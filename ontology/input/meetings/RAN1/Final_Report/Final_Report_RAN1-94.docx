
<file path=[Content_Types].xml><?xml version="1.0" encoding="utf-8"?>
<Types xmlns="http://schemas.openxmlformats.org/package/2006/content-types">
  <Default Extension="bin" ContentType="application/vnd.ms-office.vbaProject"/>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ms-word.document.macroEnabled.main+xml"/>
  <Override PartName="/word/customizations.xml" ContentType="application/vnd.ms-word.keyMapCustomizations+xml"/>
  <Override PartName="/word/vbaData.xml" ContentType="application/vnd.ms-word.vbaData+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4F2005" w14:textId="41610B47" w:rsidR="00C00EAF" w:rsidRPr="003E51AB" w:rsidRDefault="00C00EAF" w:rsidP="009643F7">
      <w:pPr>
        <w:pStyle w:val="TdocHeader2"/>
        <w:rPr>
          <w:rFonts w:ascii="Times New Roman" w:hAnsi="Times New Roman"/>
          <w:b w:val="0"/>
          <w:sz w:val="20"/>
        </w:rPr>
      </w:pPr>
    </w:p>
    <w:p w14:paraId="1F8C3324" w14:textId="77777777" w:rsidR="00C00EAF" w:rsidRPr="000B1042" w:rsidRDefault="00C00EAF" w:rsidP="009643F7">
      <w:pPr>
        <w:pStyle w:val="FootnoteText"/>
        <w:widowControl w:val="0"/>
        <w:jc w:val="left"/>
        <w:rPr>
          <w:rFonts w:ascii="Times New Roman" w:hAnsi="Times New Roman"/>
        </w:rPr>
      </w:pPr>
    </w:p>
    <w:p w14:paraId="2B38CFD1" w14:textId="77777777" w:rsidR="003E51AB" w:rsidRDefault="003E51AB" w:rsidP="003E51AB">
      <w:pPr>
        <w:pStyle w:val="TdocHeader2"/>
        <w:jc w:val="left"/>
        <w:rPr>
          <w:rFonts w:ascii="Times New Roman" w:hAnsi="Times New Roman"/>
          <w:sz w:val="20"/>
          <w:lang w:val="en-US"/>
        </w:rPr>
      </w:pPr>
      <w:r>
        <w:rPr>
          <w:rFonts w:ascii="Times New Roman" w:hAnsi="Times New Roman"/>
          <w:sz w:val="20"/>
          <w:lang w:val="en-US"/>
        </w:rPr>
        <w:t xml:space="preserve">Source: </w:t>
      </w:r>
      <w:r>
        <w:rPr>
          <w:rFonts w:ascii="Times New Roman" w:hAnsi="Times New Roman"/>
          <w:sz w:val="20"/>
          <w:lang w:val="en-US"/>
        </w:rPr>
        <w:tab/>
        <w:t>MCC Support</w:t>
      </w:r>
    </w:p>
    <w:p w14:paraId="3D895FF7" w14:textId="77777777" w:rsidR="003E51AB" w:rsidRDefault="003E51AB" w:rsidP="003E51AB">
      <w:pPr>
        <w:pStyle w:val="TdocHeader2"/>
        <w:jc w:val="left"/>
        <w:rPr>
          <w:rFonts w:ascii="Times New Roman" w:hAnsi="Times New Roman"/>
          <w:sz w:val="20"/>
          <w:lang w:val="en-US"/>
        </w:rPr>
      </w:pPr>
    </w:p>
    <w:p w14:paraId="5A3354CE" w14:textId="783FE66F" w:rsidR="003E51AB" w:rsidRDefault="003E51AB" w:rsidP="003E51AB">
      <w:pPr>
        <w:pStyle w:val="TdocHeader2"/>
        <w:jc w:val="left"/>
        <w:rPr>
          <w:rFonts w:ascii="Times New Roman" w:hAnsi="Times New Roman"/>
          <w:sz w:val="20"/>
          <w:lang w:val="en-US"/>
        </w:rPr>
      </w:pPr>
      <w:r>
        <w:rPr>
          <w:rFonts w:ascii="Times New Roman" w:hAnsi="Times New Roman"/>
          <w:sz w:val="20"/>
          <w:lang w:val="en-US"/>
        </w:rPr>
        <w:t>Title:</w:t>
      </w:r>
      <w:bookmarkStart w:id="0" w:name="Title"/>
      <w:bookmarkEnd w:id="0"/>
      <w:r>
        <w:rPr>
          <w:rFonts w:ascii="Times New Roman" w:hAnsi="Times New Roman"/>
          <w:sz w:val="20"/>
          <w:lang w:val="en-US"/>
        </w:rPr>
        <w:tab/>
      </w:r>
      <w:r w:rsidR="00C14FAF">
        <w:rPr>
          <w:rFonts w:ascii="Times New Roman" w:hAnsi="Times New Roman"/>
          <w:sz w:val="20"/>
          <w:lang w:val="en-US"/>
        </w:rPr>
        <w:t>Final</w:t>
      </w:r>
      <w:r>
        <w:rPr>
          <w:rFonts w:ascii="Times New Roman" w:hAnsi="Times New Roman"/>
          <w:sz w:val="20"/>
          <w:lang w:val="en-US"/>
        </w:rPr>
        <w:t xml:space="preserve"> Report of 3GPP TSG RAN WG1 #94 v</w:t>
      </w:r>
      <w:r w:rsidR="00C14FAF">
        <w:rPr>
          <w:rFonts w:ascii="Times New Roman" w:hAnsi="Times New Roman"/>
          <w:sz w:val="20"/>
          <w:lang w:val="en-US"/>
        </w:rPr>
        <w:t>1.0</w:t>
      </w:r>
      <w:r>
        <w:rPr>
          <w:rFonts w:ascii="Times New Roman" w:hAnsi="Times New Roman"/>
          <w:sz w:val="20"/>
          <w:lang w:val="en-US"/>
        </w:rPr>
        <w:t>.0</w:t>
      </w:r>
    </w:p>
    <w:p w14:paraId="7E494703" w14:textId="77777777" w:rsidR="003E51AB" w:rsidRDefault="003E51AB" w:rsidP="003E51AB">
      <w:pPr>
        <w:pStyle w:val="TdocHeader2"/>
        <w:jc w:val="left"/>
        <w:rPr>
          <w:rFonts w:ascii="Times New Roman" w:hAnsi="Times New Roman"/>
          <w:sz w:val="20"/>
          <w:lang w:val="en-US"/>
        </w:rPr>
      </w:pPr>
      <w:r>
        <w:rPr>
          <w:rFonts w:ascii="Times New Roman" w:hAnsi="Times New Roman"/>
          <w:sz w:val="20"/>
          <w:lang w:val="en-US"/>
        </w:rPr>
        <w:tab/>
        <w:t>(Gothenburg, Sweden, 20</w:t>
      </w:r>
      <w:r>
        <w:rPr>
          <w:rFonts w:ascii="Times New Roman" w:hAnsi="Times New Roman"/>
          <w:sz w:val="20"/>
          <w:vertAlign w:val="superscript"/>
          <w:lang w:val="en-US"/>
        </w:rPr>
        <w:t>th</w:t>
      </w:r>
      <w:r>
        <w:rPr>
          <w:rFonts w:ascii="Times New Roman" w:hAnsi="Times New Roman"/>
          <w:sz w:val="20"/>
          <w:lang w:val="en-US"/>
        </w:rPr>
        <w:t xml:space="preserve"> – 24</w:t>
      </w:r>
      <w:r>
        <w:rPr>
          <w:rFonts w:ascii="Times New Roman" w:hAnsi="Times New Roman"/>
          <w:sz w:val="20"/>
          <w:vertAlign w:val="superscript"/>
          <w:lang w:val="en-US"/>
        </w:rPr>
        <w:t>th</w:t>
      </w:r>
      <w:r>
        <w:rPr>
          <w:rFonts w:ascii="Times New Roman" w:hAnsi="Times New Roman"/>
          <w:sz w:val="20"/>
          <w:lang w:val="en-US"/>
        </w:rPr>
        <w:t xml:space="preserve"> August 2018)</w:t>
      </w:r>
    </w:p>
    <w:p w14:paraId="5C3638AC" w14:textId="77777777" w:rsidR="003E51AB" w:rsidRDefault="003E51AB" w:rsidP="003E51AB">
      <w:pPr>
        <w:pStyle w:val="TdocHeader2"/>
        <w:jc w:val="left"/>
        <w:rPr>
          <w:rFonts w:ascii="Times New Roman" w:hAnsi="Times New Roman"/>
          <w:sz w:val="20"/>
          <w:lang w:val="en-US"/>
        </w:rPr>
      </w:pPr>
    </w:p>
    <w:p w14:paraId="2728FE9F" w14:textId="12700562" w:rsidR="003E51AB" w:rsidRDefault="003E51AB" w:rsidP="003E51AB">
      <w:pPr>
        <w:pStyle w:val="TdocHeader2"/>
        <w:jc w:val="left"/>
        <w:rPr>
          <w:rFonts w:ascii="Times New Roman" w:hAnsi="Times New Roman"/>
          <w:sz w:val="20"/>
          <w:lang w:val="en-US"/>
        </w:rPr>
      </w:pPr>
      <w:r>
        <w:rPr>
          <w:rFonts w:ascii="Times New Roman" w:hAnsi="Times New Roman"/>
          <w:sz w:val="20"/>
          <w:lang w:val="en-US"/>
        </w:rPr>
        <w:t>Document for:</w:t>
      </w:r>
      <w:r>
        <w:rPr>
          <w:rFonts w:ascii="Times New Roman" w:hAnsi="Times New Roman"/>
          <w:sz w:val="20"/>
          <w:lang w:val="en-US"/>
        </w:rPr>
        <w:tab/>
      </w:r>
      <w:bookmarkStart w:id="1" w:name="DocumentFor"/>
      <w:bookmarkEnd w:id="1"/>
      <w:r w:rsidR="00C14FAF">
        <w:rPr>
          <w:rFonts w:ascii="Times New Roman" w:hAnsi="Times New Roman"/>
          <w:sz w:val="20"/>
          <w:lang w:val="en-US"/>
        </w:rPr>
        <w:t>Approval</w:t>
      </w:r>
    </w:p>
    <w:p w14:paraId="73344C14" w14:textId="77777777" w:rsidR="00C00EAF" w:rsidRPr="002A29A7" w:rsidRDefault="00C00EAF" w:rsidP="009643F7">
      <w:pPr>
        <w:pStyle w:val="TdocHeader2"/>
        <w:jc w:val="left"/>
        <w:rPr>
          <w:rFonts w:ascii="Times New Roman" w:hAnsi="Times New Roman"/>
          <w:b w:val="0"/>
          <w:sz w:val="20"/>
          <w:lang w:val="en-US"/>
        </w:rPr>
      </w:pPr>
    </w:p>
    <w:p w14:paraId="5BB7F136" w14:textId="77777777" w:rsidR="003126B8" w:rsidRPr="002A29A7" w:rsidRDefault="003126B8" w:rsidP="009643F7">
      <w:pPr>
        <w:pBdr>
          <w:bottom w:val="single" w:sz="12" w:space="1" w:color="auto"/>
        </w:pBdr>
        <w:rPr>
          <w:rFonts w:ascii="Times New Roman" w:hAnsi="Times New Roman"/>
          <w:bCs/>
          <w:szCs w:val="20"/>
        </w:rPr>
      </w:pPr>
    </w:p>
    <w:p w14:paraId="6445C93B" w14:textId="77777777" w:rsidR="00666408" w:rsidRPr="000B1042" w:rsidRDefault="00666408" w:rsidP="009643F7">
      <w:pPr>
        <w:tabs>
          <w:tab w:val="left" w:pos="1985"/>
        </w:tabs>
        <w:ind w:left="357" w:hanging="357"/>
        <w:rPr>
          <w:rFonts w:ascii="Times New Roman" w:hAnsi="Times New Roman"/>
          <w:szCs w:val="20"/>
        </w:rPr>
      </w:pPr>
    </w:p>
    <w:p w14:paraId="6445D4D7" w14:textId="77777777" w:rsidR="00666408" w:rsidRPr="000B1042" w:rsidRDefault="00C91E0B" w:rsidP="009643F7">
      <w:pPr>
        <w:rPr>
          <w:rFonts w:ascii="Times New Roman" w:hAnsi="Times New Roman"/>
          <w:szCs w:val="20"/>
        </w:rPr>
      </w:pPr>
      <w:r w:rsidRPr="000B1042">
        <w:rPr>
          <w:rFonts w:ascii="Times New Roman" w:hAnsi="Times New Roman"/>
          <w:noProof/>
          <w:szCs w:val="20"/>
          <w:highlight w:val="yellow"/>
          <w:lang w:eastAsia="en-GB"/>
        </w:rPr>
        <w:drawing>
          <wp:inline distT="0" distB="0" distL="0" distR="0" wp14:anchorId="62A300B6" wp14:editId="225F2FEB">
            <wp:extent cx="1485900" cy="866775"/>
            <wp:effectExtent l="0" t="0" r="0" b="0"/>
            <wp:docPr id="1" name="Picture 1" descr="3GPP_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GPP_T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85900" cy="866775"/>
                    </a:xfrm>
                    <a:prstGeom prst="rect">
                      <a:avLst/>
                    </a:prstGeom>
                    <a:noFill/>
                    <a:ln>
                      <a:noFill/>
                    </a:ln>
                  </pic:spPr>
                </pic:pic>
              </a:graphicData>
            </a:graphic>
          </wp:inline>
        </w:drawing>
      </w:r>
    </w:p>
    <w:p w14:paraId="66033856" w14:textId="77777777" w:rsidR="00666408" w:rsidRPr="000B1042" w:rsidRDefault="00666408" w:rsidP="009643F7">
      <w:pPr>
        <w:rPr>
          <w:rFonts w:ascii="Times New Roman" w:hAnsi="Times New Roman"/>
          <w:szCs w:val="20"/>
        </w:rPr>
      </w:pPr>
    </w:p>
    <w:p w14:paraId="24951B3A" w14:textId="77777777" w:rsidR="00666408" w:rsidRPr="000B1042" w:rsidRDefault="00666408" w:rsidP="009643F7">
      <w:pPr>
        <w:pBdr>
          <w:bottom w:val="single" w:sz="12" w:space="1" w:color="auto"/>
        </w:pBdr>
        <w:rPr>
          <w:rFonts w:ascii="Times New Roman" w:hAnsi="Times New Roman"/>
          <w:b/>
          <w:szCs w:val="20"/>
        </w:rPr>
      </w:pPr>
      <w:r w:rsidRPr="000B1042">
        <w:rPr>
          <w:rFonts w:ascii="Times New Roman" w:hAnsi="Times New Roman"/>
          <w:b/>
          <w:szCs w:val="20"/>
        </w:rPr>
        <w:br w:type="page"/>
      </w:r>
      <w:r w:rsidRPr="000B1042">
        <w:rPr>
          <w:rFonts w:ascii="Times New Roman" w:hAnsi="Times New Roman"/>
          <w:b/>
          <w:szCs w:val="20"/>
        </w:rPr>
        <w:lastRenderedPageBreak/>
        <w:t>Table of contents</w:t>
      </w:r>
    </w:p>
    <w:p w14:paraId="07424DB3" w14:textId="77777777" w:rsidR="00666408" w:rsidRPr="000B1042" w:rsidRDefault="00666408" w:rsidP="009643F7">
      <w:pPr>
        <w:rPr>
          <w:rFonts w:ascii="Times New Roman" w:hAnsi="Times New Roman"/>
          <w:szCs w:val="20"/>
        </w:rPr>
      </w:pPr>
    </w:p>
    <w:p w14:paraId="63863B4A" w14:textId="43EE8EDD" w:rsidR="00930DF7" w:rsidRDefault="00011381">
      <w:pPr>
        <w:pStyle w:val="TOC1"/>
        <w:tabs>
          <w:tab w:val="left" w:pos="400"/>
          <w:tab w:val="right" w:leader="dot" w:pos="10457"/>
        </w:tabs>
        <w:rPr>
          <w:rFonts w:eastAsiaTheme="minorEastAsia" w:cstheme="minorBidi"/>
          <w:b w:val="0"/>
          <w:bCs w:val="0"/>
          <w:caps w:val="0"/>
          <w:noProof/>
          <w:sz w:val="22"/>
          <w:szCs w:val="22"/>
          <w:lang w:eastAsia="en-GB"/>
        </w:rPr>
      </w:pPr>
      <w:r>
        <w:rPr>
          <w:rFonts w:ascii="Times New Roman" w:hAnsi="Times New Roman"/>
          <w:b w:val="0"/>
          <w:bCs w:val="0"/>
          <w:caps w:val="0"/>
        </w:rPr>
        <w:fldChar w:fldCharType="begin"/>
      </w:r>
      <w:r>
        <w:rPr>
          <w:rFonts w:ascii="Times New Roman" w:hAnsi="Times New Roman"/>
          <w:b w:val="0"/>
          <w:bCs w:val="0"/>
          <w:caps w:val="0"/>
        </w:rPr>
        <w:instrText xml:space="preserve"> TOC \o "1-5" \h \z \u </w:instrText>
      </w:r>
      <w:r>
        <w:rPr>
          <w:rFonts w:ascii="Times New Roman" w:hAnsi="Times New Roman"/>
          <w:b w:val="0"/>
          <w:bCs w:val="0"/>
          <w:caps w:val="0"/>
        </w:rPr>
        <w:fldChar w:fldCharType="separate"/>
      </w:r>
      <w:hyperlink w:anchor="_Toc526458818" w:history="1">
        <w:r w:rsidR="00930DF7" w:rsidRPr="00B43466">
          <w:rPr>
            <w:rStyle w:val="Hyperlink"/>
            <w:noProof/>
          </w:rPr>
          <w:t>1</w:t>
        </w:r>
        <w:r w:rsidR="00930DF7">
          <w:rPr>
            <w:rFonts w:eastAsiaTheme="minorEastAsia" w:cstheme="minorBidi"/>
            <w:b w:val="0"/>
            <w:bCs w:val="0"/>
            <w:caps w:val="0"/>
            <w:noProof/>
            <w:sz w:val="22"/>
            <w:szCs w:val="22"/>
            <w:lang w:eastAsia="en-GB"/>
          </w:rPr>
          <w:tab/>
        </w:r>
        <w:r w:rsidR="00930DF7" w:rsidRPr="00B43466">
          <w:rPr>
            <w:rStyle w:val="Hyperlink"/>
            <w:noProof/>
          </w:rPr>
          <w:t>Opening of the meeting</w:t>
        </w:r>
        <w:r w:rsidR="00930DF7">
          <w:rPr>
            <w:noProof/>
            <w:webHidden/>
          </w:rPr>
          <w:tab/>
        </w:r>
        <w:r w:rsidR="00930DF7">
          <w:rPr>
            <w:noProof/>
            <w:webHidden/>
          </w:rPr>
          <w:fldChar w:fldCharType="begin"/>
        </w:r>
        <w:r w:rsidR="00930DF7">
          <w:rPr>
            <w:noProof/>
            <w:webHidden/>
          </w:rPr>
          <w:instrText xml:space="preserve"> PAGEREF _Toc526458818 \h </w:instrText>
        </w:r>
        <w:r w:rsidR="00930DF7">
          <w:rPr>
            <w:noProof/>
            <w:webHidden/>
          </w:rPr>
        </w:r>
        <w:r w:rsidR="00930DF7">
          <w:rPr>
            <w:noProof/>
            <w:webHidden/>
          </w:rPr>
          <w:fldChar w:fldCharType="separate"/>
        </w:r>
        <w:r w:rsidR="00930DF7">
          <w:rPr>
            <w:noProof/>
            <w:webHidden/>
          </w:rPr>
          <w:t>6</w:t>
        </w:r>
        <w:r w:rsidR="00930DF7">
          <w:rPr>
            <w:noProof/>
            <w:webHidden/>
          </w:rPr>
          <w:fldChar w:fldCharType="end"/>
        </w:r>
      </w:hyperlink>
    </w:p>
    <w:p w14:paraId="2F9D7501" w14:textId="0984B0F7" w:rsidR="00930DF7" w:rsidRDefault="00930DF7">
      <w:pPr>
        <w:pStyle w:val="TOC2"/>
        <w:tabs>
          <w:tab w:val="left" w:pos="800"/>
          <w:tab w:val="right" w:leader="dot" w:pos="10457"/>
        </w:tabs>
        <w:rPr>
          <w:rFonts w:eastAsiaTheme="minorEastAsia" w:cstheme="minorBidi"/>
          <w:smallCaps w:val="0"/>
          <w:noProof/>
          <w:sz w:val="22"/>
          <w:szCs w:val="22"/>
          <w:lang w:eastAsia="en-GB"/>
        </w:rPr>
      </w:pPr>
      <w:hyperlink w:anchor="_Toc526458819" w:history="1">
        <w:r w:rsidRPr="00B43466">
          <w:rPr>
            <w:rStyle w:val="Hyperlink"/>
            <w:noProof/>
          </w:rPr>
          <w:t>1.1</w:t>
        </w:r>
        <w:r>
          <w:rPr>
            <w:rFonts w:eastAsiaTheme="minorEastAsia" w:cstheme="minorBidi"/>
            <w:smallCaps w:val="0"/>
            <w:noProof/>
            <w:sz w:val="22"/>
            <w:szCs w:val="22"/>
            <w:lang w:eastAsia="en-GB"/>
          </w:rPr>
          <w:tab/>
        </w:r>
        <w:r w:rsidRPr="00B43466">
          <w:rPr>
            <w:rStyle w:val="Hyperlink"/>
            <w:noProof/>
          </w:rPr>
          <w:t>Call for IPR</w:t>
        </w:r>
        <w:r>
          <w:rPr>
            <w:noProof/>
            <w:webHidden/>
          </w:rPr>
          <w:tab/>
        </w:r>
        <w:r>
          <w:rPr>
            <w:noProof/>
            <w:webHidden/>
          </w:rPr>
          <w:fldChar w:fldCharType="begin"/>
        </w:r>
        <w:r>
          <w:rPr>
            <w:noProof/>
            <w:webHidden/>
          </w:rPr>
          <w:instrText xml:space="preserve"> PAGEREF _Toc526458819 \h </w:instrText>
        </w:r>
        <w:r>
          <w:rPr>
            <w:noProof/>
            <w:webHidden/>
          </w:rPr>
        </w:r>
        <w:r>
          <w:rPr>
            <w:noProof/>
            <w:webHidden/>
          </w:rPr>
          <w:fldChar w:fldCharType="separate"/>
        </w:r>
        <w:r>
          <w:rPr>
            <w:noProof/>
            <w:webHidden/>
          </w:rPr>
          <w:t>6</w:t>
        </w:r>
        <w:r>
          <w:rPr>
            <w:noProof/>
            <w:webHidden/>
          </w:rPr>
          <w:fldChar w:fldCharType="end"/>
        </w:r>
      </w:hyperlink>
    </w:p>
    <w:p w14:paraId="469E6926" w14:textId="2569A6E7" w:rsidR="00930DF7" w:rsidRDefault="00930DF7">
      <w:pPr>
        <w:pStyle w:val="TOC2"/>
        <w:tabs>
          <w:tab w:val="left" w:pos="800"/>
          <w:tab w:val="right" w:leader="dot" w:pos="10457"/>
        </w:tabs>
        <w:rPr>
          <w:rFonts w:eastAsiaTheme="minorEastAsia" w:cstheme="minorBidi"/>
          <w:smallCaps w:val="0"/>
          <w:noProof/>
          <w:sz w:val="22"/>
          <w:szCs w:val="22"/>
          <w:lang w:eastAsia="en-GB"/>
        </w:rPr>
      </w:pPr>
      <w:hyperlink w:anchor="_Toc526458820" w:history="1">
        <w:r w:rsidRPr="00B43466">
          <w:rPr>
            <w:rStyle w:val="Hyperlink"/>
            <w:noProof/>
          </w:rPr>
          <w:t>1.2</w:t>
        </w:r>
        <w:r>
          <w:rPr>
            <w:rFonts w:eastAsiaTheme="minorEastAsia" w:cstheme="minorBidi"/>
            <w:smallCaps w:val="0"/>
            <w:noProof/>
            <w:sz w:val="22"/>
            <w:szCs w:val="22"/>
            <w:lang w:eastAsia="en-GB"/>
          </w:rPr>
          <w:tab/>
        </w:r>
        <w:r w:rsidRPr="00B43466">
          <w:rPr>
            <w:rStyle w:val="Hyperlink"/>
            <w:noProof/>
          </w:rPr>
          <w:t>Competition law statement</w:t>
        </w:r>
        <w:r>
          <w:rPr>
            <w:noProof/>
            <w:webHidden/>
          </w:rPr>
          <w:tab/>
        </w:r>
        <w:r>
          <w:rPr>
            <w:noProof/>
            <w:webHidden/>
          </w:rPr>
          <w:fldChar w:fldCharType="begin"/>
        </w:r>
        <w:r>
          <w:rPr>
            <w:noProof/>
            <w:webHidden/>
          </w:rPr>
          <w:instrText xml:space="preserve"> PAGEREF _Toc526458820 \h </w:instrText>
        </w:r>
        <w:r>
          <w:rPr>
            <w:noProof/>
            <w:webHidden/>
          </w:rPr>
        </w:r>
        <w:r>
          <w:rPr>
            <w:noProof/>
            <w:webHidden/>
          </w:rPr>
          <w:fldChar w:fldCharType="separate"/>
        </w:r>
        <w:r>
          <w:rPr>
            <w:noProof/>
            <w:webHidden/>
          </w:rPr>
          <w:t>6</w:t>
        </w:r>
        <w:r>
          <w:rPr>
            <w:noProof/>
            <w:webHidden/>
          </w:rPr>
          <w:fldChar w:fldCharType="end"/>
        </w:r>
      </w:hyperlink>
    </w:p>
    <w:p w14:paraId="4634C313" w14:textId="3F3F3CC6" w:rsidR="00930DF7" w:rsidRDefault="00930DF7">
      <w:pPr>
        <w:pStyle w:val="TOC2"/>
        <w:tabs>
          <w:tab w:val="left" w:pos="800"/>
          <w:tab w:val="right" w:leader="dot" w:pos="10457"/>
        </w:tabs>
        <w:rPr>
          <w:rFonts w:eastAsiaTheme="minorEastAsia" w:cstheme="minorBidi"/>
          <w:smallCaps w:val="0"/>
          <w:noProof/>
          <w:sz w:val="22"/>
          <w:szCs w:val="22"/>
          <w:lang w:eastAsia="en-GB"/>
        </w:rPr>
      </w:pPr>
      <w:hyperlink w:anchor="_Toc526458821" w:history="1">
        <w:r w:rsidRPr="00B43466">
          <w:rPr>
            <w:rStyle w:val="Hyperlink"/>
            <w:noProof/>
          </w:rPr>
          <w:t>1.3</w:t>
        </w:r>
        <w:r>
          <w:rPr>
            <w:rFonts w:eastAsiaTheme="minorEastAsia" w:cstheme="minorBidi"/>
            <w:smallCaps w:val="0"/>
            <w:noProof/>
            <w:sz w:val="22"/>
            <w:szCs w:val="22"/>
            <w:lang w:eastAsia="en-GB"/>
          </w:rPr>
          <w:tab/>
        </w:r>
        <w:r w:rsidRPr="00B43466">
          <w:rPr>
            <w:rStyle w:val="Hyperlink"/>
            <w:noProof/>
          </w:rPr>
          <w:t>Network usage conditions</w:t>
        </w:r>
        <w:r>
          <w:rPr>
            <w:noProof/>
            <w:webHidden/>
          </w:rPr>
          <w:tab/>
        </w:r>
        <w:r>
          <w:rPr>
            <w:noProof/>
            <w:webHidden/>
          </w:rPr>
          <w:fldChar w:fldCharType="begin"/>
        </w:r>
        <w:r>
          <w:rPr>
            <w:noProof/>
            <w:webHidden/>
          </w:rPr>
          <w:instrText xml:space="preserve"> PAGEREF _Toc526458821 \h </w:instrText>
        </w:r>
        <w:r>
          <w:rPr>
            <w:noProof/>
            <w:webHidden/>
          </w:rPr>
        </w:r>
        <w:r>
          <w:rPr>
            <w:noProof/>
            <w:webHidden/>
          </w:rPr>
          <w:fldChar w:fldCharType="separate"/>
        </w:r>
        <w:r>
          <w:rPr>
            <w:noProof/>
            <w:webHidden/>
          </w:rPr>
          <w:t>6</w:t>
        </w:r>
        <w:r>
          <w:rPr>
            <w:noProof/>
            <w:webHidden/>
          </w:rPr>
          <w:fldChar w:fldCharType="end"/>
        </w:r>
      </w:hyperlink>
    </w:p>
    <w:p w14:paraId="712C9BCC" w14:textId="6E0C9C51" w:rsidR="00930DF7" w:rsidRDefault="00930DF7">
      <w:pPr>
        <w:pStyle w:val="TOC2"/>
        <w:tabs>
          <w:tab w:val="left" w:pos="800"/>
          <w:tab w:val="right" w:leader="dot" w:pos="10457"/>
        </w:tabs>
        <w:rPr>
          <w:rFonts w:eastAsiaTheme="minorEastAsia" w:cstheme="minorBidi"/>
          <w:smallCaps w:val="0"/>
          <w:noProof/>
          <w:sz w:val="22"/>
          <w:szCs w:val="22"/>
          <w:lang w:eastAsia="en-GB"/>
        </w:rPr>
      </w:pPr>
      <w:hyperlink w:anchor="_Toc526458822" w:history="1">
        <w:r w:rsidRPr="00B43466">
          <w:rPr>
            <w:rStyle w:val="Hyperlink"/>
            <w:noProof/>
            <w:lang w:eastAsia="x-none"/>
          </w:rPr>
          <w:t>1.4</w:t>
        </w:r>
        <w:r>
          <w:rPr>
            <w:rFonts w:eastAsiaTheme="minorEastAsia" w:cstheme="minorBidi"/>
            <w:smallCaps w:val="0"/>
            <w:noProof/>
            <w:sz w:val="22"/>
            <w:szCs w:val="22"/>
            <w:lang w:eastAsia="en-GB"/>
          </w:rPr>
          <w:tab/>
        </w:r>
        <w:r w:rsidRPr="00B43466">
          <w:rPr>
            <w:rStyle w:val="Hyperlink"/>
            <w:noProof/>
          </w:rPr>
          <w:t>Check-in for Registered Delegates</w:t>
        </w:r>
        <w:r>
          <w:rPr>
            <w:noProof/>
            <w:webHidden/>
          </w:rPr>
          <w:tab/>
        </w:r>
        <w:r>
          <w:rPr>
            <w:noProof/>
            <w:webHidden/>
          </w:rPr>
          <w:fldChar w:fldCharType="begin"/>
        </w:r>
        <w:r>
          <w:rPr>
            <w:noProof/>
            <w:webHidden/>
          </w:rPr>
          <w:instrText xml:space="preserve"> PAGEREF _Toc526458822 \h </w:instrText>
        </w:r>
        <w:r>
          <w:rPr>
            <w:noProof/>
            <w:webHidden/>
          </w:rPr>
        </w:r>
        <w:r>
          <w:rPr>
            <w:noProof/>
            <w:webHidden/>
          </w:rPr>
          <w:fldChar w:fldCharType="separate"/>
        </w:r>
        <w:r>
          <w:rPr>
            <w:noProof/>
            <w:webHidden/>
          </w:rPr>
          <w:t>6</w:t>
        </w:r>
        <w:r>
          <w:rPr>
            <w:noProof/>
            <w:webHidden/>
          </w:rPr>
          <w:fldChar w:fldCharType="end"/>
        </w:r>
      </w:hyperlink>
    </w:p>
    <w:p w14:paraId="5761D087" w14:textId="1556E88C" w:rsidR="00930DF7" w:rsidRDefault="00930DF7">
      <w:pPr>
        <w:pStyle w:val="TOC2"/>
        <w:tabs>
          <w:tab w:val="left" w:pos="800"/>
          <w:tab w:val="right" w:leader="dot" w:pos="10457"/>
        </w:tabs>
        <w:rPr>
          <w:rFonts w:eastAsiaTheme="minorEastAsia" w:cstheme="minorBidi"/>
          <w:smallCaps w:val="0"/>
          <w:noProof/>
          <w:sz w:val="22"/>
          <w:szCs w:val="22"/>
          <w:lang w:eastAsia="en-GB"/>
        </w:rPr>
      </w:pPr>
      <w:hyperlink w:anchor="_Toc526458823" w:history="1">
        <w:r w:rsidRPr="00B43466">
          <w:rPr>
            <w:rStyle w:val="Hyperlink"/>
            <w:noProof/>
          </w:rPr>
          <w:t>1.5</w:t>
        </w:r>
        <w:r>
          <w:rPr>
            <w:rFonts w:eastAsiaTheme="minorEastAsia" w:cstheme="minorBidi"/>
            <w:smallCaps w:val="0"/>
            <w:noProof/>
            <w:sz w:val="22"/>
            <w:szCs w:val="22"/>
            <w:lang w:eastAsia="en-GB"/>
          </w:rPr>
          <w:tab/>
        </w:r>
        <w:r w:rsidRPr="00B43466">
          <w:rPr>
            <w:rStyle w:val="Hyperlink"/>
            <w:noProof/>
          </w:rPr>
          <w:t>Aspects related to RAN1 Meeting Management</w:t>
        </w:r>
        <w:r>
          <w:rPr>
            <w:noProof/>
            <w:webHidden/>
          </w:rPr>
          <w:tab/>
        </w:r>
        <w:r>
          <w:rPr>
            <w:noProof/>
            <w:webHidden/>
          </w:rPr>
          <w:fldChar w:fldCharType="begin"/>
        </w:r>
        <w:r>
          <w:rPr>
            <w:noProof/>
            <w:webHidden/>
          </w:rPr>
          <w:instrText xml:space="preserve"> PAGEREF _Toc526458823 \h </w:instrText>
        </w:r>
        <w:r>
          <w:rPr>
            <w:noProof/>
            <w:webHidden/>
          </w:rPr>
        </w:r>
        <w:r>
          <w:rPr>
            <w:noProof/>
            <w:webHidden/>
          </w:rPr>
          <w:fldChar w:fldCharType="separate"/>
        </w:r>
        <w:r>
          <w:rPr>
            <w:noProof/>
            <w:webHidden/>
          </w:rPr>
          <w:t>7</w:t>
        </w:r>
        <w:r>
          <w:rPr>
            <w:noProof/>
            <w:webHidden/>
          </w:rPr>
          <w:fldChar w:fldCharType="end"/>
        </w:r>
      </w:hyperlink>
    </w:p>
    <w:p w14:paraId="5E89A8C7" w14:textId="284DE442" w:rsidR="00930DF7" w:rsidRDefault="00930DF7">
      <w:pPr>
        <w:pStyle w:val="TOC1"/>
        <w:tabs>
          <w:tab w:val="left" w:pos="400"/>
          <w:tab w:val="right" w:leader="dot" w:pos="10457"/>
        </w:tabs>
        <w:rPr>
          <w:rFonts w:eastAsiaTheme="minorEastAsia" w:cstheme="minorBidi"/>
          <w:b w:val="0"/>
          <w:bCs w:val="0"/>
          <w:caps w:val="0"/>
          <w:noProof/>
          <w:sz w:val="22"/>
          <w:szCs w:val="22"/>
          <w:lang w:eastAsia="en-GB"/>
        </w:rPr>
      </w:pPr>
      <w:hyperlink w:anchor="_Toc526458824" w:history="1">
        <w:r w:rsidRPr="00B43466">
          <w:rPr>
            <w:rStyle w:val="Hyperlink"/>
            <w:noProof/>
          </w:rPr>
          <w:t>2</w:t>
        </w:r>
        <w:r>
          <w:rPr>
            <w:rFonts w:eastAsiaTheme="minorEastAsia" w:cstheme="minorBidi"/>
            <w:b w:val="0"/>
            <w:bCs w:val="0"/>
            <w:caps w:val="0"/>
            <w:noProof/>
            <w:sz w:val="22"/>
            <w:szCs w:val="22"/>
            <w:lang w:eastAsia="en-GB"/>
          </w:rPr>
          <w:tab/>
        </w:r>
        <w:r w:rsidRPr="00B43466">
          <w:rPr>
            <w:rStyle w:val="Hyperlink"/>
            <w:noProof/>
          </w:rPr>
          <w:t>Approval of Agenda</w:t>
        </w:r>
        <w:r>
          <w:rPr>
            <w:noProof/>
            <w:webHidden/>
          </w:rPr>
          <w:tab/>
        </w:r>
        <w:r>
          <w:rPr>
            <w:noProof/>
            <w:webHidden/>
          </w:rPr>
          <w:fldChar w:fldCharType="begin"/>
        </w:r>
        <w:r>
          <w:rPr>
            <w:noProof/>
            <w:webHidden/>
          </w:rPr>
          <w:instrText xml:space="preserve"> PAGEREF _Toc526458824 \h </w:instrText>
        </w:r>
        <w:r>
          <w:rPr>
            <w:noProof/>
            <w:webHidden/>
          </w:rPr>
        </w:r>
        <w:r>
          <w:rPr>
            <w:noProof/>
            <w:webHidden/>
          </w:rPr>
          <w:fldChar w:fldCharType="separate"/>
        </w:r>
        <w:r>
          <w:rPr>
            <w:noProof/>
            <w:webHidden/>
          </w:rPr>
          <w:t>7</w:t>
        </w:r>
        <w:r>
          <w:rPr>
            <w:noProof/>
            <w:webHidden/>
          </w:rPr>
          <w:fldChar w:fldCharType="end"/>
        </w:r>
      </w:hyperlink>
    </w:p>
    <w:p w14:paraId="621CBD0C" w14:textId="215E1F3B" w:rsidR="00930DF7" w:rsidRDefault="00930DF7">
      <w:pPr>
        <w:pStyle w:val="TOC1"/>
        <w:tabs>
          <w:tab w:val="left" w:pos="400"/>
          <w:tab w:val="right" w:leader="dot" w:pos="10457"/>
        </w:tabs>
        <w:rPr>
          <w:rFonts w:eastAsiaTheme="minorEastAsia" w:cstheme="minorBidi"/>
          <w:b w:val="0"/>
          <w:bCs w:val="0"/>
          <w:caps w:val="0"/>
          <w:noProof/>
          <w:sz w:val="22"/>
          <w:szCs w:val="22"/>
          <w:lang w:eastAsia="en-GB"/>
        </w:rPr>
      </w:pPr>
      <w:hyperlink w:anchor="_Toc526458825" w:history="1">
        <w:r w:rsidRPr="00B43466">
          <w:rPr>
            <w:rStyle w:val="Hyperlink"/>
            <w:noProof/>
          </w:rPr>
          <w:t>3</w:t>
        </w:r>
        <w:r>
          <w:rPr>
            <w:rFonts w:eastAsiaTheme="minorEastAsia" w:cstheme="minorBidi"/>
            <w:b w:val="0"/>
            <w:bCs w:val="0"/>
            <w:caps w:val="0"/>
            <w:noProof/>
            <w:sz w:val="22"/>
            <w:szCs w:val="22"/>
            <w:lang w:eastAsia="en-GB"/>
          </w:rPr>
          <w:tab/>
        </w:r>
        <w:r w:rsidRPr="00B43466">
          <w:rPr>
            <w:rStyle w:val="Hyperlink"/>
            <w:noProof/>
          </w:rPr>
          <w:t>Highlights from RAN plenary</w:t>
        </w:r>
        <w:r>
          <w:rPr>
            <w:noProof/>
            <w:webHidden/>
          </w:rPr>
          <w:tab/>
        </w:r>
        <w:r>
          <w:rPr>
            <w:noProof/>
            <w:webHidden/>
          </w:rPr>
          <w:fldChar w:fldCharType="begin"/>
        </w:r>
        <w:r>
          <w:rPr>
            <w:noProof/>
            <w:webHidden/>
          </w:rPr>
          <w:instrText xml:space="preserve"> PAGEREF _Toc526458825 \h </w:instrText>
        </w:r>
        <w:r>
          <w:rPr>
            <w:noProof/>
            <w:webHidden/>
          </w:rPr>
        </w:r>
        <w:r>
          <w:rPr>
            <w:noProof/>
            <w:webHidden/>
          </w:rPr>
          <w:fldChar w:fldCharType="separate"/>
        </w:r>
        <w:r>
          <w:rPr>
            <w:noProof/>
            <w:webHidden/>
          </w:rPr>
          <w:t>7</w:t>
        </w:r>
        <w:r>
          <w:rPr>
            <w:noProof/>
            <w:webHidden/>
          </w:rPr>
          <w:fldChar w:fldCharType="end"/>
        </w:r>
      </w:hyperlink>
    </w:p>
    <w:p w14:paraId="038D5EA3" w14:textId="5A2D76B0" w:rsidR="00930DF7" w:rsidRDefault="00930DF7">
      <w:pPr>
        <w:pStyle w:val="TOC1"/>
        <w:tabs>
          <w:tab w:val="left" w:pos="400"/>
          <w:tab w:val="right" w:leader="dot" w:pos="10457"/>
        </w:tabs>
        <w:rPr>
          <w:rFonts w:eastAsiaTheme="minorEastAsia" w:cstheme="minorBidi"/>
          <w:b w:val="0"/>
          <w:bCs w:val="0"/>
          <w:caps w:val="0"/>
          <w:noProof/>
          <w:sz w:val="22"/>
          <w:szCs w:val="22"/>
          <w:lang w:eastAsia="en-GB"/>
        </w:rPr>
      </w:pPr>
      <w:hyperlink w:anchor="_Toc526458826" w:history="1">
        <w:r w:rsidRPr="00B43466">
          <w:rPr>
            <w:rStyle w:val="Hyperlink"/>
            <w:noProof/>
          </w:rPr>
          <w:t>4</w:t>
        </w:r>
        <w:r>
          <w:rPr>
            <w:rFonts w:eastAsiaTheme="minorEastAsia" w:cstheme="minorBidi"/>
            <w:b w:val="0"/>
            <w:bCs w:val="0"/>
            <w:caps w:val="0"/>
            <w:noProof/>
            <w:sz w:val="22"/>
            <w:szCs w:val="22"/>
            <w:lang w:eastAsia="en-GB"/>
          </w:rPr>
          <w:tab/>
        </w:r>
        <w:r w:rsidRPr="00B43466">
          <w:rPr>
            <w:rStyle w:val="Hyperlink"/>
            <w:noProof/>
          </w:rPr>
          <w:t>Approval of Minutes from previous meeting</w:t>
        </w:r>
        <w:r>
          <w:rPr>
            <w:noProof/>
            <w:webHidden/>
          </w:rPr>
          <w:tab/>
        </w:r>
        <w:r>
          <w:rPr>
            <w:noProof/>
            <w:webHidden/>
          </w:rPr>
          <w:fldChar w:fldCharType="begin"/>
        </w:r>
        <w:r>
          <w:rPr>
            <w:noProof/>
            <w:webHidden/>
          </w:rPr>
          <w:instrText xml:space="preserve"> PAGEREF _Toc526458826 \h </w:instrText>
        </w:r>
        <w:r>
          <w:rPr>
            <w:noProof/>
            <w:webHidden/>
          </w:rPr>
        </w:r>
        <w:r>
          <w:rPr>
            <w:noProof/>
            <w:webHidden/>
          </w:rPr>
          <w:fldChar w:fldCharType="separate"/>
        </w:r>
        <w:r>
          <w:rPr>
            <w:noProof/>
            <w:webHidden/>
          </w:rPr>
          <w:t>7</w:t>
        </w:r>
        <w:r>
          <w:rPr>
            <w:noProof/>
            <w:webHidden/>
          </w:rPr>
          <w:fldChar w:fldCharType="end"/>
        </w:r>
      </w:hyperlink>
    </w:p>
    <w:p w14:paraId="61744E8E" w14:textId="3DF11E2B" w:rsidR="00930DF7" w:rsidRDefault="00930DF7">
      <w:pPr>
        <w:pStyle w:val="TOC1"/>
        <w:tabs>
          <w:tab w:val="left" w:pos="400"/>
          <w:tab w:val="right" w:leader="dot" w:pos="10457"/>
        </w:tabs>
        <w:rPr>
          <w:rFonts w:eastAsiaTheme="minorEastAsia" w:cstheme="minorBidi"/>
          <w:b w:val="0"/>
          <w:bCs w:val="0"/>
          <w:caps w:val="0"/>
          <w:noProof/>
          <w:sz w:val="22"/>
          <w:szCs w:val="22"/>
          <w:lang w:eastAsia="en-GB"/>
        </w:rPr>
      </w:pPr>
      <w:hyperlink w:anchor="_Toc526458827" w:history="1">
        <w:r w:rsidRPr="00B43466">
          <w:rPr>
            <w:rStyle w:val="Hyperlink"/>
            <w:noProof/>
          </w:rPr>
          <w:t>5</w:t>
        </w:r>
        <w:r>
          <w:rPr>
            <w:rFonts w:eastAsiaTheme="minorEastAsia" w:cstheme="minorBidi"/>
            <w:b w:val="0"/>
            <w:bCs w:val="0"/>
            <w:caps w:val="0"/>
            <w:noProof/>
            <w:sz w:val="22"/>
            <w:szCs w:val="22"/>
            <w:lang w:eastAsia="en-GB"/>
          </w:rPr>
          <w:tab/>
        </w:r>
        <w:r w:rsidRPr="00B43466">
          <w:rPr>
            <w:rStyle w:val="Hyperlink"/>
            <w:noProof/>
          </w:rPr>
          <w:t>Incoming Liaison Statements</w:t>
        </w:r>
        <w:r>
          <w:rPr>
            <w:noProof/>
            <w:webHidden/>
          </w:rPr>
          <w:tab/>
        </w:r>
        <w:r>
          <w:rPr>
            <w:noProof/>
            <w:webHidden/>
          </w:rPr>
          <w:fldChar w:fldCharType="begin"/>
        </w:r>
        <w:r>
          <w:rPr>
            <w:noProof/>
            <w:webHidden/>
          </w:rPr>
          <w:instrText xml:space="preserve"> PAGEREF _Toc526458827 \h </w:instrText>
        </w:r>
        <w:r>
          <w:rPr>
            <w:noProof/>
            <w:webHidden/>
          </w:rPr>
        </w:r>
        <w:r>
          <w:rPr>
            <w:noProof/>
            <w:webHidden/>
          </w:rPr>
          <w:fldChar w:fldCharType="separate"/>
        </w:r>
        <w:r>
          <w:rPr>
            <w:noProof/>
            <w:webHidden/>
          </w:rPr>
          <w:t>7</w:t>
        </w:r>
        <w:r>
          <w:rPr>
            <w:noProof/>
            <w:webHidden/>
          </w:rPr>
          <w:fldChar w:fldCharType="end"/>
        </w:r>
      </w:hyperlink>
    </w:p>
    <w:p w14:paraId="45F69865" w14:textId="49E900E9" w:rsidR="00930DF7" w:rsidRDefault="00930DF7">
      <w:pPr>
        <w:pStyle w:val="TOC1"/>
        <w:tabs>
          <w:tab w:val="left" w:pos="400"/>
          <w:tab w:val="right" w:leader="dot" w:pos="10457"/>
        </w:tabs>
        <w:rPr>
          <w:rFonts w:eastAsiaTheme="minorEastAsia" w:cstheme="minorBidi"/>
          <w:b w:val="0"/>
          <w:bCs w:val="0"/>
          <w:caps w:val="0"/>
          <w:noProof/>
          <w:sz w:val="22"/>
          <w:szCs w:val="22"/>
          <w:lang w:eastAsia="en-GB"/>
        </w:rPr>
      </w:pPr>
      <w:hyperlink w:anchor="_Toc526458828" w:history="1">
        <w:r w:rsidRPr="00B43466">
          <w:rPr>
            <w:rStyle w:val="Hyperlink"/>
            <w:noProof/>
          </w:rPr>
          <w:t>6</w:t>
        </w:r>
        <w:r>
          <w:rPr>
            <w:rFonts w:eastAsiaTheme="minorEastAsia" w:cstheme="minorBidi"/>
            <w:b w:val="0"/>
            <w:bCs w:val="0"/>
            <w:caps w:val="0"/>
            <w:noProof/>
            <w:sz w:val="22"/>
            <w:szCs w:val="22"/>
            <w:lang w:eastAsia="en-GB"/>
          </w:rPr>
          <w:tab/>
        </w:r>
        <w:r w:rsidRPr="00B43466">
          <w:rPr>
            <w:rStyle w:val="Hyperlink"/>
            <w:noProof/>
          </w:rPr>
          <w:t>E-UTRA</w:t>
        </w:r>
        <w:r>
          <w:rPr>
            <w:noProof/>
            <w:webHidden/>
          </w:rPr>
          <w:tab/>
        </w:r>
        <w:r>
          <w:rPr>
            <w:noProof/>
            <w:webHidden/>
          </w:rPr>
          <w:fldChar w:fldCharType="begin"/>
        </w:r>
        <w:r>
          <w:rPr>
            <w:noProof/>
            <w:webHidden/>
          </w:rPr>
          <w:instrText xml:space="preserve"> PAGEREF _Toc526458828 \h </w:instrText>
        </w:r>
        <w:r>
          <w:rPr>
            <w:noProof/>
            <w:webHidden/>
          </w:rPr>
        </w:r>
        <w:r>
          <w:rPr>
            <w:noProof/>
            <w:webHidden/>
          </w:rPr>
          <w:fldChar w:fldCharType="separate"/>
        </w:r>
        <w:r>
          <w:rPr>
            <w:noProof/>
            <w:webHidden/>
          </w:rPr>
          <w:t>10</w:t>
        </w:r>
        <w:r>
          <w:rPr>
            <w:noProof/>
            <w:webHidden/>
          </w:rPr>
          <w:fldChar w:fldCharType="end"/>
        </w:r>
      </w:hyperlink>
    </w:p>
    <w:p w14:paraId="2041295E" w14:textId="0CF6B3DF" w:rsidR="00930DF7" w:rsidRDefault="00930DF7">
      <w:pPr>
        <w:pStyle w:val="TOC2"/>
        <w:tabs>
          <w:tab w:val="left" w:pos="800"/>
          <w:tab w:val="right" w:leader="dot" w:pos="10457"/>
        </w:tabs>
        <w:rPr>
          <w:rFonts w:eastAsiaTheme="minorEastAsia" w:cstheme="minorBidi"/>
          <w:smallCaps w:val="0"/>
          <w:noProof/>
          <w:sz w:val="22"/>
          <w:szCs w:val="22"/>
          <w:lang w:eastAsia="en-GB"/>
        </w:rPr>
      </w:pPr>
      <w:hyperlink w:anchor="_Toc526458829" w:history="1">
        <w:r w:rsidRPr="00B43466">
          <w:rPr>
            <w:rStyle w:val="Hyperlink"/>
            <w:noProof/>
          </w:rPr>
          <w:t>6.1</w:t>
        </w:r>
        <w:r>
          <w:rPr>
            <w:rFonts w:eastAsiaTheme="minorEastAsia" w:cstheme="minorBidi"/>
            <w:smallCaps w:val="0"/>
            <w:noProof/>
            <w:sz w:val="22"/>
            <w:szCs w:val="22"/>
            <w:lang w:eastAsia="en-GB"/>
          </w:rPr>
          <w:tab/>
        </w:r>
        <w:r w:rsidRPr="00B43466">
          <w:rPr>
            <w:rStyle w:val="Hyperlink"/>
            <w:noProof/>
          </w:rPr>
          <w:t>Maintenance of E-UTRA Releases 8 – 15</w:t>
        </w:r>
        <w:r>
          <w:rPr>
            <w:noProof/>
            <w:webHidden/>
          </w:rPr>
          <w:tab/>
        </w:r>
        <w:r>
          <w:rPr>
            <w:noProof/>
            <w:webHidden/>
          </w:rPr>
          <w:fldChar w:fldCharType="begin"/>
        </w:r>
        <w:r>
          <w:rPr>
            <w:noProof/>
            <w:webHidden/>
          </w:rPr>
          <w:instrText xml:space="preserve"> PAGEREF _Toc526458829 \h </w:instrText>
        </w:r>
        <w:r>
          <w:rPr>
            <w:noProof/>
            <w:webHidden/>
          </w:rPr>
        </w:r>
        <w:r>
          <w:rPr>
            <w:noProof/>
            <w:webHidden/>
          </w:rPr>
          <w:fldChar w:fldCharType="separate"/>
        </w:r>
        <w:r>
          <w:rPr>
            <w:noProof/>
            <w:webHidden/>
          </w:rPr>
          <w:t>10</w:t>
        </w:r>
        <w:r>
          <w:rPr>
            <w:noProof/>
            <w:webHidden/>
          </w:rPr>
          <w:fldChar w:fldCharType="end"/>
        </w:r>
      </w:hyperlink>
    </w:p>
    <w:p w14:paraId="7EDCCA58" w14:textId="2D6540EB"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830" w:history="1">
        <w:r w:rsidRPr="00B43466">
          <w:rPr>
            <w:rStyle w:val="Hyperlink"/>
            <w:rFonts w:eastAsia="MS Mincho"/>
            <w:noProof/>
            <w:lang w:eastAsia="ja-JP"/>
          </w:rPr>
          <w:t>6.1.1</w:t>
        </w:r>
        <w:r>
          <w:rPr>
            <w:rFonts w:eastAsiaTheme="minorEastAsia" w:cstheme="minorBidi"/>
            <w:i w:val="0"/>
            <w:iCs w:val="0"/>
            <w:noProof/>
            <w:sz w:val="22"/>
            <w:szCs w:val="22"/>
            <w:lang w:eastAsia="en-GB"/>
          </w:rPr>
          <w:tab/>
        </w:r>
        <w:r w:rsidRPr="00B43466">
          <w:rPr>
            <w:rStyle w:val="Hyperlink"/>
            <w:noProof/>
          </w:rPr>
          <w:t>Maintenance of E-UTRA Release 8 – 1</w:t>
        </w:r>
        <w:r w:rsidRPr="00B43466">
          <w:rPr>
            <w:rStyle w:val="Hyperlink"/>
            <w:rFonts w:eastAsia="MS Mincho"/>
            <w:noProof/>
            <w:lang w:eastAsia="ja-JP"/>
          </w:rPr>
          <w:t>4</w:t>
        </w:r>
        <w:r>
          <w:rPr>
            <w:noProof/>
            <w:webHidden/>
          </w:rPr>
          <w:tab/>
        </w:r>
        <w:r>
          <w:rPr>
            <w:noProof/>
            <w:webHidden/>
          </w:rPr>
          <w:fldChar w:fldCharType="begin"/>
        </w:r>
        <w:r>
          <w:rPr>
            <w:noProof/>
            <w:webHidden/>
          </w:rPr>
          <w:instrText xml:space="preserve"> PAGEREF _Toc526458830 \h </w:instrText>
        </w:r>
        <w:r>
          <w:rPr>
            <w:noProof/>
            <w:webHidden/>
          </w:rPr>
        </w:r>
        <w:r>
          <w:rPr>
            <w:noProof/>
            <w:webHidden/>
          </w:rPr>
          <w:fldChar w:fldCharType="separate"/>
        </w:r>
        <w:r>
          <w:rPr>
            <w:noProof/>
            <w:webHidden/>
          </w:rPr>
          <w:t>10</w:t>
        </w:r>
        <w:r>
          <w:rPr>
            <w:noProof/>
            <w:webHidden/>
          </w:rPr>
          <w:fldChar w:fldCharType="end"/>
        </w:r>
      </w:hyperlink>
    </w:p>
    <w:p w14:paraId="774B91F1" w14:textId="057E03C9"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831" w:history="1">
        <w:r w:rsidRPr="00B43466">
          <w:rPr>
            <w:rStyle w:val="Hyperlink"/>
            <w:noProof/>
          </w:rPr>
          <w:t>6.1.2</w:t>
        </w:r>
        <w:r>
          <w:rPr>
            <w:rFonts w:eastAsiaTheme="minorEastAsia" w:cstheme="minorBidi"/>
            <w:i w:val="0"/>
            <w:iCs w:val="0"/>
            <w:noProof/>
            <w:sz w:val="22"/>
            <w:szCs w:val="22"/>
            <w:lang w:eastAsia="en-GB"/>
          </w:rPr>
          <w:tab/>
        </w:r>
        <w:r w:rsidRPr="00B43466">
          <w:rPr>
            <w:rStyle w:val="Hyperlink"/>
            <w:noProof/>
          </w:rPr>
          <w:t>Maintenance of Release 15 Shortened TTI and processing time for LTE</w:t>
        </w:r>
        <w:r>
          <w:rPr>
            <w:noProof/>
            <w:webHidden/>
          </w:rPr>
          <w:tab/>
        </w:r>
        <w:r>
          <w:rPr>
            <w:noProof/>
            <w:webHidden/>
          </w:rPr>
          <w:fldChar w:fldCharType="begin"/>
        </w:r>
        <w:r>
          <w:rPr>
            <w:noProof/>
            <w:webHidden/>
          </w:rPr>
          <w:instrText xml:space="preserve"> PAGEREF _Toc526458831 \h </w:instrText>
        </w:r>
        <w:r>
          <w:rPr>
            <w:noProof/>
            <w:webHidden/>
          </w:rPr>
        </w:r>
        <w:r>
          <w:rPr>
            <w:noProof/>
            <w:webHidden/>
          </w:rPr>
          <w:fldChar w:fldCharType="separate"/>
        </w:r>
        <w:r>
          <w:rPr>
            <w:noProof/>
            <w:webHidden/>
          </w:rPr>
          <w:t>13</w:t>
        </w:r>
        <w:r>
          <w:rPr>
            <w:noProof/>
            <w:webHidden/>
          </w:rPr>
          <w:fldChar w:fldCharType="end"/>
        </w:r>
      </w:hyperlink>
    </w:p>
    <w:p w14:paraId="292AD40C" w14:textId="3359AF24"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32" w:history="1">
        <w:r w:rsidRPr="00B43466">
          <w:rPr>
            <w:rStyle w:val="Hyperlink"/>
            <w:noProof/>
          </w:rPr>
          <w:t>6.1.2.1</w:t>
        </w:r>
        <w:r>
          <w:rPr>
            <w:rFonts w:eastAsiaTheme="minorEastAsia" w:cstheme="minorBidi"/>
            <w:noProof/>
            <w:sz w:val="22"/>
            <w:szCs w:val="22"/>
            <w:lang w:eastAsia="en-GB"/>
          </w:rPr>
          <w:tab/>
        </w:r>
        <w:r w:rsidRPr="00B43466">
          <w:rPr>
            <w:rStyle w:val="Hyperlink"/>
            <w:noProof/>
          </w:rPr>
          <w:t>Maintenance for shortened processing time for 1ms TTI</w:t>
        </w:r>
        <w:r>
          <w:rPr>
            <w:noProof/>
            <w:webHidden/>
          </w:rPr>
          <w:tab/>
        </w:r>
        <w:r>
          <w:rPr>
            <w:noProof/>
            <w:webHidden/>
          </w:rPr>
          <w:fldChar w:fldCharType="begin"/>
        </w:r>
        <w:r>
          <w:rPr>
            <w:noProof/>
            <w:webHidden/>
          </w:rPr>
          <w:instrText xml:space="preserve"> PAGEREF _Toc526458832 \h </w:instrText>
        </w:r>
        <w:r>
          <w:rPr>
            <w:noProof/>
            <w:webHidden/>
          </w:rPr>
        </w:r>
        <w:r>
          <w:rPr>
            <w:noProof/>
            <w:webHidden/>
          </w:rPr>
          <w:fldChar w:fldCharType="separate"/>
        </w:r>
        <w:r>
          <w:rPr>
            <w:noProof/>
            <w:webHidden/>
          </w:rPr>
          <w:t>13</w:t>
        </w:r>
        <w:r>
          <w:rPr>
            <w:noProof/>
            <w:webHidden/>
          </w:rPr>
          <w:fldChar w:fldCharType="end"/>
        </w:r>
      </w:hyperlink>
    </w:p>
    <w:p w14:paraId="6B158FD2" w14:textId="5097B2C7"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33" w:history="1">
        <w:r w:rsidRPr="00B43466">
          <w:rPr>
            <w:rStyle w:val="Hyperlink"/>
            <w:noProof/>
          </w:rPr>
          <w:t>6.1.2.2</w:t>
        </w:r>
        <w:r>
          <w:rPr>
            <w:rFonts w:eastAsiaTheme="minorEastAsia" w:cstheme="minorBidi"/>
            <w:noProof/>
            <w:sz w:val="22"/>
            <w:szCs w:val="22"/>
            <w:lang w:eastAsia="en-GB"/>
          </w:rPr>
          <w:tab/>
        </w:r>
        <w:r w:rsidRPr="00B43466">
          <w:rPr>
            <w:rStyle w:val="Hyperlink"/>
            <w:noProof/>
          </w:rPr>
          <w:t>Maintenance for shortened TTI with shortened processing time</w:t>
        </w:r>
        <w:r>
          <w:rPr>
            <w:noProof/>
            <w:webHidden/>
          </w:rPr>
          <w:tab/>
        </w:r>
        <w:r>
          <w:rPr>
            <w:noProof/>
            <w:webHidden/>
          </w:rPr>
          <w:fldChar w:fldCharType="begin"/>
        </w:r>
        <w:r>
          <w:rPr>
            <w:noProof/>
            <w:webHidden/>
          </w:rPr>
          <w:instrText xml:space="preserve"> PAGEREF _Toc526458833 \h </w:instrText>
        </w:r>
        <w:r>
          <w:rPr>
            <w:noProof/>
            <w:webHidden/>
          </w:rPr>
        </w:r>
        <w:r>
          <w:rPr>
            <w:noProof/>
            <w:webHidden/>
          </w:rPr>
          <w:fldChar w:fldCharType="separate"/>
        </w:r>
        <w:r>
          <w:rPr>
            <w:noProof/>
            <w:webHidden/>
          </w:rPr>
          <w:t>13</w:t>
        </w:r>
        <w:r>
          <w:rPr>
            <w:noProof/>
            <w:webHidden/>
          </w:rPr>
          <w:fldChar w:fldCharType="end"/>
        </w:r>
      </w:hyperlink>
    </w:p>
    <w:p w14:paraId="353B65B9" w14:textId="64DBB8E2"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834" w:history="1">
        <w:r w:rsidRPr="00B43466">
          <w:rPr>
            <w:rStyle w:val="Hyperlink"/>
            <w:noProof/>
          </w:rPr>
          <w:t>6.1.2.2.1</w:t>
        </w:r>
        <w:r>
          <w:rPr>
            <w:rFonts w:eastAsiaTheme="minorEastAsia" w:cstheme="minorBidi"/>
            <w:noProof/>
            <w:sz w:val="22"/>
            <w:szCs w:val="22"/>
            <w:lang w:eastAsia="en-GB"/>
          </w:rPr>
          <w:tab/>
        </w:r>
        <w:r w:rsidRPr="00B43466">
          <w:rPr>
            <w:rStyle w:val="Hyperlink"/>
            <w:noProof/>
          </w:rPr>
          <w:t>Aspects related to interaction between different TTI lengths</w:t>
        </w:r>
        <w:r>
          <w:rPr>
            <w:noProof/>
            <w:webHidden/>
          </w:rPr>
          <w:tab/>
        </w:r>
        <w:r>
          <w:rPr>
            <w:noProof/>
            <w:webHidden/>
          </w:rPr>
          <w:fldChar w:fldCharType="begin"/>
        </w:r>
        <w:r>
          <w:rPr>
            <w:noProof/>
            <w:webHidden/>
          </w:rPr>
          <w:instrText xml:space="preserve"> PAGEREF _Toc526458834 \h </w:instrText>
        </w:r>
        <w:r>
          <w:rPr>
            <w:noProof/>
            <w:webHidden/>
          </w:rPr>
        </w:r>
        <w:r>
          <w:rPr>
            <w:noProof/>
            <w:webHidden/>
          </w:rPr>
          <w:fldChar w:fldCharType="separate"/>
        </w:r>
        <w:r>
          <w:rPr>
            <w:noProof/>
            <w:webHidden/>
          </w:rPr>
          <w:t>13</w:t>
        </w:r>
        <w:r>
          <w:rPr>
            <w:noProof/>
            <w:webHidden/>
          </w:rPr>
          <w:fldChar w:fldCharType="end"/>
        </w:r>
      </w:hyperlink>
    </w:p>
    <w:p w14:paraId="42BA3C8E" w14:textId="752885E2"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835" w:history="1">
        <w:r w:rsidRPr="00B43466">
          <w:rPr>
            <w:rStyle w:val="Hyperlink"/>
            <w:noProof/>
            <w:lang w:eastAsia="ja-JP"/>
          </w:rPr>
          <w:t>6.1.2.2.2</w:t>
        </w:r>
        <w:r>
          <w:rPr>
            <w:rFonts w:eastAsiaTheme="minorEastAsia" w:cstheme="minorBidi"/>
            <w:noProof/>
            <w:sz w:val="22"/>
            <w:szCs w:val="22"/>
            <w:lang w:eastAsia="en-GB"/>
          </w:rPr>
          <w:tab/>
        </w:r>
        <w:r w:rsidRPr="00B43466">
          <w:rPr>
            <w:rStyle w:val="Hyperlink"/>
            <w:noProof/>
            <w:lang w:eastAsia="ja-JP"/>
          </w:rPr>
          <w:t>Aspects related to DL control channel</w:t>
        </w:r>
        <w:r>
          <w:rPr>
            <w:noProof/>
            <w:webHidden/>
          </w:rPr>
          <w:tab/>
        </w:r>
        <w:r>
          <w:rPr>
            <w:noProof/>
            <w:webHidden/>
          </w:rPr>
          <w:fldChar w:fldCharType="begin"/>
        </w:r>
        <w:r>
          <w:rPr>
            <w:noProof/>
            <w:webHidden/>
          </w:rPr>
          <w:instrText xml:space="preserve"> PAGEREF _Toc526458835 \h </w:instrText>
        </w:r>
        <w:r>
          <w:rPr>
            <w:noProof/>
            <w:webHidden/>
          </w:rPr>
        </w:r>
        <w:r>
          <w:rPr>
            <w:noProof/>
            <w:webHidden/>
          </w:rPr>
          <w:fldChar w:fldCharType="separate"/>
        </w:r>
        <w:r>
          <w:rPr>
            <w:noProof/>
            <w:webHidden/>
          </w:rPr>
          <w:t>13</w:t>
        </w:r>
        <w:r>
          <w:rPr>
            <w:noProof/>
            <w:webHidden/>
          </w:rPr>
          <w:fldChar w:fldCharType="end"/>
        </w:r>
      </w:hyperlink>
    </w:p>
    <w:p w14:paraId="7DB1DEF6" w14:textId="7F5E2C81"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836" w:history="1">
        <w:r w:rsidRPr="00B43466">
          <w:rPr>
            <w:rStyle w:val="Hyperlink"/>
            <w:noProof/>
            <w:lang w:eastAsia="ja-JP"/>
          </w:rPr>
          <w:t>6.1.2.2.3</w:t>
        </w:r>
        <w:r>
          <w:rPr>
            <w:rFonts w:eastAsiaTheme="minorEastAsia" w:cstheme="minorBidi"/>
            <w:noProof/>
            <w:sz w:val="22"/>
            <w:szCs w:val="22"/>
            <w:lang w:eastAsia="en-GB"/>
          </w:rPr>
          <w:tab/>
        </w:r>
        <w:r w:rsidRPr="00B43466">
          <w:rPr>
            <w:rStyle w:val="Hyperlink"/>
            <w:noProof/>
            <w:lang w:eastAsia="ja-JP"/>
          </w:rPr>
          <w:t>Aspects related to UL control channel</w:t>
        </w:r>
        <w:r>
          <w:rPr>
            <w:noProof/>
            <w:webHidden/>
          </w:rPr>
          <w:tab/>
        </w:r>
        <w:r>
          <w:rPr>
            <w:noProof/>
            <w:webHidden/>
          </w:rPr>
          <w:fldChar w:fldCharType="begin"/>
        </w:r>
        <w:r>
          <w:rPr>
            <w:noProof/>
            <w:webHidden/>
          </w:rPr>
          <w:instrText xml:space="preserve"> PAGEREF _Toc526458836 \h </w:instrText>
        </w:r>
        <w:r>
          <w:rPr>
            <w:noProof/>
            <w:webHidden/>
          </w:rPr>
        </w:r>
        <w:r>
          <w:rPr>
            <w:noProof/>
            <w:webHidden/>
          </w:rPr>
          <w:fldChar w:fldCharType="separate"/>
        </w:r>
        <w:r>
          <w:rPr>
            <w:noProof/>
            <w:webHidden/>
          </w:rPr>
          <w:t>13</w:t>
        </w:r>
        <w:r>
          <w:rPr>
            <w:noProof/>
            <w:webHidden/>
          </w:rPr>
          <w:fldChar w:fldCharType="end"/>
        </w:r>
      </w:hyperlink>
    </w:p>
    <w:p w14:paraId="2BC3793B" w14:textId="4A90F87A"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837" w:history="1">
        <w:r w:rsidRPr="00B43466">
          <w:rPr>
            <w:rStyle w:val="Hyperlink"/>
            <w:noProof/>
          </w:rPr>
          <w:t>6.1.2.2.4</w:t>
        </w:r>
        <w:r>
          <w:rPr>
            <w:rFonts w:eastAsiaTheme="minorEastAsia" w:cstheme="minorBidi"/>
            <w:noProof/>
            <w:sz w:val="22"/>
            <w:szCs w:val="22"/>
            <w:lang w:eastAsia="en-GB"/>
          </w:rPr>
          <w:tab/>
        </w:r>
        <w:r w:rsidRPr="00B43466">
          <w:rPr>
            <w:rStyle w:val="Hyperlink"/>
            <w:noProof/>
          </w:rPr>
          <w:t>Aspects related to DL data channel</w:t>
        </w:r>
        <w:r>
          <w:rPr>
            <w:noProof/>
            <w:webHidden/>
          </w:rPr>
          <w:tab/>
        </w:r>
        <w:r>
          <w:rPr>
            <w:noProof/>
            <w:webHidden/>
          </w:rPr>
          <w:fldChar w:fldCharType="begin"/>
        </w:r>
        <w:r>
          <w:rPr>
            <w:noProof/>
            <w:webHidden/>
          </w:rPr>
          <w:instrText xml:space="preserve"> PAGEREF _Toc526458837 \h </w:instrText>
        </w:r>
        <w:r>
          <w:rPr>
            <w:noProof/>
            <w:webHidden/>
          </w:rPr>
        </w:r>
        <w:r>
          <w:rPr>
            <w:noProof/>
            <w:webHidden/>
          </w:rPr>
          <w:fldChar w:fldCharType="separate"/>
        </w:r>
        <w:r>
          <w:rPr>
            <w:noProof/>
            <w:webHidden/>
          </w:rPr>
          <w:t>13</w:t>
        </w:r>
        <w:r>
          <w:rPr>
            <w:noProof/>
            <w:webHidden/>
          </w:rPr>
          <w:fldChar w:fldCharType="end"/>
        </w:r>
      </w:hyperlink>
    </w:p>
    <w:p w14:paraId="050E9BA3" w14:textId="7F83FCA2"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838" w:history="1">
        <w:r w:rsidRPr="00B43466">
          <w:rPr>
            <w:rStyle w:val="Hyperlink"/>
            <w:noProof/>
          </w:rPr>
          <w:t>6.1.2.2.5</w:t>
        </w:r>
        <w:r>
          <w:rPr>
            <w:rFonts w:eastAsiaTheme="minorEastAsia" w:cstheme="minorBidi"/>
            <w:noProof/>
            <w:sz w:val="22"/>
            <w:szCs w:val="22"/>
            <w:lang w:eastAsia="en-GB"/>
          </w:rPr>
          <w:tab/>
        </w:r>
        <w:r w:rsidRPr="00B43466">
          <w:rPr>
            <w:rStyle w:val="Hyperlink"/>
            <w:noProof/>
          </w:rPr>
          <w:t xml:space="preserve">Aspects related to </w:t>
        </w:r>
        <w:r w:rsidRPr="00B43466">
          <w:rPr>
            <w:rStyle w:val="Hyperlink"/>
            <w:rFonts w:eastAsia="MS Mincho"/>
            <w:noProof/>
            <w:lang w:eastAsia="ja-JP"/>
          </w:rPr>
          <w:t>UL</w:t>
        </w:r>
        <w:r w:rsidRPr="00B43466">
          <w:rPr>
            <w:rStyle w:val="Hyperlink"/>
            <w:noProof/>
          </w:rPr>
          <w:t xml:space="preserve"> data channel</w:t>
        </w:r>
        <w:r>
          <w:rPr>
            <w:noProof/>
            <w:webHidden/>
          </w:rPr>
          <w:tab/>
        </w:r>
        <w:r>
          <w:rPr>
            <w:noProof/>
            <w:webHidden/>
          </w:rPr>
          <w:fldChar w:fldCharType="begin"/>
        </w:r>
        <w:r>
          <w:rPr>
            <w:noProof/>
            <w:webHidden/>
          </w:rPr>
          <w:instrText xml:space="preserve"> PAGEREF _Toc526458838 \h </w:instrText>
        </w:r>
        <w:r>
          <w:rPr>
            <w:noProof/>
            <w:webHidden/>
          </w:rPr>
        </w:r>
        <w:r>
          <w:rPr>
            <w:noProof/>
            <w:webHidden/>
          </w:rPr>
          <w:fldChar w:fldCharType="separate"/>
        </w:r>
        <w:r>
          <w:rPr>
            <w:noProof/>
            <w:webHidden/>
          </w:rPr>
          <w:t>14</w:t>
        </w:r>
        <w:r>
          <w:rPr>
            <w:noProof/>
            <w:webHidden/>
          </w:rPr>
          <w:fldChar w:fldCharType="end"/>
        </w:r>
      </w:hyperlink>
    </w:p>
    <w:p w14:paraId="1C756F78" w14:textId="2F4114DF"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839" w:history="1">
        <w:r w:rsidRPr="00B43466">
          <w:rPr>
            <w:rStyle w:val="Hyperlink"/>
            <w:rFonts w:eastAsia="MS Mincho"/>
            <w:noProof/>
            <w:lang w:eastAsia="ja-JP"/>
          </w:rPr>
          <w:t>6.1.2.2.6</w:t>
        </w:r>
        <w:r>
          <w:rPr>
            <w:rFonts w:eastAsiaTheme="minorEastAsia" w:cstheme="minorBidi"/>
            <w:noProof/>
            <w:sz w:val="22"/>
            <w:szCs w:val="22"/>
            <w:lang w:eastAsia="en-GB"/>
          </w:rPr>
          <w:tab/>
        </w:r>
        <w:r w:rsidRPr="00B43466">
          <w:rPr>
            <w:rStyle w:val="Hyperlink"/>
            <w:noProof/>
          </w:rPr>
          <w:t xml:space="preserve">Aspects related to </w:t>
        </w:r>
        <w:r w:rsidRPr="00B43466">
          <w:rPr>
            <w:rStyle w:val="Hyperlink"/>
            <w:rFonts w:eastAsia="MS Mincho"/>
            <w:noProof/>
            <w:lang w:eastAsia="ja-JP"/>
          </w:rPr>
          <w:t>FS2</w:t>
        </w:r>
        <w:r>
          <w:rPr>
            <w:noProof/>
            <w:webHidden/>
          </w:rPr>
          <w:tab/>
        </w:r>
        <w:r>
          <w:rPr>
            <w:noProof/>
            <w:webHidden/>
          </w:rPr>
          <w:fldChar w:fldCharType="begin"/>
        </w:r>
        <w:r>
          <w:rPr>
            <w:noProof/>
            <w:webHidden/>
          </w:rPr>
          <w:instrText xml:space="preserve"> PAGEREF _Toc526458839 \h </w:instrText>
        </w:r>
        <w:r>
          <w:rPr>
            <w:noProof/>
            <w:webHidden/>
          </w:rPr>
        </w:r>
        <w:r>
          <w:rPr>
            <w:noProof/>
            <w:webHidden/>
          </w:rPr>
          <w:fldChar w:fldCharType="separate"/>
        </w:r>
        <w:r>
          <w:rPr>
            <w:noProof/>
            <w:webHidden/>
          </w:rPr>
          <w:t>15</w:t>
        </w:r>
        <w:r>
          <w:rPr>
            <w:noProof/>
            <w:webHidden/>
          </w:rPr>
          <w:fldChar w:fldCharType="end"/>
        </w:r>
      </w:hyperlink>
    </w:p>
    <w:p w14:paraId="60420B5C" w14:textId="23B5D40A"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40" w:history="1">
        <w:r w:rsidRPr="00B43466">
          <w:rPr>
            <w:rStyle w:val="Hyperlink"/>
            <w:noProof/>
          </w:rPr>
          <w:t>6.1.2.3</w:t>
        </w:r>
        <w:r>
          <w:rPr>
            <w:rFonts w:eastAsiaTheme="minorEastAsia" w:cstheme="minorBidi"/>
            <w:noProof/>
            <w:sz w:val="22"/>
            <w:szCs w:val="22"/>
            <w:lang w:eastAsia="en-GB"/>
          </w:rPr>
          <w:tab/>
        </w:r>
        <w:r w:rsidRPr="00B43466">
          <w:rPr>
            <w:rStyle w:val="Hyperlink"/>
            <w:noProof/>
          </w:rPr>
          <w:t>Other</w:t>
        </w:r>
        <w:r>
          <w:rPr>
            <w:noProof/>
            <w:webHidden/>
          </w:rPr>
          <w:tab/>
        </w:r>
        <w:r>
          <w:rPr>
            <w:noProof/>
            <w:webHidden/>
          </w:rPr>
          <w:fldChar w:fldCharType="begin"/>
        </w:r>
        <w:r>
          <w:rPr>
            <w:noProof/>
            <w:webHidden/>
          </w:rPr>
          <w:instrText xml:space="preserve"> PAGEREF _Toc526458840 \h </w:instrText>
        </w:r>
        <w:r>
          <w:rPr>
            <w:noProof/>
            <w:webHidden/>
          </w:rPr>
        </w:r>
        <w:r>
          <w:rPr>
            <w:noProof/>
            <w:webHidden/>
          </w:rPr>
          <w:fldChar w:fldCharType="separate"/>
        </w:r>
        <w:r>
          <w:rPr>
            <w:noProof/>
            <w:webHidden/>
          </w:rPr>
          <w:t>15</w:t>
        </w:r>
        <w:r>
          <w:rPr>
            <w:noProof/>
            <w:webHidden/>
          </w:rPr>
          <w:fldChar w:fldCharType="end"/>
        </w:r>
      </w:hyperlink>
    </w:p>
    <w:p w14:paraId="60BAAE2C" w14:textId="618D1F05"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841" w:history="1">
        <w:r w:rsidRPr="00B43466">
          <w:rPr>
            <w:rStyle w:val="Hyperlink"/>
            <w:noProof/>
          </w:rPr>
          <w:t>6.1.3</w:t>
        </w:r>
        <w:r>
          <w:rPr>
            <w:rFonts w:eastAsiaTheme="minorEastAsia" w:cstheme="minorBidi"/>
            <w:i w:val="0"/>
            <w:iCs w:val="0"/>
            <w:noProof/>
            <w:sz w:val="22"/>
            <w:szCs w:val="22"/>
            <w:lang w:eastAsia="en-GB"/>
          </w:rPr>
          <w:tab/>
        </w:r>
        <w:r w:rsidRPr="00B43466">
          <w:rPr>
            <w:rStyle w:val="Hyperlink"/>
            <w:noProof/>
          </w:rPr>
          <w:t>Maintenance of Release 15 3GPP V2X Phase 2</w:t>
        </w:r>
        <w:r>
          <w:rPr>
            <w:noProof/>
            <w:webHidden/>
          </w:rPr>
          <w:tab/>
        </w:r>
        <w:r>
          <w:rPr>
            <w:noProof/>
            <w:webHidden/>
          </w:rPr>
          <w:fldChar w:fldCharType="begin"/>
        </w:r>
        <w:r>
          <w:rPr>
            <w:noProof/>
            <w:webHidden/>
          </w:rPr>
          <w:instrText xml:space="preserve"> PAGEREF _Toc526458841 \h </w:instrText>
        </w:r>
        <w:r>
          <w:rPr>
            <w:noProof/>
            <w:webHidden/>
          </w:rPr>
        </w:r>
        <w:r>
          <w:rPr>
            <w:noProof/>
            <w:webHidden/>
          </w:rPr>
          <w:fldChar w:fldCharType="separate"/>
        </w:r>
        <w:r>
          <w:rPr>
            <w:noProof/>
            <w:webHidden/>
          </w:rPr>
          <w:t>15</w:t>
        </w:r>
        <w:r>
          <w:rPr>
            <w:noProof/>
            <w:webHidden/>
          </w:rPr>
          <w:fldChar w:fldCharType="end"/>
        </w:r>
      </w:hyperlink>
    </w:p>
    <w:p w14:paraId="74B8C172" w14:textId="6D0179BB"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42" w:history="1">
        <w:r w:rsidRPr="00B43466">
          <w:rPr>
            <w:rStyle w:val="Hyperlink"/>
            <w:noProof/>
            <w:lang w:eastAsia="ja-JP"/>
          </w:rPr>
          <w:t>6.1.3.1</w:t>
        </w:r>
        <w:r>
          <w:rPr>
            <w:rFonts w:eastAsiaTheme="minorEastAsia" w:cstheme="minorBidi"/>
            <w:noProof/>
            <w:sz w:val="22"/>
            <w:szCs w:val="22"/>
            <w:lang w:eastAsia="en-GB"/>
          </w:rPr>
          <w:tab/>
        </w:r>
        <w:r w:rsidRPr="00B43466">
          <w:rPr>
            <w:rStyle w:val="Hyperlink"/>
            <w:noProof/>
          </w:rPr>
          <w:t xml:space="preserve">Maintenance for </w:t>
        </w:r>
        <w:r w:rsidRPr="00B43466">
          <w:rPr>
            <w:rStyle w:val="Hyperlink"/>
            <w:noProof/>
            <w:lang w:eastAsia="ja-JP"/>
          </w:rPr>
          <w:t>Carrier Aggregation (up to 8 PC5 carriers)</w:t>
        </w:r>
        <w:r>
          <w:rPr>
            <w:noProof/>
            <w:webHidden/>
          </w:rPr>
          <w:tab/>
        </w:r>
        <w:r>
          <w:rPr>
            <w:noProof/>
            <w:webHidden/>
          </w:rPr>
          <w:fldChar w:fldCharType="begin"/>
        </w:r>
        <w:r>
          <w:rPr>
            <w:noProof/>
            <w:webHidden/>
          </w:rPr>
          <w:instrText xml:space="preserve"> PAGEREF _Toc526458842 \h </w:instrText>
        </w:r>
        <w:r>
          <w:rPr>
            <w:noProof/>
            <w:webHidden/>
          </w:rPr>
        </w:r>
        <w:r>
          <w:rPr>
            <w:noProof/>
            <w:webHidden/>
          </w:rPr>
          <w:fldChar w:fldCharType="separate"/>
        </w:r>
        <w:r>
          <w:rPr>
            <w:noProof/>
            <w:webHidden/>
          </w:rPr>
          <w:t>15</w:t>
        </w:r>
        <w:r>
          <w:rPr>
            <w:noProof/>
            <w:webHidden/>
          </w:rPr>
          <w:fldChar w:fldCharType="end"/>
        </w:r>
      </w:hyperlink>
    </w:p>
    <w:p w14:paraId="6EE22F18" w14:textId="268AD37E"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43" w:history="1">
        <w:r w:rsidRPr="00B43466">
          <w:rPr>
            <w:rStyle w:val="Hyperlink"/>
            <w:noProof/>
            <w:lang w:eastAsia="ja-JP"/>
          </w:rPr>
          <w:t>6.1.3.2</w:t>
        </w:r>
        <w:r>
          <w:rPr>
            <w:rFonts w:eastAsiaTheme="minorEastAsia" w:cstheme="minorBidi"/>
            <w:noProof/>
            <w:sz w:val="22"/>
            <w:szCs w:val="22"/>
            <w:lang w:eastAsia="en-GB"/>
          </w:rPr>
          <w:tab/>
        </w:r>
        <w:r w:rsidRPr="00B43466">
          <w:rPr>
            <w:rStyle w:val="Hyperlink"/>
            <w:noProof/>
          </w:rPr>
          <w:t xml:space="preserve">Maintenance for </w:t>
        </w:r>
        <w:r w:rsidRPr="00B43466">
          <w:rPr>
            <w:rStyle w:val="Hyperlink"/>
            <w:noProof/>
            <w:lang w:eastAsia="ja-JP"/>
          </w:rPr>
          <w:t>Support for 64-QAM</w:t>
        </w:r>
        <w:r>
          <w:rPr>
            <w:noProof/>
            <w:webHidden/>
          </w:rPr>
          <w:tab/>
        </w:r>
        <w:r>
          <w:rPr>
            <w:noProof/>
            <w:webHidden/>
          </w:rPr>
          <w:fldChar w:fldCharType="begin"/>
        </w:r>
        <w:r>
          <w:rPr>
            <w:noProof/>
            <w:webHidden/>
          </w:rPr>
          <w:instrText xml:space="preserve"> PAGEREF _Toc526458843 \h </w:instrText>
        </w:r>
        <w:r>
          <w:rPr>
            <w:noProof/>
            <w:webHidden/>
          </w:rPr>
        </w:r>
        <w:r>
          <w:rPr>
            <w:noProof/>
            <w:webHidden/>
          </w:rPr>
          <w:fldChar w:fldCharType="separate"/>
        </w:r>
        <w:r>
          <w:rPr>
            <w:noProof/>
            <w:webHidden/>
          </w:rPr>
          <w:t>15</w:t>
        </w:r>
        <w:r>
          <w:rPr>
            <w:noProof/>
            <w:webHidden/>
          </w:rPr>
          <w:fldChar w:fldCharType="end"/>
        </w:r>
      </w:hyperlink>
    </w:p>
    <w:p w14:paraId="76358F25" w14:textId="054EBE50"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44" w:history="1">
        <w:r w:rsidRPr="00B43466">
          <w:rPr>
            <w:rStyle w:val="Hyperlink"/>
            <w:noProof/>
            <w:lang w:eastAsia="ja-JP"/>
          </w:rPr>
          <w:t>6.1.3.3</w:t>
        </w:r>
        <w:r>
          <w:rPr>
            <w:rFonts w:eastAsiaTheme="minorEastAsia" w:cstheme="minorBidi"/>
            <w:noProof/>
            <w:sz w:val="22"/>
            <w:szCs w:val="22"/>
            <w:lang w:eastAsia="en-GB"/>
          </w:rPr>
          <w:tab/>
        </w:r>
        <w:r w:rsidRPr="00B43466">
          <w:rPr>
            <w:rStyle w:val="Hyperlink"/>
            <w:noProof/>
          </w:rPr>
          <w:t xml:space="preserve">Maintenance for </w:t>
        </w:r>
        <w:r w:rsidRPr="00B43466">
          <w:rPr>
            <w:rStyle w:val="Hyperlink"/>
            <w:noProof/>
            <w:lang w:eastAsia="ja-JP"/>
          </w:rPr>
          <w:t>Resource pool sharing between mode-3 and mode-4 users</w:t>
        </w:r>
        <w:r>
          <w:rPr>
            <w:noProof/>
            <w:webHidden/>
          </w:rPr>
          <w:tab/>
        </w:r>
        <w:r>
          <w:rPr>
            <w:noProof/>
            <w:webHidden/>
          </w:rPr>
          <w:fldChar w:fldCharType="begin"/>
        </w:r>
        <w:r>
          <w:rPr>
            <w:noProof/>
            <w:webHidden/>
          </w:rPr>
          <w:instrText xml:space="preserve"> PAGEREF _Toc526458844 \h </w:instrText>
        </w:r>
        <w:r>
          <w:rPr>
            <w:noProof/>
            <w:webHidden/>
          </w:rPr>
        </w:r>
        <w:r>
          <w:rPr>
            <w:noProof/>
            <w:webHidden/>
          </w:rPr>
          <w:fldChar w:fldCharType="separate"/>
        </w:r>
        <w:r>
          <w:rPr>
            <w:noProof/>
            <w:webHidden/>
          </w:rPr>
          <w:t>16</w:t>
        </w:r>
        <w:r>
          <w:rPr>
            <w:noProof/>
            <w:webHidden/>
          </w:rPr>
          <w:fldChar w:fldCharType="end"/>
        </w:r>
      </w:hyperlink>
    </w:p>
    <w:p w14:paraId="7FC18024" w14:textId="01CA192D"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45" w:history="1">
        <w:r w:rsidRPr="00B43466">
          <w:rPr>
            <w:rStyle w:val="Hyperlink"/>
            <w:rFonts w:eastAsia="MS Mincho"/>
            <w:noProof/>
          </w:rPr>
          <w:t>6.1.3.4</w:t>
        </w:r>
        <w:r>
          <w:rPr>
            <w:rFonts w:eastAsiaTheme="minorEastAsia" w:cstheme="minorBidi"/>
            <w:noProof/>
            <w:sz w:val="22"/>
            <w:szCs w:val="22"/>
            <w:lang w:eastAsia="en-GB"/>
          </w:rPr>
          <w:tab/>
        </w:r>
        <w:r w:rsidRPr="00B43466">
          <w:rPr>
            <w:rStyle w:val="Hyperlink"/>
            <w:noProof/>
          </w:rPr>
          <w:t>Maintenance for Maximum time reduction between packet arrival at layer 1 and resource selection</w:t>
        </w:r>
        <w:r w:rsidRPr="00B43466">
          <w:rPr>
            <w:rStyle w:val="Hyperlink"/>
            <w:rFonts w:eastAsia="MS Mincho"/>
            <w:noProof/>
            <w:lang w:eastAsia="ja-JP"/>
          </w:rPr>
          <w:t xml:space="preserve"> </w:t>
        </w:r>
        <w:r w:rsidRPr="00B43466">
          <w:rPr>
            <w:rStyle w:val="Hyperlink"/>
            <w:rFonts w:eastAsia="MS Mincho"/>
            <w:noProof/>
          </w:rPr>
          <w:t>for transmission</w:t>
        </w:r>
        <w:r>
          <w:rPr>
            <w:noProof/>
            <w:webHidden/>
          </w:rPr>
          <w:tab/>
        </w:r>
        <w:r>
          <w:rPr>
            <w:noProof/>
            <w:webHidden/>
          </w:rPr>
          <w:fldChar w:fldCharType="begin"/>
        </w:r>
        <w:r>
          <w:rPr>
            <w:noProof/>
            <w:webHidden/>
          </w:rPr>
          <w:instrText xml:space="preserve"> PAGEREF _Toc526458845 \h </w:instrText>
        </w:r>
        <w:r>
          <w:rPr>
            <w:noProof/>
            <w:webHidden/>
          </w:rPr>
        </w:r>
        <w:r>
          <w:rPr>
            <w:noProof/>
            <w:webHidden/>
          </w:rPr>
          <w:fldChar w:fldCharType="separate"/>
        </w:r>
        <w:r>
          <w:rPr>
            <w:noProof/>
            <w:webHidden/>
          </w:rPr>
          <w:t>16</w:t>
        </w:r>
        <w:r>
          <w:rPr>
            <w:noProof/>
            <w:webHidden/>
          </w:rPr>
          <w:fldChar w:fldCharType="end"/>
        </w:r>
      </w:hyperlink>
    </w:p>
    <w:p w14:paraId="3D5DCF1A" w14:textId="708B4E9B"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46" w:history="1">
        <w:r w:rsidRPr="00B43466">
          <w:rPr>
            <w:rStyle w:val="Hyperlink"/>
            <w:noProof/>
            <w:lang w:eastAsia="ja-JP"/>
          </w:rPr>
          <w:t>6.1.3.5</w:t>
        </w:r>
        <w:r>
          <w:rPr>
            <w:rFonts w:eastAsiaTheme="minorEastAsia" w:cstheme="minorBidi"/>
            <w:noProof/>
            <w:sz w:val="22"/>
            <w:szCs w:val="22"/>
            <w:lang w:eastAsia="en-GB"/>
          </w:rPr>
          <w:tab/>
        </w:r>
        <w:r w:rsidRPr="00B43466">
          <w:rPr>
            <w:rStyle w:val="Hyperlink"/>
            <w:noProof/>
            <w:lang w:eastAsia="ja-JP"/>
          </w:rPr>
          <w:t>Other</w:t>
        </w:r>
        <w:r>
          <w:rPr>
            <w:noProof/>
            <w:webHidden/>
          </w:rPr>
          <w:tab/>
        </w:r>
        <w:r>
          <w:rPr>
            <w:noProof/>
            <w:webHidden/>
          </w:rPr>
          <w:fldChar w:fldCharType="begin"/>
        </w:r>
        <w:r>
          <w:rPr>
            <w:noProof/>
            <w:webHidden/>
          </w:rPr>
          <w:instrText xml:space="preserve"> PAGEREF _Toc526458846 \h </w:instrText>
        </w:r>
        <w:r>
          <w:rPr>
            <w:noProof/>
            <w:webHidden/>
          </w:rPr>
        </w:r>
        <w:r>
          <w:rPr>
            <w:noProof/>
            <w:webHidden/>
          </w:rPr>
          <w:fldChar w:fldCharType="separate"/>
        </w:r>
        <w:r>
          <w:rPr>
            <w:noProof/>
            <w:webHidden/>
          </w:rPr>
          <w:t>16</w:t>
        </w:r>
        <w:r>
          <w:rPr>
            <w:noProof/>
            <w:webHidden/>
          </w:rPr>
          <w:fldChar w:fldCharType="end"/>
        </w:r>
      </w:hyperlink>
    </w:p>
    <w:p w14:paraId="52DEF32F" w14:textId="7761EC26"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847" w:history="1">
        <w:r w:rsidRPr="00B43466">
          <w:rPr>
            <w:rStyle w:val="Hyperlink"/>
            <w:noProof/>
          </w:rPr>
          <w:t>6.1.4</w:t>
        </w:r>
        <w:r>
          <w:rPr>
            <w:rFonts w:eastAsiaTheme="minorEastAsia" w:cstheme="minorBidi"/>
            <w:i w:val="0"/>
            <w:iCs w:val="0"/>
            <w:noProof/>
            <w:sz w:val="22"/>
            <w:szCs w:val="22"/>
            <w:lang w:eastAsia="en-GB"/>
          </w:rPr>
          <w:tab/>
        </w:r>
        <w:r w:rsidRPr="00B43466">
          <w:rPr>
            <w:rStyle w:val="Hyperlink"/>
            <w:noProof/>
          </w:rPr>
          <w:t>Maintenance of Release 15 Even further enhanced MTC for LTE</w:t>
        </w:r>
        <w:r>
          <w:rPr>
            <w:noProof/>
            <w:webHidden/>
          </w:rPr>
          <w:tab/>
        </w:r>
        <w:r>
          <w:rPr>
            <w:noProof/>
            <w:webHidden/>
          </w:rPr>
          <w:fldChar w:fldCharType="begin"/>
        </w:r>
        <w:r>
          <w:rPr>
            <w:noProof/>
            <w:webHidden/>
          </w:rPr>
          <w:instrText xml:space="preserve"> PAGEREF _Toc526458847 \h </w:instrText>
        </w:r>
        <w:r>
          <w:rPr>
            <w:noProof/>
            <w:webHidden/>
          </w:rPr>
        </w:r>
        <w:r>
          <w:rPr>
            <w:noProof/>
            <w:webHidden/>
          </w:rPr>
          <w:fldChar w:fldCharType="separate"/>
        </w:r>
        <w:r>
          <w:rPr>
            <w:noProof/>
            <w:webHidden/>
          </w:rPr>
          <w:t>16</w:t>
        </w:r>
        <w:r>
          <w:rPr>
            <w:noProof/>
            <w:webHidden/>
          </w:rPr>
          <w:fldChar w:fldCharType="end"/>
        </w:r>
      </w:hyperlink>
    </w:p>
    <w:p w14:paraId="4E242AA4" w14:textId="5022BC50"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48" w:history="1">
        <w:r w:rsidRPr="00B43466">
          <w:rPr>
            <w:rStyle w:val="Hyperlink"/>
            <w:noProof/>
          </w:rPr>
          <w:t>6.1.4.1</w:t>
        </w:r>
        <w:r>
          <w:rPr>
            <w:rFonts w:eastAsiaTheme="minorEastAsia" w:cstheme="minorBidi"/>
            <w:noProof/>
            <w:sz w:val="22"/>
            <w:szCs w:val="22"/>
            <w:lang w:eastAsia="en-GB"/>
          </w:rPr>
          <w:tab/>
        </w:r>
        <w:r w:rsidRPr="00B43466">
          <w:rPr>
            <w:rStyle w:val="Hyperlink"/>
            <w:noProof/>
          </w:rPr>
          <w:t>Maintenance for Resynchronization signal</w:t>
        </w:r>
        <w:r>
          <w:rPr>
            <w:noProof/>
            <w:webHidden/>
          </w:rPr>
          <w:tab/>
        </w:r>
        <w:r>
          <w:rPr>
            <w:noProof/>
            <w:webHidden/>
          </w:rPr>
          <w:fldChar w:fldCharType="begin"/>
        </w:r>
        <w:r>
          <w:rPr>
            <w:noProof/>
            <w:webHidden/>
          </w:rPr>
          <w:instrText xml:space="preserve"> PAGEREF _Toc526458848 \h </w:instrText>
        </w:r>
        <w:r>
          <w:rPr>
            <w:noProof/>
            <w:webHidden/>
          </w:rPr>
        </w:r>
        <w:r>
          <w:rPr>
            <w:noProof/>
            <w:webHidden/>
          </w:rPr>
          <w:fldChar w:fldCharType="separate"/>
        </w:r>
        <w:r>
          <w:rPr>
            <w:noProof/>
            <w:webHidden/>
          </w:rPr>
          <w:t>16</w:t>
        </w:r>
        <w:r>
          <w:rPr>
            <w:noProof/>
            <w:webHidden/>
          </w:rPr>
          <w:fldChar w:fldCharType="end"/>
        </w:r>
      </w:hyperlink>
    </w:p>
    <w:p w14:paraId="5C84A3E0" w14:textId="63C84A24"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49" w:history="1">
        <w:r w:rsidRPr="00B43466">
          <w:rPr>
            <w:rStyle w:val="Hyperlink"/>
            <w:noProof/>
          </w:rPr>
          <w:t>6.1.4.2</w:t>
        </w:r>
        <w:r>
          <w:rPr>
            <w:rFonts w:eastAsiaTheme="minorEastAsia" w:cstheme="minorBidi"/>
            <w:noProof/>
            <w:sz w:val="22"/>
            <w:szCs w:val="22"/>
            <w:lang w:eastAsia="en-GB"/>
          </w:rPr>
          <w:tab/>
        </w:r>
        <w:r w:rsidRPr="00B43466">
          <w:rPr>
            <w:rStyle w:val="Hyperlink"/>
            <w:noProof/>
          </w:rPr>
          <w:t>Maintenance for Early data transmission</w:t>
        </w:r>
        <w:r>
          <w:rPr>
            <w:noProof/>
            <w:webHidden/>
          </w:rPr>
          <w:tab/>
        </w:r>
        <w:r>
          <w:rPr>
            <w:noProof/>
            <w:webHidden/>
          </w:rPr>
          <w:fldChar w:fldCharType="begin"/>
        </w:r>
        <w:r>
          <w:rPr>
            <w:noProof/>
            <w:webHidden/>
          </w:rPr>
          <w:instrText xml:space="preserve"> PAGEREF _Toc526458849 \h </w:instrText>
        </w:r>
        <w:r>
          <w:rPr>
            <w:noProof/>
            <w:webHidden/>
          </w:rPr>
        </w:r>
        <w:r>
          <w:rPr>
            <w:noProof/>
            <w:webHidden/>
          </w:rPr>
          <w:fldChar w:fldCharType="separate"/>
        </w:r>
        <w:r>
          <w:rPr>
            <w:noProof/>
            <w:webHidden/>
          </w:rPr>
          <w:t>16</w:t>
        </w:r>
        <w:r>
          <w:rPr>
            <w:noProof/>
            <w:webHidden/>
          </w:rPr>
          <w:fldChar w:fldCharType="end"/>
        </w:r>
      </w:hyperlink>
    </w:p>
    <w:p w14:paraId="678FC175" w14:textId="0349A75D"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50" w:history="1">
        <w:r w:rsidRPr="00B43466">
          <w:rPr>
            <w:rStyle w:val="Hyperlink"/>
            <w:noProof/>
          </w:rPr>
          <w:t>6.1.4.3</w:t>
        </w:r>
        <w:r>
          <w:rPr>
            <w:rFonts w:eastAsiaTheme="minorEastAsia" w:cstheme="minorBidi"/>
            <w:noProof/>
            <w:sz w:val="22"/>
            <w:szCs w:val="22"/>
            <w:lang w:eastAsia="en-GB"/>
          </w:rPr>
          <w:tab/>
        </w:r>
        <w:r w:rsidRPr="00B43466">
          <w:rPr>
            <w:rStyle w:val="Hyperlink"/>
            <w:noProof/>
          </w:rPr>
          <w:t>Maintenance for Wake-up signal</w:t>
        </w:r>
        <w:r>
          <w:rPr>
            <w:noProof/>
            <w:webHidden/>
          </w:rPr>
          <w:tab/>
        </w:r>
        <w:r>
          <w:rPr>
            <w:noProof/>
            <w:webHidden/>
          </w:rPr>
          <w:fldChar w:fldCharType="begin"/>
        </w:r>
        <w:r>
          <w:rPr>
            <w:noProof/>
            <w:webHidden/>
          </w:rPr>
          <w:instrText xml:space="preserve"> PAGEREF _Toc526458850 \h </w:instrText>
        </w:r>
        <w:r>
          <w:rPr>
            <w:noProof/>
            <w:webHidden/>
          </w:rPr>
        </w:r>
        <w:r>
          <w:rPr>
            <w:noProof/>
            <w:webHidden/>
          </w:rPr>
          <w:fldChar w:fldCharType="separate"/>
        </w:r>
        <w:r>
          <w:rPr>
            <w:noProof/>
            <w:webHidden/>
          </w:rPr>
          <w:t>17</w:t>
        </w:r>
        <w:r>
          <w:rPr>
            <w:noProof/>
            <w:webHidden/>
          </w:rPr>
          <w:fldChar w:fldCharType="end"/>
        </w:r>
      </w:hyperlink>
    </w:p>
    <w:p w14:paraId="10FD93BA" w14:textId="280D5AF1"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51" w:history="1">
        <w:r w:rsidRPr="00B43466">
          <w:rPr>
            <w:rStyle w:val="Hyperlink"/>
            <w:noProof/>
            <w:lang w:val="sv-SE"/>
          </w:rPr>
          <w:t>6.1.4.4</w:t>
        </w:r>
        <w:r>
          <w:rPr>
            <w:rFonts w:eastAsiaTheme="minorEastAsia" w:cstheme="minorBidi"/>
            <w:noProof/>
            <w:sz w:val="22"/>
            <w:szCs w:val="22"/>
            <w:lang w:eastAsia="en-GB"/>
          </w:rPr>
          <w:tab/>
        </w:r>
        <w:r w:rsidRPr="00B43466">
          <w:rPr>
            <w:rStyle w:val="Hyperlink"/>
            <w:noProof/>
          </w:rPr>
          <w:t>Maintenance for PUSCH sub-PRB allocation</w:t>
        </w:r>
        <w:r>
          <w:rPr>
            <w:noProof/>
            <w:webHidden/>
          </w:rPr>
          <w:tab/>
        </w:r>
        <w:r>
          <w:rPr>
            <w:noProof/>
            <w:webHidden/>
          </w:rPr>
          <w:fldChar w:fldCharType="begin"/>
        </w:r>
        <w:r>
          <w:rPr>
            <w:noProof/>
            <w:webHidden/>
          </w:rPr>
          <w:instrText xml:space="preserve"> PAGEREF _Toc526458851 \h </w:instrText>
        </w:r>
        <w:r>
          <w:rPr>
            <w:noProof/>
            <w:webHidden/>
          </w:rPr>
        </w:r>
        <w:r>
          <w:rPr>
            <w:noProof/>
            <w:webHidden/>
          </w:rPr>
          <w:fldChar w:fldCharType="separate"/>
        </w:r>
        <w:r>
          <w:rPr>
            <w:noProof/>
            <w:webHidden/>
          </w:rPr>
          <w:t>17</w:t>
        </w:r>
        <w:r>
          <w:rPr>
            <w:noProof/>
            <w:webHidden/>
          </w:rPr>
          <w:fldChar w:fldCharType="end"/>
        </w:r>
      </w:hyperlink>
    </w:p>
    <w:p w14:paraId="6B190176" w14:textId="6121F4C2"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52" w:history="1">
        <w:r w:rsidRPr="00B43466">
          <w:rPr>
            <w:rStyle w:val="Hyperlink"/>
            <w:noProof/>
            <w:lang w:val="sv-SE"/>
          </w:rPr>
          <w:t>6.1.4.5</w:t>
        </w:r>
        <w:r>
          <w:rPr>
            <w:rFonts w:eastAsiaTheme="minorEastAsia" w:cstheme="minorBidi"/>
            <w:noProof/>
            <w:sz w:val="22"/>
            <w:szCs w:val="22"/>
            <w:lang w:eastAsia="en-GB"/>
          </w:rPr>
          <w:tab/>
        </w:r>
        <w:r w:rsidRPr="00B43466">
          <w:rPr>
            <w:rStyle w:val="Hyperlink"/>
            <w:noProof/>
          </w:rPr>
          <w:t xml:space="preserve">Maintenance for </w:t>
        </w:r>
        <w:r w:rsidRPr="00B43466">
          <w:rPr>
            <w:rStyle w:val="Hyperlink"/>
            <w:noProof/>
            <w:lang w:val="sv-SE"/>
          </w:rPr>
          <w:t>Flexible PDSCH/PUSCH starting PRB</w:t>
        </w:r>
        <w:r>
          <w:rPr>
            <w:noProof/>
            <w:webHidden/>
          </w:rPr>
          <w:tab/>
        </w:r>
        <w:r>
          <w:rPr>
            <w:noProof/>
            <w:webHidden/>
          </w:rPr>
          <w:fldChar w:fldCharType="begin"/>
        </w:r>
        <w:r>
          <w:rPr>
            <w:noProof/>
            <w:webHidden/>
          </w:rPr>
          <w:instrText xml:space="preserve"> PAGEREF _Toc526458852 \h </w:instrText>
        </w:r>
        <w:r>
          <w:rPr>
            <w:noProof/>
            <w:webHidden/>
          </w:rPr>
        </w:r>
        <w:r>
          <w:rPr>
            <w:noProof/>
            <w:webHidden/>
          </w:rPr>
          <w:fldChar w:fldCharType="separate"/>
        </w:r>
        <w:r>
          <w:rPr>
            <w:noProof/>
            <w:webHidden/>
          </w:rPr>
          <w:t>18</w:t>
        </w:r>
        <w:r>
          <w:rPr>
            <w:noProof/>
            <w:webHidden/>
          </w:rPr>
          <w:fldChar w:fldCharType="end"/>
        </w:r>
      </w:hyperlink>
    </w:p>
    <w:p w14:paraId="395A033B" w14:textId="715D9850"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53" w:history="1">
        <w:r w:rsidRPr="00B43466">
          <w:rPr>
            <w:rStyle w:val="Hyperlink"/>
            <w:noProof/>
          </w:rPr>
          <w:t>6.1.4.6</w:t>
        </w:r>
        <w:r>
          <w:rPr>
            <w:rFonts w:eastAsiaTheme="minorEastAsia" w:cstheme="minorBidi"/>
            <w:noProof/>
            <w:sz w:val="22"/>
            <w:szCs w:val="22"/>
            <w:lang w:eastAsia="en-GB"/>
          </w:rPr>
          <w:tab/>
        </w:r>
        <w:r w:rsidRPr="00B43466">
          <w:rPr>
            <w:rStyle w:val="Hyperlink"/>
            <w:noProof/>
          </w:rPr>
          <w:t>Other</w:t>
        </w:r>
        <w:r>
          <w:rPr>
            <w:noProof/>
            <w:webHidden/>
          </w:rPr>
          <w:tab/>
        </w:r>
        <w:r>
          <w:rPr>
            <w:noProof/>
            <w:webHidden/>
          </w:rPr>
          <w:fldChar w:fldCharType="begin"/>
        </w:r>
        <w:r>
          <w:rPr>
            <w:noProof/>
            <w:webHidden/>
          </w:rPr>
          <w:instrText xml:space="preserve"> PAGEREF _Toc526458853 \h </w:instrText>
        </w:r>
        <w:r>
          <w:rPr>
            <w:noProof/>
            <w:webHidden/>
          </w:rPr>
        </w:r>
        <w:r>
          <w:rPr>
            <w:noProof/>
            <w:webHidden/>
          </w:rPr>
          <w:fldChar w:fldCharType="separate"/>
        </w:r>
        <w:r>
          <w:rPr>
            <w:noProof/>
            <w:webHidden/>
          </w:rPr>
          <w:t>19</w:t>
        </w:r>
        <w:r>
          <w:rPr>
            <w:noProof/>
            <w:webHidden/>
          </w:rPr>
          <w:fldChar w:fldCharType="end"/>
        </w:r>
      </w:hyperlink>
    </w:p>
    <w:p w14:paraId="4D3AAF8C" w14:textId="481FACE7"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854" w:history="1">
        <w:r w:rsidRPr="00B43466">
          <w:rPr>
            <w:rStyle w:val="Hyperlink"/>
            <w:noProof/>
          </w:rPr>
          <w:t>6.1.5</w:t>
        </w:r>
        <w:r>
          <w:rPr>
            <w:rFonts w:eastAsiaTheme="minorEastAsia" w:cstheme="minorBidi"/>
            <w:i w:val="0"/>
            <w:iCs w:val="0"/>
            <w:noProof/>
            <w:sz w:val="22"/>
            <w:szCs w:val="22"/>
            <w:lang w:eastAsia="en-GB"/>
          </w:rPr>
          <w:tab/>
        </w:r>
        <w:r w:rsidRPr="00B43466">
          <w:rPr>
            <w:rStyle w:val="Hyperlink"/>
            <w:noProof/>
          </w:rPr>
          <w:t>Maintenance of Release 15 Further enhancements of NB-IoT</w:t>
        </w:r>
        <w:r>
          <w:rPr>
            <w:noProof/>
            <w:webHidden/>
          </w:rPr>
          <w:tab/>
        </w:r>
        <w:r>
          <w:rPr>
            <w:noProof/>
            <w:webHidden/>
          </w:rPr>
          <w:fldChar w:fldCharType="begin"/>
        </w:r>
        <w:r>
          <w:rPr>
            <w:noProof/>
            <w:webHidden/>
          </w:rPr>
          <w:instrText xml:space="preserve"> PAGEREF _Toc526458854 \h </w:instrText>
        </w:r>
        <w:r>
          <w:rPr>
            <w:noProof/>
            <w:webHidden/>
          </w:rPr>
        </w:r>
        <w:r>
          <w:rPr>
            <w:noProof/>
            <w:webHidden/>
          </w:rPr>
          <w:fldChar w:fldCharType="separate"/>
        </w:r>
        <w:r>
          <w:rPr>
            <w:noProof/>
            <w:webHidden/>
          </w:rPr>
          <w:t>19</w:t>
        </w:r>
        <w:r>
          <w:rPr>
            <w:noProof/>
            <w:webHidden/>
          </w:rPr>
          <w:fldChar w:fldCharType="end"/>
        </w:r>
      </w:hyperlink>
    </w:p>
    <w:p w14:paraId="5F6D61C7" w14:textId="67280AF9"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55" w:history="1">
        <w:r w:rsidRPr="00B43466">
          <w:rPr>
            <w:rStyle w:val="Hyperlink"/>
            <w:noProof/>
            <w:lang w:val="en-US"/>
          </w:rPr>
          <w:t>6.1.5.1</w:t>
        </w:r>
        <w:r>
          <w:rPr>
            <w:rFonts w:eastAsiaTheme="minorEastAsia" w:cstheme="minorBidi"/>
            <w:noProof/>
            <w:sz w:val="22"/>
            <w:szCs w:val="22"/>
            <w:lang w:eastAsia="en-GB"/>
          </w:rPr>
          <w:tab/>
        </w:r>
        <w:r w:rsidRPr="00B43466">
          <w:rPr>
            <w:rStyle w:val="Hyperlink"/>
            <w:noProof/>
          </w:rPr>
          <w:t xml:space="preserve">Maintenance for </w:t>
        </w:r>
        <w:r w:rsidRPr="00B43466">
          <w:rPr>
            <w:rStyle w:val="Hyperlink"/>
            <w:noProof/>
            <w:lang w:val="en-US"/>
          </w:rPr>
          <w:t>Latency and power consumption reduction</w:t>
        </w:r>
        <w:r>
          <w:rPr>
            <w:noProof/>
            <w:webHidden/>
          </w:rPr>
          <w:tab/>
        </w:r>
        <w:r>
          <w:rPr>
            <w:noProof/>
            <w:webHidden/>
          </w:rPr>
          <w:fldChar w:fldCharType="begin"/>
        </w:r>
        <w:r>
          <w:rPr>
            <w:noProof/>
            <w:webHidden/>
          </w:rPr>
          <w:instrText xml:space="preserve"> PAGEREF _Toc526458855 \h </w:instrText>
        </w:r>
        <w:r>
          <w:rPr>
            <w:noProof/>
            <w:webHidden/>
          </w:rPr>
        </w:r>
        <w:r>
          <w:rPr>
            <w:noProof/>
            <w:webHidden/>
          </w:rPr>
          <w:fldChar w:fldCharType="separate"/>
        </w:r>
        <w:r>
          <w:rPr>
            <w:noProof/>
            <w:webHidden/>
          </w:rPr>
          <w:t>19</w:t>
        </w:r>
        <w:r>
          <w:rPr>
            <w:noProof/>
            <w:webHidden/>
          </w:rPr>
          <w:fldChar w:fldCharType="end"/>
        </w:r>
      </w:hyperlink>
    </w:p>
    <w:p w14:paraId="024CF9EC" w14:textId="0B97861F"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856" w:history="1">
        <w:r w:rsidRPr="00B43466">
          <w:rPr>
            <w:rStyle w:val="Hyperlink"/>
            <w:noProof/>
            <w:lang w:val="en-US"/>
          </w:rPr>
          <w:t>6.1.5.1.1</w:t>
        </w:r>
        <w:r>
          <w:rPr>
            <w:rFonts w:eastAsiaTheme="minorEastAsia" w:cstheme="minorBidi"/>
            <w:noProof/>
            <w:sz w:val="22"/>
            <w:szCs w:val="22"/>
            <w:lang w:eastAsia="en-GB"/>
          </w:rPr>
          <w:tab/>
        </w:r>
        <w:r w:rsidRPr="00B43466">
          <w:rPr>
            <w:rStyle w:val="Hyperlink"/>
            <w:noProof/>
            <w:lang w:val="en-US"/>
          </w:rPr>
          <w:t>Power consumption reduction for paging and connected-mode DRX</w:t>
        </w:r>
        <w:r>
          <w:rPr>
            <w:noProof/>
            <w:webHidden/>
          </w:rPr>
          <w:tab/>
        </w:r>
        <w:r>
          <w:rPr>
            <w:noProof/>
            <w:webHidden/>
          </w:rPr>
          <w:fldChar w:fldCharType="begin"/>
        </w:r>
        <w:r>
          <w:rPr>
            <w:noProof/>
            <w:webHidden/>
          </w:rPr>
          <w:instrText xml:space="preserve"> PAGEREF _Toc526458856 \h </w:instrText>
        </w:r>
        <w:r>
          <w:rPr>
            <w:noProof/>
            <w:webHidden/>
          </w:rPr>
        </w:r>
        <w:r>
          <w:rPr>
            <w:noProof/>
            <w:webHidden/>
          </w:rPr>
          <w:fldChar w:fldCharType="separate"/>
        </w:r>
        <w:r>
          <w:rPr>
            <w:noProof/>
            <w:webHidden/>
          </w:rPr>
          <w:t>19</w:t>
        </w:r>
        <w:r>
          <w:rPr>
            <w:noProof/>
            <w:webHidden/>
          </w:rPr>
          <w:fldChar w:fldCharType="end"/>
        </w:r>
      </w:hyperlink>
    </w:p>
    <w:p w14:paraId="5E1C720E" w14:textId="2ECDA26E"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857" w:history="1">
        <w:r w:rsidRPr="00B43466">
          <w:rPr>
            <w:rStyle w:val="Hyperlink"/>
            <w:noProof/>
            <w:lang w:val="en-US"/>
          </w:rPr>
          <w:t>6.1.5.1.2</w:t>
        </w:r>
        <w:r>
          <w:rPr>
            <w:rFonts w:eastAsiaTheme="minorEastAsia" w:cstheme="minorBidi"/>
            <w:noProof/>
            <w:sz w:val="22"/>
            <w:szCs w:val="22"/>
            <w:lang w:eastAsia="en-GB"/>
          </w:rPr>
          <w:tab/>
        </w:r>
        <w:r w:rsidRPr="00B43466">
          <w:rPr>
            <w:rStyle w:val="Hyperlink"/>
            <w:noProof/>
            <w:lang w:val="en-US"/>
          </w:rPr>
          <w:t>Data transmission during the random access procedure</w:t>
        </w:r>
        <w:r>
          <w:rPr>
            <w:noProof/>
            <w:webHidden/>
          </w:rPr>
          <w:tab/>
        </w:r>
        <w:r>
          <w:rPr>
            <w:noProof/>
            <w:webHidden/>
          </w:rPr>
          <w:fldChar w:fldCharType="begin"/>
        </w:r>
        <w:r>
          <w:rPr>
            <w:noProof/>
            <w:webHidden/>
          </w:rPr>
          <w:instrText xml:space="preserve"> PAGEREF _Toc526458857 \h </w:instrText>
        </w:r>
        <w:r>
          <w:rPr>
            <w:noProof/>
            <w:webHidden/>
          </w:rPr>
        </w:r>
        <w:r>
          <w:rPr>
            <w:noProof/>
            <w:webHidden/>
          </w:rPr>
          <w:fldChar w:fldCharType="separate"/>
        </w:r>
        <w:r>
          <w:rPr>
            <w:noProof/>
            <w:webHidden/>
          </w:rPr>
          <w:t>20</w:t>
        </w:r>
        <w:r>
          <w:rPr>
            <w:noProof/>
            <w:webHidden/>
          </w:rPr>
          <w:fldChar w:fldCharType="end"/>
        </w:r>
      </w:hyperlink>
    </w:p>
    <w:p w14:paraId="04505A16" w14:textId="63A24936"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858" w:history="1">
        <w:r w:rsidRPr="00B43466">
          <w:rPr>
            <w:rStyle w:val="Hyperlink"/>
            <w:noProof/>
            <w:lang w:val="en-US"/>
          </w:rPr>
          <w:t>6.1.5.1.3</w:t>
        </w:r>
        <w:r>
          <w:rPr>
            <w:rFonts w:eastAsiaTheme="minorEastAsia" w:cstheme="minorBidi"/>
            <w:noProof/>
            <w:sz w:val="22"/>
            <w:szCs w:val="22"/>
            <w:lang w:eastAsia="en-GB"/>
          </w:rPr>
          <w:tab/>
        </w:r>
        <w:r w:rsidRPr="00B43466">
          <w:rPr>
            <w:rStyle w:val="Hyperlink"/>
            <w:noProof/>
            <w:lang w:val="en-US"/>
          </w:rPr>
          <w:t>Physical layer scheduling request</w:t>
        </w:r>
        <w:r>
          <w:rPr>
            <w:noProof/>
            <w:webHidden/>
          </w:rPr>
          <w:tab/>
        </w:r>
        <w:r>
          <w:rPr>
            <w:noProof/>
            <w:webHidden/>
          </w:rPr>
          <w:fldChar w:fldCharType="begin"/>
        </w:r>
        <w:r>
          <w:rPr>
            <w:noProof/>
            <w:webHidden/>
          </w:rPr>
          <w:instrText xml:space="preserve"> PAGEREF _Toc526458858 \h </w:instrText>
        </w:r>
        <w:r>
          <w:rPr>
            <w:noProof/>
            <w:webHidden/>
          </w:rPr>
        </w:r>
        <w:r>
          <w:rPr>
            <w:noProof/>
            <w:webHidden/>
          </w:rPr>
          <w:fldChar w:fldCharType="separate"/>
        </w:r>
        <w:r>
          <w:rPr>
            <w:noProof/>
            <w:webHidden/>
          </w:rPr>
          <w:t>20</w:t>
        </w:r>
        <w:r>
          <w:rPr>
            <w:noProof/>
            <w:webHidden/>
          </w:rPr>
          <w:fldChar w:fldCharType="end"/>
        </w:r>
      </w:hyperlink>
    </w:p>
    <w:p w14:paraId="199C9DB1" w14:textId="3336087F"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859" w:history="1">
        <w:r w:rsidRPr="00B43466">
          <w:rPr>
            <w:rStyle w:val="Hyperlink"/>
            <w:noProof/>
            <w:lang w:val="en-US"/>
          </w:rPr>
          <w:t>6.1.5.1.4</w:t>
        </w:r>
        <w:r>
          <w:rPr>
            <w:rFonts w:eastAsiaTheme="minorEastAsia" w:cstheme="minorBidi"/>
            <w:noProof/>
            <w:sz w:val="22"/>
            <w:szCs w:val="22"/>
            <w:lang w:eastAsia="en-GB"/>
          </w:rPr>
          <w:tab/>
        </w:r>
        <w:r w:rsidRPr="00B43466">
          <w:rPr>
            <w:rStyle w:val="Hyperlink"/>
            <w:noProof/>
            <w:lang w:val="en-US"/>
          </w:rPr>
          <w:t>Semi-persistent scheduling</w:t>
        </w:r>
        <w:r>
          <w:rPr>
            <w:noProof/>
            <w:webHidden/>
          </w:rPr>
          <w:tab/>
        </w:r>
        <w:r>
          <w:rPr>
            <w:noProof/>
            <w:webHidden/>
          </w:rPr>
          <w:fldChar w:fldCharType="begin"/>
        </w:r>
        <w:r>
          <w:rPr>
            <w:noProof/>
            <w:webHidden/>
          </w:rPr>
          <w:instrText xml:space="preserve"> PAGEREF _Toc526458859 \h </w:instrText>
        </w:r>
        <w:r>
          <w:rPr>
            <w:noProof/>
            <w:webHidden/>
          </w:rPr>
        </w:r>
        <w:r>
          <w:rPr>
            <w:noProof/>
            <w:webHidden/>
          </w:rPr>
          <w:fldChar w:fldCharType="separate"/>
        </w:r>
        <w:r>
          <w:rPr>
            <w:noProof/>
            <w:webHidden/>
          </w:rPr>
          <w:t>20</w:t>
        </w:r>
        <w:r>
          <w:rPr>
            <w:noProof/>
            <w:webHidden/>
          </w:rPr>
          <w:fldChar w:fldCharType="end"/>
        </w:r>
      </w:hyperlink>
    </w:p>
    <w:p w14:paraId="285A3C69" w14:textId="610CF1B0"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60" w:history="1">
        <w:r w:rsidRPr="00B43466">
          <w:rPr>
            <w:rStyle w:val="Hyperlink"/>
            <w:noProof/>
            <w:lang w:val="en-US"/>
          </w:rPr>
          <w:t>6.1.5.2</w:t>
        </w:r>
        <w:r>
          <w:rPr>
            <w:rFonts w:eastAsiaTheme="minorEastAsia" w:cstheme="minorBidi"/>
            <w:noProof/>
            <w:sz w:val="22"/>
            <w:szCs w:val="22"/>
            <w:lang w:eastAsia="en-GB"/>
          </w:rPr>
          <w:tab/>
        </w:r>
        <w:r w:rsidRPr="00B43466">
          <w:rPr>
            <w:rStyle w:val="Hyperlink"/>
            <w:noProof/>
          </w:rPr>
          <w:t xml:space="preserve">Maintenance for </w:t>
        </w:r>
        <w:r w:rsidRPr="00B43466">
          <w:rPr>
            <w:rStyle w:val="Hyperlink"/>
            <w:noProof/>
            <w:lang w:val="en-US"/>
          </w:rPr>
          <w:t>NPRACH range enhancements</w:t>
        </w:r>
        <w:r>
          <w:rPr>
            <w:noProof/>
            <w:webHidden/>
          </w:rPr>
          <w:tab/>
        </w:r>
        <w:r>
          <w:rPr>
            <w:noProof/>
            <w:webHidden/>
          </w:rPr>
          <w:fldChar w:fldCharType="begin"/>
        </w:r>
        <w:r>
          <w:rPr>
            <w:noProof/>
            <w:webHidden/>
          </w:rPr>
          <w:instrText xml:space="preserve"> PAGEREF _Toc526458860 \h </w:instrText>
        </w:r>
        <w:r>
          <w:rPr>
            <w:noProof/>
            <w:webHidden/>
          </w:rPr>
        </w:r>
        <w:r>
          <w:rPr>
            <w:noProof/>
            <w:webHidden/>
          </w:rPr>
          <w:fldChar w:fldCharType="separate"/>
        </w:r>
        <w:r>
          <w:rPr>
            <w:noProof/>
            <w:webHidden/>
          </w:rPr>
          <w:t>21</w:t>
        </w:r>
        <w:r>
          <w:rPr>
            <w:noProof/>
            <w:webHidden/>
          </w:rPr>
          <w:fldChar w:fldCharType="end"/>
        </w:r>
      </w:hyperlink>
    </w:p>
    <w:p w14:paraId="28CC48F6" w14:textId="23B9A16C"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61" w:history="1">
        <w:r w:rsidRPr="00B43466">
          <w:rPr>
            <w:rStyle w:val="Hyperlink"/>
            <w:noProof/>
            <w:lang w:val="en-US"/>
          </w:rPr>
          <w:t>6.1.5.3</w:t>
        </w:r>
        <w:r>
          <w:rPr>
            <w:rFonts w:eastAsiaTheme="minorEastAsia" w:cstheme="minorBidi"/>
            <w:noProof/>
            <w:sz w:val="22"/>
            <w:szCs w:val="22"/>
            <w:lang w:eastAsia="en-GB"/>
          </w:rPr>
          <w:tab/>
        </w:r>
        <w:r w:rsidRPr="00B43466">
          <w:rPr>
            <w:rStyle w:val="Hyperlink"/>
            <w:noProof/>
          </w:rPr>
          <w:t xml:space="preserve">Maintenance for </w:t>
        </w:r>
        <w:r w:rsidRPr="00B43466">
          <w:rPr>
            <w:rStyle w:val="Hyperlink"/>
            <w:noProof/>
            <w:lang w:val="en-US"/>
          </w:rPr>
          <w:t>TDD</w:t>
        </w:r>
        <w:r>
          <w:rPr>
            <w:noProof/>
            <w:webHidden/>
          </w:rPr>
          <w:tab/>
        </w:r>
        <w:r>
          <w:rPr>
            <w:noProof/>
            <w:webHidden/>
          </w:rPr>
          <w:fldChar w:fldCharType="begin"/>
        </w:r>
        <w:r>
          <w:rPr>
            <w:noProof/>
            <w:webHidden/>
          </w:rPr>
          <w:instrText xml:space="preserve"> PAGEREF _Toc526458861 \h </w:instrText>
        </w:r>
        <w:r>
          <w:rPr>
            <w:noProof/>
            <w:webHidden/>
          </w:rPr>
        </w:r>
        <w:r>
          <w:rPr>
            <w:noProof/>
            <w:webHidden/>
          </w:rPr>
          <w:fldChar w:fldCharType="separate"/>
        </w:r>
        <w:r>
          <w:rPr>
            <w:noProof/>
            <w:webHidden/>
          </w:rPr>
          <w:t>21</w:t>
        </w:r>
        <w:r>
          <w:rPr>
            <w:noProof/>
            <w:webHidden/>
          </w:rPr>
          <w:fldChar w:fldCharType="end"/>
        </w:r>
      </w:hyperlink>
    </w:p>
    <w:p w14:paraId="4017BD6A" w14:textId="7B8A5F88"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862" w:history="1">
        <w:r w:rsidRPr="00B43466">
          <w:rPr>
            <w:rStyle w:val="Hyperlink"/>
            <w:noProof/>
            <w:lang w:val="en-US"/>
          </w:rPr>
          <w:t>6.1.5.3.1</w:t>
        </w:r>
        <w:r>
          <w:rPr>
            <w:rFonts w:eastAsiaTheme="minorEastAsia" w:cstheme="minorBidi"/>
            <w:noProof/>
            <w:sz w:val="22"/>
            <w:szCs w:val="22"/>
            <w:lang w:eastAsia="en-GB"/>
          </w:rPr>
          <w:tab/>
        </w:r>
        <w:r w:rsidRPr="00B43466">
          <w:rPr>
            <w:rStyle w:val="Hyperlink"/>
            <w:noProof/>
          </w:rPr>
          <w:t>Downlink</w:t>
        </w:r>
        <w:r w:rsidRPr="00B43466">
          <w:rPr>
            <w:rStyle w:val="Hyperlink"/>
            <w:noProof/>
            <w:lang w:val="en-US"/>
          </w:rPr>
          <w:t xml:space="preserve"> aspects</w:t>
        </w:r>
        <w:r>
          <w:rPr>
            <w:noProof/>
            <w:webHidden/>
          </w:rPr>
          <w:tab/>
        </w:r>
        <w:r>
          <w:rPr>
            <w:noProof/>
            <w:webHidden/>
          </w:rPr>
          <w:fldChar w:fldCharType="begin"/>
        </w:r>
        <w:r>
          <w:rPr>
            <w:noProof/>
            <w:webHidden/>
          </w:rPr>
          <w:instrText xml:space="preserve"> PAGEREF _Toc526458862 \h </w:instrText>
        </w:r>
        <w:r>
          <w:rPr>
            <w:noProof/>
            <w:webHidden/>
          </w:rPr>
        </w:r>
        <w:r>
          <w:rPr>
            <w:noProof/>
            <w:webHidden/>
          </w:rPr>
          <w:fldChar w:fldCharType="separate"/>
        </w:r>
        <w:r>
          <w:rPr>
            <w:noProof/>
            <w:webHidden/>
          </w:rPr>
          <w:t>21</w:t>
        </w:r>
        <w:r>
          <w:rPr>
            <w:noProof/>
            <w:webHidden/>
          </w:rPr>
          <w:fldChar w:fldCharType="end"/>
        </w:r>
      </w:hyperlink>
    </w:p>
    <w:p w14:paraId="69CA6040" w14:textId="1CAFEA3A"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863" w:history="1">
        <w:r w:rsidRPr="00B43466">
          <w:rPr>
            <w:rStyle w:val="Hyperlink"/>
            <w:noProof/>
            <w:lang w:val="en-US"/>
          </w:rPr>
          <w:t>6.1.5.3.2</w:t>
        </w:r>
        <w:r>
          <w:rPr>
            <w:rFonts w:eastAsiaTheme="minorEastAsia" w:cstheme="minorBidi"/>
            <w:noProof/>
            <w:sz w:val="22"/>
            <w:szCs w:val="22"/>
            <w:lang w:eastAsia="en-GB"/>
          </w:rPr>
          <w:tab/>
        </w:r>
        <w:r w:rsidRPr="00B43466">
          <w:rPr>
            <w:rStyle w:val="Hyperlink"/>
            <w:noProof/>
            <w:lang w:val="en-US"/>
          </w:rPr>
          <w:t>Uplink aspects</w:t>
        </w:r>
        <w:r>
          <w:rPr>
            <w:noProof/>
            <w:webHidden/>
          </w:rPr>
          <w:tab/>
        </w:r>
        <w:r>
          <w:rPr>
            <w:noProof/>
            <w:webHidden/>
          </w:rPr>
          <w:fldChar w:fldCharType="begin"/>
        </w:r>
        <w:r>
          <w:rPr>
            <w:noProof/>
            <w:webHidden/>
          </w:rPr>
          <w:instrText xml:space="preserve"> PAGEREF _Toc526458863 \h </w:instrText>
        </w:r>
        <w:r>
          <w:rPr>
            <w:noProof/>
            <w:webHidden/>
          </w:rPr>
        </w:r>
        <w:r>
          <w:rPr>
            <w:noProof/>
            <w:webHidden/>
          </w:rPr>
          <w:fldChar w:fldCharType="separate"/>
        </w:r>
        <w:r>
          <w:rPr>
            <w:noProof/>
            <w:webHidden/>
          </w:rPr>
          <w:t>22</w:t>
        </w:r>
        <w:r>
          <w:rPr>
            <w:noProof/>
            <w:webHidden/>
          </w:rPr>
          <w:fldChar w:fldCharType="end"/>
        </w:r>
      </w:hyperlink>
    </w:p>
    <w:p w14:paraId="13DB61CD" w14:textId="0433FA85"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864" w:history="1">
        <w:r w:rsidRPr="00B43466">
          <w:rPr>
            <w:rStyle w:val="Hyperlink"/>
            <w:noProof/>
            <w:lang w:val="en-US"/>
          </w:rPr>
          <w:t>6.1.5.3.3</w:t>
        </w:r>
        <w:r>
          <w:rPr>
            <w:rFonts w:eastAsiaTheme="minorEastAsia" w:cstheme="minorBidi"/>
            <w:noProof/>
            <w:sz w:val="22"/>
            <w:szCs w:val="22"/>
            <w:lang w:eastAsia="en-GB"/>
          </w:rPr>
          <w:tab/>
        </w:r>
        <w:r w:rsidRPr="00B43466">
          <w:rPr>
            <w:rStyle w:val="Hyperlink"/>
            <w:noProof/>
          </w:rPr>
          <w:t>Common</w:t>
        </w:r>
        <w:r w:rsidRPr="00B43466">
          <w:rPr>
            <w:rStyle w:val="Hyperlink"/>
            <w:noProof/>
            <w:lang w:val="en-US"/>
          </w:rPr>
          <w:t xml:space="preserve"> aspects</w:t>
        </w:r>
        <w:r>
          <w:rPr>
            <w:noProof/>
            <w:webHidden/>
          </w:rPr>
          <w:tab/>
        </w:r>
        <w:r>
          <w:rPr>
            <w:noProof/>
            <w:webHidden/>
          </w:rPr>
          <w:fldChar w:fldCharType="begin"/>
        </w:r>
        <w:r>
          <w:rPr>
            <w:noProof/>
            <w:webHidden/>
          </w:rPr>
          <w:instrText xml:space="preserve"> PAGEREF _Toc526458864 \h </w:instrText>
        </w:r>
        <w:r>
          <w:rPr>
            <w:noProof/>
            <w:webHidden/>
          </w:rPr>
        </w:r>
        <w:r>
          <w:rPr>
            <w:noProof/>
            <w:webHidden/>
          </w:rPr>
          <w:fldChar w:fldCharType="separate"/>
        </w:r>
        <w:r>
          <w:rPr>
            <w:noProof/>
            <w:webHidden/>
          </w:rPr>
          <w:t>22</w:t>
        </w:r>
        <w:r>
          <w:rPr>
            <w:noProof/>
            <w:webHidden/>
          </w:rPr>
          <w:fldChar w:fldCharType="end"/>
        </w:r>
      </w:hyperlink>
    </w:p>
    <w:p w14:paraId="6243B430" w14:textId="17CAD583"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65" w:history="1">
        <w:r w:rsidRPr="00B43466">
          <w:rPr>
            <w:rStyle w:val="Hyperlink"/>
            <w:noProof/>
            <w:lang w:val="en-US"/>
          </w:rPr>
          <w:t>6.1.5.4</w:t>
        </w:r>
        <w:r>
          <w:rPr>
            <w:rFonts w:eastAsiaTheme="minorEastAsia" w:cstheme="minorBidi"/>
            <w:noProof/>
            <w:sz w:val="22"/>
            <w:szCs w:val="22"/>
            <w:lang w:eastAsia="en-GB"/>
          </w:rPr>
          <w:tab/>
        </w:r>
        <w:r w:rsidRPr="00B43466">
          <w:rPr>
            <w:rStyle w:val="Hyperlink"/>
            <w:noProof/>
            <w:lang w:val="en-US"/>
          </w:rPr>
          <w:t>Other</w:t>
        </w:r>
        <w:r>
          <w:rPr>
            <w:noProof/>
            <w:webHidden/>
          </w:rPr>
          <w:tab/>
        </w:r>
        <w:r>
          <w:rPr>
            <w:noProof/>
            <w:webHidden/>
          </w:rPr>
          <w:fldChar w:fldCharType="begin"/>
        </w:r>
        <w:r>
          <w:rPr>
            <w:noProof/>
            <w:webHidden/>
          </w:rPr>
          <w:instrText xml:space="preserve"> PAGEREF _Toc526458865 \h </w:instrText>
        </w:r>
        <w:r>
          <w:rPr>
            <w:noProof/>
            <w:webHidden/>
          </w:rPr>
        </w:r>
        <w:r>
          <w:rPr>
            <w:noProof/>
            <w:webHidden/>
          </w:rPr>
          <w:fldChar w:fldCharType="separate"/>
        </w:r>
        <w:r>
          <w:rPr>
            <w:noProof/>
            <w:webHidden/>
          </w:rPr>
          <w:t>23</w:t>
        </w:r>
        <w:r>
          <w:rPr>
            <w:noProof/>
            <w:webHidden/>
          </w:rPr>
          <w:fldChar w:fldCharType="end"/>
        </w:r>
      </w:hyperlink>
    </w:p>
    <w:p w14:paraId="5A64708D" w14:textId="608AE67C"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866" w:history="1">
        <w:r w:rsidRPr="00B43466">
          <w:rPr>
            <w:rStyle w:val="Hyperlink"/>
            <w:noProof/>
          </w:rPr>
          <w:t>6.1.6</w:t>
        </w:r>
        <w:r>
          <w:rPr>
            <w:rFonts w:eastAsiaTheme="minorEastAsia" w:cstheme="minorBidi"/>
            <w:i w:val="0"/>
            <w:iCs w:val="0"/>
            <w:noProof/>
            <w:sz w:val="22"/>
            <w:szCs w:val="22"/>
            <w:lang w:eastAsia="en-GB"/>
          </w:rPr>
          <w:tab/>
        </w:r>
        <w:r w:rsidRPr="00B43466">
          <w:rPr>
            <w:rStyle w:val="Hyperlink"/>
            <w:noProof/>
          </w:rPr>
          <w:t>Maintenance of Release 15 Ultra Reliable Low Latency Communication for LTE</w:t>
        </w:r>
        <w:r>
          <w:rPr>
            <w:noProof/>
            <w:webHidden/>
          </w:rPr>
          <w:tab/>
        </w:r>
        <w:r>
          <w:rPr>
            <w:noProof/>
            <w:webHidden/>
          </w:rPr>
          <w:fldChar w:fldCharType="begin"/>
        </w:r>
        <w:r>
          <w:rPr>
            <w:noProof/>
            <w:webHidden/>
          </w:rPr>
          <w:instrText xml:space="preserve"> PAGEREF _Toc526458866 \h </w:instrText>
        </w:r>
        <w:r>
          <w:rPr>
            <w:noProof/>
            <w:webHidden/>
          </w:rPr>
        </w:r>
        <w:r>
          <w:rPr>
            <w:noProof/>
            <w:webHidden/>
          </w:rPr>
          <w:fldChar w:fldCharType="separate"/>
        </w:r>
        <w:r>
          <w:rPr>
            <w:noProof/>
            <w:webHidden/>
          </w:rPr>
          <w:t>23</w:t>
        </w:r>
        <w:r>
          <w:rPr>
            <w:noProof/>
            <w:webHidden/>
          </w:rPr>
          <w:fldChar w:fldCharType="end"/>
        </w:r>
      </w:hyperlink>
    </w:p>
    <w:p w14:paraId="5A3EA644" w14:textId="4A715F8D"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67" w:history="1">
        <w:r w:rsidRPr="00B43466">
          <w:rPr>
            <w:rStyle w:val="Hyperlink"/>
            <w:noProof/>
          </w:rPr>
          <w:t>6.1.6.1</w:t>
        </w:r>
        <w:r>
          <w:rPr>
            <w:rFonts w:eastAsiaTheme="minorEastAsia" w:cstheme="minorBidi"/>
            <w:noProof/>
            <w:sz w:val="22"/>
            <w:szCs w:val="22"/>
            <w:lang w:eastAsia="en-GB"/>
          </w:rPr>
          <w:tab/>
        </w:r>
        <w:r w:rsidRPr="00B43466">
          <w:rPr>
            <w:rStyle w:val="Hyperlink"/>
            <w:noProof/>
          </w:rPr>
          <w:t>Maintenance for Blind/HARQ-less Repetition for Scheduled DL-SCH Operation</w:t>
        </w:r>
        <w:r>
          <w:rPr>
            <w:noProof/>
            <w:webHidden/>
          </w:rPr>
          <w:tab/>
        </w:r>
        <w:r>
          <w:rPr>
            <w:noProof/>
            <w:webHidden/>
          </w:rPr>
          <w:fldChar w:fldCharType="begin"/>
        </w:r>
        <w:r>
          <w:rPr>
            <w:noProof/>
            <w:webHidden/>
          </w:rPr>
          <w:instrText xml:space="preserve"> PAGEREF _Toc526458867 \h </w:instrText>
        </w:r>
        <w:r>
          <w:rPr>
            <w:noProof/>
            <w:webHidden/>
          </w:rPr>
        </w:r>
        <w:r>
          <w:rPr>
            <w:noProof/>
            <w:webHidden/>
          </w:rPr>
          <w:fldChar w:fldCharType="separate"/>
        </w:r>
        <w:r>
          <w:rPr>
            <w:noProof/>
            <w:webHidden/>
          </w:rPr>
          <w:t>23</w:t>
        </w:r>
        <w:r>
          <w:rPr>
            <w:noProof/>
            <w:webHidden/>
          </w:rPr>
          <w:fldChar w:fldCharType="end"/>
        </w:r>
      </w:hyperlink>
    </w:p>
    <w:p w14:paraId="307D5EC3" w14:textId="528D8975"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68" w:history="1">
        <w:r w:rsidRPr="00B43466">
          <w:rPr>
            <w:rStyle w:val="Hyperlink"/>
            <w:noProof/>
          </w:rPr>
          <w:t>6.1.6.2</w:t>
        </w:r>
        <w:r>
          <w:rPr>
            <w:rFonts w:eastAsiaTheme="minorEastAsia" w:cstheme="minorBidi"/>
            <w:noProof/>
            <w:sz w:val="22"/>
            <w:szCs w:val="22"/>
            <w:lang w:eastAsia="en-GB"/>
          </w:rPr>
          <w:tab/>
        </w:r>
        <w:r w:rsidRPr="00B43466">
          <w:rPr>
            <w:rStyle w:val="Hyperlink"/>
            <w:noProof/>
          </w:rPr>
          <w:t>Maintenance for Repetition Enhancements for UL SPS Operation</w:t>
        </w:r>
        <w:r>
          <w:rPr>
            <w:noProof/>
            <w:webHidden/>
          </w:rPr>
          <w:tab/>
        </w:r>
        <w:r>
          <w:rPr>
            <w:noProof/>
            <w:webHidden/>
          </w:rPr>
          <w:fldChar w:fldCharType="begin"/>
        </w:r>
        <w:r>
          <w:rPr>
            <w:noProof/>
            <w:webHidden/>
          </w:rPr>
          <w:instrText xml:space="preserve"> PAGEREF _Toc526458868 \h </w:instrText>
        </w:r>
        <w:r>
          <w:rPr>
            <w:noProof/>
            <w:webHidden/>
          </w:rPr>
        </w:r>
        <w:r>
          <w:rPr>
            <w:noProof/>
            <w:webHidden/>
          </w:rPr>
          <w:fldChar w:fldCharType="separate"/>
        </w:r>
        <w:r>
          <w:rPr>
            <w:noProof/>
            <w:webHidden/>
          </w:rPr>
          <w:t>23</w:t>
        </w:r>
        <w:r>
          <w:rPr>
            <w:noProof/>
            <w:webHidden/>
          </w:rPr>
          <w:fldChar w:fldCharType="end"/>
        </w:r>
      </w:hyperlink>
    </w:p>
    <w:p w14:paraId="54A9336F" w14:textId="14A60AE2"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69" w:history="1">
        <w:r w:rsidRPr="00B43466">
          <w:rPr>
            <w:rStyle w:val="Hyperlink"/>
            <w:noProof/>
          </w:rPr>
          <w:t>6.1.6.3</w:t>
        </w:r>
        <w:r>
          <w:rPr>
            <w:rFonts w:eastAsiaTheme="minorEastAsia" w:cstheme="minorBidi"/>
            <w:noProof/>
            <w:sz w:val="22"/>
            <w:szCs w:val="22"/>
            <w:lang w:eastAsia="en-GB"/>
          </w:rPr>
          <w:tab/>
        </w:r>
        <w:r w:rsidRPr="00B43466">
          <w:rPr>
            <w:rStyle w:val="Hyperlink"/>
            <w:noProof/>
          </w:rPr>
          <w:t>Other</w:t>
        </w:r>
        <w:r>
          <w:rPr>
            <w:noProof/>
            <w:webHidden/>
          </w:rPr>
          <w:tab/>
        </w:r>
        <w:r>
          <w:rPr>
            <w:noProof/>
            <w:webHidden/>
          </w:rPr>
          <w:fldChar w:fldCharType="begin"/>
        </w:r>
        <w:r>
          <w:rPr>
            <w:noProof/>
            <w:webHidden/>
          </w:rPr>
          <w:instrText xml:space="preserve"> PAGEREF _Toc526458869 \h </w:instrText>
        </w:r>
        <w:r>
          <w:rPr>
            <w:noProof/>
            <w:webHidden/>
          </w:rPr>
        </w:r>
        <w:r>
          <w:rPr>
            <w:noProof/>
            <w:webHidden/>
          </w:rPr>
          <w:fldChar w:fldCharType="separate"/>
        </w:r>
        <w:r>
          <w:rPr>
            <w:noProof/>
            <w:webHidden/>
          </w:rPr>
          <w:t>24</w:t>
        </w:r>
        <w:r>
          <w:rPr>
            <w:noProof/>
            <w:webHidden/>
          </w:rPr>
          <w:fldChar w:fldCharType="end"/>
        </w:r>
      </w:hyperlink>
    </w:p>
    <w:p w14:paraId="7A2705EF" w14:textId="7DF41BA8"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870" w:history="1">
        <w:r w:rsidRPr="00B43466">
          <w:rPr>
            <w:rStyle w:val="Hyperlink"/>
            <w:noProof/>
            <w:lang w:eastAsia="ja-JP"/>
          </w:rPr>
          <w:t>6.1.7</w:t>
        </w:r>
        <w:r>
          <w:rPr>
            <w:rFonts w:eastAsiaTheme="minorEastAsia" w:cstheme="minorBidi"/>
            <w:i w:val="0"/>
            <w:iCs w:val="0"/>
            <w:noProof/>
            <w:sz w:val="22"/>
            <w:szCs w:val="22"/>
            <w:lang w:eastAsia="en-GB"/>
          </w:rPr>
          <w:tab/>
        </w:r>
        <w:r w:rsidRPr="00B43466">
          <w:rPr>
            <w:rStyle w:val="Hyperlink"/>
            <w:noProof/>
            <w:lang w:eastAsia="ja-JP"/>
          </w:rPr>
          <w:t>LTE Release 15 UE features</w:t>
        </w:r>
        <w:r>
          <w:rPr>
            <w:noProof/>
            <w:webHidden/>
          </w:rPr>
          <w:tab/>
        </w:r>
        <w:r>
          <w:rPr>
            <w:noProof/>
            <w:webHidden/>
          </w:rPr>
          <w:fldChar w:fldCharType="begin"/>
        </w:r>
        <w:r>
          <w:rPr>
            <w:noProof/>
            <w:webHidden/>
          </w:rPr>
          <w:instrText xml:space="preserve"> PAGEREF _Toc526458870 \h </w:instrText>
        </w:r>
        <w:r>
          <w:rPr>
            <w:noProof/>
            <w:webHidden/>
          </w:rPr>
        </w:r>
        <w:r>
          <w:rPr>
            <w:noProof/>
            <w:webHidden/>
          </w:rPr>
          <w:fldChar w:fldCharType="separate"/>
        </w:r>
        <w:r>
          <w:rPr>
            <w:noProof/>
            <w:webHidden/>
          </w:rPr>
          <w:t>24</w:t>
        </w:r>
        <w:r>
          <w:rPr>
            <w:noProof/>
            <w:webHidden/>
          </w:rPr>
          <w:fldChar w:fldCharType="end"/>
        </w:r>
      </w:hyperlink>
    </w:p>
    <w:p w14:paraId="461B8F25" w14:textId="37CF8FF9"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871" w:history="1">
        <w:r w:rsidRPr="00B43466">
          <w:rPr>
            <w:rStyle w:val="Hyperlink"/>
            <w:noProof/>
            <w:lang w:eastAsia="ja-JP"/>
          </w:rPr>
          <w:t>6.1.8</w:t>
        </w:r>
        <w:r>
          <w:rPr>
            <w:rFonts w:eastAsiaTheme="minorEastAsia" w:cstheme="minorBidi"/>
            <w:i w:val="0"/>
            <w:iCs w:val="0"/>
            <w:noProof/>
            <w:sz w:val="22"/>
            <w:szCs w:val="22"/>
            <w:lang w:eastAsia="en-GB"/>
          </w:rPr>
          <w:tab/>
        </w:r>
        <w:r w:rsidRPr="00B43466">
          <w:rPr>
            <w:rStyle w:val="Hyperlink"/>
            <w:noProof/>
            <w:lang w:eastAsia="ja-JP"/>
          </w:rPr>
          <w:t>Other</w:t>
        </w:r>
        <w:r>
          <w:rPr>
            <w:noProof/>
            <w:webHidden/>
          </w:rPr>
          <w:tab/>
        </w:r>
        <w:r>
          <w:rPr>
            <w:noProof/>
            <w:webHidden/>
          </w:rPr>
          <w:fldChar w:fldCharType="begin"/>
        </w:r>
        <w:r>
          <w:rPr>
            <w:noProof/>
            <w:webHidden/>
          </w:rPr>
          <w:instrText xml:space="preserve"> PAGEREF _Toc526458871 \h </w:instrText>
        </w:r>
        <w:r>
          <w:rPr>
            <w:noProof/>
            <w:webHidden/>
          </w:rPr>
        </w:r>
        <w:r>
          <w:rPr>
            <w:noProof/>
            <w:webHidden/>
          </w:rPr>
          <w:fldChar w:fldCharType="separate"/>
        </w:r>
        <w:r>
          <w:rPr>
            <w:noProof/>
            <w:webHidden/>
          </w:rPr>
          <w:t>25</w:t>
        </w:r>
        <w:r>
          <w:rPr>
            <w:noProof/>
            <w:webHidden/>
          </w:rPr>
          <w:fldChar w:fldCharType="end"/>
        </w:r>
      </w:hyperlink>
    </w:p>
    <w:p w14:paraId="2A4F58E2" w14:textId="1ED06C09" w:rsidR="00930DF7" w:rsidRDefault="00930DF7">
      <w:pPr>
        <w:pStyle w:val="TOC2"/>
        <w:tabs>
          <w:tab w:val="left" w:pos="800"/>
          <w:tab w:val="right" w:leader="dot" w:pos="10457"/>
        </w:tabs>
        <w:rPr>
          <w:rFonts w:eastAsiaTheme="minorEastAsia" w:cstheme="minorBidi"/>
          <w:smallCaps w:val="0"/>
          <w:noProof/>
          <w:sz w:val="22"/>
          <w:szCs w:val="22"/>
          <w:lang w:eastAsia="en-GB"/>
        </w:rPr>
      </w:pPr>
      <w:hyperlink w:anchor="_Toc526458872" w:history="1">
        <w:r w:rsidRPr="00B43466">
          <w:rPr>
            <w:rStyle w:val="Hyperlink"/>
            <w:rFonts w:eastAsia="MS Mincho"/>
            <w:noProof/>
            <w:lang w:eastAsia="ja-JP"/>
          </w:rPr>
          <w:t>6.2</w:t>
        </w:r>
        <w:r>
          <w:rPr>
            <w:rFonts w:eastAsiaTheme="minorEastAsia" w:cstheme="minorBidi"/>
            <w:smallCaps w:val="0"/>
            <w:noProof/>
            <w:sz w:val="22"/>
            <w:szCs w:val="22"/>
            <w:lang w:eastAsia="en-GB"/>
          </w:rPr>
          <w:tab/>
        </w:r>
        <w:r w:rsidRPr="00B43466">
          <w:rPr>
            <w:rStyle w:val="Hyperlink"/>
            <w:noProof/>
          </w:rPr>
          <w:t>LTE Release 1</w:t>
        </w:r>
        <w:r w:rsidRPr="00B43466">
          <w:rPr>
            <w:rStyle w:val="Hyperlink"/>
            <w:rFonts w:eastAsia="MS Mincho"/>
            <w:noProof/>
            <w:lang w:eastAsia="ja-JP"/>
          </w:rPr>
          <w:t>6</w:t>
        </w:r>
        <w:r>
          <w:rPr>
            <w:noProof/>
            <w:webHidden/>
          </w:rPr>
          <w:tab/>
        </w:r>
        <w:r>
          <w:rPr>
            <w:noProof/>
            <w:webHidden/>
          </w:rPr>
          <w:fldChar w:fldCharType="begin"/>
        </w:r>
        <w:r>
          <w:rPr>
            <w:noProof/>
            <w:webHidden/>
          </w:rPr>
          <w:instrText xml:space="preserve"> PAGEREF _Toc526458872 \h </w:instrText>
        </w:r>
        <w:r>
          <w:rPr>
            <w:noProof/>
            <w:webHidden/>
          </w:rPr>
        </w:r>
        <w:r>
          <w:rPr>
            <w:noProof/>
            <w:webHidden/>
          </w:rPr>
          <w:fldChar w:fldCharType="separate"/>
        </w:r>
        <w:r>
          <w:rPr>
            <w:noProof/>
            <w:webHidden/>
          </w:rPr>
          <w:t>26</w:t>
        </w:r>
        <w:r>
          <w:rPr>
            <w:noProof/>
            <w:webHidden/>
          </w:rPr>
          <w:fldChar w:fldCharType="end"/>
        </w:r>
      </w:hyperlink>
    </w:p>
    <w:p w14:paraId="411192CB" w14:textId="4CA66BF7"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873" w:history="1">
        <w:r w:rsidRPr="00B43466">
          <w:rPr>
            <w:rStyle w:val="Hyperlink"/>
            <w:noProof/>
          </w:rPr>
          <w:t>6.2.1</w:t>
        </w:r>
        <w:r>
          <w:rPr>
            <w:rFonts w:eastAsiaTheme="minorEastAsia" w:cstheme="minorBidi"/>
            <w:i w:val="0"/>
            <w:iCs w:val="0"/>
            <w:noProof/>
            <w:sz w:val="22"/>
            <w:szCs w:val="22"/>
            <w:lang w:eastAsia="en-GB"/>
          </w:rPr>
          <w:tab/>
        </w:r>
        <w:r w:rsidRPr="00B43466">
          <w:rPr>
            <w:rStyle w:val="Hyperlink"/>
            <w:noProof/>
          </w:rPr>
          <w:t>Additional MTC Enhancements</w:t>
        </w:r>
        <w:r>
          <w:rPr>
            <w:noProof/>
            <w:webHidden/>
          </w:rPr>
          <w:tab/>
        </w:r>
        <w:r>
          <w:rPr>
            <w:noProof/>
            <w:webHidden/>
          </w:rPr>
          <w:fldChar w:fldCharType="begin"/>
        </w:r>
        <w:r>
          <w:rPr>
            <w:noProof/>
            <w:webHidden/>
          </w:rPr>
          <w:instrText xml:space="preserve"> PAGEREF _Toc526458873 \h </w:instrText>
        </w:r>
        <w:r>
          <w:rPr>
            <w:noProof/>
            <w:webHidden/>
          </w:rPr>
        </w:r>
        <w:r>
          <w:rPr>
            <w:noProof/>
            <w:webHidden/>
          </w:rPr>
          <w:fldChar w:fldCharType="separate"/>
        </w:r>
        <w:r>
          <w:rPr>
            <w:noProof/>
            <w:webHidden/>
          </w:rPr>
          <w:t>26</w:t>
        </w:r>
        <w:r>
          <w:rPr>
            <w:noProof/>
            <w:webHidden/>
          </w:rPr>
          <w:fldChar w:fldCharType="end"/>
        </w:r>
      </w:hyperlink>
    </w:p>
    <w:p w14:paraId="5A395487" w14:textId="1599FC27"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74" w:history="1">
        <w:r w:rsidRPr="00B43466">
          <w:rPr>
            <w:rStyle w:val="Hyperlink"/>
            <w:noProof/>
          </w:rPr>
          <w:t>6.2.1.1</w:t>
        </w:r>
        <w:r>
          <w:rPr>
            <w:rFonts w:eastAsiaTheme="minorEastAsia" w:cstheme="minorBidi"/>
            <w:noProof/>
            <w:sz w:val="22"/>
            <w:szCs w:val="22"/>
            <w:lang w:eastAsia="en-GB"/>
          </w:rPr>
          <w:tab/>
        </w:r>
        <w:r w:rsidRPr="00B43466">
          <w:rPr>
            <w:rStyle w:val="Hyperlink"/>
            <w:noProof/>
          </w:rPr>
          <w:t>UE-group wake-up signal</w:t>
        </w:r>
        <w:r>
          <w:rPr>
            <w:noProof/>
            <w:webHidden/>
          </w:rPr>
          <w:tab/>
        </w:r>
        <w:r>
          <w:rPr>
            <w:noProof/>
            <w:webHidden/>
          </w:rPr>
          <w:fldChar w:fldCharType="begin"/>
        </w:r>
        <w:r>
          <w:rPr>
            <w:noProof/>
            <w:webHidden/>
          </w:rPr>
          <w:instrText xml:space="preserve"> PAGEREF _Toc526458874 \h </w:instrText>
        </w:r>
        <w:r>
          <w:rPr>
            <w:noProof/>
            <w:webHidden/>
          </w:rPr>
        </w:r>
        <w:r>
          <w:rPr>
            <w:noProof/>
            <w:webHidden/>
          </w:rPr>
          <w:fldChar w:fldCharType="separate"/>
        </w:r>
        <w:r>
          <w:rPr>
            <w:noProof/>
            <w:webHidden/>
          </w:rPr>
          <w:t>26</w:t>
        </w:r>
        <w:r>
          <w:rPr>
            <w:noProof/>
            <w:webHidden/>
          </w:rPr>
          <w:fldChar w:fldCharType="end"/>
        </w:r>
      </w:hyperlink>
    </w:p>
    <w:p w14:paraId="646CB6A0" w14:textId="320696F3"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75" w:history="1">
        <w:r w:rsidRPr="00B43466">
          <w:rPr>
            <w:rStyle w:val="Hyperlink"/>
            <w:noProof/>
          </w:rPr>
          <w:t>6.2.1.2</w:t>
        </w:r>
        <w:r>
          <w:rPr>
            <w:rFonts w:eastAsiaTheme="minorEastAsia" w:cstheme="minorBidi"/>
            <w:noProof/>
            <w:sz w:val="22"/>
            <w:szCs w:val="22"/>
            <w:lang w:eastAsia="en-GB"/>
          </w:rPr>
          <w:tab/>
        </w:r>
        <w:r w:rsidRPr="00B43466">
          <w:rPr>
            <w:rStyle w:val="Hyperlink"/>
            <w:noProof/>
          </w:rPr>
          <w:t>Support for transmission in preconfigured UL resources</w:t>
        </w:r>
        <w:r>
          <w:rPr>
            <w:noProof/>
            <w:webHidden/>
          </w:rPr>
          <w:tab/>
        </w:r>
        <w:r>
          <w:rPr>
            <w:noProof/>
            <w:webHidden/>
          </w:rPr>
          <w:fldChar w:fldCharType="begin"/>
        </w:r>
        <w:r>
          <w:rPr>
            <w:noProof/>
            <w:webHidden/>
          </w:rPr>
          <w:instrText xml:space="preserve"> PAGEREF _Toc526458875 \h </w:instrText>
        </w:r>
        <w:r>
          <w:rPr>
            <w:noProof/>
            <w:webHidden/>
          </w:rPr>
        </w:r>
        <w:r>
          <w:rPr>
            <w:noProof/>
            <w:webHidden/>
          </w:rPr>
          <w:fldChar w:fldCharType="separate"/>
        </w:r>
        <w:r>
          <w:rPr>
            <w:noProof/>
            <w:webHidden/>
          </w:rPr>
          <w:t>27</w:t>
        </w:r>
        <w:r>
          <w:rPr>
            <w:noProof/>
            <w:webHidden/>
          </w:rPr>
          <w:fldChar w:fldCharType="end"/>
        </w:r>
      </w:hyperlink>
    </w:p>
    <w:p w14:paraId="39A7146F" w14:textId="39C9FC17"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76" w:history="1">
        <w:r w:rsidRPr="00B43466">
          <w:rPr>
            <w:rStyle w:val="Hyperlink"/>
            <w:noProof/>
          </w:rPr>
          <w:t>6.2.1.3</w:t>
        </w:r>
        <w:r>
          <w:rPr>
            <w:rFonts w:eastAsiaTheme="minorEastAsia" w:cstheme="minorBidi"/>
            <w:noProof/>
            <w:sz w:val="22"/>
            <w:szCs w:val="22"/>
            <w:lang w:eastAsia="en-GB"/>
          </w:rPr>
          <w:tab/>
        </w:r>
        <w:r w:rsidRPr="00B43466">
          <w:rPr>
            <w:rStyle w:val="Hyperlink"/>
            <w:noProof/>
          </w:rPr>
          <w:t>Scheduling of multiple DL/UL transport blocks</w:t>
        </w:r>
        <w:r>
          <w:rPr>
            <w:noProof/>
            <w:webHidden/>
          </w:rPr>
          <w:tab/>
        </w:r>
        <w:r>
          <w:rPr>
            <w:noProof/>
            <w:webHidden/>
          </w:rPr>
          <w:fldChar w:fldCharType="begin"/>
        </w:r>
        <w:r>
          <w:rPr>
            <w:noProof/>
            <w:webHidden/>
          </w:rPr>
          <w:instrText xml:space="preserve"> PAGEREF _Toc526458876 \h </w:instrText>
        </w:r>
        <w:r>
          <w:rPr>
            <w:noProof/>
            <w:webHidden/>
          </w:rPr>
        </w:r>
        <w:r>
          <w:rPr>
            <w:noProof/>
            <w:webHidden/>
          </w:rPr>
          <w:fldChar w:fldCharType="separate"/>
        </w:r>
        <w:r>
          <w:rPr>
            <w:noProof/>
            <w:webHidden/>
          </w:rPr>
          <w:t>28</w:t>
        </w:r>
        <w:r>
          <w:rPr>
            <w:noProof/>
            <w:webHidden/>
          </w:rPr>
          <w:fldChar w:fldCharType="end"/>
        </w:r>
      </w:hyperlink>
    </w:p>
    <w:p w14:paraId="59C7A6E9" w14:textId="44FAA43C"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77" w:history="1">
        <w:r w:rsidRPr="00B43466">
          <w:rPr>
            <w:rStyle w:val="Hyperlink"/>
            <w:noProof/>
          </w:rPr>
          <w:t>6.2.1.4</w:t>
        </w:r>
        <w:r>
          <w:rPr>
            <w:rFonts w:eastAsiaTheme="minorEastAsia" w:cstheme="minorBidi"/>
            <w:noProof/>
            <w:sz w:val="22"/>
            <w:szCs w:val="22"/>
            <w:lang w:eastAsia="en-GB"/>
          </w:rPr>
          <w:tab/>
        </w:r>
        <w:r w:rsidRPr="00B43466">
          <w:rPr>
            <w:rStyle w:val="Hyperlink"/>
            <w:noProof/>
          </w:rPr>
          <w:t>Coexistence of LTE-MTC with NR</w:t>
        </w:r>
        <w:r>
          <w:rPr>
            <w:noProof/>
            <w:webHidden/>
          </w:rPr>
          <w:tab/>
        </w:r>
        <w:r>
          <w:rPr>
            <w:noProof/>
            <w:webHidden/>
          </w:rPr>
          <w:fldChar w:fldCharType="begin"/>
        </w:r>
        <w:r>
          <w:rPr>
            <w:noProof/>
            <w:webHidden/>
          </w:rPr>
          <w:instrText xml:space="preserve"> PAGEREF _Toc526458877 \h </w:instrText>
        </w:r>
        <w:r>
          <w:rPr>
            <w:noProof/>
            <w:webHidden/>
          </w:rPr>
        </w:r>
        <w:r>
          <w:rPr>
            <w:noProof/>
            <w:webHidden/>
          </w:rPr>
          <w:fldChar w:fldCharType="separate"/>
        </w:r>
        <w:r>
          <w:rPr>
            <w:noProof/>
            <w:webHidden/>
          </w:rPr>
          <w:t>28</w:t>
        </w:r>
        <w:r>
          <w:rPr>
            <w:noProof/>
            <w:webHidden/>
          </w:rPr>
          <w:fldChar w:fldCharType="end"/>
        </w:r>
      </w:hyperlink>
    </w:p>
    <w:p w14:paraId="5B5B2883" w14:textId="231AD3FA"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78" w:history="1">
        <w:r w:rsidRPr="00B43466">
          <w:rPr>
            <w:rStyle w:val="Hyperlink"/>
            <w:noProof/>
          </w:rPr>
          <w:t>6.2.1.5</w:t>
        </w:r>
        <w:r>
          <w:rPr>
            <w:rFonts w:eastAsiaTheme="minorEastAsia" w:cstheme="minorBidi"/>
            <w:noProof/>
            <w:sz w:val="22"/>
            <w:szCs w:val="22"/>
            <w:lang w:eastAsia="en-GB"/>
          </w:rPr>
          <w:tab/>
        </w:r>
        <w:r w:rsidRPr="00B43466">
          <w:rPr>
            <w:rStyle w:val="Hyperlink"/>
            <w:noProof/>
          </w:rPr>
          <w:t>Support of Quality report in Msg3</w:t>
        </w:r>
        <w:r>
          <w:rPr>
            <w:noProof/>
            <w:webHidden/>
          </w:rPr>
          <w:tab/>
        </w:r>
        <w:r>
          <w:rPr>
            <w:noProof/>
            <w:webHidden/>
          </w:rPr>
          <w:fldChar w:fldCharType="begin"/>
        </w:r>
        <w:r>
          <w:rPr>
            <w:noProof/>
            <w:webHidden/>
          </w:rPr>
          <w:instrText xml:space="preserve"> PAGEREF _Toc526458878 \h </w:instrText>
        </w:r>
        <w:r>
          <w:rPr>
            <w:noProof/>
            <w:webHidden/>
          </w:rPr>
        </w:r>
        <w:r>
          <w:rPr>
            <w:noProof/>
            <w:webHidden/>
          </w:rPr>
          <w:fldChar w:fldCharType="separate"/>
        </w:r>
        <w:r>
          <w:rPr>
            <w:noProof/>
            <w:webHidden/>
          </w:rPr>
          <w:t>29</w:t>
        </w:r>
        <w:r>
          <w:rPr>
            <w:noProof/>
            <w:webHidden/>
          </w:rPr>
          <w:fldChar w:fldCharType="end"/>
        </w:r>
      </w:hyperlink>
    </w:p>
    <w:p w14:paraId="532E0AB2" w14:textId="6B624915"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79" w:history="1">
        <w:r w:rsidRPr="00B43466">
          <w:rPr>
            <w:rStyle w:val="Hyperlink"/>
            <w:noProof/>
          </w:rPr>
          <w:t>6.2.1.6</w:t>
        </w:r>
        <w:r>
          <w:rPr>
            <w:rFonts w:eastAsiaTheme="minorEastAsia" w:cstheme="minorBidi"/>
            <w:noProof/>
            <w:sz w:val="22"/>
            <w:szCs w:val="22"/>
            <w:lang w:eastAsia="en-GB"/>
          </w:rPr>
          <w:tab/>
        </w:r>
        <w:r w:rsidRPr="00B43466">
          <w:rPr>
            <w:rStyle w:val="Hyperlink"/>
            <w:noProof/>
          </w:rPr>
          <w:t>MPDCCH performance improvement</w:t>
        </w:r>
        <w:r>
          <w:rPr>
            <w:noProof/>
            <w:webHidden/>
          </w:rPr>
          <w:tab/>
        </w:r>
        <w:r>
          <w:rPr>
            <w:noProof/>
            <w:webHidden/>
          </w:rPr>
          <w:fldChar w:fldCharType="begin"/>
        </w:r>
        <w:r>
          <w:rPr>
            <w:noProof/>
            <w:webHidden/>
          </w:rPr>
          <w:instrText xml:space="preserve"> PAGEREF _Toc526458879 \h </w:instrText>
        </w:r>
        <w:r>
          <w:rPr>
            <w:noProof/>
            <w:webHidden/>
          </w:rPr>
        </w:r>
        <w:r>
          <w:rPr>
            <w:noProof/>
            <w:webHidden/>
          </w:rPr>
          <w:fldChar w:fldCharType="separate"/>
        </w:r>
        <w:r>
          <w:rPr>
            <w:noProof/>
            <w:webHidden/>
          </w:rPr>
          <w:t>29</w:t>
        </w:r>
        <w:r>
          <w:rPr>
            <w:noProof/>
            <w:webHidden/>
          </w:rPr>
          <w:fldChar w:fldCharType="end"/>
        </w:r>
      </w:hyperlink>
    </w:p>
    <w:p w14:paraId="285D3817" w14:textId="644FA5F7"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80" w:history="1">
        <w:r w:rsidRPr="00B43466">
          <w:rPr>
            <w:rStyle w:val="Hyperlink"/>
            <w:noProof/>
          </w:rPr>
          <w:t>6.2.1.7</w:t>
        </w:r>
        <w:r>
          <w:rPr>
            <w:rFonts w:eastAsiaTheme="minorEastAsia" w:cstheme="minorBidi"/>
            <w:noProof/>
            <w:sz w:val="22"/>
            <w:szCs w:val="22"/>
            <w:lang w:eastAsia="en-GB"/>
          </w:rPr>
          <w:tab/>
        </w:r>
        <w:r w:rsidRPr="00B43466">
          <w:rPr>
            <w:rStyle w:val="Hyperlink"/>
            <w:noProof/>
          </w:rPr>
          <w:t>CE mode A and B improvements for non-BL UEs</w:t>
        </w:r>
        <w:r>
          <w:rPr>
            <w:noProof/>
            <w:webHidden/>
          </w:rPr>
          <w:tab/>
        </w:r>
        <w:r>
          <w:rPr>
            <w:noProof/>
            <w:webHidden/>
          </w:rPr>
          <w:fldChar w:fldCharType="begin"/>
        </w:r>
        <w:r>
          <w:rPr>
            <w:noProof/>
            <w:webHidden/>
          </w:rPr>
          <w:instrText xml:space="preserve"> PAGEREF _Toc526458880 \h </w:instrText>
        </w:r>
        <w:r>
          <w:rPr>
            <w:noProof/>
            <w:webHidden/>
          </w:rPr>
        </w:r>
        <w:r>
          <w:rPr>
            <w:noProof/>
            <w:webHidden/>
          </w:rPr>
          <w:fldChar w:fldCharType="separate"/>
        </w:r>
        <w:r>
          <w:rPr>
            <w:noProof/>
            <w:webHidden/>
          </w:rPr>
          <w:t>29</w:t>
        </w:r>
        <w:r>
          <w:rPr>
            <w:noProof/>
            <w:webHidden/>
          </w:rPr>
          <w:fldChar w:fldCharType="end"/>
        </w:r>
      </w:hyperlink>
    </w:p>
    <w:p w14:paraId="1B3D93A3" w14:textId="76B5EB38"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81" w:history="1">
        <w:r w:rsidRPr="00B43466">
          <w:rPr>
            <w:rStyle w:val="Hyperlink"/>
            <w:noProof/>
          </w:rPr>
          <w:t>6.2.1.8</w:t>
        </w:r>
        <w:r>
          <w:rPr>
            <w:rFonts w:eastAsiaTheme="minorEastAsia" w:cstheme="minorBidi"/>
            <w:noProof/>
            <w:sz w:val="22"/>
            <w:szCs w:val="22"/>
            <w:lang w:eastAsia="en-GB"/>
          </w:rPr>
          <w:tab/>
        </w:r>
        <w:r w:rsidRPr="00B43466">
          <w:rPr>
            <w:rStyle w:val="Hyperlink"/>
            <w:noProof/>
          </w:rPr>
          <w:t>Use of LTE Control Channel Region for DL Transmission</w:t>
        </w:r>
        <w:r>
          <w:rPr>
            <w:noProof/>
            <w:webHidden/>
          </w:rPr>
          <w:tab/>
        </w:r>
        <w:r>
          <w:rPr>
            <w:noProof/>
            <w:webHidden/>
          </w:rPr>
          <w:fldChar w:fldCharType="begin"/>
        </w:r>
        <w:r>
          <w:rPr>
            <w:noProof/>
            <w:webHidden/>
          </w:rPr>
          <w:instrText xml:space="preserve"> PAGEREF _Toc526458881 \h </w:instrText>
        </w:r>
        <w:r>
          <w:rPr>
            <w:noProof/>
            <w:webHidden/>
          </w:rPr>
        </w:r>
        <w:r>
          <w:rPr>
            <w:noProof/>
            <w:webHidden/>
          </w:rPr>
          <w:fldChar w:fldCharType="separate"/>
        </w:r>
        <w:r>
          <w:rPr>
            <w:noProof/>
            <w:webHidden/>
          </w:rPr>
          <w:t>30</w:t>
        </w:r>
        <w:r>
          <w:rPr>
            <w:noProof/>
            <w:webHidden/>
          </w:rPr>
          <w:fldChar w:fldCharType="end"/>
        </w:r>
      </w:hyperlink>
    </w:p>
    <w:p w14:paraId="2455A06B" w14:textId="32DDB75C"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82" w:history="1">
        <w:r w:rsidRPr="00B43466">
          <w:rPr>
            <w:rStyle w:val="Hyperlink"/>
            <w:noProof/>
          </w:rPr>
          <w:t>6.2.1.9</w:t>
        </w:r>
        <w:r>
          <w:rPr>
            <w:rFonts w:eastAsiaTheme="minorEastAsia" w:cstheme="minorBidi"/>
            <w:noProof/>
            <w:sz w:val="22"/>
            <w:szCs w:val="22"/>
            <w:lang w:eastAsia="en-GB"/>
          </w:rPr>
          <w:tab/>
        </w:r>
        <w:r w:rsidRPr="00B43466">
          <w:rPr>
            <w:rStyle w:val="Hyperlink"/>
            <w:noProof/>
          </w:rPr>
          <w:t>Use of RSS for measurement improvements</w:t>
        </w:r>
        <w:r>
          <w:rPr>
            <w:noProof/>
            <w:webHidden/>
          </w:rPr>
          <w:tab/>
        </w:r>
        <w:r>
          <w:rPr>
            <w:noProof/>
            <w:webHidden/>
          </w:rPr>
          <w:fldChar w:fldCharType="begin"/>
        </w:r>
        <w:r>
          <w:rPr>
            <w:noProof/>
            <w:webHidden/>
          </w:rPr>
          <w:instrText xml:space="preserve"> PAGEREF _Toc526458882 \h </w:instrText>
        </w:r>
        <w:r>
          <w:rPr>
            <w:noProof/>
            <w:webHidden/>
          </w:rPr>
        </w:r>
        <w:r>
          <w:rPr>
            <w:noProof/>
            <w:webHidden/>
          </w:rPr>
          <w:fldChar w:fldCharType="separate"/>
        </w:r>
        <w:r>
          <w:rPr>
            <w:noProof/>
            <w:webHidden/>
          </w:rPr>
          <w:t>30</w:t>
        </w:r>
        <w:r>
          <w:rPr>
            <w:noProof/>
            <w:webHidden/>
          </w:rPr>
          <w:fldChar w:fldCharType="end"/>
        </w:r>
      </w:hyperlink>
    </w:p>
    <w:p w14:paraId="03F7F84D" w14:textId="5B211479"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883" w:history="1">
        <w:r w:rsidRPr="00B43466">
          <w:rPr>
            <w:rStyle w:val="Hyperlink"/>
            <w:rFonts w:ascii="Calibri" w:hAnsi="Calibri"/>
            <w:noProof/>
            <w:lang w:val="sv-SE"/>
          </w:rPr>
          <w:t>6.2.2</w:t>
        </w:r>
        <w:r>
          <w:rPr>
            <w:rFonts w:eastAsiaTheme="minorEastAsia" w:cstheme="minorBidi"/>
            <w:i w:val="0"/>
            <w:iCs w:val="0"/>
            <w:noProof/>
            <w:sz w:val="22"/>
            <w:szCs w:val="22"/>
            <w:lang w:eastAsia="en-GB"/>
          </w:rPr>
          <w:tab/>
        </w:r>
        <w:r w:rsidRPr="00B43466">
          <w:rPr>
            <w:rStyle w:val="Hyperlink"/>
            <w:noProof/>
          </w:rPr>
          <w:t>Additional Enhancements for NB-IoT</w:t>
        </w:r>
        <w:r>
          <w:rPr>
            <w:noProof/>
            <w:webHidden/>
          </w:rPr>
          <w:tab/>
        </w:r>
        <w:r>
          <w:rPr>
            <w:noProof/>
            <w:webHidden/>
          </w:rPr>
          <w:fldChar w:fldCharType="begin"/>
        </w:r>
        <w:r>
          <w:rPr>
            <w:noProof/>
            <w:webHidden/>
          </w:rPr>
          <w:instrText xml:space="preserve"> PAGEREF _Toc526458883 \h </w:instrText>
        </w:r>
        <w:r>
          <w:rPr>
            <w:noProof/>
            <w:webHidden/>
          </w:rPr>
        </w:r>
        <w:r>
          <w:rPr>
            <w:noProof/>
            <w:webHidden/>
          </w:rPr>
          <w:fldChar w:fldCharType="separate"/>
        </w:r>
        <w:r>
          <w:rPr>
            <w:noProof/>
            <w:webHidden/>
          </w:rPr>
          <w:t>31</w:t>
        </w:r>
        <w:r>
          <w:rPr>
            <w:noProof/>
            <w:webHidden/>
          </w:rPr>
          <w:fldChar w:fldCharType="end"/>
        </w:r>
      </w:hyperlink>
    </w:p>
    <w:p w14:paraId="5AFD43C4" w14:textId="6A86764A"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84" w:history="1">
        <w:r w:rsidRPr="00B43466">
          <w:rPr>
            <w:rStyle w:val="Hyperlink"/>
            <w:noProof/>
          </w:rPr>
          <w:t>6.2.2.1</w:t>
        </w:r>
        <w:r>
          <w:rPr>
            <w:rFonts w:eastAsiaTheme="minorEastAsia" w:cstheme="minorBidi"/>
            <w:noProof/>
            <w:sz w:val="22"/>
            <w:szCs w:val="22"/>
            <w:lang w:eastAsia="en-GB"/>
          </w:rPr>
          <w:tab/>
        </w:r>
        <w:r w:rsidRPr="00B43466">
          <w:rPr>
            <w:rStyle w:val="Hyperlink"/>
            <w:noProof/>
          </w:rPr>
          <w:t>UE-group wake-up signal</w:t>
        </w:r>
        <w:r>
          <w:rPr>
            <w:noProof/>
            <w:webHidden/>
          </w:rPr>
          <w:tab/>
        </w:r>
        <w:r>
          <w:rPr>
            <w:noProof/>
            <w:webHidden/>
          </w:rPr>
          <w:fldChar w:fldCharType="begin"/>
        </w:r>
        <w:r>
          <w:rPr>
            <w:noProof/>
            <w:webHidden/>
          </w:rPr>
          <w:instrText xml:space="preserve"> PAGEREF _Toc526458884 \h </w:instrText>
        </w:r>
        <w:r>
          <w:rPr>
            <w:noProof/>
            <w:webHidden/>
          </w:rPr>
        </w:r>
        <w:r>
          <w:rPr>
            <w:noProof/>
            <w:webHidden/>
          </w:rPr>
          <w:fldChar w:fldCharType="separate"/>
        </w:r>
        <w:r>
          <w:rPr>
            <w:noProof/>
            <w:webHidden/>
          </w:rPr>
          <w:t>31</w:t>
        </w:r>
        <w:r>
          <w:rPr>
            <w:noProof/>
            <w:webHidden/>
          </w:rPr>
          <w:fldChar w:fldCharType="end"/>
        </w:r>
      </w:hyperlink>
    </w:p>
    <w:p w14:paraId="411D8CF8" w14:textId="58748B7B"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85" w:history="1">
        <w:r w:rsidRPr="00B43466">
          <w:rPr>
            <w:rStyle w:val="Hyperlink"/>
            <w:noProof/>
          </w:rPr>
          <w:t>6.2.2.2</w:t>
        </w:r>
        <w:r>
          <w:rPr>
            <w:rFonts w:eastAsiaTheme="minorEastAsia" w:cstheme="minorBidi"/>
            <w:noProof/>
            <w:sz w:val="22"/>
            <w:szCs w:val="22"/>
            <w:lang w:eastAsia="en-GB"/>
          </w:rPr>
          <w:tab/>
        </w:r>
        <w:r w:rsidRPr="00B43466">
          <w:rPr>
            <w:rStyle w:val="Hyperlink"/>
            <w:noProof/>
          </w:rPr>
          <w:t>Support for transmission in preconfigured UL resources</w:t>
        </w:r>
        <w:r>
          <w:rPr>
            <w:noProof/>
            <w:webHidden/>
          </w:rPr>
          <w:tab/>
        </w:r>
        <w:r>
          <w:rPr>
            <w:noProof/>
            <w:webHidden/>
          </w:rPr>
          <w:fldChar w:fldCharType="begin"/>
        </w:r>
        <w:r>
          <w:rPr>
            <w:noProof/>
            <w:webHidden/>
          </w:rPr>
          <w:instrText xml:space="preserve"> PAGEREF _Toc526458885 \h </w:instrText>
        </w:r>
        <w:r>
          <w:rPr>
            <w:noProof/>
            <w:webHidden/>
          </w:rPr>
        </w:r>
        <w:r>
          <w:rPr>
            <w:noProof/>
            <w:webHidden/>
          </w:rPr>
          <w:fldChar w:fldCharType="separate"/>
        </w:r>
        <w:r>
          <w:rPr>
            <w:noProof/>
            <w:webHidden/>
          </w:rPr>
          <w:t>31</w:t>
        </w:r>
        <w:r>
          <w:rPr>
            <w:noProof/>
            <w:webHidden/>
          </w:rPr>
          <w:fldChar w:fldCharType="end"/>
        </w:r>
      </w:hyperlink>
    </w:p>
    <w:p w14:paraId="25B5ECF9" w14:textId="40E862A3"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86" w:history="1">
        <w:r w:rsidRPr="00B43466">
          <w:rPr>
            <w:rStyle w:val="Hyperlink"/>
            <w:noProof/>
          </w:rPr>
          <w:t>6.2.2.3</w:t>
        </w:r>
        <w:r>
          <w:rPr>
            <w:rFonts w:eastAsiaTheme="minorEastAsia" w:cstheme="minorBidi"/>
            <w:noProof/>
            <w:sz w:val="22"/>
            <w:szCs w:val="22"/>
            <w:lang w:eastAsia="en-GB"/>
          </w:rPr>
          <w:tab/>
        </w:r>
        <w:r w:rsidRPr="00B43466">
          <w:rPr>
            <w:rStyle w:val="Hyperlink"/>
            <w:noProof/>
          </w:rPr>
          <w:t>Scheduling of multiple DL/UL transport blocks</w:t>
        </w:r>
        <w:r>
          <w:rPr>
            <w:noProof/>
            <w:webHidden/>
          </w:rPr>
          <w:tab/>
        </w:r>
        <w:r>
          <w:rPr>
            <w:noProof/>
            <w:webHidden/>
          </w:rPr>
          <w:fldChar w:fldCharType="begin"/>
        </w:r>
        <w:r>
          <w:rPr>
            <w:noProof/>
            <w:webHidden/>
          </w:rPr>
          <w:instrText xml:space="preserve"> PAGEREF _Toc526458886 \h </w:instrText>
        </w:r>
        <w:r>
          <w:rPr>
            <w:noProof/>
            <w:webHidden/>
          </w:rPr>
        </w:r>
        <w:r>
          <w:rPr>
            <w:noProof/>
            <w:webHidden/>
          </w:rPr>
          <w:fldChar w:fldCharType="separate"/>
        </w:r>
        <w:r>
          <w:rPr>
            <w:noProof/>
            <w:webHidden/>
          </w:rPr>
          <w:t>32</w:t>
        </w:r>
        <w:r>
          <w:rPr>
            <w:noProof/>
            <w:webHidden/>
          </w:rPr>
          <w:fldChar w:fldCharType="end"/>
        </w:r>
      </w:hyperlink>
    </w:p>
    <w:p w14:paraId="4F50CEFE" w14:textId="4EC49134"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87" w:history="1">
        <w:r w:rsidRPr="00B43466">
          <w:rPr>
            <w:rStyle w:val="Hyperlink"/>
            <w:noProof/>
          </w:rPr>
          <w:t>6.2.2.4</w:t>
        </w:r>
        <w:r>
          <w:rPr>
            <w:rFonts w:eastAsiaTheme="minorEastAsia" w:cstheme="minorBidi"/>
            <w:noProof/>
            <w:sz w:val="22"/>
            <w:szCs w:val="22"/>
            <w:lang w:eastAsia="en-GB"/>
          </w:rPr>
          <w:tab/>
        </w:r>
        <w:r w:rsidRPr="00B43466">
          <w:rPr>
            <w:rStyle w:val="Hyperlink"/>
            <w:noProof/>
          </w:rPr>
          <w:t>Coexistence of NB-IoT with NR</w:t>
        </w:r>
        <w:r>
          <w:rPr>
            <w:noProof/>
            <w:webHidden/>
          </w:rPr>
          <w:tab/>
        </w:r>
        <w:r>
          <w:rPr>
            <w:noProof/>
            <w:webHidden/>
          </w:rPr>
          <w:fldChar w:fldCharType="begin"/>
        </w:r>
        <w:r>
          <w:rPr>
            <w:noProof/>
            <w:webHidden/>
          </w:rPr>
          <w:instrText xml:space="preserve"> PAGEREF _Toc526458887 \h </w:instrText>
        </w:r>
        <w:r>
          <w:rPr>
            <w:noProof/>
            <w:webHidden/>
          </w:rPr>
        </w:r>
        <w:r>
          <w:rPr>
            <w:noProof/>
            <w:webHidden/>
          </w:rPr>
          <w:fldChar w:fldCharType="separate"/>
        </w:r>
        <w:r>
          <w:rPr>
            <w:noProof/>
            <w:webHidden/>
          </w:rPr>
          <w:t>32</w:t>
        </w:r>
        <w:r>
          <w:rPr>
            <w:noProof/>
            <w:webHidden/>
          </w:rPr>
          <w:fldChar w:fldCharType="end"/>
        </w:r>
      </w:hyperlink>
    </w:p>
    <w:p w14:paraId="6A21CB80" w14:textId="0D23C3BF"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88" w:history="1">
        <w:r w:rsidRPr="00B43466">
          <w:rPr>
            <w:rStyle w:val="Hyperlink"/>
            <w:noProof/>
          </w:rPr>
          <w:t>6.2.2.5</w:t>
        </w:r>
        <w:r>
          <w:rPr>
            <w:rFonts w:eastAsiaTheme="minorEastAsia" w:cstheme="minorBidi"/>
            <w:noProof/>
            <w:sz w:val="22"/>
            <w:szCs w:val="22"/>
            <w:lang w:eastAsia="en-GB"/>
          </w:rPr>
          <w:tab/>
        </w:r>
        <w:r w:rsidRPr="00B43466">
          <w:rPr>
            <w:rStyle w:val="Hyperlink"/>
            <w:noProof/>
          </w:rPr>
          <w:t>Support of Quality report in Msg3 for non-anchor access</w:t>
        </w:r>
        <w:r>
          <w:rPr>
            <w:noProof/>
            <w:webHidden/>
          </w:rPr>
          <w:tab/>
        </w:r>
        <w:r>
          <w:rPr>
            <w:noProof/>
            <w:webHidden/>
          </w:rPr>
          <w:fldChar w:fldCharType="begin"/>
        </w:r>
        <w:r>
          <w:rPr>
            <w:noProof/>
            <w:webHidden/>
          </w:rPr>
          <w:instrText xml:space="preserve"> PAGEREF _Toc526458888 \h </w:instrText>
        </w:r>
        <w:r>
          <w:rPr>
            <w:noProof/>
            <w:webHidden/>
          </w:rPr>
        </w:r>
        <w:r>
          <w:rPr>
            <w:noProof/>
            <w:webHidden/>
          </w:rPr>
          <w:fldChar w:fldCharType="separate"/>
        </w:r>
        <w:r>
          <w:rPr>
            <w:noProof/>
            <w:webHidden/>
          </w:rPr>
          <w:t>33</w:t>
        </w:r>
        <w:r>
          <w:rPr>
            <w:noProof/>
            <w:webHidden/>
          </w:rPr>
          <w:fldChar w:fldCharType="end"/>
        </w:r>
      </w:hyperlink>
    </w:p>
    <w:p w14:paraId="2D88D68D" w14:textId="79D8566D"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89" w:history="1">
        <w:r w:rsidRPr="00B43466">
          <w:rPr>
            <w:rStyle w:val="Hyperlink"/>
            <w:noProof/>
          </w:rPr>
          <w:t>6.2.2.6</w:t>
        </w:r>
        <w:r>
          <w:rPr>
            <w:rFonts w:eastAsiaTheme="minorEastAsia" w:cstheme="minorBidi"/>
            <w:noProof/>
            <w:sz w:val="22"/>
            <w:szCs w:val="22"/>
            <w:lang w:eastAsia="en-GB"/>
          </w:rPr>
          <w:tab/>
        </w:r>
        <w:r w:rsidRPr="00B43466">
          <w:rPr>
            <w:rStyle w:val="Hyperlink"/>
            <w:noProof/>
          </w:rPr>
          <w:t>Presence of NRS on a non-anchor carrier for paging</w:t>
        </w:r>
        <w:r>
          <w:rPr>
            <w:noProof/>
            <w:webHidden/>
          </w:rPr>
          <w:tab/>
        </w:r>
        <w:r>
          <w:rPr>
            <w:noProof/>
            <w:webHidden/>
          </w:rPr>
          <w:fldChar w:fldCharType="begin"/>
        </w:r>
        <w:r>
          <w:rPr>
            <w:noProof/>
            <w:webHidden/>
          </w:rPr>
          <w:instrText xml:space="preserve"> PAGEREF _Toc526458889 \h </w:instrText>
        </w:r>
        <w:r>
          <w:rPr>
            <w:noProof/>
            <w:webHidden/>
          </w:rPr>
        </w:r>
        <w:r>
          <w:rPr>
            <w:noProof/>
            <w:webHidden/>
          </w:rPr>
          <w:fldChar w:fldCharType="separate"/>
        </w:r>
        <w:r>
          <w:rPr>
            <w:noProof/>
            <w:webHidden/>
          </w:rPr>
          <w:t>33</w:t>
        </w:r>
        <w:r>
          <w:rPr>
            <w:noProof/>
            <w:webHidden/>
          </w:rPr>
          <w:fldChar w:fldCharType="end"/>
        </w:r>
      </w:hyperlink>
    </w:p>
    <w:p w14:paraId="759BAC05" w14:textId="200F75F6"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90" w:history="1">
        <w:r w:rsidRPr="00B43466">
          <w:rPr>
            <w:rStyle w:val="Hyperlink"/>
            <w:noProof/>
          </w:rPr>
          <w:t>6.2.2.7</w:t>
        </w:r>
        <w:r>
          <w:rPr>
            <w:rFonts w:eastAsiaTheme="minorEastAsia" w:cstheme="minorBidi"/>
            <w:noProof/>
            <w:sz w:val="22"/>
            <w:szCs w:val="22"/>
            <w:lang w:eastAsia="en-GB"/>
          </w:rPr>
          <w:tab/>
        </w:r>
        <w:r w:rsidRPr="00B43466">
          <w:rPr>
            <w:rStyle w:val="Hyperlink"/>
            <w:noProof/>
          </w:rPr>
          <w:t>Other</w:t>
        </w:r>
        <w:r>
          <w:rPr>
            <w:noProof/>
            <w:webHidden/>
          </w:rPr>
          <w:tab/>
        </w:r>
        <w:r>
          <w:rPr>
            <w:noProof/>
            <w:webHidden/>
          </w:rPr>
          <w:fldChar w:fldCharType="begin"/>
        </w:r>
        <w:r>
          <w:rPr>
            <w:noProof/>
            <w:webHidden/>
          </w:rPr>
          <w:instrText xml:space="preserve"> PAGEREF _Toc526458890 \h </w:instrText>
        </w:r>
        <w:r>
          <w:rPr>
            <w:noProof/>
            <w:webHidden/>
          </w:rPr>
        </w:r>
        <w:r>
          <w:rPr>
            <w:noProof/>
            <w:webHidden/>
          </w:rPr>
          <w:fldChar w:fldCharType="separate"/>
        </w:r>
        <w:r>
          <w:rPr>
            <w:noProof/>
            <w:webHidden/>
          </w:rPr>
          <w:t>33</w:t>
        </w:r>
        <w:r>
          <w:rPr>
            <w:noProof/>
            <w:webHidden/>
          </w:rPr>
          <w:fldChar w:fldCharType="end"/>
        </w:r>
      </w:hyperlink>
    </w:p>
    <w:p w14:paraId="702342FC" w14:textId="64189FE7"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891" w:history="1">
        <w:r w:rsidRPr="00B43466">
          <w:rPr>
            <w:rStyle w:val="Hyperlink"/>
            <w:noProof/>
          </w:rPr>
          <w:t>6.2.3</w:t>
        </w:r>
        <w:r>
          <w:rPr>
            <w:rFonts w:eastAsiaTheme="minorEastAsia" w:cstheme="minorBidi"/>
            <w:i w:val="0"/>
            <w:iCs w:val="0"/>
            <w:noProof/>
            <w:sz w:val="22"/>
            <w:szCs w:val="22"/>
            <w:lang w:eastAsia="en-GB"/>
          </w:rPr>
          <w:tab/>
        </w:r>
        <w:r w:rsidRPr="00B43466">
          <w:rPr>
            <w:rStyle w:val="Hyperlink"/>
            <w:noProof/>
          </w:rPr>
          <w:t>DL MIMO efficiency enhancements for LTE</w:t>
        </w:r>
        <w:r>
          <w:rPr>
            <w:noProof/>
            <w:webHidden/>
          </w:rPr>
          <w:tab/>
        </w:r>
        <w:r>
          <w:rPr>
            <w:noProof/>
            <w:webHidden/>
          </w:rPr>
          <w:fldChar w:fldCharType="begin"/>
        </w:r>
        <w:r>
          <w:rPr>
            <w:noProof/>
            <w:webHidden/>
          </w:rPr>
          <w:instrText xml:space="preserve"> PAGEREF _Toc526458891 \h </w:instrText>
        </w:r>
        <w:r>
          <w:rPr>
            <w:noProof/>
            <w:webHidden/>
          </w:rPr>
        </w:r>
        <w:r>
          <w:rPr>
            <w:noProof/>
            <w:webHidden/>
          </w:rPr>
          <w:fldChar w:fldCharType="separate"/>
        </w:r>
        <w:r>
          <w:rPr>
            <w:noProof/>
            <w:webHidden/>
          </w:rPr>
          <w:t>33</w:t>
        </w:r>
        <w:r>
          <w:rPr>
            <w:noProof/>
            <w:webHidden/>
          </w:rPr>
          <w:fldChar w:fldCharType="end"/>
        </w:r>
      </w:hyperlink>
    </w:p>
    <w:p w14:paraId="13CDB177" w14:textId="6B0D9B64"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92" w:history="1">
        <w:r w:rsidRPr="00B43466">
          <w:rPr>
            <w:rStyle w:val="Hyperlink"/>
            <w:noProof/>
          </w:rPr>
          <w:t>6.2.3.1</w:t>
        </w:r>
        <w:r>
          <w:rPr>
            <w:rFonts w:eastAsiaTheme="minorEastAsia" w:cstheme="minorBidi"/>
            <w:noProof/>
            <w:sz w:val="22"/>
            <w:szCs w:val="22"/>
            <w:lang w:eastAsia="en-GB"/>
          </w:rPr>
          <w:tab/>
        </w:r>
        <w:r w:rsidRPr="00B43466">
          <w:rPr>
            <w:rStyle w:val="Hyperlink"/>
            <w:noProof/>
          </w:rPr>
          <w:t>Support of enhancing SRS capacity and coverage</w:t>
        </w:r>
        <w:r>
          <w:rPr>
            <w:noProof/>
            <w:webHidden/>
          </w:rPr>
          <w:tab/>
        </w:r>
        <w:r>
          <w:rPr>
            <w:noProof/>
            <w:webHidden/>
          </w:rPr>
          <w:fldChar w:fldCharType="begin"/>
        </w:r>
        <w:r>
          <w:rPr>
            <w:noProof/>
            <w:webHidden/>
          </w:rPr>
          <w:instrText xml:space="preserve"> PAGEREF _Toc526458892 \h </w:instrText>
        </w:r>
        <w:r>
          <w:rPr>
            <w:noProof/>
            <w:webHidden/>
          </w:rPr>
        </w:r>
        <w:r>
          <w:rPr>
            <w:noProof/>
            <w:webHidden/>
          </w:rPr>
          <w:fldChar w:fldCharType="separate"/>
        </w:r>
        <w:r>
          <w:rPr>
            <w:noProof/>
            <w:webHidden/>
          </w:rPr>
          <w:t>34</w:t>
        </w:r>
        <w:r>
          <w:rPr>
            <w:noProof/>
            <w:webHidden/>
          </w:rPr>
          <w:fldChar w:fldCharType="end"/>
        </w:r>
      </w:hyperlink>
    </w:p>
    <w:p w14:paraId="551DD5B5" w14:textId="18665B7B"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893" w:history="1">
        <w:r w:rsidRPr="00B43466">
          <w:rPr>
            <w:rStyle w:val="Hyperlink"/>
            <w:noProof/>
          </w:rPr>
          <w:t>6.2.3.1.1</w:t>
        </w:r>
        <w:r>
          <w:rPr>
            <w:rFonts w:eastAsiaTheme="minorEastAsia" w:cstheme="minorBidi"/>
            <w:noProof/>
            <w:sz w:val="22"/>
            <w:szCs w:val="22"/>
            <w:lang w:eastAsia="en-GB"/>
          </w:rPr>
          <w:tab/>
        </w:r>
        <w:r w:rsidRPr="00B43466">
          <w:rPr>
            <w:rStyle w:val="Hyperlink"/>
            <w:noProof/>
          </w:rPr>
          <w:t>Additional SRS symbols</w:t>
        </w:r>
        <w:r>
          <w:rPr>
            <w:noProof/>
            <w:webHidden/>
          </w:rPr>
          <w:tab/>
        </w:r>
        <w:r>
          <w:rPr>
            <w:noProof/>
            <w:webHidden/>
          </w:rPr>
          <w:fldChar w:fldCharType="begin"/>
        </w:r>
        <w:r>
          <w:rPr>
            <w:noProof/>
            <w:webHidden/>
          </w:rPr>
          <w:instrText xml:space="preserve"> PAGEREF _Toc526458893 \h </w:instrText>
        </w:r>
        <w:r>
          <w:rPr>
            <w:noProof/>
            <w:webHidden/>
          </w:rPr>
        </w:r>
        <w:r>
          <w:rPr>
            <w:noProof/>
            <w:webHidden/>
          </w:rPr>
          <w:fldChar w:fldCharType="separate"/>
        </w:r>
        <w:r>
          <w:rPr>
            <w:noProof/>
            <w:webHidden/>
          </w:rPr>
          <w:t>34</w:t>
        </w:r>
        <w:r>
          <w:rPr>
            <w:noProof/>
            <w:webHidden/>
          </w:rPr>
          <w:fldChar w:fldCharType="end"/>
        </w:r>
      </w:hyperlink>
    </w:p>
    <w:p w14:paraId="749C526C" w14:textId="5C4EBC10"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894" w:history="1">
        <w:r w:rsidRPr="00B43466">
          <w:rPr>
            <w:rStyle w:val="Hyperlink"/>
            <w:noProof/>
          </w:rPr>
          <w:t>6.2.3.1.2</w:t>
        </w:r>
        <w:r>
          <w:rPr>
            <w:rFonts w:eastAsiaTheme="minorEastAsia" w:cstheme="minorBidi"/>
            <w:noProof/>
            <w:sz w:val="22"/>
            <w:szCs w:val="22"/>
            <w:lang w:eastAsia="en-GB"/>
          </w:rPr>
          <w:tab/>
        </w:r>
        <w:r w:rsidRPr="00B43466">
          <w:rPr>
            <w:rStyle w:val="Hyperlink"/>
            <w:noProof/>
          </w:rPr>
          <w:t>Virtual cell ID for SRS</w:t>
        </w:r>
        <w:r>
          <w:rPr>
            <w:noProof/>
            <w:webHidden/>
          </w:rPr>
          <w:tab/>
        </w:r>
        <w:r>
          <w:rPr>
            <w:noProof/>
            <w:webHidden/>
          </w:rPr>
          <w:fldChar w:fldCharType="begin"/>
        </w:r>
        <w:r>
          <w:rPr>
            <w:noProof/>
            <w:webHidden/>
          </w:rPr>
          <w:instrText xml:space="preserve"> PAGEREF _Toc526458894 \h </w:instrText>
        </w:r>
        <w:r>
          <w:rPr>
            <w:noProof/>
            <w:webHidden/>
          </w:rPr>
        </w:r>
        <w:r>
          <w:rPr>
            <w:noProof/>
            <w:webHidden/>
          </w:rPr>
          <w:fldChar w:fldCharType="separate"/>
        </w:r>
        <w:r>
          <w:rPr>
            <w:noProof/>
            <w:webHidden/>
          </w:rPr>
          <w:t>35</w:t>
        </w:r>
        <w:r>
          <w:rPr>
            <w:noProof/>
            <w:webHidden/>
          </w:rPr>
          <w:fldChar w:fldCharType="end"/>
        </w:r>
      </w:hyperlink>
    </w:p>
    <w:p w14:paraId="2C12F8FD" w14:textId="1874A52C"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895" w:history="1">
        <w:r w:rsidRPr="00B43466">
          <w:rPr>
            <w:rStyle w:val="Hyperlink"/>
            <w:noProof/>
          </w:rPr>
          <w:t>6.2.3.1.3</w:t>
        </w:r>
        <w:r>
          <w:rPr>
            <w:rFonts w:eastAsiaTheme="minorEastAsia" w:cstheme="minorBidi"/>
            <w:noProof/>
            <w:sz w:val="22"/>
            <w:szCs w:val="22"/>
            <w:lang w:eastAsia="en-GB"/>
          </w:rPr>
          <w:tab/>
        </w:r>
        <w:r w:rsidRPr="00B43466">
          <w:rPr>
            <w:rStyle w:val="Hyperlink"/>
            <w:noProof/>
          </w:rPr>
          <w:t>Other</w:t>
        </w:r>
        <w:r>
          <w:rPr>
            <w:noProof/>
            <w:webHidden/>
          </w:rPr>
          <w:tab/>
        </w:r>
        <w:r>
          <w:rPr>
            <w:noProof/>
            <w:webHidden/>
          </w:rPr>
          <w:fldChar w:fldCharType="begin"/>
        </w:r>
        <w:r>
          <w:rPr>
            <w:noProof/>
            <w:webHidden/>
          </w:rPr>
          <w:instrText xml:space="preserve"> PAGEREF _Toc526458895 \h </w:instrText>
        </w:r>
        <w:r>
          <w:rPr>
            <w:noProof/>
            <w:webHidden/>
          </w:rPr>
        </w:r>
        <w:r>
          <w:rPr>
            <w:noProof/>
            <w:webHidden/>
          </w:rPr>
          <w:fldChar w:fldCharType="separate"/>
        </w:r>
        <w:r>
          <w:rPr>
            <w:noProof/>
            <w:webHidden/>
          </w:rPr>
          <w:t>35</w:t>
        </w:r>
        <w:r>
          <w:rPr>
            <w:noProof/>
            <w:webHidden/>
          </w:rPr>
          <w:fldChar w:fldCharType="end"/>
        </w:r>
      </w:hyperlink>
    </w:p>
    <w:p w14:paraId="6EE6D035" w14:textId="0219D542"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896" w:history="1">
        <w:r w:rsidRPr="00B43466">
          <w:rPr>
            <w:rStyle w:val="Hyperlink"/>
            <w:noProof/>
          </w:rPr>
          <w:t>6.2.3.2</w:t>
        </w:r>
        <w:r>
          <w:rPr>
            <w:rFonts w:eastAsiaTheme="minorEastAsia" w:cstheme="minorBidi"/>
            <w:noProof/>
            <w:sz w:val="22"/>
            <w:szCs w:val="22"/>
            <w:lang w:eastAsia="en-GB"/>
          </w:rPr>
          <w:tab/>
        </w:r>
        <w:r w:rsidRPr="00B43466">
          <w:rPr>
            <w:rStyle w:val="Hyperlink"/>
            <w:noProof/>
          </w:rPr>
          <w:t>Other</w:t>
        </w:r>
        <w:r>
          <w:rPr>
            <w:noProof/>
            <w:webHidden/>
          </w:rPr>
          <w:tab/>
        </w:r>
        <w:r>
          <w:rPr>
            <w:noProof/>
            <w:webHidden/>
          </w:rPr>
          <w:fldChar w:fldCharType="begin"/>
        </w:r>
        <w:r>
          <w:rPr>
            <w:noProof/>
            <w:webHidden/>
          </w:rPr>
          <w:instrText xml:space="preserve"> PAGEREF _Toc526458896 \h </w:instrText>
        </w:r>
        <w:r>
          <w:rPr>
            <w:noProof/>
            <w:webHidden/>
          </w:rPr>
        </w:r>
        <w:r>
          <w:rPr>
            <w:noProof/>
            <w:webHidden/>
          </w:rPr>
          <w:fldChar w:fldCharType="separate"/>
        </w:r>
        <w:r>
          <w:rPr>
            <w:noProof/>
            <w:webHidden/>
          </w:rPr>
          <w:t>35</w:t>
        </w:r>
        <w:r>
          <w:rPr>
            <w:noProof/>
            <w:webHidden/>
          </w:rPr>
          <w:fldChar w:fldCharType="end"/>
        </w:r>
      </w:hyperlink>
    </w:p>
    <w:p w14:paraId="27CE7A57" w14:textId="29184B41"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897" w:history="1">
        <w:r w:rsidRPr="00B43466">
          <w:rPr>
            <w:rStyle w:val="Hyperlink"/>
            <w:noProof/>
          </w:rPr>
          <w:t>6.2.4</w:t>
        </w:r>
        <w:r>
          <w:rPr>
            <w:rFonts w:eastAsiaTheme="minorEastAsia" w:cstheme="minorBidi"/>
            <w:i w:val="0"/>
            <w:iCs w:val="0"/>
            <w:noProof/>
            <w:sz w:val="22"/>
            <w:szCs w:val="22"/>
            <w:lang w:eastAsia="en-GB"/>
          </w:rPr>
          <w:tab/>
        </w:r>
        <w:r w:rsidRPr="00B43466">
          <w:rPr>
            <w:rStyle w:val="Hyperlink"/>
            <w:noProof/>
          </w:rPr>
          <w:t>Other</w:t>
        </w:r>
        <w:r>
          <w:rPr>
            <w:noProof/>
            <w:webHidden/>
          </w:rPr>
          <w:tab/>
        </w:r>
        <w:r>
          <w:rPr>
            <w:noProof/>
            <w:webHidden/>
          </w:rPr>
          <w:fldChar w:fldCharType="begin"/>
        </w:r>
        <w:r>
          <w:rPr>
            <w:noProof/>
            <w:webHidden/>
          </w:rPr>
          <w:instrText xml:space="preserve"> PAGEREF _Toc526458897 \h </w:instrText>
        </w:r>
        <w:r>
          <w:rPr>
            <w:noProof/>
            <w:webHidden/>
          </w:rPr>
        </w:r>
        <w:r>
          <w:rPr>
            <w:noProof/>
            <w:webHidden/>
          </w:rPr>
          <w:fldChar w:fldCharType="separate"/>
        </w:r>
        <w:r>
          <w:rPr>
            <w:noProof/>
            <w:webHidden/>
          </w:rPr>
          <w:t>35</w:t>
        </w:r>
        <w:r>
          <w:rPr>
            <w:noProof/>
            <w:webHidden/>
          </w:rPr>
          <w:fldChar w:fldCharType="end"/>
        </w:r>
      </w:hyperlink>
    </w:p>
    <w:p w14:paraId="37382376" w14:textId="727FE6CC" w:rsidR="00930DF7" w:rsidRDefault="00930DF7">
      <w:pPr>
        <w:pStyle w:val="TOC1"/>
        <w:tabs>
          <w:tab w:val="left" w:pos="400"/>
          <w:tab w:val="right" w:leader="dot" w:pos="10457"/>
        </w:tabs>
        <w:rPr>
          <w:rFonts w:eastAsiaTheme="minorEastAsia" w:cstheme="minorBidi"/>
          <w:b w:val="0"/>
          <w:bCs w:val="0"/>
          <w:caps w:val="0"/>
          <w:noProof/>
          <w:sz w:val="22"/>
          <w:szCs w:val="22"/>
          <w:lang w:eastAsia="en-GB"/>
        </w:rPr>
      </w:pPr>
      <w:hyperlink w:anchor="_Toc526458898" w:history="1">
        <w:r w:rsidRPr="00B43466">
          <w:rPr>
            <w:rStyle w:val="Hyperlink"/>
            <w:noProof/>
          </w:rPr>
          <w:t>7</w:t>
        </w:r>
        <w:r>
          <w:rPr>
            <w:rFonts w:eastAsiaTheme="minorEastAsia" w:cstheme="minorBidi"/>
            <w:b w:val="0"/>
            <w:bCs w:val="0"/>
            <w:caps w:val="0"/>
            <w:noProof/>
            <w:sz w:val="22"/>
            <w:szCs w:val="22"/>
            <w:lang w:eastAsia="en-GB"/>
          </w:rPr>
          <w:tab/>
        </w:r>
        <w:r w:rsidRPr="00B43466">
          <w:rPr>
            <w:rStyle w:val="Hyperlink"/>
            <w:noProof/>
          </w:rPr>
          <w:t>NR</w:t>
        </w:r>
        <w:r>
          <w:rPr>
            <w:noProof/>
            <w:webHidden/>
          </w:rPr>
          <w:tab/>
        </w:r>
        <w:r>
          <w:rPr>
            <w:noProof/>
            <w:webHidden/>
          </w:rPr>
          <w:fldChar w:fldCharType="begin"/>
        </w:r>
        <w:r>
          <w:rPr>
            <w:noProof/>
            <w:webHidden/>
          </w:rPr>
          <w:instrText xml:space="preserve"> PAGEREF _Toc526458898 \h </w:instrText>
        </w:r>
        <w:r>
          <w:rPr>
            <w:noProof/>
            <w:webHidden/>
          </w:rPr>
        </w:r>
        <w:r>
          <w:rPr>
            <w:noProof/>
            <w:webHidden/>
          </w:rPr>
          <w:fldChar w:fldCharType="separate"/>
        </w:r>
        <w:r>
          <w:rPr>
            <w:noProof/>
            <w:webHidden/>
          </w:rPr>
          <w:t>35</w:t>
        </w:r>
        <w:r>
          <w:rPr>
            <w:noProof/>
            <w:webHidden/>
          </w:rPr>
          <w:fldChar w:fldCharType="end"/>
        </w:r>
      </w:hyperlink>
    </w:p>
    <w:p w14:paraId="7FB5471F" w14:textId="5C09B1E9" w:rsidR="00930DF7" w:rsidRDefault="00930DF7">
      <w:pPr>
        <w:pStyle w:val="TOC2"/>
        <w:tabs>
          <w:tab w:val="left" w:pos="800"/>
          <w:tab w:val="right" w:leader="dot" w:pos="10457"/>
        </w:tabs>
        <w:rPr>
          <w:rFonts w:eastAsiaTheme="minorEastAsia" w:cstheme="minorBidi"/>
          <w:smallCaps w:val="0"/>
          <w:noProof/>
          <w:sz w:val="22"/>
          <w:szCs w:val="22"/>
          <w:lang w:eastAsia="en-GB"/>
        </w:rPr>
      </w:pPr>
      <w:hyperlink w:anchor="_Toc526458899" w:history="1">
        <w:r w:rsidRPr="00B43466">
          <w:rPr>
            <w:rStyle w:val="Hyperlink"/>
            <w:noProof/>
          </w:rPr>
          <w:t>7.1</w:t>
        </w:r>
        <w:r>
          <w:rPr>
            <w:rFonts w:eastAsiaTheme="minorEastAsia" w:cstheme="minorBidi"/>
            <w:smallCaps w:val="0"/>
            <w:noProof/>
            <w:sz w:val="22"/>
            <w:szCs w:val="22"/>
            <w:lang w:eastAsia="en-GB"/>
          </w:rPr>
          <w:tab/>
        </w:r>
        <w:r w:rsidRPr="00B43466">
          <w:rPr>
            <w:rStyle w:val="Hyperlink"/>
            <w:noProof/>
          </w:rPr>
          <w:t>Maintenance of Release 15 NR</w:t>
        </w:r>
        <w:r>
          <w:rPr>
            <w:noProof/>
            <w:webHidden/>
          </w:rPr>
          <w:tab/>
        </w:r>
        <w:r>
          <w:rPr>
            <w:noProof/>
            <w:webHidden/>
          </w:rPr>
          <w:fldChar w:fldCharType="begin"/>
        </w:r>
        <w:r>
          <w:rPr>
            <w:noProof/>
            <w:webHidden/>
          </w:rPr>
          <w:instrText xml:space="preserve"> PAGEREF _Toc526458899 \h </w:instrText>
        </w:r>
        <w:r>
          <w:rPr>
            <w:noProof/>
            <w:webHidden/>
          </w:rPr>
        </w:r>
        <w:r>
          <w:rPr>
            <w:noProof/>
            <w:webHidden/>
          </w:rPr>
          <w:fldChar w:fldCharType="separate"/>
        </w:r>
        <w:r>
          <w:rPr>
            <w:noProof/>
            <w:webHidden/>
          </w:rPr>
          <w:t>35</w:t>
        </w:r>
        <w:r>
          <w:rPr>
            <w:noProof/>
            <w:webHidden/>
          </w:rPr>
          <w:fldChar w:fldCharType="end"/>
        </w:r>
      </w:hyperlink>
    </w:p>
    <w:p w14:paraId="6876679F" w14:textId="523A1CE4"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900" w:history="1">
        <w:r w:rsidRPr="00B43466">
          <w:rPr>
            <w:rStyle w:val="Hyperlink"/>
            <w:rFonts w:eastAsia="MS Mincho"/>
            <w:noProof/>
            <w:lang w:eastAsia="ja-JP"/>
          </w:rPr>
          <w:t>7.1.1</w:t>
        </w:r>
        <w:r>
          <w:rPr>
            <w:rFonts w:eastAsiaTheme="minorEastAsia" w:cstheme="minorBidi"/>
            <w:i w:val="0"/>
            <w:iCs w:val="0"/>
            <w:noProof/>
            <w:sz w:val="22"/>
            <w:szCs w:val="22"/>
            <w:lang w:eastAsia="en-GB"/>
          </w:rPr>
          <w:tab/>
        </w:r>
        <w:r w:rsidRPr="00B43466">
          <w:rPr>
            <w:rStyle w:val="Hyperlink"/>
            <w:noProof/>
          </w:rPr>
          <w:t>Maintenance for Initial access and mobility</w:t>
        </w:r>
        <w:r>
          <w:rPr>
            <w:noProof/>
            <w:webHidden/>
          </w:rPr>
          <w:tab/>
        </w:r>
        <w:r>
          <w:rPr>
            <w:noProof/>
            <w:webHidden/>
          </w:rPr>
          <w:fldChar w:fldCharType="begin"/>
        </w:r>
        <w:r>
          <w:rPr>
            <w:noProof/>
            <w:webHidden/>
          </w:rPr>
          <w:instrText xml:space="preserve"> PAGEREF _Toc526458900 \h </w:instrText>
        </w:r>
        <w:r>
          <w:rPr>
            <w:noProof/>
            <w:webHidden/>
          </w:rPr>
        </w:r>
        <w:r>
          <w:rPr>
            <w:noProof/>
            <w:webHidden/>
          </w:rPr>
          <w:fldChar w:fldCharType="separate"/>
        </w:r>
        <w:r>
          <w:rPr>
            <w:noProof/>
            <w:webHidden/>
          </w:rPr>
          <w:t>36</w:t>
        </w:r>
        <w:r>
          <w:rPr>
            <w:noProof/>
            <w:webHidden/>
          </w:rPr>
          <w:fldChar w:fldCharType="end"/>
        </w:r>
      </w:hyperlink>
    </w:p>
    <w:p w14:paraId="2172263D" w14:textId="418B6DC3"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01" w:history="1">
        <w:r w:rsidRPr="00B43466">
          <w:rPr>
            <w:rStyle w:val="Hyperlink"/>
            <w:noProof/>
          </w:rPr>
          <w:t>7.1.1.1</w:t>
        </w:r>
        <w:r>
          <w:rPr>
            <w:rFonts w:eastAsiaTheme="minorEastAsia" w:cstheme="minorBidi"/>
            <w:noProof/>
            <w:sz w:val="22"/>
            <w:szCs w:val="22"/>
            <w:lang w:eastAsia="en-GB"/>
          </w:rPr>
          <w:tab/>
        </w:r>
        <w:r w:rsidRPr="00B43466">
          <w:rPr>
            <w:rStyle w:val="Hyperlink"/>
            <w:noProof/>
          </w:rPr>
          <w:t>Maintenance for Downlink signals and channels</w:t>
        </w:r>
        <w:r>
          <w:rPr>
            <w:noProof/>
            <w:webHidden/>
          </w:rPr>
          <w:tab/>
        </w:r>
        <w:r>
          <w:rPr>
            <w:noProof/>
            <w:webHidden/>
          </w:rPr>
          <w:fldChar w:fldCharType="begin"/>
        </w:r>
        <w:r>
          <w:rPr>
            <w:noProof/>
            <w:webHidden/>
          </w:rPr>
          <w:instrText xml:space="preserve"> PAGEREF _Toc526458901 \h </w:instrText>
        </w:r>
        <w:r>
          <w:rPr>
            <w:noProof/>
            <w:webHidden/>
          </w:rPr>
        </w:r>
        <w:r>
          <w:rPr>
            <w:noProof/>
            <w:webHidden/>
          </w:rPr>
          <w:fldChar w:fldCharType="separate"/>
        </w:r>
        <w:r>
          <w:rPr>
            <w:noProof/>
            <w:webHidden/>
          </w:rPr>
          <w:t>36</w:t>
        </w:r>
        <w:r>
          <w:rPr>
            <w:noProof/>
            <w:webHidden/>
          </w:rPr>
          <w:fldChar w:fldCharType="end"/>
        </w:r>
      </w:hyperlink>
    </w:p>
    <w:p w14:paraId="3331C615" w14:textId="5212293B"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02" w:history="1">
        <w:r w:rsidRPr="00B43466">
          <w:rPr>
            <w:rStyle w:val="Hyperlink"/>
            <w:rFonts w:eastAsia="MS Mincho"/>
            <w:noProof/>
            <w:lang w:eastAsia="ja-JP"/>
          </w:rPr>
          <w:t>7.1.1.2</w:t>
        </w:r>
        <w:r>
          <w:rPr>
            <w:rFonts w:eastAsiaTheme="minorEastAsia" w:cstheme="minorBidi"/>
            <w:noProof/>
            <w:sz w:val="22"/>
            <w:szCs w:val="22"/>
            <w:lang w:eastAsia="en-GB"/>
          </w:rPr>
          <w:tab/>
        </w:r>
        <w:r w:rsidRPr="00B43466">
          <w:rPr>
            <w:rStyle w:val="Hyperlink"/>
            <w:noProof/>
          </w:rPr>
          <w:t>Maintenance for Physical random access channel</w:t>
        </w:r>
        <w:r w:rsidRPr="00B43466">
          <w:rPr>
            <w:rStyle w:val="Hyperlink"/>
            <w:rFonts w:eastAsia="MS Mincho"/>
            <w:noProof/>
            <w:lang w:eastAsia="ja-JP"/>
          </w:rPr>
          <w:t xml:space="preserve"> and procedure</w:t>
        </w:r>
        <w:r>
          <w:rPr>
            <w:noProof/>
            <w:webHidden/>
          </w:rPr>
          <w:tab/>
        </w:r>
        <w:r>
          <w:rPr>
            <w:noProof/>
            <w:webHidden/>
          </w:rPr>
          <w:fldChar w:fldCharType="begin"/>
        </w:r>
        <w:r>
          <w:rPr>
            <w:noProof/>
            <w:webHidden/>
          </w:rPr>
          <w:instrText xml:space="preserve"> PAGEREF _Toc526458902 \h </w:instrText>
        </w:r>
        <w:r>
          <w:rPr>
            <w:noProof/>
            <w:webHidden/>
          </w:rPr>
        </w:r>
        <w:r>
          <w:rPr>
            <w:noProof/>
            <w:webHidden/>
          </w:rPr>
          <w:fldChar w:fldCharType="separate"/>
        </w:r>
        <w:r>
          <w:rPr>
            <w:noProof/>
            <w:webHidden/>
          </w:rPr>
          <w:t>40</w:t>
        </w:r>
        <w:r>
          <w:rPr>
            <w:noProof/>
            <w:webHidden/>
          </w:rPr>
          <w:fldChar w:fldCharType="end"/>
        </w:r>
      </w:hyperlink>
    </w:p>
    <w:p w14:paraId="1788D7E4" w14:textId="3BA0B62E"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03" w:history="1">
        <w:r w:rsidRPr="00B43466">
          <w:rPr>
            <w:rStyle w:val="Hyperlink"/>
            <w:rFonts w:eastAsia="MS Mincho"/>
            <w:noProof/>
            <w:lang w:eastAsia="ja-JP"/>
          </w:rPr>
          <w:t>7.1.1.3</w:t>
        </w:r>
        <w:r>
          <w:rPr>
            <w:rFonts w:eastAsiaTheme="minorEastAsia" w:cstheme="minorBidi"/>
            <w:noProof/>
            <w:sz w:val="22"/>
            <w:szCs w:val="22"/>
            <w:lang w:eastAsia="en-GB"/>
          </w:rPr>
          <w:tab/>
        </w:r>
        <w:r w:rsidRPr="00B43466">
          <w:rPr>
            <w:rStyle w:val="Hyperlink"/>
            <w:noProof/>
          </w:rPr>
          <w:t>Maintenance for Mobility procedure</w:t>
        </w:r>
        <w:r>
          <w:rPr>
            <w:noProof/>
            <w:webHidden/>
          </w:rPr>
          <w:tab/>
        </w:r>
        <w:r>
          <w:rPr>
            <w:noProof/>
            <w:webHidden/>
          </w:rPr>
          <w:fldChar w:fldCharType="begin"/>
        </w:r>
        <w:r>
          <w:rPr>
            <w:noProof/>
            <w:webHidden/>
          </w:rPr>
          <w:instrText xml:space="preserve"> PAGEREF _Toc526458903 \h </w:instrText>
        </w:r>
        <w:r>
          <w:rPr>
            <w:noProof/>
            <w:webHidden/>
          </w:rPr>
        </w:r>
        <w:r>
          <w:rPr>
            <w:noProof/>
            <w:webHidden/>
          </w:rPr>
          <w:fldChar w:fldCharType="separate"/>
        </w:r>
        <w:r>
          <w:rPr>
            <w:noProof/>
            <w:webHidden/>
          </w:rPr>
          <w:t>43</w:t>
        </w:r>
        <w:r>
          <w:rPr>
            <w:noProof/>
            <w:webHidden/>
          </w:rPr>
          <w:fldChar w:fldCharType="end"/>
        </w:r>
      </w:hyperlink>
    </w:p>
    <w:p w14:paraId="77CF0B82" w14:textId="147D9131"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04" w:history="1">
        <w:r w:rsidRPr="00B43466">
          <w:rPr>
            <w:rStyle w:val="Hyperlink"/>
            <w:noProof/>
          </w:rPr>
          <w:t>7.1.1.4</w:t>
        </w:r>
        <w:r>
          <w:rPr>
            <w:rFonts w:eastAsiaTheme="minorEastAsia" w:cstheme="minorBidi"/>
            <w:noProof/>
            <w:sz w:val="22"/>
            <w:szCs w:val="22"/>
            <w:lang w:eastAsia="en-GB"/>
          </w:rPr>
          <w:tab/>
        </w:r>
        <w:r w:rsidRPr="00B43466">
          <w:rPr>
            <w:rStyle w:val="Hyperlink"/>
            <w:noProof/>
          </w:rPr>
          <w:t>Other</w:t>
        </w:r>
        <w:r>
          <w:rPr>
            <w:noProof/>
            <w:webHidden/>
          </w:rPr>
          <w:tab/>
        </w:r>
        <w:r>
          <w:rPr>
            <w:noProof/>
            <w:webHidden/>
          </w:rPr>
          <w:fldChar w:fldCharType="begin"/>
        </w:r>
        <w:r>
          <w:rPr>
            <w:noProof/>
            <w:webHidden/>
          </w:rPr>
          <w:instrText xml:space="preserve"> PAGEREF _Toc526458904 \h </w:instrText>
        </w:r>
        <w:r>
          <w:rPr>
            <w:noProof/>
            <w:webHidden/>
          </w:rPr>
        </w:r>
        <w:r>
          <w:rPr>
            <w:noProof/>
            <w:webHidden/>
          </w:rPr>
          <w:fldChar w:fldCharType="separate"/>
        </w:r>
        <w:r>
          <w:rPr>
            <w:noProof/>
            <w:webHidden/>
          </w:rPr>
          <w:t>47</w:t>
        </w:r>
        <w:r>
          <w:rPr>
            <w:noProof/>
            <w:webHidden/>
          </w:rPr>
          <w:fldChar w:fldCharType="end"/>
        </w:r>
      </w:hyperlink>
    </w:p>
    <w:p w14:paraId="5CF97795" w14:textId="08E45723"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905" w:history="1">
        <w:r w:rsidRPr="00B43466">
          <w:rPr>
            <w:rStyle w:val="Hyperlink"/>
            <w:noProof/>
          </w:rPr>
          <w:t>7.1.2</w:t>
        </w:r>
        <w:r>
          <w:rPr>
            <w:rFonts w:eastAsiaTheme="minorEastAsia" w:cstheme="minorBidi"/>
            <w:i w:val="0"/>
            <w:iCs w:val="0"/>
            <w:noProof/>
            <w:sz w:val="22"/>
            <w:szCs w:val="22"/>
            <w:lang w:eastAsia="en-GB"/>
          </w:rPr>
          <w:tab/>
        </w:r>
        <w:r w:rsidRPr="00B43466">
          <w:rPr>
            <w:rStyle w:val="Hyperlink"/>
            <w:noProof/>
          </w:rPr>
          <w:t>Maintenance for MIMO</w:t>
        </w:r>
        <w:r>
          <w:rPr>
            <w:noProof/>
            <w:webHidden/>
          </w:rPr>
          <w:tab/>
        </w:r>
        <w:r>
          <w:rPr>
            <w:noProof/>
            <w:webHidden/>
          </w:rPr>
          <w:fldChar w:fldCharType="begin"/>
        </w:r>
        <w:r>
          <w:rPr>
            <w:noProof/>
            <w:webHidden/>
          </w:rPr>
          <w:instrText xml:space="preserve"> PAGEREF _Toc526458905 \h </w:instrText>
        </w:r>
        <w:r>
          <w:rPr>
            <w:noProof/>
            <w:webHidden/>
          </w:rPr>
        </w:r>
        <w:r>
          <w:rPr>
            <w:noProof/>
            <w:webHidden/>
          </w:rPr>
          <w:fldChar w:fldCharType="separate"/>
        </w:r>
        <w:r>
          <w:rPr>
            <w:noProof/>
            <w:webHidden/>
          </w:rPr>
          <w:t>47</w:t>
        </w:r>
        <w:r>
          <w:rPr>
            <w:noProof/>
            <w:webHidden/>
          </w:rPr>
          <w:fldChar w:fldCharType="end"/>
        </w:r>
      </w:hyperlink>
    </w:p>
    <w:p w14:paraId="696D649F" w14:textId="07463605"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06" w:history="1">
        <w:r w:rsidRPr="00B43466">
          <w:rPr>
            <w:rStyle w:val="Hyperlink"/>
            <w:noProof/>
          </w:rPr>
          <w:t>7.1.2.1</w:t>
        </w:r>
        <w:r>
          <w:rPr>
            <w:rFonts w:eastAsiaTheme="minorEastAsia" w:cstheme="minorBidi"/>
            <w:noProof/>
            <w:sz w:val="22"/>
            <w:szCs w:val="22"/>
            <w:lang w:eastAsia="en-GB"/>
          </w:rPr>
          <w:tab/>
        </w:r>
        <w:r w:rsidRPr="00B43466">
          <w:rPr>
            <w:rStyle w:val="Hyperlink"/>
            <w:noProof/>
          </w:rPr>
          <w:t>Maintenance for Multi-antenna scheme</w:t>
        </w:r>
        <w:r>
          <w:rPr>
            <w:noProof/>
            <w:webHidden/>
          </w:rPr>
          <w:tab/>
        </w:r>
        <w:r>
          <w:rPr>
            <w:noProof/>
            <w:webHidden/>
          </w:rPr>
          <w:fldChar w:fldCharType="begin"/>
        </w:r>
        <w:r>
          <w:rPr>
            <w:noProof/>
            <w:webHidden/>
          </w:rPr>
          <w:instrText xml:space="preserve"> PAGEREF _Toc526458906 \h </w:instrText>
        </w:r>
        <w:r>
          <w:rPr>
            <w:noProof/>
            <w:webHidden/>
          </w:rPr>
        </w:r>
        <w:r>
          <w:rPr>
            <w:noProof/>
            <w:webHidden/>
          </w:rPr>
          <w:fldChar w:fldCharType="separate"/>
        </w:r>
        <w:r>
          <w:rPr>
            <w:noProof/>
            <w:webHidden/>
          </w:rPr>
          <w:t>47</w:t>
        </w:r>
        <w:r>
          <w:rPr>
            <w:noProof/>
            <w:webHidden/>
          </w:rPr>
          <w:fldChar w:fldCharType="end"/>
        </w:r>
      </w:hyperlink>
    </w:p>
    <w:p w14:paraId="24BA0B45" w14:textId="651148FC"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07" w:history="1">
        <w:r w:rsidRPr="00B43466">
          <w:rPr>
            <w:rStyle w:val="Hyperlink"/>
            <w:noProof/>
          </w:rPr>
          <w:t>7.1.2.2</w:t>
        </w:r>
        <w:r>
          <w:rPr>
            <w:rFonts w:eastAsiaTheme="minorEastAsia" w:cstheme="minorBidi"/>
            <w:noProof/>
            <w:sz w:val="22"/>
            <w:szCs w:val="22"/>
            <w:lang w:eastAsia="en-GB"/>
          </w:rPr>
          <w:tab/>
        </w:r>
        <w:r w:rsidRPr="00B43466">
          <w:rPr>
            <w:rStyle w:val="Hyperlink"/>
            <w:noProof/>
          </w:rPr>
          <w:t>Maintenance for CSI acquisition</w:t>
        </w:r>
        <w:r>
          <w:rPr>
            <w:noProof/>
            <w:webHidden/>
          </w:rPr>
          <w:tab/>
        </w:r>
        <w:r>
          <w:rPr>
            <w:noProof/>
            <w:webHidden/>
          </w:rPr>
          <w:fldChar w:fldCharType="begin"/>
        </w:r>
        <w:r>
          <w:rPr>
            <w:noProof/>
            <w:webHidden/>
          </w:rPr>
          <w:instrText xml:space="preserve"> PAGEREF _Toc526458907 \h </w:instrText>
        </w:r>
        <w:r>
          <w:rPr>
            <w:noProof/>
            <w:webHidden/>
          </w:rPr>
        </w:r>
        <w:r>
          <w:rPr>
            <w:noProof/>
            <w:webHidden/>
          </w:rPr>
          <w:fldChar w:fldCharType="separate"/>
        </w:r>
        <w:r>
          <w:rPr>
            <w:noProof/>
            <w:webHidden/>
          </w:rPr>
          <w:t>51</w:t>
        </w:r>
        <w:r>
          <w:rPr>
            <w:noProof/>
            <w:webHidden/>
          </w:rPr>
          <w:fldChar w:fldCharType="end"/>
        </w:r>
      </w:hyperlink>
    </w:p>
    <w:p w14:paraId="104F11F0" w14:textId="13E07C1C"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08" w:history="1">
        <w:r w:rsidRPr="00B43466">
          <w:rPr>
            <w:rStyle w:val="Hyperlink"/>
            <w:noProof/>
          </w:rPr>
          <w:t>7.1.2.3</w:t>
        </w:r>
        <w:r>
          <w:rPr>
            <w:rFonts w:eastAsiaTheme="minorEastAsia" w:cstheme="minorBidi"/>
            <w:noProof/>
            <w:sz w:val="22"/>
            <w:szCs w:val="22"/>
            <w:lang w:eastAsia="en-GB"/>
          </w:rPr>
          <w:tab/>
        </w:r>
        <w:r w:rsidRPr="00B43466">
          <w:rPr>
            <w:rStyle w:val="Hyperlink"/>
            <w:noProof/>
          </w:rPr>
          <w:t>Maintenance for beam management</w:t>
        </w:r>
        <w:r>
          <w:rPr>
            <w:noProof/>
            <w:webHidden/>
          </w:rPr>
          <w:tab/>
        </w:r>
        <w:r>
          <w:rPr>
            <w:noProof/>
            <w:webHidden/>
          </w:rPr>
          <w:fldChar w:fldCharType="begin"/>
        </w:r>
        <w:r>
          <w:rPr>
            <w:noProof/>
            <w:webHidden/>
          </w:rPr>
          <w:instrText xml:space="preserve"> PAGEREF _Toc526458908 \h </w:instrText>
        </w:r>
        <w:r>
          <w:rPr>
            <w:noProof/>
            <w:webHidden/>
          </w:rPr>
        </w:r>
        <w:r>
          <w:rPr>
            <w:noProof/>
            <w:webHidden/>
          </w:rPr>
          <w:fldChar w:fldCharType="separate"/>
        </w:r>
        <w:r>
          <w:rPr>
            <w:noProof/>
            <w:webHidden/>
          </w:rPr>
          <w:t>62</w:t>
        </w:r>
        <w:r>
          <w:rPr>
            <w:noProof/>
            <w:webHidden/>
          </w:rPr>
          <w:fldChar w:fldCharType="end"/>
        </w:r>
      </w:hyperlink>
    </w:p>
    <w:p w14:paraId="446FDCAF" w14:textId="1975E716"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09" w:history="1">
        <w:r w:rsidRPr="00B43466">
          <w:rPr>
            <w:rStyle w:val="Hyperlink"/>
            <w:noProof/>
          </w:rPr>
          <w:t>7.1.2.4</w:t>
        </w:r>
        <w:r>
          <w:rPr>
            <w:rFonts w:eastAsiaTheme="minorEastAsia" w:cstheme="minorBidi"/>
            <w:noProof/>
            <w:sz w:val="22"/>
            <w:szCs w:val="22"/>
            <w:lang w:eastAsia="en-GB"/>
          </w:rPr>
          <w:tab/>
        </w:r>
        <w:r w:rsidRPr="00B43466">
          <w:rPr>
            <w:rStyle w:val="Hyperlink"/>
            <w:noProof/>
          </w:rPr>
          <w:t>Maintenance for Reference signals and QCL</w:t>
        </w:r>
        <w:r>
          <w:rPr>
            <w:noProof/>
            <w:webHidden/>
          </w:rPr>
          <w:tab/>
        </w:r>
        <w:r>
          <w:rPr>
            <w:noProof/>
            <w:webHidden/>
          </w:rPr>
          <w:fldChar w:fldCharType="begin"/>
        </w:r>
        <w:r>
          <w:rPr>
            <w:noProof/>
            <w:webHidden/>
          </w:rPr>
          <w:instrText xml:space="preserve"> PAGEREF _Toc526458909 \h </w:instrText>
        </w:r>
        <w:r>
          <w:rPr>
            <w:noProof/>
            <w:webHidden/>
          </w:rPr>
        </w:r>
        <w:r>
          <w:rPr>
            <w:noProof/>
            <w:webHidden/>
          </w:rPr>
          <w:fldChar w:fldCharType="separate"/>
        </w:r>
        <w:r>
          <w:rPr>
            <w:noProof/>
            <w:webHidden/>
          </w:rPr>
          <w:t>65</w:t>
        </w:r>
        <w:r>
          <w:rPr>
            <w:noProof/>
            <w:webHidden/>
          </w:rPr>
          <w:fldChar w:fldCharType="end"/>
        </w:r>
      </w:hyperlink>
    </w:p>
    <w:p w14:paraId="1271FDC5" w14:textId="739DF634"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10" w:history="1">
        <w:r w:rsidRPr="00B43466">
          <w:rPr>
            <w:rStyle w:val="Hyperlink"/>
            <w:noProof/>
          </w:rPr>
          <w:t>7.1.2.5</w:t>
        </w:r>
        <w:r>
          <w:rPr>
            <w:rFonts w:eastAsiaTheme="minorEastAsia" w:cstheme="minorBidi"/>
            <w:noProof/>
            <w:sz w:val="22"/>
            <w:szCs w:val="22"/>
            <w:lang w:eastAsia="en-GB"/>
          </w:rPr>
          <w:tab/>
        </w:r>
        <w:r w:rsidRPr="00B43466">
          <w:rPr>
            <w:rStyle w:val="Hyperlink"/>
            <w:noProof/>
          </w:rPr>
          <w:t>Other</w:t>
        </w:r>
        <w:r>
          <w:rPr>
            <w:noProof/>
            <w:webHidden/>
          </w:rPr>
          <w:tab/>
        </w:r>
        <w:r>
          <w:rPr>
            <w:noProof/>
            <w:webHidden/>
          </w:rPr>
          <w:fldChar w:fldCharType="begin"/>
        </w:r>
        <w:r>
          <w:rPr>
            <w:noProof/>
            <w:webHidden/>
          </w:rPr>
          <w:instrText xml:space="preserve"> PAGEREF _Toc526458910 \h </w:instrText>
        </w:r>
        <w:r>
          <w:rPr>
            <w:noProof/>
            <w:webHidden/>
          </w:rPr>
        </w:r>
        <w:r>
          <w:rPr>
            <w:noProof/>
            <w:webHidden/>
          </w:rPr>
          <w:fldChar w:fldCharType="separate"/>
        </w:r>
        <w:r>
          <w:rPr>
            <w:noProof/>
            <w:webHidden/>
          </w:rPr>
          <w:t>84</w:t>
        </w:r>
        <w:r>
          <w:rPr>
            <w:noProof/>
            <w:webHidden/>
          </w:rPr>
          <w:fldChar w:fldCharType="end"/>
        </w:r>
      </w:hyperlink>
    </w:p>
    <w:p w14:paraId="3A211A07" w14:textId="0D7444AC"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911" w:history="1">
        <w:r w:rsidRPr="00B43466">
          <w:rPr>
            <w:rStyle w:val="Hyperlink"/>
            <w:noProof/>
          </w:rPr>
          <w:t>7.1.3</w:t>
        </w:r>
        <w:r>
          <w:rPr>
            <w:rFonts w:eastAsiaTheme="minorEastAsia" w:cstheme="minorBidi"/>
            <w:i w:val="0"/>
            <w:iCs w:val="0"/>
            <w:noProof/>
            <w:sz w:val="22"/>
            <w:szCs w:val="22"/>
            <w:lang w:eastAsia="en-GB"/>
          </w:rPr>
          <w:tab/>
        </w:r>
        <w:r w:rsidRPr="00B43466">
          <w:rPr>
            <w:rStyle w:val="Hyperlink"/>
            <w:noProof/>
          </w:rPr>
          <w:t>Maintenance for Scheduling/HARQ aspects</w:t>
        </w:r>
        <w:r>
          <w:rPr>
            <w:noProof/>
            <w:webHidden/>
          </w:rPr>
          <w:tab/>
        </w:r>
        <w:r>
          <w:rPr>
            <w:noProof/>
            <w:webHidden/>
          </w:rPr>
          <w:fldChar w:fldCharType="begin"/>
        </w:r>
        <w:r>
          <w:rPr>
            <w:noProof/>
            <w:webHidden/>
          </w:rPr>
          <w:instrText xml:space="preserve"> PAGEREF _Toc526458911 \h </w:instrText>
        </w:r>
        <w:r>
          <w:rPr>
            <w:noProof/>
            <w:webHidden/>
          </w:rPr>
        </w:r>
        <w:r>
          <w:rPr>
            <w:noProof/>
            <w:webHidden/>
          </w:rPr>
          <w:fldChar w:fldCharType="separate"/>
        </w:r>
        <w:r>
          <w:rPr>
            <w:noProof/>
            <w:webHidden/>
          </w:rPr>
          <w:t>85</w:t>
        </w:r>
        <w:r>
          <w:rPr>
            <w:noProof/>
            <w:webHidden/>
          </w:rPr>
          <w:fldChar w:fldCharType="end"/>
        </w:r>
      </w:hyperlink>
    </w:p>
    <w:p w14:paraId="22F03F82" w14:textId="165389FB"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12" w:history="1">
        <w:r w:rsidRPr="00B43466">
          <w:rPr>
            <w:rStyle w:val="Hyperlink"/>
            <w:noProof/>
          </w:rPr>
          <w:t>7.1.3.1</w:t>
        </w:r>
        <w:r>
          <w:rPr>
            <w:rFonts w:eastAsiaTheme="minorEastAsia" w:cstheme="minorBidi"/>
            <w:noProof/>
            <w:sz w:val="22"/>
            <w:szCs w:val="22"/>
            <w:lang w:eastAsia="en-GB"/>
          </w:rPr>
          <w:tab/>
        </w:r>
        <w:r w:rsidRPr="00B43466">
          <w:rPr>
            <w:rStyle w:val="Hyperlink"/>
            <w:noProof/>
          </w:rPr>
          <w:t>Maintenance for physical downlink control channel</w:t>
        </w:r>
        <w:r>
          <w:rPr>
            <w:noProof/>
            <w:webHidden/>
          </w:rPr>
          <w:tab/>
        </w:r>
        <w:r>
          <w:rPr>
            <w:noProof/>
            <w:webHidden/>
          </w:rPr>
          <w:fldChar w:fldCharType="begin"/>
        </w:r>
        <w:r>
          <w:rPr>
            <w:noProof/>
            <w:webHidden/>
          </w:rPr>
          <w:instrText xml:space="preserve"> PAGEREF _Toc526458912 \h </w:instrText>
        </w:r>
        <w:r>
          <w:rPr>
            <w:noProof/>
            <w:webHidden/>
          </w:rPr>
        </w:r>
        <w:r>
          <w:rPr>
            <w:noProof/>
            <w:webHidden/>
          </w:rPr>
          <w:fldChar w:fldCharType="separate"/>
        </w:r>
        <w:r>
          <w:rPr>
            <w:noProof/>
            <w:webHidden/>
          </w:rPr>
          <w:t>85</w:t>
        </w:r>
        <w:r>
          <w:rPr>
            <w:noProof/>
            <w:webHidden/>
          </w:rPr>
          <w:fldChar w:fldCharType="end"/>
        </w:r>
      </w:hyperlink>
    </w:p>
    <w:p w14:paraId="75C12435" w14:textId="514DB4DE"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13" w:history="1">
        <w:r w:rsidRPr="00B43466">
          <w:rPr>
            <w:rStyle w:val="Hyperlink"/>
            <w:noProof/>
          </w:rPr>
          <w:t>7.1.3.2</w:t>
        </w:r>
        <w:r>
          <w:rPr>
            <w:rFonts w:eastAsiaTheme="minorEastAsia" w:cstheme="minorBidi"/>
            <w:noProof/>
            <w:sz w:val="22"/>
            <w:szCs w:val="22"/>
            <w:lang w:eastAsia="en-GB"/>
          </w:rPr>
          <w:tab/>
        </w:r>
        <w:r w:rsidRPr="00B43466">
          <w:rPr>
            <w:rStyle w:val="Hyperlink"/>
            <w:noProof/>
          </w:rPr>
          <w:t>Maintenance for physical uplink control channel</w:t>
        </w:r>
        <w:r>
          <w:rPr>
            <w:noProof/>
            <w:webHidden/>
          </w:rPr>
          <w:tab/>
        </w:r>
        <w:r>
          <w:rPr>
            <w:noProof/>
            <w:webHidden/>
          </w:rPr>
          <w:fldChar w:fldCharType="begin"/>
        </w:r>
        <w:r>
          <w:rPr>
            <w:noProof/>
            <w:webHidden/>
          </w:rPr>
          <w:instrText xml:space="preserve"> PAGEREF _Toc526458913 \h </w:instrText>
        </w:r>
        <w:r>
          <w:rPr>
            <w:noProof/>
            <w:webHidden/>
          </w:rPr>
        </w:r>
        <w:r>
          <w:rPr>
            <w:noProof/>
            <w:webHidden/>
          </w:rPr>
          <w:fldChar w:fldCharType="separate"/>
        </w:r>
        <w:r>
          <w:rPr>
            <w:noProof/>
            <w:webHidden/>
          </w:rPr>
          <w:t>91</w:t>
        </w:r>
        <w:r>
          <w:rPr>
            <w:noProof/>
            <w:webHidden/>
          </w:rPr>
          <w:fldChar w:fldCharType="end"/>
        </w:r>
      </w:hyperlink>
    </w:p>
    <w:p w14:paraId="0D96F81F" w14:textId="26294228"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14" w:history="1">
        <w:r w:rsidRPr="00B43466">
          <w:rPr>
            <w:rStyle w:val="Hyperlink"/>
            <w:noProof/>
          </w:rPr>
          <w:t>7.1.3.3</w:t>
        </w:r>
        <w:r>
          <w:rPr>
            <w:rFonts w:eastAsiaTheme="minorEastAsia" w:cstheme="minorBidi"/>
            <w:noProof/>
            <w:sz w:val="22"/>
            <w:szCs w:val="22"/>
            <w:lang w:eastAsia="en-GB"/>
          </w:rPr>
          <w:tab/>
        </w:r>
        <w:r w:rsidRPr="00B43466">
          <w:rPr>
            <w:rStyle w:val="Hyperlink"/>
            <w:noProof/>
          </w:rPr>
          <w:t>Maintenance for DL/UL data scheduling and HARQ procedure</w:t>
        </w:r>
        <w:r>
          <w:rPr>
            <w:noProof/>
            <w:webHidden/>
          </w:rPr>
          <w:tab/>
        </w:r>
        <w:r>
          <w:rPr>
            <w:noProof/>
            <w:webHidden/>
          </w:rPr>
          <w:fldChar w:fldCharType="begin"/>
        </w:r>
        <w:r>
          <w:rPr>
            <w:noProof/>
            <w:webHidden/>
          </w:rPr>
          <w:instrText xml:space="preserve"> PAGEREF _Toc526458914 \h </w:instrText>
        </w:r>
        <w:r>
          <w:rPr>
            <w:noProof/>
            <w:webHidden/>
          </w:rPr>
        </w:r>
        <w:r>
          <w:rPr>
            <w:noProof/>
            <w:webHidden/>
          </w:rPr>
          <w:fldChar w:fldCharType="separate"/>
        </w:r>
        <w:r>
          <w:rPr>
            <w:noProof/>
            <w:webHidden/>
          </w:rPr>
          <w:t>95</w:t>
        </w:r>
        <w:r>
          <w:rPr>
            <w:noProof/>
            <w:webHidden/>
          </w:rPr>
          <w:fldChar w:fldCharType="end"/>
        </w:r>
      </w:hyperlink>
    </w:p>
    <w:p w14:paraId="73B98245" w14:textId="2E447F5A"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15" w:history="1">
        <w:r w:rsidRPr="00B43466">
          <w:rPr>
            <w:rStyle w:val="Hyperlink"/>
            <w:noProof/>
          </w:rPr>
          <w:t>7.1.3.4</w:t>
        </w:r>
        <w:r>
          <w:rPr>
            <w:rFonts w:eastAsiaTheme="minorEastAsia" w:cstheme="minorBidi"/>
            <w:noProof/>
            <w:sz w:val="22"/>
            <w:szCs w:val="22"/>
            <w:lang w:eastAsia="en-GB"/>
          </w:rPr>
          <w:tab/>
        </w:r>
        <w:r w:rsidRPr="00B43466">
          <w:rPr>
            <w:rStyle w:val="Hyperlink"/>
            <w:noProof/>
          </w:rPr>
          <w:t>Maintenance for carrier aggregation and bandwidth parts</w:t>
        </w:r>
        <w:r>
          <w:rPr>
            <w:noProof/>
            <w:webHidden/>
          </w:rPr>
          <w:tab/>
        </w:r>
        <w:r>
          <w:rPr>
            <w:noProof/>
            <w:webHidden/>
          </w:rPr>
          <w:fldChar w:fldCharType="begin"/>
        </w:r>
        <w:r>
          <w:rPr>
            <w:noProof/>
            <w:webHidden/>
          </w:rPr>
          <w:instrText xml:space="preserve"> PAGEREF _Toc526458915 \h </w:instrText>
        </w:r>
        <w:r>
          <w:rPr>
            <w:noProof/>
            <w:webHidden/>
          </w:rPr>
        </w:r>
        <w:r>
          <w:rPr>
            <w:noProof/>
            <w:webHidden/>
          </w:rPr>
          <w:fldChar w:fldCharType="separate"/>
        </w:r>
        <w:r>
          <w:rPr>
            <w:noProof/>
            <w:webHidden/>
          </w:rPr>
          <w:t>103</w:t>
        </w:r>
        <w:r>
          <w:rPr>
            <w:noProof/>
            <w:webHidden/>
          </w:rPr>
          <w:fldChar w:fldCharType="end"/>
        </w:r>
      </w:hyperlink>
    </w:p>
    <w:p w14:paraId="2EC77612" w14:textId="62665C0D"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16" w:history="1">
        <w:r w:rsidRPr="00B43466">
          <w:rPr>
            <w:rStyle w:val="Hyperlink"/>
            <w:noProof/>
          </w:rPr>
          <w:t>7.1.3.5</w:t>
        </w:r>
        <w:r>
          <w:rPr>
            <w:rFonts w:eastAsiaTheme="minorEastAsia" w:cstheme="minorBidi"/>
            <w:noProof/>
            <w:sz w:val="22"/>
            <w:szCs w:val="22"/>
            <w:lang w:eastAsia="en-GB"/>
          </w:rPr>
          <w:tab/>
        </w:r>
        <w:r w:rsidRPr="00B43466">
          <w:rPr>
            <w:rStyle w:val="Hyperlink"/>
            <w:noProof/>
          </w:rPr>
          <w:t>Other</w:t>
        </w:r>
        <w:r>
          <w:rPr>
            <w:noProof/>
            <w:webHidden/>
          </w:rPr>
          <w:tab/>
        </w:r>
        <w:r>
          <w:rPr>
            <w:noProof/>
            <w:webHidden/>
          </w:rPr>
          <w:fldChar w:fldCharType="begin"/>
        </w:r>
        <w:r>
          <w:rPr>
            <w:noProof/>
            <w:webHidden/>
          </w:rPr>
          <w:instrText xml:space="preserve"> PAGEREF _Toc526458916 \h </w:instrText>
        </w:r>
        <w:r>
          <w:rPr>
            <w:noProof/>
            <w:webHidden/>
          </w:rPr>
        </w:r>
        <w:r>
          <w:rPr>
            <w:noProof/>
            <w:webHidden/>
          </w:rPr>
          <w:fldChar w:fldCharType="separate"/>
        </w:r>
        <w:r>
          <w:rPr>
            <w:noProof/>
            <w:webHidden/>
          </w:rPr>
          <w:t>107</w:t>
        </w:r>
        <w:r>
          <w:rPr>
            <w:noProof/>
            <w:webHidden/>
          </w:rPr>
          <w:fldChar w:fldCharType="end"/>
        </w:r>
      </w:hyperlink>
    </w:p>
    <w:p w14:paraId="350964AF" w14:textId="1242D1F7"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917" w:history="1">
        <w:r w:rsidRPr="00B43466">
          <w:rPr>
            <w:rStyle w:val="Hyperlink"/>
            <w:noProof/>
          </w:rPr>
          <w:t>7.1.4</w:t>
        </w:r>
        <w:r>
          <w:rPr>
            <w:rFonts w:eastAsiaTheme="minorEastAsia" w:cstheme="minorBidi"/>
            <w:i w:val="0"/>
            <w:iCs w:val="0"/>
            <w:noProof/>
            <w:sz w:val="22"/>
            <w:szCs w:val="22"/>
            <w:lang w:eastAsia="en-GB"/>
          </w:rPr>
          <w:tab/>
        </w:r>
        <w:r w:rsidRPr="00B43466">
          <w:rPr>
            <w:rStyle w:val="Hyperlink"/>
            <w:noProof/>
          </w:rPr>
          <w:t>Maintenance for NR-LTE co-existence</w:t>
        </w:r>
        <w:r>
          <w:rPr>
            <w:noProof/>
            <w:webHidden/>
          </w:rPr>
          <w:tab/>
        </w:r>
        <w:r>
          <w:rPr>
            <w:noProof/>
            <w:webHidden/>
          </w:rPr>
          <w:fldChar w:fldCharType="begin"/>
        </w:r>
        <w:r>
          <w:rPr>
            <w:noProof/>
            <w:webHidden/>
          </w:rPr>
          <w:instrText xml:space="preserve"> PAGEREF _Toc526458917 \h </w:instrText>
        </w:r>
        <w:r>
          <w:rPr>
            <w:noProof/>
            <w:webHidden/>
          </w:rPr>
        </w:r>
        <w:r>
          <w:rPr>
            <w:noProof/>
            <w:webHidden/>
          </w:rPr>
          <w:fldChar w:fldCharType="separate"/>
        </w:r>
        <w:r>
          <w:rPr>
            <w:noProof/>
            <w:webHidden/>
          </w:rPr>
          <w:t>108</w:t>
        </w:r>
        <w:r>
          <w:rPr>
            <w:noProof/>
            <w:webHidden/>
          </w:rPr>
          <w:fldChar w:fldCharType="end"/>
        </w:r>
      </w:hyperlink>
    </w:p>
    <w:p w14:paraId="446866BD" w14:textId="29367CA6"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918" w:history="1">
        <w:r w:rsidRPr="00B43466">
          <w:rPr>
            <w:rStyle w:val="Hyperlink"/>
            <w:noProof/>
          </w:rPr>
          <w:t>7.1.5</w:t>
        </w:r>
        <w:r>
          <w:rPr>
            <w:rFonts w:eastAsiaTheme="minorEastAsia" w:cstheme="minorBidi"/>
            <w:i w:val="0"/>
            <w:iCs w:val="0"/>
            <w:noProof/>
            <w:sz w:val="22"/>
            <w:szCs w:val="22"/>
            <w:lang w:eastAsia="en-GB"/>
          </w:rPr>
          <w:tab/>
        </w:r>
        <w:r w:rsidRPr="00B43466">
          <w:rPr>
            <w:rStyle w:val="Hyperlink"/>
            <w:noProof/>
          </w:rPr>
          <w:t>Maintenance for UL power control</w:t>
        </w:r>
        <w:r>
          <w:rPr>
            <w:noProof/>
            <w:webHidden/>
          </w:rPr>
          <w:tab/>
        </w:r>
        <w:r>
          <w:rPr>
            <w:noProof/>
            <w:webHidden/>
          </w:rPr>
          <w:fldChar w:fldCharType="begin"/>
        </w:r>
        <w:r>
          <w:rPr>
            <w:noProof/>
            <w:webHidden/>
          </w:rPr>
          <w:instrText xml:space="preserve"> PAGEREF _Toc526458918 \h </w:instrText>
        </w:r>
        <w:r>
          <w:rPr>
            <w:noProof/>
            <w:webHidden/>
          </w:rPr>
        </w:r>
        <w:r>
          <w:rPr>
            <w:noProof/>
            <w:webHidden/>
          </w:rPr>
          <w:fldChar w:fldCharType="separate"/>
        </w:r>
        <w:r>
          <w:rPr>
            <w:noProof/>
            <w:webHidden/>
          </w:rPr>
          <w:t>110</w:t>
        </w:r>
        <w:r>
          <w:rPr>
            <w:noProof/>
            <w:webHidden/>
          </w:rPr>
          <w:fldChar w:fldCharType="end"/>
        </w:r>
      </w:hyperlink>
    </w:p>
    <w:p w14:paraId="743A4057" w14:textId="068C49ED"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919" w:history="1">
        <w:r w:rsidRPr="00B43466">
          <w:rPr>
            <w:rStyle w:val="Hyperlink"/>
            <w:noProof/>
          </w:rPr>
          <w:t>7.1.6</w:t>
        </w:r>
        <w:r>
          <w:rPr>
            <w:rFonts w:eastAsiaTheme="minorEastAsia" w:cstheme="minorBidi"/>
            <w:i w:val="0"/>
            <w:iCs w:val="0"/>
            <w:noProof/>
            <w:sz w:val="22"/>
            <w:szCs w:val="22"/>
            <w:lang w:eastAsia="en-GB"/>
          </w:rPr>
          <w:tab/>
        </w:r>
        <w:r w:rsidRPr="00B43466">
          <w:rPr>
            <w:rStyle w:val="Hyperlink"/>
            <w:noProof/>
          </w:rPr>
          <w:t>Maintenance for URLLC</w:t>
        </w:r>
        <w:r>
          <w:rPr>
            <w:noProof/>
            <w:webHidden/>
          </w:rPr>
          <w:tab/>
        </w:r>
        <w:r>
          <w:rPr>
            <w:noProof/>
            <w:webHidden/>
          </w:rPr>
          <w:fldChar w:fldCharType="begin"/>
        </w:r>
        <w:r>
          <w:rPr>
            <w:noProof/>
            <w:webHidden/>
          </w:rPr>
          <w:instrText xml:space="preserve"> PAGEREF _Toc526458919 \h </w:instrText>
        </w:r>
        <w:r>
          <w:rPr>
            <w:noProof/>
            <w:webHidden/>
          </w:rPr>
        </w:r>
        <w:r>
          <w:rPr>
            <w:noProof/>
            <w:webHidden/>
          </w:rPr>
          <w:fldChar w:fldCharType="separate"/>
        </w:r>
        <w:r>
          <w:rPr>
            <w:noProof/>
            <w:webHidden/>
          </w:rPr>
          <w:t>112</w:t>
        </w:r>
        <w:r>
          <w:rPr>
            <w:noProof/>
            <w:webHidden/>
          </w:rPr>
          <w:fldChar w:fldCharType="end"/>
        </w:r>
      </w:hyperlink>
    </w:p>
    <w:p w14:paraId="79C34815" w14:textId="5CF7AD01"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920" w:history="1">
        <w:r w:rsidRPr="00B43466">
          <w:rPr>
            <w:rStyle w:val="Hyperlink"/>
            <w:noProof/>
          </w:rPr>
          <w:t>7.1.7</w:t>
        </w:r>
        <w:r>
          <w:rPr>
            <w:rFonts w:eastAsiaTheme="minorEastAsia" w:cstheme="minorBidi"/>
            <w:i w:val="0"/>
            <w:iCs w:val="0"/>
            <w:noProof/>
            <w:sz w:val="22"/>
            <w:szCs w:val="22"/>
            <w:lang w:eastAsia="en-GB"/>
          </w:rPr>
          <w:tab/>
        </w:r>
        <w:r w:rsidRPr="00B43466">
          <w:rPr>
            <w:rStyle w:val="Hyperlink"/>
            <w:noProof/>
          </w:rPr>
          <w:t>NR Release 15 UE features</w:t>
        </w:r>
        <w:r>
          <w:rPr>
            <w:noProof/>
            <w:webHidden/>
          </w:rPr>
          <w:tab/>
        </w:r>
        <w:r>
          <w:rPr>
            <w:noProof/>
            <w:webHidden/>
          </w:rPr>
          <w:fldChar w:fldCharType="begin"/>
        </w:r>
        <w:r>
          <w:rPr>
            <w:noProof/>
            <w:webHidden/>
          </w:rPr>
          <w:instrText xml:space="preserve"> PAGEREF _Toc526458920 \h </w:instrText>
        </w:r>
        <w:r>
          <w:rPr>
            <w:noProof/>
            <w:webHidden/>
          </w:rPr>
        </w:r>
        <w:r>
          <w:rPr>
            <w:noProof/>
            <w:webHidden/>
          </w:rPr>
          <w:fldChar w:fldCharType="separate"/>
        </w:r>
        <w:r>
          <w:rPr>
            <w:noProof/>
            <w:webHidden/>
          </w:rPr>
          <w:t>112</w:t>
        </w:r>
        <w:r>
          <w:rPr>
            <w:noProof/>
            <w:webHidden/>
          </w:rPr>
          <w:fldChar w:fldCharType="end"/>
        </w:r>
      </w:hyperlink>
    </w:p>
    <w:p w14:paraId="53B13ED8" w14:textId="47479E9A"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921" w:history="1">
        <w:r w:rsidRPr="00B43466">
          <w:rPr>
            <w:rStyle w:val="Hyperlink"/>
            <w:noProof/>
          </w:rPr>
          <w:t>7.1.8</w:t>
        </w:r>
        <w:r>
          <w:rPr>
            <w:rFonts w:eastAsiaTheme="minorEastAsia" w:cstheme="minorBidi"/>
            <w:i w:val="0"/>
            <w:iCs w:val="0"/>
            <w:noProof/>
            <w:sz w:val="22"/>
            <w:szCs w:val="22"/>
            <w:lang w:eastAsia="en-GB"/>
          </w:rPr>
          <w:tab/>
        </w:r>
        <w:r w:rsidRPr="00B43466">
          <w:rPr>
            <w:rStyle w:val="Hyperlink"/>
            <w:noProof/>
          </w:rPr>
          <w:t>Other</w:t>
        </w:r>
        <w:r>
          <w:rPr>
            <w:noProof/>
            <w:webHidden/>
          </w:rPr>
          <w:tab/>
        </w:r>
        <w:r>
          <w:rPr>
            <w:noProof/>
            <w:webHidden/>
          </w:rPr>
          <w:fldChar w:fldCharType="begin"/>
        </w:r>
        <w:r>
          <w:rPr>
            <w:noProof/>
            <w:webHidden/>
          </w:rPr>
          <w:instrText xml:space="preserve"> PAGEREF _Toc526458921 \h </w:instrText>
        </w:r>
        <w:r>
          <w:rPr>
            <w:noProof/>
            <w:webHidden/>
          </w:rPr>
        </w:r>
        <w:r>
          <w:rPr>
            <w:noProof/>
            <w:webHidden/>
          </w:rPr>
          <w:fldChar w:fldCharType="separate"/>
        </w:r>
        <w:r>
          <w:rPr>
            <w:noProof/>
            <w:webHidden/>
          </w:rPr>
          <w:t>114</w:t>
        </w:r>
        <w:r>
          <w:rPr>
            <w:noProof/>
            <w:webHidden/>
          </w:rPr>
          <w:fldChar w:fldCharType="end"/>
        </w:r>
      </w:hyperlink>
    </w:p>
    <w:p w14:paraId="51C4CFFD" w14:textId="532E0A35" w:rsidR="00930DF7" w:rsidRDefault="00930DF7">
      <w:pPr>
        <w:pStyle w:val="TOC2"/>
        <w:tabs>
          <w:tab w:val="left" w:pos="800"/>
          <w:tab w:val="right" w:leader="dot" w:pos="10457"/>
        </w:tabs>
        <w:rPr>
          <w:rFonts w:eastAsiaTheme="minorEastAsia" w:cstheme="minorBidi"/>
          <w:smallCaps w:val="0"/>
          <w:noProof/>
          <w:sz w:val="22"/>
          <w:szCs w:val="22"/>
          <w:lang w:eastAsia="en-GB"/>
        </w:rPr>
      </w:pPr>
      <w:hyperlink w:anchor="_Toc526458922" w:history="1">
        <w:r w:rsidRPr="00B43466">
          <w:rPr>
            <w:rStyle w:val="Hyperlink"/>
            <w:noProof/>
          </w:rPr>
          <w:t>7.2</w:t>
        </w:r>
        <w:r>
          <w:rPr>
            <w:rFonts w:eastAsiaTheme="minorEastAsia" w:cstheme="minorBidi"/>
            <w:smallCaps w:val="0"/>
            <w:noProof/>
            <w:sz w:val="22"/>
            <w:szCs w:val="22"/>
            <w:lang w:eastAsia="en-GB"/>
          </w:rPr>
          <w:tab/>
        </w:r>
        <w:r w:rsidRPr="00B43466">
          <w:rPr>
            <w:rStyle w:val="Hyperlink"/>
            <w:noProof/>
          </w:rPr>
          <w:t>NR in Release 16</w:t>
        </w:r>
        <w:r>
          <w:rPr>
            <w:noProof/>
            <w:webHidden/>
          </w:rPr>
          <w:tab/>
        </w:r>
        <w:r>
          <w:rPr>
            <w:noProof/>
            <w:webHidden/>
          </w:rPr>
          <w:fldChar w:fldCharType="begin"/>
        </w:r>
        <w:r>
          <w:rPr>
            <w:noProof/>
            <w:webHidden/>
          </w:rPr>
          <w:instrText xml:space="preserve"> PAGEREF _Toc526458922 \h </w:instrText>
        </w:r>
        <w:r>
          <w:rPr>
            <w:noProof/>
            <w:webHidden/>
          </w:rPr>
        </w:r>
        <w:r>
          <w:rPr>
            <w:noProof/>
            <w:webHidden/>
          </w:rPr>
          <w:fldChar w:fldCharType="separate"/>
        </w:r>
        <w:r>
          <w:rPr>
            <w:noProof/>
            <w:webHidden/>
          </w:rPr>
          <w:t>114</w:t>
        </w:r>
        <w:r>
          <w:rPr>
            <w:noProof/>
            <w:webHidden/>
          </w:rPr>
          <w:fldChar w:fldCharType="end"/>
        </w:r>
      </w:hyperlink>
    </w:p>
    <w:p w14:paraId="066C0FDB" w14:textId="3223B987"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923" w:history="1">
        <w:r w:rsidRPr="00B43466">
          <w:rPr>
            <w:rStyle w:val="Hyperlink"/>
            <w:noProof/>
          </w:rPr>
          <w:t>7.2.1</w:t>
        </w:r>
        <w:r>
          <w:rPr>
            <w:rFonts w:eastAsiaTheme="minorEastAsia" w:cstheme="minorBidi"/>
            <w:i w:val="0"/>
            <w:iCs w:val="0"/>
            <w:noProof/>
            <w:sz w:val="22"/>
            <w:szCs w:val="22"/>
            <w:lang w:eastAsia="en-GB"/>
          </w:rPr>
          <w:tab/>
        </w:r>
        <w:r w:rsidRPr="00B43466">
          <w:rPr>
            <w:rStyle w:val="Hyperlink"/>
            <w:noProof/>
          </w:rPr>
          <w:t>Study on non-orthogonal multiple access for NR</w:t>
        </w:r>
        <w:r>
          <w:rPr>
            <w:noProof/>
            <w:webHidden/>
          </w:rPr>
          <w:tab/>
        </w:r>
        <w:r>
          <w:rPr>
            <w:noProof/>
            <w:webHidden/>
          </w:rPr>
          <w:fldChar w:fldCharType="begin"/>
        </w:r>
        <w:r>
          <w:rPr>
            <w:noProof/>
            <w:webHidden/>
          </w:rPr>
          <w:instrText xml:space="preserve"> PAGEREF _Toc526458923 \h </w:instrText>
        </w:r>
        <w:r>
          <w:rPr>
            <w:noProof/>
            <w:webHidden/>
          </w:rPr>
        </w:r>
        <w:r>
          <w:rPr>
            <w:noProof/>
            <w:webHidden/>
          </w:rPr>
          <w:fldChar w:fldCharType="separate"/>
        </w:r>
        <w:r>
          <w:rPr>
            <w:noProof/>
            <w:webHidden/>
          </w:rPr>
          <w:t>114</w:t>
        </w:r>
        <w:r>
          <w:rPr>
            <w:noProof/>
            <w:webHidden/>
          </w:rPr>
          <w:fldChar w:fldCharType="end"/>
        </w:r>
      </w:hyperlink>
    </w:p>
    <w:p w14:paraId="7AA8EA18" w14:textId="5D7CA169"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24" w:history="1">
        <w:r w:rsidRPr="00B43466">
          <w:rPr>
            <w:rStyle w:val="Hyperlink"/>
            <w:noProof/>
          </w:rPr>
          <w:t>7.2.1.1</w:t>
        </w:r>
        <w:r>
          <w:rPr>
            <w:rFonts w:eastAsiaTheme="minorEastAsia" w:cstheme="minorBidi"/>
            <w:noProof/>
            <w:sz w:val="22"/>
            <w:szCs w:val="22"/>
            <w:lang w:eastAsia="en-GB"/>
          </w:rPr>
          <w:tab/>
        </w:r>
        <w:r w:rsidRPr="00B43466">
          <w:rPr>
            <w:rStyle w:val="Hyperlink"/>
            <w:noProof/>
          </w:rPr>
          <w:t>Transmitter side signal processing schemes for NOMA</w:t>
        </w:r>
        <w:r>
          <w:rPr>
            <w:noProof/>
            <w:webHidden/>
          </w:rPr>
          <w:tab/>
        </w:r>
        <w:r>
          <w:rPr>
            <w:noProof/>
            <w:webHidden/>
          </w:rPr>
          <w:fldChar w:fldCharType="begin"/>
        </w:r>
        <w:r>
          <w:rPr>
            <w:noProof/>
            <w:webHidden/>
          </w:rPr>
          <w:instrText xml:space="preserve"> PAGEREF _Toc526458924 \h </w:instrText>
        </w:r>
        <w:r>
          <w:rPr>
            <w:noProof/>
            <w:webHidden/>
          </w:rPr>
        </w:r>
        <w:r>
          <w:rPr>
            <w:noProof/>
            <w:webHidden/>
          </w:rPr>
          <w:fldChar w:fldCharType="separate"/>
        </w:r>
        <w:r>
          <w:rPr>
            <w:noProof/>
            <w:webHidden/>
          </w:rPr>
          <w:t>114</w:t>
        </w:r>
        <w:r>
          <w:rPr>
            <w:noProof/>
            <w:webHidden/>
          </w:rPr>
          <w:fldChar w:fldCharType="end"/>
        </w:r>
      </w:hyperlink>
    </w:p>
    <w:p w14:paraId="3D299AFF" w14:textId="7C4CC102"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25" w:history="1">
        <w:r w:rsidRPr="00B43466">
          <w:rPr>
            <w:rStyle w:val="Hyperlink"/>
            <w:noProof/>
          </w:rPr>
          <w:t>7.2.1.2</w:t>
        </w:r>
        <w:r>
          <w:rPr>
            <w:rFonts w:eastAsiaTheme="minorEastAsia" w:cstheme="minorBidi"/>
            <w:noProof/>
            <w:sz w:val="22"/>
            <w:szCs w:val="22"/>
            <w:lang w:eastAsia="en-GB"/>
          </w:rPr>
          <w:tab/>
        </w:r>
        <w:r w:rsidRPr="00B43466">
          <w:rPr>
            <w:rStyle w:val="Hyperlink"/>
            <w:noProof/>
          </w:rPr>
          <w:t>Receivers for NOMA</w:t>
        </w:r>
        <w:r>
          <w:rPr>
            <w:noProof/>
            <w:webHidden/>
          </w:rPr>
          <w:tab/>
        </w:r>
        <w:r>
          <w:rPr>
            <w:noProof/>
            <w:webHidden/>
          </w:rPr>
          <w:fldChar w:fldCharType="begin"/>
        </w:r>
        <w:r>
          <w:rPr>
            <w:noProof/>
            <w:webHidden/>
          </w:rPr>
          <w:instrText xml:space="preserve"> PAGEREF _Toc526458925 \h </w:instrText>
        </w:r>
        <w:r>
          <w:rPr>
            <w:noProof/>
            <w:webHidden/>
          </w:rPr>
        </w:r>
        <w:r>
          <w:rPr>
            <w:noProof/>
            <w:webHidden/>
          </w:rPr>
          <w:fldChar w:fldCharType="separate"/>
        </w:r>
        <w:r>
          <w:rPr>
            <w:noProof/>
            <w:webHidden/>
          </w:rPr>
          <w:t>116</w:t>
        </w:r>
        <w:r>
          <w:rPr>
            <w:noProof/>
            <w:webHidden/>
          </w:rPr>
          <w:fldChar w:fldCharType="end"/>
        </w:r>
      </w:hyperlink>
    </w:p>
    <w:p w14:paraId="002C0148" w14:textId="6E54392F"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26" w:history="1">
        <w:r w:rsidRPr="00B43466">
          <w:rPr>
            <w:rStyle w:val="Hyperlink"/>
            <w:noProof/>
          </w:rPr>
          <w:t>7.2.1.3</w:t>
        </w:r>
        <w:r>
          <w:rPr>
            <w:rFonts w:eastAsiaTheme="minorEastAsia" w:cstheme="minorBidi"/>
            <w:noProof/>
            <w:sz w:val="22"/>
            <w:szCs w:val="22"/>
            <w:lang w:eastAsia="en-GB"/>
          </w:rPr>
          <w:tab/>
        </w:r>
        <w:r w:rsidRPr="00B43466">
          <w:rPr>
            <w:rStyle w:val="Hyperlink"/>
            <w:noProof/>
          </w:rPr>
          <w:t>Procedures related to NOMA</w:t>
        </w:r>
        <w:r>
          <w:rPr>
            <w:noProof/>
            <w:webHidden/>
          </w:rPr>
          <w:tab/>
        </w:r>
        <w:r>
          <w:rPr>
            <w:noProof/>
            <w:webHidden/>
          </w:rPr>
          <w:fldChar w:fldCharType="begin"/>
        </w:r>
        <w:r>
          <w:rPr>
            <w:noProof/>
            <w:webHidden/>
          </w:rPr>
          <w:instrText xml:space="preserve"> PAGEREF _Toc526458926 \h </w:instrText>
        </w:r>
        <w:r>
          <w:rPr>
            <w:noProof/>
            <w:webHidden/>
          </w:rPr>
        </w:r>
        <w:r>
          <w:rPr>
            <w:noProof/>
            <w:webHidden/>
          </w:rPr>
          <w:fldChar w:fldCharType="separate"/>
        </w:r>
        <w:r>
          <w:rPr>
            <w:noProof/>
            <w:webHidden/>
          </w:rPr>
          <w:t>118</w:t>
        </w:r>
        <w:r>
          <w:rPr>
            <w:noProof/>
            <w:webHidden/>
          </w:rPr>
          <w:fldChar w:fldCharType="end"/>
        </w:r>
      </w:hyperlink>
    </w:p>
    <w:p w14:paraId="3339D610" w14:textId="3B9C21F6"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27" w:history="1">
        <w:r w:rsidRPr="00B43466">
          <w:rPr>
            <w:rStyle w:val="Hyperlink"/>
            <w:noProof/>
          </w:rPr>
          <w:t>7.2.1.4</w:t>
        </w:r>
        <w:r>
          <w:rPr>
            <w:rFonts w:eastAsiaTheme="minorEastAsia" w:cstheme="minorBidi"/>
            <w:noProof/>
            <w:sz w:val="22"/>
            <w:szCs w:val="22"/>
            <w:lang w:eastAsia="en-GB"/>
          </w:rPr>
          <w:tab/>
        </w:r>
        <w:r w:rsidRPr="00B43466">
          <w:rPr>
            <w:rStyle w:val="Hyperlink"/>
            <w:noProof/>
          </w:rPr>
          <w:t>Link and system level performance evaluation for NOMA</w:t>
        </w:r>
        <w:r>
          <w:rPr>
            <w:noProof/>
            <w:webHidden/>
          </w:rPr>
          <w:tab/>
        </w:r>
        <w:r>
          <w:rPr>
            <w:noProof/>
            <w:webHidden/>
          </w:rPr>
          <w:fldChar w:fldCharType="begin"/>
        </w:r>
        <w:r>
          <w:rPr>
            <w:noProof/>
            <w:webHidden/>
          </w:rPr>
          <w:instrText xml:space="preserve"> PAGEREF _Toc526458927 \h </w:instrText>
        </w:r>
        <w:r>
          <w:rPr>
            <w:noProof/>
            <w:webHidden/>
          </w:rPr>
        </w:r>
        <w:r>
          <w:rPr>
            <w:noProof/>
            <w:webHidden/>
          </w:rPr>
          <w:fldChar w:fldCharType="separate"/>
        </w:r>
        <w:r>
          <w:rPr>
            <w:noProof/>
            <w:webHidden/>
          </w:rPr>
          <w:t>119</w:t>
        </w:r>
        <w:r>
          <w:rPr>
            <w:noProof/>
            <w:webHidden/>
          </w:rPr>
          <w:fldChar w:fldCharType="end"/>
        </w:r>
      </w:hyperlink>
    </w:p>
    <w:p w14:paraId="4CD5F26A" w14:textId="3A374C01"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28" w:history="1">
        <w:r w:rsidRPr="00B43466">
          <w:rPr>
            <w:rStyle w:val="Hyperlink"/>
            <w:noProof/>
          </w:rPr>
          <w:t>7.2.1.5</w:t>
        </w:r>
        <w:r>
          <w:rPr>
            <w:rFonts w:eastAsiaTheme="minorEastAsia" w:cstheme="minorBidi"/>
            <w:noProof/>
            <w:sz w:val="22"/>
            <w:szCs w:val="22"/>
            <w:lang w:eastAsia="en-GB"/>
          </w:rPr>
          <w:tab/>
        </w:r>
        <w:r w:rsidRPr="00B43466">
          <w:rPr>
            <w:rStyle w:val="Hyperlink"/>
            <w:noProof/>
          </w:rPr>
          <w:t>Other</w:t>
        </w:r>
        <w:r>
          <w:rPr>
            <w:noProof/>
            <w:webHidden/>
          </w:rPr>
          <w:tab/>
        </w:r>
        <w:r>
          <w:rPr>
            <w:noProof/>
            <w:webHidden/>
          </w:rPr>
          <w:fldChar w:fldCharType="begin"/>
        </w:r>
        <w:r>
          <w:rPr>
            <w:noProof/>
            <w:webHidden/>
          </w:rPr>
          <w:instrText xml:space="preserve"> PAGEREF _Toc526458928 \h </w:instrText>
        </w:r>
        <w:r>
          <w:rPr>
            <w:noProof/>
            <w:webHidden/>
          </w:rPr>
        </w:r>
        <w:r>
          <w:rPr>
            <w:noProof/>
            <w:webHidden/>
          </w:rPr>
          <w:fldChar w:fldCharType="separate"/>
        </w:r>
        <w:r>
          <w:rPr>
            <w:noProof/>
            <w:webHidden/>
          </w:rPr>
          <w:t>122</w:t>
        </w:r>
        <w:r>
          <w:rPr>
            <w:noProof/>
            <w:webHidden/>
          </w:rPr>
          <w:fldChar w:fldCharType="end"/>
        </w:r>
      </w:hyperlink>
    </w:p>
    <w:p w14:paraId="46C1A320" w14:textId="5AD912DC"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929" w:history="1">
        <w:r w:rsidRPr="00B43466">
          <w:rPr>
            <w:rStyle w:val="Hyperlink"/>
            <w:noProof/>
          </w:rPr>
          <w:t>7.2.2</w:t>
        </w:r>
        <w:r>
          <w:rPr>
            <w:rFonts w:eastAsiaTheme="minorEastAsia" w:cstheme="minorBidi"/>
            <w:i w:val="0"/>
            <w:iCs w:val="0"/>
            <w:noProof/>
            <w:sz w:val="22"/>
            <w:szCs w:val="22"/>
            <w:lang w:eastAsia="en-GB"/>
          </w:rPr>
          <w:tab/>
        </w:r>
        <w:r w:rsidRPr="00B43466">
          <w:rPr>
            <w:rStyle w:val="Hyperlink"/>
            <w:noProof/>
          </w:rPr>
          <w:t>Study on NR-based Access to Unlicensed Spectrum</w:t>
        </w:r>
        <w:r>
          <w:rPr>
            <w:noProof/>
            <w:webHidden/>
          </w:rPr>
          <w:tab/>
        </w:r>
        <w:r>
          <w:rPr>
            <w:noProof/>
            <w:webHidden/>
          </w:rPr>
          <w:fldChar w:fldCharType="begin"/>
        </w:r>
        <w:r>
          <w:rPr>
            <w:noProof/>
            <w:webHidden/>
          </w:rPr>
          <w:instrText xml:space="preserve"> PAGEREF _Toc526458929 \h </w:instrText>
        </w:r>
        <w:r>
          <w:rPr>
            <w:noProof/>
            <w:webHidden/>
          </w:rPr>
        </w:r>
        <w:r>
          <w:rPr>
            <w:noProof/>
            <w:webHidden/>
          </w:rPr>
          <w:fldChar w:fldCharType="separate"/>
        </w:r>
        <w:r>
          <w:rPr>
            <w:noProof/>
            <w:webHidden/>
          </w:rPr>
          <w:t>122</w:t>
        </w:r>
        <w:r>
          <w:rPr>
            <w:noProof/>
            <w:webHidden/>
          </w:rPr>
          <w:fldChar w:fldCharType="end"/>
        </w:r>
      </w:hyperlink>
    </w:p>
    <w:p w14:paraId="0D9BDB91" w14:textId="467DE34F"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30" w:history="1">
        <w:r w:rsidRPr="00B43466">
          <w:rPr>
            <w:rStyle w:val="Hyperlink"/>
            <w:noProof/>
          </w:rPr>
          <w:t>7.2.2.1</w:t>
        </w:r>
        <w:r>
          <w:rPr>
            <w:rFonts w:eastAsiaTheme="minorEastAsia" w:cstheme="minorBidi"/>
            <w:noProof/>
            <w:sz w:val="22"/>
            <w:szCs w:val="22"/>
            <w:lang w:eastAsia="en-GB"/>
          </w:rPr>
          <w:tab/>
        </w:r>
        <w:r w:rsidRPr="00B43466">
          <w:rPr>
            <w:rStyle w:val="Hyperlink"/>
            <w:noProof/>
          </w:rPr>
          <w:t>Simulation Methodology for NR-U operation</w:t>
        </w:r>
        <w:r>
          <w:rPr>
            <w:noProof/>
            <w:webHidden/>
          </w:rPr>
          <w:tab/>
        </w:r>
        <w:r>
          <w:rPr>
            <w:noProof/>
            <w:webHidden/>
          </w:rPr>
          <w:fldChar w:fldCharType="begin"/>
        </w:r>
        <w:r>
          <w:rPr>
            <w:noProof/>
            <w:webHidden/>
          </w:rPr>
          <w:instrText xml:space="preserve"> PAGEREF _Toc526458930 \h </w:instrText>
        </w:r>
        <w:r>
          <w:rPr>
            <w:noProof/>
            <w:webHidden/>
          </w:rPr>
        </w:r>
        <w:r>
          <w:rPr>
            <w:noProof/>
            <w:webHidden/>
          </w:rPr>
          <w:fldChar w:fldCharType="separate"/>
        </w:r>
        <w:r>
          <w:rPr>
            <w:noProof/>
            <w:webHidden/>
          </w:rPr>
          <w:t>123</w:t>
        </w:r>
        <w:r>
          <w:rPr>
            <w:noProof/>
            <w:webHidden/>
          </w:rPr>
          <w:fldChar w:fldCharType="end"/>
        </w:r>
      </w:hyperlink>
    </w:p>
    <w:p w14:paraId="2F431475" w14:textId="09A8D014"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31" w:history="1">
        <w:r w:rsidRPr="00B43466">
          <w:rPr>
            <w:rStyle w:val="Hyperlink"/>
            <w:noProof/>
          </w:rPr>
          <w:t>7.2.2.2</w:t>
        </w:r>
        <w:r>
          <w:rPr>
            <w:rFonts w:eastAsiaTheme="minorEastAsia" w:cstheme="minorBidi"/>
            <w:noProof/>
            <w:sz w:val="22"/>
            <w:szCs w:val="22"/>
            <w:lang w:eastAsia="en-GB"/>
          </w:rPr>
          <w:tab/>
        </w:r>
        <w:r w:rsidRPr="00B43466">
          <w:rPr>
            <w:rStyle w:val="Hyperlink"/>
            <w:noProof/>
          </w:rPr>
          <w:t>Frame structure for NR-U operation</w:t>
        </w:r>
        <w:r>
          <w:rPr>
            <w:noProof/>
            <w:webHidden/>
          </w:rPr>
          <w:tab/>
        </w:r>
        <w:r>
          <w:rPr>
            <w:noProof/>
            <w:webHidden/>
          </w:rPr>
          <w:fldChar w:fldCharType="begin"/>
        </w:r>
        <w:r>
          <w:rPr>
            <w:noProof/>
            <w:webHidden/>
          </w:rPr>
          <w:instrText xml:space="preserve"> PAGEREF _Toc526458931 \h </w:instrText>
        </w:r>
        <w:r>
          <w:rPr>
            <w:noProof/>
            <w:webHidden/>
          </w:rPr>
        </w:r>
        <w:r>
          <w:rPr>
            <w:noProof/>
            <w:webHidden/>
          </w:rPr>
          <w:fldChar w:fldCharType="separate"/>
        </w:r>
        <w:r>
          <w:rPr>
            <w:noProof/>
            <w:webHidden/>
          </w:rPr>
          <w:t>123</w:t>
        </w:r>
        <w:r>
          <w:rPr>
            <w:noProof/>
            <w:webHidden/>
          </w:rPr>
          <w:fldChar w:fldCharType="end"/>
        </w:r>
      </w:hyperlink>
    </w:p>
    <w:p w14:paraId="3B748A9F" w14:textId="644C46EE"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32" w:history="1">
        <w:r w:rsidRPr="00B43466">
          <w:rPr>
            <w:rStyle w:val="Hyperlink"/>
            <w:noProof/>
          </w:rPr>
          <w:t>7.2.2.3</w:t>
        </w:r>
        <w:r>
          <w:rPr>
            <w:rFonts w:eastAsiaTheme="minorEastAsia" w:cstheme="minorBidi"/>
            <w:noProof/>
            <w:sz w:val="22"/>
            <w:szCs w:val="22"/>
            <w:lang w:eastAsia="en-GB"/>
          </w:rPr>
          <w:tab/>
        </w:r>
        <w:r w:rsidRPr="00B43466">
          <w:rPr>
            <w:rStyle w:val="Hyperlink"/>
            <w:noProof/>
          </w:rPr>
          <w:t>Potential physical layer channel design</w:t>
        </w:r>
        <w:r>
          <w:rPr>
            <w:noProof/>
            <w:webHidden/>
          </w:rPr>
          <w:tab/>
        </w:r>
        <w:r>
          <w:rPr>
            <w:noProof/>
            <w:webHidden/>
          </w:rPr>
          <w:fldChar w:fldCharType="begin"/>
        </w:r>
        <w:r>
          <w:rPr>
            <w:noProof/>
            <w:webHidden/>
          </w:rPr>
          <w:instrText xml:space="preserve"> PAGEREF _Toc526458932 \h </w:instrText>
        </w:r>
        <w:r>
          <w:rPr>
            <w:noProof/>
            <w:webHidden/>
          </w:rPr>
        </w:r>
        <w:r>
          <w:rPr>
            <w:noProof/>
            <w:webHidden/>
          </w:rPr>
          <w:fldChar w:fldCharType="separate"/>
        </w:r>
        <w:r>
          <w:rPr>
            <w:noProof/>
            <w:webHidden/>
          </w:rPr>
          <w:t>124</w:t>
        </w:r>
        <w:r>
          <w:rPr>
            <w:noProof/>
            <w:webHidden/>
          </w:rPr>
          <w:fldChar w:fldCharType="end"/>
        </w:r>
      </w:hyperlink>
    </w:p>
    <w:p w14:paraId="00F6BF7F" w14:textId="066DE63E"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933" w:history="1">
        <w:r w:rsidRPr="00B43466">
          <w:rPr>
            <w:rStyle w:val="Hyperlink"/>
            <w:noProof/>
          </w:rPr>
          <w:t>7.2.2.3.1</w:t>
        </w:r>
        <w:r>
          <w:rPr>
            <w:rFonts w:eastAsiaTheme="minorEastAsia" w:cstheme="minorBidi"/>
            <w:noProof/>
            <w:sz w:val="22"/>
            <w:szCs w:val="22"/>
            <w:lang w:eastAsia="en-GB"/>
          </w:rPr>
          <w:tab/>
        </w:r>
        <w:r w:rsidRPr="00B43466">
          <w:rPr>
            <w:rStyle w:val="Hyperlink"/>
            <w:noProof/>
          </w:rPr>
          <w:t>DL Signals and Channels</w:t>
        </w:r>
        <w:r>
          <w:rPr>
            <w:noProof/>
            <w:webHidden/>
          </w:rPr>
          <w:tab/>
        </w:r>
        <w:r>
          <w:rPr>
            <w:noProof/>
            <w:webHidden/>
          </w:rPr>
          <w:fldChar w:fldCharType="begin"/>
        </w:r>
        <w:r>
          <w:rPr>
            <w:noProof/>
            <w:webHidden/>
          </w:rPr>
          <w:instrText xml:space="preserve"> PAGEREF _Toc526458933 \h </w:instrText>
        </w:r>
        <w:r>
          <w:rPr>
            <w:noProof/>
            <w:webHidden/>
          </w:rPr>
        </w:r>
        <w:r>
          <w:rPr>
            <w:noProof/>
            <w:webHidden/>
          </w:rPr>
          <w:fldChar w:fldCharType="separate"/>
        </w:r>
        <w:r>
          <w:rPr>
            <w:noProof/>
            <w:webHidden/>
          </w:rPr>
          <w:t>124</w:t>
        </w:r>
        <w:r>
          <w:rPr>
            <w:noProof/>
            <w:webHidden/>
          </w:rPr>
          <w:fldChar w:fldCharType="end"/>
        </w:r>
      </w:hyperlink>
    </w:p>
    <w:p w14:paraId="151D146D" w14:textId="61B4B71A"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934" w:history="1">
        <w:r w:rsidRPr="00B43466">
          <w:rPr>
            <w:rStyle w:val="Hyperlink"/>
            <w:noProof/>
          </w:rPr>
          <w:t>7.2.2.3.2</w:t>
        </w:r>
        <w:r>
          <w:rPr>
            <w:rFonts w:eastAsiaTheme="minorEastAsia" w:cstheme="minorBidi"/>
            <w:noProof/>
            <w:sz w:val="22"/>
            <w:szCs w:val="22"/>
            <w:lang w:eastAsia="en-GB"/>
          </w:rPr>
          <w:tab/>
        </w:r>
        <w:r w:rsidRPr="00B43466">
          <w:rPr>
            <w:rStyle w:val="Hyperlink"/>
            <w:noProof/>
          </w:rPr>
          <w:t>UL Signals and Channels</w:t>
        </w:r>
        <w:r>
          <w:rPr>
            <w:noProof/>
            <w:webHidden/>
          </w:rPr>
          <w:tab/>
        </w:r>
        <w:r>
          <w:rPr>
            <w:noProof/>
            <w:webHidden/>
          </w:rPr>
          <w:fldChar w:fldCharType="begin"/>
        </w:r>
        <w:r>
          <w:rPr>
            <w:noProof/>
            <w:webHidden/>
          </w:rPr>
          <w:instrText xml:space="preserve"> PAGEREF _Toc526458934 \h </w:instrText>
        </w:r>
        <w:r>
          <w:rPr>
            <w:noProof/>
            <w:webHidden/>
          </w:rPr>
        </w:r>
        <w:r>
          <w:rPr>
            <w:noProof/>
            <w:webHidden/>
          </w:rPr>
          <w:fldChar w:fldCharType="separate"/>
        </w:r>
        <w:r>
          <w:rPr>
            <w:noProof/>
            <w:webHidden/>
          </w:rPr>
          <w:t>125</w:t>
        </w:r>
        <w:r>
          <w:rPr>
            <w:noProof/>
            <w:webHidden/>
          </w:rPr>
          <w:fldChar w:fldCharType="end"/>
        </w:r>
      </w:hyperlink>
    </w:p>
    <w:p w14:paraId="17A5504D" w14:textId="2DD814D1"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35" w:history="1">
        <w:r w:rsidRPr="00B43466">
          <w:rPr>
            <w:rStyle w:val="Hyperlink"/>
            <w:noProof/>
          </w:rPr>
          <w:t>7.2.2.4</w:t>
        </w:r>
        <w:r>
          <w:rPr>
            <w:rFonts w:eastAsiaTheme="minorEastAsia" w:cstheme="minorBidi"/>
            <w:noProof/>
            <w:sz w:val="22"/>
            <w:szCs w:val="22"/>
            <w:lang w:eastAsia="en-GB"/>
          </w:rPr>
          <w:tab/>
        </w:r>
        <w:r w:rsidRPr="00B43466">
          <w:rPr>
            <w:rStyle w:val="Hyperlink"/>
            <w:noProof/>
          </w:rPr>
          <w:t>Potential physical layer procedures</w:t>
        </w:r>
        <w:r>
          <w:rPr>
            <w:noProof/>
            <w:webHidden/>
          </w:rPr>
          <w:tab/>
        </w:r>
        <w:r>
          <w:rPr>
            <w:noProof/>
            <w:webHidden/>
          </w:rPr>
          <w:fldChar w:fldCharType="begin"/>
        </w:r>
        <w:r>
          <w:rPr>
            <w:noProof/>
            <w:webHidden/>
          </w:rPr>
          <w:instrText xml:space="preserve"> PAGEREF _Toc526458935 \h </w:instrText>
        </w:r>
        <w:r>
          <w:rPr>
            <w:noProof/>
            <w:webHidden/>
          </w:rPr>
        </w:r>
        <w:r>
          <w:rPr>
            <w:noProof/>
            <w:webHidden/>
          </w:rPr>
          <w:fldChar w:fldCharType="separate"/>
        </w:r>
        <w:r>
          <w:rPr>
            <w:noProof/>
            <w:webHidden/>
          </w:rPr>
          <w:t>126</w:t>
        </w:r>
        <w:r>
          <w:rPr>
            <w:noProof/>
            <w:webHidden/>
          </w:rPr>
          <w:fldChar w:fldCharType="end"/>
        </w:r>
      </w:hyperlink>
    </w:p>
    <w:p w14:paraId="3C064984" w14:textId="10AEA69A"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936" w:history="1">
        <w:r w:rsidRPr="00B43466">
          <w:rPr>
            <w:rStyle w:val="Hyperlink"/>
            <w:noProof/>
          </w:rPr>
          <w:t>7.2.2.4.1</w:t>
        </w:r>
        <w:r>
          <w:rPr>
            <w:rFonts w:eastAsiaTheme="minorEastAsia" w:cstheme="minorBidi"/>
            <w:noProof/>
            <w:sz w:val="22"/>
            <w:szCs w:val="22"/>
            <w:lang w:eastAsia="en-GB"/>
          </w:rPr>
          <w:tab/>
        </w:r>
        <w:r w:rsidRPr="00B43466">
          <w:rPr>
            <w:rStyle w:val="Hyperlink"/>
            <w:noProof/>
          </w:rPr>
          <w:t>Channel access procedures</w:t>
        </w:r>
        <w:r>
          <w:rPr>
            <w:noProof/>
            <w:webHidden/>
          </w:rPr>
          <w:tab/>
        </w:r>
        <w:r>
          <w:rPr>
            <w:noProof/>
            <w:webHidden/>
          </w:rPr>
          <w:fldChar w:fldCharType="begin"/>
        </w:r>
        <w:r>
          <w:rPr>
            <w:noProof/>
            <w:webHidden/>
          </w:rPr>
          <w:instrText xml:space="preserve"> PAGEREF _Toc526458936 \h </w:instrText>
        </w:r>
        <w:r>
          <w:rPr>
            <w:noProof/>
            <w:webHidden/>
          </w:rPr>
        </w:r>
        <w:r>
          <w:rPr>
            <w:noProof/>
            <w:webHidden/>
          </w:rPr>
          <w:fldChar w:fldCharType="separate"/>
        </w:r>
        <w:r>
          <w:rPr>
            <w:noProof/>
            <w:webHidden/>
          </w:rPr>
          <w:t>126</w:t>
        </w:r>
        <w:r>
          <w:rPr>
            <w:noProof/>
            <w:webHidden/>
          </w:rPr>
          <w:fldChar w:fldCharType="end"/>
        </w:r>
      </w:hyperlink>
    </w:p>
    <w:p w14:paraId="583F1D3D" w14:textId="35B43F61"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937" w:history="1">
        <w:r w:rsidRPr="00B43466">
          <w:rPr>
            <w:rStyle w:val="Hyperlink"/>
            <w:noProof/>
          </w:rPr>
          <w:t>7.2.2.4.2</w:t>
        </w:r>
        <w:r>
          <w:rPr>
            <w:rFonts w:eastAsiaTheme="minorEastAsia" w:cstheme="minorBidi"/>
            <w:noProof/>
            <w:sz w:val="22"/>
            <w:szCs w:val="22"/>
            <w:lang w:eastAsia="en-GB"/>
          </w:rPr>
          <w:tab/>
        </w:r>
        <w:r w:rsidRPr="00B43466">
          <w:rPr>
            <w:rStyle w:val="Hyperlink"/>
            <w:noProof/>
          </w:rPr>
          <w:t>Initial access and mobility</w:t>
        </w:r>
        <w:r>
          <w:rPr>
            <w:noProof/>
            <w:webHidden/>
          </w:rPr>
          <w:tab/>
        </w:r>
        <w:r>
          <w:rPr>
            <w:noProof/>
            <w:webHidden/>
          </w:rPr>
          <w:fldChar w:fldCharType="begin"/>
        </w:r>
        <w:r>
          <w:rPr>
            <w:noProof/>
            <w:webHidden/>
          </w:rPr>
          <w:instrText xml:space="preserve"> PAGEREF _Toc526458937 \h </w:instrText>
        </w:r>
        <w:r>
          <w:rPr>
            <w:noProof/>
            <w:webHidden/>
          </w:rPr>
        </w:r>
        <w:r>
          <w:rPr>
            <w:noProof/>
            <w:webHidden/>
          </w:rPr>
          <w:fldChar w:fldCharType="separate"/>
        </w:r>
        <w:r>
          <w:rPr>
            <w:noProof/>
            <w:webHidden/>
          </w:rPr>
          <w:t>126</w:t>
        </w:r>
        <w:r>
          <w:rPr>
            <w:noProof/>
            <w:webHidden/>
          </w:rPr>
          <w:fldChar w:fldCharType="end"/>
        </w:r>
      </w:hyperlink>
    </w:p>
    <w:p w14:paraId="08518BE0" w14:textId="64A84682"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938" w:history="1">
        <w:r w:rsidRPr="00B43466">
          <w:rPr>
            <w:rStyle w:val="Hyperlink"/>
            <w:noProof/>
          </w:rPr>
          <w:t>7.2.2.4.3</w:t>
        </w:r>
        <w:r>
          <w:rPr>
            <w:rFonts w:eastAsiaTheme="minorEastAsia" w:cstheme="minorBidi"/>
            <w:noProof/>
            <w:sz w:val="22"/>
            <w:szCs w:val="22"/>
            <w:lang w:eastAsia="en-GB"/>
          </w:rPr>
          <w:tab/>
        </w:r>
        <w:r w:rsidRPr="00B43466">
          <w:rPr>
            <w:rStyle w:val="Hyperlink"/>
            <w:noProof/>
          </w:rPr>
          <w:t>Potential HARQ enhancements</w:t>
        </w:r>
        <w:r>
          <w:rPr>
            <w:noProof/>
            <w:webHidden/>
          </w:rPr>
          <w:tab/>
        </w:r>
        <w:r>
          <w:rPr>
            <w:noProof/>
            <w:webHidden/>
          </w:rPr>
          <w:fldChar w:fldCharType="begin"/>
        </w:r>
        <w:r>
          <w:rPr>
            <w:noProof/>
            <w:webHidden/>
          </w:rPr>
          <w:instrText xml:space="preserve"> PAGEREF _Toc526458938 \h </w:instrText>
        </w:r>
        <w:r>
          <w:rPr>
            <w:noProof/>
            <w:webHidden/>
          </w:rPr>
        </w:r>
        <w:r>
          <w:rPr>
            <w:noProof/>
            <w:webHidden/>
          </w:rPr>
          <w:fldChar w:fldCharType="separate"/>
        </w:r>
        <w:r>
          <w:rPr>
            <w:noProof/>
            <w:webHidden/>
          </w:rPr>
          <w:t>127</w:t>
        </w:r>
        <w:r>
          <w:rPr>
            <w:noProof/>
            <w:webHidden/>
          </w:rPr>
          <w:fldChar w:fldCharType="end"/>
        </w:r>
      </w:hyperlink>
    </w:p>
    <w:p w14:paraId="3B6FB444" w14:textId="0E8B1193"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939" w:history="1">
        <w:r w:rsidRPr="00B43466">
          <w:rPr>
            <w:rStyle w:val="Hyperlink"/>
            <w:noProof/>
          </w:rPr>
          <w:t>7.2.2.4.4</w:t>
        </w:r>
        <w:r>
          <w:rPr>
            <w:rFonts w:eastAsiaTheme="minorEastAsia" w:cstheme="minorBidi"/>
            <w:noProof/>
            <w:sz w:val="22"/>
            <w:szCs w:val="22"/>
            <w:lang w:eastAsia="en-GB"/>
          </w:rPr>
          <w:tab/>
        </w:r>
        <w:r w:rsidRPr="00B43466">
          <w:rPr>
            <w:rStyle w:val="Hyperlink"/>
            <w:noProof/>
          </w:rPr>
          <w:t>Potential enhancements to configured grants</w:t>
        </w:r>
        <w:r>
          <w:rPr>
            <w:noProof/>
            <w:webHidden/>
          </w:rPr>
          <w:tab/>
        </w:r>
        <w:r>
          <w:rPr>
            <w:noProof/>
            <w:webHidden/>
          </w:rPr>
          <w:fldChar w:fldCharType="begin"/>
        </w:r>
        <w:r>
          <w:rPr>
            <w:noProof/>
            <w:webHidden/>
          </w:rPr>
          <w:instrText xml:space="preserve"> PAGEREF _Toc526458939 \h </w:instrText>
        </w:r>
        <w:r>
          <w:rPr>
            <w:noProof/>
            <w:webHidden/>
          </w:rPr>
        </w:r>
        <w:r>
          <w:rPr>
            <w:noProof/>
            <w:webHidden/>
          </w:rPr>
          <w:fldChar w:fldCharType="separate"/>
        </w:r>
        <w:r>
          <w:rPr>
            <w:noProof/>
            <w:webHidden/>
          </w:rPr>
          <w:t>128</w:t>
        </w:r>
        <w:r>
          <w:rPr>
            <w:noProof/>
            <w:webHidden/>
          </w:rPr>
          <w:fldChar w:fldCharType="end"/>
        </w:r>
      </w:hyperlink>
    </w:p>
    <w:p w14:paraId="47636EC4" w14:textId="347AC3EA"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940" w:history="1">
        <w:r w:rsidRPr="00B43466">
          <w:rPr>
            <w:rStyle w:val="Hyperlink"/>
            <w:noProof/>
          </w:rPr>
          <w:t>7.2.2.4.5</w:t>
        </w:r>
        <w:r>
          <w:rPr>
            <w:rFonts w:eastAsiaTheme="minorEastAsia" w:cstheme="minorBidi"/>
            <w:noProof/>
            <w:sz w:val="22"/>
            <w:szCs w:val="22"/>
            <w:lang w:eastAsia="en-GB"/>
          </w:rPr>
          <w:tab/>
        </w:r>
        <w:r w:rsidRPr="00B43466">
          <w:rPr>
            <w:rStyle w:val="Hyperlink"/>
            <w:noProof/>
          </w:rPr>
          <w:t>Other</w:t>
        </w:r>
        <w:r>
          <w:rPr>
            <w:noProof/>
            <w:webHidden/>
          </w:rPr>
          <w:tab/>
        </w:r>
        <w:r>
          <w:rPr>
            <w:noProof/>
            <w:webHidden/>
          </w:rPr>
          <w:fldChar w:fldCharType="begin"/>
        </w:r>
        <w:r>
          <w:rPr>
            <w:noProof/>
            <w:webHidden/>
          </w:rPr>
          <w:instrText xml:space="preserve"> PAGEREF _Toc526458940 \h </w:instrText>
        </w:r>
        <w:r>
          <w:rPr>
            <w:noProof/>
            <w:webHidden/>
          </w:rPr>
        </w:r>
        <w:r>
          <w:rPr>
            <w:noProof/>
            <w:webHidden/>
          </w:rPr>
          <w:fldChar w:fldCharType="separate"/>
        </w:r>
        <w:r>
          <w:rPr>
            <w:noProof/>
            <w:webHidden/>
          </w:rPr>
          <w:t>129</w:t>
        </w:r>
        <w:r>
          <w:rPr>
            <w:noProof/>
            <w:webHidden/>
          </w:rPr>
          <w:fldChar w:fldCharType="end"/>
        </w:r>
      </w:hyperlink>
    </w:p>
    <w:p w14:paraId="4C9D3BC8" w14:textId="5A211736"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41" w:history="1">
        <w:r w:rsidRPr="00B43466">
          <w:rPr>
            <w:rStyle w:val="Hyperlink"/>
            <w:noProof/>
          </w:rPr>
          <w:t>7.2.2.5</w:t>
        </w:r>
        <w:r>
          <w:rPr>
            <w:rFonts w:eastAsiaTheme="minorEastAsia" w:cstheme="minorBidi"/>
            <w:noProof/>
            <w:sz w:val="22"/>
            <w:szCs w:val="22"/>
            <w:lang w:eastAsia="en-GB"/>
          </w:rPr>
          <w:tab/>
        </w:r>
        <w:r w:rsidRPr="00B43466">
          <w:rPr>
            <w:rStyle w:val="Hyperlink"/>
            <w:noProof/>
          </w:rPr>
          <w:t>Other</w:t>
        </w:r>
        <w:r>
          <w:rPr>
            <w:noProof/>
            <w:webHidden/>
          </w:rPr>
          <w:tab/>
        </w:r>
        <w:r>
          <w:rPr>
            <w:noProof/>
            <w:webHidden/>
          </w:rPr>
          <w:fldChar w:fldCharType="begin"/>
        </w:r>
        <w:r>
          <w:rPr>
            <w:noProof/>
            <w:webHidden/>
          </w:rPr>
          <w:instrText xml:space="preserve"> PAGEREF _Toc526458941 \h </w:instrText>
        </w:r>
        <w:r>
          <w:rPr>
            <w:noProof/>
            <w:webHidden/>
          </w:rPr>
        </w:r>
        <w:r>
          <w:rPr>
            <w:noProof/>
            <w:webHidden/>
          </w:rPr>
          <w:fldChar w:fldCharType="separate"/>
        </w:r>
        <w:r>
          <w:rPr>
            <w:noProof/>
            <w:webHidden/>
          </w:rPr>
          <w:t>129</w:t>
        </w:r>
        <w:r>
          <w:rPr>
            <w:noProof/>
            <w:webHidden/>
          </w:rPr>
          <w:fldChar w:fldCharType="end"/>
        </w:r>
      </w:hyperlink>
    </w:p>
    <w:p w14:paraId="470B34AF" w14:textId="5FE9B958"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942" w:history="1">
        <w:r w:rsidRPr="00B43466">
          <w:rPr>
            <w:rStyle w:val="Hyperlink"/>
            <w:noProof/>
          </w:rPr>
          <w:t>7.2.3</w:t>
        </w:r>
        <w:r>
          <w:rPr>
            <w:rFonts w:eastAsiaTheme="minorEastAsia" w:cstheme="minorBidi"/>
            <w:i w:val="0"/>
            <w:iCs w:val="0"/>
            <w:noProof/>
            <w:sz w:val="22"/>
            <w:szCs w:val="22"/>
            <w:lang w:eastAsia="en-GB"/>
          </w:rPr>
          <w:tab/>
        </w:r>
        <w:r w:rsidRPr="00B43466">
          <w:rPr>
            <w:rStyle w:val="Hyperlink"/>
            <w:noProof/>
          </w:rPr>
          <w:t>Study on Integrated Access and Backhaul for NR</w:t>
        </w:r>
        <w:r>
          <w:rPr>
            <w:noProof/>
            <w:webHidden/>
          </w:rPr>
          <w:tab/>
        </w:r>
        <w:r>
          <w:rPr>
            <w:noProof/>
            <w:webHidden/>
          </w:rPr>
          <w:fldChar w:fldCharType="begin"/>
        </w:r>
        <w:r>
          <w:rPr>
            <w:noProof/>
            <w:webHidden/>
          </w:rPr>
          <w:instrText xml:space="preserve"> PAGEREF _Toc526458942 \h </w:instrText>
        </w:r>
        <w:r>
          <w:rPr>
            <w:noProof/>
            <w:webHidden/>
          </w:rPr>
        </w:r>
        <w:r>
          <w:rPr>
            <w:noProof/>
            <w:webHidden/>
          </w:rPr>
          <w:fldChar w:fldCharType="separate"/>
        </w:r>
        <w:r>
          <w:rPr>
            <w:noProof/>
            <w:webHidden/>
          </w:rPr>
          <w:t>129</w:t>
        </w:r>
        <w:r>
          <w:rPr>
            <w:noProof/>
            <w:webHidden/>
          </w:rPr>
          <w:fldChar w:fldCharType="end"/>
        </w:r>
      </w:hyperlink>
    </w:p>
    <w:p w14:paraId="13F0ECED" w14:textId="7ADB45F2"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43" w:history="1">
        <w:r w:rsidRPr="00B43466">
          <w:rPr>
            <w:rStyle w:val="Hyperlink"/>
            <w:noProof/>
          </w:rPr>
          <w:t>7.2.3.1</w:t>
        </w:r>
        <w:r>
          <w:rPr>
            <w:rFonts w:eastAsiaTheme="minorEastAsia" w:cstheme="minorBidi"/>
            <w:noProof/>
            <w:sz w:val="22"/>
            <w:szCs w:val="22"/>
            <w:lang w:eastAsia="en-GB"/>
          </w:rPr>
          <w:tab/>
        </w:r>
        <w:r w:rsidRPr="00B43466">
          <w:rPr>
            <w:rStyle w:val="Hyperlink"/>
            <w:noProof/>
          </w:rPr>
          <w:t>Enhancements to support NR backhaul links</w:t>
        </w:r>
        <w:r>
          <w:rPr>
            <w:noProof/>
            <w:webHidden/>
          </w:rPr>
          <w:tab/>
        </w:r>
        <w:r>
          <w:rPr>
            <w:noProof/>
            <w:webHidden/>
          </w:rPr>
          <w:fldChar w:fldCharType="begin"/>
        </w:r>
        <w:r>
          <w:rPr>
            <w:noProof/>
            <w:webHidden/>
          </w:rPr>
          <w:instrText xml:space="preserve"> PAGEREF _Toc526458943 \h </w:instrText>
        </w:r>
        <w:r>
          <w:rPr>
            <w:noProof/>
            <w:webHidden/>
          </w:rPr>
        </w:r>
        <w:r>
          <w:rPr>
            <w:noProof/>
            <w:webHidden/>
          </w:rPr>
          <w:fldChar w:fldCharType="separate"/>
        </w:r>
        <w:r>
          <w:rPr>
            <w:noProof/>
            <w:webHidden/>
          </w:rPr>
          <w:t>129</w:t>
        </w:r>
        <w:r>
          <w:rPr>
            <w:noProof/>
            <w:webHidden/>
          </w:rPr>
          <w:fldChar w:fldCharType="end"/>
        </w:r>
      </w:hyperlink>
    </w:p>
    <w:p w14:paraId="1CBE014A" w14:textId="18B5E08F"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44" w:history="1">
        <w:r w:rsidRPr="00B43466">
          <w:rPr>
            <w:rStyle w:val="Hyperlink"/>
            <w:noProof/>
          </w:rPr>
          <w:t>7.2.3.2</w:t>
        </w:r>
        <w:r>
          <w:rPr>
            <w:rFonts w:eastAsiaTheme="minorEastAsia" w:cstheme="minorBidi"/>
            <w:noProof/>
            <w:sz w:val="22"/>
            <w:szCs w:val="22"/>
            <w:lang w:eastAsia="en-GB"/>
          </w:rPr>
          <w:tab/>
        </w:r>
        <w:r w:rsidRPr="00B43466">
          <w:rPr>
            <w:rStyle w:val="Hyperlink"/>
            <w:noProof/>
          </w:rPr>
          <w:t>Evaluation methodology for NR IAB</w:t>
        </w:r>
        <w:r>
          <w:rPr>
            <w:noProof/>
            <w:webHidden/>
          </w:rPr>
          <w:tab/>
        </w:r>
        <w:r>
          <w:rPr>
            <w:noProof/>
            <w:webHidden/>
          </w:rPr>
          <w:fldChar w:fldCharType="begin"/>
        </w:r>
        <w:r>
          <w:rPr>
            <w:noProof/>
            <w:webHidden/>
          </w:rPr>
          <w:instrText xml:space="preserve"> PAGEREF _Toc526458944 \h </w:instrText>
        </w:r>
        <w:r>
          <w:rPr>
            <w:noProof/>
            <w:webHidden/>
          </w:rPr>
        </w:r>
        <w:r>
          <w:rPr>
            <w:noProof/>
            <w:webHidden/>
          </w:rPr>
          <w:fldChar w:fldCharType="separate"/>
        </w:r>
        <w:r>
          <w:rPr>
            <w:noProof/>
            <w:webHidden/>
          </w:rPr>
          <w:t>136</w:t>
        </w:r>
        <w:r>
          <w:rPr>
            <w:noProof/>
            <w:webHidden/>
          </w:rPr>
          <w:fldChar w:fldCharType="end"/>
        </w:r>
      </w:hyperlink>
    </w:p>
    <w:p w14:paraId="40442868" w14:textId="22DE28B1"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45" w:history="1">
        <w:r w:rsidRPr="00B43466">
          <w:rPr>
            <w:rStyle w:val="Hyperlink"/>
            <w:noProof/>
          </w:rPr>
          <w:t>7.2.3.3</w:t>
        </w:r>
        <w:r>
          <w:rPr>
            <w:rFonts w:eastAsiaTheme="minorEastAsia" w:cstheme="minorBidi"/>
            <w:noProof/>
            <w:sz w:val="22"/>
            <w:szCs w:val="22"/>
            <w:lang w:eastAsia="en-GB"/>
          </w:rPr>
          <w:tab/>
        </w:r>
        <w:r w:rsidRPr="00B43466">
          <w:rPr>
            <w:rStyle w:val="Hyperlink"/>
            <w:noProof/>
          </w:rPr>
          <w:t>Other</w:t>
        </w:r>
        <w:r>
          <w:rPr>
            <w:noProof/>
            <w:webHidden/>
          </w:rPr>
          <w:tab/>
        </w:r>
        <w:r>
          <w:rPr>
            <w:noProof/>
            <w:webHidden/>
          </w:rPr>
          <w:fldChar w:fldCharType="begin"/>
        </w:r>
        <w:r>
          <w:rPr>
            <w:noProof/>
            <w:webHidden/>
          </w:rPr>
          <w:instrText xml:space="preserve"> PAGEREF _Toc526458945 \h </w:instrText>
        </w:r>
        <w:r>
          <w:rPr>
            <w:noProof/>
            <w:webHidden/>
          </w:rPr>
        </w:r>
        <w:r>
          <w:rPr>
            <w:noProof/>
            <w:webHidden/>
          </w:rPr>
          <w:fldChar w:fldCharType="separate"/>
        </w:r>
        <w:r>
          <w:rPr>
            <w:noProof/>
            <w:webHidden/>
          </w:rPr>
          <w:t>137</w:t>
        </w:r>
        <w:r>
          <w:rPr>
            <w:noProof/>
            <w:webHidden/>
          </w:rPr>
          <w:fldChar w:fldCharType="end"/>
        </w:r>
      </w:hyperlink>
    </w:p>
    <w:p w14:paraId="11CF0449" w14:textId="00CAFE56"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946" w:history="1">
        <w:r w:rsidRPr="00B43466">
          <w:rPr>
            <w:rStyle w:val="Hyperlink"/>
            <w:noProof/>
          </w:rPr>
          <w:t>7.2.4</w:t>
        </w:r>
        <w:r>
          <w:rPr>
            <w:rFonts w:eastAsiaTheme="minorEastAsia" w:cstheme="minorBidi"/>
            <w:i w:val="0"/>
            <w:iCs w:val="0"/>
            <w:noProof/>
            <w:sz w:val="22"/>
            <w:szCs w:val="22"/>
            <w:lang w:eastAsia="en-GB"/>
          </w:rPr>
          <w:tab/>
        </w:r>
        <w:r w:rsidRPr="00B43466">
          <w:rPr>
            <w:rStyle w:val="Hyperlink"/>
            <w:noProof/>
          </w:rPr>
          <w:t>Study on NR V2X</w:t>
        </w:r>
        <w:r>
          <w:rPr>
            <w:noProof/>
            <w:webHidden/>
          </w:rPr>
          <w:tab/>
        </w:r>
        <w:r>
          <w:rPr>
            <w:noProof/>
            <w:webHidden/>
          </w:rPr>
          <w:fldChar w:fldCharType="begin"/>
        </w:r>
        <w:r>
          <w:rPr>
            <w:noProof/>
            <w:webHidden/>
          </w:rPr>
          <w:instrText xml:space="preserve"> PAGEREF _Toc526458946 \h </w:instrText>
        </w:r>
        <w:r>
          <w:rPr>
            <w:noProof/>
            <w:webHidden/>
          </w:rPr>
        </w:r>
        <w:r>
          <w:rPr>
            <w:noProof/>
            <w:webHidden/>
          </w:rPr>
          <w:fldChar w:fldCharType="separate"/>
        </w:r>
        <w:r>
          <w:rPr>
            <w:noProof/>
            <w:webHidden/>
          </w:rPr>
          <w:t>138</w:t>
        </w:r>
        <w:r>
          <w:rPr>
            <w:noProof/>
            <w:webHidden/>
          </w:rPr>
          <w:fldChar w:fldCharType="end"/>
        </w:r>
      </w:hyperlink>
    </w:p>
    <w:p w14:paraId="4DE42A94" w14:textId="38EE00F0"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47" w:history="1">
        <w:r w:rsidRPr="00B43466">
          <w:rPr>
            <w:rStyle w:val="Hyperlink"/>
            <w:noProof/>
          </w:rPr>
          <w:t>7.2.4.1</w:t>
        </w:r>
        <w:r>
          <w:rPr>
            <w:rFonts w:eastAsiaTheme="minorEastAsia" w:cstheme="minorBidi"/>
            <w:noProof/>
            <w:sz w:val="22"/>
            <w:szCs w:val="22"/>
            <w:lang w:eastAsia="en-GB"/>
          </w:rPr>
          <w:tab/>
        </w:r>
        <w:r w:rsidRPr="00B43466">
          <w:rPr>
            <w:rStyle w:val="Hyperlink"/>
            <w:noProof/>
          </w:rPr>
          <w:t>Sidelink design</w:t>
        </w:r>
        <w:r>
          <w:rPr>
            <w:noProof/>
            <w:webHidden/>
          </w:rPr>
          <w:tab/>
        </w:r>
        <w:r>
          <w:rPr>
            <w:noProof/>
            <w:webHidden/>
          </w:rPr>
          <w:fldChar w:fldCharType="begin"/>
        </w:r>
        <w:r>
          <w:rPr>
            <w:noProof/>
            <w:webHidden/>
          </w:rPr>
          <w:instrText xml:space="preserve"> PAGEREF _Toc526458947 \h </w:instrText>
        </w:r>
        <w:r>
          <w:rPr>
            <w:noProof/>
            <w:webHidden/>
          </w:rPr>
        </w:r>
        <w:r>
          <w:rPr>
            <w:noProof/>
            <w:webHidden/>
          </w:rPr>
          <w:fldChar w:fldCharType="separate"/>
        </w:r>
        <w:r>
          <w:rPr>
            <w:noProof/>
            <w:webHidden/>
          </w:rPr>
          <w:t>138</w:t>
        </w:r>
        <w:r>
          <w:rPr>
            <w:noProof/>
            <w:webHidden/>
          </w:rPr>
          <w:fldChar w:fldCharType="end"/>
        </w:r>
      </w:hyperlink>
    </w:p>
    <w:p w14:paraId="4542433C" w14:textId="380B8CEA"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948" w:history="1">
        <w:r w:rsidRPr="00B43466">
          <w:rPr>
            <w:rStyle w:val="Hyperlink"/>
            <w:noProof/>
          </w:rPr>
          <w:t>7.2.4.1.1</w:t>
        </w:r>
        <w:r>
          <w:rPr>
            <w:rFonts w:eastAsiaTheme="minorEastAsia" w:cstheme="minorBidi"/>
            <w:noProof/>
            <w:sz w:val="22"/>
            <w:szCs w:val="22"/>
            <w:lang w:eastAsia="en-GB"/>
          </w:rPr>
          <w:tab/>
        </w:r>
        <w:r w:rsidRPr="00B43466">
          <w:rPr>
            <w:rStyle w:val="Hyperlink"/>
            <w:noProof/>
          </w:rPr>
          <w:t>Support of unicast, groupcast and broadcast</w:t>
        </w:r>
        <w:r>
          <w:rPr>
            <w:noProof/>
            <w:webHidden/>
          </w:rPr>
          <w:tab/>
        </w:r>
        <w:r>
          <w:rPr>
            <w:noProof/>
            <w:webHidden/>
          </w:rPr>
          <w:fldChar w:fldCharType="begin"/>
        </w:r>
        <w:r>
          <w:rPr>
            <w:noProof/>
            <w:webHidden/>
          </w:rPr>
          <w:instrText xml:space="preserve"> PAGEREF _Toc526458948 \h </w:instrText>
        </w:r>
        <w:r>
          <w:rPr>
            <w:noProof/>
            <w:webHidden/>
          </w:rPr>
        </w:r>
        <w:r>
          <w:rPr>
            <w:noProof/>
            <w:webHidden/>
          </w:rPr>
          <w:fldChar w:fldCharType="separate"/>
        </w:r>
        <w:r>
          <w:rPr>
            <w:noProof/>
            <w:webHidden/>
          </w:rPr>
          <w:t>138</w:t>
        </w:r>
        <w:r>
          <w:rPr>
            <w:noProof/>
            <w:webHidden/>
          </w:rPr>
          <w:fldChar w:fldCharType="end"/>
        </w:r>
      </w:hyperlink>
    </w:p>
    <w:p w14:paraId="1A1A3BFA" w14:textId="496108CE"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949" w:history="1">
        <w:r w:rsidRPr="00B43466">
          <w:rPr>
            <w:rStyle w:val="Hyperlink"/>
            <w:noProof/>
          </w:rPr>
          <w:t>7.2.4.1.2</w:t>
        </w:r>
        <w:r>
          <w:rPr>
            <w:rFonts w:eastAsiaTheme="minorEastAsia" w:cstheme="minorBidi"/>
            <w:noProof/>
            <w:sz w:val="22"/>
            <w:szCs w:val="22"/>
            <w:lang w:eastAsia="en-GB"/>
          </w:rPr>
          <w:tab/>
        </w:r>
        <w:r w:rsidRPr="00B43466">
          <w:rPr>
            <w:rStyle w:val="Hyperlink"/>
            <w:noProof/>
          </w:rPr>
          <w:t>Physical layer structures and procedure(s)</w:t>
        </w:r>
        <w:r>
          <w:rPr>
            <w:noProof/>
            <w:webHidden/>
          </w:rPr>
          <w:tab/>
        </w:r>
        <w:r>
          <w:rPr>
            <w:noProof/>
            <w:webHidden/>
          </w:rPr>
          <w:fldChar w:fldCharType="begin"/>
        </w:r>
        <w:r>
          <w:rPr>
            <w:noProof/>
            <w:webHidden/>
          </w:rPr>
          <w:instrText xml:space="preserve"> PAGEREF _Toc526458949 \h </w:instrText>
        </w:r>
        <w:r>
          <w:rPr>
            <w:noProof/>
            <w:webHidden/>
          </w:rPr>
        </w:r>
        <w:r>
          <w:rPr>
            <w:noProof/>
            <w:webHidden/>
          </w:rPr>
          <w:fldChar w:fldCharType="separate"/>
        </w:r>
        <w:r>
          <w:rPr>
            <w:noProof/>
            <w:webHidden/>
          </w:rPr>
          <w:t>140</w:t>
        </w:r>
        <w:r>
          <w:rPr>
            <w:noProof/>
            <w:webHidden/>
          </w:rPr>
          <w:fldChar w:fldCharType="end"/>
        </w:r>
      </w:hyperlink>
    </w:p>
    <w:p w14:paraId="7B7B9DDD" w14:textId="37176378"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950" w:history="1">
        <w:r w:rsidRPr="00B43466">
          <w:rPr>
            <w:rStyle w:val="Hyperlink"/>
            <w:noProof/>
          </w:rPr>
          <w:t>7.2.4.1.3</w:t>
        </w:r>
        <w:r>
          <w:rPr>
            <w:rFonts w:eastAsiaTheme="minorEastAsia" w:cstheme="minorBidi"/>
            <w:noProof/>
            <w:sz w:val="22"/>
            <w:szCs w:val="22"/>
            <w:lang w:eastAsia="en-GB"/>
          </w:rPr>
          <w:tab/>
        </w:r>
        <w:r w:rsidRPr="00B43466">
          <w:rPr>
            <w:rStyle w:val="Hyperlink"/>
            <w:noProof/>
          </w:rPr>
          <w:t>Synchronization mechanism</w:t>
        </w:r>
        <w:r>
          <w:rPr>
            <w:noProof/>
            <w:webHidden/>
          </w:rPr>
          <w:tab/>
        </w:r>
        <w:r>
          <w:rPr>
            <w:noProof/>
            <w:webHidden/>
          </w:rPr>
          <w:fldChar w:fldCharType="begin"/>
        </w:r>
        <w:r>
          <w:rPr>
            <w:noProof/>
            <w:webHidden/>
          </w:rPr>
          <w:instrText xml:space="preserve"> PAGEREF _Toc526458950 \h </w:instrText>
        </w:r>
        <w:r>
          <w:rPr>
            <w:noProof/>
            <w:webHidden/>
          </w:rPr>
        </w:r>
        <w:r>
          <w:rPr>
            <w:noProof/>
            <w:webHidden/>
          </w:rPr>
          <w:fldChar w:fldCharType="separate"/>
        </w:r>
        <w:r>
          <w:rPr>
            <w:noProof/>
            <w:webHidden/>
          </w:rPr>
          <w:t>143</w:t>
        </w:r>
        <w:r>
          <w:rPr>
            <w:noProof/>
            <w:webHidden/>
          </w:rPr>
          <w:fldChar w:fldCharType="end"/>
        </w:r>
      </w:hyperlink>
    </w:p>
    <w:p w14:paraId="50642264" w14:textId="3A041F74"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951" w:history="1">
        <w:r w:rsidRPr="00B43466">
          <w:rPr>
            <w:rStyle w:val="Hyperlink"/>
            <w:noProof/>
          </w:rPr>
          <w:t>7.2.4.1.4</w:t>
        </w:r>
        <w:r>
          <w:rPr>
            <w:rFonts w:eastAsiaTheme="minorEastAsia" w:cstheme="minorBidi"/>
            <w:noProof/>
            <w:sz w:val="22"/>
            <w:szCs w:val="22"/>
            <w:lang w:eastAsia="en-GB"/>
          </w:rPr>
          <w:tab/>
        </w:r>
        <w:r w:rsidRPr="00B43466">
          <w:rPr>
            <w:rStyle w:val="Hyperlink"/>
            <w:noProof/>
          </w:rPr>
          <w:t>Resource allocation mechanism</w:t>
        </w:r>
        <w:r>
          <w:rPr>
            <w:noProof/>
            <w:webHidden/>
          </w:rPr>
          <w:tab/>
        </w:r>
        <w:r>
          <w:rPr>
            <w:noProof/>
            <w:webHidden/>
          </w:rPr>
          <w:fldChar w:fldCharType="begin"/>
        </w:r>
        <w:r>
          <w:rPr>
            <w:noProof/>
            <w:webHidden/>
          </w:rPr>
          <w:instrText xml:space="preserve"> PAGEREF _Toc526458951 \h </w:instrText>
        </w:r>
        <w:r>
          <w:rPr>
            <w:noProof/>
            <w:webHidden/>
          </w:rPr>
        </w:r>
        <w:r>
          <w:rPr>
            <w:noProof/>
            <w:webHidden/>
          </w:rPr>
          <w:fldChar w:fldCharType="separate"/>
        </w:r>
        <w:r>
          <w:rPr>
            <w:noProof/>
            <w:webHidden/>
          </w:rPr>
          <w:t>145</w:t>
        </w:r>
        <w:r>
          <w:rPr>
            <w:noProof/>
            <w:webHidden/>
          </w:rPr>
          <w:fldChar w:fldCharType="end"/>
        </w:r>
      </w:hyperlink>
    </w:p>
    <w:p w14:paraId="2C8840F4" w14:textId="1DF4F262"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952" w:history="1">
        <w:r w:rsidRPr="00B43466">
          <w:rPr>
            <w:rStyle w:val="Hyperlink"/>
            <w:noProof/>
          </w:rPr>
          <w:t>7.2.4.1.5</w:t>
        </w:r>
        <w:r>
          <w:rPr>
            <w:rFonts w:eastAsiaTheme="minorEastAsia" w:cstheme="minorBidi"/>
            <w:noProof/>
            <w:sz w:val="22"/>
            <w:szCs w:val="22"/>
            <w:lang w:eastAsia="en-GB"/>
          </w:rPr>
          <w:tab/>
        </w:r>
        <w:r w:rsidRPr="00B43466">
          <w:rPr>
            <w:rStyle w:val="Hyperlink"/>
            <w:noProof/>
          </w:rPr>
          <w:t>Other</w:t>
        </w:r>
        <w:r>
          <w:rPr>
            <w:noProof/>
            <w:webHidden/>
          </w:rPr>
          <w:tab/>
        </w:r>
        <w:r>
          <w:rPr>
            <w:noProof/>
            <w:webHidden/>
          </w:rPr>
          <w:fldChar w:fldCharType="begin"/>
        </w:r>
        <w:r>
          <w:rPr>
            <w:noProof/>
            <w:webHidden/>
          </w:rPr>
          <w:instrText xml:space="preserve"> PAGEREF _Toc526458952 \h </w:instrText>
        </w:r>
        <w:r>
          <w:rPr>
            <w:noProof/>
            <w:webHidden/>
          </w:rPr>
        </w:r>
        <w:r>
          <w:rPr>
            <w:noProof/>
            <w:webHidden/>
          </w:rPr>
          <w:fldChar w:fldCharType="separate"/>
        </w:r>
        <w:r>
          <w:rPr>
            <w:noProof/>
            <w:webHidden/>
          </w:rPr>
          <w:t>147</w:t>
        </w:r>
        <w:r>
          <w:rPr>
            <w:noProof/>
            <w:webHidden/>
          </w:rPr>
          <w:fldChar w:fldCharType="end"/>
        </w:r>
      </w:hyperlink>
    </w:p>
    <w:p w14:paraId="02309654" w14:textId="45DE3864"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53" w:history="1">
        <w:r w:rsidRPr="00B43466">
          <w:rPr>
            <w:rStyle w:val="Hyperlink"/>
            <w:noProof/>
          </w:rPr>
          <w:t>7.2.4.2</w:t>
        </w:r>
        <w:r>
          <w:rPr>
            <w:rFonts w:eastAsiaTheme="minorEastAsia" w:cstheme="minorBidi"/>
            <w:noProof/>
            <w:sz w:val="22"/>
            <w:szCs w:val="22"/>
            <w:lang w:eastAsia="en-GB"/>
          </w:rPr>
          <w:tab/>
        </w:r>
        <w:r w:rsidRPr="00B43466">
          <w:rPr>
            <w:rStyle w:val="Hyperlink"/>
            <w:noProof/>
          </w:rPr>
          <w:t>Evaluation of Uu for advanced V2X use cases</w:t>
        </w:r>
        <w:r>
          <w:rPr>
            <w:noProof/>
            <w:webHidden/>
          </w:rPr>
          <w:tab/>
        </w:r>
        <w:r>
          <w:rPr>
            <w:noProof/>
            <w:webHidden/>
          </w:rPr>
          <w:fldChar w:fldCharType="begin"/>
        </w:r>
        <w:r>
          <w:rPr>
            <w:noProof/>
            <w:webHidden/>
          </w:rPr>
          <w:instrText xml:space="preserve"> PAGEREF _Toc526458953 \h </w:instrText>
        </w:r>
        <w:r>
          <w:rPr>
            <w:noProof/>
            <w:webHidden/>
          </w:rPr>
        </w:r>
        <w:r>
          <w:rPr>
            <w:noProof/>
            <w:webHidden/>
          </w:rPr>
          <w:fldChar w:fldCharType="separate"/>
        </w:r>
        <w:r>
          <w:rPr>
            <w:noProof/>
            <w:webHidden/>
          </w:rPr>
          <w:t>147</w:t>
        </w:r>
        <w:r>
          <w:rPr>
            <w:noProof/>
            <w:webHidden/>
          </w:rPr>
          <w:fldChar w:fldCharType="end"/>
        </w:r>
      </w:hyperlink>
    </w:p>
    <w:p w14:paraId="1D03C526" w14:textId="5C5F8A52"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54" w:history="1">
        <w:r w:rsidRPr="00B43466">
          <w:rPr>
            <w:rStyle w:val="Hyperlink"/>
            <w:noProof/>
          </w:rPr>
          <w:t>7.2.4.3</w:t>
        </w:r>
        <w:r>
          <w:rPr>
            <w:rFonts w:eastAsiaTheme="minorEastAsia" w:cstheme="minorBidi"/>
            <w:noProof/>
            <w:sz w:val="22"/>
            <w:szCs w:val="22"/>
            <w:lang w:eastAsia="en-GB"/>
          </w:rPr>
          <w:tab/>
        </w:r>
        <w:r w:rsidRPr="00B43466">
          <w:rPr>
            <w:rStyle w:val="Hyperlink"/>
            <w:noProof/>
          </w:rPr>
          <w:t>Uu-based sidelink resource allocation/configuration</w:t>
        </w:r>
        <w:r>
          <w:rPr>
            <w:noProof/>
            <w:webHidden/>
          </w:rPr>
          <w:tab/>
        </w:r>
        <w:r>
          <w:rPr>
            <w:noProof/>
            <w:webHidden/>
          </w:rPr>
          <w:fldChar w:fldCharType="begin"/>
        </w:r>
        <w:r>
          <w:rPr>
            <w:noProof/>
            <w:webHidden/>
          </w:rPr>
          <w:instrText xml:space="preserve"> PAGEREF _Toc526458954 \h </w:instrText>
        </w:r>
        <w:r>
          <w:rPr>
            <w:noProof/>
            <w:webHidden/>
          </w:rPr>
        </w:r>
        <w:r>
          <w:rPr>
            <w:noProof/>
            <w:webHidden/>
          </w:rPr>
          <w:fldChar w:fldCharType="separate"/>
        </w:r>
        <w:r>
          <w:rPr>
            <w:noProof/>
            <w:webHidden/>
          </w:rPr>
          <w:t>148</w:t>
        </w:r>
        <w:r>
          <w:rPr>
            <w:noProof/>
            <w:webHidden/>
          </w:rPr>
          <w:fldChar w:fldCharType="end"/>
        </w:r>
      </w:hyperlink>
    </w:p>
    <w:p w14:paraId="34AEF1DD" w14:textId="1B98600E"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955" w:history="1">
        <w:r w:rsidRPr="00B43466">
          <w:rPr>
            <w:rStyle w:val="Hyperlink"/>
            <w:noProof/>
          </w:rPr>
          <w:t>7.2.4.3.1</w:t>
        </w:r>
        <w:r>
          <w:rPr>
            <w:rFonts w:eastAsiaTheme="minorEastAsia" w:cstheme="minorBidi"/>
            <w:noProof/>
            <w:sz w:val="22"/>
            <w:szCs w:val="22"/>
            <w:lang w:eastAsia="en-GB"/>
          </w:rPr>
          <w:tab/>
        </w:r>
        <w:r w:rsidRPr="00B43466">
          <w:rPr>
            <w:rStyle w:val="Hyperlink"/>
            <w:noProof/>
          </w:rPr>
          <w:t>Enhancements of LTE Uu and NR Uu to control NR sidelink</w:t>
        </w:r>
        <w:r>
          <w:rPr>
            <w:noProof/>
            <w:webHidden/>
          </w:rPr>
          <w:tab/>
        </w:r>
        <w:r>
          <w:rPr>
            <w:noProof/>
            <w:webHidden/>
          </w:rPr>
          <w:fldChar w:fldCharType="begin"/>
        </w:r>
        <w:r>
          <w:rPr>
            <w:noProof/>
            <w:webHidden/>
          </w:rPr>
          <w:instrText xml:space="preserve"> PAGEREF _Toc526458955 \h </w:instrText>
        </w:r>
        <w:r>
          <w:rPr>
            <w:noProof/>
            <w:webHidden/>
          </w:rPr>
        </w:r>
        <w:r>
          <w:rPr>
            <w:noProof/>
            <w:webHidden/>
          </w:rPr>
          <w:fldChar w:fldCharType="separate"/>
        </w:r>
        <w:r>
          <w:rPr>
            <w:noProof/>
            <w:webHidden/>
          </w:rPr>
          <w:t>149</w:t>
        </w:r>
        <w:r>
          <w:rPr>
            <w:noProof/>
            <w:webHidden/>
          </w:rPr>
          <w:fldChar w:fldCharType="end"/>
        </w:r>
      </w:hyperlink>
    </w:p>
    <w:p w14:paraId="36817876" w14:textId="67B66F89"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956" w:history="1">
        <w:r w:rsidRPr="00B43466">
          <w:rPr>
            <w:rStyle w:val="Hyperlink"/>
            <w:noProof/>
          </w:rPr>
          <w:t>7.2.4.3.2</w:t>
        </w:r>
        <w:r>
          <w:rPr>
            <w:rFonts w:eastAsiaTheme="minorEastAsia" w:cstheme="minorBidi"/>
            <w:noProof/>
            <w:sz w:val="22"/>
            <w:szCs w:val="22"/>
            <w:lang w:eastAsia="en-GB"/>
          </w:rPr>
          <w:tab/>
        </w:r>
        <w:r w:rsidRPr="00B43466">
          <w:rPr>
            <w:rStyle w:val="Hyperlink"/>
            <w:noProof/>
          </w:rPr>
          <w:t>Enhancements of NR Uu to control LTE sidelink</w:t>
        </w:r>
        <w:r>
          <w:rPr>
            <w:noProof/>
            <w:webHidden/>
          </w:rPr>
          <w:tab/>
        </w:r>
        <w:r>
          <w:rPr>
            <w:noProof/>
            <w:webHidden/>
          </w:rPr>
          <w:fldChar w:fldCharType="begin"/>
        </w:r>
        <w:r>
          <w:rPr>
            <w:noProof/>
            <w:webHidden/>
          </w:rPr>
          <w:instrText xml:space="preserve"> PAGEREF _Toc526458956 \h </w:instrText>
        </w:r>
        <w:r>
          <w:rPr>
            <w:noProof/>
            <w:webHidden/>
          </w:rPr>
        </w:r>
        <w:r>
          <w:rPr>
            <w:noProof/>
            <w:webHidden/>
          </w:rPr>
          <w:fldChar w:fldCharType="separate"/>
        </w:r>
        <w:r>
          <w:rPr>
            <w:noProof/>
            <w:webHidden/>
          </w:rPr>
          <w:t>150</w:t>
        </w:r>
        <w:r>
          <w:rPr>
            <w:noProof/>
            <w:webHidden/>
          </w:rPr>
          <w:fldChar w:fldCharType="end"/>
        </w:r>
      </w:hyperlink>
    </w:p>
    <w:p w14:paraId="1FF72428" w14:textId="669AE485" w:rsidR="00930DF7" w:rsidRDefault="00930DF7">
      <w:pPr>
        <w:pStyle w:val="TOC5"/>
        <w:tabs>
          <w:tab w:val="left" w:pos="1658"/>
          <w:tab w:val="right" w:leader="dot" w:pos="10457"/>
        </w:tabs>
        <w:rPr>
          <w:rFonts w:eastAsiaTheme="minorEastAsia" w:cstheme="minorBidi"/>
          <w:noProof/>
          <w:sz w:val="22"/>
          <w:szCs w:val="22"/>
          <w:lang w:eastAsia="en-GB"/>
        </w:rPr>
      </w:pPr>
      <w:hyperlink w:anchor="_Toc526458957" w:history="1">
        <w:r w:rsidRPr="00B43466">
          <w:rPr>
            <w:rStyle w:val="Hyperlink"/>
            <w:noProof/>
          </w:rPr>
          <w:t>7.2.4.3.3</w:t>
        </w:r>
        <w:r>
          <w:rPr>
            <w:rFonts w:eastAsiaTheme="minorEastAsia" w:cstheme="minorBidi"/>
            <w:noProof/>
            <w:sz w:val="22"/>
            <w:szCs w:val="22"/>
            <w:lang w:eastAsia="en-GB"/>
          </w:rPr>
          <w:tab/>
        </w:r>
        <w:r w:rsidRPr="00B43466">
          <w:rPr>
            <w:rStyle w:val="Hyperlink"/>
            <w:noProof/>
          </w:rPr>
          <w:t>Other</w:t>
        </w:r>
        <w:r>
          <w:rPr>
            <w:noProof/>
            <w:webHidden/>
          </w:rPr>
          <w:tab/>
        </w:r>
        <w:r>
          <w:rPr>
            <w:noProof/>
            <w:webHidden/>
          </w:rPr>
          <w:fldChar w:fldCharType="begin"/>
        </w:r>
        <w:r>
          <w:rPr>
            <w:noProof/>
            <w:webHidden/>
          </w:rPr>
          <w:instrText xml:space="preserve"> PAGEREF _Toc526458957 \h </w:instrText>
        </w:r>
        <w:r>
          <w:rPr>
            <w:noProof/>
            <w:webHidden/>
          </w:rPr>
        </w:r>
        <w:r>
          <w:rPr>
            <w:noProof/>
            <w:webHidden/>
          </w:rPr>
          <w:fldChar w:fldCharType="separate"/>
        </w:r>
        <w:r>
          <w:rPr>
            <w:noProof/>
            <w:webHidden/>
          </w:rPr>
          <w:t>150</w:t>
        </w:r>
        <w:r>
          <w:rPr>
            <w:noProof/>
            <w:webHidden/>
          </w:rPr>
          <w:fldChar w:fldCharType="end"/>
        </w:r>
      </w:hyperlink>
    </w:p>
    <w:p w14:paraId="6732CB7A" w14:textId="61B175EC"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58" w:history="1">
        <w:r w:rsidRPr="00B43466">
          <w:rPr>
            <w:rStyle w:val="Hyperlink"/>
            <w:noProof/>
          </w:rPr>
          <w:t>7.2.4.4</w:t>
        </w:r>
        <w:r>
          <w:rPr>
            <w:rFonts w:eastAsiaTheme="minorEastAsia" w:cstheme="minorBidi"/>
            <w:noProof/>
            <w:sz w:val="22"/>
            <w:szCs w:val="22"/>
            <w:lang w:eastAsia="en-GB"/>
          </w:rPr>
          <w:tab/>
        </w:r>
        <w:r w:rsidRPr="00B43466">
          <w:rPr>
            <w:rStyle w:val="Hyperlink"/>
            <w:noProof/>
          </w:rPr>
          <w:t>QoS management</w:t>
        </w:r>
        <w:r>
          <w:rPr>
            <w:noProof/>
            <w:webHidden/>
          </w:rPr>
          <w:tab/>
        </w:r>
        <w:r>
          <w:rPr>
            <w:noProof/>
            <w:webHidden/>
          </w:rPr>
          <w:fldChar w:fldCharType="begin"/>
        </w:r>
        <w:r>
          <w:rPr>
            <w:noProof/>
            <w:webHidden/>
          </w:rPr>
          <w:instrText xml:space="preserve"> PAGEREF _Toc526458958 \h </w:instrText>
        </w:r>
        <w:r>
          <w:rPr>
            <w:noProof/>
            <w:webHidden/>
          </w:rPr>
        </w:r>
        <w:r>
          <w:rPr>
            <w:noProof/>
            <w:webHidden/>
          </w:rPr>
          <w:fldChar w:fldCharType="separate"/>
        </w:r>
        <w:r>
          <w:rPr>
            <w:noProof/>
            <w:webHidden/>
          </w:rPr>
          <w:t>150</w:t>
        </w:r>
        <w:r>
          <w:rPr>
            <w:noProof/>
            <w:webHidden/>
          </w:rPr>
          <w:fldChar w:fldCharType="end"/>
        </w:r>
      </w:hyperlink>
    </w:p>
    <w:p w14:paraId="22B4E2F6" w14:textId="03BB4055"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59" w:history="1">
        <w:r w:rsidRPr="00B43466">
          <w:rPr>
            <w:rStyle w:val="Hyperlink"/>
            <w:noProof/>
          </w:rPr>
          <w:t>7.2.4.5</w:t>
        </w:r>
        <w:r>
          <w:rPr>
            <w:rFonts w:eastAsiaTheme="minorEastAsia" w:cstheme="minorBidi"/>
            <w:noProof/>
            <w:sz w:val="22"/>
            <w:szCs w:val="22"/>
            <w:lang w:eastAsia="en-GB"/>
          </w:rPr>
          <w:tab/>
        </w:r>
        <w:r w:rsidRPr="00B43466">
          <w:rPr>
            <w:rStyle w:val="Hyperlink"/>
            <w:noProof/>
          </w:rPr>
          <w:t>Coexistence</w:t>
        </w:r>
        <w:r>
          <w:rPr>
            <w:noProof/>
            <w:webHidden/>
          </w:rPr>
          <w:tab/>
        </w:r>
        <w:r>
          <w:rPr>
            <w:noProof/>
            <w:webHidden/>
          </w:rPr>
          <w:fldChar w:fldCharType="begin"/>
        </w:r>
        <w:r>
          <w:rPr>
            <w:noProof/>
            <w:webHidden/>
          </w:rPr>
          <w:instrText xml:space="preserve"> PAGEREF _Toc526458959 \h </w:instrText>
        </w:r>
        <w:r>
          <w:rPr>
            <w:noProof/>
            <w:webHidden/>
          </w:rPr>
        </w:r>
        <w:r>
          <w:rPr>
            <w:noProof/>
            <w:webHidden/>
          </w:rPr>
          <w:fldChar w:fldCharType="separate"/>
        </w:r>
        <w:r>
          <w:rPr>
            <w:noProof/>
            <w:webHidden/>
          </w:rPr>
          <w:t>151</w:t>
        </w:r>
        <w:r>
          <w:rPr>
            <w:noProof/>
            <w:webHidden/>
          </w:rPr>
          <w:fldChar w:fldCharType="end"/>
        </w:r>
      </w:hyperlink>
    </w:p>
    <w:p w14:paraId="1073B077" w14:textId="4788D55E"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60" w:history="1">
        <w:r w:rsidRPr="00B43466">
          <w:rPr>
            <w:rStyle w:val="Hyperlink"/>
            <w:noProof/>
          </w:rPr>
          <w:t>7.2.4.6</w:t>
        </w:r>
        <w:r>
          <w:rPr>
            <w:rFonts w:eastAsiaTheme="minorEastAsia" w:cstheme="minorBidi"/>
            <w:noProof/>
            <w:sz w:val="22"/>
            <w:szCs w:val="22"/>
            <w:lang w:eastAsia="en-GB"/>
          </w:rPr>
          <w:tab/>
        </w:r>
        <w:r w:rsidRPr="00B43466">
          <w:rPr>
            <w:rStyle w:val="Hyperlink"/>
            <w:noProof/>
          </w:rPr>
          <w:t>Other</w:t>
        </w:r>
        <w:r>
          <w:rPr>
            <w:noProof/>
            <w:webHidden/>
          </w:rPr>
          <w:tab/>
        </w:r>
        <w:r>
          <w:rPr>
            <w:noProof/>
            <w:webHidden/>
          </w:rPr>
          <w:fldChar w:fldCharType="begin"/>
        </w:r>
        <w:r>
          <w:rPr>
            <w:noProof/>
            <w:webHidden/>
          </w:rPr>
          <w:instrText xml:space="preserve"> PAGEREF _Toc526458960 \h </w:instrText>
        </w:r>
        <w:r>
          <w:rPr>
            <w:noProof/>
            <w:webHidden/>
          </w:rPr>
        </w:r>
        <w:r>
          <w:rPr>
            <w:noProof/>
            <w:webHidden/>
          </w:rPr>
          <w:fldChar w:fldCharType="separate"/>
        </w:r>
        <w:r>
          <w:rPr>
            <w:noProof/>
            <w:webHidden/>
          </w:rPr>
          <w:t>152</w:t>
        </w:r>
        <w:r>
          <w:rPr>
            <w:noProof/>
            <w:webHidden/>
          </w:rPr>
          <w:fldChar w:fldCharType="end"/>
        </w:r>
      </w:hyperlink>
    </w:p>
    <w:p w14:paraId="41458871" w14:textId="19577A4C"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961" w:history="1">
        <w:r w:rsidRPr="00B43466">
          <w:rPr>
            <w:rStyle w:val="Hyperlink"/>
            <w:noProof/>
          </w:rPr>
          <w:t>7.2.5</w:t>
        </w:r>
        <w:r>
          <w:rPr>
            <w:rFonts w:eastAsiaTheme="minorEastAsia" w:cstheme="minorBidi"/>
            <w:i w:val="0"/>
            <w:iCs w:val="0"/>
            <w:noProof/>
            <w:sz w:val="22"/>
            <w:szCs w:val="22"/>
            <w:lang w:eastAsia="en-GB"/>
          </w:rPr>
          <w:tab/>
        </w:r>
        <w:r w:rsidRPr="00B43466">
          <w:rPr>
            <w:rStyle w:val="Hyperlink"/>
            <w:noProof/>
          </w:rPr>
          <w:t>Study on Remote Interference Management for NR</w:t>
        </w:r>
        <w:r>
          <w:rPr>
            <w:noProof/>
            <w:webHidden/>
          </w:rPr>
          <w:tab/>
        </w:r>
        <w:r>
          <w:rPr>
            <w:noProof/>
            <w:webHidden/>
          </w:rPr>
          <w:fldChar w:fldCharType="begin"/>
        </w:r>
        <w:r>
          <w:rPr>
            <w:noProof/>
            <w:webHidden/>
          </w:rPr>
          <w:instrText xml:space="preserve"> PAGEREF _Toc526458961 \h </w:instrText>
        </w:r>
        <w:r>
          <w:rPr>
            <w:noProof/>
            <w:webHidden/>
          </w:rPr>
        </w:r>
        <w:r>
          <w:rPr>
            <w:noProof/>
            <w:webHidden/>
          </w:rPr>
          <w:fldChar w:fldCharType="separate"/>
        </w:r>
        <w:r>
          <w:rPr>
            <w:noProof/>
            <w:webHidden/>
          </w:rPr>
          <w:t>152</w:t>
        </w:r>
        <w:r>
          <w:rPr>
            <w:noProof/>
            <w:webHidden/>
          </w:rPr>
          <w:fldChar w:fldCharType="end"/>
        </w:r>
      </w:hyperlink>
    </w:p>
    <w:p w14:paraId="23902E45" w14:textId="13802940"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62" w:history="1">
        <w:r w:rsidRPr="00B43466">
          <w:rPr>
            <w:rStyle w:val="Hyperlink"/>
            <w:noProof/>
          </w:rPr>
          <w:t>7.2.5.1</w:t>
        </w:r>
        <w:r>
          <w:rPr>
            <w:rFonts w:eastAsiaTheme="minorEastAsia" w:cstheme="minorBidi"/>
            <w:noProof/>
            <w:sz w:val="22"/>
            <w:szCs w:val="22"/>
            <w:lang w:eastAsia="en-GB"/>
          </w:rPr>
          <w:tab/>
        </w:r>
        <w:r w:rsidRPr="00B43466">
          <w:rPr>
            <w:rStyle w:val="Hyperlink"/>
            <w:noProof/>
          </w:rPr>
          <w:t>Mechanisms for improving network robustness</w:t>
        </w:r>
        <w:r>
          <w:rPr>
            <w:noProof/>
            <w:webHidden/>
          </w:rPr>
          <w:tab/>
        </w:r>
        <w:r>
          <w:rPr>
            <w:noProof/>
            <w:webHidden/>
          </w:rPr>
          <w:fldChar w:fldCharType="begin"/>
        </w:r>
        <w:r>
          <w:rPr>
            <w:noProof/>
            <w:webHidden/>
          </w:rPr>
          <w:instrText xml:space="preserve"> PAGEREF _Toc526458962 \h </w:instrText>
        </w:r>
        <w:r>
          <w:rPr>
            <w:noProof/>
            <w:webHidden/>
          </w:rPr>
        </w:r>
        <w:r>
          <w:rPr>
            <w:noProof/>
            <w:webHidden/>
          </w:rPr>
          <w:fldChar w:fldCharType="separate"/>
        </w:r>
        <w:r>
          <w:rPr>
            <w:noProof/>
            <w:webHidden/>
          </w:rPr>
          <w:t>157</w:t>
        </w:r>
        <w:r>
          <w:rPr>
            <w:noProof/>
            <w:webHidden/>
          </w:rPr>
          <w:fldChar w:fldCharType="end"/>
        </w:r>
      </w:hyperlink>
    </w:p>
    <w:p w14:paraId="6D4BD106" w14:textId="6B69601A"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63" w:history="1">
        <w:r w:rsidRPr="00B43466">
          <w:rPr>
            <w:rStyle w:val="Hyperlink"/>
            <w:noProof/>
          </w:rPr>
          <w:t>7.2.5.2</w:t>
        </w:r>
        <w:r>
          <w:rPr>
            <w:rFonts w:eastAsiaTheme="minorEastAsia" w:cstheme="minorBidi"/>
            <w:noProof/>
            <w:sz w:val="22"/>
            <w:szCs w:val="22"/>
            <w:lang w:eastAsia="en-GB"/>
          </w:rPr>
          <w:tab/>
        </w:r>
        <w:r w:rsidRPr="00B43466">
          <w:rPr>
            <w:rStyle w:val="Hyperlink"/>
            <w:noProof/>
          </w:rPr>
          <w:t>Mechanisms for identifying strong gNB interferers</w:t>
        </w:r>
        <w:r>
          <w:rPr>
            <w:noProof/>
            <w:webHidden/>
          </w:rPr>
          <w:tab/>
        </w:r>
        <w:r>
          <w:rPr>
            <w:noProof/>
            <w:webHidden/>
          </w:rPr>
          <w:fldChar w:fldCharType="begin"/>
        </w:r>
        <w:r>
          <w:rPr>
            <w:noProof/>
            <w:webHidden/>
          </w:rPr>
          <w:instrText xml:space="preserve"> PAGEREF _Toc526458963 \h </w:instrText>
        </w:r>
        <w:r>
          <w:rPr>
            <w:noProof/>
            <w:webHidden/>
          </w:rPr>
        </w:r>
        <w:r>
          <w:rPr>
            <w:noProof/>
            <w:webHidden/>
          </w:rPr>
          <w:fldChar w:fldCharType="separate"/>
        </w:r>
        <w:r>
          <w:rPr>
            <w:noProof/>
            <w:webHidden/>
          </w:rPr>
          <w:t>157</w:t>
        </w:r>
        <w:r>
          <w:rPr>
            <w:noProof/>
            <w:webHidden/>
          </w:rPr>
          <w:fldChar w:fldCharType="end"/>
        </w:r>
      </w:hyperlink>
    </w:p>
    <w:p w14:paraId="109EC9B8" w14:textId="1339325E"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64" w:history="1">
        <w:r w:rsidRPr="00B43466">
          <w:rPr>
            <w:rStyle w:val="Hyperlink"/>
            <w:noProof/>
          </w:rPr>
          <w:t>7.2.5.3</w:t>
        </w:r>
        <w:r>
          <w:rPr>
            <w:rFonts w:eastAsiaTheme="minorEastAsia" w:cstheme="minorBidi"/>
            <w:noProof/>
            <w:sz w:val="22"/>
            <w:szCs w:val="22"/>
            <w:lang w:eastAsia="en-GB"/>
          </w:rPr>
          <w:tab/>
        </w:r>
        <w:r w:rsidRPr="00B43466">
          <w:rPr>
            <w:rStyle w:val="Hyperlink"/>
            <w:noProof/>
          </w:rPr>
          <w:t>Other</w:t>
        </w:r>
        <w:r>
          <w:rPr>
            <w:noProof/>
            <w:webHidden/>
          </w:rPr>
          <w:tab/>
        </w:r>
        <w:r>
          <w:rPr>
            <w:noProof/>
            <w:webHidden/>
          </w:rPr>
          <w:fldChar w:fldCharType="begin"/>
        </w:r>
        <w:r>
          <w:rPr>
            <w:noProof/>
            <w:webHidden/>
          </w:rPr>
          <w:instrText xml:space="preserve"> PAGEREF _Toc526458964 \h </w:instrText>
        </w:r>
        <w:r>
          <w:rPr>
            <w:noProof/>
            <w:webHidden/>
          </w:rPr>
        </w:r>
        <w:r>
          <w:rPr>
            <w:noProof/>
            <w:webHidden/>
          </w:rPr>
          <w:fldChar w:fldCharType="separate"/>
        </w:r>
        <w:r>
          <w:rPr>
            <w:noProof/>
            <w:webHidden/>
          </w:rPr>
          <w:t>158</w:t>
        </w:r>
        <w:r>
          <w:rPr>
            <w:noProof/>
            <w:webHidden/>
          </w:rPr>
          <w:fldChar w:fldCharType="end"/>
        </w:r>
      </w:hyperlink>
    </w:p>
    <w:p w14:paraId="36AD591B" w14:textId="6F10268B"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965" w:history="1">
        <w:r w:rsidRPr="00B43466">
          <w:rPr>
            <w:rStyle w:val="Hyperlink"/>
            <w:noProof/>
          </w:rPr>
          <w:t>7.2.6</w:t>
        </w:r>
        <w:r>
          <w:rPr>
            <w:rFonts w:eastAsiaTheme="minorEastAsia" w:cstheme="minorBidi"/>
            <w:i w:val="0"/>
            <w:iCs w:val="0"/>
            <w:noProof/>
            <w:sz w:val="22"/>
            <w:szCs w:val="22"/>
            <w:lang w:eastAsia="en-GB"/>
          </w:rPr>
          <w:tab/>
        </w:r>
        <w:r w:rsidRPr="00B43466">
          <w:rPr>
            <w:rStyle w:val="Hyperlink"/>
            <w:noProof/>
          </w:rPr>
          <w:t>Study on Physical Layer Enhancements for NR URLLC</w:t>
        </w:r>
        <w:r>
          <w:rPr>
            <w:noProof/>
            <w:webHidden/>
          </w:rPr>
          <w:tab/>
        </w:r>
        <w:r>
          <w:rPr>
            <w:noProof/>
            <w:webHidden/>
          </w:rPr>
          <w:fldChar w:fldCharType="begin"/>
        </w:r>
        <w:r>
          <w:rPr>
            <w:noProof/>
            <w:webHidden/>
          </w:rPr>
          <w:instrText xml:space="preserve"> PAGEREF _Toc526458965 \h </w:instrText>
        </w:r>
        <w:r>
          <w:rPr>
            <w:noProof/>
            <w:webHidden/>
          </w:rPr>
        </w:r>
        <w:r>
          <w:rPr>
            <w:noProof/>
            <w:webHidden/>
          </w:rPr>
          <w:fldChar w:fldCharType="separate"/>
        </w:r>
        <w:r>
          <w:rPr>
            <w:noProof/>
            <w:webHidden/>
          </w:rPr>
          <w:t>159</w:t>
        </w:r>
        <w:r>
          <w:rPr>
            <w:noProof/>
            <w:webHidden/>
          </w:rPr>
          <w:fldChar w:fldCharType="end"/>
        </w:r>
      </w:hyperlink>
    </w:p>
    <w:p w14:paraId="334042AB" w14:textId="37C30E17"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66" w:history="1">
        <w:r w:rsidRPr="00B43466">
          <w:rPr>
            <w:rStyle w:val="Hyperlink"/>
            <w:noProof/>
          </w:rPr>
          <w:t>7.2.6.1</w:t>
        </w:r>
        <w:r>
          <w:rPr>
            <w:rFonts w:eastAsiaTheme="minorEastAsia" w:cstheme="minorBidi"/>
            <w:noProof/>
            <w:sz w:val="22"/>
            <w:szCs w:val="22"/>
            <w:lang w:eastAsia="en-GB"/>
          </w:rPr>
          <w:tab/>
        </w:r>
        <w:r w:rsidRPr="00B43466">
          <w:rPr>
            <w:rStyle w:val="Hyperlink"/>
            <w:noProof/>
          </w:rPr>
          <w:t>Layer 1 enhancements</w:t>
        </w:r>
        <w:r>
          <w:rPr>
            <w:noProof/>
            <w:webHidden/>
          </w:rPr>
          <w:tab/>
        </w:r>
        <w:r>
          <w:rPr>
            <w:noProof/>
            <w:webHidden/>
          </w:rPr>
          <w:fldChar w:fldCharType="begin"/>
        </w:r>
        <w:r>
          <w:rPr>
            <w:noProof/>
            <w:webHidden/>
          </w:rPr>
          <w:instrText xml:space="preserve"> PAGEREF _Toc526458966 \h </w:instrText>
        </w:r>
        <w:r>
          <w:rPr>
            <w:noProof/>
            <w:webHidden/>
          </w:rPr>
        </w:r>
        <w:r>
          <w:rPr>
            <w:noProof/>
            <w:webHidden/>
          </w:rPr>
          <w:fldChar w:fldCharType="separate"/>
        </w:r>
        <w:r>
          <w:rPr>
            <w:noProof/>
            <w:webHidden/>
          </w:rPr>
          <w:t>159</w:t>
        </w:r>
        <w:r>
          <w:rPr>
            <w:noProof/>
            <w:webHidden/>
          </w:rPr>
          <w:fldChar w:fldCharType="end"/>
        </w:r>
      </w:hyperlink>
    </w:p>
    <w:p w14:paraId="434A5624" w14:textId="0D06BF6A"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67" w:history="1">
        <w:r w:rsidRPr="00B43466">
          <w:rPr>
            <w:rStyle w:val="Hyperlink"/>
            <w:noProof/>
          </w:rPr>
          <w:t>7.2.6.2</w:t>
        </w:r>
        <w:r>
          <w:rPr>
            <w:rFonts w:eastAsiaTheme="minorEastAsia" w:cstheme="minorBidi"/>
            <w:noProof/>
            <w:sz w:val="22"/>
            <w:szCs w:val="22"/>
            <w:lang w:eastAsia="en-GB"/>
          </w:rPr>
          <w:tab/>
        </w:r>
        <w:r w:rsidRPr="00B43466">
          <w:rPr>
            <w:rStyle w:val="Hyperlink"/>
            <w:noProof/>
          </w:rPr>
          <w:t>UL inter UE Tx prioritization/multiplexing</w:t>
        </w:r>
        <w:r>
          <w:rPr>
            <w:noProof/>
            <w:webHidden/>
          </w:rPr>
          <w:tab/>
        </w:r>
        <w:r>
          <w:rPr>
            <w:noProof/>
            <w:webHidden/>
          </w:rPr>
          <w:fldChar w:fldCharType="begin"/>
        </w:r>
        <w:r>
          <w:rPr>
            <w:noProof/>
            <w:webHidden/>
          </w:rPr>
          <w:instrText xml:space="preserve"> PAGEREF _Toc526458967 \h </w:instrText>
        </w:r>
        <w:r>
          <w:rPr>
            <w:noProof/>
            <w:webHidden/>
          </w:rPr>
        </w:r>
        <w:r>
          <w:rPr>
            <w:noProof/>
            <w:webHidden/>
          </w:rPr>
          <w:fldChar w:fldCharType="separate"/>
        </w:r>
        <w:r>
          <w:rPr>
            <w:noProof/>
            <w:webHidden/>
          </w:rPr>
          <w:t>163</w:t>
        </w:r>
        <w:r>
          <w:rPr>
            <w:noProof/>
            <w:webHidden/>
          </w:rPr>
          <w:fldChar w:fldCharType="end"/>
        </w:r>
      </w:hyperlink>
    </w:p>
    <w:p w14:paraId="15D76983" w14:textId="582034C3"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68" w:history="1">
        <w:r w:rsidRPr="00B43466">
          <w:rPr>
            <w:rStyle w:val="Hyperlink"/>
            <w:noProof/>
          </w:rPr>
          <w:t>7.2.6.3</w:t>
        </w:r>
        <w:r>
          <w:rPr>
            <w:rFonts w:eastAsiaTheme="minorEastAsia" w:cstheme="minorBidi"/>
            <w:noProof/>
            <w:sz w:val="22"/>
            <w:szCs w:val="22"/>
            <w:lang w:eastAsia="en-GB"/>
          </w:rPr>
          <w:tab/>
        </w:r>
        <w:r w:rsidRPr="00B43466">
          <w:rPr>
            <w:rStyle w:val="Hyperlink"/>
            <w:noProof/>
          </w:rPr>
          <w:t>Enhanced UL grant-free transmissions</w:t>
        </w:r>
        <w:r>
          <w:rPr>
            <w:noProof/>
            <w:webHidden/>
          </w:rPr>
          <w:tab/>
        </w:r>
        <w:r>
          <w:rPr>
            <w:noProof/>
            <w:webHidden/>
          </w:rPr>
          <w:fldChar w:fldCharType="begin"/>
        </w:r>
        <w:r>
          <w:rPr>
            <w:noProof/>
            <w:webHidden/>
          </w:rPr>
          <w:instrText xml:space="preserve"> PAGEREF _Toc526458968 \h </w:instrText>
        </w:r>
        <w:r>
          <w:rPr>
            <w:noProof/>
            <w:webHidden/>
          </w:rPr>
        </w:r>
        <w:r>
          <w:rPr>
            <w:noProof/>
            <w:webHidden/>
          </w:rPr>
          <w:fldChar w:fldCharType="separate"/>
        </w:r>
        <w:r>
          <w:rPr>
            <w:noProof/>
            <w:webHidden/>
          </w:rPr>
          <w:t>165</w:t>
        </w:r>
        <w:r>
          <w:rPr>
            <w:noProof/>
            <w:webHidden/>
          </w:rPr>
          <w:fldChar w:fldCharType="end"/>
        </w:r>
      </w:hyperlink>
    </w:p>
    <w:p w14:paraId="03F7968B" w14:textId="4364CE6A"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69" w:history="1">
        <w:r w:rsidRPr="00B43466">
          <w:rPr>
            <w:rStyle w:val="Hyperlink"/>
            <w:noProof/>
          </w:rPr>
          <w:t>7.2.6.4</w:t>
        </w:r>
        <w:r>
          <w:rPr>
            <w:rFonts w:eastAsiaTheme="minorEastAsia" w:cstheme="minorBidi"/>
            <w:noProof/>
            <w:sz w:val="22"/>
            <w:szCs w:val="22"/>
            <w:lang w:eastAsia="en-GB"/>
          </w:rPr>
          <w:tab/>
        </w:r>
        <w:r w:rsidRPr="00B43466">
          <w:rPr>
            <w:rStyle w:val="Hyperlink"/>
            <w:noProof/>
          </w:rPr>
          <w:t>Other</w:t>
        </w:r>
        <w:r>
          <w:rPr>
            <w:noProof/>
            <w:webHidden/>
          </w:rPr>
          <w:tab/>
        </w:r>
        <w:r>
          <w:rPr>
            <w:noProof/>
            <w:webHidden/>
          </w:rPr>
          <w:fldChar w:fldCharType="begin"/>
        </w:r>
        <w:r>
          <w:rPr>
            <w:noProof/>
            <w:webHidden/>
          </w:rPr>
          <w:instrText xml:space="preserve"> PAGEREF _Toc526458969 \h </w:instrText>
        </w:r>
        <w:r>
          <w:rPr>
            <w:noProof/>
            <w:webHidden/>
          </w:rPr>
        </w:r>
        <w:r>
          <w:rPr>
            <w:noProof/>
            <w:webHidden/>
          </w:rPr>
          <w:fldChar w:fldCharType="separate"/>
        </w:r>
        <w:r>
          <w:rPr>
            <w:noProof/>
            <w:webHidden/>
          </w:rPr>
          <w:t>166</w:t>
        </w:r>
        <w:r>
          <w:rPr>
            <w:noProof/>
            <w:webHidden/>
          </w:rPr>
          <w:fldChar w:fldCharType="end"/>
        </w:r>
      </w:hyperlink>
    </w:p>
    <w:p w14:paraId="4C56FEB4" w14:textId="5F0E4718"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970" w:history="1">
        <w:r w:rsidRPr="00B43466">
          <w:rPr>
            <w:rStyle w:val="Hyperlink"/>
            <w:noProof/>
          </w:rPr>
          <w:t>7.2.7</w:t>
        </w:r>
        <w:r>
          <w:rPr>
            <w:rFonts w:eastAsiaTheme="minorEastAsia" w:cstheme="minorBidi"/>
            <w:i w:val="0"/>
            <w:iCs w:val="0"/>
            <w:noProof/>
            <w:sz w:val="22"/>
            <w:szCs w:val="22"/>
            <w:lang w:eastAsia="en-GB"/>
          </w:rPr>
          <w:tab/>
        </w:r>
        <w:r w:rsidRPr="00B43466">
          <w:rPr>
            <w:rStyle w:val="Hyperlink"/>
            <w:noProof/>
          </w:rPr>
          <w:t>Study on Self Evaluation towards IMT-2020 Submission</w:t>
        </w:r>
        <w:r>
          <w:rPr>
            <w:noProof/>
            <w:webHidden/>
          </w:rPr>
          <w:tab/>
        </w:r>
        <w:r>
          <w:rPr>
            <w:noProof/>
            <w:webHidden/>
          </w:rPr>
          <w:fldChar w:fldCharType="begin"/>
        </w:r>
        <w:r>
          <w:rPr>
            <w:noProof/>
            <w:webHidden/>
          </w:rPr>
          <w:instrText xml:space="preserve"> PAGEREF _Toc526458970 \h </w:instrText>
        </w:r>
        <w:r>
          <w:rPr>
            <w:noProof/>
            <w:webHidden/>
          </w:rPr>
        </w:r>
        <w:r>
          <w:rPr>
            <w:noProof/>
            <w:webHidden/>
          </w:rPr>
          <w:fldChar w:fldCharType="separate"/>
        </w:r>
        <w:r>
          <w:rPr>
            <w:noProof/>
            <w:webHidden/>
          </w:rPr>
          <w:t>167</w:t>
        </w:r>
        <w:r>
          <w:rPr>
            <w:noProof/>
            <w:webHidden/>
          </w:rPr>
          <w:fldChar w:fldCharType="end"/>
        </w:r>
      </w:hyperlink>
    </w:p>
    <w:p w14:paraId="40761FAC" w14:textId="12283B17"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71" w:history="1">
        <w:r w:rsidRPr="00B43466">
          <w:rPr>
            <w:rStyle w:val="Hyperlink"/>
            <w:noProof/>
          </w:rPr>
          <w:t>7.2.7.1</w:t>
        </w:r>
        <w:r>
          <w:rPr>
            <w:rFonts w:eastAsiaTheme="minorEastAsia" w:cstheme="minorBidi"/>
            <w:noProof/>
            <w:sz w:val="22"/>
            <w:szCs w:val="22"/>
            <w:lang w:eastAsia="en-GB"/>
          </w:rPr>
          <w:tab/>
        </w:r>
        <w:r w:rsidRPr="00B43466">
          <w:rPr>
            <w:rStyle w:val="Hyperlink"/>
            <w:noProof/>
          </w:rPr>
          <w:t>Evaluation methodology</w:t>
        </w:r>
        <w:r>
          <w:rPr>
            <w:noProof/>
            <w:webHidden/>
          </w:rPr>
          <w:tab/>
        </w:r>
        <w:r>
          <w:rPr>
            <w:noProof/>
            <w:webHidden/>
          </w:rPr>
          <w:fldChar w:fldCharType="begin"/>
        </w:r>
        <w:r>
          <w:rPr>
            <w:noProof/>
            <w:webHidden/>
          </w:rPr>
          <w:instrText xml:space="preserve"> PAGEREF _Toc526458971 \h </w:instrText>
        </w:r>
        <w:r>
          <w:rPr>
            <w:noProof/>
            <w:webHidden/>
          </w:rPr>
        </w:r>
        <w:r>
          <w:rPr>
            <w:noProof/>
            <w:webHidden/>
          </w:rPr>
          <w:fldChar w:fldCharType="separate"/>
        </w:r>
        <w:r>
          <w:rPr>
            <w:noProof/>
            <w:webHidden/>
          </w:rPr>
          <w:t>168</w:t>
        </w:r>
        <w:r>
          <w:rPr>
            <w:noProof/>
            <w:webHidden/>
          </w:rPr>
          <w:fldChar w:fldCharType="end"/>
        </w:r>
      </w:hyperlink>
    </w:p>
    <w:p w14:paraId="0EA9F2FD" w14:textId="77D4672C" w:rsidR="00930DF7" w:rsidRDefault="00930DF7">
      <w:pPr>
        <w:pStyle w:val="TOC4"/>
        <w:tabs>
          <w:tab w:val="left" w:pos="1400"/>
          <w:tab w:val="right" w:leader="dot" w:pos="10457"/>
        </w:tabs>
        <w:rPr>
          <w:rFonts w:eastAsiaTheme="minorEastAsia" w:cstheme="minorBidi"/>
          <w:noProof/>
          <w:sz w:val="22"/>
          <w:szCs w:val="22"/>
          <w:lang w:eastAsia="en-GB"/>
        </w:rPr>
      </w:pPr>
      <w:hyperlink w:anchor="_Toc526458972" w:history="1">
        <w:r w:rsidRPr="00B43466">
          <w:rPr>
            <w:rStyle w:val="Hyperlink"/>
            <w:noProof/>
          </w:rPr>
          <w:t>7.2.7.2</w:t>
        </w:r>
        <w:r>
          <w:rPr>
            <w:rFonts w:eastAsiaTheme="minorEastAsia" w:cstheme="minorBidi"/>
            <w:noProof/>
            <w:sz w:val="22"/>
            <w:szCs w:val="22"/>
            <w:lang w:eastAsia="en-GB"/>
          </w:rPr>
          <w:tab/>
        </w:r>
        <w:r w:rsidRPr="00B43466">
          <w:rPr>
            <w:rStyle w:val="Hyperlink"/>
            <w:noProof/>
          </w:rPr>
          <w:t>Other</w:t>
        </w:r>
        <w:r>
          <w:rPr>
            <w:noProof/>
            <w:webHidden/>
          </w:rPr>
          <w:tab/>
        </w:r>
        <w:r>
          <w:rPr>
            <w:noProof/>
            <w:webHidden/>
          </w:rPr>
          <w:fldChar w:fldCharType="begin"/>
        </w:r>
        <w:r>
          <w:rPr>
            <w:noProof/>
            <w:webHidden/>
          </w:rPr>
          <w:instrText xml:space="preserve"> PAGEREF _Toc526458972 \h </w:instrText>
        </w:r>
        <w:r>
          <w:rPr>
            <w:noProof/>
            <w:webHidden/>
          </w:rPr>
        </w:r>
        <w:r>
          <w:rPr>
            <w:noProof/>
            <w:webHidden/>
          </w:rPr>
          <w:fldChar w:fldCharType="separate"/>
        </w:r>
        <w:r>
          <w:rPr>
            <w:noProof/>
            <w:webHidden/>
          </w:rPr>
          <w:t>168</w:t>
        </w:r>
        <w:r>
          <w:rPr>
            <w:noProof/>
            <w:webHidden/>
          </w:rPr>
          <w:fldChar w:fldCharType="end"/>
        </w:r>
      </w:hyperlink>
    </w:p>
    <w:p w14:paraId="28DB7DCC" w14:textId="112E6037" w:rsidR="00930DF7" w:rsidRDefault="00930DF7">
      <w:pPr>
        <w:pStyle w:val="TOC3"/>
        <w:tabs>
          <w:tab w:val="left" w:pos="1200"/>
          <w:tab w:val="right" w:leader="dot" w:pos="10457"/>
        </w:tabs>
        <w:rPr>
          <w:rFonts w:eastAsiaTheme="minorEastAsia" w:cstheme="minorBidi"/>
          <w:i w:val="0"/>
          <w:iCs w:val="0"/>
          <w:noProof/>
          <w:sz w:val="22"/>
          <w:szCs w:val="22"/>
          <w:lang w:eastAsia="en-GB"/>
        </w:rPr>
      </w:pPr>
      <w:hyperlink w:anchor="_Toc526458973" w:history="1">
        <w:r w:rsidRPr="00B43466">
          <w:rPr>
            <w:rStyle w:val="Hyperlink"/>
            <w:noProof/>
          </w:rPr>
          <w:t>7.2.8</w:t>
        </w:r>
        <w:r>
          <w:rPr>
            <w:rFonts w:eastAsiaTheme="minorEastAsia" w:cstheme="minorBidi"/>
            <w:i w:val="0"/>
            <w:iCs w:val="0"/>
            <w:noProof/>
            <w:sz w:val="22"/>
            <w:szCs w:val="22"/>
            <w:lang w:eastAsia="en-GB"/>
          </w:rPr>
          <w:tab/>
        </w:r>
        <w:r w:rsidRPr="00B43466">
          <w:rPr>
            <w:rStyle w:val="Hyperlink"/>
            <w:noProof/>
          </w:rPr>
          <w:t>Other</w:t>
        </w:r>
        <w:r>
          <w:rPr>
            <w:noProof/>
            <w:webHidden/>
          </w:rPr>
          <w:tab/>
        </w:r>
        <w:r>
          <w:rPr>
            <w:noProof/>
            <w:webHidden/>
          </w:rPr>
          <w:fldChar w:fldCharType="begin"/>
        </w:r>
        <w:r>
          <w:rPr>
            <w:noProof/>
            <w:webHidden/>
          </w:rPr>
          <w:instrText xml:space="preserve"> PAGEREF _Toc526458973 \h </w:instrText>
        </w:r>
        <w:r>
          <w:rPr>
            <w:noProof/>
            <w:webHidden/>
          </w:rPr>
        </w:r>
        <w:r>
          <w:rPr>
            <w:noProof/>
            <w:webHidden/>
          </w:rPr>
          <w:fldChar w:fldCharType="separate"/>
        </w:r>
        <w:r>
          <w:rPr>
            <w:noProof/>
            <w:webHidden/>
          </w:rPr>
          <w:t>170</w:t>
        </w:r>
        <w:r>
          <w:rPr>
            <w:noProof/>
            <w:webHidden/>
          </w:rPr>
          <w:fldChar w:fldCharType="end"/>
        </w:r>
      </w:hyperlink>
    </w:p>
    <w:p w14:paraId="0775C332" w14:textId="2F0309B8" w:rsidR="00930DF7" w:rsidRDefault="00930DF7">
      <w:pPr>
        <w:pStyle w:val="TOC2"/>
        <w:tabs>
          <w:tab w:val="left" w:pos="800"/>
          <w:tab w:val="right" w:leader="dot" w:pos="10457"/>
        </w:tabs>
        <w:rPr>
          <w:rFonts w:eastAsiaTheme="minorEastAsia" w:cstheme="minorBidi"/>
          <w:smallCaps w:val="0"/>
          <w:noProof/>
          <w:sz w:val="22"/>
          <w:szCs w:val="22"/>
          <w:lang w:eastAsia="en-GB"/>
        </w:rPr>
      </w:pPr>
      <w:hyperlink w:anchor="_Toc526458974" w:history="1">
        <w:r w:rsidRPr="00B43466">
          <w:rPr>
            <w:rStyle w:val="Hyperlink"/>
            <w:noProof/>
          </w:rPr>
          <w:t>7.3</w:t>
        </w:r>
        <w:r>
          <w:rPr>
            <w:rFonts w:eastAsiaTheme="minorEastAsia" w:cstheme="minorBidi"/>
            <w:smallCaps w:val="0"/>
            <w:noProof/>
            <w:sz w:val="22"/>
            <w:szCs w:val="22"/>
            <w:lang w:eastAsia="en-GB"/>
          </w:rPr>
          <w:tab/>
        </w:r>
        <w:r w:rsidRPr="00B43466">
          <w:rPr>
            <w:rStyle w:val="Hyperlink"/>
            <w:noProof/>
          </w:rPr>
          <w:t>Other</w:t>
        </w:r>
        <w:r>
          <w:rPr>
            <w:noProof/>
            <w:webHidden/>
          </w:rPr>
          <w:tab/>
        </w:r>
        <w:r>
          <w:rPr>
            <w:noProof/>
            <w:webHidden/>
          </w:rPr>
          <w:fldChar w:fldCharType="begin"/>
        </w:r>
        <w:r>
          <w:rPr>
            <w:noProof/>
            <w:webHidden/>
          </w:rPr>
          <w:instrText xml:space="preserve"> PAGEREF _Toc526458974 \h </w:instrText>
        </w:r>
        <w:r>
          <w:rPr>
            <w:noProof/>
            <w:webHidden/>
          </w:rPr>
        </w:r>
        <w:r>
          <w:rPr>
            <w:noProof/>
            <w:webHidden/>
          </w:rPr>
          <w:fldChar w:fldCharType="separate"/>
        </w:r>
        <w:r>
          <w:rPr>
            <w:noProof/>
            <w:webHidden/>
          </w:rPr>
          <w:t>171</w:t>
        </w:r>
        <w:r>
          <w:rPr>
            <w:noProof/>
            <w:webHidden/>
          </w:rPr>
          <w:fldChar w:fldCharType="end"/>
        </w:r>
      </w:hyperlink>
    </w:p>
    <w:p w14:paraId="4BCDFE99" w14:textId="003FFBAE" w:rsidR="00930DF7" w:rsidRDefault="00930DF7">
      <w:pPr>
        <w:pStyle w:val="TOC1"/>
        <w:tabs>
          <w:tab w:val="left" w:pos="400"/>
          <w:tab w:val="right" w:leader="dot" w:pos="10457"/>
        </w:tabs>
        <w:rPr>
          <w:rFonts w:eastAsiaTheme="minorEastAsia" w:cstheme="minorBidi"/>
          <w:b w:val="0"/>
          <w:bCs w:val="0"/>
          <w:caps w:val="0"/>
          <w:noProof/>
          <w:sz w:val="22"/>
          <w:szCs w:val="22"/>
          <w:lang w:eastAsia="en-GB"/>
        </w:rPr>
      </w:pPr>
      <w:hyperlink w:anchor="_Toc526458975" w:history="1">
        <w:r w:rsidRPr="00B43466">
          <w:rPr>
            <w:rStyle w:val="Hyperlink"/>
            <w:noProof/>
          </w:rPr>
          <w:t>8</w:t>
        </w:r>
        <w:r>
          <w:rPr>
            <w:rFonts w:eastAsiaTheme="minorEastAsia" w:cstheme="minorBidi"/>
            <w:b w:val="0"/>
            <w:bCs w:val="0"/>
            <w:caps w:val="0"/>
            <w:noProof/>
            <w:sz w:val="22"/>
            <w:szCs w:val="22"/>
            <w:lang w:eastAsia="en-GB"/>
          </w:rPr>
          <w:tab/>
        </w:r>
        <w:r w:rsidRPr="00B43466">
          <w:rPr>
            <w:rStyle w:val="Hyperlink"/>
            <w:noProof/>
          </w:rPr>
          <w:t>Closing of the meeting</w:t>
        </w:r>
        <w:r>
          <w:rPr>
            <w:noProof/>
            <w:webHidden/>
          </w:rPr>
          <w:tab/>
        </w:r>
        <w:r>
          <w:rPr>
            <w:noProof/>
            <w:webHidden/>
          </w:rPr>
          <w:fldChar w:fldCharType="begin"/>
        </w:r>
        <w:r>
          <w:rPr>
            <w:noProof/>
            <w:webHidden/>
          </w:rPr>
          <w:instrText xml:space="preserve"> PAGEREF _Toc526458975 \h </w:instrText>
        </w:r>
        <w:r>
          <w:rPr>
            <w:noProof/>
            <w:webHidden/>
          </w:rPr>
        </w:r>
        <w:r>
          <w:rPr>
            <w:noProof/>
            <w:webHidden/>
          </w:rPr>
          <w:fldChar w:fldCharType="separate"/>
        </w:r>
        <w:r>
          <w:rPr>
            <w:noProof/>
            <w:webHidden/>
          </w:rPr>
          <w:t>171</w:t>
        </w:r>
        <w:r>
          <w:rPr>
            <w:noProof/>
            <w:webHidden/>
          </w:rPr>
          <w:fldChar w:fldCharType="end"/>
        </w:r>
      </w:hyperlink>
    </w:p>
    <w:p w14:paraId="38AD1E95" w14:textId="07C672A9" w:rsidR="00930DF7" w:rsidRDefault="00930DF7">
      <w:pPr>
        <w:pStyle w:val="TOC1"/>
        <w:tabs>
          <w:tab w:val="left" w:pos="1200"/>
          <w:tab w:val="right" w:leader="dot" w:pos="10457"/>
        </w:tabs>
        <w:rPr>
          <w:rFonts w:eastAsiaTheme="minorEastAsia" w:cstheme="minorBidi"/>
          <w:b w:val="0"/>
          <w:bCs w:val="0"/>
          <w:caps w:val="0"/>
          <w:noProof/>
          <w:sz w:val="22"/>
          <w:szCs w:val="22"/>
          <w:lang w:eastAsia="en-GB"/>
        </w:rPr>
      </w:pPr>
      <w:hyperlink w:anchor="_Toc526458976" w:history="1">
        <w:r w:rsidRPr="00B43466">
          <w:rPr>
            <w:rStyle w:val="Hyperlink"/>
            <w:rFonts w:ascii="Times New Roman" w:hAnsi="Times New Roman" w:cs="Times New Roman"/>
            <w:noProof/>
          </w:rPr>
          <w:t>Annex A:</w:t>
        </w:r>
        <w:r>
          <w:rPr>
            <w:rFonts w:eastAsiaTheme="minorEastAsia" w:cstheme="minorBidi"/>
            <w:b w:val="0"/>
            <w:bCs w:val="0"/>
            <w:caps w:val="0"/>
            <w:noProof/>
            <w:sz w:val="22"/>
            <w:szCs w:val="22"/>
            <w:lang w:eastAsia="en-GB"/>
          </w:rPr>
          <w:tab/>
        </w:r>
        <w:r w:rsidRPr="00B43466">
          <w:rPr>
            <w:rStyle w:val="Hyperlink"/>
            <w:rFonts w:ascii="Times New Roman" w:hAnsi="Times New Roman" w:cs="Times New Roman"/>
            <w:noProof/>
          </w:rPr>
          <w:t>List of Tdocs at RAN1 #94</w:t>
        </w:r>
        <w:r>
          <w:rPr>
            <w:noProof/>
            <w:webHidden/>
          </w:rPr>
          <w:tab/>
        </w:r>
        <w:r>
          <w:rPr>
            <w:noProof/>
            <w:webHidden/>
          </w:rPr>
          <w:fldChar w:fldCharType="begin"/>
        </w:r>
        <w:r>
          <w:rPr>
            <w:noProof/>
            <w:webHidden/>
          </w:rPr>
          <w:instrText xml:space="preserve"> PAGEREF _Toc526458976 \h </w:instrText>
        </w:r>
        <w:r>
          <w:rPr>
            <w:noProof/>
            <w:webHidden/>
          </w:rPr>
        </w:r>
        <w:r>
          <w:rPr>
            <w:noProof/>
            <w:webHidden/>
          </w:rPr>
          <w:fldChar w:fldCharType="separate"/>
        </w:r>
        <w:r>
          <w:rPr>
            <w:noProof/>
            <w:webHidden/>
          </w:rPr>
          <w:t>172</w:t>
        </w:r>
        <w:r>
          <w:rPr>
            <w:noProof/>
            <w:webHidden/>
          </w:rPr>
          <w:fldChar w:fldCharType="end"/>
        </w:r>
      </w:hyperlink>
    </w:p>
    <w:p w14:paraId="647AFC4A" w14:textId="2CB31DCD" w:rsidR="00930DF7" w:rsidRDefault="00930DF7">
      <w:pPr>
        <w:pStyle w:val="TOC1"/>
        <w:tabs>
          <w:tab w:val="left" w:pos="1200"/>
          <w:tab w:val="right" w:leader="dot" w:pos="10457"/>
        </w:tabs>
        <w:rPr>
          <w:rFonts w:eastAsiaTheme="minorEastAsia" w:cstheme="minorBidi"/>
          <w:b w:val="0"/>
          <w:bCs w:val="0"/>
          <w:caps w:val="0"/>
          <w:noProof/>
          <w:sz w:val="22"/>
          <w:szCs w:val="22"/>
          <w:lang w:eastAsia="en-GB"/>
        </w:rPr>
      </w:pPr>
      <w:hyperlink w:anchor="_Toc526458977" w:history="1">
        <w:r w:rsidRPr="00B43466">
          <w:rPr>
            <w:rStyle w:val="Hyperlink"/>
            <w:rFonts w:ascii="Times New Roman" w:hAnsi="Times New Roman" w:cs="Times New Roman"/>
            <w:noProof/>
          </w:rPr>
          <w:t>Annex B:</w:t>
        </w:r>
        <w:r>
          <w:rPr>
            <w:rFonts w:eastAsiaTheme="minorEastAsia" w:cstheme="minorBidi"/>
            <w:b w:val="0"/>
            <w:bCs w:val="0"/>
            <w:caps w:val="0"/>
            <w:noProof/>
            <w:sz w:val="22"/>
            <w:szCs w:val="22"/>
            <w:lang w:eastAsia="en-GB"/>
          </w:rPr>
          <w:tab/>
        </w:r>
        <w:r w:rsidRPr="00B43466">
          <w:rPr>
            <w:rStyle w:val="Hyperlink"/>
            <w:rFonts w:ascii="Times New Roman" w:hAnsi="Times New Roman" w:cs="Times New Roman"/>
            <w:noProof/>
          </w:rPr>
          <w:t>List of CRs agreed at RAN1 #94</w:t>
        </w:r>
        <w:r>
          <w:rPr>
            <w:noProof/>
            <w:webHidden/>
          </w:rPr>
          <w:tab/>
        </w:r>
        <w:r>
          <w:rPr>
            <w:noProof/>
            <w:webHidden/>
          </w:rPr>
          <w:fldChar w:fldCharType="begin"/>
        </w:r>
        <w:r>
          <w:rPr>
            <w:noProof/>
            <w:webHidden/>
          </w:rPr>
          <w:instrText xml:space="preserve"> PAGEREF _Toc526458977 \h </w:instrText>
        </w:r>
        <w:r>
          <w:rPr>
            <w:noProof/>
            <w:webHidden/>
          </w:rPr>
        </w:r>
        <w:r>
          <w:rPr>
            <w:noProof/>
            <w:webHidden/>
          </w:rPr>
          <w:fldChar w:fldCharType="separate"/>
        </w:r>
        <w:r>
          <w:rPr>
            <w:noProof/>
            <w:webHidden/>
          </w:rPr>
          <w:t>173</w:t>
        </w:r>
        <w:r>
          <w:rPr>
            <w:noProof/>
            <w:webHidden/>
          </w:rPr>
          <w:fldChar w:fldCharType="end"/>
        </w:r>
      </w:hyperlink>
    </w:p>
    <w:p w14:paraId="5D2D8BA2" w14:textId="6FBAF795" w:rsidR="00930DF7" w:rsidRDefault="00930DF7">
      <w:pPr>
        <w:pStyle w:val="TOC1"/>
        <w:tabs>
          <w:tab w:val="left" w:pos="1400"/>
          <w:tab w:val="right" w:leader="dot" w:pos="10457"/>
        </w:tabs>
        <w:rPr>
          <w:rFonts w:eastAsiaTheme="minorEastAsia" w:cstheme="minorBidi"/>
          <w:b w:val="0"/>
          <w:bCs w:val="0"/>
          <w:caps w:val="0"/>
          <w:noProof/>
          <w:sz w:val="22"/>
          <w:szCs w:val="22"/>
          <w:lang w:eastAsia="en-GB"/>
        </w:rPr>
      </w:pPr>
      <w:hyperlink w:anchor="_Toc526458978" w:history="1">
        <w:r w:rsidRPr="00B43466">
          <w:rPr>
            <w:rStyle w:val="Hyperlink"/>
            <w:rFonts w:ascii="Times New Roman" w:hAnsi="Times New Roman" w:cs="Times New Roman"/>
            <w:noProof/>
          </w:rPr>
          <w:t>Annex C</w:t>
        </w:r>
        <w:r w:rsidRPr="00B43466">
          <w:rPr>
            <w:rStyle w:val="Hyperlink"/>
            <w:rFonts w:ascii="Times New Roman" w:eastAsia="MS Mincho" w:hAnsi="Times New Roman" w:cs="Times New Roman"/>
            <w:noProof/>
            <w:lang w:eastAsia="ja-JP"/>
          </w:rPr>
          <w:t>-1</w:t>
        </w:r>
        <w:r w:rsidRPr="00B43466">
          <w:rPr>
            <w:rStyle w:val="Hyperlink"/>
            <w:rFonts w:ascii="Times New Roman" w:hAnsi="Times New Roman" w:cs="Times New Roman"/>
            <w:noProof/>
          </w:rPr>
          <w:t>:</w:t>
        </w:r>
        <w:r>
          <w:rPr>
            <w:rFonts w:eastAsiaTheme="minorEastAsia" w:cstheme="minorBidi"/>
            <w:b w:val="0"/>
            <w:bCs w:val="0"/>
            <w:caps w:val="0"/>
            <w:noProof/>
            <w:sz w:val="22"/>
            <w:szCs w:val="22"/>
            <w:lang w:eastAsia="en-GB"/>
          </w:rPr>
          <w:tab/>
        </w:r>
        <w:r w:rsidRPr="00B43466">
          <w:rPr>
            <w:rStyle w:val="Hyperlink"/>
            <w:rFonts w:ascii="Times New Roman" w:hAnsi="Times New Roman" w:cs="Times New Roman"/>
            <w:noProof/>
          </w:rPr>
          <w:t>List of Outgoing LSs</w:t>
        </w:r>
        <w:r w:rsidRPr="00B43466">
          <w:rPr>
            <w:rStyle w:val="Hyperlink"/>
            <w:rFonts w:ascii="Times New Roman" w:eastAsia="MS Mincho" w:hAnsi="Times New Roman" w:cs="Times New Roman"/>
            <w:noProof/>
            <w:lang w:eastAsia="ja-JP"/>
          </w:rPr>
          <w:t xml:space="preserve"> from </w:t>
        </w:r>
        <w:r w:rsidRPr="00B43466">
          <w:rPr>
            <w:rStyle w:val="Hyperlink"/>
            <w:rFonts w:ascii="Times New Roman" w:hAnsi="Times New Roman" w:cs="Times New Roman"/>
            <w:noProof/>
          </w:rPr>
          <w:t>RAN1 #94</w:t>
        </w:r>
        <w:r>
          <w:rPr>
            <w:noProof/>
            <w:webHidden/>
          </w:rPr>
          <w:tab/>
        </w:r>
        <w:r>
          <w:rPr>
            <w:noProof/>
            <w:webHidden/>
          </w:rPr>
          <w:fldChar w:fldCharType="begin"/>
        </w:r>
        <w:r>
          <w:rPr>
            <w:noProof/>
            <w:webHidden/>
          </w:rPr>
          <w:instrText xml:space="preserve"> PAGEREF _Toc526458978 \h </w:instrText>
        </w:r>
        <w:r>
          <w:rPr>
            <w:noProof/>
            <w:webHidden/>
          </w:rPr>
        </w:r>
        <w:r>
          <w:rPr>
            <w:noProof/>
            <w:webHidden/>
          </w:rPr>
          <w:fldChar w:fldCharType="separate"/>
        </w:r>
        <w:r>
          <w:rPr>
            <w:noProof/>
            <w:webHidden/>
          </w:rPr>
          <w:t>177</w:t>
        </w:r>
        <w:r>
          <w:rPr>
            <w:noProof/>
            <w:webHidden/>
          </w:rPr>
          <w:fldChar w:fldCharType="end"/>
        </w:r>
      </w:hyperlink>
    </w:p>
    <w:p w14:paraId="37529D25" w14:textId="71C799BE" w:rsidR="00930DF7" w:rsidRDefault="00930DF7">
      <w:pPr>
        <w:pStyle w:val="TOC1"/>
        <w:tabs>
          <w:tab w:val="left" w:pos="1400"/>
          <w:tab w:val="right" w:leader="dot" w:pos="10457"/>
        </w:tabs>
        <w:rPr>
          <w:rFonts w:eastAsiaTheme="minorEastAsia" w:cstheme="minorBidi"/>
          <w:b w:val="0"/>
          <w:bCs w:val="0"/>
          <w:caps w:val="0"/>
          <w:noProof/>
          <w:sz w:val="22"/>
          <w:szCs w:val="22"/>
          <w:lang w:eastAsia="en-GB"/>
        </w:rPr>
      </w:pPr>
      <w:hyperlink w:anchor="_Toc526458979" w:history="1">
        <w:r w:rsidRPr="00B43466">
          <w:rPr>
            <w:rStyle w:val="Hyperlink"/>
            <w:rFonts w:ascii="Times New Roman" w:hAnsi="Times New Roman" w:cs="Times New Roman"/>
            <w:noProof/>
          </w:rPr>
          <w:t xml:space="preserve">Annex </w:t>
        </w:r>
        <w:r w:rsidRPr="00B43466">
          <w:rPr>
            <w:rStyle w:val="Hyperlink"/>
            <w:rFonts w:ascii="Times New Roman" w:eastAsia="MS Mincho" w:hAnsi="Times New Roman" w:cs="Times New Roman"/>
            <w:noProof/>
            <w:lang w:eastAsia="ja-JP"/>
          </w:rPr>
          <w:t>C-2</w:t>
        </w:r>
        <w:r w:rsidRPr="00B43466">
          <w:rPr>
            <w:rStyle w:val="Hyperlink"/>
            <w:rFonts w:ascii="Times New Roman" w:hAnsi="Times New Roman" w:cs="Times New Roman"/>
            <w:noProof/>
          </w:rPr>
          <w:t>:</w:t>
        </w:r>
        <w:r>
          <w:rPr>
            <w:rFonts w:eastAsiaTheme="minorEastAsia" w:cstheme="minorBidi"/>
            <w:b w:val="0"/>
            <w:bCs w:val="0"/>
            <w:caps w:val="0"/>
            <w:noProof/>
            <w:sz w:val="22"/>
            <w:szCs w:val="22"/>
            <w:lang w:eastAsia="en-GB"/>
          </w:rPr>
          <w:tab/>
        </w:r>
        <w:r w:rsidRPr="00B43466">
          <w:rPr>
            <w:rStyle w:val="Hyperlink"/>
            <w:rFonts w:ascii="Times New Roman" w:hAnsi="Times New Roman" w:cs="Times New Roman"/>
            <w:noProof/>
          </w:rPr>
          <w:t>List of Incoming LSs</w:t>
        </w:r>
        <w:r w:rsidRPr="00B43466">
          <w:rPr>
            <w:rStyle w:val="Hyperlink"/>
            <w:rFonts w:ascii="Times New Roman" w:eastAsia="MS Mincho" w:hAnsi="Times New Roman" w:cs="Times New Roman"/>
            <w:noProof/>
            <w:lang w:eastAsia="ja-JP"/>
          </w:rPr>
          <w:t xml:space="preserve"> from </w:t>
        </w:r>
        <w:r w:rsidRPr="00B43466">
          <w:rPr>
            <w:rStyle w:val="Hyperlink"/>
            <w:rFonts w:ascii="Times New Roman" w:hAnsi="Times New Roman" w:cs="Times New Roman"/>
            <w:noProof/>
          </w:rPr>
          <w:t>RAN1 #94</w:t>
        </w:r>
        <w:r>
          <w:rPr>
            <w:noProof/>
            <w:webHidden/>
          </w:rPr>
          <w:tab/>
        </w:r>
        <w:r>
          <w:rPr>
            <w:noProof/>
            <w:webHidden/>
          </w:rPr>
          <w:fldChar w:fldCharType="begin"/>
        </w:r>
        <w:r>
          <w:rPr>
            <w:noProof/>
            <w:webHidden/>
          </w:rPr>
          <w:instrText xml:space="preserve"> PAGEREF _Toc526458979 \h </w:instrText>
        </w:r>
        <w:r>
          <w:rPr>
            <w:noProof/>
            <w:webHidden/>
          </w:rPr>
        </w:r>
        <w:r>
          <w:rPr>
            <w:noProof/>
            <w:webHidden/>
          </w:rPr>
          <w:fldChar w:fldCharType="separate"/>
        </w:r>
        <w:r>
          <w:rPr>
            <w:noProof/>
            <w:webHidden/>
          </w:rPr>
          <w:t>179</w:t>
        </w:r>
        <w:r>
          <w:rPr>
            <w:noProof/>
            <w:webHidden/>
          </w:rPr>
          <w:fldChar w:fldCharType="end"/>
        </w:r>
      </w:hyperlink>
    </w:p>
    <w:p w14:paraId="77635F5E" w14:textId="77B02BCF" w:rsidR="00930DF7" w:rsidRDefault="00930DF7">
      <w:pPr>
        <w:pStyle w:val="TOC1"/>
        <w:tabs>
          <w:tab w:val="left" w:pos="1200"/>
          <w:tab w:val="right" w:leader="dot" w:pos="10457"/>
        </w:tabs>
        <w:rPr>
          <w:rFonts w:eastAsiaTheme="minorEastAsia" w:cstheme="minorBidi"/>
          <w:b w:val="0"/>
          <w:bCs w:val="0"/>
          <w:caps w:val="0"/>
          <w:noProof/>
          <w:sz w:val="22"/>
          <w:szCs w:val="22"/>
          <w:lang w:eastAsia="en-GB"/>
        </w:rPr>
      </w:pPr>
      <w:hyperlink w:anchor="_Toc526458980" w:history="1">
        <w:r w:rsidRPr="00B43466">
          <w:rPr>
            <w:rStyle w:val="Hyperlink"/>
            <w:rFonts w:ascii="Times New Roman" w:hAnsi="Times New Roman" w:cs="Times New Roman"/>
            <w:noProof/>
          </w:rPr>
          <w:t>Annex D:</w:t>
        </w:r>
        <w:r>
          <w:rPr>
            <w:rFonts w:eastAsiaTheme="minorEastAsia" w:cstheme="minorBidi"/>
            <w:b w:val="0"/>
            <w:bCs w:val="0"/>
            <w:caps w:val="0"/>
            <w:noProof/>
            <w:sz w:val="22"/>
            <w:szCs w:val="22"/>
            <w:lang w:eastAsia="en-GB"/>
          </w:rPr>
          <w:tab/>
        </w:r>
        <w:r w:rsidRPr="00B43466">
          <w:rPr>
            <w:rStyle w:val="Hyperlink"/>
            <w:rFonts w:ascii="Times New Roman" w:hAnsi="Times New Roman" w:cs="Times New Roman"/>
            <w:noProof/>
          </w:rPr>
          <w:t>List of Approved updated WIDs</w:t>
        </w:r>
        <w:r>
          <w:rPr>
            <w:noProof/>
            <w:webHidden/>
          </w:rPr>
          <w:tab/>
        </w:r>
        <w:r>
          <w:rPr>
            <w:noProof/>
            <w:webHidden/>
          </w:rPr>
          <w:fldChar w:fldCharType="begin"/>
        </w:r>
        <w:r>
          <w:rPr>
            <w:noProof/>
            <w:webHidden/>
          </w:rPr>
          <w:instrText xml:space="preserve"> PAGEREF _Toc526458980 \h </w:instrText>
        </w:r>
        <w:r>
          <w:rPr>
            <w:noProof/>
            <w:webHidden/>
          </w:rPr>
        </w:r>
        <w:r>
          <w:rPr>
            <w:noProof/>
            <w:webHidden/>
          </w:rPr>
          <w:fldChar w:fldCharType="separate"/>
        </w:r>
        <w:r>
          <w:rPr>
            <w:noProof/>
            <w:webHidden/>
          </w:rPr>
          <w:t>183</w:t>
        </w:r>
        <w:r>
          <w:rPr>
            <w:noProof/>
            <w:webHidden/>
          </w:rPr>
          <w:fldChar w:fldCharType="end"/>
        </w:r>
      </w:hyperlink>
    </w:p>
    <w:p w14:paraId="3A4E8B91" w14:textId="27ECCD5C" w:rsidR="00930DF7" w:rsidRDefault="00930DF7">
      <w:pPr>
        <w:pStyle w:val="TOC1"/>
        <w:tabs>
          <w:tab w:val="left" w:pos="1200"/>
          <w:tab w:val="right" w:leader="dot" w:pos="10457"/>
        </w:tabs>
        <w:rPr>
          <w:rFonts w:eastAsiaTheme="minorEastAsia" w:cstheme="minorBidi"/>
          <w:b w:val="0"/>
          <w:bCs w:val="0"/>
          <w:caps w:val="0"/>
          <w:noProof/>
          <w:sz w:val="22"/>
          <w:szCs w:val="22"/>
          <w:lang w:eastAsia="en-GB"/>
        </w:rPr>
      </w:pPr>
      <w:hyperlink w:anchor="_Toc526458981" w:history="1">
        <w:r w:rsidRPr="00B43466">
          <w:rPr>
            <w:rStyle w:val="Hyperlink"/>
            <w:rFonts w:ascii="Times New Roman" w:hAnsi="Times New Roman" w:cs="Times New Roman"/>
            <w:noProof/>
          </w:rPr>
          <w:t>Annex E:</w:t>
        </w:r>
        <w:r>
          <w:rPr>
            <w:rFonts w:eastAsiaTheme="minorEastAsia" w:cstheme="minorBidi"/>
            <w:b w:val="0"/>
            <w:bCs w:val="0"/>
            <w:caps w:val="0"/>
            <w:noProof/>
            <w:sz w:val="22"/>
            <w:szCs w:val="22"/>
            <w:lang w:eastAsia="en-GB"/>
          </w:rPr>
          <w:tab/>
        </w:r>
        <w:r w:rsidRPr="00B43466">
          <w:rPr>
            <w:rStyle w:val="Hyperlink"/>
            <w:rFonts w:ascii="Times New Roman" w:hAnsi="Times New Roman" w:cs="Times New Roman"/>
            <w:noProof/>
          </w:rPr>
          <w:t>List of draft TSs/TRs agreed at RAN1 #94</w:t>
        </w:r>
        <w:r>
          <w:rPr>
            <w:noProof/>
            <w:webHidden/>
          </w:rPr>
          <w:tab/>
        </w:r>
        <w:r>
          <w:rPr>
            <w:noProof/>
            <w:webHidden/>
          </w:rPr>
          <w:fldChar w:fldCharType="begin"/>
        </w:r>
        <w:r>
          <w:rPr>
            <w:noProof/>
            <w:webHidden/>
          </w:rPr>
          <w:instrText xml:space="preserve"> PAGEREF _Toc526458981 \h </w:instrText>
        </w:r>
        <w:r>
          <w:rPr>
            <w:noProof/>
            <w:webHidden/>
          </w:rPr>
        </w:r>
        <w:r>
          <w:rPr>
            <w:noProof/>
            <w:webHidden/>
          </w:rPr>
          <w:fldChar w:fldCharType="separate"/>
        </w:r>
        <w:r>
          <w:rPr>
            <w:noProof/>
            <w:webHidden/>
          </w:rPr>
          <w:t>184</w:t>
        </w:r>
        <w:r>
          <w:rPr>
            <w:noProof/>
            <w:webHidden/>
          </w:rPr>
          <w:fldChar w:fldCharType="end"/>
        </w:r>
      </w:hyperlink>
    </w:p>
    <w:p w14:paraId="724CFB3C" w14:textId="4F96433D" w:rsidR="00930DF7" w:rsidRDefault="00930DF7">
      <w:pPr>
        <w:pStyle w:val="TOC1"/>
        <w:tabs>
          <w:tab w:val="left" w:pos="1200"/>
          <w:tab w:val="right" w:leader="dot" w:pos="10457"/>
        </w:tabs>
        <w:rPr>
          <w:rFonts w:eastAsiaTheme="minorEastAsia" w:cstheme="minorBidi"/>
          <w:b w:val="0"/>
          <w:bCs w:val="0"/>
          <w:caps w:val="0"/>
          <w:noProof/>
          <w:sz w:val="22"/>
          <w:szCs w:val="22"/>
          <w:lang w:eastAsia="en-GB"/>
        </w:rPr>
      </w:pPr>
      <w:hyperlink w:anchor="_Toc526458982" w:history="1">
        <w:r w:rsidRPr="00B43466">
          <w:rPr>
            <w:rStyle w:val="Hyperlink"/>
            <w:rFonts w:ascii="Times New Roman" w:hAnsi="Times New Roman" w:cs="Times New Roman"/>
            <w:noProof/>
          </w:rPr>
          <w:t>Annex F:</w:t>
        </w:r>
        <w:r>
          <w:rPr>
            <w:rFonts w:eastAsiaTheme="minorEastAsia" w:cstheme="minorBidi"/>
            <w:b w:val="0"/>
            <w:bCs w:val="0"/>
            <w:caps w:val="0"/>
            <w:noProof/>
            <w:sz w:val="22"/>
            <w:szCs w:val="22"/>
            <w:lang w:eastAsia="en-GB"/>
          </w:rPr>
          <w:tab/>
        </w:r>
        <w:r w:rsidRPr="00B43466">
          <w:rPr>
            <w:rStyle w:val="Hyperlink"/>
            <w:rFonts w:ascii="Times New Roman" w:hAnsi="Times New Roman" w:cs="Times New Roman"/>
            <w:noProof/>
          </w:rPr>
          <w:t>List of actions</w:t>
        </w:r>
        <w:r>
          <w:rPr>
            <w:noProof/>
            <w:webHidden/>
          </w:rPr>
          <w:tab/>
        </w:r>
        <w:r>
          <w:rPr>
            <w:noProof/>
            <w:webHidden/>
          </w:rPr>
          <w:fldChar w:fldCharType="begin"/>
        </w:r>
        <w:r>
          <w:rPr>
            <w:noProof/>
            <w:webHidden/>
          </w:rPr>
          <w:instrText xml:space="preserve"> PAGEREF _Toc526458982 \h </w:instrText>
        </w:r>
        <w:r>
          <w:rPr>
            <w:noProof/>
            <w:webHidden/>
          </w:rPr>
        </w:r>
        <w:r>
          <w:rPr>
            <w:noProof/>
            <w:webHidden/>
          </w:rPr>
          <w:fldChar w:fldCharType="separate"/>
        </w:r>
        <w:r>
          <w:rPr>
            <w:noProof/>
            <w:webHidden/>
          </w:rPr>
          <w:t>185</w:t>
        </w:r>
        <w:r>
          <w:rPr>
            <w:noProof/>
            <w:webHidden/>
          </w:rPr>
          <w:fldChar w:fldCharType="end"/>
        </w:r>
      </w:hyperlink>
    </w:p>
    <w:p w14:paraId="0E4F2A88" w14:textId="73BA003A" w:rsidR="00930DF7" w:rsidRDefault="00930DF7">
      <w:pPr>
        <w:pStyle w:val="TOC1"/>
        <w:tabs>
          <w:tab w:val="left" w:pos="1400"/>
          <w:tab w:val="right" w:leader="dot" w:pos="10457"/>
        </w:tabs>
        <w:rPr>
          <w:rFonts w:eastAsiaTheme="minorEastAsia" w:cstheme="minorBidi"/>
          <w:b w:val="0"/>
          <w:bCs w:val="0"/>
          <w:caps w:val="0"/>
          <w:noProof/>
          <w:sz w:val="22"/>
          <w:szCs w:val="22"/>
          <w:lang w:eastAsia="en-GB"/>
        </w:rPr>
      </w:pPr>
      <w:hyperlink w:anchor="_Toc526458983" w:history="1">
        <w:r w:rsidRPr="00B43466">
          <w:rPr>
            <w:rStyle w:val="Hyperlink"/>
            <w:rFonts w:ascii="Times New Roman" w:hAnsi="Times New Roman" w:cs="Times New Roman"/>
            <w:noProof/>
          </w:rPr>
          <w:t>Annex G:</w:t>
        </w:r>
        <w:r>
          <w:rPr>
            <w:rFonts w:eastAsiaTheme="minorEastAsia" w:cstheme="minorBidi"/>
            <w:b w:val="0"/>
            <w:bCs w:val="0"/>
            <w:caps w:val="0"/>
            <w:noProof/>
            <w:sz w:val="22"/>
            <w:szCs w:val="22"/>
            <w:lang w:eastAsia="en-GB"/>
          </w:rPr>
          <w:tab/>
        </w:r>
        <w:r w:rsidRPr="00B43466">
          <w:rPr>
            <w:rStyle w:val="Hyperlink"/>
            <w:rFonts w:ascii="Times New Roman" w:hAnsi="Times New Roman" w:cs="Times New Roman"/>
            <w:noProof/>
          </w:rPr>
          <w:t>List of participants at RAN1 #94</w:t>
        </w:r>
        <w:r>
          <w:rPr>
            <w:noProof/>
            <w:webHidden/>
          </w:rPr>
          <w:tab/>
        </w:r>
        <w:r>
          <w:rPr>
            <w:noProof/>
            <w:webHidden/>
          </w:rPr>
          <w:fldChar w:fldCharType="begin"/>
        </w:r>
        <w:r>
          <w:rPr>
            <w:noProof/>
            <w:webHidden/>
          </w:rPr>
          <w:instrText xml:space="preserve"> PAGEREF _Toc526458983 \h </w:instrText>
        </w:r>
        <w:r>
          <w:rPr>
            <w:noProof/>
            <w:webHidden/>
          </w:rPr>
        </w:r>
        <w:r>
          <w:rPr>
            <w:noProof/>
            <w:webHidden/>
          </w:rPr>
          <w:fldChar w:fldCharType="separate"/>
        </w:r>
        <w:r>
          <w:rPr>
            <w:noProof/>
            <w:webHidden/>
          </w:rPr>
          <w:t>193</w:t>
        </w:r>
        <w:r>
          <w:rPr>
            <w:noProof/>
            <w:webHidden/>
          </w:rPr>
          <w:fldChar w:fldCharType="end"/>
        </w:r>
      </w:hyperlink>
    </w:p>
    <w:p w14:paraId="0E1F4F18" w14:textId="61259B8D" w:rsidR="00930DF7" w:rsidRDefault="00930DF7">
      <w:pPr>
        <w:pStyle w:val="TOC1"/>
        <w:tabs>
          <w:tab w:val="left" w:pos="1400"/>
          <w:tab w:val="right" w:leader="dot" w:pos="10457"/>
        </w:tabs>
        <w:rPr>
          <w:rFonts w:eastAsiaTheme="minorEastAsia" w:cstheme="minorBidi"/>
          <w:b w:val="0"/>
          <w:bCs w:val="0"/>
          <w:caps w:val="0"/>
          <w:noProof/>
          <w:sz w:val="22"/>
          <w:szCs w:val="22"/>
          <w:lang w:eastAsia="en-GB"/>
        </w:rPr>
      </w:pPr>
      <w:hyperlink w:anchor="_Toc526458984" w:history="1">
        <w:r w:rsidRPr="00B43466">
          <w:rPr>
            <w:rStyle w:val="Hyperlink"/>
            <w:rFonts w:ascii="Times New Roman" w:hAnsi="Times New Roman" w:cs="Times New Roman"/>
            <w:noProof/>
          </w:rPr>
          <w:t>Annex H:</w:t>
        </w:r>
        <w:r>
          <w:rPr>
            <w:rFonts w:eastAsiaTheme="minorEastAsia" w:cstheme="minorBidi"/>
            <w:b w:val="0"/>
            <w:bCs w:val="0"/>
            <w:caps w:val="0"/>
            <w:noProof/>
            <w:sz w:val="22"/>
            <w:szCs w:val="22"/>
            <w:lang w:eastAsia="en-GB"/>
          </w:rPr>
          <w:tab/>
        </w:r>
        <w:r w:rsidRPr="00B43466">
          <w:rPr>
            <w:rStyle w:val="Hyperlink"/>
            <w:rFonts w:ascii="Times New Roman" w:hAnsi="Times New Roman" w:cs="Times New Roman"/>
            <w:noProof/>
          </w:rPr>
          <w:t xml:space="preserve">TSG RAN WG1 meetings in </w:t>
        </w:r>
        <w:r w:rsidRPr="00B43466">
          <w:rPr>
            <w:rStyle w:val="Hyperlink"/>
            <w:rFonts w:ascii="Times New Roman" w:eastAsia="MS Mincho" w:hAnsi="Times New Roman" w:cs="Times New Roman"/>
            <w:noProof/>
            <w:lang w:eastAsia="ja-JP"/>
          </w:rPr>
          <w:t>2018 – 2019</w:t>
        </w:r>
        <w:r>
          <w:rPr>
            <w:noProof/>
            <w:webHidden/>
          </w:rPr>
          <w:tab/>
        </w:r>
        <w:r>
          <w:rPr>
            <w:noProof/>
            <w:webHidden/>
          </w:rPr>
          <w:fldChar w:fldCharType="begin"/>
        </w:r>
        <w:r>
          <w:rPr>
            <w:noProof/>
            <w:webHidden/>
          </w:rPr>
          <w:instrText xml:space="preserve"> PAGEREF _Toc526458984 \h </w:instrText>
        </w:r>
        <w:r>
          <w:rPr>
            <w:noProof/>
            <w:webHidden/>
          </w:rPr>
        </w:r>
        <w:r>
          <w:rPr>
            <w:noProof/>
            <w:webHidden/>
          </w:rPr>
          <w:fldChar w:fldCharType="separate"/>
        </w:r>
        <w:r>
          <w:rPr>
            <w:noProof/>
            <w:webHidden/>
          </w:rPr>
          <w:t>194</w:t>
        </w:r>
        <w:r>
          <w:rPr>
            <w:noProof/>
            <w:webHidden/>
          </w:rPr>
          <w:fldChar w:fldCharType="end"/>
        </w:r>
      </w:hyperlink>
    </w:p>
    <w:p w14:paraId="51C5874D" w14:textId="0FC068EE" w:rsidR="00666408" w:rsidRPr="000B1042" w:rsidRDefault="00011381" w:rsidP="009643F7">
      <w:pPr>
        <w:rPr>
          <w:rFonts w:ascii="Times New Roman" w:hAnsi="Times New Roman"/>
          <w:szCs w:val="20"/>
        </w:rPr>
      </w:pPr>
      <w:r>
        <w:rPr>
          <w:rFonts w:ascii="Times New Roman" w:hAnsi="Times New Roman" w:cstheme="minorHAnsi"/>
          <w:b/>
          <w:bCs/>
          <w:caps/>
          <w:szCs w:val="20"/>
        </w:rPr>
        <w:fldChar w:fldCharType="end"/>
      </w:r>
    </w:p>
    <w:p w14:paraId="21E4648C" w14:textId="77777777" w:rsidR="005F6CF6" w:rsidRPr="000B1042" w:rsidRDefault="005F6CF6" w:rsidP="009643F7">
      <w:pPr>
        <w:pBdr>
          <w:bottom w:val="single" w:sz="12" w:space="1" w:color="auto"/>
        </w:pBdr>
        <w:rPr>
          <w:rFonts w:ascii="Times New Roman" w:hAnsi="Times New Roman"/>
          <w:b/>
          <w:szCs w:val="20"/>
        </w:rPr>
      </w:pPr>
      <w:r w:rsidRPr="000B1042">
        <w:rPr>
          <w:rFonts w:ascii="Times New Roman" w:hAnsi="Times New Roman"/>
          <w:b/>
          <w:szCs w:val="20"/>
        </w:rPr>
        <w:br w:type="page"/>
      </w:r>
      <w:r w:rsidRPr="000B1042">
        <w:rPr>
          <w:rFonts w:ascii="Times New Roman" w:hAnsi="Times New Roman"/>
          <w:b/>
          <w:szCs w:val="20"/>
        </w:rPr>
        <w:lastRenderedPageBreak/>
        <w:t>Main facts summary</w:t>
      </w:r>
    </w:p>
    <w:p w14:paraId="51F224F4" w14:textId="77777777" w:rsidR="005F6CF6" w:rsidRPr="000B1042" w:rsidRDefault="005F6CF6" w:rsidP="009643F7">
      <w:pPr>
        <w:rPr>
          <w:rFonts w:ascii="Times New Roman" w:eastAsia="SimSun" w:hAnsi="Times New Roman"/>
          <w:kern w:val="2"/>
          <w:szCs w:val="20"/>
        </w:rPr>
      </w:pPr>
    </w:p>
    <w:p w14:paraId="4EBCC448" w14:textId="29825A79" w:rsidR="0033085B" w:rsidRDefault="00303AA5" w:rsidP="007B738E">
      <w:pPr>
        <w:rPr>
          <w:rFonts w:ascii="Times New Roman" w:eastAsia="SimSun" w:hAnsi="Times New Roman"/>
          <w:kern w:val="2"/>
          <w:szCs w:val="20"/>
        </w:rPr>
      </w:pPr>
      <w:r>
        <w:rPr>
          <w:rFonts w:ascii="Times New Roman" w:eastAsia="SimSun" w:hAnsi="Times New Roman"/>
          <w:kern w:val="2"/>
          <w:szCs w:val="20"/>
        </w:rPr>
        <w:t xml:space="preserve">The </w:t>
      </w:r>
      <w:r w:rsidR="007B738E" w:rsidRPr="000B1042">
        <w:rPr>
          <w:rFonts w:ascii="Times New Roman" w:eastAsia="SimSun" w:hAnsi="Times New Roman"/>
          <w:kern w:val="2"/>
          <w:szCs w:val="20"/>
        </w:rPr>
        <w:t>3GPP TSG WG RAN1</w:t>
      </w:r>
      <w:r w:rsidR="001E17A8">
        <w:rPr>
          <w:rFonts w:ascii="Times New Roman" w:eastAsia="SimSun" w:hAnsi="Times New Roman"/>
          <w:kern w:val="2"/>
          <w:szCs w:val="20"/>
        </w:rPr>
        <w:t>#94</w:t>
      </w:r>
      <w:r>
        <w:rPr>
          <w:rFonts w:ascii="Times New Roman" w:eastAsia="SimSun" w:hAnsi="Times New Roman"/>
          <w:kern w:val="2"/>
          <w:szCs w:val="20"/>
        </w:rPr>
        <w:t xml:space="preserve"> m</w:t>
      </w:r>
      <w:r w:rsidR="007B738E" w:rsidRPr="000B1042">
        <w:rPr>
          <w:rFonts w:ascii="Times New Roman" w:eastAsia="SimSun" w:hAnsi="Times New Roman"/>
          <w:kern w:val="2"/>
          <w:szCs w:val="20"/>
        </w:rPr>
        <w:t xml:space="preserve">eeting, </w:t>
      </w:r>
      <w:r w:rsidR="0033085B" w:rsidRPr="000B1042">
        <w:rPr>
          <w:rFonts w:ascii="Times New Roman" w:eastAsia="SimSun" w:hAnsi="Times New Roman"/>
          <w:kern w:val="2"/>
          <w:szCs w:val="20"/>
        </w:rPr>
        <w:t xml:space="preserve">hosted by </w:t>
      </w:r>
      <w:r w:rsidR="00AC5A7A">
        <w:rPr>
          <w:rFonts w:ascii="Times New Roman" w:eastAsia="SimSun" w:hAnsi="Times New Roman"/>
          <w:kern w:val="2"/>
          <w:szCs w:val="20"/>
        </w:rPr>
        <w:t>the European Friends of 3GPP</w:t>
      </w:r>
      <w:r w:rsidR="0033085B" w:rsidRPr="000B1042">
        <w:rPr>
          <w:rFonts w:ascii="Times New Roman" w:eastAsia="SimSun" w:hAnsi="Times New Roman"/>
          <w:kern w:val="2"/>
          <w:szCs w:val="20"/>
        </w:rPr>
        <w:t xml:space="preserve">, was </w:t>
      </w:r>
      <w:r w:rsidR="00A50CB3" w:rsidRPr="00A50CB3">
        <w:rPr>
          <w:rFonts w:ascii="Times New Roman" w:eastAsia="SimSun" w:hAnsi="Times New Roman"/>
          <w:kern w:val="2"/>
          <w:szCs w:val="20"/>
        </w:rPr>
        <w:t xml:space="preserve">held at the </w:t>
      </w:r>
      <w:r w:rsidR="00AC5A7A">
        <w:rPr>
          <w:rFonts w:ascii="Times New Roman" w:eastAsia="SimSun" w:hAnsi="Times New Roman"/>
          <w:kern w:val="2"/>
          <w:szCs w:val="20"/>
        </w:rPr>
        <w:t>Gothia Towers</w:t>
      </w:r>
      <w:r w:rsidR="00A00B5B" w:rsidRPr="00A00B5B">
        <w:rPr>
          <w:rFonts w:ascii="Times New Roman" w:eastAsia="SimSun" w:hAnsi="Times New Roman"/>
          <w:kern w:val="2"/>
          <w:szCs w:val="20"/>
        </w:rPr>
        <w:t xml:space="preserve"> Hotel</w:t>
      </w:r>
      <w:r w:rsidR="00F91D5F">
        <w:rPr>
          <w:rFonts w:ascii="Times New Roman" w:eastAsia="SimSun" w:hAnsi="Times New Roman"/>
          <w:kern w:val="2"/>
          <w:szCs w:val="20"/>
        </w:rPr>
        <w:t xml:space="preserve">, </w:t>
      </w:r>
      <w:r w:rsidR="00AC5A7A" w:rsidRPr="00AC5A7A">
        <w:rPr>
          <w:rFonts w:ascii="Times New Roman" w:eastAsia="SimSun" w:hAnsi="Times New Roman"/>
          <w:kern w:val="2"/>
          <w:szCs w:val="20"/>
        </w:rPr>
        <w:t>Göteborg</w:t>
      </w:r>
      <w:r>
        <w:rPr>
          <w:rFonts w:ascii="Times New Roman" w:eastAsia="SimSun" w:hAnsi="Times New Roman"/>
          <w:kern w:val="2"/>
          <w:szCs w:val="20"/>
        </w:rPr>
        <w:t xml:space="preserve">, </w:t>
      </w:r>
      <w:r w:rsidR="00A00B5B">
        <w:rPr>
          <w:rFonts w:ascii="Times New Roman" w:eastAsia="SimSun" w:hAnsi="Times New Roman"/>
          <w:kern w:val="2"/>
          <w:szCs w:val="20"/>
        </w:rPr>
        <w:t>S</w:t>
      </w:r>
      <w:r w:rsidR="00AC5A7A">
        <w:rPr>
          <w:rFonts w:ascii="Times New Roman" w:eastAsia="SimSun" w:hAnsi="Times New Roman"/>
          <w:kern w:val="2"/>
          <w:szCs w:val="20"/>
        </w:rPr>
        <w:t>weden</w:t>
      </w:r>
      <w:r w:rsidR="0033085B" w:rsidRPr="000B1042">
        <w:rPr>
          <w:rFonts w:ascii="Times New Roman" w:eastAsia="SimSun" w:hAnsi="Times New Roman"/>
          <w:kern w:val="2"/>
          <w:szCs w:val="20"/>
        </w:rPr>
        <w:t>.</w:t>
      </w:r>
    </w:p>
    <w:p w14:paraId="3C5639F9" w14:textId="526071F5" w:rsidR="007B738E" w:rsidRPr="000B1042" w:rsidRDefault="00570380" w:rsidP="007B738E">
      <w:pPr>
        <w:rPr>
          <w:rFonts w:ascii="Times New Roman" w:eastAsia="SimSun" w:hAnsi="Times New Roman"/>
          <w:kern w:val="2"/>
          <w:szCs w:val="20"/>
        </w:rPr>
      </w:pPr>
      <w:r w:rsidRPr="000B1042">
        <w:rPr>
          <w:rFonts w:ascii="Times New Roman" w:eastAsia="SimSun" w:hAnsi="Times New Roman"/>
          <w:kern w:val="2"/>
          <w:szCs w:val="20"/>
        </w:rPr>
        <w:t>The meeting started at 9:0</w:t>
      </w:r>
      <w:r w:rsidR="008C38EB">
        <w:rPr>
          <w:rFonts w:ascii="Times New Roman" w:eastAsia="SimSun" w:hAnsi="Times New Roman"/>
          <w:kern w:val="2"/>
          <w:szCs w:val="20"/>
        </w:rPr>
        <w:t>0</w:t>
      </w:r>
      <w:r w:rsidR="007B738E" w:rsidRPr="000B1042">
        <w:rPr>
          <w:rFonts w:ascii="Times New Roman" w:eastAsia="SimSun" w:hAnsi="Times New Roman"/>
          <w:kern w:val="2"/>
          <w:szCs w:val="20"/>
        </w:rPr>
        <w:t xml:space="preserve"> on </w:t>
      </w:r>
      <w:r w:rsidR="007E5DDA">
        <w:rPr>
          <w:rFonts w:ascii="Times New Roman" w:eastAsia="SimSun" w:hAnsi="Times New Roman"/>
          <w:kern w:val="2"/>
          <w:szCs w:val="20"/>
        </w:rPr>
        <w:t xml:space="preserve">Monday </w:t>
      </w:r>
      <w:r w:rsidR="00A00B5B">
        <w:rPr>
          <w:rFonts w:ascii="Times New Roman" w:eastAsia="SimSun" w:hAnsi="Times New Roman"/>
          <w:kern w:val="2"/>
          <w:szCs w:val="20"/>
        </w:rPr>
        <w:t>2</w:t>
      </w:r>
      <w:r w:rsidR="00AC5A7A">
        <w:rPr>
          <w:rFonts w:ascii="Times New Roman" w:eastAsia="SimSun" w:hAnsi="Times New Roman"/>
          <w:kern w:val="2"/>
          <w:szCs w:val="20"/>
        </w:rPr>
        <w:t>0</w:t>
      </w:r>
      <w:r w:rsidR="00AC5A7A" w:rsidRPr="00AC5A7A">
        <w:rPr>
          <w:rFonts w:ascii="Times New Roman" w:eastAsia="SimSun" w:hAnsi="Times New Roman"/>
          <w:kern w:val="2"/>
          <w:szCs w:val="20"/>
          <w:vertAlign w:val="superscript"/>
        </w:rPr>
        <w:t>th</w:t>
      </w:r>
      <w:r w:rsidR="00AC5A7A">
        <w:rPr>
          <w:rFonts w:ascii="Times New Roman" w:eastAsia="SimSun" w:hAnsi="Times New Roman"/>
          <w:kern w:val="2"/>
          <w:szCs w:val="20"/>
        </w:rPr>
        <w:t xml:space="preserve"> August</w:t>
      </w:r>
      <w:r w:rsidR="007E5DDA">
        <w:rPr>
          <w:rFonts w:ascii="Times New Roman" w:eastAsia="SimSun" w:hAnsi="Times New Roman"/>
          <w:kern w:val="2"/>
          <w:szCs w:val="20"/>
        </w:rPr>
        <w:t xml:space="preserve"> </w:t>
      </w:r>
      <w:r w:rsidR="007B738E" w:rsidRPr="000B1042">
        <w:rPr>
          <w:rFonts w:ascii="Times New Roman" w:eastAsia="SimSun" w:hAnsi="Times New Roman"/>
          <w:kern w:val="2"/>
          <w:szCs w:val="20"/>
        </w:rPr>
        <w:t xml:space="preserve">and finished at </w:t>
      </w:r>
      <w:r w:rsidR="007E5DDA">
        <w:rPr>
          <w:rFonts w:ascii="Times New Roman" w:eastAsia="SimSun" w:hAnsi="Times New Roman"/>
          <w:kern w:val="2"/>
          <w:szCs w:val="20"/>
        </w:rPr>
        <w:t>1</w:t>
      </w:r>
      <w:r w:rsidR="009013C8">
        <w:rPr>
          <w:rFonts w:ascii="Times New Roman" w:eastAsia="SimSun" w:hAnsi="Times New Roman"/>
          <w:kern w:val="2"/>
          <w:szCs w:val="20"/>
        </w:rPr>
        <w:t>7:</w:t>
      </w:r>
      <w:r w:rsidR="00AC5A7A">
        <w:rPr>
          <w:rFonts w:ascii="Times New Roman" w:eastAsia="SimSun" w:hAnsi="Times New Roman"/>
          <w:kern w:val="2"/>
          <w:szCs w:val="20"/>
        </w:rPr>
        <w:t>0</w:t>
      </w:r>
      <w:r w:rsidR="00803673">
        <w:rPr>
          <w:rFonts w:ascii="Times New Roman" w:eastAsia="SimSun" w:hAnsi="Times New Roman"/>
          <w:kern w:val="2"/>
          <w:szCs w:val="20"/>
        </w:rPr>
        <w:t>7</w:t>
      </w:r>
      <w:r w:rsidR="007B738E" w:rsidRPr="000B1042">
        <w:rPr>
          <w:rFonts w:ascii="Times New Roman" w:eastAsia="SimSun" w:hAnsi="Times New Roman"/>
          <w:kern w:val="2"/>
          <w:szCs w:val="20"/>
        </w:rPr>
        <w:t xml:space="preserve"> on Friday </w:t>
      </w:r>
      <w:r w:rsidR="006E092B">
        <w:rPr>
          <w:rFonts w:ascii="Times New Roman" w:eastAsia="SimSun" w:hAnsi="Times New Roman"/>
          <w:kern w:val="2"/>
          <w:szCs w:val="20"/>
        </w:rPr>
        <w:t>2</w:t>
      </w:r>
      <w:r w:rsidR="00AC5A7A">
        <w:rPr>
          <w:rFonts w:ascii="Times New Roman" w:eastAsia="SimSun" w:hAnsi="Times New Roman"/>
          <w:kern w:val="2"/>
          <w:szCs w:val="20"/>
        </w:rPr>
        <w:t>4</w:t>
      </w:r>
      <w:r w:rsidR="006E092B" w:rsidRPr="006E092B">
        <w:rPr>
          <w:rFonts w:ascii="Times New Roman" w:eastAsia="SimSun" w:hAnsi="Times New Roman"/>
          <w:kern w:val="2"/>
          <w:szCs w:val="20"/>
          <w:vertAlign w:val="superscript"/>
        </w:rPr>
        <w:t>th</w:t>
      </w:r>
      <w:r w:rsidR="006E092B">
        <w:rPr>
          <w:rFonts w:ascii="Times New Roman" w:eastAsia="SimSun" w:hAnsi="Times New Roman"/>
          <w:kern w:val="2"/>
          <w:szCs w:val="20"/>
        </w:rPr>
        <w:t xml:space="preserve"> </w:t>
      </w:r>
      <w:r w:rsidR="00AC5A7A">
        <w:rPr>
          <w:rFonts w:ascii="Times New Roman" w:eastAsia="SimSun" w:hAnsi="Times New Roman"/>
          <w:kern w:val="2"/>
          <w:szCs w:val="20"/>
        </w:rPr>
        <w:t>August</w:t>
      </w:r>
      <w:r w:rsidR="006E092B">
        <w:rPr>
          <w:rFonts w:ascii="Times New Roman" w:eastAsia="SimSun" w:hAnsi="Times New Roman"/>
          <w:kern w:val="2"/>
          <w:szCs w:val="20"/>
        </w:rPr>
        <w:t xml:space="preserve"> 2018</w:t>
      </w:r>
      <w:r w:rsidR="007B738E" w:rsidRPr="000B1042">
        <w:rPr>
          <w:rFonts w:ascii="Times New Roman" w:eastAsia="SimSun" w:hAnsi="Times New Roman"/>
          <w:kern w:val="2"/>
          <w:szCs w:val="20"/>
        </w:rPr>
        <w:t>.</w:t>
      </w:r>
    </w:p>
    <w:p w14:paraId="445311F8" w14:textId="64C38B38" w:rsidR="007B738E" w:rsidRPr="002A39E2" w:rsidRDefault="007B738E" w:rsidP="007B738E">
      <w:pPr>
        <w:rPr>
          <w:rFonts w:ascii="Times New Roman" w:eastAsia="MS Mincho" w:hAnsi="Times New Roman"/>
          <w:szCs w:val="20"/>
          <w:lang w:eastAsia="ja-JP"/>
        </w:rPr>
      </w:pPr>
      <w:r w:rsidRPr="002A39E2">
        <w:rPr>
          <w:rFonts w:ascii="Times New Roman" w:eastAsia="MS Mincho" w:hAnsi="Times New Roman"/>
          <w:szCs w:val="20"/>
          <w:lang w:eastAsia="ja-JP"/>
        </w:rPr>
        <w:t xml:space="preserve">The number of attending delegates, having </w:t>
      </w:r>
      <w:r w:rsidR="00A53489">
        <w:rPr>
          <w:rFonts w:ascii="Times New Roman" w:eastAsia="MS Mincho" w:hAnsi="Times New Roman"/>
          <w:szCs w:val="20"/>
          <w:lang w:eastAsia="ja-JP"/>
        </w:rPr>
        <w:t>confirmed their participation through the electronic check-in application</w:t>
      </w:r>
      <w:r w:rsidRPr="002A39E2">
        <w:rPr>
          <w:rFonts w:ascii="Times New Roman" w:eastAsia="MS Mincho" w:hAnsi="Times New Roman"/>
          <w:szCs w:val="20"/>
          <w:lang w:eastAsia="ja-JP"/>
        </w:rPr>
        <w:t xml:space="preserve">, was </w:t>
      </w:r>
      <w:r w:rsidR="00A07DC1">
        <w:rPr>
          <w:rFonts w:ascii="Times New Roman" w:eastAsia="MS Mincho" w:hAnsi="Times New Roman"/>
          <w:szCs w:val="20"/>
          <w:lang w:eastAsia="ja-JP"/>
        </w:rPr>
        <w:t>499</w:t>
      </w:r>
      <w:r w:rsidRPr="002A39E2">
        <w:rPr>
          <w:rFonts w:ascii="Times New Roman" w:eastAsia="MS Mincho" w:hAnsi="Times New Roman"/>
          <w:b/>
          <w:szCs w:val="20"/>
          <w:lang w:eastAsia="ja-JP"/>
        </w:rPr>
        <w:t>.</w:t>
      </w:r>
    </w:p>
    <w:p w14:paraId="41E524DF" w14:textId="227A4476" w:rsidR="007B738E" w:rsidRPr="00A91648" w:rsidRDefault="00A91648" w:rsidP="007B738E">
      <w:pPr>
        <w:rPr>
          <w:rFonts w:ascii="Times New Roman" w:eastAsia="MS Mincho" w:hAnsi="Times New Roman"/>
          <w:szCs w:val="20"/>
          <w:lang w:eastAsia="ja-JP"/>
        </w:rPr>
      </w:pPr>
      <w:r w:rsidRPr="00A91648">
        <w:rPr>
          <w:rFonts w:ascii="Times New Roman" w:eastAsia="MS Mincho" w:hAnsi="Times New Roman"/>
          <w:szCs w:val="20"/>
          <w:lang w:eastAsia="ja-JP"/>
        </w:rPr>
        <w:t xml:space="preserve">Note that the number of registered was </w:t>
      </w:r>
      <w:r w:rsidR="00A07DC1">
        <w:rPr>
          <w:rFonts w:ascii="Times New Roman" w:eastAsia="MS Mincho" w:hAnsi="Times New Roman"/>
          <w:szCs w:val="20"/>
          <w:lang w:eastAsia="ja-JP"/>
        </w:rPr>
        <w:t>622</w:t>
      </w:r>
      <w:r w:rsidRPr="00A91648">
        <w:rPr>
          <w:rFonts w:ascii="Times New Roman" w:eastAsia="MS Mincho" w:hAnsi="Times New Roman"/>
          <w:szCs w:val="20"/>
          <w:lang w:eastAsia="ja-JP"/>
        </w:rPr>
        <w:t>.</w:t>
      </w:r>
    </w:p>
    <w:p w14:paraId="72360F04" w14:textId="0E354D11" w:rsidR="00A91648" w:rsidRDefault="00A91648" w:rsidP="007B738E">
      <w:pPr>
        <w:rPr>
          <w:rFonts w:ascii="Times New Roman" w:eastAsia="MS Mincho" w:hAnsi="Times New Roman"/>
          <w:szCs w:val="20"/>
          <w:highlight w:val="yellow"/>
          <w:lang w:eastAsia="ja-JP"/>
        </w:rPr>
      </w:pPr>
    </w:p>
    <w:p w14:paraId="1D23E47A" w14:textId="22D7E639" w:rsidR="00A07DC1" w:rsidRDefault="00A07DC1" w:rsidP="00A07DC1">
      <w:pPr>
        <w:rPr>
          <w:szCs w:val="20"/>
        </w:rPr>
      </w:pPr>
      <w:r>
        <w:rPr>
          <w:szCs w:val="20"/>
        </w:rPr>
        <w:t>ETSI Wor</w:t>
      </w:r>
      <w:r w:rsidR="00AE0045">
        <w:rPr>
          <w:szCs w:val="20"/>
        </w:rPr>
        <w:t>k</w:t>
      </w:r>
      <w:r>
        <w:rPr>
          <w:szCs w:val="20"/>
        </w:rPr>
        <w:t>shop "</w:t>
      </w:r>
      <w:r w:rsidRPr="009B795C">
        <w:rPr>
          <w:szCs w:val="20"/>
        </w:rPr>
        <w:t>Writing World Class standards</w:t>
      </w:r>
      <w:r>
        <w:rPr>
          <w:szCs w:val="20"/>
        </w:rPr>
        <w:t>" took place during the week</w:t>
      </w:r>
      <w:r w:rsidR="00533EB1">
        <w:rPr>
          <w:szCs w:val="20"/>
        </w:rPr>
        <w:t xml:space="preserve"> (organizer: Milan Zoric from ETSI)</w:t>
      </w:r>
      <w:r>
        <w:rPr>
          <w:szCs w:val="20"/>
        </w:rPr>
        <w:t>.</w:t>
      </w:r>
    </w:p>
    <w:p w14:paraId="20B384DD" w14:textId="782B880E" w:rsidR="00533EB1" w:rsidRDefault="00533EB1" w:rsidP="00FD2787">
      <w:pPr>
        <w:pStyle w:val="ListParagraph"/>
        <w:numPr>
          <w:ilvl w:val="0"/>
          <w:numId w:val="287"/>
        </w:numPr>
        <w:rPr>
          <w:rFonts w:eastAsia="MS Mincho"/>
        </w:rPr>
      </w:pPr>
      <w:r w:rsidRPr="00533EB1">
        <w:rPr>
          <w:rFonts w:eastAsia="MS Mincho"/>
        </w:rPr>
        <w:t>Total number of attendees was 65.</w:t>
      </w:r>
    </w:p>
    <w:p w14:paraId="390F77C6" w14:textId="54D5FB7D" w:rsidR="008C2FFD" w:rsidRPr="008C2FFD" w:rsidRDefault="008C2FFD" w:rsidP="00FD2787">
      <w:pPr>
        <w:pStyle w:val="ListParagraph"/>
        <w:numPr>
          <w:ilvl w:val="0"/>
          <w:numId w:val="287"/>
        </w:numPr>
        <w:rPr>
          <w:rFonts w:eastAsia="MS Mincho"/>
        </w:rPr>
      </w:pPr>
      <w:r w:rsidRPr="008C2FFD">
        <w:rPr>
          <w:rFonts w:eastAsia="MS Mincho"/>
        </w:rPr>
        <w:t>Per RAN group</w:t>
      </w:r>
      <w:r w:rsidR="00AE0045">
        <w:rPr>
          <w:rFonts w:eastAsia="MS Mincho"/>
        </w:rPr>
        <w:t>,</w:t>
      </w:r>
      <w:r w:rsidRPr="008C2FFD">
        <w:rPr>
          <w:rFonts w:eastAsia="MS Mincho"/>
        </w:rPr>
        <w:t xml:space="preserve"> split is as follows: RAN 1</w:t>
      </w:r>
      <w:r>
        <w:rPr>
          <w:rFonts w:eastAsia="MS Mincho"/>
        </w:rPr>
        <w:t xml:space="preserve"> (28), RAN2 (21), RAN3 (1), RAN4 (10), RAN5 (5)</w:t>
      </w:r>
    </w:p>
    <w:p w14:paraId="227E4FE6" w14:textId="6859C48F" w:rsidR="00533EB1" w:rsidRDefault="00533EB1" w:rsidP="00533EB1">
      <w:pPr>
        <w:rPr>
          <w:rFonts w:ascii="Times New Roman" w:eastAsia="MS Mincho" w:hAnsi="Times New Roman"/>
          <w:szCs w:val="20"/>
          <w:lang w:eastAsia="ja-JP"/>
        </w:rPr>
      </w:pPr>
      <w:r>
        <w:rPr>
          <w:rFonts w:ascii="Times New Roman" w:eastAsia="MS Mincho" w:hAnsi="Times New Roman"/>
          <w:szCs w:val="20"/>
          <w:lang w:eastAsia="ja-JP"/>
        </w:rPr>
        <w:t xml:space="preserve">Milan </w:t>
      </w:r>
      <w:r w:rsidRPr="00533EB1">
        <w:rPr>
          <w:rFonts w:ascii="Times New Roman" w:eastAsia="MS Mincho" w:hAnsi="Times New Roman"/>
          <w:szCs w:val="20"/>
          <w:lang w:eastAsia="ja-JP"/>
        </w:rPr>
        <w:t xml:space="preserve">was very pleased with the atmosphere and attentiveness of attendees as well as with questions raised and discussions that took place. </w:t>
      </w:r>
      <w:r>
        <w:rPr>
          <w:rFonts w:ascii="Times New Roman" w:eastAsia="MS Mincho" w:hAnsi="Times New Roman"/>
          <w:szCs w:val="20"/>
          <w:lang w:eastAsia="ja-JP"/>
        </w:rPr>
        <w:t>Thanks you all who have participated.</w:t>
      </w:r>
    </w:p>
    <w:p w14:paraId="63737213" w14:textId="77777777" w:rsidR="00533EB1" w:rsidRDefault="00533EB1" w:rsidP="007B738E">
      <w:pPr>
        <w:rPr>
          <w:rFonts w:ascii="Times New Roman" w:eastAsia="MS Mincho" w:hAnsi="Times New Roman"/>
          <w:szCs w:val="20"/>
          <w:lang w:eastAsia="ja-JP"/>
        </w:rPr>
      </w:pPr>
    </w:p>
    <w:p w14:paraId="69DE26A8" w14:textId="0CB3A952" w:rsidR="007B738E" w:rsidRPr="00F57771" w:rsidRDefault="007B738E" w:rsidP="007B738E">
      <w:pPr>
        <w:rPr>
          <w:rFonts w:ascii="Times New Roman" w:eastAsia="SimSun" w:hAnsi="Times New Roman"/>
          <w:kern w:val="2"/>
          <w:szCs w:val="20"/>
        </w:rPr>
      </w:pPr>
      <w:r w:rsidRPr="00F57771">
        <w:rPr>
          <w:rFonts w:ascii="Times New Roman" w:eastAsia="SimSun" w:hAnsi="Times New Roman"/>
          <w:kern w:val="2"/>
          <w:szCs w:val="20"/>
        </w:rPr>
        <w:t>The schedule of the week was as follows:</w:t>
      </w:r>
    </w:p>
    <w:p w14:paraId="0A7DF89D" w14:textId="77777777" w:rsidR="007B738E" w:rsidRDefault="007B738E" w:rsidP="007B738E">
      <w:pPr>
        <w:rPr>
          <w:rFonts w:ascii="Times New Roman" w:eastAsia="SimSun" w:hAnsi="Times New Roman"/>
          <w:kern w:val="2"/>
          <w:szCs w:val="20"/>
          <w:highlight w:val="yellow"/>
        </w:rPr>
      </w:pPr>
    </w:p>
    <w:p w14:paraId="3D87BAE1" w14:textId="44189773" w:rsidR="00CB62D1" w:rsidRDefault="00BE698D" w:rsidP="00CB62D1">
      <w:r w:rsidRPr="00BE698D">
        <w:rPr>
          <w:noProof/>
          <w:lang w:eastAsia="en-GB"/>
        </w:rPr>
        <w:drawing>
          <wp:inline distT="0" distB="0" distL="0" distR="0" wp14:anchorId="7CC0C0B5" wp14:editId="2C01014E">
            <wp:extent cx="6646545" cy="3095284"/>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6545" cy="3095284"/>
                    </a:xfrm>
                    <a:prstGeom prst="rect">
                      <a:avLst/>
                    </a:prstGeom>
                    <a:noFill/>
                    <a:ln>
                      <a:noFill/>
                    </a:ln>
                  </pic:spPr>
                </pic:pic>
              </a:graphicData>
            </a:graphic>
          </wp:inline>
        </w:drawing>
      </w:r>
    </w:p>
    <w:p w14:paraId="259AC517" w14:textId="77777777" w:rsidR="00CB62D1" w:rsidRPr="00C765C4" w:rsidRDefault="00CB62D1" w:rsidP="007B738E">
      <w:pPr>
        <w:rPr>
          <w:rFonts w:ascii="Times New Roman" w:eastAsia="SimSun" w:hAnsi="Times New Roman"/>
          <w:kern w:val="2"/>
          <w:szCs w:val="20"/>
          <w:highlight w:val="yellow"/>
        </w:rPr>
      </w:pPr>
    </w:p>
    <w:p w14:paraId="7C316682" w14:textId="70C2837F" w:rsidR="007B738E" w:rsidRPr="000B1042" w:rsidRDefault="007B738E">
      <w:pPr>
        <w:rPr>
          <w:rFonts w:ascii="Times New Roman" w:hAnsi="Times New Roman"/>
          <w:szCs w:val="20"/>
        </w:rPr>
      </w:pPr>
    </w:p>
    <w:p w14:paraId="455C2CD9" w14:textId="77777777" w:rsidR="007B738E" w:rsidRPr="000B1042" w:rsidRDefault="007B738E">
      <w:pPr>
        <w:rPr>
          <w:rFonts w:ascii="Times New Roman" w:hAnsi="Times New Roman"/>
          <w:szCs w:val="20"/>
        </w:rPr>
      </w:pPr>
    </w:p>
    <w:p w14:paraId="107ACE1B" w14:textId="0855D110" w:rsidR="007A5AC0" w:rsidRPr="000B1042" w:rsidRDefault="007A5AC0" w:rsidP="009643F7">
      <w:pPr>
        <w:rPr>
          <w:rFonts w:ascii="Times New Roman" w:hAnsi="Times New Roman"/>
          <w:b/>
          <w:szCs w:val="20"/>
        </w:rPr>
      </w:pPr>
      <w:r w:rsidRPr="000B1042">
        <w:rPr>
          <w:rFonts w:ascii="Times New Roman" w:hAnsi="Times New Roman"/>
          <w:b/>
          <w:szCs w:val="20"/>
        </w:rPr>
        <w:t xml:space="preserve">The list of action points that require RAN1 </w:t>
      </w:r>
      <w:r w:rsidR="006051A6">
        <w:rPr>
          <w:rFonts w:ascii="Times New Roman" w:hAnsi="Times New Roman"/>
          <w:b/>
          <w:szCs w:val="20"/>
        </w:rPr>
        <w:t>post meeting f</w:t>
      </w:r>
      <w:r w:rsidRPr="000B1042">
        <w:rPr>
          <w:rFonts w:ascii="Times New Roman" w:hAnsi="Times New Roman"/>
          <w:b/>
          <w:szCs w:val="20"/>
        </w:rPr>
        <w:t>ollow-up is listed in Annex F (end of document).</w:t>
      </w:r>
    </w:p>
    <w:p w14:paraId="5241944F" w14:textId="77777777" w:rsidR="007A5AC0" w:rsidRPr="000B1042" w:rsidRDefault="007A5AC0" w:rsidP="009643F7">
      <w:pPr>
        <w:rPr>
          <w:rFonts w:ascii="Times New Roman" w:eastAsia="SimSun" w:hAnsi="Times New Roman"/>
          <w:kern w:val="2"/>
          <w:szCs w:val="20"/>
          <w:highlight w:val="yellow"/>
        </w:rPr>
      </w:pPr>
    </w:p>
    <w:p w14:paraId="38E384E0" w14:textId="4BCCDF94" w:rsidR="007A5AC0" w:rsidRPr="000B1042" w:rsidRDefault="007A5AC0" w:rsidP="009643F7">
      <w:pPr>
        <w:rPr>
          <w:rFonts w:ascii="Times New Roman" w:eastAsia="SimSun" w:hAnsi="Times New Roman"/>
          <w:kern w:val="2"/>
          <w:szCs w:val="20"/>
        </w:rPr>
      </w:pPr>
      <w:r w:rsidRPr="00D05733">
        <w:rPr>
          <w:rFonts w:ascii="Times New Roman" w:eastAsia="SimSun" w:hAnsi="Times New Roman"/>
          <w:kern w:val="2"/>
          <w:szCs w:val="20"/>
        </w:rPr>
        <w:t>The number of contribution</w:t>
      </w:r>
      <w:r w:rsidR="006762CB">
        <w:rPr>
          <w:rFonts w:ascii="Times New Roman" w:eastAsia="SimSun" w:hAnsi="Times New Roman"/>
          <w:kern w:val="2"/>
          <w:szCs w:val="20"/>
        </w:rPr>
        <w:t>s</w:t>
      </w:r>
      <w:r w:rsidRPr="00D05733">
        <w:rPr>
          <w:rFonts w:ascii="Times New Roman" w:eastAsia="SimSun" w:hAnsi="Times New Roman"/>
          <w:kern w:val="2"/>
          <w:szCs w:val="20"/>
        </w:rPr>
        <w:t xml:space="preserve"> for this meeting was </w:t>
      </w:r>
      <w:r w:rsidR="00930DF7">
        <w:rPr>
          <w:rFonts w:ascii="Times New Roman" w:eastAsia="SimSun" w:hAnsi="Times New Roman"/>
          <w:b/>
          <w:kern w:val="2"/>
          <w:szCs w:val="20"/>
        </w:rPr>
        <w:t>2017</w:t>
      </w:r>
      <w:bookmarkStart w:id="2" w:name="_GoBack"/>
      <w:bookmarkEnd w:id="2"/>
      <w:r w:rsidR="008D5901">
        <w:rPr>
          <w:rFonts w:ascii="Times New Roman" w:eastAsia="SimSun" w:hAnsi="Times New Roman"/>
          <w:kern w:val="2"/>
          <w:szCs w:val="20"/>
        </w:rPr>
        <w:t>.</w:t>
      </w:r>
    </w:p>
    <w:p w14:paraId="0DB4A2F7" w14:textId="77777777" w:rsidR="007A5AC0" w:rsidRPr="000B1042" w:rsidRDefault="007A5AC0" w:rsidP="009643F7">
      <w:pPr>
        <w:rPr>
          <w:rFonts w:ascii="Times New Roman" w:hAnsi="Times New Roman"/>
          <w:szCs w:val="20"/>
          <w:highlight w:val="yellow"/>
        </w:rPr>
      </w:pPr>
    </w:p>
    <w:p w14:paraId="57E9C4E0" w14:textId="3A012FFD" w:rsidR="00D016B6" w:rsidRDefault="007A5AC0" w:rsidP="009643F7">
      <w:pPr>
        <w:rPr>
          <w:rFonts w:ascii="Times New Roman" w:hAnsi="Times New Roman"/>
          <w:szCs w:val="20"/>
        </w:rPr>
      </w:pPr>
      <w:r w:rsidRPr="000B1042">
        <w:rPr>
          <w:rFonts w:ascii="Times New Roman" w:hAnsi="Times New Roman"/>
          <w:szCs w:val="20"/>
        </w:rPr>
        <w:t>Note: The amount of documents includes those discussed during the email discussion session post meeting.</w:t>
      </w:r>
    </w:p>
    <w:p w14:paraId="552EDAB3" w14:textId="77777777" w:rsidR="006762CB" w:rsidRDefault="006762CB" w:rsidP="009643F7">
      <w:pPr>
        <w:rPr>
          <w:rFonts w:ascii="Times New Roman" w:hAnsi="Times New Roman"/>
          <w:szCs w:val="20"/>
        </w:rPr>
      </w:pPr>
    </w:p>
    <w:tbl>
      <w:tblPr>
        <w:tblStyle w:val="TableGrid"/>
        <w:tblW w:w="0" w:type="auto"/>
        <w:tblLook w:val="04A0" w:firstRow="1" w:lastRow="0" w:firstColumn="1" w:lastColumn="0" w:noHBand="0" w:noVBand="1"/>
      </w:tblPr>
      <w:tblGrid>
        <w:gridCol w:w="1413"/>
        <w:gridCol w:w="7654"/>
      </w:tblGrid>
      <w:tr w:rsidR="006762CB" w14:paraId="6B1ED3FA" w14:textId="77777777" w:rsidTr="006762CB">
        <w:tc>
          <w:tcPr>
            <w:tcW w:w="1413" w:type="dxa"/>
            <w:shd w:val="clear" w:color="auto" w:fill="00FF00"/>
          </w:tcPr>
          <w:p w14:paraId="30F59098" w14:textId="77777777" w:rsidR="006762CB" w:rsidRDefault="006762CB" w:rsidP="009643F7">
            <w:pPr>
              <w:rPr>
                <w:rFonts w:ascii="Times New Roman" w:hAnsi="Times New Roman"/>
                <w:szCs w:val="20"/>
              </w:rPr>
            </w:pPr>
          </w:p>
        </w:tc>
        <w:tc>
          <w:tcPr>
            <w:tcW w:w="7654" w:type="dxa"/>
          </w:tcPr>
          <w:p w14:paraId="57B8E465" w14:textId="11C4A2FF" w:rsidR="006762CB" w:rsidRDefault="006762CB" w:rsidP="009643F7">
            <w:pPr>
              <w:rPr>
                <w:rFonts w:ascii="Times New Roman" w:hAnsi="Times New Roman"/>
                <w:szCs w:val="20"/>
              </w:rPr>
            </w:pPr>
            <w:r>
              <w:rPr>
                <w:rFonts w:ascii="Times New Roman" w:hAnsi="Times New Roman"/>
                <w:szCs w:val="20"/>
              </w:rPr>
              <w:t>Contribution is agreed/approved</w:t>
            </w:r>
          </w:p>
        </w:tc>
      </w:tr>
      <w:tr w:rsidR="00673AAB" w14:paraId="4BD5D869" w14:textId="77777777" w:rsidTr="00673AAB">
        <w:tc>
          <w:tcPr>
            <w:tcW w:w="1413" w:type="dxa"/>
            <w:shd w:val="clear" w:color="auto" w:fill="FF0000"/>
          </w:tcPr>
          <w:p w14:paraId="7C1AAD37" w14:textId="77777777" w:rsidR="00673AAB" w:rsidRDefault="00673AAB" w:rsidP="009643F7">
            <w:pPr>
              <w:rPr>
                <w:rFonts w:ascii="Times New Roman" w:hAnsi="Times New Roman"/>
                <w:szCs w:val="20"/>
              </w:rPr>
            </w:pPr>
          </w:p>
        </w:tc>
        <w:tc>
          <w:tcPr>
            <w:tcW w:w="7654" w:type="dxa"/>
          </w:tcPr>
          <w:p w14:paraId="2674044E" w14:textId="65DC1733" w:rsidR="00673AAB" w:rsidRDefault="00673AAB" w:rsidP="009643F7">
            <w:pPr>
              <w:rPr>
                <w:rFonts w:ascii="Times New Roman" w:hAnsi="Times New Roman"/>
                <w:szCs w:val="20"/>
              </w:rPr>
            </w:pPr>
            <w:r>
              <w:rPr>
                <w:rFonts w:ascii="Times New Roman" w:hAnsi="Times New Roman"/>
                <w:szCs w:val="20"/>
              </w:rPr>
              <w:t>Contribution is not pursued (no consensus)</w:t>
            </w:r>
          </w:p>
        </w:tc>
      </w:tr>
      <w:tr w:rsidR="006762CB" w14:paraId="587FF795" w14:textId="77777777" w:rsidTr="006762CB">
        <w:tc>
          <w:tcPr>
            <w:tcW w:w="1413" w:type="dxa"/>
            <w:shd w:val="clear" w:color="auto" w:fill="FFFF00"/>
          </w:tcPr>
          <w:p w14:paraId="18B6FD22" w14:textId="77777777" w:rsidR="006762CB" w:rsidRDefault="006762CB" w:rsidP="009643F7">
            <w:pPr>
              <w:rPr>
                <w:rFonts w:ascii="Times New Roman" w:hAnsi="Times New Roman"/>
                <w:szCs w:val="20"/>
              </w:rPr>
            </w:pPr>
          </w:p>
        </w:tc>
        <w:tc>
          <w:tcPr>
            <w:tcW w:w="7654" w:type="dxa"/>
          </w:tcPr>
          <w:p w14:paraId="3F19B6A0" w14:textId="6C9AB0EC" w:rsidR="006762CB" w:rsidRDefault="006762CB" w:rsidP="009643F7">
            <w:pPr>
              <w:rPr>
                <w:rFonts w:ascii="Times New Roman" w:hAnsi="Times New Roman"/>
                <w:szCs w:val="20"/>
              </w:rPr>
            </w:pPr>
            <w:r>
              <w:rPr>
                <w:rFonts w:ascii="Times New Roman" w:hAnsi="Times New Roman"/>
                <w:szCs w:val="20"/>
              </w:rPr>
              <w:t>Further discussion is required – come-back needed</w:t>
            </w:r>
          </w:p>
        </w:tc>
      </w:tr>
      <w:tr w:rsidR="006762CB" w14:paraId="7FA66CA1" w14:textId="77777777" w:rsidTr="006762CB">
        <w:tc>
          <w:tcPr>
            <w:tcW w:w="1413" w:type="dxa"/>
            <w:shd w:val="clear" w:color="auto" w:fill="808000"/>
          </w:tcPr>
          <w:p w14:paraId="4049F8B4" w14:textId="77777777" w:rsidR="006762CB" w:rsidRDefault="006762CB" w:rsidP="009643F7">
            <w:pPr>
              <w:rPr>
                <w:rFonts w:ascii="Times New Roman" w:hAnsi="Times New Roman"/>
                <w:szCs w:val="20"/>
              </w:rPr>
            </w:pPr>
          </w:p>
        </w:tc>
        <w:tc>
          <w:tcPr>
            <w:tcW w:w="7654" w:type="dxa"/>
          </w:tcPr>
          <w:p w14:paraId="70D6E89B" w14:textId="05822E8C" w:rsidR="006762CB" w:rsidRDefault="006762CB" w:rsidP="009643F7">
            <w:pPr>
              <w:rPr>
                <w:rFonts w:ascii="Times New Roman" w:hAnsi="Times New Roman"/>
                <w:szCs w:val="20"/>
              </w:rPr>
            </w:pPr>
            <w:r>
              <w:rPr>
                <w:rFonts w:ascii="Times New Roman" w:hAnsi="Times New Roman"/>
                <w:szCs w:val="20"/>
              </w:rPr>
              <w:t>Working assumption</w:t>
            </w:r>
          </w:p>
        </w:tc>
      </w:tr>
      <w:tr w:rsidR="006762CB" w14:paraId="4B9AEEB6" w14:textId="77777777" w:rsidTr="006762CB">
        <w:tc>
          <w:tcPr>
            <w:tcW w:w="1413" w:type="dxa"/>
            <w:shd w:val="clear" w:color="auto" w:fill="FF00FF"/>
          </w:tcPr>
          <w:p w14:paraId="2EA2531A" w14:textId="77777777" w:rsidR="006762CB" w:rsidRDefault="006762CB" w:rsidP="009643F7">
            <w:pPr>
              <w:rPr>
                <w:rFonts w:ascii="Times New Roman" w:hAnsi="Times New Roman"/>
                <w:szCs w:val="20"/>
              </w:rPr>
            </w:pPr>
          </w:p>
        </w:tc>
        <w:tc>
          <w:tcPr>
            <w:tcW w:w="7654" w:type="dxa"/>
          </w:tcPr>
          <w:p w14:paraId="245AD49A" w14:textId="69D6BFC4" w:rsidR="006762CB" w:rsidRDefault="006762CB" w:rsidP="009643F7">
            <w:pPr>
              <w:rPr>
                <w:rFonts w:ascii="Times New Roman" w:hAnsi="Times New Roman"/>
                <w:szCs w:val="20"/>
              </w:rPr>
            </w:pPr>
            <w:r>
              <w:rPr>
                <w:rFonts w:ascii="Times New Roman" w:hAnsi="Times New Roman"/>
                <w:szCs w:val="20"/>
              </w:rPr>
              <w:t>Specific action needed from MCC</w:t>
            </w:r>
          </w:p>
        </w:tc>
      </w:tr>
      <w:tr w:rsidR="006762CB" w14:paraId="3FBEB7FA" w14:textId="77777777" w:rsidTr="006762CB">
        <w:tc>
          <w:tcPr>
            <w:tcW w:w="1413" w:type="dxa"/>
            <w:shd w:val="clear" w:color="auto" w:fill="00FFFF"/>
          </w:tcPr>
          <w:p w14:paraId="1E474A0E" w14:textId="77777777" w:rsidR="006762CB" w:rsidRDefault="006762CB" w:rsidP="009643F7">
            <w:pPr>
              <w:rPr>
                <w:rFonts w:ascii="Times New Roman" w:hAnsi="Times New Roman"/>
                <w:szCs w:val="20"/>
              </w:rPr>
            </w:pPr>
          </w:p>
        </w:tc>
        <w:tc>
          <w:tcPr>
            <w:tcW w:w="7654" w:type="dxa"/>
          </w:tcPr>
          <w:p w14:paraId="2FF0B0E3" w14:textId="12A4BE8D" w:rsidR="006762CB" w:rsidRDefault="006762CB" w:rsidP="009643F7">
            <w:pPr>
              <w:rPr>
                <w:rFonts w:ascii="Times New Roman" w:hAnsi="Times New Roman"/>
                <w:szCs w:val="20"/>
              </w:rPr>
            </w:pPr>
            <w:r>
              <w:rPr>
                <w:rFonts w:ascii="Times New Roman" w:hAnsi="Times New Roman"/>
                <w:szCs w:val="20"/>
              </w:rPr>
              <w:t>Contribution is for email discussion/approval</w:t>
            </w:r>
          </w:p>
        </w:tc>
      </w:tr>
    </w:tbl>
    <w:p w14:paraId="57141872" w14:textId="77777777" w:rsidR="006762CB" w:rsidRDefault="006762CB" w:rsidP="009643F7">
      <w:pPr>
        <w:rPr>
          <w:rFonts w:ascii="Times New Roman" w:hAnsi="Times New Roman"/>
          <w:szCs w:val="20"/>
        </w:rPr>
      </w:pPr>
    </w:p>
    <w:p w14:paraId="43F8C692" w14:textId="39E6A522" w:rsidR="0038212C" w:rsidRDefault="0038212C">
      <w:pPr>
        <w:rPr>
          <w:rFonts w:ascii="Times New Roman" w:hAnsi="Times New Roman"/>
          <w:szCs w:val="20"/>
        </w:rPr>
      </w:pPr>
      <w:r>
        <w:rPr>
          <w:rFonts w:ascii="Times New Roman" w:hAnsi="Times New Roman"/>
          <w:szCs w:val="20"/>
        </w:rPr>
        <w:br w:type="page"/>
      </w:r>
    </w:p>
    <w:p w14:paraId="6059D7E0" w14:textId="77777777" w:rsidR="0038212C" w:rsidRPr="000B1042" w:rsidRDefault="0038212C" w:rsidP="009643F7">
      <w:pPr>
        <w:rPr>
          <w:rFonts w:ascii="Times New Roman" w:hAnsi="Times New Roman"/>
          <w:szCs w:val="20"/>
        </w:rPr>
      </w:pPr>
    </w:p>
    <w:p w14:paraId="3E32AE33" w14:textId="5BA3E6ED" w:rsidR="007122C4" w:rsidRPr="000B1042" w:rsidRDefault="007122C4" w:rsidP="00F53049">
      <w:pPr>
        <w:pStyle w:val="Heading1"/>
      </w:pPr>
      <w:bookmarkStart w:id="3" w:name="_Toc526458818"/>
      <w:r w:rsidRPr="000B1042">
        <w:t>Opening of the meeting</w:t>
      </w:r>
      <w:bookmarkEnd w:id="3"/>
    </w:p>
    <w:p w14:paraId="75AB9EEC" w14:textId="19FFA913" w:rsidR="00127680" w:rsidRDefault="00127680" w:rsidP="00127680">
      <w:pPr>
        <w:rPr>
          <w:rFonts w:ascii="Times New Roman" w:eastAsia="SimSun" w:hAnsi="Times New Roman"/>
          <w:kern w:val="2"/>
          <w:szCs w:val="20"/>
        </w:rPr>
      </w:pPr>
      <w:r w:rsidRPr="000B1042">
        <w:rPr>
          <w:rFonts w:ascii="Times New Roman" w:eastAsia="SimSun" w:hAnsi="Times New Roman"/>
          <w:kern w:val="2"/>
          <w:szCs w:val="20"/>
        </w:rPr>
        <w:t xml:space="preserve">Mr </w:t>
      </w:r>
      <w:r w:rsidR="0021503E">
        <w:rPr>
          <w:rFonts w:ascii="Times New Roman" w:eastAsia="SimSun" w:hAnsi="Times New Roman"/>
          <w:kern w:val="2"/>
          <w:szCs w:val="20"/>
        </w:rPr>
        <w:t xml:space="preserve">Wanshi Chen </w:t>
      </w:r>
      <w:r w:rsidR="0033085B">
        <w:rPr>
          <w:rFonts w:ascii="Times New Roman" w:eastAsia="SimSun" w:hAnsi="Times New Roman"/>
          <w:kern w:val="2"/>
          <w:szCs w:val="20"/>
        </w:rPr>
        <w:t>(</w:t>
      </w:r>
      <w:r w:rsidR="0099068A">
        <w:rPr>
          <w:rFonts w:ascii="Times New Roman" w:eastAsia="SimSun" w:hAnsi="Times New Roman"/>
          <w:kern w:val="2"/>
          <w:szCs w:val="20"/>
        </w:rPr>
        <w:t>RAN1</w:t>
      </w:r>
      <w:r w:rsidR="0033085B">
        <w:rPr>
          <w:rFonts w:ascii="Times New Roman" w:eastAsia="SimSun" w:hAnsi="Times New Roman"/>
          <w:kern w:val="2"/>
          <w:szCs w:val="20"/>
        </w:rPr>
        <w:t xml:space="preserve"> Chairman) </w:t>
      </w:r>
      <w:r w:rsidRPr="000B1042">
        <w:rPr>
          <w:rFonts w:ascii="Times New Roman" w:eastAsia="SimSun" w:hAnsi="Times New Roman"/>
          <w:kern w:val="2"/>
          <w:szCs w:val="20"/>
        </w:rPr>
        <w:t xml:space="preserve">welcomed the participants of the RAN WG1 </w:t>
      </w:r>
      <w:r w:rsidR="001E17A8">
        <w:rPr>
          <w:rFonts w:ascii="Times New Roman" w:eastAsia="SimSun" w:hAnsi="Times New Roman"/>
          <w:kern w:val="2"/>
          <w:szCs w:val="20"/>
        </w:rPr>
        <w:t>#94</w:t>
      </w:r>
      <w:r w:rsidR="0033085B">
        <w:rPr>
          <w:rFonts w:ascii="Times New Roman" w:eastAsia="SimSun" w:hAnsi="Times New Roman"/>
          <w:kern w:val="2"/>
          <w:szCs w:val="20"/>
        </w:rPr>
        <w:t xml:space="preserve"> </w:t>
      </w:r>
      <w:r w:rsidRPr="000B1042">
        <w:rPr>
          <w:rFonts w:ascii="Times New Roman" w:eastAsia="SimSun" w:hAnsi="Times New Roman"/>
          <w:kern w:val="2"/>
          <w:szCs w:val="20"/>
        </w:rPr>
        <w:t>meeting and opened the meeting at 09:</w:t>
      </w:r>
      <w:r w:rsidR="00814DAA">
        <w:rPr>
          <w:rFonts w:ascii="Times New Roman" w:eastAsia="SimSun" w:hAnsi="Times New Roman"/>
          <w:kern w:val="2"/>
          <w:szCs w:val="20"/>
        </w:rPr>
        <w:t>0</w:t>
      </w:r>
      <w:r w:rsidR="009578C3">
        <w:rPr>
          <w:rFonts w:ascii="Times New Roman" w:eastAsia="SimSun" w:hAnsi="Times New Roman"/>
          <w:kern w:val="2"/>
          <w:szCs w:val="20"/>
        </w:rPr>
        <w:t>0</w:t>
      </w:r>
      <w:r w:rsidRPr="000B1042">
        <w:rPr>
          <w:rFonts w:ascii="Times New Roman" w:eastAsia="SimSun" w:hAnsi="Times New Roman"/>
          <w:kern w:val="2"/>
          <w:szCs w:val="20"/>
        </w:rPr>
        <w:t>.</w:t>
      </w:r>
    </w:p>
    <w:p w14:paraId="7FDB6790" w14:textId="3918C2BA" w:rsidR="0021503E" w:rsidRDefault="0021503E" w:rsidP="00CE5004">
      <w:pPr>
        <w:rPr>
          <w:rFonts w:ascii="Times New Roman" w:eastAsia="SimSun" w:hAnsi="Times New Roman"/>
          <w:kern w:val="2"/>
          <w:szCs w:val="20"/>
        </w:rPr>
      </w:pPr>
    </w:p>
    <w:p w14:paraId="53FCC18A" w14:textId="75E6CC1E" w:rsidR="00127680" w:rsidRDefault="00681EC9" w:rsidP="00CE5004">
      <w:pPr>
        <w:rPr>
          <w:rFonts w:ascii="Times New Roman" w:eastAsia="SimSun" w:hAnsi="Times New Roman"/>
          <w:kern w:val="2"/>
          <w:szCs w:val="20"/>
        </w:rPr>
      </w:pPr>
      <w:r>
        <w:rPr>
          <w:rFonts w:ascii="Times New Roman" w:eastAsia="SimSun" w:hAnsi="Times New Roman"/>
          <w:kern w:val="2"/>
          <w:szCs w:val="20"/>
        </w:rPr>
        <w:t>Ms</w:t>
      </w:r>
      <w:r w:rsidR="00127680" w:rsidRPr="00473E82">
        <w:rPr>
          <w:rFonts w:ascii="Times New Roman" w:eastAsia="SimSun" w:hAnsi="Times New Roman"/>
          <w:kern w:val="2"/>
          <w:szCs w:val="20"/>
        </w:rPr>
        <w:t xml:space="preserve"> </w:t>
      </w:r>
      <w:r>
        <w:rPr>
          <w:rFonts w:ascii="Times New Roman" w:eastAsia="SimSun" w:hAnsi="Times New Roman"/>
          <w:kern w:val="2"/>
          <w:szCs w:val="20"/>
        </w:rPr>
        <w:t>Sorour Falahati</w:t>
      </w:r>
      <w:r w:rsidR="00AC5A7A">
        <w:rPr>
          <w:rFonts w:ascii="Times New Roman" w:eastAsia="SimSun" w:hAnsi="Times New Roman"/>
          <w:kern w:val="2"/>
          <w:szCs w:val="20"/>
        </w:rPr>
        <w:t xml:space="preserve"> (Ericsson) </w:t>
      </w:r>
      <w:r w:rsidR="00127680" w:rsidRPr="000B1042">
        <w:rPr>
          <w:rFonts w:ascii="Times New Roman" w:eastAsia="SimSun" w:hAnsi="Times New Roman"/>
          <w:kern w:val="2"/>
          <w:szCs w:val="20"/>
        </w:rPr>
        <w:t xml:space="preserve">on behalf of </w:t>
      </w:r>
      <w:r w:rsidR="00AC5A7A">
        <w:rPr>
          <w:rFonts w:ascii="Times New Roman" w:eastAsia="SimSun" w:hAnsi="Times New Roman"/>
          <w:kern w:val="2"/>
          <w:szCs w:val="20"/>
        </w:rPr>
        <w:t xml:space="preserve">the European Friends of </w:t>
      </w:r>
      <w:r w:rsidR="00AC5A7A" w:rsidRPr="00AC5A7A">
        <w:rPr>
          <w:rFonts w:ascii="Times New Roman" w:eastAsia="SimSun" w:hAnsi="Times New Roman"/>
          <w:kern w:val="2"/>
          <w:szCs w:val="20"/>
        </w:rPr>
        <w:t>3GPP, Apple, BlackBerry, Deutsche Telekom, Ericsson, Huawei, Intel, InterDigital, KPN, Motorola, Nokia, Orange, Qualcomm, SIMAlliance, Sony, Telefonica, Telenor, Thales, TIM, Vodafone</w:t>
      </w:r>
      <w:r w:rsidR="00BE268D" w:rsidRPr="000B1042">
        <w:rPr>
          <w:rFonts w:ascii="Times New Roman" w:eastAsia="SimSun" w:hAnsi="Times New Roman"/>
          <w:kern w:val="2"/>
          <w:szCs w:val="20"/>
        </w:rPr>
        <w:t>,</w:t>
      </w:r>
      <w:r w:rsidR="00BE268D">
        <w:rPr>
          <w:rFonts w:ascii="Times New Roman" w:eastAsia="SimSun" w:hAnsi="Times New Roman"/>
          <w:kern w:val="2"/>
          <w:szCs w:val="20"/>
        </w:rPr>
        <w:t xml:space="preserve"> </w:t>
      </w:r>
      <w:r w:rsidR="00A50CB3" w:rsidRPr="00A50CB3">
        <w:rPr>
          <w:rFonts w:ascii="Times New Roman" w:eastAsia="SimSun" w:hAnsi="Times New Roman"/>
          <w:kern w:val="2"/>
          <w:szCs w:val="20"/>
        </w:rPr>
        <w:t>welcomed the delegates</w:t>
      </w:r>
      <w:r w:rsidR="0033085B">
        <w:rPr>
          <w:rFonts w:ascii="Times New Roman" w:eastAsia="SimSun" w:hAnsi="Times New Roman"/>
          <w:kern w:val="2"/>
          <w:szCs w:val="20"/>
        </w:rPr>
        <w:t>,</w:t>
      </w:r>
      <w:r w:rsidR="0033085B" w:rsidRPr="009B488C">
        <w:rPr>
          <w:rFonts w:ascii="Times New Roman" w:eastAsia="SimSun" w:hAnsi="Times New Roman"/>
          <w:kern w:val="2"/>
          <w:szCs w:val="20"/>
        </w:rPr>
        <w:t xml:space="preserve"> and</w:t>
      </w:r>
      <w:r w:rsidR="0033085B" w:rsidRPr="000B1042">
        <w:rPr>
          <w:rFonts w:ascii="Times New Roman" w:eastAsia="SimSun" w:hAnsi="Times New Roman"/>
          <w:kern w:val="2"/>
          <w:szCs w:val="20"/>
        </w:rPr>
        <w:t xml:space="preserve"> detailed the domestic arrangements for the full week</w:t>
      </w:r>
      <w:r w:rsidR="00127680" w:rsidRPr="000B1042">
        <w:rPr>
          <w:rFonts w:ascii="Times New Roman" w:eastAsia="SimSun" w:hAnsi="Times New Roman"/>
          <w:kern w:val="2"/>
          <w:szCs w:val="20"/>
        </w:rPr>
        <w:t>.</w:t>
      </w:r>
    </w:p>
    <w:p w14:paraId="7B80F839" w14:textId="5DE2819D" w:rsidR="00D20E30" w:rsidRPr="000B1042" w:rsidRDefault="00D20E30" w:rsidP="00F53049">
      <w:pPr>
        <w:pStyle w:val="Heading2"/>
      </w:pPr>
      <w:bookmarkStart w:id="4" w:name="_Toc526458819"/>
      <w:r w:rsidRPr="000B1042">
        <w:t>Call for IPR</w:t>
      </w:r>
      <w:bookmarkEnd w:id="4"/>
    </w:p>
    <w:p w14:paraId="11D7EB2E" w14:textId="02FAD68C" w:rsidR="00767A8D" w:rsidRPr="000B1042" w:rsidRDefault="00767A8D" w:rsidP="00767A8D">
      <w:pPr>
        <w:rPr>
          <w:rFonts w:ascii="Times New Roman" w:hAnsi="Times New Roman"/>
          <w:i/>
          <w:szCs w:val="20"/>
        </w:rPr>
      </w:pPr>
      <w:r w:rsidRPr="000B1042">
        <w:rPr>
          <w:rFonts w:ascii="Times New Roman" w:hAnsi="Times New Roman"/>
          <w:i/>
          <w:szCs w:val="20"/>
        </w:rPr>
        <w:t xml:space="preserve">The attention of the members of this Technical Specification Group was drawn to the fact </w:t>
      </w:r>
      <w:r w:rsidRPr="000B1042">
        <w:rPr>
          <w:rFonts w:ascii="Times New Roman" w:hAnsi="Times New Roman"/>
          <w:b/>
          <w:bCs/>
          <w:i/>
          <w:szCs w:val="20"/>
        </w:rPr>
        <w:t>that 3GPP Individual Members have the obligation</w:t>
      </w:r>
      <w:r w:rsidRPr="000B1042">
        <w:rPr>
          <w:rFonts w:ascii="Times New Roman" w:hAnsi="Times New Roman"/>
          <w:i/>
          <w:szCs w:val="20"/>
        </w:rPr>
        <w:t xml:space="preserve"> under the IPR Policies of their respective Organizational Partners to</w:t>
      </w:r>
      <w:r w:rsidRPr="000B1042">
        <w:rPr>
          <w:rFonts w:ascii="Times New Roman" w:hAnsi="Times New Roman"/>
          <w:b/>
          <w:bCs/>
          <w:i/>
          <w:szCs w:val="20"/>
        </w:rPr>
        <w:t xml:space="preserve"> inform their respective</w:t>
      </w:r>
      <w:r w:rsidRPr="000B1042">
        <w:rPr>
          <w:rFonts w:ascii="Times New Roman" w:hAnsi="Times New Roman"/>
          <w:i/>
          <w:szCs w:val="20"/>
        </w:rPr>
        <w:t xml:space="preserve"> Organizational Partners </w:t>
      </w:r>
      <w:r w:rsidRPr="000B1042">
        <w:rPr>
          <w:rFonts w:ascii="Times New Roman" w:hAnsi="Times New Roman"/>
          <w:b/>
          <w:bCs/>
          <w:i/>
          <w:szCs w:val="20"/>
        </w:rPr>
        <w:t>of Essential IPRs they become aware of</w:t>
      </w:r>
      <w:r w:rsidRPr="000B1042">
        <w:rPr>
          <w:rFonts w:ascii="Times New Roman" w:hAnsi="Times New Roman"/>
          <w:i/>
          <w:szCs w:val="20"/>
        </w:rPr>
        <w:t xml:space="preserve">. </w:t>
      </w:r>
    </w:p>
    <w:p w14:paraId="47C43A08" w14:textId="0E8D93B7" w:rsidR="00767A8D" w:rsidRPr="000B1042" w:rsidRDefault="00767A8D" w:rsidP="002B3B14">
      <w:pPr>
        <w:spacing w:after="180"/>
        <w:rPr>
          <w:rFonts w:ascii="Times New Roman" w:hAnsi="Times New Roman"/>
          <w:i/>
          <w:szCs w:val="20"/>
        </w:rPr>
      </w:pPr>
      <w:r w:rsidRPr="000B1042">
        <w:rPr>
          <w:rFonts w:ascii="Times New Roman" w:hAnsi="Times New Roman"/>
          <w:i/>
          <w:szCs w:val="20"/>
        </w:rPr>
        <w:t>The members take note that they are hereby invited:</w:t>
      </w:r>
    </w:p>
    <w:p w14:paraId="18E88833" w14:textId="27C0A9BE" w:rsidR="00767A8D" w:rsidRPr="000B1042" w:rsidRDefault="00767A8D" w:rsidP="00767A8D">
      <w:pPr>
        <w:pStyle w:val="B1"/>
        <w:rPr>
          <w:rFonts w:ascii="Times New Roman" w:hAnsi="Times New Roman"/>
          <w:i/>
        </w:rPr>
      </w:pPr>
      <w:r w:rsidRPr="000B1042">
        <w:rPr>
          <w:rFonts w:ascii="Times New Roman" w:hAnsi="Times New Roman"/>
          <w:i/>
        </w:rPr>
        <w:t>-</w:t>
      </w:r>
      <w:r w:rsidRPr="000B1042">
        <w:rPr>
          <w:rFonts w:ascii="Times New Roman" w:hAnsi="Times New Roman"/>
          <w:i/>
        </w:rPr>
        <w:tab/>
        <w:t>to investigate whether their organization or any other organization owns IPRs which were, or were likely to become Essential in respect of the work of 3GPP.</w:t>
      </w:r>
    </w:p>
    <w:p w14:paraId="5D6C0449" w14:textId="21CE9458" w:rsidR="00666408" w:rsidRPr="000B1042" w:rsidRDefault="00767A8D" w:rsidP="00767A8D">
      <w:pPr>
        <w:pStyle w:val="B1"/>
        <w:rPr>
          <w:rFonts w:ascii="Times New Roman" w:hAnsi="Times New Roman"/>
          <w:i/>
          <w:kern w:val="2"/>
        </w:rPr>
      </w:pPr>
      <w:r w:rsidRPr="000B1042">
        <w:rPr>
          <w:rFonts w:ascii="Times New Roman" w:hAnsi="Times New Roman"/>
          <w:i/>
        </w:rPr>
        <w:t>-</w:t>
      </w:r>
      <w:r w:rsidRPr="000B1042">
        <w:rPr>
          <w:rFonts w:ascii="Times New Roman" w:hAnsi="Times New Roman"/>
          <w:i/>
        </w:rPr>
        <w:tab/>
        <w:t xml:space="preserve">to notify their respective Organizational Partners of all potential IPRs, e.g., for ETSI, by means of the IPR Information Statement and the Licensing declaration forms (e.g. see the ETSI IPR forms </w:t>
      </w:r>
      <w:hyperlink r:id="rId12" w:history="1">
        <w:r w:rsidRPr="000B1042">
          <w:rPr>
            <w:rStyle w:val="Hyperlink"/>
            <w:rFonts w:ascii="Times New Roman" w:hAnsi="Times New Roman"/>
            <w:i/>
            <w:color w:val="auto"/>
          </w:rPr>
          <w:t>http://webapp.etsi.org/Ipr/</w:t>
        </w:r>
      </w:hyperlink>
      <w:r w:rsidRPr="000B1042">
        <w:rPr>
          <w:rFonts w:ascii="Times New Roman" w:hAnsi="Times New Roman"/>
          <w:i/>
        </w:rPr>
        <w:t>).</w:t>
      </w:r>
    </w:p>
    <w:p w14:paraId="0CB454EC" w14:textId="55933DCC" w:rsidR="007440DD" w:rsidRPr="000B1042" w:rsidRDefault="007440DD" w:rsidP="00F53049">
      <w:pPr>
        <w:pStyle w:val="Heading2"/>
      </w:pPr>
      <w:bookmarkStart w:id="5" w:name="_Toc526458820"/>
      <w:r w:rsidRPr="000B1042">
        <w:t>Competition law statement</w:t>
      </w:r>
      <w:bookmarkEnd w:id="5"/>
    </w:p>
    <w:p w14:paraId="39E1506B" w14:textId="5BD1919D" w:rsidR="007440DD" w:rsidRPr="000B1042" w:rsidRDefault="007440DD" w:rsidP="007440DD">
      <w:pPr>
        <w:spacing w:line="270" w:lineRule="atLeast"/>
        <w:rPr>
          <w:rFonts w:ascii="Times New Roman" w:eastAsia="Times New Roman" w:hAnsi="Times New Roman"/>
          <w:i/>
          <w:kern w:val="2"/>
          <w:szCs w:val="20"/>
          <w:lang w:eastAsia="en-GB"/>
        </w:rPr>
      </w:pPr>
      <w:r w:rsidRPr="000B1042">
        <w:rPr>
          <w:rFonts w:ascii="Times New Roman" w:eastAsia="MS Mincho" w:hAnsi="Times New Roman"/>
          <w:i/>
          <w:kern w:val="2"/>
          <w:szCs w:val="20"/>
        </w:rPr>
        <w:t>The Chairman also drew</w:t>
      </w:r>
      <w:r w:rsidRPr="000B1042">
        <w:rPr>
          <w:rFonts w:ascii="Times New Roman" w:eastAsia="Times New Roman" w:hAnsi="Times New Roman"/>
          <w:i/>
          <w:kern w:val="2"/>
          <w:szCs w:val="20"/>
          <w:lang w:eastAsia="en-GB"/>
        </w:rPr>
        <w:t xml:space="preserve"> Member’s attention to the fact that 3GPP activities are subject to antitrust and competition laws and that compliance with said laws is therefore required of any participant of this WG meeting including the Chairman and Vice Chairmen. In case of question, please contact your legal counsel.</w:t>
      </w:r>
    </w:p>
    <w:p w14:paraId="13D6F8DB" w14:textId="77777777" w:rsidR="007440DD" w:rsidRPr="000B1042" w:rsidRDefault="007440DD" w:rsidP="007440DD">
      <w:pPr>
        <w:spacing w:line="270" w:lineRule="atLeast"/>
        <w:rPr>
          <w:rFonts w:ascii="Times New Roman" w:eastAsia="Times New Roman" w:hAnsi="Times New Roman"/>
          <w:i/>
          <w:kern w:val="2"/>
          <w:szCs w:val="20"/>
          <w:lang w:eastAsia="en-GB"/>
        </w:rPr>
      </w:pPr>
      <w:r w:rsidRPr="000B1042">
        <w:rPr>
          <w:rFonts w:ascii="Times New Roman" w:eastAsia="Times New Roman" w:hAnsi="Times New Roman"/>
          <w:i/>
          <w:kern w:val="2"/>
          <w:szCs w:val="20"/>
          <w:lang w:eastAsia="en-GB"/>
        </w:rPr>
        <w:t>The present meeting will be conducted with strict impartiality and in the interests of 3GPP.</w:t>
      </w:r>
    </w:p>
    <w:p w14:paraId="7D2A9894" w14:textId="1E308E0C" w:rsidR="007440DD" w:rsidRPr="000B1042" w:rsidRDefault="007440DD" w:rsidP="007440DD">
      <w:pPr>
        <w:spacing w:line="270" w:lineRule="atLeast"/>
        <w:rPr>
          <w:rFonts w:ascii="Times New Roman" w:eastAsia="Times New Roman" w:hAnsi="Times New Roman"/>
          <w:i/>
          <w:kern w:val="2"/>
          <w:szCs w:val="20"/>
          <w:lang w:eastAsia="en-GB"/>
        </w:rPr>
      </w:pPr>
      <w:r w:rsidRPr="000B1042">
        <w:rPr>
          <w:rFonts w:ascii="Times New Roman" w:eastAsia="Times New Roman" w:hAnsi="Times New Roman"/>
          <w:i/>
          <w:kern w:val="2"/>
          <w:szCs w:val="20"/>
          <w:lang w:eastAsia="en-GB"/>
        </w:rPr>
        <w:t>Furthermore, the Chairman reminded Members that timely submission of work items/contributions in advance of WG meetings is important to allow for full and fair consideration of such matters.</w:t>
      </w:r>
    </w:p>
    <w:p w14:paraId="3B15C2E9" w14:textId="0CB6AC2E" w:rsidR="008F5AFB" w:rsidRPr="000B1042" w:rsidRDefault="008F5AFB" w:rsidP="00F53049">
      <w:pPr>
        <w:pStyle w:val="Heading2"/>
      </w:pPr>
      <w:bookmarkStart w:id="6" w:name="_Toc526458821"/>
      <w:r w:rsidRPr="000B1042">
        <w:t>Network usage conditions</w:t>
      </w:r>
      <w:bookmarkEnd w:id="6"/>
    </w:p>
    <w:p w14:paraId="4CE32994" w14:textId="77777777" w:rsidR="00666408" w:rsidRPr="000B1042" w:rsidRDefault="00666408" w:rsidP="009643F7">
      <w:pPr>
        <w:rPr>
          <w:rFonts w:ascii="Times New Roman" w:eastAsia="SimSun" w:hAnsi="Times New Roman"/>
          <w:i/>
          <w:szCs w:val="20"/>
          <w:lang w:val="en-US"/>
        </w:rPr>
      </w:pPr>
      <w:r w:rsidRPr="000B1042">
        <w:rPr>
          <w:rFonts w:ascii="Times New Roman" w:eastAsia="SimSun" w:hAnsi="Times New Roman"/>
          <w:i/>
          <w:szCs w:val="20"/>
          <w:lang w:val="en-US"/>
        </w:rPr>
        <w:t>The PCG has laid down the following network usage conditions:</w:t>
      </w:r>
    </w:p>
    <w:p w14:paraId="41BEF0CD" w14:textId="77777777" w:rsidR="00666408" w:rsidRPr="000B1042" w:rsidRDefault="00666408" w:rsidP="009643F7">
      <w:pPr>
        <w:rPr>
          <w:rFonts w:ascii="Times New Roman" w:hAnsi="Times New Roman"/>
          <w:i/>
          <w:szCs w:val="20"/>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2"/>
      </w:tblGrid>
      <w:tr w:rsidR="00666408" w:rsidRPr="000B1042" w14:paraId="64A8B08A" w14:textId="77777777" w:rsidTr="00420234">
        <w:tc>
          <w:tcPr>
            <w:tcW w:w="9922" w:type="dxa"/>
            <w:shd w:val="clear" w:color="auto" w:fill="auto"/>
          </w:tcPr>
          <w:p w14:paraId="5528C0BD" w14:textId="77777777" w:rsidR="00666408" w:rsidRPr="000B1042" w:rsidRDefault="00666408" w:rsidP="009643F7">
            <w:pPr>
              <w:widowControl w:val="0"/>
              <w:ind w:left="34"/>
              <w:rPr>
                <w:rFonts w:ascii="Times New Roman" w:hAnsi="Times New Roman"/>
                <w:szCs w:val="20"/>
              </w:rPr>
            </w:pPr>
            <w:r w:rsidRPr="000B1042">
              <w:rPr>
                <w:rFonts w:ascii="Times New Roman" w:hAnsi="Times New Roman"/>
                <w:b/>
                <w:szCs w:val="20"/>
              </w:rPr>
              <w:t>Users shall not use the network to engage in illegal activities. This includes activities such as copyright violation, hacking, espionage or any other activity that may be prohibited by local laws</w:t>
            </w:r>
            <w:r w:rsidRPr="000B1042">
              <w:rPr>
                <w:rFonts w:ascii="Times New Roman" w:hAnsi="Times New Roman"/>
                <w:szCs w:val="20"/>
              </w:rPr>
              <w:t>.</w:t>
            </w:r>
          </w:p>
          <w:p w14:paraId="1776EB74" w14:textId="77777777" w:rsidR="00666408" w:rsidRPr="000B1042" w:rsidRDefault="00666408" w:rsidP="009643F7">
            <w:pPr>
              <w:widowControl w:val="0"/>
              <w:ind w:left="34"/>
              <w:rPr>
                <w:rFonts w:ascii="Times New Roman" w:hAnsi="Times New Roman"/>
                <w:szCs w:val="20"/>
              </w:rPr>
            </w:pPr>
          </w:p>
          <w:p w14:paraId="48337DFB" w14:textId="77777777" w:rsidR="00666408" w:rsidRPr="000B1042" w:rsidRDefault="00666408" w:rsidP="009643F7">
            <w:pPr>
              <w:widowControl w:val="0"/>
              <w:ind w:left="34"/>
              <w:rPr>
                <w:rFonts w:ascii="Times New Roman" w:hAnsi="Times New Roman"/>
                <w:szCs w:val="20"/>
              </w:rPr>
            </w:pPr>
            <w:r w:rsidRPr="000B1042">
              <w:rPr>
                <w:rFonts w:ascii="Times New Roman" w:hAnsi="Times New Roman"/>
                <w:b/>
                <w:szCs w:val="20"/>
              </w:rPr>
              <w:t xml:space="preserve">Users shall not engage in non-work related activities that consume excessive bandwidth </w:t>
            </w:r>
            <w:r w:rsidRPr="000B1042">
              <w:rPr>
                <w:rFonts w:ascii="Times New Roman" w:hAnsi="Times New Roman"/>
                <w:szCs w:val="20"/>
              </w:rPr>
              <w:t>or cause significant degradation of the performance of the network.</w:t>
            </w:r>
          </w:p>
          <w:p w14:paraId="7A74F2E7" w14:textId="77777777" w:rsidR="00666408" w:rsidRPr="000B1042" w:rsidRDefault="00666408" w:rsidP="009643F7">
            <w:pPr>
              <w:widowControl w:val="0"/>
              <w:ind w:left="34"/>
              <w:rPr>
                <w:rFonts w:ascii="Times New Roman" w:hAnsi="Times New Roman"/>
                <w:szCs w:val="20"/>
              </w:rPr>
            </w:pPr>
            <w:r w:rsidRPr="000B1042">
              <w:rPr>
                <w:rFonts w:ascii="Times New Roman" w:hAnsi="Times New Roman"/>
                <w:szCs w:val="20"/>
              </w:rPr>
              <w:t xml:space="preserve">Since the </w:t>
            </w:r>
            <w:r w:rsidRPr="000B1042">
              <w:rPr>
                <w:rFonts w:ascii="Times New Roman" w:hAnsi="Times New Roman"/>
                <w:b/>
                <w:szCs w:val="20"/>
              </w:rPr>
              <w:t>network is a shared resource</w:t>
            </w:r>
            <w:r w:rsidRPr="000B1042">
              <w:rPr>
                <w:rFonts w:ascii="Times New Roman" w:hAnsi="Times New Roman"/>
                <w:szCs w:val="20"/>
              </w:rPr>
              <w:t>, users should exercise some basic etiquette when using the 3GPP network at a meeting. It is understood that high bandwidth applications such as downloading large files or video streaming might be required for business purposes, but delegates should be strongly discouraged in performing these activities for personal use. Downloading a movie or doing something in an interactive environment for personal use essentially wastes bandwidth that others need to make the meeting effective. The meeting chairman should remind end users that the network is a shared resource; the more one user grabs, the less there is for another. Email and its attachments already take up significant bandwidth (certain email programs are not very bandwidth efficient). In case of need the chair can ask the delegates to restrict IT usage to things that are essential for the meeting itself.</w:t>
            </w:r>
          </w:p>
          <w:p w14:paraId="73977742" w14:textId="77777777" w:rsidR="00666408" w:rsidRPr="000B1042" w:rsidRDefault="00666408" w:rsidP="009643F7">
            <w:pPr>
              <w:widowControl w:val="0"/>
              <w:ind w:left="34"/>
              <w:rPr>
                <w:rFonts w:ascii="Times New Roman" w:hAnsi="Times New Roman"/>
                <w:szCs w:val="20"/>
              </w:rPr>
            </w:pPr>
          </w:p>
          <w:p w14:paraId="14C71C2F" w14:textId="77777777"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 xml:space="preserve">1. DON’T place your WiFi device in ad-hoc mode </w:t>
            </w:r>
          </w:p>
          <w:p w14:paraId="3590FEA2" w14:textId="77777777"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 xml:space="preserve">2. DON’T set up a personal hotspot in the meeting room </w:t>
            </w:r>
          </w:p>
          <w:p w14:paraId="1685523D" w14:textId="77777777"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 xml:space="preserve">3. DO try 802.11a if your WiFi device supports it </w:t>
            </w:r>
          </w:p>
          <w:p w14:paraId="13B0A948" w14:textId="77777777"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 xml:space="preserve">4. DON’T manually allocate an IP address </w:t>
            </w:r>
          </w:p>
          <w:p w14:paraId="7B5AEEB1" w14:textId="77777777"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 xml:space="preserve">5. DON’T be a bandwidth hog by streaming video, playing online games, or downloading huge files </w:t>
            </w:r>
          </w:p>
          <w:p w14:paraId="6A83FDB3" w14:textId="77777777" w:rsidR="00666408" w:rsidRPr="000B1042" w:rsidRDefault="00666408" w:rsidP="009643F7">
            <w:pPr>
              <w:widowControl w:val="0"/>
              <w:ind w:left="34"/>
              <w:rPr>
                <w:rFonts w:ascii="Times New Roman" w:hAnsi="Times New Roman"/>
                <w:szCs w:val="20"/>
              </w:rPr>
            </w:pPr>
            <w:r w:rsidRPr="000B1042">
              <w:rPr>
                <w:rFonts w:ascii="Times New Roman" w:hAnsi="Times New Roman"/>
                <w:b/>
                <w:szCs w:val="20"/>
              </w:rPr>
              <w:t>6. DON’T use packet probing software which clogs the local network (e.g., packet sniffers or port scanners)</w:t>
            </w:r>
          </w:p>
        </w:tc>
      </w:tr>
    </w:tbl>
    <w:p w14:paraId="5213F987" w14:textId="77777777" w:rsidR="00CC70B4" w:rsidRDefault="00CC70B4" w:rsidP="00CC70B4">
      <w:pPr>
        <w:rPr>
          <w:rFonts w:eastAsia="MS Mincho"/>
          <w:lang w:eastAsia="ja-JP"/>
        </w:rPr>
      </w:pPr>
    </w:p>
    <w:p w14:paraId="635890EC" w14:textId="77777777" w:rsidR="00CC70B4" w:rsidRDefault="00CC70B4" w:rsidP="00CC70B4">
      <w:pPr>
        <w:pStyle w:val="Heading2"/>
        <w:rPr>
          <w:lang w:eastAsia="x-none"/>
        </w:rPr>
      </w:pPr>
      <w:bookmarkStart w:id="7" w:name="_Toc490832500"/>
      <w:bookmarkStart w:id="8" w:name="_Toc526458822"/>
      <w:r>
        <w:t>Check-in for Registered Delegates</w:t>
      </w:r>
      <w:bookmarkEnd w:id="7"/>
      <w:bookmarkEnd w:id="8"/>
    </w:p>
    <w:p w14:paraId="0E7D5ADC" w14:textId="1CEEB083" w:rsidR="00B74638" w:rsidRPr="002B3B14" w:rsidRDefault="00CC70B4" w:rsidP="002803EC">
      <w:pPr>
        <w:rPr>
          <w:rFonts w:ascii="Times New Roman" w:eastAsia="SimSun" w:hAnsi="Times New Roman"/>
          <w:i/>
          <w:color w:val="493118"/>
          <w:sz w:val="18"/>
          <w:szCs w:val="18"/>
          <w:lang w:val="en-US" w:eastAsia="zh-CN"/>
        </w:rPr>
      </w:pPr>
      <w:r w:rsidRPr="00CC70B4">
        <w:rPr>
          <w:rFonts w:ascii="Times New Roman" w:eastAsia="SimSun" w:hAnsi="Times New Roman"/>
          <w:i/>
          <w:color w:val="493118"/>
          <w:sz w:val="18"/>
          <w:szCs w:val="18"/>
          <w:lang w:val="en-US" w:eastAsia="zh-CN"/>
        </w:rPr>
        <w:t>The attention of the delegates to this meeting was drawn to the fact that it is not permitted to check in other delegates on their behalf. In the event of technical difficulties preventing check-in, delegates should present themselves in person to the Secretary.</w:t>
      </w:r>
    </w:p>
    <w:p w14:paraId="6EBDFAA9" w14:textId="77777777" w:rsidR="00B74638" w:rsidRDefault="00B74638" w:rsidP="00B74638">
      <w:pPr>
        <w:pStyle w:val="Heading2"/>
      </w:pPr>
      <w:bookmarkStart w:id="9" w:name="_Toc526458823"/>
      <w:r>
        <w:lastRenderedPageBreak/>
        <w:t>Aspects related to RAN1 Meeting M</w:t>
      </w:r>
      <w:r w:rsidRPr="005531B1">
        <w:t>anagemen</w:t>
      </w:r>
      <w:r>
        <w:t>t</w:t>
      </w:r>
      <w:bookmarkEnd w:id="9"/>
    </w:p>
    <w:p w14:paraId="3BA743EC" w14:textId="240458B5" w:rsidR="00B74638" w:rsidRDefault="00B74638" w:rsidP="002803EC">
      <w:pPr>
        <w:rPr>
          <w:sz w:val="18"/>
        </w:rPr>
      </w:pPr>
      <w:r w:rsidRPr="005222E4">
        <w:rPr>
          <w:sz w:val="18"/>
        </w:rPr>
        <w:t xml:space="preserve">Delegates are encouraged to check </w:t>
      </w:r>
      <w:r w:rsidR="00F43D8C" w:rsidRPr="009A007F">
        <w:rPr>
          <w:sz w:val="18"/>
        </w:rPr>
        <w:t>R1-17</w:t>
      </w:r>
      <w:r w:rsidR="00DA48E8" w:rsidRPr="009A007F">
        <w:rPr>
          <w:sz w:val="18"/>
        </w:rPr>
        <w:t>21392</w:t>
      </w:r>
      <w:r w:rsidRPr="005222E4">
        <w:rPr>
          <w:sz w:val="18"/>
        </w:rPr>
        <w:t xml:space="preserve"> for some thoughts on RAN1 meeting management.</w:t>
      </w:r>
    </w:p>
    <w:p w14:paraId="55CBD1F9" w14:textId="7436C215" w:rsidR="00263B64" w:rsidRDefault="00263B64" w:rsidP="002803EC">
      <w:pPr>
        <w:rPr>
          <w:sz w:val="18"/>
        </w:rPr>
      </w:pPr>
    </w:p>
    <w:p w14:paraId="73C08262" w14:textId="3F427C2B" w:rsidR="00263B64" w:rsidRPr="00B74638" w:rsidRDefault="00263B64" w:rsidP="002803EC">
      <w:pPr>
        <w:rPr>
          <w:sz w:val="18"/>
        </w:rPr>
      </w:pPr>
      <w:r>
        <w:rPr>
          <w:sz w:val="18"/>
        </w:rPr>
        <w:t>RAN1 chair recalled the absolute necessity to follow the rules laid down in the above document.</w:t>
      </w:r>
    </w:p>
    <w:p w14:paraId="73DD08F8" w14:textId="56F817DB" w:rsidR="00D6162E" w:rsidRPr="000B1042" w:rsidRDefault="00D6162E" w:rsidP="00F53049">
      <w:pPr>
        <w:pStyle w:val="Heading1"/>
      </w:pPr>
      <w:bookmarkStart w:id="10" w:name="_Toc526458824"/>
      <w:r w:rsidRPr="000B1042">
        <w:t>Approval of Agenda</w:t>
      </w:r>
      <w:bookmarkEnd w:id="10"/>
    </w:p>
    <w:p w14:paraId="1BDA12A1" w14:textId="7F464BE9" w:rsidR="009A007F" w:rsidRPr="00DD7D2A" w:rsidRDefault="001B7BF2" w:rsidP="009A007F">
      <w:pPr>
        <w:ind w:left="720" w:hanging="720"/>
        <w:rPr>
          <w:b/>
          <w:lang w:eastAsia="x-none"/>
        </w:rPr>
      </w:pPr>
      <w:hyperlink r:id="rId13" w:history="1">
        <w:r w:rsidR="00D93AE1">
          <w:rPr>
            <w:rStyle w:val="Hyperlink"/>
            <w:b/>
            <w:lang w:eastAsia="x-none"/>
          </w:rPr>
          <w:t>R1-1808190</w:t>
        </w:r>
      </w:hyperlink>
      <w:r w:rsidR="009A007F" w:rsidRPr="00DD7D2A">
        <w:rPr>
          <w:b/>
          <w:lang w:eastAsia="x-none"/>
        </w:rPr>
        <w:tab/>
        <w:t>Draft Agenda of RAN1#94 meeting</w:t>
      </w:r>
      <w:r w:rsidR="009A007F" w:rsidRPr="00DD7D2A">
        <w:rPr>
          <w:b/>
          <w:lang w:eastAsia="x-none"/>
        </w:rPr>
        <w:tab/>
        <w:t>RAN1 Chair</w:t>
      </w:r>
    </w:p>
    <w:p w14:paraId="0FA55E89" w14:textId="5CC047B5" w:rsidR="007B738E" w:rsidRDefault="00002BB0" w:rsidP="001928D8">
      <w:pPr>
        <w:rPr>
          <w:szCs w:val="20"/>
        </w:rPr>
      </w:pPr>
      <w:r>
        <w:rPr>
          <w:rFonts w:ascii="Times New Roman" w:eastAsia="SimSun" w:hAnsi="Times New Roman"/>
          <w:kern w:val="2"/>
          <w:szCs w:val="20"/>
        </w:rPr>
        <w:t>Wanshi Chen</w:t>
      </w:r>
      <w:r w:rsidR="00706277">
        <w:rPr>
          <w:rFonts w:ascii="Times New Roman" w:eastAsia="SimSun" w:hAnsi="Times New Roman"/>
          <w:kern w:val="2"/>
          <w:szCs w:val="20"/>
        </w:rPr>
        <w:t xml:space="preserve"> (RAN1 Chair)</w:t>
      </w:r>
      <w:r w:rsidR="007B738E" w:rsidRPr="000B1042">
        <w:rPr>
          <w:szCs w:val="20"/>
        </w:rPr>
        <w:t xml:space="preserve"> proposed the agenda for the meeting, as well the schedule of the week.</w:t>
      </w:r>
    </w:p>
    <w:p w14:paraId="6A949BF4" w14:textId="4E6AC25F" w:rsidR="004B204D" w:rsidRDefault="00706277" w:rsidP="00254752">
      <w:pPr>
        <w:rPr>
          <w:rFonts w:ascii="Times New Roman" w:hAnsi="Times New Roman"/>
          <w:szCs w:val="20"/>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w:t>
      </w:r>
      <w:r w:rsidRPr="00721101">
        <w:rPr>
          <w:rFonts w:ascii="Times New Roman" w:hAnsi="Times New Roman"/>
          <w:szCs w:val="20"/>
        </w:rPr>
        <w:t xml:space="preserve"> </w:t>
      </w:r>
      <w:r w:rsidR="00254752">
        <w:rPr>
          <w:rFonts w:ascii="Times New Roman" w:hAnsi="Times New Roman"/>
          <w:szCs w:val="20"/>
        </w:rPr>
        <w:t>No comments</w:t>
      </w:r>
      <w:r w:rsidR="004B204D">
        <w:rPr>
          <w:rFonts w:ascii="Times New Roman" w:hAnsi="Times New Roman"/>
          <w:szCs w:val="20"/>
        </w:rPr>
        <w:t>.</w:t>
      </w:r>
    </w:p>
    <w:p w14:paraId="0CBFD76A" w14:textId="46998B72" w:rsidR="00706277" w:rsidRDefault="007B738E" w:rsidP="0071672A">
      <w:pPr>
        <w:rPr>
          <w:szCs w:val="20"/>
        </w:rPr>
      </w:pPr>
      <w:r w:rsidRPr="000B1042">
        <w:rPr>
          <w:b/>
          <w:szCs w:val="20"/>
        </w:rPr>
        <w:t xml:space="preserve">Decision: </w:t>
      </w:r>
      <w:r w:rsidRPr="000B1042">
        <w:rPr>
          <w:szCs w:val="20"/>
        </w:rPr>
        <w:t>The agenda is approved.</w:t>
      </w:r>
    </w:p>
    <w:p w14:paraId="0B877573" w14:textId="66B178DE" w:rsidR="00B47A9D" w:rsidRDefault="00B47A9D" w:rsidP="0071672A">
      <w:pPr>
        <w:rPr>
          <w:szCs w:val="20"/>
        </w:rPr>
      </w:pPr>
    </w:p>
    <w:p w14:paraId="14C3C5A1" w14:textId="3D394EAF" w:rsidR="009B795C" w:rsidRDefault="009B795C" w:rsidP="0071672A">
      <w:pPr>
        <w:rPr>
          <w:szCs w:val="20"/>
        </w:rPr>
      </w:pPr>
      <w:r>
        <w:rPr>
          <w:szCs w:val="20"/>
        </w:rPr>
        <w:t>Announcement was made regarding the ETSI Worshop "</w:t>
      </w:r>
      <w:r w:rsidRPr="009B795C">
        <w:rPr>
          <w:szCs w:val="20"/>
        </w:rPr>
        <w:t>Writing World Class standards</w:t>
      </w:r>
      <w:r>
        <w:rPr>
          <w:szCs w:val="20"/>
        </w:rPr>
        <w:t>"</w:t>
      </w:r>
    </w:p>
    <w:p w14:paraId="5A8C5C39" w14:textId="041BF9C3" w:rsidR="009B795C" w:rsidRDefault="009B795C" w:rsidP="0071672A">
      <w:pPr>
        <w:rPr>
          <w:szCs w:val="20"/>
        </w:rPr>
      </w:pPr>
      <w:r>
        <w:rPr>
          <w:szCs w:val="20"/>
        </w:rPr>
        <w:t>The workshop aims at improving the overall quality of our deliverables; as contributors to the RAN1 specifications, companies are invited to participate. Brief description of the workshop content includes:</w:t>
      </w:r>
    </w:p>
    <w:p w14:paraId="2D68D48C" w14:textId="77777777" w:rsidR="009B795C" w:rsidRPr="009B795C" w:rsidRDefault="009B795C" w:rsidP="008E772F">
      <w:pPr>
        <w:pStyle w:val="ListParagraph"/>
        <w:numPr>
          <w:ilvl w:val="0"/>
          <w:numId w:val="50"/>
        </w:numPr>
      </w:pPr>
      <w:r w:rsidRPr="009B795C">
        <w:t>What makes a World Class Standard</w:t>
      </w:r>
    </w:p>
    <w:p w14:paraId="29AED361" w14:textId="77777777" w:rsidR="009B795C" w:rsidRPr="009B795C" w:rsidRDefault="009B795C" w:rsidP="008E772F">
      <w:pPr>
        <w:pStyle w:val="ListParagraph"/>
        <w:numPr>
          <w:ilvl w:val="0"/>
          <w:numId w:val="50"/>
        </w:numPr>
      </w:pPr>
      <w:r w:rsidRPr="009B795C">
        <w:t>Well written requirements</w:t>
      </w:r>
    </w:p>
    <w:p w14:paraId="32F005E2" w14:textId="77777777" w:rsidR="009B795C" w:rsidRPr="009B795C" w:rsidRDefault="009B795C" w:rsidP="008E772F">
      <w:pPr>
        <w:pStyle w:val="ListParagraph"/>
        <w:numPr>
          <w:ilvl w:val="1"/>
          <w:numId w:val="50"/>
        </w:numPr>
      </w:pPr>
      <w:r w:rsidRPr="009B795C">
        <w:t>Complete, precise, unambiguous, necessary, etc.</w:t>
      </w:r>
    </w:p>
    <w:p w14:paraId="3D1E7A2E" w14:textId="77777777" w:rsidR="009B795C" w:rsidRPr="009B795C" w:rsidRDefault="009B795C" w:rsidP="008E772F">
      <w:pPr>
        <w:pStyle w:val="ListParagraph"/>
        <w:numPr>
          <w:ilvl w:val="0"/>
          <w:numId w:val="50"/>
        </w:numPr>
      </w:pPr>
      <w:r w:rsidRPr="009B795C">
        <w:t>Use of shall, should and may</w:t>
      </w:r>
    </w:p>
    <w:p w14:paraId="554210B3" w14:textId="77777777" w:rsidR="009B795C" w:rsidRPr="009B795C" w:rsidRDefault="009B795C" w:rsidP="008E772F">
      <w:pPr>
        <w:pStyle w:val="ListParagraph"/>
        <w:numPr>
          <w:ilvl w:val="0"/>
          <w:numId w:val="50"/>
        </w:numPr>
      </w:pPr>
      <w:r w:rsidRPr="009B795C">
        <w:t>Requirements and their context and conditions</w:t>
      </w:r>
    </w:p>
    <w:p w14:paraId="628782A2" w14:textId="77777777" w:rsidR="009B795C" w:rsidRPr="009B795C" w:rsidRDefault="009B795C" w:rsidP="008E772F">
      <w:pPr>
        <w:pStyle w:val="ListParagraph"/>
        <w:numPr>
          <w:ilvl w:val="0"/>
          <w:numId w:val="50"/>
        </w:numPr>
      </w:pPr>
      <w:r w:rsidRPr="009B795C">
        <w:t>Typical causes of misunderstanding</w:t>
      </w:r>
    </w:p>
    <w:p w14:paraId="03AB785E" w14:textId="77777777" w:rsidR="009B795C" w:rsidRPr="009B795C" w:rsidRDefault="009B795C" w:rsidP="008E772F">
      <w:pPr>
        <w:pStyle w:val="ListParagraph"/>
        <w:numPr>
          <w:ilvl w:val="1"/>
          <w:numId w:val="50"/>
        </w:numPr>
      </w:pPr>
      <w:r w:rsidRPr="009B795C">
        <w:t>Poor language, wrong document structure, ambiguity, verbosity, vagueness, etc.</w:t>
      </w:r>
    </w:p>
    <w:p w14:paraId="02311EF9" w14:textId="77777777" w:rsidR="00354C36" w:rsidRDefault="00354C36" w:rsidP="00002BB0">
      <w:pPr>
        <w:pStyle w:val="Heading1"/>
      </w:pPr>
      <w:bookmarkStart w:id="11" w:name="_Toc492918213"/>
      <w:bookmarkStart w:id="12" w:name="_Toc526458825"/>
      <w:r w:rsidRPr="00750D75">
        <w:t>Highlights from RAN plenary</w:t>
      </w:r>
      <w:bookmarkEnd w:id="11"/>
      <w:bookmarkEnd w:id="12"/>
    </w:p>
    <w:bookmarkStart w:id="13" w:name="_Toc492918214"/>
    <w:p w14:paraId="3DBAB029" w14:textId="3512A083" w:rsidR="009A007F" w:rsidRPr="00DD7D2A" w:rsidRDefault="00D93AE1" w:rsidP="009A007F">
      <w:pPr>
        <w:ind w:left="720" w:hanging="720"/>
        <w:rPr>
          <w:b/>
          <w:lang w:eastAsia="x-none"/>
        </w:rPr>
      </w:pPr>
      <w:r>
        <w:rPr>
          <w:b/>
          <w:lang w:eastAsia="x-none"/>
        </w:rPr>
        <w:fldChar w:fldCharType="begin"/>
      </w:r>
      <w:r w:rsidR="00580D49">
        <w:rPr>
          <w:b/>
          <w:lang w:eastAsia="x-none"/>
        </w:rPr>
        <w:instrText>HYPERLINK "C:\\Users\\Merias\\Documents\\RAN1\\TSGR1_94-Sweden\\Docs\\R1-1808002.zip"</w:instrText>
      </w:r>
      <w:r>
        <w:rPr>
          <w:b/>
          <w:lang w:eastAsia="x-none"/>
        </w:rPr>
        <w:fldChar w:fldCharType="separate"/>
      </w:r>
      <w:r>
        <w:rPr>
          <w:rStyle w:val="Hyperlink"/>
          <w:b/>
          <w:lang w:eastAsia="x-none"/>
        </w:rPr>
        <w:t>R1-1808002</w:t>
      </w:r>
      <w:r>
        <w:rPr>
          <w:b/>
          <w:lang w:eastAsia="x-none"/>
        </w:rPr>
        <w:fldChar w:fldCharType="end"/>
      </w:r>
      <w:r w:rsidR="00DD7D2A">
        <w:rPr>
          <w:b/>
          <w:lang w:eastAsia="x-none"/>
        </w:rPr>
        <w:tab/>
        <w:t>Highlights from RAN#80</w:t>
      </w:r>
      <w:r w:rsidR="00DD7D2A">
        <w:rPr>
          <w:b/>
          <w:lang w:eastAsia="x-none"/>
        </w:rPr>
        <w:tab/>
        <w:t xml:space="preserve">RAN1 </w:t>
      </w:r>
      <w:r w:rsidR="009A007F" w:rsidRPr="00DD7D2A">
        <w:rPr>
          <w:b/>
          <w:lang w:eastAsia="x-none"/>
        </w:rPr>
        <w:t>Chair</w:t>
      </w:r>
    </w:p>
    <w:p w14:paraId="7483CD3F" w14:textId="58CD29CD" w:rsidR="009A007F" w:rsidRDefault="009A007F" w:rsidP="009A007F">
      <w:pPr>
        <w:rPr>
          <w:rFonts w:ascii="Times New Roman" w:hAnsi="Times New Roman"/>
          <w:szCs w:val="20"/>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w:t>
      </w:r>
      <w:r w:rsidRPr="00721101">
        <w:rPr>
          <w:rFonts w:ascii="Times New Roman" w:hAnsi="Times New Roman"/>
          <w:szCs w:val="20"/>
        </w:rPr>
        <w:t xml:space="preserve"> </w:t>
      </w:r>
      <w:r w:rsidR="00F52805">
        <w:rPr>
          <w:rFonts w:ascii="Times New Roman" w:hAnsi="Times New Roman"/>
          <w:szCs w:val="20"/>
        </w:rPr>
        <w:t>Ad-Jan 2019 meeting is confirmed - RAN1 chair clarified that no LTE, no NR CRs will be considered and the ad-hoc meeting schedule should be focused on</w:t>
      </w:r>
      <w:r w:rsidR="00E6067A">
        <w:rPr>
          <w:rFonts w:ascii="Times New Roman" w:hAnsi="Times New Roman"/>
          <w:szCs w:val="20"/>
        </w:rPr>
        <w:t xml:space="preserve"> other</w:t>
      </w:r>
      <w:r w:rsidR="00F52805">
        <w:rPr>
          <w:rFonts w:ascii="Times New Roman" w:hAnsi="Times New Roman"/>
          <w:szCs w:val="20"/>
        </w:rPr>
        <w:t xml:space="preserve"> NR</w:t>
      </w:r>
      <w:r w:rsidR="00E6067A">
        <w:rPr>
          <w:rFonts w:ascii="Times New Roman" w:hAnsi="Times New Roman"/>
          <w:szCs w:val="20"/>
        </w:rPr>
        <w:t xml:space="preserve"> stuff</w:t>
      </w:r>
      <w:r w:rsidR="00F52805">
        <w:rPr>
          <w:rFonts w:ascii="Times New Roman" w:hAnsi="Times New Roman"/>
          <w:szCs w:val="20"/>
        </w:rPr>
        <w:t xml:space="preserve"> (mainly new SI...)</w:t>
      </w:r>
    </w:p>
    <w:p w14:paraId="51C972E4" w14:textId="70C049E4" w:rsidR="00A44C66" w:rsidRDefault="00A44C66" w:rsidP="009A007F">
      <w:pPr>
        <w:rPr>
          <w:rFonts w:ascii="Times New Roman" w:hAnsi="Times New Roman"/>
          <w:szCs w:val="20"/>
        </w:rPr>
      </w:pPr>
      <w:r>
        <w:rPr>
          <w:rFonts w:ascii="Times New Roman" w:hAnsi="Times New Roman"/>
          <w:szCs w:val="20"/>
        </w:rPr>
        <w:t>Intel: Why is the uncertainty on NOMA higher than to other features? RAN1 chair --&gt; refer to RAN plenary discussion, mainly the way to make progress is the issue.</w:t>
      </w:r>
    </w:p>
    <w:p w14:paraId="543C0F01" w14:textId="0814E914" w:rsidR="009A007F" w:rsidRPr="009A007F" w:rsidRDefault="009A007F" w:rsidP="009A007F">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w:t>
      </w:r>
      <w:r w:rsidRPr="00777035">
        <w:rPr>
          <w:rFonts w:ascii="Times New Roman" w:hAnsi="Times New Roman"/>
          <w:szCs w:val="20"/>
        </w:rPr>
        <w:t>ed.</w:t>
      </w:r>
    </w:p>
    <w:p w14:paraId="48BAA504" w14:textId="31AEEBC3" w:rsidR="00354C36" w:rsidRDefault="00354C36" w:rsidP="00002BB0">
      <w:pPr>
        <w:pStyle w:val="Heading1"/>
      </w:pPr>
      <w:bookmarkStart w:id="14" w:name="_Toc526458826"/>
      <w:r w:rsidRPr="00551296">
        <w:t>Approval of Minutes from previous meeting</w:t>
      </w:r>
      <w:bookmarkEnd w:id="13"/>
      <w:bookmarkEnd w:id="14"/>
    </w:p>
    <w:p w14:paraId="66AD5100" w14:textId="43094407" w:rsidR="00E303AE" w:rsidRPr="001535FE" w:rsidRDefault="001B7BF2" w:rsidP="00E303AE">
      <w:pPr>
        <w:ind w:left="720" w:hanging="720"/>
        <w:rPr>
          <w:b/>
          <w:lang w:eastAsia="x-none"/>
        </w:rPr>
      </w:pPr>
      <w:hyperlink r:id="rId14" w:history="1">
        <w:r w:rsidR="00D93AE1">
          <w:rPr>
            <w:rStyle w:val="Hyperlink"/>
            <w:b/>
            <w:lang w:eastAsia="x-none"/>
          </w:rPr>
          <w:t>R1-1808001</w:t>
        </w:r>
      </w:hyperlink>
      <w:r w:rsidR="00E303AE" w:rsidRPr="001535FE">
        <w:rPr>
          <w:b/>
          <w:lang w:eastAsia="x-none"/>
        </w:rPr>
        <w:tab/>
        <w:t>Report of RAN1#93 meeting</w:t>
      </w:r>
      <w:r w:rsidR="00E303AE" w:rsidRPr="001535FE">
        <w:rPr>
          <w:b/>
          <w:lang w:eastAsia="x-none"/>
        </w:rPr>
        <w:tab/>
        <w:t>MCC (ETSI)</w:t>
      </w:r>
    </w:p>
    <w:p w14:paraId="4DBFB716" w14:textId="3C3D9ACF" w:rsidR="00002BB0" w:rsidRPr="007D7A8A" w:rsidRDefault="00002BB0" w:rsidP="00002BB0">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Patrick Merias from MCC (ETSI Mobile Competence Center) and provides the report from last RAN1#9</w:t>
      </w:r>
      <w:r w:rsidR="00E303AE">
        <w:rPr>
          <w:rFonts w:ascii="Times New Roman" w:eastAsia="SimSun" w:hAnsi="Times New Roman"/>
          <w:kern w:val="2"/>
          <w:szCs w:val="20"/>
        </w:rPr>
        <w:t>3</w:t>
      </w:r>
      <w:r>
        <w:rPr>
          <w:rFonts w:ascii="Times New Roman" w:eastAsia="SimSun" w:hAnsi="Times New Roman"/>
          <w:kern w:val="2"/>
          <w:szCs w:val="20"/>
        </w:rPr>
        <w:t xml:space="preserve"> meeting in </w:t>
      </w:r>
      <w:r w:rsidR="00E303AE">
        <w:rPr>
          <w:rFonts w:ascii="Times New Roman" w:eastAsia="SimSun" w:hAnsi="Times New Roman"/>
          <w:kern w:val="2"/>
          <w:szCs w:val="20"/>
        </w:rPr>
        <w:t>Busan</w:t>
      </w:r>
      <w:r>
        <w:rPr>
          <w:rFonts w:ascii="Times New Roman" w:eastAsia="SimSun" w:hAnsi="Times New Roman"/>
          <w:kern w:val="2"/>
          <w:szCs w:val="20"/>
        </w:rPr>
        <w:t>.</w:t>
      </w:r>
    </w:p>
    <w:p w14:paraId="67F94193" w14:textId="0F9155D5" w:rsidR="00B47A9D" w:rsidRDefault="00B47A9D" w:rsidP="00B47A9D">
      <w:pPr>
        <w:rPr>
          <w:rFonts w:ascii="Times New Roman" w:hAnsi="Times New Roman"/>
          <w:szCs w:val="20"/>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w:t>
      </w:r>
      <w:r w:rsidRPr="00721101">
        <w:rPr>
          <w:rFonts w:ascii="Times New Roman" w:hAnsi="Times New Roman"/>
          <w:szCs w:val="20"/>
        </w:rPr>
        <w:t xml:space="preserve"> </w:t>
      </w:r>
      <w:r w:rsidR="00E303AE">
        <w:rPr>
          <w:rFonts w:ascii="Times New Roman" w:hAnsi="Times New Roman"/>
          <w:szCs w:val="20"/>
        </w:rPr>
        <w:t>MCC recalled that all CRs presented for approval at RAN#80 were duly implemented</w:t>
      </w:r>
      <w:r>
        <w:rPr>
          <w:rFonts w:ascii="Times New Roman" w:hAnsi="Times New Roman"/>
          <w:szCs w:val="20"/>
        </w:rPr>
        <w:t>.</w:t>
      </w:r>
      <w:r w:rsidR="00E303AE">
        <w:rPr>
          <w:rFonts w:ascii="Times New Roman" w:hAnsi="Times New Roman"/>
          <w:szCs w:val="20"/>
        </w:rPr>
        <w:t xml:space="preserve"> Nevertheless, eV2X CR to 36.211 (draft CR endorsed as a result of post RAN1#92bis email discussion prior to RAN1#93) was accidently forgotten. Formal CR should be treated in the corresponding LTE maintenance session</w:t>
      </w:r>
      <w:r w:rsidR="0042212D">
        <w:rPr>
          <w:rFonts w:ascii="Times New Roman" w:hAnsi="Times New Roman"/>
          <w:szCs w:val="20"/>
        </w:rPr>
        <w:t xml:space="preserve"> (see 6.1.3)</w:t>
      </w:r>
      <w:r w:rsidR="00E303AE">
        <w:rPr>
          <w:rFonts w:ascii="Times New Roman" w:hAnsi="Times New Roman"/>
          <w:szCs w:val="20"/>
        </w:rPr>
        <w:t>.</w:t>
      </w:r>
    </w:p>
    <w:p w14:paraId="4F68DE5B" w14:textId="03A7EE0A" w:rsidR="00002BB0" w:rsidRPr="00254752" w:rsidRDefault="00002BB0" w:rsidP="00354C36">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approv</w:t>
      </w:r>
      <w:r w:rsidRPr="00777035">
        <w:rPr>
          <w:rFonts w:ascii="Times New Roman" w:hAnsi="Times New Roman"/>
          <w:szCs w:val="20"/>
        </w:rPr>
        <w:t>ed.</w:t>
      </w:r>
    </w:p>
    <w:p w14:paraId="600764E4" w14:textId="672EDCA7" w:rsidR="00354C36" w:rsidRDefault="00354C36" w:rsidP="00002BB0">
      <w:pPr>
        <w:pStyle w:val="Heading1"/>
      </w:pPr>
      <w:bookmarkStart w:id="15" w:name="_Toc492918215"/>
      <w:bookmarkStart w:id="16" w:name="_Toc526458827"/>
      <w:r w:rsidRPr="00551296">
        <w:t>Incoming Liaison Statements</w:t>
      </w:r>
      <w:bookmarkEnd w:id="15"/>
      <w:bookmarkEnd w:id="16"/>
    </w:p>
    <w:p w14:paraId="5DAEBCAE" w14:textId="25F6C12E" w:rsidR="001535FE" w:rsidRDefault="001B7BF2" w:rsidP="001535FE">
      <w:pPr>
        <w:ind w:left="720" w:hanging="720"/>
        <w:rPr>
          <w:b/>
          <w:lang w:eastAsia="x-none"/>
        </w:rPr>
      </w:pPr>
      <w:hyperlink r:id="rId15" w:history="1">
        <w:r w:rsidR="00D93AE1">
          <w:rPr>
            <w:rStyle w:val="Hyperlink"/>
            <w:b/>
            <w:lang w:eastAsia="x-none"/>
          </w:rPr>
          <w:t>R1-1808179</w:t>
        </w:r>
      </w:hyperlink>
      <w:r w:rsidR="001535FE" w:rsidRPr="001535FE">
        <w:rPr>
          <w:b/>
          <w:lang w:eastAsia="x-none"/>
        </w:rPr>
        <w:tab/>
        <w:t>LS on Joint ETSI - OSA Workshop: Open Implementations &amp; Standardization</w:t>
      </w:r>
      <w:r w:rsidR="001535FE" w:rsidRPr="001535FE">
        <w:rPr>
          <w:b/>
          <w:lang w:eastAsia="x-none"/>
        </w:rPr>
        <w:tab/>
        <w:t>ETSI</w:t>
      </w:r>
    </w:p>
    <w:p w14:paraId="48C1B42E" w14:textId="52756006" w:rsidR="001535FE" w:rsidRPr="001535FE" w:rsidRDefault="001B7BF2" w:rsidP="001535FE">
      <w:hyperlink r:id="rId16" w:tgtFrame="_blank" w:history="1">
        <w:r w:rsidR="001535FE" w:rsidRPr="001535FE">
          <w:rPr>
            <w:rFonts w:eastAsia="MS PGothic"/>
            <w:bCs/>
            <w:lang w:val="en" w:eastAsia="ja-JP"/>
          </w:rPr>
          <w:t>Joint ETSI - OSA Event on Open Implementations and Standardization</w:t>
        </w:r>
      </w:hyperlink>
      <w:r w:rsidR="001535FE" w:rsidRPr="001535FE">
        <w:t>.</w:t>
      </w:r>
      <w:r w:rsidR="001535FE">
        <w:t xml:space="preserve"> </w:t>
      </w:r>
      <w:r w:rsidR="001535FE" w:rsidRPr="001535FE">
        <w:t xml:space="preserve">Preceded by a </w:t>
      </w:r>
      <w:hyperlink r:id="rId17" w:tgtFrame="_blank" w:history="1">
        <w:r w:rsidR="001535FE" w:rsidRPr="001535FE">
          <w:rPr>
            <w:rFonts w:eastAsia="MS PGothic"/>
            <w:bCs/>
            <w:lang w:val="en" w:eastAsia="ja-JP"/>
          </w:rPr>
          <w:t>one day training</w:t>
        </w:r>
      </w:hyperlink>
      <w:r w:rsidR="001535FE" w:rsidRPr="001535FE">
        <w:t xml:space="preserve"> on 11 December, the </w:t>
      </w:r>
      <w:hyperlink r:id="rId18" w:tgtFrame="_blank" w:history="1">
        <w:r w:rsidR="001535FE" w:rsidRPr="001535FE">
          <w:rPr>
            <w:rFonts w:eastAsia="MS PGothic"/>
            <w:bCs/>
            <w:lang w:val="en" w:eastAsia="ja-JP"/>
          </w:rPr>
          <w:t>Joint ETSI - OSA Workshop: Open Implementations and Standardization</w:t>
        </w:r>
      </w:hyperlink>
      <w:r w:rsidR="001535FE" w:rsidRPr="001535FE">
        <w:t xml:space="preserve"> will take place on 12-13 December 2018 at ETSI premises in Sophia Antipolis, France.</w:t>
      </w:r>
    </w:p>
    <w:p w14:paraId="4EF616E5" w14:textId="77777777" w:rsidR="001535FE" w:rsidRPr="00BD0234" w:rsidRDefault="001535FE" w:rsidP="001535FE">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245D2530" w14:textId="77777777" w:rsidR="001535FE" w:rsidRPr="001535FE" w:rsidRDefault="001535FE" w:rsidP="001535FE">
      <w:pPr>
        <w:ind w:left="720" w:hanging="720"/>
        <w:rPr>
          <w:lang w:eastAsia="x-none"/>
        </w:rPr>
      </w:pPr>
    </w:p>
    <w:p w14:paraId="246869EC" w14:textId="77777777" w:rsidR="001535FE" w:rsidRPr="001535FE" w:rsidRDefault="001535FE" w:rsidP="001535FE">
      <w:pPr>
        <w:ind w:left="720" w:hanging="720"/>
        <w:rPr>
          <w:b/>
          <w:u w:val="single"/>
          <w:lang w:eastAsia="x-none"/>
        </w:rPr>
      </w:pPr>
      <w:r w:rsidRPr="001535FE">
        <w:rPr>
          <w:b/>
          <w:u w:val="single"/>
          <w:lang w:eastAsia="x-none"/>
        </w:rPr>
        <w:t>LTE</w:t>
      </w:r>
    </w:p>
    <w:p w14:paraId="54B44126" w14:textId="77777777" w:rsidR="001535FE" w:rsidRPr="001535FE" w:rsidRDefault="001535FE" w:rsidP="001535FE">
      <w:pPr>
        <w:ind w:left="720" w:hanging="720"/>
      </w:pPr>
      <w:r w:rsidRPr="001535FE">
        <w:t>// 6.1.1 related</w:t>
      </w:r>
    </w:p>
    <w:p w14:paraId="22343469" w14:textId="4A07B96D" w:rsidR="001535FE" w:rsidRPr="001535FE" w:rsidRDefault="001B7BF2" w:rsidP="001535FE">
      <w:pPr>
        <w:ind w:left="720" w:hanging="720"/>
        <w:rPr>
          <w:b/>
          <w:lang w:eastAsia="x-none"/>
        </w:rPr>
      </w:pPr>
      <w:hyperlink r:id="rId19" w:history="1">
        <w:r w:rsidR="00D93AE1">
          <w:rPr>
            <w:rStyle w:val="Hyperlink"/>
            <w:b/>
            <w:lang w:eastAsia="x-none"/>
          </w:rPr>
          <w:t>R1-1808022</w:t>
        </w:r>
      </w:hyperlink>
      <w:r w:rsidR="001535FE" w:rsidRPr="001535FE">
        <w:rPr>
          <w:b/>
          <w:lang w:eastAsia="x-none"/>
        </w:rPr>
        <w:tab/>
        <w:t>Wi-Fi Alliance Coexistence Test Plan for LTE-LAA Version 1.1.10</w:t>
      </w:r>
      <w:r w:rsidR="001535FE" w:rsidRPr="001535FE">
        <w:rPr>
          <w:b/>
          <w:lang w:eastAsia="x-none"/>
        </w:rPr>
        <w:tab/>
        <w:t>Wi-Fi Alliance</w:t>
      </w:r>
    </w:p>
    <w:p w14:paraId="47CB5F4F" w14:textId="5DA67576" w:rsidR="001535FE" w:rsidRPr="001535FE" w:rsidRDefault="001B7BF2" w:rsidP="001535FE">
      <w:pPr>
        <w:ind w:left="1440" w:hanging="1440"/>
        <w:rPr>
          <w:b/>
          <w:lang w:eastAsia="x-none"/>
        </w:rPr>
      </w:pPr>
      <w:hyperlink r:id="rId20" w:history="1">
        <w:r w:rsidR="00D93AE1">
          <w:rPr>
            <w:rStyle w:val="Hyperlink"/>
            <w:b/>
            <w:lang w:eastAsia="x-none"/>
          </w:rPr>
          <w:t>R1-1808023</w:t>
        </w:r>
      </w:hyperlink>
      <w:r w:rsidR="001535FE" w:rsidRPr="001535FE">
        <w:rPr>
          <w:b/>
          <w:lang w:eastAsia="x-none"/>
        </w:rPr>
        <w:tab/>
        <w:t>Reply LS on PSCCH/PSSCH subframe numbering issue in partial network coverage</w:t>
      </w:r>
      <w:r w:rsidR="001535FE" w:rsidRPr="001535FE">
        <w:rPr>
          <w:b/>
          <w:lang w:eastAsia="x-none"/>
        </w:rPr>
        <w:tab/>
        <w:t>RAN2, Ericsson</w:t>
      </w:r>
    </w:p>
    <w:p w14:paraId="60143842" w14:textId="77777777" w:rsidR="001535FE" w:rsidRPr="001535FE" w:rsidRDefault="001535FE" w:rsidP="001535FE">
      <w:pPr>
        <w:ind w:left="1440" w:hanging="1440"/>
        <w:rPr>
          <w:lang w:eastAsia="x-none"/>
        </w:rPr>
      </w:pPr>
    </w:p>
    <w:p w14:paraId="02BF1EA9" w14:textId="77777777" w:rsidR="001535FE" w:rsidRPr="001535FE" w:rsidRDefault="001535FE" w:rsidP="001535FE">
      <w:pPr>
        <w:ind w:left="720" w:hanging="720"/>
      </w:pPr>
      <w:r w:rsidRPr="001535FE">
        <w:t>//6.1.3 related</w:t>
      </w:r>
    </w:p>
    <w:p w14:paraId="7907F556" w14:textId="4FB5848A" w:rsidR="001535FE" w:rsidRPr="001535FE" w:rsidRDefault="001B7BF2" w:rsidP="001535FE">
      <w:pPr>
        <w:ind w:left="720" w:hanging="720"/>
        <w:rPr>
          <w:b/>
          <w:lang w:eastAsia="x-none"/>
        </w:rPr>
      </w:pPr>
      <w:hyperlink r:id="rId21" w:history="1">
        <w:r w:rsidR="00D93AE1">
          <w:rPr>
            <w:rStyle w:val="Hyperlink"/>
            <w:b/>
            <w:lang w:eastAsia="x-none"/>
          </w:rPr>
          <w:t>R1-1808027</w:t>
        </w:r>
      </w:hyperlink>
      <w:r w:rsidR="001535FE" w:rsidRPr="001535FE">
        <w:rPr>
          <w:b/>
          <w:lang w:eastAsia="x-none"/>
        </w:rPr>
        <w:tab/>
        <w:t>Reply LS to RAN1 on RRC parameters for V2X Phase 2</w:t>
      </w:r>
      <w:r w:rsidR="001535FE" w:rsidRPr="001535FE">
        <w:rPr>
          <w:b/>
          <w:lang w:eastAsia="x-none"/>
        </w:rPr>
        <w:tab/>
        <w:t>RAN2, LG Electronics</w:t>
      </w:r>
    </w:p>
    <w:p w14:paraId="415BCA13" w14:textId="77777777" w:rsidR="001535FE" w:rsidRPr="001535FE" w:rsidRDefault="001535FE" w:rsidP="001535FE">
      <w:pPr>
        <w:ind w:left="720" w:hanging="720"/>
        <w:rPr>
          <w:b/>
          <w:u w:val="single"/>
          <w:lang w:eastAsia="x-none"/>
        </w:rPr>
      </w:pPr>
    </w:p>
    <w:p w14:paraId="7963FF9C" w14:textId="77777777" w:rsidR="001535FE" w:rsidRPr="001535FE" w:rsidRDefault="001535FE" w:rsidP="001535FE">
      <w:pPr>
        <w:ind w:left="720" w:hanging="720"/>
      </w:pPr>
      <w:r w:rsidRPr="001535FE">
        <w:t>//6.1.5 related</w:t>
      </w:r>
    </w:p>
    <w:p w14:paraId="0C51F32B" w14:textId="122C82BA" w:rsidR="001535FE" w:rsidRPr="001535FE" w:rsidRDefault="001B7BF2" w:rsidP="001535FE">
      <w:pPr>
        <w:ind w:left="720" w:hanging="720"/>
        <w:rPr>
          <w:b/>
          <w:lang w:eastAsia="x-none"/>
        </w:rPr>
      </w:pPr>
      <w:hyperlink r:id="rId22" w:history="1">
        <w:r w:rsidR="00D93AE1">
          <w:rPr>
            <w:rStyle w:val="Hyperlink"/>
            <w:b/>
            <w:lang w:eastAsia="x-none"/>
          </w:rPr>
          <w:t>R1-1808005</w:t>
        </w:r>
      </w:hyperlink>
      <w:r w:rsidR="001535FE" w:rsidRPr="001535FE">
        <w:rPr>
          <w:b/>
          <w:lang w:eastAsia="x-none"/>
        </w:rPr>
        <w:tab/>
        <w:t>LS response on NB-IoT downlink channel quality determination and report</w:t>
      </w:r>
      <w:r w:rsidR="001535FE" w:rsidRPr="001535FE">
        <w:rPr>
          <w:b/>
          <w:lang w:eastAsia="x-none"/>
        </w:rPr>
        <w:tab/>
        <w:t>RAN4, Ericsson</w:t>
      </w:r>
    </w:p>
    <w:p w14:paraId="78F471C1" w14:textId="58DACD02" w:rsidR="001535FE" w:rsidRPr="001535FE" w:rsidRDefault="001B7BF2" w:rsidP="001535FE">
      <w:pPr>
        <w:ind w:left="720" w:hanging="720"/>
        <w:rPr>
          <w:b/>
          <w:lang w:eastAsia="x-none"/>
        </w:rPr>
      </w:pPr>
      <w:hyperlink r:id="rId23" w:history="1">
        <w:r w:rsidR="00D93AE1">
          <w:rPr>
            <w:rStyle w:val="Hyperlink"/>
            <w:b/>
            <w:lang w:eastAsia="x-none"/>
          </w:rPr>
          <w:t>R1-1808011</w:t>
        </w:r>
      </w:hyperlink>
      <w:r w:rsidR="001535FE" w:rsidRPr="001535FE">
        <w:rPr>
          <w:b/>
          <w:lang w:eastAsia="x-none"/>
        </w:rPr>
        <w:tab/>
        <w:t>Reply LS on Narrowband measurement accuracy improvements</w:t>
      </w:r>
      <w:r w:rsidR="001535FE" w:rsidRPr="001535FE">
        <w:rPr>
          <w:b/>
          <w:lang w:eastAsia="x-none"/>
        </w:rPr>
        <w:tab/>
        <w:t>RAN4, Huawei</w:t>
      </w:r>
    </w:p>
    <w:p w14:paraId="54BCFD49" w14:textId="0C22F506" w:rsidR="001535FE" w:rsidRPr="001535FE" w:rsidRDefault="001B7BF2" w:rsidP="001535FE">
      <w:pPr>
        <w:ind w:left="720" w:hanging="720"/>
        <w:rPr>
          <w:b/>
          <w:lang w:eastAsia="x-none"/>
        </w:rPr>
      </w:pPr>
      <w:hyperlink r:id="rId24" w:history="1">
        <w:r w:rsidR="00D93AE1">
          <w:rPr>
            <w:rStyle w:val="Hyperlink"/>
            <w:b/>
            <w:lang w:eastAsia="x-none"/>
          </w:rPr>
          <w:t>R1-1808024</w:t>
        </w:r>
      </w:hyperlink>
      <w:r w:rsidR="001535FE" w:rsidRPr="001535FE">
        <w:rPr>
          <w:b/>
          <w:lang w:eastAsia="x-none"/>
        </w:rPr>
        <w:tab/>
        <w:t>Reply LS on narrowband measurement</w:t>
      </w:r>
      <w:r w:rsidR="001535FE" w:rsidRPr="001535FE">
        <w:rPr>
          <w:b/>
          <w:lang w:eastAsia="x-none"/>
        </w:rPr>
        <w:tab/>
        <w:t>RAN2, Huawei</w:t>
      </w:r>
    </w:p>
    <w:p w14:paraId="714DC33E" w14:textId="77777777" w:rsidR="001535FE" w:rsidRPr="001535FE" w:rsidRDefault="001535FE" w:rsidP="001535FE">
      <w:pPr>
        <w:ind w:left="720" w:hanging="720"/>
        <w:rPr>
          <w:color w:val="808080"/>
          <w:lang w:eastAsia="x-none"/>
        </w:rPr>
      </w:pPr>
    </w:p>
    <w:p w14:paraId="4F4806AD" w14:textId="77777777" w:rsidR="001535FE" w:rsidRPr="001535FE" w:rsidRDefault="001535FE" w:rsidP="001535FE">
      <w:pPr>
        <w:ind w:left="720" w:hanging="720"/>
      </w:pPr>
      <w:r w:rsidRPr="001535FE">
        <w:t>// 6.1.9 related</w:t>
      </w:r>
    </w:p>
    <w:p w14:paraId="1934FD15" w14:textId="26FDA7FD" w:rsidR="001535FE" w:rsidRPr="001535FE" w:rsidRDefault="001B7BF2" w:rsidP="001535FE">
      <w:pPr>
        <w:ind w:left="720" w:hanging="720"/>
        <w:rPr>
          <w:b/>
          <w:lang w:eastAsia="x-none"/>
        </w:rPr>
      </w:pPr>
      <w:hyperlink r:id="rId25" w:history="1">
        <w:r w:rsidR="00D93AE1">
          <w:rPr>
            <w:rStyle w:val="Hyperlink"/>
            <w:b/>
            <w:lang w:eastAsia="x-none"/>
          </w:rPr>
          <w:t>R1-1808032</w:t>
        </w:r>
      </w:hyperlink>
      <w:r w:rsidR="001535FE" w:rsidRPr="001535FE">
        <w:rPr>
          <w:b/>
          <w:lang w:eastAsia="x-none"/>
        </w:rPr>
        <w:tab/>
        <w:t>LS on final RAN2 agreements for euCA</w:t>
      </w:r>
      <w:r w:rsidR="001535FE" w:rsidRPr="001535FE">
        <w:rPr>
          <w:b/>
          <w:lang w:eastAsia="x-none"/>
        </w:rPr>
        <w:tab/>
        <w:t>RAN2, Nokia</w:t>
      </w:r>
    </w:p>
    <w:p w14:paraId="20DDC721" w14:textId="77777777" w:rsidR="001535FE" w:rsidRPr="001535FE" w:rsidRDefault="001535FE" w:rsidP="001535FE">
      <w:pPr>
        <w:ind w:left="720" w:hanging="720"/>
        <w:rPr>
          <w:color w:val="808080"/>
          <w:lang w:eastAsia="x-none"/>
        </w:rPr>
      </w:pPr>
    </w:p>
    <w:p w14:paraId="772CEED0" w14:textId="77777777" w:rsidR="001535FE" w:rsidRPr="001535FE" w:rsidRDefault="001535FE" w:rsidP="001535FE">
      <w:pPr>
        <w:ind w:left="720" w:hanging="720"/>
        <w:rPr>
          <w:lang w:eastAsia="x-none"/>
        </w:rPr>
      </w:pPr>
      <w:r w:rsidRPr="001535FE">
        <w:rPr>
          <w:lang w:eastAsia="x-none"/>
        </w:rPr>
        <w:t>The following LSs are noted (not presented online unless explicitly requested)</w:t>
      </w:r>
    </w:p>
    <w:p w14:paraId="11D299C0" w14:textId="01F4E08F" w:rsidR="001535FE" w:rsidRPr="001535FE" w:rsidRDefault="001B7BF2" w:rsidP="001535FE">
      <w:pPr>
        <w:ind w:left="720" w:hanging="720"/>
        <w:rPr>
          <w:lang w:eastAsia="x-none"/>
        </w:rPr>
      </w:pPr>
      <w:hyperlink r:id="rId26" w:history="1">
        <w:r w:rsidR="00D93AE1">
          <w:rPr>
            <w:rStyle w:val="Hyperlink"/>
            <w:lang w:eastAsia="x-none"/>
          </w:rPr>
          <w:t>R1-1808006</w:t>
        </w:r>
      </w:hyperlink>
      <w:r w:rsidR="001535FE" w:rsidRPr="001535FE">
        <w:rPr>
          <w:lang w:eastAsia="x-none"/>
        </w:rPr>
        <w:tab/>
        <w:t>Reply LS on updates for TS 36.300</w:t>
      </w:r>
      <w:r w:rsidR="001535FE" w:rsidRPr="001535FE">
        <w:rPr>
          <w:lang w:eastAsia="x-none"/>
        </w:rPr>
        <w:tab/>
        <w:t>RAN3, Huawei</w:t>
      </w:r>
    </w:p>
    <w:p w14:paraId="57611BB6" w14:textId="7BDB22A7" w:rsidR="001535FE" w:rsidRPr="001535FE" w:rsidRDefault="001B7BF2" w:rsidP="001535FE">
      <w:pPr>
        <w:ind w:left="720" w:hanging="720"/>
        <w:rPr>
          <w:lang w:eastAsia="x-none"/>
        </w:rPr>
      </w:pPr>
      <w:hyperlink r:id="rId27" w:history="1">
        <w:r w:rsidR="00D93AE1">
          <w:rPr>
            <w:rStyle w:val="Hyperlink"/>
            <w:lang w:eastAsia="x-none"/>
          </w:rPr>
          <w:t>R1-1808013</w:t>
        </w:r>
      </w:hyperlink>
      <w:r w:rsidR="001535FE" w:rsidRPr="001535FE">
        <w:rPr>
          <w:lang w:eastAsia="x-none"/>
        </w:rPr>
        <w:tab/>
        <w:t>LS on eFeMTC CRS muting</w:t>
      </w:r>
      <w:r w:rsidR="001535FE" w:rsidRPr="001535FE">
        <w:rPr>
          <w:lang w:eastAsia="x-none"/>
        </w:rPr>
        <w:tab/>
        <w:t>RAN4, Huawei</w:t>
      </w:r>
    </w:p>
    <w:p w14:paraId="43710177" w14:textId="75952634" w:rsidR="001535FE" w:rsidRPr="001535FE" w:rsidRDefault="001B7BF2" w:rsidP="001535FE">
      <w:pPr>
        <w:ind w:left="720" w:hanging="720"/>
        <w:rPr>
          <w:lang w:eastAsia="x-none"/>
        </w:rPr>
      </w:pPr>
      <w:hyperlink r:id="rId28" w:history="1">
        <w:r w:rsidR="00D93AE1">
          <w:rPr>
            <w:rStyle w:val="Hyperlink"/>
            <w:lang w:eastAsia="x-none"/>
          </w:rPr>
          <w:t>R1-1808026</w:t>
        </w:r>
      </w:hyperlink>
      <w:r w:rsidR="001535FE" w:rsidRPr="001535FE">
        <w:rPr>
          <w:lang w:eastAsia="x-none"/>
        </w:rPr>
        <w:tab/>
        <w:t>Reply LS on PC5 transmission mechanism selection</w:t>
      </w:r>
      <w:r w:rsidR="001535FE" w:rsidRPr="001535FE">
        <w:rPr>
          <w:lang w:eastAsia="x-none"/>
        </w:rPr>
        <w:tab/>
        <w:t>RAN2, LG Electronics</w:t>
      </w:r>
    </w:p>
    <w:p w14:paraId="6151FEBB" w14:textId="236D614E" w:rsidR="001535FE" w:rsidRPr="001535FE" w:rsidRDefault="001B7BF2" w:rsidP="001535FE">
      <w:pPr>
        <w:ind w:left="720" w:hanging="720"/>
        <w:rPr>
          <w:lang w:eastAsia="x-none"/>
        </w:rPr>
      </w:pPr>
      <w:hyperlink r:id="rId29" w:history="1">
        <w:r w:rsidR="00D93AE1">
          <w:rPr>
            <w:rStyle w:val="Hyperlink"/>
            <w:lang w:eastAsia="x-none"/>
          </w:rPr>
          <w:t>R1-1808031</w:t>
        </w:r>
      </w:hyperlink>
      <w:r w:rsidR="001535FE" w:rsidRPr="001535FE">
        <w:rPr>
          <w:lang w:eastAsia="x-none"/>
        </w:rPr>
        <w:tab/>
        <w:t>Reply LS on CP latency reduction</w:t>
      </w:r>
      <w:r w:rsidR="001535FE" w:rsidRPr="001535FE">
        <w:rPr>
          <w:lang w:eastAsia="x-none"/>
        </w:rPr>
        <w:tab/>
        <w:t>RAN2, Ericsson</w:t>
      </w:r>
    </w:p>
    <w:p w14:paraId="21A6373C" w14:textId="77777777" w:rsidR="001535FE" w:rsidRPr="001535FE" w:rsidRDefault="001535FE" w:rsidP="001535FE">
      <w:pPr>
        <w:ind w:left="720" w:hanging="720"/>
        <w:rPr>
          <w:lang w:eastAsia="x-none"/>
        </w:rPr>
      </w:pPr>
    </w:p>
    <w:p w14:paraId="00A1B079" w14:textId="77777777" w:rsidR="001535FE" w:rsidRPr="001535FE" w:rsidRDefault="001535FE" w:rsidP="001535FE">
      <w:pPr>
        <w:ind w:left="720" w:hanging="720"/>
        <w:rPr>
          <w:lang w:eastAsia="x-none"/>
        </w:rPr>
      </w:pPr>
    </w:p>
    <w:p w14:paraId="55FBC3DC" w14:textId="77777777" w:rsidR="001535FE" w:rsidRPr="001535FE" w:rsidRDefault="001535FE" w:rsidP="001535FE">
      <w:pPr>
        <w:ind w:left="720" w:hanging="720"/>
        <w:rPr>
          <w:b/>
          <w:u w:val="single"/>
          <w:lang w:eastAsia="x-none"/>
        </w:rPr>
      </w:pPr>
      <w:r w:rsidRPr="001535FE">
        <w:rPr>
          <w:b/>
          <w:u w:val="single"/>
          <w:lang w:eastAsia="x-none"/>
        </w:rPr>
        <w:t>NR</w:t>
      </w:r>
    </w:p>
    <w:p w14:paraId="3695A7B7" w14:textId="77777777" w:rsidR="001535FE" w:rsidRPr="001535FE" w:rsidRDefault="001535FE" w:rsidP="001535FE">
      <w:pPr>
        <w:ind w:left="720" w:hanging="720"/>
      </w:pPr>
      <w:r w:rsidRPr="001535FE">
        <w:t>// General</w:t>
      </w:r>
    </w:p>
    <w:p w14:paraId="264FDFCA" w14:textId="44633A78" w:rsidR="001535FE" w:rsidRPr="001535FE" w:rsidRDefault="001B7BF2" w:rsidP="001535FE">
      <w:pPr>
        <w:ind w:left="720" w:hanging="720"/>
        <w:rPr>
          <w:b/>
          <w:lang w:eastAsia="x-none"/>
        </w:rPr>
      </w:pPr>
      <w:hyperlink r:id="rId30" w:history="1">
        <w:r w:rsidR="00D93AE1">
          <w:rPr>
            <w:rStyle w:val="Hyperlink"/>
            <w:b/>
            <w:lang w:eastAsia="x-none"/>
          </w:rPr>
          <w:t>R1-1808003</w:t>
        </w:r>
      </w:hyperlink>
      <w:r w:rsidR="001535FE" w:rsidRPr="001535FE">
        <w:rPr>
          <w:b/>
          <w:lang w:eastAsia="x-none"/>
        </w:rPr>
        <w:tab/>
        <w:t>LS on the feasibility of 1 symbol GP for 60KHz in FR1 and 120KHz in FR2</w:t>
      </w:r>
      <w:r w:rsidR="001535FE" w:rsidRPr="001535FE">
        <w:rPr>
          <w:b/>
          <w:lang w:eastAsia="x-none"/>
        </w:rPr>
        <w:tab/>
        <w:t>RAN4, MediaTek</w:t>
      </w:r>
    </w:p>
    <w:p w14:paraId="24E68F48" w14:textId="65CE0B53" w:rsidR="00D26AA1" w:rsidRDefault="00D26AA1" w:rsidP="00D26AA1">
      <w:pPr>
        <w:rPr>
          <w:rFonts w:ascii="Times New Roman" w:hAnsi="Times New Roman"/>
          <w:szCs w:val="20"/>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w:t>
      </w:r>
      <w:r w:rsidRPr="00721101">
        <w:rPr>
          <w:rFonts w:ascii="Times New Roman" w:hAnsi="Times New Roman"/>
          <w:szCs w:val="20"/>
        </w:rPr>
        <w:t xml:space="preserve"> </w:t>
      </w:r>
      <w:r>
        <w:rPr>
          <w:rFonts w:ascii="Times New Roman" w:hAnsi="Times New Roman"/>
          <w:szCs w:val="20"/>
        </w:rPr>
        <w:t>Panasonic --&gt; RAN1 understanding is that GP length is assumed per UE, the LS content seems different?</w:t>
      </w:r>
    </w:p>
    <w:p w14:paraId="30F7EDA7" w14:textId="7636801A" w:rsidR="00D26AA1" w:rsidRDefault="00D26AA1" w:rsidP="00D26AA1">
      <w:pPr>
        <w:rPr>
          <w:rFonts w:ascii="Times New Roman" w:hAnsi="Times New Roman"/>
          <w:szCs w:val="20"/>
        </w:rPr>
      </w:pPr>
      <w:r>
        <w:rPr>
          <w:rFonts w:ascii="Times New Roman" w:hAnsi="Times New Roman"/>
          <w:szCs w:val="20"/>
        </w:rPr>
        <w:t xml:space="preserve">MediaTek will check with RAN4 and clarify </w:t>
      </w:r>
      <w:r w:rsidR="009E247D">
        <w:rPr>
          <w:rFonts w:ascii="Times New Roman" w:hAnsi="Times New Roman"/>
          <w:szCs w:val="20"/>
        </w:rPr>
        <w:t xml:space="preserve">offline </w:t>
      </w:r>
      <w:r>
        <w:rPr>
          <w:rFonts w:ascii="Times New Roman" w:hAnsi="Times New Roman"/>
          <w:szCs w:val="20"/>
        </w:rPr>
        <w:t>the RAN4 requirements</w:t>
      </w:r>
    </w:p>
    <w:p w14:paraId="3C13889C" w14:textId="77777777" w:rsidR="00D26AA1" w:rsidRDefault="00D26AA1" w:rsidP="00D26AA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4519B2C1" w14:textId="77777777" w:rsidR="001535FE" w:rsidRPr="001535FE" w:rsidRDefault="001535FE" w:rsidP="001535FE">
      <w:pPr>
        <w:ind w:left="720" w:hanging="720"/>
        <w:rPr>
          <w:color w:val="808080"/>
          <w:lang w:eastAsia="x-none"/>
        </w:rPr>
      </w:pPr>
    </w:p>
    <w:p w14:paraId="05EB744D" w14:textId="595E713B" w:rsidR="001535FE" w:rsidRPr="00D26AA1" w:rsidRDefault="001B7BF2" w:rsidP="001535FE">
      <w:pPr>
        <w:ind w:left="720" w:hanging="720"/>
        <w:rPr>
          <w:b/>
          <w:lang w:eastAsia="x-none"/>
        </w:rPr>
      </w:pPr>
      <w:hyperlink r:id="rId31" w:history="1">
        <w:r w:rsidR="00D93AE1">
          <w:rPr>
            <w:rStyle w:val="Hyperlink"/>
            <w:b/>
            <w:lang w:eastAsia="x-none"/>
          </w:rPr>
          <w:t>R1-1808176</w:t>
        </w:r>
      </w:hyperlink>
      <w:r w:rsidR="001535FE" w:rsidRPr="00D26AA1">
        <w:rPr>
          <w:b/>
          <w:lang w:eastAsia="x-none"/>
        </w:rPr>
        <w:tab/>
        <w:t>LS on clarification of useServingCellTimingForSync</w:t>
      </w:r>
      <w:r w:rsidR="001535FE" w:rsidRPr="00D26AA1">
        <w:rPr>
          <w:b/>
          <w:lang w:eastAsia="x-none"/>
        </w:rPr>
        <w:tab/>
        <w:t>RAN4, MediaTek</w:t>
      </w:r>
    </w:p>
    <w:p w14:paraId="34D96DD0" w14:textId="26E6143D" w:rsidR="001535FE" w:rsidRPr="001535FE" w:rsidRDefault="001B7BF2" w:rsidP="001535FE">
      <w:pPr>
        <w:ind w:left="720" w:hanging="720"/>
        <w:rPr>
          <w:lang w:eastAsia="x-none"/>
        </w:rPr>
      </w:pPr>
      <w:hyperlink r:id="rId32" w:history="1">
        <w:r w:rsidR="00D93AE1">
          <w:rPr>
            <w:rStyle w:val="Hyperlink"/>
            <w:lang w:eastAsia="x-none"/>
          </w:rPr>
          <w:t>R1-1809228</w:t>
        </w:r>
      </w:hyperlink>
      <w:r w:rsidR="001535FE" w:rsidRPr="001535FE">
        <w:rPr>
          <w:lang w:eastAsia="x-none"/>
        </w:rPr>
        <w:tab/>
        <w:t>[draft] Response LS on clarification of useServingCellTimingForSync</w:t>
      </w:r>
      <w:r w:rsidR="001535FE" w:rsidRPr="001535FE">
        <w:rPr>
          <w:lang w:eastAsia="x-none"/>
        </w:rPr>
        <w:tab/>
        <w:t>LG Electronics Inc.</w:t>
      </w:r>
    </w:p>
    <w:p w14:paraId="1456951D" w14:textId="77777777" w:rsidR="001535FE" w:rsidRPr="001535FE" w:rsidRDefault="001535FE" w:rsidP="001535FE">
      <w:pPr>
        <w:ind w:left="720" w:hanging="720"/>
        <w:rPr>
          <w:color w:val="808080"/>
          <w:lang w:eastAsia="x-none"/>
        </w:rPr>
      </w:pPr>
    </w:p>
    <w:p w14:paraId="58A33720" w14:textId="77777777" w:rsidR="001535FE" w:rsidRPr="001535FE" w:rsidRDefault="001535FE" w:rsidP="001535FE">
      <w:pPr>
        <w:ind w:left="720" w:hanging="720"/>
        <w:rPr>
          <w:lang w:eastAsia="x-none"/>
        </w:rPr>
      </w:pPr>
      <w:r w:rsidRPr="001535FE">
        <w:rPr>
          <w:lang w:eastAsia="x-none"/>
        </w:rPr>
        <w:t>//7.1.1 related</w:t>
      </w:r>
    </w:p>
    <w:p w14:paraId="0886AC4E" w14:textId="58687741" w:rsidR="001535FE" w:rsidRDefault="001B7BF2" w:rsidP="001535FE">
      <w:pPr>
        <w:ind w:left="1440" w:hanging="1440"/>
        <w:rPr>
          <w:b/>
          <w:lang w:eastAsia="x-none"/>
        </w:rPr>
      </w:pPr>
      <w:hyperlink r:id="rId33" w:history="1">
        <w:r w:rsidR="00D93AE1">
          <w:rPr>
            <w:rStyle w:val="Hyperlink"/>
            <w:b/>
            <w:lang w:eastAsia="x-none"/>
          </w:rPr>
          <w:t>R1-1808004</w:t>
        </w:r>
      </w:hyperlink>
      <w:r w:rsidR="001535FE" w:rsidRPr="00D26AA1">
        <w:rPr>
          <w:b/>
          <w:lang w:eastAsia="x-none"/>
        </w:rPr>
        <w:tab/>
        <w:t>LS on RMSI CORESET configuration for a band with 15kHz SSB SCS and 10MHz minimum channel</w:t>
      </w:r>
      <w:r w:rsidR="001535FE" w:rsidRPr="001535FE">
        <w:rPr>
          <w:lang w:eastAsia="x-none"/>
        </w:rPr>
        <w:t xml:space="preserve"> </w:t>
      </w:r>
      <w:r w:rsidR="001535FE" w:rsidRPr="00D26AA1">
        <w:rPr>
          <w:b/>
          <w:lang w:eastAsia="x-none"/>
        </w:rPr>
        <w:t>bandwidth</w:t>
      </w:r>
      <w:r w:rsidR="001535FE" w:rsidRPr="00D26AA1">
        <w:rPr>
          <w:b/>
          <w:lang w:eastAsia="x-none"/>
        </w:rPr>
        <w:tab/>
        <w:t>RAN4, CATT, Samsung</w:t>
      </w:r>
    </w:p>
    <w:p w14:paraId="0ED24E76" w14:textId="77777777" w:rsidR="006032D2" w:rsidRPr="006032D2" w:rsidRDefault="006032D2" w:rsidP="001535FE">
      <w:pPr>
        <w:ind w:left="1440" w:hanging="1440"/>
        <w:rPr>
          <w:lang w:eastAsia="x-none"/>
        </w:rPr>
      </w:pPr>
    </w:p>
    <w:p w14:paraId="0D59D5F7" w14:textId="67D74930" w:rsidR="001535FE" w:rsidRDefault="001B7BF2" w:rsidP="001535FE">
      <w:pPr>
        <w:ind w:left="1440" w:hanging="1440"/>
        <w:rPr>
          <w:b/>
          <w:lang w:eastAsia="x-none"/>
        </w:rPr>
      </w:pPr>
      <w:hyperlink r:id="rId34" w:history="1">
        <w:r w:rsidR="00D93AE1">
          <w:rPr>
            <w:rStyle w:val="Hyperlink"/>
            <w:b/>
            <w:lang w:eastAsia="x-none"/>
          </w:rPr>
          <w:t>R1-1808025</w:t>
        </w:r>
      </w:hyperlink>
      <w:r w:rsidR="001535FE" w:rsidRPr="00D26AA1">
        <w:rPr>
          <w:b/>
          <w:lang w:eastAsia="x-none"/>
        </w:rPr>
        <w:tab/>
        <w:t xml:space="preserve">Reply LS on RMSI </w:t>
      </w:r>
      <w:r w:rsidR="00EC7249">
        <w:rPr>
          <w:b/>
          <w:lang w:eastAsia="x-none"/>
        </w:rPr>
        <w:t>9773</w:t>
      </w:r>
      <w:r w:rsidR="001535FE" w:rsidRPr="00D26AA1">
        <w:rPr>
          <w:b/>
          <w:lang w:eastAsia="x-none"/>
        </w:rPr>
        <w:t>SET configuration for a band with 15kHz SSB SCS and 10MHz minimum channel bandwidth</w:t>
      </w:r>
      <w:r w:rsidR="001535FE" w:rsidRPr="00D26AA1">
        <w:rPr>
          <w:b/>
          <w:lang w:eastAsia="x-none"/>
        </w:rPr>
        <w:tab/>
        <w:t>RAN2, CATT</w:t>
      </w:r>
    </w:p>
    <w:p w14:paraId="23DC6FC5" w14:textId="77777777" w:rsidR="006032D2" w:rsidRPr="006032D2" w:rsidRDefault="006032D2" w:rsidP="001535FE">
      <w:pPr>
        <w:ind w:left="1440" w:hanging="1440"/>
        <w:rPr>
          <w:lang w:eastAsia="x-none"/>
        </w:rPr>
      </w:pPr>
    </w:p>
    <w:p w14:paraId="4A721D27" w14:textId="177DCA10" w:rsidR="001535FE" w:rsidRPr="00D26AA1" w:rsidRDefault="001B7BF2" w:rsidP="001535FE">
      <w:pPr>
        <w:ind w:left="720" w:hanging="720"/>
        <w:rPr>
          <w:b/>
          <w:lang w:eastAsia="x-none"/>
        </w:rPr>
      </w:pPr>
      <w:hyperlink r:id="rId35" w:history="1">
        <w:r w:rsidR="00D93AE1">
          <w:rPr>
            <w:rStyle w:val="Hyperlink"/>
            <w:b/>
            <w:lang w:eastAsia="x-none"/>
          </w:rPr>
          <w:t>R1-1808860</w:t>
        </w:r>
      </w:hyperlink>
      <w:r w:rsidR="001535FE" w:rsidRPr="00D26AA1">
        <w:rPr>
          <w:b/>
          <w:lang w:eastAsia="x-none"/>
        </w:rPr>
        <w:tab/>
        <w:t>LS on ssb-PositionsInBurst mismatch in SIB1 and ServingcellConfigCommon</w:t>
      </w:r>
      <w:r w:rsidR="001535FE" w:rsidRPr="00D26AA1">
        <w:rPr>
          <w:b/>
          <w:lang w:eastAsia="x-none"/>
        </w:rPr>
        <w:tab/>
        <w:t>RAN2, vivo</w:t>
      </w:r>
    </w:p>
    <w:p w14:paraId="16D53265" w14:textId="581A12EF" w:rsidR="001535FE" w:rsidRDefault="006032D2" w:rsidP="006032D2">
      <w:pPr>
        <w:rPr>
          <w:lang w:eastAsia="x-none"/>
        </w:rPr>
      </w:pPr>
      <w:r w:rsidRPr="009E247D">
        <w:rPr>
          <w:rFonts w:ascii="Times New Roman" w:hAnsi="Times New Roman"/>
          <w:b/>
          <w:szCs w:val="20"/>
        </w:rPr>
        <w:t xml:space="preserve">Decision: </w:t>
      </w:r>
      <w:r w:rsidRPr="009E247D">
        <w:rPr>
          <w:rFonts w:ascii="Times New Roman" w:hAnsi="Times New Roman"/>
          <w:szCs w:val="20"/>
        </w:rPr>
        <w:t xml:space="preserve">The document is noted. </w:t>
      </w:r>
      <w:r w:rsidR="001535FE" w:rsidRPr="009E247D">
        <w:rPr>
          <w:lang w:eastAsia="x-none"/>
        </w:rPr>
        <w:t>Reply LS is necessary</w:t>
      </w:r>
    </w:p>
    <w:p w14:paraId="0BFAFC46" w14:textId="2F290023" w:rsidR="001535FE" w:rsidRPr="001535FE" w:rsidRDefault="001B7BF2" w:rsidP="001535FE">
      <w:pPr>
        <w:ind w:left="720" w:hanging="720"/>
        <w:rPr>
          <w:lang w:eastAsia="x-none"/>
        </w:rPr>
      </w:pPr>
      <w:hyperlink r:id="rId36" w:history="1">
        <w:r w:rsidR="00D93AE1">
          <w:rPr>
            <w:rStyle w:val="Hyperlink"/>
            <w:lang w:eastAsia="x-none"/>
          </w:rPr>
          <w:t>R1-1808214</w:t>
        </w:r>
      </w:hyperlink>
      <w:r w:rsidR="001535FE" w:rsidRPr="001535FE">
        <w:rPr>
          <w:lang w:eastAsia="x-none"/>
        </w:rPr>
        <w:tab/>
        <w:t>Discussion on ssb-PositionsInBurst mismatch in SIB1 and ServingcellConfigCommon</w:t>
      </w:r>
      <w:r w:rsidR="001535FE" w:rsidRPr="001535FE">
        <w:rPr>
          <w:lang w:eastAsia="x-none"/>
        </w:rPr>
        <w:tab/>
        <w:t>vivo</w:t>
      </w:r>
    </w:p>
    <w:p w14:paraId="1DCEEB53" w14:textId="39C13113" w:rsidR="001535FE" w:rsidRPr="001535FE" w:rsidRDefault="001B7BF2" w:rsidP="001535FE">
      <w:pPr>
        <w:ind w:left="1440" w:hanging="1440"/>
        <w:rPr>
          <w:lang w:eastAsia="x-none"/>
        </w:rPr>
      </w:pPr>
      <w:hyperlink r:id="rId37" w:history="1">
        <w:r w:rsidR="00D93AE1">
          <w:rPr>
            <w:rStyle w:val="Hyperlink"/>
            <w:lang w:eastAsia="x-none"/>
          </w:rPr>
          <w:t>R1-1809710</w:t>
        </w:r>
      </w:hyperlink>
      <w:r w:rsidR="001535FE" w:rsidRPr="001535FE">
        <w:rPr>
          <w:lang w:eastAsia="x-none"/>
        </w:rPr>
        <w:tab/>
        <w:t>Draft Reply LS Discussion on ssb-PositionsInBurst mismatch in SIB1 and ServingcellConfigCommon</w:t>
      </w:r>
      <w:r w:rsidR="001535FE" w:rsidRPr="001535FE">
        <w:rPr>
          <w:lang w:eastAsia="x-none"/>
        </w:rPr>
        <w:tab/>
        <w:t>Nokia, Nokia Shanghai Bell</w:t>
      </w:r>
      <w:r w:rsidR="009B1B02">
        <w:rPr>
          <w:lang w:eastAsia="x-none"/>
        </w:rPr>
        <w:tab/>
        <w:t>(</w:t>
      </w:r>
      <w:r w:rsidR="001535FE" w:rsidRPr="001535FE">
        <w:rPr>
          <w:lang w:eastAsia="x-none"/>
        </w:rPr>
        <w:t xml:space="preserve">Revision of </w:t>
      </w:r>
      <w:hyperlink r:id="rId38" w:history="1">
        <w:r w:rsidR="00D93AE1">
          <w:rPr>
            <w:rStyle w:val="Hyperlink"/>
            <w:lang w:eastAsia="x-none"/>
          </w:rPr>
          <w:t>R1-1808964</w:t>
        </w:r>
      </w:hyperlink>
      <w:r w:rsidR="009B1B02">
        <w:rPr>
          <w:rStyle w:val="Hyperlink"/>
          <w:lang w:eastAsia="x-none"/>
        </w:rPr>
        <w:t>)</w:t>
      </w:r>
    </w:p>
    <w:p w14:paraId="262689E6" w14:textId="1913475E" w:rsidR="001535FE" w:rsidRPr="001535FE" w:rsidRDefault="001B7BF2" w:rsidP="001535FE">
      <w:pPr>
        <w:ind w:left="720" w:hanging="720"/>
        <w:rPr>
          <w:lang w:eastAsia="x-none"/>
        </w:rPr>
      </w:pPr>
      <w:hyperlink r:id="rId39" w:history="1">
        <w:r w:rsidR="00D93AE1">
          <w:rPr>
            <w:rStyle w:val="Hyperlink"/>
            <w:lang w:eastAsia="x-none"/>
          </w:rPr>
          <w:t>R1-1809255</w:t>
        </w:r>
      </w:hyperlink>
      <w:r w:rsidR="001535FE" w:rsidRPr="001535FE">
        <w:rPr>
          <w:lang w:eastAsia="x-none"/>
        </w:rPr>
        <w:tab/>
      </w:r>
      <w:r w:rsidR="00803673" w:rsidRPr="00803673">
        <w:rPr>
          <w:lang w:eastAsia="x-none"/>
        </w:rPr>
        <w:t>Draft Reply LS on ssb-PositionsInBurst mismatch in SIB1 and ServingcellConfigCommon</w:t>
      </w:r>
      <w:r w:rsidR="001535FE" w:rsidRPr="001535FE">
        <w:rPr>
          <w:lang w:eastAsia="x-none"/>
        </w:rPr>
        <w:tab/>
        <w:t>Ericsson</w:t>
      </w:r>
    </w:p>
    <w:p w14:paraId="2F84FF9E" w14:textId="77777777" w:rsidR="001535FE" w:rsidRPr="001535FE" w:rsidRDefault="001535FE" w:rsidP="001535FE">
      <w:pPr>
        <w:ind w:left="720" w:hanging="720"/>
        <w:rPr>
          <w:lang w:eastAsia="x-none"/>
        </w:rPr>
      </w:pPr>
    </w:p>
    <w:p w14:paraId="1C4F19AE" w14:textId="390EC1DE" w:rsidR="001535FE" w:rsidRPr="00A124E1" w:rsidRDefault="001B7BF2" w:rsidP="001535FE">
      <w:pPr>
        <w:ind w:left="720" w:hanging="720"/>
        <w:rPr>
          <w:b/>
          <w:lang w:eastAsia="x-none"/>
        </w:rPr>
      </w:pPr>
      <w:hyperlink r:id="rId40" w:history="1">
        <w:r w:rsidR="00D93AE1">
          <w:rPr>
            <w:rStyle w:val="Hyperlink"/>
            <w:b/>
            <w:lang w:eastAsia="x-none"/>
          </w:rPr>
          <w:t>R1-1808028</w:t>
        </w:r>
      </w:hyperlink>
      <w:r w:rsidR="001535FE" w:rsidRPr="00A124E1">
        <w:rPr>
          <w:b/>
          <w:lang w:eastAsia="x-none"/>
        </w:rPr>
        <w:tab/>
        <w:t>Reply LS on Agreements on Paging</w:t>
      </w:r>
      <w:r w:rsidR="001535FE" w:rsidRPr="00A124E1">
        <w:rPr>
          <w:b/>
          <w:lang w:eastAsia="x-none"/>
        </w:rPr>
        <w:tab/>
        <w:t>RAN2, Qualcomm</w:t>
      </w:r>
    </w:p>
    <w:p w14:paraId="2198F46A" w14:textId="77777777" w:rsidR="001535FE" w:rsidRPr="001535FE" w:rsidRDefault="001535FE" w:rsidP="001535FE">
      <w:pPr>
        <w:ind w:left="720" w:hanging="720"/>
        <w:rPr>
          <w:lang w:eastAsia="x-none"/>
        </w:rPr>
      </w:pPr>
    </w:p>
    <w:p w14:paraId="03E555F0" w14:textId="5AD11E84" w:rsidR="001535FE" w:rsidRPr="00E6301B" w:rsidRDefault="001B7BF2" w:rsidP="001535FE">
      <w:pPr>
        <w:ind w:left="720" w:hanging="720"/>
        <w:rPr>
          <w:b/>
          <w:lang w:eastAsia="x-none"/>
        </w:rPr>
      </w:pPr>
      <w:hyperlink r:id="rId41" w:history="1">
        <w:r w:rsidR="00D93AE1">
          <w:rPr>
            <w:rStyle w:val="Hyperlink"/>
            <w:b/>
            <w:lang w:eastAsia="x-none"/>
          </w:rPr>
          <w:t>R1-1808172</w:t>
        </w:r>
      </w:hyperlink>
      <w:r w:rsidR="001535FE" w:rsidRPr="00E6301B">
        <w:rPr>
          <w:b/>
          <w:lang w:eastAsia="x-none"/>
        </w:rPr>
        <w:tab/>
        <w:t>LS on Further Agreements on Paging Occasions</w:t>
      </w:r>
      <w:r w:rsidR="001535FE" w:rsidRPr="00E6301B">
        <w:rPr>
          <w:b/>
          <w:lang w:eastAsia="x-none"/>
        </w:rPr>
        <w:tab/>
        <w:t>RAN2, Qualcomm</w:t>
      </w:r>
    </w:p>
    <w:p w14:paraId="1E3172CD" w14:textId="361277A5" w:rsidR="00E6301B" w:rsidRDefault="00E6301B" w:rsidP="00E6301B">
      <w:pPr>
        <w:rPr>
          <w:rFonts w:ascii="Times New Roman" w:hAnsi="Times New Roman"/>
          <w:szCs w:val="20"/>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w:t>
      </w:r>
      <w:r w:rsidRPr="00721101">
        <w:rPr>
          <w:rFonts w:ascii="Times New Roman" w:hAnsi="Times New Roman"/>
          <w:szCs w:val="20"/>
        </w:rPr>
        <w:t xml:space="preserve"> </w:t>
      </w:r>
      <w:r>
        <w:rPr>
          <w:rFonts w:ascii="Times New Roman" w:hAnsi="Times New Roman"/>
          <w:szCs w:val="20"/>
        </w:rPr>
        <w:t>Debate on the fact that RAN2 sent that LS from July ad-hoc meeting, and agreed in principle by email after the ad-hoc a CR not fully aligned with the LS.</w:t>
      </w:r>
    </w:p>
    <w:p w14:paraId="7D84CABB" w14:textId="24FE21F2" w:rsidR="00E6301B" w:rsidRDefault="00E6301B" w:rsidP="00E6301B">
      <w:pPr>
        <w:rPr>
          <w:rFonts w:ascii="Times New Roman" w:hAnsi="Times New Roman"/>
          <w:szCs w:val="20"/>
        </w:rPr>
      </w:pPr>
      <w:r>
        <w:rPr>
          <w:rFonts w:ascii="Times New Roman" w:hAnsi="Times New Roman"/>
          <w:szCs w:val="20"/>
        </w:rPr>
        <w:t>Companies are encouraged to check with their RAN2 colleagues to make sure there is no unconsistency in RAN1 understanding.</w:t>
      </w:r>
    </w:p>
    <w:p w14:paraId="6A0DEAC7" w14:textId="7053803D" w:rsidR="00E6301B" w:rsidRDefault="00E6301B" w:rsidP="00E6301B">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101E79FC" w14:textId="1B07D68D" w:rsidR="001535FE" w:rsidRPr="001535FE" w:rsidRDefault="001B7BF2" w:rsidP="001535FE">
      <w:pPr>
        <w:ind w:left="720" w:hanging="720"/>
        <w:rPr>
          <w:lang w:eastAsia="x-none"/>
        </w:rPr>
      </w:pPr>
      <w:hyperlink r:id="rId42" w:history="1">
        <w:r w:rsidR="00D93AE1">
          <w:rPr>
            <w:rStyle w:val="Hyperlink"/>
            <w:lang w:eastAsia="x-none"/>
          </w:rPr>
          <w:t>R1-1809226</w:t>
        </w:r>
      </w:hyperlink>
      <w:r w:rsidR="001535FE" w:rsidRPr="001535FE">
        <w:rPr>
          <w:lang w:eastAsia="x-none"/>
        </w:rPr>
        <w:tab/>
        <w:t>[draft] Response LS on Further Agreements on Paging Occasions</w:t>
      </w:r>
      <w:r w:rsidR="001535FE" w:rsidRPr="001535FE">
        <w:rPr>
          <w:lang w:eastAsia="x-none"/>
        </w:rPr>
        <w:tab/>
        <w:t>LG Electronics Inc.</w:t>
      </w:r>
    </w:p>
    <w:p w14:paraId="7C3A68F2" w14:textId="325B11DE" w:rsidR="001535FE" w:rsidRPr="001535FE" w:rsidRDefault="001B7BF2" w:rsidP="001535FE">
      <w:pPr>
        <w:ind w:left="720" w:hanging="720"/>
        <w:rPr>
          <w:lang w:eastAsia="x-none"/>
        </w:rPr>
      </w:pPr>
      <w:hyperlink r:id="rId43" w:history="1">
        <w:r w:rsidR="00D93AE1">
          <w:rPr>
            <w:rStyle w:val="Hyperlink"/>
            <w:lang w:eastAsia="x-none"/>
          </w:rPr>
          <w:t>R1-1809374</w:t>
        </w:r>
      </w:hyperlink>
      <w:r w:rsidR="001535FE" w:rsidRPr="001535FE">
        <w:rPr>
          <w:lang w:eastAsia="x-none"/>
        </w:rPr>
        <w:tab/>
        <w:t>[Draft] LS Reply on Further Agreements on Paging Occasions</w:t>
      </w:r>
      <w:r w:rsidR="001535FE" w:rsidRPr="001535FE">
        <w:rPr>
          <w:lang w:eastAsia="x-none"/>
        </w:rPr>
        <w:tab/>
        <w:t>Nokia, Nokia Shanghai Bell</w:t>
      </w:r>
    </w:p>
    <w:p w14:paraId="67D91927" w14:textId="77777777" w:rsidR="001535FE" w:rsidRPr="001535FE" w:rsidRDefault="001535FE" w:rsidP="001535FE">
      <w:pPr>
        <w:ind w:left="720" w:hanging="720"/>
        <w:rPr>
          <w:lang w:eastAsia="x-none"/>
        </w:rPr>
      </w:pPr>
    </w:p>
    <w:p w14:paraId="0EA6D625" w14:textId="308705F3" w:rsidR="001535FE" w:rsidRPr="0033773D" w:rsidRDefault="001B7BF2" w:rsidP="001535FE">
      <w:pPr>
        <w:ind w:left="720" w:hanging="720"/>
        <w:rPr>
          <w:b/>
          <w:lang w:eastAsia="x-none"/>
        </w:rPr>
      </w:pPr>
      <w:hyperlink r:id="rId44" w:history="1">
        <w:r w:rsidR="00D93AE1">
          <w:rPr>
            <w:rStyle w:val="Hyperlink"/>
            <w:b/>
            <w:lang w:eastAsia="x-none"/>
          </w:rPr>
          <w:t>R1-1808169</w:t>
        </w:r>
      </w:hyperlink>
      <w:r w:rsidR="001535FE" w:rsidRPr="0033773D">
        <w:rPr>
          <w:b/>
          <w:lang w:eastAsia="x-none"/>
        </w:rPr>
        <w:tab/>
        <w:t>LS on short message transmission using DCI</w:t>
      </w:r>
      <w:r w:rsidR="001535FE" w:rsidRPr="0033773D">
        <w:rPr>
          <w:b/>
          <w:lang w:eastAsia="x-none"/>
        </w:rPr>
        <w:tab/>
        <w:t>RAN2, Ericsson</w:t>
      </w:r>
    </w:p>
    <w:p w14:paraId="31720F47" w14:textId="6BD38F4D" w:rsidR="001535FE" w:rsidRPr="0033773D" w:rsidRDefault="0033773D" w:rsidP="0033773D">
      <w:pPr>
        <w:rPr>
          <w:rFonts w:ascii="Times New Roman" w:hAnsi="Times New Roman"/>
          <w:szCs w:val="20"/>
        </w:rPr>
      </w:pPr>
      <w:r w:rsidRPr="009E247D">
        <w:rPr>
          <w:rFonts w:ascii="Times New Roman" w:hAnsi="Times New Roman"/>
          <w:b/>
          <w:szCs w:val="20"/>
        </w:rPr>
        <w:t xml:space="preserve">Decision: </w:t>
      </w:r>
      <w:r w:rsidRPr="009E247D">
        <w:rPr>
          <w:rFonts w:ascii="Times New Roman" w:hAnsi="Times New Roman"/>
          <w:szCs w:val="20"/>
        </w:rPr>
        <w:t xml:space="preserve">The document is noted. </w:t>
      </w:r>
      <w:r w:rsidR="001535FE" w:rsidRPr="009E247D">
        <w:rPr>
          <w:lang w:eastAsia="x-none"/>
        </w:rPr>
        <w:t>Reply LS is necessary</w:t>
      </w:r>
    </w:p>
    <w:p w14:paraId="7FC0D55B" w14:textId="3DA5DF70" w:rsidR="001535FE" w:rsidRPr="001535FE" w:rsidRDefault="001B7BF2" w:rsidP="001535FE">
      <w:pPr>
        <w:ind w:left="720" w:hanging="720"/>
        <w:rPr>
          <w:lang w:eastAsia="x-none"/>
        </w:rPr>
      </w:pPr>
      <w:hyperlink r:id="rId45" w:history="1">
        <w:r w:rsidR="00D93AE1">
          <w:rPr>
            <w:rStyle w:val="Hyperlink"/>
            <w:lang w:eastAsia="x-none"/>
          </w:rPr>
          <w:t>R1-1808454</w:t>
        </w:r>
      </w:hyperlink>
      <w:r w:rsidR="001535FE" w:rsidRPr="001535FE">
        <w:rPr>
          <w:lang w:eastAsia="x-none"/>
        </w:rPr>
        <w:tab/>
        <w:t>[draft] Response LS on short message transmission using DCI</w:t>
      </w:r>
      <w:r w:rsidR="001535FE" w:rsidRPr="001535FE">
        <w:rPr>
          <w:lang w:eastAsia="x-none"/>
        </w:rPr>
        <w:tab/>
        <w:t>LG Electronics</w:t>
      </w:r>
    </w:p>
    <w:p w14:paraId="23C5F79A" w14:textId="4F356C1D" w:rsidR="001535FE" w:rsidRPr="001535FE" w:rsidRDefault="001B7BF2" w:rsidP="001535FE">
      <w:pPr>
        <w:ind w:left="720" w:hanging="720"/>
        <w:rPr>
          <w:lang w:eastAsia="x-none"/>
        </w:rPr>
      </w:pPr>
      <w:hyperlink r:id="rId46" w:history="1">
        <w:r w:rsidR="00D93AE1">
          <w:rPr>
            <w:rStyle w:val="Hyperlink"/>
            <w:lang w:eastAsia="x-none"/>
          </w:rPr>
          <w:t>R1-1808566</w:t>
        </w:r>
      </w:hyperlink>
      <w:r w:rsidR="001535FE" w:rsidRPr="001535FE">
        <w:rPr>
          <w:lang w:eastAsia="x-none"/>
        </w:rPr>
        <w:tab/>
        <w:t>On short message transmission using DCI</w:t>
      </w:r>
      <w:r w:rsidR="001535FE" w:rsidRPr="001535FE">
        <w:rPr>
          <w:lang w:eastAsia="x-none"/>
        </w:rPr>
        <w:tab/>
        <w:t>Nokia, Nokia Shanghai Bell</w:t>
      </w:r>
    </w:p>
    <w:p w14:paraId="7CB88604" w14:textId="601EBFFB" w:rsidR="001535FE" w:rsidRPr="001535FE" w:rsidRDefault="001B7BF2" w:rsidP="001535FE">
      <w:pPr>
        <w:ind w:left="720" w:hanging="720"/>
        <w:rPr>
          <w:lang w:eastAsia="x-none"/>
        </w:rPr>
      </w:pPr>
      <w:hyperlink r:id="rId47" w:history="1">
        <w:r w:rsidR="00D93AE1">
          <w:rPr>
            <w:rStyle w:val="Hyperlink"/>
            <w:lang w:eastAsia="x-none"/>
          </w:rPr>
          <w:t>R1-1808567</w:t>
        </w:r>
      </w:hyperlink>
      <w:r w:rsidR="001535FE" w:rsidRPr="001535FE">
        <w:rPr>
          <w:lang w:eastAsia="x-none"/>
        </w:rPr>
        <w:tab/>
        <w:t>[DRAFT] Reply LS On short message transmission using DCI</w:t>
      </w:r>
      <w:r w:rsidR="001535FE" w:rsidRPr="001535FE">
        <w:rPr>
          <w:lang w:eastAsia="x-none"/>
        </w:rPr>
        <w:tab/>
        <w:t>Nokia, Nokia Shanghai Bell</w:t>
      </w:r>
    </w:p>
    <w:p w14:paraId="4DFA34B3" w14:textId="77777777" w:rsidR="001535FE" w:rsidRPr="001535FE" w:rsidRDefault="001535FE" w:rsidP="001535FE">
      <w:pPr>
        <w:ind w:left="720" w:hanging="720"/>
        <w:rPr>
          <w:lang w:eastAsia="x-none"/>
        </w:rPr>
      </w:pPr>
    </w:p>
    <w:p w14:paraId="12C48A93" w14:textId="5FF11F60" w:rsidR="001535FE" w:rsidRPr="0033773D" w:rsidRDefault="001B7BF2" w:rsidP="001535FE">
      <w:pPr>
        <w:ind w:left="720" w:hanging="720"/>
        <w:rPr>
          <w:b/>
          <w:lang w:eastAsia="x-none"/>
        </w:rPr>
      </w:pPr>
      <w:hyperlink r:id="rId48" w:history="1">
        <w:r w:rsidR="00D93AE1">
          <w:rPr>
            <w:rStyle w:val="Hyperlink"/>
            <w:b/>
            <w:lang w:eastAsia="x-none"/>
          </w:rPr>
          <w:t>R1-1808168</w:t>
        </w:r>
      </w:hyperlink>
      <w:r w:rsidR="001535FE" w:rsidRPr="0033773D">
        <w:rPr>
          <w:b/>
          <w:lang w:eastAsia="x-none"/>
        </w:rPr>
        <w:tab/>
        <w:t>LS on overlapping SIB1 and SI messages</w:t>
      </w:r>
      <w:r w:rsidR="001535FE" w:rsidRPr="0033773D">
        <w:rPr>
          <w:b/>
          <w:lang w:eastAsia="x-none"/>
        </w:rPr>
        <w:tab/>
        <w:t>RAN2, Ericsson</w:t>
      </w:r>
    </w:p>
    <w:p w14:paraId="3B8AFE88" w14:textId="16A7587D" w:rsidR="0033773D" w:rsidRDefault="0033773D" w:rsidP="0033773D">
      <w:pPr>
        <w:rPr>
          <w:lang w:eastAsia="x-none"/>
        </w:rPr>
      </w:pPr>
      <w:r w:rsidRPr="009E247D">
        <w:rPr>
          <w:rFonts w:ascii="Times New Roman" w:hAnsi="Times New Roman"/>
          <w:b/>
          <w:szCs w:val="20"/>
        </w:rPr>
        <w:t xml:space="preserve">Decision: </w:t>
      </w:r>
      <w:r w:rsidRPr="009E247D">
        <w:rPr>
          <w:rFonts w:ascii="Times New Roman" w:hAnsi="Times New Roman"/>
          <w:szCs w:val="20"/>
        </w:rPr>
        <w:t xml:space="preserve">The document is noted. </w:t>
      </w:r>
      <w:r w:rsidR="001535FE" w:rsidRPr="009E247D">
        <w:rPr>
          <w:lang w:eastAsia="x-none"/>
        </w:rPr>
        <w:t>Reply LS is necessary</w:t>
      </w:r>
      <w:r>
        <w:rPr>
          <w:lang w:eastAsia="x-none"/>
        </w:rPr>
        <w:t xml:space="preserve"> </w:t>
      </w:r>
    </w:p>
    <w:p w14:paraId="6DA5725C" w14:textId="24DD92FE" w:rsidR="001535FE" w:rsidRPr="0033773D" w:rsidRDefault="001B7BF2" w:rsidP="001535FE">
      <w:pPr>
        <w:ind w:left="720" w:hanging="720"/>
        <w:rPr>
          <w:highlight w:val="yellow"/>
          <w:lang w:eastAsia="x-none"/>
        </w:rPr>
      </w:pPr>
      <w:hyperlink r:id="rId49" w:history="1">
        <w:r w:rsidR="00D93AE1">
          <w:rPr>
            <w:rStyle w:val="Hyperlink"/>
            <w:lang w:eastAsia="x-none"/>
          </w:rPr>
          <w:t>R1-1808650</w:t>
        </w:r>
      </w:hyperlink>
      <w:r w:rsidR="001535FE" w:rsidRPr="001535FE">
        <w:rPr>
          <w:lang w:eastAsia="x-none"/>
        </w:rPr>
        <w:tab/>
        <w:t>[DRAFT] Reply LS on Overlapping SIB1 and SI messages</w:t>
      </w:r>
      <w:r w:rsidR="001535FE" w:rsidRPr="001535FE">
        <w:rPr>
          <w:lang w:eastAsia="x-none"/>
        </w:rPr>
        <w:tab/>
        <w:t>Intel Corporation</w:t>
      </w:r>
    </w:p>
    <w:p w14:paraId="7F212EE6" w14:textId="2BE23430" w:rsidR="001535FE" w:rsidRPr="001535FE" w:rsidRDefault="001B7BF2" w:rsidP="001535FE">
      <w:pPr>
        <w:ind w:left="720" w:hanging="720"/>
        <w:rPr>
          <w:lang w:eastAsia="x-none"/>
        </w:rPr>
      </w:pPr>
      <w:hyperlink r:id="rId50" w:history="1">
        <w:r w:rsidR="00D93AE1">
          <w:rPr>
            <w:rStyle w:val="Hyperlink"/>
            <w:lang w:eastAsia="x-none"/>
          </w:rPr>
          <w:t>R1-1809372</w:t>
        </w:r>
      </w:hyperlink>
      <w:r w:rsidR="001535FE" w:rsidRPr="001535FE">
        <w:rPr>
          <w:lang w:eastAsia="x-none"/>
        </w:rPr>
        <w:tab/>
        <w:t>[Draft] LS Reply on overlapping SIB1 and SI messages</w:t>
      </w:r>
      <w:r w:rsidR="001535FE" w:rsidRPr="001535FE">
        <w:rPr>
          <w:lang w:eastAsia="x-none"/>
        </w:rPr>
        <w:tab/>
        <w:t>Nokia, Nokia Shanghai Bell</w:t>
      </w:r>
    </w:p>
    <w:p w14:paraId="37113AF2" w14:textId="77777777" w:rsidR="001535FE" w:rsidRPr="001535FE" w:rsidRDefault="001535FE" w:rsidP="001535FE">
      <w:pPr>
        <w:ind w:left="720" w:hanging="720"/>
        <w:rPr>
          <w:lang w:eastAsia="x-none"/>
        </w:rPr>
      </w:pPr>
    </w:p>
    <w:p w14:paraId="2B0F2677" w14:textId="6F16CFD2" w:rsidR="001535FE" w:rsidRPr="00171C6F" w:rsidRDefault="001B7BF2" w:rsidP="001535FE">
      <w:pPr>
        <w:ind w:left="720" w:hanging="720"/>
        <w:rPr>
          <w:b/>
          <w:lang w:eastAsia="x-none"/>
        </w:rPr>
      </w:pPr>
      <w:hyperlink r:id="rId51" w:history="1">
        <w:r w:rsidR="00D93AE1">
          <w:rPr>
            <w:rStyle w:val="Hyperlink"/>
            <w:b/>
            <w:lang w:eastAsia="x-none"/>
          </w:rPr>
          <w:t>R1-1808167</w:t>
        </w:r>
      </w:hyperlink>
      <w:r w:rsidR="001535FE" w:rsidRPr="00171C6F">
        <w:rPr>
          <w:b/>
          <w:lang w:eastAsia="x-none"/>
        </w:rPr>
        <w:tab/>
        <w:t>Reply LS on numberOfRA-PreamblesGroupA</w:t>
      </w:r>
      <w:r w:rsidR="001535FE" w:rsidRPr="00171C6F">
        <w:rPr>
          <w:b/>
          <w:lang w:eastAsia="x-none"/>
        </w:rPr>
        <w:tab/>
        <w:t>RAN2, Nokia</w:t>
      </w:r>
    </w:p>
    <w:p w14:paraId="1CB9B49E" w14:textId="77777777" w:rsidR="00F305BB" w:rsidRDefault="00F305BB" w:rsidP="00F305BB">
      <w:r w:rsidRPr="00F305BB">
        <w:t>RAN2 reached a conclusion the current specification is clear and no changes are being made. The proposal by RAN1 would have added more overhead unnecessarily to the RRC signaling.</w:t>
      </w:r>
    </w:p>
    <w:p w14:paraId="7F4360D1" w14:textId="069EFF6D" w:rsidR="001535FE" w:rsidRDefault="003F4F49" w:rsidP="00F305BB">
      <w:r>
        <w:t>No impact to RAN1 spec</w:t>
      </w:r>
    </w:p>
    <w:p w14:paraId="76DF70D7" w14:textId="77777777" w:rsidR="003F4F49" w:rsidRDefault="003F4F49" w:rsidP="003F4F49">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00324EFB" w14:textId="18CD1B20" w:rsidR="003F4F49" w:rsidRPr="001535FE" w:rsidRDefault="003F4F49" w:rsidP="001535FE">
      <w:pPr>
        <w:ind w:left="720" w:hanging="720"/>
        <w:rPr>
          <w:lang w:eastAsia="x-none"/>
        </w:rPr>
      </w:pPr>
    </w:p>
    <w:p w14:paraId="56E63DF7" w14:textId="2BF16BD2" w:rsidR="001535FE" w:rsidRPr="003F4F49" w:rsidRDefault="001B7BF2" w:rsidP="001535FE">
      <w:pPr>
        <w:ind w:left="720" w:hanging="720"/>
        <w:rPr>
          <w:b/>
          <w:lang w:eastAsia="x-none"/>
        </w:rPr>
      </w:pPr>
      <w:hyperlink r:id="rId52" w:history="1">
        <w:r w:rsidR="00D93AE1">
          <w:rPr>
            <w:rStyle w:val="Hyperlink"/>
            <w:b/>
            <w:lang w:eastAsia="x-none"/>
          </w:rPr>
          <w:t>R1-1808175</w:t>
        </w:r>
      </w:hyperlink>
      <w:r w:rsidR="001535FE" w:rsidRPr="003F4F49">
        <w:rPr>
          <w:b/>
          <w:lang w:eastAsia="x-none"/>
        </w:rPr>
        <w:tab/>
        <w:t>LS on RA preambles mapping to SSBs</w:t>
      </w:r>
      <w:r w:rsidR="001535FE" w:rsidRPr="003F4F49">
        <w:rPr>
          <w:b/>
          <w:lang w:eastAsia="x-none"/>
        </w:rPr>
        <w:tab/>
        <w:t>RAN2, ZTE</w:t>
      </w:r>
    </w:p>
    <w:p w14:paraId="59E4194D" w14:textId="6524B956" w:rsidR="001535FE" w:rsidRPr="001535FE" w:rsidRDefault="001B7BF2" w:rsidP="001535FE">
      <w:pPr>
        <w:ind w:left="720" w:hanging="720"/>
        <w:rPr>
          <w:lang w:eastAsia="x-none"/>
        </w:rPr>
      </w:pPr>
      <w:hyperlink r:id="rId53" w:history="1">
        <w:r w:rsidR="00D93AE1">
          <w:rPr>
            <w:rStyle w:val="Hyperlink"/>
            <w:lang w:eastAsia="x-none"/>
          </w:rPr>
          <w:t>R1-1808963</w:t>
        </w:r>
      </w:hyperlink>
      <w:r w:rsidR="001535FE" w:rsidRPr="001535FE">
        <w:rPr>
          <w:lang w:eastAsia="x-none"/>
        </w:rPr>
        <w:tab/>
        <w:t>Draft Reply LS on RA preambles mapping to SSBs</w:t>
      </w:r>
      <w:r w:rsidR="001535FE" w:rsidRPr="001535FE">
        <w:rPr>
          <w:lang w:eastAsia="x-none"/>
        </w:rPr>
        <w:tab/>
        <w:t>Nokia, Nokia Shanghai Bell</w:t>
      </w:r>
    </w:p>
    <w:p w14:paraId="1EAB8062" w14:textId="77777777" w:rsidR="001535FE" w:rsidRPr="001535FE" w:rsidRDefault="001535FE" w:rsidP="001535FE">
      <w:pPr>
        <w:ind w:left="1440" w:hanging="1440"/>
        <w:rPr>
          <w:color w:val="808080"/>
          <w:lang w:eastAsia="x-none"/>
        </w:rPr>
      </w:pPr>
    </w:p>
    <w:p w14:paraId="3468E82C" w14:textId="77777777" w:rsidR="001535FE" w:rsidRPr="001535FE" w:rsidRDefault="001535FE" w:rsidP="001535FE">
      <w:pPr>
        <w:ind w:left="720" w:hanging="720"/>
      </w:pPr>
      <w:r w:rsidRPr="001535FE">
        <w:t>//7.1.2 related</w:t>
      </w:r>
    </w:p>
    <w:p w14:paraId="379FBF25" w14:textId="373322D9" w:rsidR="001535FE" w:rsidRPr="003A6003" w:rsidRDefault="001B7BF2" w:rsidP="001535FE">
      <w:pPr>
        <w:ind w:left="720" w:hanging="720"/>
        <w:rPr>
          <w:b/>
          <w:lang w:eastAsia="x-none"/>
        </w:rPr>
      </w:pPr>
      <w:hyperlink r:id="rId54" w:history="1">
        <w:r w:rsidR="00D93AE1">
          <w:rPr>
            <w:rStyle w:val="Hyperlink"/>
            <w:b/>
            <w:lang w:eastAsia="x-none"/>
          </w:rPr>
          <w:t>R1-1808166</w:t>
        </w:r>
      </w:hyperlink>
      <w:r w:rsidR="001535FE" w:rsidRPr="003A6003">
        <w:rPr>
          <w:b/>
          <w:lang w:eastAsia="x-none"/>
        </w:rPr>
        <w:tab/>
        <w:t>LS on termination of contention-free BFR</w:t>
      </w:r>
      <w:r w:rsidR="001535FE" w:rsidRPr="003A6003">
        <w:rPr>
          <w:b/>
          <w:lang w:eastAsia="x-none"/>
        </w:rPr>
        <w:tab/>
        <w:t>RAN2, Intel</w:t>
      </w:r>
    </w:p>
    <w:p w14:paraId="0674BC25" w14:textId="2EF80ADA" w:rsidR="001535FE" w:rsidRPr="003A6003" w:rsidRDefault="003A6003" w:rsidP="003A6003">
      <w:pPr>
        <w:rPr>
          <w:rFonts w:ascii="Times New Roman" w:hAnsi="Times New Roman"/>
          <w:szCs w:val="20"/>
        </w:rPr>
      </w:pPr>
      <w:r w:rsidRPr="009E247D">
        <w:rPr>
          <w:rFonts w:ascii="Times New Roman" w:hAnsi="Times New Roman"/>
          <w:b/>
          <w:szCs w:val="20"/>
        </w:rPr>
        <w:t xml:space="preserve">Decision: </w:t>
      </w:r>
      <w:r w:rsidRPr="009E247D">
        <w:rPr>
          <w:rFonts w:ascii="Times New Roman" w:hAnsi="Times New Roman"/>
          <w:szCs w:val="20"/>
        </w:rPr>
        <w:t>The document is noted.</w:t>
      </w:r>
      <w:r w:rsidRPr="009E247D">
        <w:rPr>
          <w:lang w:eastAsia="x-none"/>
        </w:rPr>
        <w:t xml:space="preserve"> </w:t>
      </w:r>
      <w:r w:rsidR="001535FE" w:rsidRPr="009E247D">
        <w:rPr>
          <w:lang w:eastAsia="x-none"/>
        </w:rPr>
        <w:t>Reply LS is necessary (also related to 7.1.3.1).</w:t>
      </w:r>
    </w:p>
    <w:p w14:paraId="476298C7" w14:textId="6CFA6DFE" w:rsidR="001535FE" w:rsidRPr="001535FE" w:rsidRDefault="001B7BF2" w:rsidP="001535FE">
      <w:pPr>
        <w:ind w:left="720" w:hanging="720"/>
        <w:rPr>
          <w:lang w:eastAsia="x-none"/>
        </w:rPr>
      </w:pPr>
      <w:hyperlink r:id="rId55" w:history="1">
        <w:r w:rsidR="00D93AE1">
          <w:rPr>
            <w:rStyle w:val="Hyperlink"/>
            <w:lang w:eastAsia="x-none"/>
          </w:rPr>
          <w:t>R1-1808366</w:t>
        </w:r>
      </w:hyperlink>
      <w:r w:rsidR="001535FE" w:rsidRPr="001535FE">
        <w:rPr>
          <w:lang w:eastAsia="x-none"/>
        </w:rPr>
        <w:tab/>
        <w:t>Draft reply LS to RAN2 on termination of contention-free BFR</w:t>
      </w:r>
      <w:r w:rsidR="001535FE" w:rsidRPr="001535FE">
        <w:rPr>
          <w:lang w:eastAsia="x-none"/>
        </w:rPr>
        <w:tab/>
        <w:t>CATT</w:t>
      </w:r>
    </w:p>
    <w:p w14:paraId="2C8BF31F" w14:textId="116FABCD" w:rsidR="001535FE" w:rsidRPr="001535FE" w:rsidRDefault="001B7BF2" w:rsidP="001535FE">
      <w:pPr>
        <w:ind w:left="720" w:hanging="720"/>
        <w:rPr>
          <w:lang w:eastAsia="x-none"/>
        </w:rPr>
      </w:pPr>
      <w:hyperlink r:id="rId56" w:history="1">
        <w:r w:rsidR="00D93AE1">
          <w:rPr>
            <w:rStyle w:val="Hyperlink"/>
            <w:lang w:eastAsia="x-none"/>
          </w:rPr>
          <w:t>R1-1808649</w:t>
        </w:r>
      </w:hyperlink>
      <w:r w:rsidR="001535FE" w:rsidRPr="001535FE">
        <w:rPr>
          <w:lang w:eastAsia="x-none"/>
        </w:rPr>
        <w:tab/>
        <w:t>Draft reply to LS on beam failure recovery</w:t>
      </w:r>
      <w:r w:rsidR="001535FE" w:rsidRPr="001535FE">
        <w:rPr>
          <w:lang w:eastAsia="x-none"/>
        </w:rPr>
        <w:tab/>
        <w:t>Intel Corporation</w:t>
      </w:r>
    </w:p>
    <w:p w14:paraId="0FFAA429" w14:textId="08E38B7B" w:rsidR="001535FE" w:rsidRPr="001535FE" w:rsidRDefault="001B7BF2" w:rsidP="001535FE">
      <w:pPr>
        <w:ind w:left="720" w:hanging="720"/>
        <w:rPr>
          <w:color w:val="808080"/>
          <w:lang w:eastAsia="x-none"/>
        </w:rPr>
      </w:pPr>
      <w:hyperlink r:id="rId57" w:history="1">
        <w:r w:rsidR="00D93AE1">
          <w:rPr>
            <w:rStyle w:val="Hyperlink"/>
            <w:lang w:eastAsia="x-none"/>
          </w:rPr>
          <w:t>R1-1808729</w:t>
        </w:r>
      </w:hyperlink>
      <w:r w:rsidR="001535FE" w:rsidRPr="001535FE">
        <w:rPr>
          <w:color w:val="808080"/>
          <w:lang w:eastAsia="x-none"/>
        </w:rPr>
        <w:tab/>
        <w:t>DRAFT Reply LS on termination of contention-free BFR</w:t>
      </w:r>
      <w:r w:rsidR="001535FE" w:rsidRPr="001535FE">
        <w:rPr>
          <w:color w:val="808080"/>
          <w:lang w:eastAsia="x-none"/>
        </w:rPr>
        <w:tab/>
        <w:t>Samsung</w:t>
      </w:r>
    </w:p>
    <w:p w14:paraId="1D787FB4" w14:textId="77777777" w:rsidR="001535FE" w:rsidRPr="001535FE" w:rsidRDefault="001535FE" w:rsidP="001535FE">
      <w:pPr>
        <w:ind w:left="720" w:hanging="720"/>
        <w:rPr>
          <w:color w:val="808080"/>
          <w:lang w:eastAsia="x-none"/>
        </w:rPr>
      </w:pPr>
      <w:r w:rsidRPr="001535FE">
        <w:rPr>
          <w:color w:val="808080"/>
          <w:lang w:eastAsia="x-none"/>
        </w:rPr>
        <w:t>Withdrawn</w:t>
      </w:r>
    </w:p>
    <w:p w14:paraId="32C7E8D2" w14:textId="5A8E59C6" w:rsidR="001535FE" w:rsidRPr="001535FE" w:rsidRDefault="001B7BF2" w:rsidP="001535FE">
      <w:pPr>
        <w:ind w:left="1440" w:hanging="1440"/>
        <w:rPr>
          <w:lang w:eastAsia="x-none"/>
        </w:rPr>
      </w:pPr>
      <w:hyperlink r:id="rId58" w:history="1">
        <w:r w:rsidR="00D93AE1">
          <w:rPr>
            <w:rStyle w:val="Hyperlink"/>
            <w:lang w:eastAsia="x-none"/>
          </w:rPr>
          <w:t>R1-1808884</w:t>
        </w:r>
      </w:hyperlink>
      <w:r w:rsidR="001535FE" w:rsidRPr="001535FE">
        <w:rPr>
          <w:lang w:eastAsia="x-none"/>
        </w:rPr>
        <w:tab/>
        <w:t>Discussion on the reply to “LS on termination of contention-free BFR”</w:t>
      </w:r>
      <w:r w:rsidR="001535FE" w:rsidRPr="001535FE">
        <w:rPr>
          <w:lang w:eastAsia="x-none"/>
        </w:rPr>
        <w:tab/>
        <w:t>Guangdong OPPO Mobile Telecom</w:t>
      </w:r>
    </w:p>
    <w:p w14:paraId="3A3B7E41" w14:textId="5CB8E50F" w:rsidR="001535FE" w:rsidRPr="001535FE" w:rsidRDefault="001B7BF2" w:rsidP="001535FE">
      <w:pPr>
        <w:ind w:left="1440" w:hanging="1440"/>
        <w:rPr>
          <w:lang w:eastAsia="x-none"/>
        </w:rPr>
      </w:pPr>
      <w:hyperlink r:id="rId59" w:history="1">
        <w:r w:rsidR="00D93AE1">
          <w:rPr>
            <w:rStyle w:val="Hyperlink"/>
            <w:lang w:eastAsia="x-none"/>
          </w:rPr>
          <w:t>R1-1809234</w:t>
        </w:r>
      </w:hyperlink>
      <w:r w:rsidR="001535FE" w:rsidRPr="001535FE">
        <w:rPr>
          <w:lang w:eastAsia="x-none"/>
        </w:rPr>
        <w:tab/>
        <w:t>[DRAFT] LS Response to RAN2 LS to RAN1 on LS on termination of contention-free</w:t>
      </w:r>
      <w:r w:rsidR="001535FE" w:rsidRPr="001535FE">
        <w:rPr>
          <w:lang w:eastAsia="x-none"/>
        </w:rPr>
        <w:tab/>
        <w:t>Nokia, Nokia Shanghai Bell</w:t>
      </w:r>
    </w:p>
    <w:p w14:paraId="176765C6" w14:textId="65B86B52" w:rsidR="001535FE" w:rsidRPr="001535FE" w:rsidRDefault="001B7BF2" w:rsidP="001535FE">
      <w:pPr>
        <w:ind w:left="720" w:hanging="720"/>
        <w:rPr>
          <w:lang w:eastAsia="x-none"/>
        </w:rPr>
      </w:pPr>
      <w:hyperlink r:id="rId60" w:history="1">
        <w:r w:rsidR="00D93AE1">
          <w:rPr>
            <w:rStyle w:val="Hyperlink"/>
            <w:lang w:eastAsia="x-none"/>
          </w:rPr>
          <w:t>R1-1809395</w:t>
        </w:r>
      </w:hyperlink>
      <w:r w:rsidR="001535FE" w:rsidRPr="001535FE">
        <w:rPr>
          <w:lang w:eastAsia="x-none"/>
        </w:rPr>
        <w:tab/>
        <w:t>Draft reply LS on termination of contention-free BFR</w:t>
      </w:r>
      <w:r w:rsidR="001535FE" w:rsidRPr="001535FE">
        <w:rPr>
          <w:lang w:eastAsia="x-none"/>
        </w:rPr>
        <w:tab/>
        <w:t>Motorola Mobility, Lenovo</w:t>
      </w:r>
    </w:p>
    <w:p w14:paraId="74B80E74" w14:textId="77777777" w:rsidR="001535FE" w:rsidRPr="001535FE" w:rsidRDefault="001535FE" w:rsidP="001535FE">
      <w:pPr>
        <w:ind w:left="720" w:hanging="720"/>
        <w:rPr>
          <w:lang w:eastAsia="x-none"/>
        </w:rPr>
      </w:pPr>
    </w:p>
    <w:p w14:paraId="540F7AD1" w14:textId="77777777" w:rsidR="001535FE" w:rsidRPr="001535FE" w:rsidRDefault="001535FE" w:rsidP="001535FE">
      <w:pPr>
        <w:ind w:left="720" w:hanging="720"/>
        <w:rPr>
          <w:lang w:eastAsia="x-none"/>
        </w:rPr>
      </w:pPr>
      <w:r w:rsidRPr="001535FE">
        <w:rPr>
          <w:lang w:eastAsia="x-none"/>
        </w:rPr>
        <w:t>//7.1.3 related</w:t>
      </w:r>
    </w:p>
    <w:p w14:paraId="70E7755F" w14:textId="00920F0F" w:rsidR="001535FE" w:rsidRPr="001535FE" w:rsidRDefault="001535FE" w:rsidP="001535FE">
      <w:pPr>
        <w:ind w:left="720" w:hanging="720"/>
        <w:rPr>
          <w:i/>
          <w:lang w:eastAsia="x-none"/>
        </w:rPr>
      </w:pPr>
      <w:r w:rsidRPr="001535FE">
        <w:rPr>
          <w:i/>
          <w:lang w:eastAsia="x-none"/>
        </w:rPr>
        <w:t xml:space="preserve">(in response to </w:t>
      </w:r>
      <w:hyperlink r:id="rId61" w:history="1">
        <w:r w:rsidR="00D93AE1">
          <w:rPr>
            <w:rStyle w:val="Hyperlink"/>
            <w:i/>
            <w:lang w:eastAsia="x-none"/>
          </w:rPr>
          <w:t>R1-1807732</w:t>
        </w:r>
      </w:hyperlink>
      <w:r w:rsidRPr="001535FE">
        <w:rPr>
          <w:i/>
          <w:lang w:eastAsia="x-none"/>
        </w:rPr>
        <w:t xml:space="preserve"> (R2-1808992))</w:t>
      </w:r>
    </w:p>
    <w:p w14:paraId="7A8EA85B" w14:textId="3516FAD3" w:rsidR="001535FE" w:rsidRPr="001535FE" w:rsidRDefault="001B7BF2" w:rsidP="001535FE">
      <w:pPr>
        <w:ind w:left="720" w:hanging="720"/>
        <w:rPr>
          <w:lang w:eastAsia="x-none"/>
        </w:rPr>
      </w:pPr>
      <w:hyperlink r:id="rId62" w:history="1">
        <w:r w:rsidR="00D93AE1">
          <w:rPr>
            <w:rStyle w:val="Hyperlink"/>
            <w:lang w:eastAsia="x-none"/>
          </w:rPr>
          <w:t>R1-1809133</w:t>
        </w:r>
      </w:hyperlink>
      <w:r w:rsidR="001535FE" w:rsidRPr="001535FE">
        <w:rPr>
          <w:lang w:eastAsia="x-none"/>
        </w:rPr>
        <w:tab/>
        <w:t>Draft reply LS on PDCCH common search space configurations</w:t>
      </w:r>
      <w:r w:rsidR="001535FE" w:rsidRPr="001535FE">
        <w:rPr>
          <w:lang w:eastAsia="x-none"/>
        </w:rPr>
        <w:tab/>
        <w:t>NTT DOCOMO, INC.</w:t>
      </w:r>
    </w:p>
    <w:p w14:paraId="4DDDAC29" w14:textId="77777777" w:rsidR="001535FE" w:rsidRPr="001535FE" w:rsidRDefault="001535FE" w:rsidP="001535FE">
      <w:pPr>
        <w:ind w:left="720" w:hanging="720"/>
        <w:rPr>
          <w:lang w:eastAsia="x-none"/>
        </w:rPr>
      </w:pPr>
    </w:p>
    <w:p w14:paraId="4C227989" w14:textId="0807FD5B" w:rsidR="001535FE" w:rsidRPr="00E37A6B" w:rsidRDefault="001B7BF2" w:rsidP="001535FE">
      <w:pPr>
        <w:ind w:left="720" w:hanging="720"/>
        <w:rPr>
          <w:b/>
          <w:lang w:eastAsia="x-none"/>
        </w:rPr>
      </w:pPr>
      <w:hyperlink r:id="rId63" w:history="1">
        <w:r w:rsidR="00D93AE1">
          <w:rPr>
            <w:rStyle w:val="Hyperlink"/>
            <w:b/>
            <w:lang w:eastAsia="x-none"/>
          </w:rPr>
          <w:t>R1-1808173</w:t>
        </w:r>
      </w:hyperlink>
      <w:r w:rsidR="001535FE" w:rsidRPr="00E37A6B">
        <w:rPr>
          <w:b/>
          <w:lang w:eastAsia="x-none"/>
        </w:rPr>
        <w:tab/>
        <w:t>LS on additional TDD configuration periodicities</w:t>
      </w:r>
      <w:r w:rsidR="001535FE" w:rsidRPr="00E37A6B">
        <w:rPr>
          <w:b/>
          <w:lang w:eastAsia="x-none"/>
        </w:rPr>
        <w:tab/>
        <w:t>RAN2, Nokia</w:t>
      </w:r>
    </w:p>
    <w:p w14:paraId="619D5209" w14:textId="3BF5D5B9" w:rsidR="001535FE" w:rsidRPr="00E37A6B" w:rsidRDefault="00E37A6B" w:rsidP="00E37A6B">
      <w:pPr>
        <w:rPr>
          <w:lang w:eastAsia="x-none"/>
        </w:rPr>
      </w:pPr>
      <w:r w:rsidRPr="00E37A6B">
        <w:rPr>
          <w:rFonts w:ascii="Times New Roman" w:hAnsi="Times New Roman"/>
          <w:b/>
          <w:szCs w:val="20"/>
        </w:rPr>
        <w:t xml:space="preserve">Decision: </w:t>
      </w:r>
      <w:r w:rsidRPr="00E37A6B">
        <w:rPr>
          <w:rFonts w:ascii="Times New Roman" w:hAnsi="Times New Roman"/>
          <w:szCs w:val="20"/>
        </w:rPr>
        <w:t xml:space="preserve">The document is noted. </w:t>
      </w:r>
      <w:r w:rsidR="001535FE" w:rsidRPr="00E37A6B">
        <w:rPr>
          <w:lang w:eastAsia="x-none"/>
        </w:rPr>
        <w:t>Reply LS is necessary</w:t>
      </w:r>
      <w:r w:rsidRPr="00E37A6B">
        <w:rPr>
          <w:lang w:eastAsia="x-none"/>
        </w:rPr>
        <w:t>. See 7.1.3.1</w:t>
      </w:r>
    </w:p>
    <w:p w14:paraId="6B61183B" w14:textId="7B2C4A62" w:rsidR="001535FE" w:rsidRPr="001535FE" w:rsidRDefault="001B7BF2" w:rsidP="001535FE">
      <w:pPr>
        <w:ind w:left="1440" w:hanging="1440"/>
        <w:rPr>
          <w:lang w:eastAsia="x-none"/>
        </w:rPr>
      </w:pPr>
      <w:hyperlink r:id="rId64" w:history="1">
        <w:r w:rsidR="00D93AE1">
          <w:rPr>
            <w:rStyle w:val="Hyperlink"/>
            <w:lang w:eastAsia="x-none"/>
          </w:rPr>
          <w:t>R1-1809390</w:t>
        </w:r>
      </w:hyperlink>
      <w:r w:rsidR="001535FE" w:rsidRPr="001535FE">
        <w:rPr>
          <w:lang w:eastAsia="x-none"/>
        </w:rPr>
        <w:tab/>
        <w:t>On Additional TDD configuration periodicities</w:t>
      </w:r>
      <w:r w:rsidR="001535FE" w:rsidRPr="001535FE">
        <w:rPr>
          <w:lang w:eastAsia="x-none"/>
        </w:rPr>
        <w:tab/>
        <w:t>Nokia, Nokia Shanghai Bell, SPRINT Corporation</w:t>
      </w:r>
    </w:p>
    <w:p w14:paraId="06EB7E08" w14:textId="2BBD0434" w:rsidR="001535FE" w:rsidRPr="001535FE" w:rsidRDefault="001B7BF2" w:rsidP="001535FE">
      <w:pPr>
        <w:ind w:left="1440" w:hanging="1440"/>
        <w:rPr>
          <w:lang w:eastAsia="x-none"/>
        </w:rPr>
      </w:pPr>
      <w:hyperlink r:id="rId65" w:history="1">
        <w:r w:rsidR="00D93AE1">
          <w:rPr>
            <w:rStyle w:val="Hyperlink"/>
            <w:lang w:eastAsia="x-none"/>
          </w:rPr>
          <w:t>R1-1809391</w:t>
        </w:r>
      </w:hyperlink>
      <w:r w:rsidR="001535FE" w:rsidRPr="001535FE">
        <w:rPr>
          <w:lang w:eastAsia="x-none"/>
        </w:rPr>
        <w:tab/>
        <w:t>DRAFT Response LS on additional TDD configuration periodicities</w:t>
      </w:r>
      <w:r w:rsidR="001535FE" w:rsidRPr="001535FE">
        <w:rPr>
          <w:lang w:eastAsia="x-none"/>
        </w:rPr>
        <w:tab/>
        <w:t>Nokia, Nokia Shanghai Bell, SPRINT Corporation</w:t>
      </w:r>
    </w:p>
    <w:p w14:paraId="134EB048" w14:textId="77777777" w:rsidR="001535FE" w:rsidRPr="001535FE" w:rsidRDefault="001535FE" w:rsidP="001535FE">
      <w:pPr>
        <w:ind w:left="720" w:hanging="720"/>
        <w:rPr>
          <w:lang w:eastAsia="x-none"/>
        </w:rPr>
      </w:pPr>
    </w:p>
    <w:p w14:paraId="4CCD768C" w14:textId="2ECD19B9" w:rsidR="001535FE" w:rsidRDefault="001B7BF2" w:rsidP="001535FE">
      <w:pPr>
        <w:ind w:left="720" w:hanging="720"/>
        <w:rPr>
          <w:b/>
          <w:lang w:eastAsia="x-none"/>
        </w:rPr>
      </w:pPr>
      <w:hyperlink r:id="rId66" w:history="1">
        <w:r w:rsidR="00D93AE1">
          <w:rPr>
            <w:rStyle w:val="Hyperlink"/>
            <w:b/>
            <w:lang w:eastAsia="x-none"/>
          </w:rPr>
          <w:t>R1-1808171</w:t>
        </w:r>
      </w:hyperlink>
      <w:r w:rsidR="001535FE" w:rsidRPr="00FE5145">
        <w:rPr>
          <w:b/>
          <w:lang w:eastAsia="x-none"/>
        </w:rPr>
        <w:tab/>
        <w:t>Reply LS on Bandwidth configuration for initial BWP</w:t>
      </w:r>
      <w:r w:rsidR="001535FE" w:rsidRPr="00FE5145">
        <w:rPr>
          <w:b/>
          <w:lang w:eastAsia="x-none"/>
        </w:rPr>
        <w:tab/>
        <w:t>RAN2, NTT DOCOMO</w:t>
      </w:r>
    </w:p>
    <w:p w14:paraId="667197F4" w14:textId="5AFB8199" w:rsidR="00FE5145" w:rsidRPr="00FE5145" w:rsidRDefault="00FE5145" w:rsidP="00FE5145">
      <w:pPr>
        <w:rPr>
          <w:lang w:eastAsia="ja-JP"/>
        </w:rPr>
      </w:pPr>
      <w:r w:rsidRPr="00FE5145">
        <w:rPr>
          <w:lang w:eastAsia="ja-JP"/>
        </w:rPr>
        <w:t>RAN2 agreed to support both options. Both options are supported for a UE capable of basic BWP operation with restriction (#6-1) as mandatory without IOT bit.</w:t>
      </w:r>
    </w:p>
    <w:p w14:paraId="214D48AA" w14:textId="77777777" w:rsidR="00FE5145" w:rsidRPr="00FE5145" w:rsidRDefault="00FE5145" w:rsidP="00FE5145">
      <w:pPr>
        <w:ind w:left="720"/>
      </w:pPr>
      <w:r w:rsidRPr="00FE5145">
        <w:t>Option 1:</w:t>
      </w:r>
      <w:r w:rsidRPr="00FE5145">
        <w:tab/>
      </w:r>
      <w:r w:rsidRPr="00FE5145">
        <w:rPr>
          <w:i/>
        </w:rPr>
        <w:t>BWP-DownlinkCommon/UplinkCommon</w:t>
      </w:r>
      <w:r w:rsidRPr="00FE5145">
        <w:t xml:space="preserve"> for </w:t>
      </w:r>
      <w:r w:rsidRPr="00FE5145">
        <w:rPr>
          <w:i/>
        </w:rPr>
        <w:t>initialDownlink/UplinkBWP</w:t>
      </w:r>
      <w:r w:rsidRPr="00FE5145">
        <w:t xml:space="preserve"> (BWP ID #0) plus </w:t>
      </w:r>
      <w:r w:rsidRPr="00FE5145">
        <w:rPr>
          <w:i/>
        </w:rPr>
        <w:t>BWP-Downlink/Uplink</w:t>
      </w:r>
      <w:r w:rsidRPr="00FE5145">
        <w:t xml:space="preserve"> for one configured </w:t>
      </w:r>
      <w:r w:rsidRPr="00FE5145">
        <w:rPr>
          <w:i/>
        </w:rPr>
        <w:t>downlink/uplinkBWP</w:t>
      </w:r>
      <w:r w:rsidRPr="00FE5145">
        <w:t xml:space="preserve"> (BWP ID #1);</w:t>
      </w:r>
    </w:p>
    <w:p w14:paraId="781395BF" w14:textId="00DE3557" w:rsidR="00FE5145" w:rsidRPr="00FE5145" w:rsidRDefault="00FE5145" w:rsidP="00FE5145">
      <w:pPr>
        <w:ind w:left="720"/>
        <w:rPr>
          <w:lang w:eastAsia="ja-JP"/>
        </w:rPr>
      </w:pPr>
      <w:r w:rsidRPr="00FE5145">
        <w:t>Option 2:</w:t>
      </w:r>
      <w:r w:rsidRPr="00FE5145">
        <w:tab/>
      </w:r>
      <w:r w:rsidRPr="00FE5145">
        <w:rPr>
          <w:i/>
        </w:rPr>
        <w:t>BWP-DownlinkCommon/UplinkCommon</w:t>
      </w:r>
      <w:r w:rsidRPr="00FE5145">
        <w:t xml:space="preserve"> and </w:t>
      </w:r>
      <w:r w:rsidRPr="00FE5145">
        <w:rPr>
          <w:i/>
        </w:rPr>
        <w:t>BWP-DownlinkDedicated/UplinkDedicated</w:t>
      </w:r>
      <w:r w:rsidRPr="00FE5145">
        <w:t xml:space="preserve"> for </w:t>
      </w:r>
      <w:r w:rsidRPr="00FE5145">
        <w:rPr>
          <w:i/>
        </w:rPr>
        <w:t>initialDownlink/UplinkBWP</w:t>
      </w:r>
      <w:r w:rsidRPr="00FE5145">
        <w:t xml:space="preserve"> (BWP ID #0).</w:t>
      </w:r>
    </w:p>
    <w:p w14:paraId="795FF39A" w14:textId="4085010C" w:rsidR="00FE5145" w:rsidRPr="003A6003" w:rsidRDefault="00FE5145" w:rsidP="00FE5145">
      <w:pPr>
        <w:rPr>
          <w:rFonts w:ascii="Times New Roman" w:hAnsi="Times New Roman"/>
          <w:szCs w:val="20"/>
        </w:rPr>
      </w:pPr>
      <w:r w:rsidRPr="00FE5145">
        <w:rPr>
          <w:rFonts w:ascii="Times New Roman" w:hAnsi="Times New Roman"/>
          <w:b/>
          <w:szCs w:val="20"/>
        </w:rPr>
        <w:t xml:space="preserve">Decision: </w:t>
      </w:r>
      <w:r w:rsidRPr="00FE5145">
        <w:rPr>
          <w:rFonts w:ascii="Times New Roman" w:hAnsi="Times New Roman"/>
          <w:szCs w:val="20"/>
        </w:rPr>
        <w:t>The document is noted.</w:t>
      </w:r>
      <w:r w:rsidRPr="00FE5145">
        <w:rPr>
          <w:lang w:eastAsia="x-none"/>
        </w:rPr>
        <w:t xml:space="preserve"> Check offline how this is going to be applied and corresponding spec impacts, if any.</w:t>
      </w:r>
    </w:p>
    <w:p w14:paraId="0149C223" w14:textId="77777777" w:rsidR="001535FE" w:rsidRPr="001535FE" w:rsidRDefault="001535FE" w:rsidP="001535FE">
      <w:pPr>
        <w:ind w:left="720" w:hanging="720"/>
        <w:rPr>
          <w:lang w:eastAsia="x-none"/>
        </w:rPr>
      </w:pPr>
    </w:p>
    <w:p w14:paraId="05A97410" w14:textId="562EF47C" w:rsidR="001535FE" w:rsidRPr="00D9661A" w:rsidRDefault="001B7BF2" w:rsidP="001535FE">
      <w:pPr>
        <w:ind w:left="720" w:hanging="720"/>
        <w:rPr>
          <w:b/>
          <w:lang w:eastAsia="x-none"/>
        </w:rPr>
      </w:pPr>
      <w:hyperlink r:id="rId67" w:history="1">
        <w:r w:rsidR="00D93AE1">
          <w:rPr>
            <w:rStyle w:val="Hyperlink"/>
            <w:b/>
            <w:lang w:eastAsia="x-none"/>
          </w:rPr>
          <w:t>R1-1808174</w:t>
        </w:r>
      </w:hyperlink>
      <w:r w:rsidR="001535FE" w:rsidRPr="00D9661A">
        <w:rPr>
          <w:b/>
          <w:lang w:eastAsia="x-none"/>
        </w:rPr>
        <w:tab/>
        <w:t>LS on Active DL BWPs overlapping/non-overlapping with Initial DL BWP</w:t>
      </w:r>
      <w:r w:rsidR="001535FE" w:rsidRPr="00D9661A">
        <w:rPr>
          <w:b/>
          <w:lang w:eastAsia="x-none"/>
        </w:rPr>
        <w:tab/>
        <w:t>RAN2, ZTE</w:t>
      </w:r>
    </w:p>
    <w:p w14:paraId="50D637E5" w14:textId="041D37A4" w:rsidR="001535FE" w:rsidRPr="001535FE" w:rsidRDefault="00D9661A" w:rsidP="001535FE">
      <w:pPr>
        <w:ind w:left="720" w:hanging="720"/>
        <w:rPr>
          <w:lang w:eastAsia="x-none"/>
        </w:rPr>
      </w:pPr>
      <w:r w:rsidRPr="009E247D">
        <w:rPr>
          <w:rFonts w:ascii="Times New Roman" w:hAnsi="Times New Roman"/>
          <w:b/>
          <w:szCs w:val="20"/>
        </w:rPr>
        <w:t xml:space="preserve">Decision: </w:t>
      </w:r>
      <w:r w:rsidRPr="009E247D">
        <w:rPr>
          <w:rFonts w:ascii="Times New Roman" w:hAnsi="Times New Roman"/>
          <w:szCs w:val="20"/>
        </w:rPr>
        <w:t xml:space="preserve">The document is noted. </w:t>
      </w:r>
      <w:r w:rsidR="001535FE" w:rsidRPr="009E247D">
        <w:rPr>
          <w:lang w:eastAsia="x-none"/>
        </w:rPr>
        <w:t>Reply LS is necessary (related to many other aspects)</w:t>
      </w:r>
    </w:p>
    <w:p w14:paraId="452B265D" w14:textId="3FF2434F" w:rsidR="001535FE" w:rsidRPr="001535FE" w:rsidRDefault="001B7BF2" w:rsidP="001535FE">
      <w:pPr>
        <w:ind w:left="720" w:hanging="720"/>
        <w:rPr>
          <w:lang w:eastAsia="x-none"/>
        </w:rPr>
      </w:pPr>
      <w:hyperlink r:id="rId68" w:history="1">
        <w:r w:rsidR="00D93AE1">
          <w:rPr>
            <w:rStyle w:val="Hyperlink"/>
            <w:lang w:eastAsia="x-none"/>
          </w:rPr>
          <w:t>R1-1808651</w:t>
        </w:r>
      </w:hyperlink>
      <w:r w:rsidR="001535FE" w:rsidRPr="001535FE">
        <w:rPr>
          <w:lang w:eastAsia="x-none"/>
        </w:rPr>
        <w:tab/>
        <w:t>[DRAFT] Reply LS on Active DL BWPs overlapping/non-overlapping with Initial DL BWP</w:t>
      </w:r>
      <w:r w:rsidR="001535FE" w:rsidRPr="001535FE">
        <w:rPr>
          <w:lang w:eastAsia="x-none"/>
        </w:rPr>
        <w:tab/>
        <w:t>Intel Corporation</w:t>
      </w:r>
    </w:p>
    <w:p w14:paraId="236B9408" w14:textId="3F62F226" w:rsidR="001535FE" w:rsidRPr="001535FE" w:rsidRDefault="001B7BF2" w:rsidP="001535FE">
      <w:pPr>
        <w:ind w:left="1440" w:hanging="1440"/>
        <w:rPr>
          <w:lang w:eastAsia="x-none"/>
        </w:rPr>
      </w:pPr>
      <w:hyperlink r:id="rId69" w:history="1">
        <w:r w:rsidR="00D93AE1">
          <w:rPr>
            <w:rStyle w:val="Hyperlink"/>
            <w:lang w:eastAsia="x-none"/>
          </w:rPr>
          <w:t>R1-1808947</w:t>
        </w:r>
      </w:hyperlink>
      <w:r w:rsidR="001535FE" w:rsidRPr="001535FE">
        <w:rPr>
          <w:lang w:eastAsia="x-none"/>
        </w:rPr>
        <w:tab/>
        <w:t>Draft reply LS on Active DL BWPs overlapping/non-overlapping with Initial DL BWP</w:t>
      </w:r>
      <w:r w:rsidR="001535FE" w:rsidRPr="001535FE">
        <w:rPr>
          <w:lang w:eastAsia="x-none"/>
        </w:rPr>
        <w:tab/>
        <w:t>Huawei, HiSilicon</w:t>
      </w:r>
    </w:p>
    <w:p w14:paraId="711AAD00" w14:textId="0594011A" w:rsidR="001535FE" w:rsidRPr="001535FE" w:rsidRDefault="001B7BF2" w:rsidP="001535FE">
      <w:pPr>
        <w:ind w:left="1440" w:hanging="1440"/>
        <w:rPr>
          <w:lang w:eastAsia="x-none"/>
        </w:rPr>
      </w:pPr>
      <w:hyperlink r:id="rId70" w:history="1">
        <w:r w:rsidR="00D93AE1">
          <w:rPr>
            <w:rStyle w:val="Hyperlink"/>
            <w:lang w:eastAsia="x-none"/>
          </w:rPr>
          <w:t>R1-1809373</w:t>
        </w:r>
      </w:hyperlink>
      <w:r w:rsidR="001535FE" w:rsidRPr="001535FE">
        <w:rPr>
          <w:lang w:eastAsia="x-none"/>
        </w:rPr>
        <w:tab/>
        <w:t>[Draft] LS Reply on Active DL BWPs overlapping/non-overlapping with Initial DL BWP</w:t>
      </w:r>
      <w:r w:rsidR="001535FE" w:rsidRPr="001535FE">
        <w:rPr>
          <w:lang w:eastAsia="x-none"/>
        </w:rPr>
        <w:tab/>
        <w:t>Nokia, Nokia Shanghai Bell</w:t>
      </w:r>
    </w:p>
    <w:p w14:paraId="276BDEC0" w14:textId="10716A5E" w:rsidR="001535FE" w:rsidRPr="001535FE" w:rsidRDefault="001B7BF2" w:rsidP="001535FE">
      <w:pPr>
        <w:ind w:left="1440" w:hanging="1440"/>
        <w:rPr>
          <w:lang w:eastAsia="x-none"/>
        </w:rPr>
      </w:pPr>
      <w:hyperlink r:id="rId71" w:history="1">
        <w:r w:rsidR="00D93AE1">
          <w:rPr>
            <w:rStyle w:val="Hyperlink"/>
            <w:lang w:eastAsia="x-none"/>
          </w:rPr>
          <w:t>R1-1809396</w:t>
        </w:r>
      </w:hyperlink>
      <w:r w:rsidR="001535FE" w:rsidRPr="001535FE">
        <w:rPr>
          <w:lang w:eastAsia="x-none"/>
        </w:rPr>
        <w:tab/>
        <w:t>Draft reply LS on Active DL BWPs overlapping/non-overlapping with Initial DL BWP</w:t>
      </w:r>
      <w:r w:rsidR="001535FE" w:rsidRPr="001535FE">
        <w:rPr>
          <w:lang w:eastAsia="x-none"/>
        </w:rPr>
        <w:tab/>
        <w:t>Motorola Mobility, Lenovo</w:t>
      </w:r>
    </w:p>
    <w:p w14:paraId="704D2811" w14:textId="77777777" w:rsidR="001535FE" w:rsidRPr="001535FE" w:rsidRDefault="001535FE" w:rsidP="001535FE">
      <w:pPr>
        <w:ind w:left="720" w:hanging="720"/>
        <w:rPr>
          <w:color w:val="808080"/>
          <w:lang w:eastAsia="x-none"/>
        </w:rPr>
      </w:pPr>
    </w:p>
    <w:p w14:paraId="5B06F67B" w14:textId="77777777" w:rsidR="001535FE" w:rsidRPr="001535FE" w:rsidRDefault="001535FE" w:rsidP="001535FE">
      <w:pPr>
        <w:ind w:left="720" w:hanging="720"/>
        <w:rPr>
          <w:lang w:eastAsia="x-none"/>
        </w:rPr>
      </w:pPr>
      <w:r w:rsidRPr="001535FE">
        <w:rPr>
          <w:lang w:eastAsia="x-none"/>
        </w:rPr>
        <w:t>// 7.1.4 related</w:t>
      </w:r>
    </w:p>
    <w:p w14:paraId="352AB283" w14:textId="6C4D9811" w:rsidR="001535FE" w:rsidRPr="000C5580" w:rsidRDefault="001B7BF2" w:rsidP="001535FE">
      <w:pPr>
        <w:ind w:left="720" w:hanging="720"/>
        <w:rPr>
          <w:b/>
          <w:lang w:eastAsia="x-none"/>
        </w:rPr>
      </w:pPr>
      <w:hyperlink r:id="rId72" w:history="1">
        <w:r w:rsidR="00D93AE1">
          <w:rPr>
            <w:rStyle w:val="Hyperlink"/>
            <w:b/>
            <w:lang w:eastAsia="x-none"/>
          </w:rPr>
          <w:t>R1-1808007</w:t>
        </w:r>
      </w:hyperlink>
      <w:r w:rsidR="001535FE" w:rsidRPr="000C5580">
        <w:rPr>
          <w:b/>
          <w:lang w:eastAsia="x-none"/>
        </w:rPr>
        <w:tab/>
        <w:t>LS on NR Cell Information signalled over X2 for EN-DC</w:t>
      </w:r>
      <w:r w:rsidR="001535FE" w:rsidRPr="000C5580">
        <w:rPr>
          <w:b/>
          <w:lang w:eastAsia="x-none"/>
        </w:rPr>
        <w:tab/>
        <w:t>RAN3, Ericsson</w:t>
      </w:r>
    </w:p>
    <w:p w14:paraId="420F1FA9" w14:textId="2439B2C6" w:rsidR="001535FE" w:rsidRPr="000C5580" w:rsidRDefault="001B7BF2" w:rsidP="001535FE">
      <w:pPr>
        <w:ind w:left="720" w:hanging="720"/>
        <w:rPr>
          <w:b/>
          <w:lang w:eastAsia="x-none"/>
        </w:rPr>
      </w:pPr>
      <w:hyperlink r:id="rId73" w:history="1">
        <w:r w:rsidR="00D93AE1">
          <w:rPr>
            <w:rStyle w:val="Hyperlink"/>
            <w:b/>
            <w:lang w:eastAsia="x-none"/>
          </w:rPr>
          <w:t>R1-1808029</w:t>
        </w:r>
      </w:hyperlink>
      <w:r w:rsidR="001535FE" w:rsidRPr="000C5580">
        <w:rPr>
          <w:b/>
          <w:lang w:eastAsia="x-none"/>
        </w:rPr>
        <w:tab/>
        <w:t>Reply LS on UE power class and UE capability on SRS carrier switch</w:t>
      </w:r>
      <w:r w:rsidR="001535FE" w:rsidRPr="000C5580">
        <w:rPr>
          <w:b/>
          <w:lang w:eastAsia="x-none"/>
        </w:rPr>
        <w:tab/>
        <w:t>RAN2, NTT DOCOMO</w:t>
      </w:r>
    </w:p>
    <w:p w14:paraId="593E6897" w14:textId="445479AA" w:rsidR="001535FE" w:rsidRPr="001535FE" w:rsidRDefault="000C5580" w:rsidP="001535FE">
      <w:pPr>
        <w:ind w:left="720" w:hanging="720"/>
        <w:rPr>
          <w:lang w:eastAsia="x-none"/>
        </w:rPr>
      </w:pPr>
      <w:r w:rsidRPr="009E247D">
        <w:rPr>
          <w:rFonts w:ascii="Times New Roman" w:hAnsi="Times New Roman"/>
          <w:b/>
          <w:szCs w:val="20"/>
        </w:rPr>
        <w:t xml:space="preserve">Decision: </w:t>
      </w:r>
      <w:r w:rsidRPr="009E247D">
        <w:rPr>
          <w:rFonts w:ascii="Times New Roman" w:hAnsi="Times New Roman"/>
          <w:szCs w:val="20"/>
        </w:rPr>
        <w:t xml:space="preserve">The document is noted. </w:t>
      </w:r>
      <w:r w:rsidR="001535FE" w:rsidRPr="009E247D">
        <w:rPr>
          <w:lang w:eastAsia="x-none"/>
        </w:rPr>
        <w:t>Reply LS is necessary</w:t>
      </w:r>
    </w:p>
    <w:p w14:paraId="4A3F4CA9" w14:textId="7FDA5533" w:rsidR="001535FE" w:rsidRPr="001535FE" w:rsidRDefault="001B7BF2" w:rsidP="001535FE">
      <w:pPr>
        <w:ind w:left="720" w:hanging="720"/>
        <w:rPr>
          <w:lang w:eastAsia="x-none"/>
        </w:rPr>
      </w:pPr>
      <w:hyperlink r:id="rId74" w:history="1">
        <w:r w:rsidR="00D93AE1">
          <w:rPr>
            <w:rStyle w:val="Hyperlink"/>
            <w:lang w:eastAsia="x-none"/>
          </w:rPr>
          <w:t>R1-1809124</w:t>
        </w:r>
      </w:hyperlink>
      <w:r w:rsidR="001535FE" w:rsidRPr="001535FE">
        <w:rPr>
          <w:lang w:eastAsia="x-none"/>
        </w:rPr>
        <w:tab/>
        <w:t xml:space="preserve">Draft reply LS on UE power class and UE capability on SRS </w:t>
      </w:r>
      <w:r w:rsidR="00797FE5">
        <w:rPr>
          <w:lang w:eastAsia="x-none"/>
        </w:rPr>
        <w:t>carrier switch</w:t>
      </w:r>
      <w:r w:rsidR="00797FE5">
        <w:rPr>
          <w:lang w:eastAsia="x-none"/>
        </w:rPr>
        <w:tab/>
        <w:t>Huawei</w:t>
      </w:r>
    </w:p>
    <w:p w14:paraId="796CC722" w14:textId="77777777" w:rsidR="001535FE" w:rsidRPr="001535FE" w:rsidRDefault="001535FE" w:rsidP="001535FE">
      <w:pPr>
        <w:ind w:left="720" w:hanging="720"/>
        <w:rPr>
          <w:lang w:eastAsia="x-none"/>
        </w:rPr>
      </w:pPr>
    </w:p>
    <w:p w14:paraId="5D205817" w14:textId="77777777" w:rsidR="001535FE" w:rsidRPr="001535FE" w:rsidRDefault="001535FE" w:rsidP="001535FE">
      <w:pPr>
        <w:ind w:left="1440" w:hanging="1440"/>
        <w:rPr>
          <w:lang w:eastAsia="x-none"/>
        </w:rPr>
      </w:pPr>
      <w:r w:rsidRPr="001535FE">
        <w:rPr>
          <w:lang w:eastAsia="x-none"/>
        </w:rPr>
        <w:t>//7.1.7 related</w:t>
      </w:r>
    </w:p>
    <w:p w14:paraId="3CE04432" w14:textId="41194EF4" w:rsidR="001535FE" w:rsidRPr="000C5580" w:rsidRDefault="001B7BF2" w:rsidP="001535FE">
      <w:pPr>
        <w:ind w:left="720" w:hanging="720"/>
        <w:rPr>
          <w:b/>
          <w:lang w:eastAsia="x-none"/>
        </w:rPr>
      </w:pPr>
      <w:hyperlink r:id="rId75" w:history="1">
        <w:r w:rsidR="00D93AE1">
          <w:rPr>
            <w:rStyle w:val="Hyperlink"/>
            <w:b/>
            <w:lang w:eastAsia="x-none"/>
          </w:rPr>
          <w:t>R1-1808017</w:t>
        </w:r>
      </w:hyperlink>
      <w:r w:rsidR="001535FE" w:rsidRPr="000C5580">
        <w:rPr>
          <w:b/>
          <w:lang w:eastAsia="x-none"/>
        </w:rPr>
        <w:tab/>
        <w:t>LS on UE feature list</w:t>
      </w:r>
      <w:r w:rsidR="001535FE" w:rsidRPr="000C5580">
        <w:rPr>
          <w:b/>
          <w:lang w:eastAsia="x-none"/>
        </w:rPr>
        <w:tab/>
        <w:t>RAN4, NTT DOCOMO, Intel</w:t>
      </w:r>
    </w:p>
    <w:p w14:paraId="02A503D7" w14:textId="1D00F74C" w:rsidR="001535FE" w:rsidRPr="000C5580" w:rsidRDefault="001B7BF2" w:rsidP="001535FE">
      <w:pPr>
        <w:ind w:left="720" w:hanging="720"/>
        <w:rPr>
          <w:b/>
          <w:lang w:eastAsia="x-none"/>
        </w:rPr>
      </w:pPr>
      <w:hyperlink r:id="rId76" w:history="1">
        <w:r w:rsidR="00D93AE1">
          <w:rPr>
            <w:rStyle w:val="Hyperlink"/>
            <w:b/>
            <w:lang w:eastAsia="x-none"/>
          </w:rPr>
          <w:t>R1-1808020</w:t>
        </w:r>
      </w:hyperlink>
      <w:r w:rsidR="001535FE" w:rsidRPr="000C5580">
        <w:rPr>
          <w:b/>
          <w:lang w:eastAsia="x-none"/>
        </w:rPr>
        <w:tab/>
        <w:t>LS on NR UE feature list</w:t>
      </w:r>
      <w:r w:rsidR="001535FE" w:rsidRPr="000C5580">
        <w:rPr>
          <w:b/>
          <w:lang w:eastAsia="x-none"/>
        </w:rPr>
        <w:tab/>
        <w:t>RAN, NTT DOCOMO</w:t>
      </w:r>
    </w:p>
    <w:p w14:paraId="0F910223" w14:textId="329FD740" w:rsidR="001535FE" w:rsidRPr="000C5580" w:rsidRDefault="001B7BF2" w:rsidP="001535FE">
      <w:pPr>
        <w:ind w:left="720" w:hanging="720"/>
        <w:rPr>
          <w:b/>
          <w:lang w:eastAsia="x-none"/>
        </w:rPr>
      </w:pPr>
      <w:hyperlink r:id="rId77" w:history="1">
        <w:r w:rsidR="00D93AE1">
          <w:rPr>
            <w:rStyle w:val="Hyperlink"/>
            <w:b/>
            <w:lang w:eastAsia="x-none"/>
          </w:rPr>
          <w:t>R1-1808859</w:t>
        </w:r>
      </w:hyperlink>
      <w:r w:rsidR="001535FE" w:rsidRPr="000C5580">
        <w:rPr>
          <w:b/>
          <w:lang w:eastAsia="x-none"/>
        </w:rPr>
        <w:tab/>
        <w:t>LS on fallback interpretation of UE FeatureSetDown(Up)LinkPerCC capability fields</w:t>
      </w:r>
      <w:r w:rsidR="001535FE" w:rsidRPr="000C5580">
        <w:rPr>
          <w:b/>
          <w:lang w:eastAsia="x-none"/>
        </w:rPr>
        <w:tab/>
        <w:t>RAN2, Intel</w:t>
      </w:r>
    </w:p>
    <w:p w14:paraId="490BA094" w14:textId="77777777" w:rsidR="001535FE" w:rsidRPr="001535FE" w:rsidRDefault="001535FE" w:rsidP="001535FE">
      <w:pPr>
        <w:ind w:left="720" w:hanging="720"/>
        <w:rPr>
          <w:lang w:eastAsia="x-none"/>
        </w:rPr>
      </w:pPr>
    </w:p>
    <w:p w14:paraId="5E1C3085" w14:textId="77777777" w:rsidR="001535FE" w:rsidRPr="001535FE" w:rsidRDefault="001535FE" w:rsidP="001535FE">
      <w:pPr>
        <w:ind w:left="720" w:hanging="720"/>
        <w:rPr>
          <w:lang w:eastAsia="x-none"/>
        </w:rPr>
      </w:pPr>
      <w:r w:rsidRPr="001535FE">
        <w:rPr>
          <w:lang w:eastAsia="x-none"/>
        </w:rPr>
        <w:t>// 7.2.4 related</w:t>
      </w:r>
    </w:p>
    <w:p w14:paraId="7A7E4796" w14:textId="4548A573" w:rsidR="001535FE" w:rsidRPr="00FD5C4D" w:rsidRDefault="001B7BF2" w:rsidP="001535FE">
      <w:pPr>
        <w:ind w:left="1440" w:hanging="1440"/>
        <w:rPr>
          <w:b/>
          <w:lang w:eastAsia="x-none"/>
        </w:rPr>
      </w:pPr>
      <w:hyperlink r:id="rId78" w:history="1">
        <w:r w:rsidR="00D93AE1">
          <w:rPr>
            <w:rStyle w:val="Hyperlink"/>
            <w:b/>
            <w:lang w:eastAsia="x-none"/>
          </w:rPr>
          <w:t>R1-1808008</w:t>
        </w:r>
      </w:hyperlink>
      <w:r w:rsidR="001535FE" w:rsidRPr="00FD5C4D">
        <w:rPr>
          <w:b/>
          <w:lang w:eastAsia="x-none"/>
        </w:rPr>
        <w:tab/>
        <w:t>Additional Reply LS on eV2X evaluation methodology</w:t>
      </w:r>
      <w:r w:rsidR="001535FE" w:rsidRPr="00FD5C4D">
        <w:rPr>
          <w:b/>
          <w:lang w:eastAsia="x-none"/>
        </w:rPr>
        <w:tab/>
        <w:t>SAE C-V2X TC Advanced Applications Task-Force, AT&amp;T</w:t>
      </w:r>
    </w:p>
    <w:p w14:paraId="598D4D90" w14:textId="151766DD" w:rsidR="001535FE" w:rsidRPr="00FD5C4D" w:rsidRDefault="001B7BF2" w:rsidP="001535FE">
      <w:pPr>
        <w:ind w:left="1440" w:hanging="1440"/>
        <w:rPr>
          <w:b/>
          <w:lang w:eastAsia="x-none"/>
        </w:rPr>
      </w:pPr>
      <w:hyperlink r:id="rId79" w:history="1">
        <w:r w:rsidR="00D93AE1">
          <w:rPr>
            <w:rStyle w:val="Hyperlink"/>
            <w:b/>
            <w:lang w:eastAsia="x-none"/>
          </w:rPr>
          <w:t>R1-1809720</w:t>
        </w:r>
      </w:hyperlink>
      <w:r w:rsidR="001535FE" w:rsidRPr="00FD5C4D">
        <w:rPr>
          <w:b/>
          <w:lang w:eastAsia="x-none"/>
        </w:rPr>
        <w:tab/>
        <w:t>LS on Prioritised Use Cases and Requirements for consideration in Rel-16 NR-V2X</w:t>
      </w:r>
      <w:r w:rsidR="001535FE" w:rsidRPr="00FD5C4D">
        <w:rPr>
          <w:b/>
          <w:lang w:eastAsia="x-none"/>
        </w:rPr>
        <w:tab/>
        <w:t>5GAA WG1</w:t>
      </w:r>
    </w:p>
    <w:p w14:paraId="1CE561C2" w14:textId="77777777" w:rsidR="001535FE" w:rsidRPr="001535FE" w:rsidRDefault="001535FE" w:rsidP="001535FE">
      <w:pPr>
        <w:ind w:left="1440" w:hanging="1440"/>
        <w:rPr>
          <w:lang w:eastAsia="x-none"/>
        </w:rPr>
      </w:pPr>
    </w:p>
    <w:p w14:paraId="26E41E27" w14:textId="77777777" w:rsidR="001535FE" w:rsidRPr="001535FE" w:rsidRDefault="001535FE" w:rsidP="001535FE">
      <w:pPr>
        <w:ind w:left="1440" w:hanging="1440"/>
        <w:rPr>
          <w:lang w:eastAsia="x-none"/>
        </w:rPr>
      </w:pPr>
      <w:r w:rsidRPr="001535FE">
        <w:rPr>
          <w:lang w:eastAsia="x-none"/>
        </w:rPr>
        <w:t>// Others</w:t>
      </w:r>
    </w:p>
    <w:p w14:paraId="18658D5F" w14:textId="2BC16761" w:rsidR="001535FE" w:rsidRPr="00FD5C4D" w:rsidRDefault="001B7BF2" w:rsidP="001535FE">
      <w:pPr>
        <w:ind w:left="1440" w:hanging="1440"/>
        <w:rPr>
          <w:b/>
          <w:lang w:eastAsia="x-none"/>
        </w:rPr>
      </w:pPr>
      <w:hyperlink r:id="rId80" w:history="1">
        <w:r w:rsidR="00D93AE1">
          <w:rPr>
            <w:rStyle w:val="Hyperlink"/>
            <w:b/>
            <w:lang w:eastAsia="x-none"/>
          </w:rPr>
          <w:t>R1-1808303</w:t>
        </w:r>
      </w:hyperlink>
      <w:r w:rsidR="001535FE" w:rsidRPr="00FD5C4D">
        <w:rPr>
          <w:b/>
          <w:lang w:eastAsia="x-none"/>
        </w:rPr>
        <w:tab/>
        <w:t>Liaison ESOA (EMEA Satellite Operators Association) on 5G for Satellite Systems</w:t>
      </w:r>
      <w:r w:rsidR="001535FE" w:rsidRPr="00FD5C4D">
        <w:rPr>
          <w:b/>
          <w:lang w:eastAsia="x-none"/>
        </w:rPr>
        <w:tab/>
        <w:t>ESOA, Thales</w:t>
      </w:r>
    </w:p>
    <w:p w14:paraId="0AED28C4" w14:textId="77777777" w:rsidR="001535FE" w:rsidRPr="001535FE" w:rsidRDefault="001535FE" w:rsidP="001535FE">
      <w:pPr>
        <w:ind w:left="1440" w:hanging="1440"/>
        <w:rPr>
          <w:lang w:eastAsia="x-none"/>
        </w:rPr>
      </w:pPr>
    </w:p>
    <w:p w14:paraId="4741A3F8" w14:textId="77777777" w:rsidR="001535FE" w:rsidRPr="001535FE" w:rsidRDefault="001535FE" w:rsidP="001535FE">
      <w:pPr>
        <w:ind w:left="720" w:hanging="720"/>
        <w:rPr>
          <w:lang w:eastAsia="x-none"/>
        </w:rPr>
      </w:pPr>
      <w:r w:rsidRPr="001535FE">
        <w:rPr>
          <w:lang w:eastAsia="x-none"/>
        </w:rPr>
        <w:t>The following LSs are noted (not presented online unless explicitly requested)</w:t>
      </w:r>
    </w:p>
    <w:p w14:paraId="3C3C46D9" w14:textId="68A39EA1" w:rsidR="001535FE" w:rsidRPr="001535FE" w:rsidRDefault="001B7BF2" w:rsidP="001535FE">
      <w:pPr>
        <w:ind w:left="720" w:hanging="720"/>
        <w:rPr>
          <w:lang w:eastAsia="x-none"/>
        </w:rPr>
      </w:pPr>
      <w:hyperlink r:id="rId81" w:history="1">
        <w:r w:rsidR="00D93AE1">
          <w:rPr>
            <w:rStyle w:val="Hyperlink"/>
            <w:lang w:eastAsia="x-none"/>
          </w:rPr>
          <w:t>R1-1808009</w:t>
        </w:r>
      </w:hyperlink>
      <w:r w:rsidR="001535FE" w:rsidRPr="001535FE">
        <w:rPr>
          <w:lang w:eastAsia="x-none"/>
        </w:rPr>
        <w:tab/>
        <w:t>LS reply on UL timing difference in EN-DC</w:t>
      </w:r>
      <w:r w:rsidR="001535FE" w:rsidRPr="001535FE">
        <w:rPr>
          <w:lang w:eastAsia="x-none"/>
        </w:rPr>
        <w:tab/>
        <w:t>RAN4, Intel Corporation</w:t>
      </w:r>
    </w:p>
    <w:p w14:paraId="6F76BFEE" w14:textId="6739A051" w:rsidR="001535FE" w:rsidRPr="001535FE" w:rsidRDefault="001B7BF2" w:rsidP="001535FE">
      <w:pPr>
        <w:ind w:left="720" w:hanging="720"/>
        <w:rPr>
          <w:lang w:eastAsia="x-none"/>
        </w:rPr>
      </w:pPr>
      <w:hyperlink r:id="rId82" w:history="1">
        <w:r w:rsidR="00D93AE1">
          <w:rPr>
            <w:rStyle w:val="Hyperlink"/>
            <w:lang w:eastAsia="x-none"/>
          </w:rPr>
          <w:t>R1-1808014</w:t>
        </w:r>
      </w:hyperlink>
      <w:r w:rsidR="001535FE" w:rsidRPr="001535FE">
        <w:rPr>
          <w:lang w:eastAsia="x-none"/>
        </w:rPr>
        <w:tab/>
        <w:t>LS on 2RX requirements for vehicle mounted NR UE</w:t>
      </w:r>
      <w:r w:rsidR="001535FE" w:rsidRPr="001535FE">
        <w:rPr>
          <w:lang w:eastAsia="x-none"/>
        </w:rPr>
        <w:tab/>
        <w:t>RAN4, LG Electronics</w:t>
      </w:r>
    </w:p>
    <w:p w14:paraId="39AE0A24" w14:textId="1B71C945" w:rsidR="001535FE" w:rsidRPr="001535FE" w:rsidRDefault="001B7BF2" w:rsidP="001535FE">
      <w:pPr>
        <w:ind w:left="1440" w:hanging="1440"/>
        <w:rPr>
          <w:lang w:eastAsia="x-none"/>
        </w:rPr>
      </w:pPr>
      <w:hyperlink r:id="rId83" w:history="1">
        <w:r w:rsidR="00D93AE1">
          <w:rPr>
            <w:rStyle w:val="Hyperlink"/>
            <w:lang w:eastAsia="x-none"/>
          </w:rPr>
          <w:t>R1-1808015</w:t>
        </w:r>
      </w:hyperlink>
      <w:r w:rsidR="001535FE" w:rsidRPr="001535FE">
        <w:rPr>
          <w:lang w:eastAsia="x-none"/>
        </w:rPr>
        <w:tab/>
        <w:t>RAN4 response LS on Coexistence of NR-NR and NR-LTE networks</w:t>
      </w:r>
      <w:r w:rsidR="001535FE" w:rsidRPr="001535FE">
        <w:rPr>
          <w:lang w:eastAsia="x-none"/>
        </w:rPr>
        <w:tab/>
        <w:t>RAN4, Qualcomm Incorporated</w:t>
      </w:r>
    </w:p>
    <w:p w14:paraId="64C7EA82" w14:textId="202C6C86" w:rsidR="001535FE" w:rsidRPr="001535FE" w:rsidRDefault="001B7BF2" w:rsidP="001535FE">
      <w:pPr>
        <w:ind w:left="1440" w:hanging="1440"/>
        <w:rPr>
          <w:lang w:eastAsia="x-none"/>
        </w:rPr>
      </w:pPr>
      <w:hyperlink r:id="rId84" w:history="1">
        <w:r w:rsidR="00D93AE1">
          <w:rPr>
            <w:rStyle w:val="Hyperlink"/>
            <w:lang w:eastAsia="x-none"/>
          </w:rPr>
          <w:t>R1-1808018</w:t>
        </w:r>
      </w:hyperlink>
      <w:r w:rsidR="001535FE" w:rsidRPr="001535FE">
        <w:rPr>
          <w:lang w:eastAsia="x-none"/>
        </w:rPr>
        <w:tab/>
        <w:t>LS reply on Coexistence of NR-NR and NR-LTE networks with synchronised, unsynchronised and semi-synchronised operation in 3400-3800 MHz</w:t>
      </w:r>
      <w:r w:rsidR="001535FE" w:rsidRPr="001535FE">
        <w:rPr>
          <w:lang w:eastAsia="x-none"/>
        </w:rPr>
        <w:tab/>
        <w:t>RAN, Huawei</w:t>
      </w:r>
    </w:p>
    <w:p w14:paraId="647C587D" w14:textId="11FEB07E" w:rsidR="001535FE" w:rsidRPr="001535FE" w:rsidRDefault="001B7BF2" w:rsidP="001535FE">
      <w:pPr>
        <w:ind w:left="720" w:hanging="720"/>
        <w:rPr>
          <w:lang w:eastAsia="x-none"/>
        </w:rPr>
      </w:pPr>
      <w:hyperlink r:id="rId85" w:history="1">
        <w:r w:rsidR="00D93AE1">
          <w:rPr>
            <w:rStyle w:val="Hyperlink"/>
            <w:lang w:eastAsia="x-none"/>
          </w:rPr>
          <w:t>R1-1808019</w:t>
        </w:r>
      </w:hyperlink>
      <w:r w:rsidR="001535FE" w:rsidRPr="001535FE">
        <w:rPr>
          <w:lang w:eastAsia="x-none"/>
        </w:rPr>
        <w:tab/>
        <w:t>LS reply on minimum number of RX antennae for NR vehicular Ues</w:t>
      </w:r>
      <w:r w:rsidR="001535FE" w:rsidRPr="001535FE">
        <w:rPr>
          <w:lang w:eastAsia="x-none"/>
        </w:rPr>
        <w:tab/>
        <w:t>RAN, Samsung (Harman)</w:t>
      </w:r>
    </w:p>
    <w:p w14:paraId="115B9665" w14:textId="03B20836" w:rsidR="001535FE" w:rsidRPr="001535FE" w:rsidRDefault="001B7BF2" w:rsidP="001535FE">
      <w:pPr>
        <w:ind w:left="720" w:hanging="720"/>
        <w:rPr>
          <w:lang w:eastAsia="x-none"/>
        </w:rPr>
      </w:pPr>
      <w:hyperlink r:id="rId86" w:history="1">
        <w:r w:rsidR="00D93AE1">
          <w:rPr>
            <w:rStyle w:val="Hyperlink"/>
            <w:lang w:eastAsia="x-none"/>
          </w:rPr>
          <w:t>R1-1808021</w:t>
        </w:r>
      </w:hyperlink>
      <w:r w:rsidR="001535FE" w:rsidRPr="001535FE">
        <w:rPr>
          <w:lang w:eastAsia="x-none"/>
        </w:rPr>
        <w:tab/>
        <w:t>LS on L2 measurement specification for NR in R15</w:t>
      </w:r>
      <w:r w:rsidR="001535FE" w:rsidRPr="001535FE">
        <w:rPr>
          <w:lang w:eastAsia="x-none"/>
        </w:rPr>
        <w:tab/>
        <w:t>SA5, Ericsson</w:t>
      </w:r>
    </w:p>
    <w:p w14:paraId="01A55226" w14:textId="582D57E0" w:rsidR="001535FE" w:rsidRPr="001535FE" w:rsidRDefault="001B7BF2" w:rsidP="001535FE">
      <w:pPr>
        <w:ind w:left="720" w:hanging="720"/>
        <w:rPr>
          <w:lang w:eastAsia="x-none"/>
        </w:rPr>
      </w:pPr>
      <w:hyperlink r:id="rId87" w:history="1">
        <w:r w:rsidR="00D93AE1">
          <w:rPr>
            <w:rStyle w:val="Hyperlink"/>
            <w:lang w:eastAsia="x-none"/>
          </w:rPr>
          <w:t>R1-1808030</w:t>
        </w:r>
      </w:hyperlink>
      <w:r w:rsidR="001535FE" w:rsidRPr="001535FE">
        <w:rPr>
          <w:lang w:eastAsia="x-none"/>
        </w:rPr>
        <w:tab/>
        <w:t>LS on RAN2 progress on ANR</w:t>
      </w:r>
      <w:r w:rsidR="001535FE" w:rsidRPr="001535FE">
        <w:rPr>
          <w:lang w:eastAsia="x-none"/>
        </w:rPr>
        <w:tab/>
        <w:t>RAN2, vivo</w:t>
      </w:r>
    </w:p>
    <w:p w14:paraId="3E4D2AC9" w14:textId="04C54AC4" w:rsidR="001535FE" w:rsidRPr="001535FE" w:rsidRDefault="001B7BF2" w:rsidP="001535FE">
      <w:pPr>
        <w:ind w:left="720" w:hanging="720"/>
        <w:rPr>
          <w:lang w:eastAsia="x-none"/>
        </w:rPr>
      </w:pPr>
      <w:hyperlink r:id="rId88" w:history="1">
        <w:r w:rsidR="00D93AE1">
          <w:rPr>
            <w:rStyle w:val="Hyperlink"/>
            <w:lang w:eastAsia="x-none"/>
          </w:rPr>
          <w:t>R1-1808170</w:t>
        </w:r>
      </w:hyperlink>
      <w:r w:rsidR="001535FE" w:rsidRPr="001535FE">
        <w:rPr>
          <w:lang w:eastAsia="x-none"/>
        </w:rPr>
        <w:tab/>
        <w:t>Reply LS on NR Cell Information signalled over X2 for EN-DC</w:t>
      </w:r>
      <w:r w:rsidR="001535FE" w:rsidRPr="001535FE">
        <w:rPr>
          <w:lang w:eastAsia="x-none"/>
        </w:rPr>
        <w:tab/>
        <w:t>RAN2, Ericsson</w:t>
      </w:r>
    </w:p>
    <w:p w14:paraId="316F3697" w14:textId="49F16692" w:rsidR="001535FE" w:rsidRPr="001535FE" w:rsidRDefault="001B7BF2" w:rsidP="001535FE">
      <w:pPr>
        <w:ind w:left="720" w:hanging="720"/>
        <w:rPr>
          <w:lang w:eastAsia="x-none"/>
        </w:rPr>
      </w:pPr>
      <w:hyperlink r:id="rId89" w:history="1">
        <w:r w:rsidR="00D93AE1">
          <w:rPr>
            <w:rStyle w:val="Hyperlink"/>
            <w:lang w:eastAsia="x-none"/>
          </w:rPr>
          <w:t>R1-1808177</w:t>
        </w:r>
      </w:hyperlink>
      <w:r w:rsidR="001535FE" w:rsidRPr="001535FE">
        <w:rPr>
          <w:lang w:eastAsia="x-none"/>
        </w:rPr>
        <w:tab/>
        <w:t>LS on potential enhancement of DR-mode of operation</w:t>
      </w:r>
      <w:r w:rsidR="001535FE" w:rsidRPr="001535FE">
        <w:rPr>
          <w:lang w:eastAsia="x-none"/>
        </w:rPr>
        <w:tab/>
        <w:t>SA2, Intel</w:t>
      </w:r>
    </w:p>
    <w:p w14:paraId="128E0E6F" w14:textId="7EAC0927" w:rsidR="001535FE" w:rsidRPr="001535FE" w:rsidRDefault="001B7BF2" w:rsidP="001535FE">
      <w:pPr>
        <w:ind w:left="720" w:hanging="720"/>
        <w:rPr>
          <w:lang w:eastAsia="x-none"/>
        </w:rPr>
      </w:pPr>
      <w:hyperlink r:id="rId90" w:history="1">
        <w:r w:rsidR="00D93AE1">
          <w:rPr>
            <w:rStyle w:val="Hyperlink"/>
            <w:lang w:eastAsia="x-none"/>
          </w:rPr>
          <w:t>R1-1808178</w:t>
        </w:r>
      </w:hyperlink>
      <w:r w:rsidR="001535FE" w:rsidRPr="001535FE">
        <w:rPr>
          <w:lang w:eastAsia="x-none"/>
        </w:rPr>
        <w:tab/>
        <w:t>LS on the transmission of video over PC5 interface</w:t>
      </w:r>
      <w:r w:rsidR="001535FE" w:rsidRPr="001535FE">
        <w:rPr>
          <w:lang w:eastAsia="x-none"/>
        </w:rPr>
        <w:tab/>
        <w:t>SA4, Samsung</w:t>
      </w:r>
    </w:p>
    <w:p w14:paraId="6ECC680D" w14:textId="5B73A65B" w:rsidR="001535FE" w:rsidRPr="001535FE" w:rsidRDefault="001B7BF2" w:rsidP="001535FE">
      <w:pPr>
        <w:ind w:left="1440" w:hanging="1440"/>
        <w:rPr>
          <w:lang w:eastAsia="x-none"/>
        </w:rPr>
      </w:pPr>
      <w:hyperlink r:id="rId91" w:history="1">
        <w:r w:rsidR="00D93AE1">
          <w:rPr>
            <w:rStyle w:val="Hyperlink"/>
            <w:lang w:eastAsia="x-none"/>
          </w:rPr>
          <w:t>R1-1808180</w:t>
        </w:r>
      </w:hyperlink>
      <w:r w:rsidR="001535FE" w:rsidRPr="001535FE">
        <w:rPr>
          <w:lang w:eastAsia="x-none"/>
        </w:rPr>
        <w:tab/>
        <w:t>IEEE 802.11 WG LS to 3GPP RAN4 on certain channel combinations for LAA in 5GHz</w:t>
      </w:r>
      <w:r w:rsidR="001535FE" w:rsidRPr="001535FE">
        <w:rPr>
          <w:lang w:eastAsia="x-none"/>
        </w:rPr>
        <w:tab/>
        <w:t>IEEE 802.11 Working Group</w:t>
      </w:r>
    </w:p>
    <w:p w14:paraId="441DA1D1" w14:textId="0CA5C0B8" w:rsidR="00E303AE" w:rsidRDefault="001B7BF2" w:rsidP="001535FE">
      <w:pPr>
        <w:ind w:left="720" w:hanging="720"/>
        <w:rPr>
          <w:b/>
          <w:lang w:eastAsia="x-none"/>
        </w:rPr>
      </w:pPr>
      <w:hyperlink r:id="rId92" w:history="1">
        <w:r w:rsidR="00D93AE1">
          <w:rPr>
            <w:rStyle w:val="Hyperlink"/>
            <w:b/>
            <w:lang w:eastAsia="x-none"/>
          </w:rPr>
          <w:t>R1-1808181</w:t>
        </w:r>
      </w:hyperlink>
      <w:r w:rsidR="001535FE" w:rsidRPr="00FD5C4D">
        <w:rPr>
          <w:b/>
          <w:lang w:eastAsia="x-none"/>
        </w:rPr>
        <w:tab/>
        <w:t>IEEE 802.11 WG LS to 3GPP RAN in relation to a proposed joint Coexistence Workshop</w:t>
      </w:r>
      <w:r w:rsidR="001535FE" w:rsidRPr="00FD5C4D">
        <w:rPr>
          <w:b/>
          <w:lang w:eastAsia="x-none"/>
        </w:rPr>
        <w:tab/>
        <w:t>IEEE 802.11 Working Group</w:t>
      </w:r>
    </w:p>
    <w:p w14:paraId="7857A140" w14:textId="203A3568" w:rsidR="00761536" w:rsidRPr="001535FE" w:rsidRDefault="00761536" w:rsidP="00761536">
      <w:pPr>
        <w:ind w:left="720" w:hanging="720"/>
        <w:rPr>
          <w:lang w:eastAsia="x-none"/>
        </w:rPr>
      </w:pPr>
      <w:r w:rsidRPr="00FE5145">
        <w:rPr>
          <w:rFonts w:ascii="Times New Roman" w:hAnsi="Times New Roman"/>
          <w:b/>
          <w:szCs w:val="20"/>
        </w:rPr>
        <w:t>D</w:t>
      </w:r>
      <w:r>
        <w:rPr>
          <w:rFonts w:ascii="Times New Roman" w:hAnsi="Times New Roman"/>
          <w:b/>
          <w:szCs w:val="20"/>
        </w:rPr>
        <w:t>iscussion</w:t>
      </w:r>
      <w:r w:rsidRPr="00FE5145">
        <w:rPr>
          <w:rFonts w:ascii="Times New Roman" w:hAnsi="Times New Roman"/>
          <w:b/>
          <w:szCs w:val="20"/>
        </w:rPr>
        <w:t xml:space="preserve">: </w:t>
      </w:r>
      <w:r>
        <w:rPr>
          <w:rFonts w:ascii="Times New Roman" w:hAnsi="Times New Roman"/>
          <w:szCs w:val="20"/>
        </w:rPr>
        <w:t>Should be further discussed in RAN as proposed timeslots for the workshop may not fit with RAN1 future schedule.</w:t>
      </w:r>
    </w:p>
    <w:p w14:paraId="278C6F16" w14:textId="52353395" w:rsidR="00761536" w:rsidRDefault="00761536" w:rsidP="001535FE">
      <w:pPr>
        <w:ind w:left="720" w:hanging="720"/>
        <w:rPr>
          <w:rFonts w:ascii="Times New Roman" w:hAnsi="Times New Roman"/>
          <w:szCs w:val="20"/>
        </w:rPr>
      </w:pPr>
      <w:r w:rsidRPr="00FE5145">
        <w:rPr>
          <w:rFonts w:ascii="Times New Roman" w:hAnsi="Times New Roman"/>
          <w:b/>
          <w:szCs w:val="20"/>
        </w:rPr>
        <w:t xml:space="preserve">Decision: </w:t>
      </w:r>
      <w:r w:rsidRPr="00FE5145">
        <w:rPr>
          <w:rFonts w:ascii="Times New Roman" w:hAnsi="Times New Roman"/>
          <w:szCs w:val="20"/>
        </w:rPr>
        <w:t>The document is noted.</w:t>
      </w:r>
    </w:p>
    <w:p w14:paraId="5E08CF31" w14:textId="4AE9C2B9" w:rsidR="00E54CC9" w:rsidRDefault="00E54CC9" w:rsidP="001535FE">
      <w:pPr>
        <w:ind w:left="720" w:hanging="720"/>
        <w:rPr>
          <w:rFonts w:ascii="Times New Roman" w:hAnsi="Times New Roman"/>
          <w:szCs w:val="20"/>
        </w:rPr>
      </w:pPr>
    </w:p>
    <w:p w14:paraId="04E00050" w14:textId="21F43EA4" w:rsidR="00E54CC9" w:rsidRPr="00E54CC9" w:rsidRDefault="00E54CC9" w:rsidP="001535FE">
      <w:pPr>
        <w:ind w:left="720" w:hanging="720"/>
        <w:rPr>
          <w:rFonts w:ascii="Times New Roman" w:hAnsi="Times New Roman"/>
          <w:b/>
          <w:szCs w:val="20"/>
          <w:u w:val="single"/>
        </w:rPr>
      </w:pPr>
      <w:r w:rsidRPr="00E54CC9">
        <w:rPr>
          <w:rFonts w:ascii="Times New Roman" w:hAnsi="Times New Roman"/>
          <w:b/>
          <w:szCs w:val="20"/>
          <w:u w:val="single"/>
        </w:rPr>
        <w:t>LS received during the week.</w:t>
      </w:r>
    </w:p>
    <w:p w14:paraId="6A43A9BF" w14:textId="77777777" w:rsidR="00E54CC9" w:rsidRDefault="00E54CC9" w:rsidP="00E54CC9">
      <w:pPr>
        <w:ind w:left="720" w:hanging="720"/>
        <w:rPr>
          <w:lang w:eastAsia="x-none"/>
        </w:rPr>
      </w:pPr>
    </w:p>
    <w:p w14:paraId="3213E721" w14:textId="7005B3E3" w:rsidR="00E54CC9" w:rsidRPr="00E54CC9" w:rsidRDefault="001B7BF2" w:rsidP="00E54CC9">
      <w:pPr>
        <w:ind w:left="720" w:hanging="720"/>
        <w:rPr>
          <w:b/>
          <w:lang w:val="fr-FR" w:eastAsia="x-none"/>
        </w:rPr>
      </w:pPr>
      <w:hyperlink r:id="rId93" w:history="1">
        <w:r w:rsidR="00D93AE1">
          <w:rPr>
            <w:rStyle w:val="Hyperlink"/>
            <w:b/>
            <w:lang w:val="fr-FR" w:eastAsia="x-none"/>
          </w:rPr>
          <w:t>R1-1809876</w:t>
        </w:r>
      </w:hyperlink>
      <w:r w:rsidR="00E54CC9" w:rsidRPr="00E54CC9">
        <w:rPr>
          <w:b/>
          <w:lang w:val="fr-FR" w:eastAsia="x-none"/>
        </w:rPr>
        <w:tab/>
        <w:t>LS on OSI acquisition</w:t>
      </w:r>
      <w:r w:rsidR="00E54CC9" w:rsidRPr="00E54CC9">
        <w:rPr>
          <w:b/>
          <w:lang w:val="fr-FR" w:eastAsia="x-none"/>
        </w:rPr>
        <w:tab/>
        <w:t>RAN2, Qualcomm</w:t>
      </w:r>
    </w:p>
    <w:p w14:paraId="5EF4824C" w14:textId="77777777" w:rsidR="00E54CC9" w:rsidRDefault="00E54CC9" w:rsidP="00E54CC9">
      <w:pPr>
        <w:ind w:left="720" w:hanging="720"/>
        <w:rPr>
          <w:rFonts w:ascii="Times New Roman" w:hAnsi="Times New Roman"/>
          <w:szCs w:val="20"/>
        </w:rPr>
      </w:pPr>
      <w:r w:rsidRPr="00FE5145">
        <w:rPr>
          <w:rFonts w:ascii="Times New Roman" w:hAnsi="Times New Roman"/>
          <w:b/>
          <w:szCs w:val="20"/>
        </w:rPr>
        <w:t xml:space="preserve">Decision: </w:t>
      </w:r>
      <w:r w:rsidRPr="00FE5145">
        <w:rPr>
          <w:rFonts w:ascii="Times New Roman" w:hAnsi="Times New Roman"/>
          <w:szCs w:val="20"/>
        </w:rPr>
        <w:t>The document is noted.</w:t>
      </w:r>
    </w:p>
    <w:p w14:paraId="29FAABE1" w14:textId="587D5B38" w:rsidR="00E54CC9" w:rsidRDefault="00E54CC9" w:rsidP="00E54CC9">
      <w:pPr>
        <w:ind w:left="720" w:hanging="720"/>
        <w:rPr>
          <w:lang w:eastAsia="x-none"/>
        </w:rPr>
      </w:pPr>
    </w:p>
    <w:p w14:paraId="5C216948" w14:textId="5A2FD523" w:rsidR="00E54CC9" w:rsidRDefault="001B7BF2" w:rsidP="00E54CC9">
      <w:pPr>
        <w:ind w:left="720" w:hanging="720"/>
        <w:rPr>
          <w:b/>
          <w:lang w:eastAsia="x-none"/>
        </w:rPr>
      </w:pPr>
      <w:hyperlink r:id="rId94" w:history="1">
        <w:r w:rsidR="00D93AE1">
          <w:rPr>
            <w:rStyle w:val="Hyperlink"/>
            <w:b/>
            <w:lang w:eastAsia="x-none"/>
          </w:rPr>
          <w:t>R1-1809892</w:t>
        </w:r>
      </w:hyperlink>
      <w:r w:rsidR="00E54CC9" w:rsidRPr="00E54CC9">
        <w:rPr>
          <w:b/>
          <w:lang w:eastAsia="x-none"/>
        </w:rPr>
        <w:tab/>
        <w:t>LS on default configuration for L1 parameter</w:t>
      </w:r>
      <w:r w:rsidR="00E54CC9" w:rsidRPr="00E54CC9">
        <w:rPr>
          <w:b/>
          <w:lang w:eastAsia="x-none"/>
        </w:rPr>
        <w:tab/>
        <w:t>RAN2, NTT DOCOMO</w:t>
      </w:r>
    </w:p>
    <w:p w14:paraId="06964760" w14:textId="495CF7F9" w:rsidR="00E54CC9" w:rsidRPr="00E54CC9" w:rsidRDefault="00E54CC9" w:rsidP="00E54CC9">
      <w:r w:rsidRPr="00E54CC9">
        <w:rPr>
          <w:rFonts w:hint="eastAsia"/>
          <w:lang w:eastAsia="ja-JP"/>
        </w:rPr>
        <w:t xml:space="preserve">RAN2 asks RAN1 to define the default value for the L1 parameters required </w:t>
      </w:r>
      <w:r w:rsidRPr="00E54CC9">
        <w:rPr>
          <w:lang w:eastAsia="ja-JP"/>
        </w:rPr>
        <w:t>during the transition from RRC IDLE/INACTIVE to RRC CONNECTED state but for which the values are not provided via MIB or SIB.</w:t>
      </w:r>
    </w:p>
    <w:p w14:paraId="1EA6841A" w14:textId="73D6E65E" w:rsidR="00E54CC9" w:rsidRDefault="00E54CC9" w:rsidP="00E54CC9">
      <w:pPr>
        <w:ind w:left="720" w:hanging="720"/>
        <w:rPr>
          <w:rFonts w:ascii="Times New Roman" w:hAnsi="Times New Roman"/>
          <w:szCs w:val="20"/>
        </w:rPr>
      </w:pPr>
      <w:r w:rsidRPr="00FE5145">
        <w:rPr>
          <w:rFonts w:ascii="Times New Roman" w:hAnsi="Times New Roman"/>
          <w:b/>
          <w:szCs w:val="20"/>
        </w:rPr>
        <w:t xml:space="preserve">Decision: </w:t>
      </w:r>
      <w:r w:rsidRPr="00FE5145">
        <w:rPr>
          <w:rFonts w:ascii="Times New Roman" w:hAnsi="Times New Roman"/>
          <w:szCs w:val="20"/>
        </w:rPr>
        <w:t>The document is noted.</w:t>
      </w:r>
    </w:p>
    <w:p w14:paraId="16508C3A" w14:textId="77777777" w:rsidR="004C6B3B" w:rsidRDefault="004C6B3B" w:rsidP="00E54CC9">
      <w:pPr>
        <w:ind w:left="720" w:hanging="720"/>
        <w:rPr>
          <w:rFonts w:ascii="Times New Roman" w:hAnsi="Times New Roman"/>
          <w:szCs w:val="20"/>
        </w:rPr>
      </w:pPr>
    </w:p>
    <w:p w14:paraId="2CB3FCC1" w14:textId="026E7F26" w:rsidR="004C6B3B" w:rsidRPr="004C6B3B" w:rsidRDefault="001B7BF2" w:rsidP="004C6B3B">
      <w:pPr>
        <w:ind w:left="720" w:hanging="720"/>
        <w:rPr>
          <w:rFonts w:ascii="Times New Roman" w:hAnsi="Times New Roman"/>
          <w:b/>
          <w:szCs w:val="20"/>
        </w:rPr>
      </w:pPr>
      <w:hyperlink r:id="rId95" w:history="1">
        <w:r w:rsidR="00D93AE1">
          <w:rPr>
            <w:rStyle w:val="Hyperlink"/>
            <w:rFonts w:ascii="Times New Roman" w:hAnsi="Times New Roman"/>
            <w:b/>
            <w:szCs w:val="20"/>
          </w:rPr>
          <w:t>R1-1809942</w:t>
        </w:r>
      </w:hyperlink>
      <w:r w:rsidR="004C6B3B" w:rsidRPr="004C6B3B">
        <w:rPr>
          <w:rFonts w:ascii="Times New Roman" w:hAnsi="Times New Roman"/>
          <w:b/>
          <w:szCs w:val="20"/>
        </w:rPr>
        <w:tab/>
        <w:t>LS on UE capability for simultaneousTxSUL-NonSUL</w:t>
      </w:r>
      <w:r w:rsidR="004C6B3B" w:rsidRPr="004C6B3B">
        <w:rPr>
          <w:rFonts w:ascii="Times New Roman" w:hAnsi="Times New Roman"/>
          <w:b/>
          <w:szCs w:val="20"/>
        </w:rPr>
        <w:tab/>
        <w:t>RAN2, Huawei</w:t>
      </w:r>
    </w:p>
    <w:p w14:paraId="752EECC1" w14:textId="2FFE6C54" w:rsidR="004C6B3B" w:rsidRDefault="004C6B3B" w:rsidP="004C6B3B">
      <w:pPr>
        <w:ind w:left="720" w:hanging="720"/>
        <w:rPr>
          <w:rFonts w:ascii="Times New Roman" w:hAnsi="Times New Roman"/>
          <w:szCs w:val="20"/>
        </w:rPr>
      </w:pPr>
      <w:r w:rsidRPr="00FE5145">
        <w:rPr>
          <w:rFonts w:ascii="Times New Roman" w:hAnsi="Times New Roman"/>
          <w:b/>
          <w:szCs w:val="20"/>
        </w:rPr>
        <w:t xml:space="preserve">Decision: </w:t>
      </w:r>
      <w:r w:rsidRPr="00FE5145">
        <w:rPr>
          <w:rFonts w:ascii="Times New Roman" w:hAnsi="Times New Roman"/>
          <w:szCs w:val="20"/>
        </w:rPr>
        <w:t>The document is noted.</w:t>
      </w:r>
      <w:r>
        <w:rPr>
          <w:rFonts w:ascii="Times New Roman" w:hAnsi="Times New Roman"/>
          <w:szCs w:val="20"/>
        </w:rPr>
        <w:t xml:space="preserve"> Treated under 7.1.7</w:t>
      </w:r>
    </w:p>
    <w:p w14:paraId="243DAEFC" w14:textId="77777777" w:rsidR="004C6B3B" w:rsidRDefault="004C6B3B" w:rsidP="004C6B3B">
      <w:pPr>
        <w:ind w:left="720" w:hanging="720"/>
        <w:rPr>
          <w:lang w:eastAsia="x-none"/>
        </w:rPr>
      </w:pPr>
    </w:p>
    <w:p w14:paraId="0FF44F09" w14:textId="7F2D10E1" w:rsidR="004C6B3B" w:rsidRPr="004C6B3B" w:rsidRDefault="001B7BF2" w:rsidP="004C6B3B">
      <w:pPr>
        <w:ind w:left="720" w:hanging="720"/>
        <w:rPr>
          <w:rFonts w:ascii="Times New Roman" w:hAnsi="Times New Roman"/>
          <w:b/>
          <w:szCs w:val="20"/>
        </w:rPr>
      </w:pPr>
      <w:hyperlink r:id="rId96" w:history="1">
        <w:r w:rsidR="00D93AE1">
          <w:rPr>
            <w:rStyle w:val="Hyperlink"/>
            <w:rFonts w:ascii="Times New Roman" w:hAnsi="Times New Roman"/>
            <w:b/>
            <w:szCs w:val="20"/>
          </w:rPr>
          <w:t>R1-1809948</w:t>
        </w:r>
      </w:hyperlink>
      <w:r w:rsidR="004C6B3B" w:rsidRPr="004C6B3B">
        <w:rPr>
          <w:rFonts w:ascii="Times New Roman" w:hAnsi="Times New Roman"/>
          <w:b/>
          <w:szCs w:val="20"/>
        </w:rPr>
        <w:tab/>
        <w:t>LS response on NPBCH-based RRM measurement for FeNB-IoT UE</w:t>
      </w:r>
      <w:r w:rsidR="004C6B3B" w:rsidRPr="004C6B3B">
        <w:rPr>
          <w:rFonts w:ascii="Times New Roman" w:hAnsi="Times New Roman"/>
          <w:b/>
          <w:szCs w:val="20"/>
        </w:rPr>
        <w:tab/>
        <w:t>RAN4, Qualcomm</w:t>
      </w:r>
    </w:p>
    <w:p w14:paraId="5A0044CA" w14:textId="5E7DD602" w:rsidR="004C6B3B" w:rsidRDefault="004C6B3B" w:rsidP="004C6B3B">
      <w:pPr>
        <w:ind w:left="720" w:hanging="720"/>
        <w:rPr>
          <w:rFonts w:ascii="Times New Roman" w:hAnsi="Times New Roman"/>
          <w:szCs w:val="20"/>
        </w:rPr>
      </w:pPr>
      <w:r w:rsidRPr="00FE5145">
        <w:rPr>
          <w:rFonts w:ascii="Times New Roman" w:hAnsi="Times New Roman"/>
          <w:b/>
          <w:szCs w:val="20"/>
        </w:rPr>
        <w:t xml:space="preserve">Decision: </w:t>
      </w:r>
      <w:r w:rsidRPr="00FE5145">
        <w:rPr>
          <w:rFonts w:ascii="Times New Roman" w:hAnsi="Times New Roman"/>
          <w:szCs w:val="20"/>
        </w:rPr>
        <w:t>The document is noted.</w:t>
      </w:r>
      <w:r>
        <w:rPr>
          <w:rFonts w:ascii="Times New Roman" w:hAnsi="Times New Roman"/>
          <w:szCs w:val="20"/>
        </w:rPr>
        <w:t xml:space="preserve"> Treated under 6.1.5</w:t>
      </w:r>
    </w:p>
    <w:p w14:paraId="32469948" w14:textId="39426378" w:rsidR="001712CD" w:rsidRDefault="001712CD" w:rsidP="00E54CC9">
      <w:pPr>
        <w:ind w:left="720" w:hanging="720"/>
        <w:rPr>
          <w:rFonts w:ascii="Times New Roman" w:hAnsi="Times New Roman"/>
          <w:szCs w:val="20"/>
        </w:rPr>
      </w:pPr>
    </w:p>
    <w:p w14:paraId="4CEF4AE9" w14:textId="7D087177" w:rsidR="001712CD" w:rsidRPr="001712CD" w:rsidRDefault="001B7BF2" w:rsidP="001712CD">
      <w:pPr>
        <w:ind w:left="720" w:hanging="720"/>
        <w:rPr>
          <w:rFonts w:ascii="Times New Roman" w:hAnsi="Times New Roman"/>
          <w:b/>
          <w:szCs w:val="20"/>
        </w:rPr>
      </w:pPr>
      <w:hyperlink r:id="rId97" w:history="1">
        <w:r w:rsidR="00D93AE1">
          <w:rPr>
            <w:rStyle w:val="Hyperlink"/>
            <w:rFonts w:ascii="Times New Roman" w:hAnsi="Times New Roman"/>
            <w:b/>
            <w:szCs w:val="20"/>
          </w:rPr>
          <w:t>R1-1810001</w:t>
        </w:r>
      </w:hyperlink>
      <w:r w:rsidR="001712CD" w:rsidRPr="001712CD">
        <w:rPr>
          <w:rFonts w:ascii="Times New Roman" w:hAnsi="Times New Roman"/>
          <w:b/>
          <w:szCs w:val="20"/>
        </w:rPr>
        <w:tab/>
        <w:t>Reply LS on SRS carrier switching</w:t>
      </w:r>
      <w:r w:rsidR="001712CD" w:rsidRPr="001712CD">
        <w:rPr>
          <w:rFonts w:ascii="Times New Roman" w:hAnsi="Times New Roman"/>
          <w:b/>
          <w:szCs w:val="20"/>
        </w:rPr>
        <w:tab/>
        <w:t>RAN4, Huawei</w:t>
      </w:r>
    </w:p>
    <w:p w14:paraId="76286806" w14:textId="5D5BEBDB" w:rsidR="004C6B3B" w:rsidRDefault="001712CD" w:rsidP="001712CD">
      <w:pPr>
        <w:ind w:left="720" w:hanging="720"/>
        <w:rPr>
          <w:rFonts w:ascii="Times New Roman" w:hAnsi="Times New Roman"/>
          <w:szCs w:val="20"/>
        </w:rPr>
      </w:pPr>
      <w:r w:rsidRPr="00FE5145">
        <w:rPr>
          <w:rFonts w:ascii="Times New Roman" w:hAnsi="Times New Roman"/>
          <w:b/>
          <w:szCs w:val="20"/>
        </w:rPr>
        <w:t xml:space="preserve">Decision: </w:t>
      </w:r>
      <w:r w:rsidRPr="00FE5145">
        <w:rPr>
          <w:rFonts w:ascii="Times New Roman" w:hAnsi="Times New Roman"/>
          <w:szCs w:val="20"/>
        </w:rPr>
        <w:t>The document is noted.</w:t>
      </w:r>
    </w:p>
    <w:p w14:paraId="3FD5B73A" w14:textId="77777777" w:rsidR="00E303AE" w:rsidRPr="00E303AE" w:rsidRDefault="00E303AE" w:rsidP="00063CD3">
      <w:pPr>
        <w:pStyle w:val="Heading1"/>
      </w:pPr>
      <w:bookmarkStart w:id="17" w:name="_Toc521704449"/>
      <w:bookmarkStart w:id="18" w:name="_Toc526458828"/>
      <w:r w:rsidRPr="00E303AE">
        <w:t>E-UTRA</w:t>
      </w:r>
      <w:bookmarkEnd w:id="17"/>
      <w:bookmarkEnd w:id="18"/>
    </w:p>
    <w:p w14:paraId="04E2FFEB" w14:textId="77777777" w:rsidR="00E303AE" w:rsidRPr="00E303AE" w:rsidRDefault="00E303AE" w:rsidP="00063CD3">
      <w:pPr>
        <w:pStyle w:val="Heading2"/>
      </w:pPr>
      <w:bookmarkStart w:id="19" w:name="_Ref252900318"/>
      <w:bookmarkStart w:id="20" w:name="_Toc491457810"/>
      <w:bookmarkStart w:id="21" w:name="_Toc521704450"/>
      <w:bookmarkStart w:id="22" w:name="_Toc526458829"/>
      <w:r w:rsidRPr="00E303AE">
        <w:t xml:space="preserve">Maintenance of E-UTRA Releases </w:t>
      </w:r>
      <w:bookmarkEnd w:id="19"/>
      <w:r w:rsidRPr="00E303AE">
        <w:t>8 – 1</w:t>
      </w:r>
      <w:bookmarkEnd w:id="20"/>
      <w:r w:rsidRPr="00E303AE">
        <w:t>5</w:t>
      </w:r>
      <w:bookmarkEnd w:id="21"/>
      <w:bookmarkEnd w:id="22"/>
    </w:p>
    <w:p w14:paraId="138097AA" w14:textId="77777777" w:rsidR="00E303AE" w:rsidRPr="00E303AE" w:rsidRDefault="00E303AE" w:rsidP="00E303AE">
      <w:pPr>
        <w:ind w:left="720" w:hanging="720"/>
        <w:rPr>
          <w:b/>
          <w:i/>
          <w:u w:val="single"/>
          <w:lang w:eastAsia="ja-JP"/>
        </w:rPr>
      </w:pPr>
      <w:r w:rsidRPr="00E303AE">
        <w:rPr>
          <w:b/>
          <w:i/>
          <w:u w:val="single"/>
          <w:lang w:eastAsia="ja-JP"/>
        </w:rPr>
        <w:t xml:space="preserve">For 6.1.2, 6.1.3, 6.1.4, 6.1.5, 6.1.6, </w:t>
      </w:r>
    </w:p>
    <w:p w14:paraId="47471E90" w14:textId="77777777" w:rsidR="00E303AE" w:rsidRPr="00E303AE" w:rsidRDefault="00E303AE" w:rsidP="00E303AE">
      <w:pPr>
        <w:numPr>
          <w:ilvl w:val="0"/>
          <w:numId w:val="33"/>
        </w:numPr>
      </w:pPr>
      <w:r w:rsidRPr="00E303AE">
        <w:t xml:space="preserve">No individual CRs are allowed. Only text proposals are allowed. </w:t>
      </w:r>
    </w:p>
    <w:p w14:paraId="43B50965" w14:textId="66908499" w:rsidR="00C12634" w:rsidRDefault="00E303AE" w:rsidP="001647EC">
      <w:pPr>
        <w:numPr>
          <w:ilvl w:val="1"/>
          <w:numId w:val="33"/>
        </w:numPr>
      </w:pPr>
      <w:r w:rsidRPr="00E303AE">
        <w:t>Later on editors will aggregate all endorsed text proposals for a jumbo CR per spec</w:t>
      </w:r>
    </w:p>
    <w:p w14:paraId="513BDC2A" w14:textId="6C65E7FE" w:rsidR="004C6B3B" w:rsidRDefault="004C6B3B" w:rsidP="004C6B3B"/>
    <w:p w14:paraId="1C81DE42" w14:textId="52B80D90" w:rsidR="004C6B3B" w:rsidRPr="004C6B3B" w:rsidRDefault="004C6B3B" w:rsidP="004C6B3B">
      <w:pPr>
        <w:rPr>
          <w:b/>
        </w:rPr>
      </w:pPr>
      <w:r w:rsidRPr="004C6B3B">
        <w:rPr>
          <w:b/>
        </w:rPr>
        <w:t>Friday</w:t>
      </w:r>
    </w:p>
    <w:p w14:paraId="79ED3B74" w14:textId="758060D4" w:rsidR="004C6B3B" w:rsidRPr="004C6B3B" w:rsidRDefault="004C6B3B" w:rsidP="004C6B3B">
      <w:pPr>
        <w:rPr>
          <w:highlight w:val="cyan"/>
        </w:rPr>
      </w:pPr>
      <w:r w:rsidRPr="004C6B3B">
        <w:rPr>
          <w:highlight w:val="cyan"/>
        </w:rPr>
        <w:t>Editors to prepare CRs incorporating the TPs/agreements/work</w:t>
      </w:r>
      <w:r>
        <w:rPr>
          <w:highlight w:val="cyan"/>
        </w:rPr>
        <w:t>ing</w:t>
      </w:r>
      <w:r w:rsidRPr="004C6B3B">
        <w:rPr>
          <w:highlight w:val="cyan"/>
        </w:rPr>
        <w:t xml:space="preserve"> assumptions by August 30</w:t>
      </w:r>
      <w:r w:rsidRPr="004C6B3B">
        <w:rPr>
          <w:highlight w:val="cyan"/>
          <w:vertAlign w:val="superscript"/>
        </w:rPr>
        <w:t>th</w:t>
      </w:r>
      <w:r w:rsidRPr="004C6B3B">
        <w:rPr>
          <w:highlight w:val="cyan"/>
        </w:rPr>
        <w:t xml:space="preserve"> for 6.1.2/6.1.3/6.1.4/6.1.5/6.1.6, respectively, </w:t>
      </w:r>
      <w:r>
        <w:rPr>
          <w:highlight w:val="cyan"/>
        </w:rPr>
        <w:t xml:space="preserve">for </w:t>
      </w:r>
      <w:r w:rsidRPr="004C6B3B">
        <w:rPr>
          <w:highlight w:val="cyan"/>
        </w:rPr>
        <w:t>comment</w:t>
      </w:r>
      <w:r>
        <w:rPr>
          <w:highlight w:val="cyan"/>
        </w:rPr>
        <w:t>s</w:t>
      </w:r>
      <w:r w:rsidRPr="004C6B3B">
        <w:rPr>
          <w:highlight w:val="cyan"/>
        </w:rPr>
        <w:t xml:space="preserve"> and endorse</w:t>
      </w:r>
      <w:r>
        <w:rPr>
          <w:highlight w:val="cyan"/>
        </w:rPr>
        <w:t xml:space="preserve">ment </w:t>
      </w:r>
      <w:r w:rsidRPr="004C6B3B">
        <w:rPr>
          <w:highlight w:val="cyan"/>
        </w:rPr>
        <w:t>d by Sept. 4</w:t>
      </w:r>
      <w:r w:rsidRPr="004C6B3B">
        <w:rPr>
          <w:highlight w:val="cyan"/>
          <w:vertAlign w:val="superscript"/>
        </w:rPr>
        <w:t>th</w:t>
      </w:r>
      <w:r>
        <w:rPr>
          <w:highlight w:val="cyan"/>
        </w:rPr>
        <w:t xml:space="preserve"> </w:t>
      </w:r>
    </w:p>
    <w:p w14:paraId="2948A133" w14:textId="69B43C02" w:rsidR="00E303AE" w:rsidRDefault="00E303AE" w:rsidP="00063CD3">
      <w:pPr>
        <w:pStyle w:val="Heading3"/>
        <w:rPr>
          <w:rFonts w:eastAsia="MS Mincho"/>
          <w:lang w:eastAsia="ja-JP"/>
        </w:rPr>
      </w:pPr>
      <w:bookmarkStart w:id="23" w:name="_Toc521704451"/>
      <w:bookmarkStart w:id="24" w:name="_Toc526458830"/>
      <w:r w:rsidRPr="00E303AE">
        <w:t>Maintenance of E-UTRA Release 8 – 1</w:t>
      </w:r>
      <w:r w:rsidRPr="00E303AE">
        <w:rPr>
          <w:rFonts w:eastAsia="MS Mincho"/>
          <w:lang w:eastAsia="ja-JP"/>
        </w:rPr>
        <w:t>4</w:t>
      </w:r>
      <w:bookmarkEnd w:id="23"/>
      <w:bookmarkEnd w:id="24"/>
    </w:p>
    <w:p w14:paraId="6CCD8E36" w14:textId="77777777" w:rsidR="00974BD9" w:rsidRPr="00C12634" w:rsidRDefault="00974BD9" w:rsidP="00974BD9">
      <w:pPr>
        <w:ind w:left="720" w:hanging="720"/>
        <w:rPr>
          <w:b/>
        </w:rPr>
      </w:pPr>
      <w:r w:rsidRPr="00C12634">
        <w:rPr>
          <w:b/>
        </w:rPr>
        <w:t>Friday</w:t>
      </w:r>
    </w:p>
    <w:p w14:paraId="24D59984" w14:textId="2719DF25" w:rsidR="00974BD9" w:rsidRPr="00C12634" w:rsidRDefault="001B7BF2" w:rsidP="00974BD9">
      <w:pPr>
        <w:ind w:left="720" w:hanging="720"/>
        <w:rPr>
          <w:b/>
        </w:rPr>
      </w:pPr>
      <w:hyperlink r:id="rId98" w:history="1">
        <w:r w:rsidR="00D93AE1">
          <w:rPr>
            <w:rStyle w:val="Hyperlink"/>
            <w:b/>
          </w:rPr>
          <w:t>R1-1809664</w:t>
        </w:r>
      </w:hyperlink>
      <w:r w:rsidR="00974BD9" w:rsidRPr="00C12634">
        <w:rPr>
          <w:b/>
        </w:rPr>
        <w:tab/>
        <w:t>Chairman's notes of AI 6.1.1 Maintenance of E-UTRA Release 8 – 14</w:t>
      </w:r>
      <w:r w:rsidR="00974BD9" w:rsidRPr="00C12634">
        <w:rPr>
          <w:b/>
        </w:rPr>
        <w:tab/>
        <w:t>Ad-hoc chair (Ericsson)</w:t>
      </w:r>
    </w:p>
    <w:p w14:paraId="316F318C" w14:textId="77777777" w:rsidR="00974BD9" w:rsidRDefault="00974BD9" w:rsidP="00974BD9">
      <w:pPr>
        <w:ind w:left="720" w:hanging="720"/>
      </w:pPr>
      <w:r w:rsidRPr="00C12634">
        <w:rPr>
          <w:b/>
        </w:rPr>
        <w:t>Decision:</w:t>
      </w:r>
      <w:r>
        <w:t xml:space="preserve"> The document is endorsed, content is incorporated below.</w:t>
      </w:r>
    </w:p>
    <w:p w14:paraId="426F16E8" w14:textId="77777777" w:rsidR="00974BD9" w:rsidRPr="00974BD9" w:rsidRDefault="00974BD9" w:rsidP="00974BD9">
      <w:pPr>
        <w:rPr>
          <w:lang w:eastAsia="ja-JP"/>
        </w:rPr>
      </w:pPr>
    </w:p>
    <w:p w14:paraId="7438FC5A" w14:textId="77777777" w:rsidR="00907B0F" w:rsidRPr="00907B0F" w:rsidRDefault="00907B0F" w:rsidP="00907B0F">
      <w:pPr>
        <w:ind w:left="720" w:hanging="720"/>
        <w:rPr>
          <w:b/>
          <w:u w:val="single"/>
          <w:lang w:eastAsia="ja-JP"/>
        </w:rPr>
      </w:pPr>
      <w:r w:rsidRPr="00907B0F">
        <w:rPr>
          <w:b/>
          <w:u w:val="single"/>
          <w:lang w:eastAsia="ja-JP"/>
        </w:rPr>
        <w:t>NB-IoT</w:t>
      </w:r>
    </w:p>
    <w:p w14:paraId="4936054D" w14:textId="77777777" w:rsidR="00907B0F" w:rsidRPr="00907B0F" w:rsidRDefault="00907B0F" w:rsidP="00907B0F">
      <w:pPr>
        <w:ind w:left="720" w:hanging="720"/>
        <w:rPr>
          <w:i/>
          <w:u w:val="single"/>
          <w:lang w:eastAsia="ja-JP"/>
        </w:rPr>
      </w:pPr>
      <w:r w:rsidRPr="00907B0F">
        <w:rPr>
          <w:i/>
          <w:u w:val="single"/>
          <w:lang w:eastAsia="ja-JP"/>
        </w:rPr>
        <w:t>NPRS</w:t>
      </w:r>
    </w:p>
    <w:p w14:paraId="38763783" w14:textId="538AFBE5" w:rsidR="00907B0F" w:rsidRPr="00907B0F" w:rsidRDefault="001B7BF2" w:rsidP="00907B0F">
      <w:pPr>
        <w:ind w:left="720" w:hanging="720"/>
        <w:rPr>
          <w:b/>
          <w:lang w:eastAsia="x-none"/>
        </w:rPr>
      </w:pPr>
      <w:hyperlink r:id="rId99" w:history="1">
        <w:r w:rsidR="00D93AE1">
          <w:rPr>
            <w:rStyle w:val="Hyperlink"/>
            <w:b/>
            <w:lang w:eastAsia="x-none"/>
          </w:rPr>
          <w:t>R1-1808113</w:t>
        </w:r>
      </w:hyperlink>
      <w:r w:rsidR="00907B0F" w:rsidRPr="00907B0F">
        <w:rPr>
          <w:b/>
          <w:lang w:eastAsia="x-none"/>
        </w:rPr>
        <w:tab/>
        <w:t>On handling new and legacy NPRS for in-band operation mode</w:t>
      </w:r>
      <w:r w:rsidR="00907B0F" w:rsidRPr="00907B0F">
        <w:rPr>
          <w:b/>
          <w:lang w:eastAsia="x-none"/>
        </w:rPr>
        <w:tab/>
        <w:t>Huawei, HiSilicon</w:t>
      </w:r>
    </w:p>
    <w:p w14:paraId="2A3C5C95" w14:textId="45749780" w:rsidR="00907B0F" w:rsidRPr="00907B0F" w:rsidRDefault="001B7BF2" w:rsidP="00907B0F">
      <w:pPr>
        <w:ind w:left="720" w:hanging="720"/>
        <w:rPr>
          <w:lang w:eastAsia="x-none"/>
        </w:rPr>
      </w:pPr>
      <w:hyperlink r:id="rId100" w:history="1">
        <w:r w:rsidR="00D93AE1">
          <w:rPr>
            <w:rStyle w:val="Hyperlink"/>
            <w:lang w:eastAsia="x-none"/>
          </w:rPr>
          <w:t>R1-1808114</w:t>
        </w:r>
      </w:hyperlink>
      <w:r w:rsidR="00907B0F" w:rsidRPr="00907B0F">
        <w:rPr>
          <w:lang w:eastAsia="x-none"/>
        </w:rPr>
        <w:tab/>
        <w:t>Correction to NPRS mapping</w:t>
      </w:r>
      <w:r w:rsidR="00907B0F" w:rsidRPr="00907B0F">
        <w:rPr>
          <w:lang w:eastAsia="x-none"/>
        </w:rPr>
        <w:tab/>
        <w:t>Huawei, HiSilicon</w:t>
      </w:r>
    </w:p>
    <w:p w14:paraId="68B8783F" w14:textId="0CB63F79" w:rsidR="00907B0F" w:rsidRPr="00907B0F" w:rsidRDefault="001B7BF2" w:rsidP="00907B0F">
      <w:pPr>
        <w:ind w:left="720" w:hanging="720"/>
        <w:rPr>
          <w:b/>
          <w:lang w:eastAsia="x-none"/>
        </w:rPr>
      </w:pPr>
      <w:hyperlink r:id="rId101" w:history="1">
        <w:r w:rsidR="00D93AE1">
          <w:rPr>
            <w:rStyle w:val="Hyperlink"/>
            <w:b/>
            <w:lang w:eastAsia="x-none"/>
          </w:rPr>
          <w:t>R1-1808992</w:t>
        </w:r>
      </w:hyperlink>
      <w:r w:rsidR="00907B0F" w:rsidRPr="00907B0F">
        <w:rPr>
          <w:b/>
          <w:lang w:eastAsia="x-none"/>
        </w:rPr>
        <w:tab/>
        <w:t>draft CR on NPRS enhancement</w:t>
      </w:r>
      <w:r w:rsidR="00907B0F" w:rsidRPr="00907B0F">
        <w:rPr>
          <w:b/>
          <w:lang w:eastAsia="x-none"/>
        </w:rPr>
        <w:tab/>
        <w:t>Ericsson</w:t>
      </w:r>
    </w:p>
    <w:p w14:paraId="07EA0AF7" w14:textId="00B2E17F" w:rsidR="00907B0F" w:rsidRPr="00907B0F" w:rsidRDefault="001B7BF2" w:rsidP="00907B0F">
      <w:pPr>
        <w:ind w:left="720" w:hanging="720"/>
        <w:rPr>
          <w:b/>
          <w:lang w:eastAsia="x-none"/>
        </w:rPr>
      </w:pPr>
      <w:hyperlink r:id="rId102" w:history="1">
        <w:r w:rsidR="00D93AE1">
          <w:rPr>
            <w:rStyle w:val="Hyperlink"/>
            <w:b/>
            <w:lang w:eastAsia="x-none"/>
          </w:rPr>
          <w:t>R1-1809000</w:t>
        </w:r>
      </w:hyperlink>
      <w:r w:rsidR="00907B0F" w:rsidRPr="00907B0F">
        <w:rPr>
          <w:b/>
          <w:lang w:eastAsia="x-none"/>
        </w:rPr>
        <w:tab/>
        <w:t>Remaining details for enhanced NPRS</w:t>
      </w:r>
      <w:r w:rsidR="00907B0F" w:rsidRPr="00907B0F">
        <w:rPr>
          <w:b/>
          <w:lang w:eastAsia="x-none"/>
        </w:rPr>
        <w:tab/>
        <w:t>Qualcomm Incorporated</w:t>
      </w:r>
    </w:p>
    <w:p w14:paraId="38B365CC" w14:textId="77777777" w:rsidR="00907B0F" w:rsidRPr="00907B0F" w:rsidRDefault="00907B0F" w:rsidP="00907B0F">
      <w:pPr>
        <w:ind w:left="720" w:hanging="720"/>
        <w:rPr>
          <w:lang w:eastAsia="x-none"/>
        </w:rPr>
      </w:pPr>
      <w:r w:rsidRPr="00AD2BBB">
        <w:rPr>
          <w:lang w:eastAsia="x-none"/>
        </w:rPr>
        <w:t>Discuss further offline. Come back later</w:t>
      </w:r>
    </w:p>
    <w:p w14:paraId="3F5AF2E2" w14:textId="1BB6A0BB" w:rsidR="00AD2BBB" w:rsidRDefault="001B7BF2" w:rsidP="00AD2BBB">
      <w:pPr>
        <w:ind w:left="720" w:hanging="720"/>
        <w:rPr>
          <w:b/>
          <w:lang w:eastAsia="x-none"/>
        </w:rPr>
      </w:pPr>
      <w:hyperlink r:id="rId103" w:history="1">
        <w:r w:rsidR="00D93AE1">
          <w:rPr>
            <w:rStyle w:val="Hyperlink"/>
            <w:b/>
            <w:lang w:eastAsia="x-none"/>
          </w:rPr>
          <w:t>R1-1809592</w:t>
        </w:r>
      </w:hyperlink>
      <w:r w:rsidR="00AD2BBB" w:rsidRPr="00AD2BBB">
        <w:rPr>
          <w:b/>
          <w:lang w:eastAsia="x-none"/>
        </w:rPr>
        <w:tab/>
        <w:t>WF on NPRS Remaining Issues</w:t>
      </w:r>
      <w:r w:rsidR="00AD2BBB" w:rsidRPr="00AD2BBB">
        <w:rPr>
          <w:b/>
          <w:lang w:eastAsia="x-none"/>
        </w:rPr>
        <w:tab/>
        <w:t>Qualcomm, Huawei, HiSilicon, Ericsson</w:t>
      </w:r>
    </w:p>
    <w:p w14:paraId="57D8C2C6" w14:textId="77777777" w:rsidR="005B5B40" w:rsidRPr="00AD2BBB" w:rsidRDefault="005B5B40" w:rsidP="00AD2BBB">
      <w:pPr>
        <w:ind w:left="720" w:hanging="720"/>
        <w:rPr>
          <w:b/>
          <w:lang w:eastAsia="x-none"/>
        </w:rPr>
      </w:pPr>
    </w:p>
    <w:p w14:paraId="1F24AF21" w14:textId="77777777" w:rsidR="00AD2BBB" w:rsidRPr="00AD2BBB" w:rsidRDefault="00AD2BBB" w:rsidP="00AD2BBB">
      <w:pPr>
        <w:ind w:left="720" w:hanging="720"/>
        <w:rPr>
          <w:lang w:eastAsia="x-none"/>
        </w:rPr>
      </w:pPr>
      <w:r w:rsidRPr="00AD2BBB">
        <w:rPr>
          <w:highlight w:val="green"/>
          <w:lang w:eastAsia="x-none"/>
        </w:rPr>
        <w:t>Agreement:</w:t>
      </w:r>
    </w:p>
    <w:p w14:paraId="5D5F5576" w14:textId="77777777" w:rsidR="00AD2BBB" w:rsidRPr="00AD2BBB" w:rsidRDefault="00AD2BBB" w:rsidP="00FD2787">
      <w:pPr>
        <w:pStyle w:val="ListParagraph"/>
        <w:numPr>
          <w:ilvl w:val="0"/>
          <w:numId w:val="251"/>
        </w:numPr>
        <w:rPr>
          <w:lang w:eastAsia="x-none"/>
        </w:rPr>
      </w:pPr>
      <w:r w:rsidRPr="00AD2BBB">
        <w:rPr>
          <w:lang w:eastAsia="x-none"/>
        </w:rPr>
        <w:t>If the periodicity configured for legacy NPRS is equal to that of new NPRS,</w:t>
      </w:r>
    </w:p>
    <w:p w14:paraId="2D5E6CDB" w14:textId="77777777" w:rsidR="00AD2BBB" w:rsidRPr="00AD2BBB" w:rsidRDefault="00AD2BBB" w:rsidP="00FD2787">
      <w:pPr>
        <w:pStyle w:val="ListParagraph"/>
        <w:numPr>
          <w:ilvl w:val="1"/>
          <w:numId w:val="251"/>
        </w:numPr>
        <w:rPr>
          <w:lang w:eastAsia="x-none"/>
        </w:rPr>
      </w:pPr>
      <w:r w:rsidRPr="00AD2BBB">
        <w:rPr>
          <w:lang w:eastAsia="x-none"/>
        </w:rPr>
        <w:t>The UE is not expected to be configured with overlapped REs between legacy NPRS and new NPRS.</w:t>
      </w:r>
    </w:p>
    <w:p w14:paraId="1A82D0FF" w14:textId="77777777" w:rsidR="00AD2BBB" w:rsidRPr="00AD2BBB" w:rsidRDefault="00AD2BBB" w:rsidP="00FD2787">
      <w:pPr>
        <w:pStyle w:val="ListParagraph"/>
        <w:numPr>
          <w:ilvl w:val="0"/>
          <w:numId w:val="251"/>
        </w:numPr>
        <w:rPr>
          <w:lang w:eastAsia="x-none"/>
        </w:rPr>
      </w:pPr>
      <w:r w:rsidRPr="00AD2BBB">
        <w:rPr>
          <w:lang w:eastAsia="x-none"/>
        </w:rPr>
        <w:t>Otherwise,</w:t>
      </w:r>
    </w:p>
    <w:p w14:paraId="27988C66" w14:textId="77777777" w:rsidR="00AD2BBB" w:rsidRPr="00AD2BBB" w:rsidRDefault="00AD2BBB" w:rsidP="00FD2787">
      <w:pPr>
        <w:pStyle w:val="ListParagraph"/>
        <w:numPr>
          <w:ilvl w:val="1"/>
          <w:numId w:val="251"/>
        </w:numPr>
        <w:rPr>
          <w:lang w:eastAsia="x-none"/>
        </w:rPr>
      </w:pPr>
      <w:r w:rsidRPr="00AD2BBB">
        <w:rPr>
          <w:lang w:eastAsia="x-none"/>
        </w:rPr>
        <w:t>A RE configured for legacy NPRS shall not be used for new NPRS.</w:t>
      </w:r>
    </w:p>
    <w:p w14:paraId="224EDCA7" w14:textId="07AD9C50" w:rsidR="00AD2BBB" w:rsidRPr="00AD2BBB" w:rsidRDefault="001B7BF2" w:rsidP="00AD2BBB">
      <w:pPr>
        <w:ind w:left="720" w:hanging="720"/>
        <w:rPr>
          <w:b/>
          <w:lang w:eastAsia="x-none"/>
        </w:rPr>
      </w:pPr>
      <w:hyperlink r:id="rId104" w:history="1">
        <w:r w:rsidR="00D93AE1">
          <w:rPr>
            <w:rStyle w:val="Hyperlink"/>
            <w:b/>
            <w:lang w:eastAsia="x-none"/>
          </w:rPr>
          <w:t>R1-1809599</w:t>
        </w:r>
      </w:hyperlink>
      <w:r w:rsidR="00AD2BBB" w:rsidRPr="00AD2BBB">
        <w:rPr>
          <w:b/>
          <w:lang w:eastAsia="x-none"/>
        </w:rPr>
        <w:t xml:space="preserve"> </w:t>
      </w:r>
      <w:r w:rsidR="00AD2BBB" w:rsidRPr="00AD2BBB">
        <w:rPr>
          <w:lang w:eastAsia="x-none"/>
        </w:rPr>
        <w:t xml:space="preserve">(Revision of </w:t>
      </w:r>
      <w:hyperlink r:id="rId105" w:history="1">
        <w:r w:rsidR="00D93AE1">
          <w:rPr>
            <w:rStyle w:val="Hyperlink"/>
            <w:lang w:eastAsia="x-none"/>
          </w:rPr>
          <w:t>R1-1808114</w:t>
        </w:r>
      </w:hyperlink>
      <w:r w:rsidR="00AD2BBB" w:rsidRPr="00AD2BBB">
        <w:rPr>
          <w:lang w:eastAsia="x-none"/>
        </w:rPr>
        <w:t>)</w:t>
      </w:r>
      <w:r w:rsidR="00AD2BBB" w:rsidRPr="00AD2BBB">
        <w:rPr>
          <w:b/>
          <w:lang w:eastAsia="x-none"/>
        </w:rPr>
        <w:tab/>
        <w:t>Correction to NPRS mapping</w:t>
      </w:r>
      <w:r w:rsidR="00AD2BBB" w:rsidRPr="00AD2BBB">
        <w:rPr>
          <w:b/>
          <w:lang w:eastAsia="x-none"/>
        </w:rPr>
        <w:tab/>
        <w:t>Huawei, HiSilicon, Qualcomm, Ericsson</w:t>
      </w:r>
    </w:p>
    <w:p w14:paraId="4673C3F7" w14:textId="338CC992" w:rsidR="00AD2BBB" w:rsidRPr="00AD2BBB" w:rsidRDefault="00AD2BBB" w:rsidP="00AD2BBB">
      <w:pPr>
        <w:ind w:left="720" w:hanging="720"/>
        <w:rPr>
          <w:lang w:eastAsia="x-none"/>
        </w:rPr>
      </w:pPr>
      <w:r w:rsidRPr="00AD2BBB">
        <w:rPr>
          <w:highlight w:val="green"/>
          <w:lang w:eastAsia="x-none"/>
        </w:rPr>
        <w:t xml:space="preserve">Final CR agreed in </w:t>
      </w:r>
      <w:hyperlink r:id="rId106" w:history="1">
        <w:r w:rsidR="00D93AE1">
          <w:rPr>
            <w:rStyle w:val="Hyperlink"/>
            <w:highlight w:val="green"/>
            <w:lang w:eastAsia="x-none"/>
          </w:rPr>
          <w:t>R1-1809605</w:t>
        </w:r>
      </w:hyperlink>
      <w:r w:rsidRPr="00AD2BBB">
        <w:rPr>
          <w:highlight w:val="green"/>
          <w:lang w:eastAsia="x-none"/>
        </w:rPr>
        <w:t xml:space="preserve"> (Rel-14, TS36.211, CR0454), </w:t>
      </w:r>
      <w:hyperlink r:id="rId107" w:history="1">
        <w:r w:rsidR="00D93AE1">
          <w:rPr>
            <w:rStyle w:val="Hyperlink"/>
            <w:highlight w:val="green"/>
            <w:lang w:eastAsia="x-none"/>
          </w:rPr>
          <w:t>R1-1809606</w:t>
        </w:r>
      </w:hyperlink>
      <w:r w:rsidRPr="00AD2BBB">
        <w:rPr>
          <w:highlight w:val="green"/>
          <w:lang w:eastAsia="x-none"/>
        </w:rPr>
        <w:t xml:space="preserve"> (Rel-15, TS36.211, CR0455)</w:t>
      </w:r>
    </w:p>
    <w:p w14:paraId="55550233" w14:textId="77777777" w:rsidR="00907B0F" w:rsidRPr="00907B0F" w:rsidRDefault="00907B0F" w:rsidP="00907B0F">
      <w:pPr>
        <w:ind w:left="720" w:hanging="720"/>
        <w:rPr>
          <w:lang w:eastAsia="x-none"/>
        </w:rPr>
      </w:pPr>
    </w:p>
    <w:p w14:paraId="3942361F" w14:textId="1DAA92C6" w:rsidR="00907B0F" w:rsidRPr="0012340E" w:rsidRDefault="001B7BF2" w:rsidP="00907B0F">
      <w:pPr>
        <w:ind w:left="720" w:hanging="720"/>
        <w:rPr>
          <w:b/>
          <w:lang w:eastAsia="x-none"/>
        </w:rPr>
      </w:pPr>
      <w:hyperlink r:id="rId108" w:history="1">
        <w:r w:rsidR="00D93AE1">
          <w:rPr>
            <w:rStyle w:val="Hyperlink"/>
            <w:b/>
            <w:lang w:eastAsia="x-none"/>
          </w:rPr>
          <w:t>R1-1808994</w:t>
        </w:r>
      </w:hyperlink>
      <w:r w:rsidR="00907B0F" w:rsidRPr="0012340E">
        <w:rPr>
          <w:b/>
          <w:lang w:eastAsia="x-none"/>
        </w:rPr>
        <w:tab/>
        <w:t>Transmission of NPSS/NSSS/NPBCH</w:t>
      </w:r>
      <w:r w:rsidR="00907B0F" w:rsidRPr="0012340E">
        <w:rPr>
          <w:b/>
          <w:lang w:eastAsia="x-none"/>
        </w:rPr>
        <w:tab/>
        <w:t>Qualcomm Incorporated</w:t>
      </w:r>
    </w:p>
    <w:p w14:paraId="3C2303B3" w14:textId="77777777" w:rsidR="00907B0F" w:rsidRPr="00907B0F" w:rsidRDefault="00907B0F" w:rsidP="00907B0F">
      <w:pPr>
        <w:ind w:left="720" w:hanging="720"/>
        <w:rPr>
          <w:b/>
          <w:szCs w:val="20"/>
          <w:u w:val="single"/>
          <w:lang w:eastAsia="x-none"/>
        </w:rPr>
      </w:pPr>
      <w:r w:rsidRPr="00907B0F">
        <w:rPr>
          <w:b/>
          <w:szCs w:val="20"/>
          <w:u w:val="single"/>
          <w:lang w:eastAsia="x-none"/>
        </w:rPr>
        <w:t>Conclusion:</w:t>
      </w:r>
    </w:p>
    <w:p w14:paraId="2651CBF6" w14:textId="30C27F07" w:rsidR="00907B0F" w:rsidRPr="00907B0F" w:rsidRDefault="00907B0F" w:rsidP="00907B0F">
      <w:pPr>
        <w:numPr>
          <w:ilvl w:val="0"/>
          <w:numId w:val="33"/>
        </w:numPr>
        <w:rPr>
          <w:szCs w:val="20"/>
          <w:lang w:eastAsia="x-none"/>
        </w:rPr>
      </w:pPr>
      <w:r w:rsidRPr="00907B0F">
        <w:rPr>
          <w:szCs w:val="20"/>
          <w:lang w:eastAsia="x-none"/>
        </w:rPr>
        <w:t xml:space="preserve">The described behaviour as in </w:t>
      </w:r>
      <w:hyperlink r:id="rId109" w:history="1">
        <w:r w:rsidR="00D93AE1">
          <w:rPr>
            <w:rStyle w:val="Hyperlink"/>
            <w:szCs w:val="20"/>
            <w:lang w:eastAsia="x-none"/>
          </w:rPr>
          <w:t>R1-1808994</w:t>
        </w:r>
      </w:hyperlink>
      <w:r w:rsidRPr="00907B0F">
        <w:rPr>
          <w:szCs w:val="20"/>
          <w:lang w:eastAsia="x-none"/>
        </w:rPr>
        <w:t xml:space="preserve"> is the common understanding in RAN1</w:t>
      </w:r>
    </w:p>
    <w:p w14:paraId="2B0A5F5B" w14:textId="77777777" w:rsidR="00907B0F" w:rsidRPr="00907B0F" w:rsidRDefault="00907B0F" w:rsidP="00907B0F">
      <w:pPr>
        <w:numPr>
          <w:ilvl w:val="1"/>
          <w:numId w:val="33"/>
        </w:numPr>
        <w:rPr>
          <w:szCs w:val="20"/>
          <w:lang w:eastAsia="x-none"/>
        </w:rPr>
      </w:pPr>
      <w:r w:rsidRPr="00907B0F">
        <w:rPr>
          <w:szCs w:val="20"/>
          <w:lang w:eastAsia="x-none"/>
        </w:rPr>
        <w:t>No CR is necessary</w:t>
      </w:r>
    </w:p>
    <w:p w14:paraId="47F8E85F" w14:textId="77777777" w:rsidR="00907B0F" w:rsidRPr="00907B0F" w:rsidRDefault="00907B0F" w:rsidP="00907B0F">
      <w:pPr>
        <w:ind w:left="720" w:hanging="720"/>
        <w:rPr>
          <w:b/>
          <w:lang w:eastAsia="x-none"/>
        </w:rPr>
      </w:pPr>
    </w:p>
    <w:p w14:paraId="32F754D6" w14:textId="3DD841D5" w:rsidR="00907B0F" w:rsidRPr="0012340E" w:rsidRDefault="001B7BF2" w:rsidP="00907B0F">
      <w:pPr>
        <w:ind w:left="720" w:hanging="720"/>
        <w:rPr>
          <w:b/>
          <w:lang w:eastAsia="x-none"/>
        </w:rPr>
      </w:pPr>
      <w:hyperlink r:id="rId110" w:history="1">
        <w:r w:rsidR="00D93AE1">
          <w:rPr>
            <w:rStyle w:val="Hyperlink"/>
            <w:b/>
            <w:lang w:eastAsia="x-none"/>
          </w:rPr>
          <w:t>R1-1809003</w:t>
        </w:r>
      </w:hyperlink>
      <w:r w:rsidR="00907B0F" w:rsidRPr="0012340E">
        <w:rPr>
          <w:b/>
          <w:lang w:eastAsia="x-none"/>
        </w:rPr>
        <w:tab/>
        <w:t>Correction for interference randomization for NB-IoT</w:t>
      </w:r>
      <w:r w:rsidR="00907B0F" w:rsidRPr="0012340E">
        <w:rPr>
          <w:b/>
          <w:lang w:eastAsia="x-none"/>
        </w:rPr>
        <w:tab/>
        <w:t>Qualcomm Incorporated</w:t>
      </w:r>
    </w:p>
    <w:p w14:paraId="557E64CA" w14:textId="359DD436" w:rsidR="00907B0F" w:rsidRPr="00907B0F" w:rsidRDefault="00907B0F" w:rsidP="00907B0F">
      <w:pPr>
        <w:ind w:left="720" w:hanging="720"/>
        <w:rPr>
          <w:lang w:eastAsia="x-none"/>
        </w:rPr>
      </w:pPr>
      <w:r w:rsidRPr="00AC7720">
        <w:rPr>
          <w:lang w:eastAsia="x-none"/>
        </w:rPr>
        <w:t xml:space="preserve">The draft CR in </w:t>
      </w:r>
      <w:hyperlink r:id="rId111" w:history="1">
        <w:r w:rsidR="00D93AE1">
          <w:rPr>
            <w:rStyle w:val="Hyperlink"/>
            <w:lang w:eastAsia="x-none"/>
          </w:rPr>
          <w:t>R1-1809003</w:t>
        </w:r>
      </w:hyperlink>
      <w:r w:rsidRPr="00AC7720">
        <w:rPr>
          <w:lang w:eastAsia="x-none"/>
        </w:rPr>
        <w:t xml:space="preserve"> is endorsed (with correction of typo “randomziaiton”</w:t>
      </w:r>
      <w:r w:rsidR="00AC7720">
        <w:rPr>
          <w:lang w:eastAsia="x-none"/>
        </w:rPr>
        <w:t xml:space="preserve"> in the reason for change</w:t>
      </w:r>
      <w:r w:rsidRPr="00AC7720">
        <w:rPr>
          <w:lang w:eastAsia="x-none"/>
        </w:rPr>
        <w:t xml:space="preserve">) – </w:t>
      </w:r>
      <w:r w:rsidRPr="00AC7720">
        <w:rPr>
          <w:highlight w:val="green"/>
          <w:lang w:eastAsia="x-none"/>
        </w:rPr>
        <w:t xml:space="preserve">final CR agreed in </w:t>
      </w:r>
      <w:hyperlink r:id="rId112" w:history="1">
        <w:r w:rsidR="00D93AE1">
          <w:rPr>
            <w:rStyle w:val="Hyperlink"/>
            <w:highlight w:val="green"/>
            <w:lang w:eastAsia="x-none"/>
          </w:rPr>
          <w:t>R1-1809535</w:t>
        </w:r>
      </w:hyperlink>
      <w:r w:rsidRPr="00AC7720">
        <w:rPr>
          <w:highlight w:val="green"/>
          <w:lang w:eastAsia="x-none"/>
        </w:rPr>
        <w:t xml:space="preserve"> (CR 0452, Rel-14), &amp; </w:t>
      </w:r>
      <w:hyperlink r:id="rId113" w:history="1">
        <w:r w:rsidR="00D93AE1">
          <w:rPr>
            <w:rStyle w:val="Hyperlink"/>
            <w:highlight w:val="green"/>
            <w:lang w:eastAsia="x-none"/>
          </w:rPr>
          <w:t>R1-1809536</w:t>
        </w:r>
      </w:hyperlink>
      <w:r w:rsidRPr="00AC7720">
        <w:rPr>
          <w:highlight w:val="green"/>
          <w:lang w:eastAsia="x-none"/>
        </w:rPr>
        <w:t xml:space="preserve"> (CR 0453, Rel-15)</w:t>
      </w:r>
    </w:p>
    <w:p w14:paraId="6CED8B6C" w14:textId="77777777" w:rsidR="00907B0F" w:rsidRPr="00907B0F" w:rsidRDefault="00907B0F" w:rsidP="00907B0F">
      <w:pPr>
        <w:ind w:left="720" w:hanging="720"/>
        <w:rPr>
          <w:lang w:eastAsia="x-none"/>
        </w:rPr>
      </w:pPr>
    </w:p>
    <w:p w14:paraId="700A999B" w14:textId="77777777" w:rsidR="00907B0F" w:rsidRPr="00907B0F" w:rsidRDefault="00907B0F" w:rsidP="00907B0F">
      <w:pPr>
        <w:ind w:left="720" w:hanging="720"/>
        <w:rPr>
          <w:b/>
          <w:u w:val="single"/>
          <w:lang w:eastAsia="x-none"/>
        </w:rPr>
      </w:pPr>
      <w:r w:rsidRPr="00907B0F">
        <w:rPr>
          <w:b/>
          <w:u w:val="single"/>
          <w:lang w:eastAsia="x-none"/>
        </w:rPr>
        <w:t>eMTC</w:t>
      </w:r>
    </w:p>
    <w:p w14:paraId="61B3B463" w14:textId="20B41544" w:rsidR="00907B0F" w:rsidRPr="0012340E" w:rsidRDefault="001B7BF2" w:rsidP="00907B0F">
      <w:pPr>
        <w:ind w:left="720" w:hanging="720"/>
        <w:rPr>
          <w:b/>
          <w:lang w:eastAsia="x-none"/>
        </w:rPr>
      </w:pPr>
      <w:hyperlink r:id="rId114" w:history="1">
        <w:r w:rsidR="00D93AE1">
          <w:rPr>
            <w:rStyle w:val="Hyperlink"/>
            <w:b/>
            <w:lang w:eastAsia="x-none"/>
          </w:rPr>
          <w:t>R1-1808995</w:t>
        </w:r>
      </w:hyperlink>
      <w:r w:rsidR="00907B0F" w:rsidRPr="0012340E">
        <w:rPr>
          <w:b/>
          <w:lang w:eastAsia="x-none"/>
        </w:rPr>
        <w:tab/>
        <w:t>PRG for eMTC</w:t>
      </w:r>
      <w:r w:rsidR="00907B0F" w:rsidRPr="0012340E">
        <w:rPr>
          <w:b/>
          <w:lang w:eastAsia="x-none"/>
        </w:rPr>
        <w:tab/>
        <w:t>Qualcomm Incorporated</w:t>
      </w:r>
    </w:p>
    <w:p w14:paraId="461C1527" w14:textId="53B54115" w:rsidR="00907B0F" w:rsidRPr="00907B0F" w:rsidRDefault="00907B0F" w:rsidP="00907B0F">
      <w:pPr>
        <w:ind w:left="720" w:hanging="720"/>
        <w:rPr>
          <w:szCs w:val="20"/>
          <w:lang w:eastAsia="x-none"/>
        </w:rPr>
      </w:pPr>
      <w:r w:rsidRPr="00907B0F">
        <w:rPr>
          <w:szCs w:val="20"/>
          <w:lang w:eastAsia="x-none"/>
        </w:rPr>
        <w:t xml:space="preserve">The draft CR is </w:t>
      </w:r>
      <w:r w:rsidRPr="00907B0F">
        <w:rPr>
          <w:szCs w:val="20"/>
          <w:highlight w:val="green"/>
          <w:lang w:eastAsia="x-none"/>
        </w:rPr>
        <w:t xml:space="preserve">endorsed in principle </w:t>
      </w:r>
      <w:r w:rsidRPr="00907B0F">
        <w:rPr>
          <w:szCs w:val="20"/>
          <w:lang w:eastAsia="x-none"/>
        </w:rPr>
        <w:t xml:space="preserve">(need to move the sentence starting with “otherwise….” before the table to the non-BL/CE </w:t>
      </w:r>
      <w:r w:rsidRPr="00AC7720">
        <w:rPr>
          <w:szCs w:val="20"/>
          <w:lang w:eastAsia="x-none"/>
        </w:rPr>
        <w:t>case). Come back later for final CR (</w:t>
      </w:r>
      <w:hyperlink r:id="rId115" w:history="1">
        <w:r w:rsidR="00D93AE1">
          <w:rPr>
            <w:rStyle w:val="Hyperlink"/>
            <w:szCs w:val="20"/>
            <w:lang w:eastAsia="x-none"/>
          </w:rPr>
          <w:t>R1-1809537</w:t>
        </w:r>
      </w:hyperlink>
      <w:r w:rsidRPr="00AC7720">
        <w:rPr>
          <w:szCs w:val="20"/>
          <w:lang w:eastAsia="x-none"/>
        </w:rPr>
        <w:t>, CR 1121, Rel-13), (</w:t>
      </w:r>
      <w:hyperlink r:id="rId116" w:history="1">
        <w:r w:rsidR="00D93AE1">
          <w:rPr>
            <w:rStyle w:val="Hyperlink"/>
            <w:szCs w:val="20"/>
            <w:lang w:eastAsia="x-none"/>
          </w:rPr>
          <w:t>R1-1809538</w:t>
        </w:r>
      </w:hyperlink>
      <w:r w:rsidRPr="00AC7720">
        <w:rPr>
          <w:szCs w:val="20"/>
          <w:lang w:eastAsia="x-none"/>
        </w:rPr>
        <w:t>, CR 1122, Rel-14) , (</w:t>
      </w:r>
      <w:hyperlink r:id="rId117" w:history="1">
        <w:r w:rsidR="00D93AE1">
          <w:rPr>
            <w:rStyle w:val="Hyperlink"/>
            <w:szCs w:val="20"/>
            <w:lang w:eastAsia="x-none"/>
          </w:rPr>
          <w:t>R1-1809539</w:t>
        </w:r>
      </w:hyperlink>
      <w:r w:rsidRPr="00AC7720">
        <w:rPr>
          <w:szCs w:val="20"/>
          <w:lang w:eastAsia="x-none"/>
        </w:rPr>
        <w:t>, CR 1123, Rel-15)</w:t>
      </w:r>
    </w:p>
    <w:p w14:paraId="3E64552E" w14:textId="357B6957" w:rsidR="00907B0F" w:rsidRDefault="00AC7720" w:rsidP="00907B0F">
      <w:pPr>
        <w:ind w:left="720" w:hanging="720"/>
        <w:rPr>
          <w:szCs w:val="20"/>
          <w:lang w:eastAsia="x-none"/>
        </w:rPr>
      </w:pPr>
      <w:r w:rsidRPr="00C55B7F">
        <w:rPr>
          <w:szCs w:val="20"/>
          <w:highlight w:val="green"/>
          <w:lang w:eastAsia="x-none"/>
        </w:rPr>
        <w:t>Final CR agreed (</w:t>
      </w:r>
      <w:hyperlink r:id="rId118" w:history="1">
        <w:r w:rsidR="00D93AE1">
          <w:rPr>
            <w:rStyle w:val="Hyperlink"/>
            <w:b/>
            <w:szCs w:val="20"/>
            <w:highlight w:val="green"/>
            <w:lang w:eastAsia="x-none"/>
          </w:rPr>
          <w:t>R1-1809537</w:t>
        </w:r>
      </w:hyperlink>
      <w:r w:rsidRPr="00C55B7F">
        <w:rPr>
          <w:szCs w:val="20"/>
          <w:highlight w:val="green"/>
          <w:lang w:eastAsia="x-none"/>
        </w:rPr>
        <w:t>, CR 1121, Rel-13), (</w:t>
      </w:r>
      <w:hyperlink r:id="rId119" w:history="1">
        <w:r w:rsidR="00D93AE1">
          <w:rPr>
            <w:rStyle w:val="Hyperlink"/>
            <w:szCs w:val="20"/>
            <w:highlight w:val="green"/>
            <w:lang w:eastAsia="x-none"/>
          </w:rPr>
          <w:t>R1-1809538</w:t>
        </w:r>
      </w:hyperlink>
      <w:r w:rsidRPr="00C55B7F">
        <w:rPr>
          <w:szCs w:val="20"/>
          <w:highlight w:val="green"/>
          <w:lang w:eastAsia="x-none"/>
        </w:rPr>
        <w:t>, CR 1122, Rel-14) , (</w:t>
      </w:r>
      <w:hyperlink r:id="rId120" w:history="1">
        <w:r w:rsidR="00D93AE1">
          <w:rPr>
            <w:rStyle w:val="Hyperlink"/>
            <w:szCs w:val="20"/>
            <w:highlight w:val="green"/>
            <w:lang w:eastAsia="x-none"/>
          </w:rPr>
          <w:t>R1-1809539</w:t>
        </w:r>
      </w:hyperlink>
      <w:r w:rsidRPr="00C55B7F">
        <w:rPr>
          <w:szCs w:val="20"/>
          <w:highlight w:val="green"/>
          <w:lang w:eastAsia="x-none"/>
        </w:rPr>
        <w:t>, CR 1123, Rel-15)</w:t>
      </w:r>
    </w:p>
    <w:p w14:paraId="1196DE48" w14:textId="07498699" w:rsidR="00AC7720" w:rsidRDefault="00AC7720" w:rsidP="00907B0F">
      <w:pPr>
        <w:ind w:left="720" w:hanging="720"/>
        <w:rPr>
          <w:szCs w:val="20"/>
          <w:lang w:eastAsia="x-none"/>
        </w:rPr>
      </w:pPr>
    </w:p>
    <w:p w14:paraId="2ABD5DD2" w14:textId="77777777" w:rsidR="00AC7720" w:rsidRPr="00907B0F" w:rsidRDefault="00AC7720" w:rsidP="00907B0F">
      <w:pPr>
        <w:ind w:left="720" w:hanging="720"/>
        <w:rPr>
          <w:lang w:eastAsia="x-none"/>
        </w:rPr>
      </w:pPr>
    </w:p>
    <w:p w14:paraId="2A24A1A6" w14:textId="6FAE96A5" w:rsidR="00907B0F" w:rsidRPr="0012340E" w:rsidRDefault="001B7BF2" w:rsidP="00907B0F">
      <w:pPr>
        <w:ind w:left="720" w:hanging="720"/>
        <w:rPr>
          <w:b/>
          <w:lang w:eastAsia="x-none"/>
        </w:rPr>
      </w:pPr>
      <w:hyperlink r:id="rId121" w:history="1">
        <w:r w:rsidR="00D93AE1">
          <w:rPr>
            <w:rStyle w:val="Hyperlink"/>
            <w:b/>
            <w:lang w:eastAsia="x-none"/>
          </w:rPr>
          <w:t>R1-1808996</w:t>
        </w:r>
      </w:hyperlink>
      <w:r w:rsidR="00907B0F" w:rsidRPr="0012340E">
        <w:rPr>
          <w:b/>
          <w:lang w:eastAsia="x-none"/>
        </w:rPr>
        <w:tab/>
        <w:t>Correction for HARQ-ACK delay in eMTC</w:t>
      </w:r>
      <w:r w:rsidR="00907B0F" w:rsidRPr="0012340E">
        <w:rPr>
          <w:b/>
          <w:lang w:eastAsia="x-none"/>
        </w:rPr>
        <w:tab/>
        <w:t>Qualcomm Incorporated</w:t>
      </w:r>
    </w:p>
    <w:p w14:paraId="5A5A3246" w14:textId="77777777" w:rsidR="00907B0F" w:rsidRPr="00907B0F" w:rsidRDefault="00907B0F" w:rsidP="00907B0F">
      <w:pPr>
        <w:ind w:left="720" w:hanging="720"/>
        <w:rPr>
          <w:lang w:eastAsia="x-none"/>
        </w:rPr>
      </w:pPr>
      <w:r w:rsidRPr="0012340E">
        <w:rPr>
          <w:lang w:eastAsia="x-none"/>
        </w:rPr>
        <w:t>Discuss further offline. Come back later</w:t>
      </w:r>
    </w:p>
    <w:p w14:paraId="51C77220" w14:textId="68B196A6" w:rsidR="00AC7720" w:rsidRPr="00AC7720" w:rsidRDefault="001B7BF2" w:rsidP="00AC7720">
      <w:pPr>
        <w:ind w:left="720" w:hanging="720"/>
        <w:rPr>
          <w:b/>
          <w:lang w:eastAsia="x-none"/>
        </w:rPr>
      </w:pPr>
      <w:hyperlink r:id="rId122" w:history="1">
        <w:r w:rsidR="00D93AE1">
          <w:rPr>
            <w:rStyle w:val="Hyperlink"/>
            <w:b/>
            <w:lang w:eastAsia="x-none"/>
          </w:rPr>
          <w:t>R1-1809635</w:t>
        </w:r>
      </w:hyperlink>
      <w:r w:rsidR="00AC7720" w:rsidRPr="00AC7720">
        <w:rPr>
          <w:b/>
          <w:lang w:eastAsia="x-none"/>
        </w:rPr>
        <w:t xml:space="preserve"> (Revision of 1808996)</w:t>
      </w:r>
      <w:r w:rsidR="00AC7720" w:rsidRPr="00AC7720">
        <w:rPr>
          <w:b/>
          <w:lang w:eastAsia="x-none"/>
        </w:rPr>
        <w:tab/>
        <w:t>Correction for HARQ-ACK delay in eMTC</w:t>
      </w:r>
      <w:r w:rsidR="00AC7720" w:rsidRPr="00AC7720">
        <w:rPr>
          <w:b/>
          <w:lang w:eastAsia="x-none"/>
        </w:rPr>
        <w:tab/>
        <w:t>Qualcomm Incorporated</w:t>
      </w:r>
    </w:p>
    <w:p w14:paraId="6B720EB6" w14:textId="015FB671" w:rsidR="00AC7720" w:rsidRPr="00AC7720" w:rsidRDefault="00AC7720" w:rsidP="00AC7720">
      <w:pPr>
        <w:ind w:left="720" w:hanging="720"/>
        <w:rPr>
          <w:highlight w:val="green"/>
          <w:lang w:eastAsia="x-none"/>
        </w:rPr>
      </w:pPr>
      <w:r w:rsidRPr="00AC7720">
        <w:rPr>
          <w:highlight w:val="green"/>
          <w:lang w:eastAsia="x-none"/>
        </w:rPr>
        <w:t xml:space="preserve">Final CRs agreed in </w:t>
      </w:r>
      <w:hyperlink r:id="rId123" w:history="1">
        <w:r w:rsidR="00D93AE1">
          <w:rPr>
            <w:rStyle w:val="Hyperlink"/>
            <w:highlight w:val="green"/>
            <w:lang w:eastAsia="x-none"/>
          </w:rPr>
          <w:t>R1-1809653</w:t>
        </w:r>
      </w:hyperlink>
      <w:r w:rsidRPr="00AC7720">
        <w:rPr>
          <w:highlight w:val="green"/>
          <w:lang w:eastAsia="x-none"/>
        </w:rPr>
        <w:t xml:space="preserve"> (TS36.213, Rel-14, CR1156) and </w:t>
      </w:r>
      <w:hyperlink r:id="rId124" w:history="1">
        <w:r w:rsidR="00D93AE1">
          <w:rPr>
            <w:rStyle w:val="Hyperlink"/>
            <w:highlight w:val="green"/>
            <w:lang w:eastAsia="x-none"/>
          </w:rPr>
          <w:t>R1-1809654</w:t>
        </w:r>
      </w:hyperlink>
      <w:r w:rsidRPr="00AC7720">
        <w:rPr>
          <w:highlight w:val="green"/>
          <w:lang w:eastAsia="x-none"/>
        </w:rPr>
        <w:t xml:space="preserve"> (TS36.213, Rel-15, CR1157)</w:t>
      </w:r>
    </w:p>
    <w:p w14:paraId="51478085" w14:textId="390B8A8E" w:rsidR="00907B0F" w:rsidRDefault="00907B0F" w:rsidP="00907B0F">
      <w:pPr>
        <w:ind w:left="720" w:hanging="720"/>
        <w:rPr>
          <w:lang w:eastAsia="x-none"/>
        </w:rPr>
      </w:pPr>
    </w:p>
    <w:p w14:paraId="0ACF3F15" w14:textId="77777777" w:rsidR="0012340E" w:rsidRPr="00907B0F" w:rsidRDefault="0012340E" w:rsidP="00907B0F">
      <w:pPr>
        <w:ind w:left="720" w:hanging="720"/>
        <w:rPr>
          <w:lang w:eastAsia="x-none"/>
        </w:rPr>
      </w:pPr>
    </w:p>
    <w:p w14:paraId="3F1A4708" w14:textId="7A95154C" w:rsidR="00907B0F" w:rsidRPr="0012340E" w:rsidRDefault="001B7BF2" w:rsidP="00907B0F">
      <w:pPr>
        <w:ind w:left="720" w:hanging="720"/>
        <w:rPr>
          <w:b/>
          <w:lang w:eastAsia="x-none"/>
        </w:rPr>
      </w:pPr>
      <w:hyperlink r:id="rId125" w:history="1">
        <w:r w:rsidR="00D93AE1">
          <w:rPr>
            <w:rStyle w:val="Hyperlink"/>
            <w:b/>
            <w:lang w:eastAsia="x-none"/>
          </w:rPr>
          <w:t>R1-1809004</w:t>
        </w:r>
      </w:hyperlink>
      <w:r w:rsidR="00907B0F" w:rsidRPr="0012340E">
        <w:rPr>
          <w:b/>
          <w:lang w:eastAsia="x-none"/>
        </w:rPr>
        <w:tab/>
        <w:t>Correction on DCI for HARQ-ACK bundling</w:t>
      </w:r>
      <w:r w:rsidR="00907B0F" w:rsidRPr="0012340E">
        <w:rPr>
          <w:b/>
          <w:lang w:eastAsia="x-none"/>
        </w:rPr>
        <w:tab/>
        <w:t>Qualcomm Incorporated</w:t>
      </w:r>
    </w:p>
    <w:p w14:paraId="6E23DA24" w14:textId="7973AD87" w:rsidR="00907B0F" w:rsidRPr="00907B0F" w:rsidRDefault="00907B0F" w:rsidP="00907B0F">
      <w:pPr>
        <w:ind w:left="720" w:hanging="720"/>
        <w:rPr>
          <w:lang w:eastAsia="x-none"/>
        </w:rPr>
      </w:pPr>
      <w:r w:rsidRPr="00907B0F">
        <w:rPr>
          <w:lang w:eastAsia="x-none"/>
        </w:rPr>
        <w:t xml:space="preserve">The draft CR is </w:t>
      </w:r>
      <w:r w:rsidRPr="00907B0F">
        <w:rPr>
          <w:highlight w:val="green"/>
          <w:lang w:eastAsia="x-none"/>
        </w:rPr>
        <w:t>endorsed in principle</w:t>
      </w:r>
      <w:r w:rsidRPr="00907B0F">
        <w:rPr>
          <w:lang w:eastAsia="x-none"/>
        </w:rPr>
        <w:t>. Further discuss offlin</w:t>
      </w:r>
      <w:r w:rsidRPr="0012340E">
        <w:rPr>
          <w:lang w:eastAsia="x-none"/>
        </w:rPr>
        <w:t xml:space="preserve">e to refine the wording. Come back later. </w:t>
      </w:r>
      <w:hyperlink r:id="rId126" w:history="1">
        <w:r w:rsidR="00D93AE1">
          <w:rPr>
            <w:rStyle w:val="Hyperlink"/>
            <w:lang w:eastAsia="x-none"/>
          </w:rPr>
          <w:t>R1-1809540</w:t>
        </w:r>
      </w:hyperlink>
      <w:r w:rsidRPr="0012340E">
        <w:rPr>
          <w:lang w:eastAsia="x-none"/>
        </w:rPr>
        <w:t xml:space="preserve"> (CR0298, Rel-14), </w:t>
      </w:r>
      <w:hyperlink r:id="rId127" w:history="1">
        <w:r w:rsidR="00D93AE1">
          <w:rPr>
            <w:rStyle w:val="Hyperlink"/>
            <w:lang w:eastAsia="x-none"/>
          </w:rPr>
          <w:t>R1-1809541</w:t>
        </w:r>
      </w:hyperlink>
      <w:r w:rsidRPr="0012340E">
        <w:rPr>
          <w:lang w:eastAsia="x-none"/>
        </w:rPr>
        <w:t xml:space="preserve"> (CR0299, Rel-15)</w:t>
      </w:r>
    </w:p>
    <w:p w14:paraId="4B8B19D5" w14:textId="691EF6D2" w:rsidR="0012340E" w:rsidRPr="0012340E" w:rsidRDefault="0012340E" w:rsidP="0012340E">
      <w:pPr>
        <w:rPr>
          <w:lang w:eastAsia="x-none"/>
        </w:rPr>
      </w:pPr>
      <w:r w:rsidRPr="0012340E">
        <w:rPr>
          <w:highlight w:val="green"/>
          <w:lang w:eastAsia="x-none"/>
        </w:rPr>
        <w:t xml:space="preserve">Final CR approved in </w:t>
      </w:r>
      <w:hyperlink r:id="rId128" w:history="1">
        <w:r w:rsidR="00D93AE1">
          <w:rPr>
            <w:rStyle w:val="Hyperlink"/>
            <w:b/>
            <w:highlight w:val="green"/>
            <w:lang w:eastAsia="x-none"/>
          </w:rPr>
          <w:t>R1-1809540</w:t>
        </w:r>
      </w:hyperlink>
      <w:r w:rsidRPr="0012340E">
        <w:rPr>
          <w:highlight w:val="green"/>
          <w:lang w:eastAsia="x-none"/>
        </w:rPr>
        <w:t xml:space="preserve"> (CR0298, Rel-14), </w:t>
      </w:r>
      <w:hyperlink r:id="rId129" w:history="1">
        <w:r w:rsidR="00D93AE1">
          <w:rPr>
            <w:rStyle w:val="Hyperlink"/>
            <w:highlight w:val="green"/>
            <w:lang w:eastAsia="x-none"/>
          </w:rPr>
          <w:t>R1-1809541</w:t>
        </w:r>
      </w:hyperlink>
      <w:r w:rsidRPr="0012340E">
        <w:rPr>
          <w:highlight w:val="green"/>
          <w:lang w:eastAsia="x-none"/>
        </w:rPr>
        <w:t xml:space="preserve"> (CR0299, Rel-15)</w:t>
      </w:r>
    </w:p>
    <w:p w14:paraId="707487EB" w14:textId="77777777" w:rsidR="00907B0F" w:rsidRPr="00907B0F" w:rsidRDefault="00907B0F" w:rsidP="00907B0F">
      <w:pPr>
        <w:ind w:left="720" w:hanging="720"/>
        <w:rPr>
          <w:lang w:eastAsia="x-none"/>
        </w:rPr>
      </w:pPr>
    </w:p>
    <w:p w14:paraId="418F317D" w14:textId="5DDB3C0B" w:rsidR="00907B0F" w:rsidRPr="00907B0F" w:rsidRDefault="001B7BF2" w:rsidP="00907B0F">
      <w:pPr>
        <w:ind w:left="720" w:hanging="720"/>
        <w:rPr>
          <w:lang w:eastAsia="x-none"/>
        </w:rPr>
      </w:pPr>
      <w:hyperlink r:id="rId130" w:history="1">
        <w:r w:rsidR="00D93AE1">
          <w:rPr>
            <w:rStyle w:val="Hyperlink"/>
            <w:b/>
            <w:lang w:eastAsia="x-none"/>
          </w:rPr>
          <w:t>R1-1809378</w:t>
        </w:r>
      </w:hyperlink>
      <w:r w:rsidR="00907B0F" w:rsidRPr="00907B0F">
        <w:rPr>
          <w:lang w:eastAsia="x-none"/>
        </w:rPr>
        <w:tab/>
        <w:t>Clarification of number of PDSCH repetitions when R_CSI is 1 in LTE-MTC</w:t>
      </w:r>
      <w:r w:rsidR="00907B0F" w:rsidRPr="00907B0F">
        <w:rPr>
          <w:lang w:eastAsia="x-none"/>
        </w:rPr>
        <w:tab/>
        <w:t>Ericsson</w:t>
      </w:r>
    </w:p>
    <w:p w14:paraId="2D6A70A3" w14:textId="77777777" w:rsidR="00907B0F" w:rsidRPr="00907B0F" w:rsidRDefault="00907B0F" w:rsidP="00907B0F">
      <w:pPr>
        <w:ind w:left="720" w:hanging="720"/>
        <w:rPr>
          <w:szCs w:val="20"/>
          <w:lang w:eastAsia="x-none"/>
        </w:rPr>
      </w:pPr>
      <w:r w:rsidRPr="00907B0F">
        <w:rPr>
          <w:b/>
          <w:szCs w:val="20"/>
          <w:u w:val="single"/>
          <w:lang w:eastAsia="x-none"/>
        </w:rPr>
        <w:t>Conclusion</w:t>
      </w:r>
      <w:r w:rsidRPr="00907B0F">
        <w:rPr>
          <w:szCs w:val="20"/>
          <w:lang w:eastAsia="x-none"/>
        </w:rPr>
        <w:t>:</w:t>
      </w:r>
    </w:p>
    <w:p w14:paraId="676FEA17" w14:textId="36C437FE" w:rsidR="00907B0F" w:rsidRPr="00907B0F" w:rsidRDefault="00907B0F" w:rsidP="00907B0F">
      <w:pPr>
        <w:numPr>
          <w:ilvl w:val="0"/>
          <w:numId w:val="33"/>
        </w:numPr>
        <w:rPr>
          <w:szCs w:val="20"/>
          <w:lang w:eastAsia="x-none"/>
        </w:rPr>
      </w:pPr>
      <w:r w:rsidRPr="00907B0F">
        <w:rPr>
          <w:szCs w:val="20"/>
          <w:lang w:eastAsia="x-none"/>
        </w:rPr>
        <w:t xml:space="preserve">For the issue raised in </w:t>
      </w:r>
      <w:hyperlink r:id="rId131" w:history="1">
        <w:r w:rsidR="00D93AE1">
          <w:rPr>
            <w:rStyle w:val="Hyperlink"/>
            <w:szCs w:val="20"/>
            <w:lang w:eastAsia="x-none"/>
          </w:rPr>
          <w:t>R1-1809378</w:t>
        </w:r>
      </w:hyperlink>
      <w:r w:rsidRPr="00907B0F">
        <w:rPr>
          <w:szCs w:val="20"/>
          <w:lang w:eastAsia="x-none"/>
        </w:rPr>
        <w:t xml:space="preserve">, the agreements cited are applicable only to TDD. </w:t>
      </w:r>
    </w:p>
    <w:p w14:paraId="4B745C21" w14:textId="77777777" w:rsidR="00907B0F" w:rsidRPr="00907B0F" w:rsidRDefault="00907B0F" w:rsidP="00907B0F">
      <w:pPr>
        <w:numPr>
          <w:ilvl w:val="1"/>
          <w:numId w:val="33"/>
        </w:numPr>
        <w:rPr>
          <w:szCs w:val="20"/>
          <w:lang w:eastAsia="x-none"/>
        </w:rPr>
      </w:pPr>
      <w:r w:rsidRPr="00907B0F">
        <w:rPr>
          <w:szCs w:val="20"/>
          <w:lang w:eastAsia="x-none"/>
        </w:rPr>
        <w:t>No CR is necessary</w:t>
      </w:r>
    </w:p>
    <w:p w14:paraId="49FF4DC8" w14:textId="77777777" w:rsidR="00907B0F" w:rsidRPr="00907B0F" w:rsidRDefault="00907B0F" w:rsidP="00907B0F">
      <w:pPr>
        <w:ind w:left="720" w:hanging="720"/>
        <w:rPr>
          <w:lang w:eastAsia="x-none"/>
        </w:rPr>
      </w:pPr>
      <w:r w:rsidRPr="00907B0F">
        <w:rPr>
          <w:lang w:eastAsia="x-none"/>
        </w:rPr>
        <w:t xml:space="preserve"> </w:t>
      </w:r>
    </w:p>
    <w:p w14:paraId="6257CBCB" w14:textId="77777777" w:rsidR="00907B0F" w:rsidRPr="00907B0F" w:rsidRDefault="00907B0F" w:rsidP="00907B0F">
      <w:pPr>
        <w:ind w:left="720" w:hanging="720"/>
        <w:rPr>
          <w:b/>
          <w:u w:val="single"/>
          <w:lang w:eastAsia="x-none"/>
        </w:rPr>
      </w:pPr>
      <w:r w:rsidRPr="00907B0F">
        <w:rPr>
          <w:b/>
          <w:u w:val="single"/>
          <w:lang w:eastAsia="x-none"/>
        </w:rPr>
        <w:t>eCA</w:t>
      </w:r>
    </w:p>
    <w:p w14:paraId="5D32184A" w14:textId="26000229" w:rsidR="00907B0F" w:rsidRPr="0012340E" w:rsidRDefault="001B7BF2" w:rsidP="00907B0F">
      <w:pPr>
        <w:ind w:left="1440" w:hanging="1440"/>
        <w:rPr>
          <w:b/>
          <w:lang w:eastAsia="x-none"/>
        </w:rPr>
      </w:pPr>
      <w:hyperlink r:id="rId132" w:history="1">
        <w:r w:rsidR="00D93AE1">
          <w:rPr>
            <w:rStyle w:val="Hyperlink"/>
            <w:b/>
            <w:lang w:eastAsia="x-none"/>
          </w:rPr>
          <w:t>R1-1808593</w:t>
        </w:r>
      </w:hyperlink>
      <w:r w:rsidR="00907B0F" w:rsidRPr="0012340E">
        <w:rPr>
          <w:b/>
          <w:lang w:eastAsia="x-none"/>
        </w:rPr>
        <w:tab/>
        <w:t>Correction on TDD HARQ-ACK reporting procedure for different UL/DL configurations</w:t>
      </w:r>
      <w:r w:rsidR="00907B0F" w:rsidRPr="0012340E">
        <w:rPr>
          <w:b/>
          <w:lang w:eastAsia="x-none"/>
        </w:rPr>
        <w:tab/>
        <w:t>Huawei, HiSilicon</w:t>
      </w:r>
    </w:p>
    <w:p w14:paraId="65DABE26" w14:textId="2CB13909" w:rsidR="00907B0F" w:rsidRPr="0012340E" w:rsidRDefault="00907B0F" w:rsidP="00907B0F">
      <w:pPr>
        <w:ind w:left="1440" w:hanging="1440"/>
        <w:rPr>
          <w:highlight w:val="green"/>
          <w:lang w:eastAsia="x-none"/>
        </w:rPr>
      </w:pPr>
      <w:r w:rsidRPr="00907B0F">
        <w:rPr>
          <w:lang w:eastAsia="x-none"/>
        </w:rPr>
        <w:t xml:space="preserve">The draft CR is </w:t>
      </w:r>
      <w:r w:rsidRPr="00907B0F">
        <w:rPr>
          <w:highlight w:val="green"/>
          <w:lang w:eastAsia="x-none"/>
        </w:rPr>
        <w:t>endorsed</w:t>
      </w:r>
      <w:r w:rsidRPr="00907B0F">
        <w:rPr>
          <w:lang w:eastAsia="x-none"/>
        </w:rPr>
        <w:t xml:space="preserve">. Final CRs </w:t>
      </w:r>
      <w:r w:rsidR="0012340E" w:rsidRPr="0012340E">
        <w:rPr>
          <w:highlight w:val="green"/>
          <w:lang w:eastAsia="x-none"/>
        </w:rPr>
        <w:t xml:space="preserve">agreed </w:t>
      </w:r>
      <w:r w:rsidRPr="0012340E">
        <w:rPr>
          <w:highlight w:val="green"/>
          <w:lang w:eastAsia="x-none"/>
        </w:rPr>
        <w:t xml:space="preserve">in </w:t>
      </w:r>
      <w:hyperlink r:id="rId133" w:history="1">
        <w:r w:rsidR="00114749">
          <w:rPr>
            <w:rStyle w:val="Hyperlink"/>
            <w:highlight w:val="green"/>
            <w:lang w:eastAsia="x-none"/>
          </w:rPr>
          <w:t>R1-1809542</w:t>
        </w:r>
      </w:hyperlink>
      <w:r w:rsidRPr="0012340E">
        <w:rPr>
          <w:highlight w:val="green"/>
          <w:lang w:eastAsia="x-none"/>
        </w:rPr>
        <w:t xml:space="preserve"> (Rel-13, 1124), </w:t>
      </w:r>
      <w:hyperlink r:id="rId134" w:history="1">
        <w:r w:rsidR="00114749">
          <w:rPr>
            <w:rStyle w:val="Hyperlink"/>
            <w:highlight w:val="green"/>
            <w:lang w:eastAsia="x-none"/>
          </w:rPr>
          <w:t>R1-1809543</w:t>
        </w:r>
      </w:hyperlink>
      <w:r w:rsidRPr="0012340E">
        <w:rPr>
          <w:highlight w:val="green"/>
          <w:lang w:eastAsia="x-none"/>
        </w:rPr>
        <w:t xml:space="preserve"> (Rel-14, 1125), </w:t>
      </w:r>
      <w:hyperlink r:id="rId135" w:history="1">
        <w:r w:rsidR="00114749">
          <w:rPr>
            <w:rStyle w:val="Hyperlink"/>
            <w:highlight w:val="green"/>
            <w:lang w:eastAsia="x-none"/>
          </w:rPr>
          <w:t>R1-1809544</w:t>
        </w:r>
      </w:hyperlink>
      <w:r w:rsidR="00114749">
        <w:rPr>
          <w:highlight w:val="green"/>
          <w:lang w:eastAsia="x-none"/>
        </w:rPr>
        <w:t xml:space="preserve"> </w:t>
      </w:r>
      <w:r w:rsidRPr="0012340E">
        <w:rPr>
          <w:highlight w:val="green"/>
          <w:lang w:eastAsia="x-none"/>
        </w:rPr>
        <w:t>(Rel-15, 1126)</w:t>
      </w:r>
    </w:p>
    <w:p w14:paraId="13BDADE5" w14:textId="77777777" w:rsidR="00907B0F" w:rsidRPr="00907B0F" w:rsidRDefault="00907B0F" w:rsidP="00907B0F">
      <w:pPr>
        <w:ind w:left="1440" w:hanging="1440"/>
        <w:rPr>
          <w:lang w:eastAsia="x-none"/>
        </w:rPr>
      </w:pPr>
    </w:p>
    <w:p w14:paraId="6EC4E7DB" w14:textId="6BCDAF18" w:rsidR="00907B0F" w:rsidRPr="0012340E" w:rsidRDefault="001B7BF2" w:rsidP="00907B0F">
      <w:pPr>
        <w:ind w:left="1440" w:hanging="1440"/>
        <w:rPr>
          <w:b/>
          <w:lang w:eastAsia="x-none"/>
        </w:rPr>
      </w:pPr>
      <w:hyperlink r:id="rId136" w:history="1">
        <w:r w:rsidR="00D93AE1">
          <w:rPr>
            <w:rStyle w:val="Hyperlink"/>
            <w:b/>
            <w:highlight w:val="green"/>
            <w:lang w:eastAsia="x-none"/>
          </w:rPr>
          <w:t>R1-1808594</w:t>
        </w:r>
      </w:hyperlink>
      <w:r w:rsidR="00907B0F" w:rsidRPr="0012340E">
        <w:rPr>
          <w:b/>
          <w:lang w:eastAsia="x-none"/>
        </w:rPr>
        <w:tab/>
        <w:t>Correction on PUCCH format 4 HARQ-ACK procedure without adaptive codebook</w:t>
      </w:r>
      <w:r w:rsidR="00907B0F" w:rsidRPr="0012340E">
        <w:rPr>
          <w:b/>
          <w:lang w:eastAsia="x-none"/>
        </w:rPr>
        <w:tab/>
        <w:t>Huawei, HiSilicon</w:t>
      </w:r>
    </w:p>
    <w:p w14:paraId="12FFA935" w14:textId="111E58C0" w:rsidR="00907B0F" w:rsidRPr="00907B0F" w:rsidRDefault="00907B0F" w:rsidP="00907B0F">
      <w:pPr>
        <w:ind w:left="1440" w:hanging="1440"/>
        <w:rPr>
          <w:lang w:eastAsia="x-none"/>
        </w:rPr>
      </w:pPr>
      <w:r w:rsidRPr="00907B0F">
        <w:rPr>
          <w:lang w:eastAsia="x-none"/>
        </w:rPr>
        <w:t xml:space="preserve">The CR is </w:t>
      </w:r>
      <w:r w:rsidRPr="00907B0F">
        <w:rPr>
          <w:highlight w:val="green"/>
          <w:lang w:eastAsia="x-none"/>
        </w:rPr>
        <w:t>agreed</w:t>
      </w:r>
      <w:r w:rsidRPr="00907B0F">
        <w:rPr>
          <w:lang w:eastAsia="x-none"/>
        </w:rPr>
        <w:t xml:space="preserve">. Shadow CRs for Rel-14 &amp; 15 </w:t>
      </w:r>
      <w:r w:rsidRPr="0012340E">
        <w:rPr>
          <w:highlight w:val="green"/>
          <w:lang w:eastAsia="x-none"/>
        </w:rPr>
        <w:t xml:space="preserve">agreed in </w:t>
      </w:r>
      <w:hyperlink r:id="rId137" w:history="1">
        <w:r w:rsidR="00D93AE1">
          <w:rPr>
            <w:rStyle w:val="Hyperlink"/>
            <w:highlight w:val="green"/>
            <w:lang w:eastAsia="x-none"/>
          </w:rPr>
          <w:t>R1-1809545</w:t>
        </w:r>
      </w:hyperlink>
      <w:r w:rsidRPr="0012340E">
        <w:rPr>
          <w:highlight w:val="green"/>
          <w:lang w:eastAsia="x-none"/>
        </w:rPr>
        <w:t xml:space="preserve"> (Rel-14, 1127), </w:t>
      </w:r>
      <w:hyperlink r:id="rId138" w:history="1">
        <w:r w:rsidR="00D93AE1">
          <w:rPr>
            <w:rStyle w:val="Hyperlink"/>
            <w:highlight w:val="green"/>
            <w:lang w:eastAsia="x-none"/>
          </w:rPr>
          <w:t>R1-1809546</w:t>
        </w:r>
      </w:hyperlink>
      <w:r w:rsidRPr="0012340E">
        <w:rPr>
          <w:highlight w:val="green"/>
          <w:lang w:eastAsia="x-none"/>
        </w:rPr>
        <w:t xml:space="preserve"> (Rel-15, 1128)</w:t>
      </w:r>
    </w:p>
    <w:p w14:paraId="750B186A" w14:textId="77777777" w:rsidR="00907B0F" w:rsidRPr="00907B0F" w:rsidRDefault="00907B0F" w:rsidP="00907B0F">
      <w:pPr>
        <w:ind w:left="1440" w:hanging="1440"/>
        <w:rPr>
          <w:lang w:eastAsia="x-none"/>
        </w:rPr>
      </w:pPr>
    </w:p>
    <w:p w14:paraId="45B48342" w14:textId="77777777" w:rsidR="00907B0F" w:rsidRPr="00907B0F" w:rsidRDefault="00907B0F" w:rsidP="00907B0F">
      <w:pPr>
        <w:ind w:left="1440" w:hanging="1440"/>
        <w:rPr>
          <w:b/>
          <w:u w:val="single"/>
          <w:lang w:eastAsia="x-none"/>
        </w:rPr>
      </w:pPr>
      <w:r w:rsidRPr="00907B0F">
        <w:rPr>
          <w:b/>
          <w:u w:val="single"/>
          <w:lang w:eastAsia="x-none"/>
        </w:rPr>
        <w:t>MUST</w:t>
      </w:r>
    </w:p>
    <w:p w14:paraId="391C526B" w14:textId="43B0A8F8" w:rsidR="00907B0F" w:rsidRPr="0012340E" w:rsidRDefault="001B7BF2" w:rsidP="00907B0F">
      <w:pPr>
        <w:ind w:left="720" w:hanging="720"/>
        <w:rPr>
          <w:b/>
          <w:lang w:eastAsia="x-none"/>
        </w:rPr>
      </w:pPr>
      <w:hyperlink r:id="rId139" w:history="1">
        <w:r w:rsidR="00D93AE1">
          <w:rPr>
            <w:rStyle w:val="Hyperlink"/>
            <w:b/>
            <w:lang w:eastAsia="x-none"/>
          </w:rPr>
          <w:t>R1-1808652</w:t>
        </w:r>
      </w:hyperlink>
      <w:r w:rsidR="00907B0F" w:rsidRPr="0012340E">
        <w:rPr>
          <w:b/>
          <w:lang w:eastAsia="x-none"/>
        </w:rPr>
        <w:tab/>
        <w:t>Draft CR: Corrections to modulation signalling in MUST</w:t>
      </w:r>
      <w:r w:rsidR="00907B0F" w:rsidRPr="0012340E">
        <w:rPr>
          <w:b/>
          <w:lang w:eastAsia="x-none"/>
        </w:rPr>
        <w:tab/>
        <w:t>Intel Corporation</w:t>
      </w:r>
    </w:p>
    <w:p w14:paraId="0E92ABBD" w14:textId="77777777" w:rsidR="00907B0F" w:rsidRPr="00907B0F" w:rsidRDefault="00907B0F" w:rsidP="00907B0F">
      <w:pPr>
        <w:ind w:left="720" w:hanging="720"/>
        <w:rPr>
          <w:lang w:eastAsia="x-none"/>
        </w:rPr>
      </w:pPr>
      <w:r w:rsidRPr="0012340E">
        <w:rPr>
          <w:lang w:eastAsia="x-none"/>
        </w:rPr>
        <w:t>Discuss further offline. Come back later</w:t>
      </w:r>
    </w:p>
    <w:p w14:paraId="1907C695" w14:textId="17F7FD7C" w:rsidR="0012340E" w:rsidRPr="0012340E" w:rsidRDefault="001B7BF2" w:rsidP="0012340E">
      <w:pPr>
        <w:ind w:left="720" w:hanging="720"/>
        <w:rPr>
          <w:b/>
          <w:lang w:eastAsia="x-none"/>
        </w:rPr>
      </w:pPr>
      <w:hyperlink r:id="rId140" w:history="1">
        <w:r w:rsidR="00D93AE1">
          <w:rPr>
            <w:rStyle w:val="Hyperlink"/>
            <w:b/>
            <w:lang w:eastAsia="x-none"/>
          </w:rPr>
          <w:t>R1-1809610</w:t>
        </w:r>
      </w:hyperlink>
      <w:r w:rsidR="0012340E" w:rsidRPr="0012340E">
        <w:rPr>
          <w:b/>
          <w:lang w:eastAsia="x-none"/>
        </w:rPr>
        <w:t xml:space="preserve"> (Revision of </w:t>
      </w:r>
      <w:hyperlink r:id="rId141" w:history="1">
        <w:r w:rsidR="00D93AE1">
          <w:rPr>
            <w:rStyle w:val="Hyperlink"/>
            <w:b/>
            <w:lang w:eastAsia="x-none"/>
          </w:rPr>
          <w:t>R1-1808652</w:t>
        </w:r>
      </w:hyperlink>
      <w:r w:rsidR="0012340E" w:rsidRPr="0012340E">
        <w:rPr>
          <w:b/>
          <w:lang w:eastAsia="x-none"/>
        </w:rPr>
        <w:t>)</w:t>
      </w:r>
      <w:r w:rsidR="0012340E" w:rsidRPr="0012340E">
        <w:rPr>
          <w:b/>
          <w:lang w:eastAsia="x-none"/>
        </w:rPr>
        <w:tab/>
        <w:t>Draft CR: Corrections to modulation signalling in MUST</w:t>
      </w:r>
      <w:r w:rsidR="0012340E" w:rsidRPr="0012340E">
        <w:rPr>
          <w:b/>
          <w:lang w:eastAsia="x-none"/>
        </w:rPr>
        <w:tab/>
        <w:t>Intel Corporation</w:t>
      </w:r>
    </w:p>
    <w:p w14:paraId="5A5A04BD" w14:textId="1D277F14" w:rsidR="0012340E" w:rsidRPr="0012340E" w:rsidRDefault="0012340E" w:rsidP="0012340E">
      <w:pPr>
        <w:ind w:left="720" w:hanging="720"/>
        <w:rPr>
          <w:lang w:eastAsia="x-none"/>
        </w:rPr>
      </w:pPr>
      <w:r w:rsidRPr="0012340E">
        <w:rPr>
          <w:highlight w:val="green"/>
          <w:lang w:eastAsia="x-none"/>
        </w:rPr>
        <w:t xml:space="preserve">Final CRs agreed in </w:t>
      </w:r>
      <w:hyperlink r:id="rId142" w:history="1">
        <w:r w:rsidR="00D93AE1">
          <w:rPr>
            <w:rStyle w:val="Hyperlink"/>
            <w:highlight w:val="green"/>
            <w:lang w:eastAsia="x-none"/>
          </w:rPr>
          <w:t>R1-1809636</w:t>
        </w:r>
      </w:hyperlink>
      <w:r w:rsidRPr="0012340E">
        <w:rPr>
          <w:highlight w:val="green"/>
          <w:lang w:eastAsia="x-none"/>
        </w:rPr>
        <w:t xml:space="preserve"> (TS36.212, Rel-14, CR0302) and </w:t>
      </w:r>
      <w:hyperlink r:id="rId143" w:history="1">
        <w:r w:rsidR="00D93AE1">
          <w:rPr>
            <w:rStyle w:val="Hyperlink"/>
            <w:highlight w:val="green"/>
            <w:lang w:eastAsia="x-none"/>
          </w:rPr>
          <w:t>R1-1809637</w:t>
        </w:r>
      </w:hyperlink>
      <w:r w:rsidRPr="0012340E">
        <w:rPr>
          <w:highlight w:val="green"/>
          <w:lang w:eastAsia="x-none"/>
        </w:rPr>
        <w:t xml:space="preserve"> (TS36.212, Rel-15, CR0303)</w:t>
      </w:r>
    </w:p>
    <w:p w14:paraId="2BD33579" w14:textId="77777777" w:rsidR="00907B0F" w:rsidRPr="00907B0F" w:rsidRDefault="00907B0F" w:rsidP="00907B0F">
      <w:pPr>
        <w:ind w:left="720" w:hanging="720"/>
        <w:rPr>
          <w:lang w:eastAsia="x-none"/>
        </w:rPr>
      </w:pPr>
    </w:p>
    <w:p w14:paraId="60B72531" w14:textId="77777777" w:rsidR="00907B0F" w:rsidRPr="00907B0F" w:rsidRDefault="00907B0F" w:rsidP="00907B0F">
      <w:pPr>
        <w:ind w:left="720" w:hanging="720"/>
        <w:rPr>
          <w:b/>
          <w:u w:val="single"/>
          <w:lang w:eastAsia="x-none"/>
        </w:rPr>
      </w:pPr>
      <w:r w:rsidRPr="00907B0F">
        <w:rPr>
          <w:b/>
          <w:u w:val="single"/>
          <w:lang w:eastAsia="x-none"/>
        </w:rPr>
        <w:t>MIMO</w:t>
      </w:r>
    </w:p>
    <w:p w14:paraId="6D1AB884" w14:textId="331AF5C0" w:rsidR="00907B0F" w:rsidRPr="00737A07" w:rsidRDefault="001B7BF2" w:rsidP="00907B0F">
      <w:pPr>
        <w:ind w:left="720" w:hanging="720"/>
        <w:rPr>
          <w:b/>
          <w:lang w:eastAsia="x-none"/>
        </w:rPr>
      </w:pPr>
      <w:hyperlink r:id="rId144" w:history="1">
        <w:r w:rsidR="00D93AE1">
          <w:rPr>
            <w:rStyle w:val="Hyperlink"/>
            <w:b/>
            <w:lang w:eastAsia="x-none"/>
          </w:rPr>
          <w:t>R1-1808653</w:t>
        </w:r>
      </w:hyperlink>
      <w:r w:rsidR="00907B0F" w:rsidRPr="00737A07">
        <w:rPr>
          <w:b/>
          <w:lang w:eastAsia="x-none"/>
        </w:rPr>
        <w:tab/>
        <w:t>Draft CR: Correction to PDSCH RE mapping in TM10</w:t>
      </w:r>
      <w:r w:rsidR="00907B0F" w:rsidRPr="00737A07">
        <w:rPr>
          <w:b/>
          <w:lang w:eastAsia="x-none"/>
        </w:rPr>
        <w:tab/>
        <w:t>Intel Corporation</w:t>
      </w:r>
    </w:p>
    <w:p w14:paraId="3525997D" w14:textId="104EDB12" w:rsidR="00907B0F" w:rsidRPr="00737A07" w:rsidRDefault="00907B0F" w:rsidP="00907B0F">
      <w:pPr>
        <w:ind w:left="720" w:hanging="720"/>
        <w:rPr>
          <w:highlight w:val="green"/>
          <w:lang w:eastAsia="x-none"/>
        </w:rPr>
      </w:pPr>
      <w:r w:rsidRPr="00907B0F">
        <w:rPr>
          <w:lang w:eastAsia="x-none"/>
        </w:rPr>
        <w:t xml:space="preserve">The draft CR is </w:t>
      </w:r>
      <w:r w:rsidRPr="00907B0F">
        <w:rPr>
          <w:highlight w:val="green"/>
          <w:lang w:eastAsia="x-none"/>
        </w:rPr>
        <w:t>endorsed</w:t>
      </w:r>
      <w:r w:rsidRPr="00907B0F">
        <w:rPr>
          <w:lang w:eastAsia="x-none"/>
        </w:rPr>
        <w:t xml:space="preserve">. Final CRs </w:t>
      </w:r>
      <w:r w:rsidR="00737A07" w:rsidRPr="00737A07">
        <w:rPr>
          <w:highlight w:val="green"/>
          <w:lang w:eastAsia="x-none"/>
        </w:rPr>
        <w:t xml:space="preserve">agreed </w:t>
      </w:r>
      <w:r w:rsidRPr="00737A07">
        <w:rPr>
          <w:highlight w:val="green"/>
          <w:lang w:eastAsia="x-none"/>
        </w:rPr>
        <w:t xml:space="preserve">in </w:t>
      </w:r>
      <w:hyperlink r:id="rId145" w:history="1">
        <w:r w:rsidR="00D93AE1">
          <w:rPr>
            <w:rStyle w:val="Hyperlink"/>
            <w:highlight w:val="green"/>
            <w:lang w:eastAsia="x-none"/>
          </w:rPr>
          <w:t>R1-1809547</w:t>
        </w:r>
      </w:hyperlink>
      <w:r w:rsidRPr="00737A07">
        <w:rPr>
          <w:highlight w:val="green"/>
          <w:lang w:eastAsia="x-none"/>
        </w:rPr>
        <w:t xml:space="preserve"> (Rel-13, 1129), </w:t>
      </w:r>
      <w:hyperlink r:id="rId146" w:history="1">
        <w:r w:rsidR="00D93AE1">
          <w:rPr>
            <w:rStyle w:val="Hyperlink"/>
            <w:highlight w:val="green"/>
            <w:lang w:eastAsia="x-none"/>
          </w:rPr>
          <w:t>R1-1809548</w:t>
        </w:r>
      </w:hyperlink>
      <w:r w:rsidRPr="00737A07">
        <w:rPr>
          <w:highlight w:val="green"/>
          <w:lang w:eastAsia="x-none"/>
        </w:rPr>
        <w:t xml:space="preserve"> (Rel-14, 1130), </w:t>
      </w:r>
      <w:hyperlink r:id="rId147" w:history="1">
        <w:r w:rsidR="00D93AE1">
          <w:rPr>
            <w:rStyle w:val="Hyperlink"/>
            <w:highlight w:val="green"/>
            <w:lang w:eastAsia="x-none"/>
          </w:rPr>
          <w:t>R1-1809549</w:t>
        </w:r>
      </w:hyperlink>
      <w:r w:rsidRPr="00737A07">
        <w:rPr>
          <w:highlight w:val="green"/>
          <w:lang w:eastAsia="x-none"/>
        </w:rPr>
        <w:t xml:space="preserve"> (Rel-15, 1131)</w:t>
      </w:r>
    </w:p>
    <w:p w14:paraId="7E7E1BDC" w14:textId="77777777" w:rsidR="00907B0F" w:rsidRPr="00907B0F" w:rsidRDefault="00907B0F" w:rsidP="00907B0F">
      <w:pPr>
        <w:ind w:left="720" w:hanging="720"/>
        <w:rPr>
          <w:lang w:eastAsia="x-none"/>
        </w:rPr>
      </w:pPr>
    </w:p>
    <w:p w14:paraId="46FFC3C1" w14:textId="4A0D6A63" w:rsidR="00907B0F" w:rsidRPr="00737A07" w:rsidRDefault="001B7BF2" w:rsidP="00907B0F">
      <w:pPr>
        <w:ind w:left="720" w:hanging="720"/>
        <w:rPr>
          <w:b/>
          <w:lang w:eastAsia="x-none"/>
        </w:rPr>
      </w:pPr>
      <w:hyperlink r:id="rId148" w:history="1">
        <w:r w:rsidR="00D93AE1">
          <w:rPr>
            <w:rStyle w:val="Hyperlink"/>
            <w:b/>
            <w:lang w:eastAsia="x-none"/>
          </w:rPr>
          <w:t>R1-1808997</w:t>
        </w:r>
      </w:hyperlink>
      <w:r w:rsidR="00907B0F" w:rsidRPr="00737A07">
        <w:rPr>
          <w:b/>
          <w:lang w:eastAsia="x-none"/>
        </w:rPr>
        <w:tab/>
        <w:t>Rate matching for A-CSI-RS</w:t>
      </w:r>
      <w:r w:rsidR="00907B0F" w:rsidRPr="00737A07">
        <w:rPr>
          <w:b/>
          <w:lang w:eastAsia="x-none"/>
        </w:rPr>
        <w:tab/>
        <w:t>Qualcomm Incorporated</w:t>
      </w:r>
    </w:p>
    <w:p w14:paraId="5D058E44" w14:textId="77777777" w:rsidR="00907B0F" w:rsidRPr="00907B0F" w:rsidRDefault="00907B0F" w:rsidP="00907B0F">
      <w:pPr>
        <w:ind w:left="720" w:hanging="720"/>
        <w:rPr>
          <w:lang w:eastAsia="x-none"/>
        </w:rPr>
      </w:pPr>
      <w:r w:rsidRPr="00737A07">
        <w:rPr>
          <w:lang w:eastAsia="x-none"/>
        </w:rPr>
        <w:t>Discuss further offline. Come back later</w:t>
      </w:r>
    </w:p>
    <w:p w14:paraId="2230EB54" w14:textId="67C41CB5" w:rsidR="00737A07" w:rsidRPr="00737A07" w:rsidRDefault="00737A07" w:rsidP="00737A07">
      <w:pPr>
        <w:rPr>
          <w:highlight w:val="cyan"/>
          <w:lang w:eastAsia="x-none"/>
        </w:rPr>
      </w:pPr>
      <w:r w:rsidRPr="00737A07">
        <w:rPr>
          <w:b/>
          <w:lang w:eastAsia="x-none"/>
        </w:rPr>
        <w:t>Decision:</w:t>
      </w:r>
      <w:r>
        <w:rPr>
          <w:lang w:eastAsia="x-none"/>
        </w:rPr>
        <w:t xml:space="preserve"> For </w:t>
      </w:r>
      <w:r>
        <w:rPr>
          <w:highlight w:val="cyan"/>
          <w:lang w:eastAsia="x-none"/>
        </w:rPr>
        <w:t>e</w:t>
      </w:r>
      <w:r w:rsidRPr="00737A07">
        <w:rPr>
          <w:highlight w:val="cyan"/>
          <w:lang w:eastAsia="x-none"/>
        </w:rPr>
        <w:t>mail approval till 8/31 – Alberto (Qualcomm)</w:t>
      </w:r>
    </w:p>
    <w:p w14:paraId="392FA7A9" w14:textId="721154B7" w:rsidR="00907B0F" w:rsidRPr="00907B0F" w:rsidRDefault="00907B0F" w:rsidP="00907B0F">
      <w:pPr>
        <w:ind w:left="720" w:hanging="720"/>
        <w:rPr>
          <w:lang w:eastAsia="x-none"/>
        </w:rPr>
      </w:pPr>
    </w:p>
    <w:p w14:paraId="743FD9E1" w14:textId="29D32BB0" w:rsidR="00907B0F" w:rsidRPr="00E81CC0" w:rsidRDefault="001B7BF2" w:rsidP="00907B0F">
      <w:pPr>
        <w:ind w:left="720" w:hanging="720"/>
        <w:rPr>
          <w:b/>
          <w:lang w:eastAsia="x-none"/>
        </w:rPr>
      </w:pPr>
      <w:hyperlink r:id="rId149" w:history="1">
        <w:r w:rsidR="00D93AE1">
          <w:rPr>
            <w:rStyle w:val="Hyperlink"/>
            <w:b/>
            <w:lang w:eastAsia="x-none"/>
          </w:rPr>
          <w:t>R1-1809005</w:t>
        </w:r>
      </w:hyperlink>
      <w:r w:rsidR="00907B0F" w:rsidRPr="00E81CC0">
        <w:rPr>
          <w:b/>
          <w:lang w:eastAsia="x-none"/>
        </w:rPr>
        <w:tab/>
        <w:t>Correction on advanced CSI codebook</w:t>
      </w:r>
      <w:r w:rsidR="00907B0F" w:rsidRPr="00E81CC0">
        <w:rPr>
          <w:b/>
          <w:lang w:eastAsia="x-none"/>
        </w:rPr>
        <w:tab/>
        <w:t>Qualcomm Incorporated</w:t>
      </w:r>
    </w:p>
    <w:p w14:paraId="5096849F" w14:textId="7FD36737" w:rsidR="00907B0F" w:rsidRPr="00E81CC0" w:rsidRDefault="00907B0F" w:rsidP="00907B0F">
      <w:pPr>
        <w:ind w:left="720" w:hanging="720"/>
        <w:rPr>
          <w:highlight w:val="green"/>
          <w:lang w:eastAsia="x-none"/>
        </w:rPr>
      </w:pPr>
      <w:r w:rsidRPr="00907B0F">
        <w:rPr>
          <w:lang w:eastAsia="x-none"/>
        </w:rPr>
        <w:t xml:space="preserve">The CR is </w:t>
      </w:r>
      <w:r w:rsidRPr="00907B0F">
        <w:rPr>
          <w:highlight w:val="green"/>
          <w:lang w:eastAsia="x-none"/>
        </w:rPr>
        <w:t xml:space="preserve">endorsed </w:t>
      </w:r>
      <w:r w:rsidRPr="00907B0F">
        <w:rPr>
          <w:lang w:eastAsia="x-none"/>
        </w:rPr>
        <w:t xml:space="preserve">(by updating the WI code by removing the dash in between). Final CRs </w:t>
      </w:r>
      <w:r w:rsidR="00E81CC0" w:rsidRPr="00E81CC0">
        <w:rPr>
          <w:highlight w:val="green"/>
          <w:lang w:eastAsia="x-none"/>
        </w:rPr>
        <w:t xml:space="preserve">agreed </w:t>
      </w:r>
      <w:r w:rsidRPr="00E81CC0">
        <w:rPr>
          <w:highlight w:val="green"/>
          <w:lang w:eastAsia="x-none"/>
        </w:rPr>
        <w:t xml:space="preserve">in </w:t>
      </w:r>
      <w:hyperlink r:id="rId150" w:history="1">
        <w:r w:rsidR="00D93AE1">
          <w:rPr>
            <w:rStyle w:val="Hyperlink"/>
            <w:highlight w:val="green"/>
            <w:lang w:eastAsia="x-none"/>
          </w:rPr>
          <w:t>R1-1809550</w:t>
        </w:r>
      </w:hyperlink>
      <w:r w:rsidRPr="00E81CC0">
        <w:rPr>
          <w:highlight w:val="green"/>
          <w:lang w:eastAsia="x-none"/>
        </w:rPr>
        <w:t xml:space="preserve"> (Rel-14, CR1132), </w:t>
      </w:r>
      <w:hyperlink r:id="rId151" w:history="1">
        <w:r w:rsidR="00D93AE1">
          <w:rPr>
            <w:rStyle w:val="Hyperlink"/>
            <w:highlight w:val="green"/>
            <w:lang w:eastAsia="x-none"/>
          </w:rPr>
          <w:t>R1-1809551</w:t>
        </w:r>
      </w:hyperlink>
      <w:r w:rsidRPr="00E81CC0">
        <w:rPr>
          <w:highlight w:val="green"/>
          <w:lang w:eastAsia="x-none"/>
        </w:rPr>
        <w:t xml:space="preserve"> (Rel-15, CR1133)</w:t>
      </w:r>
    </w:p>
    <w:p w14:paraId="396AB994" w14:textId="77777777" w:rsidR="00907B0F" w:rsidRPr="00907B0F" w:rsidRDefault="00907B0F" w:rsidP="00907B0F">
      <w:pPr>
        <w:ind w:left="720" w:hanging="720"/>
        <w:rPr>
          <w:lang w:eastAsia="x-none"/>
        </w:rPr>
      </w:pPr>
    </w:p>
    <w:p w14:paraId="4E5E393B" w14:textId="77777777" w:rsidR="00907B0F" w:rsidRPr="00907B0F" w:rsidRDefault="00907B0F" w:rsidP="00907B0F">
      <w:pPr>
        <w:ind w:left="720" w:hanging="720"/>
        <w:rPr>
          <w:b/>
          <w:u w:val="single"/>
          <w:lang w:eastAsia="x-none"/>
        </w:rPr>
      </w:pPr>
      <w:r w:rsidRPr="00907B0F">
        <w:rPr>
          <w:b/>
          <w:u w:val="single"/>
          <w:lang w:eastAsia="x-none"/>
        </w:rPr>
        <w:t>SRS carrier switching</w:t>
      </w:r>
    </w:p>
    <w:p w14:paraId="0FC67DCE" w14:textId="7BC952F1" w:rsidR="00907B0F" w:rsidRPr="00E81CC0" w:rsidRDefault="001B7BF2" w:rsidP="00907B0F">
      <w:pPr>
        <w:ind w:left="720" w:hanging="720"/>
        <w:rPr>
          <w:b/>
          <w:lang w:eastAsia="x-none"/>
        </w:rPr>
      </w:pPr>
      <w:hyperlink r:id="rId152" w:history="1">
        <w:r w:rsidR="00D93AE1">
          <w:rPr>
            <w:rStyle w:val="Hyperlink"/>
            <w:b/>
            <w:lang w:eastAsia="x-none"/>
          </w:rPr>
          <w:t>R1-1808993</w:t>
        </w:r>
      </w:hyperlink>
      <w:r w:rsidR="00907B0F" w:rsidRPr="00E81CC0">
        <w:rPr>
          <w:b/>
          <w:lang w:eastAsia="x-none"/>
        </w:rPr>
        <w:tab/>
        <w:t>HARQ reference configuration for SRS carrier switching</w:t>
      </w:r>
      <w:r w:rsidR="00907B0F" w:rsidRPr="00E81CC0">
        <w:rPr>
          <w:b/>
          <w:lang w:eastAsia="x-none"/>
        </w:rPr>
        <w:tab/>
        <w:t>Qualcomm Incorporated</w:t>
      </w:r>
    </w:p>
    <w:p w14:paraId="4CD4F47E" w14:textId="77777777" w:rsidR="00907B0F" w:rsidRPr="00907B0F" w:rsidRDefault="00907B0F" w:rsidP="00907B0F">
      <w:pPr>
        <w:ind w:left="720" w:hanging="720"/>
        <w:rPr>
          <w:szCs w:val="20"/>
          <w:lang w:eastAsia="x-none"/>
        </w:rPr>
      </w:pPr>
      <w:r w:rsidRPr="00907B0F">
        <w:rPr>
          <w:szCs w:val="20"/>
          <w:lang w:eastAsia="x-none"/>
        </w:rPr>
        <w:t xml:space="preserve">The draft CR is </w:t>
      </w:r>
      <w:r w:rsidRPr="00907B0F">
        <w:rPr>
          <w:szCs w:val="20"/>
          <w:highlight w:val="green"/>
          <w:lang w:eastAsia="x-none"/>
        </w:rPr>
        <w:t>endorsed in principle</w:t>
      </w:r>
      <w:r w:rsidRPr="00907B0F">
        <w:rPr>
          <w:szCs w:val="20"/>
          <w:lang w:eastAsia="x-none"/>
        </w:rPr>
        <w:t>, with the following points for further discussion:</w:t>
      </w:r>
    </w:p>
    <w:p w14:paraId="20B46981" w14:textId="77777777" w:rsidR="00907B0F" w:rsidRPr="00907B0F" w:rsidRDefault="00907B0F" w:rsidP="00907B0F">
      <w:pPr>
        <w:numPr>
          <w:ilvl w:val="0"/>
          <w:numId w:val="33"/>
        </w:numPr>
        <w:rPr>
          <w:szCs w:val="20"/>
          <w:lang w:eastAsia="x-none"/>
        </w:rPr>
      </w:pPr>
      <w:r w:rsidRPr="00907B0F">
        <w:rPr>
          <w:szCs w:val="20"/>
          <w:lang w:eastAsia="x-none"/>
        </w:rPr>
        <w:t>Changes in 7.3.3 &amp; 10.1.2A (neither/nor vs. either/or or other ways)</w:t>
      </w:r>
    </w:p>
    <w:p w14:paraId="44404AA3" w14:textId="77777777" w:rsidR="00907B0F" w:rsidRPr="00907B0F" w:rsidRDefault="00907B0F" w:rsidP="00907B0F">
      <w:pPr>
        <w:numPr>
          <w:ilvl w:val="0"/>
          <w:numId w:val="33"/>
        </w:numPr>
        <w:rPr>
          <w:szCs w:val="20"/>
          <w:lang w:eastAsia="x-none"/>
        </w:rPr>
      </w:pPr>
      <w:r w:rsidRPr="00907B0F">
        <w:rPr>
          <w:szCs w:val="20"/>
          <w:lang w:eastAsia="x-none"/>
        </w:rPr>
        <w:t>Changes in Section 13</w:t>
      </w:r>
    </w:p>
    <w:p w14:paraId="717C21B5" w14:textId="77777777" w:rsidR="00907B0F" w:rsidRPr="00907B0F" w:rsidRDefault="00907B0F" w:rsidP="00907B0F">
      <w:pPr>
        <w:numPr>
          <w:ilvl w:val="0"/>
          <w:numId w:val="33"/>
        </w:numPr>
        <w:rPr>
          <w:szCs w:val="20"/>
          <w:lang w:eastAsia="x-none"/>
        </w:rPr>
      </w:pPr>
      <w:r w:rsidRPr="00907B0F">
        <w:rPr>
          <w:szCs w:val="20"/>
          <w:lang w:eastAsia="x-none"/>
        </w:rPr>
        <w:t>Conditions for the parameter</w:t>
      </w:r>
    </w:p>
    <w:p w14:paraId="42261C6F" w14:textId="121DB181" w:rsidR="00907B0F" w:rsidRPr="00907B0F" w:rsidRDefault="00907B0F" w:rsidP="00907B0F">
      <w:pPr>
        <w:ind w:left="720" w:hanging="720"/>
        <w:rPr>
          <w:szCs w:val="20"/>
          <w:lang w:eastAsia="x-none"/>
        </w:rPr>
      </w:pPr>
      <w:r w:rsidRPr="009B3C9C">
        <w:rPr>
          <w:szCs w:val="20"/>
          <w:lang w:eastAsia="x-none"/>
        </w:rPr>
        <w:t xml:space="preserve">Final CRs to be prepared in </w:t>
      </w:r>
      <w:hyperlink r:id="rId153" w:history="1">
        <w:r w:rsidR="00D93AE1">
          <w:rPr>
            <w:rStyle w:val="Hyperlink"/>
            <w:szCs w:val="20"/>
            <w:lang w:eastAsia="x-none"/>
          </w:rPr>
          <w:t>R1-1809552</w:t>
        </w:r>
      </w:hyperlink>
      <w:r w:rsidRPr="009B3C9C">
        <w:rPr>
          <w:szCs w:val="20"/>
          <w:lang w:eastAsia="x-none"/>
        </w:rPr>
        <w:t xml:space="preserve"> (Rel-14, CR 1134), </w:t>
      </w:r>
      <w:hyperlink r:id="rId154" w:history="1">
        <w:r w:rsidR="00D93AE1">
          <w:rPr>
            <w:rStyle w:val="Hyperlink"/>
            <w:szCs w:val="20"/>
            <w:lang w:eastAsia="x-none"/>
          </w:rPr>
          <w:t>R1-1809553</w:t>
        </w:r>
      </w:hyperlink>
      <w:r w:rsidRPr="009B3C9C">
        <w:rPr>
          <w:szCs w:val="20"/>
          <w:lang w:eastAsia="x-none"/>
        </w:rPr>
        <w:t xml:space="preserve"> (Rel-15, CR 1135)</w:t>
      </w:r>
    </w:p>
    <w:p w14:paraId="4B1D9595" w14:textId="011390E0" w:rsidR="00907B0F" w:rsidRDefault="009B3C9C" w:rsidP="00907B0F">
      <w:pPr>
        <w:ind w:left="720" w:hanging="720"/>
        <w:rPr>
          <w:lang w:eastAsia="x-none"/>
        </w:rPr>
      </w:pPr>
      <w:r w:rsidRPr="009B3C9C">
        <w:rPr>
          <w:b/>
          <w:lang w:eastAsia="x-none"/>
        </w:rPr>
        <w:t>Decision:</w:t>
      </w:r>
      <w:r>
        <w:rPr>
          <w:lang w:eastAsia="x-none"/>
        </w:rPr>
        <w:t xml:space="preserve"> CRs are postponed</w:t>
      </w:r>
      <w:r w:rsidR="00302B44">
        <w:rPr>
          <w:lang w:eastAsia="x-none"/>
        </w:rPr>
        <w:t xml:space="preserve"> as proponent </w:t>
      </w:r>
      <w:r w:rsidR="00302B44" w:rsidRPr="00302B44">
        <w:rPr>
          <w:lang w:eastAsia="x-none"/>
        </w:rPr>
        <w:t xml:space="preserve">couldn’t find enough time to converge </w:t>
      </w:r>
      <w:r w:rsidR="00302B44">
        <w:rPr>
          <w:lang w:eastAsia="x-none"/>
        </w:rPr>
        <w:t>in all the details.</w:t>
      </w:r>
    </w:p>
    <w:p w14:paraId="1AB18713" w14:textId="77777777" w:rsidR="009B3C9C" w:rsidRPr="00907B0F" w:rsidRDefault="009B3C9C" w:rsidP="00907B0F">
      <w:pPr>
        <w:ind w:left="720" w:hanging="720"/>
        <w:rPr>
          <w:lang w:eastAsia="x-none"/>
        </w:rPr>
      </w:pPr>
    </w:p>
    <w:p w14:paraId="49004501" w14:textId="15788C50" w:rsidR="00907B0F" w:rsidRPr="009B3C9C" w:rsidRDefault="001B7BF2" w:rsidP="00907B0F">
      <w:pPr>
        <w:ind w:left="720" w:hanging="720"/>
        <w:rPr>
          <w:b/>
          <w:lang w:eastAsia="x-none"/>
        </w:rPr>
      </w:pPr>
      <w:hyperlink r:id="rId155" w:history="1">
        <w:r w:rsidR="00D93AE1">
          <w:rPr>
            <w:rStyle w:val="Hyperlink"/>
            <w:b/>
            <w:lang w:eastAsia="x-none"/>
          </w:rPr>
          <w:t>R1-1809001</w:t>
        </w:r>
      </w:hyperlink>
      <w:r w:rsidR="00907B0F" w:rsidRPr="009B3C9C">
        <w:rPr>
          <w:b/>
          <w:lang w:eastAsia="x-none"/>
        </w:rPr>
        <w:tab/>
        <w:t>Discussion on CA capability for SRS carrier switching</w:t>
      </w:r>
      <w:r w:rsidR="00907B0F" w:rsidRPr="009B3C9C">
        <w:rPr>
          <w:b/>
          <w:lang w:eastAsia="x-none"/>
        </w:rPr>
        <w:tab/>
        <w:t>Qualcomm Incorporated</w:t>
      </w:r>
    </w:p>
    <w:p w14:paraId="2A6402F8" w14:textId="77777777" w:rsidR="00907B0F" w:rsidRPr="00907B0F" w:rsidRDefault="00907B0F" w:rsidP="00907B0F">
      <w:pPr>
        <w:ind w:left="720" w:hanging="720"/>
        <w:rPr>
          <w:lang w:eastAsia="x-none"/>
        </w:rPr>
      </w:pPr>
      <w:r w:rsidRPr="009B3C9C">
        <w:rPr>
          <w:lang w:eastAsia="x-none"/>
        </w:rPr>
        <w:t>For the first issue, further discussion offline. Come back later</w:t>
      </w:r>
    </w:p>
    <w:p w14:paraId="59D2A222" w14:textId="04F0616A" w:rsidR="00907B0F" w:rsidRPr="00907B0F" w:rsidRDefault="00907B0F" w:rsidP="00907B0F">
      <w:pPr>
        <w:ind w:left="720" w:hanging="720"/>
        <w:rPr>
          <w:lang w:eastAsia="x-none"/>
        </w:rPr>
      </w:pPr>
      <w:r w:rsidRPr="00907B0F">
        <w:rPr>
          <w:lang w:eastAsia="x-none"/>
        </w:rPr>
        <w:t xml:space="preserve">The second TP raised in </w:t>
      </w:r>
      <w:hyperlink r:id="rId156" w:history="1">
        <w:r w:rsidR="00D93AE1">
          <w:rPr>
            <w:rStyle w:val="Hyperlink"/>
            <w:lang w:eastAsia="x-none"/>
          </w:rPr>
          <w:t>R1-1809001</w:t>
        </w:r>
      </w:hyperlink>
      <w:r w:rsidRPr="00907B0F">
        <w:rPr>
          <w:lang w:eastAsia="x-none"/>
        </w:rPr>
        <w:t xml:space="preserve"> is </w:t>
      </w:r>
      <w:r w:rsidRPr="00907B0F">
        <w:rPr>
          <w:highlight w:val="green"/>
          <w:lang w:eastAsia="x-none"/>
        </w:rPr>
        <w:t>endorsed</w:t>
      </w:r>
      <w:r w:rsidRPr="00907B0F">
        <w:rPr>
          <w:lang w:eastAsia="x-none"/>
        </w:rPr>
        <w:t xml:space="preserve">. </w:t>
      </w:r>
      <w:r w:rsidR="009B3C9C">
        <w:rPr>
          <w:lang w:eastAsia="x-none"/>
        </w:rPr>
        <w:t>F</w:t>
      </w:r>
      <w:r w:rsidRPr="00907B0F">
        <w:rPr>
          <w:lang w:eastAsia="x-none"/>
        </w:rPr>
        <w:t>inal CR</w:t>
      </w:r>
      <w:r w:rsidR="009B3C9C">
        <w:rPr>
          <w:lang w:eastAsia="x-none"/>
        </w:rPr>
        <w:t xml:space="preserve">s </w:t>
      </w:r>
      <w:r w:rsidR="009B3C9C" w:rsidRPr="009B3C9C">
        <w:rPr>
          <w:highlight w:val="green"/>
          <w:lang w:eastAsia="x-none"/>
        </w:rPr>
        <w:t>agreed</w:t>
      </w:r>
      <w:r w:rsidRPr="009B3C9C">
        <w:rPr>
          <w:highlight w:val="green"/>
          <w:lang w:eastAsia="x-none"/>
        </w:rPr>
        <w:t xml:space="preserve"> in </w:t>
      </w:r>
      <w:hyperlink r:id="rId157" w:history="1">
        <w:r w:rsidR="00D93AE1">
          <w:rPr>
            <w:rStyle w:val="Hyperlink"/>
            <w:highlight w:val="green"/>
            <w:lang w:eastAsia="x-none"/>
          </w:rPr>
          <w:t>R1-1809554</w:t>
        </w:r>
      </w:hyperlink>
      <w:r w:rsidRPr="009B3C9C">
        <w:rPr>
          <w:highlight w:val="green"/>
          <w:lang w:eastAsia="x-none"/>
        </w:rPr>
        <w:t xml:space="preserve"> (Rel-14, CR 1136) &amp; </w:t>
      </w:r>
      <w:hyperlink r:id="rId158" w:history="1">
        <w:r w:rsidR="00D93AE1">
          <w:rPr>
            <w:rStyle w:val="Hyperlink"/>
            <w:highlight w:val="green"/>
            <w:lang w:eastAsia="x-none"/>
          </w:rPr>
          <w:t>R1-1809555</w:t>
        </w:r>
      </w:hyperlink>
      <w:r w:rsidRPr="009B3C9C">
        <w:rPr>
          <w:highlight w:val="green"/>
          <w:lang w:eastAsia="x-none"/>
        </w:rPr>
        <w:t xml:space="preserve"> (Rel-15, CR 1137)</w:t>
      </w:r>
    </w:p>
    <w:p w14:paraId="00A2DB7B" w14:textId="77777777" w:rsidR="00907B0F" w:rsidRPr="00907B0F" w:rsidRDefault="00907B0F" w:rsidP="00907B0F">
      <w:pPr>
        <w:ind w:left="720" w:hanging="720"/>
        <w:rPr>
          <w:lang w:eastAsia="x-none"/>
        </w:rPr>
      </w:pPr>
    </w:p>
    <w:p w14:paraId="02CAAB18" w14:textId="77777777" w:rsidR="00907B0F" w:rsidRPr="00907B0F" w:rsidRDefault="00907B0F" w:rsidP="00907B0F">
      <w:pPr>
        <w:ind w:left="720" w:hanging="720"/>
        <w:rPr>
          <w:b/>
          <w:u w:val="single"/>
          <w:lang w:eastAsia="x-none"/>
        </w:rPr>
      </w:pPr>
      <w:r w:rsidRPr="00907B0F">
        <w:rPr>
          <w:b/>
          <w:u w:val="single"/>
          <w:lang w:eastAsia="x-none"/>
        </w:rPr>
        <w:t>feMBMS</w:t>
      </w:r>
    </w:p>
    <w:p w14:paraId="34126E0B" w14:textId="6B99D70F" w:rsidR="00907B0F" w:rsidRPr="003144BC" w:rsidRDefault="001B7BF2" w:rsidP="00907B0F">
      <w:pPr>
        <w:ind w:left="720" w:hanging="720"/>
        <w:rPr>
          <w:b/>
          <w:lang w:eastAsia="x-none"/>
        </w:rPr>
      </w:pPr>
      <w:hyperlink r:id="rId159" w:history="1">
        <w:r w:rsidR="00D93AE1">
          <w:rPr>
            <w:rStyle w:val="Hyperlink"/>
            <w:b/>
            <w:lang w:eastAsia="x-none"/>
          </w:rPr>
          <w:t>R1-1808998</w:t>
        </w:r>
      </w:hyperlink>
      <w:r w:rsidR="00907B0F" w:rsidRPr="003144BC">
        <w:rPr>
          <w:b/>
          <w:lang w:eastAsia="x-none"/>
        </w:rPr>
        <w:tab/>
        <w:t>Capability for FeMBMS</w:t>
      </w:r>
      <w:r w:rsidR="00907B0F" w:rsidRPr="003144BC">
        <w:rPr>
          <w:b/>
          <w:lang w:eastAsia="x-none"/>
        </w:rPr>
        <w:tab/>
        <w:t>Qualcomm Incorporated</w:t>
      </w:r>
    </w:p>
    <w:p w14:paraId="4214756C" w14:textId="622E559F" w:rsidR="00907B0F" w:rsidRPr="00907B0F" w:rsidRDefault="00907B0F" w:rsidP="00907B0F">
      <w:pPr>
        <w:ind w:left="720" w:hanging="720"/>
        <w:rPr>
          <w:lang w:eastAsia="x-none"/>
        </w:rPr>
      </w:pPr>
      <w:r w:rsidRPr="00907B0F">
        <w:rPr>
          <w:lang w:eastAsia="x-none"/>
        </w:rPr>
        <w:t xml:space="preserve">The CR is </w:t>
      </w:r>
      <w:r w:rsidRPr="00907B0F">
        <w:rPr>
          <w:highlight w:val="green"/>
          <w:lang w:eastAsia="x-none"/>
        </w:rPr>
        <w:t xml:space="preserve">endorsed in principle </w:t>
      </w:r>
      <w:r w:rsidRPr="00907B0F">
        <w:rPr>
          <w:lang w:eastAsia="x-none"/>
        </w:rPr>
        <w:t xml:space="preserve">(further refine wording offline). </w:t>
      </w:r>
      <w:r w:rsidR="009B3C9C" w:rsidRPr="009B3C9C">
        <w:rPr>
          <w:lang w:eastAsia="x-none"/>
        </w:rPr>
        <w:t>F</w:t>
      </w:r>
      <w:r w:rsidRPr="009B3C9C">
        <w:rPr>
          <w:lang w:eastAsia="x-none"/>
        </w:rPr>
        <w:t>inal CRs</w:t>
      </w:r>
      <w:r w:rsidR="009B3C9C" w:rsidRPr="009B3C9C">
        <w:rPr>
          <w:lang w:eastAsia="x-none"/>
        </w:rPr>
        <w:t xml:space="preserve"> </w:t>
      </w:r>
      <w:r w:rsidR="009B3C9C" w:rsidRPr="009B3C9C">
        <w:rPr>
          <w:highlight w:val="green"/>
          <w:lang w:eastAsia="x-none"/>
        </w:rPr>
        <w:t xml:space="preserve">agreed </w:t>
      </w:r>
      <w:r w:rsidRPr="009B3C9C">
        <w:rPr>
          <w:highlight w:val="green"/>
          <w:lang w:eastAsia="x-none"/>
        </w:rPr>
        <w:t xml:space="preserve">in </w:t>
      </w:r>
      <w:hyperlink r:id="rId160" w:history="1">
        <w:r w:rsidR="00D93AE1">
          <w:rPr>
            <w:rStyle w:val="Hyperlink"/>
            <w:highlight w:val="green"/>
            <w:lang w:eastAsia="x-none"/>
          </w:rPr>
          <w:t>R1-1809556</w:t>
        </w:r>
      </w:hyperlink>
      <w:r w:rsidRPr="009B3C9C">
        <w:rPr>
          <w:highlight w:val="green"/>
          <w:lang w:eastAsia="x-none"/>
        </w:rPr>
        <w:t xml:space="preserve"> (Rel-14, CR1138) &amp; </w:t>
      </w:r>
      <w:hyperlink r:id="rId161" w:history="1">
        <w:r w:rsidR="00D93AE1">
          <w:rPr>
            <w:rStyle w:val="Hyperlink"/>
            <w:highlight w:val="green"/>
            <w:lang w:eastAsia="x-none"/>
          </w:rPr>
          <w:t>R1-1809557</w:t>
        </w:r>
      </w:hyperlink>
      <w:r w:rsidRPr="009B3C9C">
        <w:rPr>
          <w:highlight w:val="green"/>
          <w:lang w:eastAsia="x-none"/>
        </w:rPr>
        <w:t xml:space="preserve"> (Rel-15, CR1139)</w:t>
      </w:r>
    </w:p>
    <w:p w14:paraId="25E97E20" w14:textId="77777777" w:rsidR="00907B0F" w:rsidRPr="00907B0F" w:rsidRDefault="00907B0F" w:rsidP="00907B0F">
      <w:pPr>
        <w:ind w:left="720" w:hanging="720"/>
        <w:rPr>
          <w:lang w:eastAsia="x-none"/>
        </w:rPr>
      </w:pPr>
    </w:p>
    <w:p w14:paraId="0998512B" w14:textId="77777777" w:rsidR="00907B0F" w:rsidRPr="00907B0F" w:rsidRDefault="00907B0F" w:rsidP="00907B0F">
      <w:pPr>
        <w:ind w:left="720" w:hanging="720"/>
        <w:rPr>
          <w:b/>
          <w:u w:val="single"/>
          <w:lang w:eastAsia="x-none"/>
        </w:rPr>
      </w:pPr>
      <w:r w:rsidRPr="00907B0F">
        <w:rPr>
          <w:b/>
          <w:u w:val="single"/>
          <w:lang w:eastAsia="x-none"/>
        </w:rPr>
        <w:t>UL Capacity Enhanements</w:t>
      </w:r>
    </w:p>
    <w:p w14:paraId="336E934C" w14:textId="2EBA65D8" w:rsidR="00907B0F" w:rsidRPr="003144BC" w:rsidRDefault="001B7BF2" w:rsidP="00907B0F">
      <w:pPr>
        <w:ind w:left="720" w:hanging="720"/>
        <w:rPr>
          <w:b/>
          <w:lang w:eastAsia="x-none"/>
        </w:rPr>
      </w:pPr>
      <w:hyperlink r:id="rId162" w:history="1">
        <w:r w:rsidR="00D93AE1">
          <w:rPr>
            <w:rStyle w:val="Hyperlink"/>
            <w:b/>
            <w:lang w:eastAsia="x-none"/>
          </w:rPr>
          <w:t>R1-1808999</w:t>
        </w:r>
      </w:hyperlink>
      <w:r w:rsidR="00907B0F" w:rsidRPr="003144BC">
        <w:rPr>
          <w:b/>
          <w:lang w:eastAsia="x-none"/>
        </w:rPr>
        <w:tab/>
        <w:t>SRS transmission in UpPTS for special subframe configuration 10</w:t>
      </w:r>
      <w:r w:rsidR="00907B0F" w:rsidRPr="003144BC">
        <w:rPr>
          <w:b/>
          <w:lang w:eastAsia="x-none"/>
        </w:rPr>
        <w:tab/>
        <w:t>Qualcomm Incorporated</w:t>
      </w:r>
    </w:p>
    <w:p w14:paraId="341598B0" w14:textId="311082FE" w:rsidR="00907B0F" w:rsidRPr="00907B0F" w:rsidRDefault="00907B0F" w:rsidP="00907B0F">
      <w:pPr>
        <w:ind w:left="720" w:hanging="720"/>
        <w:rPr>
          <w:szCs w:val="20"/>
          <w:lang w:eastAsia="x-none"/>
        </w:rPr>
      </w:pPr>
      <w:r w:rsidRPr="00907B0F">
        <w:rPr>
          <w:szCs w:val="20"/>
          <w:lang w:eastAsia="x-none"/>
        </w:rPr>
        <w:t xml:space="preserve">The CR is </w:t>
      </w:r>
      <w:r w:rsidRPr="00907B0F">
        <w:rPr>
          <w:szCs w:val="20"/>
          <w:highlight w:val="green"/>
          <w:lang w:eastAsia="x-none"/>
        </w:rPr>
        <w:t xml:space="preserve">endorsed in principle </w:t>
      </w:r>
      <w:r w:rsidRPr="00907B0F">
        <w:rPr>
          <w:szCs w:val="20"/>
          <w:lang w:eastAsia="x-none"/>
        </w:rPr>
        <w:t xml:space="preserve">(further refine wording offline, &amp; further check whether or not there are other missing parts. Note that the impact spec should be 36.213). </w:t>
      </w:r>
      <w:r w:rsidR="003144BC">
        <w:rPr>
          <w:szCs w:val="20"/>
          <w:lang w:eastAsia="x-none"/>
        </w:rPr>
        <w:t>F</w:t>
      </w:r>
      <w:r w:rsidRPr="003144BC">
        <w:rPr>
          <w:szCs w:val="20"/>
          <w:lang w:eastAsia="x-none"/>
        </w:rPr>
        <w:t>inal CRs</w:t>
      </w:r>
      <w:r w:rsidR="003144BC">
        <w:rPr>
          <w:szCs w:val="20"/>
          <w:lang w:eastAsia="x-none"/>
        </w:rPr>
        <w:t xml:space="preserve"> </w:t>
      </w:r>
      <w:r w:rsidR="003144BC" w:rsidRPr="003144BC">
        <w:rPr>
          <w:szCs w:val="20"/>
          <w:highlight w:val="green"/>
          <w:lang w:eastAsia="x-none"/>
        </w:rPr>
        <w:t xml:space="preserve">agreed </w:t>
      </w:r>
      <w:r w:rsidRPr="003144BC">
        <w:rPr>
          <w:szCs w:val="20"/>
          <w:highlight w:val="green"/>
          <w:lang w:eastAsia="x-none"/>
        </w:rPr>
        <w:t xml:space="preserve">in </w:t>
      </w:r>
      <w:hyperlink r:id="rId163" w:history="1">
        <w:r w:rsidR="00D93AE1">
          <w:rPr>
            <w:rStyle w:val="Hyperlink"/>
            <w:szCs w:val="20"/>
            <w:highlight w:val="green"/>
            <w:lang w:eastAsia="x-none"/>
          </w:rPr>
          <w:t>R1-1809558</w:t>
        </w:r>
      </w:hyperlink>
      <w:r w:rsidRPr="003144BC">
        <w:rPr>
          <w:szCs w:val="20"/>
          <w:highlight w:val="green"/>
          <w:lang w:eastAsia="x-none"/>
        </w:rPr>
        <w:t xml:space="preserve"> (Rel-14, CR1140), </w:t>
      </w:r>
      <w:hyperlink r:id="rId164" w:history="1">
        <w:r w:rsidR="00D93AE1">
          <w:rPr>
            <w:rStyle w:val="Hyperlink"/>
            <w:szCs w:val="20"/>
            <w:highlight w:val="green"/>
            <w:lang w:eastAsia="x-none"/>
          </w:rPr>
          <w:t>R1-1809559</w:t>
        </w:r>
      </w:hyperlink>
      <w:r w:rsidRPr="003144BC">
        <w:rPr>
          <w:szCs w:val="20"/>
          <w:highlight w:val="green"/>
          <w:lang w:eastAsia="x-none"/>
        </w:rPr>
        <w:t xml:space="preserve"> (Rel-15, CR1141)</w:t>
      </w:r>
    </w:p>
    <w:p w14:paraId="3B8F55C1" w14:textId="77777777" w:rsidR="00907B0F" w:rsidRPr="00907B0F" w:rsidRDefault="00907B0F" w:rsidP="00907B0F">
      <w:pPr>
        <w:ind w:left="720" w:hanging="720"/>
        <w:rPr>
          <w:lang w:eastAsia="x-none"/>
        </w:rPr>
      </w:pPr>
    </w:p>
    <w:p w14:paraId="04D9A156" w14:textId="2AD4D606" w:rsidR="00907B0F" w:rsidRPr="003144BC" w:rsidRDefault="001B7BF2" w:rsidP="00907B0F">
      <w:pPr>
        <w:ind w:left="1440" w:hanging="1440"/>
        <w:rPr>
          <w:b/>
          <w:lang w:eastAsia="x-none"/>
        </w:rPr>
      </w:pPr>
      <w:hyperlink r:id="rId165" w:history="1">
        <w:r w:rsidR="00D93AE1">
          <w:rPr>
            <w:rStyle w:val="Hyperlink"/>
            <w:b/>
            <w:lang w:eastAsia="x-none"/>
          </w:rPr>
          <w:t>R1-1809006</w:t>
        </w:r>
      </w:hyperlink>
      <w:r w:rsidR="00907B0F" w:rsidRPr="003144BC">
        <w:rPr>
          <w:b/>
          <w:lang w:eastAsia="x-none"/>
        </w:rPr>
        <w:tab/>
        <w:t>HARQ-ACK payload size determination for crs-less special subframe configuration 10</w:t>
      </w:r>
      <w:r w:rsidR="00907B0F" w:rsidRPr="003144BC">
        <w:rPr>
          <w:b/>
          <w:lang w:eastAsia="x-none"/>
        </w:rPr>
        <w:tab/>
        <w:t>Qualcomm Incorporated</w:t>
      </w:r>
    </w:p>
    <w:p w14:paraId="2C0F1A03" w14:textId="275D12AB" w:rsidR="00907B0F" w:rsidRPr="003144BC" w:rsidRDefault="00907B0F" w:rsidP="00907B0F">
      <w:pPr>
        <w:ind w:left="720" w:hanging="720"/>
        <w:rPr>
          <w:highlight w:val="green"/>
          <w:lang w:eastAsia="x-none"/>
        </w:rPr>
      </w:pPr>
      <w:r w:rsidRPr="00907B0F">
        <w:rPr>
          <w:lang w:eastAsia="x-none"/>
        </w:rPr>
        <w:t xml:space="preserve">The draft CR is </w:t>
      </w:r>
      <w:r w:rsidRPr="00907B0F">
        <w:rPr>
          <w:highlight w:val="green"/>
          <w:lang w:eastAsia="x-none"/>
        </w:rPr>
        <w:t>endorsed</w:t>
      </w:r>
      <w:r w:rsidRPr="00907B0F">
        <w:rPr>
          <w:lang w:eastAsia="x-none"/>
        </w:rPr>
        <w:t xml:space="preserve">. Final CRs </w:t>
      </w:r>
      <w:r w:rsidRPr="003144BC">
        <w:rPr>
          <w:highlight w:val="green"/>
          <w:lang w:eastAsia="x-none"/>
        </w:rPr>
        <w:t xml:space="preserve">agreed in </w:t>
      </w:r>
      <w:hyperlink r:id="rId166" w:history="1">
        <w:r w:rsidR="00D93AE1">
          <w:rPr>
            <w:rStyle w:val="Hyperlink"/>
            <w:highlight w:val="green"/>
            <w:lang w:eastAsia="x-none"/>
          </w:rPr>
          <w:t>R1-1809560</w:t>
        </w:r>
      </w:hyperlink>
      <w:r w:rsidRPr="003144BC">
        <w:rPr>
          <w:highlight w:val="green"/>
          <w:lang w:eastAsia="x-none"/>
        </w:rPr>
        <w:t xml:space="preserve"> (Rel-14, CR1142), </w:t>
      </w:r>
      <w:hyperlink r:id="rId167" w:history="1">
        <w:r w:rsidR="00D93AE1">
          <w:rPr>
            <w:rStyle w:val="Hyperlink"/>
            <w:highlight w:val="green"/>
            <w:lang w:eastAsia="x-none"/>
          </w:rPr>
          <w:t>R1-1809561</w:t>
        </w:r>
      </w:hyperlink>
      <w:r w:rsidRPr="003144BC">
        <w:rPr>
          <w:highlight w:val="green"/>
          <w:lang w:eastAsia="x-none"/>
        </w:rPr>
        <w:t xml:space="preserve"> (Rel-15, CR1143)</w:t>
      </w:r>
    </w:p>
    <w:p w14:paraId="5A65C0A7" w14:textId="77777777" w:rsidR="00907B0F" w:rsidRPr="00907B0F" w:rsidRDefault="00907B0F" w:rsidP="00907B0F">
      <w:pPr>
        <w:ind w:left="720" w:hanging="720"/>
        <w:rPr>
          <w:lang w:eastAsia="x-none"/>
        </w:rPr>
      </w:pPr>
    </w:p>
    <w:p w14:paraId="0C9C9F29" w14:textId="77777777" w:rsidR="00907B0F" w:rsidRPr="00907B0F" w:rsidRDefault="00907B0F" w:rsidP="00907B0F">
      <w:pPr>
        <w:ind w:left="720" w:hanging="720"/>
        <w:rPr>
          <w:b/>
          <w:u w:val="single"/>
          <w:lang w:eastAsia="x-none"/>
        </w:rPr>
      </w:pPr>
      <w:r w:rsidRPr="00907B0F">
        <w:rPr>
          <w:b/>
          <w:u w:val="single"/>
          <w:lang w:eastAsia="x-none"/>
        </w:rPr>
        <w:t>Antenna Selection</w:t>
      </w:r>
    </w:p>
    <w:p w14:paraId="6F92AF39" w14:textId="25B58AB3" w:rsidR="00907B0F" w:rsidRPr="00907B0F" w:rsidRDefault="001B7BF2" w:rsidP="00907B0F">
      <w:pPr>
        <w:ind w:left="720" w:hanging="720"/>
        <w:rPr>
          <w:lang w:eastAsia="x-none"/>
        </w:rPr>
      </w:pPr>
      <w:hyperlink r:id="rId168" w:history="1">
        <w:r w:rsidR="00D93AE1">
          <w:rPr>
            <w:rStyle w:val="Hyperlink"/>
            <w:b/>
            <w:lang w:eastAsia="x-none"/>
          </w:rPr>
          <w:t>R1-1809002</w:t>
        </w:r>
      </w:hyperlink>
      <w:r w:rsidR="00907B0F" w:rsidRPr="00907B0F">
        <w:rPr>
          <w:lang w:eastAsia="x-none"/>
        </w:rPr>
        <w:tab/>
        <w:t>Discussion on closed loop PUSCH antenna selection</w:t>
      </w:r>
      <w:r w:rsidR="00907B0F" w:rsidRPr="00907B0F">
        <w:rPr>
          <w:lang w:eastAsia="x-none"/>
        </w:rPr>
        <w:tab/>
        <w:t>Qualcomm Incorporated</w:t>
      </w:r>
    </w:p>
    <w:p w14:paraId="69591AE9" w14:textId="2F23A592" w:rsidR="00907B0F" w:rsidRDefault="00907B0F" w:rsidP="00907B0F">
      <w:pPr>
        <w:ind w:left="720" w:hanging="720"/>
        <w:rPr>
          <w:lang w:eastAsia="x-none"/>
        </w:rPr>
      </w:pPr>
      <w:r w:rsidRPr="00CF22E3">
        <w:rPr>
          <w:lang w:eastAsia="x-none"/>
        </w:rPr>
        <w:t>Continue discussion offline. Come back later.</w:t>
      </w:r>
    </w:p>
    <w:p w14:paraId="059397CD" w14:textId="77777777" w:rsidR="00334F35" w:rsidRDefault="00334F35" w:rsidP="00907B0F">
      <w:pPr>
        <w:ind w:left="720" w:hanging="720"/>
        <w:rPr>
          <w:lang w:eastAsia="x-none"/>
        </w:rPr>
      </w:pPr>
    </w:p>
    <w:p w14:paraId="0F99E51D" w14:textId="77777777" w:rsidR="00CF22E3" w:rsidRPr="00CF22E3" w:rsidRDefault="00CF22E3" w:rsidP="00CF22E3">
      <w:pPr>
        <w:ind w:left="720" w:hanging="720"/>
        <w:rPr>
          <w:lang w:eastAsia="x-none"/>
        </w:rPr>
      </w:pPr>
      <w:r w:rsidRPr="00CF22E3">
        <w:rPr>
          <w:highlight w:val="green"/>
          <w:lang w:eastAsia="x-none"/>
        </w:rPr>
        <w:t>Agreement:</w:t>
      </w:r>
    </w:p>
    <w:p w14:paraId="1DF74F4C" w14:textId="77777777" w:rsidR="00CF22E3" w:rsidRPr="00CF22E3" w:rsidRDefault="00CF22E3" w:rsidP="00CF22E3">
      <w:pPr>
        <w:rPr>
          <w:lang w:eastAsia="x-none"/>
        </w:rPr>
      </w:pPr>
      <w:r w:rsidRPr="00CF22E3">
        <w:rPr>
          <w:lang w:eastAsia="x-none"/>
        </w:rPr>
        <w:t>Clarify that the intended UE behaviour for closed loop PUSCH antenna selection is “Most recent command” = “latest DCI received at or before n-4” for Rel-14 and later UEs.</w:t>
      </w:r>
    </w:p>
    <w:p w14:paraId="33A9CE35" w14:textId="3F8B2D42" w:rsidR="00CF22E3" w:rsidRPr="00CF22E3" w:rsidRDefault="001B7BF2" w:rsidP="00CF22E3">
      <w:pPr>
        <w:rPr>
          <w:b/>
          <w:noProof/>
        </w:rPr>
      </w:pPr>
      <w:hyperlink r:id="rId169" w:history="1">
        <w:r w:rsidR="00D93AE1">
          <w:rPr>
            <w:rStyle w:val="Hyperlink"/>
            <w:b/>
            <w:lang w:eastAsia="x-none"/>
          </w:rPr>
          <w:t>R1-1809607</w:t>
        </w:r>
      </w:hyperlink>
      <w:r w:rsidR="00CF22E3">
        <w:rPr>
          <w:b/>
          <w:lang w:eastAsia="x-none"/>
        </w:rPr>
        <w:tab/>
      </w:r>
      <w:r w:rsidR="00CF22E3" w:rsidRPr="00CF22E3">
        <w:rPr>
          <w:b/>
          <w:noProof/>
        </w:rPr>
        <w:t>Clarification for antenna selection</w:t>
      </w:r>
      <w:r w:rsidR="00CF22E3" w:rsidRPr="00CF22E3">
        <w:rPr>
          <w:b/>
          <w:noProof/>
        </w:rPr>
        <w:tab/>
        <w:t>Qualcomm Incorporated</w:t>
      </w:r>
    </w:p>
    <w:p w14:paraId="1458988E" w14:textId="0F0B2B98" w:rsidR="00CF22E3" w:rsidRPr="00CF22E3" w:rsidRDefault="00CF22E3" w:rsidP="00CF22E3">
      <w:pPr>
        <w:rPr>
          <w:highlight w:val="yellow"/>
          <w:lang w:eastAsia="x-none"/>
        </w:rPr>
      </w:pPr>
      <w:r w:rsidRPr="00CF22E3">
        <w:rPr>
          <w:highlight w:val="green"/>
          <w:lang w:eastAsia="x-none"/>
        </w:rPr>
        <w:t xml:space="preserve">Final CRs agreed in </w:t>
      </w:r>
      <w:hyperlink r:id="rId170" w:history="1">
        <w:r w:rsidR="00D93AE1">
          <w:rPr>
            <w:rStyle w:val="Hyperlink"/>
            <w:highlight w:val="green"/>
            <w:lang w:eastAsia="x-none"/>
          </w:rPr>
          <w:t>R1-1809638</w:t>
        </w:r>
      </w:hyperlink>
      <w:r w:rsidRPr="00CF22E3">
        <w:rPr>
          <w:highlight w:val="green"/>
          <w:lang w:eastAsia="x-none"/>
        </w:rPr>
        <w:t xml:space="preserve"> (TS 36.213, Rel-14, CR1148) and in </w:t>
      </w:r>
      <w:hyperlink r:id="rId171" w:history="1">
        <w:r w:rsidR="00D93AE1">
          <w:rPr>
            <w:rStyle w:val="Hyperlink"/>
            <w:highlight w:val="green"/>
            <w:lang w:eastAsia="x-none"/>
          </w:rPr>
          <w:t>R1-1809639</w:t>
        </w:r>
      </w:hyperlink>
      <w:r w:rsidRPr="00CF22E3">
        <w:rPr>
          <w:highlight w:val="green"/>
          <w:lang w:eastAsia="x-none"/>
        </w:rPr>
        <w:t xml:space="preserve"> (TS36.213, Rel-15, CR1149)</w:t>
      </w:r>
    </w:p>
    <w:p w14:paraId="1128834F" w14:textId="7A76CBD2" w:rsidR="00CF22E3" w:rsidRDefault="00CF22E3" w:rsidP="00907B0F">
      <w:pPr>
        <w:ind w:left="720" w:hanging="720"/>
        <w:rPr>
          <w:lang w:eastAsia="x-none"/>
        </w:rPr>
      </w:pPr>
    </w:p>
    <w:p w14:paraId="3A762882" w14:textId="77777777" w:rsidR="00CF22E3" w:rsidRPr="00907B0F" w:rsidRDefault="00CF22E3" w:rsidP="00907B0F">
      <w:pPr>
        <w:ind w:left="720" w:hanging="720"/>
        <w:rPr>
          <w:lang w:eastAsia="x-none"/>
        </w:rPr>
      </w:pPr>
    </w:p>
    <w:p w14:paraId="1A6A4A91" w14:textId="2A1E8C23" w:rsidR="00907B0F" w:rsidRPr="00CF22E3" w:rsidRDefault="001B7BF2" w:rsidP="00907B0F">
      <w:pPr>
        <w:ind w:left="720" w:hanging="720"/>
        <w:rPr>
          <w:b/>
          <w:lang w:eastAsia="x-none"/>
        </w:rPr>
      </w:pPr>
      <w:hyperlink r:id="rId172" w:history="1">
        <w:r w:rsidR="00D93AE1">
          <w:rPr>
            <w:rStyle w:val="Hyperlink"/>
            <w:b/>
            <w:lang w:eastAsia="x-none"/>
          </w:rPr>
          <w:t>R1-1809244</w:t>
        </w:r>
      </w:hyperlink>
      <w:r w:rsidR="00907B0F" w:rsidRPr="00CF22E3">
        <w:rPr>
          <w:b/>
          <w:lang w:eastAsia="x-none"/>
        </w:rPr>
        <w:tab/>
        <w:t>Correction on transmit antenna selection</w:t>
      </w:r>
      <w:r w:rsidR="00907B0F" w:rsidRPr="00CF22E3">
        <w:rPr>
          <w:b/>
          <w:lang w:eastAsia="x-none"/>
        </w:rPr>
        <w:tab/>
        <w:t>CMCC</w:t>
      </w:r>
    </w:p>
    <w:p w14:paraId="667D340C" w14:textId="3D148F2E" w:rsidR="00E303AE" w:rsidRDefault="00907B0F" w:rsidP="00E303AE">
      <w:pPr>
        <w:ind w:left="720" w:hanging="720"/>
        <w:rPr>
          <w:lang w:eastAsia="x-none"/>
        </w:rPr>
      </w:pPr>
      <w:r w:rsidRPr="00CF22E3">
        <w:rPr>
          <w:lang w:eastAsia="x-none"/>
        </w:rPr>
        <w:t>Continue discussion offline. Come back later.</w:t>
      </w:r>
    </w:p>
    <w:p w14:paraId="539BBCD2" w14:textId="6C345AD2" w:rsidR="00CF22E3" w:rsidRPr="00CF22E3" w:rsidRDefault="001B7BF2" w:rsidP="00CF22E3">
      <w:pPr>
        <w:ind w:left="720" w:hanging="720"/>
        <w:rPr>
          <w:b/>
          <w:noProof/>
        </w:rPr>
      </w:pPr>
      <w:hyperlink r:id="rId173" w:history="1">
        <w:r w:rsidR="00D93AE1">
          <w:rPr>
            <w:rStyle w:val="Hyperlink"/>
            <w:b/>
            <w:lang w:eastAsia="x-none"/>
          </w:rPr>
          <w:t>R1-1809633</w:t>
        </w:r>
      </w:hyperlink>
      <w:r w:rsidR="00CF22E3" w:rsidRPr="00CF22E3">
        <w:rPr>
          <w:b/>
          <w:lang w:eastAsia="x-none"/>
        </w:rPr>
        <w:tab/>
      </w:r>
      <w:r w:rsidR="00CF22E3" w:rsidRPr="00CF22E3">
        <w:rPr>
          <w:b/>
          <w:noProof/>
        </w:rPr>
        <w:t>Change request on UE transmit antenna selection</w:t>
      </w:r>
      <w:r w:rsidR="00CF22E3" w:rsidRPr="00CF22E3">
        <w:rPr>
          <w:b/>
          <w:noProof/>
        </w:rPr>
        <w:tab/>
        <w:t>CMCC</w:t>
      </w:r>
    </w:p>
    <w:p w14:paraId="18A7B6A2" w14:textId="77A28867" w:rsidR="00CF22E3" w:rsidRPr="00CF22E3" w:rsidRDefault="00CF22E3" w:rsidP="00CF22E3">
      <w:pPr>
        <w:rPr>
          <w:highlight w:val="green"/>
          <w:lang w:eastAsia="x-none"/>
        </w:rPr>
      </w:pPr>
      <w:r w:rsidRPr="00CF22E3">
        <w:rPr>
          <w:lang w:eastAsia="x-none"/>
        </w:rPr>
        <w:t xml:space="preserve">Final CRs </w:t>
      </w:r>
      <w:r w:rsidRPr="00CF22E3">
        <w:rPr>
          <w:highlight w:val="green"/>
          <w:lang w:eastAsia="x-none"/>
        </w:rPr>
        <w:t xml:space="preserve">agreed in </w:t>
      </w:r>
      <w:hyperlink r:id="rId174" w:history="1">
        <w:r w:rsidR="00D93AE1">
          <w:rPr>
            <w:rStyle w:val="Hyperlink"/>
            <w:highlight w:val="green"/>
            <w:lang w:eastAsia="x-none"/>
          </w:rPr>
          <w:t>R1-1809640</w:t>
        </w:r>
      </w:hyperlink>
      <w:r w:rsidRPr="00CF22E3">
        <w:rPr>
          <w:highlight w:val="green"/>
          <w:lang w:eastAsia="x-none"/>
        </w:rPr>
        <w:t xml:space="preserve"> (TS36.213, Rel-12, CR1150), </w:t>
      </w:r>
      <w:hyperlink r:id="rId175" w:history="1">
        <w:r w:rsidR="00D93AE1">
          <w:rPr>
            <w:rStyle w:val="Hyperlink"/>
            <w:highlight w:val="green"/>
            <w:lang w:eastAsia="x-none"/>
          </w:rPr>
          <w:t>R1-1809641</w:t>
        </w:r>
      </w:hyperlink>
      <w:r w:rsidRPr="00CF22E3">
        <w:rPr>
          <w:highlight w:val="green"/>
          <w:lang w:eastAsia="x-none"/>
        </w:rPr>
        <w:t xml:space="preserve"> (TS36.213, Rel-13, CR1151), </w:t>
      </w:r>
      <w:hyperlink r:id="rId176" w:history="1">
        <w:r w:rsidR="00D93AE1">
          <w:rPr>
            <w:rStyle w:val="Hyperlink"/>
            <w:highlight w:val="green"/>
            <w:lang w:eastAsia="x-none"/>
          </w:rPr>
          <w:t>R1-1809642</w:t>
        </w:r>
      </w:hyperlink>
      <w:r w:rsidRPr="00CF22E3">
        <w:rPr>
          <w:highlight w:val="green"/>
          <w:lang w:eastAsia="x-none"/>
        </w:rPr>
        <w:t xml:space="preserve"> (TS36.213, Rel-14, CR1152) and </w:t>
      </w:r>
      <w:hyperlink r:id="rId177" w:history="1">
        <w:r w:rsidR="00D93AE1">
          <w:rPr>
            <w:rStyle w:val="Hyperlink"/>
            <w:highlight w:val="green"/>
            <w:lang w:eastAsia="x-none"/>
          </w:rPr>
          <w:t>R1-1809643</w:t>
        </w:r>
      </w:hyperlink>
      <w:r w:rsidRPr="00CF22E3">
        <w:rPr>
          <w:highlight w:val="green"/>
          <w:lang w:eastAsia="x-none"/>
        </w:rPr>
        <w:t xml:space="preserve"> (TS36.213, Rel-15, CR1153)</w:t>
      </w:r>
    </w:p>
    <w:p w14:paraId="75161F5E" w14:textId="77777777" w:rsidR="00CF22E3" w:rsidRPr="00CF22E3" w:rsidRDefault="00CF22E3" w:rsidP="00CF22E3">
      <w:pPr>
        <w:rPr>
          <w:lang w:eastAsia="x-none"/>
        </w:rPr>
      </w:pPr>
    </w:p>
    <w:p w14:paraId="6CBE5407" w14:textId="36097316" w:rsidR="00CF22E3" w:rsidRPr="00CF22E3" w:rsidRDefault="001B7BF2" w:rsidP="00CF22E3">
      <w:pPr>
        <w:rPr>
          <w:b/>
          <w:lang w:eastAsia="x-none"/>
        </w:rPr>
      </w:pPr>
      <w:hyperlink r:id="rId178" w:history="1">
        <w:r w:rsidR="00D93AE1">
          <w:rPr>
            <w:rStyle w:val="Hyperlink"/>
            <w:b/>
            <w:lang w:eastAsia="x-none"/>
          </w:rPr>
          <w:t>R1-1809634</w:t>
        </w:r>
      </w:hyperlink>
      <w:r w:rsidR="00CF22E3" w:rsidRPr="00CF22E3">
        <w:rPr>
          <w:b/>
          <w:lang w:eastAsia="x-none"/>
        </w:rPr>
        <w:tab/>
        <w:t>Change request on 1T2R antenna switching of SRS</w:t>
      </w:r>
      <w:r w:rsidR="00CF22E3" w:rsidRPr="00CF22E3">
        <w:rPr>
          <w:b/>
          <w:lang w:eastAsia="x-none"/>
        </w:rPr>
        <w:tab/>
        <w:t>CMCC</w:t>
      </w:r>
    </w:p>
    <w:p w14:paraId="58C5B60B" w14:textId="068685F3" w:rsidR="00CF22E3" w:rsidRPr="00E303AE" w:rsidRDefault="00CF22E3" w:rsidP="00CF22E3">
      <w:pPr>
        <w:rPr>
          <w:lang w:eastAsia="x-none"/>
        </w:rPr>
      </w:pPr>
      <w:r w:rsidRPr="00CF22E3">
        <w:rPr>
          <w:highlight w:val="green"/>
          <w:lang w:eastAsia="x-none"/>
        </w:rPr>
        <w:t xml:space="preserve">Final CR agreed in </w:t>
      </w:r>
      <w:hyperlink r:id="rId179" w:history="1">
        <w:r w:rsidR="00D93AE1">
          <w:rPr>
            <w:rStyle w:val="Hyperlink"/>
            <w:highlight w:val="green"/>
            <w:lang w:eastAsia="x-none"/>
          </w:rPr>
          <w:t>R1-1809644</w:t>
        </w:r>
      </w:hyperlink>
      <w:r w:rsidRPr="00CF22E3">
        <w:rPr>
          <w:highlight w:val="green"/>
          <w:lang w:eastAsia="x-none"/>
        </w:rPr>
        <w:t xml:space="preserve"> (TS36.213, Rel-15, CR1154)</w:t>
      </w:r>
    </w:p>
    <w:p w14:paraId="6C42B02F" w14:textId="77777777" w:rsidR="00E303AE" w:rsidRPr="00E303AE" w:rsidRDefault="00E303AE" w:rsidP="00425F09">
      <w:pPr>
        <w:pStyle w:val="Heading3"/>
      </w:pPr>
      <w:bookmarkStart w:id="25" w:name="_Toc490832507"/>
      <w:bookmarkStart w:id="26" w:name="_Toc521704452"/>
      <w:bookmarkStart w:id="27" w:name="_Toc526458831"/>
      <w:r w:rsidRPr="00E303AE">
        <w:rPr>
          <w:rFonts w:hint="eastAsia"/>
        </w:rPr>
        <w:lastRenderedPageBreak/>
        <w:t>Maintenance of Release 1</w:t>
      </w:r>
      <w:r w:rsidRPr="00E303AE">
        <w:t>5</w:t>
      </w:r>
      <w:r w:rsidRPr="00E303AE">
        <w:rPr>
          <w:rFonts w:hint="eastAsia"/>
        </w:rPr>
        <w:t xml:space="preserve"> </w:t>
      </w:r>
      <w:bookmarkEnd w:id="25"/>
      <w:r w:rsidRPr="00E303AE">
        <w:t>Shortened TTI and processing time for LTE</w:t>
      </w:r>
      <w:bookmarkEnd w:id="26"/>
      <w:bookmarkEnd w:id="27"/>
      <w:r w:rsidRPr="00E303AE">
        <w:t xml:space="preserve"> </w:t>
      </w:r>
    </w:p>
    <w:p w14:paraId="769B6C8E" w14:textId="27A9C6FA" w:rsidR="00E303AE" w:rsidRDefault="00E303AE" w:rsidP="00E303AE">
      <w:pPr>
        <w:ind w:left="720" w:hanging="720"/>
        <w:rPr>
          <w:i/>
        </w:rPr>
      </w:pPr>
      <w:r w:rsidRPr="00E303AE">
        <w:rPr>
          <w:i/>
        </w:rPr>
        <w:t xml:space="preserve">LTE_sTTIandPT-Core; WID in </w:t>
      </w:r>
      <w:hyperlink r:id="rId180" w:history="1">
        <w:r w:rsidRPr="00E303AE">
          <w:rPr>
            <w:rFonts w:hint="eastAsia"/>
            <w:i/>
          </w:rPr>
          <w:t>RP-1</w:t>
        </w:r>
        <w:r w:rsidRPr="00E303AE">
          <w:rPr>
            <w:i/>
          </w:rPr>
          <w:t>71468</w:t>
        </w:r>
      </w:hyperlink>
      <w:r w:rsidRPr="00E303AE">
        <w:rPr>
          <w:i/>
        </w:rPr>
        <w:t xml:space="preserve">. </w:t>
      </w:r>
    </w:p>
    <w:p w14:paraId="37432E8D" w14:textId="40BD5DC8" w:rsidR="00974BD9" w:rsidRPr="00974BD9" w:rsidRDefault="00974BD9" w:rsidP="00E303AE">
      <w:pPr>
        <w:ind w:left="720" w:hanging="720"/>
      </w:pPr>
    </w:p>
    <w:p w14:paraId="46E18A09" w14:textId="77777777" w:rsidR="00974BD9" w:rsidRPr="00C12634" w:rsidRDefault="00974BD9" w:rsidP="00974BD9">
      <w:pPr>
        <w:ind w:left="720" w:hanging="720"/>
        <w:rPr>
          <w:b/>
        </w:rPr>
      </w:pPr>
      <w:r w:rsidRPr="00C12634">
        <w:rPr>
          <w:b/>
        </w:rPr>
        <w:t>Friday</w:t>
      </w:r>
    </w:p>
    <w:p w14:paraId="5579648B" w14:textId="27705D48" w:rsidR="00974BD9" w:rsidRPr="00C12634" w:rsidRDefault="001B7BF2" w:rsidP="00974BD9">
      <w:pPr>
        <w:ind w:left="720" w:hanging="720"/>
        <w:rPr>
          <w:b/>
        </w:rPr>
      </w:pPr>
      <w:hyperlink r:id="rId181" w:history="1">
        <w:r w:rsidR="00D93AE1">
          <w:rPr>
            <w:rStyle w:val="Hyperlink"/>
            <w:b/>
          </w:rPr>
          <w:t>R1-1809665</w:t>
        </w:r>
      </w:hyperlink>
      <w:r w:rsidR="00974BD9" w:rsidRPr="00C12634">
        <w:rPr>
          <w:b/>
        </w:rPr>
        <w:tab/>
        <w:t>Chairman's notes of AI 6.1.2 Maintenance of Release 15 Shortened TTI and processing time for LTE</w:t>
      </w:r>
      <w:r w:rsidR="00974BD9" w:rsidRPr="00C12634">
        <w:rPr>
          <w:b/>
        </w:rPr>
        <w:tab/>
        <w:t>Ad-hoc chair (Ericsson)</w:t>
      </w:r>
    </w:p>
    <w:p w14:paraId="3BC3AA7B" w14:textId="6E71D0AF" w:rsidR="00974BD9" w:rsidRDefault="00974BD9" w:rsidP="00E303AE">
      <w:pPr>
        <w:ind w:left="720" w:hanging="720"/>
      </w:pPr>
      <w:r w:rsidRPr="00C12634">
        <w:rPr>
          <w:b/>
        </w:rPr>
        <w:t>Decision:</w:t>
      </w:r>
      <w:r>
        <w:t xml:space="preserve"> The document is endorsed, content is incorporated below.</w:t>
      </w:r>
    </w:p>
    <w:p w14:paraId="1F5FCCDA" w14:textId="4AEB4BAC" w:rsidR="00974BD9" w:rsidRDefault="00974BD9" w:rsidP="00E303AE">
      <w:pPr>
        <w:ind w:left="720" w:hanging="720"/>
      </w:pPr>
    </w:p>
    <w:p w14:paraId="7B1EF078" w14:textId="0BE2815A" w:rsidR="00974BD9" w:rsidRPr="00974BD9" w:rsidRDefault="00974BD9" w:rsidP="00974BD9">
      <w:pPr>
        <w:rPr>
          <w:rFonts w:eastAsia="MS Mincho"/>
          <w:iCs/>
          <w:lang w:eastAsia="ja-JP"/>
        </w:rPr>
      </w:pPr>
      <w:bookmarkStart w:id="28" w:name="_Toc490832508"/>
      <w:bookmarkStart w:id="29" w:name="_Toc521704456"/>
    </w:p>
    <w:p w14:paraId="6CFC3190" w14:textId="3E361540" w:rsidR="00974BD9" w:rsidRPr="008C2AA9" w:rsidRDefault="001B7BF2" w:rsidP="00974BD9">
      <w:pPr>
        <w:rPr>
          <w:rFonts w:eastAsia="MS Mincho"/>
          <w:b/>
          <w:iCs/>
          <w:lang w:eastAsia="ja-JP"/>
        </w:rPr>
      </w:pPr>
      <w:hyperlink r:id="rId182" w:history="1">
        <w:r w:rsidR="00D93AE1">
          <w:rPr>
            <w:rStyle w:val="Hyperlink"/>
            <w:rFonts w:eastAsia="MS Mincho"/>
            <w:b/>
            <w:iCs/>
            <w:lang w:eastAsia="ja-JP"/>
          </w:rPr>
          <w:t>R1-1809597</w:t>
        </w:r>
      </w:hyperlink>
      <w:r w:rsidR="00974BD9" w:rsidRPr="008C2AA9">
        <w:rPr>
          <w:rFonts w:eastAsia="MS Mincho"/>
          <w:b/>
          <w:iCs/>
          <w:lang w:eastAsia="ja-JP"/>
        </w:rPr>
        <w:tab/>
        <w:t>Outcome of sTTI offline</w:t>
      </w:r>
      <w:r w:rsidR="00974BD9" w:rsidRPr="008C2AA9">
        <w:rPr>
          <w:rFonts w:eastAsia="MS Mincho"/>
          <w:b/>
          <w:iCs/>
          <w:lang w:eastAsia="ja-JP"/>
        </w:rPr>
        <w:tab/>
        <w:t>Ericsson</w:t>
      </w:r>
    </w:p>
    <w:p w14:paraId="220658D3" w14:textId="33C8CB7E" w:rsidR="00974BD9" w:rsidRDefault="00974BD9" w:rsidP="008C2AA9">
      <w:pPr>
        <w:pStyle w:val="Heading4"/>
      </w:pPr>
      <w:bookmarkStart w:id="30" w:name="_Toc521704453"/>
      <w:bookmarkStart w:id="31" w:name="_Toc526458832"/>
      <w:r w:rsidRPr="00974BD9">
        <w:t>Maintenance for shortened processing time for 1ms TTI</w:t>
      </w:r>
      <w:bookmarkEnd w:id="30"/>
      <w:bookmarkEnd w:id="31"/>
    </w:p>
    <w:p w14:paraId="393368C8" w14:textId="21E006EF" w:rsidR="008C2AA9" w:rsidRPr="008C2AA9" w:rsidRDefault="008C2AA9" w:rsidP="008C2AA9">
      <w:r>
        <w:t>None</w:t>
      </w:r>
    </w:p>
    <w:p w14:paraId="688A65B3" w14:textId="5A0E0CEF" w:rsidR="00974BD9" w:rsidRDefault="00974BD9" w:rsidP="008C2AA9">
      <w:pPr>
        <w:pStyle w:val="Heading4"/>
      </w:pPr>
      <w:bookmarkStart w:id="32" w:name="_Toc521704454"/>
      <w:bookmarkStart w:id="33" w:name="_Toc526458833"/>
      <w:r w:rsidRPr="00974BD9">
        <w:t>Maintenance for shortened TTI with shortened processing time</w:t>
      </w:r>
      <w:bookmarkEnd w:id="32"/>
      <w:bookmarkEnd w:id="33"/>
    </w:p>
    <w:p w14:paraId="3E8A7F70" w14:textId="77777777" w:rsidR="00D93AE1" w:rsidRPr="00D93AE1" w:rsidRDefault="001B7BF2" w:rsidP="00D93AE1">
      <w:pPr>
        <w:rPr>
          <w:rFonts w:eastAsia="MS Mincho"/>
          <w:b/>
          <w:iCs/>
          <w:lang w:eastAsia="ja-JP"/>
        </w:rPr>
      </w:pPr>
      <w:hyperlink r:id="rId183" w:history="1">
        <w:r w:rsidR="00D93AE1">
          <w:rPr>
            <w:rStyle w:val="Hyperlink"/>
            <w:rFonts w:eastAsia="MS Mincho"/>
            <w:b/>
            <w:iCs/>
            <w:lang w:eastAsia="ja-JP"/>
          </w:rPr>
          <w:t>R1-1809625</w:t>
        </w:r>
      </w:hyperlink>
      <w:r w:rsidR="00D93AE1" w:rsidRPr="00D93AE1">
        <w:rPr>
          <w:rFonts w:eastAsia="MS Mincho"/>
          <w:b/>
          <w:iCs/>
          <w:lang w:eastAsia="ja-JP"/>
        </w:rPr>
        <w:tab/>
        <w:t>DRAFT LS on additional UE capabilities for sTTI</w:t>
      </w:r>
      <w:r w:rsidR="00D93AE1" w:rsidRPr="00D93AE1">
        <w:rPr>
          <w:rFonts w:eastAsia="MS Mincho"/>
          <w:b/>
          <w:iCs/>
          <w:lang w:eastAsia="ja-JP"/>
        </w:rPr>
        <w:tab/>
        <w:t>Ericsson</w:t>
      </w:r>
    </w:p>
    <w:p w14:paraId="6247C47A" w14:textId="77777777" w:rsidR="00D93AE1" w:rsidRPr="00D93AE1" w:rsidRDefault="001B7BF2" w:rsidP="00D93AE1">
      <w:pPr>
        <w:rPr>
          <w:rFonts w:eastAsia="MS Mincho"/>
          <w:b/>
          <w:iCs/>
          <w:lang w:eastAsia="ja-JP"/>
        </w:rPr>
      </w:pPr>
      <w:hyperlink r:id="rId184" w:history="1">
        <w:r w:rsidR="00D93AE1">
          <w:rPr>
            <w:rStyle w:val="Hyperlink"/>
            <w:rFonts w:eastAsia="MS Mincho"/>
            <w:b/>
            <w:iCs/>
            <w:lang w:eastAsia="ja-JP"/>
          </w:rPr>
          <w:t>R1-1809683</w:t>
        </w:r>
      </w:hyperlink>
      <w:r w:rsidR="00D93AE1" w:rsidRPr="00D93AE1">
        <w:rPr>
          <w:rFonts w:eastAsia="MS Mincho"/>
          <w:b/>
          <w:iCs/>
          <w:lang w:eastAsia="ja-JP"/>
        </w:rPr>
        <w:tab/>
        <w:t>DRAFT LS on sTTI</w:t>
      </w:r>
      <w:r w:rsidR="00D93AE1" w:rsidRPr="00D93AE1">
        <w:rPr>
          <w:rFonts w:eastAsia="MS Mincho"/>
          <w:b/>
          <w:iCs/>
          <w:lang w:eastAsia="ja-JP"/>
        </w:rPr>
        <w:tab/>
        <w:t>Ericsson</w:t>
      </w:r>
    </w:p>
    <w:p w14:paraId="68131F3D" w14:textId="51A8228C" w:rsidR="00D93AE1" w:rsidRPr="00D93AE1" w:rsidRDefault="00D93AE1" w:rsidP="00D93AE1">
      <w:pPr>
        <w:rPr>
          <w:rFonts w:eastAsia="MS Mincho"/>
          <w:iCs/>
          <w:lang w:eastAsia="ja-JP"/>
        </w:rPr>
      </w:pPr>
      <w:r w:rsidRPr="00C12634">
        <w:rPr>
          <w:b/>
        </w:rPr>
        <w:t>Decision:</w:t>
      </w:r>
      <w:r>
        <w:t xml:space="preserve"> The draft LS is endorsed and </w:t>
      </w:r>
      <w:r w:rsidRPr="00D93AE1">
        <w:t>f</w:t>
      </w:r>
      <w:r w:rsidRPr="00D93AE1">
        <w:rPr>
          <w:rFonts w:eastAsia="MS Mincho"/>
          <w:iCs/>
          <w:lang w:eastAsia="ja-JP"/>
        </w:rPr>
        <w:t xml:space="preserve">inal LS is </w:t>
      </w:r>
      <w:r w:rsidRPr="00974BD9">
        <w:rPr>
          <w:rFonts w:eastAsia="MS Mincho"/>
          <w:iCs/>
          <w:highlight w:val="green"/>
          <w:lang w:eastAsia="ja-JP"/>
        </w:rPr>
        <w:t xml:space="preserve">approved in </w:t>
      </w:r>
      <w:hyperlink r:id="rId185" w:history="1">
        <w:r>
          <w:rPr>
            <w:rStyle w:val="Hyperlink"/>
            <w:rFonts w:eastAsia="MS Mincho"/>
            <w:iCs/>
            <w:highlight w:val="green"/>
            <w:lang w:eastAsia="ja-JP"/>
          </w:rPr>
          <w:t>R1-1809687</w:t>
        </w:r>
      </w:hyperlink>
      <w:r>
        <w:rPr>
          <w:rFonts w:eastAsia="MS Mincho"/>
          <w:iCs/>
          <w:lang w:eastAsia="ja-JP"/>
        </w:rPr>
        <w:t>.</w:t>
      </w:r>
    </w:p>
    <w:p w14:paraId="206C7612" w14:textId="77777777" w:rsidR="00974BD9" w:rsidRPr="00974BD9" w:rsidRDefault="00974BD9" w:rsidP="008C2AA9">
      <w:pPr>
        <w:pStyle w:val="Heading5"/>
      </w:pPr>
      <w:bookmarkStart w:id="34" w:name="_Toc526458834"/>
      <w:r w:rsidRPr="00974BD9">
        <w:t>Aspects related to interaction between different TTI lengths</w:t>
      </w:r>
      <w:bookmarkEnd w:id="34"/>
    </w:p>
    <w:p w14:paraId="7BFA558B" w14:textId="49A6A070" w:rsidR="00974BD9" w:rsidRPr="00B52DEF" w:rsidRDefault="001B7BF2" w:rsidP="00974BD9">
      <w:pPr>
        <w:ind w:left="720" w:hanging="720"/>
        <w:rPr>
          <w:b/>
          <w:lang w:eastAsia="x-none"/>
        </w:rPr>
      </w:pPr>
      <w:hyperlink r:id="rId186" w:history="1">
        <w:r w:rsidR="00D93AE1" w:rsidRPr="00B52DEF">
          <w:rPr>
            <w:rStyle w:val="Hyperlink"/>
            <w:b/>
            <w:lang w:eastAsia="x-none"/>
          </w:rPr>
          <w:t>R1-1809293</w:t>
        </w:r>
      </w:hyperlink>
      <w:r w:rsidR="00974BD9" w:rsidRPr="00B52DEF">
        <w:rPr>
          <w:b/>
          <w:lang w:eastAsia="x-none"/>
        </w:rPr>
        <w:tab/>
        <w:t>TP on collision handling for subslot-PUSCH</w:t>
      </w:r>
      <w:r w:rsidR="00974BD9" w:rsidRPr="00B52DEF">
        <w:rPr>
          <w:b/>
          <w:lang w:eastAsia="x-none"/>
        </w:rPr>
        <w:tab/>
        <w:t>Guangdong OPPO Mobile Telecom, CAICT</w:t>
      </w:r>
    </w:p>
    <w:p w14:paraId="4DB0C0DD" w14:textId="3547C565" w:rsidR="00974BD9" w:rsidRPr="00B52DEF" w:rsidRDefault="001B7BF2" w:rsidP="00974BD9">
      <w:pPr>
        <w:ind w:left="720" w:hanging="720"/>
        <w:rPr>
          <w:b/>
          <w:lang w:eastAsia="x-none"/>
        </w:rPr>
      </w:pPr>
      <w:hyperlink r:id="rId187" w:history="1">
        <w:r w:rsidR="00D93AE1" w:rsidRPr="00B52DEF">
          <w:rPr>
            <w:rStyle w:val="Hyperlink"/>
            <w:b/>
            <w:lang w:eastAsia="x-none"/>
          </w:rPr>
          <w:t>R1-1809601</w:t>
        </w:r>
      </w:hyperlink>
      <w:r w:rsidR="00974BD9" w:rsidRPr="00B52DEF">
        <w:rPr>
          <w:lang w:eastAsia="x-none"/>
        </w:rPr>
        <w:t xml:space="preserve"> (Revision of </w:t>
      </w:r>
      <w:hyperlink r:id="rId188" w:history="1">
        <w:r w:rsidR="00D93AE1" w:rsidRPr="00B52DEF">
          <w:rPr>
            <w:rStyle w:val="Hyperlink"/>
            <w:lang w:eastAsia="x-none"/>
          </w:rPr>
          <w:t>R1-1809293</w:t>
        </w:r>
      </w:hyperlink>
      <w:r w:rsidR="00974BD9" w:rsidRPr="00B52DEF">
        <w:rPr>
          <w:lang w:eastAsia="x-none"/>
        </w:rPr>
        <w:t>)</w:t>
      </w:r>
      <w:r w:rsidR="00974BD9" w:rsidRPr="00B52DEF">
        <w:rPr>
          <w:b/>
          <w:lang w:eastAsia="x-none"/>
        </w:rPr>
        <w:tab/>
        <w:t>TP on collision handling for subslot-PUSCH</w:t>
      </w:r>
      <w:r w:rsidR="00974BD9" w:rsidRPr="00B52DEF">
        <w:rPr>
          <w:b/>
          <w:lang w:eastAsia="x-none"/>
        </w:rPr>
        <w:tab/>
      </w:r>
      <w:r w:rsidR="00974BD9" w:rsidRPr="00B52DEF">
        <w:rPr>
          <w:b/>
          <w:lang w:eastAsia="x-none"/>
        </w:rPr>
        <w:tab/>
        <w:t>Oppo</w:t>
      </w:r>
    </w:p>
    <w:p w14:paraId="10E3B26F" w14:textId="77777777" w:rsidR="00974BD9" w:rsidRPr="00974BD9" w:rsidRDefault="00974BD9" w:rsidP="00974BD9">
      <w:pPr>
        <w:ind w:left="720" w:hanging="720"/>
        <w:rPr>
          <w:lang w:eastAsia="x-none"/>
        </w:rPr>
      </w:pPr>
    </w:p>
    <w:p w14:paraId="0A40FF21" w14:textId="4FA99C99" w:rsidR="00974BD9" w:rsidRPr="00B52DEF" w:rsidRDefault="001B7BF2" w:rsidP="00974BD9">
      <w:pPr>
        <w:ind w:left="720" w:hanging="720"/>
        <w:rPr>
          <w:b/>
          <w:lang w:eastAsia="x-none"/>
        </w:rPr>
      </w:pPr>
      <w:hyperlink r:id="rId189" w:history="1">
        <w:r w:rsidR="00D93AE1" w:rsidRPr="00B52DEF">
          <w:rPr>
            <w:rStyle w:val="Hyperlink"/>
            <w:b/>
            <w:lang w:eastAsia="x-none"/>
          </w:rPr>
          <w:t>R1-1809367</w:t>
        </w:r>
      </w:hyperlink>
      <w:r w:rsidR="00974BD9" w:rsidRPr="00B52DEF">
        <w:rPr>
          <w:b/>
          <w:lang w:eastAsia="x-none"/>
        </w:rPr>
        <w:tab/>
        <w:t>Corrections on interaction between different TTI lengths</w:t>
      </w:r>
      <w:r w:rsidR="00974BD9" w:rsidRPr="00B52DEF">
        <w:rPr>
          <w:b/>
          <w:lang w:eastAsia="x-none"/>
        </w:rPr>
        <w:tab/>
        <w:t>Huawei, HiSilicon</w:t>
      </w:r>
    </w:p>
    <w:p w14:paraId="7A884E4E" w14:textId="77777777" w:rsidR="00974BD9" w:rsidRPr="00974BD9" w:rsidRDefault="00974BD9" w:rsidP="00974BD9">
      <w:pPr>
        <w:ind w:left="720" w:hanging="720"/>
        <w:rPr>
          <w:lang w:eastAsia="x-none"/>
        </w:rPr>
      </w:pPr>
    </w:p>
    <w:p w14:paraId="5A3104D0" w14:textId="77777777" w:rsidR="00974BD9" w:rsidRPr="00974BD9" w:rsidRDefault="00974BD9" w:rsidP="00974BD9">
      <w:pPr>
        <w:ind w:left="720" w:hanging="720"/>
        <w:rPr>
          <w:u w:val="single"/>
          <w:lang w:eastAsia="x-none"/>
        </w:rPr>
      </w:pPr>
      <w:r w:rsidRPr="00974BD9">
        <w:rPr>
          <w:u w:val="single"/>
          <w:lang w:eastAsia="x-none"/>
        </w:rPr>
        <w:t>Conclusion:</w:t>
      </w:r>
    </w:p>
    <w:p w14:paraId="02C90DBF" w14:textId="06880663" w:rsidR="00974BD9" w:rsidRPr="00974BD9" w:rsidRDefault="00974BD9" w:rsidP="00974BD9">
      <w:pPr>
        <w:ind w:left="720" w:hanging="720"/>
        <w:rPr>
          <w:lang w:eastAsia="x-none"/>
        </w:rPr>
      </w:pPr>
      <w:r w:rsidRPr="00974BD9">
        <w:rPr>
          <w:lang w:eastAsia="x-none"/>
        </w:rPr>
        <w:t>UE processing of MSG3 PUSCH is not interrupted by sPUSCH grants (as per current specification).</w:t>
      </w:r>
    </w:p>
    <w:p w14:paraId="7620F7A1" w14:textId="31BD0F19" w:rsidR="00974BD9" w:rsidRPr="00974BD9" w:rsidRDefault="00974BD9" w:rsidP="00B52DEF">
      <w:pPr>
        <w:pStyle w:val="Heading5"/>
        <w:rPr>
          <w:lang w:eastAsia="ja-JP"/>
        </w:rPr>
      </w:pPr>
      <w:bookmarkStart w:id="35" w:name="_Toc526458835"/>
      <w:r w:rsidRPr="00974BD9">
        <w:rPr>
          <w:lang w:eastAsia="ja-JP"/>
        </w:rPr>
        <w:t>Aspects related to DL control channel</w:t>
      </w:r>
      <w:bookmarkEnd w:id="35"/>
    </w:p>
    <w:p w14:paraId="69C8D1E0" w14:textId="75D057E5" w:rsidR="00974BD9" w:rsidRPr="00B52DEF" w:rsidRDefault="001B7BF2" w:rsidP="00974BD9">
      <w:pPr>
        <w:ind w:left="720" w:hanging="720"/>
        <w:rPr>
          <w:b/>
          <w:lang w:eastAsia="x-none"/>
        </w:rPr>
      </w:pPr>
      <w:hyperlink r:id="rId190" w:history="1">
        <w:r w:rsidR="00D93AE1" w:rsidRPr="00B52DEF">
          <w:rPr>
            <w:rStyle w:val="Hyperlink"/>
            <w:b/>
            <w:lang w:eastAsia="x-none"/>
          </w:rPr>
          <w:t>R1-1809241</w:t>
        </w:r>
      </w:hyperlink>
      <w:r w:rsidR="00974BD9" w:rsidRPr="00B52DEF">
        <w:rPr>
          <w:b/>
          <w:lang w:eastAsia="x-none"/>
        </w:rPr>
        <w:tab/>
        <w:t>Correction on the starting SCCE index for an aggregation level</w:t>
      </w:r>
      <w:r w:rsidR="00974BD9" w:rsidRPr="00B52DEF">
        <w:rPr>
          <w:b/>
          <w:lang w:eastAsia="x-none"/>
        </w:rPr>
        <w:tab/>
        <w:t>Ericsson</w:t>
      </w:r>
    </w:p>
    <w:p w14:paraId="58286EFE" w14:textId="7F0DDA49" w:rsidR="00974BD9" w:rsidRPr="00974BD9" w:rsidRDefault="00974BD9" w:rsidP="00974BD9">
      <w:pPr>
        <w:ind w:left="720" w:hanging="720"/>
        <w:rPr>
          <w:lang w:eastAsia="x-none"/>
        </w:rPr>
      </w:pPr>
      <w:r w:rsidRPr="00974BD9">
        <w:rPr>
          <w:highlight w:val="green"/>
          <w:lang w:eastAsia="x-none"/>
        </w:rPr>
        <w:t xml:space="preserve">The text proposals in </w:t>
      </w:r>
      <w:hyperlink r:id="rId191" w:history="1">
        <w:r w:rsidR="00D93AE1">
          <w:rPr>
            <w:rStyle w:val="Hyperlink"/>
            <w:highlight w:val="green"/>
            <w:lang w:eastAsia="x-none"/>
          </w:rPr>
          <w:t>R1-1809241</w:t>
        </w:r>
      </w:hyperlink>
      <w:r w:rsidRPr="00974BD9">
        <w:rPr>
          <w:highlight w:val="green"/>
          <w:lang w:eastAsia="x-none"/>
        </w:rPr>
        <w:t xml:space="preserve"> are endorsed</w:t>
      </w:r>
      <w:r w:rsidRPr="00974BD9">
        <w:rPr>
          <w:lang w:eastAsia="x-none"/>
        </w:rPr>
        <w:t>.</w:t>
      </w:r>
    </w:p>
    <w:p w14:paraId="2236E057" w14:textId="036C517C" w:rsidR="00974BD9" w:rsidRPr="00974BD9" w:rsidRDefault="00974BD9" w:rsidP="00B52DEF">
      <w:pPr>
        <w:pStyle w:val="Heading5"/>
        <w:rPr>
          <w:lang w:eastAsia="ja-JP"/>
        </w:rPr>
      </w:pPr>
      <w:bookmarkStart w:id="36" w:name="_Toc526458836"/>
      <w:r w:rsidRPr="00974BD9">
        <w:rPr>
          <w:lang w:eastAsia="ja-JP"/>
        </w:rPr>
        <w:t>Aspects related to UL control channel</w:t>
      </w:r>
      <w:bookmarkEnd w:id="36"/>
    </w:p>
    <w:p w14:paraId="2E4929D2" w14:textId="654775F2" w:rsidR="00974BD9" w:rsidRPr="00B52DEF" w:rsidRDefault="001B7BF2" w:rsidP="00974BD9">
      <w:pPr>
        <w:ind w:left="720" w:hanging="720"/>
        <w:rPr>
          <w:b/>
          <w:lang w:eastAsia="x-none"/>
        </w:rPr>
      </w:pPr>
      <w:hyperlink r:id="rId192" w:history="1">
        <w:r w:rsidR="00D93AE1" w:rsidRPr="00B52DEF">
          <w:rPr>
            <w:rStyle w:val="Hyperlink"/>
            <w:b/>
            <w:lang w:eastAsia="x-none"/>
          </w:rPr>
          <w:t>R1-1809216</w:t>
        </w:r>
      </w:hyperlink>
      <w:r w:rsidR="00974BD9" w:rsidRPr="00B52DEF">
        <w:rPr>
          <w:b/>
          <w:lang w:eastAsia="x-none"/>
        </w:rPr>
        <w:tab/>
        <w:t>Aspects related to UL control channel</w:t>
      </w:r>
      <w:r w:rsidR="00974BD9" w:rsidRPr="00B52DEF">
        <w:rPr>
          <w:b/>
          <w:lang w:eastAsia="x-none"/>
        </w:rPr>
        <w:tab/>
        <w:t>Qualcomm Incorporated</w:t>
      </w:r>
    </w:p>
    <w:p w14:paraId="47D62A51" w14:textId="29D2470F" w:rsidR="00974BD9" w:rsidRPr="00974BD9" w:rsidRDefault="00974BD9" w:rsidP="00974BD9">
      <w:pPr>
        <w:ind w:left="720" w:hanging="720"/>
        <w:rPr>
          <w:lang w:eastAsia="x-none"/>
        </w:rPr>
      </w:pPr>
      <w:r w:rsidRPr="00974BD9">
        <w:rPr>
          <w:highlight w:val="green"/>
          <w:lang w:eastAsia="x-none"/>
        </w:rPr>
        <w:t xml:space="preserve">The text proposal in </w:t>
      </w:r>
      <w:hyperlink r:id="rId193" w:history="1">
        <w:r w:rsidR="00D93AE1">
          <w:rPr>
            <w:rStyle w:val="Hyperlink"/>
            <w:highlight w:val="green"/>
            <w:lang w:eastAsia="x-none"/>
          </w:rPr>
          <w:t>R1-1809216</w:t>
        </w:r>
      </w:hyperlink>
      <w:r w:rsidRPr="00974BD9">
        <w:rPr>
          <w:highlight w:val="green"/>
          <w:lang w:eastAsia="x-none"/>
        </w:rPr>
        <w:t xml:space="preserve"> is endorsed with the following modification</w:t>
      </w:r>
      <w:r w:rsidRPr="00974BD9">
        <w:rPr>
          <w:lang w:eastAsia="x-none"/>
        </w:rPr>
        <w:t>:</w:t>
      </w:r>
    </w:p>
    <w:p w14:paraId="7E2234C5" w14:textId="77777777" w:rsidR="00974BD9" w:rsidRPr="00974BD9" w:rsidRDefault="00974BD9" w:rsidP="00974BD9">
      <w:pPr>
        <w:ind w:left="720" w:hanging="720"/>
        <w:rPr>
          <w:lang w:eastAsia="x-none"/>
        </w:rPr>
      </w:pPr>
      <w:r w:rsidRPr="00974BD9">
        <w:t>Add SR after HARQ-ACK in “</w:t>
      </w:r>
      <w:r w:rsidRPr="00974BD9">
        <w:rPr>
          <w:position w:val="-12"/>
        </w:rPr>
        <w:object w:dxaOrig="720" w:dyaOrig="360" w14:anchorId="2C4F04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8pt;height:14.4pt" o:ole="">
            <v:imagedata r:id="rId194" o:title=""/>
          </v:shape>
          <o:OLEObject Type="Embed" ProgID="Equation.3" ShapeID="_x0000_i1025" DrawAspect="Content" ObjectID="_1600200784" r:id="rId195"/>
        </w:object>
      </w:r>
      <w:r w:rsidRPr="00974BD9">
        <w:rPr>
          <w:rFonts w:hint="eastAsia"/>
          <w:lang w:eastAsia="zh-CN"/>
        </w:rPr>
        <w:t xml:space="preserve"> </w:t>
      </w:r>
      <w:r w:rsidRPr="00974BD9">
        <w:rPr>
          <w:lang w:eastAsia="zh-CN"/>
        </w:rPr>
        <w:t xml:space="preserve">is the total number of </w:t>
      </w:r>
      <w:r w:rsidRPr="00974BD9">
        <w:rPr>
          <w:rFonts w:hint="eastAsia"/>
          <w:lang w:eastAsia="zh-CN"/>
        </w:rPr>
        <w:t>HARQ-ACK</w:t>
      </w:r>
      <w:del w:id="37" w:author="Kianoush Hosseini" w:date="2018-08-10T00:15:00Z">
        <w:r w:rsidRPr="00974BD9" w:rsidDel="00413D99">
          <w:rPr>
            <w:lang w:eastAsia="zh-CN"/>
          </w:rPr>
          <w:delText>,</w:delText>
        </w:r>
        <w:r w:rsidRPr="00974BD9" w:rsidDel="00413D99">
          <w:rPr>
            <w:rFonts w:hint="eastAsia"/>
            <w:lang w:eastAsia="zh-CN"/>
          </w:rPr>
          <w:delText xml:space="preserve"> RI</w:delText>
        </w:r>
        <w:r w:rsidRPr="00974BD9" w:rsidDel="00413D99">
          <w:rPr>
            <w:lang w:eastAsia="zh-CN"/>
          </w:rPr>
          <w:delText>,CQI,PMI</w:delText>
        </w:r>
      </w:del>
      <w:r w:rsidRPr="00974BD9">
        <w:rPr>
          <w:lang w:eastAsia="zh-CN"/>
        </w:rPr>
        <w:t xml:space="preserve"> bits including CRC bits</w:t>
      </w:r>
      <w:r w:rsidRPr="00974BD9">
        <w:rPr>
          <w:rFonts w:hint="eastAsia"/>
          <w:lang w:eastAsia="zh-CN"/>
        </w:rPr>
        <w:t xml:space="preserve"> transmitted on PUCCH format 4 in </w:t>
      </w:r>
      <w:r w:rsidRPr="00974BD9">
        <w:rPr>
          <w:lang w:eastAsia="zh-CN"/>
        </w:rPr>
        <w:t>slot/</w:t>
      </w:r>
      <w:r w:rsidRPr="00974BD9">
        <w:rPr>
          <w:rFonts w:hint="eastAsia"/>
          <w:lang w:eastAsia="zh-CN"/>
        </w:rPr>
        <w:t>sub</w:t>
      </w:r>
      <w:r w:rsidRPr="00974BD9">
        <w:rPr>
          <w:lang w:eastAsia="zh-CN"/>
        </w:rPr>
        <w:t>slot</w:t>
      </w:r>
      <w:r w:rsidRPr="00974BD9">
        <w:rPr>
          <w:rFonts w:hint="eastAsia"/>
          <w:lang w:eastAsia="zh-CN"/>
        </w:rPr>
        <w:t xml:space="preserve"> </w:t>
      </w:r>
      <w:r w:rsidRPr="00974BD9">
        <w:rPr>
          <w:i/>
          <w:lang w:eastAsia="zh-CN"/>
        </w:rPr>
        <w:t>I”</w:t>
      </w:r>
    </w:p>
    <w:p w14:paraId="014F777C" w14:textId="77777777" w:rsidR="00974BD9" w:rsidRPr="00974BD9" w:rsidRDefault="00974BD9" w:rsidP="00974BD9">
      <w:pPr>
        <w:ind w:left="720" w:hanging="720"/>
        <w:rPr>
          <w:lang w:eastAsia="x-none"/>
        </w:rPr>
      </w:pPr>
    </w:p>
    <w:p w14:paraId="60A784B8" w14:textId="10E2BE92" w:rsidR="00974BD9" w:rsidRPr="00B52DEF" w:rsidRDefault="001B7BF2" w:rsidP="00974BD9">
      <w:pPr>
        <w:ind w:left="720" w:hanging="720"/>
        <w:rPr>
          <w:b/>
          <w:lang w:eastAsia="x-none"/>
        </w:rPr>
      </w:pPr>
      <w:hyperlink r:id="rId196" w:history="1">
        <w:r w:rsidR="00D93AE1" w:rsidRPr="00B52DEF">
          <w:rPr>
            <w:rStyle w:val="Hyperlink"/>
            <w:b/>
            <w:lang w:eastAsia="x-none"/>
          </w:rPr>
          <w:t>R1-1809218</w:t>
        </w:r>
      </w:hyperlink>
      <w:r w:rsidR="00974BD9" w:rsidRPr="00B52DEF">
        <w:rPr>
          <w:b/>
          <w:lang w:eastAsia="x-none"/>
        </w:rPr>
        <w:tab/>
        <w:t>Corrections on PRB determination for subslot PUCCH format 1a/1b</w:t>
      </w:r>
      <w:r w:rsidR="00974BD9" w:rsidRPr="00B52DEF">
        <w:rPr>
          <w:b/>
          <w:lang w:eastAsia="x-none"/>
        </w:rPr>
        <w:tab/>
        <w:t>ZTE</w:t>
      </w:r>
    </w:p>
    <w:p w14:paraId="159B7B49" w14:textId="7D5F9EC1" w:rsidR="00974BD9" w:rsidRPr="00B52DEF" w:rsidRDefault="001B7BF2" w:rsidP="00974BD9">
      <w:pPr>
        <w:ind w:left="1440" w:hanging="1440"/>
        <w:rPr>
          <w:b/>
          <w:lang w:eastAsia="x-none"/>
        </w:rPr>
      </w:pPr>
      <w:hyperlink r:id="rId197" w:history="1">
        <w:r w:rsidR="00D93AE1" w:rsidRPr="00B52DEF">
          <w:rPr>
            <w:rStyle w:val="Hyperlink"/>
            <w:b/>
            <w:lang w:eastAsia="x-none"/>
          </w:rPr>
          <w:t>R1-1809350</w:t>
        </w:r>
      </w:hyperlink>
      <w:r w:rsidR="00974BD9" w:rsidRPr="00B52DEF">
        <w:rPr>
          <w:b/>
          <w:lang w:eastAsia="x-none"/>
        </w:rPr>
        <w:tab/>
        <w:t>Corrections on UCI mapping in 36.212</w:t>
      </w:r>
      <w:r w:rsidR="00974BD9" w:rsidRPr="00B52DEF">
        <w:rPr>
          <w:b/>
          <w:lang w:eastAsia="x-none"/>
        </w:rPr>
        <w:tab/>
        <w:t>Huawei, HiSilicon, LG Electronics, Nokia, Nokia Shanghai Bell</w:t>
      </w:r>
    </w:p>
    <w:p w14:paraId="08D568CE" w14:textId="38BF7484" w:rsidR="00974BD9" w:rsidRPr="00974BD9" w:rsidRDefault="00974BD9" w:rsidP="00974BD9">
      <w:pPr>
        <w:ind w:left="1440" w:hanging="1440"/>
        <w:rPr>
          <w:lang w:eastAsia="x-none"/>
        </w:rPr>
      </w:pPr>
      <w:r w:rsidRPr="00974BD9">
        <w:rPr>
          <w:highlight w:val="green"/>
          <w:lang w:eastAsia="x-none"/>
        </w:rPr>
        <w:t xml:space="preserve">The text proposals in </w:t>
      </w:r>
      <w:hyperlink r:id="rId198" w:history="1">
        <w:r w:rsidR="00D93AE1">
          <w:rPr>
            <w:rStyle w:val="Hyperlink"/>
            <w:highlight w:val="green"/>
            <w:lang w:eastAsia="x-none"/>
          </w:rPr>
          <w:t>R1-1809350</w:t>
        </w:r>
      </w:hyperlink>
      <w:r w:rsidRPr="00974BD9">
        <w:rPr>
          <w:highlight w:val="green"/>
          <w:lang w:eastAsia="x-none"/>
        </w:rPr>
        <w:t xml:space="preserve"> are endorsed.</w:t>
      </w:r>
    </w:p>
    <w:p w14:paraId="7E224CAC" w14:textId="77777777" w:rsidR="00974BD9" w:rsidRPr="00974BD9" w:rsidRDefault="00974BD9" w:rsidP="00B52DEF">
      <w:pPr>
        <w:pStyle w:val="Heading5"/>
      </w:pPr>
      <w:bookmarkStart w:id="38" w:name="_Toc526458837"/>
      <w:r w:rsidRPr="00974BD9">
        <w:t>Aspects related to DL data channel</w:t>
      </w:r>
      <w:bookmarkEnd w:id="38"/>
    </w:p>
    <w:p w14:paraId="04E45847" w14:textId="69ED84F0" w:rsidR="00974BD9" w:rsidRPr="00B52DEF" w:rsidRDefault="001B7BF2" w:rsidP="00974BD9">
      <w:pPr>
        <w:ind w:left="720" w:hanging="720"/>
        <w:rPr>
          <w:b/>
          <w:lang w:eastAsia="x-none"/>
        </w:rPr>
      </w:pPr>
      <w:hyperlink r:id="rId199" w:history="1">
        <w:r w:rsidR="00D93AE1" w:rsidRPr="00B52DEF">
          <w:rPr>
            <w:rStyle w:val="Hyperlink"/>
            <w:b/>
            <w:lang w:eastAsia="x-none"/>
          </w:rPr>
          <w:t>R1-1808455</w:t>
        </w:r>
      </w:hyperlink>
      <w:r w:rsidR="00974BD9" w:rsidRPr="00B52DEF">
        <w:rPr>
          <w:b/>
          <w:lang w:eastAsia="x-none"/>
        </w:rPr>
        <w:tab/>
        <w:t>Corrections related to CSI feedback</w:t>
      </w:r>
      <w:r w:rsidR="00974BD9" w:rsidRPr="00B52DEF">
        <w:rPr>
          <w:b/>
          <w:lang w:eastAsia="x-none"/>
        </w:rPr>
        <w:tab/>
        <w:t>LG Electronics</w:t>
      </w:r>
    </w:p>
    <w:p w14:paraId="471B3D96" w14:textId="62C4ACA5" w:rsidR="00974BD9" w:rsidRPr="00974BD9" w:rsidRDefault="00974BD9" w:rsidP="00974BD9">
      <w:pPr>
        <w:ind w:left="720" w:hanging="720"/>
        <w:rPr>
          <w:lang w:eastAsia="x-none"/>
        </w:rPr>
      </w:pPr>
      <w:r w:rsidRPr="00974BD9">
        <w:rPr>
          <w:highlight w:val="green"/>
          <w:lang w:eastAsia="x-none"/>
        </w:rPr>
        <w:t xml:space="preserve">The text proposal in Section 2.2 of </w:t>
      </w:r>
      <w:hyperlink r:id="rId200" w:history="1">
        <w:r w:rsidR="00D93AE1">
          <w:rPr>
            <w:rStyle w:val="Hyperlink"/>
            <w:highlight w:val="green"/>
            <w:lang w:eastAsia="x-none"/>
          </w:rPr>
          <w:t>R1-1808455</w:t>
        </w:r>
      </w:hyperlink>
      <w:r w:rsidRPr="00974BD9">
        <w:rPr>
          <w:highlight w:val="green"/>
          <w:lang w:eastAsia="x-none"/>
        </w:rPr>
        <w:t xml:space="preserve"> is endorsed.</w:t>
      </w:r>
      <w:r w:rsidRPr="00974BD9">
        <w:rPr>
          <w:lang w:eastAsia="x-none"/>
        </w:rPr>
        <w:t xml:space="preserve"> </w:t>
      </w:r>
    </w:p>
    <w:p w14:paraId="7B167A42" w14:textId="77777777" w:rsidR="00974BD9" w:rsidRPr="00974BD9" w:rsidRDefault="00974BD9" w:rsidP="00974BD9">
      <w:pPr>
        <w:ind w:left="720" w:hanging="720"/>
        <w:rPr>
          <w:lang w:eastAsia="x-none"/>
        </w:rPr>
      </w:pPr>
    </w:p>
    <w:p w14:paraId="285D1CDB" w14:textId="77777777" w:rsidR="00974BD9" w:rsidRPr="00974BD9" w:rsidRDefault="00974BD9" w:rsidP="00974BD9">
      <w:pPr>
        <w:rPr>
          <w:lang w:eastAsia="x-none"/>
        </w:rPr>
      </w:pPr>
      <w:r w:rsidRPr="00974BD9">
        <w:rPr>
          <w:highlight w:val="green"/>
          <w:lang w:eastAsia="x-none"/>
        </w:rPr>
        <w:t>Agreement:</w:t>
      </w:r>
    </w:p>
    <w:p w14:paraId="1728C02C" w14:textId="77777777" w:rsidR="00974BD9" w:rsidRPr="00974BD9" w:rsidRDefault="00974BD9" w:rsidP="00974BD9">
      <w:pPr>
        <w:rPr>
          <w:lang w:val="en-US" w:eastAsia="x-none"/>
        </w:rPr>
      </w:pPr>
      <w:r w:rsidRPr="00974BD9">
        <w:rPr>
          <w:lang w:eastAsia="x-none"/>
        </w:rPr>
        <w:t>UE capability on the maximum number of CSI processes to be updated is defined s</w:t>
      </w:r>
      <w:r w:rsidRPr="00974BD9">
        <w:rPr>
          <w:lang w:val="en-US" w:eastAsia="x-none"/>
        </w:rPr>
        <w:t xml:space="preserve">eparately for </w:t>
      </w:r>
    </w:p>
    <w:p w14:paraId="11611DD2" w14:textId="77777777" w:rsidR="00974BD9" w:rsidRPr="00974BD9" w:rsidRDefault="00974BD9" w:rsidP="00FD2787">
      <w:pPr>
        <w:numPr>
          <w:ilvl w:val="0"/>
          <w:numId w:val="205"/>
        </w:numPr>
        <w:rPr>
          <w:lang w:val="en-US" w:eastAsia="x-none"/>
        </w:rPr>
      </w:pPr>
      <w:r w:rsidRPr="00974BD9">
        <w:rPr>
          <w:lang w:val="en-US" w:eastAsia="x-none"/>
        </w:rPr>
        <w:t>{slot,slot}</w:t>
      </w:r>
    </w:p>
    <w:p w14:paraId="55C1BFDA" w14:textId="77777777" w:rsidR="00974BD9" w:rsidRPr="00974BD9" w:rsidRDefault="00974BD9" w:rsidP="00FD2787">
      <w:pPr>
        <w:numPr>
          <w:ilvl w:val="0"/>
          <w:numId w:val="205"/>
        </w:numPr>
        <w:rPr>
          <w:lang w:val="en-US" w:eastAsia="x-none"/>
        </w:rPr>
      </w:pPr>
      <w:r w:rsidRPr="00974BD9">
        <w:rPr>
          <w:lang w:eastAsia="x-none"/>
        </w:rPr>
        <w:t xml:space="preserve">{subslot,slot} </w:t>
      </w:r>
    </w:p>
    <w:p w14:paraId="04EA01BD" w14:textId="77777777" w:rsidR="00974BD9" w:rsidRPr="00974BD9" w:rsidRDefault="00974BD9" w:rsidP="00FD2787">
      <w:pPr>
        <w:numPr>
          <w:ilvl w:val="0"/>
          <w:numId w:val="205"/>
        </w:numPr>
        <w:rPr>
          <w:lang w:val="en-US" w:eastAsia="x-none"/>
        </w:rPr>
      </w:pPr>
      <w:r w:rsidRPr="00974BD9">
        <w:rPr>
          <w:lang w:eastAsia="x-none"/>
        </w:rPr>
        <w:t>{subslot,subslot} processimg timeline set 1</w:t>
      </w:r>
    </w:p>
    <w:p w14:paraId="20516696" w14:textId="77777777" w:rsidR="00974BD9" w:rsidRPr="00974BD9" w:rsidRDefault="00974BD9" w:rsidP="00FD2787">
      <w:pPr>
        <w:numPr>
          <w:ilvl w:val="0"/>
          <w:numId w:val="205"/>
        </w:numPr>
        <w:rPr>
          <w:lang w:val="en-US" w:eastAsia="x-none"/>
        </w:rPr>
      </w:pPr>
      <w:r w:rsidRPr="00974BD9">
        <w:rPr>
          <w:lang w:eastAsia="x-none"/>
        </w:rPr>
        <w:t>{subslot,subslot} processimg timeline set 2</w:t>
      </w:r>
    </w:p>
    <w:p w14:paraId="6DD9416F" w14:textId="77777777" w:rsidR="00974BD9" w:rsidRPr="00974BD9" w:rsidRDefault="00974BD9" w:rsidP="00974BD9">
      <w:pPr>
        <w:ind w:left="720" w:hanging="720"/>
        <w:rPr>
          <w:lang w:eastAsia="x-none"/>
        </w:rPr>
      </w:pPr>
    </w:p>
    <w:p w14:paraId="42B04153" w14:textId="77777777" w:rsidR="00974BD9" w:rsidRPr="00974BD9" w:rsidRDefault="00974BD9" w:rsidP="00974BD9">
      <w:pPr>
        <w:rPr>
          <w:lang w:eastAsia="x-none"/>
        </w:rPr>
      </w:pPr>
      <w:r w:rsidRPr="00974BD9">
        <w:rPr>
          <w:lang w:eastAsia="x-none"/>
        </w:rPr>
        <w:t>Note: This replaces the existing UE capability on the maximum number of CSI processes to be updated for sTTI. RAN2 should be informed about this.</w:t>
      </w:r>
    </w:p>
    <w:p w14:paraId="7EC6ECAF" w14:textId="77777777" w:rsidR="00974BD9" w:rsidRPr="00974BD9" w:rsidRDefault="00974BD9" w:rsidP="00974BD9">
      <w:pPr>
        <w:ind w:left="720" w:hanging="720"/>
        <w:rPr>
          <w:lang w:eastAsia="x-none"/>
        </w:rPr>
      </w:pPr>
    </w:p>
    <w:p w14:paraId="3072E61E" w14:textId="41D123E2" w:rsidR="00974BD9" w:rsidRPr="00974BD9" w:rsidRDefault="001B7BF2" w:rsidP="00974BD9">
      <w:pPr>
        <w:ind w:left="720" w:hanging="720"/>
        <w:rPr>
          <w:color w:val="808080"/>
          <w:lang w:eastAsia="x-none"/>
        </w:rPr>
      </w:pPr>
      <w:hyperlink r:id="rId201" w:history="1">
        <w:r w:rsidR="00D93AE1">
          <w:rPr>
            <w:rStyle w:val="Hyperlink"/>
            <w:lang w:eastAsia="x-none"/>
          </w:rPr>
          <w:t>R1-1809217</w:t>
        </w:r>
      </w:hyperlink>
      <w:r w:rsidR="00974BD9" w:rsidRPr="00974BD9">
        <w:rPr>
          <w:color w:val="808080"/>
          <w:lang w:eastAsia="x-none"/>
        </w:rPr>
        <w:tab/>
        <w:t>Aspects related to DL data channel</w:t>
      </w:r>
      <w:r w:rsidR="00974BD9" w:rsidRPr="00974BD9">
        <w:rPr>
          <w:color w:val="808080"/>
          <w:lang w:eastAsia="x-none"/>
        </w:rPr>
        <w:tab/>
        <w:t>Qualcomm Incorporated</w:t>
      </w:r>
    </w:p>
    <w:p w14:paraId="42F2E025" w14:textId="77777777" w:rsidR="00974BD9" w:rsidRPr="00974BD9" w:rsidRDefault="00974BD9" w:rsidP="00974BD9">
      <w:pPr>
        <w:ind w:left="720" w:hanging="720"/>
        <w:rPr>
          <w:color w:val="808080"/>
          <w:lang w:eastAsia="x-none"/>
        </w:rPr>
      </w:pPr>
      <w:r w:rsidRPr="00974BD9">
        <w:rPr>
          <w:color w:val="808080"/>
          <w:lang w:eastAsia="x-none"/>
        </w:rPr>
        <w:t>Late submission</w:t>
      </w:r>
    </w:p>
    <w:p w14:paraId="7A8DBDB6" w14:textId="246F4C83" w:rsidR="00974BD9" w:rsidRDefault="001B7BF2" w:rsidP="00974BD9">
      <w:pPr>
        <w:ind w:left="720" w:hanging="720"/>
        <w:rPr>
          <w:lang w:eastAsia="x-none"/>
        </w:rPr>
      </w:pPr>
      <w:hyperlink r:id="rId202" w:history="1">
        <w:r w:rsidR="00D93AE1">
          <w:rPr>
            <w:rStyle w:val="Hyperlink"/>
            <w:lang w:eastAsia="x-none"/>
          </w:rPr>
          <w:t>R1-1809354</w:t>
        </w:r>
      </w:hyperlink>
      <w:r w:rsidR="00974BD9" w:rsidRPr="00974BD9">
        <w:rPr>
          <w:lang w:eastAsia="x-none"/>
        </w:rPr>
        <w:tab/>
        <w:t>Correction on rate matching for SPS sPDSCH</w:t>
      </w:r>
      <w:r w:rsidR="00974BD9" w:rsidRPr="00974BD9">
        <w:rPr>
          <w:lang w:eastAsia="x-none"/>
        </w:rPr>
        <w:tab/>
        <w:t>Huawei, HiSilicon</w:t>
      </w:r>
    </w:p>
    <w:p w14:paraId="2DC50152" w14:textId="77777777" w:rsidR="00B52DEF" w:rsidRPr="00974BD9" w:rsidRDefault="00B52DEF" w:rsidP="00974BD9">
      <w:pPr>
        <w:ind w:left="720" w:hanging="720"/>
        <w:rPr>
          <w:lang w:eastAsia="x-none"/>
        </w:rPr>
      </w:pPr>
    </w:p>
    <w:p w14:paraId="2AB3D9E4" w14:textId="77777777" w:rsidR="00974BD9" w:rsidRPr="00974BD9" w:rsidRDefault="00974BD9" w:rsidP="00974BD9">
      <w:pPr>
        <w:rPr>
          <w:kern w:val="2"/>
          <w:lang w:eastAsia="zh-CN"/>
        </w:rPr>
      </w:pPr>
      <w:r w:rsidRPr="00974BD9">
        <w:rPr>
          <w:kern w:val="2"/>
          <w:highlight w:val="green"/>
          <w:lang w:eastAsia="zh-CN"/>
        </w:rPr>
        <w:lastRenderedPageBreak/>
        <w:t>Agreement:</w:t>
      </w:r>
    </w:p>
    <w:p w14:paraId="50BAD386" w14:textId="77777777" w:rsidR="00974BD9" w:rsidRPr="00974BD9" w:rsidRDefault="00974BD9" w:rsidP="00974BD9">
      <w:pPr>
        <w:rPr>
          <w:kern w:val="2"/>
          <w:lang w:eastAsia="zh-CN"/>
        </w:rPr>
      </w:pPr>
      <w:r w:rsidRPr="00974BD9">
        <w:rPr>
          <w:kern w:val="2"/>
          <w:lang w:eastAsia="zh-CN"/>
        </w:rPr>
        <w:t xml:space="preserve">The sPDCCH rate matching for dynamic retransmissions of SPS sPDSCH applies the same mode as for scheduled sPDSCH scrambled with C-RNTI.  </w:t>
      </w:r>
    </w:p>
    <w:p w14:paraId="2A519166" w14:textId="77777777" w:rsidR="00974BD9" w:rsidRPr="00974BD9" w:rsidRDefault="00974BD9" w:rsidP="00974BD9">
      <w:pPr>
        <w:rPr>
          <w:kern w:val="2"/>
          <w:lang w:eastAsia="zh-CN"/>
        </w:rPr>
      </w:pPr>
    </w:p>
    <w:p w14:paraId="1643C81B" w14:textId="67DF2005" w:rsidR="00974BD9" w:rsidRPr="00B52DEF" w:rsidRDefault="001B7BF2" w:rsidP="00974BD9">
      <w:pPr>
        <w:rPr>
          <w:b/>
          <w:kern w:val="2"/>
          <w:lang w:eastAsia="zh-CN"/>
        </w:rPr>
      </w:pPr>
      <w:hyperlink r:id="rId203" w:history="1">
        <w:r w:rsidR="00D93AE1" w:rsidRPr="00B52DEF">
          <w:rPr>
            <w:rStyle w:val="Hyperlink"/>
            <w:b/>
            <w:kern w:val="2"/>
            <w:lang w:eastAsia="zh-CN"/>
          </w:rPr>
          <w:t>R1-1809579</w:t>
        </w:r>
      </w:hyperlink>
      <w:r w:rsidR="00974BD9" w:rsidRPr="00B52DEF">
        <w:rPr>
          <w:b/>
          <w:kern w:val="2"/>
          <w:lang w:eastAsia="zh-CN"/>
        </w:rPr>
        <w:tab/>
        <w:t>Correction on rate matching for SPS sPDSCH</w:t>
      </w:r>
      <w:r w:rsidR="00974BD9" w:rsidRPr="00B52DEF">
        <w:rPr>
          <w:b/>
          <w:kern w:val="2"/>
          <w:lang w:eastAsia="zh-CN"/>
        </w:rPr>
        <w:tab/>
        <w:t>Huawei, HiSilicon</w:t>
      </w:r>
    </w:p>
    <w:p w14:paraId="41606350" w14:textId="7566B012" w:rsidR="00974BD9" w:rsidRPr="00974BD9" w:rsidRDefault="00974BD9" w:rsidP="00974BD9">
      <w:pPr>
        <w:rPr>
          <w:kern w:val="2"/>
          <w:lang w:eastAsia="zh-CN"/>
        </w:rPr>
      </w:pPr>
      <w:r w:rsidRPr="00974BD9">
        <w:rPr>
          <w:kern w:val="2"/>
          <w:highlight w:val="green"/>
          <w:lang w:eastAsia="zh-CN"/>
        </w:rPr>
        <w:t xml:space="preserve">The text proposal in </w:t>
      </w:r>
      <w:hyperlink r:id="rId204" w:history="1">
        <w:r w:rsidR="00D93AE1">
          <w:rPr>
            <w:rStyle w:val="Hyperlink"/>
            <w:kern w:val="2"/>
            <w:highlight w:val="green"/>
            <w:lang w:eastAsia="zh-CN"/>
          </w:rPr>
          <w:t>R1-1809579</w:t>
        </w:r>
      </w:hyperlink>
      <w:r w:rsidRPr="00974BD9">
        <w:rPr>
          <w:kern w:val="2"/>
          <w:highlight w:val="green"/>
          <w:lang w:eastAsia="zh-CN"/>
        </w:rPr>
        <w:t xml:space="preserve"> is endorsed</w:t>
      </w:r>
      <w:r w:rsidRPr="00974BD9">
        <w:rPr>
          <w:kern w:val="2"/>
          <w:lang w:eastAsia="zh-CN"/>
        </w:rPr>
        <w:t>.</w:t>
      </w:r>
    </w:p>
    <w:p w14:paraId="29CED40C" w14:textId="77777777" w:rsidR="00974BD9" w:rsidRPr="00974BD9" w:rsidRDefault="00974BD9" w:rsidP="00974BD9">
      <w:pPr>
        <w:rPr>
          <w:kern w:val="2"/>
          <w:lang w:eastAsia="zh-CN"/>
        </w:rPr>
      </w:pPr>
    </w:p>
    <w:p w14:paraId="4C1EAD47" w14:textId="77777777" w:rsidR="00974BD9" w:rsidRPr="00974BD9" w:rsidRDefault="00974BD9" w:rsidP="00974BD9">
      <w:pPr>
        <w:ind w:left="720" w:hanging="720"/>
        <w:rPr>
          <w:lang w:eastAsia="x-none"/>
        </w:rPr>
      </w:pPr>
    </w:p>
    <w:p w14:paraId="4FEA69D0" w14:textId="7C6AE584" w:rsidR="00974BD9" w:rsidRPr="00B52DEF" w:rsidRDefault="001B7BF2" w:rsidP="00974BD9">
      <w:pPr>
        <w:ind w:left="1440" w:hanging="1440"/>
        <w:rPr>
          <w:b/>
          <w:lang w:eastAsia="x-none"/>
        </w:rPr>
      </w:pPr>
      <w:hyperlink r:id="rId205" w:history="1">
        <w:r w:rsidR="00D93AE1" w:rsidRPr="00B52DEF">
          <w:rPr>
            <w:rStyle w:val="Hyperlink"/>
            <w:b/>
            <w:lang w:eastAsia="x-none"/>
          </w:rPr>
          <w:t>R1-1809364</w:t>
        </w:r>
      </w:hyperlink>
      <w:r w:rsidR="00974BD9" w:rsidRPr="00B52DEF">
        <w:rPr>
          <w:b/>
          <w:lang w:eastAsia="x-none"/>
        </w:rPr>
        <w:tab/>
        <w:t>Corrections on SFBC sPDSCH RE mapping</w:t>
      </w:r>
      <w:r w:rsidR="00974BD9" w:rsidRPr="00B52DEF">
        <w:rPr>
          <w:b/>
          <w:lang w:eastAsia="x-none"/>
        </w:rPr>
        <w:tab/>
        <w:t>Huawei, HiSilicon, Nokia, Nokia Shanghai Bell, Ericsson, LG Electronics</w:t>
      </w:r>
    </w:p>
    <w:p w14:paraId="6EEA356A" w14:textId="41EFB9C4" w:rsidR="00974BD9" w:rsidRPr="00974BD9" w:rsidRDefault="00974BD9" w:rsidP="00974BD9">
      <w:pPr>
        <w:ind w:left="720" w:hanging="720"/>
        <w:rPr>
          <w:lang w:eastAsia="x-none"/>
        </w:rPr>
      </w:pPr>
      <w:r w:rsidRPr="00974BD9">
        <w:rPr>
          <w:highlight w:val="green"/>
          <w:lang w:eastAsia="x-none"/>
        </w:rPr>
        <w:t xml:space="preserve">The text proposal in </w:t>
      </w:r>
      <w:hyperlink r:id="rId206" w:history="1">
        <w:r w:rsidR="00D93AE1">
          <w:rPr>
            <w:rStyle w:val="Hyperlink"/>
            <w:highlight w:val="green"/>
            <w:lang w:eastAsia="x-none"/>
          </w:rPr>
          <w:t>R1-1809364</w:t>
        </w:r>
      </w:hyperlink>
      <w:r w:rsidRPr="00974BD9">
        <w:rPr>
          <w:highlight w:val="green"/>
          <w:lang w:eastAsia="x-none"/>
        </w:rPr>
        <w:t xml:space="preserve"> is endorsed.</w:t>
      </w:r>
      <w:r w:rsidRPr="00974BD9">
        <w:rPr>
          <w:lang w:eastAsia="x-none"/>
        </w:rPr>
        <w:t xml:space="preserve"> </w:t>
      </w:r>
    </w:p>
    <w:p w14:paraId="2A101015" w14:textId="77777777" w:rsidR="00974BD9" w:rsidRPr="00974BD9" w:rsidRDefault="00974BD9" w:rsidP="00974BD9">
      <w:pPr>
        <w:ind w:left="1440" w:hanging="1440"/>
        <w:rPr>
          <w:lang w:eastAsia="x-none"/>
        </w:rPr>
      </w:pPr>
    </w:p>
    <w:p w14:paraId="4545B0BF" w14:textId="78D5E934" w:rsidR="00974BD9" w:rsidRPr="00B52DEF" w:rsidRDefault="001B7BF2" w:rsidP="00974BD9">
      <w:pPr>
        <w:ind w:left="1440" w:hanging="1440"/>
        <w:rPr>
          <w:b/>
          <w:lang w:eastAsia="x-none"/>
        </w:rPr>
      </w:pPr>
      <w:hyperlink r:id="rId207" w:history="1">
        <w:r w:rsidR="00D93AE1" w:rsidRPr="00B52DEF">
          <w:rPr>
            <w:rStyle w:val="Hyperlink"/>
            <w:b/>
            <w:lang w:eastAsia="x-none"/>
          </w:rPr>
          <w:t>R1-1809365</w:t>
        </w:r>
      </w:hyperlink>
      <w:r w:rsidR="00974BD9" w:rsidRPr="00B52DEF">
        <w:rPr>
          <w:b/>
          <w:lang w:eastAsia="x-none"/>
        </w:rPr>
        <w:tab/>
        <w:t>Corrections on spreading sequence for sPDSCH DMRS</w:t>
      </w:r>
      <w:r w:rsidR="00974BD9" w:rsidRPr="00B52DEF">
        <w:rPr>
          <w:b/>
          <w:lang w:eastAsia="x-none"/>
        </w:rPr>
        <w:tab/>
        <w:t>Huawei, HiSilicon, LG Electronics, Nokia, Nokia Shanghai Bell, ZTE, Ericsson</w:t>
      </w:r>
    </w:p>
    <w:p w14:paraId="1D9A754B" w14:textId="01703DB4" w:rsidR="00974BD9" w:rsidRPr="00974BD9" w:rsidRDefault="00974BD9" w:rsidP="00974BD9">
      <w:pPr>
        <w:ind w:left="720" w:hanging="720"/>
        <w:rPr>
          <w:lang w:eastAsia="x-none"/>
        </w:rPr>
      </w:pPr>
      <w:r w:rsidRPr="00974BD9">
        <w:rPr>
          <w:highlight w:val="green"/>
          <w:lang w:eastAsia="x-none"/>
        </w:rPr>
        <w:t xml:space="preserve">The text proposal in </w:t>
      </w:r>
      <w:hyperlink r:id="rId208" w:history="1">
        <w:r w:rsidR="00D93AE1">
          <w:rPr>
            <w:rStyle w:val="Hyperlink"/>
            <w:highlight w:val="green"/>
            <w:lang w:eastAsia="x-none"/>
          </w:rPr>
          <w:t>R1-1809365</w:t>
        </w:r>
      </w:hyperlink>
      <w:r w:rsidRPr="00974BD9">
        <w:rPr>
          <w:highlight w:val="green"/>
          <w:lang w:eastAsia="x-none"/>
        </w:rPr>
        <w:t xml:space="preserve"> is endorsed.</w:t>
      </w:r>
      <w:r w:rsidRPr="00974BD9">
        <w:rPr>
          <w:lang w:eastAsia="x-none"/>
        </w:rPr>
        <w:t xml:space="preserve"> </w:t>
      </w:r>
    </w:p>
    <w:p w14:paraId="499272EC" w14:textId="77777777" w:rsidR="00974BD9" w:rsidRPr="00974BD9" w:rsidRDefault="00974BD9" w:rsidP="00974BD9">
      <w:pPr>
        <w:ind w:left="1440" w:hanging="1440"/>
        <w:rPr>
          <w:lang w:eastAsia="x-none"/>
        </w:rPr>
      </w:pPr>
    </w:p>
    <w:p w14:paraId="124F95D0" w14:textId="1CDF9303" w:rsidR="00974BD9" w:rsidRPr="00974BD9" w:rsidRDefault="001B7BF2" w:rsidP="00974BD9">
      <w:pPr>
        <w:ind w:left="720" w:hanging="720"/>
        <w:rPr>
          <w:lang w:eastAsia="x-none"/>
        </w:rPr>
      </w:pPr>
      <w:hyperlink r:id="rId209" w:history="1">
        <w:r w:rsidR="00D93AE1">
          <w:rPr>
            <w:rStyle w:val="Hyperlink"/>
            <w:lang w:eastAsia="x-none"/>
          </w:rPr>
          <w:t>R1-1809384</w:t>
        </w:r>
      </w:hyperlink>
      <w:r w:rsidR="00974BD9" w:rsidRPr="00974BD9">
        <w:rPr>
          <w:lang w:eastAsia="x-none"/>
        </w:rPr>
        <w:tab/>
        <w:t>Corrections to CSI reporting for shorter TTI in 36.213 – TP#1</w:t>
      </w:r>
      <w:r w:rsidR="00974BD9" w:rsidRPr="00974BD9">
        <w:rPr>
          <w:lang w:eastAsia="x-none"/>
        </w:rPr>
        <w:tab/>
        <w:t>Nokia, Nokia Shanghai Bell, Ericsson</w:t>
      </w:r>
    </w:p>
    <w:p w14:paraId="12330A62" w14:textId="2292E492" w:rsidR="00974BD9" w:rsidRPr="00B52DEF" w:rsidRDefault="001B7BF2" w:rsidP="00974BD9">
      <w:pPr>
        <w:ind w:left="720" w:hanging="720"/>
        <w:rPr>
          <w:b/>
          <w:lang w:eastAsia="x-none"/>
        </w:rPr>
      </w:pPr>
      <w:hyperlink r:id="rId210" w:history="1">
        <w:r w:rsidR="00D93AE1" w:rsidRPr="00B52DEF">
          <w:rPr>
            <w:rStyle w:val="Hyperlink"/>
            <w:b/>
            <w:lang w:eastAsia="x-none"/>
          </w:rPr>
          <w:t>R1-1809578</w:t>
        </w:r>
      </w:hyperlink>
      <w:r w:rsidR="00974BD9" w:rsidRPr="00B52DEF">
        <w:rPr>
          <w:lang w:eastAsia="x-none"/>
        </w:rPr>
        <w:t xml:space="preserve"> (Revision of </w:t>
      </w:r>
      <w:hyperlink r:id="rId211" w:history="1">
        <w:r w:rsidR="00D93AE1" w:rsidRPr="00B52DEF">
          <w:rPr>
            <w:rStyle w:val="Hyperlink"/>
            <w:lang w:eastAsia="x-none"/>
          </w:rPr>
          <w:t>R1-1809384</w:t>
        </w:r>
      </w:hyperlink>
      <w:r w:rsidR="00974BD9" w:rsidRPr="00B52DEF">
        <w:rPr>
          <w:lang w:eastAsia="x-none"/>
        </w:rPr>
        <w:t>)</w:t>
      </w:r>
      <w:r w:rsidR="00974BD9" w:rsidRPr="00B52DEF">
        <w:rPr>
          <w:b/>
          <w:lang w:eastAsia="x-none"/>
        </w:rPr>
        <w:tab/>
        <w:t>Corrections to CSI reporting for shorter TTI in 36.213 – TP#1</w:t>
      </w:r>
      <w:r w:rsidR="00974BD9" w:rsidRPr="00B52DEF">
        <w:rPr>
          <w:b/>
          <w:lang w:eastAsia="x-none"/>
        </w:rPr>
        <w:tab/>
        <w:t>Nokia, Nokia Shanghai Bell</w:t>
      </w:r>
    </w:p>
    <w:p w14:paraId="4B21FF75" w14:textId="56EBDE6B" w:rsidR="00974BD9" w:rsidRPr="00974BD9" w:rsidRDefault="00974BD9" w:rsidP="00974BD9">
      <w:pPr>
        <w:ind w:left="720" w:hanging="720"/>
        <w:rPr>
          <w:lang w:eastAsia="x-none"/>
        </w:rPr>
      </w:pPr>
      <w:r w:rsidRPr="00974BD9">
        <w:rPr>
          <w:highlight w:val="green"/>
          <w:lang w:eastAsia="x-none"/>
        </w:rPr>
        <w:t xml:space="preserve">The text proposal in </w:t>
      </w:r>
      <w:hyperlink r:id="rId212" w:history="1">
        <w:r w:rsidR="00D93AE1">
          <w:rPr>
            <w:rStyle w:val="Hyperlink"/>
            <w:highlight w:val="green"/>
            <w:lang w:eastAsia="x-none"/>
          </w:rPr>
          <w:t>R1-1809578</w:t>
        </w:r>
      </w:hyperlink>
      <w:r w:rsidRPr="00974BD9">
        <w:rPr>
          <w:highlight w:val="green"/>
          <w:lang w:eastAsia="x-none"/>
        </w:rPr>
        <w:t xml:space="preserve"> is endorsed.</w:t>
      </w:r>
    </w:p>
    <w:p w14:paraId="72520BA2" w14:textId="77777777" w:rsidR="00974BD9" w:rsidRPr="00974BD9" w:rsidRDefault="00974BD9" w:rsidP="00974BD9">
      <w:pPr>
        <w:ind w:left="720" w:hanging="720"/>
        <w:rPr>
          <w:lang w:eastAsia="x-none"/>
        </w:rPr>
      </w:pPr>
    </w:p>
    <w:p w14:paraId="509547C7" w14:textId="01275C21" w:rsidR="00974BD9" w:rsidRPr="00B52DEF" w:rsidRDefault="001B7BF2" w:rsidP="00974BD9">
      <w:pPr>
        <w:ind w:left="1440" w:hanging="1440"/>
        <w:rPr>
          <w:b/>
          <w:lang w:eastAsia="x-none"/>
        </w:rPr>
      </w:pPr>
      <w:hyperlink r:id="rId213" w:history="1">
        <w:r w:rsidR="00D93AE1" w:rsidRPr="00B52DEF">
          <w:rPr>
            <w:rStyle w:val="Hyperlink"/>
            <w:b/>
            <w:lang w:eastAsia="x-none"/>
          </w:rPr>
          <w:t>R1-1809385</w:t>
        </w:r>
      </w:hyperlink>
      <w:r w:rsidR="00974BD9" w:rsidRPr="00B52DEF">
        <w:rPr>
          <w:b/>
          <w:lang w:eastAsia="x-none"/>
        </w:rPr>
        <w:tab/>
        <w:t>Correction to slot/subslot PDSCH RBG numbering/order for Resource Allocation Type 0 in 36.213 – TP#2</w:t>
      </w:r>
      <w:r w:rsidR="00974BD9" w:rsidRPr="00B52DEF">
        <w:rPr>
          <w:b/>
          <w:lang w:eastAsia="x-none"/>
        </w:rPr>
        <w:tab/>
        <w:t>Nokia, Nokia Shanghai Bell, LG Electronics, Ericsson, Huawei, HiSilicon</w:t>
      </w:r>
    </w:p>
    <w:p w14:paraId="09EF75F0" w14:textId="710A0972" w:rsidR="00974BD9" w:rsidRDefault="00974BD9" w:rsidP="00974BD9">
      <w:pPr>
        <w:ind w:left="1440" w:hanging="1440"/>
        <w:rPr>
          <w:lang w:eastAsia="x-none"/>
        </w:rPr>
      </w:pPr>
      <w:r w:rsidRPr="00974BD9">
        <w:rPr>
          <w:highlight w:val="green"/>
          <w:lang w:eastAsia="x-none"/>
        </w:rPr>
        <w:t xml:space="preserve">The text proposal in </w:t>
      </w:r>
      <w:hyperlink r:id="rId214" w:history="1">
        <w:r w:rsidR="00D93AE1">
          <w:rPr>
            <w:rStyle w:val="Hyperlink"/>
            <w:highlight w:val="green"/>
            <w:lang w:eastAsia="x-none"/>
          </w:rPr>
          <w:t>R1-1809385</w:t>
        </w:r>
      </w:hyperlink>
      <w:r w:rsidRPr="00974BD9">
        <w:rPr>
          <w:highlight w:val="green"/>
          <w:lang w:eastAsia="x-none"/>
        </w:rPr>
        <w:t xml:space="preserve"> is endorsed</w:t>
      </w:r>
    </w:p>
    <w:p w14:paraId="5CABD1E4" w14:textId="77777777" w:rsidR="00B52DEF" w:rsidRPr="00974BD9" w:rsidRDefault="00B52DEF" w:rsidP="00974BD9">
      <w:pPr>
        <w:ind w:left="1440" w:hanging="1440"/>
        <w:rPr>
          <w:lang w:eastAsia="x-none"/>
        </w:rPr>
      </w:pPr>
    </w:p>
    <w:p w14:paraId="428C2718" w14:textId="416132BF" w:rsidR="00974BD9" w:rsidRPr="00B52DEF" w:rsidRDefault="001B7BF2" w:rsidP="00974BD9">
      <w:pPr>
        <w:ind w:left="1440" w:hanging="1440"/>
        <w:rPr>
          <w:b/>
          <w:lang w:eastAsia="x-none"/>
        </w:rPr>
      </w:pPr>
      <w:hyperlink r:id="rId215" w:history="1">
        <w:r w:rsidR="00D93AE1" w:rsidRPr="00B52DEF">
          <w:rPr>
            <w:rStyle w:val="Hyperlink"/>
            <w:b/>
            <w:lang w:eastAsia="x-none"/>
          </w:rPr>
          <w:t>R1-1809386</w:t>
        </w:r>
      </w:hyperlink>
      <w:r w:rsidR="00974BD9" w:rsidRPr="00B52DEF">
        <w:rPr>
          <w:b/>
          <w:lang w:eastAsia="x-none"/>
        </w:rPr>
        <w:tab/>
        <w:t>Correction to PUSCH/PDSCH processing skipping in case of DCI Format 7-X reception in 36.213 – TP#4</w:t>
      </w:r>
      <w:r w:rsidR="00974BD9" w:rsidRPr="00B52DEF">
        <w:rPr>
          <w:b/>
          <w:lang w:eastAsia="x-none"/>
        </w:rPr>
        <w:tab/>
        <w:t>Nokia, Nokia Shanghai Bell, LG Electronics, Ericsson, Huawei, HiSilicon</w:t>
      </w:r>
    </w:p>
    <w:p w14:paraId="15C49252" w14:textId="078E359E" w:rsidR="00974BD9" w:rsidRPr="00974BD9" w:rsidRDefault="00974BD9" w:rsidP="00974BD9">
      <w:pPr>
        <w:ind w:left="720" w:hanging="720"/>
        <w:rPr>
          <w:lang w:eastAsia="x-none"/>
        </w:rPr>
      </w:pPr>
      <w:r w:rsidRPr="00974BD9">
        <w:rPr>
          <w:highlight w:val="green"/>
          <w:lang w:eastAsia="x-none"/>
        </w:rPr>
        <w:t xml:space="preserve">The text proposal in </w:t>
      </w:r>
      <w:hyperlink r:id="rId216" w:history="1">
        <w:r w:rsidR="00D93AE1">
          <w:rPr>
            <w:rStyle w:val="Hyperlink"/>
            <w:highlight w:val="green"/>
            <w:lang w:eastAsia="x-none"/>
          </w:rPr>
          <w:t>R1-1809386</w:t>
        </w:r>
      </w:hyperlink>
      <w:r w:rsidRPr="00974BD9">
        <w:rPr>
          <w:highlight w:val="green"/>
          <w:lang w:eastAsia="x-none"/>
        </w:rPr>
        <w:t xml:space="preserve"> is endorsed</w:t>
      </w:r>
    </w:p>
    <w:p w14:paraId="312E1C05" w14:textId="77777777" w:rsidR="00974BD9" w:rsidRPr="00974BD9" w:rsidRDefault="00974BD9" w:rsidP="00E87A30">
      <w:pPr>
        <w:pStyle w:val="Heading5"/>
      </w:pPr>
      <w:bookmarkStart w:id="39" w:name="_Toc526458838"/>
      <w:r w:rsidRPr="00974BD9">
        <w:t xml:space="preserve">Aspects related to </w:t>
      </w:r>
      <w:r w:rsidRPr="00974BD9">
        <w:rPr>
          <w:rFonts w:eastAsia="MS Mincho"/>
          <w:lang w:eastAsia="ja-JP"/>
        </w:rPr>
        <w:t>UL</w:t>
      </w:r>
      <w:r w:rsidRPr="00974BD9">
        <w:t xml:space="preserve"> data channel</w:t>
      </w:r>
      <w:bookmarkEnd w:id="39"/>
      <w:r w:rsidRPr="00974BD9">
        <w:t xml:space="preserve"> </w:t>
      </w:r>
    </w:p>
    <w:p w14:paraId="50F5C98D" w14:textId="01368B22" w:rsidR="00974BD9" w:rsidRPr="00E87A30" w:rsidRDefault="001B7BF2" w:rsidP="00974BD9">
      <w:pPr>
        <w:ind w:left="720" w:hanging="720"/>
        <w:rPr>
          <w:b/>
          <w:lang w:eastAsia="x-none"/>
        </w:rPr>
      </w:pPr>
      <w:hyperlink r:id="rId217" w:history="1">
        <w:r w:rsidR="00D93AE1" w:rsidRPr="00E87A30">
          <w:rPr>
            <w:rStyle w:val="Hyperlink"/>
            <w:b/>
            <w:lang w:eastAsia="x-none"/>
          </w:rPr>
          <w:t>R1-1809007</w:t>
        </w:r>
      </w:hyperlink>
      <w:r w:rsidR="00974BD9" w:rsidRPr="00E87A30">
        <w:rPr>
          <w:b/>
          <w:lang w:eastAsia="x-none"/>
        </w:rPr>
        <w:tab/>
        <w:t>Aspects related to UL Data Channel</w:t>
      </w:r>
      <w:r w:rsidR="00974BD9" w:rsidRPr="00E87A30">
        <w:rPr>
          <w:b/>
          <w:lang w:eastAsia="x-none"/>
        </w:rPr>
        <w:tab/>
        <w:t>Qualcomm Incorporated</w:t>
      </w:r>
    </w:p>
    <w:p w14:paraId="000D4347" w14:textId="77777777" w:rsidR="00E87A30" w:rsidRDefault="00E87A30" w:rsidP="00974BD9">
      <w:pPr>
        <w:ind w:left="720" w:hanging="720"/>
        <w:rPr>
          <w:rFonts w:eastAsia="MS Mincho"/>
          <w:iCs/>
          <w:highlight w:val="green"/>
          <w:lang w:eastAsia="ja-JP"/>
        </w:rPr>
      </w:pPr>
    </w:p>
    <w:p w14:paraId="004208FB" w14:textId="66FFD7F8" w:rsidR="00974BD9" w:rsidRPr="00974BD9" w:rsidRDefault="00974BD9" w:rsidP="00974BD9">
      <w:pPr>
        <w:ind w:left="720" w:hanging="720"/>
        <w:rPr>
          <w:lang w:eastAsia="x-none"/>
        </w:rPr>
      </w:pPr>
      <w:r w:rsidRPr="00974BD9">
        <w:rPr>
          <w:rFonts w:eastAsia="MS Mincho"/>
          <w:iCs/>
          <w:highlight w:val="green"/>
          <w:lang w:eastAsia="ja-JP"/>
        </w:rPr>
        <w:t>Agreement:</w:t>
      </w:r>
    </w:p>
    <w:p w14:paraId="005F4819" w14:textId="77777777" w:rsidR="00974BD9" w:rsidRPr="00974BD9" w:rsidRDefault="00974BD9" w:rsidP="00974BD9">
      <w:pPr>
        <w:rPr>
          <w:rFonts w:eastAsia="MS Mincho"/>
          <w:iCs/>
          <w:lang w:eastAsia="ja-JP"/>
        </w:rPr>
      </w:pPr>
      <w:r w:rsidRPr="00974BD9">
        <w:rPr>
          <w:rFonts w:eastAsia="MS Mincho"/>
          <w:iCs/>
          <w:lang w:eastAsia="ja-JP"/>
        </w:rPr>
        <w:t>The sRBG size and starting point granularity for 2/3os and 7os sPUSCH is for 1.4 MHz and 3 MHz as per table below (the same as legacy).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1283"/>
        <w:gridCol w:w="1283"/>
      </w:tblGrid>
      <w:tr w:rsidR="00974BD9" w:rsidRPr="00974BD9" w14:paraId="77A37908" w14:textId="77777777" w:rsidTr="00E87A30">
        <w:trPr>
          <w:jc w:val="center"/>
        </w:trPr>
        <w:tc>
          <w:tcPr>
            <w:tcW w:w="2050" w:type="dxa"/>
            <w:shd w:val="clear" w:color="auto" w:fill="D9E2F3"/>
          </w:tcPr>
          <w:p w14:paraId="625DA26D" w14:textId="77777777" w:rsidR="00974BD9" w:rsidRPr="00974BD9" w:rsidRDefault="00974BD9" w:rsidP="00974BD9">
            <w:pPr>
              <w:ind w:left="720" w:hanging="720"/>
              <w:jc w:val="center"/>
              <w:rPr>
                <w:b/>
                <w:iCs/>
                <w:sz w:val="16"/>
              </w:rPr>
            </w:pPr>
          </w:p>
        </w:tc>
        <w:tc>
          <w:tcPr>
            <w:tcW w:w="1283" w:type="dxa"/>
            <w:shd w:val="clear" w:color="auto" w:fill="D9E2F3"/>
          </w:tcPr>
          <w:p w14:paraId="3D2D126B" w14:textId="77777777" w:rsidR="00974BD9" w:rsidRPr="00974BD9" w:rsidRDefault="00974BD9" w:rsidP="00974BD9">
            <w:pPr>
              <w:ind w:left="720" w:hanging="720"/>
              <w:jc w:val="center"/>
              <w:rPr>
                <w:b/>
                <w:iCs/>
                <w:sz w:val="16"/>
              </w:rPr>
            </w:pPr>
            <w:r w:rsidRPr="00974BD9">
              <w:rPr>
                <w:b/>
                <w:iCs/>
                <w:sz w:val="16"/>
              </w:rPr>
              <w:t>1.4 MHz</w:t>
            </w:r>
          </w:p>
        </w:tc>
        <w:tc>
          <w:tcPr>
            <w:tcW w:w="1283" w:type="dxa"/>
            <w:shd w:val="clear" w:color="auto" w:fill="D9E2F3"/>
          </w:tcPr>
          <w:p w14:paraId="05285722" w14:textId="77777777" w:rsidR="00974BD9" w:rsidRPr="00974BD9" w:rsidRDefault="00974BD9" w:rsidP="00974BD9">
            <w:pPr>
              <w:ind w:left="720" w:hanging="720"/>
              <w:jc w:val="center"/>
              <w:rPr>
                <w:b/>
                <w:iCs/>
                <w:sz w:val="16"/>
              </w:rPr>
            </w:pPr>
            <w:r w:rsidRPr="00974BD9">
              <w:rPr>
                <w:b/>
                <w:iCs/>
                <w:sz w:val="16"/>
              </w:rPr>
              <w:t>3 MHz</w:t>
            </w:r>
          </w:p>
        </w:tc>
      </w:tr>
      <w:tr w:rsidR="00974BD9" w:rsidRPr="00974BD9" w14:paraId="688D6655" w14:textId="77777777" w:rsidTr="00E87A30">
        <w:trPr>
          <w:jc w:val="center"/>
        </w:trPr>
        <w:tc>
          <w:tcPr>
            <w:tcW w:w="2050" w:type="dxa"/>
            <w:shd w:val="clear" w:color="auto" w:fill="auto"/>
          </w:tcPr>
          <w:p w14:paraId="55672543" w14:textId="77777777" w:rsidR="00974BD9" w:rsidRPr="00974BD9" w:rsidRDefault="00974BD9" w:rsidP="00974BD9">
            <w:pPr>
              <w:ind w:left="720" w:hanging="720"/>
              <w:jc w:val="center"/>
              <w:rPr>
                <w:iCs/>
                <w:sz w:val="16"/>
                <w:lang w:val="en-US"/>
              </w:rPr>
            </w:pPr>
            <w:r w:rsidRPr="00974BD9">
              <w:rPr>
                <w:iCs/>
                <w:sz w:val="16"/>
                <w:lang w:val="en-US"/>
              </w:rPr>
              <w:t xml:space="preserve"> </w:t>
            </w:r>
            <w:r w:rsidRPr="00974BD9">
              <w:rPr>
                <w:iCs/>
                <w:sz w:val="16"/>
              </w:rPr>
              <w:t xml:space="preserve">sRBG size </w:t>
            </w:r>
          </w:p>
        </w:tc>
        <w:tc>
          <w:tcPr>
            <w:tcW w:w="1283" w:type="dxa"/>
          </w:tcPr>
          <w:p w14:paraId="710D50D5" w14:textId="77777777" w:rsidR="00974BD9" w:rsidRPr="00974BD9" w:rsidRDefault="00974BD9" w:rsidP="00974BD9">
            <w:pPr>
              <w:ind w:left="720" w:hanging="720"/>
              <w:jc w:val="center"/>
              <w:rPr>
                <w:iCs/>
                <w:sz w:val="16"/>
                <w:lang w:val="en-US"/>
              </w:rPr>
            </w:pPr>
            <w:r w:rsidRPr="00974BD9">
              <w:rPr>
                <w:iCs/>
                <w:sz w:val="16"/>
                <w:lang w:val="en-US"/>
              </w:rPr>
              <w:t>1</w:t>
            </w:r>
          </w:p>
        </w:tc>
        <w:tc>
          <w:tcPr>
            <w:tcW w:w="1283" w:type="dxa"/>
            <w:shd w:val="clear" w:color="auto" w:fill="auto"/>
          </w:tcPr>
          <w:p w14:paraId="26E2DEE3" w14:textId="77777777" w:rsidR="00974BD9" w:rsidRPr="00974BD9" w:rsidRDefault="00974BD9" w:rsidP="00974BD9">
            <w:pPr>
              <w:ind w:left="720" w:hanging="720"/>
              <w:jc w:val="center"/>
              <w:rPr>
                <w:iCs/>
                <w:sz w:val="16"/>
                <w:lang w:val="sv-SE"/>
              </w:rPr>
            </w:pPr>
            <w:r w:rsidRPr="00974BD9">
              <w:rPr>
                <w:iCs/>
                <w:sz w:val="16"/>
                <w:lang w:val="sv-SE"/>
              </w:rPr>
              <w:t>1</w:t>
            </w:r>
          </w:p>
        </w:tc>
      </w:tr>
      <w:tr w:rsidR="00974BD9" w:rsidRPr="00974BD9" w14:paraId="118830C8" w14:textId="77777777" w:rsidTr="00E87A30">
        <w:trPr>
          <w:jc w:val="center"/>
        </w:trPr>
        <w:tc>
          <w:tcPr>
            <w:tcW w:w="2050" w:type="dxa"/>
            <w:shd w:val="clear" w:color="auto" w:fill="auto"/>
          </w:tcPr>
          <w:p w14:paraId="139BA9BE" w14:textId="77777777" w:rsidR="00974BD9" w:rsidRPr="00974BD9" w:rsidRDefault="00974BD9" w:rsidP="00974BD9">
            <w:pPr>
              <w:ind w:left="720" w:hanging="720"/>
              <w:jc w:val="center"/>
              <w:rPr>
                <w:iCs/>
                <w:sz w:val="16"/>
                <w:lang w:val="en-US"/>
              </w:rPr>
            </w:pPr>
            <w:r w:rsidRPr="00974BD9">
              <w:rPr>
                <w:iCs/>
                <w:sz w:val="16"/>
                <w:lang w:val="en-US"/>
              </w:rPr>
              <w:t>Starting point granularity</w:t>
            </w:r>
          </w:p>
        </w:tc>
        <w:tc>
          <w:tcPr>
            <w:tcW w:w="1283" w:type="dxa"/>
          </w:tcPr>
          <w:p w14:paraId="55CB8FDA" w14:textId="77777777" w:rsidR="00974BD9" w:rsidRPr="00974BD9" w:rsidRDefault="00974BD9" w:rsidP="00974BD9">
            <w:pPr>
              <w:ind w:left="720" w:hanging="720"/>
              <w:jc w:val="center"/>
              <w:rPr>
                <w:iCs/>
                <w:sz w:val="16"/>
                <w:lang w:val="en-US"/>
              </w:rPr>
            </w:pPr>
            <w:r w:rsidRPr="00974BD9">
              <w:rPr>
                <w:iCs/>
                <w:sz w:val="16"/>
                <w:lang w:val="en-US"/>
              </w:rPr>
              <w:t>1</w:t>
            </w:r>
          </w:p>
        </w:tc>
        <w:tc>
          <w:tcPr>
            <w:tcW w:w="1283" w:type="dxa"/>
            <w:shd w:val="clear" w:color="auto" w:fill="auto"/>
          </w:tcPr>
          <w:p w14:paraId="7D5A7003" w14:textId="77777777" w:rsidR="00974BD9" w:rsidRPr="00974BD9" w:rsidRDefault="00974BD9" w:rsidP="00974BD9">
            <w:pPr>
              <w:ind w:left="720" w:hanging="720"/>
              <w:jc w:val="center"/>
              <w:rPr>
                <w:iCs/>
                <w:sz w:val="16"/>
                <w:lang w:val="sv-SE"/>
              </w:rPr>
            </w:pPr>
            <w:r w:rsidRPr="00974BD9">
              <w:rPr>
                <w:iCs/>
                <w:sz w:val="16"/>
                <w:lang w:val="sv-SE"/>
              </w:rPr>
              <w:t>1</w:t>
            </w:r>
          </w:p>
        </w:tc>
      </w:tr>
    </w:tbl>
    <w:p w14:paraId="30C42EB7" w14:textId="77777777" w:rsidR="00974BD9" w:rsidRPr="00974BD9" w:rsidRDefault="00974BD9" w:rsidP="00974BD9">
      <w:pPr>
        <w:ind w:left="720" w:hanging="720"/>
        <w:rPr>
          <w:lang w:eastAsia="x-none"/>
        </w:rPr>
      </w:pPr>
    </w:p>
    <w:p w14:paraId="7140F5F3" w14:textId="77777777" w:rsidR="00974BD9" w:rsidRPr="00974BD9" w:rsidRDefault="00974BD9" w:rsidP="00974BD9">
      <w:pPr>
        <w:ind w:left="720" w:hanging="720"/>
        <w:rPr>
          <w:lang w:eastAsia="x-none"/>
        </w:rPr>
      </w:pPr>
      <w:r w:rsidRPr="00974BD9">
        <w:rPr>
          <w:highlight w:val="green"/>
          <w:lang w:eastAsia="x-none"/>
        </w:rPr>
        <w:t>Agreement:</w:t>
      </w:r>
    </w:p>
    <w:p w14:paraId="64285274" w14:textId="77777777" w:rsidR="00974BD9" w:rsidRPr="00974BD9" w:rsidRDefault="00974BD9" w:rsidP="00974BD9">
      <w:pPr>
        <w:rPr>
          <w:lang w:eastAsia="x-none"/>
        </w:rPr>
      </w:pPr>
      <w:r w:rsidRPr="00974BD9">
        <w:rPr>
          <w:lang w:eastAsia="x-none"/>
        </w:rPr>
        <w:t xml:space="preserve">For PUSCH without UL-SCH, define a UE capability per UL sTTI length whether to support BPRE derivation based on the actual derived O_CQI. Define an RRC parameter </w:t>
      </w:r>
      <w:r w:rsidRPr="00974BD9">
        <w:rPr>
          <w:i/>
          <w:lang w:eastAsia="x-none"/>
        </w:rPr>
        <w:t>uplinkPower-CSIPayload</w:t>
      </w:r>
      <w:r w:rsidRPr="00974BD9">
        <w:rPr>
          <w:lang w:eastAsia="x-none"/>
        </w:rPr>
        <w:t xml:space="preserve"> to configure a UE to derive BPRE based on either the actual value of O_CQI or the largest value of O_CQI across all RI values. In case the UE does not support the capability, the UE will derive BPRE based on the largest value of O_CQI across all RI values.</w:t>
      </w:r>
    </w:p>
    <w:p w14:paraId="79F00A9F" w14:textId="77777777" w:rsidR="00974BD9" w:rsidRPr="00974BD9" w:rsidRDefault="00974BD9" w:rsidP="00974BD9">
      <w:pPr>
        <w:ind w:left="720" w:hanging="720"/>
        <w:rPr>
          <w:highlight w:val="green"/>
          <w:lang w:eastAsia="x-none"/>
        </w:rPr>
      </w:pPr>
    </w:p>
    <w:p w14:paraId="08D477D7" w14:textId="434F53F2" w:rsidR="00974BD9" w:rsidRPr="00974BD9" w:rsidRDefault="00974BD9" w:rsidP="00974BD9">
      <w:pPr>
        <w:ind w:left="720" w:hanging="720"/>
        <w:rPr>
          <w:lang w:eastAsia="x-none"/>
        </w:rPr>
      </w:pPr>
      <w:r w:rsidRPr="00974BD9">
        <w:rPr>
          <w:highlight w:val="green"/>
          <w:lang w:eastAsia="x-none"/>
        </w:rPr>
        <w:t xml:space="preserve">The text proposal in section 3 of </w:t>
      </w:r>
      <w:hyperlink r:id="rId218" w:history="1">
        <w:r w:rsidR="00D93AE1">
          <w:rPr>
            <w:rStyle w:val="Hyperlink"/>
            <w:highlight w:val="green"/>
            <w:lang w:eastAsia="x-none"/>
          </w:rPr>
          <w:t>R1-1809007</w:t>
        </w:r>
      </w:hyperlink>
      <w:r w:rsidRPr="00974BD9">
        <w:rPr>
          <w:highlight w:val="green"/>
          <w:lang w:eastAsia="x-none"/>
        </w:rPr>
        <w:t xml:space="preserve"> is endorsed</w:t>
      </w:r>
    </w:p>
    <w:p w14:paraId="5A06332B" w14:textId="6B2F4501" w:rsidR="00974BD9" w:rsidRDefault="00974BD9" w:rsidP="00974BD9">
      <w:pPr>
        <w:ind w:left="720" w:hanging="720"/>
        <w:rPr>
          <w:lang w:eastAsia="x-none"/>
        </w:rPr>
      </w:pPr>
    </w:p>
    <w:p w14:paraId="0F7723DD" w14:textId="77777777" w:rsidR="00E87A30" w:rsidRPr="00974BD9" w:rsidRDefault="00E87A30" w:rsidP="00974BD9">
      <w:pPr>
        <w:ind w:left="720" w:hanging="720"/>
        <w:rPr>
          <w:lang w:eastAsia="x-none"/>
        </w:rPr>
      </w:pPr>
    </w:p>
    <w:p w14:paraId="3AE5DE13" w14:textId="727F1B2E" w:rsidR="00974BD9" w:rsidRPr="00E87A30" w:rsidRDefault="001B7BF2" w:rsidP="00974BD9">
      <w:pPr>
        <w:ind w:left="720" w:hanging="720"/>
        <w:rPr>
          <w:b/>
          <w:lang w:eastAsia="x-none"/>
        </w:rPr>
      </w:pPr>
      <w:hyperlink r:id="rId219" w:history="1">
        <w:r w:rsidR="00D93AE1" w:rsidRPr="00E87A30">
          <w:rPr>
            <w:rStyle w:val="Hyperlink"/>
            <w:b/>
            <w:lang w:eastAsia="x-none"/>
          </w:rPr>
          <w:t>R1-1809581</w:t>
        </w:r>
      </w:hyperlink>
      <w:r w:rsidR="00974BD9" w:rsidRPr="00E87A30">
        <w:rPr>
          <w:b/>
          <w:lang w:eastAsia="x-none"/>
        </w:rPr>
        <w:tab/>
        <w:t>Clarification for UL Resource Allocation Type 0</w:t>
      </w:r>
      <w:r w:rsidR="00974BD9" w:rsidRPr="00E87A30">
        <w:rPr>
          <w:b/>
          <w:lang w:eastAsia="x-none"/>
        </w:rPr>
        <w:tab/>
        <w:t>Qualcomm Incorporated</w:t>
      </w:r>
    </w:p>
    <w:p w14:paraId="1F85567F" w14:textId="530C0A5A" w:rsidR="00974BD9" w:rsidRPr="00974BD9" w:rsidRDefault="00974BD9" w:rsidP="00974BD9">
      <w:pPr>
        <w:ind w:left="720" w:hanging="720"/>
        <w:rPr>
          <w:lang w:eastAsia="x-none"/>
        </w:rPr>
      </w:pPr>
      <w:r w:rsidRPr="00974BD9">
        <w:rPr>
          <w:highlight w:val="green"/>
          <w:lang w:eastAsia="x-none"/>
        </w:rPr>
        <w:t xml:space="preserve">The text proposal in </w:t>
      </w:r>
      <w:hyperlink r:id="rId220" w:history="1">
        <w:r w:rsidR="00D93AE1">
          <w:rPr>
            <w:rStyle w:val="Hyperlink"/>
            <w:highlight w:val="green"/>
            <w:lang w:eastAsia="x-none"/>
          </w:rPr>
          <w:t>R1-1809581</w:t>
        </w:r>
      </w:hyperlink>
      <w:r w:rsidRPr="00974BD9">
        <w:rPr>
          <w:highlight w:val="green"/>
          <w:lang w:eastAsia="x-none"/>
        </w:rPr>
        <w:t xml:space="preserve"> is endorsed</w:t>
      </w:r>
    </w:p>
    <w:p w14:paraId="59540693" w14:textId="77777777" w:rsidR="00974BD9" w:rsidRPr="00974BD9" w:rsidRDefault="00974BD9" w:rsidP="00974BD9">
      <w:pPr>
        <w:ind w:left="720" w:hanging="720"/>
        <w:rPr>
          <w:lang w:eastAsia="x-none"/>
        </w:rPr>
      </w:pPr>
    </w:p>
    <w:p w14:paraId="078D1756" w14:textId="77777777" w:rsidR="00974BD9" w:rsidRPr="00974BD9" w:rsidRDefault="00974BD9" w:rsidP="00974BD9">
      <w:pPr>
        <w:ind w:left="720" w:hanging="720"/>
        <w:rPr>
          <w:lang w:eastAsia="x-none"/>
        </w:rPr>
      </w:pPr>
      <w:r w:rsidRPr="00974BD9">
        <w:rPr>
          <w:highlight w:val="green"/>
          <w:lang w:eastAsia="x-none"/>
        </w:rPr>
        <w:t>Agreement:</w:t>
      </w:r>
    </w:p>
    <w:p w14:paraId="4AC5013A" w14:textId="77777777" w:rsidR="00974BD9" w:rsidRPr="00974BD9" w:rsidRDefault="00974BD9" w:rsidP="00974BD9">
      <w:pPr>
        <w:ind w:left="720" w:hanging="720"/>
        <w:rPr>
          <w:lang w:eastAsia="x-none"/>
        </w:rPr>
      </w:pPr>
      <w:r w:rsidRPr="00974BD9">
        <w:rPr>
          <w:lang w:eastAsia="x-none"/>
        </w:rPr>
        <w:t>In case of sPUSCH in UpPTS, the following TBS scaling factors apply depending on the number of symbols, X:</w:t>
      </w:r>
    </w:p>
    <w:p w14:paraId="02CCF6C0" w14:textId="77777777" w:rsidR="00974BD9" w:rsidRPr="00974BD9" w:rsidRDefault="00974BD9" w:rsidP="00FD2787">
      <w:pPr>
        <w:numPr>
          <w:ilvl w:val="0"/>
          <w:numId w:val="206"/>
        </w:numPr>
        <w:rPr>
          <w:lang w:eastAsia="x-none"/>
        </w:rPr>
      </w:pPr>
      <w:r w:rsidRPr="00974BD9">
        <w:rPr>
          <w:lang w:eastAsia="x-none"/>
        </w:rPr>
        <w:t xml:space="preserve">X </w:t>
      </w:r>
      <w:r w:rsidRPr="00974BD9">
        <w:rPr>
          <w:rFonts w:cs="Times"/>
          <w:lang w:eastAsia="x-none"/>
        </w:rPr>
        <w:t>≤</w:t>
      </w:r>
      <w:r w:rsidRPr="00974BD9">
        <w:rPr>
          <w:lang w:eastAsia="x-none"/>
        </w:rPr>
        <w:t xml:space="preserve"> 3: 0.125</w:t>
      </w:r>
    </w:p>
    <w:p w14:paraId="0C22CDB7" w14:textId="77777777" w:rsidR="00974BD9" w:rsidRPr="00974BD9" w:rsidRDefault="00974BD9" w:rsidP="00FD2787">
      <w:pPr>
        <w:numPr>
          <w:ilvl w:val="0"/>
          <w:numId w:val="206"/>
        </w:numPr>
        <w:rPr>
          <w:lang w:eastAsia="x-none"/>
        </w:rPr>
      </w:pPr>
      <w:r w:rsidRPr="00974BD9">
        <w:rPr>
          <w:lang w:eastAsia="x-none"/>
        </w:rPr>
        <w:t xml:space="preserve">X </w:t>
      </w:r>
      <w:r w:rsidRPr="00974BD9">
        <w:rPr>
          <w:rFonts w:cs="Times"/>
          <w:lang w:eastAsia="x-none"/>
        </w:rPr>
        <w:t>&gt;</w:t>
      </w:r>
      <w:r w:rsidRPr="00974BD9">
        <w:rPr>
          <w:lang w:eastAsia="x-none"/>
        </w:rPr>
        <w:t xml:space="preserve"> 3: 0.375</w:t>
      </w:r>
    </w:p>
    <w:p w14:paraId="2E3A8E2C" w14:textId="77777777" w:rsidR="00974BD9" w:rsidRPr="00974BD9" w:rsidRDefault="00974BD9" w:rsidP="00974BD9">
      <w:pPr>
        <w:rPr>
          <w:lang w:eastAsia="x-none"/>
        </w:rPr>
      </w:pPr>
    </w:p>
    <w:p w14:paraId="176CEA4C" w14:textId="2891D8EA" w:rsidR="00974BD9" w:rsidRPr="00E87A30" w:rsidRDefault="001B7BF2" w:rsidP="00974BD9">
      <w:pPr>
        <w:rPr>
          <w:b/>
          <w:lang w:eastAsia="x-none"/>
        </w:rPr>
      </w:pPr>
      <w:hyperlink r:id="rId221" w:history="1">
        <w:r w:rsidR="00D93AE1" w:rsidRPr="00E87A30">
          <w:rPr>
            <w:rStyle w:val="Hyperlink"/>
            <w:b/>
            <w:lang w:eastAsia="x-none"/>
          </w:rPr>
          <w:t>R1-1809580</w:t>
        </w:r>
      </w:hyperlink>
      <w:r w:rsidR="00974BD9" w:rsidRPr="00E87A30">
        <w:rPr>
          <w:b/>
          <w:lang w:eastAsia="x-none"/>
        </w:rPr>
        <w:tab/>
        <w:t>TBS Scaling for Slot TTI in UpPTS</w:t>
      </w:r>
      <w:r w:rsidR="00974BD9" w:rsidRPr="00E87A30">
        <w:rPr>
          <w:b/>
          <w:lang w:eastAsia="x-none"/>
        </w:rPr>
        <w:tab/>
        <w:t>Qualcomm Incorporated</w:t>
      </w:r>
    </w:p>
    <w:p w14:paraId="4865124E" w14:textId="72D158A3" w:rsidR="00974BD9" w:rsidRPr="00974BD9" w:rsidRDefault="00974BD9" w:rsidP="00974BD9">
      <w:pPr>
        <w:ind w:left="720" w:hanging="720"/>
        <w:rPr>
          <w:lang w:eastAsia="x-none"/>
        </w:rPr>
      </w:pPr>
      <w:r w:rsidRPr="00974BD9">
        <w:rPr>
          <w:highlight w:val="green"/>
          <w:lang w:eastAsia="x-none"/>
        </w:rPr>
        <w:t xml:space="preserve">The text proposal in </w:t>
      </w:r>
      <w:hyperlink r:id="rId222" w:history="1">
        <w:r w:rsidR="00D93AE1">
          <w:rPr>
            <w:rStyle w:val="Hyperlink"/>
            <w:highlight w:val="green"/>
            <w:lang w:eastAsia="x-none"/>
          </w:rPr>
          <w:t>R1-1809580</w:t>
        </w:r>
      </w:hyperlink>
      <w:r w:rsidRPr="00974BD9">
        <w:rPr>
          <w:highlight w:val="green"/>
          <w:lang w:eastAsia="x-none"/>
        </w:rPr>
        <w:t xml:space="preserve"> is endorsed</w:t>
      </w:r>
    </w:p>
    <w:p w14:paraId="687C0E5E" w14:textId="77777777" w:rsidR="00974BD9" w:rsidRPr="00974BD9" w:rsidRDefault="00974BD9" w:rsidP="00974BD9">
      <w:pPr>
        <w:rPr>
          <w:b/>
          <w:lang w:eastAsia="x-none"/>
        </w:rPr>
      </w:pPr>
    </w:p>
    <w:p w14:paraId="7A400E00" w14:textId="77777777" w:rsidR="00974BD9" w:rsidRPr="00974BD9" w:rsidRDefault="00974BD9" w:rsidP="00974BD9">
      <w:pPr>
        <w:rPr>
          <w:highlight w:val="yellow"/>
          <w:lang w:eastAsia="x-none"/>
        </w:rPr>
      </w:pPr>
    </w:p>
    <w:p w14:paraId="6A8A671B" w14:textId="3C25D22C" w:rsidR="00974BD9" w:rsidRPr="00E87A30" w:rsidRDefault="001B7BF2" w:rsidP="00974BD9">
      <w:pPr>
        <w:ind w:left="720" w:hanging="720"/>
        <w:rPr>
          <w:b/>
          <w:lang w:eastAsia="x-none"/>
        </w:rPr>
      </w:pPr>
      <w:hyperlink r:id="rId223" w:history="1">
        <w:r w:rsidR="00D93AE1" w:rsidRPr="00E87A30">
          <w:rPr>
            <w:rStyle w:val="Hyperlink"/>
            <w:b/>
            <w:lang w:eastAsia="x-none"/>
          </w:rPr>
          <w:t>R1-1809351</w:t>
        </w:r>
      </w:hyperlink>
      <w:r w:rsidR="00974BD9" w:rsidRPr="00E87A30">
        <w:rPr>
          <w:b/>
          <w:lang w:eastAsia="x-none"/>
        </w:rPr>
        <w:tab/>
        <w:t>Corrections on UL power control in case of UL DMRS sharing</w:t>
      </w:r>
      <w:r w:rsidR="00974BD9" w:rsidRPr="00E87A30">
        <w:rPr>
          <w:b/>
          <w:lang w:eastAsia="x-none"/>
        </w:rPr>
        <w:tab/>
        <w:t>Huawei, HiSilicon</w:t>
      </w:r>
    </w:p>
    <w:p w14:paraId="5AA26B9F" w14:textId="77777777" w:rsidR="00974BD9" w:rsidRPr="00974BD9" w:rsidRDefault="00974BD9" w:rsidP="00974BD9">
      <w:pPr>
        <w:ind w:left="720" w:hanging="720"/>
        <w:rPr>
          <w:lang w:eastAsia="x-none"/>
        </w:rPr>
      </w:pPr>
    </w:p>
    <w:p w14:paraId="2407936C" w14:textId="77777777" w:rsidR="00974BD9" w:rsidRPr="00974BD9" w:rsidRDefault="00974BD9" w:rsidP="00974BD9">
      <w:pPr>
        <w:ind w:left="720" w:hanging="720"/>
        <w:rPr>
          <w:lang w:eastAsia="x-none"/>
        </w:rPr>
      </w:pPr>
    </w:p>
    <w:p w14:paraId="51AF55D9" w14:textId="52ECF43D" w:rsidR="00974BD9" w:rsidRPr="00E87A30" w:rsidRDefault="001B7BF2" w:rsidP="00974BD9">
      <w:pPr>
        <w:ind w:left="1440" w:hanging="1440"/>
        <w:rPr>
          <w:b/>
          <w:lang w:eastAsia="x-none"/>
        </w:rPr>
      </w:pPr>
      <w:hyperlink r:id="rId224" w:history="1">
        <w:r w:rsidR="00D93AE1" w:rsidRPr="00E87A30">
          <w:rPr>
            <w:rStyle w:val="Hyperlink"/>
            <w:b/>
            <w:lang w:eastAsia="x-none"/>
          </w:rPr>
          <w:t>R1-1809366</w:t>
        </w:r>
      </w:hyperlink>
      <w:r w:rsidR="00974BD9" w:rsidRPr="00E87A30">
        <w:rPr>
          <w:b/>
          <w:lang w:eastAsia="x-none"/>
        </w:rPr>
        <w:tab/>
        <w:t>Corrections on RV determination for sPUSCH</w:t>
      </w:r>
      <w:r w:rsidR="00974BD9" w:rsidRPr="00E87A30">
        <w:rPr>
          <w:b/>
          <w:lang w:eastAsia="x-none"/>
        </w:rPr>
        <w:tab/>
        <w:t>Huawei, HiSilicon, LG Electronics, Nokia, Nokia Shanghai Bell, ZTE, Ericsson</w:t>
      </w:r>
    </w:p>
    <w:p w14:paraId="4E7D47D6" w14:textId="0DCFE5A0" w:rsidR="00974BD9" w:rsidRPr="00974BD9" w:rsidRDefault="00974BD9" w:rsidP="00974BD9">
      <w:pPr>
        <w:ind w:left="720" w:hanging="720"/>
        <w:rPr>
          <w:lang w:eastAsia="x-none"/>
        </w:rPr>
      </w:pPr>
      <w:r w:rsidRPr="00974BD9">
        <w:rPr>
          <w:highlight w:val="green"/>
          <w:lang w:eastAsia="x-none"/>
        </w:rPr>
        <w:t xml:space="preserve">The text proposal in </w:t>
      </w:r>
      <w:hyperlink r:id="rId225" w:history="1">
        <w:r w:rsidR="00D93AE1">
          <w:rPr>
            <w:rStyle w:val="Hyperlink"/>
            <w:highlight w:val="green"/>
            <w:lang w:eastAsia="x-none"/>
          </w:rPr>
          <w:t>R1-1809366</w:t>
        </w:r>
      </w:hyperlink>
      <w:r w:rsidRPr="00974BD9">
        <w:rPr>
          <w:highlight w:val="green"/>
          <w:lang w:eastAsia="x-none"/>
        </w:rPr>
        <w:t xml:space="preserve"> is endorsed.</w:t>
      </w:r>
      <w:r w:rsidRPr="00974BD9">
        <w:rPr>
          <w:lang w:eastAsia="x-none"/>
        </w:rPr>
        <w:t xml:space="preserve"> </w:t>
      </w:r>
    </w:p>
    <w:p w14:paraId="3739CD10" w14:textId="77777777" w:rsidR="00974BD9" w:rsidRPr="00974BD9" w:rsidRDefault="00974BD9" w:rsidP="00974BD9">
      <w:pPr>
        <w:ind w:left="1440" w:hanging="1440"/>
        <w:rPr>
          <w:lang w:eastAsia="x-none"/>
        </w:rPr>
      </w:pPr>
    </w:p>
    <w:p w14:paraId="3F7C9D01" w14:textId="4539BA4B" w:rsidR="00974BD9" w:rsidRPr="00E87A30" w:rsidRDefault="001B7BF2" w:rsidP="00974BD9">
      <w:pPr>
        <w:ind w:left="1440" w:hanging="1440"/>
        <w:rPr>
          <w:b/>
          <w:lang w:eastAsia="x-none"/>
        </w:rPr>
      </w:pPr>
      <w:hyperlink r:id="rId226" w:history="1">
        <w:r w:rsidR="00D93AE1" w:rsidRPr="00E87A30">
          <w:rPr>
            <w:rStyle w:val="Hyperlink"/>
            <w:b/>
            <w:lang w:eastAsia="x-none"/>
          </w:rPr>
          <w:t>R1-1809387</w:t>
        </w:r>
      </w:hyperlink>
      <w:r w:rsidR="00974BD9" w:rsidRPr="00E87A30">
        <w:rPr>
          <w:b/>
          <w:lang w:eastAsia="x-none"/>
        </w:rPr>
        <w:tab/>
        <w:t>Correction of transport block size determination for sPUSCH in 36.213 – TP#3</w:t>
      </w:r>
      <w:r w:rsidR="00974BD9" w:rsidRPr="00E87A30">
        <w:rPr>
          <w:b/>
          <w:lang w:eastAsia="x-none"/>
        </w:rPr>
        <w:tab/>
        <w:t>Nokia, Nokia Shanghai Bell, LG Electronics, Ericsson, Huawei, HiSilicon</w:t>
      </w:r>
    </w:p>
    <w:p w14:paraId="2AA00010" w14:textId="2D61CCCA" w:rsidR="00974BD9" w:rsidRPr="00974BD9" w:rsidRDefault="00974BD9" w:rsidP="00974BD9">
      <w:pPr>
        <w:ind w:left="1440" w:hanging="1440"/>
        <w:rPr>
          <w:lang w:eastAsia="x-none"/>
        </w:rPr>
      </w:pPr>
      <w:r w:rsidRPr="00974BD9">
        <w:rPr>
          <w:highlight w:val="green"/>
          <w:lang w:eastAsia="x-none"/>
        </w:rPr>
        <w:t xml:space="preserve">The text proposal in </w:t>
      </w:r>
      <w:hyperlink r:id="rId227" w:history="1">
        <w:r w:rsidR="00D93AE1">
          <w:rPr>
            <w:rStyle w:val="Hyperlink"/>
            <w:highlight w:val="green"/>
            <w:lang w:eastAsia="x-none"/>
          </w:rPr>
          <w:t>R1-1809387</w:t>
        </w:r>
      </w:hyperlink>
      <w:r w:rsidRPr="00974BD9">
        <w:rPr>
          <w:highlight w:val="green"/>
          <w:lang w:eastAsia="x-none"/>
        </w:rPr>
        <w:t xml:space="preserve"> is endorsed</w:t>
      </w:r>
    </w:p>
    <w:p w14:paraId="572F3157" w14:textId="77777777" w:rsidR="00974BD9" w:rsidRPr="00974BD9" w:rsidRDefault="00974BD9" w:rsidP="00974BD9">
      <w:pPr>
        <w:ind w:left="720" w:hanging="720"/>
        <w:rPr>
          <w:lang w:eastAsia="x-none"/>
        </w:rPr>
      </w:pPr>
    </w:p>
    <w:p w14:paraId="4884B40A" w14:textId="492B6FBE" w:rsidR="00974BD9" w:rsidRPr="00E87A30" w:rsidRDefault="001B7BF2" w:rsidP="00974BD9">
      <w:pPr>
        <w:ind w:left="720" w:hanging="720"/>
        <w:rPr>
          <w:b/>
          <w:lang w:eastAsia="x-none"/>
        </w:rPr>
      </w:pPr>
      <w:hyperlink r:id="rId228" w:history="1">
        <w:r w:rsidR="00D93AE1" w:rsidRPr="00E87A30">
          <w:rPr>
            <w:rStyle w:val="Hyperlink"/>
            <w:b/>
            <w:lang w:eastAsia="x-none"/>
          </w:rPr>
          <w:t>R1-1809388</w:t>
        </w:r>
      </w:hyperlink>
      <w:r w:rsidR="00974BD9" w:rsidRPr="00E87A30">
        <w:rPr>
          <w:b/>
          <w:lang w:eastAsia="x-none"/>
        </w:rPr>
        <w:tab/>
        <w:t>Correction of UL HARQ process definition for SPT PUSCH &amp; sPUSCH in 36.213 – TP#5</w:t>
      </w:r>
      <w:r w:rsidR="00974BD9" w:rsidRPr="00E87A30">
        <w:rPr>
          <w:b/>
          <w:lang w:eastAsia="x-none"/>
        </w:rPr>
        <w:tab/>
        <w:t>Nokia, Nokia Shanghai Bell, Ericsson</w:t>
      </w:r>
    </w:p>
    <w:p w14:paraId="1787ED07" w14:textId="77777777" w:rsidR="00E87A30" w:rsidRDefault="00E87A30" w:rsidP="00974BD9">
      <w:pPr>
        <w:rPr>
          <w:highlight w:val="green"/>
          <w:lang w:eastAsia="x-none"/>
        </w:rPr>
      </w:pPr>
    </w:p>
    <w:p w14:paraId="25FBD0E1" w14:textId="39C00B8D" w:rsidR="00974BD9" w:rsidRPr="00974BD9" w:rsidRDefault="00974BD9" w:rsidP="00974BD9">
      <w:pPr>
        <w:rPr>
          <w:lang w:eastAsia="x-none"/>
        </w:rPr>
      </w:pPr>
      <w:r w:rsidRPr="00974BD9">
        <w:rPr>
          <w:highlight w:val="green"/>
          <w:lang w:eastAsia="x-none"/>
        </w:rPr>
        <w:t>Agreement:</w:t>
      </w:r>
    </w:p>
    <w:p w14:paraId="48891B22" w14:textId="77777777" w:rsidR="00974BD9" w:rsidRPr="00974BD9" w:rsidRDefault="00974BD9" w:rsidP="00974BD9">
      <w:pPr>
        <w:rPr>
          <w:lang w:eastAsia="x-none"/>
        </w:rPr>
      </w:pPr>
      <w:r w:rsidRPr="00974BD9">
        <w:rPr>
          <w:lang w:eastAsia="x-none"/>
        </w:rPr>
        <w:t>Define a pseudo HARQ-ID to subframe mapping for synchronous HARQ (HARQ process pool sharing) for improved asynchronous and synchronous HARQ coexistence.</w:t>
      </w:r>
    </w:p>
    <w:p w14:paraId="4EE2C78F" w14:textId="77777777" w:rsidR="00974BD9" w:rsidRPr="00974BD9" w:rsidRDefault="00974BD9" w:rsidP="00974BD9">
      <w:pPr>
        <w:ind w:left="720" w:hanging="720"/>
        <w:rPr>
          <w:lang w:eastAsia="x-none"/>
        </w:rPr>
      </w:pPr>
    </w:p>
    <w:p w14:paraId="6D0E9B7A" w14:textId="2DAA59BC" w:rsidR="00974BD9" w:rsidRPr="00E87A30" w:rsidRDefault="001B7BF2" w:rsidP="00974BD9">
      <w:pPr>
        <w:ind w:left="1440" w:hanging="1440"/>
        <w:rPr>
          <w:b/>
          <w:lang w:eastAsia="x-none"/>
        </w:rPr>
      </w:pPr>
      <w:hyperlink r:id="rId229" w:history="1">
        <w:r w:rsidR="00D93AE1" w:rsidRPr="00E87A30">
          <w:rPr>
            <w:rStyle w:val="Hyperlink"/>
            <w:b/>
            <w:lang w:eastAsia="x-none"/>
          </w:rPr>
          <w:t>R1-1809389</w:t>
        </w:r>
      </w:hyperlink>
      <w:r w:rsidR="00974BD9" w:rsidRPr="00E87A30">
        <w:rPr>
          <w:b/>
          <w:lang w:eastAsia="x-none"/>
        </w:rPr>
        <w:tab/>
        <w:t>Correction to sPUSCH resource allocation in 36.213 – TP#15</w:t>
      </w:r>
      <w:r w:rsidR="00974BD9" w:rsidRPr="00E87A30">
        <w:rPr>
          <w:b/>
          <w:lang w:eastAsia="x-none"/>
        </w:rPr>
        <w:tab/>
        <w:t>Nokia, Nokia Shanghai Bell, Huawei, HiSilicon, LG Electronics, Ericsson</w:t>
      </w:r>
    </w:p>
    <w:p w14:paraId="646F920D" w14:textId="2ADA4299" w:rsidR="00974BD9" w:rsidRPr="00974BD9" w:rsidRDefault="00974BD9" w:rsidP="00974BD9">
      <w:pPr>
        <w:ind w:left="1440" w:hanging="1440"/>
        <w:rPr>
          <w:lang w:eastAsia="x-none"/>
        </w:rPr>
      </w:pPr>
      <w:r w:rsidRPr="00974BD9">
        <w:rPr>
          <w:highlight w:val="green"/>
          <w:lang w:eastAsia="x-none"/>
        </w:rPr>
        <w:t xml:space="preserve">The text proposal in </w:t>
      </w:r>
      <w:hyperlink r:id="rId230" w:history="1">
        <w:r w:rsidR="00D93AE1">
          <w:rPr>
            <w:rStyle w:val="Hyperlink"/>
            <w:highlight w:val="green"/>
            <w:lang w:eastAsia="x-none"/>
          </w:rPr>
          <w:t>R1-1809389</w:t>
        </w:r>
      </w:hyperlink>
      <w:r w:rsidRPr="00974BD9">
        <w:rPr>
          <w:highlight w:val="green"/>
          <w:lang w:eastAsia="x-none"/>
        </w:rPr>
        <w:t xml:space="preserve"> is endorsed</w:t>
      </w:r>
    </w:p>
    <w:p w14:paraId="2742EAF2" w14:textId="77777777" w:rsidR="00974BD9" w:rsidRPr="00974BD9" w:rsidRDefault="00974BD9" w:rsidP="00E87A30">
      <w:pPr>
        <w:pStyle w:val="Heading5"/>
        <w:rPr>
          <w:rFonts w:eastAsia="MS Mincho"/>
          <w:lang w:eastAsia="ja-JP"/>
        </w:rPr>
      </w:pPr>
      <w:bookmarkStart w:id="40" w:name="_Toc526458839"/>
      <w:r w:rsidRPr="00974BD9">
        <w:t xml:space="preserve">Aspects related to </w:t>
      </w:r>
      <w:r w:rsidRPr="00974BD9">
        <w:rPr>
          <w:rFonts w:eastAsia="MS Mincho"/>
          <w:lang w:eastAsia="ja-JP"/>
        </w:rPr>
        <w:t>FS2</w:t>
      </w:r>
      <w:bookmarkEnd w:id="40"/>
    </w:p>
    <w:p w14:paraId="4D3C00CF" w14:textId="7B749407" w:rsidR="00974BD9" w:rsidRPr="002916E8" w:rsidRDefault="001B7BF2" w:rsidP="00974BD9">
      <w:pPr>
        <w:ind w:left="720" w:hanging="720"/>
        <w:rPr>
          <w:b/>
          <w:lang w:eastAsia="x-none"/>
        </w:rPr>
      </w:pPr>
      <w:hyperlink r:id="rId231" w:history="1">
        <w:r w:rsidR="00D93AE1" w:rsidRPr="002916E8">
          <w:rPr>
            <w:rStyle w:val="Hyperlink"/>
            <w:b/>
            <w:lang w:eastAsia="x-none"/>
          </w:rPr>
          <w:t>R1-1808456</w:t>
        </w:r>
      </w:hyperlink>
      <w:r w:rsidR="00974BD9" w:rsidRPr="002916E8">
        <w:rPr>
          <w:b/>
          <w:lang w:eastAsia="x-none"/>
        </w:rPr>
        <w:tab/>
        <w:t>eIMTA support with sTTI operation</w:t>
      </w:r>
      <w:r w:rsidR="00974BD9" w:rsidRPr="002916E8">
        <w:rPr>
          <w:b/>
          <w:lang w:eastAsia="x-none"/>
        </w:rPr>
        <w:tab/>
        <w:t>LG Electronics</w:t>
      </w:r>
    </w:p>
    <w:p w14:paraId="11F7D633" w14:textId="0D45B247" w:rsidR="00974BD9" w:rsidRPr="00974BD9" w:rsidRDefault="00974BD9" w:rsidP="00974BD9">
      <w:pPr>
        <w:ind w:left="1440" w:hanging="1440"/>
        <w:rPr>
          <w:lang w:eastAsia="x-none"/>
        </w:rPr>
      </w:pPr>
      <w:r w:rsidRPr="00974BD9">
        <w:rPr>
          <w:highlight w:val="green"/>
          <w:lang w:eastAsia="x-none"/>
        </w:rPr>
        <w:t xml:space="preserve">The text proposal in </w:t>
      </w:r>
      <w:hyperlink r:id="rId232" w:history="1">
        <w:r w:rsidR="00D93AE1">
          <w:rPr>
            <w:rStyle w:val="Hyperlink"/>
            <w:highlight w:val="green"/>
            <w:lang w:eastAsia="x-none"/>
          </w:rPr>
          <w:t>R1-1808456</w:t>
        </w:r>
      </w:hyperlink>
      <w:r w:rsidRPr="00974BD9">
        <w:rPr>
          <w:highlight w:val="green"/>
          <w:lang w:eastAsia="x-none"/>
        </w:rPr>
        <w:t xml:space="preserve"> is endorsed</w:t>
      </w:r>
    </w:p>
    <w:p w14:paraId="6BE12390" w14:textId="77777777" w:rsidR="00974BD9" w:rsidRPr="00974BD9" w:rsidRDefault="00974BD9" w:rsidP="00974BD9">
      <w:pPr>
        <w:rPr>
          <w:lang w:eastAsia="x-none"/>
        </w:rPr>
      </w:pPr>
    </w:p>
    <w:p w14:paraId="371E3EA1" w14:textId="7C439DE2" w:rsidR="00974BD9" w:rsidRPr="002916E8" w:rsidRDefault="001B7BF2" w:rsidP="00974BD9">
      <w:pPr>
        <w:ind w:left="720" w:hanging="720"/>
        <w:rPr>
          <w:b/>
          <w:lang w:eastAsia="x-none"/>
        </w:rPr>
      </w:pPr>
      <w:hyperlink r:id="rId233" w:history="1">
        <w:r w:rsidR="00D93AE1" w:rsidRPr="002916E8">
          <w:rPr>
            <w:rStyle w:val="Hyperlink"/>
            <w:b/>
            <w:lang w:eastAsia="x-none"/>
          </w:rPr>
          <w:t>R1-1809363</w:t>
        </w:r>
      </w:hyperlink>
      <w:r w:rsidR="00974BD9" w:rsidRPr="002916E8">
        <w:rPr>
          <w:b/>
          <w:lang w:eastAsia="x-none"/>
        </w:rPr>
        <w:tab/>
        <w:t>Corrections on DAI timing for FS2 with sTTI</w:t>
      </w:r>
      <w:r w:rsidR="00974BD9" w:rsidRPr="002916E8">
        <w:rPr>
          <w:b/>
          <w:lang w:eastAsia="x-none"/>
        </w:rPr>
        <w:tab/>
        <w:t>Huawei, HiSilicon, Ericsson</w:t>
      </w:r>
    </w:p>
    <w:p w14:paraId="1E556EF2" w14:textId="5A782366" w:rsidR="00974BD9" w:rsidRPr="00974BD9" w:rsidRDefault="00974BD9" w:rsidP="00974BD9">
      <w:pPr>
        <w:ind w:left="720" w:hanging="720"/>
        <w:rPr>
          <w:lang w:eastAsia="x-none"/>
        </w:rPr>
      </w:pPr>
      <w:r w:rsidRPr="00974BD9">
        <w:rPr>
          <w:highlight w:val="green"/>
          <w:lang w:eastAsia="x-none"/>
        </w:rPr>
        <w:t xml:space="preserve">The text proposals in </w:t>
      </w:r>
      <w:hyperlink r:id="rId234" w:history="1">
        <w:r w:rsidR="00D93AE1">
          <w:rPr>
            <w:rStyle w:val="Hyperlink"/>
            <w:highlight w:val="green"/>
            <w:lang w:eastAsia="x-none"/>
          </w:rPr>
          <w:t>R1-1809363</w:t>
        </w:r>
      </w:hyperlink>
      <w:r w:rsidRPr="00974BD9">
        <w:rPr>
          <w:highlight w:val="green"/>
          <w:lang w:eastAsia="x-none"/>
        </w:rPr>
        <w:t xml:space="preserve"> are endorsed</w:t>
      </w:r>
    </w:p>
    <w:p w14:paraId="4E8E0631" w14:textId="77777777" w:rsidR="00974BD9" w:rsidRPr="00974BD9" w:rsidRDefault="00974BD9" w:rsidP="00E87A30">
      <w:pPr>
        <w:pStyle w:val="Heading4"/>
      </w:pPr>
      <w:bookmarkStart w:id="41" w:name="_Toc521704455"/>
      <w:bookmarkStart w:id="42" w:name="_Toc526458840"/>
      <w:r w:rsidRPr="00974BD9">
        <w:t>Other</w:t>
      </w:r>
      <w:bookmarkEnd w:id="41"/>
      <w:bookmarkEnd w:id="42"/>
    </w:p>
    <w:p w14:paraId="39905C32" w14:textId="465CD672" w:rsidR="00974BD9" w:rsidRPr="002916E8" w:rsidRDefault="001B7BF2" w:rsidP="00974BD9">
      <w:pPr>
        <w:ind w:left="720" w:hanging="720"/>
        <w:rPr>
          <w:b/>
          <w:lang w:eastAsia="x-none"/>
        </w:rPr>
      </w:pPr>
      <w:hyperlink r:id="rId235" w:history="1">
        <w:r w:rsidR="00D93AE1" w:rsidRPr="002916E8">
          <w:rPr>
            <w:rStyle w:val="Hyperlink"/>
            <w:b/>
            <w:lang w:eastAsia="x-none"/>
          </w:rPr>
          <w:t>R1-1808457</w:t>
        </w:r>
      </w:hyperlink>
      <w:r w:rsidR="00974BD9" w:rsidRPr="002916E8">
        <w:rPr>
          <w:b/>
          <w:lang w:eastAsia="x-none"/>
        </w:rPr>
        <w:tab/>
        <w:t>Corrections on collision handling between subslot UL SPS and SPUCCH</w:t>
      </w:r>
      <w:r w:rsidR="00974BD9" w:rsidRPr="002916E8">
        <w:rPr>
          <w:b/>
          <w:lang w:eastAsia="x-none"/>
        </w:rPr>
        <w:tab/>
        <w:t>LG Electronics</w:t>
      </w:r>
    </w:p>
    <w:p w14:paraId="722DAE32" w14:textId="70CC850A" w:rsidR="00974BD9" w:rsidRPr="00974BD9" w:rsidRDefault="00974BD9" w:rsidP="00974BD9">
      <w:pPr>
        <w:ind w:left="1440" w:hanging="1440"/>
        <w:rPr>
          <w:lang w:eastAsia="x-none"/>
        </w:rPr>
      </w:pPr>
      <w:r w:rsidRPr="00974BD9">
        <w:rPr>
          <w:highlight w:val="green"/>
          <w:lang w:eastAsia="x-none"/>
        </w:rPr>
        <w:t xml:space="preserve">The text proposal in </w:t>
      </w:r>
      <w:hyperlink r:id="rId236" w:history="1">
        <w:r w:rsidR="00D93AE1">
          <w:rPr>
            <w:rStyle w:val="Hyperlink"/>
            <w:highlight w:val="green"/>
            <w:lang w:eastAsia="x-none"/>
          </w:rPr>
          <w:t>R1-1808457</w:t>
        </w:r>
      </w:hyperlink>
      <w:r w:rsidRPr="00974BD9">
        <w:rPr>
          <w:highlight w:val="green"/>
          <w:lang w:eastAsia="x-none"/>
        </w:rPr>
        <w:t xml:space="preserve"> is endorsed</w:t>
      </w:r>
    </w:p>
    <w:p w14:paraId="5D80B1AB" w14:textId="77777777" w:rsidR="00974BD9" w:rsidRPr="00974BD9" w:rsidRDefault="00974BD9" w:rsidP="00974BD9">
      <w:pPr>
        <w:ind w:left="720" w:hanging="720"/>
        <w:rPr>
          <w:lang w:eastAsia="x-none"/>
        </w:rPr>
      </w:pPr>
    </w:p>
    <w:p w14:paraId="2D2CD08D" w14:textId="059A4FB9" w:rsidR="00974BD9" w:rsidRPr="002916E8" w:rsidRDefault="001B7BF2" w:rsidP="00974BD9">
      <w:pPr>
        <w:ind w:left="720" w:hanging="720"/>
        <w:rPr>
          <w:b/>
          <w:lang w:eastAsia="x-none"/>
        </w:rPr>
      </w:pPr>
      <w:hyperlink r:id="rId237" w:history="1">
        <w:r w:rsidR="00D93AE1" w:rsidRPr="002916E8">
          <w:rPr>
            <w:rStyle w:val="Hyperlink"/>
            <w:b/>
            <w:lang w:eastAsia="x-none"/>
          </w:rPr>
          <w:t>R1-1809352</w:t>
        </w:r>
      </w:hyperlink>
      <w:r w:rsidR="00974BD9" w:rsidRPr="002916E8">
        <w:rPr>
          <w:b/>
          <w:lang w:eastAsia="x-none"/>
        </w:rPr>
        <w:tab/>
        <w:t>Corrections on HARQ-ACK feedback for DL SPS</w:t>
      </w:r>
      <w:r w:rsidR="00974BD9" w:rsidRPr="002916E8">
        <w:rPr>
          <w:b/>
          <w:lang w:eastAsia="x-none"/>
        </w:rPr>
        <w:tab/>
        <w:t>Huawei, HiSilicon</w:t>
      </w:r>
    </w:p>
    <w:p w14:paraId="2B498C7D" w14:textId="59850FA5" w:rsidR="00974BD9" w:rsidRPr="00974BD9" w:rsidRDefault="00974BD9" w:rsidP="00974BD9">
      <w:pPr>
        <w:ind w:left="720" w:hanging="720"/>
        <w:rPr>
          <w:highlight w:val="green"/>
          <w:lang w:eastAsia="x-none"/>
        </w:rPr>
      </w:pPr>
      <w:r w:rsidRPr="00974BD9">
        <w:rPr>
          <w:highlight w:val="green"/>
          <w:lang w:eastAsia="x-none"/>
        </w:rPr>
        <w:t xml:space="preserve">The text proposal in </w:t>
      </w:r>
      <w:hyperlink r:id="rId238" w:history="1">
        <w:r w:rsidR="00D93AE1">
          <w:rPr>
            <w:rStyle w:val="Hyperlink"/>
            <w:highlight w:val="green"/>
            <w:lang w:eastAsia="x-none"/>
          </w:rPr>
          <w:t>R1-1809352</w:t>
        </w:r>
      </w:hyperlink>
      <w:r w:rsidRPr="00974BD9">
        <w:rPr>
          <w:highlight w:val="green"/>
          <w:lang w:eastAsia="x-none"/>
        </w:rPr>
        <w:t xml:space="preserve"> is endorsed</w:t>
      </w:r>
    </w:p>
    <w:p w14:paraId="3F9F5407" w14:textId="77777777" w:rsidR="00974BD9" w:rsidRPr="00974BD9" w:rsidRDefault="00974BD9" w:rsidP="00974BD9">
      <w:pPr>
        <w:ind w:left="720" w:hanging="720"/>
        <w:rPr>
          <w:lang w:eastAsia="x-none"/>
        </w:rPr>
      </w:pPr>
    </w:p>
    <w:p w14:paraId="5E67685B" w14:textId="2AF2C260" w:rsidR="00974BD9" w:rsidRPr="002916E8" w:rsidRDefault="001B7BF2" w:rsidP="00974BD9">
      <w:pPr>
        <w:ind w:left="720" w:hanging="720"/>
        <w:rPr>
          <w:b/>
          <w:lang w:eastAsia="x-none"/>
        </w:rPr>
      </w:pPr>
      <w:hyperlink r:id="rId239" w:history="1">
        <w:r w:rsidR="00D93AE1" w:rsidRPr="002916E8">
          <w:rPr>
            <w:rStyle w:val="Hyperlink"/>
            <w:b/>
            <w:lang w:eastAsia="x-none"/>
          </w:rPr>
          <w:t>R1-1809353</w:t>
        </w:r>
      </w:hyperlink>
      <w:r w:rsidR="00974BD9" w:rsidRPr="002916E8">
        <w:rPr>
          <w:b/>
          <w:lang w:eastAsia="x-none"/>
        </w:rPr>
        <w:tab/>
        <w:t>Remaining issues on SPS</w:t>
      </w:r>
      <w:r w:rsidR="00974BD9" w:rsidRPr="002916E8">
        <w:rPr>
          <w:b/>
          <w:lang w:eastAsia="x-none"/>
        </w:rPr>
        <w:tab/>
        <w:t>Huawei, HiSilicon</w:t>
      </w:r>
    </w:p>
    <w:p w14:paraId="79CAF2F5" w14:textId="77777777" w:rsidR="00E303AE" w:rsidRPr="00E303AE" w:rsidRDefault="00E303AE" w:rsidP="00DB79DF">
      <w:pPr>
        <w:pStyle w:val="Heading3"/>
      </w:pPr>
      <w:bookmarkStart w:id="43" w:name="_Toc526458841"/>
      <w:r w:rsidRPr="00E303AE">
        <w:rPr>
          <w:rFonts w:hint="eastAsia"/>
        </w:rPr>
        <w:t xml:space="preserve">Maintenance of Release </w:t>
      </w:r>
      <w:bookmarkEnd w:id="28"/>
      <w:r w:rsidRPr="00E303AE">
        <w:t xml:space="preserve">15 </w:t>
      </w:r>
      <w:r w:rsidRPr="00E303AE">
        <w:rPr>
          <w:rFonts w:hint="eastAsia"/>
        </w:rPr>
        <w:t>3GPP V2X Phase 2</w:t>
      </w:r>
      <w:bookmarkEnd w:id="29"/>
      <w:bookmarkEnd w:id="43"/>
      <w:r w:rsidRPr="00E303AE">
        <w:t xml:space="preserve"> </w:t>
      </w:r>
    </w:p>
    <w:p w14:paraId="79D79092" w14:textId="77777777" w:rsidR="00E303AE" w:rsidRPr="00E303AE" w:rsidRDefault="00E303AE" w:rsidP="00E303AE">
      <w:pPr>
        <w:ind w:left="720" w:hanging="720"/>
        <w:rPr>
          <w:lang w:eastAsia="x-none"/>
        </w:rPr>
      </w:pPr>
      <w:r w:rsidRPr="00E303AE">
        <w:rPr>
          <w:i/>
          <w:iCs/>
        </w:rPr>
        <w:t xml:space="preserve">LTE_eV2X-Core; WID in </w:t>
      </w:r>
      <w:hyperlink r:id="rId240" w:history="1">
        <w:r w:rsidRPr="00E303AE">
          <w:rPr>
            <w:rFonts w:hint="eastAsia"/>
            <w:i/>
            <w:iCs/>
            <w:color w:val="0000FF"/>
            <w:u w:val="single"/>
          </w:rPr>
          <w:t>RP-1</w:t>
        </w:r>
        <w:r w:rsidRPr="00E303AE">
          <w:rPr>
            <w:i/>
            <w:iCs/>
            <w:color w:val="0000FF"/>
            <w:u w:val="single"/>
          </w:rPr>
          <w:t>71740</w:t>
        </w:r>
      </w:hyperlink>
      <w:r w:rsidRPr="00E303AE">
        <w:rPr>
          <w:i/>
          <w:iCs/>
        </w:rPr>
        <w:t xml:space="preserve">. </w:t>
      </w:r>
    </w:p>
    <w:p w14:paraId="5DD21CB6" w14:textId="167617FC" w:rsidR="00E303AE" w:rsidRDefault="00E303AE" w:rsidP="00E303AE">
      <w:pPr>
        <w:ind w:left="720" w:hanging="720"/>
        <w:rPr>
          <w:lang w:eastAsia="x-none"/>
        </w:rPr>
      </w:pPr>
    </w:p>
    <w:p w14:paraId="7FC182F1" w14:textId="77777777" w:rsidR="00A6662E" w:rsidRPr="00C12634" w:rsidRDefault="00A6662E" w:rsidP="00A6662E">
      <w:pPr>
        <w:ind w:left="720" w:hanging="720"/>
        <w:rPr>
          <w:b/>
        </w:rPr>
      </w:pPr>
      <w:r w:rsidRPr="00C12634">
        <w:rPr>
          <w:b/>
        </w:rPr>
        <w:t>Friday</w:t>
      </w:r>
    </w:p>
    <w:p w14:paraId="3DC961CB" w14:textId="1EE950A0" w:rsidR="00A6662E" w:rsidRPr="00C12634" w:rsidRDefault="001B7BF2" w:rsidP="00A6662E">
      <w:pPr>
        <w:ind w:left="720" w:hanging="720"/>
        <w:rPr>
          <w:b/>
        </w:rPr>
      </w:pPr>
      <w:hyperlink r:id="rId241" w:history="1">
        <w:r w:rsidR="00D93AE1">
          <w:rPr>
            <w:rStyle w:val="Hyperlink"/>
            <w:b/>
          </w:rPr>
          <w:t>R1-1809666</w:t>
        </w:r>
      </w:hyperlink>
      <w:r w:rsidR="00A6662E" w:rsidRPr="00C12634">
        <w:rPr>
          <w:b/>
        </w:rPr>
        <w:tab/>
        <w:t>Chairman's notes of AI 6.1.3 Maintenance of Release 15 3GPP V2X Phase 2</w:t>
      </w:r>
      <w:r w:rsidR="00A6662E" w:rsidRPr="00C12634">
        <w:rPr>
          <w:b/>
        </w:rPr>
        <w:tab/>
        <w:t>Ad-hoc chair (Ericsson)</w:t>
      </w:r>
    </w:p>
    <w:p w14:paraId="71B98787" w14:textId="77777777" w:rsidR="00A6662E" w:rsidRDefault="00A6662E" w:rsidP="00A6662E">
      <w:pPr>
        <w:ind w:left="720" w:hanging="720"/>
      </w:pPr>
      <w:r w:rsidRPr="00C12634">
        <w:rPr>
          <w:b/>
        </w:rPr>
        <w:t>Decision:</w:t>
      </w:r>
      <w:r>
        <w:t xml:space="preserve"> The document is endorsed, content is incorporated below.</w:t>
      </w:r>
    </w:p>
    <w:p w14:paraId="4B82E7E7" w14:textId="2313AE31" w:rsidR="00A6662E" w:rsidRDefault="00A6662E" w:rsidP="00E303AE">
      <w:pPr>
        <w:ind w:left="720" w:hanging="720"/>
        <w:rPr>
          <w:lang w:eastAsia="x-none"/>
        </w:rPr>
      </w:pPr>
    </w:p>
    <w:p w14:paraId="450E55BB" w14:textId="77777777" w:rsidR="00716C69" w:rsidRPr="00E303AE" w:rsidRDefault="00716C69" w:rsidP="00E303AE">
      <w:pPr>
        <w:ind w:left="720" w:hanging="720"/>
        <w:rPr>
          <w:lang w:eastAsia="x-none"/>
        </w:rPr>
      </w:pPr>
    </w:p>
    <w:bookmarkStart w:id="44" w:name="_Toc521704462"/>
    <w:p w14:paraId="257A9EC9" w14:textId="63E1F686" w:rsidR="00A6662E" w:rsidRDefault="00D93AE1" w:rsidP="00A6662E">
      <w:pPr>
        <w:ind w:left="720" w:hanging="720"/>
        <w:rPr>
          <w:b/>
          <w:lang w:eastAsia="x-none"/>
        </w:rPr>
      </w:pPr>
      <w:r w:rsidRPr="00716C69">
        <w:rPr>
          <w:b/>
          <w:color w:val="0000FF"/>
          <w:highlight w:val="green"/>
          <w:u w:val="single"/>
          <w:lang w:eastAsia="x-none"/>
        </w:rPr>
        <w:fldChar w:fldCharType="begin"/>
      </w:r>
      <w:r w:rsidR="00580D49">
        <w:rPr>
          <w:b/>
          <w:color w:val="0000FF"/>
          <w:highlight w:val="green"/>
          <w:u w:val="single"/>
          <w:lang w:eastAsia="x-none"/>
        </w:rPr>
        <w:instrText>HYPERLINK "C:\\Users\\Merias\\Documents\\RAN1\\TSGR1_94-Sweden\\Docs\\R1-1808328.zip"</w:instrText>
      </w:r>
      <w:r w:rsidRPr="00716C69">
        <w:rPr>
          <w:b/>
          <w:color w:val="0000FF"/>
          <w:highlight w:val="green"/>
          <w:u w:val="single"/>
          <w:lang w:eastAsia="x-none"/>
        </w:rPr>
        <w:fldChar w:fldCharType="separate"/>
      </w:r>
      <w:r w:rsidRPr="00716C69">
        <w:rPr>
          <w:rStyle w:val="Hyperlink"/>
          <w:b/>
          <w:highlight w:val="green"/>
          <w:lang w:eastAsia="x-none"/>
        </w:rPr>
        <w:t>R1-1808328</w:t>
      </w:r>
      <w:r w:rsidRPr="00716C69">
        <w:rPr>
          <w:b/>
          <w:color w:val="0000FF"/>
          <w:highlight w:val="green"/>
          <w:u w:val="single"/>
          <w:lang w:eastAsia="x-none"/>
        </w:rPr>
        <w:fldChar w:fldCharType="end"/>
      </w:r>
      <w:r w:rsidR="00A6662E" w:rsidRPr="00716C69">
        <w:rPr>
          <w:b/>
          <w:lang w:eastAsia="x-none"/>
        </w:rPr>
        <w:tab/>
        <w:t>Introduction of eV2X</w:t>
      </w:r>
      <w:r w:rsidR="00A6662E" w:rsidRPr="00716C69">
        <w:rPr>
          <w:b/>
          <w:lang w:eastAsia="x-none"/>
        </w:rPr>
        <w:tab/>
        <w:t>Ericsson</w:t>
      </w:r>
    </w:p>
    <w:p w14:paraId="13F9C337" w14:textId="70D46D86" w:rsidR="00716C69" w:rsidRPr="00716C69" w:rsidRDefault="00716C69" w:rsidP="00716C69">
      <w:pPr>
        <w:jc w:val="both"/>
        <w:rPr>
          <w:rFonts w:ascii="Times New Roman" w:eastAsia="MS Mincho" w:hAnsi="Times New Roman"/>
          <w:lang w:val="en-US"/>
        </w:rPr>
      </w:pPr>
      <w:r w:rsidRPr="00716C69">
        <w:rPr>
          <w:rFonts w:ascii="Times New Roman" w:eastAsia="MS Mincho" w:hAnsi="Times New Roman"/>
          <w:lang w:val="en-US"/>
        </w:rPr>
        <w:t>In the e-mail discussion following RAN1#9</w:t>
      </w:r>
      <w:r>
        <w:rPr>
          <w:rFonts w:ascii="Times New Roman" w:eastAsia="MS Mincho" w:hAnsi="Times New Roman"/>
          <w:lang w:val="en-US"/>
        </w:rPr>
        <w:t>2bis</w:t>
      </w:r>
      <w:r w:rsidRPr="00716C69">
        <w:rPr>
          <w:rFonts w:ascii="Times New Roman" w:eastAsia="MS Mincho" w:hAnsi="Times New Roman"/>
          <w:lang w:val="en-US"/>
        </w:rPr>
        <w:t xml:space="preserve">, draft CR for introducing eV2X functionality in 36.211 was endorsed. However, by mistake, the endorsed CR was submitted in R1-1807408 as a draft CR and not a final CR, resulting in the CR package to RAN including the CRs for 36.212 and 36.213 only but not 36.211. Thus, the current RAN1 specifications are incomplete in terms of eV2X support. </w:t>
      </w:r>
    </w:p>
    <w:p w14:paraId="6FC2CFDF" w14:textId="77777777" w:rsidR="00716C69" w:rsidRPr="00716C69" w:rsidRDefault="00716C69" w:rsidP="00716C69">
      <w:pPr>
        <w:jc w:val="both"/>
        <w:rPr>
          <w:rFonts w:ascii="Times New Roman" w:eastAsia="MS Mincho" w:hAnsi="Times New Roman"/>
          <w:lang w:val="en-US"/>
        </w:rPr>
      </w:pPr>
      <w:r w:rsidRPr="00716C69">
        <w:rPr>
          <w:rFonts w:ascii="Times New Roman" w:eastAsia="MS Mincho" w:hAnsi="Times New Roman"/>
          <w:lang w:val="en-US"/>
        </w:rPr>
        <w:t>The changes in the current CR (R1-1808328) is identical to the already endorsed draft CR in R1-1807408 but is based on version 15.2.0 instead of 15.1.0.</w:t>
      </w:r>
    </w:p>
    <w:p w14:paraId="0538D24A" w14:textId="3175AD29" w:rsidR="00716C69" w:rsidRPr="00716C69" w:rsidRDefault="00716C69" w:rsidP="00A6662E">
      <w:pPr>
        <w:ind w:left="720" w:hanging="720"/>
      </w:pPr>
      <w:r w:rsidRPr="00C12634">
        <w:rPr>
          <w:b/>
        </w:rPr>
        <w:t>Decision:</w:t>
      </w:r>
      <w:r>
        <w:t xml:space="preserve"> CR0451 to 36.211 Rel-15 is agreed.</w:t>
      </w:r>
    </w:p>
    <w:p w14:paraId="6C2A5C29" w14:textId="77777777" w:rsidR="00A6662E" w:rsidRPr="00A6662E" w:rsidRDefault="00A6662E" w:rsidP="00FF60A6">
      <w:pPr>
        <w:pStyle w:val="Heading4"/>
        <w:rPr>
          <w:lang w:eastAsia="ja-JP"/>
        </w:rPr>
      </w:pPr>
      <w:bookmarkStart w:id="45" w:name="_Toc521704457"/>
      <w:bookmarkStart w:id="46" w:name="_Toc526458842"/>
      <w:r w:rsidRPr="00A6662E">
        <w:t xml:space="preserve">Maintenance for </w:t>
      </w:r>
      <w:r w:rsidRPr="00A6662E">
        <w:rPr>
          <w:lang w:eastAsia="ja-JP"/>
        </w:rPr>
        <w:t>Carrier Aggregation (up to 8 PC5 carriers)</w:t>
      </w:r>
      <w:bookmarkEnd w:id="45"/>
      <w:bookmarkEnd w:id="46"/>
    </w:p>
    <w:p w14:paraId="301E7440" w14:textId="1A8C91E8" w:rsidR="00A6662E" w:rsidRPr="00FF60A6" w:rsidRDefault="001B7BF2" w:rsidP="00A6662E">
      <w:pPr>
        <w:ind w:left="720" w:hanging="720"/>
        <w:rPr>
          <w:b/>
          <w:lang w:eastAsia="x-none"/>
        </w:rPr>
      </w:pPr>
      <w:hyperlink r:id="rId242" w:history="1">
        <w:r w:rsidR="00D93AE1" w:rsidRPr="00FF60A6">
          <w:rPr>
            <w:rStyle w:val="Hyperlink"/>
            <w:b/>
            <w:lang w:eastAsia="x-none"/>
          </w:rPr>
          <w:t>R1-1808902</w:t>
        </w:r>
      </w:hyperlink>
      <w:r w:rsidR="00A6662E" w:rsidRPr="00FF60A6">
        <w:rPr>
          <w:b/>
          <w:lang w:eastAsia="x-none"/>
        </w:rPr>
        <w:tab/>
        <w:t>Discussion on synchronization carrier configuration</w:t>
      </w:r>
      <w:r w:rsidR="00A6662E" w:rsidRPr="00FF60A6">
        <w:rPr>
          <w:b/>
          <w:lang w:eastAsia="x-none"/>
        </w:rPr>
        <w:tab/>
        <w:t>Guangdong OPPO Mobile Telecom</w:t>
      </w:r>
    </w:p>
    <w:p w14:paraId="1B5E8FB2" w14:textId="77777777" w:rsidR="00A6662E" w:rsidRPr="00A6662E" w:rsidRDefault="00A6662E" w:rsidP="00FF60A6">
      <w:pPr>
        <w:pStyle w:val="Heading4"/>
        <w:rPr>
          <w:lang w:eastAsia="ja-JP"/>
        </w:rPr>
      </w:pPr>
      <w:bookmarkStart w:id="47" w:name="_Toc521704458"/>
      <w:bookmarkStart w:id="48" w:name="_Toc526458843"/>
      <w:r w:rsidRPr="00A6662E">
        <w:t xml:space="preserve">Maintenance for </w:t>
      </w:r>
      <w:r w:rsidRPr="00A6662E">
        <w:rPr>
          <w:rFonts w:hint="eastAsia"/>
          <w:lang w:eastAsia="ja-JP"/>
        </w:rPr>
        <w:t>Support for 64-QAM</w:t>
      </w:r>
      <w:bookmarkEnd w:id="47"/>
      <w:bookmarkEnd w:id="48"/>
    </w:p>
    <w:p w14:paraId="15BB6E57" w14:textId="5E51ABCE" w:rsidR="00A6662E" w:rsidRPr="00FF60A6" w:rsidRDefault="001B7BF2" w:rsidP="00A6662E">
      <w:pPr>
        <w:ind w:left="720" w:hanging="720"/>
        <w:rPr>
          <w:b/>
          <w:lang w:eastAsia="x-none"/>
        </w:rPr>
      </w:pPr>
      <w:hyperlink r:id="rId243" w:history="1">
        <w:r w:rsidR="00D93AE1" w:rsidRPr="00FF60A6">
          <w:rPr>
            <w:rStyle w:val="Hyperlink"/>
            <w:b/>
            <w:lang w:eastAsia="x-none"/>
          </w:rPr>
          <w:t>R1-1808873</w:t>
        </w:r>
      </w:hyperlink>
      <w:r w:rsidR="00A6662E" w:rsidRPr="00FF60A6">
        <w:rPr>
          <w:b/>
          <w:lang w:eastAsia="x-none"/>
        </w:rPr>
        <w:tab/>
        <w:t>Text proposal to support 64-QAM in eV2X</w:t>
      </w:r>
      <w:r w:rsidR="00A6662E" w:rsidRPr="00FF60A6">
        <w:rPr>
          <w:b/>
          <w:lang w:eastAsia="x-none"/>
        </w:rPr>
        <w:tab/>
        <w:t>Guangdong OPPO Mobile Telecom</w:t>
      </w:r>
    </w:p>
    <w:p w14:paraId="5284CECE" w14:textId="77777777" w:rsidR="00A6662E" w:rsidRPr="00A6662E" w:rsidRDefault="00A6662E" w:rsidP="00FF60A6">
      <w:pPr>
        <w:pStyle w:val="Heading4"/>
        <w:rPr>
          <w:lang w:eastAsia="ja-JP"/>
        </w:rPr>
      </w:pPr>
      <w:bookmarkStart w:id="49" w:name="_Toc521704459"/>
      <w:bookmarkStart w:id="50" w:name="_Toc526458844"/>
      <w:r w:rsidRPr="00A6662E">
        <w:lastRenderedPageBreak/>
        <w:t xml:space="preserve">Maintenance for </w:t>
      </w:r>
      <w:r w:rsidRPr="00A6662E">
        <w:rPr>
          <w:lang w:eastAsia="ja-JP"/>
        </w:rPr>
        <w:t>Resource pool sharing between mode-3 and mode-4 users</w:t>
      </w:r>
      <w:bookmarkEnd w:id="49"/>
      <w:bookmarkEnd w:id="50"/>
    </w:p>
    <w:p w14:paraId="4BFE8E73" w14:textId="0DFB4642" w:rsidR="00A6662E" w:rsidRPr="00FF60A6" w:rsidRDefault="001B7BF2" w:rsidP="00A6662E">
      <w:pPr>
        <w:ind w:left="1440" w:hanging="1440"/>
        <w:rPr>
          <w:b/>
          <w:lang w:eastAsia="x-none"/>
        </w:rPr>
      </w:pPr>
      <w:hyperlink r:id="rId244" w:history="1">
        <w:r w:rsidR="00D93AE1" w:rsidRPr="00FF60A6">
          <w:rPr>
            <w:rStyle w:val="Hyperlink"/>
            <w:b/>
            <w:lang w:eastAsia="x-none"/>
          </w:rPr>
          <w:t>R1-1808903</w:t>
        </w:r>
      </w:hyperlink>
      <w:r w:rsidR="00A6662E" w:rsidRPr="00FF60A6">
        <w:rPr>
          <w:b/>
          <w:lang w:eastAsia="x-none"/>
        </w:rPr>
        <w:tab/>
        <w:t>Discussion on necessary L1 support for mode 3 sensing and reporting</w:t>
      </w:r>
      <w:r w:rsidR="00A6662E" w:rsidRPr="00FF60A6">
        <w:rPr>
          <w:b/>
          <w:lang w:eastAsia="x-none"/>
        </w:rPr>
        <w:tab/>
        <w:t>Guangdong OPPO Mobile Telecom</w:t>
      </w:r>
    </w:p>
    <w:p w14:paraId="7FABB4E7" w14:textId="77777777" w:rsidR="00A6662E" w:rsidRPr="00A6662E" w:rsidRDefault="00A6662E" w:rsidP="00FF60A6">
      <w:pPr>
        <w:pStyle w:val="Heading4"/>
        <w:rPr>
          <w:rFonts w:eastAsia="MS Mincho"/>
        </w:rPr>
      </w:pPr>
      <w:bookmarkStart w:id="51" w:name="_Toc521704460"/>
      <w:bookmarkStart w:id="52" w:name="_Toc526458845"/>
      <w:r w:rsidRPr="00A6662E">
        <w:t>Maintenance for Maximum time reduction between packet arrival at layer 1 and resource selection</w:t>
      </w:r>
      <w:r w:rsidRPr="00A6662E">
        <w:rPr>
          <w:rFonts w:eastAsia="MS Mincho"/>
          <w:lang w:eastAsia="ja-JP"/>
        </w:rPr>
        <w:t xml:space="preserve"> </w:t>
      </w:r>
      <w:r w:rsidRPr="00A6662E">
        <w:rPr>
          <w:rFonts w:eastAsia="MS Mincho"/>
        </w:rPr>
        <w:t>for transmission</w:t>
      </w:r>
      <w:bookmarkEnd w:id="51"/>
      <w:bookmarkEnd w:id="52"/>
    </w:p>
    <w:p w14:paraId="79480E08" w14:textId="496F8B98" w:rsidR="00A6662E" w:rsidRPr="00FF60A6" w:rsidRDefault="001B7BF2" w:rsidP="00A6662E">
      <w:pPr>
        <w:ind w:left="720" w:hanging="720"/>
        <w:rPr>
          <w:b/>
          <w:lang w:eastAsia="x-none"/>
        </w:rPr>
      </w:pPr>
      <w:hyperlink r:id="rId245" w:history="1">
        <w:r w:rsidR="00D93AE1" w:rsidRPr="00FF60A6">
          <w:rPr>
            <w:rStyle w:val="Hyperlink"/>
            <w:b/>
            <w:lang w:eastAsia="x-none"/>
          </w:rPr>
          <w:t>R1-1808874</w:t>
        </w:r>
      </w:hyperlink>
      <w:r w:rsidR="00A6662E" w:rsidRPr="00FF60A6">
        <w:rPr>
          <w:b/>
          <w:lang w:eastAsia="x-none"/>
        </w:rPr>
        <w:tab/>
        <w:t>Text proposal to support maximum time reduction in eV2X</w:t>
      </w:r>
      <w:r w:rsidR="00A6662E" w:rsidRPr="00FF60A6">
        <w:rPr>
          <w:b/>
          <w:lang w:eastAsia="x-none"/>
        </w:rPr>
        <w:tab/>
        <w:t>Guangdong OPPO Mobile Telecom</w:t>
      </w:r>
    </w:p>
    <w:p w14:paraId="5C4F3C85" w14:textId="77777777" w:rsidR="00A6662E" w:rsidRPr="00A6662E" w:rsidRDefault="00A6662E" w:rsidP="00FF60A6">
      <w:pPr>
        <w:pStyle w:val="Heading4"/>
        <w:rPr>
          <w:lang w:eastAsia="ja-JP"/>
        </w:rPr>
      </w:pPr>
      <w:bookmarkStart w:id="53" w:name="_Toc521704461"/>
      <w:bookmarkStart w:id="54" w:name="_Toc526458846"/>
      <w:r w:rsidRPr="00A6662E">
        <w:rPr>
          <w:rFonts w:hint="eastAsia"/>
          <w:lang w:eastAsia="ja-JP"/>
        </w:rPr>
        <w:t>Other</w:t>
      </w:r>
      <w:bookmarkEnd w:id="53"/>
      <w:bookmarkEnd w:id="54"/>
    </w:p>
    <w:p w14:paraId="66D19EA5" w14:textId="1D856AFF" w:rsidR="00A6662E" w:rsidRPr="00FF60A6" w:rsidRDefault="001B7BF2" w:rsidP="00A6662E">
      <w:pPr>
        <w:ind w:left="720" w:hanging="720"/>
        <w:rPr>
          <w:b/>
          <w:lang w:eastAsia="x-none"/>
        </w:rPr>
      </w:pPr>
      <w:hyperlink r:id="rId246" w:history="1">
        <w:r w:rsidR="00D93AE1" w:rsidRPr="00FF60A6">
          <w:rPr>
            <w:rStyle w:val="Hyperlink"/>
            <w:b/>
            <w:lang w:eastAsia="x-none"/>
          </w:rPr>
          <w:t>R1-1808367</w:t>
        </w:r>
      </w:hyperlink>
      <w:r w:rsidR="00A6662E" w:rsidRPr="00FF60A6">
        <w:rPr>
          <w:b/>
          <w:lang w:eastAsia="x-none"/>
        </w:rPr>
        <w:tab/>
        <w:t>Corrections to the PSCCH decoding capability in TS 36.213</w:t>
      </w:r>
      <w:r w:rsidR="00A6662E" w:rsidRPr="00FF60A6">
        <w:rPr>
          <w:b/>
          <w:lang w:eastAsia="x-none"/>
        </w:rPr>
        <w:tab/>
        <w:t>CATT</w:t>
      </w:r>
    </w:p>
    <w:p w14:paraId="12C0021A" w14:textId="5AD43DDD" w:rsidR="00A6662E" w:rsidRDefault="00A6662E" w:rsidP="00A6662E">
      <w:pPr>
        <w:ind w:left="720" w:hanging="720"/>
        <w:rPr>
          <w:lang w:eastAsia="x-none"/>
        </w:rPr>
      </w:pPr>
      <w:r w:rsidRPr="00A6662E">
        <w:rPr>
          <w:highlight w:val="green"/>
          <w:lang w:eastAsia="x-none"/>
        </w:rPr>
        <w:t xml:space="preserve">Agreed in </w:t>
      </w:r>
      <w:hyperlink r:id="rId247" w:history="1">
        <w:r w:rsidR="00D93AE1">
          <w:rPr>
            <w:rStyle w:val="Hyperlink"/>
            <w:highlight w:val="green"/>
            <w:lang w:eastAsia="x-none"/>
          </w:rPr>
          <w:t>R1-1809656</w:t>
        </w:r>
      </w:hyperlink>
      <w:r w:rsidRPr="00A6662E">
        <w:rPr>
          <w:highlight w:val="green"/>
          <w:lang w:eastAsia="x-none"/>
        </w:rPr>
        <w:t xml:space="preserve"> (rev1, CR1119, TS36.213, Rel-15)</w:t>
      </w:r>
    </w:p>
    <w:p w14:paraId="3F45B2AE" w14:textId="77777777" w:rsidR="00FF60A6" w:rsidRDefault="00FF60A6" w:rsidP="00FF60A6">
      <w:pPr>
        <w:rPr>
          <w:lang w:eastAsia="x-none"/>
        </w:rPr>
      </w:pPr>
      <w:r w:rsidRPr="00FF60A6">
        <w:rPr>
          <w:b/>
          <w:lang w:eastAsia="x-none"/>
        </w:rPr>
        <w:t>Friday:</w:t>
      </w:r>
      <w:r>
        <w:rPr>
          <w:lang w:eastAsia="x-none"/>
        </w:rPr>
        <w:t xml:space="preserve"> Spec 36.213 editor commented that this is an individual CR, proponent did not follow the guidance set in the agenda of the meeting.</w:t>
      </w:r>
    </w:p>
    <w:p w14:paraId="02CCEF64" w14:textId="5B995FCF" w:rsidR="00FF60A6" w:rsidRPr="00FF60A6" w:rsidRDefault="00FF60A6" w:rsidP="00FF60A6">
      <w:pPr>
        <w:rPr>
          <w:lang w:eastAsia="x-none"/>
        </w:rPr>
      </w:pPr>
      <w:r>
        <w:rPr>
          <w:lang w:eastAsia="x-none"/>
        </w:rPr>
        <w:t xml:space="preserve">RAN1 chair: </w:t>
      </w:r>
      <w:r w:rsidRPr="00FF60A6">
        <w:rPr>
          <w:lang w:eastAsia="x-none"/>
        </w:rPr>
        <w:t xml:space="preserve">The </w:t>
      </w:r>
      <w:r>
        <w:rPr>
          <w:lang w:eastAsia="x-none"/>
        </w:rPr>
        <w:t>decision i</w:t>
      </w:r>
      <w:r w:rsidRPr="00FF60A6">
        <w:rPr>
          <w:lang w:eastAsia="x-none"/>
        </w:rPr>
        <w:t xml:space="preserve">s cancelled, </w:t>
      </w:r>
      <w:r>
        <w:rPr>
          <w:lang w:eastAsia="x-none"/>
        </w:rPr>
        <w:t xml:space="preserve">CR is declared "not pursued" </w:t>
      </w:r>
      <w:r w:rsidRPr="00FF60A6">
        <w:rPr>
          <w:lang w:eastAsia="x-none"/>
        </w:rPr>
        <w:t>while the corresponding changes will be incorporated by editor</w:t>
      </w:r>
      <w:r w:rsidR="0015002D">
        <w:rPr>
          <w:lang w:eastAsia="x-none"/>
        </w:rPr>
        <w:t>.</w:t>
      </w:r>
    </w:p>
    <w:p w14:paraId="05911EDE" w14:textId="439BC7DC" w:rsidR="00FF60A6" w:rsidRPr="00A6662E" w:rsidRDefault="00FF60A6" w:rsidP="00A6662E">
      <w:pPr>
        <w:ind w:left="720" w:hanging="720"/>
        <w:rPr>
          <w:lang w:eastAsia="x-none"/>
        </w:rPr>
      </w:pPr>
    </w:p>
    <w:p w14:paraId="6B1D50F8" w14:textId="77777777" w:rsidR="00A6662E" w:rsidRPr="00A6662E" w:rsidRDefault="00A6662E" w:rsidP="00A6662E">
      <w:pPr>
        <w:ind w:left="720" w:hanging="720"/>
        <w:rPr>
          <w:lang w:eastAsia="x-none"/>
        </w:rPr>
      </w:pPr>
    </w:p>
    <w:p w14:paraId="5EB83CC4" w14:textId="7E35AA36" w:rsidR="00A6662E" w:rsidRPr="00A6662E" w:rsidRDefault="001B7BF2" w:rsidP="00A6662E">
      <w:pPr>
        <w:ind w:left="1440" w:hanging="1440"/>
        <w:rPr>
          <w:lang w:eastAsia="x-none"/>
        </w:rPr>
      </w:pPr>
      <w:hyperlink r:id="rId248" w:history="1">
        <w:r w:rsidR="00D93AE1">
          <w:rPr>
            <w:rStyle w:val="Hyperlink"/>
            <w:lang w:eastAsia="x-none"/>
          </w:rPr>
          <w:t>R1-1809292</w:t>
        </w:r>
      </w:hyperlink>
      <w:r w:rsidR="00A6662E" w:rsidRPr="00A6662E">
        <w:rPr>
          <w:lang w:eastAsia="x-none"/>
        </w:rPr>
        <w:tab/>
        <w:t>[Draft] LS on RRC parameters SL_SLSS_Tx_Enabled for V2X Phase 2</w:t>
      </w:r>
      <w:r w:rsidR="00A6662E" w:rsidRPr="00A6662E">
        <w:rPr>
          <w:lang w:eastAsia="x-none"/>
        </w:rPr>
        <w:tab/>
        <w:t>Guangdong OPPO Mobile Telecom</w:t>
      </w:r>
    </w:p>
    <w:p w14:paraId="24452FCD" w14:textId="77777777" w:rsidR="00E303AE" w:rsidRPr="00E303AE" w:rsidRDefault="00E303AE" w:rsidP="00DB79DF">
      <w:pPr>
        <w:pStyle w:val="Heading3"/>
      </w:pPr>
      <w:bookmarkStart w:id="55" w:name="_Toc526458847"/>
      <w:r w:rsidRPr="00E303AE">
        <w:rPr>
          <w:rFonts w:hint="eastAsia"/>
        </w:rPr>
        <w:t>Maintenance of Release 1</w:t>
      </w:r>
      <w:r w:rsidRPr="00E303AE">
        <w:t>5 Even further enhanced MTC for LTE</w:t>
      </w:r>
      <w:bookmarkEnd w:id="44"/>
      <w:bookmarkEnd w:id="55"/>
      <w:r w:rsidRPr="00E303AE">
        <w:t xml:space="preserve"> </w:t>
      </w:r>
    </w:p>
    <w:p w14:paraId="0D478851" w14:textId="77777777" w:rsidR="00E303AE" w:rsidRPr="00E303AE" w:rsidRDefault="00E303AE" w:rsidP="00E303AE">
      <w:pPr>
        <w:ind w:left="720" w:hanging="720"/>
        <w:rPr>
          <w:lang w:eastAsia="x-none"/>
        </w:rPr>
      </w:pPr>
      <w:r w:rsidRPr="00E303AE">
        <w:rPr>
          <w:i/>
          <w:iCs/>
        </w:rPr>
        <w:t xml:space="preserve">LTE_eMTC4-Core; WID in </w:t>
      </w:r>
      <w:hyperlink r:id="rId249" w:history="1">
        <w:r w:rsidRPr="00E303AE">
          <w:rPr>
            <w:rFonts w:hint="eastAsia"/>
            <w:i/>
            <w:iCs/>
            <w:color w:val="0000FF"/>
            <w:u w:val="single"/>
          </w:rPr>
          <w:t>RP-1</w:t>
        </w:r>
        <w:r w:rsidRPr="00E303AE">
          <w:rPr>
            <w:i/>
            <w:iCs/>
            <w:color w:val="0000FF"/>
            <w:u w:val="single"/>
          </w:rPr>
          <w:t>72811</w:t>
        </w:r>
      </w:hyperlink>
      <w:r w:rsidRPr="00E303AE">
        <w:rPr>
          <w:i/>
          <w:iCs/>
        </w:rPr>
        <w:t xml:space="preserve">. </w:t>
      </w:r>
    </w:p>
    <w:p w14:paraId="0C4551C9" w14:textId="475DE853" w:rsidR="00E303AE" w:rsidRDefault="00E303AE" w:rsidP="00E303AE">
      <w:pPr>
        <w:ind w:left="720" w:hanging="720"/>
        <w:rPr>
          <w:lang w:eastAsia="x-none"/>
        </w:rPr>
      </w:pPr>
    </w:p>
    <w:p w14:paraId="3513E8F5" w14:textId="77777777" w:rsidR="00C828DB" w:rsidRPr="00C12634" w:rsidRDefault="00C828DB" w:rsidP="00C828DB">
      <w:pPr>
        <w:ind w:left="720" w:hanging="720"/>
        <w:rPr>
          <w:b/>
        </w:rPr>
      </w:pPr>
      <w:r w:rsidRPr="00C12634">
        <w:rPr>
          <w:b/>
        </w:rPr>
        <w:t>Friday</w:t>
      </w:r>
    </w:p>
    <w:p w14:paraId="57DCBD91" w14:textId="7A52BA7A" w:rsidR="00C828DB" w:rsidRPr="00C12634" w:rsidRDefault="001B7BF2" w:rsidP="00C828DB">
      <w:pPr>
        <w:ind w:left="720" w:hanging="720"/>
        <w:rPr>
          <w:b/>
        </w:rPr>
      </w:pPr>
      <w:hyperlink r:id="rId250" w:history="1">
        <w:r w:rsidR="00D93AE1">
          <w:rPr>
            <w:rStyle w:val="Hyperlink"/>
            <w:b/>
          </w:rPr>
          <w:t>R1-1809667</w:t>
        </w:r>
      </w:hyperlink>
      <w:r w:rsidR="00C828DB" w:rsidRPr="00C12634">
        <w:rPr>
          <w:b/>
        </w:rPr>
        <w:tab/>
        <w:t>Chairman's notes of AI 6.1.4 Maintenance of Release 15 Even further enhanced MTC for LTE</w:t>
      </w:r>
      <w:r w:rsidR="00C828DB" w:rsidRPr="00C12634">
        <w:rPr>
          <w:b/>
        </w:rPr>
        <w:tab/>
        <w:t>Ad-hoc chair (Ericsson)</w:t>
      </w:r>
    </w:p>
    <w:p w14:paraId="652AE41B" w14:textId="2924A190" w:rsidR="00C828DB" w:rsidRPr="00E303AE" w:rsidRDefault="00C828DB" w:rsidP="00E303AE">
      <w:pPr>
        <w:ind w:left="720" w:hanging="720"/>
      </w:pPr>
      <w:r w:rsidRPr="00C12634">
        <w:rPr>
          <w:b/>
        </w:rPr>
        <w:t>Decision:</w:t>
      </w:r>
      <w:r>
        <w:t xml:space="preserve"> The document is endorsed, content is incorporated below.</w:t>
      </w:r>
    </w:p>
    <w:p w14:paraId="609593B0" w14:textId="77777777" w:rsidR="00C828DB" w:rsidRPr="00C828DB" w:rsidRDefault="00C828DB" w:rsidP="00C828DB">
      <w:pPr>
        <w:pStyle w:val="Heading4"/>
      </w:pPr>
      <w:bookmarkStart w:id="56" w:name="_Toc521704463"/>
      <w:bookmarkStart w:id="57" w:name="_Toc490832509"/>
      <w:bookmarkStart w:id="58" w:name="_Toc521704469"/>
      <w:bookmarkStart w:id="59" w:name="_Toc526458848"/>
      <w:r w:rsidRPr="00C828DB">
        <w:t>Maintenance for Resynchronization signal</w:t>
      </w:r>
      <w:bookmarkEnd w:id="56"/>
      <w:bookmarkEnd w:id="59"/>
    </w:p>
    <w:p w14:paraId="654FA31A" w14:textId="7BE27BAE" w:rsidR="00C828DB" w:rsidRPr="00C828DB" w:rsidRDefault="001B7BF2" w:rsidP="00C828DB">
      <w:pPr>
        <w:ind w:left="720" w:hanging="720"/>
        <w:rPr>
          <w:lang w:eastAsia="x-none"/>
        </w:rPr>
      </w:pPr>
      <w:hyperlink r:id="rId251" w:history="1">
        <w:r w:rsidR="00D93AE1">
          <w:rPr>
            <w:rStyle w:val="Hyperlink"/>
            <w:lang w:eastAsia="x-none"/>
          </w:rPr>
          <w:t>R1-1808623</w:t>
        </w:r>
      </w:hyperlink>
      <w:r w:rsidR="00C828DB" w:rsidRPr="00C828DB">
        <w:rPr>
          <w:lang w:eastAsia="x-none"/>
        </w:rPr>
        <w:tab/>
        <w:t>Remaining collision issues for RSS transmission</w:t>
      </w:r>
      <w:r w:rsidR="00C828DB" w:rsidRPr="00C828DB">
        <w:rPr>
          <w:lang w:eastAsia="x-none"/>
        </w:rPr>
        <w:tab/>
        <w:t>ZTE</w:t>
      </w:r>
    </w:p>
    <w:p w14:paraId="3B30F6F6" w14:textId="68B53759" w:rsidR="00C828DB" w:rsidRPr="00C828DB" w:rsidRDefault="001B7BF2" w:rsidP="00C828DB">
      <w:pPr>
        <w:ind w:left="720" w:hanging="720"/>
        <w:rPr>
          <w:lang w:eastAsia="x-none"/>
        </w:rPr>
      </w:pPr>
      <w:hyperlink r:id="rId252" w:history="1">
        <w:r w:rsidR="00D93AE1">
          <w:rPr>
            <w:rStyle w:val="Hyperlink"/>
            <w:lang w:eastAsia="x-none"/>
          </w:rPr>
          <w:t>R1-1808984</w:t>
        </w:r>
      </w:hyperlink>
      <w:r w:rsidR="00C828DB" w:rsidRPr="00C828DB">
        <w:rPr>
          <w:lang w:eastAsia="x-none"/>
        </w:rPr>
        <w:tab/>
        <w:t>Maintenance issues for Resynchronization signal for Rel-15 LTE-MTC</w:t>
      </w:r>
      <w:r w:rsidR="00C828DB" w:rsidRPr="00C828DB">
        <w:rPr>
          <w:lang w:eastAsia="x-none"/>
        </w:rPr>
        <w:tab/>
        <w:t>Ericsson</w:t>
      </w:r>
    </w:p>
    <w:p w14:paraId="607EFF07" w14:textId="7428B197" w:rsidR="00C828DB" w:rsidRPr="00C828DB" w:rsidRDefault="001B7BF2" w:rsidP="00C828DB">
      <w:pPr>
        <w:ind w:left="720" w:hanging="720"/>
        <w:rPr>
          <w:lang w:eastAsia="x-none"/>
        </w:rPr>
      </w:pPr>
      <w:hyperlink r:id="rId253" w:history="1">
        <w:r w:rsidR="00D93AE1">
          <w:rPr>
            <w:rStyle w:val="Hyperlink"/>
            <w:lang w:eastAsia="x-none"/>
          </w:rPr>
          <w:t>R1-1809008</w:t>
        </w:r>
      </w:hyperlink>
      <w:r w:rsidR="00C828DB" w:rsidRPr="00C828DB">
        <w:rPr>
          <w:lang w:eastAsia="x-none"/>
        </w:rPr>
        <w:tab/>
        <w:t>Maintenance for RSS</w:t>
      </w:r>
      <w:r w:rsidR="00C828DB" w:rsidRPr="00C828DB">
        <w:rPr>
          <w:lang w:eastAsia="x-none"/>
        </w:rPr>
        <w:tab/>
        <w:t>Qualcomm Incorporated</w:t>
      </w:r>
    </w:p>
    <w:p w14:paraId="030A8A36" w14:textId="77777777" w:rsidR="00C828DB" w:rsidRPr="00C828DB" w:rsidRDefault="00C828DB" w:rsidP="00C828DB">
      <w:pPr>
        <w:ind w:left="720" w:hanging="720"/>
        <w:rPr>
          <w:lang w:eastAsia="x-none"/>
        </w:rPr>
      </w:pPr>
    </w:p>
    <w:p w14:paraId="4664E4DA" w14:textId="1A9E5C33" w:rsidR="00C828DB" w:rsidRPr="00EA3783" w:rsidRDefault="001B7BF2" w:rsidP="00C828DB">
      <w:pPr>
        <w:ind w:left="720" w:hanging="720"/>
        <w:rPr>
          <w:b/>
          <w:lang w:eastAsia="x-none"/>
        </w:rPr>
      </w:pPr>
      <w:hyperlink r:id="rId254" w:history="1">
        <w:r w:rsidR="00D93AE1" w:rsidRPr="00EA3783">
          <w:rPr>
            <w:rStyle w:val="Hyperlink"/>
            <w:b/>
            <w:lang w:eastAsia="x-none"/>
          </w:rPr>
          <w:t>R1-1809531</w:t>
        </w:r>
      </w:hyperlink>
      <w:r w:rsidR="00C828DB" w:rsidRPr="00EA3783">
        <w:rPr>
          <w:b/>
          <w:lang w:eastAsia="x-none"/>
        </w:rPr>
        <w:tab/>
        <w:t>Feature summary of 6.1.4.1 Maintenance for Resynchronization signal</w:t>
      </w:r>
      <w:r w:rsidR="00C828DB" w:rsidRPr="00EA3783">
        <w:rPr>
          <w:b/>
          <w:lang w:eastAsia="x-none"/>
        </w:rPr>
        <w:tab/>
        <w:t>Ericsson</w:t>
      </w:r>
    </w:p>
    <w:p w14:paraId="27AC519F" w14:textId="22B54E79" w:rsidR="00C828DB" w:rsidRPr="00EA3783" w:rsidRDefault="001B7BF2" w:rsidP="00C828DB">
      <w:pPr>
        <w:ind w:left="720" w:hanging="720"/>
        <w:rPr>
          <w:b/>
          <w:lang w:eastAsia="x-none"/>
        </w:rPr>
      </w:pPr>
      <w:hyperlink r:id="rId255" w:history="1">
        <w:r w:rsidR="00D93AE1" w:rsidRPr="00EA3783">
          <w:rPr>
            <w:rStyle w:val="Hyperlink"/>
            <w:b/>
            <w:lang w:eastAsia="x-none"/>
          </w:rPr>
          <w:t>R1-1809591</w:t>
        </w:r>
      </w:hyperlink>
      <w:r w:rsidR="00C828DB" w:rsidRPr="00EA3783">
        <w:rPr>
          <w:b/>
          <w:lang w:eastAsia="x-none"/>
        </w:rPr>
        <w:tab/>
        <w:t>Remaining issues for 6.1.4.1 Maintenance for Resynchronization signal</w:t>
      </w:r>
      <w:r w:rsidR="00C828DB" w:rsidRPr="00EA3783">
        <w:rPr>
          <w:b/>
          <w:lang w:eastAsia="x-none"/>
        </w:rPr>
        <w:tab/>
        <w:t>Ericsson</w:t>
      </w:r>
    </w:p>
    <w:p w14:paraId="18C403C0" w14:textId="77777777" w:rsidR="00C828DB" w:rsidRPr="00C828DB" w:rsidRDefault="00C828DB" w:rsidP="00C828DB">
      <w:pPr>
        <w:ind w:left="720" w:hanging="720"/>
        <w:rPr>
          <w:lang w:eastAsia="x-none"/>
        </w:rPr>
      </w:pPr>
    </w:p>
    <w:p w14:paraId="32D09F10" w14:textId="77777777" w:rsidR="00C828DB" w:rsidRPr="00C828DB" w:rsidRDefault="00C828DB" w:rsidP="00C828DB">
      <w:pPr>
        <w:ind w:left="720" w:hanging="720"/>
        <w:rPr>
          <w:lang w:eastAsia="x-none"/>
        </w:rPr>
      </w:pPr>
      <w:r w:rsidRPr="00C828DB">
        <w:rPr>
          <w:highlight w:val="green"/>
          <w:lang w:eastAsia="x-none"/>
        </w:rPr>
        <w:t>Agreement:</w:t>
      </w:r>
    </w:p>
    <w:p w14:paraId="0872F924" w14:textId="77777777" w:rsidR="00C828DB" w:rsidRPr="00C828DB" w:rsidRDefault="00C828DB" w:rsidP="00C828DB">
      <w:pPr>
        <w:ind w:left="720" w:hanging="720"/>
        <w:rPr>
          <w:lang w:eastAsia="x-none"/>
        </w:rPr>
      </w:pPr>
      <w:r w:rsidRPr="00C828DB">
        <w:rPr>
          <w:lang w:eastAsia="x-none"/>
        </w:rPr>
        <w:t>The whole RSS of the subframe is dropped if any RSS PRB pair overlaps with any PSS/SSS/PBCH PRB pair.</w:t>
      </w:r>
    </w:p>
    <w:p w14:paraId="3DCC82C4" w14:textId="77777777" w:rsidR="00C828DB" w:rsidRPr="00C828DB" w:rsidRDefault="00C828DB" w:rsidP="00C828DB">
      <w:pPr>
        <w:ind w:left="720" w:hanging="720"/>
        <w:rPr>
          <w:b/>
          <w:lang w:eastAsia="x-none"/>
        </w:rPr>
      </w:pPr>
    </w:p>
    <w:p w14:paraId="69C164E1" w14:textId="77777777" w:rsidR="00C828DB" w:rsidRPr="00C828DB" w:rsidRDefault="00C828DB" w:rsidP="00C828DB">
      <w:pPr>
        <w:ind w:left="720" w:hanging="720"/>
        <w:rPr>
          <w:lang w:eastAsia="x-none"/>
        </w:rPr>
      </w:pPr>
      <w:r w:rsidRPr="00C828DB">
        <w:rPr>
          <w:highlight w:val="green"/>
          <w:lang w:eastAsia="x-none"/>
        </w:rPr>
        <w:t>Agreement:</w:t>
      </w:r>
    </w:p>
    <w:p w14:paraId="3B47F71C" w14:textId="77777777" w:rsidR="00C828DB" w:rsidRPr="00C828DB" w:rsidRDefault="00C828DB" w:rsidP="00C828DB">
      <w:pPr>
        <w:rPr>
          <w:lang w:eastAsia="x-none"/>
        </w:rPr>
      </w:pPr>
      <w:r w:rsidRPr="00C828DB">
        <w:rPr>
          <w:lang w:eastAsia="x-none"/>
        </w:rPr>
        <w:t>The whole RSS of the subframe is dropped if any RSS PRB pair overlaps with any PRB pair carrying SIB1-BR or other SI.</w:t>
      </w:r>
    </w:p>
    <w:p w14:paraId="52DFD22D" w14:textId="77777777" w:rsidR="00C828DB" w:rsidRPr="00C828DB" w:rsidRDefault="00C828DB" w:rsidP="00C828DB">
      <w:pPr>
        <w:rPr>
          <w:lang w:eastAsia="x-none"/>
        </w:rPr>
      </w:pPr>
    </w:p>
    <w:p w14:paraId="6F8EDC7D" w14:textId="77777777" w:rsidR="00C828DB" w:rsidRPr="00C828DB" w:rsidRDefault="00C828DB" w:rsidP="00C828DB">
      <w:pPr>
        <w:rPr>
          <w:lang w:eastAsia="x-none"/>
        </w:rPr>
      </w:pPr>
      <w:r w:rsidRPr="00C828DB">
        <w:rPr>
          <w:highlight w:val="green"/>
          <w:lang w:eastAsia="x-none"/>
        </w:rPr>
        <w:t>Agreement:</w:t>
      </w:r>
    </w:p>
    <w:p w14:paraId="56ADA6F0" w14:textId="77777777" w:rsidR="00C828DB" w:rsidRPr="00C828DB" w:rsidRDefault="00C828DB" w:rsidP="00C828DB">
      <w:r w:rsidRPr="00C828DB">
        <w:t>A UE may assume that RSS punctures PRB pairs belonging to MPDCCH not associated with a RAR and PRB pairs belonging to PDSCH not addressed by RA-RNTI.</w:t>
      </w:r>
    </w:p>
    <w:p w14:paraId="5EEA2505" w14:textId="77777777" w:rsidR="00C828DB" w:rsidRPr="00C828DB" w:rsidRDefault="00C828DB" w:rsidP="00C828DB">
      <w:pPr>
        <w:rPr>
          <w:lang w:eastAsia="x-none"/>
        </w:rPr>
      </w:pPr>
    </w:p>
    <w:p w14:paraId="579B16DE" w14:textId="77777777" w:rsidR="00C828DB" w:rsidRPr="00C828DB" w:rsidRDefault="00C828DB" w:rsidP="00C828DB">
      <w:pPr>
        <w:rPr>
          <w:lang w:eastAsia="x-none"/>
        </w:rPr>
      </w:pPr>
      <w:r w:rsidRPr="00C828DB">
        <w:rPr>
          <w:highlight w:val="green"/>
          <w:lang w:eastAsia="x-none"/>
        </w:rPr>
        <w:t>Agreement:</w:t>
      </w:r>
    </w:p>
    <w:p w14:paraId="73C92B9F" w14:textId="77777777" w:rsidR="00C828DB" w:rsidRPr="00C828DB" w:rsidRDefault="00C828DB" w:rsidP="00C828DB">
      <w:r w:rsidRPr="00C828DB">
        <w:t>A UE may assume that the whole WUS subframe is dropped if WUS PRB pairs partially or fully overlap with RSS PRB pairs</w:t>
      </w:r>
    </w:p>
    <w:p w14:paraId="079B5EF6" w14:textId="77777777" w:rsidR="00C828DB" w:rsidRPr="00C828DB" w:rsidRDefault="00C828DB" w:rsidP="00C828DB">
      <w:pPr>
        <w:rPr>
          <w:lang w:eastAsia="x-none"/>
        </w:rPr>
      </w:pPr>
    </w:p>
    <w:p w14:paraId="6E96C1EE" w14:textId="04797DA0" w:rsidR="00C828DB" w:rsidRPr="00EA3783" w:rsidRDefault="001B7BF2" w:rsidP="00C828DB">
      <w:pPr>
        <w:rPr>
          <w:b/>
          <w:lang w:eastAsia="x-none"/>
        </w:rPr>
      </w:pPr>
      <w:hyperlink r:id="rId256" w:history="1">
        <w:r w:rsidR="00D93AE1" w:rsidRPr="00EA3783">
          <w:rPr>
            <w:rStyle w:val="Hyperlink"/>
            <w:b/>
            <w:lang w:eastAsia="x-none"/>
          </w:rPr>
          <w:t>R1-1809618</w:t>
        </w:r>
      </w:hyperlink>
      <w:r w:rsidR="00C828DB" w:rsidRPr="00EA3783">
        <w:rPr>
          <w:b/>
          <w:lang w:eastAsia="x-none"/>
        </w:rPr>
        <w:tab/>
        <w:t>Text proposals for 6.1.4.1 Maintenance for Resynchronization signal</w:t>
      </w:r>
      <w:r w:rsidR="00C828DB" w:rsidRPr="00EA3783">
        <w:rPr>
          <w:b/>
          <w:lang w:eastAsia="x-none"/>
        </w:rPr>
        <w:tab/>
        <w:t>Ericsson</w:t>
      </w:r>
    </w:p>
    <w:p w14:paraId="289ABB01" w14:textId="7542FE0E" w:rsidR="00C828DB" w:rsidRPr="00C828DB" w:rsidRDefault="00C828DB" w:rsidP="00C828DB">
      <w:pPr>
        <w:rPr>
          <w:lang w:eastAsia="x-none"/>
        </w:rPr>
      </w:pPr>
      <w:r w:rsidRPr="00C828DB">
        <w:rPr>
          <w:highlight w:val="green"/>
          <w:lang w:eastAsia="x-none"/>
        </w:rPr>
        <w:t xml:space="preserve">The text proposals in </w:t>
      </w:r>
      <w:hyperlink r:id="rId257" w:history="1">
        <w:r w:rsidR="00D93AE1">
          <w:rPr>
            <w:rStyle w:val="Hyperlink"/>
            <w:highlight w:val="green"/>
            <w:lang w:eastAsia="x-none"/>
          </w:rPr>
          <w:t>R1-1809618</w:t>
        </w:r>
      </w:hyperlink>
      <w:r w:rsidRPr="00C828DB">
        <w:rPr>
          <w:highlight w:val="green"/>
          <w:lang w:eastAsia="x-none"/>
        </w:rPr>
        <w:t xml:space="preserve"> are endorsed.</w:t>
      </w:r>
    </w:p>
    <w:p w14:paraId="5304CC6F" w14:textId="77777777" w:rsidR="00C828DB" w:rsidRPr="00C828DB" w:rsidRDefault="00C828DB" w:rsidP="00C828DB">
      <w:pPr>
        <w:pStyle w:val="Heading4"/>
      </w:pPr>
      <w:bookmarkStart w:id="60" w:name="_Toc521704464"/>
      <w:bookmarkStart w:id="61" w:name="_Toc526458849"/>
      <w:r w:rsidRPr="00C828DB">
        <w:t>Maintenance for Early data transmission</w:t>
      </w:r>
      <w:bookmarkEnd w:id="60"/>
      <w:bookmarkEnd w:id="61"/>
    </w:p>
    <w:p w14:paraId="7A23AB91" w14:textId="541A31DF" w:rsidR="00C828DB" w:rsidRPr="00C828DB" w:rsidRDefault="001B7BF2" w:rsidP="00C828DB">
      <w:pPr>
        <w:ind w:left="720" w:hanging="720"/>
        <w:rPr>
          <w:lang w:eastAsia="x-none"/>
        </w:rPr>
      </w:pPr>
      <w:hyperlink r:id="rId258" w:history="1">
        <w:r w:rsidR="00D93AE1">
          <w:rPr>
            <w:rStyle w:val="Hyperlink"/>
            <w:lang w:eastAsia="x-none"/>
          </w:rPr>
          <w:t>R1-1808125</w:t>
        </w:r>
      </w:hyperlink>
      <w:r w:rsidR="00C828DB" w:rsidRPr="00C828DB">
        <w:rPr>
          <w:lang w:eastAsia="x-none"/>
        </w:rPr>
        <w:tab/>
        <w:t>Corrections on EDT for eMTC</w:t>
      </w:r>
      <w:r w:rsidR="00C828DB" w:rsidRPr="00C828DB">
        <w:rPr>
          <w:lang w:eastAsia="x-none"/>
        </w:rPr>
        <w:tab/>
        <w:t>Huawei, HiSilicon</w:t>
      </w:r>
    </w:p>
    <w:p w14:paraId="4579D36F" w14:textId="4559F101" w:rsidR="00C828DB" w:rsidRPr="00C828DB" w:rsidRDefault="001B7BF2" w:rsidP="00C828DB">
      <w:pPr>
        <w:ind w:left="720" w:hanging="720"/>
        <w:rPr>
          <w:lang w:eastAsia="x-none"/>
        </w:rPr>
      </w:pPr>
      <w:hyperlink r:id="rId259" w:history="1">
        <w:r w:rsidR="00D93AE1">
          <w:rPr>
            <w:rStyle w:val="Hyperlink"/>
            <w:lang w:eastAsia="x-none"/>
          </w:rPr>
          <w:t>R1-1808624</w:t>
        </w:r>
      </w:hyperlink>
      <w:r w:rsidR="00C828DB" w:rsidRPr="00C828DB">
        <w:rPr>
          <w:lang w:eastAsia="x-none"/>
        </w:rPr>
        <w:tab/>
        <w:t>Remaining issue for MTC EDT</w:t>
      </w:r>
      <w:r w:rsidR="00C828DB" w:rsidRPr="00C828DB">
        <w:rPr>
          <w:lang w:eastAsia="x-none"/>
        </w:rPr>
        <w:tab/>
        <w:t>ZTE</w:t>
      </w:r>
    </w:p>
    <w:p w14:paraId="6DB1299B" w14:textId="62C11498" w:rsidR="00C828DB" w:rsidRPr="00EA3783" w:rsidRDefault="001B7BF2" w:rsidP="00C828DB">
      <w:pPr>
        <w:ind w:left="720" w:hanging="720"/>
        <w:rPr>
          <w:b/>
          <w:lang w:eastAsia="x-none"/>
        </w:rPr>
      </w:pPr>
      <w:hyperlink r:id="rId260" w:history="1">
        <w:r w:rsidR="00D93AE1" w:rsidRPr="00EA3783">
          <w:rPr>
            <w:rStyle w:val="Hyperlink"/>
            <w:b/>
            <w:lang w:eastAsia="x-none"/>
          </w:rPr>
          <w:t>R1-1808985</w:t>
        </w:r>
      </w:hyperlink>
      <w:r w:rsidR="00C828DB" w:rsidRPr="00EA3783">
        <w:rPr>
          <w:b/>
          <w:lang w:eastAsia="x-none"/>
        </w:rPr>
        <w:tab/>
        <w:t>Maintenance issues for Early data transmission for Rel-15 LTE-MTC</w:t>
      </w:r>
      <w:r w:rsidR="00C828DB" w:rsidRPr="00EA3783">
        <w:rPr>
          <w:b/>
          <w:lang w:eastAsia="x-none"/>
        </w:rPr>
        <w:tab/>
        <w:t>Ericsson</w:t>
      </w:r>
    </w:p>
    <w:p w14:paraId="409608CF" w14:textId="77777777" w:rsidR="00C828DB" w:rsidRPr="00C828DB" w:rsidRDefault="00C828DB" w:rsidP="00C828DB">
      <w:pPr>
        <w:ind w:left="720" w:hanging="720"/>
        <w:rPr>
          <w:lang w:eastAsia="x-none"/>
        </w:rPr>
      </w:pPr>
    </w:p>
    <w:p w14:paraId="56DCBD72" w14:textId="2DFE32EC" w:rsidR="00C828DB" w:rsidRPr="00EA3783" w:rsidRDefault="001B7BF2" w:rsidP="00C828DB">
      <w:pPr>
        <w:ind w:left="720" w:hanging="720"/>
        <w:rPr>
          <w:b/>
          <w:lang w:eastAsia="x-none"/>
        </w:rPr>
      </w:pPr>
      <w:hyperlink r:id="rId261" w:history="1">
        <w:r w:rsidR="00D93AE1" w:rsidRPr="00EA3783">
          <w:rPr>
            <w:rStyle w:val="Hyperlink"/>
            <w:b/>
            <w:lang w:eastAsia="x-none"/>
          </w:rPr>
          <w:t>R1-1809565</w:t>
        </w:r>
      </w:hyperlink>
      <w:r w:rsidR="00C828DB" w:rsidRPr="00EA3783">
        <w:rPr>
          <w:b/>
          <w:lang w:eastAsia="x-none"/>
        </w:rPr>
        <w:tab/>
        <w:t>Feature lead summary of Maintenance for Early data transmission in eMTC</w:t>
      </w:r>
      <w:r w:rsidR="00C828DB" w:rsidRPr="00EA3783">
        <w:rPr>
          <w:b/>
          <w:lang w:eastAsia="x-none"/>
        </w:rPr>
        <w:tab/>
        <w:t>Huawei</w:t>
      </w:r>
    </w:p>
    <w:p w14:paraId="328A59A8" w14:textId="77777777" w:rsidR="00EA3783" w:rsidRDefault="00EA3783" w:rsidP="00C828DB">
      <w:pPr>
        <w:ind w:left="720" w:hanging="720"/>
        <w:rPr>
          <w:highlight w:val="green"/>
          <w:lang w:eastAsia="x-none"/>
        </w:rPr>
      </w:pPr>
    </w:p>
    <w:p w14:paraId="6D5CACDB" w14:textId="0AF6A0FA" w:rsidR="00C828DB" w:rsidRPr="00C828DB" w:rsidRDefault="00C828DB" w:rsidP="00C828DB">
      <w:pPr>
        <w:ind w:left="720" w:hanging="720"/>
        <w:rPr>
          <w:lang w:eastAsia="x-none"/>
        </w:rPr>
      </w:pPr>
      <w:r w:rsidRPr="00C828DB">
        <w:rPr>
          <w:highlight w:val="green"/>
          <w:lang w:eastAsia="x-none"/>
        </w:rPr>
        <w:t>Agreement:</w:t>
      </w:r>
    </w:p>
    <w:p w14:paraId="176043B9" w14:textId="77777777" w:rsidR="00C828DB" w:rsidRPr="00C828DB" w:rsidRDefault="00C828DB" w:rsidP="00C828DB">
      <w:pPr>
        <w:rPr>
          <w:lang w:eastAsia="x-none"/>
        </w:rPr>
      </w:pPr>
      <w:r w:rsidRPr="00C828DB">
        <w:rPr>
          <w:lang w:eastAsia="x-none"/>
        </w:rPr>
        <w:t>In 36.213, specify the number of PUSCH repetition for EDT Msg3 retransmissions, similarly as done in 36.213 for NB-IoT</w:t>
      </w:r>
    </w:p>
    <w:p w14:paraId="66A73A1A" w14:textId="77777777" w:rsidR="00EA3783" w:rsidRDefault="00EA3783" w:rsidP="00C828DB">
      <w:pPr>
        <w:rPr>
          <w:b/>
          <w:lang w:eastAsia="x-none"/>
        </w:rPr>
      </w:pPr>
    </w:p>
    <w:p w14:paraId="6312D4EA" w14:textId="79865383" w:rsidR="00C828DB" w:rsidRPr="00EA3783" w:rsidRDefault="001B7BF2" w:rsidP="00EA3783">
      <w:pPr>
        <w:rPr>
          <w:rFonts w:ascii="Times New Roman" w:hAnsi="Times New Roman"/>
          <w:b/>
          <w:szCs w:val="20"/>
          <w:lang w:eastAsia="x-none"/>
        </w:rPr>
      </w:pPr>
      <w:hyperlink r:id="rId262" w:history="1">
        <w:r w:rsidR="00D93AE1" w:rsidRPr="00EA3783">
          <w:rPr>
            <w:rStyle w:val="Hyperlink"/>
            <w:rFonts w:ascii="Times New Roman" w:hAnsi="Times New Roman"/>
            <w:b/>
            <w:szCs w:val="20"/>
            <w:lang w:eastAsia="x-none"/>
          </w:rPr>
          <w:t>R1-1809645</w:t>
        </w:r>
      </w:hyperlink>
      <w:r w:rsidR="00C828DB" w:rsidRPr="00EA3783">
        <w:rPr>
          <w:rFonts w:ascii="Times New Roman" w:hAnsi="Times New Roman"/>
          <w:b/>
          <w:szCs w:val="20"/>
          <w:lang w:eastAsia="x-none"/>
        </w:rPr>
        <w:tab/>
        <w:t>Updated feature lead summary of Maintenance for Early data transmission in eMTC</w:t>
      </w:r>
      <w:r w:rsidR="00C828DB" w:rsidRPr="00EA3783">
        <w:rPr>
          <w:rFonts w:ascii="Times New Roman" w:hAnsi="Times New Roman"/>
          <w:b/>
          <w:szCs w:val="20"/>
          <w:lang w:eastAsia="x-none"/>
        </w:rPr>
        <w:tab/>
        <w:t>Huawei</w:t>
      </w:r>
    </w:p>
    <w:p w14:paraId="647F0480" w14:textId="59C0B97E" w:rsidR="00C828DB" w:rsidRPr="00EA3783" w:rsidRDefault="00C828DB" w:rsidP="00EA3783">
      <w:pPr>
        <w:rPr>
          <w:rFonts w:ascii="Times New Roman" w:hAnsi="Times New Roman"/>
          <w:szCs w:val="20"/>
          <w:lang w:eastAsia="x-none"/>
        </w:rPr>
      </w:pPr>
      <w:r w:rsidRPr="00EA3783">
        <w:rPr>
          <w:rFonts w:ascii="Times New Roman" w:hAnsi="Times New Roman"/>
          <w:szCs w:val="20"/>
          <w:highlight w:val="green"/>
          <w:lang w:eastAsia="x-none"/>
        </w:rPr>
        <w:t xml:space="preserve">The text proposal in Section 3.2 of </w:t>
      </w:r>
      <w:hyperlink r:id="rId263" w:history="1">
        <w:r w:rsidR="00D93AE1" w:rsidRPr="00EA3783">
          <w:rPr>
            <w:rStyle w:val="Hyperlink"/>
            <w:rFonts w:ascii="Times New Roman" w:hAnsi="Times New Roman"/>
            <w:szCs w:val="20"/>
            <w:highlight w:val="green"/>
            <w:lang w:eastAsia="x-none"/>
          </w:rPr>
          <w:t>R1-1809645</w:t>
        </w:r>
      </w:hyperlink>
      <w:r w:rsidRPr="00EA3783">
        <w:rPr>
          <w:rFonts w:ascii="Times New Roman" w:hAnsi="Times New Roman"/>
          <w:szCs w:val="20"/>
          <w:highlight w:val="green"/>
          <w:lang w:eastAsia="x-none"/>
        </w:rPr>
        <w:t xml:space="preserve"> is endorsed with the following modifications</w:t>
      </w:r>
      <w:r w:rsidRPr="00EA3783">
        <w:rPr>
          <w:rFonts w:ascii="Times New Roman" w:hAnsi="Times New Roman"/>
          <w:szCs w:val="20"/>
          <w:lang w:eastAsia="x-none"/>
        </w:rPr>
        <w:t xml:space="preserve"> in both places where the text occurs in the text proposal.</w:t>
      </w:r>
    </w:p>
    <w:p w14:paraId="77DC8720" w14:textId="77777777" w:rsidR="00C828DB" w:rsidRPr="00EA3783" w:rsidRDefault="00C828DB" w:rsidP="00EA3783">
      <w:pPr>
        <w:rPr>
          <w:rFonts w:ascii="Times New Roman" w:hAnsi="Times New Roman"/>
          <w:szCs w:val="20"/>
          <w:lang w:eastAsia="x-none"/>
        </w:rPr>
      </w:pPr>
      <w:ins w:id="62" w:author="Author" w:date="2018-08-22T16:43:00Z">
        <w:r w:rsidRPr="00EA3783">
          <w:rPr>
            <w:rFonts w:ascii="Times New Roman" w:hAnsi="Times New Roman"/>
            <w:szCs w:val="20"/>
          </w:rPr>
          <w:t>“</w:t>
        </w:r>
      </w:ins>
      <w:r w:rsidRPr="00EA3783">
        <w:rPr>
          <w:rFonts w:ascii="Times New Roman" w:hAnsi="Times New Roman"/>
          <w:szCs w:val="20"/>
        </w:rPr>
        <w:t>….</w:t>
      </w:r>
      <w:ins w:id="63" w:author="Author" w:date="2018-08-22T16:43:00Z">
        <w:r w:rsidRPr="00EA3783">
          <w:rPr>
            <w:rFonts w:ascii="Times New Roman" w:hAnsi="Times New Roman"/>
            <w:szCs w:val="20"/>
          </w:rPr>
          <w:t xml:space="preserve">is the </w:t>
        </w:r>
        <w:bookmarkStart w:id="64" w:name="_Hlk522787715"/>
        <w:r w:rsidRPr="00EA3783">
          <w:rPr>
            <w:rFonts w:ascii="Times New Roman" w:hAnsi="Times New Roman"/>
            <w:szCs w:val="20"/>
          </w:rPr>
          <w:t xml:space="preserve">smallest integer multiple of </w:t>
        </w:r>
        <w:r w:rsidRPr="00EA3783">
          <w:rPr>
            <w:rFonts w:ascii="Times New Roman" w:hAnsi="Times New Roman"/>
            <w:i/>
            <w:szCs w:val="20"/>
          </w:rPr>
          <w:t>M</w:t>
        </w:r>
        <w:r w:rsidRPr="00EA3783">
          <w:rPr>
            <w:rFonts w:ascii="Times New Roman" w:hAnsi="Times New Roman"/>
            <w:szCs w:val="20"/>
          </w:rPr>
          <w:t xml:space="preserve"> </w:t>
        </w:r>
        <w:r w:rsidRPr="00EA3783">
          <w:rPr>
            <w:rFonts w:ascii="Times New Roman" w:hAnsi="Times New Roman"/>
            <w:szCs w:val="20"/>
            <w:lang w:eastAsia="ja-JP"/>
          </w:rPr>
          <w:t xml:space="preserve"> that is equal to or larger than</w:t>
        </w:r>
      </w:ins>
      <w:ins w:id="65" w:author="Author" w:date="2018-08-22T16:43:00Z">
        <w:r w:rsidRPr="00EA3783">
          <w:rPr>
            <w:rFonts w:ascii="Times New Roman" w:hAnsi="Times New Roman"/>
            <w:position w:val="-14"/>
            <w:szCs w:val="20"/>
          </w:rPr>
          <w:object w:dxaOrig="2460" w:dyaOrig="340" w14:anchorId="5CAB4C37">
            <v:shape id="_x0000_i1026" type="#_x0000_t75" style="width:124pt;height:16.8pt" o:ole="">
              <v:imagedata r:id="rId264" o:title=""/>
            </v:shape>
            <o:OLEObject Type="Embed" ProgID="Equation.DSMT4" ShapeID="_x0000_i1026" DrawAspect="Content" ObjectID="_1600200785" r:id="rId265"/>
          </w:object>
        </w:r>
      </w:ins>
      <w:ins w:id="66" w:author="Author" w:date="2018-08-22T16:43:00Z">
        <w:r w:rsidRPr="00EA3783">
          <w:rPr>
            <w:rFonts w:ascii="Times New Roman" w:hAnsi="Times New Roman"/>
            <w:szCs w:val="20"/>
          </w:rPr>
          <w:t xml:space="preserve"> where </w:t>
        </w:r>
      </w:ins>
      <w:ins w:id="67" w:author="Author" w:date="2018-08-22T16:43:00Z">
        <w:r w:rsidRPr="00EA3783">
          <w:rPr>
            <w:rFonts w:ascii="Times New Roman" w:hAnsi="Times New Roman"/>
            <w:position w:val="-14"/>
            <w:szCs w:val="20"/>
          </w:rPr>
          <w:object w:dxaOrig="720" w:dyaOrig="340" w14:anchorId="3297CB33">
            <v:shape id="_x0000_i1027" type="#_x0000_t75" style="width:36.8pt;height:16.8pt" o:ole="">
              <v:imagedata r:id="rId266" o:title=""/>
            </v:shape>
            <o:OLEObject Type="Embed" ProgID="Equation.DSMT4" ShapeID="_x0000_i1027" DrawAspect="Content" ObjectID="_1600200786" r:id="rId267"/>
          </w:object>
        </w:r>
      </w:ins>
      <w:ins w:id="68" w:author="Author" w:date="2018-08-22T16:43:00Z">
        <w:r w:rsidRPr="00EA3783">
          <w:rPr>
            <w:rFonts w:ascii="Times New Roman" w:hAnsi="Times New Roman"/>
            <w:szCs w:val="20"/>
          </w:rPr>
          <w:t xml:space="preserve"> is </w:t>
        </w:r>
      </w:ins>
      <w:ins w:id="69" w:author="Author" w:date="2018-08-23T05:51:00Z">
        <w:r w:rsidRPr="00EA3783">
          <w:rPr>
            <w:rFonts w:ascii="Times New Roman" w:hAnsi="Times New Roman"/>
            <w:szCs w:val="20"/>
          </w:rPr>
          <w:t xml:space="preserve">the TBS corresponding to the PUSCH </w:t>
        </w:r>
        <w:del w:id="70" w:author="Ericsson" w:date="2018-08-23T11:32:00Z">
          <w:r w:rsidRPr="00EA3783" w:rsidDel="00291BE9">
            <w:rPr>
              <w:rFonts w:ascii="Times New Roman" w:hAnsi="Times New Roman"/>
              <w:szCs w:val="20"/>
            </w:rPr>
            <w:delText>re</w:delText>
          </w:r>
        </w:del>
        <w:r w:rsidRPr="00EA3783">
          <w:rPr>
            <w:rFonts w:ascii="Times New Roman" w:hAnsi="Times New Roman"/>
            <w:szCs w:val="20"/>
          </w:rPr>
          <w:t>transmission</w:t>
        </w:r>
      </w:ins>
      <w:ins w:id="71" w:author="Ericsson" w:date="2018-08-23T11:32:00Z">
        <w:r w:rsidRPr="00EA3783">
          <w:rPr>
            <w:rFonts w:ascii="Times New Roman" w:hAnsi="Times New Roman"/>
            <w:szCs w:val="20"/>
          </w:rPr>
          <w:t xml:space="preserve"> schedule</w:t>
        </w:r>
      </w:ins>
      <w:ins w:id="72" w:author="Ericsson" w:date="2018-08-23T11:33:00Z">
        <w:r w:rsidRPr="00EA3783">
          <w:rPr>
            <w:rFonts w:ascii="Times New Roman" w:hAnsi="Times New Roman"/>
            <w:szCs w:val="20"/>
          </w:rPr>
          <w:t>d by the Random Access Response Grant</w:t>
        </w:r>
      </w:ins>
      <w:ins w:id="73" w:author="Author" w:date="2018-08-22T16:43:00Z">
        <w:r w:rsidRPr="00EA3783">
          <w:rPr>
            <w:rFonts w:ascii="Times New Roman" w:hAnsi="Times New Roman"/>
            <w:szCs w:val="20"/>
          </w:rPr>
          <w:t xml:space="preserve">, and </w:t>
        </w:r>
      </w:ins>
      <w:ins w:id="74" w:author="Author" w:date="2018-08-22T16:43:00Z">
        <w:r w:rsidRPr="00EA3783">
          <w:rPr>
            <w:rFonts w:ascii="Times New Roman" w:hAnsi="Times New Roman"/>
            <w:position w:val="-14"/>
            <w:szCs w:val="20"/>
          </w:rPr>
          <w:object w:dxaOrig="1020" w:dyaOrig="340" w14:anchorId="045B289D">
            <v:shape id="_x0000_i1028" type="#_x0000_t75" style="width:52pt;height:16.8pt" o:ole="">
              <v:imagedata r:id="rId268" o:title=""/>
            </v:shape>
            <o:OLEObject Type="Embed" ProgID="Equation.DSMT4" ShapeID="_x0000_i1028" DrawAspect="Content" ObjectID="_1600200787" r:id="rId269"/>
          </w:object>
        </w:r>
      </w:ins>
      <w:ins w:id="75" w:author="Author" w:date="2018-08-22T16:43:00Z">
        <w:r w:rsidRPr="00EA3783">
          <w:rPr>
            <w:rFonts w:ascii="Times New Roman" w:hAnsi="Times New Roman"/>
            <w:szCs w:val="20"/>
          </w:rPr>
          <w:t xml:space="preserve"> is the value of </w:t>
        </w:r>
        <w:bookmarkEnd w:id="64"/>
        <w:r w:rsidRPr="00EA3783">
          <w:rPr>
            <w:rFonts w:ascii="Times New Roman" w:hAnsi="Times New Roman"/>
            <w:szCs w:val="20"/>
          </w:rPr>
          <w:t xml:space="preserve">the higher layer parameter </w:t>
        </w:r>
        <w:r w:rsidRPr="00EA3783">
          <w:rPr>
            <w:rFonts w:ascii="Times New Roman" w:hAnsi="Times New Roman"/>
            <w:i/>
            <w:szCs w:val="20"/>
          </w:rPr>
          <w:t>edt-TBS-r15</w:t>
        </w:r>
        <w:r w:rsidRPr="00EA3783">
          <w:rPr>
            <w:rFonts w:ascii="Times New Roman" w:hAnsi="Times New Roman"/>
            <w:szCs w:val="20"/>
          </w:rPr>
          <w:t xml:space="preserve">. </w:t>
        </w:r>
        <w:r w:rsidRPr="00EA3783">
          <w:rPr>
            <w:rFonts w:ascii="Times New Roman" w:hAnsi="Times New Roman"/>
            <w:i/>
            <w:szCs w:val="20"/>
          </w:rPr>
          <w:t>M</w:t>
        </w:r>
        <w:r w:rsidRPr="00EA3783">
          <w:rPr>
            <w:rFonts w:ascii="Times New Roman" w:hAnsi="Times New Roman"/>
            <w:szCs w:val="20"/>
          </w:rPr>
          <w:t xml:space="preserve"> = 4 if </w:t>
        </w:r>
      </w:ins>
      <w:ins w:id="76" w:author="Author" w:date="2018-08-22T16:43:00Z">
        <w:r w:rsidRPr="00EA3783">
          <w:rPr>
            <w:rFonts w:ascii="Times New Roman" w:hAnsi="Times New Roman"/>
            <w:position w:val="-14"/>
            <w:szCs w:val="20"/>
          </w:rPr>
          <w:object w:dxaOrig="560" w:dyaOrig="340" w14:anchorId="3831D4A5">
            <v:shape id="_x0000_i1029" type="#_x0000_t75" style="width:28.8pt;height:16.8pt" o:ole="">
              <v:imagedata r:id="rId270" o:title=""/>
            </v:shape>
            <o:OLEObject Type="Embed" ProgID="Equation.DSMT4" ShapeID="_x0000_i1029" DrawAspect="Content" ObjectID="_1600200788" r:id="rId271"/>
          </w:object>
        </w:r>
      </w:ins>
      <w:ins w:id="77" w:author="Author" w:date="2018-08-22T16:43:00Z">
        <w:r w:rsidRPr="00EA3783">
          <w:rPr>
            <w:rFonts w:ascii="Times New Roman" w:hAnsi="Times New Roman"/>
            <w:szCs w:val="20"/>
          </w:rPr>
          <w:t xml:space="preserve">&gt; 4, </w:t>
        </w:r>
        <w:r w:rsidRPr="00EA3783">
          <w:rPr>
            <w:rFonts w:ascii="Times New Roman" w:hAnsi="Times New Roman"/>
            <w:i/>
            <w:szCs w:val="20"/>
          </w:rPr>
          <w:t>M</w:t>
        </w:r>
        <w:r w:rsidRPr="00EA3783">
          <w:rPr>
            <w:rFonts w:ascii="Times New Roman" w:hAnsi="Times New Roman"/>
            <w:szCs w:val="20"/>
          </w:rPr>
          <w:t xml:space="preserve"> = 1 otherwise</w:t>
        </w:r>
      </w:ins>
      <w:r w:rsidRPr="00EA3783">
        <w:rPr>
          <w:rFonts w:ascii="Times New Roman" w:hAnsi="Times New Roman"/>
          <w:szCs w:val="20"/>
        </w:rPr>
        <w:t>”</w:t>
      </w:r>
    </w:p>
    <w:p w14:paraId="6238D4A7" w14:textId="77777777" w:rsidR="00C828DB" w:rsidRPr="00EA3783" w:rsidRDefault="00C828DB" w:rsidP="00EA3783">
      <w:pPr>
        <w:rPr>
          <w:rFonts w:ascii="Times New Roman" w:hAnsi="Times New Roman"/>
          <w:szCs w:val="20"/>
          <w:lang w:eastAsia="x-none"/>
        </w:rPr>
      </w:pPr>
    </w:p>
    <w:p w14:paraId="3942F897" w14:textId="6209534A" w:rsidR="00C828DB" w:rsidRPr="00EA3783" w:rsidRDefault="00C828DB" w:rsidP="00EA3783">
      <w:pPr>
        <w:rPr>
          <w:rFonts w:ascii="Times New Roman" w:hAnsi="Times New Roman"/>
          <w:szCs w:val="20"/>
          <w:lang w:eastAsia="x-none"/>
        </w:rPr>
      </w:pPr>
      <w:r w:rsidRPr="00EA3783">
        <w:rPr>
          <w:rFonts w:ascii="Times New Roman" w:hAnsi="Times New Roman"/>
          <w:szCs w:val="20"/>
          <w:highlight w:val="green"/>
          <w:lang w:eastAsia="x-none"/>
        </w:rPr>
        <w:t xml:space="preserve">The text proposal in Section 3.5 of </w:t>
      </w:r>
      <w:hyperlink r:id="rId272" w:history="1">
        <w:r w:rsidR="00D93AE1" w:rsidRPr="00EA3783">
          <w:rPr>
            <w:rStyle w:val="Hyperlink"/>
            <w:rFonts w:ascii="Times New Roman" w:hAnsi="Times New Roman"/>
            <w:szCs w:val="20"/>
            <w:highlight w:val="green"/>
            <w:lang w:eastAsia="x-none"/>
          </w:rPr>
          <w:t>R1-1809645</w:t>
        </w:r>
      </w:hyperlink>
      <w:r w:rsidRPr="00EA3783">
        <w:rPr>
          <w:rFonts w:ascii="Times New Roman" w:hAnsi="Times New Roman"/>
          <w:szCs w:val="20"/>
          <w:highlight w:val="green"/>
          <w:lang w:eastAsia="x-none"/>
        </w:rPr>
        <w:t xml:space="preserve"> is endorsed with a modification</w:t>
      </w:r>
      <w:r w:rsidRPr="00EA3783">
        <w:rPr>
          <w:rFonts w:ascii="Times New Roman" w:hAnsi="Times New Roman"/>
          <w:szCs w:val="20"/>
          <w:lang w:eastAsia="x-none"/>
        </w:rPr>
        <w:t xml:space="preserve"> to change “</w:t>
      </w:r>
      <w:ins w:id="78" w:author="Author" w:date="2018-08-23T16:38:00Z">
        <w:r w:rsidRPr="00EA3783">
          <w:rPr>
            <w:rFonts w:ascii="Times New Roman" w:hAnsi="Times New Roman"/>
            <w:szCs w:val="20"/>
            <w:lang w:eastAsia="x-none"/>
          </w:rPr>
          <w:t>is set to</w:t>
        </w:r>
      </w:ins>
      <w:ins w:id="79" w:author="Author" w:date="2018-08-23T16:39:00Z">
        <w:r w:rsidRPr="00EA3783">
          <w:rPr>
            <w:rFonts w:ascii="Times New Roman" w:hAnsi="Times New Roman"/>
            <w:szCs w:val="20"/>
            <w:lang w:eastAsia="x-none"/>
          </w:rPr>
          <w:t>’true’</w:t>
        </w:r>
      </w:ins>
      <w:r w:rsidRPr="00EA3783">
        <w:rPr>
          <w:rFonts w:ascii="Times New Roman" w:hAnsi="Times New Roman"/>
          <w:szCs w:val="20"/>
          <w:lang w:eastAsia="x-none"/>
        </w:rPr>
        <w:t>” to “set to true” in the captions of the two tables.</w:t>
      </w:r>
    </w:p>
    <w:p w14:paraId="59477E3D" w14:textId="77777777" w:rsidR="00C828DB" w:rsidRPr="00EA3783" w:rsidRDefault="00C828DB" w:rsidP="00EA3783">
      <w:pPr>
        <w:rPr>
          <w:rFonts w:ascii="Times New Roman" w:hAnsi="Times New Roman"/>
          <w:szCs w:val="20"/>
          <w:lang w:eastAsia="x-none"/>
        </w:rPr>
      </w:pPr>
    </w:p>
    <w:p w14:paraId="26C2CBA5" w14:textId="77777777" w:rsidR="00C828DB" w:rsidRPr="00EA3783" w:rsidRDefault="00C828DB" w:rsidP="00EA3783">
      <w:pPr>
        <w:rPr>
          <w:rFonts w:ascii="Times New Roman" w:hAnsi="Times New Roman"/>
          <w:szCs w:val="20"/>
          <w:lang w:eastAsia="x-none"/>
        </w:rPr>
      </w:pPr>
      <w:r w:rsidRPr="00EA3783">
        <w:rPr>
          <w:rFonts w:ascii="Times New Roman" w:hAnsi="Times New Roman"/>
          <w:szCs w:val="20"/>
          <w:highlight w:val="green"/>
          <w:lang w:eastAsia="x-none"/>
        </w:rPr>
        <w:t>Agreement:</w:t>
      </w:r>
      <w:r w:rsidRPr="00EA3783">
        <w:rPr>
          <w:rFonts w:ascii="Times New Roman" w:hAnsi="Times New Roman"/>
          <w:szCs w:val="20"/>
          <w:lang w:eastAsia="x-none"/>
        </w:rPr>
        <w:t xml:space="preserve"> </w:t>
      </w:r>
    </w:p>
    <w:p w14:paraId="1A0B387C" w14:textId="77777777" w:rsidR="00C828DB" w:rsidRPr="00EA3783" w:rsidRDefault="00C828DB" w:rsidP="00EA3783">
      <w:pPr>
        <w:rPr>
          <w:rFonts w:ascii="Times New Roman" w:hAnsi="Times New Roman"/>
          <w:szCs w:val="20"/>
          <w:lang w:eastAsia="x-none"/>
        </w:rPr>
      </w:pPr>
      <w:r w:rsidRPr="00EA3783">
        <w:rPr>
          <w:rFonts w:ascii="Times New Roman" w:hAnsi="Times New Roman"/>
          <w:szCs w:val="20"/>
          <w:lang w:eastAsia="x-none"/>
        </w:rPr>
        <w:t>The following text proposal is agreed:</w:t>
      </w:r>
    </w:p>
    <w:p w14:paraId="3B82A1B9" w14:textId="25F99820" w:rsidR="00C828DB" w:rsidRPr="00EA3783" w:rsidRDefault="00C828DB" w:rsidP="00EA3783">
      <w:pPr>
        <w:ind w:left="720" w:hanging="720"/>
        <w:rPr>
          <w:rFonts w:ascii="Times New Roman" w:hAnsi="Times New Roman"/>
          <w:szCs w:val="20"/>
        </w:rPr>
      </w:pPr>
      <w:r w:rsidRPr="00EA3783">
        <w:rPr>
          <w:rFonts w:ascii="Times New Roman" w:hAnsi="Times New Roman"/>
          <w:szCs w:val="20"/>
        </w:rPr>
        <w:t>-----------</w:t>
      </w:r>
      <w:r w:rsidR="00EA3783">
        <w:rPr>
          <w:rFonts w:ascii="Times New Roman" w:hAnsi="Times New Roman"/>
          <w:szCs w:val="20"/>
        </w:rPr>
        <w:t xml:space="preserve">------------------------- </w:t>
      </w:r>
      <w:r w:rsidRPr="00EA3783">
        <w:rPr>
          <w:rFonts w:ascii="Times New Roman" w:hAnsi="Times New Roman"/>
          <w:szCs w:val="20"/>
        </w:rPr>
        <w:t xml:space="preserve">Start of Text proposal--------------------- </w:t>
      </w:r>
    </w:p>
    <w:p w14:paraId="1D830449" w14:textId="61125B0E" w:rsidR="00C828DB" w:rsidRPr="00EA3783" w:rsidRDefault="00C828DB" w:rsidP="00EA3783">
      <w:pPr>
        <w:ind w:left="720" w:hanging="720"/>
        <w:rPr>
          <w:rFonts w:ascii="Times New Roman" w:hAnsi="Times New Roman"/>
          <w:b/>
          <w:szCs w:val="20"/>
          <w:lang w:eastAsia="en-GB"/>
        </w:rPr>
      </w:pPr>
      <w:r w:rsidRPr="00EA3783">
        <w:rPr>
          <w:rFonts w:ascii="Times New Roman" w:hAnsi="Times New Roman"/>
          <w:b/>
          <w:szCs w:val="20"/>
          <w:lang w:eastAsia="en-GB"/>
        </w:rPr>
        <w:t>6.2 Random Access Response Grant</w:t>
      </w:r>
    </w:p>
    <w:p w14:paraId="46482256" w14:textId="77777777" w:rsidR="00C828DB" w:rsidRPr="00EA3783" w:rsidRDefault="00C828DB" w:rsidP="00FD2787">
      <w:pPr>
        <w:numPr>
          <w:ilvl w:val="0"/>
          <w:numId w:val="207"/>
        </w:numPr>
        <w:spacing w:line="280" w:lineRule="atLeast"/>
        <w:ind w:left="0" w:firstLine="0"/>
        <w:jc w:val="both"/>
        <w:rPr>
          <w:rFonts w:ascii="Times New Roman" w:eastAsia="SimSun" w:hAnsi="Times New Roman"/>
          <w:szCs w:val="20"/>
          <w:lang w:eastAsia="zh-CN"/>
        </w:rPr>
      </w:pPr>
      <w:r w:rsidRPr="00EA3783">
        <w:rPr>
          <w:rFonts w:ascii="Times New Roman" w:eastAsia="SimSun" w:hAnsi="Times New Roman"/>
          <w:szCs w:val="20"/>
          <w:lang w:eastAsia="zh-CN"/>
        </w:rPr>
        <w:t>&lt;unchanged part&gt;</w:t>
      </w:r>
    </w:p>
    <w:p w14:paraId="585A1176" w14:textId="77777777" w:rsidR="00C828DB" w:rsidRPr="00EA3783" w:rsidRDefault="00C828DB" w:rsidP="00EA3783">
      <w:pPr>
        <w:ind w:left="568" w:hanging="284"/>
        <w:rPr>
          <w:rFonts w:ascii="Times New Roman" w:eastAsia="MS Mincho" w:hAnsi="Times New Roman"/>
          <w:szCs w:val="20"/>
          <w:lang w:eastAsia="zh-CN"/>
        </w:rPr>
      </w:pPr>
      <w:r w:rsidRPr="00EA3783">
        <w:rPr>
          <w:rFonts w:ascii="Times New Roman" w:eastAsia="MS Mincho" w:hAnsi="Times New Roman"/>
          <w:szCs w:val="20"/>
        </w:rPr>
        <w:t>The repetition number field in the random access response grant configured by higher layers indicates the repetition level (</w:t>
      </w:r>
      <w:r w:rsidRPr="00EA3783">
        <w:rPr>
          <w:rFonts w:ascii="Times New Roman" w:eastAsia="MS Mincho" w:hAnsi="Times New Roman"/>
          <w:position w:val="-14"/>
          <w:szCs w:val="20"/>
        </w:rPr>
        <w:object w:dxaOrig="560" w:dyaOrig="340" w14:anchorId="6AB78DF6">
          <v:shape id="_x0000_i1030" type="#_x0000_t75" style="width:28.8pt;height:16.8pt" o:ole="">
            <v:imagedata r:id="rId270" o:title=""/>
          </v:shape>
          <o:OLEObject Type="Embed" ProgID="Equation.DSMT4" ShapeID="_x0000_i1030" DrawAspect="Content" ObjectID="_1600200789" r:id="rId273"/>
        </w:object>
      </w:r>
      <w:r w:rsidRPr="00EA3783">
        <w:rPr>
          <w:rFonts w:ascii="Times New Roman" w:eastAsia="MS Mincho" w:hAnsi="Times New Roman"/>
          <w:szCs w:val="20"/>
        </w:rPr>
        <w:t>) for the initial transmission of Msg3 PUSCH as given in Table 6.2-C for CEmodeA and Table 6.2-D for CEmodeB</w:t>
      </w:r>
      <w:r w:rsidRPr="00EA3783">
        <w:rPr>
          <w:rFonts w:ascii="Times New Roman" w:eastAsia="MS Mincho" w:hAnsi="Times New Roman"/>
          <w:szCs w:val="20"/>
          <w:lang w:eastAsia="zh-CN"/>
        </w:rPr>
        <w:t xml:space="preserve">, where </w:t>
      </w:r>
    </w:p>
    <w:p w14:paraId="125CBC01" w14:textId="6EB4B748" w:rsidR="00C828DB" w:rsidRPr="00EA3783" w:rsidRDefault="00C828DB" w:rsidP="00EA3783">
      <w:pPr>
        <w:ind w:left="851" w:hanging="284"/>
        <w:rPr>
          <w:rFonts w:ascii="Times New Roman" w:eastAsia="MS Mincho" w:hAnsi="Times New Roman"/>
          <w:noProof/>
          <w:szCs w:val="20"/>
          <w:lang w:eastAsia="zh-CN"/>
        </w:rPr>
      </w:pPr>
      <w:r w:rsidRPr="00EA3783">
        <w:rPr>
          <w:rFonts w:ascii="Times New Roman" w:eastAsia="MS Mincho" w:hAnsi="Times New Roman"/>
          <w:szCs w:val="20"/>
        </w:rPr>
        <w:t>-</w:t>
      </w:r>
      <w:r w:rsidRPr="00EA3783">
        <w:rPr>
          <w:rFonts w:ascii="Times New Roman" w:eastAsia="MS Mincho" w:hAnsi="Times New Roman"/>
          <w:szCs w:val="20"/>
        </w:rPr>
        <w:tab/>
      </w:r>
      <w:r w:rsidRPr="00EA3783">
        <w:rPr>
          <w:rFonts w:ascii="Times New Roman" w:eastAsia="MS Mincho" w:hAnsi="Times New Roman"/>
          <w:noProof/>
          <w:position w:val="-4"/>
          <w:szCs w:val="20"/>
          <w:lang w:eastAsia="en-GB"/>
        </w:rPr>
        <w:drawing>
          <wp:inline distT="0" distB="0" distL="0" distR="0" wp14:anchorId="1ECE1646" wp14:editId="3CC50DF1">
            <wp:extent cx="175260" cy="1524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274" cstate="print">
                      <a:extLst>
                        <a:ext uri="{28A0092B-C50C-407E-A947-70E740481C1C}">
                          <a14:useLocalDpi xmlns:a14="http://schemas.microsoft.com/office/drawing/2010/main" val="0"/>
                        </a:ext>
                      </a:extLst>
                    </a:blip>
                    <a:srcRect/>
                    <a:stretch>
                      <a:fillRect/>
                    </a:stretch>
                  </pic:blipFill>
                  <pic:spPr bwMode="auto">
                    <a:xfrm>
                      <a:off x="0" y="0"/>
                      <a:ext cx="175260" cy="152400"/>
                    </a:xfrm>
                    <a:prstGeom prst="rect">
                      <a:avLst/>
                    </a:prstGeom>
                    <a:noFill/>
                    <a:ln>
                      <a:noFill/>
                    </a:ln>
                  </pic:spPr>
                </pic:pic>
              </a:graphicData>
            </a:graphic>
          </wp:inline>
        </w:drawing>
      </w:r>
      <w:r w:rsidRPr="00EA3783">
        <w:rPr>
          <w:rFonts w:ascii="Times New Roman" w:eastAsia="MS Mincho" w:hAnsi="Times New Roman"/>
          <w:szCs w:val="20"/>
          <w:lang w:eastAsia="zh-CN"/>
        </w:rPr>
        <w:t xml:space="preserve"> is </w:t>
      </w:r>
      <w:r w:rsidRPr="00EA3783">
        <w:rPr>
          <w:rFonts w:ascii="Times New Roman" w:eastAsia="MS Mincho" w:hAnsi="Times New Roman"/>
          <w:szCs w:val="20"/>
        </w:rPr>
        <w:t>determined by higher layer parameter</w:t>
      </w:r>
      <w:r w:rsidRPr="00EA3783">
        <w:rPr>
          <w:rFonts w:ascii="Times New Roman" w:eastAsia="MS Mincho" w:hAnsi="Times New Roman"/>
          <w:szCs w:val="20"/>
          <w:lang w:eastAsia="zh-CN"/>
        </w:rPr>
        <w:t xml:space="preserve"> </w:t>
      </w:r>
      <w:r w:rsidRPr="00EA3783">
        <w:rPr>
          <w:rFonts w:ascii="Times New Roman" w:eastAsia="MS Mincho" w:hAnsi="Times New Roman"/>
          <w:i/>
          <w:szCs w:val="20"/>
          <w:lang w:val="en-US"/>
        </w:rPr>
        <w:t>pusch-maxNumRepetitionCEmodeA-r13</w:t>
      </w:r>
      <w:r w:rsidRPr="00EA3783">
        <w:rPr>
          <w:rFonts w:ascii="Times New Roman" w:eastAsia="MS Mincho" w:hAnsi="Times New Roman"/>
          <w:noProof/>
          <w:szCs w:val="20"/>
          <w:lang w:val="en-US" w:eastAsia="zh-CN"/>
        </w:rPr>
        <w:t xml:space="preserve"> if it is signaled, otherwise </w:t>
      </w:r>
      <w:r w:rsidRPr="00EA3783">
        <w:rPr>
          <w:rFonts w:ascii="Times New Roman" w:eastAsia="MS Mincho" w:hAnsi="Times New Roman"/>
          <w:noProof/>
          <w:position w:val="-4"/>
          <w:szCs w:val="20"/>
          <w:lang w:eastAsia="en-GB"/>
        </w:rPr>
        <w:drawing>
          <wp:inline distT="0" distB="0" distL="0" distR="0" wp14:anchorId="6339313A" wp14:editId="53C327DF">
            <wp:extent cx="175260" cy="1524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274" cstate="print">
                      <a:extLst>
                        <a:ext uri="{28A0092B-C50C-407E-A947-70E740481C1C}">
                          <a14:useLocalDpi xmlns:a14="http://schemas.microsoft.com/office/drawing/2010/main" val="0"/>
                        </a:ext>
                      </a:extLst>
                    </a:blip>
                    <a:srcRect/>
                    <a:stretch>
                      <a:fillRect/>
                    </a:stretch>
                  </pic:blipFill>
                  <pic:spPr bwMode="auto">
                    <a:xfrm>
                      <a:off x="0" y="0"/>
                      <a:ext cx="175260" cy="152400"/>
                    </a:xfrm>
                    <a:prstGeom prst="rect">
                      <a:avLst/>
                    </a:prstGeom>
                    <a:noFill/>
                    <a:ln>
                      <a:noFill/>
                    </a:ln>
                  </pic:spPr>
                </pic:pic>
              </a:graphicData>
            </a:graphic>
          </wp:inline>
        </w:drawing>
      </w:r>
      <w:r w:rsidRPr="00EA3783">
        <w:rPr>
          <w:rFonts w:ascii="Times New Roman" w:eastAsia="MS Mincho" w:hAnsi="Times New Roman"/>
          <w:szCs w:val="20"/>
        </w:rPr>
        <w:t xml:space="preserve"> </w:t>
      </w:r>
      <w:r w:rsidRPr="00EA3783">
        <w:rPr>
          <w:rFonts w:ascii="Times New Roman" w:eastAsia="MS Mincho" w:hAnsi="Times New Roman"/>
          <w:noProof/>
          <w:szCs w:val="20"/>
          <w:lang w:val="en-US" w:eastAsia="zh-CN"/>
        </w:rPr>
        <w:t>= 8</w:t>
      </w:r>
      <w:r w:rsidRPr="00EA3783">
        <w:rPr>
          <w:rFonts w:ascii="Times New Roman" w:eastAsia="MS Mincho" w:hAnsi="Times New Roman"/>
          <w:szCs w:val="20"/>
          <w:lang w:val="en-US" w:eastAsia="zh-CN"/>
        </w:rPr>
        <w:t>,</w:t>
      </w:r>
      <w:r w:rsidRPr="00EA3783">
        <w:rPr>
          <w:rFonts w:ascii="Times New Roman" w:eastAsia="MS Mincho" w:hAnsi="Times New Roman"/>
          <w:noProof/>
          <w:szCs w:val="20"/>
          <w:lang w:eastAsia="zh-CN"/>
        </w:rPr>
        <w:t xml:space="preserve"> </w:t>
      </w:r>
    </w:p>
    <w:p w14:paraId="0AA52791" w14:textId="4F004DD2" w:rsidR="00C828DB" w:rsidRPr="00EA3783" w:rsidRDefault="00C828DB" w:rsidP="00EA3783">
      <w:pPr>
        <w:ind w:left="851" w:hanging="284"/>
        <w:rPr>
          <w:rFonts w:ascii="Times New Roman" w:eastAsia="MS Mincho" w:hAnsi="Times New Roman"/>
          <w:szCs w:val="20"/>
        </w:rPr>
      </w:pPr>
      <w:r w:rsidRPr="00EA3783">
        <w:rPr>
          <w:rFonts w:ascii="Times New Roman" w:eastAsia="MS Mincho" w:hAnsi="Times New Roman"/>
          <w:szCs w:val="20"/>
        </w:rPr>
        <w:t>-</w:t>
      </w:r>
      <w:r w:rsidRPr="00EA3783">
        <w:rPr>
          <w:rFonts w:ascii="Times New Roman" w:eastAsia="MS Mincho" w:hAnsi="Times New Roman"/>
          <w:szCs w:val="20"/>
        </w:rPr>
        <w:tab/>
      </w:r>
      <w:r w:rsidRPr="00EA3783">
        <w:rPr>
          <w:rFonts w:ascii="Times New Roman" w:eastAsia="MS Mincho" w:hAnsi="Times New Roman"/>
          <w:noProof/>
          <w:position w:val="-4"/>
          <w:szCs w:val="20"/>
          <w:lang w:eastAsia="en-GB"/>
        </w:rPr>
        <w:drawing>
          <wp:inline distT="0" distB="0" distL="0" distR="0" wp14:anchorId="242267F2" wp14:editId="3E90AB16">
            <wp:extent cx="198120" cy="1524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275" cstate="print">
                      <a:extLst>
                        <a:ext uri="{28A0092B-C50C-407E-A947-70E740481C1C}">
                          <a14:useLocalDpi xmlns:a14="http://schemas.microsoft.com/office/drawing/2010/main" val="0"/>
                        </a:ext>
                      </a:extLst>
                    </a:blip>
                    <a:srcRect/>
                    <a:stretch>
                      <a:fillRect/>
                    </a:stretch>
                  </pic:blipFill>
                  <pic:spPr bwMode="auto">
                    <a:xfrm>
                      <a:off x="0" y="0"/>
                      <a:ext cx="198120" cy="152400"/>
                    </a:xfrm>
                    <a:prstGeom prst="rect">
                      <a:avLst/>
                    </a:prstGeom>
                    <a:noFill/>
                    <a:ln>
                      <a:noFill/>
                    </a:ln>
                  </pic:spPr>
                </pic:pic>
              </a:graphicData>
            </a:graphic>
          </wp:inline>
        </w:drawing>
      </w:r>
      <w:r w:rsidRPr="00EA3783">
        <w:rPr>
          <w:rFonts w:ascii="Times New Roman" w:eastAsia="MS Mincho" w:hAnsi="Times New Roman"/>
          <w:szCs w:val="20"/>
          <w:lang w:eastAsia="zh-CN"/>
        </w:rPr>
        <w:t xml:space="preserve"> is </w:t>
      </w:r>
      <w:r w:rsidRPr="00EA3783">
        <w:rPr>
          <w:rFonts w:ascii="Times New Roman" w:eastAsia="MS Mincho" w:hAnsi="Times New Roman"/>
          <w:szCs w:val="20"/>
        </w:rPr>
        <w:t>determined by higher layer parameter</w:t>
      </w:r>
      <w:r w:rsidRPr="00EA3783">
        <w:rPr>
          <w:rFonts w:ascii="Times New Roman" w:eastAsia="MS Mincho" w:hAnsi="Times New Roman"/>
          <w:szCs w:val="20"/>
          <w:lang w:eastAsia="zh-CN"/>
        </w:rPr>
        <w:t xml:space="preserve"> </w:t>
      </w:r>
      <w:r w:rsidRPr="00EA3783">
        <w:rPr>
          <w:rFonts w:ascii="Times New Roman" w:eastAsia="MS Mincho" w:hAnsi="Times New Roman"/>
          <w:i/>
          <w:noProof/>
          <w:szCs w:val="20"/>
          <w:lang w:eastAsia="zh-CN"/>
        </w:rPr>
        <w:t>pusch-maxNumRepetitionCEmodeB-r13</w:t>
      </w:r>
      <w:r w:rsidRPr="00EA3783">
        <w:rPr>
          <w:rFonts w:ascii="Times New Roman" w:eastAsia="MS Mincho" w:hAnsi="Times New Roman"/>
          <w:noProof/>
          <w:szCs w:val="20"/>
          <w:lang w:eastAsia="zh-CN"/>
        </w:rPr>
        <w:t xml:space="preserve"> if it is signaled, otherwise </w:t>
      </w:r>
      <w:r w:rsidRPr="00EA3783">
        <w:rPr>
          <w:rFonts w:ascii="Times New Roman" w:eastAsia="MS Mincho" w:hAnsi="Times New Roman"/>
          <w:noProof/>
          <w:position w:val="-4"/>
          <w:szCs w:val="20"/>
          <w:lang w:eastAsia="en-GB"/>
        </w:rPr>
        <w:drawing>
          <wp:inline distT="0" distB="0" distL="0" distR="0" wp14:anchorId="56FA7BA4" wp14:editId="061D85AC">
            <wp:extent cx="198120" cy="1524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275" cstate="print">
                      <a:extLst>
                        <a:ext uri="{28A0092B-C50C-407E-A947-70E740481C1C}">
                          <a14:useLocalDpi xmlns:a14="http://schemas.microsoft.com/office/drawing/2010/main" val="0"/>
                        </a:ext>
                      </a:extLst>
                    </a:blip>
                    <a:srcRect/>
                    <a:stretch>
                      <a:fillRect/>
                    </a:stretch>
                  </pic:blipFill>
                  <pic:spPr bwMode="auto">
                    <a:xfrm>
                      <a:off x="0" y="0"/>
                      <a:ext cx="198120" cy="152400"/>
                    </a:xfrm>
                    <a:prstGeom prst="rect">
                      <a:avLst/>
                    </a:prstGeom>
                    <a:noFill/>
                    <a:ln>
                      <a:noFill/>
                    </a:ln>
                  </pic:spPr>
                </pic:pic>
              </a:graphicData>
            </a:graphic>
          </wp:inline>
        </w:drawing>
      </w:r>
      <w:r w:rsidRPr="00EA3783">
        <w:rPr>
          <w:rFonts w:ascii="Times New Roman" w:eastAsia="MS Mincho" w:hAnsi="Times New Roman"/>
          <w:noProof/>
          <w:szCs w:val="20"/>
          <w:lang w:eastAsia="zh-CN"/>
        </w:rPr>
        <w:t xml:space="preserve"> = 512</w:t>
      </w:r>
      <w:r w:rsidRPr="00EA3783">
        <w:rPr>
          <w:rFonts w:ascii="Times New Roman" w:eastAsia="MS Mincho" w:hAnsi="Times New Roman"/>
          <w:szCs w:val="20"/>
        </w:rPr>
        <w:t xml:space="preserve">. </w:t>
      </w:r>
    </w:p>
    <w:p w14:paraId="7CEB97CD" w14:textId="77777777" w:rsidR="00C828DB" w:rsidRPr="00EA3783" w:rsidRDefault="00C828DB" w:rsidP="00FD2787">
      <w:pPr>
        <w:numPr>
          <w:ilvl w:val="0"/>
          <w:numId w:val="208"/>
        </w:numPr>
        <w:overflowPunct w:val="0"/>
        <w:autoSpaceDE w:val="0"/>
        <w:autoSpaceDN w:val="0"/>
        <w:adjustRightInd w:val="0"/>
        <w:ind w:left="567"/>
        <w:rPr>
          <w:rFonts w:ascii="Times New Roman" w:eastAsia="MS Mincho" w:hAnsi="Times New Roman"/>
          <w:szCs w:val="20"/>
        </w:rPr>
      </w:pPr>
      <w:ins w:id="80" w:author="方惠英00017566" w:date="2018-08-04T22:21:00Z">
        <w:r w:rsidRPr="00EA3783">
          <w:rPr>
            <w:rFonts w:ascii="Times New Roman" w:eastAsia="MS Mincho" w:hAnsi="Times New Roman"/>
            <w:szCs w:val="20"/>
          </w:rPr>
          <w:t>I</w:t>
        </w:r>
      </w:ins>
      <w:r w:rsidRPr="00EA3783">
        <w:rPr>
          <w:rFonts w:ascii="Times New Roman" w:eastAsia="MS Mincho" w:hAnsi="Times New Roman"/>
          <w:szCs w:val="20"/>
        </w:rPr>
        <w:t xml:space="preserve">f the higher layers indicate EDT to the physical layer as defined in [8] and if the UE is configured with higher layer parameter </w:t>
      </w:r>
      <w:r w:rsidRPr="00EA3783">
        <w:rPr>
          <w:rFonts w:ascii="Times New Roman" w:eastAsia="MS Mincho" w:hAnsi="Times New Roman"/>
          <w:i/>
          <w:szCs w:val="20"/>
        </w:rPr>
        <w:t>edt-smallTBS-Enabled-r15</w:t>
      </w:r>
      <w:r w:rsidRPr="00EA3783">
        <w:rPr>
          <w:rFonts w:ascii="Times New Roman" w:eastAsia="MS Mincho" w:hAnsi="Times New Roman"/>
          <w:szCs w:val="20"/>
        </w:rPr>
        <w:t xml:space="preserve">, the repetition </w:t>
      </w:r>
      <w:del w:id="81" w:author="方惠英00017566" w:date="2018-08-04T22:21:00Z">
        <w:r w:rsidRPr="00EA3783" w:rsidDel="00C177B3">
          <w:rPr>
            <w:rFonts w:ascii="Times New Roman" w:eastAsia="MS Mincho" w:hAnsi="Times New Roman"/>
            <w:szCs w:val="20"/>
          </w:rPr>
          <w:delText xml:space="preserve">level </w:delText>
        </w:r>
      </w:del>
      <w:ins w:id="82" w:author="方惠英00017566" w:date="2018-08-04T22:21:00Z">
        <w:r w:rsidRPr="00EA3783">
          <w:rPr>
            <w:rFonts w:ascii="Times New Roman" w:eastAsia="MS Mincho" w:hAnsi="Times New Roman"/>
            <w:szCs w:val="20"/>
          </w:rPr>
          <w:t xml:space="preserve">number </w:t>
        </w:r>
      </w:ins>
      <w:r w:rsidRPr="00EA3783">
        <w:rPr>
          <w:rFonts w:ascii="Times New Roman" w:eastAsia="MS Mincho" w:hAnsi="Times New Roman"/>
          <w:szCs w:val="20"/>
        </w:rPr>
        <w:t xml:space="preserve">for the initial transmission of Msg3 PUSCH is the smallest </w:t>
      </w:r>
      <w:del w:id="83" w:author="方惠英00017566" w:date="2018-08-04T22:21:00Z">
        <w:r w:rsidRPr="00EA3783" w:rsidDel="00C177B3">
          <w:rPr>
            <w:rFonts w:ascii="Times New Roman" w:eastAsia="MS Mincho" w:hAnsi="Times New Roman"/>
            <w:szCs w:val="20"/>
          </w:rPr>
          <w:delText xml:space="preserve">value </w:delText>
        </w:r>
      </w:del>
      <w:ins w:id="84" w:author="方惠英00017566" w:date="2018-08-04T22:21:00Z">
        <w:r w:rsidRPr="00EA3783">
          <w:rPr>
            <w:rFonts w:ascii="Times New Roman" w:eastAsia="MS Mincho" w:hAnsi="Times New Roman"/>
            <w:szCs w:val="20"/>
          </w:rPr>
          <w:t xml:space="preserve">integer </w:t>
        </w:r>
      </w:ins>
      <w:ins w:id="85" w:author="Ericsson" w:date="2018-08-20T18:29:00Z">
        <w:r w:rsidRPr="00EA3783">
          <w:rPr>
            <w:rFonts w:ascii="Times New Roman" w:eastAsia="MS Mincho" w:hAnsi="Times New Roman"/>
            <w:szCs w:val="20"/>
          </w:rPr>
          <w:t xml:space="preserve">multiple </w:t>
        </w:r>
      </w:ins>
      <w:ins w:id="86" w:author="方惠英00017566" w:date="2018-08-04T22:21:00Z">
        <w:r w:rsidRPr="00EA3783">
          <w:rPr>
            <w:rFonts w:ascii="Times New Roman" w:eastAsia="MS Mincho" w:hAnsi="Times New Roman"/>
            <w:szCs w:val="20"/>
          </w:rPr>
          <w:t xml:space="preserve">of </w:t>
        </w:r>
      </w:ins>
      <w:ins w:id="87" w:author="方惠英00017566" w:date="2018-08-04T22:31:00Z">
        <w:r w:rsidRPr="00EA3783">
          <w:rPr>
            <w:rFonts w:ascii="Times New Roman" w:eastAsia="MS Mincho" w:hAnsi="Times New Roman"/>
            <w:i/>
            <w:szCs w:val="20"/>
            <w:rPrChange w:id="88" w:author="Ericsson" w:date="2018-08-20T18:30:00Z">
              <w:rPr/>
            </w:rPrChange>
          </w:rPr>
          <w:t>M</w:t>
        </w:r>
      </w:ins>
      <w:ins w:id="89" w:author="方惠英00017566" w:date="2018-08-04T22:21:00Z">
        <w:r w:rsidRPr="00EA3783">
          <w:rPr>
            <w:rFonts w:ascii="Times New Roman" w:eastAsia="MS Mincho" w:hAnsi="Times New Roman"/>
            <w:szCs w:val="20"/>
          </w:rPr>
          <w:t xml:space="preserve"> </w:t>
        </w:r>
      </w:ins>
      <w:del w:id="90" w:author="方惠英00017566" w:date="2018-08-04T22:21:00Z">
        <w:r w:rsidRPr="00EA3783" w:rsidDel="00C177B3">
          <w:rPr>
            <w:rFonts w:ascii="Times New Roman" w:eastAsia="MS Mincho" w:hAnsi="Times New Roman"/>
            <w:szCs w:val="20"/>
          </w:rPr>
          <w:delText xml:space="preserve">from the set </w:delText>
        </w:r>
        <w:r w:rsidRPr="00EA3783" w:rsidDel="00C177B3">
          <w:rPr>
            <w:rFonts w:ascii="Times New Roman" w:eastAsia="MS Mincho" w:hAnsi="Times New Roman"/>
            <w:szCs w:val="20"/>
            <w:lang w:eastAsia="ja-JP"/>
          </w:rPr>
          <w:delText>{1, 2, 4, 8, 16, 32, 64, 128, 192, 256, 384, 512, 768, 1024, 1536, 2048}</w:delText>
        </w:r>
      </w:del>
      <w:r w:rsidRPr="00EA3783">
        <w:rPr>
          <w:rFonts w:ascii="Times New Roman" w:eastAsia="MS Mincho" w:hAnsi="Times New Roman"/>
          <w:szCs w:val="20"/>
          <w:lang w:eastAsia="ja-JP"/>
        </w:rPr>
        <w:t xml:space="preserve"> that is equal to or larger than</w:t>
      </w:r>
      <w:r w:rsidRPr="00EA3783">
        <w:rPr>
          <w:rFonts w:ascii="Times New Roman" w:eastAsia="MS Mincho" w:hAnsi="Times New Roman"/>
          <w:position w:val="-14"/>
          <w:szCs w:val="20"/>
        </w:rPr>
        <w:object w:dxaOrig="2460" w:dyaOrig="340" w14:anchorId="62661C6A">
          <v:shape id="_x0000_i1031" type="#_x0000_t75" style="width:124pt;height:16.8pt" o:ole="">
            <v:imagedata r:id="rId264" o:title=""/>
          </v:shape>
          <o:OLEObject Type="Embed" ProgID="Equation.DSMT4" ShapeID="_x0000_i1031" DrawAspect="Content" ObjectID="_1600200790" r:id="rId276"/>
        </w:object>
      </w:r>
      <w:r w:rsidRPr="00EA3783">
        <w:rPr>
          <w:rFonts w:ascii="Times New Roman" w:eastAsia="MS Mincho" w:hAnsi="Times New Roman"/>
          <w:szCs w:val="20"/>
        </w:rPr>
        <w:t xml:space="preserve"> where </w:t>
      </w:r>
      <w:r w:rsidRPr="00EA3783">
        <w:rPr>
          <w:rFonts w:ascii="Times New Roman" w:eastAsia="MS Mincho" w:hAnsi="Times New Roman"/>
          <w:position w:val="-14"/>
          <w:szCs w:val="20"/>
        </w:rPr>
        <w:object w:dxaOrig="720" w:dyaOrig="340" w14:anchorId="025D068C">
          <v:shape id="_x0000_i1032" type="#_x0000_t75" style="width:36.8pt;height:16.8pt" o:ole="">
            <v:imagedata r:id="rId266" o:title=""/>
          </v:shape>
          <o:OLEObject Type="Embed" ProgID="Equation.DSMT4" ShapeID="_x0000_i1032" DrawAspect="Content" ObjectID="_1600200791" r:id="rId277"/>
        </w:object>
      </w:r>
      <w:r w:rsidRPr="00EA3783">
        <w:rPr>
          <w:rFonts w:ascii="Times New Roman" w:eastAsia="MS Mincho" w:hAnsi="Times New Roman"/>
          <w:szCs w:val="20"/>
        </w:rPr>
        <w:t xml:space="preserve"> is the TBS of Msg3 PUSCH as determined in subclause 8.6.2, and </w:t>
      </w:r>
      <w:r w:rsidRPr="00EA3783">
        <w:rPr>
          <w:rFonts w:ascii="Times New Roman" w:eastAsia="MS Mincho" w:hAnsi="Times New Roman"/>
          <w:position w:val="-14"/>
          <w:szCs w:val="20"/>
        </w:rPr>
        <w:object w:dxaOrig="1020" w:dyaOrig="340" w14:anchorId="45D0DBE3">
          <v:shape id="_x0000_i1033" type="#_x0000_t75" style="width:52pt;height:16.8pt" o:ole="">
            <v:imagedata r:id="rId268" o:title=""/>
          </v:shape>
          <o:OLEObject Type="Embed" ProgID="Equation.DSMT4" ShapeID="_x0000_i1033" DrawAspect="Content" ObjectID="_1600200792" r:id="rId278"/>
        </w:object>
      </w:r>
      <w:r w:rsidRPr="00EA3783">
        <w:rPr>
          <w:rFonts w:ascii="Times New Roman" w:eastAsia="MS Mincho" w:hAnsi="Times New Roman"/>
          <w:szCs w:val="20"/>
        </w:rPr>
        <w:t xml:space="preserve"> is the value of the higher layer parameter </w:t>
      </w:r>
      <w:r w:rsidRPr="00EA3783">
        <w:rPr>
          <w:rFonts w:ascii="Times New Roman" w:eastAsia="MS Mincho" w:hAnsi="Times New Roman"/>
          <w:i/>
          <w:szCs w:val="20"/>
        </w:rPr>
        <w:t>edt-TBS-r15</w:t>
      </w:r>
      <w:r w:rsidRPr="00EA3783">
        <w:rPr>
          <w:rFonts w:ascii="Times New Roman" w:eastAsia="MS Mincho" w:hAnsi="Times New Roman"/>
          <w:szCs w:val="20"/>
        </w:rPr>
        <w:t>.</w:t>
      </w:r>
      <w:ins w:id="91" w:author="方惠英00017566" w:date="2018-08-04T22:28:00Z">
        <w:r w:rsidRPr="00EA3783">
          <w:rPr>
            <w:rFonts w:ascii="Times New Roman" w:eastAsia="MS Mincho" w:hAnsi="Times New Roman"/>
            <w:szCs w:val="20"/>
          </w:rPr>
          <w:t xml:space="preserve"> </w:t>
        </w:r>
      </w:ins>
      <w:ins w:id="92" w:author="方惠英00017566" w:date="2018-08-04T22:31:00Z">
        <w:r w:rsidRPr="00EA3783">
          <w:rPr>
            <w:rFonts w:ascii="Times New Roman" w:eastAsia="MS Mincho" w:hAnsi="Times New Roman"/>
            <w:i/>
            <w:szCs w:val="20"/>
            <w:rPrChange w:id="93" w:author="Ericsson" w:date="2018-08-20T18:30:00Z">
              <w:rPr/>
            </w:rPrChange>
          </w:rPr>
          <w:t>M</w:t>
        </w:r>
      </w:ins>
      <w:ins w:id="94" w:author="方惠英00017566" w:date="2018-08-04T22:28:00Z">
        <w:r w:rsidRPr="00EA3783">
          <w:rPr>
            <w:rFonts w:ascii="Times New Roman" w:eastAsia="MS Mincho" w:hAnsi="Times New Roman"/>
            <w:szCs w:val="20"/>
          </w:rPr>
          <w:t xml:space="preserve"> = 4</w:t>
        </w:r>
      </w:ins>
      <w:ins w:id="95" w:author="方惠英00017566" w:date="2018-08-04T22:31:00Z">
        <w:r w:rsidRPr="00EA3783">
          <w:rPr>
            <w:rFonts w:ascii="Times New Roman" w:eastAsia="MS Mincho" w:hAnsi="Times New Roman"/>
            <w:szCs w:val="20"/>
          </w:rPr>
          <w:t xml:space="preserve"> if</w:t>
        </w:r>
      </w:ins>
      <w:ins w:id="96" w:author="方惠英00017566" w:date="2018-08-04T22:28:00Z">
        <w:r w:rsidRPr="00EA3783">
          <w:rPr>
            <w:rFonts w:ascii="Times New Roman" w:eastAsia="MS Mincho" w:hAnsi="Times New Roman"/>
            <w:szCs w:val="20"/>
          </w:rPr>
          <w:t xml:space="preserve"> </w:t>
        </w:r>
      </w:ins>
      <w:ins w:id="97" w:author="方惠英00017566" w:date="2018-08-04T22:29:00Z">
        <w:r w:rsidRPr="00EA3783">
          <w:rPr>
            <w:rFonts w:ascii="Times New Roman" w:eastAsia="MS Mincho" w:hAnsi="Times New Roman"/>
            <w:position w:val="-14"/>
            <w:szCs w:val="20"/>
          </w:rPr>
          <w:object w:dxaOrig="560" w:dyaOrig="340" w14:anchorId="789061B0">
            <v:shape id="_x0000_i1034" type="#_x0000_t75" style="width:28.8pt;height:16.8pt" o:ole="">
              <v:imagedata r:id="rId270" o:title=""/>
            </v:shape>
            <o:OLEObject Type="Embed" ProgID="Equation.DSMT4" ShapeID="_x0000_i1034" DrawAspect="Content" ObjectID="_1600200793" r:id="rId279"/>
          </w:object>
        </w:r>
      </w:ins>
      <w:ins w:id="98" w:author="方惠英00017566" w:date="2018-08-04T22:30:00Z">
        <w:r w:rsidRPr="00EA3783">
          <w:rPr>
            <w:rFonts w:ascii="Times New Roman" w:eastAsia="MS Mincho" w:hAnsi="Times New Roman"/>
            <w:szCs w:val="20"/>
          </w:rPr>
          <w:t xml:space="preserve">&gt; 4, </w:t>
        </w:r>
      </w:ins>
      <w:ins w:id="99" w:author="方惠英00017566" w:date="2018-08-04T22:32:00Z">
        <w:r w:rsidRPr="00EA3783">
          <w:rPr>
            <w:rFonts w:ascii="Times New Roman" w:eastAsia="MS Mincho" w:hAnsi="Times New Roman"/>
            <w:i/>
            <w:szCs w:val="20"/>
            <w:rPrChange w:id="100" w:author="Ericsson" w:date="2018-08-20T18:30:00Z">
              <w:rPr/>
            </w:rPrChange>
          </w:rPr>
          <w:t>M</w:t>
        </w:r>
      </w:ins>
      <w:ins w:id="101" w:author="方惠英00017566" w:date="2018-08-04T22:30:00Z">
        <w:r w:rsidRPr="00EA3783">
          <w:rPr>
            <w:rFonts w:ascii="Times New Roman" w:eastAsia="MS Mincho" w:hAnsi="Times New Roman"/>
            <w:szCs w:val="20"/>
          </w:rPr>
          <w:t xml:space="preserve"> = </w:t>
        </w:r>
      </w:ins>
      <w:ins w:id="102" w:author="方惠英00017566" w:date="2018-08-07T16:25:00Z">
        <w:r w:rsidRPr="00EA3783">
          <w:rPr>
            <w:rFonts w:ascii="Times New Roman" w:eastAsia="MS Mincho" w:hAnsi="Times New Roman"/>
            <w:szCs w:val="20"/>
          </w:rPr>
          <w:t>1</w:t>
        </w:r>
      </w:ins>
      <w:ins w:id="103" w:author="方惠英00017566" w:date="2018-08-04T22:30:00Z">
        <w:r w:rsidRPr="00EA3783">
          <w:rPr>
            <w:rFonts w:ascii="Times New Roman" w:eastAsia="MS Mincho" w:hAnsi="Times New Roman"/>
            <w:szCs w:val="20"/>
          </w:rPr>
          <w:t xml:space="preserve"> otherwise.</w:t>
        </w:r>
      </w:ins>
    </w:p>
    <w:p w14:paraId="752B812A" w14:textId="77777777" w:rsidR="00C828DB" w:rsidRPr="00EA3783" w:rsidRDefault="00C828DB" w:rsidP="00FD2787">
      <w:pPr>
        <w:numPr>
          <w:ilvl w:val="0"/>
          <w:numId w:val="207"/>
        </w:numPr>
        <w:spacing w:line="280" w:lineRule="atLeast"/>
        <w:ind w:left="0" w:firstLine="0"/>
        <w:jc w:val="both"/>
        <w:rPr>
          <w:rFonts w:ascii="Times New Roman" w:eastAsia="SimSun" w:hAnsi="Times New Roman"/>
          <w:szCs w:val="20"/>
          <w:lang w:eastAsia="zh-CN"/>
        </w:rPr>
      </w:pPr>
      <w:r w:rsidRPr="00EA3783">
        <w:rPr>
          <w:rFonts w:ascii="Times New Roman" w:eastAsia="SimSun" w:hAnsi="Times New Roman"/>
          <w:szCs w:val="20"/>
          <w:lang w:eastAsia="zh-CN"/>
        </w:rPr>
        <w:t>&lt;unchanged part&gt;</w:t>
      </w:r>
    </w:p>
    <w:p w14:paraId="505EC3C4" w14:textId="004BC0AD" w:rsidR="00C828DB" w:rsidRPr="00EA3783" w:rsidRDefault="00C828DB" w:rsidP="00EA3783">
      <w:pPr>
        <w:ind w:left="720" w:hanging="720"/>
        <w:rPr>
          <w:rFonts w:ascii="Times New Roman" w:hAnsi="Times New Roman"/>
          <w:kern w:val="2"/>
          <w:szCs w:val="20"/>
          <w:lang w:eastAsia="zh-CN"/>
        </w:rPr>
      </w:pPr>
      <w:r w:rsidRPr="00EA3783">
        <w:rPr>
          <w:rFonts w:ascii="Times New Roman" w:hAnsi="Times New Roman"/>
          <w:szCs w:val="20"/>
        </w:rPr>
        <w:t>----------------------------------- end of Text proposal-----------------------</w:t>
      </w:r>
    </w:p>
    <w:p w14:paraId="5E8917AF" w14:textId="77777777" w:rsidR="00C828DB" w:rsidRPr="00C828DB" w:rsidRDefault="00C828DB" w:rsidP="00C828DB">
      <w:pPr>
        <w:pStyle w:val="Heading4"/>
      </w:pPr>
      <w:bookmarkStart w:id="104" w:name="_Toc521704465"/>
      <w:bookmarkStart w:id="105" w:name="_Toc526458850"/>
      <w:r w:rsidRPr="00C828DB">
        <w:t>Maintenance for Wake-up signal</w:t>
      </w:r>
      <w:bookmarkEnd w:id="104"/>
      <w:bookmarkEnd w:id="105"/>
    </w:p>
    <w:p w14:paraId="4C5E7A7A" w14:textId="7CD8724E" w:rsidR="00C828DB" w:rsidRPr="009C7F72" w:rsidRDefault="001B7BF2" w:rsidP="00C828DB">
      <w:pPr>
        <w:ind w:left="720" w:hanging="720"/>
        <w:rPr>
          <w:b/>
          <w:lang w:eastAsia="x-none"/>
        </w:rPr>
      </w:pPr>
      <w:hyperlink r:id="rId280" w:history="1">
        <w:r w:rsidR="00D93AE1" w:rsidRPr="009C7F72">
          <w:rPr>
            <w:rStyle w:val="Hyperlink"/>
            <w:b/>
            <w:lang w:eastAsia="x-none"/>
          </w:rPr>
          <w:t>R1-1808126</w:t>
        </w:r>
      </w:hyperlink>
      <w:r w:rsidR="00C828DB" w:rsidRPr="009C7F72">
        <w:rPr>
          <w:b/>
          <w:lang w:eastAsia="x-none"/>
        </w:rPr>
        <w:tab/>
        <w:t>Corrections on MWUS</w:t>
      </w:r>
      <w:r w:rsidR="00C828DB" w:rsidRPr="009C7F72">
        <w:rPr>
          <w:b/>
          <w:lang w:eastAsia="x-none"/>
        </w:rPr>
        <w:tab/>
        <w:t>Huawei, HiSilicon, Ericsson, Qualcomm, LG, Samsung, ZTE</w:t>
      </w:r>
    </w:p>
    <w:p w14:paraId="5F8D755B" w14:textId="7B8534B5" w:rsidR="00C828DB" w:rsidRPr="00C828DB" w:rsidRDefault="001B7BF2" w:rsidP="00C828DB">
      <w:pPr>
        <w:ind w:left="720" w:hanging="720"/>
        <w:rPr>
          <w:lang w:eastAsia="x-none"/>
        </w:rPr>
      </w:pPr>
      <w:hyperlink r:id="rId281" w:history="1">
        <w:r w:rsidR="00D93AE1">
          <w:rPr>
            <w:rStyle w:val="Hyperlink"/>
            <w:lang w:eastAsia="x-none"/>
          </w:rPr>
          <w:t>R1-1808986</w:t>
        </w:r>
      </w:hyperlink>
      <w:r w:rsidR="00C828DB" w:rsidRPr="00C828DB">
        <w:rPr>
          <w:lang w:eastAsia="x-none"/>
        </w:rPr>
        <w:tab/>
        <w:t>Maintenance issues for Wake-up signal for Rel-15 LTE-MTC</w:t>
      </w:r>
      <w:r w:rsidR="00C828DB" w:rsidRPr="00C828DB">
        <w:rPr>
          <w:lang w:eastAsia="x-none"/>
        </w:rPr>
        <w:tab/>
        <w:t>Ericsson</w:t>
      </w:r>
    </w:p>
    <w:p w14:paraId="50DC187F" w14:textId="253437BC" w:rsidR="00C828DB" w:rsidRPr="009C7F72" w:rsidRDefault="001B7BF2" w:rsidP="00C828DB">
      <w:pPr>
        <w:ind w:left="720" w:hanging="720"/>
        <w:rPr>
          <w:b/>
          <w:lang w:eastAsia="x-none"/>
        </w:rPr>
      </w:pPr>
      <w:hyperlink r:id="rId282" w:history="1">
        <w:r w:rsidR="00D93AE1" w:rsidRPr="009C7F72">
          <w:rPr>
            <w:rStyle w:val="Hyperlink"/>
            <w:b/>
            <w:lang w:eastAsia="x-none"/>
          </w:rPr>
          <w:t>R1-1809009</w:t>
        </w:r>
      </w:hyperlink>
      <w:r w:rsidR="00C828DB" w:rsidRPr="009C7F72">
        <w:rPr>
          <w:b/>
          <w:lang w:eastAsia="x-none"/>
        </w:rPr>
        <w:tab/>
        <w:t>Maintenance for wake-up signal</w:t>
      </w:r>
      <w:r w:rsidR="00C828DB" w:rsidRPr="009C7F72">
        <w:rPr>
          <w:b/>
          <w:lang w:eastAsia="x-none"/>
        </w:rPr>
        <w:tab/>
        <w:t>Qualcomm Incorporated</w:t>
      </w:r>
    </w:p>
    <w:p w14:paraId="26A4A451" w14:textId="77777777" w:rsidR="00C828DB" w:rsidRPr="00C828DB" w:rsidRDefault="00C828DB" w:rsidP="00C828DB">
      <w:pPr>
        <w:ind w:left="720" w:hanging="720"/>
        <w:rPr>
          <w:lang w:eastAsia="x-none"/>
        </w:rPr>
      </w:pPr>
    </w:p>
    <w:p w14:paraId="15408BA6" w14:textId="3B94EFE8" w:rsidR="00C828DB" w:rsidRPr="009C7F72" w:rsidRDefault="001B7BF2" w:rsidP="00C828DB">
      <w:pPr>
        <w:ind w:left="720" w:hanging="720"/>
        <w:rPr>
          <w:b/>
          <w:lang w:eastAsia="x-none"/>
        </w:rPr>
      </w:pPr>
      <w:hyperlink r:id="rId283" w:history="1">
        <w:r w:rsidR="00D93AE1" w:rsidRPr="009C7F72">
          <w:rPr>
            <w:rStyle w:val="Hyperlink"/>
            <w:b/>
            <w:lang w:eastAsia="x-none"/>
          </w:rPr>
          <w:t>R1-1809520</w:t>
        </w:r>
      </w:hyperlink>
      <w:r w:rsidR="00C828DB" w:rsidRPr="009C7F72">
        <w:rPr>
          <w:b/>
          <w:lang w:eastAsia="x-none"/>
        </w:rPr>
        <w:tab/>
        <w:t>Summary of 6.1.4.3 Maintenance for MWUS</w:t>
      </w:r>
      <w:r w:rsidR="00C828DB" w:rsidRPr="009C7F72">
        <w:rPr>
          <w:b/>
          <w:lang w:eastAsia="x-none"/>
        </w:rPr>
        <w:tab/>
        <w:t>Qualcomm Incorporated</w:t>
      </w:r>
    </w:p>
    <w:p w14:paraId="683A1913" w14:textId="01FF1980" w:rsidR="00C828DB" w:rsidRPr="00C828DB" w:rsidRDefault="00C828DB" w:rsidP="00C828DB">
      <w:pPr>
        <w:ind w:left="720" w:hanging="720"/>
        <w:rPr>
          <w:highlight w:val="green"/>
          <w:lang w:eastAsia="x-none"/>
        </w:rPr>
      </w:pPr>
      <w:r w:rsidRPr="00C828DB">
        <w:rPr>
          <w:highlight w:val="green"/>
          <w:lang w:eastAsia="x-none"/>
        </w:rPr>
        <w:t xml:space="preserve">The text proposals in </w:t>
      </w:r>
      <w:hyperlink r:id="rId284" w:history="1">
        <w:r w:rsidR="00D93AE1">
          <w:rPr>
            <w:rStyle w:val="Hyperlink"/>
            <w:highlight w:val="green"/>
            <w:lang w:eastAsia="x-none"/>
          </w:rPr>
          <w:t>R1-1808126</w:t>
        </w:r>
      </w:hyperlink>
      <w:r w:rsidRPr="00C828DB">
        <w:rPr>
          <w:highlight w:val="green"/>
          <w:lang w:eastAsia="x-none"/>
        </w:rPr>
        <w:t xml:space="preserve"> are endorsed.</w:t>
      </w:r>
    </w:p>
    <w:p w14:paraId="17E0C978" w14:textId="77777777" w:rsidR="00C828DB" w:rsidRPr="00C828DB" w:rsidRDefault="00C828DB" w:rsidP="00C828DB">
      <w:pPr>
        <w:ind w:left="720" w:hanging="720"/>
        <w:rPr>
          <w:lang w:eastAsia="x-none"/>
        </w:rPr>
      </w:pPr>
    </w:p>
    <w:p w14:paraId="259DB2B9" w14:textId="63B3DA84" w:rsidR="00C828DB" w:rsidRPr="00C828DB" w:rsidRDefault="00C828DB" w:rsidP="00C828DB">
      <w:pPr>
        <w:ind w:left="720" w:hanging="720"/>
        <w:rPr>
          <w:highlight w:val="green"/>
          <w:lang w:eastAsia="x-none"/>
        </w:rPr>
      </w:pPr>
      <w:r w:rsidRPr="00C828DB">
        <w:rPr>
          <w:highlight w:val="green"/>
          <w:lang w:eastAsia="x-none"/>
        </w:rPr>
        <w:t xml:space="preserve">The text proposal in Section 2.3 of </w:t>
      </w:r>
      <w:hyperlink r:id="rId285" w:history="1">
        <w:r w:rsidR="00D93AE1">
          <w:rPr>
            <w:rStyle w:val="Hyperlink"/>
            <w:highlight w:val="green"/>
            <w:lang w:eastAsia="x-none"/>
          </w:rPr>
          <w:t>R1-1809520</w:t>
        </w:r>
      </w:hyperlink>
      <w:r w:rsidRPr="00C828DB">
        <w:rPr>
          <w:highlight w:val="green"/>
          <w:lang w:eastAsia="x-none"/>
        </w:rPr>
        <w:t xml:space="preserve"> is endorsed.</w:t>
      </w:r>
    </w:p>
    <w:p w14:paraId="2DDE2A8A" w14:textId="77777777" w:rsidR="00C828DB" w:rsidRPr="00C828DB" w:rsidRDefault="00C828DB" w:rsidP="00C828DB">
      <w:pPr>
        <w:ind w:left="720" w:hanging="720"/>
        <w:rPr>
          <w:lang w:eastAsia="x-none"/>
        </w:rPr>
      </w:pPr>
    </w:p>
    <w:p w14:paraId="3F12C6FA" w14:textId="5726BD32" w:rsidR="00C828DB" w:rsidRPr="009C7F72" w:rsidRDefault="001B7BF2" w:rsidP="00C828DB">
      <w:pPr>
        <w:ind w:left="720" w:hanging="720"/>
        <w:rPr>
          <w:b/>
          <w:lang w:eastAsia="x-none"/>
        </w:rPr>
      </w:pPr>
      <w:hyperlink r:id="rId286" w:history="1">
        <w:r w:rsidR="00D93AE1" w:rsidRPr="009C7F72">
          <w:rPr>
            <w:rStyle w:val="Hyperlink"/>
            <w:b/>
            <w:lang w:eastAsia="x-none"/>
          </w:rPr>
          <w:t>R1-1809657</w:t>
        </w:r>
      </w:hyperlink>
      <w:r w:rsidR="00C828DB" w:rsidRPr="009C7F72">
        <w:rPr>
          <w:b/>
          <w:lang w:eastAsia="x-none"/>
        </w:rPr>
        <w:tab/>
        <w:t>Remaining issues of 6.1.4.3 Maintenance for MWUS</w:t>
      </w:r>
      <w:r w:rsidR="00C828DB" w:rsidRPr="009C7F72">
        <w:rPr>
          <w:b/>
          <w:lang w:eastAsia="x-none"/>
        </w:rPr>
        <w:tab/>
      </w:r>
      <w:r w:rsidR="00C828DB" w:rsidRPr="009C7F72">
        <w:rPr>
          <w:b/>
          <w:lang w:eastAsia="x-none"/>
        </w:rPr>
        <w:tab/>
        <w:t>Qualcomm Incorporated</w:t>
      </w:r>
    </w:p>
    <w:p w14:paraId="4E682C4D" w14:textId="77777777" w:rsidR="00C828DB" w:rsidRPr="00C828DB" w:rsidRDefault="00C828DB" w:rsidP="00C828DB">
      <w:pPr>
        <w:ind w:left="720" w:hanging="720"/>
        <w:rPr>
          <w:b/>
          <w:lang w:eastAsia="x-none"/>
        </w:rPr>
      </w:pPr>
    </w:p>
    <w:p w14:paraId="0D786AC1" w14:textId="77777777" w:rsidR="00C828DB" w:rsidRPr="00C828DB" w:rsidRDefault="00C828DB" w:rsidP="00C828DB">
      <w:pPr>
        <w:ind w:left="720" w:hanging="720"/>
        <w:rPr>
          <w:lang w:eastAsia="x-none"/>
        </w:rPr>
      </w:pPr>
      <w:r w:rsidRPr="00C828DB">
        <w:rPr>
          <w:highlight w:val="green"/>
          <w:lang w:eastAsia="x-none"/>
        </w:rPr>
        <w:t>Agreement:</w:t>
      </w:r>
    </w:p>
    <w:p w14:paraId="283B3BEC" w14:textId="77777777" w:rsidR="009C7F72" w:rsidRDefault="009C7F72" w:rsidP="00C828DB">
      <w:pPr>
        <w:ind w:left="720" w:hanging="720"/>
        <w:rPr>
          <w:lang w:val="en-US" w:eastAsia="x-none"/>
        </w:rPr>
      </w:pPr>
      <w:r>
        <w:rPr>
          <w:lang w:val="en-US" w:eastAsia="x-none"/>
        </w:rPr>
        <w:t xml:space="preserve">===== start </w:t>
      </w:r>
      <w:r w:rsidR="00C828DB" w:rsidRPr="00C828DB">
        <w:rPr>
          <w:lang w:val="en-US" w:eastAsia="x-none"/>
        </w:rPr>
        <w:t>of TP</w:t>
      </w:r>
      <w:r>
        <w:rPr>
          <w:lang w:val="en-US" w:eastAsia="x-none"/>
        </w:rPr>
        <w:t xml:space="preserve"> =====</w:t>
      </w:r>
    </w:p>
    <w:p w14:paraId="386CBB39" w14:textId="77777777" w:rsidR="00C828DB" w:rsidRPr="00C828DB" w:rsidRDefault="00C828DB" w:rsidP="00C828DB">
      <w:pPr>
        <w:ind w:left="720" w:hanging="720"/>
        <w:rPr>
          <w:lang w:val="en-US" w:eastAsia="x-none"/>
        </w:rPr>
      </w:pPr>
      <w:r w:rsidRPr="00C828DB">
        <w:rPr>
          <w:lang w:val="en-US" w:eastAsia="x-none"/>
        </w:rPr>
        <w:t>6.11B.2</w:t>
      </w:r>
      <w:r w:rsidRPr="00C828DB">
        <w:rPr>
          <w:lang w:val="en-US" w:eastAsia="x-none"/>
        </w:rPr>
        <w:tab/>
        <w:t>Mapping to resource elements</w:t>
      </w:r>
    </w:p>
    <w:p w14:paraId="3E575844" w14:textId="77777777" w:rsidR="00C828DB" w:rsidRPr="00C828DB" w:rsidRDefault="00C828DB" w:rsidP="00C828DB">
      <w:pPr>
        <w:ind w:left="720" w:hanging="720"/>
        <w:rPr>
          <w:ins w:id="106" w:author="Author"/>
          <w:lang w:val="en-US" w:eastAsia="x-none"/>
        </w:rPr>
      </w:pPr>
      <w:r w:rsidRPr="00C828DB">
        <w:rPr>
          <w:lang w:val="en-US" w:eastAsia="x-none"/>
        </w:rPr>
        <w:t xml:space="preserve">The same antenna port shall be used for all symbols of the MWUS within a subframe. The UE shall not assume that the MWUS is transmitted on the same antenna port as any of the downlink reference signals or synchronization signals. If only one CRS port is configured by the eNB, the UE may assume the transmission of all MWUS subframes is using the same antenna port; otherwise, the UE </w:t>
      </w:r>
      <w:del w:id="107" w:author="Author">
        <w:r w:rsidRPr="00C828DB" w:rsidDel="00D03EB9">
          <w:rPr>
            <w:lang w:val="en-US" w:eastAsia="x-none"/>
          </w:rPr>
          <w:delText>can assume the transmission of MWUS in at least one subframe is using the same antenna port</w:delText>
        </w:r>
      </w:del>
      <w:ins w:id="108" w:author="Author">
        <w:r w:rsidRPr="00C828DB">
          <w:rPr>
            <w:lang w:val="en-US" w:eastAsia="x-none"/>
          </w:rPr>
          <w:t xml:space="preserve">may assume the same antenna port is used for MWUS transmission in DL subframes </w:t>
        </w:r>
        <w:r w:rsidRPr="00C828DB">
          <w:rPr>
            <w:i/>
            <w:lang w:val="en-US" w:eastAsia="x-none"/>
            <w:rPrChange w:id="109" w:author="Author">
              <w:rPr>
                <w:rFonts w:ascii="Times New Roman" w:eastAsia="MS Mincho" w:hAnsi="Times New Roman"/>
              </w:rPr>
            </w:rPrChange>
          </w:rPr>
          <w:t>w</w:t>
        </w:r>
        <w:r w:rsidRPr="00C828DB">
          <w:rPr>
            <w:i/>
            <w:vertAlign w:val="subscript"/>
            <w:lang w:val="en-US" w:eastAsia="x-none"/>
            <w:rPrChange w:id="110" w:author="Author">
              <w:rPr>
                <w:rFonts w:ascii="Times New Roman" w:eastAsia="MS Mincho" w:hAnsi="Times New Roman"/>
              </w:rPr>
            </w:rPrChange>
          </w:rPr>
          <w:t>0</w:t>
        </w:r>
        <w:r w:rsidRPr="00C828DB">
          <w:rPr>
            <w:i/>
            <w:lang w:val="en-US" w:eastAsia="x-none"/>
            <w:rPrChange w:id="111" w:author="Author">
              <w:rPr>
                <w:rFonts w:ascii="Times New Roman" w:eastAsia="MS Mincho" w:hAnsi="Times New Roman"/>
              </w:rPr>
            </w:rPrChange>
          </w:rPr>
          <w:t>+2n</w:t>
        </w:r>
        <w:r w:rsidRPr="00C828DB">
          <w:rPr>
            <w:lang w:val="en-US" w:eastAsia="x-none"/>
          </w:rPr>
          <w:t xml:space="preserve"> and </w:t>
        </w:r>
        <w:r w:rsidRPr="00C828DB">
          <w:rPr>
            <w:i/>
            <w:lang w:val="en-US" w:eastAsia="x-none"/>
            <w:rPrChange w:id="112" w:author="Author">
              <w:rPr>
                <w:rFonts w:ascii="Times New Roman" w:eastAsia="MS Mincho" w:hAnsi="Times New Roman"/>
              </w:rPr>
            </w:rPrChange>
          </w:rPr>
          <w:t>w</w:t>
        </w:r>
        <w:r w:rsidRPr="00C828DB">
          <w:rPr>
            <w:i/>
            <w:vertAlign w:val="subscript"/>
            <w:lang w:val="en-US" w:eastAsia="x-none"/>
            <w:rPrChange w:id="113" w:author="Author">
              <w:rPr>
                <w:rFonts w:ascii="Times New Roman" w:eastAsia="MS Mincho" w:hAnsi="Times New Roman"/>
              </w:rPr>
            </w:rPrChange>
          </w:rPr>
          <w:t>0</w:t>
        </w:r>
        <w:r w:rsidRPr="00C828DB">
          <w:rPr>
            <w:i/>
            <w:lang w:val="en-US" w:eastAsia="x-none"/>
            <w:rPrChange w:id="114" w:author="Author">
              <w:rPr>
                <w:rFonts w:ascii="Times New Roman" w:eastAsia="MS Mincho" w:hAnsi="Times New Roman"/>
              </w:rPr>
            </w:rPrChange>
          </w:rPr>
          <w:t>+2n+</w:t>
        </w:r>
        <w:r w:rsidRPr="00C828DB">
          <w:rPr>
            <w:lang w:val="en-US" w:eastAsia="x-none"/>
          </w:rPr>
          <w:t xml:space="preserve">1, where </w:t>
        </w:r>
        <w:r w:rsidRPr="00C828DB">
          <w:rPr>
            <w:i/>
            <w:lang w:val="en-US" w:eastAsia="x-none"/>
          </w:rPr>
          <w:t>w</w:t>
        </w:r>
        <w:r w:rsidRPr="00C828DB">
          <w:rPr>
            <w:i/>
            <w:vertAlign w:val="subscript"/>
            <w:lang w:val="en-US" w:eastAsia="x-none"/>
          </w:rPr>
          <w:t>0</w:t>
        </w:r>
        <w:r w:rsidRPr="00C828DB">
          <w:rPr>
            <w:lang w:val="en-US" w:eastAsia="x-none"/>
          </w:rPr>
          <w:t xml:space="preserve"> is the first DL subframe of the MWUS transmission as specified in [4], and </w:t>
        </w:r>
        <w:r w:rsidRPr="00C828DB">
          <w:rPr>
            <w:i/>
            <w:lang w:val="en-US" w:eastAsia="x-none"/>
          </w:rPr>
          <w:t>n</w:t>
        </w:r>
        <w:r w:rsidRPr="00C828DB">
          <w:rPr>
            <w:lang w:val="en-US" w:eastAsia="x-none"/>
          </w:rPr>
          <w:t>=0,1,…. .</w:t>
        </w:r>
      </w:ins>
    </w:p>
    <w:p w14:paraId="7BE57EF6" w14:textId="77777777" w:rsidR="009C7F72" w:rsidRDefault="009C7F72" w:rsidP="00C828DB">
      <w:pPr>
        <w:ind w:left="720" w:hanging="720"/>
        <w:rPr>
          <w:lang w:val="en-US" w:eastAsia="x-none"/>
        </w:rPr>
      </w:pPr>
      <w:r>
        <w:rPr>
          <w:lang w:val="en-US" w:eastAsia="x-none"/>
        </w:rPr>
        <w:t>===== end of TP =====</w:t>
      </w:r>
    </w:p>
    <w:p w14:paraId="75DB90E8" w14:textId="22CE83B1" w:rsidR="00C828DB" w:rsidRDefault="00C828DB" w:rsidP="00C828DB">
      <w:pPr>
        <w:ind w:left="720" w:hanging="720"/>
        <w:rPr>
          <w:lang w:val="en-US" w:eastAsia="x-none"/>
        </w:rPr>
      </w:pPr>
    </w:p>
    <w:p w14:paraId="679ED80B" w14:textId="6AD18A24" w:rsidR="009C7F72" w:rsidRPr="00C828DB" w:rsidRDefault="009C7F72" w:rsidP="00C828DB">
      <w:pPr>
        <w:ind w:left="720" w:hanging="720"/>
        <w:rPr>
          <w:lang w:val="en-US" w:eastAsia="x-none"/>
        </w:rPr>
      </w:pPr>
      <w:r w:rsidRPr="009C7F72">
        <w:rPr>
          <w:lang w:val="en-US" w:eastAsia="x-none"/>
        </w:rPr>
        <w:t>R1-1809661</w:t>
      </w:r>
      <w:r w:rsidRPr="009C7F72">
        <w:rPr>
          <w:lang w:val="en-US" w:eastAsia="x-none"/>
        </w:rPr>
        <w:tab/>
        <w:t>Draft LS on WUS transmission scheme</w:t>
      </w:r>
      <w:r w:rsidRPr="009C7F72">
        <w:rPr>
          <w:lang w:val="en-US" w:eastAsia="x-none"/>
        </w:rPr>
        <w:tab/>
        <w:t>Qualcomm</w:t>
      </w:r>
    </w:p>
    <w:p w14:paraId="0352FA1D" w14:textId="77777777" w:rsidR="00C828DB" w:rsidRPr="00C828DB" w:rsidRDefault="00C828DB" w:rsidP="00C828DB">
      <w:pPr>
        <w:pStyle w:val="Heading4"/>
        <w:rPr>
          <w:lang w:val="sv-SE"/>
        </w:rPr>
      </w:pPr>
      <w:bookmarkStart w:id="115" w:name="_Toc521704466"/>
      <w:bookmarkStart w:id="116" w:name="_Toc526458851"/>
      <w:r w:rsidRPr="00C828DB">
        <w:t>Maintenance for PUSCH sub-PRB allocation</w:t>
      </w:r>
      <w:bookmarkEnd w:id="115"/>
      <w:bookmarkEnd w:id="116"/>
    </w:p>
    <w:p w14:paraId="2151D852" w14:textId="05BCA330" w:rsidR="00C828DB" w:rsidRPr="00C828DB" w:rsidRDefault="001B7BF2" w:rsidP="00C828DB">
      <w:pPr>
        <w:ind w:left="720" w:hanging="720"/>
        <w:rPr>
          <w:lang w:eastAsia="x-none"/>
        </w:rPr>
      </w:pPr>
      <w:hyperlink r:id="rId287" w:history="1">
        <w:r w:rsidR="00D93AE1">
          <w:rPr>
            <w:rStyle w:val="Hyperlink"/>
            <w:lang w:eastAsia="x-none"/>
          </w:rPr>
          <w:t>R1-1808625</w:t>
        </w:r>
      </w:hyperlink>
      <w:r w:rsidR="00C828DB" w:rsidRPr="00C828DB">
        <w:rPr>
          <w:lang w:eastAsia="x-none"/>
        </w:rPr>
        <w:tab/>
        <w:t>Remaining issue for Sub-PRB allocation</w:t>
      </w:r>
      <w:r w:rsidR="00C828DB" w:rsidRPr="00C828DB">
        <w:rPr>
          <w:lang w:eastAsia="x-none"/>
        </w:rPr>
        <w:tab/>
        <w:t>ZTE</w:t>
      </w:r>
    </w:p>
    <w:p w14:paraId="5BE47497" w14:textId="6EF2524F" w:rsidR="00C828DB" w:rsidRPr="00C828DB" w:rsidRDefault="001B7BF2" w:rsidP="00C828DB">
      <w:pPr>
        <w:ind w:left="720" w:hanging="720"/>
        <w:rPr>
          <w:lang w:eastAsia="x-none"/>
        </w:rPr>
      </w:pPr>
      <w:hyperlink r:id="rId288" w:history="1">
        <w:r w:rsidR="00D93AE1">
          <w:rPr>
            <w:rStyle w:val="Hyperlink"/>
            <w:lang w:eastAsia="x-none"/>
          </w:rPr>
          <w:t>R1-1808987</w:t>
        </w:r>
      </w:hyperlink>
      <w:r w:rsidR="00C828DB" w:rsidRPr="00C828DB">
        <w:rPr>
          <w:lang w:eastAsia="x-none"/>
        </w:rPr>
        <w:tab/>
        <w:t>Maintenance issues for PUSCH sub-PRB allocation for Rel-15 LTE-MTC</w:t>
      </w:r>
      <w:r w:rsidR="00C828DB" w:rsidRPr="00C828DB">
        <w:rPr>
          <w:lang w:eastAsia="x-none"/>
        </w:rPr>
        <w:tab/>
        <w:t>Ericsson</w:t>
      </w:r>
    </w:p>
    <w:p w14:paraId="6659BB8A" w14:textId="434A9320" w:rsidR="00C828DB" w:rsidRPr="00C828DB" w:rsidRDefault="001B7BF2" w:rsidP="00C828DB">
      <w:pPr>
        <w:ind w:left="720" w:hanging="720"/>
        <w:rPr>
          <w:lang w:eastAsia="x-none"/>
        </w:rPr>
      </w:pPr>
      <w:hyperlink r:id="rId289" w:history="1">
        <w:r w:rsidR="00D93AE1">
          <w:rPr>
            <w:rStyle w:val="Hyperlink"/>
            <w:lang w:eastAsia="x-none"/>
          </w:rPr>
          <w:t>R1-1809010</w:t>
        </w:r>
      </w:hyperlink>
      <w:r w:rsidR="00C828DB" w:rsidRPr="00C828DB">
        <w:rPr>
          <w:lang w:eastAsia="x-none"/>
        </w:rPr>
        <w:tab/>
        <w:t>Maintenance for PUSCH subPRB allocation</w:t>
      </w:r>
      <w:r w:rsidR="00C828DB" w:rsidRPr="00C828DB">
        <w:rPr>
          <w:lang w:eastAsia="x-none"/>
        </w:rPr>
        <w:tab/>
        <w:t>Qualcomm Incorporated</w:t>
      </w:r>
    </w:p>
    <w:p w14:paraId="1B7C928C" w14:textId="7A1D580D" w:rsidR="00C828DB" w:rsidRPr="00C828DB" w:rsidRDefault="001B7BF2" w:rsidP="00C828DB">
      <w:pPr>
        <w:ind w:left="720" w:hanging="720"/>
        <w:rPr>
          <w:lang w:eastAsia="x-none"/>
        </w:rPr>
      </w:pPr>
      <w:hyperlink r:id="rId290" w:history="1">
        <w:r w:rsidR="00D93AE1">
          <w:rPr>
            <w:rStyle w:val="Hyperlink"/>
            <w:lang w:eastAsia="x-none"/>
          </w:rPr>
          <w:t>R1-1809104</w:t>
        </w:r>
      </w:hyperlink>
      <w:r w:rsidR="00C828DB" w:rsidRPr="00C828DB">
        <w:rPr>
          <w:lang w:eastAsia="x-none"/>
        </w:rPr>
        <w:tab/>
        <w:t>Discussion on RV determination for sub-PRB allocation</w:t>
      </w:r>
      <w:r w:rsidR="00C828DB" w:rsidRPr="00C828DB">
        <w:rPr>
          <w:lang w:eastAsia="x-none"/>
        </w:rPr>
        <w:tab/>
        <w:t>Sharp</w:t>
      </w:r>
    </w:p>
    <w:p w14:paraId="150ED08A" w14:textId="77777777" w:rsidR="00C828DB" w:rsidRPr="00C828DB" w:rsidRDefault="00C828DB" w:rsidP="00C828DB">
      <w:pPr>
        <w:ind w:left="720" w:hanging="720"/>
        <w:rPr>
          <w:lang w:eastAsia="x-none"/>
        </w:rPr>
      </w:pPr>
    </w:p>
    <w:p w14:paraId="74630324" w14:textId="1C044155" w:rsidR="00C828DB" w:rsidRPr="009C7F72" w:rsidRDefault="001B7BF2" w:rsidP="00C828DB">
      <w:pPr>
        <w:ind w:left="720" w:hanging="720"/>
        <w:rPr>
          <w:b/>
          <w:lang w:eastAsia="x-none"/>
        </w:rPr>
      </w:pPr>
      <w:hyperlink r:id="rId291" w:history="1">
        <w:r w:rsidR="00D93AE1" w:rsidRPr="009C7F72">
          <w:rPr>
            <w:rStyle w:val="Hyperlink"/>
            <w:b/>
            <w:lang w:eastAsia="x-none"/>
          </w:rPr>
          <w:t>R1-1809529</w:t>
        </w:r>
      </w:hyperlink>
      <w:r w:rsidR="00C828DB" w:rsidRPr="009C7F72">
        <w:rPr>
          <w:b/>
          <w:lang w:eastAsia="x-none"/>
        </w:rPr>
        <w:tab/>
        <w:t>Rel15 MTC Sub-PRB PUSCH Maintenance Summary</w:t>
      </w:r>
      <w:r w:rsidR="00C828DB" w:rsidRPr="009C7F72">
        <w:rPr>
          <w:b/>
          <w:lang w:eastAsia="x-none"/>
        </w:rPr>
        <w:tab/>
        <w:t>Sierra Wireless</w:t>
      </w:r>
    </w:p>
    <w:p w14:paraId="7838490E" w14:textId="77777777" w:rsidR="009C7F72" w:rsidRDefault="009C7F72" w:rsidP="00C828DB">
      <w:pPr>
        <w:ind w:left="720" w:hanging="720"/>
        <w:rPr>
          <w:highlight w:val="green"/>
          <w:lang w:eastAsia="x-none"/>
        </w:rPr>
      </w:pPr>
    </w:p>
    <w:p w14:paraId="157C6116" w14:textId="4B78E6BA" w:rsidR="00C828DB" w:rsidRPr="00C828DB" w:rsidRDefault="00C828DB" w:rsidP="00C828DB">
      <w:pPr>
        <w:ind w:left="720" w:hanging="720"/>
        <w:rPr>
          <w:lang w:eastAsia="x-none"/>
        </w:rPr>
      </w:pPr>
      <w:r w:rsidRPr="00C828DB">
        <w:rPr>
          <w:highlight w:val="green"/>
          <w:lang w:eastAsia="x-none"/>
        </w:rPr>
        <w:t>Agreement:</w:t>
      </w:r>
    </w:p>
    <w:p w14:paraId="5FA536C6" w14:textId="77777777" w:rsidR="00C828DB" w:rsidRPr="00C828DB" w:rsidRDefault="00C828DB" w:rsidP="00C828DB">
      <w:pPr>
        <w:ind w:left="720" w:hanging="720"/>
        <w:rPr>
          <w:lang w:eastAsia="x-none"/>
        </w:rPr>
      </w:pPr>
      <w:r w:rsidRPr="00C828DB">
        <w:rPr>
          <w:lang w:eastAsia="x-none"/>
        </w:rPr>
        <w:t>Cyclic repetition is not supported for PUSCH sub-PRB transmissions in CE Mode B</w:t>
      </w:r>
    </w:p>
    <w:p w14:paraId="60332318" w14:textId="77777777" w:rsidR="00C828DB" w:rsidRPr="00C828DB" w:rsidRDefault="00C828DB" w:rsidP="00C828DB">
      <w:pPr>
        <w:ind w:left="720" w:hanging="720"/>
        <w:rPr>
          <w:lang w:eastAsia="x-none"/>
        </w:rPr>
      </w:pPr>
    </w:p>
    <w:p w14:paraId="24D62F67" w14:textId="77777777" w:rsidR="00C828DB" w:rsidRPr="00C828DB" w:rsidRDefault="00C828DB" w:rsidP="00C828DB">
      <w:pPr>
        <w:ind w:left="720" w:hanging="720"/>
        <w:rPr>
          <w:lang w:eastAsia="x-none"/>
        </w:rPr>
      </w:pPr>
      <w:r w:rsidRPr="00C828DB">
        <w:rPr>
          <w:highlight w:val="green"/>
          <w:lang w:eastAsia="x-none"/>
        </w:rPr>
        <w:t>Agreement:</w:t>
      </w:r>
    </w:p>
    <w:p w14:paraId="47E55A89" w14:textId="77777777" w:rsidR="00C828DB" w:rsidRPr="00C828DB" w:rsidRDefault="00C828DB" w:rsidP="00C828DB">
      <w:pPr>
        <w:ind w:left="720" w:hanging="720"/>
        <w:rPr>
          <w:lang w:eastAsia="x-none"/>
        </w:rPr>
      </w:pPr>
      <w:r w:rsidRPr="00C828DB">
        <w:rPr>
          <w:lang w:eastAsia="x-none"/>
        </w:rPr>
        <w:t>For CE Mode A and B, RV cycling is supported for PUSCH sub-PRB repetitions.</w:t>
      </w:r>
    </w:p>
    <w:p w14:paraId="44CF049F" w14:textId="77777777" w:rsidR="00C828DB" w:rsidRPr="00C828DB" w:rsidRDefault="00C828DB" w:rsidP="00FD2787">
      <w:pPr>
        <w:numPr>
          <w:ilvl w:val="0"/>
          <w:numId w:val="209"/>
        </w:numPr>
        <w:rPr>
          <w:lang w:eastAsia="x-none"/>
        </w:rPr>
      </w:pPr>
      <w:r w:rsidRPr="00C828DB">
        <w:rPr>
          <w:lang w:eastAsia="x-none"/>
        </w:rPr>
        <w:t>RV changes per repetition which occurs every (RU Size *number of RU) transmission subframes.</w:t>
      </w:r>
    </w:p>
    <w:p w14:paraId="54F13335" w14:textId="77777777" w:rsidR="00C828DB" w:rsidRPr="00C828DB" w:rsidRDefault="00C828DB" w:rsidP="00FD2787">
      <w:pPr>
        <w:numPr>
          <w:ilvl w:val="0"/>
          <w:numId w:val="209"/>
        </w:numPr>
        <w:rPr>
          <w:lang w:eastAsia="x-none"/>
        </w:rPr>
      </w:pPr>
      <w:r w:rsidRPr="00C828DB">
        <w:rPr>
          <w:lang w:eastAsia="x-none"/>
        </w:rPr>
        <w:t xml:space="preserve">For CE Mode A, the first RV is indicated in DCI and subsequent RVs continue following the RV order 0, 2, 3, 1; </w:t>
      </w:r>
    </w:p>
    <w:p w14:paraId="4446643A" w14:textId="77777777" w:rsidR="00C828DB" w:rsidRPr="00C828DB" w:rsidRDefault="00C828DB" w:rsidP="00FD2787">
      <w:pPr>
        <w:numPr>
          <w:ilvl w:val="0"/>
          <w:numId w:val="209"/>
        </w:numPr>
        <w:rPr>
          <w:lang w:eastAsia="x-none"/>
        </w:rPr>
      </w:pPr>
      <w:r w:rsidRPr="00C828DB">
        <w:rPr>
          <w:lang w:eastAsia="x-none"/>
        </w:rPr>
        <w:t>For CE Mode B, the first RV is always 0 and the RV order is always 0, 2, 3, 1.</w:t>
      </w:r>
    </w:p>
    <w:p w14:paraId="5B7FD518" w14:textId="77777777" w:rsidR="00C828DB" w:rsidRPr="00C828DB" w:rsidRDefault="00C828DB" w:rsidP="00C828DB">
      <w:pPr>
        <w:rPr>
          <w:lang w:eastAsia="x-none"/>
        </w:rPr>
      </w:pPr>
    </w:p>
    <w:p w14:paraId="521ED342" w14:textId="77777777" w:rsidR="00C828DB" w:rsidRPr="00C828DB" w:rsidRDefault="00C828DB" w:rsidP="00C828DB">
      <w:pPr>
        <w:ind w:left="720" w:hanging="720"/>
        <w:rPr>
          <w:lang w:eastAsia="x-none"/>
        </w:rPr>
      </w:pPr>
    </w:p>
    <w:p w14:paraId="039B6724" w14:textId="0EAF9A9E" w:rsidR="00C828DB" w:rsidRPr="00C828DB" w:rsidRDefault="00C828DB" w:rsidP="00C828DB">
      <w:pPr>
        <w:ind w:left="720" w:hanging="720"/>
        <w:rPr>
          <w:lang w:eastAsia="x-none"/>
        </w:rPr>
      </w:pPr>
      <w:r w:rsidRPr="00C828DB">
        <w:rPr>
          <w:highlight w:val="green"/>
          <w:lang w:eastAsia="x-none"/>
        </w:rPr>
        <w:t xml:space="preserve">The text proposals in Section 2.3, 2.4, 2.5, 2.6, 2.7, of </w:t>
      </w:r>
      <w:hyperlink r:id="rId292" w:history="1">
        <w:r w:rsidR="00D93AE1">
          <w:rPr>
            <w:rStyle w:val="Hyperlink"/>
            <w:highlight w:val="green"/>
            <w:lang w:eastAsia="x-none"/>
          </w:rPr>
          <w:t>R1-1809529</w:t>
        </w:r>
      </w:hyperlink>
      <w:r w:rsidRPr="00C828DB">
        <w:rPr>
          <w:highlight w:val="green"/>
          <w:lang w:eastAsia="x-none"/>
        </w:rPr>
        <w:t xml:space="preserve"> are endorsed</w:t>
      </w:r>
      <w:r w:rsidRPr="00C828DB">
        <w:rPr>
          <w:lang w:eastAsia="x-none"/>
        </w:rPr>
        <w:t>.</w:t>
      </w:r>
    </w:p>
    <w:p w14:paraId="7BD09396" w14:textId="77777777" w:rsidR="00C828DB" w:rsidRPr="00C828DB" w:rsidRDefault="00C828DB" w:rsidP="00C828DB">
      <w:pPr>
        <w:ind w:left="720" w:hanging="720"/>
        <w:rPr>
          <w:lang w:eastAsia="x-none"/>
        </w:rPr>
      </w:pPr>
    </w:p>
    <w:p w14:paraId="0BBAD496" w14:textId="77777777" w:rsidR="00C828DB" w:rsidRPr="00C828DB" w:rsidRDefault="00C828DB" w:rsidP="00C828DB">
      <w:pPr>
        <w:ind w:left="720" w:hanging="720"/>
        <w:rPr>
          <w:highlight w:val="green"/>
          <w:lang w:eastAsia="x-none"/>
        </w:rPr>
      </w:pPr>
      <w:r w:rsidRPr="00C828DB">
        <w:rPr>
          <w:highlight w:val="green"/>
          <w:lang w:eastAsia="x-none"/>
        </w:rPr>
        <w:t>The text proposal in Section 2.8 excluding the changes to Section 8.1.6 of TS36.213 are endorsed.</w:t>
      </w:r>
    </w:p>
    <w:p w14:paraId="197A31F8" w14:textId="77777777" w:rsidR="00C828DB" w:rsidRPr="00C828DB" w:rsidRDefault="00C828DB" w:rsidP="00C828DB">
      <w:pPr>
        <w:ind w:left="720" w:hanging="720"/>
        <w:rPr>
          <w:lang w:eastAsia="x-none"/>
        </w:rPr>
      </w:pPr>
    </w:p>
    <w:p w14:paraId="7FDBC8C3" w14:textId="7110E175" w:rsidR="00C828DB" w:rsidRPr="009C7F72" w:rsidRDefault="001B7BF2" w:rsidP="00C828DB">
      <w:pPr>
        <w:ind w:left="720" w:hanging="720"/>
        <w:rPr>
          <w:b/>
          <w:lang w:eastAsia="x-none"/>
        </w:rPr>
      </w:pPr>
      <w:hyperlink r:id="rId293" w:history="1">
        <w:r w:rsidR="00D93AE1" w:rsidRPr="009C7F72">
          <w:rPr>
            <w:rStyle w:val="Hyperlink"/>
            <w:b/>
            <w:lang w:eastAsia="x-none"/>
          </w:rPr>
          <w:t>R1-1809627</w:t>
        </w:r>
      </w:hyperlink>
      <w:r w:rsidR="00C828DB" w:rsidRPr="009C7F72">
        <w:rPr>
          <w:b/>
          <w:lang w:eastAsia="x-none"/>
        </w:rPr>
        <w:tab/>
        <w:t>Rel15 Part II - MTC Sub-PRB PUSCH Maintenance Summary</w:t>
      </w:r>
      <w:r w:rsidR="00C828DB" w:rsidRPr="009C7F72">
        <w:rPr>
          <w:b/>
          <w:lang w:eastAsia="x-none"/>
        </w:rPr>
        <w:tab/>
        <w:t>Sierra Wireless</w:t>
      </w:r>
    </w:p>
    <w:p w14:paraId="2DB1E098" w14:textId="4C87FF1C" w:rsidR="00C828DB" w:rsidRPr="00C828DB" w:rsidRDefault="00C828DB" w:rsidP="00C828DB">
      <w:pPr>
        <w:ind w:left="720" w:hanging="720"/>
        <w:rPr>
          <w:lang w:eastAsia="x-none"/>
        </w:rPr>
      </w:pPr>
      <w:r w:rsidRPr="00C828DB">
        <w:rPr>
          <w:highlight w:val="green"/>
          <w:lang w:eastAsia="x-none"/>
        </w:rPr>
        <w:t xml:space="preserve">The text proposal in Section 2.1 of </w:t>
      </w:r>
      <w:hyperlink r:id="rId294" w:history="1">
        <w:r w:rsidR="00D93AE1">
          <w:rPr>
            <w:rStyle w:val="Hyperlink"/>
            <w:highlight w:val="green"/>
            <w:lang w:eastAsia="x-none"/>
          </w:rPr>
          <w:t>R1-1809627</w:t>
        </w:r>
      </w:hyperlink>
      <w:r w:rsidRPr="00C828DB">
        <w:rPr>
          <w:highlight w:val="green"/>
          <w:lang w:eastAsia="x-none"/>
        </w:rPr>
        <w:t xml:space="preserve"> is endorsed</w:t>
      </w:r>
      <w:r w:rsidRPr="00C828DB">
        <w:rPr>
          <w:lang w:eastAsia="x-none"/>
        </w:rPr>
        <w:t>.</w:t>
      </w:r>
    </w:p>
    <w:p w14:paraId="1C01F585" w14:textId="77777777" w:rsidR="00C828DB" w:rsidRPr="00C828DB" w:rsidRDefault="00C828DB" w:rsidP="00C828DB">
      <w:pPr>
        <w:ind w:left="720" w:hanging="720"/>
        <w:rPr>
          <w:lang w:eastAsia="x-none"/>
        </w:rPr>
      </w:pPr>
    </w:p>
    <w:p w14:paraId="1234C20A" w14:textId="77777777" w:rsidR="00C828DB" w:rsidRPr="00C828DB" w:rsidRDefault="00C828DB" w:rsidP="00C828DB">
      <w:pPr>
        <w:ind w:left="720" w:hanging="720"/>
        <w:rPr>
          <w:lang w:eastAsia="x-none"/>
        </w:rPr>
      </w:pPr>
      <w:r w:rsidRPr="00C828DB">
        <w:rPr>
          <w:highlight w:val="green"/>
          <w:lang w:eastAsia="x-none"/>
        </w:rPr>
        <w:t>Agreement:</w:t>
      </w:r>
    </w:p>
    <w:p w14:paraId="0D04C17E" w14:textId="77777777" w:rsidR="00C828DB" w:rsidRPr="00C828DB" w:rsidRDefault="00C828DB" w:rsidP="00C828DB">
      <w:pPr>
        <w:rPr>
          <w:lang w:eastAsia="x-none"/>
        </w:rPr>
      </w:pPr>
      <w:r w:rsidRPr="00C828DB">
        <w:rPr>
          <w:lang w:eastAsia="sv-SE"/>
        </w:rPr>
        <w:t xml:space="preserve">For Sub-PRB in CE Mode A, the </w:t>
      </w:r>
      <w:r w:rsidRPr="00C828DB">
        <w:t xml:space="preserve">UE considers the DCI valid even if </w:t>
      </w:r>
      <w:r w:rsidRPr="00C828DB">
        <w:rPr>
          <w:lang w:eastAsia="sv-SE"/>
        </w:rPr>
        <w:t xml:space="preserve">the number of transmitted subframes is greater than </w:t>
      </w:r>
      <w:r w:rsidRPr="00C828DB">
        <w:t>'pusch-maxNumRepetitionCEmodeA'.</w:t>
      </w:r>
    </w:p>
    <w:p w14:paraId="0A7FB9AC" w14:textId="77777777" w:rsidR="00C828DB" w:rsidRPr="00C828DB" w:rsidRDefault="00C828DB" w:rsidP="00C828DB">
      <w:pPr>
        <w:pStyle w:val="Heading4"/>
        <w:rPr>
          <w:lang w:val="sv-SE"/>
        </w:rPr>
      </w:pPr>
      <w:bookmarkStart w:id="117" w:name="_Toc521704467"/>
      <w:bookmarkStart w:id="118" w:name="_Toc526458852"/>
      <w:r w:rsidRPr="00C828DB">
        <w:t xml:space="preserve">Maintenance for </w:t>
      </w:r>
      <w:r w:rsidRPr="00C828DB">
        <w:rPr>
          <w:lang w:val="sv-SE"/>
        </w:rPr>
        <w:t>Flexible PDSCH/PUSCH starting PRB</w:t>
      </w:r>
      <w:bookmarkEnd w:id="117"/>
      <w:bookmarkEnd w:id="118"/>
    </w:p>
    <w:p w14:paraId="6102A61E" w14:textId="2B85C11A" w:rsidR="00C828DB" w:rsidRPr="00C828DB" w:rsidRDefault="001B7BF2" w:rsidP="00C828DB">
      <w:pPr>
        <w:ind w:left="720" w:hanging="720"/>
        <w:rPr>
          <w:lang w:eastAsia="x-none"/>
        </w:rPr>
      </w:pPr>
      <w:hyperlink r:id="rId295" w:history="1">
        <w:r w:rsidR="00D93AE1">
          <w:rPr>
            <w:rStyle w:val="Hyperlink"/>
            <w:lang w:eastAsia="x-none"/>
          </w:rPr>
          <w:t>R1-1808127</w:t>
        </w:r>
      </w:hyperlink>
      <w:r w:rsidR="00C828DB" w:rsidRPr="00C828DB">
        <w:rPr>
          <w:lang w:eastAsia="x-none"/>
        </w:rPr>
        <w:tab/>
        <w:t>Corrections on more flexible PDSCH/PUSCH resource allocation</w:t>
      </w:r>
      <w:r w:rsidR="00C828DB" w:rsidRPr="00C828DB">
        <w:rPr>
          <w:lang w:eastAsia="x-none"/>
        </w:rPr>
        <w:tab/>
        <w:t>Huawei, HiSilicon</w:t>
      </w:r>
    </w:p>
    <w:p w14:paraId="3DABB44D" w14:textId="315E21FC" w:rsidR="00C828DB" w:rsidRPr="00C828DB" w:rsidRDefault="001B7BF2" w:rsidP="00C828DB">
      <w:pPr>
        <w:ind w:left="720" w:hanging="720"/>
        <w:rPr>
          <w:lang w:eastAsia="x-none"/>
        </w:rPr>
      </w:pPr>
      <w:hyperlink r:id="rId296" w:history="1">
        <w:r w:rsidR="00D93AE1">
          <w:rPr>
            <w:rStyle w:val="Hyperlink"/>
            <w:lang w:eastAsia="x-none"/>
          </w:rPr>
          <w:t>R1-1808988</w:t>
        </w:r>
      </w:hyperlink>
      <w:r w:rsidR="00C828DB" w:rsidRPr="00C828DB">
        <w:rPr>
          <w:lang w:eastAsia="x-none"/>
        </w:rPr>
        <w:tab/>
        <w:t>Maintenance issues for Flexible PDSCH/PUSCH starting PRB for Rel-15 LTE-MTC</w:t>
      </w:r>
      <w:r w:rsidR="00C828DB" w:rsidRPr="00C828DB">
        <w:rPr>
          <w:lang w:eastAsia="x-none"/>
        </w:rPr>
        <w:tab/>
        <w:t>Ericsson</w:t>
      </w:r>
    </w:p>
    <w:p w14:paraId="7F30BAEC" w14:textId="7B30D553" w:rsidR="00C828DB" w:rsidRPr="00C828DB" w:rsidRDefault="001B7BF2" w:rsidP="00C828DB">
      <w:pPr>
        <w:ind w:left="720" w:hanging="720"/>
        <w:rPr>
          <w:lang w:eastAsia="x-none"/>
        </w:rPr>
      </w:pPr>
      <w:hyperlink r:id="rId297" w:history="1">
        <w:r w:rsidR="00D93AE1">
          <w:rPr>
            <w:rStyle w:val="Hyperlink"/>
            <w:lang w:eastAsia="x-none"/>
          </w:rPr>
          <w:t>R1-1809011</w:t>
        </w:r>
      </w:hyperlink>
      <w:r w:rsidR="00C828DB" w:rsidRPr="00C828DB">
        <w:rPr>
          <w:lang w:eastAsia="x-none"/>
        </w:rPr>
        <w:tab/>
        <w:t>Maintenance for flexible starting PRB</w:t>
      </w:r>
      <w:r w:rsidR="00C828DB" w:rsidRPr="00C828DB">
        <w:rPr>
          <w:lang w:eastAsia="x-none"/>
        </w:rPr>
        <w:tab/>
        <w:t>Qualcomm Incorporated</w:t>
      </w:r>
    </w:p>
    <w:p w14:paraId="0B7FDE7B" w14:textId="77777777" w:rsidR="00C828DB" w:rsidRPr="00C828DB" w:rsidRDefault="00C828DB" w:rsidP="00C828DB">
      <w:pPr>
        <w:ind w:left="720" w:hanging="720"/>
        <w:rPr>
          <w:lang w:eastAsia="x-none"/>
        </w:rPr>
      </w:pPr>
    </w:p>
    <w:p w14:paraId="4386DA24" w14:textId="27805DD3" w:rsidR="00C828DB" w:rsidRPr="009C7F72" w:rsidRDefault="001B7BF2" w:rsidP="00C828DB">
      <w:pPr>
        <w:ind w:left="720" w:hanging="720"/>
        <w:rPr>
          <w:b/>
          <w:lang w:eastAsia="x-none"/>
        </w:rPr>
      </w:pPr>
      <w:hyperlink r:id="rId298" w:history="1">
        <w:r w:rsidR="00D93AE1" w:rsidRPr="009C7F72">
          <w:rPr>
            <w:rStyle w:val="Hyperlink"/>
            <w:b/>
            <w:lang w:eastAsia="x-none"/>
          </w:rPr>
          <w:t>R1-1809526</w:t>
        </w:r>
      </w:hyperlink>
      <w:r w:rsidR="00C828DB" w:rsidRPr="009C7F72">
        <w:rPr>
          <w:b/>
          <w:lang w:eastAsia="x-none"/>
        </w:rPr>
        <w:tab/>
        <w:t>Summary of Flexible PDSCH/PUSCH starting PRB</w:t>
      </w:r>
      <w:r w:rsidR="00C828DB" w:rsidRPr="009C7F72">
        <w:rPr>
          <w:b/>
          <w:lang w:eastAsia="x-none"/>
        </w:rPr>
        <w:tab/>
        <w:t>Samsung</w:t>
      </w:r>
    </w:p>
    <w:p w14:paraId="276B7F88" w14:textId="77777777" w:rsidR="00C828DB" w:rsidRPr="00C828DB" w:rsidRDefault="00C828DB" w:rsidP="00C828DB">
      <w:pPr>
        <w:ind w:left="720" w:hanging="720"/>
        <w:rPr>
          <w:lang w:eastAsia="x-none"/>
        </w:rPr>
      </w:pPr>
    </w:p>
    <w:p w14:paraId="62083FD3" w14:textId="77777777" w:rsidR="00C828DB" w:rsidRPr="00C828DB" w:rsidRDefault="00C828DB" w:rsidP="009C7F72">
      <w:pPr>
        <w:ind w:left="720" w:hanging="720"/>
        <w:rPr>
          <w:lang w:eastAsia="x-none"/>
        </w:rPr>
      </w:pPr>
      <w:r w:rsidRPr="00C828DB">
        <w:rPr>
          <w:highlight w:val="green"/>
          <w:lang w:eastAsia="x-none"/>
        </w:rPr>
        <w:t>Agreement:</w:t>
      </w:r>
    </w:p>
    <w:p w14:paraId="71855D10" w14:textId="77777777" w:rsidR="00C828DB" w:rsidRPr="00C828DB" w:rsidRDefault="00C828DB" w:rsidP="009C7F72">
      <w:pPr>
        <w:ind w:left="720" w:hanging="720"/>
        <w:rPr>
          <w:lang w:eastAsia="x-none"/>
        </w:rPr>
      </w:pPr>
      <w:r w:rsidRPr="00C828DB">
        <w:rPr>
          <w:lang w:eastAsia="x-none"/>
        </w:rPr>
        <w:t>Update the size of RA field in TS 36.212 clause 5.3.3.1.10 to ceil{log2(6 NULRB)} for FDD</w:t>
      </w:r>
    </w:p>
    <w:p w14:paraId="24501FBB" w14:textId="77777777" w:rsidR="00C828DB" w:rsidRPr="00C828DB" w:rsidRDefault="00C828DB" w:rsidP="009C7F72">
      <w:pPr>
        <w:ind w:left="720" w:hanging="720"/>
        <w:rPr>
          <w:lang w:eastAsia="x-none"/>
        </w:rPr>
      </w:pPr>
    </w:p>
    <w:p w14:paraId="30DE1895" w14:textId="77777777" w:rsidR="00C828DB" w:rsidRPr="00C828DB" w:rsidRDefault="00C828DB" w:rsidP="009C7F72">
      <w:pPr>
        <w:ind w:left="720" w:hanging="720"/>
        <w:rPr>
          <w:lang w:eastAsia="x-none"/>
        </w:rPr>
      </w:pPr>
      <w:r w:rsidRPr="00C828DB">
        <w:rPr>
          <w:highlight w:val="green"/>
          <w:lang w:eastAsia="x-none"/>
        </w:rPr>
        <w:t>Agreement:</w:t>
      </w:r>
    </w:p>
    <w:p w14:paraId="5361E930" w14:textId="5AA4A964" w:rsidR="00C828DB" w:rsidRPr="00C828DB" w:rsidRDefault="00C828DB" w:rsidP="009C7F72">
      <w:pPr>
        <w:rPr>
          <w:lang w:eastAsia="x-none"/>
        </w:rPr>
      </w:pPr>
      <w:r w:rsidRPr="00C828DB">
        <w:rPr>
          <w:rFonts w:hint="eastAsia"/>
          <w:lang w:eastAsia="x-none"/>
        </w:rPr>
        <w:t>I</w:t>
      </w:r>
      <w:r w:rsidRPr="00C828DB">
        <w:rPr>
          <w:lang w:eastAsia="x-none"/>
        </w:rPr>
        <w:t xml:space="preserve">f frequency hopping is enabled for PDSCH, the PDSCH shall be transmitted in subframe </w:t>
      </w:r>
      <w:r w:rsidRPr="00C828DB">
        <w:rPr>
          <w:lang w:eastAsia="x-none"/>
        </w:rPr>
        <w:object w:dxaOrig="139" w:dyaOrig="240" w14:anchorId="5600A60E">
          <v:shape id="_x0000_i1035" type="#_x0000_t75" style="width:6.4pt;height:12pt" o:ole="">
            <v:imagedata r:id="rId299" o:title=""/>
          </v:shape>
          <o:OLEObject Type="Embed" ProgID="Equation.3" ShapeID="_x0000_i1035" DrawAspect="Content" ObjectID="_1600200794" r:id="rId300"/>
        </w:object>
      </w:r>
      <w:r w:rsidRPr="00C828DB">
        <w:rPr>
          <w:lang w:eastAsia="x-none"/>
        </w:rPr>
        <w:t xml:space="preserve"> within the </w:t>
      </w:r>
      <w:r w:rsidRPr="00C828DB">
        <w:rPr>
          <w:lang w:eastAsia="x-none"/>
        </w:rPr>
        <w:object w:dxaOrig="720" w:dyaOrig="340" w14:anchorId="71EF5082">
          <v:shape id="_x0000_i1036" type="#_x0000_t75" style="width:36.8pt;height:16.8pt" o:ole="">
            <v:imagedata r:id="rId301" o:title=""/>
          </v:shape>
          <o:OLEObject Type="Embed" ProgID="Equation.3" ShapeID="_x0000_i1036" DrawAspect="Content" ObjectID="_1600200795" r:id="rId302"/>
        </w:object>
      </w:r>
      <w:r w:rsidRPr="00C828DB">
        <w:rPr>
          <w:lang w:eastAsia="x-none"/>
        </w:rPr>
        <w:t xml:space="preserve"> consecutive downlink subframes using the PRB resources of the narrowband </w:t>
      </w:r>
      <m:oMath>
        <m:sSubSup>
          <m:sSubSupPr>
            <m:ctrlPr>
              <w:rPr>
                <w:rFonts w:ascii="Cambria Math" w:eastAsia="SimSun" w:hAnsi="Cambria Math"/>
                <w:b/>
                <w:i/>
              </w:rPr>
            </m:ctrlPr>
          </m:sSubSupPr>
          <m:e>
            <m:r>
              <m:rPr>
                <m:sty m:val="bi"/>
              </m:rPr>
              <w:rPr>
                <w:rFonts w:ascii="Cambria Math" w:eastAsia="SimSun" w:hAnsi="Cambria Math"/>
              </w:rPr>
              <m:t>n</m:t>
            </m:r>
          </m:e>
          <m:sub>
            <m:r>
              <m:rPr>
                <m:sty m:val="bi"/>
              </m:rPr>
              <w:rPr>
                <w:rFonts w:ascii="Cambria Math" w:eastAsia="SimSun" w:hAnsi="Cambria Math"/>
              </w:rPr>
              <m:t>NB</m:t>
            </m:r>
          </m:sub>
          <m:sup>
            <m:r>
              <m:rPr>
                <m:sty m:val="bi"/>
              </m:rPr>
              <w:rPr>
                <w:rFonts w:ascii="Cambria Math" w:eastAsia="SimSun" w:hAnsi="Cambria Math"/>
              </w:rPr>
              <m:t>(i)</m:t>
            </m:r>
          </m:sup>
        </m:sSubSup>
      </m:oMath>
      <w:r w:rsidRPr="00C828DB">
        <w:rPr>
          <w:lang w:eastAsia="x-none"/>
        </w:rPr>
        <w:t xml:space="preserve"> with same RIV as that of narrowband </w:t>
      </w:r>
      <m:oMath>
        <m:sSubSup>
          <m:sSubSupPr>
            <m:ctrlPr>
              <w:rPr>
                <w:rFonts w:ascii="Cambria Math" w:eastAsia="SimSun" w:hAnsi="Cambria Math"/>
                <w:b/>
                <w:i/>
              </w:rPr>
            </m:ctrlPr>
          </m:sSubSupPr>
          <m:e>
            <m:r>
              <m:rPr>
                <m:sty m:val="bi"/>
              </m:rPr>
              <w:rPr>
                <w:rFonts w:ascii="Cambria Math" w:eastAsia="SimSun" w:hAnsi="Cambria Math"/>
              </w:rPr>
              <m:t>n</m:t>
            </m:r>
          </m:e>
          <m:sub>
            <m:r>
              <m:rPr>
                <m:sty m:val="bi"/>
              </m:rPr>
              <w:rPr>
                <w:rFonts w:ascii="Cambria Math" w:eastAsia="SimSun" w:hAnsi="Cambria Math"/>
              </w:rPr>
              <m:t>NB</m:t>
            </m:r>
          </m:sub>
          <m:sup>
            <m:r>
              <m:rPr>
                <m:sty m:val="bi"/>
              </m:rPr>
              <w:rPr>
                <w:rFonts w:ascii="Cambria Math" w:eastAsia="SimSun" w:hAnsi="Cambria Math"/>
              </w:rPr>
              <m:t>(</m:t>
            </m:r>
            <m:sSub>
              <m:sSubPr>
                <m:ctrlPr>
                  <w:rPr>
                    <w:rFonts w:ascii="Cambria Math" w:eastAsia="SimSun" w:hAnsi="Cambria Math"/>
                    <w:b/>
                    <w:i/>
                  </w:rPr>
                </m:ctrlPr>
              </m:sSubPr>
              <m:e>
                <m:r>
                  <m:rPr>
                    <m:sty m:val="bi"/>
                  </m:rPr>
                  <w:rPr>
                    <w:rFonts w:ascii="Cambria Math" w:eastAsia="SimSun" w:hAnsi="Cambria Math"/>
                  </w:rPr>
                  <m:t>i</m:t>
                </m:r>
              </m:e>
              <m:sub>
                <m:r>
                  <m:rPr>
                    <m:sty m:val="bi"/>
                  </m:rPr>
                  <w:rPr>
                    <w:rFonts w:ascii="Cambria Math" w:eastAsia="SimSun" w:hAnsi="Cambria Math"/>
                  </w:rPr>
                  <m:t>0</m:t>
                </m:r>
              </m:sub>
            </m:sSub>
            <m:r>
              <m:rPr>
                <m:sty m:val="bi"/>
              </m:rPr>
              <w:rPr>
                <w:rFonts w:ascii="Cambria Math" w:eastAsia="SimSun" w:hAnsi="Cambria Math"/>
              </w:rPr>
              <m:t>)</m:t>
            </m:r>
          </m:sup>
        </m:sSubSup>
      </m:oMath>
      <w:r w:rsidRPr="00C828DB">
        <w:rPr>
          <w:lang w:eastAsia="x-none"/>
        </w:rPr>
        <w:t>.</w:t>
      </w:r>
    </w:p>
    <w:p w14:paraId="6E3BC734" w14:textId="77777777" w:rsidR="00C828DB" w:rsidRPr="00C828DB" w:rsidRDefault="00C828DB" w:rsidP="009C7F72">
      <w:pPr>
        <w:rPr>
          <w:lang w:eastAsia="x-none"/>
        </w:rPr>
      </w:pPr>
    </w:p>
    <w:p w14:paraId="0655FDE5" w14:textId="77777777" w:rsidR="00C828DB" w:rsidRPr="00C828DB" w:rsidRDefault="00C828DB" w:rsidP="009C7F72">
      <w:pPr>
        <w:rPr>
          <w:lang w:eastAsia="x-none"/>
        </w:rPr>
      </w:pPr>
      <w:r w:rsidRPr="00C828DB">
        <w:rPr>
          <w:highlight w:val="green"/>
          <w:lang w:eastAsia="x-none"/>
        </w:rPr>
        <w:t>Agreement:</w:t>
      </w:r>
    </w:p>
    <w:p w14:paraId="2BF9F22A" w14:textId="6FA47A63" w:rsidR="00C828DB" w:rsidRPr="00C828DB" w:rsidRDefault="00C828DB" w:rsidP="009C7F72">
      <w:pPr>
        <w:rPr>
          <w:lang w:eastAsia="x-none"/>
        </w:rPr>
      </w:pPr>
      <w:r w:rsidRPr="00C828DB">
        <w:rPr>
          <w:lang w:eastAsia="x-none"/>
        </w:rPr>
        <w:t xml:space="preserve">If frequency hopping is enabled for PUSCH, and the UE is not configured with ce-PUSCH-FlexibleStartPRB-AllocConfig, PUSCH is transmitted in subframe </w:t>
      </w:r>
      <w:r w:rsidR="001B7BF2">
        <w:rPr>
          <w:lang w:eastAsia="x-none"/>
        </w:rPr>
        <w:pict w14:anchorId="334E195C">
          <v:shape id="_x0000_i1037" type="#_x0000_t75" style="width:6.4pt;height:12pt">
            <v:imagedata r:id="rId303" o:title=""/>
          </v:shape>
        </w:pict>
      </w:r>
      <w:r w:rsidRPr="00C828DB">
        <w:rPr>
          <w:lang w:eastAsia="x-none"/>
        </w:rPr>
        <w:t xml:space="preserve"> within the  </w:t>
      </w:r>
      <w:r w:rsidR="001B7BF2">
        <w:rPr>
          <w:lang w:eastAsia="x-none"/>
        </w:rPr>
        <w:pict w14:anchorId="562FBE41">
          <v:shape id="_x0000_i1038" type="#_x0000_t75" style="width:36.8pt;height:16.8pt">
            <v:imagedata r:id="rId304" o:title=""/>
          </v:shape>
        </w:pict>
      </w:r>
      <w:r w:rsidRPr="00C828DB">
        <w:rPr>
          <w:lang w:eastAsia="x-none"/>
        </w:rPr>
        <w:t xml:space="preserve"> consecutive uplink subframes using the  PRB resources of the narrowband </w:t>
      </w:r>
      <m:oMath>
        <m:sSubSup>
          <m:sSubSupPr>
            <m:ctrlPr>
              <w:rPr>
                <w:rFonts w:ascii="Cambria Math" w:eastAsia="SimSun" w:hAnsi="Cambria Math"/>
                <w:i/>
                <w:szCs w:val="20"/>
                <w:lang w:eastAsia="zh-CN"/>
              </w:rPr>
            </m:ctrlPr>
          </m:sSubSupPr>
          <m:e>
            <m:r>
              <w:rPr>
                <w:rFonts w:ascii="Cambria Math" w:eastAsia="SimSun" w:hAnsi="Cambria Math"/>
                <w:szCs w:val="20"/>
              </w:rPr>
              <m:t>n</m:t>
            </m:r>
          </m:e>
          <m:sub>
            <m:r>
              <w:rPr>
                <w:rFonts w:ascii="Cambria Math" w:eastAsia="SimSun" w:hAnsi="Cambria Math"/>
                <w:szCs w:val="20"/>
              </w:rPr>
              <m:t>NB</m:t>
            </m:r>
          </m:sub>
          <m:sup>
            <m:r>
              <w:rPr>
                <w:rFonts w:ascii="Cambria Math" w:eastAsia="SimSun" w:hAnsi="Cambria Math"/>
                <w:szCs w:val="20"/>
              </w:rPr>
              <m:t>(i)</m:t>
            </m:r>
          </m:sup>
        </m:sSubSup>
      </m:oMath>
      <w:r w:rsidRPr="00C828DB">
        <w:rPr>
          <w:lang w:eastAsia="x-none"/>
        </w:rPr>
        <w:t xml:space="preserve">  with same RIV as that of narrowband </w:t>
      </w:r>
      <m:oMath>
        <m:sSubSup>
          <m:sSubSupPr>
            <m:ctrlPr>
              <w:rPr>
                <w:rFonts w:ascii="Cambria Math" w:eastAsia="SimSun" w:hAnsi="Cambria Math"/>
                <w:i/>
                <w:szCs w:val="20"/>
                <w:lang w:eastAsia="zh-CN"/>
              </w:rPr>
            </m:ctrlPr>
          </m:sSubSupPr>
          <m:e>
            <m:r>
              <w:rPr>
                <w:rFonts w:ascii="Cambria Math" w:eastAsia="SimSun" w:hAnsi="Cambria Math"/>
                <w:szCs w:val="20"/>
              </w:rPr>
              <m:t>n</m:t>
            </m:r>
          </m:e>
          <m:sub>
            <m:r>
              <w:rPr>
                <w:rFonts w:ascii="Cambria Math" w:eastAsia="SimSun" w:hAnsi="Cambria Math"/>
                <w:szCs w:val="20"/>
              </w:rPr>
              <m:t>NB</m:t>
            </m:r>
          </m:sub>
          <m:sup>
            <m:r>
              <w:rPr>
                <w:rFonts w:ascii="Cambria Math" w:eastAsia="SimSun" w:hAnsi="Cambria Math"/>
                <w:szCs w:val="20"/>
              </w:rPr>
              <m:t>(</m:t>
            </m:r>
            <m:sSub>
              <m:sSubPr>
                <m:ctrlPr>
                  <w:rPr>
                    <w:rFonts w:ascii="Cambria Math" w:eastAsia="SimSun" w:hAnsi="Cambria Math"/>
                    <w:i/>
                    <w:szCs w:val="20"/>
                    <w:lang w:eastAsia="zh-CN"/>
                  </w:rPr>
                </m:ctrlPr>
              </m:sSubPr>
              <m:e>
                <m:r>
                  <w:rPr>
                    <w:rFonts w:ascii="Cambria Math" w:eastAsia="SimSun" w:hAnsi="Cambria Math"/>
                    <w:szCs w:val="20"/>
                  </w:rPr>
                  <m:t>i</m:t>
                </m:r>
              </m:e>
              <m:sub>
                <m:r>
                  <w:rPr>
                    <w:rFonts w:ascii="Cambria Math" w:eastAsia="SimSun" w:hAnsi="Cambria Math"/>
                    <w:szCs w:val="20"/>
                  </w:rPr>
                  <m:t>0</m:t>
                </m:r>
              </m:sub>
            </m:sSub>
            <m:r>
              <w:rPr>
                <w:rFonts w:ascii="Cambria Math" w:eastAsia="SimSun" w:hAnsi="Cambria Math"/>
                <w:szCs w:val="20"/>
              </w:rPr>
              <m:t>)</m:t>
            </m:r>
          </m:sup>
        </m:sSubSup>
      </m:oMath>
      <w:r w:rsidRPr="00C828DB">
        <w:rPr>
          <w:lang w:eastAsia="x-none"/>
        </w:rPr>
        <w:t>.</w:t>
      </w:r>
    </w:p>
    <w:p w14:paraId="2ECC0309" w14:textId="77777777" w:rsidR="00C828DB" w:rsidRPr="00C828DB" w:rsidRDefault="00C828DB" w:rsidP="009C7F72">
      <w:pPr>
        <w:rPr>
          <w:lang w:eastAsia="x-none"/>
        </w:rPr>
      </w:pPr>
    </w:p>
    <w:p w14:paraId="639D3893" w14:textId="77777777" w:rsidR="00C828DB" w:rsidRPr="00C828DB" w:rsidRDefault="00C828DB" w:rsidP="009C7F72">
      <w:pPr>
        <w:rPr>
          <w:lang w:eastAsia="x-none"/>
        </w:rPr>
      </w:pPr>
      <w:r w:rsidRPr="00C828DB">
        <w:rPr>
          <w:highlight w:val="green"/>
          <w:lang w:eastAsia="x-none"/>
        </w:rPr>
        <w:t>Agreement:</w:t>
      </w:r>
    </w:p>
    <w:p w14:paraId="2190441C" w14:textId="52B633BF" w:rsidR="00C828DB" w:rsidRPr="00C828DB" w:rsidRDefault="00C828DB" w:rsidP="00FD2787">
      <w:pPr>
        <w:numPr>
          <w:ilvl w:val="0"/>
          <w:numId w:val="210"/>
        </w:numPr>
        <w:rPr>
          <w:lang w:val="en-US" w:eastAsia="x-none"/>
        </w:rPr>
      </w:pPr>
      <w:r w:rsidRPr="00C828DB">
        <w:rPr>
          <w:lang w:val="en-US" w:eastAsia="x-none"/>
        </w:rPr>
        <w:t xml:space="preserve">For PDSCH CEModeA: </w:t>
      </w:r>
      <w:r w:rsidRPr="00C828DB">
        <w:rPr>
          <w:rFonts w:hint="eastAsia"/>
          <w:lang w:val="en-US" w:eastAsia="x-none"/>
        </w:rPr>
        <w:t>P</w:t>
      </w:r>
      <w:r w:rsidRPr="00C828DB">
        <w:rPr>
          <w:lang w:val="en-US" w:eastAsia="x-none"/>
        </w:rPr>
        <w:t xml:space="preserve">ropose to reduce the allocated length to satisfy the condition that </w:t>
      </w:r>
      <m:oMath>
        <m:sSub>
          <m:sSubPr>
            <m:ctrlPr>
              <w:rPr>
                <w:rFonts w:ascii="Cambria Math" w:eastAsia="Calibri" w:hAnsi="Cambria Math"/>
                <w:i/>
                <w:szCs w:val="20"/>
              </w:rPr>
            </m:ctrlPr>
          </m:sSubPr>
          <m:e>
            <m:r>
              <w:rPr>
                <w:rFonts w:ascii="Cambria Math" w:hAnsi="Cambria Math"/>
                <w:szCs w:val="20"/>
              </w:rPr>
              <m:t>L</m:t>
            </m:r>
          </m:e>
          <m:sub>
            <m:r>
              <w:rPr>
                <w:rFonts w:ascii="Cambria Math" w:hAnsi="Cambria Math"/>
                <w:szCs w:val="20"/>
              </w:rPr>
              <m:t>CRBs</m:t>
            </m:r>
          </m:sub>
        </m:sSub>
      </m:oMath>
      <w:r w:rsidRPr="00C828DB">
        <w:rPr>
          <w:lang w:val="en-US" w:eastAsia="x-none"/>
        </w:rPr>
        <w:t xml:space="preserve"> shall not exceed (</w:t>
      </w:r>
      <m:oMath>
        <m:sSubSup>
          <m:sSubSupPr>
            <m:ctrlPr>
              <w:rPr>
                <w:rFonts w:ascii="Cambria Math" w:hAnsi="Cambria Math"/>
                <w:szCs w:val="20"/>
                <w:lang w:eastAsia="zh-CN"/>
              </w:rPr>
            </m:ctrlPr>
          </m:sSubSupPr>
          <m:e>
            <m:acc>
              <m:accPr>
                <m:chr m:val="̅"/>
                <m:ctrlPr>
                  <w:rPr>
                    <w:rFonts w:ascii="Cambria Math" w:eastAsia="Calibri" w:hAnsi="Cambria Math"/>
                    <w:i/>
                    <w:szCs w:val="20"/>
                  </w:rPr>
                </m:ctrlPr>
              </m:accPr>
              <m:e>
                <m:r>
                  <w:rPr>
                    <w:rFonts w:ascii="Cambria Math" w:hAnsi="Cambria Math"/>
                    <w:szCs w:val="20"/>
                  </w:rPr>
                  <m:t>N</m:t>
                </m:r>
              </m:e>
            </m:acc>
          </m:e>
          <m:sub>
            <m:r>
              <w:rPr>
                <w:rFonts w:ascii="Cambria Math" w:hAnsi="Cambria Math"/>
                <w:szCs w:val="20"/>
              </w:rPr>
              <m:t>RB</m:t>
            </m:r>
          </m:sub>
          <m:sup>
            <m:r>
              <w:rPr>
                <w:rFonts w:ascii="Cambria Math" w:hAnsi="Cambria Math"/>
                <w:szCs w:val="20"/>
              </w:rPr>
              <m:t>DL</m:t>
            </m:r>
          </m:sup>
        </m:sSubSup>
        <m:r>
          <w:rPr>
            <w:rFonts w:ascii="Cambria Math" w:hAnsi="Cambria Math"/>
            <w:szCs w:val="20"/>
          </w:rPr>
          <m:t>-</m:t>
        </m:r>
        <m:sSub>
          <m:sSubPr>
            <m:ctrlPr>
              <w:rPr>
                <w:rFonts w:ascii="Cambria Math" w:eastAsia="Calibri" w:hAnsi="Cambria Math"/>
                <w:i/>
                <w:szCs w:val="20"/>
              </w:rPr>
            </m:ctrlPr>
          </m:sSubPr>
          <m:e>
            <m:r>
              <w:rPr>
                <w:rFonts w:ascii="Cambria Math" w:hAnsi="Cambria Math"/>
                <w:szCs w:val="20"/>
              </w:rPr>
              <m:t>n</m:t>
            </m:r>
          </m:e>
          <m:sub>
            <m:r>
              <w:rPr>
                <w:rFonts w:ascii="Cambria Math" w:hAnsi="Cambria Math"/>
                <w:szCs w:val="20"/>
              </w:rPr>
              <m:t>NB,0</m:t>
            </m:r>
          </m:sub>
        </m:sSub>
        <m:r>
          <w:rPr>
            <w:rFonts w:ascii="Cambria Math" w:hAnsi="Cambria Math"/>
            <w:szCs w:val="20"/>
          </w:rPr>
          <m:t>-</m:t>
        </m:r>
        <m:sSub>
          <m:sSubPr>
            <m:ctrlPr>
              <w:rPr>
                <w:rFonts w:ascii="Cambria Math" w:hAnsi="Cambria Math" w:cs="Calibri"/>
                <w:i/>
                <w:iCs/>
                <w:szCs w:val="20"/>
              </w:rPr>
            </m:ctrlPr>
          </m:sSubPr>
          <m:e>
            <m:r>
              <w:rPr>
                <w:rFonts w:ascii="Cambria Math" w:hAnsi="Cambria Math" w:cs="Calibri"/>
                <w:szCs w:val="20"/>
              </w:rPr>
              <m:t>RB</m:t>
            </m:r>
          </m:e>
          <m:sub>
            <m:r>
              <w:rPr>
                <w:rFonts w:ascii="Cambria Math" w:hAnsi="Cambria Math" w:cs="Calibri"/>
                <w:szCs w:val="20"/>
              </w:rPr>
              <m:t>start</m:t>
            </m:r>
          </m:sub>
        </m:sSub>
        <m:r>
          <w:rPr>
            <w:rFonts w:ascii="Cambria Math" w:hAnsi="Cambria Math" w:cs="Calibri"/>
            <w:szCs w:val="20"/>
          </w:rPr>
          <m:t>)</m:t>
        </m:r>
      </m:oMath>
      <w:r w:rsidRPr="00C828DB">
        <w:rPr>
          <w:rFonts w:hint="eastAsia"/>
          <w:lang w:val="en-US" w:eastAsia="x-none"/>
        </w:rPr>
        <w:t xml:space="preserve">. </w:t>
      </w:r>
    </w:p>
    <w:p w14:paraId="36919E72" w14:textId="37FC0931" w:rsidR="00C828DB" w:rsidRPr="00C828DB" w:rsidRDefault="00C828DB" w:rsidP="00FD2787">
      <w:pPr>
        <w:numPr>
          <w:ilvl w:val="0"/>
          <w:numId w:val="210"/>
        </w:numPr>
        <w:rPr>
          <w:lang w:val="en-US" w:eastAsia="x-none"/>
        </w:rPr>
      </w:pPr>
      <w:r w:rsidRPr="00C828DB">
        <w:rPr>
          <w:lang w:val="en-US" w:eastAsia="x-none"/>
        </w:rPr>
        <w:t xml:space="preserve">For PUSCH CEModeA: </w:t>
      </w:r>
      <m:oMath>
        <m:sSub>
          <m:sSubPr>
            <m:ctrlPr>
              <w:rPr>
                <w:rFonts w:ascii="Cambria Math" w:eastAsia="Calibri" w:hAnsi="Cambria Math"/>
                <w:i/>
                <w:szCs w:val="20"/>
              </w:rPr>
            </m:ctrlPr>
          </m:sSubPr>
          <m:e>
            <m:r>
              <w:rPr>
                <w:rFonts w:ascii="Cambria Math" w:hAnsi="Cambria Math"/>
                <w:szCs w:val="20"/>
              </w:rPr>
              <m:t>L</m:t>
            </m:r>
          </m:e>
          <m:sub>
            <m:r>
              <w:rPr>
                <w:rFonts w:ascii="Cambria Math" w:hAnsi="Cambria Math"/>
                <w:szCs w:val="20"/>
              </w:rPr>
              <m:t>CRBs</m:t>
            </m:r>
          </m:sub>
        </m:sSub>
      </m:oMath>
      <w:r w:rsidRPr="00C828DB">
        <w:rPr>
          <w:lang w:val="en-US" w:eastAsia="x-none"/>
        </w:rPr>
        <w:t xml:space="preserve"> shall not exceed </w:t>
      </w:r>
      <m:oMath>
        <m:r>
          <m:rPr>
            <m:sty m:val="p"/>
          </m:rPr>
          <w:rPr>
            <w:rFonts w:ascii="Cambria Math" w:hAnsi="Cambria Math"/>
            <w:szCs w:val="20"/>
          </w:rPr>
          <m:t>(</m:t>
        </m:r>
        <m:sSubSup>
          <m:sSubSupPr>
            <m:ctrlPr>
              <w:rPr>
                <w:rFonts w:ascii="Cambria Math" w:hAnsi="Cambria Math"/>
                <w:szCs w:val="20"/>
                <w:lang w:eastAsia="zh-CN"/>
              </w:rPr>
            </m:ctrlPr>
          </m:sSubSupPr>
          <m:e>
            <m:r>
              <w:rPr>
                <w:rFonts w:ascii="Cambria Math" w:hAnsi="Cambria Math"/>
                <w:szCs w:val="20"/>
              </w:rPr>
              <m:t>N</m:t>
            </m:r>
          </m:e>
          <m:sub>
            <m:r>
              <w:rPr>
                <w:rFonts w:ascii="Cambria Math" w:hAnsi="Cambria Math"/>
                <w:szCs w:val="20"/>
              </w:rPr>
              <m:t>RB</m:t>
            </m:r>
          </m:sub>
          <m:sup>
            <m:r>
              <w:rPr>
                <w:rFonts w:ascii="Cambria Math" w:hAnsi="Cambria Math"/>
                <w:szCs w:val="20"/>
              </w:rPr>
              <m:t>UL</m:t>
            </m:r>
          </m:sup>
        </m:sSubSup>
        <m:r>
          <w:rPr>
            <w:rFonts w:ascii="Cambria Math" w:hAnsi="Cambria Math"/>
            <w:szCs w:val="20"/>
          </w:rPr>
          <m:t>-</m:t>
        </m:r>
        <m:sSub>
          <m:sSubPr>
            <m:ctrlPr>
              <w:rPr>
                <w:rFonts w:ascii="Cambria Math" w:hAnsi="Cambria Math" w:cs="Calibri"/>
                <w:i/>
                <w:iCs/>
                <w:szCs w:val="20"/>
              </w:rPr>
            </m:ctrlPr>
          </m:sSubPr>
          <m:e>
            <m:r>
              <w:rPr>
                <w:rFonts w:ascii="Cambria Math" w:hAnsi="Cambria Math" w:cs="Calibri"/>
                <w:szCs w:val="20"/>
              </w:rPr>
              <m:t>RB</m:t>
            </m:r>
          </m:e>
          <m:sub>
            <m:r>
              <w:rPr>
                <w:rFonts w:ascii="Cambria Math" w:hAnsi="Cambria Math" w:cs="Calibri"/>
                <w:szCs w:val="20"/>
              </w:rPr>
              <m:t>START</m:t>
            </m:r>
          </m:sub>
        </m:sSub>
        <m:r>
          <w:rPr>
            <w:rFonts w:ascii="Cambria Math" w:hAnsi="Cambria Math" w:cs="Calibri"/>
            <w:szCs w:val="20"/>
          </w:rPr>
          <m:t>)</m:t>
        </m:r>
      </m:oMath>
      <w:r w:rsidRPr="00C828DB">
        <w:rPr>
          <w:lang w:val="en-US" w:eastAsia="x-none"/>
        </w:rPr>
        <w:t xml:space="preserve"> </w:t>
      </w:r>
      <w:r w:rsidRPr="00C828DB">
        <w:rPr>
          <w:rFonts w:hint="eastAsia"/>
          <w:lang w:val="en-US" w:eastAsia="x-none"/>
        </w:rPr>
        <w:t>.</w:t>
      </w:r>
    </w:p>
    <w:p w14:paraId="0B783EB4" w14:textId="77777777" w:rsidR="00C828DB" w:rsidRPr="00C828DB" w:rsidRDefault="00C828DB" w:rsidP="00FD2787">
      <w:pPr>
        <w:numPr>
          <w:ilvl w:val="0"/>
          <w:numId w:val="210"/>
        </w:numPr>
        <w:rPr>
          <w:lang w:val="en-US" w:eastAsia="x-none"/>
        </w:rPr>
      </w:pPr>
      <w:r w:rsidRPr="00C828DB">
        <w:rPr>
          <w:lang w:val="en-US" w:eastAsia="x-none"/>
        </w:rPr>
        <w:t>For PUSCH CEModeB: Limit the starting/end RB for ‘110’ and ‘111’</w:t>
      </w:r>
      <w:r w:rsidRPr="00C828DB">
        <w:rPr>
          <w:rFonts w:hint="eastAsia"/>
          <w:lang w:val="en-US" w:eastAsia="x-none"/>
        </w:rPr>
        <w:t xml:space="preserve"> within system bandwidth</w:t>
      </w:r>
      <w:r w:rsidRPr="00C828DB">
        <w:rPr>
          <w:lang w:val="en-US" w:eastAsia="x-none"/>
        </w:rPr>
        <w:t>.</w:t>
      </w:r>
    </w:p>
    <w:p w14:paraId="1F0A3737" w14:textId="77777777" w:rsidR="00C828DB" w:rsidRPr="00C828DB" w:rsidRDefault="00C828DB" w:rsidP="009C7F72">
      <w:pPr>
        <w:ind w:left="720" w:hanging="720"/>
        <w:rPr>
          <w:lang w:val="en-US" w:eastAsia="x-none"/>
        </w:rPr>
      </w:pPr>
    </w:p>
    <w:p w14:paraId="65F4F8D1" w14:textId="584A05B4" w:rsidR="00C828DB" w:rsidRPr="009C7F72" w:rsidRDefault="001B7BF2" w:rsidP="009C7F72">
      <w:pPr>
        <w:ind w:left="720" w:hanging="720"/>
        <w:rPr>
          <w:b/>
          <w:lang w:eastAsia="x-none"/>
        </w:rPr>
      </w:pPr>
      <w:hyperlink r:id="rId305" w:history="1">
        <w:r w:rsidR="00D93AE1" w:rsidRPr="009C7F72">
          <w:rPr>
            <w:rStyle w:val="Hyperlink"/>
            <w:b/>
            <w:lang w:eastAsia="x-none"/>
          </w:rPr>
          <w:t>R1-1809628</w:t>
        </w:r>
      </w:hyperlink>
      <w:r w:rsidR="00C828DB" w:rsidRPr="009C7F72">
        <w:rPr>
          <w:b/>
          <w:lang w:eastAsia="x-none"/>
        </w:rPr>
        <w:tab/>
        <w:t>Summary of Flexible PDSCH/PUSCH starting PRB</w:t>
      </w:r>
      <w:r w:rsidR="00C828DB" w:rsidRPr="009C7F72">
        <w:rPr>
          <w:b/>
          <w:lang w:eastAsia="x-none"/>
        </w:rPr>
        <w:tab/>
        <w:t>Samsung</w:t>
      </w:r>
    </w:p>
    <w:p w14:paraId="01FA60D7" w14:textId="77777777" w:rsidR="00C828DB" w:rsidRPr="00C828DB" w:rsidRDefault="00C828DB" w:rsidP="009C7F72">
      <w:pPr>
        <w:ind w:left="720" w:hanging="720"/>
        <w:rPr>
          <w:lang w:val="en-US" w:eastAsia="x-none"/>
        </w:rPr>
      </w:pPr>
    </w:p>
    <w:p w14:paraId="7D61D5B1" w14:textId="77777777" w:rsidR="00C828DB" w:rsidRPr="00C828DB" w:rsidRDefault="00C828DB" w:rsidP="009C7F72">
      <w:pPr>
        <w:ind w:left="720" w:hanging="720"/>
        <w:rPr>
          <w:lang w:val="en-US" w:eastAsia="x-none"/>
        </w:rPr>
      </w:pPr>
      <w:r w:rsidRPr="00C828DB">
        <w:rPr>
          <w:highlight w:val="green"/>
          <w:lang w:val="en-US" w:eastAsia="x-none"/>
        </w:rPr>
        <w:t>Agreement:</w:t>
      </w:r>
    </w:p>
    <w:p w14:paraId="2D4FF358" w14:textId="77777777" w:rsidR="00C828DB" w:rsidRPr="00C828DB" w:rsidRDefault="00C828DB" w:rsidP="009C7F72">
      <w:pPr>
        <w:ind w:left="720" w:hanging="720"/>
        <w:rPr>
          <w:lang w:val="en-US" w:eastAsia="x-none"/>
        </w:rPr>
      </w:pPr>
      <w:r w:rsidRPr="00C828DB">
        <w:rPr>
          <w:lang w:val="en-US" w:eastAsia="x-none"/>
        </w:rPr>
        <w:t>L=2,3,4,5,6 are supported for flexible PUSCH starting PRB in TDD.</w:t>
      </w:r>
    </w:p>
    <w:p w14:paraId="6F37541A" w14:textId="77777777" w:rsidR="00C828DB" w:rsidRPr="00C828DB" w:rsidRDefault="00C828DB" w:rsidP="009C7F72">
      <w:pPr>
        <w:ind w:left="720" w:hanging="720"/>
        <w:rPr>
          <w:lang w:val="en-US" w:eastAsia="x-none"/>
        </w:rPr>
      </w:pPr>
    </w:p>
    <w:p w14:paraId="38A2612E" w14:textId="77777777" w:rsidR="00C828DB" w:rsidRPr="00C828DB" w:rsidRDefault="00C828DB" w:rsidP="009C7F72">
      <w:pPr>
        <w:ind w:left="720" w:hanging="720"/>
        <w:rPr>
          <w:lang w:val="en-US" w:eastAsia="x-none"/>
        </w:rPr>
      </w:pPr>
      <w:r w:rsidRPr="00C828DB">
        <w:rPr>
          <w:highlight w:val="green"/>
          <w:lang w:val="en-US" w:eastAsia="x-none"/>
        </w:rPr>
        <w:t>Agreement:</w:t>
      </w:r>
    </w:p>
    <w:p w14:paraId="487705BD" w14:textId="1F8E6D18" w:rsidR="00C828DB" w:rsidRPr="00C828DB" w:rsidRDefault="00C828DB" w:rsidP="009C7F72">
      <w:pPr>
        <w:ind w:left="720" w:hanging="720"/>
        <w:rPr>
          <w:lang w:val="x-none" w:eastAsia="x-none"/>
        </w:rPr>
      </w:pPr>
      <w:bookmarkStart w:id="119" w:name="OLE_LINK2"/>
      <w:r w:rsidRPr="00C828DB">
        <w:rPr>
          <w:lang w:val="x-none" w:eastAsia="x-none"/>
        </w:rPr>
        <w:t xml:space="preserve">Update the size of RA field in TS 36.212 clause 5.3.3.1.10 to </w:t>
      </w:r>
      <m:oMath>
        <m:d>
          <m:dPr>
            <m:begChr m:val="⌈"/>
            <m:endChr m:val="⌉"/>
            <m:ctrlPr>
              <w:rPr>
                <w:rFonts w:ascii="Cambria Math" w:eastAsia="SimSun" w:hAnsi="Cambria Math"/>
                <w:kern w:val="2"/>
                <w:szCs w:val="20"/>
              </w:rPr>
            </m:ctrlPr>
          </m:dPr>
          <m:e>
            <m:func>
              <m:funcPr>
                <m:ctrlPr>
                  <w:rPr>
                    <w:rFonts w:ascii="Cambria Math" w:eastAsia="SimSun" w:hAnsi="Cambria Math"/>
                    <w:i/>
                    <w:kern w:val="2"/>
                    <w:szCs w:val="20"/>
                  </w:rPr>
                </m:ctrlPr>
              </m:funcPr>
              <m:fName>
                <m:sSub>
                  <m:sSubPr>
                    <m:ctrlPr>
                      <w:rPr>
                        <w:rFonts w:ascii="Cambria Math" w:eastAsia="SimSun" w:hAnsi="Cambria Math"/>
                        <w:i/>
                        <w:kern w:val="2"/>
                        <w:szCs w:val="20"/>
                      </w:rPr>
                    </m:ctrlPr>
                  </m:sSubPr>
                  <m:e>
                    <m:r>
                      <m:rPr>
                        <m:sty m:val="p"/>
                      </m:rPr>
                      <w:rPr>
                        <w:rFonts w:ascii="Cambria Math" w:eastAsia="SimSun" w:hAnsi="Cambria Math"/>
                        <w:kern w:val="2"/>
                        <w:szCs w:val="20"/>
                      </w:rPr>
                      <m:t>log</m:t>
                    </m:r>
                  </m:e>
                  <m:sub>
                    <m:r>
                      <w:rPr>
                        <w:rFonts w:ascii="Cambria Math" w:eastAsia="SimSun" w:hAnsi="Cambria Math"/>
                        <w:szCs w:val="20"/>
                      </w:rPr>
                      <m:t>2</m:t>
                    </m:r>
                  </m:sub>
                </m:sSub>
              </m:fName>
              <m:e>
                <m:d>
                  <m:dPr>
                    <m:ctrlPr>
                      <w:rPr>
                        <w:rFonts w:ascii="Cambria Math" w:eastAsia="SimSun" w:hAnsi="Cambria Math"/>
                        <w:i/>
                        <w:kern w:val="2"/>
                        <w:szCs w:val="20"/>
                      </w:rPr>
                    </m:ctrlPr>
                  </m:dPr>
                  <m:e>
                    <m:r>
                      <w:rPr>
                        <w:rFonts w:ascii="Cambria Math" w:eastAsia="SimSun" w:hAnsi="Cambria Math"/>
                        <w:szCs w:val="20"/>
                      </w:rPr>
                      <m:t>5×</m:t>
                    </m:r>
                    <m:sSubSup>
                      <m:sSubSupPr>
                        <m:ctrlPr>
                          <w:rPr>
                            <w:rFonts w:ascii="Cambria Math" w:eastAsia="SimSun" w:hAnsi="Cambria Math"/>
                            <w:i/>
                            <w:kern w:val="2"/>
                            <w:szCs w:val="20"/>
                          </w:rPr>
                        </m:ctrlPr>
                      </m:sSubSupPr>
                      <m:e>
                        <m:r>
                          <w:rPr>
                            <w:rFonts w:ascii="Cambria Math" w:eastAsia="SimSun" w:hAnsi="Cambria Math"/>
                            <w:szCs w:val="20"/>
                          </w:rPr>
                          <m:t>N</m:t>
                        </m:r>
                      </m:e>
                      <m:sub>
                        <m:r>
                          <w:rPr>
                            <w:rFonts w:ascii="Cambria Math" w:eastAsia="SimSun" w:hAnsi="Cambria Math"/>
                            <w:szCs w:val="20"/>
                          </w:rPr>
                          <m:t>RB</m:t>
                        </m:r>
                      </m:sub>
                      <m:sup>
                        <m:r>
                          <w:rPr>
                            <w:rFonts w:ascii="Cambria Math" w:eastAsia="SimSun" w:hAnsi="Cambria Math"/>
                            <w:szCs w:val="20"/>
                          </w:rPr>
                          <m:t>UL</m:t>
                        </m:r>
                      </m:sup>
                    </m:sSubSup>
                  </m:e>
                </m:d>
              </m:e>
            </m:func>
          </m:e>
        </m:d>
      </m:oMath>
      <w:r w:rsidRPr="00C828DB">
        <w:rPr>
          <w:lang w:val="x-none" w:eastAsia="x-none"/>
        </w:rPr>
        <w:t xml:space="preserve"> for TDD.</w:t>
      </w:r>
      <w:bookmarkEnd w:id="119"/>
    </w:p>
    <w:p w14:paraId="1924104F" w14:textId="77777777" w:rsidR="00C828DB" w:rsidRPr="00C828DB" w:rsidRDefault="00C828DB" w:rsidP="009C7F72">
      <w:pPr>
        <w:ind w:left="720" w:hanging="720"/>
        <w:rPr>
          <w:lang w:val="en-US" w:eastAsia="x-none"/>
        </w:rPr>
      </w:pPr>
    </w:p>
    <w:p w14:paraId="179268B7" w14:textId="77777777" w:rsidR="00C828DB" w:rsidRPr="00C828DB" w:rsidRDefault="00C828DB" w:rsidP="009C7F72">
      <w:pPr>
        <w:ind w:left="720" w:hanging="720"/>
        <w:rPr>
          <w:lang w:val="en-US" w:eastAsia="x-none"/>
        </w:rPr>
      </w:pPr>
      <w:r w:rsidRPr="00C828DB">
        <w:rPr>
          <w:highlight w:val="green"/>
          <w:lang w:val="en-US" w:eastAsia="x-none"/>
        </w:rPr>
        <w:t>Agreement:</w:t>
      </w:r>
    </w:p>
    <w:p w14:paraId="66C7E8EE" w14:textId="77777777" w:rsidR="00C828DB" w:rsidRPr="00C828DB" w:rsidRDefault="00C828DB" w:rsidP="00FD2787">
      <w:pPr>
        <w:numPr>
          <w:ilvl w:val="0"/>
          <w:numId w:val="210"/>
        </w:numPr>
        <w:rPr>
          <w:lang w:val="en-US" w:eastAsia="x-none"/>
        </w:rPr>
      </w:pPr>
      <w:r w:rsidRPr="00C828DB">
        <w:rPr>
          <w:lang w:val="en-US" w:eastAsia="x-none"/>
        </w:rPr>
        <w:lastRenderedPageBreak/>
        <w:t>For PDSCH CEModeA: if a RIV entry is to align the starting RB to the RBG boundaries, a set of two PRGs starts from the corresponding RBstart; if a RIV entry is to align the ending RB to the RBG boundaries, a set of two PRG ends at the corresponding RBstart+LCRBs-1.</w:t>
      </w:r>
    </w:p>
    <w:p w14:paraId="1E3FD1FF" w14:textId="77777777" w:rsidR="00C828DB" w:rsidRPr="00C828DB" w:rsidRDefault="00C828DB" w:rsidP="00FD2787">
      <w:pPr>
        <w:numPr>
          <w:ilvl w:val="0"/>
          <w:numId w:val="210"/>
        </w:numPr>
        <w:rPr>
          <w:lang w:val="en-US" w:eastAsia="x-none"/>
        </w:rPr>
      </w:pPr>
      <w:r w:rsidRPr="00C828DB">
        <w:rPr>
          <w:lang w:val="en-US" w:eastAsia="x-none"/>
        </w:rPr>
        <w:t>For PDSCH CEModeB: the narrowband is shifted to align with the RBG boundaries. The set of two PRGs are aligned with the shifted narrowband.</w:t>
      </w:r>
    </w:p>
    <w:p w14:paraId="1167EDD2" w14:textId="77777777" w:rsidR="00C828DB" w:rsidRPr="00C828DB" w:rsidRDefault="00C828DB" w:rsidP="009C7F72">
      <w:pPr>
        <w:ind w:left="720" w:hanging="720"/>
        <w:rPr>
          <w:lang w:val="en-US" w:eastAsia="x-none"/>
        </w:rPr>
      </w:pPr>
    </w:p>
    <w:p w14:paraId="5B1B3E05" w14:textId="7932C38E" w:rsidR="00C828DB" w:rsidRPr="00C828DB" w:rsidRDefault="00C828DB" w:rsidP="009C7F72">
      <w:pPr>
        <w:ind w:left="720" w:hanging="720"/>
        <w:rPr>
          <w:lang w:val="en-US" w:eastAsia="x-none"/>
        </w:rPr>
      </w:pPr>
      <w:r w:rsidRPr="00C828DB">
        <w:rPr>
          <w:highlight w:val="green"/>
          <w:lang w:val="en-US" w:eastAsia="x-none"/>
        </w:rPr>
        <w:t xml:space="preserve">The text proposals in Section 5 of </w:t>
      </w:r>
      <w:hyperlink r:id="rId306" w:history="1">
        <w:r w:rsidR="00D93AE1">
          <w:rPr>
            <w:rStyle w:val="Hyperlink"/>
            <w:highlight w:val="green"/>
            <w:lang w:val="en-US" w:eastAsia="x-none"/>
          </w:rPr>
          <w:t>R1-1809628</w:t>
        </w:r>
      </w:hyperlink>
      <w:r w:rsidRPr="00C828DB">
        <w:rPr>
          <w:highlight w:val="green"/>
          <w:lang w:val="en-US" w:eastAsia="x-none"/>
        </w:rPr>
        <w:t xml:space="preserve"> are endorsed.</w:t>
      </w:r>
    </w:p>
    <w:p w14:paraId="3F273084" w14:textId="77777777" w:rsidR="00C828DB" w:rsidRPr="00C828DB" w:rsidRDefault="00C828DB" w:rsidP="00C828DB">
      <w:pPr>
        <w:pStyle w:val="Heading4"/>
      </w:pPr>
      <w:bookmarkStart w:id="120" w:name="_Toc521704468"/>
      <w:bookmarkStart w:id="121" w:name="_Toc526458853"/>
      <w:r w:rsidRPr="00C828DB">
        <w:t>Other</w:t>
      </w:r>
      <w:bookmarkEnd w:id="120"/>
      <w:bookmarkEnd w:id="121"/>
    </w:p>
    <w:p w14:paraId="5D7D049A" w14:textId="264B5E7E" w:rsidR="00C828DB" w:rsidRPr="00C828DB" w:rsidRDefault="001B7BF2" w:rsidP="00C828DB">
      <w:pPr>
        <w:ind w:left="720" w:hanging="720"/>
        <w:rPr>
          <w:lang w:eastAsia="x-none"/>
        </w:rPr>
      </w:pPr>
      <w:hyperlink r:id="rId307" w:history="1">
        <w:r w:rsidR="00D93AE1">
          <w:rPr>
            <w:rStyle w:val="Hyperlink"/>
            <w:lang w:eastAsia="x-none"/>
          </w:rPr>
          <w:t>R1-1808123</w:t>
        </w:r>
      </w:hyperlink>
      <w:r w:rsidR="00C828DB" w:rsidRPr="00C828DB">
        <w:rPr>
          <w:lang w:eastAsia="x-none"/>
        </w:rPr>
        <w:tab/>
        <w:t>Discussion on flexible DL starting PRB allocation in CEMode A</w:t>
      </w:r>
      <w:r w:rsidR="00C828DB" w:rsidRPr="00C828DB">
        <w:rPr>
          <w:lang w:eastAsia="x-none"/>
        </w:rPr>
        <w:tab/>
        <w:t>Huawei, HiSilicon</w:t>
      </w:r>
    </w:p>
    <w:p w14:paraId="2026812E" w14:textId="3F73B159" w:rsidR="00C828DB" w:rsidRPr="00C828DB" w:rsidRDefault="001B7BF2" w:rsidP="00C828DB">
      <w:pPr>
        <w:ind w:left="720" w:hanging="720"/>
        <w:rPr>
          <w:lang w:eastAsia="x-none"/>
        </w:rPr>
      </w:pPr>
      <w:hyperlink r:id="rId308" w:history="1">
        <w:r w:rsidR="00D93AE1">
          <w:rPr>
            <w:rStyle w:val="Hyperlink"/>
            <w:lang w:eastAsia="x-none"/>
          </w:rPr>
          <w:t>R1-1808124</w:t>
        </w:r>
      </w:hyperlink>
      <w:r w:rsidR="00C828DB" w:rsidRPr="00C828DB">
        <w:rPr>
          <w:lang w:eastAsia="x-none"/>
        </w:rPr>
        <w:tab/>
        <w:t>Discussion on the flexible starting PRB for PUSCH resource allocation in FDD</w:t>
      </w:r>
      <w:r w:rsidR="00C828DB" w:rsidRPr="00C828DB">
        <w:rPr>
          <w:lang w:eastAsia="x-none"/>
        </w:rPr>
        <w:tab/>
        <w:t>Huawei, HiSilicon</w:t>
      </w:r>
    </w:p>
    <w:p w14:paraId="495F08E1" w14:textId="1BCF1878" w:rsidR="00C828DB" w:rsidRPr="00C828DB" w:rsidRDefault="001B7BF2" w:rsidP="00C828DB">
      <w:pPr>
        <w:ind w:left="720" w:hanging="720"/>
        <w:rPr>
          <w:lang w:eastAsia="x-none"/>
        </w:rPr>
      </w:pPr>
      <w:hyperlink r:id="rId309" w:history="1">
        <w:r w:rsidR="00D93AE1">
          <w:rPr>
            <w:rStyle w:val="Hyperlink"/>
            <w:lang w:eastAsia="x-none"/>
          </w:rPr>
          <w:t>R1-1808561</w:t>
        </w:r>
      </w:hyperlink>
      <w:r w:rsidR="00C828DB" w:rsidRPr="00C828DB">
        <w:rPr>
          <w:lang w:eastAsia="x-none"/>
        </w:rPr>
        <w:tab/>
        <w:t>Discussion on the flexible starting PRB for PUSCH resource allocation in TDD</w:t>
      </w:r>
      <w:r w:rsidR="00C828DB" w:rsidRPr="00C828DB">
        <w:rPr>
          <w:lang w:eastAsia="x-none"/>
        </w:rPr>
        <w:tab/>
        <w:t>Huawei, HiSilicon</w:t>
      </w:r>
    </w:p>
    <w:p w14:paraId="1924AFE9" w14:textId="77777777" w:rsidR="00E303AE" w:rsidRPr="00E303AE" w:rsidRDefault="00E303AE" w:rsidP="00DB79DF">
      <w:pPr>
        <w:pStyle w:val="Heading3"/>
      </w:pPr>
      <w:bookmarkStart w:id="122" w:name="_Toc526458854"/>
      <w:r w:rsidRPr="00E303AE">
        <w:rPr>
          <w:rFonts w:hint="eastAsia"/>
        </w:rPr>
        <w:t xml:space="preserve">Maintenance of Release </w:t>
      </w:r>
      <w:bookmarkEnd w:id="57"/>
      <w:r w:rsidRPr="00E303AE">
        <w:t>15 Further enhancements of NB-IoT</w:t>
      </w:r>
      <w:bookmarkEnd w:id="58"/>
      <w:bookmarkEnd w:id="122"/>
    </w:p>
    <w:p w14:paraId="2F7D48F3" w14:textId="77777777" w:rsidR="00E303AE" w:rsidRPr="00E303AE" w:rsidRDefault="00E303AE" w:rsidP="00E303AE">
      <w:pPr>
        <w:ind w:left="720" w:hanging="720"/>
        <w:rPr>
          <w:lang w:eastAsia="x-none"/>
        </w:rPr>
      </w:pPr>
      <w:r w:rsidRPr="00E303AE">
        <w:rPr>
          <w:i/>
          <w:iCs/>
        </w:rPr>
        <w:t xml:space="preserve">NB_IOTenh2-Core; WID in </w:t>
      </w:r>
      <w:hyperlink r:id="rId310" w:history="1">
        <w:r w:rsidRPr="00E303AE">
          <w:rPr>
            <w:rFonts w:hint="eastAsia"/>
            <w:i/>
            <w:iCs/>
            <w:color w:val="0000FF"/>
            <w:u w:val="single"/>
          </w:rPr>
          <w:t>RP-1</w:t>
        </w:r>
        <w:r w:rsidRPr="00E303AE">
          <w:rPr>
            <w:i/>
            <w:iCs/>
            <w:color w:val="0000FF"/>
            <w:u w:val="single"/>
          </w:rPr>
          <w:t>72063</w:t>
        </w:r>
      </w:hyperlink>
      <w:r w:rsidRPr="00E303AE">
        <w:rPr>
          <w:i/>
          <w:iCs/>
        </w:rPr>
        <w:t xml:space="preserve">. </w:t>
      </w:r>
    </w:p>
    <w:p w14:paraId="74645ACE" w14:textId="6CF4AD2B" w:rsidR="00E303AE" w:rsidRDefault="00E303AE" w:rsidP="00E303AE">
      <w:pPr>
        <w:ind w:left="720" w:hanging="720"/>
        <w:rPr>
          <w:lang w:eastAsia="x-none"/>
        </w:rPr>
      </w:pPr>
    </w:p>
    <w:p w14:paraId="2CACED94" w14:textId="77777777" w:rsidR="005307FE" w:rsidRPr="00C12634" w:rsidRDefault="005307FE" w:rsidP="005307FE">
      <w:pPr>
        <w:ind w:left="720" w:hanging="720"/>
        <w:rPr>
          <w:b/>
        </w:rPr>
      </w:pPr>
      <w:r w:rsidRPr="00C12634">
        <w:rPr>
          <w:b/>
        </w:rPr>
        <w:t>Friday</w:t>
      </w:r>
    </w:p>
    <w:p w14:paraId="01230855" w14:textId="06CF7865" w:rsidR="005307FE" w:rsidRPr="00C12634" w:rsidRDefault="001B7BF2" w:rsidP="005307FE">
      <w:pPr>
        <w:ind w:left="720" w:hanging="720"/>
        <w:rPr>
          <w:b/>
        </w:rPr>
      </w:pPr>
      <w:hyperlink r:id="rId311" w:history="1">
        <w:r w:rsidR="00D93AE1">
          <w:rPr>
            <w:rStyle w:val="Hyperlink"/>
            <w:b/>
          </w:rPr>
          <w:t>R1-1809668</w:t>
        </w:r>
      </w:hyperlink>
      <w:r w:rsidR="005307FE" w:rsidRPr="00C12634">
        <w:rPr>
          <w:b/>
        </w:rPr>
        <w:tab/>
        <w:t>Chairman's notes of AI 6.1.5 Maintenance of Release 15 Further enhancements of NB-IoT</w:t>
      </w:r>
      <w:r w:rsidR="005307FE" w:rsidRPr="00C12634">
        <w:rPr>
          <w:b/>
        </w:rPr>
        <w:tab/>
        <w:t>Ad-hoc chair (Ericsson)</w:t>
      </w:r>
    </w:p>
    <w:p w14:paraId="380355E2" w14:textId="1184ED33" w:rsidR="005307FE" w:rsidRDefault="005307FE" w:rsidP="005307FE">
      <w:pPr>
        <w:ind w:left="720" w:hanging="720"/>
      </w:pPr>
      <w:r w:rsidRPr="00C12634">
        <w:rPr>
          <w:b/>
        </w:rPr>
        <w:t>Decision:</w:t>
      </w:r>
      <w:r>
        <w:t xml:space="preserve"> The document is endorsed, content is incorporated below.</w:t>
      </w:r>
    </w:p>
    <w:p w14:paraId="338C8070" w14:textId="77777777" w:rsidR="00CB639D" w:rsidRDefault="00CB639D" w:rsidP="005307FE">
      <w:pPr>
        <w:ind w:left="720" w:hanging="720"/>
      </w:pPr>
    </w:p>
    <w:p w14:paraId="01A43D6A" w14:textId="77777777" w:rsidR="005307FE" w:rsidRPr="00E303AE" w:rsidRDefault="005307FE" w:rsidP="00E303AE">
      <w:pPr>
        <w:ind w:left="720" w:hanging="720"/>
        <w:rPr>
          <w:lang w:eastAsia="x-none"/>
        </w:rPr>
      </w:pPr>
    </w:p>
    <w:bookmarkStart w:id="123" w:name="_Toc521704474"/>
    <w:p w14:paraId="2F8FB14F" w14:textId="1518AE7B" w:rsidR="005307FE" w:rsidRPr="00CB639D" w:rsidRDefault="00D93AE1" w:rsidP="005307FE">
      <w:pPr>
        <w:ind w:left="720" w:hanging="720"/>
        <w:rPr>
          <w:b/>
          <w:lang w:eastAsia="x-none"/>
        </w:rPr>
      </w:pPr>
      <w:r w:rsidRPr="00CB639D">
        <w:rPr>
          <w:b/>
          <w:lang w:eastAsia="x-none"/>
        </w:rPr>
        <w:fldChar w:fldCharType="begin"/>
      </w:r>
      <w:r w:rsidR="00580D49">
        <w:rPr>
          <w:b/>
          <w:lang w:eastAsia="x-none"/>
        </w:rPr>
        <w:instrText>HYPERLINK "C:\\Users\\Merias\\Documents\\RAN1\\TSGR1_94-Sweden\\Docs\\R1-1809678.zip"</w:instrText>
      </w:r>
      <w:r w:rsidRPr="00CB639D">
        <w:rPr>
          <w:b/>
          <w:lang w:eastAsia="x-none"/>
        </w:rPr>
        <w:fldChar w:fldCharType="separate"/>
      </w:r>
      <w:r w:rsidRPr="00CB639D">
        <w:rPr>
          <w:rStyle w:val="Hyperlink"/>
          <w:b/>
          <w:lang w:eastAsia="x-none"/>
        </w:rPr>
        <w:t>R1-1809678</w:t>
      </w:r>
      <w:r w:rsidRPr="00CB639D">
        <w:rPr>
          <w:b/>
          <w:lang w:eastAsia="x-none"/>
        </w:rPr>
        <w:fldChar w:fldCharType="end"/>
      </w:r>
      <w:r w:rsidR="005307FE" w:rsidRPr="00CB639D">
        <w:rPr>
          <w:b/>
          <w:lang w:eastAsia="x-none"/>
        </w:rPr>
        <w:tab/>
        <w:t>[DRAFT] LS on additional RRC parameters for Rel-15 NB-IoT</w:t>
      </w:r>
      <w:r w:rsidR="005307FE" w:rsidRPr="00CB639D">
        <w:rPr>
          <w:b/>
          <w:lang w:eastAsia="x-none"/>
        </w:rPr>
        <w:tab/>
        <w:t>Huawei</w:t>
      </w:r>
    </w:p>
    <w:p w14:paraId="3691DE5E" w14:textId="306D539C" w:rsidR="005307FE" w:rsidRPr="005307FE" w:rsidRDefault="00CB639D" w:rsidP="005307FE">
      <w:pPr>
        <w:ind w:left="720" w:hanging="720"/>
        <w:rPr>
          <w:highlight w:val="green"/>
          <w:lang w:eastAsia="x-none"/>
        </w:rPr>
      </w:pPr>
      <w:r w:rsidRPr="00C12634">
        <w:rPr>
          <w:b/>
        </w:rPr>
        <w:t>Decision:</w:t>
      </w:r>
      <w:r>
        <w:t xml:space="preserve"> The draft LS is endorsed and </w:t>
      </w:r>
      <w:r>
        <w:rPr>
          <w:highlight w:val="green"/>
          <w:lang w:eastAsia="x-none"/>
        </w:rPr>
        <w:t>f</w:t>
      </w:r>
      <w:r w:rsidR="005307FE" w:rsidRPr="005307FE">
        <w:rPr>
          <w:highlight w:val="green"/>
          <w:lang w:eastAsia="x-none"/>
        </w:rPr>
        <w:t>inal LS</w:t>
      </w:r>
      <w:r>
        <w:rPr>
          <w:highlight w:val="green"/>
          <w:lang w:eastAsia="x-none"/>
        </w:rPr>
        <w:t xml:space="preserve"> is</w:t>
      </w:r>
      <w:r w:rsidR="005307FE" w:rsidRPr="005307FE">
        <w:rPr>
          <w:highlight w:val="green"/>
          <w:lang w:eastAsia="x-none"/>
        </w:rPr>
        <w:t xml:space="preserve"> approved in </w:t>
      </w:r>
      <w:hyperlink r:id="rId312" w:history="1">
        <w:r w:rsidR="00D93AE1">
          <w:rPr>
            <w:rStyle w:val="Hyperlink"/>
            <w:highlight w:val="green"/>
            <w:lang w:eastAsia="x-none"/>
          </w:rPr>
          <w:t>R1-1809679</w:t>
        </w:r>
      </w:hyperlink>
      <w:r w:rsidRPr="00CB639D">
        <w:rPr>
          <w:lang w:eastAsia="x-none"/>
        </w:rPr>
        <w:t>.</w:t>
      </w:r>
    </w:p>
    <w:p w14:paraId="150C9E9B" w14:textId="77777777" w:rsidR="005307FE" w:rsidRPr="005307FE" w:rsidRDefault="005307FE" w:rsidP="005307FE">
      <w:pPr>
        <w:ind w:left="720" w:hanging="720"/>
        <w:rPr>
          <w:lang w:eastAsia="x-none"/>
        </w:rPr>
      </w:pPr>
    </w:p>
    <w:p w14:paraId="22B57D6A" w14:textId="77777777" w:rsidR="00CB639D" w:rsidRPr="004C6B3B" w:rsidRDefault="001B7BF2" w:rsidP="00CB639D">
      <w:pPr>
        <w:ind w:left="720" w:hanging="720"/>
        <w:rPr>
          <w:rFonts w:ascii="Times New Roman" w:hAnsi="Times New Roman"/>
          <w:b/>
          <w:szCs w:val="20"/>
        </w:rPr>
      </w:pPr>
      <w:hyperlink r:id="rId313" w:history="1">
        <w:r w:rsidR="00CB639D">
          <w:rPr>
            <w:rStyle w:val="Hyperlink"/>
            <w:rFonts w:ascii="Times New Roman" w:hAnsi="Times New Roman"/>
            <w:b/>
            <w:szCs w:val="20"/>
          </w:rPr>
          <w:t>R1-1809948</w:t>
        </w:r>
      </w:hyperlink>
      <w:r w:rsidR="00CB639D" w:rsidRPr="004C6B3B">
        <w:rPr>
          <w:rFonts w:ascii="Times New Roman" w:hAnsi="Times New Roman"/>
          <w:b/>
          <w:szCs w:val="20"/>
        </w:rPr>
        <w:tab/>
        <w:t>LS response on NPBCH-based RRM measurement for FeNB-IoT UE</w:t>
      </w:r>
      <w:r w:rsidR="00CB639D" w:rsidRPr="004C6B3B">
        <w:rPr>
          <w:rFonts w:ascii="Times New Roman" w:hAnsi="Times New Roman"/>
          <w:b/>
          <w:szCs w:val="20"/>
        </w:rPr>
        <w:tab/>
        <w:t>RAN4, Qualcomm</w:t>
      </w:r>
    </w:p>
    <w:p w14:paraId="09D6AAF3" w14:textId="77777777" w:rsidR="005307FE" w:rsidRPr="005307FE" w:rsidRDefault="005307FE" w:rsidP="005307FE">
      <w:pPr>
        <w:ind w:left="720" w:hanging="720"/>
        <w:rPr>
          <w:b/>
          <w:lang w:eastAsia="x-none"/>
        </w:rPr>
      </w:pPr>
    </w:p>
    <w:p w14:paraId="0B68D8DD" w14:textId="25D8EC85" w:rsidR="005307FE" w:rsidRPr="00CB639D" w:rsidRDefault="001B7BF2" w:rsidP="005307FE">
      <w:pPr>
        <w:ind w:left="720" w:hanging="720"/>
        <w:rPr>
          <w:b/>
          <w:lang w:eastAsia="x-none"/>
        </w:rPr>
      </w:pPr>
      <w:hyperlink r:id="rId314" w:history="1">
        <w:r w:rsidR="00D93AE1" w:rsidRPr="00CB639D">
          <w:rPr>
            <w:rStyle w:val="Hyperlink"/>
            <w:b/>
            <w:lang w:eastAsia="x-none"/>
          </w:rPr>
          <w:t>R1-1809685</w:t>
        </w:r>
      </w:hyperlink>
      <w:r w:rsidR="005307FE" w:rsidRPr="00CB639D">
        <w:rPr>
          <w:b/>
          <w:lang w:eastAsia="x-none"/>
        </w:rPr>
        <w:tab/>
        <w:t>Introduction of NPBCH based measurements</w:t>
      </w:r>
      <w:r w:rsidR="005307FE" w:rsidRPr="00CB639D">
        <w:rPr>
          <w:b/>
          <w:lang w:eastAsia="x-none"/>
        </w:rPr>
        <w:tab/>
        <w:t>Qualcomm Incorporated</w:t>
      </w:r>
    </w:p>
    <w:p w14:paraId="50544CAF" w14:textId="671750A8" w:rsidR="005307FE" w:rsidRPr="005307FE" w:rsidRDefault="005307FE" w:rsidP="005307FE">
      <w:pPr>
        <w:ind w:left="720" w:hanging="720"/>
        <w:rPr>
          <w:lang w:eastAsia="x-none"/>
        </w:rPr>
      </w:pPr>
      <w:r w:rsidRPr="005307FE">
        <w:rPr>
          <w:highlight w:val="green"/>
          <w:lang w:eastAsia="x-none"/>
        </w:rPr>
        <w:t xml:space="preserve">The text proposal in </w:t>
      </w:r>
      <w:hyperlink r:id="rId315" w:history="1">
        <w:r w:rsidR="00D93AE1">
          <w:rPr>
            <w:rStyle w:val="Hyperlink"/>
            <w:highlight w:val="green"/>
            <w:lang w:eastAsia="x-none"/>
          </w:rPr>
          <w:t>R1-1809685</w:t>
        </w:r>
      </w:hyperlink>
      <w:r w:rsidRPr="005307FE">
        <w:rPr>
          <w:highlight w:val="green"/>
          <w:lang w:eastAsia="x-none"/>
        </w:rPr>
        <w:t xml:space="preserve"> is endorsed</w:t>
      </w:r>
      <w:r w:rsidRPr="005307FE">
        <w:rPr>
          <w:lang w:eastAsia="x-none"/>
        </w:rPr>
        <w:t>.</w:t>
      </w:r>
    </w:p>
    <w:p w14:paraId="4D0EAA78" w14:textId="77777777" w:rsidR="005307FE" w:rsidRPr="005307FE" w:rsidRDefault="005307FE" w:rsidP="005307FE">
      <w:pPr>
        <w:ind w:left="720" w:hanging="720"/>
        <w:rPr>
          <w:lang w:eastAsia="x-none"/>
        </w:rPr>
      </w:pPr>
    </w:p>
    <w:p w14:paraId="46AE8FB7" w14:textId="32BECCCE" w:rsidR="005307FE" w:rsidRPr="00CB639D" w:rsidRDefault="001B7BF2" w:rsidP="005307FE">
      <w:pPr>
        <w:ind w:left="720" w:hanging="720"/>
        <w:rPr>
          <w:b/>
          <w:lang w:eastAsia="x-none"/>
        </w:rPr>
      </w:pPr>
      <w:hyperlink r:id="rId316" w:history="1">
        <w:r w:rsidR="00D93AE1" w:rsidRPr="00CB639D">
          <w:rPr>
            <w:rStyle w:val="Hyperlink"/>
            <w:b/>
            <w:lang w:eastAsia="x-none"/>
          </w:rPr>
          <w:t>R1-1809686</w:t>
        </w:r>
      </w:hyperlink>
      <w:r w:rsidR="005307FE" w:rsidRPr="00CB639D">
        <w:rPr>
          <w:b/>
          <w:lang w:eastAsia="x-none"/>
        </w:rPr>
        <w:tab/>
        <w:t>[DRAFT] LS on NPBCH-based measurements</w:t>
      </w:r>
      <w:r w:rsidR="005307FE" w:rsidRPr="00CB639D">
        <w:rPr>
          <w:b/>
          <w:lang w:eastAsia="x-none"/>
        </w:rPr>
        <w:tab/>
        <w:t>Qualcomm Incorporated</w:t>
      </w:r>
    </w:p>
    <w:p w14:paraId="31CC3C51" w14:textId="3B848C21" w:rsidR="005307FE" w:rsidRPr="005307FE" w:rsidRDefault="00CB639D" w:rsidP="005307FE">
      <w:pPr>
        <w:ind w:left="720" w:hanging="720"/>
        <w:rPr>
          <w:lang w:eastAsia="x-none"/>
        </w:rPr>
      </w:pPr>
      <w:r w:rsidRPr="00C12634">
        <w:rPr>
          <w:b/>
        </w:rPr>
        <w:t>Decision:</w:t>
      </w:r>
      <w:r>
        <w:t xml:space="preserve"> The draft LS is endorsed and </w:t>
      </w:r>
      <w:r>
        <w:rPr>
          <w:highlight w:val="green"/>
          <w:lang w:eastAsia="x-none"/>
        </w:rPr>
        <w:t>f</w:t>
      </w:r>
      <w:r w:rsidRPr="005307FE">
        <w:rPr>
          <w:highlight w:val="green"/>
          <w:lang w:eastAsia="x-none"/>
        </w:rPr>
        <w:t>inal</w:t>
      </w:r>
      <w:r w:rsidR="005307FE" w:rsidRPr="005307FE">
        <w:rPr>
          <w:highlight w:val="green"/>
          <w:lang w:eastAsia="x-none"/>
        </w:rPr>
        <w:t xml:space="preserve"> LS </w:t>
      </w:r>
      <w:r>
        <w:rPr>
          <w:highlight w:val="green"/>
          <w:lang w:eastAsia="x-none"/>
        </w:rPr>
        <w:t xml:space="preserve">is </w:t>
      </w:r>
      <w:r w:rsidR="005307FE" w:rsidRPr="005307FE">
        <w:rPr>
          <w:highlight w:val="green"/>
          <w:lang w:eastAsia="x-none"/>
        </w:rPr>
        <w:t xml:space="preserve">approved in </w:t>
      </w:r>
      <w:hyperlink r:id="rId317" w:history="1">
        <w:r w:rsidR="00D93AE1">
          <w:rPr>
            <w:rStyle w:val="Hyperlink"/>
            <w:highlight w:val="green"/>
            <w:lang w:eastAsia="x-none"/>
          </w:rPr>
          <w:t>R1-1809689</w:t>
        </w:r>
      </w:hyperlink>
      <w:r>
        <w:rPr>
          <w:lang w:eastAsia="x-none"/>
        </w:rPr>
        <w:t>.</w:t>
      </w:r>
    </w:p>
    <w:p w14:paraId="0332CB4B" w14:textId="77777777" w:rsidR="005307FE" w:rsidRPr="005307FE" w:rsidRDefault="005307FE" w:rsidP="005307FE">
      <w:pPr>
        <w:ind w:left="720" w:hanging="720"/>
        <w:rPr>
          <w:lang w:eastAsia="x-none"/>
        </w:rPr>
      </w:pPr>
    </w:p>
    <w:p w14:paraId="1F9EEF8A" w14:textId="77777777" w:rsidR="00CB639D" w:rsidRDefault="00CB639D" w:rsidP="00CB639D"/>
    <w:p w14:paraId="7674F250" w14:textId="494C89B5" w:rsidR="005307FE" w:rsidRPr="005307FE" w:rsidRDefault="001B7BF2" w:rsidP="005307FE">
      <w:pPr>
        <w:ind w:left="720" w:hanging="720"/>
        <w:rPr>
          <w:lang w:eastAsia="x-none"/>
        </w:rPr>
      </w:pPr>
      <w:hyperlink r:id="rId318" w:history="1">
        <w:r w:rsidR="00D93AE1">
          <w:rPr>
            <w:rStyle w:val="Hyperlink"/>
            <w:lang w:eastAsia="x-none"/>
          </w:rPr>
          <w:t>R1-1809126</w:t>
        </w:r>
      </w:hyperlink>
      <w:r w:rsidR="005307FE" w:rsidRPr="005307FE">
        <w:rPr>
          <w:lang w:eastAsia="x-none"/>
        </w:rPr>
        <w:tab/>
        <w:t>Clarification on the cyclic repetition L of Early Data Transmission</w:t>
      </w:r>
      <w:r w:rsidR="005307FE" w:rsidRPr="005307FE">
        <w:rPr>
          <w:lang w:eastAsia="x-none"/>
        </w:rPr>
        <w:tab/>
        <w:t>NTT DOCOMO, INC.</w:t>
      </w:r>
    </w:p>
    <w:p w14:paraId="7F80D667" w14:textId="77777777" w:rsidR="005307FE" w:rsidRPr="005307FE" w:rsidRDefault="005307FE" w:rsidP="001C0B12">
      <w:pPr>
        <w:pStyle w:val="Heading4"/>
        <w:rPr>
          <w:lang w:val="en-US"/>
        </w:rPr>
      </w:pPr>
      <w:bookmarkStart w:id="124" w:name="_Toc521704470"/>
      <w:bookmarkStart w:id="125" w:name="_Toc526458855"/>
      <w:r w:rsidRPr="005307FE">
        <w:t xml:space="preserve">Maintenance for </w:t>
      </w:r>
      <w:r w:rsidRPr="005307FE">
        <w:rPr>
          <w:lang w:val="en-US"/>
        </w:rPr>
        <w:t>Latency and power consumption reduction</w:t>
      </w:r>
      <w:bookmarkEnd w:id="124"/>
      <w:bookmarkEnd w:id="125"/>
    </w:p>
    <w:p w14:paraId="0CAE2AA0" w14:textId="1F9D66AC" w:rsidR="005307FE" w:rsidRPr="005307FE" w:rsidRDefault="001B7BF2" w:rsidP="005307FE">
      <w:pPr>
        <w:ind w:left="720" w:hanging="720"/>
        <w:rPr>
          <w:lang w:eastAsia="x-none"/>
        </w:rPr>
      </w:pPr>
      <w:hyperlink r:id="rId319" w:history="1">
        <w:r w:rsidR="00D93AE1">
          <w:rPr>
            <w:rStyle w:val="Hyperlink"/>
            <w:lang w:eastAsia="x-none"/>
          </w:rPr>
          <w:t>R1-1809502</w:t>
        </w:r>
      </w:hyperlink>
      <w:r w:rsidR="005307FE" w:rsidRPr="005307FE">
        <w:rPr>
          <w:lang w:eastAsia="x-none"/>
        </w:rPr>
        <w:tab/>
        <w:t>Correction to NRS subframes and additional SIB1-NB-to-subframe mapping</w:t>
      </w:r>
      <w:r w:rsidR="005307FE" w:rsidRPr="005307FE">
        <w:rPr>
          <w:lang w:eastAsia="x-none"/>
        </w:rPr>
        <w:tab/>
        <w:t>LG Electronics</w:t>
      </w:r>
    </w:p>
    <w:p w14:paraId="10A603AF" w14:textId="459077C0" w:rsidR="005307FE" w:rsidRPr="005307FE" w:rsidRDefault="005307FE" w:rsidP="005307FE">
      <w:pPr>
        <w:ind w:left="720" w:hanging="720"/>
        <w:rPr>
          <w:lang w:eastAsia="x-none"/>
        </w:rPr>
      </w:pPr>
      <w:r w:rsidRPr="005307FE">
        <w:rPr>
          <w:lang w:eastAsia="x-none"/>
        </w:rPr>
        <w:t xml:space="preserve">Revision of </w:t>
      </w:r>
      <w:hyperlink r:id="rId320" w:history="1">
        <w:r w:rsidR="00D93AE1">
          <w:rPr>
            <w:rStyle w:val="Hyperlink"/>
            <w:lang w:eastAsia="x-none"/>
          </w:rPr>
          <w:t>R1-1808458</w:t>
        </w:r>
      </w:hyperlink>
    </w:p>
    <w:p w14:paraId="4BE815F5" w14:textId="7851A3FB" w:rsidR="005307FE" w:rsidRPr="008307F5" w:rsidRDefault="001B7BF2" w:rsidP="005307FE">
      <w:pPr>
        <w:ind w:left="720" w:hanging="720"/>
        <w:rPr>
          <w:b/>
          <w:lang w:eastAsia="x-none"/>
        </w:rPr>
      </w:pPr>
      <w:hyperlink r:id="rId321" w:history="1">
        <w:r w:rsidR="00D93AE1" w:rsidRPr="008307F5">
          <w:rPr>
            <w:rStyle w:val="Hyperlink"/>
            <w:b/>
            <w:lang w:eastAsia="x-none"/>
          </w:rPr>
          <w:t>R1-1809603</w:t>
        </w:r>
      </w:hyperlink>
      <w:r w:rsidR="005307FE" w:rsidRPr="008307F5">
        <w:rPr>
          <w:b/>
          <w:lang w:eastAsia="x-none"/>
        </w:rPr>
        <w:tab/>
        <w:t>Correction to NRS subframes and additional SIB1-NB-to-subframe mapping</w:t>
      </w:r>
      <w:r w:rsidR="005307FE" w:rsidRPr="008307F5">
        <w:rPr>
          <w:b/>
          <w:lang w:eastAsia="x-none"/>
        </w:rPr>
        <w:tab/>
        <w:t>LG Electronics</w:t>
      </w:r>
    </w:p>
    <w:p w14:paraId="219F397D" w14:textId="36F47815" w:rsidR="005307FE" w:rsidRPr="005307FE" w:rsidRDefault="005307FE" w:rsidP="005307FE">
      <w:pPr>
        <w:ind w:left="720" w:hanging="720"/>
        <w:rPr>
          <w:lang w:eastAsia="x-none"/>
        </w:rPr>
      </w:pPr>
      <w:r w:rsidRPr="005307FE">
        <w:rPr>
          <w:highlight w:val="green"/>
          <w:lang w:eastAsia="x-none"/>
        </w:rPr>
        <w:t xml:space="preserve">The text proposals in </w:t>
      </w:r>
      <w:hyperlink r:id="rId322" w:history="1">
        <w:r w:rsidR="00D93AE1">
          <w:rPr>
            <w:rStyle w:val="Hyperlink"/>
            <w:highlight w:val="green"/>
            <w:lang w:eastAsia="x-none"/>
          </w:rPr>
          <w:t>R1-1809603</w:t>
        </w:r>
      </w:hyperlink>
      <w:r w:rsidRPr="005307FE">
        <w:rPr>
          <w:highlight w:val="green"/>
          <w:lang w:eastAsia="x-none"/>
        </w:rPr>
        <w:t xml:space="preserve"> are endorsed.</w:t>
      </w:r>
    </w:p>
    <w:p w14:paraId="746D2FF2" w14:textId="77777777" w:rsidR="005307FE" w:rsidRPr="005307FE" w:rsidRDefault="005307FE" w:rsidP="001C0B12">
      <w:pPr>
        <w:pStyle w:val="Heading5"/>
        <w:rPr>
          <w:lang w:val="en-US"/>
        </w:rPr>
      </w:pPr>
      <w:bookmarkStart w:id="126" w:name="_Toc526458856"/>
      <w:r w:rsidRPr="005307FE">
        <w:rPr>
          <w:lang w:val="en-US"/>
        </w:rPr>
        <w:t>Power consumption reduction for paging and connected-mode DRX</w:t>
      </w:r>
      <w:bookmarkEnd w:id="126"/>
    </w:p>
    <w:p w14:paraId="1BD55851" w14:textId="265D1897" w:rsidR="005307FE" w:rsidRPr="008307F5" w:rsidRDefault="001B7BF2" w:rsidP="005307FE">
      <w:pPr>
        <w:ind w:left="720" w:hanging="720"/>
        <w:rPr>
          <w:b/>
          <w:lang w:eastAsia="x-none"/>
        </w:rPr>
      </w:pPr>
      <w:hyperlink r:id="rId323" w:history="1">
        <w:r w:rsidR="00D93AE1" w:rsidRPr="008307F5">
          <w:rPr>
            <w:rStyle w:val="Hyperlink"/>
            <w:b/>
            <w:lang w:eastAsia="x-none"/>
          </w:rPr>
          <w:t>R1-1808128</w:t>
        </w:r>
      </w:hyperlink>
      <w:r w:rsidR="005307FE" w:rsidRPr="008307F5">
        <w:rPr>
          <w:b/>
          <w:lang w:eastAsia="x-none"/>
        </w:rPr>
        <w:tab/>
        <w:t>Corrections on NWUS</w:t>
      </w:r>
      <w:r w:rsidR="005307FE" w:rsidRPr="008307F5">
        <w:rPr>
          <w:b/>
          <w:lang w:eastAsia="x-none"/>
        </w:rPr>
        <w:tab/>
        <w:t>Huawei, HiSilicon, Ericsson, Qualcomm, LG, Samsung, ZTE</w:t>
      </w:r>
    </w:p>
    <w:p w14:paraId="62A9E993" w14:textId="089EEA1B" w:rsidR="005307FE" w:rsidRPr="005307FE" w:rsidRDefault="001B7BF2" w:rsidP="005307FE">
      <w:pPr>
        <w:ind w:left="720" w:hanging="720"/>
        <w:rPr>
          <w:lang w:eastAsia="x-none"/>
        </w:rPr>
      </w:pPr>
      <w:hyperlink r:id="rId324" w:history="1">
        <w:r w:rsidR="00D93AE1">
          <w:rPr>
            <w:rStyle w:val="Hyperlink"/>
            <w:lang w:eastAsia="x-none"/>
          </w:rPr>
          <w:t>R1-1808989</w:t>
        </w:r>
      </w:hyperlink>
      <w:r w:rsidR="005307FE" w:rsidRPr="005307FE">
        <w:rPr>
          <w:lang w:eastAsia="x-none"/>
        </w:rPr>
        <w:tab/>
        <w:t>Maintenance issues for Wake-up signal for Rel-15 NB-IoT</w:t>
      </w:r>
      <w:r w:rsidR="005307FE" w:rsidRPr="005307FE">
        <w:rPr>
          <w:lang w:eastAsia="x-none"/>
        </w:rPr>
        <w:tab/>
        <w:t>Ericsson</w:t>
      </w:r>
    </w:p>
    <w:p w14:paraId="2B72978D" w14:textId="405A79EA" w:rsidR="005307FE" w:rsidRPr="005307FE" w:rsidRDefault="001B7BF2" w:rsidP="005307FE">
      <w:pPr>
        <w:ind w:left="720" w:hanging="720"/>
        <w:rPr>
          <w:lang w:eastAsia="x-none"/>
        </w:rPr>
      </w:pPr>
      <w:hyperlink r:id="rId325" w:history="1">
        <w:r w:rsidR="00D93AE1">
          <w:rPr>
            <w:rStyle w:val="Hyperlink"/>
            <w:lang w:eastAsia="x-none"/>
          </w:rPr>
          <w:t>R1-1809012</w:t>
        </w:r>
      </w:hyperlink>
      <w:r w:rsidR="005307FE" w:rsidRPr="005307FE">
        <w:rPr>
          <w:lang w:eastAsia="x-none"/>
        </w:rPr>
        <w:tab/>
        <w:t>Maintenance for wake-up signal</w:t>
      </w:r>
      <w:r w:rsidR="005307FE" w:rsidRPr="005307FE">
        <w:rPr>
          <w:lang w:eastAsia="x-none"/>
        </w:rPr>
        <w:tab/>
        <w:t>Qualcomm Incorporated</w:t>
      </w:r>
    </w:p>
    <w:p w14:paraId="662CCC52" w14:textId="77777777" w:rsidR="005307FE" w:rsidRPr="005307FE" w:rsidRDefault="005307FE" w:rsidP="005307FE">
      <w:pPr>
        <w:ind w:left="720" w:hanging="720"/>
        <w:rPr>
          <w:lang w:eastAsia="x-none"/>
        </w:rPr>
      </w:pPr>
    </w:p>
    <w:p w14:paraId="5FA7464C" w14:textId="50587A18" w:rsidR="005307FE" w:rsidRPr="008307F5" w:rsidRDefault="001B7BF2" w:rsidP="005307FE">
      <w:pPr>
        <w:ind w:left="720" w:hanging="720"/>
        <w:rPr>
          <w:b/>
          <w:lang w:eastAsia="x-none"/>
        </w:rPr>
      </w:pPr>
      <w:hyperlink r:id="rId326" w:history="1">
        <w:r w:rsidR="00D93AE1" w:rsidRPr="008307F5">
          <w:rPr>
            <w:rStyle w:val="Hyperlink"/>
            <w:b/>
            <w:lang w:eastAsia="x-none"/>
          </w:rPr>
          <w:t>R1-1809566</w:t>
        </w:r>
      </w:hyperlink>
      <w:r w:rsidR="005307FE" w:rsidRPr="008307F5">
        <w:rPr>
          <w:b/>
          <w:lang w:eastAsia="x-none"/>
        </w:rPr>
        <w:tab/>
        <w:t>Feature lead summary on NB-IoT Rel-15 NWUS maintenance</w:t>
      </w:r>
      <w:r w:rsidR="005307FE" w:rsidRPr="008307F5">
        <w:rPr>
          <w:b/>
          <w:lang w:eastAsia="x-none"/>
        </w:rPr>
        <w:tab/>
        <w:t>Huawei, HiSilicon</w:t>
      </w:r>
    </w:p>
    <w:p w14:paraId="0D358646" w14:textId="77777777" w:rsidR="008307F5" w:rsidRDefault="008307F5" w:rsidP="005307FE">
      <w:pPr>
        <w:ind w:left="720" w:hanging="720"/>
        <w:rPr>
          <w:highlight w:val="green"/>
          <w:lang w:eastAsia="x-none"/>
        </w:rPr>
      </w:pPr>
    </w:p>
    <w:p w14:paraId="2F40A9A7" w14:textId="4007FB03" w:rsidR="005307FE" w:rsidRPr="005307FE" w:rsidRDefault="005307FE" w:rsidP="005307FE">
      <w:pPr>
        <w:ind w:left="720" w:hanging="720"/>
        <w:rPr>
          <w:lang w:eastAsia="x-none"/>
        </w:rPr>
      </w:pPr>
      <w:r w:rsidRPr="005307FE">
        <w:rPr>
          <w:highlight w:val="green"/>
          <w:lang w:eastAsia="x-none"/>
        </w:rPr>
        <w:t>Agreement:</w:t>
      </w:r>
    </w:p>
    <w:p w14:paraId="5EB92F8D" w14:textId="60A3533D" w:rsidR="005307FE" w:rsidRPr="005307FE" w:rsidRDefault="005307FE" w:rsidP="005307FE">
      <w:pPr>
        <w:ind w:left="720" w:hanging="720"/>
        <w:rPr>
          <w:lang w:eastAsia="x-none"/>
        </w:rPr>
      </w:pPr>
      <w:r w:rsidRPr="005307FE">
        <w:rPr>
          <w:lang w:eastAsia="x-none"/>
        </w:rPr>
        <w:t xml:space="preserve">The text proposals in </w:t>
      </w:r>
      <w:hyperlink r:id="rId327" w:history="1">
        <w:r w:rsidR="00D93AE1">
          <w:rPr>
            <w:rStyle w:val="Hyperlink"/>
            <w:lang w:eastAsia="x-none"/>
          </w:rPr>
          <w:t>R1-1808128</w:t>
        </w:r>
      </w:hyperlink>
      <w:r w:rsidRPr="005307FE">
        <w:rPr>
          <w:lang w:eastAsia="x-none"/>
        </w:rPr>
        <w:t xml:space="preserve"> are agreed.</w:t>
      </w:r>
    </w:p>
    <w:p w14:paraId="016223CC" w14:textId="77777777" w:rsidR="005307FE" w:rsidRPr="005307FE" w:rsidRDefault="005307FE" w:rsidP="005307FE">
      <w:pPr>
        <w:ind w:left="720" w:hanging="720"/>
        <w:rPr>
          <w:lang w:eastAsia="x-none"/>
        </w:rPr>
      </w:pPr>
    </w:p>
    <w:p w14:paraId="2D03E7FB" w14:textId="0455E858" w:rsidR="005307FE" w:rsidRPr="008307F5" w:rsidRDefault="001B7BF2" w:rsidP="005307FE">
      <w:pPr>
        <w:ind w:left="720" w:hanging="720"/>
        <w:rPr>
          <w:b/>
          <w:lang w:eastAsia="x-none"/>
        </w:rPr>
      </w:pPr>
      <w:hyperlink r:id="rId328" w:history="1">
        <w:r w:rsidR="00D93AE1" w:rsidRPr="008307F5">
          <w:rPr>
            <w:rStyle w:val="Hyperlink"/>
            <w:b/>
            <w:lang w:eastAsia="x-none"/>
          </w:rPr>
          <w:t>R1-1809662</w:t>
        </w:r>
      </w:hyperlink>
      <w:r w:rsidR="005307FE" w:rsidRPr="008307F5">
        <w:rPr>
          <w:b/>
          <w:lang w:eastAsia="x-none"/>
        </w:rPr>
        <w:tab/>
        <w:t>Updated feature lead summary on NB-IoT Rel-15 NWUS maintenance</w:t>
      </w:r>
      <w:r w:rsidR="005307FE" w:rsidRPr="008307F5">
        <w:rPr>
          <w:b/>
          <w:lang w:eastAsia="x-none"/>
        </w:rPr>
        <w:tab/>
        <w:t>Huawei, HiSilicon</w:t>
      </w:r>
    </w:p>
    <w:p w14:paraId="09E75BBC" w14:textId="77777777" w:rsidR="005307FE" w:rsidRPr="005307FE" w:rsidRDefault="005307FE" w:rsidP="005307FE">
      <w:pPr>
        <w:ind w:left="720" w:hanging="720"/>
        <w:rPr>
          <w:b/>
          <w:lang w:eastAsia="x-none"/>
        </w:rPr>
      </w:pPr>
    </w:p>
    <w:p w14:paraId="0BB6E838" w14:textId="77777777" w:rsidR="005307FE" w:rsidRPr="005307FE" w:rsidRDefault="005307FE" w:rsidP="005307FE">
      <w:pPr>
        <w:ind w:left="720" w:hanging="720"/>
        <w:rPr>
          <w:lang w:eastAsia="x-none"/>
        </w:rPr>
      </w:pPr>
      <w:r w:rsidRPr="005307FE">
        <w:rPr>
          <w:highlight w:val="green"/>
          <w:lang w:eastAsia="x-none"/>
          <w:rPrChange w:id="127" w:author="Ericsson" w:date="2018-08-23T20:15:00Z">
            <w:rPr>
              <w:lang w:eastAsia="x-none"/>
            </w:rPr>
          </w:rPrChange>
        </w:rPr>
        <w:t>The following text proposal is endorsed:</w:t>
      </w:r>
    </w:p>
    <w:p w14:paraId="02F76EEC" w14:textId="77777777" w:rsidR="005307FE" w:rsidRPr="008307F5" w:rsidRDefault="005307FE" w:rsidP="008307F5">
      <w:pPr>
        <w:autoSpaceDE w:val="0"/>
        <w:autoSpaceDN w:val="0"/>
        <w:adjustRightInd w:val="0"/>
        <w:snapToGrid w:val="0"/>
        <w:jc w:val="both"/>
        <w:rPr>
          <w:rFonts w:ascii="Times New Roman" w:eastAsia="SimSun" w:hAnsi="Times New Roman"/>
          <w:color w:val="FF0000"/>
          <w:szCs w:val="20"/>
          <w:lang w:val="en-US"/>
        </w:rPr>
      </w:pPr>
      <w:r w:rsidRPr="008307F5">
        <w:rPr>
          <w:rFonts w:ascii="Times New Roman" w:eastAsia="SimSun" w:hAnsi="Times New Roman"/>
          <w:color w:val="FF0000"/>
          <w:szCs w:val="20"/>
          <w:lang w:val="en-US"/>
        </w:rPr>
        <w:t>-------------------------------------------- Beginning of TP -------------------------------------------------</w:t>
      </w:r>
    </w:p>
    <w:p w14:paraId="696702E6" w14:textId="02450FE7" w:rsidR="005307FE" w:rsidRPr="008307F5" w:rsidRDefault="005307FE" w:rsidP="008307F5">
      <w:pPr>
        <w:rPr>
          <w:rFonts w:ascii="Times New Roman" w:hAnsi="Times New Roman"/>
          <w:szCs w:val="20"/>
          <w:lang w:val="en-US" w:eastAsia="en-GB"/>
        </w:rPr>
      </w:pPr>
      <w:r w:rsidRPr="008307F5">
        <w:rPr>
          <w:rFonts w:ascii="Times New Roman" w:hAnsi="Times New Roman"/>
          <w:szCs w:val="20"/>
          <w:lang w:val="en-US" w:eastAsia="en-GB"/>
        </w:rPr>
        <w:t>10.2.6B.2</w:t>
      </w:r>
      <w:r w:rsidRPr="008307F5">
        <w:rPr>
          <w:rFonts w:ascii="Times New Roman" w:hAnsi="Times New Roman"/>
          <w:szCs w:val="20"/>
          <w:lang w:val="en-US" w:eastAsia="en-GB"/>
        </w:rPr>
        <w:tab/>
        <w:t>Mapping to resource elements</w:t>
      </w:r>
    </w:p>
    <w:p w14:paraId="2FE72BBB" w14:textId="77777777" w:rsidR="005307FE" w:rsidRPr="008307F5" w:rsidRDefault="005307FE" w:rsidP="008307F5">
      <w:pPr>
        <w:autoSpaceDE w:val="0"/>
        <w:autoSpaceDN w:val="0"/>
        <w:adjustRightInd w:val="0"/>
        <w:snapToGrid w:val="0"/>
        <w:jc w:val="both"/>
        <w:rPr>
          <w:rFonts w:ascii="Times New Roman" w:eastAsia="MS Mincho" w:hAnsi="Times New Roman"/>
          <w:szCs w:val="20"/>
          <w:lang w:val="en-US" w:eastAsia="ja-JP"/>
        </w:rPr>
      </w:pPr>
      <w:r w:rsidRPr="008307F5">
        <w:rPr>
          <w:rFonts w:ascii="Times New Roman" w:eastAsia="SimSun" w:hAnsi="Times New Roman"/>
          <w:szCs w:val="20"/>
          <w:lang w:val="en-US"/>
        </w:rPr>
        <w:t xml:space="preserve">The same antenna port shall be used for all symbols of the NWUS within a subframe. The UE shall not assume that the NWUS is transmitted on the same antenna port as any of the downlink reference signals or synchronization signals. </w:t>
      </w:r>
      <w:r w:rsidRPr="008307F5">
        <w:rPr>
          <w:rFonts w:ascii="Times New Roman" w:eastAsia="MS Mincho" w:hAnsi="Times New Roman"/>
          <w:szCs w:val="20"/>
          <w:lang w:val="en-US" w:eastAsia="ja-JP"/>
        </w:rPr>
        <w:t xml:space="preserve">If only one NRS port is configured by the eNB, the UE may assume the transmission of all NWUS subframes is using the same antenna port; otherwise, the </w:t>
      </w:r>
      <w:r w:rsidRPr="008307F5">
        <w:rPr>
          <w:rFonts w:ascii="Times New Roman" w:eastAsia="MS Mincho" w:hAnsi="Times New Roman"/>
          <w:szCs w:val="20"/>
          <w:lang w:val="en-US" w:eastAsia="ja-JP"/>
        </w:rPr>
        <w:lastRenderedPageBreak/>
        <w:t xml:space="preserve">UE </w:t>
      </w:r>
      <w:del w:id="128" w:author="Author" w:date="2018-08-23T18:36:00Z">
        <w:r w:rsidRPr="008307F5" w:rsidDel="00081046">
          <w:rPr>
            <w:rFonts w:ascii="Times New Roman" w:eastAsia="MS Mincho" w:hAnsi="Times New Roman"/>
            <w:szCs w:val="20"/>
            <w:lang w:val="en-US" w:eastAsia="ja-JP"/>
          </w:rPr>
          <w:delText>can assume the transmission of NWUS in at least one subframe is using the same antenna port.</w:delText>
        </w:r>
      </w:del>
      <w:del w:id="129" w:author="Author" w:date="2018-08-23T18:38:00Z">
        <w:r w:rsidRPr="008307F5" w:rsidDel="00081046">
          <w:rPr>
            <w:rFonts w:ascii="Times New Roman" w:eastAsia="MS Mincho" w:hAnsi="Times New Roman"/>
            <w:szCs w:val="20"/>
            <w:lang w:val="en-US"/>
          </w:rPr>
          <w:delText xml:space="preserve"> </w:delText>
        </w:r>
      </w:del>
      <w:ins w:id="130" w:author="Author" w:date="2018-08-23T18:36:00Z">
        <w:r w:rsidRPr="008307F5">
          <w:rPr>
            <w:rFonts w:ascii="Times New Roman" w:eastAsia="MS Mincho" w:hAnsi="Times New Roman"/>
            <w:szCs w:val="20"/>
            <w:lang w:val="en-US"/>
          </w:rPr>
          <w:t xml:space="preserve">may assume the same antenna port is used for NWUS transmission in DL subframes </w:t>
        </w:r>
        <w:r w:rsidRPr="008307F5">
          <w:rPr>
            <w:rFonts w:ascii="Times New Roman" w:eastAsia="MS Mincho" w:hAnsi="Times New Roman"/>
            <w:i/>
            <w:szCs w:val="20"/>
            <w:lang w:val="en-US"/>
          </w:rPr>
          <w:t>w</w:t>
        </w:r>
      </w:ins>
      <w:ins w:id="131" w:author="Ericsson" w:date="2018-08-23T20:14:00Z">
        <w:r w:rsidRPr="008307F5">
          <w:rPr>
            <w:rFonts w:ascii="Times New Roman" w:eastAsia="MS Mincho" w:hAnsi="Times New Roman"/>
            <w:szCs w:val="20"/>
            <w:lang w:val="en-US"/>
            <w:rPrChange w:id="132" w:author="Ericsson" w:date="2018-08-23T20:15:00Z">
              <w:rPr>
                <w:rFonts w:ascii="Times New Roman" w:eastAsia="MS Mincho" w:hAnsi="Times New Roman"/>
                <w:i/>
                <w:sz w:val="22"/>
                <w:szCs w:val="22"/>
                <w:lang w:val="en-US"/>
              </w:rPr>
            </w:rPrChange>
          </w:rPr>
          <w:t>0</w:t>
        </w:r>
      </w:ins>
      <w:ins w:id="133" w:author="Author" w:date="2018-08-23T18:36:00Z">
        <w:r w:rsidRPr="008307F5">
          <w:rPr>
            <w:rFonts w:ascii="Times New Roman" w:eastAsia="MS Mincho" w:hAnsi="Times New Roman"/>
            <w:i/>
            <w:szCs w:val="20"/>
            <w:lang w:val="en-US"/>
          </w:rPr>
          <w:t>+2n</w:t>
        </w:r>
        <w:r w:rsidRPr="008307F5">
          <w:rPr>
            <w:rFonts w:ascii="Times New Roman" w:eastAsia="MS Mincho" w:hAnsi="Times New Roman"/>
            <w:szCs w:val="20"/>
            <w:lang w:val="en-US"/>
          </w:rPr>
          <w:t xml:space="preserve"> and </w:t>
        </w:r>
        <w:r w:rsidRPr="008307F5">
          <w:rPr>
            <w:rFonts w:ascii="Times New Roman" w:eastAsia="MS Mincho" w:hAnsi="Times New Roman"/>
            <w:i/>
            <w:szCs w:val="20"/>
            <w:lang w:val="en-US"/>
          </w:rPr>
          <w:t>w</w:t>
        </w:r>
      </w:ins>
      <w:ins w:id="134" w:author="Ericsson" w:date="2018-08-23T20:15:00Z">
        <w:r w:rsidRPr="008307F5">
          <w:rPr>
            <w:rFonts w:ascii="Times New Roman" w:eastAsia="MS Mincho" w:hAnsi="Times New Roman"/>
            <w:szCs w:val="20"/>
            <w:lang w:val="en-US"/>
            <w:rPrChange w:id="135" w:author="Ericsson" w:date="2018-08-23T20:15:00Z">
              <w:rPr>
                <w:rFonts w:ascii="Times New Roman" w:eastAsia="MS Mincho" w:hAnsi="Times New Roman"/>
                <w:i/>
                <w:sz w:val="22"/>
                <w:szCs w:val="22"/>
                <w:lang w:val="en-US"/>
              </w:rPr>
            </w:rPrChange>
          </w:rPr>
          <w:t>0</w:t>
        </w:r>
      </w:ins>
      <w:ins w:id="136" w:author="Author" w:date="2018-08-23T18:36:00Z">
        <w:r w:rsidRPr="008307F5">
          <w:rPr>
            <w:rFonts w:ascii="Times New Roman" w:eastAsia="MS Mincho" w:hAnsi="Times New Roman"/>
            <w:i/>
            <w:szCs w:val="20"/>
            <w:lang w:val="en-US"/>
          </w:rPr>
          <w:t>+2n+</w:t>
        </w:r>
        <w:r w:rsidRPr="008307F5">
          <w:rPr>
            <w:rFonts w:ascii="Times New Roman" w:eastAsia="MS Mincho" w:hAnsi="Times New Roman"/>
            <w:szCs w:val="20"/>
            <w:lang w:val="en-US"/>
          </w:rPr>
          <w:t xml:space="preserve">1, where </w:t>
        </w:r>
        <w:r w:rsidRPr="008307F5">
          <w:rPr>
            <w:rFonts w:ascii="Times New Roman" w:eastAsia="MS Mincho" w:hAnsi="Times New Roman"/>
            <w:i/>
            <w:szCs w:val="20"/>
            <w:lang w:val="en-US"/>
          </w:rPr>
          <w:t>w</w:t>
        </w:r>
      </w:ins>
      <w:ins w:id="137" w:author="Ericsson" w:date="2018-08-23T20:15:00Z">
        <w:r w:rsidRPr="008307F5">
          <w:rPr>
            <w:rFonts w:ascii="Times New Roman" w:eastAsia="MS Mincho" w:hAnsi="Times New Roman"/>
            <w:szCs w:val="20"/>
            <w:lang w:val="en-US"/>
            <w:rPrChange w:id="138" w:author="Ericsson" w:date="2018-08-23T20:15:00Z">
              <w:rPr>
                <w:rFonts w:ascii="Times New Roman" w:eastAsia="MS Mincho" w:hAnsi="Times New Roman"/>
                <w:i/>
                <w:sz w:val="22"/>
                <w:szCs w:val="22"/>
                <w:lang w:val="en-US"/>
              </w:rPr>
            </w:rPrChange>
          </w:rPr>
          <w:t>0</w:t>
        </w:r>
      </w:ins>
      <w:ins w:id="139" w:author="Author" w:date="2018-08-23T18:36:00Z">
        <w:r w:rsidRPr="008307F5">
          <w:rPr>
            <w:rFonts w:ascii="Times New Roman" w:eastAsia="MS Mincho" w:hAnsi="Times New Roman"/>
            <w:szCs w:val="20"/>
            <w:lang w:val="en-US"/>
          </w:rPr>
          <w:t xml:space="preserve"> is the first DL subframe of the </w:t>
        </w:r>
      </w:ins>
      <w:ins w:id="140" w:author="Author" w:date="2018-08-23T18:37:00Z">
        <w:r w:rsidRPr="008307F5">
          <w:rPr>
            <w:rFonts w:ascii="Times New Roman" w:eastAsia="MS Mincho" w:hAnsi="Times New Roman"/>
            <w:szCs w:val="20"/>
            <w:lang w:val="en-US"/>
          </w:rPr>
          <w:t>N</w:t>
        </w:r>
      </w:ins>
      <w:ins w:id="141" w:author="Author" w:date="2018-08-23T18:36:00Z">
        <w:r w:rsidRPr="008307F5">
          <w:rPr>
            <w:rFonts w:ascii="Times New Roman" w:eastAsia="MS Mincho" w:hAnsi="Times New Roman"/>
            <w:szCs w:val="20"/>
            <w:lang w:val="en-US"/>
          </w:rPr>
          <w:t xml:space="preserve">WUS transmission as specified in [4], and </w:t>
        </w:r>
        <w:r w:rsidRPr="008307F5">
          <w:rPr>
            <w:rFonts w:ascii="Times New Roman" w:eastAsia="MS Mincho" w:hAnsi="Times New Roman"/>
            <w:i/>
            <w:szCs w:val="20"/>
            <w:lang w:val="en-US"/>
          </w:rPr>
          <w:t>n</w:t>
        </w:r>
        <w:r w:rsidRPr="008307F5">
          <w:rPr>
            <w:rFonts w:ascii="Times New Roman" w:eastAsia="MS Mincho" w:hAnsi="Times New Roman"/>
            <w:szCs w:val="20"/>
            <w:lang w:val="en-US"/>
          </w:rPr>
          <w:t>=0,1,…. .</w:t>
        </w:r>
      </w:ins>
    </w:p>
    <w:p w14:paraId="6221945B" w14:textId="028BB446" w:rsidR="005307FE" w:rsidRPr="008307F5" w:rsidRDefault="005307FE" w:rsidP="008307F5">
      <w:pPr>
        <w:snapToGrid w:val="0"/>
        <w:jc w:val="both"/>
        <w:rPr>
          <w:rFonts w:ascii="Times New Roman" w:eastAsia="SimSun" w:hAnsi="Times New Roman"/>
          <w:szCs w:val="20"/>
          <w:lang w:val="en-US"/>
        </w:rPr>
      </w:pPr>
      <w:r w:rsidRPr="008307F5">
        <w:rPr>
          <w:rFonts w:ascii="Times New Roman" w:eastAsia="SimSun" w:hAnsi="Times New Roman"/>
          <w:color w:val="FF0000"/>
          <w:szCs w:val="20"/>
          <w:lang w:val="en-US"/>
        </w:rPr>
        <w:t>-------------------------------------------- End of TP ----------------------------------------------------------</w:t>
      </w:r>
    </w:p>
    <w:p w14:paraId="3D45538E" w14:textId="77777777" w:rsidR="005307FE" w:rsidRPr="005307FE" w:rsidRDefault="005307FE" w:rsidP="001C0B12">
      <w:pPr>
        <w:pStyle w:val="Heading5"/>
        <w:rPr>
          <w:lang w:val="en-US"/>
        </w:rPr>
      </w:pPr>
      <w:bookmarkStart w:id="142" w:name="_Toc526458857"/>
      <w:r w:rsidRPr="005307FE">
        <w:rPr>
          <w:lang w:val="en-US"/>
        </w:rPr>
        <w:t>Data transmission during the random access procedure</w:t>
      </w:r>
      <w:bookmarkEnd w:id="142"/>
    </w:p>
    <w:p w14:paraId="27A34907" w14:textId="7A8FBF36" w:rsidR="005307FE" w:rsidRPr="005307FE" w:rsidRDefault="001B7BF2" w:rsidP="005307FE">
      <w:pPr>
        <w:ind w:left="720" w:hanging="720"/>
        <w:rPr>
          <w:lang w:eastAsia="x-none"/>
        </w:rPr>
      </w:pPr>
      <w:hyperlink r:id="rId329" w:history="1">
        <w:r w:rsidR="00D93AE1">
          <w:rPr>
            <w:rStyle w:val="Hyperlink"/>
            <w:lang w:eastAsia="x-none"/>
          </w:rPr>
          <w:t>R1-1808129</w:t>
        </w:r>
      </w:hyperlink>
      <w:r w:rsidR="005307FE" w:rsidRPr="005307FE">
        <w:rPr>
          <w:lang w:eastAsia="x-none"/>
        </w:rPr>
        <w:tab/>
        <w:t>Corrections on EDT for NB-IoT</w:t>
      </w:r>
      <w:r w:rsidR="005307FE" w:rsidRPr="005307FE">
        <w:rPr>
          <w:lang w:eastAsia="x-none"/>
        </w:rPr>
        <w:tab/>
        <w:t>Huawei, HiSilicon</w:t>
      </w:r>
    </w:p>
    <w:p w14:paraId="3E354E3C" w14:textId="77777777" w:rsidR="005307FE" w:rsidRPr="005307FE" w:rsidRDefault="005307FE" w:rsidP="005307FE">
      <w:pPr>
        <w:ind w:left="720" w:hanging="720"/>
        <w:rPr>
          <w:lang w:eastAsia="x-none"/>
        </w:rPr>
      </w:pPr>
    </w:p>
    <w:p w14:paraId="1E073295" w14:textId="510695F3" w:rsidR="005307FE" w:rsidRPr="008307F5" w:rsidRDefault="001B7BF2" w:rsidP="005307FE">
      <w:pPr>
        <w:ind w:left="720" w:hanging="720"/>
        <w:rPr>
          <w:b/>
          <w:lang w:eastAsia="x-none"/>
        </w:rPr>
      </w:pPr>
      <w:hyperlink r:id="rId330" w:history="1">
        <w:r w:rsidR="00D93AE1" w:rsidRPr="008307F5">
          <w:rPr>
            <w:rStyle w:val="Hyperlink"/>
            <w:b/>
            <w:lang w:eastAsia="x-none"/>
          </w:rPr>
          <w:t>R1-1809567</w:t>
        </w:r>
      </w:hyperlink>
      <w:r w:rsidR="005307FE" w:rsidRPr="008307F5">
        <w:rPr>
          <w:b/>
          <w:lang w:eastAsia="x-none"/>
        </w:rPr>
        <w:tab/>
        <w:t>Feature lead summary of EDT during RACH in feNB-IoT</w:t>
      </w:r>
      <w:r w:rsidR="005307FE" w:rsidRPr="008307F5">
        <w:rPr>
          <w:b/>
          <w:lang w:eastAsia="x-none"/>
        </w:rPr>
        <w:tab/>
        <w:t>Huawei, HiSilicon</w:t>
      </w:r>
    </w:p>
    <w:p w14:paraId="152C4F5B" w14:textId="77777777" w:rsidR="005307FE" w:rsidRPr="005307FE" w:rsidRDefault="005307FE" w:rsidP="005307FE">
      <w:pPr>
        <w:ind w:left="720" w:hanging="720"/>
        <w:rPr>
          <w:b/>
          <w:lang w:eastAsia="x-none"/>
        </w:rPr>
      </w:pPr>
    </w:p>
    <w:p w14:paraId="5FED05A3" w14:textId="20886712" w:rsidR="005307FE" w:rsidRPr="005307FE" w:rsidRDefault="005307FE" w:rsidP="005307FE">
      <w:pPr>
        <w:rPr>
          <w:highlight w:val="green"/>
          <w:lang w:eastAsia="x-none"/>
        </w:rPr>
      </w:pPr>
      <w:r w:rsidRPr="005307FE">
        <w:rPr>
          <w:highlight w:val="green"/>
          <w:lang w:eastAsia="x-none"/>
        </w:rPr>
        <w:t xml:space="preserve">The text proposal in Section 3.1 of </w:t>
      </w:r>
      <w:hyperlink r:id="rId331" w:history="1">
        <w:r w:rsidR="00D93AE1">
          <w:rPr>
            <w:rStyle w:val="Hyperlink"/>
            <w:highlight w:val="green"/>
            <w:lang w:eastAsia="x-none"/>
          </w:rPr>
          <w:t>R1-1809567</w:t>
        </w:r>
      </w:hyperlink>
      <w:r w:rsidRPr="005307FE">
        <w:rPr>
          <w:highlight w:val="green"/>
          <w:lang w:eastAsia="x-none"/>
        </w:rPr>
        <w:t xml:space="preserve"> is endorsed with modifications to change “were selected” to “would have been selected” and “would end” to “would have ended”.</w:t>
      </w:r>
    </w:p>
    <w:p w14:paraId="22FE252B" w14:textId="77777777" w:rsidR="005307FE" w:rsidRPr="005307FE" w:rsidRDefault="005307FE" w:rsidP="005307FE">
      <w:pPr>
        <w:rPr>
          <w:lang w:eastAsia="x-none"/>
        </w:rPr>
      </w:pPr>
    </w:p>
    <w:p w14:paraId="0AE4AC21" w14:textId="1AB345F4" w:rsidR="005307FE" w:rsidRPr="005307FE" w:rsidRDefault="005307FE" w:rsidP="005307FE">
      <w:pPr>
        <w:rPr>
          <w:highlight w:val="green"/>
          <w:lang w:eastAsia="x-none"/>
        </w:rPr>
      </w:pPr>
      <w:r w:rsidRPr="005307FE">
        <w:rPr>
          <w:highlight w:val="green"/>
          <w:lang w:eastAsia="x-none"/>
        </w:rPr>
        <w:t xml:space="preserve">The text proposal in Section 3.2 of </w:t>
      </w:r>
      <w:hyperlink r:id="rId332" w:history="1">
        <w:r w:rsidR="00D93AE1">
          <w:rPr>
            <w:rStyle w:val="Hyperlink"/>
            <w:highlight w:val="green"/>
            <w:lang w:eastAsia="x-none"/>
          </w:rPr>
          <w:t>R1-1809567</w:t>
        </w:r>
      </w:hyperlink>
      <w:r w:rsidRPr="005307FE">
        <w:rPr>
          <w:highlight w:val="green"/>
          <w:lang w:eastAsia="x-none"/>
        </w:rPr>
        <w:t xml:space="preserve"> is agreed excluding the insertion of “16.3.3 and”.</w:t>
      </w:r>
    </w:p>
    <w:p w14:paraId="5750BC76" w14:textId="77777777" w:rsidR="008307F5" w:rsidRDefault="008307F5" w:rsidP="005307FE">
      <w:pPr>
        <w:rPr>
          <w:b/>
          <w:lang w:eastAsia="x-none"/>
        </w:rPr>
      </w:pPr>
    </w:p>
    <w:p w14:paraId="01AC28BC" w14:textId="321F50A3" w:rsidR="005307FE" w:rsidRPr="008307F5" w:rsidRDefault="001B7BF2" w:rsidP="005307FE">
      <w:pPr>
        <w:rPr>
          <w:b/>
          <w:lang w:eastAsia="x-none"/>
        </w:rPr>
      </w:pPr>
      <w:hyperlink r:id="rId333" w:history="1">
        <w:r w:rsidR="00D93AE1" w:rsidRPr="008307F5">
          <w:rPr>
            <w:rStyle w:val="Hyperlink"/>
            <w:b/>
            <w:lang w:eastAsia="x-none"/>
          </w:rPr>
          <w:t>R1-1809684</w:t>
        </w:r>
      </w:hyperlink>
      <w:r w:rsidR="005307FE" w:rsidRPr="008307F5">
        <w:rPr>
          <w:b/>
          <w:lang w:eastAsia="x-none"/>
        </w:rPr>
        <w:tab/>
        <w:t>Updated feature lead summary of EDT during RACH in feNB-IoT</w:t>
      </w:r>
      <w:r w:rsidR="005307FE" w:rsidRPr="008307F5">
        <w:rPr>
          <w:b/>
          <w:lang w:eastAsia="x-none"/>
        </w:rPr>
        <w:tab/>
        <w:t>Huawei, HiSilicon</w:t>
      </w:r>
    </w:p>
    <w:p w14:paraId="44A3775C" w14:textId="5C020D75" w:rsidR="005307FE" w:rsidRPr="005307FE" w:rsidRDefault="005307FE" w:rsidP="005307FE">
      <w:pPr>
        <w:rPr>
          <w:highlight w:val="green"/>
          <w:lang w:eastAsia="x-none"/>
        </w:rPr>
      </w:pPr>
      <w:r w:rsidRPr="005307FE">
        <w:rPr>
          <w:highlight w:val="green"/>
          <w:lang w:eastAsia="x-none"/>
        </w:rPr>
        <w:t xml:space="preserve">The text proposals in Sections 3.5.1 and 3.5.2 of </w:t>
      </w:r>
      <w:hyperlink r:id="rId334" w:history="1">
        <w:r w:rsidR="00D93AE1">
          <w:rPr>
            <w:rStyle w:val="Hyperlink"/>
            <w:highlight w:val="green"/>
            <w:lang w:eastAsia="x-none"/>
          </w:rPr>
          <w:t>R1-1809684</w:t>
        </w:r>
      </w:hyperlink>
      <w:r w:rsidRPr="005307FE">
        <w:rPr>
          <w:highlight w:val="green"/>
          <w:lang w:eastAsia="x-none"/>
        </w:rPr>
        <w:t xml:space="preserve"> are endorsed.</w:t>
      </w:r>
    </w:p>
    <w:p w14:paraId="4E26CDB4" w14:textId="77777777" w:rsidR="005307FE" w:rsidRPr="005307FE" w:rsidRDefault="005307FE" w:rsidP="005307FE">
      <w:pPr>
        <w:rPr>
          <w:lang w:eastAsia="x-none"/>
        </w:rPr>
      </w:pPr>
    </w:p>
    <w:p w14:paraId="41AE5599" w14:textId="505FEF57" w:rsidR="005307FE" w:rsidRPr="005307FE" w:rsidRDefault="008307F5" w:rsidP="005307FE">
      <w:pPr>
        <w:rPr>
          <w:lang w:eastAsia="x-none"/>
        </w:rPr>
      </w:pPr>
      <w:r w:rsidRPr="008307F5">
        <w:rPr>
          <w:lang w:eastAsia="x-none"/>
        </w:rPr>
        <w:t>R1-1809663</w:t>
      </w:r>
      <w:r w:rsidRPr="008307F5">
        <w:rPr>
          <w:lang w:eastAsia="x-none"/>
        </w:rPr>
        <w:tab/>
        <w:t>Clarification of TBS for retransmission of EDT Msg3</w:t>
      </w:r>
      <w:r w:rsidRPr="008307F5">
        <w:rPr>
          <w:lang w:eastAsia="x-none"/>
        </w:rPr>
        <w:tab/>
        <w:t>Sharp</w:t>
      </w:r>
    </w:p>
    <w:p w14:paraId="581694F0" w14:textId="77777777" w:rsidR="005307FE" w:rsidRPr="005307FE" w:rsidRDefault="005307FE" w:rsidP="001C0B12">
      <w:pPr>
        <w:pStyle w:val="Heading5"/>
        <w:rPr>
          <w:lang w:val="en-US"/>
        </w:rPr>
      </w:pPr>
      <w:bookmarkStart w:id="143" w:name="_Toc526458858"/>
      <w:r w:rsidRPr="005307FE">
        <w:rPr>
          <w:lang w:val="en-US"/>
        </w:rPr>
        <w:t>Physical layer scheduling request</w:t>
      </w:r>
      <w:bookmarkEnd w:id="143"/>
    </w:p>
    <w:p w14:paraId="755CAA87" w14:textId="3CFE85F0" w:rsidR="005307FE" w:rsidRPr="00B82609" w:rsidRDefault="001B7BF2" w:rsidP="005307FE">
      <w:pPr>
        <w:ind w:left="720" w:hanging="720"/>
        <w:rPr>
          <w:b/>
          <w:lang w:eastAsia="x-none"/>
        </w:rPr>
      </w:pPr>
      <w:hyperlink r:id="rId335" w:history="1">
        <w:r w:rsidR="00D93AE1" w:rsidRPr="00B82609">
          <w:rPr>
            <w:rStyle w:val="Hyperlink"/>
            <w:b/>
            <w:lang w:eastAsia="x-none"/>
          </w:rPr>
          <w:t>R1-1808130</w:t>
        </w:r>
      </w:hyperlink>
      <w:r w:rsidR="005307FE" w:rsidRPr="00B82609">
        <w:rPr>
          <w:b/>
          <w:lang w:eastAsia="x-none"/>
        </w:rPr>
        <w:tab/>
        <w:t>Corrections on physical layer SR</w:t>
      </w:r>
      <w:r w:rsidR="005307FE" w:rsidRPr="00B82609">
        <w:rPr>
          <w:b/>
          <w:lang w:eastAsia="x-none"/>
        </w:rPr>
        <w:tab/>
        <w:t>Huawei, HiSilicon</w:t>
      </w:r>
    </w:p>
    <w:p w14:paraId="7F06FA18" w14:textId="2A678790" w:rsidR="005307FE" w:rsidRPr="005307FE" w:rsidRDefault="001B7BF2" w:rsidP="005307FE">
      <w:pPr>
        <w:ind w:left="720" w:hanging="720"/>
        <w:rPr>
          <w:lang w:eastAsia="x-none"/>
        </w:rPr>
      </w:pPr>
      <w:hyperlink r:id="rId336" w:history="1">
        <w:r w:rsidR="00D93AE1">
          <w:rPr>
            <w:rStyle w:val="Hyperlink"/>
            <w:lang w:eastAsia="x-none"/>
          </w:rPr>
          <w:t>R1-1808626</w:t>
        </w:r>
      </w:hyperlink>
      <w:r w:rsidR="005307FE" w:rsidRPr="005307FE">
        <w:rPr>
          <w:lang w:eastAsia="x-none"/>
        </w:rPr>
        <w:tab/>
        <w:t>Remaining issues for scheduling request</w:t>
      </w:r>
      <w:r w:rsidR="005307FE" w:rsidRPr="005307FE">
        <w:rPr>
          <w:lang w:eastAsia="x-none"/>
        </w:rPr>
        <w:tab/>
        <w:t>ZTE</w:t>
      </w:r>
    </w:p>
    <w:p w14:paraId="49B57111" w14:textId="77777777" w:rsidR="005307FE" w:rsidRPr="005307FE" w:rsidRDefault="005307FE" w:rsidP="005307FE">
      <w:pPr>
        <w:ind w:left="720" w:hanging="720"/>
        <w:rPr>
          <w:lang w:eastAsia="x-none"/>
        </w:rPr>
      </w:pPr>
    </w:p>
    <w:p w14:paraId="50BF66E0" w14:textId="48641925" w:rsidR="005307FE" w:rsidRPr="00B82609" w:rsidRDefault="001B7BF2" w:rsidP="005307FE">
      <w:pPr>
        <w:ind w:left="720" w:hanging="720"/>
        <w:rPr>
          <w:b/>
          <w:lang w:eastAsia="x-none"/>
        </w:rPr>
      </w:pPr>
      <w:hyperlink r:id="rId337" w:history="1">
        <w:r w:rsidR="00D93AE1" w:rsidRPr="00B82609">
          <w:rPr>
            <w:rStyle w:val="Hyperlink"/>
            <w:b/>
            <w:lang w:eastAsia="x-none"/>
          </w:rPr>
          <w:t>R1-1809568</w:t>
        </w:r>
      </w:hyperlink>
      <w:r w:rsidR="005307FE" w:rsidRPr="00B82609">
        <w:rPr>
          <w:b/>
          <w:lang w:eastAsia="x-none"/>
        </w:rPr>
        <w:tab/>
        <w:t>Feature lead summary of physical layer SR in feNB-IoT</w:t>
      </w:r>
      <w:r w:rsidR="005307FE" w:rsidRPr="00B82609">
        <w:rPr>
          <w:b/>
          <w:lang w:eastAsia="x-none"/>
        </w:rPr>
        <w:tab/>
        <w:t>Huawei, HiSilicon</w:t>
      </w:r>
    </w:p>
    <w:p w14:paraId="59DA8713" w14:textId="77777777" w:rsidR="005307FE" w:rsidRPr="005307FE" w:rsidRDefault="005307FE" w:rsidP="005307FE">
      <w:pPr>
        <w:ind w:left="720" w:hanging="720"/>
        <w:rPr>
          <w:b/>
          <w:lang w:eastAsia="x-none"/>
        </w:rPr>
      </w:pPr>
    </w:p>
    <w:p w14:paraId="2F7CCCBA" w14:textId="28ACD060" w:rsidR="005307FE" w:rsidRPr="005307FE" w:rsidRDefault="005307FE" w:rsidP="005307FE">
      <w:pPr>
        <w:ind w:left="720" w:hanging="720"/>
        <w:rPr>
          <w:lang w:eastAsia="x-none"/>
        </w:rPr>
      </w:pPr>
      <w:r w:rsidRPr="005307FE">
        <w:rPr>
          <w:highlight w:val="green"/>
          <w:lang w:eastAsia="x-none"/>
        </w:rPr>
        <w:t xml:space="preserve">The text proposal in Section 2.2, 2.3 of </w:t>
      </w:r>
      <w:hyperlink r:id="rId338" w:history="1">
        <w:r w:rsidR="00D93AE1">
          <w:rPr>
            <w:rStyle w:val="Hyperlink"/>
            <w:highlight w:val="green"/>
            <w:lang w:eastAsia="x-none"/>
          </w:rPr>
          <w:t>R1-1809568</w:t>
        </w:r>
      </w:hyperlink>
      <w:r w:rsidRPr="005307FE">
        <w:rPr>
          <w:highlight w:val="green"/>
          <w:lang w:eastAsia="x-none"/>
        </w:rPr>
        <w:t xml:space="preserve"> is endorsed</w:t>
      </w:r>
      <w:r w:rsidRPr="005307FE">
        <w:rPr>
          <w:lang w:eastAsia="x-none"/>
        </w:rPr>
        <w:t>.</w:t>
      </w:r>
    </w:p>
    <w:p w14:paraId="61C6D9D4" w14:textId="77777777" w:rsidR="005307FE" w:rsidRPr="005307FE" w:rsidRDefault="005307FE" w:rsidP="005307FE">
      <w:pPr>
        <w:ind w:left="720" w:hanging="720"/>
        <w:rPr>
          <w:lang w:eastAsia="x-none"/>
        </w:rPr>
      </w:pPr>
    </w:p>
    <w:p w14:paraId="249F8730" w14:textId="77777777" w:rsidR="005307FE" w:rsidRPr="005307FE" w:rsidRDefault="005307FE" w:rsidP="005307FE">
      <w:pPr>
        <w:ind w:left="720" w:hanging="720"/>
        <w:rPr>
          <w:u w:val="single"/>
          <w:lang w:eastAsia="x-none"/>
        </w:rPr>
      </w:pPr>
      <w:r w:rsidRPr="005307FE">
        <w:rPr>
          <w:u w:val="single"/>
          <w:lang w:eastAsia="x-none"/>
        </w:rPr>
        <w:t>Conclusion:</w:t>
      </w:r>
    </w:p>
    <w:p w14:paraId="171208DE" w14:textId="77777777" w:rsidR="005307FE" w:rsidRPr="005307FE" w:rsidRDefault="005307FE" w:rsidP="005307FE">
      <w:pPr>
        <w:rPr>
          <w:lang w:eastAsia="x-none"/>
        </w:rPr>
      </w:pPr>
      <w:r w:rsidRPr="005307FE">
        <w:rPr>
          <w:lang w:eastAsia="x-none"/>
        </w:rPr>
        <w:t>For an NB-IOT UE, in case an NPDCCH candidate partially or fully overlaps with an uplink SR transmission, the prioritization between the two is up to UE implementation.</w:t>
      </w:r>
    </w:p>
    <w:p w14:paraId="29EAEA9E" w14:textId="77777777" w:rsidR="005307FE" w:rsidRPr="005307FE" w:rsidRDefault="005307FE" w:rsidP="005307FE">
      <w:pPr>
        <w:rPr>
          <w:lang w:eastAsia="x-none"/>
        </w:rPr>
      </w:pPr>
    </w:p>
    <w:p w14:paraId="34376B31" w14:textId="77777777" w:rsidR="005307FE" w:rsidRPr="005307FE" w:rsidRDefault="005307FE" w:rsidP="005307FE">
      <w:pPr>
        <w:rPr>
          <w:lang w:eastAsia="x-none"/>
        </w:rPr>
      </w:pPr>
      <w:r w:rsidRPr="005307FE">
        <w:rPr>
          <w:highlight w:val="green"/>
          <w:lang w:eastAsia="x-none"/>
        </w:rPr>
        <w:t>Agreement:</w:t>
      </w:r>
    </w:p>
    <w:p w14:paraId="4D180EB1" w14:textId="77777777" w:rsidR="005307FE" w:rsidRPr="005307FE" w:rsidRDefault="005307FE" w:rsidP="005307FE">
      <w:pPr>
        <w:rPr>
          <w:lang w:eastAsia="x-none"/>
        </w:rPr>
      </w:pPr>
      <w:r w:rsidRPr="005307FE">
        <w:rPr>
          <w:lang w:eastAsia="x-none"/>
        </w:rPr>
        <w:t>The following text proposal is endorsed.</w:t>
      </w:r>
    </w:p>
    <w:p w14:paraId="2EF8789D" w14:textId="77777777" w:rsidR="005307FE" w:rsidRPr="00B82609" w:rsidRDefault="005307FE" w:rsidP="00B82609">
      <w:pPr>
        <w:ind w:left="720" w:hanging="720"/>
        <w:rPr>
          <w:rFonts w:ascii="Times New Roman" w:hAnsi="Times New Roman"/>
          <w:szCs w:val="20"/>
          <w:lang w:eastAsia="zh-CN"/>
        </w:rPr>
      </w:pPr>
      <w:r w:rsidRPr="00B82609">
        <w:rPr>
          <w:rFonts w:ascii="Times New Roman" w:hAnsi="Times New Roman"/>
          <w:color w:val="FF0000"/>
          <w:szCs w:val="20"/>
          <w:lang w:eastAsia="zh-CN"/>
        </w:rPr>
        <w:t>---------------------------------------------- Start of Text Proposal ------------------------------------------</w:t>
      </w:r>
    </w:p>
    <w:p w14:paraId="0D37F07C" w14:textId="77777777" w:rsidR="005307FE" w:rsidRPr="00B82609" w:rsidRDefault="005307FE" w:rsidP="00B82609">
      <w:pPr>
        <w:ind w:left="720" w:hanging="720"/>
        <w:rPr>
          <w:rFonts w:ascii="Times New Roman" w:hAnsi="Times New Roman"/>
          <w:szCs w:val="20"/>
          <w:lang w:eastAsia="zh-CN"/>
        </w:rPr>
      </w:pPr>
      <w:r w:rsidRPr="00B82609">
        <w:rPr>
          <w:rFonts w:ascii="Times New Roman" w:hAnsi="Times New Roman"/>
          <w:color w:val="FF0000"/>
          <w:szCs w:val="20"/>
          <w:lang w:eastAsia="zh-CN"/>
        </w:rPr>
        <w:t>-------------------------------------------- Unchanged parts omitted -----------------------------------------</w:t>
      </w:r>
    </w:p>
    <w:p w14:paraId="36118988" w14:textId="77777777" w:rsidR="005307FE" w:rsidRPr="00B82609" w:rsidRDefault="005307FE" w:rsidP="00B82609">
      <w:pPr>
        <w:rPr>
          <w:rFonts w:ascii="Times New Roman" w:hAnsi="Times New Roman"/>
          <w:szCs w:val="20"/>
        </w:rPr>
      </w:pPr>
      <w:r w:rsidRPr="00B82609">
        <w:rPr>
          <w:rFonts w:ascii="Times New Roman" w:hAnsi="Times New Roman"/>
          <w:szCs w:val="20"/>
        </w:rPr>
        <w:t>16.5.3</w:t>
      </w:r>
      <w:r w:rsidRPr="00B82609">
        <w:rPr>
          <w:rFonts w:ascii="Times New Roman" w:hAnsi="Times New Roman"/>
          <w:szCs w:val="20"/>
        </w:rPr>
        <w:tab/>
        <w:t xml:space="preserve">UE procedure for transmitting SR </w:t>
      </w:r>
    </w:p>
    <w:p w14:paraId="59D600FE" w14:textId="77777777" w:rsidR="005307FE" w:rsidRPr="00B82609" w:rsidRDefault="005307FE" w:rsidP="00B82609">
      <w:pPr>
        <w:overflowPunct w:val="0"/>
        <w:ind w:left="720" w:hanging="720"/>
        <w:textAlignment w:val="baseline"/>
        <w:rPr>
          <w:rFonts w:ascii="Times New Roman" w:eastAsia="Times New Roman" w:hAnsi="Times New Roman"/>
          <w:szCs w:val="20"/>
        </w:rPr>
      </w:pPr>
      <w:r w:rsidRPr="00B82609">
        <w:rPr>
          <w:rFonts w:ascii="Times New Roman" w:eastAsia="Times New Roman" w:hAnsi="Times New Roman"/>
          <w:szCs w:val="20"/>
        </w:rPr>
        <w:t xml:space="preserve">If the UE is configured with higher layer parameter </w:t>
      </w:r>
      <w:r w:rsidRPr="00B82609">
        <w:rPr>
          <w:rFonts w:ascii="Times New Roman" w:eastAsia="Times New Roman" w:hAnsi="Times New Roman"/>
          <w:i/>
          <w:szCs w:val="20"/>
        </w:rPr>
        <w:t>sr-without-HARQ-ACK-Config</w:t>
      </w:r>
      <w:r w:rsidRPr="00B82609">
        <w:rPr>
          <w:rFonts w:ascii="Times New Roman" w:eastAsia="Times New Roman" w:hAnsi="Times New Roman"/>
          <w:szCs w:val="20"/>
        </w:rPr>
        <w:t xml:space="preserve">, the UE is configured with Narrowband Random access channel parameters (NPRACH configuration) for SR transmission by higher layers. </w:t>
      </w:r>
    </w:p>
    <w:p w14:paraId="01F10145" w14:textId="77777777" w:rsidR="005307FE" w:rsidRPr="00B82609" w:rsidRDefault="005307FE" w:rsidP="00B82609">
      <w:pPr>
        <w:overflowPunct w:val="0"/>
        <w:ind w:left="720" w:hanging="720"/>
        <w:textAlignment w:val="baseline"/>
        <w:rPr>
          <w:rFonts w:ascii="Times New Roman" w:eastAsia="Times New Roman" w:hAnsi="Times New Roman"/>
          <w:szCs w:val="20"/>
          <w:lang w:eastAsia="en-GB"/>
        </w:rPr>
      </w:pPr>
      <w:ins w:id="144" w:author="huawei" w:date="2018-08-09T20:35:00Z">
        <w:r w:rsidRPr="00B82609">
          <w:rPr>
            <w:rFonts w:ascii="Times New Roman" w:eastAsia="Times New Roman" w:hAnsi="Times New Roman"/>
            <w:szCs w:val="20"/>
            <w:lang w:eastAsia="en-GB"/>
          </w:rPr>
          <w:t>T</w:t>
        </w:r>
      </w:ins>
      <w:r w:rsidRPr="00B82609">
        <w:rPr>
          <w:rFonts w:ascii="Times New Roman" w:eastAsia="Times New Roman" w:hAnsi="Times New Roman"/>
          <w:szCs w:val="20"/>
          <w:lang w:eastAsia="en-GB"/>
        </w:rPr>
        <w:t xml:space="preserve">he </w:t>
      </w:r>
      <w:r w:rsidRPr="00B82609">
        <w:rPr>
          <w:rFonts w:ascii="Times New Roman" w:eastAsia="MS Mincho" w:hAnsi="Times New Roman"/>
          <w:szCs w:val="20"/>
          <w:lang w:eastAsia="en-GB"/>
        </w:rPr>
        <w:t>UE shall</w:t>
      </w:r>
      <w:r w:rsidRPr="00B82609">
        <w:rPr>
          <w:rFonts w:ascii="Times New Roman" w:eastAsia="Times New Roman" w:hAnsi="Times New Roman"/>
          <w:szCs w:val="20"/>
          <w:lang w:eastAsia="en-GB"/>
        </w:rPr>
        <w:t>,</w:t>
      </w:r>
      <w:r w:rsidRPr="00B82609">
        <w:rPr>
          <w:rFonts w:ascii="Times New Roman" w:eastAsia="MS Mincho" w:hAnsi="Times New Roman"/>
          <w:szCs w:val="20"/>
          <w:lang w:eastAsia="en-GB"/>
        </w:rPr>
        <w:t xml:space="preserve"> </w:t>
      </w:r>
      <w:r w:rsidRPr="00B82609">
        <w:rPr>
          <w:rFonts w:ascii="Times New Roman" w:eastAsia="Times New Roman" w:hAnsi="Times New Roman"/>
          <w:szCs w:val="20"/>
          <w:lang w:eastAsia="en-GB"/>
        </w:rPr>
        <w:t>if requested by higher layers for transmitting SR,</w:t>
      </w:r>
      <w:r w:rsidRPr="00B82609">
        <w:rPr>
          <w:rFonts w:ascii="Times New Roman" w:eastAsia="MS Mincho" w:hAnsi="Times New Roman"/>
          <w:szCs w:val="20"/>
          <w:lang w:eastAsia="en-GB"/>
        </w:rPr>
        <w:t xml:space="preserve"> start </w:t>
      </w:r>
      <w:r w:rsidRPr="00B82609">
        <w:rPr>
          <w:rFonts w:ascii="Times New Roman" w:eastAsia="Times New Roman" w:hAnsi="Times New Roman"/>
          <w:szCs w:val="20"/>
          <w:lang w:eastAsia="en-GB"/>
        </w:rPr>
        <w:t>transmission of a narrowband random access preamble on the configured NB-IoT carrier at the next available NPRACH resource</w:t>
      </w:r>
      <w:ins w:id="145" w:author="huawei" w:date="2018-08-09T20:34:00Z">
        <w:r w:rsidRPr="00B82609">
          <w:rPr>
            <w:rFonts w:ascii="Times New Roman" w:eastAsia="Times New Roman" w:hAnsi="Times New Roman"/>
            <w:szCs w:val="20"/>
            <w:lang w:eastAsia="en-GB"/>
          </w:rPr>
          <w:t xml:space="preserve">, </w:t>
        </w:r>
      </w:ins>
      <w:ins w:id="146" w:author="huawei" w:date="2018-08-09T20:35:00Z">
        <w:r w:rsidRPr="00B82609">
          <w:rPr>
            <w:rFonts w:ascii="Times New Roman" w:eastAsia="Times New Roman" w:hAnsi="Times New Roman"/>
            <w:szCs w:val="20"/>
            <w:lang w:eastAsia="en-GB"/>
          </w:rPr>
          <w:t>unless the transmission would overlap with any subframe</w:t>
        </w:r>
      </w:ins>
      <w:ins w:id="147" w:author="huawei" w:date="2018-08-09T17:03:00Z">
        <w:r w:rsidRPr="00B82609">
          <w:rPr>
            <w:rFonts w:ascii="Times New Roman" w:eastAsia="Times New Roman" w:hAnsi="Times New Roman"/>
            <w:szCs w:val="20"/>
            <w:lang w:eastAsia="en-GB"/>
          </w:rPr>
          <w:t>(s)</w:t>
        </w:r>
      </w:ins>
      <w:ins w:id="148" w:author="huawei" w:date="2018-08-09T20:35:00Z">
        <w:r w:rsidRPr="00B82609">
          <w:rPr>
            <w:rFonts w:ascii="Times New Roman" w:eastAsia="Times New Roman" w:hAnsi="Times New Roman"/>
            <w:szCs w:val="20"/>
            <w:lang w:eastAsia="en-GB"/>
          </w:rPr>
          <w:t xml:space="preserve"> of NPDSCH reception</w:t>
        </w:r>
      </w:ins>
      <w:r w:rsidRPr="00B82609">
        <w:rPr>
          <w:rFonts w:ascii="Times New Roman" w:eastAsia="Times New Roman" w:hAnsi="Times New Roman"/>
          <w:szCs w:val="20"/>
          <w:lang w:eastAsia="en-GB"/>
        </w:rPr>
        <w:t>. The narrowband preamble is transmitted on the allocated subcarrier and a number of NPRACH repetitions for the associated NPRACH repetition level as indicated by higher layers. The narrowband preamble is transmitted with transmission power P</w:t>
      </w:r>
      <w:r w:rsidRPr="00B82609">
        <w:rPr>
          <w:rFonts w:ascii="Times New Roman" w:eastAsia="Times New Roman" w:hAnsi="Times New Roman"/>
          <w:szCs w:val="20"/>
          <w:vertAlign w:val="subscript"/>
          <w:lang w:eastAsia="en-GB"/>
        </w:rPr>
        <w:t xml:space="preserve">NPRACH </w:t>
      </w:r>
      <w:r w:rsidRPr="00B82609">
        <w:rPr>
          <w:rFonts w:ascii="Times New Roman" w:eastAsia="Times New Roman" w:hAnsi="Times New Roman"/>
          <w:szCs w:val="20"/>
          <w:lang w:eastAsia="en-GB"/>
        </w:rPr>
        <w:t>, as determined in subclause 16.3.2, commencing on the indicated NPRACH resource.</w:t>
      </w:r>
    </w:p>
    <w:p w14:paraId="13CB4265" w14:textId="77777777" w:rsidR="00B82609" w:rsidRPr="00B82609" w:rsidRDefault="00B82609" w:rsidP="00B82609">
      <w:pPr>
        <w:ind w:left="720" w:hanging="720"/>
        <w:rPr>
          <w:rFonts w:ascii="Times New Roman" w:hAnsi="Times New Roman"/>
          <w:szCs w:val="20"/>
          <w:lang w:eastAsia="zh-CN"/>
        </w:rPr>
      </w:pPr>
      <w:r w:rsidRPr="00B82609">
        <w:rPr>
          <w:rFonts w:ascii="Times New Roman" w:hAnsi="Times New Roman"/>
          <w:color w:val="FF0000"/>
          <w:szCs w:val="20"/>
          <w:lang w:eastAsia="zh-CN"/>
        </w:rPr>
        <w:t>-------------------------------------------- Unchanged parts omitted -----------------------------------------</w:t>
      </w:r>
    </w:p>
    <w:p w14:paraId="31EB88B1" w14:textId="40EF1790" w:rsidR="005307FE" w:rsidRPr="00B82609" w:rsidRDefault="005307FE" w:rsidP="005307FE">
      <w:pPr>
        <w:ind w:left="720" w:hanging="720"/>
        <w:rPr>
          <w:rFonts w:ascii="Times New Roman" w:hAnsi="Times New Roman"/>
          <w:szCs w:val="20"/>
          <w:lang w:eastAsia="zh-CN"/>
        </w:rPr>
      </w:pPr>
      <w:r w:rsidRPr="00B82609">
        <w:rPr>
          <w:rFonts w:ascii="Times New Roman" w:hAnsi="Times New Roman"/>
          <w:color w:val="FF0000"/>
          <w:szCs w:val="20"/>
          <w:lang w:eastAsia="zh-CN"/>
        </w:rPr>
        <w:t>----------------------------------------------- End of Text Proposal ------------------------------------------</w:t>
      </w:r>
    </w:p>
    <w:p w14:paraId="33E7BC61" w14:textId="77777777" w:rsidR="005307FE" w:rsidRPr="005307FE" w:rsidRDefault="005307FE" w:rsidP="001C0B12">
      <w:pPr>
        <w:pStyle w:val="Heading5"/>
        <w:rPr>
          <w:lang w:val="en-US"/>
        </w:rPr>
      </w:pPr>
      <w:bookmarkStart w:id="149" w:name="_Toc526458859"/>
      <w:r w:rsidRPr="005307FE">
        <w:rPr>
          <w:lang w:val="en-US"/>
        </w:rPr>
        <w:t>Semi-persistent scheduling</w:t>
      </w:r>
      <w:bookmarkEnd w:id="149"/>
    </w:p>
    <w:p w14:paraId="5C32930D" w14:textId="2CFB5E3A" w:rsidR="005307FE" w:rsidRPr="005307FE" w:rsidRDefault="001B7BF2" w:rsidP="005307FE">
      <w:pPr>
        <w:ind w:left="720" w:hanging="720"/>
        <w:rPr>
          <w:lang w:eastAsia="x-none"/>
        </w:rPr>
      </w:pPr>
      <w:hyperlink r:id="rId339" w:history="1">
        <w:r w:rsidR="00D93AE1">
          <w:rPr>
            <w:rStyle w:val="Hyperlink"/>
            <w:lang w:eastAsia="x-none"/>
          </w:rPr>
          <w:t>R1-1808131</w:t>
        </w:r>
      </w:hyperlink>
      <w:r w:rsidR="005307FE" w:rsidRPr="005307FE">
        <w:rPr>
          <w:lang w:eastAsia="x-none"/>
        </w:rPr>
        <w:tab/>
        <w:t>Corrections on SPS</w:t>
      </w:r>
      <w:r w:rsidR="005307FE" w:rsidRPr="005307FE">
        <w:rPr>
          <w:lang w:eastAsia="x-none"/>
        </w:rPr>
        <w:tab/>
        <w:t>Huawei, HiSilicon</w:t>
      </w:r>
    </w:p>
    <w:p w14:paraId="1B40544F" w14:textId="5CA3178A" w:rsidR="005307FE" w:rsidRPr="005307FE" w:rsidRDefault="001B7BF2" w:rsidP="005307FE">
      <w:pPr>
        <w:ind w:left="720" w:hanging="720"/>
        <w:rPr>
          <w:lang w:eastAsia="x-none"/>
        </w:rPr>
      </w:pPr>
      <w:hyperlink r:id="rId340" w:history="1">
        <w:r w:rsidR="00D93AE1">
          <w:rPr>
            <w:rStyle w:val="Hyperlink"/>
            <w:lang w:eastAsia="x-none"/>
          </w:rPr>
          <w:t>R1-1808627</w:t>
        </w:r>
      </w:hyperlink>
      <w:r w:rsidR="005307FE" w:rsidRPr="005307FE">
        <w:rPr>
          <w:lang w:eastAsia="x-none"/>
        </w:rPr>
        <w:tab/>
        <w:t>Maintenance for semi-persistence scheduling</w:t>
      </w:r>
      <w:r w:rsidR="005307FE" w:rsidRPr="005307FE">
        <w:rPr>
          <w:lang w:eastAsia="x-none"/>
        </w:rPr>
        <w:tab/>
        <w:t>ZTE</w:t>
      </w:r>
    </w:p>
    <w:p w14:paraId="0DEF1479" w14:textId="77777777" w:rsidR="005307FE" w:rsidRPr="005307FE" w:rsidRDefault="005307FE" w:rsidP="005307FE">
      <w:pPr>
        <w:ind w:left="720" w:hanging="720"/>
        <w:rPr>
          <w:lang w:eastAsia="x-none"/>
        </w:rPr>
      </w:pPr>
    </w:p>
    <w:p w14:paraId="27F11B28" w14:textId="28208B30" w:rsidR="005307FE" w:rsidRPr="00B82609" w:rsidRDefault="001B7BF2" w:rsidP="005307FE">
      <w:pPr>
        <w:ind w:left="720" w:hanging="720"/>
        <w:rPr>
          <w:b/>
          <w:lang w:eastAsia="x-none"/>
        </w:rPr>
      </w:pPr>
      <w:hyperlink r:id="rId341" w:history="1">
        <w:r w:rsidR="00D93AE1" w:rsidRPr="00B82609">
          <w:rPr>
            <w:rStyle w:val="Hyperlink"/>
            <w:b/>
            <w:lang w:eastAsia="x-none"/>
          </w:rPr>
          <w:t>R1-1809569</w:t>
        </w:r>
      </w:hyperlink>
      <w:r w:rsidR="005307FE" w:rsidRPr="00B82609">
        <w:rPr>
          <w:b/>
          <w:lang w:eastAsia="x-none"/>
        </w:rPr>
        <w:tab/>
        <w:t>Feature lead summary of SPS in NB-IoT</w:t>
      </w:r>
      <w:r w:rsidR="005307FE" w:rsidRPr="00B82609">
        <w:rPr>
          <w:b/>
          <w:lang w:eastAsia="x-none"/>
        </w:rPr>
        <w:tab/>
        <w:t>Huawei, HiSilicon</w:t>
      </w:r>
    </w:p>
    <w:p w14:paraId="0D9E00A5" w14:textId="77777777" w:rsidR="00B82609" w:rsidRDefault="00B82609" w:rsidP="005307FE">
      <w:pPr>
        <w:ind w:left="720" w:hanging="720"/>
        <w:rPr>
          <w:highlight w:val="green"/>
          <w:lang w:val="en-US" w:eastAsia="x-none"/>
        </w:rPr>
      </w:pPr>
    </w:p>
    <w:p w14:paraId="67ABA605" w14:textId="3C89CD83" w:rsidR="005307FE" w:rsidRPr="005307FE" w:rsidRDefault="005307FE" w:rsidP="005307FE">
      <w:pPr>
        <w:ind w:left="720" w:hanging="720"/>
        <w:rPr>
          <w:lang w:val="en-US" w:eastAsia="x-none"/>
        </w:rPr>
      </w:pPr>
      <w:r w:rsidRPr="005307FE">
        <w:rPr>
          <w:highlight w:val="green"/>
          <w:lang w:val="en-US" w:eastAsia="x-none"/>
        </w:rPr>
        <w:t>Agreement:</w:t>
      </w:r>
    </w:p>
    <w:p w14:paraId="3F0CFB83" w14:textId="77777777" w:rsidR="005307FE" w:rsidRPr="005307FE" w:rsidRDefault="005307FE" w:rsidP="005307FE">
      <w:pPr>
        <w:rPr>
          <w:lang w:val="en-US" w:eastAsia="x-none"/>
        </w:rPr>
      </w:pPr>
      <w:r w:rsidRPr="005307FE">
        <w:rPr>
          <w:lang w:val="en-US" w:eastAsia="x-none"/>
        </w:rPr>
        <w:t>For collisions between UL SPS transmission for BSR and NPDSCH, BSR is not transmitted, and remains pending. Adopt the TP below.</w:t>
      </w:r>
    </w:p>
    <w:p w14:paraId="7019A76E" w14:textId="77777777" w:rsidR="005307FE" w:rsidRPr="005307FE" w:rsidRDefault="005307FE" w:rsidP="005307FE">
      <w:pPr>
        <w:ind w:left="720" w:hanging="720"/>
        <w:rPr>
          <w:b/>
          <w:lang w:val="en-US" w:eastAsia="x-none"/>
        </w:rPr>
      </w:pPr>
      <w:r w:rsidRPr="005307FE">
        <w:rPr>
          <w:b/>
          <w:lang w:val="en-US" w:eastAsia="x-none"/>
        </w:rPr>
        <w:t>---------------------------------------------Start of Text Proposal----------------------------------------</w:t>
      </w:r>
    </w:p>
    <w:p w14:paraId="233914CF" w14:textId="77777777" w:rsidR="005307FE" w:rsidRPr="005307FE" w:rsidRDefault="005307FE" w:rsidP="005307FE">
      <w:pPr>
        <w:ind w:left="720" w:hanging="720"/>
        <w:rPr>
          <w:lang w:eastAsia="x-none"/>
        </w:rPr>
      </w:pPr>
      <w:r w:rsidRPr="005307FE">
        <w:rPr>
          <w:lang w:eastAsia="x-none"/>
        </w:rPr>
        <w:t>16.5.1</w:t>
      </w:r>
      <w:r w:rsidRPr="005307FE">
        <w:rPr>
          <w:lang w:eastAsia="x-none"/>
        </w:rPr>
        <w:tab/>
        <w:t>UE procedure for transmitting format 1 narrowband physical uplink shared channel</w:t>
      </w:r>
    </w:p>
    <w:p w14:paraId="5FE007C3" w14:textId="77777777" w:rsidR="005307FE" w:rsidRPr="005307FE" w:rsidRDefault="005307FE" w:rsidP="005307FE">
      <w:pPr>
        <w:ind w:left="720" w:hanging="720"/>
        <w:rPr>
          <w:lang w:eastAsia="x-none"/>
        </w:rPr>
      </w:pPr>
      <w:r w:rsidRPr="005307FE">
        <w:rPr>
          <w:rFonts w:hint="eastAsia"/>
          <w:lang w:eastAsia="x-none"/>
        </w:rPr>
        <w:t xml:space="preserve">&lt; </w:t>
      </w:r>
      <w:r w:rsidRPr="005307FE">
        <w:rPr>
          <w:lang w:eastAsia="x-none"/>
        </w:rPr>
        <w:t>Unchanged parts are omitted</w:t>
      </w:r>
      <w:r w:rsidRPr="005307FE">
        <w:rPr>
          <w:rFonts w:hint="eastAsia"/>
          <w:lang w:eastAsia="x-none"/>
        </w:rPr>
        <w:t xml:space="preserve"> &gt;</w:t>
      </w:r>
    </w:p>
    <w:p w14:paraId="3096B761" w14:textId="19DF39C2" w:rsidR="005307FE" w:rsidRPr="005307FE" w:rsidRDefault="005307FE" w:rsidP="005307FE">
      <w:pPr>
        <w:ind w:left="720" w:hanging="720"/>
        <w:rPr>
          <w:b/>
          <w:lang w:eastAsia="x-none"/>
        </w:rPr>
      </w:pPr>
      <w:r w:rsidRPr="005307FE">
        <w:rPr>
          <w:b/>
          <w:lang w:eastAsia="x-none"/>
        </w:rPr>
        <w:t xml:space="preserve">Table 16.5.1-1A: </w:t>
      </w:r>
      <w:r w:rsidRPr="005307FE">
        <w:rPr>
          <w:b/>
          <w:noProof/>
          <w:lang w:eastAsia="en-GB"/>
        </w:rPr>
        <w:drawing>
          <wp:inline distT="0" distB="0" distL="0" distR="0" wp14:anchorId="2087C72D" wp14:editId="7588BD9D">
            <wp:extent cx="152400" cy="205740"/>
            <wp:effectExtent l="0" t="0" r="0" b="381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pic:cNvPicPr>
                      <a:picLocks noChangeAspect="1" noChangeArrowheads="1"/>
                    </pic:cNvPicPr>
                  </pic:nvPicPr>
                  <pic:blipFill>
                    <a:blip r:embed="rId342" cstate="print">
                      <a:extLst>
                        <a:ext uri="{28A0092B-C50C-407E-A947-70E740481C1C}">
                          <a14:useLocalDpi xmlns:a14="http://schemas.microsoft.com/office/drawing/2010/main" val="0"/>
                        </a:ext>
                      </a:extLst>
                    </a:blip>
                    <a:srcRect/>
                    <a:stretch>
                      <a:fillRect/>
                    </a:stretch>
                  </pic:blipFill>
                  <pic:spPr bwMode="auto">
                    <a:xfrm>
                      <a:off x="0" y="0"/>
                      <a:ext cx="152400" cy="205740"/>
                    </a:xfrm>
                    <a:prstGeom prst="rect">
                      <a:avLst/>
                    </a:prstGeom>
                    <a:noFill/>
                    <a:ln>
                      <a:noFill/>
                    </a:ln>
                  </pic:spPr>
                </pic:pic>
              </a:graphicData>
            </a:graphic>
          </wp:inline>
        </w:drawing>
      </w:r>
      <w:r w:rsidRPr="005307FE">
        <w:rPr>
          <w:b/>
          <w:lang w:eastAsia="x-none"/>
        </w:rPr>
        <w:t>for DCI format N0 for TDD.</w:t>
      </w:r>
    </w:p>
    <w:tbl>
      <w:tblPr>
        <w:tblW w:w="0" w:type="auto"/>
        <w:jc w:val="center"/>
        <w:tblCellMar>
          <w:left w:w="0" w:type="dxa"/>
          <w:right w:w="0" w:type="dxa"/>
        </w:tblCellMar>
        <w:tblLook w:val="04A0" w:firstRow="1" w:lastRow="0" w:firstColumn="1" w:lastColumn="0" w:noHBand="0" w:noVBand="1"/>
      </w:tblPr>
      <w:tblGrid>
        <w:gridCol w:w="1190"/>
        <w:gridCol w:w="1155"/>
      </w:tblGrid>
      <w:tr w:rsidR="005307FE" w:rsidRPr="005307FE" w14:paraId="7DF7B58B" w14:textId="77777777" w:rsidTr="003D5FBA">
        <w:trPr>
          <w:cantSplit/>
          <w:jc w:val="center"/>
        </w:trPr>
        <w:tc>
          <w:tcPr>
            <w:tcW w:w="1190" w:type="dxa"/>
            <w:tcBorders>
              <w:top w:val="single" w:sz="8" w:space="0" w:color="auto"/>
              <w:left w:val="single" w:sz="8" w:space="0" w:color="auto"/>
              <w:bottom w:val="single" w:sz="8" w:space="0" w:color="auto"/>
              <w:right w:val="single" w:sz="8" w:space="0" w:color="auto"/>
            </w:tcBorders>
            <w:shd w:val="clear" w:color="auto" w:fill="E0E0E0"/>
            <w:vAlign w:val="center"/>
          </w:tcPr>
          <w:p w14:paraId="2105E187" w14:textId="5C927A92" w:rsidR="005307FE" w:rsidRPr="005307FE" w:rsidRDefault="005307FE" w:rsidP="005307FE">
            <w:pPr>
              <w:ind w:left="720" w:hanging="720"/>
              <w:rPr>
                <w:b/>
                <w:lang w:eastAsia="x-none"/>
              </w:rPr>
            </w:pPr>
            <w:r w:rsidRPr="005307FE">
              <w:rPr>
                <w:noProof/>
                <w:lang w:eastAsia="en-GB"/>
              </w:rPr>
              <w:lastRenderedPageBreak/>
              <w:drawing>
                <wp:inline distT="0" distB="0" distL="0" distR="0" wp14:anchorId="13F0C6B8" wp14:editId="3D7F6D57">
                  <wp:extent cx="342900" cy="25146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pic:cNvPicPr>
                            <a:picLocks noChangeAspect="1" noChangeArrowheads="1"/>
                          </pic:cNvPicPr>
                        </pic:nvPicPr>
                        <pic:blipFill>
                          <a:blip r:embed="rId343" cstate="print">
                            <a:extLst>
                              <a:ext uri="{28A0092B-C50C-407E-A947-70E740481C1C}">
                                <a14:useLocalDpi xmlns:a14="http://schemas.microsoft.com/office/drawing/2010/main" val="0"/>
                              </a:ext>
                            </a:extLst>
                          </a:blip>
                          <a:srcRect/>
                          <a:stretch>
                            <a:fillRect/>
                          </a:stretch>
                        </pic:blipFill>
                        <pic:spPr bwMode="auto">
                          <a:xfrm>
                            <a:off x="0" y="0"/>
                            <a:ext cx="342900" cy="251460"/>
                          </a:xfrm>
                          <a:prstGeom prst="rect">
                            <a:avLst/>
                          </a:prstGeom>
                          <a:noFill/>
                          <a:ln>
                            <a:noFill/>
                          </a:ln>
                        </pic:spPr>
                      </pic:pic>
                    </a:graphicData>
                  </a:graphic>
                </wp:inline>
              </w:drawing>
            </w:r>
          </w:p>
        </w:tc>
        <w:tc>
          <w:tcPr>
            <w:tcW w:w="1155" w:type="dxa"/>
            <w:tcBorders>
              <w:top w:val="single" w:sz="8" w:space="0" w:color="auto"/>
              <w:left w:val="single" w:sz="8" w:space="0" w:color="auto"/>
              <w:bottom w:val="single" w:sz="8" w:space="0" w:color="auto"/>
              <w:right w:val="single" w:sz="8" w:space="0" w:color="auto"/>
            </w:tcBorders>
            <w:shd w:val="clear" w:color="auto" w:fill="E0E0E0"/>
            <w:vAlign w:val="center"/>
          </w:tcPr>
          <w:p w14:paraId="79A9B0FC" w14:textId="0A2FCAC4" w:rsidR="005307FE" w:rsidRPr="005307FE" w:rsidRDefault="005307FE" w:rsidP="005307FE">
            <w:pPr>
              <w:ind w:left="720" w:hanging="720"/>
              <w:rPr>
                <w:b/>
                <w:i/>
                <w:iCs/>
                <w:lang w:val="en-US" w:eastAsia="x-none"/>
              </w:rPr>
            </w:pPr>
            <w:r w:rsidRPr="005307FE">
              <w:rPr>
                <w:noProof/>
                <w:lang w:eastAsia="en-GB"/>
              </w:rPr>
              <w:drawing>
                <wp:inline distT="0" distB="0" distL="0" distR="0" wp14:anchorId="17042B42" wp14:editId="440EE339">
                  <wp:extent cx="152400" cy="205740"/>
                  <wp:effectExtent l="0" t="0" r="0" b="381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pic:cNvPicPr>
                            <a:picLocks noChangeAspect="1" noChangeArrowheads="1"/>
                          </pic:cNvPicPr>
                        </pic:nvPicPr>
                        <pic:blipFill>
                          <a:blip r:embed="rId342" cstate="print">
                            <a:extLst>
                              <a:ext uri="{28A0092B-C50C-407E-A947-70E740481C1C}">
                                <a14:useLocalDpi xmlns:a14="http://schemas.microsoft.com/office/drawing/2010/main" val="0"/>
                              </a:ext>
                            </a:extLst>
                          </a:blip>
                          <a:srcRect/>
                          <a:stretch>
                            <a:fillRect/>
                          </a:stretch>
                        </pic:blipFill>
                        <pic:spPr bwMode="auto">
                          <a:xfrm>
                            <a:off x="0" y="0"/>
                            <a:ext cx="152400" cy="205740"/>
                          </a:xfrm>
                          <a:prstGeom prst="rect">
                            <a:avLst/>
                          </a:prstGeom>
                          <a:noFill/>
                          <a:ln>
                            <a:noFill/>
                          </a:ln>
                        </pic:spPr>
                      </pic:pic>
                    </a:graphicData>
                  </a:graphic>
                </wp:inline>
              </w:drawing>
            </w:r>
          </w:p>
        </w:tc>
      </w:tr>
      <w:tr w:rsidR="005307FE" w:rsidRPr="005307FE" w14:paraId="35228CFB" w14:textId="77777777" w:rsidTr="003D5FBA">
        <w:trPr>
          <w:cantSplit/>
          <w:jc w:val="center"/>
        </w:trPr>
        <w:tc>
          <w:tcPr>
            <w:tcW w:w="1190" w:type="dxa"/>
            <w:tcBorders>
              <w:top w:val="single" w:sz="4" w:space="0" w:color="auto"/>
              <w:left w:val="single" w:sz="8" w:space="0" w:color="auto"/>
              <w:bottom w:val="single" w:sz="4" w:space="0" w:color="auto"/>
              <w:right w:val="single" w:sz="8" w:space="0" w:color="auto"/>
            </w:tcBorders>
            <w:vAlign w:val="center"/>
          </w:tcPr>
          <w:p w14:paraId="22FC9B65" w14:textId="77777777" w:rsidR="005307FE" w:rsidRPr="005307FE" w:rsidRDefault="005307FE" w:rsidP="005307FE">
            <w:pPr>
              <w:ind w:left="720" w:hanging="720"/>
              <w:rPr>
                <w:iCs/>
                <w:lang w:val="en-US" w:eastAsia="x-none"/>
              </w:rPr>
            </w:pPr>
            <w:r w:rsidRPr="005307FE">
              <w:rPr>
                <w:iCs/>
                <w:lang w:val="en-US" w:eastAsia="x-none"/>
              </w:rPr>
              <w:t>0</w:t>
            </w:r>
          </w:p>
        </w:tc>
        <w:tc>
          <w:tcPr>
            <w:tcW w:w="1155" w:type="dxa"/>
            <w:tcBorders>
              <w:top w:val="single" w:sz="4" w:space="0" w:color="auto"/>
              <w:left w:val="single" w:sz="8" w:space="0" w:color="auto"/>
              <w:bottom w:val="single" w:sz="4" w:space="0" w:color="auto"/>
              <w:right w:val="single" w:sz="8" w:space="0" w:color="auto"/>
            </w:tcBorders>
            <w:vAlign w:val="center"/>
          </w:tcPr>
          <w:p w14:paraId="4FE23BF2" w14:textId="77777777" w:rsidR="005307FE" w:rsidRPr="005307FE" w:rsidRDefault="005307FE" w:rsidP="005307FE">
            <w:pPr>
              <w:ind w:left="720" w:hanging="720"/>
              <w:rPr>
                <w:iCs/>
                <w:lang w:val="en-US" w:eastAsia="x-none"/>
              </w:rPr>
            </w:pPr>
            <w:r w:rsidRPr="005307FE">
              <w:rPr>
                <w:iCs/>
                <w:lang w:val="en-US" w:eastAsia="x-none"/>
              </w:rPr>
              <w:t>0</w:t>
            </w:r>
          </w:p>
        </w:tc>
      </w:tr>
      <w:tr w:rsidR="005307FE" w:rsidRPr="005307FE" w14:paraId="76C8B3FA" w14:textId="77777777" w:rsidTr="003D5FBA">
        <w:trPr>
          <w:cantSplit/>
          <w:jc w:val="center"/>
        </w:trPr>
        <w:tc>
          <w:tcPr>
            <w:tcW w:w="1190" w:type="dxa"/>
            <w:tcBorders>
              <w:top w:val="single" w:sz="4" w:space="0" w:color="auto"/>
              <w:left w:val="single" w:sz="8" w:space="0" w:color="auto"/>
              <w:bottom w:val="single" w:sz="4" w:space="0" w:color="auto"/>
              <w:right w:val="single" w:sz="8" w:space="0" w:color="auto"/>
            </w:tcBorders>
            <w:vAlign w:val="center"/>
          </w:tcPr>
          <w:p w14:paraId="09873967" w14:textId="77777777" w:rsidR="005307FE" w:rsidRPr="005307FE" w:rsidRDefault="005307FE" w:rsidP="005307FE">
            <w:pPr>
              <w:ind w:left="720" w:hanging="720"/>
              <w:rPr>
                <w:lang w:eastAsia="x-none"/>
              </w:rPr>
            </w:pPr>
            <w:r w:rsidRPr="005307FE">
              <w:rPr>
                <w:iCs/>
                <w:lang w:val="en-US" w:eastAsia="x-none"/>
              </w:rPr>
              <w:t>1</w:t>
            </w:r>
          </w:p>
        </w:tc>
        <w:tc>
          <w:tcPr>
            <w:tcW w:w="1155" w:type="dxa"/>
            <w:tcBorders>
              <w:top w:val="single" w:sz="4" w:space="0" w:color="auto"/>
              <w:left w:val="single" w:sz="8" w:space="0" w:color="auto"/>
              <w:bottom w:val="single" w:sz="4" w:space="0" w:color="auto"/>
              <w:right w:val="single" w:sz="8" w:space="0" w:color="auto"/>
            </w:tcBorders>
            <w:vAlign w:val="center"/>
          </w:tcPr>
          <w:p w14:paraId="23B1CB15" w14:textId="77777777" w:rsidR="005307FE" w:rsidRPr="005307FE" w:rsidRDefault="005307FE" w:rsidP="005307FE">
            <w:pPr>
              <w:ind w:left="720" w:hanging="720"/>
              <w:rPr>
                <w:lang w:eastAsia="x-none"/>
              </w:rPr>
            </w:pPr>
            <w:r w:rsidRPr="005307FE">
              <w:rPr>
                <w:iCs/>
                <w:lang w:val="en-US" w:eastAsia="x-none"/>
              </w:rPr>
              <w:t>8</w:t>
            </w:r>
          </w:p>
        </w:tc>
      </w:tr>
      <w:tr w:rsidR="005307FE" w:rsidRPr="005307FE" w14:paraId="4C18974C" w14:textId="77777777" w:rsidTr="003D5FBA">
        <w:trPr>
          <w:cantSplit/>
          <w:jc w:val="center"/>
        </w:trPr>
        <w:tc>
          <w:tcPr>
            <w:tcW w:w="1190" w:type="dxa"/>
            <w:tcBorders>
              <w:top w:val="single" w:sz="4" w:space="0" w:color="auto"/>
              <w:left w:val="single" w:sz="8" w:space="0" w:color="auto"/>
              <w:bottom w:val="single" w:sz="4" w:space="0" w:color="auto"/>
              <w:right w:val="single" w:sz="8" w:space="0" w:color="auto"/>
            </w:tcBorders>
            <w:vAlign w:val="center"/>
          </w:tcPr>
          <w:p w14:paraId="0CAD6560" w14:textId="77777777" w:rsidR="005307FE" w:rsidRPr="005307FE" w:rsidRDefault="005307FE" w:rsidP="005307FE">
            <w:pPr>
              <w:ind w:left="720" w:hanging="720"/>
              <w:rPr>
                <w:lang w:eastAsia="x-none"/>
              </w:rPr>
            </w:pPr>
            <w:r w:rsidRPr="005307FE">
              <w:rPr>
                <w:iCs/>
                <w:lang w:val="en-US" w:eastAsia="x-none"/>
              </w:rPr>
              <w:t>2</w:t>
            </w:r>
          </w:p>
        </w:tc>
        <w:tc>
          <w:tcPr>
            <w:tcW w:w="1155" w:type="dxa"/>
            <w:tcBorders>
              <w:top w:val="single" w:sz="4" w:space="0" w:color="auto"/>
              <w:left w:val="single" w:sz="8" w:space="0" w:color="auto"/>
              <w:bottom w:val="single" w:sz="4" w:space="0" w:color="auto"/>
              <w:right w:val="single" w:sz="8" w:space="0" w:color="auto"/>
            </w:tcBorders>
            <w:vAlign w:val="center"/>
          </w:tcPr>
          <w:p w14:paraId="7316C88C" w14:textId="77777777" w:rsidR="005307FE" w:rsidRPr="005307FE" w:rsidRDefault="005307FE" w:rsidP="005307FE">
            <w:pPr>
              <w:ind w:left="720" w:hanging="720"/>
              <w:rPr>
                <w:lang w:eastAsia="x-none"/>
              </w:rPr>
            </w:pPr>
            <w:r w:rsidRPr="005307FE">
              <w:rPr>
                <w:iCs/>
                <w:lang w:val="en-US" w:eastAsia="x-none"/>
              </w:rPr>
              <w:t>16</w:t>
            </w:r>
          </w:p>
        </w:tc>
      </w:tr>
      <w:tr w:rsidR="005307FE" w:rsidRPr="005307FE" w14:paraId="0EFC8EDD" w14:textId="77777777" w:rsidTr="003D5FBA">
        <w:trPr>
          <w:cantSplit/>
          <w:jc w:val="center"/>
        </w:trPr>
        <w:tc>
          <w:tcPr>
            <w:tcW w:w="1190" w:type="dxa"/>
            <w:tcBorders>
              <w:top w:val="single" w:sz="4" w:space="0" w:color="auto"/>
              <w:left w:val="single" w:sz="8" w:space="0" w:color="auto"/>
              <w:bottom w:val="single" w:sz="4" w:space="0" w:color="auto"/>
              <w:right w:val="single" w:sz="8" w:space="0" w:color="auto"/>
            </w:tcBorders>
            <w:vAlign w:val="center"/>
          </w:tcPr>
          <w:p w14:paraId="667122F0" w14:textId="77777777" w:rsidR="005307FE" w:rsidRPr="005307FE" w:rsidRDefault="005307FE" w:rsidP="005307FE">
            <w:pPr>
              <w:ind w:left="720" w:hanging="720"/>
              <w:rPr>
                <w:lang w:eastAsia="x-none"/>
              </w:rPr>
            </w:pPr>
            <w:r w:rsidRPr="005307FE">
              <w:rPr>
                <w:iCs/>
                <w:lang w:val="en-US" w:eastAsia="x-none"/>
              </w:rPr>
              <w:t>3</w:t>
            </w:r>
          </w:p>
        </w:tc>
        <w:tc>
          <w:tcPr>
            <w:tcW w:w="1155" w:type="dxa"/>
            <w:tcBorders>
              <w:top w:val="single" w:sz="4" w:space="0" w:color="auto"/>
              <w:left w:val="single" w:sz="8" w:space="0" w:color="auto"/>
              <w:bottom w:val="single" w:sz="4" w:space="0" w:color="auto"/>
              <w:right w:val="single" w:sz="8" w:space="0" w:color="auto"/>
            </w:tcBorders>
            <w:vAlign w:val="center"/>
          </w:tcPr>
          <w:p w14:paraId="1D563359" w14:textId="77777777" w:rsidR="005307FE" w:rsidRPr="005307FE" w:rsidRDefault="005307FE" w:rsidP="005307FE">
            <w:pPr>
              <w:ind w:left="720" w:hanging="720"/>
              <w:rPr>
                <w:lang w:eastAsia="x-none"/>
              </w:rPr>
            </w:pPr>
            <w:r w:rsidRPr="005307FE">
              <w:rPr>
                <w:iCs/>
                <w:lang w:val="en-US" w:eastAsia="x-none"/>
              </w:rPr>
              <w:t>32</w:t>
            </w:r>
          </w:p>
        </w:tc>
      </w:tr>
    </w:tbl>
    <w:p w14:paraId="0A016A3D" w14:textId="77777777" w:rsidR="005307FE" w:rsidRPr="005307FE" w:rsidRDefault="005307FE" w:rsidP="005307FE">
      <w:pPr>
        <w:ind w:left="720" w:hanging="720"/>
        <w:rPr>
          <w:ins w:id="150" w:author="Huawei, HiSilicon" w:date="2018-08-09T22:15:00Z"/>
          <w:lang w:eastAsia="x-none"/>
        </w:rPr>
      </w:pPr>
    </w:p>
    <w:p w14:paraId="7355513E" w14:textId="77777777" w:rsidR="005307FE" w:rsidRPr="005307FE" w:rsidRDefault="005307FE" w:rsidP="005307FE">
      <w:pPr>
        <w:ind w:left="720" w:hanging="720"/>
        <w:rPr>
          <w:lang w:eastAsia="x-none"/>
        </w:rPr>
      </w:pPr>
      <w:r w:rsidRPr="005307FE">
        <w:rPr>
          <w:lang w:eastAsia="x-none"/>
        </w:rPr>
        <w:t>I</w:t>
      </w:r>
      <w:ins w:id="151" w:author="Huawei, HiSilicon" w:date="2018-08-09T22:15:00Z">
        <w:r w:rsidRPr="005307FE">
          <w:rPr>
            <w:lang w:eastAsia="x-none"/>
          </w:rPr>
          <w:t>f a NPUSCH transmission without a corresponding NPDCCH collides partially or fully with a NPDSCH transmission, the NPUSCH transmission is dropped.</w:t>
        </w:r>
        <w:r w:rsidRPr="005307FE">
          <w:rPr>
            <w:lang w:eastAsia="x-none"/>
          </w:rPr>
          <w:fldChar w:fldCharType="begin"/>
        </w:r>
        <w:r w:rsidRPr="005307FE">
          <w:rPr>
            <w:lang w:eastAsia="x-none"/>
          </w:rPr>
          <w:fldChar w:fldCharType="end"/>
        </w:r>
        <w:r w:rsidRPr="005307FE">
          <w:rPr>
            <w:lang w:eastAsia="x-none"/>
          </w:rPr>
          <w:fldChar w:fldCharType="begin"/>
        </w:r>
        <w:r w:rsidRPr="005307FE">
          <w:rPr>
            <w:lang w:eastAsia="x-none"/>
          </w:rPr>
          <w:fldChar w:fldCharType="end"/>
        </w:r>
        <w:r w:rsidRPr="005307FE">
          <w:rPr>
            <w:lang w:eastAsia="x-none"/>
          </w:rPr>
          <w:fldChar w:fldCharType="begin"/>
        </w:r>
        <w:r w:rsidRPr="005307FE">
          <w:rPr>
            <w:lang w:eastAsia="x-none"/>
          </w:rPr>
          <w:fldChar w:fldCharType="end"/>
        </w:r>
      </w:ins>
      <w:r w:rsidRPr="005307FE">
        <w:rPr>
          <w:lang w:eastAsia="x-none"/>
        </w:rPr>
        <w:fldChar w:fldCharType="begin"/>
      </w:r>
      <w:r w:rsidRPr="005307FE">
        <w:rPr>
          <w:lang w:eastAsia="x-none"/>
        </w:rPr>
        <w:fldChar w:fldCharType="end"/>
      </w:r>
      <w:r w:rsidRPr="005307FE">
        <w:rPr>
          <w:lang w:eastAsia="x-none"/>
        </w:rPr>
        <w:fldChar w:fldCharType="begin"/>
      </w:r>
      <w:r w:rsidRPr="005307FE">
        <w:rPr>
          <w:lang w:eastAsia="x-none"/>
        </w:rPr>
        <w:fldChar w:fldCharType="end"/>
      </w:r>
      <w:r w:rsidRPr="005307FE">
        <w:rPr>
          <w:lang w:eastAsia="x-none"/>
        </w:rPr>
        <w:fldChar w:fldCharType="begin"/>
      </w:r>
      <w:r w:rsidRPr="005307FE">
        <w:rPr>
          <w:lang w:eastAsia="x-none"/>
        </w:rPr>
        <w:fldChar w:fldCharType="end"/>
      </w:r>
    </w:p>
    <w:p w14:paraId="2B1AA25F" w14:textId="77777777" w:rsidR="005307FE" w:rsidRPr="005307FE" w:rsidRDefault="005307FE" w:rsidP="005307FE">
      <w:pPr>
        <w:ind w:left="720" w:hanging="720"/>
        <w:rPr>
          <w:lang w:eastAsia="x-none"/>
        </w:rPr>
      </w:pPr>
      <w:r w:rsidRPr="005307FE">
        <w:rPr>
          <w:rFonts w:hint="eastAsia"/>
          <w:lang w:eastAsia="x-none"/>
        </w:rPr>
        <w:t xml:space="preserve">&lt; </w:t>
      </w:r>
      <w:r w:rsidRPr="005307FE">
        <w:rPr>
          <w:lang w:eastAsia="x-none"/>
        </w:rPr>
        <w:t>Unchanged parts are omitted</w:t>
      </w:r>
      <w:r w:rsidRPr="005307FE">
        <w:rPr>
          <w:rFonts w:hint="eastAsia"/>
          <w:lang w:eastAsia="x-none"/>
        </w:rPr>
        <w:t xml:space="preserve"> &gt;</w:t>
      </w:r>
    </w:p>
    <w:p w14:paraId="37D3F140" w14:textId="77777777" w:rsidR="005307FE" w:rsidRPr="005307FE" w:rsidRDefault="005307FE" w:rsidP="005307FE">
      <w:pPr>
        <w:ind w:left="720" w:hanging="720"/>
        <w:rPr>
          <w:b/>
          <w:lang w:val="en-US" w:eastAsia="x-none"/>
        </w:rPr>
      </w:pPr>
      <w:r w:rsidRPr="005307FE">
        <w:rPr>
          <w:b/>
          <w:lang w:val="en-US" w:eastAsia="x-none"/>
        </w:rPr>
        <w:t>-------------------------------------------- End of Text Proposal ----------------------------------</w:t>
      </w:r>
    </w:p>
    <w:p w14:paraId="58DAFCD0" w14:textId="77777777" w:rsidR="005307FE" w:rsidRPr="005307FE" w:rsidRDefault="005307FE" w:rsidP="005307FE">
      <w:pPr>
        <w:ind w:left="720" w:hanging="720"/>
        <w:rPr>
          <w:lang w:eastAsia="x-none"/>
        </w:rPr>
      </w:pPr>
    </w:p>
    <w:p w14:paraId="6421AC39" w14:textId="77777777" w:rsidR="005307FE" w:rsidRPr="005307FE" w:rsidRDefault="005307FE" w:rsidP="005307FE">
      <w:pPr>
        <w:ind w:left="720" w:hanging="720"/>
        <w:rPr>
          <w:u w:val="single"/>
          <w:lang w:eastAsia="x-none"/>
        </w:rPr>
      </w:pPr>
      <w:r w:rsidRPr="005307FE">
        <w:rPr>
          <w:u w:val="single"/>
          <w:lang w:eastAsia="x-none"/>
        </w:rPr>
        <w:t>Conclusion:</w:t>
      </w:r>
    </w:p>
    <w:p w14:paraId="7AD8FFCA" w14:textId="77777777" w:rsidR="005307FE" w:rsidRPr="005307FE" w:rsidRDefault="005307FE" w:rsidP="005307FE">
      <w:pPr>
        <w:rPr>
          <w:lang w:eastAsia="x-none"/>
        </w:rPr>
      </w:pPr>
      <w:r w:rsidRPr="005307FE">
        <w:rPr>
          <w:lang w:eastAsia="x-none"/>
        </w:rPr>
        <w:t>For an NB-IOT UE, in case an NPDCCH candidate partially or fully overlaps with an UL SPS transmission, the prioritization between the two is up to UE implementation.</w:t>
      </w:r>
    </w:p>
    <w:p w14:paraId="71D9D69A" w14:textId="77777777" w:rsidR="005307FE" w:rsidRPr="005307FE" w:rsidRDefault="005307FE" w:rsidP="005307FE">
      <w:pPr>
        <w:ind w:left="720" w:hanging="720"/>
        <w:rPr>
          <w:lang w:eastAsia="x-none"/>
        </w:rPr>
      </w:pPr>
    </w:p>
    <w:p w14:paraId="4D0AB347" w14:textId="77777777" w:rsidR="005307FE" w:rsidRPr="005307FE" w:rsidRDefault="005307FE" w:rsidP="005307FE">
      <w:pPr>
        <w:ind w:left="720" w:hanging="720"/>
        <w:rPr>
          <w:u w:val="single"/>
          <w:lang w:eastAsia="x-none"/>
        </w:rPr>
      </w:pPr>
      <w:r w:rsidRPr="005307FE">
        <w:rPr>
          <w:u w:val="single"/>
          <w:lang w:eastAsia="x-none"/>
        </w:rPr>
        <w:t>Conclusion:</w:t>
      </w:r>
    </w:p>
    <w:p w14:paraId="5F840FA0" w14:textId="7F900375" w:rsidR="005307FE" w:rsidRPr="005307FE" w:rsidRDefault="005307FE" w:rsidP="005307FE">
      <w:pPr>
        <w:rPr>
          <w:lang w:eastAsia="x-none"/>
        </w:rPr>
      </w:pPr>
      <w:r w:rsidRPr="005307FE">
        <w:rPr>
          <w:lang w:eastAsia="x-none"/>
        </w:rPr>
        <w:t xml:space="preserve">The time between SPS NPUSCHs is always equal to </w:t>
      </w:r>
      <w:r w:rsidRPr="005307FE">
        <w:rPr>
          <w:i/>
          <w:lang w:eastAsia="x-none"/>
        </w:rPr>
        <w:t>semiPersistSchedIntervalUL</w:t>
      </w:r>
      <w:r w:rsidRPr="005307FE">
        <w:rPr>
          <w:lang w:eastAsia="x-none"/>
        </w:rPr>
        <w:t xml:space="preserve"> i.e. not related to the scheduling delay</w:t>
      </w:r>
      <w:r w:rsidR="00B82609">
        <w:rPr>
          <w:lang w:eastAsia="x-none"/>
        </w:rPr>
        <w:t>.</w:t>
      </w:r>
    </w:p>
    <w:p w14:paraId="68585CB1" w14:textId="77777777" w:rsidR="005307FE" w:rsidRPr="005307FE" w:rsidRDefault="005307FE" w:rsidP="001C0B12">
      <w:pPr>
        <w:pStyle w:val="Heading4"/>
        <w:rPr>
          <w:lang w:val="en-US"/>
        </w:rPr>
      </w:pPr>
      <w:bookmarkStart w:id="152" w:name="_Toc521704471"/>
      <w:bookmarkStart w:id="153" w:name="_Toc526458860"/>
      <w:r w:rsidRPr="005307FE">
        <w:t xml:space="preserve">Maintenance for </w:t>
      </w:r>
      <w:r w:rsidRPr="005307FE">
        <w:rPr>
          <w:lang w:val="en-US"/>
        </w:rPr>
        <w:t>NPRACH range enhancements</w:t>
      </w:r>
      <w:bookmarkEnd w:id="152"/>
      <w:bookmarkEnd w:id="153"/>
    </w:p>
    <w:p w14:paraId="20E8DDE6" w14:textId="1E98CE00" w:rsidR="005307FE" w:rsidRPr="005307FE" w:rsidRDefault="001B7BF2" w:rsidP="005307FE">
      <w:pPr>
        <w:ind w:left="720" w:hanging="720"/>
        <w:rPr>
          <w:lang w:eastAsia="x-none"/>
        </w:rPr>
      </w:pPr>
      <w:hyperlink r:id="rId344" w:history="1">
        <w:r w:rsidR="00D93AE1">
          <w:rPr>
            <w:rStyle w:val="Hyperlink"/>
            <w:lang w:eastAsia="x-none"/>
          </w:rPr>
          <w:t>R1-1808132</w:t>
        </w:r>
      </w:hyperlink>
      <w:r w:rsidR="005307FE" w:rsidRPr="005307FE">
        <w:rPr>
          <w:lang w:eastAsia="x-none"/>
        </w:rPr>
        <w:tab/>
        <w:t>Corrections on NPRACH range enhancements</w:t>
      </w:r>
      <w:r w:rsidR="005307FE" w:rsidRPr="005307FE">
        <w:rPr>
          <w:lang w:eastAsia="x-none"/>
        </w:rPr>
        <w:tab/>
        <w:t>Huawei, HiSilicon</w:t>
      </w:r>
    </w:p>
    <w:p w14:paraId="2095941A" w14:textId="76A59E0A" w:rsidR="005307FE" w:rsidRPr="005307FE" w:rsidRDefault="001B7BF2" w:rsidP="005307FE">
      <w:pPr>
        <w:ind w:left="720" w:hanging="720"/>
        <w:rPr>
          <w:lang w:eastAsia="x-none"/>
        </w:rPr>
      </w:pPr>
      <w:hyperlink r:id="rId345" w:history="1">
        <w:r w:rsidR="00D93AE1">
          <w:rPr>
            <w:rStyle w:val="Hyperlink"/>
            <w:lang w:eastAsia="x-none"/>
          </w:rPr>
          <w:t>R1-1808459</w:t>
        </w:r>
      </w:hyperlink>
      <w:r w:rsidR="005307FE" w:rsidRPr="005307FE">
        <w:rPr>
          <w:lang w:eastAsia="x-none"/>
        </w:rPr>
        <w:tab/>
        <w:t>Discussion on NPRACH preamble formats for NPDCCH order</w:t>
      </w:r>
      <w:r w:rsidR="005307FE" w:rsidRPr="005307FE">
        <w:rPr>
          <w:lang w:eastAsia="x-none"/>
        </w:rPr>
        <w:tab/>
        <w:t>LG Electronics</w:t>
      </w:r>
    </w:p>
    <w:p w14:paraId="255F713B" w14:textId="27D85EF6" w:rsidR="005307FE" w:rsidRPr="005307FE" w:rsidRDefault="001B7BF2" w:rsidP="005307FE">
      <w:pPr>
        <w:ind w:left="720" w:hanging="720"/>
        <w:rPr>
          <w:lang w:eastAsia="x-none"/>
        </w:rPr>
      </w:pPr>
      <w:hyperlink r:id="rId346" w:history="1">
        <w:r w:rsidR="00D93AE1">
          <w:rPr>
            <w:rStyle w:val="Hyperlink"/>
            <w:lang w:eastAsia="x-none"/>
          </w:rPr>
          <w:t>R1-1809013</w:t>
        </w:r>
      </w:hyperlink>
      <w:r w:rsidR="005307FE" w:rsidRPr="005307FE">
        <w:rPr>
          <w:lang w:eastAsia="x-none"/>
        </w:rPr>
        <w:tab/>
        <w:t>Maintance for NPRACH range enhancements</w:t>
      </w:r>
      <w:r w:rsidR="005307FE" w:rsidRPr="005307FE">
        <w:rPr>
          <w:lang w:eastAsia="x-none"/>
        </w:rPr>
        <w:tab/>
        <w:t>Qualcomm Incorporated</w:t>
      </w:r>
    </w:p>
    <w:p w14:paraId="5987985C" w14:textId="77777777" w:rsidR="005307FE" w:rsidRPr="005307FE" w:rsidRDefault="005307FE" w:rsidP="005307FE">
      <w:pPr>
        <w:ind w:left="720" w:hanging="720"/>
        <w:rPr>
          <w:lang w:eastAsia="x-none"/>
        </w:rPr>
      </w:pPr>
    </w:p>
    <w:p w14:paraId="41ECD68A" w14:textId="71B181CB" w:rsidR="005307FE" w:rsidRPr="00B82609" w:rsidRDefault="001B7BF2" w:rsidP="005307FE">
      <w:pPr>
        <w:ind w:left="720" w:hanging="720"/>
        <w:rPr>
          <w:b/>
          <w:lang w:eastAsia="x-none"/>
        </w:rPr>
      </w:pPr>
      <w:hyperlink r:id="rId347" w:history="1">
        <w:r w:rsidR="00D93AE1" w:rsidRPr="00B82609">
          <w:rPr>
            <w:rStyle w:val="Hyperlink"/>
            <w:b/>
            <w:lang w:eastAsia="x-none"/>
          </w:rPr>
          <w:t>R1-1809563</w:t>
        </w:r>
      </w:hyperlink>
      <w:r w:rsidR="005307FE" w:rsidRPr="00B82609">
        <w:rPr>
          <w:b/>
          <w:lang w:eastAsia="x-none"/>
        </w:rPr>
        <w:tab/>
        <w:t>Summary of Rel15 Maintenance for NPRACH range enhancements</w:t>
      </w:r>
      <w:r w:rsidR="005307FE" w:rsidRPr="00B82609">
        <w:rPr>
          <w:b/>
          <w:lang w:eastAsia="x-none"/>
        </w:rPr>
        <w:tab/>
        <w:t>Ericsson</w:t>
      </w:r>
    </w:p>
    <w:p w14:paraId="35EF5329" w14:textId="680A6D2B" w:rsidR="005307FE" w:rsidRPr="005307FE" w:rsidRDefault="005307FE" w:rsidP="005307FE">
      <w:pPr>
        <w:ind w:left="720" w:hanging="720"/>
        <w:rPr>
          <w:highlight w:val="green"/>
          <w:lang w:eastAsia="x-none"/>
        </w:rPr>
      </w:pPr>
      <w:r w:rsidRPr="005307FE">
        <w:rPr>
          <w:highlight w:val="green"/>
          <w:lang w:eastAsia="x-none"/>
        </w:rPr>
        <w:t xml:space="preserve">The text proposals in Sections 2.1, 2.2, 2.4 of </w:t>
      </w:r>
      <w:hyperlink r:id="rId348" w:history="1">
        <w:r w:rsidR="00D93AE1">
          <w:rPr>
            <w:rStyle w:val="Hyperlink"/>
            <w:highlight w:val="green"/>
            <w:lang w:eastAsia="x-none"/>
          </w:rPr>
          <w:t>R1-1809563</w:t>
        </w:r>
      </w:hyperlink>
      <w:r w:rsidRPr="005307FE">
        <w:rPr>
          <w:highlight w:val="green"/>
          <w:lang w:eastAsia="x-none"/>
        </w:rPr>
        <w:t xml:space="preserve"> are agreed.</w:t>
      </w:r>
    </w:p>
    <w:p w14:paraId="39561C5E" w14:textId="77777777" w:rsidR="005307FE" w:rsidRPr="005307FE" w:rsidRDefault="005307FE" w:rsidP="005307FE">
      <w:pPr>
        <w:ind w:left="720" w:hanging="720"/>
        <w:rPr>
          <w:lang w:eastAsia="x-none"/>
        </w:rPr>
      </w:pPr>
    </w:p>
    <w:p w14:paraId="378B1F23" w14:textId="77777777" w:rsidR="005307FE" w:rsidRPr="005307FE" w:rsidRDefault="005307FE" w:rsidP="005307FE">
      <w:pPr>
        <w:ind w:left="720" w:hanging="720"/>
        <w:rPr>
          <w:lang w:eastAsia="x-none"/>
        </w:rPr>
      </w:pPr>
      <w:r w:rsidRPr="005307FE">
        <w:rPr>
          <w:highlight w:val="green"/>
          <w:lang w:eastAsia="x-none"/>
        </w:rPr>
        <w:t>Agreement:</w:t>
      </w:r>
    </w:p>
    <w:p w14:paraId="6F364526" w14:textId="77777777" w:rsidR="005307FE" w:rsidRPr="005307FE" w:rsidRDefault="005307FE" w:rsidP="005307FE">
      <w:pPr>
        <w:ind w:left="720" w:hanging="720"/>
        <w:rPr>
          <w:lang w:eastAsia="x-none"/>
        </w:rPr>
      </w:pPr>
      <w:r w:rsidRPr="005307FE">
        <w:rPr>
          <w:lang w:eastAsia="x-none"/>
        </w:rPr>
        <w:t>The following text proposal is endorsed.</w:t>
      </w:r>
    </w:p>
    <w:p w14:paraId="7C4D28F6" w14:textId="77777777" w:rsidR="00B82609" w:rsidRDefault="00B82609" w:rsidP="005307FE">
      <w:pPr>
        <w:ind w:left="720" w:hanging="720"/>
        <w:rPr>
          <w:lang w:eastAsia="x-none"/>
        </w:rPr>
      </w:pPr>
      <w:r>
        <w:rPr>
          <w:lang w:eastAsia="x-none"/>
        </w:rPr>
        <w:t>===== s</w:t>
      </w:r>
      <w:r w:rsidR="005307FE" w:rsidRPr="005307FE">
        <w:rPr>
          <w:lang w:eastAsia="x-none"/>
        </w:rPr>
        <w:t>tart TP</w:t>
      </w:r>
      <w:r>
        <w:rPr>
          <w:lang w:eastAsia="x-none"/>
        </w:rPr>
        <w:t xml:space="preserve"> =====</w:t>
      </w:r>
    </w:p>
    <w:p w14:paraId="11CE9823" w14:textId="77777777" w:rsidR="005307FE" w:rsidRPr="005307FE" w:rsidRDefault="005307FE" w:rsidP="001C0B12">
      <w:pPr>
        <w:rPr>
          <w:lang w:val="en-US" w:eastAsia="en-GB"/>
        </w:rPr>
      </w:pPr>
      <w:r w:rsidRPr="005307FE">
        <w:rPr>
          <w:lang w:val="en-US" w:eastAsia="en-GB"/>
        </w:rPr>
        <w:t>16.1.2</w:t>
      </w:r>
      <w:r w:rsidRPr="005307FE">
        <w:rPr>
          <w:lang w:val="en-US" w:eastAsia="en-GB"/>
        </w:rPr>
        <w:tab/>
        <w:t>Timing synchronization</w:t>
      </w:r>
    </w:p>
    <w:p w14:paraId="3DAF289E" w14:textId="77777777" w:rsidR="005307FE" w:rsidRPr="005307FE" w:rsidRDefault="005307FE" w:rsidP="005307FE">
      <w:pPr>
        <w:ind w:left="720" w:hanging="720"/>
        <w:rPr>
          <w:lang w:val="en-US"/>
        </w:rPr>
      </w:pPr>
      <w:r w:rsidRPr="005307FE">
        <w:rPr>
          <w:lang w:val="en-US"/>
        </w:rPr>
        <w:t>Upon reception of a timing advance command, the UE shall adjust uplink transmission timing</w:t>
      </w:r>
      <w:r w:rsidRPr="005307FE">
        <w:rPr>
          <w:rFonts w:eastAsia="MS Mincho" w:hint="eastAsia"/>
          <w:lang w:val="en-US"/>
        </w:rPr>
        <w:t xml:space="preserve"> for </w:t>
      </w:r>
      <w:r w:rsidRPr="005307FE">
        <w:rPr>
          <w:rFonts w:hint="eastAsia"/>
          <w:lang w:val="en-US"/>
        </w:rPr>
        <w:t>N</w:t>
      </w:r>
      <w:r w:rsidRPr="005307FE">
        <w:rPr>
          <w:rFonts w:eastAsia="MS Mincho" w:hint="eastAsia"/>
          <w:lang w:val="en-US"/>
        </w:rPr>
        <w:t>PUSCH</w:t>
      </w:r>
      <w:r w:rsidRPr="005307FE">
        <w:rPr>
          <w:rFonts w:eastAsia="MS Mincho"/>
          <w:lang w:val="en-US"/>
        </w:rPr>
        <w:t xml:space="preserve"> based on the received timing advance command</w:t>
      </w:r>
      <w:r w:rsidRPr="005307FE">
        <w:rPr>
          <w:lang w:val="en-US"/>
        </w:rPr>
        <w:t>.</w:t>
      </w:r>
    </w:p>
    <w:p w14:paraId="03B60E31" w14:textId="77777777" w:rsidR="005307FE" w:rsidRPr="005307FE" w:rsidRDefault="005307FE" w:rsidP="005307FE">
      <w:pPr>
        <w:ind w:left="720" w:hanging="720"/>
        <w:rPr>
          <w:rFonts w:eastAsia="MS Mincho"/>
          <w:lang w:val="en-US"/>
        </w:rPr>
      </w:pPr>
      <w:r w:rsidRPr="005307FE">
        <w:rPr>
          <w:lang w:val="en-US"/>
        </w:rPr>
        <w:t xml:space="preserve">The timing advance command </w:t>
      </w:r>
      <w:r w:rsidRPr="005307FE">
        <w:rPr>
          <w:rFonts w:eastAsia="MS Mincho" w:hint="eastAsia"/>
          <w:lang w:val="en-US"/>
        </w:rPr>
        <w:t>indicates the change of the uplink timing</w:t>
      </w:r>
      <w:r w:rsidRPr="005307FE">
        <w:rPr>
          <w:lang w:val="en-US"/>
        </w:rPr>
        <w:t xml:space="preserve"> relative to the current uplink timing </w:t>
      </w:r>
      <w:r w:rsidRPr="005307FE">
        <w:rPr>
          <w:rFonts w:eastAsia="MS Mincho" w:hint="eastAsia"/>
          <w:lang w:val="en-US"/>
        </w:rPr>
        <w:t>as</w:t>
      </w:r>
      <w:r w:rsidRPr="005307FE">
        <w:rPr>
          <w:lang w:val="en-US"/>
        </w:rPr>
        <w:t xml:space="preserve"> multiples of 16</w:t>
      </w:r>
      <w:r w:rsidRPr="005307FE">
        <w:rPr>
          <w:position w:val="-10"/>
        </w:rPr>
        <w:object w:dxaOrig="240" w:dyaOrig="300" w14:anchorId="15FC2F1D">
          <v:shape id="_x0000_i1039" type="#_x0000_t75" style="width:14.4pt;height:14.4pt" o:ole="">
            <v:imagedata r:id="rId349" o:title=""/>
          </v:shape>
          <o:OLEObject Type="Embed" ProgID="Equation.3" ShapeID="_x0000_i1039" DrawAspect="Content" ObjectID="_1600200796" r:id="rId350"/>
        </w:object>
      </w:r>
      <w:r w:rsidRPr="005307FE">
        <w:rPr>
          <w:lang w:val="en-US"/>
        </w:rPr>
        <w:t>.</w:t>
      </w:r>
      <w:r w:rsidRPr="005307FE">
        <w:rPr>
          <w:rFonts w:eastAsia="MS Mincho" w:hint="eastAsia"/>
          <w:lang w:val="en-US"/>
        </w:rPr>
        <w:t xml:space="preserve"> The start timing of the random access preamble is specified in [3]</w:t>
      </w:r>
      <w:r w:rsidRPr="005307FE">
        <w:rPr>
          <w:rFonts w:eastAsia="MS Mincho"/>
          <w:lang w:val="en-US"/>
        </w:rPr>
        <w:t>.</w:t>
      </w:r>
    </w:p>
    <w:p w14:paraId="7A4B2AA4" w14:textId="77777777" w:rsidR="005307FE" w:rsidRPr="005307FE" w:rsidRDefault="005307FE" w:rsidP="005307FE">
      <w:pPr>
        <w:ind w:left="720" w:hanging="720"/>
        <w:rPr>
          <w:rFonts w:eastAsia="MS Mincho"/>
          <w:lang w:val="en-US"/>
        </w:rPr>
      </w:pPr>
      <w:r w:rsidRPr="005307FE">
        <w:rPr>
          <w:rFonts w:hint="eastAsia"/>
          <w:lang w:val="en-US"/>
        </w:rPr>
        <w:t xml:space="preserve">In case of random access response, </w:t>
      </w:r>
      <w:r w:rsidRPr="005307FE">
        <w:rPr>
          <w:lang w:val="en-US"/>
        </w:rPr>
        <w:t xml:space="preserve">an </w:t>
      </w:r>
      <w:r w:rsidRPr="005307FE">
        <w:rPr>
          <w:rFonts w:hint="eastAsia"/>
          <w:lang w:val="en-US"/>
        </w:rPr>
        <w:t xml:space="preserve">11-bit timing advance command [8], </w:t>
      </w:r>
      <w:r w:rsidRPr="005307FE">
        <w:rPr>
          <w:rFonts w:hint="eastAsia"/>
          <w:i/>
          <w:lang w:val="en-US"/>
        </w:rPr>
        <w:t>T</w:t>
      </w:r>
      <w:r w:rsidRPr="005307FE">
        <w:rPr>
          <w:rFonts w:hint="eastAsia"/>
          <w:i/>
          <w:vertAlign w:val="subscript"/>
          <w:lang w:val="en-US"/>
        </w:rPr>
        <w:t>A</w:t>
      </w:r>
      <w:r w:rsidRPr="005307FE">
        <w:rPr>
          <w:rFonts w:hint="eastAsia"/>
          <w:lang w:val="en-US"/>
        </w:rPr>
        <w:t xml:space="preserve">, indicates </w:t>
      </w:r>
      <w:r w:rsidRPr="005307FE">
        <w:rPr>
          <w:rFonts w:hint="eastAsia"/>
          <w:i/>
          <w:lang w:val="en-US"/>
        </w:rPr>
        <w:t>N</w:t>
      </w:r>
      <w:r w:rsidRPr="005307FE">
        <w:rPr>
          <w:rFonts w:hint="eastAsia"/>
          <w:i/>
          <w:vertAlign w:val="subscript"/>
          <w:lang w:val="en-US"/>
        </w:rPr>
        <w:t>TA</w:t>
      </w:r>
      <w:r w:rsidRPr="005307FE">
        <w:rPr>
          <w:rFonts w:hint="eastAsia"/>
          <w:i/>
          <w:lang w:val="en-US"/>
        </w:rPr>
        <w:t xml:space="preserve"> </w:t>
      </w:r>
      <w:r w:rsidRPr="005307FE">
        <w:rPr>
          <w:rFonts w:hint="eastAsia"/>
          <w:lang w:val="en-US"/>
        </w:rPr>
        <w:t xml:space="preserve">values by index values of </w:t>
      </w:r>
      <w:r w:rsidRPr="005307FE">
        <w:rPr>
          <w:rFonts w:hint="eastAsia"/>
          <w:i/>
          <w:lang w:val="en-US"/>
        </w:rPr>
        <w:t>T</w:t>
      </w:r>
      <w:r w:rsidRPr="005307FE">
        <w:rPr>
          <w:rFonts w:hint="eastAsia"/>
          <w:i/>
          <w:vertAlign w:val="subscript"/>
          <w:lang w:val="en-US"/>
        </w:rPr>
        <w:t>A</w:t>
      </w:r>
      <w:r w:rsidRPr="005307FE">
        <w:rPr>
          <w:rFonts w:hint="eastAsia"/>
          <w:lang w:val="en-US"/>
        </w:rPr>
        <w:t xml:space="preserve"> = 0, 1, 2, ..., </w:t>
      </w:r>
      <w:del w:id="154" w:author="Author">
        <w:r w:rsidRPr="005307FE" w:rsidDel="00B46B26">
          <w:rPr>
            <w:lang w:val="en-US"/>
          </w:rPr>
          <w:delText>1282</w:delText>
        </w:r>
      </w:del>
      <w:ins w:id="155" w:author="Author">
        <w:r w:rsidRPr="005307FE">
          <w:rPr>
            <w:lang w:val="en-US"/>
          </w:rPr>
          <w:t>1536</w:t>
        </w:r>
      </w:ins>
      <w:r w:rsidRPr="005307FE">
        <w:rPr>
          <w:rFonts w:hint="eastAsia"/>
          <w:lang w:val="en-US"/>
        </w:rPr>
        <w:t>, where a</w:t>
      </w:r>
      <w:r w:rsidRPr="005307FE">
        <w:rPr>
          <w:lang w:val="en-US"/>
        </w:rPr>
        <w:t>n</w:t>
      </w:r>
      <w:r w:rsidRPr="005307FE">
        <w:rPr>
          <w:rFonts w:hint="eastAsia"/>
          <w:lang w:val="en-US"/>
        </w:rPr>
        <w:t xml:space="preserve"> amount of the time alignment</w:t>
      </w:r>
      <w:r w:rsidRPr="005307FE">
        <w:rPr>
          <w:lang w:val="en-US"/>
        </w:rPr>
        <w:t xml:space="preserve"> </w:t>
      </w:r>
      <w:r w:rsidRPr="005307FE">
        <w:rPr>
          <w:rFonts w:hint="eastAsia"/>
          <w:lang w:val="en-US"/>
        </w:rPr>
        <w:t xml:space="preserve">is given by </w:t>
      </w:r>
      <w:r w:rsidRPr="005307FE">
        <w:rPr>
          <w:rFonts w:hint="eastAsia"/>
          <w:i/>
          <w:lang w:val="en-US"/>
        </w:rPr>
        <w:t>N</w:t>
      </w:r>
      <w:r w:rsidRPr="005307FE">
        <w:rPr>
          <w:rFonts w:hint="eastAsia"/>
          <w:i/>
          <w:vertAlign w:val="subscript"/>
          <w:lang w:val="en-US"/>
        </w:rPr>
        <w:t>TA</w:t>
      </w:r>
      <w:r w:rsidRPr="005307FE">
        <w:rPr>
          <w:rFonts w:hint="eastAsia"/>
          <w:lang w:val="en-US"/>
        </w:rPr>
        <w:t xml:space="preserve"> =</w:t>
      </w:r>
      <w:r w:rsidRPr="005307FE">
        <w:rPr>
          <w:rFonts w:hint="eastAsia"/>
          <w:i/>
          <w:lang w:val="en-US"/>
        </w:rPr>
        <w:t xml:space="preserve"> T</w:t>
      </w:r>
      <w:r w:rsidRPr="005307FE">
        <w:rPr>
          <w:rFonts w:hint="eastAsia"/>
          <w:i/>
          <w:vertAlign w:val="subscript"/>
          <w:lang w:val="en-US"/>
        </w:rPr>
        <w:t>A</w:t>
      </w:r>
      <w:r w:rsidRPr="005307FE">
        <w:rPr>
          <w:rFonts w:hint="eastAsia"/>
          <w:lang w:val="en-US"/>
        </w:rPr>
        <w:t xml:space="preserve"> </w:t>
      </w:r>
      <w:r w:rsidRPr="005307FE">
        <w:rPr>
          <w:rFonts w:hint="eastAsia"/>
        </w:rPr>
        <w:sym w:font="Symbol" w:char="F0B4"/>
      </w:r>
      <w:r w:rsidRPr="005307FE">
        <w:rPr>
          <w:rFonts w:hint="eastAsia"/>
          <w:lang w:val="en-US"/>
        </w:rPr>
        <w:t xml:space="preserve">16. </w:t>
      </w:r>
      <w:r w:rsidRPr="005307FE">
        <w:rPr>
          <w:rFonts w:hint="eastAsia"/>
          <w:i/>
          <w:lang w:val="en-US"/>
        </w:rPr>
        <w:t>N</w:t>
      </w:r>
      <w:r w:rsidRPr="005307FE">
        <w:rPr>
          <w:rFonts w:hint="eastAsia"/>
          <w:i/>
          <w:vertAlign w:val="subscript"/>
          <w:lang w:val="en-US"/>
        </w:rPr>
        <w:t>TA</w:t>
      </w:r>
      <w:r w:rsidRPr="005307FE">
        <w:rPr>
          <w:rFonts w:eastAsia="MS Mincho" w:hint="eastAsia"/>
          <w:i/>
          <w:vertAlign w:val="subscript"/>
          <w:lang w:val="en-US"/>
        </w:rPr>
        <w:t xml:space="preserve"> </w:t>
      </w:r>
      <w:r w:rsidRPr="005307FE">
        <w:rPr>
          <w:rFonts w:eastAsia="MS Mincho" w:hint="eastAsia"/>
          <w:lang w:val="en-US"/>
        </w:rPr>
        <w:t>is defined in [3].</w:t>
      </w:r>
    </w:p>
    <w:p w14:paraId="7E8380C3" w14:textId="77777777" w:rsidR="00B82609" w:rsidRDefault="00B82609" w:rsidP="005307FE">
      <w:pPr>
        <w:ind w:left="720" w:hanging="720"/>
        <w:rPr>
          <w:lang w:eastAsia="x-none"/>
        </w:rPr>
      </w:pPr>
      <w:r>
        <w:rPr>
          <w:lang w:eastAsia="x-none"/>
        </w:rPr>
        <w:t>===== end of TP =====</w:t>
      </w:r>
    </w:p>
    <w:p w14:paraId="513D9DAD" w14:textId="77777777" w:rsidR="005307FE" w:rsidRPr="005307FE" w:rsidRDefault="005307FE" w:rsidP="001C0B12">
      <w:pPr>
        <w:pStyle w:val="Heading4"/>
        <w:rPr>
          <w:lang w:val="en-US"/>
        </w:rPr>
      </w:pPr>
      <w:bookmarkStart w:id="156" w:name="_Toc521704472"/>
      <w:bookmarkStart w:id="157" w:name="_Toc526458861"/>
      <w:r w:rsidRPr="005307FE">
        <w:t xml:space="preserve">Maintenance for </w:t>
      </w:r>
      <w:r w:rsidRPr="005307FE">
        <w:rPr>
          <w:lang w:val="en-US"/>
        </w:rPr>
        <w:t>TDD</w:t>
      </w:r>
      <w:bookmarkEnd w:id="156"/>
      <w:bookmarkEnd w:id="157"/>
    </w:p>
    <w:p w14:paraId="43D6E33E" w14:textId="77777777" w:rsidR="005307FE" w:rsidRPr="005307FE" w:rsidRDefault="005307FE" w:rsidP="001C0B12">
      <w:pPr>
        <w:pStyle w:val="Heading5"/>
        <w:rPr>
          <w:lang w:val="en-US"/>
        </w:rPr>
      </w:pPr>
      <w:bookmarkStart w:id="158" w:name="_Toc526458862"/>
      <w:r w:rsidRPr="005307FE">
        <w:t>Downlink</w:t>
      </w:r>
      <w:r w:rsidRPr="005307FE">
        <w:rPr>
          <w:lang w:val="en-US"/>
        </w:rPr>
        <w:t xml:space="preserve"> aspects</w:t>
      </w:r>
      <w:bookmarkEnd w:id="158"/>
    </w:p>
    <w:p w14:paraId="25D8A2DB" w14:textId="116D82D6" w:rsidR="005307FE" w:rsidRPr="005307FE" w:rsidRDefault="001B7BF2" w:rsidP="005307FE">
      <w:pPr>
        <w:ind w:left="720" w:hanging="720"/>
        <w:rPr>
          <w:lang w:eastAsia="x-none"/>
        </w:rPr>
      </w:pPr>
      <w:hyperlink r:id="rId351" w:history="1">
        <w:r w:rsidR="00D93AE1">
          <w:rPr>
            <w:rStyle w:val="Hyperlink"/>
            <w:lang w:eastAsia="x-none"/>
          </w:rPr>
          <w:t>R1-1808133</w:t>
        </w:r>
      </w:hyperlink>
      <w:r w:rsidR="005307FE" w:rsidRPr="005307FE">
        <w:rPr>
          <w:lang w:eastAsia="x-none"/>
        </w:rPr>
        <w:tab/>
        <w:t>Corrections on DL aspects for TDD</w:t>
      </w:r>
      <w:r w:rsidR="005307FE" w:rsidRPr="005307FE">
        <w:rPr>
          <w:lang w:eastAsia="x-none"/>
        </w:rPr>
        <w:tab/>
        <w:t>Huawei, HiSilicon</w:t>
      </w:r>
    </w:p>
    <w:p w14:paraId="02EC8387" w14:textId="38231C20" w:rsidR="005307FE" w:rsidRPr="005307FE" w:rsidRDefault="001B7BF2" w:rsidP="005307FE">
      <w:pPr>
        <w:ind w:left="720" w:hanging="720"/>
        <w:rPr>
          <w:lang w:eastAsia="x-none"/>
        </w:rPr>
      </w:pPr>
      <w:hyperlink r:id="rId352" w:history="1">
        <w:r w:rsidR="00D93AE1">
          <w:rPr>
            <w:rStyle w:val="Hyperlink"/>
            <w:lang w:eastAsia="x-none"/>
          </w:rPr>
          <w:t>R1-1808460</w:t>
        </w:r>
      </w:hyperlink>
      <w:r w:rsidR="005307FE" w:rsidRPr="005307FE">
        <w:rPr>
          <w:lang w:eastAsia="x-none"/>
        </w:rPr>
        <w:tab/>
        <w:t>Correction on RE mapping rule in a DwPTS</w:t>
      </w:r>
      <w:r w:rsidR="005307FE" w:rsidRPr="005307FE">
        <w:rPr>
          <w:lang w:eastAsia="x-none"/>
        </w:rPr>
        <w:tab/>
        <w:t>LG Electronics</w:t>
      </w:r>
    </w:p>
    <w:p w14:paraId="467E8EF6" w14:textId="434D4262" w:rsidR="005307FE" w:rsidRPr="005307FE" w:rsidRDefault="001B7BF2" w:rsidP="005307FE">
      <w:pPr>
        <w:ind w:left="720" w:hanging="720"/>
        <w:rPr>
          <w:lang w:eastAsia="x-none"/>
        </w:rPr>
      </w:pPr>
      <w:hyperlink r:id="rId353" w:history="1">
        <w:r w:rsidR="00D93AE1">
          <w:rPr>
            <w:rStyle w:val="Hyperlink"/>
            <w:lang w:eastAsia="x-none"/>
          </w:rPr>
          <w:t>R1-1808628</w:t>
        </w:r>
      </w:hyperlink>
      <w:r w:rsidR="005307FE" w:rsidRPr="005307FE">
        <w:rPr>
          <w:lang w:eastAsia="x-none"/>
        </w:rPr>
        <w:tab/>
        <w:t>Remaining issue for TDD DL aspects</w:t>
      </w:r>
      <w:r w:rsidR="005307FE" w:rsidRPr="005307FE">
        <w:rPr>
          <w:lang w:eastAsia="x-none"/>
        </w:rPr>
        <w:tab/>
        <w:t>ZTE</w:t>
      </w:r>
    </w:p>
    <w:p w14:paraId="003F40B3" w14:textId="2B89B34D" w:rsidR="005307FE" w:rsidRPr="005307FE" w:rsidRDefault="001B7BF2" w:rsidP="005307FE">
      <w:pPr>
        <w:ind w:left="720" w:hanging="720"/>
        <w:rPr>
          <w:lang w:eastAsia="x-none"/>
        </w:rPr>
      </w:pPr>
      <w:hyperlink r:id="rId354" w:history="1">
        <w:r w:rsidR="00D93AE1">
          <w:rPr>
            <w:rStyle w:val="Hyperlink"/>
            <w:lang w:eastAsia="x-none"/>
          </w:rPr>
          <w:t>R1-1809014</w:t>
        </w:r>
      </w:hyperlink>
      <w:r w:rsidR="005307FE" w:rsidRPr="005307FE">
        <w:rPr>
          <w:lang w:eastAsia="x-none"/>
        </w:rPr>
        <w:tab/>
        <w:t>Maintenance for DL aspects of TDD</w:t>
      </w:r>
      <w:r w:rsidR="005307FE" w:rsidRPr="005307FE">
        <w:rPr>
          <w:lang w:eastAsia="x-none"/>
        </w:rPr>
        <w:tab/>
        <w:t>Qualcomm Incorporated</w:t>
      </w:r>
    </w:p>
    <w:p w14:paraId="15A1C887" w14:textId="08EA2D3D" w:rsidR="005307FE" w:rsidRPr="005307FE" w:rsidRDefault="001B7BF2" w:rsidP="005307FE">
      <w:pPr>
        <w:ind w:left="720" w:hanging="720"/>
        <w:rPr>
          <w:lang w:eastAsia="x-none"/>
        </w:rPr>
      </w:pPr>
      <w:hyperlink r:id="rId355" w:history="1">
        <w:r w:rsidR="00D93AE1">
          <w:rPr>
            <w:rStyle w:val="Hyperlink"/>
            <w:lang w:eastAsia="x-none"/>
          </w:rPr>
          <w:t>R1-1809230</w:t>
        </w:r>
      </w:hyperlink>
      <w:r w:rsidR="005307FE" w:rsidRPr="005307FE">
        <w:rPr>
          <w:lang w:eastAsia="x-none"/>
        </w:rPr>
        <w:tab/>
        <w:t>Maintenance issues for TDD DL aspects for Rel-15 NB-IoT</w:t>
      </w:r>
      <w:r w:rsidR="005307FE" w:rsidRPr="005307FE">
        <w:rPr>
          <w:lang w:eastAsia="x-none"/>
        </w:rPr>
        <w:tab/>
        <w:t>Ericsson</w:t>
      </w:r>
    </w:p>
    <w:p w14:paraId="7A96B10B" w14:textId="77777777" w:rsidR="005307FE" w:rsidRPr="005307FE" w:rsidRDefault="005307FE" w:rsidP="005307FE">
      <w:pPr>
        <w:ind w:left="720" w:hanging="720"/>
        <w:rPr>
          <w:lang w:eastAsia="x-none"/>
        </w:rPr>
      </w:pPr>
    </w:p>
    <w:p w14:paraId="0212DE94" w14:textId="4D27924E" w:rsidR="005307FE" w:rsidRPr="00B82609" w:rsidRDefault="001B7BF2" w:rsidP="005307FE">
      <w:pPr>
        <w:ind w:left="720" w:hanging="720"/>
        <w:rPr>
          <w:b/>
          <w:lang w:eastAsia="x-none"/>
        </w:rPr>
      </w:pPr>
      <w:hyperlink r:id="rId356" w:history="1">
        <w:r w:rsidR="00D93AE1" w:rsidRPr="00B82609">
          <w:rPr>
            <w:rStyle w:val="Hyperlink"/>
            <w:b/>
            <w:lang w:eastAsia="x-none"/>
          </w:rPr>
          <w:t>R1-1809613</w:t>
        </w:r>
      </w:hyperlink>
      <w:r w:rsidR="005307FE" w:rsidRPr="00B82609">
        <w:rPr>
          <w:b/>
          <w:lang w:eastAsia="x-none"/>
        </w:rPr>
        <w:tab/>
        <w:t>Feature lead summary of DL aspects for TDD NB-IoT</w:t>
      </w:r>
      <w:r w:rsidR="005307FE" w:rsidRPr="00B82609">
        <w:rPr>
          <w:b/>
          <w:lang w:eastAsia="x-none"/>
        </w:rPr>
        <w:tab/>
        <w:t>ZTE</w:t>
      </w:r>
    </w:p>
    <w:p w14:paraId="28F188E4" w14:textId="1655193C" w:rsidR="005307FE" w:rsidRPr="00B82609" w:rsidRDefault="001B7BF2" w:rsidP="005307FE">
      <w:pPr>
        <w:ind w:left="720" w:hanging="720"/>
        <w:rPr>
          <w:b/>
          <w:lang w:eastAsia="x-none"/>
        </w:rPr>
      </w:pPr>
      <w:hyperlink r:id="rId357" w:history="1">
        <w:r w:rsidR="00D93AE1" w:rsidRPr="00B82609">
          <w:rPr>
            <w:rStyle w:val="Hyperlink"/>
            <w:b/>
            <w:lang w:eastAsia="x-none"/>
          </w:rPr>
          <w:t>R1-1809631</w:t>
        </w:r>
      </w:hyperlink>
      <w:r w:rsidR="005307FE" w:rsidRPr="00B82609">
        <w:rPr>
          <w:b/>
          <w:lang w:eastAsia="x-none"/>
        </w:rPr>
        <w:tab/>
        <w:t>Feature lead summary of DL aspects for TDD NB-IoT</w:t>
      </w:r>
      <w:r w:rsidR="005307FE" w:rsidRPr="00B82609">
        <w:rPr>
          <w:b/>
          <w:lang w:eastAsia="x-none"/>
        </w:rPr>
        <w:tab/>
        <w:t>ZTE</w:t>
      </w:r>
    </w:p>
    <w:p w14:paraId="551D645A" w14:textId="6013C0A1" w:rsidR="005307FE" w:rsidRPr="005307FE" w:rsidRDefault="005307FE" w:rsidP="005307FE">
      <w:pPr>
        <w:ind w:left="720" w:hanging="720"/>
        <w:rPr>
          <w:lang w:eastAsia="x-none"/>
        </w:rPr>
      </w:pPr>
      <w:r w:rsidRPr="005307FE">
        <w:rPr>
          <w:highlight w:val="green"/>
          <w:lang w:eastAsia="x-none"/>
        </w:rPr>
        <w:t xml:space="preserve">The text proposals in Section 1.1, 2.2, of </w:t>
      </w:r>
      <w:hyperlink r:id="rId358" w:history="1">
        <w:r w:rsidR="00D93AE1">
          <w:rPr>
            <w:rStyle w:val="Hyperlink"/>
            <w:highlight w:val="green"/>
            <w:lang w:eastAsia="x-none"/>
          </w:rPr>
          <w:t>R1-1809631</w:t>
        </w:r>
      </w:hyperlink>
      <w:r w:rsidRPr="005307FE">
        <w:rPr>
          <w:highlight w:val="green"/>
          <w:lang w:eastAsia="x-none"/>
        </w:rPr>
        <w:t xml:space="preserve"> are endorsed.</w:t>
      </w:r>
    </w:p>
    <w:p w14:paraId="639FB326" w14:textId="77777777" w:rsidR="005307FE" w:rsidRPr="005307FE" w:rsidRDefault="005307FE" w:rsidP="005307FE">
      <w:pPr>
        <w:ind w:left="720" w:hanging="720"/>
        <w:rPr>
          <w:lang w:eastAsia="x-none"/>
        </w:rPr>
      </w:pPr>
    </w:p>
    <w:p w14:paraId="00A8AC93" w14:textId="77777777" w:rsidR="005307FE" w:rsidRPr="005307FE" w:rsidRDefault="005307FE" w:rsidP="005307FE">
      <w:pPr>
        <w:rPr>
          <w:lang w:eastAsia="x-none"/>
        </w:rPr>
      </w:pPr>
    </w:p>
    <w:p w14:paraId="61F128DD" w14:textId="77777777" w:rsidR="005307FE" w:rsidRPr="005307FE" w:rsidRDefault="005307FE" w:rsidP="005307FE">
      <w:pPr>
        <w:rPr>
          <w:lang w:eastAsia="x-none"/>
        </w:rPr>
      </w:pPr>
      <w:r w:rsidRPr="005307FE">
        <w:rPr>
          <w:highlight w:val="green"/>
          <w:lang w:eastAsia="x-none"/>
        </w:rPr>
        <w:t>Agreement:</w:t>
      </w:r>
    </w:p>
    <w:p w14:paraId="7BB99F98" w14:textId="77777777" w:rsidR="005307FE" w:rsidRPr="005307FE" w:rsidRDefault="005307FE" w:rsidP="005307FE">
      <w:pPr>
        <w:rPr>
          <w:lang w:eastAsia="x-none"/>
        </w:rPr>
      </w:pPr>
      <w:r w:rsidRPr="005307FE">
        <w:rPr>
          <w:lang w:eastAsia="x-none"/>
        </w:rPr>
        <w:t>Clarify that the starting OFDM symbol in the special subframe for NPDCCH/NPDSCH with repetition shall be same as that of the normal DL subframe</w:t>
      </w:r>
    </w:p>
    <w:p w14:paraId="1B2C7272" w14:textId="77777777" w:rsidR="005307FE" w:rsidRPr="005307FE" w:rsidRDefault="005307FE" w:rsidP="005307FE">
      <w:pPr>
        <w:rPr>
          <w:lang w:eastAsia="x-none"/>
        </w:rPr>
      </w:pPr>
    </w:p>
    <w:p w14:paraId="132F4C5E" w14:textId="77777777" w:rsidR="005307FE" w:rsidRPr="005307FE" w:rsidRDefault="005307FE" w:rsidP="005307FE">
      <w:pPr>
        <w:rPr>
          <w:lang w:eastAsia="x-none"/>
        </w:rPr>
      </w:pPr>
      <w:r w:rsidRPr="005307FE">
        <w:rPr>
          <w:highlight w:val="green"/>
          <w:lang w:eastAsia="x-none"/>
        </w:rPr>
        <w:t>Agreement:</w:t>
      </w:r>
    </w:p>
    <w:p w14:paraId="18917A88" w14:textId="151EA0FD" w:rsidR="005307FE" w:rsidRPr="005307FE" w:rsidRDefault="005307FE" w:rsidP="005307FE">
      <w:pPr>
        <w:rPr>
          <w:lang w:eastAsia="x-none"/>
        </w:rPr>
      </w:pPr>
      <w:r w:rsidRPr="005307FE">
        <w:rPr>
          <w:rFonts w:hint="eastAsia"/>
          <w:lang w:eastAsia="x-none"/>
        </w:rPr>
        <w:t>NPDSCH</w:t>
      </w:r>
      <w:r w:rsidRPr="005307FE">
        <w:rPr>
          <w:lang w:eastAsia="x-none"/>
        </w:rPr>
        <w:t>/NPDCCH</w:t>
      </w:r>
      <w:r w:rsidRPr="005307FE">
        <w:rPr>
          <w:rFonts w:hint="eastAsia"/>
          <w:lang w:eastAsia="x-none"/>
        </w:rPr>
        <w:t xml:space="preserve"> </w:t>
      </w:r>
      <w:r w:rsidRPr="005307FE">
        <w:rPr>
          <w:lang w:eastAsia="x-none"/>
        </w:rPr>
        <w:t xml:space="preserve">with repetitions </w:t>
      </w:r>
      <w:r w:rsidRPr="005307FE">
        <w:rPr>
          <w:rFonts w:hint="eastAsia"/>
          <w:lang w:eastAsia="x-none"/>
        </w:rPr>
        <w:t>is rate match</w:t>
      </w:r>
      <w:r w:rsidRPr="005307FE">
        <w:rPr>
          <w:lang w:eastAsia="x-none"/>
        </w:rPr>
        <w:t>ed</w:t>
      </w:r>
      <w:r w:rsidRPr="005307FE">
        <w:rPr>
          <w:rFonts w:hint="eastAsia"/>
          <w:lang w:eastAsia="x-none"/>
        </w:rPr>
        <w:t xml:space="preserve"> </w:t>
      </w:r>
      <w:r w:rsidRPr="005307FE">
        <w:rPr>
          <w:lang w:eastAsia="x-none"/>
        </w:rPr>
        <w:t xml:space="preserve">in a special subframe </w:t>
      </w:r>
      <w:r w:rsidRPr="005307FE">
        <w:rPr>
          <w:rFonts w:hint="eastAsia"/>
          <w:lang w:eastAsia="x-none"/>
        </w:rPr>
        <w:t xml:space="preserve">around REs that </w:t>
      </w:r>
      <w:r w:rsidRPr="005307FE">
        <w:rPr>
          <w:lang w:eastAsia="x-none"/>
        </w:rPr>
        <w:t xml:space="preserve">are used for NRS in a downlink subframe but not carrying NRS in a special subframe when </w:t>
      </w:r>
      <m:oMath>
        <m:r>
          <m:rPr>
            <m:sty m:val="bi"/>
          </m:rPr>
          <w:rPr>
            <w:rFonts w:ascii="Cambria Math" w:eastAsia="SimSun" w:hAnsi="Cambria Math"/>
            <w:szCs w:val="20"/>
            <w:lang w:eastAsia="zh-CN"/>
          </w:rPr>
          <m:t>l</m:t>
        </m:r>
        <m:r>
          <m:rPr>
            <m:sty m:val="p"/>
          </m:rPr>
          <w:rPr>
            <w:rFonts w:ascii="Cambria Math" w:eastAsia="SimSun" w:hAnsi="Cambria Math"/>
            <w:szCs w:val="20"/>
            <w:lang w:eastAsia="zh-CN"/>
          </w:rPr>
          <m:t xml:space="preserve">= </m:t>
        </m:r>
        <m:sSubSup>
          <m:sSubSupPr>
            <m:ctrlPr>
              <w:rPr>
                <w:rFonts w:ascii="Cambria Math" w:eastAsia="SimSun" w:hAnsi="Cambria Math"/>
                <w:szCs w:val="20"/>
                <w:lang w:eastAsia="zh-CN"/>
              </w:rPr>
            </m:ctrlPr>
          </m:sSubSupPr>
          <m:e>
            <m:r>
              <m:rPr>
                <m:sty m:val="bi"/>
              </m:rPr>
              <w:rPr>
                <w:rFonts w:ascii="Cambria Math" w:eastAsia="SimSun" w:hAnsi="Cambria Math"/>
                <w:szCs w:val="20"/>
                <w:lang w:eastAsia="zh-CN"/>
              </w:rPr>
              <m:t>N</m:t>
            </m:r>
          </m:e>
          <m:sub>
            <m:r>
              <m:rPr>
                <m:nor/>
              </m:rPr>
              <w:rPr>
                <w:rFonts w:ascii="Times New Roman" w:eastAsia="SimSun" w:hAnsi="Times New Roman"/>
                <w:szCs w:val="20"/>
                <w:lang w:eastAsia="zh-CN"/>
              </w:rPr>
              <m:t>symb</m:t>
            </m:r>
          </m:sub>
          <m:sup>
            <m:r>
              <m:rPr>
                <m:nor/>
              </m:rPr>
              <w:rPr>
                <w:rFonts w:ascii="Times New Roman" w:eastAsia="SimSun" w:hAnsi="Times New Roman"/>
                <w:szCs w:val="20"/>
                <w:lang w:eastAsia="zh-CN"/>
              </w:rPr>
              <m:t>DL</m:t>
            </m:r>
          </m:sup>
        </m:sSubSup>
        <m:r>
          <m:rPr>
            <m:sty m:val="p"/>
          </m:rPr>
          <w:rPr>
            <w:rFonts w:ascii="Cambria Math" w:eastAsia="SimSun" w:hAnsi="Cambria Math"/>
            <w:szCs w:val="20"/>
            <w:lang w:eastAsia="zh-CN"/>
          </w:rPr>
          <m:t>-</m:t>
        </m:r>
        <m:r>
          <m:rPr>
            <m:sty m:val="b"/>
          </m:rPr>
          <w:rPr>
            <w:rFonts w:ascii="Cambria Math" w:eastAsia="SimSun" w:hAnsi="Cambria Math"/>
            <w:szCs w:val="20"/>
            <w:lang w:eastAsia="zh-CN"/>
          </w:rPr>
          <m:t>2</m:t>
        </m:r>
        <m:r>
          <m:rPr>
            <m:sty m:val="p"/>
          </m:rPr>
          <w:rPr>
            <w:rFonts w:ascii="Cambria Math" w:eastAsia="SimSun" w:hAnsi="Cambria Math"/>
            <w:szCs w:val="20"/>
            <w:lang w:eastAsia="zh-CN"/>
          </w:rPr>
          <m:t xml:space="preserve">, </m:t>
        </m:r>
        <m:sSubSup>
          <m:sSubSupPr>
            <m:ctrlPr>
              <w:rPr>
                <w:rFonts w:ascii="Cambria Math" w:eastAsia="SimSun" w:hAnsi="Cambria Math"/>
                <w:szCs w:val="20"/>
                <w:lang w:eastAsia="zh-CN"/>
              </w:rPr>
            </m:ctrlPr>
          </m:sSubSupPr>
          <m:e>
            <m:r>
              <m:rPr>
                <m:sty m:val="bi"/>
              </m:rPr>
              <w:rPr>
                <w:rFonts w:ascii="Cambria Math" w:eastAsia="SimSun" w:hAnsi="Cambria Math"/>
                <w:szCs w:val="20"/>
                <w:lang w:eastAsia="zh-CN"/>
              </w:rPr>
              <m:t>N</m:t>
            </m:r>
          </m:e>
          <m:sub>
            <m:r>
              <m:rPr>
                <m:nor/>
              </m:rPr>
              <w:rPr>
                <w:rFonts w:ascii="Times New Roman" w:eastAsia="SimSun" w:hAnsi="Times New Roman"/>
                <w:szCs w:val="20"/>
                <w:lang w:eastAsia="zh-CN"/>
              </w:rPr>
              <m:t>symb</m:t>
            </m:r>
          </m:sub>
          <m:sup>
            <m:r>
              <m:rPr>
                <m:nor/>
              </m:rPr>
              <w:rPr>
                <w:rFonts w:ascii="Times New Roman" w:eastAsia="SimSun" w:hAnsi="Times New Roman"/>
                <w:szCs w:val="20"/>
                <w:lang w:eastAsia="zh-CN"/>
              </w:rPr>
              <m:t>DL</m:t>
            </m:r>
          </m:sup>
        </m:sSubSup>
        <m:r>
          <m:rPr>
            <m:sty m:val="p"/>
          </m:rPr>
          <w:rPr>
            <w:rFonts w:ascii="Cambria Math" w:eastAsia="SimSun" w:hAnsi="Cambria Math"/>
            <w:szCs w:val="20"/>
            <w:lang w:eastAsia="zh-CN"/>
          </w:rPr>
          <m:t>-</m:t>
        </m:r>
        <m:r>
          <m:rPr>
            <m:sty m:val="b"/>
          </m:rPr>
          <w:rPr>
            <w:rFonts w:ascii="Cambria Math" w:eastAsia="SimSun" w:hAnsi="Cambria Math"/>
            <w:szCs w:val="20"/>
            <w:lang w:eastAsia="zh-CN"/>
          </w:rPr>
          <m:t>1</m:t>
        </m:r>
      </m:oMath>
      <w:r w:rsidRPr="005307FE">
        <w:rPr>
          <w:rFonts w:hint="eastAsia"/>
          <w:lang w:eastAsia="x-none"/>
        </w:rPr>
        <w:t>.</w:t>
      </w:r>
    </w:p>
    <w:p w14:paraId="201678B8" w14:textId="77777777" w:rsidR="005307FE" w:rsidRPr="005307FE" w:rsidRDefault="005307FE" w:rsidP="005307FE">
      <w:pPr>
        <w:rPr>
          <w:lang w:eastAsia="x-none"/>
        </w:rPr>
      </w:pPr>
    </w:p>
    <w:p w14:paraId="1921DEFF" w14:textId="77777777" w:rsidR="005307FE" w:rsidRPr="005307FE" w:rsidRDefault="005307FE" w:rsidP="005307FE">
      <w:pPr>
        <w:rPr>
          <w:lang w:eastAsia="x-none"/>
        </w:rPr>
      </w:pPr>
      <w:r w:rsidRPr="005307FE">
        <w:rPr>
          <w:highlight w:val="green"/>
          <w:lang w:eastAsia="x-none"/>
        </w:rPr>
        <w:lastRenderedPageBreak/>
        <w:t>Agreement:</w:t>
      </w:r>
    </w:p>
    <w:p w14:paraId="4374A04C" w14:textId="1BB312F7" w:rsidR="005307FE" w:rsidRPr="005307FE" w:rsidRDefault="005307FE" w:rsidP="005307FE">
      <w:pPr>
        <w:rPr>
          <w:lang w:eastAsia="x-none"/>
        </w:rPr>
      </w:pPr>
      <w:r w:rsidRPr="005307FE">
        <w:rPr>
          <w:lang w:eastAsia="x-none"/>
        </w:rPr>
        <w:t xml:space="preserve">For NPDCCH with repetitions, NPDCCH is punctured by NRS REs in a special subframe when </w:t>
      </w:r>
      <m:oMath>
        <m:r>
          <m:rPr>
            <m:sty m:val="bi"/>
          </m:rPr>
          <w:rPr>
            <w:rFonts w:ascii="Cambria Math" w:eastAsia="SimSun" w:hAnsi="Cambria Math"/>
            <w:szCs w:val="20"/>
            <w:lang w:eastAsia="zh-CN"/>
          </w:rPr>
          <m:t>l</m:t>
        </m:r>
        <m:r>
          <m:rPr>
            <m:sty m:val="p"/>
          </m:rPr>
          <w:rPr>
            <w:rFonts w:ascii="Cambria Math" w:eastAsia="SimSun" w:hAnsi="Cambria Math"/>
            <w:szCs w:val="20"/>
            <w:lang w:eastAsia="zh-CN"/>
          </w:rPr>
          <m:t xml:space="preserve">= </m:t>
        </m:r>
        <m:sSubSup>
          <m:sSubSupPr>
            <m:ctrlPr>
              <w:rPr>
                <w:rFonts w:ascii="Cambria Math" w:eastAsia="SimSun" w:hAnsi="Cambria Math"/>
                <w:szCs w:val="20"/>
                <w:lang w:eastAsia="zh-CN"/>
              </w:rPr>
            </m:ctrlPr>
          </m:sSubSupPr>
          <m:e>
            <m:r>
              <m:rPr>
                <m:sty m:val="bi"/>
              </m:rPr>
              <w:rPr>
                <w:rFonts w:ascii="Cambria Math" w:eastAsia="SimSun" w:hAnsi="Cambria Math"/>
                <w:szCs w:val="20"/>
                <w:lang w:eastAsia="zh-CN"/>
              </w:rPr>
              <m:t>N</m:t>
            </m:r>
          </m:e>
          <m:sub>
            <m:r>
              <m:rPr>
                <m:nor/>
              </m:rPr>
              <w:rPr>
                <w:rFonts w:ascii="Times New Roman" w:eastAsia="SimSun" w:hAnsi="Times New Roman"/>
                <w:szCs w:val="20"/>
                <w:lang w:eastAsia="zh-CN"/>
              </w:rPr>
              <m:t>symb</m:t>
            </m:r>
          </m:sub>
          <m:sup>
            <m:r>
              <m:rPr>
                <m:nor/>
              </m:rPr>
              <w:rPr>
                <w:rFonts w:ascii="Times New Roman" w:eastAsia="SimSun" w:hAnsi="Times New Roman"/>
                <w:szCs w:val="20"/>
                <w:lang w:eastAsia="zh-CN"/>
              </w:rPr>
              <m:t>DL</m:t>
            </m:r>
          </m:sup>
        </m:sSubSup>
        <m:r>
          <m:rPr>
            <m:sty m:val="p"/>
          </m:rPr>
          <w:rPr>
            <w:rFonts w:ascii="Cambria Math" w:eastAsia="SimSun" w:hAnsi="Cambria Math"/>
            <w:szCs w:val="20"/>
            <w:lang w:eastAsia="zh-CN"/>
          </w:rPr>
          <m:t>-</m:t>
        </m:r>
        <m:r>
          <m:rPr>
            <m:sty m:val="b"/>
          </m:rPr>
          <w:rPr>
            <w:rFonts w:ascii="Cambria Math" w:eastAsia="SimSun" w:hAnsi="Cambria Math"/>
            <w:szCs w:val="20"/>
            <w:lang w:eastAsia="zh-CN"/>
          </w:rPr>
          <m:t>5</m:t>
        </m:r>
        <m:r>
          <m:rPr>
            <m:sty m:val="p"/>
          </m:rPr>
          <w:rPr>
            <w:rFonts w:ascii="Cambria Math" w:eastAsia="SimSun" w:hAnsi="Cambria Math"/>
            <w:szCs w:val="20"/>
            <w:lang w:eastAsia="zh-CN"/>
          </w:rPr>
          <m:t xml:space="preserve">, </m:t>
        </m:r>
        <m:sSubSup>
          <m:sSubSupPr>
            <m:ctrlPr>
              <w:rPr>
                <w:rFonts w:ascii="Cambria Math" w:eastAsia="SimSun" w:hAnsi="Cambria Math"/>
                <w:szCs w:val="20"/>
                <w:lang w:eastAsia="zh-CN"/>
              </w:rPr>
            </m:ctrlPr>
          </m:sSubSupPr>
          <m:e>
            <m:r>
              <m:rPr>
                <m:sty m:val="bi"/>
              </m:rPr>
              <w:rPr>
                <w:rFonts w:ascii="Cambria Math" w:eastAsia="SimSun" w:hAnsi="Cambria Math"/>
                <w:szCs w:val="20"/>
                <w:lang w:eastAsia="zh-CN"/>
              </w:rPr>
              <m:t>N</m:t>
            </m:r>
          </m:e>
          <m:sub>
            <m:r>
              <m:rPr>
                <m:nor/>
              </m:rPr>
              <w:rPr>
                <w:rFonts w:ascii="Times New Roman" w:eastAsia="SimSun" w:hAnsi="Times New Roman"/>
                <w:szCs w:val="20"/>
                <w:lang w:eastAsia="zh-CN"/>
              </w:rPr>
              <m:t>symb</m:t>
            </m:r>
          </m:sub>
          <m:sup>
            <m:r>
              <m:rPr>
                <m:nor/>
              </m:rPr>
              <w:rPr>
                <w:rFonts w:ascii="Times New Roman" w:eastAsia="SimSun" w:hAnsi="Times New Roman"/>
                <w:szCs w:val="20"/>
                <w:lang w:eastAsia="zh-CN"/>
              </w:rPr>
              <m:t>DL</m:t>
            </m:r>
          </m:sup>
        </m:sSubSup>
        <m:r>
          <m:rPr>
            <m:sty m:val="p"/>
          </m:rPr>
          <w:rPr>
            <w:rFonts w:ascii="Cambria Math" w:eastAsia="SimSun" w:hAnsi="Cambria Math"/>
            <w:szCs w:val="20"/>
            <w:lang w:eastAsia="zh-CN"/>
          </w:rPr>
          <m:t>-</m:t>
        </m:r>
        <m:r>
          <m:rPr>
            <m:sty m:val="b"/>
          </m:rPr>
          <w:rPr>
            <w:rFonts w:ascii="Cambria Math" w:eastAsia="SimSun" w:hAnsi="Cambria Math"/>
            <w:szCs w:val="20"/>
            <w:lang w:eastAsia="zh-CN"/>
          </w:rPr>
          <m:t>4</m:t>
        </m:r>
      </m:oMath>
      <w:r w:rsidRPr="005307FE">
        <w:rPr>
          <w:rFonts w:hint="eastAsia"/>
          <w:lang w:eastAsia="x-none"/>
        </w:rPr>
        <w:t>.</w:t>
      </w:r>
      <w:r w:rsidRPr="005307FE">
        <w:rPr>
          <w:lang w:eastAsia="x-none"/>
        </w:rPr>
        <w:t xml:space="preserve"> Also specify that rate matching is done according to the available REs within DwPTS for NPDCCH without repetition</w:t>
      </w:r>
    </w:p>
    <w:p w14:paraId="6C365E45" w14:textId="77777777" w:rsidR="005307FE" w:rsidRPr="005307FE" w:rsidRDefault="005307FE" w:rsidP="005307FE">
      <w:pPr>
        <w:rPr>
          <w:lang w:eastAsia="x-none"/>
        </w:rPr>
      </w:pPr>
    </w:p>
    <w:p w14:paraId="7CCB7506" w14:textId="77777777" w:rsidR="005307FE" w:rsidRPr="005307FE" w:rsidRDefault="005307FE" w:rsidP="005307FE">
      <w:pPr>
        <w:rPr>
          <w:lang w:eastAsia="x-none"/>
        </w:rPr>
      </w:pPr>
      <w:r w:rsidRPr="005307FE">
        <w:rPr>
          <w:highlight w:val="green"/>
          <w:lang w:eastAsia="x-none"/>
        </w:rPr>
        <w:t>Agreement:</w:t>
      </w:r>
    </w:p>
    <w:p w14:paraId="2455600B" w14:textId="77777777" w:rsidR="005307FE" w:rsidRPr="005307FE" w:rsidRDefault="005307FE" w:rsidP="005307FE">
      <w:pPr>
        <w:rPr>
          <w:lang w:eastAsia="x-none"/>
        </w:rPr>
      </w:pPr>
      <w:r w:rsidRPr="005307FE">
        <w:rPr>
          <w:lang w:eastAsia="x-none"/>
        </w:rPr>
        <w:t>Add the operation of insertion of &lt;NIL&gt; elements for NPDCCH with repetitions in the spec for TDD.</w:t>
      </w:r>
    </w:p>
    <w:p w14:paraId="7A523905" w14:textId="77777777" w:rsidR="005307FE" w:rsidRPr="005307FE" w:rsidRDefault="005307FE" w:rsidP="005307FE">
      <w:pPr>
        <w:rPr>
          <w:lang w:eastAsia="x-none"/>
        </w:rPr>
      </w:pPr>
    </w:p>
    <w:p w14:paraId="3F626968" w14:textId="77777777" w:rsidR="005307FE" w:rsidRPr="005307FE" w:rsidRDefault="005307FE" w:rsidP="005307FE">
      <w:pPr>
        <w:rPr>
          <w:lang w:eastAsia="x-none"/>
        </w:rPr>
      </w:pPr>
    </w:p>
    <w:p w14:paraId="3D728689" w14:textId="78154637" w:rsidR="005307FE" w:rsidRPr="00B82609" w:rsidRDefault="001B7BF2" w:rsidP="005307FE">
      <w:pPr>
        <w:rPr>
          <w:b/>
          <w:lang w:eastAsia="x-none"/>
        </w:rPr>
      </w:pPr>
      <w:hyperlink r:id="rId359" w:history="1">
        <w:r w:rsidR="00D93AE1" w:rsidRPr="00B82609">
          <w:rPr>
            <w:rStyle w:val="Hyperlink"/>
            <w:b/>
            <w:lang w:eastAsia="x-none"/>
          </w:rPr>
          <w:t>R1-1809675</w:t>
        </w:r>
      </w:hyperlink>
      <w:r w:rsidR="005307FE" w:rsidRPr="00B82609">
        <w:rPr>
          <w:b/>
          <w:lang w:eastAsia="x-none"/>
        </w:rPr>
        <w:tab/>
        <w:t>Feature lead summary of DL aspects for TDD NB-IoT</w:t>
      </w:r>
      <w:r w:rsidR="005307FE" w:rsidRPr="00B82609">
        <w:rPr>
          <w:b/>
          <w:lang w:eastAsia="x-none"/>
        </w:rPr>
        <w:tab/>
        <w:t>ZTE</w:t>
      </w:r>
    </w:p>
    <w:p w14:paraId="6DA001BF" w14:textId="77777777" w:rsidR="005307FE" w:rsidRPr="005307FE" w:rsidRDefault="005307FE" w:rsidP="005307FE">
      <w:pPr>
        <w:rPr>
          <w:lang w:eastAsia="x-none"/>
        </w:rPr>
      </w:pPr>
    </w:p>
    <w:p w14:paraId="2E6FDD45" w14:textId="11FC076A" w:rsidR="005307FE" w:rsidRPr="00B82609" w:rsidRDefault="001B7BF2" w:rsidP="005307FE">
      <w:pPr>
        <w:rPr>
          <w:b/>
          <w:lang w:eastAsia="x-none"/>
        </w:rPr>
      </w:pPr>
      <w:hyperlink r:id="rId360" w:history="1">
        <w:r w:rsidR="00D93AE1" w:rsidRPr="00B82609">
          <w:rPr>
            <w:rStyle w:val="Hyperlink"/>
            <w:b/>
            <w:lang w:eastAsia="x-none"/>
          </w:rPr>
          <w:t>R1-1809690</w:t>
        </w:r>
      </w:hyperlink>
      <w:r w:rsidR="005307FE" w:rsidRPr="00B82609">
        <w:rPr>
          <w:b/>
          <w:lang w:eastAsia="x-none"/>
        </w:rPr>
        <w:tab/>
        <w:t>Text proposal for DL aspects for TDD NB-IoT</w:t>
      </w:r>
      <w:r w:rsidR="005307FE" w:rsidRPr="00B82609">
        <w:rPr>
          <w:b/>
          <w:lang w:eastAsia="x-none"/>
        </w:rPr>
        <w:tab/>
        <w:t>Huawei, HiSilicon, ZTE</w:t>
      </w:r>
    </w:p>
    <w:p w14:paraId="51F05401" w14:textId="7965935E" w:rsidR="005307FE" w:rsidRPr="00B82609" w:rsidRDefault="005307FE" w:rsidP="005307FE">
      <w:pPr>
        <w:rPr>
          <w:highlight w:val="green"/>
          <w:lang w:eastAsia="x-none"/>
        </w:rPr>
      </w:pPr>
      <w:r w:rsidRPr="005307FE">
        <w:rPr>
          <w:highlight w:val="green"/>
          <w:lang w:eastAsia="x-none"/>
        </w:rPr>
        <w:t xml:space="preserve">The text proposals in </w:t>
      </w:r>
      <w:hyperlink r:id="rId361" w:history="1">
        <w:r w:rsidR="00D93AE1">
          <w:rPr>
            <w:rStyle w:val="Hyperlink"/>
            <w:highlight w:val="green"/>
            <w:lang w:eastAsia="x-none"/>
          </w:rPr>
          <w:t>R1-1809690</w:t>
        </w:r>
      </w:hyperlink>
      <w:r w:rsidRPr="005307FE">
        <w:rPr>
          <w:highlight w:val="green"/>
          <w:lang w:eastAsia="x-none"/>
        </w:rPr>
        <w:t xml:space="preserve"> are endorsed.</w:t>
      </w:r>
    </w:p>
    <w:p w14:paraId="0BD397B0" w14:textId="77777777" w:rsidR="005307FE" w:rsidRPr="005307FE" w:rsidRDefault="005307FE" w:rsidP="001C0B12">
      <w:pPr>
        <w:pStyle w:val="Heading5"/>
        <w:rPr>
          <w:lang w:val="en-US"/>
        </w:rPr>
      </w:pPr>
      <w:bookmarkStart w:id="159" w:name="_Toc526458863"/>
      <w:r w:rsidRPr="005307FE">
        <w:rPr>
          <w:lang w:val="en-US"/>
        </w:rPr>
        <w:t>Uplink aspects</w:t>
      </w:r>
      <w:bookmarkEnd w:id="159"/>
    </w:p>
    <w:p w14:paraId="4F6EEEF0" w14:textId="13956F58" w:rsidR="005307FE" w:rsidRPr="005307FE" w:rsidRDefault="001B7BF2" w:rsidP="005307FE">
      <w:pPr>
        <w:ind w:left="720" w:hanging="720"/>
        <w:rPr>
          <w:lang w:eastAsia="x-none"/>
        </w:rPr>
      </w:pPr>
      <w:hyperlink r:id="rId362" w:history="1">
        <w:r w:rsidR="00D93AE1">
          <w:rPr>
            <w:rStyle w:val="Hyperlink"/>
            <w:lang w:eastAsia="x-none"/>
          </w:rPr>
          <w:t>R1-1808134</w:t>
        </w:r>
      </w:hyperlink>
      <w:r w:rsidR="005307FE" w:rsidRPr="005307FE">
        <w:rPr>
          <w:lang w:eastAsia="x-none"/>
        </w:rPr>
        <w:tab/>
        <w:t>Corrections on UL aspects for TDD</w:t>
      </w:r>
      <w:r w:rsidR="005307FE" w:rsidRPr="005307FE">
        <w:rPr>
          <w:lang w:eastAsia="x-none"/>
        </w:rPr>
        <w:tab/>
        <w:t>Huawei, HiSilicon</w:t>
      </w:r>
    </w:p>
    <w:p w14:paraId="6DD14946" w14:textId="55A6C98E" w:rsidR="005307FE" w:rsidRPr="005307FE" w:rsidRDefault="001B7BF2" w:rsidP="005307FE">
      <w:pPr>
        <w:ind w:left="720" w:hanging="720"/>
        <w:rPr>
          <w:lang w:eastAsia="x-none"/>
        </w:rPr>
      </w:pPr>
      <w:hyperlink r:id="rId363" w:history="1">
        <w:r w:rsidR="00D93AE1">
          <w:rPr>
            <w:rStyle w:val="Hyperlink"/>
            <w:lang w:eastAsia="x-none"/>
          </w:rPr>
          <w:t>R1-1808461</w:t>
        </w:r>
      </w:hyperlink>
      <w:r w:rsidR="005307FE" w:rsidRPr="005307FE">
        <w:rPr>
          <w:lang w:eastAsia="x-none"/>
        </w:rPr>
        <w:tab/>
        <w:t>Clarification on valid UL subframe caused by symbol groups dropping</w:t>
      </w:r>
      <w:r w:rsidR="005307FE" w:rsidRPr="005307FE">
        <w:rPr>
          <w:lang w:eastAsia="x-none"/>
        </w:rPr>
        <w:tab/>
        <w:t>LG Electronics</w:t>
      </w:r>
    </w:p>
    <w:p w14:paraId="10F4E557" w14:textId="7862EDFD" w:rsidR="005307FE" w:rsidRPr="005307FE" w:rsidRDefault="001B7BF2" w:rsidP="005307FE">
      <w:pPr>
        <w:ind w:left="720" w:hanging="720"/>
        <w:rPr>
          <w:lang w:eastAsia="x-none"/>
        </w:rPr>
      </w:pPr>
      <w:hyperlink r:id="rId364" w:history="1">
        <w:r w:rsidR="00D93AE1">
          <w:rPr>
            <w:rStyle w:val="Hyperlink"/>
            <w:lang w:eastAsia="x-none"/>
          </w:rPr>
          <w:t>R1-1808629</w:t>
        </w:r>
      </w:hyperlink>
      <w:r w:rsidR="005307FE" w:rsidRPr="005307FE">
        <w:rPr>
          <w:lang w:eastAsia="x-none"/>
        </w:rPr>
        <w:tab/>
        <w:t>Maintenance for TDD UL aspects</w:t>
      </w:r>
      <w:r w:rsidR="005307FE" w:rsidRPr="005307FE">
        <w:rPr>
          <w:lang w:eastAsia="x-none"/>
        </w:rPr>
        <w:tab/>
        <w:t>ZTE</w:t>
      </w:r>
    </w:p>
    <w:p w14:paraId="1E0EE518" w14:textId="3A255753" w:rsidR="005307FE" w:rsidRPr="005307FE" w:rsidRDefault="001B7BF2" w:rsidP="005307FE">
      <w:pPr>
        <w:ind w:left="720" w:hanging="720"/>
        <w:rPr>
          <w:lang w:eastAsia="x-none"/>
        </w:rPr>
      </w:pPr>
      <w:hyperlink r:id="rId365" w:history="1">
        <w:r w:rsidR="00D93AE1">
          <w:rPr>
            <w:rStyle w:val="Hyperlink"/>
            <w:lang w:eastAsia="x-none"/>
          </w:rPr>
          <w:t>R1-1808990</w:t>
        </w:r>
      </w:hyperlink>
      <w:r w:rsidR="005307FE" w:rsidRPr="005307FE">
        <w:rPr>
          <w:lang w:eastAsia="x-none"/>
        </w:rPr>
        <w:tab/>
        <w:t>Maintenance issues for TDD UL aspects for Rel-15 NB-IoT</w:t>
      </w:r>
      <w:r w:rsidR="005307FE" w:rsidRPr="005307FE">
        <w:rPr>
          <w:lang w:eastAsia="x-none"/>
        </w:rPr>
        <w:tab/>
        <w:t>Ericsson</w:t>
      </w:r>
    </w:p>
    <w:p w14:paraId="3C777CD2" w14:textId="534366A3" w:rsidR="005307FE" w:rsidRPr="005307FE" w:rsidRDefault="001B7BF2" w:rsidP="005307FE">
      <w:pPr>
        <w:ind w:left="720" w:hanging="720"/>
        <w:rPr>
          <w:lang w:eastAsia="x-none"/>
        </w:rPr>
      </w:pPr>
      <w:hyperlink r:id="rId366" w:history="1">
        <w:r w:rsidR="00D93AE1">
          <w:rPr>
            <w:rStyle w:val="Hyperlink"/>
            <w:lang w:eastAsia="x-none"/>
          </w:rPr>
          <w:t>R1-1809015</w:t>
        </w:r>
      </w:hyperlink>
      <w:r w:rsidR="005307FE" w:rsidRPr="005307FE">
        <w:rPr>
          <w:lang w:eastAsia="x-none"/>
        </w:rPr>
        <w:tab/>
        <w:t>Maintenance for UL aspects of TDD</w:t>
      </w:r>
      <w:r w:rsidR="005307FE" w:rsidRPr="005307FE">
        <w:rPr>
          <w:lang w:eastAsia="x-none"/>
        </w:rPr>
        <w:tab/>
        <w:t>Qualcomm Incorporated</w:t>
      </w:r>
    </w:p>
    <w:p w14:paraId="4EFC597B" w14:textId="77777777" w:rsidR="005307FE" w:rsidRPr="005307FE" w:rsidRDefault="005307FE" w:rsidP="005307FE">
      <w:pPr>
        <w:ind w:left="720" w:hanging="720"/>
        <w:rPr>
          <w:lang w:eastAsia="x-none"/>
        </w:rPr>
      </w:pPr>
    </w:p>
    <w:p w14:paraId="4201B1AE" w14:textId="18B24EB5" w:rsidR="005307FE" w:rsidRPr="00044F78" w:rsidRDefault="001B7BF2" w:rsidP="005307FE">
      <w:pPr>
        <w:ind w:left="720" w:hanging="720"/>
        <w:rPr>
          <w:b/>
          <w:lang w:eastAsia="x-none"/>
        </w:rPr>
      </w:pPr>
      <w:hyperlink r:id="rId367" w:history="1">
        <w:r w:rsidR="00D93AE1" w:rsidRPr="00044F78">
          <w:rPr>
            <w:rStyle w:val="Hyperlink"/>
            <w:b/>
            <w:lang w:eastAsia="x-none"/>
          </w:rPr>
          <w:t>R1-1809632</w:t>
        </w:r>
      </w:hyperlink>
      <w:r w:rsidR="005307FE" w:rsidRPr="00044F78">
        <w:rPr>
          <w:b/>
          <w:lang w:eastAsia="x-none"/>
        </w:rPr>
        <w:tab/>
        <w:t>Feature lead summary of maintenance of UL aspects for TDD NB-IoT</w:t>
      </w:r>
      <w:r w:rsidR="005307FE" w:rsidRPr="00044F78">
        <w:rPr>
          <w:b/>
          <w:lang w:eastAsia="x-none"/>
        </w:rPr>
        <w:tab/>
        <w:t>ZTE</w:t>
      </w:r>
    </w:p>
    <w:p w14:paraId="560A2C90" w14:textId="5BA50DFA" w:rsidR="005307FE" w:rsidRDefault="005307FE" w:rsidP="005307FE">
      <w:pPr>
        <w:ind w:left="720" w:hanging="720"/>
        <w:rPr>
          <w:highlight w:val="green"/>
          <w:lang w:eastAsia="x-none"/>
        </w:rPr>
      </w:pPr>
      <w:r w:rsidRPr="005307FE">
        <w:rPr>
          <w:highlight w:val="green"/>
          <w:lang w:eastAsia="x-none"/>
        </w:rPr>
        <w:t xml:space="preserve">The text proposal in Section 1 of </w:t>
      </w:r>
      <w:hyperlink r:id="rId368" w:history="1">
        <w:r w:rsidR="00D93AE1">
          <w:rPr>
            <w:rStyle w:val="Hyperlink"/>
            <w:highlight w:val="green"/>
            <w:lang w:eastAsia="x-none"/>
          </w:rPr>
          <w:t>R1-1809632</w:t>
        </w:r>
      </w:hyperlink>
      <w:r w:rsidRPr="005307FE">
        <w:rPr>
          <w:highlight w:val="green"/>
          <w:lang w:eastAsia="x-none"/>
        </w:rPr>
        <w:t xml:space="preserve"> is endorsed.</w:t>
      </w:r>
    </w:p>
    <w:p w14:paraId="4C3C7E65" w14:textId="77777777" w:rsidR="00044F78" w:rsidRPr="005307FE" w:rsidRDefault="00044F78" w:rsidP="005307FE">
      <w:pPr>
        <w:ind w:left="720" w:hanging="720"/>
        <w:rPr>
          <w:highlight w:val="green"/>
          <w:lang w:eastAsia="x-none"/>
        </w:rPr>
      </w:pPr>
    </w:p>
    <w:p w14:paraId="5F5C6DAC" w14:textId="4F9F9B4D" w:rsidR="005307FE" w:rsidRPr="00044F78" w:rsidRDefault="001B7BF2" w:rsidP="005307FE">
      <w:pPr>
        <w:rPr>
          <w:b/>
          <w:lang w:eastAsia="x-none"/>
        </w:rPr>
      </w:pPr>
      <w:hyperlink r:id="rId369" w:history="1">
        <w:r w:rsidR="00D93AE1" w:rsidRPr="00044F78">
          <w:rPr>
            <w:rStyle w:val="Hyperlink"/>
            <w:b/>
            <w:lang w:eastAsia="x-none"/>
          </w:rPr>
          <w:t>R1-1809655</w:t>
        </w:r>
      </w:hyperlink>
      <w:r w:rsidR="005307FE" w:rsidRPr="00044F78">
        <w:rPr>
          <w:b/>
          <w:lang w:eastAsia="x-none"/>
        </w:rPr>
        <w:tab/>
        <w:t>DRAFT LS on UL PRB to DL PRB center offset for TDD NB-IoT</w:t>
      </w:r>
      <w:r w:rsidR="005307FE" w:rsidRPr="00044F78">
        <w:rPr>
          <w:b/>
          <w:lang w:eastAsia="x-none"/>
        </w:rPr>
        <w:tab/>
        <w:t>Ericsson</w:t>
      </w:r>
    </w:p>
    <w:p w14:paraId="77E845C2" w14:textId="22D4C23A" w:rsidR="005307FE" w:rsidRPr="00044F78" w:rsidRDefault="001B7BF2" w:rsidP="005307FE">
      <w:pPr>
        <w:rPr>
          <w:b/>
          <w:lang w:eastAsia="x-none"/>
        </w:rPr>
      </w:pPr>
      <w:hyperlink r:id="rId370" w:history="1">
        <w:r w:rsidR="00D93AE1" w:rsidRPr="00044F78">
          <w:rPr>
            <w:rStyle w:val="Hyperlink"/>
            <w:b/>
            <w:lang w:eastAsia="x-none"/>
          </w:rPr>
          <w:t>R1-1809680</w:t>
        </w:r>
      </w:hyperlink>
      <w:r w:rsidR="005307FE" w:rsidRPr="00044F78">
        <w:rPr>
          <w:b/>
          <w:lang w:eastAsia="x-none"/>
        </w:rPr>
        <w:tab/>
        <w:t>DRAFT LS on UL PRB to DL PRB center offset for TDD NB-IoT</w:t>
      </w:r>
      <w:r w:rsidR="005307FE" w:rsidRPr="00044F78">
        <w:rPr>
          <w:b/>
          <w:lang w:eastAsia="x-none"/>
        </w:rPr>
        <w:tab/>
        <w:t>Ericsson</w:t>
      </w:r>
    </w:p>
    <w:p w14:paraId="24C9215C" w14:textId="404479FD" w:rsidR="005307FE" w:rsidRPr="005307FE" w:rsidRDefault="00044F78" w:rsidP="005307FE">
      <w:pPr>
        <w:rPr>
          <w:lang w:eastAsia="x-none"/>
        </w:rPr>
      </w:pPr>
      <w:r w:rsidRPr="00044F78">
        <w:rPr>
          <w:b/>
          <w:lang w:eastAsia="x-none"/>
        </w:rPr>
        <w:t>Decision:</w:t>
      </w:r>
      <w:r w:rsidRPr="00044F78">
        <w:rPr>
          <w:lang w:eastAsia="x-none"/>
        </w:rPr>
        <w:t xml:space="preserve"> </w:t>
      </w:r>
      <w:r w:rsidR="005307FE" w:rsidRPr="00044F78">
        <w:rPr>
          <w:lang w:eastAsia="x-none"/>
        </w:rPr>
        <w:t xml:space="preserve">Final LS </w:t>
      </w:r>
      <w:r w:rsidRPr="00044F78">
        <w:rPr>
          <w:lang w:eastAsia="x-none"/>
        </w:rPr>
        <w:t xml:space="preserve">is </w:t>
      </w:r>
      <w:r w:rsidR="005307FE" w:rsidRPr="00044F78">
        <w:rPr>
          <w:highlight w:val="green"/>
          <w:lang w:eastAsia="x-none"/>
        </w:rPr>
        <w:t xml:space="preserve">approved in </w:t>
      </w:r>
      <w:hyperlink r:id="rId371" w:history="1">
        <w:r w:rsidR="00D93AE1" w:rsidRPr="00044F78">
          <w:rPr>
            <w:rStyle w:val="Hyperlink"/>
            <w:highlight w:val="green"/>
            <w:lang w:eastAsia="x-none"/>
          </w:rPr>
          <w:t>R1-1809681</w:t>
        </w:r>
      </w:hyperlink>
      <w:r w:rsidR="005307FE" w:rsidRPr="00044F78">
        <w:rPr>
          <w:lang w:eastAsia="x-none"/>
        </w:rPr>
        <w:t xml:space="preserve"> with a modification to change “Study Item:</w:t>
      </w:r>
      <w:r w:rsidR="005307FE" w:rsidRPr="00044F78">
        <w:rPr>
          <w:lang w:eastAsia="x-none"/>
        </w:rPr>
        <w:tab/>
        <w:t>NB_IOTenh2” to “Work Item: NB_IOTenh2-Core”</w:t>
      </w:r>
    </w:p>
    <w:p w14:paraId="53117FE4" w14:textId="77777777" w:rsidR="005307FE" w:rsidRPr="005307FE" w:rsidRDefault="005307FE" w:rsidP="005307FE">
      <w:pPr>
        <w:rPr>
          <w:lang w:eastAsia="x-none"/>
        </w:rPr>
      </w:pPr>
    </w:p>
    <w:p w14:paraId="616433E1" w14:textId="016F9E93" w:rsidR="005307FE" w:rsidRPr="005307FE" w:rsidRDefault="005307FE" w:rsidP="005307FE">
      <w:pPr>
        <w:rPr>
          <w:rFonts w:eastAsia="MS Mincho" w:cs="Times"/>
          <w:highlight w:val="green"/>
          <w:lang w:val="en-US"/>
        </w:rPr>
      </w:pPr>
      <w:r w:rsidRPr="005307FE">
        <w:rPr>
          <w:highlight w:val="green"/>
          <w:lang w:eastAsia="x-none"/>
        </w:rPr>
        <w:t xml:space="preserve">The text proposal in Section 3.1 of </w:t>
      </w:r>
      <w:hyperlink r:id="rId372" w:history="1">
        <w:r w:rsidR="00D93AE1">
          <w:rPr>
            <w:rStyle w:val="Hyperlink"/>
            <w:highlight w:val="green"/>
            <w:lang w:eastAsia="x-none"/>
          </w:rPr>
          <w:t>R1-1809632</w:t>
        </w:r>
      </w:hyperlink>
      <w:r w:rsidRPr="005307FE">
        <w:rPr>
          <w:highlight w:val="green"/>
          <w:lang w:eastAsia="x-none"/>
        </w:rPr>
        <w:t xml:space="preserve"> is endorsed with “… by the higher layer parameter</w:t>
      </w:r>
      <w:r w:rsidRPr="005307FE">
        <w:rPr>
          <w:rFonts w:eastAsia="MS Mincho" w:cs="Times"/>
          <w:highlight w:val="green"/>
          <w:lang w:val="en-US"/>
        </w:rPr>
        <w:t>” changed to “… by higher layers”.</w:t>
      </w:r>
    </w:p>
    <w:p w14:paraId="5C2727B6" w14:textId="77777777" w:rsidR="005307FE" w:rsidRPr="005307FE" w:rsidRDefault="005307FE" w:rsidP="005307FE">
      <w:pPr>
        <w:rPr>
          <w:lang w:eastAsia="x-none"/>
        </w:rPr>
      </w:pPr>
    </w:p>
    <w:p w14:paraId="652B5D50" w14:textId="77777777" w:rsidR="005307FE" w:rsidRPr="005307FE" w:rsidRDefault="005307FE" w:rsidP="005307FE">
      <w:pPr>
        <w:rPr>
          <w:u w:val="single"/>
          <w:lang w:eastAsia="x-none"/>
        </w:rPr>
      </w:pPr>
      <w:r w:rsidRPr="005307FE">
        <w:rPr>
          <w:u w:val="single"/>
          <w:lang w:eastAsia="x-none"/>
        </w:rPr>
        <w:t>Conclusion:</w:t>
      </w:r>
    </w:p>
    <w:p w14:paraId="4BA7AAFE" w14:textId="77777777" w:rsidR="005307FE" w:rsidRPr="005307FE" w:rsidRDefault="005307FE" w:rsidP="005307FE">
      <w:pPr>
        <w:rPr>
          <w:lang w:eastAsia="zh-CN"/>
        </w:rPr>
      </w:pPr>
      <w:r w:rsidRPr="005307FE">
        <w:rPr>
          <w:lang w:eastAsia="zh-CN"/>
        </w:rPr>
        <w:t>It is common understanding in RAN1 that NPUSCH is only transmitted in NB-IoT uplink subframe for TDD.</w:t>
      </w:r>
    </w:p>
    <w:p w14:paraId="7A579F72" w14:textId="77777777" w:rsidR="005307FE" w:rsidRPr="005307FE" w:rsidRDefault="005307FE" w:rsidP="005307FE">
      <w:pPr>
        <w:rPr>
          <w:lang w:eastAsia="x-none"/>
        </w:rPr>
      </w:pPr>
    </w:p>
    <w:p w14:paraId="0E8CDC11" w14:textId="495CF3CB" w:rsidR="005307FE" w:rsidRPr="005307FE" w:rsidRDefault="005307FE" w:rsidP="005307FE">
      <w:pPr>
        <w:rPr>
          <w:highlight w:val="green"/>
          <w:lang w:eastAsia="x-none"/>
        </w:rPr>
      </w:pPr>
      <w:r w:rsidRPr="005307FE">
        <w:rPr>
          <w:highlight w:val="green"/>
          <w:lang w:eastAsia="x-none"/>
        </w:rPr>
        <w:t xml:space="preserve">The text proposals in Sections 4.1, 4.2, 4.3, 5 of </w:t>
      </w:r>
      <w:hyperlink r:id="rId373" w:history="1">
        <w:r w:rsidR="00D93AE1">
          <w:rPr>
            <w:rStyle w:val="Hyperlink"/>
            <w:highlight w:val="green"/>
            <w:lang w:eastAsia="x-none"/>
          </w:rPr>
          <w:t>R1-1809632</w:t>
        </w:r>
      </w:hyperlink>
      <w:r w:rsidRPr="005307FE">
        <w:rPr>
          <w:highlight w:val="green"/>
          <w:lang w:eastAsia="x-none"/>
        </w:rPr>
        <w:t xml:space="preserve"> is endorsed.</w:t>
      </w:r>
    </w:p>
    <w:p w14:paraId="4CE33132" w14:textId="77777777" w:rsidR="005307FE" w:rsidRPr="005307FE" w:rsidRDefault="005307FE" w:rsidP="005307FE">
      <w:pPr>
        <w:rPr>
          <w:lang w:eastAsia="x-none"/>
        </w:rPr>
      </w:pPr>
    </w:p>
    <w:p w14:paraId="42E32DC5" w14:textId="77777777" w:rsidR="005307FE" w:rsidRPr="005307FE" w:rsidRDefault="005307FE" w:rsidP="005307FE">
      <w:pPr>
        <w:rPr>
          <w:lang w:eastAsia="x-none"/>
        </w:rPr>
      </w:pPr>
      <w:r w:rsidRPr="005307FE">
        <w:rPr>
          <w:highlight w:val="green"/>
          <w:lang w:eastAsia="x-none"/>
        </w:rPr>
        <w:t>Agreement:</w:t>
      </w:r>
    </w:p>
    <w:p w14:paraId="205FB9E8" w14:textId="77777777" w:rsidR="005307FE" w:rsidRPr="005307FE" w:rsidRDefault="005307FE" w:rsidP="005307FE">
      <w:pPr>
        <w:rPr>
          <w:lang w:eastAsia="x-none"/>
        </w:rPr>
      </w:pPr>
      <w:r w:rsidRPr="005307FE">
        <w:rPr>
          <w:bCs/>
        </w:rPr>
        <w:t>Text capturing the following should be added in TS36.211 (it is up to the editor how to include the text in the specifications):</w:t>
      </w:r>
    </w:p>
    <w:p w14:paraId="5FCB59AF" w14:textId="54BBF5CD" w:rsidR="005307FE" w:rsidRPr="00B82609" w:rsidRDefault="005307FE" w:rsidP="005307FE">
      <w:pPr>
        <w:rPr>
          <w:rFonts w:ascii="Times New Roman" w:eastAsia="SimSun" w:hAnsi="Times New Roman"/>
          <w:bCs/>
          <w:szCs w:val="20"/>
        </w:rPr>
      </w:pPr>
      <w:r w:rsidRPr="005307FE">
        <w:rPr>
          <w:rFonts w:ascii="Times New Roman" w:eastAsia="SimSun" w:hAnsi="Times New Roman"/>
          <w:bCs/>
          <w:szCs w:val="20"/>
        </w:rPr>
        <w:t>The valid uplink subframes which are not used for NPRACH transmission due to insufficient number of consecutive valid uplink subframes to transmit G symbol groups back-to-back are not part of the NPRACH resource.</w:t>
      </w:r>
    </w:p>
    <w:p w14:paraId="173C86FD" w14:textId="77777777" w:rsidR="005307FE" w:rsidRPr="005307FE" w:rsidRDefault="005307FE" w:rsidP="001C0B12">
      <w:pPr>
        <w:pStyle w:val="Heading5"/>
        <w:rPr>
          <w:lang w:val="en-US"/>
        </w:rPr>
      </w:pPr>
      <w:bookmarkStart w:id="160" w:name="_Toc526458864"/>
      <w:r w:rsidRPr="005307FE">
        <w:t>Common</w:t>
      </w:r>
      <w:r w:rsidRPr="005307FE">
        <w:rPr>
          <w:lang w:val="en-US"/>
        </w:rPr>
        <w:t xml:space="preserve"> aspects</w:t>
      </w:r>
      <w:bookmarkEnd w:id="160"/>
    </w:p>
    <w:p w14:paraId="0813476B" w14:textId="0DF5691E" w:rsidR="005307FE" w:rsidRPr="005307FE" w:rsidRDefault="001B7BF2" w:rsidP="005307FE">
      <w:pPr>
        <w:ind w:left="720" w:hanging="720"/>
        <w:rPr>
          <w:lang w:eastAsia="x-none"/>
        </w:rPr>
      </w:pPr>
      <w:hyperlink r:id="rId374" w:history="1">
        <w:r w:rsidR="00D93AE1">
          <w:rPr>
            <w:rStyle w:val="Hyperlink"/>
            <w:lang w:eastAsia="x-none"/>
          </w:rPr>
          <w:t>R1-1808135</w:t>
        </w:r>
      </w:hyperlink>
      <w:r w:rsidR="005307FE" w:rsidRPr="005307FE">
        <w:rPr>
          <w:lang w:eastAsia="x-none"/>
        </w:rPr>
        <w:tab/>
        <w:t>Corrections on common aspects for TDD</w:t>
      </w:r>
      <w:r w:rsidR="005307FE" w:rsidRPr="005307FE">
        <w:rPr>
          <w:lang w:eastAsia="x-none"/>
        </w:rPr>
        <w:tab/>
        <w:t>Huawei, HiSilicon</w:t>
      </w:r>
    </w:p>
    <w:p w14:paraId="66A78D7D" w14:textId="00AD02D4" w:rsidR="005307FE" w:rsidRPr="005307FE" w:rsidRDefault="001B7BF2" w:rsidP="005307FE">
      <w:pPr>
        <w:ind w:left="720" w:hanging="720"/>
        <w:rPr>
          <w:lang w:eastAsia="x-none"/>
        </w:rPr>
      </w:pPr>
      <w:hyperlink r:id="rId375" w:history="1">
        <w:r w:rsidR="00D93AE1">
          <w:rPr>
            <w:rStyle w:val="Hyperlink"/>
            <w:lang w:eastAsia="x-none"/>
          </w:rPr>
          <w:t>R1-1808991</w:t>
        </w:r>
      </w:hyperlink>
      <w:r w:rsidR="005307FE" w:rsidRPr="005307FE">
        <w:rPr>
          <w:lang w:eastAsia="x-none"/>
        </w:rPr>
        <w:tab/>
        <w:t>Maintenance issues for TDD DL/UL common aspects for Rel-15 NB-IoT</w:t>
      </w:r>
      <w:r w:rsidR="005307FE" w:rsidRPr="005307FE">
        <w:rPr>
          <w:lang w:eastAsia="x-none"/>
        </w:rPr>
        <w:tab/>
        <w:t>Ericsson</w:t>
      </w:r>
    </w:p>
    <w:p w14:paraId="44EBE866" w14:textId="534274C4" w:rsidR="005307FE" w:rsidRPr="005307FE" w:rsidRDefault="001B7BF2" w:rsidP="005307FE">
      <w:pPr>
        <w:ind w:left="720" w:hanging="720"/>
        <w:rPr>
          <w:lang w:eastAsia="x-none"/>
        </w:rPr>
      </w:pPr>
      <w:hyperlink r:id="rId376" w:history="1">
        <w:r w:rsidR="00D93AE1">
          <w:rPr>
            <w:rStyle w:val="Hyperlink"/>
            <w:lang w:eastAsia="x-none"/>
          </w:rPr>
          <w:t>R1-1809016</w:t>
        </w:r>
      </w:hyperlink>
      <w:r w:rsidR="005307FE" w:rsidRPr="005307FE">
        <w:rPr>
          <w:lang w:eastAsia="x-none"/>
        </w:rPr>
        <w:tab/>
        <w:t>Maintenance for Common aspects of TDD</w:t>
      </w:r>
      <w:r w:rsidR="005307FE" w:rsidRPr="005307FE">
        <w:rPr>
          <w:lang w:eastAsia="x-none"/>
        </w:rPr>
        <w:tab/>
        <w:t>Qualcomm Incorporated</w:t>
      </w:r>
    </w:p>
    <w:p w14:paraId="293F71CA" w14:textId="77777777" w:rsidR="005307FE" w:rsidRPr="005307FE" w:rsidRDefault="005307FE" w:rsidP="005307FE">
      <w:pPr>
        <w:ind w:left="720" w:hanging="720"/>
        <w:rPr>
          <w:lang w:eastAsia="x-none"/>
        </w:rPr>
      </w:pPr>
    </w:p>
    <w:p w14:paraId="01FD18F8" w14:textId="7EB6E470" w:rsidR="005307FE" w:rsidRPr="00044F78" w:rsidRDefault="001B7BF2" w:rsidP="005307FE">
      <w:pPr>
        <w:ind w:left="720" w:hanging="720"/>
        <w:rPr>
          <w:b/>
          <w:lang w:eastAsia="x-none"/>
        </w:rPr>
      </w:pPr>
      <w:hyperlink r:id="rId377" w:history="1">
        <w:r w:rsidR="00D93AE1" w:rsidRPr="00044F78">
          <w:rPr>
            <w:rStyle w:val="Hyperlink"/>
            <w:b/>
            <w:lang w:eastAsia="x-none"/>
          </w:rPr>
          <w:t>R1-1809629</w:t>
        </w:r>
      </w:hyperlink>
      <w:r w:rsidR="005307FE" w:rsidRPr="00044F78">
        <w:rPr>
          <w:b/>
          <w:lang w:eastAsia="x-none"/>
        </w:rPr>
        <w:tab/>
        <w:t>Summary of TDD Common aspects</w:t>
      </w:r>
      <w:r w:rsidR="005307FE" w:rsidRPr="00044F78">
        <w:rPr>
          <w:b/>
          <w:lang w:eastAsia="x-none"/>
        </w:rPr>
        <w:tab/>
        <w:t>LG Electronics</w:t>
      </w:r>
    </w:p>
    <w:p w14:paraId="65B3999D" w14:textId="77777777" w:rsidR="005307FE" w:rsidRPr="005307FE" w:rsidRDefault="005307FE" w:rsidP="005307FE">
      <w:pPr>
        <w:ind w:left="720" w:hanging="720"/>
        <w:rPr>
          <w:b/>
          <w:lang w:eastAsia="x-none"/>
        </w:rPr>
      </w:pPr>
    </w:p>
    <w:p w14:paraId="36190CBB" w14:textId="77777777" w:rsidR="005307FE" w:rsidRPr="005307FE" w:rsidRDefault="005307FE" w:rsidP="005307FE">
      <w:pPr>
        <w:ind w:left="720" w:hanging="720"/>
        <w:rPr>
          <w:lang w:val="en-US" w:eastAsia="x-none"/>
        </w:rPr>
      </w:pPr>
      <w:r w:rsidRPr="005307FE">
        <w:rPr>
          <w:highlight w:val="green"/>
          <w:lang w:val="en-US" w:eastAsia="x-none"/>
        </w:rPr>
        <w:t>Agreement:</w:t>
      </w:r>
      <w:r w:rsidRPr="005307FE">
        <w:rPr>
          <w:lang w:val="en-US" w:eastAsia="x-none"/>
        </w:rPr>
        <w:t xml:space="preserve"> </w:t>
      </w:r>
    </w:p>
    <w:p w14:paraId="7A0A339A" w14:textId="77777777" w:rsidR="005307FE" w:rsidRPr="005307FE" w:rsidRDefault="005307FE" w:rsidP="005307FE">
      <w:pPr>
        <w:rPr>
          <w:lang w:val="en-US" w:eastAsia="x-none"/>
        </w:rPr>
      </w:pPr>
      <w:r w:rsidRPr="005307FE">
        <w:rPr>
          <w:lang w:val="en-US" w:eastAsia="x-none"/>
        </w:rPr>
        <w:t xml:space="preserve">Update the section of 10.0.1.2 </w:t>
      </w:r>
      <w:r w:rsidRPr="005307FE">
        <w:rPr>
          <w:rFonts w:hint="eastAsia"/>
          <w:lang w:val="en-US" w:eastAsia="x-none"/>
        </w:rPr>
        <w:t xml:space="preserve">in </w:t>
      </w:r>
      <w:r w:rsidRPr="005307FE">
        <w:rPr>
          <w:lang w:val="en-US" w:eastAsia="x-none"/>
        </w:rPr>
        <w:t>TS36.211 to capture the agreement that DwPTS in special subframe configuration 0 and 5 for normal cyclic prefix is not used for NPDCCH and NPDSCH transmission for inband operation mode.</w:t>
      </w:r>
    </w:p>
    <w:p w14:paraId="746A9AB2" w14:textId="77777777" w:rsidR="005307FE" w:rsidRPr="005307FE" w:rsidRDefault="005307FE" w:rsidP="005307FE">
      <w:pPr>
        <w:ind w:left="720" w:hanging="720"/>
        <w:rPr>
          <w:lang w:val="en-US" w:eastAsia="x-none"/>
        </w:rPr>
      </w:pPr>
    </w:p>
    <w:p w14:paraId="38BD9354" w14:textId="77777777" w:rsidR="005307FE" w:rsidRPr="005307FE" w:rsidRDefault="005307FE" w:rsidP="005307FE">
      <w:pPr>
        <w:rPr>
          <w:lang w:val="en-US" w:eastAsia="x-none"/>
        </w:rPr>
      </w:pPr>
      <w:r w:rsidRPr="005307FE">
        <w:rPr>
          <w:highlight w:val="green"/>
          <w:lang w:val="en-US" w:eastAsia="x-none"/>
        </w:rPr>
        <w:t>The text proposal in Annex A-2 is endorsed. Spec editor to check on alignment of parameter names with other specifications.</w:t>
      </w:r>
    </w:p>
    <w:p w14:paraId="5BC9D04F" w14:textId="77777777" w:rsidR="005307FE" w:rsidRPr="005307FE" w:rsidRDefault="005307FE" w:rsidP="005307FE">
      <w:pPr>
        <w:ind w:left="720" w:hanging="720"/>
        <w:rPr>
          <w:lang w:val="en-US" w:eastAsia="x-none"/>
        </w:rPr>
      </w:pPr>
    </w:p>
    <w:p w14:paraId="68495BE3" w14:textId="77777777" w:rsidR="005307FE" w:rsidRPr="005307FE" w:rsidRDefault="005307FE" w:rsidP="005307FE">
      <w:pPr>
        <w:ind w:left="720" w:hanging="720"/>
        <w:rPr>
          <w:u w:val="single"/>
          <w:lang w:eastAsia="x-none"/>
        </w:rPr>
      </w:pPr>
      <w:r w:rsidRPr="005307FE">
        <w:rPr>
          <w:u w:val="single"/>
          <w:lang w:eastAsia="x-none"/>
        </w:rPr>
        <w:t>Conclusion:</w:t>
      </w:r>
    </w:p>
    <w:p w14:paraId="6156F099" w14:textId="77777777" w:rsidR="005307FE" w:rsidRPr="005307FE" w:rsidRDefault="005307FE" w:rsidP="005307FE">
      <w:pPr>
        <w:rPr>
          <w:lang w:eastAsia="x-none"/>
        </w:rPr>
      </w:pPr>
      <w:r w:rsidRPr="005307FE">
        <w:rPr>
          <w:lang w:eastAsia="x-none"/>
        </w:rPr>
        <w:t>It is common understanding that the special subframe configuration 0 and 5 are not indicated as NB-IoT DL subframe for inband NB-IoT carrier.</w:t>
      </w:r>
    </w:p>
    <w:p w14:paraId="5F591551" w14:textId="77777777" w:rsidR="005307FE" w:rsidRPr="005307FE" w:rsidRDefault="005307FE" w:rsidP="005307FE">
      <w:pPr>
        <w:rPr>
          <w:lang w:eastAsia="x-none"/>
        </w:rPr>
      </w:pPr>
    </w:p>
    <w:p w14:paraId="7793A84D" w14:textId="77777777" w:rsidR="005307FE" w:rsidRPr="005307FE" w:rsidRDefault="005307FE" w:rsidP="005307FE">
      <w:pPr>
        <w:rPr>
          <w:lang w:eastAsia="x-none"/>
        </w:rPr>
      </w:pPr>
      <w:r w:rsidRPr="005307FE">
        <w:rPr>
          <w:highlight w:val="green"/>
          <w:lang w:eastAsia="x-none"/>
        </w:rPr>
        <w:t>Agreement:</w:t>
      </w:r>
      <w:r w:rsidRPr="005307FE">
        <w:rPr>
          <w:lang w:eastAsia="x-none"/>
        </w:rPr>
        <w:t xml:space="preserve"> </w:t>
      </w:r>
    </w:p>
    <w:p w14:paraId="76AC970B" w14:textId="77777777" w:rsidR="005307FE" w:rsidRPr="005307FE" w:rsidRDefault="005307FE" w:rsidP="005307FE">
      <w:pPr>
        <w:rPr>
          <w:lang w:eastAsia="x-none"/>
        </w:rPr>
      </w:pPr>
      <w:r w:rsidRPr="005307FE">
        <w:rPr>
          <w:lang w:eastAsia="x-none"/>
        </w:rPr>
        <w:t>Update the section of 16.6 in TS36.213 to capture the agreement that UL/DL interlaced transmission and reception for single-HARQ capable UE is not supported.</w:t>
      </w:r>
    </w:p>
    <w:p w14:paraId="562B719D" w14:textId="77777777" w:rsidR="005307FE" w:rsidRPr="005307FE" w:rsidRDefault="005307FE" w:rsidP="005307FE">
      <w:pPr>
        <w:rPr>
          <w:lang w:eastAsia="x-none"/>
        </w:rPr>
      </w:pPr>
    </w:p>
    <w:p w14:paraId="5BB26E2C" w14:textId="77777777" w:rsidR="005307FE" w:rsidRPr="005307FE" w:rsidRDefault="005307FE" w:rsidP="005307FE">
      <w:pPr>
        <w:rPr>
          <w:lang w:eastAsia="x-none"/>
        </w:rPr>
      </w:pPr>
      <w:r w:rsidRPr="005307FE">
        <w:rPr>
          <w:highlight w:val="green"/>
          <w:lang w:val="en-US" w:eastAsia="x-none"/>
        </w:rPr>
        <w:lastRenderedPageBreak/>
        <w:t>The text proposal in Annex B-2 is endorsed.</w:t>
      </w:r>
    </w:p>
    <w:p w14:paraId="67397B87" w14:textId="77777777" w:rsidR="005307FE" w:rsidRPr="005307FE" w:rsidRDefault="005307FE" w:rsidP="005307FE">
      <w:pPr>
        <w:rPr>
          <w:lang w:eastAsia="x-none"/>
        </w:rPr>
      </w:pPr>
    </w:p>
    <w:p w14:paraId="2344D950" w14:textId="77777777" w:rsidR="005307FE" w:rsidRPr="005307FE" w:rsidRDefault="005307FE" w:rsidP="005307FE">
      <w:pPr>
        <w:rPr>
          <w:lang w:eastAsia="x-none"/>
        </w:rPr>
      </w:pPr>
      <w:r w:rsidRPr="005307FE">
        <w:rPr>
          <w:highlight w:val="green"/>
          <w:lang w:eastAsia="x-none"/>
        </w:rPr>
        <w:t>Agreement:</w:t>
      </w:r>
      <w:r w:rsidRPr="005307FE">
        <w:rPr>
          <w:lang w:eastAsia="x-none"/>
        </w:rPr>
        <w:t xml:space="preserve"> </w:t>
      </w:r>
    </w:p>
    <w:p w14:paraId="2351A1CA" w14:textId="77777777" w:rsidR="005307FE" w:rsidRPr="005307FE" w:rsidRDefault="005307FE" w:rsidP="005307FE">
      <w:pPr>
        <w:rPr>
          <w:lang w:eastAsia="x-none"/>
        </w:rPr>
      </w:pPr>
      <w:r w:rsidRPr="005307FE">
        <w:rPr>
          <w:lang w:eastAsia="x-none"/>
        </w:rPr>
        <w:t>Update the sections of 10.2.3.4 and 10.2.5.5 in TS36.211 in order to implement interference randomization for NPDSCH and NPDCCH, respectively, in TDD without capabilities.</w:t>
      </w:r>
    </w:p>
    <w:p w14:paraId="0DB8800D" w14:textId="0CDC5812" w:rsidR="005307FE" w:rsidRPr="005307FE" w:rsidRDefault="005307FE" w:rsidP="00FD2787">
      <w:pPr>
        <w:numPr>
          <w:ilvl w:val="0"/>
          <w:numId w:val="211"/>
        </w:numPr>
        <w:rPr>
          <w:lang w:eastAsia="x-none"/>
        </w:rPr>
      </w:pPr>
      <w:r w:rsidRPr="005307FE">
        <w:rPr>
          <w:lang w:eastAsia="x-none"/>
        </w:rPr>
        <w:t xml:space="preserve">For NPDSCH, the relevant TP can be found in Section 2 of </w:t>
      </w:r>
      <w:hyperlink r:id="rId378" w:history="1">
        <w:r w:rsidR="00D93AE1">
          <w:rPr>
            <w:rStyle w:val="Hyperlink"/>
            <w:lang w:eastAsia="x-none"/>
          </w:rPr>
          <w:t>R1-1809016</w:t>
        </w:r>
      </w:hyperlink>
      <w:r w:rsidRPr="005307FE">
        <w:rPr>
          <w:lang w:eastAsia="x-none"/>
        </w:rPr>
        <w:t xml:space="preserve"> and also in Annex C-2</w:t>
      </w:r>
    </w:p>
    <w:p w14:paraId="7A153901" w14:textId="13D7D1AF" w:rsidR="005307FE" w:rsidRPr="005307FE" w:rsidRDefault="005307FE" w:rsidP="00FD2787">
      <w:pPr>
        <w:numPr>
          <w:ilvl w:val="0"/>
          <w:numId w:val="211"/>
        </w:numPr>
        <w:rPr>
          <w:lang w:eastAsia="x-none"/>
        </w:rPr>
      </w:pPr>
      <w:r w:rsidRPr="005307FE">
        <w:rPr>
          <w:lang w:eastAsia="x-none"/>
        </w:rPr>
        <w:t xml:space="preserve">For NPDCCH, the relevant TP can be found in Section 2 of </w:t>
      </w:r>
      <w:hyperlink r:id="rId379" w:history="1">
        <w:r w:rsidR="00D93AE1">
          <w:rPr>
            <w:rStyle w:val="Hyperlink"/>
            <w:lang w:eastAsia="x-none"/>
          </w:rPr>
          <w:t>R1-1809016</w:t>
        </w:r>
      </w:hyperlink>
      <w:r w:rsidRPr="005307FE">
        <w:rPr>
          <w:lang w:eastAsia="x-none"/>
        </w:rPr>
        <w:t xml:space="preserve"> and also in Annex D-2</w:t>
      </w:r>
    </w:p>
    <w:p w14:paraId="1B38C3BE" w14:textId="77777777" w:rsidR="005307FE" w:rsidRPr="005307FE" w:rsidRDefault="005307FE" w:rsidP="005307FE">
      <w:pPr>
        <w:ind w:left="720" w:hanging="720"/>
        <w:rPr>
          <w:lang w:eastAsia="x-none"/>
        </w:rPr>
      </w:pPr>
      <w:r w:rsidRPr="005307FE">
        <w:rPr>
          <w:lang w:eastAsia="x-none"/>
        </w:rPr>
        <w:t>Note: Editor to update these sections on interference randomization to be consistent with the FDD case</w:t>
      </w:r>
    </w:p>
    <w:p w14:paraId="6BBA048C" w14:textId="77777777" w:rsidR="005307FE" w:rsidRPr="005307FE" w:rsidRDefault="005307FE" w:rsidP="005307FE">
      <w:pPr>
        <w:ind w:left="720" w:hanging="720"/>
        <w:rPr>
          <w:lang w:eastAsia="x-none"/>
        </w:rPr>
      </w:pPr>
    </w:p>
    <w:p w14:paraId="5A4D555C" w14:textId="77777777" w:rsidR="005307FE" w:rsidRPr="005307FE" w:rsidRDefault="005307FE" w:rsidP="005307FE">
      <w:pPr>
        <w:ind w:left="720" w:hanging="720"/>
        <w:rPr>
          <w:lang w:eastAsia="x-none"/>
        </w:rPr>
      </w:pPr>
      <w:r w:rsidRPr="005307FE">
        <w:rPr>
          <w:highlight w:val="green"/>
          <w:lang w:eastAsia="x-none"/>
        </w:rPr>
        <w:t>Agreement:</w:t>
      </w:r>
      <w:r w:rsidRPr="005307FE">
        <w:rPr>
          <w:lang w:eastAsia="x-none"/>
        </w:rPr>
        <w:t xml:space="preserve"> </w:t>
      </w:r>
    </w:p>
    <w:p w14:paraId="63D096D7" w14:textId="77777777" w:rsidR="005307FE" w:rsidRPr="005307FE" w:rsidRDefault="005307FE" w:rsidP="005307FE">
      <w:pPr>
        <w:rPr>
          <w:lang w:eastAsia="x-none"/>
        </w:rPr>
      </w:pPr>
      <w:r w:rsidRPr="005307FE">
        <w:rPr>
          <w:lang w:eastAsia="x-none"/>
        </w:rPr>
        <w:t>Update the section of 16.2.1.1.1 in TS36.213 in order to define an enhanced random access power control mechanism in TDD to be the same as FDD.</w:t>
      </w:r>
    </w:p>
    <w:p w14:paraId="5437AFF0" w14:textId="77777777" w:rsidR="005307FE" w:rsidRPr="005307FE" w:rsidRDefault="005307FE" w:rsidP="005307FE">
      <w:pPr>
        <w:rPr>
          <w:lang w:eastAsia="x-none"/>
        </w:rPr>
      </w:pPr>
    </w:p>
    <w:p w14:paraId="7765715C" w14:textId="5349BF18" w:rsidR="005307FE" w:rsidRPr="005307FE" w:rsidRDefault="005307FE" w:rsidP="005307FE">
      <w:pPr>
        <w:rPr>
          <w:lang w:eastAsia="x-none"/>
        </w:rPr>
      </w:pPr>
      <w:r w:rsidRPr="005307FE">
        <w:rPr>
          <w:highlight w:val="green"/>
          <w:lang w:eastAsia="x-none"/>
        </w:rPr>
        <w:t xml:space="preserve">The text proposal in Annex E of </w:t>
      </w:r>
      <w:hyperlink r:id="rId380" w:history="1">
        <w:r w:rsidR="00D93AE1">
          <w:rPr>
            <w:rStyle w:val="Hyperlink"/>
            <w:highlight w:val="green"/>
            <w:lang w:eastAsia="x-none"/>
          </w:rPr>
          <w:t>R1-1809629</w:t>
        </w:r>
      </w:hyperlink>
      <w:r w:rsidRPr="005307FE">
        <w:rPr>
          <w:highlight w:val="green"/>
          <w:lang w:eastAsia="x-none"/>
        </w:rPr>
        <w:t xml:space="preserve"> is endorsed.</w:t>
      </w:r>
    </w:p>
    <w:p w14:paraId="09BADB33" w14:textId="77777777" w:rsidR="005307FE" w:rsidRPr="005307FE" w:rsidRDefault="005307FE" w:rsidP="005307FE">
      <w:pPr>
        <w:rPr>
          <w:lang w:eastAsia="x-none"/>
        </w:rPr>
      </w:pPr>
    </w:p>
    <w:p w14:paraId="6077E1E8" w14:textId="77777777" w:rsidR="005307FE" w:rsidRPr="005307FE" w:rsidRDefault="005307FE" w:rsidP="005307FE">
      <w:pPr>
        <w:rPr>
          <w:lang w:eastAsia="x-none"/>
        </w:rPr>
      </w:pPr>
    </w:p>
    <w:p w14:paraId="72226BD4" w14:textId="77777777" w:rsidR="005307FE" w:rsidRPr="005307FE" w:rsidRDefault="005307FE" w:rsidP="005307FE">
      <w:pPr>
        <w:ind w:left="720" w:hanging="720"/>
        <w:rPr>
          <w:lang w:eastAsia="x-none"/>
        </w:rPr>
      </w:pPr>
      <w:r w:rsidRPr="005307FE">
        <w:rPr>
          <w:highlight w:val="green"/>
          <w:lang w:eastAsia="x-none"/>
        </w:rPr>
        <w:t>Agreement</w:t>
      </w:r>
      <w:r w:rsidRPr="005307FE">
        <w:rPr>
          <w:lang w:eastAsia="x-none"/>
        </w:rPr>
        <w:t xml:space="preserve">: </w:t>
      </w:r>
    </w:p>
    <w:p w14:paraId="2D8F8918" w14:textId="77777777" w:rsidR="005307FE" w:rsidRPr="005307FE" w:rsidRDefault="005307FE" w:rsidP="005307FE">
      <w:pPr>
        <w:rPr>
          <w:lang w:eastAsia="x-none"/>
        </w:rPr>
      </w:pPr>
      <w:r w:rsidRPr="005307FE">
        <w:rPr>
          <w:lang w:eastAsia="x-none"/>
        </w:rPr>
        <w:t>Add section 10.2.2.4 in TS36.211 for description of guard period for TDD which UE needs to switch the direction of transceiver from uplink to downlink.</w:t>
      </w:r>
    </w:p>
    <w:p w14:paraId="768B38E7" w14:textId="77777777" w:rsidR="005307FE" w:rsidRPr="005307FE" w:rsidRDefault="005307FE" w:rsidP="005307FE">
      <w:pPr>
        <w:rPr>
          <w:lang w:eastAsia="x-none"/>
        </w:rPr>
      </w:pPr>
    </w:p>
    <w:p w14:paraId="04065817" w14:textId="2514C67F" w:rsidR="005307FE" w:rsidRPr="005307FE" w:rsidRDefault="005307FE" w:rsidP="00044F78">
      <w:pPr>
        <w:rPr>
          <w:lang w:eastAsia="x-none"/>
        </w:rPr>
      </w:pPr>
      <w:r w:rsidRPr="005307FE">
        <w:rPr>
          <w:highlight w:val="green"/>
          <w:lang w:eastAsia="x-none"/>
        </w:rPr>
        <w:t xml:space="preserve">The text proposal for Section 10.2.2.4 in TS36.211 in </w:t>
      </w:r>
      <w:hyperlink r:id="rId381" w:history="1">
        <w:r w:rsidR="00D93AE1">
          <w:rPr>
            <w:rStyle w:val="Hyperlink"/>
            <w:highlight w:val="green"/>
            <w:lang w:eastAsia="x-none"/>
          </w:rPr>
          <w:t>R1-1809629</w:t>
        </w:r>
      </w:hyperlink>
      <w:r w:rsidRPr="005307FE">
        <w:rPr>
          <w:highlight w:val="green"/>
          <w:lang w:eastAsia="x-none"/>
        </w:rPr>
        <w:t xml:space="preserve"> is endorsed.</w:t>
      </w:r>
      <w:r w:rsidR="00044F78">
        <w:rPr>
          <w:lang w:eastAsia="x-none"/>
        </w:rPr>
        <w:t xml:space="preserve"> </w:t>
      </w:r>
      <w:r w:rsidRPr="005307FE">
        <w:rPr>
          <w:lang w:eastAsia="x-none"/>
        </w:rPr>
        <w:t>The relevant TP can be found in Annex G-3</w:t>
      </w:r>
    </w:p>
    <w:p w14:paraId="026E1CB6" w14:textId="667C0BF4" w:rsidR="005307FE" w:rsidRPr="005307FE" w:rsidRDefault="005307FE" w:rsidP="001C0B12">
      <w:pPr>
        <w:pStyle w:val="Heading4"/>
        <w:rPr>
          <w:lang w:val="en-US"/>
        </w:rPr>
      </w:pPr>
      <w:bookmarkStart w:id="161" w:name="_Toc521704473"/>
      <w:bookmarkStart w:id="162" w:name="_Toc526458865"/>
      <w:r w:rsidRPr="005307FE">
        <w:rPr>
          <w:lang w:val="en-US"/>
        </w:rPr>
        <w:t>Other</w:t>
      </w:r>
      <w:bookmarkEnd w:id="161"/>
      <w:bookmarkEnd w:id="162"/>
    </w:p>
    <w:p w14:paraId="555027FD" w14:textId="14B944AF" w:rsidR="005307FE" w:rsidRPr="00044F78" w:rsidRDefault="001B7BF2" w:rsidP="005307FE">
      <w:pPr>
        <w:ind w:left="720" w:hanging="720"/>
        <w:rPr>
          <w:b/>
          <w:lang w:eastAsia="x-none"/>
        </w:rPr>
      </w:pPr>
      <w:hyperlink r:id="rId382" w:history="1">
        <w:r w:rsidR="00D93AE1" w:rsidRPr="00044F78">
          <w:rPr>
            <w:rStyle w:val="Hyperlink"/>
            <w:b/>
            <w:lang w:eastAsia="x-none"/>
          </w:rPr>
          <w:t>R1-1808562</w:t>
        </w:r>
      </w:hyperlink>
      <w:r w:rsidR="005307FE" w:rsidRPr="00044F78">
        <w:rPr>
          <w:b/>
          <w:lang w:eastAsia="x-none"/>
        </w:rPr>
        <w:tab/>
        <w:t>Corrections on additional SIB1-NB transmission</w:t>
      </w:r>
      <w:r w:rsidR="005307FE" w:rsidRPr="00044F78">
        <w:rPr>
          <w:b/>
          <w:lang w:eastAsia="x-none"/>
        </w:rPr>
        <w:tab/>
        <w:t>Huawei, HiSilicon</w:t>
      </w:r>
    </w:p>
    <w:p w14:paraId="7F1B05C0" w14:textId="57902B16" w:rsidR="005307FE" w:rsidRPr="005307FE" w:rsidRDefault="005307FE" w:rsidP="005307FE">
      <w:pPr>
        <w:ind w:left="720" w:hanging="720"/>
        <w:rPr>
          <w:lang w:eastAsia="x-none"/>
        </w:rPr>
      </w:pPr>
      <w:r w:rsidRPr="005307FE">
        <w:rPr>
          <w:highlight w:val="green"/>
          <w:lang w:eastAsia="x-none"/>
        </w:rPr>
        <w:t xml:space="preserve">The text proposal in Annex A of </w:t>
      </w:r>
      <w:hyperlink r:id="rId383" w:history="1">
        <w:r w:rsidR="00D93AE1">
          <w:rPr>
            <w:rStyle w:val="Hyperlink"/>
            <w:highlight w:val="green"/>
            <w:lang w:eastAsia="x-none"/>
          </w:rPr>
          <w:t>R1-1808562</w:t>
        </w:r>
      </w:hyperlink>
      <w:r w:rsidRPr="005307FE">
        <w:rPr>
          <w:highlight w:val="green"/>
          <w:lang w:eastAsia="x-none"/>
        </w:rPr>
        <w:t xml:space="preserve"> is endorsed.</w:t>
      </w:r>
    </w:p>
    <w:p w14:paraId="4AB89CB9" w14:textId="77777777" w:rsidR="005307FE" w:rsidRPr="005307FE" w:rsidRDefault="005307FE" w:rsidP="005307FE">
      <w:pPr>
        <w:ind w:left="720" w:hanging="720"/>
        <w:rPr>
          <w:lang w:eastAsia="x-none"/>
        </w:rPr>
      </w:pPr>
    </w:p>
    <w:p w14:paraId="5AC6EDFA" w14:textId="0A4D7DC4" w:rsidR="005307FE" w:rsidRPr="00044F78" w:rsidRDefault="001B7BF2" w:rsidP="005307FE">
      <w:pPr>
        <w:ind w:left="720" w:hanging="720"/>
        <w:rPr>
          <w:b/>
          <w:lang w:eastAsia="x-none"/>
        </w:rPr>
      </w:pPr>
      <w:hyperlink r:id="rId384" w:history="1">
        <w:r w:rsidR="00D93AE1" w:rsidRPr="00044F78">
          <w:rPr>
            <w:rStyle w:val="Hyperlink"/>
            <w:b/>
            <w:lang w:eastAsia="x-none"/>
          </w:rPr>
          <w:t>R1-1808630</w:t>
        </w:r>
      </w:hyperlink>
      <w:r w:rsidR="005307FE" w:rsidRPr="00044F78">
        <w:rPr>
          <w:b/>
          <w:lang w:eastAsia="x-none"/>
        </w:rPr>
        <w:tab/>
        <w:t>Clarification of valid subframe issue for additional SIB-NB transmission</w:t>
      </w:r>
      <w:r w:rsidR="005307FE" w:rsidRPr="00044F78">
        <w:rPr>
          <w:b/>
          <w:lang w:eastAsia="x-none"/>
        </w:rPr>
        <w:tab/>
        <w:t>ZTE</w:t>
      </w:r>
    </w:p>
    <w:p w14:paraId="00F051DC" w14:textId="77777777" w:rsidR="00E303AE" w:rsidRPr="00E303AE" w:rsidRDefault="00E303AE" w:rsidP="00DB79DF">
      <w:pPr>
        <w:pStyle w:val="Heading3"/>
      </w:pPr>
      <w:bookmarkStart w:id="163" w:name="_Toc526458866"/>
      <w:r w:rsidRPr="00E303AE">
        <w:rPr>
          <w:rFonts w:hint="eastAsia"/>
        </w:rPr>
        <w:t>Maintenance of Release 1</w:t>
      </w:r>
      <w:r w:rsidRPr="00E303AE">
        <w:t>5 Ultra Reliable Low Latency Communication for LTE</w:t>
      </w:r>
      <w:bookmarkEnd w:id="123"/>
      <w:bookmarkEnd w:id="163"/>
    </w:p>
    <w:p w14:paraId="1E810A77" w14:textId="6F17ED40" w:rsidR="00E303AE" w:rsidRDefault="00E303AE" w:rsidP="00E303AE">
      <w:pPr>
        <w:ind w:left="720" w:hanging="720"/>
        <w:rPr>
          <w:i/>
          <w:lang w:eastAsia="x-none"/>
        </w:rPr>
      </w:pPr>
      <w:r w:rsidRPr="00E303AE">
        <w:rPr>
          <w:i/>
          <w:lang w:eastAsia="x-none"/>
        </w:rPr>
        <w:t xml:space="preserve">LTE_HRLLC-Core; WID in RP-181259. </w:t>
      </w:r>
    </w:p>
    <w:p w14:paraId="03F5A657" w14:textId="2F1A7CDF" w:rsidR="001647EC" w:rsidRDefault="001647EC" w:rsidP="001647EC"/>
    <w:p w14:paraId="2730E612" w14:textId="77777777" w:rsidR="001647EC" w:rsidRPr="00C12634" w:rsidRDefault="001647EC" w:rsidP="001647EC">
      <w:pPr>
        <w:ind w:left="720" w:hanging="720"/>
        <w:rPr>
          <w:b/>
        </w:rPr>
      </w:pPr>
      <w:r w:rsidRPr="00C12634">
        <w:rPr>
          <w:b/>
        </w:rPr>
        <w:t>Friday</w:t>
      </w:r>
    </w:p>
    <w:p w14:paraId="19F70A7F" w14:textId="7F4AF2FE" w:rsidR="001647EC" w:rsidRPr="00C12634" w:rsidRDefault="001B7BF2" w:rsidP="001647EC">
      <w:pPr>
        <w:ind w:left="720" w:hanging="720"/>
        <w:rPr>
          <w:b/>
        </w:rPr>
      </w:pPr>
      <w:hyperlink r:id="rId385" w:history="1">
        <w:r w:rsidR="00D93AE1">
          <w:rPr>
            <w:rStyle w:val="Hyperlink"/>
            <w:b/>
          </w:rPr>
          <w:t>R1-1809669</w:t>
        </w:r>
      </w:hyperlink>
      <w:r w:rsidR="001647EC" w:rsidRPr="00C12634">
        <w:rPr>
          <w:b/>
        </w:rPr>
        <w:tab/>
        <w:t>Chairman's notes of AI 6.1.6 Maintenance of Release 15 Ultra Reliable Low Latency Communication for LTE</w:t>
      </w:r>
      <w:r w:rsidR="001647EC" w:rsidRPr="00C12634">
        <w:rPr>
          <w:b/>
        </w:rPr>
        <w:tab/>
        <w:t>Ad-hoc chair (Ericsson)</w:t>
      </w:r>
    </w:p>
    <w:p w14:paraId="355A6854" w14:textId="77777777" w:rsidR="001647EC" w:rsidRDefault="001647EC" w:rsidP="001647EC">
      <w:pPr>
        <w:ind w:left="720" w:hanging="720"/>
      </w:pPr>
      <w:r w:rsidRPr="00C12634">
        <w:rPr>
          <w:b/>
        </w:rPr>
        <w:t>Decision:</w:t>
      </w:r>
      <w:r>
        <w:t xml:space="preserve"> The document is endorsed, content is incorporated below.</w:t>
      </w:r>
    </w:p>
    <w:p w14:paraId="26354DC8" w14:textId="2B11AE19" w:rsidR="001647EC" w:rsidRDefault="001647EC" w:rsidP="001647EC"/>
    <w:p w14:paraId="6050CE9F" w14:textId="77777777" w:rsidR="001647EC" w:rsidRPr="00E303AE" w:rsidRDefault="001647EC" w:rsidP="001647EC"/>
    <w:bookmarkStart w:id="164" w:name="_Toc521704478"/>
    <w:p w14:paraId="077419AB" w14:textId="69D4663F" w:rsidR="001647EC" w:rsidRPr="001F2242" w:rsidRDefault="00D93AE1" w:rsidP="001647EC">
      <w:pPr>
        <w:ind w:left="720" w:hanging="720"/>
        <w:rPr>
          <w:rFonts w:eastAsia="MS Mincho"/>
          <w:b/>
          <w:iCs/>
          <w:lang w:eastAsia="ja-JP"/>
        </w:rPr>
      </w:pPr>
      <w:r w:rsidRPr="001F2242">
        <w:rPr>
          <w:rFonts w:eastAsia="MS Mincho"/>
          <w:b/>
          <w:iCs/>
          <w:lang w:eastAsia="ja-JP"/>
        </w:rPr>
        <w:fldChar w:fldCharType="begin"/>
      </w:r>
      <w:r w:rsidR="00580D49">
        <w:rPr>
          <w:rFonts w:eastAsia="MS Mincho"/>
          <w:b/>
          <w:iCs/>
          <w:lang w:eastAsia="ja-JP"/>
        </w:rPr>
        <w:instrText>HYPERLINK "C:\\Users\\Merias\\Documents\\RAN1\\TSGR1_94-Sweden\\Docs\\R1-1809598.zip"</w:instrText>
      </w:r>
      <w:r w:rsidRPr="001F2242">
        <w:rPr>
          <w:rFonts w:eastAsia="MS Mincho"/>
          <w:b/>
          <w:iCs/>
          <w:lang w:eastAsia="ja-JP"/>
        </w:rPr>
        <w:fldChar w:fldCharType="separate"/>
      </w:r>
      <w:r w:rsidRPr="001F2242">
        <w:rPr>
          <w:rStyle w:val="Hyperlink"/>
          <w:rFonts w:eastAsia="MS Mincho"/>
          <w:b/>
          <w:iCs/>
          <w:lang w:eastAsia="ja-JP"/>
        </w:rPr>
        <w:t>R1-1809598</w:t>
      </w:r>
      <w:r w:rsidRPr="001F2242">
        <w:rPr>
          <w:rFonts w:eastAsia="MS Mincho"/>
          <w:b/>
          <w:iCs/>
          <w:lang w:eastAsia="ja-JP"/>
        </w:rPr>
        <w:fldChar w:fldCharType="end"/>
      </w:r>
      <w:r w:rsidR="001647EC" w:rsidRPr="001F2242">
        <w:rPr>
          <w:rFonts w:eastAsia="MS Mincho"/>
          <w:b/>
          <w:iCs/>
          <w:lang w:eastAsia="ja-JP"/>
        </w:rPr>
        <w:tab/>
        <w:t>Outcome of HRLLC Offline</w:t>
      </w:r>
      <w:r w:rsidR="001647EC" w:rsidRPr="001F2242">
        <w:rPr>
          <w:rFonts w:eastAsia="MS Mincho"/>
          <w:b/>
          <w:iCs/>
          <w:lang w:eastAsia="ja-JP"/>
        </w:rPr>
        <w:tab/>
        <w:t>Ericsson</w:t>
      </w:r>
    </w:p>
    <w:p w14:paraId="0C097530" w14:textId="77777777" w:rsidR="001647EC" w:rsidRPr="001647EC" w:rsidRDefault="001647EC" w:rsidP="001647EC">
      <w:pPr>
        <w:ind w:left="720" w:hanging="720"/>
        <w:rPr>
          <w:rFonts w:eastAsia="MS Mincho"/>
          <w:iCs/>
          <w:lang w:eastAsia="ja-JP"/>
        </w:rPr>
      </w:pPr>
    </w:p>
    <w:p w14:paraId="3DDFCB97" w14:textId="77777777" w:rsidR="001F2242" w:rsidRPr="001F2242" w:rsidRDefault="001F2242" w:rsidP="001F2242">
      <w:pPr>
        <w:ind w:left="720" w:hanging="720"/>
        <w:rPr>
          <w:rFonts w:eastAsia="MS Mincho"/>
          <w:b/>
          <w:iCs/>
          <w:lang w:eastAsia="ja-JP"/>
        </w:rPr>
      </w:pPr>
      <w:r w:rsidRPr="001F2242">
        <w:rPr>
          <w:rFonts w:eastAsia="MS Mincho"/>
          <w:b/>
          <w:iCs/>
          <w:lang w:eastAsia="ja-JP"/>
        </w:rPr>
        <w:t>R1-1809682</w:t>
      </w:r>
      <w:r w:rsidRPr="001F2242">
        <w:rPr>
          <w:rFonts w:eastAsia="MS Mincho"/>
          <w:b/>
          <w:iCs/>
          <w:lang w:eastAsia="ja-JP"/>
        </w:rPr>
        <w:tab/>
        <w:t>DRAFT LS on additional UE capabilities for HRLLC</w:t>
      </w:r>
      <w:r w:rsidRPr="001F2242">
        <w:rPr>
          <w:rFonts w:eastAsia="MS Mincho"/>
          <w:b/>
          <w:iCs/>
          <w:lang w:eastAsia="ja-JP"/>
        </w:rPr>
        <w:tab/>
        <w:t>Ericsson</w:t>
      </w:r>
    </w:p>
    <w:p w14:paraId="6FD62DC3" w14:textId="77777777" w:rsidR="001F2242" w:rsidRPr="001F2242" w:rsidRDefault="001F2242" w:rsidP="001F2242">
      <w:pPr>
        <w:ind w:left="720" w:hanging="720"/>
        <w:rPr>
          <w:rFonts w:eastAsia="MS Mincho"/>
          <w:b/>
          <w:iCs/>
          <w:lang w:eastAsia="ja-JP"/>
        </w:rPr>
      </w:pPr>
      <w:r w:rsidRPr="001F2242">
        <w:rPr>
          <w:rFonts w:eastAsia="MS Mincho"/>
          <w:b/>
          <w:iCs/>
          <w:lang w:eastAsia="ja-JP"/>
        </w:rPr>
        <w:t>R1-1809688</w:t>
      </w:r>
      <w:r w:rsidRPr="001F2242">
        <w:rPr>
          <w:rFonts w:eastAsia="MS Mincho"/>
          <w:b/>
          <w:iCs/>
          <w:lang w:eastAsia="ja-JP"/>
        </w:rPr>
        <w:tab/>
        <w:t>DRAFT LS on HRLLC</w:t>
      </w:r>
      <w:r w:rsidRPr="001F2242">
        <w:rPr>
          <w:rFonts w:eastAsia="MS Mincho"/>
          <w:b/>
          <w:iCs/>
          <w:lang w:eastAsia="ja-JP"/>
        </w:rPr>
        <w:tab/>
        <w:t>Ericsson</w:t>
      </w:r>
    </w:p>
    <w:p w14:paraId="784370A6" w14:textId="1698AE7F" w:rsidR="001647EC" w:rsidRPr="001647EC" w:rsidRDefault="001F2242" w:rsidP="001647EC">
      <w:pPr>
        <w:ind w:left="720" w:hanging="720"/>
        <w:rPr>
          <w:rFonts w:eastAsia="MS Mincho"/>
          <w:iCs/>
          <w:lang w:eastAsia="ja-JP"/>
        </w:rPr>
      </w:pPr>
      <w:r w:rsidRPr="001F2242">
        <w:rPr>
          <w:rFonts w:eastAsia="MS Mincho"/>
          <w:b/>
          <w:iCs/>
          <w:lang w:eastAsia="ja-JP"/>
        </w:rPr>
        <w:t>Decision:</w:t>
      </w:r>
      <w:r w:rsidRPr="001F2242">
        <w:rPr>
          <w:rFonts w:eastAsia="MS Mincho"/>
          <w:iCs/>
          <w:lang w:eastAsia="ja-JP"/>
        </w:rPr>
        <w:t xml:space="preserve"> The draft LS is endorsed and f</w:t>
      </w:r>
      <w:r w:rsidR="001647EC" w:rsidRPr="001F2242">
        <w:rPr>
          <w:rFonts w:eastAsia="MS Mincho"/>
          <w:iCs/>
          <w:lang w:eastAsia="ja-JP"/>
        </w:rPr>
        <w:t xml:space="preserve">inal LS </w:t>
      </w:r>
      <w:r w:rsidRPr="001F2242">
        <w:rPr>
          <w:rFonts w:eastAsia="MS Mincho"/>
          <w:iCs/>
          <w:lang w:eastAsia="ja-JP"/>
        </w:rPr>
        <w:t xml:space="preserve">is </w:t>
      </w:r>
      <w:r w:rsidR="001647EC" w:rsidRPr="001647EC">
        <w:rPr>
          <w:rFonts w:eastAsia="MS Mincho"/>
          <w:iCs/>
          <w:highlight w:val="green"/>
          <w:lang w:eastAsia="ja-JP"/>
        </w:rPr>
        <w:t xml:space="preserve">approved in </w:t>
      </w:r>
      <w:hyperlink r:id="rId386" w:history="1">
        <w:r w:rsidR="00D93AE1">
          <w:rPr>
            <w:rStyle w:val="Hyperlink"/>
            <w:rFonts w:eastAsia="MS Mincho"/>
            <w:iCs/>
            <w:highlight w:val="green"/>
            <w:lang w:eastAsia="ja-JP"/>
          </w:rPr>
          <w:t>R1-1809691</w:t>
        </w:r>
      </w:hyperlink>
      <w:r>
        <w:rPr>
          <w:rFonts w:eastAsia="MS Mincho"/>
          <w:iCs/>
          <w:lang w:eastAsia="ja-JP"/>
        </w:rPr>
        <w:t>.</w:t>
      </w:r>
    </w:p>
    <w:p w14:paraId="4E459899" w14:textId="77777777" w:rsidR="001647EC" w:rsidRPr="001647EC" w:rsidRDefault="001647EC" w:rsidP="00044F78">
      <w:pPr>
        <w:pStyle w:val="Heading4"/>
      </w:pPr>
      <w:bookmarkStart w:id="165" w:name="_Toc521704475"/>
      <w:bookmarkStart w:id="166" w:name="_Toc526458867"/>
      <w:r w:rsidRPr="001647EC">
        <w:rPr>
          <w:rFonts w:hint="eastAsia"/>
        </w:rPr>
        <w:t xml:space="preserve">Maintenance </w:t>
      </w:r>
      <w:r w:rsidRPr="001647EC">
        <w:t>for Blind/HARQ-less Repetition for Scheduled DL-SCH Operation</w:t>
      </w:r>
      <w:bookmarkEnd w:id="165"/>
      <w:bookmarkEnd w:id="166"/>
    </w:p>
    <w:p w14:paraId="5EFC0F01" w14:textId="2B6E93E2" w:rsidR="001647EC" w:rsidRPr="001F2242" w:rsidRDefault="001B7BF2" w:rsidP="001647EC">
      <w:pPr>
        <w:ind w:left="720" w:hanging="720"/>
        <w:rPr>
          <w:b/>
          <w:lang w:eastAsia="x-none"/>
        </w:rPr>
      </w:pPr>
      <w:hyperlink r:id="rId387" w:history="1">
        <w:r w:rsidR="00D93AE1" w:rsidRPr="001F2242">
          <w:rPr>
            <w:rStyle w:val="Hyperlink"/>
            <w:b/>
            <w:lang w:eastAsia="x-none"/>
          </w:rPr>
          <w:t>R1-1808462</w:t>
        </w:r>
      </w:hyperlink>
      <w:r w:rsidR="001647EC" w:rsidRPr="001F2242">
        <w:rPr>
          <w:b/>
          <w:lang w:eastAsia="x-none"/>
        </w:rPr>
        <w:tab/>
        <w:t>Corrections on blind/HARQ-less PDSCH repetition</w:t>
      </w:r>
      <w:r w:rsidR="001647EC" w:rsidRPr="001F2242">
        <w:rPr>
          <w:b/>
          <w:lang w:eastAsia="x-none"/>
        </w:rPr>
        <w:tab/>
        <w:t>LG Electronics</w:t>
      </w:r>
    </w:p>
    <w:p w14:paraId="06D88903" w14:textId="482E4E76" w:rsidR="001647EC" w:rsidRPr="001647EC" w:rsidRDefault="001647EC" w:rsidP="001647EC">
      <w:pPr>
        <w:ind w:left="720" w:hanging="720"/>
        <w:rPr>
          <w:lang w:eastAsia="x-none"/>
        </w:rPr>
      </w:pPr>
      <w:r w:rsidRPr="001647EC">
        <w:rPr>
          <w:highlight w:val="green"/>
          <w:lang w:eastAsia="x-none"/>
        </w:rPr>
        <w:t xml:space="preserve">The text proposals in Sections 2.2, 3.2 and 5.2 of </w:t>
      </w:r>
      <w:hyperlink r:id="rId388" w:history="1">
        <w:r w:rsidR="00D93AE1">
          <w:rPr>
            <w:rStyle w:val="Hyperlink"/>
            <w:highlight w:val="green"/>
            <w:lang w:eastAsia="x-none"/>
          </w:rPr>
          <w:t>R1-1808462</w:t>
        </w:r>
      </w:hyperlink>
      <w:r w:rsidRPr="001647EC">
        <w:rPr>
          <w:highlight w:val="green"/>
          <w:lang w:eastAsia="x-none"/>
        </w:rPr>
        <w:t xml:space="preserve"> are endorsed</w:t>
      </w:r>
      <w:r w:rsidRPr="001647EC">
        <w:rPr>
          <w:lang w:eastAsia="x-none"/>
        </w:rPr>
        <w:t>.</w:t>
      </w:r>
    </w:p>
    <w:p w14:paraId="69FB67CB" w14:textId="77777777" w:rsidR="001F2242" w:rsidRDefault="001F2242" w:rsidP="001647EC">
      <w:pPr>
        <w:ind w:left="720" w:hanging="720"/>
        <w:rPr>
          <w:b/>
          <w:lang w:eastAsia="x-none"/>
        </w:rPr>
      </w:pPr>
    </w:p>
    <w:p w14:paraId="3C0CDDEE" w14:textId="355619FA" w:rsidR="001647EC" w:rsidRPr="001F2242" w:rsidRDefault="001B7BF2" w:rsidP="001647EC">
      <w:pPr>
        <w:ind w:left="720" w:hanging="720"/>
        <w:rPr>
          <w:b/>
          <w:lang w:eastAsia="x-none"/>
        </w:rPr>
      </w:pPr>
      <w:hyperlink r:id="rId389" w:history="1">
        <w:r w:rsidR="00D93AE1" w:rsidRPr="001F2242">
          <w:rPr>
            <w:rStyle w:val="Hyperlink"/>
            <w:b/>
            <w:lang w:eastAsia="x-none"/>
          </w:rPr>
          <w:t>R1-1809649</w:t>
        </w:r>
      </w:hyperlink>
      <w:r w:rsidR="001647EC" w:rsidRPr="001F2242">
        <w:rPr>
          <w:b/>
          <w:lang w:eastAsia="x-none"/>
        </w:rPr>
        <w:t xml:space="preserve"> </w:t>
      </w:r>
      <w:r w:rsidR="001647EC" w:rsidRPr="001F2242">
        <w:rPr>
          <w:lang w:eastAsia="x-none"/>
        </w:rPr>
        <w:t>(Revision of 1809630)</w:t>
      </w:r>
      <w:r w:rsidR="001647EC" w:rsidRPr="001F2242">
        <w:rPr>
          <w:b/>
          <w:lang w:eastAsia="x-none"/>
        </w:rPr>
        <w:tab/>
        <w:t>Corrections on PDSCH repetition for TDD</w:t>
      </w:r>
      <w:r w:rsidR="001647EC" w:rsidRPr="001F2242">
        <w:rPr>
          <w:b/>
          <w:lang w:eastAsia="x-none"/>
        </w:rPr>
        <w:tab/>
        <w:t>LG Electronics</w:t>
      </w:r>
    </w:p>
    <w:p w14:paraId="54AAC2E2" w14:textId="79A30564" w:rsidR="001647EC" w:rsidRPr="001647EC" w:rsidRDefault="001647EC" w:rsidP="001647EC">
      <w:pPr>
        <w:ind w:left="720" w:hanging="720"/>
        <w:rPr>
          <w:lang w:eastAsia="x-none"/>
        </w:rPr>
      </w:pPr>
      <w:r w:rsidRPr="001647EC">
        <w:rPr>
          <w:highlight w:val="green"/>
          <w:lang w:eastAsia="x-none"/>
        </w:rPr>
        <w:t xml:space="preserve">The text proposal in </w:t>
      </w:r>
      <w:hyperlink r:id="rId390" w:history="1">
        <w:r w:rsidR="00D93AE1">
          <w:rPr>
            <w:rStyle w:val="Hyperlink"/>
            <w:highlight w:val="green"/>
            <w:lang w:eastAsia="x-none"/>
          </w:rPr>
          <w:t>R1-1809649</w:t>
        </w:r>
      </w:hyperlink>
      <w:r w:rsidRPr="001647EC">
        <w:rPr>
          <w:highlight w:val="green"/>
          <w:lang w:eastAsia="x-none"/>
        </w:rPr>
        <w:t xml:space="preserve"> is endorsed.</w:t>
      </w:r>
    </w:p>
    <w:p w14:paraId="3603469F" w14:textId="77777777" w:rsidR="001647EC" w:rsidRPr="001647EC" w:rsidRDefault="001647EC" w:rsidP="001647EC">
      <w:pPr>
        <w:rPr>
          <w:lang w:eastAsia="x-none"/>
        </w:rPr>
      </w:pPr>
    </w:p>
    <w:p w14:paraId="36B91888" w14:textId="6A5D7C1D" w:rsidR="001647EC" w:rsidRPr="001F2242" w:rsidRDefault="001B7BF2" w:rsidP="001647EC">
      <w:pPr>
        <w:ind w:left="1440" w:hanging="1440"/>
        <w:rPr>
          <w:b/>
          <w:lang w:eastAsia="x-none"/>
        </w:rPr>
      </w:pPr>
      <w:hyperlink r:id="rId391" w:history="1">
        <w:r w:rsidR="00D93AE1" w:rsidRPr="001F2242">
          <w:rPr>
            <w:rStyle w:val="Hyperlink"/>
            <w:b/>
            <w:lang w:eastAsia="x-none"/>
          </w:rPr>
          <w:t>R1-1809355</w:t>
        </w:r>
      </w:hyperlink>
      <w:r w:rsidR="001647EC" w:rsidRPr="001F2242">
        <w:rPr>
          <w:b/>
          <w:lang w:eastAsia="x-none"/>
        </w:rPr>
        <w:tab/>
        <w:t>Text proposal to section 7.1 of TS 36.213 on the configurable HARQ process numbers</w:t>
      </w:r>
      <w:r w:rsidR="001647EC" w:rsidRPr="001F2242">
        <w:rPr>
          <w:b/>
          <w:lang w:eastAsia="x-none"/>
        </w:rPr>
        <w:tab/>
        <w:t>Huawei, HiSilicon</w:t>
      </w:r>
    </w:p>
    <w:p w14:paraId="75EED9EB" w14:textId="77777777" w:rsidR="001647EC" w:rsidRPr="001647EC" w:rsidRDefault="001647EC" w:rsidP="00044F78">
      <w:pPr>
        <w:pStyle w:val="Heading4"/>
      </w:pPr>
      <w:bookmarkStart w:id="167" w:name="_Toc521704476"/>
      <w:bookmarkStart w:id="168" w:name="_Toc526458868"/>
      <w:r w:rsidRPr="001647EC">
        <w:rPr>
          <w:rFonts w:hint="eastAsia"/>
        </w:rPr>
        <w:t xml:space="preserve">Maintenance </w:t>
      </w:r>
      <w:r w:rsidRPr="001647EC">
        <w:t>for Repetition Enhancements for UL SPS Operation</w:t>
      </w:r>
      <w:bookmarkEnd w:id="167"/>
      <w:bookmarkEnd w:id="168"/>
    </w:p>
    <w:p w14:paraId="672AF545" w14:textId="29088C31" w:rsidR="001647EC" w:rsidRPr="001F2242" w:rsidRDefault="001B7BF2" w:rsidP="001647EC">
      <w:pPr>
        <w:ind w:left="720" w:hanging="720"/>
        <w:rPr>
          <w:b/>
          <w:lang w:eastAsia="x-none"/>
        </w:rPr>
      </w:pPr>
      <w:hyperlink r:id="rId392" w:history="1">
        <w:r w:rsidR="00D93AE1" w:rsidRPr="001F2242">
          <w:rPr>
            <w:rStyle w:val="Hyperlink"/>
            <w:b/>
            <w:lang w:eastAsia="x-none"/>
          </w:rPr>
          <w:t>R1-1808463</w:t>
        </w:r>
      </w:hyperlink>
      <w:r w:rsidR="001647EC" w:rsidRPr="001F2242">
        <w:rPr>
          <w:b/>
          <w:lang w:eastAsia="x-none"/>
        </w:rPr>
        <w:tab/>
        <w:t>Corrections on power control for UL SPS operation</w:t>
      </w:r>
      <w:r w:rsidR="001647EC" w:rsidRPr="001F2242">
        <w:rPr>
          <w:b/>
          <w:lang w:eastAsia="x-none"/>
        </w:rPr>
        <w:tab/>
        <w:t>LG Electronics</w:t>
      </w:r>
    </w:p>
    <w:p w14:paraId="76103D4B" w14:textId="38F3320B" w:rsidR="001647EC" w:rsidRPr="001647EC" w:rsidRDefault="001647EC" w:rsidP="001647EC">
      <w:pPr>
        <w:ind w:left="720" w:hanging="720"/>
        <w:rPr>
          <w:highlight w:val="green"/>
          <w:lang w:eastAsia="x-none"/>
        </w:rPr>
      </w:pPr>
      <w:r w:rsidRPr="001647EC">
        <w:rPr>
          <w:highlight w:val="green"/>
          <w:lang w:eastAsia="x-none"/>
        </w:rPr>
        <w:t xml:space="preserve">The text proposal in </w:t>
      </w:r>
      <w:hyperlink r:id="rId393" w:history="1">
        <w:r w:rsidR="00D93AE1">
          <w:rPr>
            <w:rStyle w:val="Hyperlink"/>
            <w:highlight w:val="green"/>
            <w:lang w:eastAsia="x-none"/>
          </w:rPr>
          <w:t>R1-1808463</w:t>
        </w:r>
      </w:hyperlink>
      <w:r w:rsidRPr="001647EC">
        <w:rPr>
          <w:highlight w:val="green"/>
          <w:lang w:eastAsia="x-none"/>
        </w:rPr>
        <w:t xml:space="preserve"> is endorsed.</w:t>
      </w:r>
    </w:p>
    <w:p w14:paraId="680C4F4B" w14:textId="77777777" w:rsidR="001647EC" w:rsidRPr="001647EC" w:rsidRDefault="001647EC" w:rsidP="001647EC">
      <w:pPr>
        <w:rPr>
          <w:lang w:eastAsia="x-none"/>
        </w:rPr>
      </w:pPr>
    </w:p>
    <w:p w14:paraId="3B4AE390" w14:textId="77777777" w:rsidR="001647EC" w:rsidRPr="001647EC" w:rsidRDefault="001647EC" w:rsidP="001647EC">
      <w:pPr>
        <w:rPr>
          <w:highlight w:val="green"/>
          <w:lang w:eastAsia="x-none"/>
        </w:rPr>
      </w:pPr>
      <w:r w:rsidRPr="001647EC">
        <w:rPr>
          <w:highlight w:val="green"/>
          <w:lang w:eastAsia="x-none"/>
        </w:rPr>
        <w:t>Agreement:</w:t>
      </w:r>
    </w:p>
    <w:p w14:paraId="4308D3B2" w14:textId="77777777" w:rsidR="001647EC" w:rsidRPr="001647EC" w:rsidRDefault="001647EC" w:rsidP="00FD2787">
      <w:pPr>
        <w:numPr>
          <w:ilvl w:val="0"/>
          <w:numId w:val="212"/>
        </w:numPr>
        <w:rPr>
          <w:lang w:eastAsia="x-none"/>
        </w:rPr>
      </w:pPr>
      <w:r w:rsidRPr="001647EC">
        <w:rPr>
          <w:lang w:eastAsia="x-none"/>
        </w:rPr>
        <w:t>An RRC parameter for TPC index is to be introduced for subframe UL SPS configurations</w:t>
      </w:r>
    </w:p>
    <w:p w14:paraId="44AE18F9" w14:textId="77777777" w:rsidR="001647EC" w:rsidRPr="001647EC" w:rsidRDefault="001647EC" w:rsidP="00FD2787">
      <w:pPr>
        <w:numPr>
          <w:ilvl w:val="0"/>
          <w:numId w:val="212"/>
        </w:numPr>
        <w:rPr>
          <w:lang w:eastAsia="x-none"/>
        </w:rPr>
      </w:pPr>
      <w:r w:rsidRPr="001647EC">
        <w:rPr>
          <w:lang w:eastAsia="x-none"/>
        </w:rPr>
        <w:t>If a UE is configured with multiple UL SPS configurations in a serving cell, the same TPC index for DCI format 3/3A applies to all the UL SPS configurations in the serving cell</w:t>
      </w:r>
    </w:p>
    <w:p w14:paraId="6600E2F8" w14:textId="77777777" w:rsidR="001647EC" w:rsidRPr="001647EC" w:rsidRDefault="001647EC" w:rsidP="001647EC">
      <w:pPr>
        <w:ind w:left="720" w:hanging="720"/>
        <w:rPr>
          <w:lang w:eastAsia="x-none"/>
        </w:rPr>
      </w:pPr>
    </w:p>
    <w:p w14:paraId="4B102E1E" w14:textId="1D648CBC" w:rsidR="001647EC" w:rsidRPr="001F2242" w:rsidRDefault="001B7BF2" w:rsidP="001647EC">
      <w:pPr>
        <w:ind w:left="720" w:hanging="720"/>
        <w:rPr>
          <w:b/>
          <w:lang w:eastAsia="x-none"/>
        </w:rPr>
      </w:pPr>
      <w:hyperlink r:id="rId394" w:history="1">
        <w:r w:rsidR="00D93AE1" w:rsidRPr="001F2242">
          <w:rPr>
            <w:rStyle w:val="Hyperlink"/>
            <w:b/>
            <w:lang w:eastAsia="x-none"/>
          </w:rPr>
          <w:t>R1-1809242</w:t>
        </w:r>
      </w:hyperlink>
      <w:r w:rsidR="001647EC" w:rsidRPr="001F2242">
        <w:rPr>
          <w:b/>
          <w:lang w:eastAsia="x-none"/>
        </w:rPr>
        <w:tab/>
        <w:t>On multiple UL SPS configuration handling for URLLC</w:t>
      </w:r>
      <w:r w:rsidR="001647EC" w:rsidRPr="001F2242">
        <w:rPr>
          <w:b/>
          <w:lang w:eastAsia="x-none"/>
        </w:rPr>
        <w:tab/>
        <w:t>Ericsson</w:t>
      </w:r>
    </w:p>
    <w:p w14:paraId="46C60F90" w14:textId="77777777" w:rsidR="001647EC" w:rsidRPr="001647EC" w:rsidRDefault="001647EC" w:rsidP="001647EC">
      <w:pPr>
        <w:ind w:left="720" w:hanging="720"/>
        <w:rPr>
          <w:u w:val="single"/>
          <w:lang w:eastAsia="x-none"/>
        </w:rPr>
      </w:pPr>
      <w:r w:rsidRPr="001647EC">
        <w:rPr>
          <w:u w:val="single"/>
          <w:lang w:eastAsia="x-none"/>
        </w:rPr>
        <w:t>Conclusion:</w:t>
      </w:r>
    </w:p>
    <w:p w14:paraId="374FD8E9" w14:textId="77777777" w:rsidR="001647EC" w:rsidRPr="001647EC" w:rsidRDefault="001647EC" w:rsidP="001647EC">
      <w:pPr>
        <w:rPr>
          <w:lang w:eastAsia="x-none"/>
        </w:rPr>
      </w:pPr>
      <w:r w:rsidRPr="001647EC">
        <w:rPr>
          <w:lang w:eastAsia="x-none"/>
        </w:rPr>
        <w:t>In the event of a resource conflict in the same serving cell between the initial transmisions within a configured grant bundle from multiple different UL SPS configurations configured with Uplink Semi-Persistent Scheduling C-RNTI, the UE behaviour is undefined</w:t>
      </w:r>
    </w:p>
    <w:p w14:paraId="0D413512" w14:textId="77777777" w:rsidR="001647EC" w:rsidRPr="001647EC" w:rsidRDefault="001647EC" w:rsidP="001647EC">
      <w:pPr>
        <w:ind w:left="720" w:hanging="720"/>
        <w:rPr>
          <w:lang w:eastAsia="x-none"/>
        </w:rPr>
      </w:pPr>
    </w:p>
    <w:p w14:paraId="199D9F86" w14:textId="09F5F89F" w:rsidR="001647EC" w:rsidRPr="001F2242" w:rsidRDefault="001B7BF2" w:rsidP="001647EC">
      <w:pPr>
        <w:ind w:left="1440" w:hanging="1440"/>
        <w:rPr>
          <w:b/>
          <w:lang w:eastAsia="x-none"/>
        </w:rPr>
      </w:pPr>
      <w:hyperlink r:id="rId395" w:history="1">
        <w:r w:rsidR="00D93AE1" w:rsidRPr="001F2242">
          <w:rPr>
            <w:rStyle w:val="Hyperlink"/>
            <w:b/>
            <w:lang w:eastAsia="x-none"/>
          </w:rPr>
          <w:t>R1-1809357</w:t>
        </w:r>
      </w:hyperlink>
      <w:r w:rsidR="001647EC" w:rsidRPr="001F2242">
        <w:rPr>
          <w:b/>
          <w:lang w:eastAsia="x-none"/>
        </w:rPr>
        <w:tab/>
        <w:t>Clarification on validation of UL SPS with repetitio</w:t>
      </w:r>
      <w:r w:rsidR="001F2242">
        <w:rPr>
          <w:b/>
          <w:lang w:eastAsia="x-none"/>
        </w:rPr>
        <w:t>n for one UL SPS configuration</w:t>
      </w:r>
      <w:r w:rsidR="001F2242">
        <w:rPr>
          <w:b/>
          <w:lang w:eastAsia="x-none"/>
        </w:rPr>
        <w:tab/>
      </w:r>
      <w:r w:rsidR="001647EC" w:rsidRPr="001F2242">
        <w:rPr>
          <w:b/>
          <w:lang w:eastAsia="x-none"/>
        </w:rPr>
        <w:t>Huawei, HiSilicon, LG Electron</w:t>
      </w:r>
      <w:r w:rsidR="001F2242">
        <w:rPr>
          <w:b/>
          <w:lang w:eastAsia="x-none"/>
        </w:rPr>
        <w:t>ics, Nokia, Nokia Shanghai Bell</w:t>
      </w:r>
    </w:p>
    <w:p w14:paraId="4EFDA30F" w14:textId="1DEE9151" w:rsidR="001647EC" w:rsidRPr="001647EC" w:rsidRDefault="001647EC" w:rsidP="00044F78">
      <w:pPr>
        <w:pStyle w:val="Heading4"/>
      </w:pPr>
      <w:bookmarkStart w:id="169" w:name="_Toc521704477"/>
      <w:bookmarkStart w:id="170" w:name="_Toc526458869"/>
      <w:r w:rsidRPr="001647EC">
        <w:t>Other</w:t>
      </w:r>
      <w:bookmarkEnd w:id="169"/>
      <w:bookmarkEnd w:id="170"/>
    </w:p>
    <w:p w14:paraId="736545F2" w14:textId="5923F7E9" w:rsidR="001647EC" w:rsidRPr="001F2242" w:rsidRDefault="001B7BF2" w:rsidP="001647EC">
      <w:pPr>
        <w:ind w:left="720" w:hanging="720"/>
        <w:rPr>
          <w:b/>
          <w:lang w:eastAsia="x-none"/>
        </w:rPr>
      </w:pPr>
      <w:hyperlink r:id="rId396" w:history="1">
        <w:r w:rsidR="00D93AE1" w:rsidRPr="001F2242">
          <w:rPr>
            <w:rStyle w:val="Hyperlink"/>
            <w:b/>
            <w:lang w:eastAsia="x-none"/>
          </w:rPr>
          <w:t>R1-1808912</w:t>
        </w:r>
      </w:hyperlink>
      <w:r w:rsidR="001647EC" w:rsidRPr="001F2242">
        <w:rPr>
          <w:b/>
          <w:lang w:eastAsia="x-none"/>
        </w:rPr>
        <w:tab/>
        <w:t>Further discussion on CFI configuration for LTE HRLLC</w:t>
      </w:r>
      <w:r w:rsidR="001647EC" w:rsidRPr="001F2242">
        <w:rPr>
          <w:b/>
          <w:lang w:eastAsia="x-none"/>
        </w:rPr>
        <w:tab/>
        <w:t>Guangdong OPPO Mobile Telecom</w:t>
      </w:r>
    </w:p>
    <w:p w14:paraId="4CDCE2A5" w14:textId="77777777" w:rsidR="001F2242" w:rsidRPr="001647EC" w:rsidRDefault="001F2242" w:rsidP="001647EC">
      <w:pPr>
        <w:ind w:left="720" w:hanging="720"/>
        <w:rPr>
          <w:lang w:eastAsia="x-none"/>
        </w:rPr>
      </w:pPr>
    </w:p>
    <w:p w14:paraId="0F394A68" w14:textId="77777777" w:rsidR="001647EC" w:rsidRPr="001647EC" w:rsidRDefault="001647EC" w:rsidP="001647EC">
      <w:pPr>
        <w:ind w:left="720" w:hanging="720"/>
        <w:rPr>
          <w:lang w:eastAsia="x-none"/>
        </w:rPr>
      </w:pPr>
      <w:r w:rsidRPr="001647EC">
        <w:rPr>
          <w:highlight w:val="green"/>
          <w:lang w:eastAsia="x-none"/>
        </w:rPr>
        <w:t>Agreement:</w:t>
      </w:r>
    </w:p>
    <w:p w14:paraId="23E82411" w14:textId="77777777" w:rsidR="001647EC" w:rsidRPr="001647EC" w:rsidRDefault="001647EC" w:rsidP="001647EC">
      <w:pPr>
        <w:rPr>
          <w:i/>
          <w:lang w:eastAsia="x-none"/>
        </w:rPr>
      </w:pPr>
      <w:r w:rsidRPr="001647EC">
        <w:rPr>
          <w:lang w:eastAsia="x-none"/>
        </w:rPr>
        <w:t xml:space="preserve">For TDD, semi-static CFI pattern per subframe in the radioframe is adopted in addition to existing signalling of CFI per MBSFN and non-MBSFN subframes. Only one CFI signaling shall be configured (either per MBSF/non-MBSFN subframe, or, per subframe in the radio frame). The corresponding RRC parameter names are </w:t>
      </w:r>
      <w:r w:rsidRPr="001647EC">
        <w:rPr>
          <w:i/>
          <w:lang w:eastAsia="x-none"/>
        </w:rPr>
        <w:t xml:space="preserve">cfi-Radioframe-patternSubframe </w:t>
      </w:r>
      <w:r w:rsidRPr="001647EC">
        <w:rPr>
          <w:lang w:eastAsia="x-none"/>
        </w:rPr>
        <w:t>and</w:t>
      </w:r>
      <w:r w:rsidRPr="001647EC">
        <w:rPr>
          <w:i/>
          <w:lang w:eastAsia="x-none"/>
        </w:rPr>
        <w:t xml:space="preserve"> cfi-Radioframe-patternSlot.</w:t>
      </w:r>
    </w:p>
    <w:p w14:paraId="1BBC6111" w14:textId="77777777" w:rsidR="001647EC" w:rsidRPr="001647EC" w:rsidRDefault="001647EC" w:rsidP="001647EC">
      <w:pPr>
        <w:rPr>
          <w:lang w:eastAsia="x-none"/>
        </w:rPr>
      </w:pPr>
    </w:p>
    <w:p w14:paraId="24E48831" w14:textId="77777777" w:rsidR="001647EC" w:rsidRPr="001647EC" w:rsidRDefault="001647EC" w:rsidP="001647EC">
      <w:pPr>
        <w:rPr>
          <w:lang w:eastAsia="x-none"/>
        </w:rPr>
      </w:pPr>
      <w:r w:rsidRPr="001647EC">
        <w:rPr>
          <w:highlight w:val="green"/>
          <w:lang w:eastAsia="x-none"/>
        </w:rPr>
        <w:t>Agreement:</w:t>
      </w:r>
    </w:p>
    <w:p w14:paraId="6E49906C" w14:textId="77777777" w:rsidR="001647EC" w:rsidRPr="001647EC" w:rsidRDefault="001647EC" w:rsidP="001647EC">
      <w:pPr>
        <w:rPr>
          <w:lang w:eastAsia="x-none"/>
        </w:rPr>
      </w:pPr>
      <w:r w:rsidRPr="001647EC">
        <w:rPr>
          <w:lang w:eastAsia="x-none"/>
        </w:rPr>
        <w:t>When the UE is configured with RRC parameters and CFI pattern in the radio frame for subframe PDSCH and CFI pattern in the radio frame for slot PDSCH, the two configured values shall be the same.</w:t>
      </w:r>
    </w:p>
    <w:p w14:paraId="17366A29" w14:textId="77777777" w:rsidR="001647EC" w:rsidRPr="001647EC" w:rsidRDefault="001647EC" w:rsidP="001647EC">
      <w:pPr>
        <w:ind w:left="720" w:hanging="720"/>
        <w:rPr>
          <w:lang w:eastAsia="x-none"/>
        </w:rPr>
      </w:pPr>
    </w:p>
    <w:p w14:paraId="1D93622A" w14:textId="55C828DB" w:rsidR="001647EC" w:rsidRPr="001F2242" w:rsidRDefault="001B7BF2" w:rsidP="001647EC">
      <w:pPr>
        <w:ind w:left="720" w:hanging="720"/>
        <w:rPr>
          <w:b/>
          <w:lang w:eastAsia="x-none"/>
        </w:rPr>
      </w:pPr>
      <w:hyperlink r:id="rId397" w:history="1">
        <w:r w:rsidR="00D93AE1" w:rsidRPr="001F2242">
          <w:rPr>
            <w:rStyle w:val="Hyperlink"/>
            <w:b/>
            <w:lang w:eastAsia="x-none"/>
          </w:rPr>
          <w:t>R1-1809583</w:t>
        </w:r>
      </w:hyperlink>
      <w:r w:rsidR="001647EC" w:rsidRPr="001F2242">
        <w:rPr>
          <w:b/>
          <w:lang w:eastAsia="x-none"/>
        </w:rPr>
        <w:tab/>
        <w:t>TP to 36.211 and 36.213 on handling of CFI pattern</w:t>
      </w:r>
      <w:r w:rsidR="001647EC" w:rsidRPr="001F2242">
        <w:rPr>
          <w:b/>
          <w:lang w:eastAsia="x-none"/>
        </w:rPr>
        <w:tab/>
        <w:t>Oppo</w:t>
      </w:r>
    </w:p>
    <w:p w14:paraId="3A29B2BC" w14:textId="168E5865" w:rsidR="001647EC" w:rsidRPr="001647EC" w:rsidRDefault="001647EC" w:rsidP="001647EC">
      <w:pPr>
        <w:rPr>
          <w:lang w:eastAsia="x-none"/>
        </w:rPr>
      </w:pPr>
      <w:r w:rsidRPr="001647EC">
        <w:rPr>
          <w:highlight w:val="green"/>
          <w:lang w:eastAsia="x-none"/>
        </w:rPr>
        <w:t xml:space="preserve">The text proposals in </w:t>
      </w:r>
      <w:hyperlink r:id="rId398" w:history="1">
        <w:r w:rsidR="00D93AE1">
          <w:rPr>
            <w:rStyle w:val="Hyperlink"/>
            <w:highlight w:val="green"/>
            <w:lang w:eastAsia="x-none"/>
          </w:rPr>
          <w:t>R1-1809583</w:t>
        </w:r>
      </w:hyperlink>
      <w:r w:rsidRPr="001647EC">
        <w:rPr>
          <w:highlight w:val="green"/>
          <w:lang w:eastAsia="x-none"/>
        </w:rPr>
        <w:t xml:space="preserve"> are endorsed.</w:t>
      </w:r>
    </w:p>
    <w:p w14:paraId="6CBAA917" w14:textId="77777777" w:rsidR="001647EC" w:rsidRPr="001647EC" w:rsidRDefault="001647EC" w:rsidP="001647EC">
      <w:pPr>
        <w:ind w:left="720" w:hanging="720"/>
        <w:rPr>
          <w:lang w:eastAsia="x-none"/>
        </w:rPr>
      </w:pPr>
    </w:p>
    <w:p w14:paraId="4FF5CC8B" w14:textId="27E2123F" w:rsidR="001647EC" w:rsidRPr="001647EC" w:rsidRDefault="001B7BF2" w:rsidP="001647EC">
      <w:pPr>
        <w:ind w:left="720" w:hanging="720"/>
        <w:rPr>
          <w:lang w:eastAsia="x-none"/>
        </w:rPr>
      </w:pPr>
      <w:hyperlink r:id="rId399" w:history="1">
        <w:r w:rsidR="00D93AE1">
          <w:rPr>
            <w:rStyle w:val="Hyperlink"/>
            <w:lang w:eastAsia="x-none"/>
          </w:rPr>
          <w:t>R1-1808913</w:t>
        </w:r>
      </w:hyperlink>
      <w:r w:rsidR="001647EC" w:rsidRPr="001647EC">
        <w:rPr>
          <w:lang w:eastAsia="x-none"/>
        </w:rPr>
        <w:tab/>
        <w:t>Ls on RRC parameter list for HRLLC</w:t>
      </w:r>
      <w:r w:rsidR="001647EC" w:rsidRPr="001647EC">
        <w:rPr>
          <w:lang w:eastAsia="x-none"/>
        </w:rPr>
        <w:tab/>
        <w:t>Guangdong OPPO Mobile Telecom</w:t>
      </w:r>
    </w:p>
    <w:p w14:paraId="23B4CDA2" w14:textId="106AC820" w:rsidR="001647EC" w:rsidRPr="001647EC" w:rsidRDefault="001B7BF2" w:rsidP="001647EC">
      <w:pPr>
        <w:ind w:left="1440" w:hanging="1440"/>
        <w:rPr>
          <w:lang w:eastAsia="x-none"/>
        </w:rPr>
      </w:pPr>
      <w:hyperlink r:id="rId400" w:history="1">
        <w:r w:rsidR="00D93AE1">
          <w:rPr>
            <w:rStyle w:val="Hyperlink"/>
            <w:lang w:eastAsia="x-none"/>
          </w:rPr>
          <w:t>R1-1808914</w:t>
        </w:r>
      </w:hyperlink>
      <w:r w:rsidR="001647EC" w:rsidRPr="001647EC">
        <w:rPr>
          <w:lang w:eastAsia="x-none"/>
        </w:rPr>
        <w:tab/>
        <w:t>List of physical layer related RRC parameters for LTE HRLLC</w:t>
      </w:r>
      <w:r w:rsidR="001647EC" w:rsidRPr="001647EC">
        <w:rPr>
          <w:lang w:eastAsia="x-none"/>
        </w:rPr>
        <w:tab/>
        <w:t>Guangdong OPPO Mobile Telecom</w:t>
      </w:r>
    </w:p>
    <w:p w14:paraId="6A419139" w14:textId="2F813FD7" w:rsidR="001647EC" w:rsidRPr="001647EC" w:rsidRDefault="001B7BF2" w:rsidP="001647EC">
      <w:pPr>
        <w:ind w:left="1440" w:hanging="1440"/>
        <w:rPr>
          <w:lang w:eastAsia="x-none"/>
        </w:rPr>
      </w:pPr>
      <w:hyperlink r:id="rId401" w:history="1">
        <w:r w:rsidR="00D93AE1">
          <w:rPr>
            <w:rStyle w:val="Hyperlink"/>
            <w:lang w:eastAsia="x-none"/>
          </w:rPr>
          <w:t>R1-1809356</w:t>
        </w:r>
      </w:hyperlink>
      <w:r w:rsidR="001647EC" w:rsidRPr="001647EC">
        <w:rPr>
          <w:lang w:eastAsia="x-none"/>
        </w:rPr>
        <w:tab/>
        <w:t>Clarification on subframe-PDSCH repetition on MBSFN or non-MBSFN subframes</w:t>
      </w:r>
      <w:r w:rsidR="001647EC" w:rsidRPr="001647EC">
        <w:rPr>
          <w:lang w:eastAsia="x-none"/>
        </w:rPr>
        <w:tab/>
        <w:t>Huawei, HiSilicon, LG Electronics</w:t>
      </w:r>
    </w:p>
    <w:p w14:paraId="706D1B95" w14:textId="77777777" w:rsidR="001647EC" w:rsidRPr="001647EC" w:rsidRDefault="001647EC" w:rsidP="001647EC">
      <w:pPr>
        <w:ind w:left="1440" w:hanging="1440"/>
        <w:rPr>
          <w:lang w:eastAsia="x-none"/>
        </w:rPr>
      </w:pPr>
      <w:r w:rsidRPr="001647EC">
        <w:rPr>
          <w:highlight w:val="green"/>
          <w:lang w:eastAsia="x-none"/>
        </w:rPr>
        <w:t>Agreement:</w:t>
      </w:r>
    </w:p>
    <w:p w14:paraId="24C82834" w14:textId="77777777" w:rsidR="001647EC" w:rsidRPr="001647EC" w:rsidRDefault="001647EC" w:rsidP="001647EC">
      <w:pPr>
        <w:rPr>
          <w:lang w:eastAsia="x-none"/>
        </w:rPr>
      </w:pPr>
      <w:r w:rsidRPr="001647EC">
        <w:rPr>
          <w:lang w:eastAsia="x-none"/>
        </w:rPr>
        <w:t>MBSFN subframes are treated similarly as UL subframes for TDD i.e. the subframe based. PDSCH repetition resumes after MBSFN subframe(s)</w:t>
      </w:r>
    </w:p>
    <w:p w14:paraId="2DBB1D25" w14:textId="77777777" w:rsidR="001647EC" w:rsidRPr="001647EC" w:rsidRDefault="001647EC" w:rsidP="001647EC">
      <w:pPr>
        <w:rPr>
          <w:lang w:eastAsia="x-none"/>
        </w:rPr>
      </w:pPr>
    </w:p>
    <w:p w14:paraId="7E59EE80" w14:textId="68F35413" w:rsidR="001647EC" w:rsidRPr="001F2242" w:rsidRDefault="001B7BF2" w:rsidP="001647EC">
      <w:pPr>
        <w:rPr>
          <w:b/>
          <w:lang w:eastAsia="x-none"/>
        </w:rPr>
      </w:pPr>
      <w:hyperlink r:id="rId402" w:history="1">
        <w:r w:rsidR="00D93AE1" w:rsidRPr="001F2242">
          <w:rPr>
            <w:rStyle w:val="Hyperlink"/>
            <w:b/>
            <w:lang w:eastAsia="x-none"/>
          </w:rPr>
          <w:t>R1-1809582</w:t>
        </w:r>
      </w:hyperlink>
      <w:r w:rsidR="001647EC" w:rsidRPr="001F2242">
        <w:rPr>
          <w:b/>
          <w:lang w:eastAsia="x-none"/>
        </w:rPr>
        <w:tab/>
        <w:t>Clarification on subframe-PDSCH repetition on MBSFN or non-MBSFN subframes</w:t>
      </w:r>
      <w:r w:rsidR="001647EC" w:rsidRPr="001F2242">
        <w:rPr>
          <w:b/>
          <w:lang w:eastAsia="x-none"/>
        </w:rPr>
        <w:tab/>
        <w:t>Huawei, HiSilicon</w:t>
      </w:r>
    </w:p>
    <w:p w14:paraId="5B1FB170" w14:textId="6D454C51" w:rsidR="001647EC" w:rsidRPr="001647EC" w:rsidRDefault="001647EC" w:rsidP="001647EC">
      <w:pPr>
        <w:rPr>
          <w:lang w:eastAsia="x-none"/>
        </w:rPr>
      </w:pPr>
      <w:r w:rsidRPr="001647EC">
        <w:rPr>
          <w:highlight w:val="green"/>
          <w:lang w:eastAsia="x-none"/>
        </w:rPr>
        <w:t xml:space="preserve">The text proposals in </w:t>
      </w:r>
      <w:hyperlink r:id="rId403" w:history="1">
        <w:r w:rsidR="00D93AE1">
          <w:rPr>
            <w:rStyle w:val="Hyperlink"/>
            <w:highlight w:val="green"/>
            <w:lang w:eastAsia="x-none"/>
          </w:rPr>
          <w:t>R1-1809582</w:t>
        </w:r>
      </w:hyperlink>
      <w:r w:rsidRPr="001647EC">
        <w:rPr>
          <w:highlight w:val="green"/>
          <w:lang w:eastAsia="x-none"/>
        </w:rPr>
        <w:t xml:space="preserve"> are endorsed.</w:t>
      </w:r>
    </w:p>
    <w:p w14:paraId="69E70926" w14:textId="77777777" w:rsidR="001647EC" w:rsidRPr="001647EC" w:rsidRDefault="001647EC" w:rsidP="001647EC">
      <w:pPr>
        <w:ind w:left="1440" w:hanging="1440"/>
        <w:rPr>
          <w:lang w:eastAsia="x-none"/>
        </w:rPr>
      </w:pPr>
    </w:p>
    <w:p w14:paraId="5F56F37C" w14:textId="77777777" w:rsidR="001647EC" w:rsidRPr="001647EC" w:rsidRDefault="001647EC" w:rsidP="001647EC">
      <w:pPr>
        <w:ind w:left="1440" w:hanging="1440"/>
        <w:rPr>
          <w:lang w:eastAsia="x-none"/>
        </w:rPr>
      </w:pPr>
    </w:p>
    <w:p w14:paraId="25C7BF7B" w14:textId="598FC6D1" w:rsidR="001647EC" w:rsidRPr="001F2242" w:rsidRDefault="001B7BF2" w:rsidP="001647EC">
      <w:pPr>
        <w:ind w:left="1440" w:hanging="1440"/>
        <w:rPr>
          <w:b/>
          <w:lang w:eastAsia="x-none"/>
        </w:rPr>
      </w:pPr>
      <w:hyperlink r:id="rId404" w:history="1">
        <w:r w:rsidR="00D93AE1" w:rsidRPr="001F2242">
          <w:rPr>
            <w:rStyle w:val="Hyperlink"/>
            <w:b/>
            <w:lang w:eastAsia="x-none"/>
          </w:rPr>
          <w:t>R1-1809358</w:t>
        </w:r>
      </w:hyperlink>
      <w:r w:rsidR="001647EC" w:rsidRPr="001F2242">
        <w:rPr>
          <w:b/>
          <w:lang w:eastAsia="x-none"/>
        </w:rPr>
        <w:tab/>
        <w:t>Clarification on UE procedure for receiving PDSCH when configured with repetition</w:t>
      </w:r>
      <w:r w:rsidR="001647EC" w:rsidRPr="001F2242">
        <w:rPr>
          <w:b/>
          <w:lang w:eastAsia="x-none"/>
        </w:rPr>
        <w:tab/>
        <w:t>Huawei, HiSilicon</w:t>
      </w:r>
    </w:p>
    <w:p w14:paraId="7B098694" w14:textId="19FF2E99" w:rsidR="001647EC" w:rsidRPr="001F2242" w:rsidRDefault="001B7BF2" w:rsidP="001647EC">
      <w:pPr>
        <w:ind w:left="1440" w:hanging="1440"/>
        <w:rPr>
          <w:b/>
          <w:lang w:eastAsia="x-none"/>
        </w:rPr>
      </w:pPr>
      <w:hyperlink r:id="rId405" w:history="1">
        <w:r w:rsidR="00D93AE1" w:rsidRPr="001F2242">
          <w:rPr>
            <w:rStyle w:val="Hyperlink"/>
            <w:b/>
            <w:lang w:eastAsia="x-none"/>
          </w:rPr>
          <w:t>R1-1809359</w:t>
        </w:r>
      </w:hyperlink>
      <w:r w:rsidR="001647EC" w:rsidRPr="001F2242">
        <w:rPr>
          <w:b/>
          <w:lang w:eastAsia="x-none"/>
        </w:rPr>
        <w:tab/>
        <w:t>Clarification on specification impact of no more than one DCI validation for UL SPS</w:t>
      </w:r>
      <w:r w:rsidR="001647EC" w:rsidRPr="001F2242">
        <w:rPr>
          <w:b/>
          <w:lang w:eastAsia="x-none"/>
        </w:rPr>
        <w:tab/>
        <w:t>Huawei, HiSilicon</w:t>
      </w:r>
    </w:p>
    <w:p w14:paraId="377CE51C" w14:textId="74BD29E1" w:rsidR="001647EC" w:rsidRPr="001F2242" w:rsidRDefault="001B7BF2" w:rsidP="001647EC">
      <w:pPr>
        <w:ind w:left="720" w:hanging="720"/>
        <w:rPr>
          <w:b/>
          <w:lang w:eastAsia="x-none"/>
        </w:rPr>
      </w:pPr>
      <w:hyperlink r:id="rId406" w:history="1">
        <w:r w:rsidR="00D93AE1" w:rsidRPr="001F2242">
          <w:rPr>
            <w:rStyle w:val="Hyperlink"/>
            <w:b/>
            <w:lang w:eastAsia="x-none"/>
          </w:rPr>
          <w:t>R1-1809360</w:t>
        </w:r>
      </w:hyperlink>
      <w:r w:rsidR="001647EC" w:rsidRPr="001F2242">
        <w:rPr>
          <w:b/>
          <w:lang w:eastAsia="x-none"/>
        </w:rPr>
        <w:tab/>
        <w:t>Clarification on redundancy version determinat</w:t>
      </w:r>
      <w:r w:rsidR="001F2242" w:rsidRPr="001F2242">
        <w:rPr>
          <w:b/>
          <w:lang w:eastAsia="x-none"/>
        </w:rPr>
        <w:t>ion for UL SPS with repetition</w:t>
      </w:r>
      <w:r w:rsidR="001F2242" w:rsidRPr="001F2242">
        <w:rPr>
          <w:b/>
          <w:lang w:eastAsia="x-none"/>
        </w:rPr>
        <w:tab/>
      </w:r>
      <w:r w:rsidR="001647EC" w:rsidRPr="001F2242">
        <w:rPr>
          <w:b/>
          <w:lang w:eastAsia="x-none"/>
        </w:rPr>
        <w:t xml:space="preserve">Huawei, HiSilicon, </w:t>
      </w:r>
    </w:p>
    <w:p w14:paraId="70DB8BB3" w14:textId="77777777" w:rsidR="001F2242" w:rsidRPr="001F2242" w:rsidRDefault="001647EC" w:rsidP="001F2242">
      <w:pPr>
        <w:ind w:left="720" w:firstLine="720"/>
        <w:rPr>
          <w:b/>
          <w:lang w:eastAsia="x-none"/>
        </w:rPr>
      </w:pPr>
      <w:r w:rsidRPr="001F2242">
        <w:rPr>
          <w:b/>
          <w:lang w:eastAsia="x-none"/>
        </w:rPr>
        <w:t>LG Electron</w:t>
      </w:r>
      <w:r w:rsidR="001F2242" w:rsidRPr="001F2242">
        <w:rPr>
          <w:b/>
          <w:lang w:eastAsia="x-none"/>
        </w:rPr>
        <w:t>ics</w:t>
      </w:r>
    </w:p>
    <w:p w14:paraId="18DCB120" w14:textId="0A8EBDF0" w:rsidR="001647EC" w:rsidRPr="001647EC" w:rsidRDefault="001647EC" w:rsidP="001F2242">
      <w:r w:rsidRPr="001647EC">
        <w:rPr>
          <w:highlight w:val="green"/>
        </w:rPr>
        <w:t xml:space="preserve">The text proposal in </w:t>
      </w:r>
      <w:hyperlink r:id="rId407" w:history="1">
        <w:r w:rsidR="00D93AE1">
          <w:rPr>
            <w:rStyle w:val="Hyperlink"/>
            <w:highlight w:val="green"/>
            <w:lang w:eastAsia="x-none"/>
          </w:rPr>
          <w:t>R1-1809360</w:t>
        </w:r>
      </w:hyperlink>
      <w:r w:rsidRPr="001647EC">
        <w:rPr>
          <w:highlight w:val="green"/>
        </w:rPr>
        <w:t xml:space="preserve"> is endorsed</w:t>
      </w:r>
      <w:r w:rsidRPr="001647EC">
        <w:t>.</w:t>
      </w:r>
    </w:p>
    <w:p w14:paraId="6583EA12" w14:textId="77777777" w:rsidR="001647EC" w:rsidRPr="001647EC" w:rsidRDefault="001647EC" w:rsidP="001647EC">
      <w:pPr>
        <w:rPr>
          <w:lang w:eastAsia="x-none"/>
        </w:rPr>
      </w:pPr>
    </w:p>
    <w:p w14:paraId="10B79F64" w14:textId="4690DB2D" w:rsidR="001647EC" w:rsidRPr="001F2242" w:rsidRDefault="001B7BF2" w:rsidP="001647EC">
      <w:pPr>
        <w:ind w:left="720" w:hanging="720"/>
        <w:rPr>
          <w:b/>
          <w:lang w:eastAsia="x-none"/>
        </w:rPr>
      </w:pPr>
      <w:hyperlink r:id="rId408" w:history="1">
        <w:r w:rsidR="00D93AE1" w:rsidRPr="001F2242">
          <w:rPr>
            <w:rStyle w:val="Hyperlink"/>
            <w:b/>
            <w:lang w:eastAsia="x-none"/>
          </w:rPr>
          <w:t>R1-1809361</w:t>
        </w:r>
      </w:hyperlink>
      <w:r w:rsidR="001647EC" w:rsidRPr="001F2242">
        <w:rPr>
          <w:b/>
          <w:lang w:eastAsia="x-none"/>
        </w:rPr>
        <w:tab/>
        <w:t>Clarification on resource mapping for HARQ-less PDSCH repetition</w:t>
      </w:r>
      <w:r w:rsidR="001647EC" w:rsidRPr="001F2242">
        <w:rPr>
          <w:b/>
          <w:lang w:eastAsia="x-none"/>
        </w:rPr>
        <w:tab/>
        <w:t>Huawei, HiSilicon</w:t>
      </w:r>
    </w:p>
    <w:p w14:paraId="639CE985" w14:textId="19F925F3" w:rsidR="001647EC" w:rsidRPr="001647EC" w:rsidRDefault="001B7BF2" w:rsidP="001647EC">
      <w:pPr>
        <w:ind w:left="720" w:hanging="720"/>
        <w:rPr>
          <w:lang w:eastAsia="x-none"/>
        </w:rPr>
      </w:pPr>
      <w:hyperlink r:id="rId409" w:history="1">
        <w:r w:rsidR="00D93AE1">
          <w:rPr>
            <w:rStyle w:val="Hyperlink"/>
            <w:lang w:eastAsia="x-none"/>
          </w:rPr>
          <w:t>R1-1809362</w:t>
        </w:r>
      </w:hyperlink>
      <w:r w:rsidR="001647EC" w:rsidRPr="001647EC">
        <w:rPr>
          <w:lang w:eastAsia="x-none"/>
        </w:rPr>
        <w:tab/>
        <w:t>Clarification on resource mapping for UL SPS with repetition</w:t>
      </w:r>
      <w:r w:rsidR="001647EC" w:rsidRPr="001647EC">
        <w:rPr>
          <w:lang w:eastAsia="x-none"/>
        </w:rPr>
        <w:tab/>
        <w:t>Huawei, HiSilicon</w:t>
      </w:r>
    </w:p>
    <w:p w14:paraId="09D4308C" w14:textId="77777777" w:rsidR="00E303AE" w:rsidRPr="00E303AE" w:rsidRDefault="00E303AE" w:rsidP="00DB79DF">
      <w:pPr>
        <w:pStyle w:val="Heading3"/>
        <w:rPr>
          <w:lang w:eastAsia="ja-JP"/>
        </w:rPr>
      </w:pPr>
      <w:bookmarkStart w:id="171" w:name="_Toc526458870"/>
      <w:r w:rsidRPr="00E303AE">
        <w:rPr>
          <w:lang w:eastAsia="ja-JP"/>
        </w:rPr>
        <w:t>LTE Release 15 UE features</w:t>
      </w:r>
      <w:bookmarkEnd w:id="164"/>
      <w:bookmarkEnd w:id="171"/>
    </w:p>
    <w:p w14:paraId="6F7133C4" w14:textId="77777777" w:rsidR="007525A3" w:rsidRPr="00C12634" w:rsidRDefault="007525A3" w:rsidP="007525A3">
      <w:pPr>
        <w:ind w:left="720" w:hanging="720"/>
        <w:rPr>
          <w:b/>
        </w:rPr>
      </w:pPr>
      <w:bookmarkStart w:id="172" w:name="_Toc521704479"/>
      <w:r w:rsidRPr="00C12634">
        <w:rPr>
          <w:b/>
        </w:rPr>
        <w:t>Friday</w:t>
      </w:r>
    </w:p>
    <w:p w14:paraId="64DBCB81" w14:textId="75C91E96" w:rsidR="007525A3" w:rsidRPr="00C12634" w:rsidRDefault="001B7BF2" w:rsidP="007525A3">
      <w:pPr>
        <w:ind w:left="720" w:hanging="720"/>
        <w:rPr>
          <w:b/>
        </w:rPr>
      </w:pPr>
      <w:hyperlink r:id="rId410" w:history="1">
        <w:r w:rsidR="00D93AE1">
          <w:rPr>
            <w:rStyle w:val="Hyperlink"/>
            <w:b/>
          </w:rPr>
          <w:t>R1-1809670</w:t>
        </w:r>
      </w:hyperlink>
      <w:r w:rsidR="007525A3" w:rsidRPr="00C12634">
        <w:rPr>
          <w:b/>
        </w:rPr>
        <w:tab/>
        <w:t>Chairman's notes of AI 6.1.7 LTE Release 15 UE feature</w:t>
      </w:r>
      <w:r w:rsidR="007525A3" w:rsidRPr="00C12634">
        <w:rPr>
          <w:b/>
        </w:rPr>
        <w:tab/>
        <w:t>Ad-hoc chair (NTT DOCOMO)</w:t>
      </w:r>
    </w:p>
    <w:p w14:paraId="5F1B03E1" w14:textId="77777777" w:rsidR="007525A3" w:rsidRDefault="007525A3" w:rsidP="007525A3">
      <w:pPr>
        <w:ind w:left="720" w:hanging="720"/>
      </w:pPr>
      <w:r w:rsidRPr="00C12634">
        <w:rPr>
          <w:b/>
        </w:rPr>
        <w:t>Decision:</w:t>
      </w:r>
      <w:r>
        <w:t xml:space="preserve"> The document is endorsed, content is incorporated below.</w:t>
      </w:r>
    </w:p>
    <w:p w14:paraId="5925239C" w14:textId="77777777" w:rsidR="007525A3" w:rsidRDefault="007525A3" w:rsidP="00DB79DF">
      <w:pPr>
        <w:ind w:left="720" w:hanging="720"/>
        <w:rPr>
          <w:b/>
          <w:lang w:eastAsia="x-none"/>
        </w:rPr>
      </w:pPr>
    </w:p>
    <w:p w14:paraId="253CB3E7" w14:textId="77777777" w:rsidR="007525A3" w:rsidRDefault="007525A3" w:rsidP="00DB79DF">
      <w:pPr>
        <w:ind w:left="720" w:hanging="720"/>
        <w:rPr>
          <w:b/>
          <w:lang w:eastAsia="x-none"/>
        </w:rPr>
      </w:pPr>
    </w:p>
    <w:p w14:paraId="6C3BEEA7" w14:textId="6714AFE7" w:rsidR="00DB79DF" w:rsidRPr="00DB79DF" w:rsidRDefault="001B7BF2" w:rsidP="00DB79DF">
      <w:pPr>
        <w:ind w:left="720" w:hanging="720"/>
        <w:rPr>
          <w:b/>
          <w:lang w:eastAsia="x-none"/>
        </w:rPr>
      </w:pPr>
      <w:hyperlink r:id="rId411" w:history="1">
        <w:r w:rsidR="00D93AE1">
          <w:rPr>
            <w:rStyle w:val="Hyperlink"/>
            <w:b/>
            <w:lang w:eastAsia="x-none"/>
          </w:rPr>
          <w:t>R1-1809017</w:t>
        </w:r>
      </w:hyperlink>
      <w:r w:rsidR="00DB79DF" w:rsidRPr="00DB79DF">
        <w:rPr>
          <w:b/>
          <w:lang w:eastAsia="x-none"/>
        </w:rPr>
        <w:tab/>
        <w:t>Views on Rel-15 UE features</w:t>
      </w:r>
      <w:r w:rsidR="00DB79DF" w:rsidRPr="00DB79DF">
        <w:rPr>
          <w:b/>
          <w:lang w:eastAsia="x-none"/>
        </w:rPr>
        <w:tab/>
        <w:t>Qualcomm Incorporated</w:t>
      </w:r>
    </w:p>
    <w:p w14:paraId="523F6A83" w14:textId="3256B0A0" w:rsidR="00DB79DF" w:rsidRPr="00DB79DF" w:rsidRDefault="001B7BF2" w:rsidP="00DB79DF">
      <w:pPr>
        <w:ind w:left="720" w:hanging="720"/>
        <w:rPr>
          <w:b/>
          <w:lang w:eastAsia="x-none"/>
        </w:rPr>
      </w:pPr>
      <w:hyperlink r:id="rId412" w:history="1">
        <w:r w:rsidR="00D93AE1">
          <w:rPr>
            <w:rStyle w:val="Hyperlink"/>
            <w:b/>
            <w:lang w:eastAsia="x-none"/>
          </w:rPr>
          <w:t>R1-1809127</w:t>
        </w:r>
      </w:hyperlink>
      <w:r w:rsidR="00DB79DF" w:rsidRPr="00DB79DF">
        <w:rPr>
          <w:b/>
          <w:lang w:eastAsia="x-none"/>
        </w:rPr>
        <w:tab/>
        <w:t>LTE UE features</w:t>
      </w:r>
      <w:r w:rsidR="00DB79DF" w:rsidRPr="00DB79DF">
        <w:rPr>
          <w:b/>
          <w:lang w:eastAsia="x-none"/>
        </w:rPr>
        <w:tab/>
        <w:t>NTT DOCOMO, INC.</w:t>
      </w:r>
    </w:p>
    <w:p w14:paraId="65E60884" w14:textId="77777777" w:rsidR="00DB79DF" w:rsidRPr="00DB79DF" w:rsidRDefault="00DB79DF" w:rsidP="00DB79DF">
      <w:pPr>
        <w:ind w:left="720" w:hanging="720"/>
        <w:rPr>
          <w:color w:val="808080"/>
          <w:lang w:eastAsia="x-none"/>
        </w:rPr>
      </w:pPr>
      <w:r w:rsidRPr="00DB79DF">
        <w:rPr>
          <w:color w:val="808080"/>
          <w:lang w:eastAsia="x-none"/>
        </w:rPr>
        <w:t>Late submission</w:t>
      </w:r>
    </w:p>
    <w:p w14:paraId="44E1A37E" w14:textId="04DAADCF" w:rsidR="00DB79DF" w:rsidRPr="00DB79DF" w:rsidRDefault="001B7BF2" w:rsidP="00DB79DF">
      <w:pPr>
        <w:ind w:left="720" w:hanging="720"/>
        <w:rPr>
          <w:color w:val="808080"/>
          <w:lang w:eastAsia="x-none"/>
        </w:rPr>
      </w:pPr>
      <w:hyperlink r:id="rId413" w:history="1">
        <w:r w:rsidR="00D93AE1">
          <w:rPr>
            <w:rStyle w:val="Hyperlink"/>
            <w:lang w:eastAsia="x-none"/>
          </w:rPr>
          <w:t>R1-1809243</w:t>
        </w:r>
      </w:hyperlink>
      <w:r w:rsidR="00DB79DF" w:rsidRPr="00DB79DF">
        <w:rPr>
          <w:color w:val="808080"/>
          <w:lang w:eastAsia="x-none"/>
        </w:rPr>
        <w:tab/>
        <w:t>UE feature list for LTE release 15</w:t>
      </w:r>
      <w:r w:rsidR="00DB79DF" w:rsidRPr="00DB79DF">
        <w:rPr>
          <w:color w:val="808080"/>
          <w:lang w:eastAsia="x-none"/>
        </w:rPr>
        <w:tab/>
        <w:t>Ericsson</w:t>
      </w:r>
    </w:p>
    <w:p w14:paraId="1F49F610" w14:textId="77777777" w:rsidR="00DB79DF" w:rsidRPr="00DB79DF" w:rsidRDefault="00DB79DF" w:rsidP="00DB79DF">
      <w:pPr>
        <w:ind w:left="720" w:hanging="720"/>
        <w:rPr>
          <w:color w:val="808080"/>
          <w:lang w:eastAsia="x-none"/>
        </w:rPr>
      </w:pPr>
      <w:r w:rsidRPr="00DB79DF">
        <w:rPr>
          <w:color w:val="808080"/>
          <w:lang w:eastAsia="x-none"/>
        </w:rPr>
        <w:t>Late submission</w:t>
      </w:r>
    </w:p>
    <w:p w14:paraId="73717CC1" w14:textId="3A619377" w:rsidR="00DB79DF" w:rsidRPr="00DB79DF" w:rsidRDefault="001B7BF2" w:rsidP="00DB79DF">
      <w:pPr>
        <w:ind w:left="720" w:hanging="720"/>
        <w:rPr>
          <w:b/>
          <w:lang w:eastAsia="x-none"/>
        </w:rPr>
      </w:pPr>
      <w:hyperlink r:id="rId414" w:history="1">
        <w:r w:rsidR="00D93AE1">
          <w:rPr>
            <w:rStyle w:val="Hyperlink"/>
            <w:b/>
            <w:lang w:eastAsia="x-none"/>
          </w:rPr>
          <w:t>R1-1809368</w:t>
        </w:r>
      </w:hyperlink>
      <w:r w:rsidR="00DB79DF" w:rsidRPr="00DB79DF">
        <w:rPr>
          <w:b/>
          <w:lang w:eastAsia="x-none"/>
        </w:rPr>
        <w:tab/>
        <w:t>Views on LTE Rel-15 UE features</w:t>
      </w:r>
      <w:r w:rsidR="00DB79DF" w:rsidRPr="00DB79DF">
        <w:rPr>
          <w:b/>
          <w:lang w:eastAsia="x-none"/>
        </w:rPr>
        <w:tab/>
        <w:t>Huawei, HiSilicon</w:t>
      </w:r>
    </w:p>
    <w:p w14:paraId="63CBFA1D" w14:textId="77777777" w:rsidR="00DB79DF" w:rsidRPr="00DB79DF" w:rsidRDefault="00DB79DF" w:rsidP="00DB79DF">
      <w:pPr>
        <w:rPr>
          <w:sz w:val="18"/>
        </w:rPr>
      </w:pPr>
    </w:p>
    <w:p w14:paraId="23470A12" w14:textId="37FF7FDE" w:rsidR="00DB79DF" w:rsidRPr="00DB79DF" w:rsidRDefault="001B7BF2" w:rsidP="00DB79DF">
      <w:pPr>
        <w:rPr>
          <w:b/>
          <w:sz w:val="18"/>
        </w:rPr>
      </w:pPr>
      <w:hyperlink r:id="rId415" w:history="1">
        <w:r w:rsidR="00D93AE1">
          <w:rPr>
            <w:rStyle w:val="Hyperlink"/>
            <w:b/>
            <w:sz w:val="18"/>
            <w:highlight w:val="green"/>
          </w:rPr>
          <w:t>R1-1809619</w:t>
        </w:r>
      </w:hyperlink>
      <w:r w:rsidR="00DB79DF" w:rsidRPr="00DB79DF">
        <w:rPr>
          <w:b/>
          <w:sz w:val="18"/>
        </w:rPr>
        <w:tab/>
        <w:t>Rel-15 LTE UE feature list</w:t>
      </w:r>
      <w:r w:rsidR="00DB79DF" w:rsidRPr="00DB79DF">
        <w:rPr>
          <w:b/>
          <w:sz w:val="18"/>
        </w:rPr>
        <w:tab/>
        <w:t>NTT DOCOMO, INC.</w:t>
      </w:r>
    </w:p>
    <w:p w14:paraId="775A1EB7" w14:textId="77777777" w:rsidR="00DB79DF" w:rsidRPr="00DB79DF" w:rsidRDefault="00DB79DF" w:rsidP="00DB79DF">
      <w:pPr>
        <w:rPr>
          <w:sz w:val="18"/>
        </w:rPr>
      </w:pPr>
    </w:p>
    <w:p w14:paraId="57594BF0" w14:textId="7A4EC9F3" w:rsidR="00DB79DF" w:rsidRPr="00DB79DF" w:rsidRDefault="001B7BF2" w:rsidP="00DB79DF">
      <w:pPr>
        <w:rPr>
          <w:rFonts w:eastAsia="Yu Mincho"/>
          <w:b/>
          <w:sz w:val="18"/>
          <w:lang w:eastAsia="ja-JP"/>
        </w:rPr>
      </w:pPr>
      <w:hyperlink r:id="rId416" w:history="1">
        <w:r w:rsidR="00D93AE1">
          <w:rPr>
            <w:rStyle w:val="Hyperlink"/>
            <w:rFonts w:eastAsia="Yu Mincho"/>
            <w:b/>
            <w:sz w:val="18"/>
            <w:lang w:eastAsia="ja-JP"/>
          </w:rPr>
          <w:t>R1-1809616</w:t>
        </w:r>
      </w:hyperlink>
      <w:r w:rsidR="00DB79DF" w:rsidRPr="00DB79DF">
        <w:rPr>
          <w:rFonts w:eastAsia="Yu Mincho"/>
          <w:b/>
          <w:sz w:val="18"/>
          <w:lang w:eastAsia="ja-JP"/>
        </w:rPr>
        <w:tab/>
        <w:t xml:space="preserve">Draft LS on </w:t>
      </w:r>
      <w:r w:rsidR="00DB79DF" w:rsidRPr="00DB79DF">
        <w:rPr>
          <w:b/>
          <w:sz w:val="18"/>
        </w:rPr>
        <w:t xml:space="preserve">Rel-15 LTE UE feature list </w:t>
      </w:r>
      <w:r w:rsidR="00DB79DF" w:rsidRPr="00DB79DF">
        <w:rPr>
          <w:b/>
          <w:sz w:val="18"/>
        </w:rPr>
        <w:tab/>
        <w:t>NTTDOCOMO, INC</w:t>
      </w:r>
    </w:p>
    <w:p w14:paraId="33D450FD" w14:textId="4E4FF601" w:rsidR="00DB79DF" w:rsidRPr="00DB79DF" w:rsidRDefault="00DB79DF" w:rsidP="00DB79DF">
      <w:pPr>
        <w:rPr>
          <w:rFonts w:eastAsia="Yu Mincho"/>
          <w:sz w:val="18"/>
          <w:lang w:eastAsia="ja-JP"/>
        </w:rPr>
      </w:pPr>
      <w:r w:rsidRPr="00DB79DF">
        <w:rPr>
          <w:rFonts w:eastAsia="Yu Mincho"/>
          <w:sz w:val="18"/>
          <w:highlight w:val="green"/>
          <w:lang w:eastAsia="ja-JP"/>
        </w:rPr>
        <w:t xml:space="preserve">Final LS is agreed in </w:t>
      </w:r>
      <w:hyperlink r:id="rId417" w:history="1">
        <w:r w:rsidR="00D93AE1">
          <w:rPr>
            <w:rStyle w:val="Hyperlink"/>
            <w:rFonts w:eastAsia="Yu Mincho"/>
            <w:sz w:val="18"/>
            <w:highlight w:val="green"/>
            <w:lang w:eastAsia="ja-JP"/>
          </w:rPr>
          <w:t>R1-1809617</w:t>
        </w:r>
      </w:hyperlink>
      <w:r>
        <w:rPr>
          <w:rFonts w:eastAsia="Yu Mincho"/>
          <w:sz w:val="18"/>
          <w:lang w:eastAsia="ja-JP"/>
        </w:rPr>
        <w:t>.</w:t>
      </w:r>
    </w:p>
    <w:p w14:paraId="77E03A9E" w14:textId="77685C10" w:rsidR="00E303AE" w:rsidRPr="00E303AE" w:rsidRDefault="00E303AE" w:rsidP="00DB79DF">
      <w:pPr>
        <w:pStyle w:val="Heading3"/>
        <w:rPr>
          <w:lang w:eastAsia="ja-JP"/>
        </w:rPr>
      </w:pPr>
      <w:bookmarkStart w:id="173" w:name="_Toc526458871"/>
      <w:r w:rsidRPr="00E303AE">
        <w:rPr>
          <w:lang w:eastAsia="ja-JP"/>
        </w:rPr>
        <w:t>Other</w:t>
      </w:r>
      <w:bookmarkEnd w:id="172"/>
      <w:bookmarkEnd w:id="173"/>
    </w:p>
    <w:p w14:paraId="7035A560" w14:textId="2CC98011" w:rsidR="00E303AE" w:rsidRDefault="00E303AE" w:rsidP="00E303AE">
      <w:pPr>
        <w:rPr>
          <w:i/>
        </w:rPr>
      </w:pPr>
      <w:r w:rsidRPr="00E303AE">
        <w:rPr>
          <w:i/>
        </w:rPr>
        <w:t>Including any potential CRs for Rel-15 Enhancements to LTE operation in unlicensed spectrum, Enhancements for high capacity stationary wireless link and introduction of 1024 QAM for LTE, Further enhancements to Coordinated Multi-Point (CoMP) Operation for LTE, Enhanced LTE Support for Aerial Vehicles, Enhancing CA Utilization, modulation enhancements, 2Tx/4Tx SRS switching, CP latency reduction, etc</w:t>
      </w:r>
    </w:p>
    <w:p w14:paraId="4942E80A" w14:textId="0D092781" w:rsidR="001647EC" w:rsidRDefault="001647EC" w:rsidP="001647EC"/>
    <w:p w14:paraId="6A57D2D3" w14:textId="77777777" w:rsidR="001647EC" w:rsidRPr="00C12634" w:rsidRDefault="001647EC" w:rsidP="001647EC">
      <w:pPr>
        <w:ind w:left="720" w:hanging="720"/>
        <w:rPr>
          <w:b/>
        </w:rPr>
      </w:pPr>
      <w:r w:rsidRPr="00C12634">
        <w:rPr>
          <w:b/>
        </w:rPr>
        <w:t>Friday</w:t>
      </w:r>
    </w:p>
    <w:p w14:paraId="463FC5B7" w14:textId="441D2729" w:rsidR="001647EC" w:rsidRPr="00C12634" w:rsidRDefault="001B7BF2" w:rsidP="001647EC">
      <w:pPr>
        <w:ind w:left="720" w:hanging="720"/>
        <w:rPr>
          <w:b/>
        </w:rPr>
      </w:pPr>
      <w:hyperlink r:id="rId418" w:history="1">
        <w:r w:rsidR="00D93AE1">
          <w:rPr>
            <w:rStyle w:val="Hyperlink"/>
            <w:b/>
          </w:rPr>
          <w:t>R1-1809671</w:t>
        </w:r>
      </w:hyperlink>
      <w:r w:rsidR="001647EC" w:rsidRPr="00C12634">
        <w:rPr>
          <w:b/>
        </w:rPr>
        <w:tab/>
        <w:t>Chairman's notes of AI 6.1.8 Others</w:t>
      </w:r>
      <w:r w:rsidR="001647EC" w:rsidRPr="00C12634">
        <w:rPr>
          <w:b/>
        </w:rPr>
        <w:tab/>
        <w:t>Ad-hoc chair (Ericsson)</w:t>
      </w:r>
    </w:p>
    <w:p w14:paraId="1790C7E3" w14:textId="77777777" w:rsidR="001647EC" w:rsidRDefault="001647EC" w:rsidP="001647EC">
      <w:pPr>
        <w:ind w:left="720" w:hanging="720"/>
      </w:pPr>
      <w:r w:rsidRPr="00C12634">
        <w:rPr>
          <w:b/>
        </w:rPr>
        <w:t>Decision:</w:t>
      </w:r>
      <w:r>
        <w:t xml:space="preserve"> The document is endorsed, content is incorporated below.</w:t>
      </w:r>
    </w:p>
    <w:p w14:paraId="333D4433" w14:textId="77777777" w:rsidR="001647EC" w:rsidRPr="00E303AE" w:rsidRDefault="001647EC" w:rsidP="001647EC"/>
    <w:p w14:paraId="3FE8E251" w14:textId="77777777" w:rsidR="001647EC" w:rsidRPr="001647EC" w:rsidRDefault="001647EC" w:rsidP="001647EC">
      <w:pPr>
        <w:rPr>
          <w:u w:val="single"/>
        </w:rPr>
      </w:pPr>
      <w:bookmarkStart w:id="174" w:name="_Toc491457818"/>
      <w:bookmarkStart w:id="175" w:name="_Toc521704480"/>
      <w:r w:rsidRPr="001647EC">
        <w:rPr>
          <w:u w:val="single"/>
        </w:rPr>
        <w:t>FeLAA</w:t>
      </w:r>
    </w:p>
    <w:p w14:paraId="643F1816" w14:textId="418F139F" w:rsidR="001647EC" w:rsidRPr="002D2671" w:rsidRDefault="001B7BF2" w:rsidP="001647EC">
      <w:pPr>
        <w:ind w:left="720" w:hanging="720"/>
        <w:rPr>
          <w:b/>
          <w:lang w:eastAsia="x-none"/>
        </w:rPr>
      </w:pPr>
      <w:hyperlink r:id="rId419" w:history="1">
        <w:r w:rsidR="00D93AE1" w:rsidRPr="002D2671">
          <w:rPr>
            <w:rStyle w:val="Hyperlink"/>
            <w:b/>
            <w:lang w:eastAsia="x-none"/>
          </w:rPr>
          <w:t>R1-1808587</w:t>
        </w:r>
      </w:hyperlink>
      <w:r w:rsidR="001647EC" w:rsidRPr="002D2671">
        <w:rPr>
          <w:b/>
          <w:lang w:eastAsia="x-none"/>
        </w:rPr>
        <w:tab/>
        <w:t>Discussion on the partial PUSCH mode field for FeLAA in 36.212</w:t>
      </w:r>
      <w:r w:rsidR="001647EC" w:rsidRPr="002D2671">
        <w:rPr>
          <w:b/>
          <w:lang w:eastAsia="x-none"/>
        </w:rPr>
        <w:tab/>
        <w:t>Huawei, HiSilicon</w:t>
      </w:r>
    </w:p>
    <w:p w14:paraId="638BFBF3" w14:textId="12AE2E71" w:rsidR="001647EC" w:rsidRPr="002D2671" w:rsidRDefault="001B7BF2" w:rsidP="001647EC">
      <w:pPr>
        <w:ind w:left="720" w:hanging="720"/>
        <w:rPr>
          <w:b/>
          <w:lang w:eastAsia="x-none"/>
        </w:rPr>
      </w:pPr>
      <w:hyperlink r:id="rId420" w:history="1">
        <w:r w:rsidR="00D93AE1" w:rsidRPr="002D2671">
          <w:rPr>
            <w:rStyle w:val="Hyperlink"/>
            <w:b/>
            <w:lang w:eastAsia="x-none"/>
          </w:rPr>
          <w:t>R1-1808139</w:t>
        </w:r>
      </w:hyperlink>
      <w:r w:rsidR="001647EC" w:rsidRPr="002D2671">
        <w:rPr>
          <w:b/>
          <w:lang w:eastAsia="x-none"/>
        </w:rPr>
        <w:tab/>
        <w:t>Correction on the partial PUSCH mode field for FeLAA in 36.212</w:t>
      </w:r>
      <w:r w:rsidR="001647EC" w:rsidRPr="002D2671">
        <w:rPr>
          <w:b/>
          <w:lang w:eastAsia="x-none"/>
        </w:rPr>
        <w:tab/>
        <w:t>Huawei, HiSilicon</w:t>
      </w:r>
    </w:p>
    <w:p w14:paraId="0C4D9211" w14:textId="14708431" w:rsidR="001647EC" w:rsidRDefault="001647EC" w:rsidP="001647EC">
      <w:pPr>
        <w:ind w:left="720" w:hanging="720"/>
        <w:rPr>
          <w:lang w:eastAsia="x-none"/>
        </w:rPr>
      </w:pPr>
      <w:r w:rsidRPr="001647EC">
        <w:rPr>
          <w:highlight w:val="green"/>
          <w:lang w:eastAsia="x-none"/>
        </w:rPr>
        <w:t xml:space="preserve">Final CR agreed in </w:t>
      </w:r>
      <w:hyperlink r:id="rId421" w:history="1">
        <w:r w:rsidR="00D93AE1">
          <w:rPr>
            <w:rStyle w:val="Hyperlink"/>
            <w:highlight w:val="green"/>
            <w:lang w:eastAsia="x-none"/>
          </w:rPr>
          <w:t>R1-1809576</w:t>
        </w:r>
      </w:hyperlink>
      <w:r w:rsidRPr="001647EC">
        <w:rPr>
          <w:highlight w:val="green"/>
          <w:lang w:eastAsia="x-none"/>
        </w:rPr>
        <w:t xml:space="preserve"> (Rel-15, CR0300, TS 36.212)</w:t>
      </w:r>
    </w:p>
    <w:p w14:paraId="1346D494" w14:textId="77777777" w:rsidR="002D2671" w:rsidRPr="001647EC" w:rsidRDefault="002D2671" w:rsidP="001647EC">
      <w:pPr>
        <w:ind w:left="720" w:hanging="720"/>
        <w:rPr>
          <w:lang w:eastAsia="x-none"/>
        </w:rPr>
      </w:pPr>
    </w:p>
    <w:p w14:paraId="16E94229" w14:textId="4AC2F9F2" w:rsidR="001647EC" w:rsidRPr="002D2671" w:rsidRDefault="001B7BF2" w:rsidP="001647EC">
      <w:pPr>
        <w:ind w:left="720" w:hanging="720"/>
        <w:rPr>
          <w:b/>
          <w:lang w:eastAsia="x-none"/>
        </w:rPr>
      </w:pPr>
      <w:hyperlink r:id="rId422" w:history="1">
        <w:r w:rsidR="00D93AE1" w:rsidRPr="002D2671">
          <w:rPr>
            <w:rStyle w:val="Hyperlink"/>
            <w:b/>
            <w:lang w:eastAsia="x-none"/>
          </w:rPr>
          <w:t>R1-1808140</w:t>
        </w:r>
      </w:hyperlink>
      <w:r w:rsidR="001647EC" w:rsidRPr="002D2671">
        <w:rPr>
          <w:b/>
          <w:lang w:eastAsia="x-none"/>
        </w:rPr>
        <w:tab/>
        <w:t>Correction on starting position of Partial PUSCH Mode 1 for FeLAA in 37.213</w:t>
      </w:r>
      <w:r w:rsidR="001647EC" w:rsidRPr="002D2671">
        <w:rPr>
          <w:b/>
          <w:lang w:eastAsia="x-none"/>
        </w:rPr>
        <w:tab/>
        <w:t>Huawei, HiSilicon</w:t>
      </w:r>
    </w:p>
    <w:p w14:paraId="0D9BEA47" w14:textId="7E275973" w:rsidR="001647EC" w:rsidRPr="002D2671" w:rsidRDefault="001B7BF2" w:rsidP="001647EC">
      <w:pPr>
        <w:ind w:left="720" w:hanging="720"/>
        <w:rPr>
          <w:b/>
          <w:noProof/>
          <w:lang w:eastAsia="zh-CN"/>
        </w:rPr>
      </w:pPr>
      <w:hyperlink r:id="rId423" w:history="1">
        <w:r w:rsidR="00D93AE1" w:rsidRPr="002D2671">
          <w:rPr>
            <w:rStyle w:val="Hyperlink"/>
            <w:b/>
            <w:lang w:eastAsia="x-none"/>
          </w:rPr>
          <w:t>R1-1809623</w:t>
        </w:r>
      </w:hyperlink>
      <w:r w:rsidR="001647EC" w:rsidRPr="002D2671">
        <w:rPr>
          <w:b/>
          <w:lang w:eastAsia="x-none"/>
        </w:rPr>
        <w:tab/>
      </w:r>
      <w:r w:rsidR="001647EC" w:rsidRPr="002D2671">
        <w:rPr>
          <w:b/>
          <w:noProof/>
          <w:lang w:eastAsia="zh-CN"/>
        </w:rPr>
        <w:t>Correction on starting position of Partial PUSCH Mode 1 for FeLAA in 37.213</w:t>
      </w:r>
      <w:r w:rsidR="001647EC" w:rsidRPr="002D2671">
        <w:rPr>
          <w:b/>
          <w:noProof/>
          <w:lang w:eastAsia="zh-CN"/>
        </w:rPr>
        <w:tab/>
        <w:t>Huawei, HiSilicon, Ericsson</w:t>
      </w:r>
    </w:p>
    <w:p w14:paraId="31774EEE" w14:textId="5ED3389B" w:rsidR="001647EC" w:rsidRDefault="001647EC" w:rsidP="001647EC">
      <w:pPr>
        <w:ind w:left="720" w:hanging="720"/>
        <w:rPr>
          <w:lang w:eastAsia="x-none"/>
        </w:rPr>
      </w:pPr>
      <w:r w:rsidRPr="001647EC">
        <w:rPr>
          <w:highlight w:val="green"/>
          <w:lang w:eastAsia="x-none"/>
        </w:rPr>
        <w:t xml:space="preserve">Final CR agreed in </w:t>
      </w:r>
      <w:hyperlink r:id="rId424" w:history="1">
        <w:r w:rsidR="00D93AE1">
          <w:rPr>
            <w:rStyle w:val="Hyperlink"/>
            <w:highlight w:val="green"/>
            <w:lang w:eastAsia="x-none"/>
          </w:rPr>
          <w:t>R1-1809647</w:t>
        </w:r>
      </w:hyperlink>
      <w:r w:rsidRPr="001647EC">
        <w:rPr>
          <w:highlight w:val="green"/>
          <w:lang w:eastAsia="x-none"/>
        </w:rPr>
        <w:t xml:space="preserve"> (TS37.213, Rel-15, CR0002)</w:t>
      </w:r>
    </w:p>
    <w:p w14:paraId="63982824" w14:textId="77777777" w:rsidR="002D2671" w:rsidRPr="001647EC" w:rsidRDefault="002D2671" w:rsidP="001647EC">
      <w:pPr>
        <w:ind w:left="720" w:hanging="720"/>
        <w:rPr>
          <w:lang w:eastAsia="x-none"/>
        </w:rPr>
      </w:pPr>
    </w:p>
    <w:p w14:paraId="491BCF96" w14:textId="35AD77AD" w:rsidR="001647EC" w:rsidRPr="002D2671" w:rsidRDefault="001B7BF2" w:rsidP="001647EC">
      <w:pPr>
        <w:ind w:left="720" w:hanging="720"/>
        <w:rPr>
          <w:b/>
          <w:lang w:eastAsia="x-none"/>
        </w:rPr>
      </w:pPr>
      <w:hyperlink r:id="rId425" w:history="1">
        <w:r w:rsidR="00D93AE1" w:rsidRPr="002D2671">
          <w:rPr>
            <w:rStyle w:val="Hyperlink"/>
            <w:b/>
            <w:lang w:eastAsia="x-none"/>
          </w:rPr>
          <w:t>R1-1808464</w:t>
        </w:r>
      </w:hyperlink>
      <w:r w:rsidR="001647EC" w:rsidRPr="002D2671">
        <w:rPr>
          <w:b/>
          <w:lang w:eastAsia="x-none"/>
        </w:rPr>
        <w:tab/>
        <w:t>Discussion on AUL-initiated COT sharing for LAA</w:t>
      </w:r>
      <w:r w:rsidR="001647EC" w:rsidRPr="002D2671">
        <w:rPr>
          <w:b/>
          <w:lang w:eastAsia="x-none"/>
        </w:rPr>
        <w:tab/>
        <w:t>LG Electronics</w:t>
      </w:r>
    </w:p>
    <w:p w14:paraId="4AF78023" w14:textId="1296BA0B" w:rsidR="001647EC" w:rsidRPr="002D2671" w:rsidRDefault="001B7BF2" w:rsidP="001647EC">
      <w:pPr>
        <w:ind w:left="720" w:hanging="720"/>
        <w:rPr>
          <w:b/>
          <w:noProof/>
          <w:lang w:eastAsia="zh-CN"/>
        </w:rPr>
      </w:pPr>
      <w:hyperlink r:id="rId426" w:history="1">
        <w:r w:rsidR="00D93AE1" w:rsidRPr="002D2671">
          <w:rPr>
            <w:rStyle w:val="Hyperlink"/>
            <w:b/>
            <w:lang w:eastAsia="x-none"/>
          </w:rPr>
          <w:t>R1-1809626</w:t>
        </w:r>
      </w:hyperlink>
      <w:r w:rsidR="001647EC" w:rsidRPr="002D2671">
        <w:rPr>
          <w:b/>
          <w:lang w:eastAsia="x-none"/>
        </w:rPr>
        <w:tab/>
      </w:r>
      <w:r w:rsidR="001647EC" w:rsidRPr="002D2671">
        <w:rPr>
          <w:b/>
          <w:noProof/>
          <w:lang w:eastAsia="zh-CN"/>
        </w:rPr>
        <w:t>Correction on COT length for AUL transmission</w:t>
      </w:r>
      <w:r w:rsidR="001647EC" w:rsidRPr="002D2671">
        <w:rPr>
          <w:b/>
          <w:noProof/>
          <w:lang w:eastAsia="zh-CN"/>
        </w:rPr>
        <w:tab/>
        <w:t>LG Electronics</w:t>
      </w:r>
    </w:p>
    <w:p w14:paraId="13FBA5F8" w14:textId="63DA9756" w:rsidR="001647EC" w:rsidRPr="001647EC" w:rsidRDefault="001647EC" w:rsidP="001647EC">
      <w:pPr>
        <w:ind w:left="720" w:hanging="720"/>
        <w:rPr>
          <w:lang w:eastAsia="x-none"/>
        </w:rPr>
      </w:pPr>
      <w:r w:rsidRPr="001647EC">
        <w:rPr>
          <w:highlight w:val="green"/>
          <w:lang w:eastAsia="x-none"/>
        </w:rPr>
        <w:t xml:space="preserve">Final CR agreed in </w:t>
      </w:r>
      <w:hyperlink r:id="rId427" w:history="1">
        <w:r w:rsidR="00D93AE1">
          <w:rPr>
            <w:rStyle w:val="Hyperlink"/>
            <w:highlight w:val="green"/>
            <w:lang w:eastAsia="x-none"/>
          </w:rPr>
          <w:t>R1-1809648</w:t>
        </w:r>
      </w:hyperlink>
      <w:r w:rsidRPr="001647EC">
        <w:rPr>
          <w:highlight w:val="green"/>
          <w:lang w:eastAsia="x-none"/>
        </w:rPr>
        <w:t xml:space="preserve"> (TS37.213, Rel-15, CR0003)</w:t>
      </w:r>
    </w:p>
    <w:p w14:paraId="381ADA1C" w14:textId="77777777" w:rsidR="001647EC" w:rsidRPr="001647EC" w:rsidRDefault="001647EC" w:rsidP="001647EC">
      <w:pPr>
        <w:ind w:left="720" w:hanging="720"/>
        <w:rPr>
          <w:lang w:eastAsia="x-none"/>
        </w:rPr>
      </w:pPr>
    </w:p>
    <w:p w14:paraId="792E34CB" w14:textId="05692589" w:rsidR="001647EC" w:rsidRPr="002D2671" w:rsidRDefault="001B7BF2" w:rsidP="001647EC">
      <w:pPr>
        <w:ind w:left="720" w:hanging="720"/>
        <w:rPr>
          <w:b/>
          <w:lang w:eastAsia="x-none"/>
        </w:rPr>
      </w:pPr>
      <w:hyperlink r:id="rId428" w:history="1">
        <w:r w:rsidR="00D93AE1" w:rsidRPr="002D2671">
          <w:rPr>
            <w:rStyle w:val="Hyperlink"/>
            <w:b/>
            <w:lang w:eastAsia="x-none"/>
          </w:rPr>
          <w:t>R1-1808585</w:t>
        </w:r>
      </w:hyperlink>
      <w:r w:rsidR="001647EC" w:rsidRPr="002D2671">
        <w:rPr>
          <w:b/>
          <w:lang w:eastAsia="x-none"/>
        </w:rPr>
        <w:tab/>
        <w:t>Discussion on the AUL-UCI payload for FeLAA in 36.212</w:t>
      </w:r>
      <w:r w:rsidR="001647EC" w:rsidRPr="002D2671">
        <w:rPr>
          <w:b/>
          <w:lang w:eastAsia="x-none"/>
        </w:rPr>
        <w:tab/>
        <w:t>Huawei, HiSilicon</w:t>
      </w:r>
    </w:p>
    <w:p w14:paraId="7CAC3AAA" w14:textId="3F0B6EB5" w:rsidR="001647EC" w:rsidRPr="001647EC" w:rsidRDefault="001B7BF2" w:rsidP="001647EC">
      <w:pPr>
        <w:ind w:left="720" w:hanging="720"/>
        <w:rPr>
          <w:lang w:eastAsia="x-none"/>
        </w:rPr>
      </w:pPr>
      <w:hyperlink r:id="rId429" w:history="1">
        <w:r w:rsidR="00D93AE1">
          <w:rPr>
            <w:rStyle w:val="Hyperlink"/>
            <w:lang w:eastAsia="x-none"/>
          </w:rPr>
          <w:t>R1-1808595</w:t>
        </w:r>
      </w:hyperlink>
      <w:r w:rsidR="001647EC" w:rsidRPr="001647EC">
        <w:rPr>
          <w:lang w:eastAsia="x-none"/>
        </w:rPr>
        <w:tab/>
        <w:t>Correction on the AUL-UCI payload for FeLAA in 36.212</w:t>
      </w:r>
      <w:r w:rsidR="001647EC" w:rsidRPr="001647EC">
        <w:rPr>
          <w:lang w:eastAsia="x-none"/>
        </w:rPr>
        <w:tab/>
        <w:t>Huawei, HiSilicon</w:t>
      </w:r>
    </w:p>
    <w:p w14:paraId="765393C0" w14:textId="77777777" w:rsidR="001647EC" w:rsidRPr="001647EC" w:rsidRDefault="001647EC" w:rsidP="001647EC">
      <w:pPr>
        <w:ind w:left="720" w:hanging="720"/>
        <w:rPr>
          <w:b/>
          <w:highlight w:val="yellow"/>
          <w:lang w:eastAsia="x-none"/>
        </w:rPr>
      </w:pPr>
    </w:p>
    <w:p w14:paraId="7F5820A9" w14:textId="7B856623" w:rsidR="001647EC" w:rsidRPr="002D2671" w:rsidRDefault="001B7BF2" w:rsidP="001647EC">
      <w:pPr>
        <w:ind w:left="720" w:hanging="720"/>
        <w:rPr>
          <w:b/>
          <w:lang w:eastAsia="x-none"/>
        </w:rPr>
      </w:pPr>
      <w:hyperlink r:id="rId430" w:history="1">
        <w:r w:rsidR="00D93AE1" w:rsidRPr="002D2671">
          <w:rPr>
            <w:rStyle w:val="Hyperlink"/>
            <w:b/>
            <w:lang w:eastAsia="x-none"/>
          </w:rPr>
          <w:t>R1-1808589</w:t>
        </w:r>
      </w:hyperlink>
      <w:r w:rsidR="001647EC" w:rsidRPr="002D2671">
        <w:rPr>
          <w:b/>
          <w:lang w:eastAsia="x-none"/>
        </w:rPr>
        <w:tab/>
        <w:t>Correction on the interpretation of HARQ-ACK bitmap for FeLAA in 36.212</w:t>
      </w:r>
      <w:r w:rsidR="001647EC" w:rsidRPr="002D2671">
        <w:rPr>
          <w:b/>
          <w:lang w:eastAsia="x-none"/>
        </w:rPr>
        <w:tab/>
        <w:t>Huawei, HiSilicon</w:t>
      </w:r>
    </w:p>
    <w:p w14:paraId="72E9F398" w14:textId="45C6EB02" w:rsidR="001647EC" w:rsidRPr="005B5B40" w:rsidRDefault="001B7BF2" w:rsidP="001647EC">
      <w:pPr>
        <w:ind w:left="720" w:hanging="720"/>
        <w:rPr>
          <w:b/>
          <w:lang w:eastAsia="x-none"/>
        </w:rPr>
      </w:pPr>
      <w:hyperlink r:id="rId431" w:history="1">
        <w:r w:rsidR="00D93AE1" w:rsidRPr="005B5B40">
          <w:rPr>
            <w:rStyle w:val="Hyperlink"/>
            <w:b/>
            <w:highlight w:val="green"/>
            <w:lang w:eastAsia="x-none"/>
          </w:rPr>
          <w:t>R1-1809577</w:t>
        </w:r>
      </w:hyperlink>
      <w:r w:rsidR="001647EC" w:rsidRPr="005B5B40">
        <w:rPr>
          <w:b/>
          <w:lang w:eastAsia="x-none"/>
        </w:rPr>
        <w:tab/>
      </w:r>
      <w:r w:rsidR="001647EC" w:rsidRPr="005B5B40">
        <w:rPr>
          <w:b/>
          <w:noProof/>
          <w:lang w:eastAsia="zh-CN"/>
        </w:rPr>
        <w:t>Correction on the interpretation of HARQ-ACK bitmap for FeLAA in 36.212</w:t>
      </w:r>
      <w:r w:rsidR="001647EC" w:rsidRPr="005B5B40">
        <w:rPr>
          <w:b/>
          <w:noProof/>
          <w:lang w:eastAsia="zh-CN"/>
        </w:rPr>
        <w:tab/>
        <w:t>Huawei, HiSilicon</w:t>
      </w:r>
    </w:p>
    <w:p w14:paraId="14330655" w14:textId="77777777" w:rsidR="001647EC" w:rsidRPr="001647EC" w:rsidRDefault="001647EC" w:rsidP="001647EC">
      <w:pPr>
        <w:ind w:left="720" w:hanging="720"/>
        <w:rPr>
          <w:lang w:eastAsia="x-none"/>
        </w:rPr>
      </w:pPr>
    </w:p>
    <w:p w14:paraId="0486A4F4" w14:textId="7148CC43" w:rsidR="001647EC" w:rsidRPr="002D2671" w:rsidRDefault="001B7BF2" w:rsidP="001647EC">
      <w:pPr>
        <w:ind w:left="720" w:hanging="720"/>
        <w:rPr>
          <w:b/>
          <w:lang w:eastAsia="x-none"/>
        </w:rPr>
      </w:pPr>
      <w:hyperlink r:id="rId432" w:history="1">
        <w:r w:rsidR="00D93AE1" w:rsidRPr="002D2671">
          <w:rPr>
            <w:rStyle w:val="Hyperlink"/>
            <w:b/>
            <w:lang w:eastAsia="x-none"/>
          </w:rPr>
          <w:t>R1-1808590</w:t>
        </w:r>
      </w:hyperlink>
      <w:r w:rsidR="001647EC" w:rsidRPr="002D2671">
        <w:rPr>
          <w:b/>
          <w:lang w:eastAsia="x-none"/>
        </w:rPr>
        <w:tab/>
        <w:t>Correction on DL CP extention for FeLAA in 36.211</w:t>
      </w:r>
      <w:r w:rsidR="001647EC" w:rsidRPr="002D2671">
        <w:rPr>
          <w:b/>
          <w:lang w:eastAsia="x-none"/>
        </w:rPr>
        <w:tab/>
        <w:t>Huawei, HiSilicon</w:t>
      </w:r>
    </w:p>
    <w:p w14:paraId="3C72CF5A" w14:textId="49A85353" w:rsidR="001647EC" w:rsidRPr="002D2671" w:rsidRDefault="001B7BF2" w:rsidP="001647EC">
      <w:pPr>
        <w:ind w:left="720" w:hanging="720"/>
        <w:rPr>
          <w:b/>
          <w:lang w:eastAsia="x-none"/>
        </w:rPr>
      </w:pPr>
      <w:hyperlink r:id="rId433" w:history="1">
        <w:r w:rsidR="00D93AE1" w:rsidRPr="002D2671">
          <w:rPr>
            <w:rStyle w:val="Hyperlink"/>
            <w:b/>
            <w:lang w:eastAsia="x-none"/>
          </w:rPr>
          <w:t>R1-1809602</w:t>
        </w:r>
      </w:hyperlink>
      <w:r w:rsidR="001647EC" w:rsidRPr="002D2671">
        <w:rPr>
          <w:b/>
          <w:lang w:eastAsia="x-none"/>
        </w:rPr>
        <w:tab/>
        <w:t>Correction on DL CP extension for FeLAA in 36.211</w:t>
      </w:r>
      <w:r w:rsidR="001647EC" w:rsidRPr="002D2671">
        <w:rPr>
          <w:b/>
          <w:lang w:eastAsia="x-none"/>
        </w:rPr>
        <w:tab/>
        <w:t>Huawei, HiSilicon</w:t>
      </w:r>
    </w:p>
    <w:p w14:paraId="1B8977B4" w14:textId="711AAAB5" w:rsidR="001647EC" w:rsidRPr="001647EC" w:rsidRDefault="001647EC" w:rsidP="001647EC">
      <w:pPr>
        <w:ind w:left="720" w:hanging="720"/>
        <w:rPr>
          <w:lang w:eastAsia="x-none"/>
        </w:rPr>
      </w:pPr>
      <w:r w:rsidRPr="001647EC">
        <w:rPr>
          <w:highlight w:val="green"/>
          <w:lang w:eastAsia="x-none"/>
        </w:rPr>
        <w:t xml:space="preserve">Final CR agreed in </w:t>
      </w:r>
      <w:hyperlink r:id="rId434" w:history="1">
        <w:r w:rsidR="00D93AE1">
          <w:rPr>
            <w:rStyle w:val="Hyperlink"/>
            <w:highlight w:val="green"/>
            <w:lang w:eastAsia="x-none"/>
          </w:rPr>
          <w:t>R1-1809650</w:t>
        </w:r>
      </w:hyperlink>
      <w:r w:rsidRPr="001647EC">
        <w:rPr>
          <w:highlight w:val="green"/>
          <w:lang w:eastAsia="x-none"/>
        </w:rPr>
        <w:t xml:space="preserve"> (TS36.211, Rel-15, CR0456)</w:t>
      </w:r>
    </w:p>
    <w:p w14:paraId="03C1FD3A" w14:textId="77777777" w:rsidR="001647EC" w:rsidRPr="001647EC" w:rsidRDefault="001647EC" w:rsidP="001647EC">
      <w:pPr>
        <w:ind w:left="720" w:hanging="720"/>
        <w:rPr>
          <w:b/>
          <w:lang w:eastAsia="x-none"/>
        </w:rPr>
      </w:pPr>
    </w:p>
    <w:p w14:paraId="441C3C76" w14:textId="71422460" w:rsidR="001647EC" w:rsidRPr="002D2671" w:rsidRDefault="001B7BF2" w:rsidP="001647EC">
      <w:pPr>
        <w:ind w:left="720" w:hanging="720"/>
        <w:rPr>
          <w:b/>
          <w:lang w:eastAsia="x-none"/>
        </w:rPr>
      </w:pPr>
      <w:hyperlink r:id="rId435" w:history="1">
        <w:r w:rsidR="00D93AE1" w:rsidRPr="002D2671">
          <w:rPr>
            <w:rStyle w:val="Hyperlink"/>
            <w:b/>
            <w:lang w:eastAsia="x-none"/>
          </w:rPr>
          <w:t>R1-1808591</w:t>
        </w:r>
      </w:hyperlink>
      <w:r w:rsidR="001647EC" w:rsidRPr="002D2671">
        <w:rPr>
          <w:b/>
          <w:lang w:eastAsia="x-none"/>
        </w:rPr>
        <w:tab/>
        <w:t>Correction on RRC parameters for FeLAA in 37.213</w:t>
      </w:r>
      <w:r w:rsidR="001647EC" w:rsidRPr="002D2671">
        <w:rPr>
          <w:b/>
          <w:lang w:eastAsia="x-none"/>
        </w:rPr>
        <w:tab/>
        <w:t>Huawei, HiSilicon</w:t>
      </w:r>
    </w:p>
    <w:p w14:paraId="0A486305" w14:textId="71C36417" w:rsidR="001647EC" w:rsidRPr="002D2671" w:rsidRDefault="001B7BF2" w:rsidP="001647EC">
      <w:pPr>
        <w:ind w:left="720" w:hanging="720"/>
        <w:rPr>
          <w:b/>
          <w:lang w:eastAsia="x-none"/>
        </w:rPr>
      </w:pPr>
      <w:hyperlink r:id="rId436" w:history="1">
        <w:r w:rsidR="00D93AE1" w:rsidRPr="002D2671">
          <w:rPr>
            <w:rStyle w:val="Hyperlink"/>
            <w:b/>
            <w:lang w:eastAsia="x-none"/>
          </w:rPr>
          <w:t>R1-1809281</w:t>
        </w:r>
      </w:hyperlink>
      <w:r w:rsidR="001647EC" w:rsidRPr="002D2671">
        <w:rPr>
          <w:b/>
          <w:lang w:eastAsia="x-none"/>
        </w:rPr>
        <w:tab/>
        <w:t>Correction to indication of UE-to-eNodeB COT sharing</w:t>
      </w:r>
      <w:r w:rsidR="001647EC" w:rsidRPr="002D2671">
        <w:rPr>
          <w:b/>
          <w:lang w:eastAsia="x-none"/>
        </w:rPr>
        <w:tab/>
        <w:t>Nokia, Nokia Shanghai Bell, Ericsson</w:t>
      </w:r>
    </w:p>
    <w:p w14:paraId="160B7CBA" w14:textId="2D639F4A" w:rsidR="001647EC" w:rsidRPr="002D2671" w:rsidRDefault="001B7BF2" w:rsidP="001647EC">
      <w:pPr>
        <w:ind w:left="1440" w:hanging="1440"/>
        <w:rPr>
          <w:b/>
          <w:lang w:eastAsia="x-none"/>
        </w:rPr>
      </w:pPr>
      <w:hyperlink r:id="rId437" w:history="1">
        <w:r w:rsidR="00D93AE1" w:rsidRPr="002D2671">
          <w:rPr>
            <w:rStyle w:val="Hyperlink"/>
            <w:b/>
            <w:highlight w:val="green"/>
            <w:lang w:eastAsia="x-none"/>
          </w:rPr>
          <w:t>R1-1809622</w:t>
        </w:r>
      </w:hyperlink>
      <w:r w:rsidR="001647EC" w:rsidRPr="002D2671">
        <w:rPr>
          <w:b/>
          <w:lang w:eastAsia="x-none"/>
        </w:rPr>
        <w:tab/>
      </w:r>
      <w:r w:rsidR="001647EC" w:rsidRPr="002D2671">
        <w:rPr>
          <w:b/>
          <w:noProof/>
          <w:lang w:eastAsia="zh-CN"/>
        </w:rPr>
        <w:t>Correction on RRC parameters for FeLAA in 37.213</w:t>
      </w:r>
      <w:r w:rsidR="001647EC" w:rsidRPr="002D2671">
        <w:rPr>
          <w:b/>
          <w:noProof/>
          <w:lang w:eastAsia="zh-CN"/>
        </w:rPr>
        <w:tab/>
      </w:r>
      <w:r w:rsidR="001647EC" w:rsidRPr="002D2671">
        <w:rPr>
          <w:rFonts w:hint="eastAsia"/>
          <w:b/>
          <w:noProof/>
          <w:lang w:eastAsia="zh-CN"/>
        </w:rPr>
        <w:t>Hua</w:t>
      </w:r>
      <w:r w:rsidR="001647EC" w:rsidRPr="002D2671">
        <w:rPr>
          <w:b/>
          <w:noProof/>
          <w:lang w:eastAsia="zh-CN"/>
        </w:rPr>
        <w:t xml:space="preserve">wei, HiSilicon, Nokia, </w:t>
      </w:r>
      <w:r w:rsidR="001647EC" w:rsidRPr="002D2671">
        <w:rPr>
          <w:b/>
          <w:noProof/>
          <w:lang w:val="en-US"/>
        </w:rPr>
        <w:t>Nokia Shanghai Bell</w:t>
      </w:r>
      <w:r w:rsidR="001647EC" w:rsidRPr="002D2671">
        <w:rPr>
          <w:b/>
          <w:noProof/>
          <w:lang w:eastAsia="zh-CN"/>
        </w:rPr>
        <w:t>, Ericsson</w:t>
      </w:r>
    </w:p>
    <w:p w14:paraId="51BCB11A" w14:textId="77777777" w:rsidR="001647EC" w:rsidRPr="001647EC" w:rsidRDefault="001647EC" w:rsidP="001647EC">
      <w:pPr>
        <w:ind w:left="1440" w:hanging="1440"/>
        <w:rPr>
          <w:lang w:eastAsia="x-none"/>
        </w:rPr>
      </w:pPr>
    </w:p>
    <w:p w14:paraId="4EE321DD" w14:textId="7F99D614" w:rsidR="001647EC" w:rsidRPr="002D2671" w:rsidRDefault="001B7BF2" w:rsidP="001647EC">
      <w:pPr>
        <w:ind w:left="1440" w:hanging="1440"/>
        <w:rPr>
          <w:b/>
          <w:lang w:eastAsia="x-none"/>
        </w:rPr>
      </w:pPr>
      <w:hyperlink r:id="rId438" w:history="1">
        <w:r w:rsidR="00D93AE1" w:rsidRPr="002D2671">
          <w:rPr>
            <w:rStyle w:val="Hyperlink"/>
            <w:b/>
            <w:lang w:eastAsia="x-none"/>
          </w:rPr>
          <w:t>R1-1809280</w:t>
        </w:r>
      </w:hyperlink>
      <w:r w:rsidR="001647EC" w:rsidRPr="002D2671">
        <w:rPr>
          <w:b/>
          <w:lang w:eastAsia="x-none"/>
        </w:rPr>
        <w:tab/>
        <w:t>Correction to determination of ending symbol for AUL transmissions</w:t>
      </w:r>
      <w:r w:rsidR="001647EC" w:rsidRPr="002D2671">
        <w:rPr>
          <w:b/>
          <w:lang w:eastAsia="x-none"/>
        </w:rPr>
        <w:tab/>
        <w:t>Nokia, Nokia Shanghai Bell, Ericsson</w:t>
      </w:r>
    </w:p>
    <w:p w14:paraId="7A96F8F1" w14:textId="35E8CD9D" w:rsidR="001647EC" w:rsidRPr="002D2671" w:rsidRDefault="001B7BF2" w:rsidP="001647EC">
      <w:pPr>
        <w:ind w:left="1440" w:hanging="1440"/>
        <w:rPr>
          <w:b/>
          <w:lang w:eastAsia="x-none"/>
        </w:rPr>
      </w:pPr>
      <w:hyperlink r:id="rId439" w:history="1">
        <w:r w:rsidR="00D93AE1" w:rsidRPr="002D2671">
          <w:rPr>
            <w:rStyle w:val="Hyperlink"/>
            <w:b/>
            <w:lang w:eastAsia="x-none"/>
          </w:rPr>
          <w:t>R1-1809620</w:t>
        </w:r>
      </w:hyperlink>
      <w:r w:rsidR="001647EC" w:rsidRPr="002D2671">
        <w:rPr>
          <w:b/>
          <w:lang w:eastAsia="x-none"/>
        </w:rPr>
        <w:tab/>
        <w:t>Correction to determination of ending symbol for AUL transmissions</w:t>
      </w:r>
      <w:r w:rsidR="001647EC" w:rsidRPr="002D2671">
        <w:rPr>
          <w:b/>
          <w:lang w:eastAsia="x-none"/>
        </w:rPr>
        <w:tab/>
        <w:t>Nokia, Nokia Shanghai Bell, Ericsson, Huawei, HiSilicon</w:t>
      </w:r>
    </w:p>
    <w:p w14:paraId="0CD937B4" w14:textId="041ECF3D" w:rsidR="001647EC" w:rsidRPr="001647EC" w:rsidRDefault="001647EC" w:rsidP="001647EC">
      <w:pPr>
        <w:ind w:left="1440" w:hanging="1440"/>
        <w:rPr>
          <w:lang w:eastAsia="x-none"/>
        </w:rPr>
      </w:pPr>
      <w:r w:rsidRPr="001647EC">
        <w:rPr>
          <w:highlight w:val="green"/>
          <w:lang w:eastAsia="x-none"/>
        </w:rPr>
        <w:t xml:space="preserve">Final CR agreed in </w:t>
      </w:r>
      <w:hyperlink r:id="rId440" w:history="1">
        <w:r w:rsidR="00D93AE1">
          <w:rPr>
            <w:rStyle w:val="Hyperlink"/>
            <w:highlight w:val="green"/>
            <w:lang w:eastAsia="x-none"/>
          </w:rPr>
          <w:t>R1-1809651</w:t>
        </w:r>
      </w:hyperlink>
      <w:r w:rsidRPr="001647EC">
        <w:rPr>
          <w:highlight w:val="green"/>
          <w:lang w:eastAsia="x-none"/>
        </w:rPr>
        <w:t xml:space="preserve"> (TS36.211, Rel-15, CR0457)</w:t>
      </w:r>
    </w:p>
    <w:p w14:paraId="043ABB80" w14:textId="77777777" w:rsidR="001647EC" w:rsidRPr="001647EC" w:rsidRDefault="001647EC" w:rsidP="001647EC">
      <w:pPr>
        <w:ind w:left="720" w:hanging="720"/>
        <w:rPr>
          <w:b/>
          <w:highlight w:val="yellow"/>
          <w:lang w:eastAsia="x-none"/>
        </w:rPr>
      </w:pPr>
    </w:p>
    <w:p w14:paraId="5C37DF6F" w14:textId="54A2C7CF" w:rsidR="001647EC" w:rsidRPr="002D2671" w:rsidRDefault="001B7BF2" w:rsidP="001647EC">
      <w:pPr>
        <w:ind w:left="720" w:hanging="720"/>
        <w:rPr>
          <w:b/>
          <w:lang w:eastAsia="x-none"/>
        </w:rPr>
      </w:pPr>
      <w:hyperlink r:id="rId441" w:history="1">
        <w:r w:rsidR="00D93AE1" w:rsidRPr="002D2671">
          <w:rPr>
            <w:rStyle w:val="Hyperlink"/>
            <w:b/>
            <w:lang w:eastAsia="x-none"/>
          </w:rPr>
          <w:t>R1-1809369</w:t>
        </w:r>
      </w:hyperlink>
      <w:r w:rsidR="001647EC" w:rsidRPr="002D2671">
        <w:rPr>
          <w:b/>
          <w:lang w:eastAsia="x-none"/>
        </w:rPr>
        <w:tab/>
        <w:t>Correction to AUL-UCI resource allocation in 36.213</w:t>
      </w:r>
      <w:r w:rsidR="001647EC" w:rsidRPr="002D2671">
        <w:rPr>
          <w:b/>
          <w:lang w:eastAsia="x-none"/>
        </w:rPr>
        <w:tab/>
        <w:t>Nokia, Nokia Shanghai Bell</w:t>
      </w:r>
    </w:p>
    <w:p w14:paraId="66839F88" w14:textId="09ED30EA" w:rsidR="001647EC" w:rsidRPr="002D2671" w:rsidRDefault="001B7BF2" w:rsidP="001647EC">
      <w:pPr>
        <w:ind w:left="720" w:hanging="720"/>
        <w:rPr>
          <w:b/>
          <w:lang w:eastAsia="x-none"/>
        </w:rPr>
      </w:pPr>
      <w:hyperlink r:id="rId442" w:history="1">
        <w:r w:rsidR="00D93AE1" w:rsidRPr="002D2671">
          <w:rPr>
            <w:rStyle w:val="Hyperlink"/>
            <w:b/>
            <w:lang w:eastAsia="x-none"/>
          </w:rPr>
          <w:t>R1-1809621</w:t>
        </w:r>
      </w:hyperlink>
      <w:r w:rsidR="001647EC" w:rsidRPr="002D2671">
        <w:rPr>
          <w:b/>
          <w:lang w:eastAsia="x-none"/>
        </w:rPr>
        <w:tab/>
        <w:t>Correction to AUL-UCI resource allocation in 36.213</w:t>
      </w:r>
      <w:r w:rsidR="001647EC" w:rsidRPr="002D2671">
        <w:rPr>
          <w:b/>
          <w:lang w:eastAsia="x-none"/>
        </w:rPr>
        <w:tab/>
        <w:t>Nokia, Nokia Shanghai Bell</w:t>
      </w:r>
    </w:p>
    <w:p w14:paraId="628C080F" w14:textId="1B1540E0" w:rsidR="001647EC" w:rsidRPr="001647EC" w:rsidRDefault="001647EC" w:rsidP="001647EC">
      <w:pPr>
        <w:ind w:left="720" w:hanging="720"/>
        <w:rPr>
          <w:lang w:eastAsia="x-none"/>
        </w:rPr>
      </w:pPr>
      <w:r w:rsidRPr="001647EC">
        <w:rPr>
          <w:highlight w:val="green"/>
          <w:lang w:eastAsia="x-none"/>
        </w:rPr>
        <w:t xml:space="preserve">Final CR agreed in </w:t>
      </w:r>
      <w:hyperlink r:id="rId443" w:history="1">
        <w:r w:rsidR="00D93AE1">
          <w:rPr>
            <w:rStyle w:val="Hyperlink"/>
            <w:highlight w:val="green"/>
            <w:lang w:eastAsia="x-none"/>
          </w:rPr>
          <w:t>R1-1809652</w:t>
        </w:r>
      </w:hyperlink>
      <w:r w:rsidRPr="001647EC">
        <w:rPr>
          <w:highlight w:val="green"/>
          <w:lang w:eastAsia="x-none"/>
        </w:rPr>
        <w:t xml:space="preserve"> (TS36.213, Rel-15, CR1155)</w:t>
      </w:r>
    </w:p>
    <w:p w14:paraId="311E179E" w14:textId="77777777" w:rsidR="001647EC" w:rsidRPr="001647EC" w:rsidRDefault="001647EC" w:rsidP="001647EC">
      <w:pPr>
        <w:ind w:left="720" w:hanging="720"/>
        <w:rPr>
          <w:lang w:eastAsia="x-none"/>
        </w:rPr>
      </w:pPr>
    </w:p>
    <w:p w14:paraId="6A7CDF03" w14:textId="77777777" w:rsidR="001647EC" w:rsidRPr="001647EC" w:rsidRDefault="001647EC" w:rsidP="001647EC">
      <w:pPr>
        <w:ind w:left="720" w:hanging="720"/>
        <w:rPr>
          <w:u w:val="single"/>
          <w:lang w:eastAsia="x-none"/>
        </w:rPr>
      </w:pPr>
      <w:r w:rsidRPr="001647EC">
        <w:rPr>
          <w:u w:val="single"/>
          <w:lang w:eastAsia="x-none"/>
        </w:rPr>
        <w:t>FeCoMP</w:t>
      </w:r>
    </w:p>
    <w:p w14:paraId="53847564" w14:textId="192FEDDC" w:rsidR="001647EC" w:rsidRDefault="001B7BF2" w:rsidP="001647EC">
      <w:pPr>
        <w:ind w:left="720" w:hanging="720"/>
        <w:rPr>
          <w:b/>
          <w:lang w:eastAsia="x-none"/>
        </w:rPr>
      </w:pPr>
      <w:hyperlink r:id="rId444" w:history="1">
        <w:r w:rsidR="00D93AE1" w:rsidRPr="00366D1D">
          <w:rPr>
            <w:rStyle w:val="Hyperlink"/>
            <w:b/>
            <w:highlight w:val="green"/>
            <w:lang w:eastAsia="x-none"/>
          </w:rPr>
          <w:t>R1-1808141</w:t>
        </w:r>
      </w:hyperlink>
      <w:r w:rsidR="001647EC" w:rsidRPr="00366D1D">
        <w:rPr>
          <w:b/>
          <w:lang w:eastAsia="x-none"/>
        </w:rPr>
        <w:tab/>
        <w:t>Correction on CRI definition in 36.213</w:t>
      </w:r>
      <w:r w:rsidR="001647EC" w:rsidRPr="00366D1D">
        <w:rPr>
          <w:b/>
          <w:lang w:eastAsia="x-none"/>
        </w:rPr>
        <w:tab/>
        <w:t>Huawei, HiSilicon</w:t>
      </w:r>
    </w:p>
    <w:p w14:paraId="0DA3FBDB" w14:textId="77777777" w:rsidR="00366D1D" w:rsidRPr="00366D1D" w:rsidRDefault="00366D1D" w:rsidP="001647EC">
      <w:pPr>
        <w:ind w:left="720" w:hanging="720"/>
        <w:rPr>
          <w:b/>
          <w:lang w:eastAsia="x-none"/>
        </w:rPr>
      </w:pPr>
    </w:p>
    <w:p w14:paraId="1B986E79" w14:textId="4600D9FF" w:rsidR="001647EC" w:rsidRPr="00366D1D" w:rsidRDefault="001B7BF2" w:rsidP="001647EC">
      <w:pPr>
        <w:ind w:left="720" w:hanging="720"/>
        <w:rPr>
          <w:b/>
          <w:lang w:eastAsia="x-none"/>
        </w:rPr>
      </w:pPr>
      <w:hyperlink r:id="rId445" w:history="1">
        <w:r w:rsidR="00D93AE1" w:rsidRPr="00366D1D">
          <w:rPr>
            <w:rStyle w:val="Hyperlink"/>
            <w:b/>
            <w:lang w:eastAsia="x-none"/>
          </w:rPr>
          <w:t>R1-1808586</w:t>
        </w:r>
      </w:hyperlink>
      <w:r w:rsidR="001647EC" w:rsidRPr="00366D1D">
        <w:rPr>
          <w:b/>
          <w:lang w:eastAsia="x-none"/>
        </w:rPr>
        <w:tab/>
        <w:t>Discussion on aperiodic CSI triggering for feCoMP</w:t>
      </w:r>
      <w:r w:rsidR="001647EC" w:rsidRPr="00366D1D">
        <w:rPr>
          <w:b/>
          <w:lang w:eastAsia="x-none"/>
        </w:rPr>
        <w:tab/>
        <w:t>Huawei, HiSilicon</w:t>
      </w:r>
    </w:p>
    <w:p w14:paraId="41D2D613" w14:textId="16685BFB" w:rsidR="001647EC" w:rsidRPr="00366D1D" w:rsidRDefault="001B7BF2" w:rsidP="001647EC">
      <w:pPr>
        <w:ind w:left="720" w:hanging="720"/>
        <w:rPr>
          <w:b/>
          <w:lang w:eastAsia="x-none"/>
        </w:rPr>
      </w:pPr>
      <w:hyperlink r:id="rId446" w:history="1">
        <w:r w:rsidR="00D93AE1" w:rsidRPr="00366D1D">
          <w:rPr>
            <w:rStyle w:val="Hyperlink"/>
            <w:b/>
            <w:lang w:eastAsia="x-none"/>
          </w:rPr>
          <w:t>R1-1808592</w:t>
        </w:r>
      </w:hyperlink>
      <w:r w:rsidR="001647EC" w:rsidRPr="00366D1D">
        <w:rPr>
          <w:b/>
          <w:lang w:eastAsia="x-none"/>
        </w:rPr>
        <w:tab/>
        <w:t>Correction on aperiodic CSI triggering for feCoMP in 36.213</w:t>
      </w:r>
      <w:r w:rsidR="001647EC" w:rsidRPr="00366D1D">
        <w:rPr>
          <w:b/>
          <w:lang w:eastAsia="x-none"/>
        </w:rPr>
        <w:tab/>
        <w:t>Huawei, HiSilicon</w:t>
      </w:r>
    </w:p>
    <w:p w14:paraId="506B60A2" w14:textId="4AB25A48" w:rsidR="001647EC" w:rsidRPr="001647EC" w:rsidRDefault="001647EC" w:rsidP="001647EC">
      <w:pPr>
        <w:ind w:left="720" w:hanging="720"/>
        <w:rPr>
          <w:lang w:eastAsia="x-none"/>
        </w:rPr>
      </w:pPr>
      <w:r w:rsidRPr="001647EC">
        <w:rPr>
          <w:highlight w:val="green"/>
          <w:lang w:eastAsia="x-none"/>
        </w:rPr>
        <w:t xml:space="preserve">Final CR agreed in </w:t>
      </w:r>
      <w:hyperlink r:id="rId447" w:history="1">
        <w:r w:rsidR="00D93AE1">
          <w:rPr>
            <w:rStyle w:val="Hyperlink"/>
            <w:highlight w:val="green"/>
            <w:lang w:eastAsia="x-none"/>
          </w:rPr>
          <w:t>R1-1809586</w:t>
        </w:r>
      </w:hyperlink>
      <w:r w:rsidRPr="001647EC">
        <w:rPr>
          <w:highlight w:val="green"/>
          <w:lang w:eastAsia="x-none"/>
        </w:rPr>
        <w:t xml:space="preserve"> (Rel-15, TS36.213, CR1144)</w:t>
      </w:r>
    </w:p>
    <w:p w14:paraId="4266F680" w14:textId="77777777" w:rsidR="001647EC" w:rsidRPr="001647EC" w:rsidRDefault="001647EC" w:rsidP="001647EC">
      <w:pPr>
        <w:ind w:left="720" w:hanging="720"/>
        <w:rPr>
          <w:lang w:eastAsia="x-none"/>
        </w:rPr>
      </w:pPr>
    </w:p>
    <w:p w14:paraId="030B6991" w14:textId="77777777" w:rsidR="001647EC" w:rsidRPr="001647EC" w:rsidRDefault="001647EC" w:rsidP="001647EC">
      <w:pPr>
        <w:ind w:left="720" w:hanging="720"/>
        <w:rPr>
          <w:u w:val="single"/>
          <w:lang w:eastAsia="x-none"/>
        </w:rPr>
      </w:pPr>
      <w:r w:rsidRPr="001647EC">
        <w:rPr>
          <w:u w:val="single"/>
          <w:lang w:eastAsia="x-none"/>
        </w:rPr>
        <w:t>Modulation enhancements</w:t>
      </w:r>
    </w:p>
    <w:p w14:paraId="67DD83B7" w14:textId="787D807A" w:rsidR="001647EC" w:rsidRPr="00366D1D" w:rsidRDefault="001B7BF2" w:rsidP="001647EC">
      <w:pPr>
        <w:ind w:left="720" w:hanging="720"/>
        <w:rPr>
          <w:b/>
          <w:lang w:eastAsia="x-none"/>
        </w:rPr>
      </w:pPr>
      <w:hyperlink r:id="rId448" w:history="1">
        <w:r w:rsidR="00D93AE1" w:rsidRPr="00366D1D">
          <w:rPr>
            <w:rStyle w:val="Hyperlink"/>
            <w:b/>
            <w:lang w:eastAsia="x-none"/>
          </w:rPr>
          <w:t>R1-1808654</w:t>
        </w:r>
      </w:hyperlink>
      <w:r w:rsidR="001647EC" w:rsidRPr="00366D1D">
        <w:rPr>
          <w:b/>
          <w:lang w:eastAsia="x-none"/>
        </w:rPr>
        <w:tab/>
        <w:t>Correction to alternative 6-bit MCS</w:t>
      </w:r>
      <w:r w:rsidR="001647EC" w:rsidRPr="00366D1D">
        <w:rPr>
          <w:b/>
          <w:lang w:eastAsia="x-none"/>
        </w:rPr>
        <w:tab/>
        <w:t>Intel Corporation</w:t>
      </w:r>
    </w:p>
    <w:p w14:paraId="3812EB7C" w14:textId="1BC00EE3" w:rsidR="001647EC" w:rsidRPr="00366D1D" w:rsidRDefault="001B7BF2" w:rsidP="001647EC">
      <w:pPr>
        <w:ind w:left="720" w:hanging="720"/>
        <w:rPr>
          <w:b/>
          <w:lang w:eastAsia="x-none"/>
        </w:rPr>
      </w:pPr>
      <w:hyperlink r:id="rId449" w:history="1">
        <w:r w:rsidR="00D93AE1" w:rsidRPr="00366D1D">
          <w:rPr>
            <w:rStyle w:val="Hyperlink"/>
            <w:b/>
            <w:lang w:eastAsia="x-none"/>
          </w:rPr>
          <w:t>R1-1809021</w:t>
        </w:r>
      </w:hyperlink>
      <w:r w:rsidR="001647EC" w:rsidRPr="00366D1D">
        <w:rPr>
          <w:b/>
          <w:lang w:eastAsia="x-none"/>
        </w:rPr>
        <w:tab/>
        <w:t>Remaining details for modulation enhancements</w:t>
      </w:r>
      <w:r w:rsidR="001647EC" w:rsidRPr="00366D1D">
        <w:rPr>
          <w:b/>
          <w:lang w:eastAsia="x-none"/>
        </w:rPr>
        <w:tab/>
        <w:t>Qualcomm Incorporated</w:t>
      </w:r>
    </w:p>
    <w:p w14:paraId="26ABF01F" w14:textId="77777777" w:rsidR="00366D1D" w:rsidRPr="001647EC" w:rsidRDefault="00366D1D" w:rsidP="001647EC">
      <w:pPr>
        <w:ind w:left="720" w:hanging="720"/>
        <w:rPr>
          <w:lang w:eastAsia="x-none"/>
        </w:rPr>
      </w:pPr>
    </w:p>
    <w:p w14:paraId="48E0C305" w14:textId="77777777" w:rsidR="001647EC" w:rsidRPr="001647EC" w:rsidRDefault="001647EC" w:rsidP="001647EC">
      <w:pPr>
        <w:ind w:left="720" w:hanging="720"/>
        <w:rPr>
          <w:lang w:eastAsia="x-none"/>
        </w:rPr>
      </w:pPr>
      <w:r w:rsidRPr="001647EC">
        <w:rPr>
          <w:highlight w:val="green"/>
          <w:lang w:eastAsia="x-none"/>
        </w:rPr>
        <w:t>Agreement:</w:t>
      </w:r>
    </w:p>
    <w:p w14:paraId="71A681E3" w14:textId="77777777" w:rsidR="001647EC" w:rsidRPr="001647EC" w:rsidRDefault="001647EC" w:rsidP="001647EC">
      <w:pPr>
        <w:ind w:left="720" w:hanging="720"/>
        <w:rPr>
          <w:lang w:eastAsia="x-none"/>
        </w:rPr>
      </w:pPr>
      <w:r w:rsidRPr="001647EC">
        <w:rPr>
          <w:lang w:eastAsia="x-none"/>
        </w:rPr>
        <w:t>UE is not expected to be scheduled with a modulation order higher than the configured CQI table</w:t>
      </w:r>
    </w:p>
    <w:p w14:paraId="1BD1D0F6" w14:textId="2555E530" w:rsidR="001647EC" w:rsidRPr="001647EC" w:rsidRDefault="001647EC" w:rsidP="001647EC">
      <w:pPr>
        <w:ind w:left="720" w:hanging="720"/>
        <w:rPr>
          <w:lang w:eastAsia="x-none"/>
        </w:rPr>
      </w:pPr>
      <w:r w:rsidRPr="001647EC">
        <w:rPr>
          <w:highlight w:val="green"/>
          <w:lang w:eastAsia="x-none"/>
        </w:rPr>
        <w:t xml:space="preserve">The text proposal in Section 2 of </w:t>
      </w:r>
      <w:hyperlink r:id="rId450" w:history="1">
        <w:r w:rsidR="00D93AE1">
          <w:rPr>
            <w:rStyle w:val="Hyperlink"/>
            <w:highlight w:val="green"/>
            <w:lang w:eastAsia="x-none"/>
          </w:rPr>
          <w:t>R1-1809021</w:t>
        </w:r>
      </w:hyperlink>
      <w:r w:rsidRPr="001647EC">
        <w:rPr>
          <w:highlight w:val="green"/>
          <w:lang w:eastAsia="x-none"/>
        </w:rPr>
        <w:t xml:space="preserve"> is endorsed.</w:t>
      </w:r>
    </w:p>
    <w:p w14:paraId="5B4A2BA2" w14:textId="0B726C62" w:rsidR="001647EC" w:rsidRPr="001647EC" w:rsidRDefault="001647EC" w:rsidP="001647EC">
      <w:pPr>
        <w:ind w:left="720" w:hanging="720"/>
        <w:rPr>
          <w:highlight w:val="yellow"/>
          <w:lang w:eastAsia="x-none"/>
        </w:rPr>
      </w:pPr>
      <w:r w:rsidRPr="001647EC">
        <w:rPr>
          <w:lang w:eastAsia="x-none"/>
        </w:rPr>
        <w:t xml:space="preserve">Final CR capturing the agreement and the TP to be submitted </w:t>
      </w:r>
      <w:hyperlink r:id="rId451" w:history="1">
        <w:r w:rsidR="00D93AE1">
          <w:rPr>
            <w:rStyle w:val="Hyperlink"/>
            <w:b/>
            <w:lang w:eastAsia="x-none"/>
          </w:rPr>
          <w:t>R1-1809587</w:t>
        </w:r>
      </w:hyperlink>
      <w:r w:rsidRPr="001647EC">
        <w:rPr>
          <w:lang w:eastAsia="x-none"/>
        </w:rPr>
        <w:t xml:space="preserve"> (TS36.213, Rel-15, CR1145)</w:t>
      </w:r>
    </w:p>
    <w:p w14:paraId="4778BD84" w14:textId="2332E33E" w:rsidR="001647EC" w:rsidRPr="001647EC" w:rsidRDefault="001647EC" w:rsidP="001647EC">
      <w:pPr>
        <w:ind w:left="720" w:hanging="720"/>
        <w:rPr>
          <w:lang w:eastAsia="x-none"/>
        </w:rPr>
      </w:pPr>
      <w:r w:rsidRPr="001647EC">
        <w:rPr>
          <w:highlight w:val="green"/>
          <w:lang w:eastAsia="x-none"/>
        </w:rPr>
        <w:t xml:space="preserve">Final CR agreed in </w:t>
      </w:r>
      <w:hyperlink r:id="rId452" w:history="1">
        <w:r w:rsidR="00D93AE1">
          <w:rPr>
            <w:rStyle w:val="Hyperlink"/>
            <w:highlight w:val="green"/>
            <w:lang w:eastAsia="x-none"/>
          </w:rPr>
          <w:t>R1-1809608</w:t>
        </w:r>
      </w:hyperlink>
      <w:r w:rsidRPr="001647EC">
        <w:rPr>
          <w:highlight w:val="green"/>
          <w:lang w:eastAsia="x-none"/>
        </w:rPr>
        <w:t xml:space="preserve"> (revision of </w:t>
      </w:r>
      <w:hyperlink r:id="rId453" w:history="1">
        <w:r w:rsidR="00D93AE1">
          <w:rPr>
            <w:rStyle w:val="Hyperlink"/>
            <w:highlight w:val="green"/>
            <w:lang w:eastAsia="x-none"/>
          </w:rPr>
          <w:t>R1-1809587</w:t>
        </w:r>
      </w:hyperlink>
      <w:r w:rsidRPr="001647EC">
        <w:rPr>
          <w:highlight w:val="green"/>
          <w:lang w:eastAsia="x-none"/>
        </w:rPr>
        <w:t xml:space="preserve"> to capture 1024 QAM table) (TS36.213, Rel-15, CR1145rev1)</w:t>
      </w:r>
    </w:p>
    <w:p w14:paraId="7E0B5EB8" w14:textId="77777777" w:rsidR="001647EC" w:rsidRPr="001647EC" w:rsidRDefault="001647EC" w:rsidP="001647EC">
      <w:pPr>
        <w:ind w:left="720" w:hanging="720"/>
        <w:rPr>
          <w:lang w:eastAsia="x-none"/>
        </w:rPr>
      </w:pPr>
    </w:p>
    <w:p w14:paraId="153DBD05" w14:textId="77777777" w:rsidR="001647EC" w:rsidRPr="001647EC" w:rsidRDefault="001647EC" w:rsidP="001647EC">
      <w:pPr>
        <w:ind w:left="720" w:hanging="720"/>
        <w:rPr>
          <w:u w:val="single"/>
          <w:lang w:eastAsia="x-none"/>
        </w:rPr>
      </w:pPr>
      <w:r w:rsidRPr="001647EC">
        <w:rPr>
          <w:u w:val="single"/>
          <w:lang w:eastAsia="x-none"/>
        </w:rPr>
        <w:t>1024 QAM</w:t>
      </w:r>
    </w:p>
    <w:p w14:paraId="7C892C2C" w14:textId="23552E0F" w:rsidR="001647EC" w:rsidRPr="00366D1D" w:rsidRDefault="001B7BF2" w:rsidP="001647EC">
      <w:pPr>
        <w:ind w:left="720" w:hanging="720"/>
        <w:rPr>
          <w:b/>
          <w:lang w:eastAsia="x-none"/>
        </w:rPr>
      </w:pPr>
      <w:hyperlink r:id="rId454" w:history="1">
        <w:r w:rsidR="00D93AE1" w:rsidRPr="00366D1D">
          <w:rPr>
            <w:rStyle w:val="Hyperlink"/>
            <w:b/>
            <w:lang w:eastAsia="x-none"/>
          </w:rPr>
          <w:t>R1-1809018</w:t>
        </w:r>
      </w:hyperlink>
      <w:r w:rsidR="001647EC" w:rsidRPr="00366D1D">
        <w:rPr>
          <w:b/>
          <w:lang w:eastAsia="x-none"/>
        </w:rPr>
        <w:tab/>
        <w:t>Correction of RRC parameter name for 1024QAM rate matching</w:t>
      </w:r>
      <w:r w:rsidR="001647EC" w:rsidRPr="00366D1D">
        <w:rPr>
          <w:b/>
          <w:lang w:eastAsia="x-none"/>
        </w:rPr>
        <w:tab/>
        <w:t>Qualcomm Incorporated</w:t>
      </w:r>
    </w:p>
    <w:p w14:paraId="35709F80" w14:textId="61747C1F" w:rsidR="001647EC" w:rsidRDefault="001647EC" w:rsidP="001647EC">
      <w:pPr>
        <w:ind w:left="720" w:hanging="720"/>
        <w:rPr>
          <w:lang w:eastAsia="x-none"/>
        </w:rPr>
      </w:pPr>
      <w:r w:rsidRPr="001647EC">
        <w:rPr>
          <w:highlight w:val="green"/>
          <w:lang w:eastAsia="x-none"/>
        </w:rPr>
        <w:t xml:space="preserve">Final CR agreed in </w:t>
      </w:r>
      <w:hyperlink r:id="rId455" w:history="1">
        <w:r w:rsidR="00D93AE1">
          <w:rPr>
            <w:rStyle w:val="Hyperlink"/>
            <w:highlight w:val="green"/>
            <w:lang w:eastAsia="x-none"/>
          </w:rPr>
          <w:t>R1-1809588</w:t>
        </w:r>
      </w:hyperlink>
      <w:r w:rsidRPr="001647EC">
        <w:rPr>
          <w:highlight w:val="green"/>
          <w:lang w:eastAsia="x-none"/>
        </w:rPr>
        <w:t xml:space="preserve"> (TS36.212, Rel-15, CR0301)</w:t>
      </w:r>
    </w:p>
    <w:p w14:paraId="188247E1" w14:textId="77777777" w:rsidR="00366D1D" w:rsidRPr="001647EC" w:rsidRDefault="00366D1D" w:rsidP="001647EC">
      <w:pPr>
        <w:ind w:left="720" w:hanging="720"/>
        <w:rPr>
          <w:lang w:eastAsia="x-none"/>
        </w:rPr>
      </w:pPr>
    </w:p>
    <w:p w14:paraId="3CA3D3BB" w14:textId="65C4EA12" w:rsidR="001647EC" w:rsidRPr="00366D1D" w:rsidRDefault="001B7BF2" w:rsidP="001647EC">
      <w:pPr>
        <w:ind w:left="720" w:hanging="720"/>
        <w:rPr>
          <w:b/>
          <w:lang w:eastAsia="x-none"/>
        </w:rPr>
      </w:pPr>
      <w:hyperlink r:id="rId456" w:history="1">
        <w:r w:rsidR="00D93AE1" w:rsidRPr="00366D1D">
          <w:rPr>
            <w:rStyle w:val="Hyperlink"/>
            <w:b/>
            <w:lang w:eastAsia="x-none"/>
          </w:rPr>
          <w:t>R1-1809019</w:t>
        </w:r>
      </w:hyperlink>
      <w:r w:rsidR="001647EC" w:rsidRPr="00366D1D">
        <w:rPr>
          <w:b/>
          <w:lang w:eastAsia="x-none"/>
        </w:rPr>
        <w:tab/>
        <w:t>Applicability of 1024QAM to SPS C-RNTI</w:t>
      </w:r>
      <w:r w:rsidR="001647EC" w:rsidRPr="00366D1D">
        <w:rPr>
          <w:b/>
          <w:lang w:eastAsia="x-none"/>
        </w:rPr>
        <w:tab/>
        <w:t>Qualcomm Incorporated</w:t>
      </w:r>
    </w:p>
    <w:p w14:paraId="73FE8BCA" w14:textId="46DB0706" w:rsidR="001647EC" w:rsidRDefault="001647EC" w:rsidP="001647EC">
      <w:pPr>
        <w:ind w:left="720" w:hanging="720"/>
        <w:rPr>
          <w:lang w:eastAsia="x-none"/>
        </w:rPr>
      </w:pPr>
      <w:r w:rsidRPr="001647EC">
        <w:rPr>
          <w:highlight w:val="green"/>
          <w:lang w:eastAsia="x-none"/>
        </w:rPr>
        <w:t xml:space="preserve">Final CR agreed in </w:t>
      </w:r>
      <w:hyperlink r:id="rId457" w:history="1">
        <w:r w:rsidR="00D93AE1">
          <w:rPr>
            <w:rStyle w:val="Hyperlink"/>
            <w:highlight w:val="green"/>
            <w:lang w:eastAsia="x-none"/>
          </w:rPr>
          <w:t>R1-1809589</w:t>
        </w:r>
      </w:hyperlink>
      <w:r w:rsidRPr="001647EC">
        <w:rPr>
          <w:highlight w:val="green"/>
          <w:lang w:eastAsia="x-none"/>
        </w:rPr>
        <w:t xml:space="preserve"> (TS36.213, Rel-15, CR1146)</w:t>
      </w:r>
    </w:p>
    <w:p w14:paraId="01A6C52E" w14:textId="77777777" w:rsidR="00366D1D" w:rsidRPr="001647EC" w:rsidRDefault="00366D1D" w:rsidP="001647EC">
      <w:pPr>
        <w:ind w:left="720" w:hanging="720"/>
        <w:rPr>
          <w:lang w:eastAsia="x-none"/>
        </w:rPr>
      </w:pPr>
    </w:p>
    <w:p w14:paraId="0745C2F1" w14:textId="37483410" w:rsidR="001647EC" w:rsidRPr="00366D1D" w:rsidRDefault="001B7BF2" w:rsidP="001647EC">
      <w:pPr>
        <w:ind w:left="720" w:hanging="720"/>
        <w:rPr>
          <w:b/>
          <w:lang w:eastAsia="x-none"/>
        </w:rPr>
      </w:pPr>
      <w:hyperlink r:id="rId458" w:history="1">
        <w:r w:rsidR="00D93AE1" w:rsidRPr="00366D1D">
          <w:rPr>
            <w:rStyle w:val="Hyperlink"/>
            <w:b/>
            <w:lang w:eastAsia="x-none"/>
          </w:rPr>
          <w:t>R1-1809020</w:t>
        </w:r>
      </w:hyperlink>
      <w:r w:rsidR="001647EC" w:rsidRPr="00366D1D">
        <w:rPr>
          <w:b/>
          <w:lang w:eastAsia="x-none"/>
        </w:rPr>
        <w:tab/>
        <w:t>Removal of R_CSI form 1024QAM CSI table</w:t>
      </w:r>
      <w:r w:rsidR="001647EC" w:rsidRPr="00366D1D">
        <w:rPr>
          <w:b/>
          <w:lang w:eastAsia="x-none"/>
        </w:rPr>
        <w:tab/>
        <w:t>Qualcomm Incorporated</w:t>
      </w:r>
    </w:p>
    <w:p w14:paraId="1A544316" w14:textId="7B171692" w:rsidR="001647EC" w:rsidRDefault="001647EC" w:rsidP="001647EC">
      <w:pPr>
        <w:ind w:left="720" w:hanging="720"/>
        <w:rPr>
          <w:lang w:eastAsia="x-none"/>
        </w:rPr>
      </w:pPr>
      <w:r w:rsidRPr="001647EC">
        <w:rPr>
          <w:highlight w:val="green"/>
          <w:lang w:eastAsia="x-none"/>
        </w:rPr>
        <w:t xml:space="preserve">Final CR agreed in </w:t>
      </w:r>
      <w:hyperlink r:id="rId459" w:history="1">
        <w:r w:rsidR="00D93AE1">
          <w:rPr>
            <w:rStyle w:val="Hyperlink"/>
            <w:highlight w:val="green"/>
            <w:lang w:eastAsia="x-none"/>
          </w:rPr>
          <w:t>R1-1809590</w:t>
        </w:r>
      </w:hyperlink>
      <w:r w:rsidRPr="001647EC">
        <w:rPr>
          <w:highlight w:val="green"/>
          <w:lang w:eastAsia="x-none"/>
        </w:rPr>
        <w:t xml:space="preserve"> (TS36.213, Rel-15, CR1147)</w:t>
      </w:r>
    </w:p>
    <w:p w14:paraId="6CC68489" w14:textId="77777777" w:rsidR="00366D1D" w:rsidRPr="001647EC" w:rsidRDefault="00366D1D" w:rsidP="001647EC">
      <w:pPr>
        <w:ind w:left="720" w:hanging="720"/>
        <w:rPr>
          <w:lang w:eastAsia="x-none"/>
        </w:rPr>
      </w:pPr>
    </w:p>
    <w:p w14:paraId="2D9E6AED" w14:textId="4869DC81" w:rsidR="001647EC" w:rsidRPr="00366D1D" w:rsidRDefault="001B7BF2" w:rsidP="001647EC">
      <w:pPr>
        <w:ind w:left="720" w:hanging="720"/>
        <w:rPr>
          <w:b/>
          <w:lang w:eastAsia="x-none"/>
        </w:rPr>
      </w:pPr>
      <w:hyperlink r:id="rId460" w:history="1">
        <w:r w:rsidR="00D93AE1" w:rsidRPr="00366D1D">
          <w:rPr>
            <w:rStyle w:val="Hyperlink"/>
            <w:b/>
            <w:lang w:eastAsia="x-none"/>
          </w:rPr>
          <w:t>R1-1809298</w:t>
        </w:r>
      </w:hyperlink>
      <w:r w:rsidR="001647EC" w:rsidRPr="00366D1D">
        <w:rPr>
          <w:b/>
          <w:lang w:eastAsia="x-none"/>
        </w:rPr>
        <w:tab/>
        <w:t>Motivation for Correction to CSI reporting for 1024QAM (36.213)</w:t>
      </w:r>
      <w:r w:rsidR="001647EC" w:rsidRPr="00366D1D">
        <w:rPr>
          <w:b/>
          <w:lang w:eastAsia="x-none"/>
        </w:rPr>
        <w:tab/>
        <w:t>Nokia, Nokia Shanghai Bell</w:t>
      </w:r>
    </w:p>
    <w:p w14:paraId="3178C7F6" w14:textId="542BAF05" w:rsidR="001647EC" w:rsidRPr="00366D1D" w:rsidRDefault="001B7BF2" w:rsidP="001647EC">
      <w:pPr>
        <w:ind w:left="720" w:hanging="720"/>
        <w:rPr>
          <w:b/>
          <w:lang w:eastAsia="x-none"/>
        </w:rPr>
      </w:pPr>
      <w:hyperlink r:id="rId461" w:history="1">
        <w:r w:rsidR="00D93AE1" w:rsidRPr="00366D1D">
          <w:rPr>
            <w:rStyle w:val="Hyperlink"/>
            <w:b/>
            <w:lang w:eastAsia="x-none"/>
          </w:rPr>
          <w:t>R1-1809299</w:t>
        </w:r>
      </w:hyperlink>
      <w:r w:rsidR="001647EC" w:rsidRPr="00366D1D">
        <w:rPr>
          <w:b/>
          <w:lang w:eastAsia="x-none"/>
        </w:rPr>
        <w:tab/>
        <w:t>Correction to CSI reporting for 1024QAM</w:t>
      </w:r>
      <w:r w:rsidR="001647EC" w:rsidRPr="00366D1D">
        <w:rPr>
          <w:b/>
          <w:lang w:eastAsia="x-none"/>
        </w:rPr>
        <w:tab/>
        <w:t>Nokia, Nokia Shanghai Bell</w:t>
      </w:r>
    </w:p>
    <w:p w14:paraId="019BF53F" w14:textId="77777777" w:rsidR="001647EC" w:rsidRPr="001647EC" w:rsidRDefault="001647EC" w:rsidP="001647EC">
      <w:pPr>
        <w:ind w:left="720" w:hanging="720"/>
        <w:rPr>
          <w:lang w:eastAsia="x-none"/>
        </w:rPr>
      </w:pPr>
    </w:p>
    <w:p w14:paraId="571C334C" w14:textId="692E5E5F" w:rsidR="001647EC" w:rsidRPr="00366D1D" w:rsidRDefault="001B7BF2" w:rsidP="001647EC">
      <w:pPr>
        <w:ind w:left="720" w:hanging="720"/>
        <w:rPr>
          <w:b/>
          <w:lang w:eastAsia="x-none"/>
        </w:rPr>
      </w:pPr>
      <w:hyperlink r:id="rId462" w:history="1">
        <w:r w:rsidR="00D93AE1" w:rsidRPr="00366D1D">
          <w:rPr>
            <w:rStyle w:val="Hyperlink"/>
            <w:b/>
            <w:lang w:eastAsia="x-none"/>
          </w:rPr>
          <w:t>R1-1809604</w:t>
        </w:r>
      </w:hyperlink>
      <w:r w:rsidR="001647EC" w:rsidRPr="00366D1D">
        <w:rPr>
          <w:b/>
          <w:lang w:eastAsia="x-none"/>
        </w:rPr>
        <w:tab/>
        <w:t>[Draft] LS on Restriction of 1024QAM CSI reporting</w:t>
      </w:r>
      <w:r w:rsidR="001647EC" w:rsidRPr="00366D1D">
        <w:rPr>
          <w:b/>
          <w:lang w:eastAsia="x-none"/>
        </w:rPr>
        <w:tab/>
        <w:t>Nokia</w:t>
      </w:r>
    </w:p>
    <w:p w14:paraId="6FE8DA67" w14:textId="7A47E0A8" w:rsidR="001647EC" w:rsidRPr="001647EC" w:rsidRDefault="00366D1D" w:rsidP="001647EC">
      <w:pPr>
        <w:ind w:left="720" w:hanging="720"/>
        <w:rPr>
          <w:lang w:eastAsia="x-none"/>
        </w:rPr>
      </w:pPr>
      <w:r w:rsidRPr="00366D1D">
        <w:rPr>
          <w:b/>
          <w:lang w:eastAsia="x-none"/>
        </w:rPr>
        <w:t>Decision:</w:t>
      </w:r>
      <w:r w:rsidRPr="00366D1D">
        <w:rPr>
          <w:lang w:eastAsia="x-none"/>
        </w:rPr>
        <w:t xml:space="preserve"> The draft LS is endorsed and final LS is </w:t>
      </w:r>
      <w:r w:rsidR="001647EC" w:rsidRPr="001647EC">
        <w:rPr>
          <w:highlight w:val="green"/>
          <w:lang w:eastAsia="x-none"/>
        </w:rPr>
        <w:t xml:space="preserve">approved in </w:t>
      </w:r>
      <w:hyperlink r:id="rId463" w:history="1">
        <w:r w:rsidR="00D93AE1">
          <w:rPr>
            <w:rStyle w:val="Hyperlink"/>
            <w:highlight w:val="green"/>
            <w:lang w:eastAsia="x-none"/>
          </w:rPr>
          <w:t>R1-1809609</w:t>
        </w:r>
      </w:hyperlink>
    </w:p>
    <w:p w14:paraId="530F8705" w14:textId="77777777" w:rsidR="001647EC" w:rsidRPr="001647EC" w:rsidRDefault="001647EC" w:rsidP="001647EC">
      <w:pPr>
        <w:ind w:left="720" w:hanging="720"/>
      </w:pPr>
    </w:p>
    <w:p w14:paraId="15BBB059" w14:textId="77777777" w:rsidR="001647EC" w:rsidRPr="001647EC" w:rsidRDefault="001647EC" w:rsidP="001647EC">
      <w:pPr>
        <w:ind w:left="720" w:hanging="720"/>
      </w:pPr>
    </w:p>
    <w:p w14:paraId="5C68FE87" w14:textId="77777777" w:rsidR="001647EC" w:rsidRPr="001647EC" w:rsidRDefault="001647EC" w:rsidP="001647EC">
      <w:pPr>
        <w:ind w:left="720" w:hanging="720"/>
        <w:rPr>
          <w:u w:val="single"/>
        </w:rPr>
      </w:pPr>
      <w:r w:rsidRPr="001647EC">
        <w:rPr>
          <w:u w:val="single"/>
        </w:rPr>
        <w:t>Others</w:t>
      </w:r>
    </w:p>
    <w:p w14:paraId="42F963B9" w14:textId="55C632AE" w:rsidR="001647EC" w:rsidRPr="00366D1D" w:rsidRDefault="001B7BF2" w:rsidP="001647EC">
      <w:pPr>
        <w:ind w:left="720" w:hanging="720"/>
        <w:rPr>
          <w:b/>
          <w:lang w:eastAsia="x-none"/>
        </w:rPr>
      </w:pPr>
      <w:hyperlink r:id="rId464" w:history="1">
        <w:r w:rsidR="00D93AE1" w:rsidRPr="00366D1D">
          <w:rPr>
            <w:rStyle w:val="Hyperlink"/>
            <w:b/>
            <w:lang w:eastAsia="x-none"/>
          </w:rPr>
          <w:t>R1-1808584</w:t>
        </w:r>
      </w:hyperlink>
      <w:r w:rsidR="001647EC" w:rsidRPr="00366D1D">
        <w:rPr>
          <w:b/>
          <w:lang w:eastAsia="x-none"/>
        </w:rPr>
        <w:tab/>
        <w:t>Discussion on PRG size for TM9 and TM10</w:t>
      </w:r>
      <w:r w:rsidR="001647EC" w:rsidRPr="00366D1D">
        <w:rPr>
          <w:b/>
          <w:lang w:eastAsia="x-none"/>
        </w:rPr>
        <w:tab/>
        <w:t>Huawei, HiSilicon</w:t>
      </w:r>
    </w:p>
    <w:p w14:paraId="74739283" w14:textId="1A761C9B" w:rsidR="001647EC" w:rsidRPr="00366D1D" w:rsidRDefault="001B7BF2" w:rsidP="001647EC">
      <w:pPr>
        <w:ind w:left="720" w:hanging="720"/>
        <w:rPr>
          <w:b/>
          <w:lang w:eastAsia="x-none"/>
        </w:rPr>
      </w:pPr>
      <w:hyperlink r:id="rId465" w:history="1">
        <w:r w:rsidR="00D93AE1" w:rsidRPr="00366D1D">
          <w:rPr>
            <w:rStyle w:val="Hyperlink"/>
            <w:b/>
            <w:lang w:eastAsia="x-none"/>
          </w:rPr>
          <w:t>R1-1809472</w:t>
        </w:r>
      </w:hyperlink>
      <w:r w:rsidR="001647EC" w:rsidRPr="00366D1D">
        <w:rPr>
          <w:b/>
          <w:lang w:eastAsia="x-none"/>
        </w:rPr>
        <w:tab/>
        <w:t>On configurable wideband PRG size for TM9 and TM10</w:t>
      </w:r>
      <w:r w:rsidR="001647EC" w:rsidRPr="00366D1D">
        <w:rPr>
          <w:b/>
          <w:lang w:eastAsia="x-none"/>
        </w:rPr>
        <w:tab/>
        <w:t>Ericsson</w:t>
      </w:r>
    </w:p>
    <w:p w14:paraId="10C8916C" w14:textId="705A2E80" w:rsidR="001647EC" w:rsidRPr="001647EC" w:rsidRDefault="001B7BF2" w:rsidP="001647EC">
      <w:pPr>
        <w:ind w:left="720" w:hanging="720"/>
        <w:rPr>
          <w:lang w:eastAsia="x-none"/>
        </w:rPr>
      </w:pPr>
      <w:hyperlink r:id="rId466" w:history="1">
        <w:r w:rsidR="00D93AE1">
          <w:rPr>
            <w:rStyle w:val="Hyperlink"/>
            <w:lang w:eastAsia="x-none"/>
          </w:rPr>
          <w:t>R1-1808588</w:t>
        </w:r>
      </w:hyperlink>
      <w:r w:rsidR="001647EC" w:rsidRPr="001647EC">
        <w:rPr>
          <w:lang w:eastAsia="x-none"/>
        </w:rPr>
        <w:tab/>
        <w:t>Introduction of configured PRG size for TM9 and TM10 in 36.213</w:t>
      </w:r>
      <w:r w:rsidR="001647EC" w:rsidRPr="001647EC">
        <w:rPr>
          <w:lang w:eastAsia="x-none"/>
        </w:rPr>
        <w:tab/>
        <w:t>Huawei, HiSilicon</w:t>
      </w:r>
    </w:p>
    <w:p w14:paraId="797F8A03" w14:textId="77777777" w:rsidR="001647EC" w:rsidRPr="001647EC" w:rsidRDefault="001647EC" w:rsidP="001647EC">
      <w:pPr>
        <w:ind w:left="720" w:hanging="720"/>
        <w:rPr>
          <w:lang w:eastAsia="x-none"/>
        </w:rPr>
      </w:pPr>
    </w:p>
    <w:p w14:paraId="5E512A7C" w14:textId="3DB6324A" w:rsidR="001647EC" w:rsidRPr="00366D1D" w:rsidRDefault="001B7BF2" w:rsidP="001647EC">
      <w:pPr>
        <w:ind w:left="720" w:hanging="720"/>
        <w:rPr>
          <w:b/>
          <w:lang w:eastAsia="x-none"/>
        </w:rPr>
      </w:pPr>
      <w:hyperlink r:id="rId467" w:history="1">
        <w:r w:rsidR="00D93AE1" w:rsidRPr="00366D1D">
          <w:rPr>
            <w:rStyle w:val="Hyperlink"/>
            <w:b/>
            <w:highlight w:val="green"/>
            <w:lang w:eastAsia="x-none"/>
          </w:rPr>
          <w:t>R1-1809249</w:t>
        </w:r>
      </w:hyperlink>
      <w:r w:rsidR="001647EC" w:rsidRPr="00366D1D">
        <w:rPr>
          <w:b/>
          <w:lang w:eastAsia="x-none"/>
        </w:rPr>
        <w:tab/>
        <w:t>Introduction of NR-SS-SINR</w:t>
      </w:r>
      <w:r w:rsidR="001647EC" w:rsidRPr="00366D1D">
        <w:rPr>
          <w:b/>
          <w:lang w:eastAsia="x-none"/>
        </w:rPr>
        <w:tab/>
        <w:t>Ericsson</w:t>
      </w:r>
    </w:p>
    <w:p w14:paraId="2AC95870" w14:textId="77777777" w:rsidR="00E303AE" w:rsidRPr="00E303AE" w:rsidRDefault="00E303AE" w:rsidP="00063CD3">
      <w:pPr>
        <w:pStyle w:val="Heading2"/>
        <w:rPr>
          <w:rFonts w:eastAsia="MS Mincho"/>
          <w:lang w:eastAsia="ja-JP"/>
        </w:rPr>
      </w:pPr>
      <w:bookmarkStart w:id="176" w:name="_Toc526458872"/>
      <w:r w:rsidRPr="00E303AE">
        <w:t>LTE Release 1</w:t>
      </w:r>
      <w:bookmarkEnd w:id="174"/>
      <w:r w:rsidRPr="00E303AE">
        <w:rPr>
          <w:rFonts w:eastAsia="MS Mincho"/>
          <w:lang w:eastAsia="ja-JP"/>
        </w:rPr>
        <w:t>6</w:t>
      </w:r>
      <w:bookmarkEnd w:id="175"/>
      <w:bookmarkEnd w:id="176"/>
    </w:p>
    <w:p w14:paraId="3FFC4A5B" w14:textId="77777777" w:rsidR="00E303AE" w:rsidRPr="00E303AE" w:rsidRDefault="00E303AE" w:rsidP="00063CD3">
      <w:pPr>
        <w:pStyle w:val="Heading3"/>
      </w:pPr>
      <w:bookmarkStart w:id="177" w:name="_Toc521704481"/>
      <w:bookmarkStart w:id="178" w:name="_Toc526458873"/>
      <w:r w:rsidRPr="00E303AE">
        <w:t>Additional MTC Enhancements</w:t>
      </w:r>
      <w:bookmarkEnd w:id="177"/>
      <w:bookmarkEnd w:id="178"/>
    </w:p>
    <w:p w14:paraId="4CBD51B6" w14:textId="77777777" w:rsidR="00E303AE" w:rsidRPr="00E303AE" w:rsidRDefault="00E303AE" w:rsidP="00E303AE">
      <w:pPr>
        <w:ind w:left="720" w:hanging="720"/>
        <w:rPr>
          <w:rFonts w:eastAsia="MS Mincho"/>
          <w:i/>
          <w:iCs/>
          <w:lang w:eastAsia="ja-JP"/>
        </w:rPr>
      </w:pPr>
      <w:r w:rsidRPr="00E303AE">
        <w:rPr>
          <w:i/>
          <w:iCs/>
        </w:rPr>
        <w:t xml:space="preserve">LTE_eMTC5-Core; WID in </w:t>
      </w:r>
      <w:hyperlink r:id="rId468" w:history="1">
        <w:r w:rsidRPr="00E303AE">
          <w:rPr>
            <w:rFonts w:hint="eastAsia"/>
            <w:i/>
            <w:iCs/>
            <w:color w:val="0000FF"/>
            <w:u w:val="single"/>
          </w:rPr>
          <w:t>RP-1</w:t>
        </w:r>
        <w:r w:rsidRPr="00E303AE">
          <w:rPr>
            <w:rFonts w:eastAsia="MS Mincho"/>
            <w:i/>
            <w:iCs/>
            <w:color w:val="0000FF"/>
            <w:u w:val="single"/>
            <w:lang w:eastAsia="ja-JP"/>
          </w:rPr>
          <w:t>81450</w:t>
        </w:r>
      </w:hyperlink>
      <w:r w:rsidRPr="00E303AE">
        <w:rPr>
          <w:i/>
          <w:iCs/>
        </w:rPr>
        <w:t>. Please refer to the WID for detailed scoping</w:t>
      </w:r>
    </w:p>
    <w:p w14:paraId="56AD7CF7" w14:textId="4D0270D0" w:rsidR="00063CD3" w:rsidRDefault="00063CD3" w:rsidP="00E303AE">
      <w:pPr>
        <w:ind w:left="720" w:hanging="720"/>
        <w:rPr>
          <w:lang w:eastAsia="x-none"/>
        </w:rPr>
      </w:pPr>
    </w:p>
    <w:p w14:paraId="3A90E551" w14:textId="77777777" w:rsidR="00F54EE5" w:rsidRPr="00C12634" w:rsidRDefault="00F54EE5" w:rsidP="00F54EE5">
      <w:pPr>
        <w:ind w:left="720" w:hanging="720"/>
        <w:rPr>
          <w:b/>
        </w:rPr>
      </w:pPr>
      <w:r w:rsidRPr="00C12634">
        <w:rPr>
          <w:b/>
        </w:rPr>
        <w:t>Friday</w:t>
      </w:r>
    </w:p>
    <w:p w14:paraId="63BA377B" w14:textId="7DC35605" w:rsidR="00F54EE5" w:rsidRPr="00C12634" w:rsidRDefault="001B7BF2" w:rsidP="00F54EE5">
      <w:pPr>
        <w:ind w:left="720" w:hanging="720"/>
        <w:rPr>
          <w:b/>
        </w:rPr>
      </w:pPr>
      <w:hyperlink r:id="rId469" w:history="1">
        <w:r w:rsidR="00D93AE1">
          <w:rPr>
            <w:rStyle w:val="Hyperlink"/>
            <w:b/>
          </w:rPr>
          <w:t>R1-1809672</w:t>
        </w:r>
      </w:hyperlink>
      <w:r w:rsidR="00F54EE5" w:rsidRPr="00C12634">
        <w:rPr>
          <w:b/>
        </w:rPr>
        <w:tab/>
        <w:t>Chairman's notes of AI 6.2.1 Additional MTC Enhancements</w:t>
      </w:r>
      <w:r w:rsidR="00F54EE5" w:rsidRPr="00C12634">
        <w:rPr>
          <w:b/>
        </w:rPr>
        <w:tab/>
        <w:t>Ad-hoc chair (Samsung)</w:t>
      </w:r>
    </w:p>
    <w:p w14:paraId="79EF4877" w14:textId="77777777" w:rsidR="00F54EE5" w:rsidRDefault="00F54EE5" w:rsidP="00F54EE5">
      <w:pPr>
        <w:ind w:left="720" w:hanging="720"/>
      </w:pPr>
      <w:r w:rsidRPr="00C12634">
        <w:rPr>
          <w:b/>
        </w:rPr>
        <w:t>Decision:</w:t>
      </w:r>
      <w:r>
        <w:t xml:space="preserve"> The document is endorsed, content is incorporated below.</w:t>
      </w:r>
    </w:p>
    <w:p w14:paraId="71AEBC24" w14:textId="77777777" w:rsidR="00F54EE5" w:rsidRDefault="00F54EE5" w:rsidP="00E303AE">
      <w:pPr>
        <w:ind w:left="720" w:hanging="720"/>
        <w:rPr>
          <w:lang w:eastAsia="x-none"/>
        </w:rPr>
      </w:pPr>
    </w:p>
    <w:bookmarkStart w:id="179" w:name="_Toc521704492"/>
    <w:p w14:paraId="018292A0" w14:textId="1AA1173E" w:rsidR="00842389" w:rsidRPr="000313F3" w:rsidRDefault="00D93AE1" w:rsidP="00842389">
      <w:pPr>
        <w:ind w:left="720" w:hanging="720"/>
        <w:rPr>
          <w:b/>
          <w:lang w:eastAsia="x-none"/>
        </w:rPr>
      </w:pPr>
      <w:r w:rsidRPr="000313F3">
        <w:rPr>
          <w:b/>
          <w:color w:val="0000FF"/>
          <w:u w:val="single"/>
          <w:lang w:eastAsia="x-none"/>
        </w:rPr>
        <w:fldChar w:fldCharType="begin"/>
      </w:r>
      <w:r w:rsidR="00580D49">
        <w:rPr>
          <w:b/>
          <w:color w:val="0000FF"/>
          <w:u w:val="single"/>
          <w:lang w:eastAsia="x-none"/>
        </w:rPr>
        <w:instrText>HYPERLINK "C:\\Users\\Merias\\Documents\\RAN1\\TSGR1_94-Sweden\\Docs\\R1-1808033.zip"</w:instrText>
      </w:r>
      <w:r w:rsidRPr="000313F3">
        <w:rPr>
          <w:b/>
          <w:color w:val="0000FF"/>
          <w:u w:val="single"/>
          <w:lang w:eastAsia="x-none"/>
        </w:rPr>
        <w:fldChar w:fldCharType="separate"/>
      </w:r>
      <w:r w:rsidRPr="000313F3">
        <w:rPr>
          <w:rStyle w:val="Hyperlink"/>
          <w:b/>
          <w:lang w:eastAsia="x-none"/>
        </w:rPr>
        <w:t>R1-1808033</w:t>
      </w:r>
      <w:r w:rsidRPr="000313F3">
        <w:rPr>
          <w:b/>
          <w:color w:val="0000FF"/>
          <w:u w:val="single"/>
          <w:lang w:eastAsia="x-none"/>
        </w:rPr>
        <w:fldChar w:fldCharType="end"/>
      </w:r>
      <w:r w:rsidR="00842389" w:rsidRPr="000313F3">
        <w:rPr>
          <w:b/>
          <w:lang w:eastAsia="x-none"/>
        </w:rPr>
        <w:tab/>
        <w:t>WI work plan for Rel-16 LTE-MTC</w:t>
      </w:r>
      <w:r w:rsidR="00842389" w:rsidRPr="000313F3">
        <w:rPr>
          <w:b/>
          <w:lang w:eastAsia="x-none"/>
        </w:rPr>
        <w:tab/>
        <w:t>Ericsson</w:t>
      </w:r>
    </w:p>
    <w:p w14:paraId="093FACE4" w14:textId="77777777" w:rsidR="00842389" w:rsidRPr="00842389" w:rsidRDefault="00842389" w:rsidP="00F54EE5">
      <w:pPr>
        <w:pStyle w:val="Heading4"/>
      </w:pPr>
      <w:bookmarkStart w:id="180" w:name="_Toc521704482"/>
      <w:bookmarkStart w:id="181" w:name="_Toc526458874"/>
      <w:r w:rsidRPr="00842389">
        <w:t>UE-group wake-up signal</w:t>
      </w:r>
      <w:bookmarkEnd w:id="180"/>
      <w:bookmarkEnd w:id="181"/>
    </w:p>
    <w:p w14:paraId="6AD8531C" w14:textId="58F16BEC" w:rsidR="00842389" w:rsidRPr="000313F3" w:rsidRDefault="001B7BF2" w:rsidP="00842389">
      <w:pPr>
        <w:ind w:left="720" w:hanging="720"/>
        <w:rPr>
          <w:b/>
          <w:lang w:eastAsia="x-none"/>
        </w:rPr>
      </w:pPr>
      <w:hyperlink r:id="rId470" w:history="1">
        <w:r w:rsidR="00D93AE1" w:rsidRPr="000313F3">
          <w:rPr>
            <w:rStyle w:val="Hyperlink"/>
            <w:b/>
          </w:rPr>
          <w:t>R1-1809521</w:t>
        </w:r>
      </w:hyperlink>
      <w:r w:rsidR="00842389" w:rsidRPr="000313F3">
        <w:rPr>
          <w:b/>
          <w:lang w:eastAsia="x-none"/>
        </w:rPr>
        <w:tab/>
        <w:t>Summary of 6.2.1.1 UE group MWUS</w:t>
      </w:r>
      <w:r w:rsidR="00842389" w:rsidRPr="000313F3">
        <w:rPr>
          <w:b/>
          <w:lang w:eastAsia="x-none"/>
        </w:rPr>
        <w:tab/>
        <w:t>Qualcomm</w:t>
      </w:r>
    </w:p>
    <w:p w14:paraId="07F94BEE" w14:textId="77777777" w:rsidR="00842389" w:rsidRPr="00842389" w:rsidRDefault="00842389" w:rsidP="00842389">
      <w:pPr>
        <w:ind w:left="720" w:hanging="720"/>
        <w:rPr>
          <w:szCs w:val="20"/>
          <w:lang w:eastAsia="x-none"/>
        </w:rPr>
      </w:pPr>
    </w:p>
    <w:p w14:paraId="01E290CD" w14:textId="77777777" w:rsidR="00842389" w:rsidRPr="000313F3" w:rsidRDefault="00842389" w:rsidP="00842389">
      <w:pPr>
        <w:ind w:left="720" w:hanging="720"/>
        <w:rPr>
          <w:szCs w:val="20"/>
          <w:lang w:eastAsia="x-none"/>
        </w:rPr>
      </w:pPr>
      <w:r w:rsidRPr="000313F3">
        <w:rPr>
          <w:szCs w:val="20"/>
          <w:highlight w:val="green"/>
          <w:lang w:eastAsia="x-none"/>
        </w:rPr>
        <w:t>Agreement</w:t>
      </w:r>
    </w:p>
    <w:p w14:paraId="6BD9C9CF" w14:textId="77777777" w:rsidR="00842389" w:rsidRPr="00842389" w:rsidRDefault="00842389" w:rsidP="00842389">
      <w:pPr>
        <w:ind w:left="720" w:hanging="720"/>
        <w:rPr>
          <w:szCs w:val="20"/>
          <w:lang w:eastAsia="x-none"/>
        </w:rPr>
      </w:pPr>
      <w:r w:rsidRPr="00842389">
        <w:rPr>
          <w:szCs w:val="20"/>
          <w:lang w:eastAsia="x-none"/>
        </w:rPr>
        <w:t>UE-group WUSs are only multiplexed in the same NB as associated PO</w:t>
      </w:r>
    </w:p>
    <w:p w14:paraId="1D1FF307" w14:textId="77777777" w:rsidR="00842389" w:rsidRPr="00842389" w:rsidRDefault="00842389" w:rsidP="00FD2787">
      <w:pPr>
        <w:pStyle w:val="ListParagraph"/>
        <w:numPr>
          <w:ilvl w:val="0"/>
          <w:numId w:val="252"/>
        </w:numPr>
      </w:pPr>
      <w:r w:rsidRPr="00842389">
        <w:t>FFS TDM/FDM/CDM for UE-group MWUS multiplexing</w:t>
      </w:r>
    </w:p>
    <w:p w14:paraId="6DBB2271" w14:textId="2782F544" w:rsidR="00842389" w:rsidRPr="00842389" w:rsidRDefault="00842389" w:rsidP="00842389">
      <w:pPr>
        <w:ind w:left="720" w:hanging="720"/>
        <w:rPr>
          <w:szCs w:val="20"/>
          <w:lang w:eastAsia="x-none"/>
        </w:rPr>
      </w:pPr>
    </w:p>
    <w:p w14:paraId="3F252D28" w14:textId="77777777" w:rsidR="00842389" w:rsidRPr="000313F3" w:rsidRDefault="00842389" w:rsidP="00842389">
      <w:pPr>
        <w:suppressAutoHyphens/>
        <w:overflowPunct w:val="0"/>
        <w:autoSpaceDE w:val="0"/>
        <w:jc w:val="both"/>
        <w:textAlignment w:val="baseline"/>
        <w:rPr>
          <w:rFonts w:ascii="Times New Roman" w:eastAsia="Times New Roman" w:hAnsi="Times New Roman"/>
          <w:szCs w:val="20"/>
          <w:highlight w:val="green"/>
          <w:lang w:eastAsia="zh-CN"/>
        </w:rPr>
      </w:pPr>
      <w:r w:rsidRPr="000313F3">
        <w:rPr>
          <w:rFonts w:ascii="Times New Roman" w:eastAsia="Times New Roman" w:hAnsi="Times New Roman"/>
          <w:szCs w:val="20"/>
          <w:highlight w:val="green"/>
          <w:lang w:eastAsia="zh-CN"/>
        </w:rPr>
        <w:t>Agreement</w:t>
      </w:r>
    </w:p>
    <w:p w14:paraId="104224C9" w14:textId="77777777" w:rsidR="00842389" w:rsidRPr="000313F3" w:rsidRDefault="00842389" w:rsidP="00FD2787">
      <w:pPr>
        <w:pStyle w:val="ListParagraph"/>
        <w:numPr>
          <w:ilvl w:val="0"/>
          <w:numId w:val="252"/>
        </w:numPr>
        <w:rPr>
          <w:lang w:val="en-US" w:eastAsia="zh-CN"/>
        </w:rPr>
      </w:pPr>
      <w:r w:rsidRPr="000313F3">
        <w:rPr>
          <w:lang w:val="en-US" w:eastAsia="zh-CN"/>
        </w:rPr>
        <w:t>UE-group MWUS is supported based on eNB’s and UE’s capability.</w:t>
      </w:r>
    </w:p>
    <w:p w14:paraId="5489F0E9" w14:textId="77777777" w:rsidR="00842389" w:rsidRPr="000313F3" w:rsidRDefault="00842389" w:rsidP="00FD2787">
      <w:pPr>
        <w:pStyle w:val="ListParagraph"/>
        <w:numPr>
          <w:ilvl w:val="0"/>
          <w:numId w:val="252"/>
        </w:numPr>
        <w:rPr>
          <w:lang w:val="en-US" w:eastAsia="zh-CN"/>
        </w:rPr>
      </w:pPr>
      <w:r w:rsidRPr="000313F3">
        <w:rPr>
          <w:lang w:val="en-US" w:eastAsia="zh-CN"/>
        </w:rPr>
        <w:t>Whether the network supports UE-group MWUS is done by higher layer signalling.</w:t>
      </w:r>
    </w:p>
    <w:p w14:paraId="4AEBF5D5" w14:textId="77777777" w:rsidR="00842389" w:rsidRPr="000313F3" w:rsidRDefault="00842389" w:rsidP="00FD2787">
      <w:pPr>
        <w:pStyle w:val="ListParagraph"/>
        <w:numPr>
          <w:ilvl w:val="0"/>
          <w:numId w:val="252"/>
        </w:numPr>
        <w:rPr>
          <w:lang w:val="en-US" w:eastAsia="zh-CN"/>
        </w:rPr>
      </w:pPr>
      <w:r w:rsidRPr="000313F3">
        <w:rPr>
          <w:lang w:val="en-US" w:eastAsia="zh-CN"/>
        </w:rPr>
        <w:t>FFS: The number of UE groups is configured by SIB.</w:t>
      </w:r>
    </w:p>
    <w:p w14:paraId="5942C864" w14:textId="77777777" w:rsidR="00842389" w:rsidRPr="000313F3" w:rsidRDefault="00842389" w:rsidP="00FD2787">
      <w:pPr>
        <w:pStyle w:val="ListParagraph"/>
        <w:numPr>
          <w:ilvl w:val="0"/>
          <w:numId w:val="252"/>
        </w:numPr>
        <w:rPr>
          <w:lang w:val="en-US" w:eastAsia="zh-CN"/>
        </w:rPr>
      </w:pPr>
      <w:r w:rsidRPr="000313F3">
        <w:rPr>
          <w:lang w:val="en-US" w:eastAsia="zh-CN"/>
        </w:rPr>
        <w:t>Note that the UE-group MWUS is UE optional</w:t>
      </w:r>
    </w:p>
    <w:p w14:paraId="720E8043" w14:textId="77777777" w:rsidR="00842389" w:rsidRPr="00842389" w:rsidRDefault="00842389" w:rsidP="00842389">
      <w:pPr>
        <w:rPr>
          <w:rFonts w:ascii="Times New Roman" w:hAnsi="Times New Roman"/>
          <w:szCs w:val="20"/>
          <w:lang w:val="en-US" w:eastAsia="x-none"/>
        </w:rPr>
      </w:pPr>
    </w:p>
    <w:p w14:paraId="315B85AC" w14:textId="77777777" w:rsidR="00842389" w:rsidRPr="000313F3" w:rsidRDefault="00842389" w:rsidP="00842389">
      <w:pPr>
        <w:suppressAutoHyphens/>
        <w:overflowPunct w:val="0"/>
        <w:autoSpaceDE w:val="0"/>
        <w:jc w:val="both"/>
        <w:textAlignment w:val="baseline"/>
        <w:rPr>
          <w:rFonts w:ascii="Times New Roman" w:eastAsia="Times New Roman" w:hAnsi="Times New Roman"/>
          <w:szCs w:val="20"/>
          <w:lang w:eastAsia="zh-CN"/>
        </w:rPr>
      </w:pPr>
      <w:r w:rsidRPr="000313F3">
        <w:rPr>
          <w:rFonts w:ascii="Times New Roman" w:eastAsia="Times New Roman" w:hAnsi="Times New Roman"/>
          <w:szCs w:val="20"/>
          <w:highlight w:val="green"/>
          <w:lang w:eastAsia="zh-CN"/>
        </w:rPr>
        <w:t>Agreement</w:t>
      </w:r>
    </w:p>
    <w:p w14:paraId="1F23F0BA" w14:textId="77777777" w:rsidR="00842389" w:rsidRPr="00842389" w:rsidRDefault="00842389" w:rsidP="00842389">
      <w:pPr>
        <w:suppressAutoHyphens/>
        <w:overflowPunct w:val="0"/>
        <w:autoSpaceDE w:val="0"/>
        <w:jc w:val="both"/>
        <w:textAlignment w:val="baseline"/>
        <w:rPr>
          <w:rFonts w:ascii="Times New Roman" w:eastAsia="Times New Roman" w:hAnsi="Times New Roman"/>
          <w:szCs w:val="20"/>
          <w:lang w:eastAsia="zh-CN"/>
        </w:rPr>
      </w:pPr>
      <w:r w:rsidRPr="00842389">
        <w:rPr>
          <w:rFonts w:ascii="Times New Roman" w:eastAsia="Times New Roman" w:hAnsi="Times New Roman"/>
          <w:szCs w:val="20"/>
          <w:lang w:eastAsia="zh-CN"/>
        </w:rPr>
        <w:t>Rel-16 UE-group MWUS sequence should consider at least</w:t>
      </w:r>
    </w:p>
    <w:p w14:paraId="40D6CFDC" w14:textId="77777777" w:rsidR="00842389" w:rsidRPr="000313F3" w:rsidRDefault="00842389" w:rsidP="00FD2787">
      <w:pPr>
        <w:pStyle w:val="ListParagraph"/>
        <w:numPr>
          <w:ilvl w:val="0"/>
          <w:numId w:val="253"/>
        </w:numPr>
        <w:rPr>
          <w:lang w:val="en-US" w:eastAsia="zh-CN"/>
        </w:rPr>
      </w:pPr>
      <w:r w:rsidRPr="000313F3">
        <w:rPr>
          <w:lang w:val="en-US" w:eastAsia="zh-CN"/>
        </w:rPr>
        <w:t>Fallback to legacy UE behavior</w:t>
      </w:r>
    </w:p>
    <w:p w14:paraId="0BF0FEEC" w14:textId="77777777" w:rsidR="00842389" w:rsidRPr="000313F3" w:rsidRDefault="00842389" w:rsidP="00FD2787">
      <w:pPr>
        <w:pStyle w:val="ListParagraph"/>
        <w:numPr>
          <w:ilvl w:val="0"/>
          <w:numId w:val="253"/>
        </w:numPr>
        <w:rPr>
          <w:lang w:val="en-US" w:eastAsia="zh-CN"/>
        </w:rPr>
      </w:pPr>
      <w:r w:rsidRPr="000313F3">
        <w:rPr>
          <w:lang w:val="en-US" w:eastAsia="zh-CN"/>
        </w:rPr>
        <w:lastRenderedPageBreak/>
        <w:t>Inter-cell interference randomization</w:t>
      </w:r>
    </w:p>
    <w:p w14:paraId="3770489A" w14:textId="77777777" w:rsidR="00842389" w:rsidRPr="000313F3" w:rsidRDefault="00842389" w:rsidP="00FD2787">
      <w:pPr>
        <w:pStyle w:val="ListParagraph"/>
        <w:numPr>
          <w:ilvl w:val="0"/>
          <w:numId w:val="253"/>
        </w:numPr>
        <w:rPr>
          <w:lang w:val="en-US" w:eastAsia="zh-CN"/>
        </w:rPr>
      </w:pPr>
      <w:r w:rsidRPr="000313F3">
        <w:rPr>
          <w:lang w:val="en-US" w:eastAsia="zh-CN"/>
        </w:rPr>
        <w:t>UE group ID for different UE-group MWUS</w:t>
      </w:r>
    </w:p>
    <w:p w14:paraId="699DFD81" w14:textId="77777777" w:rsidR="00842389" w:rsidRPr="000313F3" w:rsidRDefault="00842389" w:rsidP="00FD2787">
      <w:pPr>
        <w:pStyle w:val="ListParagraph"/>
        <w:numPr>
          <w:ilvl w:val="0"/>
          <w:numId w:val="253"/>
        </w:numPr>
        <w:rPr>
          <w:lang w:val="en-US" w:eastAsia="zh-CN"/>
        </w:rPr>
      </w:pPr>
      <w:r w:rsidRPr="000313F3">
        <w:rPr>
          <w:lang w:val="en-US" w:eastAsia="zh-CN"/>
        </w:rPr>
        <w:t>Reuse of Rel-15 sequences is not precluded</w:t>
      </w:r>
    </w:p>
    <w:p w14:paraId="6D133B97" w14:textId="77777777" w:rsidR="00842389" w:rsidRPr="000313F3" w:rsidRDefault="00842389" w:rsidP="00FD2787">
      <w:pPr>
        <w:pStyle w:val="ListParagraph"/>
        <w:numPr>
          <w:ilvl w:val="0"/>
          <w:numId w:val="253"/>
        </w:numPr>
        <w:rPr>
          <w:lang w:val="en-US" w:eastAsia="zh-CN"/>
        </w:rPr>
      </w:pPr>
      <w:r w:rsidRPr="000313F3">
        <w:rPr>
          <w:lang w:val="en-US" w:eastAsia="zh-CN"/>
        </w:rPr>
        <w:t>Effect of sequence detection on UE complexity</w:t>
      </w:r>
    </w:p>
    <w:p w14:paraId="15E2081E" w14:textId="77777777" w:rsidR="00842389" w:rsidRPr="00842389" w:rsidRDefault="00842389" w:rsidP="00842389">
      <w:pPr>
        <w:ind w:left="720" w:hanging="720"/>
        <w:rPr>
          <w:szCs w:val="20"/>
          <w:lang w:eastAsia="zh-CN"/>
        </w:rPr>
      </w:pPr>
    </w:p>
    <w:p w14:paraId="1B5E2EE8" w14:textId="77777777" w:rsidR="00842389" w:rsidRPr="000313F3" w:rsidRDefault="00842389" w:rsidP="00842389">
      <w:pPr>
        <w:ind w:left="720" w:hanging="720"/>
        <w:rPr>
          <w:szCs w:val="20"/>
          <w:highlight w:val="green"/>
          <w:lang w:eastAsia="x-none"/>
        </w:rPr>
      </w:pPr>
      <w:r w:rsidRPr="000313F3">
        <w:rPr>
          <w:szCs w:val="20"/>
          <w:highlight w:val="green"/>
          <w:lang w:eastAsia="x-none"/>
        </w:rPr>
        <w:t>Agreement</w:t>
      </w:r>
    </w:p>
    <w:p w14:paraId="073A431E" w14:textId="77777777" w:rsidR="00842389" w:rsidRPr="00842389" w:rsidRDefault="00842389" w:rsidP="00842389">
      <w:pPr>
        <w:rPr>
          <w:szCs w:val="20"/>
          <w:lang w:eastAsia="x-none"/>
        </w:rPr>
      </w:pPr>
      <w:r w:rsidRPr="00842389">
        <w:rPr>
          <w:szCs w:val="20"/>
        </w:rPr>
        <w:t>Study the RAN1 consequence of UE-grouping on the following basis:</w:t>
      </w:r>
    </w:p>
    <w:p w14:paraId="612D784A" w14:textId="77777777" w:rsidR="00842389" w:rsidRPr="000313F3" w:rsidRDefault="00842389" w:rsidP="00FD2787">
      <w:pPr>
        <w:pStyle w:val="ListParagraph"/>
        <w:numPr>
          <w:ilvl w:val="0"/>
          <w:numId w:val="254"/>
        </w:numPr>
        <w:rPr>
          <w:lang w:val="en-US" w:eastAsia="zh-CN"/>
        </w:rPr>
      </w:pPr>
      <w:r w:rsidRPr="000313F3">
        <w:rPr>
          <w:lang w:val="en-US" w:eastAsia="zh-CN"/>
        </w:rPr>
        <w:t>UE ID</w:t>
      </w:r>
    </w:p>
    <w:p w14:paraId="286C9709" w14:textId="77777777" w:rsidR="00842389" w:rsidRPr="000313F3" w:rsidRDefault="00842389" w:rsidP="00FD2787">
      <w:pPr>
        <w:pStyle w:val="ListParagraph"/>
        <w:numPr>
          <w:ilvl w:val="0"/>
          <w:numId w:val="254"/>
        </w:numPr>
        <w:rPr>
          <w:lang w:val="en-US" w:eastAsia="zh-CN"/>
        </w:rPr>
      </w:pPr>
      <w:r w:rsidRPr="000313F3">
        <w:rPr>
          <w:lang w:val="en-US" w:eastAsia="zh-CN"/>
        </w:rPr>
        <w:t>Coverage</w:t>
      </w:r>
    </w:p>
    <w:p w14:paraId="68EAFA2D" w14:textId="77777777" w:rsidR="00842389" w:rsidRPr="000313F3" w:rsidRDefault="00842389" w:rsidP="00FD2787">
      <w:pPr>
        <w:pStyle w:val="ListParagraph"/>
        <w:numPr>
          <w:ilvl w:val="0"/>
          <w:numId w:val="254"/>
        </w:numPr>
        <w:rPr>
          <w:lang w:val="en-US" w:eastAsia="zh-CN"/>
        </w:rPr>
      </w:pPr>
      <w:r w:rsidRPr="000313F3">
        <w:rPr>
          <w:lang w:val="en-US" w:eastAsia="zh-CN"/>
        </w:rPr>
        <w:t>DRX/eDRX</w:t>
      </w:r>
    </w:p>
    <w:p w14:paraId="198C7C3F" w14:textId="77777777" w:rsidR="00842389" w:rsidRPr="000313F3" w:rsidRDefault="00842389" w:rsidP="00FD2787">
      <w:pPr>
        <w:pStyle w:val="ListParagraph"/>
        <w:numPr>
          <w:ilvl w:val="0"/>
          <w:numId w:val="254"/>
        </w:numPr>
        <w:rPr>
          <w:lang w:val="en-US" w:eastAsia="zh-CN"/>
        </w:rPr>
      </w:pPr>
      <w:r w:rsidRPr="000313F3">
        <w:rPr>
          <w:lang w:val="en-US" w:eastAsia="zh-CN"/>
        </w:rPr>
        <w:t>Gap configuration</w:t>
      </w:r>
    </w:p>
    <w:p w14:paraId="3D8745F1" w14:textId="77777777" w:rsidR="00842389" w:rsidRPr="000313F3" w:rsidRDefault="00842389" w:rsidP="00FD2787">
      <w:pPr>
        <w:pStyle w:val="ListParagraph"/>
        <w:numPr>
          <w:ilvl w:val="0"/>
          <w:numId w:val="254"/>
        </w:numPr>
        <w:rPr>
          <w:lang w:val="en-US" w:eastAsia="zh-CN"/>
        </w:rPr>
      </w:pPr>
      <w:r w:rsidRPr="000313F3">
        <w:rPr>
          <w:lang w:val="en-US" w:eastAsia="zh-CN"/>
        </w:rPr>
        <w:t>Services</w:t>
      </w:r>
    </w:p>
    <w:p w14:paraId="09930C37" w14:textId="77777777" w:rsidR="00842389" w:rsidRPr="00842389" w:rsidRDefault="00842389" w:rsidP="00842389">
      <w:pPr>
        <w:ind w:left="720" w:hanging="720"/>
        <w:rPr>
          <w:szCs w:val="20"/>
          <w:lang w:eastAsia="zh-CN"/>
        </w:rPr>
      </w:pPr>
    </w:p>
    <w:p w14:paraId="69484F67" w14:textId="70BBAAEB" w:rsidR="00842389" w:rsidRPr="00842389" w:rsidRDefault="001B7BF2" w:rsidP="00842389">
      <w:pPr>
        <w:ind w:left="720" w:hanging="720"/>
        <w:rPr>
          <w:lang w:eastAsia="x-none"/>
        </w:rPr>
      </w:pPr>
      <w:hyperlink r:id="rId471" w:history="1">
        <w:r w:rsidR="00D93AE1">
          <w:rPr>
            <w:rStyle w:val="Hyperlink"/>
            <w:lang w:eastAsia="x-none"/>
          </w:rPr>
          <w:t>R1-1808034</w:t>
        </w:r>
      </w:hyperlink>
      <w:r w:rsidR="00842389" w:rsidRPr="00842389">
        <w:rPr>
          <w:lang w:eastAsia="x-none"/>
        </w:rPr>
        <w:tab/>
        <w:t>UE-group wake-up signal in LTE-MTC</w:t>
      </w:r>
      <w:r w:rsidR="00842389" w:rsidRPr="00842389">
        <w:rPr>
          <w:lang w:eastAsia="x-none"/>
        </w:rPr>
        <w:tab/>
        <w:t>Ericsson</w:t>
      </w:r>
    </w:p>
    <w:p w14:paraId="161B0FD1" w14:textId="2A8CB930" w:rsidR="00842389" w:rsidRPr="00842389" w:rsidRDefault="001B7BF2" w:rsidP="00842389">
      <w:pPr>
        <w:ind w:left="720" w:hanging="720"/>
        <w:rPr>
          <w:lang w:eastAsia="x-none"/>
        </w:rPr>
      </w:pPr>
      <w:hyperlink r:id="rId472" w:history="1">
        <w:r w:rsidR="00D93AE1">
          <w:rPr>
            <w:rStyle w:val="Hyperlink"/>
            <w:lang w:eastAsia="x-none"/>
          </w:rPr>
          <w:t>R1-1808121</w:t>
        </w:r>
      </w:hyperlink>
      <w:r w:rsidR="00842389" w:rsidRPr="00842389">
        <w:rPr>
          <w:lang w:eastAsia="x-none"/>
        </w:rPr>
        <w:tab/>
        <w:t>Support of sub-groups for MWUS</w:t>
      </w:r>
      <w:r w:rsidR="00842389" w:rsidRPr="00842389">
        <w:rPr>
          <w:lang w:eastAsia="x-none"/>
        </w:rPr>
        <w:tab/>
        <w:t>Huawei, HiSilicon</w:t>
      </w:r>
    </w:p>
    <w:p w14:paraId="273A7FE5" w14:textId="2D1A460B" w:rsidR="00842389" w:rsidRPr="00842389" w:rsidRDefault="001B7BF2" w:rsidP="00842389">
      <w:pPr>
        <w:ind w:left="720" w:hanging="720"/>
        <w:rPr>
          <w:lang w:eastAsia="x-none"/>
        </w:rPr>
      </w:pPr>
      <w:hyperlink r:id="rId473" w:history="1">
        <w:r w:rsidR="00D93AE1">
          <w:rPr>
            <w:rStyle w:val="Hyperlink"/>
            <w:lang w:eastAsia="x-none"/>
          </w:rPr>
          <w:t>R1-1808215</w:t>
        </w:r>
      </w:hyperlink>
      <w:r w:rsidR="00842389" w:rsidRPr="00842389">
        <w:rPr>
          <w:lang w:eastAsia="x-none"/>
        </w:rPr>
        <w:tab/>
        <w:t>On UE-group wake-up signal for eMTC</w:t>
      </w:r>
      <w:r w:rsidR="00842389" w:rsidRPr="00842389">
        <w:rPr>
          <w:lang w:eastAsia="x-none"/>
        </w:rPr>
        <w:tab/>
        <w:t>vivo</w:t>
      </w:r>
    </w:p>
    <w:p w14:paraId="0A494C29" w14:textId="2332162D" w:rsidR="00842389" w:rsidRPr="00842389" w:rsidRDefault="001B7BF2" w:rsidP="00842389">
      <w:pPr>
        <w:ind w:left="720" w:hanging="720"/>
        <w:rPr>
          <w:lang w:eastAsia="x-none"/>
        </w:rPr>
      </w:pPr>
      <w:hyperlink r:id="rId474" w:history="1">
        <w:r w:rsidR="00D93AE1">
          <w:rPr>
            <w:rStyle w:val="Hyperlink"/>
            <w:lang w:eastAsia="x-none"/>
          </w:rPr>
          <w:t>R1-1808347</w:t>
        </w:r>
      </w:hyperlink>
      <w:r w:rsidR="00842389" w:rsidRPr="00842389">
        <w:rPr>
          <w:lang w:eastAsia="x-none"/>
        </w:rPr>
        <w:tab/>
        <w:t>UE-group wake-up signal for MTC</w:t>
      </w:r>
      <w:r w:rsidR="00842389" w:rsidRPr="00842389">
        <w:rPr>
          <w:lang w:eastAsia="x-none"/>
        </w:rPr>
        <w:tab/>
        <w:t>Sony</w:t>
      </w:r>
    </w:p>
    <w:p w14:paraId="38FB7DD0" w14:textId="3D12AE1A" w:rsidR="00842389" w:rsidRPr="00842389" w:rsidRDefault="001B7BF2" w:rsidP="00842389">
      <w:pPr>
        <w:ind w:left="720" w:hanging="720"/>
        <w:rPr>
          <w:lang w:eastAsia="x-none"/>
        </w:rPr>
      </w:pPr>
      <w:hyperlink r:id="rId475" w:history="1">
        <w:r w:rsidR="00D93AE1">
          <w:rPr>
            <w:rStyle w:val="Hyperlink"/>
            <w:lang w:eastAsia="x-none"/>
          </w:rPr>
          <w:t>R1-1808430</w:t>
        </w:r>
      </w:hyperlink>
      <w:r w:rsidR="00842389" w:rsidRPr="00842389">
        <w:rPr>
          <w:lang w:eastAsia="x-none"/>
        </w:rPr>
        <w:tab/>
        <w:t>UE-group wake-up signal for MTC</w:t>
      </w:r>
      <w:r w:rsidR="00842389" w:rsidRPr="00842389">
        <w:rPr>
          <w:lang w:eastAsia="x-none"/>
        </w:rPr>
        <w:tab/>
        <w:t>Nokia, Nokia Shanghai Bell</w:t>
      </w:r>
    </w:p>
    <w:p w14:paraId="231661E4" w14:textId="6BE94A71" w:rsidR="00842389" w:rsidRPr="00842389" w:rsidRDefault="001B7BF2" w:rsidP="00842389">
      <w:pPr>
        <w:ind w:left="720" w:hanging="720"/>
        <w:rPr>
          <w:lang w:eastAsia="x-none"/>
        </w:rPr>
      </w:pPr>
      <w:hyperlink r:id="rId476" w:history="1">
        <w:r w:rsidR="00D93AE1">
          <w:rPr>
            <w:rStyle w:val="Hyperlink"/>
            <w:lang w:eastAsia="x-none"/>
          </w:rPr>
          <w:t>R1-1808465</w:t>
        </w:r>
      </w:hyperlink>
      <w:r w:rsidR="00842389" w:rsidRPr="00842389">
        <w:rPr>
          <w:lang w:eastAsia="x-none"/>
        </w:rPr>
        <w:tab/>
        <w:t>Discussion on UE-grouping wake up signal in MTC</w:t>
      </w:r>
      <w:r w:rsidR="00842389" w:rsidRPr="00842389">
        <w:rPr>
          <w:lang w:eastAsia="x-none"/>
        </w:rPr>
        <w:tab/>
        <w:t>LG Electronics</w:t>
      </w:r>
    </w:p>
    <w:p w14:paraId="2CB62CB0" w14:textId="654019DF" w:rsidR="00842389" w:rsidRPr="00842389" w:rsidRDefault="001B7BF2" w:rsidP="00842389">
      <w:pPr>
        <w:ind w:left="720" w:hanging="720"/>
        <w:rPr>
          <w:lang w:eastAsia="x-none"/>
        </w:rPr>
      </w:pPr>
      <w:hyperlink r:id="rId477" w:history="1">
        <w:r w:rsidR="00D93AE1">
          <w:rPr>
            <w:rStyle w:val="Hyperlink"/>
            <w:lang w:eastAsia="x-none"/>
          </w:rPr>
          <w:t>R1-1808631</w:t>
        </w:r>
      </w:hyperlink>
      <w:r w:rsidR="00842389" w:rsidRPr="00842389">
        <w:rPr>
          <w:lang w:eastAsia="x-none"/>
        </w:rPr>
        <w:tab/>
        <w:t>Discussion on Wake-up signal for MTC</w:t>
      </w:r>
      <w:r w:rsidR="00842389" w:rsidRPr="00842389">
        <w:rPr>
          <w:lang w:eastAsia="x-none"/>
        </w:rPr>
        <w:tab/>
        <w:t>ZTE</w:t>
      </w:r>
    </w:p>
    <w:p w14:paraId="63DD3301" w14:textId="2A805080" w:rsidR="00842389" w:rsidRPr="00842389" w:rsidRDefault="001B7BF2" w:rsidP="00842389">
      <w:pPr>
        <w:ind w:left="720" w:hanging="720"/>
        <w:rPr>
          <w:lang w:eastAsia="x-none"/>
        </w:rPr>
      </w:pPr>
      <w:hyperlink r:id="rId478" w:history="1">
        <w:r w:rsidR="00D93AE1">
          <w:rPr>
            <w:rStyle w:val="Hyperlink"/>
            <w:lang w:eastAsia="x-none"/>
          </w:rPr>
          <w:t>R1-1808655</w:t>
        </w:r>
      </w:hyperlink>
      <w:r w:rsidR="00842389" w:rsidRPr="00842389">
        <w:rPr>
          <w:lang w:eastAsia="x-none"/>
        </w:rPr>
        <w:tab/>
        <w:t>UE-group wake-up signal for eMTC</w:t>
      </w:r>
      <w:r w:rsidR="00842389" w:rsidRPr="00842389">
        <w:rPr>
          <w:lang w:eastAsia="x-none"/>
        </w:rPr>
        <w:tab/>
        <w:t>Intel Corporation</w:t>
      </w:r>
    </w:p>
    <w:p w14:paraId="37FA89C0" w14:textId="2D744360" w:rsidR="00842389" w:rsidRPr="00842389" w:rsidRDefault="001B7BF2" w:rsidP="00842389">
      <w:pPr>
        <w:ind w:left="720" w:hanging="720"/>
        <w:rPr>
          <w:lang w:eastAsia="x-none"/>
        </w:rPr>
      </w:pPr>
      <w:hyperlink r:id="rId479" w:history="1">
        <w:r w:rsidR="00D93AE1">
          <w:rPr>
            <w:rStyle w:val="Hyperlink"/>
            <w:lang w:eastAsia="x-none"/>
          </w:rPr>
          <w:t>R1-1808730</w:t>
        </w:r>
      </w:hyperlink>
      <w:r w:rsidR="00842389" w:rsidRPr="00842389">
        <w:rPr>
          <w:lang w:eastAsia="x-none"/>
        </w:rPr>
        <w:tab/>
        <w:t>UE-group wake-up signal for eMTC</w:t>
      </w:r>
      <w:r w:rsidR="00842389" w:rsidRPr="00842389">
        <w:rPr>
          <w:lang w:eastAsia="x-none"/>
        </w:rPr>
        <w:tab/>
        <w:t>Samsung</w:t>
      </w:r>
    </w:p>
    <w:p w14:paraId="2183632B" w14:textId="355F1683" w:rsidR="00842389" w:rsidRPr="00842389" w:rsidRDefault="001B7BF2" w:rsidP="00842389">
      <w:pPr>
        <w:ind w:left="720" w:hanging="720"/>
        <w:rPr>
          <w:lang w:eastAsia="x-none"/>
        </w:rPr>
      </w:pPr>
      <w:hyperlink r:id="rId480" w:history="1">
        <w:r w:rsidR="00D93AE1">
          <w:rPr>
            <w:rStyle w:val="Hyperlink"/>
            <w:lang w:eastAsia="x-none"/>
          </w:rPr>
          <w:t>R1-1809022</w:t>
        </w:r>
      </w:hyperlink>
      <w:r w:rsidR="00842389" w:rsidRPr="00842389">
        <w:rPr>
          <w:lang w:eastAsia="x-none"/>
        </w:rPr>
        <w:tab/>
        <w:t>UE-group wake-up signal</w:t>
      </w:r>
      <w:r w:rsidR="00842389" w:rsidRPr="00842389">
        <w:rPr>
          <w:lang w:eastAsia="x-none"/>
        </w:rPr>
        <w:tab/>
        <w:t>Qualcomm Incorporated</w:t>
      </w:r>
    </w:p>
    <w:p w14:paraId="488028FC" w14:textId="4FE479D4" w:rsidR="00842389" w:rsidRPr="00842389" w:rsidRDefault="001B7BF2" w:rsidP="00842389">
      <w:pPr>
        <w:ind w:left="720" w:hanging="720"/>
        <w:rPr>
          <w:lang w:eastAsia="x-none"/>
        </w:rPr>
      </w:pPr>
      <w:hyperlink r:id="rId481" w:history="1">
        <w:r w:rsidR="00D93AE1">
          <w:rPr>
            <w:rStyle w:val="Hyperlink"/>
            <w:lang w:eastAsia="x-none"/>
          </w:rPr>
          <w:t>R1-1809128</w:t>
        </w:r>
      </w:hyperlink>
      <w:r w:rsidR="00842389" w:rsidRPr="00842389">
        <w:rPr>
          <w:lang w:eastAsia="x-none"/>
        </w:rPr>
        <w:tab/>
        <w:t>UE-group wake-up signal for Rel.16 IoT</w:t>
      </w:r>
      <w:r w:rsidR="00842389" w:rsidRPr="00842389">
        <w:rPr>
          <w:lang w:eastAsia="x-none"/>
        </w:rPr>
        <w:tab/>
        <w:t>NTT DOCOMO, INC.</w:t>
      </w:r>
    </w:p>
    <w:p w14:paraId="77B12682" w14:textId="77777777" w:rsidR="00842389" w:rsidRPr="00842389" w:rsidRDefault="00842389" w:rsidP="00F54EE5">
      <w:pPr>
        <w:pStyle w:val="Heading4"/>
      </w:pPr>
      <w:bookmarkStart w:id="182" w:name="_Toc521704483"/>
      <w:bookmarkStart w:id="183" w:name="_Toc526458875"/>
      <w:r w:rsidRPr="00842389">
        <w:t>Support for transmission in preconfigured UL resources</w:t>
      </w:r>
      <w:bookmarkEnd w:id="182"/>
      <w:bookmarkEnd w:id="183"/>
    </w:p>
    <w:p w14:paraId="621F36B2" w14:textId="61CD67E3" w:rsidR="00842389" w:rsidRPr="000313F3" w:rsidRDefault="001B7BF2" w:rsidP="00842389">
      <w:pPr>
        <w:ind w:left="720" w:hanging="720"/>
        <w:rPr>
          <w:b/>
        </w:rPr>
      </w:pPr>
      <w:hyperlink r:id="rId482" w:history="1">
        <w:r w:rsidR="00D93AE1" w:rsidRPr="000313F3">
          <w:rPr>
            <w:rStyle w:val="Hyperlink"/>
            <w:b/>
          </w:rPr>
          <w:t>R1-1809528</w:t>
        </w:r>
      </w:hyperlink>
      <w:r w:rsidR="00842389" w:rsidRPr="000313F3">
        <w:rPr>
          <w:b/>
          <w:lang w:eastAsia="x-none"/>
        </w:rPr>
        <w:tab/>
      </w:r>
      <w:r w:rsidR="00842389" w:rsidRPr="000313F3">
        <w:rPr>
          <w:b/>
        </w:rPr>
        <w:t>LTE-M Preconfigured UL Resources Summary</w:t>
      </w:r>
      <w:r w:rsidR="00842389" w:rsidRPr="000313F3">
        <w:rPr>
          <w:b/>
        </w:rPr>
        <w:tab/>
        <w:t>Sierra Wireless</w:t>
      </w:r>
    </w:p>
    <w:p w14:paraId="6282330A" w14:textId="77777777" w:rsidR="00842389" w:rsidRPr="00842389" w:rsidRDefault="00842389" w:rsidP="00842389">
      <w:pPr>
        <w:ind w:left="720" w:hanging="720"/>
        <w:rPr>
          <w:lang w:eastAsia="x-none"/>
        </w:rPr>
      </w:pPr>
    </w:p>
    <w:p w14:paraId="37ECE172" w14:textId="77777777" w:rsidR="00842389" w:rsidRPr="000313F3" w:rsidRDefault="00842389" w:rsidP="00842389">
      <w:pPr>
        <w:ind w:left="720" w:hanging="720"/>
        <w:rPr>
          <w:szCs w:val="20"/>
          <w:highlight w:val="green"/>
          <w:lang w:val="en-US"/>
        </w:rPr>
      </w:pPr>
      <w:r w:rsidRPr="000313F3">
        <w:rPr>
          <w:szCs w:val="20"/>
          <w:highlight w:val="green"/>
          <w:lang w:val="en-US"/>
        </w:rPr>
        <w:t>Agreement</w:t>
      </w:r>
    </w:p>
    <w:p w14:paraId="1591B1F3" w14:textId="77777777" w:rsidR="00842389" w:rsidRPr="00842389" w:rsidRDefault="00842389" w:rsidP="00842389">
      <w:pPr>
        <w:rPr>
          <w:szCs w:val="20"/>
          <w:lang w:eastAsia="sv-SE"/>
        </w:rPr>
      </w:pPr>
      <w:r w:rsidRPr="00842389">
        <w:rPr>
          <w:szCs w:val="20"/>
          <w:lang w:eastAsia="sv-SE"/>
        </w:rPr>
        <w:t>Idle mode based pre-configured UL resources is supported for UEs in possession of a valid TA</w:t>
      </w:r>
    </w:p>
    <w:p w14:paraId="11648176" w14:textId="77777777" w:rsidR="00842389" w:rsidRPr="00842389" w:rsidRDefault="00842389" w:rsidP="00FD2787">
      <w:pPr>
        <w:pStyle w:val="ListParagraph"/>
        <w:numPr>
          <w:ilvl w:val="0"/>
          <w:numId w:val="255"/>
        </w:numPr>
      </w:pPr>
      <w:r w:rsidRPr="00842389">
        <w:t>FFS: Validation mechanism for TA</w:t>
      </w:r>
    </w:p>
    <w:p w14:paraId="57C73899" w14:textId="77777777" w:rsidR="00842389" w:rsidRPr="00842389" w:rsidRDefault="00842389" w:rsidP="00FD2787">
      <w:pPr>
        <w:pStyle w:val="ListParagraph"/>
        <w:numPr>
          <w:ilvl w:val="0"/>
          <w:numId w:val="255"/>
        </w:numPr>
      </w:pPr>
      <w:r w:rsidRPr="00842389">
        <w:t>FFS: How the pre-configured UL resources is acquired</w:t>
      </w:r>
    </w:p>
    <w:p w14:paraId="10D33048" w14:textId="77777777" w:rsidR="00842389" w:rsidRPr="00842389" w:rsidRDefault="00842389" w:rsidP="00842389">
      <w:pPr>
        <w:ind w:left="720" w:hanging="720"/>
        <w:rPr>
          <w:szCs w:val="20"/>
          <w:lang w:eastAsia="x-none"/>
        </w:rPr>
      </w:pPr>
    </w:p>
    <w:p w14:paraId="10F006D0" w14:textId="77777777" w:rsidR="00842389" w:rsidRPr="000313F3" w:rsidRDefault="00842389" w:rsidP="00842389">
      <w:pPr>
        <w:rPr>
          <w:szCs w:val="20"/>
          <w:highlight w:val="green"/>
        </w:rPr>
      </w:pPr>
      <w:r w:rsidRPr="000313F3">
        <w:rPr>
          <w:szCs w:val="20"/>
          <w:highlight w:val="green"/>
        </w:rPr>
        <w:t>Agreement</w:t>
      </w:r>
    </w:p>
    <w:p w14:paraId="63420611" w14:textId="77777777" w:rsidR="00842389" w:rsidRPr="00842389" w:rsidRDefault="00842389" w:rsidP="00842389">
      <w:pPr>
        <w:rPr>
          <w:szCs w:val="20"/>
        </w:rPr>
      </w:pPr>
      <w:r w:rsidRPr="00842389">
        <w:rPr>
          <w:szCs w:val="20"/>
        </w:rPr>
        <w:t>For transmission in preconfigured UL resources, the UE may use the latest TA of which its validity can be confirmed</w:t>
      </w:r>
    </w:p>
    <w:p w14:paraId="76EFB654" w14:textId="77777777" w:rsidR="00842389" w:rsidRPr="00842389" w:rsidRDefault="00842389" w:rsidP="00842389">
      <w:pPr>
        <w:rPr>
          <w:b/>
          <w:szCs w:val="20"/>
          <w:highlight w:val="yellow"/>
        </w:rPr>
      </w:pPr>
    </w:p>
    <w:p w14:paraId="6532B3E4" w14:textId="77777777" w:rsidR="00842389" w:rsidRPr="000313F3" w:rsidRDefault="00842389" w:rsidP="00842389">
      <w:pPr>
        <w:rPr>
          <w:szCs w:val="20"/>
          <w:highlight w:val="green"/>
        </w:rPr>
      </w:pPr>
      <w:r w:rsidRPr="000313F3">
        <w:rPr>
          <w:szCs w:val="20"/>
          <w:highlight w:val="green"/>
        </w:rPr>
        <w:t xml:space="preserve">Agreement </w:t>
      </w:r>
    </w:p>
    <w:p w14:paraId="652C29F0" w14:textId="77777777" w:rsidR="00842389" w:rsidRPr="00842389" w:rsidRDefault="00842389" w:rsidP="00842389">
      <w:pPr>
        <w:rPr>
          <w:szCs w:val="20"/>
        </w:rPr>
      </w:pPr>
      <w:r w:rsidRPr="00842389">
        <w:rPr>
          <w:szCs w:val="20"/>
        </w:rPr>
        <w:t>Study both shared and dedicated resource for preconfigured UL resources. If both shared and dedicated resources are supported, strive for commonality in design of both resource types.</w:t>
      </w:r>
    </w:p>
    <w:p w14:paraId="6A51BC8B" w14:textId="77777777" w:rsidR="00842389" w:rsidRPr="00842389" w:rsidRDefault="00842389" w:rsidP="00842389">
      <w:pPr>
        <w:rPr>
          <w:b/>
          <w:szCs w:val="20"/>
          <w:highlight w:val="yellow"/>
        </w:rPr>
      </w:pPr>
    </w:p>
    <w:p w14:paraId="5CBB10F6" w14:textId="77777777" w:rsidR="00842389" w:rsidRPr="000313F3" w:rsidRDefault="00842389" w:rsidP="00842389">
      <w:pPr>
        <w:widowControl w:val="0"/>
        <w:rPr>
          <w:szCs w:val="20"/>
          <w:highlight w:val="green"/>
          <w:lang w:eastAsia="x-none"/>
        </w:rPr>
      </w:pPr>
      <w:r w:rsidRPr="000313F3">
        <w:rPr>
          <w:szCs w:val="20"/>
          <w:highlight w:val="green"/>
          <w:lang w:eastAsia="x-none"/>
        </w:rPr>
        <w:t>Agreement</w:t>
      </w:r>
    </w:p>
    <w:p w14:paraId="0F869FDC" w14:textId="77777777" w:rsidR="00842389" w:rsidRPr="00842389" w:rsidRDefault="00842389" w:rsidP="00842389">
      <w:pPr>
        <w:widowControl w:val="0"/>
        <w:rPr>
          <w:szCs w:val="20"/>
          <w:lang w:eastAsia="x-none"/>
        </w:rPr>
      </w:pPr>
      <w:r w:rsidRPr="00842389">
        <w:rPr>
          <w:szCs w:val="20"/>
          <w:lang w:eastAsia="x-none"/>
        </w:rPr>
        <w:t xml:space="preserve">HARQ procedures for transmission in preconfigured UL resources should be studied and the following aspects should be considered: </w:t>
      </w:r>
    </w:p>
    <w:p w14:paraId="3AAF8361" w14:textId="77777777" w:rsidR="00842389" w:rsidRPr="00842389" w:rsidRDefault="00842389" w:rsidP="00FD2787">
      <w:pPr>
        <w:pStyle w:val="ListParagraph"/>
        <w:numPr>
          <w:ilvl w:val="0"/>
          <w:numId w:val="256"/>
        </w:numPr>
      </w:pPr>
      <w:r w:rsidRPr="00842389">
        <w:t>Whether to support HARQ;</w:t>
      </w:r>
    </w:p>
    <w:p w14:paraId="7A4FEC83" w14:textId="77777777" w:rsidR="00842389" w:rsidRPr="00842389" w:rsidRDefault="00842389" w:rsidP="00FD2787">
      <w:pPr>
        <w:pStyle w:val="ListParagraph"/>
        <w:numPr>
          <w:ilvl w:val="1"/>
          <w:numId w:val="256"/>
        </w:numPr>
      </w:pPr>
      <w:r w:rsidRPr="00842389">
        <w:t>If supported, details of HARQ design including the number of HARQ processes;</w:t>
      </w:r>
    </w:p>
    <w:p w14:paraId="67315A58" w14:textId="77777777" w:rsidR="00842389" w:rsidRPr="00842389" w:rsidRDefault="00842389" w:rsidP="00FD2787">
      <w:pPr>
        <w:pStyle w:val="ListParagraph"/>
        <w:numPr>
          <w:ilvl w:val="0"/>
          <w:numId w:val="256"/>
        </w:numPr>
      </w:pPr>
      <w:r w:rsidRPr="00842389">
        <w:t>Whether ACK/NACK is necessary</w:t>
      </w:r>
    </w:p>
    <w:p w14:paraId="6B63CC71" w14:textId="77777777" w:rsidR="00842389" w:rsidRPr="00842389" w:rsidRDefault="00842389" w:rsidP="00842389">
      <w:pPr>
        <w:rPr>
          <w:szCs w:val="20"/>
          <w:lang w:eastAsia="x-none"/>
        </w:rPr>
      </w:pPr>
      <w:r w:rsidRPr="00842389">
        <w:rPr>
          <w:szCs w:val="20"/>
          <w:lang w:eastAsia="x-none"/>
        </w:rPr>
        <w:t>Fallback mechanisms should be considered, e.g. fallback to legacy RACH/EDT procedures.</w:t>
      </w:r>
    </w:p>
    <w:p w14:paraId="6EA6E928" w14:textId="39E11E7B" w:rsidR="00842389" w:rsidRDefault="00842389" w:rsidP="00842389">
      <w:pPr>
        <w:ind w:left="720" w:hanging="720"/>
        <w:rPr>
          <w:szCs w:val="20"/>
          <w:lang w:eastAsia="x-none"/>
        </w:rPr>
      </w:pPr>
    </w:p>
    <w:p w14:paraId="0C5B27EF" w14:textId="77777777" w:rsidR="000313F3" w:rsidRPr="00842389" w:rsidRDefault="000313F3" w:rsidP="00842389">
      <w:pPr>
        <w:ind w:left="720" w:hanging="720"/>
        <w:rPr>
          <w:szCs w:val="20"/>
          <w:lang w:eastAsia="x-none"/>
        </w:rPr>
      </w:pPr>
    </w:p>
    <w:p w14:paraId="144BA922" w14:textId="321F3669" w:rsidR="00842389" w:rsidRPr="00842389" w:rsidRDefault="001B7BF2" w:rsidP="00842389">
      <w:pPr>
        <w:ind w:left="720" w:hanging="720"/>
        <w:rPr>
          <w:lang w:eastAsia="x-none"/>
        </w:rPr>
      </w:pPr>
      <w:hyperlink r:id="rId483" w:history="1">
        <w:r w:rsidR="00D93AE1">
          <w:rPr>
            <w:rStyle w:val="Hyperlink"/>
            <w:lang w:eastAsia="x-none"/>
          </w:rPr>
          <w:t>R1-1808035</w:t>
        </w:r>
      </w:hyperlink>
      <w:r w:rsidR="00842389" w:rsidRPr="00842389">
        <w:rPr>
          <w:lang w:eastAsia="x-none"/>
        </w:rPr>
        <w:tab/>
        <w:t>Support for transmission in preconfigured UL resources in LTE-MTC</w:t>
      </w:r>
      <w:r w:rsidR="00842389" w:rsidRPr="00842389">
        <w:rPr>
          <w:lang w:eastAsia="x-none"/>
        </w:rPr>
        <w:tab/>
        <w:t>Ericsson</w:t>
      </w:r>
    </w:p>
    <w:p w14:paraId="35A42BBC" w14:textId="4293E54E" w:rsidR="00842389" w:rsidRPr="00842389" w:rsidRDefault="001B7BF2" w:rsidP="00842389">
      <w:pPr>
        <w:ind w:left="720" w:hanging="720"/>
        <w:rPr>
          <w:lang w:eastAsia="x-none"/>
        </w:rPr>
      </w:pPr>
      <w:hyperlink r:id="rId484" w:history="1">
        <w:r w:rsidR="00D93AE1">
          <w:rPr>
            <w:rStyle w:val="Hyperlink"/>
            <w:lang w:eastAsia="x-none"/>
          </w:rPr>
          <w:t>R1-1808118</w:t>
        </w:r>
      </w:hyperlink>
      <w:r w:rsidR="00842389" w:rsidRPr="00842389">
        <w:rPr>
          <w:lang w:eastAsia="x-none"/>
        </w:rPr>
        <w:tab/>
        <w:t>UL transmission in preconfigured resource</w:t>
      </w:r>
      <w:r w:rsidR="00842389" w:rsidRPr="00842389">
        <w:rPr>
          <w:lang w:eastAsia="x-none"/>
        </w:rPr>
        <w:tab/>
        <w:t>Huawei, HiSilicon</w:t>
      </w:r>
    </w:p>
    <w:p w14:paraId="762E8F7B" w14:textId="5BF4E80A" w:rsidR="00842389" w:rsidRPr="00842389" w:rsidRDefault="001B7BF2" w:rsidP="00842389">
      <w:pPr>
        <w:ind w:left="720" w:hanging="720"/>
        <w:rPr>
          <w:lang w:eastAsia="x-none"/>
        </w:rPr>
      </w:pPr>
      <w:hyperlink r:id="rId485" w:history="1">
        <w:r w:rsidR="00D93AE1">
          <w:rPr>
            <w:rStyle w:val="Hyperlink"/>
            <w:lang w:eastAsia="x-none"/>
          </w:rPr>
          <w:t>R1-1808348</w:t>
        </w:r>
      </w:hyperlink>
      <w:r w:rsidR="00842389" w:rsidRPr="00842389">
        <w:rPr>
          <w:lang w:eastAsia="x-none"/>
        </w:rPr>
        <w:tab/>
        <w:t>Transmission in preconfigured UL resources</w:t>
      </w:r>
      <w:r w:rsidR="00842389" w:rsidRPr="00842389">
        <w:rPr>
          <w:lang w:eastAsia="x-none"/>
        </w:rPr>
        <w:tab/>
        <w:t>Sony</w:t>
      </w:r>
    </w:p>
    <w:p w14:paraId="734346C2" w14:textId="2D3F5D6F" w:rsidR="00842389" w:rsidRPr="00842389" w:rsidRDefault="001B7BF2" w:rsidP="00842389">
      <w:pPr>
        <w:ind w:left="720" w:hanging="720"/>
        <w:rPr>
          <w:lang w:eastAsia="x-none"/>
        </w:rPr>
      </w:pPr>
      <w:hyperlink r:id="rId486" w:history="1">
        <w:r w:rsidR="00D93AE1">
          <w:rPr>
            <w:rStyle w:val="Hyperlink"/>
            <w:lang w:eastAsia="x-none"/>
          </w:rPr>
          <w:t>R1-1808357</w:t>
        </w:r>
      </w:hyperlink>
      <w:r w:rsidR="00842389" w:rsidRPr="00842389">
        <w:rPr>
          <w:lang w:eastAsia="x-none"/>
        </w:rPr>
        <w:tab/>
        <w:t>Pre-configured UL Resources Design Considerations</w:t>
      </w:r>
      <w:r w:rsidR="00842389" w:rsidRPr="00842389">
        <w:rPr>
          <w:lang w:eastAsia="x-none"/>
        </w:rPr>
        <w:tab/>
        <w:t>Sierra Wireless, S.A.</w:t>
      </w:r>
    </w:p>
    <w:p w14:paraId="76FE8206" w14:textId="2E7808E7" w:rsidR="00842389" w:rsidRPr="00842389" w:rsidRDefault="001B7BF2" w:rsidP="00842389">
      <w:pPr>
        <w:ind w:left="720" w:hanging="720"/>
        <w:rPr>
          <w:lang w:eastAsia="x-none"/>
        </w:rPr>
      </w:pPr>
      <w:hyperlink r:id="rId487" w:history="1">
        <w:r w:rsidR="00D93AE1">
          <w:rPr>
            <w:rStyle w:val="Hyperlink"/>
            <w:lang w:eastAsia="x-none"/>
          </w:rPr>
          <w:t>R1-1808431</w:t>
        </w:r>
      </w:hyperlink>
      <w:r w:rsidR="00842389" w:rsidRPr="00842389">
        <w:rPr>
          <w:lang w:eastAsia="x-none"/>
        </w:rPr>
        <w:tab/>
        <w:t>Transmission in preconfigured UL resources</w:t>
      </w:r>
      <w:r w:rsidR="00842389" w:rsidRPr="00842389">
        <w:rPr>
          <w:lang w:eastAsia="x-none"/>
        </w:rPr>
        <w:tab/>
        <w:t>Nokia, Nokia Shanghai Bell</w:t>
      </w:r>
    </w:p>
    <w:p w14:paraId="1CCF22A2" w14:textId="29C263AB" w:rsidR="00842389" w:rsidRPr="00842389" w:rsidRDefault="001B7BF2" w:rsidP="00842389">
      <w:pPr>
        <w:ind w:left="720" w:hanging="720"/>
        <w:rPr>
          <w:lang w:eastAsia="x-none"/>
        </w:rPr>
      </w:pPr>
      <w:hyperlink r:id="rId488" w:history="1">
        <w:r w:rsidR="00D93AE1">
          <w:rPr>
            <w:rStyle w:val="Hyperlink"/>
            <w:lang w:eastAsia="x-none"/>
          </w:rPr>
          <w:t>R1-1808466</w:t>
        </w:r>
      </w:hyperlink>
      <w:r w:rsidR="00842389" w:rsidRPr="00842389">
        <w:rPr>
          <w:lang w:eastAsia="x-none"/>
        </w:rPr>
        <w:tab/>
        <w:t>Discussion on preconfigured UL resources in MTC</w:t>
      </w:r>
      <w:r w:rsidR="00842389" w:rsidRPr="00842389">
        <w:rPr>
          <w:lang w:eastAsia="x-none"/>
        </w:rPr>
        <w:tab/>
        <w:t>LG Electronics</w:t>
      </w:r>
    </w:p>
    <w:p w14:paraId="51705D78" w14:textId="13E770F1" w:rsidR="00842389" w:rsidRPr="00842389" w:rsidRDefault="001B7BF2" w:rsidP="00842389">
      <w:pPr>
        <w:ind w:left="720" w:hanging="720"/>
        <w:rPr>
          <w:lang w:eastAsia="x-none"/>
        </w:rPr>
      </w:pPr>
      <w:hyperlink r:id="rId489" w:history="1">
        <w:r w:rsidR="00D93AE1">
          <w:rPr>
            <w:rStyle w:val="Hyperlink"/>
            <w:lang w:eastAsia="x-none"/>
          </w:rPr>
          <w:t>R1-1808632</w:t>
        </w:r>
      </w:hyperlink>
      <w:r w:rsidR="00842389" w:rsidRPr="00842389">
        <w:rPr>
          <w:lang w:eastAsia="x-none"/>
        </w:rPr>
        <w:tab/>
        <w:t>Support for transmission in preconfigured UL resources for MTC</w:t>
      </w:r>
      <w:r w:rsidR="00842389" w:rsidRPr="00842389">
        <w:rPr>
          <w:lang w:eastAsia="x-none"/>
        </w:rPr>
        <w:tab/>
        <w:t>ZTE</w:t>
      </w:r>
    </w:p>
    <w:p w14:paraId="5EBE9C68" w14:textId="2106E40D" w:rsidR="00842389" w:rsidRPr="00842389" w:rsidRDefault="001B7BF2" w:rsidP="00842389">
      <w:pPr>
        <w:ind w:left="720" w:hanging="720"/>
        <w:rPr>
          <w:lang w:eastAsia="x-none"/>
        </w:rPr>
      </w:pPr>
      <w:hyperlink r:id="rId490" w:history="1">
        <w:r w:rsidR="00D93AE1">
          <w:rPr>
            <w:rStyle w:val="Hyperlink"/>
            <w:lang w:eastAsia="x-none"/>
          </w:rPr>
          <w:t>R1-1808656</w:t>
        </w:r>
      </w:hyperlink>
      <w:r w:rsidR="00842389" w:rsidRPr="00842389">
        <w:rPr>
          <w:lang w:eastAsia="x-none"/>
        </w:rPr>
        <w:tab/>
        <w:t>UL transmission in preconfigured resources for eMTC</w:t>
      </w:r>
      <w:r w:rsidR="00842389" w:rsidRPr="00842389">
        <w:rPr>
          <w:lang w:eastAsia="x-none"/>
        </w:rPr>
        <w:tab/>
        <w:t>Intel Corporation</w:t>
      </w:r>
    </w:p>
    <w:p w14:paraId="51833D7D" w14:textId="42F24675" w:rsidR="00842389" w:rsidRPr="00842389" w:rsidRDefault="001B7BF2" w:rsidP="00842389">
      <w:pPr>
        <w:ind w:left="720" w:hanging="720"/>
        <w:rPr>
          <w:lang w:eastAsia="x-none"/>
        </w:rPr>
      </w:pPr>
      <w:hyperlink r:id="rId491" w:history="1">
        <w:r w:rsidR="00D93AE1">
          <w:rPr>
            <w:rStyle w:val="Hyperlink"/>
            <w:lang w:eastAsia="x-none"/>
          </w:rPr>
          <w:t>R1-1808731</w:t>
        </w:r>
      </w:hyperlink>
      <w:r w:rsidR="00842389" w:rsidRPr="00842389">
        <w:rPr>
          <w:lang w:eastAsia="x-none"/>
        </w:rPr>
        <w:tab/>
        <w:t>Discussion on transmission in preconfigured UL reosurces for MTC</w:t>
      </w:r>
      <w:r w:rsidR="00842389" w:rsidRPr="00842389">
        <w:rPr>
          <w:lang w:eastAsia="x-none"/>
        </w:rPr>
        <w:tab/>
        <w:t>Samsung</w:t>
      </w:r>
    </w:p>
    <w:p w14:paraId="32DAB9FB" w14:textId="014203A5" w:rsidR="00842389" w:rsidRPr="00842389" w:rsidRDefault="001B7BF2" w:rsidP="00842389">
      <w:pPr>
        <w:ind w:left="720" w:hanging="720"/>
        <w:rPr>
          <w:lang w:eastAsia="x-none"/>
        </w:rPr>
      </w:pPr>
      <w:hyperlink r:id="rId492" w:history="1">
        <w:r w:rsidR="00D93AE1">
          <w:rPr>
            <w:rStyle w:val="Hyperlink"/>
            <w:lang w:eastAsia="x-none"/>
          </w:rPr>
          <w:t>R1-1809023</w:t>
        </w:r>
      </w:hyperlink>
      <w:r w:rsidR="00842389" w:rsidRPr="00842389">
        <w:rPr>
          <w:lang w:eastAsia="x-none"/>
        </w:rPr>
        <w:tab/>
        <w:t>Support for transmission in preconfigured UL resources</w:t>
      </w:r>
      <w:r w:rsidR="00842389" w:rsidRPr="00842389">
        <w:rPr>
          <w:lang w:eastAsia="x-none"/>
        </w:rPr>
        <w:tab/>
        <w:t>Qualcomm Incorporated</w:t>
      </w:r>
    </w:p>
    <w:p w14:paraId="0C1D964C" w14:textId="3289C546" w:rsidR="00842389" w:rsidRPr="00842389" w:rsidRDefault="001B7BF2" w:rsidP="00842389">
      <w:pPr>
        <w:ind w:left="720" w:hanging="720"/>
        <w:rPr>
          <w:lang w:eastAsia="x-none"/>
        </w:rPr>
      </w:pPr>
      <w:hyperlink r:id="rId493" w:history="1">
        <w:r w:rsidR="00D93AE1">
          <w:rPr>
            <w:rStyle w:val="Hyperlink"/>
            <w:lang w:eastAsia="x-none"/>
          </w:rPr>
          <w:t>R1-1809129</w:t>
        </w:r>
      </w:hyperlink>
      <w:r w:rsidR="00842389" w:rsidRPr="00842389">
        <w:rPr>
          <w:lang w:eastAsia="x-none"/>
        </w:rPr>
        <w:tab/>
        <w:t>UL transmission scheme in preconfigured resources</w:t>
      </w:r>
      <w:r w:rsidR="00842389" w:rsidRPr="00842389">
        <w:rPr>
          <w:lang w:eastAsia="x-none"/>
        </w:rPr>
        <w:tab/>
        <w:t>NTT DOCOMO, INC.</w:t>
      </w:r>
    </w:p>
    <w:p w14:paraId="661B995B" w14:textId="77777777" w:rsidR="00842389" w:rsidRPr="00842389" w:rsidRDefault="00842389" w:rsidP="00F54EE5">
      <w:pPr>
        <w:pStyle w:val="Heading4"/>
      </w:pPr>
      <w:bookmarkStart w:id="184" w:name="_Toc521704484"/>
      <w:bookmarkStart w:id="185" w:name="_Toc526458876"/>
      <w:r w:rsidRPr="00842389">
        <w:t>Scheduling of multiple DL/UL transport blocks</w:t>
      </w:r>
      <w:bookmarkEnd w:id="184"/>
      <w:bookmarkEnd w:id="185"/>
    </w:p>
    <w:p w14:paraId="4BD7174B" w14:textId="42E79EB5" w:rsidR="00842389" w:rsidRPr="000313F3" w:rsidRDefault="001B7BF2" w:rsidP="00842389">
      <w:pPr>
        <w:ind w:left="720" w:hanging="720"/>
        <w:rPr>
          <w:b/>
          <w:lang w:eastAsia="x-none"/>
        </w:rPr>
      </w:pPr>
      <w:hyperlink r:id="rId494" w:history="1">
        <w:r w:rsidR="00D93AE1" w:rsidRPr="000313F3">
          <w:rPr>
            <w:rStyle w:val="Hyperlink"/>
            <w:b/>
          </w:rPr>
          <w:t>R1-1809562</w:t>
        </w:r>
      </w:hyperlink>
      <w:r w:rsidR="00842389" w:rsidRPr="000313F3">
        <w:rPr>
          <w:b/>
          <w:lang w:eastAsia="x-none"/>
        </w:rPr>
        <w:tab/>
        <w:t>Feature lead summary Scheduling of multiple DL UL transport blocks</w:t>
      </w:r>
      <w:r w:rsidR="00842389" w:rsidRPr="000313F3">
        <w:rPr>
          <w:b/>
          <w:lang w:eastAsia="x-none"/>
        </w:rPr>
        <w:tab/>
        <w:t>Ericsson</w:t>
      </w:r>
    </w:p>
    <w:p w14:paraId="15A56CEB" w14:textId="77777777" w:rsidR="00842389" w:rsidRPr="00842389" w:rsidRDefault="00842389" w:rsidP="00842389">
      <w:pPr>
        <w:ind w:left="720" w:hanging="720"/>
        <w:rPr>
          <w:szCs w:val="20"/>
          <w:lang w:eastAsia="x-none"/>
        </w:rPr>
      </w:pPr>
    </w:p>
    <w:p w14:paraId="06503097" w14:textId="77777777" w:rsidR="00842389" w:rsidRPr="000313F3" w:rsidRDefault="00842389" w:rsidP="00842389">
      <w:pPr>
        <w:ind w:left="720" w:hanging="720"/>
        <w:rPr>
          <w:szCs w:val="20"/>
          <w:lang w:eastAsia="x-none"/>
        </w:rPr>
      </w:pPr>
      <w:r w:rsidRPr="000313F3">
        <w:rPr>
          <w:szCs w:val="20"/>
          <w:highlight w:val="green"/>
          <w:lang w:eastAsia="x-none"/>
        </w:rPr>
        <w:t>Agreement</w:t>
      </w:r>
    </w:p>
    <w:p w14:paraId="4D64D3B1" w14:textId="77777777" w:rsidR="00842389" w:rsidRPr="00842389" w:rsidRDefault="00842389" w:rsidP="00842389">
      <w:pPr>
        <w:ind w:left="720" w:hanging="720"/>
        <w:rPr>
          <w:szCs w:val="20"/>
          <w:lang w:eastAsia="x-none"/>
        </w:rPr>
      </w:pPr>
      <w:r w:rsidRPr="00842389">
        <w:rPr>
          <w:szCs w:val="20"/>
          <w:lang w:val="en-US"/>
        </w:rPr>
        <w:t>Specify scheduling of multiple transport blocks for both CE Mode A and B</w:t>
      </w:r>
    </w:p>
    <w:p w14:paraId="301A080A" w14:textId="77777777" w:rsidR="00842389" w:rsidRPr="00842389" w:rsidRDefault="00842389" w:rsidP="00842389">
      <w:pPr>
        <w:ind w:left="720" w:hanging="720"/>
        <w:rPr>
          <w:szCs w:val="20"/>
          <w:lang w:eastAsia="x-none"/>
        </w:rPr>
      </w:pPr>
    </w:p>
    <w:p w14:paraId="71B34032" w14:textId="77777777" w:rsidR="00842389" w:rsidRPr="000313F3" w:rsidRDefault="00842389" w:rsidP="00842389">
      <w:pPr>
        <w:ind w:left="720" w:hanging="720"/>
        <w:rPr>
          <w:szCs w:val="20"/>
          <w:lang w:eastAsia="x-none"/>
        </w:rPr>
      </w:pPr>
      <w:r w:rsidRPr="000313F3">
        <w:rPr>
          <w:szCs w:val="20"/>
          <w:highlight w:val="green"/>
          <w:lang w:eastAsia="x-none"/>
        </w:rPr>
        <w:t>Agreement</w:t>
      </w:r>
    </w:p>
    <w:p w14:paraId="04B2B2D5" w14:textId="77777777" w:rsidR="00842389" w:rsidRPr="00842389" w:rsidRDefault="00842389" w:rsidP="00842389">
      <w:pPr>
        <w:ind w:left="720" w:hanging="720"/>
        <w:rPr>
          <w:szCs w:val="20"/>
          <w:lang w:eastAsia="x-none"/>
        </w:rPr>
      </w:pPr>
      <w:r w:rsidRPr="00842389">
        <w:rPr>
          <w:szCs w:val="20"/>
          <w:lang w:val="en-US"/>
        </w:rPr>
        <w:t xml:space="preserve">The possibility of scheduling multiple DL/UL transport blocks is configured via RRC. </w:t>
      </w:r>
      <w:r w:rsidRPr="00842389">
        <w:rPr>
          <w:szCs w:val="20"/>
        </w:rPr>
        <w:t>Details TBD</w:t>
      </w:r>
    </w:p>
    <w:p w14:paraId="568341CF" w14:textId="77777777" w:rsidR="00842389" w:rsidRPr="00842389" w:rsidRDefault="00842389" w:rsidP="00842389">
      <w:pPr>
        <w:ind w:left="720" w:hanging="720"/>
        <w:rPr>
          <w:szCs w:val="20"/>
          <w:lang w:eastAsia="x-none"/>
        </w:rPr>
      </w:pPr>
    </w:p>
    <w:p w14:paraId="04809764" w14:textId="77777777" w:rsidR="00842389" w:rsidRPr="000313F3" w:rsidRDefault="00842389" w:rsidP="00842389">
      <w:pPr>
        <w:ind w:left="720" w:hanging="720"/>
        <w:rPr>
          <w:szCs w:val="20"/>
          <w:lang w:eastAsia="x-none"/>
        </w:rPr>
      </w:pPr>
      <w:r w:rsidRPr="000313F3">
        <w:rPr>
          <w:szCs w:val="20"/>
          <w:highlight w:val="green"/>
          <w:lang w:eastAsia="x-none"/>
        </w:rPr>
        <w:t>Agreement</w:t>
      </w:r>
    </w:p>
    <w:p w14:paraId="543C8E1A" w14:textId="77777777" w:rsidR="00842389" w:rsidRPr="00842389" w:rsidRDefault="00842389" w:rsidP="00842389">
      <w:pPr>
        <w:rPr>
          <w:szCs w:val="20"/>
          <w:lang w:val="en-US"/>
        </w:rPr>
      </w:pPr>
      <w:r w:rsidRPr="00842389">
        <w:rPr>
          <w:szCs w:val="20"/>
          <w:lang w:val="en-US"/>
        </w:rPr>
        <w:t>When scheduling of multiple TBs is enabled, the number of scheduled transport blocks (&gt;= 1) should be dynamically selected via DCI. The maximum number of scheduled transport blocks with one single DCI is [TBD].</w:t>
      </w:r>
    </w:p>
    <w:p w14:paraId="32244CD2" w14:textId="77777777" w:rsidR="00842389" w:rsidRPr="00842389" w:rsidRDefault="00842389" w:rsidP="00FD2787">
      <w:pPr>
        <w:numPr>
          <w:ilvl w:val="0"/>
          <w:numId w:val="199"/>
        </w:numPr>
        <w:tabs>
          <w:tab w:val="left" w:pos="720"/>
        </w:tabs>
        <w:ind w:left="720"/>
        <w:jc w:val="both"/>
        <w:rPr>
          <w:rFonts w:ascii="Times New Roman" w:eastAsia="Times New Roman" w:hAnsi="Times New Roman"/>
          <w:bCs/>
          <w:szCs w:val="20"/>
          <w:lang w:val="en-US" w:eastAsia="zh-CN"/>
        </w:rPr>
      </w:pPr>
      <w:r w:rsidRPr="00842389">
        <w:rPr>
          <w:rFonts w:ascii="Times New Roman" w:eastAsia="Times New Roman" w:hAnsi="Times New Roman"/>
          <w:bCs/>
          <w:szCs w:val="20"/>
          <w:lang w:eastAsia="zh-CN"/>
        </w:rPr>
        <w:t>The number of blind decodes for MPDCCH is not increased as a result of scheduling multiple TBs</w:t>
      </w:r>
    </w:p>
    <w:p w14:paraId="35A3D1CE" w14:textId="77777777" w:rsidR="00842389" w:rsidRPr="00842389" w:rsidRDefault="00842389" w:rsidP="00842389">
      <w:pPr>
        <w:ind w:left="720" w:hanging="720"/>
        <w:rPr>
          <w:szCs w:val="20"/>
          <w:lang w:val="en-US" w:eastAsia="x-none"/>
        </w:rPr>
      </w:pPr>
    </w:p>
    <w:p w14:paraId="68B4AA8B" w14:textId="77777777" w:rsidR="00842389" w:rsidRPr="00842389" w:rsidRDefault="00842389" w:rsidP="00842389">
      <w:pPr>
        <w:ind w:left="720" w:hanging="720"/>
        <w:rPr>
          <w:b/>
          <w:szCs w:val="20"/>
          <w:lang w:eastAsia="x-none"/>
        </w:rPr>
      </w:pPr>
      <w:r w:rsidRPr="00842389">
        <w:rPr>
          <w:b/>
          <w:szCs w:val="20"/>
          <w:lang w:eastAsia="x-none"/>
        </w:rPr>
        <w:t>Conclusion</w:t>
      </w:r>
    </w:p>
    <w:p w14:paraId="75FF871C" w14:textId="77777777" w:rsidR="00842389" w:rsidRPr="00842389" w:rsidRDefault="00842389" w:rsidP="00842389">
      <w:pPr>
        <w:rPr>
          <w:szCs w:val="20"/>
          <w:lang w:val="en-US"/>
        </w:rPr>
      </w:pPr>
      <w:r w:rsidRPr="00842389">
        <w:rPr>
          <w:szCs w:val="20"/>
          <w:lang w:val="en-US"/>
        </w:rPr>
        <w:t>When multiple TBs are scheduled by one DCI, study interleaving amongst TBs from different HARQ process in cases of repetitions</w:t>
      </w:r>
    </w:p>
    <w:p w14:paraId="66EF3D99" w14:textId="77777777" w:rsidR="00842389" w:rsidRPr="00842389" w:rsidRDefault="00842389" w:rsidP="00FD2787">
      <w:pPr>
        <w:numPr>
          <w:ilvl w:val="0"/>
          <w:numId w:val="257"/>
        </w:numPr>
        <w:rPr>
          <w:szCs w:val="20"/>
          <w:lang w:eastAsia="x-none"/>
        </w:rPr>
      </w:pPr>
      <w:r w:rsidRPr="00842389">
        <w:rPr>
          <w:szCs w:val="20"/>
          <w:lang w:eastAsia="x-none"/>
        </w:rPr>
        <w:t>Companies are encouraged to submit evaluation results in the next RAN1 meeting</w:t>
      </w:r>
    </w:p>
    <w:p w14:paraId="031AFD50" w14:textId="77777777" w:rsidR="00842389" w:rsidRPr="00842389" w:rsidRDefault="00842389" w:rsidP="00842389">
      <w:pPr>
        <w:ind w:left="720" w:hanging="720"/>
        <w:rPr>
          <w:szCs w:val="20"/>
          <w:lang w:eastAsia="x-none"/>
        </w:rPr>
      </w:pPr>
    </w:p>
    <w:p w14:paraId="3D749AAA" w14:textId="77777777" w:rsidR="00842389" w:rsidRPr="000313F3" w:rsidRDefault="00842389" w:rsidP="00842389">
      <w:pPr>
        <w:ind w:left="720" w:hanging="720"/>
        <w:rPr>
          <w:szCs w:val="20"/>
          <w:lang w:eastAsia="x-none"/>
        </w:rPr>
      </w:pPr>
      <w:r w:rsidRPr="000313F3">
        <w:rPr>
          <w:szCs w:val="20"/>
          <w:highlight w:val="green"/>
          <w:lang w:eastAsia="x-none"/>
        </w:rPr>
        <w:t>Agreement</w:t>
      </w:r>
    </w:p>
    <w:p w14:paraId="3D5E32DE" w14:textId="77777777" w:rsidR="00842389" w:rsidRPr="00842389" w:rsidRDefault="00842389" w:rsidP="00842389">
      <w:pPr>
        <w:ind w:left="720" w:hanging="720"/>
        <w:rPr>
          <w:szCs w:val="20"/>
          <w:lang w:eastAsia="x-none"/>
        </w:rPr>
      </w:pPr>
      <w:r w:rsidRPr="00842389">
        <w:rPr>
          <w:szCs w:val="20"/>
          <w:lang w:val="en-US"/>
        </w:rPr>
        <w:t>One DCI to schedule multiple TBs for SC-MCCH is not supported</w:t>
      </w:r>
    </w:p>
    <w:p w14:paraId="61D24796" w14:textId="77777777" w:rsidR="00842389" w:rsidRPr="00842389" w:rsidRDefault="00842389" w:rsidP="00842389">
      <w:pPr>
        <w:ind w:left="720" w:hanging="720"/>
        <w:rPr>
          <w:szCs w:val="20"/>
          <w:lang w:eastAsia="x-none"/>
        </w:rPr>
      </w:pPr>
    </w:p>
    <w:p w14:paraId="5B1136A2" w14:textId="71381A77" w:rsidR="00842389" w:rsidRPr="000313F3" w:rsidRDefault="001B7BF2" w:rsidP="00842389">
      <w:pPr>
        <w:ind w:left="720" w:hanging="720"/>
        <w:rPr>
          <w:b/>
          <w:lang w:eastAsia="x-none"/>
        </w:rPr>
      </w:pPr>
      <w:hyperlink r:id="rId495" w:history="1">
        <w:r w:rsidR="000313F3">
          <w:rPr>
            <w:rStyle w:val="Hyperlink"/>
            <w:b/>
          </w:rPr>
          <w:t>R1-1809615</w:t>
        </w:r>
      </w:hyperlink>
      <w:r w:rsidR="00842389" w:rsidRPr="000313F3">
        <w:rPr>
          <w:b/>
          <w:lang w:eastAsia="x-none"/>
        </w:rPr>
        <w:tab/>
        <w:t xml:space="preserve">Updated Feature lead summary Scheduling of multiple DL UL transport </w:t>
      </w:r>
    </w:p>
    <w:p w14:paraId="3E69C955" w14:textId="2FD9A017" w:rsidR="00842389" w:rsidRPr="000313F3" w:rsidRDefault="00842389" w:rsidP="00842389">
      <w:pPr>
        <w:ind w:left="720" w:hanging="720"/>
        <w:rPr>
          <w:b/>
          <w:lang w:eastAsia="x-none"/>
        </w:rPr>
      </w:pPr>
      <w:r w:rsidRPr="000313F3">
        <w:rPr>
          <w:b/>
          <w:lang w:eastAsia="x-none"/>
        </w:rPr>
        <w:tab/>
        <w:t xml:space="preserve">blocks </w:t>
      </w:r>
      <w:r w:rsidRPr="000313F3">
        <w:rPr>
          <w:lang w:eastAsia="x-none"/>
        </w:rPr>
        <w:t xml:space="preserve">(Revision of </w:t>
      </w:r>
      <w:hyperlink r:id="rId496" w:history="1">
        <w:r w:rsidR="000313F3">
          <w:rPr>
            <w:rStyle w:val="Hyperlink"/>
            <w:lang w:eastAsia="x-none"/>
          </w:rPr>
          <w:t>R1-1809562</w:t>
        </w:r>
      </w:hyperlink>
      <w:r w:rsidRPr="000313F3">
        <w:rPr>
          <w:lang w:eastAsia="x-none"/>
        </w:rPr>
        <w:t>)</w:t>
      </w:r>
      <w:r w:rsidRPr="000313F3">
        <w:rPr>
          <w:b/>
          <w:lang w:eastAsia="x-none"/>
        </w:rPr>
        <w:tab/>
        <w:t xml:space="preserve">Ericsson </w:t>
      </w:r>
    </w:p>
    <w:p w14:paraId="7B5D8B9B" w14:textId="77777777" w:rsidR="00842389" w:rsidRPr="000313F3" w:rsidRDefault="00842389" w:rsidP="00842389">
      <w:pPr>
        <w:ind w:left="720" w:hanging="720"/>
        <w:rPr>
          <w:b/>
          <w:lang w:eastAsia="x-none"/>
        </w:rPr>
      </w:pPr>
    </w:p>
    <w:p w14:paraId="4EC1AF52" w14:textId="77777777" w:rsidR="00842389" w:rsidRPr="000313F3" w:rsidRDefault="00842389" w:rsidP="00842389">
      <w:pPr>
        <w:ind w:left="720" w:hanging="720"/>
        <w:rPr>
          <w:rFonts w:ascii="Times New Roman" w:hAnsi="Times New Roman"/>
          <w:highlight w:val="darkYellow"/>
          <w:lang w:val="en-US"/>
        </w:rPr>
      </w:pPr>
      <w:r w:rsidRPr="000313F3">
        <w:rPr>
          <w:rFonts w:ascii="Times New Roman" w:hAnsi="Times New Roman"/>
          <w:highlight w:val="darkYellow"/>
          <w:lang w:val="en-US"/>
        </w:rPr>
        <w:t>Working assumption</w:t>
      </w:r>
    </w:p>
    <w:p w14:paraId="776FB9EC" w14:textId="77777777" w:rsidR="00842389" w:rsidRPr="00842389" w:rsidRDefault="00842389" w:rsidP="00842389">
      <w:pPr>
        <w:rPr>
          <w:rFonts w:ascii="Times New Roman" w:hAnsi="Times New Roman"/>
          <w:lang w:val="en-US"/>
        </w:rPr>
      </w:pPr>
      <w:r w:rsidRPr="00842389">
        <w:rPr>
          <w:rFonts w:ascii="Times New Roman" w:hAnsi="Times New Roman"/>
          <w:lang w:val="en-US"/>
        </w:rPr>
        <w:t xml:space="preserve">For unicast, when multiple DL/UL transport blocks are assigned by a single DCI, each transport block corresponds to a unique HARQ process. </w:t>
      </w:r>
    </w:p>
    <w:p w14:paraId="143C8A79" w14:textId="77777777" w:rsidR="00842389" w:rsidRPr="00842389" w:rsidRDefault="00842389" w:rsidP="00842389">
      <w:pPr>
        <w:ind w:left="720" w:hanging="720"/>
        <w:rPr>
          <w:lang w:eastAsia="x-none"/>
        </w:rPr>
      </w:pPr>
    </w:p>
    <w:p w14:paraId="7199019F" w14:textId="45D10745" w:rsidR="00842389" w:rsidRPr="00842389" w:rsidRDefault="001B7BF2" w:rsidP="00842389">
      <w:pPr>
        <w:ind w:left="720" w:hanging="720"/>
        <w:rPr>
          <w:lang w:eastAsia="x-none"/>
        </w:rPr>
      </w:pPr>
      <w:hyperlink r:id="rId497" w:history="1">
        <w:r w:rsidR="00D93AE1">
          <w:rPr>
            <w:rStyle w:val="Hyperlink"/>
            <w:lang w:eastAsia="x-none"/>
          </w:rPr>
          <w:t>R1-1808036</w:t>
        </w:r>
      </w:hyperlink>
      <w:r w:rsidR="00842389" w:rsidRPr="00842389">
        <w:rPr>
          <w:lang w:eastAsia="x-none"/>
        </w:rPr>
        <w:tab/>
        <w:t>Scheduling of multiple DL/UL transport blocks in LTE-MTC</w:t>
      </w:r>
      <w:r w:rsidR="00842389" w:rsidRPr="00842389">
        <w:rPr>
          <w:lang w:eastAsia="x-none"/>
        </w:rPr>
        <w:tab/>
        <w:t>Ericsson</w:t>
      </w:r>
    </w:p>
    <w:p w14:paraId="15E01D69" w14:textId="346AC18E" w:rsidR="00842389" w:rsidRPr="00842389" w:rsidRDefault="001B7BF2" w:rsidP="00842389">
      <w:pPr>
        <w:ind w:left="720" w:hanging="720"/>
        <w:rPr>
          <w:lang w:eastAsia="x-none"/>
        </w:rPr>
      </w:pPr>
      <w:hyperlink r:id="rId498" w:history="1">
        <w:r w:rsidR="00D93AE1">
          <w:rPr>
            <w:rStyle w:val="Hyperlink"/>
            <w:lang w:eastAsia="x-none"/>
          </w:rPr>
          <w:t>R1-1808117</w:t>
        </w:r>
      </w:hyperlink>
      <w:r w:rsidR="00842389" w:rsidRPr="00842389">
        <w:rPr>
          <w:lang w:eastAsia="x-none"/>
        </w:rPr>
        <w:tab/>
        <w:t>Scheduling of multiple transport blocks</w:t>
      </w:r>
      <w:r w:rsidR="00842389" w:rsidRPr="00842389">
        <w:rPr>
          <w:lang w:eastAsia="x-none"/>
        </w:rPr>
        <w:tab/>
        <w:t>Huawei, HiSilicon</w:t>
      </w:r>
    </w:p>
    <w:p w14:paraId="51D5074E" w14:textId="147BC670" w:rsidR="00842389" w:rsidRPr="00842389" w:rsidRDefault="001B7BF2" w:rsidP="00842389">
      <w:pPr>
        <w:ind w:left="720" w:hanging="720"/>
        <w:rPr>
          <w:lang w:eastAsia="x-none"/>
        </w:rPr>
      </w:pPr>
      <w:hyperlink r:id="rId499" w:history="1">
        <w:r w:rsidR="00D93AE1">
          <w:rPr>
            <w:rStyle w:val="Hyperlink"/>
            <w:lang w:eastAsia="x-none"/>
          </w:rPr>
          <w:t>R1-1808349</w:t>
        </w:r>
      </w:hyperlink>
      <w:r w:rsidR="00842389" w:rsidRPr="00842389">
        <w:rPr>
          <w:lang w:eastAsia="x-none"/>
        </w:rPr>
        <w:tab/>
        <w:t>Support of scheduling of multiple DL / UL transport blocks for MTC</w:t>
      </w:r>
      <w:r w:rsidR="00842389" w:rsidRPr="00842389">
        <w:rPr>
          <w:lang w:eastAsia="x-none"/>
        </w:rPr>
        <w:tab/>
        <w:t>Sony</w:t>
      </w:r>
    </w:p>
    <w:p w14:paraId="74862415" w14:textId="0A441681" w:rsidR="00842389" w:rsidRPr="00842389" w:rsidRDefault="001B7BF2" w:rsidP="00842389">
      <w:pPr>
        <w:ind w:left="720" w:hanging="720"/>
        <w:rPr>
          <w:lang w:eastAsia="x-none"/>
        </w:rPr>
      </w:pPr>
      <w:hyperlink r:id="rId500" w:history="1">
        <w:r w:rsidR="00D93AE1">
          <w:rPr>
            <w:rStyle w:val="Hyperlink"/>
            <w:lang w:eastAsia="x-none"/>
          </w:rPr>
          <w:t>R1-1808355</w:t>
        </w:r>
      </w:hyperlink>
      <w:r w:rsidR="00842389" w:rsidRPr="00842389">
        <w:rPr>
          <w:lang w:eastAsia="x-none"/>
        </w:rPr>
        <w:tab/>
        <w:t>Multiple TB Grant Design for Unicast</w:t>
      </w:r>
      <w:r w:rsidR="00842389" w:rsidRPr="00842389">
        <w:rPr>
          <w:lang w:eastAsia="x-none"/>
        </w:rPr>
        <w:tab/>
        <w:t>Sierra Wireless, S.A.</w:t>
      </w:r>
    </w:p>
    <w:p w14:paraId="59233748" w14:textId="5BD12020" w:rsidR="00842389" w:rsidRPr="00842389" w:rsidRDefault="001B7BF2" w:rsidP="00842389">
      <w:pPr>
        <w:ind w:left="720" w:hanging="720"/>
        <w:rPr>
          <w:lang w:eastAsia="x-none"/>
        </w:rPr>
      </w:pPr>
      <w:hyperlink r:id="rId501" w:history="1">
        <w:r w:rsidR="00D93AE1">
          <w:rPr>
            <w:rStyle w:val="Hyperlink"/>
            <w:lang w:eastAsia="x-none"/>
          </w:rPr>
          <w:t>R1-1808432</w:t>
        </w:r>
      </w:hyperlink>
      <w:r w:rsidR="00842389" w:rsidRPr="00842389">
        <w:rPr>
          <w:lang w:eastAsia="x-none"/>
        </w:rPr>
        <w:tab/>
        <w:t>Scheduling of multiple DL/UL transport blocks</w:t>
      </w:r>
      <w:r w:rsidR="00842389" w:rsidRPr="00842389">
        <w:rPr>
          <w:lang w:eastAsia="x-none"/>
        </w:rPr>
        <w:tab/>
        <w:t>Nokia, Nokia Shanghai Bell</w:t>
      </w:r>
    </w:p>
    <w:p w14:paraId="370CB686" w14:textId="786042BB" w:rsidR="00842389" w:rsidRPr="00842389" w:rsidRDefault="001B7BF2" w:rsidP="00842389">
      <w:pPr>
        <w:ind w:left="720" w:hanging="720"/>
        <w:rPr>
          <w:lang w:eastAsia="x-none"/>
        </w:rPr>
      </w:pPr>
      <w:hyperlink r:id="rId502" w:history="1">
        <w:r w:rsidR="00D93AE1">
          <w:rPr>
            <w:rStyle w:val="Hyperlink"/>
            <w:lang w:eastAsia="x-none"/>
          </w:rPr>
          <w:t>R1-1808467</w:t>
        </w:r>
      </w:hyperlink>
      <w:r w:rsidR="00842389" w:rsidRPr="00842389">
        <w:rPr>
          <w:lang w:eastAsia="x-none"/>
        </w:rPr>
        <w:tab/>
        <w:t>Discussion on multiple transmission blocks scheduling in MTC</w:t>
      </w:r>
      <w:r w:rsidR="00842389" w:rsidRPr="00842389">
        <w:rPr>
          <w:lang w:eastAsia="x-none"/>
        </w:rPr>
        <w:tab/>
        <w:t>LG Electronics</w:t>
      </w:r>
    </w:p>
    <w:p w14:paraId="7DC305B2" w14:textId="3EDE4609" w:rsidR="00842389" w:rsidRPr="00842389" w:rsidRDefault="001B7BF2" w:rsidP="00842389">
      <w:pPr>
        <w:ind w:left="1440" w:hanging="1440"/>
        <w:rPr>
          <w:lang w:eastAsia="x-none"/>
        </w:rPr>
      </w:pPr>
      <w:hyperlink r:id="rId503" w:history="1">
        <w:r w:rsidR="00D93AE1">
          <w:rPr>
            <w:rStyle w:val="Hyperlink"/>
            <w:lang w:eastAsia="x-none"/>
          </w:rPr>
          <w:t>R1-1808557</w:t>
        </w:r>
      </w:hyperlink>
      <w:r w:rsidR="00842389" w:rsidRPr="00842389">
        <w:rPr>
          <w:lang w:eastAsia="x-none"/>
        </w:rPr>
        <w:tab/>
        <w:t>Design of scheduling of multiple DL/UL transport blocks for Rel.16 MTC</w:t>
      </w:r>
      <w:r w:rsidR="00842389" w:rsidRPr="00842389">
        <w:rPr>
          <w:lang w:eastAsia="x-none"/>
        </w:rPr>
        <w:tab/>
        <w:t>Lenovo, Motorola Mobility</w:t>
      </w:r>
    </w:p>
    <w:p w14:paraId="3DBE87C2" w14:textId="113E4783" w:rsidR="00842389" w:rsidRPr="00842389" w:rsidRDefault="001B7BF2" w:rsidP="00842389">
      <w:pPr>
        <w:ind w:left="720" w:hanging="720"/>
        <w:rPr>
          <w:lang w:eastAsia="x-none"/>
        </w:rPr>
      </w:pPr>
      <w:hyperlink r:id="rId504" w:history="1">
        <w:r w:rsidR="00D93AE1">
          <w:rPr>
            <w:rStyle w:val="Hyperlink"/>
            <w:lang w:eastAsia="x-none"/>
          </w:rPr>
          <w:t>R1-1808633</w:t>
        </w:r>
      </w:hyperlink>
      <w:r w:rsidR="00842389" w:rsidRPr="00842389">
        <w:rPr>
          <w:lang w:eastAsia="x-none"/>
        </w:rPr>
        <w:tab/>
        <w:t>Consideration on scheduling enhancement for MTC</w:t>
      </w:r>
      <w:r w:rsidR="00842389" w:rsidRPr="00842389">
        <w:rPr>
          <w:lang w:eastAsia="x-none"/>
        </w:rPr>
        <w:tab/>
        <w:t>ZTE</w:t>
      </w:r>
    </w:p>
    <w:p w14:paraId="516AEE53" w14:textId="545670F8" w:rsidR="00842389" w:rsidRPr="00842389" w:rsidRDefault="001B7BF2" w:rsidP="00842389">
      <w:pPr>
        <w:ind w:left="720" w:hanging="720"/>
        <w:rPr>
          <w:lang w:eastAsia="x-none"/>
        </w:rPr>
      </w:pPr>
      <w:hyperlink r:id="rId505" w:history="1">
        <w:r w:rsidR="00D93AE1">
          <w:rPr>
            <w:rStyle w:val="Hyperlink"/>
            <w:lang w:eastAsia="x-none"/>
          </w:rPr>
          <w:t>R1-1808732</w:t>
        </w:r>
      </w:hyperlink>
      <w:r w:rsidR="00842389" w:rsidRPr="00842389">
        <w:rPr>
          <w:lang w:eastAsia="x-none"/>
        </w:rPr>
        <w:tab/>
        <w:t>Discussion on scheduling of multiple TBs for MTC</w:t>
      </w:r>
      <w:r w:rsidR="00842389" w:rsidRPr="00842389">
        <w:rPr>
          <w:lang w:eastAsia="x-none"/>
        </w:rPr>
        <w:tab/>
        <w:t>Samsung</w:t>
      </w:r>
    </w:p>
    <w:p w14:paraId="0E45BF9F" w14:textId="1DE15CFE" w:rsidR="00842389" w:rsidRPr="000313F3" w:rsidRDefault="001B7BF2" w:rsidP="00842389">
      <w:pPr>
        <w:ind w:left="720" w:hanging="720"/>
        <w:rPr>
          <w:b/>
          <w:lang w:eastAsia="x-none"/>
        </w:rPr>
      </w:pPr>
      <w:hyperlink r:id="rId506" w:history="1">
        <w:r w:rsidR="00D93AE1" w:rsidRPr="000313F3">
          <w:rPr>
            <w:rStyle w:val="Hyperlink"/>
            <w:b/>
            <w:lang w:eastAsia="x-none"/>
          </w:rPr>
          <w:t>R1-1809024</w:t>
        </w:r>
      </w:hyperlink>
      <w:r w:rsidR="00842389" w:rsidRPr="000313F3">
        <w:rPr>
          <w:b/>
          <w:lang w:eastAsia="x-none"/>
        </w:rPr>
        <w:tab/>
        <w:t>Scheduling of multiple DL/UL transport blocks</w:t>
      </w:r>
      <w:r w:rsidR="00842389" w:rsidRPr="000313F3">
        <w:rPr>
          <w:b/>
          <w:lang w:eastAsia="x-none"/>
        </w:rPr>
        <w:tab/>
        <w:t>Qualcomm Incorporated</w:t>
      </w:r>
    </w:p>
    <w:p w14:paraId="24D4E598" w14:textId="77777777" w:rsidR="00842389" w:rsidRPr="00842389" w:rsidRDefault="00842389" w:rsidP="00F54EE5">
      <w:pPr>
        <w:pStyle w:val="Heading4"/>
      </w:pPr>
      <w:bookmarkStart w:id="186" w:name="_Toc521704485"/>
      <w:bookmarkStart w:id="187" w:name="_Toc526458877"/>
      <w:r w:rsidRPr="00842389">
        <w:t>Coexistence of LTE-MTC with NR</w:t>
      </w:r>
      <w:bookmarkEnd w:id="186"/>
      <w:bookmarkEnd w:id="187"/>
    </w:p>
    <w:p w14:paraId="1678BFDA" w14:textId="1BA90B0D" w:rsidR="00842389" w:rsidRPr="000313F3" w:rsidRDefault="001B7BF2" w:rsidP="00842389">
      <w:pPr>
        <w:ind w:left="720" w:hanging="720"/>
        <w:rPr>
          <w:b/>
          <w:lang w:eastAsia="x-none"/>
        </w:rPr>
      </w:pPr>
      <w:hyperlink r:id="rId507" w:history="1">
        <w:r w:rsidR="00D93AE1" w:rsidRPr="000313F3">
          <w:rPr>
            <w:rStyle w:val="Hyperlink"/>
            <w:b/>
          </w:rPr>
          <w:t>R1-1809564</w:t>
        </w:r>
      </w:hyperlink>
      <w:r w:rsidR="00842389" w:rsidRPr="000313F3">
        <w:rPr>
          <w:b/>
          <w:lang w:eastAsia="x-none"/>
        </w:rPr>
        <w:tab/>
        <w:t>Feature lead summary for Coexistence of LTE-MTC with NR</w:t>
      </w:r>
      <w:r w:rsidR="00842389" w:rsidRPr="000313F3">
        <w:rPr>
          <w:b/>
          <w:lang w:eastAsia="x-none"/>
        </w:rPr>
        <w:tab/>
        <w:t>Ericsson</w:t>
      </w:r>
    </w:p>
    <w:p w14:paraId="3164DA8C" w14:textId="77777777" w:rsidR="00842389" w:rsidRPr="00842389" w:rsidRDefault="00842389" w:rsidP="00842389">
      <w:pPr>
        <w:ind w:left="720" w:hanging="720"/>
        <w:rPr>
          <w:lang w:eastAsia="x-none"/>
        </w:rPr>
      </w:pPr>
    </w:p>
    <w:p w14:paraId="5F91EC9F" w14:textId="26F20769" w:rsidR="00842389" w:rsidRPr="00842389" w:rsidRDefault="00842389" w:rsidP="000313F3">
      <w:pPr>
        <w:ind w:left="720" w:hanging="720"/>
        <w:rPr>
          <w:szCs w:val="20"/>
          <w:lang w:eastAsia="zh-CN"/>
        </w:rPr>
      </w:pPr>
      <w:r w:rsidRPr="000313F3">
        <w:rPr>
          <w:szCs w:val="20"/>
          <w:lang w:eastAsia="zh-CN"/>
        </w:rPr>
        <w:t>Observation</w:t>
      </w:r>
      <w:r w:rsidR="000313F3">
        <w:rPr>
          <w:szCs w:val="20"/>
          <w:lang w:eastAsia="zh-CN"/>
        </w:rPr>
        <w:t xml:space="preserve">: </w:t>
      </w:r>
      <w:r w:rsidRPr="00842389">
        <w:rPr>
          <w:szCs w:val="20"/>
          <w:lang w:eastAsia="zh-CN"/>
        </w:rPr>
        <w:t>From RAN1 perspective, no issues were identified that would prevent the coexistence of NR and eMTC</w:t>
      </w:r>
    </w:p>
    <w:p w14:paraId="7C2F6746" w14:textId="77777777" w:rsidR="00842389" w:rsidRPr="00842389" w:rsidRDefault="00842389" w:rsidP="00842389">
      <w:pPr>
        <w:ind w:left="720" w:hanging="720"/>
        <w:rPr>
          <w:szCs w:val="20"/>
          <w:lang w:eastAsia="zh-CN"/>
        </w:rPr>
      </w:pPr>
    </w:p>
    <w:p w14:paraId="4199EEA0" w14:textId="77777777" w:rsidR="00842389" w:rsidRPr="000313F3" w:rsidRDefault="00842389" w:rsidP="00842389">
      <w:pPr>
        <w:ind w:left="720" w:hanging="720"/>
        <w:rPr>
          <w:szCs w:val="20"/>
          <w:lang w:eastAsia="zh-CN"/>
        </w:rPr>
      </w:pPr>
      <w:r w:rsidRPr="000313F3">
        <w:rPr>
          <w:szCs w:val="20"/>
          <w:highlight w:val="green"/>
          <w:lang w:eastAsia="zh-CN"/>
        </w:rPr>
        <w:t>Agreement</w:t>
      </w:r>
    </w:p>
    <w:p w14:paraId="49645641" w14:textId="77777777" w:rsidR="00842389" w:rsidRPr="000313F3" w:rsidRDefault="00842389" w:rsidP="00FD2787">
      <w:pPr>
        <w:pStyle w:val="ListParagraph"/>
        <w:numPr>
          <w:ilvl w:val="0"/>
          <w:numId w:val="257"/>
        </w:numPr>
        <w:rPr>
          <w:lang w:eastAsia="zh-CN"/>
        </w:rPr>
      </w:pPr>
      <w:r w:rsidRPr="000313F3">
        <w:rPr>
          <w:lang w:eastAsia="zh-CN"/>
        </w:rPr>
        <w:t>RAN1 studies additional specification enhancement for improving the performance of coexistence of eMTC with NR.</w:t>
      </w:r>
    </w:p>
    <w:p w14:paraId="294DC532" w14:textId="77777777" w:rsidR="00842389" w:rsidRPr="00842389" w:rsidRDefault="00842389" w:rsidP="00842389">
      <w:pPr>
        <w:ind w:left="720" w:hanging="720"/>
        <w:rPr>
          <w:lang w:eastAsia="x-none"/>
        </w:rPr>
      </w:pPr>
    </w:p>
    <w:p w14:paraId="2792D0E1" w14:textId="58E5BC96" w:rsidR="00842389" w:rsidRPr="000313F3" w:rsidRDefault="001B7BF2" w:rsidP="00842389">
      <w:pPr>
        <w:ind w:left="720" w:hanging="720"/>
        <w:rPr>
          <w:b/>
          <w:lang w:eastAsia="x-none"/>
        </w:rPr>
      </w:pPr>
      <w:hyperlink r:id="rId508" w:history="1">
        <w:r w:rsidR="00D93AE1" w:rsidRPr="000313F3">
          <w:rPr>
            <w:rStyle w:val="Hyperlink"/>
            <w:b/>
            <w:lang w:eastAsia="x-none"/>
          </w:rPr>
          <w:t>R1-1808037</w:t>
        </w:r>
      </w:hyperlink>
      <w:r w:rsidR="00842389" w:rsidRPr="000313F3">
        <w:rPr>
          <w:b/>
          <w:lang w:eastAsia="x-none"/>
        </w:rPr>
        <w:tab/>
        <w:t>Coexistence of LTE-MTC with NR</w:t>
      </w:r>
      <w:r w:rsidR="00842389" w:rsidRPr="000313F3">
        <w:rPr>
          <w:b/>
          <w:lang w:eastAsia="x-none"/>
        </w:rPr>
        <w:tab/>
        <w:t>Ericsson</w:t>
      </w:r>
    </w:p>
    <w:p w14:paraId="466406AE" w14:textId="36125C87" w:rsidR="00842389" w:rsidRPr="00842389" w:rsidRDefault="001B7BF2" w:rsidP="00842389">
      <w:pPr>
        <w:ind w:left="720" w:hanging="720"/>
        <w:rPr>
          <w:lang w:eastAsia="x-none"/>
        </w:rPr>
      </w:pPr>
      <w:hyperlink r:id="rId509" w:history="1">
        <w:r w:rsidR="00D93AE1">
          <w:rPr>
            <w:rStyle w:val="Hyperlink"/>
            <w:lang w:eastAsia="x-none"/>
          </w:rPr>
          <w:t>R1-1808122</w:t>
        </w:r>
      </w:hyperlink>
      <w:r w:rsidR="00842389" w:rsidRPr="00842389">
        <w:rPr>
          <w:lang w:eastAsia="x-none"/>
        </w:rPr>
        <w:tab/>
        <w:t>On eMTC co-existence with NR</w:t>
      </w:r>
      <w:r w:rsidR="00842389" w:rsidRPr="00842389">
        <w:rPr>
          <w:lang w:eastAsia="x-none"/>
        </w:rPr>
        <w:tab/>
        <w:t>Huawei, HiSilicon</w:t>
      </w:r>
    </w:p>
    <w:p w14:paraId="06610ADF" w14:textId="4872B852" w:rsidR="00842389" w:rsidRPr="00842389" w:rsidRDefault="001B7BF2" w:rsidP="00842389">
      <w:pPr>
        <w:ind w:left="720" w:hanging="720"/>
        <w:rPr>
          <w:lang w:eastAsia="x-none"/>
        </w:rPr>
      </w:pPr>
      <w:hyperlink r:id="rId510" w:history="1">
        <w:r w:rsidR="00D93AE1">
          <w:rPr>
            <w:rStyle w:val="Hyperlink"/>
            <w:lang w:eastAsia="x-none"/>
          </w:rPr>
          <w:t>R1-1808350</w:t>
        </w:r>
      </w:hyperlink>
      <w:r w:rsidR="00842389" w:rsidRPr="00842389">
        <w:rPr>
          <w:lang w:eastAsia="x-none"/>
        </w:rPr>
        <w:tab/>
        <w:t>Coexistence of eMTC with NR</w:t>
      </w:r>
      <w:r w:rsidR="00842389" w:rsidRPr="00842389">
        <w:rPr>
          <w:lang w:eastAsia="x-none"/>
        </w:rPr>
        <w:tab/>
        <w:t>Sony</w:t>
      </w:r>
    </w:p>
    <w:p w14:paraId="53EAAF54" w14:textId="4E0A2C99" w:rsidR="00842389" w:rsidRPr="00842389" w:rsidRDefault="001B7BF2" w:rsidP="00842389">
      <w:pPr>
        <w:ind w:left="720" w:hanging="720"/>
        <w:rPr>
          <w:lang w:eastAsia="x-none"/>
        </w:rPr>
      </w:pPr>
      <w:hyperlink r:id="rId511" w:history="1">
        <w:r w:rsidR="00D93AE1">
          <w:rPr>
            <w:rStyle w:val="Hyperlink"/>
            <w:lang w:eastAsia="x-none"/>
          </w:rPr>
          <w:t>R1-1808433</w:t>
        </w:r>
      </w:hyperlink>
      <w:r w:rsidR="00842389" w:rsidRPr="00842389">
        <w:rPr>
          <w:lang w:eastAsia="x-none"/>
        </w:rPr>
        <w:tab/>
        <w:t>Coexistence of eMTC with NR</w:t>
      </w:r>
      <w:r w:rsidR="00842389" w:rsidRPr="00842389">
        <w:rPr>
          <w:lang w:eastAsia="x-none"/>
        </w:rPr>
        <w:tab/>
        <w:t>Nokia, Nokia Shanghai Bell</w:t>
      </w:r>
    </w:p>
    <w:p w14:paraId="6D550AB2" w14:textId="4D0A4F07" w:rsidR="00842389" w:rsidRPr="00842389" w:rsidRDefault="001B7BF2" w:rsidP="00842389">
      <w:pPr>
        <w:ind w:left="720" w:hanging="720"/>
        <w:rPr>
          <w:lang w:eastAsia="x-none"/>
        </w:rPr>
      </w:pPr>
      <w:hyperlink r:id="rId512" w:history="1">
        <w:r w:rsidR="00D93AE1">
          <w:rPr>
            <w:rStyle w:val="Hyperlink"/>
            <w:lang w:eastAsia="x-none"/>
          </w:rPr>
          <w:t>R1-1808468</w:t>
        </w:r>
      </w:hyperlink>
      <w:r w:rsidR="00842389" w:rsidRPr="00842389">
        <w:rPr>
          <w:lang w:eastAsia="x-none"/>
        </w:rPr>
        <w:tab/>
        <w:t>Discussion on coexistence of LTE-MTC with NR</w:t>
      </w:r>
      <w:r w:rsidR="00842389" w:rsidRPr="00842389">
        <w:rPr>
          <w:lang w:eastAsia="x-none"/>
        </w:rPr>
        <w:tab/>
        <w:t>LG Electronics</w:t>
      </w:r>
    </w:p>
    <w:p w14:paraId="72883F0E" w14:textId="6F9D7FA5" w:rsidR="00842389" w:rsidRPr="00842389" w:rsidRDefault="001B7BF2" w:rsidP="00842389">
      <w:pPr>
        <w:ind w:left="720" w:hanging="720"/>
        <w:rPr>
          <w:lang w:eastAsia="x-none"/>
        </w:rPr>
      </w:pPr>
      <w:hyperlink r:id="rId513" w:history="1">
        <w:r w:rsidR="00D93AE1">
          <w:rPr>
            <w:rStyle w:val="Hyperlink"/>
            <w:lang w:eastAsia="x-none"/>
          </w:rPr>
          <w:t>R1-1808634</w:t>
        </w:r>
      </w:hyperlink>
      <w:r w:rsidR="00842389" w:rsidRPr="00842389">
        <w:rPr>
          <w:lang w:eastAsia="x-none"/>
        </w:rPr>
        <w:tab/>
        <w:t>Coexistence of LTE-MTC with NR</w:t>
      </w:r>
      <w:r w:rsidR="00842389" w:rsidRPr="00842389">
        <w:rPr>
          <w:lang w:eastAsia="x-none"/>
        </w:rPr>
        <w:tab/>
        <w:t>ZTE</w:t>
      </w:r>
    </w:p>
    <w:p w14:paraId="6FE7E79B" w14:textId="22965ACC" w:rsidR="00842389" w:rsidRPr="000313F3" w:rsidRDefault="001B7BF2" w:rsidP="00842389">
      <w:pPr>
        <w:ind w:left="720" w:hanging="720"/>
        <w:rPr>
          <w:b/>
          <w:lang w:eastAsia="x-none"/>
        </w:rPr>
      </w:pPr>
      <w:hyperlink r:id="rId514" w:history="1">
        <w:r w:rsidR="00D93AE1" w:rsidRPr="000313F3">
          <w:rPr>
            <w:rStyle w:val="Hyperlink"/>
            <w:b/>
            <w:lang w:eastAsia="x-none"/>
          </w:rPr>
          <w:t>R1-1809025</w:t>
        </w:r>
      </w:hyperlink>
      <w:r w:rsidR="00842389" w:rsidRPr="000313F3">
        <w:rPr>
          <w:b/>
          <w:lang w:eastAsia="x-none"/>
        </w:rPr>
        <w:tab/>
        <w:t>Coexistence of LTE-MTC with NR</w:t>
      </w:r>
      <w:r w:rsidR="00842389" w:rsidRPr="000313F3">
        <w:rPr>
          <w:b/>
          <w:lang w:eastAsia="x-none"/>
        </w:rPr>
        <w:tab/>
        <w:t>Qualcomm Incorporated</w:t>
      </w:r>
    </w:p>
    <w:p w14:paraId="2EAD1853" w14:textId="77777777" w:rsidR="00842389" w:rsidRPr="00842389" w:rsidRDefault="00842389" w:rsidP="00F54EE5">
      <w:pPr>
        <w:pStyle w:val="Heading4"/>
      </w:pPr>
      <w:bookmarkStart w:id="188" w:name="_Toc521704486"/>
      <w:bookmarkStart w:id="189" w:name="_Toc526458878"/>
      <w:r w:rsidRPr="00842389">
        <w:lastRenderedPageBreak/>
        <w:t>Support of Quality report in Msg3</w:t>
      </w:r>
      <w:bookmarkEnd w:id="188"/>
      <w:bookmarkEnd w:id="189"/>
    </w:p>
    <w:p w14:paraId="418AFB19" w14:textId="15998E2A" w:rsidR="00842389" w:rsidRPr="000313F3" w:rsidRDefault="001B7BF2" w:rsidP="00842389">
      <w:pPr>
        <w:ind w:left="720" w:hanging="720"/>
        <w:rPr>
          <w:b/>
          <w:lang w:eastAsia="x-none"/>
        </w:rPr>
      </w:pPr>
      <w:hyperlink r:id="rId515" w:history="1">
        <w:r w:rsidR="00D93AE1" w:rsidRPr="000313F3">
          <w:rPr>
            <w:rStyle w:val="Hyperlink"/>
            <w:b/>
          </w:rPr>
          <w:t>R1-1809527</w:t>
        </w:r>
      </w:hyperlink>
      <w:r w:rsidR="00842389" w:rsidRPr="000313F3">
        <w:rPr>
          <w:b/>
          <w:lang w:eastAsia="x-none"/>
        </w:rPr>
        <w:tab/>
        <w:t>Feature summary of 6.2.1.5 Support of</w:t>
      </w:r>
      <w:r w:rsidR="000313F3">
        <w:rPr>
          <w:b/>
          <w:lang w:eastAsia="x-none"/>
        </w:rPr>
        <w:t xml:space="preserve"> quality report in Msg3</w:t>
      </w:r>
      <w:r w:rsidR="000313F3">
        <w:rPr>
          <w:b/>
          <w:lang w:eastAsia="x-none"/>
        </w:rPr>
        <w:tab/>
        <w:t>Samsung</w:t>
      </w:r>
    </w:p>
    <w:p w14:paraId="0BCFCAD9" w14:textId="77777777" w:rsidR="00842389" w:rsidRPr="00842389" w:rsidRDefault="00842389" w:rsidP="00842389">
      <w:pPr>
        <w:ind w:left="720" w:hanging="720"/>
        <w:rPr>
          <w:lang w:eastAsia="x-none"/>
        </w:rPr>
      </w:pPr>
    </w:p>
    <w:p w14:paraId="3DA5955D" w14:textId="77777777" w:rsidR="00842389" w:rsidRPr="000313F3" w:rsidRDefault="00842389" w:rsidP="00842389">
      <w:pPr>
        <w:ind w:left="720" w:hanging="720"/>
        <w:rPr>
          <w:szCs w:val="32"/>
          <w:highlight w:val="green"/>
          <w:lang w:eastAsia="x-none"/>
        </w:rPr>
      </w:pPr>
      <w:r w:rsidRPr="000313F3">
        <w:rPr>
          <w:szCs w:val="32"/>
          <w:highlight w:val="green"/>
          <w:lang w:eastAsia="x-none"/>
        </w:rPr>
        <w:t>Agreement</w:t>
      </w:r>
    </w:p>
    <w:p w14:paraId="145FE2E9" w14:textId="77777777" w:rsidR="00842389" w:rsidRPr="00842389" w:rsidRDefault="00842389" w:rsidP="00842389">
      <w:pPr>
        <w:rPr>
          <w:szCs w:val="32"/>
          <w:lang w:eastAsia="x-none"/>
        </w:rPr>
      </w:pPr>
      <w:r w:rsidRPr="00842389">
        <w:rPr>
          <w:szCs w:val="32"/>
          <w:lang w:eastAsia="x-none"/>
        </w:rPr>
        <w:t xml:space="preserve">Prioritize </w:t>
      </w:r>
      <w:r w:rsidRPr="00842389">
        <w:rPr>
          <w:rFonts w:hint="eastAsia"/>
          <w:szCs w:val="32"/>
          <w:lang w:eastAsia="x-none"/>
        </w:rPr>
        <w:t>the following alternatives for DL quality report in Msg3 in MTC, for CE Mode A and CE Mode B separately:</w:t>
      </w:r>
    </w:p>
    <w:p w14:paraId="3D90BB1E" w14:textId="77777777" w:rsidR="00842389" w:rsidRPr="000313F3" w:rsidRDefault="00842389" w:rsidP="00FD2787">
      <w:pPr>
        <w:pStyle w:val="ListParagraph"/>
        <w:numPr>
          <w:ilvl w:val="0"/>
          <w:numId w:val="257"/>
        </w:numPr>
        <w:rPr>
          <w:lang w:val="fr-FR" w:eastAsia="zh-CN"/>
        </w:rPr>
      </w:pPr>
      <w:r w:rsidRPr="000313F3">
        <w:rPr>
          <w:rFonts w:hint="eastAsia"/>
          <w:lang w:val="fr-FR" w:eastAsia="zh-CN"/>
        </w:rPr>
        <w:t>CQI (for CE Mode A)</w:t>
      </w:r>
    </w:p>
    <w:p w14:paraId="746749C2" w14:textId="77777777" w:rsidR="00842389" w:rsidRPr="00842389" w:rsidRDefault="00842389" w:rsidP="00FD2787">
      <w:pPr>
        <w:pStyle w:val="ListParagraph"/>
        <w:numPr>
          <w:ilvl w:val="0"/>
          <w:numId w:val="257"/>
        </w:numPr>
        <w:rPr>
          <w:lang w:eastAsia="zh-CN"/>
        </w:rPr>
      </w:pPr>
      <w:r w:rsidRPr="00842389">
        <w:rPr>
          <w:lang w:eastAsia="zh-CN"/>
        </w:rPr>
        <w:t xml:space="preserve">Repetition number related to UE decoding of actual or hypothetical MPDCCH/PDSCH </w:t>
      </w:r>
    </w:p>
    <w:p w14:paraId="39858BD7" w14:textId="77777777" w:rsidR="00842389" w:rsidRPr="00842389" w:rsidRDefault="00842389" w:rsidP="00FD2787">
      <w:pPr>
        <w:pStyle w:val="ListParagraph"/>
        <w:numPr>
          <w:ilvl w:val="1"/>
          <w:numId w:val="257"/>
        </w:numPr>
        <w:rPr>
          <w:lang w:eastAsia="zh-CN"/>
        </w:rPr>
      </w:pPr>
      <w:r w:rsidRPr="00842389">
        <w:rPr>
          <w:rFonts w:hint="eastAsia"/>
          <w:lang w:eastAsia="zh-CN"/>
        </w:rPr>
        <w:t xml:space="preserve">FFS if </w:t>
      </w:r>
      <w:r w:rsidRPr="00842389">
        <w:rPr>
          <w:lang w:eastAsia="zh-CN"/>
        </w:rPr>
        <w:t>aggregation</w:t>
      </w:r>
      <w:r w:rsidRPr="00842389">
        <w:rPr>
          <w:rFonts w:hint="eastAsia"/>
          <w:lang w:eastAsia="zh-CN"/>
        </w:rPr>
        <w:t xml:space="preserve"> level needs to be reported when repetition number equal to 1</w:t>
      </w:r>
    </w:p>
    <w:p w14:paraId="53529464" w14:textId="77777777" w:rsidR="00842389" w:rsidRPr="00842389" w:rsidRDefault="00842389" w:rsidP="00FD2787">
      <w:pPr>
        <w:pStyle w:val="ListParagraph"/>
        <w:numPr>
          <w:ilvl w:val="0"/>
          <w:numId w:val="257"/>
        </w:numPr>
        <w:rPr>
          <w:lang w:eastAsia="zh-CN"/>
        </w:rPr>
      </w:pPr>
      <w:r w:rsidRPr="00842389">
        <w:rPr>
          <w:rFonts w:hint="eastAsia"/>
          <w:lang w:eastAsia="zh-CN"/>
        </w:rPr>
        <w:t>RSRP/RSRQ</w:t>
      </w:r>
    </w:p>
    <w:p w14:paraId="22139FA4" w14:textId="77777777" w:rsidR="00842389" w:rsidRPr="00842389" w:rsidRDefault="00842389" w:rsidP="00842389">
      <w:pPr>
        <w:ind w:left="720" w:hanging="720"/>
        <w:rPr>
          <w:szCs w:val="32"/>
          <w:lang w:eastAsia="x-none"/>
        </w:rPr>
      </w:pPr>
      <w:r w:rsidRPr="00842389">
        <w:rPr>
          <w:szCs w:val="32"/>
          <w:lang w:eastAsia="x-none"/>
        </w:rPr>
        <w:t>Companies are encouraged to provide details and/or performance evaluation results</w:t>
      </w:r>
    </w:p>
    <w:p w14:paraId="65E00BDA" w14:textId="77777777" w:rsidR="00842389" w:rsidRPr="00842389" w:rsidRDefault="00842389" w:rsidP="00842389">
      <w:pPr>
        <w:ind w:left="720" w:hanging="720"/>
        <w:rPr>
          <w:lang w:eastAsia="x-none"/>
        </w:rPr>
      </w:pPr>
    </w:p>
    <w:p w14:paraId="5F3389A7" w14:textId="77777777" w:rsidR="00842389" w:rsidRPr="000313F3" w:rsidRDefault="00842389" w:rsidP="00842389">
      <w:pPr>
        <w:ind w:left="720" w:hanging="720"/>
        <w:rPr>
          <w:szCs w:val="20"/>
          <w:highlight w:val="green"/>
        </w:rPr>
      </w:pPr>
      <w:r w:rsidRPr="000313F3">
        <w:rPr>
          <w:szCs w:val="20"/>
          <w:highlight w:val="green"/>
        </w:rPr>
        <w:t>Agreement</w:t>
      </w:r>
    </w:p>
    <w:p w14:paraId="5734B53E" w14:textId="77777777" w:rsidR="00842389" w:rsidRPr="00842389" w:rsidRDefault="00842389" w:rsidP="00842389">
      <w:pPr>
        <w:ind w:left="720" w:hanging="720"/>
        <w:rPr>
          <w:szCs w:val="20"/>
        </w:rPr>
      </w:pPr>
      <w:r w:rsidRPr="00842389">
        <w:rPr>
          <w:szCs w:val="20"/>
        </w:rPr>
        <w:t xml:space="preserve">Whether the </w:t>
      </w:r>
      <w:r w:rsidRPr="00842389">
        <w:rPr>
          <w:rFonts w:hint="eastAsia"/>
          <w:szCs w:val="20"/>
        </w:rPr>
        <w:t>DL quality report is</w:t>
      </w:r>
      <w:r w:rsidRPr="00842389">
        <w:rPr>
          <w:szCs w:val="20"/>
        </w:rPr>
        <w:t xml:space="preserve"> included</w:t>
      </w:r>
      <w:r w:rsidRPr="00842389">
        <w:rPr>
          <w:rFonts w:hint="eastAsia"/>
          <w:szCs w:val="20"/>
        </w:rPr>
        <w:t xml:space="preserve"> in Msg3 </w:t>
      </w:r>
      <w:r w:rsidRPr="00842389">
        <w:rPr>
          <w:szCs w:val="20"/>
        </w:rPr>
        <w:t xml:space="preserve">is </w:t>
      </w:r>
      <w:r w:rsidRPr="00842389">
        <w:rPr>
          <w:rFonts w:hint="eastAsia"/>
          <w:szCs w:val="20"/>
        </w:rPr>
        <w:t>in</w:t>
      </w:r>
      <w:r w:rsidRPr="00842389">
        <w:rPr>
          <w:szCs w:val="20"/>
        </w:rPr>
        <w:t>dicated in SIB and/or RAR.</w:t>
      </w:r>
      <w:r w:rsidRPr="00842389">
        <w:rPr>
          <w:rFonts w:hint="eastAsia"/>
          <w:szCs w:val="20"/>
        </w:rPr>
        <w:t xml:space="preserve"> </w:t>
      </w:r>
    </w:p>
    <w:p w14:paraId="1C19E2BE" w14:textId="77777777" w:rsidR="00842389" w:rsidRPr="00842389" w:rsidRDefault="00842389" w:rsidP="00842389">
      <w:pPr>
        <w:ind w:left="720" w:hanging="720"/>
        <w:rPr>
          <w:szCs w:val="20"/>
        </w:rPr>
      </w:pPr>
      <w:r w:rsidRPr="00842389">
        <w:rPr>
          <w:szCs w:val="20"/>
        </w:rPr>
        <w:t>Above applies in case the UE supports DL quality report in Msg3.</w:t>
      </w:r>
    </w:p>
    <w:p w14:paraId="281C56FC" w14:textId="77777777" w:rsidR="00842389" w:rsidRPr="00842389" w:rsidRDefault="00842389" w:rsidP="00842389">
      <w:pPr>
        <w:ind w:left="720" w:hanging="720"/>
        <w:rPr>
          <w:lang w:eastAsia="x-none"/>
        </w:rPr>
      </w:pPr>
    </w:p>
    <w:p w14:paraId="6241D1B8" w14:textId="6B177C2B" w:rsidR="00842389" w:rsidRPr="00842389" w:rsidRDefault="001B7BF2" w:rsidP="00842389">
      <w:pPr>
        <w:ind w:left="720" w:hanging="720"/>
        <w:rPr>
          <w:lang w:eastAsia="x-none"/>
        </w:rPr>
      </w:pPr>
      <w:hyperlink r:id="rId516" w:history="1">
        <w:r w:rsidR="00D93AE1">
          <w:rPr>
            <w:rStyle w:val="Hyperlink"/>
            <w:lang w:eastAsia="x-none"/>
          </w:rPr>
          <w:t>R1-1808038</w:t>
        </w:r>
      </w:hyperlink>
      <w:r w:rsidR="00842389" w:rsidRPr="00842389">
        <w:rPr>
          <w:lang w:eastAsia="x-none"/>
        </w:rPr>
        <w:tab/>
        <w:t>Support of quality report in Msg3 in LTE-MTC</w:t>
      </w:r>
      <w:r w:rsidR="00842389" w:rsidRPr="00842389">
        <w:rPr>
          <w:lang w:eastAsia="x-none"/>
        </w:rPr>
        <w:tab/>
        <w:t>Ericsson</w:t>
      </w:r>
    </w:p>
    <w:p w14:paraId="12176753" w14:textId="543C38DE" w:rsidR="00842389" w:rsidRPr="00842389" w:rsidRDefault="001B7BF2" w:rsidP="00842389">
      <w:pPr>
        <w:ind w:left="720" w:hanging="720"/>
        <w:rPr>
          <w:lang w:eastAsia="x-none"/>
        </w:rPr>
      </w:pPr>
      <w:hyperlink r:id="rId517" w:history="1">
        <w:r w:rsidR="00D93AE1">
          <w:rPr>
            <w:rStyle w:val="Hyperlink"/>
            <w:lang w:eastAsia="x-none"/>
          </w:rPr>
          <w:t>R1-1808119</w:t>
        </w:r>
      </w:hyperlink>
      <w:r w:rsidR="00842389" w:rsidRPr="00842389">
        <w:rPr>
          <w:lang w:eastAsia="x-none"/>
        </w:rPr>
        <w:tab/>
        <w:t>Channel quality reporting in Msg3</w:t>
      </w:r>
      <w:r w:rsidR="00842389" w:rsidRPr="00842389">
        <w:rPr>
          <w:lang w:eastAsia="x-none"/>
        </w:rPr>
        <w:tab/>
        <w:t>Huawei, HiSilicon</w:t>
      </w:r>
    </w:p>
    <w:p w14:paraId="26E388B6" w14:textId="12966571" w:rsidR="00842389" w:rsidRPr="00842389" w:rsidRDefault="001B7BF2" w:rsidP="00842389">
      <w:pPr>
        <w:ind w:left="720" w:hanging="720"/>
        <w:rPr>
          <w:lang w:eastAsia="x-none"/>
        </w:rPr>
      </w:pPr>
      <w:hyperlink r:id="rId518" w:history="1">
        <w:r w:rsidR="00D93AE1">
          <w:rPr>
            <w:rStyle w:val="Hyperlink"/>
            <w:lang w:eastAsia="x-none"/>
          </w:rPr>
          <w:t>R1-1808351</w:t>
        </w:r>
      </w:hyperlink>
      <w:r w:rsidR="00842389" w:rsidRPr="00842389">
        <w:rPr>
          <w:lang w:eastAsia="x-none"/>
        </w:rPr>
        <w:tab/>
        <w:t>On providing quality report in Message 3</w:t>
      </w:r>
      <w:r w:rsidR="00842389" w:rsidRPr="00842389">
        <w:rPr>
          <w:lang w:eastAsia="x-none"/>
        </w:rPr>
        <w:tab/>
        <w:t>Sony</w:t>
      </w:r>
    </w:p>
    <w:p w14:paraId="02007262" w14:textId="2C020641" w:rsidR="00842389" w:rsidRPr="00842389" w:rsidRDefault="001B7BF2" w:rsidP="00842389">
      <w:pPr>
        <w:ind w:left="720" w:hanging="720"/>
        <w:rPr>
          <w:lang w:eastAsia="x-none"/>
        </w:rPr>
      </w:pPr>
      <w:hyperlink r:id="rId519" w:history="1">
        <w:r w:rsidR="00D93AE1">
          <w:rPr>
            <w:rStyle w:val="Hyperlink"/>
            <w:lang w:eastAsia="x-none"/>
          </w:rPr>
          <w:t>R1-1808434</w:t>
        </w:r>
      </w:hyperlink>
      <w:r w:rsidR="00842389" w:rsidRPr="00842389">
        <w:rPr>
          <w:lang w:eastAsia="x-none"/>
        </w:rPr>
        <w:tab/>
        <w:t>Support of Quality report in Msg3</w:t>
      </w:r>
      <w:r w:rsidR="00842389" w:rsidRPr="00842389">
        <w:rPr>
          <w:lang w:eastAsia="x-none"/>
        </w:rPr>
        <w:tab/>
        <w:t>Nokia, Nokia Shanghai Bell</w:t>
      </w:r>
    </w:p>
    <w:p w14:paraId="6630B8EB" w14:textId="2B83F1EE" w:rsidR="00842389" w:rsidRPr="00842389" w:rsidRDefault="001B7BF2" w:rsidP="00842389">
      <w:pPr>
        <w:ind w:left="720" w:hanging="720"/>
        <w:rPr>
          <w:lang w:eastAsia="x-none"/>
        </w:rPr>
      </w:pPr>
      <w:hyperlink r:id="rId520" w:history="1">
        <w:r w:rsidR="00D93AE1">
          <w:rPr>
            <w:rStyle w:val="Hyperlink"/>
            <w:lang w:eastAsia="x-none"/>
          </w:rPr>
          <w:t>R1-1808469</w:t>
        </w:r>
      </w:hyperlink>
      <w:r w:rsidR="00842389" w:rsidRPr="00842389">
        <w:rPr>
          <w:lang w:eastAsia="x-none"/>
        </w:rPr>
        <w:tab/>
        <w:t>Downlink channel quality report during random access procedure</w:t>
      </w:r>
      <w:r w:rsidR="00842389" w:rsidRPr="00842389">
        <w:rPr>
          <w:lang w:eastAsia="x-none"/>
        </w:rPr>
        <w:tab/>
        <w:t>LG Electronics</w:t>
      </w:r>
    </w:p>
    <w:p w14:paraId="76330CBA" w14:textId="5667BE2B" w:rsidR="00842389" w:rsidRPr="00842389" w:rsidRDefault="001B7BF2" w:rsidP="00842389">
      <w:pPr>
        <w:ind w:left="720" w:hanging="720"/>
        <w:rPr>
          <w:lang w:eastAsia="x-none"/>
        </w:rPr>
      </w:pPr>
      <w:hyperlink r:id="rId521" w:history="1">
        <w:r w:rsidR="00D93AE1">
          <w:rPr>
            <w:rStyle w:val="Hyperlink"/>
            <w:lang w:eastAsia="x-none"/>
          </w:rPr>
          <w:t>R1-1808635</w:t>
        </w:r>
      </w:hyperlink>
      <w:r w:rsidR="00842389" w:rsidRPr="00842389">
        <w:rPr>
          <w:lang w:eastAsia="x-none"/>
        </w:rPr>
        <w:tab/>
        <w:t>Specify Msg3 quality reporting at least for EDT</w:t>
      </w:r>
      <w:r w:rsidR="00842389" w:rsidRPr="00842389">
        <w:rPr>
          <w:lang w:eastAsia="x-none"/>
        </w:rPr>
        <w:tab/>
        <w:t>ZTE</w:t>
      </w:r>
    </w:p>
    <w:p w14:paraId="1F7C27FE" w14:textId="0A225DB0" w:rsidR="00842389" w:rsidRPr="00842389" w:rsidRDefault="001B7BF2" w:rsidP="00842389">
      <w:pPr>
        <w:ind w:left="720" w:hanging="720"/>
        <w:rPr>
          <w:lang w:eastAsia="x-none"/>
        </w:rPr>
      </w:pPr>
      <w:hyperlink r:id="rId522" w:history="1">
        <w:r w:rsidR="00D93AE1">
          <w:rPr>
            <w:rStyle w:val="Hyperlink"/>
            <w:lang w:eastAsia="x-none"/>
          </w:rPr>
          <w:t>R1-1808733</w:t>
        </w:r>
      </w:hyperlink>
      <w:r w:rsidR="00842389" w:rsidRPr="00842389">
        <w:rPr>
          <w:lang w:eastAsia="x-none"/>
        </w:rPr>
        <w:tab/>
        <w:t>Discussion on quality report in Msg3 for MTC</w:t>
      </w:r>
      <w:r w:rsidR="00842389" w:rsidRPr="00842389">
        <w:rPr>
          <w:lang w:eastAsia="x-none"/>
        </w:rPr>
        <w:tab/>
        <w:t>Samsung</w:t>
      </w:r>
    </w:p>
    <w:p w14:paraId="79170ED1" w14:textId="48EEFB42" w:rsidR="00842389" w:rsidRPr="00842389" w:rsidRDefault="001B7BF2" w:rsidP="00842389">
      <w:pPr>
        <w:ind w:left="720" w:hanging="720"/>
        <w:rPr>
          <w:lang w:eastAsia="x-none"/>
        </w:rPr>
      </w:pPr>
      <w:hyperlink r:id="rId523" w:history="1">
        <w:r w:rsidR="00D93AE1">
          <w:rPr>
            <w:rStyle w:val="Hyperlink"/>
            <w:lang w:eastAsia="x-none"/>
          </w:rPr>
          <w:t>R1-1809026</w:t>
        </w:r>
      </w:hyperlink>
      <w:r w:rsidR="00842389" w:rsidRPr="00842389">
        <w:rPr>
          <w:lang w:eastAsia="x-none"/>
        </w:rPr>
        <w:tab/>
        <w:t>Support of Quality report in msg3</w:t>
      </w:r>
      <w:r w:rsidR="00842389" w:rsidRPr="00842389">
        <w:rPr>
          <w:lang w:eastAsia="x-none"/>
        </w:rPr>
        <w:tab/>
        <w:t>Qualcomm Incorporated</w:t>
      </w:r>
    </w:p>
    <w:p w14:paraId="04A05613" w14:textId="1DB8E54E" w:rsidR="00842389" w:rsidRPr="00842389" w:rsidRDefault="001B7BF2" w:rsidP="00842389">
      <w:pPr>
        <w:ind w:left="720" w:hanging="720"/>
        <w:rPr>
          <w:lang w:eastAsia="x-none"/>
        </w:rPr>
      </w:pPr>
      <w:hyperlink r:id="rId524" w:history="1">
        <w:r w:rsidR="00D93AE1">
          <w:rPr>
            <w:rStyle w:val="Hyperlink"/>
            <w:lang w:eastAsia="x-none"/>
          </w:rPr>
          <w:t>R1-1809469</w:t>
        </w:r>
      </w:hyperlink>
      <w:r w:rsidR="00842389" w:rsidRPr="00842389">
        <w:rPr>
          <w:lang w:eastAsia="x-none"/>
        </w:rPr>
        <w:tab/>
        <w:t>DL quality reporting in Msg3 for eMTC</w:t>
      </w:r>
      <w:r w:rsidR="00842389" w:rsidRPr="00842389">
        <w:rPr>
          <w:lang w:eastAsia="x-none"/>
        </w:rPr>
        <w:tab/>
        <w:t>Intel Corporation</w:t>
      </w:r>
    </w:p>
    <w:p w14:paraId="1612CAFB" w14:textId="77777777" w:rsidR="00842389" w:rsidRPr="00842389" w:rsidRDefault="00842389" w:rsidP="00F54EE5">
      <w:pPr>
        <w:pStyle w:val="Heading4"/>
      </w:pPr>
      <w:bookmarkStart w:id="190" w:name="_Toc521704487"/>
      <w:bookmarkStart w:id="191" w:name="_Toc526458879"/>
      <w:r w:rsidRPr="00842389">
        <w:t>MPDCCH performance improvement</w:t>
      </w:r>
      <w:bookmarkEnd w:id="190"/>
      <w:bookmarkEnd w:id="191"/>
    </w:p>
    <w:p w14:paraId="6A01BBE0" w14:textId="77777777" w:rsidR="00842389" w:rsidRPr="00842389" w:rsidRDefault="00842389" w:rsidP="00842389">
      <w:pPr>
        <w:ind w:left="720" w:hanging="720"/>
        <w:rPr>
          <w:lang w:eastAsia="x-none"/>
        </w:rPr>
      </w:pPr>
    </w:p>
    <w:p w14:paraId="5F915F28" w14:textId="336E0CD2" w:rsidR="00842389" w:rsidRPr="000313F3" w:rsidRDefault="001B7BF2" w:rsidP="00842389">
      <w:pPr>
        <w:ind w:left="720" w:hanging="720"/>
        <w:rPr>
          <w:b/>
          <w:lang w:eastAsia="x-none"/>
        </w:rPr>
      </w:pPr>
      <w:hyperlink r:id="rId525" w:history="1">
        <w:r w:rsidR="00D93AE1" w:rsidRPr="000313F3">
          <w:rPr>
            <w:rStyle w:val="Hyperlink"/>
            <w:b/>
          </w:rPr>
          <w:t>R1-1809570</w:t>
        </w:r>
      </w:hyperlink>
      <w:r w:rsidR="00842389" w:rsidRPr="000313F3">
        <w:rPr>
          <w:b/>
          <w:lang w:eastAsia="x-none"/>
        </w:rPr>
        <w:tab/>
        <w:t>Draft summary of MPDCCH performance improvement</w:t>
      </w:r>
      <w:r w:rsidR="00842389" w:rsidRPr="000313F3">
        <w:rPr>
          <w:b/>
          <w:lang w:eastAsia="x-none"/>
        </w:rPr>
        <w:tab/>
        <w:t>Huawei, HiSi</w:t>
      </w:r>
    </w:p>
    <w:p w14:paraId="66FC791D" w14:textId="77777777" w:rsidR="00842389" w:rsidRPr="00842389" w:rsidRDefault="00842389" w:rsidP="00842389">
      <w:pPr>
        <w:ind w:left="720" w:hanging="720"/>
        <w:rPr>
          <w:lang w:eastAsia="x-none"/>
        </w:rPr>
      </w:pPr>
    </w:p>
    <w:p w14:paraId="7EBF49D6" w14:textId="77777777" w:rsidR="00842389" w:rsidRPr="000313F3" w:rsidRDefault="00842389" w:rsidP="00842389">
      <w:pPr>
        <w:rPr>
          <w:highlight w:val="green"/>
          <w:lang w:eastAsia="x-none"/>
        </w:rPr>
      </w:pPr>
      <w:r w:rsidRPr="000313F3">
        <w:rPr>
          <w:highlight w:val="green"/>
          <w:lang w:eastAsia="x-none"/>
        </w:rPr>
        <w:t>Agreement</w:t>
      </w:r>
    </w:p>
    <w:p w14:paraId="0B80A40F" w14:textId="77777777" w:rsidR="00842389" w:rsidRPr="00842389" w:rsidRDefault="00842389" w:rsidP="00842389">
      <w:pPr>
        <w:rPr>
          <w:lang w:eastAsia="x-none"/>
        </w:rPr>
      </w:pPr>
      <w:r w:rsidRPr="00842389">
        <w:rPr>
          <w:rFonts w:eastAsia="SimSun"/>
          <w:lang w:eastAsia="zh-CN"/>
        </w:rPr>
        <w:t>CRS for improving channel estimation on USS MPDCCH is supported</w:t>
      </w:r>
    </w:p>
    <w:p w14:paraId="61229D1A" w14:textId="77777777" w:rsidR="00842389" w:rsidRPr="00842389" w:rsidRDefault="00842389" w:rsidP="00842389">
      <w:pPr>
        <w:rPr>
          <w:lang w:eastAsia="x-none"/>
        </w:rPr>
      </w:pPr>
    </w:p>
    <w:p w14:paraId="07F1DD7E" w14:textId="77777777" w:rsidR="00842389" w:rsidRPr="000313F3" w:rsidRDefault="00842389" w:rsidP="00842389">
      <w:pPr>
        <w:rPr>
          <w:highlight w:val="green"/>
        </w:rPr>
      </w:pPr>
      <w:bookmarkStart w:id="192" w:name="_Toc521455643"/>
      <w:r w:rsidRPr="000313F3">
        <w:rPr>
          <w:highlight w:val="green"/>
        </w:rPr>
        <w:t>Agreement</w:t>
      </w:r>
    </w:p>
    <w:p w14:paraId="64CAE597" w14:textId="77777777" w:rsidR="00842389" w:rsidRPr="00842389" w:rsidRDefault="00842389" w:rsidP="00842389">
      <w:pPr>
        <w:rPr>
          <w:b/>
        </w:rPr>
      </w:pPr>
      <w:r w:rsidRPr="00842389">
        <w:t>The relation between the MPDCCH DMRS and CRS is defined for enabling improved channel estimation.</w:t>
      </w:r>
      <w:bookmarkEnd w:id="192"/>
      <w:r w:rsidRPr="00842389">
        <w:t xml:space="preserve"> FFS the details on specifying the relation (e.g., whether the ‘definition’ means predefined in specification or done by signalling, relation between the CRS ports and DMRS ports, power offset between DMRS-CRS). </w:t>
      </w:r>
    </w:p>
    <w:p w14:paraId="56D6C23F" w14:textId="77777777" w:rsidR="00842389" w:rsidRPr="00842389" w:rsidRDefault="00842389" w:rsidP="00842389">
      <w:pPr>
        <w:rPr>
          <w:lang w:eastAsia="x-none"/>
        </w:rPr>
      </w:pPr>
    </w:p>
    <w:p w14:paraId="07E6D66A" w14:textId="77777777" w:rsidR="00842389" w:rsidRPr="000313F3" w:rsidRDefault="00842389" w:rsidP="00842389">
      <w:pPr>
        <w:rPr>
          <w:highlight w:val="green"/>
        </w:rPr>
      </w:pPr>
      <w:r w:rsidRPr="000313F3">
        <w:rPr>
          <w:highlight w:val="green"/>
        </w:rPr>
        <w:t>Agreement</w:t>
      </w:r>
    </w:p>
    <w:p w14:paraId="3DBC46B9" w14:textId="77777777" w:rsidR="00842389" w:rsidRPr="00842389" w:rsidRDefault="00842389" w:rsidP="00842389">
      <w:pPr>
        <w:rPr>
          <w:sz w:val="10"/>
          <w:lang w:eastAsia="x-none"/>
        </w:rPr>
      </w:pPr>
      <w:r w:rsidRPr="00842389">
        <w:t xml:space="preserve">eNB enables/disables </w:t>
      </w:r>
      <w:r w:rsidRPr="00842389">
        <w:rPr>
          <w:rFonts w:eastAsia="SimSun"/>
          <w:lang w:eastAsia="zh-CN"/>
        </w:rPr>
        <w:t>“CRS for improving channel estimation on MPDCCH” via dedicated or broadcasted RRC signaling. FFS the details on the signaling.</w:t>
      </w:r>
    </w:p>
    <w:p w14:paraId="7AF1F31B" w14:textId="77777777" w:rsidR="00842389" w:rsidRPr="00842389" w:rsidRDefault="00842389" w:rsidP="00842389">
      <w:pPr>
        <w:rPr>
          <w:lang w:eastAsia="x-none"/>
        </w:rPr>
      </w:pPr>
    </w:p>
    <w:p w14:paraId="2F085316" w14:textId="77777777" w:rsidR="00842389" w:rsidRPr="000313F3" w:rsidRDefault="00842389" w:rsidP="00842389">
      <w:pPr>
        <w:rPr>
          <w:highlight w:val="green"/>
        </w:rPr>
      </w:pPr>
      <w:r w:rsidRPr="000313F3">
        <w:rPr>
          <w:highlight w:val="green"/>
        </w:rPr>
        <w:t xml:space="preserve">Agreement </w:t>
      </w:r>
    </w:p>
    <w:p w14:paraId="6D684BA1" w14:textId="77777777" w:rsidR="00842389" w:rsidRPr="00842389" w:rsidRDefault="00842389" w:rsidP="00842389">
      <w:pPr>
        <w:rPr>
          <w:rFonts w:eastAsia="SimSun"/>
          <w:lang w:eastAsia="zh-CN"/>
        </w:rPr>
      </w:pPr>
      <w:r w:rsidRPr="00842389">
        <w:rPr>
          <w:rFonts w:eastAsia="SimSun"/>
          <w:lang w:eastAsia="zh-CN"/>
        </w:rPr>
        <w:t>CRS for improving channel estimation on Type0-MPDCCH CSS MPDCCH is supported.</w:t>
      </w:r>
    </w:p>
    <w:p w14:paraId="552A5B1E" w14:textId="77777777" w:rsidR="00842389" w:rsidRPr="00842389" w:rsidRDefault="00842389" w:rsidP="00842389">
      <w:pPr>
        <w:rPr>
          <w:lang w:eastAsia="x-none"/>
        </w:rPr>
      </w:pPr>
    </w:p>
    <w:p w14:paraId="54F68303" w14:textId="290A04BD" w:rsidR="00842389" w:rsidRPr="00842389" w:rsidRDefault="001B7BF2" w:rsidP="00842389">
      <w:pPr>
        <w:ind w:left="720" w:hanging="720"/>
        <w:rPr>
          <w:lang w:eastAsia="x-none"/>
        </w:rPr>
      </w:pPr>
      <w:hyperlink r:id="rId526" w:history="1">
        <w:r w:rsidR="00D93AE1">
          <w:rPr>
            <w:rStyle w:val="Hyperlink"/>
            <w:lang w:eastAsia="x-none"/>
          </w:rPr>
          <w:t>R1-1808039</w:t>
        </w:r>
      </w:hyperlink>
      <w:r w:rsidR="00842389" w:rsidRPr="00842389">
        <w:rPr>
          <w:lang w:eastAsia="x-none"/>
        </w:rPr>
        <w:tab/>
        <w:t>MPDCCH performance improvement in LTE-MTC</w:t>
      </w:r>
      <w:r w:rsidR="00842389" w:rsidRPr="00842389">
        <w:rPr>
          <w:lang w:eastAsia="x-none"/>
        </w:rPr>
        <w:tab/>
        <w:t>Ericsson</w:t>
      </w:r>
    </w:p>
    <w:p w14:paraId="100CE043" w14:textId="3C3D2A4C" w:rsidR="00842389" w:rsidRPr="00842389" w:rsidRDefault="001B7BF2" w:rsidP="00842389">
      <w:pPr>
        <w:ind w:left="720" w:hanging="720"/>
        <w:rPr>
          <w:lang w:eastAsia="x-none"/>
        </w:rPr>
      </w:pPr>
      <w:hyperlink r:id="rId527" w:history="1">
        <w:r w:rsidR="00D93AE1">
          <w:rPr>
            <w:rStyle w:val="Hyperlink"/>
            <w:lang w:eastAsia="x-none"/>
          </w:rPr>
          <w:t>R1-1808120</w:t>
        </w:r>
      </w:hyperlink>
      <w:r w:rsidR="00842389" w:rsidRPr="00842389">
        <w:rPr>
          <w:lang w:eastAsia="x-none"/>
        </w:rPr>
        <w:tab/>
        <w:t>On MPDCCH performance improvement</w:t>
      </w:r>
      <w:r w:rsidR="00842389" w:rsidRPr="00842389">
        <w:rPr>
          <w:lang w:eastAsia="x-none"/>
        </w:rPr>
        <w:tab/>
        <w:t>Huawei, HiSilicon</w:t>
      </w:r>
    </w:p>
    <w:p w14:paraId="59041978" w14:textId="7B65D8C1" w:rsidR="00842389" w:rsidRPr="00842389" w:rsidRDefault="001B7BF2" w:rsidP="00842389">
      <w:pPr>
        <w:ind w:left="720" w:hanging="720"/>
        <w:rPr>
          <w:lang w:eastAsia="x-none"/>
        </w:rPr>
      </w:pPr>
      <w:hyperlink r:id="rId528" w:history="1">
        <w:r w:rsidR="00D93AE1">
          <w:rPr>
            <w:rStyle w:val="Hyperlink"/>
            <w:lang w:eastAsia="x-none"/>
          </w:rPr>
          <w:t>R1-1808352</w:t>
        </w:r>
      </w:hyperlink>
      <w:r w:rsidR="00842389" w:rsidRPr="00842389">
        <w:rPr>
          <w:lang w:eastAsia="x-none"/>
        </w:rPr>
        <w:tab/>
        <w:t>On MPDCCH performance improvement</w:t>
      </w:r>
      <w:r w:rsidR="00842389" w:rsidRPr="00842389">
        <w:rPr>
          <w:lang w:eastAsia="x-none"/>
        </w:rPr>
        <w:tab/>
        <w:t>Sony</w:t>
      </w:r>
    </w:p>
    <w:p w14:paraId="0D51F41A" w14:textId="64870E4E" w:rsidR="00842389" w:rsidRPr="00842389" w:rsidRDefault="001B7BF2" w:rsidP="00842389">
      <w:pPr>
        <w:ind w:left="720" w:hanging="720"/>
        <w:rPr>
          <w:lang w:eastAsia="x-none"/>
        </w:rPr>
      </w:pPr>
      <w:hyperlink r:id="rId529" w:history="1">
        <w:r w:rsidR="00D93AE1">
          <w:rPr>
            <w:rStyle w:val="Hyperlink"/>
            <w:lang w:eastAsia="x-none"/>
          </w:rPr>
          <w:t>R1-1808435</w:t>
        </w:r>
      </w:hyperlink>
      <w:r w:rsidR="00842389" w:rsidRPr="00842389">
        <w:rPr>
          <w:lang w:eastAsia="x-none"/>
        </w:rPr>
        <w:tab/>
        <w:t>MPDCCH performance improvement</w:t>
      </w:r>
      <w:r w:rsidR="00842389" w:rsidRPr="00842389">
        <w:rPr>
          <w:lang w:eastAsia="x-none"/>
        </w:rPr>
        <w:tab/>
        <w:t>Nokia, Nokia Shanghai Bell</w:t>
      </w:r>
    </w:p>
    <w:p w14:paraId="1C0E4551" w14:textId="68370D0B" w:rsidR="00842389" w:rsidRPr="00842389" w:rsidRDefault="001B7BF2" w:rsidP="00842389">
      <w:pPr>
        <w:ind w:left="720" w:hanging="720"/>
        <w:rPr>
          <w:lang w:eastAsia="x-none"/>
        </w:rPr>
      </w:pPr>
      <w:hyperlink r:id="rId530" w:history="1">
        <w:r w:rsidR="00D93AE1">
          <w:rPr>
            <w:rStyle w:val="Hyperlink"/>
            <w:lang w:eastAsia="x-none"/>
          </w:rPr>
          <w:t>R1-1808470</w:t>
        </w:r>
      </w:hyperlink>
      <w:r w:rsidR="00842389" w:rsidRPr="00842389">
        <w:rPr>
          <w:lang w:eastAsia="x-none"/>
        </w:rPr>
        <w:tab/>
        <w:t>Discussion on MPDCCH performance improvement</w:t>
      </w:r>
      <w:r w:rsidR="00842389" w:rsidRPr="00842389">
        <w:rPr>
          <w:lang w:eastAsia="x-none"/>
        </w:rPr>
        <w:tab/>
        <w:t>LG Electronics</w:t>
      </w:r>
    </w:p>
    <w:p w14:paraId="6A85ECEB" w14:textId="03E634D0" w:rsidR="00842389" w:rsidRPr="00842389" w:rsidRDefault="001B7BF2" w:rsidP="00842389">
      <w:pPr>
        <w:ind w:left="720" w:hanging="720"/>
        <w:rPr>
          <w:lang w:eastAsia="x-none"/>
        </w:rPr>
      </w:pPr>
      <w:hyperlink r:id="rId531" w:history="1">
        <w:r w:rsidR="00D93AE1">
          <w:rPr>
            <w:rStyle w:val="Hyperlink"/>
            <w:lang w:eastAsia="x-none"/>
          </w:rPr>
          <w:t>R1-1808636</w:t>
        </w:r>
      </w:hyperlink>
      <w:r w:rsidR="00842389" w:rsidRPr="00842389">
        <w:rPr>
          <w:lang w:eastAsia="x-none"/>
        </w:rPr>
        <w:tab/>
        <w:t>Consideration on MPDCCH improvement by using CRS</w:t>
      </w:r>
      <w:r w:rsidR="00842389" w:rsidRPr="00842389">
        <w:rPr>
          <w:lang w:eastAsia="x-none"/>
        </w:rPr>
        <w:tab/>
        <w:t>ZTE</w:t>
      </w:r>
    </w:p>
    <w:p w14:paraId="2EDEF1ED" w14:textId="019BA3CF" w:rsidR="00842389" w:rsidRPr="00842389" w:rsidRDefault="001B7BF2" w:rsidP="00842389">
      <w:pPr>
        <w:ind w:left="720" w:hanging="720"/>
        <w:rPr>
          <w:lang w:eastAsia="x-none"/>
        </w:rPr>
      </w:pPr>
      <w:hyperlink r:id="rId532" w:history="1">
        <w:r w:rsidR="00D93AE1">
          <w:rPr>
            <w:rStyle w:val="Hyperlink"/>
            <w:lang w:eastAsia="x-none"/>
          </w:rPr>
          <w:t>R1-1808657</w:t>
        </w:r>
      </w:hyperlink>
      <w:r w:rsidR="00842389" w:rsidRPr="00842389">
        <w:rPr>
          <w:lang w:eastAsia="x-none"/>
        </w:rPr>
        <w:tab/>
        <w:t>MPDCCH performance improvement</w:t>
      </w:r>
      <w:r w:rsidR="00842389" w:rsidRPr="00842389">
        <w:rPr>
          <w:lang w:eastAsia="x-none"/>
        </w:rPr>
        <w:tab/>
        <w:t>Intel Corporation</w:t>
      </w:r>
    </w:p>
    <w:p w14:paraId="39F3E2EC" w14:textId="7B6050C2" w:rsidR="00842389" w:rsidRPr="00842389" w:rsidRDefault="001B7BF2" w:rsidP="00842389">
      <w:pPr>
        <w:ind w:left="720" w:hanging="720"/>
        <w:rPr>
          <w:lang w:eastAsia="x-none"/>
        </w:rPr>
      </w:pPr>
      <w:hyperlink r:id="rId533" w:history="1">
        <w:r w:rsidR="00D93AE1">
          <w:rPr>
            <w:rStyle w:val="Hyperlink"/>
            <w:lang w:eastAsia="x-none"/>
          </w:rPr>
          <w:t>R1-1808734</w:t>
        </w:r>
      </w:hyperlink>
      <w:r w:rsidR="00842389" w:rsidRPr="00842389">
        <w:rPr>
          <w:lang w:eastAsia="x-none"/>
        </w:rPr>
        <w:tab/>
        <w:t>Discussion on MPDCCH performance improvement using CRS for MTC</w:t>
      </w:r>
      <w:r w:rsidR="00842389" w:rsidRPr="00842389">
        <w:rPr>
          <w:lang w:eastAsia="x-none"/>
        </w:rPr>
        <w:tab/>
        <w:t>Samsung</w:t>
      </w:r>
    </w:p>
    <w:p w14:paraId="5C5538B2" w14:textId="00019B66" w:rsidR="00842389" w:rsidRPr="00842389" w:rsidRDefault="001B7BF2" w:rsidP="00842389">
      <w:pPr>
        <w:ind w:left="720" w:hanging="720"/>
        <w:rPr>
          <w:lang w:eastAsia="x-none"/>
        </w:rPr>
      </w:pPr>
      <w:hyperlink r:id="rId534" w:history="1">
        <w:r w:rsidR="00D93AE1">
          <w:rPr>
            <w:rStyle w:val="Hyperlink"/>
            <w:lang w:eastAsia="x-none"/>
          </w:rPr>
          <w:t>R1-1809027</w:t>
        </w:r>
      </w:hyperlink>
      <w:r w:rsidR="00842389" w:rsidRPr="00842389">
        <w:rPr>
          <w:lang w:eastAsia="x-none"/>
        </w:rPr>
        <w:tab/>
        <w:t>Usage of CRS for MPDCCH</w:t>
      </w:r>
      <w:r w:rsidR="00842389" w:rsidRPr="00842389">
        <w:rPr>
          <w:lang w:eastAsia="x-none"/>
        </w:rPr>
        <w:tab/>
        <w:t>Qualcomm Incorporated</w:t>
      </w:r>
    </w:p>
    <w:p w14:paraId="4C6CF103" w14:textId="77777777" w:rsidR="00842389" w:rsidRPr="00842389" w:rsidRDefault="00842389" w:rsidP="00F54EE5">
      <w:pPr>
        <w:pStyle w:val="Heading4"/>
      </w:pPr>
      <w:bookmarkStart w:id="193" w:name="_Toc521704488"/>
      <w:bookmarkStart w:id="194" w:name="_Toc526458880"/>
      <w:r w:rsidRPr="00842389">
        <w:t>CE mode A and B improvements for non-BL UEs</w:t>
      </w:r>
      <w:bookmarkEnd w:id="193"/>
      <w:bookmarkEnd w:id="194"/>
    </w:p>
    <w:p w14:paraId="0A66CC98" w14:textId="5F444C13" w:rsidR="00842389" w:rsidRPr="003D74B5" w:rsidRDefault="001B7BF2" w:rsidP="00842389">
      <w:pPr>
        <w:ind w:left="720" w:hanging="720"/>
        <w:rPr>
          <w:b/>
          <w:lang w:eastAsia="x-none"/>
        </w:rPr>
      </w:pPr>
      <w:hyperlink r:id="rId535" w:history="1">
        <w:r w:rsidR="00D93AE1" w:rsidRPr="003D74B5">
          <w:rPr>
            <w:rStyle w:val="Hyperlink"/>
            <w:b/>
          </w:rPr>
          <w:t>R1-1809534</w:t>
        </w:r>
      </w:hyperlink>
      <w:r w:rsidR="00842389" w:rsidRPr="003D74B5">
        <w:rPr>
          <w:b/>
          <w:lang w:eastAsia="x-none"/>
        </w:rPr>
        <w:tab/>
        <w:t>Summary of CE mode A and B improvements for non-BL UEs</w:t>
      </w:r>
      <w:r w:rsidR="00842389" w:rsidRPr="003D74B5">
        <w:rPr>
          <w:b/>
          <w:lang w:eastAsia="x-none"/>
        </w:rPr>
        <w:tab/>
        <w:t>LG Electronics</w:t>
      </w:r>
    </w:p>
    <w:p w14:paraId="24C3A828" w14:textId="77777777" w:rsidR="00842389" w:rsidRPr="00842389" w:rsidRDefault="00842389" w:rsidP="00842389">
      <w:pPr>
        <w:ind w:left="720" w:hanging="720"/>
        <w:rPr>
          <w:lang w:eastAsia="x-none"/>
        </w:rPr>
      </w:pPr>
    </w:p>
    <w:p w14:paraId="0116BE35" w14:textId="77777777" w:rsidR="00842389" w:rsidRPr="003D74B5" w:rsidRDefault="00842389" w:rsidP="00842389">
      <w:pPr>
        <w:rPr>
          <w:highlight w:val="green"/>
          <w:lang w:val="en-US" w:eastAsia="x-none"/>
        </w:rPr>
      </w:pPr>
      <w:r w:rsidRPr="003D74B5">
        <w:rPr>
          <w:highlight w:val="green"/>
          <w:lang w:val="en-US" w:eastAsia="x-none"/>
        </w:rPr>
        <w:t>Agreement</w:t>
      </w:r>
    </w:p>
    <w:p w14:paraId="608BA928" w14:textId="77777777" w:rsidR="00842389" w:rsidRPr="00842389" w:rsidRDefault="00842389" w:rsidP="00842389">
      <w:pPr>
        <w:rPr>
          <w:lang w:val="en-US" w:eastAsia="x-none"/>
        </w:rPr>
      </w:pPr>
      <w:r w:rsidRPr="00842389">
        <w:rPr>
          <w:lang w:val="en-US" w:eastAsia="x-none"/>
        </w:rPr>
        <w:t xml:space="preserve">Study on the performance benefit of dual layer DL reception when it is supported for non-BL UEs in CE mode A. Companies are encouraged to submit evaluation results. </w:t>
      </w:r>
    </w:p>
    <w:p w14:paraId="68E53C52" w14:textId="77777777" w:rsidR="00842389" w:rsidRPr="003D74B5" w:rsidRDefault="00842389" w:rsidP="00FD2787">
      <w:pPr>
        <w:pStyle w:val="ListParagraph"/>
        <w:numPr>
          <w:ilvl w:val="0"/>
          <w:numId w:val="258"/>
        </w:numPr>
        <w:rPr>
          <w:lang w:val="en-US"/>
        </w:rPr>
      </w:pPr>
      <w:r w:rsidRPr="003D74B5">
        <w:rPr>
          <w:lang w:val="en-US"/>
        </w:rPr>
        <w:lastRenderedPageBreak/>
        <w:t>UE complexity should be also considered</w:t>
      </w:r>
    </w:p>
    <w:p w14:paraId="3D480475" w14:textId="77777777" w:rsidR="00842389" w:rsidRPr="003D74B5" w:rsidRDefault="00842389" w:rsidP="00FD2787">
      <w:pPr>
        <w:pStyle w:val="ListParagraph"/>
        <w:numPr>
          <w:ilvl w:val="0"/>
          <w:numId w:val="258"/>
        </w:numPr>
        <w:rPr>
          <w:lang w:val="en-US"/>
        </w:rPr>
      </w:pPr>
      <w:r w:rsidRPr="003D74B5">
        <w:rPr>
          <w:lang w:val="en-US"/>
        </w:rPr>
        <w:t>Prioritize SNR region relevant to CE mode A</w:t>
      </w:r>
    </w:p>
    <w:p w14:paraId="0EDFE136" w14:textId="77777777" w:rsidR="00842389" w:rsidRPr="00842389" w:rsidRDefault="00842389" w:rsidP="00842389">
      <w:pPr>
        <w:ind w:left="720" w:hanging="720"/>
        <w:rPr>
          <w:lang w:eastAsia="x-none"/>
        </w:rPr>
      </w:pPr>
    </w:p>
    <w:p w14:paraId="3DCF8CE4" w14:textId="77777777" w:rsidR="00842389" w:rsidRPr="003D74B5" w:rsidRDefault="00842389" w:rsidP="00842389">
      <w:pPr>
        <w:ind w:left="720" w:hanging="720"/>
        <w:rPr>
          <w:szCs w:val="28"/>
          <w:highlight w:val="green"/>
        </w:rPr>
      </w:pPr>
      <w:r w:rsidRPr="003D74B5">
        <w:rPr>
          <w:szCs w:val="28"/>
          <w:highlight w:val="green"/>
        </w:rPr>
        <w:t xml:space="preserve">Agreement </w:t>
      </w:r>
    </w:p>
    <w:p w14:paraId="5E5CCA1D" w14:textId="77777777" w:rsidR="00842389" w:rsidRPr="00842389" w:rsidRDefault="00842389" w:rsidP="00842389">
      <w:pPr>
        <w:ind w:left="720" w:hanging="720"/>
        <w:rPr>
          <w:szCs w:val="28"/>
        </w:rPr>
      </w:pPr>
      <w:r w:rsidRPr="00842389">
        <w:rPr>
          <w:szCs w:val="28"/>
        </w:rPr>
        <w:t>Study on the performance benefit of CSI-RS based CSI feedback when it is supported for non-BL UEs in CE mode A.</w:t>
      </w:r>
    </w:p>
    <w:p w14:paraId="28C298B9" w14:textId="77777777" w:rsidR="00842389" w:rsidRPr="003D74B5" w:rsidRDefault="00842389" w:rsidP="00FD2787">
      <w:pPr>
        <w:pStyle w:val="ListParagraph"/>
        <w:numPr>
          <w:ilvl w:val="0"/>
          <w:numId w:val="258"/>
        </w:numPr>
        <w:rPr>
          <w:lang w:val="en-US"/>
        </w:rPr>
      </w:pPr>
      <w:r w:rsidRPr="003D74B5">
        <w:rPr>
          <w:lang w:val="en-US"/>
        </w:rPr>
        <w:t>UE complexity should be also considered</w:t>
      </w:r>
    </w:p>
    <w:p w14:paraId="4C69B10C" w14:textId="77777777" w:rsidR="00842389" w:rsidRPr="003D74B5" w:rsidRDefault="00842389" w:rsidP="00FD2787">
      <w:pPr>
        <w:pStyle w:val="ListParagraph"/>
        <w:numPr>
          <w:ilvl w:val="0"/>
          <w:numId w:val="258"/>
        </w:numPr>
        <w:rPr>
          <w:lang w:val="en-US"/>
        </w:rPr>
      </w:pPr>
      <w:r w:rsidRPr="003D74B5">
        <w:rPr>
          <w:lang w:val="en-US"/>
        </w:rPr>
        <w:t>Prioritize SNR region relevant to CE mode A</w:t>
      </w:r>
    </w:p>
    <w:p w14:paraId="0DB9E9E9" w14:textId="77777777" w:rsidR="00842389" w:rsidRPr="00842389" w:rsidRDefault="00842389" w:rsidP="00842389">
      <w:pPr>
        <w:ind w:left="720" w:hanging="720"/>
        <w:rPr>
          <w:lang w:val="en-US" w:eastAsia="x-none"/>
        </w:rPr>
      </w:pPr>
    </w:p>
    <w:p w14:paraId="304F4D3D" w14:textId="06A74250" w:rsidR="00842389" w:rsidRPr="00842389" w:rsidRDefault="001B7BF2" w:rsidP="00842389">
      <w:pPr>
        <w:ind w:left="720" w:hanging="720"/>
        <w:rPr>
          <w:lang w:val="fr-FR" w:eastAsia="x-none"/>
        </w:rPr>
      </w:pPr>
      <w:hyperlink r:id="rId536" w:history="1">
        <w:r w:rsidR="00D93AE1">
          <w:rPr>
            <w:rStyle w:val="Hyperlink"/>
            <w:lang w:val="fr-FR" w:eastAsia="x-none"/>
          </w:rPr>
          <w:t>R1-1808040</w:t>
        </w:r>
      </w:hyperlink>
      <w:r w:rsidR="00842389" w:rsidRPr="00842389">
        <w:rPr>
          <w:lang w:val="fr-FR" w:eastAsia="x-none"/>
        </w:rPr>
        <w:tab/>
        <w:t>CE mode A and B improvements for LTE-MTC non-BL UEs</w:t>
      </w:r>
      <w:r w:rsidR="00842389" w:rsidRPr="00842389">
        <w:rPr>
          <w:lang w:val="fr-FR" w:eastAsia="x-none"/>
        </w:rPr>
        <w:tab/>
        <w:t>Ericsson</w:t>
      </w:r>
    </w:p>
    <w:p w14:paraId="6D52DC79" w14:textId="7F18310D" w:rsidR="00842389" w:rsidRPr="00842389" w:rsidRDefault="001B7BF2" w:rsidP="00842389">
      <w:pPr>
        <w:ind w:left="720" w:hanging="720"/>
        <w:rPr>
          <w:lang w:eastAsia="x-none"/>
        </w:rPr>
      </w:pPr>
      <w:hyperlink r:id="rId537" w:history="1">
        <w:r w:rsidR="00D93AE1">
          <w:rPr>
            <w:rStyle w:val="Hyperlink"/>
            <w:lang w:eastAsia="x-none"/>
          </w:rPr>
          <w:t>R1-1808115</w:t>
        </w:r>
      </w:hyperlink>
      <w:r w:rsidR="00842389" w:rsidRPr="00842389">
        <w:rPr>
          <w:lang w:eastAsia="x-none"/>
        </w:rPr>
        <w:tab/>
        <w:t>Coverage enhancement for Non-BL UE</w:t>
      </w:r>
      <w:r w:rsidR="00842389" w:rsidRPr="00842389">
        <w:rPr>
          <w:lang w:eastAsia="x-none"/>
        </w:rPr>
        <w:tab/>
        <w:t>Huawei, HiSilicon</w:t>
      </w:r>
    </w:p>
    <w:p w14:paraId="1EE0FA75" w14:textId="5230250D" w:rsidR="00842389" w:rsidRPr="00842389" w:rsidRDefault="001B7BF2" w:rsidP="00842389">
      <w:pPr>
        <w:ind w:left="720" w:hanging="720"/>
        <w:rPr>
          <w:lang w:eastAsia="x-none"/>
        </w:rPr>
      </w:pPr>
      <w:hyperlink r:id="rId538" w:history="1">
        <w:r w:rsidR="00D93AE1">
          <w:rPr>
            <w:rStyle w:val="Hyperlink"/>
            <w:lang w:eastAsia="x-none"/>
          </w:rPr>
          <w:t>R1-1808436</w:t>
        </w:r>
      </w:hyperlink>
      <w:r w:rsidR="00842389" w:rsidRPr="00842389">
        <w:rPr>
          <w:lang w:eastAsia="x-none"/>
        </w:rPr>
        <w:tab/>
        <w:t>CE mode A and B improvements for non-BL UEs</w:t>
      </w:r>
      <w:r w:rsidR="00842389" w:rsidRPr="00842389">
        <w:rPr>
          <w:lang w:eastAsia="x-none"/>
        </w:rPr>
        <w:tab/>
        <w:t>Nokia, Nokia Shanghai Bell</w:t>
      </w:r>
    </w:p>
    <w:p w14:paraId="37F50E94" w14:textId="3F7E445C" w:rsidR="00842389" w:rsidRPr="00842389" w:rsidRDefault="001B7BF2" w:rsidP="00842389">
      <w:pPr>
        <w:ind w:left="720" w:hanging="720"/>
        <w:rPr>
          <w:lang w:eastAsia="x-none"/>
        </w:rPr>
      </w:pPr>
      <w:hyperlink r:id="rId539" w:history="1">
        <w:r w:rsidR="00D93AE1">
          <w:rPr>
            <w:rStyle w:val="Hyperlink"/>
            <w:lang w:eastAsia="x-none"/>
          </w:rPr>
          <w:t>R1-1808471</w:t>
        </w:r>
      </w:hyperlink>
      <w:r w:rsidR="00842389" w:rsidRPr="00842389">
        <w:rPr>
          <w:lang w:eastAsia="x-none"/>
        </w:rPr>
        <w:tab/>
        <w:t>CE mode improvements for non-BL Ues</w:t>
      </w:r>
      <w:r w:rsidR="00842389" w:rsidRPr="00842389">
        <w:rPr>
          <w:lang w:eastAsia="x-none"/>
        </w:rPr>
        <w:tab/>
        <w:t>LG Electronics</w:t>
      </w:r>
    </w:p>
    <w:p w14:paraId="4F3D26D2" w14:textId="45EC16F0" w:rsidR="00842389" w:rsidRPr="00842389" w:rsidRDefault="001B7BF2" w:rsidP="00842389">
      <w:pPr>
        <w:ind w:left="720" w:hanging="720"/>
        <w:rPr>
          <w:lang w:eastAsia="x-none"/>
        </w:rPr>
      </w:pPr>
      <w:hyperlink r:id="rId540" w:history="1">
        <w:r w:rsidR="00D93AE1">
          <w:rPr>
            <w:rStyle w:val="Hyperlink"/>
            <w:lang w:eastAsia="x-none"/>
          </w:rPr>
          <w:t>R1-1808637</w:t>
        </w:r>
      </w:hyperlink>
      <w:r w:rsidR="00842389" w:rsidRPr="00842389">
        <w:rPr>
          <w:lang w:eastAsia="x-none"/>
        </w:rPr>
        <w:tab/>
        <w:t>Discussion on CE mode A and B improvements for non-BL UEs</w:t>
      </w:r>
      <w:r w:rsidR="00842389" w:rsidRPr="00842389">
        <w:rPr>
          <w:lang w:eastAsia="x-none"/>
        </w:rPr>
        <w:tab/>
        <w:t>ZTE</w:t>
      </w:r>
    </w:p>
    <w:p w14:paraId="78072512" w14:textId="7EE987EF" w:rsidR="00842389" w:rsidRPr="00842389" w:rsidRDefault="001B7BF2" w:rsidP="00842389">
      <w:pPr>
        <w:ind w:left="720" w:hanging="720"/>
        <w:rPr>
          <w:lang w:eastAsia="x-none"/>
        </w:rPr>
      </w:pPr>
      <w:hyperlink r:id="rId541" w:history="1">
        <w:r w:rsidR="00D93AE1">
          <w:rPr>
            <w:rStyle w:val="Hyperlink"/>
            <w:lang w:eastAsia="x-none"/>
          </w:rPr>
          <w:t>R1-1808658</w:t>
        </w:r>
      </w:hyperlink>
      <w:r w:rsidR="00842389" w:rsidRPr="00842389">
        <w:rPr>
          <w:lang w:eastAsia="x-none"/>
        </w:rPr>
        <w:tab/>
        <w:t>Improvement for non-BL UEs in CE mode</w:t>
      </w:r>
      <w:r w:rsidR="00842389" w:rsidRPr="00842389">
        <w:rPr>
          <w:lang w:eastAsia="x-none"/>
        </w:rPr>
        <w:tab/>
        <w:t>Intel Corporation</w:t>
      </w:r>
    </w:p>
    <w:p w14:paraId="45261B20" w14:textId="7234D778" w:rsidR="00842389" w:rsidRPr="00842389" w:rsidRDefault="001B7BF2" w:rsidP="00842389">
      <w:pPr>
        <w:ind w:left="720" w:hanging="720"/>
        <w:rPr>
          <w:lang w:eastAsia="x-none"/>
        </w:rPr>
      </w:pPr>
      <w:hyperlink r:id="rId542" w:history="1">
        <w:r w:rsidR="00D93AE1">
          <w:rPr>
            <w:rStyle w:val="Hyperlink"/>
            <w:lang w:eastAsia="x-none"/>
          </w:rPr>
          <w:t>R1-1808735</w:t>
        </w:r>
      </w:hyperlink>
      <w:r w:rsidR="00842389" w:rsidRPr="00842389">
        <w:rPr>
          <w:lang w:eastAsia="x-none"/>
        </w:rPr>
        <w:tab/>
        <w:t>Discussion on CE Mode A and Mode B improvements for non-BL UEs</w:t>
      </w:r>
      <w:r w:rsidR="00842389" w:rsidRPr="00842389">
        <w:rPr>
          <w:lang w:eastAsia="x-none"/>
        </w:rPr>
        <w:tab/>
        <w:t>Samsung</w:t>
      </w:r>
    </w:p>
    <w:p w14:paraId="61EB7091" w14:textId="4A4A08AF" w:rsidR="00842389" w:rsidRPr="00842389" w:rsidRDefault="001B7BF2" w:rsidP="00842389">
      <w:pPr>
        <w:ind w:left="720" w:hanging="720"/>
        <w:rPr>
          <w:lang w:eastAsia="x-none"/>
        </w:rPr>
      </w:pPr>
      <w:hyperlink r:id="rId543" w:history="1">
        <w:r w:rsidR="00D93AE1">
          <w:rPr>
            <w:rStyle w:val="Hyperlink"/>
            <w:lang w:eastAsia="x-none"/>
          </w:rPr>
          <w:t>R1-1809028</w:t>
        </w:r>
      </w:hyperlink>
      <w:r w:rsidR="00842389" w:rsidRPr="00842389">
        <w:rPr>
          <w:lang w:eastAsia="x-none"/>
        </w:rPr>
        <w:tab/>
        <w:t>CE Mode A and B improvements for non-BL Ues</w:t>
      </w:r>
      <w:r w:rsidR="00842389" w:rsidRPr="00842389">
        <w:rPr>
          <w:lang w:eastAsia="x-none"/>
        </w:rPr>
        <w:tab/>
        <w:t>Qualcomm Incorporated</w:t>
      </w:r>
    </w:p>
    <w:p w14:paraId="204A51A1" w14:textId="77777777" w:rsidR="00842389" w:rsidRPr="00842389" w:rsidRDefault="00842389" w:rsidP="00F54EE5">
      <w:pPr>
        <w:pStyle w:val="Heading4"/>
      </w:pPr>
      <w:bookmarkStart w:id="195" w:name="_Toc521704489"/>
      <w:bookmarkStart w:id="196" w:name="_Toc526458881"/>
      <w:r w:rsidRPr="00842389">
        <w:t>Use of LTE Control Channel Region for DL Transmission</w:t>
      </w:r>
      <w:bookmarkEnd w:id="195"/>
      <w:bookmarkEnd w:id="196"/>
    </w:p>
    <w:p w14:paraId="5E2A56FE" w14:textId="271E2AA6" w:rsidR="00842389" w:rsidRPr="003D74B5" w:rsidRDefault="001B7BF2" w:rsidP="00842389">
      <w:pPr>
        <w:ind w:left="720" w:hanging="720"/>
        <w:rPr>
          <w:b/>
          <w:lang w:eastAsia="x-none"/>
        </w:rPr>
      </w:pPr>
      <w:hyperlink r:id="rId544" w:history="1">
        <w:r w:rsidR="00D93AE1" w:rsidRPr="003D74B5">
          <w:rPr>
            <w:rStyle w:val="Hyperlink"/>
            <w:b/>
          </w:rPr>
          <w:t>R1-1809530</w:t>
        </w:r>
      </w:hyperlink>
      <w:r w:rsidR="00842389" w:rsidRPr="003D74B5">
        <w:rPr>
          <w:b/>
          <w:lang w:eastAsia="x-none"/>
        </w:rPr>
        <w:tab/>
        <w:t>Use of LTE Control Channel Region for DL Transmission Summary</w:t>
      </w:r>
      <w:r w:rsidR="00842389" w:rsidRPr="003D74B5">
        <w:rPr>
          <w:b/>
          <w:lang w:eastAsia="x-none"/>
        </w:rPr>
        <w:tab/>
        <w:t>Nokia, Nokia Shanghai Bell</w:t>
      </w:r>
    </w:p>
    <w:p w14:paraId="19582F62" w14:textId="77777777" w:rsidR="00842389" w:rsidRPr="00842389" w:rsidRDefault="00842389" w:rsidP="00842389">
      <w:pPr>
        <w:ind w:left="720" w:hanging="720"/>
        <w:rPr>
          <w:lang w:eastAsia="x-none"/>
        </w:rPr>
      </w:pPr>
    </w:p>
    <w:p w14:paraId="671E85A9" w14:textId="77777777" w:rsidR="00842389" w:rsidRPr="003D74B5" w:rsidRDefault="00842389" w:rsidP="00842389">
      <w:pPr>
        <w:rPr>
          <w:bCs/>
          <w:noProof/>
          <w:highlight w:val="green"/>
          <w:lang w:val="en-US" w:eastAsia="en-GB"/>
        </w:rPr>
      </w:pPr>
      <w:r w:rsidRPr="003D74B5">
        <w:rPr>
          <w:bCs/>
          <w:noProof/>
          <w:highlight w:val="green"/>
          <w:lang w:val="en-US" w:eastAsia="en-GB"/>
        </w:rPr>
        <w:t>Agreement</w:t>
      </w:r>
    </w:p>
    <w:p w14:paraId="18FA940A" w14:textId="77777777" w:rsidR="00842389" w:rsidRPr="00842389" w:rsidRDefault="00842389" w:rsidP="00842389">
      <w:pPr>
        <w:rPr>
          <w:bCs/>
          <w:noProof/>
          <w:lang w:val="en-US" w:eastAsia="en-GB"/>
        </w:rPr>
      </w:pPr>
      <w:r w:rsidRPr="00842389">
        <w:rPr>
          <w:bCs/>
          <w:noProof/>
          <w:lang w:val="en-US" w:eastAsia="en-GB"/>
        </w:rPr>
        <w:t xml:space="preserve">FFS whether and for what broadcast transmission (e.g. SIBs, paging, SC-PTM, Msg2, etc) use of LTE control channel region for MPDCCH and PDSCH are applied </w:t>
      </w:r>
    </w:p>
    <w:p w14:paraId="600E0FD5" w14:textId="77777777" w:rsidR="00842389" w:rsidRPr="00842389" w:rsidRDefault="00842389" w:rsidP="00842389">
      <w:pPr>
        <w:rPr>
          <w:sz w:val="18"/>
          <w:lang w:eastAsia="x-none"/>
        </w:rPr>
      </w:pPr>
    </w:p>
    <w:p w14:paraId="1682542B" w14:textId="77777777" w:rsidR="00842389" w:rsidRPr="003D74B5" w:rsidRDefault="00842389" w:rsidP="00842389">
      <w:pPr>
        <w:ind w:left="720" w:hanging="720"/>
        <w:jc w:val="both"/>
        <w:rPr>
          <w:bCs/>
          <w:noProof/>
          <w:highlight w:val="green"/>
          <w:lang w:val="en-US" w:eastAsia="en-GB"/>
        </w:rPr>
      </w:pPr>
      <w:r w:rsidRPr="003D74B5">
        <w:rPr>
          <w:bCs/>
          <w:noProof/>
          <w:highlight w:val="green"/>
          <w:lang w:val="en-US" w:eastAsia="en-GB"/>
        </w:rPr>
        <w:t>Agreement</w:t>
      </w:r>
    </w:p>
    <w:p w14:paraId="20E3BDC7" w14:textId="77777777" w:rsidR="00842389" w:rsidRPr="00842389" w:rsidRDefault="00842389" w:rsidP="00842389">
      <w:pPr>
        <w:jc w:val="both"/>
        <w:rPr>
          <w:bCs/>
          <w:noProof/>
          <w:lang w:val="en-US" w:eastAsia="en-GB"/>
        </w:rPr>
      </w:pPr>
      <w:r w:rsidRPr="00842389">
        <w:rPr>
          <w:bCs/>
          <w:noProof/>
          <w:lang w:val="en-US" w:eastAsia="en-GB"/>
        </w:rPr>
        <w:t>The following options can be considered for transmission of MPDCCH and PDSCH in LTE control channel region:</w:t>
      </w:r>
    </w:p>
    <w:p w14:paraId="5BF4520F" w14:textId="77777777" w:rsidR="00842389" w:rsidRPr="00842389" w:rsidRDefault="00842389" w:rsidP="00842389">
      <w:pPr>
        <w:ind w:left="720" w:hanging="720"/>
        <w:jc w:val="both"/>
        <w:rPr>
          <w:rFonts w:eastAsia="MS Mincho"/>
          <w:lang w:val="en-US" w:eastAsia="ja-JP"/>
        </w:rPr>
      </w:pPr>
      <w:r w:rsidRPr="00842389">
        <w:rPr>
          <w:rFonts w:eastAsia="MS Mincho"/>
          <w:lang w:val="en-US" w:eastAsia="ja-JP"/>
        </w:rPr>
        <w:t>For MPDCCH</w:t>
      </w:r>
    </w:p>
    <w:p w14:paraId="46FCF053" w14:textId="77777777" w:rsidR="00842389" w:rsidRPr="00842389" w:rsidRDefault="00842389" w:rsidP="00FD2787">
      <w:pPr>
        <w:numPr>
          <w:ilvl w:val="0"/>
          <w:numId w:val="200"/>
        </w:numPr>
        <w:overflowPunct w:val="0"/>
        <w:autoSpaceDE w:val="0"/>
        <w:autoSpaceDN w:val="0"/>
        <w:adjustRightInd w:val="0"/>
        <w:jc w:val="both"/>
        <w:textAlignment w:val="baseline"/>
        <w:rPr>
          <w:rFonts w:eastAsia="MS Mincho"/>
          <w:lang w:val="en-US" w:eastAsia="ja-JP"/>
        </w:rPr>
      </w:pPr>
      <w:r w:rsidRPr="00842389">
        <w:rPr>
          <w:rFonts w:eastAsia="MS Mincho"/>
          <w:lang w:val="en-US" w:eastAsia="ja-JP"/>
        </w:rPr>
        <w:t>Option 1: All or part of the MPDCCH are mapped into the DL control region.</w:t>
      </w:r>
    </w:p>
    <w:p w14:paraId="709C890D" w14:textId="77777777" w:rsidR="00842389" w:rsidRPr="00842389" w:rsidRDefault="00842389" w:rsidP="00FD2787">
      <w:pPr>
        <w:numPr>
          <w:ilvl w:val="0"/>
          <w:numId w:val="200"/>
        </w:numPr>
        <w:overflowPunct w:val="0"/>
        <w:autoSpaceDE w:val="0"/>
        <w:autoSpaceDN w:val="0"/>
        <w:adjustRightInd w:val="0"/>
        <w:jc w:val="both"/>
        <w:textAlignment w:val="baseline"/>
        <w:rPr>
          <w:rFonts w:eastAsia="MS Mincho"/>
          <w:lang w:val="en-US" w:eastAsia="ja-JP"/>
        </w:rPr>
      </w:pPr>
      <w:r w:rsidRPr="00842389">
        <w:rPr>
          <w:rFonts w:eastAsia="MS Mincho"/>
          <w:lang w:val="en-US" w:eastAsia="ja-JP"/>
        </w:rPr>
        <w:t>Option 2: MPDCCH are rate-matched to all OFDM symbols. FFS on RE mapping details.</w:t>
      </w:r>
    </w:p>
    <w:p w14:paraId="40429CF3" w14:textId="77777777" w:rsidR="00842389" w:rsidRPr="00842389" w:rsidRDefault="00842389" w:rsidP="00842389">
      <w:pPr>
        <w:ind w:left="720" w:hanging="720"/>
        <w:jc w:val="both"/>
        <w:rPr>
          <w:rFonts w:eastAsia="MS Mincho"/>
          <w:lang w:val="en-US" w:eastAsia="ja-JP"/>
        </w:rPr>
      </w:pPr>
      <w:r w:rsidRPr="00842389">
        <w:rPr>
          <w:rFonts w:eastAsia="MS Mincho"/>
          <w:lang w:val="en-US" w:eastAsia="ja-JP"/>
        </w:rPr>
        <w:t>For PDSCH</w:t>
      </w:r>
    </w:p>
    <w:p w14:paraId="568BFF67" w14:textId="77777777" w:rsidR="00842389" w:rsidRPr="00842389" w:rsidRDefault="00842389" w:rsidP="00FD2787">
      <w:pPr>
        <w:numPr>
          <w:ilvl w:val="0"/>
          <w:numId w:val="200"/>
        </w:numPr>
        <w:overflowPunct w:val="0"/>
        <w:autoSpaceDE w:val="0"/>
        <w:autoSpaceDN w:val="0"/>
        <w:adjustRightInd w:val="0"/>
        <w:jc w:val="both"/>
        <w:textAlignment w:val="baseline"/>
        <w:rPr>
          <w:rFonts w:eastAsia="MS Mincho"/>
          <w:lang w:val="en-US" w:eastAsia="ja-JP"/>
        </w:rPr>
      </w:pPr>
      <w:r w:rsidRPr="00842389">
        <w:rPr>
          <w:rFonts w:eastAsia="MS Mincho"/>
          <w:lang w:val="en-US" w:eastAsia="ja-JP"/>
        </w:rPr>
        <w:t>Option A: All or part of the PDSCH are mapped into the DL control region.</w:t>
      </w:r>
    </w:p>
    <w:p w14:paraId="53D1E630" w14:textId="77777777" w:rsidR="00842389" w:rsidRPr="00842389" w:rsidRDefault="00842389" w:rsidP="00FD2787">
      <w:pPr>
        <w:numPr>
          <w:ilvl w:val="0"/>
          <w:numId w:val="200"/>
        </w:numPr>
        <w:overflowPunct w:val="0"/>
        <w:autoSpaceDE w:val="0"/>
        <w:autoSpaceDN w:val="0"/>
        <w:adjustRightInd w:val="0"/>
        <w:jc w:val="both"/>
        <w:textAlignment w:val="baseline"/>
        <w:rPr>
          <w:rFonts w:eastAsia="MS Mincho"/>
          <w:lang w:val="en-US" w:eastAsia="ja-JP"/>
        </w:rPr>
      </w:pPr>
      <w:r w:rsidRPr="00842389">
        <w:rPr>
          <w:rFonts w:eastAsia="MS Mincho"/>
          <w:lang w:val="en-US" w:eastAsia="ja-JP"/>
        </w:rPr>
        <w:t>Option B: PDSCH are rate-matched to all OFDM symbols. FFS on RE mapping details.</w:t>
      </w:r>
    </w:p>
    <w:p w14:paraId="36789C20" w14:textId="77777777" w:rsidR="00842389" w:rsidRPr="00842389" w:rsidRDefault="00842389" w:rsidP="00842389">
      <w:pPr>
        <w:rPr>
          <w:lang w:eastAsia="x-none"/>
        </w:rPr>
      </w:pPr>
    </w:p>
    <w:p w14:paraId="4C0A458D" w14:textId="253F8B27" w:rsidR="00842389" w:rsidRPr="00842389" w:rsidRDefault="001B7BF2" w:rsidP="00842389">
      <w:pPr>
        <w:ind w:left="720" w:hanging="720"/>
        <w:rPr>
          <w:lang w:eastAsia="x-none"/>
        </w:rPr>
      </w:pPr>
      <w:hyperlink r:id="rId545" w:history="1">
        <w:r w:rsidR="00D93AE1">
          <w:rPr>
            <w:rStyle w:val="Hyperlink"/>
            <w:lang w:eastAsia="x-none"/>
          </w:rPr>
          <w:t>R1-1808041</w:t>
        </w:r>
      </w:hyperlink>
      <w:r w:rsidR="00842389" w:rsidRPr="00842389">
        <w:rPr>
          <w:lang w:eastAsia="x-none"/>
        </w:rPr>
        <w:tab/>
        <w:t>Use of LTE control channel region for DL transmission in LTE-MTC</w:t>
      </w:r>
      <w:r w:rsidR="00842389" w:rsidRPr="00842389">
        <w:rPr>
          <w:lang w:eastAsia="x-none"/>
        </w:rPr>
        <w:tab/>
        <w:t>Ericsson</w:t>
      </w:r>
    </w:p>
    <w:p w14:paraId="411B0877" w14:textId="3C50C746" w:rsidR="00842389" w:rsidRPr="00842389" w:rsidRDefault="001B7BF2" w:rsidP="00842389">
      <w:pPr>
        <w:ind w:left="720" w:hanging="720"/>
        <w:rPr>
          <w:lang w:eastAsia="x-none"/>
        </w:rPr>
      </w:pPr>
      <w:hyperlink r:id="rId546" w:history="1">
        <w:r w:rsidR="00D93AE1">
          <w:rPr>
            <w:rStyle w:val="Hyperlink"/>
            <w:lang w:eastAsia="x-none"/>
          </w:rPr>
          <w:t>R1-1808116</w:t>
        </w:r>
      </w:hyperlink>
      <w:r w:rsidR="00842389" w:rsidRPr="00842389">
        <w:rPr>
          <w:lang w:eastAsia="x-none"/>
        </w:rPr>
        <w:tab/>
        <w:t>DL transmission on LTE control channel region</w:t>
      </w:r>
      <w:r w:rsidR="00842389" w:rsidRPr="00842389">
        <w:rPr>
          <w:lang w:eastAsia="x-none"/>
        </w:rPr>
        <w:tab/>
        <w:t>Huawei, HiSilicon</w:t>
      </w:r>
    </w:p>
    <w:p w14:paraId="452099B1" w14:textId="7DEFEA96" w:rsidR="00842389" w:rsidRPr="00842389" w:rsidRDefault="001B7BF2" w:rsidP="00842389">
      <w:pPr>
        <w:ind w:left="720" w:hanging="720"/>
        <w:rPr>
          <w:lang w:eastAsia="x-none"/>
        </w:rPr>
      </w:pPr>
      <w:hyperlink r:id="rId547" w:history="1">
        <w:r w:rsidR="00D93AE1">
          <w:rPr>
            <w:rStyle w:val="Hyperlink"/>
            <w:lang w:eastAsia="x-none"/>
          </w:rPr>
          <w:t>R1-1808353</w:t>
        </w:r>
      </w:hyperlink>
      <w:r w:rsidR="00842389" w:rsidRPr="00842389">
        <w:rPr>
          <w:lang w:eastAsia="x-none"/>
        </w:rPr>
        <w:tab/>
        <w:t>DL transmission in the LTE control channel region</w:t>
      </w:r>
      <w:r w:rsidR="00842389" w:rsidRPr="00842389">
        <w:rPr>
          <w:lang w:eastAsia="x-none"/>
        </w:rPr>
        <w:tab/>
        <w:t>Sony</w:t>
      </w:r>
    </w:p>
    <w:p w14:paraId="0EB4FAB0" w14:textId="04AABE11" w:rsidR="00842389" w:rsidRPr="00842389" w:rsidRDefault="001B7BF2" w:rsidP="00842389">
      <w:pPr>
        <w:ind w:left="720" w:hanging="720"/>
        <w:rPr>
          <w:lang w:eastAsia="x-none"/>
        </w:rPr>
      </w:pPr>
      <w:hyperlink r:id="rId548" w:history="1">
        <w:r w:rsidR="00D93AE1">
          <w:rPr>
            <w:rStyle w:val="Hyperlink"/>
            <w:lang w:eastAsia="x-none"/>
          </w:rPr>
          <w:t>R1-1808437</w:t>
        </w:r>
      </w:hyperlink>
      <w:r w:rsidR="00842389" w:rsidRPr="00842389">
        <w:rPr>
          <w:lang w:eastAsia="x-none"/>
        </w:rPr>
        <w:tab/>
        <w:t>Consideration on the usage of LTE control channel region</w:t>
      </w:r>
      <w:r w:rsidR="00842389" w:rsidRPr="00842389">
        <w:rPr>
          <w:lang w:eastAsia="x-none"/>
        </w:rPr>
        <w:tab/>
        <w:t>Nokia, Nokia Shanghai Bell</w:t>
      </w:r>
    </w:p>
    <w:p w14:paraId="5001EE2E" w14:textId="1CAF4584" w:rsidR="00842389" w:rsidRPr="00842389" w:rsidRDefault="001B7BF2" w:rsidP="00842389">
      <w:pPr>
        <w:ind w:left="720" w:hanging="720"/>
        <w:rPr>
          <w:lang w:eastAsia="x-none"/>
        </w:rPr>
      </w:pPr>
      <w:hyperlink r:id="rId549" w:history="1">
        <w:r w:rsidR="00D93AE1">
          <w:rPr>
            <w:rStyle w:val="Hyperlink"/>
            <w:lang w:eastAsia="x-none"/>
          </w:rPr>
          <w:t>R1-1808472</w:t>
        </w:r>
      </w:hyperlink>
      <w:r w:rsidR="00842389" w:rsidRPr="00842389">
        <w:rPr>
          <w:lang w:eastAsia="x-none"/>
        </w:rPr>
        <w:tab/>
        <w:t>On the use of LTE control channel region for LTE-MTC DL transmission</w:t>
      </w:r>
      <w:r w:rsidR="00842389" w:rsidRPr="00842389">
        <w:rPr>
          <w:lang w:eastAsia="x-none"/>
        </w:rPr>
        <w:tab/>
        <w:t>LG Electronics</w:t>
      </w:r>
    </w:p>
    <w:p w14:paraId="751B360C" w14:textId="7CA6F9F7" w:rsidR="00842389" w:rsidRPr="00842389" w:rsidRDefault="001B7BF2" w:rsidP="00842389">
      <w:pPr>
        <w:ind w:left="720" w:hanging="720"/>
        <w:rPr>
          <w:lang w:eastAsia="x-none"/>
        </w:rPr>
      </w:pPr>
      <w:hyperlink r:id="rId550" w:history="1">
        <w:r w:rsidR="00D93AE1">
          <w:rPr>
            <w:rStyle w:val="Hyperlink"/>
            <w:lang w:eastAsia="x-none"/>
          </w:rPr>
          <w:t>R1-1808558</w:t>
        </w:r>
      </w:hyperlink>
      <w:r w:rsidR="00842389" w:rsidRPr="00842389">
        <w:rPr>
          <w:lang w:eastAsia="x-none"/>
        </w:rPr>
        <w:tab/>
        <w:t>Design of Use of LTE Control Channel Region for DL Transmission</w:t>
      </w:r>
      <w:r w:rsidR="00842389" w:rsidRPr="00842389">
        <w:rPr>
          <w:lang w:eastAsia="x-none"/>
        </w:rPr>
        <w:tab/>
        <w:t>Lenovo, Motorola Mobility</w:t>
      </w:r>
    </w:p>
    <w:p w14:paraId="2FF5544F" w14:textId="555E0A61" w:rsidR="00842389" w:rsidRPr="00842389" w:rsidRDefault="001B7BF2" w:rsidP="00842389">
      <w:pPr>
        <w:ind w:left="720" w:hanging="720"/>
        <w:rPr>
          <w:lang w:eastAsia="x-none"/>
        </w:rPr>
      </w:pPr>
      <w:hyperlink r:id="rId551" w:history="1">
        <w:r w:rsidR="00D93AE1">
          <w:rPr>
            <w:rStyle w:val="Hyperlink"/>
            <w:lang w:eastAsia="x-none"/>
          </w:rPr>
          <w:t>R1-1808638</w:t>
        </w:r>
      </w:hyperlink>
      <w:r w:rsidR="00842389" w:rsidRPr="00842389">
        <w:rPr>
          <w:lang w:eastAsia="x-none"/>
        </w:rPr>
        <w:tab/>
        <w:t>Discussion on use of LTE control channel region for DL transmission</w:t>
      </w:r>
      <w:r w:rsidR="00842389" w:rsidRPr="00842389">
        <w:rPr>
          <w:lang w:eastAsia="x-none"/>
        </w:rPr>
        <w:tab/>
        <w:t>ZTE</w:t>
      </w:r>
    </w:p>
    <w:p w14:paraId="71B02E8B" w14:textId="2882DB01" w:rsidR="00842389" w:rsidRPr="00842389" w:rsidRDefault="001B7BF2" w:rsidP="00842389">
      <w:pPr>
        <w:ind w:left="720" w:hanging="720"/>
        <w:rPr>
          <w:lang w:eastAsia="x-none"/>
        </w:rPr>
      </w:pPr>
      <w:hyperlink r:id="rId552" w:history="1">
        <w:r w:rsidR="00D93AE1">
          <w:rPr>
            <w:rStyle w:val="Hyperlink"/>
            <w:lang w:eastAsia="x-none"/>
          </w:rPr>
          <w:t>R1-1808659</w:t>
        </w:r>
      </w:hyperlink>
      <w:r w:rsidR="00842389" w:rsidRPr="00842389">
        <w:rPr>
          <w:lang w:eastAsia="x-none"/>
        </w:rPr>
        <w:tab/>
        <w:t>Standalone deployment for eMTC</w:t>
      </w:r>
      <w:r w:rsidR="00842389" w:rsidRPr="00842389">
        <w:rPr>
          <w:lang w:eastAsia="x-none"/>
        </w:rPr>
        <w:tab/>
        <w:t>Intel Corporation</w:t>
      </w:r>
    </w:p>
    <w:p w14:paraId="0EF66E27" w14:textId="277C46E1" w:rsidR="00842389" w:rsidRPr="00842389" w:rsidRDefault="001B7BF2" w:rsidP="00842389">
      <w:pPr>
        <w:ind w:left="720" w:hanging="720"/>
        <w:rPr>
          <w:lang w:eastAsia="x-none"/>
        </w:rPr>
      </w:pPr>
      <w:hyperlink r:id="rId553" w:history="1">
        <w:r w:rsidR="00D93AE1">
          <w:rPr>
            <w:rStyle w:val="Hyperlink"/>
            <w:lang w:eastAsia="x-none"/>
          </w:rPr>
          <w:t>R1-1808736</w:t>
        </w:r>
      </w:hyperlink>
      <w:r w:rsidR="00842389" w:rsidRPr="00842389">
        <w:rPr>
          <w:lang w:eastAsia="x-none"/>
        </w:rPr>
        <w:tab/>
        <w:t>Discussion on use of control channel region</w:t>
      </w:r>
      <w:r w:rsidR="00842389" w:rsidRPr="00842389">
        <w:rPr>
          <w:lang w:eastAsia="x-none"/>
        </w:rPr>
        <w:tab/>
        <w:t>Samsung</w:t>
      </w:r>
    </w:p>
    <w:p w14:paraId="1EEC9820" w14:textId="01A8AF6D" w:rsidR="00842389" w:rsidRPr="00842389" w:rsidRDefault="001B7BF2" w:rsidP="00842389">
      <w:pPr>
        <w:ind w:left="720" w:hanging="720"/>
        <w:rPr>
          <w:lang w:eastAsia="x-none"/>
        </w:rPr>
      </w:pPr>
      <w:hyperlink r:id="rId554" w:history="1">
        <w:r w:rsidR="00D93AE1">
          <w:rPr>
            <w:rStyle w:val="Hyperlink"/>
            <w:lang w:eastAsia="x-none"/>
          </w:rPr>
          <w:t>R1-1809029</w:t>
        </w:r>
      </w:hyperlink>
      <w:r w:rsidR="00842389" w:rsidRPr="00842389">
        <w:rPr>
          <w:lang w:eastAsia="x-none"/>
        </w:rPr>
        <w:tab/>
        <w:t>Use of control region for eMTC Ues</w:t>
      </w:r>
      <w:r w:rsidR="00842389" w:rsidRPr="00842389">
        <w:rPr>
          <w:lang w:eastAsia="x-none"/>
        </w:rPr>
        <w:tab/>
        <w:t>Qualcomm Incorporated</w:t>
      </w:r>
    </w:p>
    <w:p w14:paraId="7594C1D0" w14:textId="1B6C8E12" w:rsidR="00842389" w:rsidRPr="00842389" w:rsidRDefault="001B7BF2" w:rsidP="00842389">
      <w:pPr>
        <w:ind w:left="720" w:hanging="720"/>
        <w:rPr>
          <w:lang w:eastAsia="x-none"/>
        </w:rPr>
      </w:pPr>
      <w:hyperlink r:id="rId555" w:history="1">
        <w:r w:rsidR="00D93AE1">
          <w:rPr>
            <w:rStyle w:val="Hyperlink"/>
            <w:lang w:eastAsia="x-none"/>
          </w:rPr>
          <w:t>R1-1809130</w:t>
        </w:r>
      </w:hyperlink>
      <w:r w:rsidR="00842389" w:rsidRPr="00842389">
        <w:rPr>
          <w:lang w:eastAsia="x-none"/>
        </w:rPr>
        <w:tab/>
        <w:t>DL transmission in LTE control channel region</w:t>
      </w:r>
      <w:r w:rsidR="00842389" w:rsidRPr="00842389">
        <w:rPr>
          <w:lang w:eastAsia="x-none"/>
        </w:rPr>
        <w:tab/>
        <w:t>NTT DOCOMO, INC.</w:t>
      </w:r>
    </w:p>
    <w:p w14:paraId="66DC3F9F" w14:textId="530BD6E9" w:rsidR="00842389" w:rsidRPr="00842389" w:rsidRDefault="001B7BF2" w:rsidP="00842389">
      <w:pPr>
        <w:ind w:left="1440" w:hanging="1440"/>
        <w:rPr>
          <w:lang w:eastAsia="x-none"/>
        </w:rPr>
      </w:pPr>
      <w:hyperlink r:id="rId556" w:history="1">
        <w:r w:rsidR="00D93AE1">
          <w:rPr>
            <w:rStyle w:val="Hyperlink"/>
            <w:lang w:eastAsia="x-none"/>
          </w:rPr>
          <w:t>R1-1809173</w:t>
        </w:r>
      </w:hyperlink>
      <w:r w:rsidR="00842389" w:rsidRPr="00842389">
        <w:rPr>
          <w:lang w:eastAsia="x-none"/>
        </w:rPr>
        <w:tab/>
        <w:t>Initial views on the use of LTE control channel region for DL transmission</w:t>
      </w:r>
      <w:r w:rsidR="00842389" w:rsidRPr="00842389">
        <w:rPr>
          <w:lang w:eastAsia="x-none"/>
        </w:rPr>
        <w:tab/>
        <w:t>Xiaomi Communications</w:t>
      </w:r>
    </w:p>
    <w:p w14:paraId="2A81A8BB" w14:textId="77777777" w:rsidR="00842389" w:rsidRPr="00842389" w:rsidRDefault="00842389" w:rsidP="00F54EE5">
      <w:pPr>
        <w:pStyle w:val="Heading4"/>
      </w:pPr>
      <w:bookmarkStart w:id="197" w:name="_Toc521704490"/>
      <w:bookmarkStart w:id="198" w:name="_Toc526458882"/>
      <w:r w:rsidRPr="00842389">
        <w:t>Use of RSS for measurement improvements</w:t>
      </w:r>
      <w:bookmarkEnd w:id="197"/>
      <w:bookmarkEnd w:id="198"/>
    </w:p>
    <w:p w14:paraId="4B32CBF9" w14:textId="3E7906E0" w:rsidR="00842389" w:rsidRPr="003D74B5" w:rsidRDefault="001B7BF2" w:rsidP="00842389">
      <w:pPr>
        <w:ind w:left="720" w:hanging="720"/>
        <w:rPr>
          <w:b/>
          <w:lang w:eastAsia="x-none"/>
        </w:rPr>
      </w:pPr>
      <w:hyperlink r:id="rId557" w:history="1">
        <w:r w:rsidR="00D93AE1" w:rsidRPr="003D74B5">
          <w:rPr>
            <w:rStyle w:val="Hyperlink"/>
            <w:b/>
          </w:rPr>
          <w:t>R1-1809503</w:t>
        </w:r>
      </w:hyperlink>
      <w:r w:rsidR="00842389" w:rsidRPr="003D74B5">
        <w:rPr>
          <w:b/>
          <w:lang w:eastAsia="x-none"/>
        </w:rPr>
        <w:tab/>
        <w:t>Summary on the use of RSS for measurement improvements</w:t>
      </w:r>
      <w:r w:rsidR="00842389" w:rsidRPr="003D74B5">
        <w:rPr>
          <w:b/>
          <w:lang w:eastAsia="x-none"/>
        </w:rPr>
        <w:tab/>
        <w:t>Sony</w:t>
      </w:r>
    </w:p>
    <w:p w14:paraId="76C7F894" w14:textId="77777777" w:rsidR="00842389" w:rsidRPr="00842389" w:rsidRDefault="00842389" w:rsidP="00842389">
      <w:pPr>
        <w:ind w:left="720" w:hanging="720"/>
        <w:rPr>
          <w:lang w:val="en-US" w:eastAsia="x-none"/>
        </w:rPr>
      </w:pPr>
    </w:p>
    <w:p w14:paraId="70983FE5" w14:textId="77777777" w:rsidR="00842389" w:rsidRPr="003D74B5" w:rsidRDefault="00842389" w:rsidP="00842389">
      <w:pPr>
        <w:ind w:left="720" w:hanging="720"/>
        <w:rPr>
          <w:highlight w:val="green"/>
          <w:lang w:val="en-US"/>
        </w:rPr>
      </w:pPr>
      <w:r w:rsidRPr="003D74B5">
        <w:rPr>
          <w:highlight w:val="green"/>
          <w:lang w:val="en-US"/>
        </w:rPr>
        <w:t>Agreement</w:t>
      </w:r>
    </w:p>
    <w:p w14:paraId="1BD83765" w14:textId="77777777" w:rsidR="00842389" w:rsidRPr="00842389" w:rsidRDefault="00842389" w:rsidP="00842389">
      <w:pPr>
        <w:rPr>
          <w:lang w:val="en-US"/>
        </w:rPr>
      </w:pPr>
      <w:r w:rsidRPr="00842389">
        <w:rPr>
          <w:lang w:val="en-US"/>
        </w:rPr>
        <w:t>From RAN1 perspective, it is feasible to use RSS for measuring RSRP for cells at least for IDLE mode mobility</w:t>
      </w:r>
    </w:p>
    <w:p w14:paraId="50D1D344" w14:textId="77777777" w:rsidR="00842389" w:rsidRPr="00842389" w:rsidRDefault="00842389" w:rsidP="00FD2787">
      <w:pPr>
        <w:numPr>
          <w:ilvl w:val="0"/>
          <w:numId w:val="259"/>
        </w:numPr>
        <w:rPr>
          <w:lang w:val="en-US"/>
        </w:rPr>
      </w:pPr>
      <w:r w:rsidRPr="00842389">
        <w:rPr>
          <w:lang w:val="en-US"/>
        </w:rPr>
        <w:t>RAN1 to identify the related parameters in the next RAN1 meeting</w:t>
      </w:r>
    </w:p>
    <w:p w14:paraId="1CA2ACAD" w14:textId="77777777" w:rsidR="00842389" w:rsidRPr="00842389" w:rsidRDefault="00842389" w:rsidP="00842389">
      <w:pPr>
        <w:ind w:left="720" w:hanging="720"/>
        <w:rPr>
          <w:b/>
          <w:lang w:val="en-US"/>
        </w:rPr>
      </w:pPr>
    </w:p>
    <w:p w14:paraId="27C71B93" w14:textId="2F6F5585" w:rsidR="00842389" w:rsidRPr="00842389" w:rsidRDefault="001B7BF2" w:rsidP="00842389">
      <w:pPr>
        <w:ind w:left="720" w:hanging="720"/>
        <w:rPr>
          <w:lang w:eastAsia="x-none"/>
        </w:rPr>
      </w:pPr>
      <w:hyperlink r:id="rId558" w:history="1">
        <w:r w:rsidR="00D93AE1">
          <w:rPr>
            <w:rStyle w:val="Hyperlink"/>
            <w:lang w:eastAsia="x-none"/>
          </w:rPr>
          <w:t>R1-1808042</w:t>
        </w:r>
      </w:hyperlink>
      <w:r w:rsidR="00842389" w:rsidRPr="00842389">
        <w:rPr>
          <w:lang w:eastAsia="x-none"/>
        </w:rPr>
        <w:tab/>
        <w:t>Use of RSS for measurement improvements in LTE-MTC</w:t>
      </w:r>
      <w:r w:rsidR="00842389" w:rsidRPr="00842389">
        <w:rPr>
          <w:lang w:eastAsia="x-none"/>
        </w:rPr>
        <w:tab/>
        <w:t>Ericsson</w:t>
      </w:r>
    </w:p>
    <w:p w14:paraId="1C79AF1F" w14:textId="4AF061DB" w:rsidR="00842389" w:rsidRPr="00842389" w:rsidRDefault="001B7BF2" w:rsidP="00842389">
      <w:pPr>
        <w:ind w:left="720" w:hanging="720"/>
        <w:rPr>
          <w:lang w:eastAsia="x-none"/>
        </w:rPr>
      </w:pPr>
      <w:hyperlink r:id="rId559" w:history="1">
        <w:r w:rsidR="00D93AE1">
          <w:rPr>
            <w:rStyle w:val="Hyperlink"/>
            <w:lang w:eastAsia="x-none"/>
          </w:rPr>
          <w:t>R1-1808354</w:t>
        </w:r>
      </w:hyperlink>
      <w:r w:rsidR="00842389" w:rsidRPr="00842389">
        <w:rPr>
          <w:lang w:eastAsia="x-none"/>
        </w:rPr>
        <w:tab/>
        <w:t>On Measurement performance improvements for MTC</w:t>
      </w:r>
      <w:r w:rsidR="00842389" w:rsidRPr="00842389">
        <w:rPr>
          <w:lang w:eastAsia="x-none"/>
        </w:rPr>
        <w:tab/>
        <w:t>Sony</w:t>
      </w:r>
    </w:p>
    <w:p w14:paraId="033FEE24" w14:textId="0FECABEE" w:rsidR="00842389" w:rsidRPr="00842389" w:rsidRDefault="001B7BF2" w:rsidP="00842389">
      <w:pPr>
        <w:ind w:left="720" w:hanging="720"/>
        <w:rPr>
          <w:lang w:eastAsia="x-none"/>
        </w:rPr>
      </w:pPr>
      <w:hyperlink r:id="rId560" w:history="1">
        <w:r w:rsidR="00D93AE1">
          <w:rPr>
            <w:rStyle w:val="Hyperlink"/>
            <w:lang w:eastAsia="x-none"/>
          </w:rPr>
          <w:t>R1-1808438</w:t>
        </w:r>
      </w:hyperlink>
      <w:r w:rsidR="00842389" w:rsidRPr="00842389">
        <w:rPr>
          <w:lang w:eastAsia="x-none"/>
        </w:rPr>
        <w:tab/>
        <w:t>Use of RSS for measurement improvements</w:t>
      </w:r>
      <w:r w:rsidR="00842389" w:rsidRPr="00842389">
        <w:rPr>
          <w:lang w:eastAsia="x-none"/>
        </w:rPr>
        <w:tab/>
        <w:t>Nokia, Nokia Shanghai Bell</w:t>
      </w:r>
    </w:p>
    <w:p w14:paraId="469F7F32" w14:textId="396A94BF" w:rsidR="00842389" w:rsidRPr="00842389" w:rsidRDefault="001B7BF2" w:rsidP="00842389">
      <w:pPr>
        <w:ind w:left="720" w:hanging="720"/>
        <w:rPr>
          <w:lang w:eastAsia="x-none"/>
        </w:rPr>
      </w:pPr>
      <w:hyperlink r:id="rId561" w:history="1">
        <w:r w:rsidR="00D93AE1">
          <w:rPr>
            <w:rStyle w:val="Hyperlink"/>
            <w:lang w:eastAsia="x-none"/>
          </w:rPr>
          <w:t>R1-1808473</w:t>
        </w:r>
      </w:hyperlink>
      <w:r w:rsidR="00842389" w:rsidRPr="00842389">
        <w:rPr>
          <w:lang w:eastAsia="x-none"/>
        </w:rPr>
        <w:tab/>
        <w:t>Discussion on the use of RSS for measurement improvement</w:t>
      </w:r>
      <w:r w:rsidR="00842389" w:rsidRPr="00842389">
        <w:rPr>
          <w:lang w:eastAsia="x-none"/>
        </w:rPr>
        <w:tab/>
        <w:t>LG Electronics</w:t>
      </w:r>
    </w:p>
    <w:p w14:paraId="6FDF69C5" w14:textId="5F11D993" w:rsidR="00842389" w:rsidRPr="00842389" w:rsidRDefault="001B7BF2" w:rsidP="00842389">
      <w:pPr>
        <w:ind w:left="720" w:hanging="720"/>
        <w:rPr>
          <w:lang w:eastAsia="x-none"/>
        </w:rPr>
      </w:pPr>
      <w:hyperlink r:id="rId562" w:history="1">
        <w:r w:rsidR="00D93AE1">
          <w:rPr>
            <w:rStyle w:val="Hyperlink"/>
            <w:lang w:eastAsia="x-none"/>
          </w:rPr>
          <w:t>R1-1808560</w:t>
        </w:r>
      </w:hyperlink>
      <w:r w:rsidR="00842389" w:rsidRPr="00842389">
        <w:rPr>
          <w:lang w:eastAsia="x-none"/>
        </w:rPr>
        <w:tab/>
        <w:t>Considerations on improving DL measurement accuracy</w:t>
      </w:r>
      <w:r w:rsidR="00842389" w:rsidRPr="00842389">
        <w:rPr>
          <w:lang w:eastAsia="x-none"/>
        </w:rPr>
        <w:tab/>
        <w:t>Huawei, HiSilicon</w:t>
      </w:r>
    </w:p>
    <w:p w14:paraId="68E99BC8" w14:textId="294EF8FC" w:rsidR="00842389" w:rsidRPr="00842389" w:rsidRDefault="001B7BF2" w:rsidP="00842389">
      <w:pPr>
        <w:ind w:left="720" w:hanging="720"/>
        <w:rPr>
          <w:lang w:eastAsia="x-none"/>
        </w:rPr>
      </w:pPr>
      <w:hyperlink r:id="rId563" w:history="1">
        <w:r w:rsidR="00D93AE1">
          <w:rPr>
            <w:rStyle w:val="Hyperlink"/>
            <w:lang w:eastAsia="x-none"/>
          </w:rPr>
          <w:t>R1-1808639</w:t>
        </w:r>
      </w:hyperlink>
      <w:r w:rsidR="00842389" w:rsidRPr="00842389">
        <w:rPr>
          <w:lang w:eastAsia="x-none"/>
        </w:rPr>
        <w:tab/>
        <w:t>Discussion on use of RSS for measurement improvement</w:t>
      </w:r>
      <w:r w:rsidR="00842389" w:rsidRPr="00842389">
        <w:rPr>
          <w:lang w:eastAsia="x-none"/>
        </w:rPr>
        <w:tab/>
        <w:t>ZTE</w:t>
      </w:r>
    </w:p>
    <w:p w14:paraId="650A332D" w14:textId="22402CDE" w:rsidR="00842389" w:rsidRPr="00842389" w:rsidRDefault="001B7BF2" w:rsidP="00842389">
      <w:pPr>
        <w:ind w:left="720" w:hanging="720"/>
        <w:rPr>
          <w:lang w:eastAsia="x-none"/>
        </w:rPr>
      </w:pPr>
      <w:hyperlink r:id="rId564" w:history="1">
        <w:r w:rsidR="00D93AE1">
          <w:rPr>
            <w:rStyle w:val="Hyperlink"/>
            <w:lang w:eastAsia="x-none"/>
          </w:rPr>
          <w:t>R1-1809030</w:t>
        </w:r>
      </w:hyperlink>
      <w:r w:rsidR="00842389" w:rsidRPr="00842389">
        <w:rPr>
          <w:lang w:eastAsia="x-none"/>
        </w:rPr>
        <w:tab/>
        <w:t>Use of RSS for RRM measurements</w:t>
      </w:r>
      <w:r w:rsidR="00842389" w:rsidRPr="00842389">
        <w:rPr>
          <w:lang w:eastAsia="x-none"/>
        </w:rPr>
        <w:tab/>
        <w:t>Qualcomm Incorporated</w:t>
      </w:r>
    </w:p>
    <w:p w14:paraId="07C8F8E2" w14:textId="77777777" w:rsidR="00E303AE" w:rsidRPr="00E303AE" w:rsidRDefault="00E303AE" w:rsidP="00063CD3">
      <w:pPr>
        <w:pStyle w:val="Heading3"/>
        <w:rPr>
          <w:rFonts w:ascii="Calibri" w:hAnsi="Calibri"/>
          <w:szCs w:val="22"/>
          <w:lang w:val="sv-SE"/>
        </w:rPr>
      </w:pPr>
      <w:bookmarkStart w:id="199" w:name="_Toc526458883"/>
      <w:r w:rsidRPr="00E303AE">
        <w:lastRenderedPageBreak/>
        <w:t>Additional Enhancements for NB-IoT</w:t>
      </w:r>
      <w:bookmarkEnd w:id="179"/>
      <w:bookmarkEnd w:id="199"/>
    </w:p>
    <w:p w14:paraId="4400BDBC" w14:textId="77777777" w:rsidR="00E303AE" w:rsidRPr="00E303AE" w:rsidRDefault="00E303AE" w:rsidP="00E303AE">
      <w:pPr>
        <w:ind w:left="720" w:hanging="720"/>
        <w:rPr>
          <w:i/>
          <w:iCs/>
        </w:rPr>
      </w:pPr>
      <w:r w:rsidRPr="00E303AE">
        <w:rPr>
          <w:i/>
          <w:iCs/>
        </w:rPr>
        <w:t xml:space="preserve">NB_IOTenh3-Core; WID in </w:t>
      </w:r>
      <w:hyperlink r:id="rId565" w:history="1">
        <w:r w:rsidRPr="00E303AE">
          <w:rPr>
            <w:rFonts w:hint="eastAsia"/>
            <w:i/>
            <w:iCs/>
            <w:color w:val="0000FF"/>
            <w:u w:val="single"/>
          </w:rPr>
          <w:t>RP-1</w:t>
        </w:r>
        <w:r w:rsidRPr="00E303AE">
          <w:rPr>
            <w:rFonts w:eastAsia="MS Mincho"/>
            <w:i/>
            <w:iCs/>
            <w:color w:val="0000FF"/>
            <w:u w:val="single"/>
            <w:lang w:eastAsia="ja-JP"/>
          </w:rPr>
          <w:t>81451</w:t>
        </w:r>
      </w:hyperlink>
      <w:r w:rsidRPr="00E303AE">
        <w:rPr>
          <w:i/>
          <w:iCs/>
        </w:rPr>
        <w:t>. Please refer to the WID for detailed scoping</w:t>
      </w:r>
    </w:p>
    <w:p w14:paraId="6B7BA1A5" w14:textId="6C6C640D" w:rsidR="00E303AE" w:rsidRDefault="00E303AE" w:rsidP="00E303AE">
      <w:pPr>
        <w:ind w:left="720" w:hanging="720"/>
        <w:rPr>
          <w:lang w:eastAsia="x-none"/>
        </w:rPr>
      </w:pPr>
    </w:p>
    <w:p w14:paraId="478B3883" w14:textId="77777777" w:rsidR="00F54EE5" w:rsidRPr="00C12634" w:rsidRDefault="00F54EE5" w:rsidP="00F54EE5">
      <w:pPr>
        <w:ind w:left="720" w:hanging="720"/>
        <w:rPr>
          <w:b/>
        </w:rPr>
      </w:pPr>
      <w:r w:rsidRPr="00C12634">
        <w:rPr>
          <w:b/>
        </w:rPr>
        <w:t>Friday</w:t>
      </w:r>
    </w:p>
    <w:p w14:paraId="4303E6C3" w14:textId="5DB2503F" w:rsidR="00F54EE5" w:rsidRPr="00C12634" w:rsidRDefault="001B7BF2" w:rsidP="00F54EE5">
      <w:pPr>
        <w:ind w:left="720" w:hanging="720"/>
        <w:rPr>
          <w:b/>
        </w:rPr>
      </w:pPr>
      <w:hyperlink r:id="rId566" w:history="1">
        <w:r w:rsidR="00D93AE1">
          <w:rPr>
            <w:rStyle w:val="Hyperlink"/>
            <w:b/>
          </w:rPr>
          <w:t>R1-1809673</w:t>
        </w:r>
      </w:hyperlink>
      <w:r w:rsidR="00F54EE5" w:rsidRPr="00C12634">
        <w:rPr>
          <w:b/>
        </w:rPr>
        <w:tab/>
        <w:t>Chairman's notes of AI 6.2.2 Additional Enhancements for NB-IoT</w:t>
      </w:r>
      <w:r w:rsidR="00F54EE5" w:rsidRPr="00C12634">
        <w:rPr>
          <w:b/>
        </w:rPr>
        <w:tab/>
        <w:t>Ad-hoc chair (Samsung)</w:t>
      </w:r>
    </w:p>
    <w:p w14:paraId="07B89345" w14:textId="77777777" w:rsidR="00F54EE5" w:rsidRDefault="00F54EE5" w:rsidP="00F54EE5">
      <w:pPr>
        <w:ind w:left="720" w:hanging="720"/>
      </w:pPr>
      <w:r w:rsidRPr="00C12634">
        <w:rPr>
          <w:b/>
        </w:rPr>
        <w:t>Decision:</w:t>
      </w:r>
      <w:r>
        <w:t xml:space="preserve"> The document is endorsed, content is incorporated below.</w:t>
      </w:r>
    </w:p>
    <w:p w14:paraId="15472715" w14:textId="77777777" w:rsidR="00F54EE5" w:rsidRPr="00E303AE" w:rsidRDefault="00F54EE5" w:rsidP="00E303AE">
      <w:pPr>
        <w:ind w:left="720" w:hanging="720"/>
        <w:rPr>
          <w:lang w:eastAsia="x-none"/>
        </w:rPr>
      </w:pPr>
    </w:p>
    <w:bookmarkStart w:id="200" w:name="_Toc521704500"/>
    <w:p w14:paraId="43708375" w14:textId="1D34779E" w:rsidR="00494A86" w:rsidRPr="00EE5972" w:rsidRDefault="00D93AE1" w:rsidP="00494A86">
      <w:pPr>
        <w:ind w:left="720" w:hanging="720"/>
        <w:rPr>
          <w:b/>
          <w:lang w:eastAsia="x-none"/>
        </w:rPr>
      </w:pPr>
      <w:r w:rsidRPr="00EE5972">
        <w:rPr>
          <w:b/>
          <w:color w:val="0000FF"/>
          <w:u w:val="single"/>
          <w:lang w:eastAsia="x-none"/>
        </w:rPr>
        <w:fldChar w:fldCharType="begin"/>
      </w:r>
      <w:r w:rsidR="00580D49">
        <w:rPr>
          <w:b/>
          <w:color w:val="0000FF"/>
          <w:u w:val="single"/>
          <w:lang w:eastAsia="x-none"/>
        </w:rPr>
        <w:instrText>HYPERLINK "C:\\Users\\Merias\\Documents\\RAN1\\TSGR1_94-Sweden\\Docs\\R1-1808106.zip"</w:instrText>
      </w:r>
      <w:r w:rsidRPr="00EE5972">
        <w:rPr>
          <w:b/>
          <w:color w:val="0000FF"/>
          <w:u w:val="single"/>
          <w:lang w:eastAsia="x-none"/>
        </w:rPr>
        <w:fldChar w:fldCharType="separate"/>
      </w:r>
      <w:r w:rsidRPr="00EE5972">
        <w:rPr>
          <w:rStyle w:val="Hyperlink"/>
          <w:b/>
          <w:lang w:eastAsia="x-none"/>
        </w:rPr>
        <w:t>R1-1808106</w:t>
      </w:r>
      <w:r w:rsidRPr="00EE5972">
        <w:rPr>
          <w:b/>
          <w:color w:val="0000FF"/>
          <w:u w:val="single"/>
          <w:lang w:eastAsia="x-none"/>
        </w:rPr>
        <w:fldChar w:fldCharType="end"/>
      </w:r>
      <w:r w:rsidR="00494A86" w:rsidRPr="00EE5972">
        <w:rPr>
          <w:b/>
          <w:lang w:eastAsia="x-none"/>
        </w:rPr>
        <w:tab/>
        <w:t>Additional enhancements for NB-IoT workplan</w:t>
      </w:r>
      <w:r w:rsidR="00494A86" w:rsidRPr="00EE5972">
        <w:rPr>
          <w:b/>
          <w:lang w:eastAsia="x-none"/>
        </w:rPr>
        <w:tab/>
        <w:t>Huawei, HiSilicon</w:t>
      </w:r>
    </w:p>
    <w:p w14:paraId="4E6FFA04" w14:textId="77777777" w:rsidR="00494A86" w:rsidRPr="00494A86" w:rsidRDefault="00494A86" w:rsidP="00F54EE5">
      <w:pPr>
        <w:pStyle w:val="Heading4"/>
      </w:pPr>
      <w:bookmarkStart w:id="201" w:name="_Toc521704493"/>
      <w:bookmarkStart w:id="202" w:name="_Toc526458884"/>
      <w:r w:rsidRPr="00494A86">
        <w:t>UE-group wake-up signal</w:t>
      </w:r>
      <w:bookmarkEnd w:id="201"/>
      <w:bookmarkEnd w:id="202"/>
    </w:p>
    <w:p w14:paraId="38D7557A" w14:textId="7DC8AF77" w:rsidR="00494A86" w:rsidRPr="00EE5972" w:rsidRDefault="001B7BF2" w:rsidP="00494A86">
      <w:pPr>
        <w:ind w:left="720" w:hanging="720"/>
        <w:rPr>
          <w:b/>
          <w:lang w:eastAsia="x-none"/>
        </w:rPr>
      </w:pPr>
      <w:hyperlink r:id="rId567" w:history="1">
        <w:r w:rsidR="00D93AE1" w:rsidRPr="00EE5972">
          <w:rPr>
            <w:rStyle w:val="Hyperlink"/>
            <w:b/>
          </w:rPr>
          <w:t>R1-1809532</w:t>
        </w:r>
      </w:hyperlink>
      <w:r w:rsidR="00494A86" w:rsidRPr="00EE5972">
        <w:rPr>
          <w:b/>
          <w:lang w:eastAsia="x-none"/>
        </w:rPr>
        <w:tab/>
        <w:t>Feature summary of 6.2.2.1 UE-group wake-up signal</w:t>
      </w:r>
      <w:r w:rsidR="00494A86" w:rsidRPr="00EE5972">
        <w:rPr>
          <w:b/>
          <w:lang w:eastAsia="x-none"/>
        </w:rPr>
        <w:tab/>
        <w:t>Ericsson</w:t>
      </w:r>
    </w:p>
    <w:p w14:paraId="37F703FC" w14:textId="77777777" w:rsidR="00494A86" w:rsidRPr="00494A86" w:rsidRDefault="00494A86" w:rsidP="00494A86">
      <w:pPr>
        <w:ind w:left="720" w:hanging="720"/>
        <w:rPr>
          <w:lang w:eastAsia="x-none"/>
        </w:rPr>
      </w:pPr>
    </w:p>
    <w:p w14:paraId="1A60AC25" w14:textId="77777777" w:rsidR="00494A86" w:rsidRPr="00EE5972" w:rsidRDefault="00494A86" w:rsidP="00494A86">
      <w:pPr>
        <w:ind w:left="720" w:hanging="720"/>
        <w:rPr>
          <w:szCs w:val="20"/>
          <w:lang w:eastAsia="x-none"/>
        </w:rPr>
      </w:pPr>
      <w:r w:rsidRPr="00EE5972">
        <w:rPr>
          <w:szCs w:val="20"/>
          <w:highlight w:val="green"/>
          <w:lang w:eastAsia="x-none"/>
        </w:rPr>
        <w:t>Agreement:</w:t>
      </w:r>
    </w:p>
    <w:p w14:paraId="09B8D9DE" w14:textId="77777777" w:rsidR="00494A86" w:rsidRPr="00494A86" w:rsidRDefault="00494A86" w:rsidP="00494A86">
      <w:pPr>
        <w:ind w:left="720" w:hanging="720"/>
        <w:rPr>
          <w:szCs w:val="20"/>
          <w:lang w:eastAsia="x-none"/>
        </w:rPr>
      </w:pPr>
      <w:r w:rsidRPr="00494A86">
        <w:rPr>
          <w:szCs w:val="20"/>
          <w:lang w:eastAsia="x-none"/>
        </w:rPr>
        <w:t>UE-group WUSs are only multiplexed in the same carrier as associated PO</w:t>
      </w:r>
    </w:p>
    <w:p w14:paraId="138AC5A2" w14:textId="77777777" w:rsidR="00494A86" w:rsidRPr="00494A86" w:rsidRDefault="00494A86" w:rsidP="00FD2787">
      <w:pPr>
        <w:numPr>
          <w:ilvl w:val="0"/>
          <w:numId w:val="260"/>
        </w:numPr>
        <w:rPr>
          <w:szCs w:val="20"/>
          <w:lang w:eastAsia="x-none"/>
        </w:rPr>
      </w:pPr>
      <w:r w:rsidRPr="00494A86">
        <w:rPr>
          <w:szCs w:val="20"/>
          <w:lang w:eastAsia="x-none"/>
        </w:rPr>
        <w:t>FFS TDM/CDM for UE-group NWUS multiplexing</w:t>
      </w:r>
    </w:p>
    <w:p w14:paraId="4DCCA33B" w14:textId="77777777" w:rsidR="00494A86" w:rsidRPr="00494A86" w:rsidRDefault="00494A86" w:rsidP="00494A86">
      <w:pPr>
        <w:suppressAutoHyphens/>
        <w:overflowPunct w:val="0"/>
        <w:autoSpaceDE w:val="0"/>
        <w:jc w:val="both"/>
        <w:textAlignment w:val="baseline"/>
        <w:rPr>
          <w:rFonts w:ascii="Times New Roman" w:eastAsia="Times New Roman" w:hAnsi="Times New Roman"/>
          <w:szCs w:val="20"/>
          <w:highlight w:val="yellow"/>
          <w:lang w:eastAsia="zh-CN"/>
        </w:rPr>
      </w:pPr>
    </w:p>
    <w:p w14:paraId="3E9EDDEF" w14:textId="77777777" w:rsidR="00494A86" w:rsidRPr="00EE5972" w:rsidRDefault="00494A86" w:rsidP="00494A86">
      <w:pPr>
        <w:suppressAutoHyphens/>
        <w:overflowPunct w:val="0"/>
        <w:autoSpaceDE w:val="0"/>
        <w:jc w:val="both"/>
        <w:textAlignment w:val="baseline"/>
        <w:rPr>
          <w:rFonts w:ascii="Times New Roman" w:eastAsia="Times New Roman" w:hAnsi="Times New Roman"/>
          <w:szCs w:val="20"/>
          <w:lang w:eastAsia="zh-CN"/>
        </w:rPr>
      </w:pPr>
      <w:r w:rsidRPr="00EE5972">
        <w:rPr>
          <w:rFonts w:ascii="Times New Roman" w:eastAsia="Times New Roman" w:hAnsi="Times New Roman"/>
          <w:szCs w:val="20"/>
          <w:highlight w:val="green"/>
          <w:lang w:eastAsia="zh-CN"/>
        </w:rPr>
        <w:t>Agreement</w:t>
      </w:r>
    </w:p>
    <w:p w14:paraId="6FB4E8F2" w14:textId="77777777" w:rsidR="00494A86" w:rsidRPr="00494A86" w:rsidRDefault="00494A86" w:rsidP="00494A86">
      <w:pPr>
        <w:suppressAutoHyphens/>
        <w:overflowPunct w:val="0"/>
        <w:autoSpaceDE w:val="0"/>
        <w:jc w:val="both"/>
        <w:textAlignment w:val="baseline"/>
        <w:rPr>
          <w:rFonts w:ascii="Times New Roman" w:eastAsia="Times New Roman" w:hAnsi="Times New Roman"/>
          <w:szCs w:val="20"/>
          <w:lang w:eastAsia="zh-CN"/>
        </w:rPr>
      </w:pPr>
      <w:r w:rsidRPr="00494A86">
        <w:rPr>
          <w:rFonts w:ascii="Times New Roman" w:eastAsia="Times New Roman" w:hAnsi="Times New Roman"/>
          <w:szCs w:val="20"/>
          <w:lang w:eastAsia="zh-CN"/>
        </w:rPr>
        <w:t>Rel-16 UE-group NWUS sequence should consider at least</w:t>
      </w:r>
    </w:p>
    <w:p w14:paraId="0A5984ED" w14:textId="77777777" w:rsidR="00494A86" w:rsidRPr="00494A86" w:rsidRDefault="00494A86" w:rsidP="00FD2787">
      <w:pPr>
        <w:pStyle w:val="ListParagraph"/>
        <w:numPr>
          <w:ilvl w:val="0"/>
          <w:numId w:val="260"/>
        </w:numPr>
        <w:rPr>
          <w:lang w:eastAsia="zh-CN"/>
        </w:rPr>
      </w:pPr>
      <w:r w:rsidRPr="00494A86">
        <w:rPr>
          <w:lang w:eastAsia="zh-CN"/>
        </w:rPr>
        <w:t>Fallback to legacy UE behavior</w:t>
      </w:r>
    </w:p>
    <w:p w14:paraId="274D3910" w14:textId="77777777" w:rsidR="00494A86" w:rsidRPr="00494A86" w:rsidRDefault="00494A86" w:rsidP="00FD2787">
      <w:pPr>
        <w:pStyle w:val="ListParagraph"/>
        <w:numPr>
          <w:ilvl w:val="0"/>
          <w:numId w:val="260"/>
        </w:numPr>
        <w:rPr>
          <w:lang w:eastAsia="zh-CN"/>
        </w:rPr>
      </w:pPr>
      <w:r w:rsidRPr="00494A86">
        <w:rPr>
          <w:lang w:eastAsia="zh-CN"/>
        </w:rPr>
        <w:t>Inter-cell interference randomization</w:t>
      </w:r>
    </w:p>
    <w:p w14:paraId="5892E0CB" w14:textId="77777777" w:rsidR="00494A86" w:rsidRPr="00494A86" w:rsidRDefault="00494A86" w:rsidP="00FD2787">
      <w:pPr>
        <w:pStyle w:val="ListParagraph"/>
        <w:numPr>
          <w:ilvl w:val="0"/>
          <w:numId w:val="260"/>
        </w:numPr>
        <w:rPr>
          <w:lang w:eastAsia="zh-CN"/>
        </w:rPr>
      </w:pPr>
      <w:r w:rsidRPr="00494A86">
        <w:rPr>
          <w:lang w:eastAsia="zh-CN"/>
        </w:rPr>
        <w:t>UE group ID for different UE-group NWUS</w:t>
      </w:r>
    </w:p>
    <w:p w14:paraId="15C6BE9D" w14:textId="77777777" w:rsidR="00494A86" w:rsidRPr="00494A86" w:rsidRDefault="00494A86" w:rsidP="00FD2787">
      <w:pPr>
        <w:pStyle w:val="ListParagraph"/>
        <w:numPr>
          <w:ilvl w:val="0"/>
          <w:numId w:val="260"/>
        </w:numPr>
        <w:rPr>
          <w:lang w:eastAsia="zh-CN"/>
        </w:rPr>
      </w:pPr>
      <w:r w:rsidRPr="00494A86">
        <w:rPr>
          <w:lang w:eastAsia="zh-CN"/>
        </w:rPr>
        <w:t>Reuse of Rel-15 sequences is not precluded</w:t>
      </w:r>
    </w:p>
    <w:p w14:paraId="048B51F9" w14:textId="77777777" w:rsidR="00494A86" w:rsidRPr="00494A86" w:rsidRDefault="00494A86" w:rsidP="00FD2787">
      <w:pPr>
        <w:pStyle w:val="ListParagraph"/>
        <w:numPr>
          <w:ilvl w:val="0"/>
          <w:numId w:val="260"/>
        </w:numPr>
        <w:rPr>
          <w:lang w:eastAsia="zh-CN"/>
        </w:rPr>
      </w:pPr>
      <w:r w:rsidRPr="00494A86">
        <w:rPr>
          <w:lang w:eastAsia="zh-CN"/>
        </w:rPr>
        <w:t>Effect of sequence detection on UE complexity</w:t>
      </w:r>
    </w:p>
    <w:p w14:paraId="6FD47520" w14:textId="77777777" w:rsidR="00494A86" w:rsidRPr="00494A86" w:rsidRDefault="00494A86" w:rsidP="00494A86">
      <w:pPr>
        <w:ind w:left="720" w:hanging="720"/>
        <w:rPr>
          <w:szCs w:val="20"/>
          <w:lang w:eastAsia="x-none"/>
        </w:rPr>
      </w:pPr>
    </w:p>
    <w:p w14:paraId="449E4B41" w14:textId="77777777" w:rsidR="00494A86" w:rsidRPr="00EE5972" w:rsidRDefault="00494A86" w:rsidP="00494A86">
      <w:pPr>
        <w:ind w:left="720" w:hanging="720"/>
        <w:rPr>
          <w:lang w:eastAsia="x-none"/>
        </w:rPr>
      </w:pPr>
      <w:r w:rsidRPr="00EE5972">
        <w:rPr>
          <w:highlight w:val="green"/>
          <w:lang w:eastAsia="x-none"/>
        </w:rPr>
        <w:t>Agreement</w:t>
      </w:r>
    </w:p>
    <w:p w14:paraId="07B9D58F" w14:textId="77777777" w:rsidR="00494A86" w:rsidRPr="00494A86" w:rsidRDefault="00494A86" w:rsidP="00494A86">
      <w:pPr>
        <w:suppressAutoHyphens/>
        <w:overflowPunct w:val="0"/>
        <w:autoSpaceDE w:val="0"/>
        <w:jc w:val="both"/>
        <w:textAlignment w:val="baseline"/>
        <w:rPr>
          <w:rFonts w:ascii="Times New Roman" w:eastAsia="Times New Roman" w:hAnsi="Times New Roman"/>
          <w:szCs w:val="20"/>
          <w:lang w:eastAsia="zh-CN"/>
        </w:rPr>
      </w:pPr>
      <w:bookmarkStart w:id="203" w:name="_Toc522549672"/>
      <w:r w:rsidRPr="00494A86">
        <w:rPr>
          <w:rFonts w:ascii="Times New Roman" w:eastAsia="Times New Roman" w:hAnsi="Times New Roman"/>
          <w:szCs w:val="20"/>
          <w:lang w:eastAsia="zh-CN"/>
        </w:rPr>
        <w:t>Study the RAN1 consequence of UE-grouping on the following basis:</w:t>
      </w:r>
    </w:p>
    <w:p w14:paraId="7F42735C" w14:textId="77777777" w:rsidR="00494A86" w:rsidRPr="00494A86" w:rsidRDefault="00494A86" w:rsidP="00FD2787">
      <w:pPr>
        <w:pStyle w:val="ListParagraph"/>
        <w:numPr>
          <w:ilvl w:val="0"/>
          <w:numId w:val="261"/>
        </w:numPr>
        <w:rPr>
          <w:lang w:eastAsia="zh-CN"/>
        </w:rPr>
      </w:pPr>
      <w:r w:rsidRPr="00494A86">
        <w:rPr>
          <w:lang w:eastAsia="zh-CN"/>
        </w:rPr>
        <w:t>UE ID</w:t>
      </w:r>
    </w:p>
    <w:p w14:paraId="33509B44" w14:textId="77777777" w:rsidR="00494A86" w:rsidRPr="00494A86" w:rsidRDefault="00494A86" w:rsidP="00FD2787">
      <w:pPr>
        <w:pStyle w:val="ListParagraph"/>
        <w:numPr>
          <w:ilvl w:val="0"/>
          <w:numId w:val="261"/>
        </w:numPr>
        <w:rPr>
          <w:lang w:eastAsia="zh-CN"/>
        </w:rPr>
      </w:pPr>
      <w:r w:rsidRPr="00494A86">
        <w:rPr>
          <w:lang w:eastAsia="zh-CN"/>
        </w:rPr>
        <w:t>Coverage</w:t>
      </w:r>
    </w:p>
    <w:p w14:paraId="36614982" w14:textId="77777777" w:rsidR="00494A86" w:rsidRPr="00494A86" w:rsidRDefault="00494A86" w:rsidP="00FD2787">
      <w:pPr>
        <w:pStyle w:val="ListParagraph"/>
        <w:numPr>
          <w:ilvl w:val="0"/>
          <w:numId w:val="261"/>
        </w:numPr>
        <w:rPr>
          <w:lang w:eastAsia="zh-CN"/>
        </w:rPr>
      </w:pPr>
      <w:r w:rsidRPr="00494A86">
        <w:rPr>
          <w:lang w:eastAsia="zh-CN"/>
        </w:rPr>
        <w:t>DRX/eDRX</w:t>
      </w:r>
    </w:p>
    <w:p w14:paraId="4D4DD6D8" w14:textId="77777777" w:rsidR="00494A86" w:rsidRPr="00494A86" w:rsidRDefault="00494A86" w:rsidP="00FD2787">
      <w:pPr>
        <w:pStyle w:val="ListParagraph"/>
        <w:numPr>
          <w:ilvl w:val="0"/>
          <w:numId w:val="261"/>
        </w:numPr>
        <w:rPr>
          <w:lang w:eastAsia="zh-CN"/>
        </w:rPr>
      </w:pPr>
      <w:r w:rsidRPr="00494A86">
        <w:rPr>
          <w:lang w:eastAsia="zh-CN"/>
        </w:rPr>
        <w:t>Gap configuration</w:t>
      </w:r>
    </w:p>
    <w:p w14:paraId="3E37F569" w14:textId="77777777" w:rsidR="00494A86" w:rsidRPr="00494A86" w:rsidRDefault="00494A86" w:rsidP="00FD2787">
      <w:pPr>
        <w:pStyle w:val="ListParagraph"/>
        <w:numPr>
          <w:ilvl w:val="0"/>
          <w:numId w:val="261"/>
        </w:numPr>
        <w:rPr>
          <w:lang w:eastAsia="zh-CN"/>
        </w:rPr>
      </w:pPr>
      <w:r w:rsidRPr="00494A86">
        <w:rPr>
          <w:lang w:eastAsia="zh-CN"/>
        </w:rPr>
        <w:t>Services</w:t>
      </w:r>
    </w:p>
    <w:p w14:paraId="03CE87ED" w14:textId="77777777" w:rsidR="00494A86" w:rsidRPr="00494A86" w:rsidRDefault="00494A86" w:rsidP="00494A86">
      <w:pPr>
        <w:rPr>
          <w:b/>
        </w:rPr>
      </w:pPr>
    </w:p>
    <w:bookmarkEnd w:id="203"/>
    <w:p w14:paraId="25414D37" w14:textId="0216177C" w:rsidR="00494A86" w:rsidRPr="00494A86" w:rsidRDefault="00D93AE1" w:rsidP="00494A86">
      <w:pPr>
        <w:ind w:left="720" w:hanging="720"/>
        <w:rPr>
          <w:lang w:eastAsia="x-none"/>
        </w:rPr>
      </w:pPr>
      <w:r>
        <w:rPr>
          <w:color w:val="0000FF"/>
          <w:u w:val="single"/>
          <w:lang w:eastAsia="x-none"/>
        </w:rPr>
        <w:fldChar w:fldCharType="begin"/>
      </w:r>
      <w:r w:rsidR="00580D49">
        <w:rPr>
          <w:color w:val="0000FF"/>
          <w:u w:val="single"/>
          <w:lang w:eastAsia="x-none"/>
        </w:rPr>
        <w:instrText>HYPERLINK "C:\\Users\\Merias\\Documents\\RAN1\\TSGR1_94-Sweden\\Docs\\R1-1808043.zip"</w:instrText>
      </w:r>
      <w:r>
        <w:rPr>
          <w:color w:val="0000FF"/>
          <w:u w:val="single"/>
          <w:lang w:eastAsia="x-none"/>
        </w:rPr>
        <w:fldChar w:fldCharType="separate"/>
      </w:r>
      <w:r>
        <w:rPr>
          <w:rStyle w:val="Hyperlink"/>
          <w:lang w:eastAsia="x-none"/>
        </w:rPr>
        <w:t>R1-1808043</w:t>
      </w:r>
      <w:r>
        <w:rPr>
          <w:color w:val="0000FF"/>
          <w:u w:val="single"/>
          <w:lang w:eastAsia="x-none"/>
        </w:rPr>
        <w:fldChar w:fldCharType="end"/>
      </w:r>
      <w:r w:rsidR="00494A86" w:rsidRPr="00494A86">
        <w:rPr>
          <w:lang w:eastAsia="x-none"/>
        </w:rPr>
        <w:tab/>
        <w:t>UE-group wake-up signal in NB-IoT</w:t>
      </w:r>
      <w:r w:rsidR="00494A86" w:rsidRPr="00494A86">
        <w:rPr>
          <w:lang w:eastAsia="x-none"/>
        </w:rPr>
        <w:tab/>
        <w:t>Ericsson</w:t>
      </w:r>
    </w:p>
    <w:p w14:paraId="553C00B5" w14:textId="52153D6A" w:rsidR="00494A86" w:rsidRPr="00494A86" w:rsidRDefault="001B7BF2" w:rsidP="00494A86">
      <w:pPr>
        <w:ind w:left="720" w:hanging="720"/>
        <w:rPr>
          <w:lang w:eastAsia="x-none"/>
        </w:rPr>
      </w:pPr>
      <w:hyperlink r:id="rId568" w:history="1">
        <w:r w:rsidR="00D93AE1">
          <w:rPr>
            <w:rStyle w:val="Hyperlink"/>
            <w:lang w:eastAsia="x-none"/>
          </w:rPr>
          <w:t>R1-1808107</w:t>
        </w:r>
      </w:hyperlink>
      <w:r w:rsidR="00494A86" w:rsidRPr="00494A86">
        <w:rPr>
          <w:lang w:eastAsia="x-none"/>
        </w:rPr>
        <w:tab/>
        <w:t>On support for UE-group wake-up signal</w:t>
      </w:r>
      <w:r w:rsidR="00494A86" w:rsidRPr="00494A86">
        <w:rPr>
          <w:lang w:eastAsia="x-none"/>
        </w:rPr>
        <w:tab/>
        <w:t>Huawei, HiSilicon</w:t>
      </w:r>
    </w:p>
    <w:p w14:paraId="79F415C3" w14:textId="7C0CA5EE" w:rsidR="00494A86" w:rsidRPr="00494A86" w:rsidRDefault="001B7BF2" w:rsidP="00494A86">
      <w:pPr>
        <w:ind w:left="720" w:hanging="720"/>
        <w:rPr>
          <w:lang w:eastAsia="x-none"/>
        </w:rPr>
      </w:pPr>
      <w:hyperlink r:id="rId569" w:history="1">
        <w:r w:rsidR="00D93AE1">
          <w:rPr>
            <w:rStyle w:val="Hyperlink"/>
            <w:lang w:eastAsia="x-none"/>
          </w:rPr>
          <w:t>R1-1808216</w:t>
        </w:r>
      </w:hyperlink>
      <w:r w:rsidR="00494A86" w:rsidRPr="00494A86">
        <w:rPr>
          <w:lang w:eastAsia="x-none"/>
        </w:rPr>
        <w:tab/>
        <w:t>On UE-group wake-up signal for NB-IoT</w:t>
      </w:r>
      <w:r w:rsidR="00494A86" w:rsidRPr="00494A86">
        <w:rPr>
          <w:lang w:eastAsia="x-none"/>
        </w:rPr>
        <w:tab/>
        <w:t>vivo</w:t>
      </w:r>
    </w:p>
    <w:p w14:paraId="23F3DD44" w14:textId="3CF7388D" w:rsidR="00494A86" w:rsidRPr="00494A86" w:rsidRDefault="001B7BF2" w:rsidP="00494A86">
      <w:pPr>
        <w:ind w:left="720" w:hanging="720"/>
        <w:rPr>
          <w:lang w:eastAsia="x-none"/>
        </w:rPr>
      </w:pPr>
      <w:hyperlink r:id="rId570" w:history="1">
        <w:r w:rsidR="00D93AE1">
          <w:rPr>
            <w:rStyle w:val="Hyperlink"/>
            <w:lang w:eastAsia="x-none"/>
          </w:rPr>
          <w:t>R1-1808439</w:t>
        </w:r>
      </w:hyperlink>
      <w:r w:rsidR="00494A86" w:rsidRPr="00494A86">
        <w:rPr>
          <w:lang w:eastAsia="x-none"/>
        </w:rPr>
        <w:tab/>
        <w:t>UE group wake-up signal for NB-IoT</w:t>
      </w:r>
      <w:r w:rsidR="00494A86" w:rsidRPr="00494A86">
        <w:rPr>
          <w:lang w:eastAsia="x-none"/>
        </w:rPr>
        <w:tab/>
        <w:t>Nokia, Nokia Shanghai Bell</w:t>
      </w:r>
    </w:p>
    <w:p w14:paraId="5D7C4441" w14:textId="5514C055" w:rsidR="00494A86" w:rsidRPr="00494A86" w:rsidRDefault="001B7BF2" w:rsidP="00494A86">
      <w:pPr>
        <w:ind w:left="720" w:hanging="720"/>
        <w:rPr>
          <w:lang w:eastAsia="x-none"/>
        </w:rPr>
      </w:pPr>
      <w:hyperlink r:id="rId571" w:history="1">
        <w:r w:rsidR="00D93AE1">
          <w:rPr>
            <w:rStyle w:val="Hyperlink"/>
            <w:lang w:eastAsia="x-none"/>
          </w:rPr>
          <w:t>R1-1808474</w:t>
        </w:r>
      </w:hyperlink>
      <w:r w:rsidR="00494A86" w:rsidRPr="00494A86">
        <w:rPr>
          <w:lang w:eastAsia="x-none"/>
        </w:rPr>
        <w:tab/>
        <w:t>Discussion on UE-grouping wake up signal in NB-IoT</w:t>
      </w:r>
      <w:r w:rsidR="00494A86" w:rsidRPr="00494A86">
        <w:rPr>
          <w:lang w:eastAsia="x-none"/>
        </w:rPr>
        <w:tab/>
        <w:t>LG Electronics</w:t>
      </w:r>
    </w:p>
    <w:p w14:paraId="0353678E" w14:textId="18AA11BA" w:rsidR="00494A86" w:rsidRPr="00494A86" w:rsidRDefault="001B7BF2" w:rsidP="00494A86">
      <w:pPr>
        <w:ind w:left="720" w:hanging="720"/>
        <w:rPr>
          <w:lang w:eastAsia="x-none"/>
        </w:rPr>
      </w:pPr>
      <w:hyperlink r:id="rId572" w:history="1">
        <w:r w:rsidR="00D93AE1">
          <w:rPr>
            <w:rStyle w:val="Hyperlink"/>
            <w:lang w:eastAsia="x-none"/>
          </w:rPr>
          <w:t>R1-1808640</w:t>
        </w:r>
      </w:hyperlink>
      <w:r w:rsidR="00494A86" w:rsidRPr="00494A86">
        <w:rPr>
          <w:lang w:eastAsia="x-none"/>
        </w:rPr>
        <w:tab/>
        <w:t>Discussion on Wake-up signal for NB-IoT</w:t>
      </w:r>
      <w:r w:rsidR="00494A86" w:rsidRPr="00494A86">
        <w:rPr>
          <w:lang w:eastAsia="x-none"/>
        </w:rPr>
        <w:tab/>
        <w:t>ZTE</w:t>
      </w:r>
    </w:p>
    <w:p w14:paraId="31B86251" w14:textId="2D6A1788" w:rsidR="00494A86" w:rsidRPr="00494A86" w:rsidRDefault="001B7BF2" w:rsidP="00494A86">
      <w:pPr>
        <w:ind w:left="720" w:hanging="720"/>
        <w:rPr>
          <w:lang w:eastAsia="x-none"/>
        </w:rPr>
      </w:pPr>
      <w:hyperlink r:id="rId573" w:history="1">
        <w:r w:rsidR="00D93AE1">
          <w:rPr>
            <w:rStyle w:val="Hyperlink"/>
            <w:lang w:eastAsia="x-none"/>
          </w:rPr>
          <w:t>R1-1808660</w:t>
        </w:r>
      </w:hyperlink>
      <w:r w:rsidR="00494A86" w:rsidRPr="00494A86">
        <w:rPr>
          <w:lang w:eastAsia="x-none"/>
        </w:rPr>
        <w:tab/>
        <w:t>UE-group wake-up signal for NB-IoT</w:t>
      </w:r>
      <w:r w:rsidR="00494A86" w:rsidRPr="00494A86">
        <w:rPr>
          <w:lang w:eastAsia="x-none"/>
        </w:rPr>
        <w:tab/>
        <w:t>Intel Corporation</w:t>
      </w:r>
    </w:p>
    <w:p w14:paraId="09A08BF5" w14:textId="1C47EDDC" w:rsidR="00494A86" w:rsidRPr="00494A86" w:rsidRDefault="001B7BF2" w:rsidP="00494A86">
      <w:pPr>
        <w:ind w:left="720" w:hanging="720"/>
        <w:rPr>
          <w:lang w:eastAsia="x-none"/>
        </w:rPr>
      </w:pPr>
      <w:hyperlink r:id="rId574" w:history="1">
        <w:r w:rsidR="00D93AE1">
          <w:rPr>
            <w:rStyle w:val="Hyperlink"/>
            <w:lang w:eastAsia="x-none"/>
          </w:rPr>
          <w:t>R1-1808737</w:t>
        </w:r>
      </w:hyperlink>
      <w:r w:rsidR="00494A86" w:rsidRPr="00494A86">
        <w:rPr>
          <w:lang w:eastAsia="x-none"/>
        </w:rPr>
        <w:tab/>
        <w:t>UE-group wake-up signal for eMTC</w:t>
      </w:r>
      <w:r w:rsidR="00494A86" w:rsidRPr="00494A86">
        <w:rPr>
          <w:lang w:eastAsia="x-none"/>
        </w:rPr>
        <w:tab/>
        <w:t>Samsung</w:t>
      </w:r>
    </w:p>
    <w:p w14:paraId="6F25E7E7" w14:textId="0E590905" w:rsidR="00494A86" w:rsidRPr="00494A86" w:rsidRDefault="001B7BF2" w:rsidP="00494A86">
      <w:pPr>
        <w:ind w:left="720" w:hanging="720"/>
        <w:rPr>
          <w:lang w:eastAsia="x-none"/>
        </w:rPr>
      </w:pPr>
      <w:hyperlink r:id="rId575" w:history="1">
        <w:r w:rsidR="00D93AE1">
          <w:rPr>
            <w:rStyle w:val="Hyperlink"/>
            <w:lang w:eastAsia="x-none"/>
          </w:rPr>
          <w:t>R1-1808959</w:t>
        </w:r>
      </w:hyperlink>
      <w:r w:rsidR="00494A86" w:rsidRPr="00494A86">
        <w:rPr>
          <w:lang w:eastAsia="x-none"/>
        </w:rPr>
        <w:tab/>
        <w:t>UE-Group WUS in NB-IoT</w:t>
      </w:r>
      <w:r w:rsidR="00494A86" w:rsidRPr="00494A86">
        <w:rPr>
          <w:lang w:eastAsia="x-none"/>
        </w:rPr>
        <w:tab/>
        <w:t>MediaTek Inc.</w:t>
      </w:r>
    </w:p>
    <w:p w14:paraId="1C3E8813" w14:textId="2F17E010" w:rsidR="00494A86" w:rsidRPr="00494A86" w:rsidRDefault="001B7BF2" w:rsidP="00494A86">
      <w:pPr>
        <w:ind w:left="720" w:hanging="720"/>
        <w:rPr>
          <w:lang w:eastAsia="x-none"/>
        </w:rPr>
      </w:pPr>
      <w:hyperlink r:id="rId576" w:history="1">
        <w:r w:rsidR="00D93AE1">
          <w:rPr>
            <w:rStyle w:val="Hyperlink"/>
            <w:lang w:eastAsia="x-none"/>
          </w:rPr>
          <w:t>R1-1809031</w:t>
        </w:r>
      </w:hyperlink>
      <w:r w:rsidR="00494A86" w:rsidRPr="00494A86">
        <w:rPr>
          <w:lang w:eastAsia="x-none"/>
        </w:rPr>
        <w:tab/>
        <w:t>UE-group wake-up signal</w:t>
      </w:r>
      <w:r w:rsidR="00494A86" w:rsidRPr="00494A86">
        <w:rPr>
          <w:lang w:eastAsia="x-none"/>
        </w:rPr>
        <w:tab/>
        <w:t>Qualcomm Incorporated</w:t>
      </w:r>
    </w:p>
    <w:p w14:paraId="25F6FDD2" w14:textId="78A13710" w:rsidR="00494A86" w:rsidRPr="00494A86" w:rsidRDefault="001B7BF2" w:rsidP="00494A86">
      <w:pPr>
        <w:ind w:left="720" w:hanging="720"/>
        <w:rPr>
          <w:lang w:eastAsia="x-none"/>
        </w:rPr>
      </w:pPr>
      <w:hyperlink r:id="rId577" w:history="1">
        <w:r w:rsidR="00D93AE1">
          <w:rPr>
            <w:rStyle w:val="Hyperlink"/>
            <w:lang w:eastAsia="x-none"/>
          </w:rPr>
          <w:t>R1-1809131</w:t>
        </w:r>
      </w:hyperlink>
      <w:r w:rsidR="00494A86" w:rsidRPr="00494A86">
        <w:rPr>
          <w:lang w:eastAsia="x-none"/>
        </w:rPr>
        <w:tab/>
        <w:t>UE-group wake-up signal for Rel.16 IoT</w:t>
      </w:r>
      <w:r w:rsidR="00494A86" w:rsidRPr="00494A86">
        <w:rPr>
          <w:lang w:eastAsia="x-none"/>
        </w:rPr>
        <w:tab/>
        <w:t>NTT DOCOMO, INC.</w:t>
      </w:r>
    </w:p>
    <w:p w14:paraId="0F742E9E" w14:textId="11080D2E" w:rsidR="00494A86" w:rsidRPr="00494A86" w:rsidRDefault="001B7BF2" w:rsidP="00494A86">
      <w:pPr>
        <w:ind w:left="720" w:hanging="720"/>
        <w:rPr>
          <w:lang w:eastAsia="x-none"/>
        </w:rPr>
      </w:pPr>
      <w:hyperlink r:id="rId578" w:history="1">
        <w:r w:rsidR="00D93AE1">
          <w:rPr>
            <w:rStyle w:val="Hyperlink"/>
            <w:lang w:eastAsia="x-none"/>
          </w:rPr>
          <w:t>R1-1809483</w:t>
        </w:r>
      </w:hyperlink>
      <w:r w:rsidR="00494A86" w:rsidRPr="00494A86">
        <w:rPr>
          <w:lang w:eastAsia="x-none"/>
        </w:rPr>
        <w:tab/>
        <w:t>UE-group wake-up signal for NB-IoT</w:t>
      </w:r>
      <w:r w:rsidR="00494A86" w:rsidRPr="00494A86">
        <w:rPr>
          <w:lang w:eastAsia="x-none"/>
        </w:rPr>
        <w:tab/>
        <w:t>Sony</w:t>
      </w:r>
    </w:p>
    <w:p w14:paraId="772D2841" w14:textId="77777777" w:rsidR="00494A86" w:rsidRPr="00494A86" w:rsidRDefault="00494A86" w:rsidP="00F54EE5">
      <w:pPr>
        <w:pStyle w:val="Heading4"/>
      </w:pPr>
      <w:bookmarkStart w:id="204" w:name="_Toc521704494"/>
      <w:bookmarkStart w:id="205" w:name="_Toc526458885"/>
      <w:r w:rsidRPr="00494A86">
        <w:t>Support for transmission in preconfigured UL resources</w:t>
      </w:r>
      <w:bookmarkEnd w:id="204"/>
      <w:bookmarkEnd w:id="205"/>
    </w:p>
    <w:p w14:paraId="1A6E430C" w14:textId="725DED99" w:rsidR="00494A86" w:rsidRPr="00EE5972" w:rsidRDefault="001B7BF2" w:rsidP="00494A86">
      <w:pPr>
        <w:rPr>
          <w:b/>
          <w:szCs w:val="20"/>
        </w:rPr>
      </w:pPr>
      <w:hyperlink r:id="rId579" w:history="1">
        <w:r w:rsidR="00D93AE1" w:rsidRPr="00EE5972">
          <w:rPr>
            <w:rStyle w:val="Hyperlink"/>
            <w:b/>
            <w:lang w:eastAsia="x-none"/>
          </w:rPr>
          <w:t>R1-1809571</w:t>
        </w:r>
      </w:hyperlink>
      <w:r w:rsidR="00494A86" w:rsidRPr="00EE5972">
        <w:rPr>
          <w:b/>
          <w:szCs w:val="20"/>
        </w:rPr>
        <w:tab/>
      </w:r>
      <w:r w:rsidR="00494A86" w:rsidRPr="00EE5972">
        <w:rPr>
          <w:b/>
          <w:szCs w:val="20"/>
          <w:lang w:eastAsia="zh-CN"/>
        </w:rPr>
        <w:t xml:space="preserve">Feature lead summary </w:t>
      </w:r>
      <w:bookmarkStart w:id="206" w:name="_Toc521934796"/>
      <w:r w:rsidR="00494A86" w:rsidRPr="00EE5972">
        <w:rPr>
          <w:b/>
          <w:szCs w:val="20"/>
          <w:lang w:eastAsia="zh-CN"/>
        </w:rPr>
        <w:t>of Support for transmission in preconfigured UL resources</w:t>
      </w:r>
      <w:bookmarkEnd w:id="206"/>
      <w:r w:rsidR="00EE5972">
        <w:rPr>
          <w:b/>
          <w:szCs w:val="20"/>
          <w:lang w:eastAsia="zh-CN"/>
        </w:rPr>
        <w:tab/>
      </w:r>
      <w:r w:rsidR="00494A86" w:rsidRPr="00EE5972">
        <w:rPr>
          <w:b/>
          <w:szCs w:val="20"/>
          <w:lang w:eastAsia="zh-CN"/>
        </w:rPr>
        <w:t>Huawei, HiSi</w:t>
      </w:r>
    </w:p>
    <w:p w14:paraId="130ED989" w14:textId="77777777" w:rsidR="00494A86" w:rsidRPr="00EE5972" w:rsidRDefault="00494A86" w:rsidP="00494A86"/>
    <w:p w14:paraId="3BBC1CC2" w14:textId="77777777" w:rsidR="00494A86" w:rsidRPr="00EE5972" w:rsidRDefault="00494A86" w:rsidP="00494A86">
      <w:pPr>
        <w:ind w:left="720" w:hanging="720"/>
        <w:rPr>
          <w:szCs w:val="20"/>
          <w:highlight w:val="green"/>
          <w:lang w:val="en-US"/>
        </w:rPr>
      </w:pPr>
      <w:r w:rsidRPr="00EE5972">
        <w:rPr>
          <w:szCs w:val="20"/>
          <w:highlight w:val="green"/>
          <w:lang w:val="en-US"/>
        </w:rPr>
        <w:t>Agreement</w:t>
      </w:r>
    </w:p>
    <w:p w14:paraId="3AA81CF6" w14:textId="77777777" w:rsidR="00494A86" w:rsidRPr="00494A86" w:rsidRDefault="00494A86" w:rsidP="00494A86">
      <w:pPr>
        <w:rPr>
          <w:szCs w:val="20"/>
          <w:lang w:eastAsia="sv-SE"/>
        </w:rPr>
      </w:pPr>
      <w:r w:rsidRPr="00494A86">
        <w:rPr>
          <w:szCs w:val="20"/>
          <w:lang w:eastAsia="sv-SE"/>
        </w:rPr>
        <w:t>Idle mode based pre-configured UL resources is supported for UEs in possession of a valid TA</w:t>
      </w:r>
    </w:p>
    <w:p w14:paraId="5E6BE514" w14:textId="77777777" w:rsidR="00494A86" w:rsidRPr="00EE5972" w:rsidRDefault="00494A86" w:rsidP="00FD2787">
      <w:pPr>
        <w:pStyle w:val="ListParagraph"/>
        <w:numPr>
          <w:ilvl w:val="0"/>
          <w:numId w:val="262"/>
        </w:numPr>
      </w:pPr>
      <w:r w:rsidRPr="00EE5972">
        <w:t>FFS: Validation mechanism for TA</w:t>
      </w:r>
    </w:p>
    <w:p w14:paraId="6C4016B1" w14:textId="77777777" w:rsidR="00494A86" w:rsidRPr="00EE5972" w:rsidRDefault="00494A86" w:rsidP="00FD2787">
      <w:pPr>
        <w:pStyle w:val="ListParagraph"/>
        <w:numPr>
          <w:ilvl w:val="0"/>
          <w:numId w:val="262"/>
        </w:numPr>
      </w:pPr>
      <w:r w:rsidRPr="00EE5972">
        <w:t>FFS: How the pre-configured UL resources is acquired</w:t>
      </w:r>
    </w:p>
    <w:p w14:paraId="71B369C0" w14:textId="77777777" w:rsidR="00494A86" w:rsidRPr="00494A86" w:rsidRDefault="00494A86" w:rsidP="00494A86">
      <w:pPr>
        <w:ind w:left="720" w:hanging="720"/>
        <w:rPr>
          <w:szCs w:val="20"/>
          <w:lang w:eastAsia="x-none"/>
        </w:rPr>
      </w:pPr>
    </w:p>
    <w:p w14:paraId="0AECE8DC" w14:textId="77777777" w:rsidR="00494A86" w:rsidRPr="00EE5972" w:rsidRDefault="00494A86" w:rsidP="00494A86">
      <w:pPr>
        <w:rPr>
          <w:szCs w:val="20"/>
        </w:rPr>
      </w:pPr>
      <w:r w:rsidRPr="00EE5972">
        <w:rPr>
          <w:szCs w:val="20"/>
          <w:highlight w:val="green"/>
        </w:rPr>
        <w:t>Agreement</w:t>
      </w:r>
    </w:p>
    <w:p w14:paraId="3DADE802" w14:textId="77777777" w:rsidR="00494A86" w:rsidRPr="00494A86" w:rsidRDefault="00494A86" w:rsidP="00494A86">
      <w:pPr>
        <w:rPr>
          <w:szCs w:val="20"/>
        </w:rPr>
      </w:pPr>
      <w:r w:rsidRPr="00494A86">
        <w:rPr>
          <w:szCs w:val="20"/>
        </w:rPr>
        <w:t>For transmission in preconfigured UL resources, the UE may use the latest TA of which its validity can be confirmed</w:t>
      </w:r>
    </w:p>
    <w:p w14:paraId="53AA7562" w14:textId="77777777" w:rsidR="00494A86" w:rsidRPr="00EE5972" w:rsidRDefault="00494A86" w:rsidP="00494A86">
      <w:pPr>
        <w:rPr>
          <w:szCs w:val="20"/>
        </w:rPr>
      </w:pPr>
    </w:p>
    <w:p w14:paraId="4D661694" w14:textId="77777777" w:rsidR="00494A86" w:rsidRPr="00EE5972" w:rsidRDefault="00494A86" w:rsidP="00494A86">
      <w:pPr>
        <w:rPr>
          <w:szCs w:val="20"/>
        </w:rPr>
      </w:pPr>
      <w:r w:rsidRPr="00EE5972">
        <w:rPr>
          <w:szCs w:val="20"/>
          <w:highlight w:val="green"/>
        </w:rPr>
        <w:t>Agreement</w:t>
      </w:r>
      <w:r w:rsidRPr="00EE5972">
        <w:rPr>
          <w:szCs w:val="20"/>
        </w:rPr>
        <w:t xml:space="preserve"> </w:t>
      </w:r>
    </w:p>
    <w:p w14:paraId="607D0DC5" w14:textId="77777777" w:rsidR="00494A86" w:rsidRPr="00494A86" w:rsidRDefault="00494A86" w:rsidP="00494A86">
      <w:pPr>
        <w:rPr>
          <w:szCs w:val="20"/>
        </w:rPr>
      </w:pPr>
      <w:r w:rsidRPr="00494A86">
        <w:rPr>
          <w:szCs w:val="20"/>
        </w:rPr>
        <w:lastRenderedPageBreak/>
        <w:t>Study both shared and dedicated resource for preconfigured UL resources. If both shared and dedicated resources are supported, strive for commonality in design of both resource types.</w:t>
      </w:r>
    </w:p>
    <w:p w14:paraId="38862EE2" w14:textId="77777777" w:rsidR="00494A86" w:rsidRPr="00EE5972" w:rsidRDefault="00494A86" w:rsidP="00494A86">
      <w:pPr>
        <w:rPr>
          <w:szCs w:val="20"/>
        </w:rPr>
      </w:pPr>
    </w:p>
    <w:p w14:paraId="0EC178A9" w14:textId="77777777" w:rsidR="00494A86" w:rsidRPr="00EE5972" w:rsidRDefault="00494A86" w:rsidP="00494A86">
      <w:pPr>
        <w:widowControl w:val="0"/>
        <w:rPr>
          <w:szCs w:val="20"/>
          <w:lang w:eastAsia="x-none"/>
        </w:rPr>
      </w:pPr>
      <w:r w:rsidRPr="00EE5972">
        <w:rPr>
          <w:szCs w:val="20"/>
          <w:highlight w:val="green"/>
          <w:lang w:eastAsia="x-none"/>
        </w:rPr>
        <w:t>Agreement</w:t>
      </w:r>
    </w:p>
    <w:p w14:paraId="2F3E95BB" w14:textId="77777777" w:rsidR="00494A86" w:rsidRPr="00494A86" w:rsidRDefault="00494A86" w:rsidP="00494A86">
      <w:pPr>
        <w:widowControl w:val="0"/>
        <w:rPr>
          <w:szCs w:val="20"/>
          <w:lang w:eastAsia="x-none"/>
        </w:rPr>
      </w:pPr>
      <w:r w:rsidRPr="00494A86">
        <w:rPr>
          <w:szCs w:val="20"/>
          <w:lang w:eastAsia="x-none"/>
        </w:rPr>
        <w:t xml:space="preserve">HARQ procedures for transmission in preconfigured UL resources should be studied and the following aspects should be considered: </w:t>
      </w:r>
    </w:p>
    <w:p w14:paraId="0F02F277" w14:textId="77777777" w:rsidR="00494A86" w:rsidRPr="00494A86" w:rsidRDefault="00494A86" w:rsidP="00FD2787">
      <w:pPr>
        <w:numPr>
          <w:ilvl w:val="0"/>
          <w:numId w:val="263"/>
        </w:numPr>
        <w:rPr>
          <w:szCs w:val="20"/>
          <w:lang w:eastAsia="x-none"/>
        </w:rPr>
      </w:pPr>
      <w:r w:rsidRPr="00494A86">
        <w:rPr>
          <w:szCs w:val="20"/>
          <w:lang w:eastAsia="x-none"/>
        </w:rPr>
        <w:t>Whether to support HARQ;</w:t>
      </w:r>
    </w:p>
    <w:p w14:paraId="7F1C764D" w14:textId="77777777" w:rsidR="00494A86" w:rsidRPr="00494A86" w:rsidRDefault="00494A86" w:rsidP="00FD2787">
      <w:pPr>
        <w:numPr>
          <w:ilvl w:val="1"/>
          <w:numId w:val="263"/>
        </w:numPr>
        <w:rPr>
          <w:szCs w:val="20"/>
          <w:lang w:eastAsia="x-none"/>
        </w:rPr>
      </w:pPr>
      <w:r w:rsidRPr="00494A86">
        <w:rPr>
          <w:szCs w:val="20"/>
          <w:lang w:eastAsia="x-none"/>
        </w:rPr>
        <w:t>If supported, details of HARQ design including the number of HARQ processes;</w:t>
      </w:r>
    </w:p>
    <w:p w14:paraId="01F35539" w14:textId="77777777" w:rsidR="00494A86" w:rsidRPr="00494A86" w:rsidRDefault="00494A86" w:rsidP="00FD2787">
      <w:pPr>
        <w:numPr>
          <w:ilvl w:val="0"/>
          <w:numId w:val="263"/>
        </w:numPr>
        <w:rPr>
          <w:szCs w:val="20"/>
          <w:lang w:eastAsia="x-none"/>
        </w:rPr>
      </w:pPr>
      <w:r w:rsidRPr="00494A86">
        <w:rPr>
          <w:szCs w:val="20"/>
          <w:lang w:eastAsia="x-none"/>
        </w:rPr>
        <w:t>Whether ACK/NACK is necessary</w:t>
      </w:r>
    </w:p>
    <w:p w14:paraId="6F1918E3" w14:textId="77777777" w:rsidR="00494A86" w:rsidRPr="00494A86" w:rsidRDefault="00494A86" w:rsidP="00494A86">
      <w:pPr>
        <w:rPr>
          <w:szCs w:val="20"/>
          <w:lang w:eastAsia="x-none"/>
        </w:rPr>
      </w:pPr>
      <w:r w:rsidRPr="00494A86">
        <w:rPr>
          <w:szCs w:val="20"/>
          <w:lang w:eastAsia="x-none"/>
        </w:rPr>
        <w:t>Fallback mechanisms should be considered, e.g. fallback to legacy RACH/EDT procedures.</w:t>
      </w:r>
    </w:p>
    <w:p w14:paraId="30DCAA9D" w14:textId="77777777" w:rsidR="00494A86" w:rsidRPr="00494A86" w:rsidRDefault="00494A86" w:rsidP="00494A86">
      <w:pPr>
        <w:ind w:left="720" w:hanging="720"/>
        <w:rPr>
          <w:lang w:eastAsia="x-none"/>
        </w:rPr>
      </w:pPr>
    </w:p>
    <w:p w14:paraId="1C8A140A" w14:textId="13CC69FF" w:rsidR="00494A86" w:rsidRPr="00494A86" w:rsidRDefault="001B7BF2" w:rsidP="00494A86">
      <w:pPr>
        <w:ind w:left="720" w:hanging="720"/>
        <w:rPr>
          <w:lang w:eastAsia="x-none"/>
        </w:rPr>
      </w:pPr>
      <w:hyperlink r:id="rId580" w:history="1">
        <w:r w:rsidR="00D93AE1">
          <w:rPr>
            <w:rStyle w:val="Hyperlink"/>
            <w:lang w:eastAsia="x-none"/>
          </w:rPr>
          <w:t>R1-1808044</w:t>
        </w:r>
      </w:hyperlink>
      <w:r w:rsidR="00494A86" w:rsidRPr="00494A86">
        <w:rPr>
          <w:lang w:eastAsia="x-none"/>
        </w:rPr>
        <w:tab/>
        <w:t>Support for transmission in preconfigured UL resources in NB-IoT</w:t>
      </w:r>
      <w:r w:rsidR="00494A86" w:rsidRPr="00494A86">
        <w:rPr>
          <w:lang w:eastAsia="x-none"/>
        </w:rPr>
        <w:tab/>
        <w:t>Ericsson</w:t>
      </w:r>
    </w:p>
    <w:p w14:paraId="782F96A6" w14:textId="2F52A302" w:rsidR="00494A86" w:rsidRPr="00494A86" w:rsidRDefault="001B7BF2" w:rsidP="00494A86">
      <w:pPr>
        <w:ind w:left="720" w:hanging="720"/>
        <w:rPr>
          <w:lang w:eastAsia="x-none"/>
        </w:rPr>
      </w:pPr>
      <w:hyperlink r:id="rId581" w:history="1">
        <w:r w:rsidR="00D93AE1">
          <w:rPr>
            <w:rStyle w:val="Hyperlink"/>
            <w:lang w:eastAsia="x-none"/>
          </w:rPr>
          <w:t>R1-1808108</w:t>
        </w:r>
      </w:hyperlink>
      <w:r w:rsidR="00494A86" w:rsidRPr="00494A86">
        <w:rPr>
          <w:lang w:eastAsia="x-none"/>
        </w:rPr>
        <w:tab/>
        <w:t>On support for transmission in preconfigured UL resources</w:t>
      </w:r>
      <w:r w:rsidR="00494A86" w:rsidRPr="00494A86">
        <w:rPr>
          <w:lang w:eastAsia="x-none"/>
        </w:rPr>
        <w:tab/>
        <w:t>Huawei, HiSilicon</w:t>
      </w:r>
    </w:p>
    <w:p w14:paraId="54B36866" w14:textId="7CE26D79" w:rsidR="00494A86" w:rsidRPr="00494A86" w:rsidRDefault="001B7BF2" w:rsidP="00494A86">
      <w:pPr>
        <w:ind w:left="720" w:hanging="720"/>
        <w:rPr>
          <w:lang w:eastAsia="x-none"/>
        </w:rPr>
      </w:pPr>
      <w:hyperlink r:id="rId582" w:history="1">
        <w:r w:rsidR="00D93AE1">
          <w:rPr>
            <w:rStyle w:val="Hyperlink"/>
            <w:lang w:eastAsia="x-none"/>
          </w:rPr>
          <w:t>R1-1808358</w:t>
        </w:r>
      </w:hyperlink>
      <w:r w:rsidR="00494A86" w:rsidRPr="00494A86">
        <w:rPr>
          <w:lang w:eastAsia="x-none"/>
        </w:rPr>
        <w:tab/>
        <w:t>Pre-configured UL Resources Design Considerations</w:t>
      </w:r>
      <w:r w:rsidR="00494A86" w:rsidRPr="00494A86">
        <w:rPr>
          <w:lang w:eastAsia="x-none"/>
        </w:rPr>
        <w:tab/>
        <w:t>Sierra Wireless, S.A.</w:t>
      </w:r>
    </w:p>
    <w:p w14:paraId="01B8E1E8" w14:textId="661CFA04" w:rsidR="00494A86" w:rsidRPr="00494A86" w:rsidRDefault="001B7BF2" w:rsidP="00494A86">
      <w:pPr>
        <w:ind w:left="720" w:hanging="720"/>
        <w:rPr>
          <w:lang w:eastAsia="x-none"/>
        </w:rPr>
      </w:pPr>
      <w:hyperlink r:id="rId583" w:history="1">
        <w:r w:rsidR="00D93AE1">
          <w:rPr>
            <w:rStyle w:val="Hyperlink"/>
            <w:lang w:eastAsia="x-none"/>
          </w:rPr>
          <w:t>R1-1808440</w:t>
        </w:r>
      </w:hyperlink>
      <w:r w:rsidR="00494A86" w:rsidRPr="00494A86">
        <w:rPr>
          <w:lang w:eastAsia="x-none"/>
        </w:rPr>
        <w:tab/>
        <w:t>Preconfigured Grant for Uplink transmission</w:t>
      </w:r>
      <w:r w:rsidR="00494A86" w:rsidRPr="00494A86">
        <w:rPr>
          <w:lang w:eastAsia="x-none"/>
        </w:rPr>
        <w:tab/>
        <w:t>Nokia, Nokia Shanghai Bell</w:t>
      </w:r>
    </w:p>
    <w:p w14:paraId="2CBF3462" w14:textId="6AA3D859" w:rsidR="00494A86" w:rsidRPr="00494A86" w:rsidRDefault="001B7BF2" w:rsidP="00494A86">
      <w:pPr>
        <w:ind w:left="720" w:hanging="720"/>
        <w:rPr>
          <w:lang w:eastAsia="x-none"/>
        </w:rPr>
      </w:pPr>
      <w:hyperlink r:id="rId584" w:history="1">
        <w:r w:rsidR="00D93AE1">
          <w:rPr>
            <w:rStyle w:val="Hyperlink"/>
            <w:lang w:eastAsia="x-none"/>
          </w:rPr>
          <w:t>R1-1808475</w:t>
        </w:r>
      </w:hyperlink>
      <w:r w:rsidR="00494A86" w:rsidRPr="00494A86">
        <w:rPr>
          <w:lang w:eastAsia="x-none"/>
        </w:rPr>
        <w:tab/>
        <w:t>Discussion on preconfigured UL resources in NB-IoT</w:t>
      </w:r>
      <w:r w:rsidR="00494A86" w:rsidRPr="00494A86">
        <w:rPr>
          <w:lang w:eastAsia="x-none"/>
        </w:rPr>
        <w:tab/>
        <w:t>LG Electronics</w:t>
      </w:r>
    </w:p>
    <w:p w14:paraId="3E4968CC" w14:textId="222D5C3F" w:rsidR="00494A86" w:rsidRPr="00494A86" w:rsidRDefault="001B7BF2" w:rsidP="00494A86">
      <w:pPr>
        <w:ind w:left="720" w:hanging="720"/>
        <w:rPr>
          <w:lang w:eastAsia="x-none"/>
        </w:rPr>
      </w:pPr>
      <w:hyperlink r:id="rId585" w:history="1">
        <w:r w:rsidR="00D93AE1">
          <w:rPr>
            <w:rStyle w:val="Hyperlink"/>
            <w:lang w:eastAsia="x-none"/>
          </w:rPr>
          <w:t>R1-1808641</w:t>
        </w:r>
      </w:hyperlink>
      <w:r w:rsidR="00494A86" w:rsidRPr="00494A86">
        <w:rPr>
          <w:lang w:eastAsia="x-none"/>
        </w:rPr>
        <w:tab/>
        <w:t>Support for transmission in preconfigured UL resources for NB-IoT</w:t>
      </w:r>
      <w:r w:rsidR="00494A86" w:rsidRPr="00494A86">
        <w:rPr>
          <w:lang w:eastAsia="x-none"/>
        </w:rPr>
        <w:tab/>
        <w:t>ZTE</w:t>
      </w:r>
    </w:p>
    <w:p w14:paraId="214638BF" w14:textId="1DAE798A" w:rsidR="00494A86" w:rsidRPr="00494A86" w:rsidRDefault="001B7BF2" w:rsidP="00494A86">
      <w:pPr>
        <w:ind w:left="720" w:hanging="720"/>
        <w:rPr>
          <w:lang w:eastAsia="x-none"/>
        </w:rPr>
      </w:pPr>
      <w:hyperlink r:id="rId586" w:history="1">
        <w:r w:rsidR="00D93AE1">
          <w:rPr>
            <w:rStyle w:val="Hyperlink"/>
            <w:lang w:eastAsia="x-none"/>
          </w:rPr>
          <w:t>R1-1808661</w:t>
        </w:r>
      </w:hyperlink>
      <w:r w:rsidR="00494A86" w:rsidRPr="00494A86">
        <w:rPr>
          <w:lang w:eastAsia="x-none"/>
        </w:rPr>
        <w:tab/>
        <w:t>UL transmission in preconfigured resources for NB-IoT</w:t>
      </w:r>
      <w:r w:rsidR="00494A86" w:rsidRPr="00494A86">
        <w:rPr>
          <w:lang w:eastAsia="x-none"/>
        </w:rPr>
        <w:tab/>
        <w:t>Intel Corporation</w:t>
      </w:r>
    </w:p>
    <w:p w14:paraId="1DFBBAAD" w14:textId="7372ED7E" w:rsidR="00494A86" w:rsidRPr="00494A86" w:rsidRDefault="001B7BF2" w:rsidP="00494A86">
      <w:pPr>
        <w:ind w:left="720" w:hanging="720"/>
        <w:rPr>
          <w:lang w:eastAsia="x-none"/>
        </w:rPr>
      </w:pPr>
      <w:hyperlink r:id="rId587" w:history="1">
        <w:r w:rsidR="00D93AE1">
          <w:rPr>
            <w:rStyle w:val="Hyperlink"/>
            <w:lang w:eastAsia="x-none"/>
          </w:rPr>
          <w:t>R1-1808738</w:t>
        </w:r>
      </w:hyperlink>
      <w:r w:rsidR="00494A86" w:rsidRPr="00494A86">
        <w:rPr>
          <w:lang w:eastAsia="x-none"/>
        </w:rPr>
        <w:tab/>
        <w:t>Discussion on transmission in preconfigured UL reosurces for NB-IOT</w:t>
      </w:r>
      <w:r w:rsidR="00494A86" w:rsidRPr="00494A86">
        <w:rPr>
          <w:lang w:eastAsia="x-none"/>
        </w:rPr>
        <w:tab/>
        <w:t>Samsung</w:t>
      </w:r>
    </w:p>
    <w:p w14:paraId="5D3536AB" w14:textId="3B558CAA" w:rsidR="00494A86" w:rsidRPr="00494A86" w:rsidRDefault="001B7BF2" w:rsidP="00494A86">
      <w:pPr>
        <w:ind w:left="720" w:hanging="720"/>
        <w:rPr>
          <w:lang w:eastAsia="x-none"/>
        </w:rPr>
      </w:pPr>
      <w:hyperlink r:id="rId588" w:history="1">
        <w:r w:rsidR="00D93AE1">
          <w:rPr>
            <w:rStyle w:val="Hyperlink"/>
            <w:lang w:eastAsia="x-none"/>
          </w:rPr>
          <w:t>R1-1808960</w:t>
        </w:r>
      </w:hyperlink>
      <w:r w:rsidR="00494A86" w:rsidRPr="00494A86">
        <w:rPr>
          <w:lang w:eastAsia="x-none"/>
        </w:rPr>
        <w:tab/>
        <w:t>Early Data Transmission on Preconfigured UL resources in NB-IoT</w:t>
      </w:r>
      <w:r w:rsidR="00494A86" w:rsidRPr="00494A86">
        <w:rPr>
          <w:lang w:eastAsia="x-none"/>
        </w:rPr>
        <w:tab/>
        <w:t>MediaTek Inc.</w:t>
      </w:r>
    </w:p>
    <w:p w14:paraId="5D7F2452" w14:textId="7CB3107D" w:rsidR="00494A86" w:rsidRPr="00494A86" w:rsidRDefault="001B7BF2" w:rsidP="00494A86">
      <w:pPr>
        <w:ind w:left="720" w:hanging="720"/>
        <w:rPr>
          <w:lang w:eastAsia="x-none"/>
        </w:rPr>
      </w:pPr>
      <w:hyperlink r:id="rId589" w:history="1">
        <w:r w:rsidR="00D93AE1">
          <w:rPr>
            <w:rStyle w:val="Hyperlink"/>
            <w:lang w:eastAsia="x-none"/>
          </w:rPr>
          <w:t>R1-1809032</w:t>
        </w:r>
      </w:hyperlink>
      <w:r w:rsidR="00494A86" w:rsidRPr="00494A86">
        <w:rPr>
          <w:lang w:eastAsia="x-none"/>
        </w:rPr>
        <w:tab/>
        <w:t>Support for transmission in preconfigured UL resources</w:t>
      </w:r>
      <w:r w:rsidR="00494A86" w:rsidRPr="00494A86">
        <w:rPr>
          <w:lang w:eastAsia="x-none"/>
        </w:rPr>
        <w:tab/>
        <w:t>Qualcomm Incorporated</w:t>
      </w:r>
    </w:p>
    <w:p w14:paraId="71A154B3" w14:textId="30702AC3" w:rsidR="00494A86" w:rsidRPr="00494A86" w:rsidRDefault="001B7BF2" w:rsidP="00494A86">
      <w:pPr>
        <w:ind w:left="720" w:hanging="720"/>
        <w:rPr>
          <w:lang w:eastAsia="x-none"/>
        </w:rPr>
      </w:pPr>
      <w:hyperlink r:id="rId590" w:history="1">
        <w:r w:rsidR="00D93AE1">
          <w:rPr>
            <w:rStyle w:val="Hyperlink"/>
            <w:lang w:eastAsia="x-none"/>
          </w:rPr>
          <w:t>R1-1809132</w:t>
        </w:r>
      </w:hyperlink>
      <w:r w:rsidR="00494A86" w:rsidRPr="00494A86">
        <w:rPr>
          <w:lang w:eastAsia="x-none"/>
        </w:rPr>
        <w:tab/>
        <w:t>UL transmission scheme in preconfigured resources</w:t>
      </w:r>
      <w:r w:rsidR="00494A86" w:rsidRPr="00494A86">
        <w:rPr>
          <w:lang w:eastAsia="x-none"/>
        </w:rPr>
        <w:tab/>
        <w:t>NTT DOCOMO, INC.</w:t>
      </w:r>
    </w:p>
    <w:p w14:paraId="553B3AFB" w14:textId="77777777" w:rsidR="00494A86" w:rsidRPr="00494A86" w:rsidRDefault="00494A86" w:rsidP="00F54EE5">
      <w:pPr>
        <w:pStyle w:val="Heading4"/>
      </w:pPr>
      <w:bookmarkStart w:id="207" w:name="_Toc521704495"/>
      <w:bookmarkStart w:id="208" w:name="_Toc526458886"/>
      <w:r w:rsidRPr="00494A86">
        <w:t>Scheduling of multiple DL/UL transport blocks</w:t>
      </w:r>
      <w:bookmarkEnd w:id="207"/>
      <w:bookmarkEnd w:id="208"/>
    </w:p>
    <w:p w14:paraId="5C529502" w14:textId="55FA346C" w:rsidR="00494A86" w:rsidRPr="00EE5972" w:rsidRDefault="001B7BF2" w:rsidP="00494A86">
      <w:pPr>
        <w:ind w:left="720" w:hanging="720"/>
        <w:rPr>
          <w:b/>
          <w:lang w:eastAsia="x-none"/>
        </w:rPr>
      </w:pPr>
      <w:hyperlink r:id="rId591" w:history="1">
        <w:r w:rsidR="00D93AE1" w:rsidRPr="00EE5972">
          <w:rPr>
            <w:rStyle w:val="Hyperlink"/>
            <w:b/>
          </w:rPr>
          <w:t>R1-1809523</w:t>
        </w:r>
      </w:hyperlink>
      <w:r w:rsidR="00494A86" w:rsidRPr="00EE5972">
        <w:rPr>
          <w:b/>
          <w:lang w:eastAsia="x-none"/>
        </w:rPr>
        <w:tab/>
        <w:t>Feature lead summary of scheduling enhancement for NB-IoT</w:t>
      </w:r>
      <w:r w:rsidR="00494A86" w:rsidRPr="00EE5972">
        <w:rPr>
          <w:b/>
          <w:lang w:eastAsia="x-none"/>
        </w:rPr>
        <w:tab/>
        <w:t>ZTE</w:t>
      </w:r>
    </w:p>
    <w:p w14:paraId="672B6828" w14:textId="77777777" w:rsidR="00494A86" w:rsidRPr="00494A86" w:rsidRDefault="00494A86" w:rsidP="00494A86">
      <w:pPr>
        <w:ind w:left="720" w:hanging="720"/>
        <w:rPr>
          <w:lang w:eastAsia="x-none"/>
        </w:rPr>
      </w:pPr>
    </w:p>
    <w:p w14:paraId="0747BF18" w14:textId="6EA0EFEC" w:rsidR="00494A86" w:rsidRPr="00EE5972" w:rsidRDefault="00EE5972" w:rsidP="00494A86">
      <w:pPr>
        <w:ind w:left="720" w:hanging="720"/>
        <w:rPr>
          <w:bCs/>
          <w:szCs w:val="20"/>
          <w:highlight w:val="green"/>
          <w:lang w:val="en-US" w:eastAsia="zh-CN"/>
        </w:rPr>
      </w:pPr>
      <w:bookmarkStart w:id="209" w:name="OLE_LINK28"/>
      <w:r>
        <w:rPr>
          <w:bCs/>
          <w:szCs w:val="20"/>
          <w:highlight w:val="green"/>
          <w:lang w:val="en-US" w:eastAsia="zh-CN"/>
        </w:rPr>
        <w:t>Agreement</w:t>
      </w:r>
    </w:p>
    <w:p w14:paraId="667AB928" w14:textId="77777777" w:rsidR="00494A86" w:rsidRPr="00494A86" w:rsidRDefault="00494A86" w:rsidP="00494A86">
      <w:pPr>
        <w:ind w:left="720" w:hanging="720"/>
        <w:rPr>
          <w:szCs w:val="20"/>
          <w:lang w:val="en-US" w:eastAsia="zh-CN"/>
        </w:rPr>
      </w:pPr>
      <w:r w:rsidRPr="00494A86">
        <w:rPr>
          <w:rFonts w:hint="eastAsia"/>
          <w:szCs w:val="20"/>
          <w:lang w:val="en-US" w:eastAsia="zh-CN"/>
        </w:rPr>
        <w:t>For unicast, s</w:t>
      </w:r>
      <w:r w:rsidRPr="00494A86">
        <w:rPr>
          <w:szCs w:val="20"/>
          <w:lang w:val="en-US" w:eastAsia="zh-CN"/>
        </w:rPr>
        <w:t xml:space="preserve">cheduling multiple DL/UL transport blocks with single DCI is </w:t>
      </w:r>
      <w:r w:rsidRPr="00494A86">
        <w:rPr>
          <w:rFonts w:hint="eastAsia"/>
          <w:szCs w:val="20"/>
          <w:lang w:val="en-US" w:eastAsia="zh-CN"/>
        </w:rPr>
        <w:t>supported.</w:t>
      </w:r>
    </w:p>
    <w:bookmarkEnd w:id="209"/>
    <w:p w14:paraId="0D1E31A4" w14:textId="77777777" w:rsidR="00494A86" w:rsidRPr="00494A86" w:rsidRDefault="00494A86" w:rsidP="00494A86">
      <w:pPr>
        <w:ind w:left="720" w:hanging="720"/>
        <w:rPr>
          <w:szCs w:val="20"/>
          <w:lang w:val="en-US" w:eastAsia="x-none"/>
        </w:rPr>
      </w:pPr>
    </w:p>
    <w:p w14:paraId="5A630897" w14:textId="77777777" w:rsidR="00494A86" w:rsidRPr="00EE5972" w:rsidRDefault="00494A86" w:rsidP="00494A86">
      <w:pPr>
        <w:ind w:left="720" w:hanging="720"/>
        <w:rPr>
          <w:bCs/>
          <w:szCs w:val="20"/>
          <w:highlight w:val="green"/>
          <w:lang w:val="en-US" w:eastAsia="zh-CN"/>
        </w:rPr>
      </w:pPr>
      <w:r w:rsidRPr="00EE5972">
        <w:rPr>
          <w:bCs/>
          <w:szCs w:val="20"/>
          <w:highlight w:val="green"/>
          <w:lang w:val="en-US" w:eastAsia="zh-CN"/>
        </w:rPr>
        <w:t>Agreement</w:t>
      </w:r>
    </w:p>
    <w:p w14:paraId="244D628C" w14:textId="77777777" w:rsidR="00494A86" w:rsidRPr="00494A86" w:rsidRDefault="00494A86" w:rsidP="00FD2787">
      <w:pPr>
        <w:numPr>
          <w:ilvl w:val="0"/>
          <w:numId w:val="201"/>
        </w:numPr>
        <w:rPr>
          <w:szCs w:val="20"/>
          <w:lang w:val="en-US" w:eastAsia="zh-CN"/>
        </w:rPr>
      </w:pPr>
      <w:r w:rsidRPr="00494A86">
        <w:rPr>
          <w:szCs w:val="20"/>
          <w:lang w:val="en-US"/>
        </w:rPr>
        <w:t>One DCI to schedule multiple TBs for SC-MCCH is not supported</w:t>
      </w:r>
    </w:p>
    <w:p w14:paraId="47CA5898" w14:textId="77777777" w:rsidR="00494A86" w:rsidRPr="00494A86" w:rsidRDefault="00494A86" w:rsidP="00494A86">
      <w:pPr>
        <w:ind w:left="720" w:hanging="720"/>
        <w:rPr>
          <w:szCs w:val="20"/>
          <w:lang w:eastAsia="x-none"/>
        </w:rPr>
      </w:pPr>
    </w:p>
    <w:p w14:paraId="38B5A0DA" w14:textId="77777777" w:rsidR="00494A86" w:rsidRPr="00EE5972" w:rsidRDefault="00494A86" w:rsidP="00494A86">
      <w:pPr>
        <w:ind w:left="720" w:hanging="720"/>
        <w:rPr>
          <w:bCs/>
          <w:szCs w:val="20"/>
          <w:highlight w:val="green"/>
          <w:lang w:val="en-US" w:eastAsia="zh-CN"/>
        </w:rPr>
      </w:pPr>
      <w:bookmarkStart w:id="210" w:name="OLE_LINK9"/>
      <w:r w:rsidRPr="00EE5972">
        <w:rPr>
          <w:bCs/>
          <w:szCs w:val="20"/>
          <w:highlight w:val="green"/>
          <w:lang w:val="en-US" w:eastAsia="zh-CN"/>
        </w:rPr>
        <w:t>Agreement</w:t>
      </w:r>
    </w:p>
    <w:bookmarkEnd w:id="210"/>
    <w:p w14:paraId="2AE898AC" w14:textId="77777777" w:rsidR="00494A86" w:rsidRPr="00494A86" w:rsidRDefault="00494A86" w:rsidP="00494A86">
      <w:pPr>
        <w:ind w:left="720" w:hanging="720"/>
        <w:rPr>
          <w:szCs w:val="20"/>
        </w:rPr>
      </w:pPr>
      <w:r w:rsidRPr="00494A86">
        <w:rPr>
          <w:szCs w:val="20"/>
          <w:lang w:val="en-US"/>
        </w:rPr>
        <w:t xml:space="preserve">For Unicast, the possibility of scheduling multiple DL/UL transport blocks is configured via RRC. </w:t>
      </w:r>
      <w:r w:rsidRPr="00494A86">
        <w:rPr>
          <w:szCs w:val="20"/>
        </w:rPr>
        <w:t>Details TBD</w:t>
      </w:r>
    </w:p>
    <w:p w14:paraId="3835D148" w14:textId="77777777" w:rsidR="00494A86" w:rsidRPr="00494A86" w:rsidRDefault="00494A86" w:rsidP="00494A86">
      <w:pPr>
        <w:ind w:left="720" w:hanging="720"/>
        <w:rPr>
          <w:szCs w:val="20"/>
          <w:lang w:eastAsia="x-none"/>
        </w:rPr>
      </w:pPr>
    </w:p>
    <w:p w14:paraId="03AA85FC" w14:textId="77777777" w:rsidR="00494A86" w:rsidRPr="00EE5972" w:rsidRDefault="00494A86" w:rsidP="00494A86">
      <w:pPr>
        <w:ind w:left="720" w:hanging="720"/>
        <w:rPr>
          <w:bCs/>
          <w:szCs w:val="20"/>
          <w:highlight w:val="green"/>
          <w:lang w:val="en-US" w:eastAsia="zh-CN"/>
        </w:rPr>
      </w:pPr>
      <w:r w:rsidRPr="00EE5972">
        <w:rPr>
          <w:bCs/>
          <w:szCs w:val="20"/>
          <w:highlight w:val="green"/>
          <w:lang w:val="en-US" w:eastAsia="zh-CN"/>
        </w:rPr>
        <w:t>Agreement</w:t>
      </w:r>
    </w:p>
    <w:p w14:paraId="3FE2CB52" w14:textId="77777777" w:rsidR="00494A86" w:rsidRPr="00494A86" w:rsidRDefault="00494A86" w:rsidP="00494A86">
      <w:pPr>
        <w:rPr>
          <w:szCs w:val="20"/>
          <w:u w:val="single"/>
          <w:lang w:val="en-US" w:eastAsia="zh-CN"/>
        </w:rPr>
      </w:pPr>
      <w:r w:rsidRPr="00494A86">
        <w:rPr>
          <w:iCs/>
          <w:szCs w:val="20"/>
          <w:lang w:val="en-US" w:eastAsia="zh-CN"/>
        </w:rPr>
        <w:t>For unicast, t</w:t>
      </w:r>
      <w:r w:rsidRPr="00494A86">
        <w:rPr>
          <w:rFonts w:hint="eastAsia"/>
          <w:iCs/>
          <w:szCs w:val="20"/>
          <w:lang w:eastAsia="ja-JP"/>
        </w:rPr>
        <w:t>he number of TBs scheduled should be dynamically indicated in the DCI</w:t>
      </w:r>
      <w:r w:rsidRPr="00494A86">
        <w:rPr>
          <w:rFonts w:eastAsia="DengXian" w:hint="eastAsia"/>
          <w:iCs/>
          <w:szCs w:val="20"/>
          <w:lang w:eastAsia="zh-CN"/>
        </w:rPr>
        <w:t>,</w:t>
      </w:r>
      <w:r w:rsidRPr="00494A86">
        <w:rPr>
          <w:rFonts w:eastAsia="DengXian"/>
          <w:iCs/>
          <w:szCs w:val="20"/>
          <w:lang w:eastAsia="zh-CN"/>
        </w:rPr>
        <w:t xml:space="preserve"> </w:t>
      </w:r>
      <w:r w:rsidRPr="00494A86">
        <w:rPr>
          <w:rFonts w:hint="eastAsia"/>
          <w:iCs/>
          <w:szCs w:val="20"/>
          <w:lang w:val="en-US" w:eastAsia="zh-CN"/>
        </w:rPr>
        <w:t>the maximum number of TBs is FFS</w:t>
      </w:r>
    </w:p>
    <w:p w14:paraId="7A9EDA28" w14:textId="77777777" w:rsidR="00494A86" w:rsidRPr="00494A86" w:rsidRDefault="00494A86" w:rsidP="00494A86">
      <w:pPr>
        <w:ind w:left="720" w:hanging="720"/>
        <w:rPr>
          <w:szCs w:val="20"/>
          <w:lang w:val="en-US" w:eastAsia="x-none"/>
        </w:rPr>
      </w:pPr>
    </w:p>
    <w:p w14:paraId="3B243AC6" w14:textId="12077812" w:rsidR="00494A86" w:rsidRPr="00494A86" w:rsidRDefault="001B7BF2" w:rsidP="00494A86">
      <w:pPr>
        <w:ind w:left="720" w:hanging="720"/>
        <w:rPr>
          <w:lang w:eastAsia="x-none"/>
        </w:rPr>
      </w:pPr>
      <w:hyperlink r:id="rId592" w:history="1">
        <w:r w:rsidR="00D93AE1">
          <w:rPr>
            <w:rStyle w:val="Hyperlink"/>
            <w:lang w:eastAsia="x-none"/>
          </w:rPr>
          <w:t>R1-1808045</w:t>
        </w:r>
      </w:hyperlink>
      <w:r w:rsidR="00494A86" w:rsidRPr="00494A86">
        <w:rPr>
          <w:lang w:eastAsia="x-none"/>
        </w:rPr>
        <w:tab/>
        <w:t>Scheduling of multiple DL/UL transport blocks in NB-IoT</w:t>
      </w:r>
      <w:r w:rsidR="00494A86" w:rsidRPr="00494A86">
        <w:rPr>
          <w:lang w:eastAsia="x-none"/>
        </w:rPr>
        <w:tab/>
        <w:t>Ericsson</w:t>
      </w:r>
    </w:p>
    <w:p w14:paraId="77EF9CB6" w14:textId="0FDC07BF" w:rsidR="00494A86" w:rsidRPr="00494A86" w:rsidRDefault="001B7BF2" w:rsidP="00494A86">
      <w:pPr>
        <w:ind w:left="1440" w:hanging="1440"/>
        <w:rPr>
          <w:lang w:eastAsia="x-none"/>
        </w:rPr>
      </w:pPr>
      <w:hyperlink r:id="rId593" w:history="1">
        <w:r w:rsidR="00D93AE1">
          <w:rPr>
            <w:rStyle w:val="Hyperlink"/>
            <w:lang w:eastAsia="x-none"/>
          </w:rPr>
          <w:t>R1-1808109</w:t>
        </w:r>
      </w:hyperlink>
      <w:r w:rsidR="00494A86" w:rsidRPr="00494A86">
        <w:rPr>
          <w:lang w:eastAsia="x-none"/>
        </w:rPr>
        <w:tab/>
        <w:t>Discussion on scheduling multiple DL/UL transport blocks for SC-PTM and unicast</w:t>
      </w:r>
      <w:r w:rsidR="00494A86" w:rsidRPr="00494A86">
        <w:rPr>
          <w:lang w:eastAsia="x-none"/>
        </w:rPr>
        <w:tab/>
        <w:t>Huawei, HiSilicon</w:t>
      </w:r>
    </w:p>
    <w:p w14:paraId="3E5BE9B4" w14:textId="27CFFECB" w:rsidR="00494A86" w:rsidRPr="00494A86" w:rsidRDefault="001B7BF2" w:rsidP="00494A86">
      <w:pPr>
        <w:ind w:left="720" w:hanging="720"/>
        <w:rPr>
          <w:lang w:eastAsia="x-none"/>
        </w:rPr>
      </w:pPr>
      <w:hyperlink r:id="rId594" w:history="1">
        <w:r w:rsidR="00D93AE1">
          <w:rPr>
            <w:rStyle w:val="Hyperlink"/>
            <w:lang w:eastAsia="x-none"/>
          </w:rPr>
          <w:t>R1-1808356</w:t>
        </w:r>
      </w:hyperlink>
      <w:r w:rsidR="00494A86" w:rsidRPr="00494A86">
        <w:rPr>
          <w:lang w:eastAsia="x-none"/>
        </w:rPr>
        <w:tab/>
        <w:t>Multiple TB Grant Design for Unicast</w:t>
      </w:r>
      <w:r w:rsidR="00494A86" w:rsidRPr="00494A86">
        <w:rPr>
          <w:lang w:eastAsia="x-none"/>
        </w:rPr>
        <w:tab/>
        <w:t>Sierra Wireless, S.A.</w:t>
      </w:r>
    </w:p>
    <w:p w14:paraId="67217455" w14:textId="4E480432" w:rsidR="00494A86" w:rsidRPr="00494A86" w:rsidRDefault="001B7BF2" w:rsidP="00494A86">
      <w:pPr>
        <w:ind w:left="720" w:hanging="720"/>
        <w:rPr>
          <w:lang w:eastAsia="x-none"/>
        </w:rPr>
      </w:pPr>
      <w:hyperlink r:id="rId595" w:history="1">
        <w:r w:rsidR="00D93AE1">
          <w:rPr>
            <w:rStyle w:val="Hyperlink"/>
            <w:lang w:eastAsia="x-none"/>
          </w:rPr>
          <w:t>R1-1808441</w:t>
        </w:r>
      </w:hyperlink>
      <w:r w:rsidR="00494A86" w:rsidRPr="00494A86">
        <w:rPr>
          <w:lang w:eastAsia="x-none"/>
        </w:rPr>
        <w:tab/>
        <w:t>Scheduling of multiple DL/UL transport blocks</w:t>
      </w:r>
      <w:r w:rsidR="00494A86" w:rsidRPr="00494A86">
        <w:rPr>
          <w:lang w:eastAsia="x-none"/>
        </w:rPr>
        <w:tab/>
        <w:t>Nokia, Nokia Shanghai Bell</w:t>
      </w:r>
    </w:p>
    <w:p w14:paraId="0978C7D6" w14:textId="7C6FB39D" w:rsidR="00494A86" w:rsidRPr="00494A86" w:rsidRDefault="001B7BF2" w:rsidP="00494A86">
      <w:pPr>
        <w:ind w:left="720" w:hanging="720"/>
        <w:rPr>
          <w:lang w:eastAsia="x-none"/>
        </w:rPr>
      </w:pPr>
      <w:hyperlink r:id="rId596" w:history="1">
        <w:r w:rsidR="00D93AE1">
          <w:rPr>
            <w:rStyle w:val="Hyperlink"/>
            <w:lang w:eastAsia="x-none"/>
          </w:rPr>
          <w:t>R1-1808476</w:t>
        </w:r>
      </w:hyperlink>
      <w:r w:rsidR="00494A86" w:rsidRPr="00494A86">
        <w:rPr>
          <w:lang w:eastAsia="x-none"/>
        </w:rPr>
        <w:tab/>
        <w:t>Discussion on multiple transmission blocks scheduling in NB-IoT</w:t>
      </w:r>
      <w:r w:rsidR="00494A86" w:rsidRPr="00494A86">
        <w:rPr>
          <w:lang w:eastAsia="x-none"/>
        </w:rPr>
        <w:tab/>
        <w:t>LG Electronics</w:t>
      </w:r>
    </w:p>
    <w:p w14:paraId="7996FFE1" w14:textId="39E1842D" w:rsidR="00494A86" w:rsidRPr="00494A86" w:rsidRDefault="001B7BF2" w:rsidP="00494A86">
      <w:pPr>
        <w:ind w:left="1440" w:hanging="1440"/>
        <w:rPr>
          <w:lang w:eastAsia="x-none"/>
        </w:rPr>
      </w:pPr>
      <w:hyperlink r:id="rId597" w:history="1">
        <w:r w:rsidR="00D93AE1">
          <w:rPr>
            <w:rStyle w:val="Hyperlink"/>
            <w:lang w:eastAsia="x-none"/>
          </w:rPr>
          <w:t>R1-1808559</w:t>
        </w:r>
      </w:hyperlink>
      <w:r w:rsidR="00494A86" w:rsidRPr="00494A86">
        <w:rPr>
          <w:lang w:eastAsia="x-none"/>
        </w:rPr>
        <w:tab/>
        <w:t>Design of scheduling of multiple DL/UL transport blocks for Rel.16 NBIoT</w:t>
      </w:r>
      <w:r w:rsidR="00494A86" w:rsidRPr="00494A86">
        <w:rPr>
          <w:lang w:eastAsia="x-none"/>
        </w:rPr>
        <w:tab/>
        <w:t>Lenovo, Motorola Mobility</w:t>
      </w:r>
    </w:p>
    <w:p w14:paraId="30E36236" w14:textId="5FE8A9F3" w:rsidR="00494A86" w:rsidRPr="00494A86" w:rsidRDefault="001B7BF2" w:rsidP="00494A86">
      <w:pPr>
        <w:ind w:left="720" w:hanging="720"/>
        <w:rPr>
          <w:lang w:eastAsia="x-none"/>
        </w:rPr>
      </w:pPr>
      <w:hyperlink r:id="rId598" w:history="1">
        <w:r w:rsidR="00D93AE1">
          <w:rPr>
            <w:rStyle w:val="Hyperlink"/>
            <w:lang w:eastAsia="x-none"/>
          </w:rPr>
          <w:t>R1-1808642</w:t>
        </w:r>
      </w:hyperlink>
      <w:r w:rsidR="00494A86" w:rsidRPr="00494A86">
        <w:rPr>
          <w:lang w:eastAsia="x-none"/>
        </w:rPr>
        <w:tab/>
        <w:t>Consideration on scheduling enhancement for NB-IoT</w:t>
      </w:r>
      <w:r w:rsidR="00494A86" w:rsidRPr="00494A86">
        <w:rPr>
          <w:lang w:eastAsia="x-none"/>
        </w:rPr>
        <w:tab/>
        <w:t>ZTE</w:t>
      </w:r>
    </w:p>
    <w:p w14:paraId="1E3B74AE" w14:textId="2445D2CA" w:rsidR="00494A86" w:rsidRPr="00494A86" w:rsidRDefault="001B7BF2" w:rsidP="00494A86">
      <w:pPr>
        <w:ind w:left="720" w:hanging="720"/>
        <w:rPr>
          <w:lang w:eastAsia="x-none"/>
        </w:rPr>
      </w:pPr>
      <w:hyperlink r:id="rId599" w:history="1">
        <w:r w:rsidR="00D93AE1">
          <w:rPr>
            <w:rStyle w:val="Hyperlink"/>
            <w:lang w:eastAsia="x-none"/>
          </w:rPr>
          <w:t>R1-1808739</w:t>
        </w:r>
      </w:hyperlink>
      <w:r w:rsidR="00494A86" w:rsidRPr="00494A86">
        <w:rPr>
          <w:lang w:eastAsia="x-none"/>
        </w:rPr>
        <w:tab/>
        <w:t>Discission on scheduling of multiple TBs for NB-IoT</w:t>
      </w:r>
      <w:r w:rsidR="00494A86" w:rsidRPr="00494A86">
        <w:rPr>
          <w:lang w:eastAsia="x-none"/>
        </w:rPr>
        <w:tab/>
        <w:t>Samsung</w:t>
      </w:r>
    </w:p>
    <w:p w14:paraId="69F8007D" w14:textId="2C2ED93F" w:rsidR="00494A86" w:rsidRPr="00494A86" w:rsidRDefault="001B7BF2" w:rsidP="00494A86">
      <w:pPr>
        <w:ind w:left="720" w:hanging="720"/>
        <w:rPr>
          <w:lang w:eastAsia="x-none"/>
        </w:rPr>
      </w:pPr>
      <w:hyperlink r:id="rId600" w:history="1">
        <w:r w:rsidR="00D93AE1">
          <w:rPr>
            <w:rStyle w:val="Hyperlink"/>
            <w:lang w:eastAsia="x-none"/>
          </w:rPr>
          <w:t>R1-1809033</w:t>
        </w:r>
      </w:hyperlink>
      <w:r w:rsidR="00494A86" w:rsidRPr="00494A86">
        <w:rPr>
          <w:lang w:eastAsia="x-none"/>
        </w:rPr>
        <w:tab/>
        <w:t>Scheduling of multiple DL/UL transport blocks</w:t>
      </w:r>
      <w:r w:rsidR="00494A86" w:rsidRPr="00494A86">
        <w:rPr>
          <w:lang w:eastAsia="x-none"/>
        </w:rPr>
        <w:tab/>
        <w:t>Qualcomm Incorporated</w:t>
      </w:r>
    </w:p>
    <w:p w14:paraId="6A37ADF9" w14:textId="77777777" w:rsidR="00494A86" w:rsidRPr="00494A86" w:rsidRDefault="00494A86" w:rsidP="00F54EE5">
      <w:pPr>
        <w:pStyle w:val="Heading4"/>
      </w:pPr>
      <w:bookmarkStart w:id="211" w:name="_Toc521704496"/>
      <w:bookmarkStart w:id="212" w:name="_Toc526458887"/>
      <w:r w:rsidRPr="00494A86">
        <w:t>Coexistence of NB-IoT with NR</w:t>
      </w:r>
      <w:bookmarkEnd w:id="211"/>
      <w:bookmarkEnd w:id="212"/>
    </w:p>
    <w:p w14:paraId="751A1F3E" w14:textId="54F1C33D" w:rsidR="00494A86" w:rsidRPr="00EE5972" w:rsidRDefault="001B7BF2" w:rsidP="00494A86">
      <w:pPr>
        <w:ind w:left="720" w:hanging="720"/>
        <w:rPr>
          <w:b/>
          <w:lang w:eastAsia="x-none"/>
        </w:rPr>
      </w:pPr>
      <w:hyperlink r:id="rId601" w:history="1">
        <w:r w:rsidR="00D93AE1" w:rsidRPr="00EE5972">
          <w:rPr>
            <w:rStyle w:val="Hyperlink"/>
            <w:b/>
          </w:rPr>
          <w:t>R1-1809572</w:t>
        </w:r>
      </w:hyperlink>
      <w:r w:rsidR="00494A86" w:rsidRPr="00EE5972">
        <w:rPr>
          <w:b/>
          <w:lang w:eastAsia="x-none"/>
        </w:rPr>
        <w:tab/>
        <w:t>Feature lead summary of Coexistence of NB-IoT with NR</w:t>
      </w:r>
      <w:r w:rsidR="00494A86" w:rsidRPr="00EE5972">
        <w:rPr>
          <w:b/>
          <w:lang w:eastAsia="x-none"/>
        </w:rPr>
        <w:tab/>
        <w:t>Huawei, HiSi</w:t>
      </w:r>
    </w:p>
    <w:p w14:paraId="062D7C0C" w14:textId="77777777" w:rsidR="00494A86" w:rsidRPr="00494A86" w:rsidRDefault="00494A86" w:rsidP="00494A86">
      <w:pPr>
        <w:ind w:left="720" w:hanging="720"/>
        <w:rPr>
          <w:lang w:eastAsia="zh-CN"/>
        </w:rPr>
      </w:pPr>
    </w:p>
    <w:p w14:paraId="19FC88D7" w14:textId="77777777" w:rsidR="00494A86" w:rsidRPr="00EE5972" w:rsidRDefault="00494A86" w:rsidP="00494A86">
      <w:pPr>
        <w:ind w:left="720" w:hanging="720"/>
        <w:rPr>
          <w:szCs w:val="20"/>
          <w:lang w:eastAsia="zh-CN"/>
        </w:rPr>
      </w:pPr>
      <w:r w:rsidRPr="00EE5972">
        <w:rPr>
          <w:szCs w:val="20"/>
          <w:lang w:eastAsia="zh-CN"/>
        </w:rPr>
        <w:t>Observation</w:t>
      </w:r>
    </w:p>
    <w:p w14:paraId="081A6797" w14:textId="77777777" w:rsidR="00494A86" w:rsidRPr="00494A86" w:rsidRDefault="00494A86" w:rsidP="00494A86">
      <w:pPr>
        <w:rPr>
          <w:szCs w:val="20"/>
          <w:lang w:eastAsia="zh-CN"/>
        </w:rPr>
      </w:pPr>
      <w:r w:rsidRPr="00494A86">
        <w:rPr>
          <w:szCs w:val="20"/>
          <w:lang w:eastAsia="zh-CN"/>
        </w:rPr>
        <w:t>From RAN1 perspective, no issues were identified that would prevent the coexistence of NR and NB-IoT</w:t>
      </w:r>
    </w:p>
    <w:p w14:paraId="7804CA45" w14:textId="77777777" w:rsidR="00494A86" w:rsidRPr="00494A86" w:rsidRDefault="00494A86" w:rsidP="00494A86">
      <w:pPr>
        <w:rPr>
          <w:szCs w:val="20"/>
          <w:lang w:eastAsia="zh-CN"/>
        </w:rPr>
      </w:pPr>
      <w:r w:rsidRPr="00494A86">
        <w:rPr>
          <w:szCs w:val="20"/>
          <w:lang w:eastAsia="zh-CN"/>
        </w:rPr>
        <w:t>Note that similar observation will be made for eMTC</w:t>
      </w:r>
    </w:p>
    <w:p w14:paraId="6AD09EAB" w14:textId="77777777" w:rsidR="00494A86" w:rsidRPr="00494A86" w:rsidRDefault="00494A86" w:rsidP="00494A86">
      <w:pPr>
        <w:ind w:left="720" w:hanging="720"/>
        <w:rPr>
          <w:szCs w:val="20"/>
          <w:lang w:eastAsia="zh-CN"/>
        </w:rPr>
      </w:pPr>
    </w:p>
    <w:p w14:paraId="6063EBA6" w14:textId="77777777" w:rsidR="00494A86" w:rsidRPr="00EE5972" w:rsidRDefault="00494A86" w:rsidP="00494A86">
      <w:pPr>
        <w:ind w:left="720" w:hanging="720"/>
        <w:rPr>
          <w:szCs w:val="20"/>
          <w:lang w:eastAsia="zh-CN"/>
        </w:rPr>
      </w:pPr>
      <w:r w:rsidRPr="00EE5972">
        <w:rPr>
          <w:szCs w:val="20"/>
          <w:highlight w:val="green"/>
          <w:lang w:eastAsia="zh-CN"/>
        </w:rPr>
        <w:t>Agreement</w:t>
      </w:r>
    </w:p>
    <w:p w14:paraId="74541DF0" w14:textId="77777777" w:rsidR="00494A86" w:rsidRPr="00494A86" w:rsidRDefault="00494A86" w:rsidP="00494A86">
      <w:pPr>
        <w:rPr>
          <w:szCs w:val="20"/>
          <w:lang w:eastAsia="zh-CN"/>
        </w:rPr>
      </w:pPr>
      <w:r w:rsidRPr="00494A86">
        <w:rPr>
          <w:szCs w:val="20"/>
          <w:lang w:eastAsia="zh-CN"/>
        </w:rPr>
        <w:t>RAN1 studies additional specification enhancement for improving the performance of coexistence of NB-IoT with NR.</w:t>
      </w:r>
    </w:p>
    <w:p w14:paraId="5A0D69D6" w14:textId="77777777" w:rsidR="00494A86" w:rsidRPr="00494A86" w:rsidRDefault="00494A86" w:rsidP="00494A86">
      <w:pPr>
        <w:rPr>
          <w:szCs w:val="20"/>
          <w:lang w:eastAsia="zh-CN"/>
        </w:rPr>
      </w:pPr>
      <w:r w:rsidRPr="00494A86">
        <w:rPr>
          <w:szCs w:val="20"/>
          <w:lang w:eastAsia="zh-CN"/>
        </w:rPr>
        <w:t>Note that similar agreement will be made for eMTC</w:t>
      </w:r>
    </w:p>
    <w:p w14:paraId="4FA21514" w14:textId="77777777" w:rsidR="00494A86" w:rsidRPr="00494A86" w:rsidRDefault="00494A86" w:rsidP="00494A86">
      <w:pPr>
        <w:rPr>
          <w:szCs w:val="20"/>
          <w:lang w:eastAsia="zh-CN"/>
        </w:rPr>
      </w:pPr>
    </w:p>
    <w:p w14:paraId="180F6E0B" w14:textId="5A46D12F" w:rsidR="00494A86" w:rsidRPr="00494A86" w:rsidRDefault="001B7BF2" w:rsidP="00494A86">
      <w:pPr>
        <w:ind w:left="720" w:hanging="720"/>
        <w:rPr>
          <w:lang w:eastAsia="x-none"/>
        </w:rPr>
      </w:pPr>
      <w:hyperlink r:id="rId602" w:history="1">
        <w:r w:rsidR="00D93AE1">
          <w:rPr>
            <w:rStyle w:val="Hyperlink"/>
            <w:lang w:eastAsia="x-none"/>
          </w:rPr>
          <w:t>R1-1808046</w:t>
        </w:r>
      </w:hyperlink>
      <w:r w:rsidR="00494A86" w:rsidRPr="00494A86">
        <w:rPr>
          <w:lang w:eastAsia="x-none"/>
        </w:rPr>
        <w:tab/>
        <w:t>Coexistence of NB-IoT with NR</w:t>
      </w:r>
      <w:r w:rsidR="00494A86" w:rsidRPr="00494A86">
        <w:rPr>
          <w:lang w:eastAsia="x-none"/>
        </w:rPr>
        <w:tab/>
        <w:t>Ericsson</w:t>
      </w:r>
    </w:p>
    <w:p w14:paraId="22FD644E" w14:textId="6C48E71F" w:rsidR="00494A86" w:rsidRPr="00494A86" w:rsidRDefault="001B7BF2" w:rsidP="00494A86">
      <w:pPr>
        <w:ind w:left="720" w:hanging="720"/>
        <w:rPr>
          <w:lang w:eastAsia="x-none"/>
        </w:rPr>
      </w:pPr>
      <w:hyperlink r:id="rId603" w:history="1">
        <w:r w:rsidR="00D93AE1">
          <w:rPr>
            <w:rStyle w:val="Hyperlink"/>
            <w:lang w:eastAsia="x-none"/>
          </w:rPr>
          <w:t>R1-1808112</w:t>
        </w:r>
      </w:hyperlink>
      <w:r w:rsidR="00494A86" w:rsidRPr="00494A86">
        <w:rPr>
          <w:lang w:eastAsia="x-none"/>
        </w:rPr>
        <w:tab/>
        <w:t>Discussion on NB-IoT coexistence with NR</w:t>
      </w:r>
      <w:r w:rsidR="00494A86" w:rsidRPr="00494A86">
        <w:rPr>
          <w:lang w:eastAsia="x-none"/>
        </w:rPr>
        <w:tab/>
        <w:t>Huawei, HiSilicon</w:t>
      </w:r>
    </w:p>
    <w:p w14:paraId="6DFDC2AC" w14:textId="5F04AA71" w:rsidR="00494A86" w:rsidRPr="00494A86" w:rsidRDefault="001B7BF2" w:rsidP="00494A86">
      <w:pPr>
        <w:ind w:left="720" w:hanging="720"/>
        <w:rPr>
          <w:lang w:eastAsia="x-none"/>
        </w:rPr>
      </w:pPr>
      <w:hyperlink r:id="rId604" w:history="1">
        <w:r w:rsidR="00D93AE1">
          <w:rPr>
            <w:rStyle w:val="Hyperlink"/>
            <w:lang w:eastAsia="x-none"/>
          </w:rPr>
          <w:t>R1-1808442</w:t>
        </w:r>
      </w:hyperlink>
      <w:r w:rsidR="00494A86" w:rsidRPr="00494A86">
        <w:rPr>
          <w:lang w:eastAsia="x-none"/>
        </w:rPr>
        <w:tab/>
        <w:t>Coexistence of NB-IoT with NR</w:t>
      </w:r>
      <w:r w:rsidR="00494A86" w:rsidRPr="00494A86">
        <w:rPr>
          <w:lang w:eastAsia="x-none"/>
        </w:rPr>
        <w:tab/>
        <w:t>Nokia, Nokia Shanghai Bell</w:t>
      </w:r>
    </w:p>
    <w:p w14:paraId="3B22457C" w14:textId="7C4318BB" w:rsidR="00494A86" w:rsidRPr="00494A86" w:rsidRDefault="001B7BF2" w:rsidP="00494A86">
      <w:pPr>
        <w:ind w:left="720" w:hanging="720"/>
        <w:rPr>
          <w:lang w:eastAsia="x-none"/>
        </w:rPr>
      </w:pPr>
      <w:hyperlink r:id="rId605" w:history="1">
        <w:r w:rsidR="00D93AE1">
          <w:rPr>
            <w:rStyle w:val="Hyperlink"/>
            <w:lang w:eastAsia="x-none"/>
          </w:rPr>
          <w:t>R1-1808477</w:t>
        </w:r>
      </w:hyperlink>
      <w:r w:rsidR="00494A86" w:rsidRPr="00494A86">
        <w:rPr>
          <w:lang w:eastAsia="x-none"/>
        </w:rPr>
        <w:tab/>
        <w:t>Discussion on coexistence of NB-IoT with NR</w:t>
      </w:r>
      <w:r w:rsidR="00494A86" w:rsidRPr="00494A86">
        <w:rPr>
          <w:lang w:eastAsia="x-none"/>
        </w:rPr>
        <w:tab/>
        <w:t>LG Electronics</w:t>
      </w:r>
    </w:p>
    <w:p w14:paraId="2CD06969" w14:textId="4580E4A1" w:rsidR="00494A86" w:rsidRPr="00494A86" w:rsidRDefault="001B7BF2" w:rsidP="00494A86">
      <w:pPr>
        <w:ind w:left="720" w:hanging="720"/>
        <w:rPr>
          <w:lang w:eastAsia="x-none"/>
        </w:rPr>
      </w:pPr>
      <w:hyperlink r:id="rId606" w:history="1">
        <w:r w:rsidR="00D93AE1">
          <w:rPr>
            <w:rStyle w:val="Hyperlink"/>
            <w:lang w:eastAsia="x-none"/>
          </w:rPr>
          <w:t>R1-1808643</w:t>
        </w:r>
      </w:hyperlink>
      <w:r w:rsidR="00494A86" w:rsidRPr="00494A86">
        <w:rPr>
          <w:lang w:eastAsia="x-none"/>
        </w:rPr>
        <w:tab/>
        <w:t>Discussion on coexistence of NB-IoT with NR</w:t>
      </w:r>
      <w:r w:rsidR="00494A86" w:rsidRPr="00494A86">
        <w:rPr>
          <w:lang w:eastAsia="x-none"/>
        </w:rPr>
        <w:tab/>
        <w:t>ZTE</w:t>
      </w:r>
    </w:p>
    <w:p w14:paraId="52689FEF" w14:textId="0EF9051D" w:rsidR="00494A86" w:rsidRPr="00494A86" w:rsidRDefault="001B7BF2" w:rsidP="00494A86">
      <w:pPr>
        <w:ind w:left="720" w:hanging="720"/>
        <w:rPr>
          <w:lang w:eastAsia="x-none"/>
        </w:rPr>
      </w:pPr>
      <w:hyperlink r:id="rId607" w:history="1">
        <w:r w:rsidR="00D93AE1">
          <w:rPr>
            <w:rStyle w:val="Hyperlink"/>
            <w:lang w:eastAsia="x-none"/>
          </w:rPr>
          <w:t>R1-1808958</w:t>
        </w:r>
      </w:hyperlink>
      <w:r w:rsidR="00494A86" w:rsidRPr="00494A86">
        <w:rPr>
          <w:lang w:eastAsia="x-none"/>
        </w:rPr>
        <w:tab/>
        <w:t>Coexistence of NB-IoT with NR</w:t>
      </w:r>
      <w:r w:rsidR="00494A86" w:rsidRPr="00494A86">
        <w:rPr>
          <w:lang w:eastAsia="x-none"/>
        </w:rPr>
        <w:tab/>
        <w:t>MediaTek Inc.</w:t>
      </w:r>
    </w:p>
    <w:p w14:paraId="12CC75E9" w14:textId="102636B7" w:rsidR="00494A86" w:rsidRPr="00494A86" w:rsidRDefault="001B7BF2" w:rsidP="00494A86">
      <w:pPr>
        <w:ind w:left="720" w:hanging="720"/>
        <w:rPr>
          <w:lang w:eastAsia="x-none"/>
        </w:rPr>
      </w:pPr>
      <w:hyperlink r:id="rId608" w:history="1">
        <w:r w:rsidR="00D93AE1">
          <w:rPr>
            <w:rStyle w:val="Hyperlink"/>
            <w:lang w:eastAsia="x-none"/>
          </w:rPr>
          <w:t>R1-1809034</w:t>
        </w:r>
      </w:hyperlink>
      <w:r w:rsidR="00494A86" w:rsidRPr="00494A86">
        <w:rPr>
          <w:lang w:eastAsia="x-none"/>
        </w:rPr>
        <w:tab/>
        <w:t>Coexistence of NB-IoT with NR</w:t>
      </w:r>
      <w:r w:rsidR="00494A86" w:rsidRPr="00494A86">
        <w:rPr>
          <w:lang w:eastAsia="x-none"/>
        </w:rPr>
        <w:tab/>
        <w:t>Qualcomm Incorporated</w:t>
      </w:r>
    </w:p>
    <w:p w14:paraId="48D41634" w14:textId="77777777" w:rsidR="00494A86" w:rsidRPr="00494A86" w:rsidRDefault="00494A86" w:rsidP="00F54EE5">
      <w:pPr>
        <w:pStyle w:val="Heading4"/>
      </w:pPr>
      <w:bookmarkStart w:id="213" w:name="_Toc521704497"/>
      <w:bookmarkStart w:id="214" w:name="_Toc526458888"/>
      <w:r w:rsidRPr="00494A86">
        <w:t>Support of Quality report in Msg3 for non-anchor access</w:t>
      </w:r>
      <w:bookmarkEnd w:id="213"/>
      <w:bookmarkEnd w:id="214"/>
    </w:p>
    <w:p w14:paraId="0B64A954" w14:textId="6D4E479D" w:rsidR="00494A86" w:rsidRPr="00EE5972" w:rsidRDefault="001B7BF2" w:rsidP="00494A86">
      <w:pPr>
        <w:ind w:left="720" w:hanging="720"/>
        <w:rPr>
          <w:b/>
          <w:lang w:eastAsia="x-none"/>
        </w:rPr>
      </w:pPr>
      <w:hyperlink r:id="rId609" w:history="1">
        <w:r w:rsidR="00D93AE1" w:rsidRPr="00EE5972">
          <w:rPr>
            <w:rStyle w:val="Hyperlink"/>
            <w:b/>
          </w:rPr>
          <w:t>R1-1809600</w:t>
        </w:r>
      </w:hyperlink>
      <w:r w:rsidR="00494A86" w:rsidRPr="00EE5972">
        <w:rPr>
          <w:b/>
          <w:lang w:eastAsia="x-none"/>
        </w:rPr>
        <w:tab/>
        <w:t>Feature lead summary on support of quality report in Msg3 for non-anchor access</w:t>
      </w:r>
      <w:r w:rsidR="00494A86" w:rsidRPr="00EE5972">
        <w:rPr>
          <w:b/>
          <w:lang w:eastAsia="x-none"/>
        </w:rPr>
        <w:tab/>
        <w:t>Huawei, HiSi</w:t>
      </w:r>
    </w:p>
    <w:p w14:paraId="2FC0A63A" w14:textId="77777777" w:rsidR="00494A86" w:rsidRPr="00494A86" w:rsidRDefault="00494A86" w:rsidP="00494A86">
      <w:pPr>
        <w:ind w:left="720" w:hanging="720"/>
        <w:rPr>
          <w:lang w:eastAsia="x-none"/>
        </w:rPr>
      </w:pPr>
    </w:p>
    <w:p w14:paraId="0CB5C714" w14:textId="77777777" w:rsidR="00494A86" w:rsidRPr="00EE5972" w:rsidRDefault="00494A86" w:rsidP="00494A86">
      <w:pPr>
        <w:ind w:left="720" w:hanging="720"/>
        <w:rPr>
          <w:highlight w:val="green"/>
          <w:lang w:eastAsia="x-none"/>
        </w:rPr>
      </w:pPr>
      <w:r w:rsidRPr="00EE5972">
        <w:rPr>
          <w:highlight w:val="green"/>
          <w:lang w:eastAsia="x-none"/>
        </w:rPr>
        <w:t>Agreement</w:t>
      </w:r>
    </w:p>
    <w:p w14:paraId="34A31319" w14:textId="77777777" w:rsidR="00494A86" w:rsidRPr="00494A86" w:rsidRDefault="00494A86" w:rsidP="00494A86">
      <w:r w:rsidRPr="00494A86">
        <w:rPr>
          <w:rFonts w:hint="eastAsia"/>
          <w:lang w:eastAsia="zh-CN"/>
        </w:rPr>
        <w:t xml:space="preserve">For channel quality report in Msg3 on non-anchor access, the channel quality definition is </w:t>
      </w:r>
      <w:r w:rsidRPr="00494A86">
        <w:t>denoted by the number of repetitions that the UE needs to decode hypothetical NPDCCH with BLER of 1%</w:t>
      </w:r>
    </w:p>
    <w:p w14:paraId="6F206ED6" w14:textId="77777777" w:rsidR="00494A86" w:rsidRPr="00494A86" w:rsidRDefault="00494A86" w:rsidP="00FD2787">
      <w:pPr>
        <w:numPr>
          <w:ilvl w:val="0"/>
          <w:numId w:val="201"/>
        </w:numPr>
        <w:rPr>
          <w:szCs w:val="20"/>
          <w:lang w:val="en-US"/>
        </w:rPr>
      </w:pPr>
      <w:r w:rsidRPr="00494A86">
        <w:rPr>
          <w:szCs w:val="20"/>
          <w:lang w:val="en-US"/>
        </w:rPr>
        <w:t>FFS: Whether the details on the hypothetical NPDCCH are specified or not</w:t>
      </w:r>
    </w:p>
    <w:p w14:paraId="4A48EFE4" w14:textId="77777777" w:rsidR="00494A86" w:rsidRPr="00494A86" w:rsidRDefault="00494A86" w:rsidP="00494A86">
      <w:pPr>
        <w:ind w:left="720" w:hanging="720"/>
        <w:rPr>
          <w:highlight w:val="yellow"/>
          <w:lang w:eastAsia="x-none"/>
        </w:rPr>
      </w:pPr>
    </w:p>
    <w:p w14:paraId="6B27EA3F" w14:textId="77777777" w:rsidR="00494A86" w:rsidRPr="00EE5972" w:rsidRDefault="00494A86" w:rsidP="00494A86">
      <w:pPr>
        <w:ind w:left="720" w:hanging="720"/>
        <w:rPr>
          <w:highlight w:val="darkYellow"/>
          <w:lang w:eastAsia="x-none"/>
        </w:rPr>
      </w:pPr>
      <w:r w:rsidRPr="00EE5972">
        <w:rPr>
          <w:highlight w:val="darkYellow"/>
          <w:lang w:eastAsia="x-none"/>
        </w:rPr>
        <w:t>Working Assumption</w:t>
      </w:r>
    </w:p>
    <w:p w14:paraId="75526CB8" w14:textId="77777777" w:rsidR="00494A86" w:rsidRPr="00494A86" w:rsidRDefault="00494A86" w:rsidP="00494A86">
      <w:pPr>
        <w:rPr>
          <w:lang w:eastAsia="x-none"/>
        </w:rPr>
      </w:pPr>
      <w:r w:rsidRPr="00494A86">
        <w:rPr>
          <w:lang w:eastAsia="x-none"/>
        </w:rPr>
        <w:t>For channel quality report in Msg3 on non-anchor access, UE performs the channel quality measurement on the carrier it monitors to receive Msg2 (i.e. RAR)</w:t>
      </w:r>
    </w:p>
    <w:p w14:paraId="7621B62B" w14:textId="77777777" w:rsidR="00494A86" w:rsidRPr="00494A86" w:rsidRDefault="00494A86" w:rsidP="00FD2787">
      <w:pPr>
        <w:numPr>
          <w:ilvl w:val="0"/>
          <w:numId w:val="201"/>
        </w:numPr>
        <w:rPr>
          <w:szCs w:val="20"/>
          <w:lang w:val="en-US"/>
        </w:rPr>
      </w:pPr>
      <w:r w:rsidRPr="00494A86">
        <w:rPr>
          <w:szCs w:val="20"/>
          <w:lang w:val="en-US"/>
        </w:rPr>
        <w:t>FFS: Whether the UE performs measurement on other carriers</w:t>
      </w:r>
    </w:p>
    <w:p w14:paraId="06567C0C" w14:textId="77777777" w:rsidR="00494A86" w:rsidRPr="00494A86" w:rsidRDefault="00494A86" w:rsidP="00494A86">
      <w:pPr>
        <w:rPr>
          <w:lang w:eastAsia="x-none"/>
        </w:rPr>
      </w:pPr>
    </w:p>
    <w:p w14:paraId="3EE1858B" w14:textId="77777777" w:rsidR="00494A86" w:rsidRPr="00EE5972" w:rsidRDefault="00494A86" w:rsidP="00494A86">
      <w:pPr>
        <w:ind w:left="720" w:hanging="720"/>
        <w:rPr>
          <w:highlight w:val="green"/>
          <w:lang w:eastAsia="zh-CN"/>
        </w:rPr>
      </w:pPr>
      <w:r w:rsidRPr="00EE5972">
        <w:rPr>
          <w:highlight w:val="green"/>
          <w:lang w:eastAsia="zh-CN"/>
        </w:rPr>
        <w:t>Agreement</w:t>
      </w:r>
    </w:p>
    <w:p w14:paraId="6CCCED46" w14:textId="77777777" w:rsidR="00494A86" w:rsidRPr="00494A86" w:rsidRDefault="00494A86" w:rsidP="00494A86">
      <w:pPr>
        <w:rPr>
          <w:lang w:eastAsia="zh-CN"/>
        </w:rPr>
      </w:pPr>
      <w:r w:rsidRPr="00494A86">
        <w:rPr>
          <w:rFonts w:hint="eastAsia"/>
          <w:lang w:eastAsia="zh-CN"/>
        </w:rPr>
        <w:t xml:space="preserve">For non-anchor access, RAN1 further </w:t>
      </w:r>
      <w:r w:rsidRPr="00494A86">
        <w:rPr>
          <w:lang w:eastAsia="zh-CN"/>
        </w:rPr>
        <w:t>studies</w:t>
      </w:r>
      <w:r w:rsidRPr="00494A86">
        <w:rPr>
          <w:rFonts w:hint="eastAsia"/>
          <w:lang w:eastAsia="zh-CN"/>
        </w:rPr>
        <w:t xml:space="preserve"> how UEs report the measured channel </w:t>
      </w:r>
      <w:r w:rsidRPr="00494A86">
        <w:rPr>
          <w:lang w:eastAsia="zh-CN"/>
        </w:rPr>
        <w:t>quality</w:t>
      </w:r>
    </w:p>
    <w:p w14:paraId="0CB79716" w14:textId="77777777" w:rsidR="00494A86" w:rsidRPr="00494A86" w:rsidRDefault="00494A86" w:rsidP="00494A86">
      <w:pPr>
        <w:rPr>
          <w:lang w:eastAsia="x-none"/>
        </w:rPr>
      </w:pPr>
    </w:p>
    <w:p w14:paraId="7A2BD5D2" w14:textId="3F09874A" w:rsidR="00494A86" w:rsidRPr="00494A86" w:rsidRDefault="001B7BF2" w:rsidP="00494A86">
      <w:pPr>
        <w:ind w:left="720" w:hanging="720"/>
        <w:rPr>
          <w:lang w:eastAsia="x-none"/>
        </w:rPr>
      </w:pPr>
      <w:hyperlink r:id="rId610" w:history="1">
        <w:r w:rsidR="00D93AE1">
          <w:rPr>
            <w:rStyle w:val="Hyperlink"/>
            <w:lang w:eastAsia="x-none"/>
          </w:rPr>
          <w:t>R1-1808047</w:t>
        </w:r>
      </w:hyperlink>
      <w:r w:rsidR="00494A86" w:rsidRPr="00494A86">
        <w:rPr>
          <w:lang w:eastAsia="x-none"/>
        </w:rPr>
        <w:tab/>
        <w:t>Support of quality report in Msg3 for non-anchor access in NB-IoT</w:t>
      </w:r>
      <w:r w:rsidR="00494A86" w:rsidRPr="00494A86">
        <w:rPr>
          <w:lang w:eastAsia="x-none"/>
        </w:rPr>
        <w:tab/>
        <w:t>Ericsson</w:t>
      </w:r>
    </w:p>
    <w:p w14:paraId="7EB6C748" w14:textId="668912CF" w:rsidR="00494A86" w:rsidRPr="00494A86" w:rsidRDefault="001B7BF2" w:rsidP="00494A86">
      <w:pPr>
        <w:ind w:left="720" w:hanging="720"/>
        <w:rPr>
          <w:lang w:eastAsia="x-none"/>
        </w:rPr>
      </w:pPr>
      <w:hyperlink r:id="rId611" w:history="1">
        <w:r w:rsidR="00D93AE1">
          <w:rPr>
            <w:rStyle w:val="Hyperlink"/>
            <w:lang w:eastAsia="x-none"/>
          </w:rPr>
          <w:t>R1-1808110</w:t>
        </w:r>
      </w:hyperlink>
      <w:r w:rsidR="00494A86" w:rsidRPr="00494A86">
        <w:rPr>
          <w:lang w:eastAsia="x-none"/>
        </w:rPr>
        <w:tab/>
        <w:t>On support of Msg3 quality reporting for non-anchor access</w:t>
      </w:r>
      <w:r w:rsidR="00494A86" w:rsidRPr="00494A86">
        <w:rPr>
          <w:lang w:eastAsia="x-none"/>
        </w:rPr>
        <w:tab/>
        <w:t>Huawei, HiSilicon</w:t>
      </w:r>
    </w:p>
    <w:p w14:paraId="450807DF" w14:textId="56F51A5A" w:rsidR="00494A86" w:rsidRPr="00494A86" w:rsidRDefault="001B7BF2" w:rsidP="00494A86">
      <w:pPr>
        <w:ind w:left="720" w:hanging="720"/>
        <w:rPr>
          <w:lang w:eastAsia="x-none"/>
        </w:rPr>
      </w:pPr>
      <w:hyperlink r:id="rId612" w:history="1">
        <w:r w:rsidR="00D93AE1">
          <w:rPr>
            <w:rStyle w:val="Hyperlink"/>
            <w:lang w:eastAsia="x-none"/>
          </w:rPr>
          <w:t>R1-1808443</w:t>
        </w:r>
      </w:hyperlink>
      <w:r w:rsidR="00494A86" w:rsidRPr="00494A86">
        <w:rPr>
          <w:lang w:eastAsia="x-none"/>
        </w:rPr>
        <w:tab/>
        <w:t>Support of Quality report in Msg3 for non-anchor access</w:t>
      </w:r>
      <w:r w:rsidR="00494A86" w:rsidRPr="00494A86">
        <w:rPr>
          <w:lang w:eastAsia="x-none"/>
        </w:rPr>
        <w:tab/>
        <w:t>Nokia, Nokia Shanghai Bell</w:t>
      </w:r>
    </w:p>
    <w:p w14:paraId="6022D372" w14:textId="09B4B567" w:rsidR="00494A86" w:rsidRPr="00494A86" w:rsidRDefault="001B7BF2" w:rsidP="00494A86">
      <w:pPr>
        <w:ind w:left="1440" w:hanging="1440"/>
        <w:rPr>
          <w:lang w:eastAsia="x-none"/>
        </w:rPr>
      </w:pPr>
      <w:hyperlink r:id="rId613" w:history="1">
        <w:r w:rsidR="00D93AE1">
          <w:rPr>
            <w:rStyle w:val="Hyperlink"/>
            <w:lang w:eastAsia="x-none"/>
          </w:rPr>
          <w:t>R1-1808478</w:t>
        </w:r>
      </w:hyperlink>
      <w:r w:rsidR="00494A86" w:rsidRPr="00494A86">
        <w:rPr>
          <w:lang w:eastAsia="x-none"/>
        </w:rPr>
        <w:tab/>
        <w:t>Downlink channel quality report during random access procedure on a non-anchor carrier</w:t>
      </w:r>
      <w:r w:rsidR="00494A86" w:rsidRPr="00494A86">
        <w:rPr>
          <w:lang w:eastAsia="x-none"/>
        </w:rPr>
        <w:tab/>
        <w:t>LG Electronics</w:t>
      </w:r>
    </w:p>
    <w:p w14:paraId="3316A9A9" w14:textId="3B411EB1" w:rsidR="00494A86" w:rsidRPr="00494A86" w:rsidRDefault="001B7BF2" w:rsidP="00494A86">
      <w:pPr>
        <w:ind w:left="720" w:hanging="720"/>
        <w:rPr>
          <w:lang w:eastAsia="x-none"/>
        </w:rPr>
      </w:pPr>
      <w:hyperlink r:id="rId614" w:history="1">
        <w:r w:rsidR="00D93AE1">
          <w:rPr>
            <w:rStyle w:val="Hyperlink"/>
            <w:lang w:eastAsia="x-none"/>
          </w:rPr>
          <w:t>R1-1808644</w:t>
        </w:r>
      </w:hyperlink>
      <w:r w:rsidR="00494A86" w:rsidRPr="00494A86">
        <w:rPr>
          <w:lang w:eastAsia="x-none"/>
        </w:rPr>
        <w:tab/>
        <w:t>Support of Quality report in Msg3 for non-anchor access</w:t>
      </w:r>
      <w:r w:rsidR="00494A86" w:rsidRPr="00494A86">
        <w:rPr>
          <w:lang w:eastAsia="x-none"/>
        </w:rPr>
        <w:tab/>
        <w:t>ZTE</w:t>
      </w:r>
    </w:p>
    <w:p w14:paraId="07778BCB" w14:textId="489EB298" w:rsidR="00494A86" w:rsidRPr="00494A86" w:rsidRDefault="001B7BF2" w:rsidP="00494A86">
      <w:pPr>
        <w:ind w:left="720" w:hanging="720"/>
        <w:rPr>
          <w:lang w:eastAsia="x-none"/>
        </w:rPr>
      </w:pPr>
      <w:hyperlink r:id="rId615" w:history="1">
        <w:r w:rsidR="00D93AE1">
          <w:rPr>
            <w:rStyle w:val="Hyperlink"/>
            <w:lang w:eastAsia="x-none"/>
          </w:rPr>
          <w:t>R1-1808740</w:t>
        </w:r>
      </w:hyperlink>
      <w:r w:rsidR="00494A86" w:rsidRPr="00494A86">
        <w:rPr>
          <w:lang w:eastAsia="x-none"/>
        </w:rPr>
        <w:tab/>
        <w:t>Discussion on quality report in Msg3 for NB-IoT</w:t>
      </w:r>
      <w:r w:rsidR="00494A86" w:rsidRPr="00494A86">
        <w:rPr>
          <w:lang w:eastAsia="x-none"/>
        </w:rPr>
        <w:tab/>
        <w:t>Samsung</w:t>
      </w:r>
    </w:p>
    <w:p w14:paraId="103AA498" w14:textId="62E4EBEF" w:rsidR="00494A86" w:rsidRPr="00494A86" w:rsidRDefault="001B7BF2" w:rsidP="00494A86">
      <w:pPr>
        <w:ind w:left="720" w:hanging="720"/>
        <w:rPr>
          <w:lang w:eastAsia="x-none"/>
        </w:rPr>
      </w:pPr>
      <w:hyperlink r:id="rId616" w:history="1">
        <w:r w:rsidR="00D93AE1">
          <w:rPr>
            <w:rStyle w:val="Hyperlink"/>
            <w:lang w:eastAsia="x-none"/>
          </w:rPr>
          <w:t>R1-1808961</w:t>
        </w:r>
      </w:hyperlink>
      <w:r w:rsidR="00494A86" w:rsidRPr="00494A86">
        <w:rPr>
          <w:lang w:eastAsia="x-none"/>
        </w:rPr>
        <w:tab/>
        <w:t>Quality report in Msg3 on non-anchor carrier</w:t>
      </w:r>
      <w:r w:rsidR="00494A86" w:rsidRPr="00494A86">
        <w:rPr>
          <w:lang w:eastAsia="x-none"/>
        </w:rPr>
        <w:tab/>
        <w:t>MediaTek Inc.</w:t>
      </w:r>
    </w:p>
    <w:p w14:paraId="34C91763" w14:textId="793B42A6" w:rsidR="00494A86" w:rsidRPr="00494A86" w:rsidRDefault="001B7BF2" w:rsidP="00494A86">
      <w:pPr>
        <w:ind w:left="720" w:hanging="720"/>
        <w:rPr>
          <w:lang w:eastAsia="x-none"/>
        </w:rPr>
      </w:pPr>
      <w:hyperlink r:id="rId617" w:history="1">
        <w:r w:rsidR="00D93AE1">
          <w:rPr>
            <w:rStyle w:val="Hyperlink"/>
            <w:lang w:eastAsia="x-none"/>
          </w:rPr>
          <w:t>R1-1808962</w:t>
        </w:r>
      </w:hyperlink>
      <w:r w:rsidR="00494A86" w:rsidRPr="00494A86">
        <w:rPr>
          <w:lang w:eastAsia="x-none"/>
        </w:rPr>
        <w:tab/>
        <w:t>NRS support on non-anchor carrier</w:t>
      </w:r>
      <w:r w:rsidR="00494A86" w:rsidRPr="00494A86">
        <w:rPr>
          <w:lang w:eastAsia="x-none"/>
        </w:rPr>
        <w:tab/>
        <w:t>MediaTek Inc.</w:t>
      </w:r>
    </w:p>
    <w:p w14:paraId="21930556" w14:textId="5A6C7457" w:rsidR="00494A86" w:rsidRPr="00494A86" w:rsidRDefault="001B7BF2" w:rsidP="00494A86">
      <w:pPr>
        <w:ind w:left="720" w:hanging="720"/>
        <w:rPr>
          <w:lang w:eastAsia="x-none"/>
        </w:rPr>
      </w:pPr>
      <w:hyperlink r:id="rId618" w:history="1">
        <w:r w:rsidR="00D93AE1">
          <w:rPr>
            <w:rStyle w:val="Hyperlink"/>
            <w:lang w:eastAsia="x-none"/>
          </w:rPr>
          <w:t>R1-1809035</w:t>
        </w:r>
      </w:hyperlink>
      <w:r w:rsidR="00494A86" w:rsidRPr="00494A86">
        <w:rPr>
          <w:lang w:eastAsia="x-none"/>
        </w:rPr>
        <w:tab/>
        <w:t>Support of quality report in msg3 for non-anchor</w:t>
      </w:r>
      <w:r w:rsidR="00494A86" w:rsidRPr="00494A86">
        <w:rPr>
          <w:lang w:eastAsia="x-none"/>
        </w:rPr>
        <w:tab/>
        <w:t>Qualcomm Incorporated</w:t>
      </w:r>
    </w:p>
    <w:p w14:paraId="20407BF3" w14:textId="10D65A28" w:rsidR="00494A86" w:rsidRPr="00494A86" w:rsidRDefault="001B7BF2" w:rsidP="00494A86">
      <w:pPr>
        <w:ind w:left="720" w:hanging="720"/>
        <w:rPr>
          <w:lang w:eastAsia="x-none"/>
        </w:rPr>
      </w:pPr>
      <w:hyperlink r:id="rId619" w:history="1">
        <w:r w:rsidR="00D93AE1">
          <w:rPr>
            <w:rStyle w:val="Hyperlink"/>
            <w:lang w:eastAsia="x-none"/>
          </w:rPr>
          <w:t>R1-1809471</w:t>
        </w:r>
      </w:hyperlink>
      <w:r w:rsidR="00494A86" w:rsidRPr="00494A86">
        <w:rPr>
          <w:lang w:eastAsia="x-none"/>
        </w:rPr>
        <w:tab/>
        <w:t>DL quality reporting in Msg3 for non-anchor access in NB-IoT</w:t>
      </w:r>
      <w:r w:rsidR="00494A86" w:rsidRPr="00494A86">
        <w:rPr>
          <w:lang w:eastAsia="x-none"/>
        </w:rPr>
        <w:tab/>
        <w:t>Intel Corporation</w:t>
      </w:r>
    </w:p>
    <w:p w14:paraId="64DFEC98" w14:textId="77777777" w:rsidR="00494A86" w:rsidRPr="00494A86" w:rsidRDefault="00494A86" w:rsidP="00F54EE5">
      <w:pPr>
        <w:pStyle w:val="Heading4"/>
      </w:pPr>
      <w:bookmarkStart w:id="215" w:name="_Toc521704498"/>
      <w:bookmarkStart w:id="216" w:name="_Toc526458889"/>
      <w:r w:rsidRPr="00494A86">
        <w:t>Presence of NRS on a non-anchor carrier for paging</w:t>
      </w:r>
      <w:bookmarkEnd w:id="215"/>
      <w:bookmarkEnd w:id="216"/>
    </w:p>
    <w:p w14:paraId="7D8482D1" w14:textId="77777777" w:rsidR="00494A86" w:rsidRPr="00494A86" w:rsidRDefault="00494A86" w:rsidP="00494A86">
      <w:pPr>
        <w:ind w:left="720" w:hanging="720"/>
        <w:rPr>
          <w:lang w:eastAsia="x-none"/>
        </w:rPr>
      </w:pPr>
    </w:p>
    <w:p w14:paraId="5F9B98F0" w14:textId="66AB235B" w:rsidR="00494A86" w:rsidRPr="00EE5972" w:rsidRDefault="001B7BF2" w:rsidP="00494A86">
      <w:pPr>
        <w:ind w:left="720" w:hanging="720"/>
        <w:rPr>
          <w:b/>
          <w:lang w:eastAsia="x-none"/>
        </w:rPr>
      </w:pPr>
      <w:hyperlink r:id="rId620" w:history="1">
        <w:r w:rsidR="00D93AE1" w:rsidRPr="00EE5972">
          <w:rPr>
            <w:rStyle w:val="Hyperlink"/>
            <w:b/>
          </w:rPr>
          <w:t>R1-1809522</w:t>
        </w:r>
      </w:hyperlink>
      <w:r w:rsidR="00494A86" w:rsidRPr="00EE5972">
        <w:rPr>
          <w:b/>
          <w:lang w:eastAsia="x-none"/>
        </w:rPr>
        <w:tab/>
        <w:t>Feature lead summary of presence of NRS on a non-anchor carrier for paging</w:t>
      </w:r>
      <w:r w:rsidR="00494A86" w:rsidRPr="00EE5972">
        <w:rPr>
          <w:b/>
          <w:lang w:eastAsia="x-none"/>
        </w:rPr>
        <w:tab/>
        <w:t>Qualcomm</w:t>
      </w:r>
    </w:p>
    <w:p w14:paraId="6F4729B1" w14:textId="77777777" w:rsidR="00494A86" w:rsidRPr="00494A86" w:rsidRDefault="00494A86" w:rsidP="00494A86">
      <w:pPr>
        <w:ind w:left="720" w:hanging="720"/>
        <w:rPr>
          <w:lang w:eastAsia="x-none"/>
        </w:rPr>
      </w:pPr>
    </w:p>
    <w:p w14:paraId="18176AD5" w14:textId="2A9690D9" w:rsidR="00494A86" w:rsidRPr="00494A86" w:rsidRDefault="00494A86" w:rsidP="00494A86">
      <w:pPr>
        <w:rPr>
          <w:lang w:eastAsia="x-none"/>
        </w:rPr>
      </w:pPr>
      <w:r w:rsidRPr="00494A86">
        <w:rPr>
          <w:highlight w:val="green"/>
          <w:lang w:eastAsia="x-none"/>
        </w:rPr>
        <w:t>Agreement</w:t>
      </w:r>
      <w:r w:rsidRPr="00494A86">
        <w:rPr>
          <w:lang w:eastAsia="x-none"/>
        </w:rPr>
        <w:t xml:space="preserve"> </w:t>
      </w:r>
      <w:r w:rsidR="00AD34EA">
        <w:rPr>
          <w:lang w:eastAsia="x-none"/>
        </w:rPr>
        <w:t>(confirmed by Friday)</w:t>
      </w:r>
    </w:p>
    <w:p w14:paraId="556A26D9" w14:textId="77777777" w:rsidR="00494A86" w:rsidRPr="00494A86" w:rsidRDefault="00494A86" w:rsidP="00494A86">
      <w:r w:rsidRPr="00494A86">
        <w:t xml:space="preserve">The presence of NRS on </w:t>
      </w:r>
      <w:r w:rsidRPr="00494A86">
        <w:rPr>
          <w:bCs/>
        </w:rPr>
        <w:t xml:space="preserve">subframes which will contain NRS even when no paging NPDCCH is transmitted </w:t>
      </w:r>
      <w:r w:rsidRPr="00494A86">
        <w:t>is enabled by broadcast signalling.</w:t>
      </w:r>
    </w:p>
    <w:p w14:paraId="646138E2" w14:textId="77777777" w:rsidR="00494A86" w:rsidRPr="00494A86" w:rsidRDefault="00494A86" w:rsidP="00FD2787">
      <w:pPr>
        <w:numPr>
          <w:ilvl w:val="0"/>
          <w:numId w:val="201"/>
        </w:numPr>
        <w:rPr>
          <w:szCs w:val="20"/>
          <w:lang w:val="en-US"/>
        </w:rPr>
      </w:pPr>
      <w:r w:rsidRPr="00494A86">
        <w:rPr>
          <w:szCs w:val="20"/>
          <w:lang w:val="en-US"/>
        </w:rPr>
        <w:t>Above applies only for non-anchor carriers</w:t>
      </w:r>
    </w:p>
    <w:p w14:paraId="00D01F15" w14:textId="77777777" w:rsidR="00494A86" w:rsidRPr="00494A86" w:rsidRDefault="00494A86" w:rsidP="00494A86">
      <w:pPr>
        <w:rPr>
          <w:lang w:eastAsia="x-none"/>
        </w:rPr>
      </w:pPr>
    </w:p>
    <w:p w14:paraId="4B450819" w14:textId="3EA458D2" w:rsidR="00494A86" w:rsidRPr="00AD34EA" w:rsidRDefault="00494A86" w:rsidP="00494A86">
      <w:pPr>
        <w:rPr>
          <w:lang w:eastAsia="x-none"/>
        </w:rPr>
      </w:pPr>
      <w:r w:rsidRPr="00494A86">
        <w:rPr>
          <w:highlight w:val="green"/>
          <w:lang w:eastAsia="x-none"/>
        </w:rPr>
        <w:t>Agreement</w:t>
      </w:r>
      <w:r w:rsidR="00AD34EA" w:rsidRPr="00494A86">
        <w:rPr>
          <w:lang w:eastAsia="x-none"/>
        </w:rPr>
        <w:t xml:space="preserve"> </w:t>
      </w:r>
      <w:r w:rsidR="00AD34EA">
        <w:rPr>
          <w:lang w:eastAsia="x-none"/>
        </w:rPr>
        <w:t>(confirmed by Friday)</w:t>
      </w:r>
    </w:p>
    <w:p w14:paraId="32548C03" w14:textId="77777777" w:rsidR="00494A86" w:rsidRPr="00494A86" w:rsidRDefault="00494A86" w:rsidP="00494A86">
      <w:r w:rsidRPr="00494A86">
        <w:t>For the objective on presence of NRS on a non-anchor carrier for paging, consider the following use case:</w:t>
      </w:r>
    </w:p>
    <w:p w14:paraId="708C27BA" w14:textId="77777777" w:rsidR="00494A86" w:rsidRPr="00494A86" w:rsidRDefault="00494A86" w:rsidP="00FD2787">
      <w:pPr>
        <w:numPr>
          <w:ilvl w:val="0"/>
          <w:numId w:val="201"/>
        </w:numPr>
        <w:rPr>
          <w:szCs w:val="20"/>
          <w:lang w:val="en-US"/>
        </w:rPr>
      </w:pPr>
      <w:r w:rsidRPr="00494A86">
        <w:rPr>
          <w:szCs w:val="20"/>
          <w:lang w:val="en-US"/>
        </w:rPr>
        <w:t>Early termination of NPDCCH / WUS</w:t>
      </w:r>
    </w:p>
    <w:p w14:paraId="4BDD0634" w14:textId="77777777" w:rsidR="00494A86" w:rsidRPr="00494A86" w:rsidRDefault="00494A86" w:rsidP="00494A86">
      <w:pPr>
        <w:overflowPunct w:val="0"/>
        <w:autoSpaceDE w:val="0"/>
        <w:autoSpaceDN w:val="0"/>
        <w:adjustRightInd w:val="0"/>
        <w:textAlignment w:val="baseline"/>
      </w:pPr>
      <w:r w:rsidRPr="00494A86">
        <w:t>Above is not intended to restrict the study of other use cases in other WGs which may or may not have RAN1 specification impact</w:t>
      </w:r>
    </w:p>
    <w:p w14:paraId="7943C7A3" w14:textId="77777777" w:rsidR="00494A86" w:rsidRPr="00494A86" w:rsidRDefault="00494A86" w:rsidP="00494A86">
      <w:pPr>
        <w:overflowPunct w:val="0"/>
        <w:autoSpaceDE w:val="0"/>
        <w:autoSpaceDN w:val="0"/>
        <w:adjustRightInd w:val="0"/>
        <w:textAlignment w:val="baseline"/>
      </w:pPr>
    </w:p>
    <w:p w14:paraId="384EB4BF" w14:textId="5928EE9C" w:rsidR="00494A86" w:rsidRPr="00494A86" w:rsidRDefault="001B7BF2" w:rsidP="00494A86">
      <w:pPr>
        <w:ind w:left="720" w:hanging="720"/>
        <w:rPr>
          <w:lang w:eastAsia="x-none"/>
        </w:rPr>
      </w:pPr>
      <w:hyperlink r:id="rId621" w:history="1">
        <w:r w:rsidR="00D93AE1">
          <w:rPr>
            <w:rStyle w:val="Hyperlink"/>
            <w:lang w:eastAsia="x-none"/>
          </w:rPr>
          <w:t>R1-1808048</w:t>
        </w:r>
      </w:hyperlink>
      <w:r w:rsidR="00494A86" w:rsidRPr="00494A86">
        <w:rPr>
          <w:lang w:eastAsia="x-none"/>
        </w:rPr>
        <w:tab/>
        <w:t>Presence of NRS on a non-anchor carrier for paging in NB-IoT</w:t>
      </w:r>
      <w:r w:rsidR="00494A86" w:rsidRPr="00494A86">
        <w:rPr>
          <w:lang w:eastAsia="x-none"/>
        </w:rPr>
        <w:tab/>
        <w:t>Ericsson</w:t>
      </w:r>
    </w:p>
    <w:p w14:paraId="3E78D908" w14:textId="1DDB4EF6" w:rsidR="00494A86" w:rsidRPr="00494A86" w:rsidRDefault="001B7BF2" w:rsidP="00494A86">
      <w:pPr>
        <w:ind w:left="720" w:hanging="720"/>
        <w:rPr>
          <w:lang w:eastAsia="x-none"/>
        </w:rPr>
      </w:pPr>
      <w:hyperlink r:id="rId622" w:history="1">
        <w:r w:rsidR="00D93AE1">
          <w:rPr>
            <w:rStyle w:val="Hyperlink"/>
            <w:lang w:eastAsia="x-none"/>
          </w:rPr>
          <w:t>R1-1808111</w:t>
        </w:r>
      </w:hyperlink>
      <w:r w:rsidR="00494A86" w:rsidRPr="00494A86">
        <w:rPr>
          <w:lang w:eastAsia="x-none"/>
        </w:rPr>
        <w:tab/>
        <w:t>NRS presence on non-anchor carriers for paging</w:t>
      </w:r>
      <w:r w:rsidR="00494A86" w:rsidRPr="00494A86">
        <w:rPr>
          <w:lang w:eastAsia="x-none"/>
        </w:rPr>
        <w:tab/>
        <w:t>Huawei, HiSilicon</w:t>
      </w:r>
    </w:p>
    <w:p w14:paraId="3D2AD2FC" w14:textId="63A6B4CA" w:rsidR="00494A86" w:rsidRPr="00494A86" w:rsidRDefault="001B7BF2" w:rsidP="00494A86">
      <w:pPr>
        <w:ind w:left="720" w:hanging="720"/>
        <w:rPr>
          <w:lang w:eastAsia="x-none"/>
        </w:rPr>
      </w:pPr>
      <w:hyperlink r:id="rId623" w:history="1">
        <w:r w:rsidR="00D93AE1">
          <w:rPr>
            <w:rStyle w:val="Hyperlink"/>
            <w:lang w:eastAsia="x-none"/>
          </w:rPr>
          <w:t>R1-1808444</w:t>
        </w:r>
      </w:hyperlink>
      <w:r w:rsidR="00494A86" w:rsidRPr="00494A86">
        <w:rPr>
          <w:lang w:eastAsia="x-none"/>
        </w:rPr>
        <w:tab/>
        <w:t>Presence of NRS on a non-anchor carrier for paging</w:t>
      </w:r>
      <w:r w:rsidR="00494A86" w:rsidRPr="00494A86">
        <w:rPr>
          <w:lang w:eastAsia="x-none"/>
        </w:rPr>
        <w:tab/>
        <w:t>Nokia, Nokia Shanghai Bell</w:t>
      </w:r>
    </w:p>
    <w:p w14:paraId="2EECE78A" w14:textId="545DE54E" w:rsidR="00494A86" w:rsidRPr="00494A86" w:rsidRDefault="001B7BF2" w:rsidP="00494A86">
      <w:pPr>
        <w:ind w:left="720" w:hanging="720"/>
        <w:rPr>
          <w:lang w:eastAsia="x-none"/>
        </w:rPr>
      </w:pPr>
      <w:hyperlink r:id="rId624" w:history="1">
        <w:r w:rsidR="00D93AE1">
          <w:rPr>
            <w:rStyle w:val="Hyperlink"/>
            <w:lang w:eastAsia="x-none"/>
          </w:rPr>
          <w:t>R1-1808479</w:t>
        </w:r>
      </w:hyperlink>
      <w:r w:rsidR="00494A86" w:rsidRPr="00494A86">
        <w:rPr>
          <w:lang w:eastAsia="x-none"/>
        </w:rPr>
        <w:tab/>
        <w:t>Discussion on NRS on an a non-anchor carrier</w:t>
      </w:r>
      <w:r w:rsidR="00494A86" w:rsidRPr="00494A86">
        <w:rPr>
          <w:lang w:eastAsia="x-none"/>
        </w:rPr>
        <w:tab/>
        <w:t>LG Electronics</w:t>
      </w:r>
    </w:p>
    <w:p w14:paraId="517B5261" w14:textId="499ADAC5" w:rsidR="00494A86" w:rsidRPr="00494A86" w:rsidRDefault="001B7BF2" w:rsidP="00494A86">
      <w:pPr>
        <w:ind w:left="720" w:hanging="720"/>
        <w:rPr>
          <w:lang w:val="fr-FR" w:eastAsia="x-none"/>
        </w:rPr>
      </w:pPr>
      <w:hyperlink r:id="rId625" w:history="1">
        <w:r w:rsidR="00D93AE1">
          <w:rPr>
            <w:rStyle w:val="Hyperlink"/>
            <w:lang w:val="fr-FR" w:eastAsia="x-none"/>
          </w:rPr>
          <w:t>R1-1808645</w:t>
        </w:r>
      </w:hyperlink>
      <w:r w:rsidR="00494A86" w:rsidRPr="00494A86">
        <w:rPr>
          <w:lang w:val="fr-FR" w:eastAsia="x-none"/>
        </w:rPr>
        <w:tab/>
        <w:t>NRS on non-anchor PRB</w:t>
      </w:r>
      <w:r w:rsidR="00494A86" w:rsidRPr="00494A86">
        <w:rPr>
          <w:lang w:val="fr-FR" w:eastAsia="x-none"/>
        </w:rPr>
        <w:tab/>
        <w:t>ZTE</w:t>
      </w:r>
    </w:p>
    <w:p w14:paraId="03142464" w14:textId="51BCCFE6" w:rsidR="00494A86" w:rsidRPr="00494A86" w:rsidRDefault="001B7BF2" w:rsidP="00494A86">
      <w:pPr>
        <w:ind w:left="720" w:hanging="720"/>
        <w:rPr>
          <w:lang w:eastAsia="x-none"/>
        </w:rPr>
      </w:pPr>
      <w:hyperlink r:id="rId626" w:history="1">
        <w:r w:rsidR="00D93AE1">
          <w:rPr>
            <w:rStyle w:val="Hyperlink"/>
            <w:lang w:eastAsia="x-none"/>
          </w:rPr>
          <w:t>R1-1808741</w:t>
        </w:r>
      </w:hyperlink>
      <w:r w:rsidR="00494A86" w:rsidRPr="00494A86">
        <w:rPr>
          <w:lang w:eastAsia="x-none"/>
        </w:rPr>
        <w:tab/>
        <w:t>Discussion on NRS presence on non-anchor carrier</w:t>
      </w:r>
      <w:r w:rsidR="00494A86" w:rsidRPr="00494A86">
        <w:rPr>
          <w:lang w:eastAsia="x-none"/>
        </w:rPr>
        <w:tab/>
        <w:t>Samsung</w:t>
      </w:r>
    </w:p>
    <w:p w14:paraId="36C4B8F1" w14:textId="34B39786" w:rsidR="00494A86" w:rsidRPr="00494A86" w:rsidRDefault="001B7BF2" w:rsidP="00494A86">
      <w:pPr>
        <w:ind w:left="720" w:hanging="720"/>
        <w:rPr>
          <w:lang w:eastAsia="x-none"/>
        </w:rPr>
      </w:pPr>
      <w:hyperlink r:id="rId627" w:history="1">
        <w:r w:rsidR="00D93AE1">
          <w:rPr>
            <w:rStyle w:val="Hyperlink"/>
            <w:lang w:eastAsia="x-none"/>
          </w:rPr>
          <w:t>R1-1809036</w:t>
        </w:r>
      </w:hyperlink>
      <w:r w:rsidR="00494A86" w:rsidRPr="00494A86">
        <w:rPr>
          <w:lang w:eastAsia="x-none"/>
        </w:rPr>
        <w:tab/>
        <w:t>Presence of NRS on a non-anchor carrier for paging</w:t>
      </w:r>
      <w:r w:rsidR="00494A86" w:rsidRPr="00494A86">
        <w:rPr>
          <w:lang w:eastAsia="x-none"/>
        </w:rPr>
        <w:tab/>
        <w:t>Qualcomm Incorporated</w:t>
      </w:r>
    </w:p>
    <w:p w14:paraId="33F7BA43" w14:textId="040EF51D" w:rsidR="00494A86" w:rsidRPr="00494A86" w:rsidRDefault="00494A86" w:rsidP="00F54EE5">
      <w:pPr>
        <w:pStyle w:val="Heading4"/>
      </w:pPr>
      <w:bookmarkStart w:id="217" w:name="_Toc521704499"/>
      <w:bookmarkStart w:id="218" w:name="_Toc526458890"/>
      <w:r w:rsidRPr="00494A86">
        <w:t>Other</w:t>
      </w:r>
      <w:bookmarkEnd w:id="217"/>
      <w:bookmarkEnd w:id="218"/>
    </w:p>
    <w:p w14:paraId="51010985" w14:textId="679E429A" w:rsidR="00494A86" w:rsidRPr="00494A86" w:rsidRDefault="001B7BF2" w:rsidP="00494A86">
      <w:pPr>
        <w:ind w:left="720" w:hanging="720"/>
        <w:rPr>
          <w:lang w:eastAsia="x-none"/>
        </w:rPr>
      </w:pPr>
      <w:hyperlink r:id="rId628" w:history="1">
        <w:r w:rsidR="00D93AE1">
          <w:rPr>
            <w:rStyle w:val="Hyperlink"/>
            <w:lang w:eastAsia="x-none"/>
          </w:rPr>
          <w:t>R1-1808921</w:t>
        </w:r>
      </w:hyperlink>
      <w:r w:rsidR="00494A86" w:rsidRPr="00494A86">
        <w:rPr>
          <w:lang w:eastAsia="x-none"/>
        </w:rPr>
        <w:tab/>
        <w:t>Early UL Transmission for NB-IoT and HD-FDD eMTC</w:t>
      </w:r>
      <w:r w:rsidR="00494A86" w:rsidRPr="00494A86">
        <w:rPr>
          <w:lang w:eastAsia="x-none"/>
        </w:rPr>
        <w:tab/>
        <w:t>Sequans Communications</w:t>
      </w:r>
    </w:p>
    <w:p w14:paraId="5A0F70FC" w14:textId="77777777" w:rsidR="00E303AE" w:rsidRPr="00E303AE" w:rsidRDefault="00E303AE" w:rsidP="00063CD3">
      <w:pPr>
        <w:pStyle w:val="Heading3"/>
      </w:pPr>
      <w:bookmarkStart w:id="219" w:name="_Toc526458891"/>
      <w:r w:rsidRPr="00E303AE">
        <w:t>DL MIMO efficiency enhancements for LTE</w:t>
      </w:r>
      <w:bookmarkEnd w:id="200"/>
      <w:bookmarkEnd w:id="219"/>
    </w:p>
    <w:p w14:paraId="1D6E5FAC" w14:textId="77777777" w:rsidR="00E303AE" w:rsidRPr="00E303AE" w:rsidRDefault="00E303AE" w:rsidP="00E303AE">
      <w:pPr>
        <w:ind w:left="720" w:hanging="720"/>
        <w:rPr>
          <w:i/>
          <w:iCs/>
        </w:rPr>
      </w:pPr>
      <w:r w:rsidRPr="00E303AE">
        <w:rPr>
          <w:i/>
          <w:iCs/>
        </w:rPr>
        <w:t xml:space="preserve">LTE_DL_MIMO_EE-Core; WID in </w:t>
      </w:r>
      <w:hyperlink r:id="rId629" w:history="1">
        <w:r w:rsidRPr="00E303AE">
          <w:rPr>
            <w:rFonts w:hint="eastAsia"/>
            <w:i/>
            <w:iCs/>
            <w:color w:val="0000FF"/>
            <w:u w:val="single"/>
          </w:rPr>
          <w:t>RP-1</w:t>
        </w:r>
        <w:r w:rsidRPr="00E303AE">
          <w:rPr>
            <w:rFonts w:eastAsia="MS Mincho"/>
            <w:i/>
            <w:iCs/>
            <w:color w:val="0000FF"/>
            <w:u w:val="single"/>
            <w:lang w:eastAsia="ja-JP"/>
          </w:rPr>
          <w:t>81485</w:t>
        </w:r>
      </w:hyperlink>
      <w:r w:rsidRPr="00E303AE">
        <w:rPr>
          <w:i/>
          <w:iCs/>
        </w:rPr>
        <w:t>. Please refer to the WID for detailed scoping</w:t>
      </w:r>
    </w:p>
    <w:p w14:paraId="2E590115" w14:textId="38236B7C" w:rsidR="00E303AE" w:rsidRDefault="00E303AE" w:rsidP="00E303AE">
      <w:pPr>
        <w:ind w:left="720" w:hanging="720"/>
        <w:rPr>
          <w:lang w:eastAsia="x-none"/>
        </w:rPr>
      </w:pPr>
    </w:p>
    <w:p w14:paraId="6A5BC84F" w14:textId="77777777" w:rsidR="00F54EE5" w:rsidRPr="00C12634" w:rsidRDefault="00F54EE5" w:rsidP="00F54EE5">
      <w:pPr>
        <w:ind w:left="720" w:hanging="720"/>
        <w:rPr>
          <w:b/>
        </w:rPr>
      </w:pPr>
      <w:r w:rsidRPr="00C12634">
        <w:rPr>
          <w:b/>
        </w:rPr>
        <w:t>Friday</w:t>
      </w:r>
    </w:p>
    <w:p w14:paraId="5E207682" w14:textId="52AEE63A" w:rsidR="00F54EE5" w:rsidRPr="00C12634" w:rsidRDefault="001B7BF2" w:rsidP="00F54EE5">
      <w:pPr>
        <w:ind w:left="720" w:hanging="720"/>
        <w:rPr>
          <w:b/>
        </w:rPr>
      </w:pPr>
      <w:hyperlink r:id="rId630" w:history="1">
        <w:r w:rsidR="00D93AE1">
          <w:rPr>
            <w:rStyle w:val="Hyperlink"/>
            <w:b/>
          </w:rPr>
          <w:t>R1-1809674</w:t>
        </w:r>
      </w:hyperlink>
      <w:r w:rsidR="00F54EE5" w:rsidRPr="00C12634">
        <w:rPr>
          <w:b/>
        </w:rPr>
        <w:tab/>
        <w:t>Chairman's notes of AI 6.2.3 DL MIMO efficiency enhancements for LTE</w:t>
      </w:r>
      <w:r w:rsidR="00F54EE5" w:rsidRPr="00C12634">
        <w:rPr>
          <w:b/>
        </w:rPr>
        <w:tab/>
        <w:t>Ad-hoc chair (Samsung)</w:t>
      </w:r>
    </w:p>
    <w:p w14:paraId="1E6F4414" w14:textId="77777777" w:rsidR="00F54EE5" w:rsidRDefault="00F54EE5" w:rsidP="00F54EE5">
      <w:pPr>
        <w:ind w:left="720" w:hanging="720"/>
      </w:pPr>
      <w:r w:rsidRPr="00C12634">
        <w:rPr>
          <w:b/>
        </w:rPr>
        <w:t>Decision:</w:t>
      </w:r>
      <w:r>
        <w:t xml:space="preserve"> The document is endorsed, content is incorporated below.</w:t>
      </w:r>
    </w:p>
    <w:p w14:paraId="41DF4FC2" w14:textId="77777777" w:rsidR="00F54EE5" w:rsidRPr="00E303AE" w:rsidRDefault="00F54EE5" w:rsidP="00E303AE">
      <w:pPr>
        <w:ind w:left="720" w:hanging="720"/>
        <w:rPr>
          <w:lang w:eastAsia="x-none"/>
        </w:rPr>
      </w:pPr>
    </w:p>
    <w:bookmarkStart w:id="220" w:name="_Toc521704503"/>
    <w:p w14:paraId="4C89FC5E" w14:textId="7DF7F4E7" w:rsidR="00494A86" w:rsidRPr="00A0707D" w:rsidRDefault="00D93AE1" w:rsidP="00494A86">
      <w:pPr>
        <w:ind w:left="720" w:hanging="720"/>
        <w:rPr>
          <w:b/>
          <w:lang w:eastAsia="x-none"/>
        </w:rPr>
      </w:pPr>
      <w:r w:rsidRPr="00A0707D">
        <w:rPr>
          <w:b/>
          <w:color w:val="0000FF"/>
          <w:u w:val="single"/>
          <w:lang w:eastAsia="x-none"/>
        </w:rPr>
        <w:fldChar w:fldCharType="begin"/>
      </w:r>
      <w:r w:rsidR="00580D49">
        <w:rPr>
          <w:b/>
          <w:color w:val="0000FF"/>
          <w:u w:val="single"/>
          <w:lang w:eastAsia="x-none"/>
        </w:rPr>
        <w:instrText>HYPERLINK "C:\\Users\\Merias\\Documents\\RAN1\\TSGR1_94-Sweden\\Docs\\R1-1808138.zip"</w:instrText>
      </w:r>
      <w:r w:rsidRPr="00A0707D">
        <w:rPr>
          <w:b/>
          <w:color w:val="0000FF"/>
          <w:u w:val="single"/>
          <w:lang w:eastAsia="x-none"/>
        </w:rPr>
        <w:fldChar w:fldCharType="separate"/>
      </w:r>
      <w:r w:rsidRPr="00A0707D">
        <w:rPr>
          <w:rStyle w:val="Hyperlink"/>
          <w:b/>
          <w:lang w:eastAsia="x-none"/>
        </w:rPr>
        <w:t>R1-1808138</w:t>
      </w:r>
      <w:r w:rsidRPr="00A0707D">
        <w:rPr>
          <w:b/>
          <w:color w:val="0000FF"/>
          <w:u w:val="single"/>
          <w:lang w:eastAsia="x-none"/>
        </w:rPr>
        <w:fldChar w:fldCharType="end"/>
      </w:r>
      <w:r w:rsidR="00494A86" w:rsidRPr="00A0707D">
        <w:rPr>
          <w:b/>
          <w:lang w:eastAsia="x-none"/>
        </w:rPr>
        <w:tab/>
        <w:t>Work plan of DL MIMO efficiency enhancements for LTE</w:t>
      </w:r>
      <w:r w:rsidR="00494A86" w:rsidRPr="00A0707D">
        <w:rPr>
          <w:b/>
          <w:lang w:eastAsia="x-none"/>
        </w:rPr>
        <w:tab/>
        <w:t>Huawei, HiSilicon</w:t>
      </w:r>
    </w:p>
    <w:p w14:paraId="64A36DAD" w14:textId="77777777" w:rsidR="00494A86" w:rsidRPr="00494A86" w:rsidRDefault="00494A86" w:rsidP="00633FAE">
      <w:pPr>
        <w:pStyle w:val="Heading4"/>
      </w:pPr>
      <w:bookmarkStart w:id="221" w:name="_Toc521704501"/>
      <w:bookmarkStart w:id="222" w:name="_Toc526458892"/>
      <w:r w:rsidRPr="00494A86">
        <w:t>Support of enhancing SRS capacity and coverage</w:t>
      </w:r>
      <w:bookmarkEnd w:id="221"/>
      <w:bookmarkEnd w:id="222"/>
    </w:p>
    <w:p w14:paraId="6CB36348" w14:textId="0A1B5284" w:rsidR="00494A86" w:rsidRPr="00A0707D" w:rsidRDefault="001B7BF2" w:rsidP="00494A86">
      <w:pPr>
        <w:ind w:left="720" w:hanging="720"/>
        <w:rPr>
          <w:b/>
          <w:lang w:eastAsia="x-none"/>
        </w:rPr>
      </w:pPr>
      <w:hyperlink r:id="rId631" w:history="1">
        <w:r w:rsidR="00D93AE1" w:rsidRPr="00A0707D">
          <w:rPr>
            <w:rStyle w:val="Hyperlink"/>
            <w:b/>
            <w:lang w:eastAsia="x-none"/>
          </w:rPr>
          <w:t>R1-1808368</w:t>
        </w:r>
      </w:hyperlink>
      <w:r w:rsidR="00494A86" w:rsidRPr="00A0707D">
        <w:rPr>
          <w:b/>
          <w:lang w:eastAsia="x-none"/>
        </w:rPr>
        <w:tab/>
        <w:t>Discussion on SRS capacity and coverage enhancement</w:t>
      </w:r>
      <w:r w:rsidR="00494A86" w:rsidRPr="00A0707D">
        <w:rPr>
          <w:b/>
          <w:lang w:eastAsia="x-none"/>
        </w:rPr>
        <w:tab/>
        <w:t>CATT</w:t>
      </w:r>
    </w:p>
    <w:p w14:paraId="38F4AE67" w14:textId="77777777" w:rsidR="00494A86" w:rsidRPr="00494A86" w:rsidRDefault="00494A86" w:rsidP="00633FAE">
      <w:pPr>
        <w:pStyle w:val="Heading5"/>
      </w:pPr>
      <w:bookmarkStart w:id="223" w:name="_Toc526458893"/>
      <w:r w:rsidRPr="00494A86">
        <w:t>Additional SRS symbols</w:t>
      </w:r>
      <w:bookmarkEnd w:id="223"/>
    </w:p>
    <w:p w14:paraId="1DD378F7" w14:textId="73E02D4C" w:rsidR="00494A86" w:rsidRPr="00A0707D" w:rsidRDefault="001B7BF2" w:rsidP="00494A86">
      <w:pPr>
        <w:ind w:left="1440" w:hanging="1440"/>
        <w:rPr>
          <w:b/>
          <w:lang w:eastAsia="x-none"/>
        </w:rPr>
      </w:pPr>
      <w:hyperlink r:id="rId632" w:history="1">
        <w:r w:rsidR="00D93AE1" w:rsidRPr="00A0707D">
          <w:rPr>
            <w:rStyle w:val="Hyperlink"/>
            <w:b/>
          </w:rPr>
          <w:t>R1-1809584</w:t>
        </w:r>
      </w:hyperlink>
      <w:r w:rsidR="00494A86" w:rsidRPr="00A0707D">
        <w:rPr>
          <w:b/>
          <w:lang w:eastAsia="x-none"/>
        </w:rPr>
        <w:tab/>
        <w:t>Feature summary on additional SRS symbols for LTE</w:t>
      </w:r>
      <w:r w:rsidR="00494A86" w:rsidRPr="00A0707D">
        <w:rPr>
          <w:b/>
          <w:lang w:eastAsia="x-none"/>
        </w:rPr>
        <w:tab/>
        <w:t>Huawei, HiSi</w:t>
      </w:r>
    </w:p>
    <w:p w14:paraId="54D46383" w14:textId="77777777" w:rsidR="00494A86" w:rsidRPr="00494A86" w:rsidRDefault="00494A86" w:rsidP="00494A86">
      <w:pPr>
        <w:ind w:left="1440" w:hanging="1440"/>
        <w:rPr>
          <w:lang w:eastAsia="x-none"/>
        </w:rPr>
      </w:pPr>
    </w:p>
    <w:p w14:paraId="72FA72E0" w14:textId="77777777" w:rsidR="00494A86" w:rsidRPr="00936273" w:rsidRDefault="00494A86" w:rsidP="00494A86">
      <w:pPr>
        <w:ind w:left="1440" w:hanging="1440"/>
        <w:rPr>
          <w:szCs w:val="20"/>
          <w:lang w:eastAsia="x-none"/>
        </w:rPr>
      </w:pPr>
      <w:r w:rsidRPr="00936273">
        <w:rPr>
          <w:szCs w:val="20"/>
          <w:highlight w:val="green"/>
          <w:lang w:eastAsia="x-none"/>
        </w:rPr>
        <w:t>Agreement</w:t>
      </w:r>
    </w:p>
    <w:p w14:paraId="0D15F6DC" w14:textId="77777777" w:rsidR="00494A86" w:rsidRPr="00494A86" w:rsidRDefault="00494A86" w:rsidP="00494A86">
      <w:pPr>
        <w:ind w:left="720" w:hanging="720"/>
        <w:rPr>
          <w:rFonts w:eastAsia="Malgun Gothic"/>
          <w:szCs w:val="20"/>
          <w:lang w:eastAsia="zh-CN"/>
        </w:rPr>
      </w:pPr>
      <w:r w:rsidRPr="00494A86">
        <w:rPr>
          <w:rFonts w:eastAsia="Malgun Gothic"/>
          <w:szCs w:val="20"/>
          <w:lang w:eastAsia="zh-CN"/>
        </w:rPr>
        <w:t>The work for additional SRS symbols in this WI should consider the following scenarios</w:t>
      </w:r>
    </w:p>
    <w:p w14:paraId="1EAC1696" w14:textId="77777777" w:rsidR="00494A86" w:rsidRPr="00494A86" w:rsidRDefault="00494A86" w:rsidP="00FD2787">
      <w:pPr>
        <w:pStyle w:val="ListParagraph"/>
        <w:numPr>
          <w:ilvl w:val="0"/>
          <w:numId w:val="264"/>
        </w:numPr>
        <w:rPr>
          <w:lang w:eastAsia="zh-CN"/>
        </w:rPr>
      </w:pPr>
      <w:r w:rsidRPr="00494A86">
        <w:rPr>
          <w:lang w:eastAsia="zh-CN"/>
        </w:rPr>
        <w:t>TDD for non-CA</w:t>
      </w:r>
    </w:p>
    <w:p w14:paraId="4AEB48F7" w14:textId="77777777" w:rsidR="00494A86" w:rsidRPr="00494A86" w:rsidRDefault="00494A86" w:rsidP="00FD2787">
      <w:pPr>
        <w:pStyle w:val="ListParagraph"/>
        <w:numPr>
          <w:ilvl w:val="0"/>
          <w:numId w:val="264"/>
        </w:numPr>
        <w:rPr>
          <w:lang w:eastAsia="zh-CN"/>
        </w:rPr>
      </w:pPr>
      <w:r w:rsidRPr="00494A86">
        <w:rPr>
          <w:lang w:eastAsia="zh-CN"/>
        </w:rPr>
        <w:t>TDD only CA</w:t>
      </w:r>
    </w:p>
    <w:p w14:paraId="3F5B08B8" w14:textId="77777777" w:rsidR="00494A86" w:rsidRPr="00494A86" w:rsidRDefault="00494A86" w:rsidP="00FD2787">
      <w:pPr>
        <w:pStyle w:val="ListParagraph"/>
        <w:numPr>
          <w:ilvl w:val="0"/>
          <w:numId w:val="264"/>
        </w:numPr>
        <w:rPr>
          <w:lang w:eastAsia="zh-CN"/>
        </w:rPr>
      </w:pPr>
      <w:r w:rsidRPr="00494A86">
        <w:rPr>
          <w:lang w:eastAsia="zh-CN"/>
        </w:rPr>
        <w:t>FDD-TDD CA</w:t>
      </w:r>
    </w:p>
    <w:p w14:paraId="226A3E48" w14:textId="77777777" w:rsidR="00494A86" w:rsidRPr="00494A86" w:rsidRDefault="00494A86" w:rsidP="00494A86">
      <w:pPr>
        <w:ind w:left="1440" w:hanging="1440"/>
        <w:rPr>
          <w:szCs w:val="20"/>
          <w:lang w:val="en-US" w:eastAsia="x-none"/>
        </w:rPr>
      </w:pPr>
      <w:r w:rsidRPr="00494A86">
        <w:rPr>
          <w:szCs w:val="20"/>
          <w:lang w:val="en-US" w:eastAsia="x-none"/>
        </w:rPr>
        <w:t xml:space="preserve">RAN1 will strive for a common framework for all scenarios </w:t>
      </w:r>
    </w:p>
    <w:p w14:paraId="60E415EA" w14:textId="77777777" w:rsidR="00494A86" w:rsidRPr="00494A86" w:rsidRDefault="00494A86" w:rsidP="00494A86">
      <w:pPr>
        <w:ind w:left="1440" w:hanging="1440"/>
        <w:rPr>
          <w:lang w:eastAsia="x-none"/>
        </w:rPr>
      </w:pPr>
    </w:p>
    <w:p w14:paraId="29298FF8" w14:textId="67D55785" w:rsidR="00494A86" w:rsidRPr="00936273" w:rsidRDefault="001B7BF2" w:rsidP="00494A86">
      <w:pPr>
        <w:ind w:left="1440" w:hanging="1440"/>
        <w:rPr>
          <w:b/>
          <w:lang w:eastAsia="x-none"/>
        </w:rPr>
      </w:pPr>
      <w:hyperlink r:id="rId633" w:history="1">
        <w:r w:rsidR="00D93AE1" w:rsidRPr="00936273">
          <w:rPr>
            <w:rStyle w:val="Hyperlink"/>
            <w:b/>
          </w:rPr>
          <w:t>R1-1809659</w:t>
        </w:r>
      </w:hyperlink>
      <w:r w:rsidR="00494A86" w:rsidRPr="00936273">
        <w:rPr>
          <w:b/>
          <w:lang w:eastAsia="x-none"/>
        </w:rPr>
        <w:tab/>
        <w:t>Outcome of offline discussion for additional SRS symbols</w:t>
      </w:r>
      <w:r w:rsidR="00494A86" w:rsidRPr="00936273">
        <w:rPr>
          <w:b/>
          <w:lang w:eastAsia="x-none"/>
        </w:rPr>
        <w:tab/>
        <w:t>Huawei, HiSi</w:t>
      </w:r>
    </w:p>
    <w:p w14:paraId="3A84EE64" w14:textId="77777777" w:rsidR="00494A86" w:rsidRPr="00494A86" w:rsidRDefault="00494A86" w:rsidP="00494A86">
      <w:pPr>
        <w:ind w:left="1440" w:hanging="1440"/>
        <w:rPr>
          <w:lang w:eastAsia="x-none"/>
        </w:rPr>
      </w:pPr>
    </w:p>
    <w:p w14:paraId="18BA4F3E" w14:textId="77777777" w:rsidR="00494A86" w:rsidRPr="00936273" w:rsidRDefault="00494A86" w:rsidP="00494A86">
      <w:pPr>
        <w:ind w:left="1440" w:hanging="1440"/>
        <w:rPr>
          <w:highlight w:val="green"/>
          <w:lang w:eastAsia="x-none"/>
        </w:rPr>
      </w:pPr>
      <w:r w:rsidRPr="00936273">
        <w:rPr>
          <w:highlight w:val="green"/>
          <w:lang w:eastAsia="x-none"/>
        </w:rPr>
        <w:t>Agreement</w:t>
      </w:r>
    </w:p>
    <w:p w14:paraId="3E7EB9FE" w14:textId="77777777" w:rsidR="00494A86" w:rsidRPr="00494A86" w:rsidRDefault="00494A86" w:rsidP="00494A86">
      <w:pPr>
        <w:rPr>
          <w:rFonts w:eastAsia="Malgun Gothic"/>
          <w:lang w:eastAsia="zh-CN"/>
        </w:rPr>
      </w:pPr>
      <w:r w:rsidRPr="00494A86">
        <w:rPr>
          <w:rFonts w:eastAsia="Malgun Gothic"/>
          <w:lang w:eastAsia="zh-CN"/>
        </w:rPr>
        <w:t xml:space="preserve">The time location of possible additional SRS symbols in one normal UL subframe for a cell include the following </w:t>
      </w:r>
    </w:p>
    <w:p w14:paraId="1EB20F28" w14:textId="77777777" w:rsidR="00494A86" w:rsidRPr="00494A86" w:rsidRDefault="00494A86" w:rsidP="00FD2787">
      <w:pPr>
        <w:pStyle w:val="ListParagraph"/>
        <w:numPr>
          <w:ilvl w:val="0"/>
          <w:numId w:val="265"/>
        </w:numPr>
        <w:rPr>
          <w:lang w:eastAsia="zh-CN"/>
        </w:rPr>
      </w:pPr>
      <w:r w:rsidRPr="00494A86">
        <w:rPr>
          <w:lang w:eastAsia="zh-CN"/>
        </w:rPr>
        <w:t>Option 1: All symbols in one slot can be used for SRS from cell perspective</w:t>
      </w:r>
    </w:p>
    <w:p w14:paraId="2FFC28C1" w14:textId="77777777" w:rsidR="00494A86" w:rsidRPr="00494A86" w:rsidRDefault="00494A86" w:rsidP="00FD2787">
      <w:pPr>
        <w:pStyle w:val="ListParagraph"/>
        <w:numPr>
          <w:ilvl w:val="1"/>
          <w:numId w:val="265"/>
        </w:numPr>
        <w:rPr>
          <w:lang w:eastAsia="zh-CN"/>
        </w:rPr>
      </w:pPr>
      <w:r w:rsidRPr="00494A86">
        <w:rPr>
          <w:lang w:eastAsia="zh-CN"/>
        </w:rPr>
        <w:t>E.g., The other slot in the subframe may be used for PUSCH transmission for sTTI-capable UE.</w:t>
      </w:r>
    </w:p>
    <w:p w14:paraId="77B448EE" w14:textId="77777777" w:rsidR="00494A86" w:rsidRPr="00494A86" w:rsidRDefault="00494A86" w:rsidP="00FD2787">
      <w:pPr>
        <w:pStyle w:val="ListParagraph"/>
        <w:numPr>
          <w:ilvl w:val="0"/>
          <w:numId w:val="265"/>
        </w:numPr>
        <w:rPr>
          <w:lang w:eastAsia="zh-CN"/>
        </w:rPr>
      </w:pPr>
      <w:r w:rsidRPr="00494A86">
        <w:rPr>
          <w:lang w:eastAsia="zh-CN"/>
        </w:rPr>
        <w:t>Option 2: All symbols in one subframe can be used for SRS from cell perspective</w:t>
      </w:r>
    </w:p>
    <w:p w14:paraId="5A5EC3FA" w14:textId="77777777" w:rsidR="00494A86" w:rsidRPr="00494A86" w:rsidRDefault="00494A86" w:rsidP="00FD2787">
      <w:pPr>
        <w:pStyle w:val="ListParagraph"/>
        <w:numPr>
          <w:ilvl w:val="0"/>
          <w:numId w:val="265"/>
        </w:numPr>
        <w:rPr>
          <w:lang w:eastAsia="zh-CN"/>
        </w:rPr>
      </w:pPr>
      <w:r w:rsidRPr="00494A86">
        <w:rPr>
          <w:lang w:eastAsia="zh-CN"/>
        </w:rPr>
        <w:t>Option 3: A subset of symbols in one slot can be used for SRS from cell perspective</w:t>
      </w:r>
    </w:p>
    <w:p w14:paraId="00912EDB" w14:textId="77777777" w:rsidR="00494A86" w:rsidRPr="00494A86" w:rsidRDefault="00494A86" w:rsidP="00FD2787">
      <w:pPr>
        <w:pStyle w:val="ListParagraph"/>
        <w:numPr>
          <w:ilvl w:val="1"/>
          <w:numId w:val="265"/>
        </w:numPr>
        <w:rPr>
          <w:lang w:eastAsia="zh-CN"/>
        </w:rPr>
      </w:pPr>
      <w:r w:rsidRPr="00494A86">
        <w:rPr>
          <w:lang w:eastAsia="zh-CN"/>
        </w:rPr>
        <w:t>E.g., The other slot in the subframe may be used for PUSCH transmission for sTTI-capable UE.</w:t>
      </w:r>
    </w:p>
    <w:p w14:paraId="5CBF43A6" w14:textId="77777777" w:rsidR="00494A86" w:rsidRPr="00494A86" w:rsidRDefault="00494A86" w:rsidP="00FD2787">
      <w:pPr>
        <w:pStyle w:val="ListParagraph"/>
        <w:numPr>
          <w:ilvl w:val="0"/>
          <w:numId w:val="265"/>
        </w:numPr>
        <w:rPr>
          <w:lang w:eastAsia="zh-CN"/>
        </w:rPr>
      </w:pPr>
      <w:r w:rsidRPr="00494A86">
        <w:rPr>
          <w:lang w:eastAsia="zh-CN"/>
        </w:rPr>
        <w:t>Other options are not precluded</w:t>
      </w:r>
    </w:p>
    <w:p w14:paraId="30932B12" w14:textId="77777777" w:rsidR="00494A86" w:rsidRPr="00494A86" w:rsidRDefault="00494A86" w:rsidP="00FD2787">
      <w:pPr>
        <w:pStyle w:val="ListParagraph"/>
        <w:numPr>
          <w:ilvl w:val="0"/>
          <w:numId w:val="265"/>
        </w:numPr>
        <w:rPr>
          <w:lang w:eastAsia="zh-CN"/>
        </w:rPr>
      </w:pPr>
      <w:r w:rsidRPr="00494A86">
        <w:rPr>
          <w:lang w:eastAsia="zh-CN"/>
        </w:rPr>
        <w:t>FFS whether it has spec impacts or not for cell-specific configuration</w:t>
      </w:r>
    </w:p>
    <w:p w14:paraId="18E828D5" w14:textId="77777777" w:rsidR="00494A86" w:rsidRPr="00494A86" w:rsidRDefault="00494A86" w:rsidP="00FD2787">
      <w:pPr>
        <w:pStyle w:val="ListParagraph"/>
        <w:numPr>
          <w:ilvl w:val="0"/>
          <w:numId w:val="265"/>
        </w:numPr>
        <w:rPr>
          <w:lang w:eastAsia="zh-CN"/>
        </w:rPr>
      </w:pPr>
      <w:r w:rsidRPr="00494A86">
        <w:rPr>
          <w:lang w:eastAsia="zh-CN"/>
        </w:rPr>
        <w:t xml:space="preserve">Companies are encouraged to study and evaluate considering </w:t>
      </w:r>
    </w:p>
    <w:p w14:paraId="1D733E4F" w14:textId="77777777" w:rsidR="00494A86" w:rsidRPr="00494A86" w:rsidRDefault="00494A86" w:rsidP="00FD2787">
      <w:pPr>
        <w:pStyle w:val="ListParagraph"/>
        <w:numPr>
          <w:ilvl w:val="1"/>
          <w:numId w:val="265"/>
        </w:numPr>
        <w:rPr>
          <w:lang w:eastAsia="zh-CN"/>
        </w:rPr>
      </w:pPr>
      <w:r w:rsidRPr="00494A86">
        <w:rPr>
          <w:lang w:eastAsia="zh-CN"/>
        </w:rPr>
        <w:t>Performance (eg, DL performance improvement, degradation on UL performance including legacy UL for legacy UEs)</w:t>
      </w:r>
    </w:p>
    <w:p w14:paraId="692A28C0" w14:textId="77777777" w:rsidR="00494A86" w:rsidRPr="00494A86" w:rsidRDefault="00494A86" w:rsidP="00FD2787">
      <w:pPr>
        <w:pStyle w:val="ListParagraph"/>
        <w:numPr>
          <w:ilvl w:val="1"/>
          <w:numId w:val="265"/>
        </w:numPr>
        <w:rPr>
          <w:lang w:eastAsia="zh-CN"/>
        </w:rPr>
      </w:pPr>
      <w:r w:rsidRPr="00494A86">
        <w:rPr>
          <w:lang w:eastAsia="zh-CN"/>
        </w:rPr>
        <w:t>Specification impact</w:t>
      </w:r>
    </w:p>
    <w:p w14:paraId="116A359B" w14:textId="77777777" w:rsidR="00494A86" w:rsidRPr="00494A86" w:rsidRDefault="00494A86" w:rsidP="00FD2787">
      <w:pPr>
        <w:pStyle w:val="ListParagraph"/>
        <w:numPr>
          <w:ilvl w:val="1"/>
          <w:numId w:val="265"/>
        </w:numPr>
        <w:rPr>
          <w:lang w:eastAsia="zh-CN"/>
        </w:rPr>
      </w:pPr>
      <w:r w:rsidRPr="00494A86">
        <w:rPr>
          <w:lang w:eastAsia="zh-CN"/>
        </w:rPr>
        <w:t>UE complexity</w:t>
      </w:r>
    </w:p>
    <w:p w14:paraId="32972558" w14:textId="77777777" w:rsidR="00494A86" w:rsidRPr="00494A86" w:rsidRDefault="00494A86" w:rsidP="00FD2787">
      <w:pPr>
        <w:pStyle w:val="ListParagraph"/>
        <w:numPr>
          <w:ilvl w:val="1"/>
          <w:numId w:val="265"/>
        </w:numPr>
        <w:rPr>
          <w:lang w:eastAsia="zh-CN"/>
        </w:rPr>
      </w:pPr>
      <w:r w:rsidRPr="00494A86">
        <w:rPr>
          <w:lang w:eastAsia="zh-CN"/>
        </w:rPr>
        <w:t>RF impact</w:t>
      </w:r>
    </w:p>
    <w:p w14:paraId="6B8076FC" w14:textId="77777777" w:rsidR="00494A86" w:rsidRPr="00494A86" w:rsidRDefault="00494A86" w:rsidP="00FD2787">
      <w:pPr>
        <w:pStyle w:val="ListParagraph"/>
        <w:numPr>
          <w:ilvl w:val="0"/>
          <w:numId w:val="265"/>
        </w:numPr>
        <w:rPr>
          <w:lang w:eastAsia="zh-CN"/>
        </w:rPr>
      </w:pPr>
      <w:r w:rsidRPr="00494A86">
        <w:rPr>
          <w:lang w:eastAsia="zh-CN"/>
        </w:rPr>
        <w:t>RAN1 will finalize on the performance metrics and evaluation methodology in RAN1#94bis</w:t>
      </w:r>
    </w:p>
    <w:p w14:paraId="3A618F78" w14:textId="77777777" w:rsidR="00494A86" w:rsidRPr="00494A86" w:rsidRDefault="00494A86" w:rsidP="00FD2787">
      <w:pPr>
        <w:pStyle w:val="ListParagraph"/>
        <w:numPr>
          <w:ilvl w:val="0"/>
          <w:numId w:val="265"/>
        </w:numPr>
        <w:rPr>
          <w:lang w:eastAsia="zh-CN"/>
        </w:rPr>
      </w:pPr>
      <w:r w:rsidRPr="00494A86">
        <w:rPr>
          <w:lang w:eastAsia="zh-CN"/>
        </w:rPr>
        <w:t>System level parameters, evaluation methodology, and the need for system level evaluation can be discussed in the next RAN1 meeting</w:t>
      </w:r>
    </w:p>
    <w:p w14:paraId="2509C5F5" w14:textId="77777777" w:rsidR="00936273" w:rsidRPr="00936273" w:rsidRDefault="00936273" w:rsidP="00494A86">
      <w:pPr>
        <w:ind w:left="1440" w:hanging="1440"/>
        <w:rPr>
          <w:lang w:eastAsia="x-none"/>
        </w:rPr>
      </w:pPr>
    </w:p>
    <w:p w14:paraId="140D3F2D" w14:textId="34470EA6" w:rsidR="00494A86" w:rsidRPr="00494A86" w:rsidRDefault="00494A86" w:rsidP="00494A86">
      <w:pPr>
        <w:ind w:left="1440" w:hanging="1440"/>
        <w:rPr>
          <w:b/>
          <w:lang w:eastAsia="x-none"/>
        </w:rPr>
      </w:pPr>
      <w:r w:rsidRPr="00494A86">
        <w:rPr>
          <w:b/>
          <w:lang w:eastAsia="x-none"/>
        </w:rPr>
        <w:t>Conclusion</w:t>
      </w:r>
    </w:p>
    <w:p w14:paraId="5B3D5CC4" w14:textId="77777777" w:rsidR="00494A86" w:rsidRPr="00494A86" w:rsidRDefault="00494A86" w:rsidP="00494A86">
      <w:pPr>
        <w:rPr>
          <w:rFonts w:eastAsia="Malgun Gothic"/>
          <w:lang w:eastAsia="zh-CN"/>
        </w:rPr>
      </w:pPr>
      <w:r w:rsidRPr="00494A86">
        <w:rPr>
          <w:rFonts w:eastAsia="Malgun Gothic"/>
          <w:lang w:eastAsia="zh-CN"/>
        </w:rPr>
        <w:t>For link level evaluation, c</w:t>
      </w:r>
      <w:r w:rsidRPr="00494A86">
        <w:rPr>
          <w:rFonts w:eastAsia="Malgun Gothic" w:hint="eastAsia"/>
          <w:lang w:eastAsia="zh-CN"/>
        </w:rPr>
        <w:t xml:space="preserve">ompanies </w:t>
      </w:r>
      <w:r w:rsidRPr="00494A86">
        <w:rPr>
          <w:rFonts w:eastAsia="Malgun Gothic"/>
          <w:lang w:eastAsia="zh-CN"/>
        </w:rPr>
        <w:t xml:space="preserve">are encouraged to submit evaluations results based on following assumptions as a starting point, which is to be checked in next RAN1 meeting. </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978"/>
        <w:gridCol w:w="5598"/>
      </w:tblGrid>
      <w:tr w:rsidR="00494A86" w:rsidRPr="00494A86" w14:paraId="3426F137" w14:textId="77777777" w:rsidTr="00776945">
        <w:trPr>
          <w:trHeight w:val="300"/>
        </w:trPr>
        <w:tc>
          <w:tcPr>
            <w:tcW w:w="3978" w:type="dxa"/>
            <w:shd w:val="clear" w:color="auto" w:fill="auto"/>
            <w:hideMark/>
          </w:tcPr>
          <w:p w14:paraId="5C1CA69D" w14:textId="76C09FD6" w:rsidR="00494A86" w:rsidRPr="00494A86" w:rsidRDefault="00494A86" w:rsidP="00936273">
            <w:pPr>
              <w:pStyle w:val="TAH"/>
              <w:rPr>
                <w:rFonts w:eastAsia="SimSun"/>
              </w:rPr>
            </w:pPr>
            <w:r w:rsidRPr="00494A86">
              <w:rPr>
                <w:rFonts w:eastAsia="SimSun"/>
              </w:rPr>
              <w:t>Parameter</w:t>
            </w:r>
          </w:p>
        </w:tc>
        <w:tc>
          <w:tcPr>
            <w:tcW w:w="5598" w:type="dxa"/>
            <w:shd w:val="clear" w:color="auto" w:fill="auto"/>
            <w:hideMark/>
          </w:tcPr>
          <w:p w14:paraId="5230C5F4" w14:textId="77777777" w:rsidR="00494A86" w:rsidRPr="00494A86" w:rsidRDefault="00494A86" w:rsidP="00936273">
            <w:pPr>
              <w:pStyle w:val="TAH"/>
              <w:rPr>
                <w:rFonts w:eastAsia="SimSun"/>
              </w:rPr>
            </w:pPr>
            <w:r w:rsidRPr="00494A86">
              <w:rPr>
                <w:rFonts w:eastAsia="SimSun"/>
              </w:rPr>
              <w:t>Value</w:t>
            </w:r>
          </w:p>
        </w:tc>
      </w:tr>
      <w:tr w:rsidR="00494A86" w:rsidRPr="00494A86" w14:paraId="15F2513A" w14:textId="77777777" w:rsidTr="00776945">
        <w:trPr>
          <w:trHeight w:val="165"/>
        </w:trPr>
        <w:tc>
          <w:tcPr>
            <w:tcW w:w="3978" w:type="dxa"/>
            <w:shd w:val="clear" w:color="auto" w:fill="auto"/>
            <w:hideMark/>
          </w:tcPr>
          <w:p w14:paraId="5500A112" w14:textId="005F9EEA" w:rsidR="00494A86" w:rsidRPr="00494A86" w:rsidRDefault="00494A86" w:rsidP="00936273">
            <w:pPr>
              <w:pStyle w:val="TAL"/>
            </w:pPr>
            <w:r w:rsidRPr="00494A86">
              <w:t>Carrier frequency</w:t>
            </w:r>
          </w:p>
        </w:tc>
        <w:tc>
          <w:tcPr>
            <w:tcW w:w="5598" w:type="dxa"/>
            <w:shd w:val="clear" w:color="auto" w:fill="auto"/>
            <w:hideMark/>
          </w:tcPr>
          <w:p w14:paraId="1430246E" w14:textId="2D6AD07E" w:rsidR="00494A86" w:rsidRPr="00494A86" w:rsidRDefault="00494A86" w:rsidP="00936273">
            <w:pPr>
              <w:pStyle w:val="TAL"/>
            </w:pPr>
            <w:r w:rsidRPr="00494A86">
              <w:t>2 GHz</w:t>
            </w:r>
          </w:p>
        </w:tc>
      </w:tr>
      <w:tr w:rsidR="00494A86" w:rsidRPr="00494A86" w14:paraId="3CC1B219" w14:textId="77777777" w:rsidTr="00776945">
        <w:trPr>
          <w:trHeight w:val="285"/>
        </w:trPr>
        <w:tc>
          <w:tcPr>
            <w:tcW w:w="3978" w:type="dxa"/>
            <w:shd w:val="clear" w:color="auto" w:fill="auto"/>
            <w:hideMark/>
          </w:tcPr>
          <w:p w14:paraId="0C22D991" w14:textId="35CA7BAE" w:rsidR="00494A86" w:rsidRPr="00494A86" w:rsidRDefault="00494A86" w:rsidP="00936273">
            <w:pPr>
              <w:pStyle w:val="TAL"/>
            </w:pPr>
            <w:r w:rsidRPr="00494A86">
              <w:t>Bandwidth</w:t>
            </w:r>
          </w:p>
        </w:tc>
        <w:tc>
          <w:tcPr>
            <w:tcW w:w="5598" w:type="dxa"/>
            <w:shd w:val="clear" w:color="auto" w:fill="auto"/>
            <w:hideMark/>
          </w:tcPr>
          <w:p w14:paraId="30014BB2" w14:textId="335C02F2" w:rsidR="00494A86" w:rsidRPr="00494A86" w:rsidRDefault="00936273" w:rsidP="00936273">
            <w:pPr>
              <w:pStyle w:val="TAL"/>
            </w:pPr>
            <w:r>
              <w:t>20 MHz</w:t>
            </w:r>
            <w:r w:rsidR="00494A86" w:rsidRPr="00494A86">
              <w:t xml:space="preserve"> ( or 10MHz)</w:t>
            </w:r>
          </w:p>
        </w:tc>
      </w:tr>
      <w:tr w:rsidR="00494A86" w:rsidRPr="00494A86" w14:paraId="6760BAC0" w14:textId="77777777" w:rsidTr="00776945">
        <w:trPr>
          <w:trHeight w:val="330"/>
        </w:trPr>
        <w:tc>
          <w:tcPr>
            <w:tcW w:w="3978" w:type="dxa"/>
            <w:shd w:val="clear" w:color="auto" w:fill="auto"/>
            <w:hideMark/>
          </w:tcPr>
          <w:p w14:paraId="6DDA3907" w14:textId="00564C88" w:rsidR="00494A86" w:rsidRPr="00494A86" w:rsidRDefault="00494A86" w:rsidP="00936273">
            <w:pPr>
              <w:pStyle w:val="TAL"/>
            </w:pPr>
            <w:r w:rsidRPr="00494A86">
              <w:t>Duplex</w:t>
            </w:r>
          </w:p>
        </w:tc>
        <w:tc>
          <w:tcPr>
            <w:tcW w:w="5598" w:type="dxa"/>
            <w:shd w:val="clear" w:color="auto" w:fill="auto"/>
            <w:hideMark/>
          </w:tcPr>
          <w:p w14:paraId="67CABA7A" w14:textId="77777777" w:rsidR="00494A86" w:rsidRPr="00494A86" w:rsidRDefault="00494A86" w:rsidP="00936273">
            <w:pPr>
              <w:pStyle w:val="TAL"/>
            </w:pPr>
            <w:r w:rsidRPr="00494A86">
              <w:t xml:space="preserve">TDD, LTE Configuration 2 </w:t>
            </w:r>
          </w:p>
        </w:tc>
      </w:tr>
      <w:tr w:rsidR="00494A86" w:rsidRPr="00494A86" w14:paraId="73D75A3E" w14:textId="77777777" w:rsidTr="00776945">
        <w:trPr>
          <w:trHeight w:val="330"/>
        </w:trPr>
        <w:tc>
          <w:tcPr>
            <w:tcW w:w="3978" w:type="dxa"/>
            <w:shd w:val="clear" w:color="auto" w:fill="auto"/>
            <w:hideMark/>
          </w:tcPr>
          <w:p w14:paraId="04E94F31" w14:textId="1B73BFE3" w:rsidR="00494A86" w:rsidRPr="00494A86" w:rsidRDefault="00936273" w:rsidP="00936273">
            <w:pPr>
              <w:pStyle w:val="TAL"/>
            </w:pPr>
            <w:r>
              <w:t>Subcarrier spacing</w:t>
            </w:r>
          </w:p>
        </w:tc>
        <w:tc>
          <w:tcPr>
            <w:tcW w:w="5598" w:type="dxa"/>
            <w:shd w:val="clear" w:color="auto" w:fill="auto"/>
            <w:hideMark/>
          </w:tcPr>
          <w:p w14:paraId="058FAC73" w14:textId="1FBF1BF7" w:rsidR="00494A86" w:rsidRPr="00494A86" w:rsidRDefault="00936273" w:rsidP="00936273">
            <w:pPr>
              <w:pStyle w:val="TAL"/>
            </w:pPr>
            <w:r>
              <w:t>15 kHz</w:t>
            </w:r>
          </w:p>
        </w:tc>
      </w:tr>
      <w:tr w:rsidR="00494A86" w:rsidRPr="00930DF7" w14:paraId="0DA176E5" w14:textId="77777777" w:rsidTr="00776945">
        <w:trPr>
          <w:trHeight w:val="270"/>
        </w:trPr>
        <w:tc>
          <w:tcPr>
            <w:tcW w:w="3978" w:type="dxa"/>
            <w:shd w:val="clear" w:color="auto" w:fill="auto"/>
            <w:hideMark/>
          </w:tcPr>
          <w:p w14:paraId="27ADEBA5" w14:textId="60A38610" w:rsidR="00494A86" w:rsidRPr="00494A86" w:rsidRDefault="00494A86" w:rsidP="00936273">
            <w:pPr>
              <w:pStyle w:val="TAL"/>
            </w:pPr>
            <w:r w:rsidRPr="00494A86">
              <w:t>Polarization</w:t>
            </w:r>
          </w:p>
        </w:tc>
        <w:tc>
          <w:tcPr>
            <w:tcW w:w="5598" w:type="dxa"/>
            <w:shd w:val="clear" w:color="auto" w:fill="auto"/>
            <w:hideMark/>
          </w:tcPr>
          <w:p w14:paraId="5635DACD" w14:textId="300C511F" w:rsidR="00494A86" w:rsidRPr="00494A86" w:rsidRDefault="00936273" w:rsidP="00936273">
            <w:pPr>
              <w:pStyle w:val="TAL"/>
              <w:rPr>
                <w:lang w:val="fr-FR"/>
              </w:rPr>
            </w:pPr>
            <w:r>
              <w:rPr>
                <w:lang w:val="fr-FR"/>
              </w:rPr>
              <w:t>eNB: X pole (+/-45° )</w:t>
            </w:r>
          </w:p>
          <w:p w14:paraId="6B17DDB6" w14:textId="7D7C8165" w:rsidR="00494A86" w:rsidRPr="00494A86" w:rsidRDefault="00936273" w:rsidP="00936273">
            <w:pPr>
              <w:pStyle w:val="TAL"/>
              <w:rPr>
                <w:lang w:val="fr-FR"/>
              </w:rPr>
            </w:pPr>
            <w:r>
              <w:rPr>
                <w:lang w:val="fr-FR"/>
              </w:rPr>
              <w:t>UE: + pol (0/90°)</w:t>
            </w:r>
          </w:p>
        </w:tc>
      </w:tr>
      <w:tr w:rsidR="00494A86" w:rsidRPr="00494A86" w14:paraId="05FB5FFF" w14:textId="77777777" w:rsidTr="00776945">
        <w:trPr>
          <w:trHeight w:val="270"/>
        </w:trPr>
        <w:tc>
          <w:tcPr>
            <w:tcW w:w="3978" w:type="dxa"/>
            <w:shd w:val="clear" w:color="auto" w:fill="auto"/>
          </w:tcPr>
          <w:p w14:paraId="065AF8B3" w14:textId="77777777" w:rsidR="00494A86" w:rsidRPr="00494A86" w:rsidRDefault="00494A86" w:rsidP="00936273">
            <w:pPr>
              <w:pStyle w:val="TAL"/>
            </w:pPr>
            <w:r w:rsidRPr="00494A86">
              <w:t>Macro eNB antenna array</w:t>
            </w:r>
          </w:p>
        </w:tc>
        <w:tc>
          <w:tcPr>
            <w:tcW w:w="5598" w:type="dxa"/>
            <w:shd w:val="clear" w:color="auto" w:fill="auto"/>
          </w:tcPr>
          <w:p w14:paraId="6B03A5C5" w14:textId="4E8ED4D3" w:rsidR="00494A86" w:rsidRPr="00494A86" w:rsidRDefault="00494A86" w:rsidP="00936273">
            <w:pPr>
              <w:pStyle w:val="TAL"/>
            </w:pPr>
            <m:oMath>
              <m:r>
                <w:rPr>
                  <w:rFonts w:ascii="Cambria Math" w:hAnsi="Cambria Math"/>
                  <w:sz w:val="16"/>
                  <w:szCs w:val="16"/>
                </w:rPr>
                <m:t>(M,N,P) = (2,4,2)</m:t>
              </m:r>
            </m:oMath>
            <w:r w:rsidRPr="00494A86">
              <w:t xml:space="preserve"> with vertical spacing </w:t>
            </w:r>
            <m:oMath>
              <m:r>
                <m:rPr>
                  <m:sty m:val="p"/>
                </m:rPr>
                <w:rPr>
                  <w:rFonts w:ascii="Cambria Math" w:hAnsi="Cambria Math"/>
                  <w:sz w:val="16"/>
                  <w:szCs w:val="16"/>
                </w:rPr>
                <m:t>0.8</m:t>
              </m:r>
              <m:r>
                <w:rPr>
                  <w:rFonts w:ascii="Cambria Math" w:hAnsi="Cambria Math"/>
                  <w:sz w:val="16"/>
                  <w:szCs w:val="16"/>
                </w:rPr>
                <m:t>λ</m:t>
              </m:r>
            </m:oMath>
            <w:r w:rsidRPr="00494A86">
              <w:t xml:space="preserve"> and horizontal spacing </w:t>
            </w:r>
            <m:oMath>
              <m:r>
                <w:rPr>
                  <w:rFonts w:ascii="Cambria Math" w:hAnsi="Cambria Math"/>
                  <w:sz w:val="16"/>
                  <w:szCs w:val="16"/>
                </w:rPr>
                <m:t>0.5λ</m:t>
              </m:r>
            </m:oMath>
          </w:p>
        </w:tc>
      </w:tr>
      <w:tr w:rsidR="00494A86" w:rsidRPr="00494A86" w14:paraId="0CE6A1B3" w14:textId="77777777" w:rsidTr="00776945">
        <w:trPr>
          <w:trHeight w:val="165"/>
        </w:trPr>
        <w:tc>
          <w:tcPr>
            <w:tcW w:w="3978" w:type="dxa"/>
            <w:vMerge w:val="restart"/>
            <w:shd w:val="clear" w:color="auto" w:fill="auto"/>
            <w:hideMark/>
          </w:tcPr>
          <w:p w14:paraId="179E5CA2" w14:textId="586A8D0C" w:rsidR="00494A86" w:rsidRPr="00494A86" w:rsidRDefault="00936273" w:rsidP="00936273">
            <w:pPr>
              <w:pStyle w:val="TAL"/>
            </w:pPr>
            <w:r>
              <w:t>Macro eNB antenna element model</w:t>
            </w:r>
            <w:r w:rsidR="00494A86" w:rsidRPr="00494A86">
              <w:t xml:space="preserve"> (only applicable to CDL and other details FFS)</w:t>
            </w:r>
          </w:p>
        </w:tc>
        <w:tc>
          <w:tcPr>
            <w:tcW w:w="5598" w:type="dxa"/>
            <w:shd w:val="clear" w:color="auto" w:fill="auto"/>
            <w:hideMark/>
          </w:tcPr>
          <w:p w14:paraId="31545FA9" w14:textId="082CAA0F" w:rsidR="00494A86" w:rsidRPr="00494A86" w:rsidRDefault="00494A86" w:rsidP="00936273">
            <w:pPr>
              <w:pStyle w:val="TAL"/>
            </w:pPr>
            <w:r w:rsidRPr="00494A86">
              <w:t>Elevation beamwidth = 65º</w:t>
            </w:r>
          </w:p>
        </w:tc>
      </w:tr>
      <w:tr w:rsidR="00494A86" w:rsidRPr="00494A86" w14:paraId="61FCC56F" w14:textId="77777777" w:rsidTr="00776945">
        <w:trPr>
          <w:trHeight w:val="165"/>
        </w:trPr>
        <w:tc>
          <w:tcPr>
            <w:tcW w:w="3978" w:type="dxa"/>
            <w:vMerge/>
            <w:shd w:val="clear" w:color="auto" w:fill="auto"/>
            <w:hideMark/>
          </w:tcPr>
          <w:p w14:paraId="06D61890" w14:textId="77777777" w:rsidR="00494A86" w:rsidRPr="00494A86" w:rsidRDefault="00494A86" w:rsidP="00936273">
            <w:pPr>
              <w:pStyle w:val="TAL"/>
            </w:pPr>
          </w:p>
        </w:tc>
        <w:tc>
          <w:tcPr>
            <w:tcW w:w="5598" w:type="dxa"/>
            <w:shd w:val="clear" w:color="auto" w:fill="auto"/>
            <w:hideMark/>
          </w:tcPr>
          <w:p w14:paraId="5E78F931" w14:textId="7636DA99" w:rsidR="00494A86" w:rsidRPr="00494A86" w:rsidRDefault="00494A86" w:rsidP="00936273">
            <w:pPr>
              <w:pStyle w:val="TAL"/>
            </w:pPr>
            <w:r w:rsidRPr="00494A86">
              <w:t>Azimuth beamwidth = 65º</w:t>
            </w:r>
          </w:p>
        </w:tc>
      </w:tr>
      <w:tr w:rsidR="00494A86" w:rsidRPr="00494A86" w14:paraId="76FD6023" w14:textId="77777777" w:rsidTr="00776945">
        <w:trPr>
          <w:trHeight w:val="210"/>
        </w:trPr>
        <w:tc>
          <w:tcPr>
            <w:tcW w:w="3978" w:type="dxa"/>
            <w:shd w:val="clear" w:color="auto" w:fill="auto"/>
            <w:hideMark/>
          </w:tcPr>
          <w:p w14:paraId="392F1E19" w14:textId="293AB12A" w:rsidR="00494A86" w:rsidRPr="00494A86" w:rsidRDefault="00494A86" w:rsidP="00936273">
            <w:pPr>
              <w:pStyle w:val="TAL"/>
            </w:pPr>
            <w:r w:rsidRPr="00494A86">
              <w:t>UE Speed</w:t>
            </w:r>
          </w:p>
        </w:tc>
        <w:tc>
          <w:tcPr>
            <w:tcW w:w="5598" w:type="dxa"/>
            <w:shd w:val="clear" w:color="auto" w:fill="auto"/>
            <w:hideMark/>
          </w:tcPr>
          <w:p w14:paraId="5FA278B3" w14:textId="0DC2714A" w:rsidR="00494A86" w:rsidRPr="00494A86" w:rsidRDefault="00494A86" w:rsidP="00936273">
            <w:pPr>
              <w:pStyle w:val="TAL"/>
            </w:pPr>
            <w:r w:rsidRPr="00494A86">
              <w:t>3km/h, 30km/h, 60km/h</w:t>
            </w:r>
          </w:p>
        </w:tc>
      </w:tr>
      <w:tr w:rsidR="00494A86" w:rsidRPr="00494A86" w14:paraId="4FD0C7E8" w14:textId="77777777" w:rsidTr="00776945">
        <w:trPr>
          <w:trHeight w:val="165"/>
        </w:trPr>
        <w:tc>
          <w:tcPr>
            <w:tcW w:w="3978" w:type="dxa"/>
            <w:shd w:val="clear" w:color="auto" w:fill="auto"/>
            <w:hideMark/>
          </w:tcPr>
          <w:p w14:paraId="715E1B3E" w14:textId="77777777" w:rsidR="00494A86" w:rsidRPr="00494A86" w:rsidRDefault="00494A86" w:rsidP="00936273">
            <w:pPr>
              <w:pStyle w:val="TAL"/>
            </w:pPr>
            <w:r w:rsidRPr="00494A86">
              <w:t>UE antenna</w:t>
            </w:r>
          </w:p>
        </w:tc>
        <w:tc>
          <w:tcPr>
            <w:tcW w:w="5598" w:type="dxa"/>
            <w:shd w:val="clear" w:color="auto" w:fill="auto"/>
            <w:hideMark/>
          </w:tcPr>
          <w:p w14:paraId="42481588" w14:textId="77777777" w:rsidR="00494A86" w:rsidRPr="00494A86" w:rsidRDefault="00494A86" w:rsidP="00936273">
            <w:pPr>
              <w:pStyle w:val="TAL"/>
            </w:pPr>
            <w:r w:rsidRPr="00494A86">
              <w:t>2 receive antennas</w:t>
            </w:r>
          </w:p>
          <w:p w14:paraId="626ECD8F" w14:textId="3F49E827" w:rsidR="00494A86" w:rsidRPr="00494A86" w:rsidRDefault="00936273" w:rsidP="00936273">
            <w:pPr>
              <w:pStyle w:val="TAL"/>
            </w:pPr>
            <w:r>
              <w:t>Isotropic (0 dBi)</w:t>
            </w:r>
          </w:p>
        </w:tc>
      </w:tr>
      <w:tr w:rsidR="00494A86" w:rsidRPr="00494A86" w14:paraId="13AE92D0" w14:textId="77777777" w:rsidTr="00776945">
        <w:trPr>
          <w:trHeight w:val="165"/>
        </w:trPr>
        <w:tc>
          <w:tcPr>
            <w:tcW w:w="3978" w:type="dxa"/>
            <w:shd w:val="clear" w:color="auto" w:fill="auto"/>
          </w:tcPr>
          <w:p w14:paraId="1791EAC6" w14:textId="77777777" w:rsidR="00494A86" w:rsidRPr="00494A86" w:rsidRDefault="00494A86" w:rsidP="00936273">
            <w:pPr>
              <w:pStyle w:val="TAL"/>
            </w:pPr>
            <w:r w:rsidRPr="00494A86">
              <w:t>CP</w:t>
            </w:r>
          </w:p>
        </w:tc>
        <w:tc>
          <w:tcPr>
            <w:tcW w:w="5598" w:type="dxa"/>
            <w:shd w:val="clear" w:color="auto" w:fill="auto"/>
          </w:tcPr>
          <w:p w14:paraId="53E85916" w14:textId="77777777" w:rsidR="00494A86" w:rsidRPr="00494A86" w:rsidRDefault="00494A86" w:rsidP="00936273">
            <w:pPr>
              <w:pStyle w:val="TAL"/>
            </w:pPr>
            <w:r w:rsidRPr="00494A86">
              <w:t>Normal CP</w:t>
            </w:r>
          </w:p>
        </w:tc>
      </w:tr>
    </w:tbl>
    <w:p w14:paraId="2B42E5AB" w14:textId="77777777" w:rsidR="00494A86" w:rsidRPr="00494A86" w:rsidRDefault="00494A86" w:rsidP="00494A86">
      <w:pPr>
        <w:ind w:left="360" w:hanging="360"/>
        <w:rPr>
          <w:rFonts w:ascii="Times New Roman" w:eastAsia="Times New Roman" w:hAnsi="Times New Roman"/>
          <w:snapToGrid w:val="0"/>
          <w:szCs w:val="20"/>
        </w:rPr>
      </w:pPr>
    </w:p>
    <w:p w14:paraId="40719C20" w14:textId="117DE8A6" w:rsidR="00494A86" w:rsidRPr="00494A86" w:rsidRDefault="001B7BF2" w:rsidP="00494A86">
      <w:pPr>
        <w:ind w:left="1440" w:hanging="1440"/>
        <w:rPr>
          <w:lang w:eastAsia="x-none"/>
        </w:rPr>
      </w:pPr>
      <w:hyperlink r:id="rId634" w:history="1">
        <w:r w:rsidR="00D93AE1">
          <w:rPr>
            <w:rStyle w:val="Hyperlink"/>
            <w:lang w:eastAsia="x-none"/>
          </w:rPr>
          <w:t>R1-1808136</w:t>
        </w:r>
      </w:hyperlink>
      <w:r w:rsidR="00494A86" w:rsidRPr="00494A86">
        <w:rPr>
          <w:lang w:eastAsia="x-none"/>
        </w:rPr>
        <w:tab/>
        <w:t>Discussion on SRS transmission on more than one symbols of normal UL subframe</w:t>
      </w:r>
      <w:r w:rsidR="00494A86" w:rsidRPr="00494A86">
        <w:rPr>
          <w:lang w:eastAsia="x-none"/>
        </w:rPr>
        <w:tab/>
        <w:t>Huawei, HiSilicon</w:t>
      </w:r>
    </w:p>
    <w:p w14:paraId="617F4AA5" w14:textId="76B85383" w:rsidR="00494A86" w:rsidRPr="00494A86" w:rsidRDefault="001B7BF2" w:rsidP="00494A86">
      <w:pPr>
        <w:ind w:left="720" w:hanging="720"/>
        <w:rPr>
          <w:lang w:eastAsia="x-none"/>
        </w:rPr>
      </w:pPr>
      <w:hyperlink r:id="rId635" w:history="1">
        <w:r w:rsidR="00D93AE1">
          <w:rPr>
            <w:rStyle w:val="Hyperlink"/>
            <w:lang w:eastAsia="x-none"/>
          </w:rPr>
          <w:t>R1-1808192</w:t>
        </w:r>
      </w:hyperlink>
      <w:r w:rsidR="00494A86" w:rsidRPr="00494A86">
        <w:rPr>
          <w:lang w:eastAsia="x-none"/>
        </w:rPr>
        <w:tab/>
        <w:t>Discussion on additional SRS symbols</w:t>
      </w:r>
      <w:r w:rsidR="00494A86" w:rsidRPr="00494A86">
        <w:rPr>
          <w:lang w:eastAsia="x-none"/>
        </w:rPr>
        <w:tab/>
        <w:t>ZTE</w:t>
      </w:r>
    </w:p>
    <w:p w14:paraId="6B5F7FAB" w14:textId="3B319AF7" w:rsidR="00494A86" w:rsidRPr="00494A86" w:rsidRDefault="001B7BF2" w:rsidP="00494A86">
      <w:pPr>
        <w:ind w:left="720" w:hanging="720"/>
        <w:rPr>
          <w:lang w:eastAsia="x-none"/>
        </w:rPr>
      </w:pPr>
      <w:hyperlink r:id="rId636" w:history="1">
        <w:r w:rsidR="00D93AE1">
          <w:rPr>
            <w:rStyle w:val="Hyperlink"/>
            <w:lang w:eastAsia="x-none"/>
          </w:rPr>
          <w:t>R1-1808227</w:t>
        </w:r>
      </w:hyperlink>
      <w:r w:rsidR="00494A86" w:rsidRPr="00494A86">
        <w:rPr>
          <w:lang w:eastAsia="x-none"/>
        </w:rPr>
        <w:tab/>
        <w:t>Discussion on SRS enhancements</w:t>
      </w:r>
      <w:r w:rsidR="00494A86" w:rsidRPr="00494A86">
        <w:rPr>
          <w:lang w:eastAsia="x-none"/>
        </w:rPr>
        <w:tab/>
        <w:t>vivo</w:t>
      </w:r>
    </w:p>
    <w:p w14:paraId="49B1BA42" w14:textId="44B513F3" w:rsidR="00494A86" w:rsidRPr="00494A86" w:rsidRDefault="001B7BF2" w:rsidP="00494A86">
      <w:pPr>
        <w:ind w:left="720" w:hanging="720"/>
        <w:rPr>
          <w:lang w:eastAsia="x-none"/>
        </w:rPr>
      </w:pPr>
      <w:hyperlink r:id="rId637" w:history="1">
        <w:r w:rsidR="00D93AE1">
          <w:rPr>
            <w:rStyle w:val="Hyperlink"/>
            <w:lang w:eastAsia="x-none"/>
          </w:rPr>
          <w:t>R1-1808369</w:t>
        </w:r>
      </w:hyperlink>
      <w:r w:rsidR="00494A86" w:rsidRPr="00494A86">
        <w:rPr>
          <w:lang w:eastAsia="x-none"/>
        </w:rPr>
        <w:tab/>
        <w:t>Consideration on multiple SRS symbols in a subframe</w:t>
      </w:r>
      <w:r w:rsidR="00494A86" w:rsidRPr="00494A86">
        <w:rPr>
          <w:lang w:eastAsia="x-none"/>
        </w:rPr>
        <w:tab/>
        <w:t>CATT</w:t>
      </w:r>
    </w:p>
    <w:p w14:paraId="4243489F" w14:textId="71F683D6" w:rsidR="00494A86" w:rsidRPr="00494A86" w:rsidRDefault="001B7BF2" w:rsidP="00494A86">
      <w:pPr>
        <w:ind w:left="720" w:hanging="720"/>
        <w:rPr>
          <w:lang w:eastAsia="x-none"/>
        </w:rPr>
      </w:pPr>
      <w:hyperlink r:id="rId638" w:history="1">
        <w:r w:rsidR="00936273">
          <w:rPr>
            <w:rStyle w:val="Hyperlink"/>
            <w:lang w:eastAsia="x-none"/>
          </w:rPr>
          <w:t>R1-1809574</w:t>
        </w:r>
      </w:hyperlink>
      <w:r w:rsidR="00494A86" w:rsidRPr="00494A86">
        <w:rPr>
          <w:lang w:eastAsia="x-none"/>
        </w:rPr>
        <w:tab/>
        <w:t>Views on additional symbols for SRS</w:t>
      </w:r>
      <w:r w:rsidR="00494A86" w:rsidRPr="00494A86">
        <w:rPr>
          <w:lang w:eastAsia="x-none"/>
        </w:rPr>
        <w:tab/>
        <w:t>Mitsubishi Electric Co.</w:t>
      </w:r>
      <w:r w:rsidR="00936273">
        <w:rPr>
          <w:lang w:eastAsia="x-none"/>
        </w:rPr>
        <w:tab/>
        <w:t xml:space="preserve">(revision of </w:t>
      </w:r>
      <w:hyperlink r:id="rId639" w:history="1">
        <w:r w:rsidR="00936273">
          <w:rPr>
            <w:rStyle w:val="Hyperlink"/>
            <w:lang w:eastAsia="x-none"/>
          </w:rPr>
          <w:t>R1-1808445</w:t>
        </w:r>
      </w:hyperlink>
      <w:r w:rsidR="00936273">
        <w:rPr>
          <w:lang w:eastAsia="x-none"/>
        </w:rPr>
        <w:t>)</w:t>
      </w:r>
    </w:p>
    <w:p w14:paraId="2A45E304" w14:textId="04C729F7" w:rsidR="00494A86" w:rsidRPr="00494A86" w:rsidRDefault="001B7BF2" w:rsidP="00494A86">
      <w:pPr>
        <w:ind w:left="720" w:hanging="720"/>
        <w:rPr>
          <w:lang w:eastAsia="x-none"/>
        </w:rPr>
      </w:pPr>
      <w:hyperlink r:id="rId640" w:history="1">
        <w:r w:rsidR="00D93AE1">
          <w:rPr>
            <w:rStyle w:val="Hyperlink"/>
            <w:lang w:eastAsia="x-none"/>
          </w:rPr>
          <w:t>R1-1808480</w:t>
        </w:r>
      </w:hyperlink>
      <w:r w:rsidR="00494A86" w:rsidRPr="00494A86">
        <w:rPr>
          <w:lang w:eastAsia="x-none"/>
        </w:rPr>
        <w:tab/>
        <w:t>Enhancements on SRS resource allocation</w:t>
      </w:r>
      <w:r w:rsidR="00494A86" w:rsidRPr="00494A86">
        <w:rPr>
          <w:lang w:eastAsia="x-none"/>
        </w:rPr>
        <w:tab/>
        <w:t>LG Electronics</w:t>
      </w:r>
    </w:p>
    <w:p w14:paraId="5622CF77" w14:textId="61B85ABF" w:rsidR="00494A86" w:rsidRPr="00494A86" w:rsidRDefault="001B7BF2" w:rsidP="00494A86">
      <w:pPr>
        <w:ind w:left="720" w:hanging="720"/>
        <w:rPr>
          <w:lang w:eastAsia="x-none"/>
        </w:rPr>
      </w:pPr>
      <w:hyperlink r:id="rId641" w:history="1">
        <w:r w:rsidR="00D93AE1">
          <w:rPr>
            <w:rStyle w:val="Hyperlink"/>
            <w:lang w:eastAsia="x-none"/>
          </w:rPr>
          <w:t>R1-1808547</w:t>
        </w:r>
      </w:hyperlink>
      <w:r w:rsidR="00494A86" w:rsidRPr="00494A86">
        <w:rPr>
          <w:lang w:eastAsia="x-none"/>
        </w:rPr>
        <w:tab/>
        <w:t>Additional SRS symbols</w:t>
      </w:r>
      <w:r w:rsidR="00494A86" w:rsidRPr="00494A86">
        <w:rPr>
          <w:lang w:eastAsia="x-none"/>
        </w:rPr>
        <w:tab/>
        <w:t>Lenovo, Motorola Mobility</w:t>
      </w:r>
    </w:p>
    <w:p w14:paraId="107DFF38" w14:textId="48E48770" w:rsidR="00494A86" w:rsidRPr="00494A86" w:rsidRDefault="001B7BF2" w:rsidP="00494A86">
      <w:pPr>
        <w:ind w:left="720" w:hanging="720"/>
        <w:rPr>
          <w:lang w:eastAsia="x-none"/>
        </w:rPr>
      </w:pPr>
      <w:hyperlink r:id="rId642" w:history="1">
        <w:r w:rsidR="00D93AE1">
          <w:rPr>
            <w:rStyle w:val="Hyperlink"/>
            <w:lang w:eastAsia="x-none"/>
          </w:rPr>
          <w:t>R1-1808662</w:t>
        </w:r>
      </w:hyperlink>
      <w:r w:rsidR="00494A86" w:rsidRPr="00494A86">
        <w:rPr>
          <w:lang w:eastAsia="x-none"/>
        </w:rPr>
        <w:tab/>
        <w:t>Additional SRS symbols</w:t>
      </w:r>
      <w:r w:rsidR="00494A86" w:rsidRPr="00494A86">
        <w:rPr>
          <w:lang w:eastAsia="x-none"/>
        </w:rPr>
        <w:tab/>
        <w:t>Intel Corporation</w:t>
      </w:r>
    </w:p>
    <w:p w14:paraId="4CB4CBE7" w14:textId="09CAB9C4" w:rsidR="00494A86" w:rsidRPr="00494A86" w:rsidRDefault="001B7BF2" w:rsidP="00494A86">
      <w:pPr>
        <w:ind w:left="720" w:hanging="720"/>
        <w:rPr>
          <w:lang w:eastAsia="x-none"/>
        </w:rPr>
      </w:pPr>
      <w:hyperlink r:id="rId643" w:history="1">
        <w:r w:rsidR="00D93AE1">
          <w:rPr>
            <w:rStyle w:val="Hyperlink"/>
            <w:lang w:eastAsia="x-none"/>
          </w:rPr>
          <w:t>R1-1808742</w:t>
        </w:r>
      </w:hyperlink>
      <w:r w:rsidR="00494A86" w:rsidRPr="00494A86">
        <w:rPr>
          <w:lang w:eastAsia="x-none"/>
        </w:rPr>
        <w:tab/>
        <w:t>Discussions on additional SRS symbols</w:t>
      </w:r>
      <w:r w:rsidR="00494A86" w:rsidRPr="00494A86">
        <w:rPr>
          <w:lang w:eastAsia="x-none"/>
        </w:rPr>
        <w:tab/>
        <w:t>Samsung</w:t>
      </w:r>
    </w:p>
    <w:p w14:paraId="4EFF3E79" w14:textId="5BD5E7A0" w:rsidR="00494A86" w:rsidRPr="00494A86" w:rsidRDefault="001B7BF2" w:rsidP="00494A86">
      <w:pPr>
        <w:ind w:left="720" w:hanging="720"/>
        <w:rPr>
          <w:lang w:eastAsia="x-none"/>
        </w:rPr>
      </w:pPr>
      <w:hyperlink r:id="rId644" w:history="1">
        <w:r w:rsidR="00D93AE1">
          <w:rPr>
            <w:rStyle w:val="Hyperlink"/>
            <w:lang w:eastAsia="x-none"/>
          </w:rPr>
          <w:t>R1-1809037</w:t>
        </w:r>
      </w:hyperlink>
      <w:r w:rsidR="00494A86" w:rsidRPr="00494A86">
        <w:rPr>
          <w:lang w:eastAsia="x-none"/>
        </w:rPr>
        <w:tab/>
        <w:t>Additional SRS symbols</w:t>
      </w:r>
      <w:r w:rsidR="00494A86" w:rsidRPr="00494A86">
        <w:rPr>
          <w:lang w:eastAsia="x-none"/>
        </w:rPr>
        <w:tab/>
        <w:t>Qualcomm Incorporated</w:t>
      </w:r>
    </w:p>
    <w:p w14:paraId="310C94D4" w14:textId="464A4F0D" w:rsidR="00494A86" w:rsidRPr="00494A86" w:rsidRDefault="001B7BF2" w:rsidP="00494A86">
      <w:pPr>
        <w:ind w:left="720" w:hanging="720"/>
        <w:rPr>
          <w:lang w:eastAsia="x-none"/>
        </w:rPr>
      </w:pPr>
      <w:hyperlink r:id="rId645" w:history="1">
        <w:r w:rsidR="00D93AE1">
          <w:rPr>
            <w:rStyle w:val="Hyperlink"/>
            <w:lang w:eastAsia="x-none"/>
          </w:rPr>
          <w:t>R1-1809191</w:t>
        </w:r>
      </w:hyperlink>
      <w:r w:rsidR="00494A86" w:rsidRPr="00494A86">
        <w:rPr>
          <w:lang w:eastAsia="x-none"/>
        </w:rPr>
        <w:tab/>
        <w:t>On multi-symbol SRS enhancements</w:t>
      </w:r>
      <w:r w:rsidR="00494A86" w:rsidRPr="00494A86">
        <w:rPr>
          <w:lang w:eastAsia="x-none"/>
        </w:rPr>
        <w:tab/>
        <w:t>Ericsson</w:t>
      </w:r>
    </w:p>
    <w:p w14:paraId="4AB65FEF" w14:textId="04E9B532" w:rsidR="00494A86" w:rsidRPr="00494A86" w:rsidRDefault="001B7BF2" w:rsidP="00494A86">
      <w:pPr>
        <w:ind w:left="720" w:hanging="720"/>
        <w:rPr>
          <w:lang w:eastAsia="x-none"/>
        </w:rPr>
      </w:pPr>
      <w:hyperlink r:id="rId646" w:history="1">
        <w:r w:rsidR="00D93AE1">
          <w:rPr>
            <w:rStyle w:val="Hyperlink"/>
            <w:lang w:eastAsia="x-none"/>
          </w:rPr>
          <w:t>R1-1809215</w:t>
        </w:r>
      </w:hyperlink>
      <w:r w:rsidR="00494A86" w:rsidRPr="00494A86">
        <w:rPr>
          <w:lang w:eastAsia="x-none"/>
        </w:rPr>
        <w:tab/>
        <w:t>A potential scenario for additional SRS symbols</w:t>
      </w:r>
      <w:r w:rsidR="00494A86" w:rsidRPr="00494A86">
        <w:rPr>
          <w:lang w:eastAsia="x-none"/>
        </w:rPr>
        <w:tab/>
        <w:t>SoftBank Corp.</w:t>
      </w:r>
    </w:p>
    <w:p w14:paraId="518B2246" w14:textId="70EAF2CC" w:rsidR="00494A86" w:rsidRPr="00494A86" w:rsidRDefault="001B7BF2" w:rsidP="00494A86">
      <w:pPr>
        <w:ind w:left="720" w:hanging="720"/>
        <w:rPr>
          <w:lang w:eastAsia="x-none"/>
        </w:rPr>
      </w:pPr>
      <w:hyperlink r:id="rId647" w:history="1">
        <w:r w:rsidR="00D93AE1">
          <w:rPr>
            <w:rStyle w:val="Hyperlink"/>
            <w:lang w:eastAsia="x-none"/>
          </w:rPr>
          <w:t>R1-1809376</w:t>
        </w:r>
      </w:hyperlink>
      <w:r w:rsidR="00494A86" w:rsidRPr="00494A86">
        <w:rPr>
          <w:lang w:eastAsia="x-none"/>
        </w:rPr>
        <w:tab/>
        <w:t>Discussion on introduction of additional SRS symbols</w:t>
      </w:r>
      <w:r w:rsidR="00494A86" w:rsidRPr="00494A86">
        <w:rPr>
          <w:lang w:eastAsia="x-none"/>
        </w:rPr>
        <w:tab/>
        <w:t>Nokia, Nokia Shanghai Bell</w:t>
      </w:r>
    </w:p>
    <w:p w14:paraId="61AEB816" w14:textId="77777777" w:rsidR="00494A86" w:rsidRPr="00494A86" w:rsidRDefault="00494A86" w:rsidP="00633FAE">
      <w:pPr>
        <w:pStyle w:val="Heading5"/>
      </w:pPr>
      <w:bookmarkStart w:id="224" w:name="_Toc526458894"/>
      <w:r w:rsidRPr="00494A86">
        <w:t>Virtual cell ID for SRS</w:t>
      </w:r>
      <w:bookmarkEnd w:id="224"/>
    </w:p>
    <w:p w14:paraId="06D909F9" w14:textId="0F860377" w:rsidR="00494A86" w:rsidRPr="00936273" w:rsidRDefault="001B7BF2" w:rsidP="00494A86">
      <w:pPr>
        <w:ind w:left="720" w:hanging="720"/>
        <w:rPr>
          <w:b/>
          <w:lang w:eastAsia="x-none"/>
        </w:rPr>
      </w:pPr>
      <w:hyperlink r:id="rId648" w:history="1">
        <w:r w:rsidR="00D93AE1" w:rsidRPr="00936273">
          <w:rPr>
            <w:rStyle w:val="Hyperlink"/>
            <w:b/>
          </w:rPr>
          <w:t>R1-1809585</w:t>
        </w:r>
      </w:hyperlink>
      <w:r w:rsidR="00494A86" w:rsidRPr="00936273">
        <w:rPr>
          <w:b/>
          <w:lang w:eastAsia="x-none"/>
        </w:rPr>
        <w:tab/>
        <w:t>Feature summary on virtual cell ID for SRS</w:t>
      </w:r>
      <w:r w:rsidR="00494A86" w:rsidRPr="00936273">
        <w:rPr>
          <w:b/>
          <w:lang w:eastAsia="x-none"/>
        </w:rPr>
        <w:tab/>
        <w:t>Huawei, HiSilicon</w:t>
      </w:r>
    </w:p>
    <w:p w14:paraId="4F605119" w14:textId="77777777" w:rsidR="00494A86" w:rsidRPr="00494A86" w:rsidRDefault="00494A86" w:rsidP="00494A86">
      <w:pPr>
        <w:ind w:left="720" w:hanging="720"/>
        <w:rPr>
          <w:lang w:eastAsia="x-none"/>
        </w:rPr>
      </w:pPr>
    </w:p>
    <w:p w14:paraId="3D141C66" w14:textId="77777777" w:rsidR="00494A86" w:rsidRPr="00936273" w:rsidRDefault="00494A86" w:rsidP="00494A86">
      <w:pPr>
        <w:ind w:left="720" w:hanging="720"/>
        <w:rPr>
          <w:rFonts w:eastAsia="Malgun Gothic"/>
          <w:highlight w:val="green"/>
          <w:lang w:eastAsia="zh-CN"/>
        </w:rPr>
      </w:pPr>
      <w:r w:rsidRPr="00936273">
        <w:rPr>
          <w:rFonts w:eastAsia="Malgun Gothic"/>
          <w:highlight w:val="green"/>
          <w:lang w:eastAsia="zh-CN"/>
        </w:rPr>
        <w:t xml:space="preserve">Agreement </w:t>
      </w:r>
    </w:p>
    <w:p w14:paraId="4792599C" w14:textId="0C9999AF" w:rsidR="00494A86" w:rsidRPr="00494A86" w:rsidRDefault="00494A86" w:rsidP="00494A86">
      <w:pPr>
        <w:rPr>
          <w:szCs w:val="20"/>
        </w:rPr>
      </w:pPr>
      <w:r w:rsidRPr="00494A86">
        <w:rPr>
          <w:szCs w:val="20"/>
        </w:rPr>
        <w:t xml:space="preserve">For SRS, </w:t>
      </w:r>
      <m:oMath>
        <m:sSubSup>
          <m:sSubSupPr>
            <m:ctrlPr>
              <w:rPr>
                <w:rFonts w:ascii="Cambria Math" w:eastAsia="Cambria Math" w:hAnsi="Cambria Math"/>
                <w:b/>
                <w:szCs w:val="20"/>
              </w:rPr>
            </m:ctrlPr>
          </m:sSubSupPr>
          <m:e>
            <m:r>
              <m:rPr>
                <m:sty m:val="bi"/>
              </m:rPr>
              <w:rPr>
                <w:rFonts w:ascii="Cambria Math" w:eastAsia="Cambria Math" w:hAnsi="Cambria Math"/>
                <w:szCs w:val="20"/>
              </w:rPr>
              <m:t>n</m:t>
            </m:r>
          </m:e>
          <m:sub>
            <m:r>
              <m:rPr>
                <m:sty m:val="bi"/>
              </m:rPr>
              <w:rPr>
                <w:rFonts w:ascii="Cambria Math" w:eastAsia="Cambria Math" w:hAnsi="Cambria Math"/>
                <w:szCs w:val="20"/>
              </w:rPr>
              <m:t>ID</m:t>
            </m:r>
          </m:sub>
          <m:sup>
            <m:r>
              <m:rPr>
                <m:sty m:val="bi"/>
              </m:rPr>
              <w:rPr>
                <w:rFonts w:ascii="Cambria Math" w:eastAsia="Cambria Math" w:hAnsi="Cambria Math"/>
                <w:szCs w:val="20"/>
              </w:rPr>
              <m:t>RS</m:t>
            </m:r>
          </m:sup>
        </m:sSubSup>
        <m:r>
          <m:rPr>
            <m:sty m:val="b"/>
          </m:rPr>
          <w:rPr>
            <w:rFonts w:ascii="Cambria Math" w:eastAsia="Cambria Math" w:hAnsi="Cambria Math"/>
            <w:szCs w:val="20"/>
          </w:rPr>
          <m:t>=</m:t>
        </m:r>
        <m:sSubSup>
          <m:sSubSupPr>
            <m:ctrlPr>
              <w:rPr>
                <w:rFonts w:ascii="Cambria Math" w:eastAsia="Cambria Math" w:hAnsi="Cambria Math"/>
                <w:b/>
                <w:szCs w:val="20"/>
              </w:rPr>
            </m:ctrlPr>
          </m:sSubSupPr>
          <m:e>
            <m:r>
              <m:rPr>
                <m:sty m:val="bi"/>
              </m:rPr>
              <w:rPr>
                <w:rFonts w:ascii="Cambria Math" w:eastAsia="Cambria Math" w:hAnsi="Cambria Math"/>
                <w:szCs w:val="20"/>
              </w:rPr>
              <m:t>n</m:t>
            </m:r>
          </m:e>
          <m:sub>
            <m:r>
              <m:rPr>
                <m:sty m:val="bi"/>
              </m:rPr>
              <w:rPr>
                <w:rFonts w:ascii="Cambria Math" w:eastAsia="Cambria Math" w:hAnsi="Cambria Math"/>
                <w:szCs w:val="20"/>
              </w:rPr>
              <m:t>ID</m:t>
            </m:r>
          </m:sub>
          <m:sup>
            <m:r>
              <m:rPr>
                <m:sty m:val="bi"/>
              </m:rPr>
              <w:rPr>
                <w:rFonts w:ascii="Cambria Math" w:eastAsia="Cambria Math" w:hAnsi="Cambria Math"/>
                <w:szCs w:val="20"/>
              </w:rPr>
              <m:t>SRS</m:t>
            </m:r>
          </m:sup>
        </m:sSubSup>
      </m:oMath>
      <w:r w:rsidRPr="00494A86">
        <w:rPr>
          <w:szCs w:val="20"/>
        </w:rPr>
        <w:t xml:space="preserve">if </w:t>
      </w:r>
      <m:oMath>
        <m:sSubSup>
          <m:sSubSupPr>
            <m:ctrlPr>
              <w:rPr>
                <w:rFonts w:ascii="Cambria Math" w:eastAsia="Cambria Math" w:hAnsi="Cambria Math"/>
                <w:b/>
                <w:szCs w:val="20"/>
              </w:rPr>
            </m:ctrlPr>
          </m:sSubSupPr>
          <m:e>
            <m:r>
              <m:rPr>
                <m:sty m:val="bi"/>
              </m:rPr>
              <w:rPr>
                <w:rFonts w:ascii="Cambria Math" w:eastAsia="Cambria Math" w:hAnsi="Cambria Math"/>
                <w:szCs w:val="20"/>
              </w:rPr>
              <m:t>n</m:t>
            </m:r>
          </m:e>
          <m:sub>
            <m:r>
              <m:rPr>
                <m:sty m:val="bi"/>
              </m:rPr>
              <w:rPr>
                <w:rFonts w:ascii="Cambria Math" w:eastAsia="Cambria Math" w:hAnsi="Cambria Math"/>
                <w:szCs w:val="20"/>
              </w:rPr>
              <m:t>ID</m:t>
            </m:r>
          </m:sub>
          <m:sup>
            <m:r>
              <m:rPr>
                <m:sty m:val="bi"/>
              </m:rPr>
              <w:rPr>
                <w:rFonts w:ascii="Cambria Math" w:eastAsia="Cambria Math" w:hAnsi="Cambria Math"/>
                <w:szCs w:val="20"/>
              </w:rPr>
              <m:t>SRS</m:t>
            </m:r>
          </m:sup>
        </m:sSubSup>
      </m:oMath>
      <w:r w:rsidRPr="00494A86">
        <w:rPr>
          <w:szCs w:val="20"/>
        </w:rPr>
        <w:t xml:space="preserve">is configured by higher layer, otherwise </w:t>
      </w:r>
      <m:oMath>
        <m:sSubSup>
          <m:sSubSupPr>
            <m:ctrlPr>
              <w:rPr>
                <w:rFonts w:ascii="Cambria Math" w:eastAsia="Cambria Math" w:hAnsi="Cambria Math"/>
                <w:b/>
                <w:szCs w:val="20"/>
              </w:rPr>
            </m:ctrlPr>
          </m:sSubSupPr>
          <m:e>
            <m:r>
              <m:rPr>
                <m:sty m:val="bi"/>
              </m:rPr>
              <w:rPr>
                <w:rFonts w:ascii="Cambria Math" w:eastAsia="Cambria Math" w:hAnsi="Cambria Math"/>
                <w:szCs w:val="20"/>
              </w:rPr>
              <m:t>n</m:t>
            </m:r>
          </m:e>
          <m:sub>
            <m:r>
              <m:rPr>
                <m:sty m:val="bi"/>
              </m:rPr>
              <w:rPr>
                <w:rFonts w:ascii="Cambria Math" w:eastAsia="Cambria Math" w:hAnsi="Cambria Math"/>
                <w:szCs w:val="20"/>
              </w:rPr>
              <m:t>ID</m:t>
            </m:r>
          </m:sub>
          <m:sup>
            <m:r>
              <m:rPr>
                <m:sty m:val="bi"/>
              </m:rPr>
              <w:rPr>
                <w:rFonts w:ascii="Cambria Math" w:eastAsia="Cambria Math" w:hAnsi="Cambria Math"/>
                <w:szCs w:val="20"/>
              </w:rPr>
              <m:t>RS</m:t>
            </m:r>
          </m:sup>
        </m:sSubSup>
        <m:r>
          <m:rPr>
            <m:sty m:val="b"/>
          </m:rPr>
          <w:rPr>
            <w:rFonts w:ascii="Cambria Math" w:eastAsia="Cambria Math" w:hAnsi="Cambria Math"/>
            <w:szCs w:val="20"/>
          </w:rPr>
          <m:t>=</m:t>
        </m:r>
        <m:sSubSup>
          <m:sSubSupPr>
            <m:ctrlPr>
              <w:rPr>
                <w:rFonts w:ascii="Cambria Math" w:eastAsia="Cambria Math" w:hAnsi="Cambria Math"/>
                <w:b/>
                <w:szCs w:val="20"/>
              </w:rPr>
            </m:ctrlPr>
          </m:sSubSupPr>
          <m:e>
            <m:r>
              <m:rPr>
                <m:sty m:val="bi"/>
              </m:rPr>
              <w:rPr>
                <w:rFonts w:ascii="Cambria Math" w:eastAsia="Cambria Math" w:hAnsi="Cambria Math"/>
                <w:szCs w:val="20"/>
              </w:rPr>
              <m:t>N</m:t>
            </m:r>
          </m:e>
          <m:sub>
            <m:r>
              <m:rPr>
                <m:sty m:val="bi"/>
              </m:rPr>
              <w:rPr>
                <w:rFonts w:ascii="Cambria Math" w:eastAsia="Cambria Math" w:hAnsi="Cambria Math"/>
                <w:szCs w:val="20"/>
              </w:rPr>
              <m:t>ID</m:t>
            </m:r>
          </m:sub>
          <m:sup>
            <m:r>
              <m:rPr>
                <m:sty m:val="bi"/>
              </m:rPr>
              <w:rPr>
                <w:rFonts w:ascii="Cambria Math" w:eastAsia="Cambria Math" w:hAnsi="Cambria Math"/>
                <w:szCs w:val="20"/>
              </w:rPr>
              <m:t>cell</m:t>
            </m:r>
          </m:sup>
        </m:sSubSup>
      </m:oMath>
      <w:r w:rsidRPr="00494A86">
        <w:rPr>
          <w:rFonts w:hint="eastAsia"/>
          <w:szCs w:val="20"/>
          <w:lang w:eastAsia="zh-CN"/>
        </w:rPr>
        <w:t xml:space="preserve">, where </w:t>
      </w:r>
      <m:oMath>
        <m:sSubSup>
          <m:sSubSupPr>
            <m:ctrlPr>
              <w:rPr>
                <w:rFonts w:ascii="Cambria Math" w:eastAsia="Cambria Math" w:hAnsi="Cambria Math"/>
                <w:b/>
                <w:szCs w:val="20"/>
              </w:rPr>
            </m:ctrlPr>
          </m:sSubSupPr>
          <m:e>
            <m:r>
              <m:rPr>
                <m:sty m:val="bi"/>
              </m:rPr>
              <w:rPr>
                <w:rFonts w:ascii="Cambria Math" w:eastAsia="Cambria Math" w:hAnsi="Cambria Math"/>
                <w:szCs w:val="20"/>
              </w:rPr>
              <m:t>n</m:t>
            </m:r>
          </m:e>
          <m:sub>
            <m:r>
              <m:rPr>
                <m:sty m:val="bi"/>
              </m:rPr>
              <w:rPr>
                <w:rFonts w:ascii="Cambria Math" w:eastAsia="Cambria Math" w:hAnsi="Cambria Math"/>
                <w:szCs w:val="20"/>
              </w:rPr>
              <m:t>ID</m:t>
            </m:r>
          </m:sub>
          <m:sup>
            <m:r>
              <m:rPr>
                <m:sty m:val="bi"/>
              </m:rPr>
              <w:rPr>
                <w:rFonts w:ascii="Cambria Math" w:eastAsia="Cambria Math" w:hAnsi="Cambria Math"/>
                <w:szCs w:val="20"/>
              </w:rPr>
              <m:t>RS</m:t>
            </m:r>
          </m:sup>
        </m:sSubSup>
      </m:oMath>
      <w:r w:rsidRPr="00494A86">
        <w:rPr>
          <w:rFonts w:hint="eastAsia"/>
          <w:szCs w:val="20"/>
          <w:lang w:eastAsia="zh-CN"/>
        </w:rPr>
        <w:t xml:space="preserve"> </w:t>
      </w:r>
      <w:r w:rsidRPr="00494A86">
        <w:rPr>
          <w:szCs w:val="20"/>
          <w:lang w:eastAsia="zh-CN"/>
        </w:rPr>
        <w:t>is within the range from 0 to 503</w:t>
      </w:r>
      <w:r w:rsidRPr="00494A86">
        <w:rPr>
          <w:szCs w:val="20"/>
        </w:rPr>
        <w:t>.</w:t>
      </w:r>
    </w:p>
    <w:p w14:paraId="5484865E" w14:textId="77777777" w:rsidR="00494A86" w:rsidRPr="00494A86" w:rsidRDefault="00494A86" w:rsidP="00494A86">
      <w:pPr>
        <w:ind w:left="720" w:hanging="720"/>
        <w:rPr>
          <w:rFonts w:eastAsia="Malgun Gothic"/>
          <w:b/>
          <w:lang w:eastAsia="zh-CN"/>
        </w:rPr>
      </w:pPr>
    </w:p>
    <w:p w14:paraId="7B23B609" w14:textId="75AB1AA0" w:rsidR="00494A86" w:rsidRPr="00494A86" w:rsidRDefault="001B7BF2" w:rsidP="00494A86">
      <w:pPr>
        <w:ind w:left="720" w:hanging="720"/>
        <w:rPr>
          <w:lang w:eastAsia="x-none"/>
        </w:rPr>
      </w:pPr>
      <w:hyperlink r:id="rId649" w:history="1">
        <w:r w:rsidR="00D93AE1">
          <w:rPr>
            <w:rStyle w:val="Hyperlink"/>
            <w:lang w:eastAsia="x-none"/>
          </w:rPr>
          <w:t>R1-1808137</w:t>
        </w:r>
      </w:hyperlink>
      <w:r w:rsidR="00494A86" w:rsidRPr="00494A86">
        <w:rPr>
          <w:lang w:eastAsia="x-none"/>
        </w:rPr>
        <w:tab/>
        <w:t>On virtual cell ID for SRS sequence generation</w:t>
      </w:r>
      <w:r w:rsidR="00494A86" w:rsidRPr="00494A86">
        <w:rPr>
          <w:lang w:eastAsia="x-none"/>
        </w:rPr>
        <w:tab/>
        <w:t>Huawei, HiSilicon</w:t>
      </w:r>
    </w:p>
    <w:p w14:paraId="240B7B12" w14:textId="4064E5AD" w:rsidR="00494A86" w:rsidRPr="00494A86" w:rsidRDefault="001B7BF2" w:rsidP="00494A86">
      <w:pPr>
        <w:ind w:left="720" w:hanging="720"/>
        <w:rPr>
          <w:lang w:eastAsia="x-none"/>
        </w:rPr>
      </w:pPr>
      <w:hyperlink r:id="rId650" w:history="1">
        <w:r w:rsidR="00D93AE1">
          <w:rPr>
            <w:rStyle w:val="Hyperlink"/>
            <w:lang w:eastAsia="x-none"/>
          </w:rPr>
          <w:t>R1-1808193</w:t>
        </w:r>
      </w:hyperlink>
      <w:r w:rsidR="00494A86" w:rsidRPr="00494A86">
        <w:rPr>
          <w:lang w:eastAsia="x-none"/>
        </w:rPr>
        <w:tab/>
        <w:t>Discussion on virtual cell ID for SRS</w:t>
      </w:r>
      <w:r w:rsidR="00494A86" w:rsidRPr="00494A86">
        <w:rPr>
          <w:lang w:eastAsia="x-none"/>
        </w:rPr>
        <w:tab/>
        <w:t>ZTE</w:t>
      </w:r>
    </w:p>
    <w:p w14:paraId="677D287E" w14:textId="02D14AC4" w:rsidR="00494A86" w:rsidRPr="00494A86" w:rsidRDefault="001B7BF2" w:rsidP="00494A86">
      <w:pPr>
        <w:ind w:left="720" w:hanging="720"/>
        <w:rPr>
          <w:lang w:eastAsia="x-none"/>
        </w:rPr>
      </w:pPr>
      <w:hyperlink r:id="rId651" w:history="1">
        <w:r w:rsidR="00D93AE1">
          <w:rPr>
            <w:rStyle w:val="Hyperlink"/>
            <w:lang w:eastAsia="x-none"/>
          </w:rPr>
          <w:t>R1-1808446</w:t>
        </w:r>
      </w:hyperlink>
      <w:r w:rsidR="00494A86" w:rsidRPr="00494A86">
        <w:rPr>
          <w:lang w:eastAsia="x-none"/>
        </w:rPr>
        <w:tab/>
        <w:t>Views on SRS virtual cell ID</w:t>
      </w:r>
      <w:r w:rsidR="00494A86" w:rsidRPr="00494A86">
        <w:rPr>
          <w:lang w:eastAsia="x-none"/>
        </w:rPr>
        <w:tab/>
        <w:t>Mitsubishi Electric Co.</w:t>
      </w:r>
    </w:p>
    <w:p w14:paraId="47876A80" w14:textId="67A4DC8A" w:rsidR="00494A86" w:rsidRPr="00494A86" w:rsidRDefault="001B7BF2" w:rsidP="00494A86">
      <w:pPr>
        <w:ind w:left="720" w:hanging="720"/>
        <w:rPr>
          <w:lang w:eastAsia="x-none"/>
        </w:rPr>
      </w:pPr>
      <w:hyperlink r:id="rId652" w:history="1">
        <w:r w:rsidR="00D93AE1">
          <w:rPr>
            <w:rStyle w:val="Hyperlink"/>
            <w:lang w:eastAsia="x-none"/>
          </w:rPr>
          <w:t>R1-1808481</w:t>
        </w:r>
      </w:hyperlink>
      <w:r w:rsidR="00494A86" w:rsidRPr="00494A86">
        <w:rPr>
          <w:lang w:eastAsia="x-none"/>
        </w:rPr>
        <w:tab/>
        <w:t>Discussion on VCID for SRS sequence</w:t>
      </w:r>
      <w:r w:rsidR="00494A86" w:rsidRPr="00494A86">
        <w:rPr>
          <w:lang w:eastAsia="x-none"/>
        </w:rPr>
        <w:tab/>
        <w:t>LG Electronics</w:t>
      </w:r>
    </w:p>
    <w:p w14:paraId="310D8C97" w14:textId="49C0E2B9" w:rsidR="00494A86" w:rsidRPr="00494A86" w:rsidRDefault="001B7BF2" w:rsidP="00494A86">
      <w:pPr>
        <w:ind w:left="720" w:hanging="720"/>
        <w:rPr>
          <w:lang w:eastAsia="x-none"/>
        </w:rPr>
      </w:pPr>
      <w:hyperlink r:id="rId653" w:history="1">
        <w:r w:rsidR="00D93AE1">
          <w:rPr>
            <w:rStyle w:val="Hyperlink"/>
            <w:lang w:eastAsia="x-none"/>
          </w:rPr>
          <w:t>R1-1808548</w:t>
        </w:r>
      </w:hyperlink>
      <w:r w:rsidR="00494A86" w:rsidRPr="00494A86">
        <w:rPr>
          <w:lang w:eastAsia="x-none"/>
        </w:rPr>
        <w:tab/>
        <w:t>Virtual cell ID for SRS</w:t>
      </w:r>
      <w:r w:rsidR="00494A86" w:rsidRPr="00494A86">
        <w:rPr>
          <w:lang w:eastAsia="x-none"/>
        </w:rPr>
        <w:tab/>
        <w:t>Lenovo, Motorola Mobility</w:t>
      </w:r>
    </w:p>
    <w:p w14:paraId="6FD73965" w14:textId="11DCF0BA" w:rsidR="00494A86" w:rsidRPr="00494A86" w:rsidRDefault="001B7BF2" w:rsidP="00494A86">
      <w:pPr>
        <w:ind w:left="720" w:hanging="720"/>
        <w:rPr>
          <w:lang w:eastAsia="x-none"/>
        </w:rPr>
      </w:pPr>
      <w:hyperlink r:id="rId654" w:history="1">
        <w:r w:rsidR="00D93AE1">
          <w:rPr>
            <w:rStyle w:val="Hyperlink"/>
            <w:lang w:eastAsia="x-none"/>
          </w:rPr>
          <w:t>R1-1808663</w:t>
        </w:r>
      </w:hyperlink>
      <w:r w:rsidR="00494A86" w:rsidRPr="00494A86">
        <w:rPr>
          <w:lang w:eastAsia="x-none"/>
        </w:rPr>
        <w:tab/>
        <w:t>Virtual cell ID support for SRS</w:t>
      </w:r>
      <w:r w:rsidR="00494A86" w:rsidRPr="00494A86">
        <w:rPr>
          <w:lang w:eastAsia="x-none"/>
        </w:rPr>
        <w:tab/>
        <w:t>Intel Corporation</w:t>
      </w:r>
    </w:p>
    <w:p w14:paraId="2EC1CEE7" w14:textId="574659A4" w:rsidR="00494A86" w:rsidRPr="00494A86" w:rsidRDefault="001B7BF2" w:rsidP="00494A86">
      <w:pPr>
        <w:ind w:left="720" w:hanging="720"/>
        <w:rPr>
          <w:lang w:eastAsia="x-none"/>
        </w:rPr>
      </w:pPr>
      <w:hyperlink r:id="rId655" w:history="1">
        <w:r w:rsidR="00D93AE1">
          <w:rPr>
            <w:rStyle w:val="Hyperlink"/>
            <w:lang w:eastAsia="x-none"/>
          </w:rPr>
          <w:t>R1-1808743</w:t>
        </w:r>
      </w:hyperlink>
      <w:r w:rsidR="00494A86" w:rsidRPr="00494A86">
        <w:rPr>
          <w:lang w:eastAsia="x-none"/>
        </w:rPr>
        <w:tab/>
        <w:t>Discussions on virtual cell ID for SRS</w:t>
      </w:r>
      <w:r w:rsidR="00494A86" w:rsidRPr="00494A86">
        <w:rPr>
          <w:lang w:eastAsia="x-none"/>
        </w:rPr>
        <w:tab/>
        <w:t>Samsung</w:t>
      </w:r>
    </w:p>
    <w:p w14:paraId="5C2B4D75" w14:textId="422515A0" w:rsidR="00494A86" w:rsidRPr="00494A86" w:rsidRDefault="001B7BF2" w:rsidP="00494A86">
      <w:pPr>
        <w:ind w:left="720" w:hanging="720"/>
        <w:rPr>
          <w:lang w:eastAsia="x-none"/>
        </w:rPr>
      </w:pPr>
      <w:hyperlink r:id="rId656" w:history="1">
        <w:r w:rsidR="00D93AE1">
          <w:rPr>
            <w:rStyle w:val="Hyperlink"/>
            <w:lang w:eastAsia="x-none"/>
          </w:rPr>
          <w:t>R1-1808957</w:t>
        </w:r>
      </w:hyperlink>
      <w:r w:rsidR="00494A86" w:rsidRPr="00494A86">
        <w:rPr>
          <w:lang w:eastAsia="x-none"/>
        </w:rPr>
        <w:tab/>
        <w:t>Virtual Cell ID for SRS Capacity Enhancements</w:t>
      </w:r>
      <w:r w:rsidR="00494A86" w:rsidRPr="00494A86">
        <w:rPr>
          <w:lang w:eastAsia="x-none"/>
        </w:rPr>
        <w:tab/>
        <w:t>MediaTek Inc.</w:t>
      </w:r>
    </w:p>
    <w:p w14:paraId="04475DAB" w14:textId="388E942E" w:rsidR="00494A86" w:rsidRPr="00494A86" w:rsidRDefault="001B7BF2" w:rsidP="00494A86">
      <w:pPr>
        <w:ind w:left="720" w:hanging="720"/>
        <w:rPr>
          <w:lang w:eastAsia="x-none"/>
        </w:rPr>
      </w:pPr>
      <w:hyperlink r:id="rId657" w:history="1">
        <w:r w:rsidR="00D93AE1">
          <w:rPr>
            <w:rStyle w:val="Hyperlink"/>
            <w:lang w:eastAsia="x-none"/>
          </w:rPr>
          <w:t>R1-1809038</w:t>
        </w:r>
      </w:hyperlink>
      <w:r w:rsidR="00494A86" w:rsidRPr="00494A86">
        <w:rPr>
          <w:lang w:eastAsia="x-none"/>
        </w:rPr>
        <w:tab/>
        <w:t>Virtual cell ID for SRS</w:t>
      </w:r>
      <w:r w:rsidR="00494A86" w:rsidRPr="00494A86">
        <w:rPr>
          <w:lang w:eastAsia="x-none"/>
        </w:rPr>
        <w:tab/>
        <w:t>Qualcomm Incorporated</w:t>
      </w:r>
    </w:p>
    <w:p w14:paraId="40E12CA2" w14:textId="5DDF0964" w:rsidR="00494A86" w:rsidRPr="00494A86" w:rsidRDefault="001B7BF2" w:rsidP="00494A86">
      <w:pPr>
        <w:ind w:left="720" w:hanging="720"/>
        <w:rPr>
          <w:lang w:eastAsia="x-none"/>
        </w:rPr>
      </w:pPr>
      <w:hyperlink r:id="rId658" w:history="1">
        <w:r w:rsidR="00D93AE1">
          <w:rPr>
            <w:rStyle w:val="Hyperlink"/>
            <w:lang w:eastAsia="x-none"/>
          </w:rPr>
          <w:t>R1-1809192</w:t>
        </w:r>
      </w:hyperlink>
      <w:r w:rsidR="00494A86" w:rsidRPr="00494A86">
        <w:rPr>
          <w:lang w:eastAsia="x-none"/>
        </w:rPr>
        <w:tab/>
        <w:t>On virtual cell ID for SRS</w:t>
      </w:r>
      <w:r w:rsidR="00494A86" w:rsidRPr="00494A86">
        <w:rPr>
          <w:lang w:eastAsia="x-none"/>
        </w:rPr>
        <w:tab/>
        <w:t>Ericsson</w:t>
      </w:r>
    </w:p>
    <w:p w14:paraId="197A0F95" w14:textId="2BCE3A10" w:rsidR="00494A86" w:rsidRPr="00494A86" w:rsidRDefault="001B7BF2" w:rsidP="00494A86">
      <w:pPr>
        <w:ind w:left="720" w:hanging="720"/>
        <w:rPr>
          <w:lang w:eastAsia="x-none"/>
        </w:rPr>
      </w:pPr>
      <w:hyperlink r:id="rId659" w:history="1">
        <w:r w:rsidR="00D93AE1">
          <w:rPr>
            <w:rStyle w:val="Hyperlink"/>
            <w:lang w:eastAsia="x-none"/>
          </w:rPr>
          <w:t>R1-1809377</w:t>
        </w:r>
      </w:hyperlink>
      <w:r w:rsidR="00494A86" w:rsidRPr="00494A86">
        <w:rPr>
          <w:lang w:eastAsia="x-none"/>
        </w:rPr>
        <w:tab/>
        <w:t>Introduction of virtual cell id for SRS</w:t>
      </w:r>
      <w:r w:rsidR="00494A86" w:rsidRPr="00494A86">
        <w:rPr>
          <w:lang w:eastAsia="x-none"/>
        </w:rPr>
        <w:tab/>
        <w:t>Nokia, Nokia Shanghai Bell</w:t>
      </w:r>
    </w:p>
    <w:p w14:paraId="7AB47A9A" w14:textId="15D53094" w:rsidR="00494A86" w:rsidRPr="00494A86" w:rsidRDefault="00633FAE" w:rsidP="00633FAE">
      <w:pPr>
        <w:pStyle w:val="Heading5"/>
      </w:pPr>
      <w:bookmarkStart w:id="225" w:name="_Toc526458895"/>
      <w:r>
        <w:t>Other</w:t>
      </w:r>
      <w:bookmarkEnd w:id="225"/>
    </w:p>
    <w:p w14:paraId="78D05DFA" w14:textId="0FA5F7C2" w:rsidR="00494A86" w:rsidRPr="00494A86" w:rsidRDefault="001B7BF2" w:rsidP="00494A86">
      <w:pPr>
        <w:ind w:left="720" w:hanging="720"/>
        <w:rPr>
          <w:lang w:eastAsia="x-none"/>
        </w:rPr>
      </w:pPr>
      <w:hyperlink r:id="rId660" w:history="1">
        <w:r w:rsidR="00D93AE1">
          <w:rPr>
            <w:rStyle w:val="Hyperlink"/>
            <w:lang w:eastAsia="x-none"/>
          </w:rPr>
          <w:t>R1-1809193</w:t>
        </w:r>
      </w:hyperlink>
      <w:r w:rsidR="00494A86" w:rsidRPr="00494A86">
        <w:rPr>
          <w:lang w:eastAsia="x-none"/>
        </w:rPr>
        <w:tab/>
        <w:t>Simulation assumptions and evaluation methodology for SRS enhancements</w:t>
      </w:r>
      <w:r w:rsidR="00494A86" w:rsidRPr="00494A86">
        <w:rPr>
          <w:lang w:eastAsia="x-none"/>
        </w:rPr>
        <w:tab/>
        <w:t>Ericsson</w:t>
      </w:r>
    </w:p>
    <w:p w14:paraId="6CB23FB8" w14:textId="4859E437" w:rsidR="00494A86" w:rsidRPr="00494A86" w:rsidRDefault="00494A86" w:rsidP="00633FAE">
      <w:pPr>
        <w:pStyle w:val="Heading4"/>
      </w:pPr>
      <w:bookmarkStart w:id="226" w:name="_Toc521704502"/>
      <w:bookmarkStart w:id="227" w:name="_Toc526458896"/>
      <w:r w:rsidRPr="00494A86">
        <w:t>Other</w:t>
      </w:r>
      <w:bookmarkEnd w:id="226"/>
      <w:bookmarkEnd w:id="227"/>
    </w:p>
    <w:p w14:paraId="0D437872" w14:textId="576750D0" w:rsidR="00494A86" w:rsidRPr="00494A86" w:rsidRDefault="001B7BF2" w:rsidP="00494A86">
      <w:pPr>
        <w:ind w:left="720" w:hanging="720"/>
        <w:rPr>
          <w:lang w:eastAsia="x-none"/>
        </w:rPr>
      </w:pPr>
      <w:hyperlink r:id="rId661" w:history="1">
        <w:r w:rsidR="00D93AE1">
          <w:rPr>
            <w:rStyle w:val="Hyperlink"/>
            <w:lang w:eastAsia="x-none"/>
          </w:rPr>
          <w:t>R1-1809194</w:t>
        </w:r>
      </w:hyperlink>
      <w:r w:rsidR="00494A86" w:rsidRPr="00494A86">
        <w:rPr>
          <w:lang w:eastAsia="x-none"/>
        </w:rPr>
        <w:tab/>
        <w:t>Possible enhancements to Advanced CSI reporting</w:t>
      </w:r>
      <w:r w:rsidR="00494A86" w:rsidRPr="00494A86">
        <w:rPr>
          <w:lang w:eastAsia="x-none"/>
        </w:rPr>
        <w:tab/>
        <w:t>Ericsson</w:t>
      </w:r>
    </w:p>
    <w:p w14:paraId="3985DB32" w14:textId="2362A0B9" w:rsidR="00E303AE" w:rsidRPr="00E303AE" w:rsidRDefault="00E303AE" w:rsidP="00063CD3">
      <w:pPr>
        <w:pStyle w:val="Heading3"/>
      </w:pPr>
      <w:bookmarkStart w:id="228" w:name="_Toc526458897"/>
      <w:r w:rsidRPr="00E303AE">
        <w:t>Other</w:t>
      </w:r>
      <w:bookmarkEnd w:id="220"/>
      <w:bookmarkEnd w:id="228"/>
    </w:p>
    <w:p w14:paraId="5F36F251" w14:textId="28C2150D" w:rsidR="00E303AE" w:rsidRPr="00E303AE" w:rsidRDefault="001B7BF2" w:rsidP="00E303AE">
      <w:pPr>
        <w:ind w:left="720" w:hanging="720"/>
        <w:rPr>
          <w:color w:val="808080"/>
          <w:lang w:eastAsia="x-none"/>
        </w:rPr>
      </w:pPr>
      <w:hyperlink r:id="rId662" w:history="1">
        <w:r w:rsidR="00D93AE1">
          <w:rPr>
            <w:rStyle w:val="Hyperlink"/>
            <w:lang w:eastAsia="x-none"/>
          </w:rPr>
          <w:t>R1-1809229</w:t>
        </w:r>
      </w:hyperlink>
      <w:r w:rsidR="00E303AE" w:rsidRPr="00E303AE">
        <w:rPr>
          <w:color w:val="808080"/>
          <w:lang w:eastAsia="x-none"/>
        </w:rPr>
        <w:tab/>
        <w:t>Virtual cell ID for SRS</w:t>
      </w:r>
      <w:r w:rsidR="00E303AE" w:rsidRPr="00E303AE">
        <w:rPr>
          <w:color w:val="808080"/>
          <w:lang w:eastAsia="x-none"/>
        </w:rPr>
        <w:tab/>
        <w:t>Qualcomm Incorporated</w:t>
      </w:r>
    </w:p>
    <w:p w14:paraId="59FAEF81" w14:textId="77777777" w:rsidR="00E303AE" w:rsidRPr="00E303AE" w:rsidRDefault="00E303AE" w:rsidP="00E303AE">
      <w:pPr>
        <w:ind w:left="720" w:hanging="720"/>
        <w:rPr>
          <w:color w:val="808080"/>
          <w:lang w:eastAsia="x-none"/>
        </w:rPr>
      </w:pPr>
      <w:r w:rsidRPr="00E303AE">
        <w:rPr>
          <w:color w:val="808080"/>
          <w:lang w:eastAsia="x-none"/>
        </w:rPr>
        <w:t>Withdrawn</w:t>
      </w:r>
    </w:p>
    <w:p w14:paraId="3D4B5ABC" w14:textId="30E1FB06" w:rsidR="003D6A10" w:rsidRDefault="00E303AE" w:rsidP="003D6A10">
      <w:pPr>
        <w:pStyle w:val="Heading1"/>
      </w:pPr>
      <w:bookmarkStart w:id="229" w:name="_Toc521704504"/>
      <w:bookmarkStart w:id="230" w:name="_Toc526458898"/>
      <w:r w:rsidRPr="00E303AE">
        <w:t>NR</w:t>
      </w:r>
      <w:bookmarkEnd w:id="229"/>
      <w:bookmarkEnd w:id="230"/>
    </w:p>
    <w:p w14:paraId="4CD403F4" w14:textId="77777777" w:rsidR="00E303AE" w:rsidRPr="00E303AE" w:rsidRDefault="00E303AE" w:rsidP="00063CD3">
      <w:pPr>
        <w:pStyle w:val="Heading2"/>
      </w:pPr>
      <w:bookmarkStart w:id="231" w:name="_Toc521704505"/>
      <w:bookmarkStart w:id="232" w:name="_Toc526458899"/>
      <w:r w:rsidRPr="00E303AE">
        <w:t>Maintenance of Release 15 NR</w:t>
      </w:r>
      <w:bookmarkEnd w:id="231"/>
      <w:bookmarkEnd w:id="232"/>
    </w:p>
    <w:p w14:paraId="7CA87E67" w14:textId="77777777" w:rsidR="00E303AE" w:rsidRPr="00E303AE" w:rsidRDefault="00E303AE" w:rsidP="00E303AE">
      <w:pPr>
        <w:ind w:left="720" w:hanging="720"/>
        <w:rPr>
          <w:i/>
          <w:iCs/>
        </w:rPr>
      </w:pPr>
      <w:r w:rsidRPr="00E303AE">
        <w:rPr>
          <w:rFonts w:eastAsia="MS Mincho" w:hint="eastAsia"/>
          <w:i/>
          <w:iCs/>
          <w:lang w:eastAsia="ja-JP"/>
        </w:rPr>
        <w:t>W</w:t>
      </w:r>
      <w:r w:rsidRPr="00E303AE">
        <w:rPr>
          <w:i/>
          <w:iCs/>
        </w:rPr>
        <w:t xml:space="preserve">ID in </w:t>
      </w:r>
      <w:hyperlink r:id="rId663" w:history="1">
        <w:r w:rsidRPr="00E303AE">
          <w:rPr>
            <w:rFonts w:eastAsia="MS Mincho"/>
            <w:i/>
            <w:iCs/>
            <w:color w:val="0000FF"/>
            <w:u w:val="single"/>
            <w:lang w:eastAsia="ja-JP"/>
          </w:rPr>
          <w:t>RP-181474</w:t>
        </w:r>
      </w:hyperlink>
    </w:p>
    <w:p w14:paraId="670642A8" w14:textId="77777777" w:rsidR="00E303AE" w:rsidRPr="00930B85" w:rsidRDefault="00E303AE" w:rsidP="00E303AE">
      <w:pPr>
        <w:rPr>
          <w:iCs/>
        </w:rPr>
      </w:pPr>
    </w:p>
    <w:p w14:paraId="76381001" w14:textId="77777777" w:rsidR="00E303AE" w:rsidRPr="00E303AE" w:rsidRDefault="00E303AE" w:rsidP="00E303AE">
      <w:r w:rsidRPr="00E303AE">
        <w:t>Only essential corrections. Notes:</w:t>
      </w:r>
    </w:p>
    <w:p w14:paraId="5FCAE28F" w14:textId="77777777" w:rsidR="00E303AE" w:rsidRPr="00E303AE" w:rsidRDefault="00E303AE" w:rsidP="00E303AE">
      <w:pPr>
        <w:numPr>
          <w:ilvl w:val="0"/>
          <w:numId w:val="33"/>
        </w:numPr>
        <w:rPr>
          <w:color w:val="FF0000"/>
        </w:rPr>
      </w:pPr>
      <w:r w:rsidRPr="00E303AE">
        <w:rPr>
          <w:color w:val="FF0000"/>
        </w:rPr>
        <w:t xml:space="preserve">No individual CRs are allowed. Only text proposals are allowed. </w:t>
      </w:r>
    </w:p>
    <w:p w14:paraId="05626CE2" w14:textId="77777777" w:rsidR="00E303AE" w:rsidRPr="00E303AE" w:rsidRDefault="00E303AE" w:rsidP="00E303AE">
      <w:pPr>
        <w:numPr>
          <w:ilvl w:val="1"/>
          <w:numId w:val="33"/>
        </w:numPr>
        <w:rPr>
          <w:color w:val="FF0000"/>
        </w:rPr>
      </w:pPr>
      <w:r w:rsidRPr="00E303AE">
        <w:rPr>
          <w:color w:val="FF0000"/>
        </w:rPr>
        <w:t>Later on editors will aggregate all endorsed text proposals for a jumbo CR per spec</w:t>
      </w:r>
    </w:p>
    <w:p w14:paraId="2BF7C0EA" w14:textId="77777777" w:rsidR="00E303AE" w:rsidRPr="00E303AE" w:rsidRDefault="00E303AE" w:rsidP="00E303AE">
      <w:pPr>
        <w:numPr>
          <w:ilvl w:val="0"/>
          <w:numId w:val="33"/>
        </w:numPr>
        <w:rPr>
          <w:color w:val="FF0000"/>
        </w:rPr>
      </w:pPr>
      <w:r w:rsidRPr="00E303AE">
        <w:rPr>
          <w:color w:val="FF0000"/>
        </w:rPr>
        <w:t>Editors are encouraged to submit editor’s CR before the meeting reflecting additional comments received after the endorsed &amp; frozen NR specifications. If submitted, please submit under agenda 7.</w:t>
      </w:r>
    </w:p>
    <w:p w14:paraId="5AB0AE4B" w14:textId="77777777" w:rsidR="00E303AE" w:rsidRPr="00E303AE" w:rsidRDefault="00E303AE" w:rsidP="00E303AE"/>
    <w:p w14:paraId="471B528E" w14:textId="6A8CACA5" w:rsidR="00E303AE" w:rsidRPr="00E303AE" w:rsidRDefault="001B7BF2" w:rsidP="00E303AE">
      <w:pPr>
        <w:ind w:left="720" w:hanging="720"/>
        <w:rPr>
          <w:lang w:eastAsia="x-none"/>
        </w:rPr>
      </w:pPr>
      <w:hyperlink r:id="rId664" w:history="1">
        <w:r w:rsidR="00D93AE1">
          <w:rPr>
            <w:rStyle w:val="Hyperlink"/>
            <w:lang w:eastAsia="x-none"/>
          </w:rPr>
          <w:t>R1-1808744</w:t>
        </w:r>
      </w:hyperlink>
      <w:r w:rsidR="00E303AE" w:rsidRPr="00E303AE">
        <w:rPr>
          <w:lang w:eastAsia="x-none"/>
        </w:rPr>
        <w:tab/>
        <w:t>Updates to TS 38.213</w:t>
      </w:r>
      <w:r w:rsidR="00E303AE" w:rsidRPr="00E303AE">
        <w:rPr>
          <w:lang w:eastAsia="x-none"/>
        </w:rPr>
        <w:tab/>
        <w:t>Samsung</w:t>
      </w:r>
    </w:p>
    <w:p w14:paraId="7E3AED38" w14:textId="09519668" w:rsidR="00E303AE" w:rsidRPr="00E303AE" w:rsidRDefault="001B7BF2" w:rsidP="00E303AE">
      <w:pPr>
        <w:ind w:left="720" w:hanging="720"/>
        <w:rPr>
          <w:lang w:eastAsia="x-none"/>
        </w:rPr>
      </w:pPr>
      <w:hyperlink r:id="rId665" w:history="1">
        <w:r w:rsidR="00D93AE1">
          <w:rPr>
            <w:rStyle w:val="Hyperlink"/>
            <w:lang w:eastAsia="x-none"/>
          </w:rPr>
          <w:t>R1-1808329</w:t>
        </w:r>
      </w:hyperlink>
      <w:r w:rsidR="00E303AE" w:rsidRPr="00E303AE">
        <w:rPr>
          <w:lang w:eastAsia="x-none"/>
        </w:rPr>
        <w:tab/>
        <w:t>TP to 38.211 on handling of initial BWP configuration (response to R2-1810943)</w:t>
      </w:r>
      <w:r w:rsidR="00E303AE" w:rsidRPr="00E303AE">
        <w:rPr>
          <w:lang w:eastAsia="x-none"/>
        </w:rPr>
        <w:tab/>
        <w:t>Ericsson</w:t>
      </w:r>
    </w:p>
    <w:p w14:paraId="35AB832B" w14:textId="681C45C0" w:rsidR="00E303AE" w:rsidRPr="00E303AE" w:rsidRDefault="001B7BF2" w:rsidP="00E303AE">
      <w:pPr>
        <w:ind w:left="720" w:hanging="720"/>
        <w:rPr>
          <w:lang w:eastAsia="x-none"/>
        </w:rPr>
      </w:pPr>
      <w:hyperlink r:id="rId666" w:history="1">
        <w:r w:rsidR="00D93AE1">
          <w:rPr>
            <w:rStyle w:val="Hyperlink"/>
            <w:lang w:eastAsia="x-none"/>
          </w:rPr>
          <w:t>R1-1808071</w:t>
        </w:r>
      </w:hyperlink>
      <w:r w:rsidR="00E303AE" w:rsidRPr="00E303AE">
        <w:rPr>
          <w:lang w:eastAsia="x-none"/>
        </w:rPr>
        <w:tab/>
        <w:t>Corrections for TR38.811 Chapter 6 Non-Terrestrial Networks channel models</w:t>
      </w:r>
      <w:r w:rsidR="00E303AE" w:rsidRPr="00E303AE">
        <w:rPr>
          <w:lang w:eastAsia="x-none"/>
        </w:rPr>
        <w:tab/>
        <w:t>Huawei, HiSilicon</w:t>
      </w:r>
    </w:p>
    <w:p w14:paraId="4B454156" w14:textId="76CEC67D" w:rsidR="00E303AE" w:rsidRDefault="00E303AE" w:rsidP="00E303AE"/>
    <w:p w14:paraId="75A19B60" w14:textId="2DF0B738" w:rsidR="00034DDA" w:rsidRDefault="00034DDA" w:rsidP="00E303AE">
      <w:r>
        <w:t>Monday guidance</w:t>
      </w:r>
    </w:p>
    <w:p w14:paraId="23EB9EE1" w14:textId="77777777" w:rsidR="00034DDA" w:rsidRPr="00034DDA" w:rsidRDefault="00034DDA" w:rsidP="00034DDA">
      <w:pPr>
        <w:ind w:left="720" w:hanging="720"/>
        <w:rPr>
          <w:szCs w:val="20"/>
          <w:lang w:eastAsia="x-none"/>
        </w:rPr>
      </w:pPr>
      <w:r w:rsidRPr="00034DDA">
        <w:rPr>
          <w:b/>
          <w:szCs w:val="20"/>
          <w:u w:val="single"/>
          <w:lang w:eastAsia="x-none"/>
        </w:rPr>
        <w:t>Conclusion</w:t>
      </w:r>
      <w:r w:rsidRPr="00034DDA">
        <w:rPr>
          <w:szCs w:val="20"/>
          <w:lang w:eastAsia="x-none"/>
        </w:rPr>
        <w:t>:</w:t>
      </w:r>
    </w:p>
    <w:p w14:paraId="213AD57D" w14:textId="77777777" w:rsidR="00034DDA" w:rsidRPr="00034DDA" w:rsidRDefault="00034DDA" w:rsidP="00034DDA">
      <w:pPr>
        <w:numPr>
          <w:ilvl w:val="0"/>
          <w:numId w:val="33"/>
        </w:numPr>
        <w:rPr>
          <w:szCs w:val="20"/>
          <w:lang w:eastAsia="x-none"/>
        </w:rPr>
      </w:pPr>
      <w:r w:rsidRPr="00034DDA">
        <w:rPr>
          <w:szCs w:val="20"/>
          <w:lang w:eastAsia="x-none"/>
        </w:rPr>
        <w:lastRenderedPageBreak/>
        <w:t xml:space="preserve">Editors to check the specifictions w.r.t. whether there are cases when the corresponding RRC parameter name is missing. If so, to make necessary updates to include the RRC parameter name in the first occurrence in the specs. </w:t>
      </w:r>
    </w:p>
    <w:p w14:paraId="691CD547" w14:textId="77777777" w:rsidR="00034DDA" w:rsidRPr="00034DDA" w:rsidRDefault="00034DDA" w:rsidP="00034DDA">
      <w:pPr>
        <w:numPr>
          <w:ilvl w:val="0"/>
          <w:numId w:val="33"/>
        </w:numPr>
        <w:rPr>
          <w:szCs w:val="20"/>
          <w:lang w:eastAsia="x-none"/>
        </w:rPr>
      </w:pPr>
      <w:r w:rsidRPr="00034DDA">
        <w:rPr>
          <w:szCs w:val="20"/>
          <w:lang w:eastAsia="x-none"/>
        </w:rPr>
        <w:t xml:space="preserve">Editors to update the definition of symbols (Section 3.2) and abbreviations as necessary in the corresponding specs </w:t>
      </w:r>
    </w:p>
    <w:p w14:paraId="122EFFD4" w14:textId="6F8B4158" w:rsidR="00034DDA" w:rsidRPr="00034DDA" w:rsidRDefault="00034DDA" w:rsidP="00034DDA">
      <w:pPr>
        <w:numPr>
          <w:ilvl w:val="0"/>
          <w:numId w:val="33"/>
        </w:numPr>
        <w:rPr>
          <w:szCs w:val="20"/>
          <w:lang w:eastAsia="x-none"/>
        </w:rPr>
      </w:pPr>
      <w:r w:rsidRPr="00034DDA">
        <w:rPr>
          <w:szCs w:val="20"/>
          <w:lang w:eastAsia="x-none"/>
        </w:rPr>
        <w:t xml:space="preserve">Notes: companies are encouraged to inform the editors </w:t>
      </w:r>
      <w:r>
        <w:rPr>
          <w:szCs w:val="20"/>
          <w:lang w:eastAsia="x-none"/>
        </w:rPr>
        <w:t xml:space="preserve">regarding </w:t>
      </w:r>
      <w:r w:rsidRPr="00034DDA">
        <w:rPr>
          <w:szCs w:val="20"/>
          <w:lang w:eastAsia="x-none"/>
        </w:rPr>
        <w:t>potential updates for the above two bullets</w:t>
      </w:r>
    </w:p>
    <w:p w14:paraId="06B1AF5F" w14:textId="510156DC" w:rsidR="00034DDA" w:rsidRDefault="00034DDA" w:rsidP="00E303AE"/>
    <w:p w14:paraId="3B6E086B" w14:textId="2D03C7EE" w:rsidR="00930B85" w:rsidRDefault="00930B85" w:rsidP="00E303AE"/>
    <w:p w14:paraId="0519B873" w14:textId="0D5FA5AA" w:rsidR="00930B85" w:rsidRDefault="00930B85" w:rsidP="00E303AE">
      <w:r>
        <w:t>Wednesday</w:t>
      </w:r>
    </w:p>
    <w:p w14:paraId="12035F55" w14:textId="77777777" w:rsidR="00930B85" w:rsidRPr="00930B85" w:rsidRDefault="00930B85" w:rsidP="00930B85">
      <w:pPr>
        <w:rPr>
          <w:szCs w:val="20"/>
        </w:rPr>
      </w:pPr>
      <w:r w:rsidRPr="00930B85">
        <w:rPr>
          <w:b/>
          <w:szCs w:val="20"/>
          <w:u w:val="single"/>
        </w:rPr>
        <w:t>Conclusion</w:t>
      </w:r>
      <w:r w:rsidRPr="00930B85">
        <w:rPr>
          <w:szCs w:val="20"/>
        </w:rPr>
        <w:t>:</w:t>
      </w:r>
    </w:p>
    <w:p w14:paraId="266D0171" w14:textId="77777777" w:rsidR="00930B85" w:rsidRPr="00930B85" w:rsidRDefault="00930B85" w:rsidP="008E772F">
      <w:pPr>
        <w:numPr>
          <w:ilvl w:val="0"/>
          <w:numId w:val="187"/>
        </w:numPr>
        <w:rPr>
          <w:szCs w:val="20"/>
        </w:rPr>
      </w:pPr>
      <w:r w:rsidRPr="00930B85">
        <w:rPr>
          <w:szCs w:val="20"/>
        </w:rPr>
        <w:t>Companies are encouraged to check editor errors within and across different specs, and notify the editors of misalignments to be captured in editors’ CR update</w:t>
      </w:r>
    </w:p>
    <w:p w14:paraId="3EDD236B" w14:textId="77777777" w:rsidR="00930B85" w:rsidRPr="00930B85" w:rsidRDefault="00930B85" w:rsidP="008E772F">
      <w:pPr>
        <w:numPr>
          <w:ilvl w:val="1"/>
          <w:numId w:val="187"/>
        </w:numPr>
        <w:rPr>
          <w:szCs w:val="20"/>
        </w:rPr>
      </w:pPr>
      <w:r w:rsidRPr="00930B85">
        <w:rPr>
          <w:szCs w:val="20"/>
        </w:rPr>
        <w:t>One example, in 38.211, the following update is necessary</w:t>
      </w:r>
    </w:p>
    <w:p w14:paraId="44A491C5" w14:textId="6E42A04D" w:rsidR="00930B85" w:rsidRPr="00930B85" w:rsidRDefault="00930B85" w:rsidP="00930B85">
      <w:pPr>
        <w:keepNext/>
        <w:keepLines/>
        <w:spacing w:before="60" w:after="180"/>
        <w:ind w:left="720" w:hanging="720"/>
        <w:jc w:val="center"/>
        <w:rPr>
          <w:rFonts w:ascii="Arial" w:eastAsia="DengXian" w:hAnsi="Arial"/>
          <w:b/>
          <w:szCs w:val="20"/>
        </w:rPr>
      </w:pPr>
      <w:r w:rsidRPr="00930B85">
        <w:rPr>
          <w:szCs w:val="20"/>
        </w:rPr>
        <w:t xml:space="preserve">Table 6.3.2.4.1-2: Orthogonal sequences </w:t>
      </w:r>
      <w:ins w:id="233" w:author="王姗姗" w:date="2018-08-02T09:13:00Z">
        <w:r w:rsidR="001B7BF2">
          <w:rPr>
            <w:szCs w:val="20"/>
          </w:rPr>
          <w:pict w14:anchorId="554EF23F">
            <v:shape id="_x0000_i1040" type="#_x0000_t75" style="width:107.2pt;height:21.6pt">
              <v:imagedata r:id="rId667" o:title=""/>
            </v:shape>
          </w:pict>
        </w:r>
      </w:ins>
      <w:del w:id="234" w:author="Unknown">
        <w:r w:rsidRPr="00930B85">
          <w:rPr>
            <w:noProof/>
            <w:szCs w:val="20"/>
            <w:lang w:eastAsia="en-GB"/>
          </w:rPr>
          <w:drawing>
            <wp:inline distT="0" distB="0" distL="0" distR="0" wp14:anchorId="50B02EE1" wp14:editId="47B7B90A">
              <wp:extent cx="1082040" cy="23622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68" cstate="print">
                        <a:extLst>
                          <a:ext uri="{28A0092B-C50C-407E-A947-70E740481C1C}">
                            <a14:useLocalDpi xmlns:a14="http://schemas.microsoft.com/office/drawing/2010/main" val="0"/>
                          </a:ext>
                        </a:extLst>
                      </a:blip>
                      <a:srcRect/>
                      <a:stretch>
                        <a:fillRect/>
                      </a:stretch>
                    </pic:blipFill>
                    <pic:spPr bwMode="auto">
                      <a:xfrm>
                        <a:off x="0" y="0"/>
                        <a:ext cx="1082040" cy="236220"/>
                      </a:xfrm>
                      <a:prstGeom prst="rect">
                        <a:avLst/>
                      </a:prstGeom>
                      <a:noFill/>
                      <a:ln>
                        <a:noFill/>
                      </a:ln>
                    </pic:spPr>
                  </pic:pic>
                </a:graphicData>
              </a:graphic>
            </wp:inline>
          </w:drawing>
        </w:r>
      </w:del>
      <w:r w:rsidRPr="00930B85">
        <w:rPr>
          <w:szCs w:val="20"/>
        </w:rPr>
        <w:t xml:space="preserve"> for PUCCH format</w:t>
      </w:r>
      <w:r w:rsidRPr="00930B85">
        <w:rPr>
          <w:rFonts w:ascii="Arial" w:eastAsia="DengXian" w:hAnsi="Arial"/>
          <w:b/>
          <w:szCs w:val="20"/>
        </w:rPr>
        <w:t xml:space="preserve"> 1. </w:t>
      </w:r>
    </w:p>
    <w:p w14:paraId="29631BEA" w14:textId="507F7CDC" w:rsidR="00930B85" w:rsidRDefault="00930B85" w:rsidP="00E303AE"/>
    <w:p w14:paraId="45E5E70D" w14:textId="6E0E3788" w:rsidR="00936273" w:rsidRDefault="00936273" w:rsidP="00E303AE"/>
    <w:p w14:paraId="32754D06" w14:textId="75987322" w:rsidR="00936273" w:rsidRPr="00936273" w:rsidRDefault="00936273" w:rsidP="00E303AE">
      <w:pPr>
        <w:rPr>
          <w:b/>
        </w:rPr>
      </w:pPr>
      <w:r w:rsidRPr="00936273">
        <w:rPr>
          <w:b/>
        </w:rPr>
        <w:t>Friday</w:t>
      </w:r>
    </w:p>
    <w:p w14:paraId="7485D087" w14:textId="237E4CC6" w:rsidR="00936273" w:rsidRPr="00936273" w:rsidRDefault="00936273" w:rsidP="00936273">
      <w:pPr>
        <w:rPr>
          <w:highlight w:val="cyan"/>
        </w:rPr>
      </w:pPr>
      <w:r w:rsidRPr="00936273">
        <w:rPr>
          <w:highlight w:val="cyan"/>
        </w:rPr>
        <w:t>Editors to prepare CRs incorporating the TPs/agreements/work</w:t>
      </w:r>
      <w:r w:rsidR="000C4D9F">
        <w:rPr>
          <w:highlight w:val="cyan"/>
        </w:rPr>
        <w:t>ing</w:t>
      </w:r>
      <w:r w:rsidRPr="00936273">
        <w:rPr>
          <w:highlight w:val="cyan"/>
        </w:rPr>
        <w:t xml:space="preserve"> assumptions by August 30</w:t>
      </w:r>
      <w:r w:rsidRPr="00936273">
        <w:rPr>
          <w:highlight w:val="cyan"/>
          <w:vertAlign w:val="superscript"/>
        </w:rPr>
        <w:t>th</w:t>
      </w:r>
      <w:r w:rsidRPr="00936273">
        <w:rPr>
          <w:highlight w:val="cyan"/>
        </w:rPr>
        <w:t xml:space="preserve"> , </w:t>
      </w:r>
      <w:r w:rsidR="000C4D9F">
        <w:rPr>
          <w:highlight w:val="cyan"/>
        </w:rPr>
        <w:t xml:space="preserve">for review/comment and </w:t>
      </w:r>
      <w:r w:rsidRPr="00936273">
        <w:rPr>
          <w:highlight w:val="cyan"/>
        </w:rPr>
        <w:t>endorse</w:t>
      </w:r>
      <w:r w:rsidR="000C4D9F">
        <w:rPr>
          <w:highlight w:val="cyan"/>
        </w:rPr>
        <w:t>ment</w:t>
      </w:r>
      <w:r w:rsidRPr="00936273">
        <w:rPr>
          <w:highlight w:val="cyan"/>
        </w:rPr>
        <w:t xml:space="preserve"> by Sept. 4</w:t>
      </w:r>
      <w:r w:rsidRPr="000C4D9F">
        <w:rPr>
          <w:highlight w:val="cyan"/>
          <w:vertAlign w:val="superscript"/>
        </w:rPr>
        <w:t>th</w:t>
      </w:r>
      <w:r w:rsidR="000C4D9F">
        <w:rPr>
          <w:highlight w:val="cyan"/>
        </w:rPr>
        <w:t>.</w:t>
      </w:r>
    </w:p>
    <w:p w14:paraId="3AE86253" w14:textId="77777777" w:rsidR="00E303AE" w:rsidRPr="00E303AE" w:rsidRDefault="00E303AE" w:rsidP="00063CD3">
      <w:pPr>
        <w:pStyle w:val="Heading3"/>
        <w:rPr>
          <w:rFonts w:eastAsia="MS Mincho"/>
          <w:lang w:eastAsia="ja-JP"/>
        </w:rPr>
      </w:pPr>
      <w:bookmarkStart w:id="235" w:name="_Toc521704506"/>
      <w:bookmarkStart w:id="236" w:name="_Toc486620680"/>
      <w:bookmarkStart w:id="237" w:name="_Toc526458900"/>
      <w:r w:rsidRPr="00E303AE">
        <w:t xml:space="preserve">Maintenance for </w:t>
      </w:r>
      <w:r w:rsidRPr="00E303AE">
        <w:rPr>
          <w:rFonts w:hint="eastAsia"/>
        </w:rPr>
        <w:t>I</w:t>
      </w:r>
      <w:r w:rsidRPr="00E303AE">
        <w:t>nitial access and mobility</w:t>
      </w:r>
      <w:bookmarkEnd w:id="235"/>
      <w:bookmarkEnd w:id="237"/>
    </w:p>
    <w:p w14:paraId="0010DB14" w14:textId="77777777" w:rsidR="00E303AE" w:rsidRPr="00E303AE" w:rsidRDefault="00E303AE" w:rsidP="00063CD3">
      <w:pPr>
        <w:pStyle w:val="Heading4"/>
      </w:pPr>
      <w:bookmarkStart w:id="238" w:name="_Toc521704507"/>
      <w:bookmarkStart w:id="239" w:name="_Toc526458901"/>
      <w:r w:rsidRPr="00E303AE">
        <w:t>Maintenance for Downlink signals and channels</w:t>
      </w:r>
      <w:bookmarkEnd w:id="238"/>
      <w:bookmarkEnd w:id="239"/>
    </w:p>
    <w:p w14:paraId="21B14856" w14:textId="77777777" w:rsidR="00E303AE" w:rsidRPr="00E303AE" w:rsidRDefault="00E303AE" w:rsidP="00E303AE">
      <w:pPr>
        <w:ind w:left="720" w:hanging="720"/>
        <w:rPr>
          <w:i/>
          <w:lang w:eastAsia="x-none"/>
        </w:rPr>
      </w:pPr>
      <w:r w:rsidRPr="00E303AE">
        <w:rPr>
          <w:i/>
          <w:lang w:eastAsia="x-none"/>
        </w:rPr>
        <w:t xml:space="preserve">Including sync, PBCH, RMSI, OSI, and Paging. </w:t>
      </w:r>
    </w:p>
    <w:p w14:paraId="2BD54F47" w14:textId="77777777" w:rsidR="00593B29" w:rsidRDefault="00593B29" w:rsidP="00593B29">
      <w:bookmarkStart w:id="240" w:name="_Toc521704511"/>
    </w:p>
    <w:p w14:paraId="1FE7B149" w14:textId="78403960" w:rsidR="00593B29" w:rsidRPr="00593B29" w:rsidRDefault="001B7BF2" w:rsidP="00593B29">
      <w:pPr>
        <w:rPr>
          <w:b/>
        </w:rPr>
      </w:pPr>
      <w:hyperlink r:id="rId669" w:history="1">
        <w:r w:rsidR="00D93AE1">
          <w:rPr>
            <w:rStyle w:val="Hyperlink"/>
            <w:b/>
          </w:rPr>
          <w:t>R1-1809703</w:t>
        </w:r>
      </w:hyperlink>
      <w:r w:rsidR="00593B29" w:rsidRPr="00593B29">
        <w:rPr>
          <w:b/>
        </w:rPr>
        <w:tab/>
        <w:t>Summary of synchronization signals and PBCH</w:t>
      </w:r>
      <w:r w:rsidR="00593B29" w:rsidRPr="00593B29">
        <w:rPr>
          <w:b/>
        </w:rPr>
        <w:tab/>
        <w:t>Ericsson</w:t>
      </w:r>
    </w:p>
    <w:p w14:paraId="1661EAED" w14:textId="77777777" w:rsidR="00262D19" w:rsidRPr="00BD0234" w:rsidRDefault="00262D19" w:rsidP="00262D19">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2F0FCE0C" w14:textId="14099CD7" w:rsidR="00262D19" w:rsidRDefault="00262D19" w:rsidP="00593B29"/>
    <w:p w14:paraId="4AD30BB0" w14:textId="47E2DC1F" w:rsidR="00BB12EF" w:rsidRPr="00BB12EF" w:rsidRDefault="00BB12EF" w:rsidP="00BB12EF">
      <w:r w:rsidRPr="002579D8">
        <w:t>Issue of k_SSB</w:t>
      </w:r>
      <w:r w:rsidR="002579D8" w:rsidRPr="002579D8">
        <w:t>: discuss offline</w:t>
      </w:r>
    </w:p>
    <w:p w14:paraId="1D743FE6" w14:textId="77777777" w:rsidR="00BB12EF" w:rsidRPr="00BB12EF" w:rsidRDefault="00BB12EF" w:rsidP="00BB12EF"/>
    <w:p w14:paraId="0FC426AF" w14:textId="77777777" w:rsidR="00BB12EF" w:rsidRPr="00BB12EF" w:rsidRDefault="00BB12EF" w:rsidP="00BB12EF">
      <w:pPr>
        <w:rPr>
          <w:szCs w:val="20"/>
        </w:rPr>
      </w:pPr>
      <w:r w:rsidRPr="00BB12EF">
        <w:rPr>
          <w:b/>
          <w:szCs w:val="20"/>
        </w:rPr>
        <w:t>Conclusion</w:t>
      </w:r>
      <w:r w:rsidRPr="00BB12EF">
        <w:rPr>
          <w:szCs w:val="20"/>
        </w:rPr>
        <w:t>:</w:t>
      </w:r>
    </w:p>
    <w:p w14:paraId="730CD007" w14:textId="77777777" w:rsidR="00BB12EF" w:rsidRPr="00BB12EF" w:rsidRDefault="00BB12EF" w:rsidP="008E772F">
      <w:pPr>
        <w:numPr>
          <w:ilvl w:val="0"/>
          <w:numId w:val="51"/>
        </w:numPr>
        <w:rPr>
          <w:i/>
          <w:szCs w:val="20"/>
          <w:lang w:val="en-US"/>
        </w:rPr>
      </w:pPr>
      <w:r w:rsidRPr="00BB12EF">
        <w:rPr>
          <w:szCs w:val="20"/>
          <w:lang w:val="en-US"/>
        </w:rPr>
        <w:t>Editor to clarify that in the first occurrence of u_0</w:t>
      </w:r>
      <w:r w:rsidRPr="00BB12EF">
        <w:rPr>
          <w:b/>
          <w:szCs w:val="20"/>
          <w:lang w:val="en-US"/>
        </w:rPr>
        <w:t xml:space="preserve"> </w:t>
      </w:r>
      <w:r w:rsidRPr="00BB12EF">
        <w:rPr>
          <w:szCs w:val="20"/>
          <w:lang w:val="en-US"/>
        </w:rPr>
        <w:t xml:space="preserve">the largest subcarrier spacing configuration among all subcarrier spacing configurations provided in the cell-specific higher layer parameter </w:t>
      </w:r>
      <w:r w:rsidRPr="00BB12EF">
        <w:rPr>
          <w:i/>
          <w:szCs w:val="20"/>
          <w:lang w:val="en-US"/>
        </w:rPr>
        <w:t>scs-SpecificCarrierList</w:t>
      </w:r>
    </w:p>
    <w:p w14:paraId="4D958F2F" w14:textId="77777777" w:rsidR="00BB12EF" w:rsidRPr="00BB12EF" w:rsidRDefault="00BB12EF" w:rsidP="00BB12EF"/>
    <w:p w14:paraId="7DA2D49D" w14:textId="36318901" w:rsidR="00BB12EF" w:rsidRPr="00BB12EF" w:rsidRDefault="00BB12EF" w:rsidP="00BB12EF">
      <w:pPr>
        <w:rPr>
          <w:szCs w:val="20"/>
        </w:rPr>
      </w:pPr>
      <w:r w:rsidRPr="00BB12EF">
        <w:rPr>
          <w:szCs w:val="20"/>
          <w:highlight w:val="green"/>
        </w:rPr>
        <w:t>Agreement</w:t>
      </w:r>
      <w:r w:rsidRPr="00BB12EF">
        <w:rPr>
          <w:szCs w:val="20"/>
        </w:rPr>
        <w:t>:</w:t>
      </w:r>
    </w:p>
    <w:p w14:paraId="6AC3835E" w14:textId="1A05AF1A" w:rsidR="00BB12EF" w:rsidRPr="00FC4CBB" w:rsidRDefault="00BB12EF" w:rsidP="008E772F">
      <w:pPr>
        <w:pStyle w:val="ListParagraph"/>
        <w:numPr>
          <w:ilvl w:val="0"/>
          <w:numId w:val="52"/>
        </w:numPr>
        <w:spacing w:after="0"/>
        <w:ind w:left="714" w:hanging="357"/>
        <w:rPr>
          <w:lang w:val="en-US"/>
        </w:rPr>
      </w:pPr>
      <w:r w:rsidRPr="00FC4CBB">
        <w:rPr>
          <w:lang w:val="en-US"/>
        </w:rPr>
        <w:t>Agree to the TP to section 7.4.3.1 of 38.211</w:t>
      </w:r>
    </w:p>
    <w:p w14:paraId="671B32D0" w14:textId="7F300891" w:rsidR="00FC4CBB" w:rsidRPr="00FC4CBB" w:rsidRDefault="00FC4CBB" w:rsidP="00FC4CBB">
      <w:pPr>
        <w:rPr>
          <w:lang w:val="en-US"/>
        </w:rPr>
      </w:pPr>
      <w:r w:rsidRPr="00FC4CBB">
        <w:rPr>
          <w:lang w:val="en-US"/>
        </w:rPr>
        <w:t>===== start of TP =====</w:t>
      </w:r>
    </w:p>
    <w:p w14:paraId="6993A28F" w14:textId="22F2E352" w:rsidR="00BB12EF" w:rsidRPr="00FC4CBB" w:rsidRDefault="00BB12EF" w:rsidP="00BB12EF">
      <w:r w:rsidRPr="00FC4CBB">
        <w:tab/>
        <w:t xml:space="preserve">For an SS/PBCH block, the UE shall assume </w:t>
      </w:r>
    </w:p>
    <w:p w14:paraId="5FD039FD" w14:textId="77777777" w:rsidR="00BB12EF" w:rsidRPr="00FC4CBB" w:rsidRDefault="00BB12EF" w:rsidP="00BB12EF">
      <w:pPr>
        <w:ind w:left="720"/>
      </w:pPr>
      <w:r w:rsidRPr="00FC4CBB">
        <w:t>-</w:t>
      </w:r>
      <w:r w:rsidRPr="00FC4CBB">
        <w:tab/>
        <w:t xml:space="preserve">antenna port </w:t>
      </w:r>
      <w:r w:rsidR="001B7BF2">
        <w:rPr>
          <w:position w:val="-10"/>
        </w:rPr>
        <w:pict w14:anchorId="1019DF05">
          <v:shape id="_x0000_i1041" type="#_x0000_t75" style="width:41.6pt;height:14.4pt">
            <v:imagedata r:id="rId670" o:title=""/>
          </v:shape>
        </w:pict>
      </w:r>
      <w:r w:rsidRPr="00FC4CBB">
        <w:t xml:space="preserve"> is used for transmission of PSS, SSS</w:t>
      </w:r>
      <w:r w:rsidRPr="00FC4CBB">
        <w:rPr>
          <w:color w:val="FF0000"/>
          <w:u w:val="single"/>
        </w:rPr>
        <w:t>, PBCH</w:t>
      </w:r>
      <w:r w:rsidRPr="00FC4CBB">
        <w:t xml:space="preserve"> and </w:t>
      </w:r>
      <w:r w:rsidRPr="00FC4CBB">
        <w:rPr>
          <w:color w:val="FF0000"/>
          <w:u w:val="single"/>
        </w:rPr>
        <w:t>DM-RS for</w:t>
      </w:r>
      <w:r w:rsidRPr="00FC4CBB">
        <w:rPr>
          <w:color w:val="FF0000"/>
        </w:rPr>
        <w:t xml:space="preserve"> </w:t>
      </w:r>
      <w:r w:rsidRPr="00FC4CBB">
        <w:t>PBCH,</w:t>
      </w:r>
    </w:p>
    <w:p w14:paraId="524D8A48" w14:textId="77777777" w:rsidR="00BB12EF" w:rsidRPr="00FC4CBB" w:rsidRDefault="00BB12EF" w:rsidP="00BB12EF">
      <w:pPr>
        <w:ind w:left="720"/>
      </w:pPr>
      <w:r w:rsidRPr="00FC4CBB">
        <w:t>-</w:t>
      </w:r>
      <w:r w:rsidRPr="00FC4CBB">
        <w:tab/>
        <w:t xml:space="preserve">the same cyclic prefix length and subcarrier spacing for the PSS, SSS, </w:t>
      </w:r>
      <w:r w:rsidRPr="00FC4CBB">
        <w:rPr>
          <w:color w:val="FF0000"/>
          <w:u w:val="single"/>
        </w:rPr>
        <w:t>PBCH</w:t>
      </w:r>
      <w:r w:rsidRPr="00FC4CBB">
        <w:t xml:space="preserve"> and </w:t>
      </w:r>
      <w:r w:rsidRPr="00FC4CBB">
        <w:rPr>
          <w:color w:val="FF0000"/>
          <w:u w:val="single"/>
        </w:rPr>
        <w:t>DM-RS for</w:t>
      </w:r>
      <w:r w:rsidRPr="00FC4CBB">
        <w:rPr>
          <w:color w:val="FF0000"/>
        </w:rPr>
        <w:t xml:space="preserve"> </w:t>
      </w:r>
      <w:r w:rsidRPr="00FC4CBB">
        <w:t>PBCH,</w:t>
      </w:r>
    </w:p>
    <w:p w14:paraId="7C0B7972" w14:textId="7EBEF1D2" w:rsidR="00FC4CBB" w:rsidRDefault="00FC4CBB" w:rsidP="00BB12EF">
      <w:r w:rsidRPr="00FC4CBB">
        <w:t>===== end of TP =====</w:t>
      </w:r>
    </w:p>
    <w:p w14:paraId="7E500317" w14:textId="77777777" w:rsidR="002579D8" w:rsidRPr="00FC4CBB" w:rsidRDefault="002579D8" w:rsidP="00BB12EF"/>
    <w:p w14:paraId="03BED12A" w14:textId="67B73F7C" w:rsidR="00BB12EF" w:rsidRPr="00ED2D56" w:rsidRDefault="00BB12EF" w:rsidP="00BB12EF">
      <w:pPr>
        <w:rPr>
          <w:i/>
        </w:rPr>
      </w:pPr>
      <w:r w:rsidRPr="00ED2D56">
        <w:t xml:space="preserve">Issue regarding SSB Position Indication in </w:t>
      </w:r>
      <w:r w:rsidRPr="00ED2D56">
        <w:rPr>
          <w:i/>
        </w:rPr>
        <w:t>ServingcellConfigCommon</w:t>
      </w:r>
    </w:p>
    <w:p w14:paraId="4A6AE60A" w14:textId="77777777" w:rsidR="00BB12EF" w:rsidRPr="00ED2D56" w:rsidRDefault="00BB12EF" w:rsidP="00BB12EF">
      <w:pPr>
        <w:rPr>
          <w:i/>
          <w:lang w:val="en-US"/>
        </w:rPr>
      </w:pPr>
    </w:p>
    <w:p w14:paraId="0207E6CD" w14:textId="1726548B" w:rsidR="00BB12EF" w:rsidRPr="00ED2D56" w:rsidRDefault="00BB12EF" w:rsidP="00BB12EF">
      <w:r w:rsidRPr="00ED2D56">
        <w:t>Proposal:</w:t>
      </w:r>
    </w:p>
    <w:p w14:paraId="042DFFCC" w14:textId="77777777" w:rsidR="00BB12EF" w:rsidRPr="00ED2D56" w:rsidRDefault="00BB12EF" w:rsidP="00FC4CBB">
      <w:r w:rsidRPr="00ED2D56">
        <w:t xml:space="preserve">From the above cases, </w:t>
      </w:r>
      <w:r w:rsidRPr="00ED2D56">
        <w:rPr>
          <w:color w:val="FF0000"/>
          <w:u w:val="single"/>
        </w:rPr>
        <w:t xml:space="preserve">if the subcarrier spacing of SS/PBCH blocks is not provided with the higher layer parameter </w:t>
      </w:r>
      <w:r w:rsidRPr="00ED2D56">
        <w:rPr>
          <w:i/>
          <w:color w:val="FF0000"/>
          <w:u w:val="single"/>
        </w:rPr>
        <w:t>subcarrierSpacing</w:t>
      </w:r>
      <w:r w:rsidRPr="00ED2D56">
        <w:rPr>
          <w:color w:val="FF0000"/>
          <w:u w:val="single"/>
        </w:rPr>
        <w:t>,</w:t>
      </w:r>
      <w:r w:rsidRPr="00ED2D56">
        <w:rPr>
          <w:color w:val="FF0000"/>
        </w:rPr>
        <w:t xml:space="preserve"> </w:t>
      </w:r>
      <w:r w:rsidRPr="00ED2D56">
        <w:t xml:space="preserve">the applicable ones for a cell depend on a respective frequency band, as provided in [8-1, TS 38.101-1] and [8-2, TS 38.101-2]. </w:t>
      </w:r>
      <w:r w:rsidRPr="00ED2D56">
        <w:rPr>
          <w:color w:val="FF0000"/>
          <w:u w:val="single"/>
        </w:rPr>
        <w:t>Case B shall be applied when a 30kHz subcarrier spacing for the SS/PBCH block is indicated from higher layer for frequency bands with a default 15kHz subcarrier spacing provided in [8-1, TS 38.101-1].</w:t>
      </w:r>
      <w:r w:rsidRPr="00ED2D56">
        <w:rPr>
          <w:color w:val="FF0000"/>
        </w:rPr>
        <w:t xml:space="preserve"> </w:t>
      </w:r>
      <w:r w:rsidRPr="00ED2D56">
        <w:t>A same case applies for all SS/PBCH blocks on the cell.</w:t>
      </w:r>
    </w:p>
    <w:p w14:paraId="73BAE6DC" w14:textId="77777777" w:rsidR="00BB12EF" w:rsidRPr="00BB12EF" w:rsidRDefault="00BB12EF" w:rsidP="00BB12EF">
      <w:pPr>
        <w:ind w:left="720" w:hanging="720"/>
        <w:rPr>
          <w:rFonts w:ascii="Times New Roman" w:hAnsi="Times New Roman"/>
        </w:rPr>
      </w:pPr>
      <w:r w:rsidRPr="00ED2D56">
        <w:rPr>
          <w:rFonts w:ascii="Times New Roman" w:hAnsi="Times New Roman"/>
        </w:rPr>
        <w:t>Also discuss some conditions for intra-band case</w:t>
      </w:r>
    </w:p>
    <w:p w14:paraId="64378E21" w14:textId="63742CFD" w:rsidR="00BB12EF" w:rsidRDefault="00BB12EF" w:rsidP="00BB12EF"/>
    <w:p w14:paraId="7AEEC01F" w14:textId="2549F602" w:rsidR="002579D8" w:rsidRPr="002579D8" w:rsidRDefault="002579D8" w:rsidP="00BB12EF">
      <w:pPr>
        <w:rPr>
          <w:b/>
        </w:rPr>
      </w:pPr>
      <w:r w:rsidRPr="002579D8">
        <w:rPr>
          <w:b/>
        </w:rPr>
        <w:t>Wednesday</w:t>
      </w:r>
    </w:p>
    <w:p w14:paraId="216F68C5" w14:textId="387930D4" w:rsidR="002579D8" w:rsidRPr="002579D8" w:rsidRDefault="001B7BF2" w:rsidP="002579D8">
      <w:pPr>
        <w:rPr>
          <w:b/>
        </w:rPr>
      </w:pPr>
      <w:hyperlink r:id="rId671" w:history="1">
        <w:r w:rsidR="00D93AE1">
          <w:rPr>
            <w:rStyle w:val="Hyperlink"/>
            <w:b/>
          </w:rPr>
          <w:t>R1-1809808</w:t>
        </w:r>
      </w:hyperlink>
      <w:r w:rsidR="002579D8" w:rsidRPr="002579D8">
        <w:rPr>
          <w:b/>
        </w:rPr>
        <w:tab/>
        <w:t>Summary of synchronization signals and PBCH</w:t>
      </w:r>
      <w:r w:rsidR="002579D8" w:rsidRPr="002579D8">
        <w:rPr>
          <w:b/>
        </w:rPr>
        <w:tab/>
        <w:t>Ericsson</w:t>
      </w:r>
    </w:p>
    <w:p w14:paraId="105491FE" w14:textId="77777777" w:rsidR="002579D8" w:rsidRPr="00BD0234" w:rsidRDefault="002579D8" w:rsidP="002579D8">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4FD2B27B" w14:textId="465E6D79" w:rsidR="003C63E5" w:rsidRDefault="003C63E5" w:rsidP="00593B29"/>
    <w:p w14:paraId="2BA2E4B2" w14:textId="3A18A574" w:rsidR="002579D8" w:rsidRPr="002579D8" w:rsidRDefault="002579D8" w:rsidP="002579D8">
      <w:pPr>
        <w:overflowPunct w:val="0"/>
        <w:autoSpaceDE w:val="0"/>
        <w:autoSpaceDN w:val="0"/>
        <w:adjustRightInd w:val="0"/>
        <w:jc w:val="both"/>
        <w:textAlignment w:val="baseline"/>
        <w:rPr>
          <w:rFonts w:ascii="Times New Roman" w:eastAsia="Times New Roman" w:hAnsi="Times New Roman"/>
          <w:szCs w:val="20"/>
          <w:lang w:eastAsia="zh-CN"/>
        </w:rPr>
      </w:pPr>
      <w:r w:rsidRPr="002579D8">
        <w:rPr>
          <w:rFonts w:ascii="Times New Roman" w:eastAsia="Times New Roman" w:hAnsi="Times New Roman"/>
          <w:szCs w:val="20"/>
          <w:lang w:eastAsia="zh-CN"/>
        </w:rPr>
        <w:t>Proposal from offline:</w:t>
      </w:r>
    </w:p>
    <w:p w14:paraId="232C4F7E" w14:textId="77777777" w:rsidR="002579D8" w:rsidRPr="002579D8" w:rsidRDefault="002579D8" w:rsidP="008E772F">
      <w:pPr>
        <w:numPr>
          <w:ilvl w:val="0"/>
          <w:numId w:val="136"/>
        </w:numPr>
        <w:overflowPunct w:val="0"/>
        <w:autoSpaceDE w:val="0"/>
        <w:autoSpaceDN w:val="0"/>
        <w:adjustRightInd w:val="0"/>
        <w:jc w:val="both"/>
        <w:textAlignment w:val="baseline"/>
        <w:rPr>
          <w:rFonts w:ascii="Times New Roman" w:eastAsia="Times New Roman" w:hAnsi="Times New Roman"/>
          <w:szCs w:val="20"/>
          <w:lang w:eastAsia="zh-CN"/>
        </w:rPr>
      </w:pPr>
      <w:r w:rsidRPr="002579D8">
        <w:rPr>
          <w:rFonts w:ascii="Times New Roman" w:eastAsia="Times New Roman" w:hAnsi="Times New Roman"/>
          <w:szCs w:val="20"/>
          <w:lang w:eastAsia="zh-CN"/>
        </w:rPr>
        <w:t>k_SSB shall be restricted to:</w:t>
      </w:r>
    </w:p>
    <w:p w14:paraId="75F24B8B" w14:textId="77777777" w:rsidR="002579D8" w:rsidRPr="002579D8" w:rsidRDefault="002579D8" w:rsidP="008E772F">
      <w:pPr>
        <w:numPr>
          <w:ilvl w:val="1"/>
          <w:numId w:val="136"/>
        </w:numPr>
        <w:overflowPunct w:val="0"/>
        <w:autoSpaceDE w:val="0"/>
        <w:autoSpaceDN w:val="0"/>
        <w:adjustRightInd w:val="0"/>
        <w:jc w:val="both"/>
        <w:textAlignment w:val="baseline"/>
        <w:rPr>
          <w:rFonts w:ascii="Times New Roman" w:eastAsia="Times New Roman" w:hAnsi="Times New Roman"/>
          <w:szCs w:val="20"/>
          <w:lang w:eastAsia="zh-CN"/>
        </w:rPr>
      </w:pPr>
      <w:r w:rsidRPr="002579D8">
        <w:rPr>
          <w:rFonts w:ascii="Times New Roman" w:eastAsia="Times New Roman" w:hAnsi="Times New Roman"/>
          <w:szCs w:val="20"/>
          <w:lang w:eastAsia="zh-CN"/>
        </w:rPr>
        <w:t>for {SSB SCS, RMSI SCS} = {30 kHz, 15 kHz}, {30 kHz, 30 kHz}, {120 kHz, 60 kHz}, or {240 kHz, 120 kHz}, k_SSB should be restricted as an integer multiple of 2;</w:t>
      </w:r>
    </w:p>
    <w:p w14:paraId="6B490B3B" w14:textId="77777777" w:rsidR="002579D8" w:rsidRPr="002579D8" w:rsidRDefault="002579D8" w:rsidP="008E772F">
      <w:pPr>
        <w:numPr>
          <w:ilvl w:val="1"/>
          <w:numId w:val="136"/>
        </w:numPr>
        <w:overflowPunct w:val="0"/>
        <w:autoSpaceDE w:val="0"/>
        <w:autoSpaceDN w:val="0"/>
        <w:adjustRightInd w:val="0"/>
        <w:jc w:val="both"/>
        <w:textAlignment w:val="baseline"/>
        <w:rPr>
          <w:rFonts w:ascii="Times New Roman" w:eastAsia="Times New Roman" w:hAnsi="Times New Roman"/>
          <w:szCs w:val="20"/>
          <w:lang w:eastAsia="zh-CN"/>
        </w:rPr>
      </w:pPr>
      <w:r w:rsidRPr="002579D8">
        <w:rPr>
          <w:rFonts w:ascii="Times New Roman" w:eastAsia="Times New Roman" w:hAnsi="Times New Roman"/>
          <w:szCs w:val="20"/>
          <w:lang w:eastAsia="zh-CN"/>
        </w:rPr>
        <w:t>for {SSB SCS, RMSI SCS} = {240 kHz, 60 kHz}, k_SSB should be restricted as an integer multiple of 4.</w:t>
      </w:r>
    </w:p>
    <w:p w14:paraId="6C40BA76" w14:textId="77777777" w:rsidR="002579D8" w:rsidRPr="002579D8" w:rsidRDefault="002579D8" w:rsidP="008E772F">
      <w:pPr>
        <w:numPr>
          <w:ilvl w:val="0"/>
          <w:numId w:val="136"/>
        </w:numPr>
        <w:overflowPunct w:val="0"/>
        <w:autoSpaceDE w:val="0"/>
        <w:autoSpaceDN w:val="0"/>
        <w:adjustRightInd w:val="0"/>
        <w:jc w:val="both"/>
        <w:textAlignment w:val="baseline"/>
        <w:rPr>
          <w:rFonts w:ascii="Times New Roman" w:eastAsia="Times New Roman" w:hAnsi="Times New Roman"/>
          <w:szCs w:val="20"/>
          <w:lang w:eastAsia="zh-CN"/>
        </w:rPr>
      </w:pPr>
      <w:r w:rsidRPr="002579D8">
        <w:rPr>
          <w:rFonts w:ascii="Times New Roman" w:eastAsia="Times New Roman" w:hAnsi="Times New Roman"/>
          <w:szCs w:val="20"/>
          <w:lang w:val="en-US" w:eastAsia="zh-CN"/>
        </w:rPr>
        <w:lastRenderedPageBreak/>
        <w:t>Add a table to section 7.4.3.1 of 38.211 with the above restrictions in k_SSB</w:t>
      </w:r>
    </w:p>
    <w:p w14:paraId="0A3E2D97" w14:textId="3081419C" w:rsidR="002579D8" w:rsidRDefault="002579D8" w:rsidP="008E772F">
      <w:pPr>
        <w:numPr>
          <w:ilvl w:val="0"/>
          <w:numId w:val="136"/>
        </w:numPr>
        <w:overflowPunct w:val="0"/>
        <w:autoSpaceDE w:val="0"/>
        <w:autoSpaceDN w:val="0"/>
        <w:adjustRightInd w:val="0"/>
        <w:jc w:val="both"/>
        <w:textAlignment w:val="baseline"/>
        <w:rPr>
          <w:rFonts w:ascii="Times New Roman" w:eastAsia="Times New Roman" w:hAnsi="Times New Roman"/>
          <w:szCs w:val="20"/>
          <w:lang w:eastAsia="zh-CN"/>
        </w:rPr>
      </w:pPr>
      <w:r w:rsidRPr="002579D8">
        <w:rPr>
          <w:rFonts w:ascii="Times New Roman" w:eastAsia="Times New Roman" w:hAnsi="Times New Roman"/>
          <w:szCs w:val="20"/>
          <w:lang w:eastAsia="zh-CN"/>
        </w:rPr>
        <w:t xml:space="preserve">Send LS to RAN4 informing them of this decision (Draft in </w:t>
      </w:r>
      <w:hyperlink r:id="rId672" w:history="1">
        <w:r w:rsidR="00D93AE1">
          <w:rPr>
            <w:rStyle w:val="Hyperlink"/>
            <w:rFonts w:ascii="Times New Roman" w:eastAsia="Times New Roman" w:hAnsi="Times New Roman"/>
            <w:szCs w:val="20"/>
            <w:lang w:eastAsia="zh-CN"/>
          </w:rPr>
          <w:t>R1-1809809</w:t>
        </w:r>
      </w:hyperlink>
      <w:r w:rsidRPr="002579D8">
        <w:rPr>
          <w:rFonts w:ascii="Times New Roman" w:eastAsia="Times New Roman" w:hAnsi="Times New Roman"/>
          <w:szCs w:val="20"/>
          <w:lang w:eastAsia="zh-CN"/>
        </w:rPr>
        <w:t>)</w:t>
      </w:r>
    </w:p>
    <w:p w14:paraId="680CF42E" w14:textId="5838E764" w:rsidR="002579D8" w:rsidRDefault="002579D8" w:rsidP="002579D8">
      <w:pPr>
        <w:overflowPunct w:val="0"/>
        <w:autoSpaceDE w:val="0"/>
        <w:autoSpaceDN w:val="0"/>
        <w:adjustRightInd w:val="0"/>
        <w:jc w:val="both"/>
        <w:textAlignment w:val="baseline"/>
        <w:rPr>
          <w:rFonts w:ascii="Times New Roman" w:eastAsia="Times New Roman" w:hAnsi="Times New Roman"/>
          <w:szCs w:val="20"/>
          <w:lang w:eastAsia="zh-CN"/>
        </w:rPr>
      </w:pPr>
      <w:r>
        <w:rPr>
          <w:rFonts w:ascii="Times New Roman" w:eastAsia="Times New Roman" w:hAnsi="Times New Roman"/>
          <w:szCs w:val="20"/>
          <w:lang w:eastAsia="zh-CN"/>
        </w:rPr>
        <w:t>Concerns of LGE, Huawei</w:t>
      </w:r>
    </w:p>
    <w:p w14:paraId="1A11C477" w14:textId="5D36BE82" w:rsidR="002579D8" w:rsidRDefault="002579D8" w:rsidP="002579D8">
      <w:pPr>
        <w:overflowPunct w:val="0"/>
        <w:autoSpaceDE w:val="0"/>
        <w:autoSpaceDN w:val="0"/>
        <w:adjustRightInd w:val="0"/>
        <w:jc w:val="both"/>
        <w:textAlignment w:val="baseline"/>
        <w:rPr>
          <w:rFonts w:ascii="Times New Roman" w:eastAsia="Times New Roman" w:hAnsi="Times New Roman"/>
          <w:szCs w:val="20"/>
          <w:lang w:eastAsia="zh-CN"/>
        </w:rPr>
      </w:pPr>
      <w:r>
        <w:rPr>
          <w:rFonts w:ascii="Times New Roman" w:eastAsia="Times New Roman" w:hAnsi="Times New Roman"/>
          <w:szCs w:val="20"/>
          <w:lang w:eastAsia="zh-CN"/>
        </w:rPr>
        <w:t>RAN4 may have already define such restriction</w:t>
      </w:r>
    </w:p>
    <w:p w14:paraId="18375A9E" w14:textId="03277394" w:rsidR="002579D8" w:rsidRPr="002579D8" w:rsidRDefault="002579D8" w:rsidP="002579D8">
      <w:pPr>
        <w:overflowPunct w:val="0"/>
        <w:autoSpaceDE w:val="0"/>
        <w:autoSpaceDN w:val="0"/>
        <w:adjustRightInd w:val="0"/>
        <w:jc w:val="both"/>
        <w:textAlignment w:val="baseline"/>
        <w:rPr>
          <w:rFonts w:ascii="Times New Roman" w:eastAsia="Times New Roman" w:hAnsi="Times New Roman"/>
          <w:szCs w:val="20"/>
          <w:lang w:eastAsia="zh-CN"/>
        </w:rPr>
      </w:pPr>
      <w:r w:rsidRPr="00930B85">
        <w:rPr>
          <w:rFonts w:ascii="Times New Roman" w:eastAsia="Times New Roman" w:hAnsi="Times New Roman"/>
          <w:szCs w:val="20"/>
          <w:lang w:eastAsia="zh-CN"/>
        </w:rPr>
        <w:t>Discuss further offline</w:t>
      </w:r>
    </w:p>
    <w:p w14:paraId="2F9AA6C8" w14:textId="68E24F2A" w:rsidR="002579D8" w:rsidRDefault="002579D8" w:rsidP="00593B29"/>
    <w:p w14:paraId="7D741CB2" w14:textId="3351A1BF" w:rsidR="00ED2D56" w:rsidRPr="00930B85" w:rsidRDefault="00ED2D56" w:rsidP="00ED2D56">
      <w:pPr>
        <w:rPr>
          <w:szCs w:val="20"/>
          <w:lang w:val="en-US"/>
        </w:rPr>
      </w:pPr>
      <w:r w:rsidRPr="00930B85">
        <w:rPr>
          <w:szCs w:val="20"/>
        </w:rPr>
        <w:t>Proposals f</w:t>
      </w:r>
      <w:r w:rsidRPr="00930B85">
        <w:rPr>
          <w:szCs w:val="20"/>
          <w:lang w:val="en-US"/>
        </w:rPr>
        <w:t>or the LS from RAN2(</w:t>
      </w:r>
      <w:hyperlink r:id="rId673" w:history="1">
        <w:r w:rsidR="00D93AE1">
          <w:rPr>
            <w:rStyle w:val="Hyperlink"/>
            <w:szCs w:val="20"/>
            <w:lang w:val="en-US"/>
          </w:rPr>
          <w:t>R1-1808860</w:t>
        </w:r>
      </w:hyperlink>
      <w:r w:rsidRPr="00930B85">
        <w:rPr>
          <w:szCs w:val="20"/>
          <w:lang w:val="en-US"/>
        </w:rPr>
        <w:t xml:space="preserve">): </w:t>
      </w:r>
    </w:p>
    <w:p w14:paraId="7953FC2C" w14:textId="4CE161DC" w:rsidR="00ED2D56" w:rsidRPr="00930B85" w:rsidRDefault="00ED2D56" w:rsidP="00ED2D56">
      <w:pPr>
        <w:rPr>
          <w:szCs w:val="20"/>
          <w:lang w:val="en-US"/>
        </w:rPr>
      </w:pPr>
      <w:r w:rsidRPr="00930B85">
        <w:rPr>
          <w:szCs w:val="20"/>
          <w:lang w:val="en-US"/>
        </w:rPr>
        <w:t xml:space="preserve">For the first action: </w:t>
      </w:r>
    </w:p>
    <w:p w14:paraId="25FE27B6" w14:textId="77777777" w:rsidR="00ED2D56" w:rsidRPr="00930B85" w:rsidRDefault="00ED2D56" w:rsidP="008E772F">
      <w:pPr>
        <w:numPr>
          <w:ilvl w:val="0"/>
          <w:numId w:val="137"/>
        </w:numPr>
        <w:overflowPunct w:val="0"/>
        <w:autoSpaceDE w:val="0"/>
        <w:autoSpaceDN w:val="0"/>
        <w:adjustRightInd w:val="0"/>
        <w:spacing w:after="120"/>
        <w:contextualSpacing/>
        <w:jc w:val="both"/>
        <w:textAlignment w:val="baseline"/>
        <w:rPr>
          <w:szCs w:val="20"/>
          <w:lang w:val="en-US" w:eastAsia="x-none"/>
        </w:rPr>
      </w:pPr>
      <w:r w:rsidRPr="00930B85">
        <w:rPr>
          <w:szCs w:val="20"/>
          <w:lang w:val="en-US" w:eastAsia="x-none"/>
        </w:rPr>
        <w:t>The functionality of the 8+8 group bitmap format for SSB position indicated in SIB1 was intended to provide cell specific indication of SSB transmission that should be used during initial access procedures and possibly measurement purposes. The original intention of the full bitmap format for SSB position indicated in dedicated RRC to CONNECTED mode UEs are for PDSCH rate-matching purposes only, and the additional flexibility is to provide flexible resource utilization of resources occupied by SSB for PDSCH transmission.</w:t>
      </w:r>
    </w:p>
    <w:p w14:paraId="2246312F" w14:textId="77777777" w:rsidR="00ED2D56" w:rsidRPr="00930B85" w:rsidRDefault="00ED2D56" w:rsidP="00ED2D56">
      <w:pPr>
        <w:overflowPunct w:val="0"/>
        <w:autoSpaceDE w:val="0"/>
        <w:autoSpaceDN w:val="0"/>
        <w:adjustRightInd w:val="0"/>
        <w:spacing w:after="120"/>
        <w:ind w:left="840" w:hanging="720"/>
        <w:contextualSpacing/>
        <w:jc w:val="both"/>
        <w:textAlignment w:val="baseline"/>
        <w:rPr>
          <w:szCs w:val="20"/>
          <w:lang w:val="en-US" w:eastAsia="x-none"/>
        </w:rPr>
      </w:pPr>
      <w:r w:rsidRPr="00930B85">
        <w:rPr>
          <w:szCs w:val="20"/>
          <w:lang w:val="en-US" w:eastAsia="x-none"/>
        </w:rPr>
        <w:t>For the second action:</w:t>
      </w:r>
    </w:p>
    <w:p w14:paraId="79D99729" w14:textId="77777777" w:rsidR="00ED2D56" w:rsidRPr="00930B85" w:rsidRDefault="00ED2D56" w:rsidP="008E772F">
      <w:pPr>
        <w:numPr>
          <w:ilvl w:val="0"/>
          <w:numId w:val="137"/>
        </w:numPr>
        <w:overflowPunct w:val="0"/>
        <w:autoSpaceDE w:val="0"/>
        <w:autoSpaceDN w:val="0"/>
        <w:adjustRightInd w:val="0"/>
        <w:spacing w:after="120"/>
        <w:contextualSpacing/>
        <w:jc w:val="both"/>
        <w:textAlignment w:val="baseline"/>
        <w:rPr>
          <w:szCs w:val="20"/>
          <w:lang w:val="en-US" w:eastAsia="x-none"/>
        </w:rPr>
      </w:pPr>
      <w:r w:rsidRPr="00930B85">
        <w:rPr>
          <w:szCs w:val="20"/>
          <w:lang w:val="en-US" w:eastAsia="x-none"/>
        </w:rPr>
        <w:t>Although originally it’s RAN1’s understanding that the target cell can provide an updated full bitmap for rate matching purposes, if needed, for enhanced flexibility, it however creates some complexity in ensuring consistency in the signaled SSB position between the two methods (8+8 vs. 64-bit bitmap), especially in light of the necessary PRACH procedure. As a result, RAN1 agrees that the two signaling methods shall indicate the same SSB position in Rel-15.</w:t>
      </w:r>
    </w:p>
    <w:p w14:paraId="2B88FDDA" w14:textId="77777777" w:rsidR="00ED2D56" w:rsidRPr="00930B85" w:rsidRDefault="00ED2D56" w:rsidP="00ED2D56">
      <w:pPr>
        <w:rPr>
          <w:lang w:val="en-US"/>
        </w:rPr>
      </w:pPr>
    </w:p>
    <w:p w14:paraId="417F54B5" w14:textId="77777777" w:rsidR="00ED2D56" w:rsidRPr="00ED2D56" w:rsidRDefault="00ED2D56" w:rsidP="00ED2D56">
      <w:pPr>
        <w:rPr>
          <w:szCs w:val="20"/>
          <w:lang w:val="en-US"/>
        </w:rPr>
      </w:pPr>
      <w:r w:rsidRPr="00ED2D56">
        <w:rPr>
          <w:szCs w:val="20"/>
          <w:highlight w:val="green"/>
          <w:lang w:val="en-US"/>
        </w:rPr>
        <w:t>Agreements</w:t>
      </w:r>
      <w:r w:rsidRPr="00ED2D56">
        <w:rPr>
          <w:szCs w:val="20"/>
          <w:lang w:val="en-US"/>
        </w:rPr>
        <w:t>:</w:t>
      </w:r>
    </w:p>
    <w:p w14:paraId="4CE18CA7" w14:textId="77777777" w:rsidR="00ED2D56" w:rsidRPr="00ED2D56" w:rsidRDefault="00ED2D56" w:rsidP="008E772F">
      <w:pPr>
        <w:numPr>
          <w:ilvl w:val="0"/>
          <w:numId w:val="137"/>
        </w:numPr>
        <w:rPr>
          <w:szCs w:val="20"/>
        </w:rPr>
      </w:pPr>
      <w:r w:rsidRPr="00ED2D56">
        <w:rPr>
          <w:szCs w:val="20"/>
        </w:rPr>
        <w:t>At least for FR2, if the subcarrier spacing of SS/PBCH blocks is provided with the higher layer parameter subcarrierSpacing, a UE is not expected to be configured with different subcarrier spacings of SS/PBCH blocks for cells in intra-band contiguous carrier aggregation.</w:t>
      </w:r>
    </w:p>
    <w:p w14:paraId="03DDC7E6" w14:textId="77777777" w:rsidR="00ED2D56" w:rsidRPr="00ED2D56" w:rsidRDefault="00ED2D56" w:rsidP="008E772F">
      <w:pPr>
        <w:numPr>
          <w:ilvl w:val="1"/>
          <w:numId w:val="137"/>
        </w:numPr>
        <w:rPr>
          <w:szCs w:val="20"/>
        </w:rPr>
      </w:pPr>
      <w:r w:rsidRPr="00ED2D56">
        <w:rPr>
          <w:szCs w:val="20"/>
        </w:rPr>
        <w:t>Check further offline regarding FR1</w:t>
      </w:r>
    </w:p>
    <w:p w14:paraId="6E4A853D" w14:textId="5DFD487C" w:rsidR="00ED2D56" w:rsidRDefault="00ED2D56" w:rsidP="008E772F">
      <w:pPr>
        <w:numPr>
          <w:ilvl w:val="0"/>
          <w:numId w:val="137"/>
        </w:numPr>
        <w:rPr>
          <w:szCs w:val="20"/>
          <w:lang w:val="en-US"/>
        </w:rPr>
      </w:pPr>
      <w:r w:rsidRPr="00ED2D56">
        <w:rPr>
          <w:szCs w:val="20"/>
          <w:lang w:val="en-US"/>
        </w:rPr>
        <w:t>To adopt the following TP to section 4.1 of 38.213:</w:t>
      </w:r>
    </w:p>
    <w:p w14:paraId="58D29948" w14:textId="5E66CF76" w:rsidR="00ED2D56" w:rsidRPr="00ED2D56" w:rsidRDefault="00ED2D56" w:rsidP="00ED2D56">
      <w:pPr>
        <w:rPr>
          <w:szCs w:val="20"/>
          <w:lang w:val="en-US"/>
        </w:rPr>
      </w:pPr>
      <w:r>
        <w:rPr>
          <w:szCs w:val="20"/>
          <w:lang w:val="en-US"/>
        </w:rPr>
        <w:t>===== start of TP =====</w:t>
      </w:r>
    </w:p>
    <w:p w14:paraId="3BE66853" w14:textId="77777777" w:rsidR="00ED2D56" w:rsidRPr="00ED2D56" w:rsidRDefault="00ED2D56" w:rsidP="00ED2D56">
      <w:pPr>
        <w:overflowPunct w:val="0"/>
        <w:autoSpaceDE w:val="0"/>
        <w:autoSpaceDN w:val="0"/>
        <w:adjustRightInd w:val="0"/>
        <w:spacing w:after="120"/>
        <w:ind w:left="720"/>
        <w:contextualSpacing/>
        <w:jc w:val="both"/>
        <w:textAlignment w:val="baseline"/>
        <w:rPr>
          <w:color w:val="FF0000"/>
          <w:szCs w:val="20"/>
          <w:u w:val="single"/>
          <w:lang w:val="en-US" w:eastAsia="x-none"/>
        </w:rPr>
      </w:pPr>
      <w:r w:rsidRPr="00ED2D56">
        <w:rPr>
          <w:rFonts w:ascii="Times New Roman" w:hAnsi="Times New Roman"/>
          <w:szCs w:val="20"/>
          <w:lang w:eastAsia="x-none"/>
        </w:rPr>
        <w:t xml:space="preserve">From the above cases, </w:t>
      </w:r>
      <w:r w:rsidRPr="00ED2D56">
        <w:rPr>
          <w:rFonts w:ascii="Times New Roman" w:hAnsi="Times New Roman"/>
          <w:color w:val="FF0000"/>
          <w:szCs w:val="20"/>
          <w:u w:val="single"/>
          <w:lang w:eastAsia="x-none"/>
        </w:rPr>
        <w:t xml:space="preserve">if the subcarrier spacing of SS/PBCH blocks is not provided by the higher layer parameter </w:t>
      </w:r>
      <w:r w:rsidRPr="00ED2D56">
        <w:rPr>
          <w:rFonts w:ascii="Times New Roman" w:hAnsi="Times New Roman"/>
          <w:i/>
          <w:color w:val="FF0000"/>
          <w:szCs w:val="20"/>
          <w:u w:val="single"/>
          <w:lang w:eastAsia="x-none"/>
        </w:rPr>
        <w:t>subcarrierSpacing</w:t>
      </w:r>
      <w:r w:rsidRPr="00ED2D56">
        <w:rPr>
          <w:rFonts w:ascii="Times New Roman" w:hAnsi="Times New Roman"/>
          <w:color w:val="FF0000"/>
          <w:szCs w:val="20"/>
          <w:u w:val="single"/>
          <w:lang w:eastAsia="x-none"/>
        </w:rPr>
        <w:t>,</w:t>
      </w:r>
      <w:r w:rsidRPr="00ED2D56">
        <w:rPr>
          <w:rFonts w:ascii="Times New Roman" w:hAnsi="Times New Roman"/>
          <w:color w:val="FF0000"/>
          <w:szCs w:val="20"/>
          <w:lang w:eastAsia="x-none"/>
        </w:rPr>
        <w:t xml:space="preserve"> </w:t>
      </w:r>
      <w:r w:rsidRPr="00ED2D56">
        <w:rPr>
          <w:rFonts w:ascii="Times New Roman" w:hAnsi="Times New Roman"/>
          <w:szCs w:val="20"/>
          <w:lang w:eastAsia="x-none"/>
        </w:rPr>
        <w:t>the applicable ones for a cell depend on a respective frequency band, as provided in [8-1, TS 38.101-1] and [8-2, TS 38.101-2]. A same case applies for all SS/PBCH blocks on the cell.</w:t>
      </w:r>
      <w:r w:rsidRPr="00ED2D56">
        <w:rPr>
          <w:szCs w:val="20"/>
          <w:lang w:eastAsia="x-none"/>
        </w:rPr>
        <w:t xml:space="preserve">  </w:t>
      </w:r>
      <w:r w:rsidRPr="00ED2D56">
        <w:rPr>
          <w:rFonts w:ascii="Times New Roman" w:hAnsi="Times New Roman"/>
          <w:color w:val="FF0000"/>
          <w:szCs w:val="20"/>
          <w:u w:val="single"/>
          <w:lang w:eastAsia="x-none"/>
        </w:rPr>
        <w:t>If 30kHz SS/PBCH block subcarrier spacing is indicated by higher layer parameter</w:t>
      </w:r>
      <w:r w:rsidRPr="00ED2D56">
        <w:rPr>
          <w:rFonts w:ascii="Times New Roman" w:hAnsi="Times New Roman"/>
          <w:i/>
          <w:color w:val="FF0000"/>
          <w:szCs w:val="20"/>
          <w:u w:val="single"/>
          <w:lang w:eastAsia="x-none"/>
        </w:rPr>
        <w:t xml:space="preserve"> subcarrierSpacing</w:t>
      </w:r>
      <w:r w:rsidRPr="00ED2D56">
        <w:rPr>
          <w:rFonts w:ascii="Times New Roman" w:hAnsi="Times New Roman"/>
          <w:color w:val="FF0000"/>
          <w:szCs w:val="20"/>
          <w:u w:val="single"/>
          <w:lang w:eastAsia="x-none"/>
        </w:rPr>
        <w:t>, Case B shall be applied for frequency bands with only 15kHz SS/PBCH block subcarrier spacing as specified in [8-1, TS 38.101-1], and the case specified for 30kHz SS/PBCH block subcarrier spacing in [8-1, TS 38.101-1] shall be applied for bands with 30 kHz SS/PBCH block subcarrier spacing or both 15kHz and 30 kHz SS/PBCH block subcarrier spacing as specified in [8-1, TS 38.101-1].</w:t>
      </w:r>
      <w:r w:rsidRPr="00ED2D56">
        <w:rPr>
          <w:szCs w:val="20"/>
          <w:lang w:val="en-US" w:eastAsia="x-none"/>
        </w:rPr>
        <w:t xml:space="preserve"> </w:t>
      </w:r>
    </w:p>
    <w:p w14:paraId="4D03E7FB" w14:textId="50E87760" w:rsidR="00ED2D56" w:rsidRDefault="00ED2D56" w:rsidP="00593B29">
      <w:pPr>
        <w:rPr>
          <w:lang w:val="en-US"/>
        </w:rPr>
      </w:pPr>
      <w:r>
        <w:rPr>
          <w:lang w:val="en-US"/>
        </w:rPr>
        <w:t>===== end of TP =====</w:t>
      </w:r>
    </w:p>
    <w:p w14:paraId="01388608" w14:textId="61D4256B" w:rsidR="00ED2D56" w:rsidRDefault="00ED2D56" w:rsidP="00593B29">
      <w:pPr>
        <w:rPr>
          <w:lang w:val="en-US"/>
        </w:rPr>
      </w:pPr>
    </w:p>
    <w:p w14:paraId="22AC7654" w14:textId="1D44B2D7" w:rsidR="00930B85" w:rsidRPr="00930B85" w:rsidRDefault="00930B85" w:rsidP="00593B29">
      <w:pPr>
        <w:rPr>
          <w:b/>
          <w:lang w:val="en-US"/>
        </w:rPr>
      </w:pPr>
      <w:r w:rsidRPr="00930B85">
        <w:rPr>
          <w:b/>
          <w:lang w:val="en-US"/>
        </w:rPr>
        <w:t>Thursday</w:t>
      </w:r>
    </w:p>
    <w:p w14:paraId="519BD328" w14:textId="252E9980" w:rsidR="00930B85" w:rsidRDefault="001B7BF2" w:rsidP="00930B85">
      <w:pPr>
        <w:rPr>
          <w:b/>
        </w:rPr>
      </w:pPr>
      <w:hyperlink r:id="rId674" w:history="1">
        <w:r w:rsidR="00D93AE1">
          <w:rPr>
            <w:rStyle w:val="Hyperlink"/>
            <w:b/>
          </w:rPr>
          <w:t>R1-1809879</w:t>
        </w:r>
      </w:hyperlink>
      <w:r w:rsidR="00930B85" w:rsidRPr="00930B85">
        <w:rPr>
          <w:b/>
        </w:rPr>
        <w:tab/>
        <w:t>Summary of synchronization signals and PBCH</w:t>
      </w:r>
      <w:r w:rsidR="00930B85" w:rsidRPr="00930B85">
        <w:rPr>
          <w:b/>
        </w:rPr>
        <w:tab/>
        <w:t>Ericsson</w:t>
      </w:r>
    </w:p>
    <w:p w14:paraId="1C3A9F57" w14:textId="77777777" w:rsidR="00930B85" w:rsidRPr="00BD0234" w:rsidRDefault="00930B85" w:rsidP="00930B8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01F32A47" w14:textId="77777777" w:rsidR="00930B85" w:rsidRDefault="00930B85" w:rsidP="00930B85">
      <w:pPr>
        <w:rPr>
          <w:b/>
        </w:rPr>
      </w:pPr>
    </w:p>
    <w:p w14:paraId="6CEEBFF3" w14:textId="3DAA8422" w:rsidR="00930B85" w:rsidRPr="00930B85" w:rsidRDefault="00930B85" w:rsidP="00930B85">
      <w:pPr>
        <w:rPr>
          <w:szCs w:val="20"/>
        </w:rPr>
      </w:pPr>
      <w:r w:rsidRPr="00930B85">
        <w:rPr>
          <w:b/>
          <w:szCs w:val="20"/>
          <w:u w:val="single"/>
        </w:rPr>
        <w:t>Conclusion</w:t>
      </w:r>
      <w:r w:rsidRPr="00930B85">
        <w:rPr>
          <w:szCs w:val="20"/>
        </w:rPr>
        <w:t>:</w:t>
      </w:r>
    </w:p>
    <w:p w14:paraId="1E46B32F" w14:textId="77777777" w:rsidR="00930B85" w:rsidRPr="00930B85" w:rsidRDefault="00930B85" w:rsidP="008E772F">
      <w:pPr>
        <w:numPr>
          <w:ilvl w:val="0"/>
          <w:numId w:val="188"/>
        </w:numPr>
        <w:overflowPunct w:val="0"/>
        <w:autoSpaceDE w:val="0"/>
        <w:autoSpaceDN w:val="0"/>
        <w:adjustRightInd w:val="0"/>
        <w:spacing w:after="120"/>
        <w:contextualSpacing/>
        <w:jc w:val="both"/>
        <w:textAlignment w:val="baseline"/>
        <w:rPr>
          <w:szCs w:val="20"/>
          <w:lang w:eastAsia="x-none"/>
        </w:rPr>
      </w:pPr>
      <w:r w:rsidRPr="00930B85">
        <w:rPr>
          <w:szCs w:val="20"/>
          <w:lang w:eastAsia="x-none"/>
        </w:rPr>
        <w:t>It is RAN1’s understanding that subcarrier alignment can be achieved by setting point A correctly</w:t>
      </w:r>
    </w:p>
    <w:p w14:paraId="1954C6C0" w14:textId="77777777" w:rsidR="00930B85" w:rsidRPr="00930B85" w:rsidRDefault="00930B85" w:rsidP="008E772F">
      <w:pPr>
        <w:numPr>
          <w:ilvl w:val="0"/>
          <w:numId w:val="188"/>
        </w:numPr>
        <w:overflowPunct w:val="0"/>
        <w:autoSpaceDE w:val="0"/>
        <w:autoSpaceDN w:val="0"/>
        <w:adjustRightInd w:val="0"/>
        <w:spacing w:after="120"/>
        <w:contextualSpacing/>
        <w:jc w:val="both"/>
        <w:textAlignment w:val="baseline"/>
        <w:rPr>
          <w:szCs w:val="20"/>
          <w:lang w:eastAsia="x-none"/>
        </w:rPr>
      </w:pPr>
      <w:r w:rsidRPr="00930B85">
        <w:rPr>
          <w:szCs w:val="20"/>
          <w:lang w:eastAsia="x-none"/>
        </w:rPr>
        <w:t>UE’s are not expected to handle cases where point A has been set so that subcarriers are not aligned</w:t>
      </w:r>
    </w:p>
    <w:p w14:paraId="645981D3" w14:textId="77777777" w:rsidR="00930B85" w:rsidRPr="00930B85" w:rsidRDefault="00930B85" w:rsidP="008E772F">
      <w:pPr>
        <w:numPr>
          <w:ilvl w:val="0"/>
          <w:numId w:val="188"/>
        </w:numPr>
        <w:rPr>
          <w:szCs w:val="20"/>
          <w:lang w:eastAsia="x-none"/>
        </w:rPr>
      </w:pPr>
      <w:r w:rsidRPr="00930B85">
        <w:rPr>
          <w:szCs w:val="20"/>
          <w:lang w:eastAsia="x-none"/>
        </w:rPr>
        <w:t>As an example, by configuring k_SSB to the values below, alignment can be achieved.</w:t>
      </w:r>
    </w:p>
    <w:p w14:paraId="58D65FD5" w14:textId="77777777" w:rsidR="00930B85" w:rsidRPr="00930B85" w:rsidRDefault="00930B85" w:rsidP="008E772F">
      <w:pPr>
        <w:numPr>
          <w:ilvl w:val="1"/>
          <w:numId w:val="188"/>
        </w:numPr>
        <w:rPr>
          <w:szCs w:val="20"/>
          <w:lang w:eastAsia="x-none"/>
        </w:rPr>
      </w:pPr>
      <w:r w:rsidRPr="00930B85">
        <w:rPr>
          <w:szCs w:val="20"/>
          <w:lang w:eastAsia="x-none"/>
        </w:rPr>
        <w:t>for {SSB SCS, RMSI SCS} = {30 kHz, 15 kHz}, {30 kHz, 30 kHz}, {120 kHz, 60 kHz}, or {240 kHz, 120 kHz}, k_SSB should be restricted as an integer multiple of 2;</w:t>
      </w:r>
    </w:p>
    <w:p w14:paraId="33274299" w14:textId="77777777" w:rsidR="00930B85" w:rsidRPr="00930B85" w:rsidRDefault="00930B85" w:rsidP="008E772F">
      <w:pPr>
        <w:numPr>
          <w:ilvl w:val="1"/>
          <w:numId w:val="188"/>
        </w:numPr>
        <w:rPr>
          <w:szCs w:val="20"/>
          <w:lang w:eastAsia="x-none"/>
        </w:rPr>
      </w:pPr>
      <w:r w:rsidRPr="00930B85">
        <w:rPr>
          <w:szCs w:val="20"/>
          <w:lang w:eastAsia="x-none"/>
        </w:rPr>
        <w:t>for {SSB SCS, RMSI SCS} = {240 kHz, 60 kHz}, k_SSB should be restricted as an integer multiple of 4</w:t>
      </w:r>
    </w:p>
    <w:p w14:paraId="0432C7B8" w14:textId="77777777" w:rsidR="00930B85" w:rsidRPr="00930B85" w:rsidRDefault="00930B85" w:rsidP="008E772F">
      <w:pPr>
        <w:numPr>
          <w:ilvl w:val="0"/>
          <w:numId w:val="188"/>
        </w:numPr>
        <w:rPr>
          <w:szCs w:val="20"/>
          <w:lang w:eastAsia="x-none"/>
        </w:rPr>
      </w:pPr>
      <w:r w:rsidRPr="00930B85">
        <w:rPr>
          <w:szCs w:val="20"/>
          <w:lang w:eastAsia="x-none"/>
        </w:rPr>
        <w:t>No RAN1 specification impact.</w:t>
      </w:r>
    </w:p>
    <w:p w14:paraId="2B24930B" w14:textId="77777777" w:rsidR="00930B85" w:rsidRPr="00930B85" w:rsidRDefault="00930B85" w:rsidP="00930B85"/>
    <w:p w14:paraId="3529E57D" w14:textId="77777777" w:rsidR="00930B85" w:rsidRPr="00930B85" w:rsidRDefault="00930B85" w:rsidP="00930B85">
      <w:r w:rsidRPr="00930B85">
        <w:rPr>
          <w:highlight w:val="green"/>
        </w:rPr>
        <w:t>Agreements</w:t>
      </w:r>
      <w:r w:rsidRPr="00930B85">
        <w:t>:</w:t>
      </w:r>
    </w:p>
    <w:p w14:paraId="2355B3BE" w14:textId="5864AD72" w:rsidR="00930B85" w:rsidRPr="00930B85" w:rsidRDefault="00930B85" w:rsidP="008E772F">
      <w:pPr>
        <w:numPr>
          <w:ilvl w:val="0"/>
          <w:numId w:val="189"/>
        </w:numPr>
        <w:rPr>
          <w:lang w:val="en-US"/>
        </w:rPr>
      </w:pPr>
      <w:r w:rsidRPr="00930B85">
        <w:rPr>
          <w:lang w:val="en-US"/>
        </w:rPr>
        <w:t>For the LS from RAN2(</w:t>
      </w:r>
      <w:hyperlink r:id="rId675" w:history="1">
        <w:r w:rsidR="00D93AE1">
          <w:rPr>
            <w:rStyle w:val="Hyperlink"/>
            <w:lang w:val="en-US"/>
          </w:rPr>
          <w:t>R1-1808860</w:t>
        </w:r>
      </w:hyperlink>
      <w:r w:rsidRPr="00930B85">
        <w:rPr>
          <w:lang w:val="en-US"/>
        </w:rPr>
        <w:t xml:space="preserve">): </w:t>
      </w:r>
    </w:p>
    <w:p w14:paraId="29DD56DE" w14:textId="77777777" w:rsidR="00930B85" w:rsidRPr="00930B85" w:rsidRDefault="00930B85" w:rsidP="008E772F">
      <w:pPr>
        <w:numPr>
          <w:ilvl w:val="1"/>
          <w:numId w:val="189"/>
        </w:numPr>
        <w:rPr>
          <w:lang w:val="en-US"/>
        </w:rPr>
      </w:pPr>
      <w:r w:rsidRPr="00930B85">
        <w:rPr>
          <w:lang w:val="en-US"/>
        </w:rPr>
        <w:t xml:space="preserve">For the first action: </w:t>
      </w:r>
    </w:p>
    <w:p w14:paraId="2B5A4A22" w14:textId="77777777" w:rsidR="00930B85" w:rsidRPr="00930B85" w:rsidRDefault="00930B85" w:rsidP="008E772F">
      <w:pPr>
        <w:numPr>
          <w:ilvl w:val="2"/>
          <w:numId w:val="137"/>
        </w:numPr>
        <w:overflowPunct w:val="0"/>
        <w:autoSpaceDE w:val="0"/>
        <w:autoSpaceDN w:val="0"/>
        <w:adjustRightInd w:val="0"/>
        <w:spacing w:after="120"/>
        <w:contextualSpacing/>
        <w:jc w:val="both"/>
        <w:textAlignment w:val="baseline"/>
        <w:rPr>
          <w:lang w:val="en-US" w:eastAsia="x-none"/>
        </w:rPr>
      </w:pPr>
      <w:r w:rsidRPr="00930B85">
        <w:rPr>
          <w:lang w:val="en-US" w:eastAsia="x-none"/>
        </w:rPr>
        <w:t>The functionality of the 8+8 group bitmap format for SSB position indicated in SIB1 was intended to provide cell specific indication of SSB transmission that should be used for SSB-RO association and rate matching purpose for both IDLE, INACTIVE, and CONNECTED UEs. The original intention of the full bitmap format for SSB position indicated in dedicated RRC to CONNECTED mode UEs are for UE-specific PDSCH rate-matching purposes only, and the additional flexibility is to provide flexible resource utilization of resources occupied by SSB for PDSCH transmission.</w:t>
      </w:r>
    </w:p>
    <w:p w14:paraId="41DAB8C4" w14:textId="77777777" w:rsidR="00930B85" w:rsidRPr="00930B85" w:rsidRDefault="00930B85" w:rsidP="008E772F">
      <w:pPr>
        <w:numPr>
          <w:ilvl w:val="1"/>
          <w:numId w:val="137"/>
        </w:numPr>
        <w:rPr>
          <w:lang w:val="en-US"/>
        </w:rPr>
      </w:pPr>
      <w:r w:rsidRPr="00930B85">
        <w:rPr>
          <w:lang w:val="en-US"/>
        </w:rPr>
        <w:t>For the second action:</w:t>
      </w:r>
    </w:p>
    <w:p w14:paraId="7EEF1CCD" w14:textId="77777777" w:rsidR="00930B85" w:rsidRPr="00930B85" w:rsidRDefault="00930B85" w:rsidP="008E772F">
      <w:pPr>
        <w:numPr>
          <w:ilvl w:val="2"/>
          <w:numId w:val="137"/>
        </w:numPr>
        <w:overflowPunct w:val="0"/>
        <w:autoSpaceDE w:val="0"/>
        <w:autoSpaceDN w:val="0"/>
        <w:adjustRightInd w:val="0"/>
        <w:spacing w:after="120"/>
        <w:contextualSpacing/>
        <w:jc w:val="both"/>
        <w:textAlignment w:val="baseline"/>
        <w:rPr>
          <w:lang w:val="en-US" w:eastAsia="x-none"/>
        </w:rPr>
      </w:pPr>
      <w:r w:rsidRPr="00930B85">
        <w:rPr>
          <w:lang w:val="en-US" w:eastAsia="x-none"/>
        </w:rPr>
        <w:t xml:space="preserve">Based on the above, from RAN1’s perspective, the solution would have been to have the 8+8 bitmap in </w:t>
      </w:r>
      <w:r w:rsidRPr="00930B85">
        <w:rPr>
          <w:i/>
          <w:iCs/>
          <w:lang w:eastAsia="x-none"/>
        </w:rPr>
        <w:t xml:space="preserve">ServingCellConfigCommonSIB </w:t>
      </w:r>
      <w:r w:rsidRPr="00930B85">
        <w:rPr>
          <w:iCs/>
          <w:lang w:eastAsia="x-none"/>
        </w:rPr>
        <w:t>and</w:t>
      </w:r>
      <w:r w:rsidRPr="00930B85">
        <w:rPr>
          <w:i/>
          <w:iCs/>
          <w:lang w:eastAsia="x-none"/>
        </w:rPr>
        <w:t xml:space="preserve"> ServingCellConfigCommon </w:t>
      </w:r>
      <w:r w:rsidRPr="00930B85">
        <w:rPr>
          <w:iCs/>
          <w:lang w:eastAsia="x-none"/>
        </w:rPr>
        <w:t>and</w:t>
      </w:r>
      <w:r w:rsidRPr="00930B85">
        <w:rPr>
          <w:i/>
          <w:iCs/>
          <w:lang w:eastAsia="x-none"/>
        </w:rPr>
        <w:t xml:space="preserve"> </w:t>
      </w:r>
      <w:r w:rsidRPr="00930B85">
        <w:rPr>
          <w:iCs/>
          <w:lang w:eastAsia="x-none"/>
        </w:rPr>
        <w:t xml:space="preserve">the full 64-bit bitmap in </w:t>
      </w:r>
      <w:r w:rsidRPr="00930B85">
        <w:rPr>
          <w:i/>
          <w:iCs/>
          <w:lang w:eastAsia="x-none"/>
        </w:rPr>
        <w:t>ServingCellConfig</w:t>
      </w:r>
      <w:r w:rsidRPr="00930B85">
        <w:rPr>
          <w:iCs/>
          <w:lang w:eastAsia="x-none"/>
        </w:rPr>
        <w:t xml:space="preserve">, but RAN1 realizes that this is a too late change for Rel-15. </w:t>
      </w:r>
      <w:r w:rsidRPr="00930B85">
        <w:rPr>
          <w:lang w:val="en-US" w:eastAsia="x-none"/>
        </w:rPr>
        <w:t xml:space="preserve">Although originally it was RAN1’s intention that the target cell can provide an updated full bitmap for rate matching purposes only, </w:t>
      </w:r>
      <w:r w:rsidRPr="00930B85">
        <w:rPr>
          <w:lang w:val="en-US" w:eastAsia="x-none"/>
        </w:rPr>
        <w:lastRenderedPageBreak/>
        <w:t>if needed, the current signaling creates some complexity in ensuring consistency in the signaled SSB position between the two methods (8+8 vs. 64-bit bitmap), especially related to the RACH procedure. As a result, RAN1 agrees that the two signaling methods shall indicate the same SSB position in Rel-15.</w:t>
      </w:r>
    </w:p>
    <w:p w14:paraId="3630F05D" w14:textId="77777777" w:rsidR="00930B85" w:rsidRPr="00930B85" w:rsidRDefault="00930B85" w:rsidP="008E772F">
      <w:pPr>
        <w:numPr>
          <w:ilvl w:val="1"/>
          <w:numId w:val="137"/>
        </w:numPr>
        <w:rPr>
          <w:lang w:val="en-US"/>
        </w:rPr>
      </w:pPr>
      <w:r w:rsidRPr="00930B85">
        <w:rPr>
          <w:lang w:val="en-US"/>
        </w:rPr>
        <w:t>No RAN1 specification impact from the above conclusion.</w:t>
      </w:r>
    </w:p>
    <w:p w14:paraId="0E81FE6C" w14:textId="674EB44F" w:rsidR="00930B85" w:rsidRPr="00930B85" w:rsidRDefault="00930B85" w:rsidP="008E772F">
      <w:pPr>
        <w:numPr>
          <w:ilvl w:val="0"/>
          <w:numId w:val="137"/>
        </w:numPr>
        <w:rPr>
          <w:lang w:val="en-US"/>
        </w:rPr>
      </w:pPr>
      <w:r w:rsidRPr="00930B85">
        <w:rPr>
          <w:lang w:val="en-US"/>
        </w:rPr>
        <w:t xml:space="preserve">Reply LS to RAN2 in </w:t>
      </w:r>
      <w:hyperlink r:id="rId676" w:history="1">
        <w:r w:rsidR="00D93AE1">
          <w:rPr>
            <w:rStyle w:val="Hyperlink"/>
            <w:lang w:val="en-US"/>
          </w:rPr>
          <w:t>R1-1809880</w:t>
        </w:r>
      </w:hyperlink>
      <w:r w:rsidRPr="00930B85">
        <w:rPr>
          <w:lang w:val="en-US"/>
        </w:rPr>
        <w:t>.</w:t>
      </w:r>
    </w:p>
    <w:p w14:paraId="2C0A3886" w14:textId="77777777" w:rsidR="00930B85" w:rsidRPr="00930B85" w:rsidRDefault="00930B85" w:rsidP="00930B85">
      <w:pPr>
        <w:ind w:left="720" w:hanging="720"/>
        <w:rPr>
          <w:lang w:val="en-US"/>
        </w:rPr>
      </w:pPr>
    </w:p>
    <w:p w14:paraId="3BB028B4" w14:textId="55615CEB" w:rsidR="00930B85" w:rsidRPr="00930B85" w:rsidRDefault="00930B85" w:rsidP="00D443FC">
      <w:pPr>
        <w:ind w:left="720" w:hanging="720"/>
        <w:rPr>
          <w:lang w:val="en-US"/>
        </w:rPr>
      </w:pPr>
      <w:r w:rsidRPr="00930B85">
        <w:rPr>
          <w:highlight w:val="green"/>
          <w:lang w:val="en-US"/>
        </w:rPr>
        <w:t>Agreement</w:t>
      </w:r>
      <w:r w:rsidRPr="00930B85">
        <w:rPr>
          <w:lang w:val="en-US"/>
        </w:rPr>
        <w:t>:</w:t>
      </w:r>
      <w:r w:rsidR="00D443FC">
        <w:rPr>
          <w:lang w:val="en-US"/>
        </w:rPr>
        <w:t xml:space="preserve"> </w:t>
      </w:r>
      <w:r w:rsidRPr="00930B85">
        <w:rPr>
          <w:lang w:val="en-US"/>
        </w:rPr>
        <w:t xml:space="preserve">The TP in section 7.3 of </w:t>
      </w:r>
      <w:hyperlink r:id="rId677" w:history="1">
        <w:r w:rsidR="00D93AE1">
          <w:rPr>
            <w:rStyle w:val="Hyperlink"/>
            <w:lang w:val="en-US"/>
          </w:rPr>
          <w:t>R1-1809879</w:t>
        </w:r>
      </w:hyperlink>
      <w:r w:rsidRPr="00930B85">
        <w:rPr>
          <w:lang w:val="en-US"/>
        </w:rPr>
        <w:t xml:space="preserve"> is endorsed (38.213)</w:t>
      </w:r>
    </w:p>
    <w:p w14:paraId="6F8D91C2" w14:textId="7A7B5F78" w:rsidR="00930B85" w:rsidRDefault="00930B85" w:rsidP="00593B29">
      <w:pPr>
        <w:rPr>
          <w:lang w:val="en-US"/>
        </w:rPr>
      </w:pPr>
    </w:p>
    <w:p w14:paraId="6A0A75CD" w14:textId="098A1552" w:rsidR="00D443FC" w:rsidRPr="00D443FC" w:rsidRDefault="00D443FC" w:rsidP="00593B29">
      <w:pPr>
        <w:rPr>
          <w:b/>
          <w:lang w:val="en-US"/>
        </w:rPr>
      </w:pPr>
      <w:r w:rsidRPr="00D443FC">
        <w:rPr>
          <w:b/>
          <w:lang w:val="en-US"/>
        </w:rPr>
        <w:t>Friday</w:t>
      </w:r>
    </w:p>
    <w:p w14:paraId="619FD4D0" w14:textId="19C5D43C" w:rsidR="00D443FC" w:rsidRPr="00930B85" w:rsidRDefault="001B7BF2" w:rsidP="00D443FC">
      <w:pPr>
        <w:rPr>
          <w:b/>
        </w:rPr>
      </w:pPr>
      <w:hyperlink r:id="rId678" w:history="1">
        <w:r w:rsidR="00D93AE1">
          <w:rPr>
            <w:rStyle w:val="Hyperlink"/>
            <w:b/>
          </w:rPr>
          <w:t>R1-1809880</w:t>
        </w:r>
      </w:hyperlink>
      <w:r w:rsidR="00D443FC" w:rsidRPr="00930B85">
        <w:rPr>
          <w:b/>
        </w:rPr>
        <w:tab/>
        <w:t>Draft reply LS on ssb-PositionsInBurst mismatch in SIB1 and ServingcellConfigCommon</w:t>
      </w:r>
      <w:r w:rsidR="00D443FC" w:rsidRPr="00930B85">
        <w:rPr>
          <w:b/>
        </w:rPr>
        <w:tab/>
        <w:t>Ericsson</w:t>
      </w:r>
    </w:p>
    <w:p w14:paraId="4BB41FF4" w14:textId="58C44F88" w:rsidR="00D443FC" w:rsidRPr="00BD0234" w:rsidRDefault="00D443FC" w:rsidP="00D443FC">
      <w:pPr>
        <w:rPr>
          <w:rFonts w:ascii="Times New Roman" w:hAnsi="Times New Roman"/>
          <w:szCs w:val="20"/>
        </w:rPr>
      </w:pPr>
      <w:r w:rsidRPr="007E2942">
        <w:rPr>
          <w:rFonts w:ascii="Times New Roman" w:hAnsi="Times New Roman"/>
          <w:b/>
          <w:szCs w:val="20"/>
        </w:rPr>
        <w:t xml:space="preserve">Decision: </w:t>
      </w:r>
      <w:r w:rsidRPr="007E2942">
        <w:rPr>
          <w:rFonts w:ascii="Times New Roman" w:hAnsi="Times New Roman"/>
          <w:szCs w:val="20"/>
        </w:rPr>
        <w:t xml:space="preserve">The </w:t>
      </w:r>
      <w:r w:rsidR="007E2942" w:rsidRPr="007E2942">
        <w:rPr>
          <w:rFonts w:ascii="Times New Roman" w:hAnsi="Times New Roman"/>
          <w:szCs w:val="20"/>
        </w:rPr>
        <w:t xml:space="preserve">draft LS is endorsed and final LS is </w:t>
      </w:r>
      <w:r w:rsidR="007E2942" w:rsidRPr="007E2942">
        <w:rPr>
          <w:rFonts w:ascii="Times New Roman" w:hAnsi="Times New Roman"/>
          <w:szCs w:val="20"/>
          <w:highlight w:val="green"/>
        </w:rPr>
        <w:t xml:space="preserve">approved in </w:t>
      </w:r>
      <w:hyperlink r:id="rId679" w:history="1">
        <w:r w:rsidR="00D93AE1">
          <w:rPr>
            <w:rStyle w:val="Hyperlink"/>
            <w:rFonts w:ascii="Times New Roman" w:hAnsi="Times New Roman"/>
            <w:szCs w:val="20"/>
            <w:highlight w:val="green"/>
          </w:rPr>
          <w:t>R1-1809958</w:t>
        </w:r>
      </w:hyperlink>
      <w:r w:rsidRPr="007E2942">
        <w:rPr>
          <w:rFonts w:ascii="Times New Roman" w:hAnsi="Times New Roman"/>
          <w:szCs w:val="20"/>
          <w:highlight w:val="green"/>
        </w:rPr>
        <w:t>.</w:t>
      </w:r>
    </w:p>
    <w:p w14:paraId="11608FA8" w14:textId="77777777" w:rsidR="00D443FC" w:rsidRPr="00D443FC" w:rsidRDefault="00D443FC" w:rsidP="00593B29"/>
    <w:p w14:paraId="6E355DDF" w14:textId="77777777" w:rsidR="00ED2D56" w:rsidRDefault="00ED2D56" w:rsidP="00593B29"/>
    <w:p w14:paraId="579AEF1F" w14:textId="77777777" w:rsidR="002579D8" w:rsidRDefault="002579D8" w:rsidP="002579D8">
      <w:pPr>
        <w:pBdr>
          <w:top w:val="single" w:sz="4" w:space="1" w:color="auto"/>
        </w:pBdr>
      </w:pPr>
    </w:p>
    <w:p w14:paraId="1688F7BE" w14:textId="039F1454" w:rsidR="00593B29" w:rsidRPr="00593B29" w:rsidRDefault="001B7BF2" w:rsidP="00593B29">
      <w:pPr>
        <w:rPr>
          <w:b/>
        </w:rPr>
      </w:pPr>
      <w:hyperlink r:id="rId680" w:history="1">
        <w:r w:rsidR="00D93AE1">
          <w:rPr>
            <w:rStyle w:val="Hyperlink"/>
            <w:b/>
          </w:rPr>
          <w:t>R1-1809709</w:t>
        </w:r>
      </w:hyperlink>
      <w:r w:rsidR="00593B29" w:rsidRPr="00593B29">
        <w:rPr>
          <w:b/>
        </w:rPr>
        <w:tab/>
        <w:t>Summary of Remaining RMSI Issues</w:t>
      </w:r>
      <w:r w:rsidR="00593B29" w:rsidRPr="00593B29">
        <w:rPr>
          <w:b/>
        </w:rPr>
        <w:tab/>
        <w:t>CATT</w:t>
      </w:r>
    </w:p>
    <w:p w14:paraId="2B45FC4A" w14:textId="77777777" w:rsidR="003C63E5" w:rsidRPr="00BD0234" w:rsidRDefault="003C63E5" w:rsidP="003C63E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36EC7BC0" w14:textId="15F57CA4" w:rsidR="003C63E5" w:rsidRDefault="003C63E5" w:rsidP="003C63E5"/>
    <w:p w14:paraId="181237F1" w14:textId="77777777" w:rsidR="000E3051" w:rsidRPr="000E3051" w:rsidRDefault="000E3051" w:rsidP="000E3051">
      <w:pPr>
        <w:rPr>
          <w:szCs w:val="20"/>
        </w:rPr>
      </w:pPr>
      <w:r w:rsidRPr="000E3051">
        <w:rPr>
          <w:b/>
          <w:szCs w:val="20"/>
        </w:rPr>
        <w:t>Conclusion</w:t>
      </w:r>
      <w:r w:rsidRPr="000E3051">
        <w:rPr>
          <w:szCs w:val="20"/>
        </w:rPr>
        <w:t>:</w:t>
      </w:r>
    </w:p>
    <w:p w14:paraId="0DF8D10D" w14:textId="3EB2EC46" w:rsidR="000E3051" w:rsidRPr="000E3051" w:rsidRDefault="000E3051" w:rsidP="008E772F">
      <w:pPr>
        <w:numPr>
          <w:ilvl w:val="0"/>
          <w:numId w:val="51"/>
        </w:numPr>
        <w:rPr>
          <w:rFonts w:ascii="Times New Roman" w:hAnsi="Times New Roman"/>
          <w:szCs w:val="20"/>
        </w:rPr>
      </w:pPr>
      <w:r w:rsidRPr="000E3051">
        <w:rPr>
          <w:szCs w:val="20"/>
        </w:rPr>
        <w:t>Editor to correct the format issue with respect to the caption of table 13.2 of 38.213</w:t>
      </w:r>
      <w:r>
        <w:rPr>
          <w:szCs w:val="20"/>
        </w:rPr>
        <w:t>.</w:t>
      </w:r>
    </w:p>
    <w:p w14:paraId="05BB49C4" w14:textId="1D3579A1" w:rsidR="003C63E5" w:rsidRDefault="003C63E5" w:rsidP="003C63E5"/>
    <w:p w14:paraId="2787C658" w14:textId="5C55213F" w:rsidR="006A1905" w:rsidRPr="006A1905" w:rsidRDefault="006A1905" w:rsidP="003C63E5">
      <w:pPr>
        <w:rPr>
          <w:b/>
        </w:rPr>
      </w:pPr>
      <w:r w:rsidRPr="006A1905">
        <w:rPr>
          <w:b/>
        </w:rPr>
        <w:t>Wednesday</w:t>
      </w:r>
    </w:p>
    <w:p w14:paraId="48E96133" w14:textId="469015E0" w:rsidR="006A1905" w:rsidRPr="006A1905" w:rsidRDefault="001B7BF2" w:rsidP="006A1905">
      <w:pPr>
        <w:rPr>
          <w:b/>
        </w:rPr>
      </w:pPr>
      <w:hyperlink r:id="rId681" w:history="1">
        <w:r w:rsidR="00D93AE1">
          <w:rPr>
            <w:rStyle w:val="Hyperlink"/>
            <w:b/>
          </w:rPr>
          <w:t>R1-1809794</w:t>
        </w:r>
      </w:hyperlink>
      <w:r w:rsidR="006A1905" w:rsidRPr="006A1905">
        <w:rPr>
          <w:b/>
        </w:rPr>
        <w:tab/>
        <w:t>Summary of Remaining RMSI Issues</w:t>
      </w:r>
      <w:r w:rsidR="006A1905" w:rsidRPr="006A1905">
        <w:rPr>
          <w:b/>
        </w:rPr>
        <w:tab/>
        <w:t>CATT</w:t>
      </w:r>
    </w:p>
    <w:p w14:paraId="65691814" w14:textId="77777777" w:rsidR="006A1905" w:rsidRPr="00BD0234" w:rsidRDefault="006A1905" w:rsidP="006A190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608ACF60" w14:textId="62E6CF48" w:rsidR="000E3051" w:rsidRDefault="000E3051" w:rsidP="003C63E5"/>
    <w:p w14:paraId="5F1DA302" w14:textId="77777777" w:rsidR="00182181" w:rsidRPr="00182181" w:rsidRDefault="00182181" w:rsidP="00182181">
      <w:pPr>
        <w:ind w:left="720" w:hanging="720"/>
        <w:rPr>
          <w:rFonts w:ascii="Times New Roman" w:hAnsi="Times New Roman"/>
          <w:szCs w:val="20"/>
        </w:rPr>
      </w:pPr>
      <w:r w:rsidRPr="00182181">
        <w:rPr>
          <w:rFonts w:ascii="Times New Roman" w:hAnsi="Times New Roman"/>
          <w:szCs w:val="20"/>
          <w:highlight w:val="green"/>
        </w:rPr>
        <w:t>Agreements</w:t>
      </w:r>
      <w:r w:rsidRPr="00182181">
        <w:rPr>
          <w:rFonts w:ascii="Times New Roman" w:hAnsi="Times New Roman"/>
          <w:szCs w:val="20"/>
        </w:rPr>
        <w:t>:</w:t>
      </w:r>
    </w:p>
    <w:p w14:paraId="0F03692F" w14:textId="77777777" w:rsidR="00182181" w:rsidRPr="00182181" w:rsidRDefault="00182181" w:rsidP="008E772F">
      <w:pPr>
        <w:numPr>
          <w:ilvl w:val="0"/>
          <w:numId w:val="51"/>
        </w:numPr>
        <w:rPr>
          <w:rFonts w:ascii="Times New Roman" w:hAnsi="Times New Roman"/>
          <w:szCs w:val="20"/>
        </w:rPr>
      </w:pPr>
      <w:r w:rsidRPr="00182181">
        <w:rPr>
          <w:rFonts w:ascii="Times New Roman" w:hAnsi="Times New Roman"/>
          <w:szCs w:val="20"/>
        </w:rPr>
        <w:t>It is RAN1 understanding that UE is not required to decode SI messages until SIB1 has been successfully decoded.</w:t>
      </w:r>
    </w:p>
    <w:p w14:paraId="10E6E14E" w14:textId="77777777" w:rsidR="00182181" w:rsidRPr="00182181" w:rsidRDefault="00182181" w:rsidP="008E772F">
      <w:pPr>
        <w:numPr>
          <w:ilvl w:val="1"/>
          <w:numId w:val="51"/>
        </w:numPr>
        <w:rPr>
          <w:rFonts w:ascii="Times New Roman" w:hAnsi="Times New Roman"/>
          <w:szCs w:val="20"/>
        </w:rPr>
      </w:pPr>
      <w:r w:rsidRPr="00182181">
        <w:rPr>
          <w:rFonts w:ascii="Times New Roman" w:hAnsi="Times New Roman"/>
          <w:szCs w:val="20"/>
        </w:rPr>
        <w:t>No RAN1 spec impact</w:t>
      </w:r>
    </w:p>
    <w:p w14:paraId="045E2DC7" w14:textId="77777777" w:rsidR="00182181" w:rsidRPr="00182181" w:rsidRDefault="00182181" w:rsidP="008E772F">
      <w:pPr>
        <w:numPr>
          <w:ilvl w:val="0"/>
          <w:numId w:val="51"/>
        </w:numPr>
        <w:jc w:val="both"/>
        <w:rPr>
          <w:szCs w:val="20"/>
          <w:lang w:eastAsia="ko-KR"/>
        </w:rPr>
      </w:pPr>
      <w:r w:rsidRPr="00182181">
        <w:rPr>
          <w:rFonts w:ascii="Times New Roman" w:hAnsi="Times New Roman"/>
          <w:szCs w:val="20"/>
        </w:rPr>
        <w:t xml:space="preserve">From RAN1 perspective, it is not </w:t>
      </w:r>
      <w:r w:rsidRPr="00182181">
        <w:rPr>
          <w:szCs w:val="20"/>
          <w:lang w:eastAsia="ko-KR"/>
        </w:rPr>
        <w:t>required to avoid supporting transmission of SIB1 and SI message in the same SI transmission window</w:t>
      </w:r>
    </w:p>
    <w:p w14:paraId="2C0EE6DD" w14:textId="77777777" w:rsidR="00182181" w:rsidRPr="00182181" w:rsidRDefault="00182181" w:rsidP="008E772F">
      <w:pPr>
        <w:numPr>
          <w:ilvl w:val="1"/>
          <w:numId w:val="51"/>
        </w:numPr>
        <w:jc w:val="both"/>
        <w:rPr>
          <w:szCs w:val="20"/>
          <w:lang w:eastAsia="ko-KR"/>
        </w:rPr>
      </w:pPr>
      <w:r w:rsidRPr="00182181">
        <w:rPr>
          <w:szCs w:val="20"/>
          <w:lang w:eastAsia="ko-KR"/>
        </w:rPr>
        <w:t>U</w:t>
      </w:r>
      <w:r w:rsidRPr="00182181">
        <w:rPr>
          <w:rFonts w:hint="eastAsia"/>
          <w:szCs w:val="20"/>
          <w:lang w:eastAsia="ko-KR"/>
        </w:rPr>
        <w:t xml:space="preserve">se one reserved bit in DCI with CRC scrambled by SI-RNTI to indicate UE whether SIB1 or </w:t>
      </w:r>
      <w:r w:rsidRPr="00182181">
        <w:rPr>
          <w:szCs w:val="20"/>
          <w:lang w:eastAsia="ko-KR"/>
        </w:rPr>
        <w:t>SI message</w:t>
      </w:r>
      <w:r w:rsidRPr="00182181">
        <w:rPr>
          <w:rFonts w:hint="eastAsia"/>
          <w:szCs w:val="20"/>
          <w:lang w:eastAsia="ko-KR"/>
        </w:rPr>
        <w:t xml:space="preserve"> is scheduled</w:t>
      </w:r>
    </w:p>
    <w:p w14:paraId="4BAAE42F" w14:textId="277928CC" w:rsidR="00182181" w:rsidRDefault="00182181" w:rsidP="003C63E5"/>
    <w:p w14:paraId="6E1EF3B9" w14:textId="4EA15082" w:rsidR="00E30070" w:rsidRPr="00E30070" w:rsidRDefault="00E30070" w:rsidP="003C63E5">
      <w:pPr>
        <w:rPr>
          <w:b/>
        </w:rPr>
      </w:pPr>
      <w:r w:rsidRPr="00E30070">
        <w:rPr>
          <w:b/>
        </w:rPr>
        <w:t>Friday</w:t>
      </w:r>
    </w:p>
    <w:p w14:paraId="03C2D98E" w14:textId="2F809FD8" w:rsidR="00E30070" w:rsidRDefault="001B7BF2" w:rsidP="00E30070">
      <w:pPr>
        <w:rPr>
          <w:b/>
        </w:rPr>
      </w:pPr>
      <w:hyperlink r:id="rId682" w:history="1">
        <w:r w:rsidR="00D93AE1">
          <w:rPr>
            <w:rStyle w:val="Hyperlink"/>
            <w:b/>
          </w:rPr>
          <w:t>R1-1809854</w:t>
        </w:r>
      </w:hyperlink>
      <w:r w:rsidR="00E30070" w:rsidRPr="00E30070">
        <w:rPr>
          <w:b/>
        </w:rPr>
        <w:tab/>
        <w:t>Summary of Remaining RMSI Issues</w:t>
      </w:r>
      <w:r w:rsidR="00E30070" w:rsidRPr="00E30070">
        <w:rPr>
          <w:b/>
        </w:rPr>
        <w:tab/>
        <w:t>CATT</w:t>
      </w:r>
    </w:p>
    <w:p w14:paraId="08A43251" w14:textId="759C2EF8" w:rsidR="00E30070" w:rsidRPr="00BD0234" w:rsidRDefault="00E30070" w:rsidP="00E3007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05364329" w14:textId="77777777" w:rsidR="00E30070" w:rsidRDefault="00E30070" w:rsidP="00E30070">
      <w:pPr>
        <w:rPr>
          <w:highlight w:val="green"/>
        </w:rPr>
      </w:pPr>
    </w:p>
    <w:p w14:paraId="259B9885" w14:textId="7E19D335" w:rsidR="00E30070" w:rsidRPr="00E30070" w:rsidRDefault="00E30070" w:rsidP="00E30070">
      <w:r w:rsidRPr="00E30070">
        <w:rPr>
          <w:highlight w:val="green"/>
        </w:rPr>
        <w:t>Agreement</w:t>
      </w:r>
      <w:r w:rsidRPr="00E30070">
        <w:t>:</w:t>
      </w:r>
      <w:r>
        <w:t xml:space="preserve"> </w:t>
      </w:r>
      <w:r w:rsidRPr="00E30070">
        <w:t xml:space="preserve">The TP in Section 2 of </w:t>
      </w:r>
      <w:hyperlink r:id="rId683" w:history="1">
        <w:r w:rsidR="00D93AE1">
          <w:rPr>
            <w:rStyle w:val="Hyperlink"/>
          </w:rPr>
          <w:t>R1-1809854</w:t>
        </w:r>
      </w:hyperlink>
      <w:r w:rsidRPr="00E30070">
        <w:t xml:space="preserve"> for Section 7.4.3.1 of 38.211 is endorsed</w:t>
      </w:r>
      <w:r>
        <w:t>.</w:t>
      </w:r>
    </w:p>
    <w:p w14:paraId="1D9A6F8F" w14:textId="5563DF54" w:rsidR="00E30070" w:rsidRDefault="00E30070" w:rsidP="003C63E5"/>
    <w:p w14:paraId="5C1FB0DD" w14:textId="2EDB0FCD" w:rsidR="006A1905" w:rsidRDefault="006A1905" w:rsidP="003C63E5"/>
    <w:p w14:paraId="24F9FBDF" w14:textId="77777777" w:rsidR="006A1905" w:rsidRPr="000E3051" w:rsidRDefault="006A1905" w:rsidP="006A1905">
      <w:pPr>
        <w:pBdr>
          <w:top w:val="single" w:sz="4" w:space="1" w:color="auto"/>
        </w:pBdr>
      </w:pPr>
    </w:p>
    <w:p w14:paraId="2A34E94B" w14:textId="1A9DF3FC" w:rsidR="00FB40BE" w:rsidRPr="00593B29" w:rsidRDefault="001B7BF2" w:rsidP="00FB40BE">
      <w:pPr>
        <w:rPr>
          <w:b/>
        </w:rPr>
      </w:pPr>
      <w:hyperlink r:id="rId684" w:history="1">
        <w:r w:rsidR="00D93AE1">
          <w:rPr>
            <w:rStyle w:val="Hyperlink"/>
            <w:b/>
          </w:rPr>
          <w:t>R1-1809714</w:t>
        </w:r>
      </w:hyperlink>
      <w:r w:rsidR="00FB40BE" w:rsidRPr="00593B29">
        <w:rPr>
          <w:b/>
        </w:rPr>
        <w:tab/>
        <w:t>Summary of Other System Information Delivery</w:t>
      </w:r>
      <w:r w:rsidR="00FB40BE" w:rsidRPr="00593B29">
        <w:rPr>
          <w:b/>
        </w:rPr>
        <w:tab/>
        <w:t>Samsung</w:t>
      </w:r>
    </w:p>
    <w:p w14:paraId="4AE6BEDB" w14:textId="77777777" w:rsidR="00FB40BE" w:rsidRPr="00BD0234" w:rsidRDefault="00FB40BE" w:rsidP="00FB40BE">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54A682A7" w14:textId="468BE030" w:rsidR="00FB40BE" w:rsidRDefault="00FB40BE" w:rsidP="003C63E5"/>
    <w:p w14:paraId="756B03AA" w14:textId="77777777" w:rsidR="000E3051" w:rsidRPr="001F5256" w:rsidRDefault="000E3051" w:rsidP="000E3051">
      <w:r w:rsidRPr="001F5256">
        <w:t>Issue regarding whether or not to avoid supporting transmission of SIB1 and SI message in the same SI transmission window</w:t>
      </w:r>
    </w:p>
    <w:p w14:paraId="7F2478E9" w14:textId="3970077C" w:rsidR="000E3051" w:rsidRDefault="000E3051" w:rsidP="003C63E5"/>
    <w:p w14:paraId="4176C6A1" w14:textId="77777777" w:rsidR="006A1905" w:rsidRPr="006A1905" w:rsidRDefault="006A1905" w:rsidP="006A1905">
      <w:pPr>
        <w:rPr>
          <w:b/>
        </w:rPr>
      </w:pPr>
      <w:r w:rsidRPr="006A1905">
        <w:rPr>
          <w:b/>
        </w:rPr>
        <w:t>Wednesday</w:t>
      </w:r>
    </w:p>
    <w:p w14:paraId="5B27583C" w14:textId="093143A9" w:rsidR="006A1905" w:rsidRDefault="001B7BF2" w:rsidP="006A1905">
      <w:pPr>
        <w:rPr>
          <w:b/>
        </w:rPr>
      </w:pPr>
      <w:hyperlink r:id="rId685" w:history="1">
        <w:r w:rsidR="00D93AE1">
          <w:rPr>
            <w:rStyle w:val="Hyperlink"/>
            <w:b/>
          </w:rPr>
          <w:t>R1-1809782</w:t>
        </w:r>
      </w:hyperlink>
      <w:r w:rsidR="006A1905" w:rsidRPr="006A1905">
        <w:rPr>
          <w:b/>
        </w:rPr>
        <w:tab/>
        <w:t>Summary of Other System Information Delivery</w:t>
      </w:r>
      <w:r w:rsidR="006A1905" w:rsidRPr="006A1905">
        <w:rPr>
          <w:b/>
        </w:rPr>
        <w:tab/>
        <w:t>Samsung</w:t>
      </w:r>
    </w:p>
    <w:p w14:paraId="457E0B67" w14:textId="7EB0AE9A" w:rsidR="006A1905" w:rsidRPr="00BD0234" w:rsidRDefault="006A1905" w:rsidP="006A190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0F8848C9" w14:textId="59BD8A08" w:rsidR="006A1905" w:rsidRDefault="006A1905" w:rsidP="006A1905"/>
    <w:p w14:paraId="7DB5ADF2" w14:textId="77777777" w:rsidR="009310EE" w:rsidRPr="009310EE" w:rsidRDefault="009310EE" w:rsidP="009310EE">
      <w:r w:rsidRPr="009310EE">
        <w:rPr>
          <w:highlight w:val="green"/>
        </w:rPr>
        <w:t>Agreements</w:t>
      </w:r>
      <w:r w:rsidRPr="009310EE">
        <w:t>:</w:t>
      </w:r>
    </w:p>
    <w:p w14:paraId="3DDF2416" w14:textId="77777777" w:rsidR="009310EE" w:rsidRPr="009310EE" w:rsidRDefault="009310EE" w:rsidP="009310EE">
      <w:pPr>
        <w:ind w:left="720" w:hanging="720"/>
      </w:pPr>
      <w:r w:rsidRPr="009310EE">
        <w:t>To adopt the following TP to 7.3.1.2.1 of 38.212:</w:t>
      </w:r>
    </w:p>
    <w:p w14:paraId="34782D8B" w14:textId="323F013D" w:rsidR="009310EE" w:rsidRPr="009310EE" w:rsidRDefault="009310EE" w:rsidP="009310EE">
      <w:pPr>
        <w:rPr>
          <w:lang w:val="en-US"/>
        </w:rPr>
      </w:pPr>
      <w:r>
        <w:rPr>
          <w:lang w:val="en-US"/>
        </w:rPr>
        <w:t>===== start of TP =====</w:t>
      </w:r>
    </w:p>
    <w:p w14:paraId="01780744" w14:textId="47E438E6" w:rsidR="009310EE" w:rsidRPr="009310EE" w:rsidRDefault="009310EE" w:rsidP="008E772F">
      <w:pPr>
        <w:numPr>
          <w:ilvl w:val="0"/>
          <w:numId w:val="138"/>
        </w:numPr>
        <w:rPr>
          <w:rFonts w:ascii="Times New Roman" w:eastAsia="MS Mincho" w:hAnsi="Times New Roman"/>
          <w:szCs w:val="20"/>
          <w:lang w:eastAsia="ko-KR"/>
        </w:rPr>
      </w:pPr>
      <w:r w:rsidRPr="009310EE">
        <w:rPr>
          <w:rFonts w:ascii="Times New Roman" w:eastAsia="MS Mincho" w:hAnsi="Times New Roman"/>
          <w:szCs w:val="20"/>
        </w:rPr>
        <w:t>Redundancy version – 2 bits</w:t>
      </w:r>
      <w:r w:rsidRPr="009310EE">
        <w:rPr>
          <w:rFonts w:ascii="Times New Roman" w:eastAsia="MS Mincho" w:hAnsi="Times New Roman"/>
          <w:szCs w:val="20"/>
          <w:lang w:eastAsia="zh-CN"/>
        </w:rPr>
        <w:t xml:space="preserve"> </w:t>
      </w:r>
      <w:r w:rsidRPr="009310EE">
        <w:rPr>
          <w:rFonts w:ascii="Times New Roman" w:eastAsia="MS Mincho" w:hAnsi="Times New Roman"/>
          <w:szCs w:val="20"/>
        </w:rPr>
        <w:t xml:space="preserve">as defined in Table </w:t>
      </w:r>
      <w:r w:rsidRPr="009310EE">
        <w:rPr>
          <w:rFonts w:ascii="Times New Roman" w:eastAsia="MS Mincho" w:hAnsi="Times New Roman"/>
          <w:szCs w:val="20"/>
          <w:lang w:eastAsia="zh-CN"/>
        </w:rPr>
        <w:t>7.3.1.1.1-2</w:t>
      </w:r>
    </w:p>
    <w:p w14:paraId="74BB600A" w14:textId="77777777" w:rsidR="009310EE" w:rsidRPr="009310EE" w:rsidRDefault="009310EE" w:rsidP="008E772F">
      <w:pPr>
        <w:numPr>
          <w:ilvl w:val="0"/>
          <w:numId w:val="138"/>
        </w:numPr>
        <w:rPr>
          <w:rFonts w:ascii="Times New Roman" w:eastAsia="MS Mincho" w:hAnsi="Times New Roman"/>
          <w:color w:val="FF0000"/>
          <w:szCs w:val="20"/>
          <w:u w:val="single"/>
          <w:lang w:eastAsia="ko-KR"/>
        </w:rPr>
      </w:pPr>
      <w:r w:rsidRPr="009310EE">
        <w:rPr>
          <w:rFonts w:ascii="Times New Roman" w:eastAsia="MS Mincho" w:hAnsi="Times New Roman"/>
          <w:color w:val="FF0000"/>
          <w:szCs w:val="20"/>
          <w:u w:val="single"/>
          <w:lang w:eastAsia="ko-KR"/>
        </w:rPr>
        <w:t>System information indicator – 1 bit</w:t>
      </w:r>
      <w:r w:rsidRPr="009310EE">
        <w:rPr>
          <w:rFonts w:ascii="Times New Roman" w:eastAsia="MS Mincho" w:hAnsi="Times New Roman" w:hint="eastAsia"/>
          <w:color w:val="FF0000"/>
          <w:szCs w:val="20"/>
          <w:u w:val="single"/>
          <w:lang w:eastAsia="ko-KR"/>
        </w:rPr>
        <w:t xml:space="preserve"> as defined in Table 7.3.1.2.1-2</w:t>
      </w:r>
      <w:r w:rsidRPr="009310EE">
        <w:rPr>
          <w:rFonts w:ascii="Times New Roman" w:eastAsia="MS Mincho" w:hAnsi="Times New Roman"/>
          <w:color w:val="FF0000"/>
          <w:szCs w:val="20"/>
          <w:u w:val="single"/>
          <w:lang w:eastAsia="ko-KR"/>
        </w:rPr>
        <w:t>.</w:t>
      </w:r>
    </w:p>
    <w:p w14:paraId="53606382" w14:textId="77777777" w:rsidR="009310EE" w:rsidRPr="009310EE" w:rsidRDefault="009310EE" w:rsidP="008E772F">
      <w:pPr>
        <w:numPr>
          <w:ilvl w:val="0"/>
          <w:numId w:val="138"/>
        </w:numPr>
        <w:rPr>
          <w:rFonts w:ascii="Times New Roman" w:eastAsia="MS Mincho" w:hAnsi="Times New Roman"/>
          <w:szCs w:val="20"/>
          <w:lang w:eastAsia="ko-KR"/>
        </w:rPr>
      </w:pPr>
      <w:r w:rsidRPr="009310EE">
        <w:rPr>
          <w:rFonts w:ascii="Times New Roman" w:eastAsia="MS Mincho" w:hAnsi="Times New Roman"/>
          <w:szCs w:val="20"/>
          <w:lang w:eastAsia="zh-CN"/>
        </w:rPr>
        <w:t>Reserved bits – [</w:t>
      </w:r>
      <w:r w:rsidRPr="009310EE">
        <w:rPr>
          <w:rFonts w:ascii="Times New Roman" w:eastAsia="MS Mincho" w:hAnsi="Times New Roman"/>
          <w:strike/>
          <w:color w:val="FF0000"/>
          <w:szCs w:val="20"/>
          <w:u w:val="single"/>
          <w:lang w:eastAsia="zh-CN"/>
        </w:rPr>
        <w:t>16</w:t>
      </w:r>
      <w:r w:rsidRPr="009310EE">
        <w:rPr>
          <w:rFonts w:ascii="Times New Roman" w:eastAsia="MS Mincho" w:hAnsi="Times New Roman" w:hint="eastAsia"/>
          <w:color w:val="FF0000"/>
          <w:szCs w:val="20"/>
          <w:u w:val="single"/>
          <w:lang w:eastAsia="ko-KR"/>
        </w:rPr>
        <w:t>15</w:t>
      </w:r>
      <w:r w:rsidRPr="009310EE">
        <w:rPr>
          <w:rFonts w:ascii="Times New Roman" w:eastAsia="MS Mincho" w:hAnsi="Times New Roman"/>
          <w:szCs w:val="20"/>
          <w:lang w:eastAsia="zh-CN"/>
        </w:rPr>
        <w:t>] bits</w:t>
      </w:r>
    </w:p>
    <w:p w14:paraId="33D64B9E" w14:textId="77777777" w:rsidR="009310EE" w:rsidRPr="009310EE" w:rsidRDefault="009310EE" w:rsidP="009310EE">
      <w:pPr>
        <w:ind w:left="720" w:hanging="720"/>
        <w:jc w:val="both"/>
        <w:rPr>
          <w:szCs w:val="22"/>
          <w:lang w:eastAsia="ko-KR"/>
        </w:rPr>
      </w:pPr>
      <w:r w:rsidRPr="009310EE">
        <w:rPr>
          <w:rFonts w:hint="eastAsia"/>
          <w:lang w:eastAsia="ko-KR"/>
        </w:rPr>
        <w:t>/// texts omitted</w:t>
      </w:r>
    </w:p>
    <w:p w14:paraId="3F1FBAA0" w14:textId="77777777" w:rsidR="009310EE" w:rsidRPr="009310EE" w:rsidRDefault="009310EE" w:rsidP="009310EE">
      <w:pPr>
        <w:keepNext/>
        <w:keepLines/>
        <w:overflowPunct w:val="0"/>
        <w:autoSpaceDE w:val="0"/>
        <w:autoSpaceDN w:val="0"/>
        <w:adjustRightInd w:val="0"/>
        <w:spacing w:before="60" w:after="180"/>
        <w:jc w:val="center"/>
        <w:textAlignment w:val="baseline"/>
        <w:rPr>
          <w:rFonts w:ascii="Arial" w:eastAsia="Times New Roman" w:hAnsi="Arial"/>
          <w:b/>
          <w:color w:val="FF0000"/>
          <w:szCs w:val="20"/>
          <w:u w:val="single"/>
          <w:lang w:eastAsia="zh-CN"/>
        </w:rPr>
      </w:pPr>
      <w:r w:rsidRPr="009310EE">
        <w:rPr>
          <w:rFonts w:ascii="Arial" w:eastAsia="Times New Roman" w:hAnsi="Arial"/>
          <w:b/>
          <w:color w:val="FF0000"/>
          <w:szCs w:val="20"/>
          <w:u w:val="single"/>
          <w:lang w:eastAsia="en-GB"/>
        </w:rPr>
        <w:lastRenderedPageBreak/>
        <w:t xml:space="preserve">Table </w:t>
      </w:r>
      <w:r w:rsidRPr="009310EE">
        <w:rPr>
          <w:rFonts w:ascii="Arial" w:eastAsia="Times New Roman" w:hAnsi="Arial" w:hint="eastAsia"/>
          <w:b/>
          <w:color w:val="FF0000"/>
          <w:szCs w:val="20"/>
          <w:u w:val="single"/>
          <w:lang w:eastAsia="zh-CN"/>
        </w:rPr>
        <w:t>7.3.1.2.1</w:t>
      </w:r>
      <w:r w:rsidRPr="009310EE">
        <w:rPr>
          <w:rFonts w:ascii="Arial" w:eastAsia="Times New Roman" w:hAnsi="Arial"/>
          <w:b/>
          <w:color w:val="FF0000"/>
          <w:szCs w:val="20"/>
          <w:u w:val="single"/>
          <w:lang w:eastAsia="en-GB"/>
        </w:rPr>
        <w:t>-</w:t>
      </w:r>
      <w:r w:rsidRPr="009310EE">
        <w:rPr>
          <w:rFonts w:ascii="Arial" w:eastAsia="DengXian" w:hAnsi="Arial" w:hint="eastAsia"/>
          <w:b/>
          <w:color w:val="FF0000"/>
          <w:szCs w:val="20"/>
          <w:u w:val="single"/>
          <w:lang w:eastAsia="ko-KR"/>
        </w:rPr>
        <w:t>2</w:t>
      </w:r>
      <w:r w:rsidRPr="009310EE">
        <w:rPr>
          <w:rFonts w:ascii="Arial" w:eastAsia="Times New Roman" w:hAnsi="Arial" w:hint="eastAsia"/>
          <w:b/>
          <w:color w:val="FF0000"/>
          <w:szCs w:val="20"/>
          <w:u w:val="single"/>
          <w:lang w:eastAsia="zh-CN"/>
        </w:rPr>
        <w:t xml:space="preserve">: </w:t>
      </w:r>
      <w:r w:rsidRPr="009310EE">
        <w:rPr>
          <w:rFonts w:ascii="Arial" w:eastAsia="Times New Roman" w:hAnsi="Arial"/>
          <w:b/>
          <w:color w:val="FF0000"/>
          <w:szCs w:val="20"/>
          <w:u w:val="single"/>
          <w:lang w:eastAsia="zh-CN"/>
        </w:rPr>
        <w:t>System information indicator</w:t>
      </w:r>
    </w:p>
    <w:tbl>
      <w:tblPr>
        <w:tblW w:w="55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4395"/>
      </w:tblGrid>
      <w:tr w:rsidR="009310EE" w:rsidRPr="00F24693" w14:paraId="2030A89D" w14:textId="77777777" w:rsidTr="009310EE">
        <w:trPr>
          <w:trHeight w:val="424"/>
          <w:jc w:val="center"/>
        </w:trPr>
        <w:tc>
          <w:tcPr>
            <w:tcW w:w="1129" w:type="dxa"/>
            <w:shd w:val="clear" w:color="auto" w:fill="D9D9D9"/>
            <w:vAlign w:val="center"/>
          </w:tcPr>
          <w:p w14:paraId="2C312362" w14:textId="77777777" w:rsidR="009310EE" w:rsidRPr="00F24693" w:rsidRDefault="009310EE" w:rsidP="000E271B">
            <w:pPr>
              <w:pStyle w:val="TAH"/>
              <w:rPr>
                <w:color w:val="FF0000"/>
                <w:u w:val="single"/>
                <w:lang w:eastAsia="zh-CN"/>
              </w:rPr>
            </w:pPr>
            <w:r w:rsidRPr="00F24693">
              <w:rPr>
                <w:color w:val="FF0000"/>
                <w:u w:val="single"/>
                <w:lang w:eastAsia="zh-CN"/>
              </w:rPr>
              <w:t>Bit field</w:t>
            </w:r>
          </w:p>
        </w:tc>
        <w:tc>
          <w:tcPr>
            <w:tcW w:w="4395" w:type="dxa"/>
            <w:shd w:val="clear" w:color="auto" w:fill="D9D9D9"/>
            <w:vAlign w:val="center"/>
          </w:tcPr>
          <w:p w14:paraId="74273BDE" w14:textId="77777777" w:rsidR="009310EE" w:rsidRPr="00F24693" w:rsidRDefault="009310EE" w:rsidP="000E271B">
            <w:pPr>
              <w:pStyle w:val="TAH"/>
              <w:rPr>
                <w:rFonts w:eastAsia="DengXian"/>
                <w:color w:val="FF0000"/>
                <w:u w:val="single"/>
                <w:lang w:eastAsia="ko-KR"/>
              </w:rPr>
            </w:pPr>
            <w:r w:rsidRPr="00F24693">
              <w:rPr>
                <w:color w:val="FF0000"/>
                <w:u w:val="single"/>
                <w:lang w:eastAsia="zh-CN"/>
              </w:rPr>
              <w:t>System information</w:t>
            </w:r>
            <w:r w:rsidRPr="00F24693">
              <w:rPr>
                <w:rFonts w:eastAsia="DengXian" w:hint="eastAsia"/>
                <w:color w:val="FF0000"/>
                <w:u w:val="single"/>
                <w:lang w:eastAsia="ko-KR"/>
              </w:rPr>
              <w:t xml:space="preserve"> to be present</w:t>
            </w:r>
          </w:p>
        </w:tc>
      </w:tr>
      <w:tr w:rsidR="009310EE" w:rsidRPr="00F24693" w14:paraId="77E07A55" w14:textId="77777777" w:rsidTr="009310EE">
        <w:trPr>
          <w:jc w:val="center"/>
        </w:trPr>
        <w:tc>
          <w:tcPr>
            <w:tcW w:w="1129" w:type="dxa"/>
            <w:shd w:val="clear" w:color="auto" w:fill="D9D9D9"/>
          </w:tcPr>
          <w:p w14:paraId="05C15758" w14:textId="77777777" w:rsidR="009310EE" w:rsidRPr="00F24693" w:rsidRDefault="009310EE" w:rsidP="000E271B">
            <w:pPr>
              <w:pStyle w:val="TAC"/>
              <w:rPr>
                <w:color w:val="FF0000"/>
                <w:u w:val="single"/>
                <w:lang w:eastAsia="zh-CN"/>
              </w:rPr>
            </w:pPr>
            <w:r w:rsidRPr="00F24693">
              <w:rPr>
                <w:rFonts w:hint="eastAsia"/>
                <w:color w:val="FF0000"/>
                <w:u w:val="single"/>
                <w:lang w:eastAsia="zh-CN"/>
              </w:rPr>
              <w:t>0</w:t>
            </w:r>
          </w:p>
        </w:tc>
        <w:tc>
          <w:tcPr>
            <w:tcW w:w="4395" w:type="dxa"/>
            <w:shd w:val="clear" w:color="auto" w:fill="auto"/>
          </w:tcPr>
          <w:p w14:paraId="6540894F" w14:textId="77777777" w:rsidR="009310EE" w:rsidRPr="00F24693" w:rsidRDefault="009310EE" w:rsidP="000E271B">
            <w:pPr>
              <w:pStyle w:val="TAC"/>
              <w:rPr>
                <w:color w:val="FF0000"/>
                <w:u w:val="single"/>
                <w:lang w:eastAsia="ko-KR"/>
              </w:rPr>
            </w:pPr>
            <w:r w:rsidRPr="00F24693">
              <w:rPr>
                <w:rFonts w:hint="eastAsia"/>
                <w:color w:val="FF0000"/>
                <w:u w:val="single"/>
                <w:lang w:eastAsia="ko-KR"/>
              </w:rPr>
              <w:t>SIB1</w:t>
            </w:r>
          </w:p>
        </w:tc>
      </w:tr>
      <w:tr w:rsidR="009310EE" w:rsidRPr="00F24693" w14:paraId="353B2417" w14:textId="77777777" w:rsidTr="009310EE">
        <w:trPr>
          <w:jc w:val="center"/>
        </w:trPr>
        <w:tc>
          <w:tcPr>
            <w:tcW w:w="1129" w:type="dxa"/>
            <w:shd w:val="clear" w:color="auto" w:fill="D9D9D9"/>
          </w:tcPr>
          <w:p w14:paraId="79C1F886" w14:textId="77777777" w:rsidR="009310EE" w:rsidRPr="00F24693" w:rsidRDefault="009310EE" w:rsidP="000E271B">
            <w:pPr>
              <w:pStyle w:val="TAC"/>
              <w:rPr>
                <w:color w:val="FF0000"/>
                <w:u w:val="single"/>
                <w:lang w:eastAsia="zh-CN"/>
              </w:rPr>
            </w:pPr>
            <w:r w:rsidRPr="00F24693">
              <w:rPr>
                <w:rFonts w:hint="eastAsia"/>
                <w:color w:val="FF0000"/>
                <w:u w:val="single"/>
                <w:lang w:eastAsia="zh-CN"/>
              </w:rPr>
              <w:t>1</w:t>
            </w:r>
          </w:p>
        </w:tc>
        <w:tc>
          <w:tcPr>
            <w:tcW w:w="4395" w:type="dxa"/>
            <w:shd w:val="clear" w:color="auto" w:fill="auto"/>
          </w:tcPr>
          <w:p w14:paraId="21683161" w14:textId="77777777" w:rsidR="009310EE" w:rsidRPr="00F24693" w:rsidRDefault="009310EE" w:rsidP="000E271B">
            <w:pPr>
              <w:pStyle w:val="TAC"/>
              <w:rPr>
                <w:color w:val="FF0000"/>
                <w:u w:val="single"/>
                <w:lang w:eastAsia="ko-KR"/>
              </w:rPr>
            </w:pPr>
            <w:r w:rsidRPr="00F24693">
              <w:rPr>
                <w:rFonts w:hint="eastAsia"/>
                <w:color w:val="FF0000"/>
                <w:u w:val="single"/>
                <w:lang w:eastAsia="ko-KR"/>
              </w:rPr>
              <w:t>SI message</w:t>
            </w:r>
          </w:p>
        </w:tc>
      </w:tr>
    </w:tbl>
    <w:p w14:paraId="71069820" w14:textId="77777777" w:rsidR="009310EE" w:rsidRDefault="009310EE" w:rsidP="009310EE">
      <w:pPr>
        <w:rPr>
          <w:lang w:val="en-US"/>
        </w:rPr>
      </w:pPr>
      <w:r>
        <w:rPr>
          <w:lang w:val="en-US"/>
        </w:rPr>
        <w:t>===== end of TP =====</w:t>
      </w:r>
    </w:p>
    <w:p w14:paraId="7CF89CFA" w14:textId="77777777" w:rsidR="009310EE" w:rsidRPr="009310EE" w:rsidRDefault="009310EE" w:rsidP="009310EE"/>
    <w:p w14:paraId="68AB14EF" w14:textId="3A0C5F1A" w:rsidR="009310EE" w:rsidRPr="009310EE" w:rsidRDefault="001B7BF2" w:rsidP="009310EE">
      <w:pPr>
        <w:ind w:left="720" w:hanging="720"/>
        <w:rPr>
          <w:b/>
        </w:rPr>
      </w:pPr>
      <w:hyperlink r:id="rId686" w:history="1">
        <w:r w:rsidR="00D93AE1">
          <w:rPr>
            <w:rStyle w:val="Hyperlink"/>
            <w:b/>
          </w:rPr>
          <w:t>R1-1809783</w:t>
        </w:r>
      </w:hyperlink>
      <w:r w:rsidR="009310EE" w:rsidRPr="009310EE">
        <w:rPr>
          <w:b/>
        </w:rPr>
        <w:tab/>
      </w:r>
      <w:r w:rsidR="009310EE" w:rsidRPr="009310EE">
        <w:rPr>
          <w:rFonts w:hint="eastAsia"/>
          <w:b/>
        </w:rPr>
        <w:t xml:space="preserve">[draft] </w:t>
      </w:r>
      <w:r w:rsidR="009310EE" w:rsidRPr="009310EE">
        <w:rPr>
          <w:b/>
        </w:rPr>
        <w:t xml:space="preserve">LS </w:t>
      </w:r>
      <w:r w:rsidR="009310EE" w:rsidRPr="009310EE">
        <w:rPr>
          <w:rFonts w:hint="eastAsia"/>
          <w:b/>
        </w:rPr>
        <w:t xml:space="preserve">response </w:t>
      </w:r>
      <w:r w:rsidR="009310EE" w:rsidRPr="009310EE">
        <w:rPr>
          <w:b/>
        </w:rPr>
        <w:t>on overlapping SIB1 and SI message</w:t>
      </w:r>
      <w:r w:rsidR="009310EE">
        <w:rPr>
          <w:b/>
        </w:rPr>
        <w:tab/>
      </w:r>
      <w:r w:rsidR="009310EE" w:rsidRPr="009310EE">
        <w:rPr>
          <w:b/>
        </w:rPr>
        <w:t>Samsung</w:t>
      </w:r>
    </w:p>
    <w:p w14:paraId="064F073E" w14:textId="72BA0DA4" w:rsidR="009310EE" w:rsidRPr="009310EE" w:rsidRDefault="00030808" w:rsidP="00030808">
      <w:r w:rsidRPr="00777035">
        <w:rPr>
          <w:rFonts w:ascii="Times New Roman" w:hAnsi="Times New Roman"/>
          <w:b/>
          <w:szCs w:val="20"/>
        </w:rPr>
        <w:t xml:space="preserve">Decision: </w:t>
      </w:r>
      <w:r w:rsidRPr="00777035">
        <w:rPr>
          <w:rFonts w:ascii="Times New Roman" w:hAnsi="Times New Roman"/>
          <w:szCs w:val="20"/>
        </w:rPr>
        <w:t>The d</w:t>
      </w:r>
      <w:r>
        <w:rPr>
          <w:rFonts w:ascii="Times New Roman" w:hAnsi="Times New Roman"/>
          <w:szCs w:val="20"/>
        </w:rPr>
        <w:t>raft LS is endorsed and f</w:t>
      </w:r>
      <w:r w:rsidR="009310EE" w:rsidRPr="009310EE">
        <w:t xml:space="preserve">inal LS </w:t>
      </w:r>
      <w:r>
        <w:t xml:space="preserve">is </w:t>
      </w:r>
      <w:r w:rsidRPr="00030808">
        <w:rPr>
          <w:highlight w:val="green"/>
        </w:rPr>
        <w:t xml:space="preserve">approved </w:t>
      </w:r>
      <w:r w:rsidR="009310EE" w:rsidRPr="009310EE">
        <w:rPr>
          <w:highlight w:val="green"/>
        </w:rPr>
        <w:t xml:space="preserve">in </w:t>
      </w:r>
      <w:hyperlink r:id="rId687" w:history="1">
        <w:r w:rsidR="00D93AE1">
          <w:rPr>
            <w:rStyle w:val="Hyperlink"/>
            <w:highlight w:val="green"/>
          </w:rPr>
          <w:t>R1-1809850</w:t>
        </w:r>
      </w:hyperlink>
      <w:r w:rsidRPr="00030808">
        <w:rPr>
          <w:highlight w:val="green"/>
        </w:rPr>
        <w:t>.</w:t>
      </w:r>
    </w:p>
    <w:p w14:paraId="20D59703" w14:textId="77777777" w:rsidR="009310EE" w:rsidRPr="009310EE" w:rsidRDefault="009310EE" w:rsidP="009310EE"/>
    <w:p w14:paraId="3D0F1E7D" w14:textId="77777777" w:rsidR="009310EE" w:rsidRPr="009310EE" w:rsidRDefault="009310EE" w:rsidP="009310EE">
      <w:pPr>
        <w:rPr>
          <w:szCs w:val="20"/>
        </w:rPr>
      </w:pPr>
      <w:r w:rsidRPr="009310EE">
        <w:rPr>
          <w:szCs w:val="20"/>
          <w:highlight w:val="green"/>
        </w:rPr>
        <w:t>Agreements</w:t>
      </w:r>
      <w:r w:rsidRPr="009310EE">
        <w:rPr>
          <w:szCs w:val="20"/>
        </w:rPr>
        <w:t>:</w:t>
      </w:r>
    </w:p>
    <w:p w14:paraId="0811776E" w14:textId="77777777" w:rsidR="009310EE" w:rsidRPr="009310EE" w:rsidRDefault="009310EE" w:rsidP="008E772F">
      <w:pPr>
        <w:numPr>
          <w:ilvl w:val="0"/>
          <w:numId w:val="139"/>
        </w:numPr>
        <w:rPr>
          <w:szCs w:val="20"/>
        </w:rPr>
      </w:pPr>
      <w:r w:rsidRPr="009310EE">
        <w:rPr>
          <w:szCs w:val="20"/>
        </w:rPr>
        <w:t>If a UE is not provided higher layer parameter searchSpaceOtherSystemInformation for Type0A-PDCCH common search space set,</w:t>
      </w:r>
      <w:r w:rsidRPr="009310EE">
        <w:rPr>
          <w:rFonts w:hint="eastAsia"/>
          <w:szCs w:val="20"/>
        </w:rPr>
        <w:t xml:space="preserve"> the UE determines the </w:t>
      </w:r>
      <w:r w:rsidRPr="009310EE">
        <w:rPr>
          <w:szCs w:val="20"/>
        </w:rPr>
        <w:t>Type0A-PDCCH common search space</w:t>
      </w:r>
      <w:r w:rsidRPr="009310EE">
        <w:rPr>
          <w:rFonts w:hint="eastAsia"/>
          <w:szCs w:val="20"/>
        </w:rPr>
        <w:t xml:space="preserve"> set as the same as </w:t>
      </w:r>
      <w:r w:rsidRPr="009310EE">
        <w:rPr>
          <w:szCs w:val="20"/>
        </w:rPr>
        <w:t>Type0-PDCCH common search space set</w:t>
      </w:r>
      <w:r w:rsidRPr="009310EE">
        <w:rPr>
          <w:rFonts w:hint="eastAsia"/>
          <w:szCs w:val="20"/>
        </w:rPr>
        <w:t xml:space="preserve"> (i.e., default</w:t>
      </w:r>
      <w:r w:rsidRPr="009310EE">
        <w:rPr>
          <w:szCs w:val="20"/>
        </w:rPr>
        <w:t xml:space="preserve"> Type0A-PDCCH common search space</w:t>
      </w:r>
      <w:r w:rsidRPr="009310EE">
        <w:rPr>
          <w:rFonts w:hint="eastAsia"/>
          <w:szCs w:val="20"/>
        </w:rPr>
        <w:t xml:space="preserve"> set). </w:t>
      </w:r>
    </w:p>
    <w:p w14:paraId="211F7E85" w14:textId="77777777" w:rsidR="009310EE" w:rsidRPr="009310EE" w:rsidRDefault="009310EE" w:rsidP="008E772F">
      <w:pPr>
        <w:numPr>
          <w:ilvl w:val="0"/>
          <w:numId w:val="139"/>
        </w:numPr>
        <w:rPr>
          <w:szCs w:val="20"/>
        </w:rPr>
      </w:pPr>
      <w:r w:rsidRPr="009310EE">
        <w:rPr>
          <w:szCs w:val="20"/>
        </w:rPr>
        <w:t>If a UE is not provided higher layer parameter pagingSearchSpace for Type2-PDCCH common search space set,</w:t>
      </w:r>
      <w:r w:rsidRPr="009310EE">
        <w:rPr>
          <w:rFonts w:hint="eastAsia"/>
          <w:szCs w:val="20"/>
        </w:rPr>
        <w:t xml:space="preserve"> the UE determines the </w:t>
      </w:r>
      <w:r w:rsidRPr="009310EE">
        <w:rPr>
          <w:szCs w:val="20"/>
        </w:rPr>
        <w:t>Type2-PDCCH common search space</w:t>
      </w:r>
      <w:r w:rsidRPr="009310EE">
        <w:rPr>
          <w:rFonts w:hint="eastAsia"/>
          <w:szCs w:val="20"/>
        </w:rPr>
        <w:t xml:space="preserve"> set as the same as </w:t>
      </w:r>
      <w:r w:rsidRPr="009310EE">
        <w:rPr>
          <w:szCs w:val="20"/>
        </w:rPr>
        <w:t>Type0-PDCCH common search space set</w:t>
      </w:r>
      <w:r w:rsidRPr="009310EE">
        <w:rPr>
          <w:rFonts w:hint="eastAsia"/>
          <w:szCs w:val="20"/>
        </w:rPr>
        <w:t xml:space="preserve"> (i.e., default</w:t>
      </w:r>
      <w:r w:rsidRPr="009310EE">
        <w:rPr>
          <w:szCs w:val="20"/>
        </w:rPr>
        <w:t xml:space="preserve"> Type2-PDCCH common search space</w:t>
      </w:r>
      <w:r w:rsidRPr="009310EE">
        <w:rPr>
          <w:rFonts w:hint="eastAsia"/>
          <w:szCs w:val="20"/>
        </w:rPr>
        <w:t xml:space="preserve"> set). </w:t>
      </w:r>
    </w:p>
    <w:p w14:paraId="504579B3" w14:textId="77777777" w:rsidR="009310EE" w:rsidRPr="009310EE" w:rsidRDefault="009310EE" w:rsidP="008E772F">
      <w:pPr>
        <w:numPr>
          <w:ilvl w:val="0"/>
          <w:numId w:val="139"/>
        </w:numPr>
        <w:rPr>
          <w:szCs w:val="20"/>
        </w:rPr>
      </w:pPr>
      <w:r w:rsidRPr="009310EE">
        <w:rPr>
          <w:szCs w:val="20"/>
        </w:rPr>
        <w:t>S</w:t>
      </w:r>
      <w:r w:rsidRPr="009310EE">
        <w:rPr>
          <w:rFonts w:hint="eastAsia"/>
          <w:szCs w:val="20"/>
        </w:rPr>
        <w:t xml:space="preserve">eparate default </w:t>
      </w:r>
      <w:r w:rsidRPr="009310EE">
        <w:rPr>
          <w:szCs w:val="20"/>
        </w:rPr>
        <w:t>Type0A-PDCCH common search space</w:t>
      </w:r>
      <w:r w:rsidRPr="009310EE">
        <w:rPr>
          <w:rFonts w:hint="eastAsia"/>
          <w:szCs w:val="20"/>
        </w:rPr>
        <w:t xml:space="preserve"> set is not needed. </w:t>
      </w:r>
    </w:p>
    <w:p w14:paraId="145AA983" w14:textId="77777777" w:rsidR="009310EE" w:rsidRPr="009310EE" w:rsidRDefault="009310EE" w:rsidP="008E772F">
      <w:pPr>
        <w:numPr>
          <w:ilvl w:val="0"/>
          <w:numId w:val="139"/>
        </w:numPr>
        <w:rPr>
          <w:szCs w:val="20"/>
        </w:rPr>
      </w:pPr>
      <w:r w:rsidRPr="009310EE">
        <w:rPr>
          <w:szCs w:val="20"/>
        </w:rPr>
        <w:t>S</w:t>
      </w:r>
      <w:r w:rsidRPr="009310EE">
        <w:rPr>
          <w:rFonts w:hint="eastAsia"/>
          <w:szCs w:val="20"/>
        </w:rPr>
        <w:t xml:space="preserve">eparate default </w:t>
      </w:r>
      <w:r w:rsidRPr="009310EE">
        <w:rPr>
          <w:szCs w:val="20"/>
        </w:rPr>
        <w:t>Type</w:t>
      </w:r>
      <w:r w:rsidRPr="009310EE">
        <w:rPr>
          <w:rFonts w:hint="eastAsia"/>
          <w:szCs w:val="20"/>
        </w:rPr>
        <w:t>2</w:t>
      </w:r>
      <w:r w:rsidRPr="009310EE">
        <w:rPr>
          <w:szCs w:val="20"/>
        </w:rPr>
        <w:t>-PDCCH common search space</w:t>
      </w:r>
      <w:r w:rsidRPr="009310EE">
        <w:rPr>
          <w:rFonts w:hint="eastAsia"/>
          <w:szCs w:val="20"/>
        </w:rPr>
        <w:t xml:space="preserve"> set is not needed. </w:t>
      </w:r>
    </w:p>
    <w:p w14:paraId="7525C620" w14:textId="77777777" w:rsidR="009310EE" w:rsidRPr="009310EE" w:rsidRDefault="009310EE" w:rsidP="008E772F">
      <w:pPr>
        <w:numPr>
          <w:ilvl w:val="1"/>
          <w:numId w:val="139"/>
        </w:numPr>
        <w:rPr>
          <w:szCs w:val="20"/>
        </w:rPr>
      </w:pPr>
      <w:r w:rsidRPr="009310EE">
        <w:rPr>
          <w:szCs w:val="20"/>
        </w:rPr>
        <w:t>Note: the above 2 sub-bullets have no spec impact</w:t>
      </w:r>
    </w:p>
    <w:p w14:paraId="57652EBF" w14:textId="77777777" w:rsidR="009310EE" w:rsidRDefault="009310EE" w:rsidP="006A1905"/>
    <w:p w14:paraId="7A5CFCBD" w14:textId="77777777" w:rsidR="006A1905" w:rsidRDefault="006A1905" w:rsidP="006A1905"/>
    <w:p w14:paraId="19DBE59F" w14:textId="27335FD7" w:rsidR="000E3051" w:rsidRPr="00FB40BE" w:rsidRDefault="000E3051" w:rsidP="006A1905">
      <w:pPr>
        <w:pBdr>
          <w:top w:val="single" w:sz="4" w:space="1" w:color="auto"/>
        </w:pBdr>
      </w:pPr>
    </w:p>
    <w:p w14:paraId="651E63C7" w14:textId="7655040F" w:rsidR="00A900BE" w:rsidRPr="00A900BE" w:rsidRDefault="001B7BF2" w:rsidP="00A900BE">
      <w:pPr>
        <w:rPr>
          <w:b/>
          <w:lang w:val="en-US"/>
        </w:rPr>
      </w:pPr>
      <w:hyperlink r:id="rId688" w:history="1">
        <w:r w:rsidR="00D93AE1">
          <w:rPr>
            <w:rStyle w:val="Hyperlink"/>
            <w:b/>
            <w:lang w:val="en-US"/>
          </w:rPr>
          <w:t>R1-1809737</w:t>
        </w:r>
      </w:hyperlink>
      <w:r w:rsidR="00A900BE" w:rsidRPr="00A900BE">
        <w:rPr>
          <w:b/>
          <w:lang w:val="en-US"/>
        </w:rPr>
        <w:tab/>
        <w:t>Summary on Paging</w:t>
      </w:r>
      <w:r w:rsidR="00A900BE" w:rsidRPr="00A900BE">
        <w:rPr>
          <w:b/>
          <w:lang w:val="en-US"/>
        </w:rPr>
        <w:tab/>
        <w:t>Huawei</w:t>
      </w:r>
    </w:p>
    <w:p w14:paraId="73692E18" w14:textId="77777777" w:rsidR="00A900BE" w:rsidRPr="00BD0234" w:rsidRDefault="00A900BE" w:rsidP="00A900BE">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1012034C" w14:textId="77777777" w:rsidR="00A900BE" w:rsidRPr="003C63E5" w:rsidRDefault="00A900BE" w:rsidP="00A900BE">
      <w:pPr>
        <w:rPr>
          <w:lang w:val="en-US"/>
        </w:rPr>
      </w:pPr>
    </w:p>
    <w:p w14:paraId="39D23A21" w14:textId="77777777" w:rsidR="000E3051" w:rsidRPr="000E3051" w:rsidRDefault="000E3051" w:rsidP="000E3051">
      <w:pPr>
        <w:rPr>
          <w:szCs w:val="20"/>
        </w:rPr>
      </w:pPr>
      <w:r w:rsidRPr="000E3051">
        <w:rPr>
          <w:szCs w:val="20"/>
          <w:highlight w:val="green"/>
        </w:rPr>
        <w:t>Agreements</w:t>
      </w:r>
      <w:r w:rsidRPr="000E3051">
        <w:rPr>
          <w:szCs w:val="20"/>
        </w:rPr>
        <w:t>:</w:t>
      </w:r>
    </w:p>
    <w:p w14:paraId="510CCFBD" w14:textId="77777777" w:rsidR="000E3051" w:rsidRPr="000E3051" w:rsidRDefault="000E3051" w:rsidP="008E772F">
      <w:pPr>
        <w:numPr>
          <w:ilvl w:val="0"/>
          <w:numId w:val="53"/>
        </w:numPr>
        <w:spacing w:after="180"/>
        <w:contextualSpacing/>
        <w:rPr>
          <w:szCs w:val="20"/>
          <w:lang w:eastAsia="x-none"/>
        </w:rPr>
      </w:pPr>
      <w:r w:rsidRPr="000E3051">
        <w:rPr>
          <w:szCs w:val="20"/>
          <w:lang w:eastAsia="x-none"/>
        </w:rPr>
        <w:t>Remove the square bracket from ‘[8]’ from TS 38.212, section 7.3.1.2.1</w:t>
      </w:r>
    </w:p>
    <w:p w14:paraId="738A77FF" w14:textId="77777777" w:rsidR="000E3051" w:rsidRPr="000E3051" w:rsidRDefault="000E3051" w:rsidP="008E772F">
      <w:pPr>
        <w:numPr>
          <w:ilvl w:val="1"/>
          <w:numId w:val="53"/>
        </w:numPr>
        <w:spacing w:after="180"/>
        <w:contextualSpacing/>
        <w:rPr>
          <w:szCs w:val="20"/>
          <w:lang w:eastAsia="x-none"/>
        </w:rPr>
      </w:pPr>
      <w:r w:rsidRPr="000E3051">
        <w:rPr>
          <w:szCs w:val="20"/>
          <w:lang w:eastAsia="x-none"/>
        </w:rPr>
        <w:t>It implies that there are 6 spare bits dedicated for future use</w:t>
      </w:r>
    </w:p>
    <w:p w14:paraId="222A78E2" w14:textId="77777777" w:rsidR="000E3051" w:rsidRPr="000E3051" w:rsidRDefault="000E3051" w:rsidP="008E772F">
      <w:pPr>
        <w:numPr>
          <w:ilvl w:val="1"/>
          <w:numId w:val="53"/>
        </w:numPr>
        <w:spacing w:after="180"/>
        <w:contextualSpacing/>
        <w:rPr>
          <w:szCs w:val="20"/>
          <w:lang w:eastAsia="x-none"/>
        </w:rPr>
      </w:pPr>
      <w:r w:rsidRPr="000E3051">
        <w:rPr>
          <w:szCs w:val="20"/>
          <w:lang w:eastAsia="x-none"/>
        </w:rPr>
        <w:t>Note: when scheduling information is not present, all other information fields (other than the short message indicator) are reserved which can be potentially for future use</w:t>
      </w:r>
    </w:p>
    <w:p w14:paraId="526C4AB2" w14:textId="7961FDCA" w:rsidR="000E3051" w:rsidRPr="00204D08" w:rsidRDefault="000E3051" w:rsidP="008E772F">
      <w:pPr>
        <w:numPr>
          <w:ilvl w:val="0"/>
          <w:numId w:val="53"/>
        </w:numPr>
        <w:spacing w:after="180"/>
        <w:contextualSpacing/>
        <w:rPr>
          <w:szCs w:val="20"/>
          <w:lang w:eastAsia="x-none"/>
        </w:rPr>
      </w:pPr>
      <w:r w:rsidRPr="00204D08">
        <w:rPr>
          <w:szCs w:val="20"/>
          <w:lang w:eastAsia="x-none"/>
        </w:rPr>
        <w:t>Send reply RAN2 of RAN1 decision above (</w:t>
      </w:r>
      <w:hyperlink r:id="rId689" w:history="1">
        <w:r w:rsidR="00D93AE1">
          <w:rPr>
            <w:rStyle w:val="Hyperlink"/>
            <w:szCs w:val="20"/>
            <w:lang w:eastAsia="x-none"/>
          </w:rPr>
          <w:t>R1-1809760</w:t>
        </w:r>
      </w:hyperlink>
      <w:r w:rsidRPr="00204D08">
        <w:rPr>
          <w:szCs w:val="20"/>
          <w:lang w:eastAsia="x-none"/>
        </w:rPr>
        <w:t>)</w:t>
      </w:r>
    </w:p>
    <w:p w14:paraId="567337A8" w14:textId="1D66139D" w:rsidR="00A900BE" w:rsidRPr="00204D08" w:rsidRDefault="00204D08" w:rsidP="00204D08">
      <w:pPr>
        <w:rPr>
          <w:b/>
        </w:rPr>
      </w:pPr>
      <w:r w:rsidRPr="00204D08">
        <w:rPr>
          <w:b/>
        </w:rPr>
        <w:t>Wednesday</w:t>
      </w:r>
    </w:p>
    <w:p w14:paraId="700B372A" w14:textId="54E8F6D0" w:rsidR="00204D08" w:rsidRPr="00204D08" w:rsidRDefault="001B7BF2" w:rsidP="00204D08">
      <w:pPr>
        <w:rPr>
          <w:b/>
        </w:rPr>
      </w:pPr>
      <w:hyperlink r:id="rId690" w:history="1">
        <w:r w:rsidR="00D93AE1">
          <w:rPr>
            <w:rStyle w:val="Hyperlink"/>
            <w:b/>
            <w:highlight w:val="green"/>
          </w:rPr>
          <w:t>R1-1809760</w:t>
        </w:r>
      </w:hyperlink>
      <w:r w:rsidR="00204D08" w:rsidRPr="00204D08">
        <w:rPr>
          <w:b/>
        </w:rPr>
        <w:tab/>
        <w:t>Reply LS on short message transmission using DCI</w:t>
      </w:r>
      <w:r w:rsidR="00204D08" w:rsidRPr="00204D08">
        <w:rPr>
          <w:b/>
        </w:rPr>
        <w:tab/>
        <w:t>RAN1, Huawei</w:t>
      </w:r>
    </w:p>
    <w:p w14:paraId="61B12397" w14:textId="5D214D9A" w:rsidR="00204D08" w:rsidRPr="00BD0234" w:rsidRDefault="00204D08" w:rsidP="00204D08">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approved.</w:t>
      </w:r>
    </w:p>
    <w:p w14:paraId="63A04E6C" w14:textId="7613A831" w:rsidR="000E3051" w:rsidRDefault="000E3051" w:rsidP="00204D08"/>
    <w:p w14:paraId="6B285164" w14:textId="564EA0DE" w:rsidR="00E30070" w:rsidRPr="00E30070" w:rsidRDefault="00E30070" w:rsidP="00204D08">
      <w:pPr>
        <w:rPr>
          <w:b/>
        </w:rPr>
      </w:pPr>
      <w:r w:rsidRPr="00E30070">
        <w:rPr>
          <w:b/>
        </w:rPr>
        <w:t>Friday</w:t>
      </w:r>
    </w:p>
    <w:p w14:paraId="3FE1E733" w14:textId="1D68E11C" w:rsidR="00E30070" w:rsidRDefault="001B7BF2" w:rsidP="00E30070">
      <w:pPr>
        <w:rPr>
          <w:b/>
        </w:rPr>
      </w:pPr>
      <w:hyperlink r:id="rId691" w:history="1">
        <w:r w:rsidR="00D93AE1">
          <w:rPr>
            <w:rStyle w:val="Hyperlink"/>
            <w:b/>
          </w:rPr>
          <w:t>R1-1809925</w:t>
        </w:r>
      </w:hyperlink>
      <w:r w:rsidR="00E30070" w:rsidRPr="00E30070">
        <w:rPr>
          <w:b/>
        </w:rPr>
        <w:tab/>
        <w:t>Summary on Paging</w:t>
      </w:r>
      <w:r w:rsidR="00E30070" w:rsidRPr="00E30070">
        <w:rPr>
          <w:b/>
        </w:rPr>
        <w:tab/>
        <w:t>Huawei</w:t>
      </w:r>
    </w:p>
    <w:p w14:paraId="11D80331" w14:textId="77777777" w:rsidR="00E30070" w:rsidRDefault="00E30070" w:rsidP="00E30070">
      <w:pPr>
        <w:rPr>
          <w:highlight w:val="green"/>
        </w:rPr>
      </w:pPr>
    </w:p>
    <w:p w14:paraId="58832B5E" w14:textId="0CEECAAC" w:rsidR="00E30070" w:rsidRPr="00E30070" w:rsidRDefault="00E30070" w:rsidP="00E30070">
      <w:r w:rsidRPr="00E30070">
        <w:rPr>
          <w:highlight w:val="green"/>
        </w:rPr>
        <w:t>Agreements</w:t>
      </w:r>
      <w:r w:rsidRPr="00E30070">
        <w:t>:</w:t>
      </w:r>
    </w:p>
    <w:p w14:paraId="3B23AC96" w14:textId="3E539028" w:rsidR="00E30070" w:rsidRPr="00E30070" w:rsidRDefault="00E30070" w:rsidP="00E30070">
      <w:pPr>
        <w:rPr>
          <w:szCs w:val="20"/>
        </w:rPr>
      </w:pPr>
      <w:r w:rsidRPr="00E30070">
        <w:rPr>
          <w:szCs w:val="20"/>
        </w:rPr>
        <w:t xml:space="preserve">Regarding the issues related to RAN2 LS in </w:t>
      </w:r>
      <w:hyperlink r:id="rId692" w:history="1">
        <w:r w:rsidR="00D93AE1">
          <w:rPr>
            <w:rStyle w:val="Hyperlink"/>
            <w:szCs w:val="20"/>
          </w:rPr>
          <w:t>R1-1808172</w:t>
        </w:r>
      </w:hyperlink>
      <w:r w:rsidRPr="00E30070">
        <w:rPr>
          <w:szCs w:val="20"/>
        </w:rPr>
        <w:t>:</w:t>
      </w:r>
    </w:p>
    <w:p w14:paraId="62A0BE7F" w14:textId="77777777" w:rsidR="00E30070" w:rsidRPr="00E30070" w:rsidRDefault="00E30070" w:rsidP="00FD2787">
      <w:pPr>
        <w:numPr>
          <w:ilvl w:val="0"/>
          <w:numId w:val="202"/>
        </w:numPr>
        <w:autoSpaceDE w:val="0"/>
        <w:autoSpaceDN w:val="0"/>
        <w:adjustRightInd w:val="0"/>
        <w:snapToGrid w:val="0"/>
        <w:spacing w:after="120"/>
        <w:contextualSpacing/>
        <w:jc w:val="both"/>
        <w:rPr>
          <w:szCs w:val="20"/>
          <w:lang w:eastAsia="x-none"/>
        </w:rPr>
      </w:pPr>
      <w:r w:rsidRPr="00E30070">
        <w:rPr>
          <w:szCs w:val="20"/>
          <w:lang w:eastAsia="x-none"/>
        </w:rPr>
        <w:t>It is RAN1 understanding that the Paging Frame (PF) is a starting point for the first PO (defined by ‘S’ valid PDCCH monitoring occasions). In addition, the concatenated POs corresponding to one PF can overlap into the next radio frame(s) and/or next PF(s). Based on this understanding, RAN1 has the following questions:</w:t>
      </w:r>
    </w:p>
    <w:p w14:paraId="4BB8FD54" w14:textId="77777777" w:rsidR="00E30070" w:rsidRPr="00E30070" w:rsidRDefault="00E30070" w:rsidP="00FD2787">
      <w:pPr>
        <w:numPr>
          <w:ilvl w:val="1"/>
          <w:numId w:val="202"/>
        </w:numPr>
        <w:autoSpaceDE w:val="0"/>
        <w:autoSpaceDN w:val="0"/>
        <w:adjustRightInd w:val="0"/>
        <w:snapToGrid w:val="0"/>
        <w:spacing w:after="120"/>
        <w:contextualSpacing/>
        <w:jc w:val="both"/>
        <w:rPr>
          <w:szCs w:val="20"/>
          <w:lang w:eastAsia="x-none"/>
        </w:rPr>
      </w:pPr>
      <w:r w:rsidRPr="00E30070">
        <w:rPr>
          <w:szCs w:val="20"/>
          <w:lang w:eastAsia="x-none"/>
        </w:rPr>
        <w:t>Is the first PDCCH monitoring occasion of the first PO of a PF starting from the starting location of the pagingSearchSpace in that frame?</w:t>
      </w:r>
    </w:p>
    <w:p w14:paraId="12DB6EA3" w14:textId="77777777" w:rsidR="00E30070" w:rsidRPr="00E30070" w:rsidRDefault="00E30070" w:rsidP="00FD2787">
      <w:pPr>
        <w:numPr>
          <w:ilvl w:val="1"/>
          <w:numId w:val="202"/>
        </w:numPr>
        <w:autoSpaceDE w:val="0"/>
        <w:autoSpaceDN w:val="0"/>
        <w:adjustRightInd w:val="0"/>
        <w:snapToGrid w:val="0"/>
        <w:spacing w:after="120"/>
        <w:contextualSpacing/>
        <w:jc w:val="both"/>
        <w:rPr>
          <w:szCs w:val="20"/>
          <w:lang w:val="fi-FI" w:eastAsia="x-none"/>
        </w:rPr>
      </w:pPr>
      <w:r w:rsidRPr="00E30070">
        <w:rPr>
          <w:szCs w:val="20"/>
          <w:lang w:eastAsia="x-none"/>
        </w:rPr>
        <w:t>RAN1 would like to understand the motivation of introducing PF_offset? Is it intended to avoid overlapping such as to avoid the collision of valid PDCCH monitoring occasion and e.g. SSB transmission.</w:t>
      </w:r>
    </w:p>
    <w:p w14:paraId="07302501" w14:textId="77777777" w:rsidR="00E30070" w:rsidRPr="00E30070" w:rsidRDefault="00E30070" w:rsidP="00FD2787">
      <w:pPr>
        <w:numPr>
          <w:ilvl w:val="0"/>
          <w:numId w:val="202"/>
        </w:numPr>
        <w:autoSpaceDE w:val="0"/>
        <w:autoSpaceDN w:val="0"/>
        <w:adjustRightInd w:val="0"/>
        <w:snapToGrid w:val="0"/>
        <w:spacing w:after="120"/>
        <w:contextualSpacing/>
        <w:jc w:val="both"/>
        <w:rPr>
          <w:strike/>
          <w:szCs w:val="20"/>
          <w:lang w:eastAsia="x-none"/>
        </w:rPr>
      </w:pPr>
      <w:r w:rsidRPr="00E30070">
        <w:rPr>
          <w:szCs w:val="20"/>
          <w:lang w:eastAsia="x-none"/>
        </w:rPr>
        <w:t xml:space="preserve">Within the UE PO for the non-default association, RAN1 is considering the valid PDCCH monitoring occasion associated to which SSB index to limit the UE monitoring time. </w:t>
      </w:r>
    </w:p>
    <w:p w14:paraId="5D085D45" w14:textId="77777777" w:rsidR="00E30070" w:rsidRPr="00E30070" w:rsidRDefault="00E30070" w:rsidP="00FD2787">
      <w:pPr>
        <w:numPr>
          <w:ilvl w:val="0"/>
          <w:numId w:val="202"/>
        </w:numPr>
        <w:autoSpaceDE w:val="0"/>
        <w:autoSpaceDN w:val="0"/>
        <w:adjustRightInd w:val="0"/>
        <w:snapToGrid w:val="0"/>
        <w:spacing w:after="120"/>
        <w:contextualSpacing/>
        <w:jc w:val="both"/>
        <w:rPr>
          <w:szCs w:val="20"/>
          <w:lang w:eastAsia="x-none"/>
        </w:rPr>
      </w:pPr>
      <w:r w:rsidRPr="00E30070">
        <w:rPr>
          <w:szCs w:val="20"/>
          <w:lang w:eastAsia="x-none"/>
        </w:rPr>
        <w:t xml:space="preserve">RAN1 is also discussing if paging PDSCH resource allocation impacts the validity of paging PDCCH monitoring occasion. </w:t>
      </w:r>
    </w:p>
    <w:p w14:paraId="24EF0BF7" w14:textId="44D75D16" w:rsidR="00E30070" w:rsidRPr="00E30070" w:rsidRDefault="00E30070" w:rsidP="00E30070">
      <w:r w:rsidRPr="00E30070">
        <w:t xml:space="preserve">Draft LS in </w:t>
      </w:r>
      <w:hyperlink r:id="rId693" w:history="1">
        <w:r w:rsidR="00D93AE1">
          <w:rPr>
            <w:rStyle w:val="Hyperlink"/>
          </w:rPr>
          <w:t>R1-1809959</w:t>
        </w:r>
      </w:hyperlink>
    </w:p>
    <w:p w14:paraId="217E40AA" w14:textId="0A5FD4A3" w:rsidR="00E30070" w:rsidRPr="00E30070" w:rsidRDefault="001B7BF2" w:rsidP="00E30070">
      <w:pPr>
        <w:rPr>
          <w:b/>
        </w:rPr>
      </w:pPr>
      <w:hyperlink r:id="rId694" w:history="1">
        <w:r w:rsidR="00D93AE1">
          <w:rPr>
            <w:rStyle w:val="Hyperlink"/>
            <w:b/>
          </w:rPr>
          <w:t>R1-1809959</w:t>
        </w:r>
      </w:hyperlink>
      <w:r w:rsidR="00E30070" w:rsidRPr="00E30070">
        <w:rPr>
          <w:b/>
        </w:rPr>
        <w:tab/>
        <w:t>[draft] Reply LS on Further Agreements on Paging Occasions</w:t>
      </w:r>
      <w:r w:rsidR="00E30070" w:rsidRPr="00E30070">
        <w:rPr>
          <w:b/>
        </w:rPr>
        <w:tab/>
        <w:t>Huawei</w:t>
      </w:r>
    </w:p>
    <w:p w14:paraId="15EBE620" w14:textId="1845052C" w:rsidR="00E30070" w:rsidRPr="009310EE" w:rsidRDefault="00E30070" w:rsidP="00E30070">
      <w:r w:rsidRPr="00777035">
        <w:rPr>
          <w:rFonts w:ascii="Times New Roman" w:hAnsi="Times New Roman"/>
          <w:b/>
          <w:szCs w:val="20"/>
        </w:rPr>
        <w:t xml:space="preserve">Decision: </w:t>
      </w:r>
      <w:r w:rsidRPr="00777035">
        <w:rPr>
          <w:rFonts w:ascii="Times New Roman" w:hAnsi="Times New Roman"/>
          <w:szCs w:val="20"/>
        </w:rPr>
        <w:t>The d</w:t>
      </w:r>
      <w:r>
        <w:rPr>
          <w:rFonts w:ascii="Times New Roman" w:hAnsi="Times New Roman"/>
          <w:szCs w:val="20"/>
        </w:rPr>
        <w:t xml:space="preserve">raft LS is endorsed </w:t>
      </w:r>
      <w:r w:rsidRPr="00E30070">
        <w:rPr>
          <w:szCs w:val="20"/>
          <w:lang w:eastAsia="x-none"/>
        </w:rPr>
        <w:t>(updating “RAN2 answers” to “RAN2 to answer”)</w:t>
      </w:r>
      <w:r>
        <w:rPr>
          <w:szCs w:val="20"/>
          <w:lang w:eastAsia="x-none"/>
        </w:rPr>
        <w:t xml:space="preserve"> </w:t>
      </w:r>
      <w:r>
        <w:rPr>
          <w:rFonts w:ascii="Times New Roman" w:hAnsi="Times New Roman"/>
          <w:szCs w:val="20"/>
        </w:rPr>
        <w:t>and f</w:t>
      </w:r>
      <w:r w:rsidRPr="009310EE">
        <w:t xml:space="preserve">inal LS </w:t>
      </w:r>
      <w:r>
        <w:t xml:space="preserve">is </w:t>
      </w:r>
      <w:r w:rsidRPr="00030808">
        <w:rPr>
          <w:highlight w:val="green"/>
        </w:rPr>
        <w:t xml:space="preserve">approved </w:t>
      </w:r>
      <w:r w:rsidRPr="009310EE">
        <w:rPr>
          <w:highlight w:val="green"/>
        </w:rPr>
        <w:t xml:space="preserve">in </w:t>
      </w:r>
      <w:hyperlink r:id="rId695" w:history="1">
        <w:r w:rsidR="00D93AE1">
          <w:rPr>
            <w:rStyle w:val="Hyperlink"/>
            <w:highlight w:val="green"/>
          </w:rPr>
          <w:t>R1-1809965</w:t>
        </w:r>
      </w:hyperlink>
      <w:r w:rsidRPr="00030808">
        <w:rPr>
          <w:highlight w:val="green"/>
        </w:rPr>
        <w:t>.</w:t>
      </w:r>
    </w:p>
    <w:p w14:paraId="6863D28C" w14:textId="69786E60" w:rsidR="00204D08" w:rsidRDefault="00204D08" w:rsidP="00204D08"/>
    <w:p w14:paraId="4C2F43CC" w14:textId="77777777" w:rsidR="00E30070" w:rsidRDefault="00E30070" w:rsidP="00204D08"/>
    <w:p w14:paraId="02225AD5" w14:textId="05A3DF39" w:rsidR="00593B29" w:rsidRPr="00593B29" w:rsidRDefault="001B7BF2" w:rsidP="00593B29">
      <w:pPr>
        <w:ind w:left="720" w:hanging="720"/>
        <w:rPr>
          <w:lang w:eastAsia="x-none"/>
        </w:rPr>
      </w:pPr>
      <w:hyperlink r:id="rId696" w:history="1">
        <w:r w:rsidR="00D93AE1">
          <w:rPr>
            <w:rStyle w:val="Hyperlink"/>
            <w:lang w:eastAsia="x-none"/>
          </w:rPr>
          <w:t>R1-1809721</w:t>
        </w:r>
      </w:hyperlink>
      <w:r w:rsidR="00593B29" w:rsidRPr="00593B29">
        <w:rPr>
          <w:lang w:eastAsia="x-none"/>
        </w:rPr>
        <w:tab/>
        <w:t>Maintenance for Downlink signals and channels</w:t>
      </w:r>
      <w:r w:rsidR="00593B29" w:rsidRPr="00593B29">
        <w:rPr>
          <w:lang w:eastAsia="x-none"/>
        </w:rPr>
        <w:tab/>
        <w:t>ZTE</w:t>
      </w:r>
      <w:r w:rsidR="00FB40BE">
        <w:rPr>
          <w:lang w:eastAsia="x-none"/>
        </w:rPr>
        <w:tab/>
        <w:t>(</w:t>
      </w:r>
      <w:r w:rsidR="00593B29" w:rsidRPr="00593B29">
        <w:rPr>
          <w:lang w:eastAsia="x-none"/>
        </w:rPr>
        <w:t xml:space="preserve">Revision of </w:t>
      </w:r>
      <w:hyperlink r:id="rId697" w:history="1">
        <w:r w:rsidR="00D93AE1">
          <w:rPr>
            <w:rStyle w:val="Hyperlink"/>
            <w:lang w:eastAsia="x-none"/>
          </w:rPr>
          <w:t>R1-1808163</w:t>
        </w:r>
      </w:hyperlink>
      <w:r w:rsidR="00FB40BE" w:rsidRPr="00FB40BE">
        <w:rPr>
          <w:lang w:eastAsia="x-none"/>
        </w:rPr>
        <w:t>)</w:t>
      </w:r>
    </w:p>
    <w:p w14:paraId="7B035F16" w14:textId="47466087" w:rsidR="00593B29" w:rsidRPr="00593B29" w:rsidRDefault="001B7BF2" w:rsidP="00593B29">
      <w:pPr>
        <w:ind w:left="720" w:hanging="720"/>
        <w:rPr>
          <w:lang w:eastAsia="x-none"/>
        </w:rPr>
      </w:pPr>
      <w:hyperlink r:id="rId698" w:history="1">
        <w:r w:rsidR="00D93AE1">
          <w:rPr>
            <w:rStyle w:val="Hyperlink"/>
            <w:lang w:eastAsia="x-none"/>
          </w:rPr>
          <w:t>R1-1808217</w:t>
        </w:r>
      </w:hyperlink>
      <w:r w:rsidR="00593B29" w:rsidRPr="00593B29">
        <w:rPr>
          <w:lang w:eastAsia="x-none"/>
        </w:rPr>
        <w:tab/>
        <w:t>Remaining issues on broadcast signals and channels</w:t>
      </w:r>
      <w:r w:rsidR="00593B29" w:rsidRPr="00593B29">
        <w:rPr>
          <w:lang w:eastAsia="x-none"/>
        </w:rPr>
        <w:tab/>
        <w:t>vivo</w:t>
      </w:r>
    </w:p>
    <w:p w14:paraId="50C86620" w14:textId="6AA02C84" w:rsidR="00593B29" w:rsidRPr="00593B29" w:rsidRDefault="001B7BF2" w:rsidP="00593B29">
      <w:pPr>
        <w:ind w:left="720" w:hanging="720"/>
        <w:rPr>
          <w:lang w:eastAsia="x-none"/>
        </w:rPr>
      </w:pPr>
      <w:hyperlink r:id="rId699" w:history="1">
        <w:r w:rsidR="00D93AE1">
          <w:rPr>
            <w:rStyle w:val="Hyperlink"/>
            <w:lang w:eastAsia="x-none"/>
          </w:rPr>
          <w:t>R1-1809722</w:t>
        </w:r>
      </w:hyperlink>
      <w:r w:rsidR="00593B29" w:rsidRPr="00593B29">
        <w:rPr>
          <w:lang w:eastAsia="x-none"/>
        </w:rPr>
        <w:tab/>
        <w:t>Remaining issues on downlink signals and channels for initial access</w:t>
      </w:r>
      <w:r w:rsidR="00593B29" w:rsidRPr="00593B29">
        <w:rPr>
          <w:lang w:eastAsia="x-none"/>
        </w:rPr>
        <w:tab/>
        <w:t>MediaTek Inc.</w:t>
      </w:r>
      <w:r w:rsidR="00FB40BE">
        <w:rPr>
          <w:lang w:eastAsia="x-none"/>
        </w:rPr>
        <w:tab/>
        <w:t>(</w:t>
      </w:r>
      <w:r w:rsidR="00593B29" w:rsidRPr="00593B29">
        <w:rPr>
          <w:lang w:eastAsia="x-none"/>
        </w:rPr>
        <w:t xml:space="preserve">Revision of </w:t>
      </w:r>
      <w:hyperlink r:id="rId700" w:history="1">
        <w:r w:rsidR="00D93AE1">
          <w:rPr>
            <w:rStyle w:val="Hyperlink"/>
            <w:lang w:eastAsia="x-none"/>
          </w:rPr>
          <w:t>R1-1808268</w:t>
        </w:r>
      </w:hyperlink>
      <w:r w:rsidR="00FB40BE">
        <w:rPr>
          <w:lang w:eastAsia="x-none"/>
        </w:rPr>
        <w:t>)</w:t>
      </w:r>
    </w:p>
    <w:p w14:paraId="3302C692" w14:textId="419CF33A" w:rsidR="00593B29" w:rsidRPr="00593B29" w:rsidRDefault="001B7BF2" w:rsidP="00593B29">
      <w:pPr>
        <w:ind w:left="720" w:hanging="720"/>
        <w:rPr>
          <w:lang w:eastAsia="x-none"/>
        </w:rPr>
      </w:pPr>
      <w:hyperlink r:id="rId701" w:history="1">
        <w:r w:rsidR="00D93AE1">
          <w:rPr>
            <w:rStyle w:val="Hyperlink"/>
            <w:lang w:eastAsia="x-none"/>
          </w:rPr>
          <w:t>R1-1808370</w:t>
        </w:r>
      </w:hyperlink>
      <w:r w:rsidR="00593B29" w:rsidRPr="00593B29">
        <w:rPr>
          <w:lang w:eastAsia="x-none"/>
        </w:rPr>
        <w:tab/>
        <w:t>Remaining issues of broadcasting signals and channels</w:t>
      </w:r>
      <w:r w:rsidR="00593B29" w:rsidRPr="00593B29">
        <w:rPr>
          <w:lang w:eastAsia="x-none"/>
        </w:rPr>
        <w:tab/>
        <w:t>CATT</w:t>
      </w:r>
    </w:p>
    <w:p w14:paraId="0C88ACED" w14:textId="15EB03F9" w:rsidR="00593B29" w:rsidRPr="00593B29" w:rsidRDefault="001B7BF2" w:rsidP="00593B29">
      <w:pPr>
        <w:ind w:left="720" w:hanging="720"/>
        <w:rPr>
          <w:lang w:eastAsia="x-none"/>
        </w:rPr>
      </w:pPr>
      <w:hyperlink r:id="rId702" w:history="1">
        <w:r w:rsidR="00D93AE1">
          <w:rPr>
            <w:rStyle w:val="Hyperlink"/>
            <w:lang w:eastAsia="x-none"/>
          </w:rPr>
          <w:t>R1-1808482</w:t>
        </w:r>
      </w:hyperlink>
      <w:r w:rsidR="00593B29" w:rsidRPr="00593B29">
        <w:rPr>
          <w:lang w:eastAsia="x-none"/>
        </w:rPr>
        <w:tab/>
        <w:t>Maintenance for Downlink signals and channels</w:t>
      </w:r>
      <w:r w:rsidR="00593B29" w:rsidRPr="00593B29">
        <w:rPr>
          <w:lang w:eastAsia="x-none"/>
        </w:rPr>
        <w:tab/>
        <w:t>LG Electronics</w:t>
      </w:r>
    </w:p>
    <w:p w14:paraId="725ECA6C" w14:textId="7B20CBEB" w:rsidR="00593B29" w:rsidRPr="00593B29" w:rsidRDefault="001B7BF2" w:rsidP="00593B29">
      <w:pPr>
        <w:ind w:left="720" w:hanging="720"/>
        <w:rPr>
          <w:lang w:eastAsia="x-none"/>
        </w:rPr>
      </w:pPr>
      <w:hyperlink r:id="rId703" w:history="1">
        <w:r w:rsidR="00D93AE1">
          <w:rPr>
            <w:rStyle w:val="Hyperlink"/>
            <w:lang w:eastAsia="x-none"/>
          </w:rPr>
          <w:t>R1-1808622</w:t>
        </w:r>
      </w:hyperlink>
      <w:r w:rsidR="00593B29" w:rsidRPr="00593B29">
        <w:rPr>
          <w:lang w:eastAsia="x-none"/>
        </w:rPr>
        <w:tab/>
        <w:t>Remaining issue on synchronization signal</w:t>
      </w:r>
      <w:r w:rsidR="00593B29" w:rsidRPr="00593B29">
        <w:rPr>
          <w:lang w:eastAsia="x-none"/>
        </w:rPr>
        <w:tab/>
        <w:t>NEC Corporation</w:t>
      </w:r>
    </w:p>
    <w:p w14:paraId="398898A1" w14:textId="37B0DBD8" w:rsidR="00593B29" w:rsidRPr="00593B29" w:rsidRDefault="001B7BF2" w:rsidP="00593B29">
      <w:pPr>
        <w:ind w:left="720" w:hanging="720"/>
        <w:rPr>
          <w:lang w:eastAsia="x-none"/>
        </w:rPr>
      </w:pPr>
      <w:hyperlink r:id="rId704" w:history="1">
        <w:r w:rsidR="00D93AE1">
          <w:rPr>
            <w:rStyle w:val="Hyperlink"/>
            <w:lang w:eastAsia="x-none"/>
          </w:rPr>
          <w:t>R1-1808664</w:t>
        </w:r>
      </w:hyperlink>
      <w:r w:rsidR="00593B29" w:rsidRPr="00593B29">
        <w:rPr>
          <w:lang w:eastAsia="x-none"/>
        </w:rPr>
        <w:tab/>
        <w:t>Corrections to Initial Access DL Channels and Signals</w:t>
      </w:r>
      <w:r w:rsidR="00593B29" w:rsidRPr="00593B29">
        <w:rPr>
          <w:lang w:eastAsia="x-none"/>
        </w:rPr>
        <w:tab/>
        <w:t>Intel Corporation</w:t>
      </w:r>
    </w:p>
    <w:p w14:paraId="48543B05" w14:textId="7F4450F9" w:rsidR="00593B29" w:rsidRPr="00593B29" w:rsidRDefault="001B7BF2" w:rsidP="00593B29">
      <w:pPr>
        <w:ind w:left="720" w:hanging="720"/>
        <w:rPr>
          <w:lang w:eastAsia="x-none"/>
        </w:rPr>
      </w:pPr>
      <w:hyperlink r:id="rId705" w:history="1">
        <w:r w:rsidR="00D93AE1">
          <w:rPr>
            <w:rStyle w:val="Hyperlink"/>
            <w:lang w:eastAsia="x-none"/>
          </w:rPr>
          <w:t>R1-1808745</w:t>
        </w:r>
      </w:hyperlink>
      <w:r w:rsidR="00593B29" w:rsidRPr="00593B29">
        <w:rPr>
          <w:lang w:eastAsia="x-none"/>
        </w:rPr>
        <w:tab/>
        <w:t>Remaining Issues on Synchronization and System information</w:t>
      </w:r>
      <w:r w:rsidR="00593B29" w:rsidRPr="00593B29">
        <w:rPr>
          <w:lang w:eastAsia="x-none"/>
        </w:rPr>
        <w:tab/>
        <w:t>Samsung</w:t>
      </w:r>
    </w:p>
    <w:p w14:paraId="6269032F" w14:textId="7D4836C7" w:rsidR="00593B29" w:rsidRPr="00593B29" w:rsidRDefault="001B7BF2" w:rsidP="00593B29">
      <w:pPr>
        <w:ind w:left="720" w:hanging="720"/>
        <w:rPr>
          <w:lang w:eastAsia="x-none"/>
        </w:rPr>
      </w:pPr>
      <w:hyperlink r:id="rId706" w:history="1">
        <w:r w:rsidR="00D93AE1">
          <w:rPr>
            <w:rStyle w:val="Hyperlink"/>
            <w:lang w:eastAsia="x-none"/>
          </w:rPr>
          <w:t>R1-1808890</w:t>
        </w:r>
      </w:hyperlink>
      <w:r w:rsidR="00593B29" w:rsidRPr="00593B29">
        <w:rPr>
          <w:lang w:eastAsia="x-none"/>
        </w:rPr>
        <w:tab/>
        <w:t>Maintenance for Downlink signals and channels</w:t>
      </w:r>
      <w:r w:rsidR="00593B29" w:rsidRPr="00593B29">
        <w:rPr>
          <w:lang w:eastAsia="x-none"/>
        </w:rPr>
        <w:tab/>
        <w:t>Guangdong OPPO Mobile Telecom</w:t>
      </w:r>
    </w:p>
    <w:p w14:paraId="71AC1024" w14:textId="1D5E1457" w:rsidR="00593B29" w:rsidRPr="00593B29" w:rsidRDefault="001B7BF2" w:rsidP="00593B29">
      <w:pPr>
        <w:ind w:left="720" w:hanging="720"/>
        <w:rPr>
          <w:lang w:eastAsia="x-none"/>
        </w:rPr>
      </w:pPr>
      <w:hyperlink r:id="rId707" w:history="1">
        <w:r w:rsidR="00D93AE1">
          <w:rPr>
            <w:rStyle w:val="Hyperlink"/>
            <w:lang w:eastAsia="x-none"/>
          </w:rPr>
          <w:t>R1-1808922</w:t>
        </w:r>
      </w:hyperlink>
      <w:r w:rsidR="00593B29" w:rsidRPr="00593B29">
        <w:rPr>
          <w:lang w:eastAsia="x-none"/>
        </w:rPr>
        <w:tab/>
        <w:t>Remaining issues on downlink signals and channels</w:t>
      </w:r>
      <w:r w:rsidR="00593B29" w:rsidRPr="00593B29">
        <w:rPr>
          <w:lang w:eastAsia="x-none"/>
        </w:rPr>
        <w:tab/>
        <w:t>Huawei, HiSilicon</w:t>
      </w:r>
    </w:p>
    <w:p w14:paraId="70F42EC2" w14:textId="39A887CB" w:rsidR="00593B29" w:rsidRPr="00593B29" w:rsidRDefault="001B7BF2" w:rsidP="00593B29">
      <w:pPr>
        <w:ind w:left="720" w:hanging="720"/>
        <w:rPr>
          <w:lang w:eastAsia="x-none"/>
        </w:rPr>
      </w:pPr>
      <w:hyperlink r:id="rId708" w:history="1">
        <w:r w:rsidR="00D93AE1">
          <w:rPr>
            <w:rStyle w:val="Hyperlink"/>
            <w:lang w:eastAsia="x-none"/>
          </w:rPr>
          <w:t>R1-1809105</w:t>
        </w:r>
      </w:hyperlink>
      <w:r w:rsidR="00593B29" w:rsidRPr="00593B29">
        <w:rPr>
          <w:lang w:eastAsia="x-none"/>
        </w:rPr>
        <w:tab/>
        <w:t>Remaining issues on OFDM baseband signal generation</w:t>
      </w:r>
      <w:r w:rsidR="00593B29" w:rsidRPr="00593B29">
        <w:rPr>
          <w:lang w:eastAsia="x-none"/>
        </w:rPr>
        <w:tab/>
        <w:t>Sharp</w:t>
      </w:r>
    </w:p>
    <w:p w14:paraId="62B2C814" w14:textId="0743DC6C" w:rsidR="00593B29" w:rsidRPr="00593B29" w:rsidRDefault="001B7BF2" w:rsidP="00593B29">
      <w:pPr>
        <w:ind w:left="720" w:hanging="720"/>
        <w:rPr>
          <w:lang w:eastAsia="x-none"/>
        </w:rPr>
      </w:pPr>
      <w:hyperlink r:id="rId709" w:history="1">
        <w:r w:rsidR="00D93AE1">
          <w:rPr>
            <w:rStyle w:val="Hyperlink"/>
            <w:lang w:eastAsia="x-none"/>
          </w:rPr>
          <w:t>R1-1809134</w:t>
        </w:r>
      </w:hyperlink>
      <w:r w:rsidR="00593B29" w:rsidRPr="00593B29">
        <w:rPr>
          <w:lang w:eastAsia="x-none"/>
        </w:rPr>
        <w:tab/>
        <w:t>Maintenance for NR initial access</w:t>
      </w:r>
      <w:r w:rsidR="00593B29" w:rsidRPr="00593B29">
        <w:rPr>
          <w:lang w:eastAsia="x-none"/>
        </w:rPr>
        <w:tab/>
        <w:t>NTT DOCOMO, INC.</w:t>
      </w:r>
    </w:p>
    <w:p w14:paraId="7FB28DFD" w14:textId="4E4F7FBB" w:rsidR="00593B29" w:rsidRPr="00593B29" w:rsidRDefault="001B7BF2" w:rsidP="00593B29">
      <w:pPr>
        <w:ind w:left="720" w:hanging="720"/>
        <w:rPr>
          <w:lang w:eastAsia="x-none"/>
        </w:rPr>
      </w:pPr>
      <w:hyperlink r:id="rId710" w:history="1">
        <w:r w:rsidR="00D93AE1">
          <w:rPr>
            <w:rStyle w:val="Hyperlink"/>
            <w:lang w:eastAsia="x-none"/>
          </w:rPr>
          <w:t>R1-1809245</w:t>
        </w:r>
      </w:hyperlink>
      <w:r w:rsidR="00593B29" w:rsidRPr="00593B29">
        <w:rPr>
          <w:lang w:eastAsia="x-none"/>
        </w:rPr>
        <w:tab/>
        <w:t>Discussion on remaining issues of SSB and RMSI</w:t>
      </w:r>
      <w:r w:rsidR="00593B29" w:rsidRPr="00593B29">
        <w:rPr>
          <w:lang w:eastAsia="x-none"/>
        </w:rPr>
        <w:tab/>
        <w:t>CMCC</w:t>
      </w:r>
    </w:p>
    <w:p w14:paraId="53C0FF6B" w14:textId="31E4BAA5" w:rsidR="00593B29" w:rsidRPr="00593B29" w:rsidRDefault="001B7BF2" w:rsidP="00593B29">
      <w:pPr>
        <w:ind w:left="720" w:hanging="720"/>
        <w:rPr>
          <w:lang w:eastAsia="x-none"/>
        </w:rPr>
      </w:pPr>
      <w:hyperlink r:id="rId711" w:history="1">
        <w:r w:rsidR="00D93AE1">
          <w:rPr>
            <w:rStyle w:val="Hyperlink"/>
            <w:lang w:eastAsia="x-none"/>
          </w:rPr>
          <w:t>R1-1809700</w:t>
        </w:r>
      </w:hyperlink>
      <w:r w:rsidR="00593B29" w:rsidRPr="00593B29">
        <w:rPr>
          <w:lang w:eastAsia="x-none"/>
        </w:rPr>
        <w:tab/>
        <w:t>Maintenance for Downlink signals and channels</w:t>
      </w:r>
      <w:r w:rsidR="00593B29" w:rsidRPr="00593B29">
        <w:rPr>
          <w:lang w:eastAsia="x-none"/>
        </w:rPr>
        <w:tab/>
        <w:t>Ericsson</w:t>
      </w:r>
      <w:r w:rsidR="00FB40BE">
        <w:rPr>
          <w:lang w:eastAsia="x-none"/>
        </w:rPr>
        <w:tab/>
        <w:t>(</w:t>
      </w:r>
      <w:r w:rsidR="00593B29" w:rsidRPr="00593B29">
        <w:rPr>
          <w:lang w:eastAsia="x-none"/>
        </w:rPr>
        <w:t xml:space="preserve">Revision of </w:t>
      </w:r>
      <w:hyperlink r:id="rId712" w:history="1">
        <w:r w:rsidR="00D93AE1">
          <w:rPr>
            <w:rStyle w:val="Hyperlink"/>
            <w:lang w:eastAsia="x-none"/>
          </w:rPr>
          <w:t>R1-1809256</w:t>
        </w:r>
      </w:hyperlink>
      <w:r w:rsidR="00FB40BE">
        <w:rPr>
          <w:lang w:eastAsia="x-none"/>
        </w:rPr>
        <w:t>)</w:t>
      </w:r>
    </w:p>
    <w:p w14:paraId="2E137BD2" w14:textId="7884317F" w:rsidR="00593B29" w:rsidRPr="00593B29" w:rsidRDefault="001B7BF2" w:rsidP="00593B29">
      <w:pPr>
        <w:ind w:left="720" w:hanging="720"/>
        <w:rPr>
          <w:lang w:eastAsia="x-none"/>
        </w:rPr>
      </w:pPr>
      <w:hyperlink r:id="rId713" w:history="1">
        <w:r w:rsidR="00D93AE1">
          <w:rPr>
            <w:rStyle w:val="Hyperlink"/>
            <w:lang w:eastAsia="x-none"/>
          </w:rPr>
          <w:t>R1-1809370</w:t>
        </w:r>
      </w:hyperlink>
      <w:r w:rsidR="00593B29" w:rsidRPr="00593B29">
        <w:rPr>
          <w:lang w:eastAsia="x-none"/>
        </w:rPr>
        <w:tab/>
        <w:t>On issues related to DL signals and channels</w:t>
      </w:r>
      <w:r w:rsidR="00593B29" w:rsidRPr="00593B29">
        <w:rPr>
          <w:lang w:eastAsia="x-none"/>
        </w:rPr>
        <w:tab/>
        <w:t>Nokia, Nokia Shanghai Bell</w:t>
      </w:r>
    </w:p>
    <w:p w14:paraId="3C81F9DC" w14:textId="5F05437F" w:rsidR="00593B29" w:rsidRPr="00593B29" w:rsidRDefault="001B7BF2" w:rsidP="00593B29">
      <w:pPr>
        <w:ind w:left="720" w:hanging="720"/>
        <w:rPr>
          <w:lang w:eastAsia="x-none"/>
        </w:rPr>
      </w:pPr>
      <w:hyperlink r:id="rId714" w:history="1">
        <w:r w:rsidR="00D93AE1">
          <w:rPr>
            <w:rStyle w:val="Hyperlink"/>
            <w:lang w:eastAsia="x-none"/>
          </w:rPr>
          <w:t>R1-1809417</w:t>
        </w:r>
      </w:hyperlink>
      <w:r w:rsidR="00593B29" w:rsidRPr="00593B29">
        <w:rPr>
          <w:lang w:eastAsia="x-none"/>
        </w:rPr>
        <w:tab/>
        <w:t>Maintenance for downlink signals and channels for initial access</w:t>
      </w:r>
      <w:r w:rsidR="00593B29" w:rsidRPr="00593B29">
        <w:rPr>
          <w:lang w:eastAsia="x-none"/>
        </w:rPr>
        <w:tab/>
        <w:t>Qualcomm Incorporated</w:t>
      </w:r>
    </w:p>
    <w:p w14:paraId="615B4D34" w14:textId="77777777" w:rsidR="00593B29" w:rsidRPr="00593B29" w:rsidRDefault="00593B29" w:rsidP="00593B29">
      <w:pPr>
        <w:pStyle w:val="Heading4"/>
        <w:rPr>
          <w:rFonts w:eastAsia="MS Mincho"/>
          <w:lang w:eastAsia="ja-JP"/>
        </w:rPr>
      </w:pPr>
      <w:bookmarkStart w:id="241" w:name="_Toc521704508"/>
      <w:bookmarkStart w:id="242" w:name="_Toc526458902"/>
      <w:r w:rsidRPr="00593B29">
        <w:t xml:space="preserve">Maintenance for </w:t>
      </w:r>
      <w:r w:rsidRPr="00593B29">
        <w:rPr>
          <w:rFonts w:hint="eastAsia"/>
        </w:rPr>
        <w:t>Physical random access channel</w:t>
      </w:r>
      <w:r w:rsidRPr="00593B29">
        <w:rPr>
          <w:rFonts w:eastAsia="MS Mincho" w:hint="eastAsia"/>
          <w:lang w:eastAsia="ja-JP"/>
        </w:rPr>
        <w:t xml:space="preserve"> and procedure</w:t>
      </w:r>
      <w:bookmarkEnd w:id="241"/>
      <w:bookmarkEnd w:id="242"/>
    </w:p>
    <w:p w14:paraId="38E568A9" w14:textId="7DC98110" w:rsidR="00522291" w:rsidRPr="00522291" w:rsidRDefault="001B7BF2" w:rsidP="00522291">
      <w:pPr>
        <w:rPr>
          <w:b/>
        </w:rPr>
      </w:pPr>
      <w:hyperlink r:id="rId715" w:history="1">
        <w:r w:rsidR="00D93AE1">
          <w:rPr>
            <w:rStyle w:val="Hyperlink"/>
            <w:b/>
          </w:rPr>
          <w:t>R1-1809736</w:t>
        </w:r>
      </w:hyperlink>
      <w:r w:rsidR="00482993">
        <w:rPr>
          <w:b/>
        </w:rPr>
        <w:tab/>
        <w:t>Maintenance for p</w:t>
      </w:r>
      <w:r w:rsidR="00522291" w:rsidRPr="00522291">
        <w:rPr>
          <w:b/>
        </w:rPr>
        <w:t>hysical random access channel</w:t>
      </w:r>
      <w:r w:rsidR="00522291" w:rsidRPr="00522291">
        <w:rPr>
          <w:b/>
        </w:rPr>
        <w:tab/>
        <w:t>Convida</w:t>
      </w:r>
    </w:p>
    <w:p w14:paraId="303F631E" w14:textId="77777777" w:rsidR="00522291" w:rsidRPr="00BD0234" w:rsidRDefault="00522291" w:rsidP="0052229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4FAAD688" w14:textId="1646B94C" w:rsidR="00522291" w:rsidRDefault="00522291" w:rsidP="00D671EA"/>
    <w:p w14:paraId="0A25D172" w14:textId="77777777" w:rsidR="00593B0E" w:rsidRPr="00423621" w:rsidRDefault="00593B0E" w:rsidP="00593B0E">
      <w:pPr>
        <w:ind w:left="720" w:hanging="720"/>
        <w:rPr>
          <w:lang w:eastAsia="x-none"/>
        </w:rPr>
      </w:pPr>
      <w:r w:rsidRPr="00423621">
        <w:rPr>
          <w:lang w:eastAsia="x-none"/>
        </w:rPr>
        <w:t>Proposals:</w:t>
      </w:r>
    </w:p>
    <w:p w14:paraId="67E0A7CD" w14:textId="1F5E6422" w:rsidR="00593B0E" w:rsidRPr="00423621" w:rsidRDefault="00593B0E" w:rsidP="00320AE8">
      <w:pPr>
        <w:ind w:left="720" w:hanging="720"/>
        <w:rPr>
          <w:color w:val="FF0000"/>
          <w:u w:val="single"/>
        </w:rPr>
      </w:pPr>
      <w:r w:rsidRPr="00423621">
        <w:rPr>
          <w:color w:val="FF0000"/>
          <w:u w:val="single"/>
        </w:rPr>
        <w:t>For unpaired spectrum, a PRACH occasion in a PRACH slot is invalid if it precedes a SS/PBCH block in the PRACH slot or starts less than</w:t>
      </w:r>
      <w:r w:rsidRPr="00423621">
        <w:rPr>
          <w:noProof/>
          <w:color w:val="FF0000"/>
          <w:position w:val="-12"/>
          <w:u w:val="single"/>
          <w:lang w:eastAsia="en-GB"/>
        </w:rPr>
        <w:drawing>
          <wp:inline distT="0" distB="0" distL="0" distR="0" wp14:anchorId="48A1A6BB" wp14:editId="0143C161">
            <wp:extent cx="274320" cy="1981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16" cstate="print">
                      <a:extLst>
                        <a:ext uri="{28A0092B-C50C-407E-A947-70E740481C1C}">
                          <a14:useLocalDpi xmlns:a14="http://schemas.microsoft.com/office/drawing/2010/main" val="0"/>
                        </a:ext>
                      </a:extLst>
                    </a:blip>
                    <a:srcRect/>
                    <a:stretch>
                      <a:fillRect/>
                    </a:stretch>
                  </pic:blipFill>
                  <pic:spPr bwMode="auto">
                    <a:xfrm>
                      <a:off x="0" y="0"/>
                      <a:ext cx="274320" cy="198120"/>
                    </a:xfrm>
                    <a:prstGeom prst="rect">
                      <a:avLst/>
                    </a:prstGeom>
                    <a:noFill/>
                    <a:ln>
                      <a:noFill/>
                    </a:ln>
                  </pic:spPr>
                </pic:pic>
              </a:graphicData>
            </a:graphic>
          </wp:inline>
        </w:drawing>
      </w:r>
      <w:r w:rsidRPr="00423621">
        <w:rPr>
          <w:color w:val="FF0000"/>
          <w:u w:val="single"/>
        </w:rPr>
        <w:t xml:space="preserve"> symbols after a last SS/PBCH block transmission symbol, where </w:t>
      </w:r>
      <w:r w:rsidRPr="00423621">
        <w:rPr>
          <w:noProof/>
          <w:color w:val="FF0000"/>
          <w:position w:val="-12"/>
          <w:u w:val="single"/>
          <w:lang w:eastAsia="en-GB"/>
        </w:rPr>
        <w:drawing>
          <wp:inline distT="0" distB="0" distL="0" distR="0" wp14:anchorId="7C862CCC" wp14:editId="362E498F">
            <wp:extent cx="266700" cy="1981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17" cstate="print">
                      <a:extLst>
                        <a:ext uri="{28A0092B-C50C-407E-A947-70E740481C1C}">
                          <a14:useLocalDpi xmlns:a14="http://schemas.microsoft.com/office/drawing/2010/main" val="0"/>
                        </a:ext>
                      </a:extLst>
                    </a:blip>
                    <a:srcRect/>
                    <a:stretch>
                      <a:fillRect/>
                    </a:stretch>
                  </pic:blipFill>
                  <pic:spPr bwMode="auto">
                    <a:xfrm>
                      <a:off x="0" y="0"/>
                      <a:ext cx="266700" cy="198120"/>
                    </a:xfrm>
                    <a:prstGeom prst="rect">
                      <a:avLst/>
                    </a:prstGeom>
                    <a:noFill/>
                    <a:ln>
                      <a:noFill/>
                    </a:ln>
                  </pic:spPr>
                </pic:pic>
              </a:graphicData>
            </a:graphic>
          </wp:inline>
        </w:drawing>
      </w:r>
      <w:r w:rsidRPr="00423621">
        <w:rPr>
          <w:color w:val="FF0000"/>
          <w:u w:val="single"/>
        </w:rPr>
        <w:t xml:space="preserve"> is provided in Table 8.2-2.</w:t>
      </w:r>
    </w:p>
    <w:p w14:paraId="309255D1" w14:textId="77777777" w:rsidR="00593B0E" w:rsidRPr="00423621" w:rsidRDefault="00593B0E" w:rsidP="00320AE8">
      <w:pPr>
        <w:ind w:left="720" w:hanging="720"/>
        <w:rPr>
          <w:rFonts w:eastAsia="Times New Roman"/>
        </w:rPr>
      </w:pPr>
      <w:r w:rsidRPr="00423621">
        <w:t xml:space="preserve">If a UE is provided higher layer parameter </w:t>
      </w:r>
      <w:r w:rsidRPr="00423621">
        <w:rPr>
          <w:i/>
        </w:rPr>
        <w:t>tdd-UL-DL-ConfigurationCommon</w:t>
      </w:r>
      <w:r w:rsidRPr="00423621">
        <w:t xml:space="preserve">, or is also provided higher layer parameter </w:t>
      </w:r>
      <w:r w:rsidRPr="00423621">
        <w:rPr>
          <w:i/>
        </w:rPr>
        <w:t>tdd-UL-DL-ConfigurationCommon2</w:t>
      </w:r>
      <w:r w:rsidRPr="00423621">
        <w:t>, a PRACH occasion in a PRACH slot is</w:t>
      </w:r>
      <w:r w:rsidRPr="00423621">
        <w:rPr>
          <w:color w:val="FF0000"/>
          <w:u w:val="single"/>
        </w:rPr>
        <w:t xml:space="preserve"> also</w:t>
      </w:r>
      <w:r w:rsidRPr="00423621">
        <w:t xml:space="preserve"> </w:t>
      </w:r>
      <w:r w:rsidRPr="00423621">
        <w:rPr>
          <w:color w:val="FF0000"/>
          <w:u w:val="single"/>
        </w:rPr>
        <w:t>in</w:t>
      </w:r>
      <w:r w:rsidRPr="00423621">
        <w:t xml:space="preserve">valid if </w:t>
      </w:r>
    </w:p>
    <w:p w14:paraId="78F2ED71" w14:textId="24601BCF" w:rsidR="00593B0E" w:rsidRPr="00423621" w:rsidRDefault="00593B0E" w:rsidP="00320AE8">
      <w:pPr>
        <w:ind w:left="568" w:hanging="284"/>
        <w:rPr>
          <w:rFonts w:ascii="Times New Roman" w:eastAsia="MS Mincho" w:hAnsi="Times New Roman"/>
          <w:szCs w:val="20"/>
        </w:rPr>
      </w:pPr>
      <w:r w:rsidRPr="00423621">
        <w:rPr>
          <w:rFonts w:ascii="Times New Roman" w:eastAsia="MS Mincho" w:hAnsi="Times New Roman"/>
          <w:szCs w:val="20"/>
        </w:rPr>
        <w:t>-</w:t>
      </w:r>
      <w:r w:rsidRPr="00423621">
        <w:rPr>
          <w:rFonts w:ascii="Times New Roman" w:eastAsia="MS Mincho" w:hAnsi="Times New Roman"/>
          <w:szCs w:val="20"/>
        </w:rPr>
        <w:tab/>
        <w:t xml:space="preserve">it is </w:t>
      </w:r>
      <w:r w:rsidRPr="00423621">
        <w:rPr>
          <w:rFonts w:ascii="Times New Roman" w:eastAsia="MS Mincho" w:hAnsi="Times New Roman"/>
          <w:color w:val="FF0000"/>
          <w:szCs w:val="20"/>
          <w:u w:val="single"/>
        </w:rPr>
        <w:t>not</w:t>
      </w:r>
      <w:r w:rsidRPr="00423621">
        <w:rPr>
          <w:rFonts w:ascii="Times New Roman" w:eastAsia="MS Mincho" w:hAnsi="Times New Roman"/>
          <w:color w:val="FF0000"/>
          <w:szCs w:val="20"/>
        </w:rPr>
        <w:t xml:space="preserve"> </w:t>
      </w:r>
      <w:r w:rsidRPr="00423621">
        <w:rPr>
          <w:rFonts w:ascii="Times New Roman" w:eastAsia="MS Mincho" w:hAnsi="Times New Roman"/>
          <w:szCs w:val="20"/>
        </w:rPr>
        <w:t xml:space="preserve">within UL symbols, </w:t>
      </w:r>
      <w:r w:rsidRPr="00423621">
        <w:rPr>
          <w:rFonts w:ascii="Times New Roman" w:eastAsia="MS Mincho" w:hAnsi="Times New Roman"/>
          <w:strike/>
          <w:color w:val="FF0000"/>
          <w:szCs w:val="20"/>
        </w:rPr>
        <w:t>or</w:t>
      </w:r>
      <w:r w:rsidRPr="00423621">
        <w:rPr>
          <w:rFonts w:ascii="Times New Roman" w:eastAsia="MS Mincho" w:hAnsi="Times New Roman"/>
          <w:color w:val="FF0000"/>
          <w:szCs w:val="20"/>
          <w:u w:val="single"/>
        </w:rPr>
        <w:t>and</w:t>
      </w:r>
    </w:p>
    <w:p w14:paraId="1A8C02F0" w14:textId="1270E769" w:rsidR="00593B0E" w:rsidRPr="00423621" w:rsidRDefault="00320AE8" w:rsidP="00320AE8">
      <w:pPr>
        <w:ind w:left="568" w:hanging="284"/>
      </w:pPr>
      <w:r w:rsidRPr="00423621">
        <w:rPr>
          <w:rFonts w:ascii="Times New Roman" w:eastAsia="MS Mincho" w:hAnsi="Times New Roman"/>
          <w:szCs w:val="20"/>
        </w:rPr>
        <w:t>-</w:t>
      </w:r>
      <w:r w:rsidRPr="00423621">
        <w:rPr>
          <w:rFonts w:ascii="Times New Roman" w:eastAsia="MS Mincho" w:hAnsi="Times New Roman"/>
          <w:szCs w:val="20"/>
        </w:rPr>
        <w:tab/>
      </w:r>
      <w:r w:rsidR="00593B0E" w:rsidRPr="00423621">
        <w:t xml:space="preserve">it </w:t>
      </w:r>
      <w:r w:rsidR="00593B0E" w:rsidRPr="00423621">
        <w:rPr>
          <w:strike/>
          <w:color w:val="FF0000"/>
        </w:rPr>
        <w:t xml:space="preserve">does not precede a SS/PBCH block in the PRACH slot and </w:t>
      </w:r>
      <w:r w:rsidR="00593B0E" w:rsidRPr="00423621">
        <w:t xml:space="preserve">starts </w:t>
      </w:r>
      <w:r w:rsidR="00593B0E" w:rsidRPr="00423621">
        <w:rPr>
          <w:strike/>
          <w:color w:val="FF0000"/>
        </w:rPr>
        <w:t>at least</w:t>
      </w:r>
      <w:r w:rsidR="00593B0E" w:rsidRPr="00423621">
        <w:rPr>
          <w:color w:val="FF0000"/>
        </w:rPr>
        <w:t xml:space="preserve">less than </w:t>
      </w:r>
      <w:r w:rsidR="00593B0E" w:rsidRPr="00423621">
        <w:rPr>
          <w:noProof/>
          <w:position w:val="-12"/>
          <w:lang w:eastAsia="en-GB"/>
        </w:rPr>
        <w:drawing>
          <wp:inline distT="0" distB="0" distL="0" distR="0" wp14:anchorId="42717848" wp14:editId="4C468F48">
            <wp:extent cx="266700" cy="1981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16" cstate="print">
                      <a:extLst>
                        <a:ext uri="{28A0092B-C50C-407E-A947-70E740481C1C}">
                          <a14:useLocalDpi xmlns:a14="http://schemas.microsoft.com/office/drawing/2010/main" val="0"/>
                        </a:ext>
                      </a:extLst>
                    </a:blip>
                    <a:srcRect/>
                    <a:stretch>
                      <a:fillRect/>
                    </a:stretch>
                  </pic:blipFill>
                  <pic:spPr bwMode="auto">
                    <a:xfrm>
                      <a:off x="0" y="0"/>
                      <a:ext cx="266700" cy="198120"/>
                    </a:xfrm>
                    <a:prstGeom prst="rect">
                      <a:avLst/>
                    </a:prstGeom>
                    <a:noFill/>
                    <a:ln>
                      <a:noFill/>
                    </a:ln>
                  </pic:spPr>
                </pic:pic>
              </a:graphicData>
            </a:graphic>
          </wp:inline>
        </w:drawing>
      </w:r>
      <w:r w:rsidR="00593B0E" w:rsidRPr="00423621">
        <w:t xml:space="preserve"> symbols after a last downlink symbol</w:t>
      </w:r>
      <w:r w:rsidR="00593B0E" w:rsidRPr="00423621">
        <w:rPr>
          <w:strike/>
          <w:color w:val="FF0000"/>
        </w:rPr>
        <w:t xml:space="preserve"> and at least</w:t>
      </w:r>
      <w:r w:rsidR="00593B0E" w:rsidRPr="00423621">
        <w:rPr>
          <w:strike/>
          <w:noProof/>
          <w:color w:val="FF0000"/>
          <w:position w:val="-12"/>
          <w:lang w:eastAsia="en-GB"/>
        </w:rPr>
        <w:drawing>
          <wp:inline distT="0" distB="0" distL="0" distR="0" wp14:anchorId="16204AD5" wp14:editId="1860B181">
            <wp:extent cx="274320" cy="1981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16" cstate="print">
                      <a:extLst>
                        <a:ext uri="{28A0092B-C50C-407E-A947-70E740481C1C}">
                          <a14:useLocalDpi xmlns:a14="http://schemas.microsoft.com/office/drawing/2010/main" val="0"/>
                        </a:ext>
                      </a:extLst>
                    </a:blip>
                    <a:srcRect/>
                    <a:stretch>
                      <a:fillRect/>
                    </a:stretch>
                  </pic:blipFill>
                  <pic:spPr bwMode="auto">
                    <a:xfrm>
                      <a:off x="0" y="0"/>
                      <a:ext cx="274320" cy="198120"/>
                    </a:xfrm>
                    <a:prstGeom prst="rect">
                      <a:avLst/>
                    </a:prstGeom>
                    <a:noFill/>
                    <a:ln>
                      <a:noFill/>
                    </a:ln>
                  </pic:spPr>
                </pic:pic>
              </a:graphicData>
            </a:graphic>
          </wp:inline>
        </w:drawing>
      </w:r>
      <w:r w:rsidR="00593B0E" w:rsidRPr="00423621">
        <w:rPr>
          <w:strike/>
          <w:color w:val="FF0000"/>
        </w:rPr>
        <w:t xml:space="preserve"> symbols after a last SS/PBCH block transmission symbol</w:t>
      </w:r>
      <w:r w:rsidR="00593B0E" w:rsidRPr="00423621">
        <w:t xml:space="preserve">, where </w:t>
      </w:r>
      <w:r w:rsidR="00593B0E" w:rsidRPr="00423621">
        <w:rPr>
          <w:noProof/>
          <w:position w:val="-12"/>
          <w:lang w:eastAsia="en-GB"/>
        </w:rPr>
        <w:drawing>
          <wp:inline distT="0" distB="0" distL="0" distR="0" wp14:anchorId="6FE39DB3" wp14:editId="5989CD01">
            <wp:extent cx="266700" cy="1981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17" cstate="print">
                      <a:extLst>
                        <a:ext uri="{28A0092B-C50C-407E-A947-70E740481C1C}">
                          <a14:useLocalDpi xmlns:a14="http://schemas.microsoft.com/office/drawing/2010/main" val="0"/>
                        </a:ext>
                      </a:extLst>
                    </a:blip>
                    <a:srcRect/>
                    <a:stretch>
                      <a:fillRect/>
                    </a:stretch>
                  </pic:blipFill>
                  <pic:spPr bwMode="auto">
                    <a:xfrm>
                      <a:off x="0" y="0"/>
                      <a:ext cx="266700" cy="198120"/>
                    </a:xfrm>
                    <a:prstGeom prst="rect">
                      <a:avLst/>
                    </a:prstGeom>
                    <a:noFill/>
                    <a:ln>
                      <a:noFill/>
                    </a:ln>
                  </pic:spPr>
                </pic:pic>
              </a:graphicData>
            </a:graphic>
          </wp:inline>
        </w:drawing>
      </w:r>
      <w:r w:rsidR="00593B0E" w:rsidRPr="00423621">
        <w:t xml:space="preserve"> is provided in Table 8.2-2.</w:t>
      </w:r>
    </w:p>
    <w:p w14:paraId="08596079" w14:textId="77777777" w:rsidR="00593B0E" w:rsidRPr="00423621" w:rsidRDefault="00593B0E" w:rsidP="00320AE8">
      <w:pPr>
        <w:ind w:left="720" w:hanging="720"/>
        <w:rPr>
          <w:b/>
          <w:lang w:eastAsia="x-none"/>
        </w:rPr>
      </w:pPr>
    </w:p>
    <w:p w14:paraId="67D6A6AB" w14:textId="77777777" w:rsidR="00593B0E" w:rsidRPr="00423621" w:rsidRDefault="00593B0E" w:rsidP="008E772F">
      <w:pPr>
        <w:numPr>
          <w:ilvl w:val="0"/>
          <w:numId w:val="51"/>
        </w:numPr>
        <w:rPr>
          <w:szCs w:val="20"/>
          <w:lang w:val="x-none"/>
        </w:rPr>
      </w:pPr>
      <w:r w:rsidRPr="00423621">
        <w:rPr>
          <w:szCs w:val="20"/>
          <w:lang w:val="en-US"/>
        </w:rPr>
        <w:t>To discuss further offline the issue of “O</w:t>
      </w:r>
      <w:r w:rsidRPr="00423621">
        <w:rPr>
          <w:szCs w:val="20"/>
          <w:lang w:val="x-none"/>
        </w:rPr>
        <w:t>nly</w:t>
      </w:r>
      <w:r w:rsidRPr="00423621">
        <w:rPr>
          <w:rFonts w:hint="eastAsia"/>
          <w:szCs w:val="20"/>
          <w:lang w:val="x-none"/>
        </w:rPr>
        <w:t xml:space="preserve"> the valid </w:t>
      </w:r>
      <w:r w:rsidRPr="00423621">
        <w:rPr>
          <w:szCs w:val="20"/>
          <w:lang w:val="en-US"/>
        </w:rPr>
        <w:t>P</w:t>
      </w:r>
      <w:r w:rsidRPr="00423621">
        <w:rPr>
          <w:rFonts w:hint="eastAsia"/>
          <w:szCs w:val="20"/>
          <w:lang w:val="x-none"/>
        </w:rPr>
        <w:t xml:space="preserve">RACH </w:t>
      </w:r>
      <w:r w:rsidRPr="00423621">
        <w:rPr>
          <w:szCs w:val="20"/>
          <w:lang w:val="en-US"/>
        </w:rPr>
        <w:t>o</w:t>
      </w:r>
      <w:r w:rsidRPr="00423621">
        <w:rPr>
          <w:szCs w:val="20"/>
          <w:lang w:val="x-none"/>
        </w:rPr>
        <w:t>ccasions</w:t>
      </w:r>
      <w:r w:rsidRPr="00423621">
        <w:rPr>
          <w:rFonts w:hint="eastAsia"/>
          <w:szCs w:val="20"/>
          <w:lang w:val="x-none"/>
        </w:rPr>
        <w:t xml:space="preserve"> are used for performing </w:t>
      </w:r>
      <w:r w:rsidRPr="00423621">
        <w:rPr>
          <w:szCs w:val="20"/>
          <w:lang w:val="en-US"/>
        </w:rPr>
        <w:t xml:space="preserve">association between </w:t>
      </w:r>
      <w:r w:rsidRPr="00423621">
        <w:rPr>
          <w:rFonts w:hint="eastAsia"/>
          <w:szCs w:val="20"/>
          <w:lang w:val="x-none"/>
        </w:rPr>
        <w:t>SSB</w:t>
      </w:r>
      <w:r w:rsidRPr="00423621">
        <w:rPr>
          <w:szCs w:val="20"/>
          <w:lang w:val="en-US"/>
        </w:rPr>
        <w:t xml:space="preserve"> and PRACH</w:t>
      </w:r>
      <w:r w:rsidRPr="00423621">
        <w:rPr>
          <w:rFonts w:hint="eastAsia"/>
          <w:szCs w:val="20"/>
          <w:lang w:val="x-none"/>
        </w:rPr>
        <w:t xml:space="preserve"> </w:t>
      </w:r>
      <w:r w:rsidRPr="00423621">
        <w:rPr>
          <w:szCs w:val="20"/>
          <w:lang w:val="en-US"/>
        </w:rPr>
        <w:t>occasions”</w:t>
      </w:r>
      <w:r w:rsidRPr="00423621">
        <w:rPr>
          <w:rFonts w:hint="eastAsia"/>
          <w:szCs w:val="20"/>
          <w:lang w:val="x-none"/>
        </w:rPr>
        <w:t>.</w:t>
      </w:r>
    </w:p>
    <w:p w14:paraId="30C4EE79" w14:textId="77777777" w:rsidR="00593B0E" w:rsidRPr="00593B0E" w:rsidRDefault="00593B0E" w:rsidP="00593B0E">
      <w:pPr>
        <w:ind w:left="720" w:hanging="720"/>
        <w:rPr>
          <w:b/>
          <w:lang w:val="x-none" w:eastAsia="x-none"/>
        </w:rPr>
      </w:pPr>
    </w:p>
    <w:p w14:paraId="24295746" w14:textId="77777777" w:rsidR="00423621" w:rsidRPr="002C69B0" w:rsidRDefault="00423621" w:rsidP="00423621">
      <w:pPr>
        <w:rPr>
          <w:szCs w:val="20"/>
          <w:lang w:eastAsia="x-none"/>
        </w:rPr>
      </w:pPr>
      <w:r w:rsidRPr="002C69B0">
        <w:rPr>
          <w:szCs w:val="20"/>
          <w:highlight w:val="green"/>
          <w:lang w:eastAsia="x-none"/>
        </w:rPr>
        <w:t>Agreements</w:t>
      </w:r>
      <w:r w:rsidRPr="002C69B0">
        <w:rPr>
          <w:szCs w:val="20"/>
          <w:lang w:eastAsia="x-none"/>
        </w:rPr>
        <w:t>:</w:t>
      </w:r>
    </w:p>
    <w:p w14:paraId="6105E874" w14:textId="77777777" w:rsidR="00423621" w:rsidRPr="002C69B0" w:rsidRDefault="00423621" w:rsidP="008E772F">
      <w:pPr>
        <w:numPr>
          <w:ilvl w:val="0"/>
          <w:numId w:val="51"/>
        </w:numPr>
        <w:rPr>
          <w:szCs w:val="20"/>
          <w:lang w:eastAsia="x-none"/>
        </w:rPr>
      </w:pPr>
      <w:r w:rsidRPr="002C69B0">
        <w:rPr>
          <w:szCs w:val="20"/>
          <w:lang w:eastAsia="x-none"/>
        </w:rPr>
        <w:t>To adopt the followingTP in 38.211:</w:t>
      </w:r>
    </w:p>
    <w:p w14:paraId="3AB383AE" w14:textId="77777777" w:rsidR="00423621" w:rsidRPr="002C69B0" w:rsidRDefault="00423621" w:rsidP="00423621">
      <w:pPr>
        <w:rPr>
          <w:szCs w:val="20"/>
        </w:rPr>
      </w:pPr>
      <w:r w:rsidRPr="002C69B0">
        <w:rPr>
          <w:szCs w:val="20"/>
        </w:rPr>
        <w:t xml:space="preserve">Table 6.3.3.2-3: Random access configurations for FR1 and unpaired spectrum. </w:t>
      </w:r>
    </w:p>
    <w:tbl>
      <w:tblPr>
        <w:tblW w:w="10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6"/>
        <w:gridCol w:w="1027"/>
        <w:gridCol w:w="845"/>
        <w:gridCol w:w="690"/>
        <w:gridCol w:w="2201"/>
        <w:gridCol w:w="897"/>
        <w:gridCol w:w="1027"/>
        <w:gridCol w:w="1097"/>
        <w:gridCol w:w="936"/>
      </w:tblGrid>
      <w:tr w:rsidR="00423621" w:rsidRPr="002C69B0" w14:paraId="03C649C4" w14:textId="77777777" w:rsidTr="000E271B">
        <w:tc>
          <w:tcPr>
            <w:tcW w:w="1396" w:type="dxa"/>
            <w:shd w:val="clear" w:color="auto" w:fill="auto"/>
            <w:vAlign w:val="center"/>
          </w:tcPr>
          <w:p w14:paraId="13CF8660" w14:textId="77777777" w:rsidR="00423621" w:rsidRPr="002C69B0" w:rsidRDefault="00423621" w:rsidP="000E271B">
            <w:pPr>
              <w:pStyle w:val="TAC"/>
              <w:rPr>
                <w:rFonts w:eastAsia="Batang"/>
                <w:lang w:val="en-US"/>
              </w:rPr>
            </w:pPr>
            <w:r w:rsidRPr="002C69B0">
              <w:rPr>
                <w:rFonts w:eastAsia="Batang"/>
                <w:lang w:val="en-US"/>
              </w:rPr>
              <w:t>95</w:t>
            </w:r>
          </w:p>
        </w:tc>
        <w:tc>
          <w:tcPr>
            <w:tcW w:w="1027" w:type="dxa"/>
            <w:shd w:val="clear" w:color="auto" w:fill="auto"/>
          </w:tcPr>
          <w:p w14:paraId="1B62D463" w14:textId="77777777" w:rsidR="00423621" w:rsidRPr="002C69B0" w:rsidRDefault="00423621" w:rsidP="000E271B">
            <w:pPr>
              <w:pStyle w:val="TAC"/>
              <w:rPr>
                <w:rFonts w:eastAsia="Batang"/>
                <w:lang w:val="en-US"/>
              </w:rPr>
            </w:pPr>
            <w:r w:rsidRPr="002C69B0">
              <w:rPr>
                <w:rFonts w:eastAsia="Batang"/>
                <w:lang w:val="en-US"/>
              </w:rPr>
              <w:t>A2</w:t>
            </w:r>
          </w:p>
        </w:tc>
        <w:tc>
          <w:tcPr>
            <w:tcW w:w="845" w:type="dxa"/>
            <w:shd w:val="clear" w:color="auto" w:fill="auto"/>
            <w:vAlign w:val="center"/>
          </w:tcPr>
          <w:p w14:paraId="397AA6B1" w14:textId="77777777" w:rsidR="00423621" w:rsidRPr="002C69B0" w:rsidRDefault="00423621" w:rsidP="000E271B">
            <w:pPr>
              <w:pStyle w:val="TAC"/>
              <w:rPr>
                <w:rFonts w:eastAsia="Batang"/>
                <w:lang w:val="en-US"/>
              </w:rPr>
            </w:pPr>
            <w:r w:rsidRPr="002C69B0">
              <w:rPr>
                <w:rFonts w:eastAsia="Batang"/>
                <w:strike/>
                <w:color w:val="FF0000"/>
                <w:lang w:val="en-US"/>
              </w:rPr>
              <w:t>16</w:t>
            </w:r>
            <w:r w:rsidRPr="002C69B0">
              <w:rPr>
                <w:rFonts w:eastAsia="Batang"/>
                <w:color w:val="FF0000"/>
                <w:lang w:val="en-US"/>
              </w:rPr>
              <w:t xml:space="preserve"> </w:t>
            </w:r>
            <w:r w:rsidRPr="002C69B0">
              <w:rPr>
                <w:rFonts w:eastAsia="Batang"/>
                <w:color w:val="FF0000"/>
                <w:u w:val="single"/>
                <w:lang w:val="en-US"/>
              </w:rPr>
              <w:t>2</w:t>
            </w:r>
          </w:p>
        </w:tc>
        <w:tc>
          <w:tcPr>
            <w:tcW w:w="690" w:type="dxa"/>
            <w:shd w:val="clear" w:color="auto" w:fill="auto"/>
          </w:tcPr>
          <w:p w14:paraId="3159AE24" w14:textId="77777777" w:rsidR="00423621" w:rsidRPr="002C69B0" w:rsidRDefault="00423621" w:rsidP="000E271B">
            <w:pPr>
              <w:pStyle w:val="TAC"/>
              <w:rPr>
                <w:rFonts w:eastAsia="Batang"/>
                <w:lang w:val="en-US"/>
              </w:rPr>
            </w:pPr>
            <w:r w:rsidRPr="002C69B0">
              <w:rPr>
                <w:rFonts w:eastAsia="Batang"/>
                <w:lang w:val="en-US"/>
              </w:rPr>
              <w:t>1</w:t>
            </w:r>
          </w:p>
        </w:tc>
        <w:tc>
          <w:tcPr>
            <w:tcW w:w="2201" w:type="dxa"/>
            <w:shd w:val="clear" w:color="auto" w:fill="auto"/>
            <w:vAlign w:val="center"/>
          </w:tcPr>
          <w:p w14:paraId="587A6CC0" w14:textId="77777777" w:rsidR="00423621" w:rsidRPr="002C69B0" w:rsidRDefault="00423621" w:rsidP="000E271B">
            <w:pPr>
              <w:pStyle w:val="TAC"/>
              <w:rPr>
                <w:rFonts w:eastAsia="Batang"/>
                <w:lang w:val="en-US"/>
              </w:rPr>
            </w:pPr>
            <w:r w:rsidRPr="002C69B0">
              <w:rPr>
                <w:rFonts w:eastAsia="Batang"/>
                <w:lang w:val="en-US"/>
              </w:rPr>
              <w:t>2,3,4,7,8,9</w:t>
            </w:r>
          </w:p>
        </w:tc>
        <w:tc>
          <w:tcPr>
            <w:tcW w:w="897" w:type="dxa"/>
            <w:shd w:val="clear" w:color="auto" w:fill="auto"/>
            <w:vAlign w:val="center"/>
          </w:tcPr>
          <w:p w14:paraId="6BAADB23" w14:textId="77777777" w:rsidR="00423621" w:rsidRPr="002C69B0" w:rsidRDefault="00423621" w:rsidP="000E271B">
            <w:pPr>
              <w:pStyle w:val="TAC"/>
              <w:rPr>
                <w:rFonts w:eastAsia="Batang"/>
                <w:lang w:val="en-US"/>
              </w:rPr>
            </w:pPr>
            <w:r w:rsidRPr="002C69B0">
              <w:rPr>
                <w:rFonts w:eastAsia="Batang"/>
                <w:lang w:val="en-US"/>
              </w:rPr>
              <w:t>0</w:t>
            </w:r>
          </w:p>
        </w:tc>
        <w:tc>
          <w:tcPr>
            <w:tcW w:w="1027" w:type="dxa"/>
            <w:vAlign w:val="center"/>
          </w:tcPr>
          <w:p w14:paraId="14A5C24E" w14:textId="77777777" w:rsidR="00423621" w:rsidRPr="002C69B0" w:rsidRDefault="00423621" w:rsidP="000E271B">
            <w:pPr>
              <w:pStyle w:val="TAC"/>
              <w:rPr>
                <w:rFonts w:eastAsia="Batang"/>
                <w:lang w:val="en-US"/>
              </w:rPr>
            </w:pPr>
            <w:r w:rsidRPr="002C69B0">
              <w:rPr>
                <w:rFonts w:eastAsia="Batang"/>
                <w:lang w:val="en-US"/>
              </w:rPr>
              <w:t>1</w:t>
            </w:r>
          </w:p>
        </w:tc>
        <w:tc>
          <w:tcPr>
            <w:tcW w:w="1097" w:type="dxa"/>
            <w:vAlign w:val="center"/>
          </w:tcPr>
          <w:p w14:paraId="361BF617" w14:textId="77777777" w:rsidR="00423621" w:rsidRPr="002C69B0" w:rsidRDefault="00423621" w:rsidP="000E271B">
            <w:pPr>
              <w:pStyle w:val="TAC"/>
              <w:rPr>
                <w:rFonts w:eastAsia="Batang"/>
                <w:lang w:val="en-US"/>
              </w:rPr>
            </w:pPr>
            <w:r w:rsidRPr="002C69B0">
              <w:rPr>
                <w:rFonts w:eastAsia="Batang"/>
                <w:lang w:val="en-US"/>
              </w:rPr>
              <w:t>3</w:t>
            </w:r>
          </w:p>
        </w:tc>
        <w:tc>
          <w:tcPr>
            <w:tcW w:w="936" w:type="dxa"/>
          </w:tcPr>
          <w:p w14:paraId="69BC9C55" w14:textId="77777777" w:rsidR="00423621" w:rsidRPr="002C69B0" w:rsidRDefault="00423621" w:rsidP="000E271B">
            <w:pPr>
              <w:pStyle w:val="TAC"/>
              <w:rPr>
                <w:rFonts w:eastAsia="Batang"/>
                <w:lang w:val="en-US"/>
              </w:rPr>
            </w:pPr>
            <w:r w:rsidRPr="002C69B0">
              <w:rPr>
                <w:rFonts w:eastAsia="Batang"/>
                <w:lang w:val="en-US"/>
              </w:rPr>
              <w:t>4</w:t>
            </w:r>
          </w:p>
        </w:tc>
      </w:tr>
    </w:tbl>
    <w:p w14:paraId="6908925B" w14:textId="77777777" w:rsidR="00423621" w:rsidRPr="002C69B0" w:rsidRDefault="00423621" w:rsidP="00423621">
      <w:pPr>
        <w:jc w:val="both"/>
        <w:rPr>
          <w:szCs w:val="20"/>
        </w:rPr>
      </w:pPr>
    </w:p>
    <w:p w14:paraId="08E3A912" w14:textId="77777777" w:rsidR="00423621" w:rsidRPr="002C69B0" w:rsidRDefault="00423621" w:rsidP="00423621">
      <w:pPr>
        <w:rPr>
          <w:szCs w:val="20"/>
        </w:rPr>
      </w:pPr>
      <w:r w:rsidRPr="002C69B0">
        <w:rPr>
          <w:szCs w:val="20"/>
        </w:rPr>
        <w:t xml:space="preserve">Table 6.3.3.2-4: Random access configurations for FR2 and unpaired spectrum. </w:t>
      </w:r>
    </w:p>
    <w:tbl>
      <w:tblPr>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134"/>
        <w:gridCol w:w="708"/>
        <w:gridCol w:w="851"/>
        <w:gridCol w:w="2524"/>
        <w:gridCol w:w="1020"/>
        <w:gridCol w:w="992"/>
        <w:gridCol w:w="1134"/>
        <w:gridCol w:w="981"/>
      </w:tblGrid>
      <w:tr w:rsidR="00423621" w:rsidRPr="002C69B0" w14:paraId="547AF445" w14:textId="77777777" w:rsidTr="000E271B">
        <w:tc>
          <w:tcPr>
            <w:tcW w:w="988" w:type="dxa"/>
            <w:shd w:val="clear" w:color="auto" w:fill="auto"/>
            <w:vAlign w:val="center"/>
          </w:tcPr>
          <w:p w14:paraId="20D9BC42" w14:textId="77777777" w:rsidR="00423621" w:rsidRPr="002C69B0" w:rsidRDefault="00423621" w:rsidP="000E271B">
            <w:pPr>
              <w:pStyle w:val="TAC"/>
              <w:rPr>
                <w:rFonts w:eastAsia="Batang"/>
                <w:lang w:val="en-US"/>
              </w:rPr>
            </w:pPr>
            <w:r w:rsidRPr="002C69B0">
              <w:rPr>
                <w:rFonts w:eastAsia="Batang"/>
                <w:lang w:val="en-US"/>
              </w:rPr>
              <w:t>…</w:t>
            </w:r>
          </w:p>
        </w:tc>
        <w:tc>
          <w:tcPr>
            <w:tcW w:w="1134" w:type="dxa"/>
            <w:shd w:val="clear" w:color="auto" w:fill="auto"/>
          </w:tcPr>
          <w:p w14:paraId="5C17E39A" w14:textId="77777777" w:rsidR="00423621" w:rsidRPr="002C69B0" w:rsidRDefault="00423621" w:rsidP="000E271B">
            <w:pPr>
              <w:pStyle w:val="TAC"/>
              <w:rPr>
                <w:rFonts w:eastAsia="Batang"/>
                <w:lang w:val="en-US"/>
              </w:rPr>
            </w:pPr>
          </w:p>
        </w:tc>
        <w:tc>
          <w:tcPr>
            <w:tcW w:w="708" w:type="dxa"/>
            <w:shd w:val="clear" w:color="auto" w:fill="auto"/>
          </w:tcPr>
          <w:p w14:paraId="1B836A8E" w14:textId="77777777" w:rsidR="00423621" w:rsidRPr="002C69B0" w:rsidRDefault="00423621" w:rsidP="000E271B">
            <w:pPr>
              <w:pStyle w:val="TAC"/>
              <w:rPr>
                <w:lang w:val="en-US"/>
              </w:rPr>
            </w:pPr>
          </w:p>
        </w:tc>
        <w:tc>
          <w:tcPr>
            <w:tcW w:w="851" w:type="dxa"/>
            <w:shd w:val="clear" w:color="auto" w:fill="auto"/>
          </w:tcPr>
          <w:p w14:paraId="1B9B9ABC" w14:textId="77777777" w:rsidR="00423621" w:rsidRPr="002C69B0" w:rsidRDefault="00423621" w:rsidP="000E271B">
            <w:pPr>
              <w:pStyle w:val="TAC"/>
              <w:rPr>
                <w:lang w:val="en-US"/>
              </w:rPr>
            </w:pPr>
          </w:p>
        </w:tc>
        <w:tc>
          <w:tcPr>
            <w:tcW w:w="2524" w:type="dxa"/>
            <w:shd w:val="clear" w:color="auto" w:fill="auto"/>
          </w:tcPr>
          <w:p w14:paraId="3B8BED46" w14:textId="77777777" w:rsidR="00423621" w:rsidRPr="002C69B0" w:rsidRDefault="00423621" w:rsidP="000E271B">
            <w:pPr>
              <w:pStyle w:val="TAC"/>
              <w:rPr>
                <w:lang w:val="en-US"/>
              </w:rPr>
            </w:pPr>
          </w:p>
        </w:tc>
        <w:tc>
          <w:tcPr>
            <w:tcW w:w="1020" w:type="dxa"/>
            <w:shd w:val="clear" w:color="auto" w:fill="auto"/>
          </w:tcPr>
          <w:p w14:paraId="021A5B25" w14:textId="77777777" w:rsidR="00423621" w:rsidRPr="002C69B0" w:rsidRDefault="00423621" w:rsidP="000E271B">
            <w:pPr>
              <w:pStyle w:val="TAC"/>
              <w:rPr>
                <w:lang w:val="en-US"/>
              </w:rPr>
            </w:pPr>
          </w:p>
        </w:tc>
        <w:tc>
          <w:tcPr>
            <w:tcW w:w="992" w:type="dxa"/>
          </w:tcPr>
          <w:p w14:paraId="48273D35" w14:textId="77777777" w:rsidR="00423621" w:rsidRPr="002C69B0" w:rsidRDefault="00423621" w:rsidP="000E271B">
            <w:pPr>
              <w:pStyle w:val="TAC"/>
              <w:rPr>
                <w:lang w:val="en-US"/>
              </w:rPr>
            </w:pPr>
          </w:p>
        </w:tc>
        <w:tc>
          <w:tcPr>
            <w:tcW w:w="1134" w:type="dxa"/>
          </w:tcPr>
          <w:p w14:paraId="2463FEE3" w14:textId="77777777" w:rsidR="00423621" w:rsidRPr="002C69B0" w:rsidRDefault="00423621" w:rsidP="000E271B">
            <w:pPr>
              <w:pStyle w:val="TAC"/>
              <w:rPr>
                <w:lang w:val="en-US"/>
              </w:rPr>
            </w:pPr>
          </w:p>
        </w:tc>
        <w:tc>
          <w:tcPr>
            <w:tcW w:w="981" w:type="dxa"/>
          </w:tcPr>
          <w:p w14:paraId="2B3612C6" w14:textId="77777777" w:rsidR="00423621" w:rsidRPr="002C69B0" w:rsidRDefault="00423621" w:rsidP="000E271B">
            <w:pPr>
              <w:pStyle w:val="TAC"/>
              <w:rPr>
                <w:lang w:val="en-US"/>
              </w:rPr>
            </w:pPr>
          </w:p>
        </w:tc>
      </w:tr>
      <w:tr w:rsidR="00423621" w:rsidRPr="002C69B0" w14:paraId="5710FFC0" w14:textId="77777777" w:rsidTr="000E271B">
        <w:tc>
          <w:tcPr>
            <w:tcW w:w="988" w:type="dxa"/>
            <w:shd w:val="clear" w:color="auto" w:fill="auto"/>
            <w:vAlign w:val="center"/>
          </w:tcPr>
          <w:p w14:paraId="0BF9D9B4" w14:textId="77777777" w:rsidR="00423621" w:rsidRPr="002C69B0" w:rsidRDefault="00423621" w:rsidP="000E271B">
            <w:pPr>
              <w:pStyle w:val="TAC"/>
              <w:rPr>
                <w:rFonts w:eastAsia="Batang"/>
                <w:lang w:val="en-US"/>
              </w:rPr>
            </w:pPr>
            <w:r w:rsidRPr="002C69B0">
              <w:rPr>
                <w:rFonts w:eastAsia="Batang"/>
                <w:lang w:val="en-US"/>
              </w:rPr>
              <w:t>134</w:t>
            </w:r>
          </w:p>
        </w:tc>
        <w:tc>
          <w:tcPr>
            <w:tcW w:w="1134" w:type="dxa"/>
            <w:shd w:val="clear" w:color="auto" w:fill="auto"/>
          </w:tcPr>
          <w:p w14:paraId="0B2191AE" w14:textId="77777777" w:rsidR="00423621" w:rsidRPr="002C69B0" w:rsidRDefault="00423621" w:rsidP="000E271B">
            <w:pPr>
              <w:pStyle w:val="TAC"/>
              <w:rPr>
                <w:rFonts w:eastAsia="Batang"/>
                <w:lang w:val="en-US"/>
              </w:rPr>
            </w:pPr>
            <w:r w:rsidRPr="002C69B0">
              <w:rPr>
                <w:rFonts w:eastAsia="Batang"/>
                <w:lang w:val="en-US"/>
              </w:rPr>
              <w:t>B4</w:t>
            </w:r>
          </w:p>
        </w:tc>
        <w:tc>
          <w:tcPr>
            <w:tcW w:w="708" w:type="dxa"/>
            <w:shd w:val="clear" w:color="auto" w:fill="auto"/>
          </w:tcPr>
          <w:p w14:paraId="21DE7809" w14:textId="77777777" w:rsidR="00423621" w:rsidRPr="002C69B0" w:rsidRDefault="00423621" w:rsidP="000E271B">
            <w:pPr>
              <w:pStyle w:val="TAC"/>
              <w:rPr>
                <w:rFonts w:eastAsia="Batang"/>
                <w:lang w:val="en-US"/>
              </w:rPr>
            </w:pPr>
            <w:r w:rsidRPr="002C69B0">
              <w:rPr>
                <w:lang w:val="en-US"/>
              </w:rPr>
              <w:t>1</w:t>
            </w:r>
          </w:p>
        </w:tc>
        <w:tc>
          <w:tcPr>
            <w:tcW w:w="851" w:type="dxa"/>
            <w:shd w:val="clear" w:color="auto" w:fill="auto"/>
          </w:tcPr>
          <w:p w14:paraId="6EAFB11B" w14:textId="77777777" w:rsidR="00423621" w:rsidRPr="002C69B0" w:rsidRDefault="00423621" w:rsidP="000E271B">
            <w:pPr>
              <w:pStyle w:val="TAC"/>
              <w:rPr>
                <w:rFonts w:eastAsia="Batang"/>
                <w:lang w:val="en-US"/>
              </w:rPr>
            </w:pPr>
            <w:r w:rsidRPr="002C69B0">
              <w:rPr>
                <w:lang w:val="en-US"/>
              </w:rPr>
              <w:t>0</w:t>
            </w:r>
          </w:p>
        </w:tc>
        <w:tc>
          <w:tcPr>
            <w:tcW w:w="2524" w:type="dxa"/>
            <w:shd w:val="clear" w:color="auto" w:fill="auto"/>
          </w:tcPr>
          <w:p w14:paraId="652A4FB8" w14:textId="77777777" w:rsidR="00423621" w:rsidRPr="002C69B0" w:rsidRDefault="00423621" w:rsidP="000E271B">
            <w:pPr>
              <w:pStyle w:val="TAC"/>
              <w:rPr>
                <w:rFonts w:eastAsia="Batang"/>
                <w:lang w:val="en-US"/>
              </w:rPr>
            </w:pPr>
            <w:r w:rsidRPr="002C69B0">
              <w:rPr>
                <w:lang w:val="en-US"/>
              </w:rPr>
              <w:t>3,5,7,9,11,13</w:t>
            </w:r>
          </w:p>
        </w:tc>
        <w:tc>
          <w:tcPr>
            <w:tcW w:w="1020" w:type="dxa"/>
            <w:shd w:val="clear" w:color="auto" w:fill="auto"/>
          </w:tcPr>
          <w:p w14:paraId="234129E0" w14:textId="77777777" w:rsidR="00423621" w:rsidRPr="002C69B0" w:rsidRDefault="00423621" w:rsidP="000E271B">
            <w:pPr>
              <w:pStyle w:val="TAC"/>
              <w:rPr>
                <w:rFonts w:eastAsia="Batang"/>
                <w:lang w:val="en-US"/>
              </w:rPr>
            </w:pPr>
            <w:r w:rsidRPr="002C69B0">
              <w:rPr>
                <w:strike/>
                <w:color w:val="FF0000"/>
                <w:lang w:val="en-US"/>
              </w:rPr>
              <w:t>0</w:t>
            </w:r>
            <w:r w:rsidRPr="002C69B0">
              <w:rPr>
                <w:lang w:val="en-US"/>
              </w:rPr>
              <w:t>2</w:t>
            </w:r>
          </w:p>
        </w:tc>
        <w:tc>
          <w:tcPr>
            <w:tcW w:w="992" w:type="dxa"/>
          </w:tcPr>
          <w:p w14:paraId="15F03CA9" w14:textId="77777777" w:rsidR="00423621" w:rsidRPr="002C69B0" w:rsidRDefault="00423621" w:rsidP="000E271B">
            <w:pPr>
              <w:pStyle w:val="TAC"/>
              <w:rPr>
                <w:rFonts w:eastAsia="Batang"/>
                <w:lang w:val="en-US"/>
              </w:rPr>
            </w:pPr>
            <w:r w:rsidRPr="002C69B0">
              <w:rPr>
                <w:lang w:val="en-US"/>
              </w:rPr>
              <w:t>1</w:t>
            </w:r>
          </w:p>
        </w:tc>
        <w:tc>
          <w:tcPr>
            <w:tcW w:w="1134" w:type="dxa"/>
          </w:tcPr>
          <w:p w14:paraId="3C53E168" w14:textId="77777777" w:rsidR="00423621" w:rsidRPr="002C69B0" w:rsidRDefault="00423621" w:rsidP="000E271B">
            <w:pPr>
              <w:pStyle w:val="TAC"/>
              <w:rPr>
                <w:rFonts w:eastAsia="Batang"/>
                <w:lang w:val="en-US"/>
              </w:rPr>
            </w:pPr>
            <w:r w:rsidRPr="002C69B0">
              <w:rPr>
                <w:lang w:val="en-US"/>
              </w:rPr>
              <w:t>1</w:t>
            </w:r>
          </w:p>
        </w:tc>
        <w:tc>
          <w:tcPr>
            <w:tcW w:w="981" w:type="dxa"/>
          </w:tcPr>
          <w:p w14:paraId="78FB2D97" w14:textId="77777777" w:rsidR="00423621" w:rsidRPr="002C69B0" w:rsidRDefault="00423621" w:rsidP="000E271B">
            <w:pPr>
              <w:pStyle w:val="TAC"/>
              <w:rPr>
                <w:rFonts w:eastAsia="Batang"/>
                <w:lang w:val="en-US"/>
              </w:rPr>
            </w:pPr>
            <w:r w:rsidRPr="002C69B0">
              <w:rPr>
                <w:lang w:val="en-US"/>
              </w:rPr>
              <w:t>12</w:t>
            </w:r>
          </w:p>
        </w:tc>
      </w:tr>
    </w:tbl>
    <w:p w14:paraId="4230595E" w14:textId="77777777" w:rsidR="00423621" w:rsidRDefault="00423621" w:rsidP="00423621">
      <w:pPr>
        <w:rPr>
          <w:b/>
          <w:lang w:eastAsia="x-none"/>
        </w:rPr>
      </w:pPr>
    </w:p>
    <w:p w14:paraId="67263CB4" w14:textId="4AC19B5B" w:rsidR="00593B0E" w:rsidRDefault="00593B0E" w:rsidP="00593B0E">
      <w:pPr>
        <w:ind w:left="720" w:hanging="720"/>
        <w:rPr>
          <w:b/>
          <w:lang w:eastAsia="x-none"/>
        </w:rPr>
      </w:pPr>
    </w:p>
    <w:p w14:paraId="0071CF33" w14:textId="56918687" w:rsidR="008461E1" w:rsidRDefault="008461E1" w:rsidP="00593B0E">
      <w:pPr>
        <w:ind w:left="720" w:hanging="720"/>
        <w:rPr>
          <w:b/>
          <w:lang w:eastAsia="x-none"/>
        </w:rPr>
      </w:pPr>
      <w:r>
        <w:rPr>
          <w:b/>
          <w:lang w:eastAsia="x-none"/>
        </w:rPr>
        <w:t>Wednesday</w:t>
      </w:r>
    </w:p>
    <w:p w14:paraId="27E2DE62" w14:textId="44DB8374" w:rsidR="008461E1" w:rsidRPr="00593B0E" w:rsidRDefault="001B7BF2" w:rsidP="008461E1">
      <w:pPr>
        <w:ind w:left="720" w:hanging="720"/>
        <w:rPr>
          <w:b/>
          <w:lang w:eastAsia="x-none"/>
        </w:rPr>
      </w:pPr>
      <w:hyperlink r:id="rId718" w:history="1">
        <w:r w:rsidR="00D93AE1">
          <w:rPr>
            <w:rStyle w:val="Hyperlink"/>
            <w:b/>
            <w:lang w:eastAsia="x-none"/>
          </w:rPr>
          <w:t>R1-1809785</w:t>
        </w:r>
      </w:hyperlink>
      <w:r w:rsidR="008461E1" w:rsidRPr="008461E1">
        <w:rPr>
          <w:b/>
          <w:lang w:eastAsia="x-none"/>
        </w:rPr>
        <w:tab/>
        <w:t>Maintenance for physical random access channel</w:t>
      </w:r>
      <w:r w:rsidR="008461E1" w:rsidRPr="008461E1">
        <w:rPr>
          <w:b/>
          <w:lang w:eastAsia="x-none"/>
        </w:rPr>
        <w:tab/>
        <w:t>Convida</w:t>
      </w:r>
    </w:p>
    <w:p w14:paraId="6B439EBB" w14:textId="77777777" w:rsidR="008461E1" w:rsidRPr="00BD0234" w:rsidRDefault="008461E1" w:rsidP="008461E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323F6663" w14:textId="571D1D7E" w:rsidR="00593B0E" w:rsidRDefault="00593B0E" w:rsidP="00D671EA"/>
    <w:p w14:paraId="1CE3EE52" w14:textId="77777777" w:rsidR="00423621" w:rsidRPr="00423621" w:rsidRDefault="00423621" w:rsidP="00423621">
      <w:pPr>
        <w:rPr>
          <w:szCs w:val="20"/>
        </w:rPr>
      </w:pPr>
      <w:r w:rsidRPr="00423621">
        <w:rPr>
          <w:szCs w:val="20"/>
          <w:highlight w:val="green"/>
        </w:rPr>
        <w:t>Agreements</w:t>
      </w:r>
      <w:r w:rsidRPr="00423621">
        <w:rPr>
          <w:szCs w:val="20"/>
        </w:rPr>
        <w:t>:</w:t>
      </w:r>
    </w:p>
    <w:p w14:paraId="6F3A8625" w14:textId="77777777" w:rsidR="00423621" w:rsidRPr="00423621" w:rsidRDefault="00423621" w:rsidP="008E772F">
      <w:pPr>
        <w:numPr>
          <w:ilvl w:val="0"/>
          <w:numId w:val="51"/>
        </w:numPr>
        <w:rPr>
          <w:szCs w:val="20"/>
        </w:rPr>
      </w:pPr>
      <w:r w:rsidRPr="00423621">
        <w:rPr>
          <w:szCs w:val="20"/>
        </w:rPr>
        <w:t>To adopt the following TP of 5.3.2 of 38.211:</w:t>
      </w:r>
    </w:p>
    <w:p w14:paraId="333928C9" w14:textId="3C7EF646" w:rsidR="00423621" w:rsidRPr="00423621" w:rsidRDefault="00423621" w:rsidP="00423621">
      <w:pPr>
        <w:ind w:left="720" w:hanging="720"/>
        <w:rPr>
          <w:szCs w:val="20"/>
        </w:rPr>
      </w:pPr>
      <w:r w:rsidRPr="00423621">
        <w:rPr>
          <w:szCs w:val="20"/>
        </w:rPr>
        <w:t>===== start of TP =====</w:t>
      </w:r>
    </w:p>
    <w:p w14:paraId="32DE7DDD" w14:textId="1DEC35F9" w:rsidR="00423621" w:rsidRPr="00423621" w:rsidRDefault="00E65CCD" w:rsidP="00423621">
      <w:pPr>
        <w:ind w:left="720" w:hanging="720"/>
        <w:jc w:val="center"/>
        <w:rPr>
          <w:szCs w:val="20"/>
        </w:rPr>
      </w:pPr>
      <w:r w:rsidRPr="00423621">
        <w:rPr>
          <w:strike/>
          <w:color w:val="FF0000"/>
          <w:position w:val="-78"/>
          <w:szCs w:val="20"/>
        </w:rPr>
        <w:object w:dxaOrig="4959" w:dyaOrig="1660" w14:anchorId="64D25293">
          <v:shape id="_x0000_i1042" type="#_x0000_t75" style="width:248.8pt;height:83.2pt" o:ole="">
            <v:imagedata r:id="rId719" o:title=""/>
          </v:shape>
          <o:OLEObject Type="Embed" ProgID="Equation.DSMT4" ShapeID="_x0000_i1042" DrawAspect="Content" ObjectID="_1600200797" r:id="rId720"/>
        </w:object>
      </w:r>
    </w:p>
    <w:p w14:paraId="1C8F4EC5" w14:textId="77777777" w:rsidR="00423621" w:rsidRPr="00423621" w:rsidRDefault="00423621" w:rsidP="00423621">
      <w:pPr>
        <w:ind w:left="720" w:hanging="720"/>
        <w:jc w:val="center"/>
        <w:rPr>
          <w:lang w:eastAsia="ja-JP"/>
        </w:rPr>
      </w:pPr>
      <w:r w:rsidRPr="00423621">
        <w:rPr>
          <w:color w:val="FF0000"/>
          <w:position w:val="-84"/>
          <w:szCs w:val="20"/>
          <w:u w:val="single"/>
        </w:rPr>
        <w:object w:dxaOrig="6220" w:dyaOrig="1780" w14:anchorId="73B6CCBB">
          <v:shape id="_x0000_i1043" type="#_x0000_t75" style="width:312pt;height:95.2pt" o:ole="">
            <v:imagedata r:id="rId721" o:title=""/>
          </v:shape>
          <o:OLEObject Type="Embed" ProgID="Equation.3" ShapeID="_x0000_i1043" DrawAspect="Content" ObjectID="_1600200798" r:id="rId722"/>
        </w:object>
      </w:r>
    </w:p>
    <w:p w14:paraId="40CD99FB" w14:textId="165F1349" w:rsidR="00423621" w:rsidRPr="00423621" w:rsidRDefault="00423621" w:rsidP="00423621">
      <w:pPr>
        <w:ind w:left="720" w:hanging="720"/>
      </w:pPr>
      <w:r w:rsidRPr="00423621">
        <w:t>===== end of TP =====</w:t>
      </w:r>
    </w:p>
    <w:p w14:paraId="5873951C" w14:textId="77777777" w:rsidR="00423621" w:rsidRPr="00423621" w:rsidRDefault="00423621" w:rsidP="00423621">
      <w:pPr>
        <w:ind w:left="720" w:hanging="720"/>
      </w:pPr>
    </w:p>
    <w:p w14:paraId="2A9917CA" w14:textId="77777777" w:rsidR="00423621" w:rsidRPr="00423621" w:rsidRDefault="00423621" w:rsidP="00423621">
      <w:pPr>
        <w:ind w:left="720" w:hanging="720"/>
        <w:rPr>
          <w:szCs w:val="20"/>
        </w:rPr>
      </w:pPr>
      <w:r w:rsidRPr="00423621">
        <w:rPr>
          <w:szCs w:val="20"/>
          <w:highlight w:val="green"/>
        </w:rPr>
        <w:t>Agreements</w:t>
      </w:r>
      <w:r w:rsidRPr="00423621">
        <w:rPr>
          <w:szCs w:val="20"/>
        </w:rPr>
        <w:t>:</w:t>
      </w:r>
    </w:p>
    <w:p w14:paraId="4E325F8C" w14:textId="77777777" w:rsidR="00423621" w:rsidRPr="00423621" w:rsidRDefault="00423621" w:rsidP="008E772F">
      <w:pPr>
        <w:numPr>
          <w:ilvl w:val="0"/>
          <w:numId w:val="51"/>
        </w:numPr>
        <w:rPr>
          <w:szCs w:val="20"/>
        </w:rPr>
      </w:pPr>
      <w:r w:rsidRPr="00423621">
        <w:rPr>
          <w:szCs w:val="20"/>
        </w:rPr>
        <w:t>To adopt the following TP to section 8.1 of 38.213:</w:t>
      </w:r>
    </w:p>
    <w:p w14:paraId="177714C9" w14:textId="77777777" w:rsidR="001142AA" w:rsidRPr="00423621" w:rsidRDefault="001142AA" w:rsidP="001142AA">
      <w:pPr>
        <w:ind w:left="720" w:hanging="720"/>
        <w:rPr>
          <w:szCs w:val="20"/>
        </w:rPr>
      </w:pPr>
      <w:r w:rsidRPr="00423621">
        <w:rPr>
          <w:szCs w:val="20"/>
        </w:rPr>
        <w:t>===== start of TP =====</w:t>
      </w:r>
    </w:p>
    <w:p w14:paraId="734E578D" w14:textId="77777777" w:rsidR="00423621" w:rsidRPr="00423621" w:rsidRDefault="00423621" w:rsidP="00423621">
      <w:pPr>
        <w:rPr>
          <w:color w:val="FF0000"/>
          <w:szCs w:val="20"/>
          <w:u w:val="single"/>
        </w:rPr>
      </w:pPr>
      <w:r w:rsidRPr="00423621">
        <w:rPr>
          <w:color w:val="FF0000"/>
          <w:szCs w:val="20"/>
          <w:u w:val="single"/>
        </w:rPr>
        <w:t>For paired spectrum all PRACH occasions are valid.</w:t>
      </w:r>
    </w:p>
    <w:p w14:paraId="1F819E9B" w14:textId="57D91978" w:rsidR="00423621" w:rsidRPr="00423621" w:rsidRDefault="00423621" w:rsidP="00423621">
      <w:pPr>
        <w:rPr>
          <w:color w:val="FF0000"/>
          <w:szCs w:val="20"/>
          <w:u w:val="single"/>
        </w:rPr>
      </w:pPr>
      <w:r w:rsidRPr="00423621">
        <w:rPr>
          <w:color w:val="FF0000"/>
          <w:szCs w:val="20"/>
          <w:u w:val="single"/>
        </w:rPr>
        <w:t xml:space="preserve">For unpaired spectrum, if a UE is not provided higher layer parameter </w:t>
      </w:r>
      <w:r w:rsidRPr="00423621">
        <w:rPr>
          <w:i/>
          <w:color w:val="FF0000"/>
          <w:szCs w:val="20"/>
          <w:u w:val="single"/>
        </w:rPr>
        <w:t>tdd-UL-DL-ConfigurationCommon</w:t>
      </w:r>
      <w:r w:rsidRPr="00423621">
        <w:rPr>
          <w:color w:val="FF0000"/>
          <w:szCs w:val="20"/>
          <w:u w:val="single"/>
        </w:rPr>
        <w:t>, a PRACH occasion in a PRACH slot is valid if it does not precede a SS/PBCH block in the PRACH slot and starts at least</w:t>
      </w:r>
      <w:r w:rsidRPr="00423621">
        <w:rPr>
          <w:noProof/>
          <w:color w:val="FF0000"/>
          <w:position w:val="-12"/>
          <w:szCs w:val="20"/>
          <w:u w:val="single"/>
          <w:lang w:eastAsia="en-GB"/>
        </w:rPr>
        <w:drawing>
          <wp:inline distT="0" distB="0" distL="0" distR="0" wp14:anchorId="46D92163" wp14:editId="2782969F">
            <wp:extent cx="274320" cy="198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16" cstate="print">
                      <a:extLst>
                        <a:ext uri="{28A0092B-C50C-407E-A947-70E740481C1C}">
                          <a14:useLocalDpi xmlns:a14="http://schemas.microsoft.com/office/drawing/2010/main" val="0"/>
                        </a:ext>
                      </a:extLst>
                    </a:blip>
                    <a:srcRect/>
                    <a:stretch>
                      <a:fillRect/>
                    </a:stretch>
                  </pic:blipFill>
                  <pic:spPr bwMode="auto">
                    <a:xfrm>
                      <a:off x="0" y="0"/>
                      <a:ext cx="274320" cy="198120"/>
                    </a:xfrm>
                    <a:prstGeom prst="rect">
                      <a:avLst/>
                    </a:prstGeom>
                    <a:noFill/>
                    <a:ln>
                      <a:noFill/>
                    </a:ln>
                  </pic:spPr>
                </pic:pic>
              </a:graphicData>
            </a:graphic>
          </wp:inline>
        </w:drawing>
      </w:r>
      <w:r w:rsidRPr="00423621">
        <w:rPr>
          <w:color w:val="FF0000"/>
          <w:szCs w:val="20"/>
          <w:u w:val="single"/>
        </w:rPr>
        <w:t xml:space="preserve"> symbols after a last SS/PBCH block transmission symbol, where </w:t>
      </w:r>
      <w:r w:rsidRPr="00423621">
        <w:rPr>
          <w:noProof/>
          <w:color w:val="FF0000"/>
          <w:position w:val="-12"/>
          <w:szCs w:val="20"/>
          <w:u w:val="single"/>
          <w:lang w:eastAsia="en-GB"/>
        </w:rPr>
        <w:drawing>
          <wp:inline distT="0" distB="0" distL="0" distR="0" wp14:anchorId="12E2ABC2" wp14:editId="575B8452">
            <wp:extent cx="274320" cy="198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717" cstate="print">
                      <a:extLst>
                        <a:ext uri="{28A0092B-C50C-407E-A947-70E740481C1C}">
                          <a14:useLocalDpi xmlns:a14="http://schemas.microsoft.com/office/drawing/2010/main" val="0"/>
                        </a:ext>
                      </a:extLst>
                    </a:blip>
                    <a:srcRect/>
                    <a:stretch>
                      <a:fillRect/>
                    </a:stretch>
                  </pic:blipFill>
                  <pic:spPr bwMode="auto">
                    <a:xfrm>
                      <a:off x="0" y="0"/>
                      <a:ext cx="274320" cy="198120"/>
                    </a:xfrm>
                    <a:prstGeom prst="rect">
                      <a:avLst/>
                    </a:prstGeom>
                    <a:noFill/>
                    <a:ln>
                      <a:noFill/>
                    </a:ln>
                  </pic:spPr>
                </pic:pic>
              </a:graphicData>
            </a:graphic>
          </wp:inline>
        </w:drawing>
      </w:r>
      <w:r w:rsidRPr="00423621">
        <w:rPr>
          <w:color w:val="FF0000"/>
          <w:szCs w:val="20"/>
          <w:u w:val="single"/>
        </w:rPr>
        <w:t xml:space="preserve"> is provided in Table 8.2-2.</w:t>
      </w:r>
    </w:p>
    <w:p w14:paraId="4AAE66D1" w14:textId="77777777" w:rsidR="00423621" w:rsidRPr="00423621" w:rsidRDefault="00423621" w:rsidP="00423621">
      <w:pPr>
        <w:rPr>
          <w:szCs w:val="20"/>
        </w:rPr>
      </w:pPr>
      <w:r w:rsidRPr="00423621">
        <w:rPr>
          <w:szCs w:val="20"/>
        </w:rPr>
        <w:t xml:space="preserve">If a UE is provided higher layer parameter </w:t>
      </w:r>
      <w:r w:rsidRPr="00423621">
        <w:rPr>
          <w:i/>
          <w:szCs w:val="20"/>
        </w:rPr>
        <w:t>tdd-UL-DL-ConfigurationCommon</w:t>
      </w:r>
      <w:r w:rsidRPr="00423621">
        <w:rPr>
          <w:szCs w:val="20"/>
        </w:rPr>
        <w:t xml:space="preserve">, or is also provided higher layer parameter </w:t>
      </w:r>
      <w:r w:rsidRPr="00423621">
        <w:rPr>
          <w:i/>
          <w:szCs w:val="20"/>
        </w:rPr>
        <w:t>tdd-UL-DL-ConfigurationCommon2</w:t>
      </w:r>
      <w:r w:rsidRPr="00423621">
        <w:rPr>
          <w:szCs w:val="20"/>
        </w:rPr>
        <w:t xml:space="preserve">, a PRACH occasion in a PRACH slot is valid if </w:t>
      </w:r>
    </w:p>
    <w:p w14:paraId="21ED2D19" w14:textId="5966578F" w:rsidR="001142AA" w:rsidRDefault="001142AA" w:rsidP="001142AA">
      <w:pPr>
        <w:ind w:left="720" w:hanging="720"/>
      </w:pPr>
      <w:r w:rsidRPr="00423621">
        <w:t>===== end of TP =====</w:t>
      </w:r>
    </w:p>
    <w:p w14:paraId="4639EA22" w14:textId="3F0253D1" w:rsidR="001F4CF0" w:rsidRDefault="001F4CF0" w:rsidP="001142AA">
      <w:pPr>
        <w:ind w:left="720" w:hanging="720"/>
      </w:pPr>
    </w:p>
    <w:p w14:paraId="57563DDC" w14:textId="27105430" w:rsidR="001F4CF0" w:rsidRPr="001F4CF0" w:rsidRDefault="001F4CF0" w:rsidP="001142AA">
      <w:pPr>
        <w:ind w:left="720" w:hanging="720"/>
        <w:rPr>
          <w:b/>
        </w:rPr>
      </w:pPr>
      <w:r w:rsidRPr="001F4CF0">
        <w:rPr>
          <w:b/>
        </w:rPr>
        <w:t>Friday</w:t>
      </w:r>
    </w:p>
    <w:p w14:paraId="17158A80" w14:textId="1A874E24" w:rsidR="001F4CF0" w:rsidRDefault="001B7BF2" w:rsidP="001F4CF0">
      <w:pPr>
        <w:rPr>
          <w:b/>
          <w:lang w:eastAsia="x-none"/>
        </w:rPr>
      </w:pPr>
      <w:hyperlink r:id="rId723" w:history="1">
        <w:r w:rsidR="00D93AE1">
          <w:rPr>
            <w:rStyle w:val="Hyperlink"/>
            <w:b/>
            <w:lang w:eastAsia="x-none"/>
          </w:rPr>
          <w:t>R1-1809919</w:t>
        </w:r>
      </w:hyperlink>
      <w:r w:rsidR="001F4CF0" w:rsidRPr="001F4CF0">
        <w:rPr>
          <w:b/>
          <w:lang w:eastAsia="x-none"/>
        </w:rPr>
        <w:tab/>
        <w:t>Maintenance for physical random access channel</w:t>
      </w:r>
      <w:r w:rsidR="001F4CF0" w:rsidRPr="001F4CF0">
        <w:rPr>
          <w:b/>
          <w:lang w:eastAsia="x-none"/>
        </w:rPr>
        <w:tab/>
        <w:t>Convida</w:t>
      </w:r>
    </w:p>
    <w:p w14:paraId="2B3C8B34" w14:textId="29888E1F" w:rsidR="001F4CF0" w:rsidRPr="001F4CF0" w:rsidRDefault="001F4CF0" w:rsidP="001F4CF0">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 xml:space="preserve">noted. </w:t>
      </w:r>
      <w:r w:rsidRPr="001F4CF0">
        <w:rPr>
          <w:lang w:eastAsia="x-none"/>
        </w:rPr>
        <w:t xml:space="preserve">Companies are encouraged to check section 3.1 of </w:t>
      </w:r>
      <w:hyperlink r:id="rId724" w:history="1">
        <w:r w:rsidR="00D93AE1">
          <w:rPr>
            <w:rStyle w:val="Hyperlink"/>
            <w:lang w:eastAsia="x-none"/>
          </w:rPr>
          <w:t>R1-1809919</w:t>
        </w:r>
      </w:hyperlink>
      <w:r w:rsidRPr="001F4CF0">
        <w:rPr>
          <w:lang w:eastAsia="x-none"/>
        </w:rPr>
        <w:t xml:space="preserve"> – aim to conclude in RAN1#94bis</w:t>
      </w:r>
    </w:p>
    <w:p w14:paraId="387A8324" w14:textId="77777777" w:rsidR="001F4CF0" w:rsidRPr="00423621" w:rsidRDefault="001F4CF0" w:rsidP="001142AA">
      <w:pPr>
        <w:ind w:left="720" w:hanging="720"/>
      </w:pPr>
    </w:p>
    <w:p w14:paraId="3BC52A11" w14:textId="64D7278D" w:rsidR="008461E1" w:rsidRDefault="008461E1" w:rsidP="00D671EA"/>
    <w:p w14:paraId="2D152A2F" w14:textId="77777777" w:rsidR="008461E1" w:rsidRDefault="008461E1" w:rsidP="008461E1">
      <w:pPr>
        <w:pBdr>
          <w:top w:val="single" w:sz="4" w:space="1" w:color="auto"/>
        </w:pBdr>
      </w:pPr>
    </w:p>
    <w:p w14:paraId="3DA49167" w14:textId="0681BE02" w:rsidR="00D671EA" w:rsidRPr="00D6771B" w:rsidRDefault="001B7BF2" w:rsidP="00D671EA">
      <w:pPr>
        <w:rPr>
          <w:b/>
        </w:rPr>
      </w:pPr>
      <w:hyperlink r:id="rId725" w:history="1">
        <w:r w:rsidR="00D93AE1">
          <w:rPr>
            <w:rStyle w:val="Hyperlink"/>
            <w:b/>
          </w:rPr>
          <w:t>R1-1809756</w:t>
        </w:r>
      </w:hyperlink>
      <w:r w:rsidR="00D671EA" w:rsidRPr="00D6771B">
        <w:rPr>
          <w:b/>
        </w:rPr>
        <w:tab/>
        <w:t>Summary of maintenance for PRACH procedures</w:t>
      </w:r>
      <w:r w:rsidR="00D671EA" w:rsidRPr="00D6771B">
        <w:rPr>
          <w:b/>
        </w:rPr>
        <w:tab/>
        <w:t>Qualcomm</w:t>
      </w:r>
    </w:p>
    <w:p w14:paraId="0EB50E7C" w14:textId="77777777" w:rsidR="00D671EA" w:rsidRPr="00BD0234" w:rsidRDefault="00D671EA" w:rsidP="00D671EA">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3E932553" w14:textId="0A82ADEA" w:rsidR="00D671EA" w:rsidRDefault="00D671EA" w:rsidP="00D671EA"/>
    <w:p w14:paraId="054A1924" w14:textId="77777777" w:rsidR="00593B0E" w:rsidRPr="00593B0E" w:rsidRDefault="00593B0E" w:rsidP="00593B0E">
      <w:pPr>
        <w:ind w:left="720" w:hanging="720"/>
        <w:rPr>
          <w:lang w:eastAsia="x-none"/>
        </w:rPr>
      </w:pPr>
      <w:r w:rsidRPr="00593B0E">
        <w:rPr>
          <w:highlight w:val="green"/>
          <w:lang w:eastAsia="x-none"/>
        </w:rPr>
        <w:t>Agreements</w:t>
      </w:r>
      <w:r w:rsidRPr="00593B0E">
        <w:rPr>
          <w:lang w:eastAsia="x-none"/>
        </w:rPr>
        <w:t>:</w:t>
      </w:r>
    </w:p>
    <w:p w14:paraId="06B31E92" w14:textId="5E502DAC" w:rsidR="00593B0E" w:rsidRDefault="00593B0E" w:rsidP="008E772F">
      <w:pPr>
        <w:numPr>
          <w:ilvl w:val="0"/>
          <w:numId w:val="51"/>
        </w:numPr>
        <w:rPr>
          <w:lang w:eastAsia="x-none"/>
        </w:rPr>
      </w:pPr>
      <w:r w:rsidRPr="00593B0E">
        <w:rPr>
          <w:lang w:eastAsia="x-none"/>
        </w:rPr>
        <w:t>To adopt the following TP to 38.213, Section 8.1:</w:t>
      </w:r>
    </w:p>
    <w:p w14:paraId="44F51160" w14:textId="777B5BB8" w:rsidR="00320AE8" w:rsidRPr="00593B0E" w:rsidRDefault="00320AE8" w:rsidP="00320AE8">
      <w:r>
        <w:t>===== start of TP =====</w:t>
      </w:r>
    </w:p>
    <w:p w14:paraId="20A88C20" w14:textId="558DD649" w:rsidR="00593B0E" w:rsidRDefault="00593B0E" w:rsidP="00320AE8">
      <w:r w:rsidRPr="00593B0E">
        <w:t xml:space="preserve">A UE is provided a number </w:t>
      </w:r>
      <w:r w:rsidRPr="00593B0E">
        <w:rPr>
          <w:noProof/>
          <w:position w:val="-6"/>
          <w:lang w:eastAsia="en-GB"/>
        </w:rPr>
        <w:drawing>
          <wp:inline distT="0" distB="0" distL="0" distR="0" wp14:anchorId="301291E5" wp14:editId="78CEA1CE">
            <wp:extent cx="152400" cy="152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2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93B0E">
        <w:t xml:space="preserve"> of SS/PBCH blocks associated with one PRACH occasion and a number </w:t>
      </w:r>
      <w:r w:rsidRPr="00593B0E">
        <w:rPr>
          <w:noProof/>
          <w:position w:val="-4"/>
          <w:lang w:eastAsia="en-GB"/>
        </w:rPr>
        <w:drawing>
          <wp:inline distT="0" distB="0" distL="0" distR="0" wp14:anchorId="5373CD3D" wp14:editId="73FEED99">
            <wp:extent cx="137160" cy="1371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7" cstate="print">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593B0E">
        <w:t xml:space="preserve"> of contention based preambles per SS/PBCH block </w:t>
      </w:r>
      <w:r w:rsidRPr="00593B0E">
        <w:rPr>
          <w:color w:val="FF0000"/>
          <w:u w:val="single"/>
        </w:rPr>
        <w:t>per valid PRACH occasion</w:t>
      </w:r>
      <w:r w:rsidRPr="00593B0E">
        <w:rPr>
          <w:color w:val="FF0000"/>
        </w:rPr>
        <w:t xml:space="preserve"> </w:t>
      </w:r>
      <w:r w:rsidRPr="00593B0E">
        <w:t xml:space="preserve">by higher layer parameter </w:t>
      </w:r>
      <w:r w:rsidRPr="00593B0E">
        <w:rPr>
          <w:i/>
        </w:rPr>
        <w:t>ssb-perRACH-OccasionAndCB-PreamblesPerSSB</w:t>
      </w:r>
      <w:r w:rsidRPr="00593B0E">
        <w:t xml:space="preserve">. If </w:t>
      </w:r>
      <w:r w:rsidRPr="00593B0E">
        <w:rPr>
          <w:noProof/>
          <w:position w:val="-6"/>
          <w:lang w:eastAsia="en-GB"/>
        </w:rPr>
        <w:drawing>
          <wp:inline distT="0" distB="0" distL="0" distR="0" wp14:anchorId="1C958F34" wp14:editId="3948355F">
            <wp:extent cx="320040" cy="152400"/>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8" cstate="print">
                      <a:extLst>
                        <a:ext uri="{28A0092B-C50C-407E-A947-70E740481C1C}">
                          <a14:useLocalDpi xmlns:a14="http://schemas.microsoft.com/office/drawing/2010/main" val="0"/>
                        </a:ext>
                      </a:extLst>
                    </a:blip>
                    <a:srcRect/>
                    <a:stretch>
                      <a:fillRect/>
                    </a:stretch>
                  </pic:blipFill>
                  <pic:spPr bwMode="auto">
                    <a:xfrm>
                      <a:off x="0" y="0"/>
                      <a:ext cx="320040" cy="152400"/>
                    </a:xfrm>
                    <a:prstGeom prst="rect">
                      <a:avLst/>
                    </a:prstGeom>
                    <a:noFill/>
                    <a:ln>
                      <a:noFill/>
                    </a:ln>
                  </pic:spPr>
                </pic:pic>
              </a:graphicData>
            </a:graphic>
          </wp:inline>
        </w:drawing>
      </w:r>
      <w:r w:rsidRPr="00593B0E">
        <w:t xml:space="preserve">, one SS/PBCH block is mapped to </w:t>
      </w:r>
      <w:r w:rsidRPr="00593B0E">
        <w:rPr>
          <w:noProof/>
          <w:position w:val="-10"/>
          <w:lang w:eastAsia="en-GB"/>
        </w:rPr>
        <w:drawing>
          <wp:inline distT="0" distB="0" distL="0" distR="0" wp14:anchorId="30A382E7" wp14:editId="175BD60F">
            <wp:extent cx="251460" cy="1981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9" cstate="print">
                      <a:extLst>
                        <a:ext uri="{28A0092B-C50C-407E-A947-70E740481C1C}">
                          <a14:useLocalDpi xmlns:a14="http://schemas.microsoft.com/office/drawing/2010/main" val="0"/>
                        </a:ext>
                      </a:extLst>
                    </a:blip>
                    <a:srcRect/>
                    <a:stretch>
                      <a:fillRect/>
                    </a:stretch>
                  </pic:blipFill>
                  <pic:spPr bwMode="auto">
                    <a:xfrm>
                      <a:off x="0" y="0"/>
                      <a:ext cx="251460" cy="198120"/>
                    </a:xfrm>
                    <a:prstGeom prst="rect">
                      <a:avLst/>
                    </a:prstGeom>
                    <a:noFill/>
                    <a:ln>
                      <a:noFill/>
                    </a:ln>
                  </pic:spPr>
                </pic:pic>
              </a:graphicData>
            </a:graphic>
          </wp:inline>
        </w:drawing>
      </w:r>
      <w:r w:rsidRPr="00593B0E">
        <w:t xml:space="preserve"> consecutive </w:t>
      </w:r>
      <w:r w:rsidRPr="00593B0E">
        <w:rPr>
          <w:color w:val="FF0000"/>
          <w:u w:val="single"/>
        </w:rPr>
        <w:t>valid</w:t>
      </w:r>
      <w:r w:rsidRPr="00593B0E">
        <w:t xml:space="preserve"> PRACH occasions. If </w:t>
      </w:r>
      <w:r w:rsidRPr="00593B0E">
        <w:rPr>
          <w:noProof/>
          <w:position w:val="-6"/>
          <w:lang w:eastAsia="en-GB"/>
        </w:rPr>
        <w:drawing>
          <wp:inline distT="0" distB="0" distL="0" distR="0" wp14:anchorId="0BE19690" wp14:editId="6B2B895D">
            <wp:extent cx="320040" cy="15240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30" cstate="print">
                      <a:extLst>
                        <a:ext uri="{28A0092B-C50C-407E-A947-70E740481C1C}">
                          <a14:useLocalDpi xmlns:a14="http://schemas.microsoft.com/office/drawing/2010/main" val="0"/>
                        </a:ext>
                      </a:extLst>
                    </a:blip>
                    <a:srcRect/>
                    <a:stretch>
                      <a:fillRect/>
                    </a:stretch>
                  </pic:blipFill>
                  <pic:spPr bwMode="auto">
                    <a:xfrm>
                      <a:off x="0" y="0"/>
                      <a:ext cx="320040" cy="152400"/>
                    </a:xfrm>
                    <a:prstGeom prst="rect">
                      <a:avLst/>
                    </a:prstGeom>
                    <a:noFill/>
                    <a:ln>
                      <a:noFill/>
                    </a:ln>
                  </pic:spPr>
                </pic:pic>
              </a:graphicData>
            </a:graphic>
          </wp:inline>
        </w:drawing>
      </w:r>
      <w:r w:rsidRPr="00593B0E">
        <w:t xml:space="preserve">, </w:t>
      </w:r>
      <w:r w:rsidRPr="00593B0E">
        <w:rPr>
          <w:noProof/>
          <w:position w:val="-4"/>
          <w:lang w:eastAsia="en-GB"/>
        </w:rPr>
        <w:drawing>
          <wp:inline distT="0" distB="0" distL="0" distR="0" wp14:anchorId="6859C017" wp14:editId="398EE0C0">
            <wp:extent cx="137160" cy="1371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27" cstate="print">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593B0E">
        <w:t xml:space="preserve"> contention based preambles with consecutive indexes associated with SS/PBCH block </w:t>
      </w:r>
      <w:r w:rsidRPr="00593B0E">
        <w:rPr>
          <w:noProof/>
          <w:position w:val="-6"/>
          <w:lang w:eastAsia="en-GB"/>
        </w:rPr>
        <w:drawing>
          <wp:inline distT="0" distB="0" distL="0" distR="0" wp14:anchorId="562B31E2" wp14:editId="6648C042">
            <wp:extent cx="121920" cy="1219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31" cstate="print">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593B0E">
        <w:t xml:space="preserve">, </w:t>
      </w:r>
      <w:r w:rsidRPr="00593B0E">
        <w:rPr>
          <w:noProof/>
          <w:position w:val="-6"/>
          <w:lang w:eastAsia="en-GB"/>
        </w:rPr>
        <w:drawing>
          <wp:inline distT="0" distB="0" distL="0" distR="0" wp14:anchorId="52258AC9" wp14:editId="387079FD">
            <wp:extent cx="685800" cy="1600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32" cstate="print">
                      <a:extLst>
                        <a:ext uri="{28A0092B-C50C-407E-A947-70E740481C1C}">
                          <a14:useLocalDpi xmlns:a14="http://schemas.microsoft.com/office/drawing/2010/main" val="0"/>
                        </a:ext>
                      </a:extLst>
                    </a:blip>
                    <a:srcRect/>
                    <a:stretch>
                      <a:fillRect/>
                    </a:stretch>
                  </pic:blipFill>
                  <pic:spPr bwMode="auto">
                    <a:xfrm>
                      <a:off x="0" y="0"/>
                      <a:ext cx="685800" cy="160020"/>
                    </a:xfrm>
                    <a:prstGeom prst="rect">
                      <a:avLst/>
                    </a:prstGeom>
                    <a:noFill/>
                    <a:ln>
                      <a:noFill/>
                    </a:ln>
                  </pic:spPr>
                </pic:pic>
              </a:graphicData>
            </a:graphic>
          </wp:inline>
        </w:drawing>
      </w:r>
      <w:r w:rsidRPr="00593B0E">
        <w:t xml:space="preserve">, per </w:t>
      </w:r>
      <w:r w:rsidRPr="00593B0E">
        <w:rPr>
          <w:color w:val="FF0000"/>
          <w:u w:val="single"/>
        </w:rPr>
        <w:t>valid</w:t>
      </w:r>
      <w:r w:rsidRPr="00593B0E">
        <w:t xml:space="preserve"> PRACH occasion start from preamble index </w:t>
      </w:r>
      <w:r w:rsidRPr="00593B0E">
        <w:rPr>
          <w:strike/>
          <w:color w:val="FF0000"/>
        </w:rPr>
        <w:t>n.64/N</w:t>
      </w:r>
      <w:r w:rsidRPr="00593B0E">
        <w:t xml:space="preserve"> </w:t>
      </w:r>
      <w:r w:rsidRPr="00593B0E">
        <w:rPr>
          <w:color w:val="FF0000"/>
          <w:u w:val="single"/>
        </w:rPr>
        <w:t>n</w:t>
      </w:r>
      <w:r w:rsidRPr="00593B0E">
        <w:rPr>
          <w:color w:val="FF0000"/>
          <w:u w:val="single"/>
        </w:rPr>
        <w:sym w:font="Symbol" w:char="F0D7"/>
      </w:r>
      <w:r w:rsidRPr="00593B0E">
        <w:rPr>
          <w:noProof/>
          <w:color w:val="FF0000"/>
          <w:u w:val="single"/>
        </w:rPr>
        <w:t xml:space="preserve"> </w:t>
      </w:r>
      <w:r w:rsidRPr="00593B0E">
        <w:rPr>
          <w:i/>
          <w:noProof/>
          <w:color w:val="FF0000"/>
          <w:u w:val="single"/>
        </w:rPr>
        <w:t>totalNumberOfRA-Preambles/N</w:t>
      </w:r>
      <w:r w:rsidRPr="00593B0E">
        <w:rPr>
          <w:noProof/>
          <w:color w:val="FF0000"/>
          <w:u w:val="single"/>
        </w:rPr>
        <w:t xml:space="preserve">, where </w:t>
      </w:r>
      <w:r w:rsidRPr="00593B0E">
        <w:rPr>
          <w:i/>
          <w:noProof/>
          <w:color w:val="FF0000"/>
          <w:u w:val="single"/>
        </w:rPr>
        <w:t>totalNumberOfRA-Preambles</w:t>
      </w:r>
      <w:r w:rsidRPr="00593B0E">
        <w:rPr>
          <w:noProof/>
          <w:color w:val="FF0000"/>
          <w:u w:val="single"/>
        </w:rPr>
        <w:t xml:space="preserve"> is an integer multiple of </w:t>
      </w:r>
      <w:r w:rsidRPr="00593B0E">
        <w:rPr>
          <w:i/>
          <w:noProof/>
          <w:color w:val="FF0000"/>
          <w:u w:val="single"/>
        </w:rPr>
        <w:t>N</w:t>
      </w:r>
      <w:r w:rsidRPr="00593B0E">
        <w:t xml:space="preserve">. SS/PBCH block indexes are mapped to </w:t>
      </w:r>
      <w:r w:rsidRPr="00593B0E">
        <w:rPr>
          <w:color w:val="FF0000"/>
          <w:u w:val="single"/>
        </w:rPr>
        <w:t xml:space="preserve">valid </w:t>
      </w:r>
      <w:r w:rsidRPr="00593B0E">
        <w:t>PRACH occasions in the following order where the parameters are described in [4, TS 38.211].</w:t>
      </w:r>
    </w:p>
    <w:p w14:paraId="3D629CE4" w14:textId="594E62CB" w:rsidR="00320AE8" w:rsidRDefault="00320AE8" w:rsidP="00593B0E">
      <w:pPr>
        <w:spacing w:after="240"/>
        <w:ind w:left="720" w:hanging="720"/>
      </w:pPr>
      <w:r>
        <w:t>===== end of TP =====</w:t>
      </w:r>
    </w:p>
    <w:p w14:paraId="7D146D3B" w14:textId="77777777" w:rsidR="00593B0E" w:rsidRPr="00593B0E" w:rsidRDefault="00593B0E" w:rsidP="00593B0E">
      <w:pPr>
        <w:rPr>
          <w:szCs w:val="20"/>
        </w:rPr>
      </w:pPr>
      <w:r w:rsidRPr="00593B0E">
        <w:rPr>
          <w:szCs w:val="20"/>
          <w:highlight w:val="green"/>
        </w:rPr>
        <w:t>Agreements</w:t>
      </w:r>
      <w:r w:rsidRPr="00593B0E">
        <w:rPr>
          <w:szCs w:val="20"/>
        </w:rPr>
        <w:t>:</w:t>
      </w:r>
    </w:p>
    <w:p w14:paraId="13AF66D3" w14:textId="77777777" w:rsidR="00593B0E" w:rsidRPr="00593B0E" w:rsidRDefault="00593B0E" w:rsidP="008E772F">
      <w:pPr>
        <w:numPr>
          <w:ilvl w:val="0"/>
          <w:numId w:val="51"/>
        </w:numPr>
        <w:rPr>
          <w:szCs w:val="20"/>
        </w:rPr>
      </w:pPr>
      <w:r w:rsidRPr="00593B0E">
        <w:rPr>
          <w:szCs w:val="20"/>
        </w:rPr>
        <w:t>To adopt the following TP to 38.213, Section 10.1:</w:t>
      </w:r>
    </w:p>
    <w:p w14:paraId="47B4A991" w14:textId="77777777" w:rsidR="00320AE8" w:rsidRPr="00593B0E" w:rsidRDefault="00320AE8" w:rsidP="00320AE8">
      <w:r>
        <w:t>===== start of TP =====</w:t>
      </w:r>
    </w:p>
    <w:p w14:paraId="4B085FD4" w14:textId="77777777" w:rsidR="00593B0E" w:rsidRPr="00593B0E" w:rsidRDefault="00593B0E" w:rsidP="00320AE8">
      <w:r w:rsidRPr="00593B0E">
        <w:t xml:space="preserve">For single cell operation or for operation with carrier aggregation in </w:t>
      </w:r>
      <w:r w:rsidRPr="00593B0E">
        <w:rPr>
          <w:noProof/>
        </w:rPr>
        <w:t>a same</w:t>
      </w:r>
      <w:r w:rsidRPr="00593B0E">
        <w:t xml:space="preserve"> frequency band, a UE is not expected to monitor a PDCCH for Type0/0A/2/3-PDCCH common search space, if the SS/PBCH block or the CSI-RS the UE selects for PRACH association, as described in Subclause 8.1, does not have same QCL-TypeD [6, TS 38.214] with a DM-RS for monitoring the PDCCH for Type0/0A/2/3-PDCCH common search space</w:t>
      </w:r>
      <w:r w:rsidRPr="00593B0E">
        <w:rPr>
          <w:color w:val="FF0000"/>
          <w:u w:val="single"/>
        </w:rPr>
        <w:t>, and if the reception of the PDCCH or PDSCH scrambled by the RNTIs associated for Type0/0A/2/3-PDCCH common search space overlapped with PDCCH or PDSCH scrambled by the RNTIs associated with Type1-PDCCH common search space in at least one symbol</w:t>
      </w:r>
      <w:r w:rsidRPr="00593B0E">
        <w:t>.</w:t>
      </w:r>
    </w:p>
    <w:p w14:paraId="1701FF0B" w14:textId="77777777" w:rsidR="00320AE8" w:rsidRDefault="00320AE8" w:rsidP="00320AE8">
      <w:pPr>
        <w:spacing w:after="240"/>
        <w:ind w:left="720" w:hanging="720"/>
      </w:pPr>
      <w:r>
        <w:t>===== end of TP =====</w:t>
      </w:r>
    </w:p>
    <w:p w14:paraId="1B51242E" w14:textId="77777777" w:rsidR="00593B0E" w:rsidRPr="00593B0E" w:rsidRDefault="00593B0E" w:rsidP="00593B0E"/>
    <w:p w14:paraId="12E5BC39" w14:textId="77777777" w:rsidR="00593B0E" w:rsidRPr="001142AA" w:rsidRDefault="00593B0E" w:rsidP="00593B0E">
      <w:pPr>
        <w:ind w:left="720" w:hanging="720"/>
      </w:pPr>
      <w:r w:rsidRPr="001142AA">
        <w:t>Proposals:</w:t>
      </w:r>
    </w:p>
    <w:p w14:paraId="1272A370" w14:textId="10499E74" w:rsidR="00593B0E" w:rsidRPr="001142AA" w:rsidRDefault="00593B0E" w:rsidP="008E772F">
      <w:pPr>
        <w:numPr>
          <w:ilvl w:val="0"/>
          <w:numId w:val="51"/>
        </w:numPr>
      </w:pPr>
      <w:r w:rsidRPr="001142AA">
        <w:t>To adopt the followi</w:t>
      </w:r>
      <w:r w:rsidR="00FC4CBB" w:rsidRPr="001142AA">
        <w:t>ng TP to Section 8.2 of 38.213:</w:t>
      </w:r>
    </w:p>
    <w:p w14:paraId="52F4B32A" w14:textId="77777777" w:rsidR="00593B0E" w:rsidRPr="001142AA" w:rsidRDefault="00593B0E" w:rsidP="00FC4CBB">
      <w:pPr>
        <w:rPr>
          <w:lang w:eastAsia="zh-CN"/>
        </w:rPr>
      </w:pPr>
      <w:r w:rsidRPr="001142AA">
        <w:rPr>
          <w:rFonts w:hint="eastAsia"/>
          <w:lang w:eastAsia="zh-CN"/>
        </w:rPr>
        <w:t xml:space="preserve">If a UE detects a DCI format 1_0 with the CRC scrambled by the corresponding RA-RNTI and receives the corresponding PDSCH that includes the DL-SCH transport block, </w:t>
      </w:r>
      <w:r w:rsidRPr="001142AA">
        <w:rPr>
          <w:rFonts w:hint="eastAsia"/>
          <w:color w:val="FF0000"/>
          <w:u w:val="single"/>
          <w:lang w:eastAsia="zh-CN"/>
        </w:rPr>
        <w:t>the UE may assume that the PD</w:t>
      </w:r>
      <w:r w:rsidRPr="001142AA">
        <w:rPr>
          <w:color w:val="FF0000"/>
          <w:u w:val="single"/>
          <w:lang w:eastAsia="zh-CN"/>
        </w:rPr>
        <w:t>S</w:t>
      </w:r>
      <w:r w:rsidRPr="001142AA">
        <w:rPr>
          <w:rFonts w:hint="eastAsia"/>
          <w:color w:val="FF0000"/>
          <w:u w:val="single"/>
          <w:lang w:eastAsia="zh-CN"/>
        </w:rPr>
        <w:t>CH</w:t>
      </w:r>
      <w:r w:rsidRPr="001142AA">
        <w:rPr>
          <w:color w:val="FF0000"/>
          <w:u w:val="single"/>
          <w:lang w:eastAsia="zh-CN"/>
        </w:rPr>
        <w:t xml:space="preserve"> and the PDCCH scheduling the PDSCH</w:t>
      </w:r>
      <w:r w:rsidRPr="001142AA">
        <w:rPr>
          <w:rFonts w:hint="eastAsia"/>
          <w:color w:val="FF0000"/>
          <w:u w:val="single"/>
          <w:lang w:eastAsia="zh-CN"/>
        </w:rPr>
        <w:t xml:space="preserve"> have</w:t>
      </w:r>
      <w:r w:rsidRPr="001142AA">
        <w:rPr>
          <w:rFonts w:hint="eastAsia"/>
          <w:lang w:eastAsia="zh-CN"/>
        </w:rPr>
        <w:t xml:space="preserve"> same DM-RS antenna port quasi co-location properties, as described in [6, 38.214], as for a SS/PBCH block or a CSI-RS </w:t>
      </w:r>
      <w:r w:rsidRPr="001142AA">
        <w:rPr>
          <w:rFonts w:hint="eastAsia"/>
          <w:lang w:eastAsia="zh-CN"/>
        </w:rPr>
        <w:lastRenderedPageBreak/>
        <w:t>resource the UE used for PRACH association as described in Subclause 8.1</w:t>
      </w:r>
      <w:r w:rsidRPr="001142AA">
        <w:rPr>
          <w:rFonts w:hint="eastAsia"/>
          <w:color w:val="FF0000"/>
          <w:u w:val="single"/>
          <w:lang w:eastAsia="zh-CN"/>
        </w:rPr>
        <w:t xml:space="preserve">, regardless of whether or not the </w:t>
      </w:r>
      <w:r w:rsidRPr="001142AA">
        <w:rPr>
          <w:color w:val="FF0000"/>
          <w:u w:val="single"/>
        </w:rPr>
        <w:t xml:space="preserve">higher layer parameter </w:t>
      </w:r>
      <w:r w:rsidRPr="001142AA">
        <w:rPr>
          <w:i/>
          <w:color w:val="FF0000"/>
          <w:u w:val="single"/>
        </w:rPr>
        <w:t>TCI-StatesPDCCH</w:t>
      </w:r>
      <w:r w:rsidRPr="001142AA">
        <w:rPr>
          <w:rFonts w:hint="eastAsia"/>
          <w:color w:val="FF0000"/>
          <w:u w:val="single"/>
          <w:lang w:eastAsia="zh-CN"/>
        </w:rPr>
        <w:t xml:space="preserve"> is provided</w:t>
      </w:r>
      <w:r w:rsidRPr="001142AA">
        <w:rPr>
          <w:color w:val="FF0000"/>
          <w:u w:val="single"/>
          <w:lang w:eastAsia="zh-CN"/>
        </w:rPr>
        <w:t xml:space="preserve"> </w:t>
      </w:r>
      <w:r w:rsidRPr="001142AA">
        <w:rPr>
          <w:rFonts w:hint="eastAsia"/>
          <w:color w:val="FF0000"/>
          <w:u w:val="single"/>
          <w:lang w:eastAsia="zh-CN"/>
        </w:rPr>
        <w:t>f</w:t>
      </w:r>
      <w:r w:rsidRPr="001142AA">
        <w:rPr>
          <w:color w:val="FF0000"/>
          <w:u w:val="single"/>
          <w:lang w:eastAsia="zh-CN"/>
        </w:rPr>
        <w:t>or the CORESET where the PDCCH is received</w:t>
      </w:r>
      <w:r w:rsidRPr="001142AA">
        <w:rPr>
          <w:rFonts w:hint="eastAsia"/>
          <w:lang w:eastAsia="zh-CN"/>
        </w:rPr>
        <w:t xml:space="preserve">. If the UE attempts to detect the DCI format 1_0 with CRC scrambled by the corresponding RA-RNTI in response to a PRACH transmission initiated by a PDCCH order that triggers non-contention based random access procedure, the UE may assume that the PDCCH and the PDCCH order have same DM-RS antenna port </w:t>
      </w:r>
      <w:r w:rsidRPr="001142AA">
        <w:rPr>
          <w:rFonts w:hint="eastAsia"/>
          <w:u w:val="thick" w:color="E2534F"/>
          <w:lang w:eastAsia="zh-CN"/>
        </w:rPr>
        <w:t>quasi co-location</w:t>
      </w:r>
      <w:r w:rsidRPr="001142AA">
        <w:rPr>
          <w:rFonts w:hint="eastAsia"/>
          <w:lang w:eastAsia="zh-CN"/>
        </w:rPr>
        <w:t xml:space="preserve"> properties.</w:t>
      </w:r>
    </w:p>
    <w:p w14:paraId="52569025" w14:textId="3D1AE871" w:rsidR="00593B0E" w:rsidRPr="001142AA" w:rsidRDefault="00593B0E" w:rsidP="00D671EA"/>
    <w:p w14:paraId="5F1D7B46" w14:textId="77777777" w:rsidR="00FC4CBB" w:rsidRPr="001142AA" w:rsidRDefault="00FC4CBB" w:rsidP="00FC4CBB">
      <w:r w:rsidRPr="001142AA">
        <w:t>Proposals:</w:t>
      </w:r>
    </w:p>
    <w:p w14:paraId="090F0599" w14:textId="77777777" w:rsidR="00FC4CBB" w:rsidRPr="00FC4CBB" w:rsidRDefault="00FC4CBB" w:rsidP="00FC4CBB">
      <w:r w:rsidRPr="001142AA">
        <w:t xml:space="preserve">In response to a PRACH transmission, a UE attempts to detect a DCI format 1_0 with a CRC scrambled by a corresponding RA-RNTI during a window controlled by higher layers [11, TS 38.321]. The window starts at the first symbol of the earliest control resource set the UE is configured for Type1-PDCCH common search space, as defined in Subclause 10.1, that is </w:t>
      </w:r>
      <w:r w:rsidRPr="001142AA">
        <w:rPr>
          <w:color w:val="FF0000"/>
          <w:u w:val="single"/>
        </w:rPr>
        <w:t>zero</w:t>
      </w:r>
      <w:r w:rsidRPr="001142AA">
        <w:rPr>
          <w:u w:val="single"/>
        </w:rPr>
        <w:t xml:space="preserve"> </w:t>
      </w:r>
      <w:r w:rsidRPr="001142AA">
        <w:rPr>
          <w:strike/>
          <w:color w:val="FF0000"/>
          <w:u w:val="single"/>
        </w:rPr>
        <w:t>at least</w:t>
      </w:r>
      <w:r w:rsidRPr="001142AA">
        <w:rPr>
          <w:strike/>
          <w:color w:val="FF0000"/>
        </w:rPr>
        <w:t xml:space="preserve"> </w:t>
      </w:r>
      <w:r w:rsidR="001B7BF2">
        <w:rPr>
          <w:strike/>
          <w:color w:val="FF0000"/>
          <w:position w:val="-12"/>
        </w:rPr>
        <w:pict w14:anchorId="7C227300">
          <v:shape id="_x0000_i1044" type="#_x0000_t75" style="width:108pt;height:18.4pt">
            <v:imagedata r:id="rId733" o:title=""/>
          </v:shape>
        </w:pict>
      </w:r>
      <w:r w:rsidRPr="001142AA">
        <w:rPr>
          <w:color w:val="00B0F0"/>
        </w:rPr>
        <w:t xml:space="preserve"> </w:t>
      </w:r>
      <w:r w:rsidRPr="001142AA">
        <w:t xml:space="preserve">symbols after the last symbol of the </w:t>
      </w:r>
      <w:r w:rsidRPr="001142AA">
        <w:rPr>
          <w:color w:val="FF0000"/>
          <w:u w:val="single"/>
        </w:rPr>
        <w:t xml:space="preserve">RACH occasion corresponding to the </w:t>
      </w:r>
      <w:r w:rsidRPr="001142AA">
        <w:rPr>
          <w:strike/>
          <w:color w:val="FF0000"/>
          <w:u w:val="single"/>
        </w:rPr>
        <w:t>preamble sequence</w:t>
      </w:r>
      <w:r w:rsidRPr="001142AA">
        <w:rPr>
          <w:color w:val="FF0000"/>
          <w:u w:val="single"/>
        </w:rPr>
        <w:t xml:space="preserve">  PRACH</w:t>
      </w:r>
      <w:r w:rsidRPr="001142AA">
        <w:rPr>
          <w:color w:val="FF0000"/>
        </w:rPr>
        <w:t xml:space="preserve"> </w:t>
      </w:r>
      <w:r w:rsidRPr="001142AA">
        <w:t xml:space="preserve">transmission, where </w:t>
      </w:r>
      <w:r w:rsidRPr="001142AA">
        <w:rPr>
          <w:rFonts w:ascii="Symbol" w:hAnsi="Symbol"/>
          <w:strike/>
          <w:color w:val="FF0000"/>
        </w:rPr>
        <w:t></w:t>
      </w:r>
      <w:r w:rsidRPr="001142AA">
        <w:rPr>
          <w:strike/>
          <w:color w:val="FF0000"/>
        </w:rPr>
        <w:t xml:space="preserve"> is defined in [10, TS 38.133] and </w:t>
      </w:r>
      <w:r w:rsidR="001B7BF2">
        <w:rPr>
          <w:position w:val="-10"/>
        </w:rPr>
        <w:pict w14:anchorId="3CDC05E9">
          <v:shape id="_x0000_i1045" type="#_x0000_t75" style="width:11.2pt;height:12.8pt">
            <v:imagedata r:id="rId734" o:title=""/>
          </v:shape>
        </w:pict>
      </w:r>
      <w:r w:rsidRPr="001142AA">
        <w:t xml:space="preserve"> is the subcarrier spacing configuration for Type1-PDCCH common search space. The length of the window in number of slots, based on the subcarrier spacing for Type1-PDCCH common search space as defined in Subclause 10.1, is provided by higher layer parameter </w:t>
      </w:r>
      <w:r w:rsidRPr="001142AA">
        <w:rPr>
          <w:i/>
        </w:rPr>
        <w:t>ra-ResponseWindow</w:t>
      </w:r>
      <w:r w:rsidRPr="001142AA">
        <w:t>.</w:t>
      </w:r>
      <w:r w:rsidRPr="00FC4CBB">
        <w:t xml:space="preserve"> </w:t>
      </w:r>
    </w:p>
    <w:p w14:paraId="4C541BC1" w14:textId="6116D6C2" w:rsidR="00593B0E" w:rsidRPr="004C41CE" w:rsidRDefault="00593B0E" w:rsidP="00D671EA">
      <w:pPr>
        <w:rPr>
          <w:b/>
        </w:rPr>
      </w:pPr>
    </w:p>
    <w:p w14:paraId="4439C2AB" w14:textId="6F39AA8C" w:rsidR="00FC4CBB" w:rsidRPr="004C41CE" w:rsidRDefault="004C41CE" w:rsidP="00D671EA">
      <w:pPr>
        <w:rPr>
          <w:b/>
        </w:rPr>
      </w:pPr>
      <w:r w:rsidRPr="004C41CE">
        <w:rPr>
          <w:b/>
        </w:rPr>
        <w:t>Wednesday</w:t>
      </w:r>
    </w:p>
    <w:p w14:paraId="1250A949" w14:textId="1B32540C" w:rsidR="004C41CE" w:rsidRPr="004C41CE" w:rsidRDefault="001B7BF2" w:rsidP="004C41CE">
      <w:pPr>
        <w:rPr>
          <w:b/>
        </w:rPr>
      </w:pPr>
      <w:hyperlink r:id="rId735" w:history="1">
        <w:r w:rsidR="00D93AE1">
          <w:rPr>
            <w:rStyle w:val="Hyperlink"/>
            <w:b/>
          </w:rPr>
          <w:t>R1-1809845</w:t>
        </w:r>
      </w:hyperlink>
      <w:r w:rsidR="004C41CE" w:rsidRPr="004C41CE">
        <w:rPr>
          <w:b/>
        </w:rPr>
        <w:tab/>
        <w:t>Summary of maintenance for PRACH procedures</w:t>
      </w:r>
      <w:r w:rsidR="004C41CE" w:rsidRPr="004C41CE">
        <w:rPr>
          <w:b/>
        </w:rPr>
        <w:tab/>
        <w:t>Qualcomm</w:t>
      </w:r>
    </w:p>
    <w:p w14:paraId="03955313" w14:textId="77777777" w:rsidR="004C41CE" w:rsidRPr="00BD0234" w:rsidRDefault="004C41CE" w:rsidP="004C41CE">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6D1EF111" w14:textId="6D1FDEB1" w:rsidR="004C41CE" w:rsidRDefault="004C41CE" w:rsidP="004C41CE"/>
    <w:p w14:paraId="2659B1BA" w14:textId="77777777" w:rsidR="001142AA" w:rsidRPr="001142AA" w:rsidRDefault="001142AA" w:rsidP="001142AA">
      <w:r w:rsidRPr="001142AA">
        <w:rPr>
          <w:highlight w:val="green"/>
        </w:rPr>
        <w:t>Agreements</w:t>
      </w:r>
      <w:r w:rsidRPr="001142AA">
        <w:t>:</w:t>
      </w:r>
    </w:p>
    <w:p w14:paraId="5A03F061" w14:textId="77777777" w:rsidR="001142AA" w:rsidRPr="001142AA" w:rsidRDefault="001142AA" w:rsidP="008E772F">
      <w:pPr>
        <w:numPr>
          <w:ilvl w:val="0"/>
          <w:numId w:val="51"/>
        </w:numPr>
      </w:pPr>
      <w:r w:rsidRPr="001142AA">
        <w:t>Adopt the following TP to Section 8.2 of 38.213 (change shown in red color)</w:t>
      </w:r>
    </w:p>
    <w:p w14:paraId="6429A1D6" w14:textId="1145AF2E" w:rsidR="001142AA" w:rsidRPr="001142AA" w:rsidRDefault="008C0146" w:rsidP="008C0146">
      <w:pPr>
        <w:ind w:left="720" w:hanging="720"/>
        <w:jc w:val="both"/>
        <w:rPr>
          <w:rFonts w:eastAsia="SimSun"/>
          <w:lang w:eastAsia="zh-CN"/>
        </w:rPr>
      </w:pPr>
      <w:r>
        <w:rPr>
          <w:rFonts w:eastAsia="SimSun"/>
          <w:lang w:eastAsia="zh-CN"/>
        </w:rPr>
        <w:t>===== start of TP =====</w:t>
      </w:r>
    </w:p>
    <w:p w14:paraId="2C327E76" w14:textId="77777777" w:rsidR="001142AA" w:rsidRPr="001142AA" w:rsidRDefault="001142AA" w:rsidP="008C0146">
      <w:pPr>
        <w:rPr>
          <w:lang w:eastAsia="zh-CN"/>
        </w:rPr>
      </w:pPr>
      <w:r w:rsidRPr="001142AA">
        <w:rPr>
          <w:rFonts w:hint="eastAsia"/>
          <w:lang w:eastAsia="zh-CN"/>
        </w:rPr>
        <w:t xml:space="preserve">If a UE detects a DCI format 1_0 with the CRC scrambled by the corresponding RA-RNTI and receives the corresponding PDSCH that includes the DL-SCH transport block, </w:t>
      </w:r>
      <w:r w:rsidRPr="001142AA">
        <w:rPr>
          <w:rFonts w:hint="eastAsia"/>
          <w:color w:val="000000"/>
          <w:lang w:eastAsia="zh-CN"/>
        </w:rPr>
        <w:t>the UE may assume</w:t>
      </w:r>
      <w:r w:rsidRPr="001142AA">
        <w:rPr>
          <w:color w:val="000000"/>
          <w:lang w:eastAsia="zh-CN"/>
        </w:rPr>
        <w:t xml:space="preserve"> </w:t>
      </w:r>
      <w:r w:rsidRPr="001142AA">
        <w:rPr>
          <w:rFonts w:hint="eastAsia"/>
          <w:lang w:eastAsia="zh-CN"/>
        </w:rPr>
        <w:t>same DM-RS antenna port quasi co-location properties, as described in [6, 38.214], as for a SS/PBCH block or a CSI-RS resource the UE used for PRACH association as described in Subclause 8.1</w:t>
      </w:r>
      <w:r w:rsidRPr="001142AA">
        <w:rPr>
          <w:rFonts w:hint="eastAsia"/>
          <w:color w:val="FF0000"/>
          <w:u w:val="single"/>
          <w:lang w:eastAsia="zh-CN"/>
        </w:rPr>
        <w:t xml:space="preserve">, regardless of whether or not the </w:t>
      </w:r>
      <w:r w:rsidRPr="001142AA">
        <w:rPr>
          <w:color w:val="FF0000"/>
          <w:u w:val="single"/>
        </w:rPr>
        <w:t xml:space="preserve">higher layer parameter </w:t>
      </w:r>
      <w:r w:rsidRPr="001142AA">
        <w:rPr>
          <w:i/>
          <w:color w:val="FF0000"/>
          <w:u w:val="single"/>
        </w:rPr>
        <w:t>TCI-StatesPDCCH</w:t>
      </w:r>
      <w:r w:rsidRPr="001142AA">
        <w:rPr>
          <w:rFonts w:hint="eastAsia"/>
          <w:color w:val="FF0000"/>
          <w:u w:val="single"/>
          <w:lang w:eastAsia="zh-CN"/>
        </w:rPr>
        <w:t xml:space="preserve"> is provided</w:t>
      </w:r>
      <w:r w:rsidRPr="001142AA">
        <w:rPr>
          <w:color w:val="FF0000"/>
          <w:u w:val="single"/>
          <w:lang w:eastAsia="zh-CN"/>
        </w:rPr>
        <w:t xml:space="preserve"> </w:t>
      </w:r>
      <w:r w:rsidRPr="001142AA">
        <w:rPr>
          <w:rFonts w:hint="eastAsia"/>
          <w:color w:val="FF0000"/>
          <w:u w:val="single"/>
          <w:lang w:eastAsia="zh-CN"/>
        </w:rPr>
        <w:t>f</w:t>
      </w:r>
      <w:r w:rsidRPr="001142AA">
        <w:rPr>
          <w:color w:val="FF0000"/>
          <w:u w:val="single"/>
          <w:lang w:eastAsia="zh-CN"/>
        </w:rPr>
        <w:t>or the CORESET where the PDCCH is received</w:t>
      </w:r>
      <w:r w:rsidRPr="001142AA">
        <w:rPr>
          <w:rFonts w:hint="eastAsia"/>
          <w:lang w:eastAsia="zh-CN"/>
        </w:rPr>
        <w:t xml:space="preserve">. If the UE attempts to detect the DCI format 1_0 with CRC scrambled by the corresponding RA-RNTI in response to a PRACH transmission initiated by a PDCCH order that triggers non-contention based random access procedure, the UE may assume that the PDCCH and the PDCCH order have same DM-RS antenna port </w:t>
      </w:r>
      <w:r w:rsidRPr="001142AA">
        <w:rPr>
          <w:rFonts w:hint="eastAsia"/>
          <w:u w:val="thick" w:color="E2534F"/>
          <w:lang w:eastAsia="zh-CN"/>
        </w:rPr>
        <w:t>quasi co-location</w:t>
      </w:r>
      <w:r w:rsidRPr="001142AA">
        <w:rPr>
          <w:rFonts w:hint="eastAsia"/>
          <w:lang w:eastAsia="zh-CN"/>
        </w:rPr>
        <w:t xml:space="preserve"> properties.</w:t>
      </w:r>
    </w:p>
    <w:p w14:paraId="282A480A" w14:textId="71ADFBD4" w:rsidR="001142AA" w:rsidRDefault="008C0146" w:rsidP="001142AA">
      <w:pPr>
        <w:spacing w:after="120"/>
        <w:ind w:left="720" w:hanging="720"/>
        <w:jc w:val="both"/>
        <w:rPr>
          <w:rFonts w:eastAsia="SimSun"/>
          <w:lang w:eastAsia="zh-CN"/>
        </w:rPr>
      </w:pPr>
      <w:r>
        <w:rPr>
          <w:rFonts w:eastAsia="SimSun"/>
          <w:lang w:eastAsia="zh-CN"/>
        </w:rPr>
        <w:t>===== end of TP =====</w:t>
      </w:r>
    </w:p>
    <w:p w14:paraId="3AA2F20C" w14:textId="77777777" w:rsidR="008C0146" w:rsidRPr="001142AA" w:rsidRDefault="008C0146" w:rsidP="001142AA">
      <w:pPr>
        <w:spacing w:after="120"/>
        <w:ind w:left="720" w:hanging="720"/>
        <w:jc w:val="both"/>
        <w:rPr>
          <w:rFonts w:eastAsia="SimSun"/>
          <w:lang w:eastAsia="zh-CN"/>
        </w:rPr>
      </w:pPr>
    </w:p>
    <w:p w14:paraId="791A72EF" w14:textId="18B360F1" w:rsidR="001142AA" w:rsidRPr="001142AA" w:rsidRDefault="001142AA" w:rsidP="001142AA">
      <w:pPr>
        <w:rPr>
          <w:szCs w:val="20"/>
        </w:rPr>
      </w:pPr>
      <w:r w:rsidRPr="001142AA">
        <w:rPr>
          <w:szCs w:val="20"/>
          <w:highlight w:val="green"/>
        </w:rPr>
        <w:t>Agreement</w:t>
      </w:r>
      <w:r w:rsidRPr="001142AA">
        <w:rPr>
          <w:szCs w:val="20"/>
        </w:rPr>
        <w:t>:</w:t>
      </w:r>
    </w:p>
    <w:p w14:paraId="06B829B9" w14:textId="77777777" w:rsidR="001142AA" w:rsidRPr="001142AA" w:rsidRDefault="001142AA" w:rsidP="008E772F">
      <w:pPr>
        <w:numPr>
          <w:ilvl w:val="0"/>
          <w:numId w:val="51"/>
        </w:numPr>
        <w:rPr>
          <w:szCs w:val="20"/>
        </w:rPr>
      </w:pPr>
      <w:r w:rsidRPr="001142AA">
        <w:rPr>
          <w:szCs w:val="20"/>
        </w:rPr>
        <w:t>The 1st valid RACH occasion in one association period is used as the starting RACH occasion for ordering in PDCCH order case.</w:t>
      </w:r>
    </w:p>
    <w:p w14:paraId="62254B16" w14:textId="77777777" w:rsidR="001142AA" w:rsidRPr="001142AA" w:rsidRDefault="001142AA" w:rsidP="001142AA"/>
    <w:p w14:paraId="4BBE83A0" w14:textId="77777777" w:rsidR="001142AA" w:rsidRPr="001142AA" w:rsidRDefault="001142AA" w:rsidP="001142AA">
      <w:r w:rsidRPr="001142AA">
        <w:rPr>
          <w:highlight w:val="green"/>
        </w:rPr>
        <w:t>Agreements</w:t>
      </w:r>
      <w:r w:rsidRPr="001142AA">
        <w:t>:</w:t>
      </w:r>
    </w:p>
    <w:p w14:paraId="66CC7BE5" w14:textId="77777777" w:rsidR="001142AA" w:rsidRPr="001142AA" w:rsidRDefault="001142AA" w:rsidP="001142AA">
      <w:r w:rsidRPr="001142AA">
        <w:rPr>
          <w:rFonts w:hint="eastAsia"/>
        </w:rPr>
        <w:t>T</w:t>
      </w:r>
      <w:r w:rsidRPr="001142AA">
        <w:t>he indexing group of PRACH Mask index should be consecutive PRACH occasions per SSB, i.e., SS/PBCH blocks to PRACH occasions mapping cycle per SSB.</w:t>
      </w:r>
    </w:p>
    <w:p w14:paraId="4DB9FA2D" w14:textId="77777777" w:rsidR="001142AA" w:rsidRPr="001142AA" w:rsidRDefault="001142AA" w:rsidP="008E772F">
      <w:pPr>
        <w:numPr>
          <w:ilvl w:val="0"/>
          <w:numId w:val="51"/>
        </w:numPr>
      </w:pPr>
      <w:r w:rsidRPr="001142AA">
        <w:rPr>
          <w:rFonts w:hint="eastAsia"/>
        </w:rPr>
        <w:t>T</w:t>
      </w:r>
      <w:r w:rsidRPr="001142AA">
        <w:t>he indexing of PRACH Mask index should be reset after consecutive PRACH occasions per SSB, i.e., SS/PBCH blocks to PRACH occasions mapping cycle per SSB.</w:t>
      </w:r>
    </w:p>
    <w:p w14:paraId="72BF5F18" w14:textId="77777777" w:rsidR="001142AA" w:rsidRPr="001142AA" w:rsidRDefault="001142AA" w:rsidP="008E772F">
      <w:pPr>
        <w:numPr>
          <w:ilvl w:val="0"/>
          <w:numId w:val="51"/>
        </w:numPr>
      </w:pPr>
      <w:r w:rsidRPr="001142AA">
        <w:rPr>
          <w:rFonts w:hint="eastAsia"/>
        </w:rPr>
        <w:t>UE selects the next available PRACH occasion after UE can prepare Msg1 transmission.</w:t>
      </w:r>
    </w:p>
    <w:p w14:paraId="32B01840" w14:textId="77777777" w:rsidR="001142AA" w:rsidRPr="001142AA" w:rsidRDefault="001142AA" w:rsidP="001142AA"/>
    <w:p w14:paraId="289F24E5" w14:textId="77777777" w:rsidR="001142AA" w:rsidRPr="001142AA" w:rsidRDefault="001142AA" w:rsidP="001142AA">
      <w:pPr>
        <w:rPr>
          <w:szCs w:val="20"/>
        </w:rPr>
      </w:pPr>
      <w:r w:rsidRPr="001142AA">
        <w:rPr>
          <w:szCs w:val="20"/>
          <w:highlight w:val="green"/>
        </w:rPr>
        <w:t>Agreements</w:t>
      </w:r>
      <w:r w:rsidRPr="001142AA">
        <w:rPr>
          <w:szCs w:val="20"/>
        </w:rPr>
        <w:t>:</w:t>
      </w:r>
    </w:p>
    <w:p w14:paraId="7C573044" w14:textId="77777777" w:rsidR="001142AA" w:rsidRPr="001142AA" w:rsidRDefault="001142AA" w:rsidP="008E772F">
      <w:pPr>
        <w:numPr>
          <w:ilvl w:val="0"/>
          <w:numId w:val="140"/>
        </w:numPr>
        <w:rPr>
          <w:szCs w:val="20"/>
        </w:rPr>
      </w:pPr>
      <w:r w:rsidRPr="001142AA">
        <w:rPr>
          <w:szCs w:val="20"/>
        </w:rPr>
        <w:t>Repetition across multiple slots is not supported for message 3.</w:t>
      </w:r>
    </w:p>
    <w:p w14:paraId="37E3A10E" w14:textId="77777777" w:rsidR="001142AA" w:rsidRPr="001142AA" w:rsidRDefault="001142AA" w:rsidP="008E772F">
      <w:pPr>
        <w:numPr>
          <w:ilvl w:val="0"/>
          <w:numId w:val="140"/>
        </w:numPr>
        <w:rPr>
          <w:szCs w:val="20"/>
        </w:rPr>
      </w:pPr>
      <w:r w:rsidRPr="001142AA">
        <w:rPr>
          <w:szCs w:val="20"/>
        </w:rPr>
        <w:t>To adopt the following TP to 8.3 of 38.213:</w:t>
      </w:r>
    </w:p>
    <w:p w14:paraId="32A675C5" w14:textId="555FAEEC" w:rsidR="001142AA" w:rsidRPr="001142AA" w:rsidRDefault="008C0146" w:rsidP="008C0146">
      <w:pPr>
        <w:ind w:left="720" w:hanging="720"/>
        <w:jc w:val="both"/>
        <w:rPr>
          <w:rFonts w:eastAsia="SimSun"/>
          <w:lang w:eastAsia="zh-CN"/>
        </w:rPr>
      </w:pPr>
      <w:r>
        <w:rPr>
          <w:rFonts w:eastAsia="SimSun"/>
          <w:lang w:eastAsia="zh-CN"/>
        </w:rPr>
        <w:t>===== start of TP =====</w:t>
      </w:r>
    </w:p>
    <w:p w14:paraId="3700DEAF" w14:textId="77777777" w:rsidR="001142AA" w:rsidRPr="001142AA" w:rsidRDefault="001142AA" w:rsidP="001142AA">
      <w:pPr>
        <w:rPr>
          <w:szCs w:val="20"/>
        </w:rPr>
      </w:pPr>
      <w:r w:rsidRPr="001142AA">
        <w:rPr>
          <w:szCs w:val="20"/>
        </w:rPr>
        <w:t>A UE transmits an UL-SCH in an Msg3 PUSCH scheduled by a RAR grant in a corresponding RAR message using redundancy version number 0. Retransmissions, if any, of the UL-SCH in an Msg3 PUSCH are scheduled by a DCI format 0_0 with CRC scrambled by a TC-RNTI provided in the corresponding RAR message [11, TS 38.321].</w:t>
      </w:r>
    </w:p>
    <w:p w14:paraId="376BAA6E" w14:textId="77777777" w:rsidR="001142AA" w:rsidRPr="001142AA" w:rsidRDefault="001142AA" w:rsidP="001142AA">
      <w:pPr>
        <w:rPr>
          <w:szCs w:val="20"/>
        </w:rPr>
      </w:pPr>
    </w:p>
    <w:p w14:paraId="3876030C" w14:textId="77777777" w:rsidR="001142AA" w:rsidRPr="001142AA" w:rsidRDefault="001142AA" w:rsidP="001142AA">
      <w:pPr>
        <w:rPr>
          <w:color w:val="FF0000"/>
          <w:szCs w:val="20"/>
          <w:u w:val="single"/>
        </w:rPr>
      </w:pPr>
      <w:r w:rsidRPr="001142AA">
        <w:rPr>
          <w:color w:val="FF0000"/>
          <w:szCs w:val="20"/>
          <w:u w:val="single"/>
        </w:rPr>
        <w:t>When the UE is configured with aggregationFactorUL, aggregationFactorUL=1 is assumed for Msg3 PUSCH transmission, regardless of which value of aggregationFactorUL is configured for PUSCH for the active BWP.</w:t>
      </w:r>
    </w:p>
    <w:p w14:paraId="29CEEF94" w14:textId="77777777" w:rsidR="008C0146" w:rsidRDefault="008C0146" w:rsidP="008C0146">
      <w:pPr>
        <w:spacing w:after="120"/>
        <w:ind w:left="720" w:hanging="720"/>
        <w:jc w:val="both"/>
        <w:rPr>
          <w:rFonts w:eastAsia="SimSun"/>
          <w:lang w:eastAsia="zh-CN"/>
        </w:rPr>
      </w:pPr>
      <w:r>
        <w:rPr>
          <w:rFonts w:eastAsia="SimSun"/>
          <w:lang w:eastAsia="zh-CN"/>
        </w:rPr>
        <w:t>===== end of TP =====</w:t>
      </w:r>
    </w:p>
    <w:p w14:paraId="5B781270" w14:textId="77777777" w:rsidR="001142AA" w:rsidRPr="001142AA" w:rsidRDefault="001142AA" w:rsidP="001142AA"/>
    <w:p w14:paraId="28682EDA" w14:textId="10CF7C08" w:rsidR="001142AA" w:rsidRPr="001F4CF0" w:rsidRDefault="001142AA" w:rsidP="001142AA">
      <w:pPr>
        <w:rPr>
          <w:szCs w:val="20"/>
        </w:rPr>
      </w:pPr>
      <w:r w:rsidRPr="001F4CF0">
        <w:rPr>
          <w:szCs w:val="20"/>
        </w:rPr>
        <w:t>Proposal:</w:t>
      </w:r>
    </w:p>
    <w:p w14:paraId="3FDA24B5" w14:textId="77777777" w:rsidR="001142AA" w:rsidRPr="001142AA" w:rsidRDefault="001142AA" w:rsidP="001142AA">
      <w:pPr>
        <w:ind w:left="720" w:hanging="720"/>
        <w:rPr>
          <w:szCs w:val="20"/>
        </w:rPr>
      </w:pPr>
      <w:r w:rsidRPr="001F4CF0">
        <w:rPr>
          <w:szCs w:val="20"/>
        </w:rPr>
        <w:t xml:space="preserve">In response to a PRACH transmission, a UE attempts to detect a DCI format 1_0 with a CRC scrambled by a corresponding RA-RNTI during a window controlled by higher layers [11, TS 38.321]. The window starts at the first symbol of the earliest control resource set the UE is configured for Type1-PDCCH common search space, as defined in Subclause 10.1, that is </w:t>
      </w:r>
      <w:r w:rsidRPr="001F4CF0">
        <w:rPr>
          <w:color w:val="FF0000"/>
          <w:szCs w:val="20"/>
          <w:u w:val="single"/>
        </w:rPr>
        <w:t xml:space="preserve">one </w:t>
      </w:r>
      <w:r w:rsidRPr="001F4CF0">
        <w:rPr>
          <w:strike/>
          <w:color w:val="FF0000"/>
          <w:szCs w:val="20"/>
          <w:u w:val="single"/>
        </w:rPr>
        <w:t>at least</w:t>
      </w:r>
      <w:r w:rsidRPr="001F4CF0">
        <w:rPr>
          <w:strike/>
          <w:color w:val="FF0000"/>
          <w:szCs w:val="20"/>
        </w:rPr>
        <w:t xml:space="preserve"> </w:t>
      </w:r>
      <w:r w:rsidRPr="001F4CF0">
        <w:rPr>
          <w:strike/>
          <w:color w:val="FF0000"/>
          <w:position w:val="-12"/>
          <w:szCs w:val="20"/>
        </w:rPr>
        <w:object w:dxaOrig="2160" w:dyaOrig="360" w14:anchorId="42FD93D7">
          <v:shape id="_x0000_i1046" type="#_x0000_t75" style="width:108pt;height:18.4pt" o:ole="">
            <v:imagedata r:id="rId733" o:title=""/>
          </v:shape>
          <o:OLEObject Type="Embed" ProgID="Equation.3" ShapeID="_x0000_i1046" DrawAspect="Content" ObjectID="_1600200799" r:id="rId736"/>
        </w:object>
      </w:r>
      <w:r w:rsidRPr="001F4CF0">
        <w:rPr>
          <w:color w:val="00B0F0"/>
          <w:szCs w:val="20"/>
        </w:rPr>
        <w:t xml:space="preserve"> </w:t>
      </w:r>
      <w:r w:rsidRPr="001F4CF0">
        <w:rPr>
          <w:szCs w:val="20"/>
        </w:rPr>
        <w:t>symbol</w:t>
      </w:r>
      <w:r w:rsidRPr="001F4CF0">
        <w:rPr>
          <w:strike/>
          <w:color w:val="FF0000"/>
          <w:szCs w:val="20"/>
        </w:rPr>
        <w:t>s</w:t>
      </w:r>
      <w:r w:rsidRPr="001F4CF0">
        <w:rPr>
          <w:color w:val="FF0000"/>
          <w:szCs w:val="20"/>
          <w:u w:val="single"/>
        </w:rPr>
        <w:t>, where the symbol duration is based on the subcarrier spacing for Type1-</w:t>
      </w:r>
      <w:r w:rsidRPr="001F4CF0">
        <w:rPr>
          <w:color w:val="FF0000"/>
          <w:szCs w:val="20"/>
          <w:u w:val="single"/>
        </w:rPr>
        <w:lastRenderedPageBreak/>
        <w:t>PDCCH common search space as defined in Subclause 10.1,</w:t>
      </w:r>
      <w:r w:rsidRPr="001F4CF0">
        <w:rPr>
          <w:szCs w:val="20"/>
        </w:rPr>
        <w:t xml:space="preserve"> after the last symbol of the </w:t>
      </w:r>
      <w:r w:rsidRPr="001F4CF0">
        <w:rPr>
          <w:color w:val="FF0000"/>
          <w:szCs w:val="20"/>
          <w:u w:val="single"/>
        </w:rPr>
        <w:t xml:space="preserve">RACH occasion corresponding to the </w:t>
      </w:r>
      <w:r w:rsidRPr="001F4CF0">
        <w:rPr>
          <w:strike/>
          <w:color w:val="FF0000"/>
          <w:szCs w:val="20"/>
          <w:u w:val="single"/>
        </w:rPr>
        <w:t>preamble sequence</w:t>
      </w:r>
      <w:r w:rsidRPr="001F4CF0">
        <w:rPr>
          <w:color w:val="FF0000"/>
          <w:szCs w:val="20"/>
          <w:u w:val="single"/>
        </w:rPr>
        <w:t xml:space="preserve">  PRACH</w:t>
      </w:r>
      <w:r w:rsidRPr="001F4CF0">
        <w:rPr>
          <w:color w:val="FF0000"/>
          <w:szCs w:val="20"/>
        </w:rPr>
        <w:t xml:space="preserve"> </w:t>
      </w:r>
      <w:r w:rsidRPr="001F4CF0">
        <w:rPr>
          <w:szCs w:val="20"/>
        </w:rPr>
        <w:t>transmission</w:t>
      </w:r>
      <w:r w:rsidRPr="001F4CF0">
        <w:rPr>
          <w:strike/>
          <w:color w:val="FF0000"/>
          <w:szCs w:val="20"/>
        </w:rPr>
        <w:t>,</w:t>
      </w:r>
      <w:r w:rsidRPr="001F4CF0">
        <w:rPr>
          <w:szCs w:val="20"/>
        </w:rPr>
        <w:t xml:space="preserve"> </w:t>
      </w:r>
      <w:r w:rsidRPr="001F4CF0">
        <w:rPr>
          <w:strike/>
          <w:color w:val="FF0000"/>
          <w:szCs w:val="20"/>
        </w:rPr>
        <w:t xml:space="preserve">where </w:t>
      </w:r>
      <w:r w:rsidRPr="001F4CF0">
        <w:rPr>
          <w:rFonts w:ascii="Symbol" w:hAnsi="Symbol"/>
          <w:strike/>
          <w:color w:val="FF0000"/>
          <w:szCs w:val="20"/>
        </w:rPr>
        <w:t></w:t>
      </w:r>
      <w:r w:rsidRPr="001F4CF0">
        <w:rPr>
          <w:strike/>
          <w:color w:val="FF0000"/>
          <w:szCs w:val="20"/>
        </w:rPr>
        <w:t xml:space="preserve"> is defined in [10, TS 38.133] and </w:t>
      </w:r>
      <w:r w:rsidRPr="001F4CF0">
        <w:rPr>
          <w:strike/>
          <w:color w:val="FF0000"/>
          <w:position w:val="-10"/>
          <w:szCs w:val="20"/>
        </w:rPr>
        <w:object w:dxaOrig="220" w:dyaOrig="240" w14:anchorId="151D768D">
          <v:shape id="_x0000_i1047" type="#_x0000_t75" style="width:11.2pt;height:12.8pt" o:ole="">
            <v:imagedata r:id="rId734" o:title=""/>
          </v:shape>
          <o:OLEObject Type="Embed" ProgID="Equation.3" ShapeID="_x0000_i1047" DrawAspect="Content" ObjectID="_1600200800" r:id="rId737"/>
        </w:object>
      </w:r>
      <w:r w:rsidRPr="001F4CF0">
        <w:rPr>
          <w:strike/>
          <w:color w:val="FF0000"/>
          <w:szCs w:val="20"/>
        </w:rPr>
        <w:t xml:space="preserve"> is the subcarrier spacing configuration for Type1-PDCCH common search space</w:t>
      </w:r>
      <w:r w:rsidRPr="001F4CF0">
        <w:rPr>
          <w:szCs w:val="20"/>
        </w:rPr>
        <w:t xml:space="preserve">. The length of the window in number of slots, based on the subcarrier spacing for Type1-PDCCH common search space as defined in Subclause 10.1, is provided by higher layer parameter </w:t>
      </w:r>
      <w:r w:rsidRPr="001F4CF0">
        <w:rPr>
          <w:i/>
          <w:szCs w:val="20"/>
        </w:rPr>
        <w:t>ra-ResponseWindow</w:t>
      </w:r>
      <w:r w:rsidRPr="001F4CF0">
        <w:rPr>
          <w:szCs w:val="20"/>
        </w:rPr>
        <w:t>.</w:t>
      </w:r>
      <w:r w:rsidRPr="001142AA">
        <w:rPr>
          <w:szCs w:val="20"/>
        </w:rPr>
        <w:t xml:space="preserve"> </w:t>
      </w:r>
    </w:p>
    <w:p w14:paraId="7AAF2921" w14:textId="31B4324E" w:rsidR="004C41CE" w:rsidRDefault="004C41CE" w:rsidP="004C41CE"/>
    <w:p w14:paraId="68FAADCE" w14:textId="14785A5D" w:rsidR="004C41CE" w:rsidRDefault="001F4CF0" w:rsidP="004C41CE">
      <w:pPr>
        <w:rPr>
          <w:b/>
        </w:rPr>
      </w:pPr>
      <w:r w:rsidRPr="001F4CF0">
        <w:rPr>
          <w:b/>
        </w:rPr>
        <w:t>Friday</w:t>
      </w:r>
    </w:p>
    <w:p w14:paraId="682F6631" w14:textId="299C752E" w:rsidR="00CE7ABE" w:rsidRPr="001F4CF0" w:rsidRDefault="001B7BF2" w:rsidP="004C41CE">
      <w:pPr>
        <w:rPr>
          <w:b/>
        </w:rPr>
      </w:pPr>
      <w:hyperlink r:id="rId738" w:history="1">
        <w:r w:rsidR="00CE7ABE">
          <w:rPr>
            <w:rStyle w:val="Hyperlink"/>
            <w:b/>
          </w:rPr>
          <w:t>R1-1809903</w:t>
        </w:r>
      </w:hyperlink>
      <w:r w:rsidR="00CE7ABE" w:rsidRPr="00CE7ABE">
        <w:rPr>
          <w:b/>
        </w:rPr>
        <w:tab/>
        <w:t>Summary of maintenance for PRACH procedures</w:t>
      </w:r>
      <w:r w:rsidR="00CE7ABE" w:rsidRPr="00CE7ABE">
        <w:rPr>
          <w:b/>
        </w:rPr>
        <w:tab/>
        <w:t>Qualcomm</w:t>
      </w:r>
    </w:p>
    <w:p w14:paraId="6857F872" w14:textId="77777777" w:rsidR="00CE7ABE" w:rsidRPr="00BD0234" w:rsidRDefault="00CE7ABE" w:rsidP="00CE7ABE">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49DC10FB" w14:textId="77777777" w:rsidR="00CE7ABE" w:rsidRDefault="00CE7ABE" w:rsidP="001F4CF0">
      <w:pPr>
        <w:rPr>
          <w:szCs w:val="20"/>
          <w:highlight w:val="green"/>
        </w:rPr>
      </w:pPr>
    </w:p>
    <w:p w14:paraId="2899A6FD" w14:textId="29F57D7E" w:rsidR="001F4CF0" w:rsidRPr="001F4CF0" w:rsidRDefault="001F4CF0" w:rsidP="001F4CF0">
      <w:pPr>
        <w:rPr>
          <w:szCs w:val="20"/>
        </w:rPr>
      </w:pPr>
      <w:r w:rsidRPr="001F4CF0">
        <w:rPr>
          <w:szCs w:val="20"/>
          <w:highlight w:val="green"/>
        </w:rPr>
        <w:t>Agreements</w:t>
      </w:r>
      <w:r w:rsidRPr="001F4CF0">
        <w:rPr>
          <w:szCs w:val="20"/>
        </w:rPr>
        <w:t>:</w:t>
      </w:r>
    </w:p>
    <w:p w14:paraId="29A81173" w14:textId="3F45C44A" w:rsidR="001F4CF0" w:rsidRDefault="001F4CF0" w:rsidP="008E772F">
      <w:pPr>
        <w:numPr>
          <w:ilvl w:val="0"/>
          <w:numId w:val="140"/>
        </w:numPr>
        <w:rPr>
          <w:szCs w:val="20"/>
        </w:rPr>
      </w:pPr>
      <w:r w:rsidRPr="001F4CF0">
        <w:rPr>
          <w:szCs w:val="20"/>
        </w:rPr>
        <w:t>To adopt the following TP to section 8, 38.213:</w:t>
      </w:r>
    </w:p>
    <w:p w14:paraId="728812D0" w14:textId="56C51034" w:rsidR="001F4CF0" w:rsidRPr="001F4CF0" w:rsidRDefault="001F4CF0" w:rsidP="001F4CF0">
      <w:pPr>
        <w:rPr>
          <w:szCs w:val="20"/>
        </w:rPr>
      </w:pPr>
      <w:r>
        <w:rPr>
          <w:szCs w:val="20"/>
        </w:rPr>
        <w:t>===== start of TP =====</w:t>
      </w:r>
    </w:p>
    <w:p w14:paraId="2FB244F1" w14:textId="77777777" w:rsidR="001F4CF0" w:rsidRPr="001F4CF0" w:rsidRDefault="001F4CF0" w:rsidP="001F4CF0">
      <w:r w:rsidRPr="001F4CF0">
        <w:t xml:space="preserve">In response to a PRACH transmission, a UE attempts to detect a DCI format 1_0 with a CRC scrambled by a corresponding RA-RNTI during a window controlled by higher layers [11, TS 38.321]. The window starts at the first symbol of the earliest control resource set the UE is configured for Type1-PDCCH common search space, as defined in Subclause 10.1, that is </w:t>
      </w:r>
      <w:r w:rsidRPr="001F4CF0">
        <w:rPr>
          <w:color w:val="FF0000"/>
          <w:u w:val="single"/>
        </w:rPr>
        <w:t>at least</w:t>
      </w:r>
      <w:r w:rsidRPr="001F4CF0">
        <w:t xml:space="preserve"> </w:t>
      </w:r>
      <w:r w:rsidRPr="001F4CF0">
        <w:rPr>
          <w:color w:val="FF0000"/>
          <w:u w:val="single"/>
        </w:rPr>
        <w:t xml:space="preserve">one </w:t>
      </w:r>
      <w:r w:rsidRPr="001F4CF0">
        <w:rPr>
          <w:strike/>
          <w:color w:val="FF0000"/>
          <w:u w:val="single"/>
        </w:rPr>
        <w:t>at least</w:t>
      </w:r>
      <w:r w:rsidRPr="001F4CF0">
        <w:rPr>
          <w:strike/>
          <w:color w:val="FF0000"/>
        </w:rPr>
        <w:t xml:space="preserve"> </w:t>
      </w:r>
      <w:r w:rsidR="001B7BF2">
        <w:rPr>
          <w:strike/>
          <w:color w:val="FF0000"/>
          <w:position w:val="-12"/>
        </w:rPr>
        <w:pict w14:anchorId="67E68472">
          <v:shape id="_x0000_i1048" type="#_x0000_t75" style="width:108pt;height:18.4pt">
            <v:imagedata r:id="rId733" o:title=""/>
          </v:shape>
        </w:pict>
      </w:r>
      <w:r w:rsidRPr="001F4CF0">
        <w:rPr>
          <w:color w:val="00B0F0"/>
        </w:rPr>
        <w:t xml:space="preserve"> </w:t>
      </w:r>
      <w:r w:rsidRPr="001F4CF0">
        <w:t>symbol</w:t>
      </w:r>
      <w:r w:rsidRPr="001F4CF0">
        <w:rPr>
          <w:strike/>
          <w:color w:val="FF0000"/>
        </w:rPr>
        <w:t>s</w:t>
      </w:r>
      <w:r w:rsidRPr="001F4CF0">
        <w:rPr>
          <w:color w:val="FF0000"/>
          <w:u w:val="single"/>
        </w:rPr>
        <w:t>, where the symbol duration is based on the subcarrier spacing for Type1-PDCCH common search space as defined in Subclause 10.1,</w:t>
      </w:r>
      <w:r w:rsidRPr="001F4CF0">
        <w:t xml:space="preserve"> after the last symbol of the </w:t>
      </w:r>
      <w:r w:rsidRPr="001F4CF0">
        <w:rPr>
          <w:color w:val="FF0000"/>
          <w:u w:val="single"/>
        </w:rPr>
        <w:t xml:space="preserve">RACH occasion corresponding to the </w:t>
      </w:r>
      <w:r w:rsidRPr="001F4CF0">
        <w:rPr>
          <w:strike/>
          <w:color w:val="FF0000"/>
          <w:u w:val="single"/>
        </w:rPr>
        <w:t>preamble sequence</w:t>
      </w:r>
      <w:r w:rsidRPr="001F4CF0">
        <w:rPr>
          <w:color w:val="FF0000"/>
          <w:u w:val="single"/>
        </w:rPr>
        <w:t xml:space="preserve">  PRACH</w:t>
      </w:r>
      <w:r w:rsidRPr="001F4CF0">
        <w:rPr>
          <w:color w:val="FF0000"/>
        </w:rPr>
        <w:t xml:space="preserve"> </w:t>
      </w:r>
      <w:r w:rsidRPr="001F4CF0">
        <w:t>transmission</w:t>
      </w:r>
      <w:r w:rsidRPr="001F4CF0">
        <w:rPr>
          <w:strike/>
          <w:color w:val="FF0000"/>
        </w:rPr>
        <w:t>,</w:t>
      </w:r>
      <w:r w:rsidRPr="001F4CF0">
        <w:t xml:space="preserve"> </w:t>
      </w:r>
      <w:r w:rsidRPr="001F4CF0">
        <w:rPr>
          <w:strike/>
          <w:color w:val="FF0000"/>
        </w:rPr>
        <w:t xml:space="preserve">where </w:t>
      </w:r>
      <w:r w:rsidRPr="001F4CF0">
        <w:rPr>
          <w:rFonts w:ascii="Symbol" w:hAnsi="Symbol"/>
          <w:strike/>
          <w:color w:val="FF0000"/>
        </w:rPr>
        <w:t></w:t>
      </w:r>
      <w:r w:rsidRPr="001F4CF0">
        <w:rPr>
          <w:strike/>
          <w:color w:val="FF0000"/>
        </w:rPr>
        <w:t xml:space="preserve"> is defined in [10, TS 38.133] and </w:t>
      </w:r>
      <w:r w:rsidR="001B7BF2">
        <w:rPr>
          <w:strike/>
          <w:color w:val="FF0000"/>
          <w:position w:val="-10"/>
        </w:rPr>
        <w:pict w14:anchorId="1173F564">
          <v:shape id="_x0000_i1049" type="#_x0000_t75" style="width:11.2pt;height:12.8pt">
            <v:imagedata r:id="rId734" o:title=""/>
          </v:shape>
        </w:pict>
      </w:r>
      <w:r w:rsidRPr="001F4CF0">
        <w:rPr>
          <w:strike/>
          <w:color w:val="FF0000"/>
        </w:rPr>
        <w:t xml:space="preserve"> is the subcarrier spacing configuration for Type1-PDCCH common search space</w:t>
      </w:r>
      <w:r w:rsidRPr="001F4CF0">
        <w:t xml:space="preserve">. The length of the window in number of slots, based on the subcarrier spacing for Type1-PDCCH common search space as defined in Subclause 10.1, is provided by higher layer parameter </w:t>
      </w:r>
      <w:r w:rsidRPr="001F4CF0">
        <w:rPr>
          <w:i/>
        </w:rPr>
        <w:t>ra-ResponseWindow</w:t>
      </w:r>
      <w:r w:rsidRPr="001F4CF0">
        <w:t xml:space="preserve">. </w:t>
      </w:r>
    </w:p>
    <w:p w14:paraId="650B950F" w14:textId="71F69ABF" w:rsidR="001F4CF0" w:rsidRDefault="001F4CF0" w:rsidP="001F4CF0">
      <w:r>
        <w:t>===== end of TP =====</w:t>
      </w:r>
    </w:p>
    <w:p w14:paraId="1C9B8CCC" w14:textId="77777777" w:rsidR="001F4CF0" w:rsidRPr="001F4CF0" w:rsidRDefault="001F4CF0" w:rsidP="001F4CF0"/>
    <w:p w14:paraId="32D35A5A" w14:textId="77777777" w:rsidR="001F4CF0" w:rsidRDefault="001F4CF0" w:rsidP="004C41CE"/>
    <w:p w14:paraId="4FE1A593" w14:textId="638A851E" w:rsidR="00593B29" w:rsidRPr="00593B29" w:rsidRDefault="001B7BF2" w:rsidP="00522291">
      <w:pPr>
        <w:ind w:left="720" w:hanging="720"/>
        <w:rPr>
          <w:lang w:eastAsia="x-none"/>
        </w:rPr>
      </w:pPr>
      <w:hyperlink r:id="rId739" w:history="1">
        <w:r w:rsidR="00D93AE1">
          <w:rPr>
            <w:rStyle w:val="Hyperlink"/>
            <w:lang w:eastAsia="x-none"/>
          </w:rPr>
          <w:t>R1-1808164</w:t>
        </w:r>
      </w:hyperlink>
      <w:r w:rsidR="00593B29" w:rsidRPr="00593B29">
        <w:rPr>
          <w:lang w:eastAsia="x-none"/>
        </w:rPr>
        <w:tab/>
        <w:t>Maintenance for Physical random access channel and procedure</w:t>
      </w:r>
      <w:r w:rsidR="00593B29" w:rsidRPr="00593B29">
        <w:rPr>
          <w:lang w:eastAsia="x-none"/>
        </w:rPr>
        <w:tab/>
        <w:t>ZTE</w:t>
      </w:r>
    </w:p>
    <w:p w14:paraId="1139E2A2" w14:textId="03F57D9A" w:rsidR="00593B29" w:rsidRPr="00593B29" w:rsidRDefault="001B7BF2" w:rsidP="00593B29">
      <w:pPr>
        <w:ind w:left="720" w:hanging="720"/>
        <w:rPr>
          <w:lang w:eastAsia="x-none"/>
        </w:rPr>
      </w:pPr>
      <w:hyperlink r:id="rId740" w:history="1">
        <w:r w:rsidR="00D93AE1">
          <w:rPr>
            <w:rStyle w:val="Hyperlink"/>
            <w:lang w:eastAsia="x-none"/>
          </w:rPr>
          <w:t>R1-1809512</w:t>
        </w:r>
      </w:hyperlink>
      <w:r w:rsidR="00593B29" w:rsidRPr="00593B29">
        <w:rPr>
          <w:lang w:eastAsia="x-none"/>
        </w:rPr>
        <w:tab/>
        <w:t>Remaining issues in PRACH design and RACH procedure</w:t>
      </w:r>
      <w:r w:rsidR="00593B29" w:rsidRPr="00593B29">
        <w:rPr>
          <w:lang w:eastAsia="x-none"/>
        </w:rPr>
        <w:tab/>
        <w:t>MediaTek Inc.</w:t>
      </w:r>
      <w:r w:rsidR="00522291">
        <w:rPr>
          <w:lang w:eastAsia="x-none"/>
        </w:rPr>
        <w:tab/>
        <w:t>(</w:t>
      </w:r>
      <w:r w:rsidR="00593B29" w:rsidRPr="00593B29">
        <w:rPr>
          <w:lang w:eastAsia="x-none"/>
        </w:rPr>
        <w:t xml:space="preserve">Revision of </w:t>
      </w:r>
      <w:hyperlink r:id="rId741" w:history="1">
        <w:r w:rsidR="00D93AE1">
          <w:rPr>
            <w:rStyle w:val="Hyperlink"/>
            <w:lang w:eastAsia="x-none"/>
          </w:rPr>
          <w:t>R1-1808267</w:t>
        </w:r>
      </w:hyperlink>
      <w:r w:rsidR="00522291">
        <w:rPr>
          <w:lang w:eastAsia="x-none"/>
        </w:rPr>
        <w:t>)</w:t>
      </w:r>
    </w:p>
    <w:p w14:paraId="74B8257C" w14:textId="3B2433E3" w:rsidR="00593B29" w:rsidRPr="00593B29" w:rsidRDefault="001B7BF2" w:rsidP="00593B29">
      <w:pPr>
        <w:ind w:left="720" w:hanging="720"/>
        <w:rPr>
          <w:lang w:eastAsia="x-none"/>
        </w:rPr>
      </w:pPr>
      <w:hyperlink r:id="rId742" w:history="1">
        <w:r w:rsidR="00D93AE1">
          <w:rPr>
            <w:rStyle w:val="Hyperlink"/>
            <w:lang w:eastAsia="x-none"/>
          </w:rPr>
          <w:t>R1-1808310</w:t>
        </w:r>
      </w:hyperlink>
      <w:r w:rsidR="00593B29" w:rsidRPr="00593B29">
        <w:rPr>
          <w:lang w:eastAsia="x-none"/>
        </w:rPr>
        <w:tab/>
        <w:t>Corrections on RACH</w:t>
      </w:r>
      <w:r w:rsidR="00593B29" w:rsidRPr="00593B29">
        <w:rPr>
          <w:lang w:eastAsia="x-none"/>
        </w:rPr>
        <w:tab/>
        <w:t>Fujitsu</w:t>
      </w:r>
    </w:p>
    <w:p w14:paraId="5782EE92" w14:textId="175EB027" w:rsidR="00593B29" w:rsidRPr="00593B29" w:rsidRDefault="001B7BF2" w:rsidP="00593B29">
      <w:pPr>
        <w:ind w:left="720" w:hanging="720"/>
        <w:rPr>
          <w:lang w:eastAsia="x-none"/>
        </w:rPr>
      </w:pPr>
      <w:hyperlink r:id="rId743" w:history="1">
        <w:r w:rsidR="00D93AE1">
          <w:rPr>
            <w:rStyle w:val="Hyperlink"/>
            <w:lang w:eastAsia="x-none"/>
          </w:rPr>
          <w:t>R1-1808371</w:t>
        </w:r>
      </w:hyperlink>
      <w:r w:rsidR="00593B29" w:rsidRPr="00593B29">
        <w:rPr>
          <w:lang w:eastAsia="x-none"/>
        </w:rPr>
        <w:tab/>
        <w:t>Remaining issues of physical random access channel and procedure</w:t>
      </w:r>
      <w:r w:rsidR="00593B29" w:rsidRPr="00593B29">
        <w:rPr>
          <w:lang w:eastAsia="x-none"/>
        </w:rPr>
        <w:tab/>
        <w:t>CATT</w:t>
      </w:r>
    </w:p>
    <w:p w14:paraId="55073FDD" w14:textId="4D6FEB94" w:rsidR="00593B29" w:rsidRPr="00593B29" w:rsidRDefault="001B7BF2" w:rsidP="00593B29">
      <w:pPr>
        <w:ind w:left="720" w:hanging="720"/>
        <w:rPr>
          <w:lang w:eastAsia="x-none"/>
        </w:rPr>
      </w:pPr>
      <w:hyperlink r:id="rId744" w:history="1">
        <w:r w:rsidR="00D93AE1">
          <w:rPr>
            <w:rStyle w:val="Hyperlink"/>
            <w:lang w:eastAsia="x-none"/>
          </w:rPr>
          <w:t>R1-1808483</w:t>
        </w:r>
      </w:hyperlink>
      <w:r w:rsidR="00593B29" w:rsidRPr="00593B29">
        <w:rPr>
          <w:lang w:eastAsia="x-none"/>
        </w:rPr>
        <w:tab/>
        <w:t>Maintenance for Physical random access channel and procedure</w:t>
      </w:r>
      <w:r w:rsidR="00593B29" w:rsidRPr="00593B29">
        <w:rPr>
          <w:lang w:eastAsia="x-none"/>
        </w:rPr>
        <w:tab/>
        <w:t>LG Electronics</w:t>
      </w:r>
    </w:p>
    <w:p w14:paraId="1229DF8C" w14:textId="64B14C76" w:rsidR="00593B29" w:rsidRPr="00593B29" w:rsidRDefault="001B7BF2" w:rsidP="00593B29">
      <w:pPr>
        <w:ind w:left="720" w:hanging="720"/>
        <w:rPr>
          <w:lang w:eastAsia="x-none"/>
        </w:rPr>
      </w:pPr>
      <w:hyperlink r:id="rId745" w:history="1">
        <w:r w:rsidR="00D93AE1">
          <w:rPr>
            <w:rStyle w:val="Hyperlink"/>
            <w:lang w:eastAsia="x-none"/>
          </w:rPr>
          <w:t>R1-1808542</w:t>
        </w:r>
      </w:hyperlink>
      <w:r w:rsidR="00593B29" w:rsidRPr="00593B29">
        <w:rPr>
          <w:lang w:eastAsia="x-none"/>
        </w:rPr>
        <w:tab/>
        <w:t>Remaining issues on RACH procedure</w:t>
      </w:r>
      <w:r w:rsidR="00593B29" w:rsidRPr="00593B29">
        <w:rPr>
          <w:lang w:eastAsia="x-none"/>
        </w:rPr>
        <w:tab/>
        <w:t>vivo</w:t>
      </w:r>
    </w:p>
    <w:p w14:paraId="6B71C4AA" w14:textId="0287874A" w:rsidR="00593B29" w:rsidRPr="00593B29" w:rsidRDefault="001B7BF2" w:rsidP="00593B29">
      <w:pPr>
        <w:ind w:left="720" w:hanging="720"/>
        <w:rPr>
          <w:lang w:eastAsia="x-none"/>
        </w:rPr>
      </w:pPr>
      <w:hyperlink r:id="rId746" w:history="1">
        <w:r w:rsidR="00D93AE1">
          <w:rPr>
            <w:rStyle w:val="Hyperlink"/>
            <w:lang w:eastAsia="x-none"/>
          </w:rPr>
          <w:t>R1-1808665</w:t>
        </w:r>
      </w:hyperlink>
      <w:r w:rsidR="00593B29" w:rsidRPr="00593B29">
        <w:rPr>
          <w:lang w:eastAsia="x-none"/>
        </w:rPr>
        <w:tab/>
        <w:t>Corrections to Random Access Channel and Procedures</w:t>
      </w:r>
      <w:r w:rsidR="00593B29" w:rsidRPr="00593B29">
        <w:rPr>
          <w:lang w:eastAsia="x-none"/>
        </w:rPr>
        <w:tab/>
        <w:t>Intel Corporation</w:t>
      </w:r>
    </w:p>
    <w:p w14:paraId="0692A08D" w14:textId="7FCF6B4D" w:rsidR="00593B29" w:rsidRPr="00593B29" w:rsidRDefault="001B7BF2" w:rsidP="00593B29">
      <w:pPr>
        <w:ind w:left="720" w:hanging="720"/>
        <w:rPr>
          <w:lang w:eastAsia="x-none"/>
        </w:rPr>
      </w:pPr>
      <w:hyperlink r:id="rId747" w:history="1">
        <w:r w:rsidR="00D93AE1">
          <w:rPr>
            <w:rStyle w:val="Hyperlink"/>
            <w:lang w:eastAsia="x-none"/>
          </w:rPr>
          <w:t>R1-1808746</w:t>
        </w:r>
      </w:hyperlink>
      <w:r w:rsidR="00593B29" w:rsidRPr="00593B29">
        <w:rPr>
          <w:lang w:eastAsia="x-none"/>
        </w:rPr>
        <w:tab/>
        <w:t>Remaining Issues on Random Access</w:t>
      </w:r>
      <w:r w:rsidR="00593B29" w:rsidRPr="00593B29">
        <w:rPr>
          <w:lang w:eastAsia="x-none"/>
        </w:rPr>
        <w:tab/>
        <w:t>Samsung</w:t>
      </w:r>
    </w:p>
    <w:p w14:paraId="4225FF30" w14:textId="703ADB7D" w:rsidR="00593B29" w:rsidRPr="00593B29" w:rsidRDefault="001B7BF2" w:rsidP="00593B29">
      <w:pPr>
        <w:ind w:left="720" w:hanging="720"/>
        <w:rPr>
          <w:lang w:eastAsia="x-none"/>
        </w:rPr>
      </w:pPr>
      <w:hyperlink r:id="rId748" w:history="1">
        <w:r w:rsidR="00D93AE1">
          <w:rPr>
            <w:rStyle w:val="Hyperlink"/>
            <w:lang w:eastAsia="x-none"/>
          </w:rPr>
          <w:t>R1-1808804</w:t>
        </w:r>
      </w:hyperlink>
      <w:r w:rsidR="00593B29" w:rsidRPr="00593B29">
        <w:rPr>
          <w:lang w:eastAsia="x-none"/>
        </w:rPr>
        <w:tab/>
        <w:t>Remaining issues on Physical random access channel and procedure</w:t>
      </w:r>
      <w:r w:rsidR="00593B29" w:rsidRPr="00593B29">
        <w:rPr>
          <w:lang w:eastAsia="x-none"/>
        </w:rPr>
        <w:tab/>
        <w:t>Spreadtrum Communications</w:t>
      </w:r>
    </w:p>
    <w:p w14:paraId="46BBB698" w14:textId="1C84555F" w:rsidR="00593B29" w:rsidRPr="00593B29" w:rsidRDefault="001B7BF2" w:rsidP="00593B29">
      <w:pPr>
        <w:ind w:left="720" w:hanging="720"/>
        <w:rPr>
          <w:lang w:eastAsia="x-none"/>
        </w:rPr>
      </w:pPr>
      <w:hyperlink r:id="rId749" w:history="1">
        <w:r w:rsidR="00D93AE1">
          <w:rPr>
            <w:rStyle w:val="Hyperlink"/>
            <w:lang w:eastAsia="x-none"/>
          </w:rPr>
          <w:t>R1-1808829</w:t>
        </w:r>
      </w:hyperlink>
      <w:r w:rsidR="00593B29" w:rsidRPr="00593B29">
        <w:rPr>
          <w:lang w:eastAsia="x-none"/>
        </w:rPr>
        <w:tab/>
        <w:t>Discussion on ssb-PositionsInBurst mismatch in SIB1 and ServingcellConfigCommon</w:t>
      </w:r>
      <w:r w:rsidR="00593B29" w:rsidRPr="00593B29">
        <w:rPr>
          <w:lang w:eastAsia="x-none"/>
        </w:rPr>
        <w:tab/>
        <w:t>CMCC</w:t>
      </w:r>
    </w:p>
    <w:p w14:paraId="2A58BD1C" w14:textId="42318A88" w:rsidR="00593B29" w:rsidRPr="00593B29" w:rsidRDefault="001B7BF2" w:rsidP="00593B29">
      <w:pPr>
        <w:ind w:left="1440" w:hanging="1440"/>
        <w:rPr>
          <w:lang w:eastAsia="x-none"/>
        </w:rPr>
      </w:pPr>
      <w:hyperlink r:id="rId750" w:history="1">
        <w:r w:rsidR="00D93AE1">
          <w:rPr>
            <w:rStyle w:val="Hyperlink"/>
            <w:lang w:eastAsia="x-none"/>
          </w:rPr>
          <w:t>R1-1808891</w:t>
        </w:r>
      </w:hyperlink>
      <w:r w:rsidR="00593B29" w:rsidRPr="00593B29">
        <w:rPr>
          <w:lang w:eastAsia="x-none"/>
        </w:rPr>
        <w:tab/>
        <w:t>Maintenance for Physical random access channel and procedure</w:t>
      </w:r>
      <w:r w:rsidR="00593B29" w:rsidRPr="00593B29">
        <w:rPr>
          <w:lang w:eastAsia="x-none"/>
        </w:rPr>
        <w:tab/>
        <w:t>Guangdong OPPO Mobile Telecom</w:t>
      </w:r>
    </w:p>
    <w:p w14:paraId="295BB77C" w14:textId="6255AFCE" w:rsidR="00593B29" w:rsidRPr="00593B29" w:rsidRDefault="001B7BF2" w:rsidP="00593B29">
      <w:pPr>
        <w:ind w:left="720" w:hanging="720"/>
        <w:rPr>
          <w:lang w:eastAsia="x-none"/>
        </w:rPr>
      </w:pPr>
      <w:hyperlink r:id="rId751" w:history="1">
        <w:r w:rsidR="00D93AE1">
          <w:rPr>
            <w:rStyle w:val="Hyperlink"/>
            <w:lang w:eastAsia="x-none"/>
          </w:rPr>
          <w:t>R1-1808923</w:t>
        </w:r>
      </w:hyperlink>
      <w:r w:rsidR="00593B29" w:rsidRPr="00593B29">
        <w:rPr>
          <w:lang w:eastAsia="x-none"/>
        </w:rPr>
        <w:tab/>
        <w:t>Remaining issues on physical random access channel and procedure</w:t>
      </w:r>
      <w:r w:rsidR="00593B29" w:rsidRPr="00593B29">
        <w:rPr>
          <w:lang w:eastAsia="x-none"/>
        </w:rPr>
        <w:tab/>
        <w:t>Huawei, HiSilicon</w:t>
      </w:r>
    </w:p>
    <w:p w14:paraId="3E9AE17F" w14:textId="04A337D0" w:rsidR="00593B29" w:rsidRPr="00593B29" w:rsidRDefault="001B7BF2" w:rsidP="00593B29">
      <w:pPr>
        <w:ind w:left="720" w:hanging="720"/>
        <w:rPr>
          <w:lang w:eastAsia="x-none"/>
        </w:rPr>
      </w:pPr>
      <w:hyperlink r:id="rId752" w:history="1">
        <w:r w:rsidR="00D93AE1">
          <w:rPr>
            <w:rStyle w:val="Hyperlink"/>
            <w:lang w:eastAsia="x-none"/>
          </w:rPr>
          <w:t>R1-1808965</w:t>
        </w:r>
      </w:hyperlink>
      <w:r w:rsidR="00593B29" w:rsidRPr="00593B29">
        <w:rPr>
          <w:lang w:eastAsia="x-none"/>
        </w:rPr>
        <w:tab/>
        <w:t>Remaining details on NR Random Access</w:t>
      </w:r>
      <w:r w:rsidR="00593B29" w:rsidRPr="00593B29">
        <w:rPr>
          <w:lang w:eastAsia="x-none"/>
        </w:rPr>
        <w:tab/>
        <w:t>Nokia, Nokia Shanghai Bell</w:t>
      </w:r>
    </w:p>
    <w:p w14:paraId="56C9899F" w14:textId="2C6B3AC1" w:rsidR="00593B29" w:rsidRPr="00593B29" w:rsidRDefault="001B7BF2" w:rsidP="00593B29">
      <w:pPr>
        <w:ind w:left="720" w:hanging="720"/>
        <w:rPr>
          <w:lang w:eastAsia="x-none"/>
        </w:rPr>
      </w:pPr>
      <w:hyperlink r:id="rId753" w:history="1">
        <w:r w:rsidR="00D93AE1">
          <w:rPr>
            <w:rStyle w:val="Hyperlink"/>
            <w:lang w:eastAsia="x-none"/>
          </w:rPr>
          <w:t>R1-1809135</w:t>
        </w:r>
      </w:hyperlink>
      <w:r w:rsidR="00593B29" w:rsidRPr="00593B29">
        <w:rPr>
          <w:lang w:eastAsia="x-none"/>
        </w:rPr>
        <w:tab/>
        <w:t>Maintenance for NR random access</w:t>
      </w:r>
      <w:r w:rsidR="00593B29" w:rsidRPr="00593B29">
        <w:rPr>
          <w:lang w:eastAsia="x-none"/>
        </w:rPr>
        <w:tab/>
        <w:t>NTT DOCOMO, INC.</w:t>
      </w:r>
    </w:p>
    <w:p w14:paraId="0CB1735A" w14:textId="27A22F36" w:rsidR="00593B29" w:rsidRPr="00593B29" w:rsidRDefault="001B7BF2" w:rsidP="00593B29">
      <w:pPr>
        <w:ind w:left="720" w:hanging="720"/>
        <w:rPr>
          <w:lang w:eastAsia="x-none"/>
        </w:rPr>
      </w:pPr>
      <w:hyperlink r:id="rId754" w:history="1">
        <w:r w:rsidR="00D93AE1">
          <w:rPr>
            <w:rStyle w:val="Hyperlink"/>
            <w:lang w:eastAsia="x-none"/>
          </w:rPr>
          <w:t>R1-1809257</w:t>
        </w:r>
      </w:hyperlink>
      <w:r w:rsidR="00593B29" w:rsidRPr="00593B29">
        <w:rPr>
          <w:lang w:eastAsia="x-none"/>
        </w:rPr>
        <w:tab/>
        <w:t>Maintenance for Physical random access channel and procedure</w:t>
      </w:r>
      <w:r w:rsidR="00593B29" w:rsidRPr="00593B29">
        <w:rPr>
          <w:lang w:eastAsia="x-none"/>
        </w:rPr>
        <w:tab/>
        <w:t>Ericsson</w:t>
      </w:r>
    </w:p>
    <w:p w14:paraId="20695CB2" w14:textId="5F121668" w:rsidR="00593B29" w:rsidRPr="00593B29" w:rsidRDefault="001B7BF2" w:rsidP="00593B29">
      <w:pPr>
        <w:ind w:left="720" w:hanging="720"/>
        <w:rPr>
          <w:lang w:eastAsia="x-none"/>
        </w:rPr>
      </w:pPr>
      <w:hyperlink r:id="rId755" w:history="1">
        <w:r w:rsidR="00D93AE1">
          <w:rPr>
            <w:rStyle w:val="Hyperlink"/>
            <w:lang w:eastAsia="x-none"/>
          </w:rPr>
          <w:t>R1-1809725</w:t>
        </w:r>
      </w:hyperlink>
      <w:r w:rsidR="00593B29" w:rsidRPr="00593B29">
        <w:rPr>
          <w:lang w:eastAsia="x-none"/>
        </w:rPr>
        <w:tab/>
        <w:t>Maintenance for Physical random access channel and procedure</w:t>
      </w:r>
      <w:r w:rsidR="00593B29" w:rsidRPr="00593B29">
        <w:rPr>
          <w:lang w:eastAsia="x-none"/>
        </w:rPr>
        <w:tab/>
        <w:t>Qualcomm Incorporated</w:t>
      </w:r>
      <w:r w:rsidR="00522291">
        <w:rPr>
          <w:lang w:eastAsia="x-none"/>
        </w:rPr>
        <w:tab/>
        <w:t>(</w:t>
      </w:r>
      <w:r w:rsidR="00593B29" w:rsidRPr="00593B29">
        <w:rPr>
          <w:lang w:eastAsia="x-none"/>
        </w:rPr>
        <w:t xml:space="preserve">Revision of </w:t>
      </w:r>
      <w:hyperlink r:id="rId756" w:history="1">
        <w:r w:rsidR="00D93AE1">
          <w:rPr>
            <w:rStyle w:val="Hyperlink"/>
            <w:lang w:eastAsia="x-none"/>
          </w:rPr>
          <w:t>R1-1809418</w:t>
        </w:r>
      </w:hyperlink>
      <w:r w:rsidR="00522291">
        <w:rPr>
          <w:lang w:eastAsia="x-none"/>
        </w:rPr>
        <w:t>)</w:t>
      </w:r>
    </w:p>
    <w:p w14:paraId="0515EAA4" w14:textId="28ECA74E" w:rsidR="00593B29" w:rsidRPr="00593B29" w:rsidRDefault="001B7BF2" w:rsidP="00593B29">
      <w:pPr>
        <w:ind w:left="720" w:hanging="720"/>
        <w:rPr>
          <w:lang w:eastAsia="x-none"/>
        </w:rPr>
      </w:pPr>
      <w:hyperlink r:id="rId757" w:history="1">
        <w:r w:rsidR="00D93AE1">
          <w:rPr>
            <w:rStyle w:val="Hyperlink"/>
            <w:lang w:eastAsia="x-none"/>
          </w:rPr>
          <w:t>R1-1809474</w:t>
        </w:r>
      </w:hyperlink>
      <w:r w:rsidR="00593B29" w:rsidRPr="00593B29">
        <w:rPr>
          <w:lang w:eastAsia="x-none"/>
        </w:rPr>
        <w:tab/>
        <w:t>Correction on RACH procedure</w:t>
      </w:r>
      <w:r w:rsidR="00593B29" w:rsidRPr="00593B29">
        <w:rPr>
          <w:lang w:eastAsia="x-none"/>
        </w:rPr>
        <w:tab/>
        <w:t>ITL</w:t>
      </w:r>
    </w:p>
    <w:p w14:paraId="34D73E1E" w14:textId="77777777" w:rsidR="00593B29" w:rsidRPr="00593B29" w:rsidRDefault="00593B29" w:rsidP="00593B29">
      <w:pPr>
        <w:pStyle w:val="Heading4"/>
        <w:rPr>
          <w:rFonts w:eastAsia="MS Mincho"/>
          <w:lang w:eastAsia="ja-JP"/>
        </w:rPr>
      </w:pPr>
      <w:bookmarkStart w:id="243" w:name="_Toc521704509"/>
      <w:bookmarkStart w:id="244" w:name="_Toc526458903"/>
      <w:r w:rsidRPr="00593B29">
        <w:t xml:space="preserve">Maintenance for </w:t>
      </w:r>
      <w:r w:rsidRPr="00593B29">
        <w:rPr>
          <w:rFonts w:hint="eastAsia"/>
        </w:rPr>
        <w:t>Mobility procedure</w:t>
      </w:r>
      <w:bookmarkEnd w:id="243"/>
      <w:bookmarkEnd w:id="244"/>
    </w:p>
    <w:p w14:paraId="4076C2A4" w14:textId="77777777" w:rsidR="00593B29" w:rsidRPr="00593B29" w:rsidRDefault="00593B29" w:rsidP="00593B29">
      <w:pPr>
        <w:ind w:left="720" w:hanging="720"/>
        <w:rPr>
          <w:i/>
        </w:rPr>
      </w:pPr>
      <w:r w:rsidRPr="00593B29">
        <w:rPr>
          <w:i/>
        </w:rPr>
        <w:t>Including RRM and RLM</w:t>
      </w:r>
    </w:p>
    <w:p w14:paraId="07DC2D20" w14:textId="77777777" w:rsidR="00DA5D5B" w:rsidRDefault="00DA5D5B" w:rsidP="00DA5D5B"/>
    <w:p w14:paraId="53AB966E" w14:textId="2397A10D" w:rsidR="00DA5D5B" w:rsidRPr="00DA5D5B" w:rsidRDefault="001B7BF2" w:rsidP="00DA5D5B">
      <w:pPr>
        <w:rPr>
          <w:b/>
        </w:rPr>
      </w:pPr>
      <w:hyperlink r:id="rId758" w:history="1">
        <w:r w:rsidR="00D93AE1">
          <w:rPr>
            <w:rStyle w:val="Hyperlink"/>
            <w:b/>
          </w:rPr>
          <w:t>R1-1809732</w:t>
        </w:r>
      </w:hyperlink>
      <w:r w:rsidR="00DA5D5B" w:rsidRPr="00DA5D5B">
        <w:rPr>
          <w:b/>
        </w:rPr>
        <w:tab/>
        <w:t>Summary of discussion for NR measurements for mobility</w:t>
      </w:r>
      <w:r w:rsidR="00DA5D5B" w:rsidRPr="00DA5D5B">
        <w:rPr>
          <w:b/>
        </w:rPr>
        <w:tab/>
        <w:t>Intel</w:t>
      </w:r>
    </w:p>
    <w:p w14:paraId="5A4617C0" w14:textId="77777777" w:rsidR="00DA5D5B" w:rsidRPr="00BD0234" w:rsidRDefault="00DA5D5B" w:rsidP="00DA5D5B">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5F0D7470" w14:textId="29008F3F" w:rsidR="00DA5D5B" w:rsidRDefault="00DA5D5B" w:rsidP="00DA5D5B"/>
    <w:p w14:paraId="06B1B07E" w14:textId="77777777" w:rsidR="00FC4CBB" w:rsidRPr="00FC4CBB" w:rsidRDefault="00FC4CBB" w:rsidP="00FC4CBB">
      <w:pPr>
        <w:rPr>
          <w:highlight w:val="green"/>
        </w:rPr>
      </w:pPr>
      <w:r w:rsidRPr="00FC4CBB">
        <w:rPr>
          <w:highlight w:val="green"/>
        </w:rPr>
        <w:t>Agreements:</w:t>
      </w:r>
    </w:p>
    <w:p w14:paraId="69CC93A2" w14:textId="77777777" w:rsidR="00FC4CBB" w:rsidRPr="00FC4CBB" w:rsidRDefault="00FC4CBB" w:rsidP="008E772F">
      <w:pPr>
        <w:numPr>
          <w:ilvl w:val="0"/>
          <w:numId w:val="58"/>
        </w:numPr>
        <w:rPr>
          <w:rFonts w:ascii="Times New Roman" w:eastAsia="DengXian" w:hAnsi="Times New Roman"/>
          <w:lang w:eastAsia="ko-KR"/>
        </w:rPr>
      </w:pPr>
      <w:r w:rsidRPr="00FC4CBB">
        <w:rPr>
          <w:rFonts w:ascii="Times New Roman" w:eastAsia="DengXian" w:hAnsi="Times New Roman"/>
          <w:lang w:eastAsia="ko-KR"/>
        </w:rPr>
        <w:t>Adopt the following text proposals</w:t>
      </w:r>
    </w:p>
    <w:p w14:paraId="6848A117" w14:textId="77777777" w:rsidR="00FC4CBB" w:rsidRPr="00FC4CBB" w:rsidRDefault="00FC4CBB" w:rsidP="00FC4CBB">
      <w:pPr>
        <w:snapToGrid w:val="0"/>
        <w:spacing w:after="120"/>
        <w:ind w:left="720" w:hanging="720"/>
        <w:jc w:val="both"/>
      </w:pPr>
      <w:r w:rsidRPr="00FC4CBB">
        <w:t>----------------------------------Text Proposal for Section 7.1.4.5 in TS38.211------------------------------------</w:t>
      </w:r>
    </w:p>
    <w:tbl>
      <w:tblPr>
        <w:tblW w:w="9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42"/>
      </w:tblGrid>
      <w:tr w:rsidR="00FC4CBB" w:rsidRPr="00FC4CBB" w14:paraId="775ABF23" w14:textId="77777777" w:rsidTr="00B56D6F">
        <w:tc>
          <w:tcPr>
            <w:tcW w:w="9242" w:type="dxa"/>
          </w:tcPr>
          <w:p w14:paraId="4558D722" w14:textId="77777777" w:rsidR="00FC4CBB" w:rsidRPr="00FC4CBB" w:rsidRDefault="00FC4CBB" w:rsidP="00FC4CBB">
            <w:pPr>
              <w:ind w:left="720" w:hanging="720"/>
            </w:pPr>
            <w:r w:rsidRPr="00FC4CBB">
              <w:rPr>
                <w:rFonts w:hint="eastAsia"/>
              </w:rPr>
              <w:t>----omitted----</w:t>
            </w:r>
          </w:p>
          <w:p w14:paraId="7C41FCC7" w14:textId="77777777" w:rsidR="00FC4CBB" w:rsidRPr="00FC4CBB" w:rsidRDefault="00FC4CBB" w:rsidP="00FC4CBB">
            <w:pPr>
              <w:ind w:left="720" w:hanging="720"/>
            </w:pPr>
            <w:r w:rsidRPr="00FC4CBB">
              <w:t>Zero-power (ZP) and non-zero-power (NZP) CSI-RS are defined</w:t>
            </w:r>
          </w:p>
          <w:p w14:paraId="0A8B5ECC" w14:textId="77777777" w:rsidR="00FC4CBB" w:rsidRPr="00FC4CBB" w:rsidRDefault="00FC4CBB" w:rsidP="00FC4CBB">
            <w:pPr>
              <w:spacing w:after="180"/>
              <w:ind w:left="568" w:hanging="284"/>
              <w:rPr>
                <w:rFonts w:ascii="Times New Roman" w:eastAsia="MS Mincho" w:hAnsi="Times New Roman"/>
                <w:szCs w:val="20"/>
              </w:rPr>
            </w:pPr>
            <w:r w:rsidRPr="00FC4CBB">
              <w:rPr>
                <w:rFonts w:ascii="Times New Roman" w:eastAsia="MS Mincho" w:hAnsi="Times New Roman"/>
                <w:szCs w:val="20"/>
              </w:rPr>
              <w:t>-</w:t>
            </w:r>
            <w:r w:rsidRPr="00FC4CBB">
              <w:rPr>
                <w:rFonts w:ascii="Times New Roman" w:eastAsia="MS Mincho" w:hAnsi="Times New Roman"/>
                <w:szCs w:val="20"/>
              </w:rPr>
              <w:tab/>
              <w:t xml:space="preserve">for a non-zero-power CSI-RS configured by the </w:t>
            </w:r>
            <w:r w:rsidRPr="00FC4CBB">
              <w:rPr>
                <w:rFonts w:ascii="Times New Roman" w:eastAsia="MS Mincho" w:hAnsi="Times New Roman"/>
                <w:i/>
                <w:szCs w:val="20"/>
              </w:rPr>
              <w:t>NZP-CSI-RS-Resource</w:t>
            </w:r>
            <w:r w:rsidRPr="00FC4CBB">
              <w:rPr>
                <w:rFonts w:ascii="Times New Roman" w:eastAsia="MS Mincho" w:hAnsi="Times New Roman"/>
                <w:szCs w:val="20"/>
              </w:rPr>
              <w:t xml:space="preserve"> IE</w:t>
            </w:r>
            <w:r w:rsidRPr="00FC4CBB">
              <w:rPr>
                <w:rFonts w:ascii="Times New Roman" w:eastAsia="MS Mincho" w:hAnsi="Times New Roman"/>
                <w:color w:val="FF0000"/>
                <w:szCs w:val="20"/>
                <w:u w:val="single"/>
              </w:rPr>
              <w:t xml:space="preserve"> </w:t>
            </w:r>
            <w:r w:rsidRPr="00FC4CBB">
              <w:rPr>
                <w:rFonts w:ascii="Times New Roman" w:eastAsia="MS Mincho" w:hAnsi="Times New Roman"/>
                <w:i/>
                <w:iCs/>
                <w:color w:val="FF0000"/>
                <w:szCs w:val="20"/>
                <w:u w:val="single"/>
              </w:rPr>
              <w:t>or CSI-RS-Resource-Mobility in the CSI-RS-ResourceConfigMobility IE</w:t>
            </w:r>
            <w:r w:rsidRPr="00FC4CBB">
              <w:rPr>
                <w:rFonts w:ascii="Times New Roman" w:eastAsia="MS Mincho" w:hAnsi="Times New Roman"/>
                <w:color w:val="FF0000"/>
                <w:szCs w:val="20"/>
                <w:u w:val="single"/>
              </w:rPr>
              <w:t>,</w:t>
            </w:r>
            <w:r w:rsidRPr="00FC4CBB">
              <w:rPr>
                <w:rFonts w:ascii="Times New Roman" w:eastAsia="MS Mincho" w:hAnsi="Times New Roman"/>
                <w:color w:val="00B0F0"/>
                <w:szCs w:val="20"/>
              </w:rPr>
              <w:t xml:space="preserve"> </w:t>
            </w:r>
            <w:r w:rsidRPr="00FC4CBB">
              <w:rPr>
                <w:rFonts w:ascii="Times New Roman" w:eastAsia="MS Mincho" w:hAnsi="Times New Roman"/>
                <w:szCs w:val="20"/>
              </w:rPr>
              <w:t>the sequence shall be generated according to clause 7.4.1.5.2 and mapped to resource elements according to clause 7.4.1.5.3</w:t>
            </w:r>
          </w:p>
          <w:p w14:paraId="1FC07F5E" w14:textId="77777777" w:rsidR="00FC4CBB" w:rsidRPr="00FC4CBB" w:rsidRDefault="00FC4CBB" w:rsidP="00FC4CBB">
            <w:pPr>
              <w:snapToGrid w:val="0"/>
              <w:spacing w:after="120"/>
              <w:ind w:left="720" w:hanging="720"/>
              <w:jc w:val="both"/>
            </w:pPr>
            <w:r w:rsidRPr="00FC4CBB">
              <w:rPr>
                <w:rFonts w:hint="eastAsia"/>
              </w:rPr>
              <w:t>----omitted----</w:t>
            </w:r>
          </w:p>
          <w:p w14:paraId="36E30906" w14:textId="77777777" w:rsidR="00FC4CBB" w:rsidRPr="00FC4CBB" w:rsidRDefault="00FC4CBB" w:rsidP="00FC4CBB">
            <w:pPr>
              <w:ind w:left="720" w:hanging="720"/>
            </w:pPr>
            <w:r w:rsidRPr="00FC4CBB">
              <w:t>…..</w:t>
            </w:r>
          </w:p>
          <w:p w14:paraId="3EDDF6C8" w14:textId="5B585996" w:rsidR="00FC4CBB" w:rsidRPr="00FC4CBB" w:rsidRDefault="00FC4CBB" w:rsidP="00FC4CBB">
            <w:pPr>
              <w:ind w:left="720" w:hanging="720"/>
            </w:pPr>
            <w:r w:rsidRPr="00FC4CBB">
              <w:lastRenderedPageBreak/>
              <w:t xml:space="preserve">at the start of each OFDM symbol where </w:t>
            </w:r>
            <m:oMath>
              <m:sSubSup>
                <m:sSubSupPr>
                  <m:ctrlPr>
                    <w:rPr>
                      <w:rFonts w:ascii="Cambria Math" w:hAnsi="Cambria Math"/>
                      <w:i/>
                    </w:rPr>
                  </m:ctrlPr>
                </m:sSubSupPr>
                <m:e>
                  <m:r>
                    <w:rPr>
                      <w:rFonts w:ascii="Cambria Math" w:hAnsi="Cambria Math"/>
                    </w:rPr>
                    <m:t>n</m:t>
                  </m:r>
                </m:e>
                <m:sub>
                  <m:r>
                    <m:rPr>
                      <m:nor/>
                    </m:rPr>
                    <w:rPr>
                      <w:rFonts w:ascii="Cambria Math" w:hAnsi="Cambria Math"/>
                    </w:rPr>
                    <m:t>s,f</m:t>
                  </m:r>
                </m:sub>
                <m:sup>
                  <m:r>
                    <w:rPr>
                      <w:rFonts w:ascii="Cambria Math" w:hAnsi="Cambria Math"/>
                    </w:rPr>
                    <m:t>μ</m:t>
                  </m:r>
                </m:sup>
              </m:sSubSup>
            </m:oMath>
            <w:r w:rsidRPr="00FC4CBB">
              <w:t xml:space="preserve"> is the slot number within a radio frame, </w:t>
            </w:r>
            <w:r w:rsidRPr="00FC4CBB">
              <w:rPr>
                <w:noProof/>
                <w:position w:val="-6"/>
                <w:lang w:eastAsia="en-GB"/>
              </w:rPr>
              <w:drawing>
                <wp:inline distT="0" distB="0" distL="0" distR="0" wp14:anchorId="4EB1155D" wp14:editId="6EBCC82D">
                  <wp:extent cx="83820" cy="1600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59" cstate="print">
                            <a:extLst>
                              <a:ext uri="{28A0092B-C50C-407E-A947-70E740481C1C}">
                                <a14:useLocalDpi xmlns:a14="http://schemas.microsoft.com/office/drawing/2010/main" val="0"/>
                              </a:ext>
                            </a:extLst>
                          </a:blip>
                          <a:srcRect/>
                          <a:stretch>
                            <a:fillRect/>
                          </a:stretch>
                        </pic:blipFill>
                        <pic:spPr bwMode="auto">
                          <a:xfrm>
                            <a:off x="0" y="0"/>
                            <a:ext cx="83820" cy="160020"/>
                          </a:xfrm>
                          <a:prstGeom prst="rect">
                            <a:avLst/>
                          </a:prstGeom>
                          <a:noFill/>
                          <a:ln>
                            <a:noFill/>
                          </a:ln>
                        </pic:spPr>
                      </pic:pic>
                    </a:graphicData>
                  </a:graphic>
                </wp:inline>
              </w:drawing>
            </w:r>
            <w:r w:rsidRPr="00FC4CBB">
              <w:t xml:space="preserve"> is the OFDM symbol number within a slot, and </w:t>
            </w:r>
            <w:r w:rsidRPr="00FC4CBB">
              <w:rPr>
                <w:noProof/>
                <w:position w:val="-10"/>
                <w:lang w:eastAsia="en-GB"/>
              </w:rPr>
              <w:drawing>
                <wp:inline distT="0" distB="0" distL="0" distR="0" wp14:anchorId="7A8D5EDB" wp14:editId="1573934A">
                  <wp:extent cx="198120" cy="1905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60" cstate="print">
                            <a:extLst>
                              <a:ext uri="{28A0092B-C50C-407E-A947-70E740481C1C}">
                                <a14:useLocalDpi xmlns:a14="http://schemas.microsoft.com/office/drawing/2010/main" val="0"/>
                              </a:ext>
                            </a:extLst>
                          </a:blip>
                          <a:srcRect/>
                          <a:stretch>
                            <a:fillRect/>
                          </a:stretch>
                        </pic:blipFill>
                        <pic:spPr bwMode="auto">
                          <a:xfrm>
                            <a:off x="0" y="0"/>
                            <a:ext cx="198120" cy="190500"/>
                          </a:xfrm>
                          <a:prstGeom prst="rect">
                            <a:avLst/>
                          </a:prstGeom>
                          <a:noFill/>
                          <a:ln>
                            <a:noFill/>
                          </a:ln>
                        </pic:spPr>
                      </pic:pic>
                    </a:graphicData>
                  </a:graphic>
                </wp:inline>
              </w:drawing>
            </w:r>
            <w:r w:rsidRPr="00FC4CBB">
              <w:t xml:space="preserve"> equals the higher-layer parameter s</w:t>
            </w:r>
            <w:r w:rsidRPr="00FC4CBB">
              <w:rPr>
                <w:i/>
              </w:rPr>
              <w:t>cramblingID</w:t>
            </w:r>
            <w:r w:rsidRPr="00FC4CBB">
              <w:rPr>
                <w:i/>
                <w:color w:val="FF0000"/>
                <w:u w:val="single"/>
              </w:rPr>
              <w:t xml:space="preserve"> </w:t>
            </w:r>
            <w:r w:rsidRPr="00FC4CBB">
              <w:rPr>
                <w:iCs/>
                <w:color w:val="FF0000"/>
                <w:u w:val="single"/>
              </w:rPr>
              <w:t xml:space="preserve">or </w:t>
            </w:r>
            <w:r w:rsidRPr="00FC4CBB">
              <w:rPr>
                <w:i/>
                <w:iCs/>
                <w:color w:val="FF0000"/>
                <w:u w:val="single"/>
              </w:rPr>
              <w:t>sequenceGenerationConfig</w:t>
            </w:r>
            <w:r w:rsidRPr="00FC4CBB">
              <w:rPr>
                <w:color w:val="FF0000"/>
                <w:u w:val="single"/>
              </w:rPr>
              <w:t>.</w:t>
            </w:r>
          </w:p>
          <w:p w14:paraId="64513B0F" w14:textId="77777777" w:rsidR="00FC4CBB" w:rsidRPr="00FC4CBB" w:rsidRDefault="00FC4CBB" w:rsidP="00FC4CBB">
            <w:pPr>
              <w:snapToGrid w:val="0"/>
              <w:spacing w:after="120"/>
              <w:ind w:left="720" w:hanging="720"/>
              <w:jc w:val="both"/>
            </w:pPr>
            <w:r w:rsidRPr="00FC4CBB">
              <w:rPr>
                <w:rFonts w:hint="eastAsia"/>
              </w:rPr>
              <w:t>----omitted----</w:t>
            </w:r>
          </w:p>
          <w:p w14:paraId="1B539794" w14:textId="5E2DFFB3" w:rsidR="00FC4CBB" w:rsidRPr="00FC4CBB" w:rsidRDefault="00FC4CBB" w:rsidP="00FC4CBB">
            <w:pPr>
              <w:ind w:left="720" w:hanging="720"/>
            </w:pPr>
            <w:r w:rsidRPr="00FC4CBB">
              <w:t xml:space="preserve">The value of </w:t>
            </w:r>
            <w:r w:rsidRPr="00FC4CBB">
              <w:rPr>
                <w:noProof/>
                <w:position w:val="-10"/>
                <w:lang w:eastAsia="en-GB"/>
              </w:rPr>
              <w:drawing>
                <wp:inline distT="0" distB="0" distL="0" distR="0" wp14:anchorId="1C7D021A" wp14:editId="453A0711">
                  <wp:extent cx="137160" cy="1600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61" cstate="print">
                            <a:extLst>
                              <a:ext uri="{28A0092B-C50C-407E-A947-70E740481C1C}">
                                <a14:useLocalDpi xmlns:a14="http://schemas.microsoft.com/office/drawing/2010/main" val="0"/>
                              </a:ext>
                            </a:extLst>
                          </a:blip>
                          <a:srcRect/>
                          <a:stretch>
                            <a:fillRect/>
                          </a:stretch>
                        </pic:blipFill>
                        <pic:spPr bwMode="auto">
                          <a:xfrm>
                            <a:off x="0" y="0"/>
                            <a:ext cx="137160" cy="160020"/>
                          </a:xfrm>
                          <a:prstGeom prst="rect">
                            <a:avLst/>
                          </a:prstGeom>
                          <a:noFill/>
                          <a:ln>
                            <a:noFill/>
                          </a:ln>
                        </pic:spPr>
                      </pic:pic>
                    </a:graphicData>
                  </a:graphic>
                </wp:inline>
              </w:drawing>
            </w:r>
            <w:r w:rsidRPr="00FC4CBB">
              <w:t xml:space="preserve"> is given by the higher-layer parameter </w:t>
            </w:r>
            <w:r w:rsidRPr="00FC4CBB">
              <w:rPr>
                <w:i/>
              </w:rPr>
              <w:t>density</w:t>
            </w:r>
            <w:r w:rsidRPr="00FC4CBB">
              <w:t xml:space="preserve"> in the </w:t>
            </w:r>
            <w:r w:rsidRPr="00FC4CBB">
              <w:rPr>
                <w:i/>
              </w:rPr>
              <w:t>CSI-RS-ResourceMapping</w:t>
            </w:r>
            <w:r w:rsidRPr="00FC4CBB">
              <w:t xml:space="preserve"> IE</w:t>
            </w:r>
            <w:r w:rsidRPr="00FC4CBB">
              <w:rPr>
                <w:color w:val="FF0000"/>
                <w:u w:val="single"/>
              </w:rPr>
              <w:t xml:space="preserve"> or </w:t>
            </w:r>
            <w:r w:rsidRPr="00FC4CBB">
              <w:rPr>
                <w:rFonts w:hint="eastAsia"/>
                <w:color w:val="FF0000"/>
                <w:u w:val="single"/>
              </w:rPr>
              <w:t xml:space="preserve">the </w:t>
            </w:r>
            <w:r w:rsidRPr="00FC4CBB">
              <w:rPr>
                <w:i/>
                <w:iCs/>
                <w:color w:val="FF0000"/>
                <w:u w:val="single"/>
              </w:rPr>
              <w:t xml:space="preserve">CSI-RS-ResourceConfigMobility </w:t>
            </w:r>
            <w:r w:rsidRPr="00FC4CBB">
              <w:rPr>
                <w:color w:val="FF0000"/>
                <w:u w:val="single"/>
              </w:rPr>
              <w:t>IE</w:t>
            </w:r>
            <w:r w:rsidRPr="00FC4CBB">
              <w:rPr>
                <w:rFonts w:hint="eastAsia"/>
              </w:rPr>
              <w:t xml:space="preserve"> </w:t>
            </w:r>
            <w:r w:rsidRPr="00FC4CBB">
              <w:t xml:space="preserve">and the number of ports </w:t>
            </w:r>
            <m:oMath>
              <m:r>
                <w:rPr>
                  <w:rFonts w:ascii="Cambria Math" w:hAnsi="Cambria Math"/>
                </w:rPr>
                <m:t>X</m:t>
              </m:r>
            </m:oMath>
            <w:r w:rsidRPr="00FC4CBB">
              <w:t xml:space="preserve"> is given by the higher-layer parameter </w:t>
            </w:r>
            <w:r w:rsidRPr="00FC4CBB">
              <w:rPr>
                <w:i/>
              </w:rPr>
              <w:t>nrofPorts</w:t>
            </w:r>
            <w:r w:rsidRPr="00FC4CBB">
              <w:t>.</w:t>
            </w:r>
          </w:p>
          <w:p w14:paraId="70EAB62B" w14:textId="77777777" w:rsidR="00FC4CBB" w:rsidRPr="00FC4CBB" w:rsidRDefault="00FC4CBB" w:rsidP="00FC4CBB">
            <w:pPr>
              <w:snapToGrid w:val="0"/>
              <w:spacing w:after="120"/>
              <w:ind w:left="720" w:hanging="720"/>
              <w:jc w:val="both"/>
            </w:pPr>
            <w:r w:rsidRPr="00FC4CBB">
              <w:rPr>
                <w:rFonts w:hint="eastAsia"/>
              </w:rPr>
              <w:t>----omitted----</w:t>
            </w:r>
          </w:p>
          <w:p w14:paraId="775B92AB" w14:textId="632E1867" w:rsidR="00FC4CBB" w:rsidRPr="00FC4CBB" w:rsidRDefault="00FC4CBB" w:rsidP="00FC4CBB">
            <w:pPr>
              <w:ind w:left="720" w:hanging="720"/>
            </w:pPr>
            <w:r w:rsidRPr="00FC4CBB">
              <w:t xml:space="preserve">The time-domain locations </w:t>
            </w:r>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d>
                <m:dPr>
                  <m:begChr m:val="{"/>
                  <m:endChr m:val="}"/>
                  <m:ctrlPr>
                    <w:rPr>
                      <w:rFonts w:ascii="Cambria Math" w:hAnsi="Cambria Math"/>
                      <w:i/>
                    </w:rPr>
                  </m:ctrlPr>
                </m:dPr>
                <m:e>
                  <m:r>
                    <w:rPr>
                      <w:rFonts w:ascii="Cambria Math" w:hAnsi="Cambria Math"/>
                    </w:rPr>
                    <m:t>2, 3, …, 12</m:t>
                  </m:r>
                </m:e>
              </m:d>
            </m:oMath>
            <w:r w:rsidRPr="00FC4CBB">
              <w:t xml:space="preserve"> and </w:t>
            </w:r>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2, 3, …, 12</m:t>
                  </m:r>
                </m:e>
              </m:d>
            </m:oMath>
            <w:r w:rsidRPr="00FC4CBB">
              <w:t xml:space="preserve"> are provided by the higher-layer parameters </w:t>
            </w:r>
            <w:r w:rsidRPr="00FC4CBB">
              <w:rPr>
                <w:i/>
              </w:rPr>
              <w:t>firstOFDMSymbolInTimeDomain</w:t>
            </w:r>
            <w:r w:rsidRPr="00FC4CBB">
              <w:t xml:space="preserve"> and </w:t>
            </w:r>
            <w:r w:rsidRPr="00FC4CBB">
              <w:rPr>
                <w:i/>
              </w:rPr>
              <w:t>firstOFDMSymbolInTimeDomain2</w:t>
            </w:r>
            <w:r w:rsidRPr="00FC4CBB">
              <w:t xml:space="preserve">, respectively, in the </w:t>
            </w:r>
            <w:r w:rsidRPr="00FC4CBB">
              <w:rPr>
                <w:i/>
              </w:rPr>
              <w:t>CSI-RS-ResourceMapping</w:t>
            </w:r>
            <w:r w:rsidRPr="00FC4CBB">
              <w:t xml:space="preserve"> IE</w:t>
            </w:r>
            <w:r w:rsidRPr="00FC4CBB">
              <w:rPr>
                <w:color w:val="FF0000"/>
                <w:u w:val="single"/>
              </w:rPr>
              <w:t xml:space="preserve"> or </w:t>
            </w:r>
            <w:r w:rsidRPr="00FC4CBB">
              <w:rPr>
                <w:rFonts w:hint="eastAsia"/>
                <w:color w:val="FF0000"/>
                <w:u w:val="single"/>
              </w:rPr>
              <w:t xml:space="preserve">the </w:t>
            </w:r>
            <w:r w:rsidRPr="00FC4CBB">
              <w:rPr>
                <w:i/>
                <w:iCs/>
                <w:color w:val="FF0000"/>
                <w:u w:val="single"/>
              </w:rPr>
              <w:t xml:space="preserve">CSI-RS-ResourceConfigMobility </w:t>
            </w:r>
            <w:r w:rsidRPr="00FC4CBB">
              <w:rPr>
                <w:color w:val="FF0000"/>
                <w:u w:val="single"/>
              </w:rPr>
              <w:t>IE</w:t>
            </w:r>
            <w:r w:rsidRPr="00FC4CBB">
              <w:t xml:space="preserve"> and defined relative to the start of a slot.</w:t>
            </w:r>
          </w:p>
          <w:p w14:paraId="0F169E7D" w14:textId="41A8FFE9" w:rsidR="00FC4CBB" w:rsidRPr="00FC4CBB" w:rsidRDefault="00FC4CBB" w:rsidP="00FC4CBB">
            <w:pPr>
              <w:ind w:left="720" w:hanging="720"/>
            </w:pPr>
            <w:r w:rsidRPr="00FC4CBB">
              <w:t xml:space="preserve">The frequency-domain location is given by a bitmap provided by the higher-layer parameter </w:t>
            </w:r>
            <w:r w:rsidRPr="00FC4CBB">
              <w:rPr>
                <w:i/>
              </w:rPr>
              <w:t>frequencyDomainAllocation</w:t>
            </w:r>
            <w:r w:rsidRPr="00FC4CBB">
              <w:t xml:space="preserve"> in the </w:t>
            </w:r>
            <w:r w:rsidRPr="00FC4CBB">
              <w:rPr>
                <w:i/>
              </w:rPr>
              <w:t>CSI-RS-ResourceMapping</w:t>
            </w:r>
            <w:r w:rsidRPr="00FC4CBB">
              <w:t xml:space="preserve"> IE</w:t>
            </w:r>
            <w:r w:rsidRPr="00FC4CBB">
              <w:rPr>
                <w:color w:val="FF0000"/>
                <w:u w:val="single"/>
              </w:rPr>
              <w:t xml:space="preserve"> or </w:t>
            </w:r>
            <w:r w:rsidRPr="00FC4CBB">
              <w:rPr>
                <w:rFonts w:hint="eastAsia"/>
                <w:color w:val="FF0000"/>
                <w:u w:val="single"/>
              </w:rPr>
              <w:t xml:space="preserve">the </w:t>
            </w:r>
            <w:r w:rsidRPr="00FC4CBB">
              <w:rPr>
                <w:i/>
                <w:iCs/>
                <w:color w:val="FF0000"/>
                <w:u w:val="single"/>
              </w:rPr>
              <w:t xml:space="preserve">CSI-RS-ResourceConfigMobility </w:t>
            </w:r>
            <w:r w:rsidRPr="00FC4CBB">
              <w:rPr>
                <w:color w:val="FF0000"/>
                <w:u w:val="single"/>
              </w:rPr>
              <w:t>IE</w:t>
            </w:r>
            <w:r w:rsidRPr="00FC4CBB">
              <w:rPr>
                <w:i/>
              </w:rPr>
              <w:t xml:space="preserve"> </w:t>
            </w:r>
            <w:r w:rsidRPr="00FC4CBB">
              <w:t xml:space="preserve">with the bitmap and value of </w:t>
            </w:r>
            <w:r w:rsidRPr="00FC4CBB">
              <w:rPr>
                <w:noProof/>
                <w:position w:val="-10"/>
                <w:lang w:eastAsia="en-GB"/>
              </w:rPr>
              <w:drawing>
                <wp:inline distT="0" distB="0" distL="0" distR="0" wp14:anchorId="4331D345" wp14:editId="7003177D">
                  <wp:extent cx="160020" cy="1905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62" cstate="print">
                            <a:extLst>
                              <a:ext uri="{28A0092B-C50C-407E-A947-70E740481C1C}">
                                <a14:useLocalDpi xmlns:a14="http://schemas.microsoft.com/office/drawing/2010/main" val="0"/>
                              </a:ext>
                            </a:extLst>
                          </a:blip>
                          <a:srcRect/>
                          <a:stretch>
                            <a:fillRect/>
                          </a:stretch>
                        </pic:blipFill>
                        <pic:spPr bwMode="auto">
                          <a:xfrm>
                            <a:off x="0" y="0"/>
                            <a:ext cx="160020" cy="190500"/>
                          </a:xfrm>
                          <a:prstGeom prst="rect">
                            <a:avLst/>
                          </a:prstGeom>
                          <a:noFill/>
                          <a:ln>
                            <a:noFill/>
                          </a:ln>
                        </pic:spPr>
                      </pic:pic>
                    </a:graphicData>
                  </a:graphic>
                </wp:inline>
              </w:drawing>
            </w:r>
            <w:r w:rsidRPr="00FC4CBB">
              <w:t xml:space="preserve"> in Table 7.4.1.5.3-1 given by</w:t>
            </w:r>
          </w:p>
          <w:p w14:paraId="71CAD854" w14:textId="3021E625" w:rsidR="00FC4CBB" w:rsidRPr="00FC4CBB" w:rsidRDefault="00FC4CBB" w:rsidP="00FC4CBB">
            <w:pPr>
              <w:spacing w:after="180"/>
              <w:ind w:left="568" w:hanging="284"/>
              <w:rPr>
                <w:rFonts w:ascii="Times New Roman" w:eastAsia="MS Mincho" w:hAnsi="Times New Roman"/>
                <w:szCs w:val="20"/>
              </w:rPr>
            </w:pPr>
            <w:r w:rsidRPr="00FC4CBB">
              <w:rPr>
                <w:rFonts w:ascii="Times New Roman" w:eastAsia="MS Mincho" w:hAnsi="Times New Roman"/>
                <w:szCs w:val="20"/>
              </w:rPr>
              <w:t>-</w:t>
            </w:r>
            <w:r w:rsidRPr="00FC4CBB">
              <w:rPr>
                <w:rFonts w:ascii="Times New Roman" w:eastAsia="MS Mincho" w:hAnsi="Times New Roman"/>
                <w:szCs w:val="20"/>
              </w:rPr>
              <w:tab/>
            </w:r>
            <w:r w:rsidRPr="00FC4CBB">
              <w:rPr>
                <w:rFonts w:ascii="Times New Roman" w:eastAsia="MS Mincho" w:hAnsi="Times New Roman"/>
                <w:noProof/>
                <w:position w:val="-10"/>
                <w:szCs w:val="20"/>
                <w:lang w:eastAsia="en-GB"/>
              </w:rPr>
              <w:drawing>
                <wp:inline distT="0" distB="0" distL="0" distR="0" wp14:anchorId="6982D14F" wp14:editId="58BEF09F">
                  <wp:extent cx="457200" cy="1905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763" cstate="print">
                            <a:extLst>
                              <a:ext uri="{28A0092B-C50C-407E-A947-70E740481C1C}">
                                <a14:useLocalDpi xmlns:a14="http://schemas.microsoft.com/office/drawing/2010/main" val="0"/>
                              </a:ext>
                            </a:extLst>
                          </a:blip>
                          <a:srcRect/>
                          <a:stretch>
                            <a:fillRect/>
                          </a:stretch>
                        </pic:blipFill>
                        <pic:spPr bwMode="auto">
                          <a:xfrm>
                            <a:off x="0" y="0"/>
                            <a:ext cx="457200" cy="190500"/>
                          </a:xfrm>
                          <a:prstGeom prst="rect">
                            <a:avLst/>
                          </a:prstGeom>
                          <a:noFill/>
                          <a:ln>
                            <a:noFill/>
                          </a:ln>
                        </pic:spPr>
                      </pic:pic>
                    </a:graphicData>
                  </a:graphic>
                </wp:inline>
              </w:drawing>
            </w:r>
            <w:r w:rsidRPr="00FC4CBB">
              <w:rPr>
                <w:rFonts w:ascii="Times New Roman" w:eastAsia="MS Mincho" w:hAnsi="Times New Roman"/>
                <w:szCs w:val="20"/>
              </w:rPr>
              <w:t xml:space="preserve">, </w:t>
            </w:r>
            <w:r w:rsidR="001B7BF2">
              <w:rPr>
                <w:rFonts w:ascii="Times New Roman" w:eastAsia="MS Mincho" w:hAnsi="Times New Roman"/>
                <w:position w:val="-10"/>
                <w:szCs w:val="20"/>
              </w:rPr>
              <w:pict w14:anchorId="2D5CF858">
                <v:shape id="_x0000_i1050" type="#_x0000_t75" style="width:38.4pt;height:16pt">
                  <v:imagedata r:id="rId764" o:title=""/>
                </v:shape>
              </w:pict>
            </w:r>
            <w:r w:rsidRPr="00FC4CBB">
              <w:rPr>
                <w:rFonts w:ascii="Times New Roman" w:eastAsia="MS Mincho" w:hAnsi="Times New Roman"/>
                <w:szCs w:val="20"/>
              </w:rPr>
              <w:t xml:space="preserve"> for row 1 of Table 7.4.1.5.3-1</w:t>
            </w:r>
          </w:p>
          <w:p w14:paraId="0DDA1431" w14:textId="15801A17" w:rsidR="00FC4CBB" w:rsidRPr="00FC4CBB" w:rsidRDefault="00FC4CBB" w:rsidP="00FC4CBB">
            <w:pPr>
              <w:spacing w:after="180"/>
              <w:ind w:left="568" w:hanging="284"/>
              <w:rPr>
                <w:rFonts w:ascii="Times New Roman" w:eastAsia="MS Mincho" w:hAnsi="Times New Roman"/>
                <w:szCs w:val="20"/>
              </w:rPr>
            </w:pPr>
            <w:r w:rsidRPr="00FC4CBB">
              <w:rPr>
                <w:rFonts w:ascii="Times New Roman" w:eastAsia="MS Mincho" w:hAnsi="Times New Roman"/>
                <w:szCs w:val="20"/>
              </w:rPr>
              <w:t>-</w:t>
            </w:r>
            <w:r w:rsidRPr="00FC4CBB">
              <w:rPr>
                <w:rFonts w:ascii="Times New Roman" w:eastAsia="MS Mincho" w:hAnsi="Times New Roman"/>
                <w:szCs w:val="20"/>
              </w:rPr>
              <w:tab/>
            </w:r>
            <w:r w:rsidRPr="00FC4CBB">
              <w:rPr>
                <w:rFonts w:ascii="Times New Roman" w:eastAsia="MS Mincho" w:hAnsi="Times New Roman"/>
                <w:noProof/>
                <w:position w:val="-10"/>
                <w:szCs w:val="20"/>
                <w:lang w:eastAsia="en-GB"/>
              </w:rPr>
              <w:drawing>
                <wp:inline distT="0" distB="0" distL="0" distR="0" wp14:anchorId="7CD9F3A6" wp14:editId="2DCC665F">
                  <wp:extent cx="518160" cy="1905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765" cstate="print">
                            <a:extLst>
                              <a:ext uri="{28A0092B-C50C-407E-A947-70E740481C1C}">
                                <a14:useLocalDpi xmlns:a14="http://schemas.microsoft.com/office/drawing/2010/main" val="0"/>
                              </a:ext>
                            </a:extLst>
                          </a:blip>
                          <a:srcRect/>
                          <a:stretch>
                            <a:fillRect/>
                          </a:stretch>
                        </pic:blipFill>
                        <pic:spPr bwMode="auto">
                          <a:xfrm>
                            <a:off x="0" y="0"/>
                            <a:ext cx="518160" cy="190500"/>
                          </a:xfrm>
                          <a:prstGeom prst="rect">
                            <a:avLst/>
                          </a:prstGeom>
                          <a:noFill/>
                          <a:ln>
                            <a:noFill/>
                          </a:ln>
                        </pic:spPr>
                      </pic:pic>
                    </a:graphicData>
                  </a:graphic>
                </wp:inline>
              </w:drawing>
            </w:r>
            <w:r w:rsidRPr="00FC4CBB">
              <w:rPr>
                <w:rFonts w:ascii="Times New Roman" w:eastAsia="MS Mincho" w:hAnsi="Times New Roman"/>
                <w:szCs w:val="20"/>
              </w:rPr>
              <w:t xml:space="preserve">, </w:t>
            </w:r>
            <w:r w:rsidRPr="00FC4CBB">
              <w:rPr>
                <w:rFonts w:ascii="Times New Roman" w:eastAsia="MS Mincho" w:hAnsi="Times New Roman"/>
                <w:noProof/>
                <w:position w:val="-10"/>
                <w:szCs w:val="20"/>
                <w:lang w:eastAsia="en-GB"/>
              </w:rPr>
              <w:drawing>
                <wp:inline distT="0" distB="0" distL="0" distR="0" wp14:anchorId="5065214A" wp14:editId="4C1F0F2E">
                  <wp:extent cx="480060" cy="1905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pic:cNvPicPr>
                            <a:picLocks noChangeAspect="1" noChangeArrowheads="1"/>
                          </pic:cNvPicPr>
                        </pic:nvPicPr>
                        <pic:blipFill>
                          <a:blip r:embed="rId766" cstate="print">
                            <a:extLst>
                              <a:ext uri="{28A0092B-C50C-407E-A947-70E740481C1C}">
                                <a14:useLocalDpi xmlns:a14="http://schemas.microsoft.com/office/drawing/2010/main" val="0"/>
                              </a:ext>
                            </a:extLst>
                          </a:blip>
                          <a:srcRect/>
                          <a:stretch>
                            <a:fillRect/>
                          </a:stretch>
                        </pic:blipFill>
                        <pic:spPr bwMode="auto">
                          <a:xfrm>
                            <a:off x="0" y="0"/>
                            <a:ext cx="480060" cy="190500"/>
                          </a:xfrm>
                          <a:prstGeom prst="rect">
                            <a:avLst/>
                          </a:prstGeom>
                          <a:noFill/>
                          <a:ln>
                            <a:noFill/>
                          </a:ln>
                        </pic:spPr>
                      </pic:pic>
                    </a:graphicData>
                  </a:graphic>
                </wp:inline>
              </w:drawing>
            </w:r>
            <w:r w:rsidRPr="00FC4CBB">
              <w:rPr>
                <w:rFonts w:ascii="Times New Roman" w:eastAsia="MS Mincho" w:hAnsi="Times New Roman"/>
                <w:szCs w:val="20"/>
              </w:rPr>
              <w:t xml:space="preserve"> for row 2 of Table 7.4.1.5.3-1</w:t>
            </w:r>
          </w:p>
          <w:p w14:paraId="02455114" w14:textId="0D7D0020" w:rsidR="00FC4CBB" w:rsidRPr="00FC4CBB" w:rsidRDefault="00FC4CBB" w:rsidP="00FC4CBB">
            <w:pPr>
              <w:spacing w:after="180"/>
              <w:ind w:left="568" w:hanging="284"/>
              <w:rPr>
                <w:rFonts w:ascii="Times New Roman" w:eastAsia="MS Mincho" w:hAnsi="Times New Roman"/>
                <w:szCs w:val="20"/>
              </w:rPr>
            </w:pPr>
            <w:r w:rsidRPr="00FC4CBB">
              <w:rPr>
                <w:rFonts w:ascii="Times New Roman" w:eastAsia="MS Mincho" w:hAnsi="Times New Roman"/>
                <w:szCs w:val="20"/>
              </w:rPr>
              <w:t>-</w:t>
            </w:r>
            <w:r w:rsidRPr="00FC4CBB">
              <w:rPr>
                <w:rFonts w:ascii="Times New Roman" w:eastAsia="MS Mincho" w:hAnsi="Times New Roman"/>
                <w:szCs w:val="20"/>
              </w:rPr>
              <w:tab/>
            </w:r>
            <w:r w:rsidRPr="00FC4CBB">
              <w:rPr>
                <w:rFonts w:ascii="Times New Roman" w:eastAsia="MS Mincho" w:hAnsi="Times New Roman"/>
                <w:noProof/>
                <w:position w:val="-10"/>
                <w:szCs w:val="20"/>
                <w:lang w:eastAsia="en-GB"/>
              </w:rPr>
              <w:drawing>
                <wp:inline distT="0" distB="0" distL="0" distR="0" wp14:anchorId="52BAE2A2" wp14:editId="172F5282">
                  <wp:extent cx="480060" cy="1905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a:blip r:embed="rId767" cstate="print">
                            <a:extLst>
                              <a:ext uri="{28A0092B-C50C-407E-A947-70E740481C1C}">
                                <a14:useLocalDpi xmlns:a14="http://schemas.microsoft.com/office/drawing/2010/main" val="0"/>
                              </a:ext>
                            </a:extLst>
                          </a:blip>
                          <a:srcRect/>
                          <a:stretch>
                            <a:fillRect/>
                          </a:stretch>
                        </pic:blipFill>
                        <pic:spPr bwMode="auto">
                          <a:xfrm>
                            <a:off x="0" y="0"/>
                            <a:ext cx="480060" cy="190500"/>
                          </a:xfrm>
                          <a:prstGeom prst="rect">
                            <a:avLst/>
                          </a:prstGeom>
                          <a:noFill/>
                          <a:ln>
                            <a:noFill/>
                          </a:ln>
                        </pic:spPr>
                      </pic:pic>
                    </a:graphicData>
                  </a:graphic>
                </wp:inline>
              </w:drawing>
            </w:r>
            <w:r w:rsidRPr="00FC4CBB">
              <w:rPr>
                <w:rFonts w:ascii="Times New Roman" w:eastAsia="MS Mincho" w:hAnsi="Times New Roman"/>
                <w:szCs w:val="20"/>
              </w:rPr>
              <w:t xml:space="preserve">, </w:t>
            </w:r>
            <w:r w:rsidRPr="00FC4CBB">
              <w:rPr>
                <w:rFonts w:ascii="Times New Roman" w:eastAsia="MS Mincho" w:hAnsi="Times New Roman"/>
                <w:noProof/>
                <w:position w:val="-10"/>
                <w:szCs w:val="20"/>
                <w:lang w:eastAsia="en-GB"/>
              </w:rPr>
              <w:drawing>
                <wp:inline distT="0" distB="0" distL="0" distR="0" wp14:anchorId="66953704" wp14:editId="40457802">
                  <wp:extent cx="548640" cy="190500"/>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pic:cNvPicPr>
                            <a:picLocks noChangeAspect="1" noChangeArrowheads="1"/>
                          </pic:cNvPicPr>
                        </pic:nvPicPr>
                        <pic:blipFill>
                          <a:blip r:embed="rId768" cstate="print">
                            <a:extLst>
                              <a:ext uri="{28A0092B-C50C-407E-A947-70E740481C1C}">
                                <a14:useLocalDpi xmlns:a14="http://schemas.microsoft.com/office/drawing/2010/main" val="0"/>
                              </a:ext>
                            </a:extLst>
                          </a:blip>
                          <a:srcRect/>
                          <a:stretch>
                            <a:fillRect/>
                          </a:stretch>
                        </pic:blipFill>
                        <pic:spPr bwMode="auto">
                          <a:xfrm>
                            <a:off x="0" y="0"/>
                            <a:ext cx="548640" cy="190500"/>
                          </a:xfrm>
                          <a:prstGeom prst="rect">
                            <a:avLst/>
                          </a:prstGeom>
                          <a:noFill/>
                          <a:ln>
                            <a:noFill/>
                          </a:ln>
                        </pic:spPr>
                      </pic:pic>
                    </a:graphicData>
                  </a:graphic>
                </wp:inline>
              </w:drawing>
            </w:r>
            <w:r w:rsidRPr="00FC4CBB">
              <w:rPr>
                <w:rFonts w:ascii="Times New Roman" w:eastAsia="MS Mincho" w:hAnsi="Times New Roman"/>
                <w:szCs w:val="20"/>
              </w:rPr>
              <w:t xml:space="preserve"> for row 4 of Table 7.4.1.5.3-1</w:t>
            </w:r>
          </w:p>
          <w:p w14:paraId="3844255D" w14:textId="797E2F76" w:rsidR="00FC4CBB" w:rsidRPr="00FC4CBB" w:rsidRDefault="00FC4CBB" w:rsidP="00FC4CBB">
            <w:pPr>
              <w:spacing w:after="180"/>
              <w:ind w:left="568" w:hanging="284"/>
              <w:rPr>
                <w:rFonts w:ascii="Times New Roman" w:eastAsia="MS Mincho" w:hAnsi="Times New Roman"/>
                <w:szCs w:val="20"/>
              </w:rPr>
            </w:pPr>
            <w:r w:rsidRPr="00FC4CBB">
              <w:rPr>
                <w:rFonts w:ascii="Times New Roman" w:eastAsia="MS Mincho" w:hAnsi="Times New Roman"/>
                <w:szCs w:val="20"/>
              </w:rPr>
              <w:t>-</w:t>
            </w:r>
            <w:r w:rsidRPr="00FC4CBB">
              <w:rPr>
                <w:rFonts w:ascii="Times New Roman" w:eastAsia="MS Mincho" w:hAnsi="Times New Roman"/>
                <w:szCs w:val="20"/>
              </w:rPr>
              <w:tab/>
            </w:r>
            <w:r w:rsidRPr="00FC4CBB">
              <w:rPr>
                <w:rFonts w:ascii="Times New Roman" w:eastAsia="MS Mincho" w:hAnsi="Times New Roman"/>
                <w:noProof/>
                <w:position w:val="-10"/>
                <w:szCs w:val="20"/>
                <w:lang w:eastAsia="en-GB"/>
              </w:rPr>
              <w:drawing>
                <wp:inline distT="0" distB="0" distL="0" distR="0" wp14:anchorId="056C9050" wp14:editId="7879F378">
                  <wp:extent cx="480060" cy="190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769" cstate="print">
                            <a:extLst>
                              <a:ext uri="{28A0092B-C50C-407E-A947-70E740481C1C}">
                                <a14:useLocalDpi xmlns:a14="http://schemas.microsoft.com/office/drawing/2010/main" val="0"/>
                              </a:ext>
                            </a:extLst>
                          </a:blip>
                          <a:srcRect/>
                          <a:stretch>
                            <a:fillRect/>
                          </a:stretch>
                        </pic:blipFill>
                        <pic:spPr bwMode="auto">
                          <a:xfrm>
                            <a:off x="0" y="0"/>
                            <a:ext cx="480060" cy="190500"/>
                          </a:xfrm>
                          <a:prstGeom prst="rect">
                            <a:avLst/>
                          </a:prstGeom>
                          <a:noFill/>
                          <a:ln>
                            <a:noFill/>
                          </a:ln>
                        </pic:spPr>
                      </pic:pic>
                    </a:graphicData>
                  </a:graphic>
                </wp:inline>
              </w:drawing>
            </w:r>
            <w:r w:rsidRPr="00FC4CBB">
              <w:rPr>
                <w:rFonts w:ascii="Times New Roman" w:eastAsia="MS Mincho" w:hAnsi="Times New Roman"/>
                <w:szCs w:val="20"/>
              </w:rPr>
              <w:t xml:space="preserve">, </w:t>
            </w:r>
            <w:r w:rsidRPr="00FC4CBB">
              <w:rPr>
                <w:rFonts w:ascii="Times New Roman" w:eastAsia="MS Mincho" w:hAnsi="Times New Roman"/>
                <w:noProof/>
                <w:position w:val="-10"/>
                <w:szCs w:val="20"/>
                <w:lang w:eastAsia="en-GB"/>
              </w:rPr>
              <w:drawing>
                <wp:inline distT="0" distB="0" distL="0" distR="0" wp14:anchorId="30E90A35" wp14:editId="61B230BA">
                  <wp:extent cx="548640" cy="190500"/>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pic:cNvPicPr>
                            <a:picLocks noChangeAspect="1" noChangeArrowheads="1"/>
                          </pic:cNvPicPr>
                        </pic:nvPicPr>
                        <pic:blipFill>
                          <a:blip r:embed="rId770" cstate="print">
                            <a:extLst>
                              <a:ext uri="{28A0092B-C50C-407E-A947-70E740481C1C}">
                                <a14:useLocalDpi xmlns:a14="http://schemas.microsoft.com/office/drawing/2010/main" val="0"/>
                              </a:ext>
                            </a:extLst>
                          </a:blip>
                          <a:srcRect/>
                          <a:stretch>
                            <a:fillRect/>
                          </a:stretch>
                        </pic:blipFill>
                        <pic:spPr bwMode="auto">
                          <a:xfrm>
                            <a:off x="0" y="0"/>
                            <a:ext cx="548640" cy="190500"/>
                          </a:xfrm>
                          <a:prstGeom prst="rect">
                            <a:avLst/>
                          </a:prstGeom>
                          <a:noFill/>
                          <a:ln>
                            <a:noFill/>
                          </a:ln>
                        </pic:spPr>
                      </pic:pic>
                    </a:graphicData>
                  </a:graphic>
                </wp:inline>
              </w:drawing>
            </w:r>
            <w:r w:rsidRPr="00FC4CBB">
              <w:rPr>
                <w:rFonts w:ascii="Times New Roman" w:eastAsia="MS Mincho" w:hAnsi="Times New Roman"/>
                <w:szCs w:val="20"/>
              </w:rPr>
              <w:t xml:space="preserve"> for all other cases</w:t>
            </w:r>
          </w:p>
          <w:p w14:paraId="295A2400" w14:textId="2B49D610" w:rsidR="00FC4CBB" w:rsidRPr="00FC4CBB" w:rsidRDefault="00FC4CBB" w:rsidP="00FC4CBB">
            <w:pPr>
              <w:snapToGrid w:val="0"/>
              <w:spacing w:after="120"/>
              <w:ind w:left="720" w:hanging="720"/>
              <w:jc w:val="both"/>
              <w:rPr>
                <w:i/>
              </w:rPr>
            </w:pPr>
            <w:r w:rsidRPr="00FC4CBB">
              <w:t xml:space="preserve">where </w:t>
            </w:r>
            <w:r w:rsidRPr="00FC4CBB">
              <w:rPr>
                <w:noProof/>
                <w:position w:val="-10"/>
                <w:lang w:eastAsia="en-GB"/>
              </w:rPr>
              <w:drawing>
                <wp:inline distT="0" distB="0" distL="0" distR="0" wp14:anchorId="77394F1E" wp14:editId="4F708923">
                  <wp:extent cx="259080" cy="190500"/>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pic:cNvPicPr>
                            <a:picLocks noChangeAspect="1" noChangeArrowheads="1"/>
                          </pic:cNvPicPr>
                        </pic:nvPicPr>
                        <pic:blipFill>
                          <a:blip r:embed="rId771" cstate="print">
                            <a:extLst>
                              <a:ext uri="{28A0092B-C50C-407E-A947-70E740481C1C}">
                                <a14:useLocalDpi xmlns:a14="http://schemas.microsoft.com/office/drawing/2010/main" val="0"/>
                              </a:ext>
                            </a:extLst>
                          </a:blip>
                          <a:srcRect/>
                          <a:stretch>
                            <a:fillRect/>
                          </a:stretch>
                        </pic:blipFill>
                        <pic:spPr bwMode="auto">
                          <a:xfrm>
                            <a:off x="0" y="0"/>
                            <a:ext cx="259080" cy="190500"/>
                          </a:xfrm>
                          <a:prstGeom prst="rect">
                            <a:avLst/>
                          </a:prstGeom>
                          <a:noFill/>
                          <a:ln>
                            <a:noFill/>
                          </a:ln>
                        </pic:spPr>
                      </pic:pic>
                    </a:graphicData>
                  </a:graphic>
                </wp:inline>
              </w:drawing>
            </w:r>
            <w:r w:rsidRPr="00FC4CBB">
              <w:t xml:space="preserve"> is the bit number of the </w:t>
            </w:r>
            <w:r w:rsidRPr="00FC4CBB">
              <w:rPr>
                <w:noProof/>
                <w:position w:val="-6"/>
                <w:lang w:eastAsia="en-GB"/>
              </w:rPr>
              <w:drawing>
                <wp:inline distT="0" distB="0" distL="0" distR="0" wp14:anchorId="6C9D371E" wp14:editId="00543467">
                  <wp:extent cx="152400" cy="190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pic:cNvPicPr>
                            <a:picLocks noChangeAspect="1" noChangeArrowheads="1"/>
                          </pic:cNvPicPr>
                        </pic:nvPicPr>
                        <pic:blipFill>
                          <a:blip r:embed="rId772" cstate="print">
                            <a:extLst>
                              <a:ext uri="{28A0092B-C50C-407E-A947-70E740481C1C}">
                                <a14:useLocalDpi xmlns:a14="http://schemas.microsoft.com/office/drawing/2010/main" val="0"/>
                              </a:ext>
                            </a:extLst>
                          </a:blip>
                          <a:srcRect/>
                          <a:stretch>
                            <a:fillRect/>
                          </a:stretch>
                        </pic:blipFill>
                        <pic:spPr bwMode="auto">
                          <a:xfrm>
                            <a:off x="0" y="0"/>
                            <a:ext cx="152400" cy="190500"/>
                          </a:xfrm>
                          <a:prstGeom prst="rect">
                            <a:avLst/>
                          </a:prstGeom>
                          <a:noFill/>
                          <a:ln>
                            <a:noFill/>
                          </a:ln>
                        </pic:spPr>
                      </pic:pic>
                    </a:graphicData>
                  </a:graphic>
                </wp:inline>
              </w:drawing>
            </w:r>
            <w:r w:rsidRPr="00FC4CBB">
              <w:t xml:space="preserve"> bit in the bitmap set to one, repeated across every </w:t>
            </w:r>
            <w:r w:rsidRPr="00FC4CBB">
              <w:rPr>
                <w:noProof/>
                <w:position w:val="-10"/>
                <w:lang w:eastAsia="en-GB"/>
              </w:rPr>
              <w:drawing>
                <wp:inline distT="0" distB="0" distL="0" distR="0" wp14:anchorId="6658789A" wp14:editId="12B62AE7">
                  <wp:extent cx="236220" cy="190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pic:cNvPicPr>
                            <a:picLocks noChangeAspect="1" noChangeArrowheads="1"/>
                          </pic:cNvPicPr>
                        </pic:nvPicPr>
                        <pic:blipFill>
                          <a:blip r:embed="rId773" cstate="print">
                            <a:extLst>
                              <a:ext uri="{28A0092B-C50C-407E-A947-70E740481C1C}">
                                <a14:useLocalDpi xmlns:a14="http://schemas.microsoft.com/office/drawing/2010/main" val="0"/>
                              </a:ext>
                            </a:extLst>
                          </a:blip>
                          <a:srcRect/>
                          <a:stretch>
                            <a:fillRect/>
                          </a:stretch>
                        </pic:blipFill>
                        <pic:spPr bwMode="auto">
                          <a:xfrm>
                            <a:off x="0" y="0"/>
                            <a:ext cx="236220" cy="190500"/>
                          </a:xfrm>
                          <a:prstGeom prst="rect">
                            <a:avLst/>
                          </a:prstGeom>
                          <a:noFill/>
                          <a:ln>
                            <a:noFill/>
                          </a:ln>
                        </pic:spPr>
                      </pic:pic>
                    </a:graphicData>
                  </a:graphic>
                </wp:inline>
              </w:drawing>
            </w:r>
            <w:r w:rsidRPr="00FC4CBB">
              <w:t xml:space="preserve"> of the resource blocks configured for CSI-RS reception by the UE when </w:t>
            </w:r>
            <w:r w:rsidRPr="00FC4CBB">
              <w:rPr>
                <w:noProof/>
                <w:position w:val="-10"/>
                <w:lang w:eastAsia="en-GB"/>
              </w:rPr>
              <w:drawing>
                <wp:inline distT="0" distB="0" distL="0" distR="0" wp14:anchorId="6B178BC7" wp14:editId="4DE18DC5">
                  <wp:extent cx="304800" cy="190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pic:cNvPicPr>
                            <a:picLocks noChangeAspect="1" noChangeArrowheads="1"/>
                          </pic:cNvPicPr>
                        </pic:nvPicPr>
                        <pic:blipFill>
                          <a:blip r:embed="rId774" cstate="print">
                            <a:extLst>
                              <a:ext uri="{28A0092B-C50C-407E-A947-70E740481C1C}">
                                <a14:useLocalDpi xmlns:a14="http://schemas.microsoft.com/office/drawing/2010/main" val="0"/>
                              </a:ext>
                            </a:extLst>
                          </a:blip>
                          <a:srcRect/>
                          <a:stretch>
                            <a:fillRect/>
                          </a:stretch>
                        </pic:blipFill>
                        <pic:spPr bwMode="auto">
                          <a:xfrm>
                            <a:off x="0" y="0"/>
                            <a:ext cx="304800" cy="190500"/>
                          </a:xfrm>
                          <a:prstGeom prst="rect">
                            <a:avLst/>
                          </a:prstGeom>
                          <a:noFill/>
                          <a:ln>
                            <a:noFill/>
                          </a:ln>
                        </pic:spPr>
                      </pic:pic>
                    </a:graphicData>
                  </a:graphic>
                </wp:inline>
              </w:drawing>
            </w:r>
            <w:r w:rsidRPr="00FC4CBB">
              <w:t xml:space="preserve">. The starting position and number of the resource blocks in which the UE shall assume that CSI-RS is transmitted are given by the higher-layer parameters </w:t>
            </w:r>
            <w:r w:rsidRPr="00FC4CBB">
              <w:rPr>
                <w:i/>
              </w:rPr>
              <w:t xml:space="preserve">freqBand </w:t>
            </w:r>
            <w:r w:rsidRPr="00FC4CBB">
              <w:t xml:space="preserve">and </w:t>
            </w:r>
            <w:r w:rsidRPr="00FC4CBB">
              <w:rPr>
                <w:i/>
              </w:rPr>
              <w:t>density</w:t>
            </w:r>
            <w:r w:rsidRPr="00FC4CBB">
              <w:t xml:space="preserve"> in the </w:t>
            </w:r>
            <w:r w:rsidRPr="00FC4CBB">
              <w:rPr>
                <w:i/>
              </w:rPr>
              <w:t>CSI-RS-ResourceMapping</w:t>
            </w:r>
            <w:r w:rsidRPr="00FC4CBB">
              <w:t xml:space="preserve"> IE for the bandwidth part given by the higher-layer parameter </w:t>
            </w:r>
            <w:r w:rsidRPr="00FC4CBB">
              <w:rPr>
                <w:i/>
              </w:rPr>
              <w:t>bwp-Id</w:t>
            </w:r>
            <w:r w:rsidRPr="00FC4CBB">
              <w:t xml:space="preserve"> in the </w:t>
            </w:r>
            <w:r w:rsidRPr="00FC4CBB">
              <w:rPr>
                <w:i/>
              </w:rPr>
              <w:t>CSI-ResourceConfig</w:t>
            </w:r>
            <w:r w:rsidRPr="00FC4CBB">
              <w:t xml:space="preserve"> IE,</w:t>
            </w:r>
            <w:r w:rsidRPr="00FC4CBB">
              <w:rPr>
                <w:color w:val="FF0000"/>
                <w:u w:val="single"/>
              </w:rPr>
              <w:t xml:space="preserve"> or given by the higer-layer parameters </w:t>
            </w:r>
            <w:r w:rsidRPr="00FC4CBB">
              <w:rPr>
                <w:i/>
                <w:iCs/>
                <w:color w:val="FF0000"/>
                <w:u w:val="single"/>
              </w:rPr>
              <w:t>csi-rs-MeasurementBW</w:t>
            </w:r>
            <w:r w:rsidRPr="00FC4CBB">
              <w:rPr>
                <w:color w:val="FF0000"/>
                <w:u w:val="single"/>
              </w:rPr>
              <w:t xml:space="preserve"> and </w:t>
            </w:r>
            <w:r w:rsidRPr="00FC4CBB">
              <w:rPr>
                <w:i/>
                <w:color w:val="FF0000"/>
                <w:u w:val="single"/>
              </w:rPr>
              <w:t>density</w:t>
            </w:r>
            <w:r w:rsidRPr="00FC4CBB">
              <w:rPr>
                <w:rFonts w:hint="eastAsia"/>
                <w:color w:val="FF0000"/>
                <w:u w:val="single"/>
              </w:rPr>
              <w:t xml:space="preserve"> </w:t>
            </w:r>
            <w:r w:rsidRPr="00FC4CBB">
              <w:rPr>
                <w:color w:val="FF0000"/>
                <w:u w:val="single"/>
              </w:rPr>
              <w:t xml:space="preserve">in the </w:t>
            </w:r>
            <w:r w:rsidRPr="00FC4CBB">
              <w:rPr>
                <w:i/>
                <w:iCs/>
                <w:color w:val="FF0000"/>
                <w:u w:val="single"/>
              </w:rPr>
              <w:t>CSI-RS-ResourceConfigMobility</w:t>
            </w:r>
            <w:r w:rsidRPr="00FC4CBB">
              <w:rPr>
                <w:color w:val="FF0000"/>
                <w:u w:val="single"/>
              </w:rPr>
              <w:t xml:space="preserve"> IE where the the </w:t>
            </w:r>
            <w:r w:rsidRPr="00FC4CBB">
              <w:rPr>
                <w:i/>
                <w:iCs/>
                <w:color w:val="FF0000"/>
                <w:u w:val="single"/>
              </w:rPr>
              <w:t>startPRB</w:t>
            </w:r>
            <w:r w:rsidRPr="00FC4CBB">
              <w:rPr>
                <w:color w:val="FF0000"/>
                <w:u w:val="single"/>
              </w:rPr>
              <w:t xml:space="preserve"> given by </w:t>
            </w:r>
            <w:r w:rsidRPr="00FC4CBB">
              <w:rPr>
                <w:i/>
                <w:iCs/>
                <w:color w:val="FF0000"/>
                <w:u w:val="single"/>
              </w:rPr>
              <w:t>csi-rs-MeasurementBW</w:t>
            </w:r>
            <w:r w:rsidRPr="00FC4CBB">
              <w:rPr>
                <w:color w:val="FF0000"/>
                <w:u w:val="single"/>
              </w:rPr>
              <w:t xml:space="preserve"> is relative to common resource block 0</w:t>
            </w:r>
            <w:r w:rsidRPr="00FC4CBB">
              <w:rPr>
                <w:i/>
                <w:color w:val="00B0F0"/>
              </w:rPr>
              <w:t>.</w:t>
            </w:r>
          </w:p>
          <w:p w14:paraId="0223DBDC" w14:textId="77777777" w:rsidR="00FC4CBB" w:rsidRPr="00FC4CBB" w:rsidRDefault="00FC4CBB" w:rsidP="00FC4CBB">
            <w:pPr>
              <w:snapToGrid w:val="0"/>
              <w:spacing w:after="120"/>
              <w:ind w:left="720" w:hanging="720"/>
              <w:jc w:val="both"/>
            </w:pPr>
            <w:r w:rsidRPr="00FC4CBB">
              <w:rPr>
                <w:rFonts w:hint="eastAsia"/>
              </w:rPr>
              <w:t>----omitted----</w:t>
            </w:r>
          </w:p>
          <w:p w14:paraId="34B641D1" w14:textId="328C08A8" w:rsidR="00FC4CBB" w:rsidRPr="00FC4CBB" w:rsidRDefault="00FC4CBB" w:rsidP="00FC4CBB">
            <w:pPr>
              <w:ind w:left="720" w:hanging="720"/>
            </w:pPr>
            <w:r w:rsidRPr="00FC4CBB">
              <w:t xml:space="preserve">where the periodicity </w:t>
            </w:r>
            <w:r w:rsidRPr="00FC4CBB">
              <w:rPr>
                <w:rFonts w:eastAsia="MS Mincho" w:cs="Arial"/>
                <w:noProof/>
                <w:position w:val="-10"/>
                <w:lang w:eastAsia="en-GB"/>
              </w:rPr>
              <w:drawing>
                <wp:inline distT="0" distB="0" distL="0" distR="0" wp14:anchorId="015A3759" wp14:editId="60763996">
                  <wp:extent cx="335280" cy="190500"/>
                  <wp:effectExtent l="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775" cstate="print">
                            <a:extLst>
                              <a:ext uri="{28A0092B-C50C-407E-A947-70E740481C1C}">
                                <a14:useLocalDpi xmlns:a14="http://schemas.microsoft.com/office/drawing/2010/main" val="0"/>
                              </a:ext>
                            </a:extLst>
                          </a:blip>
                          <a:srcRect/>
                          <a:stretch>
                            <a:fillRect/>
                          </a:stretch>
                        </pic:blipFill>
                        <pic:spPr bwMode="auto">
                          <a:xfrm>
                            <a:off x="0" y="0"/>
                            <a:ext cx="335280" cy="190500"/>
                          </a:xfrm>
                          <a:prstGeom prst="rect">
                            <a:avLst/>
                          </a:prstGeom>
                          <a:noFill/>
                          <a:ln>
                            <a:noFill/>
                          </a:ln>
                        </pic:spPr>
                      </pic:pic>
                    </a:graphicData>
                  </a:graphic>
                </wp:inline>
              </w:drawing>
            </w:r>
            <w:r w:rsidRPr="00FC4CBB">
              <w:t xml:space="preserve"> (in slots) and slot offset </w:t>
            </w:r>
            <w:r w:rsidRPr="00FC4CBB">
              <w:rPr>
                <w:rFonts w:eastAsia="MS Mincho" w:cs="Arial"/>
                <w:noProof/>
                <w:position w:val="-10"/>
                <w:lang w:eastAsia="en-GB"/>
              </w:rPr>
              <w:drawing>
                <wp:inline distT="0" distB="0" distL="0" distR="0" wp14:anchorId="7D0A1417" wp14:editId="50613F9B">
                  <wp:extent cx="304800" cy="190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pic:cNvPicPr>
                            <a:picLocks noChangeAspect="1" noChangeArrowheads="1"/>
                          </pic:cNvPicPr>
                        </pic:nvPicPr>
                        <pic:blipFill>
                          <a:blip r:embed="rId776" cstate="print">
                            <a:extLst>
                              <a:ext uri="{28A0092B-C50C-407E-A947-70E740481C1C}">
                                <a14:useLocalDpi xmlns:a14="http://schemas.microsoft.com/office/drawing/2010/main" val="0"/>
                              </a:ext>
                            </a:extLst>
                          </a:blip>
                          <a:srcRect/>
                          <a:stretch>
                            <a:fillRect/>
                          </a:stretch>
                        </pic:blipFill>
                        <pic:spPr bwMode="auto">
                          <a:xfrm>
                            <a:off x="0" y="0"/>
                            <a:ext cx="304800" cy="190500"/>
                          </a:xfrm>
                          <a:prstGeom prst="rect">
                            <a:avLst/>
                          </a:prstGeom>
                          <a:noFill/>
                          <a:ln>
                            <a:noFill/>
                          </a:ln>
                        </pic:spPr>
                      </pic:pic>
                    </a:graphicData>
                  </a:graphic>
                </wp:inline>
              </w:drawing>
            </w:r>
            <w:r w:rsidRPr="00FC4CBB">
              <w:rPr>
                <w:rFonts w:eastAsia="MS Mincho" w:cs="Arial"/>
                <w:lang w:val="pt-BR" w:eastAsia="ja-JP"/>
              </w:rPr>
              <w:t xml:space="preserve"> are</w:t>
            </w:r>
            <w:r w:rsidRPr="00FC4CBB">
              <w:t xml:space="preserve"> obtained from the higher layer parameter </w:t>
            </w:r>
            <w:r w:rsidRPr="00FC4CBB">
              <w:rPr>
                <w:i/>
              </w:rPr>
              <w:t>CSI-ResourcePeriodicityAndOffset</w:t>
            </w:r>
            <w:r w:rsidRPr="00FC4CBB">
              <w:rPr>
                <w:i/>
                <w:color w:val="FF0000"/>
                <w:u w:val="single"/>
              </w:rPr>
              <w:t xml:space="preserve"> </w:t>
            </w:r>
            <w:r w:rsidRPr="00FC4CBB">
              <w:rPr>
                <w:iCs/>
                <w:color w:val="FF0000"/>
                <w:u w:val="single"/>
              </w:rPr>
              <w:t xml:space="preserve">or </w:t>
            </w:r>
            <w:r w:rsidRPr="00FC4CBB">
              <w:rPr>
                <w:i/>
                <w:color w:val="FF0000"/>
                <w:u w:val="single"/>
              </w:rPr>
              <w:t>slotconfig</w:t>
            </w:r>
            <w:r w:rsidRPr="00FC4CBB">
              <w:t>. The UE shall assume that CSI-RS is transmitted in a candidate slot only if all OFDM symbols of that slot corresponding to the configured CSI-RS resource are classified as 'downlink'.</w:t>
            </w:r>
          </w:p>
          <w:p w14:paraId="4F07BFED" w14:textId="77777777" w:rsidR="00FC4CBB" w:rsidRPr="00FC4CBB" w:rsidRDefault="00FC4CBB" w:rsidP="00FC4CBB">
            <w:pPr>
              <w:snapToGrid w:val="0"/>
              <w:spacing w:after="120"/>
              <w:ind w:left="720" w:hanging="720"/>
              <w:jc w:val="both"/>
              <w:rPr>
                <w:i/>
              </w:rPr>
            </w:pPr>
          </w:p>
        </w:tc>
      </w:tr>
    </w:tbl>
    <w:p w14:paraId="6F638BF6" w14:textId="77777777" w:rsidR="00FC4CBB" w:rsidRPr="00FC4CBB" w:rsidRDefault="00FC4CBB" w:rsidP="00FC4CBB"/>
    <w:p w14:paraId="58FD4C16" w14:textId="77777777" w:rsidR="00FC4CBB" w:rsidRPr="00FC4CBB" w:rsidRDefault="00FC4CBB" w:rsidP="00FC4CBB">
      <w:r w:rsidRPr="00FC4CBB">
        <w:rPr>
          <w:highlight w:val="green"/>
        </w:rPr>
        <w:t>Agreements</w:t>
      </w:r>
      <w:r w:rsidRPr="00FC4CBB">
        <w:t>:</w:t>
      </w:r>
    </w:p>
    <w:p w14:paraId="085CBB3E" w14:textId="77777777" w:rsidR="00FC4CBB" w:rsidRPr="00FC4CBB" w:rsidRDefault="00FC4CBB" w:rsidP="008E772F">
      <w:pPr>
        <w:numPr>
          <w:ilvl w:val="0"/>
          <w:numId w:val="58"/>
        </w:numPr>
        <w:rPr>
          <w:rFonts w:ascii="Times New Roman" w:eastAsia="DengXian" w:hAnsi="Times New Roman"/>
          <w:lang w:eastAsia="ko-KR"/>
        </w:rPr>
      </w:pPr>
      <w:r w:rsidRPr="00FC4CBB">
        <w:rPr>
          <w:rFonts w:ascii="Times New Roman" w:eastAsia="DengXian" w:hAnsi="Times New Roman"/>
          <w:lang w:eastAsia="ko-KR"/>
        </w:rPr>
        <w:t>Adopt the following text proposal to 38.215:</w:t>
      </w:r>
    </w:p>
    <w:p w14:paraId="6887E56E" w14:textId="77777777" w:rsidR="00FC4CBB" w:rsidRPr="00FC4CBB" w:rsidRDefault="00FC4CBB" w:rsidP="00FC4CBB">
      <w:pPr>
        <w:ind w:left="840" w:hanging="720"/>
        <w:rPr>
          <w:rFonts w:ascii="Times New Roman" w:eastAsia="DengXian" w:hAnsi="Times New Roman"/>
          <w:lang w:eastAsia="ko-KR"/>
        </w:rPr>
      </w:pPr>
    </w:p>
    <w:p w14:paraId="407997BC" w14:textId="77777777" w:rsidR="00FC4CBB" w:rsidRPr="00FC4CBB" w:rsidRDefault="00FC4CBB" w:rsidP="00FC4CBB">
      <w:pPr>
        <w:keepNext/>
        <w:keepLines/>
        <w:overflowPunct w:val="0"/>
        <w:autoSpaceDE w:val="0"/>
        <w:autoSpaceDN w:val="0"/>
        <w:adjustRightInd w:val="0"/>
        <w:spacing w:before="60" w:after="180"/>
        <w:jc w:val="center"/>
        <w:textAlignment w:val="baseline"/>
        <w:rPr>
          <w:rFonts w:ascii="Arial" w:eastAsia="Times New Roman" w:hAnsi="Arial"/>
          <w:b/>
          <w:szCs w:val="20"/>
          <w:lang w:eastAsia="en-GB"/>
        </w:rPr>
      </w:pPr>
      <w:r w:rsidRPr="00FC4CBB">
        <w:rPr>
          <w:rFonts w:ascii="Arial" w:eastAsia="Times New Roman" w:hAnsi="Arial"/>
          <w:b/>
          <w:szCs w:val="20"/>
          <w:lang w:eastAsia="en-GB"/>
        </w:rPr>
        <w:t>Table 5.1.3-1: NR Carrier RSSI measurement symbols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620"/>
      </w:tblGrid>
      <w:tr w:rsidR="00FC4CBB" w:rsidRPr="00FC4CBB" w14:paraId="63795DA5" w14:textId="77777777" w:rsidTr="00B56D6F">
        <w:trPr>
          <w:trHeight w:val="207"/>
          <w:jc w:val="center"/>
        </w:trPr>
        <w:tc>
          <w:tcPr>
            <w:tcW w:w="2715" w:type="dxa"/>
            <w:vMerge w:val="restart"/>
            <w:tcBorders>
              <w:top w:val="single" w:sz="4" w:space="0" w:color="auto"/>
              <w:left w:val="single" w:sz="4" w:space="0" w:color="auto"/>
              <w:bottom w:val="single" w:sz="4" w:space="0" w:color="auto"/>
              <w:right w:val="single" w:sz="4" w:space="0" w:color="auto"/>
            </w:tcBorders>
            <w:hideMark/>
          </w:tcPr>
          <w:p w14:paraId="13BEDAEB" w14:textId="77777777" w:rsidR="00FC4CBB" w:rsidRPr="00FC4CBB" w:rsidRDefault="00FC4CBB" w:rsidP="00FC4CBB">
            <w:pPr>
              <w:keepNext/>
              <w:keepLines/>
              <w:ind w:left="720" w:hanging="720"/>
              <w:jc w:val="center"/>
              <w:rPr>
                <w:rFonts w:ascii="Arial" w:hAnsi="Arial"/>
                <w:b/>
                <w:sz w:val="18"/>
                <w:szCs w:val="18"/>
              </w:rPr>
            </w:pPr>
            <w:r w:rsidRPr="00FC4CBB">
              <w:rPr>
                <w:rFonts w:ascii="Arial" w:hAnsi="Arial"/>
                <w:b/>
                <w:sz w:val="18"/>
                <w:szCs w:val="18"/>
              </w:rPr>
              <w:t>OFDM signal indication</w:t>
            </w:r>
          </w:p>
          <w:p w14:paraId="1BE13820" w14:textId="77777777" w:rsidR="00FC4CBB" w:rsidRPr="00FC4CBB" w:rsidRDefault="00FC4CBB" w:rsidP="00FC4CBB">
            <w:pPr>
              <w:keepNext/>
              <w:keepLines/>
              <w:ind w:left="720" w:hanging="720"/>
              <w:jc w:val="center"/>
              <w:rPr>
                <w:rFonts w:ascii="Arial" w:hAnsi="Arial"/>
                <w:b/>
                <w:i/>
                <w:color w:val="FF0000"/>
                <w:sz w:val="18"/>
                <w:szCs w:val="18"/>
              </w:rPr>
            </w:pPr>
            <w:r w:rsidRPr="00FC4CBB">
              <w:rPr>
                <w:rFonts w:ascii="Arial" w:hAnsi="Arial"/>
                <w:b/>
                <w:i/>
                <w:color w:val="FF0000"/>
                <w:sz w:val="18"/>
                <w:szCs w:val="18"/>
              </w:rPr>
              <w:t>endSymbol</w:t>
            </w:r>
          </w:p>
          <w:p w14:paraId="2A32D36E" w14:textId="77777777" w:rsidR="00FC4CBB" w:rsidRPr="00FC4CBB" w:rsidRDefault="00FC4CBB" w:rsidP="00FC4CBB">
            <w:pPr>
              <w:keepNext/>
              <w:keepLines/>
              <w:ind w:left="720" w:hanging="720"/>
              <w:jc w:val="center"/>
              <w:rPr>
                <w:rFonts w:ascii="Arial" w:hAnsi="Arial"/>
                <w:b/>
                <w:strike/>
                <w:sz w:val="18"/>
                <w:szCs w:val="18"/>
              </w:rPr>
            </w:pPr>
            <w:r w:rsidRPr="00FC4CBB">
              <w:rPr>
                <w:rFonts w:ascii="Arial" w:hAnsi="Arial"/>
                <w:b/>
                <w:i/>
                <w:strike/>
                <w:color w:val="FF0000"/>
                <w:sz w:val="18"/>
                <w:szCs w:val="18"/>
              </w:rPr>
              <w:t>SS-RSSI-MeasurementSymbolConfig</w:t>
            </w:r>
          </w:p>
        </w:tc>
        <w:tc>
          <w:tcPr>
            <w:tcW w:w="2620" w:type="dxa"/>
            <w:vMerge w:val="restart"/>
            <w:tcBorders>
              <w:top w:val="single" w:sz="4" w:space="0" w:color="auto"/>
              <w:left w:val="single" w:sz="4" w:space="0" w:color="auto"/>
              <w:bottom w:val="single" w:sz="4" w:space="0" w:color="auto"/>
              <w:right w:val="single" w:sz="4" w:space="0" w:color="auto"/>
            </w:tcBorders>
            <w:hideMark/>
          </w:tcPr>
          <w:p w14:paraId="7AE5F873" w14:textId="77777777" w:rsidR="00FC4CBB" w:rsidRPr="00FC4CBB" w:rsidRDefault="00FC4CBB" w:rsidP="00FC4CBB">
            <w:pPr>
              <w:keepNext/>
              <w:keepLines/>
              <w:ind w:left="720" w:hanging="720"/>
              <w:jc w:val="center"/>
              <w:rPr>
                <w:rFonts w:ascii="Arial" w:hAnsi="Arial"/>
                <w:b/>
                <w:sz w:val="18"/>
                <w:szCs w:val="18"/>
              </w:rPr>
            </w:pPr>
            <w:r w:rsidRPr="00FC4CBB">
              <w:rPr>
                <w:rFonts w:ascii="Arial" w:hAnsi="Arial"/>
                <w:b/>
                <w:sz w:val="18"/>
                <w:szCs w:val="18"/>
              </w:rPr>
              <w:t>Symbol indexes</w:t>
            </w:r>
          </w:p>
        </w:tc>
      </w:tr>
      <w:tr w:rsidR="00FC4CBB" w:rsidRPr="00FC4CBB" w14:paraId="367D61A9" w14:textId="77777777" w:rsidTr="00B56D6F">
        <w:trPr>
          <w:trHeight w:val="387"/>
          <w:jc w:val="center"/>
        </w:trPr>
        <w:tc>
          <w:tcPr>
            <w:tcW w:w="2715" w:type="dxa"/>
            <w:vMerge/>
            <w:tcBorders>
              <w:top w:val="single" w:sz="4" w:space="0" w:color="auto"/>
              <w:left w:val="single" w:sz="4" w:space="0" w:color="auto"/>
              <w:bottom w:val="single" w:sz="4" w:space="0" w:color="auto"/>
              <w:right w:val="single" w:sz="4" w:space="0" w:color="auto"/>
            </w:tcBorders>
            <w:vAlign w:val="center"/>
            <w:hideMark/>
          </w:tcPr>
          <w:p w14:paraId="420A652C" w14:textId="77777777" w:rsidR="00FC4CBB" w:rsidRPr="00FC4CBB" w:rsidRDefault="00FC4CBB" w:rsidP="00FC4CBB">
            <w:pPr>
              <w:ind w:left="720" w:hanging="720"/>
              <w:rPr>
                <w:rFonts w:ascii="Arial" w:hAnsi="Arial"/>
                <w:b/>
                <w:sz w:val="18"/>
                <w:szCs w:val="18"/>
              </w:rPr>
            </w:pPr>
          </w:p>
        </w:tc>
        <w:tc>
          <w:tcPr>
            <w:tcW w:w="2620" w:type="dxa"/>
            <w:vMerge/>
            <w:tcBorders>
              <w:top w:val="single" w:sz="4" w:space="0" w:color="auto"/>
              <w:left w:val="single" w:sz="4" w:space="0" w:color="auto"/>
              <w:bottom w:val="single" w:sz="4" w:space="0" w:color="auto"/>
              <w:right w:val="single" w:sz="4" w:space="0" w:color="auto"/>
            </w:tcBorders>
            <w:vAlign w:val="center"/>
            <w:hideMark/>
          </w:tcPr>
          <w:p w14:paraId="23D827D8" w14:textId="77777777" w:rsidR="00FC4CBB" w:rsidRPr="00FC4CBB" w:rsidRDefault="00FC4CBB" w:rsidP="00FC4CBB">
            <w:pPr>
              <w:ind w:left="720" w:hanging="720"/>
              <w:rPr>
                <w:rFonts w:ascii="Arial" w:hAnsi="Arial"/>
                <w:b/>
                <w:sz w:val="18"/>
                <w:szCs w:val="18"/>
              </w:rPr>
            </w:pPr>
          </w:p>
        </w:tc>
      </w:tr>
      <w:tr w:rsidR="00FC4CBB" w:rsidRPr="00FC4CBB" w14:paraId="21C3FFB0" w14:textId="77777777" w:rsidTr="00B56D6F">
        <w:trPr>
          <w:jc w:val="center"/>
        </w:trPr>
        <w:tc>
          <w:tcPr>
            <w:tcW w:w="2715" w:type="dxa"/>
            <w:tcBorders>
              <w:top w:val="single" w:sz="4" w:space="0" w:color="auto"/>
              <w:left w:val="single" w:sz="4" w:space="0" w:color="auto"/>
              <w:bottom w:val="single" w:sz="4" w:space="0" w:color="auto"/>
              <w:right w:val="single" w:sz="4" w:space="0" w:color="auto"/>
            </w:tcBorders>
            <w:hideMark/>
          </w:tcPr>
          <w:p w14:paraId="03186238" w14:textId="77777777" w:rsidR="00FC4CBB" w:rsidRPr="00FC4CBB" w:rsidRDefault="00FC4CBB" w:rsidP="00FC4CBB">
            <w:pPr>
              <w:keepNext/>
              <w:keepLines/>
              <w:ind w:left="720" w:hanging="720"/>
              <w:jc w:val="center"/>
              <w:rPr>
                <w:rFonts w:ascii="Arial" w:hAnsi="Arial"/>
                <w:sz w:val="18"/>
                <w:szCs w:val="18"/>
              </w:rPr>
            </w:pPr>
            <w:r w:rsidRPr="00FC4CBB">
              <w:rPr>
                <w:rFonts w:ascii="Arial" w:hAnsi="Arial"/>
                <w:sz w:val="18"/>
                <w:szCs w:val="18"/>
              </w:rPr>
              <w:t>0</w:t>
            </w:r>
          </w:p>
        </w:tc>
        <w:tc>
          <w:tcPr>
            <w:tcW w:w="2620" w:type="dxa"/>
            <w:tcBorders>
              <w:top w:val="single" w:sz="4" w:space="0" w:color="auto"/>
              <w:left w:val="single" w:sz="4" w:space="0" w:color="auto"/>
              <w:bottom w:val="single" w:sz="4" w:space="0" w:color="auto"/>
              <w:right w:val="single" w:sz="4" w:space="0" w:color="auto"/>
            </w:tcBorders>
            <w:hideMark/>
          </w:tcPr>
          <w:p w14:paraId="597CBF4E" w14:textId="77777777" w:rsidR="00FC4CBB" w:rsidRPr="00FC4CBB" w:rsidRDefault="00FC4CBB" w:rsidP="00FC4CBB">
            <w:pPr>
              <w:keepNext/>
              <w:keepLines/>
              <w:ind w:left="720" w:hanging="720"/>
              <w:jc w:val="center"/>
              <w:rPr>
                <w:rFonts w:ascii="Arial" w:hAnsi="Arial"/>
                <w:sz w:val="18"/>
                <w:szCs w:val="18"/>
              </w:rPr>
            </w:pPr>
            <w:r w:rsidRPr="00FC4CBB">
              <w:rPr>
                <w:rFonts w:ascii="Arial" w:hAnsi="Arial"/>
                <w:sz w:val="18"/>
                <w:szCs w:val="18"/>
              </w:rPr>
              <w:t>{0,1}</w:t>
            </w:r>
          </w:p>
        </w:tc>
      </w:tr>
      <w:tr w:rsidR="00FC4CBB" w:rsidRPr="00FC4CBB" w14:paraId="15756413" w14:textId="77777777" w:rsidTr="00B56D6F">
        <w:trPr>
          <w:jc w:val="center"/>
        </w:trPr>
        <w:tc>
          <w:tcPr>
            <w:tcW w:w="2715" w:type="dxa"/>
            <w:tcBorders>
              <w:top w:val="single" w:sz="4" w:space="0" w:color="auto"/>
              <w:left w:val="single" w:sz="4" w:space="0" w:color="auto"/>
              <w:bottom w:val="single" w:sz="4" w:space="0" w:color="auto"/>
              <w:right w:val="single" w:sz="4" w:space="0" w:color="auto"/>
            </w:tcBorders>
            <w:hideMark/>
          </w:tcPr>
          <w:p w14:paraId="7734C013" w14:textId="77777777" w:rsidR="00FC4CBB" w:rsidRPr="00FC4CBB" w:rsidRDefault="00FC4CBB" w:rsidP="00FC4CBB">
            <w:pPr>
              <w:keepNext/>
              <w:keepLines/>
              <w:ind w:left="720" w:hanging="720"/>
              <w:jc w:val="center"/>
              <w:rPr>
                <w:rFonts w:ascii="Arial" w:hAnsi="Arial"/>
                <w:sz w:val="18"/>
                <w:szCs w:val="18"/>
              </w:rPr>
            </w:pPr>
            <w:r w:rsidRPr="00FC4CBB">
              <w:rPr>
                <w:rFonts w:ascii="Arial" w:hAnsi="Arial"/>
                <w:sz w:val="18"/>
                <w:szCs w:val="18"/>
              </w:rPr>
              <w:t>1</w:t>
            </w:r>
          </w:p>
        </w:tc>
        <w:tc>
          <w:tcPr>
            <w:tcW w:w="2620" w:type="dxa"/>
            <w:tcBorders>
              <w:top w:val="single" w:sz="4" w:space="0" w:color="auto"/>
              <w:left w:val="single" w:sz="4" w:space="0" w:color="auto"/>
              <w:bottom w:val="single" w:sz="4" w:space="0" w:color="auto"/>
              <w:right w:val="single" w:sz="4" w:space="0" w:color="auto"/>
            </w:tcBorders>
            <w:hideMark/>
          </w:tcPr>
          <w:p w14:paraId="3DB9A17F" w14:textId="77777777" w:rsidR="00FC4CBB" w:rsidRPr="00FC4CBB" w:rsidRDefault="00FC4CBB" w:rsidP="00FC4CBB">
            <w:pPr>
              <w:keepNext/>
              <w:keepLines/>
              <w:ind w:left="720" w:hanging="720"/>
              <w:jc w:val="center"/>
              <w:rPr>
                <w:rFonts w:ascii="Arial" w:hAnsi="Arial"/>
                <w:sz w:val="18"/>
                <w:szCs w:val="18"/>
              </w:rPr>
            </w:pPr>
            <w:r w:rsidRPr="00FC4CBB">
              <w:rPr>
                <w:rFonts w:ascii="Arial" w:hAnsi="Arial"/>
                <w:sz w:val="18"/>
                <w:szCs w:val="18"/>
              </w:rPr>
              <w:t>{0,1,2,..,10,11}</w:t>
            </w:r>
          </w:p>
        </w:tc>
      </w:tr>
      <w:tr w:rsidR="00FC4CBB" w:rsidRPr="00FC4CBB" w14:paraId="53FEB445" w14:textId="77777777" w:rsidTr="00B56D6F">
        <w:trPr>
          <w:jc w:val="center"/>
        </w:trPr>
        <w:tc>
          <w:tcPr>
            <w:tcW w:w="2715" w:type="dxa"/>
            <w:tcBorders>
              <w:top w:val="single" w:sz="4" w:space="0" w:color="auto"/>
              <w:left w:val="single" w:sz="4" w:space="0" w:color="auto"/>
              <w:bottom w:val="single" w:sz="4" w:space="0" w:color="auto"/>
              <w:right w:val="single" w:sz="4" w:space="0" w:color="auto"/>
            </w:tcBorders>
            <w:hideMark/>
          </w:tcPr>
          <w:p w14:paraId="538CE5B2" w14:textId="77777777" w:rsidR="00FC4CBB" w:rsidRPr="00FC4CBB" w:rsidRDefault="00FC4CBB" w:rsidP="00FC4CBB">
            <w:pPr>
              <w:keepNext/>
              <w:keepLines/>
              <w:ind w:left="720" w:hanging="720"/>
              <w:jc w:val="center"/>
              <w:rPr>
                <w:rFonts w:ascii="Arial" w:hAnsi="Arial"/>
                <w:sz w:val="18"/>
                <w:szCs w:val="18"/>
              </w:rPr>
            </w:pPr>
            <w:r w:rsidRPr="00FC4CBB">
              <w:rPr>
                <w:rFonts w:ascii="Arial" w:hAnsi="Arial"/>
                <w:sz w:val="18"/>
                <w:szCs w:val="18"/>
              </w:rPr>
              <w:t>2</w:t>
            </w:r>
          </w:p>
        </w:tc>
        <w:tc>
          <w:tcPr>
            <w:tcW w:w="2620" w:type="dxa"/>
            <w:tcBorders>
              <w:top w:val="single" w:sz="4" w:space="0" w:color="auto"/>
              <w:left w:val="single" w:sz="4" w:space="0" w:color="auto"/>
              <w:bottom w:val="single" w:sz="4" w:space="0" w:color="auto"/>
              <w:right w:val="single" w:sz="4" w:space="0" w:color="auto"/>
            </w:tcBorders>
            <w:hideMark/>
          </w:tcPr>
          <w:p w14:paraId="5F54D1BA" w14:textId="77777777" w:rsidR="00FC4CBB" w:rsidRPr="00FC4CBB" w:rsidRDefault="00FC4CBB" w:rsidP="00FC4CBB">
            <w:pPr>
              <w:keepNext/>
              <w:keepLines/>
              <w:ind w:left="720" w:hanging="720"/>
              <w:jc w:val="center"/>
              <w:rPr>
                <w:rFonts w:ascii="Arial" w:hAnsi="Arial"/>
                <w:sz w:val="18"/>
                <w:szCs w:val="18"/>
              </w:rPr>
            </w:pPr>
            <w:r w:rsidRPr="00FC4CBB">
              <w:rPr>
                <w:rFonts w:ascii="Arial" w:hAnsi="Arial"/>
                <w:sz w:val="18"/>
                <w:szCs w:val="18"/>
              </w:rPr>
              <w:t>{0,1,2,…, 5}</w:t>
            </w:r>
          </w:p>
        </w:tc>
      </w:tr>
      <w:tr w:rsidR="00FC4CBB" w:rsidRPr="00FC4CBB" w14:paraId="62D97950" w14:textId="77777777" w:rsidTr="00B56D6F">
        <w:trPr>
          <w:jc w:val="center"/>
        </w:trPr>
        <w:tc>
          <w:tcPr>
            <w:tcW w:w="2715" w:type="dxa"/>
            <w:tcBorders>
              <w:top w:val="single" w:sz="4" w:space="0" w:color="auto"/>
              <w:left w:val="single" w:sz="4" w:space="0" w:color="auto"/>
              <w:bottom w:val="single" w:sz="4" w:space="0" w:color="auto"/>
              <w:right w:val="single" w:sz="4" w:space="0" w:color="auto"/>
            </w:tcBorders>
            <w:hideMark/>
          </w:tcPr>
          <w:p w14:paraId="6D56A3E3" w14:textId="77777777" w:rsidR="00FC4CBB" w:rsidRPr="00FC4CBB" w:rsidRDefault="00FC4CBB" w:rsidP="00FC4CBB">
            <w:pPr>
              <w:keepNext/>
              <w:keepLines/>
              <w:ind w:left="720" w:hanging="720"/>
              <w:jc w:val="center"/>
              <w:rPr>
                <w:rFonts w:ascii="Arial" w:hAnsi="Arial"/>
                <w:sz w:val="18"/>
                <w:szCs w:val="18"/>
              </w:rPr>
            </w:pPr>
            <w:r w:rsidRPr="00FC4CBB">
              <w:rPr>
                <w:rFonts w:ascii="Arial" w:hAnsi="Arial"/>
                <w:sz w:val="18"/>
                <w:szCs w:val="18"/>
              </w:rPr>
              <w:t>3</w:t>
            </w:r>
          </w:p>
        </w:tc>
        <w:tc>
          <w:tcPr>
            <w:tcW w:w="2620" w:type="dxa"/>
            <w:tcBorders>
              <w:top w:val="single" w:sz="4" w:space="0" w:color="auto"/>
              <w:left w:val="single" w:sz="4" w:space="0" w:color="auto"/>
              <w:bottom w:val="single" w:sz="4" w:space="0" w:color="auto"/>
              <w:right w:val="single" w:sz="4" w:space="0" w:color="auto"/>
            </w:tcBorders>
            <w:hideMark/>
          </w:tcPr>
          <w:p w14:paraId="2FDA4017" w14:textId="77777777" w:rsidR="00FC4CBB" w:rsidRPr="00FC4CBB" w:rsidRDefault="00FC4CBB" w:rsidP="00FC4CBB">
            <w:pPr>
              <w:keepNext/>
              <w:keepLines/>
              <w:ind w:left="720" w:hanging="720"/>
              <w:jc w:val="center"/>
              <w:rPr>
                <w:rFonts w:ascii="Arial" w:hAnsi="Arial"/>
                <w:sz w:val="18"/>
                <w:szCs w:val="18"/>
              </w:rPr>
            </w:pPr>
            <w:r w:rsidRPr="00FC4CBB">
              <w:rPr>
                <w:rFonts w:ascii="Arial" w:hAnsi="Arial"/>
                <w:sz w:val="18"/>
                <w:szCs w:val="18"/>
              </w:rPr>
              <w:t>{0,1,2,…, 7}</w:t>
            </w:r>
          </w:p>
        </w:tc>
      </w:tr>
    </w:tbl>
    <w:p w14:paraId="4C0FCC6D" w14:textId="77777777" w:rsidR="00FC4CBB" w:rsidRPr="00FC4CBB" w:rsidRDefault="00FC4CBB" w:rsidP="00FC4CBB"/>
    <w:p w14:paraId="15224DB0" w14:textId="77777777" w:rsidR="00FC4CBB" w:rsidRPr="00FC4CBB" w:rsidRDefault="00FC4CBB" w:rsidP="00FC4CBB">
      <w:pPr>
        <w:rPr>
          <w:highlight w:val="green"/>
        </w:rPr>
      </w:pPr>
      <w:r w:rsidRPr="00FC4CBB">
        <w:rPr>
          <w:highlight w:val="green"/>
        </w:rPr>
        <w:t>Agreements:</w:t>
      </w:r>
    </w:p>
    <w:p w14:paraId="600B157A" w14:textId="6CF75DC9" w:rsidR="00FC4CBB" w:rsidRDefault="00FC4CBB" w:rsidP="008E772F">
      <w:pPr>
        <w:numPr>
          <w:ilvl w:val="0"/>
          <w:numId w:val="58"/>
        </w:numPr>
      </w:pPr>
      <w:r w:rsidRPr="00FC4CBB">
        <w:t>To adopt the following TP to TS 38.213 Section 5</w:t>
      </w:r>
    </w:p>
    <w:p w14:paraId="68D5DD94" w14:textId="71D61529" w:rsidR="00FC4CBB" w:rsidRPr="00FC4CBB" w:rsidRDefault="00FC4CBB" w:rsidP="00FC4CBB">
      <w:r>
        <w:t>===== start of TP =====</w:t>
      </w:r>
    </w:p>
    <w:p w14:paraId="2443E089" w14:textId="77777777" w:rsidR="00FC4CBB" w:rsidRPr="00FC4CBB" w:rsidRDefault="00FC4CBB" w:rsidP="00FC4CBB">
      <w:pPr>
        <w:ind w:left="720" w:hanging="720"/>
        <w:rPr>
          <w:rFonts w:eastAsia="Times New Roman"/>
        </w:rPr>
      </w:pPr>
      <w:r w:rsidRPr="00FC4CBB">
        <w:rPr>
          <w:rFonts w:eastAsia="Times New Roman"/>
        </w:rPr>
        <w:t xml:space="preserve">If the UE is not provided </w:t>
      </w:r>
      <w:r w:rsidRPr="00FC4CBB">
        <w:rPr>
          <w:rFonts w:eastAsia="Times New Roman"/>
          <w:iCs/>
        </w:rPr>
        <w:t xml:space="preserve">higher layer parameter </w:t>
      </w:r>
      <w:r w:rsidRPr="00FC4CBB">
        <w:rPr>
          <w:rFonts w:eastAsia="Times New Roman"/>
          <w:i/>
        </w:rPr>
        <w:t>RadioLinkMonitoringRS</w:t>
      </w:r>
      <w:r w:rsidRPr="00FC4CBB">
        <w:rPr>
          <w:rFonts w:eastAsia="Times New Roman"/>
          <w:iCs/>
        </w:rPr>
        <w:t xml:space="preserve"> and the UE is provided by higher layer parameter </w:t>
      </w:r>
      <w:r w:rsidRPr="00FC4CBB">
        <w:rPr>
          <w:rFonts w:eastAsia="Times New Roman"/>
          <w:i/>
          <w:iCs/>
        </w:rPr>
        <w:t>TCI-state</w:t>
      </w:r>
      <w:r w:rsidRPr="00FC4CBB">
        <w:rPr>
          <w:rFonts w:eastAsia="Times New Roman"/>
          <w:iCs/>
        </w:rPr>
        <w:t xml:space="preserve"> for PDCCH one or more RSs that include one or more of a CSI-RS</w:t>
      </w:r>
      <w:r w:rsidRPr="00FC4CBB">
        <w:rPr>
          <w:rFonts w:eastAsia="Times New Roman"/>
        </w:rPr>
        <w:t xml:space="preserve"> and/or a SS/PBCH block</w:t>
      </w:r>
    </w:p>
    <w:p w14:paraId="5B099ADF" w14:textId="77777777" w:rsidR="00FC4CBB" w:rsidRPr="00FC4CBB" w:rsidRDefault="00FC4CBB" w:rsidP="00FC4CBB">
      <w:pPr>
        <w:ind w:left="568" w:hanging="284"/>
        <w:rPr>
          <w:rFonts w:eastAsia="Times New Roman"/>
          <w:lang w:eastAsia="ja-JP"/>
        </w:rPr>
      </w:pPr>
      <w:r w:rsidRPr="00FC4CBB">
        <w:rPr>
          <w:rFonts w:eastAsia="Times New Roman"/>
          <w:lang w:eastAsia="ja-JP"/>
        </w:rPr>
        <w:lastRenderedPageBreak/>
        <w:t>-</w:t>
      </w:r>
      <w:r w:rsidRPr="00FC4CBB">
        <w:rPr>
          <w:rFonts w:eastAsia="Times New Roman"/>
          <w:lang w:eastAsia="ja-JP"/>
        </w:rPr>
        <w:tab/>
      </w:r>
      <w:r w:rsidRPr="00FC4CBB">
        <w:rPr>
          <w:rFonts w:eastAsia="Times New Roman" w:hint="eastAsia"/>
          <w:lang w:eastAsia="ja-JP"/>
        </w:rPr>
        <w:t xml:space="preserve">the </w:t>
      </w:r>
      <w:r w:rsidRPr="00FC4CBB">
        <w:rPr>
          <w:rFonts w:eastAsia="Times New Roman"/>
          <w:lang w:eastAsia="ja-JP"/>
        </w:rPr>
        <w:t>UE uses for radio link monitoring the RS provided for the active TCI state for PDCCH if the active TCI state for PDCCH includes only one RS</w:t>
      </w:r>
    </w:p>
    <w:p w14:paraId="1A873235" w14:textId="40B86929" w:rsidR="00FC4CBB" w:rsidRPr="00FC4CBB" w:rsidRDefault="00FC4CBB" w:rsidP="00FC4CBB">
      <w:pPr>
        <w:ind w:left="568" w:hanging="284"/>
        <w:rPr>
          <w:rFonts w:eastAsia="Times New Roman"/>
          <w:lang w:eastAsia="ja-JP"/>
        </w:rPr>
      </w:pPr>
      <w:r w:rsidRPr="00FC4CBB">
        <w:rPr>
          <w:rFonts w:eastAsia="Times New Roman"/>
          <w:lang w:eastAsia="ja-JP"/>
        </w:rPr>
        <w:t>-</w:t>
      </w:r>
      <w:r w:rsidRPr="00FC4CBB">
        <w:rPr>
          <w:rFonts w:eastAsia="Times New Roman"/>
          <w:lang w:eastAsia="ja-JP"/>
        </w:rPr>
        <w:tab/>
        <w:t xml:space="preserve">if the active TCI state for PDCCH includes two RS, </w:t>
      </w:r>
      <w:r w:rsidRPr="00FC4CBB">
        <w:rPr>
          <w:rFonts w:eastAsia="Times New Roman" w:hint="eastAsia"/>
          <w:lang w:eastAsia="ja-JP"/>
        </w:rPr>
        <w:t xml:space="preserve">the </w:t>
      </w:r>
      <w:r w:rsidRPr="00FC4CBB">
        <w:rPr>
          <w:rFonts w:eastAsia="Times New Roman"/>
          <w:lang w:eastAsia="ja-JP"/>
        </w:rPr>
        <w:t>UE expects that one RS has QCL-TypeD and the UE uses the one RS for radio link monitoring; the UE does not expect both RS to have QCL-TypeD</w:t>
      </w:r>
    </w:p>
    <w:p w14:paraId="4F9DE2E2" w14:textId="77777777" w:rsidR="00FC4CBB" w:rsidRPr="00FC4CBB" w:rsidRDefault="00FC4CBB" w:rsidP="00FC4CBB">
      <w:pPr>
        <w:ind w:left="568" w:hanging="284"/>
        <w:rPr>
          <w:rFonts w:eastAsia="MS Mincho"/>
          <w:i/>
          <w:color w:val="FF0000"/>
          <w:lang w:eastAsia="ja-JP"/>
        </w:rPr>
      </w:pPr>
      <w:r w:rsidRPr="00FC4CBB">
        <w:rPr>
          <w:rFonts w:eastAsia="Times New Roman"/>
          <w:lang w:eastAsia="ja-JP"/>
        </w:rPr>
        <w:t>-</w:t>
      </w:r>
      <w:r w:rsidRPr="00FC4CBB">
        <w:rPr>
          <w:rFonts w:eastAsia="Times New Roman"/>
          <w:lang w:eastAsia="ja-JP"/>
        </w:rPr>
        <w:tab/>
      </w:r>
      <w:r w:rsidRPr="00FC4CBB">
        <w:rPr>
          <w:rFonts w:eastAsia="Times New Roman" w:hint="eastAsia"/>
          <w:lang w:eastAsia="ja-JP"/>
        </w:rPr>
        <w:t xml:space="preserve">the </w:t>
      </w:r>
      <w:r w:rsidRPr="00FC4CBB">
        <w:rPr>
          <w:rFonts w:eastAsia="Times New Roman"/>
          <w:lang w:eastAsia="ja-JP"/>
        </w:rPr>
        <w:t xml:space="preserve">UE is not required to use for radio link monitoring an aperiodic </w:t>
      </w:r>
      <w:ins w:id="245" w:author="huawei" w:date="2018-08-10T19:05:00Z">
        <w:r w:rsidRPr="00FC4CBB">
          <w:rPr>
            <w:rFonts w:eastAsia="Times New Roman"/>
            <w:color w:val="FF0000"/>
            <w:u w:val="single"/>
            <w:lang w:eastAsia="ja-JP"/>
          </w:rPr>
          <w:t>or semi-persistent</w:t>
        </w:r>
        <w:r w:rsidRPr="00FC4CBB">
          <w:rPr>
            <w:rFonts w:eastAsia="Times New Roman"/>
            <w:lang w:eastAsia="ja-JP"/>
          </w:rPr>
          <w:t xml:space="preserve"> </w:t>
        </w:r>
      </w:ins>
      <w:r w:rsidRPr="00FC4CBB">
        <w:rPr>
          <w:rFonts w:eastAsia="Times New Roman"/>
          <w:lang w:eastAsia="ja-JP"/>
        </w:rPr>
        <w:t>RS</w:t>
      </w:r>
    </w:p>
    <w:p w14:paraId="7715EAD0" w14:textId="4FC4488A" w:rsidR="00FC4CBB" w:rsidRPr="00FC4CBB" w:rsidRDefault="00FC4CBB" w:rsidP="00FC4CBB">
      <w:r>
        <w:t>===== end of TP =====</w:t>
      </w:r>
    </w:p>
    <w:p w14:paraId="1EDE314A" w14:textId="77777777" w:rsidR="00FC4CBB" w:rsidRPr="00FC4CBB" w:rsidRDefault="00FC4CBB" w:rsidP="00FC4CBB"/>
    <w:p w14:paraId="5E3ED310" w14:textId="77777777" w:rsidR="00DA46E2" w:rsidRPr="004C41CE" w:rsidRDefault="00DA46E2" w:rsidP="00DA46E2">
      <w:pPr>
        <w:rPr>
          <w:b/>
        </w:rPr>
      </w:pPr>
      <w:r w:rsidRPr="004C41CE">
        <w:rPr>
          <w:b/>
        </w:rPr>
        <w:t>Wednesday</w:t>
      </w:r>
    </w:p>
    <w:p w14:paraId="465081DF" w14:textId="39DAC5CF" w:rsidR="00DA46E2" w:rsidRDefault="001B7BF2" w:rsidP="00DA46E2">
      <w:pPr>
        <w:rPr>
          <w:b/>
        </w:rPr>
      </w:pPr>
      <w:hyperlink r:id="rId777" w:history="1">
        <w:r w:rsidR="00D93AE1">
          <w:rPr>
            <w:rStyle w:val="Hyperlink"/>
            <w:b/>
          </w:rPr>
          <w:t>R1-1809793</w:t>
        </w:r>
      </w:hyperlink>
      <w:r w:rsidR="00DA46E2" w:rsidRPr="00DA46E2">
        <w:rPr>
          <w:b/>
        </w:rPr>
        <w:tab/>
        <w:t>Summary of off</w:t>
      </w:r>
      <w:r w:rsidR="00CE47BA">
        <w:rPr>
          <w:b/>
        </w:rPr>
        <w:t>line</w:t>
      </w:r>
      <w:r w:rsidR="00DA46E2" w:rsidRPr="00DA46E2">
        <w:rPr>
          <w:b/>
        </w:rPr>
        <w:t xml:space="preserve"> discussion for NR mobility</w:t>
      </w:r>
      <w:r w:rsidR="00DA46E2" w:rsidRPr="00DA46E2">
        <w:rPr>
          <w:b/>
        </w:rPr>
        <w:tab/>
        <w:t>Intel</w:t>
      </w:r>
    </w:p>
    <w:p w14:paraId="03D3676F" w14:textId="7507C654" w:rsidR="00DA46E2" w:rsidRPr="00BD0234" w:rsidRDefault="00DA46E2" w:rsidP="00DA46E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15841DF6" w14:textId="53189D5C" w:rsidR="00DA5D5B" w:rsidRDefault="00DA5D5B" w:rsidP="00DA5D5B"/>
    <w:p w14:paraId="21D90151" w14:textId="223400DB" w:rsidR="00A34FB8" w:rsidRPr="0007664A" w:rsidRDefault="00A34FB8" w:rsidP="00A34FB8">
      <w:pPr>
        <w:rPr>
          <w:szCs w:val="20"/>
        </w:rPr>
      </w:pPr>
      <w:r w:rsidRPr="0007664A">
        <w:rPr>
          <w:szCs w:val="20"/>
        </w:rPr>
        <w:t>Proposal:</w:t>
      </w:r>
    </w:p>
    <w:p w14:paraId="1D14480F" w14:textId="77777777" w:rsidR="00A34FB8" w:rsidRPr="0007664A" w:rsidRDefault="00A34FB8" w:rsidP="008E772F">
      <w:pPr>
        <w:numPr>
          <w:ilvl w:val="0"/>
          <w:numId w:val="141"/>
        </w:numPr>
        <w:rPr>
          <w:rFonts w:ascii="Times New Roman" w:eastAsia="DengXian" w:hAnsi="Times New Roman"/>
          <w:szCs w:val="20"/>
          <w:lang w:eastAsia="ko-KR"/>
        </w:rPr>
      </w:pPr>
      <w:r w:rsidRPr="0007664A">
        <w:rPr>
          <w:rFonts w:ascii="Times New Roman" w:eastAsia="DengXian" w:hAnsi="Times New Roman"/>
          <w:szCs w:val="20"/>
          <w:lang w:eastAsia="ko-KR"/>
        </w:rPr>
        <w:t>When the configured C-DRX cycle is 80msec or larger, UE does not expect CSI-RS resource outside the C-DRX ON period are available for RRM measurements. Otherwise, UE may assume CSI-RS resources are always available.</w:t>
      </w:r>
    </w:p>
    <w:p w14:paraId="2E1D33CD" w14:textId="77777777" w:rsidR="00A34FB8" w:rsidRPr="00A34FB8" w:rsidRDefault="00A34FB8" w:rsidP="00A34FB8"/>
    <w:p w14:paraId="31591CD6" w14:textId="77777777" w:rsidR="00A34FB8" w:rsidRPr="00A34FB8" w:rsidRDefault="00A34FB8" w:rsidP="00A34FB8">
      <w:pPr>
        <w:rPr>
          <w:szCs w:val="20"/>
        </w:rPr>
      </w:pPr>
      <w:r w:rsidRPr="00A34FB8">
        <w:rPr>
          <w:szCs w:val="20"/>
          <w:highlight w:val="green"/>
        </w:rPr>
        <w:t>Agreements</w:t>
      </w:r>
      <w:r w:rsidRPr="00A34FB8">
        <w:rPr>
          <w:szCs w:val="20"/>
        </w:rPr>
        <w:t>:</w:t>
      </w:r>
    </w:p>
    <w:p w14:paraId="42B3FDA8" w14:textId="77777777" w:rsidR="00A34FB8" w:rsidRPr="00A34FB8" w:rsidRDefault="00A34FB8" w:rsidP="008E772F">
      <w:pPr>
        <w:numPr>
          <w:ilvl w:val="0"/>
          <w:numId w:val="142"/>
        </w:numPr>
        <w:rPr>
          <w:rFonts w:ascii="Times New Roman" w:hAnsi="Times New Roman"/>
          <w:szCs w:val="20"/>
          <w:lang w:eastAsia="x-none"/>
        </w:rPr>
      </w:pPr>
      <w:r w:rsidRPr="00A34FB8">
        <w:rPr>
          <w:rFonts w:ascii="Times New Roman" w:hAnsi="Times New Roman"/>
          <w:szCs w:val="20"/>
          <w:lang w:eastAsia="x-none"/>
        </w:rPr>
        <w:t>Adopt the following text proposal for TS38.214, 5.1.6.1.3:</w:t>
      </w:r>
    </w:p>
    <w:p w14:paraId="1AE0D476" w14:textId="77777777" w:rsidR="00A34FB8" w:rsidRPr="00FC4CBB" w:rsidRDefault="00A34FB8" w:rsidP="00A34FB8">
      <w:r>
        <w:t>===== start of TP =====</w:t>
      </w:r>
    </w:p>
    <w:p w14:paraId="0E16ED8D" w14:textId="77777777" w:rsidR="00A34FB8" w:rsidRPr="00A34FB8" w:rsidRDefault="00A34FB8" w:rsidP="00A34FB8">
      <w:pPr>
        <w:rPr>
          <w:szCs w:val="20"/>
        </w:rPr>
      </w:pPr>
      <w:r w:rsidRPr="00A34FB8">
        <w:rPr>
          <w:szCs w:val="20"/>
        </w:rPr>
        <w:t>For frequency range 2 the associatedSSB is either present for all configured CSI-RS resources or not present for any configured CSI-RS resources per frequency layer</w:t>
      </w:r>
      <w:r w:rsidRPr="00A34FB8">
        <w:rPr>
          <w:rFonts w:hint="eastAsia"/>
          <w:szCs w:val="20"/>
        </w:rPr>
        <w:t>.</w:t>
      </w:r>
    </w:p>
    <w:p w14:paraId="20A3F3B2" w14:textId="77777777" w:rsidR="00A34FB8" w:rsidRPr="00A34FB8" w:rsidRDefault="00A34FB8" w:rsidP="00A34FB8">
      <w:pPr>
        <w:rPr>
          <w:color w:val="FF0000"/>
          <w:szCs w:val="20"/>
          <w:u w:val="single"/>
        </w:rPr>
      </w:pPr>
      <w:r w:rsidRPr="00A34FB8">
        <w:rPr>
          <w:color w:val="FF0000"/>
          <w:szCs w:val="20"/>
          <w:u w:val="single"/>
        </w:rPr>
        <w:t>For any CSI-RS resource configuration, UE shall assume that the value for parameter cdm-Type is 'No CDM', and there is only one anntenna port.</w:t>
      </w:r>
    </w:p>
    <w:p w14:paraId="57E4BD5D" w14:textId="77777777" w:rsidR="00A34FB8" w:rsidRPr="00FC4CBB" w:rsidRDefault="00A34FB8" w:rsidP="00A34FB8">
      <w:r>
        <w:t>===== end of TP =====</w:t>
      </w:r>
    </w:p>
    <w:p w14:paraId="4CC8B35A" w14:textId="77777777" w:rsidR="00A34FB8" w:rsidRPr="00A34FB8" w:rsidRDefault="00A34FB8" w:rsidP="00A34FB8"/>
    <w:p w14:paraId="4A956CAB" w14:textId="77777777" w:rsidR="00A34FB8" w:rsidRPr="00A34FB8" w:rsidRDefault="00A34FB8" w:rsidP="00A34FB8">
      <w:r w:rsidRPr="00A34FB8">
        <w:rPr>
          <w:highlight w:val="green"/>
        </w:rPr>
        <w:t>Agreements</w:t>
      </w:r>
      <w:r w:rsidRPr="00A34FB8">
        <w:t>:</w:t>
      </w:r>
    </w:p>
    <w:p w14:paraId="24EFB05B" w14:textId="299AF69E" w:rsidR="00A34FB8" w:rsidRPr="00A34FB8" w:rsidRDefault="00A34FB8" w:rsidP="008E772F">
      <w:pPr>
        <w:numPr>
          <w:ilvl w:val="0"/>
          <w:numId w:val="143"/>
        </w:numPr>
        <w:spacing w:after="120"/>
        <w:ind w:hanging="720"/>
        <w:jc w:val="both"/>
        <w:rPr>
          <w:rFonts w:eastAsia="Malgun Gothic"/>
          <w:lang w:eastAsia="x-none"/>
        </w:rPr>
      </w:pPr>
      <w:r w:rsidRPr="00A34FB8">
        <w:rPr>
          <w:rFonts w:ascii="Times New Roman" w:hAnsi="Times New Roman"/>
          <w:lang w:eastAsia="x-none"/>
        </w:rPr>
        <w:t xml:space="preserve">Adopt the following text proposal </w:t>
      </w:r>
      <w:r>
        <w:rPr>
          <w:rFonts w:eastAsia="Malgun Gothic"/>
          <w:lang w:eastAsia="x-none"/>
        </w:rPr>
        <w:t>for 38.215 Section 5.1.3</w:t>
      </w:r>
    </w:p>
    <w:p w14:paraId="1802A3FD" w14:textId="661B9653" w:rsidR="00A34FB8" w:rsidRPr="00A34FB8" w:rsidRDefault="00A34FB8" w:rsidP="00A34FB8">
      <w:pPr>
        <w:rPr>
          <w:rFonts w:eastAsia="Malgun Gothic"/>
          <w:lang w:eastAsia="x-none"/>
        </w:rPr>
      </w:pPr>
      <w:r>
        <w:t>===== start of TP =====</w:t>
      </w: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951"/>
        <w:gridCol w:w="7787"/>
      </w:tblGrid>
      <w:tr w:rsidR="00A34FB8" w:rsidRPr="00A34FB8" w14:paraId="662964D6" w14:textId="77777777" w:rsidTr="000E271B">
        <w:trPr>
          <w:cantSplit/>
        </w:trPr>
        <w:tc>
          <w:tcPr>
            <w:tcW w:w="1951" w:type="dxa"/>
          </w:tcPr>
          <w:p w14:paraId="1A4D603D" w14:textId="77777777" w:rsidR="00A34FB8" w:rsidRPr="00A34FB8" w:rsidRDefault="00A34FB8" w:rsidP="00A34FB8">
            <w:pPr>
              <w:keepNext/>
              <w:keepLines/>
              <w:rPr>
                <w:rFonts w:ascii="Arial" w:eastAsia="MS Mincho" w:hAnsi="Arial"/>
                <w:b/>
                <w:sz w:val="18"/>
                <w:szCs w:val="20"/>
              </w:rPr>
            </w:pPr>
            <w:r w:rsidRPr="00A34FB8">
              <w:rPr>
                <w:rFonts w:ascii="Arial" w:eastAsia="MS Mincho" w:hAnsi="Arial"/>
                <w:b/>
                <w:sz w:val="18"/>
                <w:szCs w:val="20"/>
              </w:rPr>
              <w:t>Definition</w:t>
            </w:r>
          </w:p>
        </w:tc>
        <w:tc>
          <w:tcPr>
            <w:tcW w:w="7787" w:type="dxa"/>
          </w:tcPr>
          <w:p w14:paraId="2571BB16" w14:textId="77777777" w:rsidR="00A34FB8" w:rsidRPr="00A34FB8" w:rsidRDefault="00A34FB8" w:rsidP="00A34FB8">
            <w:pPr>
              <w:keepNext/>
              <w:keepLines/>
              <w:rPr>
                <w:rFonts w:ascii="Arial" w:eastAsia="MS Mincho" w:hAnsi="Arial"/>
                <w:i/>
                <w:sz w:val="18"/>
                <w:szCs w:val="20"/>
              </w:rPr>
            </w:pPr>
            <w:r w:rsidRPr="00A34FB8">
              <w:rPr>
                <w:rFonts w:ascii="Arial" w:eastAsia="MS Mincho" w:hAnsi="Arial"/>
                <w:i/>
                <w:sz w:val="18"/>
                <w:szCs w:val="20"/>
              </w:rPr>
              <w:t>&lt;omitted&gt;</w:t>
            </w:r>
          </w:p>
          <w:p w14:paraId="1722F3F1" w14:textId="77777777" w:rsidR="00A34FB8" w:rsidRPr="00A34FB8" w:rsidRDefault="00A34FB8" w:rsidP="00A34FB8">
            <w:pPr>
              <w:keepNext/>
              <w:keepLines/>
              <w:rPr>
                <w:rFonts w:ascii="Arial" w:eastAsia="MS Mincho" w:hAnsi="Arial"/>
                <w:sz w:val="18"/>
                <w:szCs w:val="20"/>
              </w:rPr>
            </w:pPr>
          </w:p>
          <w:p w14:paraId="32F519D3" w14:textId="77777777" w:rsidR="00A34FB8" w:rsidRPr="00A34FB8" w:rsidRDefault="00A34FB8" w:rsidP="00A34FB8">
            <w:pPr>
              <w:keepNext/>
              <w:keepLines/>
              <w:ind w:left="720" w:hanging="720"/>
              <w:rPr>
                <w:rFonts w:ascii="Arial" w:hAnsi="Arial"/>
                <w:sz w:val="18"/>
              </w:rPr>
            </w:pPr>
            <w:r w:rsidRPr="00A34FB8">
              <w:rPr>
                <w:rFonts w:ascii="Arial" w:hAnsi="Arial"/>
                <w:sz w:val="18"/>
              </w:rPr>
              <w:t xml:space="preserve">If indicated by higher-layers, </w:t>
            </w:r>
            <w:r w:rsidRPr="00A34FB8">
              <w:rPr>
                <w:rFonts w:ascii="Arial" w:hAnsi="Arial"/>
                <w:strike/>
                <w:color w:val="FF0000"/>
                <w:sz w:val="18"/>
              </w:rPr>
              <w:t>for a half-frame with SS/PBCH blocks</w:t>
            </w:r>
            <w:r w:rsidRPr="00A34FB8">
              <w:rPr>
                <w:rFonts w:ascii="Arial" w:hAnsi="Arial"/>
                <w:sz w:val="18"/>
              </w:rPr>
              <w:t xml:space="preserve"> the NR Carrier RSSI is measured </w:t>
            </w:r>
            <w:r w:rsidRPr="00A34FB8">
              <w:rPr>
                <w:rFonts w:ascii="Arial" w:hAnsi="Arial"/>
                <w:color w:val="FF0000"/>
                <w:sz w:val="18"/>
              </w:rPr>
              <w:t xml:space="preserve">in slots within a half frame with SS/PBCH blocks that are indicated by the higher layer parameter </w:t>
            </w:r>
            <w:r w:rsidRPr="00A34FB8">
              <w:rPr>
                <w:rFonts w:ascii="Arial" w:hAnsi="Arial"/>
                <w:i/>
                <w:color w:val="FF0000"/>
                <w:sz w:val="18"/>
              </w:rPr>
              <w:t xml:space="preserve">measurementSlots </w:t>
            </w:r>
            <w:r w:rsidRPr="00A34FB8">
              <w:rPr>
                <w:rFonts w:ascii="Arial" w:hAnsi="Arial"/>
                <w:color w:val="FF0000"/>
                <w:sz w:val="18"/>
              </w:rPr>
              <w:t xml:space="preserve">and in </w:t>
            </w:r>
            <w:r w:rsidRPr="00A34FB8">
              <w:rPr>
                <w:rFonts w:ascii="Arial" w:hAnsi="Arial"/>
                <w:strike/>
                <w:color w:val="FF0000"/>
                <w:sz w:val="18"/>
              </w:rPr>
              <w:t>from OFDM symbols of the indicated slots and the</w:t>
            </w:r>
            <w:r w:rsidRPr="00A34FB8">
              <w:rPr>
                <w:rFonts w:ascii="Arial" w:hAnsi="Arial"/>
                <w:sz w:val="18"/>
              </w:rPr>
              <w:t xml:space="preserve"> OFDM symbols </w:t>
            </w:r>
            <w:r w:rsidRPr="00A34FB8">
              <w:rPr>
                <w:rFonts w:ascii="Arial" w:hAnsi="Arial"/>
                <w:strike/>
                <w:color w:val="FF0000"/>
                <w:sz w:val="18"/>
              </w:rPr>
              <w:t>are</w:t>
            </w:r>
            <w:r w:rsidRPr="00A34FB8">
              <w:rPr>
                <w:rFonts w:ascii="Arial" w:hAnsi="Arial"/>
                <w:sz w:val="18"/>
              </w:rPr>
              <w:t xml:space="preserve"> given by Table 5.1.3-1. </w:t>
            </w:r>
          </w:p>
          <w:p w14:paraId="7FEC931B" w14:textId="77777777" w:rsidR="00A34FB8" w:rsidRPr="00A34FB8" w:rsidRDefault="00A34FB8" w:rsidP="00A34FB8">
            <w:pPr>
              <w:keepNext/>
              <w:keepLines/>
              <w:ind w:left="284" w:hanging="720"/>
              <w:rPr>
                <w:rFonts w:ascii="Arial" w:hAnsi="Arial"/>
                <w:sz w:val="18"/>
              </w:rPr>
            </w:pPr>
            <w:r w:rsidRPr="00A34FB8">
              <w:rPr>
                <w:rFonts w:ascii="Arial" w:hAnsi="Arial"/>
                <w:sz w:val="18"/>
              </w:rPr>
              <w:t>-</w:t>
            </w:r>
            <w:r w:rsidRPr="00A34FB8">
              <w:rPr>
                <w:rFonts w:ascii="Arial" w:hAnsi="Arial"/>
                <w:sz w:val="18"/>
              </w:rPr>
              <w:tab/>
              <w:t xml:space="preserve">For intra-frequency measurements, NR Carrier RSSI is measured with timing reference corresponding to the serving cell in the frequency layer </w:t>
            </w:r>
          </w:p>
          <w:p w14:paraId="31D482BF" w14:textId="77777777" w:rsidR="00A34FB8" w:rsidRPr="00A34FB8" w:rsidRDefault="00A34FB8" w:rsidP="00A34FB8">
            <w:pPr>
              <w:keepNext/>
              <w:keepLines/>
              <w:ind w:left="284" w:hanging="720"/>
              <w:rPr>
                <w:rFonts w:ascii="Arial" w:hAnsi="Arial"/>
                <w:sz w:val="18"/>
              </w:rPr>
            </w:pPr>
            <w:r w:rsidRPr="00A34FB8">
              <w:rPr>
                <w:rFonts w:ascii="Arial" w:hAnsi="Arial"/>
                <w:sz w:val="18"/>
              </w:rPr>
              <w:t>-</w:t>
            </w:r>
            <w:r w:rsidRPr="00A34FB8">
              <w:rPr>
                <w:rFonts w:ascii="Arial" w:hAnsi="Arial"/>
                <w:sz w:val="18"/>
              </w:rPr>
              <w:tab/>
              <w:t>For inter-frequency measurements, NR Carrier RSSI is measured with timing reference corresponding to any cell in the target frequency layer</w:t>
            </w:r>
          </w:p>
          <w:p w14:paraId="40A8B0AE" w14:textId="77777777" w:rsidR="00A34FB8" w:rsidRPr="00A34FB8" w:rsidRDefault="00A34FB8" w:rsidP="00A34FB8">
            <w:pPr>
              <w:keepNext/>
              <w:keepLines/>
              <w:ind w:left="720" w:hanging="720"/>
              <w:rPr>
                <w:rFonts w:ascii="Arial" w:hAnsi="Arial"/>
                <w:sz w:val="18"/>
              </w:rPr>
            </w:pPr>
            <w:r w:rsidRPr="00A34FB8">
              <w:rPr>
                <w:rFonts w:ascii="Arial" w:hAnsi="Arial"/>
                <w:sz w:val="18"/>
              </w:rPr>
              <w:t>Otherwise, if measurement gap is not used, NR Carrier RSSI is measured from OFDM symbols within SMTC window duration and, if measurement gap is used, NR Carrier RSSI is measured from OFDM symbols corresponding to overlapped time span between SMTC window duration and minimum measurement time within the measurement gap.</w:t>
            </w:r>
          </w:p>
          <w:p w14:paraId="228ECE24" w14:textId="77777777" w:rsidR="00A34FB8" w:rsidRPr="00A34FB8" w:rsidRDefault="00A34FB8" w:rsidP="00A34FB8">
            <w:pPr>
              <w:keepNext/>
              <w:keepLines/>
              <w:ind w:left="720" w:hanging="720"/>
              <w:rPr>
                <w:rFonts w:ascii="Arial" w:hAnsi="Arial"/>
                <w:sz w:val="18"/>
                <w:szCs w:val="18"/>
              </w:rPr>
            </w:pPr>
          </w:p>
          <w:p w14:paraId="5B870721" w14:textId="77777777" w:rsidR="00A34FB8" w:rsidRPr="00A34FB8" w:rsidRDefault="00A34FB8" w:rsidP="00A34FB8">
            <w:pPr>
              <w:keepNext/>
              <w:keepLines/>
              <w:rPr>
                <w:rFonts w:ascii="Arial" w:eastAsia="MS Mincho" w:hAnsi="Arial"/>
                <w:i/>
                <w:sz w:val="18"/>
                <w:szCs w:val="20"/>
              </w:rPr>
            </w:pPr>
            <w:r w:rsidRPr="00A34FB8">
              <w:rPr>
                <w:rFonts w:ascii="Arial" w:eastAsia="MS Mincho" w:hAnsi="Arial"/>
                <w:i/>
                <w:sz w:val="18"/>
                <w:szCs w:val="20"/>
              </w:rPr>
              <w:t>&lt;omitted&gt;</w:t>
            </w:r>
          </w:p>
        </w:tc>
      </w:tr>
    </w:tbl>
    <w:p w14:paraId="0D23DF74" w14:textId="77777777" w:rsidR="00A34FB8" w:rsidRPr="00FC4CBB" w:rsidRDefault="00A34FB8" w:rsidP="00A34FB8">
      <w:r>
        <w:t>===== end of TP =====</w:t>
      </w:r>
    </w:p>
    <w:p w14:paraId="0AFF96E2" w14:textId="77777777" w:rsidR="00A34FB8" w:rsidRPr="00A34FB8" w:rsidRDefault="00A34FB8" w:rsidP="00A34FB8"/>
    <w:p w14:paraId="0A4C23A9" w14:textId="77777777" w:rsidR="00A34FB8" w:rsidRPr="00A34FB8" w:rsidRDefault="00A34FB8" w:rsidP="00A34FB8">
      <w:pPr>
        <w:rPr>
          <w:szCs w:val="20"/>
        </w:rPr>
      </w:pPr>
      <w:r w:rsidRPr="00A34FB8">
        <w:rPr>
          <w:szCs w:val="20"/>
          <w:highlight w:val="green"/>
        </w:rPr>
        <w:t>Agreements</w:t>
      </w:r>
      <w:r w:rsidRPr="00A34FB8">
        <w:rPr>
          <w:szCs w:val="20"/>
        </w:rPr>
        <w:t>:</w:t>
      </w:r>
    </w:p>
    <w:p w14:paraId="2600CFC8" w14:textId="77777777" w:rsidR="00A34FB8" w:rsidRPr="00A34FB8" w:rsidRDefault="00A34FB8" w:rsidP="008E772F">
      <w:pPr>
        <w:numPr>
          <w:ilvl w:val="0"/>
          <w:numId w:val="144"/>
        </w:numPr>
        <w:rPr>
          <w:rFonts w:ascii="Times New Roman" w:eastAsia="DengXian" w:hAnsi="Times New Roman"/>
          <w:szCs w:val="20"/>
          <w:lang w:eastAsia="ko-KR"/>
        </w:rPr>
      </w:pPr>
      <w:r w:rsidRPr="00A34FB8">
        <w:rPr>
          <w:rFonts w:ascii="Times New Roman" w:hAnsi="Times New Roman"/>
          <w:szCs w:val="20"/>
          <w:lang w:eastAsia="x-none"/>
        </w:rPr>
        <w:t xml:space="preserve">Send an LS to RAN2, informing them that </w:t>
      </w:r>
      <w:r w:rsidRPr="00A34FB8">
        <w:rPr>
          <w:rFonts w:ascii="Times New Roman" w:hAnsi="Times New Roman"/>
          <w:i/>
          <w:szCs w:val="20"/>
          <w:lang w:eastAsia="x-none"/>
        </w:rPr>
        <w:t>density</w:t>
      </w:r>
      <w:r w:rsidRPr="00A34FB8">
        <w:rPr>
          <w:rFonts w:ascii="Times New Roman" w:hAnsi="Times New Roman"/>
          <w:szCs w:val="20"/>
          <w:lang w:eastAsia="x-none"/>
        </w:rPr>
        <w:t xml:space="preserve"> parameter in </w:t>
      </w:r>
      <w:r w:rsidRPr="00A34FB8">
        <w:rPr>
          <w:rFonts w:ascii="Times New Roman" w:hAnsi="Times New Roman"/>
          <w:i/>
          <w:szCs w:val="20"/>
          <w:lang w:eastAsia="x-none"/>
        </w:rPr>
        <w:t>CSI-RS-CellMobility</w:t>
      </w:r>
      <w:r w:rsidRPr="00A34FB8">
        <w:rPr>
          <w:rFonts w:ascii="Times New Roman" w:hAnsi="Times New Roman"/>
          <w:szCs w:val="20"/>
          <w:lang w:eastAsia="x-none"/>
        </w:rPr>
        <w:t xml:space="preserve"> is required for measurement of CSI-RS. RAN1 recommends that RAN2 make appropriate actions to make sure the value of </w:t>
      </w:r>
      <w:r w:rsidRPr="00A34FB8">
        <w:rPr>
          <w:rFonts w:ascii="Times New Roman" w:hAnsi="Times New Roman"/>
          <w:i/>
          <w:szCs w:val="20"/>
          <w:lang w:eastAsia="x-none"/>
        </w:rPr>
        <w:t>density</w:t>
      </w:r>
      <w:r w:rsidRPr="00A34FB8">
        <w:rPr>
          <w:rFonts w:ascii="Times New Roman" w:hAnsi="Times New Roman"/>
          <w:szCs w:val="20"/>
          <w:lang w:eastAsia="x-none"/>
        </w:rPr>
        <w:t xml:space="preserve"> is available in all cases. If a default value is to be determined by RAN2, RAN1 recommends use of d3 as the default value.</w:t>
      </w:r>
    </w:p>
    <w:p w14:paraId="082FE6C7" w14:textId="6203834A" w:rsidR="00A34FB8" w:rsidRPr="00564115" w:rsidRDefault="00A34FB8" w:rsidP="008E772F">
      <w:pPr>
        <w:numPr>
          <w:ilvl w:val="0"/>
          <w:numId w:val="144"/>
        </w:numPr>
        <w:rPr>
          <w:rFonts w:ascii="Times New Roman" w:eastAsia="DengXian" w:hAnsi="Times New Roman"/>
          <w:szCs w:val="20"/>
          <w:lang w:eastAsia="ko-KR"/>
        </w:rPr>
      </w:pPr>
      <w:r w:rsidRPr="00564115">
        <w:rPr>
          <w:rFonts w:ascii="Times New Roman" w:eastAsia="DengXian" w:hAnsi="Times New Roman"/>
          <w:szCs w:val="20"/>
          <w:lang w:eastAsia="ko-KR"/>
        </w:rPr>
        <w:t xml:space="preserve">LS to be drafted in </w:t>
      </w:r>
      <w:hyperlink r:id="rId778" w:history="1">
        <w:r w:rsidR="00D93AE1">
          <w:rPr>
            <w:rStyle w:val="Hyperlink"/>
            <w:rFonts w:ascii="Times New Roman" w:eastAsia="DengXian" w:hAnsi="Times New Roman"/>
            <w:szCs w:val="20"/>
            <w:lang w:eastAsia="ko-KR"/>
          </w:rPr>
          <w:t>R1-1809851</w:t>
        </w:r>
      </w:hyperlink>
    </w:p>
    <w:p w14:paraId="6B5C6D88" w14:textId="7D8C4BB1" w:rsidR="00564115" w:rsidRPr="00564115" w:rsidRDefault="00564115" w:rsidP="00564115">
      <w:pPr>
        <w:rPr>
          <w:b/>
        </w:rPr>
      </w:pPr>
      <w:r w:rsidRPr="00564115">
        <w:rPr>
          <w:b/>
        </w:rPr>
        <w:t>Friday</w:t>
      </w:r>
      <w:r w:rsidR="00CF1894">
        <w:rPr>
          <w:b/>
        </w:rPr>
        <w:t xml:space="preserve"> - </w:t>
      </w:r>
      <w:hyperlink r:id="rId779" w:history="1">
        <w:r w:rsidR="00D93AE1">
          <w:rPr>
            <w:rStyle w:val="Hyperlink"/>
            <w:b/>
          </w:rPr>
          <w:t>R1-1809851</w:t>
        </w:r>
      </w:hyperlink>
      <w:r w:rsidRPr="00564115">
        <w:rPr>
          <w:b/>
        </w:rPr>
        <w:tab/>
        <w:t>[DRAFT] LS on density parameter for CSI-RS-ResourceConfigMobility</w:t>
      </w:r>
      <w:r w:rsidRPr="00564115">
        <w:rPr>
          <w:b/>
        </w:rPr>
        <w:tab/>
        <w:t>Intel</w:t>
      </w:r>
    </w:p>
    <w:p w14:paraId="4263F583" w14:textId="55931497" w:rsidR="00564115" w:rsidRPr="00BD0234" w:rsidRDefault="00564115" w:rsidP="0056411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w:t>
      </w:r>
      <w:r>
        <w:rPr>
          <w:rFonts w:ascii="Times New Roman" w:hAnsi="Times New Roman"/>
          <w:szCs w:val="20"/>
        </w:rPr>
        <w:t xml:space="preserve">raft LS is endorsed (assuming RAN4 being deleted from ACTION) and final LS is </w:t>
      </w:r>
      <w:r w:rsidRPr="00A34FB8">
        <w:rPr>
          <w:rFonts w:ascii="Times New Roman" w:hAnsi="Times New Roman"/>
          <w:szCs w:val="20"/>
          <w:highlight w:val="green"/>
        </w:rPr>
        <w:t xml:space="preserve">approved in </w:t>
      </w:r>
      <w:hyperlink r:id="rId780" w:history="1">
        <w:r w:rsidR="00D93AE1">
          <w:rPr>
            <w:rStyle w:val="Hyperlink"/>
            <w:rFonts w:ascii="Times New Roman" w:hAnsi="Times New Roman"/>
            <w:szCs w:val="20"/>
            <w:highlight w:val="green"/>
          </w:rPr>
          <w:t>R1-1809960</w:t>
        </w:r>
      </w:hyperlink>
      <w:r>
        <w:rPr>
          <w:rFonts w:ascii="Times New Roman" w:hAnsi="Times New Roman"/>
          <w:szCs w:val="20"/>
        </w:rPr>
        <w:t>.</w:t>
      </w:r>
    </w:p>
    <w:p w14:paraId="6E2661F8" w14:textId="77777777" w:rsidR="00564115" w:rsidRPr="00A34FB8" w:rsidRDefault="00564115" w:rsidP="00564115"/>
    <w:p w14:paraId="2F93096B" w14:textId="77777777" w:rsidR="00A34FB8" w:rsidRPr="00A34FB8" w:rsidRDefault="00A34FB8" w:rsidP="00A34FB8">
      <w:pPr>
        <w:rPr>
          <w:szCs w:val="20"/>
        </w:rPr>
      </w:pPr>
      <w:r w:rsidRPr="00A34FB8">
        <w:rPr>
          <w:szCs w:val="20"/>
          <w:highlight w:val="green"/>
        </w:rPr>
        <w:t>Agreements</w:t>
      </w:r>
      <w:r w:rsidRPr="00A34FB8">
        <w:rPr>
          <w:szCs w:val="20"/>
        </w:rPr>
        <w:t>:</w:t>
      </w:r>
    </w:p>
    <w:p w14:paraId="36DD1BF2" w14:textId="77777777" w:rsidR="00A34FB8" w:rsidRPr="00A34FB8" w:rsidRDefault="00A34FB8" w:rsidP="008E772F">
      <w:pPr>
        <w:numPr>
          <w:ilvl w:val="0"/>
          <w:numId w:val="143"/>
        </w:numPr>
        <w:rPr>
          <w:rFonts w:ascii="Times New Roman" w:hAnsi="Times New Roman"/>
          <w:szCs w:val="20"/>
          <w:lang w:eastAsia="x-none"/>
        </w:rPr>
      </w:pPr>
      <w:r w:rsidRPr="00A34FB8">
        <w:rPr>
          <w:rFonts w:ascii="Times New Roman" w:hAnsi="Times New Roman"/>
          <w:szCs w:val="20"/>
          <w:lang w:eastAsia="x-none"/>
        </w:rPr>
        <w:t xml:space="preserve">Send an LS to RAN4 providing motivation for the second BLER pair thresholds for RLM. </w:t>
      </w:r>
    </w:p>
    <w:p w14:paraId="5B85F718" w14:textId="7A3F07A7" w:rsidR="00A34FB8" w:rsidRPr="00A34FB8" w:rsidRDefault="00A34FB8" w:rsidP="008E772F">
      <w:pPr>
        <w:numPr>
          <w:ilvl w:val="1"/>
          <w:numId w:val="143"/>
        </w:numPr>
        <w:rPr>
          <w:rFonts w:ascii="Times New Roman" w:hAnsi="Times New Roman"/>
          <w:szCs w:val="20"/>
          <w:lang w:eastAsia="x-none"/>
        </w:rPr>
      </w:pPr>
      <w:r w:rsidRPr="00A34FB8">
        <w:rPr>
          <w:rFonts w:ascii="Times New Roman" w:hAnsi="Times New Roman"/>
          <w:szCs w:val="20"/>
          <w:lang w:eastAsia="x-none"/>
        </w:rPr>
        <w:t xml:space="preserve">Draft LS in </w:t>
      </w:r>
      <w:hyperlink r:id="rId781" w:history="1">
        <w:r w:rsidR="00D93AE1">
          <w:rPr>
            <w:rStyle w:val="Hyperlink"/>
            <w:rFonts w:ascii="Times New Roman" w:hAnsi="Times New Roman"/>
            <w:szCs w:val="20"/>
            <w:lang w:eastAsia="x-none"/>
          </w:rPr>
          <w:t>R1-1809813</w:t>
        </w:r>
      </w:hyperlink>
    </w:p>
    <w:p w14:paraId="3D6527F0" w14:textId="77777777" w:rsidR="00A34FB8" w:rsidRPr="00A34FB8" w:rsidRDefault="00A34FB8" w:rsidP="008E772F">
      <w:pPr>
        <w:numPr>
          <w:ilvl w:val="0"/>
          <w:numId w:val="143"/>
        </w:numPr>
        <w:rPr>
          <w:rFonts w:ascii="Times New Roman" w:hAnsi="Times New Roman"/>
          <w:szCs w:val="20"/>
          <w:lang w:eastAsia="x-none"/>
        </w:rPr>
      </w:pPr>
      <w:r w:rsidRPr="00A34FB8">
        <w:rPr>
          <w:rFonts w:ascii="Times New Roman" w:hAnsi="Times New Roman"/>
          <w:szCs w:val="20"/>
          <w:lang w:eastAsia="x-none"/>
        </w:rPr>
        <w:t>The following is the motivation of the second BLER pair threshold:</w:t>
      </w:r>
    </w:p>
    <w:p w14:paraId="6CBA0251" w14:textId="77777777" w:rsidR="00A34FB8" w:rsidRPr="00A34FB8" w:rsidRDefault="00A34FB8" w:rsidP="008E772F">
      <w:pPr>
        <w:numPr>
          <w:ilvl w:val="1"/>
          <w:numId w:val="143"/>
        </w:numPr>
        <w:rPr>
          <w:rFonts w:ascii="Times New Roman" w:eastAsia="DengXian" w:hAnsi="Times New Roman"/>
          <w:szCs w:val="20"/>
          <w:lang w:eastAsia="ko-KR"/>
        </w:rPr>
      </w:pPr>
      <w:r w:rsidRPr="00A34FB8">
        <w:rPr>
          <w:rFonts w:ascii="Times New Roman" w:eastAsia="DengXian" w:hAnsi="Times New Roman"/>
          <w:szCs w:val="20"/>
          <w:lang w:eastAsia="ko-KR"/>
        </w:rPr>
        <w:t>It has been observed that in LTE, when semi-persistent scheduling is used, the service quality can be adequate also when the SINR is below the level corresponding to a PDCCH BLER of 10%. The most prominent example is for VoLTE.</w:t>
      </w:r>
    </w:p>
    <w:p w14:paraId="36F7DF5A" w14:textId="77777777" w:rsidR="00A34FB8" w:rsidRPr="00A34FB8" w:rsidRDefault="00A34FB8" w:rsidP="008E772F">
      <w:pPr>
        <w:numPr>
          <w:ilvl w:val="1"/>
          <w:numId w:val="143"/>
        </w:numPr>
        <w:rPr>
          <w:rFonts w:ascii="Times New Roman" w:eastAsia="DengXian" w:hAnsi="Times New Roman"/>
          <w:szCs w:val="20"/>
          <w:lang w:eastAsia="ko-KR"/>
        </w:rPr>
      </w:pPr>
      <w:r w:rsidRPr="00A34FB8">
        <w:rPr>
          <w:rFonts w:ascii="Times New Roman" w:eastAsia="DengXian" w:hAnsi="Times New Roman"/>
          <w:szCs w:val="20"/>
          <w:lang w:eastAsia="ko-KR"/>
        </w:rPr>
        <w:t>In these cases, it has been observed that the UE triggers RLF also when the voice quality is quite adequate. In other words, RLF may be triggered prematurely.</w:t>
      </w:r>
    </w:p>
    <w:p w14:paraId="5E405855" w14:textId="77777777" w:rsidR="00A34FB8" w:rsidRPr="00A34FB8" w:rsidRDefault="00A34FB8" w:rsidP="008E772F">
      <w:pPr>
        <w:numPr>
          <w:ilvl w:val="1"/>
          <w:numId w:val="143"/>
        </w:numPr>
        <w:rPr>
          <w:rFonts w:ascii="Times New Roman" w:eastAsia="DengXian" w:hAnsi="Times New Roman"/>
          <w:szCs w:val="20"/>
          <w:lang w:eastAsia="ko-KR"/>
        </w:rPr>
      </w:pPr>
      <w:r w:rsidRPr="00A34FB8">
        <w:rPr>
          <w:rFonts w:ascii="Times New Roman" w:eastAsia="DengXian" w:hAnsi="Times New Roman"/>
          <w:szCs w:val="20"/>
          <w:lang w:eastAsia="ko-KR"/>
        </w:rPr>
        <w:lastRenderedPageBreak/>
        <w:t>To avoid this situation, RAN1 introduced the additional BLER threshold values for RLM. The main idea was thus that the additional BLER values would be higher than the default values.</w:t>
      </w:r>
    </w:p>
    <w:p w14:paraId="6589B082" w14:textId="77777777" w:rsidR="00A34FB8" w:rsidRPr="00A34FB8" w:rsidRDefault="00A34FB8" w:rsidP="00A34FB8"/>
    <w:p w14:paraId="7259B300" w14:textId="10B93E3F" w:rsidR="00A34FB8" w:rsidRPr="00A34FB8" w:rsidRDefault="001B7BF2" w:rsidP="00A34FB8">
      <w:pPr>
        <w:rPr>
          <w:b/>
        </w:rPr>
      </w:pPr>
      <w:hyperlink r:id="rId782" w:history="1">
        <w:r w:rsidR="00D93AE1">
          <w:rPr>
            <w:rStyle w:val="Hyperlink"/>
            <w:b/>
          </w:rPr>
          <w:t>R1-1809813</w:t>
        </w:r>
      </w:hyperlink>
      <w:r w:rsidR="00A34FB8" w:rsidRPr="00A34FB8">
        <w:rPr>
          <w:b/>
        </w:rPr>
        <w:tab/>
        <w:t>Draft LS on second BLER pair for RLM</w:t>
      </w:r>
      <w:r w:rsidR="00A34FB8" w:rsidRPr="00A34FB8">
        <w:rPr>
          <w:b/>
        </w:rPr>
        <w:tab/>
        <w:t>Ericsson</w:t>
      </w:r>
    </w:p>
    <w:p w14:paraId="56131F8C" w14:textId="76421E38" w:rsidR="00A34FB8" w:rsidRPr="00BD0234" w:rsidRDefault="00A34FB8" w:rsidP="00A34FB8">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w:t>
      </w:r>
      <w:r>
        <w:rPr>
          <w:rFonts w:ascii="Times New Roman" w:hAnsi="Times New Roman"/>
          <w:szCs w:val="20"/>
        </w:rPr>
        <w:t xml:space="preserve">raft LS is endorsed and final LS is </w:t>
      </w:r>
      <w:r w:rsidRPr="00A34FB8">
        <w:rPr>
          <w:rFonts w:ascii="Times New Roman" w:hAnsi="Times New Roman"/>
          <w:szCs w:val="20"/>
          <w:highlight w:val="green"/>
        </w:rPr>
        <w:t xml:space="preserve">approved in </w:t>
      </w:r>
      <w:hyperlink r:id="rId783" w:history="1">
        <w:r w:rsidR="00D93AE1">
          <w:rPr>
            <w:rStyle w:val="Hyperlink"/>
            <w:rFonts w:ascii="Times New Roman" w:hAnsi="Times New Roman"/>
            <w:szCs w:val="20"/>
            <w:highlight w:val="green"/>
          </w:rPr>
          <w:t>R1-1809853</w:t>
        </w:r>
      </w:hyperlink>
      <w:r>
        <w:rPr>
          <w:rFonts w:ascii="Times New Roman" w:hAnsi="Times New Roman"/>
          <w:szCs w:val="20"/>
        </w:rPr>
        <w:t>.</w:t>
      </w:r>
    </w:p>
    <w:p w14:paraId="1D0DD60D" w14:textId="7270F5B3" w:rsidR="00A34FB8" w:rsidRDefault="00A34FB8" w:rsidP="00A34FB8"/>
    <w:p w14:paraId="728EBBBA" w14:textId="6C595D07" w:rsidR="00A34FB8" w:rsidRPr="00CF1894" w:rsidRDefault="00CF1894" w:rsidP="00A34FB8">
      <w:pPr>
        <w:rPr>
          <w:b/>
        </w:rPr>
      </w:pPr>
      <w:r w:rsidRPr="00CF1894">
        <w:rPr>
          <w:b/>
        </w:rPr>
        <w:t>Friday session</w:t>
      </w:r>
    </w:p>
    <w:p w14:paraId="19B05321" w14:textId="1157EC9B" w:rsidR="00CF1894" w:rsidRDefault="001B7BF2" w:rsidP="00CF1894">
      <w:pPr>
        <w:rPr>
          <w:b/>
        </w:rPr>
      </w:pPr>
      <w:hyperlink r:id="rId784" w:history="1">
        <w:r w:rsidR="00D93AE1">
          <w:rPr>
            <w:rStyle w:val="Hyperlink"/>
            <w:b/>
          </w:rPr>
          <w:t>R1-1809933</w:t>
        </w:r>
      </w:hyperlink>
      <w:r w:rsidR="00CF1894" w:rsidRPr="00CF1894">
        <w:rPr>
          <w:b/>
        </w:rPr>
        <w:tab/>
        <w:t>Summary of offline discussion for NR mobility</w:t>
      </w:r>
      <w:r w:rsidR="00CF1894" w:rsidRPr="00CF1894">
        <w:rPr>
          <w:b/>
        </w:rPr>
        <w:tab/>
        <w:t>Intel</w:t>
      </w:r>
    </w:p>
    <w:p w14:paraId="34BE031E" w14:textId="77777777" w:rsidR="00CF1894" w:rsidRPr="00BD0234" w:rsidRDefault="00CF1894" w:rsidP="00CF1894">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6175D41D" w14:textId="77777777" w:rsidR="00CF1894" w:rsidRPr="00CF1894" w:rsidRDefault="00CF1894" w:rsidP="00CF1894">
      <w:pPr>
        <w:rPr>
          <w:b/>
        </w:rPr>
      </w:pPr>
    </w:p>
    <w:p w14:paraId="1C71D04A" w14:textId="77777777" w:rsidR="00CF1894" w:rsidRPr="00CF1894" w:rsidRDefault="00CF1894" w:rsidP="00CF1894">
      <w:pPr>
        <w:rPr>
          <w:b/>
          <w:szCs w:val="20"/>
        </w:rPr>
      </w:pPr>
      <w:r w:rsidRPr="00CF1894">
        <w:rPr>
          <w:szCs w:val="20"/>
          <w:highlight w:val="green"/>
        </w:rPr>
        <w:t>Agreements</w:t>
      </w:r>
      <w:r w:rsidRPr="00CF1894">
        <w:rPr>
          <w:b/>
          <w:szCs w:val="20"/>
        </w:rPr>
        <w:t>:</w:t>
      </w:r>
    </w:p>
    <w:p w14:paraId="55505C4E" w14:textId="000829BF" w:rsidR="00CF1894" w:rsidRDefault="00CF1894" w:rsidP="008E772F">
      <w:pPr>
        <w:numPr>
          <w:ilvl w:val="0"/>
          <w:numId w:val="141"/>
        </w:numPr>
        <w:rPr>
          <w:rFonts w:ascii="Times New Roman" w:eastAsia="DengXian" w:hAnsi="Times New Roman"/>
          <w:szCs w:val="20"/>
          <w:lang w:eastAsia="ko-KR"/>
        </w:rPr>
      </w:pPr>
      <w:r w:rsidRPr="00CF1894">
        <w:rPr>
          <w:rFonts w:ascii="Times New Roman" w:eastAsia="DengXian" w:hAnsi="Times New Roman"/>
          <w:szCs w:val="20"/>
          <w:lang w:eastAsia="ko-KR"/>
        </w:rPr>
        <w:t>Adopt the following text proposal for TS38.214 section 5.1.6.1.3</w:t>
      </w:r>
    </w:p>
    <w:p w14:paraId="543632B1" w14:textId="046D2097" w:rsidR="00262EA0" w:rsidRPr="00CF1894" w:rsidRDefault="00262EA0" w:rsidP="00262EA0">
      <w:pPr>
        <w:rPr>
          <w:rFonts w:ascii="Times New Roman" w:eastAsia="DengXian" w:hAnsi="Times New Roman"/>
          <w:szCs w:val="20"/>
          <w:lang w:eastAsia="ko-KR"/>
        </w:rPr>
      </w:pPr>
      <w:r>
        <w:rPr>
          <w:rFonts w:ascii="Times New Roman" w:eastAsia="DengXian" w:hAnsi="Times New Roman"/>
          <w:szCs w:val="20"/>
          <w:lang w:eastAsia="ko-KR"/>
        </w:rPr>
        <w:t>===== start of TP =====</w:t>
      </w:r>
    </w:p>
    <w:p w14:paraId="06F209BC" w14:textId="77777777" w:rsidR="00CF1894" w:rsidRPr="00CF1894" w:rsidRDefault="00CF1894" w:rsidP="00CF1894">
      <w:pPr>
        <w:rPr>
          <w:rFonts w:eastAsia="Times New Roman"/>
          <w:szCs w:val="20"/>
        </w:rPr>
      </w:pPr>
      <w:r w:rsidRPr="00CF1894">
        <w:rPr>
          <w:rFonts w:eastAsia="Times New Roman"/>
          <w:szCs w:val="20"/>
        </w:rPr>
        <w:t xml:space="preserve">If a UE is configured with the higher layer parameters </w:t>
      </w:r>
      <w:r w:rsidRPr="00CF1894">
        <w:rPr>
          <w:rFonts w:eastAsia="Times New Roman"/>
          <w:i/>
          <w:szCs w:val="20"/>
        </w:rPr>
        <w:t xml:space="preserve">CSI-RS-Resource-Mobility </w:t>
      </w:r>
      <w:r w:rsidRPr="00CF1894">
        <w:rPr>
          <w:rFonts w:eastAsia="Times New Roman"/>
          <w:szCs w:val="20"/>
        </w:rPr>
        <w:t xml:space="preserve">and </w:t>
      </w:r>
      <w:r w:rsidRPr="00CF1894">
        <w:rPr>
          <w:rFonts w:eastAsia="Times New Roman"/>
          <w:i/>
          <w:szCs w:val="20"/>
        </w:rPr>
        <w:t>associatedSSB</w:t>
      </w:r>
      <w:r w:rsidRPr="00CF1894">
        <w:rPr>
          <w:rFonts w:eastAsia="Times New Roman"/>
          <w:szCs w:val="20"/>
        </w:rPr>
        <w:t xml:space="preserve">, the UE may base the timing of the CSI-RS resource on the timing of the cell given by the </w:t>
      </w:r>
      <w:r w:rsidRPr="00CF1894">
        <w:rPr>
          <w:rFonts w:eastAsia="Times New Roman"/>
          <w:i/>
          <w:szCs w:val="20"/>
          <w:lang w:eastAsia="ja-JP"/>
        </w:rPr>
        <w:t>cellId</w:t>
      </w:r>
      <w:r w:rsidRPr="00CF1894">
        <w:rPr>
          <w:rFonts w:eastAsia="Times New Roman"/>
          <w:szCs w:val="20"/>
        </w:rPr>
        <w:t xml:space="preserve"> of the CSI-RS resource configuration. Additionally, for a given CSI-RS resource, if the associated SS/PBCH block is configured but not detected by the UE, the UE is not required to monitor the corresponding CSI-RS resource. The higher layer parameter </w:t>
      </w:r>
      <w:r w:rsidRPr="00CF1894">
        <w:rPr>
          <w:rFonts w:eastAsia="Times New Roman"/>
          <w:i/>
          <w:szCs w:val="20"/>
        </w:rPr>
        <w:t>isQuasiColocated</w:t>
      </w:r>
      <w:r w:rsidRPr="00CF1894">
        <w:rPr>
          <w:rFonts w:eastAsia="Times New Roman"/>
          <w:szCs w:val="20"/>
        </w:rPr>
        <w:t xml:space="preserve"> indicates whether the associated SS/PBCH block given by the </w:t>
      </w:r>
      <w:r w:rsidRPr="00CF1894">
        <w:rPr>
          <w:rFonts w:eastAsia="Times New Roman"/>
          <w:i/>
          <w:szCs w:val="20"/>
        </w:rPr>
        <w:t>associatedSSB</w:t>
      </w:r>
      <w:r w:rsidRPr="00CF1894">
        <w:rPr>
          <w:rFonts w:eastAsia="Times New Roman"/>
          <w:szCs w:val="20"/>
        </w:rPr>
        <w:t xml:space="preserve"> and the CSI-RS resource(s) are quasi co-located with respect to ['QCL-TypeD']. </w:t>
      </w:r>
    </w:p>
    <w:p w14:paraId="0E6C2C45" w14:textId="77777777" w:rsidR="00CF1894" w:rsidRPr="00CF1894" w:rsidRDefault="00CF1894" w:rsidP="00CF1894">
      <w:pPr>
        <w:rPr>
          <w:i/>
          <w:iCs/>
          <w:color w:val="FF0000"/>
          <w:szCs w:val="20"/>
          <w:u w:val="single"/>
        </w:rPr>
      </w:pPr>
      <w:r w:rsidRPr="00CF1894">
        <w:rPr>
          <w:bCs/>
          <w:color w:val="FF0000"/>
          <w:szCs w:val="20"/>
          <w:u w:val="single"/>
        </w:rPr>
        <w:t xml:space="preserve">If the UE is configured with DRX, UE is not required to perform measurement of CSI-RS resources other than during the active time for measurements based on </w:t>
      </w:r>
      <w:r w:rsidRPr="00CF1894">
        <w:rPr>
          <w:bCs/>
          <w:i/>
          <w:iCs/>
          <w:color w:val="FF0000"/>
          <w:szCs w:val="20"/>
          <w:u w:val="single"/>
        </w:rPr>
        <w:t>CSI-RS-Resource-Mobility.</w:t>
      </w:r>
      <w:r w:rsidRPr="00CF1894">
        <w:rPr>
          <w:i/>
          <w:iCs/>
          <w:color w:val="FF0000"/>
          <w:szCs w:val="20"/>
          <w:u w:val="single"/>
        </w:rPr>
        <w:t xml:space="preserve"> </w:t>
      </w:r>
    </w:p>
    <w:p w14:paraId="66EB04AB" w14:textId="77777777" w:rsidR="00CF1894" w:rsidRPr="00CF1894" w:rsidRDefault="00CF1894" w:rsidP="00CF1894">
      <w:pPr>
        <w:rPr>
          <w:rFonts w:eastAsia="Times New Roman"/>
          <w:color w:val="FF0000"/>
          <w:szCs w:val="20"/>
          <w:u w:val="single"/>
        </w:rPr>
      </w:pPr>
      <w:r w:rsidRPr="00CF1894">
        <w:rPr>
          <w:rFonts w:eastAsia="Times New Roman"/>
          <w:color w:val="FF0000"/>
          <w:szCs w:val="20"/>
          <w:u w:val="single"/>
        </w:rPr>
        <w:t xml:space="preserve">If the UE is configured with DRX and DRX cycle in use is larger than 80 msec, UE may not expect CSI-RS resources are available other than during the active time for measurements based on </w:t>
      </w:r>
      <w:r w:rsidRPr="00CF1894">
        <w:rPr>
          <w:rFonts w:eastAsia="Times New Roman"/>
          <w:i/>
          <w:color w:val="FF0000"/>
          <w:szCs w:val="20"/>
          <w:u w:val="single"/>
        </w:rPr>
        <w:t>CSI-RS-Resource-Mobility</w:t>
      </w:r>
      <w:r w:rsidRPr="00CF1894">
        <w:rPr>
          <w:rFonts w:eastAsia="Times New Roman"/>
          <w:color w:val="FF0000"/>
          <w:szCs w:val="20"/>
          <w:u w:val="single"/>
        </w:rPr>
        <w:t xml:space="preserve">. Otherwise, UE may assume CSI-RS are available for measurements based on </w:t>
      </w:r>
      <w:r w:rsidRPr="00CF1894">
        <w:rPr>
          <w:rFonts w:eastAsia="Times New Roman"/>
          <w:i/>
          <w:color w:val="FF0000"/>
          <w:szCs w:val="20"/>
          <w:u w:val="single"/>
        </w:rPr>
        <w:t>CSI-RS-Resource-Mobility</w:t>
      </w:r>
      <w:r w:rsidRPr="00CF1894">
        <w:rPr>
          <w:rFonts w:eastAsia="Times New Roman"/>
          <w:color w:val="FF0000"/>
          <w:szCs w:val="20"/>
          <w:u w:val="single"/>
        </w:rPr>
        <w:t>.</w:t>
      </w:r>
    </w:p>
    <w:p w14:paraId="611EF766" w14:textId="6EE8732C" w:rsidR="00CF1894" w:rsidRDefault="00262EA0" w:rsidP="00CF1894">
      <w:pPr>
        <w:rPr>
          <w:b/>
        </w:rPr>
      </w:pPr>
      <w:r>
        <w:rPr>
          <w:b/>
        </w:rPr>
        <w:t>===== end of TP =====</w:t>
      </w:r>
    </w:p>
    <w:p w14:paraId="66974077" w14:textId="77777777" w:rsidR="00262EA0" w:rsidRPr="00CF1894" w:rsidRDefault="00262EA0" w:rsidP="00CF1894">
      <w:pPr>
        <w:rPr>
          <w:b/>
        </w:rPr>
      </w:pPr>
    </w:p>
    <w:p w14:paraId="7C05F7BE" w14:textId="77777777" w:rsidR="00CF1894" w:rsidRPr="00CF1894" w:rsidRDefault="00CF1894" w:rsidP="00CF1894">
      <w:pPr>
        <w:rPr>
          <w:szCs w:val="20"/>
        </w:rPr>
      </w:pPr>
      <w:r w:rsidRPr="00CF1894">
        <w:rPr>
          <w:szCs w:val="20"/>
          <w:highlight w:val="darkYellow"/>
        </w:rPr>
        <w:t>Working asusmption</w:t>
      </w:r>
      <w:r w:rsidRPr="00CF1894">
        <w:rPr>
          <w:szCs w:val="20"/>
        </w:rPr>
        <w:t>:</w:t>
      </w:r>
    </w:p>
    <w:p w14:paraId="0BFE1F40" w14:textId="77777777" w:rsidR="00CF1894" w:rsidRPr="00CF1894" w:rsidRDefault="00CF1894" w:rsidP="00FD2787">
      <w:pPr>
        <w:pStyle w:val="ListParagraph"/>
        <w:numPr>
          <w:ilvl w:val="0"/>
          <w:numId w:val="266"/>
        </w:numPr>
      </w:pPr>
      <w:r w:rsidRPr="00CF1894">
        <w:t>In frequency range 1 unpaired spectrum, UE is not required to perform intra-frequency neighbor cell RRM measurement over SSB or CSI-RS for mobility when UE detects a DCI format 0_0, DCI format 0_1, DCI format 1_0, DCI format 1_1, or DCI format 2_3 triggering the UE to transmit in UL in at least one of the symbols where the SSB or CSI-RS for RRM measurement on neighbor cell is transmitted.</w:t>
      </w:r>
    </w:p>
    <w:p w14:paraId="2F018B08" w14:textId="77777777" w:rsidR="00CF1894" w:rsidRPr="00CF1894" w:rsidRDefault="00CF1894" w:rsidP="00FD2787">
      <w:pPr>
        <w:pStyle w:val="ListParagraph"/>
        <w:numPr>
          <w:ilvl w:val="1"/>
          <w:numId w:val="266"/>
        </w:numPr>
      </w:pPr>
      <w:r w:rsidRPr="00CF1894">
        <w:t>Note: this is not intended to have any impact on existing overlapping/overwriting rules related to SFI</w:t>
      </w:r>
    </w:p>
    <w:p w14:paraId="693F6EE5" w14:textId="51024C9B" w:rsidR="00CF1894" w:rsidRDefault="00CF1894" w:rsidP="00CF1894">
      <w:r w:rsidRPr="00CF1894">
        <w:t xml:space="preserve">Draft LS in </w:t>
      </w:r>
      <w:hyperlink r:id="rId785" w:history="1">
        <w:r w:rsidR="00D93AE1">
          <w:rPr>
            <w:rStyle w:val="Hyperlink"/>
          </w:rPr>
          <w:t>R1-1809963</w:t>
        </w:r>
      </w:hyperlink>
      <w:r w:rsidR="00262EA0">
        <w:t xml:space="preserve">, </w:t>
      </w:r>
      <w:r w:rsidRPr="00CF1894">
        <w:t>to RAN4 regarding the above and provide feedback if there is any concern</w:t>
      </w:r>
      <w:r w:rsidR="00262EA0">
        <w:t>.</w:t>
      </w:r>
    </w:p>
    <w:p w14:paraId="37B0C67A" w14:textId="0685FCFE" w:rsidR="00262EA0" w:rsidRPr="00262EA0" w:rsidRDefault="00262EA0" w:rsidP="00CF1894">
      <w:pPr>
        <w:rPr>
          <w:b/>
        </w:rPr>
      </w:pPr>
      <w:r w:rsidRPr="00262EA0">
        <w:rPr>
          <w:b/>
        </w:rPr>
        <w:t>R1-1809963</w:t>
      </w:r>
      <w:r w:rsidRPr="00262EA0">
        <w:rPr>
          <w:b/>
        </w:rPr>
        <w:tab/>
        <w:t>[DRAFT] LS on collision of RRM measurement resources with uplink transmissions in FR1 TDD</w:t>
      </w:r>
      <w:r w:rsidRPr="00262EA0">
        <w:rPr>
          <w:b/>
        </w:rPr>
        <w:tab/>
        <w:t>vivo</w:t>
      </w:r>
    </w:p>
    <w:p w14:paraId="46336E21" w14:textId="3B23817F" w:rsidR="00262EA0" w:rsidRDefault="00262EA0" w:rsidP="00262EA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w:t>
      </w:r>
      <w:r>
        <w:rPr>
          <w:rFonts w:ascii="Times New Roman" w:hAnsi="Times New Roman"/>
          <w:szCs w:val="20"/>
        </w:rPr>
        <w:t>raft LS is endorsed with the following update:</w:t>
      </w:r>
    </w:p>
    <w:p w14:paraId="06A23026" w14:textId="77777777" w:rsidR="00262EA0" w:rsidRPr="00262EA0" w:rsidRDefault="00262EA0" w:rsidP="00262EA0">
      <w:pPr>
        <w:rPr>
          <w:strike/>
          <w:color w:val="FF0000"/>
        </w:rPr>
      </w:pPr>
      <w:r w:rsidRPr="00262EA0">
        <w:rPr>
          <w:rFonts w:hint="eastAsia"/>
          <w:strike/>
          <w:color w:val="FF0000"/>
          <w:lang w:eastAsia="zh-CN"/>
        </w:rPr>
        <w:t>S</w:t>
      </w:r>
      <w:r w:rsidRPr="00262EA0">
        <w:rPr>
          <w:strike/>
          <w:color w:val="FF0000"/>
        </w:rPr>
        <w:t>end an LS to RAN4 regarding the above and provide feedback if there is any concern</w:t>
      </w:r>
    </w:p>
    <w:p w14:paraId="48914731" w14:textId="04AA473E" w:rsidR="00262EA0" w:rsidRPr="00BD0234" w:rsidRDefault="00262EA0" w:rsidP="00262EA0">
      <w:pPr>
        <w:rPr>
          <w:rFonts w:ascii="Times New Roman" w:hAnsi="Times New Roman"/>
          <w:szCs w:val="20"/>
        </w:rPr>
      </w:pPr>
      <w:r>
        <w:rPr>
          <w:rFonts w:ascii="Times New Roman" w:hAnsi="Times New Roman"/>
          <w:szCs w:val="20"/>
        </w:rPr>
        <w:t xml:space="preserve">Final LS is </w:t>
      </w:r>
      <w:r w:rsidRPr="00262EA0">
        <w:rPr>
          <w:rFonts w:ascii="Times New Roman" w:hAnsi="Times New Roman"/>
          <w:szCs w:val="20"/>
          <w:highlight w:val="green"/>
        </w:rPr>
        <w:t>approved in R1-1810008</w:t>
      </w:r>
      <w:r>
        <w:rPr>
          <w:rFonts w:ascii="Times New Roman" w:hAnsi="Times New Roman"/>
          <w:szCs w:val="20"/>
        </w:rPr>
        <w:t>.</w:t>
      </w:r>
    </w:p>
    <w:p w14:paraId="418E41D9" w14:textId="77777777" w:rsidR="00CF1894" w:rsidRPr="00CF1894" w:rsidRDefault="00CF1894" w:rsidP="00CF1894">
      <w:pPr>
        <w:ind w:left="720" w:hanging="720"/>
      </w:pPr>
    </w:p>
    <w:p w14:paraId="098108F0" w14:textId="44FDDC4F" w:rsidR="00CF1894" w:rsidRPr="00262EA0" w:rsidRDefault="00CF1894" w:rsidP="00CF1894">
      <w:pPr>
        <w:ind w:left="720" w:hanging="720"/>
        <w:rPr>
          <w:szCs w:val="20"/>
        </w:rPr>
      </w:pPr>
      <w:r w:rsidRPr="00262EA0">
        <w:rPr>
          <w:szCs w:val="20"/>
        </w:rPr>
        <w:t>Proposal:</w:t>
      </w:r>
    </w:p>
    <w:p w14:paraId="36409044" w14:textId="77777777" w:rsidR="00CF1894" w:rsidRPr="00262EA0" w:rsidRDefault="00CF1894" w:rsidP="00FD2787">
      <w:pPr>
        <w:numPr>
          <w:ilvl w:val="0"/>
          <w:numId w:val="203"/>
        </w:numPr>
        <w:rPr>
          <w:szCs w:val="20"/>
        </w:rPr>
      </w:pPr>
      <w:r w:rsidRPr="00262EA0">
        <w:rPr>
          <w:szCs w:val="20"/>
        </w:rPr>
        <w:t>To adopt the following TP to section 5 of 38.213:</w:t>
      </w:r>
    </w:p>
    <w:p w14:paraId="65EB5991" w14:textId="77777777" w:rsidR="00CF1894" w:rsidRPr="00262EA0" w:rsidRDefault="00CF1894" w:rsidP="00676B5C">
      <w:pPr>
        <w:rPr>
          <w:color w:val="FF0000"/>
          <w:u w:val="single"/>
        </w:rPr>
      </w:pPr>
      <w:r w:rsidRPr="00262EA0">
        <w:t xml:space="preserve">The downlink radio link quality of the primary cell is monitored by a UE for the purpose of indicating out-of-sync/in-sync status to higher layers. </w:t>
      </w:r>
      <w:r w:rsidRPr="00262EA0">
        <w:rPr>
          <w:color w:val="FF0000"/>
          <w:u w:val="single"/>
        </w:rPr>
        <w:t>If UE is configured for operation in initial DL BWP and UE is configured to perform monitoring of radio link quality of SS/PBCH block(s) when SS/PBCH block and control resource set multiplexing pattern 2 or 3 is configured in PBCH, UE is expected to perform RLM by monitoring the associated SS/PBCH block. Otherwise, the</w:t>
      </w:r>
      <w:r w:rsidRPr="00262EA0">
        <w:rPr>
          <w:strike/>
          <w:color w:val="FF0000"/>
        </w:rPr>
        <w:t>The</w:t>
      </w:r>
      <w:r w:rsidRPr="00262EA0">
        <w:t xml:space="preserve"> </w:t>
      </w:r>
      <w:r w:rsidRPr="00262EA0">
        <w:rPr>
          <w:lang w:eastAsia="ko-KR"/>
        </w:rPr>
        <w:t>UE is not required to monitor the downlink radio link quality in DL BWPs other than the active DL BWP on the primary cell</w:t>
      </w:r>
      <w:r w:rsidRPr="00262EA0">
        <w:t xml:space="preserve">. </w:t>
      </w:r>
    </w:p>
    <w:p w14:paraId="10D7F9DA" w14:textId="77777777" w:rsidR="00CF1894" w:rsidRPr="00262EA0" w:rsidRDefault="00CF1894" w:rsidP="00CF1894">
      <w:pPr>
        <w:ind w:left="720" w:hanging="720"/>
        <w:rPr>
          <w:szCs w:val="20"/>
        </w:rPr>
      </w:pPr>
    </w:p>
    <w:p w14:paraId="4898E26F" w14:textId="3D42E319" w:rsidR="00CF1894" w:rsidRPr="00262EA0" w:rsidRDefault="00CF1894" w:rsidP="00CF1894">
      <w:pPr>
        <w:ind w:left="720" w:hanging="720"/>
        <w:rPr>
          <w:szCs w:val="20"/>
        </w:rPr>
      </w:pPr>
      <w:r w:rsidRPr="00262EA0">
        <w:rPr>
          <w:szCs w:val="20"/>
        </w:rPr>
        <w:t>Proposal:</w:t>
      </w:r>
    </w:p>
    <w:p w14:paraId="2C3385AE" w14:textId="77777777" w:rsidR="00CF1894" w:rsidRPr="00262EA0" w:rsidRDefault="00CF1894" w:rsidP="00FD2787">
      <w:pPr>
        <w:numPr>
          <w:ilvl w:val="0"/>
          <w:numId w:val="204"/>
        </w:numPr>
        <w:rPr>
          <w:rFonts w:ascii="Times New Roman" w:eastAsia="DengXian" w:hAnsi="Times New Roman"/>
          <w:szCs w:val="20"/>
          <w:lang w:eastAsia="ko-KR"/>
        </w:rPr>
      </w:pPr>
      <w:r w:rsidRPr="00262EA0">
        <w:rPr>
          <w:rFonts w:ascii="Times New Roman" w:eastAsia="DengXian" w:hAnsi="Times New Roman"/>
          <w:szCs w:val="20"/>
          <w:lang w:eastAsia="ko-KR"/>
        </w:rPr>
        <w:t>Adopt the following text proposal of Section 5, 38.213</w:t>
      </w:r>
    </w:p>
    <w:p w14:paraId="4F9C3761" w14:textId="77777777" w:rsidR="00CF1894" w:rsidRPr="00262EA0" w:rsidRDefault="00CF1894" w:rsidP="00CF1894">
      <w:pPr>
        <w:spacing w:afterLines="50" w:after="120"/>
        <w:rPr>
          <w:rFonts w:eastAsia="Yu Mincho"/>
          <w:szCs w:val="20"/>
        </w:rPr>
      </w:pPr>
      <w:r w:rsidRPr="00262EA0">
        <w:rPr>
          <w:rFonts w:eastAsia="Yu Mincho"/>
          <w:szCs w:val="20"/>
        </w:rPr>
        <w:t xml:space="preserve">For a CSI-RS resource configuration, the higher layer parameter </w:t>
      </w:r>
      <w:r w:rsidRPr="00262EA0">
        <w:rPr>
          <w:rFonts w:eastAsia="Yu Mincho"/>
          <w:i/>
          <w:szCs w:val="20"/>
        </w:rPr>
        <w:t>powerControlOffsetSS</w:t>
      </w:r>
      <w:r w:rsidRPr="00262EA0">
        <w:rPr>
          <w:rFonts w:eastAsia="Yu Mincho" w:hint="eastAsia"/>
          <w:i/>
          <w:color w:val="FF0000"/>
          <w:szCs w:val="20"/>
          <w:u w:val="single"/>
        </w:rPr>
        <w:t xml:space="preserve"> </w:t>
      </w:r>
      <w:r w:rsidRPr="00262EA0">
        <w:rPr>
          <w:rFonts w:eastAsia="Yu Mincho"/>
          <w:szCs w:val="20"/>
        </w:rPr>
        <w:t xml:space="preserve">is not applicable and a UE expects to be provided only 'No CDM' from higher layer parameter </w:t>
      </w:r>
      <w:r w:rsidRPr="00262EA0">
        <w:rPr>
          <w:rFonts w:eastAsia="Yu Mincho"/>
          <w:i/>
          <w:szCs w:val="20"/>
        </w:rPr>
        <w:t xml:space="preserve">cdm-Type, </w:t>
      </w:r>
      <w:r w:rsidRPr="00262EA0">
        <w:rPr>
          <w:rFonts w:eastAsia="Yu Mincho"/>
          <w:szCs w:val="20"/>
        </w:rPr>
        <w:t xml:space="preserve">only '1' and '3' from higher layer parameter </w:t>
      </w:r>
      <w:r w:rsidRPr="00262EA0">
        <w:rPr>
          <w:rFonts w:eastAsia="Yu Mincho"/>
          <w:i/>
          <w:szCs w:val="20"/>
        </w:rPr>
        <w:t>density</w:t>
      </w:r>
      <w:r w:rsidRPr="00262EA0">
        <w:rPr>
          <w:rFonts w:eastAsia="Yu Mincho"/>
          <w:szCs w:val="20"/>
        </w:rPr>
        <w:t xml:space="preserve">, and only '1 port' from higher layer parameter </w:t>
      </w:r>
      <w:r w:rsidRPr="00262EA0">
        <w:rPr>
          <w:rFonts w:eastAsia="Yu Mincho"/>
          <w:i/>
          <w:szCs w:val="20"/>
        </w:rPr>
        <w:t>nrofPorts</w:t>
      </w:r>
      <w:r w:rsidRPr="00262EA0">
        <w:rPr>
          <w:rFonts w:eastAsia="Yu Mincho"/>
          <w:szCs w:val="20"/>
        </w:rPr>
        <w:t xml:space="preserve"> [6, TS 38.214].</w:t>
      </w:r>
    </w:p>
    <w:p w14:paraId="370575E8" w14:textId="77777777" w:rsidR="00CF1894" w:rsidRPr="00CF1894" w:rsidRDefault="00CF1894" w:rsidP="00CF1894">
      <w:pPr>
        <w:rPr>
          <w:rFonts w:eastAsia="DengXian"/>
          <w:szCs w:val="20"/>
          <w:lang w:eastAsia="ko-KR"/>
        </w:rPr>
      </w:pPr>
      <w:r w:rsidRPr="00262EA0">
        <w:rPr>
          <w:rFonts w:eastAsia="Yu Mincho"/>
          <w:color w:val="FF0000"/>
          <w:szCs w:val="20"/>
          <w:u w:val="single"/>
        </w:rPr>
        <w:t xml:space="preserve">If a UE is configured with multiple DL BWPs for the serving cell and DL BWP is switched from one to another as defined in Subclause 12, UE updates the RS for radio link monitoring from </w:t>
      </w:r>
      <w:r w:rsidRPr="00262EA0">
        <w:rPr>
          <w:rFonts w:eastAsia="Yu Mincho"/>
          <w:i/>
          <w:color w:val="FF0000"/>
          <w:szCs w:val="20"/>
          <w:u w:val="single"/>
        </w:rPr>
        <w:t>RadioLinkMonitoringRS</w:t>
      </w:r>
      <w:r w:rsidRPr="00262EA0">
        <w:rPr>
          <w:rFonts w:eastAsia="Yu Mincho"/>
          <w:color w:val="FF0000"/>
          <w:szCs w:val="20"/>
          <w:u w:val="single"/>
        </w:rPr>
        <w:t xml:space="preserve"> or TCI-state for PDCCH associated with the previous DL BWP to </w:t>
      </w:r>
      <w:r w:rsidRPr="00262EA0">
        <w:rPr>
          <w:rFonts w:eastAsia="Yu Mincho"/>
          <w:i/>
          <w:color w:val="FF0000"/>
          <w:szCs w:val="20"/>
          <w:u w:val="single"/>
        </w:rPr>
        <w:t>RadioLinkMonitoringRS</w:t>
      </w:r>
      <w:r w:rsidRPr="00262EA0">
        <w:rPr>
          <w:rFonts w:eastAsia="Yu Mincho"/>
          <w:color w:val="FF0000"/>
          <w:szCs w:val="20"/>
          <w:u w:val="single"/>
        </w:rPr>
        <w:t xml:space="preserve"> or TCI-state for PDCCH associated with the current DL BWP.</w:t>
      </w:r>
    </w:p>
    <w:p w14:paraId="67890DCF" w14:textId="2093AEFE" w:rsidR="00CF1894" w:rsidRDefault="00CF1894" w:rsidP="00CF1894">
      <w:pPr>
        <w:ind w:left="720" w:hanging="720"/>
      </w:pPr>
    </w:p>
    <w:p w14:paraId="5CAD012A" w14:textId="77777777" w:rsidR="00676B5C" w:rsidRPr="00CF1894" w:rsidRDefault="00676B5C" w:rsidP="00CF1894">
      <w:pPr>
        <w:ind w:left="720" w:hanging="720"/>
      </w:pPr>
    </w:p>
    <w:p w14:paraId="0874525C" w14:textId="77777777" w:rsidR="00262EA0" w:rsidRPr="00262EA0" w:rsidRDefault="00262EA0" w:rsidP="00262EA0">
      <w:pPr>
        <w:ind w:left="720" w:hanging="720"/>
        <w:rPr>
          <w:b/>
        </w:rPr>
      </w:pPr>
      <w:r w:rsidRPr="00262EA0">
        <w:rPr>
          <w:b/>
        </w:rPr>
        <w:t>R1-1809985</w:t>
      </w:r>
      <w:r w:rsidRPr="00262EA0">
        <w:rPr>
          <w:b/>
        </w:rPr>
        <w:tab/>
        <w:t>Summary of Office discussion for NR mobility</w:t>
      </w:r>
      <w:r w:rsidRPr="00262EA0">
        <w:rPr>
          <w:b/>
        </w:rPr>
        <w:tab/>
        <w:t>Intel</w:t>
      </w:r>
    </w:p>
    <w:p w14:paraId="309C37D1" w14:textId="77777777" w:rsidR="00262EA0" w:rsidRPr="00BD0234" w:rsidRDefault="00262EA0" w:rsidP="00262EA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66945CBE" w14:textId="77777777" w:rsidR="00262EA0" w:rsidRDefault="00262EA0" w:rsidP="00262EA0">
      <w:pPr>
        <w:ind w:left="720" w:hanging="720"/>
        <w:rPr>
          <w:highlight w:val="green"/>
        </w:rPr>
      </w:pPr>
    </w:p>
    <w:p w14:paraId="71884B3E" w14:textId="23EA1780" w:rsidR="00262EA0" w:rsidRPr="00262EA0" w:rsidRDefault="00262EA0" w:rsidP="00262EA0">
      <w:pPr>
        <w:ind w:left="720" w:hanging="720"/>
      </w:pPr>
      <w:r w:rsidRPr="00262EA0">
        <w:rPr>
          <w:highlight w:val="green"/>
        </w:rPr>
        <w:t>Agreements</w:t>
      </w:r>
      <w:r w:rsidRPr="00262EA0">
        <w:t>:</w:t>
      </w:r>
    </w:p>
    <w:p w14:paraId="14BB6FBB" w14:textId="77777777" w:rsidR="00262EA0" w:rsidRPr="00262EA0" w:rsidRDefault="00262EA0" w:rsidP="00FD2787">
      <w:pPr>
        <w:numPr>
          <w:ilvl w:val="0"/>
          <w:numId w:val="267"/>
        </w:numPr>
        <w:rPr>
          <w:rFonts w:ascii="Times New Roman" w:eastAsia="DengXian" w:hAnsi="Times New Roman"/>
          <w:lang w:eastAsia="ko-KR"/>
        </w:rPr>
      </w:pPr>
      <w:r w:rsidRPr="00262EA0">
        <w:rPr>
          <w:rFonts w:ascii="Times New Roman" w:eastAsia="DengXian" w:hAnsi="Times New Roman"/>
          <w:lang w:eastAsia="ko-KR"/>
        </w:rPr>
        <w:t>Adopt the following text proposal, section 5 of 38.213</w:t>
      </w:r>
    </w:p>
    <w:p w14:paraId="0678C4D2" w14:textId="77777777" w:rsidR="00262EA0" w:rsidRDefault="00262EA0" w:rsidP="00262EA0">
      <w:pPr>
        <w:ind w:left="720" w:hanging="720"/>
        <w:rPr>
          <w:lang w:eastAsia="ja-JP"/>
        </w:rPr>
      </w:pPr>
      <w:r>
        <w:rPr>
          <w:lang w:eastAsia="ja-JP"/>
        </w:rPr>
        <w:t>===== start of TP =====</w:t>
      </w:r>
    </w:p>
    <w:p w14:paraId="75BA031E" w14:textId="19C71B8E" w:rsidR="00262EA0" w:rsidRPr="00262EA0" w:rsidRDefault="00262EA0" w:rsidP="00262EA0">
      <w:pPr>
        <w:rPr>
          <w:rFonts w:ascii="Calibri" w:hAnsi="Calibri" w:cs="Calibri"/>
          <w:color w:val="FF0000"/>
          <w:u w:val="single"/>
          <w:lang w:eastAsia="ja-JP"/>
        </w:rPr>
      </w:pPr>
      <w:r w:rsidRPr="00262EA0">
        <w:rPr>
          <w:lang w:eastAsia="ja-JP"/>
        </w:rPr>
        <w:lastRenderedPageBreak/>
        <w:t xml:space="preserve">The downlink radio link quality of the primary cell is monitored by a UE for the purpose of indicating out-of-sync/in-sync status to higher layers. The </w:t>
      </w:r>
      <w:r w:rsidRPr="00262EA0">
        <w:t>UE is not required to monitor the downlink radio link quality in DL BWPs other than the active DL BWP on the primary cell</w:t>
      </w:r>
      <w:r w:rsidRPr="00262EA0">
        <w:rPr>
          <w:lang w:eastAsia="ja-JP"/>
        </w:rPr>
        <w:t xml:space="preserve">. </w:t>
      </w:r>
      <w:r w:rsidRPr="00262EA0">
        <w:rPr>
          <w:color w:val="FF0000"/>
          <w:u w:val="single"/>
          <w:lang w:eastAsia="ja-JP"/>
        </w:rPr>
        <w:t>When SS/PBCH block and control resource set multiplexing pattern 2 or 3 is configured in PBCH and initial DL BWP is active, UE is expected to perform RLM by monitoring the associated SS/PBCH block.</w:t>
      </w:r>
    </w:p>
    <w:p w14:paraId="7C1679D9" w14:textId="170B1F44" w:rsidR="00262EA0" w:rsidRDefault="00262EA0" w:rsidP="00262EA0">
      <w:pPr>
        <w:ind w:left="720" w:hanging="720"/>
      </w:pPr>
      <w:r>
        <w:t>===== end of TP =====</w:t>
      </w:r>
    </w:p>
    <w:p w14:paraId="20BB36B1" w14:textId="77777777" w:rsidR="00262EA0" w:rsidRPr="00262EA0" w:rsidRDefault="00262EA0" w:rsidP="00262EA0">
      <w:pPr>
        <w:ind w:left="720" w:hanging="720"/>
      </w:pPr>
    </w:p>
    <w:p w14:paraId="054D8607" w14:textId="77777777" w:rsidR="00262EA0" w:rsidRPr="00262EA0" w:rsidRDefault="00262EA0" w:rsidP="00262EA0">
      <w:pPr>
        <w:ind w:left="720" w:hanging="720"/>
        <w:rPr>
          <w:highlight w:val="green"/>
        </w:rPr>
      </w:pPr>
      <w:r w:rsidRPr="00262EA0">
        <w:rPr>
          <w:highlight w:val="green"/>
        </w:rPr>
        <w:t>Agreements:</w:t>
      </w:r>
    </w:p>
    <w:p w14:paraId="0A1B6854" w14:textId="77777777" w:rsidR="00262EA0" w:rsidRPr="00262EA0" w:rsidRDefault="00262EA0" w:rsidP="00FD2787">
      <w:pPr>
        <w:numPr>
          <w:ilvl w:val="0"/>
          <w:numId w:val="204"/>
        </w:numPr>
        <w:rPr>
          <w:rFonts w:ascii="Times New Roman" w:eastAsia="DengXian" w:hAnsi="Times New Roman"/>
          <w:lang w:eastAsia="ko-KR"/>
        </w:rPr>
      </w:pPr>
      <w:r w:rsidRPr="00262EA0">
        <w:rPr>
          <w:rFonts w:ascii="Times New Roman" w:eastAsia="DengXian" w:hAnsi="Times New Roman"/>
          <w:lang w:eastAsia="ko-KR"/>
        </w:rPr>
        <w:t>Adopt the following text proposal, section 5 of 38.213</w:t>
      </w:r>
    </w:p>
    <w:p w14:paraId="06568F54" w14:textId="77777777" w:rsidR="00262EA0" w:rsidRDefault="00262EA0" w:rsidP="00262EA0">
      <w:pPr>
        <w:ind w:left="720" w:hanging="720"/>
        <w:rPr>
          <w:lang w:eastAsia="ja-JP"/>
        </w:rPr>
      </w:pPr>
      <w:r>
        <w:rPr>
          <w:lang w:eastAsia="ja-JP"/>
        </w:rPr>
        <w:t>===== start of TP =====</w:t>
      </w:r>
    </w:p>
    <w:p w14:paraId="587E1151" w14:textId="77777777" w:rsidR="00262EA0" w:rsidRPr="00262EA0" w:rsidRDefault="00262EA0" w:rsidP="00676B5C">
      <w:pPr>
        <w:rPr>
          <w:lang w:eastAsia="ja-JP"/>
        </w:rPr>
      </w:pPr>
      <w:r w:rsidRPr="00262EA0">
        <w:rPr>
          <w:lang w:eastAsia="ja-JP"/>
        </w:rPr>
        <w:t xml:space="preserve">For a CSI-RS resource configuration, the higher layer parameter </w:t>
      </w:r>
      <w:r w:rsidRPr="00262EA0">
        <w:rPr>
          <w:i/>
          <w:iCs/>
          <w:lang w:eastAsia="ja-JP"/>
        </w:rPr>
        <w:t>powerControlOffsetSS</w:t>
      </w:r>
      <w:r w:rsidRPr="00262EA0">
        <w:rPr>
          <w:i/>
          <w:iCs/>
          <w:color w:val="FF0000"/>
          <w:u w:val="single"/>
          <w:lang w:eastAsia="ja-JP"/>
        </w:rPr>
        <w:t xml:space="preserve"> </w:t>
      </w:r>
      <w:r w:rsidRPr="00262EA0">
        <w:rPr>
          <w:lang w:eastAsia="ja-JP"/>
        </w:rPr>
        <w:t xml:space="preserve">is not applicable and a UE expects to be provided only 'No CDM' from higher layer parameter </w:t>
      </w:r>
      <w:r w:rsidRPr="00262EA0">
        <w:rPr>
          <w:i/>
          <w:iCs/>
          <w:lang w:eastAsia="ja-JP"/>
        </w:rPr>
        <w:t xml:space="preserve">cdm-Type, </w:t>
      </w:r>
      <w:r w:rsidRPr="00262EA0">
        <w:rPr>
          <w:lang w:eastAsia="ja-JP"/>
        </w:rPr>
        <w:t xml:space="preserve">only '1' and '3' from higher layer parameter </w:t>
      </w:r>
      <w:r w:rsidRPr="00262EA0">
        <w:rPr>
          <w:i/>
          <w:iCs/>
          <w:lang w:eastAsia="ja-JP"/>
        </w:rPr>
        <w:t>density</w:t>
      </w:r>
      <w:r w:rsidRPr="00262EA0">
        <w:rPr>
          <w:lang w:eastAsia="ja-JP"/>
        </w:rPr>
        <w:t xml:space="preserve">, and only '1 port' from higher layer parameter </w:t>
      </w:r>
      <w:r w:rsidRPr="00262EA0">
        <w:rPr>
          <w:i/>
          <w:iCs/>
          <w:lang w:eastAsia="ja-JP"/>
        </w:rPr>
        <w:t>nrofPorts</w:t>
      </w:r>
      <w:r w:rsidRPr="00262EA0">
        <w:rPr>
          <w:lang w:eastAsia="ja-JP"/>
        </w:rPr>
        <w:t xml:space="preserve"> [6, TS 38.214].</w:t>
      </w:r>
    </w:p>
    <w:p w14:paraId="776B301B" w14:textId="77777777" w:rsidR="00262EA0" w:rsidRPr="00262EA0" w:rsidRDefault="00262EA0" w:rsidP="00676B5C">
      <w:pPr>
        <w:rPr>
          <w:color w:val="1F3864"/>
          <w:lang w:eastAsia="ja-JP"/>
        </w:rPr>
      </w:pPr>
      <w:r w:rsidRPr="00262EA0">
        <w:rPr>
          <w:color w:val="FF0000"/>
          <w:u w:val="single"/>
          <w:lang w:eastAsia="ja-JP"/>
        </w:rPr>
        <w:t xml:space="preserve">If a UE is configured with multiple DL BWPs for the serving cell and a new DL BWP is activated, UE uses the RS(s) configured by </w:t>
      </w:r>
      <w:r w:rsidRPr="00262EA0">
        <w:rPr>
          <w:i/>
          <w:iCs/>
          <w:color w:val="FF0000"/>
          <w:u w:val="single"/>
          <w:lang w:eastAsia="ja-JP"/>
        </w:rPr>
        <w:t>RadioLinkMonitoringRS</w:t>
      </w:r>
      <w:r w:rsidRPr="00262EA0">
        <w:rPr>
          <w:color w:val="FF0000"/>
          <w:u w:val="single"/>
          <w:lang w:eastAsia="ja-JP"/>
        </w:rPr>
        <w:t xml:space="preserve"> for the activated DL BWP or RS(s) provided for the active TCI-state for PDCCH if </w:t>
      </w:r>
      <w:r w:rsidRPr="00262EA0">
        <w:rPr>
          <w:i/>
          <w:iCs/>
          <w:color w:val="FF0000"/>
          <w:u w:val="single"/>
          <w:lang w:eastAsia="ja-JP"/>
        </w:rPr>
        <w:t>RadioLinkMonitoringRS</w:t>
      </w:r>
      <w:r w:rsidRPr="00262EA0">
        <w:rPr>
          <w:color w:val="FF0000"/>
          <w:u w:val="single"/>
          <w:lang w:eastAsia="ja-JP"/>
        </w:rPr>
        <w:t xml:space="preserve"> is not configured in the activated DL BWP.</w:t>
      </w:r>
      <w:r w:rsidRPr="00262EA0">
        <w:rPr>
          <w:color w:val="1F3864"/>
          <w:lang w:eastAsia="ja-JP"/>
        </w:rPr>
        <w:t xml:space="preserve"> </w:t>
      </w:r>
    </w:p>
    <w:p w14:paraId="6446A94F" w14:textId="77777777" w:rsidR="00262EA0" w:rsidRDefault="00262EA0" w:rsidP="00262EA0">
      <w:pPr>
        <w:ind w:left="720" w:hanging="720"/>
      </w:pPr>
      <w:r>
        <w:t>===== end of TP =====</w:t>
      </w:r>
    </w:p>
    <w:p w14:paraId="66217A49" w14:textId="77777777" w:rsidR="00262EA0" w:rsidRPr="00262EA0" w:rsidRDefault="00262EA0" w:rsidP="00262EA0">
      <w:pPr>
        <w:ind w:left="720" w:hanging="720"/>
      </w:pPr>
    </w:p>
    <w:p w14:paraId="3B52D7B2" w14:textId="77777777" w:rsidR="00CF1894" w:rsidRDefault="00CF1894" w:rsidP="00A34FB8"/>
    <w:p w14:paraId="0C78DB46" w14:textId="08B23EFD" w:rsidR="00593B29" w:rsidRPr="00593B29" w:rsidRDefault="001B7BF2" w:rsidP="00593B29">
      <w:pPr>
        <w:ind w:left="720" w:hanging="720"/>
        <w:rPr>
          <w:lang w:eastAsia="x-none"/>
        </w:rPr>
      </w:pPr>
      <w:hyperlink r:id="rId786" w:history="1">
        <w:r w:rsidR="00D93AE1">
          <w:rPr>
            <w:rStyle w:val="Hyperlink"/>
            <w:lang w:eastAsia="x-none"/>
          </w:rPr>
          <w:t>R1-1808165</w:t>
        </w:r>
      </w:hyperlink>
      <w:r w:rsidR="00593B29" w:rsidRPr="00593B29">
        <w:rPr>
          <w:lang w:eastAsia="x-none"/>
        </w:rPr>
        <w:tab/>
        <w:t>Maintenance for Mobility procedure</w:t>
      </w:r>
      <w:r w:rsidR="00593B29" w:rsidRPr="00593B29">
        <w:rPr>
          <w:lang w:eastAsia="x-none"/>
        </w:rPr>
        <w:tab/>
        <w:t>ZTE</w:t>
      </w:r>
    </w:p>
    <w:p w14:paraId="1380C142" w14:textId="327F0619" w:rsidR="00593B29" w:rsidRPr="00593B29" w:rsidRDefault="001B7BF2" w:rsidP="00593B29">
      <w:pPr>
        <w:ind w:left="720" w:hanging="720"/>
        <w:rPr>
          <w:lang w:eastAsia="x-none"/>
        </w:rPr>
      </w:pPr>
      <w:hyperlink r:id="rId787" w:history="1">
        <w:r w:rsidR="00D93AE1">
          <w:rPr>
            <w:rStyle w:val="Hyperlink"/>
            <w:lang w:eastAsia="x-none"/>
          </w:rPr>
          <w:t>R1-1808218</w:t>
        </w:r>
      </w:hyperlink>
      <w:r w:rsidR="00593B29" w:rsidRPr="00593B29">
        <w:rPr>
          <w:lang w:eastAsia="x-none"/>
        </w:rPr>
        <w:tab/>
        <w:t>Remaining issues on mobility procedure</w:t>
      </w:r>
      <w:r w:rsidR="00593B29" w:rsidRPr="00593B29">
        <w:rPr>
          <w:lang w:eastAsia="x-none"/>
        </w:rPr>
        <w:tab/>
        <w:t>vivo</w:t>
      </w:r>
    </w:p>
    <w:p w14:paraId="4D82B6A0" w14:textId="43877165" w:rsidR="00593B29" w:rsidRPr="00593B29" w:rsidRDefault="001B7BF2" w:rsidP="00593B29">
      <w:pPr>
        <w:ind w:left="720" w:hanging="720"/>
        <w:rPr>
          <w:lang w:eastAsia="x-none"/>
        </w:rPr>
      </w:pPr>
      <w:hyperlink r:id="rId788" w:history="1">
        <w:r w:rsidR="00D93AE1">
          <w:rPr>
            <w:rStyle w:val="Hyperlink"/>
            <w:lang w:eastAsia="x-none"/>
          </w:rPr>
          <w:t>R1-1808269</w:t>
        </w:r>
      </w:hyperlink>
      <w:r w:rsidR="00593B29" w:rsidRPr="00593B29">
        <w:rPr>
          <w:lang w:eastAsia="x-none"/>
        </w:rPr>
        <w:tab/>
        <w:t>Remaining issues in RRM measurement procedure</w:t>
      </w:r>
      <w:r w:rsidR="00593B29" w:rsidRPr="00593B29">
        <w:rPr>
          <w:lang w:eastAsia="x-none"/>
        </w:rPr>
        <w:tab/>
        <w:t>MediaTek Inc.</w:t>
      </w:r>
    </w:p>
    <w:p w14:paraId="2AA4F410" w14:textId="5FFA83D6" w:rsidR="00593B29" w:rsidRPr="00593B29" w:rsidRDefault="001B7BF2" w:rsidP="00593B29">
      <w:pPr>
        <w:ind w:left="720" w:hanging="720"/>
        <w:rPr>
          <w:lang w:eastAsia="x-none"/>
        </w:rPr>
      </w:pPr>
      <w:hyperlink r:id="rId789" w:history="1">
        <w:r w:rsidR="00D93AE1">
          <w:rPr>
            <w:rStyle w:val="Hyperlink"/>
            <w:lang w:eastAsia="x-none"/>
          </w:rPr>
          <w:t>R1-1808372</w:t>
        </w:r>
      </w:hyperlink>
      <w:r w:rsidR="00593B29" w:rsidRPr="00593B29">
        <w:rPr>
          <w:lang w:eastAsia="x-none"/>
        </w:rPr>
        <w:tab/>
        <w:t>Remaining issues of Mobility procedure</w:t>
      </w:r>
      <w:r w:rsidR="00593B29" w:rsidRPr="00593B29">
        <w:rPr>
          <w:lang w:eastAsia="x-none"/>
        </w:rPr>
        <w:tab/>
        <w:t>CATT</w:t>
      </w:r>
    </w:p>
    <w:p w14:paraId="1533DEC9" w14:textId="11890448" w:rsidR="00593B29" w:rsidRPr="00593B29" w:rsidRDefault="001B7BF2" w:rsidP="00593B29">
      <w:pPr>
        <w:ind w:left="720" w:hanging="720"/>
        <w:rPr>
          <w:lang w:eastAsia="x-none"/>
        </w:rPr>
      </w:pPr>
      <w:hyperlink r:id="rId790" w:history="1">
        <w:r w:rsidR="00D93AE1">
          <w:rPr>
            <w:rStyle w:val="Hyperlink"/>
            <w:lang w:eastAsia="x-none"/>
          </w:rPr>
          <w:t>R1-1808484</w:t>
        </w:r>
      </w:hyperlink>
      <w:r w:rsidR="00593B29" w:rsidRPr="00593B29">
        <w:rPr>
          <w:lang w:eastAsia="x-none"/>
        </w:rPr>
        <w:tab/>
        <w:t>Maintenance for Mobility procedure</w:t>
      </w:r>
      <w:r w:rsidR="00593B29" w:rsidRPr="00593B29">
        <w:rPr>
          <w:lang w:eastAsia="x-none"/>
        </w:rPr>
        <w:tab/>
        <w:t>LG Electronics</w:t>
      </w:r>
    </w:p>
    <w:p w14:paraId="01F677C0" w14:textId="498E96CF" w:rsidR="00593B29" w:rsidRPr="00593B29" w:rsidRDefault="001B7BF2" w:rsidP="00593B29">
      <w:pPr>
        <w:ind w:left="720" w:hanging="720"/>
        <w:rPr>
          <w:lang w:eastAsia="x-none"/>
        </w:rPr>
      </w:pPr>
      <w:hyperlink r:id="rId791" w:history="1">
        <w:r w:rsidR="00D93AE1">
          <w:rPr>
            <w:rStyle w:val="Hyperlink"/>
            <w:lang w:eastAsia="x-none"/>
          </w:rPr>
          <w:t>R1-1808666</w:t>
        </w:r>
      </w:hyperlink>
      <w:r w:rsidR="00593B29" w:rsidRPr="00593B29">
        <w:rPr>
          <w:lang w:eastAsia="x-none"/>
        </w:rPr>
        <w:tab/>
        <w:t>Corrections to NR mobility measurements</w:t>
      </w:r>
      <w:r w:rsidR="00593B29" w:rsidRPr="00593B29">
        <w:rPr>
          <w:lang w:eastAsia="x-none"/>
        </w:rPr>
        <w:tab/>
        <w:t>Intel Corporation</w:t>
      </w:r>
    </w:p>
    <w:p w14:paraId="675CB31A" w14:textId="3D8A07B4" w:rsidR="00593B29" w:rsidRPr="00593B29" w:rsidRDefault="001B7BF2" w:rsidP="00593B29">
      <w:pPr>
        <w:ind w:left="720" w:hanging="720"/>
        <w:rPr>
          <w:lang w:eastAsia="x-none"/>
        </w:rPr>
      </w:pPr>
      <w:hyperlink r:id="rId792" w:history="1">
        <w:r w:rsidR="00D93AE1">
          <w:rPr>
            <w:rStyle w:val="Hyperlink"/>
            <w:lang w:eastAsia="x-none"/>
          </w:rPr>
          <w:t>R1-1808747</w:t>
        </w:r>
      </w:hyperlink>
      <w:r w:rsidR="00593B29" w:rsidRPr="00593B29">
        <w:rPr>
          <w:lang w:eastAsia="x-none"/>
        </w:rPr>
        <w:tab/>
        <w:t>Remaining Issues on Measurements for Mobility Management</w:t>
      </w:r>
      <w:r w:rsidR="00593B29" w:rsidRPr="00593B29">
        <w:rPr>
          <w:lang w:eastAsia="x-none"/>
        </w:rPr>
        <w:tab/>
        <w:t>Samsung</w:t>
      </w:r>
    </w:p>
    <w:p w14:paraId="6A4FC8AF" w14:textId="66C397C2" w:rsidR="00593B29" w:rsidRPr="00593B29" w:rsidRDefault="001B7BF2" w:rsidP="00593B29">
      <w:pPr>
        <w:ind w:left="720" w:hanging="720"/>
        <w:rPr>
          <w:lang w:eastAsia="x-none"/>
        </w:rPr>
      </w:pPr>
      <w:hyperlink r:id="rId793" w:history="1">
        <w:r w:rsidR="00D93AE1">
          <w:rPr>
            <w:rStyle w:val="Hyperlink"/>
            <w:lang w:eastAsia="x-none"/>
          </w:rPr>
          <w:t>R1-1808892</w:t>
        </w:r>
      </w:hyperlink>
      <w:r w:rsidR="00593B29" w:rsidRPr="00593B29">
        <w:rPr>
          <w:lang w:eastAsia="x-none"/>
        </w:rPr>
        <w:tab/>
        <w:t>Remaining issues on NR RRM and RLM</w:t>
      </w:r>
      <w:r w:rsidR="00593B29" w:rsidRPr="00593B29">
        <w:rPr>
          <w:lang w:eastAsia="x-none"/>
        </w:rPr>
        <w:tab/>
        <w:t>Guangdong OPPO Mobile Telecom</w:t>
      </w:r>
    </w:p>
    <w:p w14:paraId="11D2C30F" w14:textId="24E3FAE6" w:rsidR="00593B29" w:rsidRPr="00593B29" w:rsidRDefault="001B7BF2" w:rsidP="00593B29">
      <w:pPr>
        <w:ind w:left="720" w:hanging="720"/>
        <w:rPr>
          <w:lang w:eastAsia="x-none"/>
        </w:rPr>
      </w:pPr>
      <w:hyperlink r:id="rId794" w:history="1">
        <w:r w:rsidR="00D93AE1">
          <w:rPr>
            <w:rStyle w:val="Hyperlink"/>
            <w:lang w:eastAsia="x-none"/>
          </w:rPr>
          <w:t>R1-1808924</w:t>
        </w:r>
      </w:hyperlink>
      <w:r w:rsidR="00593B29" w:rsidRPr="00593B29">
        <w:rPr>
          <w:lang w:eastAsia="x-none"/>
        </w:rPr>
        <w:tab/>
        <w:t>Remaining issues on mobility procedure</w:t>
      </w:r>
      <w:r w:rsidR="00593B29" w:rsidRPr="00593B29">
        <w:rPr>
          <w:lang w:eastAsia="x-none"/>
        </w:rPr>
        <w:tab/>
        <w:t>Huawei, HiSilicon</w:t>
      </w:r>
    </w:p>
    <w:p w14:paraId="5D91D5FD" w14:textId="4A82DD0D" w:rsidR="00593B29" w:rsidRPr="00593B29" w:rsidRDefault="001B7BF2" w:rsidP="00593B29">
      <w:pPr>
        <w:ind w:left="720" w:hanging="720"/>
        <w:rPr>
          <w:lang w:eastAsia="x-none"/>
        </w:rPr>
      </w:pPr>
      <w:hyperlink r:id="rId795" w:history="1">
        <w:r w:rsidR="00D93AE1">
          <w:rPr>
            <w:rStyle w:val="Hyperlink"/>
            <w:lang w:eastAsia="x-none"/>
          </w:rPr>
          <w:t>R1-1809136</w:t>
        </w:r>
      </w:hyperlink>
      <w:r w:rsidR="00593B29" w:rsidRPr="00593B29">
        <w:rPr>
          <w:lang w:eastAsia="x-none"/>
        </w:rPr>
        <w:tab/>
        <w:t>Maintenance for NR mobility procedure</w:t>
      </w:r>
      <w:r w:rsidR="00593B29" w:rsidRPr="00593B29">
        <w:rPr>
          <w:lang w:eastAsia="x-none"/>
        </w:rPr>
        <w:tab/>
        <w:t>NTT DOCOMO, INC.</w:t>
      </w:r>
    </w:p>
    <w:p w14:paraId="3ECB25F3" w14:textId="67B80E50" w:rsidR="00593B29" w:rsidRPr="00593B29" w:rsidRDefault="001B7BF2" w:rsidP="00593B29">
      <w:pPr>
        <w:ind w:left="720" w:hanging="720"/>
        <w:rPr>
          <w:lang w:eastAsia="x-none"/>
        </w:rPr>
      </w:pPr>
      <w:hyperlink r:id="rId796" w:history="1">
        <w:r w:rsidR="00D93AE1">
          <w:rPr>
            <w:rStyle w:val="Hyperlink"/>
            <w:lang w:eastAsia="x-none"/>
          </w:rPr>
          <w:t>R1-1809258</w:t>
        </w:r>
      </w:hyperlink>
      <w:r w:rsidR="00593B29" w:rsidRPr="00593B29">
        <w:rPr>
          <w:lang w:eastAsia="x-none"/>
        </w:rPr>
        <w:tab/>
        <w:t>Maintenance for Mobility procedure</w:t>
      </w:r>
      <w:r w:rsidR="00593B29" w:rsidRPr="00593B29">
        <w:rPr>
          <w:lang w:eastAsia="x-none"/>
        </w:rPr>
        <w:tab/>
        <w:t>Ericsson</w:t>
      </w:r>
    </w:p>
    <w:p w14:paraId="127BA95B" w14:textId="202B58E5" w:rsidR="00593B29" w:rsidRPr="00593B29" w:rsidRDefault="001B7BF2" w:rsidP="00593B29">
      <w:pPr>
        <w:ind w:left="720" w:hanging="720"/>
        <w:rPr>
          <w:lang w:eastAsia="x-none"/>
        </w:rPr>
      </w:pPr>
      <w:hyperlink r:id="rId797" w:history="1">
        <w:r w:rsidR="00D93AE1">
          <w:rPr>
            <w:rStyle w:val="Hyperlink"/>
            <w:lang w:eastAsia="x-none"/>
          </w:rPr>
          <w:t>R1-1809371</w:t>
        </w:r>
      </w:hyperlink>
      <w:r w:rsidR="00593B29" w:rsidRPr="00593B29">
        <w:rPr>
          <w:lang w:eastAsia="x-none"/>
        </w:rPr>
        <w:tab/>
        <w:t>Issues related to RRM and RLM</w:t>
      </w:r>
      <w:r w:rsidR="00593B29" w:rsidRPr="00593B29">
        <w:rPr>
          <w:lang w:eastAsia="x-none"/>
        </w:rPr>
        <w:tab/>
        <w:t>Nokia, Nokia Shanghai Bell</w:t>
      </w:r>
    </w:p>
    <w:p w14:paraId="2D1CC5E0" w14:textId="5C45D8C6" w:rsidR="00593B29" w:rsidRPr="00593B29" w:rsidRDefault="001B7BF2" w:rsidP="00593B29">
      <w:pPr>
        <w:ind w:left="720" w:hanging="720"/>
        <w:rPr>
          <w:lang w:eastAsia="x-none"/>
        </w:rPr>
      </w:pPr>
      <w:hyperlink r:id="rId798" w:history="1">
        <w:r w:rsidR="00D93AE1">
          <w:rPr>
            <w:rStyle w:val="Hyperlink"/>
            <w:lang w:eastAsia="x-none"/>
          </w:rPr>
          <w:t>R1-1809419</w:t>
        </w:r>
      </w:hyperlink>
      <w:r w:rsidR="00593B29" w:rsidRPr="00593B29">
        <w:rPr>
          <w:lang w:eastAsia="x-none"/>
        </w:rPr>
        <w:tab/>
        <w:t>Maintenance for mobility procedure</w:t>
      </w:r>
      <w:r w:rsidR="00593B29" w:rsidRPr="00593B29">
        <w:rPr>
          <w:lang w:eastAsia="x-none"/>
        </w:rPr>
        <w:tab/>
        <w:t>Qualcomm Incorporated</w:t>
      </w:r>
    </w:p>
    <w:p w14:paraId="43DFF698" w14:textId="77777777" w:rsidR="00593B29" w:rsidRPr="00593B29" w:rsidRDefault="00593B29" w:rsidP="00593B29">
      <w:pPr>
        <w:pStyle w:val="Heading4"/>
      </w:pPr>
      <w:bookmarkStart w:id="246" w:name="_Toc521704510"/>
      <w:bookmarkStart w:id="247" w:name="_Toc526458904"/>
      <w:r w:rsidRPr="00593B29">
        <w:rPr>
          <w:rFonts w:hint="eastAsia"/>
        </w:rPr>
        <w:t>Other</w:t>
      </w:r>
      <w:bookmarkEnd w:id="246"/>
      <w:bookmarkEnd w:id="247"/>
    </w:p>
    <w:p w14:paraId="0204055B" w14:textId="434B35EE" w:rsidR="00593B29" w:rsidRPr="00593B29" w:rsidRDefault="001B7BF2" w:rsidP="00593B29">
      <w:pPr>
        <w:ind w:left="720" w:hanging="720"/>
        <w:rPr>
          <w:lang w:eastAsia="x-none"/>
        </w:rPr>
      </w:pPr>
      <w:hyperlink r:id="rId799" w:history="1">
        <w:r w:rsidR="00D93AE1">
          <w:rPr>
            <w:rStyle w:val="Hyperlink"/>
            <w:lang w:eastAsia="x-none"/>
          </w:rPr>
          <w:t>R1-1808925</w:t>
        </w:r>
      </w:hyperlink>
      <w:r w:rsidR="00593B29" w:rsidRPr="00593B29">
        <w:rPr>
          <w:lang w:eastAsia="x-none"/>
        </w:rPr>
        <w:tab/>
        <w:t>Correction on TA offset determination in TS38.213</w:t>
      </w:r>
      <w:r w:rsidR="00593B29" w:rsidRPr="00593B29">
        <w:rPr>
          <w:lang w:eastAsia="x-none"/>
        </w:rPr>
        <w:tab/>
        <w:t>Huawei, HiSilicon</w:t>
      </w:r>
    </w:p>
    <w:p w14:paraId="6F4E2941" w14:textId="6BA18A0E" w:rsidR="00593B29" w:rsidRPr="00593B29" w:rsidRDefault="001B7BF2" w:rsidP="00593B29">
      <w:pPr>
        <w:ind w:left="720" w:hanging="720"/>
        <w:rPr>
          <w:lang w:eastAsia="x-none"/>
        </w:rPr>
      </w:pPr>
      <w:hyperlink r:id="rId800" w:history="1">
        <w:r w:rsidR="00D93AE1">
          <w:rPr>
            <w:rStyle w:val="Hyperlink"/>
            <w:lang w:eastAsia="x-none"/>
          </w:rPr>
          <w:t>R1-1808929</w:t>
        </w:r>
      </w:hyperlink>
      <w:r w:rsidR="00593B29" w:rsidRPr="00593B29">
        <w:rPr>
          <w:lang w:eastAsia="x-none"/>
        </w:rPr>
        <w:tab/>
        <w:t>On RMSI PRB grid</w:t>
      </w:r>
      <w:r w:rsidR="00593B29" w:rsidRPr="00593B29">
        <w:rPr>
          <w:lang w:eastAsia="x-none"/>
        </w:rPr>
        <w:tab/>
        <w:t>Huawei, HiSilicon</w:t>
      </w:r>
    </w:p>
    <w:p w14:paraId="2491A179" w14:textId="115D9069" w:rsidR="00593B29" w:rsidRPr="00593B29" w:rsidRDefault="001B7BF2" w:rsidP="00593B29">
      <w:pPr>
        <w:ind w:left="720" w:hanging="720"/>
        <w:rPr>
          <w:lang w:eastAsia="x-none"/>
        </w:rPr>
      </w:pPr>
      <w:hyperlink r:id="rId801" w:history="1">
        <w:r w:rsidR="00D93AE1">
          <w:rPr>
            <w:rStyle w:val="Hyperlink"/>
            <w:lang w:eastAsia="x-none"/>
          </w:rPr>
          <w:t>R1-1809420</w:t>
        </w:r>
      </w:hyperlink>
      <w:r w:rsidR="00593B29" w:rsidRPr="00593B29">
        <w:rPr>
          <w:lang w:eastAsia="x-none"/>
        </w:rPr>
        <w:tab/>
        <w:t>Maintenance for TA</w:t>
      </w:r>
      <w:r w:rsidR="00593B29" w:rsidRPr="00593B29">
        <w:rPr>
          <w:lang w:eastAsia="x-none"/>
        </w:rPr>
        <w:tab/>
        <w:t>Qualcomm Incorporated</w:t>
      </w:r>
    </w:p>
    <w:p w14:paraId="34DFCE0A" w14:textId="11C0A20D" w:rsidR="00E303AE" w:rsidRDefault="00E303AE" w:rsidP="00063CD3">
      <w:pPr>
        <w:pStyle w:val="Heading3"/>
      </w:pPr>
      <w:bookmarkStart w:id="248" w:name="_Toc526458905"/>
      <w:r w:rsidRPr="00E303AE">
        <w:t xml:space="preserve">Maintenance for </w:t>
      </w:r>
      <w:r w:rsidRPr="00E303AE">
        <w:rPr>
          <w:rFonts w:hint="eastAsia"/>
        </w:rPr>
        <w:t>MIMO</w:t>
      </w:r>
      <w:bookmarkEnd w:id="240"/>
      <w:bookmarkEnd w:id="248"/>
    </w:p>
    <w:p w14:paraId="22AA8737" w14:textId="77777777" w:rsidR="003D6A10" w:rsidRPr="003D6A10" w:rsidRDefault="003D6A10" w:rsidP="003D6A10">
      <w:pPr>
        <w:rPr>
          <w:b/>
        </w:rPr>
      </w:pPr>
      <w:r w:rsidRPr="003D6A10">
        <w:rPr>
          <w:b/>
        </w:rPr>
        <w:t>Friday</w:t>
      </w:r>
    </w:p>
    <w:p w14:paraId="03121F87" w14:textId="4F9513C5" w:rsidR="003D6A10" w:rsidRPr="003D6A10" w:rsidRDefault="001B7BF2" w:rsidP="003D6A10">
      <w:pPr>
        <w:rPr>
          <w:b/>
        </w:rPr>
      </w:pPr>
      <w:hyperlink r:id="rId802" w:history="1">
        <w:r w:rsidR="00D93AE1">
          <w:rPr>
            <w:rStyle w:val="Hyperlink"/>
            <w:b/>
          </w:rPr>
          <w:t>R1-1809913</w:t>
        </w:r>
      </w:hyperlink>
      <w:r w:rsidR="003D6A10" w:rsidRPr="003D6A10">
        <w:rPr>
          <w:b/>
        </w:rPr>
        <w:tab/>
        <w:t>Chairman's notes of AI 7.1.2 Maintenance for MIMO</w:t>
      </w:r>
      <w:r w:rsidR="003D6A10" w:rsidRPr="003D6A10">
        <w:rPr>
          <w:b/>
        </w:rPr>
        <w:tab/>
        <w:t>Ad-hoc chair (Samsung)</w:t>
      </w:r>
    </w:p>
    <w:p w14:paraId="261580BA" w14:textId="3C541A80" w:rsidR="003D6A10" w:rsidRPr="003D6A10" w:rsidRDefault="003D6A10" w:rsidP="003D6A1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endorsed, content is incorporated below.</w:t>
      </w:r>
    </w:p>
    <w:p w14:paraId="08F03312" w14:textId="77777777" w:rsidR="00E303AE" w:rsidRPr="00E303AE" w:rsidRDefault="00E303AE" w:rsidP="00145941">
      <w:pPr>
        <w:pStyle w:val="Heading4"/>
      </w:pPr>
      <w:bookmarkStart w:id="249" w:name="_Toc521704512"/>
      <w:bookmarkStart w:id="250" w:name="_Toc526458906"/>
      <w:r w:rsidRPr="00E303AE">
        <w:t xml:space="preserve">Maintenance for </w:t>
      </w:r>
      <w:r w:rsidRPr="00E303AE">
        <w:rPr>
          <w:rFonts w:hint="eastAsia"/>
        </w:rPr>
        <w:t>Multi-antenna scheme</w:t>
      </w:r>
      <w:bookmarkEnd w:id="249"/>
      <w:bookmarkEnd w:id="250"/>
    </w:p>
    <w:p w14:paraId="01E4006D" w14:textId="77777777" w:rsidR="00E303AE" w:rsidRPr="00E303AE" w:rsidRDefault="00E303AE" w:rsidP="00E303AE">
      <w:pPr>
        <w:ind w:left="720" w:hanging="720"/>
        <w:rPr>
          <w:i/>
          <w:lang w:eastAsia="x-none"/>
        </w:rPr>
      </w:pPr>
      <w:r w:rsidRPr="00E303AE">
        <w:rPr>
          <w:i/>
          <w:lang w:eastAsia="x-none"/>
        </w:rPr>
        <w:t>Including codeword mapping, codebook &amp; non-codebook based tx for UL, PRB bundling for DL, etc.</w:t>
      </w:r>
    </w:p>
    <w:p w14:paraId="22F102A2" w14:textId="77777777" w:rsidR="00E303AE" w:rsidRPr="00E303AE" w:rsidRDefault="00E303AE" w:rsidP="00E303AE">
      <w:pPr>
        <w:ind w:left="720" w:hanging="720"/>
        <w:rPr>
          <w:b/>
          <w:i/>
          <w:color w:val="FF0000"/>
          <w:lang w:eastAsia="x-none"/>
        </w:rPr>
      </w:pPr>
      <w:r w:rsidRPr="00E303AE">
        <w:rPr>
          <w:b/>
          <w:i/>
          <w:color w:val="FF0000"/>
          <w:lang w:eastAsia="x-none"/>
        </w:rPr>
        <w:t xml:space="preserve">Please use separate sections for each of the respective sub-topic to facilitate reviews and summary. </w:t>
      </w:r>
    </w:p>
    <w:p w14:paraId="39902295" w14:textId="77777777" w:rsidR="00982E91" w:rsidRDefault="00982E91" w:rsidP="00E303AE">
      <w:pPr>
        <w:ind w:left="720" w:hanging="720"/>
      </w:pPr>
    </w:p>
    <w:p w14:paraId="3865EC08" w14:textId="77777777" w:rsidR="00982E91" w:rsidRDefault="00982E91" w:rsidP="00E303AE">
      <w:pPr>
        <w:ind w:left="720" w:hanging="720"/>
      </w:pPr>
    </w:p>
    <w:bookmarkStart w:id="251" w:name="_Toc521704517"/>
    <w:p w14:paraId="0BDB7522" w14:textId="4A709583" w:rsidR="00982E91" w:rsidRPr="005372C8" w:rsidRDefault="005372C8" w:rsidP="00982E91">
      <w:pPr>
        <w:ind w:left="720" w:hanging="720"/>
        <w:rPr>
          <w:b/>
          <w:lang w:eastAsia="x-none"/>
        </w:rPr>
      </w:pPr>
      <w:r>
        <w:rPr>
          <w:b/>
          <w:color w:val="0000FF"/>
          <w:u w:val="single"/>
        </w:rPr>
        <w:fldChar w:fldCharType="begin"/>
      </w:r>
      <w:r>
        <w:rPr>
          <w:b/>
          <w:color w:val="0000FF"/>
          <w:u w:val="single"/>
        </w:rPr>
        <w:instrText xml:space="preserve"> HYPERLINK "../Docs/R1-1809493.zip" </w:instrText>
      </w:r>
      <w:r>
        <w:rPr>
          <w:b/>
          <w:color w:val="0000FF"/>
          <w:u w:val="single"/>
        </w:rPr>
        <w:fldChar w:fldCharType="separate"/>
      </w:r>
      <w:r>
        <w:rPr>
          <w:rStyle w:val="Hyperlink"/>
          <w:b/>
        </w:rPr>
        <w:t>R1-1809493</w:t>
      </w:r>
      <w:r>
        <w:rPr>
          <w:b/>
          <w:color w:val="0000FF"/>
          <w:u w:val="single"/>
        </w:rPr>
        <w:fldChar w:fldCharType="end"/>
      </w:r>
      <w:r w:rsidR="00982E91" w:rsidRPr="005372C8">
        <w:rPr>
          <w:b/>
          <w:lang w:eastAsia="x-none"/>
        </w:rPr>
        <w:tab/>
        <w:t>Summary of codeword mapping</w:t>
      </w:r>
      <w:r w:rsidR="00982E91" w:rsidRPr="005372C8">
        <w:rPr>
          <w:b/>
          <w:lang w:eastAsia="x-none"/>
        </w:rPr>
        <w:tab/>
        <w:t>Samsung</w:t>
      </w:r>
    </w:p>
    <w:p w14:paraId="7D294C00" w14:textId="77777777" w:rsidR="00982E91" w:rsidRPr="00982E91" w:rsidRDefault="00982E91" w:rsidP="00982E91">
      <w:pPr>
        <w:ind w:left="720" w:hanging="720"/>
        <w:rPr>
          <w:lang w:eastAsia="x-none"/>
        </w:rPr>
      </w:pPr>
    </w:p>
    <w:p w14:paraId="3455941C" w14:textId="0EEC92D7" w:rsidR="00982E91" w:rsidRPr="00F56DCD" w:rsidRDefault="001B7BF2" w:rsidP="00982E91">
      <w:pPr>
        <w:ind w:left="720" w:hanging="720"/>
        <w:rPr>
          <w:b/>
          <w:lang w:eastAsia="x-none"/>
        </w:rPr>
      </w:pPr>
      <w:hyperlink r:id="rId803" w:history="1">
        <w:r w:rsidR="00D93AE1" w:rsidRPr="00F56DCD">
          <w:rPr>
            <w:rStyle w:val="Hyperlink"/>
            <w:b/>
          </w:rPr>
          <w:t>R1-1809742</w:t>
        </w:r>
      </w:hyperlink>
      <w:r w:rsidR="00982E91" w:rsidRPr="00F56DCD">
        <w:rPr>
          <w:b/>
          <w:lang w:eastAsia="x-none"/>
        </w:rPr>
        <w:tab/>
        <w:t>Issue Summary on Codebook based UL transmission</w:t>
      </w:r>
      <w:r w:rsidR="00982E91" w:rsidRPr="00F56DCD">
        <w:rPr>
          <w:b/>
          <w:lang w:eastAsia="x-none"/>
        </w:rPr>
        <w:tab/>
        <w:t>Intel</w:t>
      </w:r>
    </w:p>
    <w:p w14:paraId="521FD69B" w14:textId="77777777" w:rsidR="00982E91" w:rsidRPr="00982E91" w:rsidRDefault="00982E91" w:rsidP="00982E91">
      <w:pPr>
        <w:ind w:left="720" w:hanging="720"/>
        <w:rPr>
          <w:lang w:eastAsia="x-none"/>
        </w:rPr>
      </w:pPr>
    </w:p>
    <w:p w14:paraId="2A78C962" w14:textId="6AB9B3DB" w:rsidR="00982E91" w:rsidRPr="00F56DCD" w:rsidRDefault="001B7BF2" w:rsidP="00982E91">
      <w:pPr>
        <w:ind w:left="720" w:hanging="720"/>
        <w:rPr>
          <w:b/>
          <w:szCs w:val="20"/>
          <w:lang w:eastAsia="x-none"/>
        </w:rPr>
      </w:pPr>
      <w:hyperlink r:id="rId804" w:history="1">
        <w:r w:rsidR="00D93AE1" w:rsidRPr="00F56DCD">
          <w:rPr>
            <w:rStyle w:val="Hyperlink"/>
            <w:b/>
          </w:rPr>
          <w:t>R1-1809895</w:t>
        </w:r>
      </w:hyperlink>
      <w:r w:rsidR="00982E91" w:rsidRPr="00F56DCD">
        <w:rPr>
          <w:b/>
          <w:szCs w:val="20"/>
          <w:lang w:eastAsia="x-none"/>
        </w:rPr>
        <w:tab/>
        <w:t>Summary for further discussion on codeword mapping</w:t>
      </w:r>
      <w:r w:rsidR="00982E91" w:rsidRPr="00F56DCD">
        <w:rPr>
          <w:b/>
          <w:szCs w:val="20"/>
          <w:lang w:eastAsia="x-none"/>
        </w:rPr>
        <w:tab/>
        <w:t>Samsung</w:t>
      </w:r>
    </w:p>
    <w:p w14:paraId="76D27C9B" w14:textId="77777777" w:rsidR="00982E91" w:rsidRPr="00982E91" w:rsidRDefault="00982E91" w:rsidP="00982E91">
      <w:pPr>
        <w:ind w:left="720" w:hanging="720"/>
        <w:rPr>
          <w:szCs w:val="20"/>
          <w:lang w:eastAsia="x-none"/>
        </w:rPr>
      </w:pPr>
    </w:p>
    <w:p w14:paraId="04033582" w14:textId="77777777" w:rsidR="00982E91" w:rsidRPr="00F56DCD" w:rsidRDefault="00982E91" w:rsidP="00982E91">
      <w:pPr>
        <w:ind w:left="720" w:hanging="720"/>
        <w:rPr>
          <w:rFonts w:cs="Times"/>
          <w:szCs w:val="20"/>
          <w:highlight w:val="green"/>
          <w:lang w:val="en-US"/>
        </w:rPr>
      </w:pPr>
      <w:r w:rsidRPr="00F56DCD">
        <w:rPr>
          <w:rFonts w:cs="Times"/>
          <w:szCs w:val="20"/>
          <w:highlight w:val="green"/>
          <w:lang w:val="en-US"/>
        </w:rPr>
        <w:t>Agreement</w:t>
      </w:r>
    </w:p>
    <w:p w14:paraId="0A285E9F" w14:textId="77777777" w:rsidR="00982E91" w:rsidRPr="00982E91" w:rsidRDefault="00982E91" w:rsidP="00982E91">
      <w:pPr>
        <w:ind w:left="720" w:hanging="720"/>
        <w:rPr>
          <w:lang w:eastAsia="zh-CN"/>
        </w:rPr>
      </w:pPr>
      <w:r w:rsidRPr="00982E91">
        <w:rPr>
          <w:lang w:val="en-US"/>
        </w:rPr>
        <w:t xml:space="preserve">Agree on the following text proposal </w:t>
      </w:r>
      <w:r w:rsidRPr="00982E91">
        <w:rPr>
          <w:lang w:eastAsia="zh-CN"/>
        </w:rPr>
        <w:t xml:space="preserve">for 5.1.3.2 of TS38.214 </w:t>
      </w:r>
    </w:p>
    <w:p w14:paraId="47F8D7C3" w14:textId="77777777" w:rsidR="00DA51C0" w:rsidRPr="00982E91" w:rsidRDefault="00DA51C0" w:rsidP="00DA51C0">
      <w:pPr>
        <w:ind w:left="720" w:hanging="720"/>
        <w:jc w:val="center"/>
      </w:pPr>
      <w:r w:rsidRPr="00982E91">
        <w:t>----------------------------------------------------Start of TP ----------------------------------------------------------------</w:t>
      </w:r>
    </w:p>
    <w:p w14:paraId="49C2BB8C" w14:textId="77777777" w:rsidR="00982E91" w:rsidRPr="00982E91" w:rsidRDefault="00982E91" w:rsidP="00982E91">
      <w:pPr>
        <w:rPr>
          <w:szCs w:val="20"/>
          <w:lang w:eastAsia="x-none"/>
        </w:rPr>
      </w:pPr>
      <w:r w:rsidRPr="00982E91">
        <w:rPr>
          <w:lang w:eastAsia="zh-CN"/>
        </w:rPr>
        <w:t xml:space="preserve">In case the higher layer parameter </w:t>
      </w:r>
      <w:r w:rsidRPr="00982E91">
        <w:rPr>
          <w:i/>
          <w:iCs/>
          <w:lang w:eastAsia="zh-CN"/>
        </w:rPr>
        <w:t xml:space="preserve">maxNrofCodeWordsScheduledByDCI </w:t>
      </w:r>
      <w:r w:rsidRPr="00982E91">
        <w:rPr>
          <w:lang w:eastAsia="zh-CN"/>
        </w:rPr>
        <w:t xml:space="preserve">indicates that two codeword transmission is enabled, then </w:t>
      </w:r>
      <w:r w:rsidRPr="00982E91">
        <w:rPr>
          <w:strike/>
          <w:color w:val="FF0000"/>
          <w:lang w:eastAsia="zh-CN"/>
        </w:rPr>
        <w:t>a transport block</w:t>
      </w:r>
      <w:r w:rsidRPr="00982E91">
        <w:rPr>
          <w:color w:val="FF0000"/>
          <w:lang w:eastAsia="zh-CN"/>
        </w:rPr>
        <w:t xml:space="preserve"> </w:t>
      </w:r>
      <w:r w:rsidRPr="00982E91">
        <w:rPr>
          <w:color w:val="FF0000"/>
          <w:u w:val="single"/>
          <w:lang w:eastAsia="zh-CN"/>
        </w:rPr>
        <w:t>one of the two transport blocks</w:t>
      </w:r>
      <w:r w:rsidRPr="00982E91">
        <w:rPr>
          <w:color w:val="FF0000"/>
          <w:lang w:eastAsia="zh-CN"/>
        </w:rPr>
        <w:t xml:space="preserve"> </w:t>
      </w:r>
      <w:r w:rsidRPr="00982E91">
        <w:rPr>
          <w:lang w:eastAsia="zh-CN"/>
        </w:rPr>
        <w:t xml:space="preserve">is disabled by DCI format 1_1 if </w:t>
      </w:r>
      <w:r w:rsidRPr="00982E91">
        <w:rPr>
          <w:i/>
          <w:iCs/>
          <w:lang w:eastAsia="zh-CN"/>
        </w:rPr>
        <w:t>I</w:t>
      </w:r>
      <w:r w:rsidRPr="00982E91">
        <w:rPr>
          <w:i/>
          <w:iCs/>
          <w:vertAlign w:val="subscript"/>
          <w:lang w:eastAsia="zh-CN"/>
        </w:rPr>
        <w:t xml:space="preserve">MCS </w:t>
      </w:r>
      <w:r w:rsidRPr="00982E91">
        <w:rPr>
          <w:lang w:eastAsia="zh-CN"/>
        </w:rPr>
        <w:t xml:space="preserve">= 26 and if </w:t>
      </w:r>
      <w:r w:rsidRPr="00982E91">
        <w:rPr>
          <w:i/>
          <w:iCs/>
          <w:lang w:eastAsia="zh-CN"/>
        </w:rPr>
        <w:t>rv</w:t>
      </w:r>
      <w:r w:rsidRPr="00982E91">
        <w:rPr>
          <w:i/>
          <w:iCs/>
          <w:vertAlign w:val="subscript"/>
          <w:lang w:eastAsia="zh-CN"/>
        </w:rPr>
        <w:t>id</w:t>
      </w:r>
      <w:r w:rsidRPr="00982E91">
        <w:rPr>
          <w:lang w:eastAsia="zh-CN"/>
        </w:rPr>
        <w:t xml:space="preserve"> = 1 for the corresponding transport block</w:t>
      </w:r>
      <w:r w:rsidRPr="00982E91">
        <w:rPr>
          <w:strike/>
          <w:color w:val="FF0000"/>
          <w:lang w:eastAsia="zh-CN"/>
        </w:rPr>
        <w:t>, otherwise the transport block is enabled</w:t>
      </w:r>
      <w:r w:rsidRPr="00982E91">
        <w:rPr>
          <w:lang w:eastAsia="zh-CN"/>
        </w:rPr>
        <w:t>. If both transport blocks are enabled, transport block 1 and 2 are mapped to codeword 0 and 1 respectively. If only one transport block is enabled, then the enabled transport block is always mapped to the first codeword.</w:t>
      </w:r>
    </w:p>
    <w:p w14:paraId="33BDEB2B" w14:textId="77777777" w:rsidR="00DA51C0" w:rsidRPr="00982E91" w:rsidRDefault="00DA51C0" w:rsidP="00DA51C0">
      <w:pPr>
        <w:ind w:left="720" w:hanging="720"/>
        <w:jc w:val="center"/>
      </w:pPr>
      <w:r w:rsidRPr="00982E91">
        <w:lastRenderedPageBreak/>
        <w:t>----------------------------------------------------End of TP ----------------------------------------------------------------</w:t>
      </w:r>
    </w:p>
    <w:p w14:paraId="4EA1D621" w14:textId="77777777" w:rsidR="00982E91" w:rsidRPr="00982E91" w:rsidRDefault="00982E91" w:rsidP="00982E91">
      <w:pPr>
        <w:ind w:left="720" w:hanging="720"/>
        <w:rPr>
          <w:szCs w:val="20"/>
          <w:lang w:eastAsia="x-none"/>
        </w:rPr>
      </w:pPr>
    </w:p>
    <w:p w14:paraId="31A09BE3" w14:textId="77777777" w:rsidR="00982E91" w:rsidRPr="00982E91" w:rsidRDefault="00982E91" w:rsidP="00982E91">
      <w:pPr>
        <w:ind w:left="720" w:hanging="720"/>
        <w:rPr>
          <w:b/>
          <w:szCs w:val="20"/>
          <w:lang w:eastAsia="x-none"/>
        </w:rPr>
      </w:pPr>
      <w:r w:rsidRPr="00982E91">
        <w:rPr>
          <w:b/>
          <w:szCs w:val="20"/>
          <w:lang w:eastAsia="x-none"/>
        </w:rPr>
        <w:t>Conclusion</w:t>
      </w:r>
    </w:p>
    <w:p w14:paraId="79891C84" w14:textId="77777777" w:rsidR="00982E91" w:rsidRPr="00982E91" w:rsidRDefault="00982E91" w:rsidP="00982E91">
      <w:pPr>
        <w:rPr>
          <w:szCs w:val="20"/>
          <w:lang w:eastAsia="x-none"/>
        </w:rPr>
      </w:pPr>
      <w:r w:rsidRPr="00982E91">
        <w:rPr>
          <w:szCs w:val="20"/>
          <w:lang w:eastAsia="x-none"/>
        </w:rPr>
        <w:t>Note that when two codeword transmission is configured, ‘</w:t>
      </w:r>
      <w:r w:rsidRPr="00982E91">
        <w:rPr>
          <w:i/>
          <w:iCs/>
          <w:lang w:eastAsia="zh-CN"/>
        </w:rPr>
        <w:t>I</w:t>
      </w:r>
      <w:r w:rsidRPr="00982E91">
        <w:rPr>
          <w:i/>
          <w:iCs/>
          <w:vertAlign w:val="subscript"/>
          <w:lang w:eastAsia="zh-CN"/>
        </w:rPr>
        <w:t xml:space="preserve">MCS </w:t>
      </w:r>
      <w:r w:rsidRPr="00982E91">
        <w:rPr>
          <w:lang w:eastAsia="zh-CN"/>
        </w:rPr>
        <w:t xml:space="preserve">= 26 and </w:t>
      </w:r>
      <w:r w:rsidRPr="00982E91">
        <w:rPr>
          <w:i/>
          <w:iCs/>
          <w:lang w:eastAsia="zh-CN"/>
        </w:rPr>
        <w:t>rv</w:t>
      </w:r>
      <w:r w:rsidRPr="00982E91">
        <w:rPr>
          <w:i/>
          <w:iCs/>
          <w:vertAlign w:val="subscript"/>
          <w:lang w:eastAsia="zh-CN"/>
        </w:rPr>
        <w:t>id</w:t>
      </w:r>
      <w:r w:rsidRPr="00982E91">
        <w:rPr>
          <w:lang w:eastAsia="zh-CN"/>
        </w:rPr>
        <w:t xml:space="preserve"> = 1’</w:t>
      </w:r>
      <w:r w:rsidRPr="00982E91">
        <w:rPr>
          <w:szCs w:val="20"/>
          <w:lang w:eastAsia="x-none"/>
        </w:rPr>
        <w:t xml:space="preserve"> on both transport blocks is a valid downlink assignment for DCI 1_1</w:t>
      </w:r>
    </w:p>
    <w:p w14:paraId="1C17F7FB" w14:textId="77777777" w:rsidR="00982E91" w:rsidRPr="00982E91" w:rsidRDefault="00982E91" w:rsidP="00982E91">
      <w:pPr>
        <w:ind w:left="720" w:hanging="720"/>
        <w:rPr>
          <w:szCs w:val="20"/>
          <w:lang w:eastAsia="x-none"/>
        </w:rPr>
      </w:pPr>
    </w:p>
    <w:p w14:paraId="5E910DC1" w14:textId="4A841766" w:rsidR="00982E91" w:rsidRPr="00DA51C0" w:rsidRDefault="001B7BF2" w:rsidP="00982E91">
      <w:pPr>
        <w:ind w:left="720" w:hanging="720"/>
        <w:rPr>
          <w:b/>
          <w:szCs w:val="20"/>
          <w:lang w:eastAsia="x-none"/>
        </w:rPr>
      </w:pPr>
      <w:hyperlink r:id="rId805" w:history="1">
        <w:r w:rsidR="00D93AE1" w:rsidRPr="00DA51C0">
          <w:rPr>
            <w:rStyle w:val="Hyperlink"/>
            <w:b/>
            <w:szCs w:val="20"/>
          </w:rPr>
          <w:t>R1-1809744</w:t>
        </w:r>
      </w:hyperlink>
      <w:r w:rsidR="00982E91" w:rsidRPr="00DA51C0">
        <w:rPr>
          <w:b/>
          <w:szCs w:val="20"/>
          <w:lang w:eastAsia="x-none"/>
        </w:rPr>
        <w:tab/>
        <w:t>Summary of issues on UL non-codebook based transmission</w:t>
      </w:r>
      <w:r w:rsidR="00982E91" w:rsidRPr="00DA51C0">
        <w:rPr>
          <w:b/>
          <w:szCs w:val="20"/>
          <w:lang w:eastAsia="x-none"/>
        </w:rPr>
        <w:tab/>
        <w:t>Nokia, Nokia Shanghai Bell</w:t>
      </w:r>
    </w:p>
    <w:p w14:paraId="3B1D0E81" w14:textId="77777777" w:rsidR="00982E91" w:rsidRPr="00982E91" w:rsidRDefault="00982E91" w:rsidP="00982E91">
      <w:pPr>
        <w:ind w:left="720" w:hanging="720"/>
        <w:rPr>
          <w:sz w:val="16"/>
          <w:lang w:eastAsia="x-none"/>
        </w:rPr>
      </w:pPr>
    </w:p>
    <w:p w14:paraId="64C243A7" w14:textId="77777777" w:rsidR="00982E91" w:rsidRPr="00F56DCD" w:rsidRDefault="00982E91" w:rsidP="00982E91">
      <w:pPr>
        <w:ind w:left="720" w:hanging="720"/>
        <w:rPr>
          <w:rFonts w:cs="Times"/>
          <w:szCs w:val="20"/>
        </w:rPr>
      </w:pPr>
      <w:r w:rsidRPr="00F56DCD">
        <w:rPr>
          <w:rFonts w:cs="Times"/>
          <w:szCs w:val="20"/>
          <w:highlight w:val="green"/>
        </w:rPr>
        <w:t>Agreement:</w:t>
      </w:r>
    </w:p>
    <w:p w14:paraId="0BAA40E0" w14:textId="77777777" w:rsidR="00982E91" w:rsidRPr="00F56DCD" w:rsidRDefault="00982E91" w:rsidP="00982E91">
      <w:pPr>
        <w:ind w:left="720" w:hanging="720"/>
        <w:jc w:val="both"/>
        <w:rPr>
          <w:rFonts w:cs="Times"/>
          <w:szCs w:val="20"/>
        </w:rPr>
      </w:pPr>
      <w:r w:rsidRPr="00F56DCD">
        <w:rPr>
          <w:rFonts w:cs="Times"/>
          <w:szCs w:val="20"/>
        </w:rPr>
        <w:t>Agree this TP to 6.1.1.2 of 38.214:</w:t>
      </w:r>
    </w:p>
    <w:p w14:paraId="1D8797BC" w14:textId="77777777" w:rsidR="00982E91" w:rsidRPr="00982E91" w:rsidRDefault="00982E91" w:rsidP="00982E91">
      <w:pPr>
        <w:ind w:left="720" w:hanging="720"/>
        <w:jc w:val="center"/>
      </w:pPr>
      <w:r w:rsidRPr="00982E91">
        <w:t>----------------------------------------------------Start of TP ----------------------------------------------------------------</w:t>
      </w:r>
    </w:p>
    <w:p w14:paraId="75D4D046" w14:textId="77777777" w:rsidR="00982E91" w:rsidRPr="00982E91" w:rsidRDefault="00982E91" w:rsidP="00982E91">
      <w:r w:rsidRPr="00982E91">
        <w:t xml:space="preserve">For non-codebook based transmission, the UE does not expect to be configured with both </w:t>
      </w:r>
      <w:r w:rsidRPr="00982E91">
        <w:rPr>
          <w:i/>
        </w:rPr>
        <w:t>spatialRelationInfo</w:t>
      </w:r>
      <w:r w:rsidRPr="00982E91">
        <w:t xml:space="preserve"> for SRS resource and </w:t>
      </w:r>
      <w:r w:rsidRPr="00982E91">
        <w:rPr>
          <w:i/>
        </w:rPr>
        <w:t xml:space="preserve">associatedCSI-RS </w:t>
      </w:r>
      <w:r w:rsidRPr="00982E91">
        <w:t xml:space="preserve">in </w:t>
      </w:r>
      <w:r w:rsidRPr="00982E91">
        <w:rPr>
          <w:i/>
          <w:strike/>
          <w:color w:val="FF0000"/>
        </w:rPr>
        <w:t>SRS-Config</w:t>
      </w:r>
      <w:r w:rsidRPr="00982E91">
        <w:rPr>
          <w:i/>
          <w:color w:val="FF0000"/>
          <w:u w:val="single"/>
        </w:rPr>
        <w:t>SRS-ResourceSet</w:t>
      </w:r>
      <w:r w:rsidRPr="00982E91">
        <w:rPr>
          <w:color w:val="FF0000"/>
        </w:rPr>
        <w:t xml:space="preserve"> </w:t>
      </w:r>
      <w:r w:rsidRPr="00982E91">
        <w:t>for SRS resource set.</w:t>
      </w:r>
    </w:p>
    <w:p w14:paraId="00470A7D" w14:textId="77777777" w:rsidR="00982E91" w:rsidRPr="00982E91" w:rsidRDefault="00982E91" w:rsidP="00982E91">
      <w:r w:rsidRPr="00982E91">
        <w:t xml:space="preserve">For non-codebook based transmission, the UE can be scheduled with DCI format 0_1 when at least one SRS resource is configured in </w:t>
      </w:r>
      <w:r w:rsidRPr="00982E91">
        <w:rPr>
          <w:i/>
        </w:rPr>
        <w:t>SRS-ResourceSet</w:t>
      </w:r>
      <w:r w:rsidRPr="00982E91">
        <w:t xml:space="preserve"> with </w:t>
      </w:r>
      <w:r w:rsidRPr="00982E91">
        <w:rPr>
          <w:i/>
        </w:rPr>
        <w:t>usage</w:t>
      </w:r>
      <w:r w:rsidRPr="00982E91">
        <w:t xml:space="preserve"> set to 'nonCodebook'.</w:t>
      </w:r>
    </w:p>
    <w:p w14:paraId="406A1708" w14:textId="77777777" w:rsidR="00982E91" w:rsidRPr="00982E91" w:rsidRDefault="00982E91" w:rsidP="00982E91">
      <w:pPr>
        <w:ind w:left="720" w:hanging="720"/>
        <w:jc w:val="center"/>
      </w:pPr>
      <w:r w:rsidRPr="00982E91">
        <w:t>----------------------------------------------------End of TP ----------------------------------------------------------------</w:t>
      </w:r>
    </w:p>
    <w:p w14:paraId="127E5F87" w14:textId="77777777" w:rsidR="00982E91" w:rsidRPr="00F56DCD" w:rsidRDefault="00982E91" w:rsidP="00982E91">
      <w:pPr>
        <w:ind w:left="720" w:hanging="720"/>
        <w:rPr>
          <w:rFonts w:cs="Times"/>
          <w:szCs w:val="20"/>
          <w:lang w:eastAsia="x-none"/>
        </w:rPr>
      </w:pPr>
    </w:p>
    <w:p w14:paraId="15237FD5" w14:textId="77777777" w:rsidR="00982E91" w:rsidRPr="00F56DCD" w:rsidRDefault="00982E91" w:rsidP="00982E91">
      <w:pPr>
        <w:ind w:left="720" w:hanging="720"/>
        <w:rPr>
          <w:rFonts w:eastAsia="SimSun" w:cs="Times"/>
          <w:szCs w:val="20"/>
          <w:lang w:val="en-US"/>
        </w:rPr>
      </w:pPr>
      <w:r w:rsidRPr="00F56DCD">
        <w:rPr>
          <w:rFonts w:eastAsia="SimSun" w:cs="Times"/>
          <w:szCs w:val="20"/>
          <w:highlight w:val="green"/>
          <w:lang w:val="en-US"/>
        </w:rPr>
        <w:t>Agreement</w:t>
      </w:r>
    </w:p>
    <w:p w14:paraId="0DEBD44A" w14:textId="77777777" w:rsidR="00982E91" w:rsidRPr="00982E91" w:rsidRDefault="00982E91" w:rsidP="00982E91">
      <w:pPr>
        <w:ind w:left="720" w:hanging="720"/>
        <w:rPr>
          <w:rFonts w:eastAsia="SimSun"/>
          <w:szCs w:val="20"/>
          <w:lang w:val="x-none"/>
        </w:rPr>
      </w:pPr>
      <w:r w:rsidRPr="00982E91">
        <w:rPr>
          <w:rFonts w:eastAsia="SimSun" w:hint="eastAsia"/>
          <w:szCs w:val="20"/>
          <w:lang w:val="x-none"/>
        </w:rPr>
        <w:t xml:space="preserve">Adopt the following TP for Subclause </w:t>
      </w:r>
      <w:r w:rsidRPr="00982E91">
        <w:rPr>
          <w:rFonts w:eastAsia="SimSun"/>
          <w:szCs w:val="20"/>
          <w:lang w:val="x-none"/>
        </w:rPr>
        <w:t>6.1.1.</w:t>
      </w:r>
      <w:r w:rsidRPr="00982E91">
        <w:rPr>
          <w:rFonts w:eastAsia="SimSun" w:hint="eastAsia"/>
          <w:szCs w:val="20"/>
          <w:lang w:val="x-none"/>
        </w:rPr>
        <w:t>2 of TS38.214:</w:t>
      </w:r>
    </w:p>
    <w:p w14:paraId="611D5B3C" w14:textId="77777777" w:rsidR="00DA51C0" w:rsidRPr="00982E91" w:rsidRDefault="00DA51C0" w:rsidP="00DA51C0">
      <w:pPr>
        <w:ind w:left="720" w:hanging="720"/>
        <w:jc w:val="center"/>
      </w:pPr>
      <w:r w:rsidRPr="00982E91">
        <w:t>----------------------------------------------------Start of TP ----------------------------------------------------------------</w:t>
      </w:r>
    </w:p>
    <w:p w14:paraId="2B3BE06B" w14:textId="77777777" w:rsidR="00982E91" w:rsidRPr="00982E91" w:rsidRDefault="00982E91" w:rsidP="00982E91">
      <w:pPr>
        <w:rPr>
          <w:rFonts w:eastAsia="SimSun"/>
        </w:rPr>
      </w:pPr>
      <w:r w:rsidRPr="00982E91">
        <w:rPr>
          <w:rFonts w:eastAsia="SimSun"/>
        </w:rPr>
        <w:t>6.1.1.2</w:t>
      </w:r>
      <w:r w:rsidRPr="00982E91">
        <w:rPr>
          <w:rFonts w:eastAsia="SimSun"/>
        </w:rPr>
        <w:tab/>
        <w:t>Non-Codebook based UL transmission</w:t>
      </w:r>
    </w:p>
    <w:p w14:paraId="331D31ED" w14:textId="77777777" w:rsidR="00982E91" w:rsidRPr="00982E91" w:rsidRDefault="00982E91" w:rsidP="00982E91">
      <w:pPr>
        <w:rPr>
          <w:szCs w:val="20"/>
          <w:lang w:val="x-none" w:eastAsia="x-none"/>
        </w:rPr>
      </w:pPr>
      <w:r w:rsidRPr="00982E91">
        <w:rPr>
          <w:rFonts w:eastAsia="DengXian"/>
          <w:color w:val="000000"/>
          <w:szCs w:val="20"/>
        </w:rPr>
        <w:t xml:space="preserve">For non-codebook based transmission, the UE can determine its PUSCH precoder and transmission rank based on the wideband SRI when multiple SRS resources are configured, where the SRI is given by the SRS resource indicator in DCI according to subclause 7.3.1.1.2 of [5, 38.212], or the SRI is given by </w:t>
      </w:r>
      <w:r w:rsidRPr="00982E91">
        <w:rPr>
          <w:rFonts w:eastAsia="DengXian"/>
          <w:i/>
          <w:color w:val="000000"/>
          <w:szCs w:val="20"/>
        </w:rPr>
        <w:t>srs-ResourceIndicator</w:t>
      </w:r>
      <w:r w:rsidRPr="00982E91">
        <w:rPr>
          <w:rFonts w:eastAsia="DengXian"/>
          <w:color w:val="000000"/>
          <w:szCs w:val="20"/>
        </w:rPr>
        <w:t xml:space="preserve"> according to subclause 6.1.2.3. The UE shall use one or multiple SRS resources for SRS transmission, where the number of SRS resources which can be configured to the UE for simultaneously transmission in the same RBs is a UE capability. Only one SRS port for each SRS resource is configured. Only one SRS resource set can be configured with higher layer parameter </w:t>
      </w:r>
      <w:r w:rsidRPr="00982E91">
        <w:rPr>
          <w:rFonts w:eastAsia="DengXian"/>
          <w:i/>
          <w:color w:val="000000"/>
          <w:szCs w:val="20"/>
        </w:rPr>
        <w:t xml:space="preserve">usage </w:t>
      </w:r>
      <w:r w:rsidRPr="00982E91">
        <w:rPr>
          <w:rFonts w:eastAsia="DengXian"/>
          <w:color w:val="000000"/>
          <w:szCs w:val="20"/>
        </w:rPr>
        <w:t xml:space="preserve">in </w:t>
      </w:r>
      <w:r w:rsidRPr="00982E91">
        <w:rPr>
          <w:rFonts w:eastAsia="DengXian"/>
          <w:i/>
          <w:color w:val="000000"/>
          <w:szCs w:val="20"/>
        </w:rPr>
        <w:t>SRS-ResourceSet</w:t>
      </w:r>
      <w:r w:rsidRPr="00982E91">
        <w:rPr>
          <w:rFonts w:eastAsia="DengXian"/>
          <w:color w:val="000000"/>
          <w:szCs w:val="20"/>
        </w:rPr>
        <w:t xml:space="preserve"> set to 'nonCodebook'. The maximum number of SRS resources that can be configured for non-codebook based uplink transmission is 4. The indicated SRI in slot </w:t>
      </w:r>
      <w:r w:rsidRPr="00982E91">
        <w:rPr>
          <w:rFonts w:eastAsia="DengXian"/>
          <w:i/>
          <w:color w:val="000000"/>
          <w:szCs w:val="20"/>
        </w:rPr>
        <w:t>n</w:t>
      </w:r>
      <w:r w:rsidRPr="00982E91">
        <w:rPr>
          <w:rFonts w:eastAsia="DengXian"/>
          <w:color w:val="000000"/>
          <w:szCs w:val="20"/>
        </w:rPr>
        <w:t xml:space="preserve"> is associated with the most recent transmission of SRS resource</w:t>
      </w:r>
      <w:ins w:id="252" w:author="CATT" w:date="2018-07-17T10:30:00Z">
        <w:r w:rsidRPr="00982E91">
          <w:rPr>
            <w:rFonts w:eastAsia="SimSun" w:hint="eastAsia"/>
            <w:color w:val="000000"/>
            <w:szCs w:val="20"/>
          </w:rPr>
          <w:t>(s)</w:t>
        </w:r>
      </w:ins>
      <w:r w:rsidRPr="00982E91">
        <w:rPr>
          <w:rFonts w:eastAsia="DengXian"/>
          <w:color w:val="000000"/>
          <w:szCs w:val="20"/>
        </w:rPr>
        <w:t xml:space="preserve"> identified by the SRI, where the SRS </w:t>
      </w:r>
      <w:del w:id="253" w:author="CATT" w:date="2018-07-17T10:28:00Z">
        <w:r w:rsidRPr="00982E91" w:rsidDel="00123729">
          <w:rPr>
            <w:rFonts w:eastAsia="DengXian"/>
            <w:color w:val="000000"/>
            <w:szCs w:val="20"/>
          </w:rPr>
          <w:delText xml:space="preserve">resource </w:delText>
        </w:r>
      </w:del>
      <w:ins w:id="254" w:author="CATT" w:date="2018-07-17T10:28:00Z">
        <w:r w:rsidRPr="00982E91">
          <w:rPr>
            <w:rFonts w:eastAsia="DengXian" w:hint="eastAsia"/>
            <w:color w:val="000000"/>
            <w:szCs w:val="20"/>
          </w:rPr>
          <w:t>transmission</w:t>
        </w:r>
        <w:r w:rsidRPr="00982E91">
          <w:rPr>
            <w:rFonts w:eastAsia="DengXian"/>
            <w:color w:val="000000"/>
            <w:szCs w:val="20"/>
          </w:rPr>
          <w:t xml:space="preserve"> </w:t>
        </w:r>
      </w:ins>
      <w:r w:rsidRPr="00982E91">
        <w:rPr>
          <w:rFonts w:eastAsia="DengXian"/>
          <w:color w:val="000000"/>
          <w:szCs w:val="20"/>
        </w:rPr>
        <w:t xml:space="preserve">is prior to the PDCCH carrying the SRI before slot </w:t>
      </w:r>
      <w:r w:rsidRPr="00982E91">
        <w:rPr>
          <w:rFonts w:eastAsia="DengXian"/>
          <w:i/>
          <w:color w:val="000000"/>
          <w:szCs w:val="20"/>
        </w:rPr>
        <w:t>n</w:t>
      </w:r>
      <w:r w:rsidRPr="00982E91">
        <w:rPr>
          <w:rFonts w:eastAsia="DengXian"/>
          <w:color w:val="000000"/>
          <w:szCs w:val="20"/>
        </w:rPr>
        <w:t>.</w:t>
      </w:r>
    </w:p>
    <w:p w14:paraId="2DF45C71" w14:textId="77777777" w:rsidR="00DA51C0" w:rsidRPr="00982E91" w:rsidRDefault="00DA51C0" w:rsidP="00DA51C0">
      <w:pPr>
        <w:ind w:left="720" w:hanging="720"/>
        <w:jc w:val="center"/>
      </w:pPr>
      <w:r w:rsidRPr="00982E91">
        <w:t>----------------------------------------------------End of TP ----------------------------------------------------------------</w:t>
      </w:r>
    </w:p>
    <w:p w14:paraId="683BA443" w14:textId="77777777" w:rsidR="00982E91" w:rsidRPr="00982E91" w:rsidRDefault="00982E91" w:rsidP="00982E91">
      <w:pPr>
        <w:ind w:left="720" w:hanging="720"/>
        <w:rPr>
          <w:sz w:val="18"/>
          <w:lang w:eastAsia="x-none"/>
        </w:rPr>
      </w:pPr>
    </w:p>
    <w:p w14:paraId="53198BBD" w14:textId="77777777" w:rsidR="00982E91" w:rsidRPr="00DA51C0" w:rsidRDefault="00982E91" w:rsidP="00982E91">
      <w:pPr>
        <w:spacing w:after="120"/>
        <w:ind w:left="720" w:hanging="720"/>
        <w:jc w:val="both"/>
        <w:rPr>
          <w:lang w:eastAsia="x-none"/>
        </w:rPr>
      </w:pPr>
      <w:r w:rsidRPr="00DA51C0">
        <w:rPr>
          <w:highlight w:val="green"/>
          <w:lang w:eastAsia="x-none"/>
        </w:rPr>
        <w:t>Agreement</w:t>
      </w:r>
    </w:p>
    <w:p w14:paraId="1612A3A2" w14:textId="77777777" w:rsidR="00982E91" w:rsidRPr="00982E91" w:rsidRDefault="00982E91" w:rsidP="00982E91">
      <w:pPr>
        <w:spacing w:after="120"/>
        <w:ind w:left="720" w:hanging="720"/>
        <w:jc w:val="both"/>
        <w:rPr>
          <w:rFonts w:eastAsia="SimSun"/>
          <w:lang w:val="x-none" w:eastAsia="x-none"/>
        </w:rPr>
      </w:pPr>
      <w:r w:rsidRPr="00982E91">
        <w:rPr>
          <w:rFonts w:eastAsia="SimSun" w:hint="eastAsia"/>
          <w:lang w:val="x-none" w:eastAsia="x-none"/>
        </w:rPr>
        <w:t xml:space="preserve">Adopt the following TP for Subclause </w:t>
      </w:r>
      <w:r w:rsidRPr="00982E91">
        <w:rPr>
          <w:rFonts w:eastAsia="SimSun"/>
          <w:lang w:val="x-none" w:eastAsia="x-none"/>
        </w:rPr>
        <w:t>6.1.1.</w:t>
      </w:r>
      <w:r w:rsidRPr="00982E91">
        <w:rPr>
          <w:rFonts w:eastAsia="SimSun" w:hint="eastAsia"/>
          <w:lang w:val="x-none" w:eastAsia="x-none"/>
        </w:rPr>
        <w:t>2 of TS38.214:</w:t>
      </w:r>
    </w:p>
    <w:p w14:paraId="015F6AEA" w14:textId="77777777" w:rsidR="00DA51C0" w:rsidRPr="00982E91" w:rsidRDefault="00DA51C0" w:rsidP="00DA51C0">
      <w:pPr>
        <w:ind w:left="720" w:hanging="720"/>
        <w:jc w:val="center"/>
      </w:pPr>
      <w:r w:rsidRPr="00982E91">
        <w:t>----------------------------------------------------Start of TP ----------------------------------------------------------------</w:t>
      </w:r>
    </w:p>
    <w:p w14:paraId="2CB945DB" w14:textId="77777777" w:rsidR="00982E91" w:rsidRPr="00982E91" w:rsidRDefault="00982E91" w:rsidP="00314879">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 xml:space="preserve">If aperiodic SRS resource set is configured, the associated NZP-CSI-RS </w:t>
      </w:r>
      <w:del w:id="255" w:author="CATT" w:date="2018-07-17T13:51:00Z">
        <w:r w:rsidRPr="00982E91" w:rsidDel="00714420">
          <w:rPr>
            <w:rFonts w:ascii="Times New Roman" w:eastAsia="MS Mincho" w:hAnsi="Times New Roman"/>
            <w:szCs w:val="20"/>
          </w:rPr>
          <w:delText xml:space="preserve">for UL channel measurement </w:delText>
        </w:r>
      </w:del>
      <w:r w:rsidRPr="00982E91">
        <w:rPr>
          <w:rFonts w:ascii="Times New Roman" w:eastAsia="MS Mincho" w:hAnsi="Times New Roman"/>
          <w:szCs w:val="20"/>
        </w:rPr>
        <w:t xml:space="preserve">is indicated via SRS request field in DCI format 0_1 and 1_1, where </w:t>
      </w:r>
      <w:r w:rsidRPr="00982E91">
        <w:rPr>
          <w:rFonts w:ascii="Times New Roman" w:eastAsia="MS Mincho" w:hAnsi="Times New Roman"/>
          <w:i/>
          <w:szCs w:val="20"/>
        </w:rPr>
        <w:t>AperiodicSRS-ResourceTrigger</w:t>
      </w:r>
      <w:r w:rsidRPr="00982E91">
        <w:rPr>
          <w:rFonts w:ascii="Times New Roman" w:eastAsia="MS Mincho" w:hAnsi="Times New Roman"/>
          <w:szCs w:val="20"/>
        </w:rPr>
        <w:t xml:space="preserve"> (indicating the association </w:t>
      </w:r>
      <w:del w:id="256" w:author="CATT" w:date="2018-07-17T13:51:00Z">
        <w:r w:rsidRPr="00982E91" w:rsidDel="00714420">
          <w:rPr>
            <w:rFonts w:ascii="Times New Roman" w:eastAsia="MS Mincho" w:hAnsi="Times New Roman"/>
            <w:szCs w:val="20"/>
          </w:rPr>
          <w:delText xml:space="preserve">among </w:delText>
        </w:r>
      </w:del>
      <w:ins w:id="257" w:author="CATT" w:date="2018-07-17T13:51:00Z">
        <w:r w:rsidRPr="00982E91">
          <w:rPr>
            <w:rFonts w:ascii="Times New Roman" w:eastAsia="MS Mincho" w:hAnsi="Times New Roman"/>
            <w:szCs w:val="20"/>
          </w:rPr>
          <w:t xml:space="preserve">between </w:t>
        </w:r>
      </w:ins>
      <w:r w:rsidRPr="00982E91">
        <w:rPr>
          <w:rFonts w:ascii="Times New Roman" w:eastAsia="MS Mincho" w:hAnsi="Times New Roman"/>
          <w:szCs w:val="20"/>
        </w:rPr>
        <w:t>aperiodic SRS triggering state</w:t>
      </w:r>
      <w:ins w:id="258" w:author="CATT" w:date="2018-07-17T13:51:00Z">
        <w:r w:rsidRPr="00982E91">
          <w:rPr>
            <w:rFonts w:ascii="Times New Roman" w:eastAsia="MS Mincho" w:hAnsi="Times New Roman"/>
            <w:szCs w:val="20"/>
          </w:rPr>
          <w:t xml:space="preserve"> and SRS resource sets</w:t>
        </w:r>
      </w:ins>
      <w:r w:rsidRPr="00982E91">
        <w:rPr>
          <w:rFonts w:ascii="Times New Roman" w:eastAsia="MS Mincho" w:hAnsi="Times New Roman"/>
          <w:szCs w:val="20"/>
        </w:rPr>
        <w:t xml:space="preserve">), triggered SRS resource(s) </w:t>
      </w:r>
      <w:r w:rsidRPr="00982E91">
        <w:rPr>
          <w:rFonts w:ascii="Times New Roman" w:eastAsia="MS Mincho" w:hAnsi="Times New Roman"/>
          <w:i/>
          <w:iCs/>
          <w:szCs w:val="20"/>
        </w:rPr>
        <w:t>srs-ResourceSetId</w:t>
      </w:r>
      <w:r w:rsidRPr="00982E91">
        <w:rPr>
          <w:rFonts w:ascii="Times New Roman" w:eastAsia="MS Mincho" w:hAnsi="Times New Roman"/>
          <w:szCs w:val="20"/>
        </w:rPr>
        <w:t xml:space="preserve">, </w:t>
      </w:r>
      <w:r w:rsidRPr="00982E91">
        <w:rPr>
          <w:rFonts w:ascii="Times New Roman" w:eastAsia="MS Mincho" w:hAnsi="Times New Roman"/>
          <w:i/>
          <w:iCs/>
          <w:szCs w:val="20"/>
        </w:rPr>
        <w:t>csi-RS (</w:t>
      </w:r>
      <w:r w:rsidRPr="00982E91">
        <w:rPr>
          <w:rFonts w:ascii="Times New Roman" w:eastAsia="MS Mincho" w:hAnsi="Times New Roman"/>
          <w:iCs/>
          <w:szCs w:val="20"/>
        </w:rPr>
        <w:t xml:space="preserve">indicating the associated </w:t>
      </w:r>
      <w:r w:rsidRPr="00982E91">
        <w:rPr>
          <w:rFonts w:ascii="Times New Roman" w:eastAsia="MS Mincho" w:hAnsi="Times New Roman"/>
          <w:i/>
          <w:iCs/>
          <w:szCs w:val="20"/>
        </w:rPr>
        <w:t>NZP-CSI-RS-ResourceId</w:t>
      </w:r>
      <w:del w:id="259" w:author="CATT" w:date="2018-07-17T13:52:00Z">
        <w:r w:rsidRPr="00982E91" w:rsidDel="00714420">
          <w:rPr>
            <w:rFonts w:ascii="Times New Roman" w:eastAsia="MS Mincho" w:hAnsi="Times New Roman"/>
            <w:i/>
            <w:iCs/>
            <w:szCs w:val="20"/>
          </w:rPr>
          <w:delText xml:space="preserve"> </w:delText>
        </w:r>
        <w:r w:rsidRPr="00982E91" w:rsidDel="00714420">
          <w:rPr>
            <w:rFonts w:ascii="Times New Roman" w:eastAsia="MS Mincho" w:hAnsi="Times New Roman"/>
            <w:iCs/>
            <w:szCs w:val="20"/>
          </w:rPr>
          <w:delText>for UL channel measurement</w:delText>
        </w:r>
      </w:del>
      <w:r w:rsidRPr="00982E91">
        <w:rPr>
          <w:rFonts w:ascii="Times New Roman" w:eastAsia="MS Mincho" w:hAnsi="Times New Roman"/>
          <w:i/>
          <w:iCs/>
          <w:szCs w:val="20"/>
        </w:rPr>
        <w:t>)</w:t>
      </w:r>
      <w:r w:rsidRPr="00982E91">
        <w:rPr>
          <w:rFonts w:ascii="Times New Roman" w:eastAsia="MS Mincho" w:hAnsi="Times New Roman"/>
          <w:szCs w:val="20"/>
        </w:rPr>
        <w:t xml:space="preserve"> are higher layer configured in </w:t>
      </w:r>
      <w:r w:rsidRPr="00982E91">
        <w:rPr>
          <w:rFonts w:ascii="Times New Roman" w:eastAsia="MS Mincho" w:hAnsi="Times New Roman"/>
          <w:i/>
          <w:szCs w:val="20"/>
        </w:rPr>
        <w:t>SRS-ResourceSet</w:t>
      </w:r>
      <w:r w:rsidRPr="00982E91">
        <w:rPr>
          <w:rFonts w:ascii="Times New Roman" w:eastAsia="MS Mincho" w:hAnsi="Times New Roman"/>
          <w:szCs w:val="20"/>
        </w:rPr>
        <w:t xml:space="preserve">. A UE is not expected to update the SRS precoding information if the gap from the last symbol of the reception of the aperiodic NZP-CSI-RS resource and the first symbol of the aperiodic SRS transmission is less than 42 OFDM symbols. </w:t>
      </w:r>
    </w:p>
    <w:p w14:paraId="1E8F5242" w14:textId="77777777" w:rsidR="00314879" w:rsidRPr="00982E91" w:rsidRDefault="00314879" w:rsidP="00314879">
      <w:pPr>
        <w:ind w:left="720" w:hanging="720"/>
        <w:jc w:val="center"/>
      </w:pPr>
      <w:r w:rsidRPr="00982E91">
        <w:t>----------------------------------------------------End of TP ----------------------------------------------------------------</w:t>
      </w:r>
    </w:p>
    <w:p w14:paraId="209A7C75" w14:textId="77777777" w:rsidR="00982E91" w:rsidRPr="00982E91" w:rsidRDefault="00982E91" w:rsidP="00982E91">
      <w:pPr>
        <w:ind w:left="720" w:hanging="720"/>
        <w:rPr>
          <w:sz w:val="18"/>
          <w:lang w:eastAsia="x-none"/>
        </w:rPr>
      </w:pPr>
    </w:p>
    <w:p w14:paraId="62F6D1FA" w14:textId="77777777" w:rsidR="00982E91" w:rsidRPr="00DA51C0" w:rsidRDefault="00982E91" w:rsidP="00982E91">
      <w:pPr>
        <w:spacing w:after="120"/>
        <w:ind w:left="720" w:hanging="720"/>
        <w:jc w:val="both"/>
        <w:rPr>
          <w:lang w:eastAsia="x-none"/>
        </w:rPr>
      </w:pPr>
      <w:r w:rsidRPr="00DA51C0">
        <w:rPr>
          <w:highlight w:val="green"/>
          <w:lang w:eastAsia="x-none"/>
        </w:rPr>
        <w:t>Agreement</w:t>
      </w:r>
    </w:p>
    <w:p w14:paraId="31E25F27" w14:textId="77777777" w:rsidR="00982E91" w:rsidRPr="00982E91" w:rsidRDefault="00982E91" w:rsidP="00982E91">
      <w:pPr>
        <w:spacing w:after="120"/>
        <w:ind w:left="720" w:hanging="720"/>
        <w:jc w:val="both"/>
        <w:rPr>
          <w:rFonts w:eastAsia="SimSun"/>
          <w:lang w:val="x-none" w:eastAsia="x-none"/>
        </w:rPr>
      </w:pPr>
      <w:r w:rsidRPr="00982E91">
        <w:rPr>
          <w:rFonts w:eastAsia="SimSun" w:hint="eastAsia"/>
          <w:lang w:val="x-none" w:eastAsia="x-none"/>
        </w:rPr>
        <w:t xml:space="preserve">Adopt the following TP for Subclause </w:t>
      </w:r>
      <w:r w:rsidRPr="00982E91">
        <w:rPr>
          <w:rFonts w:eastAsia="SimSun"/>
          <w:lang w:val="x-none" w:eastAsia="x-none"/>
        </w:rPr>
        <w:t>6.1.1.</w:t>
      </w:r>
      <w:r w:rsidRPr="00982E91">
        <w:rPr>
          <w:rFonts w:eastAsia="SimSun" w:hint="eastAsia"/>
          <w:lang w:val="x-none" w:eastAsia="x-none"/>
        </w:rPr>
        <w:t>2 of TS38.214:</w:t>
      </w:r>
    </w:p>
    <w:p w14:paraId="241004EE" w14:textId="77777777" w:rsidR="00DA51C0" w:rsidRPr="00982E91" w:rsidRDefault="00DA51C0" w:rsidP="00DA51C0">
      <w:pPr>
        <w:ind w:left="720" w:hanging="720"/>
        <w:jc w:val="center"/>
      </w:pPr>
      <w:r w:rsidRPr="00982E91">
        <w:t>----------------------------------------------------Start of TP ----------------------------------------------------------------</w:t>
      </w:r>
    </w:p>
    <w:p w14:paraId="6306A0B1" w14:textId="77777777" w:rsidR="00982E91" w:rsidRPr="00982E91" w:rsidRDefault="00982E91" w:rsidP="00314879">
      <w:pPr>
        <w:ind w:left="568" w:hanging="284"/>
        <w:rPr>
          <w:rFonts w:ascii="Times New Roman" w:eastAsia="MS Mincho" w:hAnsi="Times New Roman"/>
          <w:szCs w:val="20"/>
          <w:lang w:val="x-none"/>
        </w:rPr>
      </w:pPr>
      <w:r w:rsidRPr="00982E91">
        <w:rPr>
          <w:rFonts w:ascii="Times New Roman" w:eastAsia="MS Mincho" w:hAnsi="Times New Roman"/>
          <w:szCs w:val="20"/>
        </w:rPr>
        <w:t>-</w:t>
      </w:r>
      <w:r w:rsidRPr="00982E91">
        <w:rPr>
          <w:rFonts w:ascii="Times New Roman" w:eastAsia="MS Mincho" w:hAnsi="Times New Roman"/>
          <w:szCs w:val="20"/>
        </w:rPr>
        <w:tab/>
        <w:t>If the UE configured with aperiodic SRS associated with aperiodic NZP CSI-RS resource, the presence of the associated CSI-RS is indicated by the SRS request field if the value of the SRS request field is not '00' as in Table 7.3.1.1.2-24 of [5, TS 38.212]. The CSI-RS is located in the same slot as the SRS request field</w:t>
      </w:r>
      <w:del w:id="260" w:author="CATT" w:date="2018-08-09T17:57:00Z">
        <w:r w:rsidRPr="00982E91" w:rsidDel="00B42927">
          <w:rPr>
            <w:rFonts w:ascii="Times New Roman" w:eastAsia="MS Mincho" w:hAnsi="Times New Roman"/>
            <w:szCs w:val="20"/>
          </w:rPr>
          <w:delText>, while any of the tci-States for aperiodic CSI-RS shall not be configured with 'QCL-Type-D'</w:delText>
        </w:r>
      </w:del>
      <w:r w:rsidRPr="00982E91">
        <w:rPr>
          <w:rFonts w:ascii="Times New Roman" w:eastAsia="MS Mincho" w:hAnsi="Times New Roman"/>
          <w:szCs w:val="20"/>
        </w:rPr>
        <w:t>.</w:t>
      </w:r>
      <w:ins w:id="261" w:author="CATT" w:date="2018-07-17T16:28:00Z">
        <w:r w:rsidRPr="00982E91">
          <w:rPr>
            <w:rFonts w:ascii="Times New Roman" w:eastAsia="MS Mincho" w:hAnsi="Times New Roman"/>
            <w:szCs w:val="20"/>
          </w:rPr>
          <w:t xml:space="preserve"> If the UE configured with aperiodic SRS associated with aperiodic NZP CSI-RS resource, any of the </w:t>
        </w:r>
      </w:ins>
      <w:ins w:id="262" w:author="CATT" w:date="2018-07-17T16:29:00Z">
        <w:r w:rsidRPr="00982E91">
          <w:rPr>
            <w:rFonts w:ascii="Times New Roman" w:eastAsia="MS Mincho" w:hAnsi="Times New Roman" w:hint="eastAsia"/>
            <w:szCs w:val="20"/>
          </w:rPr>
          <w:t>TCI states configured in the scheduled CC</w:t>
        </w:r>
      </w:ins>
      <w:ins w:id="263" w:author="CATT" w:date="2018-07-17T16:28:00Z">
        <w:r w:rsidRPr="00982E91">
          <w:rPr>
            <w:rFonts w:ascii="Times New Roman" w:eastAsia="MS Mincho" w:hAnsi="Times New Roman"/>
            <w:szCs w:val="20"/>
          </w:rPr>
          <w:t xml:space="preserve"> shall not be configured with 'QCL-TypeD'</w:t>
        </w:r>
      </w:ins>
      <w:ins w:id="264" w:author="CATT" w:date="2018-07-17T16:29:00Z">
        <w:r w:rsidRPr="00982E91">
          <w:rPr>
            <w:rFonts w:ascii="Times New Roman" w:eastAsia="MS Mincho" w:hAnsi="Times New Roman" w:hint="eastAsia"/>
            <w:szCs w:val="20"/>
          </w:rPr>
          <w:t>.</w:t>
        </w:r>
      </w:ins>
    </w:p>
    <w:p w14:paraId="3B9A12BE" w14:textId="77777777" w:rsidR="00314879" w:rsidRPr="00982E91" w:rsidRDefault="00314879" w:rsidP="00314879">
      <w:pPr>
        <w:ind w:left="720" w:hanging="720"/>
        <w:jc w:val="center"/>
      </w:pPr>
      <w:r w:rsidRPr="00982E91">
        <w:t>----------------------------------------------------End of TP ----------------------------------------------------------------</w:t>
      </w:r>
    </w:p>
    <w:p w14:paraId="554FB29C" w14:textId="77777777" w:rsidR="00982E91" w:rsidRPr="00982E91" w:rsidRDefault="00982E91" w:rsidP="00982E91">
      <w:pPr>
        <w:ind w:left="720" w:hanging="720"/>
        <w:rPr>
          <w:lang w:eastAsia="x-none"/>
        </w:rPr>
      </w:pPr>
    </w:p>
    <w:p w14:paraId="7B0CE2CA" w14:textId="77777777" w:rsidR="00982E91" w:rsidRPr="00314879" w:rsidRDefault="00982E91" w:rsidP="00982E91">
      <w:pPr>
        <w:ind w:left="720" w:hanging="720"/>
      </w:pPr>
      <w:r w:rsidRPr="00314879">
        <w:rPr>
          <w:highlight w:val="green"/>
        </w:rPr>
        <w:t>Agreement</w:t>
      </w:r>
      <w:r w:rsidRPr="00314879">
        <w:t xml:space="preserve"> </w:t>
      </w:r>
    </w:p>
    <w:p w14:paraId="386553E6" w14:textId="77777777" w:rsidR="00982E91" w:rsidRPr="00982E91" w:rsidRDefault="00982E91" w:rsidP="00982E91">
      <w:pPr>
        <w:ind w:left="720" w:hanging="720"/>
      </w:pPr>
      <w:r w:rsidRPr="00982E91">
        <w:t>Agree the TP to 6.1.1.2 of 38.214</w:t>
      </w:r>
    </w:p>
    <w:p w14:paraId="2250636A" w14:textId="77777777" w:rsidR="00982E91" w:rsidRPr="00982E91" w:rsidRDefault="00982E91" w:rsidP="00982E91">
      <w:pPr>
        <w:jc w:val="center"/>
      </w:pPr>
      <w:r w:rsidRPr="00982E91">
        <w:t>----------------------------------------------------Start of TP ----------------------------------------------------------------</w:t>
      </w:r>
    </w:p>
    <w:p w14:paraId="0102B094" w14:textId="77777777" w:rsidR="00982E91" w:rsidRPr="00982E91" w:rsidRDefault="00982E91" w:rsidP="00982E91">
      <w:pPr>
        <w:ind w:left="720" w:hanging="720"/>
      </w:pPr>
      <w:r w:rsidRPr="00982E91">
        <w:t>6.1.1.2</w:t>
      </w:r>
      <w:r w:rsidRPr="00982E91">
        <w:tab/>
        <w:t>Non-Codebook based UL transmission</w:t>
      </w:r>
    </w:p>
    <w:p w14:paraId="5F3CD3CA" w14:textId="77777777" w:rsidR="00982E91" w:rsidRPr="00982E91" w:rsidRDefault="00982E91" w:rsidP="00982E91">
      <w:pPr>
        <w:ind w:left="720" w:hanging="720"/>
        <w:jc w:val="center"/>
        <w:rPr>
          <w:color w:val="000000"/>
        </w:rPr>
      </w:pPr>
      <w:r w:rsidRPr="00982E91">
        <w:rPr>
          <w:color w:val="000000"/>
        </w:rPr>
        <w:t>&lt;unrelated part omitted&gt;</w:t>
      </w:r>
    </w:p>
    <w:p w14:paraId="3B95C4CD" w14:textId="77777777" w:rsidR="00982E91" w:rsidRPr="00982E91" w:rsidRDefault="00982E91" w:rsidP="00982E91">
      <w:r w:rsidRPr="00982E91">
        <w:t xml:space="preserve">The UE shall perform one-to-one mapping from the indicated SRI(s) to the indicated DM-RS ports(s) </w:t>
      </w:r>
      <w:del w:id="265" w:author="CATT" w:date="2018-07-18T09:54:00Z">
        <w:r w:rsidRPr="00982E91" w:rsidDel="0019490E">
          <w:delText>in the</w:delText>
        </w:r>
      </w:del>
      <w:ins w:id="266" w:author="CATT" w:date="2018-07-18T09:54:00Z">
        <w:r w:rsidRPr="00982E91">
          <w:t>given by</w:t>
        </w:r>
      </w:ins>
      <w:r w:rsidRPr="00982E91">
        <w:t xml:space="preserve"> DCI format 0_1</w:t>
      </w:r>
      <w:r w:rsidRPr="00982E91">
        <w:rPr>
          <w:rFonts w:eastAsia="SimSun" w:hint="eastAsia"/>
        </w:rPr>
        <w:t xml:space="preserve"> </w:t>
      </w:r>
      <w:ins w:id="267" w:author="CATT" w:date="2018-08-09T17:55:00Z">
        <w:r w:rsidRPr="00982E91">
          <w:t>or</w:t>
        </w:r>
        <w:r w:rsidRPr="00982E91">
          <w:rPr>
            <w:rFonts w:eastAsia="SimSun" w:hint="eastAsia"/>
          </w:rPr>
          <w:t xml:space="preserve"> </w:t>
        </w:r>
        <w:r w:rsidRPr="00982E91">
          <w:rPr>
            <w:i/>
          </w:rPr>
          <w:t>ConfiguredGrantConfig</w:t>
        </w:r>
        <w:r w:rsidRPr="00982E91">
          <w:rPr>
            <w:rFonts w:eastAsia="SimSun" w:hint="eastAsia"/>
            <w:i/>
          </w:rPr>
          <w:t xml:space="preserve"> </w:t>
        </w:r>
        <w:r w:rsidRPr="00982E91">
          <w:rPr>
            <w:color w:val="000000"/>
          </w:rPr>
          <w:t>according to subclause 6.1.2.3</w:t>
        </w:r>
        <w:r w:rsidRPr="00982E91">
          <w:rPr>
            <w:rFonts w:eastAsia="SimSun" w:hint="eastAsia"/>
            <w:color w:val="000000"/>
          </w:rPr>
          <w:t xml:space="preserve"> </w:t>
        </w:r>
      </w:ins>
      <w:r w:rsidRPr="00982E91">
        <w:t>in increasing order.</w:t>
      </w:r>
      <w:ins w:id="268" w:author="CATT" w:date="2018-07-17T11:14:00Z">
        <w:r w:rsidRPr="00982E91">
          <w:rPr>
            <w:rFonts w:eastAsia="DengXian" w:hint="eastAsia"/>
            <w:color w:val="000000"/>
          </w:rPr>
          <w:t xml:space="preserve"> </w:t>
        </w:r>
      </w:ins>
    </w:p>
    <w:p w14:paraId="7BABB84C" w14:textId="77777777" w:rsidR="00982E91" w:rsidRPr="00982E91" w:rsidRDefault="00982E91" w:rsidP="00982E91">
      <w:pPr>
        <w:ind w:left="720" w:hanging="720"/>
        <w:jc w:val="center"/>
      </w:pPr>
      <w:r w:rsidRPr="00982E91">
        <w:rPr>
          <w:color w:val="000000"/>
        </w:rPr>
        <w:t>&lt;unrelated part omitted&gt;</w:t>
      </w:r>
    </w:p>
    <w:p w14:paraId="05CA34EC" w14:textId="77777777" w:rsidR="00982E91" w:rsidRPr="00982E91" w:rsidRDefault="00982E91" w:rsidP="00982E91">
      <w:pPr>
        <w:jc w:val="center"/>
      </w:pPr>
      <w:r w:rsidRPr="00982E91">
        <w:lastRenderedPageBreak/>
        <w:t>----------------------------------------------------End of TP ----------------------------------------------------------------</w:t>
      </w:r>
    </w:p>
    <w:p w14:paraId="395CF835" w14:textId="77777777" w:rsidR="00982E91" w:rsidRPr="00982E91" w:rsidRDefault="00982E91" w:rsidP="00982E91">
      <w:pPr>
        <w:ind w:left="720" w:hanging="720"/>
        <w:rPr>
          <w:lang w:eastAsia="x-none"/>
        </w:rPr>
      </w:pPr>
    </w:p>
    <w:p w14:paraId="3BFEBDC4" w14:textId="77777777" w:rsidR="00982E91" w:rsidRPr="00314879" w:rsidRDefault="00982E91" w:rsidP="00982E91">
      <w:pPr>
        <w:ind w:left="720" w:hanging="720"/>
        <w:rPr>
          <w:szCs w:val="20"/>
        </w:rPr>
      </w:pPr>
      <w:r w:rsidRPr="00314879">
        <w:rPr>
          <w:szCs w:val="20"/>
          <w:highlight w:val="green"/>
        </w:rPr>
        <w:t>Agreement</w:t>
      </w:r>
    </w:p>
    <w:p w14:paraId="36C2E08B" w14:textId="77777777" w:rsidR="00982E91" w:rsidRPr="00982E91" w:rsidRDefault="00982E91" w:rsidP="00982E91">
      <w:pPr>
        <w:ind w:left="720" w:hanging="720"/>
        <w:rPr>
          <w:rFonts w:eastAsia="SimSun"/>
          <w:szCs w:val="20"/>
        </w:rPr>
      </w:pPr>
      <w:r w:rsidRPr="00982E91">
        <w:rPr>
          <w:szCs w:val="20"/>
        </w:rPr>
        <w:t xml:space="preserve">Confirm the working assumption of </w:t>
      </w:r>
      <w:r w:rsidRPr="00982E91">
        <w:rPr>
          <w:rFonts w:eastAsia="SimSun"/>
          <w:szCs w:val="20"/>
        </w:rPr>
        <w:t>TP to 38.214, Section 6.1.1.2:</w:t>
      </w:r>
    </w:p>
    <w:p w14:paraId="51452AAA" w14:textId="77777777" w:rsidR="00314879" w:rsidRPr="00982E91" w:rsidRDefault="00314879" w:rsidP="00314879">
      <w:pPr>
        <w:ind w:left="720" w:hanging="720"/>
        <w:jc w:val="center"/>
      </w:pPr>
      <w:r w:rsidRPr="00982E91">
        <w:t>----------------------------------------------------Start of TP ----------------------------------------------------------------</w:t>
      </w:r>
    </w:p>
    <w:p w14:paraId="756EE0B2" w14:textId="77777777" w:rsidR="00982E91" w:rsidRPr="00982E91" w:rsidRDefault="00982E91" w:rsidP="00982E91">
      <w:pPr>
        <w:ind w:left="720" w:hanging="720"/>
        <w:rPr>
          <w:rFonts w:eastAsia="SimSun"/>
          <w:szCs w:val="20"/>
        </w:rPr>
      </w:pPr>
      <w:r w:rsidRPr="00982E91">
        <w:rPr>
          <w:rFonts w:eastAsia="SimSun"/>
          <w:szCs w:val="20"/>
        </w:rPr>
        <w:t>6.1.1.2</w:t>
      </w:r>
      <w:r w:rsidRPr="00982E91">
        <w:rPr>
          <w:rFonts w:eastAsia="SimSun"/>
          <w:szCs w:val="20"/>
        </w:rPr>
        <w:tab/>
      </w:r>
      <w:r w:rsidRPr="00982E91">
        <w:rPr>
          <w:rFonts w:eastAsia="SimSun"/>
          <w:szCs w:val="20"/>
        </w:rPr>
        <w:tab/>
        <w:t>Non-Codebook based UL transmission</w:t>
      </w:r>
    </w:p>
    <w:p w14:paraId="39AEF9D6" w14:textId="77777777" w:rsidR="00982E91" w:rsidRPr="00982E91" w:rsidRDefault="00982E91" w:rsidP="00982E91">
      <w:pPr>
        <w:rPr>
          <w:color w:val="000000"/>
          <w:szCs w:val="20"/>
        </w:rPr>
      </w:pPr>
      <w:r w:rsidRPr="00982E91">
        <w:rPr>
          <w:color w:val="000000"/>
          <w:szCs w:val="20"/>
        </w:rPr>
        <w:t xml:space="preserve">For non-codebook based transmission, the UE can determine its PUSCH precoder and transmission rank based on the wideband SRI </w:t>
      </w:r>
      <w:r w:rsidRPr="00982E91">
        <w:rPr>
          <w:strike/>
          <w:color w:val="FF0000"/>
          <w:szCs w:val="20"/>
          <w:u w:val="single"/>
        </w:rPr>
        <w:t xml:space="preserve">given by </w:t>
      </w:r>
      <w:r w:rsidRPr="00982E91">
        <w:rPr>
          <w:i/>
          <w:strike/>
          <w:color w:val="FF0000"/>
          <w:szCs w:val="20"/>
          <w:u w:val="single"/>
        </w:rPr>
        <w:t>SRS resource indicator</w:t>
      </w:r>
      <w:r w:rsidRPr="00982E91">
        <w:rPr>
          <w:strike/>
          <w:color w:val="FF0000"/>
          <w:szCs w:val="20"/>
          <w:u w:val="single"/>
        </w:rPr>
        <w:t xml:space="preserve"> field from the DCI</w:t>
      </w:r>
      <w:r w:rsidRPr="00982E91">
        <w:rPr>
          <w:color w:val="FF0000"/>
          <w:szCs w:val="20"/>
          <w:u w:val="single"/>
        </w:rPr>
        <w:t xml:space="preserve"> when multiple SRS resources are configured, where the SRI is given by the SRS resource indicator in DCI according to subclause 7.3.1.1.2 of [TS 38.212], or the </w:t>
      </w:r>
      <w:r w:rsidRPr="00982E91">
        <w:rPr>
          <w:rFonts w:eastAsia="DengXian"/>
          <w:color w:val="FF0000"/>
          <w:szCs w:val="20"/>
          <w:u w:val="single"/>
        </w:rPr>
        <w:t xml:space="preserve">SRI is given by </w:t>
      </w:r>
      <w:r w:rsidRPr="00982E91">
        <w:rPr>
          <w:i/>
          <w:color w:val="FF0000"/>
          <w:szCs w:val="20"/>
          <w:u w:val="single"/>
        </w:rPr>
        <w:t>srs-ResourceIndicator</w:t>
      </w:r>
      <w:r w:rsidRPr="00982E91">
        <w:rPr>
          <w:color w:val="FF0000"/>
          <w:szCs w:val="20"/>
          <w:u w:val="single"/>
        </w:rPr>
        <w:t xml:space="preserve"> according to subclause 6.1.2.3</w:t>
      </w:r>
      <w:r w:rsidRPr="00982E91">
        <w:rPr>
          <w:szCs w:val="20"/>
        </w:rPr>
        <w:t>.</w:t>
      </w:r>
    </w:p>
    <w:p w14:paraId="36B907FE" w14:textId="77777777" w:rsidR="00314879" w:rsidRPr="00982E91" w:rsidRDefault="00314879" w:rsidP="00314879">
      <w:pPr>
        <w:ind w:left="720" w:hanging="720"/>
        <w:jc w:val="center"/>
      </w:pPr>
      <w:r w:rsidRPr="00982E91">
        <w:t>----------------------------------------------------End of TP ----------------------------------------------------------------</w:t>
      </w:r>
    </w:p>
    <w:p w14:paraId="628D5CD2" w14:textId="77777777" w:rsidR="00982E91" w:rsidRPr="00982E91" w:rsidRDefault="00982E91" w:rsidP="00982E91">
      <w:pPr>
        <w:ind w:left="720" w:hanging="720"/>
        <w:rPr>
          <w:lang w:eastAsia="x-none"/>
        </w:rPr>
      </w:pPr>
    </w:p>
    <w:p w14:paraId="70E1C26A" w14:textId="77777777" w:rsidR="00982E91" w:rsidRPr="00982E91" w:rsidRDefault="00982E91" w:rsidP="00982E91">
      <w:pPr>
        <w:ind w:left="720" w:hanging="720"/>
        <w:rPr>
          <w:lang w:eastAsia="x-none"/>
        </w:rPr>
      </w:pPr>
    </w:p>
    <w:p w14:paraId="1FEC5BAA" w14:textId="15879E0F" w:rsidR="00982E91" w:rsidRPr="00EC3B13" w:rsidRDefault="001B7BF2" w:rsidP="00982E91">
      <w:pPr>
        <w:ind w:left="720" w:hanging="720"/>
        <w:rPr>
          <w:b/>
          <w:lang w:eastAsia="x-none"/>
        </w:rPr>
      </w:pPr>
      <w:hyperlink r:id="rId806" w:history="1">
        <w:r w:rsidR="00D93AE1" w:rsidRPr="00EC3B13">
          <w:rPr>
            <w:rStyle w:val="Hyperlink"/>
            <w:b/>
          </w:rPr>
          <w:t>R1-1809740</w:t>
        </w:r>
      </w:hyperlink>
      <w:r w:rsidR="00982E91" w:rsidRPr="00EC3B13">
        <w:rPr>
          <w:b/>
          <w:lang w:eastAsia="x-none"/>
        </w:rPr>
        <w:tab/>
        <w:t>Summary on Issues of PRB bundling for DL</w:t>
      </w:r>
      <w:r w:rsidR="00982E91" w:rsidRPr="00EC3B13">
        <w:rPr>
          <w:b/>
          <w:lang w:eastAsia="x-none"/>
        </w:rPr>
        <w:tab/>
        <w:t>vivo</w:t>
      </w:r>
    </w:p>
    <w:p w14:paraId="498545AD" w14:textId="77777777" w:rsidR="00982E91" w:rsidRPr="00982E91" w:rsidRDefault="00982E91" w:rsidP="00982E91">
      <w:pPr>
        <w:ind w:left="720" w:hanging="720"/>
        <w:rPr>
          <w:lang w:eastAsia="x-none"/>
        </w:rPr>
      </w:pPr>
    </w:p>
    <w:p w14:paraId="50554235" w14:textId="77777777" w:rsidR="00982E91" w:rsidRPr="00EC3B13" w:rsidRDefault="00982E91" w:rsidP="00982E91">
      <w:pPr>
        <w:ind w:left="720" w:hanging="720"/>
        <w:rPr>
          <w:lang w:eastAsia="x-none"/>
        </w:rPr>
      </w:pPr>
      <w:r w:rsidRPr="00EC3B13">
        <w:rPr>
          <w:highlight w:val="green"/>
          <w:lang w:eastAsia="x-none"/>
        </w:rPr>
        <w:t>Agreement</w:t>
      </w:r>
    </w:p>
    <w:p w14:paraId="71D9C251" w14:textId="77777777" w:rsidR="00982E91" w:rsidRPr="00982E91" w:rsidRDefault="00982E91" w:rsidP="00982E91">
      <w:pPr>
        <w:ind w:left="720" w:hanging="720"/>
        <w:rPr>
          <w:lang w:eastAsia="x-none"/>
        </w:rPr>
      </w:pPr>
      <w:r w:rsidRPr="00982E91">
        <w:rPr>
          <w:lang w:eastAsia="x-none"/>
        </w:rPr>
        <w:t>Text proposal for 38.214 Section 3.3 and 5.1.2.3</w:t>
      </w:r>
    </w:p>
    <w:p w14:paraId="6E8D7BBC" w14:textId="77777777" w:rsidR="00EC3B13" w:rsidRPr="00982E91" w:rsidRDefault="00EC3B13" w:rsidP="00EC3B13">
      <w:pPr>
        <w:ind w:left="720" w:hanging="720"/>
        <w:jc w:val="center"/>
      </w:pPr>
      <w:bookmarkStart w:id="269" w:name="_Toc517439439"/>
      <w:r w:rsidRPr="00982E91">
        <w:t>----------------------------------------------------Start of TP ----------------------------------------------------------------</w:t>
      </w:r>
    </w:p>
    <w:p w14:paraId="4A00A02D" w14:textId="77777777" w:rsidR="00982E91" w:rsidRPr="00982E91" w:rsidRDefault="00982E91" w:rsidP="00EC3B13">
      <w:pPr>
        <w:rPr>
          <w:rFonts w:eastAsia="SimSun"/>
        </w:rPr>
      </w:pPr>
      <w:r w:rsidRPr="00982E91">
        <w:rPr>
          <w:rFonts w:eastAsia="SimSun"/>
        </w:rPr>
        <w:t>3.3</w:t>
      </w:r>
      <w:r w:rsidRPr="00982E91">
        <w:rPr>
          <w:rFonts w:eastAsia="SimSun"/>
        </w:rPr>
        <w:tab/>
        <w:t>Abbreviations</w:t>
      </w:r>
      <w:bookmarkEnd w:id="269"/>
    </w:p>
    <w:p w14:paraId="150DB6D7" w14:textId="77777777" w:rsidR="00982E91" w:rsidRPr="00982E91" w:rsidRDefault="00982E91" w:rsidP="00EC3B13">
      <w:pPr>
        <w:widowControl w:val="0"/>
        <w:autoSpaceDE w:val="0"/>
        <w:autoSpaceDN w:val="0"/>
        <w:adjustRightInd w:val="0"/>
        <w:snapToGrid w:val="0"/>
        <w:ind w:left="720" w:hanging="720"/>
        <w:jc w:val="center"/>
        <w:rPr>
          <w:rFonts w:eastAsia="SimSun"/>
          <w:color w:val="FF0000"/>
          <w:szCs w:val="20"/>
          <w:lang w:eastAsia="zh-CN"/>
        </w:rPr>
      </w:pPr>
      <w:r w:rsidRPr="00982E91">
        <w:rPr>
          <w:rFonts w:eastAsia="SimSun"/>
          <w:color w:val="FF0000"/>
          <w:szCs w:val="20"/>
          <w:lang w:eastAsia="zh-CN"/>
        </w:rPr>
        <w:t xml:space="preserve">&lt; </w:t>
      </w:r>
      <w:r w:rsidRPr="00982E91">
        <w:rPr>
          <w:rFonts w:eastAsia="SimSun"/>
          <w:color w:val="FF0000"/>
          <w:szCs w:val="20"/>
        </w:rPr>
        <w:t>Unchanged parts are omitted</w:t>
      </w:r>
      <w:r w:rsidRPr="00982E91">
        <w:rPr>
          <w:rFonts w:eastAsia="SimSun"/>
          <w:color w:val="FF0000"/>
          <w:szCs w:val="20"/>
          <w:lang w:eastAsia="zh-CN"/>
        </w:rPr>
        <w:t xml:space="preserve"> &gt;</w:t>
      </w:r>
    </w:p>
    <w:p w14:paraId="4A2C1D70" w14:textId="77777777" w:rsidR="00982E91" w:rsidRPr="00982E91" w:rsidRDefault="00982E91" w:rsidP="00EC3B13">
      <w:pPr>
        <w:widowControl w:val="0"/>
        <w:autoSpaceDE w:val="0"/>
        <w:autoSpaceDN w:val="0"/>
        <w:adjustRightInd w:val="0"/>
        <w:snapToGrid w:val="0"/>
        <w:ind w:left="720" w:hanging="720"/>
        <w:rPr>
          <w:rFonts w:eastAsia="SimSun"/>
          <w:color w:val="FF0000"/>
          <w:szCs w:val="20"/>
          <w:lang w:eastAsia="zh-CN"/>
        </w:rPr>
      </w:pPr>
      <w:r w:rsidRPr="00982E91">
        <w:rPr>
          <w:szCs w:val="20"/>
        </w:rPr>
        <w:t>PRG</w:t>
      </w:r>
      <w:r w:rsidRPr="00982E91">
        <w:rPr>
          <w:szCs w:val="20"/>
        </w:rPr>
        <w:tab/>
      </w:r>
      <w:r w:rsidRPr="00982E91">
        <w:rPr>
          <w:strike/>
          <w:color w:val="FF0000"/>
          <w:szCs w:val="20"/>
        </w:rPr>
        <w:t>Physical resource block group</w:t>
      </w:r>
      <w:r w:rsidRPr="00982E91">
        <w:rPr>
          <w:color w:val="FF0000"/>
          <w:szCs w:val="20"/>
        </w:rPr>
        <w:t xml:space="preserve"> Precoding resource block group</w:t>
      </w:r>
    </w:p>
    <w:p w14:paraId="19722888" w14:textId="77777777" w:rsidR="00982E91" w:rsidRPr="00982E91" w:rsidRDefault="00982E91" w:rsidP="00EC3B13">
      <w:pPr>
        <w:widowControl w:val="0"/>
        <w:autoSpaceDE w:val="0"/>
        <w:autoSpaceDN w:val="0"/>
        <w:adjustRightInd w:val="0"/>
        <w:snapToGrid w:val="0"/>
        <w:ind w:left="720" w:hanging="720"/>
        <w:jc w:val="center"/>
        <w:rPr>
          <w:rFonts w:eastAsia="SimSun"/>
          <w:color w:val="FF0000"/>
          <w:szCs w:val="20"/>
          <w:lang w:eastAsia="zh-CN"/>
        </w:rPr>
      </w:pPr>
      <w:r w:rsidRPr="00982E91">
        <w:rPr>
          <w:rFonts w:eastAsia="SimSun"/>
          <w:color w:val="FF0000"/>
          <w:szCs w:val="20"/>
          <w:lang w:eastAsia="zh-CN"/>
        </w:rPr>
        <w:t xml:space="preserve">&lt; </w:t>
      </w:r>
      <w:r w:rsidRPr="00982E91">
        <w:rPr>
          <w:rFonts w:eastAsia="SimSun"/>
          <w:color w:val="FF0000"/>
          <w:szCs w:val="20"/>
        </w:rPr>
        <w:t>Unchanged parts are omitted</w:t>
      </w:r>
      <w:r w:rsidRPr="00982E91">
        <w:rPr>
          <w:rFonts w:eastAsia="SimSun"/>
          <w:color w:val="FF0000"/>
          <w:szCs w:val="20"/>
          <w:lang w:eastAsia="zh-CN"/>
        </w:rPr>
        <w:t xml:space="preserve"> &gt;</w:t>
      </w:r>
    </w:p>
    <w:p w14:paraId="4B89B0E3" w14:textId="77777777" w:rsidR="00982E91" w:rsidRPr="00982E91" w:rsidRDefault="00982E91" w:rsidP="00EC3B13">
      <w:pPr>
        <w:rPr>
          <w:rFonts w:eastAsia="SimSun"/>
        </w:rPr>
      </w:pPr>
      <w:bookmarkStart w:id="270" w:name="_Toc517439452"/>
      <w:r w:rsidRPr="00982E91">
        <w:rPr>
          <w:rFonts w:eastAsia="SimSun"/>
        </w:rPr>
        <w:t>5.1.2.3</w:t>
      </w:r>
      <w:r w:rsidRPr="00982E91">
        <w:rPr>
          <w:rFonts w:eastAsia="SimSun"/>
        </w:rPr>
        <w:tab/>
        <w:t>Physical resource block (PRB) bundling</w:t>
      </w:r>
      <w:bookmarkEnd w:id="270"/>
    </w:p>
    <w:p w14:paraId="7C53D93D" w14:textId="77777777" w:rsidR="00982E91" w:rsidRPr="00982E91" w:rsidRDefault="00982E91" w:rsidP="00EC3B13">
      <w:pPr>
        <w:widowControl w:val="0"/>
        <w:autoSpaceDE w:val="0"/>
        <w:autoSpaceDN w:val="0"/>
        <w:adjustRightInd w:val="0"/>
        <w:snapToGrid w:val="0"/>
        <w:ind w:left="720" w:hanging="720"/>
        <w:jc w:val="center"/>
        <w:rPr>
          <w:rFonts w:eastAsia="SimSun"/>
          <w:color w:val="FF0000"/>
          <w:szCs w:val="20"/>
          <w:lang w:eastAsia="zh-CN"/>
        </w:rPr>
      </w:pPr>
      <w:r w:rsidRPr="00982E91">
        <w:rPr>
          <w:rFonts w:eastAsia="SimSun"/>
          <w:color w:val="FF0000"/>
          <w:szCs w:val="20"/>
          <w:lang w:eastAsia="zh-CN"/>
        </w:rPr>
        <w:t xml:space="preserve">&lt; </w:t>
      </w:r>
      <w:r w:rsidRPr="00982E91">
        <w:rPr>
          <w:rFonts w:eastAsia="SimSun"/>
          <w:color w:val="FF0000"/>
          <w:szCs w:val="20"/>
        </w:rPr>
        <w:t>Unchanged parts are omitted</w:t>
      </w:r>
      <w:r w:rsidRPr="00982E91">
        <w:rPr>
          <w:rFonts w:eastAsia="SimSun"/>
          <w:color w:val="FF0000"/>
          <w:szCs w:val="20"/>
          <w:lang w:eastAsia="zh-CN"/>
        </w:rPr>
        <w:t xml:space="preserve"> &gt;</w:t>
      </w:r>
    </w:p>
    <w:p w14:paraId="37C20521" w14:textId="77777777" w:rsidR="00982E91" w:rsidRPr="00982E91" w:rsidRDefault="00982E91" w:rsidP="00EC3B13">
      <w:pPr>
        <w:rPr>
          <w:color w:val="000000"/>
          <w:szCs w:val="20"/>
        </w:rPr>
      </w:pPr>
      <w:r w:rsidRPr="00982E91">
        <w:rPr>
          <w:color w:val="000000"/>
          <w:szCs w:val="20"/>
        </w:rPr>
        <w:t xml:space="preserve">If </w:t>
      </w:r>
      <w:r w:rsidR="001B7BF2">
        <w:rPr>
          <w:color w:val="000000"/>
          <w:position w:val="-10"/>
          <w:szCs w:val="20"/>
        </w:rPr>
        <w:pict w14:anchorId="134D8091">
          <v:shape id="_x0000_i1051" type="#_x0000_t75" style="width:29.6pt;height:13.6pt">
            <v:imagedata r:id="rId807" o:title=""/>
          </v:shape>
        </w:pict>
      </w:r>
      <w:r w:rsidRPr="00982E91">
        <w:rPr>
          <w:color w:val="000000"/>
          <w:szCs w:val="20"/>
        </w:rPr>
        <w:t xml:space="preserve"> is determined as "wideband", the UE is not expected to be scheduled with non-contiguous </w:t>
      </w:r>
      <w:r w:rsidRPr="00982E91">
        <w:rPr>
          <w:strike/>
          <w:color w:val="FF0000"/>
          <w:szCs w:val="20"/>
        </w:rPr>
        <w:t>resource allocation</w:t>
      </w:r>
      <w:r w:rsidRPr="00982E91">
        <w:rPr>
          <w:color w:val="000000"/>
          <w:szCs w:val="20"/>
        </w:rPr>
        <w:t xml:space="preserve"> </w:t>
      </w:r>
      <w:r w:rsidRPr="00982E91">
        <w:rPr>
          <w:color w:val="FF0000"/>
          <w:szCs w:val="20"/>
        </w:rPr>
        <w:t>PRBs</w:t>
      </w:r>
      <w:r w:rsidRPr="00982E91">
        <w:rPr>
          <w:color w:val="000000"/>
          <w:szCs w:val="20"/>
        </w:rPr>
        <w:t xml:space="preserve"> and the UE may assume that the same precoding is applied to the allocated resource.</w:t>
      </w:r>
    </w:p>
    <w:p w14:paraId="294B8228" w14:textId="26C31B89" w:rsidR="00982E91" w:rsidRPr="00982E91" w:rsidRDefault="00982E91" w:rsidP="00EC3B13">
      <w:pPr>
        <w:jc w:val="both"/>
        <w:rPr>
          <w:color w:val="000000"/>
          <w:szCs w:val="20"/>
        </w:rPr>
      </w:pPr>
      <w:r w:rsidRPr="00982E91">
        <w:rPr>
          <w:color w:val="000000"/>
          <w:szCs w:val="20"/>
        </w:rPr>
        <w:t xml:space="preserve">If </w:t>
      </w:r>
      <w:r w:rsidR="001B7BF2">
        <w:rPr>
          <w:color w:val="000000"/>
          <w:position w:val="-10"/>
          <w:szCs w:val="20"/>
        </w:rPr>
        <w:pict w14:anchorId="7E9F53D3">
          <v:shape id="_x0000_i1052" type="#_x0000_t75" style="width:29.6pt;height:13.6pt">
            <v:imagedata r:id="rId807" o:title=""/>
          </v:shape>
        </w:pict>
      </w:r>
      <w:r w:rsidRPr="00982E91">
        <w:rPr>
          <w:color w:val="000000"/>
          <w:szCs w:val="20"/>
        </w:rPr>
        <w:t xml:space="preserve"> is determined as one of the values among {2, 4}, Precoding Resource Block Group (PRGs) partitions the bandwidth part </w:t>
      </w:r>
      <w:r w:rsidRPr="00982E91">
        <w:rPr>
          <w:i/>
          <w:color w:val="000000"/>
          <w:szCs w:val="20"/>
        </w:rPr>
        <w:t>i</w:t>
      </w:r>
      <w:r w:rsidRPr="00982E91">
        <w:rPr>
          <w:color w:val="000000"/>
          <w:szCs w:val="20"/>
        </w:rPr>
        <w:t xml:space="preserve"> with </w:t>
      </w:r>
      <w:r w:rsidRPr="00982E91">
        <w:rPr>
          <w:noProof/>
          <w:color w:val="000000"/>
          <w:position w:val="-10"/>
          <w:szCs w:val="20"/>
          <w:lang w:eastAsia="en-GB"/>
        </w:rPr>
        <w:drawing>
          <wp:inline distT="0" distB="0" distL="0" distR="0" wp14:anchorId="587103A1" wp14:editId="165DC7B5">
            <wp:extent cx="365760" cy="175260"/>
            <wp:effectExtent l="0" t="0" r="0" b="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808" cstate="print">
                      <a:extLst>
                        <a:ext uri="{28A0092B-C50C-407E-A947-70E740481C1C}">
                          <a14:useLocalDpi xmlns:a14="http://schemas.microsoft.com/office/drawing/2010/main" val="0"/>
                        </a:ext>
                      </a:extLst>
                    </a:blip>
                    <a:srcRect/>
                    <a:stretch>
                      <a:fillRect/>
                    </a:stretch>
                  </pic:blipFill>
                  <pic:spPr bwMode="auto">
                    <a:xfrm>
                      <a:off x="0" y="0"/>
                      <a:ext cx="365760" cy="175260"/>
                    </a:xfrm>
                    <a:prstGeom prst="rect">
                      <a:avLst/>
                    </a:prstGeom>
                    <a:noFill/>
                    <a:ln>
                      <a:noFill/>
                    </a:ln>
                  </pic:spPr>
                </pic:pic>
              </a:graphicData>
            </a:graphic>
          </wp:inline>
        </w:drawing>
      </w:r>
      <w:r w:rsidRPr="00982E91">
        <w:rPr>
          <w:color w:val="000000"/>
          <w:szCs w:val="20"/>
        </w:rPr>
        <w:t xml:space="preserve"> consecutive PRBs. Actual number of consecutive PRBs in each PRG could be one or more. </w:t>
      </w:r>
    </w:p>
    <w:p w14:paraId="50CCF0BA" w14:textId="77777777" w:rsidR="00982E91" w:rsidRPr="00982E91" w:rsidRDefault="00982E91" w:rsidP="00EC3B13">
      <w:pPr>
        <w:rPr>
          <w:color w:val="000000"/>
          <w:szCs w:val="20"/>
        </w:rPr>
      </w:pPr>
      <w:r w:rsidRPr="00982E91">
        <w:rPr>
          <w:color w:val="000000"/>
          <w:szCs w:val="20"/>
        </w:rPr>
        <w:t xml:space="preserve">The first PRG size is given by </w:t>
      </w:r>
      <w:r w:rsidR="001B7BF2">
        <w:rPr>
          <w:color w:val="000000"/>
          <w:position w:val="-12"/>
          <w:szCs w:val="20"/>
        </w:rPr>
        <w:pict w14:anchorId="4EEFE448">
          <v:shape id="_x0000_i1053" type="#_x0000_t75" style="width:105.6pt;height:18.4pt">
            <v:imagedata r:id="rId809" o:title=""/>
          </v:shape>
        </w:pict>
      </w:r>
      <w:r w:rsidRPr="00982E91">
        <w:rPr>
          <w:color w:val="000000"/>
          <w:szCs w:val="20"/>
        </w:rPr>
        <w:t xml:space="preserve">and the last PRG size given by </w:t>
      </w:r>
      <w:r w:rsidR="001B7BF2">
        <w:rPr>
          <w:color w:val="000000"/>
          <w:position w:val="-12"/>
          <w:szCs w:val="20"/>
        </w:rPr>
        <w:pict w14:anchorId="40215EBE">
          <v:shape id="_x0000_i1054" type="#_x0000_t75" style="width:120.8pt;height:18.4pt">
            <v:imagedata r:id="rId810" o:title=""/>
          </v:shape>
        </w:pict>
      </w:r>
      <w:r w:rsidRPr="00982E91">
        <w:rPr>
          <w:color w:val="000000"/>
          <w:szCs w:val="20"/>
        </w:rPr>
        <w:t xml:space="preserve"> if </w:t>
      </w:r>
      <w:r w:rsidR="001B7BF2">
        <w:rPr>
          <w:color w:val="000000"/>
          <w:position w:val="-12"/>
          <w:szCs w:val="20"/>
        </w:rPr>
        <w:pict w14:anchorId="07C9070C">
          <v:shape id="_x0000_i1055" type="#_x0000_t75" style="width:137.6pt;height:18.4pt">
            <v:imagedata r:id="rId811" o:title=""/>
          </v:shape>
        </w:pict>
      </w:r>
      <w:r w:rsidRPr="00982E91">
        <w:rPr>
          <w:color w:val="000000"/>
          <w:szCs w:val="20"/>
        </w:rPr>
        <w:t xml:space="preserve">, and the last PRG size is </w:t>
      </w:r>
      <w:r w:rsidR="001B7BF2">
        <w:rPr>
          <w:color w:val="000000"/>
          <w:position w:val="-12"/>
          <w:szCs w:val="20"/>
        </w:rPr>
        <w:pict w14:anchorId="03178DE9">
          <v:shape id="_x0000_i1056" type="#_x0000_t75" style="width:29.6pt;height:18.4pt">
            <v:imagedata r:id="rId812" o:title=""/>
          </v:shape>
        </w:pict>
      </w:r>
      <w:r w:rsidRPr="00982E91">
        <w:rPr>
          <w:color w:val="000000"/>
          <w:szCs w:val="20"/>
        </w:rPr>
        <w:t xml:space="preserve">if </w:t>
      </w:r>
      <w:r w:rsidR="001B7BF2">
        <w:rPr>
          <w:color w:val="000000"/>
          <w:position w:val="-12"/>
          <w:szCs w:val="20"/>
        </w:rPr>
        <w:pict w14:anchorId="456799B1">
          <v:shape id="_x0000_i1057" type="#_x0000_t75" style="width:137.6pt;height:18.4pt">
            <v:imagedata r:id="rId813" o:title=""/>
          </v:shape>
        </w:pict>
      </w:r>
      <w:r w:rsidRPr="00982E91">
        <w:rPr>
          <w:color w:val="000000"/>
          <w:szCs w:val="20"/>
        </w:rPr>
        <w:t>.</w:t>
      </w:r>
    </w:p>
    <w:p w14:paraId="613BF240" w14:textId="77777777" w:rsidR="00982E91" w:rsidRPr="00982E91" w:rsidRDefault="00982E91" w:rsidP="00EC3B13">
      <w:pPr>
        <w:rPr>
          <w:color w:val="000000"/>
          <w:szCs w:val="20"/>
        </w:rPr>
      </w:pPr>
      <w:r w:rsidRPr="00982E91">
        <w:rPr>
          <w:color w:val="000000"/>
          <w:szCs w:val="20"/>
        </w:rPr>
        <w:t>The UE may assume the same precoding is applied for any downlink contiguous allocation of PRBs in a PRG.</w:t>
      </w:r>
    </w:p>
    <w:p w14:paraId="53C9638E" w14:textId="77777777" w:rsidR="00982E91" w:rsidRPr="00982E91" w:rsidRDefault="00982E91" w:rsidP="00EC3B13">
      <w:pPr>
        <w:jc w:val="center"/>
        <w:rPr>
          <w:rFonts w:ascii="Times New Roman" w:eastAsia="MS Mincho" w:hAnsi="Times New Roman"/>
          <w:color w:val="FF0000"/>
          <w:szCs w:val="20"/>
          <w:lang w:eastAsia="zh-CN"/>
        </w:rPr>
      </w:pPr>
      <w:r w:rsidRPr="00982E91">
        <w:rPr>
          <w:rFonts w:ascii="Times New Roman" w:eastAsia="MS Mincho" w:hAnsi="Times New Roman"/>
          <w:color w:val="FF0000"/>
          <w:szCs w:val="20"/>
          <w:lang w:eastAsia="zh-CN"/>
        </w:rPr>
        <w:t xml:space="preserve">&lt; </w:t>
      </w:r>
      <w:r w:rsidRPr="00982E91">
        <w:rPr>
          <w:rFonts w:ascii="Times New Roman" w:eastAsia="MS Mincho" w:hAnsi="Times New Roman"/>
          <w:color w:val="FF0000"/>
          <w:szCs w:val="20"/>
        </w:rPr>
        <w:t>Unchanged parts are omitted</w:t>
      </w:r>
      <w:r w:rsidRPr="00982E91">
        <w:rPr>
          <w:rFonts w:ascii="Times New Roman" w:eastAsia="MS Mincho" w:hAnsi="Times New Roman"/>
          <w:color w:val="FF0000"/>
          <w:szCs w:val="20"/>
          <w:lang w:eastAsia="zh-CN"/>
        </w:rPr>
        <w:t xml:space="preserve"> &gt;</w:t>
      </w:r>
    </w:p>
    <w:p w14:paraId="6FFD2469" w14:textId="77777777" w:rsidR="00982E91" w:rsidRPr="00982E91" w:rsidRDefault="00982E91" w:rsidP="00EC3B13">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 xml:space="preserve">is set to '1' and two values are configured for the first set of </w:t>
      </w:r>
      <w:r w:rsidR="001B7BF2">
        <w:rPr>
          <w:rFonts w:ascii="Times New Roman" w:eastAsia="MS Mincho" w:hAnsi="Times New Roman"/>
          <w:color w:val="000000"/>
          <w:position w:val="-10"/>
          <w:szCs w:val="20"/>
        </w:rPr>
        <w:pict w14:anchorId="6BCB5676">
          <v:shape id="_x0000_i1058" type="#_x0000_t75" style="width:29.6pt;height:13.6pt">
            <v:imagedata r:id="rId807" o:title=""/>
          </v:shape>
        </w:pict>
      </w:r>
      <w:r w:rsidRPr="00982E91">
        <w:rPr>
          <w:rFonts w:ascii="Times New Roman" w:eastAsia="MS Mincho" w:hAnsi="Times New Roman"/>
          <w:szCs w:val="20"/>
        </w:rPr>
        <w:t xml:space="preserve"> values as </w:t>
      </w:r>
      <w:r w:rsidRPr="00982E91">
        <w:rPr>
          <w:rFonts w:ascii="Times New Roman" w:eastAsia="Malgun Gothic" w:hAnsi="Times New Roman"/>
          <w:color w:val="FF0000"/>
          <w:szCs w:val="20"/>
          <w:lang w:val="x-none"/>
        </w:rPr>
        <w:t>'</w:t>
      </w:r>
      <w:r w:rsidRPr="00982E91">
        <w:rPr>
          <w:rFonts w:ascii="Times New Roman" w:eastAsia="MS Mincho" w:hAnsi="Times New Roman"/>
          <w:szCs w:val="20"/>
        </w:rPr>
        <w:t xml:space="preserve">n2-wideband' (corresponding to two </w:t>
      </w:r>
      <w:r w:rsidR="001B7BF2">
        <w:rPr>
          <w:rFonts w:ascii="Times New Roman" w:eastAsia="MS Mincho" w:hAnsi="Times New Roman"/>
          <w:color w:val="000000"/>
          <w:position w:val="-10"/>
          <w:szCs w:val="20"/>
        </w:rPr>
        <w:pict w14:anchorId="60F8B90E">
          <v:shape id="_x0000_i1059" type="#_x0000_t75" style="width:29.6pt;height:13.6pt">
            <v:imagedata r:id="rId807" o:title=""/>
          </v:shape>
        </w:pict>
      </w:r>
      <w:r w:rsidRPr="00982E91">
        <w:rPr>
          <w:rFonts w:ascii="Times New Roman" w:eastAsia="MS Mincho" w:hAnsi="Times New Roman"/>
          <w:color w:val="000000"/>
          <w:szCs w:val="20"/>
        </w:rPr>
        <w:t xml:space="preserve"> values 2 and wideband</w:t>
      </w:r>
      <w:r w:rsidRPr="00982E91">
        <w:rPr>
          <w:rFonts w:ascii="Times New Roman" w:eastAsia="MS Mincho" w:hAnsi="Times New Roman"/>
          <w:szCs w:val="20"/>
        </w:rPr>
        <w:t xml:space="preserve">) or </w:t>
      </w:r>
      <w:r w:rsidRPr="00982E91">
        <w:rPr>
          <w:rFonts w:ascii="Times New Roman" w:eastAsia="Malgun Gothic" w:hAnsi="Times New Roman"/>
          <w:color w:val="FF0000"/>
          <w:szCs w:val="20"/>
          <w:lang w:val="x-none"/>
        </w:rPr>
        <w:t>'</w:t>
      </w:r>
      <w:r w:rsidRPr="00982E91">
        <w:rPr>
          <w:rFonts w:ascii="Times New Roman" w:eastAsia="MS Mincho" w:hAnsi="Times New Roman"/>
          <w:szCs w:val="20"/>
        </w:rPr>
        <w:t xml:space="preserve">n4-wideband' (corresponding to two </w:t>
      </w:r>
      <w:r w:rsidR="001B7BF2">
        <w:rPr>
          <w:rFonts w:ascii="Times New Roman" w:eastAsia="MS Mincho" w:hAnsi="Times New Roman"/>
          <w:color w:val="000000"/>
          <w:position w:val="-10"/>
          <w:szCs w:val="20"/>
        </w:rPr>
        <w:pict w14:anchorId="7E9C83DF">
          <v:shape id="_x0000_i1060" type="#_x0000_t75" style="width:29.6pt;height:13.6pt">
            <v:imagedata r:id="rId807" o:title=""/>
          </v:shape>
        </w:pict>
      </w:r>
      <w:r w:rsidRPr="00982E91">
        <w:rPr>
          <w:rFonts w:ascii="Times New Roman" w:eastAsia="MS Mincho" w:hAnsi="Times New Roman"/>
          <w:color w:val="000000"/>
          <w:szCs w:val="20"/>
        </w:rPr>
        <w:t xml:space="preserve"> values 4 and wideband</w:t>
      </w:r>
      <w:r w:rsidRPr="00982E91">
        <w:rPr>
          <w:rFonts w:ascii="Times New Roman" w:eastAsia="MS Mincho" w:hAnsi="Times New Roman"/>
          <w:szCs w:val="20"/>
        </w:rPr>
        <w:t>), the UE shall use the value when receiving PDSCH scheduled by the same DCI as follows:</w:t>
      </w:r>
    </w:p>
    <w:p w14:paraId="5D6ACA93" w14:textId="77777777" w:rsidR="00982E91" w:rsidRPr="00982E91" w:rsidRDefault="00982E91" w:rsidP="00EC3B13">
      <w:pPr>
        <w:ind w:left="720" w:hanging="720"/>
        <w:jc w:val="center"/>
        <w:rPr>
          <w:szCs w:val="20"/>
          <w:lang w:eastAsia="x-none"/>
        </w:rPr>
      </w:pPr>
      <w:r w:rsidRPr="00982E91">
        <w:rPr>
          <w:rFonts w:eastAsia="SimSun"/>
          <w:color w:val="FF0000"/>
          <w:szCs w:val="20"/>
          <w:lang w:eastAsia="zh-CN"/>
        </w:rPr>
        <w:t xml:space="preserve">&lt; </w:t>
      </w:r>
      <w:r w:rsidRPr="00982E91">
        <w:rPr>
          <w:rFonts w:eastAsia="SimSun"/>
          <w:color w:val="FF0000"/>
          <w:szCs w:val="20"/>
        </w:rPr>
        <w:t>Unchanged parts are omitted</w:t>
      </w:r>
      <w:r w:rsidRPr="00982E91">
        <w:rPr>
          <w:rFonts w:eastAsia="SimSun"/>
          <w:color w:val="FF0000"/>
          <w:szCs w:val="20"/>
          <w:lang w:eastAsia="zh-CN"/>
        </w:rPr>
        <w:t xml:space="preserve"> &gt;</w:t>
      </w:r>
    </w:p>
    <w:p w14:paraId="32806E2D" w14:textId="77777777" w:rsidR="00EC3B13" w:rsidRPr="00982E91" w:rsidRDefault="00EC3B13" w:rsidP="00EC3B13">
      <w:pPr>
        <w:ind w:left="720" w:hanging="720"/>
        <w:jc w:val="center"/>
      </w:pPr>
      <w:r w:rsidRPr="00982E91">
        <w:t>----------------------------------------------------End of TP ----------------------------------------------------------------</w:t>
      </w:r>
    </w:p>
    <w:p w14:paraId="64EA621C" w14:textId="77777777" w:rsidR="00982E91" w:rsidRPr="00982E91" w:rsidRDefault="00982E91" w:rsidP="00982E91">
      <w:pPr>
        <w:ind w:left="720" w:hanging="720"/>
        <w:rPr>
          <w:lang w:eastAsia="x-none"/>
        </w:rPr>
      </w:pPr>
    </w:p>
    <w:p w14:paraId="0EC2BDEB" w14:textId="210E746B" w:rsidR="00982E91" w:rsidRPr="00EC3B13" w:rsidRDefault="001B7BF2" w:rsidP="00982E91">
      <w:pPr>
        <w:ind w:left="720" w:hanging="720"/>
        <w:rPr>
          <w:b/>
          <w:lang w:eastAsia="x-none"/>
        </w:rPr>
      </w:pPr>
      <w:hyperlink r:id="rId814" w:history="1">
        <w:r w:rsidR="00D93AE1" w:rsidRPr="00EC3B13">
          <w:rPr>
            <w:rStyle w:val="Hyperlink"/>
            <w:b/>
          </w:rPr>
          <w:t>R1-1809896</w:t>
        </w:r>
      </w:hyperlink>
      <w:r w:rsidR="00982E91" w:rsidRPr="00EC3B13">
        <w:rPr>
          <w:b/>
          <w:lang w:eastAsia="x-none"/>
        </w:rPr>
        <w:tab/>
        <w:t>Corrections for UL MIMO for single antenna port, DCI format, and antenna</w:t>
      </w:r>
      <w:r w:rsidR="00982E91" w:rsidRPr="00EC3B13">
        <w:rPr>
          <w:b/>
          <w:lang w:eastAsia="x-none"/>
        </w:rPr>
        <w:tab/>
        <w:t>Ericsson, Nokia, LG</w:t>
      </w:r>
      <w:r w:rsidR="00982E91" w:rsidRPr="00982E91">
        <w:rPr>
          <w:lang w:eastAsia="x-none"/>
        </w:rPr>
        <w:t xml:space="preserve"> </w:t>
      </w:r>
      <w:r w:rsidR="00982E91" w:rsidRPr="00EC3B13">
        <w:rPr>
          <w:b/>
          <w:lang w:eastAsia="x-none"/>
        </w:rPr>
        <w:t>Electronics</w:t>
      </w:r>
    </w:p>
    <w:p w14:paraId="5FFC8981" w14:textId="77777777" w:rsidR="00982E91" w:rsidRPr="00982E91" w:rsidRDefault="00982E91" w:rsidP="00982E91">
      <w:pPr>
        <w:ind w:left="720" w:hanging="720"/>
        <w:rPr>
          <w:lang w:eastAsia="x-none"/>
        </w:rPr>
      </w:pPr>
    </w:p>
    <w:p w14:paraId="76340F59" w14:textId="77777777" w:rsidR="00982E91" w:rsidRPr="00EC3B13" w:rsidRDefault="00982E91" w:rsidP="00982E91">
      <w:pPr>
        <w:ind w:left="720" w:hanging="720"/>
        <w:rPr>
          <w:highlight w:val="green"/>
          <w:lang w:eastAsia="x-none"/>
        </w:rPr>
      </w:pPr>
      <w:r w:rsidRPr="00EC3B13">
        <w:rPr>
          <w:highlight w:val="green"/>
          <w:lang w:eastAsia="x-none"/>
        </w:rPr>
        <w:t>Agreement</w:t>
      </w:r>
    </w:p>
    <w:p w14:paraId="463DC257" w14:textId="77777777" w:rsidR="00982E91" w:rsidRPr="00982E91" w:rsidRDefault="00982E91" w:rsidP="00982E91">
      <w:pPr>
        <w:spacing w:after="120"/>
        <w:jc w:val="both"/>
        <w:rPr>
          <w:lang w:eastAsia="x-none"/>
        </w:rPr>
      </w:pPr>
      <w:r w:rsidRPr="00982E91">
        <w:rPr>
          <w:lang w:eastAsia="x-none"/>
        </w:rPr>
        <w:t>Text proposal for 38.214:</w:t>
      </w:r>
    </w:p>
    <w:p w14:paraId="5A8BE1E4" w14:textId="5E2CA8BB" w:rsidR="00EC3B13" w:rsidRPr="00982E91" w:rsidRDefault="00EC3B13" w:rsidP="00EC3B13">
      <w:pPr>
        <w:ind w:left="720" w:hanging="720"/>
        <w:jc w:val="center"/>
      </w:pPr>
      <w:r w:rsidRPr="00982E91">
        <w:t xml:space="preserve">----------------------------------------------------Start of TP </w:t>
      </w:r>
      <w:r>
        <w:t xml:space="preserve">1a </w:t>
      </w:r>
      <w:r w:rsidRPr="00982E91">
        <w:t>----------------------------------------------------------------</w:t>
      </w:r>
    </w:p>
    <w:p w14:paraId="49F418CF" w14:textId="5768E63E" w:rsidR="00982E91" w:rsidRPr="00982E91" w:rsidRDefault="00982E91" w:rsidP="00982E91">
      <w:pPr>
        <w:rPr>
          <w:color w:val="000000"/>
          <w:szCs w:val="20"/>
        </w:rPr>
      </w:pPr>
      <w:r w:rsidRPr="00982E91">
        <w:rPr>
          <w:color w:val="000000"/>
          <w:szCs w:val="20"/>
        </w:rPr>
        <w:t>6.1.1</w:t>
      </w:r>
      <w:r w:rsidR="00EC3B13">
        <w:rPr>
          <w:color w:val="000000"/>
          <w:szCs w:val="20"/>
        </w:rPr>
        <w:tab/>
      </w:r>
      <w:r w:rsidRPr="00982E91">
        <w:rPr>
          <w:color w:val="000000"/>
          <w:szCs w:val="20"/>
        </w:rPr>
        <w:t>Transmission schemes</w:t>
      </w:r>
    </w:p>
    <w:p w14:paraId="346889B4" w14:textId="77777777" w:rsidR="00982E91" w:rsidRPr="00982E91" w:rsidRDefault="00982E91" w:rsidP="00982E91">
      <w:pPr>
        <w:rPr>
          <w:color w:val="000000"/>
          <w:szCs w:val="20"/>
          <w:u w:val="single"/>
        </w:rPr>
      </w:pPr>
      <w:r w:rsidRPr="00982E91">
        <w:rPr>
          <w:color w:val="000000"/>
          <w:szCs w:val="20"/>
        </w:rPr>
        <w:t xml:space="preserve">Two transmission schemes are supported for PUSCH: codebook based transmission and non-codebook based transmission. The UE is configured with codebook based transmission when the higher layer parameter </w:t>
      </w:r>
      <w:r w:rsidRPr="00982E91">
        <w:rPr>
          <w:i/>
          <w:iCs/>
          <w:color w:val="000000"/>
          <w:szCs w:val="20"/>
        </w:rPr>
        <w:t xml:space="preserve">txConfig </w:t>
      </w:r>
      <w:r w:rsidRPr="00982E91">
        <w:rPr>
          <w:color w:val="000000"/>
          <w:szCs w:val="20"/>
        </w:rPr>
        <w:t>in</w:t>
      </w:r>
      <w:r w:rsidRPr="00982E91">
        <w:rPr>
          <w:i/>
          <w:iCs/>
          <w:color w:val="000000"/>
          <w:szCs w:val="20"/>
        </w:rPr>
        <w:t xml:space="preserve"> PUSCH-Config </w:t>
      </w:r>
      <w:r w:rsidRPr="00982E91">
        <w:rPr>
          <w:color w:val="000000"/>
          <w:szCs w:val="20"/>
        </w:rPr>
        <w:t xml:space="preserve"> is set to 'codebook', the UE is configured non-codebook based transmission when the higher layer parameter </w:t>
      </w:r>
      <w:r w:rsidRPr="00982E91">
        <w:rPr>
          <w:i/>
          <w:iCs/>
          <w:color w:val="000000"/>
          <w:szCs w:val="20"/>
        </w:rPr>
        <w:t>txConfig</w:t>
      </w:r>
      <w:r w:rsidRPr="00982E91">
        <w:rPr>
          <w:color w:val="000000"/>
          <w:szCs w:val="20"/>
        </w:rPr>
        <w:t xml:space="preserve"> is set to 'nonCodebook'. If the higher layer parameter </w:t>
      </w:r>
      <w:r w:rsidRPr="00982E91">
        <w:rPr>
          <w:i/>
          <w:iCs/>
          <w:color w:val="000000"/>
          <w:szCs w:val="20"/>
        </w:rPr>
        <w:t>txConfig</w:t>
      </w:r>
      <w:r w:rsidRPr="00982E91">
        <w:rPr>
          <w:color w:val="000000"/>
          <w:szCs w:val="20"/>
        </w:rPr>
        <w:t xml:space="preserve"> is not configured,</w:t>
      </w:r>
      <w:r w:rsidRPr="00982E91">
        <w:rPr>
          <w:color w:val="FF0000"/>
          <w:szCs w:val="20"/>
          <w:u w:val="single"/>
        </w:rPr>
        <w:t xml:space="preserve"> the UE is not expected to be scheduled by DCI format 0_1.</w:t>
      </w:r>
      <w:r w:rsidRPr="00982E91">
        <w:rPr>
          <w:color w:val="000000"/>
          <w:szCs w:val="20"/>
        </w:rPr>
        <w:t xml:space="preserve"> </w:t>
      </w:r>
      <w:r w:rsidRPr="00982E91">
        <w:rPr>
          <w:rFonts w:ascii="n" w:hAnsi="n"/>
          <w:strike/>
          <w:color w:val="FF0000"/>
          <w:szCs w:val="20"/>
        </w:rPr>
        <w:t>the PUSCH transmission is based on one PUSCH antenna port, which is triggered by DCI format 0_0.</w:t>
      </w:r>
      <w:r w:rsidRPr="00982E91">
        <w:rPr>
          <w:color w:val="000000"/>
          <w:szCs w:val="20"/>
        </w:rPr>
        <w:t xml:space="preserve"> </w:t>
      </w:r>
      <w:r w:rsidRPr="00982E91">
        <w:rPr>
          <w:color w:val="FF0000"/>
          <w:szCs w:val="20"/>
          <w:u w:val="single"/>
        </w:rPr>
        <w:t>If PUSCH is scheduled by DCI format 0_0, the PUSCH transmission is based on a single antenna port.</w:t>
      </w:r>
    </w:p>
    <w:p w14:paraId="60F47959" w14:textId="1BC95369" w:rsidR="00EC3B13" w:rsidRPr="00982E91" w:rsidRDefault="00EC3B13" w:rsidP="00EC3B13">
      <w:pPr>
        <w:ind w:left="720" w:hanging="720"/>
        <w:jc w:val="center"/>
      </w:pPr>
      <w:r w:rsidRPr="00982E91">
        <w:t xml:space="preserve">----------------------------------------------------End of TP </w:t>
      </w:r>
      <w:r>
        <w:t xml:space="preserve">1a </w:t>
      </w:r>
      <w:r w:rsidRPr="00982E91">
        <w:t>----------------------------------------------------------------</w:t>
      </w:r>
    </w:p>
    <w:p w14:paraId="02CB546E" w14:textId="2DDAEE61" w:rsidR="00EC3B13" w:rsidRPr="00982E91" w:rsidRDefault="00EC3B13" w:rsidP="00EC3B13">
      <w:pPr>
        <w:ind w:left="720" w:hanging="720"/>
        <w:jc w:val="center"/>
      </w:pPr>
      <w:r w:rsidRPr="00982E91">
        <w:t xml:space="preserve">----------------------------------------------------Start of TP </w:t>
      </w:r>
      <w:r>
        <w:t>1b</w:t>
      </w:r>
      <w:r w:rsidRPr="00982E91">
        <w:t>----------------------------------------------------------------</w:t>
      </w:r>
    </w:p>
    <w:p w14:paraId="38E6E42E" w14:textId="77777777" w:rsidR="00982E91" w:rsidRPr="00982E91" w:rsidRDefault="00982E91" w:rsidP="00982E91">
      <w:pPr>
        <w:rPr>
          <w:color w:val="000000"/>
          <w:szCs w:val="20"/>
        </w:rPr>
      </w:pPr>
      <w:r w:rsidRPr="00982E91">
        <w:rPr>
          <w:color w:val="000000"/>
          <w:szCs w:val="20"/>
        </w:rPr>
        <w:t xml:space="preserve">6.1.1.1 Codebook based UL transmission </w:t>
      </w:r>
    </w:p>
    <w:p w14:paraId="0CCC9BEB" w14:textId="77777777" w:rsidR="00982E91" w:rsidRPr="00982E91" w:rsidRDefault="00982E91" w:rsidP="00982E91">
      <w:pPr>
        <w:rPr>
          <w:szCs w:val="20"/>
          <w:lang w:eastAsia="x-none"/>
        </w:rPr>
      </w:pPr>
      <w:r w:rsidRPr="00982E91">
        <w:t>For codebook based transmission,</w:t>
      </w:r>
      <w:r w:rsidRPr="00982E91">
        <w:rPr>
          <w:color w:val="FF0000"/>
          <w:u w:val="single"/>
          <w:lang w:eastAsia="zh-CN"/>
        </w:rPr>
        <w:t xml:space="preserve"> PUSCH can be scheduled by DCI format 0_0, DCI format 0_1 or semi-statically configured to operate according to Subclause 6.1.2.3.  If this</w:t>
      </w:r>
      <w:r w:rsidRPr="00982E91">
        <w:rPr>
          <w:color w:val="FF0000"/>
          <w:lang w:eastAsia="zh-CN"/>
        </w:rPr>
        <w:t xml:space="preserve"> </w:t>
      </w:r>
      <w:r w:rsidRPr="00982E91">
        <w:rPr>
          <w:strike/>
          <w:color w:val="FF0000"/>
        </w:rPr>
        <w:t xml:space="preserve">if </w:t>
      </w:r>
      <w:r w:rsidRPr="00982E91">
        <w:t>PUSCH is scheduled by DCI format 0_1, the UE determines its PUSCH transmission precoder based on SRI, TPMI and the transmission rank from the DCI, given by DCI fields of SRS resource indicator and Precoding information and number of layers in subclause 7.3.1.1.2 of [TS 38.212]</w:t>
      </w:r>
      <w:r w:rsidRPr="00982E91">
        <w:rPr>
          <w:color w:val="FF0000"/>
          <w:u w:val="single"/>
        </w:rPr>
        <w:t>.</w:t>
      </w:r>
      <w:r w:rsidRPr="00982E91">
        <w:rPr>
          <w:rFonts w:ascii="n" w:hAnsi="n"/>
          <w:strike/>
          <w:color w:val="FF0000"/>
        </w:rPr>
        <w:t>,</w:t>
      </w:r>
      <w:r w:rsidRPr="00982E91">
        <w:t xml:space="preserve"> </w:t>
      </w:r>
      <w:r w:rsidRPr="00982E91">
        <w:rPr>
          <w:rFonts w:ascii="n" w:hAnsi="n"/>
          <w:strike/>
          <w:color w:val="FF0000"/>
        </w:rPr>
        <w:t>where the</w:t>
      </w:r>
      <w:r w:rsidRPr="00982E91">
        <w:rPr>
          <w:color w:val="FF0000"/>
        </w:rPr>
        <w:t xml:space="preserve"> </w:t>
      </w:r>
      <w:r w:rsidRPr="00982E91">
        <w:rPr>
          <w:color w:val="FF0000"/>
          <w:u w:val="single"/>
        </w:rPr>
        <w:t>The</w:t>
      </w:r>
      <w:r w:rsidRPr="00982E91">
        <w:rPr>
          <w:color w:val="FF0000"/>
        </w:rPr>
        <w:t xml:space="preserve"> </w:t>
      </w:r>
      <w:r w:rsidRPr="00982E91">
        <w:t>TPMI is used to indicate the precoder to be applied over the antenna ports {0…</w:t>
      </w:r>
      <w:r w:rsidRPr="00982E91">
        <w:rPr>
          <w:i/>
          <w:iCs/>
        </w:rPr>
        <w:t>ν</w:t>
      </w:r>
      <w:r w:rsidRPr="00982E91">
        <w:t xml:space="preserve">-1} and that corresponds to the SRS resource selected by the SRI </w:t>
      </w:r>
      <w:r w:rsidRPr="00982E91">
        <w:lastRenderedPageBreak/>
        <w:t>when multiple SRS resources are configured, or if a single SRS resource is configured TPMI is used to indicate the precoder to be applied over the antenna ports {0…</w:t>
      </w:r>
      <w:r w:rsidRPr="00982E91">
        <w:rPr>
          <w:i/>
          <w:iCs/>
        </w:rPr>
        <w:t>ν</w:t>
      </w:r>
      <w:r w:rsidRPr="00982E91">
        <w:t xml:space="preserve">-1} and that corresponds to the SRS resource. The transmission precoder is selected from the uplink codebook that has a number of antenna ports equal to higher layer parameter </w:t>
      </w:r>
      <w:r w:rsidRPr="00982E91">
        <w:rPr>
          <w:i/>
          <w:iCs/>
        </w:rPr>
        <w:t xml:space="preserve">nrofSRS-Ports </w:t>
      </w:r>
      <w:r w:rsidRPr="00982E91">
        <w:t xml:space="preserve">in SRS-Config, as defined in Subclause 6.3.1.5 of [4, TS 38.211]. When the UE is configured with the higher layer parameter </w:t>
      </w:r>
      <w:r w:rsidRPr="00982E91">
        <w:rPr>
          <w:i/>
          <w:iCs/>
        </w:rPr>
        <w:t xml:space="preserve">txConfig </w:t>
      </w:r>
      <w:r w:rsidRPr="00982E91">
        <w:t xml:space="preserve">set to 'codebook', the UE is configured with at least one SRS resource. The indicated SRI in slot </w:t>
      </w:r>
      <w:r w:rsidRPr="00982E91">
        <w:rPr>
          <w:i/>
          <w:iCs/>
        </w:rPr>
        <w:t xml:space="preserve">n </w:t>
      </w:r>
      <w:r w:rsidRPr="00982E91">
        <w:t xml:space="preserve">is associated with the most recent transmission of SRS resource identified by the SRI, where the SRS resource is prior to the PDCCH carrying the SRI before slot </w:t>
      </w:r>
      <w:r w:rsidRPr="00982E91">
        <w:rPr>
          <w:i/>
          <w:iCs/>
        </w:rPr>
        <w:t>n</w:t>
      </w:r>
      <w:r w:rsidRPr="00982E91">
        <w:t>.</w:t>
      </w:r>
    </w:p>
    <w:p w14:paraId="0B44B9AB" w14:textId="3DEC7835" w:rsidR="00EC3B13" w:rsidRPr="00982E91" w:rsidRDefault="00EC3B13" w:rsidP="00EC3B13">
      <w:pPr>
        <w:ind w:left="720" w:hanging="720"/>
        <w:jc w:val="center"/>
      </w:pPr>
      <w:r w:rsidRPr="00982E91">
        <w:t xml:space="preserve">----------------------------------------------------End of TP </w:t>
      </w:r>
      <w:r>
        <w:t xml:space="preserve">1b </w:t>
      </w:r>
      <w:r w:rsidRPr="00982E91">
        <w:t>----------------------------------------------------------------</w:t>
      </w:r>
    </w:p>
    <w:p w14:paraId="15D2A646" w14:textId="547F3E0B" w:rsidR="00EC3B13" w:rsidRPr="00982E91" w:rsidRDefault="00EC3B13" w:rsidP="00EC3B13">
      <w:pPr>
        <w:ind w:left="720" w:hanging="720"/>
        <w:jc w:val="center"/>
      </w:pPr>
      <w:r w:rsidRPr="00982E91">
        <w:t xml:space="preserve">----------------------------------------------------Start of TP </w:t>
      </w:r>
      <w:r>
        <w:t xml:space="preserve">1c </w:t>
      </w:r>
      <w:r w:rsidRPr="00982E91">
        <w:t>----------------------------------------------------------------</w:t>
      </w:r>
    </w:p>
    <w:p w14:paraId="6B2469B3" w14:textId="77777777" w:rsidR="00982E91" w:rsidRPr="00982E91" w:rsidRDefault="00982E91" w:rsidP="00982E91">
      <w:pPr>
        <w:rPr>
          <w:color w:val="000000"/>
          <w:szCs w:val="20"/>
        </w:rPr>
      </w:pPr>
      <w:r w:rsidRPr="00982E91">
        <w:rPr>
          <w:color w:val="000000"/>
          <w:szCs w:val="20"/>
        </w:rPr>
        <w:t xml:space="preserve">6.1.1.2 Non-Codebook based UL transmission </w:t>
      </w:r>
    </w:p>
    <w:p w14:paraId="6EF7D7EF" w14:textId="77777777" w:rsidR="00982E91" w:rsidRPr="00982E91" w:rsidRDefault="00982E91" w:rsidP="00982E91">
      <w:pPr>
        <w:rPr>
          <w:lang w:eastAsia="zh-CN"/>
        </w:rPr>
      </w:pPr>
      <w:r w:rsidRPr="00982E91">
        <w:t xml:space="preserve">For non-codebook based transmission, </w:t>
      </w:r>
      <w:r w:rsidRPr="00982E91">
        <w:rPr>
          <w:color w:val="FF0000"/>
          <w:u w:val="single"/>
          <w:lang w:eastAsia="zh-CN"/>
        </w:rPr>
        <w:t xml:space="preserve">PUSCH can be scheduled by DCI format 0_0, DCI format 0_1 or semi-statically configured to operate according to Subclause 6.1.2.3.  </w:t>
      </w:r>
      <w:r w:rsidRPr="00982E91">
        <w:rPr>
          <w:rFonts w:ascii="n" w:hAnsi="n"/>
          <w:strike/>
          <w:color w:val="FF0000"/>
        </w:rPr>
        <w:t>the</w:t>
      </w:r>
      <w:r w:rsidRPr="00982E91">
        <w:rPr>
          <w:color w:val="FF0000"/>
        </w:rPr>
        <w:t xml:space="preserve"> </w:t>
      </w:r>
      <w:r w:rsidRPr="00982E91">
        <w:rPr>
          <w:color w:val="FF0000"/>
          <w:u w:val="single"/>
        </w:rPr>
        <w:t>The</w:t>
      </w:r>
      <w:r w:rsidRPr="00982E91">
        <w:rPr>
          <w:color w:val="FF0000"/>
        </w:rPr>
        <w:t xml:space="preserve"> </w:t>
      </w:r>
      <w:r w:rsidRPr="00982E91">
        <w:t xml:space="preserve">UE can determine its PUSCH precoder and transmission rank based on the wideband SRI when multiple SRS resources are configured, where the SRI is given by the SRS resource indicator in DCI according to subclause 7.3.1.1.2 of [5, 38.212], or the SRI is given by </w:t>
      </w:r>
      <w:r w:rsidRPr="00982E91">
        <w:rPr>
          <w:i/>
          <w:iCs/>
        </w:rPr>
        <w:t xml:space="preserve">srs-ResourceIndicator </w:t>
      </w:r>
      <w:r w:rsidRPr="00982E91">
        <w:t xml:space="preserve">according to subclause 6.1.2.3. The UE shall use one or multiple SRS resources for SRS transmission, where the number of SRS resources which can be configured to the UE for simultaneously transmission in the same RBs is a UE capability. Only one SRS port for each SRS resource is configured. Only one SRS resource set can be configured with higher layer parameter </w:t>
      </w:r>
      <w:r w:rsidRPr="00982E91">
        <w:rPr>
          <w:i/>
          <w:iCs/>
        </w:rPr>
        <w:t xml:space="preserve">usage </w:t>
      </w:r>
      <w:r w:rsidRPr="00982E91">
        <w:t xml:space="preserve">in </w:t>
      </w:r>
      <w:r w:rsidRPr="00982E91">
        <w:rPr>
          <w:i/>
          <w:iCs/>
        </w:rPr>
        <w:t xml:space="preserve">SRS-ResourceSet </w:t>
      </w:r>
      <w:r w:rsidRPr="00982E91">
        <w:t xml:space="preserve">set to 'nonCodebook'. The maximum number of SRS resources that can be configured for non-codebook based uplink transmission is 4. The indicated SRI in slot </w:t>
      </w:r>
      <w:r w:rsidRPr="00982E91">
        <w:rPr>
          <w:i/>
          <w:iCs/>
        </w:rPr>
        <w:t xml:space="preserve">n </w:t>
      </w:r>
      <w:r w:rsidRPr="00982E91">
        <w:t xml:space="preserve">is associated with the most recent transmission of SRS resource identified by the SRI, where the SRS resource is prior to the PDCCH carrying the SRI before slot </w:t>
      </w:r>
      <w:r w:rsidRPr="00982E91">
        <w:rPr>
          <w:i/>
          <w:iCs/>
        </w:rPr>
        <w:t>n</w:t>
      </w:r>
      <w:r w:rsidRPr="00982E91">
        <w:t>.</w:t>
      </w:r>
    </w:p>
    <w:p w14:paraId="2F954F21" w14:textId="1BB249D8" w:rsidR="00EC3B13" w:rsidRPr="00982E91" w:rsidRDefault="00EC3B13" w:rsidP="00EC3B13">
      <w:pPr>
        <w:ind w:left="720" w:hanging="720"/>
        <w:jc w:val="center"/>
      </w:pPr>
      <w:r w:rsidRPr="00982E91">
        <w:t xml:space="preserve">----------------------------------------------------End of TP </w:t>
      </w:r>
      <w:r>
        <w:t xml:space="preserve">1c </w:t>
      </w:r>
      <w:r w:rsidRPr="00982E91">
        <w:t>----------------------------------------------------------------</w:t>
      </w:r>
    </w:p>
    <w:p w14:paraId="3B42BB66" w14:textId="77777777" w:rsidR="00982E91" w:rsidRPr="00982E91" w:rsidRDefault="00982E91" w:rsidP="00982E91">
      <w:pPr>
        <w:rPr>
          <w:lang w:eastAsia="x-none"/>
        </w:rPr>
      </w:pPr>
    </w:p>
    <w:p w14:paraId="0573C328" w14:textId="77777777" w:rsidR="00982E91" w:rsidRPr="00982E91" w:rsidRDefault="00982E91" w:rsidP="00982E91">
      <w:pPr>
        <w:ind w:left="720" w:hanging="720"/>
        <w:rPr>
          <w:highlight w:val="green"/>
          <w:lang w:eastAsia="x-none"/>
        </w:rPr>
      </w:pPr>
      <w:r w:rsidRPr="00982E91">
        <w:rPr>
          <w:highlight w:val="green"/>
          <w:lang w:eastAsia="x-none"/>
        </w:rPr>
        <w:t>Agreement</w:t>
      </w:r>
    </w:p>
    <w:p w14:paraId="45128ACE" w14:textId="77777777" w:rsidR="00982E91" w:rsidRPr="00982E91" w:rsidRDefault="00982E91" w:rsidP="00982E91">
      <w:pPr>
        <w:ind w:left="720" w:hanging="720"/>
        <w:rPr>
          <w:lang w:eastAsia="x-none"/>
        </w:rPr>
      </w:pPr>
      <w:r w:rsidRPr="00982E91">
        <w:rPr>
          <w:lang w:eastAsia="x-none"/>
        </w:rPr>
        <w:t>Text proposal for TS38.211</w:t>
      </w:r>
    </w:p>
    <w:p w14:paraId="7AED23E3" w14:textId="1411A046" w:rsidR="00575981" w:rsidRPr="00982E91" w:rsidRDefault="00575981" w:rsidP="00575981">
      <w:pPr>
        <w:ind w:left="720" w:hanging="720"/>
        <w:jc w:val="center"/>
      </w:pPr>
      <w:r w:rsidRPr="00982E91">
        <w:t>--------------------------------</w:t>
      </w:r>
      <w:r>
        <w:t xml:space="preserve">--------------------Start of TP </w:t>
      </w:r>
      <w:r w:rsidRPr="00982E91">
        <w:t>----------------------------------------------------------------</w:t>
      </w:r>
    </w:p>
    <w:p w14:paraId="7363E04B" w14:textId="77777777" w:rsidR="00982E91" w:rsidRPr="00982E91" w:rsidRDefault="00982E91" w:rsidP="00982E91">
      <w:pPr>
        <w:rPr>
          <w:color w:val="000000"/>
          <w:szCs w:val="20"/>
        </w:rPr>
      </w:pPr>
      <w:r w:rsidRPr="00982E91">
        <w:rPr>
          <w:color w:val="000000"/>
          <w:szCs w:val="20"/>
        </w:rPr>
        <w:t>6.3.1.5</w:t>
      </w:r>
      <w:r w:rsidRPr="00982E91">
        <w:rPr>
          <w:color w:val="000000"/>
          <w:szCs w:val="20"/>
        </w:rPr>
        <w:tab/>
        <w:t>Precoding</w:t>
      </w:r>
    </w:p>
    <w:p w14:paraId="59A086D2" w14:textId="77777777" w:rsidR="00982E91" w:rsidRPr="00982E91" w:rsidRDefault="00982E91" w:rsidP="00982E91">
      <w:pPr>
        <w:ind w:left="720" w:hanging="720"/>
      </w:pPr>
      <w:r w:rsidRPr="00982E91">
        <w:t xml:space="preserve">The block of vectors </w:t>
      </w:r>
      <w:r w:rsidR="001B7BF2">
        <w:rPr>
          <w:position w:val="-10"/>
        </w:rPr>
        <w:pict w14:anchorId="16059128">
          <v:shape id="_x0000_i1061" type="#_x0000_t75" style="width:93.6pt;height:21.6pt">
            <v:imagedata r:id="rId815" o:title=""/>
          </v:shape>
        </w:pict>
      </w:r>
      <w:r w:rsidRPr="00982E91">
        <w:t xml:space="preserve">, </w:t>
      </w:r>
      <w:r w:rsidR="001B7BF2">
        <w:rPr>
          <w:position w:val="-14"/>
        </w:rPr>
        <w:pict w14:anchorId="68388B5B">
          <v:shape id="_x0000_i1062" type="#_x0000_t75" style="width:78.4pt;height:21.6pt">
            <v:imagedata r:id="rId816" o:title=""/>
          </v:shape>
        </w:pict>
      </w:r>
      <w:r w:rsidRPr="00982E91">
        <w:t xml:space="preserve"> shall be precoded according to</w:t>
      </w:r>
    </w:p>
    <w:p w14:paraId="7E60FD94" w14:textId="77777777" w:rsidR="00982E91" w:rsidRPr="00982E91" w:rsidRDefault="001B7BF2" w:rsidP="00982E91">
      <w:pPr>
        <w:keepLines/>
        <w:numPr>
          <w:ilvl w:val="0"/>
          <w:numId w:val="25"/>
        </w:numPr>
        <w:tabs>
          <w:tab w:val="center" w:pos="4536"/>
          <w:tab w:val="right" w:pos="9072"/>
        </w:tabs>
        <w:spacing w:after="180"/>
        <w:ind w:left="0"/>
        <w:rPr>
          <w:rFonts w:ascii="Times New Roman" w:eastAsia="Times New Roman" w:hAnsi="Times New Roman"/>
          <w:noProof/>
          <w:szCs w:val="20"/>
        </w:rPr>
      </w:pPr>
      <w:r>
        <w:rPr>
          <w:rFonts w:ascii="Times New Roman" w:eastAsia="Times New Roman" w:hAnsi="Times New Roman"/>
          <w:noProof/>
          <w:position w:val="-48"/>
          <w:szCs w:val="20"/>
        </w:rPr>
        <w:pict w14:anchorId="4ACF7EA4">
          <v:shape id="_x0000_i1063" type="#_x0000_t75" style="width:108pt;height:50.4pt">
            <v:imagedata r:id="rId817" o:title=""/>
          </v:shape>
        </w:pict>
      </w:r>
    </w:p>
    <w:p w14:paraId="69ED080E" w14:textId="77777777" w:rsidR="00982E91" w:rsidRPr="00982E91" w:rsidRDefault="00982E91" w:rsidP="00982E91">
      <w:r w:rsidRPr="00982E91">
        <w:t xml:space="preserve">where </w:t>
      </w:r>
      <w:r w:rsidR="001B7BF2">
        <w:rPr>
          <w:position w:val="-14"/>
        </w:rPr>
        <w:pict w14:anchorId="03136D0F">
          <v:shape id="_x0000_i1064" type="#_x0000_t75" style="width:78.4pt;height:21.6pt">
            <v:imagedata r:id="rId818" o:title=""/>
          </v:shape>
        </w:pict>
      </w:r>
      <w:r w:rsidRPr="00982E91">
        <w:t xml:space="preserve">, </w:t>
      </w:r>
      <w:r w:rsidR="001B7BF2">
        <w:rPr>
          <w:position w:val="-14"/>
        </w:rPr>
        <w:pict w14:anchorId="6A7BA88D">
          <v:shape id="_x0000_i1065" type="#_x0000_t75" style="width:65.6pt;height:21.6pt">
            <v:imagedata r:id="rId819" o:title=""/>
          </v:shape>
        </w:pict>
      </w:r>
      <w:r w:rsidRPr="00982E91">
        <w:t xml:space="preserve">. The set of antenna ports </w:t>
      </w:r>
      <w:r w:rsidR="001B7BF2">
        <w:rPr>
          <w:position w:val="-12"/>
        </w:rPr>
        <w:pict w14:anchorId="074F4A76">
          <v:shape id="_x0000_i1066" type="#_x0000_t75" style="width:50.4pt;height:14.4pt">
            <v:imagedata r:id="rId820" o:title=""/>
          </v:shape>
        </w:pict>
      </w:r>
      <w:r w:rsidRPr="00982E91">
        <w:t xml:space="preserve"> shall be determined according to the procedure in [6, TS 38.214]. </w:t>
      </w:r>
    </w:p>
    <w:p w14:paraId="455AF380" w14:textId="77777777" w:rsidR="00982E91" w:rsidRPr="00982E91" w:rsidRDefault="00982E91" w:rsidP="00982E91">
      <w:pPr>
        <w:ind w:left="720" w:hanging="720"/>
      </w:pPr>
      <w:r w:rsidRPr="00982E91">
        <w:t xml:space="preserve">For non-codebook-based transmission, the precoding matrix </w:t>
      </w:r>
      <w:r w:rsidR="001B7BF2">
        <w:rPr>
          <w:position w:val="-6"/>
        </w:rPr>
        <w:pict w14:anchorId="04F9BB06">
          <v:shape id="_x0000_i1067" type="#_x0000_t75" style="width:14.4pt;height:14.4pt">
            <v:imagedata r:id="rId821" o:title=""/>
          </v:shape>
        </w:pict>
      </w:r>
      <w:r w:rsidRPr="00982E91">
        <w:t xml:space="preserve"> equals the identity matrix.</w:t>
      </w:r>
    </w:p>
    <w:p w14:paraId="4D3C5D5A" w14:textId="77777777" w:rsidR="00982E91" w:rsidRPr="00982E91" w:rsidRDefault="00982E91" w:rsidP="00982E91">
      <w:r w:rsidRPr="00982E91">
        <w:t xml:space="preserve">For codebook-based transmission, the precoding matrix </w:t>
      </w:r>
      <w:r w:rsidR="001B7BF2">
        <w:rPr>
          <w:position w:val="-6"/>
        </w:rPr>
        <w:pict w14:anchorId="3612A2BD">
          <v:shape id="_x0000_i1068" type="#_x0000_t75" style="width:14.4pt;height:14.4pt">
            <v:imagedata r:id="rId821" o:title=""/>
          </v:shape>
        </w:pict>
      </w:r>
      <w:r w:rsidRPr="00982E91">
        <w:t xml:space="preserve"> is given by </w:t>
      </w:r>
      <w:r w:rsidR="001B7BF2">
        <w:rPr>
          <w:position w:val="-6"/>
        </w:rPr>
        <w:pict w14:anchorId="05810AAA">
          <v:shape id="_x0000_i1069" type="#_x0000_t75" style="width:29.6pt;height:14.4pt">
            <v:imagedata r:id="rId822" o:title=""/>
          </v:shape>
        </w:pict>
      </w:r>
      <w:r w:rsidRPr="00982E91">
        <w:t xml:space="preserve"> for single-layer transmission on a single antenna port, otherwise by Tables 6.3.1.5-1 to 6.3.1.5-7 with the TPMI index obtained from the DCI scheduling the uplink transmission</w:t>
      </w:r>
      <w:ins w:id="271" w:author="CATT" w:date="2018-07-17T10:38:00Z">
        <w:r w:rsidRPr="00982E91">
          <w:rPr>
            <w:rFonts w:hint="eastAsia"/>
          </w:rPr>
          <w:t xml:space="preserve"> or </w:t>
        </w:r>
      </w:ins>
      <w:ins w:id="272" w:author="CATT" w:date="2018-08-07T09:15:00Z">
        <w:r w:rsidRPr="00982E91">
          <w:t>the</w:t>
        </w:r>
      </w:ins>
      <w:ins w:id="273" w:author="CATT" w:date="2018-08-07T09:14:00Z">
        <w:r w:rsidRPr="00982E91">
          <w:rPr>
            <w:rFonts w:hint="eastAsia"/>
          </w:rPr>
          <w:t xml:space="preserve"> </w:t>
        </w:r>
      </w:ins>
      <w:ins w:id="274" w:author="CATT" w:date="2018-07-17T10:38:00Z">
        <w:r w:rsidRPr="00982E91">
          <w:rPr>
            <w:rFonts w:hint="eastAsia"/>
          </w:rPr>
          <w:t>higher layer parameter</w:t>
        </w:r>
      </w:ins>
      <w:ins w:id="275" w:author="CATT" w:date="2018-07-18T09:48:00Z">
        <w:r w:rsidRPr="00982E91">
          <w:t>s</w:t>
        </w:r>
      </w:ins>
      <w:ins w:id="276" w:author="CATT" w:date="2018-07-17T10:38:00Z">
        <w:r w:rsidRPr="00982E91">
          <w:rPr>
            <w:rFonts w:hint="eastAsia"/>
          </w:rPr>
          <w:t xml:space="preserve"> </w:t>
        </w:r>
        <w:r w:rsidRPr="00982E91">
          <w:t>according to the procedure in [6, TS 38.214]</w:t>
        </w:r>
      </w:ins>
      <w:r w:rsidRPr="00982E91">
        <w:t>.</w:t>
      </w:r>
    </w:p>
    <w:p w14:paraId="1FD61618" w14:textId="77777777" w:rsidR="00982E91" w:rsidRPr="00982E91" w:rsidRDefault="00982E91" w:rsidP="00982E91">
      <w:pPr>
        <w:ind w:left="720" w:hanging="720"/>
        <w:rPr>
          <w:lang w:eastAsia="x-none"/>
        </w:rPr>
      </w:pPr>
      <w:r w:rsidRPr="00982E91">
        <w:rPr>
          <w:color w:val="000000"/>
        </w:rPr>
        <w:t>&lt;unrelated part omitted&gt;</w:t>
      </w:r>
    </w:p>
    <w:p w14:paraId="3390F585" w14:textId="33E82E4F" w:rsidR="00575981" w:rsidRPr="00982E91" w:rsidRDefault="00575981" w:rsidP="00575981">
      <w:pPr>
        <w:ind w:left="720" w:hanging="720"/>
        <w:jc w:val="center"/>
      </w:pPr>
      <w:r w:rsidRPr="00982E91">
        <w:t>------------------------------</w:t>
      </w:r>
      <w:r>
        <w:t xml:space="preserve">----------------------End of TP </w:t>
      </w:r>
      <w:r w:rsidRPr="00982E91">
        <w:t>----------------------------------------------------------------</w:t>
      </w:r>
    </w:p>
    <w:p w14:paraId="731A6CBC" w14:textId="77777777" w:rsidR="00982E91" w:rsidRPr="00982E91" w:rsidRDefault="00982E91" w:rsidP="00982E91">
      <w:pPr>
        <w:ind w:left="720" w:hanging="720"/>
        <w:rPr>
          <w:lang w:eastAsia="x-none"/>
        </w:rPr>
      </w:pPr>
    </w:p>
    <w:p w14:paraId="085A67CE" w14:textId="77777777" w:rsidR="00982E91" w:rsidRPr="00575981" w:rsidRDefault="00982E91" w:rsidP="00982E91">
      <w:pPr>
        <w:ind w:left="720" w:hanging="720"/>
        <w:rPr>
          <w:highlight w:val="green"/>
          <w:lang w:eastAsia="x-none"/>
        </w:rPr>
      </w:pPr>
      <w:r w:rsidRPr="00575981">
        <w:rPr>
          <w:highlight w:val="green"/>
          <w:lang w:eastAsia="x-none"/>
        </w:rPr>
        <w:t>Agreement</w:t>
      </w:r>
    </w:p>
    <w:p w14:paraId="0F4D0BED" w14:textId="3AD89B48" w:rsidR="00982E91" w:rsidRDefault="00982E91" w:rsidP="00982E91">
      <w:pPr>
        <w:ind w:left="720" w:hanging="720"/>
        <w:rPr>
          <w:lang w:eastAsia="x-none"/>
        </w:rPr>
      </w:pPr>
      <w:r w:rsidRPr="00982E91">
        <w:rPr>
          <w:lang w:eastAsia="x-none"/>
        </w:rPr>
        <w:t>Text proposal for TS38.212</w:t>
      </w:r>
    </w:p>
    <w:p w14:paraId="3CC43B2D" w14:textId="77777777" w:rsidR="00575981" w:rsidRPr="00982E91" w:rsidRDefault="00575981" w:rsidP="00575981">
      <w:pPr>
        <w:ind w:left="720" w:hanging="720"/>
        <w:jc w:val="center"/>
      </w:pPr>
      <w:r w:rsidRPr="00982E91">
        <w:t>--------------------------------</w:t>
      </w:r>
      <w:r>
        <w:t xml:space="preserve">--------------------Start of TP </w:t>
      </w:r>
      <w:r w:rsidRPr="00982E91">
        <w:t>----------------------------------------------------------------</w:t>
      </w:r>
    </w:p>
    <w:p w14:paraId="19CF3E85" w14:textId="77777777" w:rsidR="00982E91" w:rsidRPr="00982E91" w:rsidRDefault="00982E91" w:rsidP="00982E91">
      <w:pPr>
        <w:rPr>
          <w:color w:val="000000"/>
          <w:szCs w:val="20"/>
        </w:rPr>
      </w:pPr>
      <w:r w:rsidRPr="00982E91">
        <w:rPr>
          <w:rFonts w:hint="eastAsia"/>
          <w:color w:val="000000"/>
          <w:szCs w:val="20"/>
        </w:rPr>
        <w:t>7.3.1.1.2</w:t>
      </w:r>
      <w:r w:rsidRPr="00982E91">
        <w:rPr>
          <w:rFonts w:hint="eastAsia"/>
          <w:color w:val="000000"/>
          <w:szCs w:val="20"/>
        </w:rPr>
        <w:tab/>
        <w:t>Format 0_1</w:t>
      </w:r>
      <w:r w:rsidRPr="00982E91">
        <w:rPr>
          <w:color w:val="000000"/>
          <w:szCs w:val="20"/>
        </w:rPr>
        <w:t xml:space="preserve"> </w:t>
      </w:r>
    </w:p>
    <w:p w14:paraId="3E9E295E" w14:textId="77777777" w:rsidR="00982E91" w:rsidRPr="00982E91" w:rsidRDefault="00982E91" w:rsidP="00982E91">
      <w:pPr>
        <w:ind w:left="720" w:hanging="720"/>
        <w:jc w:val="center"/>
      </w:pPr>
      <w:r w:rsidRPr="00982E91">
        <w:t>&lt;unrelated part omitted&gt;</w:t>
      </w:r>
    </w:p>
    <w:p w14:paraId="54A5C5B3" w14:textId="77777777" w:rsidR="00982E91" w:rsidRPr="00982E91" w:rsidRDefault="00982E91" w:rsidP="00982E91">
      <w:pPr>
        <w:ind w:left="568" w:hanging="284"/>
        <w:rPr>
          <w:rFonts w:ascii="Times New Roman" w:eastAsia="MS Mincho" w:hAnsi="Times New Roman"/>
          <w:szCs w:val="20"/>
          <w:lang w:eastAsia="zh-CN"/>
        </w:rPr>
      </w:pPr>
      <w:r w:rsidRPr="00982E91">
        <w:rPr>
          <w:rFonts w:ascii="Times New Roman" w:eastAsia="MS Mincho" w:hAnsi="Times New Roman"/>
          <w:szCs w:val="20"/>
        </w:rPr>
        <w:t>-</w:t>
      </w:r>
      <w:r w:rsidRPr="00982E91">
        <w:rPr>
          <w:rFonts w:ascii="Times New Roman" w:eastAsia="MS Mincho" w:hAnsi="Times New Roman" w:hint="eastAsia"/>
          <w:szCs w:val="20"/>
          <w:lang w:eastAsia="zh-CN"/>
        </w:rPr>
        <w:tab/>
      </w:r>
      <w:r w:rsidRPr="00982E91">
        <w:rPr>
          <w:rFonts w:ascii="Times New Roman" w:eastAsia="MS Mincho" w:hAnsi="Times New Roman"/>
          <w:szCs w:val="20"/>
        </w:rPr>
        <w:t xml:space="preserve">Precoding information and number of layers – </w:t>
      </w:r>
      <w:r w:rsidRPr="00982E91">
        <w:rPr>
          <w:rFonts w:ascii="Times New Roman" w:eastAsia="MS Mincho" w:hAnsi="Times New Roman" w:hint="eastAsia"/>
          <w:szCs w:val="20"/>
          <w:lang w:eastAsia="zh-CN"/>
        </w:rPr>
        <w:t>number of bits determined by the following:</w:t>
      </w:r>
    </w:p>
    <w:p w14:paraId="769E59F6" w14:textId="77777777" w:rsidR="00982E91" w:rsidRPr="00982E91" w:rsidRDefault="00982E91" w:rsidP="00982E91">
      <w:pPr>
        <w:ind w:left="851" w:hanging="284"/>
        <w:rPr>
          <w:rFonts w:ascii="Times New Roman" w:eastAsia="MS Mincho" w:hAnsi="Times New Roman"/>
          <w:szCs w:val="20"/>
          <w:lang w:eastAsia="zh-CN"/>
        </w:rPr>
      </w:pPr>
      <w:r w:rsidRPr="00982E91">
        <w:rPr>
          <w:rFonts w:ascii="Times New Roman" w:eastAsia="MS Mincho" w:hAnsi="Times New Roman"/>
          <w:szCs w:val="20"/>
          <w:lang w:eastAsia="zh-CN"/>
        </w:rPr>
        <w:t>-</w:t>
      </w:r>
      <w:r w:rsidRPr="00982E91">
        <w:rPr>
          <w:rFonts w:ascii="Times New Roman" w:eastAsia="MS Mincho" w:hAnsi="Times New Roman"/>
          <w:szCs w:val="20"/>
          <w:lang w:eastAsia="zh-CN"/>
        </w:rPr>
        <w:tab/>
      </w:r>
      <w:r w:rsidRPr="00982E91">
        <w:rPr>
          <w:rFonts w:ascii="Times New Roman" w:eastAsia="MS Mincho" w:hAnsi="Times New Roman" w:hint="eastAsia"/>
          <w:szCs w:val="20"/>
          <w:lang w:eastAsia="zh-CN"/>
        </w:rPr>
        <w:t xml:space="preserve">0 bits if the higher layer parameter </w:t>
      </w:r>
      <w:r w:rsidRPr="00982E91">
        <w:rPr>
          <w:rFonts w:ascii="Times New Roman" w:eastAsia="MS Mincho" w:hAnsi="Times New Roman"/>
          <w:i/>
          <w:szCs w:val="20"/>
        </w:rPr>
        <w:t>txConfig</w:t>
      </w:r>
      <w:r w:rsidRPr="00982E91">
        <w:rPr>
          <w:rFonts w:ascii="Times New Roman" w:eastAsia="MS Mincho" w:hAnsi="Times New Roman" w:hint="eastAsia"/>
          <w:i/>
          <w:szCs w:val="20"/>
          <w:lang w:eastAsia="zh-CN"/>
        </w:rPr>
        <w:t xml:space="preserve"> = </w:t>
      </w:r>
      <w:r w:rsidRPr="00982E91">
        <w:rPr>
          <w:rFonts w:ascii="Times New Roman" w:eastAsia="MS Mincho" w:hAnsi="Times New Roman"/>
          <w:i/>
          <w:szCs w:val="20"/>
          <w:lang w:eastAsia="zh-CN"/>
        </w:rPr>
        <w:t>nonCodeBook</w:t>
      </w:r>
      <w:r w:rsidRPr="00982E91">
        <w:rPr>
          <w:rFonts w:ascii="Times New Roman" w:eastAsia="MS Mincho" w:hAnsi="Times New Roman" w:hint="eastAsia"/>
          <w:szCs w:val="20"/>
          <w:lang w:eastAsia="zh-CN"/>
        </w:rPr>
        <w:t>;</w:t>
      </w:r>
    </w:p>
    <w:p w14:paraId="33EE2ED3" w14:textId="77777777" w:rsidR="00982E91" w:rsidRPr="00982E91" w:rsidRDefault="00982E91" w:rsidP="00982E91">
      <w:pPr>
        <w:ind w:left="851" w:hanging="284"/>
        <w:rPr>
          <w:rFonts w:ascii="Times New Roman" w:eastAsia="MS Mincho" w:hAnsi="Times New Roman"/>
          <w:szCs w:val="20"/>
          <w:lang w:eastAsia="zh-CN"/>
        </w:rPr>
      </w:pPr>
      <w:r w:rsidRPr="00982E91">
        <w:rPr>
          <w:rFonts w:ascii="Times New Roman" w:eastAsia="MS Mincho" w:hAnsi="Times New Roman"/>
          <w:szCs w:val="20"/>
          <w:lang w:eastAsia="zh-CN"/>
        </w:rPr>
        <w:t>-</w:t>
      </w:r>
      <w:r w:rsidRPr="00982E91">
        <w:rPr>
          <w:rFonts w:ascii="Times New Roman" w:eastAsia="MS Mincho" w:hAnsi="Times New Roman"/>
          <w:szCs w:val="20"/>
          <w:lang w:eastAsia="zh-CN"/>
        </w:rPr>
        <w:tab/>
      </w:r>
      <w:r w:rsidRPr="00982E91">
        <w:rPr>
          <w:rFonts w:ascii="Times New Roman" w:eastAsia="MS Mincho" w:hAnsi="Times New Roman" w:hint="eastAsia"/>
          <w:szCs w:val="20"/>
          <w:lang w:eastAsia="zh-CN"/>
        </w:rPr>
        <w:t xml:space="preserve">0 bits for 1 antenna port and if the higher layer parameter </w:t>
      </w:r>
      <w:r w:rsidRPr="00982E91">
        <w:rPr>
          <w:rFonts w:ascii="Times New Roman" w:eastAsia="MS Mincho" w:hAnsi="Times New Roman"/>
          <w:i/>
          <w:szCs w:val="20"/>
        </w:rPr>
        <w:t>txConfig</w:t>
      </w:r>
      <w:r w:rsidRPr="00982E91">
        <w:rPr>
          <w:rFonts w:ascii="Times New Roman" w:eastAsia="MS Mincho" w:hAnsi="Times New Roman" w:hint="eastAsia"/>
          <w:i/>
          <w:szCs w:val="20"/>
          <w:lang w:eastAsia="zh-CN"/>
        </w:rPr>
        <w:t xml:space="preserve"> = </w:t>
      </w:r>
      <w:r w:rsidRPr="00982E91">
        <w:rPr>
          <w:rFonts w:ascii="Times New Roman" w:eastAsia="MS Mincho" w:hAnsi="Times New Roman"/>
          <w:i/>
          <w:szCs w:val="20"/>
          <w:lang w:eastAsia="zh-CN"/>
        </w:rPr>
        <w:t>code</w:t>
      </w:r>
      <w:r w:rsidRPr="00982E91">
        <w:rPr>
          <w:rFonts w:ascii="Times New Roman" w:eastAsia="MS Mincho" w:hAnsi="Times New Roman" w:hint="eastAsia"/>
          <w:i/>
          <w:szCs w:val="20"/>
          <w:lang w:eastAsia="zh-CN"/>
        </w:rPr>
        <w:t>b</w:t>
      </w:r>
      <w:r w:rsidRPr="00982E91">
        <w:rPr>
          <w:rFonts w:ascii="Times New Roman" w:eastAsia="MS Mincho" w:hAnsi="Times New Roman"/>
          <w:i/>
          <w:szCs w:val="20"/>
          <w:lang w:eastAsia="zh-CN"/>
        </w:rPr>
        <w:t>ook</w:t>
      </w:r>
      <w:r w:rsidRPr="00982E91">
        <w:rPr>
          <w:rFonts w:ascii="Times New Roman" w:eastAsia="MS Mincho" w:hAnsi="Times New Roman" w:hint="eastAsia"/>
          <w:szCs w:val="20"/>
          <w:lang w:eastAsia="zh-CN"/>
        </w:rPr>
        <w:t>;</w:t>
      </w:r>
    </w:p>
    <w:p w14:paraId="53872340" w14:textId="77777777" w:rsidR="00982E91" w:rsidRPr="00982E91" w:rsidRDefault="00982E91" w:rsidP="00982E91">
      <w:pPr>
        <w:ind w:left="851" w:hanging="284"/>
        <w:rPr>
          <w:rFonts w:ascii="Times New Roman" w:eastAsia="MS Mincho" w:hAnsi="Times New Roman"/>
          <w:szCs w:val="20"/>
          <w:lang w:eastAsia="zh-CN"/>
        </w:rPr>
      </w:pPr>
      <w:r w:rsidRPr="00982E91">
        <w:rPr>
          <w:rFonts w:ascii="Times New Roman" w:eastAsia="MS Mincho" w:hAnsi="Times New Roman"/>
          <w:szCs w:val="20"/>
          <w:lang w:eastAsia="zh-CN"/>
        </w:rPr>
        <w:t>-</w:t>
      </w:r>
      <w:r w:rsidRPr="00982E91">
        <w:rPr>
          <w:rFonts w:ascii="Times New Roman" w:eastAsia="MS Mincho" w:hAnsi="Times New Roman"/>
          <w:szCs w:val="20"/>
          <w:lang w:eastAsia="zh-CN"/>
        </w:rPr>
        <w:tab/>
      </w:r>
      <w:r w:rsidRPr="00982E91">
        <w:rPr>
          <w:rFonts w:ascii="Times New Roman" w:eastAsia="MS Mincho" w:hAnsi="Times New Roman" w:hint="eastAsia"/>
          <w:szCs w:val="20"/>
          <w:lang w:eastAsia="zh-CN"/>
        </w:rPr>
        <w:t>4, 5, or 6 bits according to Table 7.3.1.1.2</w:t>
      </w:r>
      <w:r w:rsidRPr="00982E91">
        <w:rPr>
          <w:rFonts w:ascii="Times New Roman" w:eastAsia="MS Mincho" w:hAnsi="Times New Roman"/>
          <w:szCs w:val="20"/>
        </w:rPr>
        <w:t>-</w:t>
      </w:r>
      <w:r w:rsidRPr="00982E91">
        <w:rPr>
          <w:rFonts w:ascii="Times New Roman" w:eastAsia="MS Mincho" w:hAnsi="Times New Roman" w:hint="eastAsia"/>
          <w:szCs w:val="20"/>
          <w:lang w:eastAsia="zh-CN"/>
        </w:rPr>
        <w:t xml:space="preserve">2 for 4 antenna ports, if </w:t>
      </w:r>
      <w:r w:rsidRPr="00982E91">
        <w:rPr>
          <w:rFonts w:ascii="Times New Roman" w:eastAsia="MS Mincho" w:hAnsi="Times New Roman"/>
          <w:i/>
          <w:szCs w:val="20"/>
        </w:rPr>
        <w:t>txConfig</w:t>
      </w:r>
      <w:r w:rsidRPr="00982E91">
        <w:rPr>
          <w:rFonts w:ascii="Times New Roman" w:eastAsia="MS Mincho" w:hAnsi="Times New Roman" w:hint="eastAsia"/>
          <w:i/>
          <w:szCs w:val="20"/>
          <w:lang w:eastAsia="zh-CN"/>
        </w:rPr>
        <w:t xml:space="preserve"> = </w:t>
      </w:r>
      <w:r w:rsidRPr="00982E91">
        <w:rPr>
          <w:rFonts w:ascii="Times New Roman" w:eastAsia="MS Mincho" w:hAnsi="Times New Roman"/>
          <w:i/>
          <w:szCs w:val="20"/>
          <w:lang w:eastAsia="zh-CN"/>
        </w:rPr>
        <w:t>codebook</w:t>
      </w:r>
      <w:r w:rsidRPr="00982E91">
        <w:rPr>
          <w:rFonts w:ascii="Times New Roman" w:eastAsia="MS Mincho" w:hAnsi="Times New Roman" w:hint="eastAsia"/>
          <w:i/>
          <w:szCs w:val="20"/>
          <w:lang w:eastAsia="zh-CN"/>
        </w:rPr>
        <w:t>,</w:t>
      </w:r>
      <w:r w:rsidRPr="00982E91">
        <w:rPr>
          <w:rFonts w:ascii="Times New Roman" w:eastAsia="MS Mincho" w:hAnsi="Times New Roman" w:hint="eastAsia"/>
          <w:szCs w:val="20"/>
          <w:lang w:eastAsia="zh-CN"/>
        </w:rPr>
        <w:t xml:space="preserve"> and according to the </w:t>
      </w:r>
      <w:r w:rsidRPr="00982E91">
        <w:rPr>
          <w:rFonts w:ascii="Times New Roman" w:eastAsia="MS Mincho" w:hAnsi="Times New Roman"/>
          <w:szCs w:val="20"/>
          <w:lang w:eastAsia="zh-CN"/>
        </w:rPr>
        <w:t>values</w:t>
      </w:r>
      <w:r w:rsidRPr="00982E91">
        <w:rPr>
          <w:rFonts w:ascii="Times New Roman" w:eastAsia="MS Mincho" w:hAnsi="Times New Roman" w:hint="eastAsia"/>
          <w:szCs w:val="20"/>
          <w:lang w:eastAsia="zh-CN"/>
        </w:rPr>
        <w:t xml:space="preserve"> of higher layer parameters </w:t>
      </w:r>
      <w:r w:rsidRPr="00982E91">
        <w:rPr>
          <w:rFonts w:ascii="Times New Roman" w:eastAsia="MS Mincho" w:hAnsi="Times New Roman"/>
          <w:i/>
          <w:szCs w:val="20"/>
        </w:rPr>
        <w:t>transformPrecoder</w:t>
      </w:r>
      <w:r w:rsidRPr="00982E91">
        <w:rPr>
          <w:rFonts w:ascii="Times New Roman" w:eastAsia="MS Mincho" w:hAnsi="Times New Roman" w:hint="eastAsia"/>
          <w:szCs w:val="20"/>
          <w:lang w:eastAsia="zh-CN"/>
        </w:rPr>
        <w:t xml:space="preserve">, </w:t>
      </w:r>
      <w:r w:rsidRPr="00982E91">
        <w:rPr>
          <w:rFonts w:ascii="Times New Roman" w:eastAsia="MS Mincho" w:hAnsi="Times New Roman"/>
          <w:i/>
          <w:iCs/>
          <w:szCs w:val="20"/>
          <w:lang w:eastAsia="zh-CN"/>
        </w:rPr>
        <w:t>maxRank</w:t>
      </w:r>
      <w:r w:rsidRPr="00982E91">
        <w:rPr>
          <w:rFonts w:ascii="Times New Roman" w:eastAsia="MS Mincho" w:hAnsi="Times New Roman" w:hint="eastAsia"/>
          <w:iCs/>
          <w:szCs w:val="20"/>
          <w:lang w:eastAsia="zh-CN"/>
        </w:rPr>
        <w:t xml:space="preserve">, and </w:t>
      </w:r>
      <w:r w:rsidRPr="00982E91">
        <w:rPr>
          <w:rFonts w:ascii="Times New Roman" w:eastAsia="MS Mincho" w:hAnsi="Times New Roman" w:hint="eastAsia"/>
          <w:i/>
          <w:iCs/>
          <w:szCs w:val="20"/>
          <w:lang w:eastAsia="zh-CN"/>
        </w:rPr>
        <w:t>codebookSubset</w:t>
      </w:r>
      <w:r w:rsidRPr="00982E91">
        <w:rPr>
          <w:rFonts w:ascii="Times New Roman" w:eastAsia="MS Mincho" w:hAnsi="Times New Roman" w:hint="eastAsia"/>
          <w:iCs/>
          <w:szCs w:val="20"/>
          <w:lang w:eastAsia="zh-CN"/>
        </w:rPr>
        <w:t>;</w:t>
      </w:r>
    </w:p>
    <w:p w14:paraId="02603CD9" w14:textId="77777777" w:rsidR="00982E91" w:rsidRPr="00982E91" w:rsidRDefault="00982E91" w:rsidP="00982E91">
      <w:pPr>
        <w:ind w:left="851" w:hanging="284"/>
        <w:rPr>
          <w:rFonts w:ascii="Times New Roman" w:eastAsia="MS Mincho" w:hAnsi="Times New Roman"/>
          <w:iCs/>
          <w:szCs w:val="20"/>
          <w:lang w:eastAsia="zh-CN"/>
        </w:rPr>
      </w:pPr>
      <w:r w:rsidRPr="00982E91">
        <w:rPr>
          <w:rFonts w:ascii="Times New Roman" w:eastAsia="MS Mincho" w:hAnsi="Times New Roman"/>
          <w:szCs w:val="20"/>
          <w:lang w:eastAsia="zh-CN"/>
        </w:rPr>
        <w:t>-</w:t>
      </w:r>
      <w:r w:rsidRPr="00982E91">
        <w:rPr>
          <w:rFonts w:ascii="Times New Roman" w:eastAsia="MS Mincho" w:hAnsi="Times New Roman"/>
          <w:szCs w:val="20"/>
          <w:lang w:eastAsia="zh-CN"/>
        </w:rPr>
        <w:tab/>
      </w:r>
      <w:r w:rsidRPr="00982E91">
        <w:rPr>
          <w:rFonts w:ascii="Times New Roman" w:eastAsia="MS Mincho" w:hAnsi="Times New Roman" w:hint="eastAsia"/>
          <w:szCs w:val="20"/>
          <w:lang w:eastAsia="zh-CN"/>
        </w:rPr>
        <w:t>2, 4, or 5 bits according to Table 7.3.1.1.2</w:t>
      </w:r>
      <w:r w:rsidRPr="00982E91">
        <w:rPr>
          <w:rFonts w:ascii="Times New Roman" w:eastAsia="MS Mincho" w:hAnsi="Times New Roman"/>
          <w:szCs w:val="20"/>
        </w:rPr>
        <w:t>-</w:t>
      </w:r>
      <w:r w:rsidRPr="00982E91">
        <w:rPr>
          <w:rFonts w:ascii="Times New Roman" w:eastAsia="MS Mincho" w:hAnsi="Times New Roman" w:hint="eastAsia"/>
          <w:szCs w:val="20"/>
          <w:lang w:eastAsia="zh-CN"/>
        </w:rPr>
        <w:t xml:space="preserve">3 for 4 antenna ports, if </w:t>
      </w:r>
      <w:r w:rsidRPr="00982E91">
        <w:rPr>
          <w:rFonts w:ascii="Times New Roman" w:eastAsia="MS Mincho" w:hAnsi="Times New Roman"/>
          <w:i/>
          <w:szCs w:val="20"/>
        </w:rPr>
        <w:t>txConfig</w:t>
      </w:r>
      <w:r w:rsidRPr="00982E91">
        <w:rPr>
          <w:rFonts w:ascii="Times New Roman" w:eastAsia="MS Mincho" w:hAnsi="Times New Roman" w:hint="eastAsia"/>
          <w:i/>
          <w:szCs w:val="20"/>
          <w:lang w:eastAsia="zh-CN"/>
        </w:rPr>
        <w:t xml:space="preserve"> = </w:t>
      </w:r>
      <w:r w:rsidRPr="00982E91">
        <w:rPr>
          <w:rFonts w:ascii="Times New Roman" w:eastAsia="MS Mincho" w:hAnsi="Times New Roman"/>
          <w:i/>
          <w:szCs w:val="20"/>
          <w:lang w:eastAsia="zh-CN"/>
        </w:rPr>
        <w:t>codebook</w:t>
      </w:r>
      <w:r w:rsidRPr="00982E91">
        <w:rPr>
          <w:rFonts w:ascii="Times New Roman" w:eastAsia="MS Mincho" w:hAnsi="Times New Roman" w:hint="eastAsia"/>
          <w:i/>
          <w:szCs w:val="20"/>
          <w:lang w:eastAsia="zh-CN"/>
        </w:rPr>
        <w:t>,</w:t>
      </w:r>
      <w:r w:rsidRPr="00982E91">
        <w:rPr>
          <w:rFonts w:ascii="Times New Roman" w:eastAsia="MS Mincho" w:hAnsi="Times New Roman" w:hint="eastAsia"/>
          <w:szCs w:val="20"/>
          <w:lang w:eastAsia="zh-CN"/>
        </w:rPr>
        <w:t xml:space="preserve"> and according to the values of higher layer </w:t>
      </w:r>
      <w:r w:rsidRPr="00982E91">
        <w:rPr>
          <w:rFonts w:ascii="Times New Roman" w:eastAsia="MS Mincho" w:hAnsi="Times New Roman"/>
          <w:szCs w:val="20"/>
          <w:lang w:eastAsia="zh-CN"/>
        </w:rPr>
        <w:t>parameters</w:t>
      </w:r>
      <w:r w:rsidRPr="00982E91">
        <w:rPr>
          <w:rFonts w:ascii="Times New Roman" w:eastAsia="MS Mincho" w:hAnsi="Times New Roman" w:hint="eastAsia"/>
          <w:szCs w:val="20"/>
          <w:lang w:eastAsia="zh-CN"/>
        </w:rPr>
        <w:t xml:space="preserve"> </w:t>
      </w:r>
      <w:r w:rsidRPr="00982E91">
        <w:rPr>
          <w:rFonts w:ascii="Times New Roman" w:eastAsia="MS Mincho" w:hAnsi="Times New Roman"/>
          <w:i/>
          <w:szCs w:val="20"/>
        </w:rPr>
        <w:t>transformPrecoder</w:t>
      </w:r>
      <w:r w:rsidRPr="00982E91">
        <w:rPr>
          <w:rFonts w:ascii="Times New Roman" w:eastAsia="MS Mincho" w:hAnsi="Times New Roman" w:hint="eastAsia"/>
          <w:szCs w:val="20"/>
          <w:lang w:eastAsia="zh-CN"/>
        </w:rPr>
        <w:t xml:space="preserve">, </w:t>
      </w:r>
      <w:r w:rsidRPr="00982E91">
        <w:rPr>
          <w:rFonts w:ascii="Times New Roman" w:eastAsia="MS Mincho" w:hAnsi="Times New Roman"/>
          <w:i/>
          <w:iCs/>
          <w:szCs w:val="20"/>
          <w:lang w:eastAsia="zh-CN"/>
        </w:rPr>
        <w:t>maxRank</w:t>
      </w:r>
      <w:r w:rsidRPr="00982E91">
        <w:rPr>
          <w:rFonts w:ascii="Times New Roman" w:eastAsia="MS Mincho" w:hAnsi="Times New Roman" w:hint="eastAsia"/>
          <w:iCs/>
          <w:szCs w:val="20"/>
          <w:lang w:eastAsia="zh-CN"/>
        </w:rPr>
        <w:t xml:space="preserve">, and </w:t>
      </w:r>
      <w:r w:rsidRPr="00982E91">
        <w:rPr>
          <w:rFonts w:ascii="Times New Roman" w:eastAsia="MS Mincho" w:hAnsi="Times New Roman" w:hint="eastAsia"/>
          <w:i/>
          <w:iCs/>
          <w:szCs w:val="20"/>
          <w:lang w:eastAsia="zh-CN"/>
        </w:rPr>
        <w:t>codebookSubset</w:t>
      </w:r>
      <w:r w:rsidRPr="00982E91">
        <w:rPr>
          <w:rFonts w:ascii="Times New Roman" w:eastAsia="MS Mincho" w:hAnsi="Times New Roman" w:hint="eastAsia"/>
          <w:iCs/>
          <w:szCs w:val="20"/>
          <w:lang w:eastAsia="zh-CN"/>
        </w:rPr>
        <w:t>;</w:t>
      </w:r>
    </w:p>
    <w:p w14:paraId="410B0834" w14:textId="77777777" w:rsidR="00982E91" w:rsidRPr="00982E91" w:rsidRDefault="00982E91" w:rsidP="00982E91">
      <w:pPr>
        <w:ind w:left="851" w:hanging="284"/>
        <w:rPr>
          <w:rFonts w:ascii="Times New Roman" w:eastAsia="MS Mincho" w:hAnsi="Times New Roman"/>
          <w:iCs/>
          <w:szCs w:val="20"/>
          <w:lang w:eastAsia="zh-CN"/>
        </w:rPr>
      </w:pPr>
      <w:r w:rsidRPr="00982E91">
        <w:rPr>
          <w:rFonts w:ascii="Times New Roman" w:eastAsia="MS Mincho" w:hAnsi="Times New Roman"/>
          <w:iCs/>
          <w:szCs w:val="20"/>
          <w:lang w:eastAsia="zh-CN"/>
        </w:rPr>
        <w:t>-</w:t>
      </w:r>
      <w:r w:rsidRPr="00982E91">
        <w:rPr>
          <w:rFonts w:ascii="Times New Roman" w:eastAsia="MS Mincho" w:hAnsi="Times New Roman"/>
          <w:iCs/>
          <w:szCs w:val="20"/>
          <w:lang w:eastAsia="zh-CN"/>
        </w:rPr>
        <w:tab/>
        <w:t>2</w:t>
      </w:r>
      <w:r w:rsidRPr="00982E91">
        <w:rPr>
          <w:rFonts w:ascii="Times New Roman" w:eastAsia="MS Mincho" w:hAnsi="Times New Roman" w:hint="eastAsia"/>
          <w:iCs/>
          <w:szCs w:val="20"/>
          <w:lang w:eastAsia="zh-CN"/>
        </w:rPr>
        <w:t xml:space="preserve"> or 4 bits according to Table7.3.1.1.2-4 for 2 antenna ports, </w:t>
      </w:r>
      <w:r w:rsidRPr="00982E91">
        <w:rPr>
          <w:rFonts w:ascii="Times New Roman" w:eastAsia="MS Mincho" w:hAnsi="Times New Roman" w:hint="eastAsia"/>
          <w:szCs w:val="20"/>
          <w:lang w:eastAsia="zh-CN"/>
        </w:rPr>
        <w:t xml:space="preserve">if </w:t>
      </w:r>
      <w:r w:rsidRPr="00982E91">
        <w:rPr>
          <w:rFonts w:ascii="Times New Roman" w:eastAsia="MS Mincho" w:hAnsi="Times New Roman"/>
          <w:i/>
          <w:szCs w:val="20"/>
        </w:rPr>
        <w:t>txConfig</w:t>
      </w:r>
      <w:r w:rsidRPr="00982E91">
        <w:rPr>
          <w:rFonts w:ascii="Times New Roman" w:eastAsia="MS Mincho" w:hAnsi="Times New Roman" w:hint="eastAsia"/>
          <w:i/>
          <w:szCs w:val="20"/>
          <w:lang w:eastAsia="zh-CN"/>
        </w:rPr>
        <w:t xml:space="preserve"> = </w:t>
      </w:r>
      <w:r w:rsidRPr="00982E91">
        <w:rPr>
          <w:rFonts w:ascii="Times New Roman" w:eastAsia="MS Mincho" w:hAnsi="Times New Roman"/>
          <w:i/>
          <w:szCs w:val="20"/>
          <w:lang w:eastAsia="zh-CN"/>
        </w:rPr>
        <w:t>codebook</w:t>
      </w:r>
      <w:r w:rsidRPr="00982E91">
        <w:rPr>
          <w:rFonts w:ascii="Times New Roman" w:eastAsia="MS Mincho" w:hAnsi="Times New Roman" w:hint="eastAsia"/>
          <w:i/>
          <w:szCs w:val="20"/>
          <w:lang w:eastAsia="zh-CN"/>
        </w:rPr>
        <w:t>,</w:t>
      </w:r>
      <w:r w:rsidRPr="00982E91">
        <w:rPr>
          <w:rFonts w:ascii="Times New Roman" w:eastAsia="MS Mincho" w:hAnsi="Times New Roman" w:hint="eastAsia"/>
          <w:szCs w:val="20"/>
          <w:lang w:eastAsia="zh-CN"/>
        </w:rPr>
        <w:t xml:space="preserve"> and according to the values of higher layer </w:t>
      </w:r>
      <w:r w:rsidRPr="00982E91">
        <w:rPr>
          <w:rFonts w:ascii="Times New Roman" w:eastAsia="MS Mincho" w:hAnsi="Times New Roman"/>
          <w:szCs w:val="20"/>
          <w:lang w:eastAsia="zh-CN"/>
        </w:rPr>
        <w:t>parameters</w:t>
      </w:r>
      <w:ins w:id="277" w:author="HQP" w:date="2018-07-05T09:29:00Z">
        <w:r w:rsidRPr="00982E91">
          <w:rPr>
            <w:rFonts w:ascii="Times New Roman" w:eastAsia="MS Mincho" w:hAnsi="Times New Roman" w:hint="eastAsia"/>
            <w:szCs w:val="20"/>
            <w:lang w:eastAsia="zh-CN"/>
          </w:rPr>
          <w:t xml:space="preserve"> </w:t>
        </w:r>
      </w:ins>
      <w:ins w:id="278" w:author="CATT" w:date="2018-07-17T14:13:00Z">
        <w:r w:rsidRPr="00982E91">
          <w:rPr>
            <w:rFonts w:ascii="Times New Roman" w:eastAsia="MS Mincho" w:hAnsi="Times New Roman"/>
            <w:i/>
            <w:szCs w:val="20"/>
          </w:rPr>
          <w:t>transformPrecoder</w:t>
        </w:r>
        <w:r w:rsidRPr="00982E91">
          <w:rPr>
            <w:rFonts w:ascii="Times New Roman" w:eastAsia="MS Mincho" w:hAnsi="Times New Roman" w:hint="eastAsia"/>
            <w:szCs w:val="20"/>
            <w:lang w:eastAsia="zh-CN"/>
          </w:rPr>
          <w:t>,</w:t>
        </w:r>
      </w:ins>
      <w:ins w:id="279" w:author="CATT" w:date="2018-07-17T14:15:00Z">
        <w:r w:rsidRPr="00982E91">
          <w:rPr>
            <w:rFonts w:ascii="Times New Roman" w:eastAsia="MS Mincho" w:hAnsi="Times New Roman"/>
            <w:szCs w:val="20"/>
            <w:lang w:eastAsia="zh-CN"/>
          </w:rPr>
          <w:t xml:space="preserve"> </w:t>
        </w:r>
      </w:ins>
      <w:r w:rsidRPr="00982E91">
        <w:rPr>
          <w:rFonts w:ascii="Times New Roman" w:eastAsia="MS Mincho" w:hAnsi="Times New Roman"/>
          <w:i/>
          <w:iCs/>
          <w:szCs w:val="20"/>
          <w:lang w:eastAsia="zh-CN"/>
        </w:rPr>
        <w:t>maxRank</w:t>
      </w:r>
      <w:r w:rsidRPr="00982E91">
        <w:rPr>
          <w:rFonts w:ascii="Times New Roman" w:eastAsia="MS Mincho" w:hAnsi="Times New Roman" w:hint="eastAsia"/>
          <w:iCs/>
          <w:szCs w:val="20"/>
          <w:lang w:eastAsia="zh-CN"/>
        </w:rPr>
        <w:t xml:space="preserve"> and </w:t>
      </w:r>
      <w:r w:rsidRPr="00982E91">
        <w:rPr>
          <w:rFonts w:ascii="Times New Roman" w:eastAsia="MS Mincho" w:hAnsi="Times New Roman" w:hint="eastAsia"/>
          <w:i/>
          <w:iCs/>
          <w:szCs w:val="20"/>
          <w:lang w:eastAsia="zh-CN"/>
        </w:rPr>
        <w:t>codebookSubset</w:t>
      </w:r>
      <w:r w:rsidRPr="00982E91">
        <w:rPr>
          <w:rFonts w:ascii="Times New Roman" w:eastAsia="MS Mincho" w:hAnsi="Times New Roman" w:hint="eastAsia"/>
          <w:iCs/>
          <w:szCs w:val="20"/>
          <w:lang w:eastAsia="zh-CN"/>
        </w:rPr>
        <w:t>;</w:t>
      </w:r>
    </w:p>
    <w:p w14:paraId="5F4695A6" w14:textId="77777777" w:rsidR="00982E91" w:rsidRPr="00982E91" w:rsidRDefault="00982E91" w:rsidP="00982E91">
      <w:pPr>
        <w:ind w:left="851" w:hanging="284"/>
        <w:rPr>
          <w:rFonts w:ascii="Times New Roman" w:eastAsia="MS Mincho" w:hAnsi="Times New Roman"/>
          <w:szCs w:val="20"/>
          <w:lang w:eastAsia="zh-CN"/>
        </w:rPr>
      </w:pPr>
      <w:r w:rsidRPr="00982E91">
        <w:rPr>
          <w:rFonts w:ascii="Times New Roman" w:eastAsia="MS Mincho" w:hAnsi="Times New Roman"/>
          <w:iCs/>
          <w:szCs w:val="20"/>
          <w:lang w:eastAsia="zh-CN"/>
        </w:rPr>
        <w:t>-</w:t>
      </w:r>
      <w:r w:rsidRPr="00982E91">
        <w:rPr>
          <w:rFonts w:ascii="Times New Roman" w:eastAsia="MS Mincho" w:hAnsi="Times New Roman"/>
          <w:iCs/>
          <w:szCs w:val="20"/>
          <w:lang w:eastAsia="zh-CN"/>
        </w:rPr>
        <w:tab/>
        <w:t>1</w:t>
      </w:r>
      <w:r w:rsidRPr="00982E91">
        <w:rPr>
          <w:rFonts w:ascii="Times New Roman" w:eastAsia="MS Mincho" w:hAnsi="Times New Roman" w:hint="eastAsia"/>
          <w:iCs/>
          <w:szCs w:val="20"/>
          <w:lang w:eastAsia="zh-CN"/>
        </w:rPr>
        <w:t xml:space="preserve"> or 3 bits according to Table7.3.1.1.2-5 for 2 antenna ports, </w:t>
      </w:r>
      <w:r w:rsidRPr="00982E91">
        <w:rPr>
          <w:rFonts w:ascii="Times New Roman" w:eastAsia="MS Mincho" w:hAnsi="Times New Roman" w:hint="eastAsia"/>
          <w:szCs w:val="20"/>
          <w:lang w:eastAsia="zh-CN"/>
        </w:rPr>
        <w:t xml:space="preserve">if </w:t>
      </w:r>
      <w:r w:rsidRPr="00982E91">
        <w:rPr>
          <w:rFonts w:ascii="Times New Roman" w:eastAsia="MS Mincho" w:hAnsi="Times New Roman"/>
          <w:i/>
          <w:szCs w:val="20"/>
        </w:rPr>
        <w:t>txConfig</w:t>
      </w:r>
      <w:r w:rsidRPr="00982E91">
        <w:rPr>
          <w:rFonts w:ascii="Times New Roman" w:eastAsia="MS Mincho" w:hAnsi="Times New Roman" w:hint="eastAsia"/>
          <w:i/>
          <w:szCs w:val="20"/>
          <w:lang w:eastAsia="zh-CN"/>
        </w:rPr>
        <w:t xml:space="preserve"> = </w:t>
      </w:r>
      <w:r w:rsidRPr="00982E91">
        <w:rPr>
          <w:rFonts w:ascii="Times New Roman" w:eastAsia="MS Mincho" w:hAnsi="Times New Roman"/>
          <w:i/>
          <w:szCs w:val="20"/>
          <w:lang w:eastAsia="zh-CN"/>
        </w:rPr>
        <w:t>codebook</w:t>
      </w:r>
      <w:r w:rsidRPr="00982E91">
        <w:rPr>
          <w:rFonts w:ascii="Times New Roman" w:eastAsia="MS Mincho" w:hAnsi="Times New Roman" w:hint="eastAsia"/>
          <w:i/>
          <w:szCs w:val="20"/>
          <w:lang w:eastAsia="zh-CN"/>
        </w:rPr>
        <w:t>,</w:t>
      </w:r>
      <w:r w:rsidRPr="00982E91">
        <w:rPr>
          <w:rFonts w:ascii="Times New Roman" w:eastAsia="MS Mincho" w:hAnsi="Times New Roman" w:hint="eastAsia"/>
          <w:szCs w:val="20"/>
          <w:lang w:eastAsia="zh-CN"/>
        </w:rPr>
        <w:t xml:space="preserve"> and according to the values of higher layer </w:t>
      </w:r>
      <w:r w:rsidRPr="00982E91">
        <w:rPr>
          <w:rFonts w:ascii="Times New Roman" w:eastAsia="MS Mincho" w:hAnsi="Times New Roman"/>
          <w:szCs w:val="20"/>
          <w:lang w:eastAsia="zh-CN"/>
        </w:rPr>
        <w:t>parameters</w:t>
      </w:r>
      <w:r w:rsidRPr="00982E91">
        <w:rPr>
          <w:rFonts w:ascii="Times New Roman" w:eastAsia="MS Mincho" w:hAnsi="Times New Roman" w:hint="eastAsia"/>
          <w:szCs w:val="20"/>
          <w:lang w:eastAsia="zh-CN"/>
        </w:rPr>
        <w:t xml:space="preserve"> </w:t>
      </w:r>
      <w:ins w:id="280" w:author="CATT" w:date="2018-07-17T14:15:00Z">
        <w:r w:rsidRPr="00982E91">
          <w:rPr>
            <w:rFonts w:ascii="Times New Roman" w:eastAsia="MS Mincho" w:hAnsi="Times New Roman"/>
            <w:i/>
            <w:szCs w:val="20"/>
          </w:rPr>
          <w:t>transformPrecoder</w:t>
        </w:r>
        <w:r w:rsidRPr="00982E91">
          <w:rPr>
            <w:rFonts w:ascii="Times New Roman" w:eastAsia="MS Mincho" w:hAnsi="Times New Roman" w:hint="eastAsia"/>
            <w:szCs w:val="20"/>
            <w:lang w:eastAsia="zh-CN"/>
          </w:rPr>
          <w:t>,</w:t>
        </w:r>
        <w:r w:rsidRPr="00982E91">
          <w:rPr>
            <w:rFonts w:ascii="Times New Roman" w:eastAsia="MS Mincho" w:hAnsi="Times New Roman"/>
            <w:szCs w:val="20"/>
            <w:lang w:eastAsia="zh-CN"/>
          </w:rPr>
          <w:t xml:space="preserve"> </w:t>
        </w:r>
      </w:ins>
      <w:r w:rsidRPr="00982E91">
        <w:rPr>
          <w:rFonts w:ascii="Times New Roman" w:eastAsia="MS Mincho" w:hAnsi="Times New Roman"/>
          <w:i/>
          <w:iCs/>
          <w:szCs w:val="20"/>
          <w:lang w:eastAsia="zh-CN"/>
        </w:rPr>
        <w:t>maxRank</w:t>
      </w:r>
      <w:r w:rsidRPr="00982E91">
        <w:rPr>
          <w:rFonts w:ascii="Times New Roman" w:eastAsia="MS Mincho" w:hAnsi="Times New Roman" w:hint="eastAsia"/>
          <w:iCs/>
          <w:szCs w:val="20"/>
          <w:lang w:eastAsia="zh-CN"/>
        </w:rPr>
        <w:t xml:space="preserve"> and </w:t>
      </w:r>
      <w:r w:rsidRPr="00982E91">
        <w:rPr>
          <w:rFonts w:ascii="Times New Roman" w:eastAsia="MS Mincho" w:hAnsi="Times New Roman" w:hint="eastAsia"/>
          <w:i/>
          <w:iCs/>
          <w:szCs w:val="20"/>
          <w:lang w:eastAsia="zh-CN"/>
        </w:rPr>
        <w:t>codebookSubset</w:t>
      </w:r>
      <w:r w:rsidRPr="00982E91">
        <w:rPr>
          <w:rFonts w:ascii="Times New Roman" w:eastAsia="MS Mincho" w:hAnsi="Times New Roman" w:hint="eastAsia"/>
          <w:szCs w:val="20"/>
          <w:lang w:eastAsia="zh-CN"/>
        </w:rPr>
        <w:t>.</w:t>
      </w:r>
    </w:p>
    <w:p w14:paraId="31E7DB38" w14:textId="77777777" w:rsidR="00982E91" w:rsidRPr="00982E91" w:rsidRDefault="00982E91" w:rsidP="00982E91">
      <w:pPr>
        <w:ind w:left="720" w:hanging="720"/>
        <w:jc w:val="center"/>
      </w:pPr>
      <w:r w:rsidRPr="00982E91">
        <w:t>&lt;unrelated part omitted&gt;</w:t>
      </w:r>
    </w:p>
    <w:p w14:paraId="3357A3AF" w14:textId="5B44291D" w:rsidR="00575981" w:rsidRPr="00982E91" w:rsidRDefault="00575981" w:rsidP="00575981">
      <w:pPr>
        <w:ind w:left="720" w:hanging="720"/>
        <w:jc w:val="center"/>
      </w:pPr>
      <w:r w:rsidRPr="00982E91">
        <w:t>--------------------------------</w:t>
      </w:r>
      <w:r>
        <w:t xml:space="preserve">--------------------End of TP </w:t>
      </w:r>
      <w:r w:rsidRPr="00982E91">
        <w:t>----------------------------------------------------------------</w:t>
      </w:r>
    </w:p>
    <w:p w14:paraId="26D1CBFC" w14:textId="77777777" w:rsidR="00982E91" w:rsidRPr="00982E91" w:rsidRDefault="00982E91" w:rsidP="00982E91">
      <w:pPr>
        <w:ind w:left="720" w:hanging="720"/>
        <w:rPr>
          <w:lang w:eastAsia="x-none"/>
        </w:rPr>
      </w:pPr>
    </w:p>
    <w:p w14:paraId="598B57D0" w14:textId="77777777" w:rsidR="00982E91" w:rsidRPr="00982E91" w:rsidRDefault="00982E91" w:rsidP="00982E91">
      <w:pPr>
        <w:ind w:left="720" w:hanging="720"/>
        <w:rPr>
          <w:highlight w:val="green"/>
          <w:lang w:val="en-AU" w:eastAsia="x-none"/>
        </w:rPr>
      </w:pPr>
      <w:r w:rsidRPr="00982E91">
        <w:rPr>
          <w:highlight w:val="green"/>
          <w:lang w:val="en-AU" w:eastAsia="x-none"/>
        </w:rPr>
        <w:t>Agreement</w:t>
      </w:r>
    </w:p>
    <w:p w14:paraId="51B4BB86" w14:textId="77777777" w:rsidR="00982E91" w:rsidRPr="00982E91" w:rsidRDefault="00982E91" w:rsidP="00982E91">
      <w:pPr>
        <w:ind w:left="720" w:hanging="720"/>
        <w:rPr>
          <w:lang w:val="en-AU" w:eastAsia="x-none"/>
        </w:rPr>
      </w:pPr>
      <w:r w:rsidRPr="00982E91">
        <w:rPr>
          <w:lang w:val="en-AU" w:eastAsia="x-none"/>
        </w:rPr>
        <w:lastRenderedPageBreak/>
        <w:t>Text proposal for TS38.214</w:t>
      </w:r>
    </w:p>
    <w:p w14:paraId="469C03A0" w14:textId="77777777" w:rsidR="00575981" w:rsidRPr="00982E91" w:rsidRDefault="00575981" w:rsidP="00575981">
      <w:pPr>
        <w:ind w:left="720" w:hanging="720"/>
        <w:jc w:val="center"/>
      </w:pPr>
      <w:r w:rsidRPr="00982E91">
        <w:t>--------------------------------</w:t>
      </w:r>
      <w:r>
        <w:t xml:space="preserve">--------------------Start of TP </w:t>
      </w:r>
      <w:r w:rsidRPr="00982E91">
        <w:t>----------------------------------------------------------------</w:t>
      </w:r>
    </w:p>
    <w:p w14:paraId="1D8AF247" w14:textId="77777777" w:rsidR="00982E91" w:rsidRPr="00982E91" w:rsidRDefault="00982E91" w:rsidP="00982E91">
      <w:pPr>
        <w:rPr>
          <w:color w:val="000000"/>
          <w:szCs w:val="20"/>
        </w:rPr>
      </w:pPr>
      <w:r w:rsidRPr="00982E91">
        <w:rPr>
          <w:color w:val="000000"/>
          <w:szCs w:val="20"/>
        </w:rPr>
        <w:t>6.1.1.1</w:t>
      </w:r>
      <w:r w:rsidRPr="00982E91">
        <w:rPr>
          <w:color w:val="000000"/>
          <w:szCs w:val="20"/>
        </w:rPr>
        <w:tab/>
        <w:t>Codebook based UL transmission</w:t>
      </w:r>
    </w:p>
    <w:p w14:paraId="767D4529" w14:textId="77777777" w:rsidR="00982E91" w:rsidRPr="00982E91" w:rsidRDefault="00982E91" w:rsidP="00982E91">
      <w:pPr>
        <w:ind w:left="720" w:hanging="720"/>
        <w:jc w:val="center"/>
        <w:rPr>
          <w:color w:val="000000"/>
        </w:rPr>
      </w:pPr>
      <w:r w:rsidRPr="00982E91">
        <w:rPr>
          <w:color w:val="000000"/>
        </w:rPr>
        <w:t>&lt;unrelated part omitted&gt;</w:t>
      </w:r>
    </w:p>
    <w:p w14:paraId="3ED33F04" w14:textId="77777777" w:rsidR="00982E91" w:rsidRPr="00982E91" w:rsidRDefault="00982E91" w:rsidP="00982E91">
      <w:pPr>
        <w:rPr>
          <w:color w:val="000000"/>
        </w:rPr>
      </w:pPr>
      <w:del w:id="281" w:author="CATT" w:date="2018-07-17T14:48:00Z">
        <w:r w:rsidRPr="00982E91">
          <w:rPr>
            <w:color w:val="000000"/>
          </w:rPr>
          <w:delText>F</w:delText>
        </w:r>
      </w:del>
      <w:r w:rsidRPr="00982E91">
        <w:rPr>
          <w:color w:val="000000"/>
        </w:rPr>
        <w:t xml:space="preserve">or codebook based transmission, the UE determines its codebook subsets based on TPMI and upon the reception of higher layer parameter </w:t>
      </w:r>
      <w:r w:rsidRPr="00982E91">
        <w:rPr>
          <w:i/>
        </w:rPr>
        <w:t xml:space="preserve">codebookSubset </w:t>
      </w:r>
      <w:r w:rsidRPr="00982E91">
        <w:t xml:space="preserve">in </w:t>
      </w:r>
      <w:r w:rsidRPr="00982E91">
        <w:rPr>
          <w:i/>
        </w:rPr>
        <w:t>PUSCH-Config</w:t>
      </w:r>
      <w:r w:rsidRPr="00982E91" w:rsidDel="00AF547C">
        <w:rPr>
          <w:i/>
          <w:color w:val="000000"/>
        </w:rPr>
        <w:t xml:space="preserve"> </w:t>
      </w:r>
      <w:r w:rsidRPr="00982E91">
        <w:rPr>
          <w:color w:val="000000"/>
        </w:rPr>
        <w:t xml:space="preserve"> which may be configured with </w:t>
      </w:r>
      <w:r w:rsidRPr="00982E91">
        <w:rPr>
          <w:rFonts w:eastAsia="Malgun Gothic"/>
          <w:i/>
          <w:lang w:eastAsia="zh-CN"/>
        </w:rPr>
        <w:t>'</w:t>
      </w:r>
      <w:ins w:id="282" w:author="CATT" w:date="2018-07-17T14:48:00Z">
        <w:r w:rsidRPr="00982E91">
          <w:t xml:space="preserve"> fullyAndPartialAndNonCoherent</w:t>
        </w:r>
        <w:r w:rsidRPr="00982E91" w:rsidDel="00A4629A">
          <w:rPr>
            <w:rFonts w:eastAsia="Malgun Gothic"/>
            <w:lang w:eastAsia="zh-CN"/>
          </w:rPr>
          <w:t xml:space="preserve"> </w:t>
        </w:r>
      </w:ins>
      <w:del w:id="283" w:author="CATT" w:date="2018-07-17T14:48:00Z">
        <w:r w:rsidRPr="00982E91" w:rsidDel="00A4629A">
          <w:rPr>
            <w:rFonts w:eastAsia="Malgun Gothic"/>
            <w:lang w:eastAsia="zh-CN"/>
          </w:rPr>
          <w:delText>fullAndPartialAndNonCoherent</w:delText>
        </w:r>
      </w:del>
      <w:r w:rsidRPr="00982E91">
        <w:rPr>
          <w:rFonts w:eastAsia="Malgun Gothic"/>
          <w:i/>
          <w:lang w:eastAsia="zh-CN"/>
        </w:rPr>
        <w:t>'</w:t>
      </w:r>
      <w:r w:rsidRPr="00982E91">
        <w:rPr>
          <w:color w:val="000000"/>
        </w:rPr>
        <w:t xml:space="preserve">, or </w:t>
      </w:r>
      <w:r w:rsidRPr="00982E91">
        <w:rPr>
          <w:rFonts w:eastAsia="Malgun Gothic"/>
          <w:i/>
          <w:lang w:eastAsia="zh-CN"/>
        </w:rPr>
        <w:t>'</w:t>
      </w:r>
      <w:r w:rsidRPr="00982E91">
        <w:rPr>
          <w:lang w:eastAsia="zh-CN"/>
        </w:rPr>
        <w:t>partialAndNonCoherent</w:t>
      </w:r>
      <w:r w:rsidRPr="00982E91">
        <w:rPr>
          <w:i/>
          <w:lang w:eastAsia="zh-CN"/>
        </w:rPr>
        <w:t>'</w:t>
      </w:r>
      <w:r w:rsidRPr="00982E91" w:rsidDel="00233658">
        <w:rPr>
          <w:color w:val="000000"/>
        </w:rPr>
        <w:t xml:space="preserve"> </w:t>
      </w:r>
      <w:r w:rsidRPr="00982E91">
        <w:rPr>
          <w:color w:val="000000"/>
        </w:rPr>
        <w:t xml:space="preserve">, or 'nonCoherent' depending on the UE capability. The maximum transmission rank may be configured by the higher parameter </w:t>
      </w:r>
      <w:r w:rsidRPr="00982E91">
        <w:rPr>
          <w:i/>
        </w:rPr>
        <w:t>maxRank</w:t>
      </w:r>
      <w:r w:rsidRPr="00982E91">
        <w:t xml:space="preserve"> in </w:t>
      </w:r>
      <w:r w:rsidRPr="00982E91">
        <w:rPr>
          <w:i/>
        </w:rPr>
        <w:t>PUSCH-Config</w:t>
      </w:r>
      <w:r w:rsidRPr="00982E91" w:rsidDel="00AF547C">
        <w:rPr>
          <w:i/>
          <w:color w:val="000000"/>
        </w:rPr>
        <w:t xml:space="preserve"> </w:t>
      </w:r>
      <w:r w:rsidRPr="00982E91">
        <w:rPr>
          <w:i/>
          <w:color w:val="000000"/>
        </w:rPr>
        <w:t>.</w:t>
      </w:r>
    </w:p>
    <w:p w14:paraId="49253F84" w14:textId="77777777" w:rsidR="00982E91" w:rsidRPr="00982E91" w:rsidRDefault="00982E91" w:rsidP="00982E91">
      <w:pPr>
        <w:rPr>
          <w:color w:val="000000"/>
        </w:rPr>
      </w:pPr>
      <w:r w:rsidRPr="00982E91">
        <w:rPr>
          <w:color w:val="000000"/>
        </w:rPr>
        <w:t>A UE reporting its UE capability of '</w:t>
      </w:r>
      <w:r w:rsidRPr="00982E91">
        <w:rPr>
          <w:lang w:eastAsia="zh-CN"/>
        </w:rPr>
        <w:t>partialAndNonCoherent</w:t>
      </w:r>
      <w:r w:rsidRPr="00982E91">
        <w:rPr>
          <w:color w:val="000000"/>
        </w:rPr>
        <w:t xml:space="preserve">' transmission shall not expect to be configured by </w:t>
      </w:r>
      <w:r w:rsidRPr="00982E91">
        <w:rPr>
          <w:i/>
        </w:rPr>
        <w:t>codebookSubset</w:t>
      </w:r>
      <w:r w:rsidRPr="00982E91">
        <w:rPr>
          <w:color w:val="000000"/>
        </w:rPr>
        <w:t xml:space="preserve"> with '</w:t>
      </w:r>
      <w:ins w:id="284" w:author="CATT" w:date="2018-07-17T14:48:00Z">
        <w:r w:rsidRPr="00982E91">
          <w:t xml:space="preserve"> fullyAndPartialAndNonCoherent</w:t>
        </w:r>
        <w:r w:rsidRPr="00982E91" w:rsidDel="00A4629A">
          <w:rPr>
            <w:rFonts w:eastAsia="Malgun Gothic"/>
            <w:lang w:eastAsia="zh-CN"/>
          </w:rPr>
          <w:t xml:space="preserve"> </w:t>
        </w:r>
      </w:ins>
      <w:del w:id="285" w:author="CATT" w:date="2018-07-17T14:48:00Z">
        <w:r w:rsidRPr="00982E91" w:rsidDel="00A4629A">
          <w:rPr>
            <w:rFonts w:eastAsia="Malgun Gothic"/>
            <w:lang w:eastAsia="zh-CN"/>
          </w:rPr>
          <w:delText>fullAndPartialAndNonCoherent</w:delText>
        </w:r>
      </w:del>
      <w:r w:rsidRPr="00982E91">
        <w:rPr>
          <w:rFonts w:eastAsia="Malgun Gothic"/>
          <w:i/>
          <w:lang w:eastAsia="zh-CN"/>
        </w:rPr>
        <w:t>'</w:t>
      </w:r>
      <w:r w:rsidRPr="00982E91">
        <w:rPr>
          <w:color w:val="000000"/>
        </w:rPr>
        <w:t xml:space="preserve">. </w:t>
      </w:r>
    </w:p>
    <w:p w14:paraId="3502743C" w14:textId="77777777" w:rsidR="00982E91" w:rsidRPr="00982E91" w:rsidRDefault="00982E91" w:rsidP="00982E91">
      <w:pPr>
        <w:rPr>
          <w:color w:val="000000"/>
        </w:rPr>
      </w:pPr>
      <w:r w:rsidRPr="00982E91">
        <w:rPr>
          <w:color w:val="000000"/>
        </w:rPr>
        <w:t>A UE reporting its UE capability of '</w:t>
      </w:r>
      <w:ins w:id="286" w:author="CATT" w:date="2018-07-17T14:53:00Z">
        <w:r w:rsidRPr="00982E91">
          <w:t xml:space="preserve"> nonCoherent</w:t>
        </w:r>
        <w:r w:rsidRPr="00982E91" w:rsidDel="00FD7EEA">
          <w:rPr>
            <w:color w:val="000000"/>
          </w:rPr>
          <w:t xml:space="preserve"> </w:t>
        </w:r>
      </w:ins>
      <w:del w:id="287" w:author="CATT" w:date="2018-07-17T14:53:00Z">
        <w:r w:rsidRPr="00982E91" w:rsidDel="00FD7EEA">
          <w:rPr>
            <w:color w:val="000000"/>
          </w:rPr>
          <w:delText>Non-Coherent</w:delText>
        </w:r>
      </w:del>
      <w:r w:rsidRPr="00982E91">
        <w:rPr>
          <w:color w:val="000000"/>
        </w:rPr>
        <w:t xml:space="preserve">' transmission shall not expect to be configured by </w:t>
      </w:r>
      <w:r w:rsidRPr="00982E91">
        <w:rPr>
          <w:i/>
        </w:rPr>
        <w:t>codebookSubset</w:t>
      </w:r>
      <w:r w:rsidRPr="00982E91">
        <w:rPr>
          <w:color w:val="000000"/>
        </w:rPr>
        <w:t xml:space="preserve"> with </w:t>
      </w:r>
      <w:r w:rsidRPr="00982E91">
        <w:rPr>
          <w:rFonts w:eastAsia="Malgun Gothic"/>
          <w:i/>
          <w:lang w:eastAsia="zh-CN"/>
        </w:rPr>
        <w:t>'</w:t>
      </w:r>
      <w:ins w:id="288" w:author="CATT" w:date="2018-07-17T14:48:00Z">
        <w:r w:rsidRPr="00982E91">
          <w:t xml:space="preserve"> fullyAndPartialAndNonCoherent</w:t>
        </w:r>
        <w:r w:rsidRPr="00982E91" w:rsidDel="00A4629A">
          <w:rPr>
            <w:rFonts w:eastAsia="Malgun Gothic"/>
            <w:lang w:eastAsia="zh-CN"/>
          </w:rPr>
          <w:t xml:space="preserve"> </w:t>
        </w:r>
      </w:ins>
      <w:del w:id="289" w:author="CATT" w:date="2018-07-17T14:48:00Z">
        <w:r w:rsidRPr="00982E91" w:rsidDel="00A4629A">
          <w:rPr>
            <w:rFonts w:eastAsia="Malgun Gothic"/>
            <w:lang w:eastAsia="zh-CN"/>
          </w:rPr>
          <w:delText>fullAndPartialAndNonCoherent</w:delText>
        </w:r>
      </w:del>
      <w:r w:rsidRPr="00982E91">
        <w:rPr>
          <w:rFonts w:eastAsia="Malgun Gothic"/>
          <w:i/>
          <w:lang w:eastAsia="zh-CN"/>
        </w:rPr>
        <w:t>'</w:t>
      </w:r>
      <w:r w:rsidRPr="00982E91" w:rsidDel="00233658">
        <w:rPr>
          <w:color w:val="000000"/>
        </w:rPr>
        <w:t xml:space="preserve"> </w:t>
      </w:r>
      <w:r w:rsidRPr="00982E91">
        <w:rPr>
          <w:color w:val="000000"/>
        </w:rPr>
        <w:t xml:space="preserve">or with </w:t>
      </w:r>
      <w:r w:rsidRPr="00982E91">
        <w:rPr>
          <w:rFonts w:eastAsia="Malgun Gothic"/>
          <w:i/>
          <w:lang w:eastAsia="zh-CN"/>
        </w:rPr>
        <w:t>'</w:t>
      </w:r>
      <w:r w:rsidRPr="00982E91">
        <w:rPr>
          <w:lang w:eastAsia="zh-CN"/>
        </w:rPr>
        <w:t>partialAndNonCoherent</w:t>
      </w:r>
      <w:r w:rsidRPr="00982E91" w:rsidDel="00233658">
        <w:rPr>
          <w:strike/>
          <w:color w:val="000000"/>
        </w:rPr>
        <w:t xml:space="preserve"> </w:t>
      </w:r>
      <w:r w:rsidRPr="00982E91">
        <w:rPr>
          <w:color w:val="000000"/>
        </w:rPr>
        <w:t>'.</w:t>
      </w:r>
    </w:p>
    <w:p w14:paraId="3A31EE00" w14:textId="77777777" w:rsidR="00982E91" w:rsidRPr="00982E91" w:rsidRDefault="00982E91" w:rsidP="00982E91">
      <w:pPr>
        <w:rPr>
          <w:color w:val="000000"/>
        </w:rPr>
      </w:pPr>
      <w:r w:rsidRPr="00982E91">
        <w:rPr>
          <w:color w:val="000000"/>
        </w:rPr>
        <w:t xml:space="preserve">A UE shall not expect to be configured with the higher layer parameter </w:t>
      </w:r>
      <w:r w:rsidRPr="00982E91">
        <w:rPr>
          <w:i/>
        </w:rPr>
        <w:t>codebookSubset</w:t>
      </w:r>
      <w:r w:rsidRPr="00982E91">
        <w:rPr>
          <w:color w:val="000000"/>
        </w:rPr>
        <w:t xml:space="preserve"> set to </w:t>
      </w:r>
      <w:r w:rsidRPr="00982E91">
        <w:rPr>
          <w:rFonts w:eastAsia="Malgun Gothic"/>
          <w:i/>
          <w:lang w:eastAsia="zh-CN"/>
        </w:rPr>
        <w:t>'</w:t>
      </w:r>
      <w:r w:rsidRPr="00982E91">
        <w:rPr>
          <w:color w:val="000000"/>
        </w:rPr>
        <w:t xml:space="preserve">partialAndNonCoherent' when higher layer parameter </w:t>
      </w:r>
      <w:r w:rsidRPr="00982E91">
        <w:rPr>
          <w:i/>
          <w:color w:val="000000"/>
        </w:rPr>
        <w:t>nrofSRS-Ports</w:t>
      </w:r>
      <w:r w:rsidRPr="00982E91">
        <w:rPr>
          <w:color w:val="000000"/>
        </w:rPr>
        <w:t xml:space="preserve"> in an </w:t>
      </w:r>
      <w:r w:rsidRPr="00982E91">
        <w:rPr>
          <w:i/>
          <w:color w:val="000000"/>
        </w:rPr>
        <w:t>SRS-ResourceSet</w:t>
      </w:r>
      <w:r w:rsidRPr="00982E91">
        <w:rPr>
          <w:color w:val="000000"/>
        </w:rPr>
        <w:t xml:space="preserve"> with </w:t>
      </w:r>
      <w:r w:rsidRPr="00982E91">
        <w:rPr>
          <w:i/>
          <w:color w:val="000000"/>
        </w:rPr>
        <w:t>usage</w:t>
      </w:r>
      <w:r w:rsidRPr="00982E91">
        <w:rPr>
          <w:color w:val="000000"/>
        </w:rPr>
        <w:t xml:space="preserve"> set to '</w:t>
      </w:r>
      <w:ins w:id="290" w:author="CATT" w:date="2018-07-17T14:47:00Z">
        <w:r w:rsidRPr="00982E91">
          <w:t xml:space="preserve"> codebook</w:t>
        </w:r>
        <w:r w:rsidRPr="00982E91" w:rsidDel="00A4629A">
          <w:rPr>
            <w:color w:val="000000"/>
          </w:rPr>
          <w:t xml:space="preserve"> </w:t>
        </w:r>
      </w:ins>
      <w:del w:id="291" w:author="CATT" w:date="2018-07-17T14:47:00Z">
        <w:r w:rsidRPr="00982E91" w:rsidDel="00A4629A">
          <w:rPr>
            <w:color w:val="000000"/>
          </w:rPr>
          <w:delText>codeBook</w:delText>
        </w:r>
      </w:del>
      <w:r w:rsidRPr="00982E91">
        <w:rPr>
          <w:color w:val="000000"/>
        </w:rPr>
        <w:t>' indicates that two SRS antenna ports are configured.</w:t>
      </w:r>
    </w:p>
    <w:p w14:paraId="2884456D" w14:textId="77777777" w:rsidR="00982E91" w:rsidRPr="00982E91" w:rsidRDefault="00982E91" w:rsidP="00982E91">
      <w:pPr>
        <w:rPr>
          <w:color w:val="000000"/>
        </w:rPr>
      </w:pPr>
      <w:r w:rsidRPr="00982E91">
        <w:rPr>
          <w:color w:val="000000"/>
        </w:rPr>
        <w:t xml:space="preserve">For codebook based transmission, the UE may be configured with a single </w:t>
      </w:r>
      <w:r w:rsidRPr="00982E91">
        <w:rPr>
          <w:i/>
          <w:color w:val="000000"/>
        </w:rPr>
        <w:t>SRS-ResourceSet</w:t>
      </w:r>
      <w:r w:rsidRPr="00982E91">
        <w:rPr>
          <w:color w:val="000000"/>
        </w:rPr>
        <w:t xml:space="preserve"> set to '</w:t>
      </w:r>
      <w:ins w:id="292" w:author="CATT" w:date="2018-07-17T14:47:00Z">
        <w:r w:rsidRPr="00982E91">
          <w:t xml:space="preserve"> codebook</w:t>
        </w:r>
        <w:r w:rsidRPr="00982E91" w:rsidDel="00A4629A">
          <w:rPr>
            <w:color w:val="000000"/>
          </w:rPr>
          <w:t xml:space="preserve"> </w:t>
        </w:r>
      </w:ins>
      <w:del w:id="293" w:author="CATT" w:date="2018-07-17T14:47:00Z">
        <w:r w:rsidRPr="00982E91" w:rsidDel="00A4629A">
          <w:rPr>
            <w:color w:val="000000"/>
          </w:rPr>
          <w:delText>codeBook</w:delText>
        </w:r>
      </w:del>
      <w:r w:rsidRPr="00982E91">
        <w:rPr>
          <w:color w:val="000000"/>
        </w:rPr>
        <w:t>' and only one SRS resource can be indicated based on the SRI from within the SRS resource set. The maximum number of configured SRS resources for codebook based transmission is 2. If aperiodic SRS is configured for a UE, the SRS request field in DCI triggers the transmission of aperiodidc SRS resources.</w:t>
      </w:r>
    </w:p>
    <w:p w14:paraId="75682EC0" w14:textId="77777777" w:rsidR="00982E91" w:rsidRPr="00982E91" w:rsidRDefault="00982E91" w:rsidP="00982E91">
      <w:pPr>
        <w:rPr>
          <w:color w:val="000000"/>
          <w:lang w:val="en-AU"/>
        </w:rPr>
      </w:pPr>
      <w:r w:rsidRPr="00982E91">
        <w:rPr>
          <w:color w:val="000000"/>
          <w:lang w:val="en-AU"/>
        </w:rPr>
        <w:t xml:space="preserve">When multiple SRS resources are configured by </w:t>
      </w:r>
      <w:r w:rsidRPr="00982E91">
        <w:rPr>
          <w:i/>
          <w:color w:val="000000"/>
          <w:lang w:val="en-AU"/>
        </w:rPr>
        <w:t>SRS-ResourceSet</w:t>
      </w:r>
      <w:r w:rsidRPr="00982E91">
        <w:rPr>
          <w:color w:val="000000"/>
          <w:lang w:val="en-AU"/>
        </w:rPr>
        <w:t xml:space="preserve"> with </w:t>
      </w:r>
      <w:r w:rsidRPr="00982E91">
        <w:rPr>
          <w:i/>
          <w:color w:val="000000"/>
          <w:lang w:val="en-AU"/>
        </w:rPr>
        <w:t>usage</w:t>
      </w:r>
      <w:r w:rsidRPr="00982E91">
        <w:rPr>
          <w:color w:val="000000"/>
          <w:lang w:val="en-AU"/>
        </w:rPr>
        <w:t xml:space="preserve"> set to '</w:t>
      </w:r>
      <w:ins w:id="294" w:author="CATT" w:date="2018-07-17T14:47:00Z">
        <w:r w:rsidRPr="00982E91">
          <w:t xml:space="preserve"> codebook</w:t>
        </w:r>
        <w:r w:rsidRPr="00982E91" w:rsidDel="00A4629A">
          <w:rPr>
            <w:color w:val="000000"/>
            <w:lang w:val="en-AU"/>
          </w:rPr>
          <w:t xml:space="preserve"> </w:t>
        </w:r>
      </w:ins>
      <w:del w:id="295" w:author="CATT" w:date="2018-07-17T14:47:00Z">
        <w:r w:rsidRPr="00982E91" w:rsidDel="00A4629A">
          <w:rPr>
            <w:color w:val="000000"/>
            <w:lang w:val="en-AU"/>
          </w:rPr>
          <w:delText>codeBook</w:delText>
        </w:r>
      </w:del>
      <w:r w:rsidRPr="00982E91">
        <w:rPr>
          <w:color w:val="000000"/>
          <w:lang w:val="en-AU"/>
        </w:rPr>
        <w:t xml:space="preserve">', the UE shall expect that higher layer parameters </w:t>
      </w:r>
      <w:r w:rsidRPr="00982E91">
        <w:rPr>
          <w:i/>
        </w:rPr>
        <w:t>nrofSRS-Ports</w:t>
      </w:r>
      <w:r w:rsidRPr="00982E91">
        <w:t xml:space="preserve"> </w:t>
      </w:r>
      <w:r w:rsidRPr="00982E91">
        <w:rPr>
          <w:color w:val="000000"/>
          <w:lang w:val="en-AU"/>
        </w:rPr>
        <w:t xml:space="preserve">in </w:t>
      </w:r>
      <w:r w:rsidRPr="00982E91">
        <w:rPr>
          <w:i/>
          <w:color w:val="000000"/>
          <w:lang w:val="en-AU"/>
        </w:rPr>
        <w:t>SRS-ResourceSet</w:t>
      </w:r>
      <w:r w:rsidRPr="00982E91">
        <w:rPr>
          <w:color w:val="000000"/>
          <w:lang w:val="en-AU"/>
        </w:rPr>
        <w:t xml:space="preserve"> in </w:t>
      </w:r>
      <w:r w:rsidRPr="00982E91">
        <w:rPr>
          <w:i/>
          <w:iCs/>
        </w:rPr>
        <w:t>SRS-ResourceSet</w:t>
      </w:r>
      <w:r w:rsidRPr="00982E91">
        <w:rPr>
          <w:i/>
          <w:color w:val="000000"/>
          <w:lang w:val="en-AU"/>
        </w:rPr>
        <w:t xml:space="preserve"> </w:t>
      </w:r>
      <w:r w:rsidRPr="00982E91">
        <w:rPr>
          <w:color w:val="000000"/>
          <w:lang w:val="en-AU"/>
        </w:rPr>
        <w:t>shall be configured with the same value for all these SRS resources.</w:t>
      </w:r>
    </w:p>
    <w:p w14:paraId="32EDA646" w14:textId="2C2503C9" w:rsidR="00575981" w:rsidRPr="00982E91" w:rsidRDefault="00575981" w:rsidP="00575981">
      <w:pPr>
        <w:ind w:left="720" w:hanging="720"/>
        <w:jc w:val="center"/>
      </w:pPr>
      <w:r w:rsidRPr="00982E91">
        <w:t>--------------------------------</w:t>
      </w:r>
      <w:r>
        <w:t xml:space="preserve">--------------------End of TP </w:t>
      </w:r>
      <w:r w:rsidRPr="00982E91">
        <w:t>----------------------------------------------------------------</w:t>
      </w:r>
    </w:p>
    <w:p w14:paraId="38D678E2" w14:textId="77777777" w:rsidR="00982E91" w:rsidRPr="00982E91" w:rsidRDefault="00982E91" w:rsidP="00982E91">
      <w:pPr>
        <w:ind w:left="720" w:hanging="720"/>
        <w:rPr>
          <w:lang w:eastAsia="x-none"/>
        </w:rPr>
      </w:pPr>
    </w:p>
    <w:p w14:paraId="16E836C4" w14:textId="563A784C" w:rsidR="00982E91" w:rsidRPr="00575981" w:rsidRDefault="001B7BF2" w:rsidP="00982E91">
      <w:pPr>
        <w:ind w:left="720" w:hanging="720"/>
        <w:rPr>
          <w:b/>
          <w:lang w:eastAsia="x-none"/>
        </w:rPr>
      </w:pPr>
      <w:hyperlink r:id="rId823" w:history="1">
        <w:r w:rsidR="00D93AE1" w:rsidRPr="00575981">
          <w:rPr>
            <w:rStyle w:val="Hyperlink"/>
            <w:b/>
          </w:rPr>
          <w:t>R1-1809911</w:t>
        </w:r>
      </w:hyperlink>
      <w:r w:rsidR="00982E91" w:rsidRPr="00575981">
        <w:rPr>
          <w:b/>
          <w:lang w:eastAsia="x-none"/>
        </w:rPr>
        <w:tab/>
        <w:t>Further discussions on non-codebook based uplink transmission</w:t>
      </w:r>
      <w:r w:rsidR="00982E91" w:rsidRPr="00575981">
        <w:rPr>
          <w:b/>
          <w:lang w:eastAsia="x-none"/>
        </w:rPr>
        <w:tab/>
        <w:t>Nokia, Nokia Shanghai Bell</w:t>
      </w:r>
    </w:p>
    <w:p w14:paraId="6589CDAD" w14:textId="77777777" w:rsidR="00982E91" w:rsidRPr="00982E91" w:rsidRDefault="00982E91" w:rsidP="00982E91">
      <w:pPr>
        <w:ind w:left="720" w:hanging="720"/>
        <w:rPr>
          <w:lang w:eastAsia="x-none"/>
        </w:rPr>
      </w:pPr>
    </w:p>
    <w:p w14:paraId="72A442D5" w14:textId="77777777" w:rsidR="00982E91" w:rsidRPr="00575981" w:rsidRDefault="00982E91" w:rsidP="00982E91">
      <w:pPr>
        <w:ind w:left="720" w:hanging="720"/>
        <w:rPr>
          <w:highlight w:val="green"/>
        </w:rPr>
      </w:pPr>
      <w:r w:rsidRPr="00575981">
        <w:rPr>
          <w:highlight w:val="green"/>
        </w:rPr>
        <w:t xml:space="preserve">Agreement </w:t>
      </w:r>
    </w:p>
    <w:p w14:paraId="22A4CF2E" w14:textId="77777777" w:rsidR="00982E91" w:rsidRPr="00575981" w:rsidRDefault="00982E91" w:rsidP="00982E91">
      <w:pPr>
        <w:ind w:left="720" w:hanging="720"/>
      </w:pPr>
      <w:r w:rsidRPr="00575981">
        <w:t>Agree this TP to 6.2.1 of 38.214:</w:t>
      </w:r>
    </w:p>
    <w:p w14:paraId="47923D75" w14:textId="77777777" w:rsidR="00575981" w:rsidRPr="00982E91" w:rsidRDefault="00575981" w:rsidP="00575981">
      <w:pPr>
        <w:ind w:left="720" w:hanging="720"/>
        <w:jc w:val="center"/>
      </w:pPr>
      <w:bookmarkStart w:id="296" w:name="_Toc517439519"/>
      <w:r w:rsidRPr="00982E91">
        <w:t>--------------------------------</w:t>
      </w:r>
      <w:r>
        <w:t xml:space="preserve">--------------------Start of TP </w:t>
      </w:r>
      <w:r w:rsidRPr="00982E91">
        <w:t>----------------------------------------------------------------</w:t>
      </w:r>
    </w:p>
    <w:p w14:paraId="2DB9228E" w14:textId="77777777" w:rsidR="00982E91" w:rsidRPr="00982E91" w:rsidRDefault="00982E91" w:rsidP="00982E91">
      <w:pPr>
        <w:ind w:left="720" w:hanging="720"/>
      </w:pPr>
      <w:r w:rsidRPr="00982E91">
        <w:t>6.2.1</w:t>
      </w:r>
      <w:r w:rsidRPr="00982E91">
        <w:tab/>
        <w:t>UE sounding procedure</w:t>
      </w:r>
      <w:bookmarkEnd w:id="296"/>
    </w:p>
    <w:p w14:paraId="326F72E2" w14:textId="77777777" w:rsidR="00982E91" w:rsidRPr="00982E91" w:rsidRDefault="00982E91" w:rsidP="00982E91">
      <w:pPr>
        <w:rPr>
          <w:color w:val="000000"/>
        </w:rPr>
      </w:pPr>
      <w:r w:rsidRPr="00982E91">
        <w:rPr>
          <w:rFonts w:eastAsia="MS Mincho"/>
          <w:color w:val="000000"/>
          <w:lang w:eastAsia="ja-JP"/>
        </w:rPr>
        <w:t xml:space="preserve">The </w:t>
      </w:r>
      <w:r w:rsidRPr="00982E91">
        <w:rPr>
          <w:color w:val="000000"/>
        </w:rPr>
        <w:t xml:space="preserve">UE can be configured with one or more Sounding Reference Symbol (SRS) resource sets as configured by the higher layer parameter </w:t>
      </w:r>
      <w:r w:rsidRPr="00982E91">
        <w:rPr>
          <w:i/>
          <w:color w:val="000000"/>
        </w:rPr>
        <w:t>SRS-ResourceSet</w:t>
      </w:r>
      <w:r w:rsidRPr="00982E91">
        <w:rPr>
          <w:color w:val="000000"/>
        </w:rPr>
        <w:t>.</w:t>
      </w:r>
      <w:r w:rsidRPr="00982E91">
        <w:rPr>
          <w:rFonts w:eastAsia="MS Mincho"/>
          <w:color w:val="000000"/>
          <w:lang w:eastAsia="ja-JP"/>
        </w:rPr>
        <w:t xml:space="preserve"> For each SRS resource set, </w:t>
      </w:r>
      <w:r w:rsidRPr="00982E91">
        <w:rPr>
          <w:color w:val="000000"/>
        </w:rPr>
        <w:t>a</w:t>
      </w:r>
      <w:r w:rsidRPr="00982E91">
        <w:rPr>
          <w:rFonts w:hint="eastAsia"/>
          <w:color w:val="000000"/>
        </w:rPr>
        <w:t xml:space="preserve"> UE may be configured with </w:t>
      </w:r>
      <w:r w:rsidR="001B7BF2">
        <w:rPr>
          <w:color w:val="000000"/>
          <w:position w:val="-4"/>
        </w:rPr>
        <w:pict w14:anchorId="65090D0C">
          <v:shape id="_x0000_i1070" type="#_x0000_t75" style="width:25.6pt;height:12pt">
            <v:imagedata r:id="rId824" o:title=""/>
          </v:shape>
        </w:pict>
      </w:r>
      <w:r w:rsidRPr="00982E91">
        <w:rPr>
          <w:color w:val="000000"/>
        </w:rPr>
        <w:t xml:space="preserve">SRS resources (higher </w:t>
      </w:r>
      <w:r w:rsidRPr="00982E91">
        <w:rPr>
          <w:strike/>
          <w:color w:val="FF0000"/>
        </w:rPr>
        <w:t>later</w:t>
      </w:r>
      <w:r w:rsidRPr="00982E91">
        <w:rPr>
          <w:color w:val="FF0000"/>
          <w:u w:val="single"/>
        </w:rPr>
        <w:t>layer</w:t>
      </w:r>
      <w:r w:rsidRPr="00982E91">
        <w:rPr>
          <w:color w:val="000000"/>
        </w:rPr>
        <w:t xml:space="preserve"> parameter </w:t>
      </w:r>
      <w:r w:rsidRPr="00982E91">
        <w:rPr>
          <w:i/>
          <w:color w:val="000000"/>
        </w:rPr>
        <w:t>SRS-Resource</w:t>
      </w:r>
      <w:r w:rsidRPr="00982E91">
        <w:rPr>
          <w:color w:val="000000"/>
        </w:rPr>
        <w:t>), where the maximum value of K is indicated by [</w:t>
      </w:r>
      <w:r w:rsidRPr="00982E91">
        <w:rPr>
          <w:i/>
          <w:color w:val="000000"/>
        </w:rPr>
        <w:t xml:space="preserve">SRS_capability </w:t>
      </w:r>
      <w:r w:rsidRPr="00982E91">
        <w:rPr>
          <w:color w:val="000000"/>
        </w:rPr>
        <w:t xml:space="preserve">[13, 38.306]]. The SRS resource set applicability is configured by the higher layer parameter </w:t>
      </w:r>
      <w:r w:rsidRPr="00982E91">
        <w:rPr>
          <w:i/>
          <w:strike/>
          <w:color w:val="FF0000"/>
        </w:rPr>
        <w:t>SRS-SetUse</w:t>
      </w:r>
      <w:r w:rsidRPr="00982E91">
        <w:rPr>
          <w:i/>
          <w:color w:val="FF0000"/>
          <w:u w:val="single"/>
        </w:rPr>
        <w:t xml:space="preserve">usage </w:t>
      </w:r>
      <w:r w:rsidRPr="00982E91">
        <w:rPr>
          <w:color w:val="FF0000"/>
          <w:u w:val="single"/>
        </w:rPr>
        <w:t>in</w:t>
      </w:r>
      <w:r w:rsidRPr="00982E91">
        <w:rPr>
          <w:i/>
          <w:color w:val="FF0000"/>
          <w:u w:val="single"/>
        </w:rPr>
        <w:t xml:space="preserve"> SRS-ResourceSet</w:t>
      </w:r>
      <w:r w:rsidRPr="00982E91">
        <w:rPr>
          <w:i/>
          <w:color w:val="000000"/>
        </w:rPr>
        <w:t>.</w:t>
      </w:r>
      <w:r w:rsidRPr="00982E91">
        <w:rPr>
          <w:color w:val="000000"/>
        </w:rPr>
        <w:t xml:space="preserve"> When the higher layer parameter </w:t>
      </w:r>
      <w:r w:rsidRPr="00982E91">
        <w:rPr>
          <w:i/>
          <w:color w:val="FF0000"/>
          <w:u w:val="single"/>
        </w:rPr>
        <w:t>usage</w:t>
      </w:r>
      <w:r w:rsidRPr="00982E91">
        <w:rPr>
          <w:i/>
          <w:strike/>
          <w:color w:val="FF0000"/>
        </w:rPr>
        <w:t>SRS-SetUse</w:t>
      </w:r>
      <w:r w:rsidRPr="00982E91">
        <w:rPr>
          <w:i/>
          <w:color w:val="FF0000"/>
        </w:rPr>
        <w:t xml:space="preserve"> </w:t>
      </w:r>
      <w:r w:rsidRPr="00982E91">
        <w:rPr>
          <w:color w:val="000000"/>
        </w:rPr>
        <w:t>is set to 'BeamManagement'</w:t>
      </w:r>
      <w:r w:rsidRPr="00982E91">
        <w:rPr>
          <w:i/>
          <w:color w:val="000000"/>
        </w:rPr>
        <w:t xml:space="preserve">, </w:t>
      </w:r>
      <w:r w:rsidRPr="00982E91">
        <w:rPr>
          <w:color w:val="000000"/>
        </w:rPr>
        <w:t>only one SRS resource in each of multiple SRS sets can be transmitted at a given time instant. The SRS resources in different SRS resource sets can be transmitted simultaneously.</w:t>
      </w:r>
    </w:p>
    <w:p w14:paraId="78972502" w14:textId="77777777" w:rsidR="00982E91" w:rsidRPr="00982E91" w:rsidRDefault="00982E91" w:rsidP="00982E91">
      <w:pPr>
        <w:spacing w:line="288" w:lineRule="auto"/>
        <w:ind w:left="720" w:hanging="720"/>
        <w:rPr>
          <w:lang w:eastAsia="ko-KR"/>
        </w:rPr>
      </w:pPr>
      <w:r w:rsidRPr="00982E91">
        <w:rPr>
          <w:color w:val="000000"/>
        </w:rPr>
        <w:t>For aperiodic SRS at least one state of the DCI field is used to select at least one out of the configured SRS resource set</w:t>
      </w:r>
    </w:p>
    <w:p w14:paraId="5973C6EB" w14:textId="77777777" w:rsidR="00982E91" w:rsidRPr="00982E91" w:rsidRDefault="00982E91" w:rsidP="00982E91">
      <w:pPr>
        <w:ind w:left="720" w:hanging="720"/>
      </w:pPr>
      <w:r w:rsidRPr="00982E91">
        <w:t>…</w:t>
      </w:r>
    </w:p>
    <w:p w14:paraId="5226EF1D" w14:textId="41E18BD8" w:rsidR="00575981" w:rsidRPr="00982E91" w:rsidRDefault="00575981" w:rsidP="00575981">
      <w:pPr>
        <w:ind w:left="720" w:hanging="720"/>
        <w:jc w:val="center"/>
      </w:pPr>
      <w:r w:rsidRPr="00982E91">
        <w:t>--------------------------------</w:t>
      </w:r>
      <w:r>
        <w:t xml:space="preserve">--------------------End of TP </w:t>
      </w:r>
      <w:r w:rsidRPr="00982E91">
        <w:t>----------------------------------------------------------------</w:t>
      </w:r>
    </w:p>
    <w:p w14:paraId="1083E57F" w14:textId="06D6C8E1" w:rsidR="00982E91" w:rsidRDefault="00982E91" w:rsidP="00982E91">
      <w:pPr>
        <w:ind w:left="720" w:hanging="720"/>
        <w:rPr>
          <w:lang w:eastAsia="x-none"/>
        </w:rPr>
      </w:pPr>
    </w:p>
    <w:p w14:paraId="78E50B60" w14:textId="77777777" w:rsidR="00575981" w:rsidRPr="00982E91" w:rsidRDefault="00575981" w:rsidP="00982E91">
      <w:pPr>
        <w:ind w:left="720" w:hanging="720"/>
        <w:rPr>
          <w:lang w:eastAsia="x-none"/>
        </w:rPr>
      </w:pPr>
    </w:p>
    <w:p w14:paraId="2F07E379" w14:textId="1015C1EF" w:rsidR="00982E91" w:rsidRPr="00982E91" w:rsidRDefault="001B7BF2" w:rsidP="00982E91">
      <w:pPr>
        <w:ind w:left="720" w:hanging="720"/>
        <w:rPr>
          <w:lang w:eastAsia="x-none"/>
        </w:rPr>
      </w:pPr>
      <w:hyperlink r:id="rId825" w:history="1">
        <w:r w:rsidR="00D93AE1">
          <w:rPr>
            <w:rStyle w:val="Hyperlink"/>
            <w:lang w:eastAsia="x-none"/>
          </w:rPr>
          <w:t>R1-1808146</w:t>
        </w:r>
      </w:hyperlink>
      <w:r w:rsidR="00982E91" w:rsidRPr="00982E91">
        <w:rPr>
          <w:lang w:eastAsia="x-none"/>
        </w:rPr>
        <w:tab/>
        <w:t>Remaining issues on multi-antenna schemes</w:t>
      </w:r>
      <w:r w:rsidR="00982E91" w:rsidRPr="00982E91">
        <w:rPr>
          <w:lang w:eastAsia="x-none"/>
        </w:rPr>
        <w:tab/>
        <w:t>Huawei, HiSilicon</w:t>
      </w:r>
    </w:p>
    <w:p w14:paraId="5CAE647C" w14:textId="7C0562FD" w:rsidR="00982E91" w:rsidRPr="00982E91" w:rsidRDefault="001B7BF2" w:rsidP="00982E91">
      <w:pPr>
        <w:ind w:left="720" w:hanging="720"/>
        <w:rPr>
          <w:lang w:eastAsia="x-none"/>
        </w:rPr>
      </w:pPr>
      <w:hyperlink r:id="rId826" w:history="1">
        <w:r w:rsidR="00D93AE1">
          <w:rPr>
            <w:rStyle w:val="Hyperlink"/>
            <w:lang w:eastAsia="x-none"/>
          </w:rPr>
          <w:t>R1-1808194</w:t>
        </w:r>
      </w:hyperlink>
      <w:r w:rsidR="00982E91" w:rsidRPr="00982E91">
        <w:rPr>
          <w:lang w:eastAsia="x-none"/>
        </w:rPr>
        <w:tab/>
        <w:t>Maintenance for Multi-antenna scheme</w:t>
      </w:r>
      <w:r w:rsidR="00982E91" w:rsidRPr="00982E91">
        <w:rPr>
          <w:lang w:eastAsia="x-none"/>
        </w:rPr>
        <w:tab/>
        <w:t>ZTE</w:t>
      </w:r>
    </w:p>
    <w:p w14:paraId="2951C67C" w14:textId="050F5032" w:rsidR="00982E91" w:rsidRPr="00982E91" w:rsidRDefault="001B7BF2" w:rsidP="00982E91">
      <w:pPr>
        <w:ind w:left="720" w:hanging="720"/>
        <w:rPr>
          <w:lang w:eastAsia="x-none"/>
        </w:rPr>
      </w:pPr>
      <w:hyperlink r:id="rId827" w:history="1">
        <w:r w:rsidR="00D93AE1">
          <w:rPr>
            <w:rStyle w:val="Hyperlink"/>
            <w:lang w:eastAsia="x-none"/>
          </w:rPr>
          <w:t>R1-1808219</w:t>
        </w:r>
      </w:hyperlink>
      <w:r w:rsidR="00982E91" w:rsidRPr="00982E91">
        <w:rPr>
          <w:lang w:eastAsia="x-none"/>
        </w:rPr>
        <w:tab/>
        <w:t>Remaining issues on multi-antenna scheme</w:t>
      </w:r>
      <w:r w:rsidR="00982E91" w:rsidRPr="00982E91">
        <w:rPr>
          <w:lang w:eastAsia="x-none"/>
        </w:rPr>
        <w:tab/>
        <w:t>vivo</w:t>
      </w:r>
    </w:p>
    <w:p w14:paraId="413849EE" w14:textId="2C99D352" w:rsidR="00982E91" w:rsidRPr="00982E91" w:rsidRDefault="001B7BF2" w:rsidP="00982E91">
      <w:pPr>
        <w:ind w:left="720" w:hanging="720"/>
        <w:rPr>
          <w:lang w:eastAsia="x-none"/>
        </w:rPr>
      </w:pPr>
      <w:hyperlink r:id="rId828" w:history="1">
        <w:r w:rsidR="00D93AE1">
          <w:rPr>
            <w:rStyle w:val="Hyperlink"/>
            <w:lang w:eastAsia="x-none"/>
          </w:rPr>
          <w:t>R1-1808311</w:t>
        </w:r>
      </w:hyperlink>
      <w:r w:rsidR="00982E91" w:rsidRPr="00982E91">
        <w:rPr>
          <w:lang w:eastAsia="x-none"/>
        </w:rPr>
        <w:tab/>
        <w:t>Corrections on Codebook based transmission</w:t>
      </w:r>
      <w:r w:rsidR="00982E91" w:rsidRPr="00982E91">
        <w:rPr>
          <w:lang w:eastAsia="x-none"/>
        </w:rPr>
        <w:tab/>
        <w:t>Fujitsu</w:t>
      </w:r>
    </w:p>
    <w:p w14:paraId="277902DC" w14:textId="6E0C9A28" w:rsidR="00982E91" w:rsidRPr="00982E91" w:rsidRDefault="001B7BF2" w:rsidP="00982E91">
      <w:pPr>
        <w:ind w:left="720" w:hanging="720"/>
        <w:rPr>
          <w:lang w:eastAsia="x-none"/>
        </w:rPr>
      </w:pPr>
      <w:hyperlink r:id="rId829" w:history="1">
        <w:r w:rsidR="00D93AE1">
          <w:rPr>
            <w:rStyle w:val="Hyperlink"/>
            <w:lang w:eastAsia="x-none"/>
          </w:rPr>
          <w:t>R1-1808373</w:t>
        </w:r>
      </w:hyperlink>
      <w:r w:rsidR="00982E91" w:rsidRPr="00982E91">
        <w:rPr>
          <w:lang w:eastAsia="x-none"/>
        </w:rPr>
        <w:tab/>
        <w:t>Issues on transmission schemes</w:t>
      </w:r>
      <w:r w:rsidR="00982E91" w:rsidRPr="00982E91">
        <w:rPr>
          <w:lang w:eastAsia="x-none"/>
        </w:rPr>
        <w:tab/>
        <w:t>CATT</w:t>
      </w:r>
    </w:p>
    <w:p w14:paraId="686F6BC4" w14:textId="1C0845EE" w:rsidR="00982E91" w:rsidRPr="00982E91" w:rsidRDefault="001B7BF2" w:rsidP="00982E91">
      <w:pPr>
        <w:ind w:left="720" w:hanging="720"/>
        <w:rPr>
          <w:lang w:eastAsia="x-none"/>
        </w:rPr>
      </w:pPr>
      <w:hyperlink r:id="rId830" w:history="1">
        <w:r w:rsidR="00D93AE1">
          <w:rPr>
            <w:rStyle w:val="Hyperlink"/>
            <w:lang w:eastAsia="x-none"/>
          </w:rPr>
          <w:t>R1-1808485</w:t>
        </w:r>
      </w:hyperlink>
      <w:r w:rsidR="00982E91" w:rsidRPr="00982E91">
        <w:rPr>
          <w:lang w:eastAsia="x-none"/>
        </w:rPr>
        <w:tab/>
        <w:t>Text proposals on multi-antenna scheme</w:t>
      </w:r>
      <w:r w:rsidR="00982E91" w:rsidRPr="00982E91">
        <w:rPr>
          <w:lang w:eastAsia="x-none"/>
        </w:rPr>
        <w:tab/>
        <w:t>LG Electronics</w:t>
      </w:r>
    </w:p>
    <w:p w14:paraId="158620BD" w14:textId="3069017B" w:rsidR="00982E91" w:rsidRPr="00982E91" w:rsidRDefault="001B7BF2" w:rsidP="00982E91">
      <w:pPr>
        <w:ind w:left="720" w:hanging="720"/>
        <w:rPr>
          <w:lang w:eastAsia="x-none"/>
        </w:rPr>
      </w:pPr>
      <w:hyperlink r:id="rId831" w:history="1">
        <w:r w:rsidR="00D93AE1">
          <w:rPr>
            <w:rStyle w:val="Hyperlink"/>
            <w:lang w:eastAsia="x-none"/>
          </w:rPr>
          <w:t>R1-1808549</w:t>
        </w:r>
      </w:hyperlink>
      <w:r w:rsidR="00982E91" w:rsidRPr="00982E91">
        <w:rPr>
          <w:lang w:eastAsia="x-none"/>
        </w:rPr>
        <w:tab/>
        <w:t>Maintenance for codebook and non-codebook based UL transmission</w:t>
      </w:r>
      <w:r w:rsidR="00982E91" w:rsidRPr="00982E91">
        <w:rPr>
          <w:lang w:eastAsia="x-none"/>
        </w:rPr>
        <w:tab/>
        <w:t>Lenovo, Motorola Mobility</w:t>
      </w:r>
    </w:p>
    <w:p w14:paraId="55A2A0AA" w14:textId="3F530222" w:rsidR="00982E91" w:rsidRPr="00982E91" w:rsidRDefault="001B7BF2" w:rsidP="00982E91">
      <w:pPr>
        <w:ind w:left="720" w:hanging="720"/>
        <w:rPr>
          <w:lang w:eastAsia="x-none"/>
        </w:rPr>
      </w:pPr>
      <w:hyperlink r:id="rId832" w:history="1">
        <w:r w:rsidR="00D93AE1">
          <w:rPr>
            <w:rStyle w:val="Hyperlink"/>
            <w:lang w:eastAsia="x-none"/>
          </w:rPr>
          <w:t>R1-1808667</w:t>
        </w:r>
      </w:hyperlink>
      <w:r w:rsidR="00982E91" w:rsidRPr="00982E91">
        <w:rPr>
          <w:lang w:eastAsia="x-none"/>
        </w:rPr>
        <w:tab/>
        <w:t>Remaining Issues on Multi-antenna Scheme</w:t>
      </w:r>
      <w:r w:rsidR="00982E91" w:rsidRPr="00982E91">
        <w:rPr>
          <w:lang w:eastAsia="x-none"/>
        </w:rPr>
        <w:tab/>
        <w:t>Intel Corporation</w:t>
      </w:r>
    </w:p>
    <w:p w14:paraId="5839A356" w14:textId="70F9FC9F" w:rsidR="00982E91" w:rsidRPr="00982E91" w:rsidRDefault="001B7BF2" w:rsidP="00982E91">
      <w:pPr>
        <w:ind w:left="720" w:hanging="720"/>
        <w:rPr>
          <w:lang w:eastAsia="x-none"/>
        </w:rPr>
      </w:pPr>
      <w:hyperlink r:id="rId833" w:history="1">
        <w:r w:rsidR="00D93AE1">
          <w:rPr>
            <w:rStyle w:val="Hyperlink"/>
            <w:lang w:eastAsia="x-none"/>
          </w:rPr>
          <w:t>R1-1808799</w:t>
        </w:r>
      </w:hyperlink>
      <w:r w:rsidR="00982E91" w:rsidRPr="00982E91">
        <w:rPr>
          <w:lang w:eastAsia="x-none"/>
        </w:rPr>
        <w:tab/>
        <w:t>Remaining issues on PRB bundling for DL</w:t>
      </w:r>
      <w:r w:rsidR="00982E91" w:rsidRPr="00982E91">
        <w:rPr>
          <w:lang w:eastAsia="x-none"/>
        </w:rPr>
        <w:tab/>
        <w:t>Spreadtrum Communications</w:t>
      </w:r>
    </w:p>
    <w:p w14:paraId="363BF37C" w14:textId="67C15A02" w:rsidR="00982E91" w:rsidRPr="00982E91" w:rsidRDefault="001B7BF2" w:rsidP="00982E91">
      <w:pPr>
        <w:ind w:left="720" w:hanging="720"/>
        <w:rPr>
          <w:lang w:eastAsia="x-none"/>
        </w:rPr>
      </w:pPr>
      <w:hyperlink r:id="rId834" w:history="1">
        <w:r w:rsidR="00D93AE1">
          <w:rPr>
            <w:rStyle w:val="Hyperlink"/>
            <w:lang w:eastAsia="x-none"/>
          </w:rPr>
          <w:t>R1-1808880</w:t>
        </w:r>
      </w:hyperlink>
      <w:r w:rsidR="00982E91" w:rsidRPr="00982E91">
        <w:rPr>
          <w:lang w:eastAsia="x-none"/>
        </w:rPr>
        <w:tab/>
        <w:t>Text proposals for multi-antenna scheme</w:t>
      </w:r>
      <w:r w:rsidR="00982E91" w:rsidRPr="00982E91">
        <w:rPr>
          <w:lang w:eastAsia="x-none"/>
        </w:rPr>
        <w:tab/>
        <w:t>Guangdong OPPO Mobile Telecom</w:t>
      </w:r>
    </w:p>
    <w:p w14:paraId="34F89C56" w14:textId="10D9DACD" w:rsidR="00982E91" w:rsidRPr="00982E91" w:rsidRDefault="001B7BF2" w:rsidP="00982E91">
      <w:pPr>
        <w:ind w:left="720" w:hanging="720"/>
        <w:rPr>
          <w:lang w:eastAsia="x-none"/>
        </w:rPr>
      </w:pPr>
      <w:hyperlink r:id="rId835" w:history="1">
        <w:r w:rsidR="00D93AE1">
          <w:rPr>
            <w:rStyle w:val="Hyperlink"/>
            <w:lang w:eastAsia="x-none"/>
          </w:rPr>
          <w:t>R1-1809052</w:t>
        </w:r>
      </w:hyperlink>
      <w:r w:rsidR="00982E91" w:rsidRPr="00982E91">
        <w:rPr>
          <w:lang w:eastAsia="x-none"/>
        </w:rPr>
        <w:tab/>
        <w:t>Text Proposal on MIMO Codeword Mapping</w:t>
      </w:r>
      <w:r w:rsidR="00982E91" w:rsidRPr="00982E91">
        <w:rPr>
          <w:lang w:eastAsia="x-none"/>
        </w:rPr>
        <w:tab/>
        <w:t>AT&amp;T</w:t>
      </w:r>
    </w:p>
    <w:p w14:paraId="4092633D" w14:textId="2985FAAE" w:rsidR="00982E91" w:rsidRPr="00982E91" w:rsidRDefault="001B7BF2" w:rsidP="00982E91">
      <w:pPr>
        <w:ind w:left="720" w:hanging="720"/>
        <w:rPr>
          <w:lang w:eastAsia="x-none"/>
        </w:rPr>
      </w:pPr>
      <w:hyperlink r:id="rId836" w:history="1">
        <w:r w:rsidR="00D93AE1">
          <w:rPr>
            <w:rStyle w:val="Hyperlink"/>
            <w:lang w:eastAsia="x-none"/>
          </w:rPr>
          <w:t>R1-1809195</w:t>
        </w:r>
      </w:hyperlink>
      <w:r w:rsidR="00982E91" w:rsidRPr="00982E91">
        <w:rPr>
          <w:lang w:eastAsia="x-none"/>
        </w:rPr>
        <w:tab/>
        <w:t>Maintenance for Multi-antenna scheme</w:t>
      </w:r>
      <w:r w:rsidR="00982E91" w:rsidRPr="00982E91">
        <w:rPr>
          <w:lang w:eastAsia="x-none"/>
        </w:rPr>
        <w:tab/>
        <w:t>Ericsson</w:t>
      </w:r>
    </w:p>
    <w:p w14:paraId="4AF5E663" w14:textId="35E266A1" w:rsidR="00982E91" w:rsidRPr="00982E91" w:rsidRDefault="001B7BF2" w:rsidP="00982E91">
      <w:pPr>
        <w:ind w:left="720" w:hanging="720"/>
        <w:rPr>
          <w:lang w:eastAsia="x-none"/>
        </w:rPr>
      </w:pPr>
      <w:hyperlink r:id="rId837" w:history="1">
        <w:r w:rsidR="00D93AE1">
          <w:rPr>
            <w:rStyle w:val="Hyperlink"/>
            <w:lang w:eastAsia="x-none"/>
          </w:rPr>
          <w:t>R1-1809235</w:t>
        </w:r>
      </w:hyperlink>
      <w:r w:rsidR="00982E91" w:rsidRPr="00982E91">
        <w:rPr>
          <w:lang w:eastAsia="x-none"/>
        </w:rPr>
        <w:tab/>
        <w:t>Remaining issues on multi-antenna schemes</w:t>
      </w:r>
      <w:r w:rsidR="00982E91" w:rsidRPr="00982E91">
        <w:rPr>
          <w:lang w:eastAsia="x-none"/>
        </w:rPr>
        <w:tab/>
        <w:t>Nokia, Nokia Shanghai Bell</w:t>
      </w:r>
    </w:p>
    <w:p w14:paraId="56944BE4" w14:textId="696DF734" w:rsidR="00982E91" w:rsidRDefault="001B7BF2" w:rsidP="00982E91">
      <w:pPr>
        <w:ind w:left="720" w:hanging="720"/>
        <w:rPr>
          <w:lang w:eastAsia="x-none"/>
        </w:rPr>
      </w:pPr>
      <w:hyperlink r:id="rId838" w:history="1">
        <w:r w:rsidR="00D93AE1">
          <w:rPr>
            <w:rStyle w:val="Hyperlink"/>
            <w:lang w:eastAsia="x-none"/>
          </w:rPr>
          <w:t>R1-1809421</w:t>
        </w:r>
      </w:hyperlink>
      <w:r w:rsidR="00982E91" w:rsidRPr="00982E91">
        <w:rPr>
          <w:lang w:eastAsia="x-none"/>
        </w:rPr>
        <w:tab/>
        <w:t>Maintenance for multi-antenna scheme</w:t>
      </w:r>
      <w:r w:rsidR="00982E91" w:rsidRPr="00982E91">
        <w:rPr>
          <w:lang w:eastAsia="x-none"/>
        </w:rPr>
        <w:tab/>
        <w:t>Qualcomm Incorporated</w:t>
      </w:r>
    </w:p>
    <w:p w14:paraId="152B7FC7" w14:textId="657FF949" w:rsidR="00575981" w:rsidRDefault="00575981" w:rsidP="00575981">
      <w:pPr>
        <w:ind w:left="720" w:hanging="720"/>
        <w:rPr>
          <w:lang w:eastAsia="x-none"/>
        </w:rPr>
      </w:pPr>
      <w:r>
        <w:rPr>
          <w:lang w:eastAsia="x-none"/>
        </w:rPr>
        <w:t>R1-1809494</w:t>
      </w:r>
      <w:r>
        <w:rPr>
          <w:lang w:eastAsia="x-none"/>
        </w:rPr>
        <w:tab/>
        <w:t>Corrections on transmission schemes</w:t>
      </w:r>
      <w:r>
        <w:rPr>
          <w:lang w:eastAsia="x-none"/>
        </w:rPr>
        <w:tab/>
        <w:t>Samsung</w:t>
      </w:r>
      <w:r>
        <w:rPr>
          <w:lang w:eastAsia="x-none"/>
        </w:rPr>
        <w:tab/>
        <w:t xml:space="preserve">(rev. of </w:t>
      </w:r>
      <w:hyperlink r:id="rId839" w:history="1">
        <w:r>
          <w:rPr>
            <w:rStyle w:val="Hyperlink"/>
            <w:lang w:eastAsia="x-none"/>
          </w:rPr>
          <w:t>R1-1808748</w:t>
        </w:r>
      </w:hyperlink>
      <w:r>
        <w:rPr>
          <w:lang w:eastAsia="x-none"/>
        </w:rPr>
        <w:t>)</w:t>
      </w:r>
    </w:p>
    <w:p w14:paraId="3AB1783B" w14:textId="40D1B67B" w:rsidR="00575981" w:rsidRPr="00982E91" w:rsidRDefault="00575981" w:rsidP="00575981">
      <w:pPr>
        <w:ind w:left="720" w:hanging="720"/>
        <w:rPr>
          <w:lang w:eastAsia="x-none"/>
        </w:rPr>
      </w:pPr>
      <w:r>
        <w:rPr>
          <w:lang w:eastAsia="x-none"/>
        </w:rPr>
        <w:t>R1-1809852</w:t>
      </w:r>
      <w:r>
        <w:rPr>
          <w:lang w:eastAsia="x-none"/>
        </w:rPr>
        <w:tab/>
        <w:t>Correction on UL antenna port mapping</w:t>
      </w:r>
      <w:r>
        <w:rPr>
          <w:lang w:eastAsia="x-none"/>
        </w:rPr>
        <w:tab/>
        <w:t>Nokia, Nokia Shanghai Bell</w:t>
      </w:r>
    </w:p>
    <w:p w14:paraId="12304133" w14:textId="77777777" w:rsidR="00982E91" w:rsidRPr="00982E91" w:rsidRDefault="00982E91" w:rsidP="00145941">
      <w:pPr>
        <w:pStyle w:val="Heading4"/>
      </w:pPr>
      <w:bookmarkStart w:id="297" w:name="_Toc521704513"/>
      <w:bookmarkStart w:id="298" w:name="_Toc526458907"/>
      <w:r w:rsidRPr="00982E91">
        <w:t xml:space="preserve">Maintenance for </w:t>
      </w:r>
      <w:r w:rsidRPr="00982E91">
        <w:rPr>
          <w:rFonts w:hint="eastAsia"/>
        </w:rPr>
        <w:t xml:space="preserve">CSI </w:t>
      </w:r>
      <w:r w:rsidRPr="00982E91">
        <w:t>acquisition</w:t>
      </w:r>
      <w:bookmarkEnd w:id="297"/>
      <w:bookmarkEnd w:id="298"/>
      <w:r w:rsidRPr="00982E91">
        <w:rPr>
          <w:rFonts w:hint="eastAsia"/>
        </w:rPr>
        <w:t xml:space="preserve"> </w:t>
      </w:r>
    </w:p>
    <w:p w14:paraId="6041ED0F" w14:textId="77777777" w:rsidR="00982E91" w:rsidRPr="00982E91" w:rsidRDefault="00982E91" w:rsidP="00982E91">
      <w:pPr>
        <w:ind w:left="720" w:hanging="720"/>
        <w:rPr>
          <w:i/>
          <w:lang w:eastAsia="x-none"/>
        </w:rPr>
      </w:pPr>
      <w:r w:rsidRPr="00982E91">
        <w:rPr>
          <w:i/>
          <w:lang w:eastAsia="x-none"/>
        </w:rPr>
        <w:t>Including CSI measurement &amp; reporting, CQI &amp; MCS, etc.</w:t>
      </w:r>
    </w:p>
    <w:p w14:paraId="5C3046BE" w14:textId="77777777" w:rsidR="00982E91" w:rsidRPr="00982E91" w:rsidRDefault="00982E91" w:rsidP="00982E91">
      <w:pPr>
        <w:ind w:left="720" w:hanging="720"/>
        <w:rPr>
          <w:b/>
          <w:i/>
          <w:color w:val="FF0000"/>
          <w:lang w:eastAsia="x-none"/>
        </w:rPr>
      </w:pPr>
      <w:r w:rsidRPr="00982E91">
        <w:rPr>
          <w:b/>
          <w:i/>
          <w:color w:val="FF0000"/>
          <w:lang w:eastAsia="x-none"/>
        </w:rPr>
        <w:t xml:space="preserve">Please use separate sections for each of the respective sub-topic to facilitate reviews and summary. </w:t>
      </w:r>
    </w:p>
    <w:p w14:paraId="4316CF40" w14:textId="77777777" w:rsidR="00982E91" w:rsidRPr="00982E91" w:rsidRDefault="00982E91" w:rsidP="00982E91">
      <w:pPr>
        <w:ind w:left="720" w:hanging="720"/>
        <w:rPr>
          <w:lang w:eastAsia="x-none"/>
        </w:rPr>
      </w:pPr>
    </w:p>
    <w:p w14:paraId="5D199720" w14:textId="4B24592B" w:rsidR="00982E91" w:rsidRPr="00575981" w:rsidRDefault="001B7BF2" w:rsidP="00982E91">
      <w:pPr>
        <w:ind w:left="720" w:hanging="720"/>
        <w:rPr>
          <w:b/>
          <w:lang w:eastAsia="x-none"/>
        </w:rPr>
      </w:pPr>
      <w:hyperlink r:id="rId840" w:history="1">
        <w:r w:rsidR="00D93AE1" w:rsidRPr="00575981">
          <w:rPr>
            <w:rStyle w:val="Hyperlink"/>
            <w:b/>
          </w:rPr>
          <w:t>R1-1809771</w:t>
        </w:r>
      </w:hyperlink>
      <w:r w:rsidR="00982E91" w:rsidRPr="00575981">
        <w:rPr>
          <w:b/>
          <w:lang w:eastAsia="x-none"/>
        </w:rPr>
        <w:tab/>
        <w:t>Feature lead summary on CSI measurement</w:t>
      </w:r>
      <w:r w:rsidR="00982E91" w:rsidRPr="00575981">
        <w:rPr>
          <w:b/>
          <w:lang w:eastAsia="x-none"/>
        </w:rPr>
        <w:tab/>
        <w:t>ZTE</w:t>
      </w:r>
    </w:p>
    <w:p w14:paraId="39C78E67" w14:textId="77777777" w:rsidR="00982E91" w:rsidRPr="00982E91" w:rsidRDefault="00982E91" w:rsidP="00982E91">
      <w:pPr>
        <w:ind w:left="720" w:hanging="720"/>
        <w:rPr>
          <w:szCs w:val="20"/>
          <w:lang w:eastAsia="x-none"/>
        </w:rPr>
      </w:pPr>
    </w:p>
    <w:p w14:paraId="37AECED9" w14:textId="77777777" w:rsidR="00982E91" w:rsidRPr="00575981" w:rsidRDefault="00982E91" w:rsidP="00982E91">
      <w:pPr>
        <w:ind w:left="720" w:hanging="720"/>
        <w:rPr>
          <w:szCs w:val="20"/>
          <w:lang w:eastAsia="x-none"/>
        </w:rPr>
      </w:pPr>
      <w:r w:rsidRPr="00575981">
        <w:rPr>
          <w:szCs w:val="20"/>
          <w:highlight w:val="green"/>
          <w:lang w:eastAsia="x-none"/>
        </w:rPr>
        <w:t>Agreement</w:t>
      </w:r>
    </w:p>
    <w:p w14:paraId="484234F8" w14:textId="081E1399" w:rsidR="00982E91" w:rsidRDefault="00982E91" w:rsidP="00982E91">
      <w:pPr>
        <w:rPr>
          <w:rFonts w:eastAsia="SimSun"/>
          <w:szCs w:val="20"/>
        </w:rPr>
      </w:pPr>
      <w:r w:rsidRPr="00982E91">
        <w:rPr>
          <w:rFonts w:eastAsia="SimSun"/>
          <w:szCs w:val="20"/>
        </w:rPr>
        <w:t>Section 5.2.1.4.2 of TS 38.214:</w:t>
      </w:r>
    </w:p>
    <w:p w14:paraId="04E27FF8" w14:textId="161C97C1" w:rsidR="00575981" w:rsidRPr="00575981" w:rsidRDefault="00575981" w:rsidP="00575981">
      <w:pPr>
        <w:ind w:left="720" w:hanging="720"/>
        <w:jc w:val="center"/>
      </w:pPr>
      <w:r w:rsidRPr="00982E91">
        <w:t>--------------------------------</w:t>
      </w:r>
      <w:r>
        <w:t xml:space="preserve">--------------------Start of TP </w:t>
      </w:r>
      <w:r w:rsidRPr="00982E91">
        <w:t>----------------------------------------------------------------</w:t>
      </w:r>
    </w:p>
    <w:p w14:paraId="2EF6FBA4" w14:textId="77777777" w:rsidR="00982E91" w:rsidRPr="00982E91" w:rsidRDefault="00982E91" w:rsidP="00982E91">
      <w:pPr>
        <w:ind w:left="720" w:hanging="720"/>
        <w:jc w:val="center"/>
        <w:rPr>
          <w:color w:val="FF0000"/>
          <w:szCs w:val="20"/>
          <w:lang w:eastAsia="ko-KR"/>
        </w:rPr>
      </w:pPr>
      <w:r w:rsidRPr="00982E91">
        <w:rPr>
          <w:color w:val="FF0000"/>
          <w:szCs w:val="20"/>
          <w:lang w:eastAsia="ko-KR"/>
        </w:rPr>
        <w:t>[Unchanged text are omitted]</w:t>
      </w:r>
    </w:p>
    <w:p w14:paraId="54208B7C" w14:textId="77777777" w:rsidR="00982E91" w:rsidRPr="00982E91" w:rsidRDefault="00982E91" w:rsidP="00982E91">
      <w:pPr>
        <w:ind w:left="720" w:hanging="720"/>
        <w:rPr>
          <w:rFonts w:ascii="Times New Roman" w:hAnsi="Times New Roman"/>
          <w:szCs w:val="20"/>
        </w:rPr>
      </w:pPr>
      <w:r w:rsidRPr="00982E91">
        <w:rPr>
          <w:rFonts w:ascii="Times New Roman" w:eastAsia="MS Mincho" w:hAnsi="Times New Roman"/>
          <w:color w:val="000000"/>
          <w:szCs w:val="20"/>
        </w:rPr>
        <w:t xml:space="preserve">If the UE is configured with a </w:t>
      </w:r>
      <w:r w:rsidRPr="00982E91">
        <w:rPr>
          <w:rFonts w:ascii="Times New Roman" w:eastAsia="MS Mincho" w:hAnsi="Times New Roman"/>
          <w:i/>
          <w:color w:val="000000"/>
          <w:szCs w:val="20"/>
        </w:rPr>
        <w:t xml:space="preserve">CSI-ReportConfig </w:t>
      </w:r>
      <w:r w:rsidRPr="00982E91">
        <w:rPr>
          <w:rFonts w:ascii="Times New Roman" w:eastAsia="SimSun" w:hAnsi="Times New Roman"/>
          <w:szCs w:val="20"/>
        </w:rPr>
        <w:t xml:space="preserve">with the higher layer parameter </w:t>
      </w:r>
      <w:r w:rsidRPr="00982E91">
        <w:rPr>
          <w:rFonts w:ascii="Times New Roman" w:eastAsia="SimSun" w:hAnsi="Times New Roman"/>
          <w:i/>
          <w:szCs w:val="20"/>
        </w:rPr>
        <w:t>reportQuantity</w:t>
      </w:r>
      <w:r w:rsidRPr="00982E91">
        <w:rPr>
          <w:rFonts w:ascii="Times New Roman" w:eastAsia="SimSun" w:hAnsi="Times New Roman"/>
          <w:szCs w:val="20"/>
        </w:rPr>
        <w:t xml:space="preserve"> set to '</w:t>
      </w:r>
      <w:r w:rsidRPr="00982E91">
        <w:rPr>
          <w:rFonts w:ascii="Times New Roman" w:eastAsia="MS Mincho" w:hAnsi="Times New Roman"/>
          <w:color w:val="000000"/>
          <w:szCs w:val="20"/>
        </w:rPr>
        <w:t>cri-RI-CQI</w:t>
      </w:r>
      <w:r w:rsidRPr="00982E91">
        <w:rPr>
          <w:rFonts w:ascii="Times New Roman" w:hAnsi="Times New Roman"/>
          <w:iCs/>
          <w:color w:val="000000"/>
          <w:szCs w:val="20"/>
        </w:rPr>
        <w:t>'</w:t>
      </w:r>
      <w:r w:rsidRPr="00982E91">
        <w:rPr>
          <w:rFonts w:ascii="Times New Roman" w:eastAsia="SimSun" w:hAnsi="Times New Roman"/>
          <w:szCs w:val="20"/>
        </w:rPr>
        <w:t xml:space="preserve">: </w:t>
      </w:r>
    </w:p>
    <w:p w14:paraId="7F93E3C4"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SimSun" w:hAnsi="Times New Roman"/>
          <w:szCs w:val="20"/>
        </w:rPr>
        <w:t>-</w:t>
      </w:r>
      <w:r w:rsidRPr="00982E91">
        <w:rPr>
          <w:rFonts w:ascii="Times New Roman" w:eastAsia="SimSun" w:hAnsi="Times New Roman"/>
          <w:szCs w:val="20"/>
        </w:rPr>
        <w:tab/>
        <w:t xml:space="preserve">the UE is configured with higher layer parameter </w:t>
      </w:r>
      <w:r w:rsidRPr="00982E91">
        <w:rPr>
          <w:rFonts w:ascii="Times New Roman" w:eastAsia="SimSun" w:hAnsi="Times New Roman"/>
          <w:i/>
          <w:szCs w:val="20"/>
        </w:rPr>
        <w:t>non-PMI-PortIndication</w:t>
      </w:r>
      <w:r w:rsidRPr="00982E91">
        <w:rPr>
          <w:rFonts w:ascii="Times New Roman" w:eastAsia="SimSun" w:hAnsi="Times New Roman"/>
          <w:szCs w:val="20"/>
        </w:rPr>
        <w:t xml:space="preserve"> contained in a </w:t>
      </w:r>
      <w:r w:rsidRPr="00982E91">
        <w:rPr>
          <w:rFonts w:ascii="Times New Roman" w:eastAsia="MS Mincho" w:hAnsi="Times New Roman"/>
          <w:i/>
          <w:color w:val="000000"/>
          <w:szCs w:val="20"/>
        </w:rPr>
        <w:t>CSI-</w:t>
      </w:r>
      <w:r w:rsidRPr="00982E91">
        <w:rPr>
          <w:rFonts w:ascii="Times New Roman" w:eastAsia="SimSun" w:hAnsi="Times New Roman"/>
          <w:i/>
          <w:szCs w:val="20"/>
        </w:rPr>
        <w:t>ReportConfig,</w:t>
      </w:r>
      <w:r w:rsidRPr="00982E91">
        <w:rPr>
          <w:rFonts w:ascii="Times New Roman" w:eastAsia="SimSun" w:hAnsi="Times New Roman"/>
          <w:szCs w:val="20"/>
        </w:rPr>
        <w:t xml:space="preserve"> where </w:t>
      </w:r>
      <w:r w:rsidRPr="00982E91">
        <w:rPr>
          <w:rFonts w:ascii="Times New Roman" w:eastAsia="SimSun" w:hAnsi="Times New Roman"/>
          <w:i/>
          <w:szCs w:val="20"/>
        </w:rPr>
        <w:t>r</w:t>
      </w:r>
      <w:r w:rsidRPr="00982E91">
        <w:rPr>
          <w:rFonts w:ascii="Times New Roman" w:eastAsia="SimSun" w:hAnsi="Times New Roman"/>
          <w:szCs w:val="20"/>
        </w:rPr>
        <w:t xml:space="preserve"> ports are indicated in the order of layer ordering for rank </w:t>
      </w:r>
      <w:r w:rsidRPr="00982E91">
        <w:rPr>
          <w:rFonts w:ascii="Times New Roman" w:eastAsia="SimSun" w:hAnsi="Times New Roman"/>
          <w:i/>
          <w:szCs w:val="20"/>
        </w:rPr>
        <w:t>r</w:t>
      </w:r>
      <w:r w:rsidRPr="00982E91">
        <w:rPr>
          <w:rFonts w:ascii="Times New Roman" w:eastAsia="SimSun" w:hAnsi="Times New Roman"/>
          <w:szCs w:val="20"/>
        </w:rPr>
        <w:t xml:space="preserve"> and each CSI-RS resource in the CSI resource setting is linked to the </w:t>
      </w:r>
      <w:r w:rsidRPr="00982E91">
        <w:rPr>
          <w:rFonts w:ascii="Times New Roman" w:eastAsia="MS Mincho" w:hAnsi="Times New Roman"/>
          <w:i/>
          <w:color w:val="000000"/>
          <w:szCs w:val="20"/>
        </w:rPr>
        <w:t>CSI-</w:t>
      </w:r>
      <w:r w:rsidRPr="00982E91">
        <w:rPr>
          <w:rFonts w:ascii="Times New Roman" w:eastAsia="SimSun" w:hAnsi="Times New Roman"/>
          <w:i/>
          <w:szCs w:val="20"/>
        </w:rPr>
        <w:t>ReportConfig</w:t>
      </w:r>
      <w:r w:rsidRPr="00982E91">
        <w:rPr>
          <w:rFonts w:ascii="Times New Roman" w:eastAsia="SimSun" w:hAnsi="Times New Roman"/>
          <w:szCs w:val="20"/>
        </w:rPr>
        <w:t xml:space="preserve"> based on the order of the associated </w:t>
      </w:r>
      <w:r w:rsidRPr="00982E91">
        <w:rPr>
          <w:rFonts w:ascii="Times New Roman" w:eastAsia="SimSun" w:hAnsi="Times New Roman"/>
          <w:i/>
          <w:szCs w:val="20"/>
        </w:rPr>
        <w:t>NZP-CSI-RS-ResourceId</w:t>
      </w:r>
      <w:r w:rsidRPr="00982E91">
        <w:rPr>
          <w:rFonts w:ascii="Times New Roman" w:eastAsia="SimSun" w:hAnsi="Times New Roman"/>
          <w:szCs w:val="20"/>
        </w:rPr>
        <w:t xml:space="preserve"> in the linked CSI resource setting for channel measurement given by higher layer parameter </w:t>
      </w:r>
      <w:r w:rsidRPr="00982E91">
        <w:rPr>
          <w:rFonts w:ascii="Times New Roman" w:eastAsia="MS Mincho" w:hAnsi="Times New Roman"/>
          <w:i/>
          <w:szCs w:val="20"/>
        </w:rPr>
        <w:t>resourcesForChannelMeasurement</w:t>
      </w:r>
      <w:r w:rsidRPr="00982E91">
        <w:rPr>
          <w:rFonts w:ascii="Times New Roman" w:eastAsia="SimSun" w:hAnsi="Times New Roman"/>
          <w:szCs w:val="20"/>
        </w:rPr>
        <w:t xml:space="preserve">. The higher layer parameter </w:t>
      </w:r>
      <w:r w:rsidRPr="00982E91">
        <w:rPr>
          <w:rFonts w:ascii="Times New Roman" w:eastAsia="SimSun" w:hAnsi="Times New Roman"/>
          <w:i/>
          <w:szCs w:val="20"/>
        </w:rPr>
        <w:t>non-PMI-PortIndication</w:t>
      </w:r>
      <w:r w:rsidRPr="00982E91">
        <w:rPr>
          <w:rFonts w:ascii="Times New Roman" w:eastAsia="SimSun" w:hAnsi="Times New Roman"/>
          <w:szCs w:val="20"/>
        </w:rPr>
        <w:t xml:space="preserve"> contains a sequence </w:t>
      </w:r>
      <w:r w:rsidR="001B7BF2">
        <w:rPr>
          <w:rFonts w:ascii="Times New Roman" w:eastAsia="SimSun" w:hAnsi="Times New Roman"/>
          <w:position w:val="-12"/>
          <w:szCs w:val="20"/>
        </w:rPr>
        <w:pict w14:anchorId="4346F251">
          <v:shape id="_x0000_i1071" type="#_x0000_t75" style="width:3in;height:23.2pt">
            <v:imagedata r:id="rId841" o:title=""/>
          </v:shape>
        </w:pict>
      </w:r>
      <w:r w:rsidRPr="00982E91">
        <w:rPr>
          <w:rFonts w:ascii="Times New Roman" w:eastAsia="SimSun" w:hAnsi="Times New Roman"/>
          <w:szCs w:val="20"/>
        </w:rPr>
        <w:t xml:space="preserve"> of port indices, where </w:t>
      </w:r>
      <w:r w:rsidR="001B7BF2">
        <w:rPr>
          <w:rFonts w:ascii="Times New Roman" w:eastAsia="SimSun" w:hAnsi="Times New Roman"/>
          <w:position w:val="-10"/>
          <w:szCs w:val="20"/>
        </w:rPr>
        <w:pict w14:anchorId="1EFCEBDF">
          <v:shape id="_x0000_i1072" type="#_x0000_t75" style="width:49.6pt;height:21.6pt">
            <v:imagedata r:id="rId842" o:title=""/>
          </v:shape>
        </w:pict>
      </w:r>
      <w:r w:rsidRPr="00982E91">
        <w:rPr>
          <w:rFonts w:ascii="Times New Roman" w:eastAsia="SimSun" w:hAnsi="Times New Roman"/>
          <w:szCs w:val="20"/>
        </w:rPr>
        <w:t xml:space="preserve"> are the CSI-RS port indices associated with rank ν and </w:t>
      </w:r>
      <w:r w:rsidR="001B7BF2">
        <w:rPr>
          <w:rFonts w:ascii="Times New Roman" w:eastAsia="SimSun" w:hAnsi="Times New Roman"/>
          <w:position w:val="-10"/>
          <w:szCs w:val="20"/>
        </w:rPr>
        <w:pict w14:anchorId="5F3A8253">
          <v:shape id="_x0000_i1073" type="#_x0000_t75" style="width:86.4pt;height:14.4pt">
            <v:imagedata r:id="rId843" o:title=""/>
          </v:shape>
        </w:pict>
      </w:r>
      <w:r w:rsidRPr="00982E91">
        <w:rPr>
          <w:rFonts w:ascii="Times New Roman" w:eastAsia="SimSun" w:hAnsi="Times New Roman"/>
          <w:szCs w:val="20"/>
        </w:rPr>
        <w:t xml:space="preserve"> where</w:t>
      </w:r>
      <w:r w:rsidR="001B7BF2">
        <w:rPr>
          <w:rFonts w:ascii="Times New Roman" w:eastAsia="SimSun" w:hAnsi="Times New Roman"/>
          <w:position w:val="-10"/>
          <w:szCs w:val="20"/>
        </w:rPr>
        <w:pict w14:anchorId="3E441FB6">
          <v:shape id="_x0000_i1074" type="#_x0000_t75" style="width:49.6pt;height:14.4pt">
            <v:imagedata r:id="rId844" o:title=""/>
          </v:shape>
        </w:pict>
      </w:r>
      <w:r w:rsidRPr="00982E91">
        <w:rPr>
          <w:rFonts w:ascii="Times New Roman" w:eastAsia="SimSun" w:hAnsi="Times New Roman"/>
          <w:szCs w:val="20"/>
        </w:rPr>
        <w:t xml:space="preserve"> is the number of ports in the CSI-RS resource.</w:t>
      </w:r>
    </w:p>
    <w:p w14:paraId="6795E098" w14:textId="1454DAA1" w:rsidR="00982E91" w:rsidRPr="00982E91" w:rsidRDefault="00982E91" w:rsidP="00982E91">
      <w:pPr>
        <w:ind w:left="720" w:hanging="720"/>
        <w:rPr>
          <w:szCs w:val="20"/>
          <w:lang w:eastAsia="x-none"/>
        </w:rPr>
      </w:pPr>
      <w:r w:rsidRPr="00982E91">
        <w:rPr>
          <w:rFonts w:ascii="Times New Roman" w:eastAsia="SimSun" w:hAnsi="Times New Roman"/>
          <w:szCs w:val="20"/>
        </w:rPr>
        <w:t>-</w:t>
      </w:r>
      <w:r w:rsidRPr="00982E91">
        <w:rPr>
          <w:rFonts w:ascii="Times New Roman" w:eastAsia="SimSun" w:hAnsi="Times New Roman"/>
          <w:szCs w:val="20"/>
        </w:rPr>
        <w:tab/>
        <w:t xml:space="preserve">When calculating the CQI for a rank, the UE shall use the ports indicated for that rank for the selected CSI-RS resource. The precoder for the indicated ports shall be assumed to be the identity matrix </w:t>
      </w:r>
      <w:r w:rsidRPr="00982E91">
        <w:rPr>
          <w:rFonts w:ascii="Times New Roman" w:eastAsia="SimSun" w:hAnsi="Times New Roman"/>
          <w:color w:val="FF0000"/>
          <w:szCs w:val="20"/>
          <w:u w:val="single"/>
        </w:rPr>
        <w:t xml:space="preserve">scaled by </w:t>
      </w:r>
      <w:r w:rsidR="001B7BF2">
        <w:rPr>
          <w:color w:val="FF0000"/>
          <w:position w:val="-28"/>
          <w:szCs w:val="20"/>
          <w:u w:val="single"/>
        </w:rPr>
        <w:pict w14:anchorId="2B7B14C1">
          <v:shape id="_x0000_i1075" type="#_x0000_t75" style="width:20.8pt;height:33.6pt">
            <v:imagedata r:id="rId845" o:title=""/>
          </v:shape>
        </w:pict>
      </w:r>
      <w:r w:rsidRPr="00982E91">
        <w:rPr>
          <w:rFonts w:ascii="Times New Roman" w:eastAsia="SimSun" w:hAnsi="Times New Roman"/>
          <w:color w:val="FF0000"/>
          <w:szCs w:val="20"/>
        </w:rPr>
        <w:t xml:space="preserve"> </w:t>
      </w:r>
      <w:r w:rsidRPr="00982E91">
        <w:rPr>
          <w:rFonts w:ascii="Times New Roman" w:eastAsia="SimSun" w:hAnsi="Times New Roman"/>
          <w:szCs w:val="20"/>
        </w:rPr>
        <w:fldChar w:fldCharType="begin"/>
      </w:r>
      <w:r w:rsidRPr="00982E91">
        <w:rPr>
          <w:rFonts w:ascii="Times New Roman" w:eastAsia="SimSun" w:hAnsi="Times New Roman"/>
          <w:szCs w:val="20"/>
        </w:rPr>
        <w:instrText xml:space="preserve"> QUOTE </w:instrText>
      </w:r>
      <m:oMath>
        <m:f>
          <m:fPr>
            <m:ctrlPr>
              <w:rPr>
                <w:rFonts w:ascii="Cambria Math" w:eastAsia="SimSun" w:hAnsi="Cambria Math"/>
                <w:i/>
                <w:color w:val="FF0000"/>
                <w:szCs w:val="20"/>
              </w:rPr>
            </m:ctrlPr>
          </m:fPr>
          <m:num>
            <m:r>
              <m:rPr>
                <m:sty m:val="p"/>
              </m:rPr>
              <w:rPr>
                <w:rFonts w:ascii="Cambria Math" w:eastAsia="SimSun" w:hAnsi="Cambria Math"/>
                <w:color w:val="FF0000"/>
                <w:szCs w:val="20"/>
              </w:rPr>
              <m:t>1</m:t>
            </m:r>
          </m:num>
          <m:den>
            <m:rad>
              <m:radPr>
                <m:degHide m:val="1"/>
                <m:ctrlPr>
                  <w:rPr>
                    <w:rFonts w:ascii="Cambria Math" w:eastAsia="SimSun" w:hAnsi="Cambria Math"/>
                    <w:i/>
                    <w:color w:val="FF0000"/>
                    <w:szCs w:val="20"/>
                  </w:rPr>
                </m:ctrlPr>
              </m:radPr>
              <m:deg/>
              <m:e>
                <m:r>
                  <m:rPr>
                    <m:sty m:val="p"/>
                  </m:rPr>
                  <w:rPr>
                    <w:rFonts w:ascii="Cambria Math" w:eastAsia="SimSun" w:hAnsi="Cambria Math"/>
                    <w:color w:val="FF0000"/>
                    <w:szCs w:val="20"/>
                  </w:rPr>
                  <m:t>v</m:t>
                </m:r>
              </m:e>
            </m:rad>
          </m:den>
        </m:f>
      </m:oMath>
      <w:r w:rsidRPr="00982E91">
        <w:rPr>
          <w:rFonts w:ascii="Times New Roman" w:eastAsia="SimSun" w:hAnsi="Times New Roman"/>
          <w:szCs w:val="20"/>
        </w:rPr>
        <w:instrText xml:space="preserve"> </w:instrText>
      </w:r>
      <w:r w:rsidRPr="00982E91">
        <w:rPr>
          <w:rFonts w:ascii="Times New Roman" w:eastAsia="SimSun" w:hAnsi="Times New Roman"/>
          <w:szCs w:val="20"/>
        </w:rPr>
        <w:fldChar w:fldCharType="end"/>
      </w:r>
      <w:r w:rsidRPr="00982E91">
        <w:rPr>
          <w:rFonts w:ascii="Times New Roman" w:eastAsia="SimSun" w:hAnsi="Times New Roman"/>
          <w:szCs w:val="20"/>
        </w:rPr>
        <w:t>.</w:t>
      </w:r>
    </w:p>
    <w:p w14:paraId="66598CAA" w14:textId="7D3F53FE" w:rsidR="00575981" w:rsidRPr="00982E91" w:rsidRDefault="00575981" w:rsidP="00575981">
      <w:pPr>
        <w:ind w:left="720" w:hanging="720"/>
        <w:jc w:val="center"/>
      </w:pPr>
      <w:r w:rsidRPr="00982E91">
        <w:t>--------------------------------</w:t>
      </w:r>
      <w:r>
        <w:t xml:space="preserve">--------------------End of TP </w:t>
      </w:r>
      <w:r w:rsidRPr="00982E91">
        <w:t>----------------------------------------------------------------</w:t>
      </w:r>
    </w:p>
    <w:p w14:paraId="7BD613F0" w14:textId="77777777" w:rsidR="00982E91" w:rsidRPr="00982E91" w:rsidRDefault="00982E91" w:rsidP="00982E91">
      <w:pPr>
        <w:ind w:left="720" w:hanging="720"/>
        <w:rPr>
          <w:szCs w:val="20"/>
          <w:lang w:eastAsia="x-none"/>
        </w:rPr>
      </w:pPr>
    </w:p>
    <w:p w14:paraId="5EC7CD88" w14:textId="77777777" w:rsidR="00982E91" w:rsidRPr="009A1E33" w:rsidRDefault="00982E91" w:rsidP="00982E91">
      <w:pPr>
        <w:ind w:left="720" w:hanging="720"/>
        <w:rPr>
          <w:szCs w:val="20"/>
          <w:highlight w:val="green"/>
          <w:lang w:eastAsia="x-none"/>
        </w:rPr>
      </w:pPr>
      <w:r w:rsidRPr="009A1E33">
        <w:rPr>
          <w:szCs w:val="20"/>
          <w:highlight w:val="green"/>
          <w:lang w:eastAsia="x-none"/>
        </w:rPr>
        <w:t>Agreement</w:t>
      </w:r>
    </w:p>
    <w:p w14:paraId="26FE58E9" w14:textId="4ACC191B" w:rsidR="009A1E33" w:rsidRPr="00982E91" w:rsidRDefault="009A1E33" w:rsidP="009A1E33">
      <w:pPr>
        <w:ind w:left="720" w:hanging="720"/>
        <w:jc w:val="center"/>
      </w:pPr>
      <w:r w:rsidRPr="00982E91">
        <w:t>--------------------------------</w:t>
      </w:r>
      <w:r>
        <w:t xml:space="preserve">--------------------Start of TP </w:t>
      </w:r>
      <w:r w:rsidRPr="00982E91">
        <w:rPr>
          <w:rFonts w:eastAsia="MS Mincho"/>
          <w:color w:val="000000"/>
          <w:szCs w:val="20"/>
        </w:rPr>
        <w:t>for 38.214 Section 5.2.1.4.2</w:t>
      </w:r>
      <w:r w:rsidRPr="00982E91">
        <w:t>--------------------------</w:t>
      </w:r>
    </w:p>
    <w:p w14:paraId="44B0ABBB" w14:textId="77777777" w:rsidR="00982E91" w:rsidRPr="00982E91" w:rsidRDefault="00982E91" w:rsidP="00982E91">
      <w:pPr>
        <w:ind w:left="720" w:hanging="720"/>
        <w:rPr>
          <w:szCs w:val="20"/>
        </w:rPr>
      </w:pPr>
      <w:r w:rsidRPr="00982E91">
        <w:rPr>
          <w:rFonts w:eastAsia="MS Mincho"/>
          <w:color w:val="000000"/>
          <w:szCs w:val="20"/>
        </w:rPr>
        <w:t xml:space="preserve">If the UE is configured with a </w:t>
      </w:r>
      <w:r w:rsidRPr="00982E91">
        <w:rPr>
          <w:rFonts w:eastAsia="MS Mincho"/>
          <w:i/>
          <w:color w:val="000000"/>
          <w:szCs w:val="20"/>
        </w:rPr>
        <w:t xml:space="preserve">CSI-ReportConfig </w:t>
      </w:r>
      <w:r w:rsidRPr="00982E91">
        <w:rPr>
          <w:szCs w:val="20"/>
        </w:rPr>
        <w:t xml:space="preserve">with the higher layer parameter </w:t>
      </w:r>
      <w:r w:rsidRPr="00982E91">
        <w:rPr>
          <w:i/>
          <w:szCs w:val="20"/>
        </w:rPr>
        <w:t>reportQuantity</w:t>
      </w:r>
      <w:r w:rsidRPr="00982E91">
        <w:rPr>
          <w:szCs w:val="20"/>
        </w:rPr>
        <w:t xml:space="preserve"> set to '</w:t>
      </w:r>
      <w:r w:rsidRPr="00982E91">
        <w:rPr>
          <w:rFonts w:eastAsia="MS Mincho"/>
          <w:color w:val="000000"/>
          <w:szCs w:val="20"/>
        </w:rPr>
        <w:t>cri-RI-CQI</w:t>
      </w:r>
      <w:r w:rsidRPr="00982E91">
        <w:rPr>
          <w:iCs/>
          <w:color w:val="000000"/>
          <w:szCs w:val="20"/>
        </w:rPr>
        <w:t>'</w:t>
      </w:r>
      <w:r w:rsidRPr="00982E91">
        <w:rPr>
          <w:szCs w:val="20"/>
        </w:rPr>
        <w:t xml:space="preserve">: </w:t>
      </w:r>
    </w:p>
    <w:p w14:paraId="48B909B6"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r>
      <w:r w:rsidRPr="00982E91">
        <w:rPr>
          <w:rFonts w:ascii="Times New Roman" w:eastAsia="MS Mincho" w:hAnsi="Times New Roman"/>
          <w:color w:val="FF0000"/>
          <w:szCs w:val="20"/>
        </w:rPr>
        <w:t xml:space="preserve">If </w:t>
      </w:r>
      <w:r w:rsidRPr="00982E91">
        <w:rPr>
          <w:rFonts w:ascii="Times New Roman" w:eastAsia="MS Mincho" w:hAnsi="Times New Roman"/>
          <w:szCs w:val="20"/>
        </w:rPr>
        <w:t xml:space="preserve">the UE is configured with higher layer parameter </w:t>
      </w:r>
      <w:r w:rsidRPr="00982E91">
        <w:rPr>
          <w:rFonts w:ascii="Times New Roman" w:eastAsia="MS Mincho" w:hAnsi="Times New Roman"/>
          <w:i/>
          <w:szCs w:val="20"/>
        </w:rPr>
        <w:t>non-PMI-PortIndication</w:t>
      </w:r>
      <w:r w:rsidRPr="00982E91">
        <w:rPr>
          <w:rFonts w:ascii="Times New Roman" w:eastAsia="MS Mincho" w:hAnsi="Times New Roman"/>
          <w:szCs w:val="20"/>
        </w:rPr>
        <w:t xml:space="preserve"> contained in a </w:t>
      </w:r>
      <w:r w:rsidRPr="00982E91">
        <w:rPr>
          <w:rFonts w:ascii="Times New Roman" w:eastAsia="MS Mincho" w:hAnsi="Times New Roman"/>
          <w:i/>
          <w:color w:val="000000"/>
          <w:szCs w:val="20"/>
        </w:rPr>
        <w:t>CSI-</w:t>
      </w:r>
      <w:r w:rsidRPr="00982E91">
        <w:rPr>
          <w:rFonts w:ascii="Times New Roman" w:eastAsia="MS Mincho" w:hAnsi="Times New Roman"/>
          <w:i/>
          <w:szCs w:val="20"/>
        </w:rPr>
        <w:t>ReportConfig,</w:t>
      </w:r>
      <w:r w:rsidRPr="00982E91">
        <w:rPr>
          <w:rFonts w:ascii="Times New Roman" w:eastAsia="MS Mincho" w:hAnsi="Times New Roman"/>
          <w:szCs w:val="20"/>
        </w:rPr>
        <w:t xml:space="preserve"> </w:t>
      </w:r>
      <w:r w:rsidRPr="00982E91">
        <w:rPr>
          <w:rFonts w:ascii="Times New Roman" w:eastAsia="MS Mincho" w:hAnsi="Times New Roman"/>
          <w:strike/>
          <w:color w:val="FF0000"/>
          <w:szCs w:val="20"/>
        </w:rPr>
        <w:t>where</w:t>
      </w:r>
      <w:r w:rsidRPr="00982E91">
        <w:rPr>
          <w:rFonts w:ascii="Times New Roman" w:eastAsia="MS Mincho" w:hAnsi="Times New Roman"/>
          <w:szCs w:val="20"/>
        </w:rPr>
        <w:t xml:space="preserve"> </w:t>
      </w:r>
      <w:r w:rsidRPr="00982E91">
        <w:rPr>
          <w:rFonts w:ascii="Times New Roman" w:eastAsia="MS Mincho" w:hAnsi="Times New Roman"/>
          <w:i/>
          <w:szCs w:val="20"/>
        </w:rPr>
        <w:t>r</w:t>
      </w:r>
      <w:r w:rsidRPr="00982E91">
        <w:rPr>
          <w:rFonts w:ascii="Times New Roman" w:eastAsia="MS Mincho" w:hAnsi="Times New Roman"/>
          <w:szCs w:val="20"/>
        </w:rPr>
        <w:t xml:space="preserve"> ports are indicated in the order of layer ordering for rank </w:t>
      </w:r>
      <w:r w:rsidRPr="00982E91">
        <w:rPr>
          <w:rFonts w:ascii="Times New Roman" w:eastAsia="MS Mincho" w:hAnsi="Times New Roman"/>
          <w:i/>
          <w:szCs w:val="20"/>
        </w:rPr>
        <w:t>r</w:t>
      </w:r>
      <w:r w:rsidRPr="00982E91">
        <w:rPr>
          <w:rFonts w:ascii="Times New Roman" w:eastAsia="MS Mincho" w:hAnsi="Times New Roman"/>
          <w:szCs w:val="20"/>
        </w:rPr>
        <w:t xml:space="preserve"> and each CSI-RS resource in the CSI resource setting is linked to the </w:t>
      </w:r>
      <w:r w:rsidRPr="00982E91">
        <w:rPr>
          <w:rFonts w:ascii="Times New Roman" w:eastAsia="MS Mincho" w:hAnsi="Times New Roman"/>
          <w:i/>
          <w:color w:val="000000"/>
          <w:szCs w:val="20"/>
        </w:rPr>
        <w:t>CSI-</w:t>
      </w:r>
      <w:r w:rsidRPr="00982E91">
        <w:rPr>
          <w:rFonts w:ascii="Times New Roman" w:eastAsia="MS Mincho" w:hAnsi="Times New Roman"/>
          <w:i/>
          <w:szCs w:val="20"/>
        </w:rPr>
        <w:t>ReportConfig</w:t>
      </w:r>
      <w:r w:rsidRPr="00982E91">
        <w:rPr>
          <w:rFonts w:ascii="Times New Roman" w:eastAsia="MS Mincho" w:hAnsi="Times New Roman"/>
          <w:szCs w:val="20"/>
        </w:rPr>
        <w:t xml:space="preserve"> based on the order of the associated </w:t>
      </w:r>
      <w:r w:rsidRPr="00982E91">
        <w:rPr>
          <w:rFonts w:ascii="Times New Roman" w:eastAsia="MS Mincho" w:hAnsi="Times New Roman"/>
          <w:i/>
          <w:szCs w:val="20"/>
        </w:rPr>
        <w:t>NZP-CSI-RS-ResourceId</w:t>
      </w:r>
      <w:r w:rsidRPr="00982E91">
        <w:rPr>
          <w:rFonts w:ascii="Times New Roman" w:eastAsia="MS Mincho" w:hAnsi="Times New Roman"/>
          <w:szCs w:val="20"/>
        </w:rPr>
        <w:t xml:space="preserve"> in the linked CSI resource setting for channel measurement given by higher layer parameter </w:t>
      </w:r>
      <w:r w:rsidRPr="00982E91">
        <w:rPr>
          <w:rFonts w:ascii="Times New Roman" w:eastAsia="MS Mincho" w:hAnsi="Times New Roman"/>
          <w:i/>
          <w:szCs w:val="20"/>
        </w:rPr>
        <w:t>resourcesForChannelMeasurement</w:t>
      </w:r>
      <w:r w:rsidRPr="00982E91">
        <w:rPr>
          <w:rFonts w:ascii="Times New Roman" w:eastAsia="MS Mincho" w:hAnsi="Times New Roman"/>
          <w:szCs w:val="20"/>
        </w:rPr>
        <w:t xml:space="preserve">. The </w:t>
      </w:r>
      <w:r w:rsidRPr="00982E91">
        <w:rPr>
          <w:rFonts w:ascii="Times New Roman" w:eastAsia="MS Mincho" w:hAnsi="Times New Roman"/>
          <w:color w:val="FF0000"/>
          <w:szCs w:val="20"/>
        </w:rPr>
        <w:t xml:space="preserve">configured </w:t>
      </w:r>
      <w:r w:rsidRPr="00982E91">
        <w:rPr>
          <w:rFonts w:ascii="Times New Roman" w:eastAsia="MS Mincho" w:hAnsi="Times New Roman"/>
          <w:szCs w:val="20"/>
        </w:rPr>
        <w:t xml:space="preserve">higher layer parameter </w:t>
      </w:r>
      <w:r w:rsidRPr="00982E91">
        <w:rPr>
          <w:rFonts w:ascii="Times New Roman" w:eastAsia="MS Mincho" w:hAnsi="Times New Roman"/>
          <w:i/>
          <w:szCs w:val="20"/>
        </w:rPr>
        <w:t>non-PMI-PortIndication</w:t>
      </w:r>
      <w:r w:rsidRPr="00982E91">
        <w:rPr>
          <w:rFonts w:ascii="Times New Roman" w:eastAsia="MS Mincho" w:hAnsi="Times New Roman"/>
          <w:szCs w:val="20"/>
        </w:rPr>
        <w:t xml:space="preserve"> contains a sequence </w:t>
      </w:r>
      <w:r w:rsidR="001B7BF2">
        <w:rPr>
          <w:rFonts w:ascii="Times New Roman" w:eastAsia="MS Mincho" w:hAnsi="Times New Roman"/>
          <w:noProof/>
          <w:position w:val="-12"/>
          <w:szCs w:val="20"/>
        </w:rPr>
        <w:pict w14:anchorId="62ED9DA1">
          <v:shape id="_x0000_i1076" type="#_x0000_t75" style="width:213.6pt;height:18.4pt">
            <v:imagedata r:id="rId841" o:title=""/>
          </v:shape>
        </w:pict>
      </w:r>
      <w:r w:rsidRPr="00982E91">
        <w:rPr>
          <w:rFonts w:ascii="Times New Roman" w:eastAsia="MS Mincho" w:hAnsi="Times New Roman"/>
          <w:szCs w:val="20"/>
        </w:rPr>
        <w:t xml:space="preserve"> of port indices, where </w:t>
      </w:r>
      <w:r w:rsidR="001B7BF2">
        <w:rPr>
          <w:rFonts w:ascii="Times New Roman" w:eastAsia="MS Mincho" w:hAnsi="Times New Roman"/>
          <w:noProof/>
          <w:position w:val="-10"/>
          <w:szCs w:val="20"/>
        </w:rPr>
        <w:pict w14:anchorId="35440234">
          <v:shape id="_x0000_i1077" type="#_x0000_t75" style="width:53.6pt;height:17.6pt">
            <v:imagedata r:id="rId842" o:title=""/>
          </v:shape>
        </w:pict>
      </w:r>
      <w:r w:rsidRPr="00982E91">
        <w:rPr>
          <w:rFonts w:ascii="Times New Roman" w:eastAsia="MS Mincho" w:hAnsi="Times New Roman"/>
          <w:szCs w:val="20"/>
        </w:rPr>
        <w:t xml:space="preserve"> are the CSI-RS port indices associated with rank ν and </w:t>
      </w:r>
      <w:r w:rsidR="001B7BF2">
        <w:rPr>
          <w:rFonts w:ascii="Times New Roman" w:eastAsia="MS Mincho" w:hAnsi="Times New Roman"/>
          <w:noProof/>
          <w:position w:val="-10"/>
          <w:szCs w:val="20"/>
        </w:rPr>
        <w:pict w14:anchorId="112DBF37">
          <v:shape id="_x0000_i1078" type="#_x0000_t75" style="width:88.8pt;height:16pt">
            <v:imagedata r:id="rId843" o:title=""/>
          </v:shape>
        </w:pict>
      </w:r>
      <w:r w:rsidRPr="00982E91">
        <w:rPr>
          <w:rFonts w:ascii="Times New Roman" w:eastAsia="MS Mincho" w:hAnsi="Times New Roman"/>
          <w:szCs w:val="20"/>
        </w:rPr>
        <w:t xml:space="preserve"> where</w:t>
      </w:r>
      <w:r w:rsidR="001B7BF2">
        <w:rPr>
          <w:rFonts w:ascii="Times New Roman" w:eastAsia="MS Mincho" w:hAnsi="Times New Roman"/>
          <w:noProof/>
          <w:position w:val="-10"/>
          <w:szCs w:val="20"/>
        </w:rPr>
        <w:pict w14:anchorId="4C9CE1AF">
          <v:shape id="_x0000_i1079" type="#_x0000_t75" style="width:52pt;height:16pt">
            <v:imagedata r:id="rId844" o:title=""/>
          </v:shape>
        </w:pict>
      </w:r>
      <w:r w:rsidRPr="00982E91">
        <w:rPr>
          <w:rFonts w:ascii="Times New Roman" w:eastAsia="MS Mincho" w:hAnsi="Times New Roman"/>
          <w:szCs w:val="20"/>
        </w:rPr>
        <w:t xml:space="preserve"> is the number of ports in the CSI-RS resource.</w:t>
      </w:r>
    </w:p>
    <w:p w14:paraId="7DB670B7"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r>
      <w:r w:rsidRPr="00982E91">
        <w:rPr>
          <w:rFonts w:ascii="Times New Roman" w:eastAsia="MS Mincho" w:hAnsi="Times New Roman"/>
          <w:color w:val="FF0000"/>
          <w:szCs w:val="20"/>
        </w:rPr>
        <w:t xml:space="preserve">If the UE is not configured with higher layer parameter </w:t>
      </w:r>
      <w:r w:rsidRPr="00982E91">
        <w:rPr>
          <w:rFonts w:ascii="Times New Roman" w:eastAsia="MS Mincho" w:hAnsi="Times New Roman"/>
          <w:i/>
          <w:color w:val="FF0000"/>
          <w:szCs w:val="20"/>
        </w:rPr>
        <w:t xml:space="preserve">non-PMI-PortIndication, </w:t>
      </w:r>
      <w:r w:rsidRPr="00982E91">
        <w:rPr>
          <w:rFonts w:ascii="Times New Roman" w:eastAsia="MS Mincho" w:hAnsi="Times New Roman"/>
          <w:color w:val="FF0000"/>
          <w:szCs w:val="20"/>
        </w:rPr>
        <w:t xml:space="preserve">the UE assumes, for each CSI-RS resource in the CSI resource setting linked to the </w:t>
      </w:r>
      <w:r w:rsidRPr="00982E91">
        <w:rPr>
          <w:rFonts w:ascii="Times New Roman" w:eastAsia="MS Mincho" w:hAnsi="Times New Roman"/>
          <w:i/>
          <w:color w:val="FF0000"/>
          <w:szCs w:val="20"/>
        </w:rPr>
        <w:t>CSI-ReportConfig,</w:t>
      </w:r>
      <w:r w:rsidRPr="00982E91">
        <w:rPr>
          <w:rFonts w:ascii="Times New Roman" w:eastAsia="MS Mincho" w:hAnsi="Times New Roman"/>
          <w:color w:val="FF0000"/>
          <w:szCs w:val="20"/>
        </w:rPr>
        <w:t xml:space="preserve"> that the CSI-RS port indices </w:t>
      </w:r>
      <w:r w:rsidR="001B7BF2">
        <w:rPr>
          <w:rFonts w:ascii="Times New Roman" w:eastAsia="MS Mincho" w:hAnsi="Times New Roman"/>
          <w:noProof/>
          <w:color w:val="FF0000"/>
          <w:position w:val="-12"/>
          <w:szCs w:val="20"/>
        </w:rPr>
        <w:pict w14:anchorId="629D20E6">
          <v:shape id="_x0000_i1080" type="#_x0000_t75" style="width:124pt;height:18.4pt">
            <v:imagedata r:id="rId846" o:title=""/>
          </v:shape>
        </w:pict>
      </w:r>
      <w:r w:rsidRPr="00982E91">
        <w:rPr>
          <w:rFonts w:ascii="Times New Roman" w:eastAsia="MS Mincho" w:hAnsi="Times New Roman"/>
          <w:color w:val="FF0000"/>
          <w:szCs w:val="20"/>
        </w:rPr>
        <w:t xml:space="preserve"> are associated with ranks </w:t>
      </w:r>
      <w:r w:rsidR="001B7BF2">
        <w:rPr>
          <w:rFonts w:ascii="Times New Roman" w:eastAsia="MS Mincho" w:hAnsi="Times New Roman"/>
          <w:noProof/>
          <w:color w:val="FF0000"/>
          <w:position w:val="-10"/>
          <w:szCs w:val="20"/>
        </w:rPr>
        <w:pict w14:anchorId="0A2378D8">
          <v:shape id="_x0000_i1081" type="#_x0000_t75" style="width:98.4pt;height:16pt">
            <v:imagedata r:id="rId847" o:title=""/>
          </v:shape>
        </w:pict>
      </w:r>
      <w:r w:rsidRPr="00982E91">
        <w:rPr>
          <w:rFonts w:ascii="Times New Roman" w:eastAsia="MS Mincho" w:hAnsi="Times New Roman"/>
          <w:color w:val="FF0000"/>
          <w:szCs w:val="20"/>
        </w:rPr>
        <w:t xml:space="preserve"> where</w:t>
      </w:r>
      <w:r w:rsidR="001B7BF2">
        <w:rPr>
          <w:rFonts w:ascii="Times New Roman" w:eastAsia="MS Mincho" w:hAnsi="Times New Roman"/>
          <w:noProof/>
          <w:color w:val="FF0000"/>
          <w:position w:val="-10"/>
          <w:szCs w:val="20"/>
        </w:rPr>
        <w:pict w14:anchorId="2A323101">
          <v:shape id="_x0000_i1082" type="#_x0000_t75" style="width:52pt;height:16pt">
            <v:imagedata r:id="rId844" o:title=""/>
          </v:shape>
        </w:pict>
      </w:r>
      <w:r w:rsidRPr="00982E91">
        <w:rPr>
          <w:rFonts w:ascii="Times New Roman" w:eastAsia="MS Mincho" w:hAnsi="Times New Roman"/>
          <w:color w:val="FF0000"/>
          <w:szCs w:val="20"/>
        </w:rPr>
        <w:t xml:space="preserve"> is the number of ports in the CSI-RS resource.</w:t>
      </w:r>
    </w:p>
    <w:p w14:paraId="37D60BF7" w14:textId="6B33755F" w:rsidR="009A1E33" w:rsidRPr="00982E91" w:rsidRDefault="009A1E33" w:rsidP="009A1E33">
      <w:pPr>
        <w:ind w:left="720" w:hanging="720"/>
        <w:jc w:val="center"/>
      </w:pPr>
      <w:r w:rsidRPr="00982E91">
        <w:t>--------------------------------</w:t>
      </w:r>
      <w:r w:rsidR="008C6345">
        <w:t>--------------------End</w:t>
      </w:r>
      <w:r>
        <w:t xml:space="preserve"> of TP </w:t>
      </w:r>
      <w:r w:rsidRPr="00982E91">
        <w:rPr>
          <w:rFonts w:eastAsia="MS Mincho"/>
          <w:color w:val="000000"/>
          <w:szCs w:val="20"/>
        </w:rPr>
        <w:t>for 38.214 Section 5.2.1.4.2</w:t>
      </w:r>
      <w:r w:rsidRPr="00982E91">
        <w:t>--------------------------</w:t>
      </w:r>
    </w:p>
    <w:p w14:paraId="6F8CA325" w14:textId="77777777" w:rsidR="00982E91" w:rsidRPr="00982E91" w:rsidRDefault="00982E91" w:rsidP="00982E91">
      <w:pPr>
        <w:ind w:left="720" w:hanging="720"/>
        <w:rPr>
          <w:szCs w:val="20"/>
          <w:lang w:eastAsia="x-none"/>
        </w:rPr>
      </w:pPr>
    </w:p>
    <w:p w14:paraId="015BAC18" w14:textId="77777777" w:rsidR="00982E91" w:rsidRPr="00C14E80" w:rsidRDefault="00982E91" w:rsidP="00982E91">
      <w:pPr>
        <w:ind w:left="720" w:hanging="720"/>
        <w:rPr>
          <w:szCs w:val="20"/>
          <w:lang w:eastAsia="x-none"/>
        </w:rPr>
      </w:pPr>
    </w:p>
    <w:p w14:paraId="34E5CCB1" w14:textId="77777777" w:rsidR="00982E91" w:rsidRPr="00C14E80" w:rsidRDefault="00982E91" w:rsidP="00982E91">
      <w:pPr>
        <w:rPr>
          <w:szCs w:val="20"/>
          <w:lang w:eastAsia="x-none"/>
        </w:rPr>
      </w:pPr>
      <w:r w:rsidRPr="00C14E80">
        <w:rPr>
          <w:szCs w:val="20"/>
          <w:highlight w:val="green"/>
          <w:lang w:eastAsia="x-none"/>
        </w:rPr>
        <w:t>Agreement</w:t>
      </w:r>
      <w:r w:rsidRPr="00C14E80">
        <w:rPr>
          <w:szCs w:val="20"/>
          <w:lang w:eastAsia="x-none"/>
        </w:rPr>
        <w:t xml:space="preserve"> </w:t>
      </w:r>
    </w:p>
    <w:p w14:paraId="6EEA7013" w14:textId="77777777" w:rsidR="00982E91" w:rsidRPr="00C14E80" w:rsidRDefault="00982E91" w:rsidP="00C14E80">
      <w:pPr>
        <w:pStyle w:val="ListParagraph"/>
        <w:widowControl w:val="0"/>
        <w:numPr>
          <w:ilvl w:val="0"/>
          <w:numId w:val="266"/>
        </w:numPr>
        <w:snapToGrid w:val="0"/>
        <w:jc w:val="both"/>
        <w:rPr>
          <w:rFonts w:eastAsia="Malgun Gothic"/>
          <w:lang w:eastAsia="x-none"/>
        </w:rPr>
      </w:pPr>
      <w:r w:rsidRPr="00C14E80">
        <w:rPr>
          <w:lang w:eastAsia="x-none"/>
        </w:rPr>
        <w:t>One</w:t>
      </w:r>
      <w:r w:rsidRPr="00C14E80">
        <w:rPr>
          <w:lang w:val="fi-FI" w:eastAsia="x-none"/>
        </w:rPr>
        <w:t xml:space="preserve"> DCI 0_1 trigger is not allowed to trigger reports with the same report configuration ID.</w:t>
      </w:r>
      <w:r w:rsidRPr="00C14E80">
        <w:rPr>
          <w:rFonts w:eastAsia="Malgun Gothic"/>
          <w:lang w:eastAsia="x-none"/>
        </w:rPr>
        <w:t xml:space="preserve"> Multiple CSI reports with the same ID cannot be simultaneously triggered</w:t>
      </w:r>
    </w:p>
    <w:p w14:paraId="32DA8313" w14:textId="77777777" w:rsidR="00982E91" w:rsidRPr="00982E91" w:rsidRDefault="00982E91" w:rsidP="00982E91">
      <w:pPr>
        <w:rPr>
          <w:szCs w:val="20"/>
          <w:lang w:eastAsia="x-none"/>
        </w:rPr>
      </w:pPr>
      <w:r w:rsidRPr="00982E91">
        <w:rPr>
          <w:szCs w:val="20"/>
          <w:lang w:eastAsia="x-none"/>
        </w:rPr>
        <w:t>Up to the RAN1 editor to implement the above agreement</w:t>
      </w:r>
    </w:p>
    <w:p w14:paraId="03E33D02" w14:textId="77777777" w:rsidR="00982E91" w:rsidRPr="00982E91" w:rsidRDefault="00982E91" w:rsidP="00982E91">
      <w:pPr>
        <w:rPr>
          <w:szCs w:val="20"/>
          <w:lang w:eastAsia="x-none"/>
        </w:rPr>
      </w:pPr>
    </w:p>
    <w:p w14:paraId="3FA825AE" w14:textId="77777777" w:rsidR="00982E91" w:rsidRPr="00C14E80" w:rsidRDefault="00982E91" w:rsidP="00982E91">
      <w:pPr>
        <w:rPr>
          <w:szCs w:val="20"/>
          <w:highlight w:val="green"/>
          <w:lang w:eastAsia="x-none"/>
        </w:rPr>
      </w:pPr>
      <w:r w:rsidRPr="00C14E80">
        <w:rPr>
          <w:szCs w:val="20"/>
          <w:highlight w:val="green"/>
          <w:lang w:eastAsia="x-none"/>
        </w:rPr>
        <w:t>Agreement</w:t>
      </w:r>
    </w:p>
    <w:p w14:paraId="5A256F33" w14:textId="7A5F5687" w:rsidR="00C14E80" w:rsidRPr="00575981" w:rsidRDefault="00C14E80" w:rsidP="00C14E80">
      <w:pPr>
        <w:ind w:left="720" w:hanging="720"/>
        <w:jc w:val="center"/>
      </w:pPr>
      <w:r w:rsidRPr="00982E91">
        <w:t>--------------------------------</w:t>
      </w:r>
      <w:r>
        <w:t xml:space="preserve">--------------------Start of TP for 38.214 </w:t>
      </w:r>
      <w:r w:rsidRPr="00982E91">
        <w:t>-------------------------</w:t>
      </w:r>
      <w:r>
        <w:t>------------------------</w:t>
      </w:r>
    </w:p>
    <w:p w14:paraId="7A26D9D6" w14:textId="77777777" w:rsidR="00982E91" w:rsidRPr="00982E91" w:rsidRDefault="00982E91" w:rsidP="00982E91">
      <w:pPr>
        <w:ind w:left="720" w:hanging="720"/>
        <w:jc w:val="center"/>
        <w:rPr>
          <w:rFonts w:ascii="Times New Roman" w:hAnsi="Times New Roman"/>
          <w:szCs w:val="20"/>
        </w:rPr>
      </w:pPr>
      <w:r w:rsidRPr="00982E91">
        <w:rPr>
          <w:rFonts w:ascii="Times New Roman" w:hAnsi="Times New Roman"/>
          <w:color w:val="FF0000"/>
          <w:szCs w:val="20"/>
        </w:rPr>
        <w:t>&lt; Start of the text proposal &gt;</w:t>
      </w:r>
    </w:p>
    <w:p w14:paraId="3F7FF016" w14:textId="77777777" w:rsidR="00982E91" w:rsidRPr="00982E91" w:rsidRDefault="00982E91" w:rsidP="00982E91">
      <w:pPr>
        <w:rPr>
          <w:rFonts w:eastAsia="SimSun"/>
          <w:szCs w:val="20"/>
        </w:rPr>
      </w:pPr>
      <w:r w:rsidRPr="00982E91">
        <w:rPr>
          <w:rFonts w:eastAsia="SimSun"/>
          <w:szCs w:val="20"/>
        </w:rPr>
        <w:t>5.2.2.4 Channel State Information – Interference Measurement (CSI-IM)</w:t>
      </w:r>
    </w:p>
    <w:p w14:paraId="2A2A53E2" w14:textId="77777777" w:rsidR="00982E91" w:rsidRPr="00982E91" w:rsidRDefault="00982E91" w:rsidP="00982E91">
      <w:pPr>
        <w:ind w:left="720" w:hanging="720"/>
        <w:jc w:val="center"/>
        <w:rPr>
          <w:rFonts w:ascii="Times New Roman" w:hAnsi="Times New Roman"/>
          <w:color w:val="FF0000"/>
          <w:szCs w:val="20"/>
        </w:rPr>
      </w:pPr>
      <w:r w:rsidRPr="00982E91">
        <w:rPr>
          <w:rFonts w:ascii="Times New Roman" w:hAnsi="Times New Roman"/>
          <w:color w:val="FF0000"/>
          <w:szCs w:val="20"/>
        </w:rPr>
        <w:t>&lt; Unchanged parts are omitted&gt;</w:t>
      </w:r>
    </w:p>
    <w:p w14:paraId="34E0E16A" w14:textId="77777777" w:rsidR="00982E91" w:rsidRPr="00982E91" w:rsidRDefault="00982E91" w:rsidP="00982E91">
      <w:pPr>
        <w:rPr>
          <w:rFonts w:ascii="Times New Roman" w:eastAsia="MS Mincho" w:hAnsi="Times New Roman"/>
          <w:color w:val="000000"/>
          <w:szCs w:val="20"/>
          <w:lang w:eastAsia="ja-JP"/>
        </w:rPr>
      </w:pPr>
      <w:r w:rsidRPr="00982E91">
        <w:rPr>
          <w:rFonts w:ascii="Times New Roman" w:hAnsi="Times New Roman"/>
          <w:color w:val="000000"/>
          <w:szCs w:val="20"/>
        </w:rPr>
        <w:t xml:space="preserve">The following parameters are configured via higher layer parameter </w:t>
      </w:r>
      <w:r w:rsidRPr="00982E91">
        <w:rPr>
          <w:rFonts w:ascii="Times New Roman" w:hAnsi="Times New Roman"/>
          <w:i/>
          <w:szCs w:val="20"/>
        </w:rPr>
        <w:t>CSI-IM-Resource</w:t>
      </w:r>
      <w:r w:rsidRPr="00982E91">
        <w:rPr>
          <w:rFonts w:ascii="Times New Roman" w:hAnsi="Times New Roman"/>
          <w:color w:val="000000"/>
          <w:szCs w:val="20"/>
        </w:rPr>
        <w:t xml:space="preserve"> for each CSI-IM resource configuration:</w:t>
      </w:r>
    </w:p>
    <w:p w14:paraId="323470F5" w14:textId="77777777" w:rsidR="00982E91" w:rsidRPr="00982E91" w:rsidRDefault="00982E91" w:rsidP="00982E91">
      <w:pPr>
        <w:ind w:left="568" w:hanging="284"/>
        <w:rPr>
          <w:rFonts w:ascii="Times New Roman" w:eastAsia="MS Mincho" w:hAnsi="Times New Roman"/>
          <w:szCs w:val="20"/>
          <w:lang w:eastAsia="ja-JP"/>
        </w:rPr>
      </w:pPr>
      <w:r w:rsidRPr="00982E91">
        <w:rPr>
          <w:rFonts w:ascii="Times New Roman" w:eastAsia="MS Mincho" w:hAnsi="Times New Roman"/>
          <w:i/>
          <w:szCs w:val="20"/>
        </w:rPr>
        <w:t>-</w:t>
      </w:r>
      <w:r w:rsidRPr="00982E91">
        <w:rPr>
          <w:rFonts w:ascii="Times New Roman" w:eastAsia="MS Mincho" w:hAnsi="Times New Roman"/>
          <w:i/>
          <w:szCs w:val="20"/>
        </w:rPr>
        <w:tab/>
        <w:t>csi-IM-ResourceId</w:t>
      </w:r>
      <w:r w:rsidRPr="00982E91">
        <w:rPr>
          <w:rFonts w:ascii="Times New Roman" w:eastAsia="MS Mincho" w:hAnsi="Times New Roman"/>
          <w:szCs w:val="20"/>
        </w:rPr>
        <w:t xml:space="preserve"> determines CSI-IM resource configuration identity</w:t>
      </w:r>
    </w:p>
    <w:p w14:paraId="20DE2B7E" w14:textId="77777777" w:rsidR="00982E91" w:rsidRPr="00982E91" w:rsidRDefault="00982E91" w:rsidP="00982E91">
      <w:pPr>
        <w:ind w:left="568" w:hanging="284"/>
        <w:rPr>
          <w:rFonts w:ascii="Times New Roman" w:eastAsia="MS Mincho" w:hAnsi="Times New Roman"/>
          <w:szCs w:val="20"/>
          <w:lang w:eastAsia="ja-JP"/>
        </w:rPr>
      </w:pPr>
      <w:r w:rsidRPr="00982E91">
        <w:rPr>
          <w:rFonts w:ascii="Times New Roman" w:eastAsia="MS Mincho" w:hAnsi="Times New Roman"/>
          <w:i/>
          <w:szCs w:val="20"/>
          <w:lang w:eastAsia="ja-JP"/>
        </w:rPr>
        <w:t>-</w:t>
      </w:r>
      <w:r w:rsidRPr="00982E91">
        <w:rPr>
          <w:rFonts w:ascii="Times New Roman" w:eastAsia="MS Mincho" w:hAnsi="Times New Roman"/>
          <w:i/>
          <w:szCs w:val="20"/>
          <w:lang w:eastAsia="ja-JP"/>
        </w:rPr>
        <w:tab/>
      </w:r>
      <w:r w:rsidRPr="00982E91">
        <w:rPr>
          <w:rFonts w:ascii="Times New Roman" w:eastAsia="MS Mincho" w:hAnsi="Times New Roman"/>
          <w:i/>
          <w:szCs w:val="20"/>
        </w:rPr>
        <w:t>subcarrierLocation-p0</w:t>
      </w:r>
      <w:r w:rsidRPr="00982E91">
        <w:rPr>
          <w:rFonts w:ascii="Times New Roman" w:eastAsia="MS Mincho" w:hAnsi="Times New Roman"/>
          <w:szCs w:val="20"/>
        </w:rPr>
        <w:t xml:space="preserve"> or </w:t>
      </w:r>
      <w:r w:rsidRPr="00982E91">
        <w:rPr>
          <w:rFonts w:ascii="Times New Roman" w:eastAsia="MS Mincho" w:hAnsi="Times New Roman"/>
          <w:i/>
          <w:szCs w:val="20"/>
        </w:rPr>
        <w:t>subcarrierLocation-p1</w:t>
      </w:r>
      <w:r w:rsidRPr="00982E91">
        <w:rPr>
          <w:rFonts w:ascii="Times New Roman" w:eastAsia="MS Mincho" w:hAnsi="Times New Roman"/>
          <w:szCs w:val="20"/>
          <w:lang w:eastAsia="ja-JP"/>
        </w:rPr>
        <w:t xml:space="preserve"> defines subcarrier occupancy of the CSI-IM resource within a slot for </w:t>
      </w:r>
      <w:r w:rsidRPr="00982E91">
        <w:rPr>
          <w:rFonts w:ascii="Times New Roman" w:eastAsia="MS Mincho" w:hAnsi="Times New Roman"/>
          <w:i/>
          <w:szCs w:val="20"/>
          <w:lang w:eastAsia="ja-JP"/>
        </w:rPr>
        <w:t>csi-IM-ResourceElementPattern</w:t>
      </w:r>
      <w:r w:rsidRPr="00982E91">
        <w:rPr>
          <w:rFonts w:ascii="Times New Roman" w:eastAsia="MS Mincho" w:hAnsi="Times New Roman"/>
          <w:szCs w:val="20"/>
          <w:lang w:eastAsia="ja-JP"/>
        </w:rPr>
        <w:t xml:space="preserve"> set to 'pattern0' or 'pattern1', respectively. </w:t>
      </w:r>
    </w:p>
    <w:p w14:paraId="06373501" w14:textId="77777777" w:rsidR="00982E91" w:rsidRPr="00982E91" w:rsidRDefault="00982E91" w:rsidP="00982E91">
      <w:pPr>
        <w:ind w:left="568" w:hanging="284"/>
        <w:rPr>
          <w:rFonts w:ascii="Times New Roman" w:eastAsia="MS Mincho" w:hAnsi="Times New Roman"/>
          <w:i/>
          <w:szCs w:val="20"/>
        </w:rPr>
      </w:pPr>
      <w:r w:rsidRPr="00982E91">
        <w:rPr>
          <w:rFonts w:ascii="Times New Roman" w:eastAsia="MS Mincho" w:hAnsi="Times New Roman"/>
          <w:i/>
          <w:szCs w:val="20"/>
        </w:rPr>
        <w:t>-</w:t>
      </w:r>
      <w:r w:rsidRPr="00982E91">
        <w:rPr>
          <w:rFonts w:ascii="Times New Roman" w:eastAsia="MS Mincho" w:hAnsi="Times New Roman"/>
          <w:i/>
          <w:szCs w:val="20"/>
        </w:rPr>
        <w:tab/>
        <w:t xml:space="preserve">symbolLocation-p0 </w:t>
      </w:r>
      <w:r w:rsidRPr="00982E91">
        <w:rPr>
          <w:rFonts w:ascii="Times New Roman" w:eastAsia="MS Mincho" w:hAnsi="Times New Roman"/>
          <w:szCs w:val="20"/>
        </w:rPr>
        <w:t>or</w:t>
      </w:r>
      <w:r w:rsidRPr="00982E91">
        <w:rPr>
          <w:rFonts w:ascii="Times New Roman" w:eastAsia="MS Mincho" w:hAnsi="Times New Roman"/>
          <w:i/>
          <w:szCs w:val="20"/>
        </w:rPr>
        <w:t xml:space="preserve"> </w:t>
      </w:r>
      <w:ins w:id="299" w:author="huawei" w:date="2018-08-10T11:10:00Z">
        <w:r w:rsidRPr="00982E91">
          <w:rPr>
            <w:rFonts w:ascii="Times New Roman" w:eastAsia="MS Mincho" w:hAnsi="Times New Roman"/>
            <w:i/>
            <w:szCs w:val="20"/>
          </w:rPr>
          <w:t>symbolLocation</w:t>
        </w:r>
      </w:ins>
      <w:del w:id="300" w:author="huawei" w:date="2018-08-10T11:10:00Z">
        <w:r w:rsidRPr="00982E91" w:rsidDel="00A02E99">
          <w:rPr>
            <w:rFonts w:ascii="Times New Roman" w:eastAsia="MS Mincho" w:hAnsi="Times New Roman"/>
            <w:i/>
            <w:szCs w:val="20"/>
          </w:rPr>
          <w:delText>subcarrierLocation</w:delText>
        </w:r>
      </w:del>
      <w:r w:rsidRPr="00982E91">
        <w:rPr>
          <w:rFonts w:ascii="Times New Roman" w:eastAsia="MS Mincho" w:hAnsi="Times New Roman"/>
          <w:i/>
          <w:szCs w:val="20"/>
        </w:rPr>
        <w:t>-p1</w:t>
      </w:r>
      <w:r w:rsidRPr="00982E91">
        <w:rPr>
          <w:rFonts w:ascii="Times New Roman" w:eastAsia="MS Mincho" w:hAnsi="Times New Roman"/>
          <w:szCs w:val="20"/>
          <w:lang w:eastAsia="ja-JP"/>
        </w:rPr>
        <w:t xml:space="preserve"> defines OFDM symbol location of the CSI-IM resource within a slot for </w:t>
      </w:r>
      <w:r w:rsidRPr="00982E91">
        <w:rPr>
          <w:rFonts w:ascii="Times New Roman" w:eastAsia="MS Mincho" w:hAnsi="Times New Roman"/>
          <w:i/>
          <w:szCs w:val="20"/>
          <w:lang w:eastAsia="ja-JP"/>
        </w:rPr>
        <w:t>csi-IM-ResourceElementPattern</w:t>
      </w:r>
      <w:r w:rsidRPr="00982E91">
        <w:rPr>
          <w:rFonts w:ascii="Times New Roman" w:eastAsia="MS Mincho" w:hAnsi="Times New Roman"/>
          <w:szCs w:val="20"/>
          <w:lang w:eastAsia="ja-JP"/>
        </w:rPr>
        <w:t xml:space="preserve"> set to 'pattern0' or 'pattern1', respectively.</w:t>
      </w:r>
    </w:p>
    <w:p w14:paraId="0EF90BA2" w14:textId="77777777" w:rsidR="00982E91" w:rsidRPr="00982E91" w:rsidRDefault="00982E91" w:rsidP="00982E91">
      <w:pPr>
        <w:jc w:val="center"/>
        <w:rPr>
          <w:szCs w:val="20"/>
          <w:lang w:eastAsia="x-none"/>
        </w:rPr>
      </w:pPr>
      <w:r w:rsidRPr="00982E91">
        <w:rPr>
          <w:rFonts w:ascii="Times New Roman" w:hAnsi="Times New Roman"/>
          <w:color w:val="FF0000"/>
          <w:szCs w:val="20"/>
        </w:rPr>
        <w:t>&lt; End of the text proposal &gt;</w:t>
      </w:r>
    </w:p>
    <w:p w14:paraId="13850B2C" w14:textId="0F1ED5BD" w:rsidR="00C14E80" w:rsidRPr="00575981" w:rsidRDefault="00C14E80" w:rsidP="00C14E80">
      <w:pPr>
        <w:ind w:left="720" w:hanging="720"/>
        <w:jc w:val="center"/>
      </w:pPr>
      <w:r w:rsidRPr="00982E91">
        <w:t>--------------------------------</w:t>
      </w:r>
      <w:r>
        <w:t xml:space="preserve">--------------------End of TP for 38.214 </w:t>
      </w:r>
      <w:r w:rsidRPr="00982E91">
        <w:t>-------------------------</w:t>
      </w:r>
      <w:r>
        <w:t>-------------------------</w:t>
      </w:r>
    </w:p>
    <w:p w14:paraId="033FF609" w14:textId="77777777" w:rsidR="00982E91" w:rsidRPr="00C14E80" w:rsidRDefault="00982E91" w:rsidP="00982E91">
      <w:pPr>
        <w:rPr>
          <w:szCs w:val="20"/>
          <w:lang w:eastAsia="x-none"/>
        </w:rPr>
      </w:pPr>
    </w:p>
    <w:p w14:paraId="47CE62E1" w14:textId="77777777" w:rsidR="00982E91" w:rsidRPr="00C14E80" w:rsidRDefault="00982E91" w:rsidP="00982E91">
      <w:pPr>
        <w:rPr>
          <w:szCs w:val="20"/>
          <w:highlight w:val="green"/>
          <w:lang w:eastAsia="x-none"/>
        </w:rPr>
      </w:pPr>
      <w:r w:rsidRPr="00C14E80">
        <w:rPr>
          <w:szCs w:val="20"/>
          <w:highlight w:val="green"/>
          <w:lang w:eastAsia="x-none"/>
        </w:rPr>
        <w:t>Agreement</w:t>
      </w:r>
    </w:p>
    <w:p w14:paraId="53B420A4" w14:textId="6EA43DB5" w:rsidR="00982E91" w:rsidRPr="00982E91" w:rsidRDefault="00982E91" w:rsidP="00982E91">
      <w:pPr>
        <w:adjustRightInd w:val="0"/>
        <w:snapToGrid w:val="0"/>
        <w:ind w:left="720" w:hanging="720"/>
        <w:jc w:val="center"/>
        <w:rPr>
          <w:rFonts w:ascii="Times New Roman" w:hAnsi="Times New Roman"/>
          <w:szCs w:val="20"/>
        </w:rPr>
      </w:pPr>
      <w:r w:rsidRPr="00982E91">
        <w:rPr>
          <w:rFonts w:ascii="Times New Roman" w:hAnsi="Times New Roman" w:hint="eastAsia"/>
          <w:szCs w:val="20"/>
        </w:rPr>
        <w:lastRenderedPageBreak/>
        <w:t>----------------------------------------------------Start of TP for 38.214----------------------</w:t>
      </w:r>
      <w:r w:rsidR="00C14E80">
        <w:rPr>
          <w:rFonts w:ascii="Times New Roman" w:hAnsi="Times New Roman" w:hint="eastAsia"/>
          <w:szCs w:val="20"/>
        </w:rPr>
        <w:t>-----------------------------</w:t>
      </w:r>
    </w:p>
    <w:p w14:paraId="40550853" w14:textId="77777777" w:rsidR="00982E91" w:rsidRPr="00982E91" w:rsidRDefault="00982E91" w:rsidP="00982E91">
      <w:pPr>
        <w:rPr>
          <w:rFonts w:eastAsia="SimSun"/>
          <w:szCs w:val="20"/>
        </w:rPr>
      </w:pPr>
      <w:r w:rsidRPr="00982E91">
        <w:rPr>
          <w:rFonts w:eastAsia="SimSun"/>
          <w:szCs w:val="20"/>
        </w:rPr>
        <w:t>5.2.1.2</w:t>
      </w:r>
      <w:r w:rsidRPr="00982E91">
        <w:rPr>
          <w:rFonts w:eastAsia="SimSun"/>
          <w:szCs w:val="20"/>
        </w:rPr>
        <w:tab/>
        <w:t>Resource settings</w:t>
      </w:r>
    </w:p>
    <w:p w14:paraId="192D1C57" w14:textId="77777777" w:rsidR="00982E91" w:rsidRPr="00982E91" w:rsidRDefault="00982E91" w:rsidP="00982E91">
      <w:pPr>
        <w:adjustRightInd w:val="0"/>
        <w:snapToGrid w:val="0"/>
        <w:jc w:val="both"/>
        <w:rPr>
          <w:rFonts w:ascii="Times New Roman" w:hAnsi="Times New Roman"/>
          <w:szCs w:val="20"/>
        </w:rPr>
      </w:pPr>
      <w:del w:id="301" w:author="CATT" w:date="2018-07-20T17:25:00Z">
        <w:r w:rsidRPr="00982E91">
          <w:rPr>
            <w:rFonts w:ascii="Times New Roman" w:hAnsi="Times New Roman"/>
            <w:szCs w:val="20"/>
          </w:rPr>
          <w:delText>E</w:delText>
        </w:r>
      </w:del>
      <w:r w:rsidRPr="00982E91">
        <w:rPr>
          <w:rFonts w:ascii="Times New Roman" w:hAnsi="Times New Roman"/>
          <w:szCs w:val="20"/>
        </w:rPr>
        <w:t xml:space="preserve">ach CSI Resource Setting </w:t>
      </w:r>
      <w:r w:rsidRPr="00982E91">
        <w:rPr>
          <w:rFonts w:ascii="Times New Roman" w:hAnsi="Times New Roman"/>
          <w:i/>
          <w:szCs w:val="20"/>
        </w:rPr>
        <w:t>CSI-ResourceConfig</w:t>
      </w:r>
      <w:r w:rsidRPr="00982E91">
        <w:rPr>
          <w:rFonts w:ascii="Times New Roman" w:hAnsi="Times New Roman"/>
          <w:szCs w:val="20"/>
        </w:rPr>
        <w:t xml:space="preserve"> contains a configuration of S≥1 CSI Resource Sets (given by higher layer parameter </w:t>
      </w:r>
      <w:r w:rsidRPr="00982E91">
        <w:rPr>
          <w:rFonts w:ascii="Times New Roman" w:hAnsi="Times New Roman"/>
          <w:i/>
          <w:szCs w:val="20"/>
        </w:rPr>
        <w:t>csi-RS-ResourceSetList</w:t>
      </w:r>
      <w:r w:rsidRPr="00982E91">
        <w:rPr>
          <w:rFonts w:ascii="Times New Roman" w:hAnsi="Times New Roman"/>
          <w:szCs w:val="20"/>
        </w:rPr>
        <w:t>), with each CSI Resource Set consisting of CSI-RS resources (comprised of either NZP CSI-RS or CSI-IM</w:t>
      </w:r>
      <w:r w:rsidRPr="00982E91">
        <w:rPr>
          <w:rFonts w:ascii="Times New Roman" w:hAnsi="Times New Roman"/>
          <w:i/>
          <w:szCs w:val="20"/>
        </w:rPr>
        <w:t xml:space="preserve">) </w:t>
      </w:r>
      <w:del w:id="302" w:author="CATT" w:date="2018-07-20T17:25:00Z">
        <w:r w:rsidRPr="00982E91" w:rsidDel="00476CB7">
          <w:rPr>
            <w:rFonts w:ascii="Times New Roman" w:hAnsi="Times New Roman"/>
            <w:szCs w:val="20"/>
          </w:rPr>
          <w:delText>and</w:delText>
        </w:r>
        <w:r w:rsidRPr="00982E91" w:rsidDel="00476CB7">
          <w:rPr>
            <w:rFonts w:ascii="Times New Roman" w:hAnsi="Times New Roman"/>
            <w:i/>
            <w:szCs w:val="20"/>
          </w:rPr>
          <w:delText xml:space="preserve"> </w:delText>
        </w:r>
      </w:del>
      <w:ins w:id="303" w:author="CATT" w:date="2018-07-20T17:25:00Z">
        <w:r w:rsidRPr="00982E91">
          <w:rPr>
            <w:rFonts w:ascii="Times New Roman" w:hAnsi="Times New Roman" w:hint="eastAsia"/>
            <w:szCs w:val="20"/>
          </w:rPr>
          <w:t>or</w:t>
        </w:r>
        <w:r w:rsidRPr="00982E91">
          <w:rPr>
            <w:rFonts w:ascii="Times New Roman" w:hAnsi="Times New Roman"/>
            <w:i/>
            <w:szCs w:val="20"/>
          </w:rPr>
          <w:t xml:space="preserve"> </w:t>
        </w:r>
      </w:ins>
      <w:r w:rsidRPr="00982E91">
        <w:rPr>
          <w:rFonts w:ascii="Times New Roman" w:hAnsi="Times New Roman"/>
          <w:szCs w:val="20"/>
        </w:rPr>
        <w:t xml:space="preserve">SS/PBCH Block resources used for L1-RSRP computation. Each CSI Resource Setting is located in the DL BWP identified by the higher layer parameter </w:t>
      </w:r>
      <w:r w:rsidRPr="00982E91">
        <w:rPr>
          <w:rFonts w:ascii="Times New Roman" w:hAnsi="Times New Roman"/>
          <w:i/>
          <w:szCs w:val="20"/>
        </w:rPr>
        <w:t>bwp-id</w:t>
      </w:r>
      <w:r w:rsidRPr="00982E91">
        <w:rPr>
          <w:rFonts w:ascii="Times New Roman" w:hAnsi="Times New Roman"/>
          <w:szCs w:val="20"/>
        </w:rPr>
        <w:t>, and all CSI Resource Settings linked to a CSI Report Setting have the same DL BWP.</w:t>
      </w:r>
    </w:p>
    <w:p w14:paraId="72A4F451" w14:textId="77777777" w:rsidR="00982E91" w:rsidRPr="00982E91" w:rsidRDefault="00982E91" w:rsidP="00982E91">
      <w:pPr>
        <w:adjustRightInd w:val="0"/>
        <w:snapToGrid w:val="0"/>
        <w:ind w:left="720" w:hanging="720"/>
        <w:jc w:val="center"/>
        <w:rPr>
          <w:rFonts w:ascii="Times New Roman" w:hAnsi="Times New Roman"/>
          <w:szCs w:val="20"/>
          <w:lang w:val="en-AU"/>
        </w:rPr>
      </w:pPr>
      <w:r w:rsidRPr="00982E91">
        <w:rPr>
          <w:rFonts w:ascii="Times New Roman" w:hAnsi="Times New Roman" w:hint="eastAsia"/>
          <w:iCs/>
          <w:szCs w:val="20"/>
        </w:rPr>
        <w:t>-------------------   omitted  -----------------</w:t>
      </w:r>
    </w:p>
    <w:p w14:paraId="3D3DC8E7" w14:textId="77777777" w:rsidR="00982E91" w:rsidRPr="00982E91" w:rsidRDefault="00982E91" w:rsidP="00982E91">
      <w:pPr>
        <w:adjustRightInd w:val="0"/>
        <w:snapToGrid w:val="0"/>
        <w:jc w:val="both"/>
        <w:rPr>
          <w:ins w:id="304" w:author="CATT" w:date="2018-08-08T11:04:00Z"/>
          <w:rFonts w:ascii="Times New Roman" w:hAnsi="Times New Roman"/>
          <w:szCs w:val="20"/>
        </w:rPr>
      </w:pPr>
      <w:ins w:id="305" w:author="CATT" w:date="2018-08-09T17:34:00Z">
        <w:r w:rsidRPr="00982E91">
          <w:rPr>
            <w:rFonts w:ascii="Times New Roman" w:hAnsi="Times New Roman"/>
            <w:szCs w:val="20"/>
          </w:rPr>
          <w:t>T</w:t>
        </w:r>
      </w:ins>
      <w:r w:rsidRPr="00982E91">
        <w:rPr>
          <w:rFonts w:ascii="Times New Roman" w:hAnsi="Times New Roman"/>
          <w:szCs w:val="20"/>
        </w:rPr>
        <w:t xml:space="preserve">he UE may assume that the </w:t>
      </w:r>
      <w:ins w:id="306" w:author="CATT" w:date="2018-07-16T10:16:00Z">
        <w:r w:rsidRPr="00982E91">
          <w:rPr>
            <w:rFonts w:ascii="Times New Roman" w:hAnsi="Times New Roman" w:hint="eastAsia"/>
            <w:szCs w:val="20"/>
          </w:rPr>
          <w:t xml:space="preserve">NZP </w:t>
        </w:r>
      </w:ins>
      <w:r w:rsidRPr="00982E91">
        <w:rPr>
          <w:rFonts w:ascii="Times New Roman" w:hAnsi="Times New Roman"/>
          <w:szCs w:val="20"/>
        </w:rPr>
        <w:t>CSI-RS resource(s) for channel measurement and the CSI-IM</w:t>
      </w:r>
      <w:del w:id="307" w:author="CATT" w:date="2018-07-16T10:16:00Z">
        <w:r w:rsidRPr="00982E91" w:rsidDel="000E7A0E">
          <w:rPr>
            <w:rFonts w:ascii="Times New Roman" w:hAnsi="Times New Roman"/>
            <w:szCs w:val="20"/>
          </w:rPr>
          <w:delText>/NZP CSI-RS</w:delText>
        </w:r>
      </w:del>
      <w:r w:rsidRPr="00982E91">
        <w:rPr>
          <w:rFonts w:ascii="Times New Roman" w:hAnsi="Times New Roman"/>
          <w:szCs w:val="20"/>
        </w:rPr>
        <w:t xml:space="preserve"> resource(s) for interference measurement configured for one CSI reporting are resource-wise</w:t>
      </w:r>
      <w:ins w:id="308" w:author="CATT" w:date="2018-08-09T17:34:00Z">
        <w:r w:rsidRPr="00982E91">
          <w:rPr>
            <w:rFonts w:ascii="Times New Roman" w:hAnsi="Times New Roman" w:hint="eastAsia"/>
            <w:szCs w:val="20"/>
          </w:rPr>
          <w:t xml:space="preserve"> QCLed with respect to</w:t>
        </w:r>
      </w:ins>
      <w:r w:rsidRPr="00982E91">
        <w:rPr>
          <w:rFonts w:ascii="Times New Roman" w:hAnsi="Times New Roman"/>
          <w:szCs w:val="20"/>
        </w:rPr>
        <w:t xml:space="preserve"> 'QCL-TypeD'.</w:t>
      </w:r>
      <w:ins w:id="309" w:author="CATT" w:date="2018-07-16T10:17:00Z">
        <w:r w:rsidRPr="00982E91">
          <w:rPr>
            <w:rFonts w:ascii="Times New Roman" w:hAnsi="Times New Roman" w:hint="eastAsia"/>
            <w:szCs w:val="20"/>
          </w:rPr>
          <w:t xml:space="preserve"> </w:t>
        </w:r>
      </w:ins>
      <w:ins w:id="310" w:author="CATT" w:date="2018-08-09T17:34:00Z">
        <w:r w:rsidRPr="00982E91">
          <w:rPr>
            <w:rFonts w:ascii="Times New Roman" w:hAnsi="Times New Roman" w:hint="eastAsia"/>
            <w:szCs w:val="20"/>
          </w:rPr>
          <w:t xml:space="preserve"> When NZP CSI-RS resource(s) is used for interference measurement, the UE may assume that the NZP </w:t>
        </w:r>
        <w:r w:rsidRPr="00982E91">
          <w:rPr>
            <w:rFonts w:ascii="Times New Roman" w:hAnsi="Times New Roman"/>
            <w:szCs w:val="20"/>
          </w:rPr>
          <w:t>CSI-RS resource for channel measurement and the CSI-IM resource</w:t>
        </w:r>
      </w:ins>
      <w:ins w:id="311" w:author="ZTE" w:date="2018-08-21T09:03:00Z">
        <w:r w:rsidRPr="00982E91">
          <w:rPr>
            <w:rFonts w:ascii="Times New Roman" w:hAnsi="Times New Roman"/>
            <w:szCs w:val="20"/>
          </w:rPr>
          <w:t xml:space="preserve"> and</w:t>
        </w:r>
      </w:ins>
      <w:ins w:id="312" w:author="CATT" w:date="2018-08-09T17:34:00Z">
        <w:r w:rsidRPr="00982E91">
          <w:rPr>
            <w:rFonts w:ascii="Times New Roman" w:hAnsi="Times New Roman" w:hint="eastAsia"/>
            <w:szCs w:val="20"/>
          </w:rPr>
          <w:t>/</w:t>
        </w:r>
      </w:ins>
      <w:ins w:id="313" w:author="ZTE" w:date="2018-08-21T09:03:00Z">
        <w:r w:rsidRPr="00982E91">
          <w:rPr>
            <w:rFonts w:ascii="Times New Roman" w:hAnsi="Times New Roman"/>
            <w:szCs w:val="20"/>
          </w:rPr>
          <w:t xml:space="preserve">or </w:t>
        </w:r>
      </w:ins>
      <w:ins w:id="314" w:author="CATT" w:date="2018-08-09T17:34:00Z">
        <w:r w:rsidRPr="00982E91">
          <w:rPr>
            <w:rFonts w:ascii="Times New Roman" w:hAnsi="Times New Roman" w:hint="eastAsia"/>
            <w:szCs w:val="20"/>
          </w:rPr>
          <w:t>NZP CSI-RS resource(s)</w:t>
        </w:r>
        <w:r w:rsidRPr="00982E91">
          <w:rPr>
            <w:rFonts w:ascii="Times New Roman" w:hAnsi="Times New Roman"/>
            <w:szCs w:val="20"/>
          </w:rPr>
          <w:t xml:space="preserve"> for interference measurement configured for one CSI reporting are </w:t>
        </w:r>
        <w:r w:rsidRPr="00982E91">
          <w:rPr>
            <w:rFonts w:ascii="Times New Roman" w:hAnsi="Times New Roman" w:hint="eastAsia"/>
            <w:szCs w:val="20"/>
          </w:rPr>
          <w:t>QCLed with respect to</w:t>
        </w:r>
        <w:r w:rsidRPr="00982E91">
          <w:rPr>
            <w:rFonts w:ascii="Times New Roman" w:hAnsi="Times New Roman"/>
            <w:szCs w:val="20"/>
          </w:rPr>
          <w:t xml:space="preserve"> 'QCL-TypeD'.</w:t>
        </w:r>
      </w:ins>
    </w:p>
    <w:p w14:paraId="13C4B410" w14:textId="77777777" w:rsidR="00C14E80" w:rsidRPr="00575981" w:rsidRDefault="00C14E80" w:rsidP="00C14E80">
      <w:pPr>
        <w:ind w:left="720" w:hanging="720"/>
        <w:jc w:val="center"/>
      </w:pPr>
      <w:r w:rsidRPr="00982E91">
        <w:t>--------------------------------</w:t>
      </w:r>
      <w:r>
        <w:t xml:space="preserve">--------------------End of TP for 38.214 </w:t>
      </w:r>
      <w:r w:rsidRPr="00982E91">
        <w:t>-------------------------</w:t>
      </w:r>
      <w:r>
        <w:t>-------------------------</w:t>
      </w:r>
    </w:p>
    <w:p w14:paraId="70842F6C" w14:textId="77777777" w:rsidR="00982E91" w:rsidRPr="00C14E80" w:rsidRDefault="00982E91" w:rsidP="00982E91">
      <w:pPr>
        <w:ind w:left="720" w:hanging="720"/>
        <w:rPr>
          <w:szCs w:val="20"/>
          <w:lang w:eastAsia="x-none"/>
        </w:rPr>
      </w:pPr>
    </w:p>
    <w:p w14:paraId="1A1C3D32" w14:textId="77777777" w:rsidR="00982E91" w:rsidRPr="00C14E80" w:rsidRDefault="00982E91" w:rsidP="00982E91">
      <w:pPr>
        <w:ind w:left="720" w:hanging="720"/>
        <w:rPr>
          <w:szCs w:val="20"/>
          <w:highlight w:val="green"/>
          <w:lang w:eastAsia="x-none"/>
        </w:rPr>
      </w:pPr>
      <w:r w:rsidRPr="00C14E80">
        <w:rPr>
          <w:szCs w:val="20"/>
          <w:highlight w:val="green"/>
          <w:lang w:eastAsia="x-none"/>
        </w:rPr>
        <w:t>Agreement</w:t>
      </w:r>
    </w:p>
    <w:p w14:paraId="3E99598A" w14:textId="77777777" w:rsidR="00C14E80" w:rsidRPr="00982E91" w:rsidRDefault="00C14E80" w:rsidP="00C14E80">
      <w:pPr>
        <w:adjustRightInd w:val="0"/>
        <w:snapToGrid w:val="0"/>
        <w:ind w:left="720" w:hanging="720"/>
        <w:jc w:val="center"/>
        <w:rPr>
          <w:rFonts w:ascii="Times New Roman" w:hAnsi="Times New Roman"/>
          <w:szCs w:val="20"/>
        </w:rPr>
      </w:pPr>
      <w:r w:rsidRPr="00982E91">
        <w:rPr>
          <w:rFonts w:ascii="Times New Roman" w:hAnsi="Times New Roman" w:hint="eastAsia"/>
          <w:szCs w:val="20"/>
        </w:rPr>
        <w:t>----------------------------------------------------Start of TP for 38.214----------------------</w:t>
      </w:r>
      <w:r>
        <w:rPr>
          <w:rFonts w:ascii="Times New Roman" w:hAnsi="Times New Roman" w:hint="eastAsia"/>
          <w:szCs w:val="20"/>
        </w:rPr>
        <w:t>------------------------------</w:t>
      </w:r>
    </w:p>
    <w:p w14:paraId="4D635256" w14:textId="77777777" w:rsidR="00982E91" w:rsidRPr="00982E91" w:rsidRDefault="00982E91" w:rsidP="00982E91">
      <w:pPr>
        <w:rPr>
          <w:rFonts w:eastAsia="SimSun"/>
          <w:szCs w:val="20"/>
        </w:rPr>
      </w:pPr>
      <w:r w:rsidRPr="00982E91">
        <w:rPr>
          <w:rFonts w:eastAsia="SimSun"/>
          <w:szCs w:val="20"/>
        </w:rPr>
        <w:t>5.2.1.5.1</w:t>
      </w:r>
      <w:r w:rsidRPr="00982E91">
        <w:rPr>
          <w:rFonts w:eastAsia="SimSun"/>
          <w:szCs w:val="20"/>
        </w:rPr>
        <w:tab/>
        <w:t>Aperiodic CSI Reporting/Aperiodic CSI-RS</w:t>
      </w:r>
    </w:p>
    <w:p w14:paraId="765A837B" w14:textId="77777777" w:rsidR="00982E91" w:rsidRPr="00982E91" w:rsidRDefault="00982E91" w:rsidP="00982E91">
      <w:pPr>
        <w:adjustRightInd w:val="0"/>
        <w:snapToGrid w:val="0"/>
        <w:ind w:left="720" w:hanging="720"/>
        <w:jc w:val="center"/>
        <w:rPr>
          <w:rFonts w:ascii="Times New Roman" w:hAnsi="Times New Roman"/>
          <w:iCs/>
          <w:szCs w:val="20"/>
        </w:rPr>
      </w:pPr>
      <w:r w:rsidRPr="00982E91">
        <w:rPr>
          <w:rFonts w:ascii="Times New Roman" w:hAnsi="Times New Roman" w:hint="eastAsia"/>
          <w:iCs/>
          <w:szCs w:val="20"/>
        </w:rPr>
        <w:t>-------------------   omitted  -----------------</w:t>
      </w:r>
    </w:p>
    <w:p w14:paraId="09730883" w14:textId="77777777" w:rsidR="00982E91" w:rsidRPr="00982E91" w:rsidRDefault="00982E91" w:rsidP="00982E91">
      <w:pPr>
        <w:adjustRightInd w:val="0"/>
        <w:snapToGrid w:val="0"/>
        <w:jc w:val="both"/>
        <w:rPr>
          <w:rFonts w:ascii="Times New Roman" w:hAnsi="Times New Roman"/>
          <w:szCs w:val="20"/>
        </w:rPr>
      </w:pPr>
      <w:r w:rsidRPr="00982E91">
        <w:rPr>
          <w:rFonts w:ascii="Times New Roman" w:hAnsi="Times New Roman"/>
          <w:szCs w:val="20"/>
        </w:rPr>
        <w:t>If the UE is configured with a single carrier</w:t>
      </w:r>
      <w:ins w:id="315" w:author="CATT" w:date="2018-07-16T17:41:00Z">
        <w:r w:rsidRPr="00982E91">
          <w:rPr>
            <w:rFonts w:ascii="Times New Roman" w:hAnsi="Times New Roman" w:hint="eastAsia"/>
            <w:szCs w:val="20"/>
          </w:rPr>
          <w:t xml:space="preserve"> for uplink</w:t>
        </w:r>
      </w:ins>
      <w:r w:rsidRPr="00982E91">
        <w:rPr>
          <w:rFonts w:ascii="Times New Roman" w:hAnsi="Times New Roman"/>
          <w:szCs w:val="20"/>
        </w:rPr>
        <w:t>, the UE is not expected to transmit more than one aperiodic CSI report triggered by different DCIs on overlapping OFDM symbols.</w:t>
      </w:r>
    </w:p>
    <w:p w14:paraId="200ED37C" w14:textId="77777777" w:rsidR="00C14E80" w:rsidRPr="00575981" w:rsidRDefault="00C14E80" w:rsidP="00C14E80">
      <w:pPr>
        <w:ind w:left="720" w:hanging="720"/>
        <w:jc w:val="center"/>
      </w:pPr>
      <w:r w:rsidRPr="00982E91">
        <w:t>--------------------------------</w:t>
      </w:r>
      <w:r>
        <w:t xml:space="preserve">--------------------End of TP for 38.214 </w:t>
      </w:r>
      <w:r w:rsidRPr="00982E91">
        <w:t>-------------------------</w:t>
      </w:r>
      <w:r>
        <w:t>-------------------------</w:t>
      </w:r>
    </w:p>
    <w:p w14:paraId="137FFD06" w14:textId="77777777" w:rsidR="00982E91" w:rsidRPr="00C14E80" w:rsidRDefault="00982E91" w:rsidP="00982E91">
      <w:pPr>
        <w:ind w:left="720" w:hanging="720"/>
        <w:rPr>
          <w:szCs w:val="20"/>
          <w:lang w:eastAsia="x-none"/>
        </w:rPr>
      </w:pPr>
    </w:p>
    <w:p w14:paraId="301A7BEA" w14:textId="07867C1E" w:rsidR="00982E91" w:rsidRPr="00C14E80" w:rsidRDefault="00C14E80" w:rsidP="00982E91">
      <w:pPr>
        <w:ind w:left="720" w:hanging="720"/>
        <w:rPr>
          <w:szCs w:val="20"/>
          <w:highlight w:val="green"/>
          <w:lang w:eastAsia="x-none"/>
        </w:rPr>
      </w:pPr>
      <w:r>
        <w:rPr>
          <w:szCs w:val="20"/>
          <w:highlight w:val="green"/>
          <w:lang w:eastAsia="x-none"/>
        </w:rPr>
        <w:t>Agreement</w:t>
      </w:r>
    </w:p>
    <w:p w14:paraId="6D201A9C" w14:textId="77777777" w:rsidR="00C14E80" w:rsidRPr="00982E91" w:rsidRDefault="00C14E80" w:rsidP="00C14E80">
      <w:pPr>
        <w:adjustRightInd w:val="0"/>
        <w:snapToGrid w:val="0"/>
        <w:ind w:left="720" w:hanging="720"/>
        <w:jc w:val="center"/>
        <w:rPr>
          <w:rFonts w:ascii="Times New Roman" w:hAnsi="Times New Roman"/>
          <w:szCs w:val="20"/>
        </w:rPr>
      </w:pPr>
      <w:bookmarkStart w:id="316" w:name="_Toc517439471"/>
      <w:r w:rsidRPr="00982E91">
        <w:rPr>
          <w:rFonts w:ascii="Times New Roman" w:hAnsi="Times New Roman" w:hint="eastAsia"/>
          <w:szCs w:val="20"/>
        </w:rPr>
        <w:t>----------------------------------------------------Start of TP for 38.214----------------------</w:t>
      </w:r>
      <w:r>
        <w:rPr>
          <w:rFonts w:ascii="Times New Roman" w:hAnsi="Times New Roman" w:hint="eastAsia"/>
          <w:szCs w:val="20"/>
        </w:rPr>
        <w:t>------------------------------</w:t>
      </w:r>
    </w:p>
    <w:p w14:paraId="2BB1F09F" w14:textId="77777777" w:rsidR="00982E91" w:rsidRPr="00982E91" w:rsidRDefault="00982E91" w:rsidP="00982E91">
      <w:pPr>
        <w:rPr>
          <w:rFonts w:eastAsia="SimSun"/>
          <w:szCs w:val="20"/>
        </w:rPr>
      </w:pPr>
      <w:r w:rsidRPr="00982E91">
        <w:rPr>
          <w:rFonts w:eastAsia="SimSun"/>
          <w:szCs w:val="20"/>
        </w:rPr>
        <w:t>5.2.1</w:t>
      </w:r>
      <w:r w:rsidRPr="00982E91">
        <w:rPr>
          <w:rFonts w:eastAsia="SimSun"/>
          <w:szCs w:val="20"/>
        </w:rPr>
        <w:tab/>
        <w:t>Channel state information framework</w:t>
      </w:r>
      <w:bookmarkEnd w:id="316"/>
    </w:p>
    <w:p w14:paraId="6468D6A2" w14:textId="77777777" w:rsidR="00982E91" w:rsidRPr="00982E91" w:rsidRDefault="00982E91" w:rsidP="00982E91">
      <w:pPr>
        <w:adjustRightInd w:val="0"/>
        <w:snapToGrid w:val="0"/>
        <w:jc w:val="both"/>
        <w:rPr>
          <w:rFonts w:ascii="Times New Roman" w:hAnsi="Times New Roman"/>
          <w:szCs w:val="20"/>
        </w:rPr>
      </w:pPr>
      <w:bookmarkStart w:id="317" w:name="_Hlk500777975"/>
      <w:r w:rsidRPr="00982E91">
        <w:rPr>
          <w:rFonts w:ascii="Times New Roman" w:hAnsi="Times New Roman"/>
          <w:szCs w:val="20"/>
        </w:rPr>
        <w:t>The time and frequency resources that can be used by the UE to report CSI are controlled by the gNB. CSI may consist of Channel Quality Indicator (CQI), precoding matrix indicator (PMI), CSI-RS resource indicator (CRI), SS/PBCH Block Resource indicator (SSBRI), layer indicator (LI), rank indicator (RI) and/or L1-RSRP.</w:t>
      </w:r>
    </w:p>
    <w:bookmarkEnd w:id="317"/>
    <w:p w14:paraId="24FEF1A6" w14:textId="77777777" w:rsidR="00982E91" w:rsidRPr="00982E91" w:rsidRDefault="00982E91" w:rsidP="00982E91">
      <w:pPr>
        <w:adjustRightInd w:val="0"/>
        <w:snapToGrid w:val="0"/>
        <w:jc w:val="both"/>
        <w:rPr>
          <w:rFonts w:ascii="Times New Roman" w:hAnsi="Times New Roman"/>
          <w:szCs w:val="20"/>
        </w:rPr>
      </w:pPr>
      <w:del w:id="318" w:author="Zhihua SHI" w:date="2018-08-02T15:57:00Z">
        <w:r w:rsidRPr="00982E91">
          <w:rPr>
            <w:rFonts w:ascii="Times New Roman" w:hAnsi="Times New Roman"/>
            <w:szCs w:val="20"/>
          </w:rPr>
          <w:delText>F</w:delText>
        </w:r>
      </w:del>
      <w:r w:rsidRPr="00982E91">
        <w:rPr>
          <w:rFonts w:ascii="Times New Roman" w:hAnsi="Times New Roman"/>
          <w:szCs w:val="20"/>
        </w:rPr>
        <w:t xml:space="preserve">or CQI, PMI, CRI, SSBRI, LI, RI, L1-RSRP, a UE is configured by higher layers with N≥1 </w:t>
      </w:r>
      <w:r w:rsidRPr="00982E91">
        <w:rPr>
          <w:rFonts w:ascii="Times New Roman" w:hAnsi="Times New Roman"/>
          <w:i/>
          <w:szCs w:val="20"/>
        </w:rPr>
        <w:t>CSI-ReportConfig</w:t>
      </w:r>
      <w:r w:rsidRPr="00982E91">
        <w:rPr>
          <w:rFonts w:ascii="Times New Roman" w:hAnsi="Times New Roman"/>
          <w:szCs w:val="20"/>
        </w:rPr>
        <w:t xml:space="preserve"> Reporting Settings, M≥1 </w:t>
      </w:r>
      <w:r w:rsidRPr="00982E91">
        <w:rPr>
          <w:rFonts w:ascii="Times New Roman" w:hAnsi="Times New Roman"/>
          <w:i/>
          <w:szCs w:val="20"/>
        </w:rPr>
        <w:t>CSI-ResourceConfig</w:t>
      </w:r>
      <w:r w:rsidRPr="00982E91">
        <w:rPr>
          <w:rFonts w:ascii="Times New Roman" w:hAnsi="Times New Roman"/>
          <w:szCs w:val="20"/>
        </w:rPr>
        <w:t xml:space="preserve"> Resource Settings, and one or two list(s) of trigger states (given by the higher layer parameters </w:t>
      </w:r>
      <w:del w:id="319" w:author="Zhihua SHI" w:date="2018-08-02T15:57:00Z">
        <w:r w:rsidRPr="00982E91" w:rsidDel="00DC591A">
          <w:rPr>
            <w:rFonts w:ascii="Times New Roman" w:hAnsi="Times New Roman"/>
            <w:i/>
            <w:szCs w:val="20"/>
          </w:rPr>
          <w:delText>aperiodicTriggerStateList</w:delText>
        </w:r>
        <w:r w:rsidRPr="00982E91" w:rsidDel="00DC591A">
          <w:rPr>
            <w:rFonts w:ascii="Times New Roman" w:hAnsi="Times New Roman"/>
            <w:szCs w:val="20"/>
          </w:rPr>
          <w:delText xml:space="preserve"> </w:delText>
        </w:r>
      </w:del>
      <w:ins w:id="320" w:author="Zhihua SHI" w:date="2018-08-02T15:57:00Z">
        <w:r w:rsidRPr="00982E91">
          <w:rPr>
            <w:rFonts w:ascii="Times New Roman" w:hAnsi="Times New Roman"/>
            <w:i/>
            <w:szCs w:val="20"/>
          </w:rPr>
          <w:t xml:space="preserve">CSI-AperiodicTriggerStateList </w:t>
        </w:r>
      </w:ins>
      <w:r w:rsidRPr="00982E91">
        <w:rPr>
          <w:rFonts w:ascii="Times New Roman" w:hAnsi="Times New Roman"/>
          <w:szCs w:val="20"/>
        </w:rPr>
        <w:t>and</w:t>
      </w:r>
      <w:del w:id="321" w:author="Zhihua SHI" w:date="2018-08-02T15:57:00Z">
        <w:r w:rsidRPr="00982E91" w:rsidDel="00DC591A">
          <w:rPr>
            <w:rFonts w:ascii="Times New Roman" w:hAnsi="Times New Roman"/>
            <w:szCs w:val="20"/>
          </w:rPr>
          <w:delText xml:space="preserve"> </w:delText>
        </w:r>
        <w:r w:rsidRPr="00982E91" w:rsidDel="00DC591A">
          <w:rPr>
            <w:rFonts w:ascii="Times New Roman" w:hAnsi="Times New Roman"/>
            <w:i/>
            <w:szCs w:val="20"/>
          </w:rPr>
          <w:delText>semiPersistentOnPUSCH-TriggerStateList</w:delText>
        </w:r>
      </w:del>
      <w:ins w:id="322" w:author="Zhihua SHI" w:date="2018-08-02T15:58:00Z">
        <w:r w:rsidRPr="00982E91">
          <w:rPr>
            <w:rFonts w:ascii="Times New Roman" w:hAnsi="Times New Roman"/>
            <w:szCs w:val="20"/>
          </w:rPr>
          <w:t xml:space="preserve"> </w:t>
        </w:r>
        <w:r w:rsidRPr="00982E91">
          <w:rPr>
            <w:rFonts w:ascii="Times New Roman" w:hAnsi="Times New Roman"/>
            <w:i/>
            <w:szCs w:val="20"/>
          </w:rPr>
          <w:t>CSI-SemiPersistentOnPUSCH-TriggerStateList</w:t>
        </w:r>
      </w:ins>
      <w:r w:rsidRPr="00982E91">
        <w:rPr>
          <w:rFonts w:ascii="Times New Roman" w:hAnsi="Times New Roman"/>
          <w:szCs w:val="20"/>
        </w:rPr>
        <w:t xml:space="preserve">). Each trigger state in </w:t>
      </w:r>
      <w:del w:id="323" w:author="Zhihua SHI" w:date="2018-08-02T15:58:00Z">
        <w:r w:rsidRPr="00982E91" w:rsidDel="004D40FA">
          <w:rPr>
            <w:rFonts w:ascii="Times New Roman" w:hAnsi="Times New Roman"/>
            <w:i/>
            <w:szCs w:val="20"/>
          </w:rPr>
          <w:delText>aperiodicTriggerStateList</w:delText>
        </w:r>
        <w:r w:rsidRPr="00982E91" w:rsidDel="004D40FA">
          <w:rPr>
            <w:rFonts w:ascii="Times New Roman" w:hAnsi="Times New Roman"/>
            <w:szCs w:val="20"/>
          </w:rPr>
          <w:delText xml:space="preserve"> </w:delText>
        </w:r>
      </w:del>
      <w:ins w:id="324" w:author="Zhihua SHI" w:date="2018-08-02T15:58:00Z">
        <w:r w:rsidRPr="00982E91">
          <w:rPr>
            <w:rFonts w:ascii="Times New Roman" w:hAnsi="Times New Roman"/>
            <w:i/>
            <w:szCs w:val="20"/>
          </w:rPr>
          <w:t>CSI-AperiodicTriggerStateList</w:t>
        </w:r>
        <w:r w:rsidRPr="00982E91">
          <w:rPr>
            <w:rFonts w:ascii="Times New Roman" w:hAnsi="Times New Roman"/>
            <w:szCs w:val="20"/>
          </w:rPr>
          <w:t xml:space="preserve"> </w:t>
        </w:r>
      </w:ins>
      <w:r w:rsidRPr="00982E91">
        <w:rPr>
          <w:rFonts w:ascii="Times New Roman" w:hAnsi="Times New Roman"/>
          <w:szCs w:val="20"/>
        </w:rPr>
        <w:t xml:space="preserve">contains a list of associated </w:t>
      </w:r>
      <w:r w:rsidRPr="00982E91">
        <w:rPr>
          <w:rFonts w:ascii="Times New Roman" w:hAnsi="Times New Roman"/>
          <w:i/>
          <w:szCs w:val="20"/>
        </w:rPr>
        <w:t>CSI-ReportConfigs</w:t>
      </w:r>
      <w:r w:rsidRPr="00982E91">
        <w:rPr>
          <w:rFonts w:ascii="Times New Roman" w:hAnsi="Times New Roman"/>
          <w:szCs w:val="20"/>
        </w:rPr>
        <w:t xml:space="preserve"> indicating the Resource Set IDs for channel and optionally for interference. Each trigger state in </w:t>
      </w:r>
      <w:del w:id="325" w:author="Zhihua SHI" w:date="2018-08-02T15:58:00Z">
        <w:r w:rsidRPr="00982E91" w:rsidDel="00DC591A">
          <w:rPr>
            <w:rFonts w:ascii="Times New Roman" w:hAnsi="Times New Roman"/>
            <w:i/>
            <w:szCs w:val="20"/>
          </w:rPr>
          <w:delText>semiPersistentOnPUSCH-TriggerStateList</w:delText>
        </w:r>
        <w:r w:rsidRPr="00982E91" w:rsidDel="00DC591A">
          <w:rPr>
            <w:rFonts w:ascii="Times New Roman" w:hAnsi="Times New Roman"/>
            <w:szCs w:val="20"/>
          </w:rPr>
          <w:delText xml:space="preserve"> </w:delText>
        </w:r>
      </w:del>
      <w:ins w:id="326" w:author="Zhihua SHI" w:date="2018-08-02T15:58:00Z">
        <w:r w:rsidRPr="00982E91">
          <w:rPr>
            <w:rFonts w:ascii="Times New Roman" w:hAnsi="Times New Roman"/>
            <w:i/>
            <w:szCs w:val="20"/>
          </w:rPr>
          <w:t>CSI-SemiPersistentOnPUSCH-TriggerStateList</w:t>
        </w:r>
        <w:r w:rsidRPr="00982E91">
          <w:rPr>
            <w:rFonts w:ascii="Times New Roman" w:hAnsi="Times New Roman"/>
            <w:szCs w:val="20"/>
          </w:rPr>
          <w:t xml:space="preserve"> </w:t>
        </w:r>
      </w:ins>
      <w:r w:rsidRPr="00982E91">
        <w:rPr>
          <w:rFonts w:ascii="Times New Roman" w:hAnsi="Times New Roman"/>
          <w:szCs w:val="20"/>
        </w:rPr>
        <w:t xml:space="preserve">contains one associated </w:t>
      </w:r>
      <w:r w:rsidRPr="00982E91">
        <w:rPr>
          <w:rFonts w:ascii="Times New Roman" w:hAnsi="Times New Roman"/>
          <w:i/>
          <w:szCs w:val="20"/>
        </w:rPr>
        <w:t>CSI-ReportConfig</w:t>
      </w:r>
      <w:r w:rsidRPr="00982E91">
        <w:rPr>
          <w:rFonts w:ascii="Times New Roman" w:hAnsi="Times New Roman"/>
          <w:szCs w:val="20"/>
        </w:rPr>
        <w:t>.</w:t>
      </w:r>
    </w:p>
    <w:p w14:paraId="46B0C2F0" w14:textId="77777777" w:rsidR="00C14E80" w:rsidRPr="00575981" w:rsidRDefault="00C14E80" w:rsidP="00C14E80">
      <w:pPr>
        <w:ind w:left="720" w:hanging="720"/>
        <w:jc w:val="center"/>
      </w:pPr>
      <w:r w:rsidRPr="00982E91">
        <w:t>--------------------------------</w:t>
      </w:r>
      <w:r>
        <w:t xml:space="preserve">--------------------End of TP for 38.214 </w:t>
      </w:r>
      <w:r w:rsidRPr="00982E91">
        <w:t>-------------------------</w:t>
      </w:r>
      <w:r>
        <w:t>-------------------------</w:t>
      </w:r>
    </w:p>
    <w:p w14:paraId="22FFB930" w14:textId="77777777" w:rsidR="00982E91" w:rsidRPr="00982E91" w:rsidRDefault="00982E91" w:rsidP="00982E91">
      <w:pPr>
        <w:ind w:left="720" w:hanging="720"/>
        <w:rPr>
          <w:szCs w:val="20"/>
          <w:lang w:eastAsia="x-none"/>
        </w:rPr>
      </w:pPr>
    </w:p>
    <w:p w14:paraId="4770205B" w14:textId="2C3322EF" w:rsidR="00982E91" w:rsidRPr="00C14E80" w:rsidRDefault="001B7BF2" w:rsidP="00982E91">
      <w:pPr>
        <w:ind w:left="720" w:hanging="720"/>
        <w:rPr>
          <w:b/>
          <w:szCs w:val="20"/>
          <w:lang w:eastAsia="x-none"/>
        </w:rPr>
      </w:pPr>
      <w:hyperlink r:id="rId848" w:history="1">
        <w:r w:rsidR="00D93AE1" w:rsidRPr="00C14E80">
          <w:rPr>
            <w:rStyle w:val="Hyperlink"/>
            <w:b/>
            <w:szCs w:val="20"/>
          </w:rPr>
          <w:t>R1-1809828</w:t>
        </w:r>
      </w:hyperlink>
      <w:r w:rsidR="00982E91" w:rsidRPr="00C14E80">
        <w:rPr>
          <w:b/>
          <w:szCs w:val="20"/>
          <w:lang w:eastAsia="x-none"/>
        </w:rPr>
        <w:tab/>
        <w:t>Summary of views on CSI reporting v4</w:t>
      </w:r>
      <w:r w:rsidR="00982E91" w:rsidRPr="00C14E80">
        <w:rPr>
          <w:b/>
          <w:szCs w:val="20"/>
          <w:lang w:eastAsia="x-none"/>
        </w:rPr>
        <w:tab/>
        <w:t>Ericsson</w:t>
      </w:r>
    </w:p>
    <w:p w14:paraId="33962C8F" w14:textId="77777777" w:rsidR="00982E91" w:rsidRPr="00982E91" w:rsidRDefault="00982E91" w:rsidP="00982E91">
      <w:pPr>
        <w:ind w:left="720" w:hanging="720"/>
        <w:rPr>
          <w:szCs w:val="20"/>
          <w:lang w:eastAsia="x-none"/>
        </w:rPr>
      </w:pPr>
    </w:p>
    <w:p w14:paraId="23383A33" w14:textId="309F1F45" w:rsidR="00982E91" w:rsidRDefault="00982E91" w:rsidP="00982E91">
      <w:pPr>
        <w:ind w:left="720" w:hanging="720"/>
        <w:rPr>
          <w:szCs w:val="20"/>
          <w:highlight w:val="green"/>
          <w:lang w:eastAsia="x-none"/>
        </w:rPr>
      </w:pPr>
      <w:r w:rsidRPr="00C14E80">
        <w:rPr>
          <w:szCs w:val="20"/>
          <w:highlight w:val="green"/>
          <w:lang w:eastAsia="x-none"/>
        </w:rPr>
        <w:t>Agreement</w:t>
      </w:r>
    </w:p>
    <w:p w14:paraId="2065C084" w14:textId="6E3D2A61" w:rsidR="00C14E80" w:rsidRPr="00982E91" w:rsidRDefault="00C14E80" w:rsidP="00C14E80">
      <w:pPr>
        <w:adjustRightInd w:val="0"/>
        <w:snapToGrid w:val="0"/>
        <w:ind w:left="720" w:hanging="720"/>
        <w:jc w:val="center"/>
        <w:rPr>
          <w:rFonts w:ascii="Times New Roman" w:hAnsi="Times New Roman"/>
          <w:szCs w:val="20"/>
        </w:rPr>
      </w:pPr>
      <w:r w:rsidRPr="00982E91">
        <w:rPr>
          <w:rFonts w:ascii="Times New Roman" w:hAnsi="Times New Roman" w:hint="eastAsia"/>
          <w:szCs w:val="20"/>
        </w:rPr>
        <w:t>----------------------------------------------------Start of TP for 38.214</w:t>
      </w:r>
      <w:r>
        <w:rPr>
          <w:rFonts w:ascii="Times New Roman" w:hAnsi="Times New Roman"/>
          <w:szCs w:val="20"/>
        </w:rPr>
        <w:t xml:space="preserve"> section 5.2.1.4.1</w:t>
      </w:r>
      <w:r w:rsidRPr="00982E91">
        <w:rPr>
          <w:rFonts w:ascii="Times New Roman" w:hAnsi="Times New Roman" w:hint="eastAsia"/>
          <w:szCs w:val="20"/>
        </w:rPr>
        <w:t>----------------------</w:t>
      </w:r>
      <w:r>
        <w:rPr>
          <w:rFonts w:ascii="Times New Roman" w:hAnsi="Times New Roman" w:hint="eastAsia"/>
          <w:szCs w:val="20"/>
        </w:rPr>
        <w:t>------</w:t>
      </w:r>
    </w:p>
    <w:p w14:paraId="698EF678" w14:textId="77777777" w:rsidR="00982E91" w:rsidRPr="00982E91" w:rsidRDefault="00982E91" w:rsidP="00982E91">
      <w:pPr>
        <w:snapToGrid w:val="0"/>
        <w:ind w:left="720" w:hanging="720"/>
        <w:rPr>
          <w:color w:val="000000"/>
          <w:szCs w:val="20"/>
        </w:rPr>
      </w:pPr>
      <w:r w:rsidRPr="00982E91">
        <w:rPr>
          <w:rFonts w:eastAsia="Microsoft YaHei"/>
          <w:iCs/>
          <w:szCs w:val="20"/>
        </w:rPr>
        <w:t xml:space="preserve">For semi-persistent or periodic CSI, </w:t>
      </w:r>
      <w:r w:rsidRPr="00982E91">
        <w:rPr>
          <w:color w:val="000000"/>
          <w:szCs w:val="20"/>
        </w:rPr>
        <w:t xml:space="preserve">each </w:t>
      </w:r>
      <w:r w:rsidRPr="00982E91">
        <w:rPr>
          <w:i/>
          <w:color w:val="000000"/>
          <w:szCs w:val="20"/>
          <w:lang w:val="en-US"/>
        </w:rPr>
        <w:t>CSI-</w:t>
      </w:r>
      <w:r w:rsidRPr="00982E91">
        <w:rPr>
          <w:i/>
          <w:color w:val="000000"/>
          <w:szCs w:val="20"/>
        </w:rPr>
        <w:t>ReportConfig</w:t>
      </w:r>
      <w:r w:rsidRPr="00982E91">
        <w:rPr>
          <w:color w:val="000000"/>
          <w:szCs w:val="20"/>
        </w:rPr>
        <w:t xml:space="preserve"> is linked to periodic or semi-persistent Resource Setting(s):</w:t>
      </w:r>
    </w:p>
    <w:p w14:paraId="2C924498"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 xml:space="preserve">When one Resource Setting (given by higher layer parameter </w:t>
      </w:r>
      <w:r w:rsidRPr="00982E91">
        <w:rPr>
          <w:rFonts w:ascii="Times New Roman" w:eastAsia="MS Mincho" w:hAnsi="Times New Roman"/>
          <w:i/>
          <w:szCs w:val="20"/>
        </w:rPr>
        <w:t>resourcesForChannelMeasurement</w:t>
      </w:r>
      <w:r w:rsidRPr="00982E91">
        <w:rPr>
          <w:rFonts w:ascii="Times New Roman" w:eastAsia="MS Mincho" w:hAnsi="Times New Roman"/>
          <w:szCs w:val="20"/>
        </w:rPr>
        <w:t>) is configured, the Resource Setting is for channel measurement for L1-RSRP computation.</w:t>
      </w:r>
    </w:p>
    <w:p w14:paraId="025E3D62"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 xml:space="preserve">When two Resource Settings are configured, the first Resource Setting (given by higher layer parameter </w:t>
      </w:r>
      <w:r w:rsidRPr="00982E91">
        <w:rPr>
          <w:rFonts w:ascii="Times New Roman" w:eastAsia="MS Mincho" w:hAnsi="Times New Roman"/>
          <w:i/>
          <w:szCs w:val="20"/>
        </w:rPr>
        <w:t>resourcesForChannelMeasurement</w:t>
      </w:r>
      <w:r w:rsidRPr="00982E91">
        <w:rPr>
          <w:rFonts w:ascii="Times New Roman" w:eastAsia="MS Mincho" w:hAnsi="Times New Roman"/>
          <w:szCs w:val="20"/>
        </w:rPr>
        <w:t xml:space="preserve">) is for channel measurement and the second Resource Setting (given by higher layer parameter </w:t>
      </w:r>
      <w:r w:rsidRPr="00982E91">
        <w:rPr>
          <w:rFonts w:ascii="Times New Roman" w:eastAsia="MS Mincho" w:hAnsi="Times New Roman"/>
          <w:i/>
          <w:szCs w:val="20"/>
        </w:rPr>
        <w:t>csi-IM-ResourcesForInterference</w:t>
      </w:r>
      <w:r w:rsidRPr="00982E91">
        <w:rPr>
          <w:rFonts w:ascii="Times New Roman" w:eastAsia="MS Mincho" w:hAnsi="Times New Roman"/>
          <w:szCs w:val="20"/>
        </w:rPr>
        <w:t>) is used for interference measurement performed on CSI-IM.</w:t>
      </w:r>
    </w:p>
    <w:p w14:paraId="74659AFC" w14:textId="77777777" w:rsidR="00982E91" w:rsidRPr="00982E91" w:rsidRDefault="00982E91" w:rsidP="00982E91">
      <w:pPr>
        <w:rPr>
          <w:rFonts w:eastAsia="MS Mincho"/>
          <w:color w:val="FF0000"/>
          <w:szCs w:val="20"/>
        </w:rPr>
      </w:pPr>
      <w:r w:rsidRPr="00982E91">
        <w:rPr>
          <w:rFonts w:eastAsia="MS Mincho"/>
          <w:color w:val="FF0000"/>
          <w:szCs w:val="20"/>
        </w:rPr>
        <w:t xml:space="preserve">A UE is not expected to be configured with more than 1 CSI-RS resource in resource set for channel measurements for a </w:t>
      </w:r>
      <w:r w:rsidRPr="00982E91">
        <w:rPr>
          <w:rFonts w:eastAsia="MS Mincho"/>
          <w:i/>
          <w:color w:val="FF0000"/>
          <w:szCs w:val="20"/>
        </w:rPr>
        <w:t>CSI-ReportConfig</w:t>
      </w:r>
      <w:r w:rsidRPr="00982E91">
        <w:rPr>
          <w:rFonts w:eastAsia="MS Mincho"/>
          <w:color w:val="FF0000"/>
          <w:szCs w:val="20"/>
        </w:rPr>
        <w:t xml:space="preserve"> with the higher layer parameter </w:t>
      </w:r>
      <w:r w:rsidRPr="00982E91">
        <w:rPr>
          <w:rFonts w:eastAsia="MS Mincho"/>
          <w:i/>
          <w:color w:val="FF0000"/>
          <w:szCs w:val="20"/>
        </w:rPr>
        <w:t>codebookType</w:t>
      </w:r>
      <w:r w:rsidRPr="00982E91">
        <w:rPr>
          <w:rFonts w:eastAsia="MS Mincho"/>
          <w:color w:val="FF0000"/>
          <w:szCs w:val="20"/>
        </w:rPr>
        <w:t xml:space="preserve"> set to 'typeII' or to 'typeII-PortSelection’.</w:t>
      </w:r>
    </w:p>
    <w:p w14:paraId="78F7B333" w14:textId="77777777" w:rsidR="00982E91" w:rsidRPr="00982E91" w:rsidRDefault="00982E91" w:rsidP="00982E91">
      <w:pPr>
        <w:rPr>
          <w:color w:val="000000"/>
          <w:szCs w:val="20"/>
        </w:rPr>
      </w:pPr>
      <w:r w:rsidRPr="00982E91">
        <w:rPr>
          <w:color w:val="000000"/>
          <w:szCs w:val="20"/>
        </w:rPr>
        <w:t>If interference measurement is performed on CSI-IM, each CSI-RS resource for channel measurement is resource-wise associated with a CSI-IM resource by the ordering of the CSI-RS resource and CSI-IM resource in the corresponding resource sets. The number of CSI-RS resources for channel measurement equals to the number of CSI-IM resources.</w:t>
      </w:r>
    </w:p>
    <w:p w14:paraId="4DC84C4D" w14:textId="676334A9" w:rsidR="00C14E80" w:rsidRPr="00982E91" w:rsidRDefault="00C14E80" w:rsidP="00C14E80">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for 38.214</w:t>
      </w:r>
      <w:r>
        <w:rPr>
          <w:rFonts w:ascii="Times New Roman" w:hAnsi="Times New Roman"/>
          <w:szCs w:val="20"/>
        </w:rPr>
        <w:t xml:space="preserve"> section 5.2.1.4.1</w:t>
      </w:r>
      <w:r w:rsidRPr="00982E91">
        <w:rPr>
          <w:rFonts w:ascii="Times New Roman" w:hAnsi="Times New Roman" w:hint="eastAsia"/>
          <w:szCs w:val="20"/>
        </w:rPr>
        <w:t>----------------------</w:t>
      </w:r>
      <w:r>
        <w:rPr>
          <w:rFonts w:ascii="Times New Roman" w:hAnsi="Times New Roman" w:hint="eastAsia"/>
          <w:szCs w:val="20"/>
        </w:rPr>
        <w:t>------</w:t>
      </w:r>
    </w:p>
    <w:p w14:paraId="69D968B6" w14:textId="77777777" w:rsidR="00982E91" w:rsidRPr="00C14E80" w:rsidRDefault="00982E91" w:rsidP="00982E91">
      <w:pPr>
        <w:ind w:left="720" w:hanging="720"/>
        <w:rPr>
          <w:szCs w:val="20"/>
          <w:lang w:eastAsia="x-none"/>
        </w:rPr>
      </w:pPr>
    </w:p>
    <w:p w14:paraId="5492FDC2" w14:textId="77777777" w:rsidR="00982E91" w:rsidRPr="00C14E80" w:rsidRDefault="00982E91" w:rsidP="00982E91">
      <w:pPr>
        <w:ind w:left="720" w:hanging="720"/>
        <w:rPr>
          <w:szCs w:val="20"/>
          <w:highlight w:val="green"/>
          <w:lang w:eastAsia="x-none"/>
        </w:rPr>
      </w:pPr>
      <w:r w:rsidRPr="00C14E80">
        <w:rPr>
          <w:szCs w:val="20"/>
          <w:highlight w:val="green"/>
          <w:lang w:eastAsia="x-none"/>
        </w:rPr>
        <w:t>Agreement</w:t>
      </w:r>
    </w:p>
    <w:p w14:paraId="261DEE0B" w14:textId="77777777" w:rsidR="00982E91" w:rsidRPr="00982E91" w:rsidRDefault="00982E91" w:rsidP="00982E91">
      <w:pPr>
        <w:ind w:left="720" w:hanging="720"/>
        <w:rPr>
          <w:szCs w:val="20"/>
        </w:rPr>
      </w:pPr>
      <w:r w:rsidRPr="00982E91">
        <w:rPr>
          <w:szCs w:val="20"/>
        </w:rPr>
        <w:t>Capture the following text proposal to section 5.2.1.5.1 of TS 38.214.</w:t>
      </w:r>
    </w:p>
    <w:p w14:paraId="0691C140" w14:textId="711476A7" w:rsidR="00C14E80" w:rsidRPr="00982E91" w:rsidRDefault="00C14E80" w:rsidP="00C14E80">
      <w:pPr>
        <w:adjustRightInd w:val="0"/>
        <w:snapToGrid w:val="0"/>
        <w:ind w:left="720" w:hanging="720"/>
        <w:jc w:val="center"/>
        <w:rPr>
          <w:rFonts w:ascii="Times New Roman" w:hAnsi="Times New Roman"/>
          <w:szCs w:val="20"/>
        </w:rPr>
      </w:pPr>
      <w:r w:rsidRPr="00982E91">
        <w:rPr>
          <w:rFonts w:ascii="Times New Roman" w:hAnsi="Times New Roman" w:hint="eastAsia"/>
          <w:szCs w:val="20"/>
        </w:rPr>
        <w:t xml:space="preserve">----------------------------------------------------Start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2CF15664" w14:textId="77777777" w:rsidR="00982E91" w:rsidRPr="00982E91" w:rsidRDefault="00982E91" w:rsidP="00982E91">
      <w:pPr>
        <w:rPr>
          <w:color w:val="000000"/>
          <w:szCs w:val="20"/>
          <w:lang w:val="en-US"/>
        </w:rPr>
      </w:pPr>
      <w:r w:rsidRPr="00982E91">
        <w:rPr>
          <w:color w:val="000000"/>
          <w:szCs w:val="20"/>
          <w:lang w:val="en-US"/>
        </w:rPr>
        <w:t xml:space="preserve">For CSI-RS resource sets associated with Resource Settings configured with the higher layer parameter </w:t>
      </w:r>
      <w:r w:rsidRPr="00982E91">
        <w:rPr>
          <w:i/>
          <w:color w:val="000000"/>
          <w:szCs w:val="20"/>
          <w:lang w:val="en-US"/>
        </w:rPr>
        <w:t>resourceType</w:t>
      </w:r>
      <w:r w:rsidRPr="00982E91">
        <w:rPr>
          <w:color w:val="000000"/>
          <w:szCs w:val="20"/>
          <w:lang w:val="en-US"/>
        </w:rPr>
        <w:t xml:space="preserve"> set to 'aperiodic', periodic', or semi-persistent', trigger states for Reporting Setting(s) (configured with the higher layer parameter </w:t>
      </w:r>
      <w:r w:rsidRPr="00982E91">
        <w:rPr>
          <w:i/>
          <w:color w:val="000000"/>
          <w:szCs w:val="20"/>
          <w:lang w:val="en-US"/>
        </w:rPr>
        <w:t>reportConfigType</w:t>
      </w:r>
      <w:r w:rsidRPr="00982E91">
        <w:rPr>
          <w:color w:val="000000"/>
          <w:szCs w:val="20"/>
          <w:lang w:val="en-US"/>
        </w:rPr>
        <w:t xml:space="preserve"> set to 'aperiodic') and/or Resource Setting for channel and/or interference measurement on one or more component carriers are configured using the higher layer parameter </w:t>
      </w:r>
      <w:r w:rsidRPr="00982E91">
        <w:rPr>
          <w:i/>
          <w:color w:val="000000"/>
          <w:szCs w:val="20"/>
          <w:lang w:val="en-US"/>
        </w:rPr>
        <w:t>CSI-AperiodicTriggerStateList</w:t>
      </w:r>
      <w:r w:rsidRPr="00982E91">
        <w:rPr>
          <w:color w:val="000000"/>
          <w:szCs w:val="20"/>
          <w:lang w:val="en-US"/>
        </w:rPr>
        <w:t xml:space="preserve">. </w:t>
      </w:r>
      <w:r w:rsidRPr="00982E91">
        <w:rPr>
          <w:color w:val="000000"/>
          <w:szCs w:val="20"/>
        </w:rPr>
        <w:t>For aperiodic CSI report triggering, a single set of CSI triggering states are higher layer configured, wherein the CSI triggering states can be associated with any candidate DL BWP.</w:t>
      </w:r>
      <w:r w:rsidRPr="00982E91">
        <w:rPr>
          <w:szCs w:val="20"/>
        </w:rPr>
        <w:t xml:space="preserve"> </w:t>
      </w:r>
      <w:r w:rsidRPr="00982E91">
        <w:rPr>
          <w:color w:val="FF0000"/>
          <w:szCs w:val="20"/>
        </w:rPr>
        <w:t xml:space="preserve">A UE is not expected to receive more than one DCI with non-zero CSI request per slot. </w:t>
      </w:r>
      <w:r w:rsidRPr="00982E91">
        <w:rPr>
          <w:color w:val="000000"/>
          <w:szCs w:val="20"/>
        </w:rPr>
        <w:t xml:space="preserve">A UE is not </w:t>
      </w:r>
      <w:r w:rsidRPr="00982E91">
        <w:rPr>
          <w:color w:val="000000"/>
          <w:szCs w:val="20"/>
        </w:rPr>
        <w:lastRenderedPageBreak/>
        <w:t xml:space="preserve">expected to receive more than one aperiodic CSI report request for </w:t>
      </w:r>
      <w:r w:rsidRPr="00982E91">
        <w:rPr>
          <w:color w:val="FF0000"/>
          <w:szCs w:val="20"/>
        </w:rPr>
        <w:t xml:space="preserve">transmission in </w:t>
      </w:r>
      <w:r w:rsidRPr="00982E91">
        <w:rPr>
          <w:color w:val="000000"/>
          <w:szCs w:val="20"/>
        </w:rPr>
        <w:t xml:space="preserve">a given slot. A UE is not expected to be triggered with a CSI report for a non-active DL BWP. </w:t>
      </w:r>
      <w:r w:rsidRPr="00982E91">
        <w:rPr>
          <w:color w:val="000000"/>
          <w:szCs w:val="20"/>
          <w:lang w:val="en-US"/>
        </w:rPr>
        <w:t xml:space="preserve">A trigger state is initiated using the </w:t>
      </w:r>
      <w:r w:rsidRPr="00982E91">
        <w:rPr>
          <w:i/>
          <w:color w:val="000000"/>
          <w:szCs w:val="20"/>
          <w:lang w:val="en-US"/>
        </w:rPr>
        <w:t>CSI request</w:t>
      </w:r>
      <w:r w:rsidRPr="00982E91">
        <w:rPr>
          <w:color w:val="000000"/>
          <w:szCs w:val="20"/>
          <w:lang w:val="en-US"/>
        </w:rPr>
        <w:t xml:space="preserve"> field in DCI.</w:t>
      </w:r>
    </w:p>
    <w:p w14:paraId="6EB86CB2" w14:textId="464C26EA" w:rsidR="00C14E80" w:rsidRPr="00982E91" w:rsidRDefault="00C14E80" w:rsidP="00C14E80">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3578AC99" w14:textId="77777777" w:rsidR="00982E91" w:rsidRPr="00C14E80" w:rsidRDefault="00982E91" w:rsidP="00982E91">
      <w:pPr>
        <w:ind w:left="720" w:hanging="720"/>
        <w:rPr>
          <w:szCs w:val="20"/>
          <w:lang w:eastAsia="x-none"/>
        </w:rPr>
      </w:pPr>
    </w:p>
    <w:p w14:paraId="71822C1E" w14:textId="77777777" w:rsidR="00982E91" w:rsidRPr="00C14E80" w:rsidRDefault="00982E91" w:rsidP="00982E91">
      <w:pPr>
        <w:ind w:left="720" w:hanging="720"/>
        <w:rPr>
          <w:szCs w:val="20"/>
          <w:highlight w:val="green"/>
          <w:lang w:val="en-US"/>
        </w:rPr>
      </w:pPr>
      <w:r w:rsidRPr="00C14E80">
        <w:rPr>
          <w:szCs w:val="20"/>
          <w:highlight w:val="green"/>
          <w:lang w:val="en-US"/>
        </w:rPr>
        <w:t>Agreement</w:t>
      </w:r>
    </w:p>
    <w:p w14:paraId="29E36021" w14:textId="0E72CF2A" w:rsidR="00982E91" w:rsidRPr="00982E91" w:rsidRDefault="00982E91" w:rsidP="00982E91">
      <w:pPr>
        <w:ind w:left="720" w:hanging="720"/>
        <w:jc w:val="center"/>
        <w:rPr>
          <w:rFonts w:eastAsia="SimSun"/>
          <w:szCs w:val="20"/>
          <w:lang w:eastAsia="x-none"/>
        </w:rPr>
      </w:pPr>
      <w:r w:rsidRPr="00982E91">
        <w:rPr>
          <w:rFonts w:eastAsia="SimSun" w:hint="eastAsia"/>
          <w:szCs w:val="20"/>
          <w:lang w:eastAsia="x-none"/>
        </w:rPr>
        <w:t>-----------------------------------------------------Start of TP for 38.214--------------------</w:t>
      </w:r>
      <w:r w:rsidR="00C14E80">
        <w:rPr>
          <w:rFonts w:eastAsia="SimSun" w:hint="eastAsia"/>
          <w:szCs w:val="20"/>
          <w:lang w:eastAsia="x-none"/>
        </w:rPr>
        <w:t>-----------------------------</w:t>
      </w:r>
    </w:p>
    <w:p w14:paraId="12EB94C1" w14:textId="77777777" w:rsidR="00982E91" w:rsidRPr="00982E91" w:rsidRDefault="00982E91" w:rsidP="00982E91">
      <w:pPr>
        <w:rPr>
          <w:rFonts w:eastAsia="SimSun"/>
          <w:szCs w:val="20"/>
          <w:lang w:val="fr-FR"/>
        </w:rPr>
      </w:pPr>
      <w:r w:rsidRPr="00982E91">
        <w:rPr>
          <w:rFonts w:eastAsia="SimSun"/>
          <w:szCs w:val="20"/>
          <w:lang w:val="fr-FR"/>
        </w:rPr>
        <w:t>5.2.1.5.2</w:t>
      </w:r>
      <w:r w:rsidRPr="00982E91">
        <w:rPr>
          <w:rFonts w:eastAsia="SimSun"/>
          <w:szCs w:val="20"/>
          <w:lang w:val="fr-FR"/>
        </w:rPr>
        <w:tab/>
        <w:t>Semi-persistent CSI/Semi-persistent CSI-RS</w:t>
      </w:r>
    </w:p>
    <w:p w14:paraId="72B65D84" w14:textId="77777777" w:rsidR="00982E91" w:rsidRPr="00982E91" w:rsidRDefault="00982E91" w:rsidP="00982E91">
      <w:pPr>
        <w:rPr>
          <w:ins w:id="327" w:author="CATT" w:date="2018-07-17T14:25:00Z"/>
          <w:rFonts w:eastAsia="SimSun"/>
          <w:color w:val="000000"/>
          <w:szCs w:val="20"/>
        </w:rPr>
      </w:pPr>
      <w:r w:rsidRPr="00982E91">
        <w:rPr>
          <w:color w:val="000000"/>
          <w:szCs w:val="20"/>
        </w:rPr>
        <w:t xml:space="preserve">For semi-persistent reporting on PUSCH, a set of </w:t>
      </w:r>
      <w:del w:id="328" w:author="CATT" w:date="2018-07-17T14:24:00Z">
        <w:r w:rsidRPr="00982E91" w:rsidDel="0035535D">
          <w:rPr>
            <w:color w:val="000000"/>
            <w:szCs w:val="20"/>
          </w:rPr>
          <w:delText>semi-persistent Reporting settings</w:delText>
        </w:r>
      </w:del>
      <w:ins w:id="329" w:author="CATT" w:date="2018-07-17T14:24:00Z">
        <w:r w:rsidRPr="00982E91">
          <w:rPr>
            <w:rFonts w:eastAsia="SimSun" w:hint="eastAsia"/>
            <w:color w:val="000000"/>
            <w:szCs w:val="20"/>
          </w:rPr>
          <w:t>trigger states</w:t>
        </w:r>
      </w:ins>
      <w:r w:rsidRPr="00982E91">
        <w:rPr>
          <w:color w:val="000000"/>
          <w:szCs w:val="20"/>
        </w:rPr>
        <w:t xml:space="preserve"> are higher layer configured by </w:t>
      </w:r>
      <w:r w:rsidRPr="00982E91">
        <w:rPr>
          <w:i/>
          <w:color w:val="000000"/>
          <w:szCs w:val="20"/>
        </w:rPr>
        <w:t>CSI-SemiPersistentOnPUSCH-TriggerStateList,</w:t>
      </w:r>
      <w:r w:rsidRPr="00982E91">
        <w:rPr>
          <w:color w:val="000000"/>
          <w:szCs w:val="20"/>
        </w:rPr>
        <w:t xml:space="preserve"> </w:t>
      </w:r>
      <w:ins w:id="330" w:author="CATT" w:date="2018-08-10T14:05:00Z">
        <w:r w:rsidRPr="00982E91">
          <w:rPr>
            <w:rFonts w:eastAsia="SimSun" w:hint="eastAsia"/>
            <w:color w:val="000000"/>
            <w:szCs w:val="20"/>
          </w:rPr>
          <w:t xml:space="preserve">where </w:t>
        </w:r>
      </w:ins>
      <w:r w:rsidRPr="00982E91">
        <w:rPr>
          <w:color w:val="000000"/>
          <w:szCs w:val="20"/>
        </w:rPr>
        <w:t xml:space="preserve">the CSI request field in DCI scrambled with SP-CSI-RNTI activates one of the </w:t>
      </w:r>
      <w:del w:id="331" w:author="CATT" w:date="2018-07-17T14:24:00Z">
        <w:r w:rsidRPr="00982E91" w:rsidDel="0035535D">
          <w:rPr>
            <w:color w:val="000000"/>
            <w:szCs w:val="20"/>
          </w:rPr>
          <w:delText>semi-persistent CSI reports</w:delText>
        </w:r>
      </w:del>
      <w:ins w:id="332" w:author="CATT" w:date="2018-07-17T14:24:00Z">
        <w:r w:rsidRPr="00982E91">
          <w:rPr>
            <w:rFonts w:eastAsia="SimSun" w:hint="eastAsia"/>
            <w:color w:val="000000"/>
            <w:szCs w:val="20"/>
          </w:rPr>
          <w:t>trigger states.</w:t>
        </w:r>
      </w:ins>
      <w:r w:rsidRPr="00982E91">
        <w:rPr>
          <w:color w:val="000000"/>
          <w:szCs w:val="20"/>
        </w:rPr>
        <w:t xml:space="preserve"> </w:t>
      </w:r>
    </w:p>
    <w:p w14:paraId="592E9400" w14:textId="77777777" w:rsidR="00982E91" w:rsidRPr="00982E91" w:rsidDel="007259FE" w:rsidRDefault="00982E91" w:rsidP="00982E91">
      <w:pPr>
        <w:rPr>
          <w:del w:id="333" w:author="Sebastian Faxér" w:date="2018-08-18T16:16:00Z"/>
          <w:color w:val="000000"/>
          <w:szCs w:val="20"/>
        </w:rPr>
      </w:pPr>
      <w:del w:id="334" w:author="Sebastian Faxér" w:date="2018-08-18T16:16:00Z">
        <w:r w:rsidRPr="00982E91" w:rsidDel="0035535D">
          <w:rPr>
            <w:color w:val="000000"/>
            <w:szCs w:val="20"/>
          </w:rPr>
          <w:delText>and t</w:delText>
        </w:r>
      </w:del>
      <w:ins w:id="335" w:author="Sebastian Faxér" w:date="2018-08-18T16:15:00Z">
        <w:r w:rsidRPr="00982E91">
          <w:rPr>
            <w:color w:val="000000"/>
            <w:szCs w:val="20"/>
          </w:rPr>
          <w:t xml:space="preserve">For semi-persistent reporting on PUCCH, </w:t>
        </w:r>
      </w:ins>
      <w:ins w:id="336" w:author="CATT" w:date="2018-07-17T14:25:00Z">
        <w:del w:id="337" w:author="Sebastian Faxér" w:date="2018-08-18T16:16:00Z">
          <w:r w:rsidRPr="00982E91" w:rsidDel="007259FE">
            <w:rPr>
              <w:rFonts w:eastAsia="SimSun" w:hint="eastAsia"/>
              <w:color w:val="000000"/>
              <w:szCs w:val="20"/>
            </w:rPr>
            <w:delText>T</w:delText>
          </w:r>
        </w:del>
      </w:ins>
      <w:ins w:id="338" w:author="Sebastian Faxér" w:date="2018-08-18T16:16:00Z">
        <w:r w:rsidRPr="00982E91">
          <w:rPr>
            <w:rFonts w:eastAsia="SimSun"/>
            <w:color w:val="000000"/>
            <w:szCs w:val="20"/>
          </w:rPr>
          <w:t>t</w:t>
        </w:r>
      </w:ins>
      <w:r w:rsidRPr="00982E91">
        <w:rPr>
          <w:color w:val="000000"/>
          <w:szCs w:val="20"/>
        </w:rPr>
        <w:t xml:space="preserve">he PUCCH resource used for transmitting the CSI report are configured by </w:t>
      </w:r>
      <w:r w:rsidRPr="00982E91">
        <w:rPr>
          <w:i/>
          <w:color w:val="000000"/>
          <w:szCs w:val="20"/>
        </w:rPr>
        <w:t>reportConfigType</w:t>
      </w:r>
      <w:r w:rsidRPr="00982E91">
        <w:rPr>
          <w:color w:val="000000"/>
          <w:szCs w:val="20"/>
        </w:rPr>
        <w:t>.</w:t>
      </w:r>
      <w:ins w:id="339" w:author="CATT" w:date="2018-08-10T14:05:00Z">
        <w:r w:rsidRPr="00982E91">
          <w:rPr>
            <w:rFonts w:eastAsia="SimSun" w:hint="eastAsia"/>
            <w:color w:val="000000"/>
            <w:szCs w:val="20"/>
          </w:rPr>
          <w:t xml:space="preserve"> </w:t>
        </w:r>
      </w:ins>
    </w:p>
    <w:p w14:paraId="6AF0B85D" w14:textId="77777777" w:rsidR="00982E91" w:rsidRPr="00982E91" w:rsidDel="007259FE" w:rsidRDefault="00982E91" w:rsidP="00982E91">
      <w:pPr>
        <w:rPr>
          <w:ins w:id="340" w:author="Runhua" w:date="2018-08-07T04:56:00Z"/>
          <w:del w:id="341" w:author="Sebastian Faxér" w:date="2018-08-18T16:16:00Z"/>
          <w:color w:val="000000"/>
          <w:szCs w:val="20"/>
        </w:rPr>
      </w:pPr>
    </w:p>
    <w:p w14:paraId="2FDDA4FF" w14:textId="77777777" w:rsidR="00982E91" w:rsidRPr="00982E91" w:rsidRDefault="00982E91" w:rsidP="00982E91">
      <w:pPr>
        <w:rPr>
          <w:color w:val="000000"/>
          <w:szCs w:val="20"/>
        </w:rPr>
      </w:pPr>
      <w:r w:rsidRPr="00982E91">
        <w:rPr>
          <w:color w:val="000000"/>
          <w:szCs w:val="20"/>
        </w:rPr>
        <w:t>Semi-persistent reporting on PUCCH is activated by an activation command [</w:t>
      </w:r>
      <w:r w:rsidRPr="00982E91">
        <w:rPr>
          <w:rFonts w:eastAsia="MS Mincho"/>
          <w:color w:val="000000"/>
          <w:szCs w:val="20"/>
          <w:lang w:eastAsia="ja-JP"/>
        </w:rPr>
        <w:t>10</w:t>
      </w:r>
      <w:r w:rsidRPr="00982E91">
        <w:rPr>
          <w:color w:val="000000"/>
          <w:szCs w:val="20"/>
        </w:rPr>
        <w:t xml:space="preserve">, TS 38.321], which selects one of the semi-persistent Reporting Settings for use by the UE on the PUCCH. When the HARQ-ACK corresponding to the PDSCH carrying the activation command is transmitted in slot n, the indicated semi-persistent Reporting Setting should be applied starting from slot </w:t>
      </w:r>
      <w:r w:rsidR="001B7BF2">
        <w:rPr>
          <w:position w:val="-12"/>
          <w:szCs w:val="20"/>
        </w:rPr>
        <w:pict w14:anchorId="01996054">
          <v:shape id="_x0000_i1083" type="#_x0000_t75" style="width:84.8pt;height:18.4pt">
            <v:imagedata r:id="rId849" o:title=""/>
          </v:shape>
        </w:pict>
      </w:r>
      <w:r w:rsidRPr="00982E91">
        <w:rPr>
          <w:color w:val="000000"/>
          <w:szCs w:val="20"/>
        </w:rPr>
        <w:t xml:space="preserve">. </w:t>
      </w:r>
      <w:del w:id="342" w:author="CATT" w:date="2018-07-17T14:26:00Z">
        <w:r w:rsidRPr="00982E91" w:rsidDel="00407DC9">
          <w:rPr>
            <w:color w:val="000000"/>
            <w:szCs w:val="20"/>
          </w:rPr>
          <w:delText>If the field r</w:delText>
        </w:r>
        <w:r w:rsidRPr="00982E91" w:rsidDel="00407DC9">
          <w:rPr>
            <w:i/>
            <w:color w:val="000000"/>
            <w:szCs w:val="20"/>
          </w:rPr>
          <w:delText>eportConfigType</w:delText>
        </w:r>
        <w:r w:rsidRPr="00982E91" w:rsidDel="00407DC9">
          <w:rPr>
            <w:color w:val="000000"/>
            <w:szCs w:val="20"/>
          </w:rPr>
          <w:delText xml:space="preserve"> is not present, the UE shall report the CSI on PUSCH. </w:delText>
        </w:r>
      </w:del>
    </w:p>
    <w:p w14:paraId="650FA2FA" w14:textId="77777777" w:rsidR="00982E91" w:rsidRPr="00982E91" w:rsidRDefault="00982E91" w:rsidP="00982E91">
      <w:pPr>
        <w:rPr>
          <w:rFonts w:eastAsia="SimSun"/>
          <w:color w:val="000000"/>
          <w:szCs w:val="20"/>
        </w:rPr>
      </w:pPr>
      <w:r w:rsidRPr="00982E91">
        <w:rPr>
          <w:color w:val="000000"/>
          <w:szCs w:val="20"/>
        </w:rPr>
        <w:t xml:space="preserve">For a UE configured with </w:t>
      </w:r>
      <w:ins w:id="343" w:author="CATT" w:date="2018-07-17T14:30:00Z">
        <w:r w:rsidRPr="00982E91">
          <w:rPr>
            <w:rFonts w:eastAsia="SimSun" w:hint="eastAsia"/>
            <w:color w:val="000000"/>
            <w:szCs w:val="20"/>
          </w:rPr>
          <w:t xml:space="preserve">CSI resource setting(s) where </w:t>
        </w:r>
      </w:ins>
      <w:r w:rsidRPr="00982E91">
        <w:rPr>
          <w:color w:val="000000"/>
          <w:szCs w:val="20"/>
        </w:rPr>
        <w:t xml:space="preserve">the higher layer parameter </w:t>
      </w:r>
      <w:del w:id="344" w:author="CATT" w:date="2018-07-17T14:31:00Z">
        <w:r w:rsidRPr="00982E91" w:rsidDel="00127440">
          <w:rPr>
            <w:i/>
            <w:color w:val="000000"/>
            <w:szCs w:val="20"/>
          </w:rPr>
          <w:delText>reportConfigType</w:delText>
        </w:r>
        <w:r w:rsidRPr="00982E91" w:rsidDel="00127440">
          <w:rPr>
            <w:color w:val="000000"/>
            <w:szCs w:val="20"/>
          </w:rPr>
          <w:delText xml:space="preserve"> </w:delText>
        </w:r>
      </w:del>
      <w:ins w:id="345" w:author="CATT" w:date="2018-07-17T14:31:00Z">
        <w:r w:rsidRPr="00982E91">
          <w:rPr>
            <w:rFonts w:eastAsia="SimSun" w:hint="eastAsia"/>
            <w:i/>
            <w:color w:val="000000"/>
            <w:szCs w:val="20"/>
          </w:rPr>
          <w:t>resource</w:t>
        </w:r>
        <w:r w:rsidRPr="00982E91">
          <w:rPr>
            <w:i/>
            <w:color w:val="000000"/>
            <w:szCs w:val="20"/>
          </w:rPr>
          <w:t>Type</w:t>
        </w:r>
        <w:r w:rsidRPr="00982E91">
          <w:rPr>
            <w:color w:val="000000"/>
            <w:szCs w:val="20"/>
          </w:rPr>
          <w:t xml:space="preserve"> </w:t>
        </w:r>
      </w:ins>
      <w:r w:rsidRPr="00982E91">
        <w:rPr>
          <w:color w:val="000000"/>
          <w:szCs w:val="20"/>
        </w:rPr>
        <w:t xml:space="preserve">set to </w:t>
      </w:r>
      <w:del w:id="346" w:author="CATT" w:date="2018-07-17T14:31:00Z">
        <w:r w:rsidRPr="00982E91" w:rsidDel="00127440">
          <w:rPr>
            <w:color w:val="000000"/>
            <w:szCs w:val="20"/>
          </w:rPr>
          <w:delText xml:space="preserve">'semiPersistentOnPUCCH' </w:delText>
        </w:r>
      </w:del>
      <w:ins w:id="347" w:author="CATT" w:date="2018-07-17T14:31:00Z">
        <w:r w:rsidRPr="00982E91">
          <w:rPr>
            <w:color w:val="000000"/>
            <w:szCs w:val="20"/>
          </w:rPr>
          <w:t>'semi</w:t>
        </w:r>
        <w:r w:rsidRPr="00982E91">
          <w:rPr>
            <w:rFonts w:eastAsia="SimSun" w:hint="eastAsia"/>
            <w:color w:val="000000"/>
            <w:szCs w:val="20"/>
          </w:rPr>
          <w:t>Persistent</w:t>
        </w:r>
        <w:r w:rsidRPr="00982E91">
          <w:rPr>
            <w:color w:val="000000"/>
            <w:szCs w:val="20"/>
          </w:rPr>
          <w:t>'</w:t>
        </w:r>
        <w:r w:rsidRPr="00982E91" w:rsidDel="00F21060">
          <w:rPr>
            <w:color w:val="000000"/>
            <w:szCs w:val="20"/>
          </w:rPr>
          <w:t xml:space="preserve"> </w:t>
        </w:r>
      </w:ins>
      <w:r w:rsidRPr="00982E91">
        <w:rPr>
          <w:color w:val="000000"/>
          <w:szCs w:val="20"/>
        </w:rPr>
        <w:t xml:space="preserve">. </w:t>
      </w:r>
    </w:p>
    <w:p w14:paraId="23EC3095" w14:textId="76670AD3" w:rsidR="00982E91" w:rsidRPr="00982E91" w:rsidRDefault="00982E91" w:rsidP="00982E91">
      <w:pPr>
        <w:ind w:left="568" w:hanging="284"/>
        <w:rPr>
          <w:rFonts w:ascii="Times New Roman" w:eastAsia="MS Mincho" w:hAnsi="Times New Roman"/>
          <w:szCs w:val="20"/>
          <w:lang w:val="en-US"/>
        </w:rPr>
      </w:pPr>
      <w:r w:rsidRPr="00982E91">
        <w:rPr>
          <w:rFonts w:ascii="Times New Roman" w:eastAsia="MS Mincho" w:hAnsi="Times New Roman" w:hint="eastAsia"/>
          <w:szCs w:val="20"/>
          <w:lang w:val="en-US" w:eastAsia="zh-CN"/>
        </w:rPr>
        <w:t>-</w:t>
      </w:r>
      <w:r w:rsidRPr="00982E91">
        <w:rPr>
          <w:rFonts w:ascii="Times New Roman" w:eastAsia="MS Mincho" w:hAnsi="Times New Roman"/>
          <w:szCs w:val="20"/>
          <w:lang w:val="en-US"/>
        </w:rPr>
        <w:tab/>
        <w:t>when a UE receives an activation command [</w:t>
      </w:r>
      <w:r w:rsidRPr="00982E91">
        <w:rPr>
          <w:rFonts w:ascii="Times New Roman" w:eastAsia="MS Mincho" w:hAnsi="Times New Roman"/>
          <w:szCs w:val="20"/>
          <w:lang w:val="en-US" w:eastAsia="ja-JP"/>
        </w:rPr>
        <w:t>10</w:t>
      </w:r>
      <w:r w:rsidRPr="00982E91">
        <w:rPr>
          <w:rFonts w:ascii="Times New Roman" w:eastAsia="MS Mincho" w:hAnsi="Times New Roman"/>
          <w:szCs w:val="20"/>
          <w:lang w:val="en-US"/>
        </w:rPr>
        <w:t>, TS 38.321] for CSI-RS resource</w:t>
      </w:r>
      <w:ins w:id="348" w:author="CATT" w:date="2018-08-08T15:07:00Z">
        <w:r w:rsidRPr="00982E91">
          <w:rPr>
            <w:rFonts w:ascii="Times New Roman" w:eastAsia="MS Mincho" w:hAnsi="Times New Roman" w:hint="eastAsia"/>
            <w:szCs w:val="20"/>
            <w:lang w:val="en-US" w:eastAsia="zh-CN"/>
          </w:rPr>
          <w:t xml:space="preserve"> set</w:t>
        </w:r>
      </w:ins>
      <w:r w:rsidRPr="00982E91">
        <w:rPr>
          <w:rFonts w:ascii="Times New Roman" w:eastAsia="MS Mincho" w:hAnsi="Times New Roman"/>
          <w:szCs w:val="20"/>
          <w:lang w:val="en-US"/>
        </w:rPr>
        <w:t>(s) for channel measurement and CSI-IM/NZP CSI-RS resource</w:t>
      </w:r>
      <w:ins w:id="349" w:author="CATT" w:date="2018-08-08T15:07:00Z">
        <w:r w:rsidRPr="00982E91">
          <w:rPr>
            <w:rFonts w:ascii="Times New Roman" w:eastAsia="MS Mincho" w:hAnsi="Times New Roman" w:hint="eastAsia"/>
            <w:szCs w:val="20"/>
            <w:lang w:val="en-US" w:eastAsia="zh-CN"/>
          </w:rPr>
          <w:t xml:space="preserve"> set</w:t>
        </w:r>
      </w:ins>
      <w:r w:rsidRPr="00982E91">
        <w:rPr>
          <w:rFonts w:ascii="Times New Roman" w:eastAsia="MS Mincho" w:hAnsi="Times New Roman"/>
          <w:szCs w:val="20"/>
          <w:lang w:val="en-US"/>
        </w:rPr>
        <w:t>(s) for interference measurement associated with configured CSI resource setting(s), and when the HARQ-ACK corresponding to the PDSCH carrying the selection command is transmitted in slot n, the corresponding actions in [</w:t>
      </w:r>
      <w:r w:rsidRPr="00982E91">
        <w:rPr>
          <w:rFonts w:ascii="Times New Roman" w:eastAsia="MS Mincho" w:hAnsi="Times New Roman"/>
          <w:szCs w:val="20"/>
          <w:lang w:val="en-US" w:eastAsia="ja-JP"/>
        </w:rPr>
        <w:t>10</w:t>
      </w:r>
      <w:r w:rsidRPr="00982E91">
        <w:rPr>
          <w:rFonts w:ascii="Times New Roman" w:eastAsia="MS Mincho" w:hAnsi="Times New Roman"/>
          <w:szCs w:val="20"/>
          <w:lang w:val="en-US"/>
        </w:rPr>
        <w:t xml:space="preserve">, TS 38.321] and the UE assumptions </w:t>
      </w:r>
      <w:r w:rsidRPr="00982E91">
        <w:rPr>
          <w:rFonts w:ascii="Times New Roman" w:eastAsia="MS Mincho" w:hAnsi="Times New Roman"/>
          <w:szCs w:val="20"/>
        </w:rPr>
        <w:t xml:space="preserve">(including QCL assumptions provided by a list of reference to </w:t>
      </w:r>
      <w:r w:rsidRPr="00982E91">
        <w:rPr>
          <w:rFonts w:ascii="Times New Roman" w:eastAsia="MS Mincho" w:hAnsi="Times New Roman"/>
          <w:i/>
          <w:szCs w:val="20"/>
        </w:rPr>
        <w:t>TCI-State's,</w:t>
      </w:r>
      <w:r w:rsidRPr="00982E91">
        <w:rPr>
          <w:rFonts w:ascii="Times New Roman" w:eastAsia="MS Mincho" w:hAnsi="Times New Roman"/>
          <w:szCs w:val="20"/>
        </w:rPr>
        <w:t xml:space="preserve"> one per activated resource)</w:t>
      </w:r>
      <w:r w:rsidRPr="00982E91">
        <w:rPr>
          <w:rFonts w:ascii="Times New Roman" w:eastAsia="MS Mincho" w:hAnsi="Times New Roman"/>
          <w:szCs w:val="20"/>
          <w:lang w:val="en-US"/>
        </w:rPr>
        <w:t xml:space="preserve"> on CSI-RS/CSI-IM transmission corresponding to the configured CSI-RS/CSI-IM resource configuration(s) shall be applied starting from slot </w:t>
      </w:r>
      <w:r w:rsidRPr="00982E91">
        <w:rPr>
          <w:rFonts w:ascii="Times New Roman" w:eastAsia="MS Mincho" w:hAnsi="Times New Roman"/>
          <w:szCs w:val="20"/>
          <w:lang w:val="en-US"/>
        </w:rPr>
        <w:fldChar w:fldCharType="begin"/>
      </w:r>
      <w:r w:rsidRPr="00982E91">
        <w:rPr>
          <w:rFonts w:ascii="Times New Roman" w:eastAsia="MS Mincho" w:hAnsi="Times New Roman"/>
          <w:szCs w:val="20"/>
          <w:lang w:val="en-US"/>
        </w:rPr>
        <w:instrText xml:space="preserve"> QUOTE </w:instrText>
      </w:r>
      <m:oMath>
        <m:r>
          <m:rPr>
            <m:sty m:val="p"/>
          </m:rPr>
          <w:rPr>
            <w:rFonts w:ascii="Cambria Math" w:hAnsi="Cambria Math"/>
          </w:rPr>
          <m:t>n+</m:t>
        </m:r>
        <m:sSubSup>
          <m:sSubSupPr>
            <m:ctrlPr>
              <w:rPr>
                <w:rFonts w:ascii="Cambria Math" w:hAnsi="Cambria Math"/>
              </w:rPr>
            </m:ctrlPr>
          </m:sSubSupPr>
          <m:e>
            <m:r>
              <m:rPr>
                <m:sty m:val="p"/>
              </m:rPr>
              <w:rPr>
                <w:rFonts w:ascii="Cambria Math" w:hAnsi="Cambria Math"/>
              </w:rPr>
              <m:t>3N</m:t>
            </m:r>
          </m:e>
          <m:sub>
            <m:r>
              <m:rPr>
                <m:sty m:val="p"/>
              </m:rPr>
              <w:rPr>
                <w:rFonts w:ascii="Cambria Math" w:hAnsi="Cambria Math"/>
              </w:rPr>
              <m:t>slot</m:t>
            </m:r>
          </m:sub>
          <m:sup>
            <m:r>
              <m:rPr>
                <m:sty m:val="p"/>
              </m:rPr>
              <w:rPr>
                <w:rFonts w:ascii="Cambria Math" w:hAnsi="Cambria Math"/>
              </w:rPr>
              <m:t>subframe,µ</m:t>
            </m:r>
          </m:sup>
        </m:sSubSup>
        <m:r>
          <m:rPr>
            <m:sty m:val="p"/>
          </m:rPr>
          <w:rPr>
            <w:rFonts w:ascii="Cambria Math" w:hAnsi="Cambria Math"/>
          </w:rPr>
          <m:t>+1.</m:t>
        </m:r>
      </m:oMath>
      <w:r w:rsidRPr="00982E91">
        <w:rPr>
          <w:rFonts w:ascii="Times New Roman" w:eastAsia="MS Mincho" w:hAnsi="Times New Roman"/>
          <w:szCs w:val="20"/>
          <w:lang w:val="en-US"/>
        </w:rPr>
        <w:instrText xml:space="preserve"> </w:instrText>
      </w:r>
      <w:r w:rsidRPr="00982E91">
        <w:rPr>
          <w:rFonts w:ascii="Times New Roman" w:eastAsia="MS Mincho" w:hAnsi="Times New Roman"/>
          <w:szCs w:val="20"/>
          <w:lang w:val="en-US"/>
        </w:rPr>
        <w:fldChar w:fldCharType="separate"/>
      </w:r>
      <w:r w:rsidR="001B7BF2">
        <w:rPr>
          <w:rFonts w:ascii="Times New Roman" w:eastAsia="MS Mincho" w:hAnsi="Times New Roman"/>
          <w:position w:val="-12"/>
          <w:szCs w:val="20"/>
        </w:rPr>
        <w:pict w14:anchorId="45E2483E">
          <v:shape id="_x0000_i1084" type="#_x0000_t75" style="width:84.8pt;height:18.4pt">
            <v:imagedata r:id="rId849" o:title=""/>
          </v:shape>
        </w:pict>
      </w:r>
      <w:r w:rsidRPr="00982E91">
        <w:rPr>
          <w:rFonts w:ascii="Times New Roman" w:eastAsia="MS Mincho" w:hAnsi="Times New Roman"/>
          <w:szCs w:val="20"/>
          <w:lang w:val="en-US"/>
        </w:rPr>
        <w:fldChar w:fldCharType="end"/>
      </w:r>
      <w:r w:rsidRPr="00982E91">
        <w:rPr>
          <w:rFonts w:ascii="Times New Roman" w:eastAsia="MS Mincho" w:hAnsi="Times New Roman"/>
          <w:szCs w:val="20"/>
          <w:lang w:val="en-US"/>
        </w:rPr>
        <w:t xml:space="preserve"> If a </w:t>
      </w:r>
      <w:r w:rsidRPr="00982E91">
        <w:rPr>
          <w:rFonts w:ascii="Times New Roman" w:eastAsia="MS Mincho" w:hAnsi="Times New Roman"/>
          <w:i/>
          <w:szCs w:val="20"/>
          <w:lang w:val="en-US"/>
        </w:rPr>
        <w:t>TCI-State</w:t>
      </w:r>
      <w:r w:rsidRPr="00982E91">
        <w:rPr>
          <w:rFonts w:ascii="Times New Roman" w:eastAsia="MS Mincho" w:hAnsi="Times New Roman"/>
          <w:szCs w:val="20"/>
          <w:lang w:val="en-US"/>
        </w:rPr>
        <w:t xml:space="preserve"> referred to in the list is configured with a reference to an RS associated with 'QCL-TypeD', that RS can be an SS/PBCH block, periodic or semi-persistent CSI-RS located in same or different CC/DL BWP.</w:t>
      </w:r>
    </w:p>
    <w:p w14:paraId="37107CDA" w14:textId="56103300" w:rsidR="00982E91" w:rsidRPr="00982E91" w:rsidRDefault="00982E91" w:rsidP="00982E91">
      <w:pPr>
        <w:ind w:left="568" w:hanging="284"/>
        <w:rPr>
          <w:rFonts w:ascii="Times New Roman" w:eastAsia="MS Mincho" w:hAnsi="Times New Roman"/>
          <w:szCs w:val="20"/>
          <w:lang w:val="en-US" w:eastAsia="zh-CN"/>
        </w:rPr>
      </w:pPr>
      <w:r w:rsidRPr="00982E91">
        <w:rPr>
          <w:rFonts w:ascii="Times New Roman" w:eastAsia="MS Mincho" w:hAnsi="Times New Roman"/>
          <w:szCs w:val="20"/>
          <w:lang w:val="en-US"/>
        </w:rPr>
        <w:t>-</w:t>
      </w:r>
      <w:r w:rsidRPr="00982E91">
        <w:rPr>
          <w:rFonts w:ascii="Times New Roman" w:eastAsia="MS Mincho" w:hAnsi="Times New Roman"/>
          <w:szCs w:val="20"/>
          <w:lang w:val="en-US"/>
        </w:rPr>
        <w:tab/>
        <w:t>when a UE receives a deactivation command [</w:t>
      </w:r>
      <w:r w:rsidRPr="00982E91">
        <w:rPr>
          <w:rFonts w:ascii="Times New Roman" w:eastAsia="MS Mincho" w:hAnsi="Times New Roman"/>
          <w:szCs w:val="20"/>
          <w:lang w:val="en-US" w:eastAsia="ja-JP"/>
        </w:rPr>
        <w:t>10</w:t>
      </w:r>
      <w:r w:rsidRPr="00982E91">
        <w:rPr>
          <w:rFonts w:ascii="Times New Roman" w:eastAsia="MS Mincho" w:hAnsi="Times New Roman"/>
          <w:szCs w:val="20"/>
          <w:lang w:val="en-US"/>
        </w:rPr>
        <w:t>, TS 38.321] for activated CSI-RS/CSI-IM resource</w:t>
      </w:r>
      <w:ins w:id="350" w:author="CATT" w:date="2018-08-08T15:07:00Z">
        <w:r w:rsidRPr="00982E91">
          <w:rPr>
            <w:rFonts w:ascii="Times New Roman" w:eastAsia="MS Mincho" w:hAnsi="Times New Roman" w:hint="eastAsia"/>
            <w:szCs w:val="20"/>
            <w:lang w:val="en-US" w:eastAsia="zh-CN"/>
          </w:rPr>
          <w:t xml:space="preserve"> set</w:t>
        </w:r>
      </w:ins>
      <w:r w:rsidRPr="00982E91">
        <w:rPr>
          <w:rFonts w:ascii="Times New Roman" w:eastAsia="MS Mincho" w:hAnsi="Times New Roman"/>
          <w:szCs w:val="20"/>
          <w:lang w:val="en-US"/>
        </w:rPr>
        <w:t>(s) associated with configured CSI resource setting(s), and when  the HARQ-ACK corresponding to the PDSCH carrying the selection command is transmitted in slot n, the corresponding actions in [</w:t>
      </w:r>
      <w:r w:rsidRPr="00982E91">
        <w:rPr>
          <w:rFonts w:ascii="Times New Roman" w:eastAsia="MS Mincho" w:hAnsi="Times New Roman"/>
          <w:szCs w:val="20"/>
          <w:lang w:val="en-US" w:eastAsia="ja-JP"/>
        </w:rPr>
        <w:t>10</w:t>
      </w:r>
      <w:r w:rsidRPr="00982E91">
        <w:rPr>
          <w:rFonts w:ascii="Times New Roman" w:eastAsia="MS Mincho" w:hAnsi="Times New Roman"/>
          <w:szCs w:val="20"/>
          <w:lang w:val="en-US"/>
        </w:rPr>
        <w:t>, TS 38.321] and UE assumption on cessation of CSI-RS/CSI-IM transmission corresponding to the deactivated CSI-RS/CSI-IM resource</w:t>
      </w:r>
      <w:ins w:id="351" w:author="CATT" w:date="2018-08-08T15:08:00Z">
        <w:r w:rsidRPr="00982E91">
          <w:rPr>
            <w:rFonts w:ascii="Times New Roman" w:eastAsia="MS Mincho" w:hAnsi="Times New Roman" w:hint="eastAsia"/>
            <w:szCs w:val="20"/>
            <w:lang w:val="en-US" w:eastAsia="zh-CN"/>
          </w:rPr>
          <w:t xml:space="preserve"> set</w:t>
        </w:r>
      </w:ins>
      <w:r w:rsidRPr="00982E91">
        <w:rPr>
          <w:rFonts w:ascii="Times New Roman" w:eastAsia="MS Mincho" w:hAnsi="Times New Roman"/>
          <w:szCs w:val="20"/>
          <w:lang w:val="en-US"/>
        </w:rPr>
        <w:t xml:space="preserve">(s) shall apply starting from slot </w:t>
      </w:r>
      <w:r w:rsidRPr="00982E91">
        <w:rPr>
          <w:rFonts w:ascii="Times New Roman" w:eastAsia="MS Mincho" w:hAnsi="Times New Roman"/>
          <w:szCs w:val="20"/>
          <w:lang w:val="en-US"/>
        </w:rPr>
        <w:fldChar w:fldCharType="begin"/>
      </w:r>
      <w:r w:rsidRPr="00982E91">
        <w:rPr>
          <w:rFonts w:ascii="Times New Roman" w:eastAsia="MS Mincho" w:hAnsi="Times New Roman"/>
          <w:szCs w:val="20"/>
          <w:lang w:val="en-US"/>
        </w:rPr>
        <w:instrText xml:space="preserve"> QUOTE </w:instrText>
      </w:r>
      <m:oMath>
        <m:r>
          <m:rPr>
            <m:sty m:val="p"/>
          </m:rPr>
          <w:rPr>
            <w:rFonts w:ascii="Cambria Math" w:hAnsi="Cambria Math"/>
          </w:rPr>
          <m:t>n+</m:t>
        </m:r>
        <m:sSubSup>
          <m:sSubSupPr>
            <m:ctrlPr>
              <w:rPr>
                <w:rFonts w:ascii="Cambria Math" w:hAnsi="Cambria Math"/>
              </w:rPr>
            </m:ctrlPr>
          </m:sSubSupPr>
          <m:e>
            <m:r>
              <m:rPr>
                <m:sty m:val="p"/>
              </m:rPr>
              <w:rPr>
                <w:rFonts w:ascii="Cambria Math" w:hAnsi="Cambria Math"/>
              </w:rPr>
              <m:t>3N</m:t>
            </m:r>
          </m:e>
          <m:sub>
            <m:r>
              <m:rPr>
                <m:sty m:val="p"/>
              </m:rPr>
              <w:rPr>
                <w:rFonts w:ascii="Cambria Math" w:hAnsi="Cambria Math"/>
              </w:rPr>
              <m:t>slot</m:t>
            </m:r>
          </m:sub>
          <m:sup>
            <m:r>
              <m:rPr>
                <m:sty m:val="p"/>
              </m:rPr>
              <w:rPr>
                <w:rFonts w:ascii="Cambria Math" w:hAnsi="Cambria Math"/>
              </w:rPr>
              <m:t>subframe,µ</m:t>
            </m:r>
          </m:sup>
        </m:sSubSup>
        <m:r>
          <m:rPr>
            <m:sty m:val="p"/>
          </m:rPr>
          <w:rPr>
            <w:rFonts w:ascii="Cambria Math" w:hAnsi="Cambria Math"/>
          </w:rPr>
          <m:t>+1.</m:t>
        </m:r>
      </m:oMath>
      <w:r w:rsidRPr="00982E91">
        <w:rPr>
          <w:rFonts w:ascii="Times New Roman" w:eastAsia="MS Mincho" w:hAnsi="Times New Roman"/>
          <w:szCs w:val="20"/>
          <w:lang w:val="en-US"/>
        </w:rPr>
        <w:instrText xml:space="preserve"> </w:instrText>
      </w:r>
      <w:r w:rsidRPr="00982E91">
        <w:rPr>
          <w:rFonts w:ascii="Times New Roman" w:eastAsia="MS Mincho" w:hAnsi="Times New Roman"/>
          <w:szCs w:val="20"/>
          <w:lang w:val="en-US"/>
        </w:rPr>
        <w:fldChar w:fldCharType="separate"/>
      </w:r>
      <w:r w:rsidR="001B7BF2">
        <w:rPr>
          <w:rFonts w:ascii="Times New Roman" w:eastAsia="MS Mincho" w:hAnsi="Times New Roman"/>
          <w:position w:val="-12"/>
          <w:szCs w:val="20"/>
        </w:rPr>
        <w:pict w14:anchorId="3259D79F">
          <v:shape id="_x0000_i1085" type="#_x0000_t75" style="width:84.8pt;height:18.4pt">
            <v:imagedata r:id="rId849" o:title=""/>
          </v:shape>
        </w:pict>
      </w:r>
      <w:r w:rsidRPr="00982E91">
        <w:rPr>
          <w:rFonts w:ascii="Times New Roman" w:eastAsia="MS Mincho" w:hAnsi="Times New Roman"/>
          <w:szCs w:val="20"/>
          <w:lang w:val="en-US"/>
        </w:rPr>
        <w:fldChar w:fldCharType="end"/>
      </w:r>
      <w:r w:rsidRPr="00982E91">
        <w:rPr>
          <w:rFonts w:ascii="Times New Roman" w:eastAsia="MS Mincho" w:hAnsi="Times New Roman"/>
          <w:szCs w:val="20"/>
          <w:lang w:val="en-US"/>
        </w:rPr>
        <w:t xml:space="preserve"> </w:t>
      </w:r>
      <w:del w:id="352" w:author="CATT" w:date="2018-08-08T15:08:00Z">
        <w:r w:rsidRPr="00982E91" w:rsidDel="00F97103">
          <w:rPr>
            <w:rFonts w:ascii="Times New Roman" w:eastAsia="MS Mincho" w:hAnsi="Times New Roman"/>
            <w:szCs w:val="20"/>
            <w:lang w:val="en-US"/>
          </w:rPr>
          <w:delText xml:space="preserve">If a </w:delText>
        </w:r>
        <w:r w:rsidRPr="00982E91" w:rsidDel="00F97103">
          <w:rPr>
            <w:rFonts w:ascii="Times New Roman" w:eastAsia="MS Mincho" w:hAnsi="Times New Roman"/>
            <w:i/>
            <w:szCs w:val="20"/>
            <w:lang w:val="en-US"/>
          </w:rPr>
          <w:delText>TCI-State</w:delText>
        </w:r>
        <w:r w:rsidRPr="00982E91" w:rsidDel="00F97103">
          <w:rPr>
            <w:rFonts w:ascii="Times New Roman" w:eastAsia="MS Mincho" w:hAnsi="Times New Roman"/>
            <w:szCs w:val="20"/>
            <w:lang w:val="en-US"/>
          </w:rPr>
          <w:delText xml:space="preserve"> referred to in the list is configured with a reference to an RS associated with 'QCL-TypeD', that RS can be an SS/PBCH block, periodic or semi-persistent CSI-RS located in same or different CC/DL BWP.</w:delText>
        </w:r>
      </w:del>
    </w:p>
    <w:p w14:paraId="0E927DEE" w14:textId="77777777" w:rsidR="00982E91" w:rsidRPr="00982E91" w:rsidRDefault="00982E91" w:rsidP="00982E91">
      <w:pPr>
        <w:ind w:left="720" w:hanging="720"/>
        <w:jc w:val="center"/>
        <w:rPr>
          <w:rFonts w:eastAsia="SimSun"/>
          <w:iCs/>
          <w:szCs w:val="20"/>
        </w:rPr>
      </w:pPr>
      <w:r w:rsidRPr="00982E91">
        <w:rPr>
          <w:rFonts w:eastAsia="SimSun" w:hint="eastAsia"/>
          <w:iCs/>
          <w:szCs w:val="20"/>
        </w:rPr>
        <w:t>-------------------   omitted  -----------------</w:t>
      </w:r>
    </w:p>
    <w:p w14:paraId="24F5D8EC" w14:textId="77777777" w:rsidR="00982E91" w:rsidRPr="00982E91" w:rsidRDefault="00982E91" w:rsidP="00982E91">
      <w:pPr>
        <w:rPr>
          <w:szCs w:val="20"/>
        </w:rPr>
      </w:pPr>
      <w:r w:rsidRPr="00982E91">
        <w:rPr>
          <w:szCs w:val="20"/>
        </w:rPr>
        <w:t xml:space="preserve">A UE validates, for semi-persistent CSI activation or release, a DL semi-persistent assignment PDCCH on a DCI only if the following conditions are met: </w:t>
      </w:r>
    </w:p>
    <w:p w14:paraId="068F97D3" w14:textId="77777777" w:rsidR="00982E91" w:rsidRPr="00982E91" w:rsidRDefault="00982E91" w:rsidP="00982E91">
      <w:pPr>
        <w:ind w:left="567" w:hanging="283"/>
        <w:rPr>
          <w:rFonts w:ascii="Times New Roman" w:eastAsia="MS Mincho" w:hAnsi="Times New Roman"/>
          <w:szCs w:val="20"/>
          <w:lang w:val="en-US"/>
        </w:rPr>
      </w:pPr>
      <w:r w:rsidRPr="00982E91">
        <w:rPr>
          <w:rFonts w:ascii="Times New Roman" w:eastAsia="MS Mincho" w:hAnsi="Times New Roman"/>
          <w:szCs w:val="20"/>
          <w:lang w:val="en-US"/>
        </w:rPr>
        <w:t>-</w:t>
      </w:r>
      <w:r w:rsidRPr="00982E91">
        <w:rPr>
          <w:rFonts w:ascii="Times New Roman" w:eastAsia="MS Mincho" w:hAnsi="Times New Roman"/>
          <w:szCs w:val="20"/>
          <w:lang w:val="en-US"/>
        </w:rPr>
        <w:tab/>
        <w:t xml:space="preserve">the CRC parity bits of the DCI format are scrambled with a SP-CSI-RNTI provided by higher layer parameter </w:t>
      </w:r>
      <w:r w:rsidRPr="00982E91">
        <w:rPr>
          <w:rFonts w:ascii="Times New Roman" w:eastAsia="MS Mincho" w:hAnsi="Times New Roman"/>
          <w:i/>
          <w:szCs w:val="20"/>
          <w:lang w:val="en-US"/>
        </w:rPr>
        <w:t>sp-csi-RNTI</w:t>
      </w:r>
      <w:r w:rsidRPr="00982E91">
        <w:rPr>
          <w:rFonts w:ascii="Times New Roman" w:eastAsia="MS Mincho" w:hAnsi="Times New Roman"/>
          <w:szCs w:val="20"/>
          <w:lang w:val="en-US"/>
        </w:rPr>
        <w:t xml:space="preserve"> </w:t>
      </w:r>
    </w:p>
    <w:p w14:paraId="4DC03512" w14:textId="77777777" w:rsidR="00982E91" w:rsidRPr="00982E91" w:rsidRDefault="00982E91" w:rsidP="00982E91">
      <w:pPr>
        <w:ind w:left="567" w:hanging="283"/>
        <w:rPr>
          <w:rFonts w:ascii="Times New Roman" w:eastAsia="MS Mincho" w:hAnsi="Times New Roman"/>
          <w:szCs w:val="20"/>
          <w:lang w:val="en-US"/>
        </w:rPr>
      </w:pPr>
      <w:r w:rsidRPr="00982E91">
        <w:rPr>
          <w:rFonts w:ascii="Times New Roman" w:eastAsia="MS Mincho" w:hAnsi="Times New Roman" w:hint="eastAsia"/>
          <w:szCs w:val="20"/>
          <w:lang w:val="en-US" w:eastAsia="zh-CN"/>
        </w:rPr>
        <w:t>-</w:t>
      </w:r>
      <w:ins w:id="353" w:author="CATT" w:date="2018-07-17T15:04:00Z">
        <w:r w:rsidRPr="00982E91">
          <w:rPr>
            <w:rFonts w:ascii="Times New Roman" w:eastAsia="MS Mincho" w:hAnsi="Times New Roman" w:hint="eastAsia"/>
            <w:szCs w:val="20"/>
            <w:lang w:val="en-US" w:eastAsia="zh-CN"/>
          </w:rPr>
          <w:tab/>
        </w:r>
      </w:ins>
      <w:del w:id="354" w:author="CATT" w:date="2018-07-17T15:04:00Z">
        <w:r w:rsidRPr="00982E91" w:rsidDel="002F0074">
          <w:rPr>
            <w:rFonts w:ascii="Times New Roman" w:eastAsia="MS Mincho" w:hAnsi="Times New Roman"/>
            <w:szCs w:val="20"/>
            <w:lang w:val="en-US"/>
          </w:rPr>
          <w:delText xml:space="preserve">All </w:delText>
        </w:r>
      </w:del>
      <w:ins w:id="355" w:author="CATT" w:date="2018-07-17T15:04:00Z">
        <w:r w:rsidRPr="00982E91">
          <w:rPr>
            <w:rFonts w:ascii="Times New Roman" w:eastAsia="MS Mincho" w:hAnsi="Times New Roman" w:hint="eastAsia"/>
            <w:szCs w:val="20"/>
            <w:lang w:val="en-US" w:eastAsia="zh-CN"/>
          </w:rPr>
          <w:t>Special</w:t>
        </w:r>
        <w:r w:rsidRPr="00982E91">
          <w:rPr>
            <w:rFonts w:ascii="Times New Roman" w:eastAsia="MS Mincho" w:hAnsi="Times New Roman"/>
            <w:szCs w:val="20"/>
            <w:lang w:val="en-US"/>
          </w:rPr>
          <w:t xml:space="preserve"> </w:t>
        </w:r>
      </w:ins>
      <w:r w:rsidRPr="00982E91">
        <w:rPr>
          <w:rFonts w:ascii="Times New Roman" w:eastAsia="MS Mincho" w:hAnsi="Times New Roman"/>
          <w:szCs w:val="20"/>
          <w:lang w:val="en-US"/>
        </w:rPr>
        <w:t>fields for the DCI format are set according to Table 5.2.1.5.2-1 or Table 5.2.1.5.2-2.</w:t>
      </w:r>
    </w:p>
    <w:p w14:paraId="61C0CEF3" w14:textId="77777777" w:rsidR="00982E91" w:rsidRPr="00982E91" w:rsidRDefault="00982E91" w:rsidP="00982E91">
      <w:pPr>
        <w:rPr>
          <w:szCs w:val="20"/>
        </w:rPr>
      </w:pPr>
      <w:r w:rsidRPr="00982E91">
        <w:rPr>
          <w:szCs w:val="20"/>
        </w:rPr>
        <w:t>If validation is achieved, the UE considers the information in the DCI format as a valid activation or valid release of semi-persistent CSI transmission</w:t>
      </w:r>
      <w:ins w:id="356" w:author="CATT" w:date="2018-07-17T15:05:00Z">
        <w:r w:rsidRPr="00982E91">
          <w:rPr>
            <w:rFonts w:eastAsia="SimSun" w:hint="eastAsia"/>
            <w:szCs w:val="20"/>
          </w:rPr>
          <w:t xml:space="preserve"> on PUSCH</w:t>
        </w:r>
      </w:ins>
      <w:r w:rsidRPr="00982E91">
        <w:rPr>
          <w:szCs w:val="20"/>
        </w:rPr>
        <w:t>. If validation is not achieved, the UE considers the DCI format as having been detected with a non-matching CRC.</w:t>
      </w:r>
    </w:p>
    <w:p w14:paraId="3CD03132" w14:textId="77777777" w:rsidR="00982E91" w:rsidRPr="00982E91" w:rsidRDefault="00982E91" w:rsidP="00982E91">
      <w:pPr>
        <w:ind w:left="720" w:hanging="720"/>
        <w:jc w:val="center"/>
        <w:rPr>
          <w:rFonts w:eastAsia="SimSun"/>
          <w:iCs/>
          <w:szCs w:val="20"/>
        </w:rPr>
      </w:pPr>
      <w:r w:rsidRPr="00982E91">
        <w:rPr>
          <w:rFonts w:eastAsia="SimSun" w:hint="eastAsia"/>
          <w:iCs/>
          <w:szCs w:val="20"/>
        </w:rPr>
        <w:t>-------------------   omitted  -----------------</w:t>
      </w:r>
    </w:p>
    <w:p w14:paraId="19FC1ABE" w14:textId="77777777" w:rsidR="00982E91" w:rsidRPr="00982E91" w:rsidRDefault="00982E91" w:rsidP="00982E91">
      <w:pPr>
        <w:rPr>
          <w:rFonts w:eastAsia="SimSun"/>
          <w:color w:val="000000"/>
          <w:szCs w:val="20"/>
        </w:rPr>
      </w:pPr>
      <w:del w:id="357" w:author="CATT" w:date="2018-07-17T15:08:00Z">
        <w:r w:rsidRPr="00982E91">
          <w:rPr>
            <w:color w:val="000000"/>
            <w:szCs w:val="20"/>
          </w:rPr>
          <w:delText>I</w:delText>
        </w:r>
      </w:del>
      <w:r w:rsidRPr="00982E91">
        <w:rPr>
          <w:color w:val="000000"/>
          <w:szCs w:val="20"/>
        </w:rPr>
        <w:t xml:space="preserve">f the UE has an active semi-persistent CSI-RS/CSI-IM resource configuration, or an active semi-persistent ZP CSI-RS resource set configuration, and has not received a deactivation command, the </w:t>
      </w:r>
      <w:ins w:id="358" w:author="CATT" w:date="2018-07-17T15:07:00Z">
        <w:r w:rsidRPr="00982E91">
          <w:rPr>
            <w:rFonts w:eastAsia="SimSun" w:hint="eastAsia"/>
            <w:color w:val="000000"/>
            <w:szCs w:val="20"/>
          </w:rPr>
          <w:t xml:space="preserve">activated </w:t>
        </w:r>
      </w:ins>
      <w:r w:rsidRPr="00982E91">
        <w:rPr>
          <w:color w:val="000000"/>
          <w:szCs w:val="20"/>
        </w:rPr>
        <w:t xml:space="preserve">semi-persistent CSI-RS/CSI-IM resource </w:t>
      </w:r>
      <w:del w:id="359" w:author="CATT" w:date="2018-07-17T15:08:00Z">
        <w:r w:rsidRPr="00982E91" w:rsidDel="000C5176">
          <w:rPr>
            <w:color w:val="000000"/>
            <w:szCs w:val="20"/>
          </w:rPr>
          <w:delText xml:space="preserve">configuration </w:delText>
        </w:r>
      </w:del>
      <w:ins w:id="360" w:author="CATT" w:date="2018-07-17T15:08:00Z">
        <w:r w:rsidRPr="00982E91">
          <w:rPr>
            <w:rFonts w:eastAsia="SimSun" w:hint="eastAsia"/>
            <w:color w:val="000000"/>
            <w:szCs w:val="20"/>
          </w:rPr>
          <w:t>set</w:t>
        </w:r>
        <w:r w:rsidRPr="00982E91">
          <w:rPr>
            <w:color w:val="000000"/>
            <w:szCs w:val="20"/>
          </w:rPr>
          <w:t xml:space="preserve"> </w:t>
        </w:r>
      </w:ins>
      <w:r w:rsidRPr="00982E91">
        <w:rPr>
          <w:color w:val="000000"/>
          <w:szCs w:val="20"/>
        </w:rPr>
        <w:t xml:space="preserve">or the </w:t>
      </w:r>
      <w:ins w:id="361" w:author="CATT" w:date="2018-07-17T15:08:00Z">
        <w:r w:rsidRPr="00982E91">
          <w:rPr>
            <w:rFonts w:eastAsia="SimSun" w:hint="eastAsia"/>
            <w:color w:val="000000"/>
            <w:szCs w:val="20"/>
          </w:rPr>
          <w:t xml:space="preserve">activated </w:t>
        </w:r>
      </w:ins>
      <w:r w:rsidRPr="00982E91">
        <w:rPr>
          <w:color w:val="000000"/>
          <w:szCs w:val="20"/>
        </w:rPr>
        <w:t xml:space="preserve">semi-persistent ZP CSI-RS resource set configurations are considered to be active </w:t>
      </w:r>
      <w:del w:id="362" w:author="CATT" w:date="2018-07-17T15:09:00Z">
        <w:r w:rsidRPr="00982E91" w:rsidDel="000C5176">
          <w:rPr>
            <w:color w:val="000000"/>
            <w:szCs w:val="20"/>
          </w:rPr>
          <w:delText xml:space="preserve">in </w:delText>
        </w:r>
      </w:del>
      <w:ins w:id="363" w:author="CATT" w:date="2018-07-17T15:09:00Z">
        <w:r w:rsidRPr="00982E91">
          <w:rPr>
            <w:rFonts w:eastAsia="SimSun" w:hint="eastAsia"/>
            <w:color w:val="000000"/>
            <w:szCs w:val="20"/>
          </w:rPr>
          <w:t>when</w:t>
        </w:r>
        <w:r w:rsidRPr="00982E91">
          <w:rPr>
            <w:color w:val="000000"/>
            <w:szCs w:val="20"/>
          </w:rPr>
          <w:t xml:space="preserve"> </w:t>
        </w:r>
      </w:ins>
      <w:r w:rsidRPr="00982E91">
        <w:rPr>
          <w:color w:val="000000"/>
          <w:szCs w:val="20"/>
        </w:rPr>
        <w:t xml:space="preserve">the </w:t>
      </w:r>
      <w:ins w:id="364" w:author="CATT" w:date="2018-07-17T15:09:00Z">
        <w:r w:rsidRPr="00982E91">
          <w:rPr>
            <w:rFonts w:eastAsia="SimSun" w:hint="eastAsia"/>
            <w:color w:val="000000"/>
            <w:szCs w:val="20"/>
          </w:rPr>
          <w:t xml:space="preserve">corresponding </w:t>
        </w:r>
      </w:ins>
      <w:r w:rsidRPr="00982E91">
        <w:rPr>
          <w:color w:val="000000"/>
          <w:szCs w:val="20"/>
        </w:rPr>
        <w:t xml:space="preserve">DL BWP </w:t>
      </w:r>
      <w:del w:id="365" w:author="CATT" w:date="2018-07-17T15:10:00Z">
        <w:r w:rsidRPr="00982E91" w:rsidDel="000C5176">
          <w:rPr>
            <w:color w:val="000000"/>
            <w:szCs w:val="20"/>
          </w:rPr>
          <w:delText xml:space="preserve">which </w:delText>
        </w:r>
      </w:del>
      <w:r w:rsidRPr="00982E91">
        <w:rPr>
          <w:color w:val="000000"/>
          <w:szCs w:val="20"/>
        </w:rPr>
        <w:t>is active</w:t>
      </w:r>
      <w:del w:id="366" w:author="CATT" w:date="2018-07-17T15:10:00Z">
        <w:r w:rsidRPr="00982E91" w:rsidDel="00194C19">
          <w:rPr>
            <w:color w:val="000000"/>
            <w:szCs w:val="20"/>
          </w:rPr>
          <w:delText xml:space="preserve"> when the resource sets are activated</w:delText>
        </w:r>
      </w:del>
      <w:r w:rsidRPr="00982E91">
        <w:rPr>
          <w:color w:val="000000"/>
          <w:szCs w:val="20"/>
        </w:rPr>
        <w:t>, otherwise they are considered suspended.</w:t>
      </w:r>
    </w:p>
    <w:p w14:paraId="779A9AC0" w14:textId="77777777" w:rsidR="00982E91" w:rsidRPr="00982E91" w:rsidRDefault="00982E91" w:rsidP="00982E91">
      <w:pPr>
        <w:ind w:left="720" w:hanging="720"/>
        <w:rPr>
          <w:rFonts w:eastAsia="SimSun"/>
          <w:szCs w:val="20"/>
        </w:rPr>
      </w:pPr>
    </w:p>
    <w:p w14:paraId="012FACA4" w14:textId="77777777" w:rsidR="00982E91" w:rsidRPr="00982E91" w:rsidRDefault="00982E91" w:rsidP="00982E91">
      <w:pPr>
        <w:rPr>
          <w:rFonts w:eastAsia="SimSun"/>
          <w:color w:val="000000"/>
          <w:szCs w:val="20"/>
          <w:lang w:val="en-AU"/>
        </w:rPr>
      </w:pPr>
      <w:r w:rsidRPr="00982E91">
        <w:rPr>
          <w:color w:val="000000"/>
          <w:szCs w:val="20"/>
          <w:lang w:val="en-AU"/>
        </w:rPr>
        <w:t xml:space="preserve">If the UE is configured with carrier deactivation, the following </w:t>
      </w:r>
      <w:del w:id="367" w:author="CATT" w:date="2018-08-08T16:36:00Z">
        <w:r w:rsidRPr="00982E91" w:rsidDel="007142B9">
          <w:rPr>
            <w:color w:val="000000"/>
            <w:szCs w:val="20"/>
            <w:lang w:val="en-AU"/>
          </w:rPr>
          <w:delText xml:space="preserve">resources </w:delText>
        </w:r>
      </w:del>
      <w:r w:rsidRPr="00982E91">
        <w:rPr>
          <w:color w:val="000000"/>
          <w:szCs w:val="20"/>
          <w:lang w:val="en-AU"/>
        </w:rPr>
        <w:t>configur</w:t>
      </w:r>
      <w:ins w:id="368" w:author="CATT" w:date="2018-08-08T16:36:00Z">
        <w:r w:rsidRPr="00982E91">
          <w:rPr>
            <w:rFonts w:eastAsia="SimSun" w:hint="eastAsia"/>
            <w:color w:val="000000"/>
            <w:szCs w:val="20"/>
            <w:lang w:val="en-AU"/>
          </w:rPr>
          <w:t>ations</w:t>
        </w:r>
      </w:ins>
      <w:del w:id="369" w:author="CATT" w:date="2018-08-08T16:36:00Z">
        <w:r w:rsidRPr="00982E91" w:rsidDel="007142B9">
          <w:rPr>
            <w:color w:val="000000"/>
            <w:szCs w:val="20"/>
            <w:lang w:val="en-AU"/>
          </w:rPr>
          <w:delText>ed</w:delText>
        </w:r>
      </w:del>
      <w:r w:rsidRPr="00982E91">
        <w:rPr>
          <w:color w:val="000000"/>
          <w:szCs w:val="20"/>
          <w:lang w:val="en-AU"/>
        </w:rPr>
        <w:t xml:space="preserve"> in the carrier in activated state would also be deactivated and need re-activation configuration(s): semi-persistent CSI-RS/CSI-</w:t>
      </w:r>
      <w:ins w:id="370" w:author="CATT" w:date="2018-08-08T16:36:00Z">
        <w:r w:rsidRPr="00982E91">
          <w:rPr>
            <w:rFonts w:eastAsia="SimSun" w:hint="eastAsia"/>
            <w:color w:val="000000"/>
            <w:szCs w:val="20"/>
            <w:lang w:val="en-AU"/>
          </w:rPr>
          <w:t xml:space="preserve">IM </w:t>
        </w:r>
      </w:ins>
      <w:del w:id="371" w:author="CATT" w:date="2018-08-08T16:36:00Z">
        <w:r w:rsidRPr="00982E91" w:rsidDel="007142B9">
          <w:rPr>
            <w:color w:val="000000"/>
            <w:szCs w:val="20"/>
            <w:lang w:val="en-AU"/>
          </w:rPr>
          <w:delText xml:space="preserve">RS </w:delText>
        </w:r>
      </w:del>
      <w:r w:rsidRPr="00982E91">
        <w:rPr>
          <w:color w:val="000000"/>
          <w:szCs w:val="20"/>
          <w:lang w:val="en-AU"/>
        </w:rPr>
        <w:t>resource, semi-persistent CSI reporting on PUCCH, semi-persistent SRS, semi-persistent ZP CSI-RS resource set.</w:t>
      </w:r>
    </w:p>
    <w:p w14:paraId="58C3A538" w14:textId="719199A8" w:rsidR="00C14E80" w:rsidRPr="00982E91" w:rsidRDefault="00C14E80" w:rsidP="00C14E80">
      <w:pPr>
        <w:ind w:left="720" w:hanging="720"/>
        <w:jc w:val="center"/>
        <w:rPr>
          <w:rFonts w:eastAsia="SimSun"/>
          <w:szCs w:val="20"/>
          <w:lang w:eastAsia="x-none"/>
        </w:rPr>
      </w:pPr>
      <w:r w:rsidRPr="00982E91">
        <w:rPr>
          <w:rFonts w:eastAsia="SimSun" w:hint="eastAsia"/>
          <w:szCs w:val="20"/>
          <w:lang w:eastAsia="x-none"/>
        </w:rPr>
        <w:t>-----------------------------------------------------</w:t>
      </w:r>
      <w:r>
        <w:rPr>
          <w:rFonts w:eastAsia="SimSun"/>
          <w:szCs w:val="20"/>
          <w:lang w:eastAsia="x-none"/>
        </w:rPr>
        <w:t>End</w:t>
      </w:r>
      <w:r w:rsidRPr="00982E91">
        <w:rPr>
          <w:rFonts w:eastAsia="SimSun" w:hint="eastAsia"/>
          <w:szCs w:val="20"/>
          <w:lang w:eastAsia="x-none"/>
        </w:rPr>
        <w:t xml:space="preserve"> of TP for 38.214--------------------</w:t>
      </w:r>
      <w:r>
        <w:rPr>
          <w:rFonts w:eastAsia="SimSun" w:hint="eastAsia"/>
          <w:szCs w:val="20"/>
          <w:lang w:eastAsia="x-none"/>
        </w:rPr>
        <w:t>-----------------------------</w:t>
      </w:r>
    </w:p>
    <w:p w14:paraId="769EA9F6" w14:textId="77777777" w:rsidR="00982E91" w:rsidRPr="00C14E80" w:rsidRDefault="00982E91" w:rsidP="00982E91">
      <w:pPr>
        <w:ind w:left="720" w:hanging="720"/>
        <w:rPr>
          <w:szCs w:val="20"/>
          <w:lang w:val="en-US" w:eastAsia="x-none"/>
        </w:rPr>
      </w:pPr>
    </w:p>
    <w:p w14:paraId="3FEB3040" w14:textId="77777777" w:rsidR="00982E91" w:rsidRPr="00C14E80" w:rsidRDefault="00982E91" w:rsidP="00982E91">
      <w:pPr>
        <w:ind w:left="720" w:hanging="720"/>
        <w:rPr>
          <w:rFonts w:eastAsia="MS Mincho"/>
          <w:color w:val="000000"/>
          <w:szCs w:val="20"/>
          <w:highlight w:val="green"/>
        </w:rPr>
      </w:pPr>
      <w:r w:rsidRPr="00C14E80">
        <w:rPr>
          <w:rFonts w:eastAsia="MS Mincho"/>
          <w:color w:val="000000"/>
          <w:szCs w:val="20"/>
          <w:highlight w:val="green"/>
        </w:rPr>
        <w:t>Agreement</w:t>
      </w:r>
    </w:p>
    <w:p w14:paraId="3CA6DC72" w14:textId="77777777" w:rsidR="00982E91" w:rsidRPr="00982E91" w:rsidRDefault="00982E91" w:rsidP="00FD2787">
      <w:pPr>
        <w:numPr>
          <w:ilvl w:val="0"/>
          <w:numId w:val="218"/>
        </w:numPr>
        <w:autoSpaceDE w:val="0"/>
        <w:autoSpaceDN w:val="0"/>
        <w:adjustRightInd w:val="0"/>
        <w:snapToGrid w:val="0"/>
        <w:jc w:val="both"/>
        <w:rPr>
          <w:szCs w:val="20"/>
          <w:lang w:eastAsia="zh-CN"/>
        </w:rPr>
      </w:pPr>
      <w:r w:rsidRPr="00982E91">
        <w:rPr>
          <w:szCs w:val="20"/>
          <w:lang w:eastAsia="zh-CN"/>
        </w:rPr>
        <w:t xml:space="preserve">Refine the CPU occupation for A-CSI report based on P/SP CSI-RS as starting </w:t>
      </w:r>
      <w:r w:rsidRPr="00982E91">
        <w:rPr>
          <w:szCs w:val="20"/>
          <w:lang w:eastAsia="x-none"/>
        </w:rPr>
        <w:t>from the first symbol after the PDCCH triggering the report until the last symbol of the PUSCH carrying the report</w:t>
      </w:r>
      <w:r w:rsidRPr="00982E91">
        <w:rPr>
          <w:szCs w:val="20"/>
          <w:lang w:eastAsia="zh-CN"/>
        </w:rPr>
        <w:t>.</w:t>
      </w:r>
    </w:p>
    <w:p w14:paraId="6863C90B" w14:textId="77777777" w:rsidR="00982E91" w:rsidRPr="00982E91" w:rsidRDefault="00982E91" w:rsidP="00982E91">
      <w:pPr>
        <w:ind w:left="720" w:hanging="720"/>
        <w:rPr>
          <w:szCs w:val="20"/>
          <w:lang w:eastAsia="x-none"/>
        </w:rPr>
      </w:pPr>
    </w:p>
    <w:p w14:paraId="57249DB6" w14:textId="77777777" w:rsidR="00982E91" w:rsidRPr="00982E91" w:rsidRDefault="00982E91" w:rsidP="00982E91">
      <w:pPr>
        <w:ind w:left="720" w:hanging="720"/>
        <w:rPr>
          <w:b/>
          <w:szCs w:val="20"/>
          <w:lang w:eastAsia="x-none"/>
        </w:rPr>
      </w:pPr>
      <w:r w:rsidRPr="00982E91">
        <w:rPr>
          <w:b/>
          <w:szCs w:val="20"/>
          <w:lang w:eastAsia="x-none"/>
        </w:rPr>
        <w:t>Conclusion</w:t>
      </w:r>
    </w:p>
    <w:p w14:paraId="32C32C7B" w14:textId="77777777" w:rsidR="00982E91" w:rsidRPr="00982E91" w:rsidRDefault="00982E91" w:rsidP="00982E91">
      <w:pPr>
        <w:ind w:left="720" w:hanging="720"/>
        <w:rPr>
          <w:szCs w:val="20"/>
          <w:lang w:eastAsia="x-none"/>
        </w:rPr>
      </w:pPr>
      <w:r w:rsidRPr="00982E91">
        <w:rPr>
          <w:szCs w:val="20"/>
          <w:lang w:eastAsia="x-none"/>
        </w:rPr>
        <w:t>RAN1 editors to check and if necessary implement the following into the specification:</w:t>
      </w:r>
    </w:p>
    <w:p w14:paraId="048E2A9A" w14:textId="77777777" w:rsidR="00982E91" w:rsidRPr="00C14E80" w:rsidRDefault="00982E91" w:rsidP="00C14E80">
      <w:pPr>
        <w:pStyle w:val="ListParagraph"/>
        <w:numPr>
          <w:ilvl w:val="0"/>
          <w:numId w:val="266"/>
        </w:numPr>
        <w:rPr>
          <w:lang w:eastAsia="x-none"/>
        </w:rPr>
      </w:pPr>
      <w:r w:rsidRPr="00C14E80">
        <w:t>Reports are assigned to CPUs on the symbol where CPU occupancy starts</w:t>
      </w:r>
    </w:p>
    <w:p w14:paraId="5D050719" w14:textId="77777777" w:rsidR="00982E91" w:rsidRPr="00C14E80" w:rsidRDefault="00982E91" w:rsidP="00982E91">
      <w:pPr>
        <w:ind w:left="720" w:hanging="720"/>
        <w:rPr>
          <w:szCs w:val="20"/>
          <w:lang w:eastAsia="x-none"/>
        </w:rPr>
      </w:pPr>
    </w:p>
    <w:p w14:paraId="24EE29EB" w14:textId="77777777" w:rsidR="00982E91" w:rsidRPr="00C14E80" w:rsidRDefault="00982E91" w:rsidP="00982E91">
      <w:pPr>
        <w:ind w:left="720" w:hanging="720"/>
        <w:rPr>
          <w:rFonts w:eastAsia="MS Mincho"/>
          <w:color w:val="000000"/>
          <w:szCs w:val="20"/>
          <w:highlight w:val="green"/>
        </w:rPr>
      </w:pPr>
      <w:r w:rsidRPr="00C14E80">
        <w:rPr>
          <w:rFonts w:eastAsia="MS Mincho"/>
          <w:color w:val="000000"/>
          <w:szCs w:val="20"/>
          <w:highlight w:val="green"/>
        </w:rPr>
        <w:t>Agreement</w:t>
      </w:r>
    </w:p>
    <w:p w14:paraId="5FCADC0F" w14:textId="77777777" w:rsidR="00982E91" w:rsidRPr="00982E91" w:rsidRDefault="00982E91" w:rsidP="00FD2787">
      <w:pPr>
        <w:numPr>
          <w:ilvl w:val="0"/>
          <w:numId w:val="217"/>
        </w:numPr>
        <w:contextualSpacing/>
        <w:rPr>
          <w:szCs w:val="20"/>
          <w:lang w:eastAsia="x-none"/>
        </w:rPr>
      </w:pPr>
      <w:r w:rsidRPr="00982E91">
        <w:rPr>
          <w:szCs w:val="20"/>
          <w:lang w:eastAsia="x-none"/>
        </w:rPr>
        <w:t>Capture the following text proposal to section 5.2.1.6 of TS 38.214</w:t>
      </w:r>
    </w:p>
    <w:p w14:paraId="25673B00" w14:textId="77777777" w:rsidR="008D1EC7" w:rsidRPr="00982E91" w:rsidRDefault="008D1EC7" w:rsidP="008D1EC7">
      <w:pPr>
        <w:adjustRightInd w:val="0"/>
        <w:snapToGrid w:val="0"/>
        <w:ind w:left="720" w:hanging="720"/>
        <w:jc w:val="center"/>
        <w:rPr>
          <w:rFonts w:ascii="Times New Roman" w:hAnsi="Times New Roman"/>
          <w:szCs w:val="20"/>
        </w:rPr>
      </w:pPr>
      <w:r w:rsidRPr="00982E91">
        <w:rPr>
          <w:rFonts w:ascii="Times New Roman" w:hAnsi="Times New Roman" w:hint="eastAsia"/>
          <w:szCs w:val="20"/>
        </w:rPr>
        <w:t xml:space="preserve">----------------------------------------------------Start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4E415F6E" w14:textId="053F2DB3" w:rsidR="00982E91" w:rsidRPr="00982E91" w:rsidRDefault="00982E91" w:rsidP="00982E91">
      <w:pPr>
        <w:rPr>
          <w:szCs w:val="20"/>
        </w:rPr>
      </w:pPr>
      <w:r w:rsidRPr="00982E91">
        <w:rPr>
          <w:szCs w:val="20"/>
        </w:rPr>
        <w:lastRenderedPageBreak/>
        <w:t xml:space="preserve">The UE indicates the number of supported simultaneous CSI calculations </w:t>
      </w:r>
      <w:r w:rsidR="001B7BF2">
        <w:rPr>
          <w:position w:val="-12"/>
          <w:szCs w:val="20"/>
        </w:rPr>
        <w:pict w14:anchorId="6188F62C">
          <v:shape id="_x0000_i1086" type="#_x0000_t75" style="width:28pt;height:18.4pt">
            <v:imagedata r:id="rId850" o:title=""/>
          </v:shape>
        </w:pict>
      </w:r>
      <w:r w:rsidRPr="00982E91">
        <w:rPr>
          <w:szCs w:val="20"/>
        </w:rPr>
        <w:fldChar w:fldCharType="begin"/>
      </w:r>
      <w:r w:rsidRPr="00982E91">
        <w:rPr>
          <w:szCs w:val="20"/>
        </w:rPr>
        <w:instrText xml:space="preserve"> QUOTE </w:instrText>
      </w:r>
      <m:oMath>
        <m:sSub>
          <m:sSubPr>
            <m:ctrlPr>
              <w:rPr>
                <w:rFonts w:ascii="Cambria Math" w:hAnsi="Cambria Math"/>
                <w:i/>
              </w:rPr>
            </m:ctrlPr>
          </m:sSubPr>
          <m:e>
            <m:r>
              <m:rPr>
                <m:sty m:val="p"/>
              </m:rPr>
              <w:rPr>
                <w:rFonts w:ascii="Cambria Math" w:hAnsi="Cambria Math"/>
              </w:rPr>
              <m:t>N</m:t>
            </m:r>
          </m:e>
          <m:sub>
            <m:r>
              <m:rPr>
                <m:sty m:val="p"/>
              </m:rPr>
              <w:rPr>
                <w:rFonts w:ascii="Cambria Math" w:hAnsi="Cambria Math"/>
              </w:rPr>
              <m:t>CPU</m:t>
            </m:r>
          </m:sub>
        </m:sSub>
      </m:oMath>
      <w:r w:rsidRPr="00982E91">
        <w:rPr>
          <w:szCs w:val="20"/>
        </w:rPr>
        <w:instrText xml:space="preserve"> </w:instrText>
      </w:r>
      <w:r w:rsidRPr="00982E91">
        <w:rPr>
          <w:szCs w:val="20"/>
        </w:rPr>
        <w:fldChar w:fldCharType="end"/>
      </w:r>
      <w:r w:rsidRPr="00982E91">
        <w:rPr>
          <w:szCs w:val="20"/>
        </w:rPr>
        <w:t xml:space="preserve">. If a UE supports </w:t>
      </w:r>
      <w:r w:rsidRPr="00982E91">
        <w:rPr>
          <w:szCs w:val="20"/>
        </w:rPr>
        <w:fldChar w:fldCharType="begin"/>
      </w:r>
      <w:r w:rsidRPr="00982E91">
        <w:rPr>
          <w:szCs w:val="20"/>
        </w:rPr>
        <w:instrText xml:space="preserve"> QUOTE </w:instrText>
      </w:r>
      <m:oMath>
        <m:sSub>
          <m:sSubPr>
            <m:ctrlPr>
              <w:rPr>
                <w:rFonts w:ascii="Cambria Math" w:hAnsi="Cambria Math"/>
                <w:i/>
              </w:rPr>
            </m:ctrlPr>
          </m:sSubPr>
          <m:e>
            <m:r>
              <m:rPr>
                <m:sty m:val="p"/>
              </m:rPr>
              <w:rPr>
                <w:rFonts w:ascii="Cambria Math" w:hAnsi="Cambria Math"/>
              </w:rPr>
              <m:t>N</m:t>
            </m:r>
          </m:e>
          <m:sub>
            <m:r>
              <m:rPr>
                <m:sty m:val="p"/>
              </m:rPr>
              <w:rPr>
                <w:rFonts w:ascii="Cambria Math" w:hAnsi="Cambria Math"/>
              </w:rPr>
              <m:t>CPU</m:t>
            </m:r>
          </m:sub>
        </m:sSub>
      </m:oMath>
      <w:r w:rsidRPr="00982E91">
        <w:rPr>
          <w:szCs w:val="20"/>
        </w:rPr>
        <w:instrText xml:space="preserve"> </w:instrText>
      </w:r>
      <w:r w:rsidRPr="00982E91">
        <w:rPr>
          <w:szCs w:val="20"/>
        </w:rPr>
        <w:fldChar w:fldCharType="separate"/>
      </w:r>
      <w:r w:rsidR="001B7BF2">
        <w:rPr>
          <w:position w:val="-12"/>
          <w:szCs w:val="20"/>
        </w:rPr>
        <w:pict w14:anchorId="40FA3E66">
          <v:shape id="_x0000_i1087" type="#_x0000_t75" style="width:28pt;height:18.4pt">
            <v:imagedata r:id="rId850" o:title=""/>
          </v:shape>
        </w:pict>
      </w:r>
      <w:r w:rsidRPr="00982E91">
        <w:rPr>
          <w:szCs w:val="20"/>
        </w:rPr>
        <w:fldChar w:fldCharType="end"/>
      </w:r>
      <w:r w:rsidRPr="00982E91">
        <w:rPr>
          <w:szCs w:val="20"/>
        </w:rPr>
        <w:t xml:space="preserve"> simultaneous CSI calculations it is said to have </w:t>
      </w:r>
      <w:r w:rsidRPr="00982E91">
        <w:rPr>
          <w:szCs w:val="20"/>
        </w:rPr>
        <w:fldChar w:fldCharType="begin"/>
      </w:r>
      <w:r w:rsidRPr="00982E91">
        <w:rPr>
          <w:szCs w:val="20"/>
        </w:rPr>
        <w:instrText xml:space="preserve"> QUOTE </w:instrText>
      </w:r>
      <m:oMath>
        <m:sSub>
          <m:sSubPr>
            <m:ctrlPr>
              <w:rPr>
                <w:rFonts w:ascii="Cambria Math" w:hAnsi="Cambria Math"/>
                <w:i/>
              </w:rPr>
            </m:ctrlPr>
          </m:sSubPr>
          <m:e>
            <m:r>
              <m:rPr>
                <m:sty m:val="p"/>
              </m:rPr>
              <w:rPr>
                <w:rFonts w:ascii="Cambria Math" w:hAnsi="Cambria Math"/>
              </w:rPr>
              <m:t>N</m:t>
            </m:r>
          </m:e>
          <m:sub>
            <m:r>
              <m:rPr>
                <m:sty m:val="p"/>
              </m:rPr>
              <w:rPr>
                <w:rFonts w:ascii="Cambria Math" w:hAnsi="Cambria Math"/>
              </w:rPr>
              <m:t>CPU</m:t>
            </m:r>
          </m:sub>
        </m:sSub>
      </m:oMath>
      <w:r w:rsidRPr="00982E91">
        <w:rPr>
          <w:szCs w:val="20"/>
        </w:rPr>
        <w:instrText xml:space="preserve"> </w:instrText>
      </w:r>
      <w:r w:rsidRPr="00982E91">
        <w:rPr>
          <w:szCs w:val="20"/>
        </w:rPr>
        <w:fldChar w:fldCharType="separate"/>
      </w:r>
      <w:r w:rsidR="001B7BF2">
        <w:rPr>
          <w:position w:val="-12"/>
          <w:szCs w:val="20"/>
        </w:rPr>
        <w:pict w14:anchorId="2B1DF98C">
          <v:shape id="_x0000_i1088" type="#_x0000_t75" style="width:28pt;height:18.4pt">
            <v:imagedata r:id="rId850" o:title=""/>
          </v:shape>
        </w:pict>
      </w:r>
      <w:r w:rsidRPr="00982E91">
        <w:rPr>
          <w:szCs w:val="20"/>
        </w:rPr>
        <w:fldChar w:fldCharType="end"/>
      </w:r>
      <w:r w:rsidRPr="00982E91">
        <w:rPr>
          <w:szCs w:val="20"/>
        </w:rPr>
        <w:t xml:space="preserve"> CSI processing units for processing CSI reports across all configured cells. If </w:t>
      </w:r>
      <w:r w:rsidRPr="00982E91">
        <w:rPr>
          <w:i/>
          <w:szCs w:val="20"/>
        </w:rPr>
        <w:t>L</w:t>
      </w:r>
      <w:r w:rsidRPr="00982E91">
        <w:rPr>
          <w:szCs w:val="20"/>
        </w:rPr>
        <w:t xml:space="preserve"> CPUs are occupied for calculation of CSI reports in a given OFDM symbol, the UE has </w:t>
      </w:r>
      <w:r w:rsidRPr="00982E91">
        <w:rPr>
          <w:szCs w:val="20"/>
        </w:rPr>
        <w:fldChar w:fldCharType="begin"/>
      </w:r>
      <w:r w:rsidRPr="00982E91">
        <w:rPr>
          <w:szCs w:val="20"/>
        </w:rPr>
        <w:instrText xml:space="preserve"> QUOTE </w:instrText>
      </w:r>
      <m:oMath>
        <m:sSub>
          <m:sSubPr>
            <m:ctrlPr>
              <w:rPr>
                <w:rFonts w:ascii="Cambria Math" w:hAnsi="Cambria Math"/>
                <w:i/>
              </w:rPr>
            </m:ctrlPr>
          </m:sSubPr>
          <m:e>
            <m:r>
              <m:rPr>
                <m:sty m:val="p"/>
              </m:rPr>
              <w:rPr>
                <w:rFonts w:ascii="Cambria Math" w:hAnsi="Cambria Math"/>
              </w:rPr>
              <m:t>N</m:t>
            </m:r>
          </m:e>
          <m:sub>
            <m:r>
              <m:rPr>
                <m:sty m:val="p"/>
              </m:rPr>
              <w:rPr>
                <w:rFonts w:ascii="Cambria Math" w:hAnsi="Cambria Math"/>
              </w:rPr>
              <m:t>CPU</m:t>
            </m:r>
          </m:sub>
        </m:sSub>
        <m:r>
          <m:rPr>
            <m:sty m:val="p"/>
          </m:rPr>
          <w:rPr>
            <w:rFonts w:ascii="Cambria Math" w:hAnsi="Cambria Math"/>
          </w:rPr>
          <m:t>-L</m:t>
        </m:r>
      </m:oMath>
      <w:r w:rsidRPr="00982E91">
        <w:rPr>
          <w:szCs w:val="20"/>
        </w:rPr>
        <w:instrText xml:space="preserve"> </w:instrText>
      </w:r>
      <w:r w:rsidRPr="00982E91">
        <w:rPr>
          <w:szCs w:val="20"/>
        </w:rPr>
        <w:fldChar w:fldCharType="separate"/>
      </w:r>
      <w:r w:rsidR="001B7BF2">
        <w:rPr>
          <w:position w:val="-12"/>
          <w:szCs w:val="20"/>
        </w:rPr>
        <w:pict w14:anchorId="0774401D">
          <v:shape id="_x0000_i1089" type="#_x0000_t75" style="width:47.2pt;height:18.4pt">
            <v:imagedata r:id="rId851" o:title=""/>
          </v:shape>
        </w:pict>
      </w:r>
      <w:r w:rsidRPr="00982E91">
        <w:rPr>
          <w:szCs w:val="20"/>
        </w:rPr>
        <w:fldChar w:fldCharType="end"/>
      </w:r>
      <w:r w:rsidRPr="00982E91">
        <w:rPr>
          <w:szCs w:val="20"/>
        </w:rPr>
        <w:t xml:space="preserve"> unoccupied CPUs. If a UE receives an aperiodic CSI request for </w:t>
      </w:r>
      <w:r w:rsidRPr="00982E91">
        <w:rPr>
          <w:i/>
          <w:szCs w:val="20"/>
        </w:rPr>
        <w:t>N</w:t>
      </w:r>
      <w:r w:rsidRPr="00982E91">
        <w:rPr>
          <w:szCs w:val="20"/>
        </w:rPr>
        <w:t xml:space="preserve"> CSI reports, where each CSI report </w:t>
      </w:r>
      <w:r w:rsidR="001B7BF2">
        <w:rPr>
          <w:position w:val="-10"/>
          <w:szCs w:val="20"/>
        </w:rPr>
        <w:pict w14:anchorId="4EB7C28E">
          <v:shape id="_x0000_i1090" type="#_x0000_t75" style="width:69.6pt;height:16pt">
            <v:imagedata r:id="rId852" o:title=""/>
          </v:shape>
        </w:pict>
      </w:r>
      <w:r w:rsidRPr="00982E91">
        <w:rPr>
          <w:szCs w:val="20"/>
        </w:rPr>
        <w:fldChar w:fldCharType="begin"/>
      </w:r>
      <w:r w:rsidRPr="00982E91">
        <w:rPr>
          <w:szCs w:val="20"/>
        </w:rPr>
        <w:instrText xml:space="preserve"> QUOTE </w:instrText>
      </w:r>
      <m:oMath>
        <m:r>
          <m:rPr>
            <m:sty m:val="p"/>
          </m:rPr>
          <w:rPr>
            <w:rFonts w:ascii="Cambria Math" w:hAnsi="Cambria Math"/>
          </w:rPr>
          <m:t>n=0, …, N-1</m:t>
        </m:r>
      </m:oMath>
      <w:r w:rsidRPr="00982E91">
        <w:rPr>
          <w:szCs w:val="20"/>
        </w:rPr>
        <w:instrText xml:space="preserve"> </w:instrText>
      </w:r>
      <w:r w:rsidRPr="00982E91">
        <w:rPr>
          <w:szCs w:val="20"/>
        </w:rPr>
        <w:fldChar w:fldCharType="end"/>
      </w:r>
      <w:r w:rsidRPr="00982E91">
        <w:rPr>
          <w:szCs w:val="20"/>
        </w:rPr>
        <w:t xml:space="preserve"> </w:t>
      </w:r>
      <w:r w:rsidRPr="00982E91">
        <w:rPr>
          <w:strike/>
          <w:color w:val="FF0000"/>
          <w:szCs w:val="20"/>
        </w:rPr>
        <w:t xml:space="preserve">has </w:t>
      </w:r>
      <w:r w:rsidR="001B7BF2">
        <w:rPr>
          <w:color w:val="FF0000"/>
          <w:position w:val="-12"/>
          <w:szCs w:val="20"/>
          <w:u w:val="single"/>
        </w:rPr>
        <w:pict w14:anchorId="499BE525">
          <v:shape id="_x0000_i1091" type="#_x0000_t75" style="width:28pt;height:18.4pt">
            <v:imagedata r:id="rId853" o:title=""/>
          </v:shape>
        </w:pict>
      </w:r>
      <w:r w:rsidRPr="00982E91">
        <w:rPr>
          <w:strike/>
          <w:color w:val="FF0000"/>
          <w:szCs w:val="20"/>
        </w:rPr>
        <w:fldChar w:fldCharType="begin"/>
      </w:r>
      <w:r w:rsidRPr="00982E91">
        <w:rPr>
          <w:strike/>
          <w:color w:val="FF0000"/>
          <w:szCs w:val="20"/>
        </w:rPr>
        <w:instrText xml:space="preserve"> QUOTE </w:instrText>
      </w:r>
      <m:oMath>
        <m:sSubSup>
          <m:sSubSupPr>
            <m:ctrlPr>
              <w:rPr>
                <w:rFonts w:ascii="Cambria Math" w:hAnsi="Cambria Math"/>
                <w:i/>
                <w:strike/>
                <w:color w:val="FF0000"/>
              </w:rPr>
            </m:ctrlPr>
          </m:sSubSupPr>
          <m:e>
            <m:r>
              <m:rPr>
                <m:sty m:val="p"/>
              </m:rPr>
              <w:rPr>
                <w:rFonts w:ascii="Cambria Math" w:hAnsi="Cambria Math"/>
                <w:strike/>
                <w:color w:val="FF0000"/>
              </w:rPr>
              <m:t>K</m:t>
            </m:r>
          </m:e>
          <m:sub>
            <m:r>
              <m:rPr>
                <m:sty m:val="p"/>
              </m:rPr>
              <w:rPr>
                <w:rFonts w:ascii="Cambria Math" w:hAnsi="Cambria Math"/>
                <w:strike/>
                <w:color w:val="FF0000"/>
              </w:rPr>
              <m:t>s</m:t>
            </m:r>
          </m:sub>
          <m:sup>
            <m:r>
              <m:rPr>
                <m:sty m:val="p"/>
              </m:rPr>
              <w:rPr>
                <w:rFonts w:ascii="Cambria Math" w:hAnsi="Cambria Math"/>
                <w:strike/>
                <w:color w:val="FF0000"/>
              </w:rPr>
              <m:t>(n)</m:t>
            </m:r>
          </m:sup>
        </m:sSubSup>
      </m:oMath>
      <w:r w:rsidRPr="00982E91">
        <w:rPr>
          <w:strike/>
          <w:color w:val="FF0000"/>
          <w:szCs w:val="20"/>
        </w:rPr>
        <w:instrText xml:space="preserve"> </w:instrText>
      </w:r>
      <w:r w:rsidRPr="00982E91">
        <w:rPr>
          <w:strike/>
          <w:color w:val="FF0000"/>
          <w:szCs w:val="20"/>
        </w:rPr>
        <w:fldChar w:fldCharType="end"/>
      </w:r>
      <w:r w:rsidRPr="00982E91">
        <w:rPr>
          <w:strike/>
          <w:color w:val="FF0000"/>
          <w:szCs w:val="20"/>
        </w:rPr>
        <w:t>CSI-RS resources in the CSI-RS resource set for channel measurement</w:t>
      </w:r>
      <w:r w:rsidRPr="00982E91">
        <w:rPr>
          <w:color w:val="FF0000"/>
          <w:szCs w:val="20"/>
        </w:rPr>
        <w:t xml:space="preserve">corresponds to </w:t>
      </w:r>
      <w:r w:rsidR="001B7BF2">
        <w:rPr>
          <w:position w:val="-12"/>
          <w:szCs w:val="20"/>
        </w:rPr>
        <w:pict w14:anchorId="3F6B6D34">
          <v:shape id="_x0000_i1092" type="#_x0000_t75" style="width:26.4pt;height:18.4pt">
            <v:imagedata r:id="rId854" o:title=""/>
          </v:shape>
        </w:pict>
      </w:r>
      <w:r w:rsidRPr="00982E91">
        <w:rPr>
          <w:szCs w:val="20"/>
        </w:rPr>
        <w:t xml:space="preserve"> </w:t>
      </w:r>
      <w:r w:rsidRPr="00982E91">
        <w:rPr>
          <w:color w:val="FF0000"/>
          <w:szCs w:val="20"/>
        </w:rPr>
        <w:t xml:space="preserve">the </w:t>
      </w:r>
      <w:r w:rsidRPr="00982E91">
        <w:rPr>
          <w:szCs w:val="20"/>
        </w:rPr>
        <w:t xml:space="preserve">UE is not required to update the </w:t>
      </w:r>
      <w:r w:rsidR="001B7BF2">
        <w:rPr>
          <w:position w:val="-6"/>
          <w:szCs w:val="20"/>
        </w:rPr>
        <w:pict w14:anchorId="081A648B">
          <v:shape id="_x0000_i1093" type="#_x0000_t75" style="width:36pt;height:14.4pt">
            <v:imagedata r:id="rId855" o:title=""/>
          </v:shape>
        </w:pict>
      </w:r>
      <w:r w:rsidRPr="00982E91">
        <w:rPr>
          <w:szCs w:val="20"/>
        </w:rPr>
        <w:fldChar w:fldCharType="begin"/>
      </w:r>
      <w:r w:rsidRPr="00982E91">
        <w:rPr>
          <w:szCs w:val="20"/>
        </w:rPr>
        <w:instrText xml:space="preserve"> QUOTE </w:instrText>
      </w:r>
      <m:oMath>
        <m:r>
          <m:rPr>
            <m:sty m:val="p"/>
          </m:rPr>
          <w:rPr>
            <w:rFonts w:ascii="Cambria Math" w:hAnsi="Cambria Math"/>
          </w:rPr>
          <m:t>N-M</m:t>
        </m:r>
      </m:oMath>
      <w:r w:rsidRPr="00982E91">
        <w:rPr>
          <w:szCs w:val="20"/>
        </w:rPr>
        <w:instrText xml:space="preserve"> </w:instrText>
      </w:r>
      <w:r w:rsidRPr="00982E91">
        <w:rPr>
          <w:szCs w:val="20"/>
        </w:rPr>
        <w:fldChar w:fldCharType="end"/>
      </w:r>
      <w:r w:rsidRPr="00982E91">
        <w:rPr>
          <w:szCs w:val="20"/>
        </w:rPr>
        <w:t xml:space="preserve"> requested CSI reports with lowest priority (according to Subclause 5.2.5), where </w:t>
      </w:r>
      <w:r w:rsidR="001B7BF2">
        <w:rPr>
          <w:position w:val="-6"/>
          <w:szCs w:val="20"/>
        </w:rPr>
        <w:pict w14:anchorId="2D770C2D">
          <v:shape id="_x0000_i1094" type="#_x0000_t75" style="width:54.4pt;height:14.4pt">
            <v:imagedata r:id="rId856" o:title=""/>
          </v:shape>
        </w:pict>
      </w:r>
      <w:r w:rsidRPr="00982E91">
        <w:rPr>
          <w:szCs w:val="20"/>
        </w:rPr>
        <w:t xml:space="preserve"> </w:t>
      </w:r>
      <w:r w:rsidRPr="00982E91">
        <w:rPr>
          <w:szCs w:val="20"/>
        </w:rPr>
        <w:fldChar w:fldCharType="begin"/>
      </w:r>
      <w:r w:rsidRPr="00982E91">
        <w:rPr>
          <w:szCs w:val="20"/>
        </w:rPr>
        <w:instrText xml:space="preserve"> QUOTE </w:instrText>
      </w:r>
      <m:oMath>
        <m:r>
          <m:rPr>
            <m:sty m:val="p"/>
          </m:rPr>
          <w:rPr>
            <w:rFonts w:ascii="Cambria Math" w:hAnsi="Cambria Math"/>
          </w:rPr>
          <m:t xml:space="preserve">0≤M≤N </m:t>
        </m:r>
      </m:oMath>
      <w:r w:rsidRPr="00982E91">
        <w:rPr>
          <w:szCs w:val="20"/>
        </w:rPr>
        <w:instrText xml:space="preserve"> </w:instrText>
      </w:r>
      <w:r w:rsidRPr="00982E91">
        <w:rPr>
          <w:szCs w:val="20"/>
        </w:rPr>
        <w:fldChar w:fldCharType="end"/>
      </w:r>
      <w:r w:rsidRPr="00982E91">
        <w:rPr>
          <w:szCs w:val="20"/>
        </w:rPr>
        <w:t xml:space="preserve">is the largest value such that </w:t>
      </w:r>
      <w:r w:rsidR="001B7BF2">
        <w:rPr>
          <w:color w:val="FF0000"/>
          <w:position w:val="-14"/>
          <w:szCs w:val="20"/>
          <w:u w:val="single"/>
        </w:rPr>
        <w:pict w14:anchorId="612BB4CC">
          <v:shape id="_x0000_i1095" type="#_x0000_t75" style="width:136pt;height:20.8pt">
            <v:imagedata r:id="rId857" o:title=""/>
          </v:shape>
        </w:pict>
      </w:r>
      <w:r w:rsidRPr="00982E91">
        <w:rPr>
          <w:szCs w:val="20"/>
        </w:rPr>
        <w:fldChar w:fldCharType="begin"/>
      </w:r>
      <w:r w:rsidRPr="00982E91">
        <w:rPr>
          <w:szCs w:val="20"/>
        </w:rPr>
        <w:instrText xml:space="preserve"> QUOTE </w:instrText>
      </w:r>
      <m:oMath>
        <m:nary>
          <m:naryPr>
            <m:chr m:val="∑"/>
            <m:limLoc m:val="subSup"/>
            <m:ctrlPr>
              <w:rPr>
                <w:rFonts w:ascii="Cambria Math" w:hAnsi="Cambria Math"/>
                <w:i/>
              </w:rPr>
            </m:ctrlPr>
          </m:naryPr>
          <m:sub>
            <m:r>
              <m:rPr>
                <m:sty m:val="p"/>
              </m:rPr>
              <w:rPr>
                <w:rFonts w:ascii="Cambria Math" w:hAnsi="Cambria Math"/>
              </w:rPr>
              <m:t>n=0</m:t>
            </m:r>
          </m:sub>
          <m:sup>
            <m:r>
              <m:rPr>
                <m:sty m:val="p"/>
              </m:rPr>
              <w:rPr>
                <w:rFonts w:ascii="Cambria Math" w:hAnsi="Cambria Math"/>
              </w:rPr>
              <m:t>M</m:t>
            </m:r>
          </m:sup>
          <m:e>
            <m:sSubSup>
              <m:sSubSupPr>
                <m:ctrlPr>
                  <w:rPr>
                    <w:rFonts w:ascii="Cambria Math" w:hAnsi="Cambria Math"/>
                    <w:i/>
                    <w:strike/>
                    <w:color w:val="FF0000"/>
                  </w:rPr>
                </m:ctrlPr>
              </m:sSubSupPr>
              <m:e>
                <m:r>
                  <m:rPr>
                    <m:sty m:val="p"/>
                  </m:rPr>
                  <w:rPr>
                    <w:rFonts w:ascii="Cambria Math" w:hAnsi="Cambria Math"/>
                    <w:strike/>
                    <w:color w:val="FF0000"/>
                  </w:rPr>
                  <m:t>K</m:t>
                </m:r>
              </m:e>
              <m:sub>
                <m:r>
                  <m:rPr>
                    <m:sty m:val="p"/>
                  </m:rPr>
                  <w:rPr>
                    <w:rFonts w:ascii="Cambria Math" w:hAnsi="Cambria Math"/>
                    <w:strike/>
                    <w:color w:val="FF0000"/>
                  </w:rPr>
                  <m:t>s</m:t>
                </m:r>
              </m:sub>
              <m:sup>
                <m:r>
                  <m:rPr>
                    <m:sty m:val="p"/>
                  </m:rPr>
                  <w:rPr>
                    <w:rFonts w:ascii="Cambria Math" w:hAnsi="Cambria Math"/>
                    <w:strike/>
                    <w:color w:val="FF0000"/>
                  </w:rPr>
                  <m:t>(n)</m:t>
                </m:r>
              </m:sup>
            </m:sSubSup>
            <m:sSubSup>
              <m:sSubSupPr>
                <m:ctrlPr>
                  <w:rPr>
                    <w:rFonts w:ascii="Cambria Math" w:hAnsi="Cambria Math"/>
                    <w:i/>
                  </w:rPr>
                </m:ctrlPr>
              </m:sSubSupPr>
              <m:e>
                <m:r>
                  <m:rPr>
                    <m:sty m:val="p"/>
                  </m:rPr>
                  <w:rPr>
                    <w:rFonts w:ascii="Cambria Math" w:hAnsi="Cambria Math"/>
                  </w:rPr>
                  <m:t>O</m:t>
                </m:r>
              </m:e>
              <m:sub>
                <m:r>
                  <m:rPr>
                    <m:sty m:val="p"/>
                  </m:rPr>
                  <w:rPr>
                    <w:rFonts w:ascii="Cambria Math" w:hAnsi="Cambria Math"/>
                  </w:rPr>
                  <m:t>CPU</m:t>
                </m:r>
              </m:sub>
              <m:sup>
                <m:r>
                  <m:rPr>
                    <m:sty m:val="p"/>
                  </m:rPr>
                  <w:rPr>
                    <w:rFonts w:ascii="Cambria Math" w:hAnsi="Cambria Math"/>
                  </w:rPr>
                  <m:t>(n)</m:t>
                </m:r>
              </m:sup>
            </m:sSubSup>
          </m:e>
        </m:nary>
        <m:r>
          <m:rPr>
            <m:sty m:val="p"/>
          </m:rPr>
          <w:rPr>
            <w:rFonts w:ascii="Cambria Math" w:hAnsi="Cambria Math"/>
          </w:rPr>
          <m:t>≤</m:t>
        </m:r>
        <m:sSub>
          <m:sSubPr>
            <m:ctrlPr>
              <w:rPr>
                <w:rFonts w:ascii="Cambria Math" w:hAnsi="Cambria Math"/>
                <w:i/>
              </w:rPr>
            </m:ctrlPr>
          </m:sSubPr>
          <m:e>
            <m:r>
              <m:rPr>
                <m:sty m:val="p"/>
              </m:rPr>
              <w:rPr>
                <w:rFonts w:ascii="Cambria Math" w:hAnsi="Cambria Math"/>
              </w:rPr>
              <m:t>N</m:t>
            </m:r>
          </m:e>
          <m:sub>
            <m:r>
              <m:rPr>
                <m:sty m:val="p"/>
              </m:rPr>
              <w:rPr>
                <w:rFonts w:ascii="Cambria Math" w:hAnsi="Cambria Math"/>
              </w:rPr>
              <m:t>CPU</m:t>
            </m:r>
          </m:sub>
        </m:sSub>
        <m:r>
          <m:rPr>
            <m:sty m:val="p"/>
          </m:rPr>
          <w:rPr>
            <w:rFonts w:ascii="Cambria Math" w:hAnsi="Cambria Math"/>
          </w:rPr>
          <m:t>-L</m:t>
        </m:r>
      </m:oMath>
      <w:r w:rsidRPr="00982E91">
        <w:rPr>
          <w:szCs w:val="20"/>
        </w:rPr>
        <w:instrText xml:space="preserve"> </w:instrText>
      </w:r>
      <w:r w:rsidRPr="00982E91">
        <w:rPr>
          <w:szCs w:val="20"/>
        </w:rPr>
        <w:fldChar w:fldCharType="end"/>
      </w:r>
      <w:r w:rsidRPr="00982E91">
        <w:rPr>
          <w:szCs w:val="20"/>
        </w:rPr>
        <w:t xml:space="preserve"> holds. </w:t>
      </w:r>
    </w:p>
    <w:p w14:paraId="3CF6E3E4" w14:textId="3FBB7A25" w:rsidR="00982E91" w:rsidRPr="00982E91" w:rsidRDefault="00982E91" w:rsidP="00982E91">
      <w:pPr>
        <w:rPr>
          <w:szCs w:val="20"/>
        </w:rPr>
      </w:pPr>
      <w:r w:rsidRPr="00982E91">
        <w:rPr>
          <w:szCs w:val="20"/>
        </w:rPr>
        <w:t xml:space="preserve">The UE is not required to update a periodic or semi-persistent CSI report if </w:t>
      </w:r>
      <w:r w:rsidR="001B7BF2">
        <w:rPr>
          <w:position w:val="-12"/>
          <w:szCs w:val="20"/>
        </w:rPr>
        <w:pict w14:anchorId="38ECB236">
          <v:shape id="_x0000_i1096" type="#_x0000_t75" style="width:108.8pt;height:18.4pt">
            <v:imagedata r:id="rId858" o:title=""/>
          </v:shape>
        </w:pict>
      </w:r>
      <w:r w:rsidRPr="00982E91">
        <w:rPr>
          <w:szCs w:val="20"/>
        </w:rPr>
        <w:fldChar w:fldCharType="begin"/>
      </w:r>
      <w:r w:rsidRPr="00982E91">
        <w:rPr>
          <w:szCs w:val="20"/>
        </w:rPr>
        <w:instrText xml:space="preserve"> QUOTE </w:instrText>
      </w:r>
      <m:oMath>
        <m:sSub>
          <m:sSubPr>
            <m:ctrlPr>
              <w:rPr>
                <w:rFonts w:ascii="Cambria Math" w:hAnsi="Cambria Math"/>
                <w:i/>
              </w:rPr>
            </m:ctrlPr>
          </m:sSubPr>
          <m:e>
            <m:r>
              <m:rPr>
                <m:sty m:val="p"/>
              </m:rPr>
              <w:rPr>
                <w:rFonts w:ascii="Cambria Math" w:hAnsi="Cambria Math"/>
              </w:rPr>
              <m:t>N</m:t>
            </m:r>
          </m:e>
          <m:sub>
            <m:r>
              <m:rPr>
                <m:sty m:val="p"/>
              </m:rPr>
              <w:rPr>
                <w:rFonts w:ascii="Cambria Math" w:hAnsi="Cambria Math"/>
              </w:rPr>
              <m:t>CPU</m:t>
            </m:r>
          </m:sub>
        </m:sSub>
        <m:r>
          <m:rPr>
            <m:sty m:val="p"/>
          </m:rPr>
          <w:rPr>
            <w:rFonts w:ascii="Cambria Math" w:hAnsi="Cambria Math"/>
          </w:rPr>
          <m:t>-L</m:t>
        </m:r>
        <m:r>
          <m:rPr>
            <m:sty m:val="p"/>
          </m:rPr>
          <w:rPr>
            <w:rFonts w:ascii="Cambria Math" w:hAnsi="Cambria Math"/>
            <w:strike/>
            <w:color w:val="FF0000"/>
          </w:rPr>
          <m:t>≤</m:t>
        </m:r>
        <m:sSub>
          <m:sSubPr>
            <m:ctrlPr>
              <w:rPr>
                <w:rFonts w:ascii="Cambria Math" w:hAnsi="Cambria Math"/>
                <w:i/>
                <w:strike/>
                <w:color w:val="FF0000"/>
              </w:rPr>
            </m:ctrlPr>
          </m:sSubPr>
          <m:e>
            <m:r>
              <m:rPr>
                <m:sty m:val="p"/>
              </m:rPr>
              <w:rPr>
                <w:rFonts w:ascii="Cambria Math" w:hAnsi="Cambria Math"/>
                <w:strike/>
                <w:color w:val="FF0000"/>
              </w:rPr>
              <m:t>K</m:t>
            </m:r>
          </m:e>
          <m:sub>
            <m:r>
              <m:rPr>
                <m:sty m:val="p"/>
              </m:rPr>
              <w:rPr>
                <w:rFonts w:ascii="Cambria Math" w:hAnsi="Cambria Math"/>
                <w:strike/>
                <w:color w:val="FF0000"/>
              </w:rPr>
              <m:t>s</m:t>
            </m:r>
          </m:sub>
        </m:sSub>
        <m:sSub>
          <m:sSubPr>
            <m:ctrlPr>
              <w:rPr>
                <w:rFonts w:ascii="Cambria Math" w:hAnsi="Cambria Math"/>
                <w:i/>
              </w:rPr>
            </m:ctrlPr>
          </m:sSubPr>
          <m:e>
            <m:r>
              <m:rPr>
                <m:sty m:val="p"/>
              </m:rPr>
              <w:rPr>
                <w:rFonts w:ascii="Cambria Math" w:hAnsi="Cambria Math"/>
              </w:rPr>
              <m:t>&lt;O</m:t>
            </m:r>
          </m:e>
          <m:sub>
            <m:r>
              <m:rPr>
                <m:sty m:val="p"/>
              </m:rPr>
              <w:rPr>
                <w:rFonts w:ascii="Cambria Math" w:hAnsi="Cambria Math"/>
              </w:rPr>
              <m:t>CPU</m:t>
            </m:r>
          </m:sub>
        </m:sSub>
      </m:oMath>
      <w:r w:rsidRPr="00982E91">
        <w:rPr>
          <w:szCs w:val="20"/>
        </w:rPr>
        <w:instrText xml:space="preserve"> </w:instrText>
      </w:r>
      <w:r w:rsidRPr="00982E91">
        <w:rPr>
          <w:szCs w:val="20"/>
        </w:rPr>
        <w:fldChar w:fldCharType="end"/>
      </w:r>
      <w:r w:rsidRPr="00982E91">
        <w:rPr>
          <w:szCs w:val="20"/>
        </w:rPr>
        <w:t xml:space="preserve"> on the earliest one of the first symbol of the latest CSI-RS/CSI-RS resource earlier than the corresponding CSI reference resource of the CSI report. </w:t>
      </w:r>
    </w:p>
    <w:p w14:paraId="66916F01" w14:textId="77777777" w:rsidR="00982E91" w:rsidRPr="00982E91" w:rsidRDefault="00982E91" w:rsidP="00982E91">
      <w:pPr>
        <w:ind w:left="720" w:hanging="720"/>
        <w:rPr>
          <w:szCs w:val="20"/>
        </w:rPr>
      </w:pPr>
      <w:r w:rsidRPr="00982E91">
        <w:rPr>
          <w:szCs w:val="20"/>
        </w:rPr>
        <w:t>Processing of a CSI report occupies a number of CPUs for a number of symbols as follows:</w:t>
      </w:r>
    </w:p>
    <w:p w14:paraId="745C56A5" w14:textId="05C1E8A4" w:rsidR="00982E91" w:rsidRPr="00982E91" w:rsidRDefault="00982E91" w:rsidP="00982E91">
      <w:pPr>
        <w:ind w:left="567" w:hanging="283"/>
        <w:rPr>
          <w:color w:val="FF0000"/>
          <w:szCs w:val="20"/>
        </w:rPr>
      </w:pPr>
      <w:r w:rsidRPr="00982E91">
        <w:rPr>
          <w:szCs w:val="20"/>
        </w:rPr>
        <w:t>-</w:t>
      </w:r>
      <w:r w:rsidRPr="00982E91">
        <w:rPr>
          <w:szCs w:val="20"/>
        </w:rPr>
        <w:tab/>
      </w:r>
      <w:r w:rsidR="001B7BF2">
        <w:rPr>
          <w:position w:val="-12"/>
          <w:szCs w:val="20"/>
        </w:rPr>
        <w:pict w14:anchorId="5E7577AA">
          <v:shape id="_x0000_i1097" type="#_x0000_t75" style="width:45.6pt;height:18.4pt">
            <v:imagedata r:id="rId859" o:title=""/>
          </v:shape>
        </w:pict>
      </w:r>
      <w:r w:rsidRPr="00982E91">
        <w:rPr>
          <w:color w:val="FF0000"/>
          <w:szCs w:val="20"/>
        </w:rPr>
        <w:fldChar w:fldCharType="begin"/>
      </w:r>
      <w:r w:rsidRPr="00982E91">
        <w:rPr>
          <w:color w:val="FF0000"/>
          <w:szCs w:val="20"/>
        </w:rPr>
        <w:instrText xml:space="preserve"> QUOTE </w:instrText>
      </w:r>
      <m:oMath>
        <m:sSub>
          <m:sSubPr>
            <m:ctrlPr>
              <w:rPr>
                <w:rFonts w:ascii="Cambria Math" w:hAnsi="Cambria Math"/>
                <w:i/>
                <w:color w:val="FF0000"/>
              </w:rPr>
            </m:ctrlPr>
          </m:sSubPr>
          <m:e>
            <m:r>
              <m:rPr>
                <m:sty m:val="p"/>
              </m:rPr>
              <w:rPr>
                <w:rFonts w:ascii="Cambria Math" w:hAnsi="Cambria Math"/>
                <w:color w:val="FF0000"/>
              </w:rPr>
              <m:t>O</m:t>
            </m:r>
          </m:e>
          <m:sub>
            <m:r>
              <m:rPr>
                <m:sty m:val="p"/>
              </m:rPr>
              <w:rPr>
                <w:rFonts w:ascii="Cambria Math" w:hAnsi="Cambria Math"/>
                <w:color w:val="FF0000"/>
              </w:rPr>
              <m:t>CPU</m:t>
            </m:r>
          </m:sub>
        </m:sSub>
        <m:r>
          <m:rPr>
            <m:sty m:val="p"/>
          </m:rPr>
          <w:rPr>
            <w:rFonts w:ascii="Cambria Math" w:hAnsi="Cambria Math"/>
            <w:color w:val="FF0000"/>
          </w:rPr>
          <m:t>=0</m:t>
        </m:r>
      </m:oMath>
      <w:r w:rsidRPr="00982E91">
        <w:rPr>
          <w:color w:val="FF0000"/>
          <w:szCs w:val="20"/>
        </w:rPr>
        <w:instrText xml:space="preserve"> </w:instrText>
      </w:r>
      <w:r w:rsidRPr="00982E91">
        <w:rPr>
          <w:color w:val="FF0000"/>
          <w:szCs w:val="20"/>
        </w:rPr>
        <w:fldChar w:fldCharType="end"/>
      </w:r>
      <w:r w:rsidRPr="00982E91">
        <w:rPr>
          <w:color w:val="FF0000"/>
          <w:szCs w:val="20"/>
        </w:rPr>
        <w:t xml:space="preserve"> for a CSI report with </w:t>
      </w:r>
      <w:r w:rsidRPr="00982E91">
        <w:rPr>
          <w:i/>
          <w:color w:val="FF0000"/>
          <w:szCs w:val="20"/>
        </w:rPr>
        <w:t>CSI-ReportConfig</w:t>
      </w:r>
      <w:r w:rsidRPr="00982E91">
        <w:rPr>
          <w:color w:val="FF0000"/>
          <w:szCs w:val="20"/>
        </w:rPr>
        <w:t xml:space="preserve"> with higher layer parameter </w:t>
      </w:r>
      <w:r w:rsidRPr="00982E91">
        <w:rPr>
          <w:i/>
          <w:color w:val="FF0000"/>
          <w:szCs w:val="20"/>
        </w:rPr>
        <w:t>reportQuantity</w:t>
      </w:r>
      <w:r w:rsidRPr="00982E91">
        <w:rPr>
          <w:color w:val="FF0000"/>
          <w:szCs w:val="20"/>
        </w:rPr>
        <w:t xml:space="preserve"> set to 'none' and </w:t>
      </w:r>
      <w:r w:rsidRPr="00982E91">
        <w:rPr>
          <w:i/>
          <w:color w:val="FF0000"/>
          <w:szCs w:val="20"/>
        </w:rPr>
        <w:t>CSI-RS-ResourceSet</w:t>
      </w:r>
      <w:r w:rsidRPr="00982E91">
        <w:rPr>
          <w:color w:val="FF0000"/>
          <w:szCs w:val="20"/>
        </w:rPr>
        <w:t xml:space="preserve"> with high layer parameter </w:t>
      </w:r>
      <w:r w:rsidRPr="00982E91">
        <w:rPr>
          <w:i/>
          <w:color w:val="FF0000"/>
          <w:szCs w:val="20"/>
        </w:rPr>
        <w:t>trs-Info</w:t>
      </w:r>
      <w:r w:rsidRPr="00982E91">
        <w:rPr>
          <w:color w:val="FF0000"/>
          <w:szCs w:val="20"/>
        </w:rPr>
        <w:t xml:space="preserve"> configured.</w:t>
      </w:r>
    </w:p>
    <w:p w14:paraId="1574FD9E" w14:textId="67D84785"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r>
      <w:r w:rsidRPr="00982E91">
        <w:rPr>
          <w:rFonts w:ascii="Times New Roman" w:eastAsia="MS Mincho" w:hAnsi="Times New Roman"/>
          <w:color w:val="FF0000"/>
          <w:szCs w:val="20"/>
        </w:rPr>
        <w:fldChar w:fldCharType="begin"/>
      </w:r>
      <w:r w:rsidRPr="00982E91">
        <w:rPr>
          <w:rFonts w:ascii="Times New Roman" w:eastAsia="MS Mincho" w:hAnsi="Times New Roman"/>
          <w:color w:val="FF0000"/>
          <w:szCs w:val="20"/>
        </w:rPr>
        <w:instrText xml:space="preserve"> QUOTE </w:instrText>
      </w:r>
      <m:oMath>
        <m:sSub>
          <m:sSubPr>
            <m:ctrlPr>
              <w:rPr>
                <w:rFonts w:ascii="Cambria Math" w:hAnsi="Cambria Math"/>
                <w:i/>
                <w:color w:val="FF0000"/>
              </w:rPr>
            </m:ctrlPr>
          </m:sSubPr>
          <m:e>
            <m:r>
              <m:rPr>
                <m:sty m:val="p"/>
              </m:rPr>
              <w:rPr>
                <w:rFonts w:ascii="Cambria Math" w:hAnsi="Cambria Math"/>
                <w:color w:val="FF0000"/>
              </w:rPr>
              <m:t>O</m:t>
            </m:r>
          </m:e>
          <m:sub>
            <m:r>
              <m:rPr>
                <m:sty m:val="p"/>
              </m:rPr>
              <w:rPr>
                <w:rFonts w:ascii="Cambria Math" w:hAnsi="Cambria Math"/>
                <w:color w:val="FF0000"/>
              </w:rPr>
              <m:t>CPU</m:t>
            </m:r>
          </m:sub>
        </m:sSub>
        <m:r>
          <m:rPr>
            <m:sty m:val="p"/>
          </m:rPr>
          <w:rPr>
            <w:rFonts w:ascii="Cambria Math" w:hAnsi="Cambria Math"/>
            <w:color w:val="FF0000"/>
          </w:rPr>
          <m:t>=1</m:t>
        </m:r>
      </m:oMath>
      <w:r w:rsidRPr="00982E91">
        <w:rPr>
          <w:rFonts w:ascii="Times New Roman" w:eastAsia="MS Mincho" w:hAnsi="Times New Roman"/>
          <w:color w:val="FF0000"/>
          <w:szCs w:val="20"/>
        </w:rPr>
        <w:instrText xml:space="preserve"> </w:instrText>
      </w:r>
      <w:r w:rsidRPr="00982E91">
        <w:rPr>
          <w:rFonts w:ascii="Times New Roman" w:eastAsia="MS Mincho" w:hAnsi="Times New Roman"/>
          <w:color w:val="FF0000"/>
          <w:szCs w:val="20"/>
        </w:rPr>
        <w:fldChar w:fldCharType="separate"/>
      </w:r>
      <w:r w:rsidR="001B7BF2">
        <w:rPr>
          <w:rFonts w:ascii="Times New Roman" w:eastAsia="MS Mincho" w:hAnsi="Times New Roman"/>
          <w:position w:val="-12"/>
          <w:szCs w:val="20"/>
        </w:rPr>
        <w:pict w14:anchorId="7A46D766">
          <v:shape id="_x0000_i1098" type="#_x0000_t75" style="width:42.4pt;height:18.4pt">
            <v:imagedata r:id="rId860" o:title=""/>
          </v:shape>
        </w:pict>
      </w:r>
      <w:r w:rsidRPr="00982E91">
        <w:rPr>
          <w:rFonts w:ascii="Times New Roman" w:eastAsia="MS Mincho" w:hAnsi="Times New Roman"/>
          <w:color w:val="FF0000"/>
          <w:szCs w:val="20"/>
        </w:rPr>
        <w:fldChar w:fldCharType="end"/>
      </w:r>
      <w:r w:rsidRPr="00982E91">
        <w:rPr>
          <w:rFonts w:ascii="Times New Roman" w:eastAsia="MS Mincho" w:hAnsi="Times New Roman"/>
          <w:color w:val="FF0000"/>
          <w:szCs w:val="20"/>
        </w:rPr>
        <w:t xml:space="preserve"> for a</w:t>
      </w:r>
      <w:r w:rsidRPr="00982E91">
        <w:rPr>
          <w:rFonts w:ascii="Times New Roman" w:eastAsia="MS Mincho" w:hAnsi="Times New Roman"/>
          <w:strike/>
          <w:color w:val="FF0000"/>
          <w:szCs w:val="20"/>
        </w:rPr>
        <w:t>A</w:t>
      </w:r>
      <w:r w:rsidRPr="00982E91">
        <w:rPr>
          <w:rFonts w:ascii="Times New Roman" w:eastAsia="MS Mincho" w:hAnsi="Times New Roman"/>
          <w:color w:val="FF0000"/>
          <w:szCs w:val="20"/>
        </w:rPr>
        <w:t xml:space="preserve"> </w:t>
      </w:r>
      <w:r w:rsidRPr="00982E91">
        <w:rPr>
          <w:rFonts w:ascii="Times New Roman" w:eastAsia="MS Mincho" w:hAnsi="Times New Roman"/>
          <w:szCs w:val="20"/>
        </w:rPr>
        <w:t xml:space="preserve">CSI report with </w:t>
      </w:r>
      <w:r w:rsidRPr="00982E91">
        <w:rPr>
          <w:rFonts w:ascii="Times New Roman" w:eastAsia="MS Mincho" w:hAnsi="Times New Roman"/>
          <w:i/>
          <w:szCs w:val="20"/>
        </w:rPr>
        <w:t>CSI-ReportConfig</w:t>
      </w:r>
      <w:r w:rsidRPr="00982E91">
        <w:rPr>
          <w:rFonts w:ascii="Times New Roman" w:eastAsia="MS Mincho" w:hAnsi="Times New Roman"/>
          <w:szCs w:val="20"/>
        </w:rPr>
        <w:t xml:space="preserve"> with higher layer parameter </w:t>
      </w:r>
      <w:r w:rsidRPr="00982E91">
        <w:rPr>
          <w:rFonts w:ascii="Times New Roman" w:eastAsia="MS Mincho" w:hAnsi="Times New Roman"/>
          <w:i/>
          <w:szCs w:val="20"/>
        </w:rPr>
        <w:t>reportQuantity</w:t>
      </w:r>
      <w:r w:rsidRPr="00982E91">
        <w:rPr>
          <w:rFonts w:ascii="Times New Roman" w:eastAsia="MS Mincho" w:hAnsi="Times New Roman"/>
          <w:szCs w:val="20"/>
        </w:rPr>
        <w:t xml:space="preserve"> set to 'cri-RSRP', </w:t>
      </w:r>
      <w:r w:rsidRPr="00982E91">
        <w:rPr>
          <w:rFonts w:ascii="Times New Roman" w:eastAsia="MS Mincho" w:hAnsi="Times New Roman"/>
          <w:color w:val="FF0000"/>
          <w:szCs w:val="20"/>
        </w:rPr>
        <w:t xml:space="preserve">‘ssb-Index-RSRP’, </w:t>
      </w:r>
      <w:r w:rsidRPr="00982E91">
        <w:rPr>
          <w:rFonts w:ascii="Times New Roman" w:eastAsia="MS Mincho" w:hAnsi="Times New Roman"/>
          <w:szCs w:val="20"/>
        </w:rPr>
        <w:t xml:space="preserve">or 'none' </w:t>
      </w:r>
      <w:r w:rsidRPr="00982E91">
        <w:rPr>
          <w:rFonts w:ascii="Times New Roman" w:eastAsia="MS Mincho" w:hAnsi="Times New Roman"/>
          <w:color w:val="FF0000"/>
          <w:szCs w:val="20"/>
        </w:rPr>
        <w:t xml:space="preserve">(and </w:t>
      </w:r>
      <w:r w:rsidRPr="00982E91">
        <w:rPr>
          <w:rFonts w:ascii="Times New Roman" w:eastAsia="MS Mincho" w:hAnsi="Times New Roman"/>
          <w:i/>
          <w:color w:val="FF0000"/>
          <w:szCs w:val="20"/>
        </w:rPr>
        <w:t>CSI-RS-ResourceSet</w:t>
      </w:r>
      <w:r w:rsidRPr="00982E91">
        <w:rPr>
          <w:rFonts w:ascii="Times New Roman" w:eastAsia="MS Mincho" w:hAnsi="Times New Roman"/>
          <w:color w:val="FF0000"/>
          <w:szCs w:val="20"/>
        </w:rPr>
        <w:t xml:space="preserve"> with high layer parameter </w:t>
      </w:r>
      <w:r w:rsidRPr="00982E91">
        <w:rPr>
          <w:rFonts w:ascii="Times New Roman" w:eastAsia="MS Mincho" w:hAnsi="Times New Roman"/>
          <w:i/>
          <w:color w:val="FF0000"/>
          <w:szCs w:val="20"/>
        </w:rPr>
        <w:t xml:space="preserve">trs-Info </w:t>
      </w:r>
      <w:r w:rsidRPr="00982E91">
        <w:rPr>
          <w:rFonts w:ascii="Times New Roman" w:eastAsia="MS Mincho" w:hAnsi="Times New Roman"/>
          <w:color w:val="FF0000"/>
          <w:szCs w:val="20"/>
        </w:rPr>
        <w:t>not configured)</w:t>
      </w:r>
      <w:r w:rsidRPr="00982E91">
        <w:rPr>
          <w:rFonts w:ascii="Times New Roman" w:eastAsia="MS Mincho" w:hAnsi="Times New Roman"/>
          <w:strike/>
          <w:color w:val="FF0000"/>
          <w:szCs w:val="20"/>
        </w:rPr>
        <w:t xml:space="preserve"> occupies one CPU</w:t>
      </w:r>
      <w:r w:rsidRPr="00982E91">
        <w:rPr>
          <w:rFonts w:ascii="Times New Roman" w:eastAsia="MS Mincho" w:hAnsi="Times New Roman"/>
          <w:color w:val="FF0000"/>
          <w:szCs w:val="20"/>
        </w:rPr>
        <w:t>.</w:t>
      </w:r>
    </w:p>
    <w:p w14:paraId="44324BAC" w14:textId="284718EE"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r>
      <w:r w:rsidRPr="00982E91">
        <w:rPr>
          <w:rFonts w:ascii="Times New Roman" w:eastAsia="MS Mincho" w:hAnsi="Times New Roman"/>
          <w:color w:val="FF0000"/>
          <w:szCs w:val="20"/>
        </w:rPr>
        <w:fldChar w:fldCharType="begin"/>
      </w:r>
      <w:r w:rsidRPr="00982E91">
        <w:rPr>
          <w:rFonts w:ascii="Times New Roman" w:eastAsia="MS Mincho" w:hAnsi="Times New Roman"/>
          <w:color w:val="FF0000"/>
          <w:szCs w:val="20"/>
        </w:rPr>
        <w:instrText xml:space="preserve"> QUOTE </w:instrText>
      </w:r>
      <m:oMath>
        <m:sSub>
          <m:sSubPr>
            <m:ctrlPr>
              <w:rPr>
                <w:rFonts w:ascii="Cambria Math" w:hAnsi="Cambria Math"/>
                <w:i/>
                <w:color w:val="FF0000"/>
              </w:rPr>
            </m:ctrlPr>
          </m:sSubPr>
          <m:e>
            <m:r>
              <m:rPr>
                <m:sty m:val="p"/>
              </m:rPr>
              <w:rPr>
                <w:rFonts w:ascii="Cambria Math" w:hAnsi="Cambria Math"/>
                <w:color w:val="FF0000"/>
              </w:rPr>
              <m:t>O</m:t>
            </m:r>
          </m:e>
          <m:sub>
            <m:r>
              <m:rPr>
                <m:sty m:val="p"/>
              </m:rPr>
              <w:rPr>
                <w:rFonts w:ascii="Cambria Math" w:hAnsi="Cambria Math"/>
                <w:color w:val="FF0000"/>
              </w:rPr>
              <m:t>CPU</m:t>
            </m:r>
          </m:sub>
        </m:sSub>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K</m:t>
            </m:r>
          </m:e>
          <m:sub>
            <m:r>
              <m:rPr>
                <m:sty m:val="p"/>
              </m:rPr>
              <w:rPr>
                <w:rFonts w:ascii="Cambria Math" w:hAnsi="Cambria Math"/>
                <w:color w:val="FF0000"/>
              </w:rPr>
              <m:t>s</m:t>
            </m:r>
          </m:sub>
        </m:sSub>
      </m:oMath>
      <w:r w:rsidRPr="00982E91">
        <w:rPr>
          <w:rFonts w:ascii="Times New Roman" w:eastAsia="MS Mincho" w:hAnsi="Times New Roman"/>
          <w:color w:val="FF0000"/>
          <w:szCs w:val="20"/>
        </w:rPr>
        <w:instrText xml:space="preserve"> </w:instrText>
      </w:r>
      <w:r w:rsidRPr="00982E91">
        <w:rPr>
          <w:rFonts w:ascii="Times New Roman" w:eastAsia="MS Mincho" w:hAnsi="Times New Roman"/>
          <w:color w:val="FF0000"/>
          <w:szCs w:val="20"/>
        </w:rPr>
        <w:fldChar w:fldCharType="separate"/>
      </w:r>
      <w:r w:rsidR="001B7BF2">
        <w:rPr>
          <w:rFonts w:ascii="Times New Roman" w:eastAsia="MS Mincho" w:hAnsi="Times New Roman"/>
          <w:position w:val="-12"/>
          <w:szCs w:val="20"/>
        </w:rPr>
        <w:pict w14:anchorId="5CD7D54A">
          <v:shape id="_x0000_i1099" type="#_x0000_t75" style="width:53.6pt;height:18.4pt">
            <v:imagedata r:id="rId861" o:title=""/>
          </v:shape>
        </w:pict>
      </w:r>
      <w:r w:rsidRPr="00982E91">
        <w:rPr>
          <w:rFonts w:ascii="Times New Roman" w:eastAsia="MS Mincho" w:hAnsi="Times New Roman"/>
          <w:color w:val="FF0000"/>
          <w:szCs w:val="20"/>
        </w:rPr>
        <w:fldChar w:fldCharType="end"/>
      </w:r>
      <w:r w:rsidRPr="00982E91">
        <w:rPr>
          <w:rFonts w:ascii="Times New Roman" w:eastAsia="MS Mincho" w:hAnsi="Times New Roman"/>
          <w:color w:val="FF0000"/>
          <w:szCs w:val="20"/>
        </w:rPr>
        <w:t xml:space="preserve"> for a</w:t>
      </w:r>
      <w:r w:rsidRPr="00982E91">
        <w:rPr>
          <w:rFonts w:ascii="Times New Roman" w:eastAsia="MS Mincho" w:hAnsi="Times New Roman"/>
          <w:strike/>
          <w:color w:val="FF0000"/>
          <w:szCs w:val="20"/>
        </w:rPr>
        <w:t>A</w:t>
      </w:r>
      <w:r w:rsidRPr="00982E91">
        <w:rPr>
          <w:rFonts w:ascii="Times New Roman" w:eastAsia="MS Mincho" w:hAnsi="Times New Roman"/>
          <w:szCs w:val="20"/>
        </w:rPr>
        <w:t xml:space="preserve"> CSI report with </w:t>
      </w:r>
      <w:r w:rsidRPr="00982E91">
        <w:rPr>
          <w:rFonts w:ascii="Times New Roman" w:eastAsia="MS Mincho" w:hAnsi="Times New Roman"/>
          <w:i/>
          <w:szCs w:val="20"/>
        </w:rPr>
        <w:t>CSI-ReportConfig</w:t>
      </w:r>
      <w:r w:rsidRPr="00982E91">
        <w:rPr>
          <w:rFonts w:ascii="Times New Roman" w:eastAsia="MS Mincho" w:hAnsi="Times New Roman"/>
          <w:szCs w:val="20"/>
        </w:rPr>
        <w:t xml:space="preserve"> with higher layer parameter </w:t>
      </w:r>
      <w:r w:rsidRPr="00982E91">
        <w:rPr>
          <w:rFonts w:ascii="Times New Roman" w:eastAsia="MS Mincho" w:hAnsi="Times New Roman"/>
          <w:i/>
          <w:szCs w:val="20"/>
        </w:rPr>
        <w:t>reportQuantity</w:t>
      </w:r>
      <w:r w:rsidRPr="00982E91">
        <w:rPr>
          <w:rFonts w:ascii="Times New Roman" w:eastAsia="MS Mincho" w:hAnsi="Times New Roman"/>
          <w:szCs w:val="20"/>
        </w:rPr>
        <w:t xml:space="preserve"> set to </w:t>
      </w:r>
      <w:r w:rsidRPr="00982E91">
        <w:rPr>
          <w:rFonts w:ascii="Times New Roman" w:eastAsia="MS Mincho" w:hAnsi="Times New Roman"/>
          <w:color w:val="FF0000"/>
          <w:szCs w:val="20"/>
        </w:rPr>
        <w:t>‘cri-RI-PMI-CQI’, ‘cri-RI-i1’, ‘cri-RI-i1-CQI’, ‘cri-RI-CQI’, or ‘cri-RI-LI-PMI-CQI’</w:t>
      </w:r>
      <w:r w:rsidRPr="00982E91">
        <w:rPr>
          <w:rFonts w:ascii="Times New Roman" w:eastAsia="MS Mincho" w:hAnsi="Times New Roman"/>
          <w:szCs w:val="20"/>
        </w:rPr>
        <w:t xml:space="preserve">, </w:t>
      </w:r>
      <w:r w:rsidRPr="00982E91">
        <w:rPr>
          <w:rFonts w:ascii="Times New Roman" w:eastAsia="MS Mincho" w:hAnsi="Times New Roman"/>
          <w:strike/>
          <w:color w:val="FF0000"/>
          <w:szCs w:val="20"/>
        </w:rPr>
        <w:t xml:space="preserve">'cri-RSRP' or 'none' occupies </w:t>
      </w:r>
      <w:r w:rsidRPr="00982E91">
        <w:rPr>
          <w:rFonts w:ascii="Times New Roman" w:eastAsia="MS Mincho" w:hAnsi="Times New Roman"/>
          <w:strike/>
          <w:color w:val="FF0000"/>
          <w:szCs w:val="20"/>
        </w:rPr>
        <w:fldChar w:fldCharType="begin"/>
      </w:r>
      <w:r w:rsidRPr="00982E91">
        <w:rPr>
          <w:rFonts w:ascii="Times New Roman" w:eastAsia="MS Mincho" w:hAnsi="Times New Roman"/>
          <w:strike/>
          <w:color w:val="FF0000"/>
          <w:szCs w:val="20"/>
        </w:rPr>
        <w:instrText xml:space="preserve"> QUOTE </w:instrText>
      </w:r>
      <m:oMath>
        <m:sSub>
          <m:sSubPr>
            <m:ctrlPr>
              <w:rPr>
                <w:rFonts w:ascii="Cambria Math" w:hAnsi="Cambria Math"/>
                <w:i/>
                <w:strike/>
                <w:color w:val="FF0000"/>
              </w:rPr>
            </m:ctrlPr>
          </m:sSubPr>
          <m:e>
            <m:r>
              <m:rPr>
                <m:sty m:val="p"/>
              </m:rPr>
              <w:rPr>
                <w:rFonts w:ascii="Cambria Math" w:hAnsi="Cambria Math"/>
                <w:strike/>
                <w:color w:val="FF0000"/>
              </w:rPr>
              <m:t>K</m:t>
            </m:r>
          </m:e>
          <m:sub>
            <m:r>
              <m:rPr>
                <m:sty m:val="p"/>
              </m:rPr>
              <w:rPr>
                <w:rFonts w:ascii="Cambria Math" w:hAnsi="Cambria Math"/>
                <w:strike/>
                <w:color w:val="FF0000"/>
              </w:rPr>
              <m:t>s</m:t>
            </m:r>
          </m:sub>
        </m:sSub>
        <m:r>
          <m:rPr>
            <m:sty m:val="p"/>
          </m:rPr>
          <w:rPr>
            <w:rFonts w:ascii="Cambria Math" w:hAnsi="Cambria Math"/>
            <w:strike/>
            <w:color w:val="FF0000"/>
          </w:rPr>
          <m:t xml:space="preserve"> </m:t>
        </m:r>
      </m:oMath>
      <w:r w:rsidRPr="00982E91">
        <w:rPr>
          <w:rFonts w:ascii="Times New Roman" w:eastAsia="MS Mincho" w:hAnsi="Times New Roman"/>
          <w:strike/>
          <w:color w:val="FF0000"/>
          <w:szCs w:val="20"/>
        </w:rPr>
        <w:instrText xml:space="preserve"> </w:instrText>
      </w:r>
      <w:r w:rsidRPr="00982E91">
        <w:rPr>
          <w:rFonts w:ascii="Times New Roman" w:eastAsia="MS Mincho" w:hAnsi="Times New Roman"/>
          <w:strike/>
          <w:color w:val="FF0000"/>
          <w:szCs w:val="20"/>
        </w:rPr>
        <w:fldChar w:fldCharType="separate"/>
      </w:r>
      <w:r w:rsidR="001B7BF2">
        <w:rPr>
          <w:rFonts w:ascii="Times New Roman" w:eastAsia="MS Mincho" w:hAnsi="Times New Roman"/>
          <w:color w:val="FF0000"/>
          <w:position w:val="-12"/>
          <w:szCs w:val="20"/>
          <w:u w:val="single"/>
        </w:rPr>
        <w:pict w14:anchorId="36284B98">
          <v:shape id="_x0000_i1100" type="#_x0000_t75" style="width:21.6pt;height:18.4pt">
            <v:imagedata r:id="rId862" o:title=""/>
          </v:shape>
        </w:pict>
      </w:r>
      <w:r w:rsidRPr="00982E91">
        <w:rPr>
          <w:rFonts w:ascii="Times New Roman" w:eastAsia="MS Mincho" w:hAnsi="Times New Roman"/>
          <w:strike/>
          <w:color w:val="FF0000"/>
          <w:szCs w:val="20"/>
        </w:rPr>
        <w:fldChar w:fldCharType="end"/>
      </w:r>
      <w:r w:rsidRPr="00982E91">
        <w:rPr>
          <w:rFonts w:ascii="Times New Roman" w:eastAsia="MS Mincho" w:hAnsi="Times New Roman"/>
          <w:strike/>
          <w:color w:val="FF0000"/>
          <w:szCs w:val="20"/>
        </w:rPr>
        <w:t>CPUs</w:t>
      </w:r>
      <w:r w:rsidRPr="00982E91">
        <w:rPr>
          <w:rFonts w:ascii="Times New Roman" w:eastAsia="MS Mincho" w:hAnsi="Times New Roman"/>
          <w:szCs w:val="20"/>
        </w:rPr>
        <w:t xml:space="preserve">, where </w:t>
      </w:r>
      <w:r w:rsidR="001B7BF2">
        <w:rPr>
          <w:rFonts w:ascii="Times New Roman" w:eastAsia="MS Mincho" w:hAnsi="Times New Roman"/>
          <w:position w:val="-12"/>
          <w:szCs w:val="20"/>
        </w:rPr>
        <w:pict w14:anchorId="0BD98EAF">
          <v:shape id="_x0000_i1101" type="#_x0000_t75" style="width:17.6pt;height:18.4pt">
            <v:imagedata r:id="rId863" o:title=""/>
          </v:shape>
        </w:pict>
      </w:r>
      <w:r w:rsidRPr="00982E91">
        <w:rPr>
          <w:rFonts w:ascii="Times New Roman" w:eastAsia="MS Mincho" w:hAnsi="Times New Roman"/>
          <w:szCs w:val="20"/>
        </w:rPr>
        <w:t xml:space="preserve"> the number of CSI-RS resources in the CSI-.RS resource set for channel measurement. </w:t>
      </w:r>
    </w:p>
    <w:p w14:paraId="588DE4F1" w14:textId="4C4FEF0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r>
      <w:r w:rsidR="001B7BF2">
        <w:rPr>
          <w:rFonts w:ascii="Times New Roman" w:eastAsia="MS Mincho" w:hAnsi="Times New Roman"/>
          <w:position w:val="-12"/>
          <w:szCs w:val="20"/>
        </w:rPr>
        <w:pict w14:anchorId="41F4833E">
          <v:shape id="_x0000_i1102" type="#_x0000_t75" style="width:64pt;height:18.4pt">
            <v:imagedata r:id="rId864" o:title=""/>
          </v:shape>
        </w:pict>
      </w:r>
      <w:r w:rsidRPr="00982E91">
        <w:rPr>
          <w:rFonts w:ascii="Times New Roman" w:eastAsia="MS Mincho" w:hAnsi="Times New Roman"/>
          <w:color w:val="FF0000"/>
          <w:szCs w:val="20"/>
        </w:rPr>
        <w:fldChar w:fldCharType="begin"/>
      </w:r>
      <w:r w:rsidRPr="00982E91">
        <w:rPr>
          <w:rFonts w:ascii="Times New Roman" w:eastAsia="MS Mincho" w:hAnsi="Times New Roman"/>
          <w:color w:val="FF0000"/>
          <w:szCs w:val="20"/>
        </w:rPr>
        <w:instrText xml:space="preserve"> QUOTE </w:instrText>
      </w:r>
      <m:oMath>
        <m:sSub>
          <m:sSubPr>
            <m:ctrlPr>
              <w:rPr>
                <w:rFonts w:ascii="Cambria Math" w:hAnsi="Cambria Math"/>
                <w:i/>
                <w:color w:val="FF0000"/>
              </w:rPr>
            </m:ctrlPr>
          </m:sSubPr>
          <m:e>
            <m:r>
              <m:rPr>
                <m:sty m:val="p"/>
              </m:rPr>
              <w:rPr>
                <w:rFonts w:ascii="Cambria Math" w:hAnsi="Cambria Math"/>
                <w:color w:val="FF0000"/>
              </w:rPr>
              <m:t>O</m:t>
            </m:r>
          </m:e>
          <m:sub>
            <m:r>
              <m:rPr>
                <m:sty m:val="p"/>
              </m:rPr>
              <w:rPr>
                <w:rFonts w:ascii="Cambria Math" w:hAnsi="Cambria Math"/>
                <w:color w:val="FF0000"/>
              </w:rPr>
              <m:t>CPU</m:t>
            </m:r>
          </m:sub>
        </m:sSub>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N</m:t>
            </m:r>
          </m:e>
          <m:sub>
            <m:r>
              <m:rPr>
                <m:sty m:val="p"/>
              </m:rPr>
              <w:rPr>
                <w:rFonts w:ascii="Cambria Math" w:hAnsi="Cambria Math"/>
                <w:color w:val="FF0000"/>
              </w:rPr>
              <m:t>CPU</m:t>
            </m:r>
          </m:sub>
        </m:sSub>
      </m:oMath>
      <w:r w:rsidRPr="00982E91">
        <w:rPr>
          <w:rFonts w:ascii="Times New Roman" w:eastAsia="MS Mincho" w:hAnsi="Times New Roman"/>
          <w:color w:val="FF0000"/>
          <w:szCs w:val="20"/>
        </w:rPr>
        <w:instrText xml:space="preserve"> </w:instrText>
      </w:r>
      <w:r w:rsidRPr="00982E91">
        <w:rPr>
          <w:rFonts w:ascii="Times New Roman" w:eastAsia="MS Mincho" w:hAnsi="Times New Roman"/>
          <w:color w:val="FF0000"/>
          <w:szCs w:val="20"/>
        </w:rPr>
        <w:fldChar w:fldCharType="end"/>
      </w:r>
      <w:r w:rsidRPr="00982E91">
        <w:rPr>
          <w:rFonts w:ascii="Times New Roman" w:eastAsia="MS Mincho" w:hAnsi="Times New Roman"/>
          <w:color w:val="FF0000"/>
          <w:szCs w:val="20"/>
        </w:rPr>
        <w:t xml:space="preserve"> for a</w:t>
      </w:r>
      <w:r w:rsidRPr="00982E91">
        <w:rPr>
          <w:rFonts w:ascii="Times New Roman" w:eastAsia="MS Mincho" w:hAnsi="Times New Roman"/>
          <w:strike/>
          <w:color w:val="FF0000"/>
          <w:szCs w:val="20"/>
        </w:rPr>
        <w:t>A</w:t>
      </w:r>
      <w:r w:rsidRPr="00982E91">
        <w:rPr>
          <w:rFonts w:ascii="Times New Roman" w:eastAsia="MS Mincho" w:hAnsi="Times New Roman"/>
          <w:szCs w:val="20"/>
        </w:rPr>
        <w:t xml:space="preserve"> CSI report aperiodically triggered without transmitting a PUSCH with either transport block or HARQ-ACK or both when </w:t>
      </w:r>
      <w:r w:rsidRPr="00982E91">
        <w:rPr>
          <w:rFonts w:ascii="Times New Roman" w:eastAsia="MS Mincho" w:hAnsi="Times New Roman"/>
          <w:i/>
          <w:szCs w:val="20"/>
        </w:rPr>
        <w:t>L</w:t>
      </w:r>
      <w:r w:rsidRPr="00982E91">
        <w:rPr>
          <w:rFonts w:ascii="Times New Roman" w:eastAsia="MS Mincho" w:hAnsi="Times New Roman"/>
          <w:szCs w:val="20"/>
        </w:rPr>
        <w:t xml:space="preserve"> = 0 CPUs are occupied, where the CSI corresponds to </w:t>
      </w:r>
      <w:r w:rsidRPr="00982E91">
        <w:rPr>
          <w:rFonts w:ascii="Times New Roman" w:eastAsia="MS Mincho" w:hAnsi="Times New Roman"/>
          <w:color w:val="FF0000"/>
          <w:szCs w:val="20"/>
        </w:rPr>
        <w:t>a single CSI with</w:t>
      </w:r>
      <w:r w:rsidRPr="00982E91">
        <w:rPr>
          <w:rFonts w:ascii="Times New Roman" w:eastAsia="MS Mincho" w:hAnsi="Times New Roman"/>
          <w:szCs w:val="20"/>
        </w:rPr>
        <w:t xml:space="preserve"> wideband frequency-granularity and to at most 4 CSI-RS ports in a single resource without CRI report and where </w:t>
      </w:r>
      <w:r w:rsidRPr="00982E91">
        <w:rPr>
          <w:rFonts w:ascii="Times New Roman" w:eastAsia="MS Mincho" w:hAnsi="Times New Roman"/>
          <w:i/>
          <w:szCs w:val="20"/>
        </w:rPr>
        <w:t>codebookType</w:t>
      </w:r>
      <w:r w:rsidRPr="00982E91">
        <w:rPr>
          <w:rFonts w:ascii="Times New Roman" w:eastAsia="MS Mincho" w:hAnsi="Times New Roman"/>
          <w:szCs w:val="20"/>
        </w:rPr>
        <w:t xml:space="preserve"> is set to 'TypeI-SinglePanel' or where </w:t>
      </w:r>
      <w:r w:rsidRPr="00982E91">
        <w:rPr>
          <w:rFonts w:ascii="Times New Roman" w:eastAsia="MS Mincho" w:hAnsi="Times New Roman"/>
          <w:i/>
          <w:szCs w:val="20"/>
        </w:rPr>
        <w:t>reportQuantity</w:t>
      </w:r>
      <w:r w:rsidRPr="00982E91">
        <w:rPr>
          <w:rFonts w:ascii="Times New Roman" w:eastAsia="MS Mincho" w:hAnsi="Times New Roman"/>
          <w:szCs w:val="20"/>
        </w:rPr>
        <w:t xml:space="preserve"> is set to 'cri-RI-CQI'</w:t>
      </w:r>
      <w:r w:rsidRPr="00982E91">
        <w:rPr>
          <w:rFonts w:ascii="Times New Roman" w:eastAsia="MS Mincho" w:hAnsi="Times New Roman"/>
          <w:strike/>
          <w:color w:val="FF0000"/>
          <w:szCs w:val="20"/>
        </w:rPr>
        <w:t xml:space="preserve">, occupies </w:t>
      </w:r>
      <w:r w:rsidRPr="00982E91">
        <w:rPr>
          <w:rFonts w:ascii="Times New Roman" w:eastAsia="MS Mincho" w:hAnsi="Times New Roman"/>
          <w:strike/>
          <w:color w:val="FF0000"/>
          <w:szCs w:val="20"/>
        </w:rPr>
        <w:fldChar w:fldCharType="begin"/>
      </w:r>
      <w:r w:rsidRPr="00982E91">
        <w:rPr>
          <w:rFonts w:ascii="Times New Roman" w:eastAsia="MS Mincho" w:hAnsi="Times New Roman"/>
          <w:strike/>
          <w:color w:val="FF0000"/>
          <w:szCs w:val="20"/>
        </w:rPr>
        <w:instrText xml:space="preserve"> QUOTE </w:instrText>
      </w:r>
      <m:oMath>
        <m:sSub>
          <m:sSubPr>
            <m:ctrlPr>
              <w:rPr>
                <w:rFonts w:ascii="Cambria Math" w:hAnsi="Cambria Math"/>
                <w:i/>
                <w:strike/>
                <w:color w:val="FF0000"/>
              </w:rPr>
            </m:ctrlPr>
          </m:sSubPr>
          <m:e>
            <m:r>
              <m:rPr>
                <m:sty m:val="p"/>
              </m:rPr>
              <w:rPr>
                <w:rFonts w:ascii="Cambria Math" w:hAnsi="Cambria Math"/>
                <w:strike/>
                <w:color w:val="FF0000"/>
              </w:rPr>
              <m:t>N</m:t>
            </m:r>
          </m:e>
          <m:sub>
            <m:r>
              <m:rPr>
                <m:sty m:val="p"/>
              </m:rPr>
              <w:rPr>
                <w:rFonts w:ascii="Cambria Math" w:hAnsi="Cambria Math"/>
                <w:strike/>
                <w:color w:val="FF0000"/>
              </w:rPr>
              <m:t>CPU</m:t>
            </m:r>
          </m:sub>
        </m:sSub>
        <m:r>
          <m:rPr>
            <m:sty m:val="p"/>
          </m:rPr>
          <w:rPr>
            <w:rFonts w:ascii="Cambria Math" w:hAnsi="Cambria Math"/>
            <w:strike/>
            <w:color w:val="FF0000"/>
          </w:rPr>
          <m:t xml:space="preserve"> </m:t>
        </m:r>
      </m:oMath>
      <w:r w:rsidRPr="00982E91">
        <w:rPr>
          <w:rFonts w:ascii="Times New Roman" w:eastAsia="MS Mincho" w:hAnsi="Times New Roman"/>
          <w:strike/>
          <w:color w:val="FF0000"/>
          <w:szCs w:val="20"/>
        </w:rPr>
        <w:instrText xml:space="preserve"> </w:instrText>
      </w:r>
      <w:r w:rsidRPr="00982E91">
        <w:rPr>
          <w:rFonts w:ascii="Times New Roman" w:eastAsia="MS Mincho" w:hAnsi="Times New Roman"/>
          <w:strike/>
          <w:color w:val="FF0000"/>
          <w:szCs w:val="20"/>
        </w:rPr>
        <w:fldChar w:fldCharType="separate"/>
      </w:r>
      <w:r w:rsidR="001B7BF2">
        <w:rPr>
          <w:rFonts w:ascii="Times New Roman" w:eastAsia="MS Mincho" w:hAnsi="Times New Roman"/>
          <w:position w:val="-12"/>
          <w:szCs w:val="20"/>
        </w:rPr>
        <w:pict w14:anchorId="13A6EA25">
          <v:shape id="_x0000_i1103" type="#_x0000_t75" style="width:33.6pt;height:18.4pt">
            <v:imagedata r:id="rId865" o:title=""/>
          </v:shape>
        </w:pict>
      </w:r>
      <w:r w:rsidRPr="00982E91">
        <w:rPr>
          <w:rFonts w:ascii="Times New Roman" w:eastAsia="MS Mincho" w:hAnsi="Times New Roman"/>
          <w:strike/>
          <w:color w:val="FF0000"/>
          <w:szCs w:val="20"/>
        </w:rPr>
        <w:fldChar w:fldCharType="end"/>
      </w:r>
      <w:r w:rsidRPr="00982E91">
        <w:rPr>
          <w:rFonts w:ascii="Times New Roman" w:eastAsia="MS Mincho" w:hAnsi="Times New Roman"/>
          <w:strike/>
          <w:color w:val="FF0000"/>
          <w:szCs w:val="20"/>
        </w:rPr>
        <w:t>CPUs</w:t>
      </w:r>
      <w:r w:rsidRPr="00982E91">
        <w:rPr>
          <w:rFonts w:ascii="Times New Roman" w:eastAsia="MS Mincho" w:hAnsi="Times New Roman"/>
          <w:szCs w:val="20"/>
        </w:rPr>
        <w:t>.</w:t>
      </w:r>
    </w:p>
    <w:p w14:paraId="5694DB20" w14:textId="77777777" w:rsidR="00982E91" w:rsidRPr="00982E91" w:rsidRDefault="00982E91" w:rsidP="00982E91">
      <w:pPr>
        <w:ind w:left="720" w:hanging="720"/>
        <w:rPr>
          <w:szCs w:val="20"/>
        </w:rPr>
      </w:pPr>
      <w:r w:rsidRPr="00982E91">
        <w:rPr>
          <w:szCs w:val="20"/>
        </w:rPr>
        <w:t>The CPU(s) are occupied for a number of OFDM symbols as follows:</w:t>
      </w:r>
    </w:p>
    <w:p w14:paraId="27A731D8"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 xml:space="preserve">A periodic or semi-persistent CSI report </w:t>
      </w:r>
      <w:r w:rsidRPr="00982E91">
        <w:rPr>
          <w:rFonts w:ascii="Times New Roman" w:eastAsia="MS Mincho" w:hAnsi="Times New Roman"/>
          <w:color w:val="FF0000"/>
          <w:szCs w:val="20"/>
        </w:rPr>
        <w:t xml:space="preserve">used with periodic or semi-persistent CSI-RS </w:t>
      </w:r>
      <w:r w:rsidRPr="00982E91">
        <w:rPr>
          <w:rFonts w:ascii="Times New Roman" w:eastAsia="MS Mincho" w:hAnsi="Times New Roman"/>
          <w:szCs w:val="20"/>
        </w:rPr>
        <w:t xml:space="preserve">occupies CPU(s) from the first symbol of the earliest one of </w:t>
      </w:r>
      <w:r w:rsidRPr="00982E91">
        <w:rPr>
          <w:rFonts w:ascii="Times New Roman" w:eastAsia="MS Mincho" w:hAnsi="Times New Roman"/>
          <w:strike/>
          <w:color w:val="FF0000"/>
          <w:szCs w:val="20"/>
        </w:rPr>
        <w:t>the for</w:t>
      </w:r>
      <w:r w:rsidRPr="00982E91">
        <w:rPr>
          <w:rFonts w:ascii="Times New Roman" w:eastAsia="MS Mincho" w:hAnsi="Times New Roman"/>
          <w:color w:val="FF0000"/>
          <w:szCs w:val="20"/>
        </w:rPr>
        <w:t xml:space="preserve"> </w:t>
      </w:r>
      <w:r w:rsidRPr="00982E91">
        <w:rPr>
          <w:rFonts w:ascii="Times New Roman" w:eastAsia="MS Mincho" w:hAnsi="Times New Roman"/>
          <w:szCs w:val="20"/>
        </w:rPr>
        <w:t>each CSI-RS/CSI-IM resource for channel or interference measurement, respective latest CSI-RS/CSI-IM occasion no later than the corresponding CSI reference resource</w:t>
      </w:r>
      <w:r w:rsidRPr="00982E91">
        <w:rPr>
          <w:rFonts w:ascii="Times New Roman" w:eastAsia="MS Mincho" w:hAnsi="Times New Roman"/>
          <w:color w:val="FF0000"/>
          <w:szCs w:val="20"/>
        </w:rPr>
        <w:t>, if applicable,</w:t>
      </w:r>
      <w:r w:rsidRPr="00982E91">
        <w:rPr>
          <w:rFonts w:ascii="Times New Roman" w:eastAsia="MS Mincho" w:hAnsi="Times New Roman"/>
          <w:szCs w:val="20"/>
        </w:rPr>
        <w:t xml:space="preserve"> until the last symbol of the PUSCH/PUCCH carrying the report.</w:t>
      </w:r>
    </w:p>
    <w:p w14:paraId="542FEF6E"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An aperiodic CSI report used with periodic or semi-persistent CSI-RS occupies CPU(s) from the first symbol of the earliest one of each CSI-RS/CSI-IM resource for channel or interference measurement respective latest CSI-RS/CSI-IM occasions no later than the corresponding CSI reference resource until the last symbol of the PUSCH carrying the report.</w:t>
      </w:r>
    </w:p>
    <w:p w14:paraId="4E011F22"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color w:val="FF0000"/>
          <w:szCs w:val="20"/>
        </w:rPr>
        <w:t>-</w:t>
      </w:r>
      <w:r w:rsidRPr="00982E91">
        <w:rPr>
          <w:rFonts w:ascii="Times New Roman" w:eastAsia="MS Mincho" w:hAnsi="Times New Roman"/>
          <w:szCs w:val="20"/>
        </w:rPr>
        <w:t>-</w:t>
      </w:r>
      <w:r w:rsidRPr="00982E91">
        <w:rPr>
          <w:rFonts w:ascii="Times New Roman" w:eastAsia="MS Mincho" w:hAnsi="Times New Roman"/>
          <w:szCs w:val="20"/>
        </w:rPr>
        <w:tab/>
        <w:t>An aperiodic CSI report used with aperiodic CSI-RS occupies a CPU from the first symbol after the PDCCH triggering the CSI report until the last symbol of the PUSCH carrying the report.</w:t>
      </w:r>
    </w:p>
    <w:p w14:paraId="36269639" w14:textId="296A62F4" w:rsidR="008D1EC7" w:rsidRPr="00982E91" w:rsidRDefault="008D1EC7" w:rsidP="008D1EC7">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505492EF" w14:textId="77777777" w:rsidR="00982E91" w:rsidRPr="008D1EC7" w:rsidRDefault="00982E91" w:rsidP="00982E91">
      <w:pPr>
        <w:ind w:left="720" w:hanging="720"/>
        <w:rPr>
          <w:szCs w:val="20"/>
          <w:lang w:eastAsia="x-none"/>
        </w:rPr>
      </w:pPr>
    </w:p>
    <w:p w14:paraId="5795C572" w14:textId="77777777" w:rsidR="00982E91" w:rsidRPr="008D1EC7" w:rsidRDefault="00982E91" w:rsidP="00982E91">
      <w:pPr>
        <w:ind w:left="720" w:hanging="720"/>
        <w:rPr>
          <w:szCs w:val="20"/>
          <w:highlight w:val="green"/>
          <w:lang w:eastAsia="x-none"/>
        </w:rPr>
      </w:pPr>
      <w:r w:rsidRPr="008D1EC7">
        <w:rPr>
          <w:szCs w:val="20"/>
          <w:highlight w:val="green"/>
          <w:lang w:eastAsia="x-none"/>
        </w:rPr>
        <w:t xml:space="preserve">Agreement </w:t>
      </w:r>
    </w:p>
    <w:p w14:paraId="29A7237C" w14:textId="1E0E82BC" w:rsidR="008D1EC7" w:rsidRPr="00982E91" w:rsidRDefault="008D1EC7" w:rsidP="008D1EC7">
      <w:pPr>
        <w:adjustRightInd w:val="0"/>
        <w:snapToGrid w:val="0"/>
        <w:ind w:left="720" w:hanging="720"/>
        <w:jc w:val="center"/>
        <w:rPr>
          <w:rFonts w:ascii="Times New Roman" w:hAnsi="Times New Roman"/>
          <w:szCs w:val="20"/>
        </w:rPr>
      </w:pPr>
      <w:r w:rsidRPr="00982E91">
        <w:rPr>
          <w:rFonts w:ascii="Times New Roman" w:hAnsi="Times New Roman" w:hint="eastAsia"/>
          <w:szCs w:val="20"/>
        </w:rPr>
        <w:t xml:space="preserve">----------------------------------------------------Start of TP </w:t>
      </w:r>
      <w:r>
        <w:rPr>
          <w:rFonts w:ascii="Times New Roman" w:hAnsi="Times New Roman"/>
          <w:szCs w:val="20"/>
        </w:rPr>
        <w:t xml:space="preserve">to </w:t>
      </w:r>
      <w:r w:rsidRPr="00982E91">
        <w:rPr>
          <w:szCs w:val="20"/>
        </w:rPr>
        <w:t>Section 5.2.2.1.1 of 38.214</w:t>
      </w:r>
      <w:r w:rsidRPr="00982E91">
        <w:rPr>
          <w:rFonts w:ascii="Times New Roman" w:hAnsi="Times New Roman" w:hint="eastAsia"/>
          <w:szCs w:val="20"/>
        </w:rPr>
        <w:t>-----------------</w:t>
      </w:r>
      <w:r>
        <w:rPr>
          <w:rFonts w:ascii="Times New Roman" w:hAnsi="Times New Roman" w:hint="eastAsia"/>
          <w:szCs w:val="20"/>
        </w:rPr>
        <w:t>------</w:t>
      </w:r>
    </w:p>
    <w:p w14:paraId="3B338FDC" w14:textId="77777777" w:rsidR="00982E91" w:rsidRPr="00982E91" w:rsidRDefault="00982E91" w:rsidP="00982E91">
      <w:pPr>
        <w:ind w:left="720" w:hanging="720"/>
        <w:rPr>
          <w:color w:val="000000"/>
          <w:szCs w:val="20"/>
        </w:rPr>
      </w:pPr>
      <w:bookmarkStart w:id="372" w:name="_Hlk497822531"/>
      <w:r w:rsidRPr="00982E91">
        <w:rPr>
          <w:color w:val="000000"/>
          <w:szCs w:val="20"/>
        </w:rPr>
        <w:t>The CSI reference resource for a serving cell is defined as follows:</w:t>
      </w:r>
    </w:p>
    <w:p w14:paraId="4422C057" w14:textId="77777777" w:rsidR="00982E91" w:rsidRPr="00982E91" w:rsidRDefault="00982E91" w:rsidP="00982E91">
      <w:pPr>
        <w:ind w:left="568" w:hanging="284"/>
        <w:rPr>
          <w:rFonts w:ascii="Times New Roman" w:eastAsia="MS Mincho" w:hAnsi="Times New Roman"/>
          <w:szCs w:val="20"/>
          <w:lang w:val="en-US"/>
        </w:rPr>
      </w:pPr>
      <w:r w:rsidRPr="00982E91">
        <w:rPr>
          <w:rFonts w:ascii="Times New Roman" w:eastAsia="MS Mincho" w:hAnsi="Times New Roman"/>
          <w:szCs w:val="20"/>
          <w:lang w:val="en-US"/>
        </w:rPr>
        <w:t>-</w:t>
      </w:r>
      <w:r w:rsidRPr="00982E91">
        <w:rPr>
          <w:rFonts w:ascii="Times New Roman" w:eastAsia="MS Mincho" w:hAnsi="Times New Roman"/>
          <w:szCs w:val="20"/>
          <w:lang w:val="en-US"/>
        </w:rPr>
        <w:tab/>
        <w:t>In the frequency domain, the CSI reference resource is defined by the group of downlink physical resource blocks corresponding to the band to which the derived CQI value relates.</w:t>
      </w:r>
    </w:p>
    <w:p w14:paraId="0439A625" w14:textId="77777777" w:rsidR="00982E91" w:rsidRPr="00982E91" w:rsidRDefault="00982E91" w:rsidP="00982E91">
      <w:pPr>
        <w:ind w:left="568" w:hanging="284"/>
        <w:rPr>
          <w:rFonts w:ascii="Times New Roman" w:eastAsia="MS Mincho" w:hAnsi="Times New Roman"/>
          <w:szCs w:val="20"/>
          <w:lang w:val="en-US"/>
        </w:rPr>
      </w:pPr>
      <w:bookmarkStart w:id="373" w:name="_Hlk497896664"/>
      <w:r w:rsidRPr="00982E91">
        <w:rPr>
          <w:rFonts w:ascii="Times New Roman" w:eastAsia="MS Mincho" w:hAnsi="Times New Roman"/>
          <w:szCs w:val="20"/>
          <w:lang w:val="en-US"/>
        </w:rPr>
        <w:t>-</w:t>
      </w:r>
      <w:r w:rsidRPr="00982E91">
        <w:rPr>
          <w:rFonts w:ascii="Times New Roman" w:eastAsia="MS Mincho" w:hAnsi="Times New Roman"/>
          <w:szCs w:val="20"/>
          <w:lang w:val="en-US"/>
        </w:rPr>
        <w:tab/>
        <w:t xml:space="preserve">In the time domain, </w:t>
      </w:r>
      <w:r w:rsidRPr="00982E91">
        <w:rPr>
          <w:rFonts w:ascii="Times New Roman" w:eastAsia="MS Mincho" w:hAnsi="Times New Roman"/>
          <w:strike/>
          <w:color w:val="FF0000"/>
          <w:szCs w:val="20"/>
          <w:lang w:val="en-US"/>
        </w:rPr>
        <w:t>for a UE configured with a single CSI resource set for the serving cell</w:t>
      </w:r>
      <w:r w:rsidRPr="00982E91">
        <w:rPr>
          <w:rFonts w:ascii="Times New Roman" w:eastAsia="MS Mincho" w:hAnsi="Times New Roman"/>
          <w:szCs w:val="20"/>
          <w:lang w:val="en-US"/>
        </w:rPr>
        <w:t xml:space="preserve">, the CSI reference resource for a CSI reporting in uplink slot </w:t>
      </w:r>
      <w:r w:rsidRPr="00982E91">
        <w:rPr>
          <w:rFonts w:ascii="Times New Roman" w:eastAsia="MS Mincho" w:hAnsi="Times New Roman"/>
          <w:i/>
          <w:szCs w:val="20"/>
          <w:lang w:val="en-US"/>
        </w:rPr>
        <w:t>n</w:t>
      </w:r>
      <w:r w:rsidRPr="00982E91">
        <w:rPr>
          <w:rFonts w:ascii="Times New Roman" w:eastAsia="MS Mincho" w:hAnsi="Times New Roman"/>
          <w:i/>
          <w:color w:val="FF0000"/>
          <w:szCs w:val="20"/>
          <w:lang w:val="en-US"/>
        </w:rPr>
        <w:t>’</w:t>
      </w:r>
      <w:r w:rsidRPr="00982E91">
        <w:rPr>
          <w:rFonts w:ascii="Times New Roman" w:eastAsia="MS Mincho" w:hAnsi="Times New Roman"/>
          <w:szCs w:val="20"/>
          <w:lang w:val="en-US"/>
        </w:rPr>
        <w:t xml:space="preserve"> is defined by a single downlink slot</w:t>
      </w:r>
      <w:r w:rsidRPr="00982E91">
        <w:rPr>
          <w:rFonts w:ascii="Times New Roman" w:eastAsia="MS Mincho" w:hAnsi="Times New Roman"/>
          <w:i/>
          <w:szCs w:val="20"/>
          <w:lang w:val="en-US"/>
        </w:rPr>
        <w:t xml:space="preserve"> n</w:t>
      </w:r>
      <w:r w:rsidRPr="00982E91">
        <w:rPr>
          <w:rFonts w:ascii="Times New Roman" w:eastAsia="MS Mincho" w:hAnsi="Times New Roman"/>
          <w:szCs w:val="20"/>
          <w:lang w:val="en-US"/>
        </w:rPr>
        <w:t>-</w:t>
      </w:r>
      <w:r w:rsidRPr="00982E91">
        <w:rPr>
          <w:rFonts w:ascii="Times New Roman" w:eastAsia="MS Mincho" w:hAnsi="Times New Roman"/>
          <w:i/>
          <w:szCs w:val="20"/>
          <w:lang w:val="en-US"/>
        </w:rPr>
        <w:t>n</w:t>
      </w:r>
      <w:r w:rsidRPr="00982E91">
        <w:rPr>
          <w:rFonts w:ascii="Times New Roman" w:eastAsia="MS Mincho" w:hAnsi="Times New Roman"/>
          <w:i/>
          <w:szCs w:val="20"/>
          <w:vertAlign w:val="subscript"/>
          <w:lang w:val="en-US"/>
        </w:rPr>
        <w:t>CQI_ref</w:t>
      </w:r>
      <w:r w:rsidRPr="00982E91">
        <w:rPr>
          <w:rFonts w:ascii="Times New Roman" w:eastAsia="MS Mincho" w:hAnsi="Times New Roman"/>
          <w:szCs w:val="20"/>
          <w:lang w:val="en-US"/>
        </w:rPr>
        <w:t>,</w:t>
      </w:r>
    </w:p>
    <w:p w14:paraId="32A7996E" w14:textId="72FCDA0E" w:rsidR="00982E91" w:rsidRPr="00982E91" w:rsidRDefault="00982E91" w:rsidP="00982E91">
      <w:pPr>
        <w:ind w:left="568" w:hanging="1"/>
        <w:rPr>
          <w:color w:val="FF0000"/>
          <w:szCs w:val="20"/>
          <w:lang w:val="en-US"/>
        </w:rPr>
      </w:pPr>
      <w:r w:rsidRPr="00982E91">
        <w:rPr>
          <w:color w:val="C00000"/>
          <w:szCs w:val="20"/>
          <w:lang w:val="en-US"/>
        </w:rPr>
        <w:t xml:space="preserve">-    </w:t>
      </w:r>
      <w:r w:rsidRPr="00982E91">
        <w:rPr>
          <w:color w:val="FF0000"/>
          <w:szCs w:val="20"/>
          <w:lang w:val="en-US"/>
        </w:rPr>
        <w:t xml:space="preserve">where </w:t>
      </w:r>
      <w:r w:rsidR="001B7BF2">
        <w:rPr>
          <w:color w:val="FF0000"/>
          <w:position w:val="-32"/>
          <w:szCs w:val="20"/>
          <w:lang w:val="en-US"/>
        </w:rPr>
        <w:pict w14:anchorId="2C65E8C5">
          <v:shape id="_x0000_i1104" type="#_x0000_t75" style="width:69.6pt;height:38.4pt">
            <v:imagedata r:id="rId866" o:title=""/>
          </v:shape>
        </w:pict>
      </w:r>
      <w:r w:rsidRPr="00982E91">
        <w:rPr>
          <w:color w:val="FF0000"/>
          <w:szCs w:val="20"/>
          <w:lang w:val="en-US"/>
        </w:rPr>
        <w:t xml:space="preserve"> </w:t>
      </w:r>
      <w:r w:rsidRPr="00982E91">
        <w:rPr>
          <w:color w:val="FF0000"/>
          <w:szCs w:val="20"/>
        </w:rPr>
        <w:fldChar w:fldCharType="begin"/>
      </w:r>
      <w:r w:rsidRPr="00982E91">
        <w:rPr>
          <w:color w:val="FF0000"/>
          <w:szCs w:val="20"/>
        </w:rPr>
        <w:instrText xml:space="preserve"> QUOTE </w:instrText>
      </w:r>
      <m:oMath>
        <m:r>
          <m:rPr>
            <m:sty m:val="p"/>
          </m:rPr>
          <w:rPr>
            <w:rFonts w:ascii="Cambria Math" w:eastAsia="Calibri" w:hAnsi="Cambria Math"/>
            <w:color w:val="FF0000"/>
            <w:lang w:val="en-US"/>
          </w:rPr>
          <m:t>n=</m:t>
        </m:r>
        <m:d>
          <m:dPr>
            <m:begChr m:val="⌊"/>
            <m:endChr m:val="⌋"/>
            <m:ctrlPr>
              <w:rPr>
                <w:rFonts w:ascii="Cambria Math" w:eastAsia="Calibri" w:hAnsi="Cambria Math"/>
                <w:i/>
                <w:color w:val="FF0000"/>
                <w:lang w:val="en-US"/>
              </w:rPr>
            </m:ctrlPr>
          </m:dPr>
          <m:e>
            <m:sSup>
              <m:sSupPr>
                <m:ctrlPr>
                  <w:rPr>
                    <w:rFonts w:ascii="Cambria Math" w:eastAsia="Calibri" w:hAnsi="Cambria Math"/>
                    <w:i/>
                    <w:color w:val="FF0000"/>
                    <w:lang w:val="en-US"/>
                  </w:rPr>
                </m:ctrlPr>
              </m:sSupPr>
              <m:e>
                <m:r>
                  <m:rPr>
                    <m:sty m:val="p"/>
                  </m:rPr>
                  <w:rPr>
                    <w:rFonts w:ascii="Cambria Math" w:eastAsia="Calibri" w:hAnsi="Cambria Math"/>
                    <w:color w:val="FF0000"/>
                    <w:lang w:val="en-US"/>
                  </w:rPr>
                  <m:t>n</m:t>
                </m:r>
              </m:e>
              <m:sup>
                <m:r>
                  <m:rPr>
                    <m:sty m:val="p"/>
                  </m:rPr>
                  <w:rPr>
                    <w:rFonts w:ascii="Cambria Math" w:eastAsia="Calibri" w:hAnsi="Cambria Math"/>
                    <w:color w:val="FF0000"/>
                    <w:lang w:val="en-US"/>
                  </w:rPr>
                  <m:t>'</m:t>
                </m:r>
              </m:sup>
            </m:sSup>
            <m:r>
              <m:rPr>
                <m:sty m:val="p"/>
              </m:rPr>
              <w:rPr>
                <w:rFonts w:ascii="Cambria Math" w:eastAsia="Calibri" w:hAnsi="Cambria Math"/>
                <w:color w:val="FF0000"/>
                <w:lang w:val="en-US"/>
              </w:rPr>
              <m:t>⋅</m:t>
            </m:r>
            <m:f>
              <m:fPr>
                <m:ctrlPr>
                  <w:rPr>
                    <w:rFonts w:ascii="Cambria Math" w:eastAsia="Calibri" w:hAnsi="Cambria Math"/>
                    <w:i/>
                    <w:color w:val="FF0000"/>
                    <w:lang w:val="en-US"/>
                  </w:rPr>
                </m:ctrlPr>
              </m:fPr>
              <m:num>
                <m:sSup>
                  <m:sSupPr>
                    <m:ctrlPr>
                      <w:rPr>
                        <w:rFonts w:ascii="Cambria Math" w:eastAsia="Calibri" w:hAnsi="Cambria Math"/>
                        <w:i/>
                        <w:color w:val="FF0000"/>
                        <w:lang w:val="en-US"/>
                      </w:rPr>
                    </m:ctrlPr>
                  </m:sSupPr>
                  <m:e>
                    <m:r>
                      <m:rPr>
                        <m:sty m:val="p"/>
                      </m:rPr>
                      <w:rPr>
                        <w:rFonts w:ascii="Cambria Math" w:eastAsia="Calibri" w:hAnsi="Cambria Math"/>
                        <w:color w:val="FF0000"/>
                        <w:lang w:val="en-US"/>
                      </w:rPr>
                      <m:t>2</m:t>
                    </m:r>
                  </m:e>
                  <m:sup>
                    <m:sSub>
                      <m:sSubPr>
                        <m:ctrlPr>
                          <w:rPr>
                            <w:rFonts w:ascii="Cambria Math" w:eastAsia="Calibri" w:hAnsi="Cambria Math"/>
                            <w:i/>
                            <w:color w:val="FF0000"/>
                            <w:lang w:val="en-US"/>
                          </w:rPr>
                        </m:ctrlPr>
                      </m:sSubPr>
                      <m:e>
                        <m:r>
                          <m:rPr>
                            <m:sty m:val="p"/>
                          </m:rPr>
                          <w:rPr>
                            <w:rFonts w:ascii="Cambria Math" w:eastAsia="Calibri" w:hAnsi="Cambria Math"/>
                            <w:color w:val="FF0000"/>
                            <w:lang w:val="en-US"/>
                          </w:rPr>
                          <m:t>μ</m:t>
                        </m:r>
                      </m:e>
                      <m:sub>
                        <m:r>
                          <m:rPr>
                            <m:sty m:val="p"/>
                          </m:rPr>
                          <w:rPr>
                            <w:rFonts w:ascii="Cambria Math" w:eastAsia="Calibri" w:hAnsi="Cambria Math"/>
                            <w:color w:val="FF0000"/>
                            <w:lang w:val="en-US"/>
                          </w:rPr>
                          <m:t>DL</m:t>
                        </m:r>
                      </m:sub>
                    </m:sSub>
                  </m:sup>
                </m:sSup>
              </m:num>
              <m:den>
                <m:sSup>
                  <m:sSupPr>
                    <m:ctrlPr>
                      <w:rPr>
                        <w:rFonts w:ascii="Cambria Math" w:eastAsia="Calibri" w:hAnsi="Cambria Math"/>
                        <w:i/>
                        <w:color w:val="FF0000"/>
                        <w:lang w:val="en-US"/>
                      </w:rPr>
                    </m:ctrlPr>
                  </m:sSupPr>
                  <m:e>
                    <m:r>
                      <m:rPr>
                        <m:sty m:val="p"/>
                      </m:rPr>
                      <w:rPr>
                        <w:rFonts w:ascii="Cambria Math" w:eastAsia="Calibri" w:hAnsi="Cambria Math"/>
                        <w:color w:val="FF0000"/>
                        <w:lang w:val="en-US"/>
                      </w:rPr>
                      <m:t>2</m:t>
                    </m:r>
                  </m:e>
                  <m:sup>
                    <m:sSub>
                      <m:sSubPr>
                        <m:ctrlPr>
                          <w:rPr>
                            <w:rFonts w:ascii="Cambria Math" w:eastAsia="Calibri" w:hAnsi="Cambria Math"/>
                            <w:i/>
                            <w:color w:val="FF0000"/>
                            <w:lang w:val="en-US"/>
                          </w:rPr>
                        </m:ctrlPr>
                      </m:sSubPr>
                      <m:e>
                        <m:r>
                          <m:rPr>
                            <m:sty m:val="p"/>
                          </m:rPr>
                          <w:rPr>
                            <w:rFonts w:ascii="Cambria Math" w:eastAsia="Calibri" w:hAnsi="Cambria Math"/>
                            <w:color w:val="FF0000"/>
                            <w:lang w:val="en-US"/>
                          </w:rPr>
                          <m:t>μ</m:t>
                        </m:r>
                      </m:e>
                      <m:sub>
                        <m:r>
                          <m:rPr>
                            <m:sty m:val="p"/>
                          </m:rPr>
                          <w:rPr>
                            <w:rFonts w:ascii="Cambria Math" w:eastAsia="Calibri" w:hAnsi="Cambria Math"/>
                            <w:color w:val="FF0000"/>
                            <w:lang w:val="en-US"/>
                          </w:rPr>
                          <m:t>UL</m:t>
                        </m:r>
                      </m:sub>
                    </m:sSub>
                  </m:sup>
                </m:sSup>
              </m:den>
            </m:f>
          </m:e>
        </m:d>
      </m:oMath>
      <w:r w:rsidRPr="00982E91">
        <w:rPr>
          <w:color w:val="FF0000"/>
          <w:szCs w:val="20"/>
        </w:rPr>
        <w:instrText xml:space="preserve"> </w:instrText>
      </w:r>
      <w:r w:rsidRPr="00982E91">
        <w:rPr>
          <w:color w:val="FF0000"/>
          <w:szCs w:val="20"/>
        </w:rPr>
        <w:fldChar w:fldCharType="end"/>
      </w:r>
      <w:r w:rsidRPr="00982E91">
        <w:rPr>
          <w:color w:val="FF0000"/>
          <w:szCs w:val="20"/>
        </w:rPr>
        <w:t xml:space="preserve">and </w:t>
      </w:r>
      <w:r w:rsidR="001B7BF2">
        <w:rPr>
          <w:position w:val="-12"/>
          <w:szCs w:val="20"/>
        </w:rPr>
        <w:pict w14:anchorId="24E3D618">
          <v:shape id="_x0000_i1105" type="#_x0000_t75" style="width:21.6pt;height:18.4pt">
            <v:imagedata r:id="rId867" o:title=""/>
          </v:shape>
        </w:pict>
      </w:r>
      <w:r w:rsidRPr="00982E91">
        <w:rPr>
          <w:color w:val="FF0000"/>
          <w:szCs w:val="20"/>
          <w:lang w:val="en-US"/>
        </w:rPr>
        <w:fldChar w:fldCharType="begin"/>
      </w:r>
      <w:r w:rsidRPr="00982E91">
        <w:rPr>
          <w:color w:val="FF0000"/>
          <w:szCs w:val="20"/>
          <w:lang w:val="en-US"/>
        </w:rPr>
        <w:instrText xml:space="preserve"> QUOTE </w:instrText>
      </w:r>
      <m:oMath>
        <m:sSub>
          <m:sSubPr>
            <m:ctrlPr>
              <w:rPr>
                <w:rFonts w:ascii="Cambria Math" w:eastAsia="Calibri" w:hAnsi="Cambria Math"/>
                <w:i/>
                <w:color w:val="FF0000"/>
                <w:lang w:val="en-US"/>
              </w:rPr>
            </m:ctrlPr>
          </m:sSubPr>
          <m:e>
            <m:r>
              <m:rPr>
                <m:sty m:val="p"/>
              </m:rPr>
              <w:rPr>
                <w:rFonts w:ascii="Cambria Math" w:hAnsi="Cambria Math"/>
                <w:color w:val="FF0000"/>
              </w:rPr>
              <m:t>μ</m:t>
            </m:r>
          </m:e>
          <m:sub>
            <m:r>
              <m:rPr>
                <m:sty m:val="p"/>
              </m:rPr>
              <w:rPr>
                <w:rFonts w:ascii="Cambria Math" w:hAnsi="Cambria Math"/>
                <w:color w:val="FF0000"/>
              </w:rPr>
              <m:t>DL</m:t>
            </m:r>
          </m:sub>
        </m:sSub>
      </m:oMath>
      <w:r w:rsidRPr="00982E91">
        <w:rPr>
          <w:color w:val="FF0000"/>
          <w:szCs w:val="20"/>
          <w:lang w:val="en-US"/>
        </w:rPr>
        <w:instrText xml:space="preserve"> </w:instrText>
      </w:r>
      <w:r w:rsidRPr="00982E91">
        <w:rPr>
          <w:color w:val="FF0000"/>
          <w:szCs w:val="20"/>
          <w:lang w:val="en-US"/>
        </w:rPr>
        <w:fldChar w:fldCharType="end"/>
      </w:r>
      <w:r w:rsidRPr="00982E91">
        <w:rPr>
          <w:color w:val="FF0000"/>
          <w:szCs w:val="20"/>
          <w:lang w:val="en-US"/>
        </w:rPr>
        <w:t xml:space="preserve"> </w:t>
      </w:r>
      <w:r w:rsidRPr="00982E91">
        <w:rPr>
          <w:color w:val="FF0000"/>
          <w:szCs w:val="20"/>
        </w:rPr>
        <w:t xml:space="preserve">and </w:t>
      </w:r>
      <w:r w:rsidR="001B7BF2">
        <w:rPr>
          <w:position w:val="-12"/>
          <w:szCs w:val="20"/>
        </w:rPr>
        <w:pict w14:anchorId="5B234D9D">
          <v:shape id="_x0000_i1106" type="#_x0000_t75" style="width:20.8pt;height:18.4pt">
            <v:imagedata r:id="rId868" o:title=""/>
          </v:shape>
        </w:pict>
      </w:r>
      <w:r w:rsidRPr="00982E91">
        <w:rPr>
          <w:color w:val="FF0000"/>
          <w:szCs w:val="20"/>
        </w:rPr>
        <w:fldChar w:fldCharType="begin"/>
      </w:r>
      <w:r w:rsidRPr="00982E91">
        <w:rPr>
          <w:color w:val="FF0000"/>
          <w:szCs w:val="20"/>
        </w:rPr>
        <w:instrText xml:space="preserve"> QUOTE </w:instrText>
      </w:r>
      <m:oMath>
        <m:sSub>
          <m:sSubPr>
            <m:ctrlPr>
              <w:rPr>
                <w:rFonts w:ascii="Cambria Math" w:eastAsia="Calibri" w:hAnsi="Cambria Math"/>
                <w:i/>
                <w:color w:val="FF0000"/>
                <w:lang w:val="en-US"/>
              </w:rPr>
            </m:ctrlPr>
          </m:sSubPr>
          <m:e>
            <m:r>
              <m:rPr>
                <m:sty m:val="p"/>
              </m:rPr>
              <w:rPr>
                <w:rFonts w:ascii="Cambria Math" w:hAnsi="Cambria Math"/>
                <w:color w:val="FF0000"/>
              </w:rPr>
              <m:t>μ</m:t>
            </m:r>
          </m:e>
          <m:sub>
            <m:r>
              <m:rPr>
                <m:sty m:val="p"/>
              </m:rPr>
              <w:rPr>
                <w:rFonts w:ascii="Cambria Math" w:hAnsi="Cambria Math"/>
                <w:color w:val="FF0000"/>
              </w:rPr>
              <m:t>UL</m:t>
            </m:r>
          </m:sub>
        </m:sSub>
      </m:oMath>
      <w:r w:rsidRPr="00982E91">
        <w:rPr>
          <w:color w:val="FF0000"/>
          <w:szCs w:val="20"/>
        </w:rPr>
        <w:instrText xml:space="preserve"> </w:instrText>
      </w:r>
      <w:r w:rsidRPr="00982E91">
        <w:rPr>
          <w:color w:val="FF0000"/>
          <w:szCs w:val="20"/>
        </w:rPr>
        <w:fldChar w:fldCharType="end"/>
      </w:r>
      <w:r w:rsidRPr="00982E91">
        <w:rPr>
          <w:color w:val="FF0000"/>
          <w:szCs w:val="20"/>
        </w:rPr>
        <w:t xml:space="preserve"> are the subcarrier spacing configurations for DL and UL,  respectively</w:t>
      </w:r>
    </w:p>
    <w:p w14:paraId="62B5EF72" w14:textId="77777777" w:rsidR="00982E91" w:rsidRPr="00982E91" w:rsidRDefault="00982E91" w:rsidP="00982E91">
      <w:pPr>
        <w:ind w:left="851" w:hanging="284"/>
        <w:rPr>
          <w:rFonts w:ascii="Times New Roman" w:eastAsia="MS Mincho" w:hAnsi="Times New Roman"/>
          <w:szCs w:val="20"/>
          <w:lang w:val="en-US"/>
        </w:rPr>
      </w:pPr>
      <w:r w:rsidRPr="00982E91">
        <w:rPr>
          <w:rFonts w:ascii="Times New Roman" w:eastAsia="MS Mincho" w:hAnsi="Times New Roman"/>
          <w:szCs w:val="20"/>
          <w:lang w:val="en-US"/>
        </w:rPr>
        <w:t>-</w:t>
      </w:r>
      <w:r w:rsidRPr="00982E91">
        <w:rPr>
          <w:rFonts w:ascii="Times New Roman" w:eastAsia="MS Mincho" w:hAnsi="Times New Roman"/>
          <w:szCs w:val="20"/>
          <w:lang w:val="en-US"/>
        </w:rPr>
        <w:tab/>
        <w:t>where for periodic and semi-persistent CSI reporting</w:t>
      </w:r>
    </w:p>
    <w:p w14:paraId="78AFC420" w14:textId="44F0E4EB" w:rsidR="00982E91" w:rsidRPr="00982E91" w:rsidRDefault="00982E91" w:rsidP="00982E91">
      <w:pPr>
        <w:overflowPunct w:val="0"/>
        <w:autoSpaceDE w:val="0"/>
        <w:autoSpaceDN w:val="0"/>
        <w:adjustRightInd w:val="0"/>
        <w:ind w:left="1135" w:hanging="284"/>
        <w:textAlignment w:val="baseline"/>
        <w:rPr>
          <w:rFonts w:ascii="Times New Roman" w:eastAsia="SimSun" w:hAnsi="Times New Roman"/>
          <w:szCs w:val="20"/>
        </w:rPr>
      </w:pPr>
      <w:r w:rsidRPr="00982E91">
        <w:rPr>
          <w:rFonts w:ascii="Times New Roman" w:eastAsia="SimSun" w:hAnsi="Times New Roman"/>
          <w:szCs w:val="20"/>
        </w:rPr>
        <w:t>-</w:t>
      </w:r>
      <w:r w:rsidRPr="00982E91">
        <w:rPr>
          <w:rFonts w:ascii="Times New Roman" w:eastAsia="SimSun" w:hAnsi="Times New Roman"/>
          <w:szCs w:val="20"/>
        </w:rPr>
        <w:tab/>
        <w:t xml:space="preserve">if a single CSI-RS resource is configured for channel measurement </w:t>
      </w:r>
      <w:r w:rsidRPr="00982E91">
        <w:rPr>
          <w:rFonts w:ascii="Times New Roman" w:eastAsia="SimSun" w:hAnsi="Times New Roman"/>
          <w:i/>
          <w:szCs w:val="20"/>
        </w:rPr>
        <w:t>n</w:t>
      </w:r>
      <w:r w:rsidRPr="00982E91">
        <w:rPr>
          <w:rFonts w:ascii="Times New Roman" w:eastAsia="SimSun" w:hAnsi="Times New Roman"/>
          <w:i/>
          <w:szCs w:val="20"/>
          <w:vertAlign w:val="subscript"/>
        </w:rPr>
        <w:t>CQI_ref</w:t>
      </w:r>
      <w:r w:rsidRPr="00982E91">
        <w:rPr>
          <w:rFonts w:ascii="Times New Roman" w:eastAsia="SimSun" w:hAnsi="Times New Roman"/>
          <w:szCs w:val="20"/>
        </w:rPr>
        <w:t xml:space="preserve"> is the smallest value greater than or equal to </w:t>
      </w:r>
      <w:r w:rsidR="001B7BF2">
        <w:rPr>
          <w:rFonts w:ascii="Times New Roman" w:eastAsia="SimSun" w:hAnsi="Times New Roman"/>
          <w:position w:val="-4"/>
          <w:szCs w:val="20"/>
        </w:rPr>
        <w:pict w14:anchorId="6316BC7B">
          <v:shape id="_x0000_i1107" type="#_x0000_t75" style="width:88pt;height:16pt">
            <v:imagedata r:id="rId869" o:title=""/>
          </v:shape>
        </w:pict>
      </w:r>
      <w:r w:rsidRPr="00982E91">
        <w:rPr>
          <w:rFonts w:ascii="Times New Roman" w:eastAsia="SimSun" w:hAnsi="Times New Roman"/>
          <w:color w:val="000000"/>
          <w:szCs w:val="20"/>
        </w:rPr>
        <w:fldChar w:fldCharType="begin"/>
      </w:r>
      <w:r w:rsidRPr="00982E91">
        <w:rPr>
          <w:rFonts w:ascii="Times New Roman" w:eastAsia="SimSun" w:hAnsi="Times New Roman"/>
          <w:color w:val="000000"/>
          <w:szCs w:val="20"/>
        </w:rPr>
        <w:instrText xml:space="preserve"> QUOTE </w:instrText>
      </w:r>
      <m:oMath>
        <m:r>
          <m:rPr>
            <m:sty m:val="p"/>
          </m:rPr>
          <w:rPr>
            <w:rFonts w:ascii="Cambria Math" w:hAnsi="Cambria Math"/>
            <w:color w:val="000000"/>
          </w:rPr>
          <m:t>4⋅</m:t>
        </m:r>
        <m:sSup>
          <m:sSupPr>
            <m:ctrlPr>
              <w:rPr>
                <w:rFonts w:ascii="Cambria Math" w:hAnsi="Cambria Math"/>
                <w:i/>
                <w:iCs/>
                <w:strike/>
                <w:color w:val="FF0000"/>
                <w:sz w:val="24"/>
              </w:rPr>
            </m:ctrlPr>
          </m:sSupPr>
          <m:e>
            <m:r>
              <m:rPr>
                <m:sty m:val="p"/>
              </m:rPr>
              <w:rPr>
                <w:rFonts w:ascii="Cambria Math" w:hAnsi="Cambria Math"/>
                <w:strike/>
                <w:color w:val="FF0000"/>
              </w:rPr>
              <m:t>2</m:t>
            </m:r>
          </m:e>
          <m:sup>
            <m:r>
              <m:rPr>
                <m:sty m:val="p"/>
              </m:rPr>
              <w:rPr>
                <w:rFonts w:ascii="Cambria Math" w:hAnsi="Cambria Math"/>
                <w:strike/>
                <w:color w:val="FF0000"/>
                <w:lang w:val="en-AU"/>
              </w:rPr>
              <m:t xml:space="preserve">min </m:t>
            </m:r>
            <m:d>
              <m:dPr>
                <m:ctrlPr>
                  <w:rPr>
                    <w:rFonts w:ascii="Cambria Math" w:hAnsi="Cambria Math"/>
                    <w:strike/>
                    <w:color w:val="FF0000"/>
                    <w:lang w:val="en-AU"/>
                  </w:rPr>
                </m:ctrlPr>
              </m:dPr>
              <m:e>
                <m:sSub>
                  <m:sSubPr>
                    <m:ctrlPr>
                      <w:rPr>
                        <w:rFonts w:ascii="Cambria Math" w:hAnsi="Cambria Math"/>
                        <w:i/>
                        <w:iCs/>
                        <w:strike/>
                        <w:color w:val="FF0000"/>
                        <w:sz w:val="24"/>
                      </w:rPr>
                    </m:ctrlPr>
                  </m:sSubPr>
                  <m:e>
                    <m:r>
                      <m:rPr>
                        <m:sty m:val="p"/>
                      </m:rPr>
                      <w:rPr>
                        <w:rFonts w:ascii="Cambria Math" w:hAnsi="Cambria Math"/>
                        <w:strike/>
                        <w:color w:val="FF0000"/>
                        <w:lang w:val="en-AU"/>
                      </w:rPr>
                      <m:t>µ</m:t>
                    </m:r>
                  </m:e>
                  <m:sub>
                    <m:r>
                      <m:rPr>
                        <m:sty m:val="p"/>
                      </m:rPr>
                      <w:rPr>
                        <w:rFonts w:ascii="Cambria Math" w:hAnsi="Cambria Math"/>
                        <w:strike/>
                        <w:color w:val="FF0000"/>
                        <w:lang w:val="en-AU"/>
                      </w:rPr>
                      <m:t>DL</m:t>
                    </m:r>
                  </m:sub>
                </m:sSub>
                <m:r>
                  <m:rPr>
                    <m:sty m:val="p"/>
                  </m:rPr>
                  <w:rPr>
                    <w:rFonts w:ascii="Cambria Math" w:hAnsi="Cambria Math"/>
                    <w:strike/>
                    <w:color w:val="FF0000"/>
                    <w:lang w:val="en-AU"/>
                  </w:rPr>
                  <m:t xml:space="preserve">, </m:t>
                </m:r>
                <m:sSub>
                  <m:sSubPr>
                    <m:ctrlPr>
                      <w:rPr>
                        <w:rFonts w:ascii="Cambria Math" w:hAnsi="Cambria Math"/>
                        <w:i/>
                        <w:iCs/>
                        <w:strike/>
                        <w:color w:val="FF0000"/>
                        <w:sz w:val="24"/>
                      </w:rPr>
                    </m:ctrlPr>
                  </m:sSubPr>
                  <m:e>
                    <m:r>
                      <m:rPr>
                        <m:sty m:val="p"/>
                      </m:rPr>
                      <w:rPr>
                        <w:rFonts w:ascii="Cambria Math" w:hAnsi="Cambria Math"/>
                        <w:strike/>
                        <w:color w:val="FF0000"/>
                        <w:lang w:val="en-AU"/>
                      </w:rPr>
                      <m:t>µ</m:t>
                    </m:r>
                  </m:e>
                  <m:sub>
                    <m:r>
                      <m:rPr>
                        <m:sty m:val="p"/>
                      </m:rPr>
                      <w:rPr>
                        <w:rFonts w:ascii="Cambria Math" w:hAnsi="Cambria Math"/>
                        <w:strike/>
                        <w:color w:val="FF0000"/>
                        <w:lang w:val="en-AU"/>
                      </w:rPr>
                      <m:t>UL</m:t>
                    </m:r>
                  </m:sub>
                </m:sSub>
              </m:e>
            </m:d>
          </m:sup>
        </m:sSup>
        <m:sSup>
          <m:sSupPr>
            <m:ctrlPr>
              <w:rPr>
                <w:rFonts w:ascii="Cambria Math" w:eastAsia="Calibri" w:hAnsi="Cambria Math"/>
                <w:i/>
                <w:color w:val="FF0000"/>
                <w:lang w:val="en-US"/>
              </w:rPr>
            </m:ctrlPr>
          </m:sSupPr>
          <m:e>
            <m:r>
              <m:rPr>
                <m:sty m:val="p"/>
              </m:rPr>
              <w:rPr>
                <w:rFonts w:ascii="Cambria Math" w:eastAsia="Calibri" w:hAnsi="Cambria Math"/>
                <w:color w:val="FF0000"/>
                <w:lang w:val="en-US"/>
              </w:rPr>
              <m:t>2</m:t>
            </m:r>
          </m:e>
          <m:sup>
            <m:sSub>
              <m:sSubPr>
                <m:ctrlPr>
                  <w:rPr>
                    <w:rFonts w:ascii="Cambria Math" w:eastAsia="Calibri" w:hAnsi="Cambria Math"/>
                    <w:i/>
                    <w:color w:val="FF0000"/>
                    <w:lang w:val="en-US"/>
                  </w:rPr>
                </m:ctrlPr>
              </m:sSubPr>
              <m:e>
                <m:r>
                  <m:rPr>
                    <m:sty m:val="p"/>
                  </m:rPr>
                  <w:rPr>
                    <w:rFonts w:ascii="Cambria Math" w:eastAsia="Calibri" w:hAnsi="Cambria Math"/>
                    <w:color w:val="FF0000"/>
                    <w:lang w:val="en-US"/>
                  </w:rPr>
                  <m:t>μ</m:t>
                </m:r>
              </m:e>
              <m:sub>
                <m:r>
                  <m:rPr>
                    <m:sty m:val="p"/>
                  </m:rPr>
                  <w:rPr>
                    <w:rFonts w:ascii="Cambria Math" w:eastAsia="Calibri" w:hAnsi="Cambria Math"/>
                    <w:color w:val="FF0000"/>
                    <w:lang w:val="en-US"/>
                  </w:rPr>
                  <m:t>DL</m:t>
                </m:r>
              </m:sub>
            </m:sSub>
          </m:sup>
        </m:sSup>
      </m:oMath>
      <w:r w:rsidRPr="00982E91">
        <w:rPr>
          <w:rFonts w:ascii="Times New Roman" w:eastAsia="SimSun" w:hAnsi="Times New Roman"/>
          <w:color w:val="000000"/>
          <w:szCs w:val="20"/>
        </w:rPr>
        <w:instrText xml:space="preserve"> </w:instrText>
      </w:r>
      <w:r w:rsidRPr="00982E91">
        <w:rPr>
          <w:rFonts w:ascii="Times New Roman" w:eastAsia="SimSun" w:hAnsi="Times New Roman"/>
          <w:color w:val="000000"/>
          <w:szCs w:val="20"/>
        </w:rPr>
        <w:fldChar w:fldCharType="end"/>
      </w:r>
      <w:r w:rsidRPr="00982E91">
        <w:rPr>
          <w:rFonts w:ascii="Times New Roman" w:eastAsia="SimSun" w:hAnsi="Times New Roman"/>
          <w:color w:val="000000"/>
          <w:szCs w:val="20"/>
        </w:rPr>
        <w:t xml:space="preserve">, </w:t>
      </w:r>
      <w:r w:rsidRPr="00982E91">
        <w:rPr>
          <w:rFonts w:ascii="Times New Roman" w:eastAsia="SimSun" w:hAnsi="Times New Roman"/>
          <w:szCs w:val="20"/>
        </w:rPr>
        <w:t>such that it corresponds to a valid downlink slot, or</w:t>
      </w:r>
    </w:p>
    <w:p w14:paraId="0A03E60E" w14:textId="77777777" w:rsidR="00982E91" w:rsidRPr="00982E91" w:rsidRDefault="00982E91" w:rsidP="00982E91">
      <w:pPr>
        <w:overflowPunct w:val="0"/>
        <w:autoSpaceDE w:val="0"/>
        <w:autoSpaceDN w:val="0"/>
        <w:adjustRightInd w:val="0"/>
        <w:ind w:left="1135" w:hanging="284"/>
        <w:textAlignment w:val="baseline"/>
        <w:rPr>
          <w:rFonts w:ascii="Times New Roman" w:eastAsia="SimSun" w:hAnsi="Times New Roman"/>
          <w:szCs w:val="20"/>
        </w:rPr>
      </w:pPr>
      <w:r w:rsidRPr="00982E91">
        <w:rPr>
          <w:rFonts w:ascii="Times New Roman" w:eastAsia="SimSun" w:hAnsi="Times New Roman"/>
          <w:szCs w:val="20"/>
        </w:rPr>
        <w:t>-</w:t>
      </w:r>
      <w:r w:rsidRPr="00982E91">
        <w:rPr>
          <w:rFonts w:ascii="Times New Roman" w:eastAsia="SimSun" w:hAnsi="Times New Roman"/>
          <w:szCs w:val="20"/>
        </w:rPr>
        <w:tab/>
        <w:t xml:space="preserve">if multiple CSI-RS resources are configured for channel measurement </w:t>
      </w:r>
      <w:r w:rsidRPr="00982E91">
        <w:rPr>
          <w:rFonts w:ascii="Times New Roman" w:eastAsia="SimSun" w:hAnsi="Times New Roman"/>
          <w:i/>
          <w:szCs w:val="20"/>
        </w:rPr>
        <w:t>n</w:t>
      </w:r>
      <w:r w:rsidRPr="00982E91">
        <w:rPr>
          <w:rFonts w:ascii="Times New Roman" w:eastAsia="SimSun" w:hAnsi="Times New Roman"/>
          <w:i/>
          <w:szCs w:val="20"/>
          <w:vertAlign w:val="subscript"/>
        </w:rPr>
        <w:t>CQI_ref</w:t>
      </w:r>
      <w:r w:rsidRPr="00982E91">
        <w:rPr>
          <w:rFonts w:ascii="Times New Roman" w:eastAsia="SimSun" w:hAnsi="Times New Roman"/>
          <w:szCs w:val="20"/>
        </w:rPr>
        <w:t xml:space="preserve"> is the smallest value greater than or equal to </w:t>
      </w:r>
      <w:r w:rsidR="001B7BF2">
        <w:rPr>
          <w:rFonts w:ascii="Times New Roman" w:eastAsia="SimSun" w:hAnsi="Times New Roman"/>
          <w:position w:val="-6"/>
          <w:szCs w:val="20"/>
        </w:rPr>
        <w:pict w14:anchorId="258D3085">
          <v:shape id="_x0000_i1108" type="#_x0000_t75" style="width:88pt;height:16pt">
            <v:imagedata r:id="rId870" o:title=""/>
          </v:shape>
        </w:pict>
      </w:r>
      <w:r w:rsidRPr="00982E91">
        <w:rPr>
          <w:rFonts w:ascii="Times New Roman" w:eastAsia="SimSun" w:hAnsi="Times New Roman"/>
          <w:color w:val="000000"/>
          <w:szCs w:val="20"/>
        </w:rPr>
        <w:t xml:space="preserve">, </w:t>
      </w:r>
      <w:r w:rsidRPr="00982E91">
        <w:rPr>
          <w:rFonts w:ascii="Times New Roman" w:eastAsia="SimSun" w:hAnsi="Times New Roman"/>
          <w:szCs w:val="20"/>
        </w:rPr>
        <w:t>such that it corresponds to a valid downlink slot.</w:t>
      </w:r>
    </w:p>
    <w:p w14:paraId="529D6640" w14:textId="77777777" w:rsidR="00982E91" w:rsidRPr="00982E91" w:rsidRDefault="00982E91" w:rsidP="00982E91">
      <w:pPr>
        <w:ind w:left="851" w:hanging="284"/>
        <w:rPr>
          <w:rFonts w:ascii="Times New Roman" w:eastAsia="MS Mincho" w:hAnsi="Times New Roman"/>
          <w:szCs w:val="20"/>
          <w:lang w:val="en-US"/>
        </w:rPr>
      </w:pPr>
      <w:bookmarkStart w:id="374" w:name="_Hlk497823914"/>
      <w:r w:rsidRPr="00982E91">
        <w:rPr>
          <w:rFonts w:ascii="Times New Roman" w:eastAsia="MS Mincho" w:hAnsi="Times New Roman"/>
          <w:szCs w:val="20"/>
          <w:lang w:val="en-US"/>
        </w:rPr>
        <w:t>-</w:t>
      </w:r>
      <w:r w:rsidRPr="00982E91">
        <w:rPr>
          <w:rFonts w:ascii="Times New Roman" w:eastAsia="MS Mincho" w:hAnsi="Times New Roman"/>
          <w:szCs w:val="20"/>
          <w:lang w:val="en-US"/>
        </w:rPr>
        <w:tab/>
        <w:t xml:space="preserve">where for aperiodic CSI reporting, if the UE is indicated by the DCI to report CSI in the same slot as the CSI request, </w:t>
      </w:r>
      <w:r w:rsidRPr="00982E91">
        <w:rPr>
          <w:rFonts w:ascii="Times New Roman" w:eastAsia="MS Mincho" w:hAnsi="Times New Roman"/>
          <w:i/>
          <w:szCs w:val="20"/>
          <w:lang w:val="en-US"/>
        </w:rPr>
        <w:t>n</w:t>
      </w:r>
      <w:r w:rsidRPr="00982E91">
        <w:rPr>
          <w:rFonts w:ascii="Times New Roman" w:eastAsia="MS Mincho" w:hAnsi="Times New Roman"/>
          <w:i/>
          <w:szCs w:val="20"/>
          <w:vertAlign w:val="subscript"/>
          <w:lang w:val="en-US"/>
        </w:rPr>
        <w:t>CQI_ref</w:t>
      </w:r>
      <w:r w:rsidRPr="00982E91">
        <w:rPr>
          <w:rFonts w:ascii="Times New Roman" w:eastAsia="MS Mincho" w:hAnsi="Times New Roman"/>
          <w:szCs w:val="20"/>
          <w:lang w:val="en-US"/>
        </w:rPr>
        <w:t xml:space="preserve"> is such that the reference resource is in the same valid downlink slot as the corresponding CSI request, otherwise </w:t>
      </w:r>
      <w:r w:rsidRPr="00982E91">
        <w:rPr>
          <w:rFonts w:ascii="Times New Roman" w:eastAsia="MS Mincho" w:hAnsi="Times New Roman"/>
          <w:i/>
          <w:szCs w:val="20"/>
          <w:lang w:val="en-US"/>
        </w:rPr>
        <w:lastRenderedPageBreak/>
        <w:t>n</w:t>
      </w:r>
      <w:r w:rsidRPr="00982E91">
        <w:rPr>
          <w:rFonts w:ascii="Times New Roman" w:eastAsia="MS Mincho" w:hAnsi="Times New Roman"/>
          <w:i/>
          <w:szCs w:val="20"/>
          <w:vertAlign w:val="subscript"/>
          <w:lang w:val="en-US"/>
        </w:rPr>
        <w:t>CQI_ref</w:t>
      </w:r>
      <w:r w:rsidRPr="00982E91">
        <w:rPr>
          <w:rFonts w:ascii="Times New Roman" w:eastAsia="MS Mincho" w:hAnsi="Times New Roman"/>
          <w:szCs w:val="20"/>
          <w:lang w:val="en-US"/>
        </w:rPr>
        <w:t xml:space="preserve"> is the smallest value greater than or equal to </w:t>
      </w:r>
      <w:r w:rsidR="001B7BF2">
        <w:rPr>
          <w:rFonts w:ascii="Times New Roman" w:eastAsia="MS Mincho" w:hAnsi="Times New Roman"/>
          <w:position w:val="-14"/>
          <w:szCs w:val="20"/>
          <w:lang w:val="en-US"/>
        </w:rPr>
        <w:pict w14:anchorId="270528B1">
          <v:shape id="_x0000_i1109" type="#_x0000_t75" style="width:49.6pt;height:20pt">
            <v:imagedata r:id="rId871" o:title=""/>
          </v:shape>
        </w:pict>
      </w:r>
      <w:r w:rsidRPr="00982E91">
        <w:rPr>
          <w:rFonts w:ascii="Times New Roman" w:eastAsia="MS Mincho" w:hAnsi="Times New Roman"/>
          <w:szCs w:val="20"/>
          <w:lang w:val="en-US"/>
        </w:rPr>
        <w:t xml:space="preserve">, such that slot </w:t>
      </w:r>
      <w:r w:rsidRPr="00982E91">
        <w:rPr>
          <w:rFonts w:ascii="Times New Roman" w:eastAsia="MS Mincho" w:hAnsi="Times New Roman"/>
          <w:i/>
          <w:szCs w:val="20"/>
          <w:lang w:val="en-US"/>
        </w:rPr>
        <w:t>n</w:t>
      </w:r>
      <w:r w:rsidRPr="00982E91">
        <w:rPr>
          <w:rFonts w:ascii="Times New Roman" w:eastAsia="MS Mincho" w:hAnsi="Times New Roman"/>
          <w:szCs w:val="20"/>
          <w:lang w:val="en-US"/>
        </w:rPr>
        <w:t>-</w:t>
      </w:r>
      <w:r w:rsidRPr="00982E91">
        <w:rPr>
          <w:rFonts w:ascii="Times New Roman" w:eastAsia="MS Mincho" w:hAnsi="Times New Roman"/>
          <w:i/>
          <w:szCs w:val="20"/>
          <w:lang w:val="en-US"/>
        </w:rPr>
        <w:t>n</w:t>
      </w:r>
      <w:r w:rsidRPr="00982E91">
        <w:rPr>
          <w:rFonts w:ascii="Times New Roman" w:eastAsia="MS Mincho" w:hAnsi="Times New Roman"/>
          <w:i/>
          <w:szCs w:val="20"/>
          <w:vertAlign w:val="subscript"/>
          <w:lang w:val="en-US"/>
        </w:rPr>
        <w:t>CQI_ref</w:t>
      </w:r>
      <w:r w:rsidRPr="00982E91">
        <w:rPr>
          <w:rFonts w:ascii="Times New Roman" w:eastAsia="MS Mincho" w:hAnsi="Times New Roman"/>
          <w:szCs w:val="20"/>
          <w:lang w:val="en-US"/>
        </w:rPr>
        <w:t xml:space="preserve"> corresponds to a valid downlink slot, where </w:t>
      </w:r>
      <w:r w:rsidRPr="00982E91">
        <w:rPr>
          <w:rFonts w:ascii="Times New Roman" w:eastAsia="MS Mincho" w:hAnsi="Times New Roman"/>
          <w:i/>
          <w:szCs w:val="20"/>
          <w:lang w:val="en-US"/>
        </w:rPr>
        <w:t>Z'</w:t>
      </w:r>
      <w:r w:rsidRPr="00982E91">
        <w:rPr>
          <w:rFonts w:ascii="Times New Roman" w:eastAsia="MS Mincho" w:hAnsi="Times New Roman"/>
          <w:szCs w:val="20"/>
          <w:lang w:val="en-US"/>
        </w:rPr>
        <w:t xml:space="preserve"> corresponds to the delay requirement as defined in Subclause 5.4.</w:t>
      </w:r>
    </w:p>
    <w:bookmarkEnd w:id="372"/>
    <w:bookmarkEnd w:id="373"/>
    <w:bookmarkEnd w:id="374"/>
    <w:p w14:paraId="7B6883CE" w14:textId="77777777" w:rsidR="00982E91" w:rsidRPr="00982E91" w:rsidRDefault="00982E91" w:rsidP="00982E91">
      <w:pPr>
        <w:ind w:left="851" w:hanging="284"/>
        <w:rPr>
          <w:rFonts w:ascii="Times New Roman" w:eastAsia="MS Mincho" w:hAnsi="Times New Roman"/>
          <w:szCs w:val="20"/>
          <w:lang w:val="en-US"/>
        </w:rPr>
      </w:pPr>
      <w:r w:rsidRPr="00982E91">
        <w:rPr>
          <w:rFonts w:ascii="Times New Roman" w:eastAsia="MS Mincho" w:hAnsi="Times New Roman"/>
          <w:szCs w:val="20"/>
          <w:lang w:val="en-US"/>
        </w:rPr>
        <w:t>-</w:t>
      </w:r>
      <w:r w:rsidRPr="00982E91">
        <w:rPr>
          <w:rFonts w:ascii="Times New Roman" w:eastAsia="MS Mincho" w:hAnsi="Times New Roman"/>
          <w:szCs w:val="20"/>
          <w:lang w:val="en-US"/>
        </w:rPr>
        <w:tab/>
        <w:t xml:space="preserve">when periodic or semi-persistent CSI-RS/CSI-IM is used for channel/interference measurements, the UE is not expected to measure channel/interference on the CSI-RS/CSI-IM whose last OFDM symbol is received up to </w:t>
      </w:r>
      <w:r w:rsidRPr="00982E91">
        <w:rPr>
          <w:rFonts w:ascii="Times New Roman" w:eastAsia="MS Mincho" w:hAnsi="Times New Roman"/>
          <w:i/>
          <w:szCs w:val="20"/>
          <w:lang w:val="en-US"/>
        </w:rPr>
        <w:t xml:space="preserve">Z' </w:t>
      </w:r>
      <w:r w:rsidRPr="00982E91">
        <w:rPr>
          <w:rFonts w:ascii="Times New Roman" w:eastAsia="MS Mincho" w:hAnsi="Times New Roman"/>
          <w:szCs w:val="20"/>
          <w:lang w:val="en-US"/>
        </w:rPr>
        <w:t>symbols before transmission time of the first OFDM symbol of the aperiodic CSI reporting.</w:t>
      </w:r>
    </w:p>
    <w:p w14:paraId="3A3651DE" w14:textId="709CAD85" w:rsidR="008D1EC7" w:rsidRPr="008D1EC7" w:rsidRDefault="008D1EC7" w:rsidP="008D1EC7">
      <w:pPr>
        <w:adjustRightInd w:val="0"/>
        <w:snapToGrid w:val="0"/>
        <w:ind w:left="720" w:hanging="720"/>
        <w:jc w:val="center"/>
        <w:rPr>
          <w:rFonts w:ascii="Times New Roman" w:hAnsi="Times New Roman"/>
          <w:szCs w:val="20"/>
        </w:rPr>
      </w:pPr>
      <w:r w:rsidRPr="008D1EC7">
        <w:rPr>
          <w:rFonts w:ascii="Times New Roman" w:hAnsi="Times New Roman" w:hint="eastAsia"/>
          <w:szCs w:val="20"/>
        </w:rPr>
        <w:t>----------------------------------------------------</w:t>
      </w:r>
      <w:r w:rsidRPr="008D1EC7">
        <w:rPr>
          <w:rFonts w:ascii="Times New Roman" w:hAnsi="Times New Roman"/>
          <w:szCs w:val="20"/>
        </w:rPr>
        <w:t>End</w:t>
      </w:r>
      <w:r w:rsidRPr="008D1EC7">
        <w:rPr>
          <w:rFonts w:ascii="Times New Roman" w:hAnsi="Times New Roman" w:hint="eastAsia"/>
          <w:szCs w:val="20"/>
        </w:rPr>
        <w:t xml:space="preserve"> of TP </w:t>
      </w:r>
      <w:r w:rsidRPr="008D1EC7">
        <w:rPr>
          <w:rFonts w:ascii="Times New Roman" w:hAnsi="Times New Roman"/>
          <w:szCs w:val="20"/>
        </w:rPr>
        <w:t xml:space="preserve">to </w:t>
      </w:r>
      <w:r w:rsidRPr="008D1EC7">
        <w:rPr>
          <w:szCs w:val="20"/>
        </w:rPr>
        <w:t>Section 5.2.2.1.1 of 38.214</w:t>
      </w:r>
      <w:r w:rsidRPr="008D1EC7">
        <w:rPr>
          <w:rFonts w:ascii="Times New Roman" w:hAnsi="Times New Roman" w:hint="eastAsia"/>
          <w:szCs w:val="20"/>
        </w:rPr>
        <w:t>-----------------------</w:t>
      </w:r>
    </w:p>
    <w:p w14:paraId="4931601E" w14:textId="77777777" w:rsidR="00982E91" w:rsidRPr="008D1EC7" w:rsidRDefault="00982E91" w:rsidP="00982E91">
      <w:pPr>
        <w:ind w:left="720" w:hanging="720"/>
        <w:rPr>
          <w:szCs w:val="20"/>
          <w:lang w:eastAsia="x-none"/>
        </w:rPr>
      </w:pPr>
    </w:p>
    <w:p w14:paraId="06414BC6" w14:textId="7FAC36FE" w:rsidR="00982E91" w:rsidRDefault="008D1EC7" w:rsidP="00982E91">
      <w:pPr>
        <w:ind w:left="720" w:hanging="720"/>
        <w:rPr>
          <w:szCs w:val="20"/>
          <w:highlight w:val="green"/>
          <w:lang w:eastAsia="x-none"/>
        </w:rPr>
      </w:pPr>
      <w:r>
        <w:rPr>
          <w:szCs w:val="20"/>
          <w:highlight w:val="green"/>
          <w:lang w:eastAsia="x-none"/>
        </w:rPr>
        <w:t>Agreement</w:t>
      </w:r>
    </w:p>
    <w:p w14:paraId="236BFF19" w14:textId="56BAE97E" w:rsidR="008D1EC7" w:rsidRPr="00982E91" w:rsidRDefault="008D1EC7" w:rsidP="008D1EC7">
      <w:pPr>
        <w:adjustRightInd w:val="0"/>
        <w:snapToGrid w:val="0"/>
        <w:ind w:left="720" w:hanging="720"/>
        <w:jc w:val="center"/>
        <w:rPr>
          <w:rFonts w:ascii="Times New Roman" w:hAnsi="Times New Roman"/>
          <w:szCs w:val="20"/>
        </w:rPr>
      </w:pPr>
      <w:r w:rsidRPr="00982E91">
        <w:rPr>
          <w:rFonts w:ascii="Times New Roman" w:hAnsi="Times New Roman" w:hint="eastAsia"/>
          <w:szCs w:val="20"/>
        </w:rPr>
        <w:t xml:space="preserve">----------------------------------------------------Start of TP </w:t>
      </w:r>
      <w:r>
        <w:rPr>
          <w:rFonts w:ascii="Times New Roman" w:hAnsi="Times New Roman"/>
          <w:szCs w:val="20"/>
        </w:rPr>
        <w:t xml:space="preserve">to </w:t>
      </w:r>
      <w:r w:rsidRPr="00982E91">
        <w:rPr>
          <w:szCs w:val="20"/>
        </w:rPr>
        <w:t>Section 5.2.2.</w:t>
      </w:r>
      <w:r>
        <w:rPr>
          <w:szCs w:val="20"/>
        </w:rPr>
        <w:t>2</w:t>
      </w:r>
      <w:r w:rsidRPr="00982E91">
        <w:rPr>
          <w:szCs w:val="20"/>
        </w:rPr>
        <w:t xml:space="preserve"> of 38.214</w:t>
      </w:r>
      <w:r w:rsidRPr="00982E91">
        <w:rPr>
          <w:rFonts w:ascii="Times New Roman" w:hAnsi="Times New Roman" w:hint="eastAsia"/>
          <w:szCs w:val="20"/>
        </w:rPr>
        <w:t>-----------------</w:t>
      </w:r>
      <w:r>
        <w:rPr>
          <w:rFonts w:ascii="Times New Roman" w:hAnsi="Times New Roman" w:hint="eastAsia"/>
          <w:szCs w:val="20"/>
        </w:rPr>
        <w:t>------</w:t>
      </w:r>
    </w:p>
    <w:p w14:paraId="55CDB27F" w14:textId="77777777" w:rsidR="00982E91" w:rsidRPr="00982E91" w:rsidRDefault="00982E91" w:rsidP="00982E91">
      <w:pPr>
        <w:rPr>
          <w:rFonts w:eastAsia="SimSun"/>
          <w:szCs w:val="20"/>
        </w:rPr>
      </w:pPr>
      <w:r w:rsidRPr="00982E91">
        <w:rPr>
          <w:rFonts w:eastAsia="SimSun"/>
          <w:szCs w:val="20"/>
        </w:rPr>
        <w:t>5.2.2.2.1</w:t>
      </w:r>
      <w:r w:rsidRPr="00982E91">
        <w:rPr>
          <w:rFonts w:eastAsia="SimSun"/>
          <w:szCs w:val="20"/>
        </w:rPr>
        <w:tab/>
        <w:t>Type I Single-Panel Codebook</w:t>
      </w:r>
    </w:p>
    <w:p w14:paraId="4F4592CB" w14:textId="77777777" w:rsidR="00982E91" w:rsidRPr="00982E91" w:rsidRDefault="00982E91" w:rsidP="00982E91">
      <w:pPr>
        <w:ind w:left="720" w:hanging="720"/>
        <w:jc w:val="center"/>
        <w:rPr>
          <w:color w:val="C00000"/>
          <w:szCs w:val="20"/>
          <w:lang w:eastAsia="zh-TW"/>
        </w:rPr>
      </w:pPr>
      <w:r w:rsidRPr="00982E91">
        <w:rPr>
          <w:color w:val="C00000"/>
          <w:szCs w:val="20"/>
          <w:lang w:eastAsia="zh-TW"/>
        </w:rPr>
        <w:t>&lt; Unchanged part omitted &gt;</w:t>
      </w:r>
    </w:p>
    <w:p w14:paraId="3B1D5BB9" w14:textId="77777777" w:rsidR="00982E91" w:rsidRPr="00982E91" w:rsidRDefault="00982E91" w:rsidP="00982E91">
      <w:pPr>
        <w:rPr>
          <w:rFonts w:eastAsia="SimSun"/>
          <w:szCs w:val="20"/>
        </w:rPr>
      </w:pPr>
      <w:r w:rsidRPr="00982E91">
        <w:rPr>
          <w:color w:val="C00000"/>
          <w:szCs w:val="20"/>
        </w:rPr>
        <w:t xml:space="preserve">For UE configured with higher layer parameter </w:t>
      </w:r>
      <w:r w:rsidRPr="00982E91">
        <w:rPr>
          <w:i/>
          <w:color w:val="C00000"/>
          <w:szCs w:val="20"/>
        </w:rPr>
        <w:t>codebookType</w:t>
      </w:r>
      <w:r w:rsidRPr="00982E91">
        <w:rPr>
          <w:color w:val="C00000"/>
          <w:szCs w:val="20"/>
        </w:rPr>
        <w:t xml:space="preserve"> set to 'typeI-SinglePanel', t</w:t>
      </w:r>
      <w:r w:rsidRPr="00982E91">
        <w:rPr>
          <w:strike/>
          <w:color w:val="C00000"/>
          <w:szCs w:val="20"/>
        </w:rPr>
        <w:t>T</w:t>
      </w:r>
      <w:r w:rsidRPr="00982E91">
        <w:rPr>
          <w:color w:val="000000"/>
          <w:szCs w:val="20"/>
        </w:rPr>
        <w:t xml:space="preserve">he bitmap parameter </w:t>
      </w:r>
      <w:r w:rsidRPr="00982E91">
        <w:rPr>
          <w:i/>
          <w:color w:val="000000"/>
          <w:szCs w:val="20"/>
        </w:rPr>
        <w:t>typeI-SinglePanel-ri-Restriction</w:t>
      </w:r>
      <w:r w:rsidRPr="00982E91">
        <w:rPr>
          <w:color w:val="000000"/>
          <w:szCs w:val="20"/>
        </w:rPr>
        <w:t xml:space="preserve"> forms the bit sequence </w:t>
      </w:r>
      <w:r w:rsidR="001B7BF2">
        <w:rPr>
          <w:color w:val="000000"/>
          <w:position w:val="-10"/>
          <w:szCs w:val="20"/>
        </w:rPr>
        <w:pict w14:anchorId="147238A9">
          <v:shape id="_x0000_i1110" type="#_x0000_t75" style="width:42.4pt;height:16pt">
            <v:imagedata r:id="rId872" o:title=""/>
          </v:shape>
        </w:pict>
      </w:r>
      <w:r w:rsidRPr="00982E91">
        <w:rPr>
          <w:color w:val="000000"/>
          <w:szCs w:val="20"/>
        </w:rPr>
        <w:t xml:space="preserve"> where </w:t>
      </w:r>
      <w:r w:rsidR="001B7BF2">
        <w:rPr>
          <w:color w:val="000000"/>
          <w:position w:val="-10"/>
          <w:szCs w:val="20"/>
        </w:rPr>
        <w:pict w14:anchorId="7292595B">
          <v:shape id="_x0000_i1111" type="#_x0000_t75" style="width:11.2pt;height:16pt">
            <v:imagedata r:id="rId873" o:title=""/>
          </v:shape>
        </w:pict>
      </w:r>
      <w:r w:rsidRPr="00982E91">
        <w:rPr>
          <w:color w:val="000000"/>
          <w:szCs w:val="20"/>
        </w:rPr>
        <w:t xml:space="preserve"> is the LSB and </w:t>
      </w:r>
      <w:r w:rsidR="001B7BF2">
        <w:rPr>
          <w:color w:val="000000"/>
          <w:position w:val="-10"/>
          <w:szCs w:val="20"/>
        </w:rPr>
        <w:pict w14:anchorId="0631E750">
          <v:shape id="_x0000_i1112" type="#_x0000_t75" style="width:11.2pt;height:16pt">
            <v:imagedata r:id="rId874" o:title=""/>
          </v:shape>
        </w:pict>
      </w:r>
      <w:r w:rsidRPr="00982E91">
        <w:rPr>
          <w:color w:val="000000"/>
          <w:szCs w:val="20"/>
        </w:rPr>
        <w:t xml:space="preserve"> is the MSB. When </w:t>
      </w:r>
      <w:r w:rsidR="001B7BF2">
        <w:rPr>
          <w:color w:val="000000"/>
          <w:position w:val="-10"/>
          <w:szCs w:val="20"/>
        </w:rPr>
        <w:pict w14:anchorId="7CD8D6AB">
          <v:shape id="_x0000_i1113" type="#_x0000_t75" style="width:9.6pt;height:16pt">
            <v:imagedata r:id="rId875" o:title=""/>
          </v:shape>
        </w:pict>
      </w:r>
      <w:r w:rsidRPr="00982E91">
        <w:rPr>
          <w:color w:val="000000"/>
          <w:szCs w:val="20"/>
        </w:rPr>
        <w:t xml:space="preserve"> is zero, </w:t>
      </w:r>
      <w:r w:rsidR="001B7BF2">
        <w:rPr>
          <w:color w:val="000000"/>
          <w:position w:val="-12"/>
          <w:szCs w:val="20"/>
        </w:rPr>
        <w:pict w14:anchorId="292037D6">
          <v:shape id="_x0000_i1114" type="#_x0000_t75" style="width:59.2pt;height:16.8pt">
            <v:imagedata r:id="rId876" o:title=""/>
          </v:shape>
        </w:pict>
      </w:r>
      <w:r w:rsidRPr="00982E91">
        <w:rPr>
          <w:color w:val="000000"/>
          <w:szCs w:val="20"/>
        </w:rPr>
        <w:t xml:space="preserve">, PMI and RI reporting are not allowed to correspond to any precoder associated with </w:t>
      </w:r>
      <w:r w:rsidR="001B7BF2">
        <w:rPr>
          <w:color w:val="000000"/>
          <w:position w:val="-6"/>
          <w:szCs w:val="20"/>
        </w:rPr>
        <w:pict w14:anchorId="7C60344E">
          <v:shape id="_x0000_i1115" type="#_x0000_t75" style="width:35.2pt;height:12pt">
            <v:imagedata r:id="rId877" o:title=""/>
          </v:shape>
        </w:pict>
      </w:r>
      <w:r w:rsidRPr="00982E91">
        <w:rPr>
          <w:color w:val="000000"/>
          <w:szCs w:val="20"/>
        </w:rPr>
        <w:t xml:space="preserve"> layers.</w:t>
      </w:r>
    </w:p>
    <w:p w14:paraId="7054AA36" w14:textId="77777777" w:rsidR="00982E91" w:rsidRPr="00982E91" w:rsidRDefault="00982E91" w:rsidP="00982E91">
      <w:pPr>
        <w:ind w:left="720" w:hanging="720"/>
        <w:jc w:val="center"/>
        <w:rPr>
          <w:color w:val="C00000"/>
          <w:szCs w:val="20"/>
          <w:lang w:eastAsia="zh-TW"/>
        </w:rPr>
      </w:pPr>
      <w:r w:rsidRPr="00982E91">
        <w:rPr>
          <w:color w:val="C00000"/>
          <w:szCs w:val="20"/>
          <w:lang w:eastAsia="zh-TW"/>
        </w:rPr>
        <w:t>&lt; Unchanged part omitted &gt;</w:t>
      </w:r>
    </w:p>
    <w:p w14:paraId="7B12C9EE" w14:textId="77777777" w:rsidR="00982E91" w:rsidRPr="00982E91" w:rsidRDefault="00982E91" w:rsidP="00982E91">
      <w:pPr>
        <w:rPr>
          <w:rFonts w:eastAsia="SimSun"/>
          <w:szCs w:val="20"/>
        </w:rPr>
      </w:pPr>
      <w:bookmarkStart w:id="375" w:name="_Toc517439490"/>
      <w:r w:rsidRPr="00982E91">
        <w:rPr>
          <w:rFonts w:eastAsia="SimSun"/>
          <w:szCs w:val="20"/>
        </w:rPr>
        <w:t>5.2.2.2.4</w:t>
      </w:r>
      <w:r w:rsidRPr="00982E91">
        <w:rPr>
          <w:rFonts w:eastAsia="SimSun"/>
          <w:szCs w:val="20"/>
        </w:rPr>
        <w:tab/>
        <w:t>Type II Port Selection Codebook</w:t>
      </w:r>
      <w:bookmarkEnd w:id="375"/>
    </w:p>
    <w:p w14:paraId="1AD9BA75" w14:textId="77777777" w:rsidR="00982E91" w:rsidRPr="00982E91" w:rsidRDefault="00982E91" w:rsidP="00982E91">
      <w:pPr>
        <w:rPr>
          <w:color w:val="000000"/>
          <w:szCs w:val="20"/>
        </w:rPr>
      </w:pPr>
      <w:r w:rsidRPr="00982E91">
        <w:rPr>
          <w:color w:val="000000"/>
          <w:szCs w:val="20"/>
        </w:rPr>
        <w:t xml:space="preserve">For 4 antenna ports {3000, 3001, …, 3003}, 8 antenna ports {3000, 3001, …, 3007}, 12 antenna ports {3000, 3001, …, </w:t>
      </w:r>
      <w:del w:id="376" w:author="CATT" w:date="2018-08-08T16:45:00Z">
        <w:r w:rsidRPr="00982E91" w:rsidDel="00534A1D">
          <w:rPr>
            <w:color w:val="000000"/>
            <w:szCs w:val="20"/>
          </w:rPr>
          <w:delText>3007</w:delText>
        </w:r>
      </w:del>
      <w:ins w:id="377" w:author="CATT" w:date="2018-08-08T16:45:00Z">
        <w:r w:rsidRPr="00982E91">
          <w:rPr>
            <w:rFonts w:eastAsia="SimSun" w:hint="eastAsia"/>
            <w:color w:val="000000"/>
            <w:szCs w:val="20"/>
          </w:rPr>
          <w:t>3011</w:t>
        </w:r>
      </w:ins>
      <w:r w:rsidRPr="00982E91">
        <w:rPr>
          <w:color w:val="000000"/>
          <w:szCs w:val="20"/>
        </w:rPr>
        <w:t xml:space="preserve">}, 16 antenna ports {3000, 3001, …, 3015}, 24 antenna ports {3000, 3001, …, 3023}, and 32 antenna ports {3000, 3001, …, 3031}, and the UE configured with higher layer parameter </w:t>
      </w:r>
      <w:r w:rsidRPr="00982E91">
        <w:rPr>
          <w:i/>
          <w:color w:val="000000"/>
          <w:szCs w:val="20"/>
        </w:rPr>
        <w:t>codebookType</w:t>
      </w:r>
      <w:r w:rsidRPr="00982E91">
        <w:rPr>
          <w:color w:val="000000"/>
          <w:szCs w:val="20"/>
        </w:rPr>
        <w:t xml:space="preserve"> set to 'typeII-PortSelection'</w:t>
      </w:r>
    </w:p>
    <w:p w14:paraId="7EA63F38" w14:textId="714509CE" w:rsidR="008D1EC7" w:rsidRPr="00982E91" w:rsidRDefault="008D1EC7" w:rsidP="008D1EC7">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 xml:space="preserve">to </w:t>
      </w:r>
      <w:r w:rsidRPr="00982E91">
        <w:rPr>
          <w:szCs w:val="20"/>
        </w:rPr>
        <w:t>Section 5.2.2.</w:t>
      </w:r>
      <w:r>
        <w:rPr>
          <w:szCs w:val="20"/>
        </w:rPr>
        <w:t>2</w:t>
      </w:r>
      <w:r w:rsidRPr="00982E91">
        <w:rPr>
          <w:szCs w:val="20"/>
        </w:rPr>
        <w:t xml:space="preserve"> of 38.214</w:t>
      </w:r>
      <w:r w:rsidRPr="00982E91">
        <w:rPr>
          <w:rFonts w:ascii="Times New Roman" w:hAnsi="Times New Roman" w:hint="eastAsia"/>
          <w:szCs w:val="20"/>
        </w:rPr>
        <w:t>-----------------</w:t>
      </w:r>
      <w:r>
        <w:rPr>
          <w:rFonts w:ascii="Times New Roman" w:hAnsi="Times New Roman" w:hint="eastAsia"/>
          <w:szCs w:val="20"/>
        </w:rPr>
        <w:t>------</w:t>
      </w:r>
    </w:p>
    <w:p w14:paraId="0AE46B7B" w14:textId="77777777" w:rsidR="00982E91" w:rsidRPr="00982E91" w:rsidRDefault="00982E91" w:rsidP="00982E91">
      <w:pPr>
        <w:ind w:left="720" w:hanging="720"/>
        <w:rPr>
          <w:szCs w:val="20"/>
          <w:lang w:eastAsia="x-none"/>
        </w:rPr>
      </w:pPr>
    </w:p>
    <w:p w14:paraId="77FC0102" w14:textId="77777777" w:rsidR="00982E91" w:rsidRPr="00F95C81" w:rsidRDefault="00982E91" w:rsidP="00982E91">
      <w:pPr>
        <w:ind w:left="720" w:hanging="720"/>
        <w:jc w:val="both"/>
        <w:rPr>
          <w:szCs w:val="20"/>
          <w:highlight w:val="green"/>
          <w:lang w:eastAsia="x-none"/>
        </w:rPr>
      </w:pPr>
      <w:r w:rsidRPr="00F95C81">
        <w:rPr>
          <w:szCs w:val="20"/>
          <w:highlight w:val="green"/>
          <w:lang w:eastAsia="x-none"/>
        </w:rPr>
        <w:t>Agreement</w:t>
      </w:r>
    </w:p>
    <w:p w14:paraId="19BF93D4" w14:textId="16B0DACD" w:rsidR="00982E91" w:rsidRPr="00982E91" w:rsidRDefault="00982E91" w:rsidP="00982E91">
      <w:pPr>
        <w:rPr>
          <w:szCs w:val="20"/>
          <w:lang w:eastAsia="x-none"/>
        </w:rPr>
      </w:pPr>
      <w:r w:rsidRPr="00982E91">
        <w:rPr>
          <w:szCs w:val="20"/>
          <w:lang w:eastAsia="x-none"/>
        </w:rPr>
        <w:t xml:space="preserve">Adopt the text proposal for TS38.214 section 5.2.3(CSI reporting using PUSCH) which is provided in </w:t>
      </w:r>
      <w:hyperlink r:id="rId878" w:history="1">
        <w:r w:rsidR="00D93AE1">
          <w:rPr>
            <w:rStyle w:val="Hyperlink"/>
            <w:szCs w:val="20"/>
            <w:lang w:eastAsia="x-none"/>
          </w:rPr>
          <w:t>R1-1809828</w:t>
        </w:r>
      </w:hyperlink>
      <w:r w:rsidRPr="00982E91">
        <w:rPr>
          <w:szCs w:val="20"/>
          <w:lang w:eastAsia="x-none"/>
        </w:rPr>
        <w:t xml:space="preserve"> section 2.7.3 (page 19~20).</w:t>
      </w:r>
    </w:p>
    <w:p w14:paraId="6596E748" w14:textId="77777777" w:rsidR="00982E91" w:rsidRPr="00982E91" w:rsidRDefault="00982E91" w:rsidP="00982E91">
      <w:pPr>
        <w:ind w:left="720" w:hanging="720"/>
        <w:rPr>
          <w:szCs w:val="20"/>
          <w:lang w:eastAsia="x-none"/>
        </w:rPr>
      </w:pPr>
    </w:p>
    <w:p w14:paraId="6933A8FE" w14:textId="77777777" w:rsidR="00982E91" w:rsidRPr="00F95C81" w:rsidRDefault="00982E91" w:rsidP="00982E91">
      <w:pPr>
        <w:ind w:left="720" w:hanging="720"/>
        <w:rPr>
          <w:szCs w:val="20"/>
          <w:highlight w:val="green"/>
          <w:lang w:eastAsia="x-none"/>
        </w:rPr>
      </w:pPr>
      <w:r w:rsidRPr="00F95C81">
        <w:rPr>
          <w:szCs w:val="20"/>
          <w:highlight w:val="green"/>
          <w:lang w:eastAsia="x-none"/>
        </w:rPr>
        <w:t>Agreement</w:t>
      </w:r>
    </w:p>
    <w:p w14:paraId="06C6E519" w14:textId="6C0CE257" w:rsidR="00F95C81" w:rsidRPr="00982E91" w:rsidRDefault="00F95C81" w:rsidP="00F95C81">
      <w:pPr>
        <w:adjustRightInd w:val="0"/>
        <w:snapToGrid w:val="0"/>
        <w:ind w:left="720" w:hanging="720"/>
        <w:jc w:val="center"/>
        <w:rPr>
          <w:rFonts w:ascii="Times New Roman" w:hAnsi="Times New Roman"/>
          <w:szCs w:val="20"/>
        </w:rPr>
      </w:pPr>
      <w:r w:rsidRPr="00982E91">
        <w:rPr>
          <w:rFonts w:ascii="Times New Roman" w:hAnsi="Times New Roman" w:hint="eastAsia"/>
          <w:szCs w:val="20"/>
        </w:rPr>
        <w:t xml:space="preserve">----------------------------------------------------Start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24949E27" w14:textId="77777777" w:rsidR="00982E91" w:rsidRPr="00982E91" w:rsidRDefault="00982E91" w:rsidP="00982E91">
      <w:pPr>
        <w:rPr>
          <w:rFonts w:eastAsia="SimSun"/>
          <w:szCs w:val="20"/>
        </w:rPr>
      </w:pPr>
      <w:r w:rsidRPr="00982E91">
        <w:rPr>
          <w:rFonts w:eastAsia="SimSun"/>
          <w:szCs w:val="20"/>
        </w:rPr>
        <w:t>5.2.4 CSI reporting using PUCCH</w:t>
      </w:r>
    </w:p>
    <w:p w14:paraId="7483F4F0" w14:textId="77777777" w:rsidR="00982E91" w:rsidRPr="00982E91" w:rsidRDefault="00982E91" w:rsidP="00982E91">
      <w:pPr>
        <w:ind w:left="720" w:hanging="720"/>
        <w:jc w:val="center"/>
        <w:rPr>
          <w:color w:val="FF0000"/>
          <w:szCs w:val="20"/>
        </w:rPr>
      </w:pPr>
      <w:r w:rsidRPr="00982E91">
        <w:rPr>
          <w:color w:val="FF0000"/>
          <w:szCs w:val="20"/>
        </w:rPr>
        <w:t>&lt; Unchanged parts are omitted &gt;</w:t>
      </w:r>
    </w:p>
    <w:p w14:paraId="055892ED" w14:textId="77777777" w:rsidR="00982E91" w:rsidRPr="00982E91" w:rsidRDefault="00982E91" w:rsidP="00982E91">
      <w:pPr>
        <w:ind w:left="720" w:hanging="720"/>
        <w:rPr>
          <w:color w:val="000000"/>
          <w:szCs w:val="20"/>
          <w:lang w:val="en-AU"/>
        </w:rPr>
      </w:pPr>
      <w:r w:rsidRPr="00982E91">
        <w:rPr>
          <w:color w:val="000000"/>
          <w:szCs w:val="20"/>
          <w:lang w:val="en-AU"/>
        </w:rPr>
        <w:t>A UE is not expected to report CSI with a payload size larger than 115 bits when configured with PUCCH format 4.</w:t>
      </w:r>
    </w:p>
    <w:p w14:paraId="32094BC4" w14:textId="3D676FA9" w:rsidR="00982E91" w:rsidRPr="00982E91" w:rsidRDefault="00982E91" w:rsidP="00982E91">
      <w:pPr>
        <w:rPr>
          <w:ins w:id="378" w:author="huawei" w:date="2018-08-10T11:00:00Z"/>
          <w:szCs w:val="20"/>
        </w:rPr>
      </w:pPr>
      <w:ins w:id="379" w:author="huawei" w:date="2018-08-10T11:00:00Z">
        <w:r w:rsidRPr="00982E91">
          <w:rPr>
            <w:szCs w:val="20"/>
          </w:rPr>
          <w:t>For CSI reports transmitted on a PUCCH, if all CSI reports consist of one part, the UE may omit a portion of CSI reports. Omission of CSI is according to the priority order determined from the Pri</w:t>
        </w:r>
        <w:r w:rsidRPr="00982E91">
          <w:rPr>
            <w:szCs w:val="20"/>
            <w:vertAlign w:val="subscript"/>
          </w:rPr>
          <w:t>i,CSI</w:t>
        </w:r>
        <w:r w:rsidRPr="00982E91">
          <w:rPr>
            <w:szCs w:val="20"/>
          </w:rPr>
          <w:t>(</w:t>
        </w:r>
        <w:r w:rsidRPr="00982E91">
          <w:rPr>
            <w:i/>
            <w:szCs w:val="20"/>
          </w:rPr>
          <w:t>y,k,c,s</w:t>
        </w:r>
        <w:r w:rsidRPr="00982E91">
          <w:rPr>
            <w:szCs w:val="20"/>
          </w:rPr>
          <w:t xml:space="preserve">) value as defined in Subclause 5.2.5. CSI report is omitted beginning with the lowest priority level until the CSI report code rate is less or equal to </w:t>
        </w:r>
        <w:del w:id="380" w:author="huawei" w:date="2018-08-10T11:00:00Z">
          <w:r w:rsidRPr="00982E91">
            <w:rPr>
              <w:noProof/>
              <w:position w:val="-4"/>
              <w:szCs w:val="20"/>
              <w:lang w:eastAsia="en-GB"/>
            </w:rPr>
            <w:drawing>
              <wp:inline distT="0" distB="0" distL="0" distR="0" wp14:anchorId="0CCCC5A6" wp14:editId="615CBA64">
                <wp:extent cx="121920" cy="121920"/>
                <wp:effectExtent l="0" t="0" r="0" b="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8"/>
                        <pic:cNvPicPr>
                          <a:picLocks noChangeAspect="1" noChangeArrowheads="1"/>
                        </pic:cNvPicPr>
                      </pic:nvPicPr>
                      <pic:blipFill>
                        <a:blip r:embed="rId879" cstate="print">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del>
        <w:r w:rsidRPr="00982E91">
          <w:rPr>
            <w:szCs w:val="20"/>
          </w:rPr>
          <w:t xml:space="preserve"> configured by </w:t>
        </w:r>
        <w:r w:rsidRPr="00982E91">
          <w:rPr>
            <w:rFonts w:hint="eastAsia"/>
            <w:szCs w:val="20"/>
          </w:rPr>
          <w:t xml:space="preserve">higher layer parameter </w:t>
        </w:r>
        <w:r w:rsidRPr="00982E91">
          <w:rPr>
            <w:i/>
            <w:szCs w:val="20"/>
          </w:rPr>
          <w:t>maxCodeRate</w:t>
        </w:r>
        <w:r w:rsidRPr="00982E91">
          <w:rPr>
            <w:szCs w:val="20"/>
          </w:rPr>
          <w:t>.</w:t>
        </w:r>
      </w:ins>
    </w:p>
    <w:p w14:paraId="29AC647D" w14:textId="5BD2F692" w:rsidR="00982E91" w:rsidRPr="00982E91" w:rsidRDefault="00982E91" w:rsidP="00982E91">
      <w:pPr>
        <w:rPr>
          <w:szCs w:val="20"/>
        </w:rPr>
      </w:pPr>
      <w:ins w:id="381" w:author="huawei" w:date="2018-08-10T11:00:00Z">
        <w:r w:rsidRPr="00982E91">
          <w:rPr>
            <w:szCs w:val="20"/>
          </w:rPr>
          <w:t xml:space="preserve">If any of the CSI report consist of two parts, the UE may omit a portion of Part 2 CSI is omitted. Omission of Part 2 CSI is according to the priority order shown in Table 5.2.3-1. Part 2 CSI is omitted beginning with the lowest priority level until the Part 2 CSI code rate is less or equal to </w:t>
        </w:r>
        <w:del w:id="382" w:author="huawei" w:date="2018-08-10T11:00:00Z">
          <w:r w:rsidRPr="00982E91">
            <w:rPr>
              <w:noProof/>
              <w:position w:val="-4"/>
              <w:szCs w:val="20"/>
              <w:lang w:eastAsia="en-GB"/>
            </w:rPr>
            <w:drawing>
              <wp:inline distT="0" distB="0" distL="0" distR="0" wp14:anchorId="26C72515" wp14:editId="6DCC9091">
                <wp:extent cx="121920" cy="121920"/>
                <wp:effectExtent l="0" t="0" r="0" b="0"/>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8"/>
                        <pic:cNvPicPr>
                          <a:picLocks noChangeAspect="1" noChangeArrowheads="1"/>
                        </pic:cNvPicPr>
                      </pic:nvPicPr>
                      <pic:blipFill>
                        <a:blip r:embed="rId879" cstate="print">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del>
        <w:r w:rsidRPr="00982E91">
          <w:rPr>
            <w:szCs w:val="20"/>
          </w:rPr>
          <w:t xml:space="preserve"> configured by </w:t>
        </w:r>
        <w:r w:rsidRPr="00982E91">
          <w:rPr>
            <w:rFonts w:hint="eastAsia"/>
            <w:szCs w:val="20"/>
          </w:rPr>
          <w:t xml:space="preserve">higher layer parameter </w:t>
        </w:r>
        <w:r w:rsidRPr="00982E91">
          <w:rPr>
            <w:i/>
            <w:szCs w:val="20"/>
          </w:rPr>
          <w:t>maxCodeRate</w:t>
        </w:r>
        <w:r w:rsidRPr="00982E91">
          <w:rPr>
            <w:szCs w:val="20"/>
          </w:rPr>
          <w:t>.</w:t>
        </w:r>
      </w:ins>
    </w:p>
    <w:p w14:paraId="7FC49D53" w14:textId="722A5B9E" w:rsidR="00F95C81" w:rsidRPr="00982E91" w:rsidRDefault="00F95C81" w:rsidP="00F95C81">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3C49F70C" w14:textId="77777777" w:rsidR="00982E91" w:rsidRPr="00982E91" w:rsidRDefault="00982E91" w:rsidP="00982E91">
      <w:pPr>
        <w:ind w:left="720" w:hanging="720"/>
        <w:rPr>
          <w:szCs w:val="20"/>
          <w:lang w:eastAsia="x-none"/>
        </w:rPr>
      </w:pPr>
    </w:p>
    <w:p w14:paraId="7C9766E4" w14:textId="77777777" w:rsidR="00982E91" w:rsidRPr="00F95C81" w:rsidRDefault="00982E91" w:rsidP="00982E91">
      <w:pPr>
        <w:ind w:left="720" w:hanging="720"/>
        <w:rPr>
          <w:szCs w:val="20"/>
          <w:highlight w:val="green"/>
          <w:lang w:eastAsia="x-none"/>
        </w:rPr>
      </w:pPr>
      <w:r w:rsidRPr="00F95C81">
        <w:rPr>
          <w:szCs w:val="20"/>
          <w:highlight w:val="green"/>
          <w:lang w:eastAsia="x-none"/>
        </w:rPr>
        <w:t>Agreement</w:t>
      </w:r>
    </w:p>
    <w:p w14:paraId="3ECF19F4" w14:textId="43BBBB57" w:rsidR="00F95C81" w:rsidRPr="00982E91" w:rsidRDefault="00F95C81" w:rsidP="00F95C81">
      <w:pPr>
        <w:adjustRightInd w:val="0"/>
        <w:snapToGrid w:val="0"/>
        <w:ind w:left="720" w:hanging="720"/>
        <w:jc w:val="center"/>
        <w:rPr>
          <w:rFonts w:ascii="Times New Roman" w:hAnsi="Times New Roman"/>
          <w:szCs w:val="20"/>
        </w:rPr>
      </w:pPr>
      <w:bookmarkStart w:id="383" w:name="_Toc501048201"/>
      <w:r w:rsidRPr="00982E91">
        <w:rPr>
          <w:rFonts w:ascii="Times New Roman" w:hAnsi="Times New Roman" w:hint="eastAsia"/>
          <w:szCs w:val="20"/>
        </w:rPr>
        <w:t xml:space="preserve">----------------------------------------------------Start of TP </w:t>
      </w:r>
      <w:r>
        <w:rPr>
          <w:rFonts w:ascii="Times New Roman" w:hAnsi="Times New Roman"/>
          <w:szCs w:val="20"/>
        </w:rPr>
        <w:t>for 38.214-----------------------</w:t>
      </w:r>
      <w:r w:rsidRPr="00982E91">
        <w:rPr>
          <w:rFonts w:ascii="Times New Roman" w:hAnsi="Times New Roman" w:hint="eastAsia"/>
          <w:szCs w:val="20"/>
        </w:rPr>
        <w:t>-----------------</w:t>
      </w:r>
      <w:r>
        <w:rPr>
          <w:rFonts w:ascii="Times New Roman" w:hAnsi="Times New Roman" w:hint="eastAsia"/>
          <w:szCs w:val="20"/>
        </w:rPr>
        <w:t>------</w:t>
      </w:r>
    </w:p>
    <w:p w14:paraId="2C66F4C2" w14:textId="77777777" w:rsidR="00982E91" w:rsidRPr="00982E91" w:rsidRDefault="00982E91" w:rsidP="00982E91">
      <w:pPr>
        <w:rPr>
          <w:rFonts w:eastAsia="SimSun"/>
          <w:szCs w:val="20"/>
        </w:rPr>
      </w:pPr>
      <w:r w:rsidRPr="00982E91">
        <w:rPr>
          <w:rFonts w:eastAsia="SimSun"/>
          <w:szCs w:val="20"/>
        </w:rPr>
        <w:t>5.2.4</w:t>
      </w:r>
      <w:r w:rsidRPr="00982E91">
        <w:rPr>
          <w:rFonts w:eastAsia="SimSun"/>
          <w:szCs w:val="20"/>
        </w:rPr>
        <w:tab/>
        <w:t>CSI reporting using PUCCH</w:t>
      </w:r>
      <w:bookmarkEnd w:id="383"/>
    </w:p>
    <w:p w14:paraId="04C888C0" w14:textId="77777777" w:rsidR="00982E91" w:rsidRPr="00982E91" w:rsidRDefault="00982E91" w:rsidP="00982E91">
      <w:pPr>
        <w:rPr>
          <w:color w:val="000000"/>
          <w:szCs w:val="20"/>
          <w:lang w:val="en-AU"/>
        </w:rPr>
      </w:pPr>
      <w:r w:rsidRPr="00982E91">
        <w:rPr>
          <w:color w:val="000000"/>
          <w:szCs w:val="20"/>
          <w:lang w:val="en-AU"/>
        </w:rPr>
        <w:t xml:space="preserve">A UE is semi-statically configured by higher layers to perform periodic CSI Reporting on the PUCCH. A UE can be configured by higher layers for multiple periodic CSI Reports corresponding to </w:t>
      </w:r>
      <w:del w:id="384" w:author="CATT" w:date="2018-07-17T18:03:00Z">
        <w:r w:rsidRPr="00982E91" w:rsidDel="00503D25">
          <w:rPr>
            <w:color w:val="000000"/>
            <w:szCs w:val="20"/>
            <w:lang w:val="en-AU"/>
          </w:rPr>
          <w:delText>one or more</w:delText>
        </w:r>
      </w:del>
      <w:ins w:id="385" w:author="CATT" w:date="2018-07-17T18:03:00Z">
        <w:r w:rsidRPr="00982E91">
          <w:rPr>
            <w:rFonts w:eastAsia="SimSun" w:hint="eastAsia"/>
            <w:color w:val="000000"/>
            <w:szCs w:val="20"/>
            <w:lang w:val="en-AU"/>
          </w:rPr>
          <w:t>multiple</w:t>
        </w:r>
      </w:ins>
      <w:r w:rsidRPr="00982E91">
        <w:rPr>
          <w:color w:val="000000"/>
          <w:szCs w:val="20"/>
          <w:lang w:val="en-AU"/>
        </w:rPr>
        <w:t xml:space="preserve"> higher layer configured CSI Reporting Setting</w:t>
      </w:r>
      <w:ins w:id="386" w:author="CATT" w:date="2018-07-17T18:03:00Z">
        <w:r w:rsidRPr="00982E91">
          <w:rPr>
            <w:rFonts w:eastAsia="SimSun" w:hint="eastAsia"/>
            <w:color w:val="000000"/>
            <w:szCs w:val="20"/>
            <w:lang w:val="en-AU"/>
          </w:rPr>
          <w:t>s</w:t>
        </w:r>
      </w:ins>
      <w:del w:id="387" w:author="CATT" w:date="2018-07-17T18:03:00Z">
        <w:r w:rsidRPr="00982E91" w:rsidDel="00503D25">
          <w:rPr>
            <w:color w:val="000000"/>
            <w:szCs w:val="20"/>
            <w:lang w:val="en-AU"/>
          </w:rPr>
          <w:delText xml:space="preserve"> Indications</w:delText>
        </w:r>
      </w:del>
      <w:r w:rsidRPr="00982E91">
        <w:rPr>
          <w:color w:val="000000"/>
          <w:szCs w:val="20"/>
          <w:lang w:val="en-AU"/>
        </w:rPr>
        <w:t xml:space="preserve">, where the associated </w:t>
      </w:r>
      <w:del w:id="388" w:author="CATT" w:date="2018-07-17T18:04:00Z">
        <w:r w:rsidRPr="00982E91" w:rsidDel="00503D25">
          <w:rPr>
            <w:color w:val="000000"/>
            <w:szCs w:val="20"/>
            <w:lang w:val="en-AU"/>
          </w:rPr>
          <w:delText xml:space="preserve">CSI Measurement Links and </w:delText>
        </w:r>
      </w:del>
      <w:r w:rsidRPr="00982E91">
        <w:rPr>
          <w:color w:val="000000"/>
          <w:szCs w:val="20"/>
          <w:lang w:val="en-AU"/>
        </w:rPr>
        <w:t xml:space="preserve">CSI Resource Settings are higher layer configured. Periodic CSI reporting on PUCCH formats 2, 3, 4 supports Type I CSI with wideband granularity. </w:t>
      </w:r>
    </w:p>
    <w:p w14:paraId="1C32F229" w14:textId="63FFC8DE" w:rsidR="00982E91" w:rsidRPr="00982E91" w:rsidRDefault="00982E91" w:rsidP="00982E91">
      <w:pPr>
        <w:jc w:val="both"/>
        <w:rPr>
          <w:color w:val="000000"/>
          <w:szCs w:val="20"/>
          <w:lang w:val="en-AU" w:eastAsia="x-none"/>
        </w:rPr>
      </w:pPr>
      <w:r w:rsidRPr="00982E91">
        <w:rPr>
          <w:color w:val="000000"/>
          <w:szCs w:val="20"/>
          <w:lang w:val="en-AU" w:eastAsia="x-none"/>
        </w:rPr>
        <w:t xml:space="preserve">A UE shall perform semi-persistent CSI reporting on the PUCCH </w:t>
      </w:r>
      <w:r w:rsidRPr="00982E91">
        <w:rPr>
          <w:szCs w:val="20"/>
          <w:lang w:eastAsia="x-none"/>
        </w:rPr>
        <w:t xml:space="preserve">applied starting from slot </w:t>
      </w:r>
      <w:r w:rsidR="001B7BF2">
        <w:rPr>
          <w:position w:val="-12"/>
          <w:szCs w:val="20"/>
          <w:lang w:eastAsia="x-none"/>
        </w:rPr>
        <w:pict w14:anchorId="1E5E27AE">
          <v:shape id="_x0000_i1116" type="#_x0000_t75" style="width:84.8pt;height:18.4pt">
            <v:imagedata r:id="rId849" o:title=""/>
          </v:shape>
        </w:pict>
      </w:r>
      <w:r w:rsidRPr="00982E91">
        <w:rPr>
          <w:color w:val="000000"/>
          <w:szCs w:val="20"/>
          <w:lang w:val="en-AU" w:eastAsia="x-none"/>
        </w:rPr>
        <w:fldChar w:fldCharType="begin"/>
      </w:r>
      <w:r w:rsidRPr="00982E91">
        <w:rPr>
          <w:color w:val="000000"/>
          <w:szCs w:val="20"/>
          <w:lang w:val="en-AU" w:eastAsia="x-none"/>
        </w:rPr>
        <w:instrText xml:space="preserve"> QUOTE </w:instrText>
      </w:r>
      <m:oMath>
        <m:r>
          <m:rPr>
            <m:sty m:val="p"/>
          </m:rPr>
          <w:rPr>
            <w:rFonts w:ascii="Cambria Math" w:hAnsi="Cambria Math"/>
          </w:rPr>
          <m:t>n+</m:t>
        </m:r>
        <m:sSubSup>
          <m:sSubSupPr>
            <m:ctrlPr>
              <w:rPr>
                <w:rFonts w:ascii="Cambria Math" w:hAnsi="Cambria Math"/>
              </w:rPr>
            </m:ctrlPr>
          </m:sSubSupPr>
          <m:e>
            <m:r>
              <m:rPr>
                <m:sty m:val="p"/>
              </m:rPr>
              <w:rPr>
                <w:rFonts w:ascii="Cambria Math" w:hAnsi="Cambria Math"/>
              </w:rPr>
              <m:t>3N</m:t>
            </m:r>
          </m:e>
          <m:sub>
            <m:r>
              <m:rPr>
                <m:sty m:val="p"/>
              </m:rPr>
              <w:rPr>
                <w:rFonts w:ascii="Cambria Math" w:hAnsi="Cambria Math"/>
              </w:rPr>
              <m:t>slot</m:t>
            </m:r>
          </m:sub>
          <m:sup>
            <m:r>
              <m:rPr>
                <m:sty m:val="p"/>
              </m:rPr>
              <w:rPr>
                <w:rFonts w:ascii="Cambria Math" w:hAnsi="Cambria Math"/>
              </w:rPr>
              <m:t>subframe,µ</m:t>
            </m:r>
          </m:sup>
        </m:sSubSup>
        <m:r>
          <m:rPr>
            <m:sty m:val="p"/>
          </m:rPr>
          <w:rPr>
            <w:rFonts w:ascii="Cambria Math" w:hAnsi="Cambria Math"/>
          </w:rPr>
          <m:t>+1</m:t>
        </m:r>
      </m:oMath>
      <w:r w:rsidRPr="00982E91">
        <w:rPr>
          <w:color w:val="000000"/>
          <w:szCs w:val="20"/>
          <w:lang w:val="en-AU" w:eastAsia="x-none"/>
        </w:rPr>
        <w:instrText xml:space="preserve"> </w:instrText>
      </w:r>
      <w:r w:rsidRPr="00982E91">
        <w:rPr>
          <w:color w:val="000000"/>
          <w:szCs w:val="20"/>
          <w:lang w:val="en-AU" w:eastAsia="x-none"/>
        </w:rPr>
        <w:fldChar w:fldCharType="end"/>
      </w:r>
      <w:r w:rsidRPr="00982E91">
        <w:rPr>
          <w:color w:val="000000"/>
          <w:szCs w:val="20"/>
          <w:lang w:val="en-AU" w:eastAsia="x-none"/>
        </w:rPr>
        <w:t xml:space="preserve"> after the HARQ-ACK corresponding to the PDSCH carrying the selection command [10, TS 38.321] is transmitted in slot </w:t>
      </w:r>
      <w:r w:rsidRPr="00982E91">
        <w:rPr>
          <w:i/>
          <w:color w:val="000000"/>
          <w:szCs w:val="20"/>
          <w:lang w:val="en-AU" w:eastAsia="x-none"/>
        </w:rPr>
        <w:t>n</w:t>
      </w:r>
      <w:r w:rsidRPr="00982E91">
        <w:rPr>
          <w:color w:val="000000"/>
          <w:szCs w:val="20"/>
          <w:lang w:val="en-AU" w:eastAsia="x-none"/>
        </w:rPr>
        <w:t>. The selection command will contain one or more Reporting Setting</w:t>
      </w:r>
      <w:ins w:id="389" w:author="CATT" w:date="2018-07-17T18:05:00Z">
        <w:r w:rsidRPr="00982E91">
          <w:rPr>
            <w:rFonts w:eastAsia="SimSun" w:hint="eastAsia"/>
            <w:color w:val="000000"/>
            <w:szCs w:val="20"/>
            <w:lang w:val="en-AU" w:eastAsia="x-none"/>
          </w:rPr>
          <w:t>s</w:t>
        </w:r>
      </w:ins>
      <w:r w:rsidRPr="00982E91">
        <w:rPr>
          <w:color w:val="000000"/>
          <w:szCs w:val="20"/>
          <w:lang w:val="en-AU" w:eastAsia="x-none"/>
        </w:rPr>
        <w:t xml:space="preserve"> </w:t>
      </w:r>
      <w:del w:id="390" w:author="CATT" w:date="2018-07-17T18:05:00Z">
        <w:r w:rsidRPr="00982E91" w:rsidDel="00503D25">
          <w:rPr>
            <w:color w:val="000000"/>
            <w:szCs w:val="20"/>
            <w:lang w:val="en-AU" w:eastAsia="x-none"/>
          </w:rPr>
          <w:delText xml:space="preserve">Indications </w:delText>
        </w:r>
      </w:del>
      <w:r w:rsidRPr="00982E91">
        <w:rPr>
          <w:color w:val="000000"/>
          <w:szCs w:val="20"/>
          <w:lang w:val="en-AU" w:eastAsia="x-none"/>
        </w:rPr>
        <w:t xml:space="preserve">where the associated </w:t>
      </w:r>
      <w:del w:id="391" w:author="CATT" w:date="2018-07-17T18:05:00Z">
        <w:r w:rsidRPr="00982E91" w:rsidDel="00503D25">
          <w:rPr>
            <w:color w:val="000000"/>
            <w:szCs w:val="20"/>
            <w:lang w:val="en-AU" w:eastAsia="x-none"/>
          </w:rPr>
          <w:delText xml:space="preserve">CSI Measurement Links and </w:delText>
        </w:r>
      </w:del>
      <w:r w:rsidRPr="00982E91">
        <w:rPr>
          <w:color w:val="000000"/>
          <w:szCs w:val="20"/>
          <w:lang w:val="en-AU" w:eastAsia="x-none"/>
        </w:rPr>
        <w:t xml:space="preserve">CSI Resource Settings are configured. Semi-persistent CSI reporting on the PUCCH supports Type I CSI. Semi-persistent CSI reporting on the PUCCH format 2 supports Type I CSI with wideband frequency granularity. Semi-persistent CSI reporting on PUCCH formats 3 or 4 supports Type I </w:t>
      </w:r>
      <w:ins w:id="392" w:author="CATT" w:date="2018-07-17T18:07:00Z">
        <w:r w:rsidRPr="00982E91">
          <w:rPr>
            <w:rFonts w:eastAsia="SimSun" w:hint="eastAsia"/>
            <w:color w:val="000000"/>
            <w:szCs w:val="20"/>
            <w:lang w:val="en-AU" w:eastAsia="x-none"/>
          </w:rPr>
          <w:t xml:space="preserve">CSI with wideband </w:t>
        </w:r>
        <w:r w:rsidRPr="00982E91">
          <w:rPr>
            <w:rFonts w:eastAsia="SimSun"/>
            <w:color w:val="000000"/>
            <w:szCs w:val="20"/>
            <w:lang w:val="en-AU" w:eastAsia="x-none"/>
          </w:rPr>
          <w:t>and</w:t>
        </w:r>
        <w:r w:rsidRPr="00982E91">
          <w:rPr>
            <w:rFonts w:eastAsia="SimSun" w:hint="eastAsia"/>
            <w:color w:val="000000"/>
            <w:szCs w:val="20"/>
            <w:lang w:val="en-AU" w:eastAsia="x-none"/>
          </w:rPr>
          <w:t xml:space="preserve"> </w:t>
        </w:r>
      </w:ins>
      <w:del w:id="393" w:author="CATT" w:date="2018-07-17T18:07:00Z">
        <w:r w:rsidRPr="00982E91" w:rsidDel="006820EF">
          <w:rPr>
            <w:color w:val="000000"/>
            <w:szCs w:val="20"/>
            <w:lang w:val="en-AU" w:eastAsia="x-none"/>
          </w:rPr>
          <w:delText>S</w:delText>
        </w:r>
      </w:del>
      <w:ins w:id="394" w:author="CATT" w:date="2018-07-17T18:07:00Z">
        <w:r w:rsidRPr="00982E91">
          <w:rPr>
            <w:rFonts w:eastAsia="SimSun" w:hint="eastAsia"/>
            <w:color w:val="000000"/>
            <w:szCs w:val="20"/>
            <w:lang w:val="en-AU" w:eastAsia="x-none"/>
          </w:rPr>
          <w:t>s</w:t>
        </w:r>
      </w:ins>
      <w:r w:rsidRPr="00982E91">
        <w:rPr>
          <w:color w:val="000000"/>
          <w:szCs w:val="20"/>
          <w:lang w:val="en-AU" w:eastAsia="x-none"/>
        </w:rPr>
        <w:t>ub-band</w:t>
      </w:r>
      <w:ins w:id="395" w:author="CATT" w:date="2018-07-17T18:07:00Z">
        <w:r w:rsidRPr="00982E91">
          <w:rPr>
            <w:rFonts w:eastAsia="SimSun" w:hint="eastAsia"/>
            <w:color w:val="000000"/>
            <w:szCs w:val="20"/>
            <w:lang w:val="en-AU" w:eastAsia="x-none"/>
          </w:rPr>
          <w:t xml:space="preserve"> frequency granularities</w:t>
        </w:r>
      </w:ins>
      <w:del w:id="396" w:author="CATT" w:date="2018-07-17T18:07:00Z">
        <w:r w:rsidRPr="00982E91" w:rsidDel="006820EF">
          <w:rPr>
            <w:color w:val="000000"/>
            <w:szCs w:val="20"/>
            <w:lang w:val="en-AU" w:eastAsia="x-none"/>
          </w:rPr>
          <w:delText xml:space="preserve"> CSI</w:delText>
        </w:r>
      </w:del>
      <w:r w:rsidRPr="00982E91">
        <w:rPr>
          <w:color w:val="000000"/>
          <w:szCs w:val="20"/>
          <w:lang w:val="en-AU" w:eastAsia="x-none"/>
        </w:rPr>
        <w:t xml:space="preserve"> and Type II CSI </w:t>
      </w:r>
      <w:ins w:id="397" w:author="huawei" w:date="2018-08-10T11:00:00Z">
        <w:r w:rsidRPr="00982E91">
          <w:rPr>
            <w:szCs w:val="20"/>
            <w:lang w:val="en-AU" w:eastAsia="x-none"/>
          </w:rPr>
          <w:t>Part 1</w:t>
        </w:r>
      </w:ins>
      <w:del w:id="398" w:author="huawei" w:date="2018-08-10T11:00:00Z">
        <w:r w:rsidRPr="00982E91" w:rsidDel="00247F5C">
          <w:rPr>
            <w:szCs w:val="20"/>
            <w:lang w:val="en-AU" w:eastAsia="x-none"/>
          </w:rPr>
          <w:delText xml:space="preserve"> with</w:delText>
        </w:r>
        <w:r w:rsidRPr="00982E91" w:rsidDel="00247F5C">
          <w:rPr>
            <w:strike/>
            <w:szCs w:val="20"/>
            <w:lang w:val="en-AU" w:eastAsia="x-none"/>
          </w:rPr>
          <w:delText xml:space="preserve"> </w:delText>
        </w:r>
        <w:r w:rsidRPr="00982E91" w:rsidDel="00247F5C">
          <w:rPr>
            <w:szCs w:val="20"/>
            <w:lang w:val="en-AU" w:eastAsia="x-none"/>
          </w:rPr>
          <w:delText>wideband frequency granularity</w:delText>
        </w:r>
      </w:del>
      <w:r w:rsidRPr="00982E91">
        <w:rPr>
          <w:color w:val="000000"/>
          <w:szCs w:val="20"/>
          <w:lang w:val="en-AU" w:eastAsia="x-none"/>
        </w:rPr>
        <w:t>.</w:t>
      </w:r>
    </w:p>
    <w:p w14:paraId="38346476" w14:textId="6CB99F06" w:rsidR="00F95C81" w:rsidRPr="00982E91" w:rsidRDefault="00F95C81" w:rsidP="00F95C81">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107EB0B5" w14:textId="77777777" w:rsidR="00982E91" w:rsidRPr="00982E91" w:rsidRDefault="00982E91" w:rsidP="00982E91">
      <w:pPr>
        <w:ind w:left="720" w:hanging="720"/>
        <w:rPr>
          <w:szCs w:val="20"/>
          <w:lang w:eastAsia="x-none"/>
        </w:rPr>
      </w:pPr>
    </w:p>
    <w:p w14:paraId="674DBF8E" w14:textId="77777777" w:rsidR="00982E91" w:rsidRPr="00F95C81" w:rsidRDefault="00982E91" w:rsidP="00982E91">
      <w:pPr>
        <w:ind w:left="720" w:hanging="720"/>
        <w:rPr>
          <w:szCs w:val="20"/>
          <w:highlight w:val="green"/>
          <w:lang w:eastAsia="x-none"/>
        </w:rPr>
      </w:pPr>
      <w:r w:rsidRPr="00F95C81">
        <w:rPr>
          <w:szCs w:val="20"/>
          <w:highlight w:val="green"/>
          <w:lang w:eastAsia="x-none"/>
        </w:rPr>
        <w:t>Agreement</w:t>
      </w:r>
    </w:p>
    <w:p w14:paraId="2CBAA672" w14:textId="77777777" w:rsidR="00982E91" w:rsidRPr="00982E91" w:rsidRDefault="00982E91" w:rsidP="00982E91">
      <w:pPr>
        <w:ind w:left="720" w:hanging="720"/>
        <w:rPr>
          <w:szCs w:val="20"/>
          <w:lang w:eastAsia="x-none"/>
        </w:rPr>
      </w:pPr>
      <w:r w:rsidRPr="00982E91">
        <w:rPr>
          <w:szCs w:val="20"/>
          <w:lang w:eastAsia="x-none"/>
        </w:rPr>
        <w:t>Text proposal for TS38.214</w:t>
      </w:r>
    </w:p>
    <w:p w14:paraId="07815A75" w14:textId="77777777" w:rsidR="00F95C81" w:rsidRPr="00982E91" w:rsidRDefault="00F95C81" w:rsidP="00F95C81">
      <w:pPr>
        <w:adjustRightInd w:val="0"/>
        <w:snapToGrid w:val="0"/>
        <w:ind w:left="720" w:hanging="720"/>
        <w:jc w:val="center"/>
        <w:rPr>
          <w:rFonts w:ascii="Times New Roman" w:hAnsi="Times New Roman"/>
          <w:szCs w:val="20"/>
        </w:rPr>
      </w:pPr>
      <w:r w:rsidRPr="00982E91">
        <w:rPr>
          <w:rFonts w:ascii="Times New Roman" w:hAnsi="Times New Roman" w:hint="eastAsia"/>
          <w:szCs w:val="20"/>
        </w:rPr>
        <w:t xml:space="preserve">----------------------------------------------------Start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0F90208F" w14:textId="77777777" w:rsidR="00982E91" w:rsidRPr="00982E91" w:rsidRDefault="00982E91" w:rsidP="00982E91">
      <w:pPr>
        <w:rPr>
          <w:rFonts w:eastAsia="SimSun"/>
          <w:szCs w:val="20"/>
        </w:rPr>
      </w:pPr>
      <w:r w:rsidRPr="00982E91">
        <w:rPr>
          <w:rFonts w:eastAsia="SimSun"/>
          <w:szCs w:val="20"/>
        </w:rPr>
        <w:t>5.2.5</w:t>
      </w:r>
      <w:r w:rsidRPr="00982E91">
        <w:rPr>
          <w:rFonts w:eastAsia="SimSun"/>
          <w:szCs w:val="20"/>
        </w:rPr>
        <w:tab/>
        <w:t>Priority rules for CSI reports</w:t>
      </w:r>
    </w:p>
    <w:p w14:paraId="273DC9D2" w14:textId="77777777" w:rsidR="00982E91" w:rsidRPr="00982E91" w:rsidRDefault="00982E91" w:rsidP="00982E91">
      <w:pPr>
        <w:ind w:left="720" w:hanging="720"/>
        <w:jc w:val="center"/>
        <w:rPr>
          <w:color w:val="FF0000"/>
          <w:szCs w:val="20"/>
        </w:rPr>
      </w:pPr>
      <w:r w:rsidRPr="00982E91">
        <w:rPr>
          <w:color w:val="FF0000"/>
          <w:szCs w:val="20"/>
        </w:rPr>
        <w:t>&lt; Unchanged parts are omitted &gt;</w:t>
      </w:r>
    </w:p>
    <w:p w14:paraId="087435CA" w14:textId="77777777" w:rsidR="00982E91" w:rsidRPr="00982E91" w:rsidRDefault="00982E91" w:rsidP="00982E91">
      <w:pPr>
        <w:rPr>
          <w:rFonts w:eastAsia="Yu Mincho"/>
          <w:color w:val="000000"/>
          <w:szCs w:val="20"/>
        </w:rPr>
      </w:pPr>
      <w:r w:rsidRPr="00982E91">
        <w:rPr>
          <w:rFonts w:eastAsia="Yu Mincho"/>
          <w:color w:val="000000"/>
          <w:szCs w:val="20"/>
        </w:rPr>
        <w:lastRenderedPageBreak/>
        <w:t xml:space="preserve">A first CSI report is said to have priority over second CSI report if the associated </w:t>
      </w:r>
      <w:r w:rsidR="001B7BF2">
        <w:rPr>
          <w:rFonts w:eastAsia="Yu Mincho"/>
          <w:color w:val="000000"/>
          <w:position w:val="-12"/>
          <w:szCs w:val="20"/>
        </w:rPr>
        <w:pict w14:anchorId="2919794F">
          <v:shape id="_x0000_i1117" type="#_x0000_t75" style="width:68pt;height:20.8pt">
            <v:imagedata r:id="rId880" o:title=""/>
          </v:shape>
        </w:pict>
      </w:r>
      <w:r w:rsidRPr="00982E91">
        <w:rPr>
          <w:rFonts w:eastAsia="Yu Mincho"/>
          <w:color w:val="000000"/>
          <w:szCs w:val="20"/>
        </w:rPr>
        <w:t xml:space="preserve"> value is lower for the first report than for the second report.</w:t>
      </w:r>
    </w:p>
    <w:p w14:paraId="6D403835" w14:textId="77777777" w:rsidR="00982E91" w:rsidRPr="00982E91" w:rsidRDefault="00982E91" w:rsidP="00982E91">
      <w:pPr>
        <w:rPr>
          <w:rFonts w:eastAsia="Yu Mincho"/>
          <w:color w:val="000000"/>
          <w:szCs w:val="20"/>
        </w:rPr>
      </w:pPr>
      <w:r w:rsidRPr="00982E91">
        <w:rPr>
          <w:rFonts w:eastAsia="Yu Mincho"/>
          <w:color w:val="000000"/>
          <w:szCs w:val="20"/>
        </w:rPr>
        <w:t xml:space="preserve">Two CSI reports are said to collide if the time occupancy of the physical channels scheduled to carry the CSI reports overlap in at least one OFDM symbol and are transmitted on the same carrier. When a UE is configured to transmit two colliding CSI reports, </w:t>
      </w:r>
    </w:p>
    <w:p w14:paraId="53B94170" w14:textId="77777777" w:rsidR="00982E91" w:rsidRPr="00982E91" w:rsidRDefault="00982E91" w:rsidP="00982E91">
      <w:pPr>
        <w:ind w:leftChars="62" w:left="124"/>
        <w:rPr>
          <w:rFonts w:eastAsia="Yu Mincho"/>
          <w:color w:val="000000"/>
          <w:szCs w:val="20"/>
        </w:rPr>
      </w:pPr>
      <w:r w:rsidRPr="00982E91">
        <w:rPr>
          <w:rFonts w:eastAsia="Yu Mincho"/>
          <w:color w:val="FF0000"/>
          <w:szCs w:val="20"/>
          <w:u w:val="single"/>
        </w:rPr>
        <w:t xml:space="preserve">if </w:t>
      </w:r>
      <w:r w:rsidRPr="00982E91">
        <w:rPr>
          <w:rFonts w:eastAsia="Yu Mincho"/>
          <w:i/>
          <w:color w:val="FF0000"/>
          <w:szCs w:val="20"/>
          <w:u w:val="single"/>
        </w:rPr>
        <w:t>y</w:t>
      </w:r>
      <w:r w:rsidRPr="00982E91">
        <w:rPr>
          <w:rFonts w:eastAsia="Yu Mincho"/>
          <w:color w:val="FF0000"/>
          <w:szCs w:val="20"/>
          <w:u w:val="single"/>
        </w:rPr>
        <w:t xml:space="preserve"> values are different between the two CSI reports</w:t>
      </w:r>
      <w:r w:rsidRPr="00982E91">
        <w:rPr>
          <w:rFonts w:eastAsia="Yu Mincho"/>
          <w:color w:val="FF0000"/>
          <w:szCs w:val="20"/>
        </w:rPr>
        <w:t>,</w:t>
      </w:r>
      <w:r w:rsidRPr="00982E91">
        <w:rPr>
          <w:rFonts w:eastAsia="Yu Mincho"/>
          <w:color w:val="000000"/>
          <w:szCs w:val="20"/>
        </w:rPr>
        <w:t xml:space="preserve"> the following rules apply (for CSI reports transmitted on PUSCH, as described in Subclause 5.2.3; for CSI reports transmitted on PUCCH, as described in Subclause 5.2.4): </w:t>
      </w:r>
    </w:p>
    <w:p w14:paraId="05104D04" w14:textId="77777777" w:rsidR="00982E91" w:rsidRPr="00982E91" w:rsidRDefault="00982E91" w:rsidP="00982E91">
      <w:pPr>
        <w:ind w:left="567" w:hanging="283"/>
        <w:rPr>
          <w:rFonts w:eastAsia="Yu Mincho"/>
          <w:szCs w:val="20"/>
        </w:rPr>
      </w:pPr>
      <w:r w:rsidRPr="00982E91">
        <w:rPr>
          <w:rFonts w:eastAsia="Yu Mincho"/>
          <w:szCs w:val="20"/>
        </w:rPr>
        <w:t>-</w:t>
      </w:r>
      <w:r w:rsidRPr="00982E91">
        <w:rPr>
          <w:rFonts w:eastAsia="Yu Mincho"/>
          <w:szCs w:val="20"/>
        </w:rPr>
        <w:tab/>
        <w:t xml:space="preserve">The CSI report with higher </w:t>
      </w:r>
      <w:r w:rsidR="001B7BF2">
        <w:rPr>
          <w:rFonts w:eastAsia="Yu Mincho"/>
          <w:color w:val="000000"/>
          <w:position w:val="-12"/>
          <w:szCs w:val="20"/>
        </w:rPr>
        <w:pict w14:anchorId="1AE7963D">
          <v:shape id="_x0000_i1118" type="#_x0000_t75" style="width:68pt;height:20.8pt">
            <v:imagedata r:id="rId881" o:title=""/>
          </v:shape>
        </w:pict>
      </w:r>
      <w:r w:rsidRPr="00982E91">
        <w:rPr>
          <w:rFonts w:eastAsia="Yu Mincho"/>
          <w:color w:val="000000"/>
          <w:szCs w:val="20"/>
        </w:rPr>
        <w:t xml:space="preserve"> </w:t>
      </w:r>
      <w:r w:rsidRPr="00982E91">
        <w:rPr>
          <w:rFonts w:eastAsia="Yu Mincho"/>
          <w:szCs w:val="20"/>
        </w:rPr>
        <w:t>value shall not be sent by the UE,</w:t>
      </w:r>
    </w:p>
    <w:p w14:paraId="5D67586F" w14:textId="77777777" w:rsidR="00982E91" w:rsidRPr="00982E91" w:rsidRDefault="00982E91" w:rsidP="00982E91">
      <w:pPr>
        <w:ind w:left="180"/>
        <w:rPr>
          <w:rFonts w:eastAsia="Yu Mincho"/>
          <w:color w:val="FF0000"/>
          <w:szCs w:val="20"/>
          <w:u w:val="single"/>
        </w:rPr>
      </w:pPr>
      <w:r w:rsidRPr="00982E91">
        <w:rPr>
          <w:rFonts w:eastAsia="Yu Mincho"/>
          <w:color w:val="FF0000"/>
          <w:szCs w:val="20"/>
          <w:u w:val="single"/>
        </w:rPr>
        <w:t>otherwise, the two CSI reports are multiplexed or either is dropped based on the priority values, as described in Subclause 9.2.5.2 in 38.213.</w:t>
      </w:r>
    </w:p>
    <w:p w14:paraId="60B88D30" w14:textId="77777777" w:rsidR="00982E91" w:rsidRPr="00982E91" w:rsidRDefault="00982E91" w:rsidP="00982E91">
      <w:pPr>
        <w:rPr>
          <w:szCs w:val="20"/>
          <w:lang w:eastAsia="x-none"/>
        </w:rPr>
      </w:pPr>
      <w:r w:rsidRPr="00982E91">
        <w:rPr>
          <w:rFonts w:eastAsia="Yu Mincho"/>
          <w:szCs w:val="20"/>
        </w:rPr>
        <w:t>If a semi-persistent CSI report to be carried on PUSCH collides with PUSCH data transmission, when the starting symbols between the two channels are aligned, the CSI report shall not be transmitted by the UE.</w:t>
      </w:r>
    </w:p>
    <w:p w14:paraId="04ADCF94" w14:textId="53863CD9" w:rsidR="00F95C81" w:rsidRPr="00982E91" w:rsidRDefault="00F95C81" w:rsidP="00F95C81">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230D55BD" w14:textId="77777777" w:rsidR="00982E91" w:rsidRPr="00F95C81" w:rsidRDefault="00982E91" w:rsidP="00982E91">
      <w:pPr>
        <w:ind w:left="720" w:hanging="720"/>
        <w:rPr>
          <w:szCs w:val="20"/>
          <w:lang w:eastAsia="x-none"/>
        </w:rPr>
      </w:pPr>
    </w:p>
    <w:p w14:paraId="519EEB55" w14:textId="77777777" w:rsidR="00982E91" w:rsidRPr="00F95C81" w:rsidRDefault="00982E91" w:rsidP="00982E91">
      <w:pPr>
        <w:ind w:left="720" w:hanging="720"/>
        <w:rPr>
          <w:szCs w:val="20"/>
          <w:highlight w:val="green"/>
          <w:lang w:eastAsia="x-none"/>
        </w:rPr>
      </w:pPr>
      <w:r w:rsidRPr="00F95C81">
        <w:rPr>
          <w:szCs w:val="20"/>
          <w:highlight w:val="green"/>
          <w:lang w:eastAsia="x-none"/>
        </w:rPr>
        <w:t xml:space="preserve">Agreement </w:t>
      </w:r>
    </w:p>
    <w:p w14:paraId="58B6F425" w14:textId="327E6E3C" w:rsidR="00982E91" w:rsidRPr="00982E91" w:rsidRDefault="00982E91" w:rsidP="00FD2787">
      <w:pPr>
        <w:numPr>
          <w:ilvl w:val="0"/>
          <w:numId w:val="220"/>
        </w:numPr>
        <w:contextualSpacing/>
        <w:rPr>
          <w:szCs w:val="20"/>
          <w:lang w:val="en-US" w:eastAsia="x-none"/>
        </w:rPr>
      </w:pPr>
      <w:r w:rsidRPr="00982E91">
        <w:rPr>
          <w:szCs w:val="20"/>
          <w:lang w:val="en-AU" w:eastAsia="x-none"/>
        </w:rPr>
        <w:t xml:space="preserve">The values of </w:t>
      </w:r>
      <w:r w:rsidR="001B7BF2">
        <w:rPr>
          <w:position w:val="-12"/>
          <w:szCs w:val="20"/>
          <w:lang w:val="en-AU" w:eastAsia="x-none"/>
        </w:rPr>
        <w:pict w14:anchorId="76E167D0">
          <v:shape id="_x0000_i1119" type="#_x0000_t75" style="width:38.4pt;height:18.4pt">
            <v:imagedata r:id="rId882" o:title=""/>
          </v:shape>
        </w:pict>
      </w:r>
      <w:r w:rsidRPr="00982E91">
        <w:rPr>
          <w:szCs w:val="20"/>
          <w:lang w:val="en-AU" w:eastAsia="x-none"/>
        </w:rPr>
        <w:fldChar w:fldCharType="begin"/>
      </w:r>
      <w:r w:rsidRPr="00982E91">
        <w:rPr>
          <w:szCs w:val="20"/>
          <w:lang w:val="en-AU" w:eastAsia="x-none"/>
        </w:rPr>
        <w:instrText xml:space="preserve"> QUOTE </w:instrText>
      </w:r>
      <m:oMath>
        <m:d>
          <m:dPr>
            <m:ctrlPr>
              <w:rPr>
                <w:rFonts w:ascii="Cambria Math" w:hAnsi="Cambria Math"/>
                <w:i/>
                <w:lang w:val="en-AU"/>
              </w:rPr>
            </m:ctrlPr>
          </m:dPr>
          <m:e>
            <m:sSub>
              <m:sSubPr>
                <m:ctrlPr>
                  <w:rPr>
                    <w:rFonts w:ascii="Cambria Math" w:hAnsi="Cambria Math"/>
                    <w:i/>
                    <w:lang w:val="en-AU"/>
                  </w:rPr>
                </m:ctrlPr>
              </m:sSubPr>
              <m:e>
                <m:r>
                  <m:rPr>
                    <m:sty m:val="p"/>
                  </m:rPr>
                  <w:rPr>
                    <w:rFonts w:ascii="Cambria Math" w:hAnsi="Cambria Math"/>
                    <w:lang w:val="en-AU"/>
                  </w:rPr>
                  <m:t>Z</m:t>
                </m:r>
              </m:e>
              <m:sub>
                <m:r>
                  <m:rPr>
                    <m:sty m:val="p"/>
                  </m:rPr>
                  <w:rPr>
                    <w:rFonts w:ascii="Cambria Math" w:hAnsi="Cambria Math"/>
                    <w:lang w:val="en-AU"/>
                  </w:rPr>
                  <m:t>1</m:t>
                </m:r>
              </m:sub>
            </m:sSub>
            <m:r>
              <m:rPr>
                <m:sty m:val="p"/>
              </m:rPr>
              <w:rPr>
                <w:rFonts w:ascii="Cambria Math" w:hAnsi="Cambria Math"/>
                <w:lang w:val="en-AU"/>
              </w:rPr>
              <m:t>,</m:t>
            </m:r>
            <m:sSubSup>
              <m:sSubSupPr>
                <m:ctrlPr>
                  <w:rPr>
                    <w:rFonts w:ascii="Cambria Math" w:hAnsi="Cambria Math"/>
                    <w:i/>
                    <w:lang w:val="en-AU"/>
                  </w:rPr>
                </m:ctrlPr>
              </m:sSubSupPr>
              <m:e>
                <m:r>
                  <m:rPr>
                    <m:sty m:val="p"/>
                  </m:rPr>
                  <w:rPr>
                    <w:rFonts w:ascii="Cambria Math" w:hAnsi="Cambria Math"/>
                    <w:lang w:val="en-AU"/>
                  </w:rPr>
                  <m:t>Z</m:t>
                </m:r>
              </m:e>
              <m:sub>
                <m:r>
                  <m:rPr>
                    <m:sty m:val="p"/>
                  </m:rPr>
                  <w:rPr>
                    <w:rFonts w:ascii="Cambria Math" w:hAnsi="Cambria Math"/>
                    <w:lang w:val="en-AU"/>
                  </w:rPr>
                  <m:t>1</m:t>
                </m:r>
              </m:sub>
              <m:sup>
                <m:r>
                  <m:rPr>
                    <m:sty m:val="p"/>
                  </m:rPr>
                  <w:rPr>
                    <w:rFonts w:ascii="Cambria Math" w:hAnsi="Cambria Math"/>
                    <w:lang w:val="en-AU"/>
                  </w:rPr>
                  <m:t>'</m:t>
                </m:r>
              </m:sup>
            </m:sSubSup>
          </m:e>
        </m:d>
      </m:oMath>
      <w:r w:rsidRPr="00982E91">
        <w:rPr>
          <w:szCs w:val="20"/>
          <w:lang w:val="en-AU" w:eastAsia="x-none"/>
        </w:rPr>
        <w:instrText xml:space="preserve"> </w:instrText>
      </w:r>
      <w:r w:rsidRPr="00982E91">
        <w:rPr>
          <w:szCs w:val="20"/>
          <w:lang w:val="en-AU" w:eastAsia="x-none"/>
        </w:rPr>
        <w:fldChar w:fldCharType="end"/>
      </w:r>
      <w:r w:rsidRPr="00982E91">
        <w:rPr>
          <w:szCs w:val="20"/>
          <w:lang w:val="en-AU" w:eastAsia="x-none"/>
        </w:rPr>
        <w:t xml:space="preserve"> for CSI timing requirement 1 for 15kHz SCS is </w:t>
      </w:r>
      <w:r w:rsidR="001B7BF2">
        <w:rPr>
          <w:position w:val="-12"/>
          <w:szCs w:val="20"/>
          <w:lang w:val="en-AU" w:eastAsia="x-none"/>
        </w:rPr>
        <w:pict w14:anchorId="4148EA23">
          <v:shape id="_x0000_i1120" type="#_x0000_t75" style="width:78.4pt;height:18.4pt">
            <v:imagedata r:id="rId883" o:title=""/>
          </v:shape>
        </w:pict>
      </w:r>
      <w:r w:rsidRPr="00982E91">
        <w:rPr>
          <w:szCs w:val="20"/>
          <w:lang w:val="en-AU" w:eastAsia="x-none"/>
        </w:rPr>
        <w:fldChar w:fldCharType="begin"/>
      </w:r>
      <w:r w:rsidRPr="00982E91">
        <w:rPr>
          <w:szCs w:val="20"/>
          <w:lang w:val="en-AU" w:eastAsia="x-none"/>
        </w:rPr>
        <w:instrText xml:space="preserve"> QUOTE </w:instrText>
      </w:r>
      <m:oMath>
        <m:d>
          <m:dPr>
            <m:ctrlPr>
              <w:rPr>
                <w:rFonts w:ascii="Cambria Math" w:hAnsi="Cambria Math"/>
                <w:lang w:val="en-AU"/>
              </w:rPr>
            </m:ctrlPr>
          </m:dPr>
          <m:e>
            <m:sSub>
              <m:sSubPr>
                <m:ctrlPr>
                  <w:rPr>
                    <w:rFonts w:ascii="Cambria Math" w:hAnsi="Cambria Math"/>
                    <w:lang w:val="en-AU"/>
                  </w:rPr>
                </m:ctrlPr>
              </m:sSubPr>
              <m:e>
                <m:r>
                  <m:rPr>
                    <m:sty m:val="p"/>
                  </m:rPr>
                  <w:rPr>
                    <w:rFonts w:ascii="Cambria Math" w:hAnsi="Cambria Math"/>
                    <w:lang w:val="en-AU"/>
                  </w:rPr>
                  <m:t>Z</m:t>
                </m:r>
              </m:e>
              <m:sub>
                <m:r>
                  <m:rPr>
                    <m:sty m:val="p"/>
                  </m:rPr>
                  <w:rPr>
                    <w:rFonts w:ascii="Cambria Math" w:hAnsi="Cambria Math"/>
                    <w:lang w:val="en-AU"/>
                  </w:rPr>
                  <m:t>1</m:t>
                </m:r>
              </m:sub>
            </m:sSub>
            <m:r>
              <m:rPr>
                <m:sty m:val="p"/>
              </m:rPr>
              <w:rPr>
                <w:rFonts w:ascii="Cambria Math" w:hAnsi="Cambria Math"/>
                <w:lang w:val="en-AU"/>
              </w:rPr>
              <m:t>,</m:t>
            </m:r>
            <m:sSubSup>
              <m:sSubSupPr>
                <m:ctrlPr>
                  <w:rPr>
                    <w:rFonts w:ascii="Cambria Math" w:hAnsi="Cambria Math"/>
                    <w:lang w:val="en-AU"/>
                  </w:rPr>
                </m:ctrlPr>
              </m:sSubSupPr>
              <m:e>
                <m:r>
                  <m:rPr>
                    <m:sty m:val="p"/>
                  </m:rPr>
                  <w:rPr>
                    <w:rFonts w:ascii="Cambria Math" w:hAnsi="Cambria Math"/>
                    <w:lang w:val="en-AU"/>
                  </w:rPr>
                  <m:t>Z</m:t>
                </m:r>
              </m:e>
              <m:sub>
                <m:r>
                  <m:rPr>
                    <m:sty m:val="p"/>
                  </m:rPr>
                  <w:rPr>
                    <w:rFonts w:ascii="Cambria Math" w:hAnsi="Cambria Math"/>
                    <w:lang w:val="en-AU"/>
                  </w:rPr>
                  <m:t>1</m:t>
                </m:r>
              </m:sub>
              <m:sup>
                <m:r>
                  <m:rPr>
                    <m:sty m:val="p"/>
                  </m:rPr>
                  <w:rPr>
                    <w:rFonts w:ascii="Cambria Math" w:hAnsi="Cambria Math"/>
                    <w:lang w:val="en-AU"/>
                  </w:rPr>
                  <m:t>'</m:t>
                </m:r>
              </m:sup>
            </m:sSubSup>
          </m:e>
        </m:d>
        <m:r>
          <m:rPr>
            <m:sty m:val="p"/>
          </m:rPr>
          <w:rPr>
            <w:rFonts w:ascii="Cambria Math" w:hAnsi="Cambria Math"/>
            <w:lang w:val="en-AU"/>
          </w:rPr>
          <m:t>=(10,8)</m:t>
        </m:r>
      </m:oMath>
      <w:r w:rsidRPr="00982E91">
        <w:rPr>
          <w:szCs w:val="20"/>
          <w:lang w:val="en-AU" w:eastAsia="x-none"/>
        </w:rPr>
        <w:instrText xml:space="preserve"> </w:instrText>
      </w:r>
      <w:r w:rsidRPr="00982E91">
        <w:rPr>
          <w:szCs w:val="20"/>
          <w:lang w:val="en-AU" w:eastAsia="x-none"/>
        </w:rPr>
        <w:fldChar w:fldCharType="end"/>
      </w:r>
      <w:r w:rsidRPr="00982E91">
        <w:rPr>
          <w:szCs w:val="20"/>
          <w:lang w:val="en-AU" w:eastAsia="x-none"/>
        </w:rPr>
        <w:t xml:space="preserve"> symbols</w:t>
      </w:r>
    </w:p>
    <w:p w14:paraId="7DC1083A" w14:textId="77777777" w:rsidR="00982E91" w:rsidRPr="00982E91" w:rsidRDefault="00982E91" w:rsidP="00FD2787">
      <w:pPr>
        <w:numPr>
          <w:ilvl w:val="1"/>
          <w:numId w:val="220"/>
        </w:numPr>
        <w:contextualSpacing/>
        <w:rPr>
          <w:szCs w:val="20"/>
          <w:lang w:val="en-US" w:eastAsia="x-none"/>
        </w:rPr>
      </w:pPr>
      <w:r w:rsidRPr="00982E91">
        <w:rPr>
          <w:szCs w:val="20"/>
          <w:lang w:val="en-US" w:eastAsia="x-none"/>
        </w:rPr>
        <w:t>Note: Huawei can accept this solution as a compromise for the purpose of progress</w:t>
      </w:r>
    </w:p>
    <w:p w14:paraId="7165A2A3" w14:textId="77777777" w:rsidR="00982E91" w:rsidRPr="00F95C81" w:rsidRDefault="00982E91" w:rsidP="00982E91">
      <w:pPr>
        <w:ind w:left="720" w:hanging="720"/>
        <w:rPr>
          <w:szCs w:val="20"/>
          <w:lang w:val="en-US" w:eastAsia="x-none"/>
        </w:rPr>
      </w:pPr>
    </w:p>
    <w:p w14:paraId="631D33EF" w14:textId="77777777" w:rsidR="00982E91" w:rsidRPr="00F95C81" w:rsidRDefault="00982E91" w:rsidP="00982E91">
      <w:pPr>
        <w:ind w:left="720" w:hanging="720"/>
        <w:rPr>
          <w:szCs w:val="20"/>
          <w:highlight w:val="green"/>
          <w:lang w:eastAsia="x-none"/>
        </w:rPr>
      </w:pPr>
      <w:r w:rsidRPr="00F95C81">
        <w:rPr>
          <w:szCs w:val="20"/>
          <w:highlight w:val="green"/>
          <w:lang w:eastAsia="x-none"/>
        </w:rPr>
        <w:t xml:space="preserve">Agreement </w:t>
      </w:r>
    </w:p>
    <w:p w14:paraId="7F35D435" w14:textId="59D5FEB6" w:rsidR="00F95C81" w:rsidRPr="00982E91" w:rsidRDefault="00F95C81" w:rsidP="00F95C81">
      <w:pPr>
        <w:adjustRightInd w:val="0"/>
        <w:snapToGrid w:val="0"/>
        <w:ind w:left="720" w:hanging="720"/>
        <w:jc w:val="center"/>
        <w:rPr>
          <w:rFonts w:ascii="Times New Roman" w:hAnsi="Times New Roman"/>
          <w:szCs w:val="20"/>
        </w:rPr>
      </w:pPr>
      <w:r w:rsidRPr="00982E91">
        <w:rPr>
          <w:rFonts w:ascii="Times New Roman" w:hAnsi="Times New Roman" w:hint="eastAsia"/>
          <w:szCs w:val="20"/>
        </w:rPr>
        <w:t xml:space="preserve">----------------------------------------------------Start of TP </w:t>
      </w:r>
      <w:r w:rsidRPr="00982E91">
        <w:rPr>
          <w:szCs w:val="20"/>
        </w:rPr>
        <w:t>Section 5.4 of 38.214</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25DFF330" w14:textId="77777777" w:rsidR="00982E91" w:rsidRPr="00982E91" w:rsidRDefault="00982E91" w:rsidP="00982E91">
      <w:pPr>
        <w:ind w:left="720" w:hanging="720"/>
        <w:rPr>
          <w:color w:val="000000"/>
          <w:szCs w:val="20"/>
          <w:lang w:val="en-AU"/>
        </w:rPr>
      </w:pPr>
      <w:r w:rsidRPr="00982E91">
        <w:rPr>
          <w:szCs w:val="20"/>
        </w:rPr>
        <w:t xml:space="preserve">When the </w:t>
      </w:r>
      <w:r w:rsidRPr="00982E91">
        <w:rPr>
          <w:i/>
          <w:szCs w:val="20"/>
        </w:rPr>
        <w:t xml:space="preserve">CSI request </w:t>
      </w:r>
      <w:r w:rsidRPr="00982E91">
        <w:rPr>
          <w:szCs w:val="20"/>
        </w:rPr>
        <w:t xml:space="preserve">field on a DCI triggers a CSI report(s) on PUSCH, </w:t>
      </w:r>
      <w:r w:rsidRPr="00982E91">
        <w:rPr>
          <w:color w:val="000000"/>
          <w:szCs w:val="20"/>
          <w:lang w:val="en-AU"/>
        </w:rPr>
        <w:t xml:space="preserve">the UE shall provide valid CSI report(s), </w:t>
      </w:r>
    </w:p>
    <w:p w14:paraId="1B812E04"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 xml:space="preserve">if the first uplink symbol to carry the corresponding CSI report(s) including the effect of the timing advance, starts no earlier than at symbol </w:t>
      </w:r>
      <w:r w:rsidRPr="00982E91">
        <w:rPr>
          <w:rFonts w:ascii="Times New Roman" w:eastAsia="MS Mincho" w:hAnsi="Times New Roman"/>
          <w:i/>
          <w:szCs w:val="20"/>
        </w:rPr>
        <w:t>Z</w:t>
      </w:r>
      <w:r w:rsidRPr="00982E91">
        <w:rPr>
          <w:rFonts w:ascii="Times New Roman" w:eastAsia="MS Mincho" w:hAnsi="Times New Roman"/>
          <w:i/>
          <w:szCs w:val="20"/>
          <w:vertAlign w:val="subscript"/>
        </w:rPr>
        <w:t>ref</w:t>
      </w:r>
      <w:r w:rsidRPr="00982E91">
        <w:rPr>
          <w:rFonts w:ascii="Times New Roman" w:eastAsia="MS Mincho" w:hAnsi="Times New Roman"/>
          <w:szCs w:val="20"/>
        </w:rPr>
        <w:t xml:space="preserve"> , and</w:t>
      </w:r>
    </w:p>
    <w:p w14:paraId="45CEFE0F"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if the first uplink symbol to carry the corresponding CSI report</w:t>
      </w:r>
      <w:r w:rsidRPr="00982E91">
        <w:rPr>
          <w:rFonts w:ascii="Times New Roman" w:eastAsia="MS Mincho" w:hAnsi="Times New Roman"/>
          <w:color w:val="FF0000"/>
          <w:szCs w:val="20"/>
        </w:rPr>
        <w:t>(s)</w:t>
      </w:r>
      <w:r w:rsidRPr="00982E91">
        <w:rPr>
          <w:rFonts w:ascii="Times New Roman" w:eastAsia="MS Mincho" w:hAnsi="Times New Roman"/>
          <w:szCs w:val="20"/>
        </w:rPr>
        <w:t xml:space="preserve"> including the effect of the timing advance, starts no earlier than at symbol</w:t>
      </w:r>
      <w:r w:rsidRPr="00982E91">
        <w:rPr>
          <w:rFonts w:ascii="Times New Roman" w:eastAsia="MS Mincho" w:hAnsi="Times New Roman"/>
          <w:i/>
          <w:szCs w:val="20"/>
        </w:rPr>
        <w:t xml:space="preserve"> Z'</w:t>
      </w:r>
      <w:r w:rsidRPr="00982E91">
        <w:rPr>
          <w:rFonts w:ascii="Times New Roman" w:eastAsia="MS Mincho" w:hAnsi="Times New Roman"/>
          <w:i/>
          <w:szCs w:val="20"/>
          <w:vertAlign w:val="subscript"/>
        </w:rPr>
        <w:t>ref</w:t>
      </w:r>
      <w:r w:rsidRPr="00982E91">
        <w:rPr>
          <w:rFonts w:ascii="Times New Roman" w:eastAsia="MS Mincho" w:hAnsi="Times New Roman"/>
          <w:i/>
          <w:szCs w:val="20"/>
        </w:rPr>
        <w:t>,</w:t>
      </w:r>
      <w:r w:rsidRPr="00982E91">
        <w:rPr>
          <w:rFonts w:ascii="Times New Roman" w:eastAsia="MS Mincho" w:hAnsi="Times New Roman"/>
          <w:szCs w:val="20"/>
        </w:rPr>
        <w:t xml:space="preserve"> </w:t>
      </w:r>
    </w:p>
    <w:p w14:paraId="30F55E8A" w14:textId="77777777" w:rsidR="00982E91" w:rsidRPr="00982E91" w:rsidRDefault="00982E91" w:rsidP="00982E91">
      <w:pPr>
        <w:rPr>
          <w:szCs w:val="20"/>
        </w:rPr>
      </w:pPr>
      <w:r w:rsidRPr="00982E91">
        <w:rPr>
          <w:szCs w:val="20"/>
        </w:rPr>
        <w:t xml:space="preserve">where </w:t>
      </w:r>
      <w:r w:rsidRPr="00982E91">
        <w:rPr>
          <w:i/>
          <w:szCs w:val="20"/>
        </w:rPr>
        <w:t>Z</w:t>
      </w:r>
      <w:r w:rsidRPr="00982E91">
        <w:rPr>
          <w:i/>
          <w:szCs w:val="20"/>
          <w:vertAlign w:val="subscript"/>
        </w:rPr>
        <w:t>ref</w:t>
      </w:r>
      <w:r w:rsidRPr="00982E91">
        <w:rPr>
          <w:i/>
          <w:szCs w:val="20"/>
        </w:rPr>
        <w:t xml:space="preserve"> </w:t>
      </w:r>
      <w:r w:rsidRPr="00982E91">
        <w:rPr>
          <w:szCs w:val="20"/>
        </w:rPr>
        <w:t xml:space="preserve">is defined as the next uplink symbol with its CP starting </w:t>
      </w:r>
      <w:r w:rsidRPr="00982E91">
        <w:rPr>
          <w:strike/>
          <w:color w:val="FF0000"/>
          <w:szCs w:val="20"/>
        </w:rPr>
        <w:t>after</w:t>
      </w:r>
      <w:r w:rsidRPr="00982E91">
        <w:rPr>
          <w:color w:val="FF0000"/>
          <w:szCs w:val="20"/>
        </w:rPr>
        <w:t xml:space="preserve"> </w:t>
      </w:r>
      <w:r w:rsidR="001B7BF2">
        <w:rPr>
          <w:position w:val="-14"/>
          <w:szCs w:val="20"/>
        </w:rPr>
        <w:pict w14:anchorId="32E95FA7">
          <v:shape id="_x0000_i1121" type="#_x0000_t75" style="width:136.8pt;height:23.2pt">
            <v:imagedata r:id="rId884" o:title=""/>
          </v:shape>
        </w:pict>
      </w:r>
      <w:r w:rsidRPr="00982E91">
        <w:rPr>
          <w:szCs w:val="20"/>
        </w:rPr>
        <w:t xml:space="preserve"> after the end of the last symbol of the PDCCH triggering the CSI report, and where </w:t>
      </w:r>
      <w:r w:rsidRPr="00982E91">
        <w:rPr>
          <w:i/>
          <w:szCs w:val="20"/>
        </w:rPr>
        <w:t>Z'</w:t>
      </w:r>
      <w:r w:rsidRPr="00982E91">
        <w:rPr>
          <w:i/>
          <w:szCs w:val="20"/>
          <w:vertAlign w:val="subscript"/>
        </w:rPr>
        <w:t>ref</w:t>
      </w:r>
      <w:r w:rsidRPr="00982E91">
        <w:rPr>
          <w:i/>
          <w:szCs w:val="20"/>
        </w:rPr>
        <w:t xml:space="preserve">, </w:t>
      </w:r>
      <w:r w:rsidRPr="00982E91">
        <w:rPr>
          <w:szCs w:val="20"/>
        </w:rPr>
        <w:t xml:space="preserve">is defined as the next uplink symbol with its CP starting </w:t>
      </w:r>
      <w:r w:rsidRPr="00982E91">
        <w:rPr>
          <w:strike/>
          <w:color w:val="FF0000"/>
          <w:szCs w:val="20"/>
        </w:rPr>
        <w:t>after</w:t>
      </w:r>
      <w:r w:rsidRPr="00982E91">
        <w:rPr>
          <w:color w:val="FF0000"/>
          <w:szCs w:val="20"/>
        </w:rPr>
        <w:t xml:space="preserve">  </w:t>
      </w:r>
      <w:r w:rsidR="001B7BF2">
        <w:rPr>
          <w:position w:val="-16"/>
          <w:szCs w:val="20"/>
        </w:rPr>
        <w:pict w14:anchorId="5CE74B79">
          <v:shape id="_x0000_i1122" type="#_x0000_t75" style="width:136.8pt;height:23.2pt">
            <v:imagedata r:id="rId885" o:title=""/>
          </v:shape>
        </w:pict>
      </w:r>
      <w:r w:rsidRPr="00982E91">
        <w:rPr>
          <w:szCs w:val="20"/>
        </w:rPr>
        <w:t xml:space="preserve">after the end of the last symbol in time of </w:t>
      </w:r>
      <w:r w:rsidRPr="00982E91">
        <w:rPr>
          <w:color w:val="FF0000"/>
          <w:szCs w:val="20"/>
        </w:rPr>
        <w:t>the latest of</w:t>
      </w:r>
      <w:r w:rsidRPr="00982E91">
        <w:rPr>
          <w:szCs w:val="20"/>
        </w:rPr>
        <w:t xml:space="preserve">: </w:t>
      </w:r>
      <w:r w:rsidRPr="00982E91">
        <w:rPr>
          <w:strike/>
          <w:color w:val="FF0000"/>
          <w:szCs w:val="20"/>
        </w:rPr>
        <w:t>the last symbol of</w:t>
      </w:r>
      <w:r w:rsidRPr="00982E91">
        <w:rPr>
          <w:szCs w:val="20"/>
        </w:rPr>
        <w:t xml:space="preserve"> aperiodic CSI-RS resource for channel measurements, </w:t>
      </w:r>
      <w:r w:rsidRPr="00982E91">
        <w:rPr>
          <w:strike/>
          <w:color w:val="FF0000"/>
          <w:szCs w:val="20"/>
        </w:rPr>
        <w:t>the last symbol of</w:t>
      </w:r>
      <w:r w:rsidRPr="00982E91">
        <w:rPr>
          <w:szCs w:val="20"/>
        </w:rPr>
        <w:t xml:space="preserve"> aperiodic CSI-IM used for interference measurements, and </w:t>
      </w:r>
      <w:r w:rsidRPr="00982E91">
        <w:rPr>
          <w:strike/>
          <w:color w:val="FF0000"/>
          <w:szCs w:val="20"/>
        </w:rPr>
        <w:t>the last symbol of</w:t>
      </w:r>
      <w:r w:rsidRPr="00982E91">
        <w:rPr>
          <w:szCs w:val="20"/>
        </w:rPr>
        <w:t xml:space="preserve"> aperiodic NZP CSI-RS for interference measurement, when aperiodic CSI-RS is used for channel measurement for triggered CSI report </w:t>
      </w:r>
      <w:r w:rsidRPr="00982E91">
        <w:rPr>
          <w:i/>
          <w:szCs w:val="20"/>
        </w:rPr>
        <w:t>n</w:t>
      </w:r>
      <w:r w:rsidRPr="00982E91">
        <w:rPr>
          <w:szCs w:val="20"/>
        </w:rPr>
        <w:t xml:space="preserve">, </w:t>
      </w:r>
    </w:p>
    <w:p w14:paraId="5038ACD9" w14:textId="77777777" w:rsidR="00982E91" w:rsidRPr="00982E91" w:rsidRDefault="00982E91" w:rsidP="00982E91">
      <w:pPr>
        <w:rPr>
          <w:color w:val="000000"/>
          <w:szCs w:val="20"/>
        </w:rPr>
      </w:pPr>
      <w:r w:rsidRPr="00982E91">
        <w:rPr>
          <w:szCs w:val="20"/>
        </w:rPr>
        <w:t xml:space="preserve">When the </w:t>
      </w:r>
      <w:r w:rsidRPr="00982E91">
        <w:rPr>
          <w:i/>
          <w:szCs w:val="20"/>
        </w:rPr>
        <w:t xml:space="preserve">CSI request </w:t>
      </w:r>
      <w:r w:rsidRPr="00982E91">
        <w:rPr>
          <w:szCs w:val="20"/>
        </w:rPr>
        <w:t xml:space="preserve">field on a DCI triggers a CSI report(s) on PUSCH, </w:t>
      </w:r>
      <w:r w:rsidRPr="00982E91">
        <w:rPr>
          <w:color w:val="000000"/>
          <w:szCs w:val="20"/>
          <w:lang w:val="en-AU"/>
        </w:rPr>
        <w:t xml:space="preserve">if the first uplink symbol to carry the corresponding CSI report(s) including the effect of the timing advance, starts </w:t>
      </w:r>
      <w:r w:rsidRPr="00982E91">
        <w:rPr>
          <w:strike/>
          <w:color w:val="FF0000"/>
          <w:szCs w:val="20"/>
          <w:lang w:val="en-AU"/>
        </w:rPr>
        <w:t>no</w:t>
      </w:r>
      <w:r w:rsidRPr="00982E91">
        <w:rPr>
          <w:color w:val="FF0000"/>
          <w:szCs w:val="20"/>
          <w:lang w:val="en-AU"/>
        </w:rPr>
        <w:t xml:space="preserve"> </w:t>
      </w:r>
      <w:r w:rsidRPr="00982E91">
        <w:rPr>
          <w:color w:val="000000"/>
          <w:szCs w:val="20"/>
          <w:lang w:val="en-AU"/>
        </w:rPr>
        <w:t xml:space="preserve">earlier than at symbol </w:t>
      </w:r>
      <w:r w:rsidRPr="00982E91">
        <w:rPr>
          <w:i/>
          <w:color w:val="000000"/>
          <w:szCs w:val="20"/>
        </w:rPr>
        <w:t>Z</w:t>
      </w:r>
      <w:r w:rsidRPr="00982E91">
        <w:rPr>
          <w:i/>
          <w:color w:val="000000"/>
          <w:szCs w:val="20"/>
          <w:vertAlign w:val="subscript"/>
        </w:rPr>
        <w:t>ref</w:t>
      </w:r>
      <w:r w:rsidRPr="00982E91">
        <w:rPr>
          <w:color w:val="000000"/>
          <w:szCs w:val="20"/>
          <w:lang w:val="en-AU"/>
        </w:rPr>
        <w:t>,</w:t>
      </w:r>
    </w:p>
    <w:p w14:paraId="294BDD12"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the UE may ignore the scheduling DCI if no HARQ-ACK or transport block is multiplexed on the PUSCH, or</w:t>
      </w:r>
    </w:p>
    <w:p w14:paraId="5E6CC604"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the UE drops the CSI for the triggered CSI reports if either HARQ-ACK or transport block is multiplexed on the PUSCH,</w:t>
      </w:r>
    </w:p>
    <w:p w14:paraId="0DF5766D" w14:textId="77777777" w:rsidR="00982E91" w:rsidRPr="00982E91" w:rsidRDefault="00982E91" w:rsidP="00982E91">
      <w:pPr>
        <w:rPr>
          <w:szCs w:val="20"/>
          <w:lang w:val="en-AU"/>
        </w:rPr>
      </w:pPr>
      <w:r w:rsidRPr="00982E91">
        <w:rPr>
          <w:szCs w:val="20"/>
        </w:rPr>
        <w:t xml:space="preserve">When the </w:t>
      </w:r>
      <w:r w:rsidRPr="00982E91">
        <w:rPr>
          <w:i/>
          <w:szCs w:val="20"/>
        </w:rPr>
        <w:t xml:space="preserve">CSI request </w:t>
      </w:r>
      <w:r w:rsidRPr="00982E91">
        <w:rPr>
          <w:szCs w:val="20"/>
        </w:rPr>
        <w:t xml:space="preserve">field on a DCI triggers a CSI report(s) on PUSCH, </w:t>
      </w:r>
      <w:r w:rsidRPr="00982E91">
        <w:rPr>
          <w:color w:val="000000"/>
          <w:szCs w:val="20"/>
          <w:lang w:val="en-AU"/>
        </w:rPr>
        <w:t xml:space="preserve">if the first uplink symbol to carry the corresponding CSI report including the effect of the timing advance, starts </w:t>
      </w:r>
      <w:r w:rsidRPr="00982E91">
        <w:rPr>
          <w:strike/>
          <w:color w:val="FF0000"/>
          <w:szCs w:val="20"/>
          <w:lang w:val="en-AU"/>
        </w:rPr>
        <w:t>no</w:t>
      </w:r>
      <w:r w:rsidRPr="00982E91">
        <w:rPr>
          <w:color w:val="FF0000"/>
          <w:szCs w:val="20"/>
          <w:lang w:val="en-AU"/>
        </w:rPr>
        <w:t xml:space="preserve"> </w:t>
      </w:r>
      <w:r w:rsidRPr="00982E91">
        <w:rPr>
          <w:color w:val="000000"/>
          <w:szCs w:val="20"/>
          <w:lang w:val="en-AU"/>
        </w:rPr>
        <w:t xml:space="preserve">earlier than at symbol </w:t>
      </w:r>
      <w:r w:rsidRPr="00982E91">
        <w:rPr>
          <w:i/>
          <w:color w:val="000000"/>
          <w:szCs w:val="20"/>
        </w:rPr>
        <w:t>Z'</w:t>
      </w:r>
      <w:r w:rsidRPr="00982E91">
        <w:rPr>
          <w:i/>
          <w:color w:val="000000"/>
          <w:szCs w:val="20"/>
          <w:vertAlign w:val="subscript"/>
        </w:rPr>
        <w:t xml:space="preserve">ref </w:t>
      </w:r>
      <w:r w:rsidRPr="00982E91">
        <w:rPr>
          <w:color w:val="FF0000"/>
          <w:szCs w:val="20"/>
        </w:rPr>
        <w:t xml:space="preserve">for report </w:t>
      </w:r>
      <w:r w:rsidRPr="00982E91">
        <w:rPr>
          <w:i/>
          <w:color w:val="FF0000"/>
          <w:szCs w:val="20"/>
        </w:rPr>
        <w:t>n</w:t>
      </w:r>
      <w:r w:rsidRPr="00982E91">
        <w:rPr>
          <w:i/>
          <w:color w:val="000000"/>
          <w:szCs w:val="20"/>
        </w:rPr>
        <w:t>,</w:t>
      </w:r>
    </w:p>
    <w:p w14:paraId="1CCCE773"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the UE may ignore the scheduling DCI if the number of triggered reports is one and no HARQ-ACK or transport block is multiplexed on the PUSCH</w:t>
      </w:r>
    </w:p>
    <w:p w14:paraId="7BD7F4ED" w14:textId="77777777" w:rsidR="00982E91" w:rsidRPr="00982E91" w:rsidRDefault="00982E91" w:rsidP="00982E91">
      <w:pPr>
        <w:ind w:left="568" w:hanging="284"/>
        <w:rPr>
          <w:rFonts w:ascii="Times New Roman" w:eastAsia="MS Mincho" w:hAnsi="Times New Roman"/>
          <w:color w:val="000000"/>
          <w:szCs w:val="20"/>
        </w:rPr>
      </w:pPr>
      <w:r w:rsidRPr="00982E91">
        <w:rPr>
          <w:rFonts w:ascii="Times New Roman" w:eastAsia="MS Mincho" w:hAnsi="Times New Roman"/>
          <w:szCs w:val="20"/>
        </w:rPr>
        <w:t>-</w:t>
      </w:r>
      <w:r w:rsidRPr="00982E91">
        <w:rPr>
          <w:rFonts w:ascii="Times New Roman" w:eastAsia="MS Mincho" w:hAnsi="Times New Roman"/>
          <w:szCs w:val="20"/>
        </w:rPr>
        <w:tab/>
        <w:t xml:space="preserve">Otherwise, the UE is not required to update the CSI for the triggered CSI report </w:t>
      </w:r>
      <w:r w:rsidRPr="00982E91">
        <w:rPr>
          <w:rFonts w:ascii="Times New Roman" w:eastAsia="MS Mincho" w:hAnsi="Times New Roman"/>
          <w:i/>
          <w:szCs w:val="20"/>
        </w:rPr>
        <w:t>n</w:t>
      </w:r>
      <w:r w:rsidRPr="00982E91">
        <w:rPr>
          <w:rFonts w:ascii="Times New Roman" w:eastAsia="MS Mincho" w:hAnsi="Times New Roman"/>
          <w:szCs w:val="20"/>
        </w:rPr>
        <w:t>.</w:t>
      </w:r>
    </w:p>
    <w:p w14:paraId="26DC133F" w14:textId="77777777" w:rsidR="00982E91" w:rsidRPr="00982E91" w:rsidRDefault="00982E91" w:rsidP="00982E91">
      <w:pPr>
        <w:ind w:left="720" w:hanging="720"/>
        <w:rPr>
          <w:szCs w:val="20"/>
        </w:rPr>
      </w:pPr>
      <w:r w:rsidRPr="00982E91">
        <w:rPr>
          <w:i/>
          <w:szCs w:val="20"/>
        </w:rPr>
        <w:t>Z</w:t>
      </w:r>
      <w:r w:rsidRPr="00982E91">
        <w:rPr>
          <w:szCs w:val="20"/>
        </w:rPr>
        <w:t xml:space="preserve"> and </w:t>
      </w:r>
      <w:r w:rsidRPr="00982E91">
        <w:rPr>
          <w:i/>
          <w:szCs w:val="20"/>
        </w:rPr>
        <w:t>Z'</w:t>
      </w:r>
      <w:r w:rsidRPr="00982E91">
        <w:rPr>
          <w:szCs w:val="20"/>
        </w:rPr>
        <w:t xml:space="preserve"> are defined as: </w:t>
      </w:r>
    </w:p>
    <w:p w14:paraId="63DB2822" w14:textId="357CE6C8" w:rsidR="00982E91" w:rsidRPr="00982E91" w:rsidRDefault="001B7BF2" w:rsidP="00982E91">
      <w:pPr>
        <w:rPr>
          <w:szCs w:val="20"/>
        </w:rPr>
      </w:pPr>
      <w:r>
        <w:rPr>
          <w:position w:val="-22"/>
          <w:szCs w:val="20"/>
        </w:rPr>
        <w:pict w14:anchorId="647BFA5A">
          <v:shape id="_x0000_i1123" type="#_x0000_t75" style="width:100pt;height:24pt">
            <v:imagedata r:id="rId886" o:title=""/>
          </v:shape>
        </w:pict>
      </w:r>
      <w:r w:rsidR="00982E91" w:rsidRPr="00982E91">
        <w:rPr>
          <w:szCs w:val="20"/>
        </w:rPr>
        <w:fldChar w:fldCharType="begin"/>
      </w:r>
      <w:r w:rsidR="00982E91" w:rsidRPr="00982E91">
        <w:rPr>
          <w:szCs w:val="20"/>
        </w:rPr>
        <w:instrText xml:space="preserve"> QUOTE </w:instrText>
      </w:r>
      <m:oMath>
        <m:r>
          <m:rPr>
            <m:sty m:val="p"/>
          </m:rPr>
          <w:rPr>
            <w:rFonts w:ascii="Cambria Math" w:hAnsi="Cambria Math"/>
          </w:rPr>
          <m:t>Z=</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m:rPr>
                    <m:sty m:val="p"/>
                  </m:rPr>
                  <w:rPr>
                    <w:rFonts w:ascii="Cambria Math" w:hAnsi="Cambria Math"/>
                  </w:rPr>
                  <m:t>m=0,…,M-1</m:t>
                </m:r>
              </m:lim>
            </m:limLow>
          </m:fName>
          <m:e>
            <m:r>
              <m:rPr>
                <m:sty m:val="p"/>
              </m:rPr>
              <w:rPr>
                <w:rFonts w:ascii="Cambria Math" w:hAnsi="Cambria Math"/>
              </w:rPr>
              <m:t>(</m:t>
            </m:r>
            <m:r>
              <m:rPr>
                <m:sty m:val="p"/>
              </m:rPr>
              <w:rPr>
                <w:rFonts w:ascii="Cambria Math" w:hAnsi="Cambria Math"/>
                <w:color w:val="FF0000"/>
              </w:rPr>
              <m:t>Z(m)</m:t>
            </m:r>
            <m:r>
              <m:rPr>
                <m:sty m:val="p"/>
              </m:rPr>
              <w:rPr>
                <w:rFonts w:ascii="Cambria Math" w:hAnsi="Cambria Math"/>
              </w:rPr>
              <m:t>)</m:t>
            </m:r>
          </m:e>
        </m:func>
        <m:r>
          <m:rPr>
            <m:sty m:val="p"/>
          </m:rPr>
          <w:rPr>
            <w:rFonts w:ascii="Cambria Math" w:hAnsi="Cambria Math"/>
          </w:rPr>
          <m:t>⁡</m:t>
        </m:r>
      </m:oMath>
      <w:r w:rsidR="00982E91" w:rsidRPr="00982E91">
        <w:rPr>
          <w:szCs w:val="20"/>
        </w:rPr>
        <w:instrText xml:space="preserve"> </w:instrText>
      </w:r>
      <w:r w:rsidR="00982E91" w:rsidRPr="00982E91">
        <w:rPr>
          <w:szCs w:val="20"/>
        </w:rPr>
        <w:fldChar w:fldCharType="end"/>
      </w:r>
      <w:r w:rsidR="00982E91" w:rsidRPr="00982E91">
        <w:rPr>
          <w:szCs w:val="20"/>
        </w:rPr>
        <w:t xml:space="preserve"> and </w:t>
      </w:r>
      <w:r>
        <w:rPr>
          <w:position w:val="-22"/>
          <w:szCs w:val="20"/>
        </w:rPr>
        <w:pict w14:anchorId="4298BEFA">
          <v:shape id="_x0000_i1124" type="#_x0000_t75" style="width:104.8pt;height:24pt">
            <v:imagedata r:id="rId887" o:title=""/>
          </v:shape>
        </w:pict>
      </w:r>
      <w:r w:rsidR="00982E91" w:rsidRPr="00982E91">
        <w:rPr>
          <w:szCs w:val="20"/>
        </w:rPr>
        <w:fldChar w:fldCharType="begin"/>
      </w:r>
      <w:r w:rsidR="00982E91" w:rsidRPr="00982E91">
        <w:rPr>
          <w:szCs w:val="20"/>
        </w:rPr>
        <w:instrText xml:space="preserve"> QUOTE </w:instrText>
      </w:r>
      <m:oMath>
        <m:r>
          <m:rPr>
            <m:sty m:val="p"/>
          </m:rPr>
          <w:rPr>
            <w:rFonts w:ascii="Cambria Math" w:hAnsi="Cambria Math"/>
          </w:rPr>
          <m:t>Z'=</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m:rPr>
                    <m:sty m:val="p"/>
                  </m:rPr>
                  <w:rPr>
                    <w:rFonts w:ascii="Cambria Math" w:hAnsi="Cambria Math"/>
                  </w:rPr>
                  <m:t>m=0,…,M-1</m:t>
                </m:r>
              </m:lim>
            </m:limLow>
          </m:fName>
          <m:e>
            <m:r>
              <m:rPr>
                <m:sty m:val="p"/>
              </m:rPr>
              <w:rPr>
                <w:rFonts w:ascii="Cambria Math" w:hAnsi="Cambria Math"/>
              </w:rPr>
              <m:t>(</m:t>
            </m:r>
            <m:r>
              <m:rPr>
                <m:sty m:val="p"/>
              </m:rPr>
              <w:rPr>
                <w:rFonts w:ascii="Cambria Math" w:hAnsi="Cambria Math"/>
                <w:color w:val="FF0000"/>
              </w:rPr>
              <m:t>Z'(m)</m:t>
            </m:r>
            <m:r>
              <m:rPr>
                <m:sty m:val="p"/>
              </m:rPr>
              <w:rPr>
                <w:rFonts w:ascii="Cambria Math" w:hAnsi="Cambria Math"/>
              </w:rPr>
              <m:t>)</m:t>
            </m:r>
          </m:e>
        </m:func>
      </m:oMath>
      <w:r w:rsidR="00982E91" w:rsidRPr="00982E91">
        <w:rPr>
          <w:szCs w:val="20"/>
        </w:rPr>
        <w:instrText xml:space="preserve"> </w:instrText>
      </w:r>
      <w:r w:rsidR="00982E91" w:rsidRPr="00982E91">
        <w:rPr>
          <w:szCs w:val="20"/>
        </w:rPr>
        <w:fldChar w:fldCharType="end"/>
      </w:r>
      <w:r w:rsidR="00982E91" w:rsidRPr="00982E91">
        <w:rPr>
          <w:szCs w:val="20"/>
        </w:rPr>
        <w:t xml:space="preserve">, where </w:t>
      </w:r>
      <w:r w:rsidR="00982E91" w:rsidRPr="00982E91">
        <w:rPr>
          <w:i/>
          <w:szCs w:val="20"/>
        </w:rPr>
        <w:t>M</w:t>
      </w:r>
      <w:r w:rsidR="00982E91" w:rsidRPr="00982E91">
        <w:rPr>
          <w:szCs w:val="20"/>
        </w:rPr>
        <w:t xml:space="preserve"> is the number of updated CSI report(s) according to Subclause 5.2.1.6, </w:t>
      </w:r>
      <w:r>
        <w:rPr>
          <w:position w:val="-10"/>
          <w:szCs w:val="20"/>
          <w:lang w:val="en-AU"/>
        </w:rPr>
        <w:pict w14:anchorId="3DAD0C8C">
          <v:shape id="_x0000_i1125" type="#_x0000_t75" style="width:69.6pt;height:16pt">
            <v:imagedata r:id="rId888" o:title=""/>
          </v:shape>
        </w:pict>
      </w:r>
      <w:r w:rsidR="00982E91" w:rsidRPr="00982E91">
        <w:rPr>
          <w:szCs w:val="20"/>
        </w:rPr>
        <w:fldChar w:fldCharType="begin"/>
      </w:r>
      <w:r w:rsidR="00982E91" w:rsidRPr="00982E91">
        <w:rPr>
          <w:szCs w:val="20"/>
        </w:rPr>
        <w:instrText xml:space="preserve"> QUOTE </w:instrText>
      </w:r>
      <m:oMath>
        <m:r>
          <m:rPr>
            <m:sty m:val="p"/>
          </m:rPr>
          <w:rPr>
            <w:rFonts w:ascii="Cambria Math" w:hAnsi="Cambria Math"/>
          </w:rPr>
          <m:t>(</m:t>
        </m:r>
        <m:r>
          <m:rPr>
            <m:sty m:val="p"/>
          </m:rPr>
          <w:rPr>
            <w:rFonts w:ascii="Cambria Math" w:hAnsi="Cambria Math"/>
            <w:color w:val="FF0000"/>
          </w:rPr>
          <m:t>Z(m)</m:t>
        </m:r>
        <m:r>
          <m:rPr>
            <m:sty m:val="p"/>
          </m:rPr>
          <w:rPr>
            <w:rFonts w:ascii="Cambria Math" w:hAnsi="Cambria Math"/>
          </w:rPr>
          <m:t>,</m:t>
        </m:r>
        <m:r>
          <m:rPr>
            <m:sty m:val="p"/>
          </m:rPr>
          <w:rPr>
            <w:rFonts w:ascii="Cambria Math" w:hAnsi="Cambria Math"/>
            <w:color w:val="FF0000"/>
          </w:rPr>
          <m:t>Z'(m)</m:t>
        </m:r>
        <m:r>
          <m:rPr>
            <m:sty m:val="p"/>
          </m:rPr>
          <w:rPr>
            <w:rFonts w:ascii="Cambria Math" w:hAnsi="Cambria Math"/>
          </w:rPr>
          <m:t>)</m:t>
        </m:r>
      </m:oMath>
      <w:r w:rsidR="00982E91" w:rsidRPr="00982E91">
        <w:rPr>
          <w:szCs w:val="20"/>
        </w:rPr>
        <w:instrText xml:space="preserve"> </w:instrText>
      </w:r>
      <w:r w:rsidR="00982E91" w:rsidRPr="00982E91">
        <w:rPr>
          <w:szCs w:val="20"/>
        </w:rPr>
        <w:fldChar w:fldCharType="end"/>
      </w:r>
      <w:r w:rsidR="00982E91" w:rsidRPr="00982E91">
        <w:rPr>
          <w:szCs w:val="20"/>
        </w:rPr>
        <w:t xml:space="preserve"> corresponds to the </w:t>
      </w:r>
      <w:r w:rsidR="00982E91" w:rsidRPr="00982E91">
        <w:rPr>
          <w:i/>
          <w:szCs w:val="20"/>
        </w:rPr>
        <w:t>m</w:t>
      </w:r>
      <w:r w:rsidR="00982E91" w:rsidRPr="00982E91">
        <w:rPr>
          <w:szCs w:val="20"/>
        </w:rPr>
        <w:t xml:space="preserve">-th </w:t>
      </w:r>
      <w:del w:id="399" w:author="CATT" w:date="2018-07-19T13:19:00Z">
        <w:r w:rsidR="00982E91" w:rsidRPr="00982E91" w:rsidDel="00111309">
          <w:rPr>
            <w:szCs w:val="20"/>
          </w:rPr>
          <w:delText xml:space="preserve">requested </w:delText>
        </w:r>
      </w:del>
      <w:ins w:id="400" w:author="CATT" w:date="2018-07-19T13:19:00Z">
        <w:r w:rsidR="00982E91" w:rsidRPr="00982E91">
          <w:rPr>
            <w:rFonts w:eastAsia="SimSun" w:hint="eastAsia"/>
            <w:szCs w:val="20"/>
          </w:rPr>
          <w:t>updated</w:t>
        </w:r>
        <w:r w:rsidR="00982E91" w:rsidRPr="00982E91">
          <w:rPr>
            <w:szCs w:val="20"/>
          </w:rPr>
          <w:t xml:space="preserve"> </w:t>
        </w:r>
      </w:ins>
      <w:r w:rsidR="00982E91" w:rsidRPr="00982E91">
        <w:rPr>
          <w:szCs w:val="20"/>
        </w:rPr>
        <w:t>CSI report and is defined as</w:t>
      </w:r>
    </w:p>
    <w:p w14:paraId="699F8ECB" w14:textId="09795D8F"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lang w:val="en-AU"/>
        </w:rPr>
        <w:t>-</w:t>
      </w:r>
      <w:r w:rsidRPr="00982E91">
        <w:rPr>
          <w:rFonts w:ascii="Times New Roman" w:eastAsia="MS Mincho" w:hAnsi="Times New Roman"/>
          <w:szCs w:val="20"/>
          <w:lang w:val="en-AU"/>
        </w:rPr>
        <w:tab/>
      </w:r>
      <w:r w:rsidRPr="00982E91">
        <w:rPr>
          <w:rFonts w:ascii="Times New Roman" w:eastAsia="MS Mincho" w:hAnsi="Times New Roman"/>
          <w:szCs w:val="20"/>
        </w:rPr>
        <w:fldChar w:fldCharType="begin"/>
      </w:r>
      <w:r w:rsidRPr="00982E91">
        <w:rPr>
          <w:rFonts w:ascii="Times New Roman" w:eastAsia="MS Mincho" w:hAnsi="Times New Roman"/>
          <w:szCs w:val="20"/>
        </w:rPr>
        <w:instrText xml:space="preserve"> QUOTE </w:instrText>
      </w:r>
      <m:oMath>
        <m:r>
          <m:rPr>
            <m:sty m:val="p"/>
          </m:rPr>
          <w:rPr>
            <w:rFonts w:ascii="Cambria Math" w:hAnsi="Cambria Math"/>
          </w:rPr>
          <m:t>(</m:t>
        </m:r>
        <m:sSub>
          <m:sSubPr>
            <m:ctrlPr>
              <w:rPr>
                <w:rFonts w:ascii="Cambria Math" w:hAnsi="Cambria Math"/>
                <w:i/>
              </w:rPr>
            </m:ctrlPr>
          </m:sSubPr>
          <m:e>
            <m:r>
              <m:rPr>
                <m:sty m:val="p"/>
              </m:rPr>
              <w:rPr>
                <w:rFonts w:ascii="Cambria Math" w:hAnsi="Cambria Math"/>
              </w:rPr>
              <m:t>Z</m:t>
            </m:r>
          </m:e>
          <m:sub>
            <m:r>
              <m:rPr>
                <m:sty m:val="p"/>
              </m:rPr>
              <w:rPr>
                <w:rFonts w:ascii="Cambria Math" w:hAnsi="Cambria Math"/>
              </w:rPr>
              <m:t>1</m:t>
            </m:r>
          </m:sub>
        </m:sSub>
        <m:r>
          <m:rPr>
            <m:sty m:val="p"/>
          </m:rPr>
          <w:rPr>
            <w:rFonts w:ascii="Cambria Math" w:hAnsi="Cambria Math"/>
          </w:rPr>
          <m:t>,</m:t>
        </m:r>
        <m:sSubSup>
          <m:sSubSupPr>
            <m:ctrlPr>
              <w:rPr>
                <w:rFonts w:ascii="Cambria Math" w:hAnsi="Cambria Math"/>
                <w:i/>
              </w:rPr>
            </m:ctrlPr>
          </m:sSubSupPr>
          <m:e>
            <m:r>
              <m:rPr>
                <m:sty m:val="p"/>
              </m:rPr>
              <w:rPr>
                <w:rFonts w:ascii="Cambria Math" w:hAnsi="Cambria Math"/>
              </w:rPr>
              <m:t>Z</m:t>
            </m:r>
          </m:e>
          <m:sub>
            <m:r>
              <m:rPr>
                <m:sty m:val="p"/>
              </m:rPr>
              <w:rPr>
                <w:rFonts w:ascii="Cambria Math" w:hAnsi="Cambria Math"/>
              </w:rPr>
              <m:t>1</m:t>
            </m:r>
          </m:sub>
          <m:sup>
            <m:r>
              <m:rPr>
                <m:sty m:val="p"/>
              </m:rPr>
              <w:rPr>
                <w:rFonts w:ascii="Cambria Math" w:hAnsi="Cambria Math"/>
              </w:rPr>
              <m:t>'</m:t>
            </m:r>
          </m:sup>
        </m:sSubSup>
        <m:r>
          <m:rPr>
            <m:sty m:val="p"/>
          </m:rPr>
          <w:rPr>
            <w:rFonts w:ascii="Cambria Math" w:hAnsi="Cambria Math"/>
          </w:rPr>
          <m:t>)</m:t>
        </m:r>
      </m:oMath>
      <w:r w:rsidRPr="00982E91">
        <w:rPr>
          <w:rFonts w:ascii="Times New Roman" w:eastAsia="MS Mincho" w:hAnsi="Times New Roman"/>
          <w:szCs w:val="20"/>
        </w:rPr>
        <w:instrText xml:space="preserve"> </w:instrText>
      </w:r>
      <w:r w:rsidRPr="00982E91">
        <w:rPr>
          <w:rFonts w:ascii="Times New Roman" w:eastAsia="MS Mincho" w:hAnsi="Times New Roman"/>
          <w:szCs w:val="20"/>
        </w:rPr>
        <w:fldChar w:fldCharType="separate"/>
      </w:r>
      <w:r w:rsidR="001B7BF2">
        <w:rPr>
          <w:rFonts w:ascii="Times New Roman" w:eastAsia="MS Mincho" w:hAnsi="Times New Roman"/>
          <w:position w:val="-12"/>
          <w:szCs w:val="20"/>
          <w:lang w:val="en-AU"/>
        </w:rPr>
        <w:pict w14:anchorId="2448DCA5">
          <v:shape id="_x0000_i1126" type="#_x0000_t75" style="width:38.4pt;height:18.4pt">
            <v:imagedata r:id="rId882" o:title=""/>
          </v:shape>
        </w:pict>
      </w:r>
      <w:r w:rsidRPr="00982E91">
        <w:rPr>
          <w:rFonts w:ascii="Times New Roman" w:eastAsia="MS Mincho" w:hAnsi="Times New Roman"/>
          <w:szCs w:val="20"/>
        </w:rPr>
        <w:fldChar w:fldCharType="end"/>
      </w:r>
      <w:r w:rsidRPr="00982E91">
        <w:rPr>
          <w:rFonts w:ascii="Times New Roman" w:eastAsia="MS Mincho" w:hAnsi="Times New Roman"/>
          <w:szCs w:val="20"/>
        </w:rPr>
        <w:t xml:space="preserve"> of the table 5.4-1 if the CSI is triggered without a PUSCH with either transport block or HARQ-ACK or both when </w:t>
      </w:r>
      <w:r w:rsidRPr="00982E91">
        <w:rPr>
          <w:rFonts w:ascii="Times New Roman" w:eastAsia="MS Mincho" w:hAnsi="Times New Roman"/>
          <w:i/>
          <w:szCs w:val="20"/>
        </w:rPr>
        <w:t>L</w:t>
      </w:r>
      <w:r w:rsidRPr="00982E91">
        <w:rPr>
          <w:rFonts w:ascii="Times New Roman" w:eastAsia="MS Mincho" w:hAnsi="Times New Roman"/>
          <w:szCs w:val="20"/>
        </w:rPr>
        <w:t xml:space="preserve"> = 0 CPUs are occupied (according to Subclause 5.2.1.6) and the CSI to be transmitted  </w:t>
      </w:r>
      <w:r w:rsidRPr="00982E91">
        <w:rPr>
          <w:rFonts w:ascii="Times New Roman" w:eastAsia="MS Mincho" w:hAnsi="Times New Roman"/>
          <w:color w:val="FF0000"/>
          <w:szCs w:val="20"/>
        </w:rPr>
        <w:t xml:space="preserve">is a single CSI and </w:t>
      </w:r>
      <w:r w:rsidRPr="00982E91">
        <w:rPr>
          <w:rFonts w:ascii="Times New Roman" w:eastAsia="MS Mincho" w:hAnsi="Times New Roman"/>
          <w:szCs w:val="20"/>
        </w:rPr>
        <w:t xml:space="preserve">corresponds to wideband frequency-granularity where the CSI corresponds to at most 4 CSI-RS ports in a single resource without CRI report and where </w:t>
      </w:r>
      <w:r w:rsidRPr="00982E91">
        <w:rPr>
          <w:rFonts w:ascii="Times New Roman" w:eastAsia="MS Mincho" w:hAnsi="Times New Roman"/>
          <w:i/>
          <w:szCs w:val="20"/>
        </w:rPr>
        <w:t>CodebookType</w:t>
      </w:r>
      <w:r w:rsidRPr="00982E91">
        <w:rPr>
          <w:rFonts w:ascii="Times New Roman" w:eastAsia="MS Mincho" w:hAnsi="Times New Roman"/>
          <w:szCs w:val="20"/>
        </w:rPr>
        <w:t xml:space="preserve"> is set to 'TypeI-SinglePanel' or where </w:t>
      </w:r>
      <w:r w:rsidRPr="00982E91">
        <w:rPr>
          <w:rFonts w:ascii="Times New Roman" w:eastAsia="MS Mincho" w:hAnsi="Times New Roman"/>
          <w:i/>
          <w:szCs w:val="20"/>
        </w:rPr>
        <w:t>reportQuantity</w:t>
      </w:r>
      <w:r w:rsidRPr="00982E91">
        <w:rPr>
          <w:rFonts w:ascii="Times New Roman" w:eastAsia="MS Mincho" w:hAnsi="Times New Roman"/>
          <w:szCs w:val="20"/>
        </w:rPr>
        <w:t xml:space="preserve"> is set to 'cri-RI-CQI', or</w:t>
      </w:r>
    </w:p>
    <w:p w14:paraId="2935F7E9" w14:textId="53FBD421"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lang w:val="en-AU"/>
        </w:rPr>
        <w:t>-</w:t>
      </w:r>
      <w:r w:rsidRPr="00982E91">
        <w:rPr>
          <w:rFonts w:ascii="Times New Roman" w:eastAsia="MS Mincho" w:hAnsi="Times New Roman"/>
          <w:szCs w:val="20"/>
          <w:lang w:val="en-AU"/>
        </w:rPr>
        <w:tab/>
      </w:r>
      <w:r w:rsidRPr="00982E91">
        <w:rPr>
          <w:rFonts w:ascii="Times New Roman" w:eastAsia="MS Mincho" w:hAnsi="Times New Roman"/>
          <w:szCs w:val="20"/>
        </w:rPr>
        <w:fldChar w:fldCharType="begin"/>
      </w:r>
      <w:r w:rsidRPr="00982E91">
        <w:rPr>
          <w:rFonts w:ascii="Times New Roman" w:eastAsia="MS Mincho" w:hAnsi="Times New Roman"/>
          <w:szCs w:val="20"/>
        </w:rPr>
        <w:instrText xml:space="preserve"> QUOTE </w:instrText>
      </w:r>
      <m:oMath>
        <m:r>
          <m:rPr>
            <m:sty m:val="p"/>
          </m:rPr>
          <w:rPr>
            <w:rFonts w:ascii="Cambria Math" w:hAnsi="Cambria Math"/>
          </w:rPr>
          <m:t>(</m:t>
        </m:r>
        <m:sSub>
          <m:sSubPr>
            <m:ctrlPr>
              <w:rPr>
                <w:rFonts w:ascii="Cambria Math" w:hAnsi="Cambria Math"/>
                <w:i/>
              </w:rPr>
            </m:ctrlPr>
          </m:sSubPr>
          <m:e>
            <m:r>
              <m:rPr>
                <m:sty m:val="p"/>
              </m:rPr>
              <w:rPr>
                <w:rFonts w:ascii="Cambria Math" w:hAnsi="Cambria Math"/>
              </w:rPr>
              <m:t>Z</m:t>
            </m:r>
          </m:e>
          <m:sub>
            <m:r>
              <m:rPr>
                <m:sty m:val="p"/>
              </m:rPr>
              <w:rPr>
                <w:rFonts w:ascii="Cambria Math" w:hAnsi="Cambria Math"/>
              </w:rPr>
              <m:t>1</m:t>
            </m:r>
          </m:sub>
        </m:sSub>
        <m:r>
          <m:rPr>
            <m:sty m:val="p"/>
          </m:rPr>
          <w:rPr>
            <w:rFonts w:ascii="Cambria Math" w:hAnsi="Cambria Math"/>
          </w:rPr>
          <m:t>,</m:t>
        </m:r>
        <m:sSubSup>
          <m:sSubSupPr>
            <m:ctrlPr>
              <w:rPr>
                <w:rFonts w:ascii="Cambria Math" w:hAnsi="Cambria Math"/>
                <w:i/>
              </w:rPr>
            </m:ctrlPr>
          </m:sSubSupPr>
          <m:e>
            <m:r>
              <m:rPr>
                <m:sty m:val="p"/>
              </m:rPr>
              <w:rPr>
                <w:rFonts w:ascii="Cambria Math" w:hAnsi="Cambria Math"/>
              </w:rPr>
              <m:t>Z</m:t>
            </m:r>
          </m:e>
          <m:sub>
            <m:r>
              <m:rPr>
                <m:sty m:val="p"/>
              </m:rPr>
              <w:rPr>
                <w:rFonts w:ascii="Cambria Math" w:hAnsi="Cambria Math"/>
              </w:rPr>
              <m:t>1</m:t>
            </m:r>
          </m:sub>
          <m:sup>
            <m:r>
              <m:rPr>
                <m:sty m:val="p"/>
              </m:rPr>
              <w:rPr>
                <w:rFonts w:ascii="Cambria Math" w:hAnsi="Cambria Math"/>
              </w:rPr>
              <m:t>'</m:t>
            </m:r>
          </m:sup>
        </m:sSubSup>
        <m:r>
          <m:rPr>
            <m:sty m:val="p"/>
          </m:rPr>
          <w:rPr>
            <w:rFonts w:ascii="Cambria Math" w:hAnsi="Cambria Math"/>
          </w:rPr>
          <m:t>)</m:t>
        </m:r>
      </m:oMath>
      <w:r w:rsidRPr="00982E91">
        <w:rPr>
          <w:rFonts w:ascii="Times New Roman" w:eastAsia="MS Mincho" w:hAnsi="Times New Roman"/>
          <w:szCs w:val="20"/>
        </w:rPr>
        <w:instrText xml:space="preserve"> </w:instrText>
      </w:r>
      <w:r w:rsidRPr="00982E91">
        <w:rPr>
          <w:rFonts w:ascii="Times New Roman" w:eastAsia="MS Mincho" w:hAnsi="Times New Roman"/>
          <w:szCs w:val="20"/>
        </w:rPr>
        <w:fldChar w:fldCharType="separate"/>
      </w:r>
      <w:r w:rsidR="001B7BF2">
        <w:rPr>
          <w:rFonts w:ascii="Times New Roman" w:eastAsia="MS Mincho" w:hAnsi="Times New Roman"/>
          <w:position w:val="-12"/>
          <w:szCs w:val="20"/>
          <w:lang w:val="en-AU"/>
        </w:rPr>
        <w:pict w14:anchorId="11E82F1A">
          <v:shape id="_x0000_i1127" type="#_x0000_t75" style="width:38.4pt;height:18.4pt">
            <v:imagedata r:id="rId882" o:title=""/>
          </v:shape>
        </w:pict>
      </w:r>
      <w:r w:rsidRPr="00982E91">
        <w:rPr>
          <w:rFonts w:ascii="Times New Roman" w:eastAsia="MS Mincho" w:hAnsi="Times New Roman"/>
          <w:szCs w:val="20"/>
        </w:rPr>
        <w:fldChar w:fldCharType="end"/>
      </w:r>
      <w:r w:rsidRPr="00982E91">
        <w:rPr>
          <w:rFonts w:ascii="Times New Roman" w:eastAsia="MS Mincho" w:hAnsi="Times New Roman"/>
          <w:szCs w:val="20"/>
        </w:rPr>
        <w:t xml:space="preserve"> of the table 5.4-2 if </w:t>
      </w:r>
      <w:r w:rsidRPr="00982E91">
        <w:rPr>
          <w:rFonts w:ascii="Times New Roman" w:eastAsia="MS Mincho" w:hAnsi="Times New Roman"/>
          <w:strike/>
          <w:color w:val="FF0000"/>
          <w:szCs w:val="20"/>
        </w:rPr>
        <w:t>the CSI is triggered without a PUSCH with either a transport block or HARQ-ACK or both and</w:t>
      </w:r>
      <w:r w:rsidRPr="00982E91">
        <w:rPr>
          <w:rFonts w:ascii="Times New Roman" w:eastAsia="MS Mincho" w:hAnsi="Times New Roman"/>
          <w:szCs w:val="20"/>
        </w:rPr>
        <w:t xml:space="preserve"> the CSI to be transmitted corresponds to wideband frequency-granularity where the CSI corresponds to at most 4 CSI-RS ports in a single resource without CRI report and where </w:t>
      </w:r>
      <w:r w:rsidRPr="00982E91">
        <w:rPr>
          <w:rFonts w:ascii="Times New Roman" w:eastAsia="MS Mincho" w:hAnsi="Times New Roman"/>
          <w:i/>
          <w:szCs w:val="20"/>
        </w:rPr>
        <w:t>CodebookType</w:t>
      </w:r>
      <w:r w:rsidRPr="00982E91">
        <w:rPr>
          <w:rFonts w:ascii="Times New Roman" w:eastAsia="MS Mincho" w:hAnsi="Times New Roman"/>
          <w:szCs w:val="20"/>
        </w:rPr>
        <w:t xml:space="preserve"> is set to 'TypeI-SinglePanel' or where </w:t>
      </w:r>
      <w:r w:rsidRPr="00982E91">
        <w:rPr>
          <w:rFonts w:ascii="Times New Roman" w:eastAsia="MS Mincho" w:hAnsi="Times New Roman"/>
          <w:i/>
          <w:szCs w:val="20"/>
        </w:rPr>
        <w:t>reportQuantity</w:t>
      </w:r>
      <w:r w:rsidRPr="00982E91">
        <w:rPr>
          <w:rFonts w:ascii="Times New Roman" w:eastAsia="MS Mincho" w:hAnsi="Times New Roman"/>
          <w:szCs w:val="20"/>
        </w:rPr>
        <w:t xml:space="preserve"> is set to 'cri-RI-CQI', or</w:t>
      </w:r>
    </w:p>
    <w:p w14:paraId="16746A48" w14:textId="18BCCE18" w:rsidR="00982E91" w:rsidRPr="00982E91" w:rsidRDefault="00982E91" w:rsidP="00982E91">
      <w:pPr>
        <w:ind w:left="568" w:hanging="284"/>
        <w:rPr>
          <w:rFonts w:ascii="Times New Roman" w:eastAsia="MS Mincho" w:hAnsi="Times New Roman"/>
          <w:szCs w:val="20"/>
          <w:lang w:val="en-AU"/>
        </w:rPr>
      </w:pPr>
      <w:r w:rsidRPr="00982E91">
        <w:rPr>
          <w:rFonts w:ascii="Times New Roman" w:eastAsia="MS Mincho" w:hAnsi="Times New Roman"/>
          <w:szCs w:val="20"/>
          <w:lang w:val="en-AU"/>
        </w:rPr>
        <w:t>-</w:t>
      </w:r>
      <w:r w:rsidRPr="00982E91">
        <w:rPr>
          <w:rFonts w:ascii="Times New Roman" w:eastAsia="MS Mincho" w:hAnsi="Times New Roman"/>
          <w:szCs w:val="20"/>
          <w:lang w:val="en-AU"/>
        </w:rPr>
        <w:tab/>
        <w:t xml:space="preserve">If </w:t>
      </w:r>
      <w:r w:rsidRPr="00982E91">
        <w:rPr>
          <w:rFonts w:ascii="Times New Roman" w:eastAsia="MS Mincho" w:hAnsi="Times New Roman"/>
          <w:i/>
          <w:szCs w:val="20"/>
        </w:rPr>
        <w:t>reportQuantity</w:t>
      </w:r>
      <w:r w:rsidRPr="00982E91">
        <w:rPr>
          <w:rFonts w:ascii="Times New Roman" w:eastAsia="MS Mincho" w:hAnsi="Times New Roman"/>
          <w:szCs w:val="20"/>
        </w:rPr>
        <w:t xml:space="preserve"> is set to 'cri-RSRP' or 'ssb-Index-RSRP', </w:t>
      </w:r>
      <w:r w:rsidR="001B7BF2">
        <w:rPr>
          <w:rFonts w:ascii="Times New Roman" w:eastAsia="MS Mincho" w:hAnsi="Times New Roman"/>
          <w:position w:val="-12"/>
          <w:szCs w:val="20"/>
        </w:rPr>
        <w:pict w14:anchorId="6DC97C35">
          <v:shape id="_x0000_i1128" type="#_x0000_t75" style="width:17.6pt;height:18.4pt">
            <v:imagedata r:id="rId889" o:title=""/>
          </v:shape>
        </w:pict>
      </w:r>
      <w:r w:rsidRPr="00982E91">
        <w:rPr>
          <w:rFonts w:ascii="Times New Roman" w:eastAsia="MS Mincho" w:hAnsi="Times New Roman"/>
          <w:szCs w:val="20"/>
        </w:rPr>
        <w:t xml:space="preserve"> </w:t>
      </w:r>
      <w:r w:rsidRPr="00982E91">
        <w:rPr>
          <w:rFonts w:ascii="Times New Roman" w:eastAsia="MS Mincho" w:hAnsi="Times New Roman"/>
          <w:szCs w:val="20"/>
        </w:rPr>
        <w:fldChar w:fldCharType="begin"/>
      </w:r>
      <w:r w:rsidRPr="00982E91">
        <w:rPr>
          <w:rFonts w:ascii="Times New Roman" w:eastAsia="MS Mincho" w:hAnsi="Times New Roman"/>
          <w:szCs w:val="20"/>
        </w:rPr>
        <w:instrText xml:space="preserve"> QUOTE </w:instrText>
      </w:r>
      <m:oMath>
        <m:sSub>
          <m:sSubPr>
            <m:ctrlPr>
              <w:rPr>
                <w:rFonts w:ascii="Cambria Math" w:hAnsi="Cambria Math"/>
                <w:i/>
              </w:rPr>
            </m:ctrlPr>
          </m:sSubPr>
          <m:e>
            <m:r>
              <m:rPr>
                <m:sty m:val="p"/>
              </m:rPr>
              <w:rPr>
                <w:rFonts w:ascii="Cambria Math" w:hAnsi="Cambria Math"/>
              </w:rPr>
              <m:t>Z'</m:t>
            </m:r>
          </m:e>
          <m:sub>
            <m:r>
              <m:rPr>
                <m:sty m:val="p"/>
              </m:rPr>
              <w:rPr>
                <w:rFonts w:ascii="Cambria Math" w:hAnsi="Cambria Math"/>
              </w:rPr>
              <m:t>m</m:t>
            </m:r>
          </m:sub>
        </m:sSub>
      </m:oMath>
      <w:r w:rsidRPr="00982E91">
        <w:rPr>
          <w:rFonts w:ascii="Times New Roman" w:eastAsia="MS Mincho" w:hAnsi="Times New Roman"/>
          <w:szCs w:val="20"/>
        </w:rPr>
        <w:instrText xml:space="preserve"> </w:instrText>
      </w:r>
      <w:r w:rsidRPr="00982E91">
        <w:rPr>
          <w:rFonts w:ascii="Times New Roman" w:eastAsia="MS Mincho" w:hAnsi="Times New Roman"/>
          <w:szCs w:val="20"/>
        </w:rPr>
        <w:fldChar w:fldCharType="end"/>
      </w:r>
      <w:r w:rsidRPr="00982E91">
        <w:rPr>
          <w:rFonts w:ascii="Times New Roman" w:eastAsia="MS Mincho" w:hAnsi="Times New Roman"/>
          <w:szCs w:val="20"/>
        </w:rPr>
        <w:t xml:space="preserve">is according to UE reported capability and </w:t>
      </w:r>
      <w:r w:rsidR="001B7BF2">
        <w:rPr>
          <w:rFonts w:ascii="Times New Roman" w:eastAsia="MS Mincho" w:hAnsi="Times New Roman"/>
          <w:position w:val="-12"/>
          <w:szCs w:val="20"/>
        </w:rPr>
        <w:pict w14:anchorId="4920935A">
          <v:shape id="_x0000_i1129" type="#_x0000_t75" style="width:17.6pt;height:18.4pt">
            <v:imagedata r:id="rId890" o:title=""/>
          </v:shape>
        </w:pict>
      </w:r>
      <w:r w:rsidRPr="00982E91">
        <w:rPr>
          <w:rFonts w:ascii="Times New Roman" w:eastAsia="MS Mincho" w:hAnsi="Times New Roman"/>
          <w:szCs w:val="20"/>
        </w:rPr>
        <w:t xml:space="preserve"> </w:t>
      </w:r>
      <w:r w:rsidRPr="00982E91">
        <w:rPr>
          <w:rFonts w:ascii="Times New Roman" w:eastAsia="MS Mincho" w:hAnsi="Times New Roman"/>
          <w:szCs w:val="20"/>
        </w:rPr>
        <w:fldChar w:fldCharType="begin"/>
      </w:r>
      <w:r w:rsidRPr="00982E91">
        <w:rPr>
          <w:rFonts w:ascii="Times New Roman" w:eastAsia="MS Mincho" w:hAnsi="Times New Roman"/>
          <w:szCs w:val="20"/>
        </w:rPr>
        <w:instrText xml:space="preserve"> QUOTE </w:instrText>
      </w:r>
      <m:oMath>
        <m:sSub>
          <m:sSubPr>
            <m:ctrlPr>
              <w:rPr>
                <w:rFonts w:ascii="Cambria Math" w:hAnsi="Cambria Math"/>
                <w:i/>
              </w:rPr>
            </m:ctrlPr>
          </m:sSubPr>
          <m:e>
            <m:r>
              <m:rPr>
                <m:sty m:val="p"/>
              </m:rPr>
              <w:rPr>
                <w:rFonts w:ascii="Cambria Math" w:hAnsi="Cambria Math"/>
              </w:rPr>
              <m:t>Z</m:t>
            </m:r>
          </m:e>
          <m:sub>
            <m:r>
              <m:rPr>
                <m:sty m:val="p"/>
              </m:rPr>
              <w:rPr>
                <w:rFonts w:ascii="Cambria Math" w:hAnsi="Cambria Math"/>
              </w:rPr>
              <m:t>m</m:t>
            </m:r>
          </m:sub>
        </m:sSub>
      </m:oMath>
      <w:r w:rsidRPr="00982E91">
        <w:rPr>
          <w:rFonts w:ascii="Times New Roman" w:eastAsia="MS Mincho" w:hAnsi="Times New Roman"/>
          <w:szCs w:val="20"/>
        </w:rPr>
        <w:instrText xml:space="preserve"> </w:instrText>
      </w:r>
      <w:r w:rsidRPr="00982E91">
        <w:rPr>
          <w:rFonts w:ascii="Times New Roman" w:eastAsia="MS Mincho" w:hAnsi="Times New Roman"/>
          <w:szCs w:val="20"/>
        </w:rPr>
        <w:fldChar w:fldCharType="end"/>
      </w:r>
      <w:r w:rsidRPr="00982E91">
        <w:rPr>
          <w:rFonts w:ascii="Times New Roman" w:eastAsia="MS Mincho" w:hAnsi="Times New Roman"/>
          <w:szCs w:val="20"/>
        </w:rPr>
        <w:t>is FFS, or</w:t>
      </w:r>
    </w:p>
    <w:p w14:paraId="0B1E0E52" w14:textId="27E0DD0B"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lang w:val="en-AU"/>
        </w:rPr>
        <w:t>-</w:t>
      </w:r>
      <w:r w:rsidRPr="00982E91">
        <w:rPr>
          <w:rFonts w:ascii="Times New Roman" w:eastAsia="MS Mincho" w:hAnsi="Times New Roman"/>
          <w:szCs w:val="20"/>
          <w:lang w:val="en-AU"/>
        </w:rPr>
        <w:tab/>
      </w:r>
      <w:r w:rsidRPr="00982E91">
        <w:rPr>
          <w:rFonts w:ascii="Times New Roman" w:eastAsia="MS Mincho" w:hAnsi="Times New Roman"/>
          <w:szCs w:val="20"/>
        </w:rPr>
        <w:fldChar w:fldCharType="begin"/>
      </w:r>
      <w:r w:rsidRPr="00982E91">
        <w:rPr>
          <w:rFonts w:ascii="Times New Roman" w:eastAsia="MS Mincho" w:hAnsi="Times New Roman"/>
          <w:szCs w:val="20"/>
        </w:rPr>
        <w:instrText xml:space="preserve"> QUOTE </w:instrText>
      </w:r>
      <m:oMath>
        <m:r>
          <m:rPr>
            <m:sty m:val="p"/>
          </m:rPr>
          <w:rPr>
            <w:rFonts w:ascii="Cambria Math" w:hAnsi="Cambria Math"/>
          </w:rPr>
          <m:t>(</m:t>
        </m:r>
        <m:sSub>
          <m:sSubPr>
            <m:ctrlPr>
              <w:rPr>
                <w:rFonts w:ascii="Cambria Math" w:hAnsi="Cambria Math"/>
                <w:i/>
              </w:rPr>
            </m:ctrlPr>
          </m:sSubPr>
          <m:e>
            <m:r>
              <m:rPr>
                <m:sty m:val="p"/>
              </m:rPr>
              <w:rPr>
                <w:rFonts w:ascii="Cambria Math" w:hAnsi="Cambria Math"/>
              </w:rPr>
              <m:t>Z</m:t>
            </m:r>
          </m:e>
          <m:sub>
            <m:r>
              <m:rPr>
                <m:sty m:val="p"/>
              </m:rPr>
              <w:rPr>
                <w:rFonts w:ascii="Cambria Math" w:hAnsi="Cambria Math"/>
              </w:rPr>
              <m:t>2</m:t>
            </m:r>
          </m:sub>
        </m:sSub>
        <m:r>
          <m:rPr>
            <m:sty m:val="p"/>
          </m:rPr>
          <w:rPr>
            <w:rFonts w:ascii="Cambria Math" w:hAnsi="Cambria Math"/>
          </w:rPr>
          <m:t>,</m:t>
        </m:r>
        <m:sSubSup>
          <m:sSubSupPr>
            <m:ctrlPr>
              <w:rPr>
                <w:rFonts w:ascii="Cambria Math" w:hAnsi="Cambria Math"/>
                <w:i/>
              </w:rPr>
            </m:ctrlPr>
          </m:sSubSupPr>
          <m:e>
            <m:r>
              <m:rPr>
                <m:sty m:val="p"/>
              </m:rPr>
              <w:rPr>
                <w:rFonts w:ascii="Cambria Math" w:hAnsi="Cambria Math"/>
              </w:rPr>
              <m:t>Z</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m:t>
        </m:r>
      </m:oMath>
      <w:r w:rsidRPr="00982E91">
        <w:rPr>
          <w:rFonts w:ascii="Times New Roman" w:eastAsia="MS Mincho" w:hAnsi="Times New Roman"/>
          <w:szCs w:val="20"/>
        </w:rPr>
        <w:instrText xml:space="preserve"> </w:instrText>
      </w:r>
      <w:r w:rsidRPr="00982E91">
        <w:rPr>
          <w:rFonts w:ascii="Times New Roman" w:eastAsia="MS Mincho" w:hAnsi="Times New Roman"/>
          <w:szCs w:val="20"/>
        </w:rPr>
        <w:fldChar w:fldCharType="separate"/>
      </w:r>
      <w:r w:rsidR="001B7BF2">
        <w:rPr>
          <w:rFonts w:ascii="Times New Roman" w:eastAsia="MS Mincho" w:hAnsi="Times New Roman"/>
          <w:position w:val="-12"/>
          <w:szCs w:val="20"/>
          <w:lang w:val="en-AU"/>
        </w:rPr>
        <w:pict w14:anchorId="7AC697E0">
          <v:shape id="_x0000_i1130" type="#_x0000_t75" style="width:41.6pt;height:18.4pt">
            <v:imagedata r:id="rId891" o:title=""/>
          </v:shape>
        </w:pict>
      </w:r>
      <w:r w:rsidRPr="00982E91">
        <w:rPr>
          <w:rFonts w:ascii="Times New Roman" w:eastAsia="MS Mincho" w:hAnsi="Times New Roman"/>
          <w:szCs w:val="20"/>
        </w:rPr>
        <w:fldChar w:fldCharType="end"/>
      </w:r>
      <w:r w:rsidRPr="00982E91">
        <w:rPr>
          <w:rFonts w:ascii="Times New Roman" w:eastAsia="MS Mincho" w:hAnsi="Times New Roman"/>
          <w:szCs w:val="20"/>
        </w:rPr>
        <w:t xml:space="preserve"> of table 5.4-2 otherwise.</w:t>
      </w:r>
    </w:p>
    <w:p w14:paraId="1B18222E" w14:textId="77777777" w:rsidR="00982E91" w:rsidRPr="00982E91" w:rsidRDefault="00982E91" w:rsidP="00982E91">
      <w:pPr>
        <w:ind w:left="568" w:hanging="284"/>
        <w:rPr>
          <w:rFonts w:ascii="Times New Roman" w:eastAsia="MS Mincho" w:hAnsi="Times New Roman"/>
          <w:szCs w:val="20"/>
          <w:lang w:val="en-AU"/>
        </w:rPr>
      </w:pPr>
      <w:r w:rsidRPr="00982E91">
        <w:rPr>
          <w:rFonts w:ascii="Times New Roman" w:eastAsia="MS Mincho" w:hAnsi="Times New Roman"/>
          <w:i/>
          <w:szCs w:val="20"/>
        </w:rPr>
        <w:t>-</w:t>
      </w:r>
      <w:r w:rsidRPr="00982E91">
        <w:rPr>
          <w:rFonts w:ascii="Times New Roman" w:eastAsia="MS Mincho" w:hAnsi="Times New Roman"/>
          <w:i/>
          <w:szCs w:val="20"/>
        </w:rPr>
        <w:tab/>
      </w:r>
      <w:r w:rsidRPr="00982E91">
        <w:rPr>
          <w:rFonts w:ascii="Times New Roman" w:eastAsia="MS Mincho" w:hAnsi="Times New Roman"/>
          <w:i/>
          <w:szCs w:val="20"/>
          <w:lang w:val="en-AU"/>
        </w:rPr>
        <w:t>µ</w:t>
      </w:r>
      <w:r w:rsidRPr="00982E91">
        <w:rPr>
          <w:rFonts w:ascii="Times New Roman" w:eastAsia="MS Mincho" w:hAnsi="Times New Roman"/>
          <w:szCs w:val="20"/>
          <w:lang w:val="en-AU"/>
        </w:rPr>
        <w:t xml:space="preserve"> of table 5.4-1 and table 5.4-2 corresponds to the min (</w:t>
      </w:r>
      <w:r w:rsidRPr="00982E91">
        <w:rPr>
          <w:rFonts w:ascii="Times New Roman" w:eastAsia="MS Mincho" w:hAnsi="Times New Roman"/>
          <w:i/>
          <w:szCs w:val="20"/>
          <w:lang w:val="en-AU"/>
        </w:rPr>
        <w:t>µ</w:t>
      </w:r>
      <w:r w:rsidRPr="00982E91">
        <w:rPr>
          <w:rFonts w:ascii="Times New Roman" w:eastAsia="MS Mincho" w:hAnsi="Times New Roman"/>
          <w:i/>
          <w:szCs w:val="20"/>
          <w:vertAlign w:val="subscript"/>
          <w:lang w:val="en-AU"/>
        </w:rPr>
        <w:t>PDCCH</w:t>
      </w:r>
      <w:r w:rsidRPr="00982E91">
        <w:rPr>
          <w:rFonts w:ascii="Times New Roman" w:eastAsia="MS Mincho" w:hAnsi="Times New Roman"/>
          <w:szCs w:val="20"/>
          <w:lang w:val="en-AU"/>
        </w:rPr>
        <w:t xml:space="preserve">, </w:t>
      </w:r>
      <w:r w:rsidRPr="00982E91">
        <w:rPr>
          <w:rFonts w:ascii="Times New Roman" w:eastAsia="MS Mincho" w:hAnsi="Times New Roman"/>
          <w:i/>
          <w:szCs w:val="20"/>
          <w:lang w:val="en-AU"/>
        </w:rPr>
        <w:t>µ</w:t>
      </w:r>
      <w:r w:rsidRPr="00982E91">
        <w:rPr>
          <w:rFonts w:ascii="Times New Roman" w:eastAsia="MS Mincho" w:hAnsi="Times New Roman"/>
          <w:i/>
          <w:szCs w:val="20"/>
          <w:vertAlign w:val="subscript"/>
          <w:lang w:val="en-AU"/>
        </w:rPr>
        <w:t>CSI-RS</w:t>
      </w:r>
      <w:r w:rsidRPr="00982E91">
        <w:rPr>
          <w:rFonts w:ascii="Times New Roman" w:eastAsia="MS Mincho" w:hAnsi="Times New Roman"/>
          <w:i/>
          <w:szCs w:val="20"/>
          <w:lang w:val="en-AU"/>
        </w:rPr>
        <w:t>, µ</w:t>
      </w:r>
      <w:r w:rsidRPr="00982E91">
        <w:rPr>
          <w:rFonts w:ascii="Times New Roman" w:eastAsia="MS Mincho" w:hAnsi="Times New Roman"/>
          <w:i/>
          <w:szCs w:val="20"/>
          <w:vertAlign w:val="subscript"/>
          <w:lang w:val="en-AU"/>
        </w:rPr>
        <w:t>UL</w:t>
      </w:r>
      <w:r w:rsidRPr="00982E91">
        <w:rPr>
          <w:rFonts w:ascii="Times New Roman" w:eastAsia="MS Mincho" w:hAnsi="Times New Roman"/>
          <w:szCs w:val="20"/>
          <w:lang w:val="en-AU"/>
        </w:rPr>
        <w:t xml:space="preserve">) where the </w:t>
      </w:r>
      <w:r w:rsidRPr="00982E91">
        <w:rPr>
          <w:rFonts w:ascii="Times New Roman" w:eastAsia="MS Mincho" w:hAnsi="Times New Roman"/>
          <w:i/>
          <w:szCs w:val="20"/>
          <w:lang w:val="en-AU"/>
        </w:rPr>
        <w:t>µ</w:t>
      </w:r>
      <w:r w:rsidRPr="00982E91">
        <w:rPr>
          <w:rFonts w:ascii="Times New Roman" w:eastAsia="MS Mincho" w:hAnsi="Times New Roman"/>
          <w:i/>
          <w:szCs w:val="20"/>
          <w:vertAlign w:val="subscript"/>
          <w:lang w:val="en-AU"/>
        </w:rPr>
        <w:t>PDCCH</w:t>
      </w:r>
      <w:r w:rsidRPr="00982E91">
        <w:rPr>
          <w:rFonts w:ascii="Times New Roman" w:eastAsia="MS Mincho" w:hAnsi="Times New Roman"/>
          <w:i/>
          <w:szCs w:val="20"/>
          <w:lang w:val="en-AU"/>
        </w:rPr>
        <w:t xml:space="preserve"> </w:t>
      </w:r>
      <w:r w:rsidRPr="00982E91">
        <w:rPr>
          <w:rFonts w:ascii="Times New Roman" w:eastAsia="MS Mincho" w:hAnsi="Times New Roman"/>
          <w:szCs w:val="20"/>
          <w:lang w:val="en-AU"/>
        </w:rPr>
        <w:t xml:space="preserve">corresponds to the subcarrier spacing of the PDCCH with which the DCI was transmitted and </w:t>
      </w:r>
      <w:r w:rsidRPr="00982E91">
        <w:rPr>
          <w:rFonts w:ascii="Times New Roman" w:eastAsia="MS Mincho" w:hAnsi="Times New Roman"/>
          <w:i/>
          <w:szCs w:val="20"/>
          <w:lang w:val="en-AU"/>
        </w:rPr>
        <w:t>µ</w:t>
      </w:r>
      <w:r w:rsidRPr="00982E91">
        <w:rPr>
          <w:rFonts w:ascii="Times New Roman" w:eastAsia="MS Mincho" w:hAnsi="Times New Roman"/>
          <w:i/>
          <w:szCs w:val="20"/>
          <w:vertAlign w:val="subscript"/>
          <w:lang w:val="en-AU"/>
        </w:rPr>
        <w:t>UL</w:t>
      </w:r>
      <w:r w:rsidRPr="00982E91">
        <w:rPr>
          <w:rFonts w:ascii="Times New Roman" w:eastAsia="MS Mincho" w:hAnsi="Times New Roman"/>
          <w:szCs w:val="20"/>
          <w:lang w:val="en-AU"/>
        </w:rPr>
        <w:t xml:space="preserve"> corresponds to the subcarrier spacing of the PUSCH </w:t>
      </w:r>
      <w:r w:rsidRPr="00982E91">
        <w:rPr>
          <w:rFonts w:ascii="Times New Roman" w:eastAsia="MS Mincho" w:hAnsi="Times New Roman"/>
          <w:szCs w:val="20"/>
          <w:lang w:val="en-AU"/>
        </w:rPr>
        <w:lastRenderedPageBreak/>
        <w:t xml:space="preserve">with which the CSI report is to be transmitted and </w:t>
      </w:r>
      <w:r w:rsidRPr="00982E91">
        <w:rPr>
          <w:rFonts w:ascii="Times New Roman" w:eastAsia="MS Mincho" w:hAnsi="Times New Roman"/>
          <w:i/>
          <w:szCs w:val="20"/>
          <w:lang w:val="en-AU"/>
        </w:rPr>
        <w:t>µ</w:t>
      </w:r>
      <w:r w:rsidRPr="00982E91">
        <w:rPr>
          <w:rFonts w:ascii="Times New Roman" w:eastAsia="MS Mincho" w:hAnsi="Times New Roman"/>
          <w:i/>
          <w:szCs w:val="20"/>
          <w:vertAlign w:val="subscript"/>
          <w:lang w:val="en-AU"/>
        </w:rPr>
        <w:t>CSI-RS</w:t>
      </w:r>
      <w:r w:rsidRPr="00982E91">
        <w:rPr>
          <w:rFonts w:ascii="Times New Roman" w:eastAsia="MS Mincho" w:hAnsi="Times New Roman"/>
          <w:i/>
          <w:szCs w:val="20"/>
          <w:lang w:val="en-AU"/>
        </w:rPr>
        <w:t xml:space="preserve"> </w:t>
      </w:r>
      <w:r w:rsidRPr="00982E91">
        <w:rPr>
          <w:rFonts w:ascii="Times New Roman" w:eastAsia="MS Mincho" w:hAnsi="Times New Roman"/>
          <w:szCs w:val="20"/>
          <w:lang w:val="en-AU"/>
        </w:rPr>
        <w:t>corresponds to the minimum subcarrier spacing of the aperiodic CSI-RS triggered by the DCI</w:t>
      </w:r>
    </w:p>
    <w:p w14:paraId="07E3EFA5" w14:textId="77777777" w:rsidR="00982E91" w:rsidRPr="00982E91" w:rsidRDefault="00982E91" w:rsidP="00982E91">
      <w:pPr>
        <w:ind w:left="568" w:hanging="284"/>
        <w:rPr>
          <w:rFonts w:ascii="Times New Roman" w:eastAsia="MS Mincho" w:hAnsi="Times New Roman"/>
          <w:szCs w:val="20"/>
          <w:lang w:val="en-AU"/>
        </w:rPr>
      </w:pPr>
      <w:r w:rsidRPr="00982E91">
        <w:rPr>
          <w:rFonts w:ascii="Times New Roman" w:eastAsia="MS Mincho" w:hAnsi="Times New Roman"/>
          <w:i/>
          <w:szCs w:val="20"/>
        </w:rPr>
        <w:t>-</w:t>
      </w:r>
      <w:r w:rsidRPr="00982E91">
        <w:rPr>
          <w:rFonts w:ascii="Times New Roman" w:eastAsia="MS Mincho" w:hAnsi="Times New Roman"/>
          <w:i/>
          <w:szCs w:val="20"/>
        </w:rPr>
        <w:tab/>
      </w:r>
      <w:r w:rsidRPr="00982E91">
        <w:rPr>
          <w:rFonts w:ascii="Times New Roman" w:eastAsia="MS Mincho" w:hAnsi="Times New Roman"/>
          <w:i/>
          <w:szCs w:val="20"/>
          <w:lang w:val="en-AU"/>
        </w:rPr>
        <w:t>d</w:t>
      </w:r>
      <w:r w:rsidRPr="00982E91">
        <w:rPr>
          <w:rFonts w:ascii="Times New Roman" w:eastAsia="MS Mincho" w:hAnsi="Times New Roman"/>
          <w:szCs w:val="20"/>
          <w:lang w:val="en-AU"/>
        </w:rPr>
        <w:t xml:space="preserve"> = 0 if the CSI is not multiplexed with a PUSCH with either a transport block or HARQ-ACK of both. If CSI is multiplexed with </w:t>
      </w:r>
      <w:r w:rsidRPr="00982E91">
        <w:rPr>
          <w:rFonts w:ascii="Times New Roman" w:eastAsia="MS Mincho" w:hAnsi="Times New Roman"/>
          <w:szCs w:val="20"/>
          <w:lang w:val="en-US"/>
        </w:rPr>
        <w:t xml:space="preserve">a PUSCH with either a transport block </w:t>
      </w:r>
      <w:r w:rsidRPr="00982E91">
        <w:rPr>
          <w:rFonts w:ascii="Times New Roman" w:eastAsia="MS Mincho" w:hAnsi="Times New Roman"/>
          <w:szCs w:val="20"/>
          <w:lang w:val="en-AU"/>
        </w:rPr>
        <w:t xml:space="preserve">or HARQ-ACK of both, </w:t>
      </w:r>
      <w:r w:rsidRPr="00982E91">
        <w:rPr>
          <w:rFonts w:ascii="Times New Roman" w:eastAsia="MS Mincho" w:hAnsi="Times New Roman"/>
          <w:i/>
          <w:szCs w:val="20"/>
          <w:lang w:val="en-AU"/>
        </w:rPr>
        <w:t>d</w:t>
      </w:r>
      <w:r w:rsidRPr="00982E91">
        <w:rPr>
          <w:rFonts w:ascii="Times New Roman" w:eastAsia="MS Mincho" w:hAnsi="Times New Roman"/>
          <w:szCs w:val="20"/>
          <w:lang w:val="en-AU"/>
        </w:rPr>
        <w:t xml:space="preserve"> = 2 for </w:t>
      </w:r>
      <w:r w:rsidRPr="00982E91">
        <w:rPr>
          <w:rFonts w:ascii="Times New Roman" w:eastAsia="MS Mincho" w:hAnsi="Times New Roman"/>
          <w:i/>
          <w:szCs w:val="20"/>
          <w:lang w:val="en-AU"/>
        </w:rPr>
        <w:t>µ</w:t>
      </w:r>
      <w:r w:rsidRPr="00982E91">
        <w:rPr>
          <w:rFonts w:ascii="Times New Roman" w:eastAsia="MS Mincho" w:hAnsi="Times New Roman"/>
          <w:szCs w:val="20"/>
          <w:lang w:val="en-AU"/>
        </w:rPr>
        <w:t xml:space="preserve"> = 0,1, </w:t>
      </w:r>
      <w:r w:rsidRPr="00982E91">
        <w:rPr>
          <w:rFonts w:ascii="Times New Roman" w:eastAsia="MS Mincho" w:hAnsi="Times New Roman"/>
          <w:i/>
          <w:szCs w:val="20"/>
          <w:lang w:val="en-AU"/>
        </w:rPr>
        <w:t>d</w:t>
      </w:r>
      <w:r w:rsidRPr="00982E91">
        <w:rPr>
          <w:rFonts w:ascii="Times New Roman" w:eastAsia="MS Mincho" w:hAnsi="Times New Roman"/>
          <w:szCs w:val="20"/>
          <w:lang w:val="en-AU"/>
        </w:rPr>
        <w:t xml:space="preserve"> = 3 for </w:t>
      </w:r>
      <w:r w:rsidRPr="00982E91">
        <w:rPr>
          <w:rFonts w:ascii="Times New Roman" w:eastAsia="MS Mincho" w:hAnsi="Times New Roman"/>
          <w:i/>
          <w:szCs w:val="20"/>
          <w:lang w:val="en-AU"/>
        </w:rPr>
        <w:t>µ</w:t>
      </w:r>
      <w:r w:rsidRPr="00982E91">
        <w:rPr>
          <w:rFonts w:ascii="Times New Roman" w:eastAsia="MS Mincho" w:hAnsi="Times New Roman"/>
          <w:szCs w:val="20"/>
          <w:lang w:val="en-AU"/>
        </w:rPr>
        <w:t xml:space="preserve"> = 2 and </w:t>
      </w:r>
      <w:r w:rsidRPr="00982E91">
        <w:rPr>
          <w:rFonts w:ascii="Times New Roman" w:eastAsia="MS Mincho" w:hAnsi="Times New Roman"/>
          <w:i/>
          <w:szCs w:val="20"/>
          <w:lang w:val="en-AU"/>
        </w:rPr>
        <w:t>d</w:t>
      </w:r>
      <w:r w:rsidRPr="00982E91">
        <w:rPr>
          <w:rFonts w:ascii="Times New Roman" w:eastAsia="MS Mincho" w:hAnsi="Times New Roman"/>
          <w:szCs w:val="20"/>
          <w:lang w:val="en-AU"/>
        </w:rPr>
        <w:t xml:space="preserve"> = </w:t>
      </w:r>
      <w:r w:rsidRPr="00982E91">
        <w:rPr>
          <w:rFonts w:ascii="Times New Roman" w:eastAsia="MS Mincho" w:hAnsi="Times New Roman"/>
          <w:color w:val="FF0000"/>
          <w:szCs w:val="20"/>
          <w:lang w:val="en-AU"/>
        </w:rPr>
        <w:t>4</w:t>
      </w:r>
      <w:r w:rsidRPr="00982E91">
        <w:rPr>
          <w:rFonts w:ascii="Times New Roman" w:eastAsia="MS Mincho" w:hAnsi="Times New Roman"/>
          <w:szCs w:val="20"/>
          <w:lang w:val="en-AU"/>
        </w:rPr>
        <w:t xml:space="preserve"> for </w:t>
      </w:r>
      <w:r w:rsidRPr="00982E91">
        <w:rPr>
          <w:rFonts w:ascii="Times New Roman" w:eastAsia="MS Mincho" w:hAnsi="Times New Roman"/>
          <w:i/>
          <w:szCs w:val="20"/>
          <w:lang w:val="en-AU"/>
        </w:rPr>
        <w:t>µ</w:t>
      </w:r>
      <w:r w:rsidRPr="00982E91">
        <w:rPr>
          <w:rFonts w:ascii="Times New Roman" w:eastAsia="MS Mincho" w:hAnsi="Times New Roman"/>
          <w:szCs w:val="20"/>
          <w:lang w:val="en-AU"/>
        </w:rPr>
        <w:t xml:space="preserve"> = </w:t>
      </w:r>
      <w:r w:rsidRPr="00982E91">
        <w:rPr>
          <w:rFonts w:ascii="Times New Roman" w:eastAsia="MS Mincho" w:hAnsi="Times New Roman"/>
          <w:color w:val="FF0000"/>
          <w:szCs w:val="20"/>
          <w:lang w:val="en-AU"/>
        </w:rPr>
        <w:t>3</w:t>
      </w:r>
    </w:p>
    <w:p w14:paraId="759BC8D2" w14:textId="77777777" w:rsidR="00FD2688" w:rsidRPr="00FD2688" w:rsidRDefault="00FD2688" w:rsidP="00FD2688">
      <w:pPr>
        <w:keepNext/>
        <w:keepLines/>
        <w:numPr>
          <w:ilvl w:val="0"/>
          <w:numId w:val="1"/>
        </w:numPr>
        <w:tabs>
          <w:tab w:val="clear" w:pos="360"/>
        </w:tabs>
        <w:overflowPunct w:val="0"/>
        <w:autoSpaceDE w:val="0"/>
        <w:autoSpaceDN w:val="0"/>
        <w:adjustRightInd w:val="0"/>
        <w:ind w:left="0" w:firstLine="0"/>
        <w:jc w:val="center"/>
        <w:textAlignment w:val="baseline"/>
        <w:rPr>
          <w:rFonts w:ascii="Arial" w:eastAsia="Times New Roman" w:hAnsi="Arial"/>
          <w:b/>
          <w:szCs w:val="20"/>
          <w:lang w:eastAsia="en-GB"/>
        </w:rPr>
      </w:pPr>
      <w:r w:rsidRPr="00FD2688">
        <w:rPr>
          <w:rFonts w:ascii="Arial" w:eastAsia="Times New Roman" w:hAnsi="Arial"/>
          <w:b/>
          <w:szCs w:val="20"/>
          <w:lang w:eastAsia="en-GB"/>
        </w:rPr>
        <w:t>Table 5.4-1: CSI computation delay requirement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2117"/>
        <w:gridCol w:w="2046"/>
      </w:tblGrid>
      <w:tr w:rsidR="00FD2688" w:rsidRPr="00FD2688" w14:paraId="7898FA7C" w14:textId="77777777" w:rsidTr="00286911">
        <w:trPr>
          <w:jc w:val="center"/>
        </w:trPr>
        <w:tc>
          <w:tcPr>
            <w:tcW w:w="710" w:type="dxa"/>
            <w:vMerge w:val="restart"/>
            <w:tcBorders>
              <w:top w:val="single" w:sz="4" w:space="0" w:color="auto"/>
              <w:left w:val="single" w:sz="4" w:space="0" w:color="auto"/>
              <w:bottom w:val="single" w:sz="4" w:space="0" w:color="auto"/>
              <w:right w:val="single" w:sz="4" w:space="0" w:color="auto"/>
            </w:tcBorders>
            <w:vAlign w:val="center"/>
            <w:hideMark/>
          </w:tcPr>
          <w:p w14:paraId="74740750" w14:textId="77777777" w:rsidR="00FD2688" w:rsidRPr="00FD2688" w:rsidRDefault="001B7BF2" w:rsidP="00FD2688">
            <w:pPr>
              <w:keepLines/>
              <w:jc w:val="center"/>
              <w:rPr>
                <w:rFonts w:ascii="Times New Roman" w:hAnsi="Times New Roman"/>
                <w:color w:val="000000"/>
                <w:szCs w:val="20"/>
                <w:lang w:eastAsia="en-GB"/>
              </w:rPr>
            </w:pPr>
            <w:r>
              <w:rPr>
                <w:rFonts w:ascii="Times New Roman" w:hAnsi="Times New Roman"/>
                <w:color w:val="000000"/>
                <w:position w:val="-10"/>
                <w:szCs w:val="20"/>
                <w:lang w:eastAsia="en-GB"/>
              </w:rPr>
              <w:pict w14:anchorId="5556C7CC">
                <v:shape id="_x0000_i1131" type="#_x0000_t75" style="width:14.4pt;height:14.4pt">
                  <v:imagedata r:id="rId892" o:title=""/>
                </v:shape>
              </w:pict>
            </w:r>
          </w:p>
        </w:tc>
        <w:tc>
          <w:tcPr>
            <w:tcW w:w="4163" w:type="dxa"/>
            <w:gridSpan w:val="2"/>
            <w:tcBorders>
              <w:top w:val="single" w:sz="4" w:space="0" w:color="auto"/>
              <w:left w:val="single" w:sz="4" w:space="0" w:color="auto"/>
              <w:bottom w:val="single" w:sz="4" w:space="0" w:color="auto"/>
              <w:right w:val="single" w:sz="4" w:space="0" w:color="auto"/>
            </w:tcBorders>
            <w:hideMark/>
          </w:tcPr>
          <w:p w14:paraId="22497EFA" w14:textId="77777777" w:rsidR="00FD2688" w:rsidRPr="00FD2688" w:rsidRDefault="00FD2688" w:rsidP="00FD2688">
            <w:pPr>
              <w:keepNext/>
              <w:keepLines/>
              <w:overflowPunct w:val="0"/>
              <w:autoSpaceDE w:val="0"/>
              <w:autoSpaceDN w:val="0"/>
              <w:adjustRightInd w:val="0"/>
              <w:jc w:val="center"/>
              <w:textAlignment w:val="baseline"/>
              <w:rPr>
                <w:rFonts w:ascii="Arial" w:hAnsi="Arial"/>
                <w:b/>
                <w:i/>
                <w:color w:val="000000"/>
                <w:szCs w:val="20"/>
                <w:lang w:eastAsia="en-GB"/>
              </w:rPr>
            </w:pPr>
            <w:r w:rsidRPr="00FD2688">
              <w:rPr>
                <w:rFonts w:ascii="Arial" w:hAnsi="Arial"/>
                <w:b/>
                <w:i/>
                <w:color w:val="000000"/>
                <w:szCs w:val="20"/>
                <w:lang w:eastAsia="en-GB"/>
              </w:rPr>
              <w:t>Z</w:t>
            </w:r>
            <w:r w:rsidRPr="00FD2688">
              <w:rPr>
                <w:rFonts w:ascii="Arial" w:hAnsi="Arial"/>
                <w:b/>
                <w:i/>
                <w:color w:val="000000"/>
                <w:szCs w:val="20"/>
                <w:vertAlign w:val="subscript"/>
                <w:lang w:eastAsia="en-GB"/>
              </w:rPr>
              <w:t>1</w:t>
            </w:r>
            <w:r w:rsidRPr="00FD2688">
              <w:rPr>
                <w:rFonts w:ascii="Arial" w:hAnsi="Arial"/>
                <w:b/>
                <w:color w:val="000000"/>
                <w:szCs w:val="20"/>
                <w:lang w:eastAsia="en-GB"/>
              </w:rPr>
              <w:t xml:space="preserve"> [symbols]</w:t>
            </w:r>
          </w:p>
        </w:tc>
      </w:tr>
      <w:tr w:rsidR="00FD2688" w:rsidRPr="00FD2688" w14:paraId="4F5E4EB5" w14:textId="77777777" w:rsidTr="0028691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CE53B2" w14:textId="77777777" w:rsidR="00FD2688" w:rsidRPr="00FD2688" w:rsidRDefault="00FD2688" w:rsidP="00FD2688">
            <w:pPr>
              <w:ind w:left="720" w:hanging="720"/>
              <w:rPr>
                <w:rFonts w:ascii="Arial" w:hAnsi="Arial"/>
                <w:color w:val="000000"/>
                <w:szCs w:val="20"/>
                <w:lang w:eastAsia="en-GB"/>
              </w:rPr>
            </w:pPr>
          </w:p>
        </w:tc>
        <w:tc>
          <w:tcPr>
            <w:tcW w:w="2117" w:type="dxa"/>
            <w:tcBorders>
              <w:top w:val="single" w:sz="4" w:space="0" w:color="auto"/>
              <w:left w:val="single" w:sz="4" w:space="0" w:color="auto"/>
              <w:bottom w:val="single" w:sz="4" w:space="0" w:color="auto"/>
              <w:right w:val="single" w:sz="4" w:space="0" w:color="auto"/>
            </w:tcBorders>
            <w:hideMark/>
          </w:tcPr>
          <w:p w14:paraId="496D95D3"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eastAsia="SimSun" w:hAnsi="Times New Roman"/>
                <w:i/>
                <w:color w:val="000000"/>
                <w:szCs w:val="20"/>
                <w:lang w:eastAsia="en-GB"/>
              </w:rPr>
              <w:t>Z</w:t>
            </w:r>
            <w:r w:rsidRPr="00FD2688">
              <w:rPr>
                <w:rFonts w:ascii="Times New Roman" w:eastAsia="SimSun" w:hAnsi="Times New Roman"/>
                <w:i/>
                <w:color w:val="000000"/>
                <w:szCs w:val="20"/>
                <w:vertAlign w:val="subscript"/>
                <w:lang w:eastAsia="en-GB"/>
              </w:rPr>
              <w:t>1</w:t>
            </w:r>
          </w:p>
        </w:tc>
        <w:tc>
          <w:tcPr>
            <w:tcW w:w="2046" w:type="dxa"/>
            <w:tcBorders>
              <w:top w:val="single" w:sz="4" w:space="0" w:color="auto"/>
              <w:left w:val="single" w:sz="4" w:space="0" w:color="auto"/>
              <w:bottom w:val="single" w:sz="4" w:space="0" w:color="auto"/>
              <w:right w:val="single" w:sz="4" w:space="0" w:color="auto"/>
            </w:tcBorders>
            <w:hideMark/>
          </w:tcPr>
          <w:p w14:paraId="0C19A868"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eastAsia="SimSun" w:hAnsi="Times New Roman"/>
                <w:i/>
                <w:color w:val="000000"/>
                <w:szCs w:val="20"/>
                <w:lang w:eastAsia="en-GB"/>
              </w:rPr>
              <w:t>Z'</w:t>
            </w:r>
            <w:r w:rsidRPr="00FD2688">
              <w:rPr>
                <w:rFonts w:ascii="Times New Roman" w:eastAsia="SimSun" w:hAnsi="Times New Roman"/>
                <w:i/>
                <w:color w:val="000000"/>
                <w:szCs w:val="20"/>
                <w:vertAlign w:val="subscript"/>
                <w:lang w:eastAsia="en-GB"/>
              </w:rPr>
              <w:t>1</w:t>
            </w:r>
          </w:p>
        </w:tc>
      </w:tr>
      <w:tr w:rsidR="00FD2688" w:rsidRPr="00FD2688" w14:paraId="76EC78E7" w14:textId="77777777" w:rsidTr="00286911">
        <w:trPr>
          <w:jc w:val="center"/>
        </w:trPr>
        <w:tc>
          <w:tcPr>
            <w:tcW w:w="710" w:type="dxa"/>
            <w:tcBorders>
              <w:top w:val="single" w:sz="4" w:space="0" w:color="auto"/>
              <w:left w:val="single" w:sz="4" w:space="0" w:color="auto"/>
              <w:bottom w:val="single" w:sz="4" w:space="0" w:color="auto"/>
              <w:right w:val="single" w:sz="4" w:space="0" w:color="auto"/>
            </w:tcBorders>
            <w:hideMark/>
          </w:tcPr>
          <w:p w14:paraId="6FFE670B"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0</w:t>
            </w:r>
          </w:p>
        </w:tc>
        <w:tc>
          <w:tcPr>
            <w:tcW w:w="2117" w:type="dxa"/>
            <w:tcBorders>
              <w:top w:val="single" w:sz="4" w:space="0" w:color="auto"/>
              <w:left w:val="single" w:sz="4" w:space="0" w:color="auto"/>
              <w:bottom w:val="single" w:sz="4" w:space="0" w:color="auto"/>
              <w:right w:val="single" w:sz="4" w:space="0" w:color="auto"/>
            </w:tcBorders>
            <w:hideMark/>
          </w:tcPr>
          <w:p w14:paraId="0DC4036A"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[9 or 10]</w:t>
            </w:r>
          </w:p>
        </w:tc>
        <w:tc>
          <w:tcPr>
            <w:tcW w:w="2046" w:type="dxa"/>
            <w:tcBorders>
              <w:top w:val="single" w:sz="4" w:space="0" w:color="auto"/>
              <w:left w:val="single" w:sz="4" w:space="0" w:color="auto"/>
              <w:bottom w:val="single" w:sz="4" w:space="0" w:color="auto"/>
              <w:right w:val="single" w:sz="4" w:space="0" w:color="auto"/>
            </w:tcBorders>
            <w:hideMark/>
          </w:tcPr>
          <w:p w14:paraId="33C3BB12"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[7 or 8]</w:t>
            </w:r>
          </w:p>
        </w:tc>
      </w:tr>
      <w:tr w:rsidR="00FD2688" w:rsidRPr="00FD2688" w14:paraId="2533B69B" w14:textId="77777777" w:rsidTr="00286911">
        <w:trPr>
          <w:jc w:val="center"/>
        </w:trPr>
        <w:tc>
          <w:tcPr>
            <w:tcW w:w="710" w:type="dxa"/>
            <w:tcBorders>
              <w:top w:val="single" w:sz="4" w:space="0" w:color="auto"/>
              <w:left w:val="single" w:sz="4" w:space="0" w:color="auto"/>
              <w:bottom w:val="single" w:sz="4" w:space="0" w:color="auto"/>
              <w:right w:val="single" w:sz="4" w:space="0" w:color="auto"/>
            </w:tcBorders>
            <w:hideMark/>
          </w:tcPr>
          <w:p w14:paraId="68E72E2D"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1</w:t>
            </w:r>
          </w:p>
        </w:tc>
        <w:tc>
          <w:tcPr>
            <w:tcW w:w="2117" w:type="dxa"/>
            <w:tcBorders>
              <w:top w:val="single" w:sz="4" w:space="0" w:color="auto"/>
              <w:left w:val="single" w:sz="4" w:space="0" w:color="auto"/>
              <w:bottom w:val="single" w:sz="4" w:space="0" w:color="auto"/>
              <w:right w:val="single" w:sz="4" w:space="0" w:color="auto"/>
            </w:tcBorders>
            <w:hideMark/>
          </w:tcPr>
          <w:p w14:paraId="07E362B9"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13</w:t>
            </w:r>
          </w:p>
        </w:tc>
        <w:tc>
          <w:tcPr>
            <w:tcW w:w="2046" w:type="dxa"/>
            <w:tcBorders>
              <w:top w:val="single" w:sz="4" w:space="0" w:color="auto"/>
              <w:left w:val="single" w:sz="4" w:space="0" w:color="auto"/>
              <w:bottom w:val="single" w:sz="4" w:space="0" w:color="auto"/>
              <w:right w:val="single" w:sz="4" w:space="0" w:color="auto"/>
            </w:tcBorders>
            <w:hideMark/>
          </w:tcPr>
          <w:p w14:paraId="394EF5AD"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11</w:t>
            </w:r>
          </w:p>
        </w:tc>
      </w:tr>
      <w:tr w:rsidR="00FD2688" w:rsidRPr="00FD2688" w14:paraId="3BB25541" w14:textId="77777777" w:rsidTr="00286911">
        <w:trPr>
          <w:trHeight w:val="47"/>
          <w:jc w:val="center"/>
        </w:trPr>
        <w:tc>
          <w:tcPr>
            <w:tcW w:w="710" w:type="dxa"/>
            <w:tcBorders>
              <w:top w:val="single" w:sz="4" w:space="0" w:color="auto"/>
              <w:left w:val="single" w:sz="4" w:space="0" w:color="auto"/>
              <w:bottom w:val="single" w:sz="4" w:space="0" w:color="auto"/>
              <w:right w:val="single" w:sz="4" w:space="0" w:color="auto"/>
            </w:tcBorders>
            <w:hideMark/>
          </w:tcPr>
          <w:p w14:paraId="4BF11A18"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2</w:t>
            </w:r>
          </w:p>
        </w:tc>
        <w:tc>
          <w:tcPr>
            <w:tcW w:w="2117" w:type="dxa"/>
            <w:tcBorders>
              <w:top w:val="single" w:sz="4" w:space="0" w:color="auto"/>
              <w:left w:val="single" w:sz="4" w:space="0" w:color="auto"/>
              <w:bottom w:val="single" w:sz="4" w:space="0" w:color="auto"/>
              <w:right w:val="single" w:sz="4" w:space="0" w:color="auto"/>
            </w:tcBorders>
            <w:hideMark/>
          </w:tcPr>
          <w:p w14:paraId="7B82F6FD"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25</w:t>
            </w:r>
          </w:p>
        </w:tc>
        <w:tc>
          <w:tcPr>
            <w:tcW w:w="2046" w:type="dxa"/>
            <w:tcBorders>
              <w:top w:val="single" w:sz="4" w:space="0" w:color="auto"/>
              <w:left w:val="single" w:sz="4" w:space="0" w:color="auto"/>
              <w:bottom w:val="single" w:sz="4" w:space="0" w:color="auto"/>
              <w:right w:val="single" w:sz="4" w:space="0" w:color="auto"/>
            </w:tcBorders>
            <w:hideMark/>
          </w:tcPr>
          <w:p w14:paraId="6A4A33CE"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21</w:t>
            </w:r>
          </w:p>
        </w:tc>
      </w:tr>
      <w:tr w:rsidR="00FD2688" w:rsidRPr="00FD2688" w14:paraId="0D8B3036" w14:textId="77777777" w:rsidTr="00286911">
        <w:trPr>
          <w:jc w:val="center"/>
        </w:trPr>
        <w:tc>
          <w:tcPr>
            <w:tcW w:w="710" w:type="dxa"/>
            <w:tcBorders>
              <w:top w:val="single" w:sz="4" w:space="0" w:color="auto"/>
              <w:left w:val="single" w:sz="4" w:space="0" w:color="auto"/>
              <w:bottom w:val="single" w:sz="4" w:space="0" w:color="auto"/>
              <w:right w:val="single" w:sz="4" w:space="0" w:color="auto"/>
            </w:tcBorders>
            <w:hideMark/>
          </w:tcPr>
          <w:p w14:paraId="437D7C46"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3</w:t>
            </w:r>
          </w:p>
        </w:tc>
        <w:tc>
          <w:tcPr>
            <w:tcW w:w="2117" w:type="dxa"/>
            <w:tcBorders>
              <w:top w:val="single" w:sz="4" w:space="0" w:color="auto"/>
              <w:left w:val="single" w:sz="4" w:space="0" w:color="auto"/>
              <w:bottom w:val="single" w:sz="4" w:space="0" w:color="auto"/>
              <w:right w:val="single" w:sz="4" w:space="0" w:color="auto"/>
            </w:tcBorders>
            <w:hideMark/>
          </w:tcPr>
          <w:p w14:paraId="40156538"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43</w:t>
            </w:r>
          </w:p>
        </w:tc>
        <w:tc>
          <w:tcPr>
            <w:tcW w:w="2046" w:type="dxa"/>
            <w:tcBorders>
              <w:top w:val="single" w:sz="4" w:space="0" w:color="auto"/>
              <w:left w:val="single" w:sz="4" w:space="0" w:color="auto"/>
              <w:bottom w:val="single" w:sz="4" w:space="0" w:color="auto"/>
              <w:right w:val="single" w:sz="4" w:space="0" w:color="auto"/>
            </w:tcBorders>
            <w:hideMark/>
          </w:tcPr>
          <w:p w14:paraId="0FD8DC61"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36</w:t>
            </w:r>
          </w:p>
        </w:tc>
      </w:tr>
    </w:tbl>
    <w:p w14:paraId="2FC53939" w14:textId="77777777" w:rsidR="00FD2688" w:rsidRPr="00FD2688" w:rsidRDefault="00FD2688" w:rsidP="00FD2688">
      <w:pPr>
        <w:ind w:left="720" w:hanging="720"/>
        <w:rPr>
          <w:szCs w:val="20"/>
        </w:rPr>
      </w:pPr>
    </w:p>
    <w:p w14:paraId="3C30FCA0" w14:textId="77777777" w:rsidR="00FD2688" w:rsidRPr="00FD2688" w:rsidRDefault="00FD2688" w:rsidP="00FD2688">
      <w:pPr>
        <w:keepNext/>
        <w:keepLines/>
        <w:numPr>
          <w:ilvl w:val="0"/>
          <w:numId w:val="1"/>
        </w:numPr>
        <w:tabs>
          <w:tab w:val="clear" w:pos="360"/>
        </w:tabs>
        <w:overflowPunct w:val="0"/>
        <w:autoSpaceDE w:val="0"/>
        <w:autoSpaceDN w:val="0"/>
        <w:adjustRightInd w:val="0"/>
        <w:ind w:left="0" w:firstLine="0"/>
        <w:jc w:val="center"/>
        <w:textAlignment w:val="baseline"/>
        <w:rPr>
          <w:rFonts w:ascii="Arial" w:eastAsia="Times New Roman" w:hAnsi="Arial"/>
          <w:b/>
          <w:szCs w:val="20"/>
          <w:lang w:eastAsia="en-GB"/>
        </w:rPr>
      </w:pPr>
      <w:r w:rsidRPr="00FD2688">
        <w:rPr>
          <w:rFonts w:ascii="Arial" w:eastAsia="Times New Roman" w:hAnsi="Arial"/>
          <w:b/>
          <w:szCs w:val="20"/>
          <w:lang w:eastAsia="en-GB"/>
        </w:rPr>
        <w:t>Table 5.4-2: CSI computation delay requirement 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2117"/>
        <w:gridCol w:w="2046"/>
        <w:gridCol w:w="2189"/>
        <w:gridCol w:w="2118"/>
      </w:tblGrid>
      <w:tr w:rsidR="00FD2688" w:rsidRPr="00FD2688" w14:paraId="1EACC191" w14:textId="77777777" w:rsidTr="00286911">
        <w:trPr>
          <w:jc w:val="center"/>
        </w:trPr>
        <w:tc>
          <w:tcPr>
            <w:tcW w:w="710" w:type="dxa"/>
            <w:vMerge w:val="restart"/>
            <w:tcBorders>
              <w:top w:val="single" w:sz="4" w:space="0" w:color="auto"/>
              <w:left w:val="single" w:sz="4" w:space="0" w:color="auto"/>
              <w:bottom w:val="single" w:sz="4" w:space="0" w:color="auto"/>
              <w:right w:val="single" w:sz="4" w:space="0" w:color="auto"/>
            </w:tcBorders>
            <w:vAlign w:val="center"/>
            <w:hideMark/>
          </w:tcPr>
          <w:p w14:paraId="3E585374" w14:textId="77777777" w:rsidR="00FD2688" w:rsidRPr="00FD2688" w:rsidRDefault="001B7BF2" w:rsidP="00FD2688">
            <w:pPr>
              <w:keepLines/>
              <w:jc w:val="center"/>
              <w:rPr>
                <w:rFonts w:ascii="Times New Roman" w:hAnsi="Times New Roman"/>
                <w:color w:val="000000"/>
                <w:szCs w:val="20"/>
                <w:lang w:eastAsia="en-GB"/>
              </w:rPr>
            </w:pPr>
            <w:r>
              <w:rPr>
                <w:rFonts w:ascii="Times New Roman" w:hAnsi="Times New Roman"/>
                <w:color w:val="000000"/>
                <w:position w:val="-10"/>
                <w:szCs w:val="20"/>
                <w:lang w:eastAsia="en-GB"/>
              </w:rPr>
              <w:pict w14:anchorId="7D3BAE54">
                <v:shape id="_x0000_i1132" type="#_x0000_t75" style="width:14.4pt;height:14.4pt">
                  <v:imagedata r:id="rId892" o:title=""/>
                </v:shape>
              </w:pict>
            </w:r>
          </w:p>
        </w:tc>
        <w:tc>
          <w:tcPr>
            <w:tcW w:w="4163" w:type="dxa"/>
            <w:gridSpan w:val="2"/>
            <w:tcBorders>
              <w:top w:val="single" w:sz="4" w:space="0" w:color="auto"/>
              <w:left w:val="single" w:sz="4" w:space="0" w:color="auto"/>
              <w:bottom w:val="single" w:sz="4" w:space="0" w:color="auto"/>
              <w:right w:val="single" w:sz="4" w:space="0" w:color="auto"/>
            </w:tcBorders>
            <w:hideMark/>
          </w:tcPr>
          <w:p w14:paraId="5D864E00" w14:textId="77777777" w:rsidR="00FD2688" w:rsidRPr="00FD2688" w:rsidRDefault="00FD2688" w:rsidP="00FD2688">
            <w:pPr>
              <w:keepNext/>
              <w:keepLines/>
              <w:overflowPunct w:val="0"/>
              <w:autoSpaceDE w:val="0"/>
              <w:autoSpaceDN w:val="0"/>
              <w:adjustRightInd w:val="0"/>
              <w:jc w:val="center"/>
              <w:textAlignment w:val="baseline"/>
              <w:rPr>
                <w:rFonts w:ascii="Arial" w:hAnsi="Arial"/>
                <w:b/>
                <w:i/>
                <w:color w:val="000000"/>
                <w:szCs w:val="20"/>
                <w:lang w:eastAsia="en-GB"/>
              </w:rPr>
            </w:pPr>
            <w:r w:rsidRPr="00FD2688">
              <w:rPr>
                <w:rFonts w:ascii="Arial" w:hAnsi="Arial"/>
                <w:b/>
                <w:i/>
                <w:color w:val="000000"/>
                <w:szCs w:val="20"/>
                <w:lang w:eastAsia="en-GB"/>
              </w:rPr>
              <w:t>Z</w:t>
            </w:r>
            <w:r w:rsidRPr="00FD2688">
              <w:rPr>
                <w:rFonts w:ascii="Arial" w:hAnsi="Arial"/>
                <w:b/>
                <w:i/>
                <w:color w:val="000000"/>
                <w:szCs w:val="20"/>
                <w:vertAlign w:val="subscript"/>
                <w:lang w:eastAsia="en-GB"/>
              </w:rPr>
              <w:t>1</w:t>
            </w:r>
            <w:r w:rsidRPr="00FD2688">
              <w:rPr>
                <w:rFonts w:ascii="Arial" w:hAnsi="Arial"/>
                <w:b/>
                <w:color w:val="000000"/>
                <w:szCs w:val="20"/>
                <w:lang w:eastAsia="en-GB"/>
              </w:rPr>
              <w:t xml:space="preserve"> [symbols]</w:t>
            </w:r>
          </w:p>
        </w:tc>
        <w:tc>
          <w:tcPr>
            <w:tcW w:w="4307" w:type="dxa"/>
            <w:gridSpan w:val="2"/>
            <w:tcBorders>
              <w:top w:val="single" w:sz="4" w:space="0" w:color="auto"/>
              <w:left w:val="single" w:sz="4" w:space="0" w:color="auto"/>
              <w:bottom w:val="single" w:sz="4" w:space="0" w:color="auto"/>
              <w:right w:val="single" w:sz="4" w:space="0" w:color="auto"/>
            </w:tcBorders>
            <w:hideMark/>
          </w:tcPr>
          <w:p w14:paraId="046B2D12" w14:textId="77777777" w:rsidR="00FD2688" w:rsidRPr="00FD2688" w:rsidRDefault="00FD2688" w:rsidP="00FD2688">
            <w:pPr>
              <w:keepNext/>
              <w:keepLines/>
              <w:overflowPunct w:val="0"/>
              <w:autoSpaceDE w:val="0"/>
              <w:autoSpaceDN w:val="0"/>
              <w:adjustRightInd w:val="0"/>
              <w:jc w:val="center"/>
              <w:textAlignment w:val="baseline"/>
              <w:rPr>
                <w:rFonts w:ascii="Arial" w:hAnsi="Arial"/>
                <w:b/>
                <w:i/>
                <w:color w:val="000000"/>
                <w:szCs w:val="20"/>
                <w:lang w:eastAsia="en-GB"/>
              </w:rPr>
            </w:pPr>
            <w:r w:rsidRPr="00FD2688">
              <w:rPr>
                <w:rFonts w:ascii="Arial" w:hAnsi="Arial"/>
                <w:b/>
                <w:i/>
                <w:color w:val="000000"/>
                <w:szCs w:val="20"/>
                <w:lang w:eastAsia="en-GB"/>
              </w:rPr>
              <w:t>Z</w:t>
            </w:r>
            <w:r w:rsidRPr="00FD2688">
              <w:rPr>
                <w:rFonts w:ascii="Arial" w:hAnsi="Arial"/>
                <w:b/>
                <w:i/>
                <w:color w:val="000000"/>
                <w:szCs w:val="20"/>
                <w:vertAlign w:val="subscript"/>
                <w:lang w:eastAsia="en-GB"/>
              </w:rPr>
              <w:t>2</w:t>
            </w:r>
            <w:r w:rsidRPr="00FD2688">
              <w:rPr>
                <w:rFonts w:ascii="Arial" w:hAnsi="Arial"/>
                <w:b/>
                <w:color w:val="000000"/>
                <w:szCs w:val="20"/>
                <w:lang w:eastAsia="en-GB"/>
              </w:rPr>
              <w:t xml:space="preserve"> [symbols]</w:t>
            </w:r>
          </w:p>
        </w:tc>
      </w:tr>
      <w:tr w:rsidR="00FD2688" w:rsidRPr="00FD2688" w14:paraId="4BBD54C2" w14:textId="77777777" w:rsidTr="0028691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48A89BA" w14:textId="77777777" w:rsidR="00FD2688" w:rsidRPr="00FD2688" w:rsidRDefault="00FD2688" w:rsidP="00FD2688">
            <w:pPr>
              <w:ind w:left="720" w:hanging="720"/>
              <w:rPr>
                <w:rFonts w:ascii="Arial" w:hAnsi="Arial"/>
                <w:color w:val="000000"/>
                <w:szCs w:val="20"/>
                <w:lang w:eastAsia="en-GB"/>
              </w:rPr>
            </w:pPr>
          </w:p>
        </w:tc>
        <w:tc>
          <w:tcPr>
            <w:tcW w:w="2117" w:type="dxa"/>
            <w:tcBorders>
              <w:top w:val="single" w:sz="4" w:space="0" w:color="auto"/>
              <w:left w:val="single" w:sz="4" w:space="0" w:color="auto"/>
              <w:bottom w:val="single" w:sz="4" w:space="0" w:color="auto"/>
              <w:right w:val="single" w:sz="4" w:space="0" w:color="auto"/>
            </w:tcBorders>
            <w:hideMark/>
          </w:tcPr>
          <w:p w14:paraId="31D28B4C"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eastAsia="SimSun" w:hAnsi="Times New Roman"/>
                <w:i/>
                <w:color w:val="000000"/>
                <w:szCs w:val="20"/>
                <w:lang w:eastAsia="en-GB"/>
              </w:rPr>
              <w:t>Z</w:t>
            </w:r>
            <w:r w:rsidRPr="00FD2688">
              <w:rPr>
                <w:rFonts w:ascii="Times New Roman" w:eastAsia="SimSun" w:hAnsi="Times New Roman"/>
                <w:i/>
                <w:color w:val="000000"/>
                <w:szCs w:val="20"/>
                <w:vertAlign w:val="subscript"/>
                <w:lang w:eastAsia="en-GB"/>
              </w:rPr>
              <w:t>1</w:t>
            </w:r>
          </w:p>
        </w:tc>
        <w:tc>
          <w:tcPr>
            <w:tcW w:w="2046" w:type="dxa"/>
            <w:tcBorders>
              <w:top w:val="single" w:sz="4" w:space="0" w:color="auto"/>
              <w:left w:val="single" w:sz="4" w:space="0" w:color="auto"/>
              <w:bottom w:val="single" w:sz="4" w:space="0" w:color="auto"/>
              <w:right w:val="single" w:sz="4" w:space="0" w:color="auto"/>
            </w:tcBorders>
            <w:hideMark/>
          </w:tcPr>
          <w:p w14:paraId="7536BD92"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eastAsia="SimSun" w:hAnsi="Times New Roman"/>
                <w:i/>
                <w:color w:val="000000"/>
                <w:szCs w:val="20"/>
                <w:lang w:eastAsia="en-GB"/>
              </w:rPr>
              <w:t>Z'</w:t>
            </w:r>
            <w:r w:rsidRPr="00FD2688">
              <w:rPr>
                <w:rFonts w:ascii="Times New Roman" w:eastAsia="SimSun" w:hAnsi="Times New Roman"/>
                <w:i/>
                <w:color w:val="000000"/>
                <w:szCs w:val="20"/>
                <w:vertAlign w:val="subscript"/>
                <w:lang w:eastAsia="en-GB"/>
              </w:rPr>
              <w:t>1</w:t>
            </w:r>
          </w:p>
        </w:tc>
        <w:tc>
          <w:tcPr>
            <w:tcW w:w="2189" w:type="dxa"/>
            <w:tcBorders>
              <w:top w:val="single" w:sz="4" w:space="0" w:color="auto"/>
              <w:left w:val="single" w:sz="4" w:space="0" w:color="auto"/>
              <w:bottom w:val="single" w:sz="4" w:space="0" w:color="auto"/>
              <w:right w:val="single" w:sz="4" w:space="0" w:color="auto"/>
            </w:tcBorders>
            <w:hideMark/>
          </w:tcPr>
          <w:p w14:paraId="50137782"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eastAsia="SimSun" w:hAnsi="Times New Roman"/>
                <w:i/>
                <w:color w:val="000000"/>
                <w:szCs w:val="20"/>
                <w:lang w:eastAsia="en-GB"/>
              </w:rPr>
              <w:t>Z</w:t>
            </w:r>
            <w:r w:rsidRPr="00FD2688">
              <w:rPr>
                <w:rFonts w:ascii="Times New Roman" w:eastAsia="SimSun" w:hAnsi="Times New Roman"/>
                <w:i/>
                <w:color w:val="000000"/>
                <w:szCs w:val="20"/>
                <w:vertAlign w:val="subscript"/>
                <w:lang w:eastAsia="en-GB"/>
              </w:rPr>
              <w:t>2</w:t>
            </w:r>
          </w:p>
        </w:tc>
        <w:tc>
          <w:tcPr>
            <w:tcW w:w="2118" w:type="dxa"/>
            <w:tcBorders>
              <w:top w:val="single" w:sz="4" w:space="0" w:color="auto"/>
              <w:left w:val="single" w:sz="4" w:space="0" w:color="auto"/>
              <w:bottom w:val="single" w:sz="4" w:space="0" w:color="auto"/>
              <w:right w:val="single" w:sz="4" w:space="0" w:color="auto"/>
            </w:tcBorders>
            <w:hideMark/>
          </w:tcPr>
          <w:p w14:paraId="15DC9E9B"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eastAsia="SimSun" w:hAnsi="Times New Roman"/>
                <w:i/>
                <w:color w:val="000000"/>
                <w:szCs w:val="20"/>
                <w:lang w:eastAsia="en-GB"/>
              </w:rPr>
              <w:t>Z'</w:t>
            </w:r>
            <w:r w:rsidRPr="00FD2688">
              <w:rPr>
                <w:rFonts w:ascii="Times New Roman" w:eastAsia="SimSun" w:hAnsi="Times New Roman"/>
                <w:i/>
                <w:color w:val="000000"/>
                <w:szCs w:val="20"/>
                <w:vertAlign w:val="subscript"/>
                <w:lang w:eastAsia="en-GB"/>
              </w:rPr>
              <w:t>2</w:t>
            </w:r>
          </w:p>
        </w:tc>
      </w:tr>
      <w:tr w:rsidR="00FD2688" w:rsidRPr="00FD2688" w14:paraId="58DE48E2" w14:textId="77777777" w:rsidTr="00286911">
        <w:trPr>
          <w:jc w:val="center"/>
        </w:trPr>
        <w:tc>
          <w:tcPr>
            <w:tcW w:w="710" w:type="dxa"/>
            <w:tcBorders>
              <w:top w:val="single" w:sz="4" w:space="0" w:color="auto"/>
              <w:left w:val="single" w:sz="4" w:space="0" w:color="auto"/>
              <w:bottom w:val="single" w:sz="4" w:space="0" w:color="auto"/>
              <w:right w:val="single" w:sz="4" w:space="0" w:color="auto"/>
            </w:tcBorders>
            <w:hideMark/>
          </w:tcPr>
          <w:p w14:paraId="39697603"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0</w:t>
            </w:r>
          </w:p>
        </w:tc>
        <w:tc>
          <w:tcPr>
            <w:tcW w:w="2117" w:type="dxa"/>
            <w:tcBorders>
              <w:top w:val="single" w:sz="4" w:space="0" w:color="auto"/>
              <w:left w:val="single" w:sz="4" w:space="0" w:color="auto"/>
              <w:bottom w:val="single" w:sz="4" w:space="0" w:color="auto"/>
              <w:right w:val="single" w:sz="4" w:space="0" w:color="auto"/>
            </w:tcBorders>
            <w:hideMark/>
          </w:tcPr>
          <w:p w14:paraId="1DE11B45"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22</w:t>
            </w:r>
          </w:p>
        </w:tc>
        <w:tc>
          <w:tcPr>
            <w:tcW w:w="2046" w:type="dxa"/>
            <w:tcBorders>
              <w:top w:val="single" w:sz="4" w:space="0" w:color="auto"/>
              <w:left w:val="single" w:sz="4" w:space="0" w:color="auto"/>
              <w:bottom w:val="single" w:sz="4" w:space="0" w:color="auto"/>
              <w:right w:val="single" w:sz="4" w:space="0" w:color="auto"/>
            </w:tcBorders>
            <w:hideMark/>
          </w:tcPr>
          <w:p w14:paraId="5FDFF929"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16</w:t>
            </w:r>
          </w:p>
        </w:tc>
        <w:tc>
          <w:tcPr>
            <w:tcW w:w="2189" w:type="dxa"/>
            <w:tcBorders>
              <w:top w:val="single" w:sz="4" w:space="0" w:color="auto"/>
              <w:left w:val="single" w:sz="4" w:space="0" w:color="auto"/>
              <w:bottom w:val="single" w:sz="4" w:space="0" w:color="auto"/>
              <w:right w:val="single" w:sz="4" w:space="0" w:color="auto"/>
            </w:tcBorders>
            <w:hideMark/>
          </w:tcPr>
          <w:p w14:paraId="2E668498"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40</w:t>
            </w:r>
          </w:p>
        </w:tc>
        <w:tc>
          <w:tcPr>
            <w:tcW w:w="2118" w:type="dxa"/>
            <w:tcBorders>
              <w:top w:val="single" w:sz="4" w:space="0" w:color="auto"/>
              <w:left w:val="single" w:sz="4" w:space="0" w:color="auto"/>
              <w:bottom w:val="single" w:sz="4" w:space="0" w:color="auto"/>
              <w:right w:val="single" w:sz="4" w:space="0" w:color="auto"/>
            </w:tcBorders>
            <w:hideMark/>
          </w:tcPr>
          <w:p w14:paraId="2DF987DF"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37</w:t>
            </w:r>
          </w:p>
        </w:tc>
      </w:tr>
      <w:tr w:rsidR="00FD2688" w:rsidRPr="00FD2688" w14:paraId="7822262B" w14:textId="77777777" w:rsidTr="00286911">
        <w:trPr>
          <w:jc w:val="center"/>
        </w:trPr>
        <w:tc>
          <w:tcPr>
            <w:tcW w:w="710" w:type="dxa"/>
            <w:tcBorders>
              <w:top w:val="single" w:sz="4" w:space="0" w:color="auto"/>
              <w:left w:val="single" w:sz="4" w:space="0" w:color="auto"/>
              <w:bottom w:val="single" w:sz="4" w:space="0" w:color="auto"/>
              <w:right w:val="single" w:sz="4" w:space="0" w:color="auto"/>
            </w:tcBorders>
            <w:hideMark/>
          </w:tcPr>
          <w:p w14:paraId="629EDBE5"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1</w:t>
            </w:r>
          </w:p>
        </w:tc>
        <w:tc>
          <w:tcPr>
            <w:tcW w:w="2117" w:type="dxa"/>
            <w:tcBorders>
              <w:top w:val="single" w:sz="4" w:space="0" w:color="auto"/>
              <w:left w:val="single" w:sz="4" w:space="0" w:color="auto"/>
              <w:bottom w:val="single" w:sz="4" w:space="0" w:color="auto"/>
              <w:right w:val="single" w:sz="4" w:space="0" w:color="auto"/>
            </w:tcBorders>
            <w:hideMark/>
          </w:tcPr>
          <w:p w14:paraId="0366B936"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33</w:t>
            </w:r>
          </w:p>
        </w:tc>
        <w:tc>
          <w:tcPr>
            <w:tcW w:w="2046" w:type="dxa"/>
            <w:tcBorders>
              <w:top w:val="single" w:sz="4" w:space="0" w:color="auto"/>
              <w:left w:val="single" w:sz="4" w:space="0" w:color="auto"/>
              <w:bottom w:val="single" w:sz="4" w:space="0" w:color="auto"/>
              <w:right w:val="single" w:sz="4" w:space="0" w:color="auto"/>
            </w:tcBorders>
            <w:hideMark/>
          </w:tcPr>
          <w:p w14:paraId="16DBF801"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30</w:t>
            </w:r>
          </w:p>
        </w:tc>
        <w:tc>
          <w:tcPr>
            <w:tcW w:w="2189" w:type="dxa"/>
            <w:tcBorders>
              <w:top w:val="single" w:sz="4" w:space="0" w:color="auto"/>
              <w:left w:val="single" w:sz="4" w:space="0" w:color="auto"/>
              <w:bottom w:val="single" w:sz="4" w:space="0" w:color="auto"/>
              <w:right w:val="single" w:sz="4" w:space="0" w:color="auto"/>
            </w:tcBorders>
            <w:hideMark/>
          </w:tcPr>
          <w:p w14:paraId="0FC5F85C"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72</w:t>
            </w:r>
          </w:p>
        </w:tc>
        <w:tc>
          <w:tcPr>
            <w:tcW w:w="2118" w:type="dxa"/>
            <w:tcBorders>
              <w:top w:val="single" w:sz="4" w:space="0" w:color="auto"/>
              <w:left w:val="single" w:sz="4" w:space="0" w:color="auto"/>
              <w:bottom w:val="single" w:sz="4" w:space="0" w:color="auto"/>
              <w:right w:val="single" w:sz="4" w:space="0" w:color="auto"/>
            </w:tcBorders>
            <w:hideMark/>
          </w:tcPr>
          <w:p w14:paraId="38D5AB87"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69</w:t>
            </w:r>
          </w:p>
        </w:tc>
      </w:tr>
      <w:tr w:rsidR="00FD2688" w:rsidRPr="00FD2688" w14:paraId="4887346B" w14:textId="77777777" w:rsidTr="00286911">
        <w:trPr>
          <w:trHeight w:val="47"/>
          <w:jc w:val="center"/>
        </w:trPr>
        <w:tc>
          <w:tcPr>
            <w:tcW w:w="710" w:type="dxa"/>
            <w:tcBorders>
              <w:top w:val="single" w:sz="4" w:space="0" w:color="auto"/>
              <w:left w:val="single" w:sz="4" w:space="0" w:color="auto"/>
              <w:bottom w:val="single" w:sz="4" w:space="0" w:color="auto"/>
              <w:right w:val="single" w:sz="4" w:space="0" w:color="auto"/>
            </w:tcBorders>
            <w:hideMark/>
          </w:tcPr>
          <w:p w14:paraId="511F2E70"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2</w:t>
            </w:r>
          </w:p>
        </w:tc>
        <w:tc>
          <w:tcPr>
            <w:tcW w:w="2117" w:type="dxa"/>
            <w:tcBorders>
              <w:top w:val="single" w:sz="4" w:space="0" w:color="auto"/>
              <w:left w:val="single" w:sz="4" w:space="0" w:color="auto"/>
              <w:bottom w:val="single" w:sz="4" w:space="0" w:color="auto"/>
              <w:right w:val="single" w:sz="4" w:space="0" w:color="auto"/>
            </w:tcBorders>
            <w:hideMark/>
          </w:tcPr>
          <w:p w14:paraId="34457167"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44</w:t>
            </w:r>
          </w:p>
        </w:tc>
        <w:tc>
          <w:tcPr>
            <w:tcW w:w="2046" w:type="dxa"/>
            <w:tcBorders>
              <w:top w:val="single" w:sz="4" w:space="0" w:color="auto"/>
              <w:left w:val="single" w:sz="4" w:space="0" w:color="auto"/>
              <w:bottom w:val="single" w:sz="4" w:space="0" w:color="auto"/>
              <w:right w:val="single" w:sz="4" w:space="0" w:color="auto"/>
            </w:tcBorders>
            <w:hideMark/>
          </w:tcPr>
          <w:p w14:paraId="671C59C7"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42</w:t>
            </w:r>
          </w:p>
        </w:tc>
        <w:tc>
          <w:tcPr>
            <w:tcW w:w="2189" w:type="dxa"/>
            <w:tcBorders>
              <w:top w:val="single" w:sz="4" w:space="0" w:color="auto"/>
              <w:left w:val="single" w:sz="4" w:space="0" w:color="auto"/>
              <w:bottom w:val="single" w:sz="4" w:space="0" w:color="auto"/>
              <w:right w:val="single" w:sz="4" w:space="0" w:color="auto"/>
            </w:tcBorders>
            <w:hideMark/>
          </w:tcPr>
          <w:p w14:paraId="45AD0D92"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141</w:t>
            </w:r>
          </w:p>
        </w:tc>
        <w:tc>
          <w:tcPr>
            <w:tcW w:w="2118" w:type="dxa"/>
            <w:tcBorders>
              <w:top w:val="single" w:sz="4" w:space="0" w:color="auto"/>
              <w:left w:val="single" w:sz="4" w:space="0" w:color="auto"/>
              <w:bottom w:val="single" w:sz="4" w:space="0" w:color="auto"/>
              <w:right w:val="single" w:sz="4" w:space="0" w:color="auto"/>
            </w:tcBorders>
            <w:hideMark/>
          </w:tcPr>
          <w:p w14:paraId="1AEE718F"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140</w:t>
            </w:r>
          </w:p>
        </w:tc>
      </w:tr>
      <w:tr w:rsidR="00FD2688" w:rsidRPr="00FD2688" w14:paraId="07DC2D40" w14:textId="77777777" w:rsidTr="00286911">
        <w:trPr>
          <w:jc w:val="center"/>
        </w:trPr>
        <w:tc>
          <w:tcPr>
            <w:tcW w:w="710" w:type="dxa"/>
            <w:tcBorders>
              <w:top w:val="single" w:sz="4" w:space="0" w:color="auto"/>
              <w:left w:val="single" w:sz="4" w:space="0" w:color="auto"/>
              <w:bottom w:val="single" w:sz="4" w:space="0" w:color="auto"/>
              <w:right w:val="single" w:sz="4" w:space="0" w:color="auto"/>
            </w:tcBorders>
            <w:hideMark/>
          </w:tcPr>
          <w:p w14:paraId="05F2D2ED"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3</w:t>
            </w:r>
          </w:p>
        </w:tc>
        <w:tc>
          <w:tcPr>
            <w:tcW w:w="2117" w:type="dxa"/>
            <w:tcBorders>
              <w:top w:val="single" w:sz="4" w:space="0" w:color="auto"/>
              <w:left w:val="single" w:sz="4" w:space="0" w:color="auto"/>
              <w:bottom w:val="single" w:sz="4" w:space="0" w:color="auto"/>
              <w:right w:val="single" w:sz="4" w:space="0" w:color="auto"/>
            </w:tcBorders>
            <w:hideMark/>
          </w:tcPr>
          <w:p w14:paraId="4F9290B5"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97</w:t>
            </w:r>
          </w:p>
        </w:tc>
        <w:tc>
          <w:tcPr>
            <w:tcW w:w="2046" w:type="dxa"/>
            <w:tcBorders>
              <w:top w:val="single" w:sz="4" w:space="0" w:color="auto"/>
              <w:left w:val="single" w:sz="4" w:space="0" w:color="auto"/>
              <w:bottom w:val="single" w:sz="4" w:space="0" w:color="auto"/>
              <w:right w:val="single" w:sz="4" w:space="0" w:color="auto"/>
            </w:tcBorders>
            <w:hideMark/>
          </w:tcPr>
          <w:p w14:paraId="44C65BF3"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85</w:t>
            </w:r>
          </w:p>
        </w:tc>
        <w:tc>
          <w:tcPr>
            <w:tcW w:w="2189" w:type="dxa"/>
            <w:tcBorders>
              <w:top w:val="single" w:sz="4" w:space="0" w:color="auto"/>
              <w:left w:val="single" w:sz="4" w:space="0" w:color="auto"/>
              <w:bottom w:val="single" w:sz="4" w:space="0" w:color="auto"/>
              <w:right w:val="single" w:sz="4" w:space="0" w:color="auto"/>
            </w:tcBorders>
            <w:hideMark/>
          </w:tcPr>
          <w:p w14:paraId="08C25E36"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152</w:t>
            </w:r>
          </w:p>
        </w:tc>
        <w:tc>
          <w:tcPr>
            <w:tcW w:w="2118" w:type="dxa"/>
            <w:tcBorders>
              <w:top w:val="single" w:sz="4" w:space="0" w:color="auto"/>
              <w:left w:val="single" w:sz="4" w:space="0" w:color="auto"/>
              <w:bottom w:val="single" w:sz="4" w:space="0" w:color="auto"/>
              <w:right w:val="single" w:sz="4" w:space="0" w:color="auto"/>
            </w:tcBorders>
            <w:hideMark/>
          </w:tcPr>
          <w:p w14:paraId="23A4E46F" w14:textId="77777777" w:rsidR="00FD2688" w:rsidRPr="00FD2688" w:rsidRDefault="00FD2688" w:rsidP="00FD2688">
            <w:pPr>
              <w:keepLines/>
              <w:jc w:val="center"/>
              <w:rPr>
                <w:rFonts w:ascii="Times New Roman" w:hAnsi="Times New Roman"/>
                <w:color w:val="000000"/>
                <w:szCs w:val="20"/>
                <w:lang w:eastAsia="en-GB"/>
              </w:rPr>
            </w:pPr>
            <w:r w:rsidRPr="00FD2688">
              <w:rPr>
                <w:rFonts w:ascii="Times New Roman" w:hAnsi="Times New Roman"/>
                <w:color w:val="000000"/>
                <w:szCs w:val="20"/>
                <w:lang w:eastAsia="en-GB"/>
              </w:rPr>
              <w:t>140</w:t>
            </w:r>
          </w:p>
        </w:tc>
      </w:tr>
    </w:tbl>
    <w:p w14:paraId="71ABC32D" w14:textId="12601B15" w:rsidR="00F95C81" w:rsidRPr="00982E91" w:rsidRDefault="00F95C81" w:rsidP="00F95C81">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sidRPr="00982E91">
        <w:rPr>
          <w:szCs w:val="20"/>
        </w:rPr>
        <w:t>Section 5.4 of 38.214</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4A6BCAA5" w14:textId="77777777" w:rsidR="00982E91" w:rsidRPr="00982E91" w:rsidRDefault="00982E91" w:rsidP="00982E91">
      <w:pPr>
        <w:ind w:left="720" w:hanging="720"/>
        <w:rPr>
          <w:szCs w:val="20"/>
          <w:lang w:eastAsia="x-none"/>
        </w:rPr>
      </w:pPr>
    </w:p>
    <w:p w14:paraId="2449FAA7" w14:textId="77777777" w:rsidR="00982E91" w:rsidRPr="00982E91" w:rsidRDefault="00982E91" w:rsidP="00982E91">
      <w:pPr>
        <w:ind w:left="720" w:hanging="720"/>
        <w:rPr>
          <w:szCs w:val="20"/>
          <w:lang w:eastAsia="x-none"/>
        </w:rPr>
      </w:pPr>
    </w:p>
    <w:p w14:paraId="4521A2EC" w14:textId="77777777" w:rsidR="00982E91" w:rsidRPr="00F95C81" w:rsidRDefault="00982E91" w:rsidP="00982E91">
      <w:pPr>
        <w:ind w:left="720" w:hanging="720"/>
        <w:rPr>
          <w:szCs w:val="20"/>
          <w:highlight w:val="green"/>
          <w:lang w:eastAsia="x-none"/>
        </w:rPr>
      </w:pPr>
      <w:r w:rsidRPr="00F95C81">
        <w:rPr>
          <w:szCs w:val="20"/>
          <w:highlight w:val="green"/>
          <w:lang w:eastAsia="x-none"/>
        </w:rPr>
        <w:t>Agreement</w:t>
      </w:r>
    </w:p>
    <w:p w14:paraId="367411CD" w14:textId="77777777" w:rsidR="00982E91" w:rsidRPr="00982E91" w:rsidRDefault="00982E91" w:rsidP="00982E91">
      <w:pPr>
        <w:ind w:left="720" w:hanging="720"/>
        <w:rPr>
          <w:szCs w:val="20"/>
          <w:lang w:eastAsia="x-none"/>
        </w:rPr>
      </w:pPr>
      <w:r w:rsidRPr="00982E91">
        <w:rPr>
          <w:szCs w:val="20"/>
          <w:lang w:eastAsia="x-none"/>
        </w:rPr>
        <w:t>Text proposal for TS38.214</w:t>
      </w:r>
    </w:p>
    <w:p w14:paraId="3799C65B" w14:textId="6F414ED5" w:rsidR="003855EE" w:rsidRPr="00982E91" w:rsidRDefault="003855EE" w:rsidP="003855EE">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0E701DF8" w14:textId="77777777" w:rsidR="00982E91" w:rsidRPr="00982E91" w:rsidRDefault="00982E91" w:rsidP="00982E91">
      <w:pPr>
        <w:rPr>
          <w:rFonts w:eastAsia="SimSun"/>
          <w:szCs w:val="20"/>
        </w:rPr>
      </w:pPr>
      <w:r w:rsidRPr="00982E91">
        <w:rPr>
          <w:rFonts w:eastAsia="SimSun"/>
          <w:szCs w:val="20"/>
        </w:rPr>
        <w:t>6.1.2.1 Resource allocation in time domain</w:t>
      </w:r>
    </w:p>
    <w:p w14:paraId="7E3A5C13" w14:textId="77777777" w:rsidR="00982E91" w:rsidRPr="00982E91" w:rsidRDefault="00982E91" w:rsidP="00982E91">
      <w:pPr>
        <w:ind w:left="720" w:hanging="720"/>
        <w:jc w:val="center"/>
        <w:rPr>
          <w:color w:val="FF0000"/>
          <w:szCs w:val="20"/>
        </w:rPr>
      </w:pPr>
      <w:r w:rsidRPr="00982E91">
        <w:rPr>
          <w:color w:val="FF0000"/>
          <w:szCs w:val="20"/>
        </w:rPr>
        <w:t>&lt; Unchanged parts are omitted&gt;</w:t>
      </w:r>
    </w:p>
    <w:p w14:paraId="1FEB52D2" w14:textId="77777777" w:rsidR="00982E91" w:rsidRPr="00982E91" w:rsidRDefault="00982E91" w:rsidP="00982E91">
      <w:pPr>
        <w:rPr>
          <w:color w:val="000000"/>
          <w:szCs w:val="20"/>
        </w:rPr>
      </w:pPr>
      <w:r w:rsidRPr="00982E91">
        <w:rPr>
          <w:color w:val="000000"/>
          <w:szCs w:val="20"/>
        </w:rPr>
        <w:t>When the UE is scheduled to transmit a transport block and no CSI report, or the UE is scheduled to transmit a transport block and a CSI report</w:t>
      </w:r>
      <w:ins w:id="401" w:author="huawei" w:date="2018-08-10T11:52:00Z">
        <w:r w:rsidRPr="00982E91">
          <w:rPr>
            <w:color w:val="000000"/>
            <w:szCs w:val="20"/>
          </w:rPr>
          <w:t>(s)</w:t>
        </w:r>
      </w:ins>
      <w:r w:rsidRPr="00982E91">
        <w:rPr>
          <w:color w:val="000000"/>
          <w:szCs w:val="20"/>
        </w:rPr>
        <w:t xml:space="preserve"> on PUSCH by a DCI, the </w:t>
      </w:r>
      <w:r w:rsidRPr="00982E91">
        <w:rPr>
          <w:i/>
          <w:color w:val="000000"/>
          <w:szCs w:val="20"/>
        </w:rPr>
        <w:t>Time domain resource assignment</w:t>
      </w:r>
      <w:r w:rsidRPr="00982E91">
        <w:rPr>
          <w:color w:val="000000"/>
          <w:szCs w:val="20"/>
        </w:rPr>
        <w:t xml:space="preserve"> field value </w:t>
      </w:r>
      <w:r w:rsidRPr="00982E91">
        <w:rPr>
          <w:i/>
          <w:color w:val="000000"/>
          <w:szCs w:val="20"/>
        </w:rPr>
        <w:t>m</w:t>
      </w:r>
      <w:r w:rsidRPr="00982E91">
        <w:rPr>
          <w:color w:val="000000"/>
          <w:szCs w:val="20"/>
        </w:rPr>
        <w:t xml:space="preserve"> of the DCI provides a row index </w:t>
      </w:r>
      <w:r w:rsidRPr="00982E91">
        <w:rPr>
          <w:i/>
          <w:color w:val="000000"/>
          <w:szCs w:val="20"/>
        </w:rPr>
        <w:t xml:space="preserve">m </w:t>
      </w:r>
      <w:r w:rsidRPr="00982E91">
        <w:rPr>
          <w:color w:val="000000"/>
          <w:szCs w:val="20"/>
        </w:rPr>
        <w:t>+ 1</w:t>
      </w:r>
      <w:r w:rsidRPr="00982E91">
        <w:rPr>
          <w:i/>
          <w:color w:val="000000"/>
          <w:szCs w:val="20"/>
        </w:rPr>
        <w:t xml:space="preserve"> </w:t>
      </w:r>
      <w:r w:rsidRPr="00982E91">
        <w:rPr>
          <w:color w:val="000000"/>
          <w:szCs w:val="20"/>
        </w:rPr>
        <w:t xml:space="preserve">to an allocated table. The determination of the used resource allocation table is defined in sub-clause 6.1.2.1.1. The indexed row defines the slot offset </w:t>
      </w:r>
      <w:r w:rsidRPr="00982E91">
        <w:rPr>
          <w:i/>
          <w:color w:val="000000"/>
          <w:szCs w:val="20"/>
        </w:rPr>
        <w:t>K</w:t>
      </w:r>
      <w:r w:rsidRPr="00982E91">
        <w:rPr>
          <w:i/>
          <w:color w:val="000000"/>
          <w:szCs w:val="20"/>
          <w:vertAlign w:val="subscript"/>
        </w:rPr>
        <w:t>2</w:t>
      </w:r>
      <w:r w:rsidRPr="00982E91">
        <w:rPr>
          <w:color w:val="000000"/>
          <w:szCs w:val="20"/>
        </w:rPr>
        <w:t xml:space="preserve">, the start and length indicator </w:t>
      </w:r>
      <w:r w:rsidRPr="00982E91">
        <w:rPr>
          <w:i/>
          <w:color w:val="000000"/>
          <w:szCs w:val="20"/>
        </w:rPr>
        <w:t>SLIV</w:t>
      </w:r>
      <w:r w:rsidRPr="00982E91">
        <w:rPr>
          <w:color w:val="000000"/>
          <w:szCs w:val="20"/>
        </w:rPr>
        <w:t xml:space="preserve">, or directly the start symbol </w:t>
      </w:r>
      <w:r w:rsidRPr="00982E91">
        <w:rPr>
          <w:i/>
          <w:color w:val="000000"/>
          <w:szCs w:val="20"/>
        </w:rPr>
        <w:t>S</w:t>
      </w:r>
      <w:r w:rsidRPr="00982E91">
        <w:rPr>
          <w:color w:val="000000"/>
          <w:szCs w:val="20"/>
        </w:rPr>
        <w:t xml:space="preserve"> and the allocation length </w:t>
      </w:r>
      <w:r w:rsidRPr="00982E91">
        <w:rPr>
          <w:i/>
          <w:color w:val="000000"/>
          <w:szCs w:val="20"/>
        </w:rPr>
        <w:t>L</w:t>
      </w:r>
      <w:r w:rsidRPr="00982E91">
        <w:rPr>
          <w:color w:val="000000"/>
          <w:szCs w:val="20"/>
        </w:rPr>
        <w:t>, and the PUSCH mapping type to be applied in the PUSCH transmission.</w:t>
      </w:r>
    </w:p>
    <w:p w14:paraId="21D4F6F7" w14:textId="7CE0F32C" w:rsidR="00982E91" w:rsidRPr="00982E91" w:rsidRDefault="00982E91" w:rsidP="00982E91">
      <w:pPr>
        <w:rPr>
          <w:szCs w:val="20"/>
        </w:rPr>
      </w:pPr>
      <w:del w:id="402" w:author="huawei" w:date="2018-08-10T11:04:00Z">
        <w:r w:rsidRPr="00982E91">
          <w:rPr>
            <w:szCs w:val="20"/>
          </w:rPr>
          <w:delText>W</w:delText>
        </w:r>
      </w:del>
      <w:r w:rsidRPr="00982E91">
        <w:rPr>
          <w:szCs w:val="20"/>
        </w:rPr>
        <w:t>hen the UE is scheduled to transmit a PUSCH with no transport block and with a CSI report</w:t>
      </w:r>
      <w:ins w:id="403" w:author="huawei" w:date="2018-08-10T11:39:00Z">
        <w:r w:rsidRPr="00982E91">
          <w:rPr>
            <w:szCs w:val="20"/>
          </w:rPr>
          <w:t>(s)</w:t>
        </w:r>
      </w:ins>
      <w:r w:rsidRPr="00982E91">
        <w:rPr>
          <w:szCs w:val="20"/>
        </w:rPr>
        <w:t xml:space="preserve"> by a </w:t>
      </w:r>
      <w:r w:rsidRPr="00982E91">
        <w:rPr>
          <w:i/>
          <w:szCs w:val="20"/>
        </w:rPr>
        <w:t>CSI request</w:t>
      </w:r>
      <w:r w:rsidRPr="00982E91">
        <w:rPr>
          <w:szCs w:val="20"/>
        </w:rPr>
        <w:t xml:space="preserve"> field on a DCI, the </w:t>
      </w:r>
      <w:r w:rsidRPr="00982E91">
        <w:rPr>
          <w:i/>
          <w:szCs w:val="20"/>
        </w:rPr>
        <w:t>Time-domain resource assignment</w:t>
      </w:r>
      <w:r w:rsidRPr="00982E91">
        <w:rPr>
          <w:szCs w:val="20"/>
        </w:rPr>
        <w:t xml:space="preserve"> field value </w:t>
      </w:r>
      <w:r w:rsidRPr="00982E91">
        <w:rPr>
          <w:i/>
          <w:szCs w:val="20"/>
        </w:rPr>
        <w:t>m</w:t>
      </w:r>
      <w:r w:rsidRPr="00982E91">
        <w:rPr>
          <w:szCs w:val="20"/>
        </w:rPr>
        <w:t xml:space="preserve"> of the DCI provides a row index </w:t>
      </w:r>
      <w:r w:rsidRPr="00982E91">
        <w:rPr>
          <w:i/>
          <w:szCs w:val="20"/>
        </w:rPr>
        <w:t xml:space="preserve">m </w:t>
      </w:r>
      <w:r w:rsidRPr="00982E91">
        <w:rPr>
          <w:szCs w:val="20"/>
        </w:rPr>
        <w:t>+ 1</w:t>
      </w:r>
      <w:r w:rsidRPr="00982E91">
        <w:rPr>
          <w:i/>
          <w:szCs w:val="20"/>
        </w:rPr>
        <w:t xml:space="preserve"> </w:t>
      </w:r>
      <w:r w:rsidRPr="00982E91">
        <w:rPr>
          <w:szCs w:val="20"/>
        </w:rPr>
        <w:t>to an allocated table</w:t>
      </w:r>
      <w:ins w:id="404" w:author="huawei" w:date="2018-08-10T11:04:00Z">
        <w:r w:rsidRPr="00982E91">
          <w:rPr>
            <w:szCs w:val="20"/>
          </w:rPr>
          <w:t xml:space="preserve"> which</w:t>
        </w:r>
        <w:r w:rsidRPr="00982E91" w:rsidDel="00B10EB0">
          <w:rPr>
            <w:szCs w:val="20"/>
          </w:rPr>
          <w:t xml:space="preserve"> </w:t>
        </w:r>
      </w:ins>
      <w:del w:id="405" w:author="huawei" w:date="2018-08-10T11:04:00Z">
        <w:r w:rsidRPr="00982E91" w:rsidDel="00B10EB0">
          <w:rPr>
            <w:szCs w:val="20"/>
          </w:rPr>
          <w:delText xml:space="preserve">. The determination of the applied resource allocation table </w:delText>
        </w:r>
      </w:del>
      <w:r w:rsidRPr="00982E91">
        <w:rPr>
          <w:szCs w:val="20"/>
        </w:rPr>
        <w:t xml:space="preserve">is defined </w:t>
      </w:r>
      <w:ins w:id="406" w:author="huawei" w:date="2018-08-10T11:04:00Z">
        <w:r w:rsidRPr="00982E91">
          <w:rPr>
            <w:szCs w:val="20"/>
          </w:rPr>
          <w:t xml:space="preserve">by the higher layer configured </w:t>
        </w:r>
        <w:r w:rsidRPr="00982E91">
          <w:rPr>
            <w:i/>
            <w:szCs w:val="20"/>
          </w:rPr>
          <w:t>pusch-TimeDomainResourceAllocationList</w:t>
        </w:r>
        <w:r w:rsidRPr="00982E91">
          <w:rPr>
            <w:szCs w:val="20"/>
          </w:rPr>
          <w:t xml:space="preserve"> in </w:t>
        </w:r>
        <w:r w:rsidRPr="00982E91">
          <w:rPr>
            <w:i/>
            <w:szCs w:val="20"/>
          </w:rPr>
          <w:t>pusch-Config</w:t>
        </w:r>
      </w:ins>
      <w:del w:id="407" w:author="huawei" w:date="2018-08-10T11:04:00Z">
        <w:r w:rsidRPr="00982E91" w:rsidDel="00B10EB0">
          <w:rPr>
            <w:szCs w:val="20"/>
          </w:rPr>
          <w:delText>in sub-clause 6.1.2.1.1</w:delText>
        </w:r>
      </w:del>
      <w:r w:rsidRPr="00982E91">
        <w:rPr>
          <w:szCs w:val="20"/>
        </w:rPr>
        <w:t>. The indexed row defines the start and length indicator SLIV,</w:t>
      </w:r>
      <w:del w:id="408" w:author="huawei" w:date="2018-08-10T11:04:00Z">
        <w:r w:rsidRPr="00982E91" w:rsidDel="00B10EB0">
          <w:rPr>
            <w:szCs w:val="20"/>
          </w:rPr>
          <w:delText xml:space="preserve"> or directly the start symbol </w:delText>
        </w:r>
        <w:r w:rsidRPr="00982E91" w:rsidDel="00B10EB0">
          <w:rPr>
            <w:i/>
            <w:szCs w:val="20"/>
          </w:rPr>
          <w:delText>S</w:delText>
        </w:r>
        <w:r w:rsidRPr="00982E91" w:rsidDel="00B10EB0">
          <w:rPr>
            <w:szCs w:val="20"/>
          </w:rPr>
          <w:delText xml:space="preserve"> and the allocation length </w:delText>
        </w:r>
        <w:r w:rsidRPr="00982E91" w:rsidDel="00B10EB0">
          <w:rPr>
            <w:i/>
            <w:szCs w:val="20"/>
          </w:rPr>
          <w:delText>L</w:delText>
        </w:r>
        <w:r w:rsidRPr="00982E91" w:rsidDel="00B10EB0">
          <w:rPr>
            <w:szCs w:val="20"/>
          </w:rPr>
          <w:delText>,</w:delText>
        </w:r>
      </w:del>
      <w:r w:rsidRPr="00982E91">
        <w:rPr>
          <w:szCs w:val="20"/>
        </w:rPr>
        <w:t xml:space="preserve"> and the PUSCH mapping type to be applied in the PUSCH transmission and</w:t>
      </w:r>
      <w:ins w:id="409" w:author="huawei" w:date="2018-08-10T11:04:00Z">
        <w:r w:rsidRPr="00982E91">
          <w:rPr>
            <w:szCs w:val="20"/>
          </w:rPr>
          <w:t xml:space="preserve"> the</w:t>
        </w:r>
      </w:ins>
      <w:r w:rsidRPr="00982E91">
        <w:rPr>
          <w:szCs w:val="20"/>
        </w:rPr>
        <w:t xml:space="preserve"> </w:t>
      </w:r>
      <w:r w:rsidRPr="00982E91">
        <w:rPr>
          <w:i/>
          <w:szCs w:val="20"/>
        </w:rPr>
        <w:t>K</w:t>
      </w:r>
      <w:r w:rsidRPr="00982E91">
        <w:rPr>
          <w:i/>
          <w:szCs w:val="20"/>
          <w:vertAlign w:val="subscript"/>
        </w:rPr>
        <w:t>2</w:t>
      </w:r>
      <w:r w:rsidRPr="00982E91">
        <w:rPr>
          <w:szCs w:val="20"/>
        </w:rPr>
        <w:t xml:space="preserve"> </w:t>
      </w:r>
      <w:ins w:id="410" w:author="huawei" w:date="2018-08-10T11:04:00Z">
        <w:r w:rsidRPr="00982E91">
          <w:rPr>
            <w:szCs w:val="20"/>
          </w:rPr>
          <w:t xml:space="preserve">value </w:t>
        </w:r>
      </w:ins>
      <w:r w:rsidRPr="00982E91">
        <w:rPr>
          <w:szCs w:val="20"/>
        </w:rPr>
        <w:t xml:space="preserve">is determined </w:t>
      </w:r>
      <w:ins w:id="411" w:author="huawei" w:date="2018-08-10T11:05:00Z">
        <w:r w:rsidRPr="00982E91">
          <w:rPr>
            <w:szCs w:val="20"/>
          </w:rPr>
          <w:t xml:space="preserve">as </w:t>
        </w:r>
      </w:ins>
      <w:r w:rsidRPr="00982E91">
        <w:rPr>
          <w:szCs w:val="20"/>
        </w:rPr>
        <w:fldChar w:fldCharType="begin"/>
      </w:r>
      <w:r w:rsidRPr="00982E91">
        <w:rPr>
          <w:szCs w:val="20"/>
        </w:rPr>
        <w:instrText xml:space="preserve"> QUOTE </w:instrText>
      </w:r>
      <m:oMath>
        <m:sSub>
          <m:sSubPr>
            <m:ctrlPr>
              <w:ins w:id="412" w:author="huawei" w:date="2018-08-10T11:05:00Z">
                <w:rPr>
                  <w:rFonts w:ascii="Cambria Math" w:hAnsi="Cambria Math"/>
                  <w:i/>
                </w:rPr>
              </w:ins>
            </m:ctrlPr>
          </m:sSubPr>
          <m:e>
            <m:r>
              <w:ins w:id="413" w:author="huawei" w:date="2018-08-10T11:05:00Z">
                <m:rPr>
                  <m:sty m:val="p"/>
                </m:rPr>
                <w:rPr>
                  <w:rFonts w:ascii="Cambria Math" w:hAnsi="Cambria Math"/>
                </w:rPr>
                <m:t>K</m:t>
              </w:ins>
            </m:r>
          </m:e>
          <m:sub>
            <m:r>
              <w:ins w:id="414" w:author="huawei" w:date="2018-08-10T11:05:00Z">
                <m:rPr>
                  <m:sty m:val="p"/>
                </m:rPr>
                <w:rPr>
                  <w:rFonts w:ascii="Cambria Math" w:hAnsi="Cambria Math"/>
                </w:rPr>
                <m:t>2</m:t>
              </w:ins>
            </m:r>
          </m:sub>
        </m:sSub>
        <m:r>
          <w:ins w:id="415" w:author="huawei" w:date="2018-08-10T11:05:00Z">
            <m:rPr>
              <m:sty m:val="p"/>
            </m:rPr>
            <w:rPr>
              <w:rFonts w:ascii="Cambria Math" w:hAnsi="Cambria Math"/>
            </w:rPr>
            <m:t>=</m:t>
          </w:ins>
        </m:r>
        <m:func>
          <m:funcPr>
            <m:ctrlPr>
              <w:ins w:id="416" w:author="huawei" w:date="2018-08-10T11:05:00Z">
                <w:rPr>
                  <w:rFonts w:ascii="Cambria Math" w:hAnsi="Cambria Math"/>
                </w:rPr>
              </w:ins>
            </m:ctrlPr>
          </m:funcPr>
          <m:fName>
            <m:limLow>
              <m:limLowPr>
                <m:ctrlPr>
                  <w:ins w:id="417" w:author="huawei" w:date="2018-08-10T11:05:00Z">
                    <w:rPr>
                      <w:rFonts w:ascii="Cambria Math" w:hAnsi="Cambria Math"/>
                    </w:rPr>
                  </w:ins>
                </m:ctrlPr>
              </m:limLowPr>
              <m:e>
                <m:r>
                  <w:ins w:id="418" w:author="huawei" w:date="2018-08-10T11:05:00Z">
                    <m:rPr>
                      <m:sty m:val="p"/>
                    </m:rPr>
                    <w:rPr>
                      <w:rFonts w:ascii="Cambria Math" w:hAnsi="Cambria Math"/>
                    </w:rPr>
                    <m:t>max</m:t>
                  </w:ins>
                </m:r>
              </m:e>
              <m:lim>
                <m:r>
                  <w:ins w:id="419" w:author="huawei" w:date="2018-08-10T11:05:00Z">
                    <m:rPr>
                      <m:sty m:val="p"/>
                    </m:rPr>
                    <w:rPr>
                      <w:rFonts w:ascii="Cambria Math" w:hAnsi="Cambria Math"/>
                    </w:rPr>
                    <m:t>j</m:t>
                  </w:ins>
                </m:r>
              </m:lim>
            </m:limLow>
          </m:fName>
          <m:e>
            <m:sSub>
              <m:sSubPr>
                <m:ctrlPr>
                  <w:ins w:id="420" w:author="huawei" w:date="2018-08-10T11:05:00Z">
                    <w:rPr>
                      <w:rFonts w:ascii="Cambria Math" w:hAnsi="Cambria Math"/>
                      <w:i/>
                    </w:rPr>
                  </w:ins>
                </m:ctrlPr>
              </m:sSubPr>
              <m:e>
                <m:r>
                  <w:ins w:id="421" w:author="huawei" w:date="2018-08-10T11:05:00Z">
                    <m:rPr>
                      <m:sty m:val="p"/>
                    </m:rPr>
                    <w:rPr>
                      <w:rFonts w:ascii="Cambria Math" w:hAnsi="Cambria Math"/>
                    </w:rPr>
                    <m:t>Y</m:t>
                  </w:ins>
                </m:r>
              </m:e>
              <m:sub>
                <m:r>
                  <w:ins w:id="422" w:author="huawei" w:date="2018-08-10T11:05:00Z">
                    <m:rPr>
                      <m:sty m:val="p"/>
                    </m:rPr>
                    <w:rPr>
                      <w:rFonts w:ascii="Cambria Math" w:hAnsi="Cambria Math"/>
                    </w:rPr>
                    <m:t>j</m:t>
                  </w:ins>
                </m:r>
              </m:sub>
            </m:sSub>
            <m:r>
              <w:ins w:id="423" w:author="huawei" w:date="2018-08-10T11:05:00Z">
                <m:rPr>
                  <m:sty m:val="p"/>
                </m:rPr>
                <w:rPr>
                  <w:rFonts w:ascii="Cambria Math" w:hAnsi="Cambria Math"/>
                </w:rPr>
                <m:t>(m+1)</m:t>
              </w:ins>
            </m:r>
          </m:e>
        </m:func>
      </m:oMath>
      <w:r w:rsidRPr="00982E91">
        <w:rPr>
          <w:szCs w:val="20"/>
        </w:rPr>
        <w:instrText xml:space="preserve"> </w:instrText>
      </w:r>
      <w:r w:rsidRPr="00982E91">
        <w:rPr>
          <w:szCs w:val="20"/>
        </w:rPr>
        <w:fldChar w:fldCharType="end"/>
      </w:r>
      <w:r w:rsidR="001B7BF2">
        <w:rPr>
          <w:position w:val="-22"/>
          <w:szCs w:val="20"/>
        </w:rPr>
        <w:pict w14:anchorId="46CBE35E">
          <v:shape id="_x0000_i1133" type="#_x0000_t75" style="width:93.6pt;height:23.2pt">
            <v:imagedata r:id="rId893" o:title=""/>
          </v:shape>
        </w:pict>
      </w:r>
      <w:ins w:id="424" w:author="huawei" w:date="2018-08-10T11:05:00Z">
        <w:r w:rsidRPr="00982E91">
          <w:rPr>
            <w:szCs w:val="20"/>
          </w:rPr>
          <w:t xml:space="preserve">, where </w:t>
        </w:r>
      </w:ins>
      <w:r w:rsidR="001B7BF2">
        <w:rPr>
          <w:position w:val="-14"/>
          <w:szCs w:val="20"/>
        </w:rPr>
        <w:pict w14:anchorId="3FCDBCF0">
          <v:shape id="_x0000_i1134" type="#_x0000_t75" style="width:95.2pt;height:18.4pt">
            <v:imagedata r:id="rId894" o:title=""/>
          </v:shape>
        </w:pict>
      </w:r>
      <w:r w:rsidRPr="00982E91">
        <w:rPr>
          <w:szCs w:val="20"/>
        </w:rPr>
        <w:fldChar w:fldCharType="begin"/>
      </w:r>
      <w:r w:rsidRPr="00982E91">
        <w:rPr>
          <w:szCs w:val="20"/>
        </w:rPr>
        <w:instrText xml:space="preserve"> QUOTE </w:instrText>
      </w:r>
      <m:oMath>
        <m:sSub>
          <m:sSubPr>
            <m:ctrlPr>
              <w:ins w:id="425" w:author="huawei" w:date="2018-08-10T11:05:00Z">
                <w:rPr>
                  <w:rFonts w:ascii="Cambria Math" w:hAnsi="Cambria Math"/>
                  <w:i/>
                </w:rPr>
              </w:ins>
            </m:ctrlPr>
          </m:sSubPr>
          <m:e>
            <m:r>
              <w:ins w:id="426" w:author="huawei" w:date="2018-08-10T11:05:00Z">
                <m:rPr>
                  <m:sty m:val="p"/>
                </m:rPr>
                <w:rPr>
                  <w:rFonts w:ascii="Cambria Math" w:hAnsi="Cambria Math"/>
                </w:rPr>
                <m:t>Y</m:t>
              </w:ins>
            </m:r>
          </m:e>
          <m:sub>
            <m:r>
              <w:ins w:id="427" w:author="huawei" w:date="2018-08-10T11:05:00Z">
                <m:rPr>
                  <m:sty m:val="p"/>
                </m:rPr>
                <w:rPr>
                  <w:rFonts w:ascii="Cambria Math" w:hAnsi="Cambria Math"/>
                </w:rPr>
                <m:t>j</m:t>
              </w:ins>
            </m:r>
          </m:sub>
        </m:sSub>
        <m:r>
          <w:ins w:id="428" w:author="huawei" w:date="2018-08-10T11:05:00Z">
            <m:rPr>
              <m:sty m:val="p"/>
            </m:rPr>
            <w:rPr>
              <w:rFonts w:ascii="Cambria Math" w:hAnsi="Cambria Math"/>
            </w:rPr>
            <m:t>, j=0,…,</m:t>
          </w:ins>
        </m:r>
        <m:sSub>
          <m:sSubPr>
            <m:ctrlPr>
              <w:ins w:id="429" w:author="huawei" w:date="2018-08-10T11:05:00Z">
                <w:rPr>
                  <w:rFonts w:ascii="Cambria Math" w:hAnsi="Cambria Math"/>
                </w:rPr>
              </w:ins>
            </m:ctrlPr>
          </m:sSubPr>
          <m:e>
            <m:r>
              <w:ins w:id="430" w:author="huawei" w:date="2018-08-10T11:05:00Z">
                <m:rPr>
                  <m:sty m:val="p"/>
                </m:rPr>
                <w:rPr>
                  <w:rFonts w:ascii="Cambria Math" w:hAnsi="Cambria Math"/>
                </w:rPr>
                <m:t>N</m:t>
              </w:ins>
            </m:r>
          </m:e>
          <m:sub>
            <m:r>
              <w:ins w:id="431" w:author="huawei" w:date="2018-08-10T11:05:00Z">
                <m:rPr>
                  <m:sty m:val="p"/>
                </m:rPr>
                <w:rPr>
                  <w:rFonts w:ascii="Cambria Math" w:hAnsi="Cambria Math"/>
                </w:rPr>
                <m:t>Rep</m:t>
              </w:ins>
            </m:r>
          </m:sub>
        </m:sSub>
        <m:r>
          <w:ins w:id="432" w:author="huawei" w:date="2018-08-10T11:05:00Z">
            <m:rPr>
              <m:sty m:val="p"/>
            </m:rPr>
            <w:rPr>
              <w:rFonts w:ascii="Cambria Math" w:hAnsi="Cambria Math"/>
            </w:rPr>
            <m:t>-1,</m:t>
          </w:ins>
        </m:r>
      </m:oMath>
      <w:r w:rsidRPr="00982E91">
        <w:rPr>
          <w:szCs w:val="20"/>
        </w:rPr>
        <w:instrText xml:space="preserve"> </w:instrText>
      </w:r>
      <w:r w:rsidRPr="00982E91">
        <w:rPr>
          <w:szCs w:val="20"/>
        </w:rPr>
        <w:fldChar w:fldCharType="end"/>
      </w:r>
      <w:ins w:id="433" w:author="huawei" w:date="2018-08-10T11:05:00Z">
        <w:r w:rsidRPr="00982E91">
          <w:rPr>
            <w:szCs w:val="20"/>
          </w:rPr>
          <w:t xml:space="preserve"> are</w:t>
        </w:r>
        <w:r w:rsidRPr="00982E91" w:rsidDel="00B10EB0">
          <w:rPr>
            <w:szCs w:val="20"/>
          </w:rPr>
          <w:t xml:space="preserve"> </w:t>
        </w:r>
      </w:ins>
      <w:del w:id="434" w:author="huawei" w:date="2018-08-10T11:05:00Z">
        <w:r w:rsidRPr="00982E91" w:rsidDel="00B10EB0">
          <w:rPr>
            <w:szCs w:val="20"/>
          </w:rPr>
          <w:delText>based on</w:delText>
        </w:r>
        <w:r w:rsidRPr="00982E91" w:rsidDel="00B10EB0">
          <w:rPr>
            <w:strike/>
            <w:szCs w:val="20"/>
          </w:rPr>
          <w:delText xml:space="preserve"> </w:delText>
        </w:r>
      </w:del>
      <w:r w:rsidRPr="00982E91">
        <w:rPr>
          <w:szCs w:val="20"/>
        </w:rPr>
        <w:t xml:space="preserve">the corresponding list entries </w:t>
      </w:r>
      <w:r w:rsidR="001B7BF2">
        <w:rPr>
          <w:position w:val="-14"/>
          <w:szCs w:val="20"/>
        </w:rPr>
        <w:pict w14:anchorId="050B006B">
          <v:shape id="_x0000_i1135" type="#_x0000_t75" style="width:100pt;height:18.4pt">
            <v:imagedata r:id="rId895" o:title=""/>
          </v:shape>
        </w:pict>
      </w:r>
      <w:r w:rsidRPr="00982E91">
        <w:rPr>
          <w:szCs w:val="20"/>
        </w:rPr>
        <w:t xml:space="preserve"> </w:t>
      </w:r>
      <w:r w:rsidRPr="00982E91">
        <w:rPr>
          <w:szCs w:val="20"/>
        </w:rPr>
        <w:fldChar w:fldCharType="begin"/>
      </w:r>
      <w:r w:rsidRPr="00982E91">
        <w:rPr>
          <w:szCs w:val="20"/>
        </w:rPr>
        <w:instrText xml:space="preserve"> QUOTE </w:instrText>
      </w:r>
      <m:oMath>
        <m:sSub>
          <m:sSubPr>
            <m:ctrlPr>
              <w:del w:id="435" w:author="huawei" w:date="2018-08-10T11:05:00Z">
                <w:rPr>
                  <w:rFonts w:ascii="Cambria Math" w:hAnsi="Cambria Math"/>
                  <w:i/>
                </w:rPr>
              </w:del>
            </m:ctrlPr>
          </m:sSubPr>
          <m:e>
            <m:r>
              <w:del w:id="436" w:author="huawei" w:date="2018-08-10T11:05:00Z">
                <m:rPr>
                  <m:sty m:val="p"/>
                </m:rPr>
                <w:rPr>
                  <w:rFonts w:ascii="Cambria Math" w:hAnsi="Cambria Math"/>
                </w:rPr>
                <m:t>Y</m:t>
              </w:del>
            </m:r>
          </m:e>
          <m:sub>
            <m:r>
              <w:del w:id="437" w:author="huawei" w:date="2018-08-10T11:05:00Z">
                <m:rPr>
                  <m:sty m:val="p"/>
                </m:rPr>
                <w:rPr>
                  <w:rFonts w:ascii="Cambria Math" w:hAnsi="Cambria Math"/>
                </w:rPr>
                <m:t>j</m:t>
              </w:del>
            </m:r>
          </m:sub>
        </m:sSub>
        <m:r>
          <w:del w:id="438" w:author="huawei" w:date="2018-08-10T11:05:00Z">
            <m:rPr>
              <m:sty m:val="p"/>
            </m:rPr>
            <w:rPr>
              <w:rFonts w:ascii="Cambria Math" w:hAnsi="Cambria Math"/>
            </w:rPr>
            <m:t>, j=0,…,</m:t>
          </w:del>
        </m:r>
        <m:sSub>
          <m:sSubPr>
            <m:ctrlPr>
              <w:del w:id="439" w:author="huawei" w:date="2018-08-10T11:05:00Z">
                <w:rPr>
                  <w:rFonts w:ascii="Cambria Math" w:hAnsi="Cambria Math"/>
                </w:rPr>
              </w:del>
            </m:ctrlPr>
          </m:sSubPr>
          <m:e>
            <m:r>
              <w:del w:id="440" w:author="huawei" w:date="2018-08-10T11:05:00Z">
                <m:rPr>
                  <m:sty m:val="p"/>
                </m:rPr>
                <w:rPr>
                  <w:rFonts w:ascii="Cambria Math" w:hAnsi="Cambria Math"/>
                </w:rPr>
                <m:t>N</m:t>
              </w:del>
            </m:r>
          </m:e>
          <m:sub>
            <m:r>
              <w:del w:id="441" w:author="huawei" w:date="2018-08-10T11:05:00Z">
                <m:rPr>
                  <m:sty m:val="p"/>
                </m:rPr>
                <w:rPr>
                  <w:rFonts w:ascii="Cambria Math" w:hAnsi="Cambria Math"/>
                </w:rPr>
                <m:t>Rep</m:t>
              </w:del>
            </m:r>
          </m:sub>
        </m:sSub>
        <m:r>
          <w:del w:id="442" w:author="huawei" w:date="2018-08-10T11:05:00Z">
            <m:rPr>
              <m:sty m:val="p"/>
            </m:rPr>
            <w:rPr>
              <w:rFonts w:ascii="Cambria Math" w:hAnsi="Cambria Math"/>
            </w:rPr>
            <m:t>-1</m:t>
          </w:del>
        </m:r>
      </m:oMath>
      <w:r w:rsidRPr="00982E91">
        <w:rPr>
          <w:szCs w:val="20"/>
        </w:rPr>
        <w:instrText xml:space="preserve"> </w:instrText>
      </w:r>
      <w:r w:rsidRPr="00982E91">
        <w:rPr>
          <w:szCs w:val="20"/>
        </w:rPr>
        <w:fldChar w:fldCharType="end"/>
      </w:r>
      <w:r w:rsidRPr="00982E91">
        <w:rPr>
          <w:szCs w:val="20"/>
        </w:rPr>
        <w:t xml:space="preserve">of the higher layer parameter </w:t>
      </w:r>
      <w:r w:rsidRPr="00982E91">
        <w:rPr>
          <w:i/>
          <w:strike/>
          <w:color w:val="FF0000"/>
          <w:szCs w:val="20"/>
        </w:rPr>
        <w:t>reportSlotConfig</w:t>
      </w:r>
      <w:r w:rsidRPr="00982E91">
        <w:rPr>
          <w:i/>
          <w:color w:val="FF0000"/>
          <w:szCs w:val="20"/>
        </w:rPr>
        <w:t>reportSlotOffsetList</w:t>
      </w:r>
      <w:r w:rsidRPr="00982E91">
        <w:rPr>
          <w:szCs w:val="20"/>
        </w:rPr>
        <w:t xml:space="preserve"> in</w:t>
      </w:r>
      <w:r w:rsidRPr="00982E91">
        <w:rPr>
          <w:i/>
          <w:szCs w:val="20"/>
        </w:rPr>
        <w:t xml:space="preserve"> CSI-ReportConfig</w:t>
      </w:r>
      <w:r w:rsidRPr="00982E91">
        <w:rPr>
          <w:szCs w:val="20"/>
        </w:rPr>
        <w:t xml:space="preserve"> for the </w:t>
      </w:r>
      <w:r w:rsidR="001B7BF2">
        <w:rPr>
          <w:rFonts w:eastAsia="Malgun Gothic"/>
          <w:position w:val="-14"/>
          <w:szCs w:val="20"/>
        </w:rPr>
        <w:pict w14:anchorId="601C9E60">
          <v:shape id="_x0000_i1136" type="#_x0000_t75" style="width:24pt;height:18.4pt">
            <v:imagedata r:id="rId896" o:title=""/>
          </v:shape>
        </w:pict>
      </w:r>
      <w:r w:rsidRPr="00982E91">
        <w:rPr>
          <w:szCs w:val="20"/>
        </w:rPr>
        <w:t xml:space="preserve">triggered CSI Reporting Settings </w:t>
      </w:r>
      <w:ins w:id="443" w:author="huawei" w:date="2018-08-10T11:06:00Z">
        <w:r w:rsidRPr="00982E91">
          <w:rPr>
            <w:szCs w:val="20"/>
          </w:rPr>
          <w:t>and</w:t>
        </w:r>
      </w:ins>
      <w:del w:id="444" w:author="huawei" w:date="2018-08-10T11:06:00Z">
        <w:r w:rsidRPr="00982E91" w:rsidDel="00B10EB0">
          <w:rPr>
            <w:szCs w:val="20"/>
          </w:rPr>
          <w:delText xml:space="preserve">. The </w:delText>
        </w:r>
        <w:r w:rsidRPr="00982E91" w:rsidDel="00B10EB0">
          <w:rPr>
            <w:i/>
            <w:szCs w:val="20"/>
          </w:rPr>
          <w:delText>i</w:delText>
        </w:r>
        <w:r w:rsidRPr="00982E91" w:rsidDel="00B10EB0">
          <w:rPr>
            <w:szCs w:val="20"/>
          </w:rPr>
          <w:delText xml:space="preserve">th codepoint of </w:delText>
        </w:r>
        <w:r w:rsidRPr="00982E91" w:rsidDel="00B10EB0">
          <w:rPr>
            <w:i/>
            <w:szCs w:val="20"/>
          </w:rPr>
          <w:delText>K</w:delText>
        </w:r>
        <w:r w:rsidRPr="00982E91" w:rsidDel="00B10EB0">
          <w:rPr>
            <w:i/>
            <w:szCs w:val="20"/>
            <w:vertAlign w:val="subscript"/>
          </w:rPr>
          <w:delText>2</w:delText>
        </w:r>
        <w:r w:rsidRPr="00982E91" w:rsidDel="00B10EB0">
          <w:rPr>
            <w:szCs w:val="20"/>
          </w:rPr>
          <w:delText xml:space="preserve"> s determined as </w:delText>
        </w:r>
        <w:r w:rsidR="001B7BF2">
          <w:rPr>
            <w:rFonts w:eastAsia="Malgun Gothic"/>
            <w:position w:val="-22"/>
            <w:szCs w:val="20"/>
          </w:rPr>
          <w:pict w14:anchorId="231D96FB">
            <v:shape id="_x0000_i1137" type="#_x0000_t75" style="width:56pt;height:21.6pt">
              <v:imagedata r:id="rId897" o:title=""/>
            </v:shape>
          </w:pict>
        </w:r>
        <w:r w:rsidRPr="00982E91" w:rsidDel="00B10EB0">
          <w:rPr>
            <w:szCs w:val="20"/>
          </w:rPr>
          <w:delText xml:space="preserve"> where</w:delText>
        </w:r>
      </w:del>
      <w:ins w:id="445" w:author="huawei" w:date="2018-08-10T11:06:00Z">
        <w:r w:rsidRPr="00982E91">
          <w:rPr>
            <w:szCs w:val="20"/>
          </w:rPr>
          <w:t xml:space="preserve"> </w:t>
        </w:r>
      </w:ins>
      <w:r w:rsidR="001B7BF2">
        <w:rPr>
          <w:position w:val="-14"/>
          <w:szCs w:val="20"/>
        </w:rPr>
        <w:pict w14:anchorId="015508F9">
          <v:shape id="_x0000_i1138" type="#_x0000_t75" style="width:45.6pt;height:18.4pt">
            <v:imagedata r:id="rId898" o:title=""/>
          </v:shape>
        </w:pict>
      </w:r>
      <w:r w:rsidRPr="00982E91">
        <w:rPr>
          <w:szCs w:val="20"/>
        </w:rPr>
        <w:fldChar w:fldCharType="begin"/>
      </w:r>
      <w:r w:rsidRPr="00982E91">
        <w:rPr>
          <w:szCs w:val="20"/>
        </w:rPr>
        <w:instrText xml:space="preserve"> QUOTE </w:instrText>
      </w:r>
      <m:oMath>
        <m:sSub>
          <m:sSubPr>
            <m:ctrlPr>
              <w:ins w:id="446" w:author="huawei" w:date="2018-08-10T11:06:00Z">
                <w:rPr>
                  <w:rFonts w:ascii="Cambria Math" w:hAnsi="Cambria Math"/>
                  <w:i/>
                </w:rPr>
              </w:ins>
            </m:ctrlPr>
          </m:sSubPr>
          <m:e>
            <m:r>
              <w:ins w:id="447" w:author="huawei" w:date="2018-08-10T11:06:00Z">
                <m:rPr>
                  <m:sty m:val="p"/>
                </m:rPr>
                <w:rPr>
                  <w:rFonts w:ascii="Cambria Math" w:hAnsi="Cambria Math"/>
                </w:rPr>
                <m:t>Y</m:t>
              </w:ins>
            </m:r>
          </m:e>
          <m:sub>
            <m:r>
              <w:ins w:id="448" w:author="huawei" w:date="2018-08-10T11:06:00Z">
                <m:rPr>
                  <m:sty m:val="p"/>
                </m:rPr>
                <w:rPr>
                  <w:rFonts w:ascii="Cambria Math" w:hAnsi="Cambria Math"/>
                </w:rPr>
                <m:t>j</m:t>
              </w:ins>
            </m:r>
          </m:sub>
        </m:sSub>
        <m:r>
          <w:ins w:id="449" w:author="huawei" w:date="2018-08-10T11:06:00Z">
            <m:rPr>
              <m:sty m:val="p"/>
            </m:rPr>
            <w:rPr>
              <w:rFonts w:ascii="Cambria Math" w:hAnsi="Cambria Math"/>
            </w:rPr>
            <m:t>(m+1)</m:t>
          </w:ins>
        </m:r>
      </m:oMath>
      <w:r w:rsidRPr="00982E91">
        <w:rPr>
          <w:szCs w:val="20"/>
        </w:rPr>
        <w:instrText xml:space="preserve"> </w:instrText>
      </w:r>
      <w:r w:rsidRPr="00982E91">
        <w:rPr>
          <w:szCs w:val="20"/>
        </w:rPr>
        <w:fldChar w:fldCharType="end"/>
      </w:r>
      <w:ins w:id="450" w:author="huawei" w:date="2018-08-10T11:06:00Z">
        <w:r w:rsidRPr="00982E91">
          <w:rPr>
            <w:szCs w:val="20"/>
          </w:rPr>
          <w:t xml:space="preserve"> </w:t>
        </w:r>
      </w:ins>
      <w:r w:rsidRPr="00982E91">
        <w:rPr>
          <w:szCs w:val="20"/>
        </w:rPr>
        <w:t xml:space="preserve">is the </w:t>
      </w:r>
      <w:ins w:id="451" w:author="huawei" w:date="2018-08-10T11:07:00Z">
        <w:r w:rsidRPr="00982E91">
          <w:rPr>
            <w:szCs w:val="20"/>
          </w:rPr>
          <w:t>(</w:t>
        </w:r>
        <w:r w:rsidRPr="00982E91">
          <w:rPr>
            <w:i/>
            <w:szCs w:val="20"/>
          </w:rPr>
          <w:t>m</w:t>
        </w:r>
        <w:r w:rsidRPr="00982E91">
          <w:rPr>
            <w:szCs w:val="20"/>
          </w:rPr>
          <w:t>+1)</w:t>
        </w:r>
      </w:ins>
      <w:del w:id="452" w:author="huawei" w:date="2018-08-10T11:07:00Z">
        <w:r w:rsidRPr="00982E91" w:rsidDel="00B10EB0">
          <w:rPr>
            <w:i/>
            <w:szCs w:val="20"/>
          </w:rPr>
          <w:delText>i</w:delText>
        </w:r>
      </w:del>
      <w:r w:rsidRPr="00982E91">
        <w:rPr>
          <w:szCs w:val="20"/>
        </w:rPr>
        <w:t xml:space="preserve">th </w:t>
      </w:r>
      <w:ins w:id="453" w:author="huawei" w:date="2018-08-10T11:07:00Z">
        <w:r w:rsidRPr="00982E91">
          <w:rPr>
            <w:szCs w:val="20"/>
          </w:rPr>
          <w:t>entry</w:t>
        </w:r>
        <w:r w:rsidRPr="00982E91" w:rsidDel="00B10EB0">
          <w:rPr>
            <w:szCs w:val="20"/>
          </w:rPr>
          <w:t xml:space="preserve"> </w:t>
        </w:r>
      </w:ins>
      <w:del w:id="454" w:author="huawei" w:date="2018-08-10T11:07:00Z">
        <w:r w:rsidRPr="00982E91" w:rsidDel="00B10EB0">
          <w:rPr>
            <w:szCs w:val="20"/>
          </w:rPr>
          <w:delText>codepoint</w:delText>
        </w:r>
        <w:r w:rsidRPr="00982E91" w:rsidDel="00B10EB0">
          <w:rPr>
            <w:strike/>
            <w:szCs w:val="20"/>
          </w:rPr>
          <w:delText xml:space="preserve"> </w:delText>
        </w:r>
      </w:del>
      <w:r w:rsidRPr="00982E91">
        <w:rPr>
          <w:szCs w:val="20"/>
        </w:rPr>
        <w:t xml:space="preserve">of </w:t>
      </w:r>
      <w:r w:rsidR="001B7BF2">
        <w:rPr>
          <w:rFonts w:eastAsia="Malgun Gothic"/>
          <w:position w:val="-14"/>
          <w:szCs w:val="20"/>
        </w:rPr>
        <w:pict w14:anchorId="2C309E80">
          <v:shape id="_x0000_i1139" type="#_x0000_t75" style="width:12.8pt;height:18.4pt">
            <v:imagedata r:id="rId899" o:title=""/>
          </v:shape>
        </w:pict>
      </w:r>
      <w:r w:rsidRPr="00982E91">
        <w:rPr>
          <w:szCs w:val="20"/>
        </w:rPr>
        <w:t>.</w:t>
      </w:r>
    </w:p>
    <w:p w14:paraId="1F13C933" w14:textId="77777777" w:rsidR="003855EE" w:rsidRPr="00982E91" w:rsidRDefault="003855EE" w:rsidP="003855EE">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351DD604" w14:textId="77777777" w:rsidR="00982E91" w:rsidRPr="00982E91" w:rsidRDefault="00982E91" w:rsidP="00982E91">
      <w:pPr>
        <w:ind w:left="720" w:hanging="720"/>
        <w:rPr>
          <w:szCs w:val="20"/>
          <w:lang w:eastAsia="x-none"/>
        </w:rPr>
      </w:pPr>
    </w:p>
    <w:p w14:paraId="52A05C9F" w14:textId="77777777" w:rsidR="00982E91" w:rsidRPr="00F95C81" w:rsidRDefault="00982E91" w:rsidP="00982E91">
      <w:pPr>
        <w:ind w:left="720" w:hanging="720"/>
        <w:rPr>
          <w:szCs w:val="20"/>
          <w:highlight w:val="green"/>
          <w:lang w:eastAsia="x-none"/>
        </w:rPr>
      </w:pPr>
      <w:r w:rsidRPr="00F95C81">
        <w:rPr>
          <w:szCs w:val="20"/>
          <w:highlight w:val="green"/>
          <w:lang w:eastAsia="x-none"/>
        </w:rPr>
        <w:t xml:space="preserve">Agreement </w:t>
      </w:r>
    </w:p>
    <w:p w14:paraId="6B8833C2" w14:textId="5035C45A" w:rsidR="003855EE" w:rsidRPr="00982E91" w:rsidRDefault="003855EE" w:rsidP="003855EE">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sidRPr="00982E91">
        <w:rPr>
          <w:szCs w:val="20"/>
          <w:lang w:eastAsia="zh-TW"/>
        </w:rPr>
        <w:t>Section 6.3.1.1.2 of 38.212</w:t>
      </w:r>
      <w:r w:rsidRPr="00982E91">
        <w:rPr>
          <w:rFonts w:ascii="Times New Roman" w:hAnsi="Times New Roman" w:hint="eastAsia"/>
          <w:szCs w:val="20"/>
        </w:rPr>
        <w:t>-----------------</w:t>
      </w:r>
      <w:r>
        <w:rPr>
          <w:rFonts w:ascii="Times New Roman" w:hAnsi="Times New Roman" w:hint="eastAsia"/>
          <w:szCs w:val="20"/>
        </w:rPr>
        <w:t>------</w:t>
      </w:r>
    </w:p>
    <w:p w14:paraId="4FDF474A" w14:textId="77777777" w:rsidR="00982E91" w:rsidRPr="00982E91" w:rsidRDefault="00982E91" w:rsidP="00982E91">
      <w:pPr>
        <w:rPr>
          <w:rFonts w:eastAsia="SimSun"/>
          <w:szCs w:val="20"/>
        </w:rPr>
      </w:pPr>
      <w:r w:rsidRPr="00982E91">
        <w:rPr>
          <w:rFonts w:eastAsia="SimSun"/>
          <w:szCs w:val="20"/>
        </w:rPr>
        <w:t>6.3.1.1.2</w:t>
      </w:r>
      <w:r w:rsidRPr="00982E91">
        <w:rPr>
          <w:rFonts w:eastAsia="SimSun"/>
          <w:szCs w:val="20"/>
        </w:rPr>
        <w:tab/>
        <w:t>CSI only</w:t>
      </w:r>
    </w:p>
    <w:p w14:paraId="43BECF81" w14:textId="77777777" w:rsidR="00982E91" w:rsidRPr="00982E91" w:rsidRDefault="00982E91" w:rsidP="00982E91">
      <w:pPr>
        <w:ind w:left="720" w:hanging="720"/>
        <w:jc w:val="center"/>
        <w:rPr>
          <w:color w:val="C00000"/>
          <w:szCs w:val="20"/>
          <w:lang w:eastAsia="zh-TW"/>
        </w:rPr>
      </w:pPr>
      <w:r w:rsidRPr="00982E91">
        <w:rPr>
          <w:color w:val="C00000"/>
          <w:szCs w:val="20"/>
          <w:lang w:eastAsia="zh-TW"/>
        </w:rPr>
        <w:t>&lt; Unchanged part omitted &gt;</w:t>
      </w:r>
    </w:p>
    <w:p w14:paraId="40DF1F0A" w14:textId="77777777" w:rsidR="00FD2688" w:rsidRPr="00FD2688" w:rsidRDefault="00FD2688" w:rsidP="00FD2688">
      <w:pPr>
        <w:keepNext/>
        <w:keepLines/>
        <w:overflowPunct w:val="0"/>
        <w:autoSpaceDE w:val="0"/>
        <w:autoSpaceDN w:val="0"/>
        <w:adjustRightInd w:val="0"/>
        <w:jc w:val="center"/>
        <w:textAlignment w:val="baseline"/>
        <w:rPr>
          <w:rFonts w:ascii="Arial" w:eastAsia="Times New Roman" w:hAnsi="Arial"/>
          <w:b/>
          <w:szCs w:val="20"/>
          <w:lang w:eastAsia="zh-CN"/>
        </w:rPr>
      </w:pPr>
      <w:r w:rsidRPr="00FD2688">
        <w:rPr>
          <w:rFonts w:ascii="Arial" w:eastAsia="Times New Roman" w:hAnsi="Arial"/>
          <w:b/>
          <w:szCs w:val="20"/>
          <w:lang w:eastAsia="en-GB"/>
        </w:rPr>
        <w:t xml:space="preserve">Table </w:t>
      </w:r>
      <w:r w:rsidRPr="00FD2688">
        <w:rPr>
          <w:rFonts w:ascii="Arial" w:eastAsia="Times New Roman" w:hAnsi="Arial" w:hint="eastAsia"/>
          <w:b/>
          <w:szCs w:val="20"/>
          <w:lang w:eastAsia="zh-CN"/>
        </w:rPr>
        <w:t>6.3.1.1.2-7</w:t>
      </w:r>
      <w:r w:rsidRPr="00FD2688">
        <w:rPr>
          <w:rFonts w:ascii="Arial" w:eastAsia="Times New Roman" w:hAnsi="Arial"/>
          <w:b/>
          <w:szCs w:val="20"/>
          <w:lang w:eastAsia="en-GB"/>
        </w:rPr>
        <w:t>:</w:t>
      </w:r>
      <w:r w:rsidRPr="00FD2688">
        <w:rPr>
          <w:rFonts w:ascii="Arial" w:eastAsia="Times New Roman" w:hAnsi="Arial" w:hint="eastAsia"/>
          <w:b/>
          <w:szCs w:val="20"/>
          <w:lang w:eastAsia="zh-CN"/>
        </w:rPr>
        <w:t xml:space="preserve"> Ma</w:t>
      </w:r>
      <w:r w:rsidRPr="00FD2688">
        <w:rPr>
          <w:rFonts w:ascii="Arial" w:eastAsia="Times New Roman" w:hAnsi="Arial"/>
          <w:b/>
          <w:szCs w:val="20"/>
          <w:lang w:eastAsia="zh-CN"/>
        </w:rPr>
        <w:t xml:space="preserve">pping </w:t>
      </w:r>
      <w:r w:rsidRPr="00FD2688">
        <w:rPr>
          <w:rFonts w:ascii="Arial" w:eastAsia="Times New Roman" w:hAnsi="Arial" w:hint="eastAsia"/>
          <w:b/>
          <w:szCs w:val="20"/>
          <w:lang w:eastAsia="zh-CN"/>
        </w:rPr>
        <w:t xml:space="preserve">order of CSI fields of one CSI report, </w:t>
      </w:r>
      <w:r w:rsidRPr="00FD2688">
        <w:rPr>
          <w:rFonts w:ascii="Arial" w:eastAsia="Times New Roman" w:hAnsi="Arial"/>
          <w:b/>
          <w:i/>
          <w:szCs w:val="20"/>
          <w:lang w:val="en-US" w:eastAsia="zh-CN"/>
        </w:rPr>
        <w:t>pmi-FormatIndicator</w:t>
      </w:r>
      <w:r w:rsidRPr="00FD2688">
        <w:rPr>
          <w:rFonts w:ascii="Arial" w:eastAsia="Times New Roman" w:hAnsi="Arial" w:hint="eastAsia"/>
          <w:b/>
          <w:i/>
          <w:szCs w:val="20"/>
          <w:lang w:val="en-US" w:eastAsia="zh-CN"/>
        </w:rPr>
        <w:t>=</w:t>
      </w:r>
      <w:r w:rsidRPr="00FD2688">
        <w:rPr>
          <w:rFonts w:ascii="Arial" w:eastAsia="Times New Roman" w:hAnsi="Arial"/>
          <w:b/>
          <w:i/>
          <w:szCs w:val="20"/>
          <w:lang w:val="en-US" w:eastAsia="zh-CN"/>
        </w:rPr>
        <w:t>w</w:t>
      </w:r>
      <w:r w:rsidRPr="00FD2688">
        <w:rPr>
          <w:rFonts w:ascii="Arial" w:eastAsia="Times New Roman" w:hAnsi="Arial" w:hint="eastAsia"/>
          <w:b/>
          <w:i/>
          <w:szCs w:val="20"/>
          <w:lang w:val="en-US" w:eastAsia="zh-CN"/>
        </w:rPr>
        <w:t>i</w:t>
      </w:r>
      <w:r w:rsidRPr="00FD2688">
        <w:rPr>
          <w:rFonts w:ascii="Arial" w:eastAsia="Times New Roman" w:hAnsi="Arial"/>
          <w:b/>
          <w:i/>
          <w:szCs w:val="20"/>
          <w:lang w:val="en-US" w:eastAsia="zh-CN"/>
        </w:rPr>
        <w:t>debandPMI</w:t>
      </w:r>
      <w:r w:rsidRPr="00FD2688">
        <w:rPr>
          <w:rFonts w:ascii="Arial" w:eastAsia="Times New Roman" w:hAnsi="Arial" w:hint="eastAsia"/>
          <w:b/>
          <w:szCs w:val="20"/>
          <w:lang w:val="en-US" w:eastAsia="zh-CN"/>
        </w:rPr>
        <w:t xml:space="preserve"> and </w:t>
      </w:r>
      <w:r w:rsidRPr="00FD2688">
        <w:rPr>
          <w:rFonts w:ascii="Arial" w:eastAsia="Times New Roman" w:hAnsi="Arial"/>
          <w:b/>
          <w:i/>
          <w:szCs w:val="20"/>
          <w:lang w:val="en-US" w:eastAsia="zh-CN"/>
        </w:rPr>
        <w:t>cqi-FormatIndicator</w:t>
      </w:r>
      <w:r w:rsidRPr="00FD2688">
        <w:rPr>
          <w:rFonts w:ascii="Arial" w:eastAsia="Times New Roman" w:hAnsi="Arial" w:hint="eastAsia"/>
          <w:b/>
          <w:i/>
          <w:szCs w:val="20"/>
          <w:lang w:val="en-US" w:eastAsia="zh-CN"/>
        </w:rPr>
        <w:t>=</w:t>
      </w:r>
      <w:r w:rsidRPr="00FD2688">
        <w:rPr>
          <w:rFonts w:ascii="Arial" w:eastAsia="Times New Roman" w:hAnsi="Arial"/>
          <w:b/>
          <w:i/>
          <w:szCs w:val="20"/>
          <w:lang w:val="en-US" w:eastAsia="zh-CN"/>
        </w:rPr>
        <w:t>w</w:t>
      </w:r>
      <w:r w:rsidRPr="00FD2688">
        <w:rPr>
          <w:rFonts w:ascii="Arial" w:eastAsia="Times New Roman" w:hAnsi="Arial" w:hint="eastAsia"/>
          <w:b/>
          <w:i/>
          <w:szCs w:val="20"/>
          <w:lang w:val="en-US" w:eastAsia="zh-CN"/>
        </w:rPr>
        <w:t>i</w:t>
      </w:r>
      <w:r w:rsidRPr="00FD2688">
        <w:rPr>
          <w:rFonts w:ascii="Arial" w:eastAsia="Times New Roman" w:hAnsi="Arial"/>
          <w:b/>
          <w:i/>
          <w:szCs w:val="20"/>
          <w:lang w:val="en-US" w:eastAsia="zh-CN"/>
        </w:rPr>
        <w:t>debandCQI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64"/>
        <w:gridCol w:w="7719"/>
      </w:tblGrid>
      <w:tr w:rsidR="00FD2688" w:rsidRPr="00FD2688" w14:paraId="5AA57E16" w14:textId="77777777" w:rsidTr="00286911">
        <w:trPr>
          <w:trHeight w:val="641"/>
          <w:jc w:val="center"/>
        </w:trPr>
        <w:tc>
          <w:tcPr>
            <w:tcW w:w="1764" w:type="dxa"/>
            <w:shd w:val="clear" w:color="auto" w:fill="E0E0E0"/>
            <w:vAlign w:val="center"/>
          </w:tcPr>
          <w:p w14:paraId="4AB68DEF" w14:textId="77777777" w:rsidR="00FD2688" w:rsidRPr="00FD2688" w:rsidRDefault="00FD2688" w:rsidP="00FD2688">
            <w:pPr>
              <w:keepNext/>
              <w:keepLines/>
              <w:overflowPunct w:val="0"/>
              <w:autoSpaceDE w:val="0"/>
              <w:autoSpaceDN w:val="0"/>
              <w:adjustRightInd w:val="0"/>
              <w:jc w:val="center"/>
              <w:textAlignment w:val="baseline"/>
              <w:rPr>
                <w:rFonts w:ascii="Arial" w:eastAsia="Times New Roman" w:hAnsi="Arial"/>
                <w:b/>
                <w:szCs w:val="20"/>
                <w:lang w:eastAsia="zh-CN"/>
              </w:rPr>
            </w:pPr>
            <w:r w:rsidRPr="00FD2688">
              <w:rPr>
                <w:rFonts w:ascii="Arial" w:eastAsia="Times New Roman" w:hAnsi="Arial" w:hint="eastAsia"/>
                <w:b/>
                <w:szCs w:val="20"/>
                <w:lang w:eastAsia="zh-CN"/>
              </w:rPr>
              <w:t>CSI report number</w:t>
            </w:r>
          </w:p>
        </w:tc>
        <w:tc>
          <w:tcPr>
            <w:tcW w:w="7719" w:type="dxa"/>
            <w:shd w:val="clear" w:color="auto" w:fill="E0E0E0"/>
            <w:vAlign w:val="center"/>
          </w:tcPr>
          <w:p w14:paraId="586FF8B8" w14:textId="77777777" w:rsidR="00FD2688" w:rsidRPr="00FD2688" w:rsidRDefault="00FD2688" w:rsidP="00FD2688">
            <w:pPr>
              <w:keepNext/>
              <w:keepLines/>
              <w:overflowPunct w:val="0"/>
              <w:autoSpaceDE w:val="0"/>
              <w:autoSpaceDN w:val="0"/>
              <w:adjustRightInd w:val="0"/>
              <w:jc w:val="center"/>
              <w:textAlignment w:val="baseline"/>
              <w:rPr>
                <w:rFonts w:ascii="Arial" w:eastAsia="Times New Roman" w:hAnsi="Arial"/>
                <w:b/>
                <w:szCs w:val="20"/>
                <w:lang w:eastAsia="zh-CN"/>
              </w:rPr>
            </w:pPr>
            <w:r w:rsidRPr="00FD2688">
              <w:rPr>
                <w:rFonts w:ascii="Arial" w:eastAsia="Times New Roman" w:hAnsi="Arial" w:hint="eastAsia"/>
                <w:b/>
                <w:szCs w:val="20"/>
                <w:lang w:eastAsia="zh-CN"/>
              </w:rPr>
              <w:t>CSI fields</w:t>
            </w:r>
          </w:p>
        </w:tc>
      </w:tr>
      <w:tr w:rsidR="00FD2688" w:rsidRPr="00FD2688" w14:paraId="5912F92C" w14:textId="77777777" w:rsidTr="00286911">
        <w:trPr>
          <w:jc w:val="center"/>
        </w:trPr>
        <w:tc>
          <w:tcPr>
            <w:tcW w:w="1764" w:type="dxa"/>
            <w:vMerge w:val="restart"/>
            <w:vAlign w:val="center"/>
          </w:tcPr>
          <w:p w14:paraId="19E30AA1" w14:textId="77777777" w:rsidR="00FD2688" w:rsidRPr="00FD2688" w:rsidRDefault="00FD2688" w:rsidP="00FD2688">
            <w:pPr>
              <w:keepLines/>
              <w:jc w:val="center"/>
              <w:rPr>
                <w:rFonts w:ascii="Times New Roman" w:eastAsia="SimSun" w:hAnsi="Times New Roman"/>
                <w:szCs w:val="20"/>
                <w:lang w:eastAsia="zh-CN"/>
              </w:rPr>
            </w:pPr>
            <w:r w:rsidRPr="00FD2688">
              <w:rPr>
                <w:rFonts w:ascii="Times New Roman" w:eastAsia="SimSun" w:hAnsi="Times New Roman" w:hint="eastAsia"/>
                <w:szCs w:val="20"/>
                <w:lang w:eastAsia="zh-CN"/>
              </w:rPr>
              <w:t>CSI report #n</w:t>
            </w:r>
          </w:p>
        </w:tc>
        <w:tc>
          <w:tcPr>
            <w:tcW w:w="7719" w:type="dxa"/>
            <w:vAlign w:val="center"/>
          </w:tcPr>
          <w:p w14:paraId="361B86E6" w14:textId="77777777" w:rsidR="00FD2688" w:rsidRPr="00FD2688" w:rsidRDefault="00FD2688" w:rsidP="00FD2688">
            <w:pPr>
              <w:keepLines/>
              <w:jc w:val="center"/>
              <w:rPr>
                <w:rFonts w:ascii="Times New Roman" w:eastAsia="SimSun" w:hAnsi="Times New Roman"/>
                <w:szCs w:val="20"/>
                <w:lang w:eastAsia="zh-CN"/>
              </w:rPr>
            </w:pPr>
            <w:r w:rsidRPr="00FD2688">
              <w:rPr>
                <w:rFonts w:ascii="Times New Roman" w:eastAsia="SimSun" w:hAnsi="Times New Roman" w:hint="eastAsia"/>
                <w:szCs w:val="20"/>
                <w:lang w:eastAsia="zh-CN"/>
              </w:rPr>
              <w:t>CRI as in Tables 6.3.1.1.2-3/4, if reported</w:t>
            </w:r>
          </w:p>
        </w:tc>
      </w:tr>
      <w:tr w:rsidR="00FD2688" w:rsidRPr="00FD2688" w14:paraId="15941FBF" w14:textId="77777777" w:rsidTr="00286911">
        <w:trPr>
          <w:jc w:val="center"/>
        </w:trPr>
        <w:tc>
          <w:tcPr>
            <w:tcW w:w="1764" w:type="dxa"/>
            <w:vMerge/>
            <w:vAlign w:val="center"/>
          </w:tcPr>
          <w:p w14:paraId="47EE0219" w14:textId="77777777" w:rsidR="00FD2688" w:rsidRPr="00FD2688" w:rsidRDefault="00FD2688" w:rsidP="00FD2688">
            <w:pPr>
              <w:keepLines/>
              <w:numPr>
                <w:ilvl w:val="0"/>
                <w:numId w:val="299"/>
              </w:numPr>
              <w:ind w:left="0" w:firstLine="0"/>
              <w:jc w:val="center"/>
              <w:rPr>
                <w:rFonts w:ascii="Times New Roman" w:eastAsia="SimSun" w:hAnsi="Times New Roman"/>
                <w:szCs w:val="20"/>
                <w:lang w:eastAsia="zh-CN"/>
              </w:rPr>
            </w:pPr>
          </w:p>
        </w:tc>
        <w:tc>
          <w:tcPr>
            <w:tcW w:w="7719" w:type="dxa"/>
            <w:vAlign w:val="center"/>
          </w:tcPr>
          <w:p w14:paraId="10D34F41" w14:textId="77777777" w:rsidR="00FD2688" w:rsidRPr="00FD2688" w:rsidRDefault="00FD2688" w:rsidP="00FD2688">
            <w:pPr>
              <w:keepLines/>
              <w:jc w:val="center"/>
              <w:rPr>
                <w:rFonts w:ascii="Times New Roman" w:eastAsia="SimSun" w:hAnsi="Times New Roman"/>
                <w:szCs w:val="20"/>
                <w:lang w:eastAsia="zh-CN"/>
              </w:rPr>
            </w:pPr>
            <w:r w:rsidRPr="00FD2688">
              <w:rPr>
                <w:rFonts w:ascii="Times New Roman" w:eastAsia="SimSun" w:hAnsi="Times New Roman" w:hint="eastAsia"/>
                <w:szCs w:val="20"/>
                <w:lang w:eastAsia="zh-CN"/>
              </w:rPr>
              <w:t>Rank Indicator as in Tables 6.3.1.1.2-3/4, if reported</w:t>
            </w:r>
          </w:p>
        </w:tc>
      </w:tr>
      <w:tr w:rsidR="00FD2688" w:rsidRPr="00FD2688" w14:paraId="11EEBC5E" w14:textId="77777777" w:rsidTr="00286911">
        <w:trPr>
          <w:jc w:val="center"/>
        </w:trPr>
        <w:tc>
          <w:tcPr>
            <w:tcW w:w="1764" w:type="dxa"/>
            <w:vMerge/>
            <w:vAlign w:val="center"/>
          </w:tcPr>
          <w:p w14:paraId="6E929F87" w14:textId="77777777" w:rsidR="00FD2688" w:rsidRPr="00FD2688" w:rsidRDefault="00FD2688" w:rsidP="00FD2688">
            <w:pPr>
              <w:keepLines/>
              <w:numPr>
                <w:ilvl w:val="0"/>
                <w:numId w:val="299"/>
              </w:numPr>
              <w:ind w:left="0" w:firstLine="0"/>
              <w:jc w:val="center"/>
              <w:rPr>
                <w:rFonts w:ascii="Times New Roman" w:eastAsia="SimSun" w:hAnsi="Times New Roman"/>
                <w:szCs w:val="20"/>
                <w:lang w:eastAsia="zh-CN"/>
              </w:rPr>
            </w:pPr>
          </w:p>
        </w:tc>
        <w:tc>
          <w:tcPr>
            <w:tcW w:w="7719" w:type="dxa"/>
            <w:vAlign w:val="center"/>
          </w:tcPr>
          <w:p w14:paraId="09FEE047" w14:textId="77777777" w:rsidR="00FD2688" w:rsidRPr="00FD2688" w:rsidRDefault="00FD2688" w:rsidP="00FD2688">
            <w:pPr>
              <w:keepLines/>
              <w:jc w:val="center"/>
              <w:rPr>
                <w:rFonts w:ascii="Times New Roman" w:eastAsia="SimSun" w:hAnsi="Times New Roman"/>
                <w:szCs w:val="20"/>
                <w:lang w:eastAsia="zh-CN"/>
              </w:rPr>
            </w:pPr>
            <w:r w:rsidRPr="00FD2688">
              <w:rPr>
                <w:rFonts w:ascii="Times New Roman" w:eastAsia="SimSun" w:hAnsi="Times New Roman" w:hint="eastAsia"/>
                <w:szCs w:val="20"/>
                <w:lang w:eastAsia="zh-CN"/>
              </w:rPr>
              <w:t>Layer Indicator as in Tables 6.3.1.1.2-3/4, if reported</w:t>
            </w:r>
          </w:p>
        </w:tc>
      </w:tr>
      <w:tr w:rsidR="00FD2688" w:rsidRPr="00FD2688" w14:paraId="592905BC" w14:textId="77777777" w:rsidTr="00286911">
        <w:trPr>
          <w:jc w:val="center"/>
        </w:trPr>
        <w:tc>
          <w:tcPr>
            <w:tcW w:w="1764" w:type="dxa"/>
            <w:vMerge/>
            <w:vAlign w:val="center"/>
          </w:tcPr>
          <w:p w14:paraId="0EBD1AF3" w14:textId="77777777" w:rsidR="00FD2688" w:rsidRPr="00FD2688" w:rsidRDefault="00FD2688" w:rsidP="00FD2688">
            <w:pPr>
              <w:keepLines/>
              <w:numPr>
                <w:ilvl w:val="0"/>
                <w:numId w:val="299"/>
              </w:numPr>
              <w:ind w:left="0" w:firstLine="0"/>
              <w:jc w:val="center"/>
              <w:rPr>
                <w:rFonts w:ascii="Times New Roman" w:eastAsia="SimSun" w:hAnsi="Times New Roman"/>
                <w:szCs w:val="20"/>
                <w:lang w:eastAsia="zh-CN"/>
              </w:rPr>
            </w:pPr>
          </w:p>
        </w:tc>
        <w:tc>
          <w:tcPr>
            <w:tcW w:w="7719" w:type="dxa"/>
            <w:vAlign w:val="center"/>
          </w:tcPr>
          <w:p w14:paraId="07BF839E" w14:textId="77777777" w:rsidR="00FD2688" w:rsidRPr="00FD2688" w:rsidRDefault="00FD2688" w:rsidP="00FD2688">
            <w:pPr>
              <w:keepLines/>
              <w:jc w:val="center"/>
              <w:rPr>
                <w:rFonts w:ascii="Times New Roman" w:eastAsia="SimSun" w:hAnsi="Times New Roman"/>
                <w:szCs w:val="20"/>
                <w:lang w:eastAsia="zh-CN"/>
              </w:rPr>
            </w:pPr>
            <w:r w:rsidRPr="00FD2688">
              <w:rPr>
                <w:rFonts w:ascii="Times New Roman" w:eastAsia="SimSun" w:hAnsi="Times New Roman" w:hint="eastAsia"/>
                <w:szCs w:val="20"/>
                <w:lang w:eastAsia="zh-CN"/>
              </w:rPr>
              <w:t xml:space="preserve">Zero </w:t>
            </w:r>
            <w:r w:rsidRPr="00FD2688">
              <w:rPr>
                <w:rFonts w:ascii="Times New Roman" w:eastAsia="SimSun" w:hAnsi="Times New Roman"/>
                <w:szCs w:val="20"/>
                <w:lang w:eastAsia="zh-CN"/>
              </w:rPr>
              <w:t>p</w:t>
            </w:r>
            <w:r w:rsidRPr="00FD2688">
              <w:rPr>
                <w:rFonts w:ascii="Times New Roman" w:eastAsia="SimSun" w:hAnsi="Times New Roman" w:hint="eastAsia"/>
                <w:szCs w:val="20"/>
                <w:lang w:eastAsia="zh-CN"/>
              </w:rPr>
              <w:t xml:space="preserve">adding bits </w:t>
            </w:r>
            <w:r w:rsidR="001B7BF2">
              <w:rPr>
                <w:rFonts w:ascii="Times New Roman" w:eastAsia="SimSun" w:hAnsi="Times New Roman"/>
                <w:position w:val="-10"/>
                <w:szCs w:val="20"/>
                <w:lang w:eastAsia="zh-CN"/>
              </w:rPr>
              <w:pict w14:anchorId="2E701B62">
                <v:shape id="_x0000_i1140" type="#_x0000_t75" style="width:16pt;height:16.8pt">
                  <v:imagedata r:id="rId900" o:title=""/>
                </v:shape>
              </w:pict>
            </w:r>
            <w:r w:rsidRPr="00FD2688">
              <w:rPr>
                <w:rFonts w:ascii="Times New Roman" w:eastAsia="SimSun" w:hAnsi="Times New Roman" w:hint="eastAsia"/>
                <w:szCs w:val="20"/>
                <w:lang w:eastAsia="zh-CN"/>
              </w:rPr>
              <w:t>, if needed</w:t>
            </w:r>
          </w:p>
        </w:tc>
      </w:tr>
      <w:tr w:rsidR="00FD2688" w:rsidRPr="00FD2688" w14:paraId="4567087D" w14:textId="77777777" w:rsidTr="00286911">
        <w:trPr>
          <w:jc w:val="center"/>
        </w:trPr>
        <w:tc>
          <w:tcPr>
            <w:tcW w:w="1764" w:type="dxa"/>
            <w:vMerge/>
            <w:vAlign w:val="center"/>
          </w:tcPr>
          <w:p w14:paraId="15CDE620" w14:textId="77777777" w:rsidR="00FD2688" w:rsidRPr="00FD2688" w:rsidRDefault="00FD2688" w:rsidP="00FD2688">
            <w:pPr>
              <w:keepLines/>
              <w:numPr>
                <w:ilvl w:val="0"/>
                <w:numId w:val="299"/>
              </w:numPr>
              <w:ind w:left="0" w:firstLine="0"/>
              <w:jc w:val="center"/>
              <w:rPr>
                <w:rFonts w:ascii="Times New Roman" w:eastAsia="SimSun" w:hAnsi="Times New Roman"/>
                <w:szCs w:val="20"/>
                <w:lang w:eastAsia="zh-CN"/>
              </w:rPr>
            </w:pPr>
          </w:p>
        </w:tc>
        <w:tc>
          <w:tcPr>
            <w:tcW w:w="7719" w:type="dxa"/>
            <w:vAlign w:val="center"/>
          </w:tcPr>
          <w:p w14:paraId="17021186" w14:textId="77777777" w:rsidR="00FD2688" w:rsidRPr="00FD2688" w:rsidRDefault="00FD2688" w:rsidP="00FD2688">
            <w:pPr>
              <w:keepLines/>
              <w:jc w:val="center"/>
              <w:rPr>
                <w:rFonts w:ascii="Times New Roman" w:eastAsia="SimSun" w:hAnsi="Times New Roman"/>
                <w:szCs w:val="20"/>
                <w:lang w:eastAsia="zh-CN"/>
              </w:rPr>
            </w:pPr>
            <w:r w:rsidRPr="00FD2688">
              <w:rPr>
                <w:rFonts w:ascii="Times New Roman" w:eastAsia="SimSun" w:hAnsi="Times New Roman" w:hint="eastAsia"/>
                <w:szCs w:val="20"/>
                <w:lang w:eastAsia="zh-CN"/>
              </w:rPr>
              <w:t xml:space="preserve">PMI wideband information fields </w:t>
            </w:r>
            <w:r w:rsidR="001B7BF2">
              <w:rPr>
                <w:rFonts w:ascii="Times New Roman" w:eastAsia="SimSun" w:hAnsi="Times New Roman"/>
                <w:position w:val="-10"/>
                <w:szCs w:val="20"/>
                <w:lang w:eastAsia="zh-CN"/>
              </w:rPr>
              <w:pict w14:anchorId="1DD740D7">
                <v:shape id="_x0000_i1141" type="#_x0000_t75" style="width:16pt;height:16.8pt">
                  <v:imagedata r:id="rId901" o:title=""/>
                </v:shape>
              </w:pict>
            </w:r>
            <w:r w:rsidRPr="00FD2688">
              <w:rPr>
                <w:rFonts w:ascii="Times New Roman" w:eastAsia="SimSun" w:hAnsi="Times New Roman" w:hint="eastAsia"/>
                <w:szCs w:val="20"/>
                <w:lang w:eastAsia="zh-CN"/>
              </w:rPr>
              <w:t>, from left to right as in Tables 6.3.1.1.2-1/2, if reported</w:t>
            </w:r>
          </w:p>
        </w:tc>
      </w:tr>
      <w:tr w:rsidR="00FD2688" w:rsidRPr="00FD2688" w14:paraId="639819B1" w14:textId="77777777" w:rsidTr="00286911">
        <w:trPr>
          <w:jc w:val="center"/>
        </w:trPr>
        <w:tc>
          <w:tcPr>
            <w:tcW w:w="1764" w:type="dxa"/>
            <w:vMerge/>
            <w:vAlign w:val="center"/>
          </w:tcPr>
          <w:p w14:paraId="1CBD6FD7" w14:textId="77777777" w:rsidR="00FD2688" w:rsidRPr="00FD2688" w:rsidRDefault="00FD2688" w:rsidP="00FD2688">
            <w:pPr>
              <w:keepLines/>
              <w:numPr>
                <w:ilvl w:val="0"/>
                <w:numId w:val="299"/>
              </w:numPr>
              <w:ind w:left="0" w:firstLine="0"/>
              <w:jc w:val="center"/>
              <w:rPr>
                <w:rFonts w:ascii="Times New Roman" w:eastAsia="SimSun" w:hAnsi="Times New Roman"/>
                <w:szCs w:val="20"/>
                <w:lang w:eastAsia="zh-CN"/>
              </w:rPr>
            </w:pPr>
          </w:p>
        </w:tc>
        <w:tc>
          <w:tcPr>
            <w:tcW w:w="7719" w:type="dxa"/>
            <w:vAlign w:val="center"/>
          </w:tcPr>
          <w:p w14:paraId="2A784913" w14:textId="77777777" w:rsidR="00FD2688" w:rsidRPr="00FD2688" w:rsidRDefault="00FD2688" w:rsidP="00FD2688">
            <w:pPr>
              <w:keepLines/>
              <w:jc w:val="center"/>
              <w:rPr>
                <w:rFonts w:ascii="Times New Roman" w:eastAsia="SimSun" w:hAnsi="Times New Roman"/>
                <w:szCs w:val="20"/>
                <w:lang w:eastAsia="zh-CN"/>
              </w:rPr>
            </w:pPr>
            <w:r w:rsidRPr="00FD2688">
              <w:rPr>
                <w:rFonts w:ascii="Times New Roman" w:eastAsia="SimSun" w:hAnsi="Times New Roman" w:hint="eastAsia"/>
                <w:szCs w:val="20"/>
                <w:lang w:eastAsia="zh-CN"/>
              </w:rPr>
              <w:t xml:space="preserve">PMI wideband information fields </w:t>
            </w:r>
            <w:r w:rsidR="001B7BF2">
              <w:rPr>
                <w:rFonts w:ascii="Times New Roman" w:eastAsia="SimSun" w:hAnsi="Times New Roman"/>
                <w:position w:val="-10"/>
                <w:szCs w:val="20"/>
                <w:lang w:eastAsia="zh-CN"/>
              </w:rPr>
              <w:pict w14:anchorId="65DF4175">
                <v:shape id="_x0000_i1142" type="#_x0000_t75" style="width:16.8pt;height:16.8pt">
                  <v:imagedata r:id="rId902" o:title=""/>
                </v:shape>
              </w:pict>
            </w:r>
            <w:r w:rsidRPr="00FD2688">
              <w:rPr>
                <w:rFonts w:ascii="Times New Roman" w:eastAsia="SimSun" w:hAnsi="Times New Roman" w:hint="eastAsia"/>
                <w:szCs w:val="20"/>
                <w:lang w:eastAsia="zh-CN"/>
              </w:rPr>
              <w:t>, from left to right as in Tables 6.3.1.1.2-1/2</w:t>
            </w:r>
            <w:r w:rsidRPr="00FD2688">
              <w:rPr>
                <w:rFonts w:ascii="Times New Roman" w:eastAsia="SimSun" w:hAnsi="Times New Roman"/>
                <w:color w:val="C00000"/>
                <w:szCs w:val="20"/>
                <w:lang w:eastAsia="zh-CN"/>
              </w:rPr>
              <w:t xml:space="preserve"> or codebook index for 2 antenna ports according to Subclause 5.2.2.2.1 in [6, TS 38.214]</w:t>
            </w:r>
            <w:r w:rsidRPr="00FD2688">
              <w:rPr>
                <w:rFonts w:ascii="Times New Roman" w:eastAsia="SimSun" w:hAnsi="Times New Roman" w:hint="eastAsia"/>
                <w:szCs w:val="20"/>
                <w:lang w:eastAsia="zh-CN"/>
              </w:rPr>
              <w:t>, if reported</w:t>
            </w:r>
          </w:p>
        </w:tc>
      </w:tr>
      <w:tr w:rsidR="00FD2688" w:rsidRPr="00FD2688" w14:paraId="62C32100" w14:textId="77777777" w:rsidTr="00286911">
        <w:trPr>
          <w:jc w:val="center"/>
        </w:trPr>
        <w:tc>
          <w:tcPr>
            <w:tcW w:w="1764" w:type="dxa"/>
            <w:vMerge/>
            <w:vAlign w:val="center"/>
          </w:tcPr>
          <w:p w14:paraId="5D1E998E" w14:textId="77777777" w:rsidR="00FD2688" w:rsidRPr="00FD2688" w:rsidRDefault="00FD2688" w:rsidP="00FD2688">
            <w:pPr>
              <w:keepLines/>
              <w:numPr>
                <w:ilvl w:val="0"/>
                <w:numId w:val="299"/>
              </w:numPr>
              <w:ind w:left="0" w:firstLine="0"/>
              <w:jc w:val="center"/>
              <w:rPr>
                <w:rFonts w:ascii="Times New Roman" w:eastAsia="SimSun" w:hAnsi="Times New Roman"/>
                <w:szCs w:val="20"/>
                <w:lang w:eastAsia="zh-CN"/>
              </w:rPr>
            </w:pPr>
          </w:p>
        </w:tc>
        <w:tc>
          <w:tcPr>
            <w:tcW w:w="7719" w:type="dxa"/>
            <w:vAlign w:val="center"/>
          </w:tcPr>
          <w:p w14:paraId="79F5B8E5" w14:textId="77777777" w:rsidR="00FD2688" w:rsidRPr="00FD2688" w:rsidRDefault="00FD2688" w:rsidP="00FD2688">
            <w:pPr>
              <w:keepLines/>
              <w:jc w:val="center"/>
              <w:rPr>
                <w:rFonts w:ascii="Times New Roman" w:eastAsia="SimSun" w:hAnsi="Times New Roman"/>
                <w:szCs w:val="20"/>
                <w:lang w:eastAsia="zh-CN"/>
              </w:rPr>
            </w:pPr>
            <w:r w:rsidRPr="00FD2688">
              <w:rPr>
                <w:rFonts w:ascii="Times New Roman" w:eastAsia="SimSun" w:hAnsi="Times New Roman"/>
                <w:szCs w:val="20"/>
                <w:lang w:eastAsia="zh-CN"/>
              </w:rPr>
              <w:t>W</w:t>
            </w:r>
            <w:r w:rsidRPr="00FD2688">
              <w:rPr>
                <w:rFonts w:ascii="Times New Roman" w:eastAsia="SimSun" w:hAnsi="Times New Roman" w:hint="eastAsia"/>
                <w:szCs w:val="20"/>
                <w:lang w:eastAsia="zh-CN"/>
              </w:rPr>
              <w:t>ideband CQI as in Tables 6.3.1.1.2-3/4/5, if reported</w:t>
            </w:r>
            <w:r w:rsidRPr="00FD2688" w:rsidDel="004C5F48">
              <w:rPr>
                <w:rFonts w:ascii="Times New Roman" w:eastAsia="SimSun" w:hAnsi="Times New Roman" w:hint="eastAsia"/>
                <w:szCs w:val="20"/>
                <w:lang w:eastAsia="zh-CN"/>
              </w:rPr>
              <w:t xml:space="preserve"> </w:t>
            </w:r>
          </w:p>
        </w:tc>
      </w:tr>
    </w:tbl>
    <w:p w14:paraId="72D5E7EB" w14:textId="77777777" w:rsidR="00FD2688" w:rsidRPr="00FD2688" w:rsidRDefault="00FD2688" w:rsidP="00FD2688">
      <w:pPr>
        <w:ind w:left="720" w:hanging="720"/>
        <w:rPr>
          <w:szCs w:val="20"/>
        </w:rPr>
      </w:pPr>
    </w:p>
    <w:p w14:paraId="2AEE5C4E" w14:textId="77777777" w:rsidR="00FD2688" w:rsidRPr="00FD2688" w:rsidRDefault="00FD2688" w:rsidP="00FD2688">
      <w:pPr>
        <w:ind w:left="720" w:hanging="720"/>
        <w:jc w:val="center"/>
        <w:rPr>
          <w:color w:val="C00000"/>
          <w:szCs w:val="20"/>
          <w:lang w:eastAsia="zh-TW"/>
        </w:rPr>
      </w:pPr>
      <w:r w:rsidRPr="00FD2688">
        <w:rPr>
          <w:color w:val="C00000"/>
          <w:szCs w:val="20"/>
          <w:lang w:eastAsia="zh-TW"/>
        </w:rPr>
        <w:t>&lt; Unchanged part omitted &gt;</w:t>
      </w:r>
    </w:p>
    <w:p w14:paraId="1557DAFB" w14:textId="77777777" w:rsidR="00FD2688" w:rsidRPr="00FD2688" w:rsidRDefault="00FD2688" w:rsidP="00FD2688">
      <w:pPr>
        <w:ind w:left="720" w:hanging="720"/>
        <w:rPr>
          <w:szCs w:val="20"/>
        </w:rPr>
      </w:pPr>
    </w:p>
    <w:p w14:paraId="66787CF6" w14:textId="77777777" w:rsidR="00FD2688" w:rsidRPr="00FD2688" w:rsidRDefault="00FD2688" w:rsidP="00FD2688">
      <w:pPr>
        <w:keepNext/>
        <w:keepLines/>
        <w:overflowPunct w:val="0"/>
        <w:autoSpaceDE w:val="0"/>
        <w:autoSpaceDN w:val="0"/>
        <w:adjustRightInd w:val="0"/>
        <w:jc w:val="center"/>
        <w:textAlignment w:val="baseline"/>
        <w:rPr>
          <w:rFonts w:ascii="Arial" w:eastAsia="Times New Roman" w:hAnsi="Arial"/>
          <w:b/>
          <w:szCs w:val="20"/>
          <w:lang w:eastAsia="zh-CN"/>
        </w:rPr>
      </w:pPr>
      <w:r w:rsidRPr="00FD2688">
        <w:rPr>
          <w:rFonts w:ascii="Arial" w:eastAsia="Times New Roman" w:hAnsi="Arial"/>
          <w:b/>
          <w:szCs w:val="20"/>
          <w:lang w:eastAsia="en-GB"/>
        </w:rPr>
        <w:t xml:space="preserve">Table </w:t>
      </w:r>
      <w:r w:rsidRPr="00FD2688">
        <w:rPr>
          <w:rFonts w:ascii="Arial" w:eastAsia="Times New Roman" w:hAnsi="Arial" w:hint="eastAsia"/>
          <w:b/>
          <w:szCs w:val="20"/>
          <w:lang w:eastAsia="zh-CN"/>
        </w:rPr>
        <w:t>6.3.1.1.2-10</w:t>
      </w:r>
      <w:r w:rsidRPr="00FD2688">
        <w:rPr>
          <w:rFonts w:ascii="Arial" w:eastAsia="Times New Roman" w:hAnsi="Arial"/>
          <w:b/>
          <w:szCs w:val="20"/>
          <w:lang w:eastAsia="en-GB"/>
        </w:rPr>
        <w:t>:</w:t>
      </w:r>
      <w:r w:rsidRPr="00FD2688">
        <w:rPr>
          <w:rFonts w:ascii="Arial" w:eastAsia="Times New Roman" w:hAnsi="Arial" w:hint="eastAsia"/>
          <w:b/>
          <w:szCs w:val="20"/>
          <w:lang w:eastAsia="zh-CN"/>
        </w:rPr>
        <w:t xml:space="preserve"> Mapping order of CSI fields of one CSI report, CSI part 2 wideband, </w:t>
      </w:r>
      <w:r w:rsidRPr="00FD2688">
        <w:rPr>
          <w:rFonts w:ascii="Arial" w:eastAsia="Times New Roman" w:hAnsi="Arial"/>
          <w:b/>
          <w:i/>
          <w:szCs w:val="20"/>
          <w:lang w:val="en-US" w:eastAsia="zh-CN"/>
        </w:rPr>
        <w:t>pmi-FormatIndicator</w:t>
      </w:r>
      <w:r w:rsidRPr="00FD2688">
        <w:rPr>
          <w:rFonts w:ascii="Arial" w:eastAsia="Times New Roman" w:hAnsi="Arial" w:hint="eastAsia"/>
          <w:b/>
          <w:i/>
          <w:szCs w:val="20"/>
          <w:lang w:val="en-US" w:eastAsia="zh-CN"/>
        </w:rPr>
        <w:t>=</w:t>
      </w:r>
      <w:r w:rsidRPr="00FD2688">
        <w:rPr>
          <w:rFonts w:ascii="Arial" w:eastAsia="Times New Roman" w:hAnsi="Arial"/>
          <w:b/>
          <w:szCs w:val="20"/>
          <w:lang w:eastAsia="en-GB"/>
        </w:rPr>
        <w:t xml:space="preserve"> </w:t>
      </w:r>
      <w:r w:rsidRPr="00FD2688">
        <w:rPr>
          <w:rFonts w:ascii="Arial" w:eastAsia="Times New Roman" w:hAnsi="Arial"/>
          <w:b/>
          <w:i/>
          <w:szCs w:val="20"/>
          <w:lang w:val="en-US" w:eastAsia="zh-CN"/>
        </w:rPr>
        <w:t>subbandPMI</w:t>
      </w:r>
      <w:r w:rsidRPr="00FD2688">
        <w:rPr>
          <w:rFonts w:ascii="Arial" w:eastAsia="Times New Roman" w:hAnsi="Arial" w:hint="eastAsia"/>
          <w:b/>
          <w:szCs w:val="20"/>
          <w:lang w:val="en-US" w:eastAsia="zh-CN"/>
        </w:rPr>
        <w:t xml:space="preserve"> or </w:t>
      </w:r>
      <w:r w:rsidRPr="00FD2688">
        <w:rPr>
          <w:rFonts w:ascii="Arial" w:eastAsia="Times New Roman" w:hAnsi="Arial"/>
          <w:b/>
          <w:i/>
          <w:szCs w:val="20"/>
          <w:lang w:val="en-US" w:eastAsia="zh-CN"/>
        </w:rPr>
        <w:t>cqi-FormatIndicator</w:t>
      </w:r>
      <w:r w:rsidRPr="00FD2688">
        <w:rPr>
          <w:rFonts w:ascii="Arial" w:eastAsia="Times New Roman" w:hAnsi="Arial" w:hint="eastAsia"/>
          <w:b/>
          <w:i/>
          <w:szCs w:val="20"/>
          <w:lang w:val="en-US" w:eastAsia="zh-CN"/>
        </w:rPr>
        <w:t>=sub</w:t>
      </w:r>
      <w:r w:rsidRPr="00FD2688">
        <w:rPr>
          <w:rFonts w:ascii="Arial" w:eastAsia="Times New Roman" w:hAnsi="Arial"/>
          <w:b/>
          <w:i/>
          <w:szCs w:val="20"/>
          <w:lang w:val="en-US" w:eastAsia="zh-CN"/>
        </w:rPr>
        <w:t>bandCQI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0"/>
        <w:gridCol w:w="7719"/>
      </w:tblGrid>
      <w:tr w:rsidR="00FD2688" w:rsidRPr="00FD2688" w14:paraId="1F3F017E" w14:textId="77777777" w:rsidTr="00286911">
        <w:trPr>
          <w:trHeight w:val="641"/>
          <w:jc w:val="center"/>
        </w:trPr>
        <w:tc>
          <w:tcPr>
            <w:tcW w:w="1740" w:type="dxa"/>
            <w:shd w:val="clear" w:color="auto" w:fill="E0E0E0"/>
            <w:vAlign w:val="center"/>
          </w:tcPr>
          <w:p w14:paraId="375EE8E5" w14:textId="77777777" w:rsidR="00FD2688" w:rsidRPr="00FD2688" w:rsidRDefault="00FD2688" w:rsidP="00203271">
            <w:pPr>
              <w:keepNext/>
              <w:keepLines/>
              <w:overflowPunct w:val="0"/>
              <w:autoSpaceDE w:val="0"/>
              <w:autoSpaceDN w:val="0"/>
              <w:adjustRightInd w:val="0"/>
              <w:jc w:val="center"/>
              <w:textAlignment w:val="baseline"/>
              <w:rPr>
                <w:rFonts w:ascii="Arial" w:eastAsia="Times New Roman" w:hAnsi="Arial"/>
                <w:b/>
                <w:szCs w:val="20"/>
                <w:lang w:eastAsia="zh-CN"/>
              </w:rPr>
            </w:pPr>
            <w:r w:rsidRPr="00FD2688">
              <w:rPr>
                <w:rFonts w:ascii="Arial" w:eastAsia="Times New Roman" w:hAnsi="Arial" w:hint="eastAsia"/>
                <w:b/>
                <w:szCs w:val="20"/>
                <w:lang w:eastAsia="zh-CN"/>
              </w:rPr>
              <w:t>CSI report number</w:t>
            </w:r>
          </w:p>
        </w:tc>
        <w:tc>
          <w:tcPr>
            <w:tcW w:w="7719" w:type="dxa"/>
            <w:shd w:val="clear" w:color="auto" w:fill="E0E0E0"/>
            <w:vAlign w:val="center"/>
          </w:tcPr>
          <w:p w14:paraId="4F1978E0" w14:textId="77777777" w:rsidR="00FD2688" w:rsidRPr="00FD2688" w:rsidRDefault="00FD2688" w:rsidP="00203271">
            <w:pPr>
              <w:keepNext/>
              <w:keepLines/>
              <w:overflowPunct w:val="0"/>
              <w:autoSpaceDE w:val="0"/>
              <w:autoSpaceDN w:val="0"/>
              <w:adjustRightInd w:val="0"/>
              <w:jc w:val="center"/>
              <w:textAlignment w:val="baseline"/>
              <w:rPr>
                <w:rFonts w:ascii="Arial" w:eastAsia="Times New Roman" w:hAnsi="Arial"/>
                <w:b/>
                <w:szCs w:val="20"/>
                <w:lang w:eastAsia="zh-CN"/>
              </w:rPr>
            </w:pPr>
            <w:r w:rsidRPr="00FD2688">
              <w:rPr>
                <w:rFonts w:ascii="Arial" w:eastAsia="Times New Roman" w:hAnsi="Arial" w:hint="eastAsia"/>
                <w:b/>
                <w:szCs w:val="20"/>
                <w:lang w:eastAsia="zh-CN"/>
              </w:rPr>
              <w:t>CSI fields</w:t>
            </w:r>
          </w:p>
        </w:tc>
      </w:tr>
      <w:tr w:rsidR="00FD2688" w:rsidRPr="00FD2688" w14:paraId="0EFDB631" w14:textId="77777777" w:rsidTr="00286911">
        <w:trPr>
          <w:jc w:val="center"/>
        </w:trPr>
        <w:tc>
          <w:tcPr>
            <w:tcW w:w="1740" w:type="dxa"/>
            <w:vMerge w:val="restart"/>
            <w:vAlign w:val="center"/>
          </w:tcPr>
          <w:p w14:paraId="4F2909A0" w14:textId="77777777" w:rsidR="00FD2688" w:rsidRPr="00FD2688" w:rsidRDefault="00FD2688" w:rsidP="00203271">
            <w:pPr>
              <w:keepLines/>
              <w:jc w:val="center"/>
              <w:rPr>
                <w:rFonts w:ascii="Times New Roman" w:eastAsia="SimSun" w:hAnsi="Times New Roman"/>
                <w:szCs w:val="20"/>
                <w:lang w:eastAsia="zh-CN"/>
              </w:rPr>
            </w:pPr>
            <w:r w:rsidRPr="00FD2688">
              <w:rPr>
                <w:rFonts w:ascii="Times New Roman" w:eastAsia="SimSun" w:hAnsi="Times New Roman" w:hint="eastAsia"/>
                <w:szCs w:val="20"/>
                <w:lang w:eastAsia="zh-CN"/>
              </w:rPr>
              <w:t>CSI report #n</w:t>
            </w:r>
          </w:p>
          <w:p w14:paraId="74632A92" w14:textId="77777777" w:rsidR="00FD2688" w:rsidRPr="00FD2688" w:rsidRDefault="00FD2688" w:rsidP="00203271">
            <w:pPr>
              <w:keepLines/>
              <w:jc w:val="center"/>
              <w:rPr>
                <w:rFonts w:ascii="Times New Roman" w:eastAsia="SimSun" w:hAnsi="Times New Roman"/>
                <w:szCs w:val="20"/>
                <w:lang w:eastAsia="zh-CN"/>
              </w:rPr>
            </w:pPr>
            <w:r w:rsidRPr="00FD2688">
              <w:rPr>
                <w:rFonts w:ascii="Times New Roman" w:eastAsia="SimSun" w:hAnsi="Times New Roman" w:hint="eastAsia"/>
                <w:szCs w:val="20"/>
                <w:lang w:eastAsia="zh-CN"/>
              </w:rPr>
              <w:t>CSI part 2 wideband</w:t>
            </w:r>
          </w:p>
        </w:tc>
        <w:tc>
          <w:tcPr>
            <w:tcW w:w="7719" w:type="dxa"/>
            <w:vAlign w:val="center"/>
          </w:tcPr>
          <w:p w14:paraId="1B650F03" w14:textId="77777777" w:rsidR="00FD2688" w:rsidRPr="00FD2688" w:rsidRDefault="00FD2688" w:rsidP="00203271">
            <w:pPr>
              <w:keepLines/>
              <w:jc w:val="center"/>
              <w:rPr>
                <w:rFonts w:ascii="Times New Roman" w:eastAsia="SimSun" w:hAnsi="Times New Roman"/>
                <w:szCs w:val="20"/>
                <w:lang w:eastAsia="zh-CN"/>
              </w:rPr>
            </w:pPr>
            <w:r w:rsidRPr="00FD2688">
              <w:rPr>
                <w:rFonts w:ascii="Times New Roman" w:eastAsia="SimSun" w:hAnsi="Times New Roman"/>
                <w:szCs w:val="20"/>
                <w:lang w:eastAsia="zh-CN"/>
              </w:rPr>
              <w:t>W</w:t>
            </w:r>
            <w:r w:rsidRPr="00FD2688">
              <w:rPr>
                <w:rFonts w:ascii="Times New Roman" w:eastAsia="SimSun" w:hAnsi="Times New Roman" w:hint="eastAsia"/>
                <w:szCs w:val="20"/>
                <w:lang w:eastAsia="zh-CN"/>
              </w:rPr>
              <w:t>ideband CQI for the second TB as in Tables 6.3.1.1.2-3/4/5, if present and reported</w:t>
            </w:r>
          </w:p>
        </w:tc>
      </w:tr>
      <w:tr w:rsidR="00FD2688" w:rsidRPr="00FD2688" w14:paraId="0B7D30E4" w14:textId="77777777" w:rsidTr="00286911">
        <w:trPr>
          <w:jc w:val="center"/>
        </w:trPr>
        <w:tc>
          <w:tcPr>
            <w:tcW w:w="1740" w:type="dxa"/>
            <w:vMerge/>
            <w:vAlign w:val="center"/>
          </w:tcPr>
          <w:p w14:paraId="36432FF2" w14:textId="77777777" w:rsidR="00FD2688" w:rsidRPr="00FD2688" w:rsidRDefault="00FD2688" w:rsidP="00FD2688">
            <w:pPr>
              <w:keepLines/>
              <w:numPr>
                <w:ilvl w:val="0"/>
                <w:numId w:val="299"/>
              </w:numPr>
              <w:ind w:left="0" w:firstLine="0"/>
              <w:jc w:val="center"/>
              <w:rPr>
                <w:rFonts w:ascii="Times New Roman" w:eastAsia="SimSun" w:hAnsi="Times New Roman"/>
                <w:szCs w:val="20"/>
                <w:lang w:eastAsia="zh-CN"/>
              </w:rPr>
            </w:pPr>
          </w:p>
        </w:tc>
        <w:tc>
          <w:tcPr>
            <w:tcW w:w="7719" w:type="dxa"/>
            <w:vAlign w:val="center"/>
          </w:tcPr>
          <w:p w14:paraId="4A932EF4" w14:textId="77777777" w:rsidR="00FD2688" w:rsidRPr="00FD2688" w:rsidRDefault="00FD2688" w:rsidP="00203271">
            <w:pPr>
              <w:keepLines/>
              <w:jc w:val="center"/>
              <w:rPr>
                <w:rFonts w:ascii="Times New Roman" w:eastAsia="SimSun" w:hAnsi="Times New Roman"/>
                <w:szCs w:val="20"/>
                <w:lang w:eastAsia="zh-CN"/>
              </w:rPr>
            </w:pPr>
            <w:r w:rsidRPr="00FD2688">
              <w:rPr>
                <w:rFonts w:ascii="Times New Roman" w:eastAsia="SimSun" w:hAnsi="Times New Roman" w:hint="eastAsia"/>
                <w:szCs w:val="20"/>
                <w:lang w:eastAsia="zh-CN"/>
              </w:rPr>
              <w:t>Layer Indicator as in Tables 6.3.1.1.2-3/4/5, if reported</w:t>
            </w:r>
          </w:p>
        </w:tc>
      </w:tr>
      <w:tr w:rsidR="00FD2688" w:rsidRPr="00FD2688" w14:paraId="2CA89269" w14:textId="77777777" w:rsidTr="00286911">
        <w:trPr>
          <w:trHeight w:val="189"/>
          <w:jc w:val="center"/>
        </w:trPr>
        <w:tc>
          <w:tcPr>
            <w:tcW w:w="1740" w:type="dxa"/>
            <w:vMerge/>
            <w:vAlign w:val="center"/>
          </w:tcPr>
          <w:p w14:paraId="5CC96408" w14:textId="77777777" w:rsidR="00FD2688" w:rsidRPr="00FD2688" w:rsidRDefault="00FD2688" w:rsidP="00FD2688">
            <w:pPr>
              <w:keepLines/>
              <w:numPr>
                <w:ilvl w:val="0"/>
                <w:numId w:val="299"/>
              </w:numPr>
              <w:ind w:left="0" w:firstLine="0"/>
              <w:jc w:val="center"/>
              <w:rPr>
                <w:rFonts w:ascii="Times New Roman" w:eastAsia="SimSun" w:hAnsi="Times New Roman"/>
                <w:szCs w:val="20"/>
                <w:lang w:eastAsia="zh-CN"/>
              </w:rPr>
            </w:pPr>
          </w:p>
        </w:tc>
        <w:tc>
          <w:tcPr>
            <w:tcW w:w="7719" w:type="dxa"/>
            <w:vAlign w:val="center"/>
          </w:tcPr>
          <w:p w14:paraId="350F7281" w14:textId="77777777" w:rsidR="00FD2688" w:rsidRPr="00FD2688" w:rsidRDefault="00FD2688" w:rsidP="00203271">
            <w:pPr>
              <w:keepLines/>
              <w:jc w:val="center"/>
              <w:rPr>
                <w:rFonts w:ascii="Times New Roman" w:eastAsia="SimSun" w:hAnsi="Times New Roman"/>
                <w:szCs w:val="20"/>
                <w:lang w:eastAsia="zh-CN"/>
              </w:rPr>
            </w:pPr>
            <w:r w:rsidRPr="00FD2688">
              <w:rPr>
                <w:rFonts w:ascii="Times New Roman" w:eastAsia="SimSun" w:hAnsi="Times New Roman" w:hint="eastAsia"/>
                <w:szCs w:val="20"/>
                <w:lang w:eastAsia="zh-CN"/>
              </w:rPr>
              <w:t xml:space="preserve">PMI wideband information fields </w:t>
            </w:r>
            <w:r w:rsidR="001B7BF2">
              <w:rPr>
                <w:rFonts w:ascii="Times New Roman" w:eastAsia="SimSun" w:hAnsi="Times New Roman"/>
                <w:position w:val="-10"/>
                <w:szCs w:val="20"/>
                <w:lang w:eastAsia="zh-CN"/>
              </w:rPr>
              <w:pict w14:anchorId="2DE64C1A">
                <v:shape id="_x0000_i1143" type="#_x0000_t75" style="width:16pt;height:16.8pt">
                  <v:imagedata r:id="rId903" o:title=""/>
                </v:shape>
              </w:pict>
            </w:r>
            <w:r w:rsidRPr="00FD2688">
              <w:rPr>
                <w:rFonts w:ascii="Times New Roman" w:eastAsia="SimSun" w:hAnsi="Times New Roman" w:hint="eastAsia"/>
                <w:szCs w:val="20"/>
                <w:lang w:eastAsia="zh-CN"/>
              </w:rPr>
              <w:t>, from left to right as in Tables 6.3.1.1.2-1/2, if reported</w:t>
            </w:r>
          </w:p>
        </w:tc>
      </w:tr>
      <w:tr w:rsidR="00FD2688" w:rsidRPr="00FD2688" w14:paraId="24168616" w14:textId="77777777" w:rsidTr="00286911">
        <w:trPr>
          <w:trHeight w:val="189"/>
          <w:jc w:val="center"/>
        </w:trPr>
        <w:tc>
          <w:tcPr>
            <w:tcW w:w="1740" w:type="dxa"/>
            <w:vMerge/>
            <w:vAlign w:val="center"/>
          </w:tcPr>
          <w:p w14:paraId="5A058DED" w14:textId="77777777" w:rsidR="00FD2688" w:rsidRPr="00FD2688" w:rsidRDefault="00FD2688" w:rsidP="00FD2688">
            <w:pPr>
              <w:keepLines/>
              <w:numPr>
                <w:ilvl w:val="0"/>
                <w:numId w:val="299"/>
              </w:numPr>
              <w:ind w:left="0" w:firstLine="0"/>
              <w:jc w:val="center"/>
              <w:rPr>
                <w:rFonts w:ascii="Times New Roman" w:eastAsia="SimSun" w:hAnsi="Times New Roman"/>
                <w:szCs w:val="20"/>
                <w:lang w:eastAsia="zh-CN"/>
              </w:rPr>
            </w:pPr>
          </w:p>
        </w:tc>
        <w:tc>
          <w:tcPr>
            <w:tcW w:w="7719" w:type="dxa"/>
            <w:vAlign w:val="center"/>
          </w:tcPr>
          <w:p w14:paraId="22229763" w14:textId="77777777" w:rsidR="00FD2688" w:rsidRPr="00FD2688" w:rsidRDefault="00FD2688" w:rsidP="00203271">
            <w:pPr>
              <w:keepLines/>
              <w:jc w:val="center"/>
              <w:rPr>
                <w:rFonts w:ascii="Times New Roman" w:eastAsia="SimSun" w:hAnsi="Times New Roman"/>
                <w:szCs w:val="20"/>
                <w:lang w:eastAsia="zh-CN"/>
              </w:rPr>
            </w:pPr>
            <w:r w:rsidRPr="00FD2688">
              <w:rPr>
                <w:rFonts w:ascii="Times New Roman" w:eastAsia="SimSun" w:hAnsi="Times New Roman" w:hint="eastAsia"/>
                <w:szCs w:val="20"/>
                <w:lang w:eastAsia="zh-CN"/>
              </w:rPr>
              <w:t xml:space="preserve">PMI wideband information fields </w:t>
            </w:r>
            <w:r w:rsidR="001B7BF2">
              <w:rPr>
                <w:rFonts w:ascii="Times New Roman" w:eastAsia="SimSun" w:hAnsi="Times New Roman"/>
                <w:position w:val="-10"/>
                <w:szCs w:val="20"/>
                <w:lang w:eastAsia="zh-CN"/>
              </w:rPr>
              <w:pict w14:anchorId="77025031">
                <v:shape id="_x0000_i1144" type="#_x0000_t75" style="width:16.8pt;height:16.8pt">
                  <v:imagedata r:id="rId904" o:title=""/>
                </v:shape>
              </w:pict>
            </w:r>
            <w:r w:rsidRPr="00FD2688">
              <w:rPr>
                <w:rFonts w:ascii="Times New Roman" w:eastAsia="SimSun" w:hAnsi="Times New Roman" w:hint="eastAsia"/>
                <w:szCs w:val="20"/>
                <w:lang w:eastAsia="zh-CN"/>
              </w:rPr>
              <w:t>, from left to right as in Tables 6.3.1.1.2-1/2</w:t>
            </w:r>
            <w:r w:rsidRPr="00FD2688">
              <w:rPr>
                <w:rFonts w:ascii="Times New Roman" w:eastAsia="SimSun" w:hAnsi="Times New Roman"/>
                <w:color w:val="C00000"/>
                <w:szCs w:val="20"/>
                <w:lang w:eastAsia="zh-CN"/>
              </w:rPr>
              <w:t xml:space="preserve"> or codebook index for 2 antenna ports according to Subclause 5.2.2.2.1 in [6, TS 38.214]</w:t>
            </w:r>
            <w:r w:rsidRPr="00FD2688">
              <w:rPr>
                <w:rFonts w:ascii="Times New Roman" w:eastAsia="SimSun" w:hAnsi="Times New Roman" w:hint="eastAsia"/>
                <w:szCs w:val="20"/>
                <w:lang w:eastAsia="zh-CN"/>
              </w:rPr>
              <w:t xml:space="preserve">, if </w:t>
            </w:r>
            <w:r w:rsidRPr="00FD2688">
              <w:rPr>
                <w:rFonts w:ascii="Times New Roman" w:eastAsia="SimSun" w:hAnsi="Times New Roman"/>
                <w:i/>
                <w:szCs w:val="20"/>
                <w:lang w:val="en-US" w:eastAsia="zh-CN"/>
              </w:rPr>
              <w:t>pmi-FormatIndicator</w:t>
            </w:r>
            <w:r w:rsidRPr="00FD2688">
              <w:rPr>
                <w:rFonts w:ascii="Times New Roman" w:eastAsia="SimSun" w:hAnsi="Times New Roman" w:hint="eastAsia"/>
                <w:i/>
                <w:szCs w:val="20"/>
                <w:lang w:val="en-US" w:eastAsia="zh-CN"/>
              </w:rPr>
              <w:t>=</w:t>
            </w:r>
            <w:r w:rsidRPr="00FD2688">
              <w:rPr>
                <w:rFonts w:ascii="Times New Roman" w:eastAsia="SimSun" w:hAnsi="Times New Roman"/>
                <w:szCs w:val="20"/>
                <w:lang w:eastAsia="x-none"/>
              </w:rPr>
              <w:t xml:space="preserve"> </w:t>
            </w:r>
            <w:r w:rsidRPr="00FD2688">
              <w:rPr>
                <w:rFonts w:ascii="Times New Roman" w:eastAsia="SimSun" w:hAnsi="Times New Roman"/>
                <w:i/>
                <w:szCs w:val="20"/>
                <w:lang w:val="en-US" w:eastAsia="zh-CN"/>
              </w:rPr>
              <w:t>w</w:t>
            </w:r>
            <w:r w:rsidRPr="00FD2688">
              <w:rPr>
                <w:rFonts w:ascii="Times New Roman" w:eastAsia="SimSun" w:hAnsi="Times New Roman" w:hint="eastAsia"/>
                <w:i/>
                <w:szCs w:val="20"/>
                <w:lang w:val="en-US" w:eastAsia="zh-CN"/>
              </w:rPr>
              <w:t>i</w:t>
            </w:r>
            <w:r w:rsidRPr="00FD2688">
              <w:rPr>
                <w:rFonts w:ascii="Times New Roman" w:eastAsia="SimSun" w:hAnsi="Times New Roman"/>
                <w:i/>
                <w:szCs w:val="20"/>
                <w:lang w:val="en-US" w:eastAsia="zh-CN"/>
              </w:rPr>
              <w:t>debandPMI</w:t>
            </w:r>
            <w:r w:rsidRPr="00FD2688">
              <w:rPr>
                <w:rFonts w:ascii="Times New Roman" w:eastAsia="SimSun" w:hAnsi="Times New Roman" w:hint="eastAsia"/>
                <w:szCs w:val="20"/>
                <w:lang w:val="en-US" w:eastAsia="zh-CN"/>
              </w:rPr>
              <w:t xml:space="preserve"> and if</w:t>
            </w:r>
            <w:r w:rsidRPr="00FD2688">
              <w:rPr>
                <w:rFonts w:ascii="Times New Roman" w:eastAsia="SimSun" w:hAnsi="Times New Roman" w:hint="eastAsia"/>
                <w:szCs w:val="20"/>
                <w:lang w:eastAsia="zh-CN"/>
              </w:rPr>
              <w:t xml:space="preserve"> reported</w:t>
            </w:r>
          </w:p>
        </w:tc>
      </w:tr>
    </w:tbl>
    <w:p w14:paraId="0F22BAA9" w14:textId="77777777" w:rsidR="00FD2688" w:rsidRPr="00FD2688" w:rsidRDefault="00FD2688" w:rsidP="00FD2688">
      <w:pPr>
        <w:ind w:left="720" w:hanging="720"/>
        <w:rPr>
          <w:szCs w:val="20"/>
        </w:rPr>
      </w:pPr>
    </w:p>
    <w:p w14:paraId="425F8F81" w14:textId="77777777" w:rsidR="00FD2688" w:rsidRPr="00FD2688" w:rsidRDefault="00FD2688" w:rsidP="00FD2688">
      <w:pPr>
        <w:keepNext/>
        <w:keepLines/>
        <w:overflowPunct w:val="0"/>
        <w:autoSpaceDE w:val="0"/>
        <w:autoSpaceDN w:val="0"/>
        <w:adjustRightInd w:val="0"/>
        <w:jc w:val="center"/>
        <w:textAlignment w:val="baseline"/>
        <w:rPr>
          <w:rFonts w:ascii="Arial" w:eastAsia="Times New Roman" w:hAnsi="Arial"/>
          <w:b/>
          <w:szCs w:val="20"/>
          <w:lang w:eastAsia="zh-CN"/>
        </w:rPr>
      </w:pPr>
      <w:r w:rsidRPr="00FD2688">
        <w:rPr>
          <w:rFonts w:ascii="Arial" w:eastAsia="Times New Roman" w:hAnsi="Arial"/>
          <w:b/>
          <w:szCs w:val="20"/>
          <w:lang w:eastAsia="en-GB"/>
        </w:rPr>
        <w:t xml:space="preserve">Table </w:t>
      </w:r>
      <w:r w:rsidRPr="00FD2688">
        <w:rPr>
          <w:rFonts w:ascii="Arial" w:eastAsia="Times New Roman" w:hAnsi="Arial" w:hint="eastAsia"/>
          <w:b/>
          <w:szCs w:val="20"/>
          <w:lang w:eastAsia="zh-CN"/>
        </w:rPr>
        <w:t>6.3.1.1.2-11</w:t>
      </w:r>
      <w:r w:rsidRPr="00FD2688">
        <w:rPr>
          <w:rFonts w:ascii="Arial" w:eastAsia="Times New Roman" w:hAnsi="Arial"/>
          <w:b/>
          <w:szCs w:val="20"/>
          <w:lang w:eastAsia="en-GB"/>
        </w:rPr>
        <w:t>:</w:t>
      </w:r>
      <w:r w:rsidRPr="00FD2688">
        <w:rPr>
          <w:rFonts w:ascii="Arial" w:eastAsia="Times New Roman" w:hAnsi="Arial" w:hint="eastAsia"/>
          <w:b/>
          <w:szCs w:val="20"/>
          <w:lang w:eastAsia="zh-CN"/>
        </w:rPr>
        <w:t xml:space="preserve"> Mapping order of CSI fields of one CSI report, CSI part 2 subband, </w:t>
      </w:r>
      <w:r w:rsidRPr="00FD2688">
        <w:rPr>
          <w:rFonts w:ascii="Arial" w:eastAsia="Times New Roman" w:hAnsi="Arial"/>
          <w:b/>
          <w:i/>
          <w:szCs w:val="20"/>
          <w:lang w:val="en-US" w:eastAsia="zh-CN"/>
        </w:rPr>
        <w:t>pmi-FormatIndicator</w:t>
      </w:r>
      <w:r w:rsidRPr="00FD2688">
        <w:rPr>
          <w:rFonts w:ascii="Arial" w:eastAsia="Times New Roman" w:hAnsi="Arial" w:hint="eastAsia"/>
          <w:b/>
          <w:i/>
          <w:szCs w:val="20"/>
          <w:lang w:val="en-US" w:eastAsia="zh-CN"/>
        </w:rPr>
        <w:t>=</w:t>
      </w:r>
      <w:r w:rsidRPr="00FD2688">
        <w:rPr>
          <w:rFonts w:ascii="Arial" w:eastAsia="Times New Roman" w:hAnsi="Arial"/>
          <w:b/>
          <w:szCs w:val="20"/>
          <w:lang w:eastAsia="en-GB"/>
        </w:rPr>
        <w:t xml:space="preserve"> </w:t>
      </w:r>
      <w:r w:rsidRPr="00FD2688">
        <w:rPr>
          <w:rFonts w:ascii="Arial" w:eastAsia="Times New Roman" w:hAnsi="Arial"/>
          <w:b/>
          <w:i/>
          <w:szCs w:val="20"/>
          <w:lang w:val="en-US" w:eastAsia="zh-CN"/>
        </w:rPr>
        <w:t>subbandPMI</w:t>
      </w:r>
      <w:r w:rsidRPr="00FD2688">
        <w:rPr>
          <w:rFonts w:ascii="Arial" w:eastAsia="Times New Roman" w:hAnsi="Arial" w:hint="eastAsia"/>
          <w:b/>
          <w:szCs w:val="20"/>
          <w:lang w:val="en-US" w:eastAsia="zh-CN"/>
        </w:rPr>
        <w:t xml:space="preserve"> or </w:t>
      </w:r>
      <w:r w:rsidRPr="00FD2688">
        <w:rPr>
          <w:rFonts w:ascii="Arial" w:eastAsia="Times New Roman" w:hAnsi="Arial"/>
          <w:b/>
          <w:i/>
          <w:szCs w:val="20"/>
          <w:lang w:val="en-US" w:eastAsia="zh-CN"/>
        </w:rPr>
        <w:t>cqi-FormatIndicator</w:t>
      </w:r>
      <w:r w:rsidRPr="00FD2688">
        <w:rPr>
          <w:rFonts w:ascii="Arial" w:eastAsia="Times New Roman" w:hAnsi="Arial" w:hint="eastAsia"/>
          <w:b/>
          <w:i/>
          <w:szCs w:val="20"/>
          <w:lang w:val="en-US" w:eastAsia="zh-CN"/>
        </w:rPr>
        <w:t>=sub</w:t>
      </w:r>
      <w:r w:rsidRPr="00FD2688">
        <w:rPr>
          <w:rFonts w:ascii="Arial" w:eastAsia="Times New Roman" w:hAnsi="Arial"/>
          <w:b/>
          <w:i/>
          <w:szCs w:val="20"/>
          <w:lang w:val="en-US" w:eastAsia="zh-CN"/>
        </w:rPr>
        <w:t>bandCQI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9"/>
        <w:gridCol w:w="7990"/>
      </w:tblGrid>
      <w:tr w:rsidR="00FD2688" w:rsidRPr="00FD2688" w14:paraId="7DB8ACA1" w14:textId="77777777" w:rsidTr="00286911">
        <w:trPr>
          <w:trHeight w:val="149"/>
          <w:jc w:val="center"/>
        </w:trPr>
        <w:tc>
          <w:tcPr>
            <w:tcW w:w="1469" w:type="dxa"/>
            <w:vMerge w:val="restart"/>
            <w:vAlign w:val="center"/>
          </w:tcPr>
          <w:p w14:paraId="671124D9" w14:textId="77777777" w:rsidR="00FD2688" w:rsidRPr="00FD2688" w:rsidRDefault="00FD2688" w:rsidP="00203271">
            <w:pPr>
              <w:keepLines/>
              <w:jc w:val="center"/>
              <w:rPr>
                <w:rFonts w:ascii="Times New Roman" w:eastAsia="SimSun" w:hAnsi="Times New Roman"/>
                <w:szCs w:val="20"/>
                <w:lang w:eastAsia="zh-CN"/>
              </w:rPr>
            </w:pPr>
            <w:r w:rsidRPr="00FD2688">
              <w:rPr>
                <w:rFonts w:ascii="Times New Roman" w:eastAsia="SimSun" w:hAnsi="Times New Roman" w:hint="eastAsia"/>
                <w:szCs w:val="20"/>
                <w:lang w:eastAsia="zh-CN"/>
              </w:rPr>
              <w:t>CSI report #n</w:t>
            </w:r>
          </w:p>
          <w:p w14:paraId="17BF82A2" w14:textId="77777777" w:rsidR="00FD2688" w:rsidRPr="00FD2688" w:rsidRDefault="00FD2688" w:rsidP="00203271">
            <w:pPr>
              <w:keepLines/>
              <w:jc w:val="center"/>
              <w:rPr>
                <w:rFonts w:ascii="Times New Roman" w:eastAsia="SimSun" w:hAnsi="Times New Roman"/>
                <w:szCs w:val="20"/>
                <w:lang w:eastAsia="zh-CN"/>
              </w:rPr>
            </w:pPr>
            <w:r w:rsidRPr="00FD2688">
              <w:rPr>
                <w:rFonts w:ascii="Times New Roman" w:eastAsia="SimSun" w:hAnsi="Times New Roman"/>
                <w:szCs w:val="20"/>
                <w:lang w:eastAsia="zh-CN"/>
              </w:rPr>
              <w:t>P</w:t>
            </w:r>
            <w:r w:rsidRPr="00FD2688">
              <w:rPr>
                <w:rFonts w:ascii="Times New Roman" w:eastAsia="SimSun" w:hAnsi="Times New Roman" w:hint="eastAsia"/>
                <w:szCs w:val="20"/>
                <w:lang w:eastAsia="zh-CN"/>
              </w:rPr>
              <w:t>art 2 subband</w:t>
            </w:r>
          </w:p>
        </w:tc>
        <w:tc>
          <w:tcPr>
            <w:tcW w:w="7990" w:type="dxa"/>
            <w:vAlign w:val="center"/>
          </w:tcPr>
          <w:p w14:paraId="2903469D" w14:textId="77777777" w:rsidR="00FD2688" w:rsidRPr="00FD2688" w:rsidRDefault="00FD2688" w:rsidP="00203271">
            <w:pPr>
              <w:keepLines/>
              <w:jc w:val="center"/>
              <w:rPr>
                <w:rFonts w:ascii="Times New Roman" w:eastAsia="SimSun" w:hAnsi="Times New Roman"/>
                <w:szCs w:val="20"/>
                <w:lang w:val="en-US" w:eastAsia="zh-CN"/>
              </w:rPr>
            </w:pPr>
            <w:r w:rsidRPr="00FD2688">
              <w:rPr>
                <w:rFonts w:ascii="Times New Roman" w:eastAsia="SimSun" w:hAnsi="Times New Roman"/>
                <w:szCs w:val="20"/>
                <w:lang w:eastAsia="zh-CN"/>
              </w:rPr>
              <w:t>S</w:t>
            </w:r>
            <w:r w:rsidRPr="00FD2688">
              <w:rPr>
                <w:rFonts w:ascii="Times New Roman" w:eastAsia="SimSun" w:hAnsi="Times New Roman" w:hint="eastAsia"/>
                <w:szCs w:val="20"/>
                <w:lang w:eastAsia="zh-CN"/>
              </w:rPr>
              <w:t xml:space="preserve">ubband differential CQI for the second TB of all even subbands with increasing order of subband number, as in Tables 6.3.1.1.2-3/4/5, if </w:t>
            </w:r>
            <w:r w:rsidRPr="00FD2688">
              <w:rPr>
                <w:rFonts w:ascii="Times New Roman" w:eastAsia="SimSun" w:hAnsi="Times New Roman"/>
                <w:i/>
                <w:szCs w:val="20"/>
                <w:lang w:val="en-US" w:eastAsia="zh-CN"/>
              </w:rPr>
              <w:t>cqi-FormatIndicator</w:t>
            </w:r>
            <w:r w:rsidRPr="00FD2688">
              <w:rPr>
                <w:rFonts w:ascii="Times New Roman" w:eastAsia="SimSun" w:hAnsi="Times New Roman" w:hint="eastAsia"/>
                <w:i/>
                <w:szCs w:val="20"/>
                <w:lang w:val="en-US" w:eastAsia="zh-CN"/>
              </w:rPr>
              <w:t>=sub</w:t>
            </w:r>
            <w:r w:rsidRPr="00FD2688">
              <w:rPr>
                <w:rFonts w:ascii="Times New Roman" w:eastAsia="SimSun" w:hAnsi="Times New Roman"/>
                <w:i/>
                <w:szCs w:val="20"/>
                <w:lang w:val="en-US" w:eastAsia="zh-CN"/>
              </w:rPr>
              <w:t>bandCQI</w:t>
            </w:r>
            <w:r w:rsidRPr="00FD2688">
              <w:rPr>
                <w:rFonts w:ascii="Times New Roman" w:eastAsia="SimSun" w:hAnsi="Times New Roman" w:hint="eastAsia"/>
                <w:szCs w:val="20"/>
                <w:lang w:val="en-US" w:eastAsia="zh-CN"/>
              </w:rPr>
              <w:t xml:space="preserve"> and if reported</w:t>
            </w:r>
          </w:p>
        </w:tc>
      </w:tr>
      <w:tr w:rsidR="00FD2688" w:rsidRPr="00FD2688" w14:paraId="4BCFF92E" w14:textId="77777777" w:rsidTr="00286911">
        <w:trPr>
          <w:trHeight w:val="527"/>
          <w:jc w:val="center"/>
        </w:trPr>
        <w:tc>
          <w:tcPr>
            <w:tcW w:w="1469" w:type="dxa"/>
            <w:vMerge/>
            <w:vAlign w:val="center"/>
          </w:tcPr>
          <w:p w14:paraId="30C39426" w14:textId="77777777" w:rsidR="00FD2688" w:rsidRPr="00FD2688" w:rsidRDefault="00FD2688" w:rsidP="00FD2688">
            <w:pPr>
              <w:keepLines/>
              <w:numPr>
                <w:ilvl w:val="0"/>
                <w:numId w:val="299"/>
              </w:numPr>
              <w:ind w:left="0" w:firstLine="0"/>
              <w:jc w:val="center"/>
              <w:rPr>
                <w:rFonts w:ascii="Times New Roman" w:eastAsia="SimSun" w:hAnsi="Times New Roman"/>
                <w:szCs w:val="20"/>
                <w:lang w:eastAsia="zh-CN"/>
              </w:rPr>
            </w:pPr>
          </w:p>
        </w:tc>
        <w:tc>
          <w:tcPr>
            <w:tcW w:w="7990" w:type="dxa"/>
            <w:vAlign w:val="center"/>
          </w:tcPr>
          <w:p w14:paraId="5A1752CA" w14:textId="77777777" w:rsidR="00FD2688" w:rsidRPr="00FD2688" w:rsidRDefault="00FD2688" w:rsidP="00203271">
            <w:pPr>
              <w:keepLines/>
              <w:jc w:val="center"/>
              <w:rPr>
                <w:rFonts w:ascii="Times New Roman" w:eastAsia="SimSun" w:hAnsi="Times New Roman"/>
                <w:szCs w:val="20"/>
                <w:lang w:eastAsia="zh-CN"/>
              </w:rPr>
            </w:pPr>
            <w:r w:rsidRPr="00FD2688">
              <w:rPr>
                <w:rFonts w:ascii="Times New Roman" w:eastAsia="SimSun" w:hAnsi="Times New Roman" w:hint="eastAsia"/>
                <w:szCs w:val="20"/>
                <w:lang w:eastAsia="zh-CN"/>
              </w:rPr>
              <w:t xml:space="preserve">PMI subband information fields </w:t>
            </w:r>
            <w:r w:rsidR="001B7BF2">
              <w:rPr>
                <w:rFonts w:ascii="Times New Roman" w:eastAsia="SimSun" w:hAnsi="Times New Roman"/>
                <w:position w:val="-10"/>
                <w:szCs w:val="20"/>
                <w:lang w:eastAsia="zh-CN"/>
              </w:rPr>
              <w:pict w14:anchorId="2ECB6455">
                <v:shape id="_x0000_i1145" type="#_x0000_t75" style="width:16.8pt;height:16.8pt">
                  <v:imagedata r:id="rId904" o:title=""/>
                </v:shape>
              </w:pict>
            </w:r>
            <w:r w:rsidRPr="00FD2688">
              <w:rPr>
                <w:rFonts w:ascii="Times New Roman" w:eastAsia="SimSun" w:hAnsi="Times New Roman" w:hint="eastAsia"/>
                <w:szCs w:val="20"/>
                <w:lang w:eastAsia="zh-CN"/>
              </w:rPr>
              <w:t xml:space="preserve"> of all even subbands with increasing order of subband number, from left to right as in Tables 6.3.1.1.2-1/2</w:t>
            </w:r>
            <w:r w:rsidRPr="00FD2688">
              <w:rPr>
                <w:rFonts w:ascii="Times New Roman" w:eastAsia="SimSun" w:hAnsi="Times New Roman"/>
                <w:color w:val="C00000"/>
                <w:szCs w:val="20"/>
                <w:lang w:eastAsia="zh-CN"/>
              </w:rPr>
              <w:t xml:space="preserve"> or codebook index for 2 antenna ports according to Subclause 5.2.2.2.1 in [6, TS 38.214] </w:t>
            </w:r>
            <w:r w:rsidRPr="00FD2688">
              <w:rPr>
                <w:rFonts w:ascii="Times New Roman" w:eastAsia="SimSun" w:hAnsi="Times New Roman" w:hint="eastAsia"/>
                <w:color w:val="C00000"/>
                <w:szCs w:val="20"/>
                <w:lang w:eastAsia="zh-CN"/>
              </w:rPr>
              <w:t>of all even subbands with increasing order of subband number</w:t>
            </w:r>
            <w:r w:rsidRPr="00FD2688">
              <w:rPr>
                <w:rFonts w:ascii="Times New Roman" w:eastAsia="SimSun" w:hAnsi="Times New Roman" w:hint="eastAsia"/>
                <w:szCs w:val="20"/>
                <w:lang w:eastAsia="zh-CN"/>
              </w:rPr>
              <w:t xml:space="preserve">, if </w:t>
            </w:r>
            <w:r w:rsidRPr="00FD2688">
              <w:rPr>
                <w:rFonts w:ascii="Times New Roman" w:eastAsia="SimSun" w:hAnsi="Times New Roman"/>
                <w:i/>
                <w:szCs w:val="20"/>
                <w:lang w:val="en-US" w:eastAsia="zh-CN"/>
              </w:rPr>
              <w:t>pmi-FormatIndicator</w:t>
            </w:r>
            <w:r w:rsidRPr="00FD2688">
              <w:rPr>
                <w:rFonts w:ascii="Times New Roman" w:eastAsia="SimSun" w:hAnsi="Times New Roman" w:hint="eastAsia"/>
                <w:i/>
                <w:szCs w:val="20"/>
                <w:lang w:val="en-US" w:eastAsia="zh-CN"/>
              </w:rPr>
              <w:t>=</w:t>
            </w:r>
            <w:r w:rsidRPr="00FD2688">
              <w:rPr>
                <w:rFonts w:ascii="Times New Roman" w:eastAsia="SimSun" w:hAnsi="Times New Roman"/>
                <w:szCs w:val="20"/>
                <w:lang w:eastAsia="x-none"/>
              </w:rPr>
              <w:t xml:space="preserve"> </w:t>
            </w:r>
            <w:r w:rsidRPr="00FD2688">
              <w:rPr>
                <w:rFonts w:ascii="Times New Roman" w:eastAsia="SimSun" w:hAnsi="Times New Roman" w:hint="eastAsia"/>
                <w:i/>
                <w:szCs w:val="20"/>
                <w:lang w:val="en-US" w:eastAsia="zh-CN"/>
              </w:rPr>
              <w:t>sub</w:t>
            </w:r>
            <w:r w:rsidRPr="00FD2688">
              <w:rPr>
                <w:rFonts w:ascii="Times New Roman" w:eastAsia="SimSun" w:hAnsi="Times New Roman"/>
                <w:i/>
                <w:szCs w:val="20"/>
                <w:lang w:val="en-US" w:eastAsia="zh-CN"/>
              </w:rPr>
              <w:t>bandPMI</w:t>
            </w:r>
            <w:r w:rsidRPr="00FD2688">
              <w:rPr>
                <w:rFonts w:ascii="Times New Roman" w:eastAsia="SimSun" w:hAnsi="Times New Roman" w:hint="eastAsia"/>
                <w:szCs w:val="20"/>
                <w:lang w:val="en-US" w:eastAsia="zh-CN"/>
              </w:rPr>
              <w:t xml:space="preserve"> and if</w:t>
            </w:r>
            <w:r w:rsidRPr="00FD2688">
              <w:rPr>
                <w:rFonts w:ascii="Times New Roman" w:eastAsia="SimSun" w:hAnsi="Times New Roman" w:hint="eastAsia"/>
                <w:szCs w:val="20"/>
                <w:lang w:eastAsia="zh-CN"/>
              </w:rPr>
              <w:t xml:space="preserve"> reported</w:t>
            </w:r>
          </w:p>
        </w:tc>
      </w:tr>
      <w:tr w:rsidR="00FD2688" w:rsidRPr="00FD2688" w14:paraId="63EB0CE7" w14:textId="77777777" w:rsidTr="00286911">
        <w:trPr>
          <w:trHeight w:val="60"/>
          <w:jc w:val="center"/>
        </w:trPr>
        <w:tc>
          <w:tcPr>
            <w:tcW w:w="1469" w:type="dxa"/>
            <w:vMerge/>
            <w:vAlign w:val="center"/>
          </w:tcPr>
          <w:p w14:paraId="049745D6" w14:textId="77777777" w:rsidR="00FD2688" w:rsidRPr="00FD2688" w:rsidRDefault="00FD2688" w:rsidP="00FD2688">
            <w:pPr>
              <w:keepLines/>
              <w:numPr>
                <w:ilvl w:val="0"/>
                <w:numId w:val="299"/>
              </w:numPr>
              <w:ind w:left="0" w:firstLine="0"/>
              <w:jc w:val="center"/>
              <w:rPr>
                <w:rFonts w:ascii="Times New Roman" w:eastAsia="SimSun" w:hAnsi="Times New Roman"/>
                <w:szCs w:val="20"/>
                <w:lang w:eastAsia="zh-CN"/>
              </w:rPr>
            </w:pPr>
          </w:p>
        </w:tc>
        <w:tc>
          <w:tcPr>
            <w:tcW w:w="7990" w:type="dxa"/>
            <w:vAlign w:val="center"/>
          </w:tcPr>
          <w:p w14:paraId="3A5EDA57" w14:textId="77777777" w:rsidR="00FD2688" w:rsidRPr="00FD2688" w:rsidRDefault="00FD2688" w:rsidP="00203271">
            <w:pPr>
              <w:keepLines/>
              <w:jc w:val="center"/>
              <w:rPr>
                <w:rFonts w:ascii="Times New Roman" w:eastAsia="SimSun" w:hAnsi="Times New Roman"/>
                <w:szCs w:val="20"/>
                <w:lang w:eastAsia="zh-CN"/>
              </w:rPr>
            </w:pPr>
            <w:r w:rsidRPr="00FD2688">
              <w:rPr>
                <w:rFonts w:ascii="Times New Roman" w:eastAsia="SimSun" w:hAnsi="Times New Roman"/>
                <w:szCs w:val="20"/>
                <w:lang w:eastAsia="zh-CN"/>
              </w:rPr>
              <w:t>S</w:t>
            </w:r>
            <w:r w:rsidRPr="00FD2688">
              <w:rPr>
                <w:rFonts w:ascii="Times New Roman" w:eastAsia="SimSun" w:hAnsi="Times New Roman" w:hint="eastAsia"/>
                <w:szCs w:val="20"/>
                <w:lang w:eastAsia="zh-CN"/>
              </w:rPr>
              <w:t xml:space="preserve">ubband differential CQI for the second TB of all odd subbands with increasing order of subband number, as in Tables 6.3.1.1.2-3/4/5, if </w:t>
            </w:r>
            <w:r w:rsidRPr="00FD2688">
              <w:rPr>
                <w:rFonts w:ascii="Times New Roman" w:eastAsia="SimSun" w:hAnsi="Times New Roman"/>
                <w:i/>
                <w:szCs w:val="20"/>
                <w:lang w:val="en-US" w:eastAsia="zh-CN"/>
              </w:rPr>
              <w:t>cqi-FormatIndicator</w:t>
            </w:r>
            <w:r w:rsidRPr="00FD2688">
              <w:rPr>
                <w:rFonts w:ascii="Times New Roman" w:eastAsia="SimSun" w:hAnsi="Times New Roman" w:hint="eastAsia"/>
                <w:i/>
                <w:szCs w:val="20"/>
                <w:lang w:val="en-US" w:eastAsia="zh-CN"/>
              </w:rPr>
              <w:t>=sub</w:t>
            </w:r>
            <w:r w:rsidRPr="00FD2688">
              <w:rPr>
                <w:rFonts w:ascii="Times New Roman" w:eastAsia="SimSun" w:hAnsi="Times New Roman"/>
                <w:i/>
                <w:szCs w:val="20"/>
                <w:lang w:val="en-US" w:eastAsia="zh-CN"/>
              </w:rPr>
              <w:t>bandCQI</w:t>
            </w:r>
            <w:r w:rsidRPr="00FD2688">
              <w:rPr>
                <w:rFonts w:ascii="Times New Roman" w:eastAsia="SimSun" w:hAnsi="Times New Roman" w:hint="eastAsia"/>
                <w:szCs w:val="20"/>
                <w:lang w:val="en-US" w:eastAsia="zh-CN"/>
              </w:rPr>
              <w:t xml:space="preserve"> and if reported</w:t>
            </w:r>
          </w:p>
        </w:tc>
      </w:tr>
      <w:tr w:rsidR="00FD2688" w:rsidRPr="00FD2688" w14:paraId="7F7FFFB5" w14:textId="77777777" w:rsidTr="00286911">
        <w:trPr>
          <w:trHeight w:val="148"/>
          <w:jc w:val="center"/>
        </w:trPr>
        <w:tc>
          <w:tcPr>
            <w:tcW w:w="1469" w:type="dxa"/>
            <w:vMerge/>
            <w:vAlign w:val="center"/>
          </w:tcPr>
          <w:p w14:paraId="4B5AD6D4" w14:textId="77777777" w:rsidR="00FD2688" w:rsidRPr="00FD2688" w:rsidRDefault="00FD2688" w:rsidP="00FD2688">
            <w:pPr>
              <w:keepLines/>
              <w:numPr>
                <w:ilvl w:val="0"/>
                <w:numId w:val="299"/>
              </w:numPr>
              <w:ind w:left="0" w:firstLine="0"/>
              <w:jc w:val="center"/>
              <w:rPr>
                <w:rFonts w:ascii="Times New Roman" w:eastAsia="SimSun" w:hAnsi="Times New Roman"/>
                <w:szCs w:val="20"/>
                <w:lang w:eastAsia="zh-CN"/>
              </w:rPr>
            </w:pPr>
          </w:p>
        </w:tc>
        <w:tc>
          <w:tcPr>
            <w:tcW w:w="7990" w:type="dxa"/>
            <w:vAlign w:val="center"/>
          </w:tcPr>
          <w:p w14:paraId="76F065D8" w14:textId="77777777" w:rsidR="00FD2688" w:rsidRPr="00FD2688" w:rsidRDefault="00FD2688" w:rsidP="00203271">
            <w:pPr>
              <w:keepLines/>
              <w:jc w:val="center"/>
              <w:rPr>
                <w:rFonts w:ascii="Times New Roman" w:eastAsia="SimSun" w:hAnsi="Times New Roman"/>
                <w:szCs w:val="20"/>
                <w:lang w:eastAsia="zh-CN"/>
              </w:rPr>
            </w:pPr>
            <w:r w:rsidRPr="00FD2688">
              <w:rPr>
                <w:rFonts w:ascii="Times New Roman" w:eastAsia="SimSun" w:hAnsi="Times New Roman" w:hint="eastAsia"/>
                <w:szCs w:val="20"/>
                <w:lang w:eastAsia="zh-CN"/>
              </w:rPr>
              <w:t xml:space="preserve">PMI subband information fields </w:t>
            </w:r>
            <w:r w:rsidR="001B7BF2">
              <w:rPr>
                <w:rFonts w:ascii="Times New Roman" w:eastAsia="SimSun" w:hAnsi="Times New Roman"/>
                <w:position w:val="-10"/>
                <w:szCs w:val="20"/>
                <w:lang w:eastAsia="zh-CN"/>
              </w:rPr>
              <w:pict w14:anchorId="4BD4E686">
                <v:shape id="_x0000_i1146" type="#_x0000_t75" style="width:16.8pt;height:16.8pt">
                  <v:imagedata r:id="rId904" o:title=""/>
                </v:shape>
              </w:pict>
            </w:r>
            <w:r w:rsidRPr="00FD2688">
              <w:rPr>
                <w:rFonts w:ascii="Times New Roman" w:eastAsia="SimSun" w:hAnsi="Times New Roman" w:hint="eastAsia"/>
                <w:szCs w:val="20"/>
                <w:lang w:eastAsia="zh-CN"/>
              </w:rPr>
              <w:t xml:space="preserve"> of all odd subbands with increasing order of subband number, from left to right as in Tables 6.3.1.1.2-1/2</w:t>
            </w:r>
            <w:r w:rsidRPr="00FD2688">
              <w:rPr>
                <w:rFonts w:ascii="Times New Roman" w:eastAsia="SimSun" w:hAnsi="Times New Roman"/>
                <w:color w:val="C00000"/>
                <w:szCs w:val="20"/>
                <w:lang w:eastAsia="zh-CN"/>
              </w:rPr>
              <w:t xml:space="preserve"> or codebook index for 2 antenna ports according to Subclause 5.2.2.2.1 in [6, TS 38.214] </w:t>
            </w:r>
            <w:r w:rsidRPr="00FD2688">
              <w:rPr>
                <w:rFonts w:ascii="Times New Roman" w:eastAsia="SimSun" w:hAnsi="Times New Roman" w:hint="eastAsia"/>
                <w:color w:val="C00000"/>
                <w:szCs w:val="20"/>
                <w:lang w:eastAsia="zh-CN"/>
              </w:rPr>
              <w:t xml:space="preserve">of all </w:t>
            </w:r>
            <w:r w:rsidRPr="00FD2688">
              <w:rPr>
                <w:rFonts w:ascii="Times New Roman" w:eastAsia="SimSun" w:hAnsi="Times New Roman"/>
                <w:color w:val="C00000"/>
                <w:szCs w:val="20"/>
                <w:lang w:eastAsia="zh-CN"/>
              </w:rPr>
              <w:t xml:space="preserve">odd </w:t>
            </w:r>
            <w:r w:rsidRPr="00FD2688">
              <w:rPr>
                <w:rFonts w:ascii="Times New Roman" w:eastAsia="SimSun" w:hAnsi="Times New Roman" w:hint="eastAsia"/>
                <w:color w:val="C00000"/>
                <w:szCs w:val="20"/>
                <w:lang w:eastAsia="zh-CN"/>
              </w:rPr>
              <w:t>subbands with increasing order of subband number</w:t>
            </w:r>
            <w:r w:rsidRPr="00FD2688">
              <w:rPr>
                <w:rFonts w:ascii="Times New Roman" w:eastAsia="SimSun" w:hAnsi="Times New Roman" w:hint="eastAsia"/>
                <w:szCs w:val="20"/>
                <w:lang w:eastAsia="zh-CN"/>
              </w:rPr>
              <w:t xml:space="preserve">, if </w:t>
            </w:r>
            <w:r w:rsidRPr="00FD2688">
              <w:rPr>
                <w:rFonts w:ascii="Times New Roman" w:eastAsia="SimSun" w:hAnsi="Times New Roman"/>
                <w:i/>
                <w:szCs w:val="20"/>
                <w:lang w:val="en-US" w:eastAsia="zh-CN"/>
              </w:rPr>
              <w:t>pmi-FormatIndicator</w:t>
            </w:r>
            <w:r w:rsidRPr="00FD2688">
              <w:rPr>
                <w:rFonts w:ascii="Times New Roman" w:eastAsia="SimSun" w:hAnsi="Times New Roman" w:hint="eastAsia"/>
                <w:i/>
                <w:szCs w:val="20"/>
                <w:lang w:val="en-US" w:eastAsia="zh-CN"/>
              </w:rPr>
              <w:t>=</w:t>
            </w:r>
            <w:r w:rsidRPr="00FD2688">
              <w:rPr>
                <w:rFonts w:ascii="Times New Roman" w:eastAsia="SimSun" w:hAnsi="Times New Roman"/>
                <w:szCs w:val="20"/>
                <w:lang w:eastAsia="x-none"/>
              </w:rPr>
              <w:t xml:space="preserve"> </w:t>
            </w:r>
            <w:r w:rsidRPr="00FD2688">
              <w:rPr>
                <w:rFonts w:ascii="Times New Roman" w:eastAsia="SimSun" w:hAnsi="Times New Roman" w:hint="eastAsia"/>
                <w:i/>
                <w:szCs w:val="20"/>
                <w:lang w:val="en-US" w:eastAsia="zh-CN"/>
              </w:rPr>
              <w:t>sub</w:t>
            </w:r>
            <w:r w:rsidRPr="00FD2688">
              <w:rPr>
                <w:rFonts w:ascii="Times New Roman" w:eastAsia="SimSun" w:hAnsi="Times New Roman"/>
                <w:i/>
                <w:szCs w:val="20"/>
                <w:lang w:val="en-US" w:eastAsia="zh-CN"/>
              </w:rPr>
              <w:t>bandPMI</w:t>
            </w:r>
            <w:r w:rsidRPr="00FD2688">
              <w:rPr>
                <w:rFonts w:ascii="Times New Roman" w:eastAsia="SimSun" w:hAnsi="Times New Roman" w:hint="eastAsia"/>
                <w:szCs w:val="20"/>
                <w:lang w:val="en-US" w:eastAsia="zh-CN"/>
              </w:rPr>
              <w:t xml:space="preserve"> and if</w:t>
            </w:r>
            <w:r w:rsidRPr="00FD2688">
              <w:rPr>
                <w:rFonts w:ascii="Times New Roman" w:eastAsia="SimSun" w:hAnsi="Times New Roman" w:hint="eastAsia"/>
                <w:szCs w:val="20"/>
                <w:lang w:eastAsia="zh-CN"/>
              </w:rPr>
              <w:t xml:space="preserve"> reported</w:t>
            </w:r>
          </w:p>
        </w:tc>
      </w:tr>
    </w:tbl>
    <w:p w14:paraId="001B9C6D" w14:textId="4DF530F2" w:rsidR="003855EE" w:rsidRPr="00982E91" w:rsidRDefault="003855EE" w:rsidP="003855EE">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sidRPr="00982E91">
        <w:rPr>
          <w:szCs w:val="20"/>
          <w:lang w:eastAsia="zh-TW"/>
        </w:rPr>
        <w:t>Section 6.3.1.1.2 of 38.212</w:t>
      </w:r>
      <w:r w:rsidRPr="00982E91">
        <w:rPr>
          <w:rFonts w:ascii="Times New Roman" w:hAnsi="Times New Roman" w:hint="eastAsia"/>
          <w:szCs w:val="20"/>
        </w:rPr>
        <w:t>-----------------</w:t>
      </w:r>
      <w:r>
        <w:rPr>
          <w:rFonts w:ascii="Times New Roman" w:hAnsi="Times New Roman" w:hint="eastAsia"/>
          <w:szCs w:val="20"/>
        </w:rPr>
        <w:t>------</w:t>
      </w:r>
    </w:p>
    <w:p w14:paraId="1081710E" w14:textId="77E9E9E8" w:rsidR="00982E91" w:rsidRDefault="00982E91" w:rsidP="00982E91">
      <w:pPr>
        <w:ind w:left="720" w:hanging="720"/>
        <w:rPr>
          <w:szCs w:val="20"/>
        </w:rPr>
      </w:pPr>
    </w:p>
    <w:p w14:paraId="242ECC0B" w14:textId="63A90533" w:rsidR="00203271" w:rsidRPr="00982E91" w:rsidRDefault="00203271" w:rsidP="00203271">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sidRPr="00982E91">
        <w:rPr>
          <w:szCs w:val="20"/>
          <w:lang w:eastAsia="zh-TW"/>
        </w:rPr>
        <w:t>Section 6.3.</w:t>
      </w:r>
      <w:r>
        <w:rPr>
          <w:szCs w:val="20"/>
          <w:lang w:eastAsia="zh-TW"/>
        </w:rPr>
        <w:t>2</w:t>
      </w:r>
      <w:r w:rsidRPr="00982E91">
        <w:rPr>
          <w:szCs w:val="20"/>
          <w:lang w:eastAsia="zh-TW"/>
        </w:rPr>
        <w:t>.1.2 of 38.212</w:t>
      </w:r>
      <w:r w:rsidRPr="00982E91">
        <w:rPr>
          <w:rFonts w:ascii="Times New Roman" w:hAnsi="Times New Roman" w:hint="eastAsia"/>
          <w:szCs w:val="20"/>
        </w:rPr>
        <w:t>-----------------</w:t>
      </w:r>
      <w:r>
        <w:rPr>
          <w:rFonts w:ascii="Times New Roman" w:hAnsi="Times New Roman" w:hint="eastAsia"/>
          <w:szCs w:val="20"/>
        </w:rPr>
        <w:t>------</w:t>
      </w:r>
    </w:p>
    <w:p w14:paraId="5BB979DD" w14:textId="77777777" w:rsidR="00982E91" w:rsidRPr="00982E91" w:rsidRDefault="00982E91" w:rsidP="00982E91">
      <w:pPr>
        <w:rPr>
          <w:rFonts w:eastAsia="SimSun"/>
          <w:szCs w:val="20"/>
        </w:rPr>
      </w:pPr>
      <w:r w:rsidRPr="00982E91">
        <w:rPr>
          <w:rFonts w:eastAsia="SimSun"/>
          <w:szCs w:val="20"/>
        </w:rPr>
        <w:t>6.3.2.1.2</w:t>
      </w:r>
      <w:r w:rsidRPr="00982E91">
        <w:rPr>
          <w:rFonts w:eastAsia="SimSun"/>
          <w:szCs w:val="20"/>
        </w:rPr>
        <w:tab/>
        <w:t>CSI</w:t>
      </w:r>
    </w:p>
    <w:p w14:paraId="7585022D" w14:textId="77777777" w:rsidR="00982E91" w:rsidRPr="00982E91" w:rsidRDefault="00982E91" w:rsidP="00982E91">
      <w:pPr>
        <w:ind w:left="720" w:hanging="720"/>
        <w:jc w:val="center"/>
        <w:rPr>
          <w:color w:val="C00000"/>
          <w:szCs w:val="20"/>
          <w:lang w:eastAsia="zh-TW"/>
        </w:rPr>
      </w:pPr>
      <w:r w:rsidRPr="00982E91">
        <w:rPr>
          <w:color w:val="C00000"/>
          <w:szCs w:val="20"/>
          <w:lang w:eastAsia="zh-TW"/>
        </w:rPr>
        <w:t>&lt; Unchanged part omitted &gt;</w:t>
      </w:r>
    </w:p>
    <w:p w14:paraId="0AB171F6" w14:textId="77777777" w:rsidR="00982E91" w:rsidRPr="00982E91" w:rsidRDefault="00982E91" w:rsidP="00982E91">
      <w:pPr>
        <w:keepNext/>
        <w:keepLines/>
        <w:overflowPunct w:val="0"/>
        <w:autoSpaceDE w:val="0"/>
        <w:autoSpaceDN w:val="0"/>
        <w:adjustRightInd w:val="0"/>
        <w:jc w:val="center"/>
        <w:textAlignment w:val="baseline"/>
        <w:rPr>
          <w:rFonts w:ascii="Arial" w:eastAsia="Times New Roman" w:hAnsi="Arial"/>
          <w:b/>
          <w:szCs w:val="20"/>
          <w:lang w:eastAsia="zh-CN"/>
        </w:rPr>
      </w:pPr>
      <w:r w:rsidRPr="00982E91">
        <w:rPr>
          <w:rFonts w:ascii="Arial" w:eastAsia="Times New Roman" w:hAnsi="Arial"/>
          <w:b/>
          <w:szCs w:val="20"/>
          <w:lang w:eastAsia="en-GB"/>
        </w:rPr>
        <w:t xml:space="preserve">Table </w:t>
      </w:r>
      <w:r w:rsidRPr="00982E91">
        <w:rPr>
          <w:rFonts w:ascii="Arial" w:eastAsia="Times New Roman" w:hAnsi="Arial" w:hint="eastAsia"/>
          <w:b/>
          <w:szCs w:val="20"/>
          <w:lang w:eastAsia="zh-CN"/>
        </w:rPr>
        <w:t>6.3.2.1.2-4</w:t>
      </w:r>
      <w:r w:rsidRPr="00982E91">
        <w:rPr>
          <w:rFonts w:ascii="Arial" w:eastAsia="Times New Roman" w:hAnsi="Arial"/>
          <w:b/>
          <w:szCs w:val="20"/>
          <w:lang w:eastAsia="en-GB"/>
        </w:rPr>
        <w:t>:</w:t>
      </w:r>
      <w:r w:rsidRPr="00982E91">
        <w:rPr>
          <w:rFonts w:ascii="Arial" w:eastAsia="Times New Roman" w:hAnsi="Arial" w:hint="eastAsia"/>
          <w:b/>
          <w:szCs w:val="20"/>
          <w:lang w:eastAsia="zh-CN"/>
        </w:rPr>
        <w:t xml:space="preserve"> Mapping order of CSI fields of one CSI report, CSI part 2 wideband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0"/>
        <w:gridCol w:w="7719"/>
      </w:tblGrid>
      <w:tr w:rsidR="00982E91" w:rsidRPr="00982E91" w14:paraId="76149666" w14:textId="77777777" w:rsidTr="003D5FBA">
        <w:trPr>
          <w:trHeight w:val="641"/>
          <w:jc w:val="center"/>
        </w:trPr>
        <w:tc>
          <w:tcPr>
            <w:tcW w:w="1740" w:type="dxa"/>
            <w:shd w:val="clear" w:color="auto" w:fill="E0E0E0"/>
            <w:vAlign w:val="center"/>
          </w:tcPr>
          <w:p w14:paraId="546D9659" w14:textId="77777777" w:rsidR="00982E91" w:rsidRPr="00982E91" w:rsidRDefault="00982E91" w:rsidP="00203271">
            <w:pPr>
              <w:keepNext/>
              <w:keepLines/>
              <w:overflowPunct w:val="0"/>
              <w:autoSpaceDE w:val="0"/>
              <w:autoSpaceDN w:val="0"/>
              <w:adjustRightInd w:val="0"/>
              <w:jc w:val="center"/>
              <w:textAlignment w:val="baseline"/>
              <w:rPr>
                <w:rFonts w:ascii="Arial" w:eastAsia="Times New Roman" w:hAnsi="Arial"/>
                <w:b/>
                <w:szCs w:val="20"/>
                <w:lang w:eastAsia="zh-CN"/>
              </w:rPr>
            </w:pPr>
            <w:r w:rsidRPr="00982E91">
              <w:rPr>
                <w:rFonts w:ascii="Arial" w:eastAsia="Times New Roman" w:hAnsi="Arial" w:hint="eastAsia"/>
                <w:b/>
                <w:szCs w:val="20"/>
                <w:lang w:eastAsia="zh-CN"/>
              </w:rPr>
              <w:t>CSI report number</w:t>
            </w:r>
          </w:p>
        </w:tc>
        <w:tc>
          <w:tcPr>
            <w:tcW w:w="7719" w:type="dxa"/>
            <w:shd w:val="clear" w:color="auto" w:fill="E0E0E0"/>
            <w:vAlign w:val="center"/>
          </w:tcPr>
          <w:p w14:paraId="0B2DC614" w14:textId="77777777" w:rsidR="00982E91" w:rsidRPr="00982E91" w:rsidRDefault="00982E91" w:rsidP="00203271">
            <w:pPr>
              <w:keepNext/>
              <w:keepLines/>
              <w:overflowPunct w:val="0"/>
              <w:autoSpaceDE w:val="0"/>
              <w:autoSpaceDN w:val="0"/>
              <w:adjustRightInd w:val="0"/>
              <w:jc w:val="center"/>
              <w:textAlignment w:val="baseline"/>
              <w:rPr>
                <w:rFonts w:ascii="Arial" w:eastAsia="Times New Roman" w:hAnsi="Arial"/>
                <w:b/>
                <w:szCs w:val="20"/>
                <w:lang w:eastAsia="zh-CN"/>
              </w:rPr>
            </w:pPr>
            <w:r w:rsidRPr="00982E91">
              <w:rPr>
                <w:rFonts w:ascii="Arial" w:eastAsia="Times New Roman" w:hAnsi="Arial" w:hint="eastAsia"/>
                <w:b/>
                <w:szCs w:val="20"/>
                <w:lang w:eastAsia="zh-CN"/>
              </w:rPr>
              <w:t>CSI fields</w:t>
            </w:r>
          </w:p>
        </w:tc>
      </w:tr>
      <w:tr w:rsidR="00982E91" w:rsidRPr="00982E91" w14:paraId="07E3E30C" w14:textId="77777777" w:rsidTr="003D5FBA">
        <w:trPr>
          <w:jc w:val="center"/>
        </w:trPr>
        <w:tc>
          <w:tcPr>
            <w:tcW w:w="1740" w:type="dxa"/>
            <w:vMerge w:val="restart"/>
            <w:vAlign w:val="center"/>
          </w:tcPr>
          <w:p w14:paraId="0EDABC8C" w14:textId="77777777" w:rsidR="00982E91" w:rsidRPr="00982E91" w:rsidRDefault="00982E91" w:rsidP="00203271">
            <w:pPr>
              <w:keepLines/>
              <w:jc w:val="center"/>
              <w:rPr>
                <w:rFonts w:ascii="Times New Roman" w:eastAsia="SimSun" w:hAnsi="Times New Roman"/>
                <w:szCs w:val="20"/>
                <w:lang w:eastAsia="zh-CN"/>
              </w:rPr>
            </w:pPr>
            <w:r w:rsidRPr="00982E91">
              <w:rPr>
                <w:rFonts w:ascii="Times New Roman" w:eastAsia="SimSun" w:hAnsi="Times New Roman" w:hint="eastAsia"/>
                <w:szCs w:val="20"/>
                <w:lang w:eastAsia="zh-CN"/>
              </w:rPr>
              <w:t>CSI report #n</w:t>
            </w:r>
          </w:p>
          <w:p w14:paraId="787FF324" w14:textId="77777777" w:rsidR="00982E91" w:rsidRPr="00982E91" w:rsidRDefault="00982E91" w:rsidP="00203271">
            <w:pPr>
              <w:keepLines/>
              <w:jc w:val="center"/>
              <w:rPr>
                <w:rFonts w:ascii="Times New Roman" w:eastAsia="SimSun" w:hAnsi="Times New Roman"/>
                <w:szCs w:val="20"/>
                <w:lang w:eastAsia="zh-CN"/>
              </w:rPr>
            </w:pPr>
            <w:r w:rsidRPr="00982E91">
              <w:rPr>
                <w:rFonts w:ascii="Times New Roman" w:eastAsia="SimSun" w:hAnsi="Times New Roman" w:hint="eastAsia"/>
                <w:szCs w:val="20"/>
                <w:lang w:eastAsia="zh-CN"/>
              </w:rPr>
              <w:t>CSI part 2 wideband</w:t>
            </w:r>
          </w:p>
        </w:tc>
        <w:tc>
          <w:tcPr>
            <w:tcW w:w="7719" w:type="dxa"/>
            <w:vAlign w:val="center"/>
          </w:tcPr>
          <w:p w14:paraId="5F9F9354" w14:textId="77777777" w:rsidR="00982E91" w:rsidRPr="00982E91" w:rsidRDefault="00982E91" w:rsidP="00203271">
            <w:pPr>
              <w:keepLines/>
              <w:jc w:val="center"/>
              <w:rPr>
                <w:rFonts w:ascii="Times New Roman" w:eastAsia="SimSun" w:hAnsi="Times New Roman"/>
                <w:szCs w:val="20"/>
                <w:lang w:eastAsia="zh-CN"/>
              </w:rPr>
            </w:pPr>
            <w:r w:rsidRPr="00982E91">
              <w:rPr>
                <w:rFonts w:ascii="Times New Roman" w:eastAsia="SimSun" w:hAnsi="Times New Roman"/>
                <w:szCs w:val="20"/>
                <w:lang w:eastAsia="zh-CN"/>
              </w:rPr>
              <w:t>W</w:t>
            </w:r>
            <w:r w:rsidRPr="00982E91">
              <w:rPr>
                <w:rFonts w:ascii="Times New Roman" w:eastAsia="SimSun" w:hAnsi="Times New Roman" w:hint="eastAsia"/>
                <w:szCs w:val="20"/>
                <w:lang w:eastAsia="zh-CN"/>
              </w:rPr>
              <w:t>ideband CQI for the second TB as in Tables 6.3.1.1.2-3/4/5, if present and reported</w:t>
            </w:r>
          </w:p>
        </w:tc>
      </w:tr>
      <w:tr w:rsidR="00982E91" w:rsidRPr="00982E91" w14:paraId="44616802" w14:textId="77777777" w:rsidTr="003D5FBA">
        <w:trPr>
          <w:jc w:val="center"/>
        </w:trPr>
        <w:tc>
          <w:tcPr>
            <w:tcW w:w="1740" w:type="dxa"/>
            <w:vMerge/>
            <w:vAlign w:val="center"/>
          </w:tcPr>
          <w:p w14:paraId="4C89FB8E" w14:textId="77777777" w:rsidR="00982E91" w:rsidRPr="00982E91" w:rsidRDefault="00982E91" w:rsidP="00FD2787">
            <w:pPr>
              <w:keepLines/>
              <w:numPr>
                <w:ilvl w:val="0"/>
                <w:numId w:val="213"/>
              </w:numPr>
              <w:ind w:left="0" w:firstLine="0"/>
              <w:jc w:val="center"/>
              <w:rPr>
                <w:rFonts w:ascii="Times New Roman" w:eastAsia="SimSun" w:hAnsi="Times New Roman"/>
                <w:szCs w:val="20"/>
                <w:lang w:eastAsia="zh-CN"/>
              </w:rPr>
            </w:pPr>
          </w:p>
        </w:tc>
        <w:tc>
          <w:tcPr>
            <w:tcW w:w="7719" w:type="dxa"/>
            <w:vAlign w:val="center"/>
          </w:tcPr>
          <w:p w14:paraId="64845944" w14:textId="77777777" w:rsidR="00982E91" w:rsidRPr="00982E91" w:rsidRDefault="00982E91" w:rsidP="00203271">
            <w:pPr>
              <w:keepLines/>
              <w:jc w:val="center"/>
              <w:rPr>
                <w:rFonts w:ascii="Times New Roman" w:eastAsia="SimSun" w:hAnsi="Times New Roman"/>
                <w:szCs w:val="20"/>
                <w:lang w:eastAsia="zh-CN"/>
              </w:rPr>
            </w:pPr>
            <w:r w:rsidRPr="00982E91">
              <w:rPr>
                <w:rFonts w:ascii="Times New Roman" w:eastAsia="SimSun" w:hAnsi="Times New Roman" w:hint="eastAsia"/>
                <w:szCs w:val="20"/>
                <w:lang w:eastAsia="zh-CN"/>
              </w:rPr>
              <w:t>Layer Indicator as in Tables 6.3.1.1.2-3/4/5, if reported</w:t>
            </w:r>
          </w:p>
        </w:tc>
      </w:tr>
      <w:tr w:rsidR="00982E91" w:rsidRPr="00982E91" w14:paraId="76F91839" w14:textId="77777777" w:rsidTr="003D5FBA">
        <w:trPr>
          <w:trHeight w:val="189"/>
          <w:jc w:val="center"/>
        </w:trPr>
        <w:tc>
          <w:tcPr>
            <w:tcW w:w="1740" w:type="dxa"/>
            <w:vMerge/>
            <w:vAlign w:val="center"/>
          </w:tcPr>
          <w:p w14:paraId="67DFFA8D" w14:textId="77777777" w:rsidR="00982E91" w:rsidRPr="00982E91" w:rsidRDefault="00982E91" w:rsidP="00FD2787">
            <w:pPr>
              <w:keepLines/>
              <w:numPr>
                <w:ilvl w:val="0"/>
                <w:numId w:val="213"/>
              </w:numPr>
              <w:ind w:left="0" w:firstLine="0"/>
              <w:jc w:val="center"/>
              <w:rPr>
                <w:rFonts w:ascii="Times New Roman" w:eastAsia="SimSun" w:hAnsi="Times New Roman"/>
                <w:szCs w:val="20"/>
                <w:lang w:eastAsia="zh-CN"/>
              </w:rPr>
            </w:pPr>
          </w:p>
        </w:tc>
        <w:tc>
          <w:tcPr>
            <w:tcW w:w="7719" w:type="dxa"/>
            <w:vAlign w:val="center"/>
          </w:tcPr>
          <w:p w14:paraId="169BEDA9" w14:textId="77777777" w:rsidR="00982E91" w:rsidRPr="00982E91" w:rsidRDefault="00982E91" w:rsidP="00203271">
            <w:pPr>
              <w:keepLines/>
              <w:jc w:val="center"/>
              <w:rPr>
                <w:rFonts w:ascii="Times New Roman" w:eastAsia="SimSun" w:hAnsi="Times New Roman"/>
                <w:szCs w:val="20"/>
                <w:lang w:eastAsia="zh-CN"/>
              </w:rPr>
            </w:pPr>
            <w:r w:rsidRPr="00982E91">
              <w:rPr>
                <w:rFonts w:ascii="Times New Roman" w:eastAsia="SimSun" w:hAnsi="Times New Roman" w:hint="eastAsia"/>
                <w:szCs w:val="20"/>
                <w:lang w:eastAsia="zh-CN"/>
              </w:rPr>
              <w:t xml:space="preserve">PMI wideband information fields </w:t>
            </w:r>
            <w:r w:rsidR="001B7BF2">
              <w:rPr>
                <w:rFonts w:ascii="Times New Roman" w:eastAsia="SimSun" w:hAnsi="Times New Roman"/>
                <w:position w:val="-10"/>
                <w:szCs w:val="20"/>
                <w:lang w:eastAsia="zh-CN"/>
              </w:rPr>
              <w:pict w14:anchorId="0CA55D00">
                <v:shape id="_x0000_i1147" type="#_x0000_t75" style="width:16pt;height:16.8pt">
                  <v:imagedata r:id="rId903" o:title=""/>
                </v:shape>
              </w:pict>
            </w:r>
            <w:r w:rsidRPr="00982E91">
              <w:rPr>
                <w:rFonts w:ascii="Times New Roman" w:eastAsia="SimSun" w:hAnsi="Times New Roman" w:hint="eastAsia"/>
                <w:szCs w:val="20"/>
                <w:lang w:eastAsia="zh-CN"/>
              </w:rPr>
              <w:t>, from left to right as in Tables 6.3.1.1.2-1/2 or 6.3.2.1.2-1/2, if reported</w:t>
            </w:r>
          </w:p>
        </w:tc>
      </w:tr>
      <w:tr w:rsidR="00982E91" w:rsidRPr="00982E91" w14:paraId="32561E46" w14:textId="77777777" w:rsidTr="003D5FBA">
        <w:trPr>
          <w:trHeight w:val="189"/>
          <w:jc w:val="center"/>
        </w:trPr>
        <w:tc>
          <w:tcPr>
            <w:tcW w:w="1740" w:type="dxa"/>
            <w:vMerge/>
            <w:vAlign w:val="center"/>
          </w:tcPr>
          <w:p w14:paraId="4D234CE0" w14:textId="77777777" w:rsidR="00982E91" w:rsidRPr="00982E91" w:rsidRDefault="00982E91" w:rsidP="00FD2787">
            <w:pPr>
              <w:keepLines/>
              <w:numPr>
                <w:ilvl w:val="0"/>
                <w:numId w:val="213"/>
              </w:numPr>
              <w:ind w:left="0" w:firstLine="0"/>
              <w:jc w:val="center"/>
              <w:rPr>
                <w:rFonts w:ascii="Times New Roman" w:eastAsia="SimSun" w:hAnsi="Times New Roman"/>
                <w:szCs w:val="20"/>
                <w:lang w:eastAsia="zh-CN"/>
              </w:rPr>
            </w:pPr>
          </w:p>
        </w:tc>
        <w:tc>
          <w:tcPr>
            <w:tcW w:w="7719" w:type="dxa"/>
            <w:vAlign w:val="center"/>
          </w:tcPr>
          <w:p w14:paraId="5E49051D" w14:textId="77777777" w:rsidR="00982E91" w:rsidRPr="00982E91" w:rsidRDefault="00982E91" w:rsidP="00203271">
            <w:pPr>
              <w:keepLines/>
              <w:jc w:val="center"/>
              <w:rPr>
                <w:rFonts w:ascii="Times New Roman" w:eastAsia="SimSun" w:hAnsi="Times New Roman"/>
                <w:szCs w:val="20"/>
                <w:lang w:eastAsia="zh-CN"/>
              </w:rPr>
            </w:pPr>
            <w:r w:rsidRPr="00982E91">
              <w:rPr>
                <w:rFonts w:ascii="Times New Roman" w:eastAsia="SimSun" w:hAnsi="Times New Roman" w:hint="eastAsia"/>
                <w:szCs w:val="20"/>
                <w:lang w:eastAsia="zh-CN"/>
              </w:rPr>
              <w:t xml:space="preserve">PMI wideband information fields </w:t>
            </w:r>
            <w:r w:rsidR="001B7BF2">
              <w:rPr>
                <w:rFonts w:ascii="Times New Roman" w:eastAsia="SimSun" w:hAnsi="Times New Roman"/>
                <w:position w:val="-10"/>
                <w:szCs w:val="20"/>
                <w:lang w:eastAsia="zh-CN"/>
              </w:rPr>
              <w:pict w14:anchorId="42729FD1">
                <v:shape id="_x0000_i1148" type="#_x0000_t75" style="width:16.8pt;height:16.8pt">
                  <v:imagedata r:id="rId904" o:title=""/>
                </v:shape>
              </w:pict>
            </w:r>
            <w:r w:rsidRPr="00982E91">
              <w:rPr>
                <w:rFonts w:ascii="Times New Roman" w:eastAsia="SimSun" w:hAnsi="Times New Roman" w:hint="eastAsia"/>
                <w:szCs w:val="20"/>
                <w:lang w:eastAsia="zh-CN"/>
              </w:rPr>
              <w:t>, from left to right as in Tables 6.3.1.1.2-1/2 or 6.3.2.1.2-1/2</w:t>
            </w:r>
            <w:r w:rsidRPr="00982E91">
              <w:rPr>
                <w:rFonts w:ascii="Times New Roman" w:eastAsia="SimSun" w:hAnsi="Times New Roman"/>
                <w:color w:val="C00000"/>
                <w:szCs w:val="20"/>
                <w:lang w:eastAsia="zh-CN"/>
              </w:rPr>
              <w:t xml:space="preserve"> or codebook index for 2 antenna ports according to Subclause 5.2.2.2.1 in [6, TS 38.214]</w:t>
            </w:r>
            <w:r w:rsidRPr="00982E91">
              <w:rPr>
                <w:rFonts w:ascii="Times New Roman" w:eastAsia="SimSun" w:hAnsi="Times New Roman" w:hint="eastAsia"/>
                <w:szCs w:val="20"/>
                <w:lang w:eastAsia="zh-CN"/>
              </w:rPr>
              <w:t xml:space="preserve">, if </w:t>
            </w:r>
            <w:r w:rsidRPr="00982E91">
              <w:rPr>
                <w:rFonts w:ascii="Times New Roman" w:eastAsia="SimSun" w:hAnsi="Times New Roman"/>
                <w:i/>
                <w:szCs w:val="20"/>
                <w:lang w:val="en-US" w:eastAsia="zh-CN"/>
              </w:rPr>
              <w:t>pmi-FormatIndicator</w:t>
            </w:r>
            <w:r w:rsidRPr="00982E91">
              <w:rPr>
                <w:rFonts w:ascii="Times New Roman" w:eastAsia="SimSun" w:hAnsi="Times New Roman" w:hint="eastAsia"/>
                <w:i/>
                <w:szCs w:val="20"/>
                <w:lang w:val="en-US" w:eastAsia="zh-CN"/>
              </w:rPr>
              <w:t>=</w:t>
            </w:r>
            <w:r w:rsidRPr="00982E91">
              <w:rPr>
                <w:rFonts w:ascii="Times New Roman" w:eastAsia="SimSun" w:hAnsi="Times New Roman"/>
                <w:szCs w:val="20"/>
                <w:lang w:eastAsia="x-none"/>
              </w:rPr>
              <w:t xml:space="preserve"> </w:t>
            </w:r>
            <w:r w:rsidRPr="00982E91">
              <w:rPr>
                <w:rFonts w:ascii="Times New Roman" w:eastAsia="SimSun" w:hAnsi="Times New Roman"/>
                <w:i/>
                <w:szCs w:val="20"/>
                <w:lang w:val="en-US" w:eastAsia="zh-CN"/>
              </w:rPr>
              <w:t>w</w:t>
            </w:r>
            <w:r w:rsidRPr="00982E91">
              <w:rPr>
                <w:rFonts w:ascii="Times New Roman" w:eastAsia="SimSun" w:hAnsi="Times New Roman" w:hint="eastAsia"/>
                <w:i/>
                <w:szCs w:val="20"/>
                <w:lang w:val="en-US" w:eastAsia="zh-CN"/>
              </w:rPr>
              <w:t>i</w:t>
            </w:r>
            <w:r w:rsidRPr="00982E91">
              <w:rPr>
                <w:rFonts w:ascii="Times New Roman" w:eastAsia="SimSun" w:hAnsi="Times New Roman"/>
                <w:i/>
                <w:szCs w:val="20"/>
                <w:lang w:val="en-US" w:eastAsia="zh-CN"/>
              </w:rPr>
              <w:t>debandPMI</w:t>
            </w:r>
            <w:r w:rsidRPr="00982E91">
              <w:rPr>
                <w:rFonts w:ascii="Times New Roman" w:eastAsia="SimSun" w:hAnsi="Times New Roman" w:hint="eastAsia"/>
                <w:szCs w:val="20"/>
                <w:lang w:val="en-US" w:eastAsia="zh-CN"/>
              </w:rPr>
              <w:t xml:space="preserve"> and if</w:t>
            </w:r>
            <w:r w:rsidRPr="00982E91">
              <w:rPr>
                <w:rFonts w:ascii="Times New Roman" w:eastAsia="SimSun" w:hAnsi="Times New Roman" w:hint="eastAsia"/>
                <w:szCs w:val="20"/>
                <w:lang w:eastAsia="zh-CN"/>
              </w:rPr>
              <w:t xml:space="preserve"> reported</w:t>
            </w:r>
          </w:p>
        </w:tc>
      </w:tr>
    </w:tbl>
    <w:p w14:paraId="2CD43D1F" w14:textId="77777777" w:rsidR="00982E91" w:rsidRPr="00982E91" w:rsidRDefault="00982E91" w:rsidP="00982E91">
      <w:pPr>
        <w:ind w:left="720" w:hanging="720"/>
        <w:rPr>
          <w:szCs w:val="20"/>
        </w:rPr>
      </w:pPr>
    </w:p>
    <w:p w14:paraId="653991FF" w14:textId="77777777" w:rsidR="00982E91" w:rsidRPr="00982E91" w:rsidRDefault="00982E91" w:rsidP="00982E91">
      <w:pPr>
        <w:keepNext/>
        <w:keepLines/>
        <w:overflowPunct w:val="0"/>
        <w:autoSpaceDE w:val="0"/>
        <w:autoSpaceDN w:val="0"/>
        <w:adjustRightInd w:val="0"/>
        <w:jc w:val="center"/>
        <w:textAlignment w:val="baseline"/>
        <w:rPr>
          <w:rFonts w:ascii="Arial" w:eastAsia="Times New Roman" w:hAnsi="Arial"/>
          <w:b/>
          <w:szCs w:val="20"/>
          <w:lang w:eastAsia="zh-CN"/>
        </w:rPr>
      </w:pPr>
      <w:r w:rsidRPr="00982E91">
        <w:rPr>
          <w:rFonts w:ascii="Arial" w:eastAsia="Times New Roman" w:hAnsi="Arial"/>
          <w:b/>
          <w:szCs w:val="20"/>
          <w:lang w:eastAsia="en-GB"/>
        </w:rPr>
        <w:t xml:space="preserve">Table </w:t>
      </w:r>
      <w:r w:rsidRPr="00982E91">
        <w:rPr>
          <w:rFonts w:ascii="Arial" w:eastAsia="Times New Roman" w:hAnsi="Arial" w:hint="eastAsia"/>
          <w:b/>
          <w:szCs w:val="20"/>
          <w:lang w:eastAsia="zh-CN"/>
        </w:rPr>
        <w:t>6.3.2.1.2-5</w:t>
      </w:r>
      <w:r w:rsidRPr="00982E91">
        <w:rPr>
          <w:rFonts w:ascii="Arial" w:eastAsia="Times New Roman" w:hAnsi="Arial"/>
          <w:b/>
          <w:szCs w:val="20"/>
          <w:lang w:eastAsia="en-GB"/>
        </w:rPr>
        <w:t>:</w:t>
      </w:r>
      <w:r w:rsidRPr="00982E91">
        <w:rPr>
          <w:rFonts w:ascii="Arial" w:eastAsia="Times New Roman" w:hAnsi="Arial" w:hint="eastAsia"/>
          <w:b/>
          <w:szCs w:val="20"/>
          <w:lang w:eastAsia="zh-CN"/>
        </w:rPr>
        <w:t xml:space="preserve"> Mapping order of CSI fields of one CSI report, CSI part 2 subband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9"/>
        <w:gridCol w:w="7990"/>
      </w:tblGrid>
      <w:tr w:rsidR="00982E91" w:rsidRPr="00982E91" w14:paraId="53F693D0" w14:textId="77777777" w:rsidTr="00203271">
        <w:trPr>
          <w:trHeight w:val="149"/>
          <w:jc w:val="center"/>
        </w:trPr>
        <w:tc>
          <w:tcPr>
            <w:tcW w:w="1469" w:type="dxa"/>
            <w:vMerge w:val="restart"/>
            <w:vAlign w:val="center"/>
          </w:tcPr>
          <w:p w14:paraId="6CA2C544" w14:textId="77777777" w:rsidR="00982E91" w:rsidRPr="00982E91" w:rsidRDefault="00982E91" w:rsidP="00203271">
            <w:pPr>
              <w:keepLines/>
              <w:jc w:val="center"/>
              <w:rPr>
                <w:rFonts w:ascii="Times New Roman" w:eastAsia="SimSun" w:hAnsi="Times New Roman"/>
                <w:szCs w:val="20"/>
                <w:lang w:eastAsia="zh-CN"/>
              </w:rPr>
            </w:pPr>
            <w:r w:rsidRPr="00982E91">
              <w:rPr>
                <w:rFonts w:ascii="Times New Roman" w:eastAsia="SimSun" w:hAnsi="Times New Roman" w:hint="eastAsia"/>
                <w:szCs w:val="20"/>
                <w:lang w:eastAsia="zh-CN"/>
              </w:rPr>
              <w:t>CSI report #n</w:t>
            </w:r>
          </w:p>
          <w:p w14:paraId="3B76B58B" w14:textId="77777777" w:rsidR="00982E91" w:rsidRPr="00982E91" w:rsidRDefault="00982E91" w:rsidP="00203271">
            <w:pPr>
              <w:keepLines/>
              <w:jc w:val="center"/>
              <w:rPr>
                <w:rFonts w:ascii="Times New Roman" w:eastAsia="SimSun" w:hAnsi="Times New Roman"/>
                <w:szCs w:val="20"/>
                <w:lang w:eastAsia="zh-CN"/>
              </w:rPr>
            </w:pPr>
            <w:r w:rsidRPr="00982E91">
              <w:rPr>
                <w:rFonts w:ascii="Times New Roman" w:eastAsia="SimSun" w:hAnsi="Times New Roman"/>
                <w:szCs w:val="20"/>
                <w:lang w:eastAsia="zh-CN"/>
              </w:rPr>
              <w:t>P</w:t>
            </w:r>
            <w:r w:rsidRPr="00982E91">
              <w:rPr>
                <w:rFonts w:ascii="Times New Roman" w:eastAsia="SimSun" w:hAnsi="Times New Roman" w:hint="eastAsia"/>
                <w:szCs w:val="20"/>
                <w:lang w:eastAsia="zh-CN"/>
              </w:rPr>
              <w:t>art 2 subband</w:t>
            </w:r>
          </w:p>
        </w:tc>
        <w:tc>
          <w:tcPr>
            <w:tcW w:w="7990" w:type="dxa"/>
            <w:vAlign w:val="center"/>
          </w:tcPr>
          <w:p w14:paraId="541F6871" w14:textId="77777777" w:rsidR="00982E91" w:rsidRPr="00982E91" w:rsidRDefault="00982E91" w:rsidP="00203271">
            <w:pPr>
              <w:keepLines/>
              <w:jc w:val="center"/>
              <w:rPr>
                <w:rFonts w:ascii="Times New Roman" w:eastAsia="SimSun" w:hAnsi="Times New Roman"/>
                <w:szCs w:val="20"/>
                <w:lang w:val="en-US" w:eastAsia="zh-CN"/>
              </w:rPr>
            </w:pPr>
            <w:r w:rsidRPr="00982E91">
              <w:rPr>
                <w:rFonts w:ascii="Times New Roman" w:eastAsia="SimSun" w:hAnsi="Times New Roman"/>
                <w:szCs w:val="20"/>
                <w:lang w:eastAsia="zh-CN"/>
              </w:rPr>
              <w:t>S</w:t>
            </w:r>
            <w:r w:rsidRPr="00982E91">
              <w:rPr>
                <w:rFonts w:ascii="Times New Roman" w:eastAsia="SimSun" w:hAnsi="Times New Roman" w:hint="eastAsia"/>
                <w:szCs w:val="20"/>
                <w:lang w:eastAsia="zh-CN"/>
              </w:rPr>
              <w:t xml:space="preserve">ubband differential CQI for the second TB of all even subbands with increasing order of subband number, as in Tables 6.3.1.1.2-3/4/5, if </w:t>
            </w:r>
            <w:r w:rsidRPr="00982E91">
              <w:rPr>
                <w:rFonts w:ascii="Times New Roman" w:eastAsia="SimSun" w:hAnsi="Times New Roman"/>
                <w:i/>
                <w:szCs w:val="20"/>
                <w:lang w:val="en-US" w:eastAsia="zh-CN"/>
              </w:rPr>
              <w:t>cqi-FormatIndicator</w:t>
            </w:r>
            <w:r w:rsidRPr="00982E91">
              <w:rPr>
                <w:rFonts w:ascii="Times New Roman" w:eastAsia="SimSun" w:hAnsi="Times New Roman" w:hint="eastAsia"/>
                <w:i/>
                <w:szCs w:val="20"/>
                <w:lang w:val="en-US" w:eastAsia="zh-CN"/>
              </w:rPr>
              <w:t>=sub</w:t>
            </w:r>
            <w:r w:rsidRPr="00982E91">
              <w:rPr>
                <w:rFonts w:ascii="Times New Roman" w:eastAsia="SimSun" w:hAnsi="Times New Roman"/>
                <w:i/>
                <w:szCs w:val="20"/>
                <w:lang w:val="en-US" w:eastAsia="zh-CN"/>
              </w:rPr>
              <w:t>bandCQI</w:t>
            </w:r>
            <w:r w:rsidRPr="00982E91">
              <w:rPr>
                <w:rFonts w:ascii="Times New Roman" w:eastAsia="SimSun" w:hAnsi="Times New Roman" w:hint="eastAsia"/>
                <w:szCs w:val="20"/>
                <w:lang w:val="en-US" w:eastAsia="zh-CN"/>
              </w:rPr>
              <w:t xml:space="preserve"> and if reported</w:t>
            </w:r>
          </w:p>
        </w:tc>
      </w:tr>
      <w:tr w:rsidR="00982E91" w:rsidRPr="00982E91" w14:paraId="37BC67F6" w14:textId="77777777" w:rsidTr="00203271">
        <w:trPr>
          <w:trHeight w:val="527"/>
          <w:jc w:val="center"/>
        </w:trPr>
        <w:tc>
          <w:tcPr>
            <w:tcW w:w="1469" w:type="dxa"/>
            <w:vMerge/>
            <w:vAlign w:val="center"/>
          </w:tcPr>
          <w:p w14:paraId="35916775" w14:textId="77777777" w:rsidR="00982E91" w:rsidRPr="00982E91" w:rsidRDefault="00982E91" w:rsidP="00FD2787">
            <w:pPr>
              <w:keepLines/>
              <w:numPr>
                <w:ilvl w:val="0"/>
                <w:numId w:val="213"/>
              </w:numPr>
              <w:ind w:left="0" w:firstLine="0"/>
              <w:jc w:val="center"/>
              <w:rPr>
                <w:rFonts w:ascii="Times New Roman" w:eastAsia="SimSun" w:hAnsi="Times New Roman"/>
                <w:szCs w:val="20"/>
                <w:lang w:eastAsia="zh-CN"/>
              </w:rPr>
            </w:pPr>
          </w:p>
        </w:tc>
        <w:tc>
          <w:tcPr>
            <w:tcW w:w="7990" w:type="dxa"/>
            <w:vAlign w:val="center"/>
          </w:tcPr>
          <w:p w14:paraId="263AC5A1" w14:textId="77777777" w:rsidR="00982E91" w:rsidRPr="00982E91" w:rsidRDefault="00982E91" w:rsidP="00203271">
            <w:pPr>
              <w:keepLines/>
              <w:jc w:val="center"/>
              <w:rPr>
                <w:rFonts w:ascii="Times New Roman" w:eastAsia="SimSun" w:hAnsi="Times New Roman"/>
                <w:szCs w:val="20"/>
                <w:lang w:eastAsia="zh-CN"/>
              </w:rPr>
            </w:pPr>
            <w:r w:rsidRPr="00982E91">
              <w:rPr>
                <w:rFonts w:ascii="Times New Roman" w:eastAsia="SimSun" w:hAnsi="Times New Roman" w:hint="eastAsia"/>
                <w:szCs w:val="20"/>
                <w:lang w:eastAsia="zh-CN"/>
              </w:rPr>
              <w:t xml:space="preserve">PMI subband information fields </w:t>
            </w:r>
            <w:r w:rsidR="001B7BF2">
              <w:rPr>
                <w:rFonts w:ascii="Times New Roman" w:eastAsia="SimSun" w:hAnsi="Times New Roman"/>
                <w:position w:val="-10"/>
                <w:szCs w:val="20"/>
                <w:lang w:eastAsia="zh-CN"/>
              </w:rPr>
              <w:pict w14:anchorId="4BF4AA1A">
                <v:shape id="_x0000_i1149" type="#_x0000_t75" style="width:16.8pt;height:16.8pt">
                  <v:imagedata r:id="rId904" o:title=""/>
                </v:shape>
              </w:pict>
            </w:r>
            <w:r w:rsidRPr="00982E91">
              <w:rPr>
                <w:rFonts w:ascii="Times New Roman" w:eastAsia="SimSun" w:hAnsi="Times New Roman" w:hint="eastAsia"/>
                <w:szCs w:val="20"/>
                <w:lang w:eastAsia="zh-CN"/>
              </w:rPr>
              <w:t xml:space="preserve"> of all even subbands with increasing order of subband number, from left to right as in Tables 6.3.1.1.2-1/2 or 6.3.2.1.2-1/2</w:t>
            </w:r>
            <w:r w:rsidRPr="00982E91">
              <w:rPr>
                <w:rFonts w:ascii="Times New Roman" w:eastAsia="SimSun" w:hAnsi="Times New Roman"/>
                <w:color w:val="C00000"/>
                <w:szCs w:val="20"/>
                <w:lang w:eastAsia="zh-CN"/>
              </w:rPr>
              <w:t xml:space="preserve"> or codebook index for 2 antenna ports according to Subclause 5.2.2.2.1 in [6, TS 38.214] </w:t>
            </w:r>
            <w:r w:rsidRPr="00982E91">
              <w:rPr>
                <w:rFonts w:ascii="Times New Roman" w:eastAsia="SimSun" w:hAnsi="Times New Roman" w:hint="eastAsia"/>
                <w:color w:val="C00000"/>
                <w:szCs w:val="20"/>
                <w:lang w:eastAsia="zh-CN"/>
              </w:rPr>
              <w:t>of all even subbands with increasing order of subband number</w:t>
            </w:r>
            <w:r w:rsidRPr="00982E91">
              <w:rPr>
                <w:rFonts w:ascii="Times New Roman" w:eastAsia="SimSun" w:hAnsi="Times New Roman" w:hint="eastAsia"/>
                <w:szCs w:val="20"/>
                <w:lang w:eastAsia="zh-CN"/>
              </w:rPr>
              <w:t xml:space="preserve">, if </w:t>
            </w:r>
            <w:r w:rsidRPr="00982E91">
              <w:rPr>
                <w:rFonts w:ascii="Times New Roman" w:eastAsia="SimSun" w:hAnsi="Times New Roman"/>
                <w:i/>
                <w:szCs w:val="20"/>
                <w:lang w:val="en-US" w:eastAsia="zh-CN"/>
              </w:rPr>
              <w:t>pmi-FormatIndicator</w:t>
            </w:r>
            <w:r w:rsidRPr="00982E91">
              <w:rPr>
                <w:rFonts w:ascii="Times New Roman" w:eastAsia="SimSun" w:hAnsi="Times New Roman" w:hint="eastAsia"/>
                <w:i/>
                <w:szCs w:val="20"/>
                <w:lang w:val="en-US" w:eastAsia="zh-CN"/>
              </w:rPr>
              <w:t>=</w:t>
            </w:r>
            <w:r w:rsidRPr="00982E91">
              <w:rPr>
                <w:rFonts w:ascii="Times New Roman" w:eastAsia="SimSun" w:hAnsi="Times New Roman"/>
                <w:szCs w:val="20"/>
                <w:lang w:eastAsia="x-none"/>
              </w:rPr>
              <w:t xml:space="preserve"> </w:t>
            </w:r>
            <w:r w:rsidRPr="00982E91">
              <w:rPr>
                <w:rFonts w:ascii="Times New Roman" w:eastAsia="SimSun" w:hAnsi="Times New Roman" w:hint="eastAsia"/>
                <w:i/>
                <w:szCs w:val="20"/>
                <w:lang w:val="en-US" w:eastAsia="zh-CN"/>
              </w:rPr>
              <w:t>sub</w:t>
            </w:r>
            <w:r w:rsidRPr="00982E91">
              <w:rPr>
                <w:rFonts w:ascii="Times New Roman" w:eastAsia="SimSun" w:hAnsi="Times New Roman"/>
                <w:i/>
                <w:szCs w:val="20"/>
                <w:lang w:val="en-US" w:eastAsia="zh-CN"/>
              </w:rPr>
              <w:t>bandPMI</w:t>
            </w:r>
            <w:r w:rsidRPr="00982E91">
              <w:rPr>
                <w:rFonts w:ascii="Times New Roman" w:eastAsia="SimSun" w:hAnsi="Times New Roman" w:hint="eastAsia"/>
                <w:szCs w:val="20"/>
                <w:lang w:val="en-US" w:eastAsia="zh-CN"/>
              </w:rPr>
              <w:t xml:space="preserve"> and if</w:t>
            </w:r>
            <w:r w:rsidRPr="00982E91">
              <w:rPr>
                <w:rFonts w:ascii="Times New Roman" w:eastAsia="SimSun" w:hAnsi="Times New Roman" w:hint="eastAsia"/>
                <w:szCs w:val="20"/>
                <w:lang w:eastAsia="zh-CN"/>
              </w:rPr>
              <w:t xml:space="preserve"> reported</w:t>
            </w:r>
          </w:p>
        </w:tc>
      </w:tr>
      <w:tr w:rsidR="00982E91" w:rsidRPr="00982E91" w14:paraId="6B3DB488" w14:textId="77777777" w:rsidTr="00203271">
        <w:trPr>
          <w:trHeight w:val="60"/>
          <w:jc w:val="center"/>
        </w:trPr>
        <w:tc>
          <w:tcPr>
            <w:tcW w:w="1469" w:type="dxa"/>
            <w:vMerge/>
            <w:vAlign w:val="center"/>
          </w:tcPr>
          <w:p w14:paraId="51ED243A" w14:textId="77777777" w:rsidR="00982E91" w:rsidRPr="00982E91" w:rsidRDefault="00982E91" w:rsidP="00FD2787">
            <w:pPr>
              <w:keepLines/>
              <w:numPr>
                <w:ilvl w:val="0"/>
                <w:numId w:val="213"/>
              </w:numPr>
              <w:ind w:left="0" w:firstLine="0"/>
              <w:jc w:val="center"/>
              <w:rPr>
                <w:rFonts w:ascii="Times New Roman" w:eastAsia="SimSun" w:hAnsi="Times New Roman"/>
                <w:szCs w:val="20"/>
                <w:lang w:eastAsia="zh-CN"/>
              </w:rPr>
            </w:pPr>
          </w:p>
        </w:tc>
        <w:tc>
          <w:tcPr>
            <w:tcW w:w="7990" w:type="dxa"/>
            <w:vAlign w:val="center"/>
          </w:tcPr>
          <w:p w14:paraId="1193B970" w14:textId="77777777" w:rsidR="00982E91" w:rsidRPr="00982E91" w:rsidRDefault="00982E91" w:rsidP="00203271">
            <w:pPr>
              <w:keepLines/>
              <w:jc w:val="center"/>
              <w:rPr>
                <w:rFonts w:ascii="Times New Roman" w:eastAsia="SimSun" w:hAnsi="Times New Roman"/>
                <w:szCs w:val="20"/>
                <w:lang w:eastAsia="zh-CN"/>
              </w:rPr>
            </w:pPr>
            <w:r w:rsidRPr="00982E91">
              <w:rPr>
                <w:rFonts w:ascii="Times New Roman" w:eastAsia="SimSun" w:hAnsi="Times New Roman"/>
                <w:szCs w:val="20"/>
                <w:lang w:eastAsia="zh-CN"/>
              </w:rPr>
              <w:t>S</w:t>
            </w:r>
            <w:r w:rsidRPr="00982E91">
              <w:rPr>
                <w:rFonts w:ascii="Times New Roman" w:eastAsia="SimSun" w:hAnsi="Times New Roman" w:hint="eastAsia"/>
                <w:szCs w:val="20"/>
                <w:lang w:eastAsia="zh-CN"/>
              </w:rPr>
              <w:t xml:space="preserve">ubband differential CQI for the second TB of all odd subbands with increasing order of subband number, as in Tables 6.3.1.1.2-3/4/5, if </w:t>
            </w:r>
            <w:r w:rsidRPr="00982E91">
              <w:rPr>
                <w:rFonts w:ascii="Times New Roman" w:eastAsia="SimSun" w:hAnsi="Times New Roman"/>
                <w:i/>
                <w:szCs w:val="20"/>
                <w:lang w:val="en-US" w:eastAsia="zh-CN"/>
              </w:rPr>
              <w:t>cqi-FormatIndicator</w:t>
            </w:r>
            <w:r w:rsidRPr="00982E91">
              <w:rPr>
                <w:rFonts w:ascii="Times New Roman" w:eastAsia="SimSun" w:hAnsi="Times New Roman" w:hint="eastAsia"/>
                <w:i/>
                <w:szCs w:val="20"/>
                <w:lang w:val="en-US" w:eastAsia="zh-CN"/>
              </w:rPr>
              <w:t>=sub</w:t>
            </w:r>
            <w:r w:rsidRPr="00982E91">
              <w:rPr>
                <w:rFonts w:ascii="Times New Roman" w:eastAsia="SimSun" w:hAnsi="Times New Roman"/>
                <w:i/>
                <w:szCs w:val="20"/>
                <w:lang w:val="en-US" w:eastAsia="zh-CN"/>
              </w:rPr>
              <w:t>bandCQI</w:t>
            </w:r>
            <w:r w:rsidRPr="00982E91">
              <w:rPr>
                <w:rFonts w:ascii="Times New Roman" w:eastAsia="SimSun" w:hAnsi="Times New Roman" w:hint="eastAsia"/>
                <w:szCs w:val="20"/>
                <w:lang w:val="en-US" w:eastAsia="zh-CN"/>
              </w:rPr>
              <w:t xml:space="preserve"> and if reported</w:t>
            </w:r>
          </w:p>
        </w:tc>
      </w:tr>
      <w:tr w:rsidR="00982E91" w:rsidRPr="00982E91" w14:paraId="32D57A6B" w14:textId="77777777" w:rsidTr="00203271">
        <w:trPr>
          <w:trHeight w:val="148"/>
          <w:jc w:val="center"/>
        </w:trPr>
        <w:tc>
          <w:tcPr>
            <w:tcW w:w="1469" w:type="dxa"/>
            <w:vMerge/>
            <w:vAlign w:val="center"/>
          </w:tcPr>
          <w:p w14:paraId="3943C41C" w14:textId="77777777" w:rsidR="00982E91" w:rsidRPr="00982E91" w:rsidRDefault="00982E91" w:rsidP="00FD2787">
            <w:pPr>
              <w:keepLines/>
              <w:numPr>
                <w:ilvl w:val="0"/>
                <w:numId w:val="213"/>
              </w:numPr>
              <w:ind w:left="0" w:firstLine="0"/>
              <w:jc w:val="center"/>
              <w:rPr>
                <w:rFonts w:ascii="Times New Roman" w:eastAsia="SimSun" w:hAnsi="Times New Roman"/>
                <w:szCs w:val="20"/>
                <w:lang w:eastAsia="zh-CN"/>
              </w:rPr>
            </w:pPr>
          </w:p>
        </w:tc>
        <w:tc>
          <w:tcPr>
            <w:tcW w:w="7990" w:type="dxa"/>
            <w:vAlign w:val="center"/>
          </w:tcPr>
          <w:p w14:paraId="77C74601" w14:textId="77777777" w:rsidR="00982E91" w:rsidRPr="00982E91" w:rsidRDefault="00982E91" w:rsidP="00203271">
            <w:pPr>
              <w:keepLines/>
              <w:jc w:val="center"/>
              <w:rPr>
                <w:rFonts w:ascii="Times New Roman" w:eastAsia="SimSun" w:hAnsi="Times New Roman"/>
                <w:szCs w:val="20"/>
                <w:lang w:eastAsia="zh-CN"/>
              </w:rPr>
            </w:pPr>
            <w:r w:rsidRPr="00982E91">
              <w:rPr>
                <w:rFonts w:ascii="Times New Roman" w:eastAsia="SimSun" w:hAnsi="Times New Roman" w:hint="eastAsia"/>
                <w:szCs w:val="20"/>
                <w:lang w:eastAsia="zh-CN"/>
              </w:rPr>
              <w:t xml:space="preserve">PMI subband information fields </w:t>
            </w:r>
            <w:r w:rsidR="001B7BF2">
              <w:rPr>
                <w:rFonts w:ascii="Times New Roman" w:eastAsia="SimSun" w:hAnsi="Times New Roman"/>
                <w:position w:val="-10"/>
                <w:szCs w:val="20"/>
                <w:lang w:eastAsia="zh-CN"/>
              </w:rPr>
              <w:pict w14:anchorId="29E4B1BC">
                <v:shape id="_x0000_i1150" type="#_x0000_t75" style="width:16.8pt;height:16.8pt">
                  <v:imagedata r:id="rId904" o:title=""/>
                </v:shape>
              </w:pict>
            </w:r>
            <w:r w:rsidRPr="00982E91">
              <w:rPr>
                <w:rFonts w:ascii="Times New Roman" w:eastAsia="SimSun" w:hAnsi="Times New Roman" w:hint="eastAsia"/>
                <w:szCs w:val="20"/>
                <w:lang w:eastAsia="zh-CN"/>
              </w:rPr>
              <w:t xml:space="preserve"> of all odd subbands with increasing order of subband number, from left to right as in Tables 6.3.1.1.2-1/2 or 6.3.2.1.2-1/2</w:t>
            </w:r>
            <w:r w:rsidRPr="00982E91">
              <w:rPr>
                <w:rFonts w:ascii="Times New Roman" w:eastAsia="SimSun" w:hAnsi="Times New Roman"/>
                <w:color w:val="C00000"/>
                <w:szCs w:val="20"/>
                <w:lang w:eastAsia="zh-CN"/>
              </w:rPr>
              <w:t xml:space="preserve"> or codebook index for 2 antenna ports according to Subclause 5.2.2.2.1 in [6, TS 38.214] </w:t>
            </w:r>
            <w:r w:rsidRPr="00982E91">
              <w:rPr>
                <w:rFonts w:ascii="Times New Roman" w:eastAsia="SimSun" w:hAnsi="Times New Roman" w:hint="eastAsia"/>
                <w:color w:val="C00000"/>
                <w:szCs w:val="20"/>
                <w:lang w:eastAsia="zh-CN"/>
              </w:rPr>
              <w:t xml:space="preserve">of all </w:t>
            </w:r>
            <w:r w:rsidRPr="00982E91">
              <w:rPr>
                <w:rFonts w:ascii="Times New Roman" w:eastAsia="SimSun" w:hAnsi="Times New Roman"/>
                <w:color w:val="C00000"/>
                <w:szCs w:val="20"/>
                <w:lang w:eastAsia="zh-CN"/>
              </w:rPr>
              <w:t>odd</w:t>
            </w:r>
            <w:r w:rsidRPr="00982E91">
              <w:rPr>
                <w:rFonts w:ascii="Times New Roman" w:eastAsia="SimSun" w:hAnsi="Times New Roman" w:hint="eastAsia"/>
                <w:color w:val="C00000"/>
                <w:szCs w:val="20"/>
                <w:lang w:eastAsia="zh-CN"/>
              </w:rPr>
              <w:t xml:space="preserve"> subbands with increasing order of subband number</w:t>
            </w:r>
            <w:r w:rsidRPr="00982E91">
              <w:rPr>
                <w:rFonts w:ascii="Times New Roman" w:eastAsia="SimSun" w:hAnsi="Times New Roman" w:hint="eastAsia"/>
                <w:szCs w:val="20"/>
                <w:lang w:eastAsia="zh-CN"/>
              </w:rPr>
              <w:t xml:space="preserve">, if </w:t>
            </w:r>
            <w:r w:rsidRPr="00982E91">
              <w:rPr>
                <w:rFonts w:ascii="Times New Roman" w:eastAsia="SimSun" w:hAnsi="Times New Roman"/>
                <w:i/>
                <w:szCs w:val="20"/>
                <w:lang w:val="en-US" w:eastAsia="zh-CN"/>
              </w:rPr>
              <w:t>pmi-FormatIndicator</w:t>
            </w:r>
            <w:r w:rsidRPr="00982E91">
              <w:rPr>
                <w:rFonts w:ascii="Times New Roman" w:eastAsia="SimSun" w:hAnsi="Times New Roman" w:hint="eastAsia"/>
                <w:i/>
                <w:szCs w:val="20"/>
                <w:lang w:val="en-US" w:eastAsia="zh-CN"/>
              </w:rPr>
              <w:t>=</w:t>
            </w:r>
            <w:r w:rsidRPr="00982E91">
              <w:rPr>
                <w:rFonts w:ascii="Times New Roman" w:eastAsia="SimSun" w:hAnsi="Times New Roman"/>
                <w:szCs w:val="20"/>
                <w:lang w:eastAsia="x-none"/>
              </w:rPr>
              <w:t xml:space="preserve"> </w:t>
            </w:r>
            <w:r w:rsidRPr="00982E91">
              <w:rPr>
                <w:rFonts w:ascii="Times New Roman" w:eastAsia="SimSun" w:hAnsi="Times New Roman" w:hint="eastAsia"/>
                <w:i/>
                <w:szCs w:val="20"/>
                <w:lang w:val="en-US" w:eastAsia="zh-CN"/>
              </w:rPr>
              <w:t>sub</w:t>
            </w:r>
            <w:r w:rsidRPr="00982E91">
              <w:rPr>
                <w:rFonts w:ascii="Times New Roman" w:eastAsia="SimSun" w:hAnsi="Times New Roman"/>
                <w:i/>
                <w:szCs w:val="20"/>
                <w:lang w:val="en-US" w:eastAsia="zh-CN"/>
              </w:rPr>
              <w:t>bandPMI</w:t>
            </w:r>
            <w:r w:rsidRPr="00982E91">
              <w:rPr>
                <w:rFonts w:ascii="Times New Roman" w:eastAsia="SimSun" w:hAnsi="Times New Roman" w:hint="eastAsia"/>
                <w:szCs w:val="20"/>
                <w:lang w:val="en-US" w:eastAsia="zh-CN"/>
              </w:rPr>
              <w:t xml:space="preserve"> and if</w:t>
            </w:r>
            <w:r w:rsidRPr="00982E91">
              <w:rPr>
                <w:rFonts w:ascii="Times New Roman" w:eastAsia="SimSun" w:hAnsi="Times New Roman" w:hint="eastAsia"/>
                <w:szCs w:val="20"/>
                <w:lang w:eastAsia="zh-CN"/>
              </w:rPr>
              <w:t xml:space="preserve"> reported</w:t>
            </w:r>
          </w:p>
        </w:tc>
      </w:tr>
    </w:tbl>
    <w:p w14:paraId="07F841A5" w14:textId="7CC72B68" w:rsidR="00203271" w:rsidRPr="00982E91" w:rsidRDefault="00203271" w:rsidP="00203271">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sidRPr="00982E91">
        <w:rPr>
          <w:szCs w:val="20"/>
          <w:lang w:eastAsia="zh-TW"/>
        </w:rPr>
        <w:t>Section 6.3.</w:t>
      </w:r>
      <w:r>
        <w:rPr>
          <w:szCs w:val="20"/>
          <w:lang w:eastAsia="zh-TW"/>
        </w:rPr>
        <w:t>2</w:t>
      </w:r>
      <w:r w:rsidRPr="00982E91">
        <w:rPr>
          <w:szCs w:val="20"/>
          <w:lang w:eastAsia="zh-TW"/>
        </w:rPr>
        <w:t>.1.2 of 38.212</w:t>
      </w:r>
      <w:r w:rsidRPr="00982E91">
        <w:rPr>
          <w:rFonts w:ascii="Times New Roman" w:hAnsi="Times New Roman" w:hint="eastAsia"/>
          <w:szCs w:val="20"/>
        </w:rPr>
        <w:t>-----------------</w:t>
      </w:r>
      <w:r>
        <w:rPr>
          <w:rFonts w:ascii="Times New Roman" w:hAnsi="Times New Roman" w:hint="eastAsia"/>
          <w:szCs w:val="20"/>
        </w:rPr>
        <w:t>------</w:t>
      </w:r>
    </w:p>
    <w:p w14:paraId="4D70E773" w14:textId="77777777" w:rsidR="00982E91" w:rsidRPr="00982E91" w:rsidRDefault="00982E91" w:rsidP="00982E91">
      <w:pPr>
        <w:ind w:left="720" w:hanging="720"/>
        <w:rPr>
          <w:szCs w:val="20"/>
          <w:lang w:eastAsia="x-none"/>
        </w:rPr>
      </w:pPr>
    </w:p>
    <w:p w14:paraId="7F6BF4B3" w14:textId="77777777" w:rsidR="00982E91" w:rsidRPr="00853AD1" w:rsidRDefault="00982E91" w:rsidP="00982E91">
      <w:pPr>
        <w:ind w:left="720" w:hanging="720"/>
        <w:rPr>
          <w:szCs w:val="20"/>
          <w:lang w:eastAsia="x-none"/>
        </w:rPr>
      </w:pPr>
    </w:p>
    <w:p w14:paraId="6B9773A1" w14:textId="77777777" w:rsidR="00982E91" w:rsidRPr="00853AD1" w:rsidRDefault="00982E91" w:rsidP="00982E91">
      <w:pPr>
        <w:ind w:left="720" w:hanging="720"/>
        <w:rPr>
          <w:szCs w:val="20"/>
          <w:highlight w:val="green"/>
          <w:lang w:eastAsia="x-none"/>
        </w:rPr>
      </w:pPr>
      <w:r w:rsidRPr="00853AD1">
        <w:rPr>
          <w:szCs w:val="20"/>
          <w:highlight w:val="green"/>
          <w:lang w:eastAsia="x-none"/>
        </w:rPr>
        <w:t xml:space="preserve">Agreement </w:t>
      </w:r>
    </w:p>
    <w:p w14:paraId="6F0F307B" w14:textId="0B72C0DC" w:rsidR="00853AD1" w:rsidRPr="00982E91" w:rsidRDefault="00853AD1" w:rsidP="00853AD1">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szCs w:val="20"/>
          <w:lang w:eastAsia="zh-TW"/>
        </w:rPr>
        <w:t>for</w:t>
      </w:r>
      <w:r w:rsidRPr="00982E91">
        <w:rPr>
          <w:szCs w:val="20"/>
          <w:lang w:eastAsia="zh-TW"/>
        </w:rPr>
        <w:t xml:space="preserve"> 38.212</w:t>
      </w:r>
      <w:r w:rsidRPr="00982E91">
        <w:rPr>
          <w:rFonts w:ascii="Times New Roman" w:hAnsi="Times New Roman" w:hint="eastAsia"/>
          <w:szCs w:val="20"/>
        </w:rPr>
        <w:t>-----------------</w:t>
      </w:r>
      <w:r>
        <w:rPr>
          <w:rFonts w:ascii="Times New Roman" w:hAnsi="Times New Roman" w:hint="eastAsia"/>
          <w:szCs w:val="20"/>
        </w:rPr>
        <w:t>----</w:t>
      </w:r>
      <w:r>
        <w:rPr>
          <w:rFonts w:ascii="Times New Roman" w:hAnsi="Times New Roman"/>
          <w:szCs w:val="20"/>
        </w:rPr>
        <w:t>---------------------</w:t>
      </w:r>
      <w:r>
        <w:rPr>
          <w:rFonts w:ascii="Times New Roman" w:hAnsi="Times New Roman" w:hint="eastAsia"/>
          <w:szCs w:val="20"/>
        </w:rPr>
        <w:t>--</w:t>
      </w:r>
    </w:p>
    <w:p w14:paraId="1EE3E7C9" w14:textId="77777777" w:rsidR="00982E91" w:rsidRPr="00982E91" w:rsidRDefault="00982E91" w:rsidP="00982E91">
      <w:pPr>
        <w:rPr>
          <w:rFonts w:eastAsia="SimSun"/>
          <w:szCs w:val="20"/>
        </w:rPr>
      </w:pPr>
      <w:r w:rsidRPr="00982E91">
        <w:rPr>
          <w:rFonts w:eastAsia="SimSun"/>
          <w:szCs w:val="20"/>
        </w:rPr>
        <w:t xml:space="preserve">Section 6.3.2.1.2 </w:t>
      </w:r>
    </w:p>
    <w:p w14:paraId="283FBB40" w14:textId="77777777" w:rsidR="00982E91" w:rsidRPr="00982E91" w:rsidRDefault="00982E91" w:rsidP="00982E91">
      <w:pPr>
        <w:ind w:left="720" w:hanging="720"/>
        <w:jc w:val="center"/>
        <w:rPr>
          <w:color w:val="FF0000"/>
          <w:szCs w:val="20"/>
          <w:lang w:val="en-US" w:eastAsia="ko-KR"/>
        </w:rPr>
      </w:pPr>
      <w:r w:rsidRPr="00982E91">
        <w:rPr>
          <w:color w:val="FF0000"/>
          <w:szCs w:val="20"/>
          <w:lang w:val="en-US" w:eastAsia="ko-KR"/>
        </w:rPr>
        <w:t>[Unchanged text are omitted]</w:t>
      </w:r>
    </w:p>
    <w:p w14:paraId="2FFF46B1" w14:textId="77777777" w:rsidR="00982E91" w:rsidRPr="00982E91" w:rsidRDefault="00982E91" w:rsidP="00982E91">
      <w:pPr>
        <w:rPr>
          <w:szCs w:val="20"/>
          <w:lang w:val="en-US"/>
        </w:rPr>
      </w:pPr>
      <w:r w:rsidRPr="00982E91">
        <w:rPr>
          <w:rFonts w:hint="eastAsia"/>
          <w:szCs w:val="20"/>
        </w:rPr>
        <w:t xml:space="preserve">The bitwidth for PMI of </w:t>
      </w:r>
      <w:r w:rsidRPr="00982E91">
        <w:rPr>
          <w:i/>
          <w:szCs w:val="20"/>
          <w:lang w:val="en-US"/>
        </w:rPr>
        <w:t>codebookType</w:t>
      </w:r>
      <w:r w:rsidRPr="00982E91">
        <w:rPr>
          <w:rFonts w:hint="eastAsia"/>
          <w:i/>
          <w:szCs w:val="20"/>
          <w:lang w:val="en-US"/>
        </w:rPr>
        <w:t>=typeII</w:t>
      </w:r>
      <w:r w:rsidRPr="00982E91">
        <w:rPr>
          <w:rFonts w:hint="eastAsia"/>
          <w:szCs w:val="20"/>
          <w:lang w:val="en-US"/>
        </w:rPr>
        <w:t xml:space="preserve"> is provided in Tables 6.3.2.1.2-1, where the values of </w:t>
      </w:r>
      <w:r w:rsidR="001B7BF2">
        <w:rPr>
          <w:rFonts w:eastAsia="Calibri"/>
          <w:position w:val="-10"/>
          <w:szCs w:val="20"/>
          <w:lang w:val="en-US"/>
        </w:rPr>
        <w:pict w14:anchorId="25F46105">
          <v:shape id="_x0000_i1151" type="#_x0000_t75" style="width:36pt;height:16pt">
            <v:imagedata r:id="rId905" o:title=""/>
          </v:shape>
        </w:pict>
      </w:r>
      <w:r w:rsidRPr="00982E91">
        <w:rPr>
          <w:rFonts w:hint="eastAsia"/>
          <w:szCs w:val="20"/>
          <w:lang w:val="en-US"/>
        </w:rPr>
        <w:t>,</w:t>
      </w:r>
      <w:r w:rsidRPr="00982E91">
        <w:rPr>
          <w:rFonts w:eastAsia="Calibri"/>
          <w:szCs w:val="20"/>
          <w:lang w:val="en-US"/>
        </w:rPr>
        <w:t xml:space="preserve"> </w:t>
      </w:r>
      <w:r w:rsidR="001B7BF2">
        <w:rPr>
          <w:rFonts w:eastAsia="Calibri"/>
          <w:position w:val="-10"/>
          <w:szCs w:val="20"/>
          <w:lang w:val="en-US"/>
        </w:rPr>
        <w:pict w14:anchorId="7C4544CB">
          <v:shape id="_x0000_i1152" type="#_x0000_t75" style="width:36pt;height:16pt">
            <v:imagedata r:id="rId906" o:title=""/>
          </v:shape>
        </w:pict>
      </w:r>
      <w:r w:rsidRPr="00982E91">
        <w:rPr>
          <w:rFonts w:hint="eastAsia"/>
          <w:szCs w:val="20"/>
          <w:lang w:val="en-US"/>
        </w:rPr>
        <w:t xml:space="preserve">, </w:t>
      </w:r>
      <w:r w:rsidR="001B7BF2">
        <w:rPr>
          <w:rFonts w:eastAsia="Calibri"/>
          <w:position w:val="-4"/>
          <w:szCs w:val="20"/>
          <w:lang w:val="en-US"/>
        </w:rPr>
        <w:pict w14:anchorId="6188EC06">
          <v:shape id="_x0000_i1153" type="#_x0000_t75" style="width:9.6pt;height:12pt">
            <v:imagedata r:id="rId907" o:title=""/>
          </v:shape>
        </w:pict>
      </w:r>
      <w:r w:rsidRPr="00982E91">
        <w:rPr>
          <w:rFonts w:hint="eastAsia"/>
          <w:szCs w:val="20"/>
          <w:lang w:val="en-US"/>
        </w:rPr>
        <w:t xml:space="preserve">, </w:t>
      </w:r>
      <w:r w:rsidR="001B7BF2">
        <w:rPr>
          <w:rFonts w:eastAsia="Calibri"/>
          <w:position w:val="-12"/>
          <w:szCs w:val="20"/>
          <w:lang w:val="en-US"/>
        </w:rPr>
        <w:pict w14:anchorId="696A2638">
          <v:shape id="_x0000_i1154" type="#_x0000_t75" style="width:21.6pt;height:14.4pt">
            <v:imagedata r:id="rId908" o:title=""/>
          </v:shape>
        </w:pict>
      </w:r>
      <w:r w:rsidRPr="00982E91">
        <w:rPr>
          <w:rFonts w:hint="eastAsia"/>
          <w:szCs w:val="20"/>
          <w:lang w:val="en-US"/>
        </w:rPr>
        <w:t xml:space="preserve">, </w:t>
      </w:r>
      <w:r w:rsidR="001B7BF2">
        <w:rPr>
          <w:rFonts w:eastAsia="Calibri"/>
          <w:position w:val="-10"/>
          <w:szCs w:val="20"/>
          <w:lang w:val="en-US"/>
        </w:rPr>
        <w:pict w14:anchorId="5F7389C0">
          <v:shape id="_x0000_i1155" type="#_x0000_t75" style="width:16pt;height:14.4pt">
            <v:imagedata r:id="rId909" o:title=""/>
          </v:shape>
        </w:pict>
      </w:r>
      <w:r w:rsidRPr="00982E91">
        <w:rPr>
          <w:rFonts w:hint="eastAsia"/>
          <w:szCs w:val="20"/>
          <w:lang w:val="en-US"/>
        </w:rPr>
        <w:t xml:space="preserve">, </w:t>
      </w:r>
      <w:r w:rsidR="001B7BF2">
        <w:rPr>
          <w:rFonts w:eastAsia="Calibri"/>
          <w:position w:val="-10"/>
          <w:szCs w:val="20"/>
          <w:lang w:val="en-US"/>
        </w:rPr>
        <w:pict w14:anchorId="4BCFA948">
          <v:shape id="_x0000_i1156" type="#_x0000_t75" style="width:16pt;height:14.4pt">
            <v:imagedata r:id="rId910" o:title=""/>
          </v:shape>
        </w:pict>
      </w:r>
      <w:r w:rsidRPr="00982E91">
        <w:rPr>
          <w:rFonts w:hint="eastAsia"/>
          <w:szCs w:val="20"/>
          <w:lang w:val="en-US"/>
        </w:rPr>
        <w:t xml:space="preserve">, and </w:t>
      </w:r>
      <w:r w:rsidR="001B7BF2">
        <w:rPr>
          <w:rFonts w:eastAsia="Calibri"/>
          <w:position w:val="-4"/>
          <w:szCs w:val="20"/>
          <w:lang w:val="en-US"/>
        </w:rPr>
        <w:pict w14:anchorId="562AE44A">
          <v:shape id="_x0000_i1157" type="#_x0000_t75" style="width:16.8pt;height:12pt">
            <v:imagedata r:id="rId911" o:title=""/>
          </v:shape>
        </w:pict>
      </w:r>
      <w:r w:rsidRPr="00982E91">
        <w:rPr>
          <w:rFonts w:eastAsia="Calibri"/>
          <w:szCs w:val="20"/>
          <w:lang w:val="en-US"/>
        </w:rPr>
        <w:t xml:space="preserve"> </w:t>
      </w:r>
      <w:r w:rsidRPr="00982E91">
        <w:rPr>
          <w:rFonts w:hint="eastAsia"/>
          <w:szCs w:val="20"/>
        </w:rPr>
        <w:t>are given by Subclause 5.2.</w:t>
      </w:r>
      <w:r w:rsidRPr="00982E91">
        <w:rPr>
          <w:szCs w:val="20"/>
        </w:rPr>
        <w:t>2</w:t>
      </w:r>
      <w:r w:rsidRPr="00982E91">
        <w:rPr>
          <w:rFonts w:hint="eastAsia"/>
          <w:szCs w:val="20"/>
        </w:rPr>
        <w:t>.2</w:t>
      </w:r>
      <w:r w:rsidRPr="00982E91">
        <w:rPr>
          <w:szCs w:val="20"/>
        </w:rPr>
        <w:t>.3</w:t>
      </w:r>
      <w:r w:rsidRPr="00982E91">
        <w:rPr>
          <w:rFonts w:hint="eastAsia"/>
          <w:szCs w:val="20"/>
          <w:lang w:val="en-US"/>
        </w:rPr>
        <w:t xml:space="preserve"> in [6, TS</w:t>
      </w:r>
      <w:r w:rsidRPr="00982E91">
        <w:rPr>
          <w:szCs w:val="20"/>
          <w:lang w:val="en-US"/>
        </w:rPr>
        <w:t xml:space="preserve"> </w:t>
      </w:r>
      <w:r w:rsidRPr="00982E91">
        <w:rPr>
          <w:rFonts w:hint="eastAsia"/>
          <w:szCs w:val="20"/>
          <w:lang w:val="en-US"/>
        </w:rPr>
        <w:t>38.214].</w:t>
      </w:r>
    </w:p>
    <w:p w14:paraId="6F47AFDE" w14:textId="77777777" w:rsidR="00982E91" w:rsidRPr="00982E91" w:rsidRDefault="00982E91" w:rsidP="00982E91">
      <w:pPr>
        <w:keepNext/>
        <w:keepLines/>
        <w:overflowPunct w:val="0"/>
        <w:autoSpaceDE w:val="0"/>
        <w:autoSpaceDN w:val="0"/>
        <w:adjustRightInd w:val="0"/>
        <w:jc w:val="center"/>
        <w:textAlignment w:val="baseline"/>
        <w:rPr>
          <w:rFonts w:ascii="Arial" w:eastAsia="Times New Roman" w:hAnsi="Arial"/>
          <w:b/>
          <w:szCs w:val="20"/>
          <w:lang w:eastAsia="zh-CN"/>
        </w:rPr>
      </w:pPr>
      <w:r w:rsidRPr="00982E91">
        <w:rPr>
          <w:rFonts w:ascii="Arial" w:eastAsia="Times New Roman" w:hAnsi="Arial"/>
          <w:b/>
          <w:szCs w:val="20"/>
          <w:lang w:eastAsia="en-GB"/>
        </w:rPr>
        <w:t xml:space="preserve">Table </w:t>
      </w:r>
      <w:r w:rsidRPr="00982E91">
        <w:rPr>
          <w:rFonts w:ascii="Arial" w:eastAsia="Times New Roman" w:hAnsi="Arial" w:hint="eastAsia"/>
          <w:b/>
          <w:szCs w:val="20"/>
          <w:lang w:eastAsia="zh-CN"/>
        </w:rPr>
        <w:t>6.3.2.1.2-1</w:t>
      </w:r>
      <w:r w:rsidRPr="00982E91">
        <w:rPr>
          <w:rFonts w:ascii="Arial" w:eastAsia="Times New Roman" w:hAnsi="Arial"/>
          <w:b/>
          <w:szCs w:val="20"/>
          <w:lang w:eastAsia="en-GB"/>
        </w:rPr>
        <w:t>:</w:t>
      </w:r>
      <w:r w:rsidRPr="00982E91">
        <w:rPr>
          <w:rFonts w:ascii="Arial" w:eastAsia="Times New Roman" w:hAnsi="Arial" w:hint="eastAsia"/>
          <w:b/>
          <w:szCs w:val="20"/>
          <w:lang w:eastAsia="zh-CN"/>
        </w:rPr>
        <w:t xml:space="preserve"> PMI of </w:t>
      </w:r>
      <w:r w:rsidRPr="00982E91">
        <w:rPr>
          <w:rFonts w:ascii="Arial" w:eastAsia="Times New Roman" w:hAnsi="Arial"/>
          <w:b/>
          <w:i/>
          <w:szCs w:val="20"/>
          <w:lang w:val="en-US" w:eastAsia="en-GB"/>
        </w:rPr>
        <w:t>codebookType</w:t>
      </w:r>
      <w:r w:rsidRPr="00982E91">
        <w:rPr>
          <w:rFonts w:ascii="Arial" w:eastAsia="Times New Roman" w:hAnsi="Arial" w:hint="eastAsia"/>
          <w:b/>
          <w:i/>
          <w:szCs w:val="20"/>
          <w:lang w:val="en-US" w:eastAsia="zh-CN"/>
        </w:rPr>
        <w:t>=</w:t>
      </w:r>
      <w:r w:rsidRPr="00982E91">
        <w:rPr>
          <w:rFonts w:ascii="Arial" w:eastAsia="Times New Roman" w:hAnsi="Arial"/>
          <w:b/>
          <w:szCs w:val="20"/>
          <w:lang w:eastAsia="en-GB"/>
        </w:rPr>
        <w:t xml:space="preserve"> </w:t>
      </w:r>
      <w:r w:rsidRPr="00982E91">
        <w:rPr>
          <w:rFonts w:ascii="Arial" w:eastAsia="Times New Roman" w:hAnsi="Arial"/>
          <w:b/>
          <w:i/>
          <w:szCs w:val="20"/>
          <w:lang w:val="en-US" w:eastAsia="zh-CN"/>
        </w:rPr>
        <w:t>typeII</w:t>
      </w:r>
    </w:p>
    <w:tbl>
      <w:tblPr>
        <w:tblW w:w="9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55"/>
        <w:gridCol w:w="934"/>
        <w:gridCol w:w="826"/>
        <w:gridCol w:w="759"/>
        <w:gridCol w:w="589"/>
        <w:gridCol w:w="778"/>
        <w:gridCol w:w="567"/>
        <w:gridCol w:w="1418"/>
        <w:gridCol w:w="1417"/>
        <w:gridCol w:w="993"/>
        <w:gridCol w:w="992"/>
      </w:tblGrid>
      <w:tr w:rsidR="00982E91" w:rsidRPr="00853AD1" w14:paraId="7B1D08CB" w14:textId="77777777" w:rsidTr="003D5FBA">
        <w:trPr>
          <w:jc w:val="center"/>
        </w:trPr>
        <w:tc>
          <w:tcPr>
            <w:tcW w:w="655" w:type="dxa"/>
            <w:vMerge w:val="restart"/>
            <w:shd w:val="clear" w:color="auto" w:fill="D9D9D9"/>
            <w:vAlign w:val="center"/>
          </w:tcPr>
          <w:p w14:paraId="2C32C100" w14:textId="77777777" w:rsidR="00982E91" w:rsidRPr="00853AD1" w:rsidRDefault="00982E91" w:rsidP="00982E91">
            <w:pPr>
              <w:ind w:left="720" w:hanging="720"/>
              <w:jc w:val="center"/>
              <w:rPr>
                <w:sz w:val="16"/>
                <w:szCs w:val="16"/>
              </w:rPr>
            </w:pPr>
          </w:p>
        </w:tc>
        <w:tc>
          <w:tcPr>
            <w:tcW w:w="4453" w:type="dxa"/>
            <w:gridSpan w:val="6"/>
            <w:shd w:val="clear" w:color="auto" w:fill="D9D9D9"/>
            <w:vAlign w:val="center"/>
          </w:tcPr>
          <w:p w14:paraId="3222DF76" w14:textId="77777777" w:rsidR="00982E91" w:rsidRPr="00853AD1" w:rsidRDefault="00982E91" w:rsidP="00982E91">
            <w:pPr>
              <w:ind w:left="720" w:hanging="720"/>
              <w:jc w:val="center"/>
              <w:rPr>
                <w:rFonts w:cs="Arial"/>
                <w:sz w:val="16"/>
                <w:szCs w:val="16"/>
              </w:rPr>
            </w:pPr>
            <w:r w:rsidRPr="00853AD1">
              <w:rPr>
                <w:rFonts w:hint="eastAsia"/>
                <w:sz w:val="16"/>
                <w:szCs w:val="16"/>
              </w:rPr>
              <w:t xml:space="preserve">Information fields </w:t>
            </w:r>
            <w:r w:rsidRPr="00853AD1">
              <w:rPr>
                <w:i/>
                <w:color w:val="FF0000"/>
                <w:sz w:val="16"/>
                <w:szCs w:val="16"/>
              </w:rPr>
              <w:t>X</w:t>
            </w:r>
            <w:r w:rsidRPr="00853AD1">
              <w:rPr>
                <w:color w:val="FF0000"/>
                <w:sz w:val="16"/>
                <w:szCs w:val="16"/>
                <w:vertAlign w:val="subscript"/>
              </w:rPr>
              <w:t>1</w:t>
            </w:r>
            <w:r w:rsidRPr="00853AD1">
              <w:rPr>
                <w:sz w:val="16"/>
                <w:szCs w:val="16"/>
              </w:rPr>
              <w:t xml:space="preserve"> </w:t>
            </w:r>
            <w:r w:rsidRPr="00853AD1">
              <w:rPr>
                <w:rFonts w:hint="eastAsia"/>
                <w:sz w:val="16"/>
                <w:szCs w:val="16"/>
              </w:rPr>
              <w:t>for wideband PMI</w:t>
            </w:r>
          </w:p>
        </w:tc>
        <w:tc>
          <w:tcPr>
            <w:tcW w:w="4820" w:type="dxa"/>
            <w:gridSpan w:val="4"/>
            <w:shd w:val="clear" w:color="auto" w:fill="D9D9D9"/>
            <w:vAlign w:val="center"/>
          </w:tcPr>
          <w:p w14:paraId="7EE39020" w14:textId="77777777" w:rsidR="00982E91" w:rsidRPr="00853AD1" w:rsidRDefault="00982E91" w:rsidP="00982E91">
            <w:pPr>
              <w:ind w:left="720" w:hanging="720"/>
              <w:jc w:val="center"/>
              <w:rPr>
                <w:rFonts w:cs="Arial"/>
                <w:sz w:val="16"/>
                <w:szCs w:val="16"/>
              </w:rPr>
            </w:pPr>
            <w:r w:rsidRPr="00853AD1">
              <w:rPr>
                <w:rFonts w:hint="eastAsia"/>
                <w:sz w:val="16"/>
                <w:szCs w:val="16"/>
              </w:rPr>
              <w:t xml:space="preserve">Information fields </w:t>
            </w:r>
            <w:r w:rsidRPr="00853AD1">
              <w:rPr>
                <w:i/>
                <w:color w:val="FF0000"/>
                <w:sz w:val="16"/>
                <w:szCs w:val="16"/>
              </w:rPr>
              <w:t>X</w:t>
            </w:r>
            <w:r w:rsidRPr="00853AD1">
              <w:rPr>
                <w:color w:val="FF0000"/>
                <w:sz w:val="16"/>
                <w:szCs w:val="16"/>
                <w:vertAlign w:val="subscript"/>
              </w:rPr>
              <w:t>2</w:t>
            </w:r>
            <w:r w:rsidRPr="00853AD1">
              <w:rPr>
                <w:sz w:val="16"/>
                <w:szCs w:val="16"/>
              </w:rPr>
              <w:t xml:space="preserve"> </w:t>
            </w:r>
            <w:r w:rsidRPr="00853AD1">
              <w:rPr>
                <w:rFonts w:hint="eastAsia"/>
                <w:sz w:val="16"/>
                <w:szCs w:val="16"/>
              </w:rPr>
              <w:t>per subband PMI</w:t>
            </w:r>
          </w:p>
        </w:tc>
      </w:tr>
      <w:tr w:rsidR="00982E91" w:rsidRPr="00853AD1" w14:paraId="2F6B4C0D" w14:textId="77777777" w:rsidTr="003D5FBA">
        <w:trPr>
          <w:jc w:val="center"/>
        </w:trPr>
        <w:tc>
          <w:tcPr>
            <w:tcW w:w="655" w:type="dxa"/>
            <w:vMerge/>
            <w:shd w:val="clear" w:color="auto" w:fill="D9D9D9"/>
            <w:vAlign w:val="center"/>
          </w:tcPr>
          <w:p w14:paraId="23E7469D" w14:textId="77777777" w:rsidR="00982E91" w:rsidRPr="00853AD1" w:rsidRDefault="00982E91" w:rsidP="00982E91">
            <w:pPr>
              <w:ind w:left="720" w:hanging="720"/>
              <w:jc w:val="center"/>
              <w:rPr>
                <w:sz w:val="16"/>
                <w:szCs w:val="16"/>
              </w:rPr>
            </w:pPr>
          </w:p>
        </w:tc>
        <w:tc>
          <w:tcPr>
            <w:tcW w:w="934" w:type="dxa"/>
            <w:shd w:val="clear" w:color="auto" w:fill="D9D9D9"/>
            <w:vAlign w:val="center"/>
          </w:tcPr>
          <w:p w14:paraId="7A8CBA0A" w14:textId="77777777" w:rsidR="00982E91" w:rsidRPr="00853AD1" w:rsidRDefault="001B7BF2" w:rsidP="00982E91">
            <w:pPr>
              <w:ind w:left="720" w:hanging="720"/>
              <w:jc w:val="center"/>
              <w:rPr>
                <w:sz w:val="16"/>
                <w:szCs w:val="16"/>
              </w:rPr>
            </w:pPr>
            <w:r>
              <w:rPr>
                <w:position w:val="-12"/>
                <w:sz w:val="16"/>
                <w:szCs w:val="16"/>
              </w:rPr>
              <w:pict w14:anchorId="71D12CBA">
                <v:shape id="_x0000_i1158" type="#_x0000_t75" style="width:12pt;height:16pt">
                  <v:imagedata r:id="rId912" o:title=""/>
                </v:shape>
              </w:pict>
            </w:r>
          </w:p>
        </w:tc>
        <w:tc>
          <w:tcPr>
            <w:tcW w:w="826" w:type="dxa"/>
            <w:shd w:val="clear" w:color="auto" w:fill="D9D9D9"/>
            <w:vAlign w:val="center"/>
          </w:tcPr>
          <w:p w14:paraId="03CA1D01" w14:textId="77777777" w:rsidR="00982E91" w:rsidRPr="00853AD1" w:rsidRDefault="001B7BF2" w:rsidP="00982E91">
            <w:pPr>
              <w:ind w:left="720" w:hanging="720"/>
              <w:jc w:val="center"/>
              <w:rPr>
                <w:sz w:val="16"/>
                <w:szCs w:val="16"/>
              </w:rPr>
            </w:pPr>
            <w:r>
              <w:rPr>
                <w:position w:val="-12"/>
                <w:sz w:val="16"/>
                <w:szCs w:val="16"/>
              </w:rPr>
              <w:pict w14:anchorId="4C9248D4">
                <v:shape id="_x0000_i1159" type="#_x0000_t75" style="width:14.4pt;height:16pt">
                  <v:imagedata r:id="rId913" o:title=""/>
                </v:shape>
              </w:pict>
            </w:r>
          </w:p>
        </w:tc>
        <w:tc>
          <w:tcPr>
            <w:tcW w:w="759" w:type="dxa"/>
            <w:shd w:val="clear" w:color="auto" w:fill="D9D9D9"/>
            <w:vAlign w:val="center"/>
          </w:tcPr>
          <w:p w14:paraId="7BC75D24" w14:textId="77777777" w:rsidR="00982E91" w:rsidRPr="00853AD1" w:rsidRDefault="001B7BF2" w:rsidP="00982E91">
            <w:pPr>
              <w:ind w:left="720" w:hanging="720"/>
              <w:jc w:val="center"/>
              <w:rPr>
                <w:sz w:val="16"/>
                <w:szCs w:val="16"/>
              </w:rPr>
            </w:pPr>
            <w:r>
              <w:rPr>
                <w:position w:val="-14"/>
                <w:sz w:val="16"/>
                <w:szCs w:val="16"/>
              </w:rPr>
              <w:pict w14:anchorId="58C470E3">
                <v:shape id="_x0000_i1160" type="#_x0000_t75" style="width:20pt;height:20pt">
                  <v:imagedata r:id="rId914" o:title=""/>
                </v:shape>
              </w:pict>
            </w:r>
          </w:p>
        </w:tc>
        <w:tc>
          <w:tcPr>
            <w:tcW w:w="589" w:type="dxa"/>
            <w:shd w:val="clear" w:color="auto" w:fill="D9D9D9"/>
            <w:vAlign w:val="center"/>
          </w:tcPr>
          <w:p w14:paraId="2A4D2D9C" w14:textId="77777777" w:rsidR="00982E91" w:rsidRPr="00853AD1" w:rsidRDefault="001B7BF2" w:rsidP="00982E91">
            <w:pPr>
              <w:ind w:left="720" w:hanging="720"/>
              <w:jc w:val="center"/>
              <w:rPr>
                <w:sz w:val="16"/>
                <w:szCs w:val="16"/>
              </w:rPr>
            </w:pPr>
            <w:r>
              <w:rPr>
                <w:position w:val="-14"/>
                <w:sz w:val="16"/>
                <w:szCs w:val="16"/>
              </w:rPr>
              <w:pict w14:anchorId="51545B07">
                <v:shape id="_x0000_i1161" type="#_x0000_t75" style="width:20.8pt;height:20pt">
                  <v:imagedata r:id="rId915" o:title=""/>
                </v:shape>
              </w:pict>
            </w:r>
          </w:p>
        </w:tc>
        <w:tc>
          <w:tcPr>
            <w:tcW w:w="778" w:type="dxa"/>
            <w:shd w:val="clear" w:color="auto" w:fill="D9D9D9"/>
            <w:vAlign w:val="center"/>
          </w:tcPr>
          <w:p w14:paraId="6DDB7324" w14:textId="77777777" w:rsidR="00982E91" w:rsidRPr="00853AD1" w:rsidRDefault="001B7BF2" w:rsidP="00982E91">
            <w:pPr>
              <w:ind w:left="720" w:hanging="720"/>
              <w:jc w:val="center"/>
              <w:rPr>
                <w:sz w:val="16"/>
                <w:szCs w:val="16"/>
              </w:rPr>
            </w:pPr>
            <w:r>
              <w:rPr>
                <w:position w:val="-14"/>
                <w:sz w:val="16"/>
                <w:szCs w:val="16"/>
              </w:rPr>
              <w:pict w14:anchorId="27A887E1">
                <v:shape id="_x0000_i1162" type="#_x0000_t75" style="width:20.8pt;height:20pt">
                  <v:imagedata r:id="rId916" o:title=""/>
                </v:shape>
              </w:pict>
            </w:r>
          </w:p>
        </w:tc>
        <w:tc>
          <w:tcPr>
            <w:tcW w:w="567" w:type="dxa"/>
            <w:shd w:val="clear" w:color="auto" w:fill="D9D9D9"/>
            <w:vAlign w:val="center"/>
          </w:tcPr>
          <w:p w14:paraId="16DD1222" w14:textId="77777777" w:rsidR="00982E91" w:rsidRPr="00853AD1" w:rsidRDefault="001B7BF2" w:rsidP="00982E91">
            <w:pPr>
              <w:ind w:left="720" w:hanging="720"/>
              <w:jc w:val="center"/>
              <w:rPr>
                <w:sz w:val="16"/>
                <w:szCs w:val="16"/>
              </w:rPr>
            </w:pPr>
            <w:r>
              <w:rPr>
                <w:position w:val="-14"/>
                <w:sz w:val="16"/>
                <w:szCs w:val="16"/>
              </w:rPr>
              <w:pict w14:anchorId="38384574">
                <v:shape id="_x0000_i1163" type="#_x0000_t75" style="width:20.8pt;height:20pt">
                  <v:imagedata r:id="rId917" o:title=""/>
                </v:shape>
              </w:pict>
            </w:r>
          </w:p>
        </w:tc>
        <w:tc>
          <w:tcPr>
            <w:tcW w:w="1418" w:type="dxa"/>
            <w:shd w:val="clear" w:color="auto" w:fill="D9D9D9"/>
            <w:vAlign w:val="center"/>
          </w:tcPr>
          <w:p w14:paraId="3A0D651D" w14:textId="77777777" w:rsidR="00982E91" w:rsidRPr="00853AD1" w:rsidRDefault="001B7BF2" w:rsidP="00982E91">
            <w:pPr>
              <w:ind w:left="720" w:hanging="720"/>
              <w:jc w:val="center"/>
              <w:rPr>
                <w:sz w:val="16"/>
                <w:szCs w:val="16"/>
              </w:rPr>
            </w:pPr>
            <w:r>
              <w:rPr>
                <w:position w:val="-14"/>
                <w:sz w:val="16"/>
                <w:szCs w:val="16"/>
              </w:rPr>
              <w:pict w14:anchorId="3246B6F7">
                <v:shape id="_x0000_i1164" type="#_x0000_t75" style="width:20.8pt;height:20pt">
                  <v:imagedata r:id="rId918" o:title=""/>
                </v:shape>
              </w:pict>
            </w:r>
          </w:p>
        </w:tc>
        <w:tc>
          <w:tcPr>
            <w:tcW w:w="1417" w:type="dxa"/>
            <w:shd w:val="clear" w:color="auto" w:fill="D9D9D9"/>
            <w:vAlign w:val="center"/>
          </w:tcPr>
          <w:p w14:paraId="2EECDD4E" w14:textId="77777777" w:rsidR="00982E91" w:rsidRPr="00853AD1" w:rsidRDefault="001B7BF2" w:rsidP="00982E91">
            <w:pPr>
              <w:ind w:left="720" w:hanging="720"/>
              <w:jc w:val="center"/>
              <w:rPr>
                <w:sz w:val="16"/>
                <w:szCs w:val="16"/>
              </w:rPr>
            </w:pPr>
            <w:r>
              <w:rPr>
                <w:position w:val="-14"/>
                <w:sz w:val="16"/>
                <w:szCs w:val="16"/>
              </w:rPr>
              <w:pict w14:anchorId="2572569D">
                <v:shape id="_x0000_i1165" type="#_x0000_t75" style="width:20.8pt;height:20pt">
                  <v:imagedata r:id="rId919" o:title=""/>
                </v:shape>
              </w:pict>
            </w:r>
          </w:p>
        </w:tc>
        <w:tc>
          <w:tcPr>
            <w:tcW w:w="993" w:type="dxa"/>
            <w:shd w:val="clear" w:color="auto" w:fill="D9D9D9"/>
            <w:vAlign w:val="center"/>
          </w:tcPr>
          <w:p w14:paraId="4FF2D606" w14:textId="77777777" w:rsidR="00982E91" w:rsidRPr="00853AD1" w:rsidRDefault="001B7BF2" w:rsidP="00982E91">
            <w:pPr>
              <w:ind w:left="720" w:hanging="720"/>
              <w:jc w:val="center"/>
              <w:rPr>
                <w:rFonts w:cs="Arial"/>
                <w:sz w:val="16"/>
                <w:szCs w:val="16"/>
              </w:rPr>
            </w:pPr>
            <w:r>
              <w:rPr>
                <w:position w:val="-14"/>
                <w:sz w:val="16"/>
                <w:szCs w:val="16"/>
              </w:rPr>
              <w:pict w14:anchorId="29268E87">
                <v:shape id="_x0000_i1166" type="#_x0000_t75" style="width:20.8pt;height:20pt">
                  <v:imagedata r:id="rId920" o:title=""/>
                </v:shape>
              </w:pict>
            </w:r>
          </w:p>
        </w:tc>
        <w:tc>
          <w:tcPr>
            <w:tcW w:w="992" w:type="dxa"/>
            <w:shd w:val="clear" w:color="auto" w:fill="D9D9D9"/>
            <w:vAlign w:val="center"/>
          </w:tcPr>
          <w:p w14:paraId="3209721B" w14:textId="77777777" w:rsidR="00982E91" w:rsidRPr="00853AD1" w:rsidRDefault="001B7BF2" w:rsidP="00982E91">
            <w:pPr>
              <w:ind w:left="720" w:hanging="720"/>
              <w:jc w:val="center"/>
              <w:rPr>
                <w:rFonts w:cs="Arial"/>
                <w:sz w:val="16"/>
                <w:szCs w:val="16"/>
              </w:rPr>
            </w:pPr>
            <w:r>
              <w:rPr>
                <w:position w:val="-14"/>
                <w:sz w:val="16"/>
                <w:szCs w:val="16"/>
              </w:rPr>
              <w:pict w14:anchorId="79459C21">
                <v:shape id="_x0000_i1167" type="#_x0000_t75" style="width:21.6pt;height:20pt">
                  <v:imagedata r:id="rId921" o:title=""/>
                </v:shape>
              </w:pict>
            </w:r>
          </w:p>
        </w:tc>
      </w:tr>
      <w:tr w:rsidR="00982E91" w:rsidRPr="00853AD1" w14:paraId="53B64D8A" w14:textId="77777777" w:rsidTr="003D5FBA">
        <w:trPr>
          <w:jc w:val="center"/>
        </w:trPr>
        <w:tc>
          <w:tcPr>
            <w:tcW w:w="655" w:type="dxa"/>
            <w:vAlign w:val="center"/>
          </w:tcPr>
          <w:p w14:paraId="42516B2F" w14:textId="77777777" w:rsidR="00982E91" w:rsidRPr="00853AD1" w:rsidRDefault="00982E91" w:rsidP="00982E91">
            <w:pPr>
              <w:ind w:left="720" w:hanging="720"/>
              <w:jc w:val="center"/>
              <w:rPr>
                <w:sz w:val="16"/>
                <w:szCs w:val="16"/>
              </w:rPr>
            </w:pPr>
            <w:r w:rsidRPr="00853AD1">
              <w:rPr>
                <w:sz w:val="16"/>
                <w:szCs w:val="16"/>
              </w:rPr>
              <w:t>R</w:t>
            </w:r>
            <w:r w:rsidRPr="00853AD1">
              <w:rPr>
                <w:rFonts w:hint="eastAsia"/>
                <w:sz w:val="16"/>
                <w:szCs w:val="16"/>
              </w:rPr>
              <w:t>ank=1</w:t>
            </w:r>
          </w:p>
          <w:p w14:paraId="4889C975" w14:textId="77777777" w:rsidR="00982E91" w:rsidRPr="00853AD1" w:rsidRDefault="00982E91" w:rsidP="00982E91">
            <w:pPr>
              <w:ind w:left="720" w:hanging="720"/>
              <w:jc w:val="center"/>
              <w:rPr>
                <w:sz w:val="16"/>
                <w:szCs w:val="16"/>
              </w:rPr>
            </w:pPr>
            <w:r w:rsidRPr="00853AD1">
              <w:rPr>
                <w:rFonts w:hint="eastAsia"/>
                <w:sz w:val="16"/>
                <w:szCs w:val="16"/>
              </w:rPr>
              <w:t>SBAmp off</w:t>
            </w:r>
          </w:p>
        </w:tc>
        <w:tc>
          <w:tcPr>
            <w:tcW w:w="934" w:type="dxa"/>
            <w:vAlign w:val="center"/>
          </w:tcPr>
          <w:p w14:paraId="6902701B" w14:textId="77777777" w:rsidR="00982E91" w:rsidRPr="00853AD1" w:rsidRDefault="001B7BF2" w:rsidP="00982E91">
            <w:pPr>
              <w:ind w:left="720" w:hanging="720"/>
              <w:jc w:val="center"/>
              <w:rPr>
                <w:sz w:val="16"/>
                <w:szCs w:val="16"/>
              </w:rPr>
            </w:pPr>
            <w:r>
              <w:rPr>
                <w:position w:val="-12"/>
                <w:sz w:val="16"/>
                <w:szCs w:val="16"/>
              </w:rPr>
              <w:pict w14:anchorId="48237115">
                <v:shape id="_x0000_i1168" type="#_x0000_t75" style="width:45.6pt;height:12pt">
                  <v:imagedata r:id="rId922" o:title=""/>
                </v:shape>
              </w:pict>
            </w:r>
          </w:p>
        </w:tc>
        <w:tc>
          <w:tcPr>
            <w:tcW w:w="826" w:type="dxa"/>
            <w:vAlign w:val="center"/>
          </w:tcPr>
          <w:p w14:paraId="1D93BD83" w14:textId="77777777" w:rsidR="00982E91" w:rsidRPr="00853AD1" w:rsidRDefault="001B7BF2" w:rsidP="00982E91">
            <w:pPr>
              <w:ind w:left="720" w:hanging="720"/>
              <w:jc w:val="center"/>
              <w:rPr>
                <w:sz w:val="16"/>
                <w:szCs w:val="16"/>
              </w:rPr>
            </w:pPr>
            <w:r>
              <w:rPr>
                <w:position w:val="-32"/>
                <w:sz w:val="16"/>
                <w:szCs w:val="16"/>
              </w:rPr>
              <w:pict w14:anchorId="09262965">
                <v:shape id="_x0000_i1169" type="#_x0000_t75" style="width:40.8pt;height:20.8pt">
                  <v:imagedata r:id="rId923" o:title=""/>
                </v:shape>
              </w:pict>
            </w:r>
          </w:p>
        </w:tc>
        <w:tc>
          <w:tcPr>
            <w:tcW w:w="759" w:type="dxa"/>
            <w:vAlign w:val="center"/>
          </w:tcPr>
          <w:p w14:paraId="47DA0E2D" w14:textId="77777777" w:rsidR="00982E91" w:rsidRPr="00853AD1" w:rsidRDefault="001B7BF2" w:rsidP="00982E91">
            <w:pPr>
              <w:ind w:left="720" w:hanging="720"/>
              <w:jc w:val="center"/>
              <w:rPr>
                <w:sz w:val="16"/>
                <w:szCs w:val="16"/>
              </w:rPr>
            </w:pPr>
            <w:r>
              <w:rPr>
                <w:position w:val="-12"/>
                <w:sz w:val="16"/>
                <w:szCs w:val="16"/>
              </w:rPr>
              <w:pict w14:anchorId="42CE9C33">
                <v:shape id="_x0000_i1170" type="#_x0000_t75" style="width:36pt;height:12pt">
                  <v:imagedata r:id="rId924" o:title=""/>
                </v:shape>
              </w:pict>
            </w:r>
          </w:p>
        </w:tc>
        <w:tc>
          <w:tcPr>
            <w:tcW w:w="589" w:type="dxa"/>
            <w:vAlign w:val="center"/>
          </w:tcPr>
          <w:p w14:paraId="135EA80C" w14:textId="77777777" w:rsidR="00982E91" w:rsidRPr="00853AD1" w:rsidRDefault="001B7BF2" w:rsidP="00982E91">
            <w:pPr>
              <w:ind w:left="720" w:hanging="720"/>
              <w:jc w:val="center"/>
              <w:rPr>
                <w:sz w:val="16"/>
                <w:szCs w:val="16"/>
              </w:rPr>
            </w:pPr>
            <w:r>
              <w:rPr>
                <w:position w:val="-10"/>
                <w:sz w:val="16"/>
                <w:szCs w:val="16"/>
              </w:rPr>
              <w:pict w14:anchorId="6D45D906">
                <v:shape id="_x0000_i1171" type="#_x0000_t75" style="width:29.6pt;height:12pt">
                  <v:imagedata r:id="rId925" o:title=""/>
                </v:shape>
              </w:pict>
            </w:r>
          </w:p>
        </w:tc>
        <w:tc>
          <w:tcPr>
            <w:tcW w:w="778" w:type="dxa"/>
            <w:vAlign w:val="center"/>
          </w:tcPr>
          <w:p w14:paraId="316183B7" w14:textId="77777777" w:rsidR="00982E91" w:rsidRPr="00853AD1" w:rsidRDefault="00982E91" w:rsidP="00982E91">
            <w:pPr>
              <w:ind w:left="720" w:hanging="720"/>
              <w:jc w:val="center"/>
              <w:rPr>
                <w:sz w:val="16"/>
                <w:szCs w:val="16"/>
              </w:rPr>
            </w:pPr>
            <w:r w:rsidRPr="00853AD1">
              <w:rPr>
                <w:sz w:val="16"/>
                <w:szCs w:val="16"/>
              </w:rPr>
              <w:t>N</w:t>
            </w:r>
            <w:r w:rsidRPr="00853AD1">
              <w:rPr>
                <w:rFonts w:hint="eastAsia"/>
                <w:sz w:val="16"/>
                <w:szCs w:val="16"/>
              </w:rPr>
              <w:t>/A</w:t>
            </w:r>
          </w:p>
        </w:tc>
        <w:tc>
          <w:tcPr>
            <w:tcW w:w="567" w:type="dxa"/>
            <w:vAlign w:val="center"/>
          </w:tcPr>
          <w:p w14:paraId="0506D588" w14:textId="77777777" w:rsidR="00982E91" w:rsidRPr="00853AD1" w:rsidRDefault="00982E91" w:rsidP="00982E91">
            <w:pPr>
              <w:ind w:left="720" w:hanging="720"/>
              <w:jc w:val="center"/>
              <w:rPr>
                <w:sz w:val="16"/>
                <w:szCs w:val="16"/>
              </w:rPr>
            </w:pPr>
            <w:r w:rsidRPr="00853AD1">
              <w:rPr>
                <w:rFonts w:hint="eastAsia"/>
                <w:sz w:val="16"/>
                <w:szCs w:val="16"/>
              </w:rPr>
              <w:t>N/A</w:t>
            </w:r>
          </w:p>
        </w:tc>
        <w:tc>
          <w:tcPr>
            <w:tcW w:w="1418" w:type="dxa"/>
            <w:vAlign w:val="center"/>
          </w:tcPr>
          <w:p w14:paraId="723A71E8" w14:textId="77777777" w:rsidR="00982E91" w:rsidRPr="00853AD1" w:rsidRDefault="001B7BF2" w:rsidP="00982E91">
            <w:pPr>
              <w:ind w:left="720" w:hanging="720"/>
              <w:jc w:val="center"/>
              <w:rPr>
                <w:sz w:val="16"/>
                <w:szCs w:val="16"/>
              </w:rPr>
            </w:pPr>
            <w:r>
              <w:rPr>
                <w:position w:val="-12"/>
                <w:sz w:val="16"/>
                <w:szCs w:val="16"/>
              </w:rPr>
              <w:pict w14:anchorId="7AD6D817">
                <v:shape id="_x0000_i1172" type="#_x0000_t75" style="width:57.6pt;height:12pt">
                  <v:imagedata r:id="rId926" o:title=""/>
                </v:shape>
              </w:pict>
            </w:r>
          </w:p>
        </w:tc>
        <w:tc>
          <w:tcPr>
            <w:tcW w:w="1417" w:type="dxa"/>
            <w:vAlign w:val="center"/>
          </w:tcPr>
          <w:p w14:paraId="4730D7A1" w14:textId="77777777" w:rsidR="00982E91" w:rsidRPr="00853AD1" w:rsidRDefault="00982E91" w:rsidP="00982E91">
            <w:pPr>
              <w:ind w:left="720" w:hanging="720"/>
              <w:jc w:val="center"/>
              <w:rPr>
                <w:sz w:val="16"/>
                <w:szCs w:val="16"/>
              </w:rPr>
            </w:pPr>
            <w:r w:rsidRPr="00853AD1">
              <w:rPr>
                <w:rFonts w:hint="eastAsia"/>
                <w:sz w:val="16"/>
                <w:szCs w:val="16"/>
              </w:rPr>
              <w:t>N/A</w:t>
            </w:r>
          </w:p>
        </w:tc>
        <w:tc>
          <w:tcPr>
            <w:tcW w:w="993" w:type="dxa"/>
            <w:vAlign w:val="center"/>
          </w:tcPr>
          <w:p w14:paraId="37CD0931" w14:textId="77777777" w:rsidR="00982E91" w:rsidRPr="00853AD1" w:rsidRDefault="00982E91" w:rsidP="00982E91">
            <w:pPr>
              <w:ind w:left="720" w:hanging="720"/>
              <w:jc w:val="center"/>
              <w:rPr>
                <w:sz w:val="16"/>
                <w:szCs w:val="16"/>
              </w:rPr>
            </w:pPr>
            <w:r w:rsidRPr="00853AD1">
              <w:rPr>
                <w:rFonts w:hint="eastAsia"/>
                <w:sz w:val="16"/>
                <w:szCs w:val="16"/>
              </w:rPr>
              <w:t>N/A</w:t>
            </w:r>
          </w:p>
        </w:tc>
        <w:tc>
          <w:tcPr>
            <w:tcW w:w="992" w:type="dxa"/>
            <w:vAlign w:val="center"/>
          </w:tcPr>
          <w:p w14:paraId="4FE65E23" w14:textId="77777777" w:rsidR="00982E91" w:rsidRPr="00853AD1" w:rsidRDefault="00982E91" w:rsidP="00982E91">
            <w:pPr>
              <w:ind w:left="720" w:hanging="720"/>
              <w:jc w:val="center"/>
              <w:rPr>
                <w:sz w:val="16"/>
                <w:szCs w:val="16"/>
              </w:rPr>
            </w:pPr>
            <w:r w:rsidRPr="00853AD1">
              <w:rPr>
                <w:rFonts w:hint="eastAsia"/>
                <w:sz w:val="16"/>
                <w:szCs w:val="16"/>
              </w:rPr>
              <w:t>N/A</w:t>
            </w:r>
          </w:p>
        </w:tc>
      </w:tr>
      <w:tr w:rsidR="00982E91" w:rsidRPr="00853AD1" w14:paraId="3B9CBB2F" w14:textId="77777777" w:rsidTr="003D5FBA">
        <w:trPr>
          <w:jc w:val="center"/>
        </w:trPr>
        <w:tc>
          <w:tcPr>
            <w:tcW w:w="655" w:type="dxa"/>
            <w:vAlign w:val="center"/>
          </w:tcPr>
          <w:p w14:paraId="13C98565" w14:textId="77777777" w:rsidR="00982E91" w:rsidRPr="00853AD1" w:rsidRDefault="00982E91" w:rsidP="00982E91">
            <w:pPr>
              <w:ind w:left="720" w:hanging="720"/>
              <w:jc w:val="center"/>
              <w:rPr>
                <w:sz w:val="16"/>
                <w:szCs w:val="16"/>
              </w:rPr>
            </w:pPr>
            <w:r w:rsidRPr="00853AD1">
              <w:rPr>
                <w:sz w:val="16"/>
                <w:szCs w:val="16"/>
              </w:rPr>
              <w:t>R</w:t>
            </w:r>
            <w:r w:rsidRPr="00853AD1">
              <w:rPr>
                <w:rFonts w:hint="eastAsia"/>
                <w:sz w:val="16"/>
                <w:szCs w:val="16"/>
              </w:rPr>
              <w:t>ank=2</w:t>
            </w:r>
          </w:p>
          <w:p w14:paraId="350F3A80" w14:textId="77777777" w:rsidR="00982E91" w:rsidRPr="00853AD1" w:rsidRDefault="00982E91" w:rsidP="00982E91">
            <w:pPr>
              <w:ind w:left="720" w:hanging="720"/>
              <w:jc w:val="center"/>
              <w:rPr>
                <w:sz w:val="16"/>
                <w:szCs w:val="16"/>
              </w:rPr>
            </w:pPr>
            <w:r w:rsidRPr="00853AD1">
              <w:rPr>
                <w:rFonts w:hint="eastAsia"/>
                <w:sz w:val="16"/>
                <w:szCs w:val="16"/>
              </w:rPr>
              <w:t>SBAmp off</w:t>
            </w:r>
          </w:p>
        </w:tc>
        <w:tc>
          <w:tcPr>
            <w:tcW w:w="934" w:type="dxa"/>
            <w:vAlign w:val="center"/>
          </w:tcPr>
          <w:p w14:paraId="24440CEE" w14:textId="77777777" w:rsidR="00982E91" w:rsidRPr="00853AD1" w:rsidRDefault="001B7BF2" w:rsidP="00982E91">
            <w:pPr>
              <w:ind w:left="720" w:hanging="720"/>
              <w:jc w:val="center"/>
              <w:rPr>
                <w:sz w:val="16"/>
                <w:szCs w:val="16"/>
              </w:rPr>
            </w:pPr>
            <w:r>
              <w:rPr>
                <w:position w:val="-12"/>
                <w:sz w:val="16"/>
                <w:szCs w:val="16"/>
              </w:rPr>
              <w:pict w14:anchorId="61DAD754">
                <v:shape id="_x0000_i1173" type="#_x0000_t75" style="width:45.6pt;height:12pt">
                  <v:imagedata r:id="rId927" o:title=""/>
                </v:shape>
              </w:pict>
            </w:r>
          </w:p>
        </w:tc>
        <w:tc>
          <w:tcPr>
            <w:tcW w:w="826" w:type="dxa"/>
            <w:vAlign w:val="center"/>
          </w:tcPr>
          <w:p w14:paraId="61B0C46D" w14:textId="77777777" w:rsidR="00982E91" w:rsidRPr="00853AD1" w:rsidRDefault="001B7BF2" w:rsidP="00982E91">
            <w:pPr>
              <w:ind w:left="720" w:hanging="720"/>
              <w:jc w:val="center"/>
              <w:rPr>
                <w:sz w:val="16"/>
                <w:szCs w:val="16"/>
              </w:rPr>
            </w:pPr>
            <w:r>
              <w:rPr>
                <w:position w:val="-32"/>
                <w:sz w:val="16"/>
                <w:szCs w:val="16"/>
              </w:rPr>
              <w:pict w14:anchorId="322626B7">
                <v:shape id="_x0000_i1174" type="#_x0000_t75" style="width:40.8pt;height:20.8pt">
                  <v:imagedata r:id="rId923" o:title=""/>
                </v:shape>
              </w:pict>
            </w:r>
          </w:p>
        </w:tc>
        <w:tc>
          <w:tcPr>
            <w:tcW w:w="759" w:type="dxa"/>
            <w:vAlign w:val="center"/>
          </w:tcPr>
          <w:p w14:paraId="556C6BC1" w14:textId="77777777" w:rsidR="00982E91" w:rsidRPr="00853AD1" w:rsidRDefault="001B7BF2" w:rsidP="00982E91">
            <w:pPr>
              <w:ind w:left="720" w:hanging="720"/>
              <w:jc w:val="center"/>
              <w:rPr>
                <w:sz w:val="16"/>
                <w:szCs w:val="16"/>
              </w:rPr>
            </w:pPr>
            <w:r>
              <w:rPr>
                <w:position w:val="-12"/>
                <w:sz w:val="16"/>
                <w:szCs w:val="16"/>
              </w:rPr>
              <w:pict w14:anchorId="12DEF790">
                <v:shape id="_x0000_i1175" type="#_x0000_t75" style="width:36pt;height:12pt">
                  <v:imagedata r:id="rId924" o:title=""/>
                </v:shape>
              </w:pict>
            </w:r>
          </w:p>
        </w:tc>
        <w:tc>
          <w:tcPr>
            <w:tcW w:w="589" w:type="dxa"/>
            <w:vAlign w:val="center"/>
          </w:tcPr>
          <w:p w14:paraId="3B6EA301" w14:textId="77777777" w:rsidR="00982E91" w:rsidRPr="00853AD1" w:rsidRDefault="001B7BF2" w:rsidP="00982E91">
            <w:pPr>
              <w:ind w:left="720" w:hanging="720"/>
              <w:jc w:val="center"/>
              <w:rPr>
                <w:sz w:val="16"/>
                <w:szCs w:val="16"/>
              </w:rPr>
            </w:pPr>
            <w:r>
              <w:rPr>
                <w:position w:val="-10"/>
                <w:sz w:val="16"/>
                <w:szCs w:val="16"/>
              </w:rPr>
              <w:pict w14:anchorId="75D2CB42">
                <v:shape id="_x0000_i1176" type="#_x0000_t75" style="width:28.8pt;height:14.4pt">
                  <v:imagedata r:id="rId925" o:title=""/>
                </v:shape>
              </w:pict>
            </w:r>
          </w:p>
        </w:tc>
        <w:tc>
          <w:tcPr>
            <w:tcW w:w="778" w:type="dxa"/>
            <w:vAlign w:val="center"/>
          </w:tcPr>
          <w:p w14:paraId="1E7039AD" w14:textId="77777777" w:rsidR="00982E91" w:rsidRPr="00853AD1" w:rsidRDefault="001B7BF2" w:rsidP="00982E91">
            <w:pPr>
              <w:ind w:left="720" w:hanging="720"/>
              <w:jc w:val="center"/>
              <w:rPr>
                <w:sz w:val="16"/>
                <w:szCs w:val="16"/>
              </w:rPr>
            </w:pPr>
            <w:r>
              <w:rPr>
                <w:position w:val="-12"/>
                <w:sz w:val="16"/>
                <w:szCs w:val="16"/>
              </w:rPr>
              <w:pict w14:anchorId="57306F21">
                <v:shape id="_x0000_i1177" type="#_x0000_t75" style="width:36pt;height:14.4pt">
                  <v:imagedata r:id="rId924" o:title=""/>
                </v:shape>
              </w:pict>
            </w:r>
          </w:p>
        </w:tc>
        <w:tc>
          <w:tcPr>
            <w:tcW w:w="567" w:type="dxa"/>
            <w:vAlign w:val="center"/>
          </w:tcPr>
          <w:p w14:paraId="5261734B" w14:textId="77777777" w:rsidR="00982E91" w:rsidRPr="00853AD1" w:rsidRDefault="001B7BF2" w:rsidP="00982E91">
            <w:pPr>
              <w:ind w:left="720" w:hanging="720"/>
              <w:jc w:val="center"/>
              <w:rPr>
                <w:sz w:val="16"/>
                <w:szCs w:val="16"/>
              </w:rPr>
            </w:pPr>
            <w:r>
              <w:rPr>
                <w:position w:val="-10"/>
                <w:sz w:val="16"/>
                <w:szCs w:val="16"/>
              </w:rPr>
              <w:pict w14:anchorId="29AE8570">
                <v:shape id="_x0000_i1178" type="#_x0000_t75" style="width:28.8pt;height:14.4pt">
                  <v:imagedata r:id="rId925" o:title=""/>
                </v:shape>
              </w:pict>
            </w:r>
          </w:p>
        </w:tc>
        <w:tc>
          <w:tcPr>
            <w:tcW w:w="1418" w:type="dxa"/>
            <w:vAlign w:val="center"/>
          </w:tcPr>
          <w:p w14:paraId="7F90EF17" w14:textId="77777777" w:rsidR="00982E91" w:rsidRPr="00853AD1" w:rsidRDefault="001B7BF2" w:rsidP="00982E91">
            <w:pPr>
              <w:ind w:left="720" w:hanging="720"/>
              <w:jc w:val="center"/>
              <w:rPr>
                <w:sz w:val="16"/>
                <w:szCs w:val="16"/>
              </w:rPr>
            </w:pPr>
            <w:r>
              <w:rPr>
                <w:position w:val="-12"/>
                <w:sz w:val="16"/>
                <w:szCs w:val="16"/>
              </w:rPr>
              <w:pict w14:anchorId="03A9E9E1">
                <v:shape id="_x0000_i1179" type="#_x0000_t75" style="width:57.6pt;height:14.4pt">
                  <v:imagedata r:id="rId928" o:title=""/>
                </v:shape>
              </w:pict>
            </w:r>
          </w:p>
        </w:tc>
        <w:tc>
          <w:tcPr>
            <w:tcW w:w="1417" w:type="dxa"/>
            <w:vAlign w:val="center"/>
          </w:tcPr>
          <w:p w14:paraId="7631464E" w14:textId="77777777" w:rsidR="00982E91" w:rsidRPr="00853AD1" w:rsidRDefault="001B7BF2" w:rsidP="00982E91">
            <w:pPr>
              <w:ind w:left="720" w:hanging="720"/>
              <w:jc w:val="center"/>
              <w:rPr>
                <w:sz w:val="16"/>
                <w:szCs w:val="16"/>
              </w:rPr>
            </w:pPr>
            <w:r>
              <w:rPr>
                <w:position w:val="-12"/>
                <w:sz w:val="16"/>
                <w:szCs w:val="16"/>
              </w:rPr>
              <w:pict w14:anchorId="0C944912">
                <v:shape id="_x0000_i1180" type="#_x0000_t75" style="width:57.6pt;height:14.4pt">
                  <v:imagedata r:id="rId929" o:title=""/>
                </v:shape>
              </w:pict>
            </w:r>
          </w:p>
        </w:tc>
        <w:tc>
          <w:tcPr>
            <w:tcW w:w="993" w:type="dxa"/>
            <w:vAlign w:val="center"/>
          </w:tcPr>
          <w:p w14:paraId="5B630F67" w14:textId="77777777" w:rsidR="00982E91" w:rsidRPr="00853AD1" w:rsidRDefault="00982E91" w:rsidP="00982E91">
            <w:pPr>
              <w:ind w:left="720" w:hanging="720"/>
              <w:jc w:val="center"/>
              <w:rPr>
                <w:sz w:val="16"/>
                <w:szCs w:val="16"/>
              </w:rPr>
            </w:pPr>
            <w:r w:rsidRPr="00853AD1">
              <w:rPr>
                <w:rFonts w:hint="eastAsia"/>
                <w:sz w:val="16"/>
                <w:szCs w:val="16"/>
              </w:rPr>
              <w:t>N/A</w:t>
            </w:r>
          </w:p>
        </w:tc>
        <w:tc>
          <w:tcPr>
            <w:tcW w:w="992" w:type="dxa"/>
            <w:vAlign w:val="center"/>
          </w:tcPr>
          <w:p w14:paraId="0252C002" w14:textId="77777777" w:rsidR="00982E91" w:rsidRPr="00853AD1" w:rsidRDefault="00982E91" w:rsidP="00982E91">
            <w:pPr>
              <w:ind w:left="720" w:hanging="720"/>
              <w:jc w:val="center"/>
              <w:rPr>
                <w:sz w:val="16"/>
                <w:szCs w:val="16"/>
              </w:rPr>
            </w:pPr>
            <w:r w:rsidRPr="00853AD1">
              <w:rPr>
                <w:rFonts w:hint="eastAsia"/>
                <w:sz w:val="16"/>
                <w:szCs w:val="16"/>
              </w:rPr>
              <w:t>N/A</w:t>
            </w:r>
          </w:p>
        </w:tc>
      </w:tr>
      <w:tr w:rsidR="00982E91" w:rsidRPr="00853AD1" w14:paraId="5234EA8D" w14:textId="77777777" w:rsidTr="003D5FBA">
        <w:trPr>
          <w:jc w:val="center"/>
        </w:trPr>
        <w:tc>
          <w:tcPr>
            <w:tcW w:w="655" w:type="dxa"/>
            <w:vAlign w:val="center"/>
          </w:tcPr>
          <w:p w14:paraId="06C5C53C" w14:textId="77777777" w:rsidR="00982E91" w:rsidRPr="00853AD1" w:rsidRDefault="00982E91" w:rsidP="00982E91">
            <w:pPr>
              <w:ind w:left="720" w:hanging="720"/>
              <w:jc w:val="center"/>
              <w:rPr>
                <w:sz w:val="16"/>
                <w:szCs w:val="16"/>
              </w:rPr>
            </w:pPr>
            <w:r w:rsidRPr="00853AD1">
              <w:rPr>
                <w:sz w:val="16"/>
                <w:szCs w:val="16"/>
              </w:rPr>
              <w:t>R</w:t>
            </w:r>
            <w:r w:rsidRPr="00853AD1">
              <w:rPr>
                <w:rFonts w:hint="eastAsia"/>
                <w:sz w:val="16"/>
                <w:szCs w:val="16"/>
              </w:rPr>
              <w:t>ank=1</w:t>
            </w:r>
          </w:p>
          <w:p w14:paraId="6C2C3A07" w14:textId="77777777" w:rsidR="00982E91" w:rsidRPr="00853AD1" w:rsidRDefault="00982E91" w:rsidP="00982E91">
            <w:pPr>
              <w:ind w:left="720" w:hanging="720"/>
              <w:jc w:val="center"/>
              <w:rPr>
                <w:sz w:val="16"/>
                <w:szCs w:val="16"/>
              </w:rPr>
            </w:pPr>
            <w:r w:rsidRPr="00853AD1">
              <w:rPr>
                <w:rFonts w:hint="eastAsia"/>
                <w:sz w:val="16"/>
                <w:szCs w:val="16"/>
              </w:rPr>
              <w:t>SBAmp on</w:t>
            </w:r>
          </w:p>
        </w:tc>
        <w:tc>
          <w:tcPr>
            <w:tcW w:w="934" w:type="dxa"/>
            <w:vAlign w:val="center"/>
          </w:tcPr>
          <w:p w14:paraId="77BB1753" w14:textId="77777777" w:rsidR="00982E91" w:rsidRPr="00853AD1" w:rsidRDefault="001B7BF2" w:rsidP="00982E91">
            <w:pPr>
              <w:ind w:left="720" w:hanging="720"/>
              <w:jc w:val="center"/>
              <w:rPr>
                <w:sz w:val="16"/>
                <w:szCs w:val="16"/>
              </w:rPr>
            </w:pPr>
            <w:r>
              <w:rPr>
                <w:position w:val="-12"/>
                <w:sz w:val="16"/>
                <w:szCs w:val="16"/>
              </w:rPr>
              <w:pict w14:anchorId="4A9535BE">
                <v:shape id="_x0000_i1181" type="#_x0000_t75" style="width:44pt;height:14.4pt">
                  <v:imagedata r:id="rId930" o:title=""/>
                </v:shape>
              </w:pict>
            </w:r>
          </w:p>
        </w:tc>
        <w:tc>
          <w:tcPr>
            <w:tcW w:w="826" w:type="dxa"/>
            <w:vAlign w:val="center"/>
          </w:tcPr>
          <w:p w14:paraId="5F7AC3DC" w14:textId="77777777" w:rsidR="00982E91" w:rsidRPr="00853AD1" w:rsidRDefault="001B7BF2" w:rsidP="00982E91">
            <w:pPr>
              <w:ind w:left="720" w:hanging="720"/>
              <w:jc w:val="center"/>
              <w:rPr>
                <w:sz w:val="16"/>
                <w:szCs w:val="16"/>
              </w:rPr>
            </w:pPr>
            <w:r>
              <w:rPr>
                <w:position w:val="-32"/>
                <w:sz w:val="16"/>
                <w:szCs w:val="16"/>
              </w:rPr>
              <w:pict w14:anchorId="3C657083">
                <v:shape id="_x0000_i1182" type="#_x0000_t75" style="width:44pt;height:21.6pt">
                  <v:imagedata r:id="rId923" o:title=""/>
                </v:shape>
              </w:pict>
            </w:r>
          </w:p>
        </w:tc>
        <w:tc>
          <w:tcPr>
            <w:tcW w:w="759" w:type="dxa"/>
            <w:vAlign w:val="center"/>
          </w:tcPr>
          <w:p w14:paraId="03B8C0BE" w14:textId="77777777" w:rsidR="00982E91" w:rsidRPr="00853AD1" w:rsidRDefault="001B7BF2" w:rsidP="00982E91">
            <w:pPr>
              <w:ind w:left="720" w:hanging="720"/>
              <w:jc w:val="center"/>
              <w:rPr>
                <w:sz w:val="16"/>
                <w:szCs w:val="16"/>
              </w:rPr>
            </w:pPr>
            <w:r>
              <w:rPr>
                <w:position w:val="-12"/>
                <w:sz w:val="16"/>
                <w:szCs w:val="16"/>
              </w:rPr>
              <w:pict w14:anchorId="4C2D1DF8">
                <v:shape id="_x0000_i1183" type="#_x0000_t75" style="width:36pt;height:14.4pt">
                  <v:imagedata r:id="rId924" o:title=""/>
                </v:shape>
              </w:pict>
            </w:r>
          </w:p>
        </w:tc>
        <w:tc>
          <w:tcPr>
            <w:tcW w:w="589" w:type="dxa"/>
            <w:vAlign w:val="center"/>
          </w:tcPr>
          <w:p w14:paraId="61C6E920" w14:textId="77777777" w:rsidR="00982E91" w:rsidRPr="00853AD1" w:rsidRDefault="001B7BF2" w:rsidP="00982E91">
            <w:pPr>
              <w:ind w:left="720" w:hanging="720"/>
              <w:jc w:val="center"/>
              <w:rPr>
                <w:sz w:val="16"/>
                <w:szCs w:val="16"/>
              </w:rPr>
            </w:pPr>
            <w:r>
              <w:rPr>
                <w:position w:val="-10"/>
                <w:sz w:val="16"/>
                <w:szCs w:val="16"/>
              </w:rPr>
              <w:pict w14:anchorId="0B0C9E94">
                <v:shape id="_x0000_i1184" type="#_x0000_t75" style="width:28.8pt;height:14.4pt">
                  <v:imagedata r:id="rId925" o:title=""/>
                </v:shape>
              </w:pict>
            </w:r>
          </w:p>
        </w:tc>
        <w:tc>
          <w:tcPr>
            <w:tcW w:w="778" w:type="dxa"/>
            <w:vAlign w:val="center"/>
          </w:tcPr>
          <w:p w14:paraId="26EA61FE" w14:textId="77777777" w:rsidR="00982E91" w:rsidRPr="00853AD1" w:rsidRDefault="00982E91" w:rsidP="00982E91">
            <w:pPr>
              <w:ind w:left="720" w:hanging="720"/>
              <w:jc w:val="center"/>
              <w:rPr>
                <w:sz w:val="16"/>
                <w:szCs w:val="16"/>
              </w:rPr>
            </w:pPr>
            <w:r w:rsidRPr="00853AD1">
              <w:rPr>
                <w:sz w:val="16"/>
                <w:szCs w:val="16"/>
              </w:rPr>
              <w:t>N</w:t>
            </w:r>
            <w:r w:rsidRPr="00853AD1">
              <w:rPr>
                <w:rFonts w:hint="eastAsia"/>
                <w:sz w:val="16"/>
                <w:szCs w:val="16"/>
              </w:rPr>
              <w:t>/A</w:t>
            </w:r>
          </w:p>
        </w:tc>
        <w:tc>
          <w:tcPr>
            <w:tcW w:w="567" w:type="dxa"/>
            <w:vAlign w:val="center"/>
          </w:tcPr>
          <w:p w14:paraId="08BE204C" w14:textId="77777777" w:rsidR="00982E91" w:rsidRPr="00853AD1" w:rsidRDefault="00982E91" w:rsidP="00982E91">
            <w:pPr>
              <w:ind w:left="720" w:hanging="720"/>
              <w:jc w:val="center"/>
              <w:rPr>
                <w:sz w:val="16"/>
                <w:szCs w:val="16"/>
              </w:rPr>
            </w:pPr>
            <w:r w:rsidRPr="00853AD1">
              <w:rPr>
                <w:rFonts w:hint="eastAsia"/>
                <w:sz w:val="16"/>
                <w:szCs w:val="16"/>
              </w:rPr>
              <w:t>N/A</w:t>
            </w:r>
          </w:p>
        </w:tc>
        <w:tc>
          <w:tcPr>
            <w:tcW w:w="1418" w:type="dxa"/>
            <w:vAlign w:val="center"/>
          </w:tcPr>
          <w:p w14:paraId="00E9C0FB" w14:textId="77777777" w:rsidR="00982E91" w:rsidRPr="00853AD1" w:rsidRDefault="001B7BF2" w:rsidP="00982E91">
            <w:pPr>
              <w:ind w:left="720" w:hanging="720"/>
              <w:jc w:val="center"/>
              <w:rPr>
                <w:sz w:val="16"/>
                <w:szCs w:val="16"/>
              </w:rPr>
            </w:pPr>
            <w:r>
              <w:rPr>
                <w:position w:val="-50"/>
                <w:sz w:val="16"/>
                <w:szCs w:val="16"/>
              </w:rPr>
              <w:pict w14:anchorId="723F2E5A">
                <v:shape id="_x0000_i1185" type="#_x0000_t75" style="width:1in;height:28.8pt">
                  <v:imagedata r:id="rId931" o:title=""/>
                </v:shape>
              </w:pict>
            </w:r>
          </w:p>
        </w:tc>
        <w:tc>
          <w:tcPr>
            <w:tcW w:w="1417" w:type="dxa"/>
            <w:vAlign w:val="center"/>
          </w:tcPr>
          <w:p w14:paraId="229D0798" w14:textId="77777777" w:rsidR="00982E91" w:rsidRPr="00853AD1" w:rsidRDefault="00982E91" w:rsidP="00982E91">
            <w:pPr>
              <w:ind w:left="720" w:hanging="720"/>
              <w:jc w:val="center"/>
              <w:rPr>
                <w:sz w:val="16"/>
                <w:szCs w:val="16"/>
              </w:rPr>
            </w:pPr>
            <w:r w:rsidRPr="00853AD1">
              <w:rPr>
                <w:rFonts w:hint="eastAsia"/>
                <w:sz w:val="16"/>
                <w:szCs w:val="16"/>
              </w:rPr>
              <w:t>N/A</w:t>
            </w:r>
          </w:p>
        </w:tc>
        <w:tc>
          <w:tcPr>
            <w:tcW w:w="993" w:type="dxa"/>
            <w:vAlign w:val="center"/>
          </w:tcPr>
          <w:p w14:paraId="7D3924B6" w14:textId="77777777" w:rsidR="00982E91" w:rsidRPr="00853AD1" w:rsidRDefault="001B7BF2" w:rsidP="00982E91">
            <w:pPr>
              <w:ind w:left="720" w:hanging="720"/>
              <w:jc w:val="center"/>
              <w:rPr>
                <w:sz w:val="16"/>
                <w:szCs w:val="16"/>
              </w:rPr>
            </w:pPr>
            <w:r>
              <w:rPr>
                <w:position w:val="-10"/>
                <w:sz w:val="16"/>
                <w:szCs w:val="16"/>
              </w:rPr>
              <w:pict w14:anchorId="36085198">
                <v:shape id="_x0000_i1186" type="#_x0000_t75" style="width:50.4pt;height:8pt">
                  <v:imagedata r:id="rId932" o:title=""/>
                </v:shape>
              </w:pict>
            </w:r>
          </w:p>
        </w:tc>
        <w:tc>
          <w:tcPr>
            <w:tcW w:w="992" w:type="dxa"/>
            <w:vAlign w:val="center"/>
          </w:tcPr>
          <w:p w14:paraId="1442654D" w14:textId="77777777" w:rsidR="00982E91" w:rsidRPr="00853AD1" w:rsidRDefault="00982E91" w:rsidP="00982E91">
            <w:pPr>
              <w:ind w:left="720" w:hanging="720"/>
              <w:jc w:val="center"/>
              <w:rPr>
                <w:sz w:val="16"/>
                <w:szCs w:val="16"/>
              </w:rPr>
            </w:pPr>
            <w:r w:rsidRPr="00853AD1">
              <w:rPr>
                <w:rFonts w:hint="eastAsia"/>
                <w:sz w:val="16"/>
                <w:szCs w:val="16"/>
              </w:rPr>
              <w:t>N/A</w:t>
            </w:r>
          </w:p>
        </w:tc>
      </w:tr>
      <w:tr w:rsidR="00982E91" w:rsidRPr="00853AD1" w14:paraId="25B0E4C2" w14:textId="77777777" w:rsidTr="003D5FBA">
        <w:trPr>
          <w:jc w:val="center"/>
        </w:trPr>
        <w:tc>
          <w:tcPr>
            <w:tcW w:w="655" w:type="dxa"/>
            <w:vAlign w:val="center"/>
          </w:tcPr>
          <w:p w14:paraId="53170A2C" w14:textId="77777777" w:rsidR="00982E91" w:rsidRPr="00853AD1" w:rsidRDefault="00982E91" w:rsidP="00982E91">
            <w:pPr>
              <w:ind w:left="720" w:hanging="720"/>
              <w:jc w:val="center"/>
              <w:rPr>
                <w:sz w:val="16"/>
                <w:szCs w:val="16"/>
              </w:rPr>
            </w:pPr>
            <w:r w:rsidRPr="00853AD1">
              <w:rPr>
                <w:sz w:val="16"/>
                <w:szCs w:val="16"/>
              </w:rPr>
              <w:t>R</w:t>
            </w:r>
            <w:r w:rsidRPr="00853AD1">
              <w:rPr>
                <w:rFonts w:hint="eastAsia"/>
                <w:sz w:val="16"/>
                <w:szCs w:val="16"/>
              </w:rPr>
              <w:t>ank=2</w:t>
            </w:r>
          </w:p>
          <w:p w14:paraId="35EE29DA" w14:textId="77777777" w:rsidR="00982E91" w:rsidRPr="00853AD1" w:rsidRDefault="00982E91" w:rsidP="00982E91">
            <w:pPr>
              <w:ind w:left="720" w:hanging="720"/>
              <w:jc w:val="center"/>
              <w:rPr>
                <w:sz w:val="16"/>
                <w:szCs w:val="16"/>
              </w:rPr>
            </w:pPr>
            <w:r w:rsidRPr="00853AD1">
              <w:rPr>
                <w:rFonts w:hint="eastAsia"/>
                <w:sz w:val="16"/>
                <w:szCs w:val="16"/>
              </w:rPr>
              <w:t>SBAmp on</w:t>
            </w:r>
          </w:p>
        </w:tc>
        <w:tc>
          <w:tcPr>
            <w:tcW w:w="934" w:type="dxa"/>
            <w:vAlign w:val="center"/>
          </w:tcPr>
          <w:p w14:paraId="0CC8714E" w14:textId="77777777" w:rsidR="00982E91" w:rsidRPr="00853AD1" w:rsidRDefault="001B7BF2" w:rsidP="00982E91">
            <w:pPr>
              <w:ind w:left="720" w:hanging="720"/>
              <w:jc w:val="center"/>
              <w:rPr>
                <w:sz w:val="16"/>
                <w:szCs w:val="16"/>
              </w:rPr>
            </w:pPr>
            <w:r>
              <w:rPr>
                <w:position w:val="-12"/>
                <w:sz w:val="16"/>
                <w:szCs w:val="16"/>
              </w:rPr>
              <w:pict w14:anchorId="777F77ED">
                <v:shape id="_x0000_i1187" type="#_x0000_t75" style="width:44pt;height:14.4pt">
                  <v:imagedata r:id="rId930" o:title=""/>
                </v:shape>
              </w:pict>
            </w:r>
          </w:p>
        </w:tc>
        <w:tc>
          <w:tcPr>
            <w:tcW w:w="826" w:type="dxa"/>
            <w:vAlign w:val="center"/>
          </w:tcPr>
          <w:p w14:paraId="00AF8067" w14:textId="77777777" w:rsidR="00982E91" w:rsidRPr="00853AD1" w:rsidRDefault="001B7BF2" w:rsidP="00982E91">
            <w:pPr>
              <w:ind w:left="720" w:hanging="720"/>
              <w:jc w:val="center"/>
              <w:rPr>
                <w:sz w:val="16"/>
                <w:szCs w:val="16"/>
              </w:rPr>
            </w:pPr>
            <w:r>
              <w:rPr>
                <w:position w:val="-32"/>
                <w:sz w:val="16"/>
                <w:szCs w:val="16"/>
              </w:rPr>
              <w:pict w14:anchorId="150A3BC2">
                <v:shape id="_x0000_i1188" type="#_x0000_t75" style="width:44pt;height:21.6pt">
                  <v:imagedata r:id="rId923" o:title=""/>
                </v:shape>
              </w:pict>
            </w:r>
          </w:p>
        </w:tc>
        <w:tc>
          <w:tcPr>
            <w:tcW w:w="759" w:type="dxa"/>
            <w:vAlign w:val="center"/>
          </w:tcPr>
          <w:p w14:paraId="67DD9255" w14:textId="77777777" w:rsidR="00982E91" w:rsidRPr="00853AD1" w:rsidRDefault="001B7BF2" w:rsidP="00982E91">
            <w:pPr>
              <w:ind w:left="720" w:hanging="720"/>
              <w:jc w:val="center"/>
              <w:rPr>
                <w:sz w:val="16"/>
                <w:szCs w:val="16"/>
              </w:rPr>
            </w:pPr>
            <w:r>
              <w:rPr>
                <w:position w:val="-12"/>
                <w:sz w:val="16"/>
                <w:szCs w:val="16"/>
              </w:rPr>
              <w:pict w14:anchorId="05C9187F">
                <v:shape id="_x0000_i1189" type="#_x0000_t75" style="width:36pt;height:14.4pt">
                  <v:imagedata r:id="rId924" o:title=""/>
                </v:shape>
              </w:pict>
            </w:r>
          </w:p>
        </w:tc>
        <w:tc>
          <w:tcPr>
            <w:tcW w:w="589" w:type="dxa"/>
            <w:vAlign w:val="center"/>
          </w:tcPr>
          <w:p w14:paraId="3A43B972" w14:textId="77777777" w:rsidR="00982E91" w:rsidRPr="00853AD1" w:rsidRDefault="001B7BF2" w:rsidP="00982E91">
            <w:pPr>
              <w:ind w:left="720" w:hanging="720"/>
              <w:jc w:val="center"/>
              <w:rPr>
                <w:sz w:val="16"/>
                <w:szCs w:val="16"/>
              </w:rPr>
            </w:pPr>
            <w:r>
              <w:rPr>
                <w:position w:val="-10"/>
                <w:sz w:val="16"/>
                <w:szCs w:val="16"/>
              </w:rPr>
              <w:pict w14:anchorId="20FCA984">
                <v:shape id="_x0000_i1190" type="#_x0000_t75" style="width:28.8pt;height:14.4pt">
                  <v:imagedata r:id="rId925" o:title=""/>
                </v:shape>
              </w:pict>
            </w:r>
          </w:p>
        </w:tc>
        <w:tc>
          <w:tcPr>
            <w:tcW w:w="778" w:type="dxa"/>
            <w:vAlign w:val="center"/>
          </w:tcPr>
          <w:p w14:paraId="532E254D" w14:textId="77777777" w:rsidR="00982E91" w:rsidRPr="00853AD1" w:rsidRDefault="001B7BF2" w:rsidP="00982E91">
            <w:pPr>
              <w:ind w:left="720" w:hanging="720"/>
              <w:jc w:val="center"/>
              <w:rPr>
                <w:sz w:val="16"/>
                <w:szCs w:val="16"/>
              </w:rPr>
            </w:pPr>
            <w:r>
              <w:rPr>
                <w:position w:val="-12"/>
                <w:sz w:val="16"/>
                <w:szCs w:val="16"/>
              </w:rPr>
              <w:pict w14:anchorId="5CCEB392">
                <v:shape id="_x0000_i1191" type="#_x0000_t75" style="width:36pt;height:14.4pt">
                  <v:imagedata r:id="rId924" o:title=""/>
                </v:shape>
              </w:pict>
            </w:r>
          </w:p>
        </w:tc>
        <w:tc>
          <w:tcPr>
            <w:tcW w:w="567" w:type="dxa"/>
            <w:vAlign w:val="center"/>
          </w:tcPr>
          <w:p w14:paraId="2C59E17A" w14:textId="77777777" w:rsidR="00982E91" w:rsidRPr="00853AD1" w:rsidRDefault="001B7BF2" w:rsidP="00982E91">
            <w:pPr>
              <w:ind w:left="720" w:hanging="720"/>
              <w:jc w:val="center"/>
              <w:rPr>
                <w:sz w:val="16"/>
                <w:szCs w:val="16"/>
              </w:rPr>
            </w:pPr>
            <w:r>
              <w:rPr>
                <w:position w:val="-10"/>
                <w:sz w:val="16"/>
                <w:szCs w:val="16"/>
              </w:rPr>
              <w:pict w14:anchorId="78DC62FC">
                <v:shape id="_x0000_i1192" type="#_x0000_t75" style="width:28.8pt;height:14.4pt">
                  <v:imagedata r:id="rId925" o:title=""/>
                </v:shape>
              </w:pict>
            </w:r>
          </w:p>
        </w:tc>
        <w:tc>
          <w:tcPr>
            <w:tcW w:w="1418" w:type="dxa"/>
            <w:vAlign w:val="center"/>
          </w:tcPr>
          <w:p w14:paraId="0F2BCB62" w14:textId="77777777" w:rsidR="00982E91" w:rsidRPr="00853AD1" w:rsidRDefault="001B7BF2" w:rsidP="00982E91">
            <w:pPr>
              <w:ind w:left="720" w:hanging="720"/>
              <w:jc w:val="center"/>
              <w:rPr>
                <w:sz w:val="16"/>
                <w:szCs w:val="16"/>
              </w:rPr>
            </w:pPr>
            <w:r>
              <w:rPr>
                <w:position w:val="-50"/>
                <w:sz w:val="16"/>
                <w:szCs w:val="16"/>
              </w:rPr>
              <w:pict w14:anchorId="0CF559BD">
                <v:shape id="_x0000_i1193" type="#_x0000_t75" style="width:1in;height:28.8pt">
                  <v:imagedata r:id="rId933" o:title=""/>
                </v:shape>
              </w:pict>
            </w:r>
          </w:p>
        </w:tc>
        <w:tc>
          <w:tcPr>
            <w:tcW w:w="1417" w:type="dxa"/>
            <w:vAlign w:val="center"/>
          </w:tcPr>
          <w:p w14:paraId="1E261BB6" w14:textId="77777777" w:rsidR="00982E91" w:rsidRPr="00853AD1" w:rsidRDefault="001B7BF2" w:rsidP="00982E91">
            <w:pPr>
              <w:ind w:left="720" w:hanging="720"/>
              <w:jc w:val="center"/>
              <w:rPr>
                <w:sz w:val="16"/>
                <w:szCs w:val="16"/>
              </w:rPr>
            </w:pPr>
            <w:r>
              <w:rPr>
                <w:position w:val="-50"/>
                <w:sz w:val="16"/>
                <w:szCs w:val="16"/>
              </w:rPr>
              <w:pict w14:anchorId="1397B6F4">
                <v:shape id="_x0000_i1194" type="#_x0000_t75" style="width:1in;height:28.8pt">
                  <v:imagedata r:id="rId934" o:title=""/>
                </v:shape>
              </w:pict>
            </w:r>
          </w:p>
        </w:tc>
        <w:tc>
          <w:tcPr>
            <w:tcW w:w="993" w:type="dxa"/>
            <w:vAlign w:val="center"/>
          </w:tcPr>
          <w:p w14:paraId="3701D5EE" w14:textId="77777777" w:rsidR="00982E91" w:rsidRPr="00853AD1" w:rsidRDefault="001B7BF2" w:rsidP="00982E91">
            <w:pPr>
              <w:ind w:left="720" w:hanging="720"/>
              <w:jc w:val="center"/>
              <w:rPr>
                <w:sz w:val="16"/>
                <w:szCs w:val="16"/>
              </w:rPr>
            </w:pPr>
            <w:r>
              <w:rPr>
                <w:position w:val="-10"/>
                <w:sz w:val="16"/>
                <w:szCs w:val="16"/>
              </w:rPr>
              <w:pict w14:anchorId="1DF14A50">
                <v:shape id="_x0000_i1195" type="#_x0000_t75" style="width:50.4pt;height:8pt">
                  <v:imagedata r:id="rId932" o:title=""/>
                </v:shape>
              </w:pict>
            </w:r>
          </w:p>
        </w:tc>
        <w:tc>
          <w:tcPr>
            <w:tcW w:w="992" w:type="dxa"/>
            <w:vAlign w:val="center"/>
          </w:tcPr>
          <w:p w14:paraId="5C78E9DF" w14:textId="77777777" w:rsidR="00982E91" w:rsidRPr="00853AD1" w:rsidRDefault="001B7BF2" w:rsidP="00982E91">
            <w:pPr>
              <w:ind w:left="720" w:hanging="720"/>
              <w:jc w:val="center"/>
              <w:rPr>
                <w:sz w:val="16"/>
                <w:szCs w:val="16"/>
              </w:rPr>
            </w:pPr>
            <w:r>
              <w:rPr>
                <w:position w:val="-10"/>
                <w:sz w:val="16"/>
                <w:szCs w:val="16"/>
              </w:rPr>
              <w:pict w14:anchorId="7AC35815">
                <v:shape id="_x0000_i1196" type="#_x0000_t75" style="width:44pt;height:8pt">
                  <v:imagedata r:id="rId935" o:title=""/>
                </v:shape>
              </w:pict>
            </w:r>
          </w:p>
        </w:tc>
      </w:tr>
    </w:tbl>
    <w:p w14:paraId="0E44AAAA" w14:textId="77777777" w:rsidR="00982E91" w:rsidRPr="00982E91" w:rsidRDefault="00982E91" w:rsidP="00982E91">
      <w:pPr>
        <w:ind w:left="720" w:hanging="720"/>
        <w:rPr>
          <w:szCs w:val="20"/>
        </w:rPr>
      </w:pPr>
    </w:p>
    <w:p w14:paraId="7B53FA78" w14:textId="77777777" w:rsidR="00982E91" w:rsidRPr="00853AD1" w:rsidRDefault="00982E91" w:rsidP="00982E91">
      <w:pPr>
        <w:ind w:left="720" w:hanging="720"/>
        <w:rPr>
          <w:szCs w:val="20"/>
        </w:rPr>
      </w:pPr>
      <w:r w:rsidRPr="00853AD1">
        <w:rPr>
          <w:rFonts w:hint="eastAsia"/>
          <w:szCs w:val="20"/>
        </w:rPr>
        <w:t xml:space="preserve">The bitwidth for PMI of </w:t>
      </w:r>
      <w:r w:rsidRPr="00853AD1">
        <w:rPr>
          <w:i/>
          <w:szCs w:val="20"/>
          <w:lang w:val="en-US"/>
        </w:rPr>
        <w:t>codebookType</w:t>
      </w:r>
      <w:r w:rsidRPr="00853AD1">
        <w:rPr>
          <w:rFonts w:hint="eastAsia"/>
          <w:i/>
          <w:szCs w:val="20"/>
          <w:lang w:val="en-US"/>
        </w:rPr>
        <w:t>=</w:t>
      </w:r>
      <w:r w:rsidRPr="00853AD1">
        <w:rPr>
          <w:i/>
          <w:szCs w:val="20"/>
          <w:lang w:val="en-US"/>
        </w:rPr>
        <w:t xml:space="preserve"> typeII-PortSelection</w:t>
      </w:r>
      <w:r w:rsidRPr="00853AD1">
        <w:rPr>
          <w:rFonts w:hint="eastAsia"/>
          <w:i/>
          <w:szCs w:val="20"/>
          <w:lang w:val="en-US"/>
        </w:rPr>
        <w:t xml:space="preserve"> </w:t>
      </w:r>
      <w:r w:rsidRPr="00853AD1">
        <w:rPr>
          <w:rFonts w:hint="eastAsia"/>
          <w:szCs w:val="20"/>
          <w:lang w:val="en-US"/>
        </w:rPr>
        <w:t xml:space="preserve">is provided in Tables 6.3.2.1.2-2, where the values of </w:t>
      </w:r>
      <w:r w:rsidR="001B7BF2">
        <w:rPr>
          <w:rFonts w:eastAsia="Calibri"/>
          <w:position w:val="-10"/>
          <w:szCs w:val="20"/>
          <w:lang w:val="en-US"/>
        </w:rPr>
        <w:pict w14:anchorId="07AEB040">
          <v:shape id="_x0000_i1197" type="#_x0000_t75" style="width:36pt;height:21.6pt">
            <v:imagedata r:id="rId936" o:title=""/>
          </v:shape>
        </w:pict>
      </w:r>
      <w:r w:rsidRPr="00853AD1">
        <w:rPr>
          <w:rFonts w:hint="eastAsia"/>
          <w:szCs w:val="20"/>
          <w:lang w:val="en-US"/>
        </w:rPr>
        <w:t>,</w:t>
      </w:r>
      <w:r w:rsidRPr="00853AD1">
        <w:rPr>
          <w:rFonts w:eastAsia="Calibri"/>
          <w:szCs w:val="20"/>
          <w:lang w:val="en-US"/>
        </w:rPr>
        <w:t xml:space="preserve"> </w:t>
      </w:r>
      <w:r w:rsidR="001B7BF2">
        <w:rPr>
          <w:rFonts w:eastAsia="Calibri"/>
          <w:position w:val="-10"/>
          <w:szCs w:val="20"/>
          <w:lang w:val="en-US"/>
        </w:rPr>
        <w:pict w14:anchorId="7CDD7064">
          <v:shape id="_x0000_i1198" type="#_x0000_t75" style="width:14.4pt;height:14.4pt">
            <v:imagedata r:id="rId937" o:title=""/>
          </v:shape>
        </w:pict>
      </w:r>
      <w:r w:rsidRPr="00853AD1">
        <w:rPr>
          <w:rFonts w:hint="eastAsia"/>
          <w:szCs w:val="20"/>
          <w:lang w:val="en-US"/>
        </w:rPr>
        <w:t xml:space="preserve">, </w:t>
      </w:r>
      <w:r w:rsidR="001B7BF2">
        <w:rPr>
          <w:rFonts w:eastAsia="Calibri"/>
          <w:position w:val="-4"/>
          <w:szCs w:val="20"/>
          <w:lang w:val="en-US"/>
        </w:rPr>
        <w:pict w14:anchorId="14BF15E8">
          <v:shape id="_x0000_i1199" type="#_x0000_t75" style="width:8pt;height:14.4pt">
            <v:imagedata r:id="rId907" o:title=""/>
          </v:shape>
        </w:pict>
      </w:r>
      <w:r w:rsidRPr="00853AD1">
        <w:rPr>
          <w:rFonts w:hint="eastAsia"/>
          <w:szCs w:val="20"/>
          <w:lang w:val="en-US"/>
        </w:rPr>
        <w:t xml:space="preserve">, </w:t>
      </w:r>
      <w:r w:rsidR="001B7BF2">
        <w:rPr>
          <w:rFonts w:eastAsia="Calibri"/>
          <w:position w:val="-12"/>
          <w:szCs w:val="20"/>
          <w:lang w:val="en-US"/>
        </w:rPr>
        <w:pict w14:anchorId="1E19A60E">
          <v:shape id="_x0000_i1200" type="#_x0000_t75" style="width:21.6pt;height:14.4pt">
            <v:imagedata r:id="rId908" o:title=""/>
          </v:shape>
        </w:pict>
      </w:r>
      <w:r w:rsidRPr="00853AD1">
        <w:rPr>
          <w:rFonts w:hint="eastAsia"/>
          <w:szCs w:val="20"/>
          <w:lang w:val="en-US"/>
        </w:rPr>
        <w:t xml:space="preserve">, </w:t>
      </w:r>
      <w:r w:rsidR="001B7BF2">
        <w:rPr>
          <w:rFonts w:eastAsia="Calibri"/>
          <w:position w:val="-10"/>
          <w:szCs w:val="20"/>
          <w:lang w:val="en-US"/>
        </w:rPr>
        <w:pict w14:anchorId="662C458C">
          <v:shape id="_x0000_i1201" type="#_x0000_t75" style="width:14.4pt;height:14.4pt">
            <v:imagedata r:id="rId909" o:title=""/>
          </v:shape>
        </w:pict>
      </w:r>
      <w:r w:rsidRPr="00853AD1">
        <w:rPr>
          <w:rFonts w:hint="eastAsia"/>
          <w:szCs w:val="20"/>
          <w:lang w:val="en-US"/>
        </w:rPr>
        <w:t xml:space="preserve">, </w:t>
      </w:r>
      <w:r w:rsidR="001B7BF2">
        <w:rPr>
          <w:rFonts w:eastAsia="Calibri"/>
          <w:position w:val="-10"/>
          <w:szCs w:val="20"/>
          <w:lang w:val="en-US"/>
        </w:rPr>
        <w:pict w14:anchorId="0AF46E94">
          <v:shape id="_x0000_i1202" type="#_x0000_t75" style="width:14.4pt;height:14.4pt">
            <v:imagedata r:id="rId910" o:title=""/>
          </v:shape>
        </w:pict>
      </w:r>
      <w:r w:rsidRPr="00853AD1">
        <w:rPr>
          <w:rFonts w:hint="eastAsia"/>
          <w:szCs w:val="20"/>
          <w:lang w:val="en-US"/>
        </w:rPr>
        <w:t xml:space="preserve">, and </w:t>
      </w:r>
      <w:r w:rsidR="001B7BF2">
        <w:rPr>
          <w:rFonts w:eastAsia="Calibri"/>
          <w:position w:val="-4"/>
          <w:szCs w:val="20"/>
          <w:lang w:val="en-US"/>
        </w:rPr>
        <w:pict w14:anchorId="2A3A899B">
          <v:shape id="_x0000_i1203" type="#_x0000_t75" style="width:14.4pt;height:14.4pt">
            <v:imagedata r:id="rId911" o:title=""/>
          </v:shape>
        </w:pict>
      </w:r>
      <w:r w:rsidRPr="00853AD1">
        <w:rPr>
          <w:rFonts w:hint="eastAsia"/>
          <w:szCs w:val="20"/>
          <w:lang w:val="en-US"/>
        </w:rPr>
        <w:t xml:space="preserve"> </w:t>
      </w:r>
      <w:r w:rsidRPr="00853AD1">
        <w:rPr>
          <w:rFonts w:hint="eastAsia"/>
          <w:szCs w:val="20"/>
        </w:rPr>
        <w:t>are given by Subclause 5.2.2.2.4</w:t>
      </w:r>
      <w:r w:rsidRPr="00853AD1">
        <w:rPr>
          <w:rFonts w:hint="eastAsia"/>
          <w:szCs w:val="20"/>
          <w:lang w:val="en-US"/>
        </w:rPr>
        <w:t xml:space="preserve"> in [6, TS</w:t>
      </w:r>
      <w:r w:rsidRPr="00853AD1">
        <w:rPr>
          <w:szCs w:val="20"/>
          <w:lang w:val="en-US"/>
        </w:rPr>
        <w:t xml:space="preserve"> </w:t>
      </w:r>
      <w:r w:rsidRPr="00853AD1">
        <w:rPr>
          <w:rFonts w:hint="eastAsia"/>
          <w:szCs w:val="20"/>
          <w:lang w:val="en-US"/>
        </w:rPr>
        <w:t>38.214].</w:t>
      </w:r>
    </w:p>
    <w:p w14:paraId="5FBCCF11" w14:textId="77777777" w:rsidR="00982E91" w:rsidRPr="00982E91" w:rsidRDefault="00982E91" w:rsidP="00982E91">
      <w:pPr>
        <w:keepNext/>
        <w:keepLines/>
        <w:overflowPunct w:val="0"/>
        <w:autoSpaceDE w:val="0"/>
        <w:autoSpaceDN w:val="0"/>
        <w:adjustRightInd w:val="0"/>
        <w:jc w:val="center"/>
        <w:textAlignment w:val="baseline"/>
        <w:rPr>
          <w:rFonts w:ascii="Arial" w:eastAsia="Times New Roman" w:hAnsi="Arial"/>
          <w:b/>
          <w:szCs w:val="20"/>
          <w:lang w:eastAsia="zh-CN"/>
        </w:rPr>
      </w:pPr>
      <w:r w:rsidRPr="00982E91">
        <w:rPr>
          <w:rFonts w:ascii="Arial" w:eastAsia="Times New Roman" w:hAnsi="Arial"/>
          <w:b/>
          <w:szCs w:val="20"/>
          <w:lang w:eastAsia="en-GB"/>
        </w:rPr>
        <w:t xml:space="preserve">Table </w:t>
      </w:r>
      <w:r w:rsidRPr="00982E91">
        <w:rPr>
          <w:rFonts w:ascii="Arial" w:eastAsia="Times New Roman" w:hAnsi="Arial" w:hint="eastAsia"/>
          <w:b/>
          <w:szCs w:val="20"/>
          <w:lang w:eastAsia="zh-CN"/>
        </w:rPr>
        <w:t>6.3.2.1.2-2</w:t>
      </w:r>
      <w:r w:rsidRPr="00982E91">
        <w:rPr>
          <w:rFonts w:ascii="Arial" w:eastAsia="Times New Roman" w:hAnsi="Arial"/>
          <w:b/>
          <w:szCs w:val="20"/>
          <w:lang w:eastAsia="en-GB"/>
        </w:rPr>
        <w:t>:</w:t>
      </w:r>
      <w:r w:rsidRPr="00982E91">
        <w:rPr>
          <w:rFonts w:ascii="Arial" w:eastAsia="Times New Roman" w:hAnsi="Arial" w:hint="eastAsia"/>
          <w:b/>
          <w:szCs w:val="20"/>
          <w:lang w:eastAsia="zh-CN"/>
        </w:rPr>
        <w:t xml:space="preserve"> PMI of </w:t>
      </w:r>
      <w:r w:rsidRPr="00982E91">
        <w:rPr>
          <w:rFonts w:ascii="Arial" w:eastAsia="Times New Roman" w:hAnsi="Arial"/>
          <w:b/>
          <w:i/>
          <w:szCs w:val="20"/>
          <w:lang w:val="en-US" w:eastAsia="en-GB"/>
        </w:rPr>
        <w:t>codebookType</w:t>
      </w:r>
      <w:r w:rsidRPr="00982E91">
        <w:rPr>
          <w:rFonts w:ascii="Arial" w:eastAsia="Times New Roman" w:hAnsi="Arial" w:hint="eastAsia"/>
          <w:b/>
          <w:i/>
          <w:szCs w:val="20"/>
          <w:lang w:val="en-US" w:eastAsia="zh-CN"/>
        </w:rPr>
        <w:t>=</w:t>
      </w:r>
      <w:r w:rsidRPr="00982E91">
        <w:rPr>
          <w:rFonts w:ascii="Arial" w:eastAsia="Times New Roman" w:hAnsi="Arial"/>
          <w:b/>
          <w:szCs w:val="20"/>
          <w:lang w:eastAsia="en-GB"/>
        </w:rPr>
        <w:t xml:space="preserve"> </w:t>
      </w:r>
      <w:r w:rsidRPr="00982E91">
        <w:rPr>
          <w:rFonts w:ascii="Arial" w:eastAsia="Times New Roman" w:hAnsi="Arial"/>
          <w:b/>
          <w:i/>
          <w:szCs w:val="20"/>
          <w:lang w:val="en-US" w:eastAsia="en-GB"/>
        </w:rPr>
        <w:t>typeII-PortSelection</w:t>
      </w:r>
    </w:p>
    <w:tbl>
      <w:tblPr>
        <w:tblW w:w="9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55"/>
        <w:gridCol w:w="1183"/>
        <w:gridCol w:w="851"/>
        <w:gridCol w:w="850"/>
        <w:gridCol w:w="851"/>
        <w:gridCol w:w="718"/>
        <w:gridCol w:w="1418"/>
        <w:gridCol w:w="1417"/>
        <w:gridCol w:w="993"/>
        <w:gridCol w:w="992"/>
      </w:tblGrid>
      <w:tr w:rsidR="00982E91" w:rsidRPr="00982E91" w14:paraId="7073B384" w14:textId="77777777" w:rsidTr="00BE33FE">
        <w:trPr>
          <w:jc w:val="center"/>
        </w:trPr>
        <w:tc>
          <w:tcPr>
            <w:tcW w:w="655" w:type="dxa"/>
            <w:vMerge w:val="restart"/>
            <w:shd w:val="clear" w:color="auto" w:fill="D9D9D9"/>
            <w:vAlign w:val="center"/>
          </w:tcPr>
          <w:p w14:paraId="6960BA95" w14:textId="77777777" w:rsidR="00982E91" w:rsidRPr="00853AD1" w:rsidRDefault="00982E91" w:rsidP="00982E91">
            <w:pPr>
              <w:ind w:left="720" w:hanging="720"/>
              <w:jc w:val="center"/>
              <w:rPr>
                <w:sz w:val="16"/>
                <w:szCs w:val="16"/>
              </w:rPr>
            </w:pPr>
          </w:p>
        </w:tc>
        <w:tc>
          <w:tcPr>
            <w:tcW w:w="4453" w:type="dxa"/>
            <w:gridSpan w:val="5"/>
            <w:shd w:val="clear" w:color="auto" w:fill="D9D9D9"/>
            <w:vAlign w:val="center"/>
          </w:tcPr>
          <w:p w14:paraId="3EE2C630" w14:textId="77777777" w:rsidR="00982E91" w:rsidRPr="00853AD1" w:rsidRDefault="00982E91" w:rsidP="00982E91">
            <w:pPr>
              <w:ind w:left="720" w:hanging="720"/>
              <w:jc w:val="center"/>
              <w:rPr>
                <w:rFonts w:cs="Arial"/>
                <w:sz w:val="16"/>
                <w:szCs w:val="16"/>
              </w:rPr>
            </w:pPr>
            <w:r w:rsidRPr="00853AD1">
              <w:rPr>
                <w:rFonts w:hint="eastAsia"/>
                <w:sz w:val="16"/>
                <w:szCs w:val="16"/>
              </w:rPr>
              <w:t xml:space="preserve">Information fields </w:t>
            </w:r>
            <w:r w:rsidRPr="00853AD1">
              <w:rPr>
                <w:i/>
                <w:color w:val="FF0000"/>
                <w:sz w:val="16"/>
                <w:szCs w:val="16"/>
              </w:rPr>
              <w:t>X</w:t>
            </w:r>
            <w:r w:rsidRPr="00853AD1">
              <w:rPr>
                <w:color w:val="FF0000"/>
                <w:sz w:val="16"/>
                <w:szCs w:val="16"/>
                <w:vertAlign w:val="subscript"/>
              </w:rPr>
              <w:t>1</w:t>
            </w:r>
            <w:r w:rsidRPr="00853AD1">
              <w:rPr>
                <w:sz w:val="16"/>
                <w:szCs w:val="16"/>
              </w:rPr>
              <w:t xml:space="preserve"> </w:t>
            </w:r>
            <w:r w:rsidRPr="00853AD1">
              <w:rPr>
                <w:rFonts w:hint="eastAsia"/>
                <w:sz w:val="16"/>
                <w:szCs w:val="16"/>
              </w:rPr>
              <w:t>for wideband PMI</w:t>
            </w:r>
          </w:p>
        </w:tc>
        <w:tc>
          <w:tcPr>
            <w:tcW w:w="4820" w:type="dxa"/>
            <w:gridSpan w:val="4"/>
            <w:shd w:val="clear" w:color="auto" w:fill="D9D9D9"/>
            <w:vAlign w:val="center"/>
          </w:tcPr>
          <w:p w14:paraId="1CD9F409" w14:textId="77777777" w:rsidR="00982E91" w:rsidRPr="00853AD1" w:rsidRDefault="00982E91" w:rsidP="00982E91">
            <w:pPr>
              <w:ind w:left="720" w:hanging="720"/>
              <w:jc w:val="center"/>
              <w:rPr>
                <w:rFonts w:cs="Arial"/>
                <w:sz w:val="16"/>
                <w:szCs w:val="16"/>
              </w:rPr>
            </w:pPr>
            <w:r w:rsidRPr="00853AD1">
              <w:rPr>
                <w:rFonts w:hint="eastAsia"/>
                <w:sz w:val="16"/>
                <w:szCs w:val="16"/>
              </w:rPr>
              <w:t>Information fields</w:t>
            </w:r>
            <w:r w:rsidRPr="00853AD1">
              <w:rPr>
                <w:sz w:val="16"/>
                <w:szCs w:val="16"/>
              </w:rPr>
              <w:t xml:space="preserve"> </w:t>
            </w:r>
            <w:r w:rsidRPr="00853AD1">
              <w:rPr>
                <w:i/>
                <w:color w:val="FF0000"/>
                <w:sz w:val="16"/>
                <w:szCs w:val="16"/>
              </w:rPr>
              <w:t>X</w:t>
            </w:r>
            <w:r w:rsidRPr="00853AD1">
              <w:rPr>
                <w:color w:val="FF0000"/>
                <w:sz w:val="16"/>
                <w:szCs w:val="16"/>
                <w:vertAlign w:val="subscript"/>
              </w:rPr>
              <w:t>2</w:t>
            </w:r>
            <w:r w:rsidRPr="00853AD1">
              <w:rPr>
                <w:rFonts w:hint="eastAsia"/>
                <w:sz w:val="16"/>
                <w:szCs w:val="16"/>
              </w:rPr>
              <w:t xml:space="preserve"> per subband PMI</w:t>
            </w:r>
          </w:p>
        </w:tc>
      </w:tr>
      <w:tr w:rsidR="00982E91" w:rsidRPr="00982E91" w14:paraId="308E09A7" w14:textId="77777777" w:rsidTr="00BE33FE">
        <w:trPr>
          <w:jc w:val="center"/>
        </w:trPr>
        <w:tc>
          <w:tcPr>
            <w:tcW w:w="655" w:type="dxa"/>
            <w:vMerge/>
            <w:shd w:val="clear" w:color="auto" w:fill="D9D9D9"/>
            <w:vAlign w:val="center"/>
          </w:tcPr>
          <w:p w14:paraId="21BABC47" w14:textId="77777777" w:rsidR="00982E91" w:rsidRPr="00853AD1" w:rsidRDefault="00982E91" w:rsidP="00982E91">
            <w:pPr>
              <w:ind w:left="720" w:hanging="720"/>
              <w:jc w:val="center"/>
              <w:rPr>
                <w:sz w:val="16"/>
                <w:szCs w:val="16"/>
              </w:rPr>
            </w:pPr>
          </w:p>
        </w:tc>
        <w:tc>
          <w:tcPr>
            <w:tcW w:w="1183" w:type="dxa"/>
            <w:shd w:val="clear" w:color="auto" w:fill="D9D9D9"/>
            <w:vAlign w:val="center"/>
          </w:tcPr>
          <w:p w14:paraId="13D5A3DF" w14:textId="77777777" w:rsidR="00982E91" w:rsidRPr="00853AD1" w:rsidRDefault="001B7BF2" w:rsidP="00982E91">
            <w:pPr>
              <w:ind w:left="720" w:hanging="720"/>
              <w:jc w:val="center"/>
              <w:rPr>
                <w:sz w:val="16"/>
                <w:szCs w:val="16"/>
              </w:rPr>
            </w:pPr>
            <w:r>
              <w:rPr>
                <w:position w:val="-12"/>
                <w:sz w:val="16"/>
                <w:szCs w:val="16"/>
              </w:rPr>
              <w:pict w14:anchorId="5A593053">
                <v:shape id="_x0000_i1204" type="#_x0000_t75" style="width:14.4pt;height:14.4pt">
                  <v:imagedata r:id="rId912" o:title=""/>
                </v:shape>
              </w:pict>
            </w:r>
          </w:p>
        </w:tc>
        <w:tc>
          <w:tcPr>
            <w:tcW w:w="851" w:type="dxa"/>
            <w:shd w:val="clear" w:color="auto" w:fill="D9D9D9"/>
            <w:vAlign w:val="center"/>
          </w:tcPr>
          <w:p w14:paraId="05FC5EB5" w14:textId="77777777" w:rsidR="00982E91" w:rsidRPr="00853AD1" w:rsidRDefault="001B7BF2" w:rsidP="00982E91">
            <w:pPr>
              <w:ind w:left="720" w:hanging="720"/>
              <w:jc w:val="center"/>
              <w:rPr>
                <w:sz w:val="16"/>
                <w:szCs w:val="16"/>
              </w:rPr>
            </w:pPr>
            <w:r>
              <w:rPr>
                <w:position w:val="-14"/>
                <w:sz w:val="16"/>
                <w:szCs w:val="16"/>
              </w:rPr>
              <w:pict w14:anchorId="51D5BB85">
                <v:shape id="_x0000_i1205" type="#_x0000_t75" style="width:21.6pt;height:21.6pt">
                  <v:imagedata r:id="rId914" o:title=""/>
                </v:shape>
              </w:pict>
            </w:r>
          </w:p>
        </w:tc>
        <w:tc>
          <w:tcPr>
            <w:tcW w:w="850" w:type="dxa"/>
            <w:shd w:val="clear" w:color="auto" w:fill="D9D9D9"/>
            <w:vAlign w:val="center"/>
          </w:tcPr>
          <w:p w14:paraId="3DC9FE2D" w14:textId="77777777" w:rsidR="00982E91" w:rsidRPr="00853AD1" w:rsidRDefault="001B7BF2" w:rsidP="00982E91">
            <w:pPr>
              <w:ind w:left="720" w:hanging="720"/>
              <w:jc w:val="center"/>
              <w:rPr>
                <w:sz w:val="16"/>
                <w:szCs w:val="16"/>
              </w:rPr>
            </w:pPr>
            <w:r>
              <w:rPr>
                <w:position w:val="-14"/>
                <w:sz w:val="16"/>
                <w:szCs w:val="16"/>
              </w:rPr>
              <w:pict w14:anchorId="5F0B78D0">
                <v:shape id="_x0000_i1206" type="#_x0000_t75" style="width:21.6pt;height:21.6pt">
                  <v:imagedata r:id="rId915" o:title=""/>
                </v:shape>
              </w:pict>
            </w:r>
          </w:p>
        </w:tc>
        <w:tc>
          <w:tcPr>
            <w:tcW w:w="851" w:type="dxa"/>
            <w:shd w:val="clear" w:color="auto" w:fill="D9D9D9"/>
            <w:vAlign w:val="center"/>
          </w:tcPr>
          <w:p w14:paraId="0928D593" w14:textId="77777777" w:rsidR="00982E91" w:rsidRPr="00853AD1" w:rsidRDefault="001B7BF2" w:rsidP="00982E91">
            <w:pPr>
              <w:ind w:left="720" w:hanging="720"/>
              <w:jc w:val="center"/>
              <w:rPr>
                <w:sz w:val="16"/>
                <w:szCs w:val="16"/>
              </w:rPr>
            </w:pPr>
            <w:r>
              <w:rPr>
                <w:position w:val="-14"/>
                <w:sz w:val="16"/>
                <w:szCs w:val="16"/>
              </w:rPr>
              <w:pict w14:anchorId="6791C3CA">
                <v:shape id="_x0000_i1207" type="#_x0000_t75" style="width:21.6pt;height:21.6pt">
                  <v:imagedata r:id="rId916" o:title=""/>
                </v:shape>
              </w:pict>
            </w:r>
          </w:p>
        </w:tc>
        <w:tc>
          <w:tcPr>
            <w:tcW w:w="718" w:type="dxa"/>
            <w:shd w:val="clear" w:color="auto" w:fill="D9D9D9"/>
            <w:vAlign w:val="center"/>
          </w:tcPr>
          <w:p w14:paraId="7E9617FA" w14:textId="77777777" w:rsidR="00982E91" w:rsidRPr="00853AD1" w:rsidRDefault="001B7BF2" w:rsidP="00982E91">
            <w:pPr>
              <w:ind w:left="720" w:hanging="720"/>
              <w:jc w:val="center"/>
              <w:rPr>
                <w:sz w:val="16"/>
                <w:szCs w:val="16"/>
              </w:rPr>
            </w:pPr>
            <w:r>
              <w:rPr>
                <w:position w:val="-14"/>
                <w:sz w:val="16"/>
                <w:szCs w:val="16"/>
              </w:rPr>
              <w:pict w14:anchorId="5B4BD9F9">
                <v:shape id="_x0000_i1208" type="#_x0000_t75" style="width:21.6pt;height:21.6pt">
                  <v:imagedata r:id="rId917" o:title=""/>
                </v:shape>
              </w:pict>
            </w:r>
          </w:p>
        </w:tc>
        <w:tc>
          <w:tcPr>
            <w:tcW w:w="1418" w:type="dxa"/>
            <w:shd w:val="clear" w:color="auto" w:fill="D9D9D9"/>
            <w:vAlign w:val="center"/>
          </w:tcPr>
          <w:p w14:paraId="5F22DF22" w14:textId="77777777" w:rsidR="00982E91" w:rsidRPr="00853AD1" w:rsidRDefault="001B7BF2" w:rsidP="00982E91">
            <w:pPr>
              <w:ind w:left="720" w:hanging="720"/>
              <w:jc w:val="center"/>
              <w:rPr>
                <w:sz w:val="16"/>
                <w:szCs w:val="16"/>
              </w:rPr>
            </w:pPr>
            <w:r>
              <w:rPr>
                <w:position w:val="-14"/>
                <w:sz w:val="16"/>
                <w:szCs w:val="16"/>
              </w:rPr>
              <w:pict w14:anchorId="4C3D36EB">
                <v:shape id="_x0000_i1209" type="#_x0000_t75" style="width:21.6pt;height:21.6pt">
                  <v:imagedata r:id="rId918" o:title=""/>
                </v:shape>
              </w:pict>
            </w:r>
          </w:p>
        </w:tc>
        <w:tc>
          <w:tcPr>
            <w:tcW w:w="1417" w:type="dxa"/>
            <w:shd w:val="clear" w:color="auto" w:fill="D9D9D9"/>
            <w:vAlign w:val="center"/>
          </w:tcPr>
          <w:p w14:paraId="57D70B5E" w14:textId="77777777" w:rsidR="00982E91" w:rsidRPr="00853AD1" w:rsidRDefault="001B7BF2" w:rsidP="00982E91">
            <w:pPr>
              <w:ind w:left="720" w:hanging="720"/>
              <w:jc w:val="center"/>
              <w:rPr>
                <w:sz w:val="16"/>
                <w:szCs w:val="16"/>
              </w:rPr>
            </w:pPr>
            <w:r>
              <w:rPr>
                <w:position w:val="-14"/>
                <w:sz w:val="16"/>
                <w:szCs w:val="16"/>
              </w:rPr>
              <w:pict w14:anchorId="2A918E2A">
                <v:shape id="_x0000_i1210" type="#_x0000_t75" style="width:21.6pt;height:21.6pt">
                  <v:imagedata r:id="rId919" o:title=""/>
                </v:shape>
              </w:pict>
            </w:r>
          </w:p>
        </w:tc>
        <w:tc>
          <w:tcPr>
            <w:tcW w:w="993" w:type="dxa"/>
            <w:shd w:val="clear" w:color="auto" w:fill="D9D9D9"/>
            <w:vAlign w:val="center"/>
          </w:tcPr>
          <w:p w14:paraId="6FDC0431" w14:textId="77777777" w:rsidR="00982E91" w:rsidRPr="00853AD1" w:rsidRDefault="001B7BF2" w:rsidP="00982E91">
            <w:pPr>
              <w:ind w:left="720" w:hanging="720"/>
              <w:jc w:val="center"/>
              <w:rPr>
                <w:rFonts w:cs="Arial"/>
                <w:sz w:val="16"/>
                <w:szCs w:val="16"/>
              </w:rPr>
            </w:pPr>
            <w:r>
              <w:rPr>
                <w:position w:val="-14"/>
                <w:sz w:val="16"/>
                <w:szCs w:val="16"/>
              </w:rPr>
              <w:pict w14:anchorId="2688C5AE">
                <v:shape id="_x0000_i1211" type="#_x0000_t75" style="width:21.6pt;height:21.6pt">
                  <v:imagedata r:id="rId920" o:title=""/>
                </v:shape>
              </w:pict>
            </w:r>
          </w:p>
        </w:tc>
        <w:tc>
          <w:tcPr>
            <w:tcW w:w="992" w:type="dxa"/>
            <w:shd w:val="clear" w:color="auto" w:fill="D9D9D9"/>
            <w:vAlign w:val="center"/>
          </w:tcPr>
          <w:p w14:paraId="6699ACFB" w14:textId="77777777" w:rsidR="00982E91" w:rsidRPr="00853AD1" w:rsidRDefault="001B7BF2" w:rsidP="00982E91">
            <w:pPr>
              <w:ind w:left="720" w:hanging="720"/>
              <w:jc w:val="center"/>
              <w:rPr>
                <w:rFonts w:cs="Arial"/>
                <w:sz w:val="16"/>
                <w:szCs w:val="16"/>
              </w:rPr>
            </w:pPr>
            <w:r>
              <w:rPr>
                <w:position w:val="-14"/>
                <w:sz w:val="16"/>
                <w:szCs w:val="16"/>
              </w:rPr>
              <w:pict w14:anchorId="661E84FD">
                <v:shape id="_x0000_i1212" type="#_x0000_t75" style="width:21.6pt;height:21.6pt">
                  <v:imagedata r:id="rId921" o:title=""/>
                </v:shape>
              </w:pict>
            </w:r>
          </w:p>
        </w:tc>
      </w:tr>
      <w:tr w:rsidR="00982E91" w:rsidRPr="00982E91" w14:paraId="713C92D1" w14:textId="77777777" w:rsidTr="00BE33FE">
        <w:trPr>
          <w:jc w:val="center"/>
        </w:trPr>
        <w:tc>
          <w:tcPr>
            <w:tcW w:w="655" w:type="dxa"/>
            <w:vAlign w:val="center"/>
          </w:tcPr>
          <w:p w14:paraId="541517CB" w14:textId="77777777" w:rsidR="00982E91" w:rsidRPr="00853AD1" w:rsidRDefault="00982E91" w:rsidP="00982E91">
            <w:pPr>
              <w:ind w:left="720" w:hanging="720"/>
              <w:jc w:val="center"/>
              <w:rPr>
                <w:sz w:val="16"/>
                <w:szCs w:val="16"/>
              </w:rPr>
            </w:pPr>
            <w:r w:rsidRPr="00853AD1">
              <w:rPr>
                <w:sz w:val="16"/>
                <w:szCs w:val="16"/>
              </w:rPr>
              <w:t>R</w:t>
            </w:r>
            <w:r w:rsidRPr="00853AD1">
              <w:rPr>
                <w:rFonts w:hint="eastAsia"/>
                <w:sz w:val="16"/>
                <w:szCs w:val="16"/>
              </w:rPr>
              <w:t>ank=1</w:t>
            </w:r>
          </w:p>
          <w:p w14:paraId="483EB591" w14:textId="77777777" w:rsidR="00982E91" w:rsidRPr="00853AD1" w:rsidRDefault="00982E91" w:rsidP="00982E91">
            <w:pPr>
              <w:ind w:left="720" w:hanging="720"/>
              <w:jc w:val="center"/>
              <w:rPr>
                <w:sz w:val="16"/>
                <w:szCs w:val="16"/>
              </w:rPr>
            </w:pPr>
            <w:r w:rsidRPr="00853AD1">
              <w:rPr>
                <w:rFonts w:hint="eastAsia"/>
                <w:sz w:val="16"/>
                <w:szCs w:val="16"/>
              </w:rPr>
              <w:t>SBAmp off</w:t>
            </w:r>
          </w:p>
        </w:tc>
        <w:tc>
          <w:tcPr>
            <w:tcW w:w="1183" w:type="dxa"/>
            <w:vAlign w:val="center"/>
          </w:tcPr>
          <w:p w14:paraId="28C847F4" w14:textId="77777777" w:rsidR="00982E91" w:rsidRPr="00853AD1" w:rsidRDefault="001B7BF2" w:rsidP="00982E91">
            <w:pPr>
              <w:ind w:left="720" w:hanging="720"/>
              <w:jc w:val="center"/>
              <w:rPr>
                <w:sz w:val="16"/>
                <w:szCs w:val="16"/>
              </w:rPr>
            </w:pPr>
            <w:r>
              <w:rPr>
                <w:position w:val="-32"/>
                <w:sz w:val="16"/>
                <w:szCs w:val="16"/>
              </w:rPr>
              <w:pict w14:anchorId="4285F9CA">
                <v:shape id="_x0000_i1213" type="#_x0000_t75" style="width:57.6pt;height:28.8pt">
                  <v:imagedata r:id="rId938" o:title=""/>
                </v:shape>
              </w:pict>
            </w:r>
          </w:p>
        </w:tc>
        <w:tc>
          <w:tcPr>
            <w:tcW w:w="851" w:type="dxa"/>
            <w:vAlign w:val="center"/>
          </w:tcPr>
          <w:p w14:paraId="267D3209" w14:textId="77777777" w:rsidR="00982E91" w:rsidRPr="00853AD1" w:rsidRDefault="001B7BF2" w:rsidP="00982E91">
            <w:pPr>
              <w:ind w:left="720" w:hanging="720"/>
              <w:jc w:val="center"/>
              <w:rPr>
                <w:sz w:val="16"/>
                <w:szCs w:val="16"/>
              </w:rPr>
            </w:pPr>
            <w:r>
              <w:rPr>
                <w:position w:val="-12"/>
                <w:sz w:val="16"/>
                <w:szCs w:val="16"/>
              </w:rPr>
              <w:pict w14:anchorId="42A8FDBD">
                <v:shape id="_x0000_i1214" type="#_x0000_t75" style="width:36pt;height:14.4pt">
                  <v:imagedata r:id="rId924" o:title=""/>
                </v:shape>
              </w:pict>
            </w:r>
          </w:p>
        </w:tc>
        <w:tc>
          <w:tcPr>
            <w:tcW w:w="850" w:type="dxa"/>
            <w:vAlign w:val="center"/>
          </w:tcPr>
          <w:p w14:paraId="2BF5474E" w14:textId="77777777" w:rsidR="00982E91" w:rsidRPr="00853AD1" w:rsidRDefault="001B7BF2" w:rsidP="00982E91">
            <w:pPr>
              <w:ind w:left="720" w:hanging="720"/>
              <w:jc w:val="center"/>
              <w:rPr>
                <w:sz w:val="16"/>
                <w:szCs w:val="16"/>
              </w:rPr>
            </w:pPr>
            <w:r>
              <w:rPr>
                <w:position w:val="-10"/>
                <w:sz w:val="16"/>
                <w:szCs w:val="16"/>
              </w:rPr>
              <w:pict w14:anchorId="4314A22E">
                <v:shape id="_x0000_i1215" type="#_x0000_t75" style="width:28.8pt;height:14.4pt">
                  <v:imagedata r:id="rId925" o:title=""/>
                </v:shape>
              </w:pict>
            </w:r>
          </w:p>
        </w:tc>
        <w:tc>
          <w:tcPr>
            <w:tcW w:w="851" w:type="dxa"/>
            <w:vAlign w:val="center"/>
          </w:tcPr>
          <w:p w14:paraId="7BBD5279" w14:textId="77777777" w:rsidR="00982E91" w:rsidRPr="00853AD1" w:rsidRDefault="00982E91" w:rsidP="00982E91">
            <w:pPr>
              <w:ind w:left="720" w:hanging="720"/>
              <w:jc w:val="center"/>
              <w:rPr>
                <w:sz w:val="16"/>
                <w:szCs w:val="16"/>
              </w:rPr>
            </w:pPr>
            <w:r w:rsidRPr="00853AD1">
              <w:rPr>
                <w:sz w:val="16"/>
                <w:szCs w:val="16"/>
              </w:rPr>
              <w:t>N</w:t>
            </w:r>
            <w:r w:rsidRPr="00853AD1">
              <w:rPr>
                <w:rFonts w:hint="eastAsia"/>
                <w:sz w:val="16"/>
                <w:szCs w:val="16"/>
              </w:rPr>
              <w:t>/A</w:t>
            </w:r>
          </w:p>
        </w:tc>
        <w:tc>
          <w:tcPr>
            <w:tcW w:w="718" w:type="dxa"/>
            <w:vAlign w:val="center"/>
          </w:tcPr>
          <w:p w14:paraId="2911F5AD" w14:textId="77777777" w:rsidR="00982E91" w:rsidRPr="00853AD1" w:rsidRDefault="00982E91" w:rsidP="00982E91">
            <w:pPr>
              <w:ind w:left="720" w:hanging="720"/>
              <w:jc w:val="center"/>
              <w:rPr>
                <w:sz w:val="16"/>
                <w:szCs w:val="16"/>
              </w:rPr>
            </w:pPr>
            <w:r w:rsidRPr="00853AD1">
              <w:rPr>
                <w:rFonts w:hint="eastAsia"/>
                <w:sz w:val="16"/>
                <w:szCs w:val="16"/>
              </w:rPr>
              <w:t>N/A</w:t>
            </w:r>
          </w:p>
        </w:tc>
        <w:tc>
          <w:tcPr>
            <w:tcW w:w="1418" w:type="dxa"/>
            <w:vAlign w:val="center"/>
          </w:tcPr>
          <w:p w14:paraId="310AC24B" w14:textId="77777777" w:rsidR="00982E91" w:rsidRPr="00853AD1" w:rsidRDefault="001B7BF2" w:rsidP="00982E91">
            <w:pPr>
              <w:ind w:left="720" w:hanging="720"/>
              <w:jc w:val="center"/>
              <w:rPr>
                <w:sz w:val="16"/>
                <w:szCs w:val="16"/>
              </w:rPr>
            </w:pPr>
            <w:r>
              <w:rPr>
                <w:position w:val="-12"/>
                <w:sz w:val="16"/>
                <w:szCs w:val="16"/>
              </w:rPr>
              <w:pict w14:anchorId="09543584">
                <v:shape id="_x0000_i1216" type="#_x0000_t75" style="width:57.6pt;height:14.4pt">
                  <v:imagedata r:id="rId926" o:title=""/>
                </v:shape>
              </w:pict>
            </w:r>
          </w:p>
        </w:tc>
        <w:tc>
          <w:tcPr>
            <w:tcW w:w="1417" w:type="dxa"/>
            <w:vAlign w:val="center"/>
          </w:tcPr>
          <w:p w14:paraId="04CC85ED" w14:textId="77777777" w:rsidR="00982E91" w:rsidRPr="00853AD1" w:rsidRDefault="00982E91" w:rsidP="00982E91">
            <w:pPr>
              <w:ind w:left="720" w:hanging="720"/>
              <w:jc w:val="center"/>
              <w:rPr>
                <w:sz w:val="16"/>
                <w:szCs w:val="16"/>
              </w:rPr>
            </w:pPr>
            <w:r w:rsidRPr="00853AD1">
              <w:rPr>
                <w:rFonts w:hint="eastAsia"/>
                <w:sz w:val="16"/>
                <w:szCs w:val="16"/>
              </w:rPr>
              <w:t>N/A</w:t>
            </w:r>
          </w:p>
        </w:tc>
        <w:tc>
          <w:tcPr>
            <w:tcW w:w="993" w:type="dxa"/>
            <w:vAlign w:val="center"/>
          </w:tcPr>
          <w:p w14:paraId="353A7DEF" w14:textId="77777777" w:rsidR="00982E91" w:rsidRPr="00853AD1" w:rsidRDefault="00982E91" w:rsidP="00982E91">
            <w:pPr>
              <w:ind w:left="720" w:hanging="720"/>
              <w:jc w:val="center"/>
              <w:rPr>
                <w:sz w:val="16"/>
                <w:szCs w:val="16"/>
              </w:rPr>
            </w:pPr>
            <w:r w:rsidRPr="00853AD1">
              <w:rPr>
                <w:rFonts w:hint="eastAsia"/>
                <w:sz w:val="16"/>
                <w:szCs w:val="16"/>
              </w:rPr>
              <w:t>N/A</w:t>
            </w:r>
          </w:p>
        </w:tc>
        <w:tc>
          <w:tcPr>
            <w:tcW w:w="992" w:type="dxa"/>
            <w:vAlign w:val="center"/>
          </w:tcPr>
          <w:p w14:paraId="1FFE1371" w14:textId="77777777" w:rsidR="00982E91" w:rsidRPr="00853AD1" w:rsidRDefault="00982E91" w:rsidP="00982E91">
            <w:pPr>
              <w:ind w:left="720" w:hanging="720"/>
              <w:jc w:val="center"/>
              <w:rPr>
                <w:sz w:val="16"/>
                <w:szCs w:val="16"/>
              </w:rPr>
            </w:pPr>
            <w:r w:rsidRPr="00853AD1">
              <w:rPr>
                <w:rFonts w:hint="eastAsia"/>
                <w:sz w:val="16"/>
                <w:szCs w:val="16"/>
              </w:rPr>
              <w:t>N/A</w:t>
            </w:r>
          </w:p>
        </w:tc>
      </w:tr>
      <w:tr w:rsidR="00982E91" w:rsidRPr="00982E91" w14:paraId="20713EDB" w14:textId="77777777" w:rsidTr="00BE33FE">
        <w:trPr>
          <w:jc w:val="center"/>
        </w:trPr>
        <w:tc>
          <w:tcPr>
            <w:tcW w:w="655" w:type="dxa"/>
            <w:vAlign w:val="center"/>
          </w:tcPr>
          <w:p w14:paraId="3BD941AE" w14:textId="77777777" w:rsidR="00982E91" w:rsidRPr="00853AD1" w:rsidRDefault="00982E91" w:rsidP="00982E91">
            <w:pPr>
              <w:ind w:left="720" w:hanging="720"/>
              <w:jc w:val="center"/>
              <w:rPr>
                <w:sz w:val="16"/>
                <w:szCs w:val="16"/>
              </w:rPr>
            </w:pPr>
            <w:r w:rsidRPr="00853AD1">
              <w:rPr>
                <w:sz w:val="16"/>
                <w:szCs w:val="16"/>
              </w:rPr>
              <w:t>R</w:t>
            </w:r>
            <w:r w:rsidRPr="00853AD1">
              <w:rPr>
                <w:rFonts w:hint="eastAsia"/>
                <w:sz w:val="16"/>
                <w:szCs w:val="16"/>
              </w:rPr>
              <w:t>ank=2</w:t>
            </w:r>
          </w:p>
          <w:p w14:paraId="18B97D77" w14:textId="77777777" w:rsidR="00982E91" w:rsidRPr="00853AD1" w:rsidRDefault="00982E91" w:rsidP="00982E91">
            <w:pPr>
              <w:ind w:left="720" w:hanging="720"/>
              <w:jc w:val="center"/>
              <w:rPr>
                <w:sz w:val="16"/>
                <w:szCs w:val="16"/>
              </w:rPr>
            </w:pPr>
            <w:r w:rsidRPr="00853AD1">
              <w:rPr>
                <w:rFonts w:hint="eastAsia"/>
                <w:sz w:val="16"/>
                <w:szCs w:val="16"/>
              </w:rPr>
              <w:t>SBAmp off</w:t>
            </w:r>
          </w:p>
        </w:tc>
        <w:tc>
          <w:tcPr>
            <w:tcW w:w="1183" w:type="dxa"/>
            <w:vAlign w:val="center"/>
          </w:tcPr>
          <w:p w14:paraId="1F0EFC20" w14:textId="77777777" w:rsidR="00982E91" w:rsidRPr="00853AD1" w:rsidRDefault="001B7BF2" w:rsidP="00982E91">
            <w:pPr>
              <w:ind w:left="720" w:hanging="720"/>
              <w:jc w:val="center"/>
              <w:rPr>
                <w:sz w:val="16"/>
                <w:szCs w:val="16"/>
              </w:rPr>
            </w:pPr>
            <w:r>
              <w:rPr>
                <w:position w:val="-32"/>
                <w:sz w:val="16"/>
                <w:szCs w:val="16"/>
              </w:rPr>
              <w:pict w14:anchorId="4C163821">
                <v:shape id="_x0000_i1217" type="#_x0000_t75" style="width:57.6pt;height:28.8pt">
                  <v:imagedata r:id="rId938" o:title=""/>
                </v:shape>
              </w:pict>
            </w:r>
          </w:p>
        </w:tc>
        <w:tc>
          <w:tcPr>
            <w:tcW w:w="851" w:type="dxa"/>
            <w:vAlign w:val="center"/>
          </w:tcPr>
          <w:p w14:paraId="1CEB0C74" w14:textId="77777777" w:rsidR="00982E91" w:rsidRPr="00853AD1" w:rsidRDefault="001B7BF2" w:rsidP="00982E91">
            <w:pPr>
              <w:ind w:left="720" w:hanging="720"/>
              <w:jc w:val="center"/>
              <w:rPr>
                <w:sz w:val="16"/>
                <w:szCs w:val="16"/>
              </w:rPr>
            </w:pPr>
            <w:r>
              <w:rPr>
                <w:position w:val="-12"/>
                <w:sz w:val="16"/>
                <w:szCs w:val="16"/>
              </w:rPr>
              <w:pict w14:anchorId="6B718326">
                <v:shape id="_x0000_i1218" type="#_x0000_t75" style="width:36pt;height:14.4pt">
                  <v:imagedata r:id="rId924" o:title=""/>
                </v:shape>
              </w:pict>
            </w:r>
          </w:p>
        </w:tc>
        <w:tc>
          <w:tcPr>
            <w:tcW w:w="850" w:type="dxa"/>
            <w:vAlign w:val="center"/>
          </w:tcPr>
          <w:p w14:paraId="004973CB" w14:textId="77777777" w:rsidR="00982E91" w:rsidRPr="00853AD1" w:rsidRDefault="001B7BF2" w:rsidP="00982E91">
            <w:pPr>
              <w:ind w:left="720" w:hanging="720"/>
              <w:jc w:val="center"/>
              <w:rPr>
                <w:sz w:val="16"/>
                <w:szCs w:val="16"/>
              </w:rPr>
            </w:pPr>
            <w:r>
              <w:rPr>
                <w:position w:val="-10"/>
                <w:sz w:val="16"/>
                <w:szCs w:val="16"/>
              </w:rPr>
              <w:pict w14:anchorId="43E59052">
                <v:shape id="_x0000_i1219" type="#_x0000_t75" style="width:28.8pt;height:14.4pt">
                  <v:imagedata r:id="rId925" o:title=""/>
                </v:shape>
              </w:pict>
            </w:r>
          </w:p>
        </w:tc>
        <w:tc>
          <w:tcPr>
            <w:tcW w:w="851" w:type="dxa"/>
            <w:vAlign w:val="center"/>
          </w:tcPr>
          <w:p w14:paraId="1CEBE853" w14:textId="77777777" w:rsidR="00982E91" w:rsidRPr="00853AD1" w:rsidRDefault="001B7BF2" w:rsidP="00982E91">
            <w:pPr>
              <w:ind w:left="720" w:hanging="720"/>
              <w:jc w:val="center"/>
              <w:rPr>
                <w:sz w:val="16"/>
                <w:szCs w:val="16"/>
              </w:rPr>
            </w:pPr>
            <w:r>
              <w:rPr>
                <w:position w:val="-12"/>
                <w:sz w:val="16"/>
                <w:szCs w:val="16"/>
              </w:rPr>
              <w:pict w14:anchorId="3CA00ED7">
                <v:shape id="_x0000_i1220" type="#_x0000_t75" style="width:36pt;height:14.4pt">
                  <v:imagedata r:id="rId924" o:title=""/>
                </v:shape>
              </w:pict>
            </w:r>
          </w:p>
        </w:tc>
        <w:tc>
          <w:tcPr>
            <w:tcW w:w="718" w:type="dxa"/>
            <w:vAlign w:val="center"/>
          </w:tcPr>
          <w:p w14:paraId="213C66C3" w14:textId="77777777" w:rsidR="00982E91" w:rsidRPr="00853AD1" w:rsidRDefault="001B7BF2" w:rsidP="00982E91">
            <w:pPr>
              <w:ind w:left="720" w:hanging="720"/>
              <w:jc w:val="center"/>
              <w:rPr>
                <w:sz w:val="16"/>
                <w:szCs w:val="16"/>
              </w:rPr>
            </w:pPr>
            <w:r>
              <w:rPr>
                <w:position w:val="-10"/>
                <w:sz w:val="16"/>
                <w:szCs w:val="16"/>
              </w:rPr>
              <w:pict w14:anchorId="01EC3F7D">
                <v:shape id="_x0000_i1221" type="#_x0000_t75" style="width:28.8pt;height:14.4pt">
                  <v:imagedata r:id="rId925" o:title=""/>
                </v:shape>
              </w:pict>
            </w:r>
          </w:p>
        </w:tc>
        <w:tc>
          <w:tcPr>
            <w:tcW w:w="1418" w:type="dxa"/>
            <w:vAlign w:val="center"/>
          </w:tcPr>
          <w:p w14:paraId="253F07F4" w14:textId="77777777" w:rsidR="00982E91" w:rsidRPr="00853AD1" w:rsidRDefault="001B7BF2" w:rsidP="00982E91">
            <w:pPr>
              <w:ind w:left="720" w:hanging="720"/>
              <w:jc w:val="center"/>
              <w:rPr>
                <w:sz w:val="16"/>
                <w:szCs w:val="16"/>
              </w:rPr>
            </w:pPr>
            <w:r>
              <w:rPr>
                <w:position w:val="-12"/>
                <w:sz w:val="16"/>
                <w:szCs w:val="16"/>
              </w:rPr>
              <w:pict w14:anchorId="659B2233">
                <v:shape id="_x0000_i1222" type="#_x0000_t75" style="width:57.6pt;height:14.4pt">
                  <v:imagedata r:id="rId928" o:title=""/>
                </v:shape>
              </w:pict>
            </w:r>
          </w:p>
        </w:tc>
        <w:tc>
          <w:tcPr>
            <w:tcW w:w="1417" w:type="dxa"/>
            <w:vAlign w:val="center"/>
          </w:tcPr>
          <w:p w14:paraId="7E20EF8F" w14:textId="77777777" w:rsidR="00982E91" w:rsidRPr="00853AD1" w:rsidRDefault="001B7BF2" w:rsidP="00982E91">
            <w:pPr>
              <w:ind w:left="720" w:hanging="720"/>
              <w:jc w:val="center"/>
              <w:rPr>
                <w:sz w:val="16"/>
                <w:szCs w:val="16"/>
              </w:rPr>
            </w:pPr>
            <w:r>
              <w:rPr>
                <w:position w:val="-12"/>
                <w:sz w:val="16"/>
                <w:szCs w:val="16"/>
              </w:rPr>
              <w:pict w14:anchorId="5D63EE67">
                <v:shape id="_x0000_i1223" type="#_x0000_t75" style="width:57.6pt;height:14.4pt">
                  <v:imagedata r:id="rId929" o:title=""/>
                </v:shape>
              </w:pict>
            </w:r>
          </w:p>
        </w:tc>
        <w:tc>
          <w:tcPr>
            <w:tcW w:w="993" w:type="dxa"/>
            <w:vAlign w:val="center"/>
          </w:tcPr>
          <w:p w14:paraId="50932B92" w14:textId="77777777" w:rsidR="00982E91" w:rsidRPr="00853AD1" w:rsidRDefault="00982E91" w:rsidP="00982E91">
            <w:pPr>
              <w:ind w:left="720" w:hanging="720"/>
              <w:jc w:val="center"/>
              <w:rPr>
                <w:sz w:val="16"/>
                <w:szCs w:val="16"/>
              </w:rPr>
            </w:pPr>
            <w:r w:rsidRPr="00853AD1">
              <w:rPr>
                <w:rFonts w:hint="eastAsia"/>
                <w:sz w:val="16"/>
                <w:szCs w:val="16"/>
              </w:rPr>
              <w:t>N/A</w:t>
            </w:r>
          </w:p>
        </w:tc>
        <w:tc>
          <w:tcPr>
            <w:tcW w:w="992" w:type="dxa"/>
            <w:vAlign w:val="center"/>
          </w:tcPr>
          <w:p w14:paraId="38FB6C29" w14:textId="77777777" w:rsidR="00982E91" w:rsidRPr="00853AD1" w:rsidRDefault="00982E91" w:rsidP="00982E91">
            <w:pPr>
              <w:ind w:left="720" w:hanging="720"/>
              <w:jc w:val="center"/>
              <w:rPr>
                <w:sz w:val="16"/>
                <w:szCs w:val="16"/>
              </w:rPr>
            </w:pPr>
            <w:r w:rsidRPr="00853AD1">
              <w:rPr>
                <w:rFonts w:hint="eastAsia"/>
                <w:sz w:val="16"/>
                <w:szCs w:val="16"/>
              </w:rPr>
              <w:t>N/A</w:t>
            </w:r>
          </w:p>
        </w:tc>
      </w:tr>
      <w:tr w:rsidR="00982E91" w:rsidRPr="00982E91" w14:paraId="1EA53315" w14:textId="77777777" w:rsidTr="00BE33FE">
        <w:trPr>
          <w:jc w:val="center"/>
        </w:trPr>
        <w:tc>
          <w:tcPr>
            <w:tcW w:w="655" w:type="dxa"/>
            <w:vAlign w:val="center"/>
          </w:tcPr>
          <w:p w14:paraId="338528DB" w14:textId="77777777" w:rsidR="00982E91" w:rsidRPr="00853AD1" w:rsidRDefault="00982E91" w:rsidP="00982E91">
            <w:pPr>
              <w:ind w:left="720" w:hanging="720"/>
              <w:jc w:val="center"/>
              <w:rPr>
                <w:sz w:val="16"/>
                <w:szCs w:val="16"/>
              </w:rPr>
            </w:pPr>
            <w:r w:rsidRPr="00853AD1">
              <w:rPr>
                <w:sz w:val="16"/>
                <w:szCs w:val="16"/>
              </w:rPr>
              <w:t>R</w:t>
            </w:r>
            <w:r w:rsidRPr="00853AD1">
              <w:rPr>
                <w:rFonts w:hint="eastAsia"/>
                <w:sz w:val="16"/>
                <w:szCs w:val="16"/>
              </w:rPr>
              <w:t>ank=1</w:t>
            </w:r>
          </w:p>
          <w:p w14:paraId="167D3679" w14:textId="77777777" w:rsidR="00982E91" w:rsidRPr="00853AD1" w:rsidRDefault="00982E91" w:rsidP="00982E91">
            <w:pPr>
              <w:ind w:left="720" w:hanging="720"/>
              <w:jc w:val="center"/>
              <w:rPr>
                <w:sz w:val="16"/>
                <w:szCs w:val="16"/>
              </w:rPr>
            </w:pPr>
            <w:r w:rsidRPr="00853AD1">
              <w:rPr>
                <w:rFonts w:hint="eastAsia"/>
                <w:sz w:val="16"/>
                <w:szCs w:val="16"/>
              </w:rPr>
              <w:t>SBAmp on</w:t>
            </w:r>
          </w:p>
        </w:tc>
        <w:tc>
          <w:tcPr>
            <w:tcW w:w="1183" w:type="dxa"/>
            <w:vAlign w:val="center"/>
          </w:tcPr>
          <w:p w14:paraId="5C9F7C6C" w14:textId="77777777" w:rsidR="00982E91" w:rsidRPr="00853AD1" w:rsidRDefault="001B7BF2" w:rsidP="00982E91">
            <w:pPr>
              <w:ind w:left="720" w:hanging="720"/>
              <w:jc w:val="center"/>
              <w:rPr>
                <w:sz w:val="16"/>
                <w:szCs w:val="16"/>
              </w:rPr>
            </w:pPr>
            <w:r>
              <w:rPr>
                <w:position w:val="-32"/>
                <w:sz w:val="16"/>
                <w:szCs w:val="16"/>
              </w:rPr>
              <w:pict w14:anchorId="3381C237">
                <v:shape id="_x0000_i1224" type="#_x0000_t75" style="width:57.6pt;height:28.8pt">
                  <v:imagedata r:id="rId938" o:title=""/>
                </v:shape>
              </w:pict>
            </w:r>
          </w:p>
        </w:tc>
        <w:tc>
          <w:tcPr>
            <w:tcW w:w="851" w:type="dxa"/>
            <w:vAlign w:val="center"/>
          </w:tcPr>
          <w:p w14:paraId="6D752B79" w14:textId="77777777" w:rsidR="00982E91" w:rsidRPr="00853AD1" w:rsidRDefault="001B7BF2" w:rsidP="00982E91">
            <w:pPr>
              <w:ind w:left="720" w:hanging="720"/>
              <w:jc w:val="center"/>
              <w:rPr>
                <w:sz w:val="16"/>
                <w:szCs w:val="16"/>
              </w:rPr>
            </w:pPr>
            <w:r>
              <w:rPr>
                <w:position w:val="-12"/>
                <w:sz w:val="16"/>
                <w:szCs w:val="16"/>
              </w:rPr>
              <w:pict w14:anchorId="0552FB21">
                <v:shape id="_x0000_i1225" type="#_x0000_t75" style="width:36pt;height:14.4pt">
                  <v:imagedata r:id="rId924" o:title=""/>
                </v:shape>
              </w:pict>
            </w:r>
          </w:p>
        </w:tc>
        <w:tc>
          <w:tcPr>
            <w:tcW w:w="850" w:type="dxa"/>
            <w:vAlign w:val="center"/>
          </w:tcPr>
          <w:p w14:paraId="4311C4E8" w14:textId="77777777" w:rsidR="00982E91" w:rsidRPr="00853AD1" w:rsidRDefault="001B7BF2" w:rsidP="00982E91">
            <w:pPr>
              <w:ind w:left="720" w:hanging="720"/>
              <w:jc w:val="center"/>
              <w:rPr>
                <w:sz w:val="16"/>
                <w:szCs w:val="16"/>
              </w:rPr>
            </w:pPr>
            <w:r>
              <w:rPr>
                <w:position w:val="-10"/>
                <w:sz w:val="16"/>
                <w:szCs w:val="16"/>
              </w:rPr>
              <w:pict w14:anchorId="45654092">
                <v:shape id="_x0000_i1226" type="#_x0000_t75" style="width:28.8pt;height:14.4pt">
                  <v:imagedata r:id="rId925" o:title=""/>
                </v:shape>
              </w:pict>
            </w:r>
          </w:p>
        </w:tc>
        <w:tc>
          <w:tcPr>
            <w:tcW w:w="851" w:type="dxa"/>
            <w:vAlign w:val="center"/>
          </w:tcPr>
          <w:p w14:paraId="1BBBCD2D" w14:textId="77777777" w:rsidR="00982E91" w:rsidRPr="00853AD1" w:rsidRDefault="00982E91" w:rsidP="00982E91">
            <w:pPr>
              <w:ind w:left="720" w:hanging="720"/>
              <w:jc w:val="center"/>
              <w:rPr>
                <w:sz w:val="16"/>
                <w:szCs w:val="16"/>
              </w:rPr>
            </w:pPr>
            <w:r w:rsidRPr="00853AD1">
              <w:rPr>
                <w:sz w:val="16"/>
                <w:szCs w:val="16"/>
              </w:rPr>
              <w:t>N</w:t>
            </w:r>
            <w:r w:rsidRPr="00853AD1">
              <w:rPr>
                <w:rFonts w:hint="eastAsia"/>
                <w:sz w:val="16"/>
                <w:szCs w:val="16"/>
              </w:rPr>
              <w:t>/A</w:t>
            </w:r>
          </w:p>
        </w:tc>
        <w:tc>
          <w:tcPr>
            <w:tcW w:w="718" w:type="dxa"/>
            <w:vAlign w:val="center"/>
          </w:tcPr>
          <w:p w14:paraId="0EBB0979" w14:textId="77777777" w:rsidR="00982E91" w:rsidRPr="00853AD1" w:rsidRDefault="00982E91" w:rsidP="00982E91">
            <w:pPr>
              <w:ind w:left="720" w:hanging="720"/>
              <w:jc w:val="center"/>
              <w:rPr>
                <w:sz w:val="16"/>
                <w:szCs w:val="16"/>
              </w:rPr>
            </w:pPr>
            <w:r w:rsidRPr="00853AD1">
              <w:rPr>
                <w:rFonts w:hint="eastAsia"/>
                <w:sz w:val="16"/>
                <w:szCs w:val="16"/>
              </w:rPr>
              <w:t>N/A</w:t>
            </w:r>
          </w:p>
        </w:tc>
        <w:tc>
          <w:tcPr>
            <w:tcW w:w="1418" w:type="dxa"/>
            <w:vAlign w:val="center"/>
          </w:tcPr>
          <w:p w14:paraId="38671D6E" w14:textId="77777777" w:rsidR="00982E91" w:rsidRPr="00853AD1" w:rsidRDefault="001B7BF2" w:rsidP="00982E91">
            <w:pPr>
              <w:ind w:left="720" w:hanging="720"/>
              <w:jc w:val="center"/>
              <w:rPr>
                <w:sz w:val="16"/>
                <w:szCs w:val="16"/>
              </w:rPr>
            </w:pPr>
            <w:r>
              <w:rPr>
                <w:position w:val="-50"/>
                <w:sz w:val="16"/>
                <w:szCs w:val="16"/>
              </w:rPr>
              <w:pict w14:anchorId="1995652A">
                <v:shape id="_x0000_i1227" type="#_x0000_t75" style="width:1in;height:28.8pt">
                  <v:imagedata r:id="rId931" o:title=""/>
                </v:shape>
              </w:pict>
            </w:r>
          </w:p>
        </w:tc>
        <w:tc>
          <w:tcPr>
            <w:tcW w:w="1417" w:type="dxa"/>
            <w:vAlign w:val="center"/>
          </w:tcPr>
          <w:p w14:paraId="66E0E0D2" w14:textId="77777777" w:rsidR="00982E91" w:rsidRPr="00853AD1" w:rsidRDefault="00982E91" w:rsidP="00982E91">
            <w:pPr>
              <w:ind w:left="720" w:hanging="720"/>
              <w:jc w:val="center"/>
              <w:rPr>
                <w:sz w:val="16"/>
                <w:szCs w:val="16"/>
              </w:rPr>
            </w:pPr>
            <w:r w:rsidRPr="00853AD1">
              <w:rPr>
                <w:rFonts w:hint="eastAsia"/>
                <w:sz w:val="16"/>
                <w:szCs w:val="16"/>
              </w:rPr>
              <w:t>N/A</w:t>
            </w:r>
          </w:p>
        </w:tc>
        <w:tc>
          <w:tcPr>
            <w:tcW w:w="993" w:type="dxa"/>
            <w:vAlign w:val="center"/>
          </w:tcPr>
          <w:p w14:paraId="5C1DCCA7" w14:textId="77777777" w:rsidR="00982E91" w:rsidRPr="00853AD1" w:rsidRDefault="001B7BF2" w:rsidP="00982E91">
            <w:pPr>
              <w:ind w:left="720" w:hanging="720"/>
              <w:jc w:val="center"/>
              <w:rPr>
                <w:sz w:val="16"/>
                <w:szCs w:val="16"/>
              </w:rPr>
            </w:pPr>
            <w:r>
              <w:rPr>
                <w:position w:val="-10"/>
                <w:sz w:val="16"/>
                <w:szCs w:val="16"/>
              </w:rPr>
              <w:pict w14:anchorId="79631CD3">
                <v:shape id="_x0000_i1228" type="#_x0000_t75" style="width:50.4pt;height:8pt">
                  <v:imagedata r:id="rId932" o:title=""/>
                </v:shape>
              </w:pict>
            </w:r>
          </w:p>
        </w:tc>
        <w:tc>
          <w:tcPr>
            <w:tcW w:w="992" w:type="dxa"/>
            <w:vAlign w:val="center"/>
          </w:tcPr>
          <w:p w14:paraId="7E40FFE0" w14:textId="77777777" w:rsidR="00982E91" w:rsidRPr="00853AD1" w:rsidRDefault="00982E91" w:rsidP="00982E91">
            <w:pPr>
              <w:ind w:left="720" w:hanging="720"/>
              <w:jc w:val="center"/>
              <w:rPr>
                <w:sz w:val="16"/>
                <w:szCs w:val="16"/>
              </w:rPr>
            </w:pPr>
            <w:r w:rsidRPr="00853AD1">
              <w:rPr>
                <w:rFonts w:hint="eastAsia"/>
                <w:sz w:val="16"/>
                <w:szCs w:val="16"/>
              </w:rPr>
              <w:t>N/A</w:t>
            </w:r>
          </w:p>
        </w:tc>
      </w:tr>
      <w:tr w:rsidR="00982E91" w:rsidRPr="00982E91" w14:paraId="2B8571A3" w14:textId="77777777" w:rsidTr="00BE33FE">
        <w:trPr>
          <w:jc w:val="center"/>
        </w:trPr>
        <w:tc>
          <w:tcPr>
            <w:tcW w:w="655" w:type="dxa"/>
            <w:vAlign w:val="center"/>
          </w:tcPr>
          <w:p w14:paraId="42A56619" w14:textId="77777777" w:rsidR="00982E91" w:rsidRPr="00853AD1" w:rsidRDefault="00982E91" w:rsidP="00982E91">
            <w:pPr>
              <w:ind w:left="720" w:hanging="720"/>
              <w:jc w:val="center"/>
              <w:rPr>
                <w:sz w:val="16"/>
                <w:szCs w:val="16"/>
              </w:rPr>
            </w:pPr>
            <w:r w:rsidRPr="00853AD1">
              <w:rPr>
                <w:sz w:val="16"/>
                <w:szCs w:val="16"/>
              </w:rPr>
              <w:t>R</w:t>
            </w:r>
            <w:r w:rsidRPr="00853AD1">
              <w:rPr>
                <w:rFonts w:hint="eastAsia"/>
                <w:sz w:val="16"/>
                <w:szCs w:val="16"/>
              </w:rPr>
              <w:t>ank=2</w:t>
            </w:r>
          </w:p>
          <w:p w14:paraId="5E4AB322" w14:textId="77777777" w:rsidR="00982E91" w:rsidRPr="00853AD1" w:rsidRDefault="00982E91" w:rsidP="00982E91">
            <w:pPr>
              <w:ind w:left="720" w:hanging="720"/>
              <w:jc w:val="center"/>
              <w:rPr>
                <w:sz w:val="16"/>
                <w:szCs w:val="16"/>
              </w:rPr>
            </w:pPr>
            <w:r w:rsidRPr="00853AD1">
              <w:rPr>
                <w:rFonts w:hint="eastAsia"/>
                <w:sz w:val="16"/>
                <w:szCs w:val="16"/>
              </w:rPr>
              <w:lastRenderedPageBreak/>
              <w:t>SBAmp on</w:t>
            </w:r>
          </w:p>
        </w:tc>
        <w:tc>
          <w:tcPr>
            <w:tcW w:w="1183" w:type="dxa"/>
            <w:vAlign w:val="center"/>
          </w:tcPr>
          <w:p w14:paraId="72C70853" w14:textId="77777777" w:rsidR="00982E91" w:rsidRPr="00853AD1" w:rsidRDefault="001B7BF2" w:rsidP="00982E91">
            <w:pPr>
              <w:ind w:left="720" w:hanging="720"/>
              <w:jc w:val="center"/>
              <w:rPr>
                <w:sz w:val="16"/>
                <w:szCs w:val="16"/>
              </w:rPr>
            </w:pPr>
            <w:r>
              <w:rPr>
                <w:position w:val="-32"/>
                <w:sz w:val="16"/>
                <w:szCs w:val="16"/>
              </w:rPr>
              <w:lastRenderedPageBreak/>
              <w:pict w14:anchorId="036D413F">
                <v:shape id="_x0000_i1229" type="#_x0000_t75" style="width:57.6pt;height:28.8pt">
                  <v:imagedata r:id="rId938" o:title=""/>
                </v:shape>
              </w:pict>
            </w:r>
          </w:p>
        </w:tc>
        <w:tc>
          <w:tcPr>
            <w:tcW w:w="851" w:type="dxa"/>
            <w:vAlign w:val="center"/>
          </w:tcPr>
          <w:p w14:paraId="58974459" w14:textId="77777777" w:rsidR="00982E91" w:rsidRPr="00853AD1" w:rsidRDefault="001B7BF2" w:rsidP="00982E91">
            <w:pPr>
              <w:ind w:left="720" w:hanging="720"/>
              <w:jc w:val="center"/>
              <w:rPr>
                <w:sz w:val="16"/>
                <w:szCs w:val="16"/>
              </w:rPr>
            </w:pPr>
            <w:r>
              <w:rPr>
                <w:position w:val="-12"/>
                <w:sz w:val="16"/>
                <w:szCs w:val="16"/>
              </w:rPr>
              <w:pict w14:anchorId="55EF5F11">
                <v:shape id="_x0000_i1230" type="#_x0000_t75" style="width:36pt;height:14.4pt">
                  <v:imagedata r:id="rId924" o:title=""/>
                </v:shape>
              </w:pict>
            </w:r>
          </w:p>
        </w:tc>
        <w:tc>
          <w:tcPr>
            <w:tcW w:w="850" w:type="dxa"/>
            <w:vAlign w:val="center"/>
          </w:tcPr>
          <w:p w14:paraId="3E25EF43" w14:textId="77777777" w:rsidR="00982E91" w:rsidRPr="00853AD1" w:rsidRDefault="001B7BF2" w:rsidP="00982E91">
            <w:pPr>
              <w:ind w:left="720" w:hanging="720"/>
              <w:jc w:val="center"/>
              <w:rPr>
                <w:sz w:val="16"/>
                <w:szCs w:val="16"/>
              </w:rPr>
            </w:pPr>
            <w:r>
              <w:rPr>
                <w:position w:val="-10"/>
                <w:sz w:val="16"/>
                <w:szCs w:val="16"/>
              </w:rPr>
              <w:pict w14:anchorId="6155696E">
                <v:shape id="_x0000_i1231" type="#_x0000_t75" style="width:28.8pt;height:14.4pt">
                  <v:imagedata r:id="rId925" o:title=""/>
                </v:shape>
              </w:pict>
            </w:r>
          </w:p>
        </w:tc>
        <w:tc>
          <w:tcPr>
            <w:tcW w:w="851" w:type="dxa"/>
            <w:vAlign w:val="center"/>
          </w:tcPr>
          <w:p w14:paraId="5058AA84" w14:textId="77777777" w:rsidR="00982E91" w:rsidRPr="00853AD1" w:rsidRDefault="001B7BF2" w:rsidP="00982E91">
            <w:pPr>
              <w:ind w:left="720" w:hanging="720"/>
              <w:jc w:val="center"/>
              <w:rPr>
                <w:sz w:val="16"/>
                <w:szCs w:val="16"/>
              </w:rPr>
            </w:pPr>
            <w:r>
              <w:rPr>
                <w:position w:val="-12"/>
                <w:sz w:val="16"/>
                <w:szCs w:val="16"/>
              </w:rPr>
              <w:pict w14:anchorId="2D4EAC80">
                <v:shape id="_x0000_i1232" type="#_x0000_t75" style="width:36pt;height:14.4pt">
                  <v:imagedata r:id="rId924" o:title=""/>
                </v:shape>
              </w:pict>
            </w:r>
          </w:p>
        </w:tc>
        <w:tc>
          <w:tcPr>
            <w:tcW w:w="718" w:type="dxa"/>
            <w:vAlign w:val="center"/>
          </w:tcPr>
          <w:p w14:paraId="7492673C" w14:textId="77777777" w:rsidR="00982E91" w:rsidRPr="00853AD1" w:rsidRDefault="001B7BF2" w:rsidP="00982E91">
            <w:pPr>
              <w:ind w:left="720" w:hanging="720"/>
              <w:jc w:val="center"/>
              <w:rPr>
                <w:sz w:val="16"/>
                <w:szCs w:val="16"/>
              </w:rPr>
            </w:pPr>
            <w:r>
              <w:rPr>
                <w:position w:val="-10"/>
                <w:sz w:val="16"/>
                <w:szCs w:val="16"/>
              </w:rPr>
              <w:pict w14:anchorId="2F317168">
                <v:shape id="_x0000_i1233" type="#_x0000_t75" style="width:28.8pt;height:14.4pt">
                  <v:imagedata r:id="rId925" o:title=""/>
                </v:shape>
              </w:pict>
            </w:r>
          </w:p>
        </w:tc>
        <w:tc>
          <w:tcPr>
            <w:tcW w:w="1418" w:type="dxa"/>
            <w:vAlign w:val="center"/>
          </w:tcPr>
          <w:p w14:paraId="2F8F6E78" w14:textId="77777777" w:rsidR="00982E91" w:rsidRPr="00853AD1" w:rsidRDefault="001B7BF2" w:rsidP="00982E91">
            <w:pPr>
              <w:ind w:left="720" w:hanging="720"/>
              <w:jc w:val="center"/>
              <w:rPr>
                <w:sz w:val="16"/>
                <w:szCs w:val="16"/>
              </w:rPr>
            </w:pPr>
            <w:r>
              <w:rPr>
                <w:position w:val="-50"/>
                <w:sz w:val="16"/>
                <w:szCs w:val="16"/>
              </w:rPr>
              <w:pict w14:anchorId="653274F1">
                <v:shape id="_x0000_i1234" type="#_x0000_t75" style="width:1in;height:28.8pt">
                  <v:imagedata r:id="rId933" o:title=""/>
                </v:shape>
              </w:pict>
            </w:r>
          </w:p>
        </w:tc>
        <w:tc>
          <w:tcPr>
            <w:tcW w:w="1417" w:type="dxa"/>
            <w:vAlign w:val="center"/>
          </w:tcPr>
          <w:p w14:paraId="2C8DCD3C" w14:textId="77777777" w:rsidR="00982E91" w:rsidRPr="00853AD1" w:rsidRDefault="001B7BF2" w:rsidP="00982E91">
            <w:pPr>
              <w:ind w:left="720" w:hanging="720"/>
              <w:jc w:val="center"/>
              <w:rPr>
                <w:sz w:val="16"/>
                <w:szCs w:val="16"/>
              </w:rPr>
            </w:pPr>
            <w:r>
              <w:rPr>
                <w:position w:val="-50"/>
                <w:sz w:val="16"/>
                <w:szCs w:val="16"/>
              </w:rPr>
              <w:pict w14:anchorId="2CF48CD0">
                <v:shape id="_x0000_i1235" type="#_x0000_t75" style="width:1in;height:28.8pt">
                  <v:imagedata r:id="rId939" o:title=""/>
                </v:shape>
              </w:pict>
            </w:r>
          </w:p>
        </w:tc>
        <w:tc>
          <w:tcPr>
            <w:tcW w:w="993" w:type="dxa"/>
            <w:vAlign w:val="center"/>
          </w:tcPr>
          <w:p w14:paraId="57072FE4" w14:textId="77777777" w:rsidR="00982E91" w:rsidRPr="00853AD1" w:rsidRDefault="001B7BF2" w:rsidP="00982E91">
            <w:pPr>
              <w:ind w:left="720" w:hanging="720"/>
              <w:jc w:val="center"/>
              <w:rPr>
                <w:sz w:val="16"/>
                <w:szCs w:val="16"/>
              </w:rPr>
            </w:pPr>
            <w:r>
              <w:rPr>
                <w:position w:val="-10"/>
                <w:sz w:val="16"/>
                <w:szCs w:val="16"/>
              </w:rPr>
              <w:pict w14:anchorId="045108B2">
                <v:shape id="_x0000_i1236" type="#_x0000_t75" style="width:50.4pt;height:8pt">
                  <v:imagedata r:id="rId932" o:title=""/>
                </v:shape>
              </w:pict>
            </w:r>
          </w:p>
        </w:tc>
        <w:tc>
          <w:tcPr>
            <w:tcW w:w="992" w:type="dxa"/>
            <w:vAlign w:val="center"/>
          </w:tcPr>
          <w:p w14:paraId="49C52767" w14:textId="77777777" w:rsidR="00982E91" w:rsidRPr="00853AD1" w:rsidRDefault="001B7BF2" w:rsidP="00982E91">
            <w:pPr>
              <w:ind w:left="720" w:hanging="720"/>
              <w:jc w:val="center"/>
              <w:rPr>
                <w:sz w:val="16"/>
                <w:szCs w:val="16"/>
              </w:rPr>
            </w:pPr>
            <w:r>
              <w:rPr>
                <w:position w:val="-10"/>
                <w:sz w:val="16"/>
                <w:szCs w:val="16"/>
              </w:rPr>
              <w:pict w14:anchorId="14EF101E">
                <v:shape id="_x0000_i1237" type="#_x0000_t75" style="width:44pt;height:8pt">
                  <v:imagedata r:id="rId935" o:title=""/>
                </v:shape>
              </w:pict>
            </w:r>
          </w:p>
        </w:tc>
      </w:tr>
    </w:tbl>
    <w:p w14:paraId="3C79D0DB" w14:textId="463489FA" w:rsidR="00BE33FE" w:rsidRPr="00982E91" w:rsidRDefault="00BE33FE" w:rsidP="00BE33FE">
      <w:pPr>
        <w:adjustRightInd w:val="0"/>
        <w:snapToGrid w:val="0"/>
        <w:ind w:left="720" w:hanging="720"/>
        <w:jc w:val="center"/>
        <w:rPr>
          <w:rFonts w:ascii="Times New Roman" w:hAnsi="Times New Roman"/>
          <w:szCs w:val="20"/>
        </w:rPr>
      </w:pPr>
      <w:r w:rsidRPr="00982E91">
        <w:rPr>
          <w:rFonts w:ascii="Times New Roman" w:hAnsi="Times New Roman" w:hint="eastAsia"/>
          <w:szCs w:val="20"/>
        </w:rPr>
        <w:lastRenderedPageBreak/>
        <w:t>----------------------------------------------------</w:t>
      </w:r>
      <w:r>
        <w:rPr>
          <w:rFonts w:ascii="Times New Roman" w:hAnsi="Times New Roman"/>
          <w:szCs w:val="20"/>
        </w:rPr>
        <w:t>End</w:t>
      </w:r>
      <w:r w:rsidRPr="00982E91">
        <w:rPr>
          <w:rFonts w:ascii="Times New Roman" w:hAnsi="Times New Roman" w:hint="eastAsia"/>
          <w:szCs w:val="20"/>
        </w:rPr>
        <w:t xml:space="preserve"> of TP </w:t>
      </w:r>
      <w:r>
        <w:rPr>
          <w:szCs w:val="20"/>
          <w:lang w:eastAsia="zh-TW"/>
        </w:rPr>
        <w:t>for</w:t>
      </w:r>
      <w:r w:rsidRPr="00982E91">
        <w:rPr>
          <w:szCs w:val="20"/>
          <w:lang w:eastAsia="zh-TW"/>
        </w:rPr>
        <w:t xml:space="preserve"> 38.212</w:t>
      </w:r>
      <w:r w:rsidRPr="00982E91">
        <w:rPr>
          <w:rFonts w:ascii="Times New Roman" w:hAnsi="Times New Roman" w:hint="eastAsia"/>
          <w:szCs w:val="20"/>
        </w:rPr>
        <w:t>-----------------</w:t>
      </w:r>
      <w:r>
        <w:rPr>
          <w:rFonts w:ascii="Times New Roman" w:hAnsi="Times New Roman" w:hint="eastAsia"/>
          <w:szCs w:val="20"/>
        </w:rPr>
        <w:t>----</w:t>
      </w:r>
      <w:r>
        <w:rPr>
          <w:rFonts w:ascii="Times New Roman" w:hAnsi="Times New Roman"/>
          <w:szCs w:val="20"/>
        </w:rPr>
        <w:t>---------------------</w:t>
      </w:r>
      <w:r>
        <w:rPr>
          <w:rFonts w:ascii="Times New Roman" w:hAnsi="Times New Roman" w:hint="eastAsia"/>
          <w:szCs w:val="20"/>
        </w:rPr>
        <w:t>--</w:t>
      </w:r>
    </w:p>
    <w:p w14:paraId="699319CA" w14:textId="77777777" w:rsidR="00982E91" w:rsidRPr="00BE33FE" w:rsidRDefault="00982E91" w:rsidP="00982E91">
      <w:pPr>
        <w:ind w:left="720" w:hanging="720"/>
        <w:rPr>
          <w:szCs w:val="20"/>
          <w:lang w:eastAsia="x-none"/>
        </w:rPr>
      </w:pPr>
    </w:p>
    <w:p w14:paraId="4B5154BE" w14:textId="77777777" w:rsidR="00982E91" w:rsidRPr="00BE33FE" w:rsidRDefault="00982E91" w:rsidP="00982E91">
      <w:pPr>
        <w:ind w:left="720" w:hanging="720"/>
        <w:rPr>
          <w:szCs w:val="20"/>
          <w:highlight w:val="green"/>
          <w:lang w:eastAsia="x-none"/>
        </w:rPr>
      </w:pPr>
      <w:r w:rsidRPr="00BE33FE">
        <w:rPr>
          <w:szCs w:val="20"/>
          <w:highlight w:val="green"/>
          <w:lang w:eastAsia="x-none"/>
        </w:rPr>
        <w:t>Agreement</w:t>
      </w:r>
    </w:p>
    <w:p w14:paraId="57795E84" w14:textId="77777777" w:rsidR="00BE33FE" w:rsidRPr="00982E91" w:rsidRDefault="00BE33FE" w:rsidP="00BE33FE">
      <w:pPr>
        <w:adjustRightInd w:val="0"/>
        <w:snapToGrid w:val="0"/>
        <w:ind w:left="720" w:hanging="720"/>
        <w:jc w:val="center"/>
        <w:rPr>
          <w:rFonts w:ascii="Times New Roman" w:hAnsi="Times New Roman"/>
          <w:szCs w:val="20"/>
        </w:rPr>
      </w:pPr>
      <w:bookmarkStart w:id="455" w:name="_Toc517077619"/>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szCs w:val="20"/>
          <w:lang w:eastAsia="zh-TW"/>
        </w:rPr>
        <w:t>for</w:t>
      </w:r>
      <w:r w:rsidRPr="00982E91">
        <w:rPr>
          <w:szCs w:val="20"/>
          <w:lang w:eastAsia="zh-TW"/>
        </w:rPr>
        <w:t xml:space="preserve"> 38.212</w:t>
      </w:r>
      <w:r w:rsidRPr="00982E91">
        <w:rPr>
          <w:rFonts w:ascii="Times New Roman" w:hAnsi="Times New Roman" w:hint="eastAsia"/>
          <w:szCs w:val="20"/>
        </w:rPr>
        <w:t>-----------------</w:t>
      </w:r>
      <w:r>
        <w:rPr>
          <w:rFonts w:ascii="Times New Roman" w:hAnsi="Times New Roman" w:hint="eastAsia"/>
          <w:szCs w:val="20"/>
        </w:rPr>
        <w:t>----</w:t>
      </w:r>
      <w:r>
        <w:rPr>
          <w:rFonts w:ascii="Times New Roman" w:hAnsi="Times New Roman"/>
          <w:szCs w:val="20"/>
        </w:rPr>
        <w:t>---------------------</w:t>
      </w:r>
      <w:r>
        <w:rPr>
          <w:rFonts w:ascii="Times New Roman" w:hAnsi="Times New Roman" w:hint="eastAsia"/>
          <w:szCs w:val="20"/>
        </w:rPr>
        <w:t>--</w:t>
      </w:r>
    </w:p>
    <w:p w14:paraId="730B272C" w14:textId="77777777" w:rsidR="00982E91" w:rsidRPr="00982E91" w:rsidRDefault="00982E91" w:rsidP="00982E91">
      <w:pPr>
        <w:rPr>
          <w:rFonts w:eastAsia="SimSun"/>
          <w:szCs w:val="20"/>
        </w:rPr>
      </w:pPr>
      <w:r w:rsidRPr="00982E91">
        <w:rPr>
          <w:rFonts w:eastAsia="SimSun" w:hint="eastAsia"/>
          <w:szCs w:val="20"/>
        </w:rPr>
        <w:t>6.3.2.1.2</w:t>
      </w:r>
      <w:r w:rsidRPr="00982E91">
        <w:rPr>
          <w:rFonts w:eastAsia="SimSun" w:hint="eastAsia"/>
          <w:szCs w:val="20"/>
        </w:rPr>
        <w:tab/>
        <w:t>CSI</w:t>
      </w:r>
      <w:bookmarkEnd w:id="455"/>
      <w:r w:rsidRPr="00982E91">
        <w:rPr>
          <w:rFonts w:eastAsia="SimSun" w:hint="eastAsia"/>
          <w:szCs w:val="20"/>
        </w:rPr>
        <w:t xml:space="preserve"> </w:t>
      </w:r>
    </w:p>
    <w:p w14:paraId="0DEAC0B8" w14:textId="77777777" w:rsidR="00982E91" w:rsidRPr="00982E91" w:rsidRDefault="00982E91" w:rsidP="00982E91">
      <w:pPr>
        <w:rPr>
          <w:rFonts w:eastAsia="SimSun"/>
          <w:color w:val="FF0000"/>
          <w:szCs w:val="20"/>
        </w:rPr>
      </w:pPr>
      <w:r w:rsidRPr="00982E91">
        <w:rPr>
          <w:rFonts w:eastAsia="SimSun"/>
          <w:color w:val="FF0000"/>
          <w:szCs w:val="20"/>
        </w:rPr>
        <w:t xml:space="preserve">The bitwidth for PMI of </w:t>
      </w:r>
      <w:r w:rsidRPr="00982E91">
        <w:rPr>
          <w:rFonts w:eastAsia="SimSun"/>
          <w:i/>
          <w:color w:val="FF0000"/>
          <w:szCs w:val="20"/>
        </w:rPr>
        <w:t>codebookType</w:t>
      </w:r>
      <w:r w:rsidRPr="00982E91">
        <w:rPr>
          <w:rFonts w:eastAsia="SimSun" w:hint="eastAsia"/>
          <w:i/>
          <w:color w:val="FF0000"/>
          <w:szCs w:val="20"/>
        </w:rPr>
        <w:t>=</w:t>
      </w:r>
      <w:r w:rsidRPr="00982E91">
        <w:rPr>
          <w:rFonts w:eastAsia="SimSun"/>
          <w:i/>
          <w:color w:val="FF0000"/>
          <w:szCs w:val="20"/>
        </w:rPr>
        <w:t>t</w:t>
      </w:r>
      <w:r w:rsidRPr="00982E91">
        <w:rPr>
          <w:rFonts w:eastAsia="SimSun" w:hint="eastAsia"/>
          <w:i/>
          <w:color w:val="FF0000"/>
          <w:szCs w:val="20"/>
        </w:rPr>
        <w:t>ypeI</w:t>
      </w:r>
      <w:r w:rsidRPr="00982E91">
        <w:rPr>
          <w:rFonts w:eastAsia="SimSun"/>
          <w:i/>
          <w:color w:val="FF0000"/>
          <w:szCs w:val="20"/>
        </w:rPr>
        <w:t>-SinglePanel</w:t>
      </w:r>
      <w:r w:rsidRPr="00982E91">
        <w:rPr>
          <w:rFonts w:eastAsia="SimSun"/>
          <w:color w:val="FF0000"/>
          <w:szCs w:val="20"/>
        </w:rPr>
        <w:t xml:space="preserve"> </w:t>
      </w:r>
      <w:bookmarkStart w:id="456" w:name="_Hlk521428141"/>
      <w:r w:rsidRPr="00982E91">
        <w:rPr>
          <w:rFonts w:eastAsia="SimSun"/>
          <w:color w:val="FF0000"/>
          <w:szCs w:val="20"/>
        </w:rPr>
        <w:t xml:space="preserve">and </w:t>
      </w:r>
      <w:r w:rsidRPr="00982E91">
        <w:rPr>
          <w:rFonts w:eastAsia="SimSun"/>
          <w:i/>
          <w:color w:val="FF0000"/>
          <w:szCs w:val="20"/>
        </w:rPr>
        <w:t>codebookType</w:t>
      </w:r>
      <w:r w:rsidRPr="00982E91">
        <w:rPr>
          <w:rFonts w:eastAsia="SimSun" w:hint="eastAsia"/>
          <w:i/>
          <w:color w:val="FF0000"/>
          <w:szCs w:val="20"/>
        </w:rPr>
        <w:t>=</w:t>
      </w:r>
      <w:r w:rsidRPr="00982E91">
        <w:rPr>
          <w:rFonts w:eastAsia="SimSun"/>
          <w:i/>
          <w:color w:val="FF0000"/>
          <w:szCs w:val="20"/>
        </w:rPr>
        <w:t>t</w:t>
      </w:r>
      <w:r w:rsidRPr="00982E91">
        <w:rPr>
          <w:rFonts w:eastAsia="SimSun" w:hint="eastAsia"/>
          <w:i/>
          <w:color w:val="FF0000"/>
          <w:szCs w:val="20"/>
        </w:rPr>
        <w:t>ypeI</w:t>
      </w:r>
      <w:r w:rsidRPr="00982E91">
        <w:rPr>
          <w:rFonts w:eastAsia="SimSun"/>
          <w:i/>
          <w:color w:val="FF0000"/>
          <w:szCs w:val="20"/>
        </w:rPr>
        <w:t>-MultiPanel</w:t>
      </w:r>
      <w:r w:rsidRPr="00982E91">
        <w:rPr>
          <w:rFonts w:eastAsia="SimSun"/>
          <w:color w:val="FF0000"/>
          <w:szCs w:val="20"/>
        </w:rPr>
        <w:t xml:space="preserve"> is specified in Subclause 6.3.2.1.1.</w:t>
      </w:r>
    </w:p>
    <w:bookmarkEnd w:id="456"/>
    <w:p w14:paraId="01EFFE88" w14:textId="77777777" w:rsidR="00982E91" w:rsidRPr="00982E91" w:rsidRDefault="00982E91" w:rsidP="00982E91">
      <w:pPr>
        <w:rPr>
          <w:rFonts w:eastAsia="SimSun"/>
          <w:color w:val="FF0000"/>
          <w:szCs w:val="20"/>
        </w:rPr>
      </w:pPr>
      <w:r w:rsidRPr="00982E91">
        <w:rPr>
          <w:rFonts w:eastAsia="SimSun" w:hint="eastAsia"/>
          <w:color w:val="FF0000"/>
          <w:szCs w:val="20"/>
        </w:rPr>
        <w:t xml:space="preserve">The bitwidth for </w:t>
      </w:r>
      <w:r w:rsidRPr="00982E91">
        <w:rPr>
          <w:rFonts w:eastAsia="SimSun"/>
          <w:color w:val="FF0000"/>
          <w:szCs w:val="20"/>
        </w:rPr>
        <w:t>RI</w:t>
      </w:r>
      <w:r w:rsidRPr="00982E91">
        <w:rPr>
          <w:rFonts w:eastAsia="SimSun" w:hint="eastAsia"/>
          <w:color w:val="FF0000"/>
          <w:szCs w:val="20"/>
        </w:rPr>
        <w:t>/LI</w:t>
      </w:r>
      <w:r w:rsidRPr="00982E91">
        <w:rPr>
          <w:rFonts w:eastAsia="SimSun"/>
          <w:color w:val="FF0000"/>
          <w:szCs w:val="20"/>
        </w:rPr>
        <w:t>/</w:t>
      </w:r>
      <w:r w:rsidRPr="00982E91">
        <w:rPr>
          <w:rFonts w:eastAsia="SimSun" w:hint="eastAsia"/>
          <w:color w:val="FF0000"/>
          <w:szCs w:val="20"/>
        </w:rPr>
        <w:t xml:space="preserve">CQI/CRI of </w:t>
      </w:r>
      <w:r w:rsidRPr="00982E91">
        <w:rPr>
          <w:rFonts w:eastAsia="SimSun"/>
          <w:i/>
          <w:color w:val="FF0000"/>
          <w:szCs w:val="20"/>
        </w:rPr>
        <w:t>codebookType</w:t>
      </w:r>
      <w:r w:rsidRPr="00982E91">
        <w:rPr>
          <w:rFonts w:eastAsia="SimSun" w:hint="eastAsia"/>
          <w:i/>
          <w:color w:val="FF0000"/>
          <w:szCs w:val="20"/>
        </w:rPr>
        <w:t>=</w:t>
      </w:r>
      <w:r w:rsidRPr="00982E91">
        <w:rPr>
          <w:rFonts w:eastAsia="SimSun"/>
          <w:i/>
          <w:color w:val="FF0000"/>
          <w:szCs w:val="20"/>
        </w:rPr>
        <w:t>typeI-SinglePanel</w:t>
      </w:r>
      <w:r w:rsidRPr="00982E91">
        <w:rPr>
          <w:rFonts w:eastAsia="SimSun"/>
          <w:color w:val="FF0000"/>
          <w:szCs w:val="20"/>
        </w:rPr>
        <w:t xml:space="preserve"> and </w:t>
      </w:r>
      <w:r w:rsidRPr="00982E91">
        <w:rPr>
          <w:rFonts w:eastAsia="SimSun"/>
          <w:i/>
          <w:color w:val="FF0000"/>
          <w:szCs w:val="20"/>
        </w:rPr>
        <w:t>codebookType</w:t>
      </w:r>
      <w:r w:rsidRPr="00982E91">
        <w:rPr>
          <w:rFonts w:eastAsia="SimSun" w:hint="eastAsia"/>
          <w:i/>
          <w:color w:val="FF0000"/>
          <w:szCs w:val="20"/>
        </w:rPr>
        <w:t>=</w:t>
      </w:r>
      <w:r w:rsidRPr="00982E91">
        <w:rPr>
          <w:rFonts w:eastAsia="SimSun"/>
          <w:i/>
          <w:color w:val="FF0000"/>
          <w:szCs w:val="20"/>
        </w:rPr>
        <w:t>t</w:t>
      </w:r>
      <w:r w:rsidRPr="00982E91">
        <w:rPr>
          <w:rFonts w:eastAsia="SimSun" w:hint="eastAsia"/>
          <w:i/>
          <w:color w:val="FF0000"/>
          <w:szCs w:val="20"/>
        </w:rPr>
        <w:t>ypeI</w:t>
      </w:r>
      <w:r w:rsidRPr="00982E91">
        <w:rPr>
          <w:rFonts w:eastAsia="SimSun"/>
          <w:i/>
          <w:color w:val="FF0000"/>
          <w:szCs w:val="20"/>
        </w:rPr>
        <w:t>-MultiPanel</w:t>
      </w:r>
      <w:r w:rsidRPr="00982E91">
        <w:rPr>
          <w:rFonts w:eastAsia="SimSun"/>
          <w:color w:val="FF0000"/>
          <w:szCs w:val="20"/>
        </w:rPr>
        <w:t xml:space="preserve"> is specified in Subclause 6.3.2.1.1.</w:t>
      </w:r>
    </w:p>
    <w:p w14:paraId="6F0456E9" w14:textId="77777777" w:rsidR="00982E91" w:rsidRPr="00982E91" w:rsidRDefault="00982E91" w:rsidP="00982E91">
      <w:pPr>
        <w:rPr>
          <w:rFonts w:eastAsia="SimSun"/>
          <w:szCs w:val="20"/>
        </w:rPr>
      </w:pPr>
      <w:r w:rsidRPr="00982E91">
        <w:rPr>
          <w:rFonts w:eastAsia="SimSun" w:hint="eastAsia"/>
          <w:szCs w:val="20"/>
        </w:rPr>
        <w:t xml:space="preserve">The bitwidth for PMI of </w:t>
      </w:r>
      <w:r w:rsidRPr="00982E91">
        <w:rPr>
          <w:rFonts w:eastAsia="SimSun"/>
          <w:i/>
          <w:szCs w:val="20"/>
        </w:rPr>
        <w:t>codebookType</w:t>
      </w:r>
      <w:r w:rsidRPr="00982E91">
        <w:rPr>
          <w:rFonts w:eastAsia="SimSun" w:hint="eastAsia"/>
          <w:i/>
          <w:szCs w:val="20"/>
        </w:rPr>
        <w:t>=</w:t>
      </w:r>
      <w:r w:rsidRPr="00982E91">
        <w:rPr>
          <w:rFonts w:eastAsia="SimSun"/>
          <w:i/>
          <w:szCs w:val="20"/>
        </w:rPr>
        <w:t>t</w:t>
      </w:r>
      <w:r w:rsidRPr="00982E91">
        <w:rPr>
          <w:rFonts w:eastAsia="SimSun" w:hint="eastAsia"/>
          <w:i/>
          <w:szCs w:val="20"/>
        </w:rPr>
        <w:t>ypeII</w:t>
      </w:r>
      <w:r w:rsidRPr="00982E91">
        <w:rPr>
          <w:rFonts w:eastAsia="SimSun" w:hint="eastAsia"/>
          <w:szCs w:val="20"/>
        </w:rPr>
        <w:t xml:space="preserve"> is provided in Tables 6.3.2.1.2-1, where the values of </w:t>
      </w:r>
      <w:r w:rsidR="001B7BF2">
        <w:rPr>
          <w:rFonts w:eastAsia="Calibri"/>
          <w:noProof/>
          <w:position w:val="-10"/>
          <w:szCs w:val="20"/>
        </w:rPr>
        <w:pict w14:anchorId="005C98EC">
          <v:shape id="_x0000_i1238" type="#_x0000_t75" style="width:36pt;height:14.4pt">
            <v:imagedata r:id="rId905" o:title=""/>
          </v:shape>
        </w:pict>
      </w:r>
      <w:r w:rsidRPr="00982E91">
        <w:rPr>
          <w:rFonts w:eastAsia="SimSun" w:hint="eastAsia"/>
          <w:szCs w:val="20"/>
        </w:rPr>
        <w:t>,</w:t>
      </w:r>
      <w:r w:rsidRPr="00982E91">
        <w:rPr>
          <w:rFonts w:eastAsia="Calibri"/>
          <w:szCs w:val="20"/>
        </w:rPr>
        <w:t xml:space="preserve"> </w:t>
      </w:r>
      <w:r w:rsidR="001B7BF2">
        <w:rPr>
          <w:rFonts w:eastAsia="Calibri"/>
          <w:noProof/>
          <w:position w:val="-10"/>
          <w:szCs w:val="20"/>
        </w:rPr>
        <w:pict w14:anchorId="798D1211">
          <v:shape id="_x0000_i1239" type="#_x0000_t75" style="width:36pt;height:14.4pt">
            <v:imagedata r:id="rId906" o:title=""/>
          </v:shape>
        </w:pict>
      </w:r>
      <w:r w:rsidRPr="00982E91">
        <w:rPr>
          <w:rFonts w:eastAsia="SimSun" w:hint="eastAsia"/>
          <w:szCs w:val="20"/>
        </w:rPr>
        <w:t xml:space="preserve">, </w:t>
      </w:r>
      <w:r w:rsidR="001B7BF2">
        <w:rPr>
          <w:rFonts w:eastAsia="Calibri"/>
          <w:noProof/>
          <w:position w:val="-4"/>
          <w:szCs w:val="20"/>
        </w:rPr>
        <w:pict w14:anchorId="2D9A4532">
          <v:shape id="_x0000_i1240" type="#_x0000_t75" style="width:8pt;height:14.4pt">
            <v:imagedata r:id="rId907" o:title=""/>
          </v:shape>
        </w:pict>
      </w:r>
      <w:r w:rsidRPr="00982E91">
        <w:rPr>
          <w:rFonts w:eastAsia="SimSun" w:hint="eastAsia"/>
          <w:szCs w:val="20"/>
        </w:rPr>
        <w:t xml:space="preserve">, </w:t>
      </w:r>
      <w:r w:rsidR="001B7BF2">
        <w:rPr>
          <w:rFonts w:eastAsia="Calibri"/>
          <w:noProof/>
          <w:position w:val="-12"/>
          <w:szCs w:val="20"/>
        </w:rPr>
        <w:pict w14:anchorId="66983422">
          <v:shape id="_x0000_i1241" type="#_x0000_t75" style="width:21.6pt;height:14.4pt">
            <v:imagedata r:id="rId908" o:title=""/>
          </v:shape>
        </w:pict>
      </w:r>
      <w:r w:rsidRPr="00982E91">
        <w:rPr>
          <w:rFonts w:eastAsia="SimSun" w:hint="eastAsia"/>
          <w:szCs w:val="20"/>
        </w:rPr>
        <w:t xml:space="preserve">, </w:t>
      </w:r>
      <w:r w:rsidR="001B7BF2">
        <w:rPr>
          <w:rFonts w:eastAsia="Calibri"/>
          <w:noProof/>
          <w:position w:val="-10"/>
          <w:szCs w:val="20"/>
        </w:rPr>
        <w:pict w14:anchorId="11C68DDF">
          <v:shape id="_x0000_i1242" type="#_x0000_t75" style="width:14.4pt;height:14.4pt">
            <v:imagedata r:id="rId909" o:title=""/>
          </v:shape>
        </w:pict>
      </w:r>
      <w:r w:rsidRPr="00982E91">
        <w:rPr>
          <w:rFonts w:eastAsia="SimSun" w:hint="eastAsia"/>
          <w:szCs w:val="20"/>
        </w:rPr>
        <w:t xml:space="preserve">, </w:t>
      </w:r>
      <w:r w:rsidR="001B7BF2">
        <w:rPr>
          <w:rFonts w:eastAsia="Calibri"/>
          <w:noProof/>
          <w:position w:val="-10"/>
          <w:szCs w:val="20"/>
        </w:rPr>
        <w:pict w14:anchorId="79ADC849">
          <v:shape id="_x0000_i1243" type="#_x0000_t75" style="width:14.4pt;height:14.4pt">
            <v:imagedata r:id="rId910" o:title=""/>
          </v:shape>
        </w:pict>
      </w:r>
      <w:r w:rsidRPr="00982E91">
        <w:rPr>
          <w:rFonts w:eastAsia="SimSun" w:hint="eastAsia"/>
          <w:szCs w:val="20"/>
        </w:rPr>
        <w:t xml:space="preserve">, and </w:t>
      </w:r>
      <w:r w:rsidR="001B7BF2">
        <w:rPr>
          <w:rFonts w:eastAsia="Calibri"/>
          <w:noProof/>
          <w:position w:val="-4"/>
          <w:szCs w:val="20"/>
        </w:rPr>
        <w:pict w14:anchorId="1AF085A8">
          <v:shape id="_x0000_i1244" type="#_x0000_t75" style="width:14.4pt;height:14.4pt">
            <v:imagedata r:id="rId911" o:title=""/>
          </v:shape>
        </w:pict>
      </w:r>
      <w:r w:rsidRPr="00982E91">
        <w:rPr>
          <w:rFonts w:eastAsia="Calibri"/>
          <w:szCs w:val="20"/>
        </w:rPr>
        <w:t xml:space="preserve"> </w:t>
      </w:r>
      <w:r w:rsidRPr="00982E91">
        <w:rPr>
          <w:rFonts w:eastAsia="SimSun" w:hint="eastAsia"/>
          <w:szCs w:val="20"/>
        </w:rPr>
        <w:t>are given by Subclause 5.2.</w:t>
      </w:r>
      <w:r w:rsidRPr="00982E91">
        <w:rPr>
          <w:rFonts w:eastAsia="SimSun"/>
          <w:szCs w:val="20"/>
        </w:rPr>
        <w:t>2</w:t>
      </w:r>
      <w:r w:rsidRPr="00982E91">
        <w:rPr>
          <w:rFonts w:eastAsia="SimSun" w:hint="eastAsia"/>
          <w:szCs w:val="20"/>
        </w:rPr>
        <w:t>.2</w:t>
      </w:r>
      <w:r w:rsidRPr="00982E91">
        <w:rPr>
          <w:rFonts w:eastAsia="SimSun"/>
          <w:szCs w:val="20"/>
        </w:rPr>
        <w:t>.3</w:t>
      </w:r>
      <w:r w:rsidRPr="00982E91">
        <w:rPr>
          <w:rFonts w:eastAsia="SimSun" w:hint="eastAsia"/>
          <w:szCs w:val="20"/>
        </w:rPr>
        <w:t xml:space="preserve"> in [6, TS</w:t>
      </w:r>
      <w:r w:rsidRPr="00982E91">
        <w:rPr>
          <w:rFonts w:eastAsia="SimSun"/>
          <w:szCs w:val="20"/>
        </w:rPr>
        <w:t xml:space="preserve"> </w:t>
      </w:r>
      <w:r w:rsidRPr="00982E91">
        <w:rPr>
          <w:rFonts w:eastAsia="SimSun" w:hint="eastAsia"/>
          <w:szCs w:val="20"/>
        </w:rPr>
        <w:t>38.214].</w:t>
      </w:r>
    </w:p>
    <w:p w14:paraId="3FD8D6CE" w14:textId="77777777" w:rsidR="00BE33FE" w:rsidRPr="00982E91" w:rsidRDefault="00BE33FE" w:rsidP="00BE33FE">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szCs w:val="20"/>
          <w:lang w:eastAsia="zh-TW"/>
        </w:rPr>
        <w:t>for</w:t>
      </w:r>
      <w:r w:rsidRPr="00982E91">
        <w:rPr>
          <w:szCs w:val="20"/>
          <w:lang w:eastAsia="zh-TW"/>
        </w:rPr>
        <w:t xml:space="preserve"> 38.212</w:t>
      </w:r>
      <w:r w:rsidRPr="00982E91">
        <w:rPr>
          <w:rFonts w:ascii="Times New Roman" w:hAnsi="Times New Roman" w:hint="eastAsia"/>
          <w:szCs w:val="20"/>
        </w:rPr>
        <w:t>-----------------</w:t>
      </w:r>
      <w:r>
        <w:rPr>
          <w:rFonts w:ascii="Times New Roman" w:hAnsi="Times New Roman" w:hint="eastAsia"/>
          <w:szCs w:val="20"/>
        </w:rPr>
        <w:t>----</w:t>
      </w:r>
      <w:r>
        <w:rPr>
          <w:rFonts w:ascii="Times New Roman" w:hAnsi="Times New Roman"/>
          <w:szCs w:val="20"/>
        </w:rPr>
        <w:t>---------------------</w:t>
      </w:r>
      <w:r>
        <w:rPr>
          <w:rFonts w:ascii="Times New Roman" w:hAnsi="Times New Roman" w:hint="eastAsia"/>
          <w:szCs w:val="20"/>
        </w:rPr>
        <w:t>--</w:t>
      </w:r>
    </w:p>
    <w:p w14:paraId="1B62ED1F" w14:textId="77777777" w:rsidR="00982E91" w:rsidRPr="00982E91" w:rsidRDefault="00982E91" w:rsidP="00982E91">
      <w:pPr>
        <w:ind w:left="720" w:hanging="720"/>
        <w:rPr>
          <w:szCs w:val="20"/>
          <w:lang w:eastAsia="x-none"/>
        </w:rPr>
      </w:pPr>
    </w:p>
    <w:p w14:paraId="3D2F6F91" w14:textId="77777777" w:rsidR="00982E91" w:rsidRPr="00982E91" w:rsidRDefault="00982E91" w:rsidP="00982E91">
      <w:pPr>
        <w:ind w:left="720" w:hanging="720"/>
        <w:rPr>
          <w:szCs w:val="20"/>
          <w:lang w:eastAsia="x-none"/>
        </w:rPr>
      </w:pPr>
    </w:p>
    <w:p w14:paraId="5FD7D515" w14:textId="7194B5D5" w:rsidR="00982E91" w:rsidRPr="00BE33FE" w:rsidRDefault="001B7BF2" w:rsidP="00982E91">
      <w:pPr>
        <w:ind w:left="720" w:hanging="720"/>
        <w:rPr>
          <w:b/>
          <w:szCs w:val="20"/>
          <w:lang w:eastAsia="x-none"/>
        </w:rPr>
      </w:pPr>
      <w:hyperlink r:id="rId940" w:history="1">
        <w:r w:rsidR="00D93AE1" w:rsidRPr="00BE33FE">
          <w:rPr>
            <w:rStyle w:val="Hyperlink"/>
            <w:b/>
            <w:szCs w:val="20"/>
          </w:rPr>
          <w:t>R1-1809741</w:t>
        </w:r>
      </w:hyperlink>
      <w:r w:rsidR="00982E91" w:rsidRPr="00BE33FE">
        <w:rPr>
          <w:b/>
          <w:szCs w:val="20"/>
          <w:lang w:eastAsia="x-none"/>
        </w:rPr>
        <w:tab/>
        <w:t>Summary of CQI/MCS</w:t>
      </w:r>
      <w:r w:rsidR="00982E91" w:rsidRPr="00BE33FE">
        <w:rPr>
          <w:b/>
          <w:szCs w:val="20"/>
          <w:lang w:eastAsia="x-none"/>
        </w:rPr>
        <w:tab/>
        <w:t>AT&amp;T</w:t>
      </w:r>
    </w:p>
    <w:p w14:paraId="76166470" w14:textId="77777777" w:rsidR="00982E91" w:rsidRPr="00982E91" w:rsidRDefault="00982E91" w:rsidP="00982E91">
      <w:pPr>
        <w:ind w:left="720" w:hanging="720"/>
        <w:rPr>
          <w:szCs w:val="20"/>
          <w:lang w:eastAsia="x-none"/>
        </w:rPr>
      </w:pPr>
    </w:p>
    <w:p w14:paraId="54180669" w14:textId="7B9ADCF8" w:rsidR="00982E91" w:rsidRPr="00BE33FE" w:rsidRDefault="001B7BF2" w:rsidP="00982E91">
      <w:pPr>
        <w:ind w:left="720" w:hanging="720"/>
        <w:rPr>
          <w:b/>
          <w:szCs w:val="20"/>
          <w:lang w:eastAsia="x-none"/>
        </w:rPr>
      </w:pPr>
      <w:hyperlink r:id="rId941" w:history="1">
        <w:r w:rsidR="00D93AE1" w:rsidRPr="00BE33FE">
          <w:rPr>
            <w:rStyle w:val="Hyperlink"/>
            <w:b/>
            <w:szCs w:val="20"/>
          </w:rPr>
          <w:t>R1-1809868</w:t>
        </w:r>
      </w:hyperlink>
      <w:r w:rsidR="00982E91" w:rsidRPr="00BE33FE">
        <w:rPr>
          <w:b/>
          <w:szCs w:val="20"/>
          <w:lang w:eastAsia="x-none"/>
        </w:rPr>
        <w:tab/>
        <w:t>Offline summary on CSI measurement</w:t>
      </w:r>
      <w:r w:rsidR="00982E91" w:rsidRPr="00BE33FE">
        <w:rPr>
          <w:b/>
          <w:szCs w:val="20"/>
          <w:lang w:eastAsia="x-none"/>
        </w:rPr>
        <w:tab/>
        <w:t>ZTE</w:t>
      </w:r>
    </w:p>
    <w:p w14:paraId="38BACF60" w14:textId="77777777" w:rsidR="00982E91" w:rsidRPr="00982E91" w:rsidRDefault="00982E91" w:rsidP="00982E91">
      <w:pPr>
        <w:ind w:left="720" w:hanging="720"/>
        <w:rPr>
          <w:szCs w:val="20"/>
          <w:lang w:eastAsia="x-none"/>
        </w:rPr>
      </w:pPr>
    </w:p>
    <w:p w14:paraId="71B2588F" w14:textId="77777777" w:rsidR="00982E91" w:rsidRPr="00982E91" w:rsidRDefault="00982E91" w:rsidP="00982E91">
      <w:pPr>
        <w:ind w:left="720" w:hanging="720"/>
        <w:rPr>
          <w:b/>
          <w:szCs w:val="20"/>
          <w:lang w:eastAsia="x-none"/>
        </w:rPr>
      </w:pPr>
      <w:r w:rsidRPr="00982E91">
        <w:rPr>
          <w:b/>
          <w:szCs w:val="20"/>
          <w:lang w:eastAsia="x-none"/>
        </w:rPr>
        <w:t>Conclusion</w:t>
      </w:r>
    </w:p>
    <w:p w14:paraId="61FC591D" w14:textId="77777777" w:rsidR="00982E91" w:rsidRPr="00982E91" w:rsidRDefault="00982E91" w:rsidP="00982E91">
      <w:pPr>
        <w:ind w:left="720" w:hanging="720"/>
        <w:rPr>
          <w:szCs w:val="20"/>
          <w:lang w:eastAsia="x-none"/>
        </w:rPr>
      </w:pPr>
      <w:r w:rsidRPr="00982E91">
        <w:rPr>
          <w:szCs w:val="20"/>
          <w:lang w:eastAsia="x-none"/>
        </w:rPr>
        <w:t>From RAN1 point of view, the following is assumed</w:t>
      </w:r>
    </w:p>
    <w:p w14:paraId="28F38E6B" w14:textId="77777777" w:rsidR="00982E91" w:rsidRPr="00982E91" w:rsidRDefault="00982E91" w:rsidP="00FD2787">
      <w:pPr>
        <w:numPr>
          <w:ilvl w:val="0"/>
          <w:numId w:val="218"/>
        </w:numPr>
        <w:tabs>
          <w:tab w:val="left" w:pos="360"/>
        </w:tabs>
        <w:overflowPunct w:val="0"/>
        <w:autoSpaceDE w:val="0"/>
        <w:autoSpaceDN w:val="0"/>
        <w:adjustRightInd w:val="0"/>
        <w:jc w:val="both"/>
        <w:textAlignment w:val="baseline"/>
        <w:rPr>
          <w:rFonts w:ascii="Times New Roman" w:eastAsia="Times New Roman" w:hAnsi="Times New Roman"/>
          <w:bCs/>
          <w:szCs w:val="20"/>
          <w:lang w:eastAsia="zh-CN"/>
        </w:rPr>
      </w:pPr>
      <w:bookmarkStart w:id="457" w:name="_Toc521343943"/>
      <w:bookmarkStart w:id="458" w:name="_Toc521741248"/>
      <w:r w:rsidRPr="00982E91">
        <w:rPr>
          <w:rFonts w:ascii="Times New Roman" w:eastAsia="Times New Roman" w:hAnsi="Times New Roman"/>
          <w:bCs/>
          <w:szCs w:val="20"/>
          <w:lang w:eastAsia="zh-CN"/>
        </w:rPr>
        <w:t>To determine MAC-CE activation time, the end of transmission of ACK for the PDSCH carrying the MAC-CE shall be the end of the last slot of the PUCCH or PUSCH transmission carrying ACK for the transport block(s) associated with the PDSCH.</w:t>
      </w:r>
      <w:bookmarkEnd w:id="457"/>
      <w:bookmarkEnd w:id="458"/>
      <w:r w:rsidRPr="00982E91">
        <w:rPr>
          <w:rFonts w:ascii="Times New Roman" w:eastAsia="Times New Roman" w:hAnsi="Times New Roman"/>
          <w:bCs/>
          <w:szCs w:val="20"/>
          <w:lang w:eastAsia="zh-CN"/>
        </w:rPr>
        <w:t xml:space="preserve"> </w:t>
      </w:r>
    </w:p>
    <w:p w14:paraId="22AB7364" w14:textId="77777777" w:rsidR="00982E91" w:rsidRPr="00982E91" w:rsidRDefault="00982E91" w:rsidP="00FD2787">
      <w:pPr>
        <w:numPr>
          <w:ilvl w:val="0"/>
          <w:numId w:val="218"/>
        </w:numPr>
        <w:tabs>
          <w:tab w:val="left" w:pos="360"/>
        </w:tabs>
        <w:overflowPunct w:val="0"/>
        <w:autoSpaceDE w:val="0"/>
        <w:autoSpaceDN w:val="0"/>
        <w:adjustRightInd w:val="0"/>
        <w:jc w:val="both"/>
        <w:textAlignment w:val="baseline"/>
        <w:rPr>
          <w:rFonts w:ascii="Times New Roman" w:eastAsia="Times New Roman" w:hAnsi="Times New Roman"/>
          <w:bCs/>
          <w:szCs w:val="20"/>
          <w:lang w:eastAsia="zh-CN"/>
        </w:rPr>
      </w:pPr>
      <w:bookmarkStart w:id="459" w:name="_Toc521343944"/>
      <w:bookmarkStart w:id="460" w:name="_Toc521741249"/>
      <w:r w:rsidRPr="00982E91">
        <w:rPr>
          <w:rFonts w:ascii="Times New Roman" w:eastAsia="Times New Roman" w:hAnsi="Times New Roman"/>
          <w:bCs/>
          <w:szCs w:val="20"/>
          <w:lang w:eastAsia="zh-CN"/>
        </w:rPr>
        <w:t>In case of CBG-based PDSCH, the ACK for determining MAC-CE activation time refers to the last ACK for all CBGs, regardless which CBGs carry MAC-CE bits.</w:t>
      </w:r>
      <w:bookmarkEnd w:id="459"/>
      <w:bookmarkEnd w:id="460"/>
      <w:r w:rsidRPr="00982E91">
        <w:rPr>
          <w:rFonts w:ascii="Times New Roman" w:eastAsia="Times New Roman" w:hAnsi="Times New Roman"/>
          <w:bCs/>
          <w:szCs w:val="20"/>
          <w:lang w:eastAsia="zh-CN"/>
        </w:rPr>
        <w:t xml:space="preserve">   </w:t>
      </w:r>
    </w:p>
    <w:p w14:paraId="267698F9" w14:textId="77777777" w:rsidR="00982E91" w:rsidRPr="00982E91" w:rsidRDefault="00982E91" w:rsidP="00982E91">
      <w:pPr>
        <w:ind w:left="720" w:hanging="720"/>
        <w:rPr>
          <w:szCs w:val="20"/>
          <w:lang w:eastAsia="x-none"/>
        </w:rPr>
      </w:pPr>
      <w:r w:rsidRPr="00982E91">
        <w:rPr>
          <w:szCs w:val="20"/>
          <w:lang w:eastAsia="x-none"/>
        </w:rPr>
        <w:t>There is no RAN1 specification impact from the above understanding</w:t>
      </w:r>
    </w:p>
    <w:p w14:paraId="2ED75389" w14:textId="77777777" w:rsidR="00982E91" w:rsidRPr="00BE33FE" w:rsidRDefault="00982E91" w:rsidP="00982E91">
      <w:pPr>
        <w:ind w:left="720" w:hanging="720"/>
        <w:rPr>
          <w:szCs w:val="20"/>
          <w:lang w:eastAsia="x-none"/>
        </w:rPr>
      </w:pPr>
    </w:p>
    <w:p w14:paraId="15AC88C3" w14:textId="77777777" w:rsidR="00982E91" w:rsidRPr="00BE33FE" w:rsidRDefault="00982E91" w:rsidP="00982E91">
      <w:pPr>
        <w:adjustRightInd w:val="0"/>
        <w:snapToGrid w:val="0"/>
        <w:rPr>
          <w:rFonts w:ascii="Times New Roman" w:hAnsi="Times New Roman"/>
          <w:szCs w:val="20"/>
          <w:highlight w:val="green"/>
        </w:rPr>
      </w:pPr>
      <w:r w:rsidRPr="00BE33FE">
        <w:rPr>
          <w:rFonts w:ascii="Times New Roman" w:hAnsi="Times New Roman"/>
          <w:szCs w:val="20"/>
          <w:highlight w:val="green"/>
        </w:rPr>
        <w:t>Agreement</w:t>
      </w:r>
    </w:p>
    <w:p w14:paraId="17075A16" w14:textId="77777777" w:rsidR="00982E91" w:rsidRPr="00982E91" w:rsidRDefault="00982E91" w:rsidP="00982E91">
      <w:pPr>
        <w:adjustRightInd w:val="0"/>
        <w:snapToGrid w:val="0"/>
        <w:rPr>
          <w:rFonts w:ascii="Times New Roman" w:hAnsi="Times New Roman"/>
          <w:szCs w:val="20"/>
        </w:rPr>
      </w:pPr>
      <w:r w:rsidRPr="00982E91">
        <w:rPr>
          <w:rFonts w:ascii="Times New Roman" w:hAnsi="Times New Roman" w:hint="eastAsia"/>
          <w:szCs w:val="20"/>
        </w:rPr>
        <w:t>UE is not expected to be configured with more than 64 NZP CSI-RS resources in a resource setting</w:t>
      </w:r>
      <w:r w:rsidRPr="00982E91">
        <w:rPr>
          <w:rFonts w:ascii="Times New Roman" w:hAnsi="Times New Roman"/>
          <w:szCs w:val="20"/>
        </w:rPr>
        <w:t xml:space="preserve"> for channel measurement</w:t>
      </w:r>
      <w:r w:rsidRPr="00982E91">
        <w:rPr>
          <w:rFonts w:ascii="Times New Roman" w:hAnsi="Times New Roman" w:hint="eastAsia"/>
          <w:szCs w:val="20"/>
        </w:rPr>
        <w:t xml:space="preserve"> linked to</w:t>
      </w:r>
      <w:r w:rsidRPr="00982E91">
        <w:rPr>
          <w:rFonts w:ascii="Times New Roman" w:hAnsi="Times New Roman"/>
          <w:szCs w:val="20"/>
        </w:rPr>
        <w:t xml:space="preserve"> non-PMI feedback.</w:t>
      </w:r>
    </w:p>
    <w:p w14:paraId="1017CF25" w14:textId="77777777" w:rsidR="00982E91" w:rsidRPr="00BE33FE" w:rsidRDefault="00982E91" w:rsidP="00BE33FE">
      <w:pPr>
        <w:pStyle w:val="ListParagraph"/>
        <w:numPr>
          <w:ilvl w:val="0"/>
          <w:numId w:val="266"/>
        </w:numPr>
        <w:snapToGrid w:val="0"/>
      </w:pPr>
      <w:r w:rsidRPr="00BE33FE">
        <w:t>There is no impact to RAN2 specifications</w:t>
      </w:r>
    </w:p>
    <w:p w14:paraId="7C72670D" w14:textId="77777777" w:rsidR="00982E91" w:rsidRPr="00982E91" w:rsidRDefault="00982E91" w:rsidP="00982E91">
      <w:pPr>
        <w:rPr>
          <w:rFonts w:ascii="Times New Roman" w:hAnsi="Times New Roman"/>
          <w:szCs w:val="20"/>
        </w:rPr>
      </w:pPr>
    </w:p>
    <w:p w14:paraId="4BE848CB" w14:textId="6D208F78" w:rsidR="00982E91" w:rsidRPr="00BE33FE" w:rsidRDefault="001B7BF2" w:rsidP="00982E91">
      <w:pPr>
        <w:ind w:left="720" w:hanging="720"/>
        <w:rPr>
          <w:b/>
          <w:szCs w:val="20"/>
          <w:lang w:eastAsia="x-none"/>
        </w:rPr>
      </w:pPr>
      <w:hyperlink r:id="rId942" w:history="1">
        <w:r w:rsidR="00D93AE1" w:rsidRPr="00BE33FE">
          <w:rPr>
            <w:rStyle w:val="Hyperlink"/>
            <w:b/>
            <w:szCs w:val="20"/>
          </w:rPr>
          <w:t>R1-1809912</w:t>
        </w:r>
      </w:hyperlink>
      <w:r w:rsidR="00982E91" w:rsidRPr="00BE33FE">
        <w:rPr>
          <w:b/>
          <w:szCs w:val="20"/>
          <w:lang w:eastAsia="x-none"/>
        </w:rPr>
        <w:tab/>
        <w:t>Comeback issues for CSI reporting</w:t>
      </w:r>
      <w:r w:rsidR="00982E91" w:rsidRPr="00BE33FE">
        <w:rPr>
          <w:b/>
          <w:szCs w:val="20"/>
          <w:lang w:eastAsia="x-none"/>
        </w:rPr>
        <w:tab/>
        <w:t>Ericsson</w:t>
      </w:r>
    </w:p>
    <w:p w14:paraId="293D8351" w14:textId="77777777" w:rsidR="00982E91" w:rsidRPr="00982E91" w:rsidRDefault="00982E91" w:rsidP="00982E91">
      <w:pPr>
        <w:ind w:left="720" w:hanging="720"/>
        <w:rPr>
          <w:szCs w:val="20"/>
          <w:lang w:eastAsia="x-none"/>
        </w:rPr>
      </w:pPr>
    </w:p>
    <w:p w14:paraId="37E37FA9" w14:textId="77777777" w:rsidR="00982E91" w:rsidRPr="00BE33FE" w:rsidRDefault="00982E91" w:rsidP="00982E91">
      <w:pPr>
        <w:ind w:left="720" w:hanging="720"/>
        <w:rPr>
          <w:szCs w:val="20"/>
          <w:highlight w:val="green"/>
          <w:lang w:eastAsia="x-none"/>
        </w:rPr>
      </w:pPr>
      <w:r w:rsidRPr="00BE33FE">
        <w:rPr>
          <w:szCs w:val="20"/>
          <w:highlight w:val="green"/>
          <w:lang w:eastAsia="x-none"/>
        </w:rPr>
        <w:t>Agreement</w:t>
      </w:r>
    </w:p>
    <w:p w14:paraId="6CBE178A" w14:textId="54CA17FE" w:rsidR="00BE33FE" w:rsidRPr="00982E91" w:rsidRDefault="00BE33FE" w:rsidP="00BE33FE">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szCs w:val="20"/>
          <w:lang w:eastAsia="zh-TW"/>
        </w:rPr>
        <w:t>for</w:t>
      </w:r>
      <w:r w:rsidRPr="00982E91">
        <w:rPr>
          <w:szCs w:val="20"/>
          <w:lang w:eastAsia="zh-TW"/>
        </w:rPr>
        <w:t xml:space="preserve"> 38.21</w:t>
      </w:r>
      <w:r>
        <w:rPr>
          <w:szCs w:val="20"/>
          <w:lang w:eastAsia="zh-TW"/>
        </w:rPr>
        <w:t>4</w:t>
      </w:r>
      <w:r w:rsidRPr="00982E91">
        <w:rPr>
          <w:rFonts w:ascii="Times New Roman" w:hAnsi="Times New Roman" w:hint="eastAsia"/>
          <w:szCs w:val="20"/>
        </w:rPr>
        <w:t>-----------------</w:t>
      </w:r>
      <w:r>
        <w:rPr>
          <w:rFonts w:ascii="Times New Roman" w:hAnsi="Times New Roman" w:hint="eastAsia"/>
          <w:szCs w:val="20"/>
        </w:rPr>
        <w:t>----</w:t>
      </w:r>
      <w:r>
        <w:rPr>
          <w:rFonts w:ascii="Times New Roman" w:hAnsi="Times New Roman"/>
          <w:szCs w:val="20"/>
        </w:rPr>
        <w:t>---------------------</w:t>
      </w:r>
      <w:r>
        <w:rPr>
          <w:rFonts w:ascii="Times New Roman" w:hAnsi="Times New Roman" w:hint="eastAsia"/>
          <w:szCs w:val="20"/>
        </w:rPr>
        <w:t>--</w:t>
      </w:r>
    </w:p>
    <w:p w14:paraId="1286192C" w14:textId="28102598" w:rsidR="00982E91" w:rsidRPr="00982E91" w:rsidRDefault="00982E91" w:rsidP="00982E91">
      <w:pPr>
        <w:rPr>
          <w:color w:val="000000"/>
          <w:szCs w:val="20"/>
          <w:lang w:val="fr-FR"/>
        </w:rPr>
      </w:pPr>
      <w:r w:rsidRPr="00982E91">
        <w:rPr>
          <w:color w:val="000000"/>
          <w:szCs w:val="20"/>
          <w:lang w:val="fr-FR"/>
        </w:rPr>
        <w:t>5.2.1.5.2</w:t>
      </w:r>
      <w:r w:rsidR="00BE33FE">
        <w:rPr>
          <w:color w:val="000000"/>
          <w:szCs w:val="20"/>
          <w:lang w:val="fr-FR"/>
        </w:rPr>
        <w:tab/>
      </w:r>
      <w:r w:rsidRPr="00982E91">
        <w:rPr>
          <w:color w:val="000000"/>
          <w:szCs w:val="20"/>
          <w:lang w:val="fr-FR"/>
        </w:rPr>
        <w:t>Semi-persistent CSI/Semi-persistent CSI-RS</w:t>
      </w:r>
    </w:p>
    <w:p w14:paraId="3D805BBD" w14:textId="77777777" w:rsidR="00982E91" w:rsidRPr="00982E91" w:rsidRDefault="00982E91" w:rsidP="00982E91">
      <w:pPr>
        <w:rPr>
          <w:color w:val="FF0000"/>
          <w:szCs w:val="20"/>
        </w:rPr>
      </w:pPr>
      <w:r w:rsidRPr="00982E91">
        <w:rPr>
          <w:color w:val="000000"/>
          <w:szCs w:val="20"/>
        </w:rPr>
        <w:t xml:space="preserve">For semi-persistent reporting on PUSCH, a set of semi-persistent Reporting settings are higher layer configured by </w:t>
      </w:r>
      <w:r w:rsidRPr="00982E91">
        <w:rPr>
          <w:i/>
          <w:iCs/>
          <w:color w:val="000000"/>
          <w:szCs w:val="20"/>
        </w:rPr>
        <w:t>CSI-SemiPersistentOnPUSCH-TriggerStateList,</w:t>
      </w:r>
      <w:r w:rsidRPr="00982E91">
        <w:rPr>
          <w:color w:val="000000"/>
          <w:szCs w:val="20"/>
        </w:rPr>
        <w:t xml:space="preserve"> the CSI request field in DCI scrambled with SP-CSI-RNTI activates one of the semi-persistent CSI reports and the PUCCH resource used for transmitting the CSI report are configured by </w:t>
      </w:r>
      <w:r w:rsidRPr="00982E91">
        <w:rPr>
          <w:i/>
          <w:iCs/>
          <w:color w:val="000000"/>
          <w:szCs w:val="20"/>
        </w:rPr>
        <w:t>reportConfigType</w:t>
      </w:r>
      <w:r w:rsidRPr="00982E91">
        <w:rPr>
          <w:color w:val="000000"/>
          <w:szCs w:val="20"/>
        </w:rPr>
        <w:t xml:space="preserve">. </w:t>
      </w:r>
      <w:r w:rsidRPr="00982E91">
        <w:rPr>
          <w:color w:val="FF0000"/>
          <w:szCs w:val="20"/>
        </w:rPr>
        <w:t>A UE is not expected to receive a DCI scrambled with SP-CSI-RNTI activating one semi-persistent CSI report with the same CSI-ReportConfigId as in a semi-persistent CSI report which is activated by a previously received DCI scrambled with SP-CSI-RNTI.</w:t>
      </w:r>
    </w:p>
    <w:p w14:paraId="5779EE0F" w14:textId="63B84C1F" w:rsidR="00BE33FE" w:rsidRPr="00982E91" w:rsidRDefault="00BE33FE" w:rsidP="00BE33FE">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szCs w:val="20"/>
          <w:lang w:eastAsia="zh-TW"/>
        </w:rPr>
        <w:t>for</w:t>
      </w:r>
      <w:r w:rsidRPr="00982E91">
        <w:rPr>
          <w:szCs w:val="20"/>
          <w:lang w:eastAsia="zh-TW"/>
        </w:rPr>
        <w:t xml:space="preserve"> 38.21</w:t>
      </w:r>
      <w:r>
        <w:rPr>
          <w:szCs w:val="20"/>
          <w:lang w:eastAsia="zh-TW"/>
        </w:rPr>
        <w:t>4</w:t>
      </w:r>
      <w:r w:rsidRPr="00982E91">
        <w:rPr>
          <w:rFonts w:ascii="Times New Roman" w:hAnsi="Times New Roman" w:hint="eastAsia"/>
          <w:szCs w:val="20"/>
        </w:rPr>
        <w:t>-----------------</w:t>
      </w:r>
      <w:r>
        <w:rPr>
          <w:rFonts w:ascii="Times New Roman" w:hAnsi="Times New Roman" w:hint="eastAsia"/>
          <w:szCs w:val="20"/>
        </w:rPr>
        <w:t>----</w:t>
      </w:r>
      <w:r>
        <w:rPr>
          <w:rFonts w:ascii="Times New Roman" w:hAnsi="Times New Roman"/>
          <w:szCs w:val="20"/>
        </w:rPr>
        <w:t>---------------------</w:t>
      </w:r>
      <w:r>
        <w:rPr>
          <w:rFonts w:ascii="Times New Roman" w:hAnsi="Times New Roman" w:hint="eastAsia"/>
          <w:szCs w:val="20"/>
        </w:rPr>
        <w:t>--</w:t>
      </w:r>
    </w:p>
    <w:p w14:paraId="098D586A" w14:textId="77777777" w:rsidR="00982E91" w:rsidRPr="00982E91" w:rsidRDefault="00982E91" w:rsidP="00982E91">
      <w:pPr>
        <w:ind w:left="720" w:hanging="720"/>
        <w:rPr>
          <w:szCs w:val="20"/>
          <w:lang w:eastAsia="x-none"/>
        </w:rPr>
      </w:pPr>
    </w:p>
    <w:p w14:paraId="0E859123" w14:textId="77777777" w:rsidR="00982E91" w:rsidRPr="00982E91" w:rsidRDefault="00982E91" w:rsidP="00982E91">
      <w:pPr>
        <w:ind w:left="720" w:hanging="720"/>
        <w:rPr>
          <w:szCs w:val="20"/>
          <w:lang w:eastAsia="x-none"/>
        </w:rPr>
      </w:pPr>
    </w:p>
    <w:p w14:paraId="351D972A" w14:textId="77777777" w:rsidR="00982E91" w:rsidRPr="00982E91" w:rsidRDefault="00982E91" w:rsidP="00982E91">
      <w:pPr>
        <w:ind w:left="720" w:hanging="720"/>
        <w:rPr>
          <w:b/>
          <w:szCs w:val="20"/>
          <w:highlight w:val="green"/>
          <w:lang w:val="en-US"/>
        </w:rPr>
      </w:pPr>
      <w:r w:rsidRPr="00982E91">
        <w:rPr>
          <w:b/>
          <w:szCs w:val="20"/>
          <w:highlight w:val="green"/>
          <w:lang w:val="en-US"/>
        </w:rPr>
        <w:t>Agreement</w:t>
      </w:r>
    </w:p>
    <w:p w14:paraId="3DDEE02B" w14:textId="5771BE60" w:rsidR="00BE33FE" w:rsidRPr="00982E91" w:rsidRDefault="00BE33FE" w:rsidP="00BE33FE">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szCs w:val="20"/>
          <w:lang w:eastAsia="zh-TW"/>
        </w:rPr>
        <w:t>for</w:t>
      </w:r>
      <w:r w:rsidRPr="00982E91">
        <w:rPr>
          <w:szCs w:val="20"/>
          <w:lang w:eastAsia="zh-TW"/>
        </w:rPr>
        <w:t xml:space="preserve"> 38.21</w:t>
      </w:r>
      <w:r>
        <w:rPr>
          <w:szCs w:val="20"/>
          <w:lang w:eastAsia="zh-TW"/>
        </w:rPr>
        <w:t>4</w:t>
      </w:r>
      <w:r w:rsidRPr="00982E91">
        <w:rPr>
          <w:rFonts w:ascii="Times New Roman" w:hAnsi="Times New Roman" w:hint="eastAsia"/>
          <w:szCs w:val="20"/>
        </w:rPr>
        <w:t>-----------------</w:t>
      </w:r>
      <w:r>
        <w:rPr>
          <w:rFonts w:ascii="Times New Roman" w:hAnsi="Times New Roman" w:hint="eastAsia"/>
          <w:szCs w:val="20"/>
        </w:rPr>
        <w:t>----</w:t>
      </w:r>
      <w:r>
        <w:rPr>
          <w:rFonts w:ascii="Times New Roman" w:hAnsi="Times New Roman"/>
          <w:szCs w:val="20"/>
        </w:rPr>
        <w:t>---------------------</w:t>
      </w:r>
      <w:r>
        <w:rPr>
          <w:rFonts w:ascii="Times New Roman" w:hAnsi="Times New Roman" w:hint="eastAsia"/>
          <w:szCs w:val="20"/>
        </w:rPr>
        <w:t>--</w:t>
      </w:r>
    </w:p>
    <w:p w14:paraId="7DF603CA" w14:textId="77777777" w:rsidR="00982E91" w:rsidRPr="00982E91" w:rsidRDefault="00982E91" w:rsidP="00982E91">
      <w:pPr>
        <w:rPr>
          <w:color w:val="000000"/>
          <w:szCs w:val="20"/>
          <w:lang w:val="fr-FR"/>
        </w:rPr>
      </w:pPr>
      <w:r w:rsidRPr="00982E91">
        <w:rPr>
          <w:color w:val="000000"/>
          <w:szCs w:val="20"/>
          <w:lang w:val="fr-FR"/>
        </w:rPr>
        <w:t>5.2.1.5.2</w:t>
      </w:r>
      <w:r w:rsidRPr="00982E91">
        <w:rPr>
          <w:color w:val="000000"/>
          <w:szCs w:val="20"/>
          <w:lang w:val="fr-FR"/>
        </w:rPr>
        <w:tab/>
        <w:t>Semi-persistent CSI/Semi-persistent CSI-RS</w:t>
      </w:r>
    </w:p>
    <w:p w14:paraId="61FC5D1C" w14:textId="77777777" w:rsidR="00982E91" w:rsidRPr="00982E91" w:rsidRDefault="00982E91" w:rsidP="00982E91">
      <w:pPr>
        <w:ind w:left="720" w:hanging="720"/>
        <w:jc w:val="center"/>
        <w:rPr>
          <w:rFonts w:eastAsia="SimSun"/>
          <w:iCs/>
          <w:szCs w:val="20"/>
        </w:rPr>
      </w:pPr>
      <w:r w:rsidRPr="00982E91">
        <w:rPr>
          <w:rFonts w:eastAsia="SimSun"/>
          <w:iCs/>
          <w:szCs w:val="20"/>
        </w:rPr>
        <w:t>-------------------   omitted  -----------------</w:t>
      </w:r>
    </w:p>
    <w:p w14:paraId="298CD769" w14:textId="77777777" w:rsidR="00982E91" w:rsidRPr="00982E91" w:rsidRDefault="00982E91" w:rsidP="00982E91">
      <w:pPr>
        <w:rPr>
          <w:szCs w:val="20"/>
        </w:rPr>
      </w:pPr>
      <w:ins w:id="461" w:author="Sebastian Faxér" w:date="2018-08-23T16:21:00Z">
        <w:r w:rsidRPr="00982E91">
          <w:rPr>
            <w:szCs w:val="20"/>
          </w:rPr>
          <w:t xml:space="preserve">A codepoint of the CSI request field in the DCI is mapped to a SP-CSI triggering state according to the order of the CSI triggering state ID </w:t>
        </w:r>
      </w:ins>
      <w:ins w:id="462" w:author="Sebastian Faxér" w:date="2018-08-23T16:23:00Z">
        <w:r w:rsidRPr="00982E91">
          <w:rPr>
            <w:szCs w:val="20"/>
          </w:rPr>
          <w:t>of</w:t>
        </w:r>
      </w:ins>
      <w:ins w:id="463" w:author="Sebastian Faxér" w:date="2018-08-23T16:21:00Z">
        <w:r w:rsidRPr="00982E91">
          <w:rPr>
            <w:szCs w:val="20"/>
          </w:rPr>
          <w:t xml:space="preserve"> the </w:t>
        </w:r>
      </w:ins>
      <w:ins w:id="464" w:author="Sebastian Faxér" w:date="2018-08-23T16:23:00Z">
        <w:r w:rsidRPr="00982E91">
          <w:rPr>
            <w:szCs w:val="20"/>
          </w:rPr>
          <w:t xml:space="preserve">configured </w:t>
        </w:r>
      </w:ins>
      <w:ins w:id="465" w:author="Sebastian Faxér" w:date="2018-08-23T16:21:00Z">
        <w:r w:rsidRPr="00982E91">
          <w:rPr>
            <w:szCs w:val="20"/>
          </w:rPr>
          <w:t>trigger states</w:t>
        </w:r>
      </w:ins>
      <w:ins w:id="466" w:author="Sebastian Faxér" w:date="2018-08-23T16:23:00Z">
        <w:r w:rsidRPr="00982E91">
          <w:rPr>
            <w:szCs w:val="20"/>
          </w:rPr>
          <w:t>,</w:t>
        </w:r>
      </w:ins>
      <w:ins w:id="467" w:author="Sebastian Faxér" w:date="2018-08-23T16:21:00Z">
        <w:r w:rsidRPr="00982E91">
          <w:rPr>
            <w:szCs w:val="20"/>
          </w:rPr>
          <w:t xml:space="preserve"> with codepoint '0' mapped to the triggering state having the smallest triggering state ID.</w:t>
        </w:r>
      </w:ins>
      <w:r w:rsidRPr="00982E91">
        <w:rPr>
          <w:szCs w:val="20"/>
        </w:rPr>
        <w:t xml:space="preserve"> A UE validates, for semi-persistent CSI activation or release, a DL semi-persistent assignment PDCCH on a DCI only if the following conditions are met: </w:t>
      </w:r>
    </w:p>
    <w:p w14:paraId="1B30A1A0" w14:textId="77777777" w:rsidR="00982E91" w:rsidRPr="00982E91" w:rsidRDefault="00982E91" w:rsidP="00982E91">
      <w:pPr>
        <w:ind w:left="567" w:hanging="283"/>
        <w:rPr>
          <w:rFonts w:ascii="Times New Roman" w:eastAsia="MS Mincho" w:hAnsi="Times New Roman"/>
          <w:szCs w:val="20"/>
          <w:lang w:val="en-US"/>
        </w:rPr>
      </w:pPr>
      <w:r w:rsidRPr="00982E91">
        <w:rPr>
          <w:rFonts w:ascii="Times New Roman" w:eastAsia="MS Mincho" w:hAnsi="Times New Roman"/>
          <w:szCs w:val="20"/>
          <w:lang w:val="en-US"/>
        </w:rPr>
        <w:t>-</w:t>
      </w:r>
      <w:r w:rsidRPr="00982E91">
        <w:rPr>
          <w:rFonts w:ascii="Times New Roman" w:eastAsia="MS Mincho" w:hAnsi="Times New Roman"/>
          <w:szCs w:val="20"/>
          <w:lang w:val="en-US"/>
        </w:rPr>
        <w:tab/>
        <w:t xml:space="preserve">the CRC parity bits of the DCI format are scrambled with a SP-CSI-RNTI provided by higher layer parameter </w:t>
      </w:r>
      <w:r w:rsidRPr="00982E91">
        <w:rPr>
          <w:rFonts w:ascii="Times New Roman" w:eastAsia="MS Mincho" w:hAnsi="Times New Roman"/>
          <w:i/>
          <w:szCs w:val="20"/>
          <w:lang w:val="en-US"/>
        </w:rPr>
        <w:t>sp-csi-RNTI</w:t>
      </w:r>
      <w:r w:rsidRPr="00982E91">
        <w:rPr>
          <w:rFonts w:ascii="Times New Roman" w:eastAsia="MS Mincho" w:hAnsi="Times New Roman"/>
          <w:szCs w:val="20"/>
          <w:lang w:val="en-US"/>
        </w:rPr>
        <w:t xml:space="preserve"> </w:t>
      </w:r>
    </w:p>
    <w:p w14:paraId="33B53FBB" w14:textId="77777777" w:rsidR="00982E91" w:rsidRPr="00982E91" w:rsidRDefault="00982E91" w:rsidP="00982E91">
      <w:pPr>
        <w:ind w:left="567" w:hanging="283"/>
        <w:rPr>
          <w:rFonts w:ascii="Times New Roman" w:eastAsia="MS Mincho" w:hAnsi="Times New Roman"/>
          <w:szCs w:val="20"/>
          <w:lang w:val="en-US"/>
        </w:rPr>
      </w:pPr>
      <w:r w:rsidRPr="00982E91">
        <w:rPr>
          <w:rFonts w:ascii="Times New Roman" w:eastAsia="MS Mincho" w:hAnsi="Times New Roman"/>
          <w:szCs w:val="20"/>
          <w:lang w:val="en-US" w:eastAsia="zh-CN"/>
        </w:rPr>
        <w:t>-</w:t>
      </w:r>
      <w:ins w:id="468" w:author="CATT" w:date="2018-07-17T15:04:00Z">
        <w:r w:rsidRPr="00982E91">
          <w:rPr>
            <w:rFonts w:ascii="Times New Roman" w:eastAsia="MS Mincho" w:hAnsi="Times New Roman"/>
            <w:szCs w:val="20"/>
            <w:lang w:val="en-US" w:eastAsia="zh-CN"/>
          </w:rPr>
          <w:tab/>
        </w:r>
      </w:ins>
      <w:del w:id="469" w:author="CATT" w:date="2018-07-17T15:04:00Z">
        <w:r w:rsidRPr="00982E91">
          <w:rPr>
            <w:rFonts w:ascii="Times New Roman" w:eastAsia="MS Mincho" w:hAnsi="Times New Roman"/>
            <w:szCs w:val="20"/>
            <w:lang w:val="en-US"/>
          </w:rPr>
          <w:delText xml:space="preserve">All </w:delText>
        </w:r>
      </w:del>
      <w:ins w:id="470" w:author="CATT" w:date="2018-07-17T15:04:00Z">
        <w:r w:rsidRPr="00982E91">
          <w:rPr>
            <w:rFonts w:ascii="Times New Roman" w:eastAsia="MS Mincho" w:hAnsi="Times New Roman"/>
            <w:szCs w:val="20"/>
            <w:lang w:val="en-US" w:eastAsia="zh-CN"/>
          </w:rPr>
          <w:t>Special</w:t>
        </w:r>
        <w:r w:rsidRPr="00982E91">
          <w:rPr>
            <w:rFonts w:ascii="Times New Roman" w:eastAsia="MS Mincho" w:hAnsi="Times New Roman"/>
            <w:szCs w:val="20"/>
            <w:lang w:val="en-US"/>
          </w:rPr>
          <w:t xml:space="preserve"> </w:t>
        </w:r>
      </w:ins>
      <w:r w:rsidRPr="00982E91">
        <w:rPr>
          <w:rFonts w:ascii="Times New Roman" w:eastAsia="MS Mincho" w:hAnsi="Times New Roman"/>
          <w:szCs w:val="20"/>
          <w:lang w:val="en-US"/>
        </w:rPr>
        <w:t>fields for the DCI format are set according to Table 5.2.1.5.2-1 or Table 5.2.1.5.2-2.</w:t>
      </w:r>
    </w:p>
    <w:p w14:paraId="4B5AC326" w14:textId="77777777" w:rsidR="00982E91" w:rsidRPr="00982E91" w:rsidRDefault="00982E91" w:rsidP="00982E91">
      <w:pPr>
        <w:rPr>
          <w:szCs w:val="20"/>
        </w:rPr>
      </w:pPr>
      <w:r w:rsidRPr="00982E91">
        <w:rPr>
          <w:szCs w:val="20"/>
        </w:rPr>
        <w:t>If validation is achieved, the UE considers the information in the DCI format as a valid activation or valid release of semi-persistent CSI transmission</w:t>
      </w:r>
      <w:ins w:id="471" w:author="CATT" w:date="2018-07-17T15:05:00Z">
        <w:r w:rsidRPr="00982E91">
          <w:rPr>
            <w:rFonts w:eastAsia="SimSun"/>
            <w:szCs w:val="20"/>
          </w:rPr>
          <w:t xml:space="preserve"> on PUSCH</w:t>
        </w:r>
      </w:ins>
      <w:r w:rsidRPr="00982E91">
        <w:rPr>
          <w:szCs w:val="20"/>
        </w:rPr>
        <w:t>. If validation is not achieved, the UE considers the DCI format as having been detected with a non-matching CRC.</w:t>
      </w:r>
    </w:p>
    <w:p w14:paraId="73FD56F4" w14:textId="77777777" w:rsidR="00982E91" w:rsidRPr="00982E91" w:rsidRDefault="00982E91" w:rsidP="00982E91">
      <w:pPr>
        <w:ind w:left="720" w:hanging="720"/>
        <w:jc w:val="center"/>
        <w:rPr>
          <w:rFonts w:eastAsia="SimSun"/>
          <w:iCs/>
          <w:szCs w:val="20"/>
        </w:rPr>
      </w:pPr>
      <w:r w:rsidRPr="00982E91">
        <w:rPr>
          <w:rFonts w:eastAsia="SimSun"/>
          <w:iCs/>
          <w:szCs w:val="20"/>
        </w:rPr>
        <w:lastRenderedPageBreak/>
        <w:t>-------------------   omitted  -----------------</w:t>
      </w:r>
    </w:p>
    <w:p w14:paraId="2DA3A36D" w14:textId="73246720" w:rsidR="00BE33FE" w:rsidRPr="00982E91" w:rsidRDefault="00BE33FE" w:rsidP="00BE33FE">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szCs w:val="20"/>
          <w:lang w:eastAsia="zh-TW"/>
        </w:rPr>
        <w:t>for</w:t>
      </w:r>
      <w:r w:rsidRPr="00982E91">
        <w:rPr>
          <w:szCs w:val="20"/>
          <w:lang w:eastAsia="zh-TW"/>
        </w:rPr>
        <w:t xml:space="preserve"> 38.21</w:t>
      </w:r>
      <w:r>
        <w:rPr>
          <w:szCs w:val="20"/>
          <w:lang w:eastAsia="zh-TW"/>
        </w:rPr>
        <w:t>4</w:t>
      </w:r>
      <w:r w:rsidRPr="00982E91">
        <w:rPr>
          <w:rFonts w:ascii="Times New Roman" w:hAnsi="Times New Roman" w:hint="eastAsia"/>
          <w:szCs w:val="20"/>
        </w:rPr>
        <w:t>-----------------</w:t>
      </w:r>
      <w:r>
        <w:rPr>
          <w:rFonts w:ascii="Times New Roman" w:hAnsi="Times New Roman" w:hint="eastAsia"/>
          <w:szCs w:val="20"/>
        </w:rPr>
        <w:t>----</w:t>
      </w:r>
      <w:r>
        <w:rPr>
          <w:rFonts w:ascii="Times New Roman" w:hAnsi="Times New Roman"/>
          <w:szCs w:val="20"/>
        </w:rPr>
        <w:t>---------------------</w:t>
      </w:r>
      <w:r>
        <w:rPr>
          <w:rFonts w:ascii="Times New Roman" w:hAnsi="Times New Roman" w:hint="eastAsia"/>
          <w:szCs w:val="20"/>
        </w:rPr>
        <w:t>--</w:t>
      </w:r>
    </w:p>
    <w:p w14:paraId="18CD4AA2" w14:textId="77777777" w:rsidR="00982E91" w:rsidRPr="00982E91" w:rsidRDefault="00982E91" w:rsidP="00982E91">
      <w:pPr>
        <w:ind w:left="720" w:hanging="720"/>
        <w:rPr>
          <w:szCs w:val="20"/>
          <w:lang w:eastAsia="x-none"/>
        </w:rPr>
      </w:pPr>
    </w:p>
    <w:p w14:paraId="16B4F0EF" w14:textId="77777777" w:rsidR="00982E91" w:rsidRPr="00BE33FE" w:rsidRDefault="00982E91" w:rsidP="00982E91">
      <w:pPr>
        <w:ind w:left="720" w:hanging="720"/>
        <w:rPr>
          <w:szCs w:val="20"/>
          <w:highlight w:val="green"/>
          <w:lang w:eastAsia="x-none"/>
        </w:rPr>
      </w:pPr>
      <w:r w:rsidRPr="00BE33FE">
        <w:rPr>
          <w:szCs w:val="20"/>
          <w:highlight w:val="green"/>
          <w:lang w:eastAsia="x-none"/>
        </w:rPr>
        <w:t>Agreement</w:t>
      </w:r>
    </w:p>
    <w:p w14:paraId="00833B19" w14:textId="77777777" w:rsidR="00BE33FE" w:rsidRPr="00982E91" w:rsidRDefault="00BE33FE" w:rsidP="00BE33FE">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szCs w:val="20"/>
          <w:lang w:eastAsia="zh-TW"/>
        </w:rPr>
        <w:t>for</w:t>
      </w:r>
      <w:r w:rsidRPr="00982E91">
        <w:rPr>
          <w:szCs w:val="20"/>
          <w:lang w:eastAsia="zh-TW"/>
        </w:rPr>
        <w:t xml:space="preserve"> 38.212</w:t>
      </w:r>
      <w:r w:rsidRPr="00982E91">
        <w:rPr>
          <w:rFonts w:ascii="Times New Roman" w:hAnsi="Times New Roman" w:hint="eastAsia"/>
          <w:szCs w:val="20"/>
        </w:rPr>
        <w:t>-----------------</w:t>
      </w:r>
      <w:r>
        <w:rPr>
          <w:rFonts w:ascii="Times New Roman" w:hAnsi="Times New Roman" w:hint="eastAsia"/>
          <w:szCs w:val="20"/>
        </w:rPr>
        <w:t>----</w:t>
      </w:r>
      <w:r>
        <w:rPr>
          <w:rFonts w:ascii="Times New Roman" w:hAnsi="Times New Roman"/>
          <w:szCs w:val="20"/>
        </w:rPr>
        <w:t>---------------------</w:t>
      </w:r>
      <w:r>
        <w:rPr>
          <w:rFonts w:ascii="Times New Roman" w:hAnsi="Times New Roman" w:hint="eastAsia"/>
          <w:szCs w:val="20"/>
        </w:rPr>
        <w:t>--</w:t>
      </w:r>
    </w:p>
    <w:p w14:paraId="2CCF4EC3" w14:textId="77777777" w:rsidR="00982E91" w:rsidRPr="00982E91" w:rsidRDefault="00982E91" w:rsidP="00982E91">
      <w:pPr>
        <w:rPr>
          <w:color w:val="000000"/>
          <w:szCs w:val="20"/>
        </w:rPr>
      </w:pPr>
      <w:r w:rsidRPr="00982E91">
        <w:rPr>
          <w:color w:val="000000"/>
          <w:szCs w:val="20"/>
        </w:rPr>
        <w:t>6.3.1.1.2</w:t>
      </w:r>
      <w:r w:rsidRPr="00982E91">
        <w:rPr>
          <w:color w:val="000000"/>
          <w:szCs w:val="20"/>
        </w:rPr>
        <w:tab/>
        <w:t>CSI only</w:t>
      </w:r>
    </w:p>
    <w:p w14:paraId="280D5101" w14:textId="77777777" w:rsidR="00982E91" w:rsidRPr="00982E91" w:rsidRDefault="00982E91" w:rsidP="00982E91">
      <w:pPr>
        <w:ind w:left="720" w:hanging="720"/>
        <w:jc w:val="center"/>
        <w:rPr>
          <w:rFonts w:eastAsia="SimSun"/>
          <w:iCs/>
          <w:szCs w:val="20"/>
        </w:rPr>
      </w:pPr>
      <w:r w:rsidRPr="00982E91">
        <w:rPr>
          <w:rFonts w:eastAsia="SimSun"/>
          <w:iCs/>
          <w:szCs w:val="20"/>
        </w:rPr>
        <w:t>-------------------   omitted  -----------------</w:t>
      </w:r>
    </w:p>
    <w:p w14:paraId="21E955C0" w14:textId="77777777" w:rsidR="00982E91" w:rsidRPr="00982E91" w:rsidRDefault="00982E91" w:rsidP="00982E91">
      <w:pPr>
        <w:ind w:left="720" w:hanging="720"/>
        <w:rPr>
          <w:szCs w:val="20"/>
        </w:rPr>
      </w:pPr>
      <w:r w:rsidRPr="00982E91">
        <w:rPr>
          <w:szCs w:val="20"/>
        </w:rPr>
        <w:t xml:space="preserve">The bitwidth for RI/LI/CQI/CRI of </w:t>
      </w:r>
      <w:r w:rsidRPr="00982E91">
        <w:rPr>
          <w:i/>
          <w:szCs w:val="20"/>
        </w:rPr>
        <w:t>codebookType=typeI-SinglePanel</w:t>
      </w:r>
      <w:r w:rsidRPr="00982E91">
        <w:rPr>
          <w:szCs w:val="20"/>
        </w:rPr>
        <w:t xml:space="preserve"> is provided in Tables 6.3.1.1.2-3.</w:t>
      </w:r>
    </w:p>
    <w:p w14:paraId="0F8B7E0B" w14:textId="77777777" w:rsidR="00982E91" w:rsidRPr="00982E91" w:rsidRDefault="00982E91" w:rsidP="00982E91">
      <w:pPr>
        <w:keepNext/>
        <w:keepLines/>
        <w:overflowPunct w:val="0"/>
        <w:autoSpaceDE w:val="0"/>
        <w:autoSpaceDN w:val="0"/>
        <w:adjustRightInd w:val="0"/>
        <w:jc w:val="center"/>
        <w:textAlignment w:val="baseline"/>
        <w:rPr>
          <w:rFonts w:ascii="Arial" w:eastAsia="Times New Roman" w:hAnsi="Arial"/>
          <w:b/>
          <w:szCs w:val="20"/>
          <w:lang w:eastAsia="zh-CN"/>
        </w:rPr>
      </w:pPr>
      <w:r w:rsidRPr="00982E91">
        <w:rPr>
          <w:rFonts w:ascii="Arial" w:eastAsia="Times New Roman" w:hAnsi="Arial"/>
          <w:b/>
          <w:szCs w:val="20"/>
          <w:lang w:eastAsia="en-GB"/>
        </w:rPr>
        <w:t xml:space="preserve">Table </w:t>
      </w:r>
      <w:r w:rsidRPr="00982E91">
        <w:rPr>
          <w:rFonts w:ascii="Arial" w:eastAsia="Times New Roman" w:hAnsi="Arial"/>
          <w:b/>
          <w:szCs w:val="20"/>
          <w:lang w:eastAsia="zh-CN"/>
        </w:rPr>
        <w:t>6.3.1.1.2-3</w:t>
      </w:r>
      <w:r w:rsidRPr="00982E91">
        <w:rPr>
          <w:rFonts w:ascii="Arial" w:eastAsia="Times New Roman" w:hAnsi="Arial"/>
          <w:b/>
          <w:szCs w:val="20"/>
          <w:lang w:eastAsia="en-GB"/>
        </w:rPr>
        <w:t>:</w:t>
      </w:r>
      <w:r w:rsidRPr="00982E91">
        <w:rPr>
          <w:rFonts w:ascii="Arial" w:eastAsia="Times New Roman" w:hAnsi="Arial"/>
          <w:b/>
          <w:szCs w:val="20"/>
          <w:lang w:eastAsia="zh-CN"/>
        </w:rPr>
        <w:t xml:space="preserve"> </w:t>
      </w:r>
      <w:r w:rsidRPr="00982E91">
        <w:rPr>
          <w:rFonts w:ascii="Arial" w:eastAsia="Times New Roman" w:hAnsi="Arial"/>
          <w:b/>
          <w:szCs w:val="20"/>
          <w:lang w:val="en-US" w:eastAsia="en-GB"/>
        </w:rPr>
        <w:t>RI</w:t>
      </w:r>
      <w:r w:rsidRPr="00982E91">
        <w:rPr>
          <w:rFonts w:ascii="Arial" w:eastAsia="Times New Roman" w:hAnsi="Arial"/>
          <w:b/>
          <w:szCs w:val="20"/>
          <w:lang w:val="en-US" w:eastAsia="zh-CN"/>
        </w:rPr>
        <w:t>, LI,</w:t>
      </w:r>
      <w:r w:rsidRPr="00982E91">
        <w:rPr>
          <w:rFonts w:ascii="Arial" w:eastAsia="Times New Roman" w:hAnsi="Arial"/>
          <w:b/>
          <w:szCs w:val="20"/>
          <w:lang w:val="en-US" w:eastAsia="en-GB"/>
        </w:rPr>
        <w:t xml:space="preserve"> </w:t>
      </w:r>
      <w:r w:rsidRPr="00982E91">
        <w:rPr>
          <w:rFonts w:ascii="Arial" w:eastAsia="Times New Roman" w:hAnsi="Arial"/>
          <w:b/>
          <w:szCs w:val="20"/>
          <w:lang w:val="en-US" w:eastAsia="zh-CN"/>
        </w:rPr>
        <w:t xml:space="preserve">CQI, </w:t>
      </w:r>
      <w:r w:rsidRPr="00982E91">
        <w:rPr>
          <w:rFonts w:ascii="Arial" w:eastAsia="Times New Roman" w:hAnsi="Arial"/>
          <w:b/>
          <w:szCs w:val="20"/>
          <w:lang w:val="en-US" w:eastAsia="en-GB"/>
        </w:rPr>
        <w:t>and CRI</w:t>
      </w:r>
      <w:r w:rsidRPr="00982E91">
        <w:rPr>
          <w:rFonts w:ascii="Arial" w:eastAsia="Times New Roman" w:hAnsi="Arial"/>
          <w:b/>
          <w:szCs w:val="20"/>
          <w:lang w:val="en-US" w:eastAsia="zh-CN"/>
        </w:rPr>
        <w:t xml:space="preserve"> </w:t>
      </w:r>
      <w:r w:rsidRPr="00982E91">
        <w:rPr>
          <w:rFonts w:ascii="Arial" w:eastAsia="Times New Roman" w:hAnsi="Arial"/>
          <w:b/>
          <w:szCs w:val="20"/>
          <w:lang w:eastAsia="zh-CN"/>
        </w:rPr>
        <w:t xml:space="preserve">of </w:t>
      </w:r>
      <w:r w:rsidRPr="00982E91">
        <w:rPr>
          <w:rFonts w:ascii="Arial" w:eastAsia="Times New Roman" w:hAnsi="Arial"/>
          <w:b/>
          <w:i/>
          <w:szCs w:val="20"/>
          <w:lang w:val="en-US" w:eastAsia="en-GB"/>
        </w:rPr>
        <w:t>codebookType</w:t>
      </w:r>
      <w:r w:rsidRPr="00982E91">
        <w:rPr>
          <w:rFonts w:ascii="Arial" w:eastAsia="Times New Roman" w:hAnsi="Arial"/>
          <w:b/>
          <w:i/>
          <w:szCs w:val="20"/>
          <w:lang w:val="en-US" w:eastAsia="zh-CN"/>
        </w:rPr>
        <w:t>=typeI-SinglePanel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35"/>
        <w:gridCol w:w="1460"/>
        <w:gridCol w:w="1556"/>
        <w:gridCol w:w="1556"/>
        <w:gridCol w:w="1525"/>
        <w:gridCol w:w="1525"/>
      </w:tblGrid>
      <w:tr w:rsidR="00982E91" w:rsidRPr="00982E91" w14:paraId="40AF0FBB" w14:textId="77777777" w:rsidTr="003D5FBA">
        <w:trPr>
          <w:trHeight w:val="105"/>
          <w:jc w:val="center"/>
        </w:trPr>
        <w:tc>
          <w:tcPr>
            <w:tcW w:w="2235" w:type="dxa"/>
            <w:vMerge w:val="restart"/>
            <w:tcBorders>
              <w:top w:val="single" w:sz="4" w:space="0" w:color="auto"/>
              <w:left w:val="single" w:sz="4" w:space="0" w:color="auto"/>
              <w:bottom w:val="single" w:sz="4" w:space="0" w:color="auto"/>
              <w:right w:val="single" w:sz="4" w:space="0" w:color="auto"/>
            </w:tcBorders>
            <w:shd w:val="clear" w:color="auto" w:fill="E0E0E0"/>
            <w:vAlign w:val="center"/>
            <w:hideMark/>
          </w:tcPr>
          <w:p w14:paraId="756F36EC" w14:textId="77777777" w:rsidR="00982E91" w:rsidRPr="00BE33FE" w:rsidRDefault="00982E91" w:rsidP="00982E91">
            <w:pPr>
              <w:keepNext/>
              <w:keepLines/>
              <w:ind w:left="720" w:hanging="720"/>
              <w:jc w:val="center"/>
              <w:rPr>
                <w:rFonts w:ascii="Arial" w:hAnsi="Arial"/>
                <w:b/>
                <w:sz w:val="18"/>
                <w:szCs w:val="18"/>
              </w:rPr>
            </w:pPr>
            <w:r w:rsidRPr="00BE33FE">
              <w:rPr>
                <w:rFonts w:ascii="Arial" w:hAnsi="Arial"/>
                <w:b/>
                <w:sz w:val="18"/>
                <w:szCs w:val="18"/>
              </w:rPr>
              <w:t>Field</w:t>
            </w:r>
          </w:p>
        </w:tc>
        <w:tc>
          <w:tcPr>
            <w:tcW w:w="7622" w:type="dxa"/>
            <w:gridSpan w:val="5"/>
            <w:tcBorders>
              <w:top w:val="single" w:sz="4" w:space="0" w:color="auto"/>
              <w:left w:val="single" w:sz="4" w:space="0" w:color="auto"/>
              <w:bottom w:val="single" w:sz="4" w:space="0" w:color="auto"/>
              <w:right w:val="single" w:sz="4" w:space="0" w:color="auto"/>
            </w:tcBorders>
            <w:shd w:val="clear" w:color="auto" w:fill="E0E0E0"/>
            <w:vAlign w:val="center"/>
            <w:hideMark/>
          </w:tcPr>
          <w:p w14:paraId="469AEE26" w14:textId="77777777" w:rsidR="00982E91" w:rsidRPr="00BE33FE" w:rsidRDefault="00982E91" w:rsidP="00982E91">
            <w:pPr>
              <w:keepNext/>
              <w:keepLines/>
              <w:ind w:left="720" w:hanging="720"/>
              <w:jc w:val="center"/>
              <w:rPr>
                <w:rFonts w:ascii="Arial" w:hAnsi="Arial"/>
                <w:b/>
                <w:sz w:val="18"/>
                <w:szCs w:val="18"/>
              </w:rPr>
            </w:pPr>
            <w:r w:rsidRPr="00BE33FE">
              <w:rPr>
                <w:rFonts w:ascii="Arial" w:hAnsi="Arial"/>
                <w:b/>
                <w:sz w:val="18"/>
                <w:szCs w:val="18"/>
              </w:rPr>
              <w:t>Bitwidth</w:t>
            </w:r>
          </w:p>
        </w:tc>
      </w:tr>
      <w:tr w:rsidR="00982E91" w:rsidRPr="00982E91" w14:paraId="68365E65" w14:textId="77777777" w:rsidTr="003D5FBA">
        <w:trPr>
          <w:trHeight w:val="105"/>
          <w:jc w:val="center"/>
        </w:trPr>
        <w:tc>
          <w:tcPr>
            <w:tcW w:w="2235" w:type="dxa"/>
            <w:vMerge/>
            <w:tcBorders>
              <w:top w:val="single" w:sz="4" w:space="0" w:color="auto"/>
              <w:left w:val="single" w:sz="4" w:space="0" w:color="auto"/>
              <w:bottom w:val="single" w:sz="4" w:space="0" w:color="auto"/>
              <w:right w:val="single" w:sz="4" w:space="0" w:color="auto"/>
            </w:tcBorders>
            <w:vAlign w:val="center"/>
            <w:hideMark/>
          </w:tcPr>
          <w:p w14:paraId="16FB504E" w14:textId="77777777" w:rsidR="00982E91" w:rsidRPr="00BE33FE" w:rsidRDefault="00982E91" w:rsidP="00982E91">
            <w:pPr>
              <w:ind w:left="720" w:hanging="720"/>
              <w:rPr>
                <w:rFonts w:ascii="Arial" w:hAnsi="Arial"/>
                <w:b/>
                <w:sz w:val="18"/>
                <w:szCs w:val="18"/>
              </w:rPr>
            </w:pPr>
          </w:p>
        </w:tc>
        <w:tc>
          <w:tcPr>
            <w:tcW w:w="1460" w:type="dxa"/>
            <w:vMerge w:val="restart"/>
            <w:tcBorders>
              <w:top w:val="single" w:sz="4" w:space="0" w:color="auto"/>
              <w:left w:val="single" w:sz="4" w:space="0" w:color="auto"/>
              <w:bottom w:val="single" w:sz="4" w:space="0" w:color="auto"/>
              <w:right w:val="single" w:sz="4" w:space="0" w:color="auto"/>
            </w:tcBorders>
            <w:shd w:val="clear" w:color="auto" w:fill="E0E0E0"/>
            <w:vAlign w:val="center"/>
            <w:hideMark/>
          </w:tcPr>
          <w:p w14:paraId="42446BDF" w14:textId="77777777" w:rsidR="00982E91" w:rsidRPr="00BE33FE" w:rsidRDefault="00982E91" w:rsidP="00982E91">
            <w:pPr>
              <w:keepNext/>
              <w:keepLines/>
              <w:jc w:val="center"/>
              <w:rPr>
                <w:rFonts w:ascii="Arial" w:hAnsi="Arial"/>
                <w:b/>
                <w:sz w:val="18"/>
                <w:szCs w:val="18"/>
              </w:rPr>
            </w:pPr>
            <w:r w:rsidRPr="00BE33FE">
              <w:rPr>
                <w:rFonts w:ascii="Arial" w:hAnsi="Arial"/>
                <w:b/>
                <w:sz w:val="18"/>
                <w:szCs w:val="18"/>
              </w:rPr>
              <w:t>1 antenna port</w:t>
            </w:r>
          </w:p>
        </w:tc>
        <w:tc>
          <w:tcPr>
            <w:tcW w:w="1556" w:type="dxa"/>
            <w:vMerge w:val="restart"/>
            <w:tcBorders>
              <w:top w:val="single" w:sz="4" w:space="0" w:color="auto"/>
              <w:left w:val="single" w:sz="4" w:space="0" w:color="auto"/>
              <w:bottom w:val="single" w:sz="4" w:space="0" w:color="auto"/>
              <w:right w:val="single" w:sz="4" w:space="0" w:color="auto"/>
            </w:tcBorders>
            <w:shd w:val="clear" w:color="auto" w:fill="E0E0E0"/>
            <w:vAlign w:val="center"/>
            <w:hideMark/>
          </w:tcPr>
          <w:p w14:paraId="55EB11F1" w14:textId="77777777" w:rsidR="00982E91" w:rsidRPr="00BE33FE" w:rsidRDefault="00982E91" w:rsidP="00982E91">
            <w:pPr>
              <w:keepNext/>
              <w:keepLines/>
              <w:jc w:val="center"/>
              <w:rPr>
                <w:rFonts w:ascii="Arial" w:hAnsi="Arial"/>
                <w:b/>
                <w:sz w:val="18"/>
                <w:szCs w:val="18"/>
              </w:rPr>
            </w:pPr>
            <w:r w:rsidRPr="00BE33FE">
              <w:rPr>
                <w:rFonts w:ascii="Arial" w:hAnsi="Arial"/>
                <w:b/>
                <w:sz w:val="18"/>
                <w:szCs w:val="18"/>
              </w:rPr>
              <w:t>2 antenna ports</w:t>
            </w:r>
          </w:p>
        </w:tc>
        <w:tc>
          <w:tcPr>
            <w:tcW w:w="1556" w:type="dxa"/>
            <w:vMerge w:val="restart"/>
            <w:tcBorders>
              <w:top w:val="single" w:sz="4" w:space="0" w:color="auto"/>
              <w:left w:val="single" w:sz="4" w:space="0" w:color="auto"/>
              <w:bottom w:val="single" w:sz="4" w:space="0" w:color="auto"/>
              <w:right w:val="single" w:sz="4" w:space="0" w:color="auto"/>
            </w:tcBorders>
            <w:shd w:val="clear" w:color="auto" w:fill="E0E0E0"/>
            <w:vAlign w:val="center"/>
            <w:hideMark/>
          </w:tcPr>
          <w:p w14:paraId="361C32C7" w14:textId="77777777" w:rsidR="00982E91" w:rsidRPr="00BE33FE" w:rsidRDefault="00982E91" w:rsidP="00982E91">
            <w:pPr>
              <w:keepNext/>
              <w:keepLines/>
              <w:jc w:val="center"/>
              <w:rPr>
                <w:rFonts w:ascii="Arial" w:hAnsi="Arial"/>
                <w:b/>
                <w:sz w:val="18"/>
                <w:szCs w:val="18"/>
              </w:rPr>
            </w:pPr>
            <w:r w:rsidRPr="00BE33FE">
              <w:rPr>
                <w:rFonts w:ascii="Arial" w:hAnsi="Arial"/>
                <w:b/>
                <w:sz w:val="18"/>
                <w:szCs w:val="18"/>
              </w:rPr>
              <w:t>4 antenna ports</w:t>
            </w:r>
          </w:p>
        </w:tc>
        <w:tc>
          <w:tcPr>
            <w:tcW w:w="3050" w:type="dxa"/>
            <w:gridSpan w:val="2"/>
            <w:tcBorders>
              <w:top w:val="single" w:sz="4" w:space="0" w:color="auto"/>
              <w:left w:val="single" w:sz="4" w:space="0" w:color="auto"/>
              <w:bottom w:val="single" w:sz="4" w:space="0" w:color="auto"/>
              <w:right w:val="single" w:sz="4" w:space="0" w:color="auto"/>
            </w:tcBorders>
            <w:shd w:val="clear" w:color="auto" w:fill="E0E0E0"/>
            <w:hideMark/>
          </w:tcPr>
          <w:p w14:paraId="72D4C92B" w14:textId="77777777" w:rsidR="00982E91" w:rsidRPr="00BE33FE" w:rsidRDefault="00982E91" w:rsidP="00982E91">
            <w:pPr>
              <w:keepNext/>
              <w:keepLines/>
              <w:ind w:left="720" w:hanging="720"/>
              <w:jc w:val="center"/>
              <w:rPr>
                <w:rFonts w:ascii="Arial" w:hAnsi="Arial"/>
                <w:b/>
                <w:sz w:val="18"/>
                <w:szCs w:val="18"/>
              </w:rPr>
            </w:pPr>
            <w:r w:rsidRPr="00BE33FE">
              <w:rPr>
                <w:rFonts w:ascii="Arial" w:hAnsi="Arial"/>
                <w:b/>
                <w:sz w:val="18"/>
                <w:szCs w:val="18"/>
              </w:rPr>
              <w:t>&gt;4 antenna ports</w:t>
            </w:r>
          </w:p>
        </w:tc>
      </w:tr>
      <w:tr w:rsidR="00982E91" w:rsidRPr="00982E91" w14:paraId="2B3E68B9" w14:textId="77777777" w:rsidTr="003D5FBA">
        <w:trPr>
          <w:trHeight w:val="105"/>
          <w:jc w:val="center"/>
        </w:trPr>
        <w:tc>
          <w:tcPr>
            <w:tcW w:w="2235" w:type="dxa"/>
            <w:vMerge/>
            <w:tcBorders>
              <w:top w:val="single" w:sz="4" w:space="0" w:color="auto"/>
              <w:left w:val="single" w:sz="4" w:space="0" w:color="auto"/>
              <w:bottom w:val="single" w:sz="4" w:space="0" w:color="auto"/>
              <w:right w:val="single" w:sz="4" w:space="0" w:color="auto"/>
            </w:tcBorders>
            <w:vAlign w:val="center"/>
            <w:hideMark/>
          </w:tcPr>
          <w:p w14:paraId="08D03890" w14:textId="77777777" w:rsidR="00982E91" w:rsidRPr="00BE33FE" w:rsidRDefault="00982E91" w:rsidP="00982E91">
            <w:pPr>
              <w:ind w:left="720" w:hanging="720"/>
              <w:rPr>
                <w:rFonts w:ascii="Arial" w:hAnsi="Arial"/>
                <w:b/>
                <w:sz w:val="18"/>
                <w:szCs w:val="18"/>
              </w:rPr>
            </w:pPr>
          </w:p>
        </w:tc>
        <w:tc>
          <w:tcPr>
            <w:tcW w:w="7622" w:type="dxa"/>
            <w:vMerge/>
            <w:tcBorders>
              <w:top w:val="single" w:sz="4" w:space="0" w:color="auto"/>
              <w:left w:val="single" w:sz="4" w:space="0" w:color="auto"/>
              <w:bottom w:val="single" w:sz="4" w:space="0" w:color="auto"/>
              <w:right w:val="single" w:sz="4" w:space="0" w:color="auto"/>
            </w:tcBorders>
            <w:vAlign w:val="center"/>
            <w:hideMark/>
          </w:tcPr>
          <w:p w14:paraId="3716A70F" w14:textId="77777777" w:rsidR="00982E91" w:rsidRPr="00BE33FE" w:rsidRDefault="00982E91" w:rsidP="00982E91">
            <w:pPr>
              <w:ind w:left="720" w:hanging="720"/>
              <w:rPr>
                <w:rFonts w:ascii="Arial" w:hAnsi="Arial"/>
                <w:b/>
                <w:sz w:val="18"/>
                <w:szCs w:val="18"/>
              </w:rPr>
            </w:pPr>
          </w:p>
        </w:tc>
        <w:tc>
          <w:tcPr>
            <w:tcW w:w="1556" w:type="dxa"/>
            <w:vMerge/>
            <w:tcBorders>
              <w:top w:val="single" w:sz="4" w:space="0" w:color="auto"/>
              <w:left w:val="single" w:sz="4" w:space="0" w:color="auto"/>
              <w:bottom w:val="single" w:sz="4" w:space="0" w:color="auto"/>
              <w:right w:val="single" w:sz="4" w:space="0" w:color="auto"/>
            </w:tcBorders>
            <w:vAlign w:val="center"/>
            <w:hideMark/>
          </w:tcPr>
          <w:p w14:paraId="7B13AD82" w14:textId="77777777" w:rsidR="00982E91" w:rsidRPr="00BE33FE" w:rsidRDefault="00982E91" w:rsidP="00982E91">
            <w:pPr>
              <w:ind w:left="720" w:hanging="720"/>
              <w:rPr>
                <w:rFonts w:ascii="Arial" w:hAnsi="Arial"/>
                <w:b/>
                <w:sz w:val="18"/>
                <w:szCs w:val="18"/>
              </w:rPr>
            </w:pPr>
          </w:p>
        </w:tc>
        <w:tc>
          <w:tcPr>
            <w:tcW w:w="1556" w:type="dxa"/>
            <w:vMerge/>
            <w:tcBorders>
              <w:top w:val="single" w:sz="4" w:space="0" w:color="auto"/>
              <w:left w:val="single" w:sz="4" w:space="0" w:color="auto"/>
              <w:bottom w:val="single" w:sz="4" w:space="0" w:color="auto"/>
              <w:right w:val="single" w:sz="4" w:space="0" w:color="auto"/>
            </w:tcBorders>
            <w:vAlign w:val="center"/>
            <w:hideMark/>
          </w:tcPr>
          <w:p w14:paraId="3CF443DF" w14:textId="77777777" w:rsidR="00982E91" w:rsidRPr="00BE33FE" w:rsidRDefault="00982E91" w:rsidP="00982E91">
            <w:pPr>
              <w:ind w:left="720" w:hanging="720"/>
              <w:rPr>
                <w:rFonts w:ascii="Arial" w:hAnsi="Arial"/>
                <w:b/>
                <w:sz w:val="18"/>
                <w:szCs w:val="18"/>
              </w:rPr>
            </w:pPr>
          </w:p>
        </w:tc>
        <w:tc>
          <w:tcPr>
            <w:tcW w:w="1525" w:type="dxa"/>
            <w:tcBorders>
              <w:top w:val="single" w:sz="4" w:space="0" w:color="auto"/>
              <w:left w:val="single" w:sz="4" w:space="0" w:color="auto"/>
              <w:bottom w:val="single" w:sz="4" w:space="0" w:color="auto"/>
              <w:right w:val="single" w:sz="4" w:space="0" w:color="auto"/>
            </w:tcBorders>
            <w:shd w:val="clear" w:color="auto" w:fill="E0E0E0"/>
            <w:hideMark/>
          </w:tcPr>
          <w:p w14:paraId="01DC8E5E" w14:textId="77777777" w:rsidR="00982E91" w:rsidRPr="00BE33FE" w:rsidRDefault="00982E91" w:rsidP="00982E91">
            <w:pPr>
              <w:keepNext/>
              <w:keepLines/>
              <w:ind w:left="720" w:hanging="720"/>
              <w:jc w:val="center"/>
              <w:rPr>
                <w:rFonts w:ascii="Arial" w:hAnsi="Arial"/>
                <w:b/>
                <w:sz w:val="18"/>
                <w:szCs w:val="18"/>
              </w:rPr>
            </w:pPr>
            <w:r w:rsidRPr="00BE33FE">
              <w:rPr>
                <w:rFonts w:ascii="Arial" w:hAnsi="Arial"/>
                <w:b/>
                <w:sz w:val="18"/>
                <w:szCs w:val="18"/>
              </w:rPr>
              <w:t>Rank1~4</w:t>
            </w:r>
          </w:p>
        </w:tc>
        <w:tc>
          <w:tcPr>
            <w:tcW w:w="1525" w:type="dxa"/>
            <w:tcBorders>
              <w:top w:val="single" w:sz="4" w:space="0" w:color="auto"/>
              <w:left w:val="single" w:sz="4" w:space="0" w:color="auto"/>
              <w:bottom w:val="single" w:sz="4" w:space="0" w:color="auto"/>
              <w:right w:val="single" w:sz="4" w:space="0" w:color="auto"/>
            </w:tcBorders>
            <w:shd w:val="clear" w:color="auto" w:fill="E0E0E0"/>
            <w:hideMark/>
          </w:tcPr>
          <w:p w14:paraId="054E6326" w14:textId="77777777" w:rsidR="00982E91" w:rsidRPr="00BE33FE" w:rsidRDefault="00982E91" w:rsidP="00982E91">
            <w:pPr>
              <w:keepNext/>
              <w:keepLines/>
              <w:ind w:left="720" w:hanging="720"/>
              <w:jc w:val="center"/>
              <w:rPr>
                <w:rFonts w:ascii="Arial" w:hAnsi="Arial"/>
                <w:b/>
                <w:sz w:val="18"/>
                <w:szCs w:val="18"/>
              </w:rPr>
            </w:pPr>
            <w:r w:rsidRPr="00BE33FE">
              <w:rPr>
                <w:rFonts w:ascii="Arial" w:hAnsi="Arial"/>
                <w:b/>
                <w:sz w:val="18"/>
                <w:szCs w:val="18"/>
              </w:rPr>
              <w:t>Rank5~8</w:t>
            </w:r>
          </w:p>
        </w:tc>
      </w:tr>
      <w:tr w:rsidR="00982E91" w:rsidRPr="00982E91" w14:paraId="7040283E" w14:textId="77777777" w:rsidTr="003D5FBA">
        <w:trPr>
          <w:jc w:val="center"/>
        </w:trPr>
        <w:tc>
          <w:tcPr>
            <w:tcW w:w="2235" w:type="dxa"/>
            <w:tcBorders>
              <w:top w:val="single" w:sz="4" w:space="0" w:color="auto"/>
              <w:left w:val="single" w:sz="4" w:space="0" w:color="auto"/>
              <w:bottom w:val="single" w:sz="4" w:space="0" w:color="auto"/>
              <w:right w:val="single" w:sz="4" w:space="0" w:color="auto"/>
            </w:tcBorders>
            <w:vAlign w:val="center"/>
            <w:hideMark/>
          </w:tcPr>
          <w:p w14:paraId="1444495B" w14:textId="77777777" w:rsidR="00982E91" w:rsidRPr="00BE33FE" w:rsidRDefault="00982E91" w:rsidP="00982E91">
            <w:pPr>
              <w:keepNext/>
              <w:keepLines/>
              <w:ind w:left="720" w:hanging="720"/>
              <w:jc w:val="center"/>
              <w:rPr>
                <w:rFonts w:ascii="Arial" w:hAnsi="Arial"/>
                <w:sz w:val="18"/>
                <w:szCs w:val="18"/>
              </w:rPr>
            </w:pPr>
            <w:r w:rsidRPr="00BE33FE">
              <w:rPr>
                <w:rFonts w:ascii="Arial" w:hAnsi="Arial"/>
                <w:sz w:val="18"/>
                <w:szCs w:val="18"/>
              </w:rPr>
              <w:t>Rank Indicator</w:t>
            </w:r>
          </w:p>
        </w:tc>
        <w:tc>
          <w:tcPr>
            <w:tcW w:w="1460" w:type="dxa"/>
            <w:tcBorders>
              <w:top w:val="single" w:sz="4" w:space="0" w:color="auto"/>
              <w:left w:val="single" w:sz="4" w:space="0" w:color="auto"/>
              <w:bottom w:val="single" w:sz="4" w:space="0" w:color="auto"/>
              <w:right w:val="single" w:sz="4" w:space="0" w:color="auto"/>
            </w:tcBorders>
            <w:vAlign w:val="center"/>
            <w:hideMark/>
          </w:tcPr>
          <w:p w14:paraId="1ABEEF95" w14:textId="77777777" w:rsidR="00982E91" w:rsidRPr="00BE33FE" w:rsidRDefault="00982E91" w:rsidP="00982E91">
            <w:pPr>
              <w:keepNext/>
              <w:keepLines/>
              <w:ind w:left="720" w:hanging="720"/>
              <w:jc w:val="center"/>
              <w:rPr>
                <w:rFonts w:ascii="Arial" w:eastAsia="Calibri" w:hAnsi="Arial"/>
                <w:sz w:val="18"/>
                <w:szCs w:val="18"/>
              </w:rPr>
            </w:pPr>
            <w:r w:rsidRPr="00BE33FE">
              <w:rPr>
                <w:rFonts w:ascii="Arial" w:eastAsia="Calibri" w:hAnsi="Arial"/>
                <w:sz w:val="18"/>
                <w:szCs w:val="18"/>
              </w:rPr>
              <w:t>0</w:t>
            </w:r>
          </w:p>
        </w:tc>
        <w:tc>
          <w:tcPr>
            <w:tcW w:w="1556" w:type="dxa"/>
            <w:tcBorders>
              <w:top w:val="single" w:sz="4" w:space="0" w:color="auto"/>
              <w:left w:val="single" w:sz="4" w:space="0" w:color="auto"/>
              <w:bottom w:val="single" w:sz="4" w:space="0" w:color="auto"/>
              <w:right w:val="single" w:sz="4" w:space="0" w:color="auto"/>
            </w:tcBorders>
            <w:vAlign w:val="center"/>
            <w:hideMark/>
          </w:tcPr>
          <w:p w14:paraId="29F9D5D9" w14:textId="124D9C0C" w:rsidR="00982E91" w:rsidRPr="00BE33FE" w:rsidRDefault="00982E91" w:rsidP="00982E91">
            <w:pPr>
              <w:keepNext/>
              <w:keepLines/>
              <w:ind w:left="720" w:hanging="720"/>
              <w:jc w:val="center"/>
              <w:rPr>
                <w:rFonts w:ascii="Arial" w:hAnsi="Arial"/>
                <w:sz w:val="18"/>
                <w:szCs w:val="18"/>
              </w:rPr>
            </w:pPr>
            <w:r w:rsidRPr="00BE33FE">
              <w:rPr>
                <w:rFonts w:ascii="Arial" w:eastAsia="Calibri" w:hAnsi="Arial"/>
                <w:noProof/>
                <w:position w:val="-12"/>
                <w:sz w:val="18"/>
                <w:szCs w:val="18"/>
                <w:lang w:eastAsia="en-GB"/>
              </w:rPr>
              <w:drawing>
                <wp:inline distT="0" distB="0" distL="0" distR="0" wp14:anchorId="1A23A63E" wp14:editId="32E18F92">
                  <wp:extent cx="807720" cy="160020"/>
                  <wp:effectExtent l="0" t="0" r="0" b="0"/>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9"/>
                          <pic:cNvPicPr>
                            <a:picLocks noChangeAspect="1" noChangeArrowheads="1"/>
                          </pic:cNvPicPr>
                        </pic:nvPicPr>
                        <pic:blipFill>
                          <a:blip r:embed="rId943" cstate="print">
                            <a:extLst>
                              <a:ext uri="{28A0092B-C50C-407E-A947-70E740481C1C}">
                                <a14:useLocalDpi xmlns:a14="http://schemas.microsoft.com/office/drawing/2010/main" val="0"/>
                              </a:ext>
                            </a:extLst>
                          </a:blip>
                          <a:srcRect/>
                          <a:stretch>
                            <a:fillRect/>
                          </a:stretch>
                        </pic:blipFill>
                        <pic:spPr bwMode="auto">
                          <a:xfrm>
                            <a:off x="0" y="0"/>
                            <a:ext cx="807720" cy="160020"/>
                          </a:xfrm>
                          <a:prstGeom prst="rect">
                            <a:avLst/>
                          </a:prstGeom>
                          <a:noFill/>
                          <a:ln>
                            <a:noFill/>
                          </a:ln>
                        </pic:spPr>
                      </pic:pic>
                    </a:graphicData>
                  </a:graphic>
                </wp:inline>
              </w:drawing>
            </w:r>
          </w:p>
        </w:tc>
        <w:tc>
          <w:tcPr>
            <w:tcW w:w="1556" w:type="dxa"/>
            <w:tcBorders>
              <w:top w:val="single" w:sz="4" w:space="0" w:color="auto"/>
              <w:left w:val="single" w:sz="4" w:space="0" w:color="auto"/>
              <w:bottom w:val="single" w:sz="4" w:space="0" w:color="auto"/>
              <w:right w:val="single" w:sz="4" w:space="0" w:color="auto"/>
            </w:tcBorders>
            <w:vAlign w:val="center"/>
            <w:hideMark/>
          </w:tcPr>
          <w:p w14:paraId="708DB631" w14:textId="66BFF1C5" w:rsidR="00982E91" w:rsidRPr="00BE33FE" w:rsidRDefault="00982E91" w:rsidP="00982E91">
            <w:pPr>
              <w:keepNext/>
              <w:keepLines/>
              <w:ind w:left="720" w:hanging="720"/>
              <w:jc w:val="center"/>
              <w:rPr>
                <w:rFonts w:ascii="Arial" w:hAnsi="Arial"/>
                <w:sz w:val="18"/>
                <w:szCs w:val="18"/>
              </w:rPr>
            </w:pPr>
            <w:r w:rsidRPr="00BE33FE">
              <w:rPr>
                <w:rFonts w:ascii="Arial" w:eastAsia="Calibri" w:hAnsi="Arial"/>
                <w:noProof/>
                <w:position w:val="-12"/>
                <w:sz w:val="18"/>
                <w:szCs w:val="18"/>
                <w:lang w:eastAsia="en-GB"/>
              </w:rPr>
              <w:drawing>
                <wp:inline distT="0" distB="0" distL="0" distR="0" wp14:anchorId="64AD6819" wp14:editId="50805815">
                  <wp:extent cx="830580" cy="160020"/>
                  <wp:effectExtent l="0" t="0" r="7620" b="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8"/>
                          <pic:cNvPicPr>
                            <a:picLocks noChangeAspect="1" noChangeArrowheads="1"/>
                          </pic:cNvPicPr>
                        </pic:nvPicPr>
                        <pic:blipFill>
                          <a:blip r:embed="rId944" cstate="print">
                            <a:extLst>
                              <a:ext uri="{28A0092B-C50C-407E-A947-70E740481C1C}">
                                <a14:useLocalDpi xmlns:a14="http://schemas.microsoft.com/office/drawing/2010/main" val="0"/>
                              </a:ext>
                            </a:extLst>
                          </a:blip>
                          <a:srcRect/>
                          <a:stretch>
                            <a:fillRect/>
                          </a:stretch>
                        </pic:blipFill>
                        <pic:spPr bwMode="auto">
                          <a:xfrm>
                            <a:off x="0" y="0"/>
                            <a:ext cx="830580" cy="160020"/>
                          </a:xfrm>
                          <a:prstGeom prst="rect">
                            <a:avLst/>
                          </a:prstGeom>
                          <a:noFill/>
                          <a:ln>
                            <a:noFill/>
                          </a:ln>
                        </pic:spPr>
                      </pic:pic>
                    </a:graphicData>
                  </a:graphic>
                </wp:inline>
              </w:drawing>
            </w:r>
          </w:p>
        </w:tc>
        <w:tc>
          <w:tcPr>
            <w:tcW w:w="1525" w:type="dxa"/>
            <w:tcBorders>
              <w:top w:val="single" w:sz="4" w:space="0" w:color="auto"/>
              <w:left w:val="single" w:sz="4" w:space="0" w:color="auto"/>
              <w:bottom w:val="single" w:sz="4" w:space="0" w:color="auto"/>
              <w:right w:val="single" w:sz="4" w:space="0" w:color="auto"/>
            </w:tcBorders>
            <w:hideMark/>
          </w:tcPr>
          <w:p w14:paraId="07935B85" w14:textId="5843028A" w:rsidR="00982E91" w:rsidRPr="00BE33FE" w:rsidRDefault="00982E91" w:rsidP="00982E91">
            <w:pPr>
              <w:keepNext/>
              <w:keepLines/>
              <w:ind w:left="720" w:hanging="720"/>
              <w:jc w:val="center"/>
              <w:rPr>
                <w:rFonts w:ascii="Arial" w:hAnsi="Arial"/>
                <w:sz w:val="18"/>
                <w:szCs w:val="18"/>
              </w:rPr>
            </w:pPr>
            <w:r w:rsidRPr="00BE33FE">
              <w:rPr>
                <w:rFonts w:ascii="Arial" w:eastAsia="Calibri" w:hAnsi="Arial"/>
                <w:noProof/>
                <w:position w:val="-12"/>
                <w:sz w:val="18"/>
                <w:szCs w:val="18"/>
                <w:lang w:eastAsia="en-GB"/>
              </w:rPr>
              <w:drawing>
                <wp:inline distT="0" distB="0" distL="0" distR="0" wp14:anchorId="6B7F742D" wp14:editId="29706798">
                  <wp:extent cx="495300" cy="160020"/>
                  <wp:effectExtent l="0" t="0" r="0"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7"/>
                          <pic:cNvPicPr>
                            <a:picLocks noChangeAspect="1" noChangeArrowheads="1"/>
                          </pic:cNvPicPr>
                        </pic:nvPicPr>
                        <pic:blipFill>
                          <a:blip r:embed="rId945" cstate="print">
                            <a:extLst>
                              <a:ext uri="{28A0092B-C50C-407E-A947-70E740481C1C}">
                                <a14:useLocalDpi xmlns:a14="http://schemas.microsoft.com/office/drawing/2010/main" val="0"/>
                              </a:ext>
                            </a:extLst>
                          </a:blip>
                          <a:srcRect/>
                          <a:stretch>
                            <a:fillRect/>
                          </a:stretch>
                        </pic:blipFill>
                        <pic:spPr bwMode="auto">
                          <a:xfrm>
                            <a:off x="0" y="0"/>
                            <a:ext cx="495300" cy="160020"/>
                          </a:xfrm>
                          <a:prstGeom prst="rect">
                            <a:avLst/>
                          </a:prstGeom>
                          <a:noFill/>
                          <a:ln>
                            <a:noFill/>
                          </a:ln>
                        </pic:spPr>
                      </pic:pic>
                    </a:graphicData>
                  </a:graphic>
                </wp:inline>
              </w:drawing>
            </w:r>
          </w:p>
        </w:tc>
        <w:tc>
          <w:tcPr>
            <w:tcW w:w="1525" w:type="dxa"/>
            <w:tcBorders>
              <w:top w:val="single" w:sz="4" w:space="0" w:color="auto"/>
              <w:left w:val="single" w:sz="4" w:space="0" w:color="auto"/>
              <w:bottom w:val="single" w:sz="4" w:space="0" w:color="auto"/>
              <w:right w:val="single" w:sz="4" w:space="0" w:color="auto"/>
            </w:tcBorders>
            <w:hideMark/>
          </w:tcPr>
          <w:p w14:paraId="3B2AB3CA" w14:textId="670D9907" w:rsidR="00982E91" w:rsidRPr="00BE33FE" w:rsidRDefault="00982E91" w:rsidP="00982E91">
            <w:pPr>
              <w:keepNext/>
              <w:keepLines/>
              <w:ind w:left="720" w:hanging="720"/>
              <w:jc w:val="center"/>
              <w:rPr>
                <w:rFonts w:ascii="Arial" w:hAnsi="Arial"/>
                <w:sz w:val="18"/>
                <w:szCs w:val="18"/>
              </w:rPr>
            </w:pPr>
            <w:r w:rsidRPr="00BE33FE">
              <w:rPr>
                <w:rFonts w:ascii="Arial" w:eastAsia="Calibri" w:hAnsi="Arial"/>
                <w:noProof/>
                <w:position w:val="-12"/>
                <w:sz w:val="18"/>
                <w:szCs w:val="18"/>
                <w:lang w:eastAsia="en-GB"/>
              </w:rPr>
              <w:drawing>
                <wp:inline distT="0" distB="0" distL="0" distR="0" wp14:anchorId="1398CE2C" wp14:editId="3726D030">
                  <wp:extent cx="495300" cy="160020"/>
                  <wp:effectExtent l="0" t="0" r="0" b="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6"/>
                          <pic:cNvPicPr>
                            <a:picLocks noChangeAspect="1" noChangeArrowheads="1"/>
                          </pic:cNvPicPr>
                        </pic:nvPicPr>
                        <pic:blipFill>
                          <a:blip r:embed="rId946" cstate="print">
                            <a:extLst>
                              <a:ext uri="{28A0092B-C50C-407E-A947-70E740481C1C}">
                                <a14:useLocalDpi xmlns:a14="http://schemas.microsoft.com/office/drawing/2010/main" val="0"/>
                              </a:ext>
                            </a:extLst>
                          </a:blip>
                          <a:srcRect/>
                          <a:stretch>
                            <a:fillRect/>
                          </a:stretch>
                        </pic:blipFill>
                        <pic:spPr bwMode="auto">
                          <a:xfrm>
                            <a:off x="0" y="0"/>
                            <a:ext cx="495300" cy="160020"/>
                          </a:xfrm>
                          <a:prstGeom prst="rect">
                            <a:avLst/>
                          </a:prstGeom>
                          <a:noFill/>
                          <a:ln>
                            <a:noFill/>
                          </a:ln>
                        </pic:spPr>
                      </pic:pic>
                    </a:graphicData>
                  </a:graphic>
                </wp:inline>
              </w:drawing>
            </w:r>
          </w:p>
        </w:tc>
      </w:tr>
      <w:tr w:rsidR="00982E91" w:rsidRPr="00982E91" w14:paraId="40E4969F" w14:textId="77777777" w:rsidTr="003D5FBA">
        <w:trPr>
          <w:jc w:val="center"/>
        </w:trPr>
        <w:tc>
          <w:tcPr>
            <w:tcW w:w="2235" w:type="dxa"/>
            <w:tcBorders>
              <w:top w:val="single" w:sz="4" w:space="0" w:color="auto"/>
              <w:left w:val="single" w:sz="4" w:space="0" w:color="auto"/>
              <w:bottom w:val="single" w:sz="4" w:space="0" w:color="auto"/>
              <w:right w:val="single" w:sz="4" w:space="0" w:color="auto"/>
            </w:tcBorders>
            <w:vAlign w:val="center"/>
            <w:hideMark/>
          </w:tcPr>
          <w:p w14:paraId="6854C6E3" w14:textId="77777777" w:rsidR="00982E91" w:rsidRPr="00BE33FE" w:rsidRDefault="00982E91" w:rsidP="00982E91">
            <w:pPr>
              <w:keepNext/>
              <w:keepLines/>
              <w:ind w:left="720" w:hanging="720"/>
              <w:jc w:val="center"/>
              <w:rPr>
                <w:rFonts w:ascii="Arial" w:hAnsi="Arial"/>
                <w:sz w:val="18"/>
                <w:szCs w:val="18"/>
              </w:rPr>
            </w:pPr>
            <w:r w:rsidRPr="00BE33FE">
              <w:rPr>
                <w:rFonts w:ascii="Arial" w:hAnsi="Arial"/>
                <w:sz w:val="18"/>
                <w:szCs w:val="18"/>
              </w:rPr>
              <w:t>Layer Indicator</w:t>
            </w:r>
          </w:p>
        </w:tc>
        <w:tc>
          <w:tcPr>
            <w:tcW w:w="1460" w:type="dxa"/>
            <w:tcBorders>
              <w:top w:val="single" w:sz="4" w:space="0" w:color="auto"/>
              <w:left w:val="single" w:sz="4" w:space="0" w:color="auto"/>
              <w:bottom w:val="single" w:sz="4" w:space="0" w:color="auto"/>
              <w:right w:val="single" w:sz="4" w:space="0" w:color="auto"/>
            </w:tcBorders>
            <w:vAlign w:val="center"/>
            <w:hideMark/>
          </w:tcPr>
          <w:p w14:paraId="175ECFC1" w14:textId="77777777" w:rsidR="00982E91" w:rsidRPr="00BE33FE" w:rsidRDefault="00982E91" w:rsidP="00982E91">
            <w:pPr>
              <w:keepNext/>
              <w:keepLines/>
              <w:ind w:left="720" w:hanging="720"/>
              <w:jc w:val="center"/>
              <w:rPr>
                <w:rFonts w:ascii="Arial" w:eastAsia="Calibri" w:hAnsi="Arial"/>
                <w:sz w:val="18"/>
                <w:szCs w:val="18"/>
              </w:rPr>
            </w:pPr>
            <w:r w:rsidRPr="00BE33FE">
              <w:rPr>
                <w:rFonts w:ascii="Arial" w:eastAsia="Calibri" w:hAnsi="Arial"/>
                <w:sz w:val="18"/>
                <w:szCs w:val="18"/>
              </w:rPr>
              <w:t>0</w:t>
            </w:r>
          </w:p>
        </w:tc>
        <w:tc>
          <w:tcPr>
            <w:tcW w:w="1556" w:type="dxa"/>
            <w:tcBorders>
              <w:top w:val="single" w:sz="4" w:space="0" w:color="auto"/>
              <w:left w:val="single" w:sz="4" w:space="0" w:color="auto"/>
              <w:bottom w:val="single" w:sz="4" w:space="0" w:color="auto"/>
              <w:right w:val="single" w:sz="4" w:space="0" w:color="auto"/>
            </w:tcBorders>
            <w:vAlign w:val="center"/>
            <w:hideMark/>
          </w:tcPr>
          <w:p w14:paraId="2B54D80F" w14:textId="70FB589B" w:rsidR="00982E91" w:rsidRPr="00BE33FE" w:rsidRDefault="00982E91" w:rsidP="00982E91">
            <w:pPr>
              <w:keepNext/>
              <w:keepLines/>
              <w:ind w:left="720" w:hanging="720"/>
              <w:jc w:val="center"/>
              <w:rPr>
                <w:rFonts w:ascii="Arial" w:hAnsi="Arial"/>
                <w:sz w:val="18"/>
                <w:szCs w:val="18"/>
              </w:rPr>
            </w:pPr>
            <w:r w:rsidRPr="00BE33FE">
              <w:rPr>
                <w:rFonts w:ascii="Arial" w:eastAsia="Calibri" w:hAnsi="Arial"/>
                <w:noProof/>
                <w:position w:val="-12"/>
                <w:sz w:val="18"/>
                <w:szCs w:val="18"/>
                <w:lang w:eastAsia="en-GB"/>
              </w:rPr>
              <w:drawing>
                <wp:inline distT="0" distB="0" distL="0" distR="0" wp14:anchorId="682A3025" wp14:editId="4BD2CC7B">
                  <wp:extent cx="807720" cy="160020"/>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5"/>
                          <pic:cNvPicPr>
                            <a:picLocks noChangeAspect="1" noChangeArrowheads="1"/>
                          </pic:cNvPicPr>
                        </pic:nvPicPr>
                        <pic:blipFill>
                          <a:blip r:embed="rId947" cstate="print">
                            <a:extLst>
                              <a:ext uri="{28A0092B-C50C-407E-A947-70E740481C1C}">
                                <a14:useLocalDpi xmlns:a14="http://schemas.microsoft.com/office/drawing/2010/main" val="0"/>
                              </a:ext>
                            </a:extLst>
                          </a:blip>
                          <a:srcRect/>
                          <a:stretch>
                            <a:fillRect/>
                          </a:stretch>
                        </pic:blipFill>
                        <pic:spPr bwMode="auto">
                          <a:xfrm>
                            <a:off x="0" y="0"/>
                            <a:ext cx="807720" cy="160020"/>
                          </a:xfrm>
                          <a:prstGeom prst="rect">
                            <a:avLst/>
                          </a:prstGeom>
                          <a:noFill/>
                          <a:ln>
                            <a:noFill/>
                          </a:ln>
                        </pic:spPr>
                      </pic:pic>
                    </a:graphicData>
                  </a:graphic>
                </wp:inline>
              </w:drawing>
            </w:r>
          </w:p>
          <w:p w14:paraId="70F19315" w14:textId="77777777" w:rsidR="00982E91" w:rsidRPr="00BE33FE" w:rsidRDefault="001B7BF2" w:rsidP="00982E91">
            <w:pPr>
              <w:keepNext/>
              <w:keepLines/>
              <w:ind w:left="720" w:hanging="720"/>
              <w:jc w:val="center"/>
              <w:rPr>
                <w:rFonts w:ascii="Arial" w:hAnsi="Arial"/>
                <w:strike/>
                <w:sz w:val="18"/>
                <w:szCs w:val="18"/>
                <w:u w:val="single"/>
              </w:rPr>
            </w:pPr>
            <w:ins w:id="472" w:author="Sebastian Faxér" w:date="2018-08-23T16:13:00Z">
              <w:r>
                <w:rPr>
                  <w:color w:val="FF0000"/>
                  <w:position w:val="-12"/>
                  <w:sz w:val="18"/>
                  <w:szCs w:val="18"/>
                  <w:u w:val="single"/>
                </w:rPr>
                <w:pict w14:anchorId="7D0067C5">
                  <v:shape id="_x0000_i1245" type="#_x0000_t75" style="width:45.6pt;height:18.4pt">
                    <v:imagedata r:id="rId948" o:title=""/>
                  </v:shape>
                </w:pict>
              </w:r>
            </w:ins>
          </w:p>
        </w:tc>
        <w:tc>
          <w:tcPr>
            <w:tcW w:w="1556" w:type="dxa"/>
            <w:tcBorders>
              <w:top w:val="single" w:sz="4" w:space="0" w:color="auto"/>
              <w:left w:val="single" w:sz="4" w:space="0" w:color="auto"/>
              <w:bottom w:val="single" w:sz="4" w:space="0" w:color="auto"/>
              <w:right w:val="single" w:sz="4" w:space="0" w:color="auto"/>
            </w:tcBorders>
            <w:vAlign w:val="center"/>
            <w:hideMark/>
          </w:tcPr>
          <w:p w14:paraId="7EA49273" w14:textId="7C3D9577" w:rsidR="00982E91" w:rsidRPr="00BE33FE" w:rsidRDefault="00982E91" w:rsidP="00982E91">
            <w:pPr>
              <w:keepNext/>
              <w:keepLines/>
              <w:ind w:left="720" w:hanging="720"/>
              <w:jc w:val="center"/>
              <w:rPr>
                <w:rFonts w:ascii="Arial" w:hAnsi="Arial"/>
                <w:sz w:val="18"/>
                <w:szCs w:val="18"/>
              </w:rPr>
            </w:pPr>
            <w:r w:rsidRPr="00BE33FE">
              <w:rPr>
                <w:rFonts w:ascii="Arial" w:eastAsia="Calibri" w:hAnsi="Arial"/>
                <w:noProof/>
                <w:position w:val="-12"/>
                <w:sz w:val="18"/>
                <w:szCs w:val="18"/>
                <w:lang w:eastAsia="en-GB"/>
              </w:rPr>
              <w:drawing>
                <wp:inline distT="0" distB="0" distL="0" distR="0" wp14:anchorId="6C900317" wp14:editId="5F954324">
                  <wp:extent cx="807720" cy="160020"/>
                  <wp:effectExtent l="0" t="0" r="0"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4"/>
                          <pic:cNvPicPr>
                            <a:picLocks noChangeAspect="1" noChangeArrowheads="1"/>
                          </pic:cNvPicPr>
                        </pic:nvPicPr>
                        <pic:blipFill>
                          <a:blip r:embed="rId949" cstate="print">
                            <a:extLst>
                              <a:ext uri="{28A0092B-C50C-407E-A947-70E740481C1C}">
                                <a14:useLocalDpi xmlns:a14="http://schemas.microsoft.com/office/drawing/2010/main" val="0"/>
                              </a:ext>
                            </a:extLst>
                          </a:blip>
                          <a:srcRect/>
                          <a:stretch>
                            <a:fillRect/>
                          </a:stretch>
                        </pic:blipFill>
                        <pic:spPr bwMode="auto">
                          <a:xfrm>
                            <a:off x="0" y="0"/>
                            <a:ext cx="807720" cy="160020"/>
                          </a:xfrm>
                          <a:prstGeom prst="rect">
                            <a:avLst/>
                          </a:prstGeom>
                          <a:noFill/>
                          <a:ln>
                            <a:noFill/>
                          </a:ln>
                        </pic:spPr>
                      </pic:pic>
                    </a:graphicData>
                  </a:graphic>
                </wp:inline>
              </w:drawing>
            </w:r>
          </w:p>
        </w:tc>
        <w:tc>
          <w:tcPr>
            <w:tcW w:w="1525" w:type="dxa"/>
            <w:tcBorders>
              <w:top w:val="single" w:sz="4" w:space="0" w:color="auto"/>
              <w:left w:val="single" w:sz="4" w:space="0" w:color="auto"/>
              <w:bottom w:val="single" w:sz="4" w:space="0" w:color="auto"/>
              <w:right w:val="single" w:sz="4" w:space="0" w:color="auto"/>
            </w:tcBorders>
            <w:hideMark/>
          </w:tcPr>
          <w:p w14:paraId="0A932F81" w14:textId="54F43383" w:rsidR="00982E91" w:rsidRPr="00BE33FE" w:rsidRDefault="00982E91" w:rsidP="00982E91">
            <w:pPr>
              <w:keepNext/>
              <w:keepLines/>
              <w:ind w:left="720" w:hanging="720"/>
              <w:jc w:val="center"/>
              <w:rPr>
                <w:rFonts w:ascii="Arial" w:hAnsi="Arial"/>
                <w:sz w:val="18"/>
                <w:szCs w:val="18"/>
              </w:rPr>
            </w:pPr>
            <w:r w:rsidRPr="00BE33FE">
              <w:rPr>
                <w:rFonts w:ascii="Arial" w:eastAsia="Calibri" w:hAnsi="Arial"/>
                <w:noProof/>
                <w:position w:val="-12"/>
                <w:sz w:val="18"/>
                <w:szCs w:val="18"/>
                <w:lang w:eastAsia="en-GB"/>
              </w:rPr>
              <w:drawing>
                <wp:inline distT="0" distB="0" distL="0" distR="0" wp14:anchorId="6BD37AA5" wp14:editId="14E94B23">
                  <wp:extent cx="807720" cy="160020"/>
                  <wp:effectExtent l="0" t="0" r="0"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3"/>
                          <pic:cNvPicPr>
                            <a:picLocks noChangeAspect="1" noChangeArrowheads="1"/>
                          </pic:cNvPicPr>
                        </pic:nvPicPr>
                        <pic:blipFill>
                          <a:blip r:embed="rId949" cstate="print">
                            <a:extLst>
                              <a:ext uri="{28A0092B-C50C-407E-A947-70E740481C1C}">
                                <a14:useLocalDpi xmlns:a14="http://schemas.microsoft.com/office/drawing/2010/main" val="0"/>
                              </a:ext>
                            </a:extLst>
                          </a:blip>
                          <a:srcRect/>
                          <a:stretch>
                            <a:fillRect/>
                          </a:stretch>
                        </pic:blipFill>
                        <pic:spPr bwMode="auto">
                          <a:xfrm>
                            <a:off x="0" y="0"/>
                            <a:ext cx="807720" cy="160020"/>
                          </a:xfrm>
                          <a:prstGeom prst="rect">
                            <a:avLst/>
                          </a:prstGeom>
                          <a:noFill/>
                          <a:ln>
                            <a:noFill/>
                          </a:ln>
                        </pic:spPr>
                      </pic:pic>
                    </a:graphicData>
                  </a:graphic>
                </wp:inline>
              </w:drawing>
            </w:r>
          </w:p>
        </w:tc>
        <w:tc>
          <w:tcPr>
            <w:tcW w:w="1525" w:type="dxa"/>
            <w:tcBorders>
              <w:top w:val="single" w:sz="4" w:space="0" w:color="auto"/>
              <w:left w:val="single" w:sz="4" w:space="0" w:color="auto"/>
              <w:bottom w:val="single" w:sz="4" w:space="0" w:color="auto"/>
              <w:right w:val="single" w:sz="4" w:space="0" w:color="auto"/>
            </w:tcBorders>
            <w:hideMark/>
          </w:tcPr>
          <w:p w14:paraId="4B9226BA" w14:textId="25EFED6C" w:rsidR="00982E91" w:rsidRPr="00BE33FE" w:rsidRDefault="00982E91" w:rsidP="00982E91">
            <w:pPr>
              <w:keepNext/>
              <w:keepLines/>
              <w:ind w:left="720" w:hanging="720"/>
              <w:jc w:val="center"/>
              <w:rPr>
                <w:rFonts w:ascii="Arial" w:hAnsi="Arial"/>
                <w:sz w:val="18"/>
                <w:szCs w:val="18"/>
              </w:rPr>
            </w:pPr>
            <w:r w:rsidRPr="00BE33FE">
              <w:rPr>
                <w:rFonts w:ascii="Arial" w:eastAsia="Calibri" w:hAnsi="Arial"/>
                <w:noProof/>
                <w:position w:val="-12"/>
                <w:sz w:val="18"/>
                <w:szCs w:val="18"/>
                <w:lang w:eastAsia="en-GB"/>
              </w:rPr>
              <w:drawing>
                <wp:inline distT="0" distB="0" distL="0" distR="0" wp14:anchorId="2B14FE5C" wp14:editId="7F6A23E4">
                  <wp:extent cx="807720" cy="160020"/>
                  <wp:effectExtent l="0" t="0" r="0" b="0"/>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2"/>
                          <pic:cNvPicPr>
                            <a:picLocks noChangeAspect="1" noChangeArrowheads="1"/>
                          </pic:cNvPicPr>
                        </pic:nvPicPr>
                        <pic:blipFill>
                          <a:blip r:embed="rId949" cstate="print">
                            <a:extLst>
                              <a:ext uri="{28A0092B-C50C-407E-A947-70E740481C1C}">
                                <a14:useLocalDpi xmlns:a14="http://schemas.microsoft.com/office/drawing/2010/main" val="0"/>
                              </a:ext>
                            </a:extLst>
                          </a:blip>
                          <a:srcRect/>
                          <a:stretch>
                            <a:fillRect/>
                          </a:stretch>
                        </pic:blipFill>
                        <pic:spPr bwMode="auto">
                          <a:xfrm>
                            <a:off x="0" y="0"/>
                            <a:ext cx="807720" cy="160020"/>
                          </a:xfrm>
                          <a:prstGeom prst="rect">
                            <a:avLst/>
                          </a:prstGeom>
                          <a:noFill/>
                          <a:ln>
                            <a:noFill/>
                          </a:ln>
                        </pic:spPr>
                      </pic:pic>
                    </a:graphicData>
                  </a:graphic>
                </wp:inline>
              </w:drawing>
            </w:r>
          </w:p>
        </w:tc>
      </w:tr>
      <w:tr w:rsidR="00982E91" w:rsidRPr="00982E91" w14:paraId="3D66CF69" w14:textId="77777777" w:rsidTr="003D5FBA">
        <w:trPr>
          <w:jc w:val="center"/>
        </w:trPr>
        <w:tc>
          <w:tcPr>
            <w:tcW w:w="2235" w:type="dxa"/>
            <w:tcBorders>
              <w:top w:val="single" w:sz="4" w:space="0" w:color="auto"/>
              <w:left w:val="single" w:sz="4" w:space="0" w:color="auto"/>
              <w:bottom w:val="single" w:sz="4" w:space="0" w:color="auto"/>
              <w:right w:val="single" w:sz="4" w:space="0" w:color="auto"/>
            </w:tcBorders>
            <w:vAlign w:val="center"/>
            <w:hideMark/>
          </w:tcPr>
          <w:p w14:paraId="1C731E91" w14:textId="77777777" w:rsidR="00982E91" w:rsidRPr="00BE33FE" w:rsidRDefault="00982E91" w:rsidP="00982E91">
            <w:pPr>
              <w:keepNext/>
              <w:keepLines/>
              <w:ind w:left="720" w:hanging="720"/>
              <w:jc w:val="center"/>
              <w:rPr>
                <w:rFonts w:ascii="Arial" w:hAnsi="Arial"/>
                <w:sz w:val="18"/>
                <w:szCs w:val="18"/>
              </w:rPr>
            </w:pPr>
            <w:r w:rsidRPr="00BE33FE">
              <w:rPr>
                <w:rFonts w:ascii="Arial" w:hAnsi="Arial"/>
                <w:sz w:val="18"/>
                <w:szCs w:val="18"/>
              </w:rPr>
              <w:t>Wide-band CQI</w:t>
            </w:r>
          </w:p>
        </w:tc>
        <w:tc>
          <w:tcPr>
            <w:tcW w:w="1460" w:type="dxa"/>
            <w:tcBorders>
              <w:top w:val="single" w:sz="4" w:space="0" w:color="auto"/>
              <w:left w:val="single" w:sz="4" w:space="0" w:color="auto"/>
              <w:bottom w:val="single" w:sz="4" w:space="0" w:color="auto"/>
              <w:right w:val="single" w:sz="4" w:space="0" w:color="auto"/>
            </w:tcBorders>
            <w:vAlign w:val="center"/>
            <w:hideMark/>
          </w:tcPr>
          <w:p w14:paraId="07685B20" w14:textId="77777777" w:rsidR="00982E91" w:rsidRPr="00BE33FE" w:rsidRDefault="00982E91" w:rsidP="00982E91">
            <w:pPr>
              <w:keepNext/>
              <w:keepLines/>
              <w:ind w:left="720" w:hanging="720"/>
              <w:jc w:val="center"/>
              <w:rPr>
                <w:rFonts w:ascii="Arial" w:hAnsi="Arial"/>
                <w:sz w:val="18"/>
                <w:szCs w:val="18"/>
              </w:rPr>
            </w:pPr>
            <w:r w:rsidRPr="00BE33FE">
              <w:rPr>
                <w:rFonts w:ascii="Arial" w:hAnsi="Arial"/>
                <w:sz w:val="18"/>
                <w:szCs w:val="18"/>
              </w:rPr>
              <w:t>4</w:t>
            </w:r>
          </w:p>
        </w:tc>
        <w:tc>
          <w:tcPr>
            <w:tcW w:w="1556" w:type="dxa"/>
            <w:tcBorders>
              <w:top w:val="single" w:sz="4" w:space="0" w:color="auto"/>
              <w:left w:val="single" w:sz="4" w:space="0" w:color="auto"/>
              <w:bottom w:val="single" w:sz="4" w:space="0" w:color="auto"/>
              <w:right w:val="single" w:sz="4" w:space="0" w:color="auto"/>
            </w:tcBorders>
            <w:vAlign w:val="center"/>
            <w:hideMark/>
          </w:tcPr>
          <w:p w14:paraId="497C81D0" w14:textId="77777777" w:rsidR="00982E91" w:rsidRPr="00BE33FE" w:rsidRDefault="00982E91" w:rsidP="00982E91">
            <w:pPr>
              <w:keepNext/>
              <w:keepLines/>
              <w:ind w:left="720" w:hanging="720"/>
              <w:jc w:val="center"/>
              <w:rPr>
                <w:rFonts w:ascii="Arial" w:hAnsi="Arial"/>
                <w:sz w:val="18"/>
                <w:szCs w:val="18"/>
              </w:rPr>
            </w:pPr>
            <w:r w:rsidRPr="00BE33FE">
              <w:rPr>
                <w:rFonts w:ascii="Arial" w:hAnsi="Arial"/>
                <w:sz w:val="18"/>
                <w:szCs w:val="18"/>
              </w:rPr>
              <w:t>4</w:t>
            </w:r>
          </w:p>
        </w:tc>
        <w:tc>
          <w:tcPr>
            <w:tcW w:w="1556" w:type="dxa"/>
            <w:tcBorders>
              <w:top w:val="single" w:sz="4" w:space="0" w:color="auto"/>
              <w:left w:val="single" w:sz="4" w:space="0" w:color="auto"/>
              <w:bottom w:val="single" w:sz="4" w:space="0" w:color="auto"/>
              <w:right w:val="single" w:sz="4" w:space="0" w:color="auto"/>
            </w:tcBorders>
            <w:vAlign w:val="center"/>
            <w:hideMark/>
          </w:tcPr>
          <w:p w14:paraId="488CE254" w14:textId="77777777" w:rsidR="00982E91" w:rsidRPr="00BE33FE" w:rsidRDefault="00982E91" w:rsidP="00982E91">
            <w:pPr>
              <w:keepNext/>
              <w:keepLines/>
              <w:ind w:left="720" w:hanging="720"/>
              <w:jc w:val="center"/>
              <w:rPr>
                <w:rFonts w:ascii="Arial" w:hAnsi="Arial"/>
                <w:sz w:val="18"/>
                <w:szCs w:val="18"/>
              </w:rPr>
            </w:pPr>
            <w:r w:rsidRPr="00BE33FE">
              <w:rPr>
                <w:rFonts w:ascii="Arial" w:hAnsi="Arial"/>
                <w:sz w:val="18"/>
                <w:szCs w:val="18"/>
              </w:rPr>
              <w:t>4</w:t>
            </w:r>
          </w:p>
        </w:tc>
        <w:tc>
          <w:tcPr>
            <w:tcW w:w="1525" w:type="dxa"/>
            <w:tcBorders>
              <w:top w:val="single" w:sz="4" w:space="0" w:color="auto"/>
              <w:left w:val="single" w:sz="4" w:space="0" w:color="auto"/>
              <w:bottom w:val="single" w:sz="4" w:space="0" w:color="auto"/>
              <w:right w:val="single" w:sz="4" w:space="0" w:color="auto"/>
            </w:tcBorders>
            <w:hideMark/>
          </w:tcPr>
          <w:p w14:paraId="5FD37B38" w14:textId="77777777" w:rsidR="00982E91" w:rsidRPr="00BE33FE" w:rsidRDefault="00982E91" w:rsidP="00982E91">
            <w:pPr>
              <w:keepNext/>
              <w:keepLines/>
              <w:ind w:left="720" w:hanging="720"/>
              <w:jc w:val="center"/>
              <w:rPr>
                <w:rFonts w:ascii="Arial" w:hAnsi="Arial"/>
                <w:sz w:val="18"/>
                <w:szCs w:val="18"/>
              </w:rPr>
            </w:pPr>
            <w:r w:rsidRPr="00BE33FE">
              <w:rPr>
                <w:rFonts w:ascii="Arial" w:hAnsi="Arial"/>
                <w:sz w:val="18"/>
                <w:szCs w:val="18"/>
              </w:rPr>
              <w:t>4</w:t>
            </w:r>
          </w:p>
        </w:tc>
        <w:tc>
          <w:tcPr>
            <w:tcW w:w="1525" w:type="dxa"/>
            <w:tcBorders>
              <w:top w:val="single" w:sz="4" w:space="0" w:color="auto"/>
              <w:left w:val="single" w:sz="4" w:space="0" w:color="auto"/>
              <w:bottom w:val="single" w:sz="4" w:space="0" w:color="auto"/>
              <w:right w:val="single" w:sz="4" w:space="0" w:color="auto"/>
            </w:tcBorders>
            <w:hideMark/>
          </w:tcPr>
          <w:p w14:paraId="4F2AF0DB" w14:textId="77777777" w:rsidR="00982E91" w:rsidRPr="00BE33FE" w:rsidRDefault="00982E91" w:rsidP="00982E91">
            <w:pPr>
              <w:keepNext/>
              <w:keepLines/>
              <w:ind w:left="720" w:hanging="720"/>
              <w:jc w:val="center"/>
              <w:rPr>
                <w:rFonts w:ascii="Arial" w:hAnsi="Arial"/>
                <w:sz w:val="18"/>
                <w:szCs w:val="18"/>
              </w:rPr>
            </w:pPr>
            <w:r w:rsidRPr="00BE33FE">
              <w:rPr>
                <w:rFonts w:ascii="Arial" w:hAnsi="Arial"/>
                <w:sz w:val="18"/>
                <w:szCs w:val="18"/>
              </w:rPr>
              <w:t>8</w:t>
            </w:r>
          </w:p>
        </w:tc>
      </w:tr>
      <w:tr w:rsidR="00982E91" w:rsidRPr="00982E91" w14:paraId="2E8EFCF8" w14:textId="77777777" w:rsidTr="003D5FBA">
        <w:trPr>
          <w:jc w:val="center"/>
        </w:trPr>
        <w:tc>
          <w:tcPr>
            <w:tcW w:w="2235" w:type="dxa"/>
            <w:tcBorders>
              <w:top w:val="single" w:sz="4" w:space="0" w:color="auto"/>
              <w:left w:val="single" w:sz="4" w:space="0" w:color="auto"/>
              <w:bottom w:val="single" w:sz="4" w:space="0" w:color="auto"/>
              <w:right w:val="single" w:sz="4" w:space="0" w:color="auto"/>
            </w:tcBorders>
            <w:vAlign w:val="center"/>
            <w:hideMark/>
          </w:tcPr>
          <w:p w14:paraId="2C2FBE6C" w14:textId="77777777" w:rsidR="00982E91" w:rsidRPr="00BE33FE" w:rsidRDefault="00982E91" w:rsidP="00982E91">
            <w:pPr>
              <w:keepNext/>
              <w:keepLines/>
              <w:ind w:left="720" w:hanging="720"/>
              <w:rPr>
                <w:rFonts w:ascii="Arial" w:hAnsi="Arial"/>
                <w:sz w:val="18"/>
                <w:szCs w:val="18"/>
              </w:rPr>
            </w:pPr>
            <w:r w:rsidRPr="00BE33FE">
              <w:rPr>
                <w:rFonts w:ascii="Arial" w:hAnsi="Arial"/>
                <w:sz w:val="18"/>
                <w:szCs w:val="18"/>
              </w:rPr>
              <w:t>Subband differential CQI</w:t>
            </w:r>
          </w:p>
        </w:tc>
        <w:tc>
          <w:tcPr>
            <w:tcW w:w="1460" w:type="dxa"/>
            <w:tcBorders>
              <w:top w:val="single" w:sz="4" w:space="0" w:color="auto"/>
              <w:left w:val="single" w:sz="4" w:space="0" w:color="auto"/>
              <w:bottom w:val="single" w:sz="4" w:space="0" w:color="auto"/>
              <w:right w:val="single" w:sz="4" w:space="0" w:color="auto"/>
            </w:tcBorders>
            <w:vAlign w:val="center"/>
            <w:hideMark/>
          </w:tcPr>
          <w:p w14:paraId="3EA8EF74" w14:textId="77777777" w:rsidR="00982E91" w:rsidRPr="00BE33FE" w:rsidRDefault="00982E91" w:rsidP="00982E91">
            <w:pPr>
              <w:keepNext/>
              <w:keepLines/>
              <w:ind w:left="720" w:hanging="720"/>
              <w:jc w:val="center"/>
              <w:rPr>
                <w:rFonts w:ascii="Arial" w:hAnsi="Arial"/>
                <w:sz w:val="18"/>
                <w:szCs w:val="18"/>
              </w:rPr>
            </w:pPr>
            <w:r w:rsidRPr="00BE33FE">
              <w:rPr>
                <w:rFonts w:ascii="Arial" w:hAnsi="Arial"/>
                <w:sz w:val="18"/>
                <w:szCs w:val="18"/>
              </w:rPr>
              <w:t>2</w:t>
            </w:r>
          </w:p>
        </w:tc>
        <w:tc>
          <w:tcPr>
            <w:tcW w:w="1556" w:type="dxa"/>
            <w:tcBorders>
              <w:top w:val="single" w:sz="4" w:space="0" w:color="auto"/>
              <w:left w:val="single" w:sz="4" w:space="0" w:color="auto"/>
              <w:bottom w:val="single" w:sz="4" w:space="0" w:color="auto"/>
              <w:right w:val="single" w:sz="4" w:space="0" w:color="auto"/>
            </w:tcBorders>
            <w:vAlign w:val="center"/>
            <w:hideMark/>
          </w:tcPr>
          <w:p w14:paraId="71F71426" w14:textId="77777777" w:rsidR="00982E91" w:rsidRPr="00BE33FE" w:rsidRDefault="00982E91" w:rsidP="00982E91">
            <w:pPr>
              <w:keepNext/>
              <w:keepLines/>
              <w:ind w:left="720" w:hanging="720"/>
              <w:jc w:val="center"/>
              <w:rPr>
                <w:rFonts w:ascii="Arial" w:hAnsi="Arial"/>
                <w:sz w:val="18"/>
                <w:szCs w:val="18"/>
              </w:rPr>
            </w:pPr>
            <w:r w:rsidRPr="00BE33FE">
              <w:rPr>
                <w:rFonts w:ascii="Arial" w:hAnsi="Arial"/>
                <w:sz w:val="18"/>
                <w:szCs w:val="18"/>
              </w:rPr>
              <w:t>2</w:t>
            </w:r>
          </w:p>
        </w:tc>
        <w:tc>
          <w:tcPr>
            <w:tcW w:w="1556" w:type="dxa"/>
            <w:tcBorders>
              <w:top w:val="single" w:sz="4" w:space="0" w:color="auto"/>
              <w:left w:val="single" w:sz="4" w:space="0" w:color="auto"/>
              <w:bottom w:val="single" w:sz="4" w:space="0" w:color="auto"/>
              <w:right w:val="single" w:sz="4" w:space="0" w:color="auto"/>
            </w:tcBorders>
            <w:vAlign w:val="center"/>
            <w:hideMark/>
          </w:tcPr>
          <w:p w14:paraId="2ECCDBEF" w14:textId="77777777" w:rsidR="00982E91" w:rsidRPr="00BE33FE" w:rsidRDefault="00982E91" w:rsidP="00982E91">
            <w:pPr>
              <w:keepNext/>
              <w:keepLines/>
              <w:ind w:left="720" w:hanging="720"/>
              <w:jc w:val="center"/>
              <w:rPr>
                <w:rFonts w:ascii="Arial" w:hAnsi="Arial"/>
                <w:sz w:val="18"/>
                <w:szCs w:val="18"/>
              </w:rPr>
            </w:pPr>
            <w:r w:rsidRPr="00BE33FE">
              <w:rPr>
                <w:rFonts w:ascii="Arial" w:hAnsi="Arial"/>
                <w:sz w:val="18"/>
                <w:szCs w:val="18"/>
              </w:rPr>
              <w:t>2</w:t>
            </w:r>
          </w:p>
        </w:tc>
        <w:tc>
          <w:tcPr>
            <w:tcW w:w="1525" w:type="dxa"/>
            <w:tcBorders>
              <w:top w:val="single" w:sz="4" w:space="0" w:color="auto"/>
              <w:left w:val="single" w:sz="4" w:space="0" w:color="auto"/>
              <w:bottom w:val="single" w:sz="4" w:space="0" w:color="auto"/>
              <w:right w:val="single" w:sz="4" w:space="0" w:color="auto"/>
            </w:tcBorders>
            <w:hideMark/>
          </w:tcPr>
          <w:p w14:paraId="041E297C" w14:textId="77777777" w:rsidR="00982E91" w:rsidRPr="00BE33FE" w:rsidRDefault="00982E91" w:rsidP="00982E91">
            <w:pPr>
              <w:keepNext/>
              <w:keepLines/>
              <w:ind w:left="720" w:hanging="720"/>
              <w:jc w:val="center"/>
              <w:rPr>
                <w:rFonts w:ascii="Arial" w:hAnsi="Arial"/>
                <w:sz w:val="18"/>
                <w:szCs w:val="18"/>
              </w:rPr>
            </w:pPr>
            <w:r w:rsidRPr="00BE33FE">
              <w:rPr>
                <w:rFonts w:ascii="Arial" w:hAnsi="Arial"/>
                <w:sz w:val="18"/>
                <w:szCs w:val="18"/>
              </w:rPr>
              <w:t>2</w:t>
            </w:r>
          </w:p>
        </w:tc>
        <w:tc>
          <w:tcPr>
            <w:tcW w:w="1525" w:type="dxa"/>
            <w:tcBorders>
              <w:top w:val="single" w:sz="4" w:space="0" w:color="auto"/>
              <w:left w:val="single" w:sz="4" w:space="0" w:color="auto"/>
              <w:bottom w:val="single" w:sz="4" w:space="0" w:color="auto"/>
              <w:right w:val="single" w:sz="4" w:space="0" w:color="auto"/>
            </w:tcBorders>
            <w:hideMark/>
          </w:tcPr>
          <w:p w14:paraId="142A1C5E" w14:textId="77777777" w:rsidR="00982E91" w:rsidRPr="00BE33FE" w:rsidRDefault="00982E91" w:rsidP="00982E91">
            <w:pPr>
              <w:keepNext/>
              <w:keepLines/>
              <w:ind w:left="720" w:hanging="720"/>
              <w:jc w:val="center"/>
              <w:rPr>
                <w:rFonts w:ascii="Arial" w:hAnsi="Arial"/>
                <w:sz w:val="18"/>
                <w:szCs w:val="18"/>
              </w:rPr>
            </w:pPr>
            <w:r w:rsidRPr="00BE33FE">
              <w:rPr>
                <w:rFonts w:ascii="Arial" w:hAnsi="Arial"/>
                <w:sz w:val="18"/>
                <w:szCs w:val="18"/>
              </w:rPr>
              <w:t>4</w:t>
            </w:r>
          </w:p>
        </w:tc>
      </w:tr>
      <w:tr w:rsidR="00982E91" w:rsidRPr="00982E91" w14:paraId="7576E5FE" w14:textId="77777777" w:rsidTr="003D5FBA">
        <w:trPr>
          <w:jc w:val="center"/>
        </w:trPr>
        <w:tc>
          <w:tcPr>
            <w:tcW w:w="2235" w:type="dxa"/>
            <w:tcBorders>
              <w:top w:val="single" w:sz="4" w:space="0" w:color="auto"/>
              <w:left w:val="single" w:sz="4" w:space="0" w:color="auto"/>
              <w:bottom w:val="single" w:sz="4" w:space="0" w:color="auto"/>
              <w:right w:val="single" w:sz="4" w:space="0" w:color="auto"/>
            </w:tcBorders>
            <w:vAlign w:val="center"/>
            <w:hideMark/>
          </w:tcPr>
          <w:p w14:paraId="3E8B8020" w14:textId="77777777" w:rsidR="00982E91" w:rsidRPr="00BE33FE" w:rsidRDefault="00982E91" w:rsidP="00982E91">
            <w:pPr>
              <w:keepNext/>
              <w:keepLines/>
              <w:ind w:left="720" w:hanging="720"/>
              <w:jc w:val="center"/>
              <w:rPr>
                <w:rFonts w:ascii="Arial" w:hAnsi="Arial"/>
                <w:sz w:val="18"/>
                <w:szCs w:val="18"/>
              </w:rPr>
            </w:pPr>
            <w:r w:rsidRPr="00BE33FE">
              <w:rPr>
                <w:rFonts w:ascii="Arial" w:hAnsi="Arial"/>
                <w:sz w:val="18"/>
                <w:szCs w:val="18"/>
              </w:rPr>
              <w:t>CRI</w:t>
            </w:r>
          </w:p>
        </w:tc>
        <w:tc>
          <w:tcPr>
            <w:tcW w:w="1460" w:type="dxa"/>
            <w:tcBorders>
              <w:top w:val="single" w:sz="4" w:space="0" w:color="auto"/>
              <w:left w:val="single" w:sz="4" w:space="0" w:color="auto"/>
              <w:bottom w:val="single" w:sz="4" w:space="0" w:color="auto"/>
              <w:right w:val="single" w:sz="4" w:space="0" w:color="auto"/>
            </w:tcBorders>
            <w:vAlign w:val="center"/>
            <w:hideMark/>
          </w:tcPr>
          <w:p w14:paraId="08BF10CA" w14:textId="22634F83" w:rsidR="00982E91" w:rsidRPr="00BE33FE" w:rsidRDefault="00982E91" w:rsidP="00982E91">
            <w:pPr>
              <w:keepNext/>
              <w:keepLines/>
              <w:ind w:left="720" w:hanging="720"/>
              <w:jc w:val="center"/>
              <w:rPr>
                <w:rFonts w:ascii="Arial" w:hAnsi="Arial"/>
                <w:sz w:val="18"/>
                <w:szCs w:val="18"/>
              </w:rPr>
            </w:pPr>
            <w:r w:rsidRPr="00BE33FE">
              <w:rPr>
                <w:rFonts w:ascii="Arial" w:hAnsi="Arial"/>
                <w:noProof/>
                <w:position w:val="-12"/>
                <w:sz w:val="18"/>
                <w:szCs w:val="18"/>
                <w:lang w:eastAsia="en-GB"/>
              </w:rPr>
              <w:drawing>
                <wp:inline distT="0" distB="0" distL="0" distR="0" wp14:anchorId="5F6ED0FC" wp14:editId="67B1930D">
                  <wp:extent cx="800100" cy="220980"/>
                  <wp:effectExtent l="0" t="0" r="0" b="7620"/>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1"/>
                          <pic:cNvPicPr>
                            <a:picLocks noChangeAspect="1" noChangeArrowheads="1"/>
                          </pic:cNvPicPr>
                        </pic:nvPicPr>
                        <pic:blipFill>
                          <a:blip r:embed="rId950" cstate="print">
                            <a:extLst>
                              <a:ext uri="{28A0092B-C50C-407E-A947-70E740481C1C}">
                                <a14:useLocalDpi xmlns:a14="http://schemas.microsoft.com/office/drawing/2010/main" val="0"/>
                              </a:ext>
                            </a:extLst>
                          </a:blip>
                          <a:srcRect/>
                          <a:stretch>
                            <a:fillRect/>
                          </a:stretch>
                        </pic:blipFill>
                        <pic:spPr bwMode="auto">
                          <a:xfrm>
                            <a:off x="0" y="0"/>
                            <a:ext cx="800100" cy="220980"/>
                          </a:xfrm>
                          <a:prstGeom prst="rect">
                            <a:avLst/>
                          </a:prstGeom>
                          <a:noFill/>
                          <a:ln>
                            <a:noFill/>
                          </a:ln>
                        </pic:spPr>
                      </pic:pic>
                    </a:graphicData>
                  </a:graphic>
                </wp:inline>
              </w:drawing>
            </w:r>
          </w:p>
        </w:tc>
        <w:tc>
          <w:tcPr>
            <w:tcW w:w="1556" w:type="dxa"/>
            <w:tcBorders>
              <w:top w:val="single" w:sz="4" w:space="0" w:color="auto"/>
              <w:left w:val="single" w:sz="4" w:space="0" w:color="auto"/>
              <w:bottom w:val="single" w:sz="4" w:space="0" w:color="auto"/>
              <w:right w:val="single" w:sz="4" w:space="0" w:color="auto"/>
            </w:tcBorders>
            <w:vAlign w:val="center"/>
            <w:hideMark/>
          </w:tcPr>
          <w:p w14:paraId="24F3BB99" w14:textId="52A32CB6" w:rsidR="00982E91" w:rsidRPr="00BE33FE" w:rsidRDefault="00982E91" w:rsidP="00982E91">
            <w:pPr>
              <w:keepNext/>
              <w:keepLines/>
              <w:ind w:left="720" w:hanging="720"/>
              <w:jc w:val="center"/>
              <w:rPr>
                <w:rFonts w:ascii="Arial" w:hAnsi="Arial"/>
                <w:sz w:val="18"/>
                <w:szCs w:val="18"/>
              </w:rPr>
            </w:pPr>
            <w:r w:rsidRPr="00BE33FE">
              <w:rPr>
                <w:rFonts w:ascii="Arial" w:hAnsi="Arial"/>
                <w:noProof/>
                <w:position w:val="-12"/>
                <w:sz w:val="18"/>
                <w:szCs w:val="18"/>
                <w:lang w:eastAsia="en-GB"/>
              </w:rPr>
              <w:drawing>
                <wp:inline distT="0" distB="0" distL="0" distR="0" wp14:anchorId="39542AEA" wp14:editId="6726B2B8">
                  <wp:extent cx="845820" cy="228600"/>
                  <wp:effectExtent l="0" t="0" r="0" b="0"/>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0"/>
                          <pic:cNvPicPr>
                            <a:picLocks noChangeAspect="1" noChangeArrowheads="1"/>
                          </pic:cNvPicPr>
                        </pic:nvPicPr>
                        <pic:blipFill>
                          <a:blip r:embed="rId950" cstate="print">
                            <a:extLst>
                              <a:ext uri="{28A0092B-C50C-407E-A947-70E740481C1C}">
                                <a14:useLocalDpi xmlns:a14="http://schemas.microsoft.com/office/drawing/2010/main" val="0"/>
                              </a:ext>
                            </a:extLst>
                          </a:blip>
                          <a:srcRect/>
                          <a:stretch>
                            <a:fillRect/>
                          </a:stretch>
                        </pic:blipFill>
                        <pic:spPr bwMode="auto">
                          <a:xfrm>
                            <a:off x="0" y="0"/>
                            <a:ext cx="845820" cy="228600"/>
                          </a:xfrm>
                          <a:prstGeom prst="rect">
                            <a:avLst/>
                          </a:prstGeom>
                          <a:noFill/>
                          <a:ln>
                            <a:noFill/>
                          </a:ln>
                        </pic:spPr>
                      </pic:pic>
                    </a:graphicData>
                  </a:graphic>
                </wp:inline>
              </w:drawing>
            </w:r>
          </w:p>
        </w:tc>
        <w:tc>
          <w:tcPr>
            <w:tcW w:w="1556" w:type="dxa"/>
            <w:tcBorders>
              <w:top w:val="single" w:sz="4" w:space="0" w:color="auto"/>
              <w:left w:val="single" w:sz="4" w:space="0" w:color="auto"/>
              <w:bottom w:val="single" w:sz="4" w:space="0" w:color="auto"/>
              <w:right w:val="single" w:sz="4" w:space="0" w:color="auto"/>
            </w:tcBorders>
            <w:vAlign w:val="center"/>
            <w:hideMark/>
          </w:tcPr>
          <w:p w14:paraId="3570A87C" w14:textId="68EBD2C1" w:rsidR="00982E91" w:rsidRPr="00BE33FE" w:rsidRDefault="00982E91" w:rsidP="00982E91">
            <w:pPr>
              <w:keepNext/>
              <w:keepLines/>
              <w:ind w:left="720" w:hanging="720"/>
              <w:jc w:val="center"/>
              <w:rPr>
                <w:rFonts w:ascii="Arial" w:hAnsi="Arial"/>
                <w:sz w:val="18"/>
                <w:szCs w:val="18"/>
              </w:rPr>
            </w:pPr>
            <w:r w:rsidRPr="00BE33FE">
              <w:rPr>
                <w:rFonts w:ascii="Arial" w:hAnsi="Arial"/>
                <w:noProof/>
                <w:position w:val="-12"/>
                <w:sz w:val="18"/>
                <w:szCs w:val="18"/>
                <w:lang w:eastAsia="en-GB"/>
              </w:rPr>
              <w:drawing>
                <wp:inline distT="0" distB="0" distL="0" distR="0" wp14:anchorId="6CFF24E7" wp14:editId="1F85BE8C">
                  <wp:extent cx="845820" cy="228600"/>
                  <wp:effectExtent l="0" t="0" r="0" b="0"/>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9"/>
                          <pic:cNvPicPr>
                            <a:picLocks noChangeAspect="1" noChangeArrowheads="1"/>
                          </pic:cNvPicPr>
                        </pic:nvPicPr>
                        <pic:blipFill>
                          <a:blip r:embed="rId950" cstate="print">
                            <a:extLst>
                              <a:ext uri="{28A0092B-C50C-407E-A947-70E740481C1C}">
                                <a14:useLocalDpi xmlns:a14="http://schemas.microsoft.com/office/drawing/2010/main" val="0"/>
                              </a:ext>
                            </a:extLst>
                          </a:blip>
                          <a:srcRect/>
                          <a:stretch>
                            <a:fillRect/>
                          </a:stretch>
                        </pic:blipFill>
                        <pic:spPr bwMode="auto">
                          <a:xfrm>
                            <a:off x="0" y="0"/>
                            <a:ext cx="845820" cy="228600"/>
                          </a:xfrm>
                          <a:prstGeom prst="rect">
                            <a:avLst/>
                          </a:prstGeom>
                          <a:noFill/>
                          <a:ln>
                            <a:noFill/>
                          </a:ln>
                        </pic:spPr>
                      </pic:pic>
                    </a:graphicData>
                  </a:graphic>
                </wp:inline>
              </w:drawing>
            </w:r>
          </w:p>
        </w:tc>
        <w:tc>
          <w:tcPr>
            <w:tcW w:w="1525" w:type="dxa"/>
            <w:tcBorders>
              <w:top w:val="single" w:sz="4" w:space="0" w:color="auto"/>
              <w:left w:val="single" w:sz="4" w:space="0" w:color="auto"/>
              <w:bottom w:val="single" w:sz="4" w:space="0" w:color="auto"/>
              <w:right w:val="single" w:sz="4" w:space="0" w:color="auto"/>
            </w:tcBorders>
            <w:hideMark/>
          </w:tcPr>
          <w:p w14:paraId="3DFC76F6" w14:textId="210D1490" w:rsidR="00982E91" w:rsidRPr="00BE33FE" w:rsidRDefault="00982E91" w:rsidP="00982E91">
            <w:pPr>
              <w:keepNext/>
              <w:keepLines/>
              <w:ind w:left="720" w:hanging="720"/>
              <w:jc w:val="center"/>
              <w:rPr>
                <w:rFonts w:ascii="Arial" w:hAnsi="Arial"/>
                <w:sz w:val="18"/>
                <w:szCs w:val="18"/>
              </w:rPr>
            </w:pPr>
            <w:r w:rsidRPr="00BE33FE">
              <w:rPr>
                <w:rFonts w:ascii="Arial" w:hAnsi="Arial"/>
                <w:noProof/>
                <w:position w:val="-12"/>
                <w:sz w:val="18"/>
                <w:szCs w:val="18"/>
                <w:lang w:eastAsia="en-GB"/>
              </w:rPr>
              <w:drawing>
                <wp:inline distT="0" distB="0" distL="0" distR="0" wp14:anchorId="1337A037" wp14:editId="4A9714FD">
                  <wp:extent cx="845820" cy="228600"/>
                  <wp:effectExtent l="0" t="0" r="0" b="0"/>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50" cstate="print">
                            <a:extLst>
                              <a:ext uri="{28A0092B-C50C-407E-A947-70E740481C1C}">
                                <a14:useLocalDpi xmlns:a14="http://schemas.microsoft.com/office/drawing/2010/main" val="0"/>
                              </a:ext>
                            </a:extLst>
                          </a:blip>
                          <a:srcRect/>
                          <a:stretch>
                            <a:fillRect/>
                          </a:stretch>
                        </pic:blipFill>
                        <pic:spPr bwMode="auto">
                          <a:xfrm>
                            <a:off x="0" y="0"/>
                            <a:ext cx="845820" cy="228600"/>
                          </a:xfrm>
                          <a:prstGeom prst="rect">
                            <a:avLst/>
                          </a:prstGeom>
                          <a:noFill/>
                          <a:ln>
                            <a:noFill/>
                          </a:ln>
                        </pic:spPr>
                      </pic:pic>
                    </a:graphicData>
                  </a:graphic>
                </wp:inline>
              </w:drawing>
            </w:r>
          </w:p>
        </w:tc>
        <w:tc>
          <w:tcPr>
            <w:tcW w:w="1525" w:type="dxa"/>
            <w:tcBorders>
              <w:top w:val="single" w:sz="4" w:space="0" w:color="auto"/>
              <w:left w:val="single" w:sz="4" w:space="0" w:color="auto"/>
              <w:bottom w:val="single" w:sz="4" w:space="0" w:color="auto"/>
              <w:right w:val="single" w:sz="4" w:space="0" w:color="auto"/>
            </w:tcBorders>
            <w:hideMark/>
          </w:tcPr>
          <w:p w14:paraId="196C9403" w14:textId="3717AC9E" w:rsidR="00982E91" w:rsidRPr="00BE33FE" w:rsidRDefault="00982E91" w:rsidP="00982E91">
            <w:pPr>
              <w:keepNext/>
              <w:keepLines/>
              <w:ind w:left="720" w:hanging="720"/>
              <w:jc w:val="center"/>
              <w:rPr>
                <w:rFonts w:ascii="Arial" w:hAnsi="Arial"/>
                <w:sz w:val="18"/>
                <w:szCs w:val="18"/>
              </w:rPr>
            </w:pPr>
            <w:r w:rsidRPr="00BE33FE">
              <w:rPr>
                <w:rFonts w:ascii="Arial" w:hAnsi="Arial"/>
                <w:noProof/>
                <w:position w:val="-12"/>
                <w:sz w:val="18"/>
                <w:szCs w:val="18"/>
                <w:lang w:eastAsia="en-GB"/>
              </w:rPr>
              <w:drawing>
                <wp:inline distT="0" distB="0" distL="0" distR="0" wp14:anchorId="580A1FD7" wp14:editId="661E650E">
                  <wp:extent cx="845820" cy="228600"/>
                  <wp:effectExtent l="0" t="0" r="0" b="0"/>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950" cstate="print">
                            <a:extLst>
                              <a:ext uri="{28A0092B-C50C-407E-A947-70E740481C1C}">
                                <a14:useLocalDpi xmlns:a14="http://schemas.microsoft.com/office/drawing/2010/main" val="0"/>
                              </a:ext>
                            </a:extLst>
                          </a:blip>
                          <a:srcRect/>
                          <a:stretch>
                            <a:fillRect/>
                          </a:stretch>
                        </pic:blipFill>
                        <pic:spPr bwMode="auto">
                          <a:xfrm>
                            <a:off x="0" y="0"/>
                            <a:ext cx="845820" cy="228600"/>
                          </a:xfrm>
                          <a:prstGeom prst="rect">
                            <a:avLst/>
                          </a:prstGeom>
                          <a:noFill/>
                          <a:ln>
                            <a:noFill/>
                          </a:ln>
                        </pic:spPr>
                      </pic:pic>
                    </a:graphicData>
                  </a:graphic>
                </wp:inline>
              </w:drawing>
            </w:r>
          </w:p>
        </w:tc>
      </w:tr>
    </w:tbl>
    <w:p w14:paraId="6D62363C" w14:textId="77777777" w:rsidR="00982E91" w:rsidRPr="00982E91" w:rsidRDefault="00982E91" w:rsidP="00982E91">
      <w:pPr>
        <w:overflowPunct w:val="0"/>
        <w:autoSpaceDE w:val="0"/>
        <w:autoSpaceDN w:val="0"/>
        <w:adjustRightInd w:val="0"/>
        <w:textAlignment w:val="baseline"/>
        <w:rPr>
          <w:rFonts w:ascii="Times New Roman" w:eastAsia="SimSun" w:hAnsi="Times New Roman"/>
          <w:szCs w:val="20"/>
          <w:lang w:eastAsia="zh-CN"/>
        </w:rPr>
      </w:pPr>
    </w:p>
    <w:p w14:paraId="6BC78A77" w14:textId="116A03FE" w:rsidR="00982E91" w:rsidRPr="00982E91" w:rsidRDefault="00982E91" w:rsidP="00982E91">
      <w:pPr>
        <w:rPr>
          <w:szCs w:val="20"/>
        </w:rPr>
      </w:pPr>
      <w:del w:id="473" w:author="CATT" w:date="2018-07-20T15:05:00Z">
        <w:r w:rsidRPr="00982E91">
          <w:rPr>
            <w:szCs w:val="20"/>
          </w:rPr>
          <w:delText xml:space="preserve">If the higher layer parameter </w:delText>
        </w:r>
        <w:r w:rsidRPr="00982E91">
          <w:rPr>
            <w:i/>
            <w:szCs w:val="20"/>
          </w:rPr>
          <w:delText>nrofCQIsPerReport</w:delText>
        </w:r>
        <w:r w:rsidRPr="00982E91">
          <w:rPr>
            <w:szCs w:val="20"/>
          </w:rPr>
          <w:delText xml:space="preserve">=1, </w:delText>
        </w:r>
        <w:r w:rsidRPr="00982E91">
          <w:rPr>
            <w:rFonts w:eastAsia="Calibri"/>
            <w:noProof/>
            <w:position w:val="-10"/>
            <w:szCs w:val="20"/>
            <w:lang w:eastAsia="en-GB"/>
          </w:rPr>
          <w:drawing>
            <wp:inline distT="0" distB="0" distL="0" distR="0" wp14:anchorId="17746E59" wp14:editId="1194B82B">
              <wp:extent cx="213360" cy="220980"/>
              <wp:effectExtent l="0" t="0" r="0" b="7620"/>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51" cstate="print">
                        <a:extLst>
                          <a:ext uri="{28A0092B-C50C-407E-A947-70E740481C1C}">
                            <a14:useLocalDpi xmlns:a14="http://schemas.microsoft.com/office/drawing/2010/main" val="0"/>
                          </a:ext>
                        </a:extLst>
                      </a:blip>
                      <a:srcRect/>
                      <a:stretch>
                        <a:fillRect/>
                      </a:stretch>
                    </pic:blipFill>
                    <pic:spPr bwMode="auto">
                      <a:xfrm>
                        <a:off x="0" y="0"/>
                        <a:ext cx="213360" cy="220980"/>
                      </a:xfrm>
                      <a:prstGeom prst="rect">
                        <a:avLst/>
                      </a:prstGeom>
                      <a:noFill/>
                      <a:ln>
                        <a:noFill/>
                      </a:ln>
                    </pic:spPr>
                  </pic:pic>
                </a:graphicData>
              </a:graphic>
            </wp:inline>
          </w:drawing>
        </w:r>
        <w:r w:rsidRPr="00982E91">
          <w:rPr>
            <w:szCs w:val="20"/>
          </w:rPr>
          <w:delText xml:space="preserve"> in Table 6.3.1.1.2-3 is the number of allowed rank indicator values in the 4 LSBs of the higher layer parameter </w:delText>
        </w:r>
        <w:r w:rsidRPr="00982E91">
          <w:rPr>
            <w:i/>
            <w:szCs w:val="20"/>
          </w:rPr>
          <w:delText>typeI-SinglePanel-ri-Restriction</w:delText>
        </w:r>
        <w:r w:rsidRPr="00982E91">
          <w:rPr>
            <w:szCs w:val="20"/>
          </w:rPr>
          <w:delText xml:space="preserve"> according to Subclause 5.2.2.2.1 [6, TS 38.214]; otherwise </w:delText>
        </w:r>
      </w:del>
      <w:r w:rsidRPr="00982E91">
        <w:rPr>
          <w:rFonts w:eastAsia="Calibri"/>
          <w:noProof/>
          <w:position w:val="-10"/>
          <w:szCs w:val="20"/>
          <w:lang w:eastAsia="en-GB"/>
        </w:rPr>
        <w:drawing>
          <wp:inline distT="0" distB="0" distL="0" distR="0" wp14:anchorId="68BA0DBE" wp14:editId="064F3EAD">
            <wp:extent cx="213360" cy="220980"/>
            <wp:effectExtent l="0" t="0" r="0" b="7620"/>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51" cstate="print">
                      <a:extLst>
                        <a:ext uri="{28A0092B-C50C-407E-A947-70E740481C1C}">
                          <a14:useLocalDpi xmlns:a14="http://schemas.microsoft.com/office/drawing/2010/main" val="0"/>
                        </a:ext>
                      </a:extLst>
                    </a:blip>
                    <a:srcRect/>
                    <a:stretch>
                      <a:fillRect/>
                    </a:stretch>
                  </pic:blipFill>
                  <pic:spPr bwMode="auto">
                    <a:xfrm>
                      <a:off x="0" y="0"/>
                      <a:ext cx="213360" cy="220980"/>
                    </a:xfrm>
                    <a:prstGeom prst="rect">
                      <a:avLst/>
                    </a:prstGeom>
                    <a:noFill/>
                    <a:ln>
                      <a:noFill/>
                    </a:ln>
                  </pic:spPr>
                </pic:pic>
              </a:graphicData>
            </a:graphic>
          </wp:inline>
        </w:drawing>
      </w:r>
      <w:r w:rsidRPr="00982E91">
        <w:rPr>
          <w:szCs w:val="20"/>
        </w:rPr>
        <w:t xml:space="preserve"> in Table 6.3.1.1.2-3 is the number of allowed rank indicator values according to Subclause 5.2.2.2.1 [6, TS 38.214]. The value of </w:t>
      </w:r>
      <w:r w:rsidRPr="00982E91">
        <w:rPr>
          <w:noProof/>
          <w:position w:val="-12"/>
          <w:szCs w:val="20"/>
          <w:lang w:eastAsia="en-GB"/>
        </w:rPr>
        <w:drawing>
          <wp:inline distT="0" distB="0" distL="0" distR="0" wp14:anchorId="44AE21D1" wp14:editId="2AFD2935">
            <wp:extent cx="495300" cy="243840"/>
            <wp:effectExtent l="0" t="0" r="0" b="3810"/>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52" cstate="print">
                      <a:extLst>
                        <a:ext uri="{28A0092B-C50C-407E-A947-70E740481C1C}">
                          <a14:useLocalDpi xmlns:a14="http://schemas.microsoft.com/office/drawing/2010/main" val="0"/>
                        </a:ext>
                      </a:extLst>
                    </a:blip>
                    <a:srcRect/>
                    <a:stretch>
                      <a:fillRect/>
                    </a:stretch>
                  </pic:blipFill>
                  <pic:spPr bwMode="auto">
                    <a:xfrm>
                      <a:off x="0" y="0"/>
                      <a:ext cx="495300" cy="243840"/>
                    </a:xfrm>
                    <a:prstGeom prst="rect">
                      <a:avLst/>
                    </a:prstGeom>
                    <a:noFill/>
                    <a:ln>
                      <a:noFill/>
                    </a:ln>
                  </pic:spPr>
                </pic:pic>
              </a:graphicData>
            </a:graphic>
          </wp:inline>
        </w:drawing>
      </w:r>
      <w:r w:rsidRPr="00982E91">
        <w:rPr>
          <w:szCs w:val="20"/>
        </w:rPr>
        <w:t xml:space="preserve"> is the number of CSI-RS resources in the corresponding resource set.</w:t>
      </w:r>
    </w:p>
    <w:p w14:paraId="47BD2ED1" w14:textId="0BB468BC" w:rsidR="00BE33FE" w:rsidRPr="00982E91" w:rsidRDefault="00BE33FE" w:rsidP="00BE33FE">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szCs w:val="20"/>
          <w:lang w:eastAsia="zh-TW"/>
        </w:rPr>
        <w:t>for</w:t>
      </w:r>
      <w:r w:rsidRPr="00982E91">
        <w:rPr>
          <w:szCs w:val="20"/>
          <w:lang w:eastAsia="zh-TW"/>
        </w:rPr>
        <w:t xml:space="preserve"> 38.212</w:t>
      </w:r>
      <w:r w:rsidRPr="00982E91">
        <w:rPr>
          <w:rFonts w:ascii="Times New Roman" w:hAnsi="Times New Roman" w:hint="eastAsia"/>
          <w:szCs w:val="20"/>
        </w:rPr>
        <w:t>-----------------</w:t>
      </w:r>
      <w:r>
        <w:rPr>
          <w:rFonts w:ascii="Times New Roman" w:hAnsi="Times New Roman" w:hint="eastAsia"/>
          <w:szCs w:val="20"/>
        </w:rPr>
        <w:t>----</w:t>
      </w:r>
      <w:r>
        <w:rPr>
          <w:rFonts w:ascii="Times New Roman" w:hAnsi="Times New Roman"/>
          <w:szCs w:val="20"/>
        </w:rPr>
        <w:t>---------------------</w:t>
      </w:r>
      <w:r>
        <w:rPr>
          <w:rFonts w:ascii="Times New Roman" w:hAnsi="Times New Roman" w:hint="eastAsia"/>
          <w:szCs w:val="20"/>
        </w:rPr>
        <w:t>--</w:t>
      </w:r>
    </w:p>
    <w:p w14:paraId="6B601E67" w14:textId="77777777" w:rsidR="00982E91" w:rsidRPr="00982E91" w:rsidRDefault="00982E91" w:rsidP="00982E91">
      <w:pPr>
        <w:ind w:left="720" w:hanging="720"/>
        <w:rPr>
          <w:szCs w:val="20"/>
          <w:lang w:eastAsia="x-none"/>
        </w:rPr>
      </w:pPr>
    </w:p>
    <w:p w14:paraId="617B41EA" w14:textId="77777777" w:rsidR="00982E91" w:rsidRPr="00BE33FE" w:rsidRDefault="00982E91" w:rsidP="00982E91">
      <w:pPr>
        <w:ind w:left="720" w:hanging="720"/>
        <w:rPr>
          <w:szCs w:val="20"/>
          <w:highlight w:val="green"/>
          <w:lang w:eastAsia="x-none"/>
        </w:rPr>
      </w:pPr>
      <w:r w:rsidRPr="00BE33FE">
        <w:rPr>
          <w:szCs w:val="20"/>
          <w:highlight w:val="green"/>
          <w:lang w:eastAsia="x-none"/>
        </w:rPr>
        <w:t>Agreement</w:t>
      </w:r>
    </w:p>
    <w:p w14:paraId="509C8872" w14:textId="77777777" w:rsidR="00982E91" w:rsidRPr="00982E91" w:rsidRDefault="00982E91" w:rsidP="00982E91">
      <w:pPr>
        <w:rPr>
          <w:szCs w:val="20"/>
          <w:lang w:eastAsia="x-none"/>
        </w:rPr>
      </w:pPr>
      <w:r w:rsidRPr="00982E91">
        <w:rPr>
          <w:szCs w:val="20"/>
          <w:lang w:eastAsia="x-none"/>
        </w:rPr>
        <w:t xml:space="preserve">Send an LS to RAN2 to convey that </w:t>
      </w:r>
      <w:r w:rsidRPr="00982E91">
        <w:rPr>
          <w:i/>
          <w:szCs w:val="20"/>
        </w:rPr>
        <w:t>nrofCQIsPerReport</w:t>
      </w:r>
      <w:r w:rsidRPr="00982E91">
        <w:rPr>
          <w:szCs w:val="20"/>
          <w:lang w:eastAsia="x-none"/>
        </w:rPr>
        <w:t xml:space="preserve"> is not necessary from RAN1 perspective</w:t>
      </w:r>
    </w:p>
    <w:p w14:paraId="202B6079" w14:textId="46982625" w:rsidR="00982E91" w:rsidRPr="00BE33FE" w:rsidRDefault="001B7BF2" w:rsidP="00982E91">
      <w:pPr>
        <w:ind w:left="720" w:hanging="720"/>
        <w:rPr>
          <w:b/>
          <w:szCs w:val="20"/>
          <w:lang w:eastAsia="x-none"/>
        </w:rPr>
      </w:pPr>
      <w:hyperlink r:id="rId953" w:history="1">
        <w:r w:rsidR="00D93AE1" w:rsidRPr="00BE33FE">
          <w:rPr>
            <w:rStyle w:val="Hyperlink"/>
            <w:b/>
          </w:rPr>
          <w:t>R1-1809955</w:t>
        </w:r>
      </w:hyperlink>
      <w:r w:rsidR="00982E91" w:rsidRPr="00BE33FE">
        <w:rPr>
          <w:b/>
          <w:szCs w:val="20"/>
          <w:lang w:eastAsia="x-none"/>
        </w:rPr>
        <w:tab/>
        <w:t>[Draft] LS on the number of CQI reports</w:t>
      </w:r>
      <w:r w:rsidR="00982E91" w:rsidRPr="00BE33FE">
        <w:rPr>
          <w:b/>
          <w:szCs w:val="20"/>
          <w:lang w:eastAsia="x-none"/>
        </w:rPr>
        <w:tab/>
        <w:t>Intel</w:t>
      </w:r>
    </w:p>
    <w:p w14:paraId="3B20BA61" w14:textId="3A5ACC1D" w:rsidR="00982E91" w:rsidRPr="00982E91" w:rsidRDefault="00BE33FE" w:rsidP="00982E91">
      <w:pPr>
        <w:ind w:left="720" w:hanging="720"/>
        <w:rPr>
          <w:rFonts w:eastAsia="MS Mincho"/>
          <w:color w:val="000000"/>
          <w:szCs w:val="20"/>
          <w:lang w:eastAsia="x-none"/>
        </w:rPr>
      </w:pPr>
      <w:r w:rsidRPr="00BE33FE">
        <w:rPr>
          <w:rFonts w:eastAsia="MS Mincho"/>
          <w:b/>
          <w:color w:val="000000"/>
          <w:szCs w:val="20"/>
          <w:lang w:eastAsia="x-none"/>
        </w:rPr>
        <w:t>Decision</w:t>
      </w:r>
      <w:r w:rsidRPr="00BE33FE">
        <w:rPr>
          <w:rFonts w:eastAsia="MS Mincho"/>
          <w:color w:val="000000"/>
          <w:szCs w:val="20"/>
          <w:lang w:eastAsia="x-none"/>
        </w:rPr>
        <w:t xml:space="preserve">: The draft </w:t>
      </w:r>
      <w:r w:rsidR="00982E91" w:rsidRPr="00BE33FE">
        <w:rPr>
          <w:rFonts w:eastAsia="MS Mincho"/>
          <w:color w:val="000000"/>
          <w:szCs w:val="20"/>
          <w:lang w:eastAsia="x-none"/>
        </w:rPr>
        <w:t xml:space="preserve">LS is endorsed </w:t>
      </w:r>
      <w:r w:rsidRPr="00BE33FE">
        <w:rPr>
          <w:rFonts w:eastAsia="MS Mincho"/>
          <w:color w:val="000000"/>
          <w:szCs w:val="20"/>
          <w:lang w:eastAsia="x-none"/>
        </w:rPr>
        <w:t xml:space="preserve">and final LS is </w:t>
      </w:r>
      <w:r>
        <w:rPr>
          <w:rFonts w:eastAsia="MS Mincho"/>
          <w:color w:val="000000"/>
          <w:szCs w:val="20"/>
          <w:highlight w:val="green"/>
          <w:lang w:eastAsia="x-none"/>
        </w:rPr>
        <w:t xml:space="preserve">approved </w:t>
      </w:r>
      <w:r w:rsidR="00982E91" w:rsidRPr="00982E91">
        <w:rPr>
          <w:rFonts w:eastAsia="MS Mincho"/>
          <w:color w:val="000000"/>
          <w:szCs w:val="20"/>
          <w:highlight w:val="green"/>
          <w:lang w:eastAsia="x-none"/>
        </w:rPr>
        <w:t xml:space="preserve">in </w:t>
      </w:r>
      <w:hyperlink r:id="rId954" w:history="1">
        <w:r w:rsidR="00D93AE1">
          <w:rPr>
            <w:rStyle w:val="Hyperlink"/>
            <w:rFonts w:eastAsia="MS Mincho"/>
            <w:szCs w:val="20"/>
            <w:highlight w:val="green"/>
            <w:lang w:eastAsia="x-none"/>
          </w:rPr>
          <w:t>R1-1809993</w:t>
        </w:r>
      </w:hyperlink>
    </w:p>
    <w:p w14:paraId="719AEC75" w14:textId="77777777" w:rsidR="00982E91" w:rsidRPr="00982E91" w:rsidRDefault="00982E91" w:rsidP="00982E91">
      <w:pPr>
        <w:ind w:left="720" w:hanging="720"/>
        <w:rPr>
          <w:szCs w:val="20"/>
          <w:lang w:eastAsia="x-none"/>
        </w:rPr>
      </w:pPr>
    </w:p>
    <w:p w14:paraId="5F6E40CF" w14:textId="77777777" w:rsidR="00982E91" w:rsidRPr="00982E91" w:rsidRDefault="00982E91" w:rsidP="00982E91">
      <w:pPr>
        <w:ind w:left="720" w:hanging="720"/>
        <w:rPr>
          <w:b/>
          <w:szCs w:val="20"/>
          <w:lang w:eastAsia="x-none"/>
        </w:rPr>
      </w:pPr>
      <w:r w:rsidRPr="00982E91">
        <w:rPr>
          <w:b/>
          <w:szCs w:val="20"/>
          <w:lang w:eastAsia="x-none"/>
        </w:rPr>
        <w:t>For the next RAN1 meeting:</w:t>
      </w:r>
    </w:p>
    <w:p w14:paraId="23B92C3A" w14:textId="77777777" w:rsidR="00982E91" w:rsidRPr="00982E91" w:rsidRDefault="00982E91" w:rsidP="00FD2787">
      <w:pPr>
        <w:numPr>
          <w:ilvl w:val="0"/>
          <w:numId w:val="217"/>
        </w:numPr>
        <w:contextualSpacing/>
        <w:rPr>
          <w:rFonts w:eastAsia="MS Mincho"/>
          <w:color w:val="000000"/>
          <w:szCs w:val="20"/>
        </w:rPr>
      </w:pPr>
      <w:r w:rsidRPr="00982E91">
        <w:rPr>
          <w:rFonts w:eastAsia="MS Mincho"/>
          <w:color w:val="000000"/>
          <w:szCs w:val="20"/>
        </w:rPr>
        <w:t>Discuss the following issues in RAN1#94bis:</w:t>
      </w:r>
    </w:p>
    <w:p w14:paraId="11E27D8C" w14:textId="77777777" w:rsidR="00982E91" w:rsidRPr="00982E91" w:rsidRDefault="00982E91" w:rsidP="00FD2787">
      <w:pPr>
        <w:numPr>
          <w:ilvl w:val="1"/>
          <w:numId w:val="217"/>
        </w:numPr>
        <w:contextualSpacing/>
        <w:rPr>
          <w:rFonts w:eastAsia="MS Mincho"/>
          <w:color w:val="000000"/>
          <w:szCs w:val="20"/>
          <w:lang w:eastAsia="x-none"/>
        </w:rPr>
      </w:pPr>
      <w:r w:rsidRPr="00982E91">
        <w:rPr>
          <w:rFonts w:eastAsia="MS Mincho"/>
          <w:color w:val="000000"/>
          <w:szCs w:val="20"/>
          <w:lang w:eastAsia="x-none"/>
        </w:rPr>
        <w:t>CPU occupancy starting time for L1-RSRP reporting</w:t>
      </w:r>
    </w:p>
    <w:p w14:paraId="38F71A7C" w14:textId="77777777" w:rsidR="00982E91" w:rsidRPr="00982E91" w:rsidRDefault="00982E91" w:rsidP="00FD2787">
      <w:pPr>
        <w:numPr>
          <w:ilvl w:val="1"/>
          <w:numId w:val="217"/>
        </w:numPr>
        <w:contextualSpacing/>
        <w:rPr>
          <w:rFonts w:eastAsia="MS Mincho"/>
          <w:color w:val="000000"/>
          <w:szCs w:val="20"/>
          <w:lang w:eastAsia="x-none"/>
        </w:rPr>
      </w:pPr>
      <w:r w:rsidRPr="00982E91">
        <w:rPr>
          <w:rFonts w:eastAsia="MS Mincho"/>
          <w:color w:val="000000"/>
          <w:szCs w:val="20"/>
          <w:lang w:eastAsia="x-none"/>
        </w:rPr>
        <w:t>Z timing requirement (from triggering PDCCH to start of PUSCH) for L1-RSRP reporting</w:t>
      </w:r>
    </w:p>
    <w:p w14:paraId="7ABFCA7B" w14:textId="77777777" w:rsidR="00982E91" w:rsidRPr="00982E91" w:rsidRDefault="00982E91" w:rsidP="00FD2787">
      <w:pPr>
        <w:numPr>
          <w:ilvl w:val="1"/>
          <w:numId w:val="217"/>
        </w:numPr>
        <w:contextualSpacing/>
        <w:rPr>
          <w:rFonts w:eastAsia="MS Mincho"/>
          <w:color w:val="000000"/>
          <w:szCs w:val="20"/>
          <w:lang w:eastAsia="x-none"/>
        </w:rPr>
      </w:pPr>
      <w:r w:rsidRPr="00982E91">
        <w:rPr>
          <w:rFonts w:eastAsia="MS Mincho"/>
          <w:color w:val="000000"/>
          <w:szCs w:val="20"/>
          <w:lang w:eastAsia="x-none"/>
        </w:rPr>
        <w:t>Solution to avoid transmission of CSI for inactive/suspended BWP without changing the definition of valid downlink slot of the CSI reference resource.</w:t>
      </w:r>
    </w:p>
    <w:p w14:paraId="2AC7BCCF" w14:textId="47196EB0" w:rsidR="00982E91" w:rsidRDefault="00982E91" w:rsidP="00982E91">
      <w:pPr>
        <w:contextualSpacing/>
        <w:rPr>
          <w:rFonts w:eastAsia="MS Mincho"/>
          <w:color w:val="000000"/>
          <w:szCs w:val="20"/>
          <w:lang w:eastAsia="x-none"/>
        </w:rPr>
      </w:pPr>
    </w:p>
    <w:p w14:paraId="0A73DFFC" w14:textId="77777777" w:rsidR="00802683" w:rsidRDefault="001B7BF2" w:rsidP="00802683">
      <w:pPr>
        <w:ind w:left="720" w:hanging="720"/>
        <w:rPr>
          <w:b/>
          <w:lang w:eastAsia="x-none"/>
        </w:rPr>
      </w:pPr>
      <w:hyperlink r:id="rId955" w:history="1">
        <w:r w:rsidR="00802683" w:rsidRPr="00BE33FE">
          <w:rPr>
            <w:rStyle w:val="Hyperlink"/>
            <w:b/>
            <w:lang w:eastAsia="x-none"/>
          </w:rPr>
          <w:t>R1-1809422</w:t>
        </w:r>
      </w:hyperlink>
      <w:r w:rsidR="00802683" w:rsidRPr="00BE33FE">
        <w:rPr>
          <w:b/>
          <w:lang w:eastAsia="x-none"/>
        </w:rPr>
        <w:tab/>
        <w:t>Maintenance for CSI acquisition</w:t>
      </w:r>
      <w:r w:rsidR="00802683" w:rsidRPr="00BE33FE">
        <w:rPr>
          <w:b/>
          <w:lang w:eastAsia="x-none"/>
        </w:rPr>
        <w:tab/>
        <w:t>Qualcomm Incorporated</w:t>
      </w:r>
    </w:p>
    <w:p w14:paraId="1A6485A4" w14:textId="77777777" w:rsidR="00802683" w:rsidRPr="00BE33FE" w:rsidRDefault="00802683" w:rsidP="00802683">
      <w:pPr>
        <w:ind w:left="720" w:hanging="720"/>
        <w:rPr>
          <w:b/>
          <w:lang w:eastAsia="x-none"/>
        </w:rPr>
      </w:pPr>
      <w:r>
        <w:rPr>
          <w:b/>
          <w:lang w:eastAsia="x-none"/>
        </w:rPr>
        <w:t xml:space="preserve">Further revised in </w:t>
      </w:r>
      <w:r w:rsidRPr="00BE33FE">
        <w:rPr>
          <w:b/>
          <w:lang w:eastAsia="x-none"/>
        </w:rPr>
        <w:t>R1-1809501</w:t>
      </w:r>
    </w:p>
    <w:p w14:paraId="35B81E18" w14:textId="77777777" w:rsidR="00BE33FE" w:rsidRPr="00982E91" w:rsidRDefault="00BE33FE" w:rsidP="00982E91">
      <w:pPr>
        <w:contextualSpacing/>
        <w:rPr>
          <w:rFonts w:eastAsia="MS Mincho"/>
          <w:color w:val="000000"/>
          <w:szCs w:val="20"/>
          <w:lang w:eastAsia="x-none"/>
        </w:rPr>
      </w:pPr>
    </w:p>
    <w:p w14:paraId="4BA308DF" w14:textId="622D943A" w:rsidR="00982E91" w:rsidRPr="00982E91" w:rsidRDefault="001B7BF2" w:rsidP="00982E91">
      <w:pPr>
        <w:ind w:left="720" w:hanging="720"/>
        <w:rPr>
          <w:lang w:eastAsia="x-none"/>
        </w:rPr>
      </w:pPr>
      <w:hyperlink r:id="rId956" w:history="1">
        <w:r w:rsidR="00D93AE1">
          <w:rPr>
            <w:rStyle w:val="Hyperlink"/>
            <w:lang w:eastAsia="x-none"/>
          </w:rPr>
          <w:t>R1-1808143</w:t>
        </w:r>
      </w:hyperlink>
      <w:r w:rsidR="00982E91" w:rsidRPr="00982E91">
        <w:rPr>
          <w:lang w:eastAsia="x-none"/>
        </w:rPr>
        <w:tab/>
        <w:t>Remaining issues on CSI acquisition</w:t>
      </w:r>
      <w:r w:rsidR="00982E91" w:rsidRPr="00982E91">
        <w:rPr>
          <w:lang w:eastAsia="x-none"/>
        </w:rPr>
        <w:tab/>
        <w:t>Huawei, HiSilicon</w:t>
      </w:r>
    </w:p>
    <w:p w14:paraId="10C11B96" w14:textId="52A9601F" w:rsidR="00982E91" w:rsidRPr="00982E91" w:rsidRDefault="001B7BF2" w:rsidP="00982E91">
      <w:pPr>
        <w:ind w:left="720" w:hanging="720"/>
        <w:rPr>
          <w:lang w:eastAsia="x-none"/>
        </w:rPr>
      </w:pPr>
      <w:hyperlink r:id="rId957" w:history="1">
        <w:r w:rsidR="00D93AE1">
          <w:rPr>
            <w:rStyle w:val="Hyperlink"/>
            <w:lang w:eastAsia="x-none"/>
          </w:rPr>
          <w:t>R1-1808220</w:t>
        </w:r>
      </w:hyperlink>
      <w:r w:rsidR="00982E91" w:rsidRPr="00982E91">
        <w:rPr>
          <w:lang w:eastAsia="x-none"/>
        </w:rPr>
        <w:tab/>
        <w:t>Remaining issues on CSI acquisition</w:t>
      </w:r>
      <w:r w:rsidR="00982E91" w:rsidRPr="00982E91">
        <w:rPr>
          <w:lang w:eastAsia="x-none"/>
        </w:rPr>
        <w:tab/>
        <w:t>vivo</w:t>
      </w:r>
    </w:p>
    <w:p w14:paraId="5B4C0655" w14:textId="3DD4E4E6" w:rsidR="00982E91" w:rsidRPr="00982E91" w:rsidRDefault="001B7BF2" w:rsidP="00982E91">
      <w:pPr>
        <w:ind w:left="720" w:hanging="720"/>
        <w:rPr>
          <w:lang w:eastAsia="x-none"/>
        </w:rPr>
      </w:pPr>
      <w:hyperlink r:id="rId958" w:history="1">
        <w:r w:rsidR="00D93AE1">
          <w:rPr>
            <w:rStyle w:val="Hyperlink"/>
            <w:lang w:eastAsia="x-none"/>
          </w:rPr>
          <w:t>R1-1808263</w:t>
        </w:r>
      </w:hyperlink>
      <w:r w:rsidR="00982E91" w:rsidRPr="00982E91">
        <w:rPr>
          <w:lang w:eastAsia="x-none"/>
        </w:rPr>
        <w:tab/>
        <w:t>Remaining issues in CSI acquisition</w:t>
      </w:r>
      <w:r w:rsidR="00982E91" w:rsidRPr="00982E91">
        <w:rPr>
          <w:lang w:eastAsia="x-none"/>
        </w:rPr>
        <w:tab/>
        <w:t>MediaTek Inc.</w:t>
      </w:r>
    </w:p>
    <w:p w14:paraId="0E9BD79A" w14:textId="4FFC9370" w:rsidR="00982E91" w:rsidRPr="00982E91" w:rsidRDefault="001B7BF2" w:rsidP="00982E91">
      <w:pPr>
        <w:ind w:left="720" w:hanging="720"/>
        <w:rPr>
          <w:lang w:eastAsia="x-none"/>
        </w:rPr>
      </w:pPr>
      <w:hyperlink r:id="rId959" w:history="1">
        <w:r w:rsidR="00D93AE1">
          <w:rPr>
            <w:rStyle w:val="Hyperlink"/>
            <w:lang w:eastAsia="x-none"/>
          </w:rPr>
          <w:t>R1-1808362</w:t>
        </w:r>
      </w:hyperlink>
      <w:r w:rsidR="00982E91" w:rsidRPr="00982E91">
        <w:rPr>
          <w:lang w:eastAsia="x-none"/>
        </w:rPr>
        <w:tab/>
        <w:t>Remaining issues on CSI reporting</w:t>
      </w:r>
      <w:r w:rsidR="00982E91" w:rsidRPr="00982E91">
        <w:rPr>
          <w:lang w:eastAsia="x-none"/>
        </w:rPr>
        <w:tab/>
        <w:t>NEC</w:t>
      </w:r>
    </w:p>
    <w:p w14:paraId="0BAAF7EE" w14:textId="70D03CF0" w:rsidR="00982E91" w:rsidRPr="00982E91" w:rsidRDefault="001B7BF2" w:rsidP="00982E91">
      <w:pPr>
        <w:ind w:left="720" w:hanging="720"/>
        <w:rPr>
          <w:lang w:val="fr-FR" w:eastAsia="x-none"/>
        </w:rPr>
      </w:pPr>
      <w:hyperlink r:id="rId960" w:history="1">
        <w:r w:rsidR="00D93AE1">
          <w:rPr>
            <w:rStyle w:val="Hyperlink"/>
            <w:lang w:val="fr-FR" w:eastAsia="x-none"/>
          </w:rPr>
          <w:t>R1-1808374</w:t>
        </w:r>
      </w:hyperlink>
      <w:r w:rsidR="00982E91" w:rsidRPr="00982E91">
        <w:rPr>
          <w:lang w:val="fr-FR" w:eastAsia="x-none"/>
        </w:rPr>
        <w:tab/>
        <w:t>Issues on CSI acquisition</w:t>
      </w:r>
      <w:r w:rsidR="00982E91" w:rsidRPr="00982E91">
        <w:rPr>
          <w:lang w:val="fr-FR" w:eastAsia="x-none"/>
        </w:rPr>
        <w:tab/>
        <w:t>CATT</w:t>
      </w:r>
    </w:p>
    <w:p w14:paraId="38F615CA" w14:textId="295ACD6E" w:rsidR="00982E91" w:rsidRPr="00982E91" w:rsidRDefault="001B7BF2" w:rsidP="00982E91">
      <w:pPr>
        <w:ind w:left="720" w:hanging="720"/>
        <w:rPr>
          <w:lang w:eastAsia="x-none"/>
        </w:rPr>
      </w:pPr>
      <w:hyperlink r:id="rId961" w:history="1">
        <w:r w:rsidR="00D93AE1">
          <w:rPr>
            <w:rStyle w:val="Hyperlink"/>
            <w:lang w:eastAsia="x-none"/>
          </w:rPr>
          <w:t>R1-1808486</w:t>
        </w:r>
      </w:hyperlink>
      <w:r w:rsidR="00982E91" w:rsidRPr="00982E91">
        <w:rPr>
          <w:lang w:eastAsia="x-none"/>
        </w:rPr>
        <w:tab/>
        <w:t>Text proposals on CSI acquisition</w:t>
      </w:r>
      <w:r w:rsidR="00982E91" w:rsidRPr="00982E91">
        <w:rPr>
          <w:lang w:eastAsia="x-none"/>
        </w:rPr>
        <w:tab/>
        <w:t>LG Electronics</w:t>
      </w:r>
    </w:p>
    <w:p w14:paraId="53AEC64A" w14:textId="745F132C" w:rsidR="00982E91" w:rsidRPr="00982E91" w:rsidRDefault="001B7BF2" w:rsidP="00982E91">
      <w:pPr>
        <w:ind w:left="720" w:hanging="720"/>
        <w:rPr>
          <w:lang w:eastAsia="x-none"/>
        </w:rPr>
      </w:pPr>
      <w:hyperlink r:id="rId962" w:history="1">
        <w:r w:rsidR="00D93AE1">
          <w:rPr>
            <w:rStyle w:val="Hyperlink"/>
            <w:lang w:eastAsia="x-none"/>
          </w:rPr>
          <w:t>R1-1808550</w:t>
        </w:r>
      </w:hyperlink>
      <w:r w:rsidR="00982E91" w:rsidRPr="00982E91">
        <w:rPr>
          <w:lang w:eastAsia="x-none"/>
        </w:rPr>
        <w:tab/>
        <w:t>Maintenance on CSI reporting</w:t>
      </w:r>
      <w:r w:rsidR="00982E91" w:rsidRPr="00982E91">
        <w:rPr>
          <w:lang w:eastAsia="x-none"/>
        </w:rPr>
        <w:tab/>
        <w:t>Lenovo, Motorola Mobility</w:t>
      </w:r>
    </w:p>
    <w:p w14:paraId="72F9F1E7" w14:textId="255445A6" w:rsidR="00982E91" w:rsidRPr="00982E91" w:rsidRDefault="001B7BF2" w:rsidP="00982E91">
      <w:pPr>
        <w:ind w:left="720" w:hanging="720"/>
        <w:rPr>
          <w:lang w:eastAsia="x-none"/>
        </w:rPr>
      </w:pPr>
      <w:hyperlink r:id="rId963" w:history="1">
        <w:r w:rsidR="00D93AE1">
          <w:rPr>
            <w:rStyle w:val="Hyperlink"/>
            <w:lang w:eastAsia="x-none"/>
          </w:rPr>
          <w:t>R1-1808668</w:t>
        </w:r>
      </w:hyperlink>
      <w:r w:rsidR="00982E91" w:rsidRPr="00982E91">
        <w:rPr>
          <w:lang w:eastAsia="x-none"/>
        </w:rPr>
        <w:tab/>
        <w:t>Remaining issues on CSI reporting</w:t>
      </w:r>
      <w:r w:rsidR="00982E91" w:rsidRPr="00982E91">
        <w:rPr>
          <w:lang w:eastAsia="x-none"/>
        </w:rPr>
        <w:tab/>
        <w:t>Intel Corporation</w:t>
      </w:r>
    </w:p>
    <w:p w14:paraId="79C20FC5" w14:textId="16AC7707" w:rsidR="00982E91" w:rsidRPr="00982E91" w:rsidRDefault="001B7BF2" w:rsidP="00982E91">
      <w:pPr>
        <w:ind w:left="720" w:hanging="720"/>
        <w:rPr>
          <w:lang w:eastAsia="x-none"/>
        </w:rPr>
      </w:pPr>
      <w:hyperlink r:id="rId964" w:history="1">
        <w:r w:rsidR="00D93AE1">
          <w:rPr>
            <w:rStyle w:val="Hyperlink"/>
            <w:lang w:eastAsia="x-none"/>
          </w:rPr>
          <w:t>R1-1808749</w:t>
        </w:r>
      </w:hyperlink>
      <w:r w:rsidR="00982E91" w:rsidRPr="00982E91">
        <w:rPr>
          <w:lang w:eastAsia="x-none"/>
        </w:rPr>
        <w:tab/>
        <w:t>Issues on CSI reporting</w:t>
      </w:r>
      <w:r w:rsidR="00982E91" w:rsidRPr="00982E91">
        <w:rPr>
          <w:lang w:eastAsia="x-none"/>
        </w:rPr>
        <w:tab/>
        <w:t>Samsung</w:t>
      </w:r>
    </w:p>
    <w:p w14:paraId="24E3E54A" w14:textId="6AA90490" w:rsidR="00982E91" w:rsidRPr="00982E91" w:rsidRDefault="001B7BF2" w:rsidP="00982E91">
      <w:pPr>
        <w:ind w:left="720" w:hanging="720"/>
        <w:rPr>
          <w:lang w:eastAsia="x-none"/>
        </w:rPr>
      </w:pPr>
      <w:hyperlink r:id="rId965" w:history="1">
        <w:r w:rsidR="00D93AE1">
          <w:rPr>
            <w:rStyle w:val="Hyperlink"/>
            <w:lang w:eastAsia="x-none"/>
          </w:rPr>
          <w:t>R1-1808800</w:t>
        </w:r>
      </w:hyperlink>
      <w:r w:rsidR="00982E91" w:rsidRPr="00982E91">
        <w:rPr>
          <w:lang w:eastAsia="x-none"/>
        </w:rPr>
        <w:tab/>
        <w:t>Remaining issues on CSI acquisition</w:t>
      </w:r>
      <w:r w:rsidR="00982E91" w:rsidRPr="00982E91">
        <w:rPr>
          <w:lang w:eastAsia="x-none"/>
        </w:rPr>
        <w:tab/>
        <w:t>Spreadtrum Communications</w:t>
      </w:r>
    </w:p>
    <w:p w14:paraId="55E010F0" w14:textId="176C4292" w:rsidR="00982E91" w:rsidRPr="00982E91" w:rsidRDefault="001B7BF2" w:rsidP="00982E91">
      <w:pPr>
        <w:ind w:left="720" w:hanging="720"/>
        <w:rPr>
          <w:lang w:eastAsia="x-none"/>
        </w:rPr>
      </w:pPr>
      <w:hyperlink r:id="rId966" w:history="1">
        <w:r w:rsidR="00D93AE1">
          <w:rPr>
            <w:rStyle w:val="Hyperlink"/>
            <w:lang w:eastAsia="x-none"/>
          </w:rPr>
          <w:t>R1-1808885</w:t>
        </w:r>
      </w:hyperlink>
      <w:r w:rsidR="00982E91" w:rsidRPr="00982E91">
        <w:rPr>
          <w:lang w:eastAsia="x-none"/>
        </w:rPr>
        <w:tab/>
        <w:t>Text proposals for CSI acquisition/reporting</w:t>
      </w:r>
      <w:r w:rsidR="00982E91" w:rsidRPr="00982E91">
        <w:rPr>
          <w:lang w:eastAsia="x-none"/>
        </w:rPr>
        <w:tab/>
        <w:t>Guangdong OPPO Mobile Telecom</w:t>
      </w:r>
    </w:p>
    <w:p w14:paraId="0FF6A4DA" w14:textId="5F8F9E9E" w:rsidR="00982E91" w:rsidRPr="00982E91" w:rsidRDefault="001B7BF2" w:rsidP="00982E91">
      <w:pPr>
        <w:ind w:left="720" w:hanging="720"/>
        <w:rPr>
          <w:color w:val="808080"/>
          <w:lang w:eastAsia="x-none"/>
        </w:rPr>
      </w:pPr>
      <w:hyperlink r:id="rId967" w:history="1">
        <w:r w:rsidR="00D93AE1">
          <w:rPr>
            <w:rStyle w:val="Hyperlink"/>
            <w:lang w:eastAsia="x-none"/>
          </w:rPr>
          <w:t>R1-1809053</w:t>
        </w:r>
      </w:hyperlink>
      <w:r w:rsidR="00982E91" w:rsidRPr="00982E91">
        <w:rPr>
          <w:color w:val="808080"/>
          <w:lang w:eastAsia="x-none"/>
        </w:rPr>
        <w:tab/>
        <w:t>Text Proposal on Type 1 Codebook</w:t>
      </w:r>
      <w:r w:rsidR="00982E91" w:rsidRPr="00982E91">
        <w:rPr>
          <w:color w:val="808080"/>
          <w:lang w:eastAsia="x-none"/>
        </w:rPr>
        <w:tab/>
        <w:t>AT&amp;T</w:t>
      </w:r>
    </w:p>
    <w:p w14:paraId="041EF4A0" w14:textId="77777777" w:rsidR="00982E91" w:rsidRPr="00982E91" w:rsidRDefault="00982E91" w:rsidP="00982E91">
      <w:pPr>
        <w:ind w:left="720" w:hanging="720"/>
        <w:rPr>
          <w:color w:val="808080"/>
          <w:lang w:eastAsia="x-none"/>
        </w:rPr>
      </w:pPr>
      <w:r w:rsidRPr="00982E91">
        <w:rPr>
          <w:color w:val="808080"/>
          <w:lang w:eastAsia="x-none"/>
        </w:rPr>
        <w:t>Withdrawn</w:t>
      </w:r>
    </w:p>
    <w:p w14:paraId="329B3ECB" w14:textId="51D1437B" w:rsidR="00982E91" w:rsidRPr="00982E91" w:rsidRDefault="001B7BF2" w:rsidP="00982E91">
      <w:pPr>
        <w:ind w:left="720" w:hanging="720"/>
        <w:rPr>
          <w:lang w:eastAsia="x-none"/>
        </w:rPr>
      </w:pPr>
      <w:hyperlink r:id="rId968" w:history="1">
        <w:r w:rsidR="00D93AE1">
          <w:rPr>
            <w:rStyle w:val="Hyperlink"/>
            <w:lang w:eastAsia="x-none"/>
          </w:rPr>
          <w:t>R1-1809137</w:t>
        </w:r>
      </w:hyperlink>
      <w:r w:rsidR="00982E91" w:rsidRPr="00982E91">
        <w:rPr>
          <w:lang w:eastAsia="x-none"/>
        </w:rPr>
        <w:tab/>
        <w:t>Maintenance for CSI acquisition</w:t>
      </w:r>
      <w:r w:rsidR="00982E91" w:rsidRPr="00982E91">
        <w:rPr>
          <w:lang w:eastAsia="x-none"/>
        </w:rPr>
        <w:tab/>
        <w:t>NTT DOCOMO, INC.</w:t>
      </w:r>
    </w:p>
    <w:p w14:paraId="08C4D315" w14:textId="579B17A7" w:rsidR="00982E91" w:rsidRPr="00982E91" w:rsidRDefault="001B7BF2" w:rsidP="00982E91">
      <w:pPr>
        <w:ind w:left="720" w:hanging="720"/>
        <w:rPr>
          <w:lang w:eastAsia="x-none"/>
        </w:rPr>
      </w:pPr>
      <w:hyperlink r:id="rId969" w:history="1">
        <w:r w:rsidR="00D93AE1">
          <w:rPr>
            <w:rStyle w:val="Hyperlink"/>
            <w:lang w:eastAsia="x-none"/>
          </w:rPr>
          <w:t>R1-1809196</w:t>
        </w:r>
      </w:hyperlink>
      <w:r w:rsidR="00982E91" w:rsidRPr="00982E91">
        <w:rPr>
          <w:lang w:eastAsia="x-none"/>
        </w:rPr>
        <w:tab/>
        <w:t>Maintenance for CSI acquisition</w:t>
      </w:r>
      <w:r w:rsidR="00982E91" w:rsidRPr="00982E91">
        <w:rPr>
          <w:lang w:eastAsia="x-none"/>
        </w:rPr>
        <w:tab/>
        <w:t>Ericsson</w:t>
      </w:r>
    </w:p>
    <w:p w14:paraId="01E27E3C" w14:textId="35FFD4F5" w:rsidR="00982E91" w:rsidRPr="00982E91" w:rsidRDefault="001B7BF2" w:rsidP="00982E91">
      <w:pPr>
        <w:ind w:left="720" w:hanging="720"/>
        <w:rPr>
          <w:lang w:eastAsia="x-none"/>
        </w:rPr>
      </w:pPr>
      <w:hyperlink r:id="rId970" w:history="1">
        <w:r w:rsidR="00D93AE1">
          <w:rPr>
            <w:rStyle w:val="Hyperlink"/>
            <w:lang w:eastAsia="x-none"/>
          </w:rPr>
          <w:t>R1-1809236</w:t>
        </w:r>
      </w:hyperlink>
      <w:r w:rsidR="00982E91" w:rsidRPr="00982E91">
        <w:rPr>
          <w:lang w:eastAsia="x-none"/>
        </w:rPr>
        <w:tab/>
        <w:t>Remaining issues on CSI acquisition</w:t>
      </w:r>
      <w:r w:rsidR="00982E91" w:rsidRPr="00982E91">
        <w:rPr>
          <w:lang w:eastAsia="x-none"/>
        </w:rPr>
        <w:tab/>
        <w:t>Nokia, Nokia Shanghai Bell</w:t>
      </w:r>
    </w:p>
    <w:p w14:paraId="20D57D57" w14:textId="089A9A30" w:rsidR="00BE33FE" w:rsidRPr="00802683" w:rsidRDefault="00BE33FE" w:rsidP="00BE33FE">
      <w:pPr>
        <w:ind w:left="720" w:hanging="720"/>
        <w:rPr>
          <w:lang w:eastAsia="x-none"/>
        </w:rPr>
      </w:pPr>
      <w:r w:rsidRPr="00BE33FE">
        <w:rPr>
          <w:lang w:val="fr-FR" w:eastAsia="x-none"/>
        </w:rPr>
        <w:t>R1-1809518</w:t>
      </w:r>
      <w:r w:rsidRPr="00BE33FE">
        <w:rPr>
          <w:lang w:val="fr-FR" w:eastAsia="x-none"/>
        </w:rPr>
        <w:tab/>
        <w:t>Maintenance for CSI acquisition</w:t>
      </w:r>
      <w:r w:rsidRPr="00BE33FE">
        <w:rPr>
          <w:lang w:val="fr-FR" w:eastAsia="x-none"/>
        </w:rPr>
        <w:tab/>
        <w:t>ZTE</w:t>
      </w:r>
      <w:r>
        <w:rPr>
          <w:lang w:val="fr-FR" w:eastAsia="x-none"/>
        </w:rPr>
        <w:tab/>
        <w:t xml:space="preserve">(rev of </w:t>
      </w:r>
      <w:hyperlink r:id="rId971" w:history="1">
        <w:r>
          <w:rPr>
            <w:rStyle w:val="Hyperlink"/>
            <w:lang w:eastAsia="x-none"/>
          </w:rPr>
          <w:t>R1-1808195</w:t>
        </w:r>
      </w:hyperlink>
      <w:r>
        <w:rPr>
          <w:lang w:eastAsia="x-none"/>
        </w:rPr>
        <w:t>)</w:t>
      </w:r>
    </w:p>
    <w:p w14:paraId="5F83B9CF" w14:textId="77777777" w:rsidR="00982E91" w:rsidRPr="00982E91" w:rsidRDefault="00982E91" w:rsidP="00145941">
      <w:pPr>
        <w:pStyle w:val="Heading4"/>
      </w:pPr>
      <w:bookmarkStart w:id="474" w:name="_Toc521704514"/>
      <w:bookmarkStart w:id="475" w:name="_Toc526458908"/>
      <w:r w:rsidRPr="00982E91">
        <w:t>Maintenance for</w:t>
      </w:r>
      <w:r w:rsidRPr="00982E91">
        <w:rPr>
          <w:rFonts w:hint="eastAsia"/>
        </w:rPr>
        <w:t xml:space="preserve"> beam management</w:t>
      </w:r>
      <w:bookmarkEnd w:id="474"/>
      <w:bookmarkEnd w:id="475"/>
    </w:p>
    <w:p w14:paraId="5B7C160F" w14:textId="77777777" w:rsidR="00982E91" w:rsidRPr="00982E91" w:rsidRDefault="00982E91" w:rsidP="00982E91">
      <w:pPr>
        <w:ind w:left="720" w:hanging="720"/>
        <w:rPr>
          <w:i/>
          <w:lang w:eastAsia="x-none"/>
        </w:rPr>
      </w:pPr>
      <w:r w:rsidRPr="00982E91">
        <w:rPr>
          <w:i/>
          <w:lang w:eastAsia="x-none"/>
        </w:rPr>
        <w:t xml:space="preserve">Including measurement, reporting, beam failure recovery, etc. </w:t>
      </w:r>
    </w:p>
    <w:p w14:paraId="426731D0" w14:textId="77777777" w:rsidR="00982E91" w:rsidRPr="00982E91" w:rsidRDefault="00982E91" w:rsidP="00982E91">
      <w:pPr>
        <w:ind w:left="720" w:hanging="720"/>
        <w:rPr>
          <w:b/>
          <w:i/>
          <w:color w:val="FF0000"/>
          <w:lang w:eastAsia="x-none"/>
        </w:rPr>
      </w:pPr>
      <w:r w:rsidRPr="00982E91">
        <w:rPr>
          <w:b/>
          <w:i/>
          <w:color w:val="FF0000"/>
          <w:lang w:eastAsia="x-none"/>
        </w:rPr>
        <w:t xml:space="preserve">Please use separate sections for each of the respective sub-topic to facilitate reviews and summary. </w:t>
      </w:r>
    </w:p>
    <w:p w14:paraId="0C7DE0A1" w14:textId="77777777" w:rsidR="00286911" w:rsidRDefault="00286911" w:rsidP="00982E91">
      <w:pPr>
        <w:ind w:left="720" w:hanging="720"/>
      </w:pPr>
    </w:p>
    <w:p w14:paraId="0BEED5C7" w14:textId="009FC60F" w:rsidR="00982E91" w:rsidRPr="00286911" w:rsidRDefault="001B7BF2" w:rsidP="00982E91">
      <w:pPr>
        <w:ind w:left="720" w:hanging="720"/>
        <w:rPr>
          <w:b/>
          <w:lang w:eastAsia="x-none"/>
        </w:rPr>
      </w:pPr>
      <w:hyperlink r:id="rId972" w:history="1">
        <w:r w:rsidR="00D93AE1" w:rsidRPr="00286911">
          <w:rPr>
            <w:rStyle w:val="Hyperlink"/>
            <w:b/>
          </w:rPr>
          <w:t>R1-1809805</w:t>
        </w:r>
      </w:hyperlink>
      <w:r w:rsidR="00982E91" w:rsidRPr="00286911">
        <w:rPr>
          <w:b/>
          <w:lang w:eastAsia="x-none"/>
        </w:rPr>
        <w:tab/>
        <w:t>Summary #1 on Remaing issues on Beam Failure Recovery</w:t>
      </w:r>
      <w:r w:rsidR="00982E91" w:rsidRPr="00286911">
        <w:rPr>
          <w:b/>
          <w:lang w:eastAsia="x-none"/>
        </w:rPr>
        <w:tab/>
        <w:t>MediaTek</w:t>
      </w:r>
    </w:p>
    <w:p w14:paraId="648BE545" w14:textId="77777777" w:rsidR="00982E91" w:rsidRPr="00982E91" w:rsidRDefault="00982E91" w:rsidP="00982E91">
      <w:pPr>
        <w:ind w:left="720" w:hanging="720"/>
        <w:rPr>
          <w:szCs w:val="20"/>
          <w:lang w:eastAsia="x-none"/>
        </w:rPr>
      </w:pPr>
    </w:p>
    <w:p w14:paraId="65E767D3" w14:textId="77777777" w:rsidR="00982E91" w:rsidRPr="00286911" w:rsidRDefault="00982E91" w:rsidP="00982E91">
      <w:pPr>
        <w:ind w:left="720" w:hanging="720"/>
        <w:rPr>
          <w:szCs w:val="20"/>
          <w:highlight w:val="green"/>
          <w:lang w:eastAsia="x-none"/>
        </w:rPr>
      </w:pPr>
      <w:r w:rsidRPr="00286911">
        <w:rPr>
          <w:szCs w:val="20"/>
          <w:highlight w:val="green"/>
          <w:lang w:eastAsia="x-none"/>
        </w:rPr>
        <w:t>Agreement</w:t>
      </w:r>
    </w:p>
    <w:p w14:paraId="7986E8BC" w14:textId="018CBE8E" w:rsidR="00982E91" w:rsidRPr="00982E91" w:rsidRDefault="00982E91" w:rsidP="00982E91">
      <w:pPr>
        <w:ind w:left="720" w:hanging="720"/>
        <w:rPr>
          <w:szCs w:val="20"/>
          <w:lang w:eastAsia="x-none"/>
        </w:rPr>
      </w:pPr>
      <w:r w:rsidRPr="00982E91">
        <w:rPr>
          <w:szCs w:val="20"/>
          <w:lang w:eastAsia="x-none"/>
        </w:rPr>
        <w:t>Concerning the questions in RAN2 LS (</w:t>
      </w:r>
      <w:hyperlink r:id="rId973" w:history="1">
        <w:r w:rsidR="00D93AE1">
          <w:rPr>
            <w:rStyle w:val="Hyperlink"/>
            <w:szCs w:val="20"/>
            <w:lang w:eastAsia="x-none"/>
          </w:rPr>
          <w:t>R1-1808166</w:t>
        </w:r>
      </w:hyperlink>
      <w:r w:rsidRPr="00982E91">
        <w:rPr>
          <w:szCs w:val="20"/>
          <w:lang w:eastAsia="x-none"/>
        </w:rPr>
        <w:t>) on BFR</w:t>
      </w:r>
    </w:p>
    <w:p w14:paraId="479B6164" w14:textId="77777777" w:rsidR="00982E91" w:rsidRPr="00982E91" w:rsidRDefault="00982E91" w:rsidP="00982E91">
      <w:pPr>
        <w:rPr>
          <w:szCs w:val="20"/>
          <w:lang w:eastAsia="x-none"/>
        </w:rPr>
      </w:pPr>
      <w:r w:rsidRPr="00982E91">
        <w:rPr>
          <w:b/>
          <w:szCs w:val="20"/>
          <w:lang w:eastAsia="x-none"/>
        </w:rPr>
        <w:t>Question 1</w:t>
      </w:r>
      <w:r w:rsidRPr="00982E91">
        <w:rPr>
          <w:szCs w:val="20"/>
          <w:lang w:eastAsia="x-none"/>
        </w:rPr>
        <w:t>: After UE sending PRACH for contention-free BFR, does the UE continue monitoring PDCCH candidates in configured search spaces monitored before PRACH, in addition to the search space indicated by recoverySearchSpaceId?</w:t>
      </w:r>
    </w:p>
    <w:p w14:paraId="2EF42527" w14:textId="77777777" w:rsidR="00982E91" w:rsidRPr="00982E91" w:rsidRDefault="00982E91" w:rsidP="00FD2787">
      <w:pPr>
        <w:numPr>
          <w:ilvl w:val="0"/>
          <w:numId w:val="218"/>
        </w:numPr>
        <w:rPr>
          <w:szCs w:val="20"/>
          <w:lang w:eastAsia="x-none"/>
        </w:rPr>
      </w:pPr>
      <w:r w:rsidRPr="00982E91">
        <w:rPr>
          <w:szCs w:val="20"/>
          <w:lang w:eastAsia="x-none"/>
        </w:rPr>
        <w:t>RAN1 repsonse: Yes, all configured search spaces before dedicated BFR PRACH transmission for BFR are monitored</w:t>
      </w:r>
    </w:p>
    <w:p w14:paraId="67420B41" w14:textId="77777777" w:rsidR="00982E91" w:rsidRPr="00982E91" w:rsidRDefault="00982E91" w:rsidP="00982E91">
      <w:pPr>
        <w:rPr>
          <w:szCs w:val="20"/>
          <w:lang w:eastAsia="x-none"/>
        </w:rPr>
      </w:pPr>
      <w:r w:rsidRPr="00982E91">
        <w:rPr>
          <w:b/>
          <w:szCs w:val="20"/>
          <w:lang w:eastAsia="x-none"/>
        </w:rPr>
        <w:t>Question 2</w:t>
      </w:r>
      <w:r w:rsidRPr="00982E91">
        <w:rPr>
          <w:szCs w:val="20"/>
          <w:lang w:eastAsia="x-none"/>
        </w:rPr>
        <w:t>: If the answer to Question 1 is “Yes”, is the BFR RACH procedure considered successfully completed only if PDCCH is received in search space indicated by recoverySearchSpaceId?</w:t>
      </w:r>
    </w:p>
    <w:p w14:paraId="6BB69E64" w14:textId="77777777" w:rsidR="00982E91" w:rsidRPr="00982E91" w:rsidRDefault="00982E91" w:rsidP="00FD2787">
      <w:pPr>
        <w:numPr>
          <w:ilvl w:val="0"/>
          <w:numId w:val="218"/>
        </w:numPr>
        <w:rPr>
          <w:szCs w:val="20"/>
        </w:rPr>
      </w:pPr>
      <w:r w:rsidRPr="00982E91">
        <w:rPr>
          <w:szCs w:val="20"/>
          <w:lang w:eastAsia="x-none"/>
        </w:rPr>
        <w:t xml:space="preserve">RAN1 repsonse: Yes, only </w:t>
      </w:r>
      <w:r w:rsidRPr="00982E91">
        <w:rPr>
          <w:szCs w:val="20"/>
          <w:lang w:val="en-US"/>
        </w:rPr>
        <w:t>w</w:t>
      </w:r>
      <w:r w:rsidRPr="00982E91">
        <w:rPr>
          <w:szCs w:val="20"/>
        </w:rPr>
        <w:t>hen a PDCCH transmission addressed to C-RNTI is receiv</w:t>
      </w:r>
      <w:r w:rsidRPr="00982E91">
        <w:rPr>
          <w:szCs w:val="20"/>
          <w:lang w:val="en-US"/>
        </w:rPr>
        <w:t>e</w:t>
      </w:r>
      <w:r w:rsidRPr="00982E91">
        <w:rPr>
          <w:szCs w:val="20"/>
        </w:rPr>
        <w:t xml:space="preserve">d on the search space indicated by higher layer parameter </w:t>
      </w:r>
      <w:r w:rsidRPr="00982E91">
        <w:rPr>
          <w:i/>
          <w:szCs w:val="20"/>
        </w:rPr>
        <w:t>recovoerySearchSpaceId</w:t>
      </w:r>
      <w:r w:rsidRPr="00982E91">
        <w:rPr>
          <w:szCs w:val="20"/>
        </w:rPr>
        <w:t>, i.e., SS-BFR, UE considers a contention-free BFR procedure is successfully terminated</w:t>
      </w:r>
    </w:p>
    <w:p w14:paraId="57E7641A" w14:textId="774B7F57" w:rsidR="00982E91" w:rsidRPr="00982E91" w:rsidRDefault="00982E91" w:rsidP="00982E91">
      <w:pPr>
        <w:rPr>
          <w:szCs w:val="20"/>
          <w:lang w:eastAsia="x-none"/>
        </w:rPr>
      </w:pPr>
      <w:r w:rsidRPr="00982E91">
        <w:rPr>
          <w:szCs w:val="20"/>
          <w:lang w:eastAsia="x-none"/>
        </w:rPr>
        <w:t xml:space="preserve">Response LS to RAN2 is </w:t>
      </w:r>
      <w:r w:rsidR="00286911" w:rsidRPr="00286911">
        <w:rPr>
          <w:szCs w:val="20"/>
          <w:highlight w:val="green"/>
          <w:lang w:eastAsia="x-none"/>
        </w:rPr>
        <w:t>approved</w:t>
      </w:r>
      <w:r w:rsidRPr="00286911">
        <w:rPr>
          <w:szCs w:val="20"/>
          <w:highlight w:val="green"/>
          <w:lang w:eastAsia="x-none"/>
        </w:rPr>
        <w:t xml:space="preserve"> in </w:t>
      </w:r>
      <w:hyperlink r:id="rId974" w:history="1">
        <w:r w:rsidR="00D93AE1" w:rsidRPr="00286911">
          <w:rPr>
            <w:rStyle w:val="Hyperlink"/>
            <w:b/>
            <w:szCs w:val="20"/>
            <w:highlight w:val="green"/>
            <w:lang w:eastAsia="x-none"/>
          </w:rPr>
          <w:t>R1-1809887</w:t>
        </w:r>
      </w:hyperlink>
    </w:p>
    <w:p w14:paraId="088ACEC8" w14:textId="77777777" w:rsidR="00286911" w:rsidRPr="00286911" w:rsidRDefault="00286911" w:rsidP="00982E91">
      <w:pPr>
        <w:rPr>
          <w:szCs w:val="20"/>
          <w:lang w:eastAsia="x-none"/>
        </w:rPr>
      </w:pPr>
    </w:p>
    <w:p w14:paraId="0C805AF6" w14:textId="77777777" w:rsidR="00286911" w:rsidRPr="00286911" w:rsidRDefault="00286911" w:rsidP="00982E91">
      <w:pPr>
        <w:rPr>
          <w:szCs w:val="20"/>
          <w:lang w:eastAsia="x-none"/>
        </w:rPr>
      </w:pPr>
    </w:p>
    <w:p w14:paraId="657E015B" w14:textId="6B9349BA" w:rsidR="00982E91" w:rsidRPr="00286911" w:rsidRDefault="00982E91" w:rsidP="00982E91">
      <w:pPr>
        <w:rPr>
          <w:szCs w:val="20"/>
          <w:highlight w:val="green"/>
          <w:lang w:eastAsia="x-none"/>
        </w:rPr>
      </w:pPr>
      <w:r w:rsidRPr="00286911">
        <w:rPr>
          <w:szCs w:val="20"/>
          <w:highlight w:val="green"/>
          <w:lang w:eastAsia="x-none"/>
        </w:rPr>
        <w:t>Agreement</w:t>
      </w:r>
    </w:p>
    <w:p w14:paraId="5D12227A" w14:textId="51885452" w:rsidR="00982E91" w:rsidRDefault="00982E91" w:rsidP="00982E91">
      <w:pPr>
        <w:rPr>
          <w:rFonts w:eastAsia="DengXian"/>
          <w:szCs w:val="20"/>
        </w:rPr>
      </w:pPr>
      <w:r w:rsidRPr="00982E91">
        <w:rPr>
          <w:rFonts w:eastAsia="DengXian"/>
          <w:szCs w:val="20"/>
        </w:rPr>
        <w:t>Text proposal for TS38.213, section 6: Remove the following text</w:t>
      </w:r>
    </w:p>
    <w:p w14:paraId="6D939617" w14:textId="77777777" w:rsidR="00286911" w:rsidRPr="00982E91" w:rsidRDefault="00286911" w:rsidP="00286911">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7947BFAD" w14:textId="77777777" w:rsidR="00286911" w:rsidRPr="00982E91" w:rsidRDefault="00286911" w:rsidP="00286911">
      <w:pPr>
        <w:ind w:left="720" w:hanging="720"/>
        <w:jc w:val="center"/>
        <w:rPr>
          <w:color w:val="FF0000"/>
          <w:szCs w:val="20"/>
        </w:rPr>
      </w:pPr>
      <w:r w:rsidRPr="00982E91">
        <w:rPr>
          <w:color w:val="FF0000"/>
          <w:szCs w:val="20"/>
        </w:rPr>
        <w:t>&lt; Unchanged parts are omitted &gt;</w:t>
      </w:r>
    </w:p>
    <w:p w14:paraId="1BC189F3" w14:textId="77777777" w:rsidR="00982E91" w:rsidRPr="00982E91" w:rsidRDefault="00982E91" w:rsidP="00982E91">
      <w:pPr>
        <w:rPr>
          <w:rFonts w:eastAsia="DengXian"/>
          <w:szCs w:val="20"/>
        </w:rPr>
      </w:pPr>
      <w:r w:rsidRPr="00982E91">
        <w:rPr>
          <w:rFonts w:eastAsia="DengXian"/>
          <w:strike/>
          <w:szCs w:val="20"/>
        </w:rPr>
        <w:t>If the UE is not provided a control resource set</w:t>
      </w:r>
      <w:r w:rsidRPr="00982E91">
        <w:rPr>
          <w:rFonts w:eastAsia="DengXian"/>
          <w:iCs/>
          <w:strike/>
          <w:szCs w:val="20"/>
        </w:rPr>
        <w:t xml:space="preserve"> </w:t>
      </w:r>
      <w:r w:rsidRPr="00982E91">
        <w:rPr>
          <w:rFonts w:eastAsia="DengXian"/>
          <w:strike/>
          <w:szCs w:val="20"/>
        </w:rPr>
        <w:t>for a search space set provided</w:t>
      </w:r>
      <w:r w:rsidRPr="00982E91">
        <w:rPr>
          <w:rFonts w:eastAsia="DengXian"/>
          <w:i/>
          <w:strike/>
          <w:szCs w:val="20"/>
        </w:rPr>
        <w:t xml:space="preserve"> recoverySearchSpaceId</w:t>
      </w:r>
      <w:r w:rsidRPr="00982E91">
        <w:rPr>
          <w:rFonts w:eastAsia="DengXian"/>
          <w:strike/>
          <w:szCs w:val="20"/>
        </w:rPr>
        <w:t xml:space="preserve"> or if the UE is not provided </w:t>
      </w:r>
      <w:r w:rsidRPr="00982E91">
        <w:rPr>
          <w:rFonts w:eastAsia="DengXian"/>
          <w:i/>
          <w:strike/>
          <w:szCs w:val="20"/>
        </w:rPr>
        <w:t>recoverySearchSpaceId</w:t>
      </w:r>
      <w:r w:rsidRPr="00982E91">
        <w:rPr>
          <w:rFonts w:eastAsia="DengXian"/>
          <w:strike/>
          <w:szCs w:val="20"/>
        </w:rPr>
        <w:t>, the UE does not expect to</w:t>
      </w:r>
      <w:del w:id="476" w:author="80168151" w:date="2018-07-30T10:37:00Z">
        <w:r w:rsidRPr="00982E91" w:rsidDel="00F846E3">
          <w:rPr>
            <w:rFonts w:eastAsia="DengXian"/>
            <w:strike/>
            <w:szCs w:val="20"/>
          </w:rPr>
          <w:delText xml:space="preserve"> receive a PDCCH order triggering a PRACH transmission</w:delText>
        </w:r>
      </w:del>
      <w:r w:rsidRPr="00982E91">
        <w:rPr>
          <w:rFonts w:eastAsia="DengXian"/>
          <w:strike/>
          <w:szCs w:val="20"/>
        </w:rPr>
        <w:t>.</w:t>
      </w:r>
    </w:p>
    <w:p w14:paraId="6AD5EAC5" w14:textId="77777777" w:rsidR="00982E91" w:rsidRPr="00982E91" w:rsidRDefault="00982E91" w:rsidP="00982E91">
      <w:pPr>
        <w:ind w:left="720" w:hanging="720"/>
        <w:jc w:val="center"/>
        <w:rPr>
          <w:color w:val="FF0000"/>
          <w:szCs w:val="20"/>
        </w:rPr>
      </w:pPr>
      <w:r w:rsidRPr="00982E91">
        <w:rPr>
          <w:color w:val="FF0000"/>
          <w:szCs w:val="20"/>
        </w:rPr>
        <w:t>&lt; Unchanged parts are omitted &gt;</w:t>
      </w:r>
    </w:p>
    <w:p w14:paraId="72D79FDC" w14:textId="11CC7788" w:rsidR="00286911" w:rsidRPr="00982E91" w:rsidRDefault="00286911" w:rsidP="00286911">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2B9C69F3" w14:textId="77777777" w:rsidR="00982E91" w:rsidRPr="00286911" w:rsidRDefault="00982E91" w:rsidP="00982E91">
      <w:pPr>
        <w:rPr>
          <w:szCs w:val="20"/>
          <w:lang w:eastAsia="x-none"/>
        </w:rPr>
      </w:pPr>
    </w:p>
    <w:p w14:paraId="2A9955C9" w14:textId="77777777" w:rsidR="00982E91" w:rsidRPr="00286911" w:rsidRDefault="00982E91" w:rsidP="00982E91">
      <w:pPr>
        <w:rPr>
          <w:szCs w:val="20"/>
          <w:highlight w:val="green"/>
          <w:lang w:eastAsia="x-none"/>
        </w:rPr>
      </w:pPr>
      <w:r w:rsidRPr="00286911">
        <w:rPr>
          <w:szCs w:val="20"/>
          <w:highlight w:val="green"/>
          <w:lang w:eastAsia="x-none"/>
        </w:rPr>
        <w:t>Agreement</w:t>
      </w:r>
    </w:p>
    <w:p w14:paraId="3E812BAB" w14:textId="456631BE" w:rsidR="00286911" w:rsidRPr="00982E91" w:rsidRDefault="00286911" w:rsidP="00286911">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TS38.213 Section 6---------</w:t>
      </w:r>
      <w:r w:rsidRPr="00982E91">
        <w:rPr>
          <w:rFonts w:ascii="Times New Roman" w:hAnsi="Times New Roman" w:hint="eastAsia"/>
          <w:szCs w:val="20"/>
        </w:rPr>
        <w:t>-----------------</w:t>
      </w:r>
      <w:r>
        <w:rPr>
          <w:rFonts w:ascii="Times New Roman" w:hAnsi="Times New Roman" w:hint="eastAsia"/>
          <w:szCs w:val="20"/>
        </w:rPr>
        <w:t>------</w:t>
      </w:r>
    </w:p>
    <w:p w14:paraId="6B4E83A3" w14:textId="77777777" w:rsidR="00982E91" w:rsidRPr="00982E91" w:rsidRDefault="00982E91" w:rsidP="00982E91">
      <w:pPr>
        <w:ind w:left="720" w:hanging="720"/>
        <w:jc w:val="center"/>
        <w:rPr>
          <w:color w:val="FF0000"/>
          <w:szCs w:val="20"/>
        </w:rPr>
      </w:pPr>
      <w:r w:rsidRPr="00982E91">
        <w:rPr>
          <w:color w:val="FF0000"/>
          <w:szCs w:val="20"/>
        </w:rPr>
        <w:t>&lt; Unchanged parts are omitted &gt;</w:t>
      </w:r>
    </w:p>
    <w:p w14:paraId="3E1CE4DF" w14:textId="4DFAD143" w:rsidR="00982E91" w:rsidRPr="00982E91" w:rsidRDefault="00982E91" w:rsidP="00982E91">
      <w:pPr>
        <w:rPr>
          <w:szCs w:val="20"/>
        </w:rPr>
      </w:pPr>
      <w:r w:rsidRPr="00982E91">
        <w:rPr>
          <w:szCs w:val="20"/>
        </w:rPr>
        <w:t xml:space="preserve">The UE expects the set </w:t>
      </w:r>
      <w:r w:rsidRPr="00982E91">
        <w:rPr>
          <w:noProof/>
          <w:position w:val="-10"/>
          <w:szCs w:val="20"/>
          <w:lang w:eastAsia="en-GB"/>
        </w:rPr>
        <w:drawing>
          <wp:inline distT="0" distB="0" distL="0" distR="0" wp14:anchorId="67542910" wp14:editId="57575F96">
            <wp:extent cx="152400" cy="198120"/>
            <wp:effectExtent l="0" t="0" r="0" b="0"/>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
                    <pic:cNvPicPr>
                      <a:picLocks noChangeAspect="1" noChangeArrowheads="1"/>
                    </pic:cNvPicPr>
                  </pic:nvPicPr>
                  <pic:blipFill>
                    <a:blip r:embed="rId975" cstate="print">
                      <a:extLst>
                        <a:ext uri="{28A0092B-C50C-407E-A947-70E740481C1C}">
                          <a14:useLocalDpi xmlns:a14="http://schemas.microsoft.com/office/drawing/2010/main" val="0"/>
                        </a:ext>
                      </a:extLst>
                    </a:blip>
                    <a:srcRect/>
                    <a:stretch>
                      <a:fillRect/>
                    </a:stretch>
                  </pic:blipFill>
                  <pic:spPr bwMode="auto">
                    <a:xfrm>
                      <a:off x="0" y="0"/>
                      <a:ext cx="152400" cy="198120"/>
                    </a:xfrm>
                    <a:prstGeom prst="rect">
                      <a:avLst/>
                    </a:prstGeom>
                    <a:noFill/>
                    <a:ln>
                      <a:noFill/>
                    </a:ln>
                  </pic:spPr>
                </pic:pic>
              </a:graphicData>
            </a:graphic>
          </wp:inline>
        </w:drawing>
      </w:r>
      <w:r w:rsidRPr="00982E91">
        <w:rPr>
          <w:szCs w:val="20"/>
        </w:rPr>
        <w:t xml:space="preserve"> to include up to two RS indexes and, if there are two RS indexes</w:t>
      </w:r>
      <w:ins w:id="477" w:author="huawei" w:date="2018-08-09T16:16:00Z">
        <w:r w:rsidRPr="00982E91">
          <w:rPr>
            <w:szCs w:val="20"/>
          </w:rPr>
          <w:t xml:space="preserve"> in a TCI state</w:t>
        </w:r>
      </w:ins>
      <w:r w:rsidRPr="00982E91">
        <w:rPr>
          <w:szCs w:val="20"/>
        </w:rPr>
        <w:t xml:space="preserve">, the set </w:t>
      </w:r>
      <w:r w:rsidRPr="00982E91">
        <w:rPr>
          <w:noProof/>
          <w:position w:val="-10"/>
          <w:szCs w:val="20"/>
          <w:lang w:eastAsia="en-GB"/>
        </w:rPr>
        <w:drawing>
          <wp:inline distT="0" distB="0" distL="0" distR="0" wp14:anchorId="22B8385C" wp14:editId="05EB462A">
            <wp:extent cx="152400" cy="198120"/>
            <wp:effectExtent l="0" t="0" r="0" b="0"/>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pic:cNvPicPr>
                      <a:picLocks noChangeAspect="1" noChangeArrowheads="1"/>
                    </pic:cNvPicPr>
                  </pic:nvPicPr>
                  <pic:blipFill>
                    <a:blip r:embed="rId975" cstate="print">
                      <a:extLst>
                        <a:ext uri="{28A0092B-C50C-407E-A947-70E740481C1C}">
                          <a14:useLocalDpi xmlns:a14="http://schemas.microsoft.com/office/drawing/2010/main" val="0"/>
                        </a:ext>
                      </a:extLst>
                    </a:blip>
                    <a:srcRect/>
                    <a:stretch>
                      <a:fillRect/>
                    </a:stretch>
                  </pic:blipFill>
                  <pic:spPr bwMode="auto">
                    <a:xfrm>
                      <a:off x="0" y="0"/>
                      <a:ext cx="152400" cy="198120"/>
                    </a:xfrm>
                    <a:prstGeom prst="rect">
                      <a:avLst/>
                    </a:prstGeom>
                    <a:noFill/>
                    <a:ln>
                      <a:noFill/>
                    </a:ln>
                  </pic:spPr>
                </pic:pic>
              </a:graphicData>
            </a:graphic>
          </wp:inline>
        </w:drawing>
      </w:r>
      <w:r w:rsidRPr="00982E91">
        <w:rPr>
          <w:szCs w:val="20"/>
        </w:rPr>
        <w:t xml:space="preserve"> includes </w:t>
      </w:r>
      <w:r w:rsidRPr="00982E91">
        <w:rPr>
          <w:strike/>
          <w:color w:val="FF0000"/>
          <w:szCs w:val="20"/>
        </w:rPr>
        <w:t>only</w:t>
      </w:r>
      <w:r w:rsidRPr="00982E91">
        <w:rPr>
          <w:szCs w:val="20"/>
        </w:rPr>
        <w:t xml:space="preserve"> RS indexes with QCL-TypeD configuration for the corresponding TCI states. </w:t>
      </w:r>
    </w:p>
    <w:p w14:paraId="75852523" w14:textId="77777777" w:rsidR="00982E91" w:rsidRPr="00982E91" w:rsidRDefault="00982E91" w:rsidP="00982E91">
      <w:pPr>
        <w:jc w:val="center"/>
        <w:rPr>
          <w:color w:val="FF0000"/>
          <w:szCs w:val="20"/>
        </w:rPr>
      </w:pPr>
      <w:r w:rsidRPr="00982E91">
        <w:rPr>
          <w:color w:val="FF0000"/>
          <w:szCs w:val="20"/>
        </w:rPr>
        <w:t>&lt; Unchanged parts are omitted &gt;</w:t>
      </w:r>
    </w:p>
    <w:p w14:paraId="708C1BB2" w14:textId="3CB617BE" w:rsidR="00286911" w:rsidRPr="00982E91" w:rsidRDefault="00286911" w:rsidP="00286911">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TS38.213 Section 6---------</w:t>
      </w:r>
      <w:r w:rsidRPr="00982E91">
        <w:rPr>
          <w:rFonts w:ascii="Times New Roman" w:hAnsi="Times New Roman" w:hint="eastAsia"/>
          <w:szCs w:val="20"/>
        </w:rPr>
        <w:t>-----------------</w:t>
      </w:r>
      <w:r>
        <w:rPr>
          <w:rFonts w:ascii="Times New Roman" w:hAnsi="Times New Roman" w:hint="eastAsia"/>
          <w:szCs w:val="20"/>
        </w:rPr>
        <w:t>------</w:t>
      </w:r>
    </w:p>
    <w:p w14:paraId="506FD841" w14:textId="1FA9FAD3" w:rsidR="00982E91" w:rsidRDefault="00982E91" w:rsidP="00982E91">
      <w:pPr>
        <w:rPr>
          <w:szCs w:val="20"/>
          <w:lang w:eastAsia="x-none"/>
        </w:rPr>
      </w:pPr>
    </w:p>
    <w:p w14:paraId="5708397B" w14:textId="77777777" w:rsidR="00286911" w:rsidRPr="00982E91" w:rsidRDefault="00286911" w:rsidP="00982E91">
      <w:pPr>
        <w:rPr>
          <w:szCs w:val="20"/>
          <w:lang w:eastAsia="x-none"/>
        </w:rPr>
      </w:pPr>
    </w:p>
    <w:p w14:paraId="6DC828DA" w14:textId="71139808" w:rsidR="00982E91" w:rsidRPr="00286911" w:rsidRDefault="001B7BF2" w:rsidP="00982E91">
      <w:pPr>
        <w:rPr>
          <w:b/>
          <w:szCs w:val="20"/>
          <w:lang w:eastAsia="x-none"/>
        </w:rPr>
      </w:pPr>
      <w:hyperlink r:id="rId976" w:history="1">
        <w:r w:rsidR="00D93AE1" w:rsidRPr="00286911">
          <w:rPr>
            <w:rStyle w:val="Hyperlink"/>
            <w:b/>
            <w:szCs w:val="20"/>
          </w:rPr>
          <w:t>R1-1809864</w:t>
        </w:r>
      </w:hyperlink>
      <w:r w:rsidR="00982E91" w:rsidRPr="00286911">
        <w:rPr>
          <w:b/>
          <w:szCs w:val="20"/>
          <w:lang w:eastAsia="x-none"/>
        </w:rPr>
        <w:tab/>
        <w:t>Feature lead summary for beam management – Thursday</w:t>
      </w:r>
      <w:r w:rsidR="00982E91" w:rsidRPr="00286911">
        <w:rPr>
          <w:b/>
          <w:szCs w:val="20"/>
          <w:lang w:eastAsia="x-none"/>
        </w:rPr>
        <w:tab/>
        <w:t>Ericsson</w:t>
      </w:r>
    </w:p>
    <w:p w14:paraId="32D41AF9" w14:textId="77777777" w:rsidR="00982E91" w:rsidRPr="00982E91" w:rsidRDefault="00982E91" w:rsidP="00982E91">
      <w:pPr>
        <w:ind w:left="720" w:hanging="720"/>
        <w:rPr>
          <w:szCs w:val="20"/>
          <w:lang w:eastAsia="x-none"/>
        </w:rPr>
      </w:pPr>
    </w:p>
    <w:p w14:paraId="0E1B8BF7" w14:textId="77777777" w:rsidR="00982E91" w:rsidRPr="00286911" w:rsidRDefault="00982E91" w:rsidP="00982E91">
      <w:pPr>
        <w:ind w:left="720" w:hanging="720"/>
        <w:rPr>
          <w:szCs w:val="20"/>
          <w:highlight w:val="green"/>
          <w:lang w:eastAsia="x-none"/>
        </w:rPr>
      </w:pPr>
      <w:r w:rsidRPr="00286911">
        <w:rPr>
          <w:szCs w:val="20"/>
          <w:highlight w:val="green"/>
          <w:lang w:eastAsia="x-none"/>
        </w:rPr>
        <w:t>Agreement</w:t>
      </w:r>
    </w:p>
    <w:p w14:paraId="51D53D79" w14:textId="77777777" w:rsidR="00982E91" w:rsidRPr="00982E91" w:rsidRDefault="00982E91" w:rsidP="00982E91">
      <w:pPr>
        <w:rPr>
          <w:szCs w:val="20"/>
          <w:lang w:eastAsia="x-none"/>
        </w:rPr>
      </w:pPr>
      <w:r w:rsidRPr="00982E91">
        <w:rPr>
          <w:szCs w:val="20"/>
          <w:lang w:eastAsia="x-none"/>
        </w:rPr>
        <w:t xml:space="preserve">NW may schedule an ap-CSI-RS with a shorter delay than a threshold, and the UE applies a default QCL assumption </w:t>
      </w:r>
    </w:p>
    <w:p w14:paraId="7CA43461" w14:textId="77777777" w:rsidR="00982E91" w:rsidRPr="00286911" w:rsidRDefault="00982E91" w:rsidP="00286911">
      <w:pPr>
        <w:pStyle w:val="ListParagraph"/>
        <w:numPr>
          <w:ilvl w:val="0"/>
          <w:numId w:val="266"/>
        </w:numPr>
        <w:rPr>
          <w:lang w:eastAsia="x-none"/>
        </w:rPr>
      </w:pPr>
      <w:r w:rsidRPr="00286911">
        <w:rPr>
          <w:lang w:eastAsia="x-none"/>
        </w:rPr>
        <w:t xml:space="preserve">At least applies for CSI-RS for CSI acquisition </w:t>
      </w:r>
    </w:p>
    <w:p w14:paraId="427A5CE2" w14:textId="77777777" w:rsidR="00982E91" w:rsidRPr="00286911" w:rsidRDefault="00982E91" w:rsidP="00286911">
      <w:pPr>
        <w:pStyle w:val="ListParagraph"/>
        <w:numPr>
          <w:ilvl w:val="0"/>
          <w:numId w:val="266"/>
        </w:numPr>
        <w:rPr>
          <w:lang w:eastAsia="x-none"/>
        </w:rPr>
      </w:pPr>
      <w:r w:rsidRPr="00286911">
        <w:rPr>
          <w:lang w:eastAsia="x-none"/>
        </w:rPr>
        <w:t>All CSI-RS symbols in one resource set should be below the threshold or all CSI-RS symbols in one resource set should be above the threshold</w:t>
      </w:r>
    </w:p>
    <w:p w14:paraId="6B4A1674" w14:textId="77777777" w:rsidR="00982E91" w:rsidRPr="00286911" w:rsidRDefault="00982E91" w:rsidP="00286911">
      <w:pPr>
        <w:pStyle w:val="ListParagraph"/>
        <w:numPr>
          <w:ilvl w:val="0"/>
          <w:numId w:val="266"/>
        </w:numPr>
        <w:rPr>
          <w:lang w:eastAsia="x-none"/>
        </w:rPr>
      </w:pPr>
      <w:r w:rsidRPr="00286911">
        <w:rPr>
          <w:lang w:eastAsia="x-none"/>
        </w:rPr>
        <w:t>FFS: Default QCL assumption</w:t>
      </w:r>
    </w:p>
    <w:p w14:paraId="144C3D81" w14:textId="77777777" w:rsidR="00982E91" w:rsidRPr="00286911" w:rsidRDefault="00982E91" w:rsidP="00286911">
      <w:pPr>
        <w:pStyle w:val="ListParagraph"/>
        <w:numPr>
          <w:ilvl w:val="0"/>
          <w:numId w:val="266"/>
        </w:numPr>
        <w:rPr>
          <w:lang w:eastAsia="x-none"/>
        </w:rPr>
      </w:pPr>
      <w:r w:rsidRPr="00286911">
        <w:rPr>
          <w:lang w:eastAsia="x-none"/>
        </w:rPr>
        <w:t>FFS: Exact threshold with reference to UE capability</w:t>
      </w:r>
    </w:p>
    <w:p w14:paraId="4BE03DED" w14:textId="77777777" w:rsidR="00982E91" w:rsidRPr="00982E91" w:rsidRDefault="00982E91" w:rsidP="00982E91">
      <w:pPr>
        <w:ind w:left="720" w:hanging="720"/>
        <w:rPr>
          <w:szCs w:val="20"/>
          <w:lang w:eastAsia="x-none"/>
        </w:rPr>
      </w:pPr>
    </w:p>
    <w:p w14:paraId="74B4928C" w14:textId="77777777" w:rsidR="00982E91" w:rsidRPr="00286911" w:rsidRDefault="00982E91" w:rsidP="00982E91">
      <w:pPr>
        <w:jc w:val="both"/>
        <w:rPr>
          <w:szCs w:val="20"/>
          <w:highlight w:val="green"/>
          <w:lang w:eastAsia="x-none"/>
        </w:rPr>
      </w:pPr>
      <w:r w:rsidRPr="00286911">
        <w:rPr>
          <w:szCs w:val="20"/>
          <w:highlight w:val="green"/>
          <w:lang w:eastAsia="x-none"/>
        </w:rPr>
        <w:t>Agreement</w:t>
      </w:r>
    </w:p>
    <w:p w14:paraId="4E6702D0" w14:textId="77777777" w:rsidR="00982E91" w:rsidRPr="00982E91" w:rsidRDefault="00982E91" w:rsidP="00982E91">
      <w:pPr>
        <w:jc w:val="both"/>
        <w:rPr>
          <w:szCs w:val="20"/>
          <w:lang w:eastAsia="x-none"/>
        </w:rPr>
      </w:pPr>
      <w:r w:rsidRPr="00982E91">
        <w:rPr>
          <w:szCs w:val="20"/>
          <w:lang w:eastAsia="x-none"/>
        </w:rPr>
        <w:t xml:space="preserve">When </w:t>
      </w:r>
      <w:r w:rsidRPr="00982E91">
        <w:rPr>
          <w:i/>
          <w:szCs w:val="20"/>
          <w:lang w:eastAsia="x-none"/>
        </w:rPr>
        <w:t>TCIpresentinDCI</w:t>
      </w:r>
      <w:r w:rsidRPr="00982E91">
        <w:rPr>
          <w:szCs w:val="20"/>
          <w:lang w:eastAsia="x-none"/>
        </w:rPr>
        <w:t xml:space="preserve"> is enabled, the TCI field in DCI in the scheduling CC points to the activated TCI states in the scheduled CC/BWP</w:t>
      </w:r>
    </w:p>
    <w:p w14:paraId="60E3CC70" w14:textId="77777777" w:rsidR="00982E91" w:rsidRPr="00982E91" w:rsidRDefault="00982E91" w:rsidP="00982E91">
      <w:pPr>
        <w:ind w:left="720" w:hanging="720"/>
        <w:rPr>
          <w:szCs w:val="20"/>
        </w:rPr>
      </w:pPr>
    </w:p>
    <w:p w14:paraId="1E26CD97" w14:textId="77777777" w:rsidR="00982E91" w:rsidRPr="00286911" w:rsidRDefault="00982E91" w:rsidP="00982E91">
      <w:pPr>
        <w:ind w:left="720" w:hanging="720"/>
        <w:rPr>
          <w:szCs w:val="20"/>
          <w:highlight w:val="green"/>
        </w:rPr>
      </w:pPr>
      <w:r w:rsidRPr="00286911">
        <w:rPr>
          <w:szCs w:val="20"/>
          <w:highlight w:val="green"/>
        </w:rPr>
        <w:t>Agreement</w:t>
      </w:r>
    </w:p>
    <w:p w14:paraId="51A9D8B8" w14:textId="77777777" w:rsidR="00982E91" w:rsidRPr="00982E91" w:rsidRDefault="00982E91" w:rsidP="00982E91">
      <w:pPr>
        <w:ind w:left="720" w:hanging="720"/>
        <w:rPr>
          <w:szCs w:val="20"/>
        </w:rPr>
      </w:pPr>
      <w:r w:rsidRPr="00982E91">
        <w:rPr>
          <w:szCs w:val="20"/>
        </w:rPr>
        <w:t>The indicated TCI should be based on the candidate TCI states in the slot with the scheduled PDSCH</w:t>
      </w:r>
    </w:p>
    <w:p w14:paraId="7BEBF3E4" w14:textId="77777777" w:rsidR="00982E91" w:rsidRPr="00286911" w:rsidRDefault="00982E91" w:rsidP="00286911">
      <w:pPr>
        <w:pStyle w:val="ListParagraph"/>
        <w:numPr>
          <w:ilvl w:val="0"/>
          <w:numId w:val="301"/>
        </w:numPr>
      </w:pPr>
      <w:r w:rsidRPr="00286911">
        <w:t>Applies for single slot PDSCH</w:t>
      </w:r>
    </w:p>
    <w:p w14:paraId="25F864FF" w14:textId="77777777" w:rsidR="00982E91" w:rsidRPr="00982E91" w:rsidRDefault="00982E91" w:rsidP="00982E91">
      <w:pPr>
        <w:ind w:left="720" w:hanging="720"/>
        <w:rPr>
          <w:szCs w:val="20"/>
          <w:lang w:eastAsia="x-none"/>
        </w:rPr>
      </w:pPr>
    </w:p>
    <w:p w14:paraId="45474528" w14:textId="77777777" w:rsidR="00982E91" w:rsidRPr="00286911" w:rsidRDefault="00982E91" w:rsidP="00982E91">
      <w:pPr>
        <w:jc w:val="both"/>
        <w:rPr>
          <w:szCs w:val="20"/>
          <w:highlight w:val="green"/>
          <w:lang w:eastAsia="x-none"/>
        </w:rPr>
      </w:pPr>
      <w:r w:rsidRPr="00286911">
        <w:rPr>
          <w:szCs w:val="20"/>
          <w:highlight w:val="green"/>
          <w:lang w:eastAsia="x-none"/>
        </w:rPr>
        <w:t xml:space="preserve">Agreement </w:t>
      </w:r>
    </w:p>
    <w:p w14:paraId="5A34E40D" w14:textId="77777777" w:rsidR="00982E91" w:rsidRPr="00982E91" w:rsidRDefault="00982E91" w:rsidP="00982E91">
      <w:pPr>
        <w:jc w:val="both"/>
        <w:rPr>
          <w:szCs w:val="20"/>
          <w:lang w:eastAsia="x-none"/>
        </w:rPr>
      </w:pPr>
      <w:r w:rsidRPr="00982E91">
        <w:rPr>
          <w:szCs w:val="20"/>
          <w:lang w:eastAsia="x-none"/>
        </w:rPr>
        <w:t>PUSCH on a cell cannot be scheduled by DCI format 0_0 without configured PUCCH resource on the same cell with spatial relation info in FR2.</w:t>
      </w:r>
    </w:p>
    <w:p w14:paraId="3A1D9C5E" w14:textId="77777777" w:rsidR="00982E91" w:rsidRPr="00286911" w:rsidRDefault="00982E91" w:rsidP="00286911">
      <w:pPr>
        <w:pStyle w:val="ListParagraph"/>
        <w:numPr>
          <w:ilvl w:val="0"/>
          <w:numId w:val="301"/>
        </w:numPr>
      </w:pPr>
      <w:r w:rsidRPr="00286911">
        <w:t>This does not preclude the deactivation DCI for configured grant on a SCell</w:t>
      </w:r>
    </w:p>
    <w:p w14:paraId="1D048D3B" w14:textId="77777777" w:rsidR="00982E91" w:rsidRPr="00982E91" w:rsidRDefault="00982E91" w:rsidP="00982E91">
      <w:pPr>
        <w:ind w:left="720" w:hanging="720"/>
        <w:jc w:val="both"/>
        <w:rPr>
          <w:szCs w:val="20"/>
          <w:lang w:eastAsia="x-none"/>
        </w:rPr>
      </w:pPr>
    </w:p>
    <w:p w14:paraId="52AAC40F" w14:textId="0062C31B" w:rsidR="00982E91" w:rsidRDefault="00982E91" w:rsidP="00982E91">
      <w:pPr>
        <w:jc w:val="both"/>
        <w:rPr>
          <w:szCs w:val="20"/>
          <w:highlight w:val="green"/>
          <w:lang w:eastAsia="x-none"/>
        </w:rPr>
      </w:pPr>
      <w:r w:rsidRPr="00286911">
        <w:rPr>
          <w:szCs w:val="20"/>
          <w:highlight w:val="green"/>
          <w:lang w:eastAsia="x-none"/>
        </w:rPr>
        <w:t>Agreement</w:t>
      </w:r>
    </w:p>
    <w:p w14:paraId="694F7B2C" w14:textId="2F5DF436" w:rsidR="00286911" w:rsidRPr="00982E91" w:rsidRDefault="00286911" w:rsidP="00286911">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sidRPr="00982E91">
        <w:rPr>
          <w:szCs w:val="20"/>
        </w:rPr>
        <w:t>for 38.214 Section 5.2.1.2</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64EF3798" w14:textId="77777777" w:rsidR="00982E91" w:rsidRPr="00982E91" w:rsidRDefault="00982E91" w:rsidP="00982E91">
      <w:pPr>
        <w:rPr>
          <w:color w:val="FF0000"/>
          <w:szCs w:val="20"/>
          <w:lang w:val="en-US"/>
        </w:rPr>
      </w:pPr>
      <w:r w:rsidRPr="00982E91">
        <w:rPr>
          <w:szCs w:val="20"/>
          <w:lang w:val="en-US"/>
        </w:rPr>
        <w:lastRenderedPageBreak/>
        <w:t xml:space="preserve">Each CSI Resource Setting </w:t>
      </w:r>
      <w:r w:rsidRPr="00982E91">
        <w:rPr>
          <w:i/>
          <w:szCs w:val="20"/>
          <w:lang w:val="en-US"/>
        </w:rPr>
        <w:t>CSI-ResourceConfig</w:t>
      </w:r>
      <w:r w:rsidRPr="00982E91">
        <w:rPr>
          <w:szCs w:val="20"/>
          <w:lang w:val="en-US"/>
        </w:rPr>
        <w:t xml:space="preserve"> contains a configuration of </w:t>
      </w:r>
      <w:r w:rsidRPr="00982E91">
        <w:rPr>
          <w:color w:val="FF0000"/>
          <w:szCs w:val="20"/>
          <w:lang w:val="en-US"/>
        </w:rPr>
        <w:t xml:space="preserve">a list of </w:t>
      </w:r>
      <w:r w:rsidRPr="00982E91">
        <w:rPr>
          <w:szCs w:val="20"/>
          <w:lang w:val="en-US"/>
        </w:rPr>
        <w:t xml:space="preserve">S≥1 CSI Resource Sets (given by higher layer parameter </w:t>
      </w:r>
      <w:r w:rsidRPr="00982E91">
        <w:rPr>
          <w:i/>
          <w:szCs w:val="20"/>
          <w:lang w:val="en-US"/>
        </w:rPr>
        <w:t>csi-RS-ResourceSetList</w:t>
      </w:r>
      <w:r w:rsidRPr="00982E91">
        <w:rPr>
          <w:szCs w:val="20"/>
          <w:lang w:val="en-US"/>
        </w:rPr>
        <w:t xml:space="preserve">), </w:t>
      </w:r>
      <w:r w:rsidRPr="00982E91">
        <w:rPr>
          <w:color w:val="FF0000"/>
          <w:szCs w:val="20"/>
          <w:lang w:val="en-US"/>
        </w:rPr>
        <w:t xml:space="preserve">where the list is comprised of references to either or both of NZP CSI-RS resource set(s) and SS/PBCH block set(s) or the list is comprised of references to CSI-IM resource set(s). </w:t>
      </w:r>
      <w:r w:rsidRPr="00982E91">
        <w:rPr>
          <w:strike/>
          <w:color w:val="FF0000"/>
          <w:szCs w:val="20"/>
          <w:lang w:val="en-US"/>
        </w:rPr>
        <w:t>with each CSI Resource Set consisting of CSI-RS resources (comprised of either NZP CSI-RS or CSI-IM</w:t>
      </w:r>
      <w:r w:rsidRPr="00982E91">
        <w:rPr>
          <w:i/>
          <w:strike/>
          <w:color w:val="FF0000"/>
          <w:szCs w:val="20"/>
          <w:lang w:val="en-US"/>
        </w:rPr>
        <w:t xml:space="preserve">) </w:t>
      </w:r>
      <w:r w:rsidRPr="00982E91">
        <w:rPr>
          <w:strike/>
          <w:color w:val="FF0000"/>
          <w:szCs w:val="20"/>
          <w:lang w:val="en-US"/>
        </w:rPr>
        <w:t>and</w:t>
      </w:r>
      <w:r w:rsidRPr="00982E91">
        <w:rPr>
          <w:i/>
          <w:strike/>
          <w:color w:val="FF0000"/>
          <w:szCs w:val="20"/>
          <w:lang w:val="en-US"/>
        </w:rPr>
        <w:t xml:space="preserve"> </w:t>
      </w:r>
      <w:r w:rsidRPr="00982E91">
        <w:rPr>
          <w:strike/>
          <w:color w:val="FF0000"/>
          <w:szCs w:val="20"/>
          <w:lang w:val="en-US"/>
        </w:rPr>
        <w:t>SS/PBCH Block resources used for L1-RSRP computation.</w:t>
      </w:r>
      <w:r w:rsidRPr="00982E91">
        <w:rPr>
          <w:szCs w:val="20"/>
          <w:lang w:val="en-US"/>
        </w:rPr>
        <w:t xml:space="preserve"> Each CSI Resource Setting is located in the DL BWP identified by the higher layer parameter </w:t>
      </w:r>
      <w:r w:rsidRPr="00982E91">
        <w:rPr>
          <w:i/>
          <w:szCs w:val="20"/>
          <w:lang w:val="en-US"/>
        </w:rPr>
        <w:t>bwp-Id</w:t>
      </w:r>
      <w:r w:rsidRPr="00982E91">
        <w:rPr>
          <w:szCs w:val="20"/>
          <w:lang w:val="en-US"/>
        </w:rPr>
        <w:t>, and all CSI Resource Settings linked to a CSI Report Setting have the same DL BWP.</w:t>
      </w:r>
    </w:p>
    <w:p w14:paraId="01409070" w14:textId="20F5BD29" w:rsidR="00286911" w:rsidRPr="00982E91" w:rsidRDefault="00286911" w:rsidP="00286911">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w:t>
      </w:r>
      <w:r w:rsidRPr="00286911">
        <w:rPr>
          <w:szCs w:val="20"/>
        </w:rPr>
        <w:t xml:space="preserve"> </w:t>
      </w:r>
      <w:r w:rsidRPr="00982E91">
        <w:rPr>
          <w:szCs w:val="20"/>
        </w:rPr>
        <w:t>for 38.214 Section 5.2.1.2</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29758D88" w14:textId="77777777" w:rsidR="00982E91" w:rsidRPr="00982E91" w:rsidRDefault="00982E91" w:rsidP="00982E91">
      <w:pPr>
        <w:jc w:val="both"/>
        <w:rPr>
          <w:szCs w:val="20"/>
          <w:highlight w:val="yellow"/>
          <w:lang w:eastAsia="x-none"/>
        </w:rPr>
      </w:pPr>
    </w:p>
    <w:p w14:paraId="1DC35F6B" w14:textId="22EEA664" w:rsidR="00982E91" w:rsidRPr="00286911" w:rsidRDefault="00982E91" w:rsidP="00982E91">
      <w:pPr>
        <w:jc w:val="both"/>
        <w:rPr>
          <w:szCs w:val="20"/>
          <w:highlight w:val="green"/>
          <w:lang w:eastAsia="x-none"/>
        </w:rPr>
      </w:pPr>
      <w:r w:rsidRPr="00286911">
        <w:rPr>
          <w:szCs w:val="20"/>
          <w:highlight w:val="green"/>
          <w:lang w:eastAsia="x-none"/>
        </w:rPr>
        <w:t>Agreement</w:t>
      </w:r>
      <w:r w:rsidR="00761F81">
        <w:rPr>
          <w:szCs w:val="20"/>
          <w:highlight w:val="green"/>
          <w:lang w:eastAsia="x-none"/>
        </w:rPr>
        <w:t>s</w:t>
      </w:r>
    </w:p>
    <w:p w14:paraId="6B304A82" w14:textId="77777777" w:rsidR="00982E91" w:rsidRPr="00982E91" w:rsidRDefault="00982E91" w:rsidP="00982E91">
      <w:pPr>
        <w:rPr>
          <w:szCs w:val="20"/>
        </w:rPr>
      </w:pPr>
      <w:r w:rsidRPr="00982E91">
        <w:rPr>
          <w:szCs w:val="20"/>
        </w:rPr>
        <w:t>Increase the maximum number of configurable TCI states to 128 per CC</w:t>
      </w:r>
    </w:p>
    <w:p w14:paraId="36A757BC" w14:textId="77777777" w:rsidR="00982E91" w:rsidRPr="00286911" w:rsidRDefault="00982E91" w:rsidP="00286911">
      <w:pPr>
        <w:pStyle w:val="ListParagraph"/>
        <w:numPr>
          <w:ilvl w:val="0"/>
          <w:numId w:val="301"/>
        </w:numPr>
        <w:rPr>
          <w:lang w:eastAsia="x-none"/>
        </w:rPr>
      </w:pPr>
      <w:r w:rsidRPr="00286911">
        <w:rPr>
          <w:lang w:eastAsia="x-none"/>
        </w:rPr>
        <w:t>Requires change to RAN2 specifications</w:t>
      </w:r>
    </w:p>
    <w:p w14:paraId="4CDDA089" w14:textId="77777777" w:rsidR="00982E91" w:rsidRPr="00286911" w:rsidRDefault="00982E91" w:rsidP="00286911">
      <w:pPr>
        <w:pStyle w:val="ListParagraph"/>
        <w:numPr>
          <w:ilvl w:val="0"/>
          <w:numId w:val="301"/>
        </w:numPr>
        <w:rPr>
          <w:lang w:eastAsia="x-none"/>
        </w:rPr>
      </w:pPr>
      <w:r w:rsidRPr="00286911">
        <w:rPr>
          <w:lang w:eastAsia="x-none"/>
        </w:rPr>
        <w:t>Support of up to 128 is UE optional</w:t>
      </w:r>
    </w:p>
    <w:p w14:paraId="6D648E6B" w14:textId="4967F006" w:rsidR="00982E91" w:rsidRPr="00982E91" w:rsidRDefault="00982E91" w:rsidP="00982E91">
      <w:pPr>
        <w:ind w:left="720" w:hanging="720"/>
        <w:rPr>
          <w:szCs w:val="20"/>
          <w:lang w:eastAsia="x-none"/>
        </w:rPr>
      </w:pPr>
      <w:r w:rsidRPr="00982E91">
        <w:rPr>
          <w:szCs w:val="20"/>
          <w:lang w:eastAsia="x-none"/>
        </w:rPr>
        <w:t>Send an LS to RAN</w:t>
      </w:r>
    </w:p>
    <w:p w14:paraId="45B8993B" w14:textId="77777777" w:rsidR="00982E91" w:rsidRPr="00982E91" w:rsidRDefault="00982E91" w:rsidP="00982E91">
      <w:pPr>
        <w:ind w:left="720" w:hanging="720"/>
        <w:rPr>
          <w:szCs w:val="20"/>
          <w:lang w:eastAsia="x-none"/>
        </w:rPr>
      </w:pPr>
    </w:p>
    <w:p w14:paraId="55DB37BC" w14:textId="0F98AFDA" w:rsidR="00982E91" w:rsidRPr="00286911" w:rsidRDefault="001B7BF2" w:rsidP="00982E91">
      <w:pPr>
        <w:ind w:left="720" w:hanging="720"/>
        <w:rPr>
          <w:b/>
          <w:szCs w:val="20"/>
          <w:lang w:eastAsia="x-none"/>
        </w:rPr>
      </w:pPr>
      <w:hyperlink r:id="rId977" w:history="1">
        <w:r w:rsidR="00D93AE1" w:rsidRPr="00286911">
          <w:rPr>
            <w:rStyle w:val="Hyperlink"/>
            <w:b/>
            <w:szCs w:val="20"/>
          </w:rPr>
          <w:t>R1-1809908</w:t>
        </w:r>
      </w:hyperlink>
      <w:r w:rsidR="00982E91" w:rsidRPr="00286911">
        <w:rPr>
          <w:b/>
          <w:szCs w:val="20"/>
          <w:lang w:eastAsia="x-none"/>
        </w:rPr>
        <w:tab/>
        <w:t>[DRAFT] LS on maximum number of TCI states</w:t>
      </w:r>
      <w:r w:rsidR="00982E91" w:rsidRPr="00286911">
        <w:rPr>
          <w:b/>
          <w:szCs w:val="20"/>
          <w:lang w:eastAsia="x-none"/>
        </w:rPr>
        <w:tab/>
        <w:t xml:space="preserve">Ericsson  </w:t>
      </w:r>
    </w:p>
    <w:p w14:paraId="49432268" w14:textId="1C037AB3" w:rsidR="00286911" w:rsidRPr="00982E91" w:rsidRDefault="00286911" w:rsidP="00286911">
      <w:pPr>
        <w:ind w:left="720" w:hanging="720"/>
        <w:rPr>
          <w:rFonts w:eastAsia="MS Mincho"/>
          <w:color w:val="000000"/>
          <w:szCs w:val="20"/>
          <w:lang w:eastAsia="x-none"/>
        </w:rPr>
      </w:pPr>
      <w:r w:rsidRPr="00BE33FE">
        <w:rPr>
          <w:rFonts w:eastAsia="MS Mincho"/>
          <w:b/>
          <w:color w:val="000000"/>
          <w:szCs w:val="20"/>
          <w:lang w:eastAsia="x-none"/>
        </w:rPr>
        <w:t>Decision</w:t>
      </w:r>
      <w:r w:rsidRPr="00BE33FE">
        <w:rPr>
          <w:rFonts w:eastAsia="MS Mincho"/>
          <w:color w:val="000000"/>
          <w:szCs w:val="20"/>
          <w:lang w:eastAsia="x-none"/>
        </w:rPr>
        <w:t xml:space="preserve">: The draft LS is endorsed and final LS is </w:t>
      </w:r>
      <w:r>
        <w:rPr>
          <w:rFonts w:eastAsia="MS Mincho"/>
          <w:color w:val="000000"/>
          <w:szCs w:val="20"/>
          <w:highlight w:val="green"/>
          <w:lang w:eastAsia="x-none"/>
        </w:rPr>
        <w:t xml:space="preserve">approved </w:t>
      </w:r>
      <w:r w:rsidRPr="00982E91">
        <w:rPr>
          <w:rFonts w:eastAsia="MS Mincho"/>
          <w:color w:val="000000"/>
          <w:szCs w:val="20"/>
          <w:highlight w:val="green"/>
          <w:lang w:eastAsia="x-none"/>
        </w:rPr>
        <w:t xml:space="preserve">in </w:t>
      </w:r>
      <w:r w:rsidR="00761F81" w:rsidRPr="00982E91">
        <w:rPr>
          <w:szCs w:val="20"/>
          <w:lang w:eastAsia="x-none"/>
        </w:rPr>
        <w:t xml:space="preserve"> </w:t>
      </w:r>
      <w:hyperlink r:id="rId978" w:history="1">
        <w:r w:rsidR="00761F81">
          <w:rPr>
            <w:rStyle w:val="Hyperlink"/>
            <w:b/>
            <w:szCs w:val="20"/>
            <w:highlight w:val="green"/>
            <w:lang w:eastAsia="x-none"/>
          </w:rPr>
          <w:t>R1-1809888</w:t>
        </w:r>
      </w:hyperlink>
    </w:p>
    <w:p w14:paraId="55F61631" w14:textId="77777777" w:rsidR="00982E91" w:rsidRPr="00982E91" w:rsidRDefault="00982E91" w:rsidP="00982E91">
      <w:pPr>
        <w:ind w:left="720" w:hanging="720"/>
        <w:rPr>
          <w:szCs w:val="20"/>
          <w:lang w:eastAsia="x-none"/>
        </w:rPr>
      </w:pPr>
    </w:p>
    <w:p w14:paraId="5CBE290B" w14:textId="77777777" w:rsidR="00982E91" w:rsidRPr="00982E91" w:rsidRDefault="00982E91" w:rsidP="00982E91">
      <w:pPr>
        <w:rPr>
          <w:rFonts w:eastAsia="MS Mincho"/>
          <w:b/>
          <w:szCs w:val="28"/>
        </w:rPr>
      </w:pPr>
      <w:r w:rsidRPr="00982E91">
        <w:rPr>
          <w:rFonts w:eastAsia="MS Mincho"/>
          <w:b/>
          <w:szCs w:val="28"/>
        </w:rPr>
        <w:t>For RAN1#94bis:</w:t>
      </w:r>
    </w:p>
    <w:p w14:paraId="063983A2" w14:textId="77777777" w:rsidR="00982E91" w:rsidRPr="00982E91" w:rsidRDefault="00982E91" w:rsidP="00982E91">
      <w:pPr>
        <w:rPr>
          <w:rFonts w:ascii="Times New Roman" w:eastAsia="SimSun" w:hAnsi="Times New Roman"/>
          <w:szCs w:val="28"/>
          <w:lang w:val="en-US" w:eastAsia="zh-CN"/>
        </w:rPr>
      </w:pPr>
      <w:r w:rsidRPr="00982E91">
        <w:rPr>
          <w:rFonts w:eastAsia="MS Mincho"/>
          <w:szCs w:val="28"/>
        </w:rPr>
        <w:t xml:space="preserve">Companies are encouraged to check </w:t>
      </w:r>
      <w:r w:rsidRPr="00982E91">
        <w:rPr>
          <w:rFonts w:ascii="Times New Roman" w:eastAsia="SimSun" w:hAnsi="Times New Roman"/>
          <w:szCs w:val="28"/>
          <w:lang w:val="en-US" w:eastAsia="zh-CN"/>
        </w:rPr>
        <w:t xml:space="preserve">whether the existing radio resource control element </w:t>
      </w:r>
      <w:r w:rsidRPr="00982E91">
        <w:rPr>
          <w:rFonts w:ascii="Times New Roman" w:eastAsia="SimSun" w:hAnsi="Times New Roman"/>
          <w:i/>
          <w:szCs w:val="28"/>
          <w:lang w:val="en-US" w:eastAsia="zh-CN"/>
        </w:rPr>
        <w:t xml:space="preserve">ControlResourceSet </w:t>
      </w:r>
      <w:r w:rsidRPr="00982E91">
        <w:rPr>
          <w:rFonts w:ascii="Times New Roman" w:eastAsia="SimSun" w:hAnsi="Times New Roman"/>
          <w:szCs w:val="28"/>
          <w:lang w:val="en-US" w:eastAsia="zh-CN"/>
        </w:rPr>
        <w:t xml:space="preserve">could be used to configure TCI state for CORESET #0 or not </w:t>
      </w:r>
    </w:p>
    <w:p w14:paraId="677BA242" w14:textId="12C12B99" w:rsidR="00982E91" w:rsidRDefault="00982E91" w:rsidP="00982E91">
      <w:pPr>
        <w:ind w:left="720" w:hanging="720"/>
        <w:rPr>
          <w:sz w:val="22"/>
          <w:szCs w:val="20"/>
          <w:lang w:eastAsia="x-none"/>
        </w:rPr>
      </w:pPr>
    </w:p>
    <w:p w14:paraId="17B23951" w14:textId="77777777" w:rsidR="00761F81" w:rsidRPr="00982E91" w:rsidRDefault="00761F81" w:rsidP="00982E91">
      <w:pPr>
        <w:ind w:left="720" w:hanging="720"/>
        <w:rPr>
          <w:sz w:val="22"/>
          <w:szCs w:val="20"/>
          <w:lang w:eastAsia="x-none"/>
        </w:rPr>
      </w:pPr>
    </w:p>
    <w:p w14:paraId="0D0CB7F7" w14:textId="358B8328" w:rsidR="00982E91" w:rsidRPr="00761F81" w:rsidRDefault="001B7BF2" w:rsidP="00982E91">
      <w:pPr>
        <w:ind w:left="720" w:hanging="720"/>
        <w:rPr>
          <w:b/>
          <w:szCs w:val="20"/>
          <w:lang w:eastAsia="x-none"/>
        </w:rPr>
      </w:pPr>
      <w:hyperlink r:id="rId979" w:history="1">
        <w:r w:rsidR="00D93AE1" w:rsidRPr="00761F81">
          <w:rPr>
            <w:rStyle w:val="Hyperlink"/>
            <w:b/>
            <w:szCs w:val="20"/>
          </w:rPr>
          <w:t>R1-1809926</w:t>
        </w:r>
      </w:hyperlink>
      <w:r w:rsidR="00982E91" w:rsidRPr="00761F81">
        <w:rPr>
          <w:b/>
          <w:szCs w:val="20"/>
          <w:lang w:eastAsia="x-none"/>
        </w:rPr>
        <w:tab/>
        <w:t>Summary #2 on Remaing issues on Beam Failure Recovery</w:t>
      </w:r>
      <w:r w:rsidR="00982E91" w:rsidRPr="00761F81">
        <w:rPr>
          <w:b/>
          <w:szCs w:val="20"/>
          <w:lang w:eastAsia="x-none"/>
        </w:rPr>
        <w:tab/>
        <w:t>MediaTek</w:t>
      </w:r>
    </w:p>
    <w:p w14:paraId="3BFA271E" w14:textId="77777777" w:rsidR="00982E91" w:rsidRPr="00761F81" w:rsidRDefault="00982E91" w:rsidP="00982E91">
      <w:pPr>
        <w:ind w:left="720" w:hanging="720"/>
        <w:rPr>
          <w:szCs w:val="20"/>
          <w:lang w:eastAsia="x-none"/>
        </w:rPr>
      </w:pPr>
    </w:p>
    <w:p w14:paraId="06BB8012" w14:textId="77777777" w:rsidR="00982E91" w:rsidRPr="00761F81" w:rsidRDefault="00982E91" w:rsidP="00982E91">
      <w:pPr>
        <w:ind w:left="720" w:hanging="720"/>
        <w:rPr>
          <w:szCs w:val="20"/>
          <w:highlight w:val="green"/>
          <w:lang w:eastAsia="x-none"/>
        </w:rPr>
      </w:pPr>
      <w:r w:rsidRPr="00761F81">
        <w:rPr>
          <w:szCs w:val="20"/>
          <w:highlight w:val="green"/>
          <w:lang w:eastAsia="x-none"/>
        </w:rPr>
        <w:t>Agreement</w:t>
      </w:r>
    </w:p>
    <w:p w14:paraId="622CE1AB" w14:textId="77777777" w:rsidR="00982E91" w:rsidRPr="00982E91" w:rsidRDefault="00982E91" w:rsidP="00982E91">
      <w:pPr>
        <w:ind w:left="720" w:hanging="720"/>
        <w:rPr>
          <w:szCs w:val="20"/>
          <w:lang w:eastAsia="x-none"/>
        </w:rPr>
      </w:pPr>
      <w:r w:rsidRPr="00982E91">
        <w:rPr>
          <w:szCs w:val="20"/>
          <w:lang w:eastAsia="x-none"/>
        </w:rPr>
        <w:t>Downselect among the following two alternatives in RAN1#94bis</w:t>
      </w:r>
    </w:p>
    <w:p w14:paraId="6EDA40A0" w14:textId="77777777" w:rsidR="00982E91" w:rsidRPr="00761F81" w:rsidRDefault="00982E91" w:rsidP="00761F81">
      <w:pPr>
        <w:pStyle w:val="ListParagraph"/>
        <w:numPr>
          <w:ilvl w:val="0"/>
          <w:numId w:val="302"/>
        </w:numPr>
      </w:pPr>
      <w:r w:rsidRPr="00761F81">
        <w:t xml:space="preserve">Alt 1: K symbols after successfully receiving BFR gNB response, the PUCCH transmissions shall use the same spatial filter as the PRACH transmission until the UE receives an activation or reconfiguration of </w:t>
      </w:r>
      <w:r w:rsidRPr="00761F81">
        <w:rPr>
          <w:i/>
        </w:rPr>
        <w:t>PUCCH-Spatialrelationinfo</w:t>
      </w:r>
      <w:r w:rsidRPr="00761F81">
        <w:t xml:space="preserve"> of at least one of configured PUCCH resources</w:t>
      </w:r>
    </w:p>
    <w:p w14:paraId="45EE1C5B" w14:textId="77777777" w:rsidR="00982E91" w:rsidRPr="00761F81" w:rsidRDefault="00982E91" w:rsidP="00761F81">
      <w:pPr>
        <w:pStyle w:val="ListParagraph"/>
        <w:numPr>
          <w:ilvl w:val="1"/>
          <w:numId w:val="302"/>
        </w:numPr>
      </w:pPr>
      <w:r w:rsidRPr="00761F81">
        <w:t>Note: The latency of RRC or MAC CE configuration is included as part of time duration for applying the same spatial filter as the PRACH transmission</w:t>
      </w:r>
    </w:p>
    <w:p w14:paraId="5AC2ADFE" w14:textId="77777777" w:rsidR="00982E91" w:rsidRPr="00761F81" w:rsidRDefault="00982E91" w:rsidP="00761F81">
      <w:pPr>
        <w:pStyle w:val="ListParagraph"/>
        <w:numPr>
          <w:ilvl w:val="1"/>
          <w:numId w:val="302"/>
        </w:numPr>
      </w:pPr>
      <w:r w:rsidRPr="00761F81">
        <w:t>FFS: value of K</w:t>
      </w:r>
    </w:p>
    <w:p w14:paraId="7999C86E" w14:textId="77777777" w:rsidR="00982E91" w:rsidRPr="00761F81" w:rsidRDefault="00982E91" w:rsidP="00761F81">
      <w:pPr>
        <w:pStyle w:val="ListParagraph"/>
        <w:numPr>
          <w:ilvl w:val="0"/>
          <w:numId w:val="302"/>
        </w:numPr>
      </w:pPr>
      <w:r w:rsidRPr="00761F81">
        <w:t xml:space="preserve">Alt 4: K symbols after successfully receiving BFR gNB response, the transmissions of PUCCH resources for HARQ ACK/NACK feedback of a corresponding DL PDSCH scheduled from SearchSpace-BFR shall use the same spatial filter as the PRACH transmission until the UE receives a MAC-CE activation or reconfiguration of </w:t>
      </w:r>
      <w:r w:rsidRPr="00761F81">
        <w:rPr>
          <w:i/>
        </w:rPr>
        <w:t>PUCCH-Spatialrelationinfo</w:t>
      </w:r>
      <w:r w:rsidRPr="00761F81">
        <w:t xml:space="preserve"> of at least one of configured PUCCH resources</w:t>
      </w:r>
    </w:p>
    <w:p w14:paraId="1BAB1807" w14:textId="77777777" w:rsidR="00982E91" w:rsidRPr="00761F81" w:rsidRDefault="00982E91" w:rsidP="00761F81">
      <w:pPr>
        <w:pStyle w:val="ListParagraph"/>
        <w:numPr>
          <w:ilvl w:val="1"/>
          <w:numId w:val="302"/>
        </w:numPr>
      </w:pPr>
      <w:r w:rsidRPr="00761F81">
        <w:t>FFS: value of K</w:t>
      </w:r>
    </w:p>
    <w:p w14:paraId="0DC585F5" w14:textId="77777777" w:rsidR="00982E91" w:rsidRPr="00761F81" w:rsidRDefault="00982E91" w:rsidP="00761F81">
      <w:pPr>
        <w:pStyle w:val="ListParagraph"/>
        <w:numPr>
          <w:ilvl w:val="1"/>
          <w:numId w:val="302"/>
        </w:numPr>
      </w:pPr>
      <w:r w:rsidRPr="00761F81">
        <w:t>Note: The latency of RRC or MAC CE configuration is included as part of time duration for applying the same spatial filter as the PRACH transmission</w:t>
      </w:r>
    </w:p>
    <w:p w14:paraId="6DB0D16E" w14:textId="07791E8E" w:rsidR="00982E91" w:rsidRDefault="00982E91" w:rsidP="00982E91">
      <w:pPr>
        <w:ind w:left="720" w:hanging="720"/>
        <w:rPr>
          <w:lang w:eastAsia="x-none"/>
        </w:rPr>
      </w:pPr>
    </w:p>
    <w:p w14:paraId="4C95F18C" w14:textId="77777777" w:rsidR="00761F81" w:rsidRPr="00982E91" w:rsidRDefault="00761F81" w:rsidP="00982E91">
      <w:pPr>
        <w:ind w:left="720" w:hanging="720"/>
        <w:rPr>
          <w:lang w:eastAsia="x-none"/>
        </w:rPr>
      </w:pPr>
    </w:p>
    <w:p w14:paraId="335F6977" w14:textId="76915B62" w:rsidR="00982E91" w:rsidRPr="00982E91" w:rsidRDefault="001B7BF2" w:rsidP="00982E91">
      <w:pPr>
        <w:ind w:left="720" w:hanging="720"/>
        <w:rPr>
          <w:lang w:eastAsia="x-none"/>
        </w:rPr>
      </w:pPr>
      <w:hyperlink r:id="rId980" w:history="1">
        <w:r w:rsidR="00D93AE1">
          <w:rPr>
            <w:rStyle w:val="Hyperlink"/>
            <w:lang w:eastAsia="x-none"/>
          </w:rPr>
          <w:t>R1-1808145</w:t>
        </w:r>
      </w:hyperlink>
      <w:r w:rsidR="00982E91" w:rsidRPr="00982E91">
        <w:rPr>
          <w:lang w:eastAsia="x-none"/>
        </w:rPr>
        <w:tab/>
        <w:t>Remaining issues on beam management and beam failure recovery</w:t>
      </w:r>
      <w:r w:rsidR="00982E91" w:rsidRPr="00982E91">
        <w:rPr>
          <w:lang w:eastAsia="x-none"/>
        </w:rPr>
        <w:tab/>
        <w:t>Huawei, HiSilicon</w:t>
      </w:r>
    </w:p>
    <w:p w14:paraId="6E5DC17C" w14:textId="65612329" w:rsidR="00982E91" w:rsidRPr="00982E91" w:rsidRDefault="001B7BF2" w:rsidP="00982E91">
      <w:pPr>
        <w:ind w:left="720" w:hanging="720"/>
        <w:rPr>
          <w:lang w:eastAsia="x-none"/>
        </w:rPr>
      </w:pPr>
      <w:hyperlink r:id="rId981" w:history="1">
        <w:r w:rsidR="00D93AE1">
          <w:rPr>
            <w:rStyle w:val="Hyperlink"/>
            <w:lang w:eastAsia="x-none"/>
          </w:rPr>
          <w:t>R1-1808196</w:t>
        </w:r>
      </w:hyperlink>
      <w:r w:rsidR="00982E91" w:rsidRPr="00982E91">
        <w:rPr>
          <w:lang w:eastAsia="x-none"/>
        </w:rPr>
        <w:tab/>
        <w:t>Maintenance for beam management</w:t>
      </w:r>
      <w:r w:rsidR="00982E91" w:rsidRPr="00982E91">
        <w:rPr>
          <w:lang w:eastAsia="x-none"/>
        </w:rPr>
        <w:tab/>
        <w:t>ZTE</w:t>
      </w:r>
    </w:p>
    <w:p w14:paraId="1DD4A849" w14:textId="713916A4" w:rsidR="00982E91" w:rsidRPr="00982E91" w:rsidRDefault="001B7BF2" w:rsidP="00982E91">
      <w:pPr>
        <w:ind w:left="720" w:hanging="720"/>
        <w:rPr>
          <w:lang w:eastAsia="x-none"/>
        </w:rPr>
      </w:pPr>
      <w:hyperlink r:id="rId982" w:history="1">
        <w:r w:rsidR="00D93AE1">
          <w:rPr>
            <w:rStyle w:val="Hyperlink"/>
            <w:lang w:eastAsia="x-none"/>
          </w:rPr>
          <w:t>R1-1808221</w:t>
        </w:r>
      </w:hyperlink>
      <w:r w:rsidR="00982E91" w:rsidRPr="00982E91">
        <w:rPr>
          <w:lang w:eastAsia="x-none"/>
        </w:rPr>
        <w:tab/>
        <w:t>Remaining issues on beam management</w:t>
      </w:r>
      <w:r w:rsidR="00982E91" w:rsidRPr="00982E91">
        <w:rPr>
          <w:lang w:eastAsia="x-none"/>
        </w:rPr>
        <w:tab/>
        <w:t>vivo</w:t>
      </w:r>
    </w:p>
    <w:p w14:paraId="0248C447" w14:textId="0D827542" w:rsidR="00982E91" w:rsidRPr="00982E91" w:rsidRDefault="001B7BF2" w:rsidP="00982E91">
      <w:pPr>
        <w:ind w:left="720" w:hanging="720"/>
        <w:rPr>
          <w:lang w:eastAsia="x-none"/>
        </w:rPr>
      </w:pPr>
      <w:hyperlink r:id="rId983" w:history="1">
        <w:r w:rsidR="00D93AE1">
          <w:rPr>
            <w:rStyle w:val="Hyperlink"/>
            <w:lang w:eastAsia="x-none"/>
          </w:rPr>
          <w:t>R1-1808264</w:t>
        </w:r>
      </w:hyperlink>
      <w:r w:rsidR="00982E91" w:rsidRPr="00982E91">
        <w:rPr>
          <w:lang w:eastAsia="x-none"/>
        </w:rPr>
        <w:tab/>
        <w:t>Remaining issues for beam management and beam failure recovery</w:t>
      </w:r>
      <w:r w:rsidR="00982E91" w:rsidRPr="00982E91">
        <w:rPr>
          <w:lang w:eastAsia="x-none"/>
        </w:rPr>
        <w:tab/>
        <w:t>MediaTek Inc.</w:t>
      </w:r>
    </w:p>
    <w:p w14:paraId="3C9E7D68" w14:textId="25420299" w:rsidR="00982E91" w:rsidRPr="00982E91" w:rsidRDefault="001B7BF2" w:rsidP="00982E91">
      <w:pPr>
        <w:ind w:left="720" w:hanging="720"/>
        <w:rPr>
          <w:lang w:eastAsia="x-none"/>
        </w:rPr>
      </w:pPr>
      <w:hyperlink r:id="rId984" w:history="1">
        <w:r w:rsidR="00D93AE1">
          <w:rPr>
            <w:rStyle w:val="Hyperlink"/>
            <w:lang w:eastAsia="x-none"/>
          </w:rPr>
          <w:t>R1-1808289</w:t>
        </w:r>
      </w:hyperlink>
      <w:r w:rsidR="00982E91" w:rsidRPr="00982E91">
        <w:rPr>
          <w:lang w:eastAsia="x-none"/>
        </w:rPr>
        <w:tab/>
        <w:t>Remaining issues on Beam Failure Recovery</w:t>
      </w:r>
      <w:r w:rsidR="00982E91" w:rsidRPr="00982E91">
        <w:rPr>
          <w:lang w:eastAsia="x-none"/>
        </w:rPr>
        <w:tab/>
        <w:t>China Telecommunications</w:t>
      </w:r>
    </w:p>
    <w:p w14:paraId="273DDFAB" w14:textId="2A396E49" w:rsidR="00982E91" w:rsidRPr="00982E91" w:rsidRDefault="001B7BF2" w:rsidP="00982E91">
      <w:pPr>
        <w:ind w:left="720" w:hanging="720"/>
        <w:rPr>
          <w:lang w:eastAsia="x-none"/>
        </w:rPr>
      </w:pPr>
      <w:hyperlink r:id="rId985" w:history="1">
        <w:r w:rsidR="00D93AE1">
          <w:rPr>
            <w:rStyle w:val="Hyperlink"/>
            <w:lang w:eastAsia="x-none"/>
          </w:rPr>
          <w:t>R1-1808330</w:t>
        </w:r>
      </w:hyperlink>
      <w:r w:rsidR="00982E91" w:rsidRPr="00982E91">
        <w:rPr>
          <w:lang w:eastAsia="x-none"/>
        </w:rPr>
        <w:tab/>
        <w:t>Remaining issues on beam management and beam failure recovery</w:t>
      </w:r>
      <w:r w:rsidR="00982E91" w:rsidRPr="00982E91">
        <w:rPr>
          <w:lang w:eastAsia="x-none"/>
        </w:rPr>
        <w:tab/>
        <w:t>Sony</w:t>
      </w:r>
    </w:p>
    <w:p w14:paraId="0BBA6849" w14:textId="271F38A3" w:rsidR="00982E91" w:rsidRPr="00982E91" w:rsidRDefault="001B7BF2" w:rsidP="00982E91">
      <w:pPr>
        <w:ind w:left="720" w:hanging="720"/>
        <w:rPr>
          <w:lang w:eastAsia="x-none"/>
        </w:rPr>
      </w:pPr>
      <w:hyperlink r:id="rId986" w:history="1">
        <w:r w:rsidR="00D93AE1">
          <w:rPr>
            <w:rStyle w:val="Hyperlink"/>
            <w:lang w:eastAsia="x-none"/>
          </w:rPr>
          <w:t>R1-1808375</w:t>
        </w:r>
      </w:hyperlink>
      <w:r w:rsidR="00982E91" w:rsidRPr="00982E91">
        <w:rPr>
          <w:lang w:eastAsia="x-none"/>
        </w:rPr>
        <w:tab/>
        <w:t>Issues on beam management</w:t>
      </w:r>
      <w:r w:rsidR="00982E91" w:rsidRPr="00982E91">
        <w:rPr>
          <w:lang w:eastAsia="x-none"/>
        </w:rPr>
        <w:tab/>
        <w:t>CATT</w:t>
      </w:r>
    </w:p>
    <w:p w14:paraId="093F5EBD" w14:textId="373BA3EB" w:rsidR="00982E91" w:rsidRPr="00982E91" w:rsidRDefault="001B7BF2" w:rsidP="00982E91">
      <w:pPr>
        <w:ind w:left="720" w:hanging="720"/>
        <w:rPr>
          <w:lang w:eastAsia="x-none"/>
        </w:rPr>
      </w:pPr>
      <w:hyperlink r:id="rId987" w:history="1">
        <w:r w:rsidR="00D93AE1">
          <w:rPr>
            <w:rStyle w:val="Hyperlink"/>
            <w:lang w:eastAsia="x-none"/>
          </w:rPr>
          <w:t>R1-1808487</w:t>
        </w:r>
      </w:hyperlink>
      <w:r w:rsidR="00982E91" w:rsidRPr="00982E91">
        <w:rPr>
          <w:lang w:eastAsia="x-none"/>
        </w:rPr>
        <w:tab/>
        <w:t>Text proposals on BM and BFR</w:t>
      </w:r>
      <w:r w:rsidR="00982E91" w:rsidRPr="00982E91">
        <w:rPr>
          <w:lang w:eastAsia="x-none"/>
        </w:rPr>
        <w:tab/>
        <w:t>LG Electronics</w:t>
      </w:r>
    </w:p>
    <w:p w14:paraId="5F221E33" w14:textId="340E8C68" w:rsidR="00982E91" w:rsidRPr="00982E91" w:rsidRDefault="001B7BF2" w:rsidP="00982E91">
      <w:pPr>
        <w:ind w:left="720" w:hanging="720"/>
        <w:rPr>
          <w:lang w:eastAsia="x-none"/>
        </w:rPr>
      </w:pPr>
      <w:hyperlink r:id="rId988" w:history="1">
        <w:r w:rsidR="00D93AE1">
          <w:rPr>
            <w:rStyle w:val="Hyperlink"/>
            <w:lang w:eastAsia="x-none"/>
          </w:rPr>
          <w:t>R1-1808669</w:t>
        </w:r>
      </w:hyperlink>
      <w:r w:rsidR="00982E91" w:rsidRPr="00982E91">
        <w:rPr>
          <w:lang w:eastAsia="x-none"/>
        </w:rPr>
        <w:tab/>
        <w:t>Remaining Issues on Beam Management</w:t>
      </w:r>
      <w:r w:rsidR="00982E91" w:rsidRPr="00982E91">
        <w:rPr>
          <w:lang w:eastAsia="x-none"/>
        </w:rPr>
        <w:tab/>
        <w:t>Intel Corporation</w:t>
      </w:r>
    </w:p>
    <w:p w14:paraId="3AED6471" w14:textId="40186EC9" w:rsidR="00982E91" w:rsidRPr="00982E91" w:rsidRDefault="001B7BF2" w:rsidP="00982E91">
      <w:pPr>
        <w:ind w:left="720" w:hanging="720"/>
        <w:rPr>
          <w:lang w:eastAsia="x-none"/>
        </w:rPr>
      </w:pPr>
      <w:hyperlink r:id="rId989" w:history="1">
        <w:r w:rsidR="00D93AE1">
          <w:rPr>
            <w:rStyle w:val="Hyperlink"/>
            <w:lang w:eastAsia="x-none"/>
          </w:rPr>
          <w:t>R1-1808750</w:t>
        </w:r>
      </w:hyperlink>
      <w:r w:rsidR="00982E91" w:rsidRPr="00982E91">
        <w:rPr>
          <w:lang w:eastAsia="x-none"/>
        </w:rPr>
        <w:tab/>
        <w:t>Remaining Issues on multi-beam operation</w:t>
      </w:r>
      <w:r w:rsidR="00982E91" w:rsidRPr="00982E91">
        <w:rPr>
          <w:lang w:eastAsia="x-none"/>
        </w:rPr>
        <w:tab/>
        <w:t>Samsung</w:t>
      </w:r>
    </w:p>
    <w:p w14:paraId="40331BB1" w14:textId="6E82D272" w:rsidR="00982E91" w:rsidRPr="00982E91" w:rsidRDefault="001B7BF2" w:rsidP="00982E91">
      <w:pPr>
        <w:ind w:left="720" w:hanging="720"/>
        <w:rPr>
          <w:lang w:eastAsia="x-none"/>
        </w:rPr>
      </w:pPr>
      <w:hyperlink r:id="rId990" w:history="1">
        <w:r w:rsidR="00D93AE1">
          <w:rPr>
            <w:rStyle w:val="Hyperlink"/>
            <w:lang w:eastAsia="x-none"/>
          </w:rPr>
          <w:t>R1-1808830</w:t>
        </w:r>
      </w:hyperlink>
      <w:r w:rsidR="00982E91" w:rsidRPr="00982E91">
        <w:rPr>
          <w:lang w:eastAsia="x-none"/>
        </w:rPr>
        <w:tab/>
        <w:t>Discussion on remaining issues for beam management</w:t>
      </w:r>
      <w:r w:rsidR="00982E91" w:rsidRPr="00982E91">
        <w:rPr>
          <w:lang w:eastAsia="x-none"/>
        </w:rPr>
        <w:tab/>
        <w:t>CMCC</w:t>
      </w:r>
    </w:p>
    <w:p w14:paraId="03BA2A93" w14:textId="5B87F503" w:rsidR="00982E91" w:rsidRPr="00982E91" w:rsidRDefault="001B7BF2" w:rsidP="00982E91">
      <w:pPr>
        <w:ind w:left="720" w:hanging="720"/>
        <w:rPr>
          <w:lang w:eastAsia="x-none"/>
        </w:rPr>
      </w:pPr>
      <w:hyperlink r:id="rId991" w:history="1">
        <w:r w:rsidR="00D93AE1">
          <w:rPr>
            <w:rStyle w:val="Hyperlink"/>
            <w:lang w:eastAsia="x-none"/>
          </w:rPr>
          <w:t>R1-1808886</w:t>
        </w:r>
      </w:hyperlink>
      <w:r w:rsidR="00982E91" w:rsidRPr="00982E91">
        <w:rPr>
          <w:lang w:eastAsia="x-none"/>
        </w:rPr>
        <w:tab/>
        <w:t>Text proposals for beam management</w:t>
      </w:r>
      <w:r w:rsidR="00982E91" w:rsidRPr="00982E91">
        <w:rPr>
          <w:lang w:eastAsia="x-none"/>
        </w:rPr>
        <w:tab/>
        <w:t>Guangdong OPPO Mobile Telecom</w:t>
      </w:r>
    </w:p>
    <w:p w14:paraId="50E5E8CF" w14:textId="4A3D9197" w:rsidR="00982E91" w:rsidRPr="00982E91" w:rsidRDefault="001B7BF2" w:rsidP="00982E91">
      <w:pPr>
        <w:ind w:left="720" w:hanging="720"/>
        <w:rPr>
          <w:lang w:eastAsia="x-none"/>
        </w:rPr>
      </w:pPr>
      <w:hyperlink r:id="rId992" w:history="1">
        <w:r w:rsidR="00D93AE1">
          <w:rPr>
            <w:rStyle w:val="Hyperlink"/>
            <w:lang w:eastAsia="x-none"/>
          </w:rPr>
          <w:t>R1-1809077</w:t>
        </w:r>
      </w:hyperlink>
      <w:r w:rsidR="00982E91" w:rsidRPr="00982E91">
        <w:rPr>
          <w:lang w:eastAsia="x-none"/>
        </w:rPr>
        <w:tab/>
        <w:t xml:space="preserve">Remaining issues on beam management </w:t>
      </w:r>
      <w:r w:rsidR="00982E91" w:rsidRPr="00982E91">
        <w:rPr>
          <w:lang w:eastAsia="x-none"/>
        </w:rPr>
        <w:tab/>
        <w:t>InterDigital, Inc.</w:t>
      </w:r>
    </w:p>
    <w:p w14:paraId="1F212AF0" w14:textId="052211A8" w:rsidR="00982E91" w:rsidRPr="00982E91" w:rsidRDefault="001B7BF2" w:rsidP="00982E91">
      <w:pPr>
        <w:ind w:left="720" w:hanging="720"/>
        <w:rPr>
          <w:lang w:eastAsia="x-none"/>
        </w:rPr>
      </w:pPr>
      <w:hyperlink r:id="rId993" w:history="1">
        <w:r w:rsidR="00D93AE1">
          <w:rPr>
            <w:rStyle w:val="Hyperlink"/>
            <w:lang w:eastAsia="x-none"/>
          </w:rPr>
          <w:t>R1-1809106</w:t>
        </w:r>
      </w:hyperlink>
      <w:r w:rsidR="00982E91" w:rsidRPr="00982E91">
        <w:rPr>
          <w:lang w:eastAsia="x-none"/>
        </w:rPr>
        <w:tab/>
        <w:t>Remaining issues on beam management</w:t>
      </w:r>
      <w:r w:rsidR="00982E91" w:rsidRPr="00982E91">
        <w:rPr>
          <w:lang w:eastAsia="x-none"/>
        </w:rPr>
        <w:tab/>
        <w:t>Sharp</w:t>
      </w:r>
    </w:p>
    <w:p w14:paraId="5678F594" w14:textId="7A4F5D88" w:rsidR="00982E91" w:rsidRPr="00982E91" w:rsidRDefault="001B7BF2" w:rsidP="00982E91">
      <w:pPr>
        <w:ind w:left="720" w:hanging="720"/>
        <w:rPr>
          <w:lang w:eastAsia="x-none"/>
        </w:rPr>
      </w:pPr>
      <w:hyperlink r:id="rId994" w:history="1">
        <w:r w:rsidR="00D93AE1">
          <w:rPr>
            <w:rStyle w:val="Hyperlink"/>
            <w:lang w:eastAsia="x-none"/>
          </w:rPr>
          <w:t>R1-1809116</w:t>
        </w:r>
      </w:hyperlink>
      <w:r w:rsidR="00982E91" w:rsidRPr="00982E91">
        <w:rPr>
          <w:lang w:eastAsia="x-none"/>
        </w:rPr>
        <w:tab/>
        <w:t>Remaining issues on beam management</w:t>
      </w:r>
      <w:r w:rsidR="00982E91" w:rsidRPr="00982E91">
        <w:rPr>
          <w:lang w:eastAsia="x-none"/>
        </w:rPr>
        <w:tab/>
        <w:t>MTI</w:t>
      </w:r>
    </w:p>
    <w:p w14:paraId="79721809" w14:textId="6558FCDF" w:rsidR="00982E91" w:rsidRPr="00982E91" w:rsidRDefault="001B7BF2" w:rsidP="00982E91">
      <w:pPr>
        <w:ind w:left="720" w:hanging="720"/>
        <w:rPr>
          <w:lang w:eastAsia="x-none"/>
        </w:rPr>
      </w:pPr>
      <w:hyperlink r:id="rId995" w:history="1">
        <w:r w:rsidR="00D93AE1">
          <w:rPr>
            <w:rStyle w:val="Hyperlink"/>
            <w:lang w:eastAsia="x-none"/>
          </w:rPr>
          <w:t>R1-1809138</w:t>
        </w:r>
      </w:hyperlink>
      <w:r w:rsidR="00982E91" w:rsidRPr="00982E91">
        <w:rPr>
          <w:lang w:eastAsia="x-none"/>
        </w:rPr>
        <w:tab/>
        <w:t>Remaining issues on beam management</w:t>
      </w:r>
      <w:r w:rsidR="00982E91" w:rsidRPr="00982E91">
        <w:rPr>
          <w:lang w:eastAsia="x-none"/>
        </w:rPr>
        <w:tab/>
        <w:t>NTT DOCOMO, INC.</w:t>
      </w:r>
    </w:p>
    <w:p w14:paraId="29111957" w14:textId="204CF386" w:rsidR="00982E91" w:rsidRPr="00982E91" w:rsidRDefault="001B7BF2" w:rsidP="00982E91">
      <w:pPr>
        <w:ind w:left="720" w:hanging="720"/>
        <w:rPr>
          <w:lang w:eastAsia="x-none"/>
        </w:rPr>
      </w:pPr>
      <w:hyperlink r:id="rId996" w:history="1">
        <w:r w:rsidR="00D93AE1">
          <w:rPr>
            <w:rStyle w:val="Hyperlink"/>
            <w:lang w:eastAsia="x-none"/>
          </w:rPr>
          <w:t>R1-1809197</w:t>
        </w:r>
      </w:hyperlink>
      <w:r w:rsidR="00982E91" w:rsidRPr="00982E91">
        <w:rPr>
          <w:lang w:eastAsia="x-none"/>
        </w:rPr>
        <w:tab/>
        <w:t>Maintenance for beam management</w:t>
      </w:r>
      <w:r w:rsidR="00982E91" w:rsidRPr="00982E91">
        <w:rPr>
          <w:lang w:eastAsia="x-none"/>
        </w:rPr>
        <w:tab/>
        <w:t>Ericsson</w:t>
      </w:r>
    </w:p>
    <w:p w14:paraId="1005F30E" w14:textId="414760D7" w:rsidR="00982E91" w:rsidRPr="00982E91" w:rsidRDefault="001B7BF2" w:rsidP="00982E91">
      <w:pPr>
        <w:ind w:left="720" w:hanging="720"/>
        <w:rPr>
          <w:lang w:eastAsia="x-none"/>
        </w:rPr>
      </w:pPr>
      <w:hyperlink r:id="rId997" w:history="1">
        <w:r w:rsidR="00D93AE1">
          <w:rPr>
            <w:rStyle w:val="Hyperlink"/>
            <w:lang w:eastAsia="x-none"/>
          </w:rPr>
          <w:t>R1-1809225</w:t>
        </w:r>
      </w:hyperlink>
      <w:r w:rsidR="00982E91" w:rsidRPr="00982E91">
        <w:rPr>
          <w:lang w:eastAsia="x-none"/>
        </w:rPr>
        <w:tab/>
        <w:t>Remaining issues on beam management</w:t>
      </w:r>
      <w:r w:rsidR="00982E91" w:rsidRPr="00982E91">
        <w:rPr>
          <w:lang w:eastAsia="x-none"/>
        </w:rPr>
        <w:tab/>
        <w:t>ASUSTEK COMPUTER (SHANGHAI)</w:t>
      </w:r>
    </w:p>
    <w:p w14:paraId="4F4A0866" w14:textId="25B103D4" w:rsidR="00982E91" w:rsidRPr="00982E91" w:rsidRDefault="001B7BF2" w:rsidP="00982E91">
      <w:pPr>
        <w:ind w:left="720" w:hanging="720"/>
        <w:rPr>
          <w:lang w:eastAsia="x-none"/>
        </w:rPr>
      </w:pPr>
      <w:hyperlink r:id="rId998" w:history="1">
        <w:r w:rsidR="00D93AE1">
          <w:rPr>
            <w:rStyle w:val="Hyperlink"/>
            <w:lang w:eastAsia="x-none"/>
          </w:rPr>
          <w:t>R1-1809237</w:t>
        </w:r>
      </w:hyperlink>
      <w:r w:rsidR="00982E91" w:rsidRPr="00982E91">
        <w:rPr>
          <w:lang w:eastAsia="x-none"/>
        </w:rPr>
        <w:tab/>
        <w:t>Remaining issues on beam management</w:t>
      </w:r>
      <w:r w:rsidR="00982E91" w:rsidRPr="00982E91">
        <w:rPr>
          <w:lang w:eastAsia="x-none"/>
        </w:rPr>
        <w:tab/>
        <w:t>Nokia, Nokia Shanghai Bell</w:t>
      </w:r>
    </w:p>
    <w:p w14:paraId="66310040" w14:textId="44F7B220" w:rsidR="00982E91" w:rsidRDefault="001B7BF2" w:rsidP="00982E91">
      <w:pPr>
        <w:ind w:left="720" w:hanging="720"/>
        <w:rPr>
          <w:lang w:eastAsia="x-none"/>
        </w:rPr>
      </w:pPr>
      <w:hyperlink r:id="rId999" w:history="1">
        <w:r w:rsidR="00D93AE1">
          <w:rPr>
            <w:rStyle w:val="Hyperlink"/>
            <w:lang w:eastAsia="x-none"/>
          </w:rPr>
          <w:t>R1-1809</w:t>
        </w:r>
        <w:r w:rsidR="00761F81">
          <w:rPr>
            <w:rStyle w:val="Hyperlink"/>
            <w:lang w:eastAsia="x-none"/>
          </w:rPr>
          <w:t>711</w:t>
        </w:r>
      </w:hyperlink>
      <w:r w:rsidR="00982E91" w:rsidRPr="00982E91">
        <w:rPr>
          <w:lang w:eastAsia="x-none"/>
        </w:rPr>
        <w:tab/>
        <w:t>Maintenance for beam management</w:t>
      </w:r>
      <w:r w:rsidR="00982E91" w:rsidRPr="00982E91">
        <w:rPr>
          <w:lang w:eastAsia="x-none"/>
        </w:rPr>
        <w:tab/>
        <w:t>Qualcomm Incorporated</w:t>
      </w:r>
      <w:r w:rsidR="00761F81">
        <w:rPr>
          <w:lang w:eastAsia="x-none"/>
        </w:rPr>
        <w:t xml:space="preserve"> </w:t>
      </w:r>
      <w:r w:rsidR="00761F81">
        <w:rPr>
          <w:lang w:eastAsia="x-none"/>
        </w:rPr>
        <w:tab/>
        <w:t>(rev of R1-1809423)</w:t>
      </w:r>
    </w:p>
    <w:p w14:paraId="6D794B1E" w14:textId="4756D2D8" w:rsidR="002B1EFB" w:rsidRPr="00982E91" w:rsidRDefault="002B1EFB" w:rsidP="00982E91">
      <w:pPr>
        <w:ind w:left="720" w:hanging="720"/>
        <w:rPr>
          <w:lang w:eastAsia="x-none"/>
        </w:rPr>
      </w:pPr>
      <w:r w:rsidRPr="002B1EFB">
        <w:rPr>
          <w:lang w:eastAsia="x-none"/>
        </w:rPr>
        <w:t>R1-1809759</w:t>
      </w:r>
      <w:r w:rsidRPr="002B1EFB">
        <w:rPr>
          <w:lang w:eastAsia="x-none"/>
        </w:rPr>
        <w:tab/>
        <w:t>Feature lead summary for beam management</w:t>
      </w:r>
      <w:r w:rsidRPr="002B1EFB">
        <w:rPr>
          <w:lang w:eastAsia="x-none"/>
        </w:rPr>
        <w:tab/>
        <w:t>Ericsson</w:t>
      </w:r>
    </w:p>
    <w:p w14:paraId="00E3973B" w14:textId="77777777" w:rsidR="00982E91" w:rsidRPr="00982E91" w:rsidRDefault="00982E91" w:rsidP="00145941">
      <w:pPr>
        <w:pStyle w:val="Heading4"/>
      </w:pPr>
      <w:bookmarkStart w:id="478" w:name="_Toc521704515"/>
      <w:bookmarkStart w:id="479" w:name="_Toc526458909"/>
      <w:r w:rsidRPr="00982E91">
        <w:t xml:space="preserve">Maintenance for </w:t>
      </w:r>
      <w:r w:rsidRPr="00982E91">
        <w:rPr>
          <w:rFonts w:hint="eastAsia"/>
        </w:rPr>
        <w:t>Reference signal</w:t>
      </w:r>
      <w:r w:rsidRPr="00982E91">
        <w:t>s</w:t>
      </w:r>
      <w:r w:rsidRPr="00982E91">
        <w:rPr>
          <w:rFonts w:hint="eastAsia"/>
        </w:rPr>
        <w:t xml:space="preserve"> </w:t>
      </w:r>
      <w:r w:rsidRPr="00982E91">
        <w:t>and QCL</w:t>
      </w:r>
      <w:bookmarkEnd w:id="478"/>
      <w:bookmarkEnd w:id="479"/>
    </w:p>
    <w:p w14:paraId="362D6F34" w14:textId="77777777" w:rsidR="00982E91" w:rsidRPr="00982E91" w:rsidRDefault="00982E91" w:rsidP="00982E91">
      <w:pPr>
        <w:ind w:left="720" w:hanging="720"/>
        <w:rPr>
          <w:i/>
          <w:lang w:eastAsia="x-none"/>
        </w:rPr>
      </w:pPr>
      <w:r w:rsidRPr="00982E91">
        <w:rPr>
          <w:i/>
          <w:lang w:eastAsia="x-none"/>
        </w:rPr>
        <w:t>Including CSI-RS, DM-RS, PT-RS, SRS, TRS, QCL, multiplexing of different types of RSs, etc.</w:t>
      </w:r>
    </w:p>
    <w:p w14:paraId="080FDD49" w14:textId="77777777" w:rsidR="00982E91" w:rsidRPr="00982E91" w:rsidRDefault="00982E91" w:rsidP="00982E91">
      <w:pPr>
        <w:ind w:left="720" w:hanging="720"/>
        <w:rPr>
          <w:b/>
          <w:i/>
          <w:color w:val="FF0000"/>
          <w:lang w:eastAsia="x-none"/>
        </w:rPr>
      </w:pPr>
      <w:r w:rsidRPr="00982E91">
        <w:rPr>
          <w:b/>
          <w:i/>
          <w:color w:val="FF0000"/>
          <w:lang w:eastAsia="x-none"/>
        </w:rPr>
        <w:t xml:space="preserve">Please use separate sections for each of the respective sub-topic to facilitate reviews and summary. </w:t>
      </w:r>
    </w:p>
    <w:p w14:paraId="63A8EBB8" w14:textId="77777777" w:rsidR="00982E91" w:rsidRPr="00982E91" w:rsidRDefault="00982E91" w:rsidP="00982E91">
      <w:pPr>
        <w:ind w:left="720" w:hanging="720"/>
        <w:rPr>
          <w:lang w:eastAsia="x-none"/>
        </w:rPr>
      </w:pPr>
    </w:p>
    <w:p w14:paraId="6267E681" w14:textId="3B0E5B5F" w:rsidR="00982E91" w:rsidRPr="002B1EFB" w:rsidRDefault="001B7BF2" w:rsidP="00982E91">
      <w:pPr>
        <w:ind w:left="720" w:hanging="720"/>
        <w:rPr>
          <w:b/>
          <w:szCs w:val="20"/>
          <w:lang w:eastAsia="x-none"/>
        </w:rPr>
      </w:pPr>
      <w:hyperlink r:id="rId1000" w:history="1">
        <w:r w:rsidR="00D93AE1" w:rsidRPr="002B1EFB">
          <w:rPr>
            <w:rStyle w:val="Hyperlink"/>
            <w:b/>
            <w:szCs w:val="20"/>
          </w:rPr>
          <w:t>R1-1809743</w:t>
        </w:r>
      </w:hyperlink>
      <w:r w:rsidR="00982E91" w:rsidRPr="002B1EFB">
        <w:rPr>
          <w:b/>
          <w:szCs w:val="20"/>
          <w:lang w:eastAsia="x-none"/>
        </w:rPr>
        <w:tab/>
        <w:t>Feature lead summary of remaining issues for RS multiplexing</w:t>
      </w:r>
      <w:r w:rsidR="00982E91" w:rsidRPr="002B1EFB">
        <w:rPr>
          <w:b/>
          <w:szCs w:val="20"/>
          <w:lang w:eastAsia="x-none"/>
        </w:rPr>
        <w:tab/>
        <w:t>Huawei, HiSilicon</w:t>
      </w:r>
    </w:p>
    <w:p w14:paraId="4702DBF3" w14:textId="77777777" w:rsidR="00982E91" w:rsidRPr="00982E91" w:rsidRDefault="00982E91" w:rsidP="00982E91">
      <w:pPr>
        <w:ind w:left="720" w:hanging="720"/>
        <w:rPr>
          <w:szCs w:val="20"/>
          <w:lang w:eastAsia="x-none"/>
        </w:rPr>
      </w:pPr>
    </w:p>
    <w:p w14:paraId="53BCC122" w14:textId="77777777" w:rsidR="00982E91" w:rsidRPr="002B1EFB" w:rsidRDefault="00982E91" w:rsidP="00982E91">
      <w:pPr>
        <w:ind w:left="720" w:hanging="720"/>
        <w:rPr>
          <w:szCs w:val="20"/>
          <w:lang w:eastAsia="x-none"/>
        </w:rPr>
      </w:pPr>
      <w:r w:rsidRPr="002B1EFB">
        <w:rPr>
          <w:szCs w:val="20"/>
          <w:highlight w:val="green"/>
          <w:lang w:eastAsia="x-none"/>
        </w:rPr>
        <w:t>Agreement</w:t>
      </w:r>
    </w:p>
    <w:p w14:paraId="0B4A169D" w14:textId="459F1A1C" w:rsidR="00982E91" w:rsidRDefault="00982E91" w:rsidP="00982E91">
      <w:pPr>
        <w:ind w:left="720" w:hanging="720"/>
        <w:rPr>
          <w:rFonts w:cs="Times"/>
          <w:szCs w:val="20"/>
          <w:lang w:eastAsia="zh-CN"/>
        </w:rPr>
      </w:pPr>
      <w:r w:rsidRPr="00982E91">
        <w:rPr>
          <w:szCs w:val="20"/>
          <w:lang w:eastAsia="x-none"/>
        </w:rPr>
        <w:t>Text change for s</w:t>
      </w:r>
      <w:r w:rsidRPr="00982E91">
        <w:rPr>
          <w:rFonts w:cs="Times"/>
          <w:szCs w:val="20"/>
          <w:lang w:eastAsia="zh-CN"/>
        </w:rPr>
        <w:t>ection 5.1.6.1.2 of TS 38.214</w:t>
      </w:r>
    </w:p>
    <w:p w14:paraId="378927E1" w14:textId="77777777" w:rsidR="00CE7112" w:rsidRPr="00982E91" w:rsidRDefault="00CE7112" w:rsidP="00CE7112">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34522FAC" w14:textId="77777777" w:rsidR="00982E91" w:rsidRPr="00982E91" w:rsidRDefault="00982E91" w:rsidP="00982E91">
      <w:pPr>
        <w:ind w:left="720" w:hanging="720"/>
        <w:jc w:val="center"/>
        <w:rPr>
          <w:rFonts w:eastAsia="MS Mincho" w:cs="Times"/>
          <w:i/>
          <w:color w:val="FF0000"/>
          <w:szCs w:val="20"/>
          <w:lang w:eastAsia="ja-JP"/>
        </w:rPr>
      </w:pPr>
      <w:r w:rsidRPr="00982E91">
        <w:rPr>
          <w:rFonts w:cs="Times"/>
          <w:color w:val="FF0000"/>
          <w:szCs w:val="20"/>
          <w:lang w:eastAsia="zh-CN"/>
        </w:rPr>
        <w:t xml:space="preserve">&lt; </w:t>
      </w:r>
      <w:r w:rsidRPr="00982E91">
        <w:rPr>
          <w:rFonts w:cs="Times"/>
          <w:color w:val="FF0000"/>
          <w:szCs w:val="20"/>
        </w:rPr>
        <w:t>Unchanged parts are omitted</w:t>
      </w:r>
      <w:r w:rsidRPr="00982E91">
        <w:rPr>
          <w:rFonts w:cs="Times"/>
          <w:color w:val="FF0000"/>
          <w:szCs w:val="20"/>
          <w:lang w:eastAsia="zh-CN"/>
        </w:rPr>
        <w:t xml:space="preserve"> &gt;</w:t>
      </w:r>
    </w:p>
    <w:p w14:paraId="4FFB9A86" w14:textId="77777777" w:rsidR="00982E91" w:rsidRPr="00982E91" w:rsidRDefault="00982E91" w:rsidP="00982E91">
      <w:pPr>
        <w:rPr>
          <w:rFonts w:eastAsia="MS Mincho"/>
          <w:color w:val="000000"/>
          <w:szCs w:val="20"/>
        </w:rPr>
      </w:pPr>
      <w:r w:rsidRPr="00982E91">
        <w:rPr>
          <w:color w:val="000000"/>
          <w:szCs w:val="20"/>
        </w:rPr>
        <w:t>If</w:t>
      </w:r>
      <w:r w:rsidRPr="00982E91">
        <w:rPr>
          <w:rFonts w:eastAsia="MS Mincho"/>
          <w:color w:val="000000"/>
          <w:szCs w:val="20"/>
        </w:rPr>
        <w:t xml:space="preserve"> the UE is configured with the CSI-RS resource in the same OFDM symbol(s) as an SS/PBCH block, the UE may assume that the CSI-RS and the SS/PBCH block are quasi co-located with 'QCL-TypeD' if 'QCL-TypeD' is applicable. Furthermore, the UE shall not expect to be configured with the CSI-RS in </w:t>
      </w:r>
      <w:del w:id="480" w:author="차현수/선임연구원/차세대표준(연)ACS팀(hyunsu.cha@lge.com)" w:date="2018-08-08T19:20:00Z">
        <w:r w:rsidRPr="00982E91">
          <w:rPr>
            <w:rFonts w:eastAsia="MS Mincho"/>
            <w:color w:val="000000"/>
            <w:szCs w:val="20"/>
          </w:rPr>
          <w:delText xml:space="preserve">REs </w:delText>
        </w:r>
      </w:del>
      <w:ins w:id="481" w:author="차현수/선임연구원/차세대표준(연)ACS팀(hyunsu.cha@lge.com)" w:date="2018-08-08T19:20:00Z">
        <w:r w:rsidRPr="00982E91">
          <w:rPr>
            <w:rFonts w:eastAsia="MS Mincho"/>
            <w:color w:val="000000"/>
            <w:szCs w:val="20"/>
          </w:rPr>
          <w:t xml:space="preserve">PRBs </w:t>
        </w:r>
      </w:ins>
      <w:r w:rsidRPr="00982E91">
        <w:rPr>
          <w:rFonts w:eastAsia="MS Mincho"/>
          <w:color w:val="000000"/>
          <w:szCs w:val="20"/>
        </w:rPr>
        <w:t>that overlap with those of the SS/PBCH block, and the UE shall expect that the same subcarrier spacing is used for both the CSI-RS and the SS/PBCH block.</w:t>
      </w:r>
    </w:p>
    <w:p w14:paraId="0263D3A3" w14:textId="77777777" w:rsidR="00982E91" w:rsidRPr="00982E91" w:rsidRDefault="00982E91" w:rsidP="00982E91">
      <w:pPr>
        <w:ind w:left="720" w:hanging="720"/>
        <w:jc w:val="center"/>
        <w:rPr>
          <w:szCs w:val="20"/>
          <w:lang w:eastAsia="x-none"/>
        </w:rPr>
      </w:pPr>
      <w:r w:rsidRPr="00982E91">
        <w:rPr>
          <w:rFonts w:cs="Times"/>
          <w:color w:val="FF0000"/>
          <w:szCs w:val="20"/>
          <w:lang w:eastAsia="zh-CN"/>
        </w:rPr>
        <w:t xml:space="preserve">&lt; </w:t>
      </w:r>
      <w:r w:rsidRPr="00982E91">
        <w:rPr>
          <w:rFonts w:cs="Times"/>
          <w:color w:val="FF0000"/>
          <w:szCs w:val="20"/>
        </w:rPr>
        <w:t>Unchanged parts are omitted</w:t>
      </w:r>
      <w:r w:rsidRPr="00982E91">
        <w:rPr>
          <w:rFonts w:cs="Times"/>
          <w:color w:val="FF0000"/>
          <w:szCs w:val="20"/>
          <w:lang w:eastAsia="zh-CN"/>
        </w:rPr>
        <w:t xml:space="preserve"> &gt;</w:t>
      </w:r>
    </w:p>
    <w:p w14:paraId="7914616D" w14:textId="5FD43E7C" w:rsidR="00CE7112" w:rsidRPr="00982E91" w:rsidRDefault="00CE7112" w:rsidP="00CE7112">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4ABAB63B" w14:textId="3E15088F" w:rsidR="00982E91" w:rsidRDefault="00982E91" w:rsidP="00982E91">
      <w:pPr>
        <w:ind w:left="720" w:hanging="720"/>
        <w:rPr>
          <w:szCs w:val="20"/>
          <w:lang w:eastAsia="x-none"/>
        </w:rPr>
      </w:pPr>
    </w:p>
    <w:p w14:paraId="47F627FF" w14:textId="77777777" w:rsidR="00CE7112" w:rsidRPr="00982E91" w:rsidRDefault="00CE7112" w:rsidP="00982E91">
      <w:pPr>
        <w:ind w:left="720" w:hanging="720"/>
        <w:rPr>
          <w:szCs w:val="20"/>
          <w:lang w:eastAsia="x-none"/>
        </w:rPr>
      </w:pPr>
    </w:p>
    <w:p w14:paraId="77EDE11B" w14:textId="30090456" w:rsidR="00982E91" w:rsidRPr="00CE7112" w:rsidRDefault="001B7BF2" w:rsidP="00982E91">
      <w:pPr>
        <w:ind w:left="720" w:hanging="720"/>
        <w:rPr>
          <w:b/>
          <w:szCs w:val="20"/>
          <w:lang w:eastAsia="x-none"/>
        </w:rPr>
      </w:pPr>
      <w:hyperlink r:id="rId1001" w:history="1">
        <w:r w:rsidR="00D93AE1" w:rsidRPr="00CE7112">
          <w:rPr>
            <w:rStyle w:val="Hyperlink"/>
            <w:b/>
            <w:szCs w:val="20"/>
          </w:rPr>
          <w:t>R1-1809749</w:t>
        </w:r>
      </w:hyperlink>
      <w:r w:rsidR="00982E91" w:rsidRPr="00CE7112">
        <w:rPr>
          <w:b/>
          <w:szCs w:val="20"/>
          <w:lang w:eastAsia="x-none"/>
        </w:rPr>
        <w:tab/>
        <w:t>Remaining issues on CSI-RS #1</w:t>
      </w:r>
      <w:r w:rsidR="00982E91" w:rsidRPr="00CE7112">
        <w:rPr>
          <w:b/>
          <w:szCs w:val="20"/>
          <w:lang w:eastAsia="x-none"/>
        </w:rPr>
        <w:tab/>
        <w:t>Huawei, HiSi</w:t>
      </w:r>
    </w:p>
    <w:p w14:paraId="7BE1BA52" w14:textId="77777777" w:rsidR="00982E91" w:rsidRPr="00982E91" w:rsidRDefault="00982E91" w:rsidP="00982E91">
      <w:pPr>
        <w:ind w:left="720" w:hanging="720"/>
        <w:rPr>
          <w:szCs w:val="20"/>
        </w:rPr>
      </w:pPr>
    </w:p>
    <w:p w14:paraId="1DB5E330" w14:textId="77777777" w:rsidR="00982E91" w:rsidRPr="00CE7112" w:rsidRDefault="00982E91" w:rsidP="00982E91">
      <w:pPr>
        <w:ind w:left="720" w:hanging="720"/>
        <w:rPr>
          <w:szCs w:val="20"/>
        </w:rPr>
      </w:pPr>
      <w:r w:rsidRPr="00CE7112">
        <w:rPr>
          <w:szCs w:val="20"/>
          <w:highlight w:val="green"/>
        </w:rPr>
        <w:t>Agreement</w:t>
      </w:r>
    </w:p>
    <w:p w14:paraId="65D9649A" w14:textId="77777777" w:rsidR="00982E91" w:rsidRPr="00982E91" w:rsidRDefault="00982E91" w:rsidP="00982E91">
      <w:pPr>
        <w:ind w:left="720" w:hanging="720"/>
        <w:rPr>
          <w:szCs w:val="20"/>
          <w:lang w:eastAsia="x-none"/>
        </w:rPr>
      </w:pPr>
      <w:r w:rsidRPr="00982E91">
        <w:rPr>
          <w:szCs w:val="20"/>
        </w:rPr>
        <w:t>Text proposal for Section 7.4.1.5.3 in 38.211:</w:t>
      </w:r>
    </w:p>
    <w:p w14:paraId="52FA15C8" w14:textId="77777777" w:rsidR="00CE7112" w:rsidRPr="00982E91" w:rsidRDefault="00CE7112" w:rsidP="00CE7112">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63D774EA" w14:textId="4735DAE1" w:rsidR="00982E91" w:rsidRPr="00982E91" w:rsidRDefault="00982E91" w:rsidP="00982E91">
      <w:pPr>
        <w:widowControl w:val="0"/>
        <w:rPr>
          <w:szCs w:val="20"/>
        </w:rPr>
      </w:pPr>
      <w:r w:rsidRPr="00982E91">
        <w:rPr>
          <w:szCs w:val="20"/>
        </w:rPr>
        <w:t xml:space="preserve">The time-domain locations </w:t>
      </w:r>
      <w:r w:rsidR="001B7BF2">
        <w:rPr>
          <w:position w:val="-14"/>
          <w:szCs w:val="20"/>
        </w:rPr>
        <w:pict w14:anchorId="54BB6CC1">
          <v:shape id="_x0000_i1246" type="#_x0000_t75" style="width:108.8pt;height:20.8pt">
            <v:imagedata r:id="rId1002" o:title=""/>
          </v:shape>
        </w:pict>
      </w:r>
      <w:r w:rsidRPr="00982E91">
        <w:rPr>
          <w:szCs w:val="20"/>
        </w:rPr>
        <w:fldChar w:fldCharType="begin"/>
      </w:r>
      <w:r w:rsidRPr="00982E91">
        <w:rPr>
          <w:szCs w:val="20"/>
        </w:rPr>
        <w:instrText xml:space="preserve"> QUOTE </w:instrText>
      </w:r>
      <m:oMath>
        <m:sSub>
          <m:sSubPr>
            <m:ctrlPr>
              <w:rPr>
                <w:rFonts w:ascii="Cambria Math" w:hAnsi="Cambria Math"/>
                <w:i/>
                <w:szCs w:val="20"/>
              </w:rPr>
            </m:ctrlPr>
          </m:sSubPr>
          <m:e>
            <m:r>
              <m:rPr>
                <m:sty m:val="p"/>
              </m:rPr>
              <w:rPr>
                <w:rFonts w:ascii="Cambria Math" w:hAnsi="Cambria Math"/>
                <w:szCs w:val="20"/>
              </w:rPr>
              <m:t>l</m:t>
            </m:r>
          </m:e>
          <m:sub>
            <m:r>
              <m:rPr>
                <m:sty m:val="p"/>
              </m:rPr>
              <w:rPr>
                <w:rFonts w:ascii="Cambria Math" w:hAnsi="Cambria Math"/>
                <w:szCs w:val="20"/>
              </w:rPr>
              <m:t>0</m:t>
            </m:r>
          </m:sub>
        </m:sSub>
        <m:r>
          <m:rPr>
            <m:sty m:val="p"/>
          </m:rPr>
          <w:rPr>
            <w:rFonts w:ascii="Cambria Math" w:hAnsi="Cambria Math"/>
            <w:szCs w:val="20"/>
          </w:rPr>
          <m:t>∈</m:t>
        </m:r>
        <m:d>
          <m:dPr>
            <m:begChr m:val="{"/>
            <m:endChr m:val="}"/>
            <m:ctrlPr>
              <w:rPr>
                <w:rFonts w:ascii="Cambria Math" w:hAnsi="Cambria Math"/>
                <w:i/>
                <w:szCs w:val="20"/>
              </w:rPr>
            </m:ctrlPr>
          </m:dPr>
          <m:e>
            <m:r>
              <w:ins w:id="482" w:author="huawei" w:date="2018-08-20T11:39:00Z">
                <m:rPr>
                  <m:sty m:val="p"/>
                </m:rPr>
                <w:rPr>
                  <w:rFonts w:ascii="Cambria Math" w:hAnsi="Cambria Math"/>
                  <w:szCs w:val="20"/>
                </w:rPr>
                <m:t xml:space="preserve">0, 1, </m:t>
              </w:ins>
            </m:r>
            <m:r>
              <m:rPr>
                <m:sty m:val="p"/>
              </m:rPr>
              <w:rPr>
                <w:rFonts w:ascii="Cambria Math" w:hAnsi="Cambria Math"/>
                <w:szCs w:val="20"/>
              </w:rPr>
              <m:t>2, 3, …, 12</m:t>
            </m:r>
            <m:r>
              <w:ins w:id="483" w:author="huawei" w:date="2018-08-20T11:39:00Z">
                <m:rPr>
                  <m:sty m:val="p"/>
                </m:rPr>
                <w:rPr>
                  <w:rFonts w:ascii="Cambria Math" w:hAnsi="Cambria Math"/>
                  <w:szCs w:val="20"/>
                </w:rPr>
                <m:t>, 13</m:t>
              </w:ins>
            </m:r>
          </m:e>
        </m:d>
      </m:oMath>
      <w:r w:rsidRPr="00982E91">
        <w:rPr>
          <w:szCs w:val="20"/>
        </w:rPr>
        <w:instrText xml:space="preserve"> </w:instrText>
      </w:r>
      <w:r w:rsidRPr="00982E91">
        <w:rPr>
          <w:szCs w:val="20"/>
        </w:rPr>
        <w:fldChar w:fldCharType="end"/>
      </w:r>
      <w:r w:rsidRPr="00982E91">
        <w:rPr>
          <w:szCs w:val="20"/>
        </w:rPr>
        <w:t xml:space="preserve"> and </w:t>
      </w:r>
      <w:r w:rsidRPr="00982E91">
        <w:rPr>
          <w:szCs w:val="20"/>
        </w:rPr>
        <w:fldChar w:fldCharType="begin"/>
      </w:r>
      <w:r w:rsidRPr="00982E91">
        <w:rPr>
          <w:szCs w:val="20"/>
        </w:rPr>
        <w:instrText xml:space="preserve"> QUOTE </w:instrText>
      </w:r>
      <m:oMath>
        <m:sSub>
          <m:sSubPr>
            <m:ctrlPr>
              <w:rPr>
                <w:rFonts w:ascii="Cambria Math" w:hAnsi="Cambria Math"/>
                <w:i/>
                <w:szCs w:val="20"/>
              </w:rPr>
            </m:ctrlPr>
          </m:sSubPr>
          <m:e>
            <m:r>
              <m:rPr>
                <m:sty m:val="p"/>
              </m:rPr>
              <w:rPr>
                <w:rFonts w:ascii="Cambria Math" w:hAnsi="Cambria Math"/>
                <w:szCs w:val="20"/>
              </w:rPr>
              <m:t>l</m:t>
            </m:r>
          </m:e>
          <m:sub>
            <m:r>
              <m:rPr>
                <m:sty m:val="p"/>
              </m:rPr>
              <w:rPr>
                <w:rFonts w:ascii="Cambria Math" w:hAnsi="Cambria Math"/>
                <w:szCs w:val="20"/>
              </w:rPr>
              <m:t>1</m:t>
            </m:r>
          </m:sub>
        </m:sSub>
        <m:r>
          <m:rPr>
            <m:sty m:val="p"/>
          </m:rPr>
          <w:rPr>
            <w:rFonts w:ascii="Cambria Math" w:hAnsi="Cambria Math"/>
            <w:szCs w:val="20"/>
          </w:rPr>
          <m:t>∈</m:t>
        </m:r>
        <m:d>
          <m:dPr>
            <m:begChr m:val="{"/>
            <m:endChr m:val="}"/>
            <m:ctrlPr>
              <w:rPr>
                <w:rFonts w:ascii="Cambria Math" w:hAnsi="Cambria Math"/>
                <w:i/>
                <w:szCs w:val="20"/>
              </w:rPr>
            </m:ctrlPr>
          </m:dPr>
          <m:e>
            <m:r>
              <m:rPr>
                <m:sty m:val="p"/>
              </m:rPr>
              <w:rPr>
                <w:rFonts w:ascii="Cambria Math" w:hAnsi="Cambria Math"/>
                <w:szCs w:val="20"/>
              </w:rPr>
              <m:t>2, 3, …, 12</m:t>
            </m:r>
          </m:e>
        </m:d>
      </m:oMath>
      <w:r w:rsidRPr="00982E91">
        <w:rPr>
          <w:szCs w:val="20"/>
        </w:rPr>
        <w:instrText xml:space="preserve"> </w:instrText>
      </w:r>
      <w:r w:rsidRPr="00982E91">
        <w:rPr>
          <w:szCs w:val="20"/>
        </w:rPr>
        <w:fldChar w:fldCharType="end"/>
      </w:r>
      <w:r w:rsidR="001B7BF2">
        <w:rPr>
          <w:position w:val="-14"/>
          <w:szCs w:val="20"/>
        </w:rPr>
        <w:pict w14:anchorId="71E2DEE1">
          <v:shape id="_x0000_i1247" type="#_x0000_t75" style="width:76pt;height:20.8pt">
            <v:imagedata r:id="rId1003" o:title=""/>
          </v:shape>
        </w:pict>
      </w:r>
      <w:r w:rsidRPr="00982E91">
        <w:rPr>
          <w:szCs w:val="20"/>
        </w:rPr>
        <w:t xml:space="preserve"> are provided by the higher-layer parameters </w:t>
      </w:r>
      <w:r w:rsidRPr="00982E91">
        <w:rPr>
          <w:i/>
          <w:szCs w:val="20"/>
        </w:rPr>
        <w:t>firstOFDMSymbolInTimeDomain</w:t>
      </w:r>
      <w:r w:rsidRPr="00982E91">
        <w:rPr>
          <w:szCs w:val="20"/>
        </w:rPr>
        <w:t xml:space="preserve"> and </w:t>
      </w:r>
      <w:r w:rsidRPr="00982E91">
        <w:rPr>
          <w:i/>
          <w:szCs w:val="20"/>
        </w:rPr>
        <w:t>firstOFDMSymbolInTimeDomain2</w:t>
      </w:r>
      <w:r w:rsidRPr="00982E91">
        <w:rPr>
          <w:szCs w:val="20"/>
        </w:rPr>
        <w:t xml:space="preserve">, respectively, in the </w:t>
      </w:r>
      <w:r w:rsidRPr="00982E91">
        <w:rPr>
          <w:i/>
          <w:szCs w:val="20"/>
        </w:rPr>
        <w:t>CSI-RS-ResourceMapping</w:t>
      </w:r>
      <w:r w:rsidRPr="00982E91">
        <w:rPr>
          <w:szCs w:val="20"/>
        </w:rPr>
        <w:t xml:space="preserve"> IE and defined relative to the start of a slot.</w:t>
      </w:r>
    </w:p>
    <w:p w14:paraId="4C851E2B" w14:textId="691A7FE5" w:rsidR="00CE7112" w:rsidRPr="00982E91" w:rsidRDefault="00CE7112" w:rsidP="00CE7112">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1DE5158B" w14:textId="77777777" w:rsidR="00982E91" w:rsidRPr="00982E91" w:rsidRDefault="00982E91" w:rsidP="00982E91">
      <w:pPr>
        <w:ind w:left="720" w:hanging="720"/>
        <w:rPr>
          <w:szCs w:val="20"/>
          <w:lang w:eastAsia="x-none"/>
        </w:rPr>
      </w:pPr>
    </w:p>
    <w:p w14:paraId="36B43404" w14:textId="77777777" w:rsidR="00982E91" w:rsidRPr="00CE7112" w:rsidRDefault="00982E91" w:rsidP="00982E91">
      <w:pPr>
        <w:ind w:left="720" w:hanging="720"/>
        <w:rPr>
          <w:szCs w:val="20"/>
        </w:rPr>
      </w:pPr>
      <w:r w:rsidRPr="00CE7112">
        <w:rPr>
          <w:szCs w:val="20"/>
          <w:highlight w:val="green"/>
        </w:rPr>
        <w:t>Agreement</w:t>
      </w:r>
    </w:p>
    <w:p w14:paraId="3A3C48C2" w14:textId="77777777" w:rsidR="00982E91" w:rsidRPr="00982E91" w:rsidRDefault="00982E91" w:rsidP="00982E91">
      <w:pPr>
        <w:adjustRightInd w:val="0"/>
        <w:snapToGrid w:val="0"/>
        <w:ind w:left="720" w:hanging="720"/>
        <w:rPr>
          <w:szCs w:val="20"/>
        </w:rPr>
      </w:pPr>
      <w:r w:rsidRPr="00982E91">
        <w:rPr>
          <w:szCs w:val="20"/>
        </w:rPr>
        <w:t>Text proposal for Section 5.1.4.2 in 38.214:</w:t>
      </w:r>
    </w:p>
    <w:p w14:paraId="52A06529" w14:textId="77777777" w:rsidR="00CE7112" w:rsidRPr="00982E91" w:rsidRDefault="00CE7112" w:rsidP="00CE7112">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224036F9" w14:textId="77777777" w:rsidR="00982E91" w:rsidRPr="00982E91" w:rsidRDefault="00982E91" w:rsidP="00982E91">
      <w:pPr>
        <w:ind w:left="851" w:hanging="284"/>
        <w:rPr>
          <w:rFonts w:eastAsia="Malgun Gothic"/>
          <w:szCs w:val="20"/>
        </w:rPr>
      </w:pPr>
      <w:del w:id="484" w:author="Hoondong Noh" w:date="2018-08-08T15:33:00Z">
        <w:r w:rsidRPr="00982E91">
          <w:rPr>
            <w:rFonts w:eastAsia="Malgun Gothic"/>
            <w:szCs w:val="20"/>
          </w:rPr>
          <w:delText>-</w:delText>
        </w:r>
      </w:del>
      <w:r w:rsidRPr="00982E91">
        <w:rPr>
          <w:rFonts w:eastAsia="Malgun Gothic"/>
          <w:szCs w:val="20"/>
        </w:rPr>
        <w:tab/>
      </w:r>
      <w:del w:id="485" w:author="Hoondong Noh" w:date="2018-08-08T15:33:00Z">
        <w:r w:rsidRPr="00982E91">
          <w:rPr>
            <w:rFonts w:eastAsia="Malgun Gothic"/>
            <w:i/>
            <w:szCs w:val="20"/>
          </w:rPr>
          <w:delText>ZP-CSI-RS-FreqBand</w:delText>
        </w:r>
        <w:r w:rsidRPr="00982E91">
          <w:rPr>
            <w:rFonts w:eastAsia="Malgun Gothic"/>
            <w:szCs w:val="20"/>
          </w:rPr>
          <w:delText xml:space="preserve"> parameters enabling configuration of frequency occupancy of a ZP-CSI-RS resource within a BWP as defined in Subclause 7.4.1.5 of [4, TS 38.211]. If the configured bandwidth is larger than the corresponding BWP, UE shall assume that the actual CSI-RS bandwidth is equal to the BWP size.</w:delText>
        </w:r>
      </w:del>
    </w:p>
    <w:p w14:paraId="7A4F29BC" w14:textId="77777777" w:rsidR="00CE7112" w:rsidRPr="00982E91" w:rsidRDefault="00CE7112" w:rsidP="00CE7112">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03B38A59" w14:textId="77777777" w:rsidR="00982E91" w:rsidRPr="00982E91" w:rsidRDefault="00982E91" w:rsidP="00982E91">
      <w:pPr>
        <w:adjustRightInd w:val="0"/>
        <w:snapToGrid w:val="0"/>
        <w:ind w:left="720" w:hanging="720"/>
        <w:rPr>
          <w:szCs w:val="20"/>
        </w:rPr>
      </w:pPr>
      <w:r w:rsidRPr="00982E91">
        <w:rPr>
          <w:szCs w:val="20"/>
        </w:rPr>
        <w:t>Text proposal for Section 5.1.4.2 in 38.214:</w:t>
      </w:r>
    </w:p>
    <w:p w14:paraId="6E646C79" w14:textId="77777777" w:rsidR="00CE7112" w:rsidRPr="00982E91" w:rsidRDefault="00CE7112" w:rsidP="00CE7112">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3AE1E09B" w14:textId="77777777" w:rsidR="00982E91" w:rsidRPr="00982E91" w:rsidRDefault="00982E91" w:rsidP="00982E91">
      <w:pPr>
        <w:widowControl w:val="0"/>
        <w:ind w:left="851" w:hanging="284"/>
        <w:rPr>
          <w:rFonts w:eastAsia="Times New Roman"/>
          <w:color w:val="000000"/>
          <w:szCs w:val="20"/>
        </w:rPr>
      </w:pPr>
      <w:r w:rsidRPr="00982E91">
        <w:rPr>
          <w:rFonts w:eastAsia="MS Mincho"/>
          <w:iCs/>
          <w:szCs w:val="20"/>
          <w:lang w:eastAsia="ja-JP"/>
        </w:rPr>
        <w:t>-</w:t>
      </w:r>
      <w:r w:rsidRPr="00982E91">
        <w:rPr>
          <w:rFonts w:eastAsia="MS Mincho"/>
          <w:iCs/>
          <w:szCs w:val="20"/>
          <w:lang w:eastAsia="ja-JP"/>
        </w:rPr>
        <w:tab/>
      </w:r>
      <w:del w:id="486" w:author="huawei" w:date="2018-07-12T11:18:00Z">
        <w:r w:rsidRPr="00982E91">
          <w:rPr>
            <w:rFonts w:eastAsia="MS Mincho"/>
            <w:i/>
            <w:iCs/>
            <w:szCs w:val="20"/>
            <w:lang w:eastAsia="ja-JP"/>
          </w:rPr>
          <w:delText xml:space="preserve">resourceType </w:delText>
        </w:r>
        <w:r w:rsidRPr="00982E91">
          <w:rPr>
            <w:rFonts w:eastAsia="MS Mincho"/>
            <w:iCs/>
            <w:szCs w:val="20"/>
            <w:lang w:eastAsia="ja-JP"/>
          </w:rPr>
          <w:delText>in</w:delText>
        </w:r>
        <w:r w:rsidRPr="00982E91">
          <w:rPr>
            <w:rFonts w:eastAsia="MS Mincho"/>
            <w:i/>
            <w:iCs/>
            <w:szCs w:val="20"/>
            <w:lang w:eastAsia="ja-JP"/>
          </w:rPr>
          <w:delText xml:space="preserve"> ZP-CSI-RS-ResourceSet</w:delText>
        </w:r>
        <w:r w:rsidRPr="00982E91">
          <w:rPr>
            <w:rFonts w:eastAsia="MS Mincho"/>
            <w:iCs/>
            <w:szCs w:val="20"/>
            <w:lang w:eastAsia="ja-JP"/>
          </w:rPr>
          <w:delText xml:space="preserve"> defines t</w:delText>
        </w:r>
      </w:del>
      <w:ins w:id="487" w:author="huawei" w:date="2018-07-12T11:18:00Z">
        <w:r w:rsidRPr="00982E91">
          <w:rPr>
            <w:rFonts w:eastAsia="MS Mincho"/>
            <w:iCs/>
            <w:szCs w:val="20"/>
            <w:lang w:eastAsia="ja-JP"/>
          </w:rPr>
          <w:t>T</w:t>
        </w:r>
      </w:ins>
      <w:r w:rsidRPr="00982E91">
        <w:rPr>
          <w:rFonts w:eastAsia="MS Mincho"/>
          <w:iCs/>
          <w:szCs w:val="20"/>
          <w:lang w:eastAsia="ja-JP"/>
        </w:rPr>
        <w:t>he ZP-CSI-RS time domain behavior</w:t>
      </w:r>
      <w:ins w:id="488" w:author="huawei" w:date="2018-07-12T11:18:00Z">
        <w:r w:rsidRPr="00982E91">
          <w:rPr>
            <w:rFonts w:eastAsia="MS Mincho"/>
            <w:iCs/>
            <w:szCs w:val="20"/>
            <w:lang w:eastAsia="ja-JP"/>
          </w:rPr>
          <w:t xml:space="preserve"> can be configured to</w:t>
        </w:r>
      </w:ins>
      <w:r w:rsidRPr="00982E91">
        <w:rPr>
          <w:rFonts w:eastAsia="MS Mincho"/>
          <w:iCs/>
          <w:szCs w:val="20"/>
          <w:lang w:eastAsia="ja-JP"/>
        </w:rPr>
        <w:t xml:space="preserve"> </w:t>
      </w:r>
      <w:del w:id="489" w:author="huawei" w:date="2018-07-12T11:18:00Z">
        <w:r w:rsidRPr="00982E91">
          <w:rPr>
            <w:rFonts w:eastAsia="MS Mincho"/>
            <w:iCs/>
            <w:szCs w:val="20"/>
            <w:lang w:eastAsia="ja-JP"/>
          </w:rPr>
          <w:delText xml:space="preserve">of ZP-CSI-RS resource configuration as described in Subclause 7.4.1.5 of [4, TS 38.211]. </w:delText>
        </w:r>
        <w:r w:rsidRPr="00982E91">
          <w:rPr>
            <w:rFonts w:eastAsia="Times New Roman"/>
            <w:color w:val="000000"/>
            <w:szCs w:val="20"/>
          </w:rPr>
          <w:delText xml:space="preserve">The </w:delText>
        </w:r>
        <w:r w:rsidRPr="00982E91">
          <w:rPr>
            <w:rFonts w:eastAsia="Times New Roman"/>
            <w:i/>
            <w:color w:val="000000"/>
            <w:szCs w:val="20"/>
          </w:rPr>
          <w:delText>ZP-CSI-RS-ResourceConfigType</w:delText>
        </w:r>
        <w:r w:rsidRPr="00982E91">
          <w:rPr>
            <w:rFonts w:eastAsia="Times New Roman"/>
            <w:color w:val="000000"/>
            <w:szCs w:val="20"/>
          </w:rPr>
          <w:delText xml:space="preserve"> can be </w:delText>
        </w:r>
      </w:del>
      <w:r w:rsidRPr="00982E91">
        <w:rPr>
          <w:rFonts w:eastAsia="Times New Roman"/>
          <w:color w:val="000000"/>
          <w:szCs w:val="20"/>
        </w:rPr>
        <w:t>periodic, semi-persistent or aperiodic</w:t>
      </w:r>
      <w:ins w:id="490" w:author="huawei" w:date="2018-07-12T11:19:00Z">
        <w:r w:rsidRPr="00982E91">
          <w:rPr>
            <w:rFonts w:eastAsia="Times New Roman"/>
            <w:color w:val="000000"/>
            <w:szCs w:val="20"/>
          </w:rPr>
          <w:t xml:space="preserve"> by higher parameters </w:t>
        </w:r>
      </w:ins>
      <w:ins w:id="491" w:author="huawei" w:date="2018-08-02T16:33:00Z">
        <w:r w:rsidRPr="00982E91">
          <w:rPr>
            <w:rFonts w:eastAsia="Times New Roman"/>
            <w:szCs w:val="20"/>
          </w:rPr>
          <w:t>with</w:t>
        </w:r>
        <w:r w:rsidRPr="00982E91">
          <w:rPr>
            <w:rFonts w:eastAsia="SimSun"/>
            <w:szCs w:val="20"/>
          </w:rPr>
          <w:t xml:space="preserve">in </w:t>
        </w:r>
        <w:r w:rsidRPr="00982E91">
          <w:rPr>
            <w:rFonts w:eastAsia="SimSun"/>
            <w:i/>
            <w:szCs w:val="20"/>
          </w:rPr>
          <w:t>PDSCH-config</w:t>
        </w:r>
      </w:ins>
      <w:r w:rsidRPr="00982E91">
        <w:rPr>
          <w:rFonts w:eastAsia="Times New Roman"/>
          <w:color w:val="000000"/>
          <w:szCs w:val="20"/>
        </w:rPr>
        <w:t xml:space="preserve">. All the resources in a ZP CSI-RS resource set are configured with the same </w:t>
      </w:r>
      <w:ins w:id="492" w:author="huawei" w:date="2018-07-12T11:19:00Z">
        <w:r w:rsidRPr="00982E91">
          <w:rPr>
            <w:rFonts w:eastAsia="MS Mincho"/>
            <w:iCs/>
            <w:szCs w:val="20"/>
            <w:lang w:eastAsia="ja-JP"/>
          </w:rPr>
          <w:t>time domain behavior</w:t>
        </w:r>
        <w:r w:rsidRPr="00982E91">
          <w:rPr>
            <w:rFonts w:eastAsia="Times New Roman"/>
            <w:i/>
            <w:color w:val="000000"/>
            <w:szCs w:val="20"/>
          </w:rPr>
          <w:t xml:space="preserve"> </w:t>
        </w:r>
      </w:ins>
      <w:del w:id="493" w:author="huawei" w:date="2018-07-12T11:19:00Z">
        <w:r w:rsidRPr="00982E91">
          <w:rPr>
            <w:rFonts w:eastAsia="Times New Roman"/>
            <w:i/>
            <w:color w:val="000000"/>
            <w:szCs w:val="20"/>
          </w:rPr>
          <w:delText>ZP-CSI-RS-ResourceConfigType</w:delText>
        </w:r>
        <w:r w:rsidRPr="00982E91">
          <w:rPr>
            <w:rFonts w:eastAsia="Times New Roman"/>
            <w:color w:val="000000"/>
            <w:szCs w:val="20"/>
          </w:rPr>
          <w:delText xml:space="preserve"> </w:delText>
        </w:r>
      </w:del>
      <w:r w:rsidRPr="00982E91">
        <w:rPr>
          <w:rFonts w:eastAsia="Times New Roman"/>
          <w:color w:val="000000"/>
          <w:szCs w:val="20"/>
        </w:rPr>
        <w:t>('periodic', 'semi-persistent', 'aperiodic').</w:t>
      </w:r>
    </w:p>
    <w:p w14:paraId="7F1BCD86" w14:textId="77777777" w:rsidR="00CE7112" w:rsidRPr="00982E91" w:rsidRDefault="00CE7112" w:rsidP="00CE7112">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6F51CDD0" w14:textId="77777777" w:rsidR="00982E91" w:rsidRPr="00982E91" w:rsidRDefault="00982E91" w:rsidP="00982E91">
      <w:pPr>
        <w:adjustRightInd w:val="0"/>
        <w:snapToGrid w:val="0"/>
        <w:ind w:left="720" w:hanging="720"/>
        <w:rPr>
          <w:szCs w:val="20"/>
        </w:rPr>
      </w:pPr>
      <w:r w:rsidRPr="00982E91">
        <w:rPr>
          <w:szCs w:val="20"/>
        </w:rPr>
        <w:t>Text proposal for Section 5.1.4.2 in 38.214:</w:t>
      </w:r>
    </w:p>
    <w:p w14:paraId="3D38EA55" w14:textId="77777777" w:rsidR="00CE7112" w:rsidRPr="00982E91" w:rsidRDefault="00CE7112" w:rsidP="00CE7112">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42DDD668" w14:textId="77777777" w:rsidR="00982E91" w:rsidRPr="00982E91" w:rsidRDefault="00982E91" w:rsidP="00982E91">
      <w:pPr>
        <w:rPr>
          <w:szCs w:val="20"/>
        </w:rPr>
      </w:pPr>
      <w:r w:rsidRPr="00982E91">
        <w:rPr>
          <w:szCs w:val="20"/>
        </w:rPr>
        <w:t xml:space="preserve">For a UE configured with </w:t>
      </w:r>
      <w:del w:id="494" w:author="Hoondong Noh" w:date="2018-08-08T15:57:00Z">
        <w:r w:rsidRPr="00982E91">
          <w:rPr>
            <w:szCs w:val="20"/>
          </w:rPr>
          <w:delText xml:space="preserve">the higher layer parameter </w:delText>
        </w:r>
        <w:r w:rsidRPr="00982E91">
          <w:rPr>
            <w:i/>
            <w:color w:val="000000"/>
            <w:szCs w:val="20"/>
          </w:rPr>
          <w:delText>resourceType</w:delText>
        </w:r>
        <w:r w:rsidRPr="00982E91">
          <w:rPr>
            <w:szCs w:val="20"/>
          </w:rPr>
          <w:delText xml:space="preserve"> set to 'semiPersistent ', </w:delText>
        </w:r>
      </w:del>
      <w:r w:rsidRPr="00982E91">
        <w:rPr>
          <w:szCs w:val="20"/>
        </w:rPr>
        <w:t xml:space="preserve">a list of </w:t>
      </w:r>
      <w:r w:rsidRPr="00982E91">
        <w:rPr>
          <w:i/>
          <w:szCs w:val="20"/>
        </w:rPr>
        <w:t>ZP-CSI-RS-ResourceSet(s)</w:t>
      </w:r>
      <w:r w:rsidRPr="00982E91">
        <w:rPr>
          <w:szCs w:val="20"/>
        </w:rPr>
        <w:t xml:space="preserve">, provided by higher layer parameter </w:t>
      </w:r>
      <w:r w:rsidRPr="00982E91">
        <w:rPr>
          <w:i/>
          <w:color w:val="000000"/>
          <w:szCs w:val="20"/>
        </w:rPr>
        <w:t>sp-ZP-CSI-RS-ResourceSetsToAddModList</w:t>
      </w:r>
      <w:r w:rsidRPr="00982E91">
        <w:rPr>
          <w:szCs w:val="20"/>
        </w:rPr>
        <w:t xml:space="preserve">, is configured </w:t>
      </w:r>
    </w:p>
    <w:p w14:paraId="52E6E4E9" w14:textId="77777777" w:rsidR="00CE7112" w:rsidRPr="00982E91" w:rsidRDefault="00CE7112" w:rsidP="00CE7112">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5C247863" w14:textId="77777777" w:rsidR="00982E91" w:rsidRPr="00982E91" w:rsidRDefault="00982E91" w:rsidP="00982E91">
      <w:pPr>
        <w:ind w:left="720" w:hanging="720"/>
        <w:rPr>
          <w:szCs w:val="20"/>
          <w:lang w:eastAsia="x-none"/>
        </w:rPr>
      </w:pPr>
    </w:p>
    <w:p w14:paraId="7E2B554A" w14:textId="77777777" w:rsidR="00982E91" w:rsidRPr="00CE7112" w:rsidRDefault="00982E91" w:rsidP="00982E91">
      <w:pPr>
        <w:adjustRightInd w:val="0"/>
        <w:snapToGrid w:val="0"/>
        <w:ind w:left="720" w:hanging="720"/>
        <w:rPr>
          <w:szCs w:val="20"/>
        </w:rPr>
      </w:pPr>
      <w:r w:rsidRPr="00CE7112">
        <w:rPr>
          <w:szCs w:val="20"/>
          <w:highlight w:val="green"/>
        </w:rPr>
        <w:t>Agreement</w:t>
      </w:r>
      <w:r w:rsidRPr="00CE7112">
        <w:rPr>
          <w:szCs w:val="20"/>
        </w:rPr>
        <w:t xml:space="preserve"> </w:t>
      </w:r>
    </w:p>
    <w:p w14:paraId="5F73E43A" w14:textId="77777777" w:rsidR="00982E91" w:rsidRPr="00982E91" w:rsidRDefault="00982E91" w:rsidP="00982E91">
      <w:pPr>
        <w:adjustRightInd w:val="0"/>
        <w:snapToGrid w:val="0"/>
        <w:ind w:left="720" w:hanging="720"/>
        <w:rPr>
          <w:szCs w:val="20"/>
        </w:rPr>
      </w:pPr>
      <w:r w:rsidRPr="00982E91">
        <w:rPr>
          <w:szCs w:val="20"/>
        </w:rPr>
        <w:t>Text proposal for Section 3.2 in 38.211:</w:t>
      </w:r>
    </w:p>
    <w:p w14:paraId="6C8509BA" w14:textId="77777777" w:rsidR="00CE7112" w:rsidRPr="00982E91" w:rsidRDefault="00CE7112" w:rsidP="00CE7112">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4596B6DD" w14:textId="77777777" w:rsidR="00982E91" w:rsidRPr="00982E91" w:rsidRDefault="001B7BF2" w:rsidP="00982E91">
      <w:pPr>
        <w:keepLines/>
        <w:ind w:left="1702" w:hanging="1418"/>
        <w:rPr>
          <w:rFonts w:eastAsia="Times New Roman"/>
          <w:szCs w:val="20"/>
        </w:rPr>
      </w:pPr>
      <w:ins w:id="495" w:author="huawei" w:date="2018-07-28T16:20:00Z">
        <w:r>
          <w:rPr>
            <w:rFonts w:eastAsia="Times New Roman"/>
            <w:position w:val="-10"/>
            <w:szCs w:val="20"/>
          </w:rPr>
          <w:pict w14:anchorId="55043F02">
            <v:shape id="_x0000_i1248" type="#_x0000_t75" style="width:12pt;height:16pt">
              <v:imagedata r:id="rId1004" o:title=""/>
            </v:shape>
          </w:pict>
        </w:r>
        <w:r w:rsidR="00982E91" w:rsidRPr="00982E91">
          <w:rPr>
            <w:rFonts w:eastAsia="Times New Roman"/>
            <w:szCs w:val="20"/>
          </w:rPr>
          <w:tab/>
          <w:t>System frame number</w:t>
        </w:r>
      </w:ins>
      <w:ins w:id="496" w:author="huawei" w:date="2018-08-02T10:54:00Z">
        <w:r w:rsidR="00982E91" w:rsidRPr="00982E91">
          <w:rPr>
            <w:rFonts w:eastAsia="Times New Roman"/>
            <w:szCs w:val="20"/>
          </w:rPr>
          <w:t>; see clause 4.3.1</w:t>
        </w:r>
      </w:ins>
    </w:p>
    <w:p w14:paraId="20360D4B" w14:textId="77777777" w:rsidR="00CE7112" w:rsidRPr="00982E91" w:rsidRDefault="00CE7112" w:rsidP="00CE7112">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12D009B0" w14:textId="77777777" w:rsidR="00982E91" w:rsidRPr="00982E91" w:rsidRDefault="00982E91" w:rsidP="00982E91">
      <w:pPr>
        <w:ind w:left="720" w:hanging="720"/>
        <w:rPr>
          <w:szCs w:val="20"/>
          <w:lang w:eastAsia="x-none"/>
        </w:rPr>
      </w:pPr>
    </w:p>
    <w:p w14:paraId="52105FC1" w14:textId="77777777" w:rsidR="00982E91" w:rsidRPr="00CE7112" w:rsidRDefault="00982E91" w:rsidP="00982E91">
      <w:pPr>
        <w:adjustRightInd w:val="0"/>
        <w:snapToGrid w:val="0"/>
        <w:ind w:left="720" w:hanging="720"/>
        <w:rPr>
          <w:szCs w:val="20"/>
        </w:rPr>
      </w:pPr>
      <w:r w:rsidRPr="00CE7112">
        <w:rPr>
          <w:szCs w:val="20"/>
          <w:highlight w:val="green"/>
        </w:rPr>
        <w:t>Agreement</w:t>
      </w:r>
    </w:p>
    <w:p w14:paraId="59365F81" w14:textId="77777777" w:rsidR="00982E91" w:rsidRPr="00982E91" w:rsidRDefault="00982E91" w:rsidP="00982E91">
      <w:pPr>
        <w:adjustRightInd w:val="0"/>
        <w:snapToGrid w:val="0"/>
        <w:ind w:left="720" w:hanging="720"/>
        <w:rPr>
          <w:szCs w:val="20"/>
        </w:rPr>
      </w:pPr>
      <w:r w:rsidRPr="00982E91">
        <w:rPr>
          <w:szCs w:val="20"/>
        </w:rPr>
        <w:t>Text proposal for Section 5.1.6.1.2 in 38.214:</w:t>
      </w:r>
    </w:p>
    <w:p w14:paraId="32D0203A" w14:textId="77777777" w:rsidR="00CE7112" w:rsidRPr="00982E91" w:rsidRDefault="00CE7112" w:rsidP="00CE7112">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5026798A" w14:textId="77777777" w:rsidR="00982E91" w:rsidRPr="00982E91" w:rsidRDefault="00982E91" w:rsidP="00982E91">
      <w:pPr>
        <w:rPr>
          <w:rFonts w:eastAsia="MS Mincho"/>
          <w:color w:val="000000"/>
          <w:szCs w:val="20"/>
        </w:rPr>
      </w:pPr>
      <w:r w:rsidRPr="00982E91">
        <w:rPr>
          <w:rFonts w:eastAsia="DengXian" w:hint="eastAsia"/>
          <w:color w:val="000000"/>
          <w:szCs w:val="20"/>
          <w:lang w:eastAsia="ko-KR"/>
        </w:rPr>
        <w:t xml:space="preserve">If a UE is configured </w:t>
      </w:r>
      <w:r w:rsidRPr="00982E91">
        <w:rPr>
          <w:rFonts w:eastAsia="DengXian"/>
          <w:color w:val="000000"/>
          <w:szCs w:val="20"/>
          <w:lang w:eastAsia="ko-KR"/>
        </w:rPr>
        <w:t xml:space="preserve">with a </w:t>
      </w:r>
      <w:r w:rsidRPr="00982E91">
        <w:rPr>
          <w:rFonts w:eastAsia="DengXian"/>
          <w:i/>
          <w:color w:val="000000"/>
          <w:szCs w:val="20"/>
          <w:lang w:eastAsia="ko-KR"/>
        </w:rPr>
        <w:t>NZP-CSI-RS-ResourceSet</w:t>
      </w:r>
      <w:r w:rsidRPr="00982E91">
        <w:rPr>
          <w:rFonts w:eastAsia="DengXian"/>
          <w:color w:val="000000"/>
          <w:szCs w:val="20"/>
          <w:lang w:eastAsia="ko-KR"/>
        </w:rPr>
        <w:t xml:space="preserve"> configured </w:t>
      </w:r>
      <w:r w:rsidRPr="00982E91">
        <w:rPr>
          <w:rFonts w:eastAsia="DengXian" w:hint="eastAsia"/>
          <w:color w:val="000000"/>
          <w:szCs w:val="20"/>
          <w:lang w:eastAsia="ko-KR"/>
        </w:rPr>
        <w:t xml:space="preserve">with </w:t>
      </w:r>
      <w:r w:rsidRPr="00982E91">
        <w:rPr>
          <w:rFonts w:eastAsia="DengXian"/>
          <w:color w:val="000000"/>
          <w:szCs w:val="20"/>
          <w:lang w:eastAsia="ko-KR"/>
        </w:rPr>
        <w:t xml:space="preserve">the higher layer parameter </w:t>
      </w:r>
      <w:r w:rsidRPr="00982E91">
        <w:rPr>
          <w:rFonts w:eastAsia="MS Mincho"/>
          <w:i/>
          <w:iCs/>
          <w:color w:val="000000"/>
          <w:szCs w:val="20"/>
          <w:lang w:eastAsia="ja-JP"/>
        </w:rPr>
        <w:t>repetition</w:t>
      </w:r>
      <w:r w:rsidRPr="00982E91">
        <w:rPr>
          <w:rFonts w:eastAsia="MS Mincho"/>
          <w:i/>
          <w:color w:val="000000"/>
          <w:szCs w:val="20"/>
          <w:lang w:eastAsia="ja-JP"/>
        </w:rPr>
        <w:t xml:space="preserve"> </w:t>
      </w:r>
      <w:r w:rsidRPr="00982E91">
        <w:rPr>
          <w:rFonts w:eastAsia="MS Mincho"/>
          <w:color w:val="000000"/>
          <w:szCs w:val="20"/>
          <w:lang w:eastAsia="ja-JP"/>
        </w:rPr>
        <w:t>set to '</w:t>
      </w:r>
      <w:r w:rsidRPr="00982E91">
        <w:rPr>
          <w:rFonts w:eastAsia="MS Mincho"/>
          <w:color w:val="000000"/>
          <w:szCs w:val="20"/>
        </w:rPr>
        <w:t xml:space="preserve">on', the UE may assume that the CSI-RS resources, described in Subclause 5.2.2.3.1, within the </w:t>
      </w:r>
      <w:r w:rsidRPr="00982E91">
        <w:rPr>
          <w:rFonts w:eastAsia="MS Mincho"/>
          <w:i/>
          <w:color w:val="000000"/>
          <w:szCs w:val="20"/>
        </w:rPr>
        <w:t>NZP-CSI-RS-ResourceSet</w:t>
      </w:r>
      <w:r w:rsidRPr="00982E91">
        <w:rPr>
          <w:rFonts w:eastAsia="MS Mincho"/>
          <w:color w:val="000000"/>
          <w:szCs w:val="20"/>
        </w:rPr>
        <w:t xml:space="preserve"> are transmitted with the same downlink spatial domain transmission filter, where the CSI-RS resources in the </w:t>
      </w:r>
      <w:r w:rsidRPr="00982E91">
        <w:rPr>
          <w:rFonts w:eastAsia="MS Mincho"/>
          <w:i/>
          <w:color w:val="000000"/>
          <w:szCs w:val="20"/>
        </w:rPr>
        <w:t>NZP-CSI-RS-ResourceSet</w:t>
      </w:r>
      <w:r w:rsidRPr="00982E91">
        <w:rPr>
          <w:rFonts w:eastAsia="MS Mincho"/>
          <w:color w:val="000000"/>
          <w:szCs w:val="20"/>
        </w:rPr>
        <w:t xml:space="preserve"> are </w:t>
      </w:r>
      <w:r w:rsidRPr="00982E91">
        <w:rPr>
          <w:rFonts w:eastAsia="MS Mincho"/>
          <w:color w:val="000000"/>
          <w:szCs w:val="20"/>
        </w:rPr>
        <w:lastRenderedPageBreak/>
        <w:t xml:space="preserve">transmitted in different OFDM symbols. </w:t>
      </w:r>
      <w:del w:id="497" w:author="oppo" w:date="2018-06-28T17:44:00Z">
        <w:r w:rsidRPr="00982E91">
          <w:rPr>
            <w:rFonts w:eastAsia="MS Mincho"/>
            <w:color w:val="000000"/>
            <w:szCs w:val="20"/>
          </w:rPr>
          <w:delText>T</w:delText>
        </w:r>
        <w:r w:rsidRPr="00982E91">
          <w:rPr>
            <w:rFonts w:eastAsia="MS Mincho"/>
            <w:color w:val="000000"/>
            <w:szCs w:val="20"/>
            <w:lang w:eastAsia="ja-JP"/>
          </w:rPr>
          <w:delText xml:space="preserve">he UE </w:delText>
        </w:r>
        <w:r w:rsidRPr="00982E91">
          <w:rPr>
            <w:rFonts w:eastAsia="MS Mincho"/>
            <w:color w:val="000000"/>
            <w:szCs w:val="20"/>
          </w:rPr>
          <w:delText xml:space="preserve">is not expected to receive different periodicity in </w:delText>
        </w:r>
        <w:r w:rsidRPr="00982E91">
          <w:rPr>
            <w:rFonts w:eastAsia="MS Mincho"/>
            <w:i/>
            <w:iCs/>
            <w:color w:val="000000"/>
            <w:szCs w:val="20"/>
            <w:lang w:eastAsia="ja-JP"/>
          </w:rPr>
          <w:delText>periodicityAndOffset</w:delText>
        </w:r>
        <w:r w:rsidRPr="00982E91">
          <w:rPr>
            <w:rFonts w:eastAsia="MS Mincho"/>
            <w:color w:val="000000"/>
            <w:szCs w:val="20"/>
          </w:rPr>
          <w:delText xml:space="preserve"> in every CSI-RS resource within the set. </w:delText>
        </w:r>
      </w:del>
      <w:r w:rsidRPr="00982E91">
        <w:rPr>
          <w:rFonts w:eastAsia="MS Mincho"/>
          <w:color w:val="000000"/>
          <w:szCs w:val="20"/>
        </w:rPr>
        <w:t xml:space="preserve">If </w:t>
      </w:r>
      <w:r w:rsidRPr="00982E91">
        <w:rPr>
          <w:rFonts w:eastAsia="MS Mincho"/>
          <w:i/>
          <w:color w:val="000000"/>
          <w:szCs w:val="20"/>
        </w:rPr>
        <w:t>repetition</w:t>
      </w:r>
      <w:r w:rsidRPr="00982E91">
        <w:rPr>
          <w:rFonts w:eastAsia="MS Mincho"/>
          <w:color w:val="000000"/>
          <w:szCs w:val="20"/>
        </w:rPr>
        <w:t xml:space="preserve"> is set to 'off', the UE shall not assume that the CSI-RS resources within the </w:t>
      </w:r>
      <w:r w:rsidRPr="00982E91">
        <w:rPr>
          <w:rFonts w:eastAsia="MS Mincho"/>
          <w:i/>
          <w:color w:val="000000"/>
          <w:szCs w:val="20"/>
        </w:rPr>
        <w:t>NZP-CSI-RS-ResourceSet</w:t>
      </w:r>
      <w:r w:rsidRPr="00982E91">
        <w:rPr>
          <w:rFonts w:eastAsia="MS Mincho"/>
          <w:color w:val="000000"/>
          <w:szCs w:val="20"/>
        </w:rPr>
        <w:t xml:space="preserve"> are transmitted with the same downlink spatial domain transmission filter.</w:t>
      </w:r>
    </w:p>
    <w:p w14:paraId="6A074CB8" w14:textId="77777777" w:rsidR="00CE7112" w:rsidRPr="00982E91" w:rsidRDefault="00CE7112" w:rsidP="00CE7112">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109D43F9" w14:textId="77777777" w:rsidR="00982E91" w:rsidRPr="00982E91" w:rsidRDefault="00982E91" w:rsidP="00982E91">
      <w:pPr>
        <w:ind w:left="720" w:hanging="720"/>
        <w:rPr>
          <w:szCs w:val="20"/>
          <w:lang w:eastAsia="x-none"/>
        </w:rPr>
      </w:pPr>
    </w:p>
    <w:p w14:paraId="7C4559BB" w14:textId="77777777" w:rsidR="00982E91" w:rsidRPr="00CE7112" w:rsidRDefault="00982E91" w:rsidP="00982E91">
      <w:pPr>
        <w:ind w:left="720" w:hanging="720"/>
        <w:rPr>
          <w:szCs w:val="20"/>
          <w:lang w:eastAsia="x-none"/>
        </w:rPr>
      </w:pPr>
      <w:r w:rsidRPr="00CE7112">
        <w:rPr>
          <w:szCs w:val="20"/>
          <w:highlight w:val="green"/>
          <w:lang w:eastAsia="x-none"/>
        </w:rPr>
        <w:t>Agreement</w:t>
      </w:r>
    </w:p>
    <w:p w14:paraId="0B905692" w14:textId="1EA6BDA3" w:rsidR="00982E91" w:rsidRPr="00982E91" w:rsidRDefault="00982E91" w:rsidP="00982E91">
      <w:pPr>
        <w:ind w:left="720" w:hanging="720"/>
        <w:rPr>
          <w:szCs w:val="20"/>
          <w:lang w:eastAsia="x-none"/>
        </w:rPr>
      </w:pPr>
      <w:r w:rsidRPr="00982E91">
        <w:rPr>
          <w:szCs w:val="20"/>
          <w:lang w:eastAsia="x-none"/>
        </w:rPr>
        <w:t xml:space="preserve">The possible agreement in section 2.14 of </w:t>
      </w:r>
      <w:hyperlink r:id="rId1005" w:history="1">
        <w:r w:rsidR="00D93AE1">
          <w:rPr>
            <w:rStyle w:val="Hyperlink"/>
            <w:szCs w:val="20"/>
            <w:lang w:eastAsia="x-none"/>
          </w:rPr>
          <w:t>R1-1809749</w:t>
        </w:r>
      </w:hyperlink>
      <w:r w:rsidRPr="00982E91">
        <w:rPr>
          <w:szCs w:val="20"/>
          <w:lang w:eastAsia="x-none"/>
        </w:rPr>
        <w:t xml:space="preserve"> is agreed (text proposal for Section 5.1.6.1.2 in 38.214).</w:t>
      </w:r>
    </w:p>
    <w:p w14:paraId="4CB00807" w14:textId="77777777" w:rsidR="00CE7112" w:rsidRPr="00982E91" w:rsidRDefault="00CE7112" w:rsidP="00CE7112">
      <w:pPr>
        <w:adjustRightInd w:val="0"/>
        <w:snapToGrid w:val="0"/>
        <w:ind w:left="720" w:hanging="720"/>
        <w:jc w:val="center"/>
        <w:rPr>
          <w:rFonts w:ascii="Times New Roman" w:hAnsi="Times New Roman"/>
          <w:szCs w:val="20"/>
        </w:rPr>
      </w:pPr>
      <w:bookmarkStart w:id="498" w:name="_Hlk522625566"/>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64D076C3" w14:textId="77777777" w:rsidR="00982E91" w:rsidRPr="00982E91" w:rsidRDefault="00982E91" w:rsidP="00982E91">
      <w:pPr>
        <w:keepNext/>
        <w:keepLines/>
        <w:jc w:val="center"/>
        <w:rPr>
          <w:rFonts w:ascii="Arial" w:eastAsia="DengXian" w:hAnsi="Arial"/>
          <w:b/>
          <w:szCs w:val="20"/>
        </w:rPr>
      </w:pPr>
      <w:r w:rsidRPr="00982E91">
        <w:rPr>
          <w:rFonts w:ascii="Arial" w:eastAsia="DengXian" w:hAnsi="Arial"/>
          <w:b/>
          <w:szCs w:val="20"/>
        </w:rPr>
        <w:t xml:space="preserve">Table 7.4.1.5.3-2: The sequences </w:t>
      </w:r>
      <w:r w:rsidR="001B7BF2">
        <w:rPr>
          <w:rFonts w:ascii="Arial" w:eastAsia="DengXian" w:hAnsi="Arial"/>
          <w:b/>
          <w:position w:val="-10"/>
          <w:szCs w:val="20"/>
        </w:rPr>
        <w:pict w14:anchorId="08CCC747">
          <v:shape id="_x0000_i1249" type="#_x0000_t75" style="width:29.6pt;height:16pt">
            <v:imagedata r:id="rId1006" o:title=""/>
          </v:shape>
        </w:pict>
      </w:r>
      <w:r w:rsidRPr="00982E91">
        <w:rPr>
          <w:rFonts w:ascii="Arial" w:eastAsia="DengXian" w:hAnsi="Arial"/>
          <w:b/>
          <w:szCs w:val="20"/>
        </w:rPr>
        <w:t xml:space="preserve"> and </w:t>
      </w:r>
      <w:r w:rsidR="001B7BF2">
        <w:rPr>
          <w:rFonts w:ascii="Arial" w:eastAsia="DengXian" w:hAnsi="Arial"/>
          <w:b/>
          <w:position w:val="-10"/>
          <w:szCs w:val="20"/>
        </w:rPr>
        <w:pict w14:anchorId="0D2B687B">
          <v:shape id="_x0000_i1250" type="#_x0000_t75" style="width:26.4pt;height:16pt">
            <v:imagedata r:id="rId1007" o:title=""/>
          </v:shape>
        </w:pict>
      </w:r>
      <w:r w:rsidRPr="00982E91">
        <w:rPr>
          <w:rFonts w:ascii="Arial" w:eastAsia="DengXian" w:hAnsi="Arial"/>
          <w:b/>
          <w:szCs w:val="20"/>
        </w:rPr>
        <w:t xml:space="preserve"> for </w:t>
      </w:r>
      <w:r w:rsidRPr="00982E91">
        <w:rPr>
          <w:rFonts w:ascii="Arial" w:eastAsia="DengXian" w:hAnsi="Arial"/>
          <w:b/>
          <w:i/>
          <w:szCs w:val="20"/>
        </w:rPr>
        <w:t>cdm-Type</w:t>
      </w:r>
      <w:r w:rsidRPr="00982E91">
        <w:rPr>
          <w:rFonts w:ascii="Arial" w:eastAsia="DengXian" w:hAnsi="Arial"/>
          <w:b/>
          <w:szCs w:val="20"/>
        </w:rPr>
        <w:t xml:space="preserve"> equal to 'no CDM'.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843"/>
        <w:gridCol w:w="1842"/>
      </w:tblGrid>
      <w:tr w:rsidR="00982E91" w:rsidRPr="00982E91" w14:paraId="11021B0F" w14:textId="77777777" w:rsidTr="003D5FBA">
        <w:trPr>
          <w:jc w:val="center"/>
        </w:trPr>
        <w:tc>
          <w:tcPr>
            <w:tcW w:w="846" w:type="dxa"/>
            <w:shd w:val="clear" w:color="auto" w:fill="auto"/>
          </w:tcPr>
          <w:p w14:paraId="2C6912B3" w14:textId="77777777" w:rsidR="00982E91" w:rsidRPr="00982E91" w:rsidRDefault="00982E91" w:rsidP="00982E91">
            <w:pPr>
              <w:keepNext/>
              <w:keepLines/>
              <w:jc w:val="center"/>
              <w:rPr>
                <w:rFonts w:ascii="Arial" w:hAnsi="Arial"/>
                <w:b/>
                <w:szCs w:val="20"/>
              </w:rPr>
            </w:pPr>
            <w:r w:rsidRPr="00982E91">
              <w:rPr>
                <w:rFonts w:ascii="Arial" w:hAnsi="Arial"/>
                <w:b/>
                <w:szCs w:val="20"/>
              </w:rPr>
              <w:t>Index</w:t>
            </w:r>
          </w:p>
        </w:tc>
        <w:tc>
          <w:tcPr>
            <w:tcW w:w="1843" w:type="dxa"/>
            <w:shd w:val="clear" w:color="auto" w:fill="auto"/>
          </w:tcPr>
          <w:p w14:paraId="55FF1A2B" w14:textId="1B70E685" w:rsidR="00982E91" w:rsidRPr="00982E91" w:rsidRDefault="001B7BF2" w:rsidP="00982E91">
            <w:pPr>
              <w:keepNext/>
              <w:keepLines/>
              <w:jc w:val="center"/>
              <w:rPr>
                <w:rFonts w:ascii="Arial" w:hAnsi="Arial"/>
                <w:b/>
                <w:szCs w:val="20"/>
              </w:rPr>
            </w:pPr>
            <w:r>
              <w:rPr>
                <w:rFonts w:ascii="Arial" w:hAnsi="Arial"/>
                <w:b/>
                <w:position w:val="-14"/>
                <w:szCs w:val="20"/>
              </w:rPr>
              <w:pict w14:anchorId="7BF80F04">
                <v:shape id="_x0000_i1251" type="#_x0000_t75" style="width:32.8pt;height:18.4pt">
                  <v:imagedata r:id="rId1008" o:title=""/>
                </v:shape>
              </w:pict>
            </w:r>
            <w:r w:rsidR="00982E91" w:rsidRPr="00982E91">
              <w:rPr>
                <w:rFonts w:ascii="Arial" w:hAnsi="Arial"/>
                <w:b/>
                <w:szCs w:val="20"/>
              </w:rPr>
              <w:t xml:space="preserve"> </w:t>
            </w:r>
            <w:r>
              <w:rPr>
                <w:rFonts w:ascii="Arial" w:hAnsi="Arial"/>
                <w:b/>
                <w:dstrike/>
                <w:position w:val="-14"/>
                <w:szCs w:val="20"/>
              </w:rPr>
              <w:pict w14:anchorId="1D6B807A">
                <v:shape id="_x0000_i1252" type="#_x0000_t75" style="width:40pt;height:18.4pt">
                  <v:imagedata r:id="rId1009" o:title=""/>
                </v:shape>
              </w:pict>
            </w:r>
            <w:r w:rsidR="00982E91" w:rsidRPr="00982E91">
              <w:rPr>
                <w:rFonts w:ascii="Arial" w:hAnsi="Arial"/>
                <w:b/>
                <w:szCs w:val="20"/>
              </w:rPr>
              <w:fldChar w:fldCharType="begin"/>
            </w:r>
            <w:r w:rsidR="00982E91" w:rsidRPr="00982E91">
              <w:rPr>
                <w:rFonts w:ascii="Arial" w:hAnsi="Arial"/>
                <w:b/>
                <w:szCs w:val="20"/>
              </w:rPr>
              <w:instrText xml:space="preserve"> QUOTE </w:instrText>
            </w:r>
            <m:oMath>
              <m:sSub>
                <m:sSubPr>
                  <m:ctrlPr>
                    <w:ins w:id="499" w:author="huawei" w:date="2018-08-19T20:44:00Z">
                      <w:rPr>
                        <w:rFonts w:ascii="Cambria Math" w:hAnsi="Cambria Math"/>
                        <w:i/>
                        <w:sz w:val="18"/>
                        <w:szCs w:val="18"/>
                      </w:rPr>
                    </w:ins>
                  </m:ctrlPr>
                </m:sSubPr>
                <m:e>
                  <m:r>
                    <w:ins w:id="500" w:author="huawei" w:date="2018-08-19T20:44:00Z">
                      <m:rPr>
                        <m:sty m:val="p"/>
                      </m:rPr>
                      <w:rPr>
                        <w:rFonts w:ascii="Cambria Math" w:hAnsi="Cambria Math"/>
                        <w:sz w:val="18"/>
                        <w:szCs w:val="18"/>
                      </w:rPr>
                      <m:t>w</m:t>
                    </w:ins>
                  </m:r>
                </m:e>
                <m:sub>
                  <m:r>
                    <w:ins w:id="501" w:author="huawei" w:date="2018-08-19T20:44:00Z">
                      <m:rPr>
                        <m:sty m:val="p"/>
                      </m:rPr>
                      <w:rPr>
                        <w:rFonts w:ascii="Cambria Math" w:hAnsi="Cambria Math"/>
                        <w:sz w:val="18"/>
                        <w:szCs w:val="18"/>
                      </w:rPr>
                      <m:t>f</m:t>
                    </w:ins>
                  </m:r>
                </m:sub>
              </m:sSub>
              <m:d>
                <m:dPr>
                  <m:ctrlPr>
                    <w:ins w:id="502" w:author="huawei" w:date="2018-08-19T20:44:00Z">
                      <w:rPr>
                        <w:rFonts w:ascii="Cambria Math" w:hAnsi="Cambria Math"/>
                        <w:i/>
                        <w:sz w:val="18"/>
                        <w:szCs w:val="18"/>
                      </w:rPr>
                    </w:ins>
                  </m:ctrlPr>
                </m:dPr>
                <m:e>
                  <m:r>
                    <w:ins w:id="503" w:author="huawei" w:date="2018-08-19T20:44:00Z">
                      <m:rPr>
                        <m:sty m:val="p"/>
                      </m:rPr>
                      <w:rPr>
                        <w:rFonts w:ascii="Cambria Math" w:hAnsi="Cambria Math"/>
                        <w:sz w:val="18"/>
                        <w:szCs w:val="18"/>
                      </w:rPr>
                      <m:t>0</m:t>
                    </w:ins>
                  </m:r>
                </m:e>
              </m:d>
            </m:oMath>
            <w:r w:rsidR="00982E91" w:rsidRPr="00982E91">
              <w:rPr>
                <w:rFonts w:ascii="Arial" w:hAnsi="Arial"/>
                <w:b/>
                <w:szCs w:val="20"/>
              </w:rPr>
              <w:instrText xml:space="preserve"> </w:instrText>
            </w:r>
            <w:r w:rsidR="00982E91" w:rsidRPr="00982E91">
              <w:rPr>
                <w:rFonts w:ascii="Arial" w:hAnsi="Arial"/>
                <w:b/>
                <w:szCs w:val="20"/>
              </w:rPr>
              <w:fldChar w:fldCharType="end"/>
            </w:r>
          </w:p>
        </w:tc>
        <w:tc>
          <w:tcPr>
            <w:tcW w:w="1842" w:type="dxa"/>
            <w:shd w:val="clear" w:color="auto" w:fill="auto"/>
          </w:tcPr>
          <w:p w14:paraId="369BC5DA" w14:textId="580B2002" w:rsidR="00982E91" w:rsidRPr="00982E91" w:rsidRDefault="001B7BF2" w:rsidP="00982E91">
            <w:pPr>
              <w:keepNext/>
              <w:keepLines/>
              <w:jc w:val="center"/>
              <w:rPr>
                <w:rFonts w:ascii="Arial" w:hAnsi="Arial"/>
                <w:b/>
                <w:szCs w:val="20"/>
              </w:rPr>
            </w:pPr>
            <w:r>
              <w:rPr>
                <w:rFonts w:ascii="Arial" w:hAnsi="Arial"/>
                <w:b/>
                <w:position w:val="-12"/>
                <w:szCs w:val="20"/>
              </w:rPr>
              <w:pict w14:anchorId="513403B4">
                <v:shape id="_x0000_i1253" type="#_x0000_t75" style="width:29.6pt;height:18.4pt">
                  <v:imagedata r:id="rId1010" o:title=""/>
                </v:shape>
              </w:pict>
            </w:r>
            <w:r>
              <w:rPr>
                <w:rFonts w:ascii="Arial" w:hAnsi="Arial"/>
                <w:b/>
                <w:position w:val="-12"/>
                <w:szCs w:val="20"/>
              </w:rPr>
              <w:pict w14:anchorId="082ABF61">
                <v:shape id="_x0000_i1254" type="#_x0000_t75" style="width:33.6pt;height:18.4pt">
                  <v:imagedata r:id="rId1011" o:title=""/>
                </v:shape>
              </w:pict>
            </w:r>
            <w:r w:rsidR="00982E91" w:rsidRPr="00982E91">
              <w:rPr>
                <w:rFonts w:ascii="Arial" w:hAnsi="Arial"/>
                <w:b/>
                <w:szCs w:val="20"/>
              </w:rPr>
              <w:fldChar w:fldCharType="begin"/>
            </w:r>
            <w:r w:rsidR="00982E91" w:rsidRPr="00982E91">
              <w:rPr>
                <w:rFonts w:ascii="Arial" w:hAnsi="Arial"/>
                <w:b/>
                <w:szCs w:val="20"/>
              </w:rPr>
              <w:instrText xml:space="preserve"> QUOTE </w:instrText>
            </w:r>
            <m:oMath>
              <m:sSub>
                <m:sSubPr>
                  <m:ctrlPr>
                    <w:ins w:id="504" w:author="huawei" w:date="2018-08-19T20:44:00Z">
                      <w:rPr>
                        <w:rFonts w:ascii="Cambria Math" w:hAnsi="Cambria Math"/>
                        <w:i/>
                        <w:sz w:val="18"/>
                        <w:szCs w:val="18"/>
                      </w:rPr>
                    </w:ins>
                  </m:ctrlPr>
                </m:sSubPr>
                <m:e>
                  <m:r>
                    <w:ins w:id="505" w:author="huawei" w:date="2018-08-19T20:44:00Z">
                      <m:rPr>
                        <m:sty m:val="p"/>
                      </m:rPr>
                      <w:rPr>
                        <w:rFonts w:ascii="Cambria Math" w:hAnsi="Cambria Math"/>
                        <w:sz w:val="18"/>
                        <w:szCs w:val="18"/>
                      </w:rPr>
                      <m:t>w</m:t>
                    </w:ins>
                  </m:r>
                </m:e>
                <m:sub>
                  <m:r>
                    <w:ins w:id="506" w:author="huawei" w:date="2018-08-19T20:44:00Z">
                      <m:rPr>
                        <m:sty m:val="p"/>
                      </m:rPr>
                      <w:rPr>
                        <w:rFonts w:ascii="Cambria Math" w:hAnsi="Cambria Math"/>
                        <w:sz w:val="18"/>
                        <w:szCs w:val="18"/>
                      </w:rPr>
                      <m:t>t</m:t>
                    </w:ins>
                  </m:r>
                </m:sub>
              </m:sSub>
              <m:d>
                <m:dPr>
                  <m:ctrlPr>
                    <w:ins w:id="507" w:author="huawei" w:date="2018-08-19T20:44:00Z">
                      <w:rPr>
                        <w:rFonts w:ascii="Cambria Math" w:hAnsi="Cambria Math"/>
                        <w:i/>
                        <w:sz w:val="18"/>
                        <w:szCs w:val="18"/>
                      </w:rPr>
                    </w:ins>
                  </m:ctrlPr>
                </m:dPr>
                <m:e>
                  <m:r>
                    <w:ins w:id="508" w:author="huawei" w:date="2018-08-19T20:44:00Z">
                      <m:rPr>
                        <m:sty m:val="p"/>
                      </m:rPr>
                      <w:rPr>
                        <w:rFonts w:ascii="Cambria Math" w:hAnsi="Cambria Math"/>
                        <w:sz w:val="18"/>
                        <w:szCs w:val="18"/>
                      </w:rPr>
                      <m:t>0</m:t>
                    </w:ins>
                  </m:r>
                </m:e>
              </m:d>
            </m:oMath>
            <w:r w:rsidR="00982E91" w:rsidRPr="00982E91">
              <w:rPr>
                <w:rFonts w:ascii="Arial" w:hAnsi="Arial"/>
                <w:b/>
                <w:szCs w:val="20"/>
              </w:rPr>
              <w:instrText xml:space="preserve"> </w:instrText>
            </w:r>
            <w:r w:rsidR="00982E91" w:rsidRPr="00982E91">
              <w:rPr>
                <w:rFonts w:ascii="Arial" w:hAnsi="Arial"/>
                <w:b/>
                <w:szCs w:val="20"/>
              </w:rPr>
              <w:fldChar w:fldCharType="end"/>
            </w:r>
          </w:p>
        </w:tc>
      </w:tr>
      <w:tr w:rsidR="00982E91" w:rsidRPr="00982E91" w14:paraId="339E48C5" w14:textId="77777777" w:rsidTr="003D5FBA">
        <w:trPr>
          <w:jc w:val="center"/>
        </w:trPr>
        <w:tc>
          <w:tcPr>
            <w:tcW w:w="846" w:type="dxa"/>
            <w:shd w:val="clear" w:color="auto" w:fill="auto"/>
          </w:tcPr>
          <w:p w14:paraId="18D4C047" w14:textId="77777777" w:rsidR="00982E91" w:rsidRPr="00982E91" w:rsidRDefault="00982E91" w:rsidP="00982E91">
            <w:pPr>
              <w:keepNext/>
              <w:keepLines/>
              <w:jc w:val="center"/>
              <w:rPr>
                <w:rFonts w:ascii="Arial" w:hAnsi="Arial"/>
                <w:szCs w:val="20"/>
              </w:rPr>
            </w:pPr>
            <w:r w:rsidRPr="00982E91">
              <w:rPr>
                <w:rFonts w:ascii="Arial" w:hAnsi="Arial"/>
                <w:szCs w:val="20"/>
              </w:rPr>
              <w:t>0</w:t>
            </w:r>
          </w:p>
        </w:tc>
        <w:tc>
          <w:tcPr>
            <w:tcW w:w="1843" w:type="dxa"/>
            <w:shd w:val="clear" w:color="auto" w:fill="auto"/>
          </w:tcPr>
          <w:p w14:paraId="34E1359E" w14:textId="77777777" w:rsidR="00982E91" w:rsidRPr="00982E91" w:rsidRDefault="00982E91" w:rsidP="00982E91">
            <w:pPr>
              <w:keepNext/>
              <w:keepLines/>
              <w:jc w:val="center"/>
              <w:rPr>
                <w:rFonts w:ascii="Arial" w:hAnsi="Arial"/>
                <w:szCs w:val="20"/>
              </w:rPr>
            </w:pPr>
            <w:r w:rsidRPr="00982E91">
              <w:rPr>
                <w:rFonts w:ascii="Arial" w:hAnsi="Arial"/>
                <w:szCs w:val="20"/>
              </w:rPr>
              <w:t>1</w:t>
            </w:r>
          </w:p>
        </w:tc>
        <w:tc>
          <w:tcPr>
            <w:tcW w:w="1842" w:type="dxa"/>
            <w:shd w:val="clear" w:color="auto" w:fill="auto"/>
          </w:tcPr>
          <w:p w14:paraId="3ED2AF5D" w14:textId="77777777" w:rsidR="00982E91" w:rsidRPr="00982E91" w:rsidRDefault="00982E91" w:rsidP="00982E91">
            <w:pPr>
              <w:keepNext/>
              <w:keepLines/>
              <w:jc w:val="center"/>
              <w:rPr>
                <w:rFonts w:ascii="Arial" w:hAnsi="Arial"/>
                <w:szCs w:val="20"/>
              </w:rPr>
            </w:pPr>
            <w:r w:rsidRPr="00982E91">
              <w:rPr>
                <w:rFonts w:ascii="Arial" w:hAnsi="Arial"/>
                <w:szCs w:val="20"/>
              </w:rPr>
              <w:t>1</w:t>
            </w:r>
          </w:p>
        </w:tc>
      </w:tr>
    </w:tbl>
    <w:p w14:paraId="5A5A7A11" w14:textId="77777777" w:rsidR="00982E91" w:rsidRPr="00982E91" w:rsidRDefault="00982E91" w:rsidP="00982E91">
      <w:pPr>
        <w:widowControl w:val="0"/>
        <w:autoSpaceDE w:val="0"/>
        <w:autoSpaceDN w:val="0"/>
        <w:adjustRightInd w:val="0"/>
        <w:snapToGrid w:val="0"/>
        <w:rPr>
          <w:rFonts w:eastAsia="SimSun"/>
          <w:color w:val="FF0000"/>
          <w:szCs w:val="20"/>
        </w:rPr>
      </w:pPr>
    </w:p>
    <w:p w14:paraId="5C09C979" w14:textId="77777777" w:rsidR="00982E91" w:rsidRPr="00982E91" w:rsidRDefault="00982E91" w:rsidP="00982E91">
      <w:pPr>
        <w:keepNext/>
        <w:keepLines/>
        <w:jc w:val="center"/>
        <w:rPr>
          <w:rFonts w:ascii="Arial" w:eastAsia="DengXian" w:hAnsi="Arial"/>
          <w:b/>
          <w:szCs w:val="20"/>
        </w:rPr>
      </w:pPr>
      <w:r w:rsidRPr="00982E91">
        <w:rPr>
          <w:rFonts w:ascii="Arial" w:eastAsia="DengXian" w:hAnsi="Arial"/>
          <w:b/>
          <w:szCs w:val="20"/>
        </w:rPr>
        <w:t xml:space="preserve">Table 7.4.1.5.3-3: The sequences </w:t>
      </w:r>
      <w:r w:rsidR="001B7BF2">
        <w:rPr>
          <w:rFonts w:ascii="Arial" w:eastAsia="DengXian" w:hAnsi="Arial"/>
          <w:b/>
          <w:position w:val="-10"/>
          <w:szCs w:val="20"/>
        </w:rPr>
        <w:pict w14:anchorId="0ACACB6C">
          <v:shape id="_x0000_i1255" type="#_x0000_t75" style="width:29.6pt;height:16pt">
            <v:imagedata r:id="rId1006" o:title=""/>
          </v:shape>
        </w:pict>
      </w:r>
      <w:r w:rsidRPr="00982E91">
        <w:rPr>
          <w:rFonts w:ascii="Arial" w:eastAsia="DengXian" w:hAnsi="Arial"/>
          <w:b/>
          <w:szCs w:val="20"/>
        </w:rPr>
        <w:t xml:space="preserve"> and </w:t>
      </w:r>
      <w:r w:rsidR="001B7BF2">
        <w:rPr>
          <w:rFonts w:ascii="Arial" w:eastAsia="DengXian" w:hAnsi="Arial"/>
          <w:b/>
          <w:position w:val="-10"/>
          <w:szCs w:val="20"/>
        </w:rPr>
        <w:pict w14:anchorId="56ECEAE7">
          <v:shape id="_x0000_i1256" type="#_x0000_t75" style="width:26.4pt;height:16pt">
            <v:imagedata r:id="rId1007" o:title=""/>
          </v:shape>
        </w:pict>
      </w:r>
      <w:r w:rsidRPr="00982E91">
        <w:rPr>
          <w:rFonts w:ascii="Arial" w:eastAsia="DengXian" w:hAnsi="Arial"/>
          <w:b/>
          <w:szCs w:val="20"/>
        </w:rPr>
        <w:t xml:space="preserve"> for </w:t>
      </w:r>
      <w:r w:rsidRPr="00982E91">
        <w:rPr>
          <w:rFonts w:ascii="Arial" w:eastAsia="DengXian" w:hAnsi="Arial"/>
          <w:b/>
          <w:i/>
          <w:szCs w:val="20"/>
        </w:rPr>
        <w:t>cdm-Type</w:t>
      </w:r>
      <w:r w:rsidRPr="00982E91">
        <w:rPr>
          <w:rFonts w:ascii="Arial" w:eastAsia="DengXian" w:hAnsi="Arial"/>
          <w:b/>
          <w:szCs w:val="20"/>
        </w:rPr>
        <w:t xml:space="preserve"> equal to 'FD-CDM2'.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843"/>
        <w:gridCol w:w="1842"/>
      </w:tblGrid>
      <w:tr w:rsidR="00982E91" w:rsidRPr="00982E91" w14:paraId="1836EAAF" w14:textId="77777777" w:rsidTr="003D5FBA">
        <w:trPr>
          <w:jc w:val="center"/>
        </w:trPr>
        <w:tc>
          <w:tcPr>
            <w:tcW w:w="846" w:type="dxa"/>
            <w:shd w:val="clear" w:color="auto" w:fill="auto"/>
          </w:tcPr>
          <w:p w14:paraId="7E8304FD" w14:textId="77777777" w:rsidR="00982E91" w:rsidRPr="00982E91" w:rsidRDefault="00982E91" w:rsidP="00982E91">
            <w:pPr>
              <w:keepNext/>
              <w:keepLines/>
              <w:jc w:val="center"/>
              <w:rPr>
                <w:rFonts w:ascii="Arial" w:hAnsi="Arial"/>
                <w:b/>
                <w:szCs w:val="20"/>
              </w:rPr>
            </w:pPr>
            <w:r w:rsidRPr="00982E91">
              <w:rPr>
                <w:rFonts w:ascii="Arial" w:hAnsi="Arial"/>
                <w:b/>
                <w:szCs w:val="20"/>
              </w:rPr>
              <w:t>Index</w:t>
            </w:r>
          </w:p>
        </w:tc>
        <w:tc>
          <w:tcPr>
            <w:tcW w:w="1843" w:type="dxa"/>
            <w:shd w:val="clear" w:color="auto" w:fill="auto"/>
          </w:tcPr>
          <w:p w14:paraId="03635C8B" w14:textId="78E1B54D" w:rsidR="00982E91" w:rsidRPr="00982E91" w:rsidRDefault="00982E91" w:rsidP="00982E91">
            <w:pPr>
              <w:keepNext/>
              <w:keepLines/>
              <w:jc w:val="center"/>
              <w:rPr>
                <w:rFonts w:ascii="Arial" w:hAnsi="Arial"/>
                <w:b/>
                <w:szCs w:val="20"/>
              </w:rPr>
            </w:pPr>
            <w:r w:rsidRPr="00982E91">
              <w:rPr>
                <w:rFonts w:ascii="Arial" w:hAnsi="Arial"/>
                <w:b/>
                <w:szCs w:val="20"/>
              </w:rPr>
              <w:fldChar w:fldCharType="begin"/>
            </w:r>
            <w:r w:rsidRPr="00982E91">
              <w:rPr>
                <w:rFonts w:ascii="Arial" w:hAnsi="Arial"/>
                <w:b/>
                <w:szCs w:val="20"/>
              </w:rPr>
              <w:instrText xml:space="preserve"> QUOTE </w:instrText>
            </w:r>
            <m:oMath>
              <m:d>
                <m:dPr>
                  <m:begChr m:val="["/>
                  <m:endChr m:val="]"/>
                  <m:ctrlPr>
                    <w:ins w:id="509" w:author="huawei" w:date="2018-08-19T20:45:00Z">
                      <w:rPr>
                        <w:rFonts w:ascii="Cambria Math" w:hAnsi="Cambria Math"/>
                        <w:i/>
                        <w:sz w:val="18"/>
                        <w:szCs w:val="18"/>
                      </w:rPr>
                    </w:ins>
                  </m:ctrlPr>
                </m:dPr>
                <m:e>
                  <m:m>
                    <m:mPr>
                      <m:mcs>
                        <m:mc>
                          <m:mcPr>
                            <m:count m:val="2"/>
                            <m:mcJc m:val="center"/>
                          </m:mcPr>
                        </m:mc>
                      </m:mcs>
                      <m:ctrlPr>
                        <w:ins w:id="510" w:author="huawei" w:date="2018-08-19T20:45:00Z">
                          <w:rPr>
                            <w:rFonts w:ascii="Cambria Math" w:hAnsi="Cambria Math"/>
                            <w:i/>
                            <w:sz w:val="18"/>
                            <w:szCs w:val="18"/>
                          </w:rPr>
                        </w:ins>
                      </m:ctrlPr>
                    </m:mPr>
                    <m:mr>
                      <m:e>
                        <m:sSub>
                          <m:sSubPr>
                            <m:ctrlPr>
                              <w:ins w:id="511" w:author="huawei" w:date="2018-08-19T20:45:00Z">
                                <w:rPr>
                                  <w:rFonts w:ascii="Cambria Math" w:hAnsi="Cambria Math"/>
                                  <w:i/>
                                  <w:sz w:val="18"/>
                                  <w:szCs w:val="18"/>
                                </w:rPr>
                              </w:ins>
                            </m:ctrlPr>
                          </m:sSubPr>
                          <m:e>
                            <m:r>
                              <w:ins w:id="512" w:author="huawei" w:date="2018-08-19T20:45:00Z">
                                <m:rPr>
                                  <m:sty m:val="p"/>
                                </m:rPr>
                                <w:rPr>
                                  <w:rFonts w:ascii="Cambria Math" w:hAnsi="Cambria Math"/>
                                  <w:sz w:val="18"/>
                                  <w:szCs w:val="18"/>
                                </w:rPr>
                                <m:t>w</m:t>
                              </w:ins>
                            </m:r>
                          </m:e>
                          <m:sub>
                            <m:r>
                              <w:ins w:id="513" w:author="huawei" w:date="2018-08-19T20:45:00Z">
                                <m:rPr>
                                  <m:sty m:val="p"/>
                                </m:rPr>
                                <w:rPr>
                                  <w:rFonts w:ascii="Cambria Math" w:hAnsi="Cambria Math"/>
                                  <w:sz w:val="18"/>
                                  <w:szCs w:val="18"/>
                                </w:rPr>
                                <m:t>f</m:t>
                              </w:ins>
                            </m:r>
                          </m:sub>
                        </m:sSub>
                        <m:d>
                          <m:dPr>
                            <m:ctrlPr>
                              <w:ins w:id="514" w:author="huawei" w:date="2018-08-19T20:45:00Z">
                                <w:rPr>
                                  <w:rFonts w:ascii="Cambria Math" w:hAnsi="Cambria Math"/>
                                  <w:i/>
                                  <w:sz w:val="18"/>
                                  <w:szCs w:val="18"/>
                                </w:rPr>
                              </w:ins>
                            </m:ctrlPr>
                          </m:dPr>
                          <m:e>
                            <m:r>
                              <w:ins w:id="515" w:author="huawei" w:date="2018-08-19T20:45:00Z">
                                <m:rPr>
                                  <m:sty m:val="p"/>
                                </m:rPr>
                                <w:rPr>
                                  <w:rFonts w:ascii="Cambria Math" w:hAnsi="Cambria Math"/>
                                  <w:sz w:val="18"/>
                                  <w:szCs w:val="18"/>
                                </w:rPr>
                                <m:t>0</m:t>
                              </w:ins>
                            </m:r>
                          </m:e>
                        </m:d>
                      </m:e>
                      <m:e>
                        <m:sSub>
                          <m:sSubPr>
                            <m:ctrlPr>
                              <w:ins w:id="516" w:author="huawei" w:date="2018-08-19T20:45:00Z">
                                <w:rPr>
                                  <w:rFonts w:ascii="Cambria Math" w:hAnsi="Cambria Math"/>
                                  <w:i/>
                                  <w:sz w:val="18"/>
                                  <w:szCs w:val="18"/>
                                </w:rPr>
                              </w:ins>
                            </m:ctrlPr>
                          </m:sSubPr>
                          <m:e>
                            <m:r>
                              <w:ins w:id="517" w:author="huawei" w:date="2018-08-19T20:45:00Z">
                                <m:rPr>
                                  <m:sty m:val="p"/>
                                </m:rPr>
                                <w:rPr>
                                  <w:rFonts w:ascii="Cambria Math" w:hAnsi="Cambria Math"/>
                                  <w:sz w:val="18"/>
                                  <w:szCs w:val="18"/>
                                </w:rPr>
                                <m:t>w</m:t>
                              </w:ins>
                            </m:r>
                          </m:e>
                          <m:sub>
                            <m:r>
                              <w:ins w:id="518" w:author="huawei" w:date="2018-08-19T20:45:00Z">
                                <m:rPr>
                                  <m:sty m:val="p"/>
                                </m:rPr>
                                <w:rPr>
                                  <w:rFonts w:ascii="Cambria Math" w:hAnsi="Cambria Math"/>
                                  <w:sz w:val="18"/>
                                  <w:szCs w:val="18"/>
                                </w:rPr>
                                <m:t>f</m:t>
                              </w:ins>
                            </m:r>
                          </m:sub>
                        </m:sSub>
                        <m:d>
                          <m:dPr>
                            <m:ctrlPr>
                              <w:ins w:id="519" w:author="huawei" w:date="2018-08-19T20:45:00Z">
                                <w:rPr>
                                  <w:rFonts w:ascii="Cambria Math" w:hAnsi="Cambria Math"/>
                                  <w:i/>
                                  <w:sz w:val="18"/>
                                  <w:szCs w:val="18"/>
                                </w:rPr>
                              </w:ins>
                            </m:ctrlPr>
                          </m:dPr>
                          <m:e>
                            <m:r>
                              <w:ins w:id="520" w:author="huawei" w:date="2018-08-19T20:45:00Z">
                                <m:rPr>
                                  <m:sty m:val="p"/>
                                </m:rPr>
                                <w:rPr>
                                  <w:rFonts w:ascii="Cambria Math" w:hAnsi="Cambria Math"/>
                                  <w:sz w:val="18"/>
                                  <w:szCs w:val="18"/>
                                </w:rPr>
                                <m:t>1</m:t>
                              </w:ins>
                            </m:r>
                          </m:e>
                        </m:d>
                      </m:e>
                    </m:mr>
                  </m:m>
                </m:e>
              </m:d>
            </m:oMath>
            <w:r w:rsidRPr="00982E91">
              <w:rPr>
                <w:rFonts w:ascii="Arial" w:hAnsi="Arial"/>
                <w:b/>
                <w:szCs w:val="20"/>
              </w:rPr>
              <w:instrText xml:space="preserve"> </w:instrText>
            </w:r>
            <w:r w:rsidRPr="00982E91">
              <w:rPr>
                <w:rFonts w:ascii="Arial" w:hAnsi="Arial"/>
                <w:b/>
                <w:szCs w:val="20"/>
              </w:rPr>
              <w:fldChar w:fldCharType="end"/>
            </w:r>
            <w:r w:rsidR="001B7BF2">
              <w:rPr>
                <w:rFonts w:ascii="Arial" w:hAnsi="Arial"/>
                <w:b/>
                <w:position w:val="-16"/>
                <w:szCs w:val="20"/>
              </w:rPr>
              <w:pict w14:anchorId="318D3E2D">
                <v:shape id="_x0000_i1257" type="#_x0000_t75" style="width:80.8pt;height:21.6pt">
                  <v:imagedata r:id="rId1012" o:title=""/>
                </v:shape>
              </w:pict>
            </w:r>
            <w:r w:rsidR="001B7BF2">
              <w:rPr>
                <w:rFonts w:ascii="Arial" w:hAnsi="Arial"/>
                <w:b/>
                <w:dstrike/>
                <w:position w:val="-14"/>
                <w:szCs w:val="20"/>
              </w:rPr>
              <w:pict w14:anchorId="319FB30F">
                <v:shape id="_x0000_i1258" type="#_x0000_t75" style="width:40pt;height:18.4pt">
                  <v:imagedata r:id="rId1009" o:title=""/>
                </v:shape>
              </w:pict>
            </w:r>
          </w:p>
        </w:tc>
        <w:tc>
          <w:tcPr>
            <w:tcW w:w="1842" w:type="dxa"/>
            <w:shd w:val="clear" w:color="auto" w:fill="auto"/>
          </w:tcPr>
          <w:p w14:paraId="15E1F313" w14:textId="75B77C68" w:rsidR="00982E91" w:rsidRPr="00982E91" w:rsidRDefault="00982E91" w:rsidP="00982E91">
            <w:pPr>
              <w:keepNext/>
              <w:keepLines/>
              <w:jc w:val="center"/>
              <w:rPr>
                <w:rFonts w:ascii="Arial" w:hAnsi="Arial"/>
                <w:b/>
                <w:szCs w:val="20"/>
              </w:rPr>
            </w:pPr>
            <w:r w:rsidRPr="00982E91">
              <w:rPr>
                <w:rFonts w:ascii="Arial" w:hAnsi="Arial"/>
                <w:b/>
                <w:szCs w:val="20"/>
              </w:rPr>
              <w:fldChar w:fldCharType="begin"/>
            </w:r>
            <w:r w:rsidRPr="00982E91">
              <w:rPr>
                <w:rFonts w:ascii="Arial" w:hAnsi="Arial"/>
                <w:b/>
                <w:szCs w:val="20"/>
              </w:rPr>
              <w:instrText xml:space="preserve"> QUOTE </w:instrText>
            </w:r>
            <m:oMath>
              <m:sSub>
                <m:sSubPr>
                  <m:ctrlPr>
                    <w:ins w:id="521" w:author="huawei" w:date="2018-08-19T20:45:00Z">
                      <w:rPr>
                        <w:rFonts w:ascii="Cambria Math" w:hAnsi="Cambria Math"/>
                        <w:i/>
                        <w:sz w:val="18"/>
                        <w:szCs w:val="18"/>
                      </w:rPr>
                    </w:ins>
                  </m:ctrlPr>
                </m:sSubPr>
                <m:e>
                  <m:r>
                    <w:ins w:id="522" w:author="huawei" w:date="2018-08-19T20:45:00Z">
                      <m:rPr>
                        <m:sty m:val="p"/>
                      </m:rPr>
                      <w:rPr>
                        <w:rFonts w:ascii="Cambria Math" w:hAnsi="Cambria Math"/>
                        <w:sz w:val="18"/>
                        <w:szCs w:val="18"/>
                      </w:rPr>
                      <m:t>w</m:t>
                    </w:ins>
                  </m:r>
                </m:e>
                <m:sub>
                  <m:r>
                    <w:ins w:id="523" w:author="huawei" w:date="2018-08-19T20:45:00Z">
                      <m:rPr>
                        <m:sty m:val="p"/>
                      </m:rPr>
                      <w:rPr>
                        <w:rFonts w:ascii="Cambria Math" w:hAnsi="Cambria Math"/>
                        <w:sz w:val="18"/>
                        <w:szCs w:val="18"/>
                      </w:rPr>
                      <m:t>t</m:t>
                    </w:ins>
                  </m:r>
                </m:sub>
              </m:sSub>
              <m:d>
                <m:dPr>
                  <m:ctrlPr>
                    <w:ins w:id="524" w:author="huawei" w:date="2018-08-19T20:45:00Z">
                      <w:rPr>
                        <w:rFonts w:ascii="Cambria Math" w:hAnsi="Cambria Math"/>
                        <w:i/>
                        <w:sz w:val="18"/>
                        <w:szCs w:val="18"/>
                      </w:rPr>
                    </w:ins>
                  </m:ctrlPr>
                </m:dPr>
                <m:e>
                  <m:r>
                    <w:ins w:id="525" w:author="huawei" w:date="2018-08-19T20:45:00Z">
                      <m:rPr>
                        <m:sty m:val="p"/>
                      </m:rPr>
                      <w:rPr>
                        <w:rFonts w:ascii="Cambria Math" w:hAnsi="Cambria Math"/>
                        <w:sz w:val="18"/>
                        <w:szCs w:val="18"/>
                      </w:rPr>
                      <m:t>0</m:t>
                    </w:ins>
                  </m:r>
                </m:e>
              </m:d>
            </m:oMath>
            <w:r w:rsidRPr="00982E91">
              <w:rPr>
                <w:rFonts w:ascii="Arial" w:hAnsi="Arial"/>
                <w:b/>
                <w:szCs w:val="20"/>
              </w:rPr>
              <w:instrText xml:space="preserve"> </w:instrText>
            </w:r>
            <w:r w:rsidRPr="00982E91">
              <w:rPr>
                <w:rFonts w:ascii="Arial" w:hAnsi="Arial"/>
                <w:b/>
                <w:szCs w:val="20"/>
              </w:rPr>
              <w:fldChar w:fldCharType="separate"/>
            </w:r>
            <w:r w:rsidR="001B7BF2">
              <w:rPr>
                <w:rFonts w:ascii="Arial" w:hAnsi="Arial"/>
                <w:b/>
                <w:position w:val="-12"/>
                <w:szCs w:val="20"/>
              </w:rPr>
              <w:pict w14:anchorId="2FC649E4">
                <v:shape id="_x0000_i1259" type="#_x0000_t75" style="width:29.6pt;height:18.4pt">
                  <v:imagedata r:id="rId1010" o:title=""/>
                </v:shape>
              </w:pict>
            </w:r>
            <w:r w:rsidRPr="00982E91">
              <w:rPr>
                <w:rFonts w:ascii="Arial" w:hAnsi="Arial"/>
                <w:b/>
                <w:szCs w:val="20"/>
              </w:rPr>
              <w:fldChar w:fldCharType="end"/>
            </w:r>
            <w:r w:rsidR="001B7BF2">
              <w:rPr>
                <w:rFonts w:ascii="Arial" w:hAnsi="Arial"/>
                <w:b/>
                <w:position w:val="-12"/>
                <w:szCs w:val="20"/>
              </w:rPr>
              <w:pict w14:anchorId="781DB79E">
                <v:shape id="_x0000_i1260" type="#_x0000_t75" style="width:33.6pt;height:18.4pt">
                  <v:imagedata r:id="rId1011" o:title=""/>
                </v:shape>
              </w:pict>
            </w:r>
          </w:p>
        </w:tc>
      </w:tr>
      <w:tr w:rsidR="00982E91" w:rsidRPr="00982E91" w14:paraId="36288BA6" w14:textId="77777777" w:rsidTr="003D5FBA">
        <w:trPr>
          <w:jc w:val="center"/>
        </w:trPr>
        <w:tc>
          <w:tcPr>
            <w:tcW w:w="846" w:type="dxa"/>
            <w:shd w:val="clear" w:color="auto" w:fill="auto"/>
          </w:tcPr>
          <w:p w14:paraId="0DD5F9B1" w14:textId="77777777" w:rsidR="00982E91" w:rsidRPr="00982E91" w:rsidRDefault="00982E91" w:rsidP="00982E91">
            <w:pPr>
              <w:keepNext/>
              <w:keepLines/>
              <w:jc w:val="center"/>
              <w:rPr>
                <w:rFonts w:ascii="Arial" w:hAnsi="Arial"/>
                <w:szCs w:val="20"/>
              </w:rPr>
            </w:pPr>
            <w:r w:rsidRPr="00982E91">
              <w:rPr>
                <w:rFonts w:ascii="Arial" w:hAnsi="Arial"/>
                <w:szCs w:val="20"/>
              </w:rPr>
              <w:t>0</w:t>
            </w:r>
          </w:p>
        </w:tc>
        <w:tc>
          <w:tcPr>
            <w:tcW w:w="1843" w:type="dxa"/>
            <w:shd w:val="clear" w:color="auto" w:fill="auto"/>
          </w:tcPr>
          <w:p w14:paraId="64D8C507" w14:textId="77777777" w:rsidR="00982E91" w:rsidRPr="00982E91" w:rsidRDefault="001B7BF2" w:rsidP="00982E91">
            <w:pPr>
              <w:keepNext/>
              <w:keepLines/>
              <w:jc w:val="center"/>
              <w:rPr>
                <w:rFonts w:ascii="Arial" w:hAnsi="Arial"/>
                <w:szCs w:val="20"/>
              </w:rPr>
            </w:pPr>
            <w:r>
              <w:rPr>
                <w:rFonts w:ascii="Arial" w:hAnsi="Arial"/>
                <w:position w:val="-10"/>
                <w:szCs w:val="20"/>
              </w:rPr>
              <w:pict w14:anchorId="6C2831A1">
                <v:shape id="_x0000_i1261" type="#_x0000_t75" style="width:40pt;height:16pt">
                  <v:imagedata r:id="rId1013" o:title=""/>
                </v:shape>
              </w:pict>
            </w:r>
          </w:p>
        </w:tc>
        <w:tc>
          <w:tcPr>
            <w:tcW w:w="1842" w:type="dxa"/>
            <w:shd w:val="clear" w:color="auto" w:fill="auto"/>
          </w:tcPr>
          <w:p w14:paraId="6B0B938D" w14:textId="77777777" w:rsidR="00982E91" w:rsidRPr="00982E91" w:rsidRDefault="00982E91" w:rsidP="00982E91">
            <w:pPr>
              <w:keepNext/>
              <w:keepLines/>
              <w:jc w:val="center"/>
              <w:rPr>
                <w:rFonts w:ascii="Arial" w:hAnsi="Arial"/>
                <w:szCs w:val="20"/>
              </w:rPr>
            </w:pPr>
            <w:r w:rsidRPr="00982E91">
              <w:rPr>
                <w:rFonts w:ascii="Arial" w:hAnsi="Arial"/>
                <w:szCs w:val="20"/>
              </w:rPr>
              <w:t>1</w:t>
            </w:r>
          </w:p>
        </w:tc>
      </w:tr>
      <w:tr w:rsidR="00982E91" w:rsidRPr="00982E91" w14:paraId="460C57F5" w14:textId="77777777" w:rsidTr="003D5FBA">
        <w:trPr>
          <w:jc w:val="center"/>
        </w:trPr>
        <w:tc>
          <w:tcPr>
            <w:tcW w:w="846" w:type="dxa"/>
            <w:shd w:val="clear" w:color="auto" w:fill="auto"/>
          </w:tcPr>
          <w:p w14:paraId="4C8229DC" w14:textId="77777777" w:rsidR="00982E91" w:rsidRPr="00982E91" w:rsidRDefault="00982E91" w:rsidP="00982E91">
            <w:pPr>
              <w:keepNext/>
              <w:keepLines/>
              <w:jc w:val="center"/>
              <w:rPr>
                <w:rFonts w:ascii="Arial" w:hAnsi="Arial"/>
                <w:szCs w:val="20"/>
              </w:rPr>
            </w:pPr>
            <w:r w:rsidRPr="00982E91">
              <w:rPr>
                <w:rFonts w:ascii="Arial" w:hAnsi="Arial"/>
                <w:szCs w:val="20"/>
              </w:rPr>
              <w:t>1</w:t>
            </w:r>
          </w:p>
        </w:tc>
        <w:tc>
          <w:tcPr>
            <w:tcW w:w="1843" w:type="dxa"/>
            <w:shd w:val="clear" w:color="auto" w:fill="auto"/>
          </w:tcPr>
          <w:p w14:paraId="388CAC7F" w14:textId="77777777" w:rsidR="00982E91" w:rsidRPr="00982E91" w:rsidRDefault="001B7BF2" w:rsidP="00982E91">
            <w:pPr>
              <w:keepNext/>
              <w:keepLines/>
              <w:jc w:val="center"/>
              <w:rPr>
                <w:rFonts w:ascii="Arial" w:hAnsi="Arial"/>
                <w:szCs w:val="20"/>
              </w:rPr>
            </w:pPr>
            <w:r>
              <w:rPr>
                <w:rFonts w:ascii="Arial" w:hAnsi="Arial"/>
                <w:position w:val="-10"/>
                <w:szCs w:val="20"/>
              </w:rPr>
              <w:pict w14:anchorId="51D1D973">
                <v:shape id="_x0000_i1262" type="#_x0000_t75" style="width:40pt;height:16pt">
                  <v:imagedata r:id="rId1014" o:title=""/>
                </v:shape>
              </w:pict>
            </w:r>
          </w:p>
        </w:tc>
        <w:tc>
          <w:tcPr>
            <w:tcW w:w="1842" w:type="dxa"/>
            <w:shd w:val="clear" w:color="auto" w:fill="auto"/>
          </w:tcPr>
          <w:p w14:paraId="07C25A3C" w14:textId="77777777" w:rsidR="00982E91" w:rsidRPr="00982E91" w:rsidRDefault="00982E91" w:rsidP="00982E91">
            <w:pPr>
              <w:keepNext/>
              <w:keepLines/>
              <w:jc w:val="center"/>
              <w:rPr>
                <w:rFonts w:ascii="Arial" w:hAnsi="Arial"/>
                <w:szCs w:val="20"/>
              </w:rPr>
            </w:pPr>
            <w:r w:rsidRPr="00982E91">
              <w:rPr>
                <w:rFonts w:ascii="Arial" w:hAnsi="Arial"/>
                <w:szCs w:val="20"/>
              </w:rPr>
              <w:t>1</w:t>
            </w:r>
          </w:p>
        </w:tc>
      </w:tr>
    </w:tbl>
    <w:p w14:paraId="629739A1" w14:textId="77777777" w:rsidR="00982E91" w:rsidRPr="00982E91" w:rsidRDefault="00982E91" w:rsidP="00982E91">
      <w:pPr>
        <w:rPr>
          <w:rFonts w:eastAsia="DengXian"/>
          <w:szCs w:val="20"/>
        </w:rPr>
      </w:pPr>
    </w:p>
    <w:p w14:paraId="5E8AB758" w14:textId="77777777" w:rsidR="00982E91" w:rsidRPr="00982E91" w:rsidRDefault="00982E91" w:rsidP="00982E91">
      <w:pPr>
        <w:keepNext/>
        <w:keepLines/>
        <w:jc w:val="center"/>
        <w:rPr>
          <w:rFonts w:ascii="Arial" w:eastAsia="DengXian" w:hAnsi="Arial"/>
          <w:b/>
          <w:szCs w:val="20"/>
        </w:rPr>
      </w:pPr>
      <w:r w:rsidRPr="00982E91">
        <w:rPr>
          <w:rFonts w:ascii="Arial" w:eastAsia="DengXian" w:hAnsi="Arial"/>
          <w:b/>
          <w:szCs w:val="20"/>
        </w:rPr>
        <w:t xml:space="preserve">Table 7.4.1.5.3-4: The sequences </w:t>
      </w:r>
      <w:r w:rsidR="001B7BF2">
        <w:rPr>
          <w:rFonts w:ascii="Arial" w:eastAsia="DengXian" w:hAnsi="Arial"/>
          <w:b/>
          <w:position w:val="-10"/>
          <w:szCs w:val="20"/>
        </w:rPr>
        <w:pict w14:anchorId="5402C7E4">
          <v:shape id="_x0000_i1263" type="#_x0000_t75" style="width:29.6pt;height:16pt">
            <v:imagedata r:id="rId1006" o:title=""/>
          </v:shape>
        </w:pict>
      </w:r>
      <w:r w:rsidRPr="00982E91">
        <w:rPr>
          <w:rFonts w:ascii="Arial" w:eastAsia="DengXian" w:hAnsi="Arial"/>
          <w:b/>
          <w:szCs w:val="20"/>
        </w:rPr>
        <w:t xml:space="preserve"> and </w:t>
      </w:r>
      <w:r w:rsidR="001B7BF2">
        <w:rPr>
          <w:rFonts w:ascii="Arial" w:eastAsia="DengXian" w:hAnsi="Arial"/>
          <w:b/>
          <w:position w:val="-10"/>
          <w:szCs w:val="20"/>
        </w:rPr>
        <w:pict w14:anchorId="3B5A62D3">
          <v:shape id="_x0000_i1264" type="#_x0000_t75" style="width:26.4pt;height:16pt">
            <v:imagedata r:id="rId1007" o:title=""/>
          </v:shape>
        </w:pict>
      </w:r>
      <w:r w:rsidRPr="00982E91">
        <w:rPr>
          <w:rFonts w:ascii="Arial" w:eastAsia="DengXian" w:hAnsi="Arial"/>
          <w:b/>
          <w:szCs w:val="20"/>
        </w:rPr>
        <w:t xml:space="preserve"> for </w:t>
      </w:r>
      <w:r w:rsidRPr="00982E91">
        <w:rPr>
          <w:rFonts w:ascii="Arial" w:eastAsia="DengXian" w:hAnsi="Arial"/>
          <w:b/>
          <w:i/>
          <w:szCs w:val="20"/>
        </w:rPr>
        <w:t>cdm-Type</w:t>
      </w:r>
      <w:r w:rsidRPr="00982E91">
        <w:rPr>
          <w:rFonts w:ascii="Arial" w:eastAsia="DengXian" w:hAnsi="Arial"/>
          <w:b/>
          <w:szCs w:val="20"/>
        </w:rPr>
        <w:t xml:space="preserve"> equal to 'CDM4'.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843"/>
        <w:gridCol w:w="1842"/>
      </w:tblGrid>
      <w:tr w:rsidR="00982E91" w:rsidRPr="00982E91" w14:paraId="55D242D5" w14:textId="77777777" w:rsidTr="003D5FBA">
        <w:trPr>
          <w:jc w:val="center"/>
        </w:trPr>
        <w:tc>
          <w:tcPr>
            <w:tcW w:w="846" w:type="dxa"/>
            <w:shd w:val="clear" w:color="auto" w:fill="auto"/>
          </w:tcPr>
          <w:p w14:paraId="0AA88D5A" w14:textId="77777777" w:rsidR="00982E91" w:rsidRPr="00982E91" w:rsidRDefault="00982E91" w:rsidP="00982E91">
            <w:pPr>
              <w:keepNext/>
              <w:keepLines/>
              <w:jc w:val="center"/>
              <w:rPr>
                <w:rFonts w:ascii="Arial" w:hAnsi="Arial"/>
                <w:b/>
                <w:szCs w:val="20"/>
              </w:rPr>
            </w:pPr>
            <w:r w:rsidRPr="00982E91">
              <w:rPr>
                <w:rFonts w:ascii="Arial" w:hAnsi="Arial"/>
                <w:b/>
                <w:szCs w:val="20"/>
              </w:rPr>
              <w:t>Index</w:t>
            </w:r>
          </w:p>
        </w:tc>
        <w:tc>
          <w:tcPr>
            <w:tcW w:w="1843" w:type="dxa"/>
            <w:shd w:val="clear" w:color="auto" w:fill="auto"/>
          </w:tcPr>
          <w:p w14:paraId="7F437C20" w14:textId="0735BC3E" w:rsidR="00982E91" w:rsidRPr="00982E91" w:rsidRDefault="00982E91" w:rsidP="00982E91">
            <w:pPr>
              <w:keepNext/>
              <w:keepLines/>
              <w:jc w:val="center"/>
              <w:rPr>
                <w:rFonts w:ascii="Arial" w:hAnsi="Arial"/>
                <w:b/>
                <w:szCs w:val="20"/>
              </w:rPr>
            </w:pPr>
            <w:r w:rsidRPr="00982E91">
              <w:rPr>
                <w:rFonts w:ascii="Arial" w:hAnsi="Arial"/>
                <w:b/>
                <w:szCs w:val="20"/>
              </w:rPr>
              <w:fldChar w:fldCharType="begin"/>
            </w:r>
            <w:r w:rsidRPr="00982E91">
              <w:rPr>
                <w:rFonts w:ascii="Arial" w:hAnsi="Arial"/>
                <w:b/>
                <w:szCs w:val="20"/>
              </w:rPr>
              <w:instrText xml:space="preserve"> QUOTE </w:instrText>
            </w:r>
            <m:oMath>
              <m:d>
                <m:dPr>
                  <m:begChr m:val="["/>
                  <m:endChr m:val="]"/>
                  <m:ctrlPr>
                    <w:ins w:id="526" w:author="huawei" w:date="2018-08-19T20:45:00Z">
                      <w:rPr>
                        <w:rFonts w:ascii="Cambria Math" w:hAnsi="Cambria Math"/>
                        <w:i/>
                        <w:sz w:val="18"/>
                        <w:szCs w:val="18"/>
                      </w:rPr>
                    </w:ins>
                  </m:ctrlPr>
                </m:dPr>
                <m:e>
                  <m:m>
                    <m:mPr>
                      <m:mcs>
                        <m:mc>
                          <m:mcPr>
                            <m:count m:val="2"/>
                            <m:mcJc m:val="center"/>
                          </m:mcPr>
                        </m:mc>
                      </m:mcs>
                      <m:ctrlPr>
                        <w:ins w:id="527" w:author="huawei" w:date="2018-08-19T20:45:00Z">
                          <w:rPr>
                            <w:rFonts w:ascii="Cambria Math" w:hAnsi="Cambria Math"/>
                            <w:i/>
                            <w:sz w:val="18"/>
                            <w:szCs w:val="18"/>
                          </w:rPr>
                        </w:ins>
                      </m:ctrlPr>
                    </m:mPr>
                    <m:mr>
                      <m:e>
                        <m:sSub>
                          <m:sSubPr>
                            <m:ctrlPr>
                              <w:ins w:id="528" w:author="huawei" w:date="2018-08-19T20:45:00Z">
                                <w:rPr>
                                  <w:rFonts w:ascii="Cambria Math" w:hAnsi="Cambria Math"/>
                                  <w:i/>
                                  <w:sz w:val="18"/>
                                  <w:szCs w:val="18"/>
                                </w:rPr>
                              </w:ins>
                            </m:ctrlPr>
                          </m:sSubPr>
                          <m:e>
                            <m:r>
                              <w:ins w:id="529" w:author="huawei" w:date="2018-08-19T20:45:00Z">
                                <m:rPr>
                                  <m:sty m:val="p"/>
                                </m:rPr>
                                <w:rPr>
                                  <w:rFonts w:ascii="Cambria Math" w:hAnsi="Cambria Math"/>
                                  <w:sz w:val="18"/>
                                  <w:szCs w:val="18"/>
                                </w:rPr>
                                <m:t>w</m:t>
                              </w:ins>
                            </m:r>
                          </m:e>
                          <m:sub>
                            <m:r>
                              <w:ins w:id="530" w:author="huawei" w:date="2018-08-19T20:45:00Z">
                                <m:rPr>
                                  <m:sty m:val="p"/>
                                </m:rPr>
                                <w:rPr>
                                  <w:rFonts w:ascii="Cambria Math" w:hAnsi="Cambria Math"/>
                                  <w:sz w:val="18"/>
                                  <w:szCs w:val="18"/>
                                </w:rPr>
                                <m:t>f</m:t>
                              </w:ins>
                            </m:r>
                          </m:sub>
                        </m:sSub>
                        <m:d>
                          <m:dPr>
                            <m:ctrlPr>
                              <w:ins w:id="531" w:author="huawei" w:date="2018-08-19T20:45:00Z">
                                <w:rPr>
                                  <w:rFonts w:ascii="Cambria Math" w:hAnsi="Cambria Math"/>
                                  <w:i/>
                                  <w:sz w:val="18"/>
                                  <w:szCs w:val="18"/>
                                </w:rPr>
                              </w:ins>
                            </m:ctrlPr>
                          </m:dPr>
                          <m:e>
                            <m:r>
                              <w:ins w:id="532" w:author="huawei" w:date="2018-08-19T20:45:00Z">
                                <m:rPr>
                                  <m:sty m:val="p"/>
                                </m:rPr>
                                <w:rPr>
                                  <w:rFonts w:ascii="Cambria Math" w:hAnsi="Cambria Math"/>
                                  <w:sz w:val="18"/>
                                  <w:szCs w:val="18"/>
                                </w:rPr>
                                <m:t>0</m:t>
                              </w:ins>
                            </m:r>
                          </m:e>
                        </m:d>
                      </m:e>
                      <m:e>
                        <m:sSub>
                          <m:sSubPr>
                            <m:ctrlPr>
                              <w:ins w:id="533" w:author="huawei" w:date="2018-08-19T20:45:00Z">
                                <w:rPr>
                                  <w:rFonts w:ascii="Cambria Math" w:hAnsi="Cambria Math"/>
                                  <w:i/>
                                  <w:sz w:val="18"/>
                                  <w:szCs w:val="18"/>
                                </w:rPr>
                              </w:ins>
                            </m:ctrlPr>
                          </m:sSubPr>
                          <m:e>
                            <m:r>
                              <w:ins w:id="534" w:author="huawei" w:date="2018-08-19T20:45:00Z">
                                <m:rPr>
                                  <m:sty m:val="p"/>
                                </m:rPr>
                                <w:rPr>
                                  <w:rFonts w:ascii="Cambria Math" w:hAnsi="Cambria Math"/>
                                  <w:sz w:val="18"/>
                                  <w:szCs w:val="18"/>
                                </w:rPr>
                                <m:t>w</m:t>
                              </w:ins>
                            </m:r>
                          </m:e>
                          <m:sub>
                            <m:r>
                              <w:ins w:id="535" w:author="huawei" w:date="2018-08-19T20:45:00Z">
                                <m:rPr>
                                  <m:sty m:val="p"/>
                                </m:rPr>
                                <w:rPr>
                                  <w:rFonts w:ascii="Cambria Math" w:hAnsi="Cambria Math"/>
                                  <w:sz w:val="18"/>
                                  <w:szCs w:val="18"/>
                                </w:rPr>
                                <m:t>f</m:t>
                              </w:ins>
                            </m:r>
                          </m:sub>
                        </m:sSub>
                        <m:d>
                          <m:dPr>
                            <m:ctrlPr>
                              <w:ins w:id="536" w:author="huawei" w:date="2018-08-19T20:45:00Z">
                                <w:rPr>
                                  <w:rFonts w:ascii="Cambria Math" w:hAnsi="Cambria Math"/>
                                  <w:i/>
                                  <w:sz w:val="18"/>
                                  <w:szCs w:val="18"/>
                                </w:rPr>
                              </w:ins>
                            </m:ctrlPr>
                          </m:dPr>
                          <m:e>
                            <m:r>
                              <w:ins w:id="537" w:author="huawei" w:date="2018-08-19T20:45:00Z">
                                <m:rPr>
                                  <m:sty m:val="p"/>
                                </m:rPr>
                                <w:rPr>
                                  <w:rFonts w:ascii="Cambria Math" w:hAnsi="Cambria Math"/>
                                  <w:sz w:val="18"/>
                                  <w:szCs w:val="18"/>
                                </w:rPr>
                                <m:t>1</m:t>
                              </w:ins>
                            </m:r>
                          </m:e>
                        </m:d>
                      </m:e>
                    </m:mr>
                  </m:m>
                </m:e>
              </m:d>
            </m:oMath>
            <w:r w:rsidRPr="00982E91">
              <w:rPr>
                <w:rFonts w:ascii="Arial" w:hAnsi="Arial"/>
                <w:b/>
                <w:szCs w:val="20"/>
              </w:rPr>
              <w:instrText xml:space="preserve"> </w:instrText>
            </w:r>
            <w:r w:rsidRPr="00982E91">
              <w:rPr>
                <w:rFonts w:ascii="Arial" w:hAnsi="Arial"/>
                <w:b/>
                <w:szCs w:val="20"/>
              </w:rPr>
              <w:fldChar w:fldCharType="separate"/>
            </w:r>
            <w:r w:rsidR="001B7BF2">
              <w:rPr>
                <w:rFonts w:ascii="Arial" w:hAnsi="Arial"/>
                <w:b/>
                <w:position w:val="-16"/>
                <w:szCs w:val="20"/>
              </w:rPr>
              <w:pict w14:anchorId="50F3759D">
                <v:shape id="_x0000_i1265" type="#_x0000_t75" style="width:80.8pt;height:21.6pt">
                  <v:imagedata r:id="rId1012" o:title=""/>
                </v:shape>
              </w:pict>
            </w:r>
            <w:r w:rsidRPr="00982E91">
              <w:rPr>
                <w:rFonts w:ascii="Arial" w:hAnsi="Arial"/>
                <w:b/>
                <w:szCs w:val="20"/>
              </w:rPr>
              <w:fldChar w:fldCharType="end"/>
            </w:r>
            <w:r w:rsidR="001B7BF2">
              <w:rPr>
                <w:rFonts w:ascii="Arial" w:hAnsi="Arial"/>
                <w:b/>
                <w:dstrike/>
                <w:position w:val="-14"/>
                <w:szCs w:val="20"/>
              </w:rPr>
              <w:pict w14:anchorId="79CB0C7F">
                <v:shape id="_x0000_i1266" type="#_x0000_t75" style="width:40pt;height:18.4pt">
                  <v:imagedata r:id="rId1009" o:title=""/>
                </v:shape>
              </w:pict>
            </w:r>
          </w:p>
        </w:tc>
        <w:tc>
          <w:tcPr>
            <w:tcW w:w="1842" w:type="dxa"/>
            <w:shd w:val="clear" w:color="auto" w:fill="auto"/>
          </w:tcPr>
          <w:p w14:paraId="5AFDCDEF" w14:textId="30546112" w:rsidR="00982E91" w:rsidRPr="00982E91" w:rsidRDefault="00982E91" w:rsidP="00982E91">
            <w:pPr>
              <w:keepNext/>
              <w:keepLines/>
              <w:jc w:val="center"/>
              <w:rPr>
                <w:rFonts w:ascii="Arial" w:hAnsi="Arial"/>
                <w:b/>
                <w:szCs w:val="20"/>
              </w:rPr>
            </w:pPr>
            <w:r w:rsidRPr="00982E91">
              <w:rPr>
                <w:rFonts w:ascii="Arial" w:hAnsi="Arial"/>
                <w:b/>
                <w:szCs w:val="20"/>
              </w:rPr>
              <w:fldChar w:fldCharType="begin"/>
            </w:r>
            <w:r w:rsidRPr="00982E91">
              <w:rPr>
                <w:rFonts w:ascii="Arial" w:hAnsi="Arial"/>
                <w:b/>
                <w:szCs w:val="20"/>
              </w:rPr>
              <w:instrText xml:space="preserve"> QUOTE </w:instrText>
            </w:r>
            <m:oMath>
              <m:d>
                <m:dPr>
                  <m:begChr m:val="["/>
                  <m:endChr m:val="]"/>
                  <m:ctrlPr>
                    <w:ins w:id="538" w:author="huawei" w:date="2018-08-19T20:45:00Z">
                      <w:rPr>
                        <w:rFonts w:ascii="Cambria Math" w:hAnsi="Cambria Math"/>
                        <w:i/>
                        <w:sz w:val="18"/>
                        <w:szCs w:val="18"/>
                      </w:rPr>
                    </w:ins>
                  </m:ctrlPr>
                </m:dPr>
                <m:e>
                  <m:m>
                    <m:mPr>
                      <m:mcs>
                        <m:mc>
                          <m:mcPr>
                            <m:count m:val="2"/>
                            <m:mcJc m:val="center"/>
                          </m:mcPr>
                        </m:mc>
                      </m:mcs>
                      <m:ctrlPr>
                        <w:ins w:id="539" w:author="huawei" w:date="2018-08-19T20:45:00Z">
                          <w:rPr>
                            <w:rFonts w:ascii="Cambria Math" w:hAnsi="Cambria Math"/>
                            <w:i/>
                            <w:sz w:val="18"/>
                            <w:szCs w:val="18"/>
                          </w:rPr>
                        </w:ins>
                      </m:ctrlPr>
                    </m:mPr>
                    <m:mr>
                      <m:e>
                        <m:sSub>
                          <m:sSubPr>
                            <m:ctrlPr>
                              <w:ins w:id="540" w:author="huawei" w:date="2018-08-19T20:45:00Z">
                                <w:rPr>
                                  <w:rFonts w:ascii="Cambria Math" w:hAnsi="Cambria Math"/>
                                  <w:i/>
                                  <w:sz w:val="18"/>
                                  <w:szCs w:val="18"/>
                                </w:rPr>
                              </w:ins>
                            </m:ctrlPr>
                          </m:sSubPr>
                          <m:e>
                            <m:r>
                              <w:ins w:id="541" w:author="huawei" w:date="2018-08-19T20:45:00Z">
                                <m:rPr>
                                  <m:sty m:val="p"/>
                                </m:rPr>
                                <w:rPr>
                                  <w:rFonts w:ascii="Cambria Math" w:hAnsi="Cambria Math"/>
                                  <w:sz w:val="18"/>
                                  <w:szCs w:val="18"/>
                                </w:rPr>
                                <m:t>w</m:t>
                              </w:ins>
                            </m:r>
                          </m:e>
                          <m:sub>
                            <m:r>
                              <w:ins w:id="542" w:author="huawei" w:date="2018-08-19T20:45:00Z">
                                <m:rPr>
                                  <m:sty m:val="p"/>
                                </m:rPr>
                                <w:rPr>
                                  <w:rFonts w:ascii="Cambria Math" w:hAnsi="Cambria Math"/>
                                  <w:sz w:val="18"/>
                                  <w:szCs w:val="18"/>
                                </w:rPr>
                                <m:t>t</m:t>
                              </w:ins>
                            </m:r>
                          </m:sub>
                        </m:sSub>
                        <m:d>
                          <m:dPr>
                            <m:ctrlPr>
                              <w:ins w:id="543" w:author="huawei" w:date="2018-08-19T20:45:00Z">
                                <w:rPr>
                                  <w:rFonts w:ascii="Cambria Math" w:hAnsi="Cambria Math"/>
                                  <w:i/>
                                  <w:sz w:val="18"/>
                                  <w:szCs w:val="18"/>
                                </w:rPr>
                              </w:ins>
                            </m:ctrlPr>
                          </m:dPr>
                          <m:e>
                            <m:r>
                              <w:ins w:id="544" w:author="huawei" w:date="2018-08-19T20:45:00Z">
                                <m:rPr>
                                  <m:sty m:val="p"/>
                                </m:rPr>
                                <w:rPr>
                                  <w:rFonts w:ascii="Cambria Math" w:hAnsi="Cambria Math"/>
                                  <w:sz w:val="18"/>
                                  <w:szCs w:val="18"/>
                                </w:rPr>
                                <m:t>0</m:t>
                              </w:ins>
                            </m:r>
                          </m:e>
                        </m:d>
                      </m:e>
                      <m:e>
                        <m:sSub>
                          <m:sSubPr>
                            <m:ctrlPr>
                              <w:ins w:id="545" w:author="huawei" w:date="2018-08-19T20:45:00Z">
                                <w:rPr>
                                  <w:rFonts w:ascii="Cambria Math" w:hAnsi="Cambria Math"/>
                                  <w:i/>
                                  <w:sz w:val="18"/>
                                  <w:szCs w:val="18"/>
                                </w:rPr>
                              </w:ins>
                            </m:ctrlPr>
                          </m:sSubPr>
                          <m:e>
                            <m:r>
                              <w:ins w:id="546" w:author="huawei" w:date="2018-08-19T20:45:00Z">
                                <m:rPr>
                                  <m:sty m:val="p"/>
                                </m:rPr>
                                <w:rPr>
                                  <w:rFonts w:ascii="Cambria Math" w:hAnsi="Cambria Math"/>
                                  <w:sz w:val="18"/>
                                  <w:szCs w:val="18"/>
                                </w:rPr>
                                <m:t>w</m:t>
                              </w:ins>
                            </m:r>
                          </m:e>
                          <m:sub>
                            <m:r>
                              <w:ins w:id="547" w:author="huawei" w:date="2018-08-19T20:45:00Z">
                                <m:rPr>
                                  <m:sty m:val="p"/>
                                </m:rPr>
                                <w:rPr>
                                  <w:rFonts w:ascii="Cambria Math" w:hAnsi="Cambria Math"/>
                                  <w:sz w:val="18"/>
                                  <w:szCs w:val="18"/>
                                </w:rPr>
                                <m:t>t</m:t>
                              </w:ins>
                            </m:r>
                          </m:sub>
                        </m:sSub>
                        <m:d>
                          <m:dPr>
                            <m:ctrlPr>
                              <w:ins w:id="548" w:author="huawei" w:date="2018-08-19T20:45:00Z">
                                <w:rPr>
                                  <w:rFonts w:ascii="Cambria Math" w:hAnsi="Cambria Math"/>
                                  <w:i/>
                                  <w:sz w:val="18"/>
                                  <w:szCs w:val="18"/>
                                </w:rPr>
                              </w:ins>
                            </m:ctrlPr>
                          </m:dPr>
                          <m:e>
                            <m:r>
                              <w:ins w:id="549" w:author="huawei" w:date="2018-08-19T20:45:00Z">
                                <m:rPr>
                                  <m:sty m:val="p"/>
                                </m:rPr>
                                <w:rPr>
                                  <w:rFonts w:ascii="Cambria Math" w:hAnsi="Cambria Math"/>
                                  <w:sz w:val="18"/>
                                  <w:szCs w:val="18"/>
                                </w:rPr>
                                <m:t>1</m:t>
                              </w:ins>
                            </m:r>
                          </m:e>
                        </m:d>
                      </m:e>
                    </m:mr>
                  </m:m>
                </m:e>
              </m:d>
            </m:oMath>
            <w:r w:rsidRPr="00982E91">
              <w:rPr>
                <w:rFonts w:ascii="Arial" w:hAnsi="Arial"/>
                <w:b/>
                <w:szCs w:val="20"/>
              </w:rPr>
              <w:instrText xml:space="preserve"> </w:instrText>
            </w:r>
            <w:r w:rsidRPr="00982E91">
              <w:rPr>
                <w:rFonts w:ascii="Arial" w:hAnsi="Arial"/>
                <w:b/>
                <w:szCs w:val="20"/>
              </w:rPr>
              <w:fldChar w:fldCharType="separate"/>
            </w:r>
            <w:r w:rsidR="001B7BF2">
              <w:rPr>
                <w:rFonts w:ascii="Arial" w:hAnsi="Arial"/>
                <w:b/>
                <w:position w:val="-14"/>
                <w:szCs w:val="20"/>
              </w:rPr>
              <w:pict w14:anchorId="034ADA39">
                <v:shape id="_x0000_i1267" type="#_x0000_t75" style="width:71.2pt;height:20.8pt">
                  <v:imagedata r:id="rId1015" o:title=""/>
                </v:shape>
              </w:pict>
            </w:r>
            <w:r w:rsidRPr="00982E91">
              <w:rPr>
                <w:rFonts w:ascii="Arial" w:hAnsi="Arial"/>
                <w:b/>
                <w:szCs w:val="20"/>
              </w:rPr>
              <w:fldChar w:fldCharType="end"/>
            </w:r>
            <w:r w:rsidR="001B7BF2">
              <w:rPr>
                <w:rFonts w:ascii="Arial" w:hAnsi="Arial"/>
                <w:b/>
                <w:position w:val="-12"/>
                <w:szCs w:val="20"/>
              </w:rPr>
              <w:pict w14:anchorId="60B35504">
                <v:shape id="_x0000_i1268" type="#_x0000_t75" style="width:33.6pt;height:18.4pt">
                  <v:imagedata r:id="rId1011" o:title=""/>
                </v:shape>
              </w:pict>
            </w:r>
          </w:p>
        </w:tc>
      </w:tr>
      <w:tr w:rsidR="00982E91" w:rsidRPr="00982E91" w14:paraId="3CDDABEF" w14:textId="77777777" w:rsidTr="003D5FBA">
        <w:trPr>
          <w:jc w:val="center"/>
        </w:trPr>
        <w:tc>
          <w:tcPr>
            <w:tcW w:w="846" w:type="dxa"/>
            <w:shd w:val="clear" w:color="auto" w:fill="auto"/>
          </w:tcPr>
          <w:p w14:paraId="7E5ACCA0" w14:textId="77777777" w:rsidR="00982E91" w:rsidRPr="00982E91" w:rsidRDefault="00982E91" w:rsidP="00982E91">
            <w:pPr>
              <w:keepNext/>
              <w:keepLines/>
              <w:jc w:val="center"/>
              <w:rPr>
                <w:rFonts w:ascii="Arial" w:hAnsi="Arial"/>
                <w:szCs w:val="20"/>
              </w:rPr>
            </w:pPr>
            <w:r w:rsidRPr="00982E91">
              <w:rPr>
                <w:rFonts w:ascii="Arial" w:hAnsi="Arial"/>
                <w:szCs w:val="20"/>
              </w:rPr>
              <w:t>0</w:t>
            </w:r>
          </w:p>
        </w:tc>
        <w:tc>
          <w:tcPr>
            <w:tcW w:w="1843" w:type="dxa"/>
            <w:shd w:val="clear" w:color="auto" w:fill="auto"/>
          </w:tcPr>
          <w:p w14:paraId="7C6921DD" w14:textId="77777777" w:rsidR="00982E91" w:rsidRPr="00982E91" w:rsidRDefault="001B7BF2" w:rsidP="00982E91">
            <w:pPr>
              <w:keepNext/>
              <w:keepLines/>
              <w:jc w:val="center"/>
              <w:rPr>
                <w:rFonts w:ascii="Arial" w:hAnsi="Arial"/>
                <w:szCs w:val="20"/>
              </w:rPr>
            </w:pPr>
            <w:r>
              <w:rPr>
                <w:rFonts w:ascii="Arial" w:hAnsi="Arial"/>
                <w:position w:val="-10"/>
                <w:szCs w:val="20"/>
              </w:rPr>
              <w:pict w14:anchorId="22A4AA36">
                <v:shape id="_x0000_i1269" type="#_x0000_t75" style="width:40pt;height:16pt">
                  <v:imagedata r:id="rId1013" o:title=""/>
                </v:shape>
              </w:pict>
            </w:r>
          </w:p>
        </w:tc>
        <w:tc>
          <w:tcPr>
            <w:tcW w:w="1842" w:type="dxa"/>
            <w:shd w:val="clear" w:color="auto" w:fill="auto"/>
          </w:tcPr>
          <w:p w14:paraId="68451258" w14:textId="77777777" w:rsidR="00982E91" w:rsidRPr="00982E91" w:rsidRDefault="001B7BF2" w:rsidP="00982E91">
            <w:pPr>
              <w:keepNext/>
              <w:keepLines/>
              <w:jc w:val="center"/>
              <w:rPr>
                <w:rFonts w:ascii="Arial" w:hAnsi="Arial"/>
                <w:szCs w:val="20"/>
              </w:rPr>
            </w:pPr>
            <w:r>
              <w:rPr>
                <w:rFonts w:ascii="Arial" w:hAnsi="Arial"/>
                <w:position w:val="-10"/>
                <w:szCs w:val="20"/>
              </w:rPr>
              <w:pict w14:anchorId="1F9B5F89">
                <v:shape id="_x0000_i1270" type="#_x0000_t75" style="width:40pt;height:16pt">
                  <v:imagedata r:id="rId1013" o:title=""/>
                </v:shape>
              </w:pict>
            </w:r>
          </w:p>
        </w:tc>
      </w:tr>
      <w:tr w:rsidR="00982E91" w:rsidRPr="00982E91" w14:paraId="17612883" w14:textId="77777777" w:rsidTr="003D5FBA">
        <w:trPr>
          <w:jc w:val="center"/>
        </w:trPr>
        <w:tc>
          <w:tcPr>
            <w:tcW w:w="846" w:type="dxa"/>
            <w:shd w:val="clear" w:color="auto" w:fill="auto"/>
          </w:tcPr>
          <w:p w14:paraId="1F19D43B" w14:textId="77777777" w:rsidR="00982E91" w:rsidRPr="00982E91" w:rsidRDefault="00982E91" w:rsidP="00982E91">
            <w:pPr>
              <w:keepNext/>
              <w:keepLines/>
              <w:jc w:val="center"/>
              <w:rPr>
                <w:rFonts w:ascii="Arial" w:hAnsi="Arial"/>
                <w:szCs w:val="20"/>
              </w:rPr>
            </w:pPr>
            <w:r w:rsidRPr="00982E91">
              <w:rPr>
                <w:rFonts w:ascii="Arial" w:hAnsi="Arial"/>
                <w:szCs w:val="20"/>
              </w:rPr>
              <w:t>1</w:t>
            </w:r>
          </w:p>
        </w:tc>
        <w:tc>
          <w:tcPr>
            <w:tcW w:w="1843" w:type="dxa"/>
            <w:shd w:val="clear" w:color="auto" w:fill="auto"/>
          </w:tcPr>
          <w:p w14:paraId="3CEF9E32" w14:textId="77777777" w:rsidR="00982E91" w:rsidRPr="00982E91" w:rsidRDefault="001B7BF2" w:rsidP="00982E91">
            <w:pPr>
              <w:keepNext/>
              <w:keepLines/>
              <w:jc w:val="center"/>
              <w:rPr>
                <w:rFonts w:ascii="Arial" w:hAnsi="Arial"/>
                <w:szCs w:val="20"/>
              </w:rPr>
            </w:pPr>
            <w:r>
              <w:rPr>
                <w:rFonts w:ascii="Arial" w:hAnsi="Arial"/>
                <w:position w:val="-10"/>
                <w:szCs w:val="20"/>
              </w:rPr>
              <w:pict w14:anchorId="3C094B39">
                <v:shape id="_x0000_i1271" type="#_x0000_t75" style="width:40pt;height:16pt">
                  <v:imagedata r:id="rId1014" o:title=""/>
                </v:shape>
              </w:pict>
            </w:r>
          </w:p>
        </w:tc>
        <w:tc>
          <w:tcPr>
            <w:tcW w:w="1842" w:type="dxa"/>
            <w:shd w:val="clear" w:color="auto" w:fill="auto"/>
          </w:tcPr>
          <w:p w14:paraId="4F94B7EF" w14:textId="77777777" w:rsidR="00982E91" w:rsidRPr="00982E91" w:rsidRDefault="001B7BF2" w:rsidP="00982E91">
            <w:pPr>
              <w:keepNext/>
              <w:keepLines/>
              <w:jc w:val="center"/>
              <w:rPr>
                <w:rFonts w:ascii="Arial" w:hAnsi="Arial"/>
                <w:szCs w:val="20"/>
              </w:rPr>
            </w:pPr>
            <w:r>
              <w:rPr>
                <w:rFonts w:ascii="Arial" w:hAnsi="Arial"/>
                <w:position w:val="-10"/>
                <w:szCs w:val="20"/>
              </w:rPr>
              <w:pict w14:anchorId="54850896">
                <v:shape id="_x0000_i1272" type="#_x0000_t75" style="width:40pt;height:16pt">
                  <v:imagedata r:id="rId1013" o:title=""/>
                </v:shape>
              </w:pict>
            </w:r>
          </w:p>
        </w:tc>
      </w:tr>
      <w:tr w:rsidR="00982E91" w:rsidRPr="00982E91" w14:paraId="42EB6C82" w14:textId="77777777" w:rsidTr="003D5FBA">
        <w:trPr>
          <w:jc w:val="center"/>
        </w:trPr>
        <w:tc>
          <w:tcPr>
            <w:tcW w:w="846" w:type="dxa"/>
            <w:shd w:val="clear" w:color="auto" w:fill="auto"/>
          </w:tcPr>
          <w:p w14:paraId="055BF785" w14:textId="77777777" w:rsidR="00982E91" w:rsidRPr="00982E91" w:rsidRDefault="00982E91" w:rsidP="00982E91">
            <w:pPr>
              <w:keepNext/>
              <w:keepLines/>
              <w:jc w:val="center"/>
              <w:rPr>
                <w:rFonts w:ascii="Arial" w:hAnsi="Arial"/>
                <w:szCs w:val="20"/>
              </w:rPr>
            </w:pPr>
            <w:r w:rsidRPr="00982E91">
              <w:rPr>
                <w:rFonts w:ascii="Arial" w:hAnsi="Arial"/>
                <w:szCs w:val="20"/>
              </w:rPr>
              <w:t>2</w:t>
            </w:r>
          </w:p>
        </w:tc>
        <w:tc>
          <w:tcPr>
            <w:tcW w:w="1843" w:type="dxa"/>
            <w:shd w:val="clear" w:color="auto" w:fill="auto"/>
          </w:tcPr>
          <w:p w14:paraId="34335932" w14:textId="77777777" w:rsidR="00982E91" w:rsidRPr="00982E91" w:rsidRDefault="001B7BF2" w:rsidP="00982E91">
            <w:pPr>
              <w:keepNext/>
              <w:keepLines/>
              <w:jc w:val="center"/>
              <w:rPr>
                <w:rFonts w:ascii="Arial" w:hAnsi="Arial"/>
                <w:szCs w:val="20"/>
              </w:rPr>
            </w:pPr>
            <w:r>
              <w:rPr>
                <w:rFonts w:ascii="Arial" w:hAnsi="Arial"/>
                <w:position w:val="-10"/>
                <w:szCs w:val="20"/>
              </w:rPr>
              <w:pict w14:anchorId="5CF2C923">
                <v:shape id="_x0000_i1273" type="#_x0000_t75" style="width:40pt;height:16pt">
                  <v:imagedata r:id="rId1013" o:title=""/>
                </v:shape>
              </w:pict>
            </w:r>
          </w:p>
        </w:tc>
        <w:tc>
          <w:tcPr>
            <w:tcW w:w="1842" w:type="dxa"/>
            <w:shd w:val="clear" w:color="auto" w:fill="auto"/>
          </w:tcPr>
          <w:p w14:paraId="30F1AFA0" w14:textId="77777777" w:rsidR="00982E91" w:rsidRPr="00982E91" w:rsidRDefault="001B7BF2" w:rsidP="00982E91">
            <w:pPr>
              <w:keepNext/>
              <w:keepLines/>
              <w:jc w:val="center"/>
              <w:rPr>
                <w:rFonts w:ascii="Arial" w:hAnsi="Arial"/>
                <w:szCs w:val="20"/>
              </w:rPr>
            </w:pPr>
            <w:r>
              <w:rPr>
                <w:rFonts w:ascii="Arial" w:hAnsi="Arial"/>
                <w:position w:val="-10"/>
                <w:szCs w:val="20"/>
              </w:rPr>
              <w:pict w14:anchorId="2C99C634">
                <v:shape id="_x0000_i1274" type="#_x0000_t75" style="width:40pt;height:16pt">
                  <v:imagedata r:id="rId1014" o:title=""/>
                </v:shape>
              </w:pict>
            </w:r>
          </w:p>
        </w:tc>
      </w:tr>
      <w:tr w:rsidR="00982E91" w:rsidRPr="00982E91" w14:paraId="65CF00A7" w14:textId="77777777" w:rsidTr="003D5FBA">
        <w:trPr>
          <w:jc w:val="center"/>
        </w:trPr>
        <w:tc>
          <w:tcPr>
            <w:tcW w:w="846" w:type="dxa"/>
            <w:shd w:val="clear" w:color="auto" w:fill="auto"/>
          </w:tcPr>
          <w:p w14:paraId="5CAE99D5" w14:textId="77777777" w:rsidR="00982E91" w:rsidRPr="00982E91" w:rsidRDefault="00982E91" w:rsidP="00982E91">
            <w:pPr>
              <w:keepNext/>
              <w:keepLines/>
              <w:jc w:val="center"/>
              <w:rPr>
                <w:rFonts w:ascii="Arial" w:hAnsi="Arial"/>
                <w:szCs w:val="20"/>
              </w:rPr>
            </w:pPr>
            <w:r w:rsidRPr="00982E91">
              <w:rPr>
                <w:rFonts w:ascii="Arial" w:hAnsi="Arial"/>
                <w:szCs w:val="20"/>
              </w:rPr>
              <w:t>3</w:t>
            </w:r>
          </w:p>
        </w:tc>
        <w:tc>
          <w:tcPr>
            <w:tcW w:w="1843" w:type="dxa"/>
            <w:shd w:val="clear" w:color="auto" w:fill="auto"/>
          </w:tcPr>
          <w:p w14:paraId="31505BB8" w14:textId="77777777" w:rsidR="00982E91" w:rsidRPr="00982E91" w:rsidRDefault="001B7BF2" w:rsidP="00982E91">
            <w:pPr>
              <w:keepNext/>
              <w:keepLines/>
              <w:jc w:val="center"/>
              <w:rPr>
                <w:rFonts w:ascii="Arial" w:hAnsi="Arial"/>
                <w:szCs w:val="20"/>
              </w:rPr>
            </w:pPr>
            <w:r>
              <w:rPr>
                <w:rFonts w:ascii="Arial" w:hAnsi="Arial"/>
                <w:position w:val="-10"/>
                <w:szCs w:val="20"/>
              </w:rPr>
              <w:pict w14:anchorId="3E27413B">
                <v:shape id="_x0000_i1275" type="#_x0000_t75" style="width:40pt;height:16pt">
                  <v:imagedata r:id="rId1014" o:title=""/>
                </v:shape>
              </w:pict>
            </w:r>
          </w:p>
        </w:tc>
        <w:tc>
          <w:tcPr>
            <w:tcW w:w="1842" w:type="dxa"/>
            <w:shd w:val="clear" w:color="auto" w:fill="auto"/>
          </w:tcPr>
          <w:p w14:paraId="72DB656D" w14:textId="77777777" w:rsidR="00982E91" w:rsidRPr="00982E91" w:rsidRDefault="001B7BF2" w:rsidP="00982E91">
            <w:pPr>
              <w:keepNext/>
              <w:keepLines/>
              <w:jc w:val="center"/>
              <w:rPr>
                <w:rFonts w:ascii="Arial" w:hAnsi="Arial"/>
                <w:szCs w:val="20"/>
              </w:rPr>
            </w:pPr>
            <w:r>
              <w:rPr>
                <w:rFonts w:ascii="Arial" w:hAnsi="Arial"/>
                <w:position w:val="-10"/>
                <w:szCs w:val="20"/>
              </w:rPr>
              <w:pict w14:anchorId="16580BDE">
                <v:shape id="_x0000_i1276" type="#_x0000_t75" style="width:40pt;height:16pt">
                  <v:imagedata r:id="rId1014" o:title=""/>
                </v:shape>
              </w:pict>
            </w:r>
          </w:p>
        </w:tc>
      </w:tr>
    </w:tbl>
    <w:p w14:paraId="515902D3" w14:textId="77777777" w:rsidR="00982E91" w:rsidRPr="00982E91" w:rsidRDefault="00982E91" w:rsidP="00982E91">
      <w:pPr>
        <w:rPr>
          <w:rFonts w:eastAsia="DengXian"/>
          <w:szCs w:val="20"/>
        </w:rPr>
      </w:pPr>
    </w:p>
    <w:p w14:paraId="5ECE31AA" w14:textId="77777777" w:rsidR="00982E91" w:rsidRPr="00982E91" w:rsidRDefault="00982E91" w:rsidP="00982E91">
      <w:pPr>
        <w:keepNext/>
        <w:keepLines/>
        <w:jc w:val="center"/>
        <w:rPr>
          <w:rFonts w:ascii="Arial" w:eastAsia="DengXian" w:hAnsi="Arial"/>
          <w:b/>
          <w:szCs w:val="20"/>
        </w:rPr>
      </w:pPr>
      <w:r w:rsidRPr="00982E91">
        <w:rPr>
          <w:rFonts w:ascii="Arial" w:eastAsia="DengXian" w:hAnsi="Arial"/>
          <w:b/>
          <w:szCs w:val="20"/>
        </w:rPr>
        <w:t xml:space="preserve">Table 7.4.1.5.3-5: The sequences </w:t>
      </w:r>
      <w:r w:rsidR="001B7BF2">
        <w:rPr>
          <w:rFonts w:ascii="Arial" w:eastAsia="DengXian" w:hAnsi="Arial"/>
          <w:b/>
          <w:position w:val="-10"/>
          <w:szCs w:val="20"/>
        </w:rPr>
        <w:pict w14:anchorId="6BAD8C7F">
          <v:shape id="_x0000_i1277" type="#_x0000_t75" style="width:29.6pt;height:16pt">
            <v:imagedata r:id="rId1006" o:title=""/>
          </v:shape>
        </w:pict>
      </w:r>
      <w:r w:rsidRPr="00982E91">
        <w:rPr>
          <w:rFonts w:ascii="Arial" w:eastAsia="DengXian" w:hAnsi="Arial"/>
          <w:b/>
          <w:szCs w:val="20"/>
        </w:rPr>
        <w:t xml:space="preserve"> and </w:t>
      </w:r>
      <w:r w:rsidR="001B7BF2">
        <w:rPr>
          <w:rFonts w:ascii="Arial" w:eastAsia="DengXian" w:hAnsi="Arial"/>
          <w:b/>
          <w:position w:val="-10"/>
          <w:szCs w:val="20"/>
        </w:rPr>
        <w:pict w14:anchorId="00C606F7">
          <v:shape id="_x0000_i1278" type="#_x0000_t75" style="width:26.4pt;height:16pt">
            <v:imagedata r:id="rId1007" o:title=""/>
          </v:shape>
        </w:pict>
      </w:r>
      <w:r w:rsidRPr="00982E91">
        <w:rPr>
          <w:rFonts w:ascii="Arial" w:eastAsia="DengXian" w:hAnsi="Arial"/>
          <w:b/>
          <w:szCs w:val="20"/>
        </w:rPr>
        <w:t xml:space="preserve"> for </w:t>
      </w:r>
      <w:r w:rsidRPr="00982E91">
        <w:rPr>
          <w:rFonts w:ascii="Arial" w:eastAsia="DengXian" w:hAnsi="Arial"/>
          <w:b/>
          <w:i/>
          <w:szCs w:val="20"/>
        </w:rPr>
        <w:t>cdm-Type</w:t>
      </w:r>
      <w:r w:rsidRPr="00982E91">
        <w:rPr>
          <w:rFonts w:ascii="Arial" w:eastAsia="DengXian" w:hAnsi="Arial"/>
          <w:b/>
          <w:szCs w:val="20"/>
        </w:rPr>
        <w:t xml:space="preserve"> equal to 'CDM8'.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795"/>
        <w:gridCol w:w="3365"/>
      </w:tblGrid>
      <w:tr w:rsidR="00982E91" w:rsidRPr="00982E91" w14:paraId="12D2F882" w14:textId="77777777" w:rsidTr="00CE7112">
        <w:trPr>
          <w:jc w:val="center"/>
        </w:trPr>
        <w:tc>
          <w:tcPr>
            <w:tcW w:w="846" w:type="dxa"/>
            <w:shd w:val="clear" w:color="auto" w:fill="auto"/>
          </w:tcPr>
          <w:p w14:paraId="27543EDF" w14:textId="77777777" w:rsidR="00982E91" w:rsidRPr="00982E91" w:rsidRDefault="00982E91" w:rsidP="00982E91">
            <w:pPr>
              <w:keepNext/>
              <w:keepLines/>
              <w:jc w:val="center"/>
              <w:rPr>
                <w:rFonts w:ascii="Arial" w:hAnsi="Arial"/>
                <w:b/>
                <w:szCs w:val="20"/>
              </w:rPr>
            </w:pPr>
            <w:r w:rsidRPr="00982E91">
              <w:rPr>
                <w:rFonts w:ascii="Arial" w:hAnsi="Arial"/>
                <w:b/>
                <w:szCs w:val="20"/>
              </w:rPr>
              <w:t>Index</w:t>
            </w:r>
          </w:p>
        </w:tc>
        <w:tc>
          <w:tcPr>
            <w:tcW w:w="1795" w:type="dxa"/>
            <w:shd w:val="clear" w:color="auto" w:fill="auto"/>
          </w:tcPr>
          <w:p w14:paraId="65FCAB01" w14:textId="20E44CB6" w:rsidR="00982E91" w:rsidRPr="00982E91" w:rsidRDefault="00982E91" w:rsidP="00982E91">
            <w:pPr>
              <w:keepNext/>
              <w:keepLines/>
              <w:jc w:val="center"/>
              <w:rPr>
                <w:rFonts w:ascii="Arial" w:hAnsi="Arial"/>
                <w:b/>
                <w:szCs w:val="20"/>
              </w:rPr>
            </w:pPr>
            <w:r w:rsidRPr="00982E91">
              <w:rPr>
                <w:rFonts w:ascii="Arial" w:hAnsi="Arial"/>
                <w:b/>
                <w:szCs w:val="20"/>
              </w:rPr>
              <w:fldChar w:fldCharType="begin"/>
            </w:r>
            <w:r w:rsidRPr="00982E91">
              <w:rPr>
                <w:rFonts w:ascii="Arial" w:hAnsi="Arial"/>
                <w:b/>
                <w:szCs w:val="20"/>
              </w:rPr>
              <w:instrText xml:space="preserve"> QUOTE </w:instrText>
            </w:r>
            <m:oMath>
              <m:d>
                <m:dPr>
                  <m:begChr m:val="["/>
                  <m:endChr m:val="]"/>
                  <m:ctrlPr>
                    <w:ins w:id="550" w:author="huawei" w:date="2018-08-19T20:45:00Z">
                      <w:rPr>
                        <w:rFonts w:ascii="Cambria Math" w:hAnsi="Cambria Math"/>
                        <w:i/>
                        <w:sz w:val="18"/>
                        <w:szCs w:val="18"/>
                      </w:rPr>
                    </w:ins>
                  </m:ctrlPr>
                </m:dPr>
                <m:e>
                  <m:m>
                    <m:mPr>
                      <m:mcs>
                        <m:mc>
                          <m:mcPr>
                            <m:count m:val="2"/>
                            <m:mcJc m:val="center"/>
                          </m:mcPr>
                        </m:mc>
                      </m:mcs>
                      <m:ctrlPr>
                        <w:ins w:id="551" w:author="huawei" w:date="2018-08-19T20:45:00Z">
                          <w:rPr>
                            <w:rFonts w:ascii="Cambria Math" w:hAnsi="Cambria Math"/>
                            <w:i/>
                            <w:sz w:val="18"/>
                            <w:szCs w:val="18"/>
                          </w:rPr>
                        </w:ins>
                      </m:ctrlPr>
                    </m:mPr>
                    <m:mr>
                      <m:e>
                        <m:sSub>
                          <m:sSubPr>
                            <m:ctrlPr>
                              <w:ins w:id="552" w:author="huawei" w:date="2018-08-19T20:45:00Z">
                                <w:rPr>
                                  <w:rFonts w:ascii="Cambria Math" w:hAnsi="Cambria Math"/>
                                  <w:i/>
                                  <w:sz w:val="18"/>
                                  <w:szCs w:val="18"/>
                                </w:rPr>
                              </w:ins>
                            </m:ctrlPr>
                          </m:sSubPr>
                          <m:e>
                            <m:r>
                              <w:ins w:id="553" w:author="huawei" w:date="2018-08-19T20:45:00Z">
                                <m:rPr>
                                  <m:sty m:val="p"/>
                                </m:rPr>
                                <w:rPr>
                                  <w:rFonts w:ascii="Cambria Math" w:hAnsi="Cambria Math"/>
                                  <w:sz w:val="18"/>
                                  <w:szCs w:val="18"/>
                                </w:rPr>
                                <m:t>w</m:t>
                              </w:ins>
                            </m:r>
                          </m:e>
                          <m:sub>
                            <m:r>
                              <w:ins w:id="554" w:author="huawei" w:date="2018-08-19T20:45:00Z">
                                <m:rPr>
                                  <m:sty m:val="p"/>
                                </m:rPr>
                                <w:rPr>
                                  <w:rFonts w:ascii="Cambria Math" w:hAnsi="Cambria Math"/>
                                  <w:sz w:val="18"/>
                                  <w:szCs w:val="18"/>
                                </w:rPr>
                                <m:t>f</m:t>
                              </w:ins>
                            </m:r>
                          </m:sub>
                        </m:sSub>
                        <m:d>
                          <m:dPr>
                            <m:ctrlPr>
                              <w:ins w:id="555" w:author="huawei" w:date="2018-08-19T20:45:00Z">
                                <w:rPr>
                                  <w:rFonts w:ascii="Cambria Math" w:hAnsi="Cambria Math"/>
                                  <w:i/>
                                  <w:sz w:val="18"/>
                                  <w:szCs w:val="18"/>
                                </w:rPr>
                              </w:ins>
                            </m:ctrlPr>
                          </m:dPr>
                          <m:e>
                            <m:r>
                              <w:ins w:id="556" w:author="huawei" w:date="2018-08-19T20:45:00Z">
                                <m:rPr>
                                  <m:sty m:val="p"/>
                                </m:rPr>
                                <w:rPr>
                                  <w:rFonts w:ascii="Cambria Math" w:hAnsi="Cambria Math"/>
                                  <w:sz w:val="18"/>
                                  <w:szCs w:val="18"/>
                                </w:rPr>
                                <m:t>0</m:t>
                              </w:ins>
                            </m:r>
                          </m:e>
                        </m:d>
                      </m:e>
                      <m:e>
                        <m:sSub>
                          <m:sSubPr>
                            <m:ctrlPr>
                              <w:ins w:id="557" w:author="huawei" w:date="2018-08-19T20:45:00Z">
                                <w:rPr>
                                  <w:rFonts w:ascii="Cambria Math" w:hAnsi="Cambria Math"/>
                                  <w:i/>
                                  <w:sz w:val="18"/>
                                  <w:szCs w:val="18"/>
                                </w:rPr>
                              </w:ins>
                            </m:ctrlPr>
                          </m:sSubPr>
                          <m:e>
                            <m:r>
                              <w:ins w:id="558" w:author="huawei" w:date="2018-08-19T20:45:00Z">
                                <m:rPr>
                                  <m:sty m:val="p"/>
                                </m:rPr>
                                <w:rPr>
                                  <w:rFonts w:ascii="Cambria Math" w:hAnsi="Cambria Math"/>
                                  <w:sz w:val="18"/>
                                  <w:szCs w:val="18"/>
                                </w:rPr>
                                <m:t>w</m:t>
                              </w:ins>
                            </m:r>
                          </m:e>
                          <m:sub>
                            <m:r>
                              <w:ins w:id="559" w:author="huawei" w:date="2018-08-19T20:45:00Z">
                                <m:rPr>
                                  <m:sty m:val="p"/>
                                </m:rPr>
                                <w:rPr>
                                  <w:rFonts w:ascii="Cambria Math" w:hAnsi="Cambria Math"/>
                                  <w:sz w:val="18"/>
                                  <w:szCs w:val="18"/>
                                </w:rPr>
                                <m:t>f</m:t>
                              </w:ins>
                            </m:r>
                          </m:sub>
                        </m:sSub>
                        <m:d>
                          <m:dPr>
                            <m:ctrlPr>
                              <w:ins w:id="560" w:author="huawei" w:date="2018-08-19T20:45:00Z">
                                <w:rPr>
                                  <w:rFonts w:ascii="Cambria Math" w:hAnsi="Cambria Math"/>
                                  <w:i/>
                                  <w:sz w:val="18"/>
                                  <w:szCs w:val="18"/>
                                </w:rPr>
                              </w:ins>
                            </m:ctrlPr>
                          </m:dPr>
                          <m:e>
                            <m:r>
                              <w:ins w:id="561" w:author="huawei" w:date="2018-08-19T20:45:00Z">
                                <m:rPr>
                                  <m:sty m:val="p"/>
                                </m:rPr>
                                <w:rPr>
                                  <w:rFonts w:ascii="Cambria Math" w:hAnsi="Cambria Math"/>
                                  <w:sz w:val="18"/>
                                  <w:szCs w:val="18"/>
                                </w:rPr>
                                <m:t>1</m:t>
                              </w:ins>
                            </m:r>
                          </m:e>
                        </m:d>
                      </m:e>
                    </m:mr>
                  </m:m>
                </m:e>
              </m:d>
            </m:oMath>
            <w:r w:rsidRPr="00982E91">
              <w:rPr>
                <w:rFonts w:ascii="Arial" w:hAnsi="Arial"/>
                <w:b/>
                <w:szCs w:val="20"/>
              </w:rPr>
              <w:instrText xml:space="preserve"> </w:instrText>
            </w:r>
            <w:r w:rsidRPr="00982E91">
              <w:rPr>
                <w:rFonts w:ascii="Arial" w:hAnsi="Arial"/>
                <w:b/>
                <w:szCs w:val="20"/>
              </w:rPr>
              <w:fldChar w:fldCharType="separate"/>
            </w:r>
            <w:r w:rsidR="001B7BF2">
              <w:rPr>
                <w:rFonts w:ascii="Arial" w:hAnsi="Arial"/>
                <w:b/>
                <w:position w:val="-16"/>
                <w:szCs w:val="20"/>
              </w:rPr>
              <w:pict w14:anchorId="3736FA75">
                <v:shape id="_x0000_i1279" type="#_x0000_t75" style="width:78.4pt;height:21.6pt">
                  <v:imagedata r:id="rId1012" o:title=""/>
                </v:shape>
              </w:pict>
            </w:r>
            <w:r w:rsidRPr="00982E91">
              <w:rPr>
                <w:rFonts w:ascii="Arial" w:hAnsi="Arial"/>
                <w:b/>
                <w:szCs w:val="20"/>
              </w:rPr>
              <w:fldChar w:fldCharType="end"/>
            </w:r>
            <w:r w:rsidR="001B7BF2">
              <w:rPr>
                <w:rFonts w:ascii="Arial" w:hAnsi="Arial"/>
                <w:b/>
                <w:dstrike/>
                <w:position w:val="-14"/>
                <w:szCs w:val="20"/>
              </w:rPr>
              <w:pict w14:anchorId="65167C99">
                <v:shape id="_x0000_i1280" type="#_x0000_t75" style="width:40pt;height:18.4pt">
                  <v:imagedata r:id="rId1009" o:title=""/>
                </v:shape>
              </w:pict>
            </w:r>
          </w:p>
        </w:tc>
        <w:tc>
          <w:tcPr>
            <w:tcW w:w="3365" w:type="dxa"/>
            <w:shd w:val="clear" w:color="auto" w:fill="auto"/>
          </w:tcPr>
          <w:p w14:paraId="293935D5" w14:textId="218DEE04" w:rsidR="00982E91" w:rsidRPr="00982E91" w:rsidRDefault="001B7BF2" w:rsidP="00982E91">
            <w:pPr>
              <w:keepNext/>
              <w:keepLines/>
              <w:jc w:val="center"/>
              <w:rPr>
                <w:rFonts w:ascii="Arial" w:hAnsi="Arial"/>
                <w:b/>
                <w:szCs w:val="20"/>
              </w:rPr>
            </w:pPr>
            <w:r>
              <w:rPr>
                <w:rFonts w:ascii="Arial" w:hAnsi="Arial"/>
                <w:b/>
                <w:position w:val="-14"/>
                <w:szCs w:val="20"/>
              </w:rPr>
              <w:pict w14:anchorId="016F51AD">
                <v:shape id="_x0000_i1281" type="#_x0000_t75" style="width:2in;height:20.8pt">
                  <v:imagedata r:id="rId1016" o:title=""/>
                </v:shape>
              </w:pict>
            </w:r>
            <w:r w:rsidR="00982E91" w:rsidRPr="00982E91">
              <w:rPr>
                <w:rFonts w:ascii="Arial" w:hAnsi="Arial"/>
                <w:b/>
                <w:szCs w:val="20"/>
              </w:rPr>
              <w:fldChar w:fldCharType="begin"/>
            </w:r>
            <w:r w:rsidR="00982E91" w:rsidRPr="00982E91">
              <w:rPr>
                <w:rFonts w:ascii="Arial" w:hAnsi="Arial"/>
                <w:b/>
                <w:szCs w:val="20"/>
              </w:rPr>
              <w:instrText xml:space="preserve"> QUOTE </w:instrText>
            </w:r>
            <m:oMath>
              <m:d>
                <m:dPr>
                  <m:begChr m:val="["/>
                  <m:endChr m:val="]"/>
                  <m:ctrlPr>
                    <w:ins w:id="562" w:author="huawei" w:date="2018-08-19T20:45:00Z">
                      <w:rPr>
                        <w:rFonts w:ascii="Cambria Math" w:hAnsi="Cambria Math"/>
                        <w:i/>
                        <w:sz w:val="18"/>
                        <w:szCs w:val="18"/>
                      </w:rPr>
                    </w:ins>
                  </m:ctrlPr>
                </m:dPr>
                <m:e>
                  <m:m>
                    <m:mPr>
                      <m:mcs>
                        <m:mc>
                          <m:mcPr>
                            <m:count m:val="2"/>
                            <m:mcJc m:val="center"/>
                          </m:mcPr>
                        </m:mc>
                      </m:mcs>
                      <m:ctrlPr>
                        <w:ins w:id="563" w:author="huawei" w:date="2018-08-19T20:45:00Z">
                          <w:rPr>
                            <w:rFonts w:ascii="Cambria Math" w:hAnsi="Cambria Math"/>
                            <w:i/>
                            <w:sz w:val="18"/>
                            <w:szCs w:val="18"/>
                          </w:rPr>
                        </w:ins>
                      </m:ctrlPr>
                    </m:mPr>
                    <m:mr>
                      <m:e>
                        <m:m>
                          <m:mPr>
                            <m:mcs>
                              <m:mc>
                                <m:mcPr>
                                  <m:count m:val="2"/>
                                  <m:mcJc m:val="center"/>
                                </m:mcPr>
                              </m:mc>
                            </m:mcs>
                            <m:ctrlPr>
                              <w:ins w:id="564" w:author="huawei" w:date="2018-08-19T20:45:00Z">
                                <w:rPr>
                                  <w:rFonts w:ascii="Cambria Math" w:hAnsi="Cambria Math"/>
                                  <w:i/>
                                  <w:sz w:val="18"/>
                                  <w:szCs w:val="18"/>
                                </w:rPr>
                              </w:ins>
                            </m:ctrlPr>
                          </m:mPr>
                          <m:mr>
                            <m:e>
                              <m:sSub>
                                <m:sSubPr>
                                  <m:ctrlPr>
                                    <w:ins w:id="565" w:author="huawei" w:date="2018-08-19T20:45:00Z">
                                      <w:rPr>
                                        <w:rFonts w:ascii="Cambria Math" w:hAnsi="Cambria Math"/>
                                        <w:i/>
                                        <w:sz w:val="18"/>
                                        <w:szCs w:val="18"/>
                                      </w:rPr>
                                    </w:ins>
                                  </m:ctrlPr>
                                </m:sSubPr>
                                <m:e>
                                  <m:r>
                                    <w:ins w:id="566" w:author="huawei" w:date="2018-08-19T20:45:00Z">
                                      <m:rPr>
                                        <m:sty m:val="p"/>
                                      </m:rPr>
                                      <w:rPr>
                                        <w:rFonts w:ascii="Cambria Math" w:hAnsi="Cambria Math"/>
                                        <w:sz w:val="18"/>
                                        <w:szCs w:val="18"/>
                                      </w:rPr>
                                      <m:t>w</m:t>
                                    </w:ins>
                                  </m:r>
                                </m:e>
                                <m:sub>
                                  <m:r>
                                    <w:ins w:id="567" w:author="huawei" w:date="2018-08-19T20:45:00Z">
                                      <m:rPr>
                                        <m:sty m:val="p"/>
                                      </m:rPr>
                                      <w:rPr>
                                        <w:rFonts w:ascii="Cambria Math" w:hAnsi="Cambria Math"/>
                                        <w:sz w:val="18"/>
                                        <w:szCs w:val="18"/>
                                      </w:rPr>
                                      <m:t>t</m:t>
                                    </w:ins>
                                  </m:r>
                                </m:sub>
                              </m:sSub>
                              <m:d>
                                <m:dPr>
                                  <m:ctrlPr>
                                    <w:ins w:id="568" w:author="huawei" w:date="2018-08-19T20:45:00Z">
                                      <w:rPr>
                                        <w:rFonts w:ascii="Cambria Math" w:hAnsi="Cambria Math"/>
                                        <w:i/>
                                        <w:sz w:val="18"/>
                                        <w:szCs w:val="18"/>
                                      </w:rPr>
                                    </w:ins>
                                  </m:ctrlPr>
                                </m:dPr>
                                <m:e>
                                  <m:r>
                                    <w:ins w:id="569" w:author="huawei" w:date="2018-08-19T20:45:00Z">
                                      <m:rPr>
                                        <m:sty m:val="p"/>
                                      </m:rPr>
                                      <w:rPr>
                                        <w:rFonts w:ascii="Cambria Math" w:hAnsi="Cambria Math"/>
                                        <w:sz w:val="18"/>
                                        <w:szCs w:val="18"/>
                                      </w:rPr>
                                      <m:t>0</m:t>
                                    </w:ins>
                                  </m:r>
                                </m:e>
                              </m:d>
                            </m:e>
                            <m:e>
                              <m:sSub>
                                <m:sSubPr>
                                  <m:ctrlPr>
                                    <w:ins w:id="570" w:author="huawei" w:date="2018-08-19T20:45:00Z">
                                      <w:rPr>
                                        <w:rFonts w:ascii="Cambria Math" w:hAnsi="Cambria Math"/>
                                        <w:i/>
                                        <w:sz w:val="18"/>
                                        <w:szCs w:val="18"/>
                                      </w:rPr>
                                    </w:ins>
                                  </m:ctrlPr>
                                </m:sSubPr>
                                <m:e>
                                  <m:r>
                                    <w:ins w:id="571" w:author="huawei" w:date="2018-08-19T20:45:00Z">
                                      <m:rPr>
                                        <m:sty m:val="p"/>
                                      </m:rPr>
                                      <w:rPr>
                                        <w:rFonts w:ascii="Cambria Math" w:hAnsi="Cambria Math"/>
                                        <w:sz w:val="18"/>
                                        <w:szCs w:val="18"/>
                                      </w:rPr>
                                      <m:t>w</m:t>
                                    </w:ins>
                                  </m:r>
                                </m:e>
                                <m:sub>
                                  <m:r>
                                    <w:ins w:id="572" w:author="huawei" w:date="2018-08-19T20:45:00Z">
                                      <m:rPr>
                                        <m:sty m:val="p"/>
                                      </m:rPr>
                                      <w:rPr>
                                        <w:rFonts w:ascii="Cambria Math" w:hAnsi="Cambria Math"/>
                                        <w:sz w:val="18"/>
                                        <w:szCs w:val="18"/>
                                      </w:rPr>
                                      <m:t>t</m:t>
                                    </w:ins>
                                  </m:r>
                                </m:sub>
                              </m:sSub>
                              <m:d>
                                <m:dPr>
                                  <m:ctrlPr>
                                    <w:ins w:id="573" w:author="huawei" w:date="2018-08-19T20:45:00Z">
                                      <w:rPr>
                                        <w:rFonts w:ascii="Cambria Math" w:hAnsi="Cambria Math"/>
                                        <w:i/>
                                        <w:sz w:val="18"/>
                                        <w:szCs w:val="18"/>
                                      </w:rPr>
                                    </w:ins>
                                  </m:ctrlPr>
                                </m:dPr>
                                <m:e>
                                  <m:r>
                                    <w:ins w:id="574" w:author="huawei" w:date="2018-08-19T20:45:00Z">
                                      <m:rPr>
                                        <m:sty m:val="p"/>
                                      </m:rPr>
                                      <w:rPr>
                                        <w:rFonts w:ascii="Cambria Math" w:hAnsi="Cambria Math"/>
                                        <w:sz w:val="18"/>
                                        <w:szCs w:val="18"/>
                                      </w:rPr>
                                      <m:t>1</m:t>
                                    </w:ins>
                                  </m:r>
                                </m:e>
                              </m:d>
                            </m:e>
                          </m:mr>
                        </m:m>
                      </m:e>
                      <m:e>
                        <m:m>
                          <m:mPr>
                            <m:mcs>
                              <m:mc>
                                <m:mcPr>
                                  <m:count m:val="2"/>
                                  <m:mcJc m:val="center"/>
                                </m:mcPr>
                              </m:mc>
                            </m:mcs>
                            <m:ctrlPr>
                              <w:ins w:id="575" w:author="huawei" w:date="2018-08-19T20:45:00Z">
                                <w:rPr>
                                  <w:rFonts w:ascii="Cambria Math" w:hAnsi="Cambria Math"/>
                                  <w:i/>
                                  <w:sz w:val="18"/>
                                  <w:szCs w:val="18"/>
                                </w:rPr>
                              </w:ins>
                            </m:ctrlPr>
                          </m:mPr>
                          <m:mr>
                            <m:e>
                              <m:sSub>
                                <m:sSubPr>
                                  <m:ctrlPr>
                                    <w:ins w:id="576" w:author="huawei" w:date="2018-08-19T20:45:00Z">
                                      <w:rPr>
                                        <w:rFonts w:ascii="Cambria Math" w:hAnsi="Cambria Math"/>
                                        <w:i/>
                                        <w:sz w:val="18"/>
                                        <w:szCs w:val="18"/>
                                      </w:rPr>
                                    </w:ins>
                                  </m:ctrlPr>
                                </m:sSubPr>
                                <m:e>
                                  <m:r>
                                    <w:ins w:id="577" w:author="huawei" w:date="2018-08-19T20:45:00Z">
                                      <m:rPr>
                                        <m:sty m:val="p"/>
                                      </m:rPr>
                                      <w:rPr>
                                        <w:rFonts w:ascii="Cambria Math" w:hAnsi="Cambria Math"/>
                                        <w:sz w:val="18"/>
                                        <w:szCs w:val="18"/>
                                      </w:rPr>
                                      <m:t>w</m:t>
                                    </w:ins>
                                  </m:r>
                                </m:e>
                                <m:sub>
                                  <m:r>
                                    <w:ins w:id="578" w:author="huawei" w:date="2018-08-19T20:45:00Z">
                                      <m:rPr>
                                        <m:sty m:val="p"/>
                                      </m:rPr>
                                      <w:rPr>
                                        <w:rFonts w:ascii="Cambria Math" w:hAnsi="Cambria Math"/>
                                        <w:sz w:val="18"/>
                                        <w:szCs w:val="18"/>
                                      </w:rPr>
                                      <m:t>t</m:t>
                                    </w:ins>
                                  </m:r>
                                </m:sub>
                              </m:sSub>
                              <m:d>
                                <m:dPr>
                                  <m:ctrlPr>
                                    <w:ins w:id="579" w:author="huawei" w:date="2018-08-19T20:45:00Z">
                                      <w:rPr>
                                        <w:rFonts w:ascii="Cambria Math" w:hAnsi="Cambria Math"/>
                                        <w:i/>
                                        <w:sz w:val="18"/>
                                        <w:szCs w:val="18"/>
                                      </w:rPr>
                                    </w:ins>
                                  </m:ctrlPr>
                                </m:dPr>
                                <m:e>
                                  <m:r>
                                    <w:ins w:id="580" w:author="huawei" w:date="2018-08-19T20:45:00Z">
                                      <m:rPr>
                                        <m:sty m:val="p"/>
                                      </m:rPr>
                                      <w:rPr>
                                        <w:rFonts w:ascii="Cambria Math" w:hAnsi="Cambria Math"/>
                                        <w:sz w:val="18"/>
                                        <w:szCs w:val="18"/>
                                      </w:rPr>
                                      <m:t>2</m:t>
                                    </w:ins>
                                  </m:r>
                                </m:e>
                              </m:d>
                            </m:e>
                            <m:e>
                              <m:sSub>
                                <m:sSubPr>
                                  <m:ctrlPr>
                                    <w:ins w:id="581" w:author="huawei" w:date="2018-08-19T20:45:00Z">
                                      <w:rPr>
                                        <w:rFonts w:ascii="Cambria Math" w:hAnsi="Cambria Math"/>
                                        <w:i/>
                                        <w:sz w:val="18"/>
                                        <w:szCs w:val="18"/>
                                      </w:rPr>
                                    </w:ins>
                                  </m:ctrlPr>
                                </m:sSubPr>
                                <m:e>
                                  <m:r>
                                    <w:ins w:id="582" w:author="huawei" w:date="2018-08-19T20:45:00Z">
                                      <m:rPr>
                                        <m:sty m:val="p"/>
                                      </m:rPr>
                                      <w:rPr>
                                        <w:rFonts w:ascii="Cambria Math" w:hAnsi="Cambria Math"/>
                                        <w:sz w:val="18"/>
                                        <w:szCs w:val="18"/>
                                      </w:rPr>
                                      <m:t>w</m:t>
                                    </w:ins>
                                  </m:r>
                                </m:e>
                                <m:sub>
                                  <m:r>
                                    <w:ins w:id="583" w:author="huawei" w:date="2018-08-19T20:45:00Z">
                                      <m:rPr>
                                        <m:sty m:val="p"/>
                                      </m:rPr>
                                      <w:rPr>
                                        <w:rFonts w:ascii="Cambria Math" w:hAnsi="Cambria Math"/>
                                        <w:sz w:val="18"/>
                                        <w:szCs w:val="18"/>
                                      </w:rPr>
                                      <m:t>t</m:t>
                                    </w:ins>
                                  </m:r>
                                </m:sub>
                              </m:sSub>
                              <m:d>
                                <m:dPr>
                                  <m:ctrlPr>
                                    <w:ins w:id="584" w:author="huawei" w:date="2018-08-19T20:45:00Z">
                                      <w:rPr>
                                        <w:rFonts w:ascii="Cambria Math" w:hAnsi="Cambria Math"/>
                                        <w:i/>
                                        <w:sz w:val="18"/>
                                        <w:szCs w:val="18"/>
                                      </w:rPr>
                                    </w:ins>
                                  </m:ctrlPr>
                                </m:dPr>
                                <m:e>
                                  <m:r>
                                    <w:ins w:id="585" w:author="huawei" w:date="2018-08-19T20:45:00Z">
                                      <m:rPr>
                                        <m:sty m:val="p"/>
                                      </m:rPr>
                                      <w:rPr>
                                        <w:rFonts w:ascii="Cambria Math" w:hAnsi="Cambria Math"/>
                                        <w:sz w:val="18"/>
                                        <w:szCs w:val="18"/>
                                      </w:rPr>
                                      <m:t>3</m:t>
                                    </w:ins>
                                  </m:r>
                                </m:e>
                              </m:d>
                            </m:e>
                          </m:mr>
                        </m:m>
                      </m:e>
                    </m:mr>
                  </m:m>
                </m:e>
              </m:d>
            </m:oMath>
            <w:r w:rsidR="00982E91" w:rsidRPr="00982E91">
              <w:rPr>
                <w:rFonts w:ascii="Arial" w:hAnsi="Arial"/>
                <w:b/>
                <w:szCs w:val="20"/>
              </w:rPr>
              <w:instrText xml:space="preserve"> </w:instrText>
            </w:r>
            <w:r w:rsidR="00982E91" w:rsidRPr="00982E91">
              <w:rPr>
                <w:rFonts w:ascii="Arial" w:hAnsi="Arial"/>
                <w:b/>
                <w:szCs w:val="20"/>
              </w:rPr>
              <w:fldChar w:fldCharType="end"/>
            </w:r>
            <w:r>
              <w:rPr>
                <w:rFonts w:ascii="Arial" w:hAnsi="Arial"/>
                <w:b/>
                <w:position w:val="-12"/>
                <w:szCs w:val="20"/>
              </w:rPr>
              <w:pict w14:anchorId="50F86F00">
                <v:shape id="_x0000_i1282" type="#_x0000_t75" style="width:33.6pt;height:18.4pt">
                  <v:imagedata r:id="rId1011" o:title=""/>
                </v:shape>
              </w:pict>
            </w:r>
          </w:p>
        </w:tc>
      </w:tr>
      <w:tr w:rsidR="00982E91" w:rsidRPr="00982E91" w14:paraId="4C22F5E4" w14:textId="77777777" w:rsidTr="00CE7112">
        <w:trPr>
          <w:jc w:val="center"/>
        </w:trPr>
        <w:tc>
          <w:tcPr>
            <w:tcW w:w="846" w:type="dxa"/>
            <w:shd w:val="clear" w:color="auto" w:fill="auto"/>
          </w:tcPr>
          <w:p w14:paraId="42945BAF" w14:textId="77777777" w:rsidR="00982E91" w:rsidRPr="00982E91" w:rsidRDefault="00982E91" w:rsidP="00982E91">
            <w:pPr>
              <w:keepNext/>
              <w:keepLines/>
              <w:jc w:val="center"/>
              <w:rPr>
                <w:rFonts w:ascii="Arial" w:hAnsi="Arial"/>
                <w:szCs w:val="20"/>
              </w:rPr>
            </w:pPr>
            <w:r w:rsidRPr="00982E91">
              <w:rPr>
                <w:rFonts w:ascii="Arial" w:hAnsi="Arial"/>
                <w:szCs w:val="20"/>
              </w:rPr>
              <w:t>0</w:t>
            </w:r>
          </w:p>
        </w:tc>
        <w:tc>
          <w:tcPr>
            <w:tcW w:w="1795" w:type="dxa"/>
            <w:shd w:val="clear" w:color="auto" w:fill="auto"/>
          </w:tcPr>
          <w:p w14:paraId="508E14DA" w14:textId="77777777" w:rsidR="00982E91" w:rsidRPr="00982E91" w:rsidRDefault="001B7BF2" w:rsidP="00982E91">
            <w:pPr>
              <w:keepNext/>
              <w:keepLines/>
              <w:jc w:val="center"/>
              <w:rPr>
                <w:rFonts w:ascii="Arial" w:hAnsi="Arial"/>
                <w:szCs w:val="20"/>
              </w:rPr>
            </w:pPr>
            <w:r>
              <w:rPr>
                <w:rFonts w:ascii="Arial" w:hAnsi="Arial"/>
                <w:position w:val="-10"/>
                <w:szCs w:val="20"/>
              </w:rPr>
              <w:pict w14:anchorId="7B5DB12B">
                <v:shape id="_x0000_i1283" type="#_x0000_t75" style="width:40pt;height:16pt">
                  <v:imagedata r:id="rId1013" o:title=""/>
                </v:shape>
              </w:pict>
            </w:r>
          </w:p>
        </w:tc>
        <w:tc>
          <w:tcPr>
            <w:tcW w:w="3365" w:type="dxa"/>
            <w:shd w:val="clear" w:color="auto" w:fill="auto"/>
          </w:tcPr>
          <w:p w14:paraId="75C2C596" w14:textId="77777777" w:rsidR="00982E91" w:rsidRPr="00982E91" w:rsidRDefault="001B7BF2" w:rsidP="00982E91">
            <w:pPr>
              <w:keepNext/>
              <w:keepLines/>
              <w:jc w:val="center"/>
              <w:rPr>
                <w:rFonts w:ascii="Arial" w:hAnsi="Arial"/>
                <w:szCs w:val="20"/>
              </w:rPr>
            </w:pPr>
            <w:r>
              <w:rPr>
                <w:rFonts w:ascii="Arial" w:hAnsi="Arial"/>
                <w:position w:val="-10"/>
                <w:szCs w:val="20"/>
              </w:rPr>
              <w:pict w14:anchorId="2C09029F">
                <v:shape id="_x0000_i1284" type="#_x0000_t75" style="width:78.4pt;height:16pt">
                  <v:imagedata r:id="rId1017" o:title=""/>
                </v:shape>
              </w:pict>
            </w:r>
          </w:p>
        </w:tc>
      </w:tr>
      <w:tr w:rsidR="00982E91" w:rsidRPr="00982E91" w14:paraId="59166861" w14:textId="77777777" w:rsidTr="00CE7112">
        <w:trPr>
          <w:jc w:val="center"/>
        </w:trPr>
        <w:tc>
          <w:tcPr>
            <w:tcW w:w="846" w:type="dxa"/>
            <w:shd w:val="clear" w:color="auto" w:fill="auto"/>
          </w:tcPr>
          <w:p w14:paraId="744002F8" w14:textId="77777777" w:rsidR="00982E91" w:rsidRPr="00982E91" w:rsidRDefault="00982E91" w:rsidP="00982E91">
            <w:pPr>
              <w:keepNext/>
              <w:keepLines/>
              <w:jc w:val="center"/>
              <w:rPr>
                <w:rFonts w:ascii="Arial" w:hAnsi="Arial"/>
                <w:szCs w:val="20"/>
              </w:rPr>
            </w:pPr>
            <w:r w:rsidRPr="00982E91">
              <w:rPr>
                <w:rFonts w:ascii="Arial" w:hAnsi="Arial"/>
                <w:szCs w:val="20"/>
              </w:rPr>
              <w:t>1</w:t>
            </w:r>
          </w:p>
        </w:tc>
        <w:tc>
          <w:tcPr>
            <w:tcW w:w="1795" w:type="dxa"/>
            <w:shd w:val="clear" w:color="auto" w:fill="auto"/>
          </w:tcPr>
          <w:p w14:paraId="56BEC773" w14:textId="77777777" w:rsidR="00982E91" w:rsidRPr="00982E91" w:rsidRDefault="001B7BF2" w:rsidP="00982E91">
            <w:pPr>
              <w:keepNext/>
              <w:keepLines/>
              <w:jc w:val="center"/>
              <w:rPr>
                <w:rFonts w:ascii="Arial" w:hAnsi="Arial"/>
                <w:szCs w:val="20"/>
              </w:rPr>
            </w:pPr>
            <w:r>
              <w:rPr>
                <w:rFonts w:ascii="Arial" w:hAnsi="Arial"/>
                <w:position w:val="-10"/>
                <w:szCs w:val="20"/>
              </w:rPr>
              <w:pict w14:anchorId="548FC955">
                <v:shape id="_x0000_i1285" type="#_x0000_t75" style="width:40pt;height:16pt">
                  <v:imagedata r:id="rId1014" o:title=""/>
                </v:shape>
              </w:pict>
            </w:r>
          </w:p>
        </w:tc>
        <w:tc>
          <w:tcPr>
            <w:tcW w:w="3365" w:type="dxa"/>
            <w:shd w:val="clear" w:color="auto" w:fill="auto"/>
          </w:tcPr>
          <w:p w14:paraId="6FF65B38" w14:textId="77777777" w:rsidR="00982E91" w:rsidRPr="00982E91" w:rsidRDefault="001B7BF2" w:rsidP="00982E91">
            <w:pPr>
              <w:keepNext/>
              <w:keepLines/>
              <w:jc w:val="center"/>
              <w:rPr>
                <w:rFonts w:ascii="Arial" w:hAnsi="Arial"/>
                <w:szCs w:val="20"/>
              </w:rPr>
            </w:pPr>
            <w:r>
              <w:rPr>
                <w:rFonts w:ascii="Arial" w:hAnsi="Arial"/>
                <w:position w:val="-10"/>
                <w:szCs w:val="20"/>
              </w:rPr>
              <w:pict w14:anchorId="0B1D47C4">
                <v:shape id="_x0000_i1286" type="#_x0000_t75" style="width:78.4pt;height:16pt">
                  <v:imagedata r:id="rId1017" o:title=""/>
                </v:shape>
              </w:pict>
            </w:r>
          </w:p>
        </w:tc>
      </w:tr>
      <w:tr w:rsidR="00982E91" w:rsidRPr="00982E91" w14:paraId="66A13E6B" w14:textId="77777777" w:rsidTr="00CE7112">
        <w:trPr>
          <w:jc w:val="center"/>
        </w:trPr>
        <w:tc>
          <w:tcPr>
            <w:tcW w:w="846" w:type="dxa"/>
            <w:shd w:val="clear" w:color="auto" w:fill="auto"/>
          </w:tcPr>
          <w:p w14:paraId="4BAF46F3" w14:textId="77777777" w:rsidR="00982E91" w:rsidRPr="00982E91" w:rsidRDefault="00982E91" w:rsidP="00982E91">
            <w:pPr>
              <w:keepNext/>
              <w:keepLines/>
              <w:jc w:val="center"/>
              <w:rPr>
                <w:rFonts w:ascii="Arial" w:hAnsi="Arial"/>
                <w:szCs w:val="20"/>
              </w:rPr>
            </w:pPr>
            <w:r w:rsidRPr="00982E91">
              <w:rPr>
                <w:rFonts w:ascii="Arial" w:hAnsi="Arial"/>
                <w:szCs w:val="20"/>
              </w:rPr>
              <w:t>2</w:t>
            </w:r>
          </w:p>
        </w:tc>
        <w:tc>
          <w:tcPr>
            <w:tcW w:w="1795" w:type="dxa"/>
            <w:shd w:val="clear" w:color="auto" w:fill="auto"/>
          </w:tcPr>
          <w:p w14:paraId="1E41BFD5" w14:textId="77777777" w:rsidR="00982E91" w:rsidRPr="00982E91" w:rsidRDefault="001B7BF2" w:rsidP="00982E91">
            <w:pPr>
              <w:keepNext/>
              <w:keepLines/>
              <w:jc w:val="center"/>
              <w:rPr>
                <w:rFonts w:ascii="Arial" w:hAnsi="Arial"/>
                <w:szCs w:val="20"/>
              </w:rPr>
            </w:pPr>
            <w:r>
              <w:rPr>
                <w:rFonts w:ascii="Arial" w:hAnsi="Arial"/>
                <w:position w:val="-10"/>
                <w:szCs w:val="20"/>
              </w:rPr>
              <w:pict w14:anchorId="53534BDF">
                <v:shape id="_x0000_i1287" type="#_x0000_t75" style="width:40pt;height:16pt">
                  <v:imagedata r:id="rId1013" o:title=""/>
                </v:shape>
              </w:pict>
            </w:r>
          </w:p>
        </w:tc>
        <w:tc>
          <w:tcPr>
            <w:tcW w:w="3365" w:type="dxa"/>
            <w:shd w:val="clear" w:color="auto" w:fill="auto"/>
          </w:tcPr>
          <w:p w14:paraId="5B6902E7" w14:textId="77777777" w:rsidR="00982E91" w:rsidRPr="00982E91" w:rsidRDefault="001B7BF2" w:rsidP="00982E91">
            <w:pPr>
              <w:keepNext/>
              <w:keepLines/>
              <w:jc w:val="center"/>
              <w:rPr>
                <w:rFonts w:ascii="Arial" w:hAnsi="Arial"/>
                <w:szCs w:val="20"/>
              </w:rPr>
            </w:pPr>
            <w:r>
              <w:rPr>
                <w:rFonts w:ascii="Arial" w:hAnsi="Arial"/>
                <w:position w:val="-10"/>
                <w:szCs w:val="20"/>
              </w:rPr>
              <w:pict w14:anchorId="0DE69AEE">
                <v:shape id="_x0000_i1288" type="#_x0000_t75" style="width:78.4pt;height:16pt">
                  <v:imagedata r:id="rId1018" o:title=""/>
                </v:shape>
              </w:pict>
            </w:r>
          </w:p>
        </w:tc>
      </w:tr>
      <w:tr w:rsidR="00982E91" w:rsidRPr="00982E91" w14:paraId="6E612970" w14:textId="77777777" w:rsidTr="00CE7112">
        <w:trPr>
          <w:jc w:val="center"/>
        </w:trPr>
        <w:tc>
          <w:tcPr>
            <w:tcW w:w="846" w:type="dxa"/>
            <w:shd w:val="clear" w:color="auto" w:fill="auto"/>
          </w:tcPr>
          <w:p w14:paraId="52E47B4B" w14:textId="77777777" w:rsidR="00982E91" w:rsidRPr="00982E91" w:rsidRDefault="00982E91" w:rsidP="00982E91">
            <w:pPr>
              <w:keepNext/>
              <w:keepLines/>
              <w:jc w:val="center"/>
              <w:rPr>
                <w:rFonts w:ascii="Arial" w:hAnsi="Arial"/>
                <w:szCs w:val="20"/>
              </w:rPr>
            </w:pPr>
            <w:r w:rsidRPr="00982E91">
              <w:rPr>
                <w:rFonts w:ascii="Arial" w:hAnsi="Arial"/>
                <w:szCs w:val="20"/>
              </w:rPr>
              <w:t>3</w:t>
            </w:r>
          </w:p>
        </w:tc>
        <w:tc>
          <w:tcPr>
            <w:tcW w:w="1795" w:type="dxa"/>
            <w:shd w:val="clear" w:color="auto" w:fill="auto"/>
          </w:tcPr>
          <w:p w14:paraId="225ABFB8" w14:textId="77777777" w:rsidR="00982E91" w:rsidRPr="00982E91" w:rsidRDefault="001B7BF2" w:rsidP="00982E91">
            <w:pPr>
              <w:keepNext/>
              <w:keepLines/>
              <w:jc w:val="center"/>
              <w:rPr>
                <w:rFonts w:ascii="Arial" w:hAnsi="Arial"/>
                <w:szCs w:val="20"/>
              </w:rPr>
            </w:pPr>
            <w:r>
              <w:rPr>
                <w:rFonts w:ascii="Arial" w:hAnsi="Arial"/>
                <w:position w:val="-10"/>
                <w:szCs w:val="20"/>
              </w:rPr>
              <w:pict w14:anchorId="59204DB3">
                <v:shape id="_x0000_i1289" type="#_x0000_t75" style="width:40pt;height:16pt">
                  <v:imagedata r:id="rId1014" o:title=""/>
                </v:shape>
              </w:pict>
            </w:r>
          </w:p>
        </w:tc>
        <w:tc>
          <w:tcPr>
            <w:tcW w:w="3365" w:type="dxa"/>
            <w:shd w:val="clear" w:color="auto" w:fill="auto"/>
          </w:tcPr>
          <w:p w14:paraId="0E79B6A9" w14:textId="77777777" w:rsidR="00982E91" w:rsidRPr="00982E91" w:rsidRDefault="001B7BF2" w:rsidP="00982E91">
            <w:pPr>
              <w:keepNext/>
              <w:keepLines/>
              <w:jc w:val="center"/>
              <w:rPr>
                <w:rFonts w:ascii="Arial" w:hAnsi="Arial"/>
                <w:szCs w:val="20"/>
              </w:rPr>
            </w:pPr>
            <w:r>
              <w:rPr>
                <w:rFonts w:ascii="Arial" w:hAnsi="Arial"/>
                <w:position w:val="-10"/>
                <w:szCs w:val="20"/>
              </w:rPr>
              <w:pict w14:anchorId="1210D0C6">
                <v:shape id="_x0000_i1290" type="#_x0000_t75" style="width:78.4pt;height:16pt">
                  <v:imagedata r:id="rId1018" o:title=""/>
                </v:shape>
              </w:pict>
            </w:r>
          </w:p>
        </w:tc>
      </w:tr>
      <w:tr w:rsidR="00982E91" w:rsidRPr="00982E91" w14:paraId="4972DD28" w14:textId="77777777" w:rsidTr="00CE7112">
        <w:trPr>
          <w:jc w:val="center"/>
        </w:trPr>
        <w:tc>
          <w:tcPr>
            <w:tcW w:w="846" w:type="dxa"/>
            <w:shd w:val="clear" w:color="auto" w:fill="auto"/>
          </w:tcPr>
          <w:p w14:paraId="207FA8CC" w14:textId="77777777" w:rsidR="00982E91" w:rsidRPr="00982E91" w:rsidRDefault="00982E91" w:rsidP="00982E91">
            <w:pPr>
              <w:keepNext/>
              <w:keepLines/>
              <w:jc w:val="center"/>
              <w:rPr>
                <w:rFonts w:ascii="Arial" w:hAnsi="Arial"/>
                <w:szCs w:val="20"/>
              </w:rPr>
            </w:pPr>
            <w:r w:rsidRPr="00982E91">
              <w:rPr>
                <w:rFonts w:ascii="Arial" w:hAnsi="Arial"/>
                <w:szCs w:val="20"/>
              </w:rPr>
              <w:t>4</w:t>
            </w:r>
          </w:p>
        </w:tc>
        <w:tc>
          <w:tcPr>
            <w:tcW w:w="1795" w:type="dxa"/>
            <w:shd w:val="clear" w:color="auto" w:fill="auto"/>
          </w:tcPr>
          <w:p w14:paraId="5C7B5E5E" w14:textId="77777777" w:rsidR="00982E91" w:rsidRPr="00982E91" w:rsidRDefault="001B7BF2" w:rsidP="00982E91">
            <w:pPr>
              <w:keepNext/>
              <w:keepLines/>
              <w:jc w:val="center"/>
              <w:rPr>
                <w:rFonts w:ascii="Arial" w:hAnsi="Arial"/>
                <w:szCs w:val="20"/>
              </w:rPr>
            </w:pPr>
            <w:r>
              <w:rPr>
                <w:rFonts w:ascii="Arial" w:hAnsi="Arial"/>
                <w:position w:val="-10"/>
                <w:szCs w:val="20"/>
              </w:rPr>
              <w:pict w14:anchorId="540CF351">
                <v:shape id="_x0000_i1291" type="#_x0000_t75" style="width:40pt;height:16pt">
                  <v:imagedata r:id="rId1013" o:title=""/>
                </v:shape>
              </w:pict>
            </w:r>
          </w:p>
        </w:tc>
        <w:tc>
          <w:tcPr>
            <w:tcW w:w="3365" w:type="dxa"/>
            <w:shd w:val="clear" w:color="auto" w:fill="auto"/>
          </w:tcPr>
          <w:p w14:paraId="03E02833" w14:textId="77777777" w:rsidR="00982E91" w:rsidRPr="00982E91" w:rsidRDefault="001B7BF2" w:rsidP="00982E91">
            <w:pPr>
              <w:keepNext/>
              <w:keepLines/>
              <w:jc w:val="center"/>
              <w:rPr>
                <w:rFonts w:ascii="Arial" w:hAnsi="Arial"/>
                <w:szCs w:val="20"/>
              </w:rPr>
            </w:pPr>
            <w:r>
              <w:rPr>
                <w:rFonts w:ascii="Arial" w:hAnsi="Arial"/>
                <w:position w:val="-10"/>
                <w:szCs w:val="20"/>
              </w:rPr>
              <w:pict w14:anchorId="585B6502">
                <v:shape id="_x0000_i1292" type="#_x0000_t75" style="width:78.4pt;height:16pt">
                  <v:imagedata r:id="rId1019" o:title=""/>
                </v:shape>
              </w:pict>
            </w:r>
          </w:p>
        </w:tc>
      </w:tr>
      <w:tr w:rsidR="00982E91" w:rsidRPr="00982E91" w14:paraId="6BFD9E7D" w14:textId="77777777" w:rsidTr="00CE7112">
        <w:trPr>
          <w:jc w:val="center"/>
        </w:trPr>
        <w:tc>
          <w:tcPr>
            <w:tcW w:w="846" w:type="dxa"/>
            <w:shd w:val="clear" w:color="auto" w:fill="auto"/>
          </w:tcPr>
          <w:p w14:paraId="569B1CF3" w14:textId="77777777" w:rsidR="00982E91" w:rsidRPr="00982E91" w:rsidRDefault="00982E91" w:rsidP="00982E91">
            <w:pPr>
              <w:keepNext/>
              <w:keepLines/>
              <w:jc w:val="center"/>
              <w:rPr>
                <w:rFonts w:ascii="Arial" w:hAnsi="Arial"/>
                <w:szCs w:val="20"/>
              </w:rPr>
            </w:pPr>
            <w:r w:rsidRPr="00982E91">
              <w:rPr>
                <w:rFonts w:ascii="Arial" w:hAnsi="Arial"/>
                <w:szCs w:val="20"/>
              </w:rPr>
              <w:t>5</w:t>
            </w:r>
          </w:p>
        </w:tc>
        <w:tc>
          <w:tcPr>
            <w:tcW w:w="1795" w:type="dxa"/>
            <w:shd w:val="clear" w:color="auto" w:fill="auto"/>
          </w:tcPr>
          <w:p w14:paraId="17B272D1" w14:textId="77777777" w:rsidR="00982E91" w:rsidRPr="00982E91" w:rsidRDefault="001B7BF2" w:rsidP="00982E91">
            <w:pPr>
              <w:keepNext/>
              <w:keepLines/>
              <w:jc w:val="center"/>
              <w:rPr>
                <w:rFonts w:ascii="Arial" w:hAnsi="Arial"/>
                <w:szCs w:val="20"/>
              </w:rPr>
            </w:pPr>
            <w:r>
              <w:rPr>
                <w:rFonts w:ascii="Arial" w:hAnsi="Arial"/>
                <w:position w:val="-10"/>
                <w:szCs w:val="20"/>
              </w:rPr>
              <w:pict w14:anchorId="5E4EC2DD">
                <v:shape id="_x0000_i1293" type="#_x0000_t75" style="width:40pt;height:16pt">
                  <v:imagedata r:id="rId1014" o:title=""/>
                </v:shape>
              </w:pict>
            </w:r>
          </w:p>
        </w:tc>
        <w:tc>
          <w:tcPr>
            <w:tcW w:w="3365" w:type="dxa"/>
            <w:shd w:val="clear" w:color="auto" w:fill="auto"/>
          </w:tcPr>
          <w:p w14:paraId="33EB7BEA" w14:textId="77777777" w:rsidR="00982E91" w:rsidRPr="00982E91" w:rsidRDefault="001B7BF2" w:rsidP="00982E91">
            <w:pPr>
              <w:keepNext/>
              <w:keepLines/>
              <w:jc w:val="center"/>
              <w:rPr>
                <w:rFonts w:ascii="Arial" w:hAnsi="Arial"/>
                <w:szCs w:val="20"/>
              </w:rPr>
            </w:pPr>
            <w:r>
              <w:rPr>
                <w:rFonts w:ascii="Arial" w:hAnsi="Arial"/>
                <w:position w:val="-10"/>
                <w:szCs w:val="20"/>
              </w:rPr>
              <w:pict w14:anchorId="1B76AE6B">
                <v:shape id="_x0000_i1294" type="#_x0000_t75" style="width:78.4pt;height:16pt">
                  <v:imagedata r:id="rId1019" o:title=""/>
                </v:shape>
              </w:pict>
            </w:r>
          </w:p>
        </w:tc>
      </w:tr>
      <w:tr w:rsidR="00982E91" w:rsidRPr="00982E91" w14:paraId="6DDC409B" w14:textId="77777777" w:rsidTr="00CE7112">
        <w:trPr>
          <w:jc w:val="center"/>
        </w:trPr>
        <w:tc>
          <w:tcPr>
            <w:tcW w:w="846" w:type="dxa"/>
            <w:shd w:val="clear" w:color="auto" w:fill="auto"/>
          </w:tcPr>
          <w:p w14:paraId="7BB6237B" w14:textId="77777777" w:rsidR="00982E91" w:rsidRPr="00982E91" w:rsidRDefault="00982E91" w:rsidP="00982E91">
            <w:pPr>
              <w:keepNext/>
              <w:keepLines/>
              <w:jc w:val="center"/>
              <w:rPr>
                <w:rFonts w:ascii="Arial" w:hAnsi="Arial"/>
                <w:szCs w:val="20"/>
              </w:rPr>
            </w:pPr>
            <w:r w:rsidRPr="00982E91">
              <w:rPr>
                <w:rFonts w:ascii="Arial" w:hAnsi="Arial"/>
                <w:szCs w:val="20"/>
              </w:rPr>
              <w:t>6</w:t>
            </w:r>
          </w:p>
        </w:tc>
        <w:tc>
          <w:tcPr>
            <w:tcW w:w="1795" w:type="dxa"/>
            <w:shd w:val="clear" w:color="auto" w:fill="auto"/>
          </w:tcPr>
          <w:p w14:paraId="157C327A" w14:textId="77777777" w:rsidR="00982E91" w:rsidRPr="00982E91" w:rsidRDefault="001B7BF2" w:rsidP="00982E91">
            <w:pPr>
              <w:keepNext/>
              <w:keepLines/>
              <w:jc w:val="center"/>
              <w:rPr>
                <w:rFonts w:ascii="Arial" w:hAnsi="Arial"/>
                <w:szCs w:val="20"/>
              </w:rPr>
            </w:pPr>
            <w:r>
              <w:rPr>
                <w:rFonts w:ascii="Arial" w:hAnsi="Arial"/>
                <w:position w:val="-10"/>
                <w:szCs w:val="20"/>
              </w:rPr>
              <w:pict w14:anchorId="79AECCD9">
                <v:shape id="_x0000_i1295" type="#_x0000_t75" style="width:40pt;height:16pt">
                  <v:imagedata r:id="rId1013" o:title=""/>
                </v:shape>
              </w:pict>
            </w:r>
          </w:p>
        </w:tc>
        <w:tc>
          <w:tcPr>
            <w:tcW w:w="3365" w:type="dxa"/>
            <w:shd w:val="clear" w:color="auto" w:fill="auto"/>
          </w:tcPr>
          <w:p w14:paraId="58A9317C" w14:textId="77777777" w:rsidR="00982E91" w:rsidRPr="00982E91" w:rsidRDefault="001B7BF2" w:rsidP="00982E91">
            <w:pPr>
              <w:keepNext/>
              <w:keepLines/>
              <w:jc w:val="center"/>
              <w:rPr>
                <w:rFonts w:ascii="Arial" w:hAnsi="Arial"/>
                <w:szCs w:val="20"/>
              </w:rPr>
            </w:pPr>
            <w:r>
              <w:rPr>
                <w:rFonts w:ascii="Arial" w:hAnsi="Arial"/>
                <w:position w:val="-10"/>
                <w:szCs w:val="20"/>
              </w:rPr>
              <w:pict w14:anchorId="2FAEB747">
                <v:shape id="_x0000_i1296" type="#_x0000_t75" style="width:78.4pt;height:16pt">
                  <v:imagedata r:id="rId1020" o:title=""/>
                </v:shape>
              </w:pict>
            </w:r>
          </w:p>
        </w:tc>
      </w:tr>
      <w:tr w:rsidR="00982E91" w:rsidRPr="00982E91" w14:paraId="32F4F229" w14:textId="77777777" w:rsidTr="00CE7112">
        <w:trPr>
          <w:jc w:val="center"/>
        </w:trPr>
        <w:tc>
          <w:tcPr>
            <w:tcW w:w="846" w:type="dxa"/>
            <w:shd w:val="clear" w:color="auto" w:fill="auto"/>
          </w:tcPr>
          <w:p w14:paraId="35A75CFD" w14:textId="77777777" w:rsidR="00982E91" w:rsidRPr="00982E91" w:rsidRDefault="00982E91" w:rsidP="00982E91">
            <w:pPr>
              <w:keepNext/>
              <w:keepLines/>
              <w:jc w:val="center"/>
              <w:rPr>
                <w:rFonts w:ascii="Arial" w:hAnsi="Arial"/>
                <w:szCs w:val="20"/>
              </w:rPr>
            </w:pPr>
            <w:r w:rsidRPr="00982E91">
              <w:rPr>
                <w:rFonts w:ascii="Arial" w:hAnsi="Arial"/>
                <w:szCs w:val="20"/>
              </w:rPr>
              <w:t>7</w:t>
            </w:r>
          </w:p>
        </w:tc>
        <w:tc>
          <w:tcPr>
            <w:tcW w:w="1795" w:type="dxa"/>
            <w:shd w:val="clear" w:color="auto" w:fill="auto"/>
          </w:tcPr>
          <w:p w14:paraId="70A7384A" w14:textId="77777777" w:rsidR="00982E91" w:rsidRPr="00982E91" w:rsidRDefault="001B7BF2" w:rsidP="00982E91">
            <w:pPr>
              <w:keepNext/>
              <w:keepLines/>
              <w:jc w:val="center"/>
              <w:rPr>
                <w:rFonts w:ascii="Arial" w:hAnsi="Arial"/>
                <w:szCs w:val="20"/>
              </w:rPr>
            </w:pPr>
            <w:r>
              <w:rPr>
                <w:rFonts w:ascii="Arial" w:hAnsi="Arial"/>
                <w:position w:val="-10"/>
                <w:szCs w:val="20"/>
              </w:rPr>
              <w:pict w14:anchorId="5121571A">
                <v:shape id="_x0000_i1297" type="#_x0000_t75" style="width:40pt;height:16pt">
                  <v:imagedata r:id="rId1014" o:title=""/>
                </v:shape>
              </w:pict>
            </w:r>
          </w:p>
        </w:tc>
        <w:tc>
          <w:tcPr>
            <w:tcW w:w="3365" w:type="dxa"/>
            <w:shd w:val="clear" w:color="auto" w:fill="auto"/>
          </w:tcPr>
          <w:p w14:paraId="5A275BAD" w14:textId="77777777" w:rsidR="00982E91" w:rsidRPr="00982E91" w:rsidRDefault="001B7BF2" w:rsidP="00982E91">
            <w:pPr>
              <w:keepNext/>
              <w:keepLines/>
              <w:jc w:val="center"/>
              <w:rPr>
                <w:rFonts w:ascii="Arial" w:hAnsi="Arial"/>
                <w:szCs w:val="20"/>
              </w:rPr>
            </w:pPr>
            <w:r>
              <w:rPr>
                <w:rFonts w:ascii="Arial" w:hAnsi="Arial"/>
                <w:position w:val="-10"/>
                <w:szCs w:val="20"/>
              </w:rPr>
              <w:pict w14:anchorId="1D3F7844">
                <v:shape id="_x0000_i1298" type="#_x0000_t75" style="width:78.4pt;height:16pt">
                  <v:imagedata r:id="rId1020" o:title=""/>
                </v:shape>
              </w:pict>
            </w:r>
          </w:p>
        </w:tc>
      </w:tr>
    </w:tbl>
    <w:bookmarkEnd w:id="498"/>
    <w:p w14:paraId="6931B512" w14:textId="057C2474" w:rsidR="00CE7112" w:rsidRPr="00982E91" w:rsidRDefault="00CE7112" w:rsidP="00CE7112">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28A87284" w14:textId="77777777" w:rsidR="00982E91" w:rsidRPr="00982E91" w:rsidRDefault="00982E91" w:rsidP="00982E91">
      <w:pPr>
        <w:ind w:left="720" w:hanging="720"/>
        <w:jc w:val="center"/>
        <w:rPr>
          <w:szCs w:val="20"/>
          <w:lang w:eastAsia="x-none"/>
        </w:rPr>
      </w:pPr>
    </w:p>
    <w:p w14:paraId="613DF529" w14:textId="2EF4DFE6" w:rsidR="00982E91" w:rsidRPr="00CE7112" w:rsidRDefault="001B7BF2" w:rsidP="00982E91">
      <w:pPr>
        <w:ind w:left="720" w:hanging="720"/>
        <w:rPr>
          <w:b/>
          <w:szCs w:val="20"/>
          <w:lang w:eastAsia="x-none"/>
        </w:rPr>
      </w:pPr>
      <w:hyperlink r:id="rId1021" w:history="1">
        <w:r w:rsidR="00D93AE1" w:rsidRPr="00CE7112">
          <w:rPr>
            <w:rStyle w:val="Hyperlink"/>
            <w:b/>
            <w:szCs w:val="20"/>
          </w:rPr>
          <w:t>R1-1809762</w:t>
        </w:r>
      </w:hyperlink>
      <w:r w:rsidR="00982E91" w:rsidRPr="00CE7112">
        <w:rPr>
          <w:b/>
          <w:szCs w:val="20"/>
          <w:lang w:eastAsia="x-none"/>
        </w:rPr>
        <w:tab/>
        <w:t>Summary of DMRS Issues</w:t>
      </w:r>
      <w:r w:rsidR="00982E91" w:rsidRPr="00CE7112">
        <w:rPr>
          <w:b/>
          <w:szCs w:val="20"/>
          <w:lang w:eastAsia="x-none"/>
        </w:rPr>
        <w:tab/>
        <w:t>Qualcomm</w:t>
      </w:r>
    </w:p>
    <w:p w14:paraId="20F3237A" w14:textId="77777777" w:rsidR="00982E91" w:rsidRPr="002256A9" w:rsidRDefault="00982E91" w:rsidP="00982E91">
      <w:pPr>
        <w:ind w:left="720" w:hanging="720"/>
        <w:rPr>
          <w:szCs w:val="20"/>
          <w:lang w:eastAsia="x-none"/>
        </w:rPr>
      </w:pPr>
    </w:p>
    <w:p w14:paraId="2AA4C348" w14:textId="77777777" w:rsidR="00982E91" w:rsidRPr="002256A9" w:rsidRDefault="00982E91" w:rsidP="00982E91">
      <w:pPr>
        <w:ind w:left="720" w:hanging="720"/>
        <w:rPr>
          <w:szCs w:val="20"/>
          <w:lang w:eastAsia="x-none"/>
        </w:rPr>
      </w:pPr>
      <w:r w:rsidRPr="002256A9">
        <w:rPr>
          <w:szCs w:val="20"/>
          <w:highlight w:val="green"/>
          <w:lang w:eastAsia="x-none"/>
        </w:rPr>
        <w:t>Agreement:</w:t>
      </w:r>
    </w:p>
    <w:p w14:paraId="0DE47155" w14:textId="38BE24E8" w:rsidR="00982E91" w:rsidRDefault="00982E91" w:rsidP="00982E91">
      <w:pPr>
        <w:snapToGrid w:val="0"/>
        <w:rPr>
          <w:rFonts w:ascii="Times New Roman" w:eastAsia="SimSun" w:hAnsi="Times New Roman"/>
          <w:bCs/>
          <w:szCs w:val="20"/>
        </w:rPr>
      </w:pPr>
      <w:r w:rsidRPr="00982E91">
        <w:rPr>
          <w:rFonts w:ascii="Times New Roman" w:eastAsia="SimSun" w:hAnsi="Times New Roman"/>
          <w:bCs/>
          <w:szCs w:val="20"/>
        </w:rPr>
        <w:t>Text proposal</w:t>
      </w:r>
      <w:r w:rsidRPr="00982E91">
        <w:rPr>
          <w:rFonts w:ascii="Times New Roman" w:eastAsia="SimSun" w:hAnsi="Times New Roman" w:hint="eastAsia"/>
          <w:bCs/>
          <w:szCs w:val="20"/>
        </w:rPr>
        <w:t xml:space="preserve"> for section 7.4.1.1.2 in 38.211</w:t>
      </w:r>
    </w:p>
    <w:p w14:paraId="70387465" w14:textId="3DDCD747" w:rsidR="0000356D" w:rsidRPr="00982E91" w:rsidRDefault="0000356D" w:rsidP="0000356D">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0FDC8AFF" w14:textId="77777777" w:rsidR="00982E91" w:rsidRPr="00982E91" w:rsidRDefault="00982E91" w:rsidP="00982E91">
      <w:pPr>
        <w:rPr>
          <w:rFonts w:eastAsia="SimSun"/>
          <w:szCs w:val="20"/>
        </w:rPr>
      </w:pPr>
      <w:r w:rsidRPr="00982E91">
        <w:rPr>
          <w:rFonts w:eastAsia="SimSun"/>
          <w:szCs w:val="20"/>
        </w:rPr>
        <w:t>7.4.1.1.2</w:t>
      </w:r>
      <w:r w:rsidRPr="00982E91">
        <w:rPr>
          <w:rFonts w:eastAsia="SimSun"/>
          <w:szCs w:val="20"/>
        </w:rPr>
        <w:tab/>
        <w:t>Mapping to physical resources</w:t>
      </w:r>
    </w:p>
    <w:p w14:paraId="1ACD0632" w14:textId="77777777" w:rsidR="00982E91" w:rsidRPr="00982E91" w:rsidRDefault="00982E91" w:rsidP="00982E91">
      <w:pPr>
        <w:snapToGrid w:val="0"/>
        <w:rPr>
          <w:szCs w:val="20"/>
        </w:rPr>
      </w:pPr>
      <w:r w:rsidRPr="00982E91">
        <w:rPr>
          <w:szCs w:val="20"/>
          <w:lang w:bidi="ar"/>
        </w:rPr>
        <w:t xml:space="preserve">The </w:t>
      </w:r>
      <w:r w:rsidRPr="00982E91">
        <w:rPr>
          <w:szCs w:val="20"/>
        </w:rPr>
        <w:t xml:space="preserve">UE shall assume the PDSCH DM-RS being mapped to physical resources according to configuration type 1 or configuration type 2 as given by the higher-layer parameter </w:t>
      </w:r>
      <w:r w:rsidRPr="00982E91">
        <w:rPr>
          <w:i/>
          <w:szCs w:val="20"/>
        </w:rPr>
        <w:t>dmrs-Type</w:t>
      </w:r>
      <w:r w:rsidRPr="00982E91">
        <w:rPr>
          <w:szCs w:val="20"/>
        </w:rPr>
        <w:t>.</w:t>
      </w:r>
    </w:p>
    <w:p w14:paraId="4673706C" w14:textId="77777777" w:rsidR="00982E91" w:rsidRPr="00982E91" w:rsidRDefault="00982E91" w:rsidP="00982E91">
      <w:pPr>
        <w:snapToGrid w:val="0"/>
        <w:rPr>
          <w:szCs w:val="20"/>
        </w:rPr>
      </w:pPr>
      <w:r w:rsidRPr="00982E91">
        <w:rPr>
          <w:szCs w:val="20"/>
        </w:rPr>
        <w:t xml:space="preserve">The UE shall assume the sequence </w:t>
      </w:r>
      <w:r w:rsidR="001B7BF2">
        <w:rPr>
          <w:position w:val="-10"/>
          <w:szCs w:val="20"/>
        </w:rPr>
        <w:pict w14:anchorId="48D8CC62">
          <v:shape id="_x0000_i1299" type="#_x0000_t75" style="width:23.2pt;height:16.8pt">
            <v:imagedata r:id="rId1022" o:title=""/>
          </v:shape>
        </w:pict>
      </w:r>
      <w:r w:rsidRPr="00982E91">
        <w:rPr>
          <w:szCs w:val="20"/>
        </w:rPr>
        <w:t xml:space="preserve"> is scaled by a factor </w:t>
      </w:r>
      <w:r w:rsidR="001B7BF2">
        <w:rPr>
          <w:position w:val="-10"/>
          <w:szCs w:val="20"/>
        </w:rPr>
        <w:pict w14:anchorId="6C70F1E3">
          <v:shape id="_x0000_i1300" type="#_x0000_t75" style="width:28.8pt;height:16.8pt">
            <v:imagedata r:id="rId1023" o:title=""/>
          </v:shape>
        </w:pict>
      </w:r>
      <w:r w:rsidRPr="00982E91">
        <w:rPr>
          <w:szCs w:val="20"/>
        </w:rPr>
        <w:t xml:space="preserve"> to conform with the transmission power specified in [6, TS 38.214] and mapped to resource elements </w:t>
      </w:r>
      <w:r w:rsidR="001B7BF2">
        <w:rPr>
          <w:position w:val="-14"/>
          <w:szCs w:val="20"/>
        </w:rPr>
        <w:pict w14:anchorId="5248ECBB">
          <v:shape id="_x0000_i1301" type="#_x0000_t75" style="width:35.2pt;height:18.4pt">
            <v:imagedata r:id="rId1024" o:title=""/>
          </v:shape>
        </w:pict>
      </w:r>
      <w:r w:rsidRPr="00982E91">
        <w:rPr>
          <w:szCs w:val="20"/>
        </w:rPr>
        <w:t xml:space="preserve"> according to</w:t>
      </w:r>
    </w:p>
    <w:p w14:paraId="55ACCB48" w14:textId="77777777" w:rsidR="00982E91" w:rsidRPr="00982E91" w:rsidRDefault="001B7BF2" w:rsidP="00982E91">
      <w:pPr>
        <w:keepLines/>
        <w:numPr>
          <w:ilvl w:val="0"/>
          <w:numId w:val="25"/>
        </w:numPr>
        <w:tabs>
          <w:tab w:val="center" w:pos="4536"/>
          <w:tab w:val="right" w:pos="9072"/>
        </w:tabs>
        <w:snapToGrid w:val="0"/>
        <w:ind w:left="0"/>
        <w:jc w:val="center"/>
        <w:rPr>
          <w:rFonts w:ascii="Times New Roman" w:eastAsia="Times New Roman" w:hAnsi="Times New Roman"/>
          <w:noProof/>
          <w:position w:val="-10"/>
          <w:szCs w:val="20"/>
        </w:rPr>
      </w:pPr>
      <w:r>
        <w:rPr>
          <w:rFonts w:ascii="Times New Roman" w:eastAsia="Times New Roman" w:hAnsi="Times New Roman"/>
          <w:noProof/>
          <w:position w:val="-72"/>
          <w:szCs w:val="20"/>
        </w:rPr>
        <w:lastRenderedPageBreak/>
        <w:pict w14:anchorId="397DB09F">
          <v:shape id="_x0000_i1302" type="#_x0000_t75" style="width:180pt;height:95.2pt">
            <v:imagedata r:id="rId1025" o:title=""/>
          </v:shape>
        </w:pict>
      </w:r>
    </w:p>
    <w:p w14:paraId="60FF6025" w14:textId="77777777" w:rsidR="00982E91" w:rsidRPr="00982E91" w:rsidRDefault="00982E91" w:rsidP="00982E91">
      <w:pPr>
        <w:snapToGrid w:val="0"/>
        <w:rPr>
          <w:szCs w:val="20"/>
        </w:rPr>
      </w:pPr>
      <w:r w:rsidRPr="00982E91">
        <w:rPr>
          <w:szCs w:val="20"/>
        </w:rPr>
        <w:t xml:space="preserve">where </w:t>
      </w:r>
      <w:r w:rsidR="001B7BF2">
        <w:rPr>
          <w:position w:val="-10"/>
          <w:szCs w:val="20"/>
        </w:rPr>
        <w:pict w14:anchorId="29CC6AD4">
          <v:shape id="_x0000_i1303" type="#_x0000_t75" style="width:28.8pt;height:16.8pt">
            <v:imagedata r:id="rId1026" o:title=""/>
          </v:shape>
        </w:pict>
      </w:r>
      <w:r w:rsidRPr="00982E91">
        <w:rPr>
          <w:szCs w:val="20"/>
        </w:rPr>
        <w:t xml:space="preserve">, </w:t>
      </w:r>
      <w:r w:rsidR="001B7BF2">
        <w:rPr>
          <w:position w:val="-10"/>
          <w:szCs w:val="20"/>
        </w:rPr>
        <w:pict w14:anchorId="3DB37588">
          <v:shape id="_x0000_i1304" type="#_x0000_t75" style="width:25.6pt;height:16.8pt">
            <v:imagedata r:id="rId1027" o:title=""/>
          </v:shape>
        </w:pict>
      </w:r>
      <w:r w:rsidRPr="00982E91">
        <w:rPr>
          <w:szCs w:val="20"/>
        </w:rPr>
        <w:t>,</w:t>
      </w:r>
      <w:ins w:id="586" w:author="ZTE" w:date="2018-08-11T11:34:00Z">
        <w:r w:rsidRPr="00982E91">
          <w:rPr>
            <w:rFonts w:hint="eastAsia"/>
            <w:szCs w:val="20"/>
          </w:rPr>
          <w:t xml:space="preserve"> and</w:t>
        </w:r>
      </w:ins>
      <w:r w:rsidRPr="00982E91">
        <w:rPr>
          <w:szCs w:val="20"/>
        </w:rPr>
        <w:t xml:space="preserve"> </w:t>
      </w:r>
      <w:r w:rsidR="001B7BF2">
        <w:rPr>
          <w:position w:val="-4"/>
          <w:szCs w:val="20"/>
        </w:rPr>
        <w:pict w14:anchorId="5C9E7091">
          <v:shape id="_x0000_i1305" type="#_x0000_t75" style="width:11.2pt;height:11.2pt">
            <v:imagedata r:id="rId1028" o:title=""/>
          </v:shape>
        </w:pict>
      </w:r>
      <w:del w:id="587" w:author="ZTE" w:date="2018-08-11T11:34:00Z">
        <w:r w:rsidRPr="00982E91">
          <w:rPr>
            <w:szCs w:val="20"/>
          </w:rPr>
          <w:delText xml:space="preserve">, and </w:delText>
        </w:r>
        <w:r w:rsidR="001B7BF2">
          <w:rPr>
            <w:position w:val="-6"/>
            <w:szCs w:val="20"/>
          </w:rPr>
          <w:pict w14:anchorId="26125770">
            <v:shape id="_x0000_i1306" type="#_x0000_t75" style="width:11.2pt;height:13.6pt">
              <v:imagedata r:id="rId1029" o:title=""/>
            </v:shape>
          </w:pict>
        </w:r>
      </w:del>
      <w:r w:rsidRPr="00982E91">
        <w:rPr>
          <w:szCs w:val="20"/>
        </w:rPr>
        <w:t xml:space="preserve"> are given by Tables 7.4.1.1.2-1 and 7.4.1.1.2-2 and the following conditions are fulfilled:</w:t>
      </w:r>
    </w:p>
    <w:p w14:paraId="40186739" w14:textId="77777777" w:rsidR="00982E91" w:rsidRPr="00982E91" w:rsidRDefault="00982E91" w:rsidP="00982E91">
      <w:pPr>
        <w:snapToGrid w:val="0"/>
        <w:ind w:left="720" w:hanging="360"/>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the resource elements are within the common resource blocks allocated for PDSCH transmission</w:t>
      </w:r>
    </w:p>
    <w:p w14:paraId="033CD23F" w14:textId="77777777" w:rsidR="00982E91" w:rsidRPr="00982E91" w:rsidRDefault="00982E91" w:rsidP="00982E91">
      <w:pPr>
        <w:snapToGrid w:val="0"/>
        <w:rPr>
          <w:rFonts w:ascii="Times New Roman" w:eastAsia="MS Mincho" w:hAnsi="Times New Roman"/>
          <w:szCs w:val="20"/>
        </w:rPr>
      </w:pPr>
      <w:r w:rsidRPr="00982E91">
        <w:rPr>
          <w:rFonts w:ascii="Times New Roman" w:eastAsia="MS Mincho" w:hAnsi="Times New Roman"/>
          <w:szCs w:val="20"/>
        </w:rPr>
        <w:t>...</w:t>
      </w:r>
    </w:p>
    <w:p w14:paraId="4F5A7AE0" w14:textId="77777777" w:rsidR="00982E91" w:rsidRPr="00982E91" w:rsidRDefault="00982E91" w:rsidP="00982E91">
      <w:pPr>
        <w:snapToGrid w:val="0"/>
        <w:ind w:left="720" w:hanging="720"/>
        <w:rPr>
          <w:szCs w:val="20"/>
        </w:rPr>
      </w:pPr>
      <w:r w:rsidRPr="00982E91">
        <w:rPr>
          <w:szCs w:val="20"/>
        </w:rPr>
        <w:t>For PDSCH mapping type B</w:t>
      </w:r>
    </w:p>
    <w:p w14:paraId="5D28C1DC" w14:textId="77777777" w:rsidR="00982E91" w:rsidRPr="00982E91" w:rsidRDefault="00982E91" w:rsidP="00982E91">
      <w:pPr>
        <w:snapToGrid w:val="0"/>
        <w:ind w:left="720" w:hanging="360"/>
        <w:rPr>
          <w:rFonts w:ascii="Times New Roman" w:eastAsia="SimSun"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if the PDSCH duration is 2, 4, or 7 OFDM symbols for normal cyclic prefix or 2, 4, 6 OFDM symbols for extended cyclic prefix, and the PDSCH allocation collides with resources reserved for</w:t>
      </w:r>
      <w:ins w:id="588" w:author="ZTE" w:date="2018-08-11T11:35:00Z">
        <w:r w:rsidRPr="00982E91">
          <w:rPr>
            <w:rFonts w:ascii="Times New Roman" w:eastAsia="MS Mincho" w:hAnsi="Times New Roman"/>
            <w:szCs w:val="20"/>
          </w:rPr>
          <w:t xml:space="preserve"> </w:t>
        </w:r>
        <w:r w:rsidRPr="00982E91">
          <w:rPr>
            <w:rFonts w:ascii="Times New Roman" w:eastAsia="MS Mincho" w:hAnsi="Times New Roman" w:hint="eastAsia"/>
            <w:szCs w:val="20"/>
          </w:rPr>
          <w:t xml:space="preserve">a search space set associated with </w:t>
        </w:r>
      </w:ins>
      <w:r w:rsidRPr="00982E91">
        <w:rPr>
          <w:rFonts w:ascii="Times New Roman" w:eastAsia="MS Mincho" w:hAnsi="Times New Roman"/>
          <w:szCs w:val="20"/>
        </w:rPr>
        <w:t xml:space="preserve">a CORESET, </w:t>
      </w:r>
      <w:r w:rsidR="001B7BF2">
        <w:rPr>
          <w:rFonts w:ascii="Times New Roman" w:eastAsia="MS Mincho" w:hAnsi="Times New Roman"/>
          <w:position w:val="-6"/>
          <w:szCs w:val="20"/>
        </w:rPr>
        <w:pict w14:anchorId="00B28339">
          <v:shape id="_x0000_i1307" type="#_x0000_t75" style="width:8pt;height:16.8pt">
            <v:imagedata r:id="rId1030" o:title=""/>
          </v:shape>
        </w:pict>
      </w:r>
      <w:r w:rsidRPr="00982E91">
        <w:rPr>
          <w:rFonts w:ascii="Times New Roman" w:eastAsia="MS Mincho" w:hAnsi="Times New Roman"/>
          <w:szCs w:val="20"/>
        </w:rPr>
        <w:t xml:space="preserve"> shall be incremented such that the first DM-RS symbol occurs immediately after the CORESET</w:t>
      </w:r>
      <w:ins w:id="589" w:author="ZTE" w:date="2018-08-11T11:35:00Z">
        <w:r w:rsidRPr="00982E91">
          <w:rPr>
            <w:rFonts w:ascii="Times New Roman" w:eastAsia="MS Mincho" w:hAnsi="Times New Roman" w:hint="eastAsia"/>
            <w:szCs w:val="20"/>
          </w:rPr>
          <w:t xml:space="preserve"> </w:t>
        </w:r>
      </w:ins>
      <w:r w:rsidRPr="00982E91">
        <w:rPr>
          <w:rFonts w:ascii="Times New Roman" w:eastAsia="MS Mincho" w:hAnsi="Times New Roman"/>
          <w:szCs w:val="20"/>
        </w:rPr>
        <w:t>and</w:t>
      </w:r>
    </w:p>
    <w:p w14:paraId="21382C20" w14:textId="77777777" w:rsidR="0000356D" w:rsidRPr="00982E91" w:rsidRDefault="0000356D" w:rsidP="0000356D">
      <w:pPr>
        <w:adjustRightInd w:val="0"/>
        <w:snapToGrid w:val="0"/>
        <w:ind w:left="720" w:hanging="720"/>
        <w:jc w:val="center"/>
        <w:rPr>
          <w:rFonts w:ascii="Times New Roman" w:hAnsi="Times New Roman"/>
          <w:szCs w:val="20"/>
        </w:rPr>
      </w:pPr>
      <w:bookmarkStart w:id="590" w:name="_Toc516767363"/>
      <w:bookmarkEnd w:id="590"/>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060BD594" w14:textId="77777777" w:rsidR="00982E91" w:rsidRPr="00982E91" w:rsidRDefault="00982E91" w:rsidP="00982E91">
      <w:pPr>
        <w:ind w:left="720" w:hanging="720"/>
        <w:rPr>
          <w:szCs w:val="20"/>
          <w:lang w:eastAsia="x-none"/>
        </w:rPr>
      </w:pPr>
    </w:p>
    <w:p w14:paraId="0F0D4ED5" w14:textId="77777777" w:rsidR="00982E91" w:rsidRPr="0000356D" w:rsidRDefault="00982E91" w:rsidP="00982E91">
      <w:pPr>
        <w:ind w:left="720" w:hanging="720"/>
        <w:rPr>
          <w:szCs w:val="20"/>
          <w:lang w:eastAsia="x-none"/>
        </w:rPr>
      </w:pPr>
      <w:r w:rsidRPr="0000356D">
        <w:rPr>
          <w:szCs w:val="20"/>
          <w:highlight w:val="green"/>
          <w:lang w:eastAsia="x-none"/>
        </w:rPr>
        <w:t>Agreement</w:t>
      </w:r>
    </w:p>
    <w:p w14:paraId="0C960079" w14:textId="77777777" w:rsidR="00982E91" w:rsidRPr="00982E91" w:rsidRDefault="00982E91" w:rsidP="00982E91">
      <w:pPr>
        <w:ind w:left="720" w:hanging="720"/>
        <w:rPr>
          <w:szCs w:val="20"/>
          <w:lang w:eastAsia="x-none"/>
        </w:rPr>
      </w:pPr>
      <w:r w:rsidRPr="00982E91">
        <w:rPr>
          <w:szCs w:val="20"/>
          <w:lang w:eastAsia="x-none"/>
        </w:rPr>
        <w:t>The following text proposal for 4.1 of 38.214 is agreed.</w:t>
      </w:r>
    </w:p>
    <w:p w14:paraId="34F4FFB9" w14:textId="77777777" w:rsidR="0000356D" w:rsidRPr="00982E91" w:rsidRDefault="0000356D" w:rsidP="0000356D">
      <w:pPr>
        <w:adjustRightInd w:val="0"/>
        <w:snapToGrid w:val="0"/>
        <w:ind w:left="720" w:hanging="720"/>
        <w:jc w:val="center"/>
        <w:rPr>
          <w:rFonts w:ascii="Times New Roman" w:hAnsi="Times New Roman"/>
          <w:szCs w:val="20"/>
        </w:rPr>
      </w:pPr>
      <w:bookmarkStart w:id="591" w:name="_Toc517439441"/>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501BAB4E" w14:textId="77777777" w:rsidR="00982E91" w:rsidRPr="00982E91" w:rsidRDefault="00982E91" w:rsidP="00982E91">
      <w:pPr>
        <w:rPr>
          <w:rFonts w:eastAsia="SimSun"/>
          <w:szCs w:val="20"/>
        </w:rPr>
      </w:pPr>
      <w:r w:rsidRPr="00982E91">
        <w:rPr>
          <w:rFonts w:eastAsia="SimSun"/>
          <w:szCs w:val="20"/>
        </w:rPr>
        <w:t>4.1</w:t>
      </w:r>
      <w:r w:rsidRPr="00982E91">
        <w:rPr>
          <w:rFonts w:eastAsia="SimSun"/>
          <w:szCs w:val="20"/>
        </w:rPr>
        <w:tab/>
        <w:t>Power allocation for downlink</w:t>
      </w:r>
      <w:bookmarkEnd w:id="591"/>
      <w:r w:rsidRPr="00982E91">
        <w:rPr>
          <w:rFonts w:eastAsia="SimSun"/>
          <w:szCs w:val="20"/>
        </w:rPr>
        <w:t xml:space="preserve"> </w:t>
      </w:r>
    </w:p>
    <w:p w14:paraId="5087B8AF" w14:textId="56C579BF" w:rsidR="00982E91" w:rsidRPr="00982E91" w:rsidRDefault="00982E91" w:rsidP="00982E91">
      <w:pPr>
        <w:rPr>
          <w:rFonts w:eastAsia="DengXian"/>
          <w:color w:val="000000"/>
          <w:szCs w:val="20"/>
        </w:rPr>
      </w:pPr>
      <w:r w:rsidRPr="00982E91">
        <w:rPr>
          <w:rFonts w:eastAsia="DengXian"/>
          <w:color w:val="000000"/>
          <w:szCs w:val="20"/>
        </w:rPr>
        <w:t>For downlink DM-RS associated with PDSCH, the UE may assume the ratio of PDSCH EPRE to DM-RS EPRE (</w:t>
      </w:r>
      <w:del w:id="592" w:author="oppo" w:date="2018-06-28T17:41:00Z">
        <w:r w:rsidRPr="00982E91">
          <w:rPr>
            <w:rFonts w:eastAsia="DengXian"/>
            <w:color w:val="000000"/>
            <w:szCs w:val="20"/>
          </w:rPr>
          <w:delText>1/</w:delText>
        </w:r>
      </w:del>
      <w:r w:rsidRPr="00982E91">
        <w:rPr>
          <w:rFonts w:eastAsia="DengXian"/>
          <w:color w:val="000000"/>
          <w:szCs w:val="20"/>
        </w:rPr>
        <w:t xml:space="preserve"> </w:t>
      </w:r>
      <w:r w:rsidRPr="00982E91">
        <w:rPr>
          <w:rFonts w:eastAsia="DengXian"/>
          <w:noProof/>
          <w:color w:val="000000"/>
          <w:position w:val="-10"/>
          <w:szCs w:val="20"/>
          <w:lang w:eastAsia="en-GB"/>
        </w:rPr>
        <w:drawing>
          <wp:inline distT="0" distB="0" distL="0" distR="0" wp14:anchorId="2FEECF08" wp14:editId="41578CE8">
            <wp:extent cx="381000" cy="198120"/>
            <wp:effectExtent l="0" t="0" r="0" b="0"/>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31" cstate="print">
                      <a:extLst>
                        <a:ext uri="{28A0092B-C50C-407E-A947-70E740481C1C}">
                          <a14:useLocalDpi xmlns:a14="http://schemas.microsoft.com/office/drawing/2010/main" val="0"/>
                        </a:ext>
                      </a:extLst>
                    </a:blip>
                    <a:srcRect/>
                    <a:stretch>
                      <a:fillRect/>
                    </a:stretch>
                  </pic:blipFill>
                  <pic:spPr bwMode="auto">
                    <a:xfrm>
                      <a:off x="0" y="0"/>
                      <a:ext cx="381000" cy="198120"/>
                    </a:xfrm>
                    <a:prstGeom prst="rect">
                      <a:avLst/>
                    </a:prstGeom>
                    <a:noFill/>
                    <a:ln>
                      <a:noFill/>
                    </a:ln>
                  </pic:spPr>
                </pic:pic>
              </a:graphicData>
            </a:graphic>
          </wp:inline>
        </w:drawing>
      </w:r>
      <w:r w:rsidRPr="00982E91">
        <w:rPr>
          <w:rFonts w:eastAsia="DengXian"/>
          <w:color w:val="000000"/>
          <w:szCs w:val="20"/>
        </w:rPr>
        <w:t xml:space="preserve">[dB]) is given by Table 4.1-1 according to the number of DM-RS CDM groups without data as described in Subclause 5.1.6.2. The DM-RS scaling factor </w:t>
      </w:r>
      <w:r w:rsidR="001B7BF2">
        <w:rPr>
          <w:position w:val="-12"/>
          <w:szCs w:val="20"/>
        </w:rPr>
        <w:pict w14:anchorId="799DA505">
          <v:shape id="_x0000_i1308" type="#_x0000_t75" style="width:35.2pt;height:18.4pt">
            <v:imagedata r:id="rId1032" o:title=""/>
          </v:shape>
        </w:pict>
      </w:r>
      <w:r w:rsidRPr="00982E91">
        <w:rPr>
          <w:rFonts w:eastAsia="DengXian"/>
          <w:color w:val="000000"/>
          <w:szCs w:val="20"/>
        </w:rPr>
        <w:t xml:space="preserve"> specified in Subclause 7.4.1.1.2 of [4, TS 38.211] is given by </w:t>
      </w:r>
      <w:r w:rsidR="001B7BF2">
        <w:rPr>
          <w:rFonts w:eastAsia="DengXian"/>
          <w:noProof/>
          <w:color w:val="000000"/>
          <w:position w:val="-12"/>
          <w:szCs w:val="20"/>
          <w:lang w:val="en-US"/>
        </w:rPr>
        <w:pict w14:anchorId="112172D6">
          <v:shape id="_x0000_i1309" type="#_x0000_t75" style="width:83.2pt;height:28pt">
            <v:imagedata r:id="rId1033" o:title=""/>
          </v:shape>
        </w:pict>
      </w:r>
      <w:r w:rsidRPr="00982E91">
        <w:rPr>
          <w:rFonts w:eastAsia="DengXian"/>
          <w:noProof/>
          <w:color w:val="000000"/>
          <w:position w:val="-12"/>
          <w:szCs w:val="20"/>
          <w:lang w:val="en-US"/>
        </w:rPr>
        <w:t xml:space="preserve"> </w:t>
      </w:r>
      <w:r w:rsidRPr="00982E91">
        <w:rPr>
          <w:rFonts w:eastAsia="DengXian"/>
          <w:color w:val="000000"/>
          <w:szCs w:val="20"/>
        </w:rPr>
        <w:t>.</w:t>
      </w:r>
    </w:p>
    <w:p w14:paraId="01C4FA41" w14:textId="77777777" w:rsidR="00982E91" w:rsidRPr="00982E91" w:rsidRDefault="00982E91" w:rsidP="00FD2787">
      <w:pPr>
        <w:keepNext/>
        <w:keepLines/>
        <w:numPr>
          <w:ilvl w:val="0"/>
          <w:numId w:val="214"/>
        </w:numPr>
        <w:ind w:left="0" w:firstLine="0"/>
        <w:jc w:val="center"/>
        <w:rPr>
          <w:rFonts w:ascii="Arial" w:eastAsia="DengXian" w:hAnsi="Arial"/>
          <w:szCs w:val="20"/>
          <w:lang w:val="en-US"/>
        </w:rPr>
      </w:pPr>
      <w:r w:rsidRPr="00982E91">
        <w:rPr>
          <w:rFonts w:ascii="Arial" w:eastAsia="DengXian" w:hAnsi="Arial"/>
          <w:szCs w:val="20"/>
          <w:lang w:val="en-US"/>
        </w:rPr>
        <w:t>Table 4.1-1: The ratio of PDSCH EPRE to DM-RS EPRE</w:t>
      </w:r>
    </w:p>
    <w:tbl>
      <w:tblPr>
        <w:tblW w:w="90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58"/>
        <w:gridCol w:w="3403"/>
        <w:gridCol w:w="2942"/>
      </w:tblGrid>
      <w:tr w:rsidR="00982E91" w:rsidRPr="00982E91" w14:paraId="02E93199" w14:textId="77777777" w:rsidTr="0000356D">
        <w:trPr>
          <w:jc w:val="center"/>
        </w:trPr>
        <w:tc>
          <w:tcPr>
            <w:tcW w:w="2658" w:type="dxa"/>
            <w:shd w:val="clear" w:color="auto" w:fill="E7E6E6"/>
            <w:vAlign w:val="center"/>
          </w:tcPr>
          <w:p w14:paraId="7CC13992" w14:textId="77777777" w:rsidR="00982E91" w:rsidRPr="00982E91" w:rsidRDefault="00982E91" w:rsidP="00982E91">
            <w:pPr>
              <w:keepNext/>
              <w:keepLines/>
              <w:jc w:val="center"/>
              <w:rPr>
                <w:rFonts w:ascii="Arial" w:hAnsi="Arial"/>
                <w:szCs w:val="20"/>
                <w:lang w:val="en-US"/>
              </w:rPr>
            </w:pPr>
            <w:r w:rsidRPr="00982E91">
              <w:rPr>
                <w:rFonts w:ascii="Arial" w:hAnsi="Arial"/>
                <w:szCs w:val="20"/>
                <w:lang w:val="en-US"/>
              </w:rPr>
              <w:t>Number of DM-RS CDM groups without data</w:t>
            </w:r>
          </w:p>
        </w:tc>
        <w:tc>
          <w:tcPr>
            <w:tcW w:w="3403" w:type="dxa"/>
            <w:shd w:val="clear" w:color="auto" w:fill="E7E6E6"/>
          </w:tcPr>
          <w:p w14:paraId="1BCA8B75" w14:textId="77777777" w:rsidR="00982E91" w:rsidRPr="00982E91" w:rsidRDefault="00982E91" w:rsidP="00982E91">
            <w:pPr>
              <w:keepNext/>
              <w:keepLines/>
              <w:ind w:left="720" w:hanging="720"/>
              <w:jc w:val="center"/>
              <w:rPr>
                <w:rFonts w:ascii="Arial" w:hAnsi="Arial"/>
                <w:szCs w:val="20"/>
                <w:lang w:val="en-US"/>
              </w:rPr>
            </w:pPr>
            <w:r w:rsidRPr="00982E91">
              <w:rPr>
                <w:rFonts w:ascii="Arial" w:hAnsi="Arial" w:hint="eastAsia"/>
                <w:szCs w:val="20"/>
                <w:lang w:val="en-US"/>
              </w:rPr>
              <w:t>DM-RS configuration type 1</w:t>
            </w:r>
          </w:p>
        </w:tc>
        <w:tc>
          <w:tcPr>
            <w:tcW w:w="2942" w:type="dxa"/>
            <w:shd w:val="clear" w:color="auto" w:fill="E7E6E6"/>
          </w:tcPr>
          <w:p w14:paraId="4454C3D2" w14:textId="77777777" w:rsidR="00982E91" w:rsidRPr="00982E91" w:rsidRDefault="00982E91" w:rsidP="00982E91">
            <w:pPr>
              <w:keepNext/>
              <w:keepLines/>
              <w:ind w:left="720" w:hanging="720"/>
              <w:jc w:val="center"/>
              <w:rPr>
                <w:rFonts w:ascii="Arial" w:hAnsi="Arial"/>
                <w:szCs w:val="20"/>
                <w:lang w:val="en-US"/>
              </w:rPr>
            </w:pPr>
            <w:r w:rsidRPr="00982E91">
              <w:rPr>
                <w:rFonts w:ascii="Arial" w:hAnsi="Arial" w:hint="eastAsia"/>
                <w:szCs w:val="20"/>
                <w:lang w:val="en-US"/>
              </w:rPr>
              <w:t>DM-RS configuration type 2</w:t>
            </w:r>
          </w:p>
        </w:tc>
      </w:tr>
      <w:tr w:rsidR="00982E91" w:rsidRPr="00982E91" w14:paraId="0D4CB2A3" w14:textId="77777777" w:rsidTr="0000356D">
        <w:trPr>
          <w:jc w:val="center"/>
        </w:trPr>
        <w:tc>
          <w:tcPr>
            <w:tcW w:w="2658" w:type="dxa"/>
            <w:shd w:val="clear" w:color="auto" w:fill="auto"/>
            <w:vAlign w:val="center"/>
          </w:tcPr>
          <w:p w14:paraId="47207A0C" w14:textId="77777777" w:rsidR="00982E91" w:rsidRPr="00982E91" w:rsidRDefault="00982E91" w:rsidP="00982E91">
            <w:pPr>
              <w:keepNext/>
              <w:keepLines/>
              <w:ind w:left="720" w:hanging="720"/>
              <w:jc w:val="center"/>
              <w:rPr>
                <w:rFonts w:ascii="Arial" w:hAnsi="Arial"/>
                <w:szCs w:val="20"/>
                <w:lang w:val="en-US" w:eastAsia="ko-KR"/>
              </w:rPr>
            </w:pPr>
            <w:r w:rsidRPr="00982E91">
              <w:rPr>
                <w:rFonts w:ascii="Arial" w:hAnsi="Arial" w:hint="eastAsia"/>
                <w:szCs w:val="20"/>
                <w:lang w:val="en-US" w:eastAsia="ko-KR"/>
              </w:rPr>
              <w:t>1</w:t>
            </w:r>
          </w:p>
        </w:tc>
        <w:tc>
          <w:tcPr>
            <w:tcW w:w="3403" w:type="dxa"/>
          </w:tcPr>
          <w:p w14:paraId="43F6F26E" w14:textId="77777777" w:rsidR="00982E91" w:rsidRPr="00982E91" w:rsidRDefault="00982E91" w:rsidP="00982E91">
            <w:pPr>
              <w:keepNext/>
              <w:keepLines/>
              <w:ind w:left="720" w:hanging="720"/>
              <w:jc w:val="center"/>
              <w:rPr>
                <w:rFonts w:ascii="Arial" w:hAnsi="Arial"/>
                <w:szCs w:val="20"/>
                <w:lang w:val="en-US" w:eastAsia="ko-KR"/>
              </w:rPr>
            </w:pPr>
            <w:r w:rsidRPr="00982E91">
              <w:rPr>
                <w:rFonts w:ascii="Arial" w:hAnsi="Arial" w:hint="eastAsia"/>
                <w:szCs w:val="20"/>
                <w:lang w:val="en-US" w:eastAsia="ko-KR"/>
              </w:rPr>
              <w:t>0 dB</w:t>
            </w:r>
          </w:p>
        </w:tc>
        <w:tc>
          <w:tcPr>
            <w:tcW w:w="2942" w:type="dxa"/>
          </w:tcPr>
          <w:p w14:paraId="73BF4F28" w14:textId="77777777" w:rsidR="00982E91" w:rsidRPr="00982E91" w:rsidRDefault="00982E91" w:rsidP="00982E91">
            <w:pPr>
              <w:keepNext/>
              <w:keepLines/>
              <w:ind w:left="720" w:hanging="720"/>
              <w:jc w:val="center"/>
              <w:rPr>
                <w:rFonts w:ascii="Arial" w:hAnsi="Arial"/>
                <w:szCs w:val="20"/>
                <w:lang w:val="en-US" w:eastAsia="ko-KR"/>
              </w:rPr>
            </w:pPr>
            <w:r w:rsidRPr="00982E91">
              <w:rPr>
                <w:rFonts w:ascii="Arial" w:hAnsi="Arial" w:hint="eastAsia"/>
                <w:szCs w:val="20"/>
                <w:lang w:val="en-US" w:eastAsia="ko-KR"/>
              </w:rPr>
              <w:t>0 dB</w:t>
            </w:r>
          </w:p>
        </w:tc>
      </w:tr>
      <w:tr w:rsidR="00982E91" w:rsidRPr="00982E91" w14:paraId="5FCA75D0" w14:textId="77777777" w:rsidTr="0000356D">
        <w:trPr>
          <w:jc w:val="center"/>
        </w:trPr>
        <w:tc>
          <w:tcPr>
            <w:tcW w:w="2658" w:type="dxa"/>
            <w:shd w:val="clear" w:color="auto" w:fill="auto"/>
            <w:vAlign w:val="center"/>
          </w:tcPr>
          <w:p w14:paraId="526DC97E" w14:textId="77777777" w:rsidR="00982E91" w:rsidRPr="00982E91" w:rsidRDefault="00982E91" w:rsidP="00982E91">
            <w:pPr>
              <w:keepNext/>
              <w:keepLines/>
              <w:ind w:left="720" w:hanging="720"/>
              <w:jc w:val="center"/>
              <w:rPr>
                <w:rFonts w:ascii="Arial" w:hAnsi="Arial"/>
                <w:szCs w:val="20"/>
                <w:lang w:val="en-US" w:eastAsia="ko-KR"/>
              </w:rPr>
            </w:pPr>
            <w:r w:rsidRPr="00982E91">
              <w:rPr>
                <w:rFonts w:ascii="Arial" w:hAnsi="Arial" w:hint="eastAsia"/>
                <w:szCs w:val="20"/>
                <w:lang w:val="en-US" w:eastAsia="ko-KR"/>
              </w:rPr>
              <w:t>2</w:t>
            </w:r>
          </w:p>
        </w:tc>
        <w:tc>
          <w:tcPr>
            <w:tcW w:w="3403" w:type="dxa"/>
          </w:tcPr>
          <w:p w14:paraId="58D7BC0A" w14:textId="77777777" w:rsidR="00982E91" w:rsidRPr="00982E91" w:rsidRDefault="00982E91" w:rsidP="00982E91">
            <w:pPr>
              <w:keepNext/>
              <w:keepLines/>
              <w:ind w:left="720" w:hanging="720"/>
              <w:jc w:val="center"/>
              <w:rPr>
                <w:rFonts w:ascii="Arial" w:hAnsi="Arial"/>
                <w:szCs w:val="20"/>
                <w:lang w:val="en-US" w:eastAsia="ko-KR"/>
              </w:rPr>
            </w:pPr>
            <w:r w:rsidRPr="00982E91">
              <w:rPr>
                <w:rFonts w:ascii="Arial" w:hAnsi="Arial" w:hint="eastAsia"/>
                <w:szCs w:val="20"/>
                <w:lang w:val="en-US" w:eastAsia="ko-KR"/>
              </w:rPr>
              <w:t>-3</w:t>
            </w:r>
            <w:r w:rsidRPr="00982E91">
              <w:rPr>
                <w:rFonts w:ascii="Arial" w:hAnsi="Arial"/>
                <w:szCs w:val="20"/>
                <w:lang w:val="en-US" w:eastAsia="ko-KR"/>
              </w:rPr>
              <w:t xml:space="preserve"> </w:t>
            </w:r>
            <w:r w:rsidRPr="00982E91">
              <w:rPr>
                <w:rFonts w:ascii="Arial" w:hAnsi="Arial" w:hint="eastAsia"/>
                <w:szCs w:val="20"/>
                <w:lang w:val="en-US" w:eastAsia="ko-KR"/>
              </w:rPr>
              <w:t>dB</w:t>
            </w:r>
          </w:p>
        </w:tc>
        <w:tc>
          <w:tcPr>
            <w:tcW w:w="2942" w:type="dxa"/>
          </w:tcPr>
          <w:p w14:paraId="6755C098" w14:textId="77777777" w:rsidR="00982E91" w:rsidRPr="00982E91" w:rsidRDefault="00982E91" w:rsidP="00982E91">
            <w:pPr>
              <w:keepNext/>
              <w:keepLines/>
              <w:ind w:left="720" w:hanging="720"/>
              <w:jc w:val="center"/>
              <w:rPr>
                <w:rFonts w:ascii="Arial" w:hAnsi="Arial"/>
                <w:szCs w:val="20"/>
                <w:lang w:val="en-US" w:eastAsia="ko-KR"/>
              </w:rPr>
            </w:pPr>
            <w:r w:rsidRPr="00982E91">
              <w:rPr>
                <w:rFonts w:ascii="Arial" w:hAnsi="Arial" w:hint="eastAsia"/>
                <w:szCs w:val="20"/>
                <w:lang w:val="en-US" w:eastAsia="ko-KR"/>
              </w:rPr>
              <w:t>-3 dB</w:t>
            </w:r>
          </w:p>
        </w:tc>
      </w:tr>
      <w:tr w:rsidR="00982E91" w:rsidRPr="00982E91" w14:paraId="7F095DF8" w14:textId="77777777" w:rsidTr="0000356D">
        <w:trPr>
          <w:jc w:val="center"/>
        </w:trPr>
        <w:tc>
          <w:tcPr>
            <w:tcW w:w="2658" w:type="dxa"/>
            <w:shd w:val="clear" w:color="auto" w:fill="auto"/>
            <w:vAlign w:val="center"/>
          </w:tcPr>
          <w:p w14:paraId="75168A4B" w14:textId="77777777" w:rsidR="00982E91" w:rsidRPr="00982E91" w:rsidRDefault="00982E91" w:rsidP="00982E91">
            <w:pPr>
              <w:keepNext/>
              <w:keepLines/>
              <w:ind w:left="720" w:hanging="720"/>
              <w:jc w:val="center"/>
              <w:rPr>
                <w:rFonts w:ascii="Arial" w:hAnsi="Arial"/>
                <w:szCs w:val="20"/>
                <w:lang w:val="en-US" w:eastAsia="ko-KR"/>
              </w:rPr>
            </w:pPr>
            <w:r w:rsidRPr="00982E91">
              <w:rPr>
                <w:rFonts w:ascii="Arial" w:hAnsi="Arial" w:hint="eastAsia"/>
                <w:szCs w:val="20"/>
                <w:lang w:val="en-US" w:eastAsia="ko-KR"/>
              </w:rPr>
              <w:t>3</w:t>
            </w:r>
          </w:p>
        </w:tc>
        <w:tc>
          <w:tcPr>
            <w:tcW w:w="3403" w:type="dxa"/>
          </w:tcPr>
          <w:p w14:paraId="7CC4685D" w14:textId="77777777" w:rsidR="00982E91" w:rsidRPr="00982E91" w:rsidRDefault="00982E91" w:rsidP="00982E91">
            <w:pPr>
              <w:keepNext/>
              <w:keepLines/>
              <w:ind w:left="720" w:hanging="720"/>
              <w:jc w:val="center"/>
              <w:rPr>
                <w:rFonts w:ascii="Arial" w:hAnsi="Arial"/>
                <w:szCs w:val="20"/>
                <w:lang w:val="en-US" w:eastAsia="ko-KR"/>
              </w:rPr>
            </w:pPr>
            <w:r w:rsidRPr="00982E91">
              <w:rPr>
                <w:rFonts w:ascii="Arial" w:hAnsi="Arial" w:hint="eastAsia"/>
                <w:szCs w:val="20"/>
                <w:lang w:val="en-US" w:eastAsia="ko-KR"/>
              </w:rPr>
              <w:t>-</w:t>
            </w:r>
          </w:p>
        </w:tc>
        <w:tc>
          <w:tcPr>
            <w:tcW w:w="2942" w:type="dxa"/>
          </w:tcPr>
          <w:p w14:paraId="15E4A136" w14:textId="77777777" w:rsidR="00982E91" w:rsidRPr="00982E91" w:rsidRDefault="00982E91" w:rsidP="00982E91">
            <w:pPr>
              <w:keepNext/>
              <w:keepLines/>
              <w:ind w:left="720" w:hanging="720"/>
              <w:jc w:val="center"/>
              <w:rPr>
                <w:rFonts w:ascii="Arial" w:hAnsi="Arial"/>
                <w:szCs w:val="20"/>
                <w:lang w:val="en-US" w:eastAsia="ko-KR"/>
              </w:rPr>
            </w:pPr>
            <w:r w:rsidRPr="00982E91">
              <w:rPr>
                <w:rFonts w:ascii="Arial" w:hAnsi="Arial" w:hint="eastAsia"/>
                <w:szCs w:val="20"/>
                <w:lang w:val="en-US" w:eastAsia="ko-KR"/>
              </w:rPr>
              <w:t>-4.77 dB</w:t>
            </w:r>
          </w:p>
        </w:tc>
      </w:tr>
    </w:tbl>
    <w:p w14:paraId="6391D227" w14:textId="77777777" w:rsidR="0000356D" w:rsidRPr="00982E91" w:rsidRDefault="0000356D" w:rsidP="0000356D">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60879F04" w14:textId="77777777" w:rsidR="00982E91" w:rsidRPr="00982E91" w:rsidRDefault="00982E91" w:rsidP="00982E91">
      <w:pPr>
        <w:ind w:left="720" w:hanging="720"/>
        <w:rPr>
          <w:szCs w:val="20"/>
          <w:lang w:eastAsia="x-none"/>
        </w:rPr>
      </w:pPr>
    </w:p>
    <w:p w14:paraId="4DEC4DF8" w14:textId="77777777" w:rsidR="00982E91" w:rsidRPr="0000356D" w:rsidRDefault="00982E91" w:rsidP="00982E91">
      <w:pPr>
        <w:ind w:left="720" w:hanging="720"/>
        <w:rPr>
          <w:szCs w:val="20"/>
          <w:lang w:eastAsia="x-none"/>
        </w:rPr>
      </w:pPr>
      <w:r w:rsidRPr="0000356D">
        <w:rPr>
          <w:szCs w:val="20"/>
          <w:highlight w:val="green"/>
          <w:lang w:eastAsia="x-none"/>
        </w:rPr>
        <w:t>Agreement</w:t>
      </w:r>
    </w:p>
    <w:p w14:paraId="7D78040C" w14:textId="77777777" w:rsidR="00982E91" w:rsidRPr="00982E91" w:rsidRDefault="00982E91" w:rsidP="00982E91">
      <w:pPr>
        <w:ind w:left="720" w:hanging="720"/>
        <w:rPr>
          <w:szCs w:val="20"/>
          <w:lang w:eastAsia="x-none"/>
        </w:rPr>
      </w:pPr>
      <w:r w:rsidRPr="00982E91">
        <w:rPr>
          <w:szCs w:val="20"/>
          <w:lang w:eastAsia="x-none"/>
        </w:rPr>
        <w:t>The following text proposal for 6.2.2 of 38.214 is agreed.</w:t>
      </w:r>
    </w:p>
    <w:p w14:paraId="6E722BB6" w14:textId="77777777" w:rsidR="0000356D" w:rsidRPr="00982E91" w:rsidRDefault="0000356D" w:rsidP="0000356D">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6D718767" w14:textId="77777777" w:rsidR="00982E91" w:rsidRPr="00982E91" w:rsidRDefault="00982E91" w:rsidP="00982E91">
      <w:pPr>
        <w:rPr>
          <w:rFonts w:eastAsia="SimSun"/>
          <w:szCs w:val="20"/>
        </w:rPr>
      </w:pPr>
      <w:r w:rsidRPr="00982E91">
        <w:rPr>
          <w:rFonts w:eastAsia="SimSun"/>
          <w:szCs w:val="20"/>
        </w:rPr>
        <w:t>6.2.2</w:t>
      </w:r>
      <w:r w:rsidRPr="00982E91">
        <w:rPr>
          <w:rFonts w:eastAsia="SimSun"/>
          <w:szCs w:val="20"/>
        </w:rPr>
        <w:tab/>
        <w:t>UE DM-RS transmission procedure</w:t>
      </w:r>
    </w:p>
    <w:p w14:paraId="37645B27" w14:textId="77777777" w:rsidR="00982E91" w:rsidRPr="00982E91" w:rsidRDefault="00982E91" w:rsidP="00982E91">
      <w:pPr>
        <w:rPr>
          <w:color w:val="000000"/>
          <w:szCs w:val="20"/>
        </w:rPr>
      </w:pPr>
      <w:r w:rsidRPr="00982E91">
        <w:rPr>
          <w:color w:val="000000"/>
          <w:szCs w:val="20"/>
        </w:rPr>
        <w:t>For uplink DM-RS with PUSCH, the UE may assume the ratio of PUSCH EPRE to DM-RS EPRE (</w:t>
      </w:r>
      <w:ins w:id="593" w:author="oppo" w:date="2018-06-28T17:51:00Z">
        <w:r w:rsidR="001B7BF2">
          <w:rPr>
            <w:color w:val="000000"/>
            <w:position w:val="-12"/>
            <w:szCs w:val="20"/>
          </w:rPr>
          <w:pict w14:anchorId="53E7FC67">
            <v:shape id="_x0000_i1310" type="#_x0000_t75" style="width:28.8pt;height:16pt">
              <v:imagedata r:id="rId1034" o:title=""/>
            </v:shape>
          </w:pict>
        </w:r>
        <w:r w:rsidRPr="00982E91">
          <w:rPr>
            <w:color w:val="000000"/>
            <w:position w:val="-10"/>
            <w:szCs w:val="20"/>
          </w:rPr>
          <w:t xml:space="preserve"> </w:t>
        </w:r>
      </w:ins>
      <w:del w:id="594" w:author="oppo" w:date="2018-06-28T17:51:00Z">
        <w:r w:rsidR="001B7BF2">
          <w:rPr>
            <w:color w:val="000000"/>
            <w:position w:val="-10"/>
            <w:szCs w:val="20"/>
          </w:rPr>
          <w:pict w14:anchorId="644A73FF">
            <v:shape id="_x0000_i1311" type="#_x0000_t75" style="width:40pt;height:16.8pt">
              <v:imagedata r:id="rId1035" o:title=""/>
            </v:shape>
          </w:pict>
        </w:r>
      </w:del>
      <w:r w:rsidRPr="00982E91">
        <w:rPr>
          <w:color w:val="000000"/>
          <w:szCs w:val="20"/>
        </w:rPr>
        <w:t xml:space="preserve">[dB]) is given by Table 6.2.2-1 according to the number of DM-RS CDM groups without data. The DM-RS scaling factor </w:t>
      </w:r>
      <w:r w:rsidR="001B7BF2">
        <w:rPr>
          <w:color w:val="000000"/>
          <w:position w:val="-12"/>
          <w:szCs w:val="20"/>
        </w:rPr>
        <w:pict w14:anchorId="41AEB03D">
          <v:shape id="_x0000_i1312" type="#_x0000_t75" style="width:28.8pt;height:23.2pt">
            <v:imagedata r:id="rId1036" o:title=""/>
          </v:shape>
        </w:pict>
      </w:r>
      <w:r w:rsidRPr="00982E91">
        <w:rPr>
          <w:color w:val="000000"/>
          <w:szCs w:val="20"/>
        </w:rPr>
        <w:t xml:space="preserve"> specified in subclause 6.4.1.1.3 of [4, TS 38.211] is given by </w:t>
      </w:r>
      <w:r w:rsidR="001B7BF2">
        <w:rPr>
          <w:color w:val="000000"/>
          <w:position w:val="-12"/>
          <w:szCs w:val="20"/>
        </w:rPr>
        <w:pict w14:anchorId="32E27E88">
          <v:shape id="_x0000_i1313" type="#_x0000_t75" style="width:1in;height:28.8pt">
            <v:imagedata r:id="rId1037" o:title=""/>
          </v:shape>
        </w:pict>
      </w:r>
      <w:r w:rsidRPr="00982E91">
        <w:rPr>
          <w:color w:val="000000"/>
          <w:szCs w:val="20"/>
        </w:rPr>
        <w:t>.</w:t>
      </w:r>
    </w:p>
    <w:p w14:paraId="2009ADD4" w14:textId="77777777" w:rsidR="00982E91" w:rsidRPr="0000356D" w:rsidRDefault="00982E91" w:rsidP="00982E91">
      <w:pPr>
        <w:keepNext/>
        <w:keepLines/>
        <w:overflowPunct w:val="0"/>
        <w:autoSpaceDE w:val="0"/>
        <w:autoSpaceDN w:val="0"/>
        <w:adjustRightInd w:val="0"/>
        <w:jc w:val="center"/>
        <w:textAlignment w:val="baseline"/>
        <w:rPr>
          <w:rFonts w:ascii="Times New Roman" w:eastAsia="Times New Roman" w:hAnsi="Times New Roman"/>
          <w:szCs w:val="20"/>
          <w:lang w:eastAsia="en-GB"/>
        </w:rPr>
      </w:pPr>
      <w:r w:rsidRPr="0000356D">
        <w:rPr>
          <w:rFonts w:ascii="Times New Roman" w:eastAsia="Times New Roman" w:hAnsi="Times New Roman"/>
          <w:szCs w:val="20"/>
          <w:lang w:eastAsia="en-GB"/>
        </w:rPr>
        <w:t>Table 6.2.2-1: The ratio of PUSCH EPRE to DM-RS EPRE</w:t>
      </w:r>
    </w:p>
    <w:p w14:paraId="2442FF29" w14:textId="77777777" w:rsidR="0000356D" w:rsidRPr="00982E91" w:rsidRDefault="0000356D" w:rsidP="0000356D">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655B50DE" w14:textId="77777777" w:rsidR="00982E91" w:rsidRPr="00982E91" w:rsidRDefault="00982E91" w:rsidP="00982E91">
      <w:pPr>
        <w:ind w:left="720" w:hanging="720"/>
        <w:rPr>
          <w:szCs w:val="20"/>
          <w:lang w:eastAsia="x-none"/>
        </w:rPr>
      </w:pPr>
    </w:p>
    <w:p w14:paraId="7B3A33E1" w14:textId="77777777" w:rsidR="00982E91" w:rsidRPr="0000356D" w:rsidRDefault="00982E91" w:rsidP="00982E91">
      <w:pPr>
        <w:ind w:left="720" w:hanging="720"/>
        <w:rPr>
          <w:szCs w:val="20"/>
          <w:lang w:eastAsia="x-none"/>
        </w:rPr>
      </w:pPr>
      <w:r w:rsidRPr="0000356D">
        <w:rPr>
          <w:szCs w:val="20"/>
          <w:highlight w:val="green"/>
          <w:lang w:eastAsia="x-none"/>
        </w:rPr>
        <w:t>Agreement</w:t>
      </w:r>
      <w:r w:rsidRPr="0000356D">
        <w:rPr>
          <w:szCs w:val="20"/>
          <w:lang w:eastAsia="x-none"/>
        </w:rPr>
        <w:t xml:space="preserve"> </w:t>
      </w:r>
    </w:p>
    <w:p w14:paraId="02E539C6" w14:textId="77777777" w:rsidR="00982E91" w:rsidRPr="00982E91" w:rsidRDefault="00982E91" w:rsidP="00982E91">
      <w:pPr>
        <w:ind w:left="720" w:hanging="720"/>
        <w:rPr>
          <w:rFonts w:ascii="TimesNewRoman" w:hAnsi="TimesNewRoman" w:cs="TimesNewRoman"/>
          <w:szCs w:val="20"/>
          <w:lang w:eastAsia="en-GB"/>
        </w:rPr>
      </w:pPr>
      <w:r w:rsidRPr="00982E91">
        <w:rPr>
          <w:rFonts w:ascii="TimesNewRoman" w:hAnsi="TimesNewRoman" w:cs="TimesNewRoman"/>
          <w:szCs w:val="20"/>
          <w:lang w:eastAsia="en-GB"/>
        </w:rPr>
        <w:t>The following text proposal for section 6.4.1.1.1.1 of 38.211 is agreed.</w:t>
      </w:r>
    </w:p>
    <w:p w14:paraId="12935BDC" w14:textId="77777777" w:rsidR="0000356D" w:rsidRPr="00982E91" w:rsidRDefault="0000356D" w:rsidP="0000356D">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2EE61E4C" w14:textId="77777777" w:rsidR="00982E91" w:rsidRPr="00982E91" w:rsidRDefault="00982E91" w:rsidP="00982E91">
      <w:pPr>
        <w:rPr>
          <w:rFonts w:eastAsia="SimSun"/>
          <w:szCs w:val="20"/>
        </w:rPr>
      </w:pPr>
      <w:r w:rsidRPr="00982E91">
        <w:rPr>
          <w:rFonts w:eastAsia="SimSun"/>
          <w:szCs w:val="20"/>
        </w:rPr>
        <w:t>6.4.1.1.1.1</w:t>
      </w:r>
      <w:r w:rsidRPr="00982E91">
        <w:rPr>
          <w:rFonts w:eastAsia="SimSun"/>
          <w:szCs w:val="20"/>
        </w:rPr>
        <w:tab/>
        <w:t>Sequence generation when transform precoding is disabled</w:t>
      </w:r>
    </w:p>
    <w:p w14:paraId="4D251A62" w14:textId="77777777" w:rsidR="00982E91" w:rsidRPr="00982E91" w:rsidRDefault="00982E91" w:rsidP="00982E91">
      <w:pPr>
        <w:ind w:left="720" w:hanging="720"/>
        <w:rPr>
          <w:szCs w:val="20"/>
        </w:rPr>
      </w:pPr>
      <w:r w:rsidRPr="00982E91">
        <w:rPr>
          <w:szCs w:val="20"/>
        </w:rPr>
        <w:t xml:space="preserve">If transform precoding for PUSCH is not enabled, the sequence </w:t>
      </w:r>
      <w:r w:rsidR="001B7BF2">
        <w:rPr>
          <w:rFonts w:ascii="Calibri" w:eastAsia="Calibri" w:hAnsi="Calibri"/>
          <w:position w:val="-10"/>
          <w:szCs w:val="20"/>
          <w:lang w:val="en-US"/>
        </w:rPr>
        <w:pict w14:anchorId="7A22BF6A">
          <v:shape id="_x0000_i1314" type="#_x0000_t75" style="width:21.6pt;height:14.4pt">
            <v:imagedata r:id="rId1038" o:title=""/>
          </v:shape>
        </w:pict>
      </w:r>
      <w:r w:rsidRPr="00982E91">
        <w:rPr>
          <w:szCs w:val="20"/>
        </w:rPr>
        <w:t xml:space="preserve"> shall be generated according to</w:t>
      </w:r>
    </w:p>
    <w:p w14:paraId="23720B1A" w14:textId="77777777" w:rsidR="00982E91" w:rsidRPr="00982E91" w:rsidRDefault="001B7BF2" w:rsidP="00982E91">
      <w:pPr>
        <w:keepLines/>
        <w:numPr>
          <w:ilvl w:val="0"/>
          <w:numId w:val="25"/>
        </w:numPr>
        <w:tabs>
          <w:tab w:val="center" w:pos="4536"/>
          <w:tab w:val="right" w:pos="9072"/>
        </w:tabs>
        <w:ind w:left="0"/>
        <w:jc w:val="center"/>
        <w:rPr>
          <w:rFonts w:ascii="Times New Roman" w:eastAsia="Times New Roman" w:hAnsi="Times New Roman"/>
          <w:noProof/>
          <w:szCs w:val="20"/>
        </w:rPr>
      </w:pPr>
      <w:r>
        <w:rPr>
          <w:rFonts w:ascii="Calibri" w:eastAsia="Calibri" w:hAnsi="Calibri"/>
          <w:noProof/>
          <w:position w:val="-24"/>
          <w:szCs w:val="20"/>
          <w:lang w:val="en-US"/>
        </w:rPr>
        <w:pict w14:anchorId="4909B156">
          <v:shape id="_x0000_i1315" type="#_x0000_t75" style="width:194.4pt;height:28.8pt">
            <v:imagedata r:id="rId1039" o:title=""/>
          </v:shape>
        </w:pict>
      </w:r>
      <w:r w:rsidR="00982E91" w:rsidRPr="00982E91">
        <w:rPr>
          <w:rFonts w:ascii="Times New Roman" w:eastAsia="Times New Roman" w:hAnsi="Times New Roman"/>
          <w:noProof/>
          <w:szCs w:val="20"/>
        </w:rPr>
        <w:t>.</w:t>
      </w:r>
    </w:p>
    <w:p w14:paraId="6920B4B1" w14:textId="77777777" w:rsidR="00982E91" w:rsidRPr="00982E91" w:rsidRDefault="00982E91" w:rsidP="00982E91">
      <w:pPr>
        <w:rPr>
          <w:szCs w:val="20"/>
        </w:rPr>
      </w:pPr>
      <w:r w:rsidRPr="00982E91">
        <w:rPr>
          <w:szCs w:val="20"/>
        </w:rPr>
        <w:t xml:space="preserve">where the pseudo-random sequence </w:t>
      </w:r>
      <w:r w:rsidR="001B7BF2">
        <w:rPr>
          <w:rFonts w:ascii="Calibri" w:eastAsia="Calibri" w:hAnsi="Calibri"/>
          <w:position w:val="-10"/>
          <w:szCs w:val="20"/>
          <w:lang w:val="en-US"/>
        </w:rPr>
        <w:pict w14:anchorId="3C658F79">
          <v:shape id="_x0000_i1316" type="#_x0000_t75" style="width:21.6pt;height:14.4pt">
            <v:imagedata r:id="rId1040" o:title=""/>
          </v:shape>
        </w:pict>
      </w:r>
      <w:r w:rsidRPr="00982E91">
        <w:rPr>
          <w:szCs w:val="20"/>
        </w:rPr>
        <w:t xml:space="preserve"> is defined in clause 5.2.1. The pseudo-random sequence generator shall be initialized with</w:t>
      </w:r>
    </w:p>
    <w:p w14:paraId="26C0D8BF" w14:textId="77777777" w:rsidR="00982E91" w:rsidRPr="00982E91" w:rsidRDefault="001B7BF2" w:rsidP="00982E91">
      <w:pPr>
        <w:keepLines/>
        <w:numPr>
          <w:ilvl w:val="0"/>
          <w:numId w:val="25"/>
        </w:numPr>
        <w:tabs>
          <w:tab w:val="center" w:pos="4536"/>
          <w:tab w:val="right" w:pos="9072"/>
        </w:tabs>
        <w:ind w:left="0"/>
        <w:jc w:val="center"/>
        <w:rPr>
          <w:rFonts w:ascii="Times New Roman" w:eastAsia="Times New Roman" w:hAnsi="Times New Roman"/>
          <w:noProof/>
          <w:szCs w:val="20"/>
        </w:rPr>
      </w:pPr>
      <w:r>
        <w:rPr>
          <w:rFonts w:ascii="Calibri" w:eastAsia="Calibri" w:hAnsi="Calibri"/>
          <w:noProof/>
          <w:position w:val="-16"/>
          <w:szCs w:val="20"/>
          <w:lang w:val="en-US"/>
        </w:rPr>
        <w:pict w14:anchorId="71DF48FF">
          <v:shape id="_x0000_i1317" type="#_x0000_t75" style="width:260pt;height:21.6pt">
            <v:imagedata r:id="rId1041" o:title=""/>
          </v:shape>
        </w:pict>
      </w:r>
    </w:p>
    <w:p w14:paraId="4F47E72F" w14:textId="77777777" w:rsidR="00982E91" w:rsidRPr="00982E91" w:rsidRDefault="00982E91" w:rsidP="00982E91">
      <w:pPr>
        <w:ind w:left="720" w:hanging="720"/>
        <w:rPr>
          <w:szCs w:val="20"/>
        </w:rPr>
      </w:pPr>
      <w:r w:rsidRPr="00982E91">
        <w:rPr>
          <w:szCs w:val="20"/>
        </w:rPr>
        <w:t xml:space="preserve">where </w:t>
      </w:r>
      <w:r w:rsidR="001B7BF2">
        <w:rPr>
          <w:rFonts w:ascii="Calibri" w:eastAsia="Calibri" w:hAnsi="Calibri"/>
          <w:position w:val="-6"/>
          <w:szCs w:val="20"/>
          <w:lang w:val="en-US"/>
        </w:rPr>
        <w:pict w14:anchorId="275A63B5">
          <v:shape id="_x0000_i1318" type="#_x0000_t75" style="width:8pt;height:14.4pt">
            <v:imagedata r:id="rId1042" o:title=""/>
          </v:shape>
        </w:pict>
      </w:r>
      <w:r w:rsidRPr="00982E91">
        <w:rPr>
          <w:szCs w:val="20"/>
        </w:rPr>
        <w:t xml:space="preserve"> is the OFDM symbol number within the slot, </w:t>
      </w:r>
      <w:r w:rsidR="001B7BF2">
        <w:rPr>
          <w:rFonts w:ascii="Calibri" w:eastAsia="Calibri" w:hAnsi="Calibri"/>
          <w:position w:val="-14"/>
          <w:szCs w:val="20"/>
          <w:lang w:val="en-US"/>
        </w:rPr>
        <w:pict w14:anchorId="1D744104">
          <v:shape id="_x0000_i1319" type="#_x0000_t75" style="width:14.4pt;height:21.6pt">
            <v:imagedata r:id="rId1043" o:title=""/>
          </v:shape>
        </w:pict>
      </w:r>
      <w:r w:rsidRPr="00982E91">
        <w:rPr>
          <w:szCs w:val="20"/>
        </w:rPr>
        <w:t xml:space="preserve"> is the slot number within a frame, and</w:t>
      </w:r>
    </w:p>
    <w:p w14:paraId="147CE113"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lastRenderedPageBreak/>
        <w:t>-</w:t>
      </w:r>
      <w:r w:rsidRPr="00982E91">
        <w:rPr>
          <w:rFonts w:ascii="Times New Roman" w:eastAsia="MS Mincho" w:hAnsi="Times New Roman"/>
          <w:szCs w:val="20"/>
        </w:rPr>
        <w:tab/>
      </w:r>
      <w:r w:rsidR="001B7BF2">
        <w:rPr>
          <w:rFonts w:ascii="Times New Roman" w:eastAsia="Calibri" w:hAnsi="Times New Roman"/>
          <w:position w:val="-12"/>
          <w:szCs w:val="20"/>
          <w:lang w:val="en-US" w:eastAsia="zh-CN"/>
        </w:rPr>
        <w:pict w14:anchorId="2A363D28">
          <v:shape id="_x0000_i1320" type="#_x0000_t75" style="width:131.2pt;height:17.6pt">
            <v:imagedata r:id="rId1044" o:title=""/>
          </v:shape>
        </w:pict>
      </w:r>
      <w:r w:rsidRPr="00982E91">
        <w:rPr>
          <w:rFonts w:ascii="Times New Roman" w:eastAsia="MS Mincho" w:hAnsi="Times New Roman"/>
          <w:szCs w:val="20"/>
        </w:rPr>
        <w:t xml:space="preserve"> are given by the higher-layer parameters </w:t>
      </w:r>
      <w:r w:rsidRPr="00982E91">
        <w:rPr>
          <w:rFonts w:ascii="Times New Roman" w:eastAsia="MS Mincho" w:hAnsi="Times New Roman"/>
          <w:i/>
          <w:szCs w:val="20"/>
        </w:rPr>
        <w:t>scramblingID0</w:t>
      </w:r>
      <w:r w:rsidRPr="00982E91">
        <w:rPr>
          <w:rFonts w:ascii="Times New Roman" w:eastAsia="MS Mincho" w:hAnsi="Times New Roman"/>
          <w:szCs w:val="20"/>
        </w:rPr>
        <w:t xml:space="preserve"> and </w:t>
      </w:r>
      <w:r w:rsidRPr="00982E91">
        <w:rPr>
          <w:rFonts w:ascii="Times New Roman" w:eastAsia="MS Mincho" w:hAnsi="Times New Roman"/>
          <w:i/>
          <w:szCs w:val="20"/>
        </w:rPr>
        <w:t>scramblingID1</w:t>
      </w:r>
      <w:r w:rsidRPr="00982E91">
        <w:rPr>
          <w:rFonts w:ascii="Times New Roman" w:eastAsia="MS Mincho" w:hAnsi="Times New Roman"/>
          <w:szCs w:val="20"/>
        </w:rPr>
        <w:t xml:space="preserve">, respectively, in the </w:t>
      </w:r>
      <w:r w:rsidRPr="00982E91">
        <w:rPr>
          <w:rFonts w:ascii="Times New Roman" w:eastAsia="MS Mincho" w:hAnsi="Times New Roman"/>
          <w:i/>
          <w:szCs w:val="20"/>
        </w:rPr>
        <w:t xml:space="preserve">DMRS-UplinkConfig </w:t>
      </w:r>
      <w:r w:rsidRPr="00982E91">
        <w:rPr>
          <w:rFonts w:ascii="Times New Roman" w:eastAsia="MS Mincho" w:hAnsi="Times New Roman"/>
          <w:szCs w:val="20"/>
        </w:rPr>
        <w:t>IE if provided and the PUSCH is scheduled by DCI format 0_1;</w:t>
      </w:r>
      <w:r w:rsidRPr="00982E91">
        <w:rPr>
          <w:rFonts w:ascii="Times New Roman" w:eastAsia="MS Mincho" w:hAnsi="Times New Roman"/>
          <w:bCs/>
          <w:szCs w:val="20"/>
        </w:rPr>
        <w:t xml:space="preserve"> </w:t>
      </w:r>
    </w:p>
    <w:p w14:paraId="15D35811"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r>
      <w:r w:rsidR="001B7BF2">
        <w:rPr>
          <w:rFonts w:ascii="Times New Roman" w:eastAsia="Calibri" w:hAnsi="Times New Roman"/>
          <w:position w:val="-12"/>
          <w:szCs w:val="20"/>
          <w:lang w:val="en-US" w:eastAsia="zh-CN"/>
        </w:rPr>
        <w:pict w14:anchorId="50671D21">
          <v:shape id="_x0000_i1321" type="#_x0000_t75" style="width:122.4pt;height:18.4pt">
            <v:imagedata r:id="rId1045" o:title=""/>
          </v:shape>
        </w:pict>
      </w:r>
      <w:r w:rsidRPr="00982E91">
        <w:rPr>
          <w:rFonts w:ascii="Times New Roman" w:eastAsia="MS Mincho" w:hAnsi="Times New Roman"/>
          <w:szCs w:val="20"/>
        </w:rPr>
        <w:t xml:space="preserve"> is given by the higher-layer parameter </w:t>
      </w:r>
      <w:r w:rsidRPr="00982E91">
        <w:rPr>
          <w:rFonts w:ascii="Times New Roman" w:eastAsia="MS Mincho" w:hAnsi="Times New Roman"/>
          <w:i/>
          <w:szCs w:val="20"/>
        </w:rPr>
        <w:t>scramblingID0</w:t>
      </w:r>
      <w:r w:rsidRPr="00982E91">
        <w:rPr>
          <w:rFonts w:ascii="Times New Roman" w:eastAsia="MS Mincho" w:hAnsi="Times New Roman"/>
          <w:szCs w:val="20"/>
        </w:rPr>
        <w:t xml:space="preserve"> in the </w:t>
      </w:r>
      <w:r w:rsidRPr="00982E91">
        <w:rPr>
          <w:rFonts w:ascii="Times New Roman" w:eastAsia="MS Mincho" w:hAnsi="Times New Roman"/>
          <w:i/>
          <w:szCs w:val="20"/>
        </w:rPr>
        <w:t xml:space="preserve">DMRS-UplinkConfig </w:t>
      </w:r>
      <w:r w:rsidRPr="00982E91">
        <w:rPr>
          <w:rFonts w:ascii="Times New Roman" w:eastAsia="MS Mincho" w:hAnsi="Times New Roman"/>
          <w:szCs w:val="20"/>
        </w:rPr>
        <w:t xml:space="preserve">IE if provided and the PUSCH is scheduled by DCI format 0_0 with the CRC scrambled by C-RNTI </w:t>
      </w:r>
      <w:r w:rsidRPr="00982E91">
        <w:rPr>
          <w:rFonts w:ascii="Times New Roman" w:eastAsia="MS Mincho" w:hAnsi="Times New Roman"/>
          <w:color w:val="FF0000"/>
          <w:szCs w:val="20"/>
          <w:u w:val="single"/>
        </w:rPr>
        <w:t>or CS-RNTI</w:t>
      </w:r>
      <w:r w:rsidRPr="00982E91">
        <w:rPr>
          <w:rFonts w:ascii="Times New Roman" w:eastAsia="MS Mincho" w:hAnsi="Times New Roman"/>
          <w:szCs w:val="20"/>
        </w:rPr>
        <w:t>;</w:t>
      </w:r>
    </w:p>
    <w:p w14:paraId="67E6468F"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r>
      <w:r w:rsidR="001B7BF2">
        <w:rPr>
          <w:rFonts w:ascii="Times New Roman" w:eastAsia="Calibri" w:hAnsi="Times New Roman"/>
          <w:position w:val="-10"/>
          <w:szCs w:val="20"/>
          <w:lang w:val="en-US" w:eastAsia="zh-CN"/>
        </w:rPr>
        <w:pict w14:anchorId="4E8F20F9">
          <v:shape id="_x0000_i1322" type="#_x0000_t75" style="width:78.4pt;height:18.4pt">
            <v:imagedata r:id="rId1046" o:title=""/>
          </v:shape>
        </w:pict>
      </w:r>
      <w:r w:rsidRPr="00982E91">
        <w:rPr>
          <w:rFonts w:ascii="Times New Roman" w:eastAsia="MS Mincho" w:hAnsi="Times New Roman"/>
          <w:szCs w:val="20"/>
        </w:rPr>
        <w:t xml:space="preserve"> otherwise. </w:t>
      </w:r>
    </w:p>
    <w:p w14:paraId="082DD99C" w14:textId="77149A51" w:rsidR="00982E91" w:rsidRPr="00982E91" w:rsidRDefault="00982E91" w:rsidP="00982E91">
      <w:pPr>
        <w:rPr>
          <w:szCs w:val="20"/>
        </w:rPr>
      </w:pPr>
      <w:r w:rsidRPr="00982E91">
        <w:rPr>
          <w:szCs w:val="20"/>
        </w:rPr>
        <w:t xml:space="preserve">The quantity </w:t>
      </w:r>
      <w:r w:rsidR="001B7BF2">
        <w:rPr>
          <w:position w:val="-14"/>
          <w:szCs w:val="20"/>
        </w:rPr>
        <w:pict w14:anchorId="2075950E">
          <v:shape id="_x0000_i1323" type="#_x0000_t75" style="width:60.8pt;height:20.8pt">
            <v:imagedata r:id="rId1047" o:title=""/>
          </v:shape>
        </w:pict>
      </w:r>
      <w:r w:rsidRPr="00982E91">
        <w:rPr>
          <w:szCs w:val="20"/>
        </w:rPr>
        <w:t xml:space="preserve"> </w:t>
      </w:r>
      <w:r w:rsidRPr="00982E91">
        <w:rPr>
          <w:szCs w:val="20"/>
        </w:rPr>
        <w:fldChar w:fldCharType="begin"/>
      </w:r>
      <w:r w:rsidRPr="00982E91">
        <w:rPr>
          <w:szCs w:val="20"/>
        </w:rPr>
        <w:instrText xml:space="preserve"> QUOTE </w:instrText>
      </w:r>
      <m:oMath>
        <m:sSub>
          <m:sSubPr>
            <m:ctrlPr>
              <w:rPr>
                <w:rFonts w:ascii="Cambria Math" w:eastAsia="Calibri" w:hAnsi="Cambria Math"/>
                <w:i/>
                <w:sz w:val="22"/>
                <w:szCs w:val="22"/>
              </w:rPr>
            </m:ctrlPr>
          </m:sSubPr>
          <m:e>
            <m:r>
              <m:rPr>
                <m:sty m:val="p"/>
              </m:rPr>
              <w:rPr>
                <w:rFonts w:ascii="Cambria Math" w:hAnsi="Cambria Math"/>
              </w:rPr>
              <m:t>n</m:t>
            </m:r>
          </m:e>
          <m:sub>
            <m:r>
              <m:rPr>
                <m:nor/>
              </m:rPr>
              <w:rPr>
                <w:rFonts w:ascii="Cambria Math" w:hAnsi="Cambria Math"/>
              </w:rPr>
              <m:t>SCID</m:t>
            </m:r>
          </m:sub>
        </m:sSub>
        <m:r>
          <m:rPr>
            <m:sty m:val="p"/>
          </m:rPr>
          <w:rPr>
            <w:rFonts w:ascii="Cambria Math" w:hAnsi="Cambria Math"/>
          </w:rPr>
          <m:t>∈</m:t>
        </m:r>
        <m:d>
          <m:dPr>
            <m:begChr m:val="{"/>
            <m:endChr m:val="}"/>
            <m:ctrlPr>
              <w:rPr>
                <w:rFonts w:ascii="Cambria Math" w:eastAsia="Calibri" w:hAnsi="Cambria Math"/>
                <w:i/>
                <w:sz w:val="22"/>
                <w:szCs w:val="22"/>
              </w:rPr>
            </m:ctrlPr>
          </m:dPr>
          <m:e>
            <m:r>
              <m:rPr>
                <m:sty m:val="p"/>
              </m:rPr>
              <w:rPr>
                <w:rFonts w:ascii="Cambria Math" w:hAnsi="Cambria Math"/>
              </w:rPr>
              <m:t>0,1</m:t>
            </m:r>
          </m:e>
        </m:d>
      </m:oMath>
      <w:r w:rsidRPr="00982E91">
        <w:rPr>
          <w:szCs w:val="20"/>
        </w:rPr>
        <w:instrText xml:space="preserve"> </w:instrText>
      </w:r>
      <w:r w:rsidRPr="00982E91">
        <w:rPr>
          <w:szCs w:val="20"/>
        </w:rPr>
        <w:fldChar w:fldCharType="end"/>
      </w:r>
      <w:r w:rsidRPr="00982E91">
        <w:rPr>
          <w:szCs w:val="20"/>
        </w:rPr>
        <w:t xml:space="preserve">is indicated by the DM-RS initialization field, if present, in the DCI associated with the PUSCH transmission if DCI format 0_1 in [4, TS 38.212] is used, otherwise </w:t>
      </w:r>
      <w:r w:rsidRPr="00982E91">
        <w:rPr>
          <w:szCs w:val="20"/>
        </w:rPr>
        <w:fldChar w:fldCharType="begin"/>
      </w:r>
      <w:r w:rsidRPr="00982E91">
        <w:rPr>
          <w:szCs w:val="20"/>
        </w:rPr>
        <w:instrText xml:space="preserve"> QUOTE </w:instrText>
      </w:r>
      <m:oMath>
        <m:sSub>
          <m:sSubPr>
            <m:ctrlPr>
              <w:rPr>
                <w:rFonts w:ascii="Cambria Math" w:eastAsia="Calibri" w:hAnsi="Cambria Math"/>
                <w:i/>
                <w:sz w:val="22"/>
                <w:szCs w:val="22"/>
              </w:rPr>
            </m:ctrlPr>
          </m:sSubPr>
          <m:e>
            <m:r>
              <m:rPr>
                <m:sty m:val="p"/>
              </m:rPr>
              <w:rPr>
                <w:rFonts w:ascii="Cambria Math" w:hAnsi="Cambria Math"/>
              </w:rPr>
              <m:t>n</m:t>
            </m:r>
          </m:e>
          <m:sub>
            <m:r>
              <m:rPr>
                <m:nor/>
              </m:rPr>
              <w:rPr>
                <w:rFonts w:ascii="Cambria Math" w:hAnsi="Cambria Math"/>
              </w:rPr>
              <m:t>SCID</m:t>
            </m:r>
          </m:sub>
        </m:sSub>
        <m:r>
          <m:rPr>
            <m:sty m:val="p"/>
          </m:rPr>
          <w:rPr>
            <w:rFonts w:ascii="Cambria Math" w:hAnsi="Cambria Math"/>
          </w:rPr>
          <m:t>=0</m:t>
        </m:r>
      </m:oMath>
      <w:r w:rsidRPr="00982E91">
        <w:rPr>
          <w:szCs w:val="20"/>
        </w:rPr>
        <w:instrText xml:space="preserve"> </w:instrText>
      </w:r>
      <w:r w:rsidRPr="00982E91">
        <w:rPr>
          <w:szCs w:val="20"/>
        </w:rPr>
        <w:fldChar w:fldCharType="separate"/>
      </w:r>
      <w:r w:rsidR="001B7BF2">
        <w:rPr>
          <w:position w:val="-12"/>
          <w:szCs w:val="20"/>
        </w:rPr>
        <w:pict w14:anchorId="108D6B32">
          <v:shape id="_x0000_i1324" type="#_x0000_t75" style="width:44.8pt;height:18.4pt">
            <v:imagedata r:id="rId1048" o:title=""/>
          </v:shape>
        </w:pict>
      </w:r>
      <w:r w:rsidRPr="00982E91">
        <w:rPr>
          <w:szCs w:val="20"/>
        </w:rPr>
        <w:fldChar w:fldCharType="end"/>
      </w:r>
      <w:r w:rsidRPr="00982E91">
        <w:rPr>
          <w:szCs w:val="20"/>
        </w:rPr>
        <w:t>.</w:t>
      </w:r>
    </w:p>
    <w:p w14:paraId="6284B8D0" w14:textId="77777777" w:rsidR="0000356D" w:rsidRPr="00982E91" w:rsidRDefault="0000356D" w:rsidP="0000356D">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7C1E2236" w14:textId="77777777" w:rsidR="00982E91" w:rsidRPr="00982E91" w:rsidRDefault="00982E91" w:rsidP="00982E91">
      <w:pPr>
        <w:ind w:left="720" w:hanging="720"/>
        <w:rPr>
          <w:szCs w:val="20"/>
          <w:lang w:eastAsia="x-none"/>
        </w:rPr>
      </w:pPr>
    </w:p>
    <w:p w14:paraId="2B135978" w14:textId="10D47A3E" w:rsidR="00982E91" w:rsidRPr="0004466E" w:rsidRDefault="001B7BF2" w:rsidP="00982E91">
      <w:pPr>
        <w:ind w:left="720" w:hanging="720"/>
        <w:rPr>
          <w:b/>
          <w:szCs w:val="20"/>
          <w:lang w:eastAsia="x-none"/>
        </w:rPr>
      </w:pPr>
      <w:hyperlink r:id="rId1049" w:history="1">
        <w:r w:rsidR="00D93AE1" w:rsidRPr="0004466E">
          <w:rPr>
            <w:rStyle w:val="Hyperlink"/>
            <w:b/>
            <w:szCs w:val="20"/>
          </w:rPr>
          <w:t>R1-1809792</w:t>
        </w:r>
      </w:hyperlink>
      <w:r w:rsidR="00982E91" w:rsidRPr="0004466E">
        <w:rPr>
          <w:b/>
          <w:szCs w:val="20"/>
          <w:lang w:eastAsia="x-none"/>
        </w:rPr>
        <w:tab/>
        <w:t>Summary of DMRS Issues</w:t>
      </w:r>
      <w:r w:rsidR="00982E91" w:rsidRPr="0004466E">
        <w:rPr>
          <w:b/>
          <w:szCs w:val="20"/>
          <w:lang w:eastAsia="x-none"/>
        </w:rPr>
        <w:tab/>
        <w:t>Qualcomm</w:t>
      </w:r>
    </w:p>
    <w:p w14:paraId="205C2125" w14:textId="77777777" w:rsidR="00982E91" w:rsidRPr="00982E91" w:rsidRDefault="00982E91" w:rsidP="00982E91">
      <w:pPr>
        <w:ind w:left="720" w:hanging="720"/>
        <w:rPr>
          <w:szCs w:val="20"/>
          <w:lang w:eastAsia="x-none"/>
        </w:rPr>
      </w:pPr>
    </w:p>
    <w:p w14:paraId="09704609" w14:textId="77777777" w:rsidR="00982E91" w:rsidRPr="0004466E" w:rsidRDefault="00982E91" w:rsidP="00982E91">
      <w:pPr>
        <w:ind w:left="720" w:hanging="720"/>
        <w:rPr>
          <w:szCs w:val="20"/>
          <w:lang w:eastAsia="x-none"/>
        </w:rPr>
      </w:pPr>
      <w:r w:rsidRPr="0004466E">
        <w:rPr>
          <w:szCs w:val="20"/>
          <w:highlight w:val="green"/>
          <w:lang w:eastAsia="x-none"/>
        </w:rPr>
        <w:t>Agreement</w:t>
      </w:r>
      <w:r w:rsidRPr="0004466E">
        <w:rPr>
          <w:szCs w:val="20"/>
          <w:lang w:eastAsia="x-none"/>
        </w:rPr>
        <w:t xml:space="preserve"> </w:t>
      </w:r>
    </w:p>
    <w:p w14:paraId="3716FE44" w14:textId="1152E970" w:rsidR="0004466E" w:rsidRPr="00982E91" w:rsidRDefault="0004466E" w:rsidP="0004466E">
      <w:pPr>
        <w:adjustRightInd w:val="0"/>
        <w:snapToGrid w:val="0"/>
        <w:ind w:left="720" w:hanging="720"/>
        <w:jc w:val="center"/>
        <w:rPr>
          <w:rFonts w:ascii="Times New Roman" w:hAnsi="Times New Roman"/>
          <w:szCs w:val="20"/>
        </w:rPr>
      </w:pPr>
      <w:bookmarkStart w:id="595" w:name="_Toc510519350"/>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for 38.211------------------------</w:t>
      </w:r>
      <w:r w:rsidRPr="00982E91">
        <w:rPr>
          <w:rFonts w:ascii="Times New Roman" w:hAnsi="Times New Roman" w:hint="eastAsia"/>
          <w:szCs w:val="20"/>
        </w:rPr>
        <w:t>-----------------</w:t>
      </w:r>
      <w:r>
        <w:rPr>
          <w:rFonts w:ascii="Times New Roman" w:hAnsi="Times New Roman" w:hint="eastAsia"/>
          <w:szCs w:val="20"/>
        </w:rPr>
        <w:t>------</w:t>
      </w:r>
    </w:p>
    <w:p w14:paraId="0DA6EEA1" w14:textId="77777777" w:rsidR="00982E91" w:rsidRPr="00982E91" w:rsidRDefault="00982E91" w:rsidP="00982E91">
      <w:pPr>
        <w:rPr>
          <w:rFonts w:eastAsia="SimSun"/>
          <w:szCs w:val="20"/>
        </w:rPr>
      </w:pPr>
      <w:r w:rsidRPr="00982E91">
        <w:rPr>
          <w:rFonts w:eastAsia="SimSun"/>
          <w:szCs w:val="20"/>
        </w:rPr>
        <w:t>6.4.1.1.3</w:t>
      </w:r>
      <w:r w:rsidRPr="00982E91">
        <w:rPr>
          <w:rFonts w:eastAsia="SimSun"/>
          <w:szCs w:val="20"/>
        </w:rPr>
        <w:tab/>
        <w:t>Precoding and mapping to physical resources</w:t>
      </w:r>
      <w:bookmarkEnd w:id="595"/>
      <w:r w:rsidRPr="00982E91">
        <w:rPr>
          <w:rFonts w:eastAsia="SimSun"/>
          <w:szCs w:val="20"/>
        </w:rPr>
        <w:t xml:space="preserve"> </w:t>
      </w:r>
    </w:p>
    <w:p w14:paraId="581D4A90" w14:textId="77777777" w:rsidR="00982E91" w:rsidRPr="00982E91" w:rsidRDefault="00982E91" w:rsidP="00982E91">
      <w:pPr>
        <w:rPr>
          <w:rFonts w:eastAsia="DengXian"/>
          <w:szCs w:val="20"/>
        </w:rPr>
      </w:pPr>
      <w:del w:id="596" w:author="oppo" w:date="2018-06-29T17:33:00Z">
        <w:r w:rsidRPr="00982E91">
          <w:rPr>
            <w:rFonts w:eastAsia="DengXian"/>
            <w:szCs w:val="20"/>
          </w:rPr>
          <w:delText>F</w:delText>
        </w:r>
      </w:del>
      <w:r w:rsidRPr="00982E91">
        <w:rPr>
          <w:rFonts w:eastAsia="DengXian"/>
          <w:szCs w:val="20"/>
        </w:rPr>
        <w:t xml:space="preserve">or PUSCH mapping type A, the case </w:t>
      </w:r>
      <w:r w:rsidRPr="00982E91">
        <w:rPr>
          <w:rFonts w:eastAsia="DengXian"/>
          <w:i/>
          <w:szCs w:val="20"/>
        </w:rPr>
        <w:t>dmrs-AdditionalPosition</w:t>
      </w:r>
      <w:r w:rsidRPr="00982E91">
        <w:rPr>
          <w:rFonts w:eastAsia="DengXian"/>
          <w:szCs w:val="20"/>
        </w:rPr>
        <w:t xml:space="preserve"> equal to </w:t>
      </w:r>
      <w:del w:id="597" w:author="oppo" w:date="2018-06-21T10:46:00Z">
        <w:r w:rsidRPr="00982E91">
          <w:rPr>
            <w:rFonts w:eastAsia="DengXian"/>
            <w:szCs w:val="20"/>
          </w:rPr>
          <w:delText xml:space="preserve">3 </w:delText>
        </w:r>
      </w:del>
      <w:ins w:id="598" w:author="oppo" w:date="2018-06-21T10:46:00Z">
        <w:r w:rsidRPr="00982E91">
          <w:rPr>
            <w:rFonts w:eastAsia="DengXian"/>
            <w:szCs w:val="20"/>
          </w:rPr>
          <w:t xml:space="preserve">‘ pos3’ </w:t>
        </w:r>
      </w:ins>
      <w:r w:rsidRPr="00982E91">
        <w:rPr>
          <w:rFonts w:eastAsia="DengXian"/>
          <w:szCs w:val="20"/>
        </w:rPr>
        <w:t xml:space="preserve">is only supported when </w:t>
      </w:r>
      <w:r w:rsidRPr="00982E91">
        <w:rPr>
          <w:rFonts w:eastAsia="DengXian"/>
          <w:i/>
          <w:szCs w:val="20"/>
        </w:rPr>
        <w:t>dmrs-TypeA-Position</w:t>
      </w:r>
      <w:r w:rsidRPr="00982E91">
        <w:rPr>
          <w:rFonts w:eastAsia="DengXian"/>
          <w:szCs w:val="20"/>
        </w:rPr>
        <w:t xml:space="preserve"> is equal to </w:t>
      </w:r>
      <w:del w:id="599" w:author="oppo" w:date="2018-06-21T10:47:00Z">
        <w:r w:rsidRPr="00982E91">
          <w:rPr>
            <w:rFonts w:eastAsia="DengXian"/>
            <w:szCs w:val="20"/>
          </w:rPr>
          <w:delText>2</w:delText>
        </w:r>
      </w:del>
      <w:ins w:id="600" w:author="oppo" w:date="2018-06-21T10:47:00Z">
        <w:r w:rsidRPr="00982E91">
          <w:rPr>
            <w:rFonts w:eastAsia="DengXian"/>
            <w:szCs w:val="20"/>
          </w:rPr>
          <w:t>‘ pos2’</w:t>
        </w:r>
      </w:ins>
      <w:r w:rsidRPr="00982E91">
        <w:rPr>
          <w:rFonts w:eastAsia="DengXian"/>
          <w:szCs w:val="20"/>
        </w:rPr>
        <w:t xml:space="preserve">. For PUSCH mapping type A, duration of 4 symbols in Table 6.4.1.1.3-4 is only applicable for </w:t>
      </w:r>
      <w:ins w:id="601" w:author="oppo" w:date="2018-06-29T17:33:00Z">
        <w:r w:rsidRPr="00982E91">
          <w:rPr>
            <w:rFonts w:eastAsia="DengXian"/>
            <w:i/>
            <w:szCs w:val="20"/>
          </w:rPr>
          <w:t>dmrs-TypeA-Position</w:t>
        </w:r>
      </w:ins>
      <w:del w:id="602" w:author="oppo" w:date="2018-06-29T17:33:00Z">
        <w:r w:rsidRPr="00982E91">
          <w:rPr>
            <w:rFonts w:eastAsia="DengXian"/>
            <w:i/>
            <w:szCs w:val="20"/>
          </w:rPr>
          <w:delText>dmrs-AdditionalPosition</w:delText>
        </w:r>
      </w:del>
      <w:r w:rsidRPr="00982E91">
        <w:rPr>
          <w:rFonts w:eastAsia="DengXian"/>
          <w:szCs w:val="20"/>
        </w:rPr>
        <w:t xml:space="preserve"> equals ‘</w:t>
      </w:r>
      <w:ins w:id="603" w:author="oppo" w:date="2018-06-21T10:47:00Z">
        <w:r w:rsidRPr="00982E91">
          <w:rPr>
            <w:rFonts w:eastAsia="DengXian"/>
            <w:szCs w:val="20"/>
          </w:rPr>
          <w:t>pos2’</w:t>
        </w:r>
      </w:ins>
      <w:r w:rsidRPr="00982E91">
        <w:rPr>
          <w:rFonts w:eastAsia="DengXian"/>
          <w:szCs w:val="20"/>
        </w:rPr>
        <w:t>.</w:t>
      </w:r>
    </w:p>
    <w:p w14:paraId="76C2595D" w14:textId="00DA2B25" w:rsidR="00982E91" w:rsidRPr="00982E91" w:rsidRDefault="00982E91" w:rsidP="00982E91">
      <w:pPr>
        <w:ind w:left="720" w:hanging="720"/>
        <w:rPr>
          <w:rFonts w:eastAsia="DengXian"/>
          <w:szCs w:val="20"/>
        </w:rPr>
      </w:pPr>
      <w:r w:rsidRPr="00982E91">
        <w:rPr>
          <w:rFonts w:eastAsia="DengXian"/>
          <w:szCs w:val="20"/>
        </w:rPr>
        <w:t xml:space="preserve">The time-domain index </w:t>
      </w:r>
      <w:r w:rsidRPr="00982E91">
        <w:rPr>
          <w:rFonts w:eastAsia="DengXian"/>
          <w:noProof/>
          <w:position w:val="-6"/>
          <w:szCs w:val="20"/>
          <w:lang w:eastAsia="en-GB"/>
        </w:rPr>
        <w:drawing>
          <wp:inline distT="0" distB="0" distL="0" distR="0" wp14:anchorId="474270CA" wp14:editId="3E8148FF">
            <wp:extent cx="137160" cy="144780"/>
            <wp:effectExtent l="0" t="0" r="0" b="7620"/>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50" cstate="print">
                      <a:extLst>
                        <a:ext uri="{28A0092B-C50C-407E-A947-70E740481C1C}">
                          <a14:useLocalDpi xmlns:a14="http://schemas.microsoft.com/office/drawing/2010/main" val="0"/>
                        </a:ext>
                      </a:extLst>
                    </a:blip>
                    <a:srcRect/>
                    <a:stretch>
                      <a:fillRect/>
                    </a:stretch>
                  </pic:blipFill>
                  <pic:spPr bwMode="auto">
                    <a:xfrm>
                      <a:off x="0" y="0"/>
                      <a:ext cx="137160" cy="144780"/>
                    </a:xfrm>
                    <a:prstGeom prst="rect">
                      <a:avLst/>
                    </a:prstGeom>
                    <a:noFill/>
                    <a:ln>
                      <a:noFill/>
                    </a:ln>
                  </pic:spPr>
                </pic:pic>
              </a:graphicData>
            </a:graphic>
          </wp:inline>
        </w:drawing>
      </w:r>
      <w:r w:rsidRPr="00982E91">
        <w:rPr>
          <w:rFonts w:eastAsia="DengXian"/>
          <w:szCs w:val="20"/>
        </w:rPr>
        <w:t xml:space="preserve"> and the supported antenna ports </w:t>
      </w:r>
      <w:r w:rsidRPr="00982E91">
        <w:rPr>
          <w:rFonts w:eastAsia="DengXian"/>
          <w:noProof/>
          <w:position w:val="-12"/>
          <w:szCs w:val="20"/>
          <w:lang w:eastAsia="en-GB"/>
        </w:rPr>
        <w:drawing>
          <wp:inline distT="0" distB="0" distL="0" distR="0" wp14:anchorId="5AEDD6B7" wp14:editId="6BC308CD">
            <wp:extent cx="144780" cy="190500"/>
            <wp:effectExtent l="0" t="0" r="7620" b="0"/>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51" cstate="print">
                      <a:extLst>
                        <a:ext uri="{28A0092B-C50C-407E-A947-70E740481C1C}">
                          <a14:useLocalDpi xmlns:a14="http://schemas.microsoft.com/office/drawing/2010/main" val="0"/>
                        </a:ext>
                      </a:extLst>
                    </a:blip>
                    <a:srcRect/>
                    <a:stretch>
                      <a:fillRect/>
                    </a:stretch>
                  </pic:blipFill>
                  <pic:spPr bwMode="auto">
                    <a:xfrm>
                      <a:off x="0" y="0"/>
                      <a:ext cx="144780" cy="190500"/>
                    </a:xfrm>
                    <a:prstGeom prst="rect">
                      <a:avLst/>
                    </a:prstGeom>
                    <a:noFill/>
                    <a:ln>
                      <a:noFill/>
                    </a:ln>
                  </pic:spPr>
                </pic:pic>
              </a:graphicData>
            </a:graphic>
          </wp:inline>
        </w:drawing>
      </w:r>
      <w:r w:rsidRPr="00982E91">
        <w:rPr>
          <w:rFonts w:eastAsia="DengXian"/>
          <w:szCs w:val="20"/>
        </w:rPr>
        <w:t xml:space="preserve"> are given by Tables 6.4.1.1.3-3 through 6.4.1.1.3-6:</w:t>
      </w:r>
    </w:p>
    <w:p w14:paraId="18EB49EF" w14:textId="77777777" w:rsidR="00982E91" w:rsidRPr="00982E91" w:rsidRDefault="00982E91" w:rsidP="00982E91">
      <w:pPr>
        <w:ind w:left="568" w:hanging="284"/>
        <w:rPr>
          <w:rFonts w:eastAsia="DengXian"/>
          <w:szCs w:val="20"/>
        </w:rPr>
      </w:pPr>
      <w:r w:rsidRPr="00982E91">
        <w:rPr>
          <w:rFonts w:eastAsia="DengXian"/>
          <w:szCs w:val="20"/>
        </w:rPr>
        <w:t>-</w:t>
      </w:r>
      <w:r w:rsidRPr="00982E91">
        <w:rPr>
          <w:rFonts w:eastAsia="DengXian"/>
          <w:szCs w:val="20"/>
        </w:rPr>
        <w:tab/>
        <w:t xml:space="preserve">if the higher-layer parameter </w:t>
      </w:r>
      <w:r w:rsidRPr="00982E91">
        <w:rPr>
          <w:rFonts w:eastAsia="DengXian"/>
          <w:i/>
          <w:szCs w:val="20"/>
        </w:rPr>
        <w:t>maxLength</w:t>
      </w:r>
      <w:r w:rsidRPr="00982E91">
        <w:rPr>
          <w:rFonts w:eastAsia="DengXian"/>
          <w:szCs w:val="20"/>
        </w:rPr>
        <w:t xml:space="preserve"> in </w:t>
      </w:r>
      <w:r w:rsidRPr="00982E91">
        <w:rPr>
          <w:rFonts w:eastAsia="DengXian"/>
          <w:i/>
          <w:szCs w:val="20"/>
        </w:rPr>
        <w:t>DMRS-UplinkConfig</w:t>
      </w:r>
      <w:r w:rsidRPr="00982E91">
        <w:rPr>
          <w:rFonts w:eastAsia="DengXian"/>
          <w:szCs w:val="20"/>
        </w:rPr>
        <w:t xml:space="preserve"> is </w:t>
      </w:r>
      <w:del w:id="604" w:author="oppo" w:date="2018-06-21T10:48:00Z">
        <w:r w:rsidRPr="00982E91">
          <w:rPr>
            <w:rFonts w:eastAsia="DengXian"/>
            <w:szCs w:val="20"/>
          </w:rPr>
          <w:delText>equal to 1</w:delText>
        </w:r>
      </w:del>
      <w:ins w:id="605" w:author="oppo" w:date="2018-06-21T10:48:00Z">
        <w:r w:rsidRPr="00982E91">
          <w:rPr>
            <w:rFonts w:eastAsia="DengXian" w:hint="eastAsia"/>
            <w:szCs w:val="20"/>
          </w:rPr>
          <w:t>not configured</w:t>
        </w:r>
      </w:ins>
      <w:r w:rsidRPr="00982E91">
        <w:rPr>
          <w:rFonts w:eastAsia="DengXian"/>
          <w:szCs w:val="20"/>
        </w:rPr>
        <w:t xml:space="preserve"> and frequency hopping is disabled, the tables shall be used according to single-symbol DM-RS</w:t>
      </w:r>
    </w:p>
    <w:p w14:paraId="15802720" w14:textId="77777777" w:rsidR="00982E91" w:rsidRPr="00982E91" w:rsidRDefault="00982E91" w:rsidP="00982E91">
      <w:pPr>
        <w:ind w:left="568" w:hanging="284"/>
        <w:rPr>
          <w:rFonts w:eastAsia="DengXian"/>
          <w:szCs w:val="20"/>
        </w:rPr>
      </w:pPr>
      <w:r w:rsidRPr="00982E91">
        <w:rPr>
          <w:rFonts w:eastAsia="DengXian"/>
          <w:szCs w:val="20"/>
        </w:rPr>
        <w:t>-</w:t>
      </w:r>
      <w:r w:rsidRPr="00982E91">
        <w:rPr>
          <w:rFonts w:eastAsia="DengXian"/>
          <w:szCs w:val="20"/>
        </w:rPr>
        <w:tab/>
        <w:t xml:space="preserve">if the higher-layer parameter </w:t>
      </w:r>
      <w:r w:rsidRPr="00982E91">
        <w:rPr>
          <w:rFonts w:eastAsia="DengXian"/>
          <w:i/>
          <w:szCs w:val="20"/>
        </w:rPr>
        <w:t>maxLength</w:t>
      </w:r>
      <w:r w:rsidRPr="00982E91">
        <w:rPr>
          <w:rFonts w:eastAsia="DengXian"/>
          <w:szCs w:val="20"/>
        </w:rPr>
        <w:t xml:space="preserve"> in </w:t>
      </w:r>
      <w:r w:rsidRPr="00982E91">
        <w:rPr>
          <w:rFonts w:eastAsia="DengXian"/>
          <w:i/>
          <w:szCs w:val="20"/>
        </w:rPr>
        <w:t>DMRS-UplinkConfig</w:t>
      </w:r>
      <w:r w:rsidRPr="00982E91">
        <w:rPr>
          <w:rFonts w:eastAsia="DengXian"/>
          <w:szCs w:val="20"/>
        </w:rPr>
        <w:t xml:space="preserve"> is equal to</w:t>
      </w:r>
      <w:del w:id="606" w:author="oppo" w:date="2018-06-21T11:15:00Z">
        <w:r w:rsidRPr="00982E91">
          <w:rPr>
            <w:rFonts w:eastAsia="DengXian"/>
            <w:szCs w:val="20"/>
          </w:rPr>
          <w:delText xml:space="preserve"> 2</w:delText>
        </w:r>
      </w:del>
      <w:ins w:id="607" w:author="oppo" w:date="2018-06-21T10:48:00Z">
        <w:r w:rsidRPr="00982E91">
          <w:rPr>
            <w:rFonts w:eastAsia="DengXian" w:hint="eastAsia"/>
            <w:szCs w:val="20"/>
          </w:rPr>
          <w:t xml:space="preserve"> </w:t>
        </w:r>
        <w:r w:rsidRPr="00982E91">
          <w:rPr>
            <w:rFonts w:eastAsia="DengXian"/>
            <w:szCs w:val="20"/>
          </w:rPr>
          <w:t>‘</w:t>
        </w:r>
      </w:ins>
      <w:ins w:id="608" w:author="oppo" w:date="2018-06-21T10:49:00Z">
        <w:r w:rsidRPr="00982E91">
          <w:rPr>
            <w:rFonts w:eastAsia="DengXian" w:hint="eastAsia"/>
            <w:szCs w:val="20"/>
          </w:rPr>
          <w:t>len2</w:t>
        </w:r>
      </w:ins>
      <w:ins w:id="609" w:author="oppo" w:date="2018-06-21T10:48:00Z">
        <w:r w:rsidRPr="00982E91">
          <w:rPr>
            <w:rFonts w:eastAsia="DengXian"/>
            <w:szCs w:val="20"/>
          </w:rPr>
          <w:t>’</w:t>
        </w:r>
      </w:ins>
      <w:r w:rsidRPr="00982E91">
        <w:rPr>
          <w:rFonts w:eastAsia="DengXian"/>
          <w:szCs w:val="20"/>
        </w:rPr>
        <w:t xml:space="preserve"> and frequency hopping is disabled, the associated DCI determines whether single-symbol or double-symbol DM-RS shall be used</w:t>
      </w:r>
    </w:p>
    <w:p w14:paraId="7069AD2C" w14:textId="77777777" w:rsidR="00982E91" w:rsidRPr="00982E91" w:rsidRDefault="00982E91" w:rsidP="00982E91">
      <w:pPr>
        <w:ind w:left="568" w:hanging="284"/>
        <w:rPr>
          <w:rFonts w:eastAsia="DengXian"/>
          <w:szCs w:val="20"/>
        </w:rPr>
      </w:pPr>
      <w:r w:rsidRPr="00982E91">
        <w:rPr>
          <w:rFonts w:eastAsia="DengXian"/>
          <w:szCs w:val="20"/>
        </w:rPr>
        <w:t>-</w:t>
      </w:r>
      <w:r w:rsidRPr="00982E91">
        <w:rPr>
          <w:rFonts w:eastAsia="DengXian"/>
          <w:szCs w:val="20"/>
        </w:rPr>
        <w:tab/>
        <w:t xml:space="preserve">if the higher-layer parameter </w:t>
      </w:r>
      <w:r w:rsidRPr="00982E91">
        <w:rPr>
          <w:rFonts w:eastAsia="DengXian"/>
          <w:i/>
          <w:szCs w:val="20"/>
        </w:rPr>
        <w:t>dmrs-AdditionalPosition</w:t>
      </w:r>
      <w:r w:rsidRPr="00982E91">
        <w:rPr>
          <w:rFonts w:eastAsia="DengXian"/>
          <w:szCs w:val="20"/>
        </w:rPr>
        <w:t xml:space="preserve"> is </w:t>
      </w:r>
      <w:del w:id="610" w:author="oppo" w:date="2018-06-21T11:16:00Z">
        <w:r w:rsidRPr="00982E91">
          <w:rPr>
            <w:rFonts w:eastAsia="DengXian"/>
            <w:szCs w:val="20"/>
          </w:rPr>
          <w:delText xml:space="preserve">equal to or more than 1 </w:delText>
        </w:r>
      </w:del>
      <w:ins w:id="611" w:author="oppo" w:date="2018-06-21T10:49:00Z">
        <w:r w:rsidRPr="00982E91">
          <w:rPr>
            <w:rFonts w:eastAsia="DengXian" w:hint="eastAsia"/>
            <w:szCs w:val="20"/>
          </w:rPr>
          <w:t xml:space="preserve">not </w:t>
        </w:r>
      </w:ins>
      <w:ins w:id="612" w:author="oppo" w:date="2018-06-21T11:16:00Z">
        <w:r w:rsidRPr="00982E91">
          <w:rPr>
            <w:rFonts w:eastAsia="DengXian" w:hint="eastAsia"/>
            <w:szCs w:val="20"/>
          </w:rPr>
          <w:t>set</w:t>
        </w:r>
      </w:ins>
      <w:ins w:id="613" w:author="oppo" w:date="2018-06-21T10:49:00Z">
        <w:r w:rsidRPr="00982E91">
          <w:rPr>
            <w:rFonts w:eastAsia="DengXian" w:hint="eastAsia"/>
            <w:szCs w:val="20"/>
          </w:rPr>
          <w:t xml:space="preserve"> to </w:t>
        </w:r>
        <w:r w:rsidRPr="00982E91">
          <w:rPr>
            <w:rFonts w:eastAsia="DengXian"/>
            <w:szCs w:val="20"/>
          </w:rPr>
          <w:t>‘pos0’</w:t>
        </w:r>
        <w:r w:rsidRPr="00982E91">
          <w:rPr>
            <w:rFonts w:eastAsia="DengXian" w:hint="eastAsia"/>
            <w:szCs w:val="20"/>
          </w:rPr>
          <w:t xml:space="preserve"> </w:t>
        </w:r>
      </w:ins>
      <w:r w:rsidRPr="00982E91">
        <w:rPr>
          <w:rFonts w:eastAsia="DengXian"/>
          <w:szCs w:val="20"/>
        </w:rPr>
        <w:t xml:space="preserve">and frequency hopping is enabled according to clause 7.3.1.1.2 in [4, TS 38.212], Tables 6.4.1.1.3-6 and 6.4.1.1.3-7 shall be used assuming </w:t>
      </w:r>
      <w:r w:rsidRPr="00982E91">
        <w:rPr>
          <w:rFonts w:eastAsia="DengXian"/>
          <w:i/>
          <w:szCs w:val="20"/>
        </w:rPr>
        <w:t>dmrs-AdditionalPosition</w:t>
      </w:r>
      <w:r w:rsidRPr="00982E91">
        <w:rPr>
          <w:rFonts w:eastAsia="DengXian"/>
          <w:szCs w:val="20"/>
        </w:rPr>
        <w:t xml:space="preserve"> is </w:t>
      </w:r>
      <w:ins w:id="614" w:author="oppo" w:date="2018-06-21T11:16:00Z">
        <w:r w:rsidRPr="00982E91">
          <w:rPr>
            <w:rFonts w:eastAsia="DengXian" w:hint="eastAsia"/>
            <w:szCs w:val="20"/>
          </w:rPr>
          <w:t>equal</w:t>
        </w:r>
      </w:ins>
      <w:ins w:id="615" w:author="oppo" w:date="2018-06-21T10:49:00Z">
        <w:r w:rsidRPr="00982E91">
          <w:rPr>
            <w:rFonts w:eastAsia="DengXian" w:hint="eastAsia"/>
            <w:szCs w:val="20"/>
          </w:rPr>
          <w:t xml:space="preserve"> to </w:t>
        </w:r>
      </w:ins>
      <w:del w:id="616" w:author="oppo" w:date="2018-06-21T10:49:00Z">
        <w:r w:rsidRPr="00982E91">
          <w:rPr>
            <w:rFonts w:eastAsia="DengXian"/>
            <w:szCs w:val="20"/>
          </w:rPr>
          <w:delText>1</w:delText>
        </w:r>
      </w:del>
      <w:ins w:id="617" w:author="oppo" w:date="2018-06-21T10:49:00Z">
        <w:r w:rsidRPr="00982E91">
          <w:rPr>
            <w:rFonts w:eastAsia="DengXian"/>
            <w:szCs w:val="20"/>
          </w:rPr>
          <w:t>‘</w:t>
        </w:r>
        <w:r w:rsidRPr="00982E91">
          <w:rPr>
            <w:rFonts w:eastAsia="DengXian" w:hint="eastAsia"/>
            <w:szCs w:val="20"/>
          </w:rPr>
          <w:t>pos1</w:t>
        </w:r>
        <w:r w:rsidRPr="00982E91">
          <w:rPr>
            <w:rFonts w:eastAsia="DengXian"/>
            <w:szCs w:val="20"/>
          </w:rPr>
          <w:t>’</w:t>
        </w:r>
      </w:ins>
      <w:r w:rsidRPr="00982E91">
        <w:rPr>
          <w:rFonts w:eastAsia="DengXian"/>
          <w:szCs w:val="20"/>
        </w:rPr>
        <w:t xml:space="preserve"> for each hop. </w:t>
      </w:r>
    </w:p>
    <w:p w14:paraId="212553D1" w14:textId="77777777" w:rsidR="00982E91" w:rsidRPr="00982E91" w:rsidRDefault="00982E91" w:rsidP="00982E91">
      <w:pPr>
        <w:ind w:left="720" w:hanging="720"/>
        <w:jc w:val="center"/>
        <w:rPr>
          <w:rFonts w:eastAsia="SimSun"/>
          <w:iCs/>
          <w:color w:val="0070C0"/>
          <w:szCs w:val="20"/>
        </w:rPr>
      </w:pPr>
      <w:r w:rsidRPr="00982E91">
        <w:rPr>
          <w:rFonts w:eastAsia="SimSun"/>
          <w:iCs/>
          <w:color w:val="0070C0"/>
          <w:szCs w:val="20"/>
        </w:rPr>
        <w:t>/*******************</w:t>
      </w:r>
      <w:r w:rsidRPr="00982E91">
        <w:rPr>
          <w:rFonts w:eastAsia="SimSun" w:hint="eastAsia"/>
          <w:iCs/>
          <w:color w:val="0070C0"/>
          <w:szCs w:val="20"/>
        </w:rPr>
        <w:t>*****</w:t>
      </w:r>
      <w:r w:rsidRPr="00982E91">
        <w:rPr>
          <w:rFonts w:eastAsia="SimSun"/>
          <w:iCs/>
          <w:color w:val="0070C0"/>
          <w:szCs w:val="20"/>
        </w:rPr>
        <w:t xml:space="preserve">***** </w:t>
      </w:r>
      <w:r w:rsidRPr="00982E91">
        <w:rPr>
          <w:rFonts w:eastAsia="SimSun" w:hint="eastAsia"/>
          <w:iCs/>
          <w:color w:val="0070C0"/>
          <w:szCs w:val="20"/>
        </w:rPr>
        <w:t>O</w:t>
      </w:r>
      <w:r w:rsidRPr="00982E91">
        <w:rPr>
          <w:rFonts w:eastAsia="SimSun"/>
          <w:iCs/>
          <w:color w:val="0070C0"/>
          <w:szCs w:val="20"/>
        </w:rPr>
        <w:t>mitted</w:t>
      </w:r>
      <w:r w:rsidRPr="00982E91">
        <w:rPr>
          <w:rFonts w:eastAsia="SimSun" w:hint="eastAsia"/>
          <w:iCs/>
          <w:color w:val="0070C0"/>
          <w:szCs w:val="20"/>
        </w:rPr>
        <w:t xml:space="preserve"> part </w:t>
      </w:r>
      <w:r w:rsidRPr="00982E91">
        <w:rPr>
          <w:rFonts w:eastAsia="SimSun"/>
          <w:iCs/>
          <w:color w:val="0070C0"/>
          <w:szCs w:val="20"/>
        </w:rPr>
        <w:t>**</w:t>
      </w:r>
      <w:r w:rsidRPr="00982E91">
        <w:rPr>
          <w:rFonts w:eastAsia="SimSun" w:hint="eastAsia"/>
          <w:iCs/>
          <w:color w:val="0070C0"/>
          <w:szCs w:val="20"/>
        </w:rPr>
        <w:t>*******</w:t>
      </w:r>
      <w:r w:rsidRPr="00982E91">
        <w:rPr>
          <w:rFonts w:eastAsia="SimSun"/>
          <w:iCs/>
          <w:color w:val="0070C0"/>
          <w:szCs w:val="20"/>
        </w:rPr>
        <w:t>**********************</w:t>
      </w:r>
      <w:r w:rsidRPr="00982E91">
        <w:rPr>
          <w:rFonts w:eastAsia="SimSun" w:hint="eastAsia"/>
          <w:iCs/>
          <w:color w:val="0070C0"/>
          <w:szCs w:val="20"/>
        </w:rPr>
        <w:t>/</w:t>
      </w:r>
    </w:p>
    <w:p w14:paraId="300D42E2" w14:textId="77777777" w:rsidR="00982E91" w:rsidRPr="00982E91" w:rsidRDefault="00982E91" w:rsidP="00982E91">
      <w:pPr>
        <w:rPr>
          <w:rFonts w:eastAsia="SimSun"/>
          <w:szCs w:val="20"/>
        </w:rPr>
      </w:pPr>
      <w:bookmarkStart w:id="618" w:name="_Toc510519400"/>
      <w:r w:rsidRPr="00982E91">
        <w:rPr>
          <w:rFonts w:eastAsia="SimSun"/>
          <w:szCs w:val="20"/>
        </w:rPr>
        <w:t>7.4.1.1.2</w:t>
      </w:r>
      <w:r w:rsidRPr="00982E91">
        <w:rPr>
          <w:rFonts w:eastAsia="SimSun"/>
          <w:szCs w:val="20"/>
        </w:rPr>
        <w:tab/>
        <w:t>Mapping to physical resources</w:t>
      </w:r>
      <w:bookmarkEnd w:id="618"/>
    </w:p>
    <w:p w14:paraId="07CB964C" w14:textId="39670D2F" w:rsidR="00982E91" w:rsidRPr="00982E91" w:rsidRDefault="00982E91" w:rsidP="00982E91">
      <w:pPr>
        <w:ind w:left="720" w:hanging="720"/>
        <w:rPr>
          <w:rFonts w:eastAsia="DengXian"/>
          <w:szCs w:val="20"/>
        </w:rPr>
      </w:pPr>
      <w:r w:rsidRPr="00982E91">
        <w:rPr>
          <w:rFonts w:eastAsia="DengXian"/>
          <w:szCs w:val="20"/>
        </w:rPr>
        <w:t xml:space="preserve">The reference point for </w:t>
      </w:r>
      <w:r w:rsidRPr="00982E91">
        <w:rPr>
          <w:rFonts w:eastAsia="DengXian"/>
          <w:noProof/>
          <w:position w:val="-6"/>
          <w:szCs w:val="20"/>
          <w:lang w:eastAsia="en-GB"/>
        </w:rPr>
        <w:drawing>
          <wp:inline distT="0" distB="0" distL="0" distR="0" wp14:anchorId="71530272" wp14:editId="5C4E0D74">
            <wp:extent cx="83820" cy="144780"/>
            <wp:effectExtent l="0" t="0" r="0" b="7620"/>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52" cstate="print">
                      <a:extLst>
                        <a:ext uri="{28A0092B-C50C-407E-A947-70E740481C1C}">
                          <a14:useLocalDpi xmlns:a14="http://schemas.microsoft.com/office/drawing/2010/main" val="0"/>
                        </a:ext>
                      </a:extLst>
                    </a:blip>
                    <a:srcRect/>
                    <a:stretch>
                      <a:fillRect/>
                    </a:stretch>
                  </pic:blipFill>
                  <pic:spPr bwMode="auto">
                    <a:xfrm>
                      <a:off x="0" y="0"/>
                      <a:ext cx="83820" cy="144780"/>
                    </a:xfrm>
                    <a:prstGeom prst="rect">
                      <a:avLst/>
                    </a:prstGeom>
                    <a:noFill/>
                    <a:ln>
                      <a:noFill/>
                    </a:ln>
                  </pic:spPr>
                </pic:pic>
              </a:graphicData>
            </a:graphic>
          </wp:inline>
        </w:drawing>
      </w:r>
      <w:r w:rsidRPr="00982E91">
        <w:rPr>
          <w:rFonts w:eastAsia="DengXian"/>
          <w:szCs w:val="20"/>
        </w:rPr>
        <w:t xml:space="preserve"> and the position </w:t>
      </w:r>
      <w:r w:rsidRPr="00982E91">
        <w:rPr>
          <w:rFonts w:eastAsia="DengXian"/>
          <w:noProof/>
          <w:position w:val="-10"/>
          <w:szCs w:val="20"/>
          <w:lang w:eastAsia="en-GB"/>
        </w:rPr>
        <w:drawing>
          <wp:inline distT="0" distB="0" distL="0" distR="0" wp14:anchorId="1891B2B2" wp14:editId="1FF9B298">
            <wp:extent cx="137160" cy="190500"/>
            <wp:effectExtent l="0" t="0" r="0" b="0"/>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pic:cNvPicPr>
                      <a:picLocks noChangeAspect="1" noChangeArrowheads="1"/>
                    </pic:cNvPicPr>
                  </pic:nvPicPr>
                  <pic:blipFill>
                    <a:blip r:embed="rId1053" cstate="print">
                      <a:extLst>
                        <a:ext uri="{28A0092B-C50C-407E-A947-70E740481C1C}">
                          <a14:useLocalDpi xmlns:a14="http://schemas.microsoft.com/office/drawing/2010/main" val="0"/>
                        </a:ext>
                      </a:extLst>
                    </a:blip>
                    <a:srcRect/>
                    <a:stretch>
                      <a:fillRect/>
                    </a:stretch>
                  </pic:blipFill>
                  <pic:spPr bwMode="auto">
                    <a:xfrm>
                      <a:off x="0" y="0"/>
                      <a:ext cx="137160" cy="190500"/>
                    </a:xfrm>
                    <a:prstGeom prst="rect">
                      <a:avLst/>
                    </a:prstGeom>
                    <a:noFill/>
                    <a:ln>
                      <a:noFill/>
                    </a:ln>
                  </pic:spPr>
                </pic:pic>
              </a:graphicData>
            </a:graphic>
          </wp:inline>
        </w:drawing>
      </w:r>
      <w:r w:rsidRPr="00982E91">
        <w:rPr>
          <w:rFonts w:eastAsia="DengXian"/>
          <w:szCs w:val="20"/>
        </w:rPr>
        <w:t xml:space="preserve"> of the first DM-RS symbol depends on the mapping type:</w:t>
      </w:r>
    </w:p>
    <w:p w14:paraId="28518BF2" w14:textId="77777777" w:rsidR="00982E91" w:rsidRPr="00982E91" w:rsidRDefault="00982E91" w:rsidP="00982E91">
      <w:pPr>
        <w:ind w:left="568" w:hanging="284"/>
        <w:rPr>
          <w:rFonts w:eastAsia="DengXian"/>
          <w:szCs w:val="20"/>
        </w:rPr>
      </w:pPr>
      <w:r w:rsidRPr="00982E91">
        <w:rPr>
          <w:rFonts w:eastAsia="DengXian"/>
          <w:szCs w:val="20"/>
        </w:rPr>
        <w:t>-</w:t>
      </w:r>
      <w:r w:rsidRPr="00982E91">
        <w:rPr>
          <w:rFonts w:eastAsia="DengXian"/>
          <w:szCs w:val="20"/>
        </w:rPr>
        <w:tab/>
        <w:t xml:space="preserve">for PDSCH mapping type A: </w:t>
      </w:r>
    </w:p>
    <w:p w14:paraId="5B728E71" w14:textId="6956F22C" w:rsidR="00982E91" w:rsidRPr="00982E91" w:rsidRDefault="00982E91" w:rsidP="00982E91">
      <w:pPr>
        <w:ind w:left="851" w:hanging="284"/>
        <w:rPr>
          <w:rFonts w:eastAsia="DengXian"/>
          <w:szCs w:val="20"/>
        </w:rPr>
      </w:pPr>
      <w:r w:rsidRPr="00982E91">
        <w:rPr>
          <w:rFonts w:eastAsia="DengXian"/>
          <w:szCs w:val="20"/>
        </w:rPr>
        <w:t>-</w:t>
      </w:r>
      <w:r w:rsidRPr="00982E91">
        <w:rPr>
          <w:rFonts w:eastAsia="DengXian"/>
          <w:szCs w:val="20"/>
        </w:rPr>
        <w:tab/>
      </w:r>
      <w:r w:rsidRPr="00982E91">
        <w:rPr>
          <w:rFonts w:eastAsia="DengXian"/>
          <w:noProof/>
          <w:position w:val="-6"/>
          <w:szCs w:val="20"/>
          <w:lang w:eastAsia="en-GB"/>
        </w:rPr>
        <w:drawing>
          <wp:inline distT="0" distB="0" distL="0" distR="0" wp14:anchorId="28812411" wp14:editId="00D43DE4">
            <wp:extent cx="83820" cy="144780"/>
            <wp:effectExtent l="0" t="0" r="0" b="7620"/>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1052" cstate="print">
                      <a:extLst>
                        <a:ext uri="{28A0092B-C50C-407E-A947-70E740481C1C}">
                          <a14:useLocalDpi xmlns:a14="http://schemas.microsoft.com/office/drawing/2010/main" val="0"/>
                        </a:ext>
                      </a:extLst>
                    </a:blip>
                    <a:srcRect/>
                    <a:stretch>
                      <a:fillRect/>
                    </a:stretch>
                  </pic:blipFill>
                  <pic:spPr bwMode="auto">
                    <a:xfrm>
                      <a:off x="0" y="0"/>
                      <a:ext cx="83820" cy="144780"/>
                    </a:xfrm>
                    <a:prstGeom prst="rect">
                      <a:avLst/>
                    </a:prstGeom>
                    <a:noFill/>
                    <a:ln>
                      <a:noFill/>
                    </a:ln>
                  </pic:spPr>
                </pic:pic>
              </a:graphicData>
            </a:graphic>
          </wp:inline>
        </w:drawing>
      </w:r>
      <w:r w:rsidRPr="00982E91">
        <w:rPr>
          <w:rFonts w:eastAsia="DengXian"/>
          <w:szCs w:val="20"/>
        </w:rPr>
        <w:t xml:space="preserve"> is defined relative to the start of the slot</w:t>
      </w:r>
    </w:p>
    <w:p w14:paraId="54CF627C" w14:textId="3BA649D8" w:rsidR="00982E91" w:rsidRPr="00982E91" w:rsidRDefault="00982E91" w:rsidP="00982E91">
      <w:pPr>
        <w:ind w:left="851" w:hanging="284"/>
        <w:rPr>
          <w:rFonts w:eastAsia="DengXian"/>
          <w:szCs w:val="20"/>
        </w:rPr>
      </w:pPr>
      <w:r w:rsidRPr="00982E91">
        <w:rPr>
          <w:rFonts w:eastAsia="DengXian"/>
          <w:szCs w:val="20"/>
        </w:rPr>
        <w:t>-</w:t>
      </w:r>
      <w:r w:rsidRPr="00982E91">
        <w:rPr>
          <w:rFonts w:eastAsia="DengXian"/>
          <w:szCs w:val="20"/>
        </w:rPr>
        <w:tab/>
      </w:r>
      <w:r w:rsidRPr="00982E91">
        <w:rPr>
          <w:rFonts w:eastAsia="DengXian"/>
          <w:noProof/>
          <w:position w:val="-10"/>
          <w:szCs w:val="20"/>
          <w:lang w:eastAsia="en-GB"/>
        </w:rPr>
        <w:drawing>
          <wp:inline distT="0" distB="0" distL="0" distR="0" wp14:anchorId="7D516C00" wp14:editId="0CC6A4A0">
            <wp:extent cx="342900" cy="190500"/>
            <wp:effectExtent l="0" t="0" r="0" b="0"/>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pic:cNvPicPr>
                      <a:picLocks noChangeAspect="1" noChangeArrowheads="1"/>
                    </pic:cNvPicPr>
                  </pic:nvPicPr>
                  <pic:blipFill>
                    <a:blip r:embed="rId1054" cstate="print">
                      <a:extLst>
                        <a:ext uri="{28A0092B-C50C-407E-A947-70E740481C1C}">
                          <a14:useLocalDpi xmlns:a14="http://schemas.microsoft.com/office/drawing/2010/main" val="0"/>
                        </a:ext>
                      </a:extLst>
                    </a:blip>
                    <a:srcRect/>
                    <a:stretch>
                      <a:fillRect/>
                    </a:stretch>
                  </pic:blipFill>
                  <pic:spPr bwMode="auto">
                    <a:xfrm>
                      <a:off x="0" y="0"/>
                      <a:ext cx="342900" cy="190500"/>
                    </a:xfrm>
                    <a:prstGeom prst="rect">
                      <a:avLst/>
                    </a:prstGeom>
                    <a:noFill/>
                    <a:ln>
                      <a:noFill/>
                    </a:ln>
                  </pic:spPr>
                </pic:pic>
              </a:graphicData>
            </a:graphic>
          </wp:inline>
        </w:drawing>
      </w:r>
      <w:r w:rsidRPr="00982E91">
        <w:rPr>
          <w:rFonts w:eastAsia="DengXian"/>
          <w:szCs w:val="20"/>
        </w:rPr>
        <w:t xml:space="preserve"> if the higher-layer parameter </w:t>
      </w:r>
      <w:r w:rsidRPr="00982E91">
        <w:rPr>
          <w:rFonts w:eastAsia="DengXian"/>
          <w:i/>
          <w:szCs w:val="20"/>
        </w:rPr>
        <w:t>dmrs-TypeA-Position</w:t>
      </w:r>
      <w:r w:rsidRPr="00982E91">
        <w:rPr>
          <w:rFonts w:eastAsia="DengXian"/>
          <w:szCs w:val="20"/>
        </w:rPr>
        <w:t xml:space="preserve"> </w:t>
      </w:r>
      <w:del w:id="619" w:author="oppo" w:date="2018-06-21T11:14:00Z">
        <w:r w:rsidRPr="00982E91">
          <w:rPr>
            <w:rFonts w:eastAsia="DengXian"/>
            <w:szCs w:val="20"/>
          </w:rPr>
          <w:delText xml:space="preserve">equals </w:delText>
        </w:r>
      </w:del>
      <w:ins w:id="620" w:author="oppo" w:date="2018-06-21T11:14:00Z">
        <w:r w:rsidRPr="00982E91">
          <w:rPr>
            <w:rFonts w:eastAsia="DengXian" w:hint="eastAsia"/>
            <w:szCs w:val="20"/>
          </w:rPr>
          <w:t>is equal to</w:t>
        </w:r>
        <w:r w:rsidRPr="00982E91">
          <w:rPr>
            <w:rFonts w:eastAsia="DengXian"/>
            <w:szCs w:val="20"/>
          </w:rPr>
          <w:t xml:space="preserve"> </w:t>
        </w:r>
      </w:ins>
      <w:del w:id="621" w:author="oppo" w:date="2018-06-21T11:11:00Z">
        <w:r w:rsidRPr="00982E91">
          <w:rPr>
            <w:rFonts w:eastAsia="DengXian"/>
            <w:szCs w:val="20"/>
          </w:rPr>
          <w:delText xml:space="preserve">3 </w:delText>
        </w:r>
      </w:del>
      <w:ins w:id="622" w:author="oppo" w:date="2018-06-21T11:11:00Z">
        <w:r w:rsidRPr="00982E91">
          <w:rPr>
            <w:rFonts w:eastAsia="DengXian"/>
            <w:szCs w:val="20"/>
          </w:rPr>
          <w:t>‘</w:t>
        </w:r>
        <w:r w:rsidRPr="00982E91">
          <w:rPr>
            <w:rFonts w:eastAsia="DengXian" w:hint="eastAsia"/>
            <w:szCs w:val="20"/>
          </w:rPr>
          <w:t>pos3</w:t>
        </w:r>
        <w:r w:rsidRPr="00982E91">
          <w:rPr>
            <w:rFonts w:eastAsia="DengXian"/>
            <w:szCs w:val="20"/>
          </w:rPr>
          <w:t xml:space="preserve">’ </w:t>
        </w:r>
      </w:ins>
      <w:r w:rsidRPr="00982E91">
        <w:rPr>
          <w:rFonts w:eastAsia="DengXian"/>
          <w:szCs w:val="20"/>
        </w:rPr>
        <w:t xml:space="preserve">and </w:t>
      </w:r>
      <w:r w:rsidRPr="00982E91">
        <w:rPr>
          <w:rFonts w:eastAsia="DengXian"/>
          <w:noProof/>
          <w:position w:val="-10"/>
          <w:szCs w:val="20"/>
          <w:lang w:eastAsia="en-GB"/>
        </w:rPr>
        <w:drawing>
          <wp:inline distT="0" distB="0" distL="0" distR="0" wp14:anchorId="37A9354F" wp14:editId="775DCF6D">
            <wp:extent cx="342900" cy="190500"/>
            <wp:effectExtent l="0" t="0" r="0" b="0"/>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pic:cNvPicPr>
                      <a:picLocks noChangeAspect="1" noChangeArrowheads="1"/>
                    </pic:cNvPicPr>
                  </pic:nvPicPr>
                  <pic:blipFill>
                    <a:blip r:embed="rId1055" cstate="print">
                      <a:extLst>
                        <a:ext uri="{28A0092B-C50C-407E-A947-70E740481C1C}">
                          <a14:useLocalDpi xmlns:a14="http://schemas.microsoft.com/office/drawing/2010/main" val="0"/>
                        </a:ext>
                      </a:extLst>
                    </a:blip>
                    <a:srcRect/>
                    <a:stretch>
                      <a:fillRect/>
                    </a:stretch>
                  </pic:blipFill>
                  <pic:spPr bwMode="auto">
                    <a:xfrm>
                      <a:off x="0" y="0"/>
                      <a:ext cx="342900" cy="190500"/>
                    </a:xfrm>
                    <a:prstGeom prst="rect">
                      <a:avLst/>
                    </a:prstGeom>
                    <a:noFill/>
                    <a:ln>
                      <a:noFill/>
                    </a:ln>
                  </pic:spPr>
                </pic:pic>
              </a:graphicData>
            </a:graphic>
          </wp:inline>
        </w:drawing>
      </w:r>
      <w:r w:rsidRPr="00982E91">
        <w:rPr>
          <w:rFonts w:eastAsia="DengXian"/>
          <w:szCs w:val="20"/>
        </w:rPr>
        <w:t xml:space="preserve"> otherwise</w:t>
      </w:r>
    </w:p>
    <w:p w14:paraId="33021C4B" w14:textId="77777777" w:rsidR="00982E91" w:rsidRPr="00982E91" w:rsidRDefault="00982E91" w:rsidP="00982E91">
      <w:pPr>
        <w:ind w:left="568" w:hanging="284"/>
        <w:rPr>
          <w:rFonts w:eastAsia="DengXian"/>
          <w:szCs w:val="20"/>
        </w:rPr>
      </w:pPr>
      <w:r w:rsidRPr="00982E91">
        <w:rPr>
          <w:rFonts w:eastAsia="DengXian"/>
          <w:szCs w:val="20"/>
        </w:rPr>
        <w:t>-</w:t>
      </w:r>
      <w:r w:rsidRPr="00982E91">
        <w:rPr>
          <w:rFonts w:eastAsia="DengXian"/>
          <w:szCs w:val="20"/>
        </w:rPr>
        <w:tab/>
        <w:t xml:space="preserve">for PDSCH mapping type B: </w:t>
      </w:r>
    </w:p>
    <w:p w14:paraId="73043CA3" w14:textId="7404E560" w:rsidR="00982E91" w:rsidRPr="00982E91" w:rsidRDefault="00982E91" w:rsidP="00982E91">
      <w:pPr>
        <w:ind w:left="851" w:hanging="284"/>
        <w:rPr>
          <w:rFonts w:eastAsia="DengXian"/>
          <w:szCs w:val="20"/>
        </w:rPr>
      </w:pPr>
      <w:r w:rsidRPr="00982E91">
        <w:rPr>
          <w:rFonts w:eastAsia="DengXian"/>
          <w:szCs w:val="20"/>
        </w:rPr>
        <w:t>-</w:t>
      </w:r>
      <w:r w:rsidRPr="00982E91">
        <w:rPr>
          <w:rFonts w:eastAsia="DengXian"/>
          <w:szCs w:val="20"/>
        </w:rPr>
        <w:tab/>
      </w:r>
      <w:r w:rsidRPr="00982E91">
        <w:rPr>
          <w:rFonts w:eastAsia="DengXian"/>
          <w:noProof/>
          <w:position w:val="-6"/>
          <w:szCs w:val="20"/>
          <w:lang w:eastAsia="en-GB"/>
        </w:rPr>
        <w:drawing>
          <wp:inline distT="0" distB="0" distL="0" distR="0" wp14:anchorId="716EF488" wp14:editId="7B151CF5">
            <wp:extent cx="83820" cy="144780"/>
            <wp:effectExtent l="0" t="0" r="0" b="7620"/>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pic:cNvPicPr>
                      <a:picLocks noChangeAspect="1" noChangeArrowheads="1"/>
                    </pic:cNvPicPr>
                  </pic:nvPicPr>
                  <pic:blipFill>
                    <a:blip r:embed="rId1052" cstate="print">
                      <a:extLst>
                        <a:ext uri="{28A0092B-C50C-407E-A947-70E740481C1C}">
                          <a14:useLocalDpi xmlns:a14="http://schemas.microsoft.com/office/drawing/2010/main" val="0"/>
                        </a:ext>
                      </a:extLst>
                    </a:blip>
                    <a:srcRect/>
                    <a:stretch>
                      <a:fillRect/>
                    </a:stretch>
                  </pic:blipFill>
                  <pic:spPr bwMode="auto">
                    <a:xfrm>
                      <a:off x="0" y="0"/>
                      <a:ext cx="83820" cy="144780"/>
                    </a:xfrm>
                    <a:prstGeom prst="rect">
                      <a:avLst/>
                    </a:prstGeom>
                    <a:noFill/>
                    <a:ln>
                      <a:noFill/>
                    </a:ln>
                  </pic:spPr>
                </pic:pic>
              </a:graphicData>
            </a:graphic>
          </wp:inline>
        </w:drawing>
      </w:r>
      <w:r w:rsidRPr="00982E91">
        <w:rPr>
          <w:rFonts w:eastAsia="DengXian"/>
          <w:szCs w:val="20"/>
        </w:rPr>
        <w:t xml:space="preserve"> is defined relative to the start of the scheduled PDSCH resources</w:t>
      </w:r>
    </w:p>
    <w:p w14:paraId="04973FCA" w14:textId="416010C2" w:rsidR="00982E91" w:rsidRPr="00982E91" w:rsidRDefault="00982E91" w:rsidP="00982E91">
      <w:pPr>
        <w:ind w:left="851" w:hanging="284"/>
        <w:rPr>
          <w:rFonts w:eastAsia="DengXian"/>
          <w:szCs w:val="20"/>
        </w:rPr>
      </w:pPr>
      <w:r w:rsidRPr="00982E91">
        <w:rPr>
          <w:rFonts w:eastAsia="DengXian"/>
          <w:szCs w:val="20"/>
        </w:rPr>
        <w:t>-</w:t>
      </w:r>
      <w:r w:rsidRPr="00982E91">
        <w:rPr>
          <w:rFonts w:eastAsia="DengXian"/>
          <w:szCs w:val="20"/>
        </w:rPr>
        <w:tab/>
      </w:r>
      <w:r w:rsidRPr="00982E91">
        <w:rPr>
          <w:rFonts w:eastAsia="DengXian"/>
          <w:noProof/>
          <w:position w:val="-10"/>
          <w:szCs w:val="20"/>
          <w:lang w:eastAsia="en-GB"/>
        </w:rPr>
        <w:drawing>
          <wp:inline distT="0" distB="0" distL="0" distR="0" wp14:anchorId="48A807A2" wp14:editId="43E4F38C">
            <wp:extent cx="342900" cy="190500"/>
            <wp:effectExtent l="0" t="0" r="0" b="0"/>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pic:cNvPicPr>
                      <a:picLocks noChangeAspect="1" noChangeArrowheads="1"/>
                    </pic:cNvPicPr>
                  </pic:nvPicPr>
                  <pic:blipFill>
                    <a:blip r:embed="rId1056" cstate="print">
                      <a:extLst>
                        <a:ext uri="{28A0092B-C50C-407E-A947-70E740481C1C}">
                          <a14:useLocalDpi xmlns:a14="http://schemas.microsoft.com/office/drawing/2010/main" val="0"/>
                        </a:ext>
                      </a:extLst>
                    </a:blip>
                    <a:srcRect/>
                    <a:stretch>
                      <a:fillRect/>
                    </a:stretch>
                  </pic:blipFill>
                  <pic:spPr bwMode="auto">
                    <a:xfrm>
                      <a:off x="0" y="0"/>
                      <a:ext cx="342900" cy="190500"/>
                    </a:xfrm>
                    <a:prstGeom prst="rect">
                      <a:avLst/>
                    </a:prstGeom>
                    <a:noFill/>
                    <a:ln>
                      <a:noFill/>
                    </a:ln>
                  </pic:spPr>
                </pic:pic>
              </a:graphicData>
            </a:graphic>
          </wp:inline>
        </w:drawing>
      </w:r>
      <w:r w:rsidRPr="00982E91">
        <w:rPr>
          <w:rFonts w:eastAsia="DengXian"/>
          <w:szCs w:val="20"/>
        </w:rPr>
        <w:t xml:space="preserve"> </w:t>
      </w:r>
    </w:p>
    <w:p w14:paraId="3976E48D" w14:textId="61F6F738" w:rsidR="00982E91" w:rsidRPr="00982E91" w:rsidRDefault="00982E91" w:rsidP="00982E91">
      <w:pPr>
        <w:ind w:left="720" w:hanging="720"/>
        <w:rPr>
          <w:rFonts w:eastAsia="DengXian"/>
          <w:szCs w:val="20"/>
        </w:rPr>
      </w:pPr>
      <w:r w:rsidRPr="00982E91">
        <w:rPr>
          <w:rFonts w:eastAsia="DengXian"/>
          <w:szCs w:val="20"/>
        </w:rPr>
        <w:t xml:space="preserve">The position(s) of the DM-RS symbols is given by </w:t>
      </w:r>
      <w:r w:rsidRPr="00982E91">
        <w:rPr>
          <w:rFonts w:eastAsia="DengXian"/>
          <w:noProof/>
          <w:position w:val="-6"/>
          <w:szCs w:val="20"/>
          <w:lang w:eastAsia="en-GB"/>
        </w:rPr>
        <w:drawing>
          <wp:inline distT="0" distB="0" distL="0" distR="0" wp14:anchorId="7139A000" wp14:editId="172AD9EC">
            <wp:extent cx="106680" cy="190500"/>
            <wp:effectExtent l="0" t="0" r="7620" b="0"/>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57" cstate="print">
                      <a:extLst>
                        <a:ext uri="{28A0092B-C50C-407E-A947-70E740481C1C}">
                          <a14:useLocalDpi xmlns:a14="http://schemas.microsoft.com/office/drawing/2010/main" val="0"/>
                        </a:ext>
                      </a:extLst>
                    </a:blip>
                    <a:srcRect/>
                    <a:stretch>
                      <a:fillRect/>
                    </a:stretch>
                  </pic:blipFill>
                  <pic:spPr bwMode="auto">
                    <a:xfrm>
                      <a:off x="0" y="0"/>
                      <a:ext cx="106680" cy="190500"/>
                    </a:xfrm>
                    <a:prstGeom prst="rect">
                      <a:avLst/>
                    </a:prstGeom>
                    <a:noFill/>
                    <a:ln>
                      <a:noFill/>
                    </a:ln>
                  </pic:spPr>
                </pic:pic>
              </a:graphicData>
            </a:graphic>
          </wp:inline>
        </w:drawing>
      </w:r>
      <w:r w:rsidRPr="00982E91">
        <w:rPr>
          <w:rFonts w:eastAsia="DengXian"/>
          <w:szCs w:val="20"/>
        </w:rPr>
        <w:t xml:space="preserve"> and </w:t>
      </w:r>
    </w:p>
    <w:p w14:paraId="212AC998" w14:textId="77777777" w:rsidR="00982E91" w:rsidRPr="00982E91" w:rsidRDefault="00982E91" w:rsidP="00982E91">
      <w:pPr>
        <w:ind w:left="568" w:hanging="284"/>
        <w:rPr>
          <w:rFonts w:eastAsia="DengXian"/>
          <w:szCs w:val="20"/>
        </w:rPr>
      </w:pPr>
      <w:r w:rsidRPr="00982E91">
        <w:rPr>
          <w:rFonts w:eastAsia="DengXian"/>
          <w:szCs w:val="20"/>
        </w:rPr>
        <w:t>-</w:t>
      </w:r>
      <w:r w:rsidRPr="00982E91">
        <w:rPr>
          <w:rFonts w:eastAsia="DengXian"/>
          <w:szCs w:val="20"/>
        </w:rPr>
        <w:tab/>
        <w:t xml:space="preserve">for PDSCH mapping type A, the duration is between the first OFDM symbol of the slot and the last OFDM symbol of the scheduled PDSCH resources in the slot </w:t>
      </w:r>
    </w:p>
    <w:p w14:paraId="018493EE" w14:textId="77777777" w:rsidR="00982E91" w:rsidRPr="00982E91" w:rsidRDefault="00982E91" w:rsidP="00982E91">
      <w:pPr>
        <w:ind w:left="568" w:hanging="284"/>
        <w:rPr>
          <w:rFonts w:eastAsia="DengXian"/>
          <w:szCs w:val="20"/>
        </w:rPr>
      </w:pPr>
      <w:r w:rsidRPr="00982E91">
        <w:rPr>
          <w:rFonts w:eastAsia="DengXian"/>
          <w:szCs w:val="20"/>
        </w:rPr>
        <w:t>-</w:t>
      </w:r>
      <w:r w:rsidRPr="00982E91">
        <w:rPr>
          <w:rFonts w:eastAsia="DengXian"/>
          <w:szCs w:val="20"/>
        </w:rPr>
        <w:tab/>
        <w:t>for PDSCH mapping type B, the duration is the number of OFDM symbols of the scheduled PDSCH resources as signalled</w:t>
      </w:r>
    </w:p>
    <w:p w14:paraId="562BBE6B" w14:textId="77777777" w:rsidR="00982E91" w:rsidRPr="00982E91" w:rsidRDefault="00982E91" w:rsidP="00982E91">
      <w:pPr>
        <w:rPr>
          <w:rFonts w:eastAsia="DengXian"/>
          <w:szCs w:val="20"/>
        </w:rPr>
      </w:pPr>
      <w:r w:rsidRPr="00982E91">
        <w:rPr>
          <w:rFonts w:eastAsia="DengXian"/>
          <w:szCs w:val="20"/>
        </w:rPr>
        <w:t xml:space="preserve">and according to Tables 7.4.1.1.2-3 and 7.4.1.1.2-4. </w:t>
      </w:r>
      <w:bookmarkStart w:id="623" w:name="_Hlk500881005"/>
      <w:r w:rsidRPr="00982E91">
        <w:rPr>
          <w:rFonts w:eastAsia="DengXian"/>
          <w:szCs w:val="20"/>
        </w:rPr>
        <w:t xml:space="preserve">The case </w:t>
      </w:r>
      <w:r w:rsidRPr="00982E91">
        <w:rPr>
          <w:rFonts w:eastAsia="DengXian"/>
          <w:i/>
          <w:szCs w:val="20"/>
        </w:rPr>
        <w:t>dmrs-AdditionalPosition</w:t>
      </w:r>
      <w:r w:rsidRPr="00982E91">
        <w:rPr>
          <w:rFonts w:eastAsia="DengXian"/>
          <w:szCs w:val="20"/>
        </w:rPr>
        <w:t xml:space="preserve"> equal to </w:t>
      </w:r>
      <w:del w:id="624" w:author="oppo" w:date="2018-06-21T11:12:00Z">
        <w:r w:rsidRPr="00982E91">
          <w:rPr>
            <w:rFonts w:eastAsia="DengXian"/>
            <w:szCs w:val="20"/>
          </w:rPr>
          <w:delText xml:space="preserve">3 </w:delText>
        </w:r>
      </w:del>
      <w:ins w:id="625" w:author="oppo" w:date="2018-06-21T11:12:00Z">
        <w:r w:rsidRPr="00982E91">
          <w:rPr>
            <w:rFonts w:eastAsia="DengXian"/>
            <w:szCs w:val="20"/>
          </w:rPr>
          <w:t>‘</w:t>
        </w:r>
        <w:r w:rsidRPr="00982E91">
          <w:rPr>
            <w:rFonts w:eastAsia="DengXian" w:hint="eastAsia"/>
            <w:szCs w:val="20"/>
          </w:rPr>
          <w:t>pos3</w:t>
        </w:r>
        <w:r w:rsidRPr="00982E91">
          <w:rPr>
            <w:rFonts w:eastAsia="DengXian"/>
            <w:szCs w:val="20"/>
          </w:rPr>
          <w:t xml:space="preserve">’ </w:t>
        </w:r>
      </w:ins>
      <w:r w:rsidRPr="00982E91">
        <w:rPr>
          <w:rFonts w:eastAsia="DengXian"/>
          <w:szCs w:val="20"/>
        </w:rPr>
        <w:t xml:space="preserve">is only supported when </w:t>
      </w:r>
      <w:r w:rsidRPr="00982E91">
        <w:rPr>
          <w:rFonts w:eastAsia="DengXian"/>
          <w:i/>
          <w:szCs w:val="20"/>
        </w:rPr>
        <w:t>dmrs-TypeA-Position</w:t>
      </w:r>
      <w:r w:rsidRPr="00982E91">
        <w:rPr>
          <w:rFonts w:eastAsia="DengXian"/>
          <w:szCs w:val="20"/>
        </w:rPr>
        <w:t xml:space="preserve"> is equal to </w:t>
      </w:r>
      <w:del w:id="626" w:author="oppo" w:date="2018-06-21T11:12:00Z">
        <w:r w:rsidRPr="00982E91">
          <w:rPr>
            <w:rFonts w:eastAsia="DengXian"/>
            <w:szCs w:val="20"/>
          </w:rPr>
          <w:delText>2</w:delText>
        </w:r>
      </w:del>
      <w:ins w:id="627" w:author="oppo" w:date="2018-06-21T11:12:00Z">
        <w:r w:rsidRPr="00982E91">
          <w:rPr>
            <w:rFonts w:eastAsia="DengXian"/>
            <w:szCs w:val="20"/>
          </w:rPr>
          <w:t>‘</w:t>
        </w:r>
        <w:r w:rsidRPr="00982E91">
          <w:rPr>
            <w:rFonts w:eastAsia="DengXian" w:hint="eastAsia"/>
            <w:szCs w:val="20"/>
          </w:rPr>
          <w:t>pos2</w:t>
        </w:r>
        <w:r w:rsidRPr="00982E91">
          <w:rPr>
            <w:rFonts w:eastAsia="DengXian"/>
            <w:szCs w:val="20"/>
          </w:rPr>
          <w:t>’</w:t>
        </w:r>
      </w:ins>
      <w:r w:rsidRPr="00982E91">
        <w:rPr>
          <w:rFonts w:eastAsia="DengXian"/>
          <w:szCs w:val="20"/>
        </w:rPr>
        <w:t xml:space="preserve">. For PDSCH mapping type A, duration of 3 and 4 symbols in Tables 7.4.1.1.2-3 and 7.4.1.1.2-4 respectively is only applicable </w:t>
      </w:r>
      <w:del w:id="628" w:author="oppo" w:date="2018-06-21T10:12:00Z">
        <w:r w:rsidRPr="00982E91">
          <w:rPr>
            <w:rFonts w:eastAsia="DengXian"/>
            <w:szCs w:val="20"/>
          </w:rPr>
          <w:delText>for</w:delText>
        </w:r>
      </w:del>
      <w:ins w:id="629" w:author="oppo" w:date="2018-06-21T10:12:00Z">
        <w:r w:rsidRPr="00982E91">
          <w:rPr>
            <w:rFonts w:eastAsia="DengXian" w:hint="eastAsia"/>
            <w:szCs w:val="20"/>
          </w:rPr>
          <w:t>when</w:t>
        </w:r>
      </w:ins>
      <w:r w:rsidRPr="00982E91">
        <w:rPr>
          <w:rFonts w:eastAsia="DengXian"/>
          <w:szCs w:val="20"/>
        </w:rPr>
        <w:t xml:space="preserve"> </w:t>
      </w:r>
      <w:bookmarkStart w:id="630" w:name="_Hlk512350165"/>
      <w:r w:rsidRPr="00982E91">
        <w:rPr>
          <w:rFonts w:eastAsia="DengXian"/>
          <w:i/>
          <w:szCs w:val="20"/>
        </w:rPr>
        <w:t>dmrs-TypeA-Position</w:t>
      </w:r>
      <w:bookmarkEnd w:id="630"/>
      <w:r w:rsidRPr="00982E91">
        <w:rPr>
          <w:rFonts w:eastAsia="DengXian"/>
          <w:szCs w:val="20"/>
        </w:rPr>
        <w:t xml:space="preserve"> </w:t>
      </w:r>
      <w:ins w:id="631" w:author="oppo" w:date="2018-06-21T10:12:00Z">
        <w:r w:rsidRPr="00982E91">
          <w:rPr>
            <w:rFonts w:eastAsia="DengXian" w:hint="eastAsia"/>
            <w:szCs w:val="20"/>
          </w:rPr>
          <w:t xml:space="preserve">is </w:t>
        </w:r>
      </w:ins>
      <w:r w:rsidRPr="00982E91">
        <w:rPr>
          <w:rFonts w:eastAsia="DengXian"/>
          <w:szCs w:val="20"/>
        </w:rPr>
        <w:t>equal</w:t>
      </w:r>
      <w:ins w:id="632" w:author="oppo" w:date="2018-06-21T11:14:00Z">
        <w:r w:rsidRPr="00982E91">
          <w:rPr>
            <w:rFonts w:eastAsia="DengXian" w:hint="eastAsia"/>
            <w:szCs w:val="20"/>
          </w:rPr>
          <w:t xml:space="preserve"> to</w:t>
        </w:r>
      </w:ins>
      <w:del w:id="633" w:author="oppo" w:date="2018-06-21T11:14:00Z">
        <w:r w:rsidRPr="00982E91">
          <w:rPr>
            <w:rFonts w:eastAsia="DengXian"/>
            <w:szCs w:val="20"/>
          </w:rPr>
          <w:delText>s</w:delText>
        </w:r>
      </w:del>
      <w:r w:rsidRPr="00982E91">
        <w:rPr>
          <w:rFonts w:eastAsia="DengXian"/>
          <w:szCs w:val="20"/>
        </w:rPr>
        <w:t xml:space="preserve"> </w:t>
      </w:r>
      <w:del w:id="634" w:author="oppo" w:date="2018-06-21T11:13:00Z">
        <w:r w:rsidRPr="00982E91">
          <w:rPr>
            <w:rFonts w:eastAsia="DengXian"/>
            <w:szCs w:val="20"/>
          </w:rPr>
          <w:delText>2</w:delText>
        </w:r>
      </w:del>
      <w:ins w:id="635" w:author="oppo" w:date="2018-06-21T11:13:00Z">
        <w:r w:rsidRPr="00982E91">
          <w:rPr>
            <w:rFonts w:eastAsia="DengXian"/>
            <w:szCs w:val="20"/>
          </w:rPr>
          <w:t>‘</w:t>
        </w:r>
        <w:r w:rsidRPr="00982E91">
          <w:rPr>
            <w:rFonts w:eastAsia="DengXian" w:hint="eastAsia"/>
            <w:szCs w:val="20"/>
          </w:rPr>
          <w:t>pos2</w:t>
        </w:r>
        <w:r w:rsidRPr="00982E91">
          <w:rPr>
            <w:rFonts w:eastAsia="DengXian"/>
            <w:szCs w:val="20"/>
          </w:rPr>
          <w:t>’</w:t>
        </w:r>
      </w:ins>
      <w:r w:rsidRPr="00982E91">
        <w:rPr>
          <w:rFonts w:eastAsia="DengXian"/>
          <w:szCs w:val="20"/>
        </w:rPr>
        <w:t>.</w:t>
      </w:r>
    </w:p>
    <w:p w14:paraId="6734E81C" w14:textId="77777777" w:rsidR="00982E91" w:rsidRPr="00982E91" w:rsidRDefault="00982E91" w:rsidP="00982E91">
      <w:pPr>
        <w:ind w:left="720" w:hanging="720"/>
        <w:rPr>
          <w:rFonts w:eastAsia="DengXian"/>
          <w:szCs w:val="20"/>
        </w:rPr>
      </w:pPr>
      <w:r w:rsidRPr="00982E91">
        <w:rPr>
          <w:rFonts w:eastAsia="DengXian"/>
          <w:szCs w:val="20"/>
        </w:rPr>
        <w:t>For PDSCH mapping type B</w:t>
      </w:r>
    </w:p>
    <w:p w14:paraId="73B96C49" w14:textId="766C181D" w:rsidR="00982E91" w:rsidRPr="00982E91" w:rsidRDefault="00982E91" w:rsidP="00982E91">
      <w:pPr>
        <w:ind w:left="568" w:hanging="284"/>
        <w:rPr>
          <w:rFonts w:eastAsia="DengXian"/>
          <w:szCs w:val="20"/>
        </w:rPr>
      </w:pPr>
      <w:r w:rsidRPr="00982E91">
        <w:rPr>
          <w:rFonts w:eastAsia="DengXian"/>
          <w:szCs w:val="20"/>
        </w:rPr>
        <w:t>-</w:t>
      </w:r>
      <w:r w:rsidRPr="00982E91">
        <w:rPr>
          <w:rFonts w:eastAsia="DengXian"/>
          <w:szCs w:val="20"/>
        </w:rPr>
        <w:tab/>
        <w:t xml:space="preserve">if the PDSCH duration is 2, 4, or 7 OFDM symbols for normal cyclic prefix or 2, 4, 6 OFDM symbols for extended cyclic prefix, and the PDSCH allocation collides with resources reserved for a CORESET, </w:t>
      </w:r>
      <w:r w:rsidRPr="00982E91">
        <w:rPr>
          <w:rFonts w:eastAsia="DengXian"/>
          <w:noProof/>
          <w:position w:val="-6"/>
          <w:szCs w:val="20"/>
          <w:lang w:eastAsia="en-GB"/>
        </w:rPr>
        <w:drawing>
          <wp:inline distT="0" distB="0" distL="0" distR="0" wp14:anchorId="4ABC0B26" wp14:editId="27294C98">
            <wp:extent cx="106680" cy="190500"/>
            <wp:effectExtent l="0" t="0" r="7620" b="0"/>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57" cstate="print">
                      <a:extLst>
                        <a:ext uri="{28A0092B-C50C-407E-A947-70E740481C1C}">
                          <a14:useLocalDpi xmlns:a14="http://schemas.microsoft.com/office/drawing/2010/main" val="0"/>
                        </a:ext>
                      </a:extLst>
                    </a:blip>
                    <a:srcRect/>
                    <a:stretch>
                      <a:fillRect/>
                    </a:stretch>
                  </pic:blipFill>
                  <pic:spPr bwMode="auto">
                    <a:xfrm>
                      <a:off x="0" y="0"/>
                      <a:ext cx="106680" cy="190500"/>
                    </a:xfrm>
                    <a:prstGeom prst="rect">
                      <a:avLst/>
                    </a:prstGeom>
                    <a:noFill/>
                    <a:ln>
                      <a:noFill/>
                    </a:ln>
                  </pic:spPr>
                </pic:pic>
              </a:graphicData>
            </a:graphic>
          </wp:inline>
        </w:drawing>
      </w:r>
      <w:r w:rsidRPr="00982E91">
        <w:rPr>
          <w:rFonts w:eastAsia="DengXian"/>
          <w:szCs w:val="20"/>
        </w:rPr>
        <w:t xml:space="preserve"> shall be incremented such that the first DM-RS symbol occurs immediately after the CORESETand</w:t>
      </w:r>
    </w:p>
    <w:p w14:paraId="2B7C1EDD" w14:textId="77777777" w:rsidR="00982E91" w:rsidRPr="00982E91" w:rsidRDefault="00982E91" w:rsidP="00982E91">
      <w:pPr>
        <w:ind w:left="851" w:hanging="284"/>
        <w:rPr>
          <w:rFonts w:eastAsia="DengXian"/>
          <w:szCs w:val="20"/>
        </w:rPr>
      </w:pPr>
      <w:r w:rsidRPr="00982E91">
        <w:rPr>
          <w:rFonts w:eastAsia="DengXian"/>
          <w:szCs w:val="20"/>
        </w:rPr>
        <w:t>-</w:t>
      </w:r>
      <w:r w:rsidRPr="00982E91">
        <w:rPr>
          <w:rFonts w:eastAsia="DengXian"/>
          <w:szCs w:val="20"/>
        </w:rPr>
        <w:tab/>
        <w:t>if the PDSCH duration is 4 symbols, the UE is not expected to receive a DM-RS symbol beyond the third symbol,</w:t>
      </w:r>
    </w:p>
    <w:p w14:paraId="53B8BEF4" w14:textId="77777777" w:rsidR="00982E91" w:rsidRPr="00982E91" w:rsidRDefault="00982E91" w:rsidP="00982E91">
      <w:pPr>
        <w:ind w:left="851" w:hanging="284"/>
        <w:rPr>
          <w:rFonts w:eastAsia="DengXian"/>
          <w:szCs w:val="20"/>
        </w:rPr>
      </w:pPr>
      <w:r w:rsidRPr="00982E91">
        <w:rPr>
          <w:rFonts w:eastAsia="DengXian"/>
          <w:szCs w:val="20"/>
        </w:rPr>
        <w:t>-</w:t>
      </w:r>
      <w:r w:rsidRPr="00982E91">
        <w:rPr>
          <w:rFonts w:eastAsia="DengXian"/>
          <w:szCs w:val="20"/>
        </w:rPr>
        <w:tab/>
        <w:t xml:space="preserve">if the PDSCH duration is 7 symbols for normal cyclic prefix or 6 symbols for extended cyclic prefix, </w:t>
      </w:r>
    </w:p>
    <w:p w14:paraId="71827918" w14:textId="77777777" w:rsidR="00982E91" w:rsidRPr="00982E91" w:rsidRDefault="00982E91" w:rsidP="00982E91">
      <w:pPr>
        <w:ind w:left="1135" w:hanging="284"/>
        <w:rPr>
          <w:rFonts w:eastAsia="DengXian"/>
          <w:szCs w:val="20"/>
        </w:rPr>
      </w:pPr>
      <w:r w:rsidRPr="00982E91">
        <w:rPr>
          <w:rFonts w:eastAsia="DengXian"/>
          <w:szCs w:val="20"/>
        </w:rPr>
        <w:t>-</w:t>
      </w:r>
      <w:r w:rsidRPr="00982E91">
        <w:rPr>
          <w:rFonts w:eastAsia="DengXian"/>
          <w:szCs w:val="20"/>
        </w:rPr>
        <w:tab/>
        <w:t>the UE is not expected to receive the first DM-RS beyond the fourth symbol, and</w:t>
      </w:r>
    </w:p>
    <w:p w14:paraId="356C817C" w14:textId="77777777" w:rsidR="00982E91" w:rsidRPr="00982E91" w:rsidRDefault="00982E91" w:rsidP="00982E91">
      <w:pPr>
        <w:ind w:left="1135" w:hanging="284"/>
        <w:rPr>
          <w:rFonts w:eastAsia="DengXian"/>
          <w:szCs w:val="20"/>
        </w:rPr>
      </w:pPr>
      <w:r w:rsidRPr="00982E91">
        <w:rPr>
          <w:rFonts w:eastAsia="DengXian"/>
          <w:szCs w:val="20"/>
        </w:rPr>
        <w:t>-</w:t>
      </w:r>
      <w:r w:rsidRPr="00982E91">
        <w:rPr>
          <w:rFonts w:eastAsia="DengXian"/>
          <w:szCs w:val="20"/>
        </w:rPr>
        <w:tab/>
        <w:t>if one additional single-symbol DM-RS is configured, the UE only expects the additional DM-RS to be transmitted on the 5th or 6th symbol when the front-loaded DM-RS symbol is in the 1st or 2nd symbol, respectively, of the PDSCH duration, otherwise the UE should expect that the additional DM-RS is not transmitted.</w:t>
      </w:r>
      <w:bookmarkEnd w:id="623"/>
    </w:p>
    <w:p w14:paraId="1EB03DF4" w14:textId="77777777" w:rsidR="00982E91" w:rsidRPr="00982E91" w:rsidRDefault="00982E91" w:rsidP="00982E91">
      <w:pPr>
        <w:ind w:left="568" w:hanging="284"/>
        <w:rPr>
          <w:rFonts w:eastAsia="DengXian"/>
          <w:szCs w:val="20"/>
        </w:rPr>
      </w:pPr>
      <w:r w:rsidRPr="00982E91">
        <w:rPr>
          <w:rFonts w:eastAsia="DengXian"/>
          <w:szCs w:val="20"/>
        </w:rPr>
        <w:t>-</w:t>
      </w:r>
      <w:r w:rsidRPr="00982E91">
        <w:rPr>
          <w:rFonts w:eastAsia="DengXian"/>
          <w:szCs w:val="20"/>
        </w:rPr>
        <w:tab/>
        <w:t>if the PDSCH duration is 2 or 4 OFDM symbols, only single-symbol DM-RS is supported.</w:t>
      </w:r>
    </w:p>
    <w:p w14:paraId="6A456D30" w14:textId="072D0EFE" w:rsidR="00982E91" w:rsidRPr="00982E91" w:rsidRDefault="00982E91" w:rsidP="00982E91">
      <w:pPr>
        <w:ind w:left="720" w:hanging="720"/>
        <w:rPr>
          <w:rFonts w:eastAsia="DengXian"/>
          <w:szCs w:val="20"/>
        </w:rPr>
      </w:pPr>
      <w:r w:rsidRPr="00982E91">
        <w:rPr>
          <w:rFonts w:eastAsia="DengXian"/>
          <w:szCs w:val="20"/>
        </w:rPr>
        <w:t xml:space="preserve">The time-domain index </w:t>
      </w:r>
      <w:r w:rsidRPr="00982E91">
        <w:rPr>
          <w:rFonts w:eastAsia="DengXian"/>
          <w:noProof/>
          <w:position w:val="-6"/>
          <w:szCs w:val="20"/>
          <w:lang w:eastAsia="en-GB"/>
        </w:rPr>
        <w:drawing>
          <wp:inline distT="0" distB="0" distL="0" distR="0" wp14:anchorId="2B04810E" wp14:editId="2102E58D">
            <wp:extent cx="137160" cy="152400"/>
            <wp:effectExtent l="0" t="0" r="0" b="0"/>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50" cstate="print">
                      <a:extLst>
                        <a:ext uri="{28A0092B-C50C-407E-A947-70E740481C1C}">
                          <a14:useLocalDpi xmlns:a14="http://schemas.microsoft.com/office/drawing/2010/main" val="0"/>
                        </a:ext>
                      </a:extLst>
                    </a:blip>
                    <a:srcRect/>
                    <a:stretch>
                      <a:fillRect/>
                    </a:stretch>
                  </pic:blipFill>
                  <pic:spPr bwMode="auto">
                    <a:xfrm>
                      <a:off x="0" y="0"/>
                      <a:ext cx="137160" cy="152400"/>
                    </a:xfrm>
                    <a:prstGeom prst="rect">
                      <a:avLst/>
                    </a:prstGeom>
                    <a:noFill/>
                    <a:ln>
                      <a:noFill/>
                    </a:ln>
                  </pic:spPr>
                </pic:pic>
              </a:graphicData>
            </a:graphic>
          </wp:inline>
        </w:drawing>
      </w:r>
      <w:r w:rsidRPr="00982E91">
        <w:rPr>
          <w:rFonts w:eastAsia="DengXian"/>
          <w:szCs w:val="20"/>
        </w:rPr>
        <w:t xml:space="preserve"> and the supported antenna ports </w:t>
      </w:r>
      <w:r w:rsidRPr="00982E91">
        <w:rPr>
          <w:rFonts w:eastAsia="DengXian"/>
          <w:noProof/>
          <w:position w:val="-10"/>
          <w:szCs w:val="20"/>
          <w:lang w:eastAsia="en-GB"/>
        </w:rPr>
        <w:drawing>
          <wp:inline distT="0" distB="0" distL="0" distR="0" wp14:anchorId="66D7BE2A" wp14:editId="20BF0682">
            <wp:extent cx="137160" cy="152400"/>
            <wp:effectExtent l="0" t="0" r="0" b="0"/>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58" cstate="print">
                      <a:extLst>
                        <a:ext uri="{28A0092B-C50C-407E-A947-70E740481C1C}">
                          <a14:useLocalDpi xmlns:a14="http://schemas.microsoft.com/office/drawing/2010/main" val="0"/>
                        </a:ext>
                      </a:extLst>
                    </a:blip>
                    <a:srcRect/>
                    <a:stretch>
                      <a:fillRect/>
                    </a:stretch>
                  </pic:blipFill>
                  <pic:spPr bwMode="auto">
                    <a:xfrm>
                      <a:off x="0" y="0"/>
                      <a:ext cx="137160" cy="152400"/>
                    </a:xfrm>
                    <a:prstGeom prst="rect">
                      <a:avLst/>
                    </a:prstGeom>
                    <a:noFill/>
                    <a:ln>
                      <a:noFill/>
                    </a:ln>
                  </pic:spPr>
                </pic:pic>
              </a:graphicData>
            </a:graphic>
          </wp:inline>
        </w:drawing>
      </w:r>
      <w:r w:rsidRPr="00982E91">
        <w:rPr>
          <w:rFonts w:eastAsia="DengXian"/>
          <w:szCs w:val="20"/>
        </w:rPr>
        <w:t xml:space="preserve"> are given by Table 7.4.1.1.2-5 where </w:t>
      </w:r>
    </w:p>
    <w:p w14:paraId="047AC972" w14:textId="77777777" w:rsidR="00982E91" w:rsidRPr="00982E91" w:rsidRDefault="00982E91" w:rsidP="00982E91">
      <w:pPr>
        <w:ind w:left="568" w:hanging="284"/>
        <w:rPr>
          <w:rFonts w:eastAsia="DengXian"/>
          <w:szCs w:val="20"/>
        </w:rPr>
      </w:pPr>
      <w:r w:rsidRPr="00982E91">
        <w:rPr>
          <w:rFonts w:eastAsia="DengXian"/>
          <w:szCs w:val="20"/>
        </w:rPr>
        <w:t>-</w:t>
      </w:r>
      <w:r w:rsidRPr="00982E91">
        <w:rPr>
          <w:rFonts w:eastAsia="DengXian"/>
          <w:szCs w:val="20"/>
        </w:rPr>
        <w:tab/>
        <w:t xml:space="preserve">single-symbol DM-RS is used if the higher-layer parameter </w:t>
      </w:r>
      <w:r w:rsidRPr="00982E91">
        <w:rPr>
          <w:rFonts w:eastAsia="DengXian"/>
          <w:i/>
          <w:szCs w:val="20"/>
        </w:rPr>
        <w:t>maxLength</w:t>
      </w:r>
      <w:r w:rsidRPr="00982E91">
        <w:rPr>
          <w:rFonts w:eastAsia="DengXian"/>
          <w:szCs w:val="20"/>
        </w:rPr>
        <w:t xml:space="preserve"> in the </w:t>
      </w:r>
      <w:r w:rsidRPr="00982E91">
        <w:rPr>
          <w:rFonts w:eastAsia="DengXian"/>
          <w:i/>
          <w:szCs w:val="20"/>
        </w:rPr>
        <w:t>DMRS-DownlinkConfig</w:t>
      </w:r>
      <w:r w:rsidRPr="00982E91">
        <w:rPr>
          <w:rFonts w:eastAsia="DengXian"/>
          <w:szCs w:val="20"/>
        </w:rPr>
        <w:t xml:space="preserve"> IE is </w:t>
      </w:r>
      <w:del w:id="636" w:author="oppo" w:date="2018-06-21T11:13:00Z">
        <w:r w:rsidRPr="00982E91">
          <w:rPr>
            <w:rFonts w:eastAsia="DengXian"/>
            <w:szCs w:val="20"/>
          </w:rPr>
          <w:delText>equal to 1</w:delText>
        </w:r>
      </w:del>
      <w:ins w:id="637" w:author="oppo" w:date="2018-06-21T11:13:00Z">
        <w:r w:rsidRPr="00982E91">
          <w:rPr>
            <w:rFonts w:eastAsia="DengXian" w:hint="eastAsia"/>
            <w:szCs w:val="20"/>
          </w:rPr>
          <w:t>not configured</w:t>
        </w:r>
      </w:ins>
      <w:ins w:id="638" w:author="oppo" w:date="2018-06-21T11:14:00Z">
        <w:r w:rsidRPr="00982E91">
          <w:rPr>
            <w:rFonts w:eastAsia="DengXian" w:hint="eastAsia"/>
            <w:szCs w:val="20"/>
          </w:rPr>
          <w:t>,</w:t>
        </w:r>
      </w:ins>
    </w:p>
    <w:p w14:paraId="758EC951" w14:textId="77777777" w:rsidR="00982E91" w:rsidRPr="00982E91" w:rsidRDefault="00982E91" w:rsidP="00982E91">
      <w:pPr>
        <w:ind w:left="568" w:hanging="284"/>
        <w:rPr>
          <w:rFonts w:eastAsia="DengXian"/>
          <w:szCs w:val="20"/>
        </w:rPr>
      </w:pPr>
      <w:r w:rsidRPr="00982E91">
        <w:rPr>
          <w:rFonts w:eastAsia="DengXian"/>
          <w:szCs w:val="20"/>
        </w:rPr>
        <w:t>-</w:t>
      </w:r>
      <w:r w:rsidRPr="00982E91">
        <w:rPr>
          <w:rFonts w:eastAsia="DengXian"/>
          <w:szCs w:val="20"/>
        </w:rPr>
        <w:tab/>
        <w:t xml:space="preserve">single-symbol or double-symbol DM-RS is determined by the associated DCI if the higher-layer parameter </w:t>
      </w:r>
      <w:r w:rsidRPr="00982E91">
        <w:rPr>
          <w:rFonts w:eastAsia="DengXian"/>
          <w:i/>
          <w:szCs w:val="20"/>
        </w:rPr>
        <w:t>maxLength</w:t>
      </w:r>
      <w:r w:rsidRPr="00982E91">
        <w:rPr>
          <w:rFonts w:eastAsia="DengXian"/>
          <w:szCs w:val="20"/>
        </w:rPr>
        <w:t xml:space="preserve"> in the </w:t>
      </w:r>
      <w:r w:rsidRPr="00982E91">
        <w:rPr>
          <w:rFonts w:eastAsia="DengXian"/>
          <w:i/>
          <w:szCs w:val="20"/>
        </w:rPr>
        <w:t>DMRS-DownlinkConfig</w:t>
      </w:r>
      <w:r w:rsidRPr="00982E91">
        <w:rPr>
          <w:rFonts w:eastAsia="DengXian"/>
          <w:szCs w:val="20"/>
        </w:rPr>
        <w:t xml:space="preserve"> IE is equal to </w:t>
      </w:r>
      <w:del w:id="639" w:author="oppo" w:date="2018-06-21T11:14:00Z">
        <w:r w:rsidRPr="00982E91">
          <w:rPr>
            <w:rFonts w:eastAsia="DengXian"/>
            <w:szCs w:val="20"/>
          </w:rPr>
          <w:delText>2.</w:delText>
        </w:r>
      </w:del>
      <w:ins w:id="640" w:author="oppo" w:date="2018-06-21T11:14:00Z">
        <w:r w:rsidRPr="00982E91">
          <w:rPr>
            <w:rFonts w:eastAsia="DengXian"/>
            <w:szCs w:val="20"/>
          </w:rPr>
          <w:t>‘</w:t>
        </w:r>
        <w:r w:rsidRPr="00982E91">
          <w:rPr>
            <w:rFonts w:eastAsia="DengXian" w:hint="eastAsia"/>
            <w:szCs w:val="20"/>
          </w:rPr>
          <w:t>len2</w:t>
        </w:r>
        <w:r w:rsidRPr="00982E91">
          <w:rPr>
            <w:rFonts w:eastAsia="DengXian"/>
            <w:szCs w:val="20"/>
          </w:rPr>
          <w:t>’</w:t>
        </w:r>
      </w:ins>
    </w:p>
    <w:p w14:paraId="01CE1D65" w14:textId="77777777" w:rsidR="00982E91" w:rsidRPr="00982E91" w:rsidRDefault="00982E91" w:rsidP="00982E91">
      <w:pPr>
        <w:rPr>
          <w:rFonts w:eastAsia="DengXian"/>
          <w:szCs w:val="20"/>
        </w:rPr>
      </w:pPr>
      <w:r w:rsidRPr="00982E91">
        <w:rPr>
          <w:rFonts w:eastAsia="DengXian"/>
          <w:szCs w:val="20"/>
        </w:rPr>
        <w:lastRenderedPageBreak/>
        <w:t>In absence of CSI-RS configuration, and unless otherwise configured, the UE may assume PDSCH DM-RS and SS/PBCH block to be quasi co-located with respect to Doppler shift, Doppler spread, average delay, delay spread, and, when applicable, spatial Rx parameters. The UE may assume that the PDSCH DM-RS within the same CDM group are quasi co-located with respect to Doppler shift, Doppler spread, average delay, delay spread, and spatial Rx. The UE may assume that DMRS ports associated with a PDSCH are QCL with QCL Type A, Type D (when applicable) and average gain.</w:t>
      </w:r>
    </w:p>
    <w:p w14:paraId="01603E3F" w14:textId="0AA2CC55" w:rsidR="0004466E" w:rsidRPr="00982E91" w:rsidRDefault="0004466E" w:rsidP="0004466E">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for 38.211------------------------</w:t>
      </w:r>
      <w:r w:rsidRPr="00982E91">
        <w:rPr>
          <w:rFonts w:ascii="Times New Roman" w:hAnsi="Times New Roman" w:hint="eastAsia"/>
          <w:szCs w:val="20"/>
        </w:rPr>
        <w:t>-----------------</w:t>
      </w:r>
      <w:r>
        <w:rPr>
          <w:rFonts w:ascii="Times New Roman" w:hAnsi="Times New Roman" w:hint="eastAsia"/>
          <w:szCs w:val="20"/>
        </w:rPr>
        <w:t>------</w:t>
      </w:r>
    </w:p>
    <w:p w14:paraId="4C91248F" w14:textId="77777777" w:rsidR="00982E91" w:rsidRPr="0004466E" w:rsidRDefault="00982E91" w:rsidP="00982E91">
      <w:pPr>
        <w:ind w:left="720" w:hanging="720"/>
        <w:rPr>
          <w:szCs w:val="20"/>
          <w:lang w:eastAsia="x-none"/>
        </w:rPr>
      </w:pPr>
    </w:p>
    <w:p w14:paraId="2D1CD84B" w14:textId="77777777" w:rsidR="00982E91" w:rsidRPr="0004466E" w:rsidRDefault="00982E91" w:rsidP="00982E91">
      <w:pPr>
        <w:ind w:left="720" w:hanging="720"/>
        <w:rPr>
          <w:rFonts w:eastAsia="SimSun"/>
          <w:iCs/>
          <w:szCs w:val="20"/>
          <w:highlight w:val="green"/>
        </w:rPr>
      </w:pPr>
      <w:r w:rsidRPr="0004466E">
        <w:rPr>
          <w:rFonts w:eastAsia="SimSun"/>
          <w:iCs/>
          <w:szCs w:val="20"/>
          <w:highlight w:val="green"/>
        </w:rPr>
        <w:t>Agreement</w:t>
      </w:r>
    </w:p>
    <w:p w14:paraId="5FA5D098" w14:textId="7EB437EA" w:rsidR="0004466E" w:rsidRPr="00982E91" w:rsidRDefault="0004466E" w:rsidP="0004466E">
      <w:pPr>
        <w:adjustRightInd w:val="0"/>
        <w:snapToGrid w:val="0"/>
        <w:ind w:left="720" w:hanging="720"/>
        <w:jc w:val="center"/>
        <w:rPr>
          <w:rFonts w:ascii="Times New Roman" w:hAnsi="Times New Roman"/>
          <w:szCs w:val="20"/>
        </w:rPr>
      </w:pPr>
      <w:bookmarkStart w:id="641" w:name="_Toc517439523"/>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for 38.214------------------------</w:t>
      </w:r>
      <w:r w:rsidRPr="00982E91">
        <w:rPr>
          <w:rFonts w:ascii="Times New Roman" w:hAnsi="Times New Roman" w:hint="eastAsia"/>
          <w:szCs w:val="20"/>
        </w:rPr>
        <w:t>-----------------</w:t>
      </w:r>
      <w:r>
        <w:rPr>
          <w:rFonts w:ascii="Times New Roman" w:hAnsi="Times New Roman" w:hint="eastAsia"/>
          <w:szCs w:val="20"/>
        </w:rPr>
        <w:t>------</w:t>
      </w:r>
    </w:p>
    <w:p w14:paraId="606189D3" w14:textId="77777777" w:rsidR="00982E91" w:rsidRPr="00982E91" w:rsidRDefault="00982E91" w:rsidP="00982E91">
      <w:pPr>
        <w:rPr>
          <w:rFonts w:eastAsia="SimSun"/>
          <w:szCs w:val="20"/>
        </w:rPr>
      </w:pPr>
      <w:r w:rsidRPr="00982E91">
        <w:rPr>
          <w:rFonts w:eastAsia="SimSun"/>
          <w:szCs w:val="20"/>
        </w:rPr>
        <w:t>6.2.2</w:t>
      </w:r>
      <w:r w:rsidRPr="00982E91">
        <w:rPr>
          <w:rFonts w:eastAsia="SimSun"/>
          <w:szCs w:val="20"/>
        </w:rPr>
        <w:tab/>
        <w:t>UE DM-RS transmission procedure</w:t>
      </w:r>
      <w:bookmarkEnd w:id="641"/>
    </w:p>
    <w:p w14:paraId="18F14F7A" w14:textId="77777777" w:rsidR="00982E91" w:rsidRPr="00982E91" w:rsidRDefault="00982E91" w:rsidP="00982E91">
      <w:pPr>
        <w:ind w:left="720" w:hanging="720"/>
        <w:rPr>
          <w:rFonts w:eastAsia="DengXian"/>
          <w:color w:val="000000"/>
          <w:kern w:val="2"/>
          <w:szCs w:val="20"/>
          <w:lang w:eastAsia="ko-KR"/>
        </w:rPr>
      </w:pPr>
      <w:r w:rsidRPr="00982E91">
        <w:rPr>
          <w:rFonts w:eastAsia="DengXian"/>
          <w:color w:val="000000"/>
          <w:kern w:val="2"/>
          <w:szCs w:val="20"/>
          <w:lang w:eastAsia="ko-KR"/>
        </w:rPr>
        <w:t>If frequency hopping is enabled:</w:t>
      </w:r>
    </w:p>
    <w:p w14:paraId="7C82BD67" w14:textId="77777777" w:rsidR="00982E91" w:rsidRPr="00982E91" w:rsidRDefault="00982E91" w:rsidP="00982E91">
      <w:pPr>
        <w:ind w:left="568" w:hanging="284"/>
        <w:rPr>
          <w:rFonts w:eastAsia="DengXian"/>
          <w:szCs w:val="20"/>
        </w:rPr>
      </w:pPr>
      <w:r w:rsidRPr="00982E91">
        <w:rPr>
          <w:rFonts w:eastAsia="DengXian"/>
          <w:color w:val="000000"/>
          <w:szCs w:val="20"/>
          <w:lang w:val="en-US"/>
        </w:rPr>
        <w:t>-</w:t>
      </w:r>
      <w:r w:rsidRPr="00982E91">
        <w:rPr>
          <w:rFonts w:eastAsia="DengXian"/>
          <w:color w:val="000000"/>
          <w:szCs w:val="20"/>
          <w:lang w:val="en-US"/>
        </w:rPr>
        <w:tab/>
        <w:t xml:space="preserve">The UE shall assume </w:t>
      </w:r>
      <w:r w:rsidRPr="00982E91">
        <w:rPr>
          <w:rFonts w:eastAsia="DengXian"/>
          <w:i/>
          <w:color w:val="000000"/>
          <w:szCs w:val="20"/>
          <w:lang w:val="en-US"/>
        </w:rPr>
        <w:t xml:space="preserve">dmrs-AdditionalPosition </w:t>
      </w:r>
      <w:r w:rsidRPr="00982E91">
        <w:rPr>
          <w:rFonts w:eastAsia="DengXian"/>
          <w:color w:val="FF0000"/>
          <w:szCs w:val="20"/>
          <w:lang w:val="en-US"/>
        </w:rPr>
        <w:t>equal to</w:t>
      </w:r>
      <w:r w:rsidRPr="00982E91">
        <w:rPr>
          <w:rFonts w:eastAsia="DengXian"/>
          <w:color w:val="000000"/>
          <w:szCs w:val="20"/>
          <w:lang w:val="en-US"/>
        </w:rPr>
        <w:t xml:space="preserve"> '</w:t>
      </w:r>
      <w:r w:rsidRPr="00982E91">
        <w:rPr>
          <w:rFonts w:eastAsia="DengXian"/>
          <w:color w:val="000000"/>
          <w:szCs w:val="20"/>
        </w:rPr>
        <w:t>pos1'</w:t>
      </w:r>
      <w:r w:rsidRPr="00982E91">
        <w:rPr>
          <w:rFonts w:eastAsia="DengXian"/>
          <w:color w:val="000000"/>
          <w:szCs w:val="20"/>
          <w:lang w:val="en-US"/>
        </w:rPr>
        <w:t xml:space="preserve"> and up to one additional DM-RS can be transmitted according to PUSCH duration</w:t>
      </w:r>
      <w:r w:rsidRPr="00982E91">
        <w:rPr>
          <w:rFonts w:eastAsia="DengXian"/>
          <w:color w:val="000000"/>
          <w:szCs w:val="20"/>
        </w:rPr>
        <w:t>.</w:t>
      </w:r>
    </w:p>
    <w:p w14:paraId="3EA92090" w14:textId="77777777" w:rsidR="00982E91" w:rsidRPr="00982E91" w:rsidRDefault="00982E91" w:rsidP="00982E91">
      <w:pPr>
        <w:rPr>
          <w:del w:id="642" w:author="oppo" w:date="2018-06-29T11:16:00Z"/>
          <w:rFonts w:eastAsia="DengXian"/>
          <w:color w:val="000000"/>
          <w:kern w:val="2"/>
          <w:szCs w:val="20"/>
          <w:lang w:eastAsia="ko-KR"/>
        </w:rPr>
      </w:pPr>
      <w:del w:id="643" w:author="oppo" w:date="2018-06-29T11:16:00Z">
        <w:r w:rsidRPr="00982E91">
          <w:rPr>
            <w:rFonts w:eastAsia="DengXian"/>
            <w:color w:val="000000"/>
            <w:kern w:val="2"/>
            <w:szCs w:val="20"/>
            <w:lang w:eastAsia="ko-KR"/>
          </w:rPr>
          <w:delText xml:space="preserve">A UE can be configured with one or two scrambling identity(s), </w:delText>
        </w:r>
        <w:r w:rsidRPr="00982E91">
          <w:rPr>
            <w:rFonts w:eastAsia="DengXian"/>
            <w:color w:val="000000"/>
            <w:kern w:val="2"/>
            <w:szCs w:val="20"/>
            <w:lang w:eastAsia="ko-KR"/>
          </w:rPr>
          <w:fldChar w:fldCharType="begin"/>
        </w:r>
        <w:r w:rsidRPr="00982E91">
          <w:rPr>
            <w:rFonts w:eastAsia="DengXian"/>
            <w:color w:val="000000"/>
            <w:kern w:val="2"/>
            <w:szCs w:val="20"/>
            <w:lang w:eastAsia="ko-KR"/>
          </w:rPr>
          <w:delInstrText xml:space="preserve"> QUOTE </w:delInstrText>
        </w:r>
      </w:del>
      <w:del w:id="644" w:author="oppo" w:date="2018-06-28T17:50:00Z">
        <w:r w:rsidRPr="00982E91">
          <w:rPr>
            <w:rFonts w:ascii="Cambria Math" w:eastAsia="DengXian" w:hAnsi="Cambria Math"/>
            <w:color w:val="000000"/>
            <w:kern w:val="2"/>
            <w:szCs w:val="20"/>
            <w:lang w:eastAsia="ko-KR"/>
          </w:rPr>
          <w:delInstrText xml:space="preserve">nIDDMRS,i </w:delInstrText>
        </w:r>
      </w:del>
      <w:del w:id="645" w:author="oppo" w:date="2018-06-29T11:16:00Z">
        <w:r w:rsidRPr="00982E91">
          <w:rPr>
            <w:rFonts w:eastAsia="DengXian"/>
            <w:color w:val="000000"/>
            <w:kern w:val="2"/>
            <w:szCs w:val="20"/>
            <w:lang w:eastAsia="ko-KR"/>
          </w:rPr>
          <w:delInstrText xml:space="preserve"> </w:delInstrText>
        </w:r>
        <w:r w:rsidRPr="00982E91">
          <w:rPr>
            <w:rFonts w:eastAsia="DengXian"/>
            <w:color w:val="000000"/>
            <w:kern w:val="2"/>
            <w:szCs w:val="20"/>
            <w:lang w:eastAsia="ko-KR"/>
          </w:rPr>
          <w:fldChar w:fldCharType="end"/>
        </w:r>
        <w:r w:rsidRPr="00982E91">
          <w:rPr>
            <w:rFonts w:eastAsia="DengXian"/>
            <w:i/>
            <w:color w:val="000000"/>
            <w:kern w:val="2"/>
            <w:szCs w:val="20"/>
            <w:lang w:eastAsia="ko-KR"/>
          </w:rPr>
          <w:delText>i</w:delText>
        </w:r>
        <w:r w:rsidRPr="00982E91">
          <w:rPr>
            <w:rFonts w:eastAsia="DengXian"/>
            <w:color w:val="000000"/>
            <w:kern w:val="2"/>
            <w:szCs w:val="20"/>
            <w:lang w:eastAsia="ko-KR"/>
          </w:rPr>
          <w:delText xml:space="preserve"> = 0,1 by higher layers for UE-specific reference signal generation as defined in Subclause 6.4.1.1 of [4, TS 38.211] to transmit PUSCH which are the same for both PUSCH mapping Type A and Type B.</w:delText>
        </w:r>
      </w:del>
    </w:p>
    <w:p w14:paraId="79530FCC" w14:textId="52C0E5D3" w:rsidR="00982E91" w:rsidRPr="00982E91" w:rsidRDefault="00982E91" w:rsidP="00982E91">
      <w:pPr>
        <w:rPr>
          <w:rFonts w:eastAsia="DengXian"/>
          <w:color w:val="000000"/>
          <w:szCs w:val="20"/>
          <w:lang w:eastAsia="en-GB"/>
        </w:rPr>
      </w:pPr>
      <w:r w:rsidRPr="00982E91">
        <w:rPr>
          <w:rFonts w:eastAsia="DengXian"/>
          <w:color w:val="000000"/>
          <w:szCs w:val="20"/>
        </w:rPr>
        <w:t xml:space="preserve">For the UE-specific reference signals generation as defined in Subclause 6.4.1.1 of [4, TS 38.211], a UE can be configured by higher layers with one or two scrambling identity(s), </w:t>
      </w:r>
      <w:r w:rsidR="001B7BF2">
        <w:rPr>
          <w:rFonts w:eastAsia="DengXian"/>
          <w:color w:val="000000"/>
          <w:position w:val="-12"/>
          <w:szCs w:val="20"/>
        </w:rPr>
        <w:pict w14:anchorId="7CCC9517">
          <v:shape id="_x0000_i1325" type="#_x0000_t75" style="width:33.6pt;height:18.4pt">
            <v:imagedata r:id="rId1059" o:title=""/>
          </v:shape>
        </w:pict>
      </w:r>
      <w:r w:rsidRPr="00982E91">
        <w:rPr>
          <w:rFonts w:eastAsia="DengXian"/>
          <w:color w:val="000000"/>
          <w:szCs w:val="20"/>
        </w:rPr>
        <w:t xml:space="preserve"> </w:t>
      </w:r>
      <w:r w:rsidRPr="00982E91">
        <w:rPr>
          <w:rFonts w:eastAsia="DengXian"/>
          <w:iCs/>
          <w:color w:val="000000"/>
          <w:szCs w:val="20"/>
        </w:rPr>
        <w:fldChar w:fldCharType="begin"/>
      </w:r>
      <w:r w:rsidRPr="00982E91">
        <w:rPr>
          <w:rFonts w:eastAsia="DengXian"/>
          <w:iCs/>
          <w:color w:val="000000"/>
          <w:szCs w:val="20"/>
        </w:rPr>
        <w:instrText xml:space="preserve"> QUOTE </w:instrText>
      </w:r>
      <m:oMath>
        <m:sSubSup>
          <m:sSubSupPr>
            <m:ctrlPr>
              <w:rPr>
                <w:rFonts w:ascii="Cambria Math" w:eastAsia="Calibri" w:hAnsi="Cambria Math" w:cs="Calibri"/>
                <w:i/>
                <w:iCs/>
                <w:color w:val="000000"/>
                <w:sz w:val="22"/>
                <w:szCs w:val="22"/>
              </w:rPr>
            </m:ctrlPr>
          </m:sSubSupPr>
          <m:e>
            <m:r>
              <m:rPr>
                <m:sty m:val="p"/>
              </m:rPr>
              <w:rPr>
                <w:rFonts w:ascii="Cambria Math" w:eastAsia="DengXian" w:hAnsi="Cambria Math"/>
                <w:color w:val="000000"/>
              </w:rPr>
              <m:t>n</m:t>
            </m:r>
          </m:e>
          <m:sub>
            <m:r>
              <m:rPr>
                <m:sty m:val="p"/>
              </m:rPr>
              <w:rPr>
                <w:rFonts w:ascii="Cambria Math" w:eastAsia="DengXian" w:hAnsi="Cambria Math"/>
                <w:color w:val="000000"/>
              </w:rPr>
              <m:t>ID</m:t>
            </m:r>
          </m:sub>
          <m:sup>
            <m:r>
              <m:rPr>
                <m:sty m:val="p"/>
              </m:rPr>
              <w:rPr>
                <w:rFonts w:ascii="Cambria Math" w:eastAsia="DengXian" w:hAnsi="Cambria Math"/>
                <w:color w:val="000000"/>
              </w:rPr>
              <m:t>DMRS,i</m:t>
            </m:r>
          </m:sup>
        </m:sSubSup>
        <m:r>
          <m:rPr>
            <m:sty m:val="p"/>
          </m:rPr>
          <w:rPr>
            <w:rFonts w:ascii="Cambria Math" w:eastAsia="DengXian" w:hAnsi="Cambria Math"/>
            <w:color w:val="000000"/>
          </w:rPr>
          <m:t xml:space="preserve"> </m:t>
        </m:r>
      </m:oMath>
      <w:r w:rsidRPr="00982E91">
        <w:rPr>
          <w:rFonts w:eastAsia="DengXian"/>
          <w:iCs/>
          <w:color w:val="000000"/>
          <w:szCs w:val="20"/>
        </w:rPr>
        <w:instrText xml:space="preserve"> </w:instrText>
      </w:r>
      <w:r w:rsidRPr="00982E91">
        <w:rPr>
          <w:rFonts w:eastAsia="DengXian"/>
          <w:iCs/>
          <w:color w:val="000000"/>
          <w:szCs w:val="20"/>
        </w:rPr>
        <w:fldChar w:fldCharType="end"/>
      </w:r>
      <w:r w:rsidRPr="00982E91">
        <w:rPr>
          <w:rFonts w:eastAsia="DengXian"/>
          <w:i/>
          <w:iCs/>
          <w:color w:val="000000"/>
          <w:szCs w:val="20"/>
        </w:rPr>
        <w:t>i</w:t>
      </w:r>
      <w:r w:rsidRPr="00982E91">
        <w:rPr>
          <w:rFonts w:eastAsia="DengXian"/>
          <w:color w:val="000000"/>
          <w:szCs w:val="20"/>
        </w:rPr>
        <w:t xml:space="preserve"> = 0,1 which are the same for both PUSCH mapping Type A and Type B.</w:t>
      </w:r>
    </w:p>
    <w:p w14:paraId="0291FD00" w14:textId="77777777" w:rsidR="00982E91" w:rsidRPr="00982E91" w:rsidRDefault="00982E91" w:rsidP="00982E91">
      <w:pPr>
        <w:ind w:left="720" w:hanging="720"/>
        <w:rPr>
          <w:rFonts w:eastAsia="DengXian"/>
          <w:color w:val="000000"/>
          <w:kern w:val="2"/>
          <w:szCs w:val="20"/>
          <w:lang w:eastAsia="ko-KR"/>
        </w:rPr>
      </w:pPr>
      <w:r w:rsidRPr="00982E91">
        <w:rPr>
          <w:rFonts w:eastAsia="DengXian"/>
          <w:color w:val="000000"/>
          <w:kern w:val="2"/>
          <w:szCs w:val="20"/>
          <w:lang w:eastAsia="ko-KR"/>
        </w:rPr>
        <w:t xml:space="preserve">When transmitting PUSCH scheduled by PDCCH format 0_1 with CRC scrambled by C-RNTI or CS-RNTI, </w:t>
      </w:r>
    </w:p>
    <w:p w14:paraId="35A38E17" w14:textId="77777777" w:rsidR="00982E91" w:rsidRPr="00982E91" w:rsidRDefault="00982E91" w:rsidP="00982E91">
      <w:pPr>
        <w:ind w:left="568" w:hanging="284"/>
        <w:rPr>
          <w:rFonts w:eastAsia="DengXian"/>
          <w:szCs w:val="20"/>
          <w:lang w:val="en-US" w:eastAsia="ko-KR"/>
        </w:rPr>
      </w:pPr>
      <w:r w:rsidRPr="00982E91">
        <w:rPr>
          <w:rFonts w:eastAsia="DengXian"/>
          <w:kern w:val="2"/>
          <w:szCs w:val="20"/>
          <w:lang w:val="en-US" w:eastAsia="ko-KR"/>
        </w:rPr>
        <w:t>-</w:t>
      </w:r>
      <w:r w:rsidRPr="00982E91">
        <w:rPr>
          <w:rFonts w:eastAsia="DengXian"/>
          <w:kern w:val="2"/>
          <w:szCs w:val="20"/>
          <w:lang w:val="en-US" w:eastAsia="ko-KR"/>
        </w:rPr>
        <w:tab/>
        <w:t>the UE</w:t>
      </w:r>
      <w:r w:rsidRPr="00982E91">
        <w:rPr>
          <w:rFonts w:eastAsia="DengXian" w:hint="eastAsia"/>
          <w:kern w:val="2"/>
          <w:szCs w:val="20"/>
          <w:lang w:val="en-US" w:eastAsia="ko-KR"/>
        </w:rPr>
        <w:t xml:space="preserve"> </w:t>
      </w:r>
      <w:r w:rsidRPr="00982E91">
        <w:rPr>
          <w:rFonts w:eastAsia="DengXian"/>
          <w:kern w:val="2"/>
          <w:szCs w:val="20"/>
          <w:lang w:val="en-US" w:eastAsia="ko-KR"/>
        </w:rPr>
        <w:t xml:space="preserve">may be configured with higher layer parameter </w:t>
      </w:r>
      <w:r w:rsidRPr="00982E91">
        <w:rPr>
          <w:rFonts w:eastAsia="DengXian"/>
          <w:i/>
          <w:kern w:val="2"/>
          <w:szCs w:val="20"/>
          <w:lang w:val="en-US" w:eastAsia="ko-KR"/>
        </w:rPr>
        <w:t>dmrs-Type</w:t>
      </w:r>
      <w:r w:rsidRPr="00982E91">
        <w:rPr>
          <w:rFonts w:eastAsia="DengXian"/>
          <w:i/>
          <w:kern w:val="2"/>
          <w:szCs w:val="20"/>
          <w:lang w:eastAsia="ko-KR"/>
        </w:rPr>
        <w:t xml:space="preserve"> </w:t>
      </w:r>
      <w:r w:rsidRPr="00982E91">
        <w:rPr>
          <w:rFonts w:eastAsia="DengXian"/>
          <w:kern w:val="2"/>
          <w:szCs w:val="20"/>
          <w:lang w:eastAsia="ko-KR"/>
        </w:rPr>
        <w:t>in</w:t>
      </w:r>
      <w:r w:rsidRPr="00982E91">
        <w:rPr>
          <w:rFonts w:eastAsia="DengXian"/>
          <w:i/>
          <w:kern w:val="2"/>
          <w:szCs w:val="20"/>
          <w:lang w:eastAsia="ko-KR"/>
        </w:rPr>
        <w:t xml:space="preserve"> </w:t>
      </w:r>
      <w:r w:rsidRPr="00982E91">
        <w:rPr>
          <w:rFonts w:eastAsia="DengXian"/>
          <w:i/>
          <w:szCs w:val="20"/>
          <w:lang w:val="en-US"/>
        </w:rPr>
        <w:t>DMRS-UplinkConfig</w:t>
      </w:r>
      <w:r w:rsidRPr="00982E91">
        <w:rPr>
          <w:rFonts w:eastAsia="DengXian"/>
          <w:kern w:val="2"/>
          <w:szCs w:val="20"/>
          <w:lang w:val="en-US" w:eastAsia="ko-KR"/>
        </w:rPr>
        <w:t xml:space="preserve">, and </w:t>
      </w:r>
      <w:r w:rsidRPr="00982E91">
        <w:rPr>
          <w:rFonts w:eastAsia="DengXian"/>
          <w:szCs w:val="20"/>
          <w:lang w:val="en-US" w:eastAsia="ko-KR"/>
        </w:rPr>
        <w:t xml:space="preserve">the configured DM-RS configuration type is used for transmitting PUSCH </w:t>
      </w:r>
      <w:r w:rsidRPr="00982E91">
        <w:rPr>
          <w:rFonts w:eastAsia="DengXian"/>
          <w:szCs w:val="20"/>
          <w:lang w:val="en-US"/>
        </w:rPr>
        <w:t>in as defined in Subclause 6.4.1.1 of [4, TS 38.211]</w:t>
      </w:r>
      <w:r w:rsidRPr="00982E91">
        <w:rPr>
          <w:rFonts w:eastAsia="DengXian"/>
          <w:szCs w:val="20"/>
          <w:lang w:val="en-US" w:eastAsia="ko-KR"/>
        </w:rPr>
        <w:t>.</w:t>
      </w:r>
    </w:p>
    <w:p w14:paraId="5E8EDED3" w14:textId="77777777" w:rsidR="00982E91" w:rsidRPr="00982E91" w:rsidRDefault="00982E91" w:rsidP="00982E91">
      <w:pPr>
        <w:ind w:left="568" w:hanging="284"/>
        <w:rPr>
          <w:rFonts w:eastAsia="DengXian"/>
          <w:i/>
          <w:szCs w:val="20"/>
          <w:lang w:val="en-US"/>
        </w:rPr>
      </w:pPr>
      <w:r w:rsidRPr="00982E91">
        <w:rPr>
          <w:rFonts w:eastAsia="DengXian"/>
          <w:szCs w:val="20"/>
          <w:lang w:val="en-US"/>
        </w:rPr>
        <w:t>-</w:t>
      </w:r>
      <w:r w:rsidRPr="00982E91">
        <w:rPr>
          <w:rFonts w:eastAsia="DengXian"/>
          <w:szCs w:val="20"/>
          <w:lang w:val="en-US"/>
        </w:rPr>
        <w:tab/>
        <w:t>the</w:t>
      </w:r>
      <w:r w:rsidRPr="00982E91">
        <w:rPr>
          <w:rFonts w:eastAsia="SimSun"/>
          <w:kern w:val="2"/>
          <w:szCs w:val="20"/>
          <w:lang w:val="en-US"/>
        </w:rPr>
        <w:t xml:space="preserve"> UE may be configured with the maximum number of front-loaded DM-RS symbols for PUSCH by higher layer parameter </w:t>
      </w:r>
      <w:r w:rsidRPr="00982E91">
        <w:rPr>
          <w:rFonts w:eastAsia="DengXian"/>
          <w:i/>
          <w:szCs w:val="20"/>
          <w:lang w:val="en-US"/>
        </w:rPr>
        <w:t>maxLength</w:t>
      </w:r>
      <w:r w:rsidRPr="00982E91">
        <w:rPr>
          <w:rFonts w:eastAsia="DengXian"/>
          <w:i/>
          <w:szCs w:val="20"/>
        </w:rPr>
        <w:t xml:space="preserve"> </w:t>
      </w:r>
      <w:r w:rsidRPr="00982E91">
        <w:rPr>
          <w:rFonts w:eastAsia="DengXian"/>
          <w:kern w:val="2"/>
          <w:szCs w:val="20"/>
          <w:lang w:eastAsia="ko-KR"/>
        </w:rPr>
        <w:t>in</w:t>
      </w:r>
      <w:r w:rsidRPr="00982E91">
        <w:rPr>
          <w:rFonts w:eastAsia="DengXian"/>
          <w:i/>
          <w:kern w:val="2"/>
          <w:szCs w:val="20"/>
          <w:lang w:eastAsia="ko-KR"/>
        </w:rPr>
        <w:t xml:space="preserve"> </w:t>
      </w:r>
      <w:r w:rsidRPr="00982E91">
        <w:rPr>
          <w:rFonts w:eastAsia="DengXian"/>
          <w:i/>
          <w:szCs w:val="20"/>
          <w:lang w:val="en-US"/>
        </w:rPr>
        <w:t>DMRS-UplinkConfig.</w:t>
      </w:r>
    </w:p>
    <w:p w14:paraId="2A0726A9" w14:textId="77777777" w:rsidR="00982E91" w:rsidRPr="00982E91" w:rsidRDefault="00982E91" w:rsidP="00FD2787">
      <w:pPr>
        <w:numPr>
          <w:ilvl w:val="0"/>
          <w:numId w:val="215"/>
        </w:numPr>
        <w:ind w:left="851" w:hanging="284"/>
        <w:rPr>
          <w:rFonts w:eastAsia="DengXian"/>
          <w:szCs w:val="20"/>
          <w:lang w:val="en-US"/>
        </w:rPr>
      </w:pPr>
      <w:ins w:id="646" w:author="oppo" w:date="2018-06-28T17:51:00Z">
        <w:r w:rsidRPr="00982E91">
          <w:rPr>
            <w:rFonts w:eastAsia="DengXian"/>
            <w:szCs w:val="20"/>
            <w:lang w:val="en-US"/>
          </w:rPr>
          <w:t>i</w:t>
        </w:r>
      </w:ins>
      <w:r w:rsidRPr="00982E91">
        <w:rPr>
          <w:rFonts w:eastAsia="DengXian"/>
          <w:szCs w:val="20"/>
          <w:lang w:val="en-US"/>
        </w:rPr>
        <w:t xml:space="preserve">f </w:t>
      </w:r>
      <w:r w:rsidRPr="00982E91">
        <w:rPr>
          <w:rFonts w:eastAsia="DengXian"/>
          <w:i/>
          <w:szCs w:val="20"/>
          <w:lang w:val="en-US"/>
        </w:rPr>
        <w:t xml:space="preserve">maxLength </w:t>
      </w:r>
      <w:r w:rsidRPr="00982E91">
        <w:rPr>
          <w:rFonts w:eastAsia="DengXian"/>
          <w:szCs w:val="20"/>
          <w:lang w:val="en-US"/>
        </w:rPr>
        <w:t xml:space="preserve">is </w:t>
      </w:r>
      <w:r w:rsidRPr="00982E91">
        <w:rPr>
          <w:rFonts w:eastAsia="DengXian"/>
          <w:szCs w:val="20"/>
        </w:rPr>
        <w:t>not configured</w:t>
      </w:r>
      <w:r w:rsidRPr="00982E91">
        <w:rPr>
          <w:rFonts w:eastAsia="DengXian"/>
          <w:szCs w:val="20"/>
          <w:lang w:val="en-US"/>
        </w:rPr>
        <w:t xml:space="preserve">, single-symbol DM-RS can be scheduled for the UE by DCI, and the UE can be configured with a number of additional DM-RS for PUSCH by higher layer parameter </w:t>
      </w:r>
      <w:r w:rsidRPr="00982E91">
        <w:rPr>
          <w:rFonts w:eastAsia="DengXian"/>
          <w:i/>
          <w:szCs w:val="20"/>
          <w:lang w:val="en-US"/>
        </w:rPr>
        <w:t xml:space="preserve">dmrs-AdditionalPosition, </w:t>
      </w:r>
      <w:r w:rsidRPr="00982E91">
        <w:rPr>
          <w:rFonts w:eastAsia="DengXian"/>
          <w:szCs w:val="20"/>
          <w:lang w:val="en-US"/>
        </w:rPr>
        <w:t xml:space="preserve">which can be </w:t>
      </w:r>
      <w:ins w:id="647" w:author="oppo" w:date="2018-06-28T17:51:00Z">
        <w:r w:rsidRPr="00982E91">
          <w:rPr>
            <w:rFonts w:eastAsia="DengXian"/>
            <w:szCs w:val="20"/>
          </w:rPr>
          <w:t>‘pos</w:t>
        </w:r>
        <w:r w:rsidRPr="00982E91">
          <w:rPr>
            <w:rFonts w:eastAsia="DengXian"/>
            <w:szCs w:val="20"/>
            <w:lang w:val="en-US"/>
          </w:rPr>
          <w:t>0</w:t>
        </w:r>
        <w:r w:rsidRPr="00982E91">
          <w:rPr>
            <w:rFonts w:eastAsia="DengXian"/>
            <w:szCs w:val="20"/>
          </w:rPr>
          <w:t>’</w:t>
        </w:r>
        <w:r w:rsidRPr="00982E91">
          <w:rPr>
            <w:rFonts w:eastAsia="DengXian" w:hint="eastAsia"/>
            <w:szCs w:val="20"/>
            <w:lang w:val="en-US"/>
          </w:rPr>
          <w:t xml:space="preserve">, </w:t>
        </w:r>
        <w:r w:rsidRPr="00982E91">
          <w:rPr>
            <w:rFonts w:eastAsia="DengXian"/>
            <w:szCs w:val="20"/>
          </w:rPr>
          <w:t>‘pos</w:t>
        </w:r>
        <w:r w:rsidRPr="00982E91">
          <w:rPr>
            <w:rFonts w:eastAsia="DengXian"/>
            <w:szCs w:val="20"/>
            <w:lang w:val="en-US"/>
          </w:rPr>
          <w:t>1</w:t>
        </w:r>
        <w:r w:rsidRPr="00982E91">
          <w:rPr>
            <w:rFonts w:eastAsia="DengXian"/>
            <w:szCs w:val="20"/>
          </w:rPr>
          <w:t>’</w:t>
        </w:r>
        <w:r w:rsidRPr="00982E91">
          <w:rPr>
            <w:rFonts w:eastAsia="DengXian" w:hint="eastAsia"/>
            <w:szCs w:val="20"/>
            <w:lang w:val="en-US"/>
          </w:rPr>
          <w:t xml:space="preserve"> , </w:t>
        </w:r>
        <w:r w:rsidRPr="00982E91">
          <w:rPr>
            <w:rFonts w:eastAsia="DengXian"/>
            <w:szCs w:val="20"/>
          </w:rPr>
          <w:t>‘pos</w:t>
        </w:r>
        <w:r w:rsidRPr="00982E91">
          <w:rPr>
            <w:rFonts w:eastAsia="DengXian" w:hint="eastAsia"/>
            <w:szCs w:val="20"/>
            <w:lang w:val="en-US"/>
          </w:rPr>
          <w:t>2</w:t>
        </w:r>
        <w:r w:rsidRPr="00982E91">
          <w:rPr>
            <w:rFonts w:eastAsia="DengXian"/>
            <w:szCs w:val="20"/>
          </w:rPr>
          <w:t>’</w:t>
        </w:r>
        <w:r w:rsidRPr="00982E91">
          <w:rPr>
            <w:rFonts w:eastAsia="DengXian" w:hint="eastAsia"/>
            <w:szCs w:val="20"/>
            <w:lang w:val="en-US"/>
          </w:rPr>
          <w:t xml:space="preserve"> or </w:t>
        </w:r>
        <w:r w:rsidRPr="00982E91">
          <w:rPr>
            <w:rFonts w:eastAsia="DengXian"/>
            <w:szCs w:val="20"/>
          </w:rPr>
          <w:t>‘pos</w:t>
        </w:r>
        <w:r w:rsidRPr="00982E91">
          <w:rPr>
            <w:rFonts w:eastAsia="DengXian" w:hint="eastAsia"/>
            <w:szCs w:val="20"/>
            <w:lang w:val="en-US"/>
          </w:rPr>
          <w:t>3</w:t>
        </w:r>
        <w:r w:rsidRPr="00982E91">
          <w:rPr>
            <w:rFonts w:eastAsia="DengXian"/>
            <w:szCs w:val="20"/>
          </w:rPr>
          <w:t>’</w:t>
        </w:r>
      </w:ins>
      <w:del w:id="648" w:author="oppo" w:date="2018-06-28T17:51:00Z">
        <w:r w:rsidRPr="00982E91">
          <w:rPr>
            <w:rFonts w:eastAsia="DengXian"/>
            <w:szCs w:val="20"/>
            <w:lang w:val="en-US"/>
          </w:rPr>
          <w:delText>0, 1, 2 or 3</w:delText>
        </w:r>
      </w:del>
      <w:r w:rsidRPr="00982E91">
        <w:rPr>
          <w:rFonts w:eastAsia="DengXian"/>
          <w:szCs w:val="20"/>
          <w:lang w:val="en-US"/>
        </w:rPr>
        <w:t xml:space="preserve">. </w:t>
      </w:r>
    </w:p>
    <w:p w14:paraId="6F62EB59" w14:textId="77777777" w:rsidR="00982E91" w:rsidRPr="00982E91" w:rsidRDefault="00982E91" w:rsidP="00FD2787">
      <w:pPr>
        <w:numPr>
          <w:ilvl w:val="0"/>
          <w:numId w:val="215"/>
        </w:numPr>
        <w:ind w:left="851" w:hanging="284"/>
        <w:rPr>
          <w:rFonts w:eastAsia="DengXian"/>
          <w:szCs w:val="20"/>
          <w:lang w:val="en-US"/>
        </w:rPr>
      </w:pPr>
      <w:r w:rsidRPr="00982E91">
        <w:rPr>
          <w:rFonts w:eastAsia="DengXian"/>
          <w:szCs w:val="20"/>
          <w:lang w:val="en-US"/>
        </w:rPr>
        <w:t xml:space="preserve">if </w:t>
      </w:r>
      <w:r w:rsidRPr="00982E91">
        <w:rPr>
          <w:rFonts w:eastAsia="DengXian"/>
          <w:i/>
          <w:szCs w:val="20"/>
          <w:lang w:val="en-US"/>
        </w:rPr>
        <w:t xml:space="preserve">maxLength </w:t>
      </w:r>
      <w:r w:rsidRPr="00982E91">
        <w:rPr>
          <w:rFonts w:eastAsia="DengXian"/>
          <w:szCs w:val="20"/>
          <w:lang w:val="en-US"/>
        </w:rPr>
        <w:t>is</w:t>
      </w:r>
      <w:r w:rsidRPr="00982E91">
        <w:rPr>
          <w:rFonts w:eastAsia="DengXian"/>
          <w:szCs w:val="20"/>
        </w:rPr>
        <w:t xml:space="preserve"> configured</w:t>
      </w:r>
      <w:r w:rsidRPr="00982E91">
        <w:rPr>
          <w:rFonts w:eastAsia="DengXian"/>
          <w:szCs w:val="20"/>
          <w:lang w:val="en-US"/>
        </w:rPr>
        <w:t xml:space="preserve">, </w:t>
      </w:r>
      <w:del w:id="649" w:author="oppo" w:date="2018-06-28T17:51:00Z">
        <w:r w:rsidRPr="00982E91">
          <w:rPr>
            <w:rFonts w:eastAsia="DengXian"/>
            <w:szCs w:val="20"/>
            <w:lang w:val="en-US"/>
          </w:rPr>
          <w:delText xml:space="preserve">both </w:delText>
        </w:r>
      </w:del>
      <w:ins w:id="650" w:author="oppo" w:date="2018-06-28T17:51:00Z">
        <w:r w:rsidRPr="00982E91">
          <w:rPr>
            <w:rFonts w:eastAsia="DengXian" w:hint="eastAsia"/>
            <w:szCs w:val="20"/>
            <w:lang w:val="en-US"/>
          </w:rPr>
          <w:t>either</w:t>
        </w:r>
        <w:r w:rsidRPr="00982E91">
          <w:rPr>
            <w:rFonts w:eastAsia="DengXian"/>
            <w:szCs w:val="20"/>
            <w:lang w:val="en-US"/>
          </w:rPr>
          <w:t xml:space="preserve"> </w:t>
        </w:r>
      </w:ins>
      <w:r w:rsidRPr="00982E91">
        <w:rPr>
          <w:rFonts w:eastAsia="DengXian"/>
          <w:szCs w:val="20"/>
          <w:lang w:val="en-US"/>
        </w:rPr>
        <w:t xml:space="preserve">single-symbol DM-RS </w:t>
      </w:r>
      <w:del w:id="651" w:author="oppo" w:date="2018-06-28T17:51:00Z">
        <w:r w:rsidRPr="00982E91">
          <w:rPr>
            <w:rFonts w:eastAsia="DengXian"/>
            <w:szCs w:val="20"/>
            <w:lang w:val="en-US"/>
          </w:rPr>
          <w:delText xml:space="preserve">and </w:delText>
        </w:r>
      </w:del>
      <w:ins w:id="652" w:author="oppo" w:date="2018-06-28T17:51:00Z">
        <w:r w:rsidRPr="00982E91">
          <w:rPr>
            <w:rFonts w:eastAsia="DengXian" w:hint="eastAsia"/>
            <w:szCs w:val="20"/>
            <w:lang w:val="en-US"/>
          </w:rPr>
          <w:t>or</w:t>
        </w:r>
        <w:r w:rsidRPr="00982E91">
          <w:rPr>
            <w:rFonts w:eastAsia="DengXian"/>
            <w:szCs w:val="20"/>
            <w:lang w:val="en-US"/>
          </w:rPr>
          <w:t xml:space="preserve"> </w:t>
        </w:r>
      </w:ins>
      <w:r w:rsidRPr="00982E91">
        <w:rPr>
          <w:rFonts w:eastAsia="DengXian"/>
          <w:szCs w:val="20"/>
          <w:lang w:val="en-US"/>
        </w:rPr>
        <w:t xml:space="preserve">double symbol DM-RS can be scheduled for the UE by DCI, and the UE can be configured with a number of additional DM-RS for PUSCH by higher layer parameter </w:t>
      </w:r>
      <w:r w:rsidRPr="00982E91">
        <w:rPr>
          <w:rFonts w:eastAsia="DengXian"/>
          <w:i/>
          <w:szCs w:val="20"/>
          <w:lang w:val="en-US"/>
        </w:rPr>
        <w:t xml:space="preserve">dmrs-AdditionalPosition, </w:t>
      </w:r>
      <w:r w:rsidRPr="00982E91">
        <w:rPr>
          <w:rFonts w:eastAsia="DengXian"/>
          <w:szCs w:val="20"/>
          <w:lang w:val="en-US"/>
        </w:rPr>
        <w:t xml:space="preserve">which can be </w:t>
      </w:r>
      <w:r w:rsidRPr="00982E91">
        <w:rPr>
          <w:rFonts w:eastAsia="DengXian"/>
          <w:szCs w:val="20"/>
        </w:rPr>
        <w:t>'pos</w:t>
      </w:r>
      <w:r w:rsidRPr="00982E91">
        <w:rPr>
          <w:rFonts w:eastAsia="DengXian"/>
          <w:szCs w:val="20"/>
          <w:lang w:val="en-US"/>
        </w:rPr>
        <w:t>0</w:t>
      </w:r>
      <w:r w:rsidRPr="00982E91">
        <w:rPr>
          <w:rFonts w:eastAsia="DengXian"/>
          <w:szCs w:val="20"/>
        </w:rPr>
        <w:t>'</w:t>
      </w:r>
      <w:r w:rsidRPr="00982E91">
        <w:rPr>
          <w:rFonts w:eastAsia="DengXian"/>
          <w:szCs w:val="20"/>
          <w:lang w:val="en-US"/>
        </w:rPr>
        <w:t xml:space="preserve"> or </w:t>
      </w:r>
      <w:r w:rsidRPr="00982E91">
        <w:rPr>
          <w:rFonts w:eastAsia="DengXian"/>
          <w:szCs w:val="20"/>
        </w:rPr>
        <w:t>'pos</w:t>
      </w:r>
      <w:r w:rsidRPr="00982E91">
        <w:rPr>
          <w:rFonts w:eastAsia="DengXian"/>
          <w:szCs w:val="20"/>
          <w:lang w:val="en-US"/>
        </w:rPr>
        <w:t>1</w:t>
      </w:r>
      <w:r w:rsidRPr="00982E91">
        <w:rPr>
          <w:rFonts w:eastAsia="DengXian"/>
          <w:szCs w:val="20"/>
        </w:rPr>
        <w:t>'</w:t>
      </w:r>
      <w:r w:rsidRPr="00982E91">
        <w:rPr>
          <w:rFonts w:eastAsia="DengXian"/>
          <w:szCs w:val="20"/>
          <w:lang w:val="en-US"/>
        </w:rPr>
        <w:t>.</w:t>
      </w:r>
    </w:p>
    <w:p w14:paraId="40EB99E3" w14:textId="77777777" w:rsidR="00982E91" w:rsidRPr="00982E91" w:rsidRDefault="00982E91" w:rsidP="00FD2787">
      <w:pPr>
        <w:numPr>
          <w:ilvl w:val="0"/>
          <w:numId w:val="215"/>
        </w:numPr>
        <w:ind w:left="851" w:hanging="284"/>
        <w:rPr>
          <w:rFonts w:eastAsia="DengXian"/>
          <w:szCs w:val="20"/>
          <w:lang w:val="en-US"/>
        </w:rPr>
      </w:pPr>
      <w:r w:rsidRPr="00982E91">
        <w:rPr>
          <w:rFonts w:eastAsia="DengXian"/>
          <w:szCs w:val="20"/>
          <w:lang w:val="en-US"/>
        </w:rPr>
        <w:t>and, the UE shall transmit a number of additional DM-RS as specified in Table 6.4.1.1.3-3 and Table 6.4.1.1.3-4 in -Subclause 6.4.1.1.3 of [4, TS 38.211].</w:t>
      </w:r>
    </w:p>
    <w:p w14:paraId="26E86716" w14:textId="4A1FC2D4" w:rsidR="0004466E" w:rsidRPr="00982E91" w:rsidRDefault="0004466E" w:rsidP="0004466E">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for 38.214------------------------</w:t>
      </w:r>
      <w:r w:rsidRPr="00982E91">
        <w:rPr>
          <w:rFonts w:ascii="Times New Roman" w:hAnsi="Times New Roman" w:hint="eastAsia"/>
          <w:szCs w:val="20"/>
        </w:rPr>
        <w:t>-----------------</w:t>
      </w:r>
      <w:r>
        <w:rPr>
          <w:rFonts w:ascii="Times New Roman" w:hAnsi="Times New Roman" w:hint="eastAsia"/>
          <w:szCs w:val="20"/>
        </w:rPr>
        <w:t>------</w:t>
      </w:r>
    </w:p>
    <w:p w14:paraId="6813083C" w14:textId="77777777" w:rsidR="00982E91" w:rsidRPr="0004466E" w:rsidRDefault="00982E91" w:rsidP="00982E91">
      <w:pPr>
        <w:ind w:left="720" w:hanging="720"/>
        <w:rPr>
          <w:szCs w:val="20"/>
          <w:lang w:eastAsia="x-none"/>
        </w:rPr>
      </w:pPr>
    </w:p>
    <w:p w14:paraId="3D2FD3DE" w14:textId="77777777" w:rsidR="00982E91" w:rsidRPr="0004466E" w:rsidRDefault="00982E91" w:rsidP="00982E91">
      <w:pPr>
        <w:ind w:left="720" w:hanging="720"/>
        <w:rPr>
          <w:szCs w:val="20"/>
          <w:highlight w:val="green"/>
          <w:lang w:eastAsia="x-none"/>
        </w:rPr>
      </w:pPr>
      <w:r w:rsidRPr="0004466E">
        <w:rPr>
          <w:szCs w:val="20"/>
          <w:highlight w:val="green"/>
          <w:lang w:eastAsia="x-none"/>
        </w:rPr>
        <w:t>Agreement</w:t>
      </w:r>
    </w:p>
    <w:p w14:paraId="6EDFBEF7" w14:textId="77777777" w:rsidR="00982E91" w:rsidRPr="00982E91" w:rsidRDefault="00982E91" w:rsidP="00FD2787">
      <w:pPr>
        <w:numPr>
          <w:ilvl w:val="0"/>
          <w:numId w:val="219"/>
        </w:numPr>
        <w:ind w:left="0" w:firstLine="0"/>
        <w:jc w:val="both"/>
        <w:rPr>
          <w:rFonts w:ascii="Times New Roman" w:eastAsia="Malgun Gothic" w:hAnsi="Times New Roman"/>
          <w:szCs w:val="20"/>
          <w:lang w:eastAsia="ko-KR"/>
        </w:rPr>
      </w:pPr>
      <w:r w:rsidRPr="00982E91">
        <w:rPr>
          <w:rFonts w:ascii="Times New Roman" w:eastAsia="Malgun Gothic" w:hAnsi="Times New Roman"/>
          <w:szCs w:val="20"/>
          <w:lang w:eastAsia="zh-CN"/>
        </w:rPr>
        <w:t xml:space="preserve">Agree on the following text proposal for </w:t>
      </w:r>
      <w:r w:rsidRPr="00982E91">
        <w:rPr>
          <w:rFonts w:ascii="Times New Roman" w:eastAsia="Malgun Gothic" w:hAnsi="Times New Roman"/>
          <w:szCs w:val="20"/>
          <w:lang w:eastAsia="ko-KR"/>
        </w:rPr>
        <w:t>TS 38.211 v15.2.0 Section 6.4.1.1.1.</w:t>
      </w:r>
      <w:r w:rsidRPr="00982E91">
        <w:rPr>
          <w:rFonts w:ascii="Times New Roman" w:eastAsia="Malgun Gothic" w:hAnsi="Times New Roman" w:hint="eastAsia"/>
          <w:szCs w:val="20"/>
          <w:lang w:eastAsia="ko-KR"/>
        </w:rPr>
        <w:t>3</w:t>
      </w:r>
    </w:p>
    <w:p w14:paraId="152C2B7F" w14:textId="77777777" w:rsidR="0004466E" w:rsidRPr="00982E91" w:rsidRDefault="0004466E" w:rsidP="0004466E">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18AE0956" w14:textId="77777777" w:rsidR="00982E91" w:rsidRPr="00982E91" w:rsidRDefault="00982E91" w:rsidP="00982E91">
      <w:pPr>
        <w:ind w:left="720" w:hanging="720"/>
        <w:rPr>
          <w:szCs w:val="20"/>
        </w:rPr>
      </w:pPr>
      <w:r w:rsidRPr="00982E91">
        <w:rPr>
          <w:szCs w:val="20"/>
        </w:rPr>
        <w:t xml:space="preserve">The position(s) of the DM-RS symbols is given by </w:t>
      </w:r>
      <w:r w:rsidR="001B7BF2">
        <w:rPr>
          <w:position w:val="-6"/>
          <w:szCs w:val="20"/>
        </w:rPr>
        <w:pict w14:anchorId="4B997E06">
          <v:shape id="_x0000_i1326" type="#_x0000_t75" style="width:8.8pt;height:16pt">
            <v:imagedata r:id="rId1030" o:title=""/>
          </v:shape>
        </w:pict>
      </w:r>
      <w:r w:rsidRPr="00982E91">
        <w:rPr>
          <w:szCs w:val="20"/>
        </w:rPr>
        <w:t xml:space="preserve"> and </w:t>
      </w:r>
    </w:p>
    <w:p w14:paraId="67A8E89A"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 xml:space="preserve">the signalled duration between the first OFDM symbol of the slot and the last OFDM symbol of the scheduled PUSCH resources in the slot for PUSCH mapping type A according to Tables 6.4.1.1.3-3 and 6.4.1.1.3-4 if </w:t>
      </w:r>
      <w:r w:rsidRPr="00982E91">
        <w:rPr>
          <w:rFonts w:ascii="Times New Roman" w:eastAsia="MS Mincho" w:hAnsi="Times New Roman" w:hint="eastAsia"/>
          <w:strike/>
          <w:color w:val="00B050"/>
          <w:szCs w:val="20"/>
          <w:lang w:eastAsia="ko-KR"/>
        </w:rPr>
        <w:t>inter-slot frequency hopping is used or</w:t>
      </w:r>
      <w:r w:rsidRPr="00982E91">
        <w:rPr>
          <w:rFonts w:ascii="Times New Roman" w:eastAsia="MS Mincho" w:hAnsi="Times New Roman" w:hint="eastAsia"/>
          <w:color w:val="00B050"/>
          <w:szCs w:val="20"/>
          <w:lang w:eastAsia="ko-KR"/>
        </w:rPr>
        <w:t xml:space="preserve"> </w:t>
      </w:r>
      <w:r w:rsidRPr="00982E91">
        <w:rPr>
          <w:rFonts w:ascii="Times New Roman" w:eastAsia="MS Mincho" w:hAnsi="Times New Roman" w:hint="eastAsia"/>
          <w:color w:val="FF0000"/>
          <w:szCs w:val="20"/>
          <w:lang w:eastAsia="ko-KR"/>
        </w:rPr>
        <w:t xml:space="preserve">intra-slot </w:t>
      </w:r>
      <w:r w:rsidRPr="00982E91">
        <w:rPr>
          <w:rFonts w:ascii="Times New Roman" w:eastAsia="MS Mincho" w:hAnsi="Times New Roman"/>
          <w:szCs w:val="20"/>
        </w:rPr>
        <w:t xml:space="preserve">frequency hopping is not used, or </w:t>
      </w:r>
    </w:p>
    <w:p w14:paraId="55F05D45"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 xml:space="preserve">the signalled duration of scheduled PUSCH resources for PUSCH mapping type B according to Tables 6.4.1.1.3-3 and 6.4.1.1.3-4 if </w:t>
      </w:r>
      <w:r w:rsidRPr="00982E91">
        <w:rPr>
          <w:rFonts w:ascii="Times New Roman" w:eastAsia="MS Mincho" w:hAnsi="Times New Roman" w:hint="eastAsia"/>
          <w:strike/>
          <w:color w:val="00B050"/>
          <w:szCs w:val="20"/>
          <w:lang w:eastAsia="ko-KR"/>
        </w:rPr>
        <w:t>inter-slot frequency hopping is used or</w:t>
      </w:r>
      <w:r w:rsidRPr="00982E91">
        <w:rPr>
          <w:rFonts w:ascii="Times New Roman" w:eastAsia="MS Mincho" w:hAnsi="Times New Roman" w:hint="eastAsia"/>
          <w:color w:val="00B050"/>
          <w:szCs w:val="20"/>
          <w:lang w:eastAsia="ko-KR"/>
        </w:rPr>
        <w:t xml:space="preserve"> </w:t>
      </w:r>
      <w:r w:rsidRPr="00982E91">
        <w:rPr>
          <w:rFonts w:ascii="Times New Roman" w:eastAsia="MS Mincho" w:hAnsi="Times New Roman" w:hint="eastAsia"/>
          <w:color w:val="FF0000"/>
          <w:szCs w:val="20"/>
          <w:lang w:eastAsia="ko-KR"/>
        </w:rPr>
        <w:t xml:space="preserve">intra-slot </w:t>
      </w:r>
      <w:r w:rsidRPr="00982E91">
        <w:rPr>
          <w:rFonts w:ascii="Times New Roman" w:eastAsia="MS Mincho" w:hAnsi="Times New Roman"/>
          <w:szCs w:val="20"/>
        </w:rPr>
        <w:t>frequency hopping is not used, or</w:t>
      </w:r>
    </w:p>
    <w:p w14:paraId="01370D8A" w14:textId="77777777" w:rsidR="00982E91" w:rsidRPr="00982E91" w:rsidRDefault="00982E91" w:rsidP="00982E91">
      <w:pPr>
        <w:ind w:left="568" w:hanging="284"/>
        <w:rPr>
          <w:rFonts w:ascii="Times New Roman" w:eastAsia="MS Mincho" w:hAnsi="Times New Roman"/>
          <w:szCs w:val="20"/>
          <w:lang w:eastAsia="ko-KR"/>
        </w:rPr>
      </w:pPr>
      <w:r w:rsidRPr="00982E91">
        <w:rPr>
          <w:rFonts w:ascii="Times New Roman" w:eastAsia="MS Mincho" w:hAnsi="Times New Roman"/>
          <w:szCs w:val="20"/>
        </w:rPr>
        <w:t>-</w:t>
      </w:r>
      <w:r w:rsidRPr="00982E91">
        <w:rPr>
          <w:rFonts w:ascii="Times New Roman" w:eastAsia="MS Mincho" w:hAnsi="Times New Roman"/>
          <w:szCs w:val="20"/>
        </w:rPr>
        <w:tab/>
        <w:t xml:space="preserve">the signalled duration per hop according to Table 6.4.1.1.3-6 if </w:t>
      </w:r>
      <w:r w:rsidRPr="00982E91">
        <w:rPr>
          <w:rFonts w:ascii="Times New Roman" w:eastAsia="MS Mincho" w:hAnsi="Times New Roman" w:hint="eastAsia"/>
          <w:color w:val="FF0000"/>
          <w:szCs w:val="20"/>
          <w:lang w:eastAsia="ko-KR"/>
        </w:rPr>
        <w:t xml:space="preserve">intra-slot </w:t>
      </w:r>
      <w:r w:rsidRPr="00982E91">
        <w:rPr>
          <w:rFonts w:ascii="Times New Roman" w:eastAsia="MS Mincho" w:hAnsi="Times New Roman"/>
          <w:szCs w:val="20"/>
        </w:rPr>
        <w:t xml:space="preserve">frequency hopping is used. </w:t>
      </w:r>
    </w:p>
    <w:p w14:paraId="380F2912" w14:textId="77777777" w:rsidR="00982E91" w:rsidRPr="00982E91" w:rsidRDefault="00982E91" w:rsidP="00982E91">
      <w:pPr>
        <w:ind w:left="568" w:hanging="284"/>
        <w:rPr>
          <w:rFonts w:ascii="Times New Roman" w:eastAsia="MS Mincho" w:hAnsi="Times New Roman"/>
          <w:color w:val="FF0000"/>
          <w:szCs w:val="20"/>
        </w:rPr>
      </w:pPr>
      <w:r w:rsidRPr="00982E91">
        <w:rPr>
          <w:rFonts w:ascii="Times New Roman" w:eastAsia="MS Mincho" w:hAnsi="Times New Roman"/>
          <w:color w:val="FF0000"/>
          <w:szCs w:val="20"/>
        </w:rPr>
        <w:t>-</w:t>
      </w:r>
      <w:r w:rsidRPr="00982E91">
        <w:rPr>
          <w:rFonts w:ascii="Times New Roman" w:eastAsia="MS Mincho" w:hAnsi="Times New Roman"/>
          <w:color w:val="FF0000"/>
          <w:szCs w:val="20"/>
        </w:rPr>
        <w:tab/>
        <w:t xml:space="preserve">if the higher-layer parameter </w:t>
      </w:r>
      <w:r w:rsidRPr="00982E91">
        <w:rPr>
          <w:rFonts w:ascii="Times New Roman" w:eastAsia="MS Mincho" w:hAnsi="Times New Roman"/>
          <w:i/>
          <w:color w:val="FF0000"/>
          <w:szCs w:val="20"/>
        </w:rPr>
        <w:t>maxLength</w:t>
      </w:r>
      <w:r w:rsidRPr="00982E91">
        <w:rPr>
          <w:rFonts w:ascii="Times New Roman" w:eastAsia="MS Mincho" w:hAnsi="Times New Roman"/>
          <w:color w:val="FF0000"/>
          <w:szCs w:val="20"/>
        </w:rPr>
        <w:t xml:space="preserve"> in </w:t>
      </w:r>
      <w:r w:rsidRPr="00982E91">
        <w:rPr>
          <w:rFonts w:ascii="Times New Roman" w:eastAsia="MS Mincho" w:hAnsi="Times New Roman"/>
          <w:i/>
          <w:color w:val="FF0000"/>
          <w:szCs w:val="20"/>
        </w:rPr>
        <w:t>DMRS-UplinkConfig</w:t>
      </w:r>
      <w:r w:rsidRPr="00982E91">
        <w:rPr>
          <w:rFonts w:ascii="Times New Roman" w:eastAsia="MS Mincho" w:hAnsi="Times New Roman"/>
          <w:color w:val="FF0000"/>
          <w:szCs w:val="20"/>
        </w:rPr>
        <w:t xml:space="preserve"> is </w:t>
      </w:r>
      <w:del w:id="653" w:author="oppo" w:date="2018-06-21T10:48:00Z">
        <w:r w:rsidRPr="00982E91">
          <w:rPr>
            <w:rFonts w:ascii="Times New Roman" w:eastAsia="DengXian" w:hAnsi="Times New Roman"/>
            <w:color w:val="00B050"/>
            <w:szCs w:val="20"/>
          </w:rPr>
          <w:delText>equal to 1</w:delText>
        </w:r>
      </w:del>
      <w:ins w:id="654" w:author="oppo" w:date="2018-06-21T10:48:00Z">
        <w:r w:rsidRPr="00982E91">
          <w:rPr>
            <w:rFonts w:ascii="Times New Roman" w:eastAsia="DengXian" w:hAnsi="Times New Roman" w:hint="eastAsia"/>
            <w:color w:val="00B050"/>
            <w:szCs w:val="20"/>
          </w:rPr>
          <w:t>not configured</w:t>
        </w:r>
      </w:ins>
      <w:r w:rsidRPr="00982E91">
        <w:rPr>
          <w:rFonts w:ascii="Times New Roman" w:eastAsia="MS Mincho" w:hAnsi="Times New Roman"/>
          <w:color w:val="FF0000"/>
          <w:szCs w:val="20"/>
        </w:rPr>
        <w:t>, the tables shall be used according to single-symbol DM-RS</w:t>
      </w:r>
    </w:p>
    <w:p w14:paraId="38A76B63" w14:textId="77777777" w:rsidR="00982E91" w:rsidRPr="00982E91" w:rsidRDefault="00982E91" w:rsidP="00982E91">
      <w:pPr>
        <w:ind w:left="568" w:hanging="284"/>
        <w:rPr>
          <w:rFonts w:ascii="Times New Roman" w:eastAsia="MS Mincho" w:hAnsi="Times New Roman"/>
          <w:color w:val="FF0000"/>
          <w:szCs w:val="20"/>
        </w:rPr>
      </w:pPr>
      <w:r w:rsidRPr="00982E91">
        <w:rPr>
          <w:rFonts w:ascii="Times New Roman" w:eastAsia="MS Mincho" w:hAnsi="Times New Roman"/>
          <w:color w:val="FF0000"/>
          <w:szCs w:val="20"/>
        </w:rPr>
        <w:t>-</w:t>
      </w:r>
      <w:r w:rsidRPr="00982E91">
        <w:rPr>
          <w:rFonts w:ascii="Times New Roman" w:eastAsia="MS Mincho" w:hAnsi="Times New Roman"/>
          <w:color w:val="FF0000"/>
          <w:szCs w:val="20"/>
        </w:rPr>
        <w:tab/>
        <w:t xml:space="preserve">if the higher-layer parameter </w:t>
      </w:r>
      <w:r w:rsidRPr="00982E91">
        <w:rPr>
          <w:rFonts w:ascii="Times New Roman" w:eastAsia="MS Mincho" w:hAnsi="Times New Roman"/>
          <w:i/>
          <w:color w:val="FF0000"/>
          <w:szCs w:val="20"/>
        </w:rPr>
        <w:t>maxLength</w:t>
      </w:r>
      <w:r w:rsidRPr="00982E91">
        <w:rPr>
          <w:rFonts w:ascii="Times New Roman" w:eastAsia="MS Mincho" w:hAnsi="Times New Roman"/>
          <w:color w:val="FF0000"/>
          <w:szCs w:val="20"/>
        </w:rPr>
        <w:t xml:space="preserve"> in </w:t>
      </w:r>
      <w:r w:rsidRPr="00982E91">
        <w:rPr>
          <w:rFonts w:ascii="Times New Roman" w:eastAsia="MS Mincho" w:hAnsi="Times New Roman"/>
          <w:i/>
          <w:color w:val="FF0000"/>
          <w:szCs w:val="20"/>
        </w:rPr>
        <w:t>DMRS-</w:t>
      </w:r>
      <w:r w:rsidRPr="00982E91">
        <w:rPr>
          <w:rFonts w:ascii="Times New Roman" w:eastAsia="MS Mincho" w:hAnsi="Times New Roman"/>
          <w:color w:val="FF0000"/>
          <w:szCs w:val="20"/>
        </w:rPr>
        <w:t>UplinkConfig is equal to</w:t>
      </w:r>
      <w:del w:id="655" w:author="oppo" w:date="2018-06-21T11:15:00Z">
        <w:r w:rsidRPr="00982E91">
          <w:rPr>
            <w:rFonts w:ascii="Times New Roman" w:eastAsia="DengXian" w:hAnsi="Times New Roman"/>
            <w:szCs w:val="20"/>
          </w:rPr>
          <w:delText xml:space="preserve"> </w:delText>
        </w:r>
        <w:r w:rsidRPr="00982E91">
          <w:rPr>
            <w:rFonts w:ascii="Times New Roman" w:eastAsia="DengXian" w:hAnsi="Times New Roman"/>
            <w:color w:val="00B050"/>
            <w:szCs w:val="20"/>
          </w:rPr>
          <w:delText>2</w:delText>
        </w:r>
      </w:del>
      <w:ins w:id="656" w:author="oppo" w:date="2018-06-21T10:48:00Z">
        <w:r w:rsidRPr="00982E91">
          <w:rPr>
            <w:rFonts w:ascii="Times New Roman" w:eastAsia="DengXian" w:hAnsi="Times New Roman" w:hint="eastAsia"/>
            <w:color w:val="00B050"/>
            <w:szCs w:val="20"/>
          </w:rPr>
          <w:t xml:space="preserve"> </w:t>
        </w:r>
        <w:r w:rsidRPr="00982E91">
          <w:rPr>
            <w:rFonts w:ascii="Times New Roman" w:eastAsia="DengXian" w:hAnsi="Times New Roman"/>
            <w:color w:val="00B050"/>
            <w:szCs w:val="20"/>
          </w:rPr>
          <w:t>‘</w:t>
        </w:r>
      </w:ins>
      <w:ins w:id="657" w:author="oppo" w:date="2018-06-21T10:49:00Z">
        <w:r w:rsidRPr="00982E91">
          <w:rPr>
            <w:rFonts w:ascii="Times New Roman" w:eastAsia="DengXian" w:hAnsi="Times New Roman" w:hint="eastAsia"/>
            <w:color w:val="00B050"/>
            <w:szCs w:val="20"/>
          </w:rPr>
          <w:t>len2</w:t>
        </w:r>
      </w:ins>
      <w:ins w:id="658" w:author="oppo" w:date="2018-06-21T10:48:00Z">
        <w:r w:rsidRPr="00982E91">
          <w:rPr>
            <w:rFonts w:ascii="Times New Roman" w:eastAsia="DengXian" w:hAnsi="Times New Roman"/>
            <w:color w:val="00B050"/>
            <w:szCs w:val="20"/>
          </w:rPr>
          <w:t>’</w:t>
        </w:r>
      </w:ins>
      <w:r w:rsidRPr="00982E91">
        <w:rPr>
          <w:rFonts w:ascii="Times New Roman" w:eastAsia="MS Mincho" w:hAnsi="Times New Roman"/>
          <w:color w:val="FF0000"/>
          <w:szCs w:val="20"/>
        </w:rPr>
        <w:t>, the associated DCI determines whether single-symbol or double-symbol DM-RS shall be used</w:t>
      </w:r>
    </w:p>
    <w:p w14:paraId="09CF7DB9" w14:textId="77777777" w:rsidR="00982E91" w:rsidRPr="00982E91" w:rsidRDefault="00982E91" w:rsidP="00982E91">
      <w:pPr>
        <w:ind w:left="568" w:hanging="284"/>
        <w:rPr>
          <w:rFonts w:ascii="Times New Roman" w:eastAsia="MS Mincho" w:hAnsi="Times New Roman"/>
          <w:color w:val="FF0000"/>
          <w:szCs w:val="20"/>
          <w:lang w:eastAsia="ko-KR"/>
        </w:rPr>
      </w:pPr>
      <w:r w:rsidRPr="00982E91">
        <w:rPr>
          <w:rFonts w:ascii="Times New Roman" w:eastAsia="MS Mincho" w:hAnsi="Times New Roman"/>
          <w:color w:val="FF0000"/>
          <w:szCs w:val="20"/>
        </w:rPr>
        <w:t>-</w:t>
      </w:r>
      <w:r w:rsidRPr="00982E91">
        <w:rPr>
          <w:rFonts w:ascii="Times New Roman" w:eastAsia="MS Mincho" w:hAnsi="Times New Roman"/>
          <w:color w:val="FF0000"/>
          <w:szCs w:val="20"/>
        </w:rPr>
        <w:tab/>
        <w:t xml:space="preserve">if the higher-layer parameter </w:t>
      </w:r>
      <w:r w:rsidRPr="00982E91">
        <w:rPr>
          <w:rFonts w:ascii="Times New Roman" w:eastAsia="MS Mincho" w:hAnsi="Times New Roman"/>
          <w:i/>
          <w:color w:val="FF0000"/>
          <w:szCs w:val="20"/>
        </w:rPr>
        <w:t>dmrs-AdditionalPosition</w:t>
      </w:r>
      <w:r w:rsidRPr="00982E91">
        <w:rPr>
          <w:rFonts w:ascii="Times New Roman" w:eastAsia="MS Mincho" w:hAnsi="Times New Roman"/>
          <w:color w:val="FF0000"/>
          <w:szCs w:val="20"/>
        </w:rPr>
        <w:t xml:space="preserve"> is </w:t>
      </w:r>
      <w:r w:rsidRPr="00982E91">
        <w:rPr>
          <w:rFonts w:ascii="Times New Roman" w:eastAsia="MS Mincho" w:hAnsi="Times New Roman"/>
          <w:strike/>
          <w:color w:val="FF0000"/>
          <w:szCs w:val="20"/>
        </w:rPr>
        <w:t>equal to or more than 1</w:t>
      </w:r>
      <w:r w:rsidRPr="00982E91">
        <w:rPr>
          <w:rFonts w:ascii="Times New Roman" w:eastAsia="DengXian" w:hAnsi="Times New Roman" w:hint="eastAsia"/>
          <w:szCs w:val="20"/>
        </w:rPr>
        <w:t xml:space="preserve"> </w:t>
      </w:r>
      <w:ins w:id="659" w:author="oppo" w:date="2018-06-21T10:49:00Z">
        <w:r w:rsidRPr="00982E91">
          <w:rPr>
            <w:rFonts w:ascii="Times New Roman" w:eastAsia="DengXian" w:hAnsi="Times New Roman" w:hint="eastAsia"/>
            <w:szCs w:val="20"/>
          </w:rPr>
          <w:t xml:space="preserve">not </w:t>
        </w:r>
      </w:ins>
      <w:ins w:id="660" w:author="oppo" w:date="2018-06-21T11:16:00Z">
        <w:r w:rsidRPr="00982E91">
          <w:rPr>
            <w:rFonts w:ascii="Times New Roman" w:eastAsia="DengXian" w:hAnsi="Times New Roman" w:hint="eastAsia"/>
            <w:szCs w:val="20"/>
          </w:rPr>
          <w:t>set</w:t>
        </w:r>
      </w:ins>
      <w:ins w:id="661" w:author="oppo" w:date="2018-06-21T10:49:00Z">
        <w:r w:rsidRPr="00982E91">
          <w:rPr>
            <w:rFonts w:ascii="Times New Roman" w:eastAsia="DengXian" w:hAnsi="Times New Roman" w:hint="eastAsia"/>
            <w:szCs w:val="20"/>
          </w:rPr>
          <w:t xml:space="preserve"> to </w:t>
        </w:r>
        <w:r w:rsidRPr="00982E91">
          <w:rPr>
            <w:rFonts w:ascii="Times New Roman" w:eastAsia="DengXian" w:hAnsi="Times New Roman"/>
            <w:szCs w:val="20"/>
          </w:rPr>
          <w:t>‘pos0’</w:t>
        </w:r>
      </w:ins>
      <w:r w:rsidRPr="00982E91">
        <w:rPr>
          <w:rFonts w:ascii="Times New Roman" w:eastAsia="MS Mincho" w:hAnsi="Times New Roman"/>
          <w:color w:val="FF0000"/>
          <w:szCs w:val="20"/>
        </w:rPr>
        <w:t xml:space="preserve"> and </w:t>
      </w:r>
      <w:r w:rsidRPr="00982E91">
        <w:rPr>
          <w:rFonts w:ascii="Times New Roman" w:eastAsia="MS Mincho" w:hAnsi="Times New Roman" w:hint="eastAsia"/>
          <w:color w:val="FF0000"/>
          <w:szCs w:val="20"/>
          <w:lang w:eastAsia="ko-KR"/>
        </w:rPr>
        <w:t xml:space="preserve">intra-slot </w:t>
      </w:r>
      <w:r w:rsidRPr="00982E91">
        <w:rPr>
          <w:rFonts w:ascii="Times New Roman" w:eastAsia="MS Mincho" w:hAnsi="Times New Roman"/>
          <w:color w:val="FF0000"/>
          <w:szCs w:val="20"/>
        </w:rPr>
        <w:t>frequency hopping is enabled according to clause 7.3.1.1.2 in [4, TS 38.212]</w:t>
      </w:r>
      <w:r w:rsidRPr="00982E91">
        <w:rPr>
          <w:rFonts w:ascii="Times New Roman" w:eastAsia="MS Mincho" w:hAnsi="Times New Roman" w:hint="eastAsia"/>
          <w:color w:val="FF0000"/>
          <w:szCs w:val="20"/>
          <w:lang w:eastAsia="ko-KR"/>
        </w:rPr>
        <w:t xml:space="preserve"> and by higher layer</w:t>
      </w:r>
      <w:r w:rsidRPr="00982E91">
        <w:rPr>
          <w:rFonts w:ascii="Times New Roman" w:eastAsia="MS Mincho" w:hAnsi="Times New Roman"/>
          <w:color w:val="FF0000"/>
          <w:szCs w:val="20"/>
        </w:rPr>
        <w:t xml:space="preserve">, Tables 6.4.1.1.3-6 shall be used assuming </w:t>
      </w:r>
      <w:r w:rsidRPr="00982E91">
        <w:rPr>
          <w:rFonts w:ascii="Times New Roman" w:eastAsia="MS Mincho" w:hAnsi="Times New Roman"/>
          <w:i/>
          <w:color w:val="FF0000"/>
          <w:szCs w:val="20"/>
        </w:rPr>
        <w:t>dmrs-AdditionalPosition</w:t>
      </w:r>
      <w:r w:rsidRPr="00982E91">
        <w:rPr>
          <w:rFonts w:ascii="Times New Roman" w:eastAsia="MS Mincho" w:hAnsi="Times New Roman"/>
          <w:color w:val="FF0000"/>
          <w:szCs w:val="20"/>
        </w:rPr>
        <w:t xml:space="preserve"> is</w:t>
      </w:r>
      <w:r w:rsidRPr="00982E91">
        <w:rPr>
          <w:rFonts w:ascii="Times New Roman" w:eastAsia="DengXian" w:hAnsi="Times New Roman"/>
          <w:szCs w:val="20"/>
        </w:rPr>
        <w:t xml:space="preserve"> </w:t>
      </w:r>
      <w:ins w:id="662" w:author="oppo" w:date="2018-06-21T11:16:00Z">
        <w:r w:rsidRPr="00982E91">
          <w:rPr>
            <w:rFonts w:ascii="Times New Roman" w:eastAsia="DengXian" w:hAnsi="Times New Roman" w:hint="eastAsia"/>
            <w:szCs w:val="20"/>
          </w:rPr>
          <w:t>equal</w:t>
        </w:r>
      </w:ins>
      <w:ins w:id="663" w:author="oppo" w:date="2018-06-21T10:49:00Z">
        <w:r w:rsidRPr="00982E91">
          <w:rPr>
            <w:rFonts w:ascii="Times New Roman" w:eastAsia="DengXian" w:hAnsi="Times New Roman" w:hint="eastAsia"/>
            <w:szCs w:val="20"/>
          </w:rPr>
          <w:t xml:space="preserve"> to </w:t>
        </w:r>
      </w:ins>
      <w:del w:id="664" w:author="oppo" w:date="2018-06-21T10:49:00Z">
        <w:r w:rsidRPr="00982E91">
          <w:rPr>
            <w:rFonts w:ascii="Times New Roman" w:eastAsia="DengXian" w:hAnsi="Times New Roman"/>
            <w:szCs w:val="20"/>
          </w:rPr>
          <w:delText>1</w:delText>
        </w:r>
      </w:del>
      <w:ins w:id="665" w:author="oppo" w:date="2018-06-21T10:49:00Z">
        <w:r w:rsidRPr="00982E91">
          <w:rPr>
            <w:rFonts w:ascii="Times New Roman" w:eastAsia="DengXian" w:hAnsi="Times New Roman"/>
            <w:szCs w:val="20"/>
          </w:rPr>
          <w:t>‘</w:t>
        </w:r>
        <w:r w:rsidRPr="00982E91">
          <w:rPr>
            <w:rFonts w:ascii="Times New Roman" w:eastAsia="DengXian" w:hAnsi="Times New Roman" w:hint="eastAsia"/>
            <w:szCs w:val="20"/>
          </w:rPr>
          <w:t>pos1</w:t>
        </w:r>
        <w:r w:rsidRPr="00982E91">
          <w:rPr>
            <w:rFonts w:ascii="Times New Roman" w:eastAsia="DengXian" w:hAnsi="Times New Roman"/>
            <w:szCs w:val="20"/>
          </w:rPr>
          <w:t>’</w:t>
        </w:r>
      </w:ins>
      <w:r w:rsidRPr="00982E91">
        <w:rPr>
          <w:rFonts w:ascii="Times New Roman" w:eastAsia="MS Mincho" w:hAnsi="Times New Roman"/>
          <w:color w:val="FF0000"/>
          <w:szCs w:val="20"/>
        </w:rPr>
        <w:t xml:space="preserve"> for each hop. </w:t>
      </w:r>
    </w:p>
    <w:p w14:paraId="7816E3FE" w14:textId="77777777" w:rsidR="00982E91" w:rsidRPr="00982E91" w:rsidRDefault="00982E91" w:rsidP="00982E91">
      <w:pPr>
        <w:rPr>
          <w:szCs w:val="20"/>
        </w:rPr>
      </w:pPr>
      <w:r w:rsidRPr="00982E91">
        <w:rPr>
          <w:szCs w:val="20"/>
        </w:rPr>
        <w:t xml:space="preserve">For PUSCH mapping type A, the case </w:t>
      </w:r>
      <w:r w:rsidRPr="00982E91">
        <w:rPr>
          <w:i/>
          <w:szCs w:val="20"/>
        </w:rPr>
        <w:t>dmrs-AdditionalPosition</w:t>
      </w:r>
      <w:r w:rsidRPr="00982E91">
        <w:rPr>
          <w:szCs w:val="20"/>
        </w:rPr>
        <w:t xml:space="preserve"> equal to </w:t>
      </w:r>
      <w:r w:rsidRPr="00982E91">
        <w:rPr>
          <w:strike/>
          <w:szCs w:val="20"/>
        </w:rPr>
        <w:t>3</w:t>
      </w:r>
      <w:ins w:id="666" w:author="oppo" w:date="2018-06-21T10:49:00Z">
        <w:r w:rsidRPr="00982E91">
          <w:rPr>
            <w:rFonts w:eastAsia="DengXian"/>
            <w:szCs w:val="20"/>
          </w:rPr>
          <w:t>‘</w:t>
        </w:r>
        <w:r w:rsidRPr="00982E91">
          <w:rPr>
            <w:rFonts w:eastAsia="DengXian" w:hint="eastAsia"/>
            <w:szCs w:val="20"/>
          </w:rPr>
          <w:t>pos</w:t>
        </w:r>
      </w:ins>
      <w:r w:rsidRPr="00982E91">
        <w:rPr>
          <w:rFonts w:eastAsia="DengXian"/>
          <w:szCs w:val="20"/>
        </w:rPr>
        <w:t>3</w:t>
      </w:r>
      <w:ins w:id="667" w:author="oppo" w:date="2018-06-21T10:49:00Z">
        <w:r w:rsidRPr="00982E91">
          <w:rPr>
            <w:rFonts w:eastAsia="DengXian"/>
            <w:szCs w:val="20"/>
          </w:rPr>
          <w:t>’</w:t>
        </w:r>
      </w:ins>
      <w:r w:rsidRPr="00982E91">
        <w:rPr>
          <w:szCs w:val="20"/>
        </w:rPr>
        <w:t xml:space="preserve"> is only supported when </w:t>
      </w:r>
      <w:r w:rsidRPr="00982E91">
        <w:rPr>
          <w:i/>
          <w:szCs w:val="20"/>
        </w:rPr>
        <w:t>dmrs-TypeA-Position</w:t>
      </w:r>
      <w:r w:rsidRPr="00982E91">
        <w:rPr>
          <w:szCs w:val="20"/>
        </w:rPr>
        <w:t xml:space="preserve"> is equal to </w:t>
      </w:r>
      <w:r w:rsidRPr="00982E91">
        <w:rPr>
          <w:strike/>
          <w:szCs w:val="20"/>
        </w:rPr>
        <w:t>2</w:t>
      </w:r>
      <w:ins w:id="668" w:author="oppo" w:date="2018-06-21T10:49:00Z">
        <w:r w:rsidRPr="00982E91">
          <w:rPr>
            <w:rFonts w:eastAsia="DengXian"/>
            <w:szCs w:val="20"/>
          </w:rPr>
          <w:t>‘</w:t>
        </w:r>
        <w:r w:rsidRPr="00982E91">
          <w:rPr>
            <w:rFonts w:eastAsia="DengXian" w:hint="eastAsia"/>
            <w:szCs w:val="20"/>
          </w:rPr>
          <w:t>pos</w:t>
        </w:r>
      </w:ins>
      <w:r w:rsidRPr="00982E91">
        <w:rPr>
          <w:rFonts w:eastAsia="DengXian"/>
          <w:szCs w:val="20"/>
        </w:rPr>
        <w:t>2</w:t>
      </w:r>
      <w:ins w:id="669" w:author="oppo" w:date="2018-06-21T10:49:00Z">
        <w:r w:rsidRPr="00982E91">
          <w:rPr>
            <w:rFonts w:eastAsia="DengXian"/>
            <w:szCs w:val="20"/>
          </w:rPr>
          <w:t>’</w:t>
        </w:r>
      </w:ins>
      <w:r w:rsidRPr="00982E91">
        <w:rPr>
          <w:szCs w:val="20"/>
        </w:rPr>
        <w:t xml:space="preserve">. For PUSCH mapping type A, duration of 4 symbols in Table 6.4.1.1.3-4 is only applicable for </w:t>
      </w:r>
      <w:r w:rsidRPr="00982E91">
        <w:rPr>
          <w:i/>
          <w:szCs w:val="20"/>
        </w:rPr>
        <w:t>dmrs-AdditionalPosition</w:t>
      </w:r>
      <w:r w:rsidRPr="00982E91">
        <w:rPr>
          <w:szCs w:val="20"/>
        </w:rPr>
        <w:t xml:space="preserve"> equals </w:t>
      </w:r>
      <w:ins w:id="670" w:author="oppo" w:date="2018-06-21T10:49:00Z">
        <w:r w:rsidRPr="00982E91">
          <w:rPr>
            <w:rFonts w:eastAsia="DengXian"/>
            <w:szCs w:val="20"/>
          </w:rPr>
          <w:t>‘</w:t>
        </w:r>
        <w:r w:rsidRPr="00982E91">
          <w:rPr>
            <w:rFonts w:eastAsia="DengXian" w:hint="eastAsia"/>
            <w:szCs w:val="20"/>
          </w:rPr>
          <w:t>pos1</w:t>
        </w:r>
        <w:r w:rsidRPr="00982E91">
          <w:rPr>
            <w:rFonts w:eastAsia="DengXian"/>
            <w:szCs w:val="20"/>
          </w:rPr>
          <w:t>’</w:t>
        </w:r>
      </w:ins>
      <w:r w:rsidRPr="00982E91">
        <w:rPr>
          <w:szCs w:val="20"/>
        </w:rPr>
        <w:t>.</w:t>
      </w:r>
    </w:p>
    <w:p w14:paraId="2135738C" w14:textId="77777777" w:rsidR="00982E91" w:rsidRPr="00982E91" w:rsidRDefault="00982E91" w:rsidP="00982E91">
      <w:pPr>
        <w:ind w:left="720" w:hanging="720"/>
        <w:rPr>
          <w:szCs w:val="20"/>
        </w:rPr>
      </w:pPr>
      <w:r w:rsidRPr="00982E91">
        <w:rPr>
          <w:szCs w:val="20"/>
        </w:rPr>
        <w:t xml:space="preserve">The time-domain index </w:t>
      </w:r>
      <w:r w:rsidR="001B7BF2">
        <w:rPr>
          <w:position w:val="-6"/>
          <w:szCs w:val="20"/>
        </w:rPr>
        <w:pict w14:anchorId="60F9D87D">
          <v:shape id="_x0000_i1327" type="#_x0000_t75" style="width:9.6pt;height:13.6pt">
            <v:imagedata r:id="rId1060" o:title=""/>
          </v:shape>
        </w:pict>
      </w:r>
      <w:r w:rsidRPr="00982E91">
        <w:rPr>
          <w:szCs w:val="20"/>
        </w:rPr>
        <w:t xml:space="preserve"> and the supported antenna ports </w:t>
      </w:r>
      <w:r w:rsidR="001B7BF2">
        <w:rPr>
          <w:position w:val="-12"/>
          <w:szCs w:val="20"/>
        </w:rPr>
        <w:pict w14:anchorId="3EFF7577">
          <v:shape id="_x0000_i1328" type="#_x0000_t75" style="width:13.6pt;height:16.8pt">
            <v:imagedata r:id="rId1061" o:title=""/>
          </v:shape>
        </w:pict>
      </w:r>
      <w:r w:rsidRPr="00982E91">
        <w:rPr>
          <w:szCs w:val="20"/>
        </w:rPr>
        <w:t xml:space="preserve"> are given by Tables 6.4.1.1.3-</w:t>
      </w:r>
      <w:r w:rsidRPr="00982E91">
        <w:rPr>
          <w:strike/>
          <w:color w:val="FF0000"/>
          <w:szCs w:val="20"/>
        </w:rPr>
        <w:t>3</w:t>
      </w:r>
      <w:r w:rsidRPr="00982E91">
        <w:rPr>
          <w:rFonts w:hint="eastAsia"/>
          <w:color w:val="FF0000"/>
          <w:szCs w:val="20"/>
          <w:lang w:eastAsia="ko-KR"/>
        </w:rPr>
        <w:t>5.</w:t>
      </w:r>
      <w:r w:rsidRPr="00982E91">
        <w:rPr>
          <w:szCs w:val="20"/>
        </w:rPr>
        <w:t xml:space="preserve"> </w:t>
      </w:r>
      <w:r w:rsidRPr="00982E91">
        <w:rPr>
          <w:strike/>
          <w:color w:val="FF0000"/>
          <w:szCs w:val="20"/>
        </w:rPr>
        <w:t>through 6.4.1.1.3-6:</w:t>
      </w:r>
    </w:p>
    <w:p w14:paraId="1A9E8778" w14:textId="77777777" w:rsidR="00982E91" w:rsidRPr="00982E91" w:rsidRDefault="00982E91" w:rsidP="00982E91">
      <w:pPr>
        <w:ind w:left="568" w:hanging="284"/>
        <w:rPr>
          <w:rFonts w:ascii="Times New Roman" w:eastAsia="MS Mincho" w:hAnsi="Times New Roman"/>
          <w:strike/>
          <w:color w:val="FF0000"/>
          <w:szCs w:val="20"/>
        </w:rPr>
      </w:pPr>
      <w:r w:rsidRPr="00982E91">
        <w:rPr>
          <w:rFonts w:ascii="Times New Roman" w:eastAsia="MS Mincho" w:hAnsi="Times New Roman"/>
          <w:strike/>
          <w:color w:val="FF0000"/>
          <w:szCs w:val="20"/>
        </w:rPr>
        <w:t>-</w:t>
      </w:r>
      <w:r w:rsidRPr="00982E91">
        <w:rPr>
          <w:rFonts w:ascii="Times New Roman" w:eastAsia="MS Mincho" w:hAnsi="Times New Roman"/>
          <w:strike/>
          <w:color w:val="FF0000"/>
          <w:szCs w:val="20"/>
        </w:rPr>
        <w:tab/>
        <w:t xml:space="preserve">if the higher-layer parameter </w:t>
      </w:r>
      <w:r w:rsidRPr="00982E91">
        <w:rPr>
          <w:rFonts w:ascii="Times New Roman" w:eastAsia="MS Mincho" w:hAnsi="Times New Roman"/>
          <w:i/>
          <w:strike/>
          <w:color w:val="FF0000"/>
          <w:szCs w:val="20"/>
        </w:rPr>
        <w:t>maxLength</w:t>
      </w:r>
      <w:r w:rsidRPr="00982E91">
        <w:rPr>
          <w:rFonts w:ascii="Times New Roman" w:eastAsia="MS Mincho" w:hAnsi="Times New Roman"/>
          <w:strike/>
          <w:color w:val="FF0000"/>
          <w:szCs w:val="20"/>
        </w:rPr>
        <w:t xml:space="preserve"> in </w:t>
      </w:r>
      <w:r w:rsidRPr="00982E91">
        <w:rPr>
          <w:rFonts w:ascii="Times New Roman" w:eastAsia="MS Mincho" w:hAnsi="Times New Roman"/>
          <w:i/>
          <w:strike/>
          <w:color w:val="FF0000"/>
          <w:szCs w:val="20"/>
        </w:rPr>
        <w:t>DMRS-UplinkConfig</w:t>
      </w:r>
      <w:r w:rsidRPr="00982E91">
        <w:rPr>
          <w:rFonts w:ascii="Times New Roman" w:eastAsia="MS Mincho" w:hAnsi="Times New Roman"/>
          <w:strike/>
          <w:color w:val="FF0000"/>
          <w:szCs w:val="20"/>
        </w:rPr>
        <w:t xml:space="preserve"> is equal to 1 and frequency hopping is disabled, the tables shall be used according to single-symbol DM-RS</w:t>
      </w:r>
    </w:p>
    <w:p w14:paraId="4EBFD69E" w14:textId="77777777" w:rsidR="00982E91" w:rsidRPr="00982E91" w:rsidRDefault="00982E91" w:rsidP="00982E91">
      <w:pPr>
        <w:ind w:left="568" w:hanging="284"/>
        <w:rPr>
          <w:rFonts w:ascii="Times New Roman" w:eastAsia="MS Mincho" w:hAnsi="Times New Roman"/>
          <w:strike/>
          <w:color w:val="FF0000"/>
          <w:szCs w:val="20"/>
        </w:rPr>
      </w:pPr>
      <w:r w:rsidRPr="00982E91">
        <w:rPr>
          <w:rFonts w:ascii="Times New Roman" w:eastAsia="MS Mincho" w:hAnsi="Times New Roman"/>
          <w:strike/>
          <w:color w:val="FF0000"/>
          <w:szCs w:val="20"/>
        </w:rPr>
        <w:t>-</w:t>
      </w:r>
      <w:r w:rsidRPr="00982E91">
        <w:rPr>
          <w:rFonts w:ascii="Times New Roman" w:eastAsia="MS Mincho" w:hAnsi="Times New Roman"/>
          <w:strike/>
          <w:color w:val="FF0000"/>
          <w:szCs w:val="20"/>
        </w:rPr>
        <w:tab/>
        <w:t xml:space="preserve">if the higher-layer parameter </w:t>
      </w:r>
      <w:r w:rsidRPr="00982E91">
        <w:rPr>
          <w:rFonts w:ascii="Times New Roman" w:eastAsia="MS Mincho" w:hAnsi="Times New Roman"/>
          <w:i/>
          <w:strike/>
          <w:color w:val="FF0000"/>
          <w:szCs w:val="20"/>
        </w:rPr>
        <w:t>maxLength</w:t>
      </w:r>
      <w:r w:rsidRPr="00982E91">
        <w:rPr>
          <w:rFonts w:ascii="Times New Roman" w:eastAsia="MS Mincho" w:hAnsi="Times New Roman"/>
          <w:strike/>
          <w:color w:val="FF0000"/>
          <w:szCs w:val="20"/>
        </w:rPr>
        <w:t xml:space="preserve"> in </w:t>
      </w:r>
      <w:r w:rsidRPr="00982E91">
        <w:rPr>
          <w:rFonts w:ascii="Times New Roman" w:eastAsia="MS Mincho" w:hAnsi="Times New Roman"/>
          <w:i/>
          <w:strike/>
          <w:color w:val="FF0000"/>
          <w:szCs w:val="20"/>
        </w:rPr>
        <w:t>DMRS-UplinkConfig</w:t>
      </w:r>
      <w:r w:rsidRPr="00982E91">
        <w:rPr>
          <w:rFonts w:ascii="Times New Roman" w:eastAsia="MS Mincho" w:hAnsi="Times New Roman"/>
          <w:strike/>
          <w:color w:val="FF0000"/>
          <w:szCs w:val="20"/>
        </w:rPr>
        <w:t xml:space="preserve"> is equal to 2 and frequency hopping is disabled, the associated DCI determines whether single-symbol or double-symbol DM-RS shall be used</w:t>
      </w:r>
    </w:p>
    <w:p w14:paraId="309944F0" w14:textId="77777777" w:rsidR="00982E91" w:rsidRPr="00982E91" w:rsidRDefault="00982E91" w:rsidP="00982E91">
      <w:pPr>
        <w:ind w:left="568" w:hanging="284"/>
        <w:rPr>
          <w:rFonts w:ascii="Times New Roman" w:eastAsia="MS Mincho" w:hAnsi="Times New Roman"/>
          <w:strike/>
          <w:color w:val="FF0000"/>
          <w:szCs w:val="20"/>
          <w:lang w:eastAsia="ko-KR"/>
        </w:rPr>
      </w:pPr>
      <w:r w:rsidRPr="00982E91">
        <w:rPr>
          <w:rFonts w:ascii="Times New Roman" w:eastAsia="MS Mincho" w:hAnsi="Times New Roman"/>
          <w:strike/>
          <w:color w:val="FF0000"/>
          <w:szCs w:val="20"/>
        </w:rPr>
        <w:t>-</w:t>
      </w:r>
      <w:r w:rsidRPr="00982E91">
        <w:rPr>
          <w:rFonts w:ascii="Times New Roman" w:eastAsia="MS Mincho" w:hAnsi="Times New Roman"/>
          <w:strike/>
          <w:color w:val="FF0000"/>
          <w:szCs w:val="20"/>
        </w:rPr>
        <w:tab/>
        <w:t xml:space="preserve">if the higher-layer parameter </w:t>
      </w:r>
      <w:r w:rsidRPr="00982E91">
        <w:rPr>
          <w:rFonts w:ascii="Times New Roman" w:eastAsia="MS Mincho" w:hAnsi="Times New Roman"/>
          <w:i/>
          <w:strike/>
          <w:color w:val="FF0000"/>
          <w:szCs w:val="20"/>
        </w:rPr>
        <w:t>dmrs-AdditionalPosition</w:t>
      </w:r>
      <w:r w:rsidRPr="00982E91">
        <w:rPr>
          <w:rFonts w:ascii="Times New Roman" w:eastAsia="MS Mincho" w:hAnsi="Times New Roman"/>
          <w:strike/>
          <w:color w:val="FF0000"/>
          <w:szCs w:val="20"/>
        </w:rPr>
        <w:t xml:space="preserve"> is equal to or more than 1 and frequency hopping is enabled according to clause 7.3.1.1.2 in [4, TS 38.212], Tables 6.4.1.1.3-6 and 6.4.1.1.3-7 shall be used assuming </w:t>
      </w:r>
      <w:r w:rsidRPr="00982E91">
        <w:rPr>
          <w:rFonts w:ascii="Times New Roman" w:eastAsia="MS Mincho" w:hAnsi="Times New Roman"/>
          <w:i/>
          <w:strike/>
          <w:color w:val="FF0000"/>
          <w:szCs w:val="20"/>
        </w:rPr>
        <w:t>dmrs-AdditionalPosition</w:t>
      </w:r>
      <w:r w:rsidRPr="00982E91">
        <w:rPr>
          <w:rFonts w:ascii="Times New Roman" w:eastAsia="MS Mincho" w:hAnsi="Times New Roman"/>
          <w:strike/>
          <w:color w:val="FF0000"/>
          <w:szCs w:val="20"/>
        </w:rPr>
        <w:t xml:space="preserve"> is 1 for each hop. </w:t>
      </w:r>
    </w:p>
    <w:p w14:paraId="02F6875A" w14:textId="3726786C" w:rsidR="00982E91" w:rsidRDefault="00982E91" w:rsidP="00982E91">
      <w:pPr>
        <w:keepNext/>
        <w:keepLines/>
        <w:overflowPunct w:val="0"/>
        <w:autoSpaceDE w:val="0"/>
        <w:autoSpaceDN w:val="0"/>
        <w:adjustRightInd w:val="0"/>
        <w:jc w:val="center"/>
        <w:textAlignment w:val="baseline"/>
        <w:rPr>
          <w:rFonts w:ascii="Arial" w:eastAsia="Times New Roman" w:hAnsi="Arial"/>
          <w:strike/>
          <w:color w:val="FF0000"/>
          <w:szCs w:val="20"/>
          <w:lang w:eastAsia="en-GB"/>
        </w:rPr>
      </w:pPr>
      <w:r w:rsidRPr="00982E91">
        <w:rPr>
          <w:rFonts w:ascii="Arial" w:eastAsia="Times New Roman" w:hAnsi="Arial"/>
          <w:szCs w:val="20"/>
          <w:lang w:eastAsia="en-GB"/>
        </w:rPr>
        <w:lastRenderedPageBreak/>
        <w:t xml:space="preserve">Table 6.4.1.1.3-3: PUSCH DM-RS positions </w:t>
      </w:r>
      <w:r w:rsidRPr="00982E91">
        <w:rPr>
          <w:rFonts w:ascii="Arial" w:eastAsia="Times New Roman" w:hAnsi="Arial" w:hint="eastAsia"/>
          <w:color w:val="FF0000"/>
          <w:szCs w:val="20"/>
          <w:lang w:eastAsia="ko-KR"/>
        </w:rPr>
        <w:t xml:space="preserve">within slot </w:t>
      </w:r>
      <w:r w:rsidR="001B7BF2">
        <w:rPr>
          <w:rFonts w:ascii="Arial" w:eastAsia="Times New Roman" w:hAnsi="Arial"/>
          <w:position w:val="-6"/>
          <w:szCs w:val="20"/>
          <w:lang w:eastAsia="en-GB"/>
        </w:rPr>
        <w:pict w14:anchorId="0E609CAA">
          <v:shape id="_x0000_i1329" type="#_x0000_t75" style="width:8.8pt;height:16pt">
            <v:imagedata r:id="rId1030" o:title=""/>
          </v:shape>
        </w:pict>
      </w:r>
      <w:r w:rsidRPr="00982E91">
        <w:rPr>
          <w:rFonts w:ascii="Arial" w:eastAsia="Times New Roman" w:hAnsi="Arial"/>
          <w:szCs w:val="20"/>
          <w:lang w:eastAsia="en-GB"/>
        </w:rPr>
        <w:t xml:space="preserve"> for single-symbol DM-RS </w:t>
      </w:r>
      <w:r w:rsidRPr="00982E91">
        <w:rPr>
          <w:rFonts w:ascii="Arial" w:eastAsia="Times New Roman" w:hAnsi="Arial"/>
          <w:b/>
          <w:color w:val="00B050"/>
          <w:szCs w:val="20"/>
          <w:lang w:eastAsia="en-GB"/>
        </w:rPr>
        <w:t>and intra-slot frequency</w:t>
      </w:r>
      <w:r w:rsidRPr="00982E91">
        <w:rPr>
          <w:rFonts w:ascii="Arial" w:eastAsia="Times New Roman" w:hAnsi="Arial"/>
          <w:color w:val="00B050"/>
          <w:szCs w:val="20"/>
          <w:lang w:eastAsia="en-GB"/>
        </w:rPr>
        <w:t xml:space="preserve"> </w:t>
      </w:r>
      <w:r w:rsidRPr="00982E91">
        <w:rPr>
          <w:rFonts w:ascii="Arial" w:eastAsia="Times New Roman" w:hAnsi="Arial"/>
          <w:b/>
          <w:color w:val="00B050"/>
          <w:szCs w:val="20"/>
          <w:lang w:eastAsia="en-GB"/>
        </w:rPr>
        <w:t>hopping disabled</w:t>
      </w:r>
      <w:r w:rsidRPr="00982E91">
        <w:rPr>
          <w:rFonts w:ascii="Arial" w:eastAsia="Times New Roman" w:hAnsi="Arial"/>
          <w:strike/>
          <w:color w:val="FF0000"/>
          <w:szCs w:val="20"/>
          <w:lang w:eastAsia="en-GB"/>
        </w:rPr>
        <w:t xml:space="preserve"> and frequency hopping disabled.</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6"/>
        <w:gridCol w:w="851"/>
        <w:gridCol w:w="851"/>
        <w:gridCol w:w="945"/>
        <w:gridCol w:w="1134"/>
        <w:gridCol w:w="645"/>
        <w:gridCol w:w="850"/>
        <w:gridCol w:w="993"/>
        <w:gridCol w:w="1134"/>
      </w:tblGrid>
      <w:tr w:rsidR="0004466E" w:rsidRPr="001772B2" w14:paraId="71456563" w14:textId="77777777" w:rsidTr="00112371">
        <w:trPr>
          <w:jc w:val="center"/>
        </w:trPr>
        <w:tc>
          <w:tcPr>
            <w:tcW w:w="956" w:type="dxa"/>
            <w:vMerge w:val="restart"/>
            <w:shd w:val="clear" w:color="auto" w:fill="auto"/>
          </w:tcPr>
          <w:p w14:paraId="02D99A25" w14:textId="77777777" w:rsidR="0004466E" w:rsidRPr="0004466E" w:rsidRDefault="0004466E" w:rsidP="00112371">
            <w:pPr>
              <w:pStyle w:val="TAH"/>
              <w:rPr>
                <w:rFonts w:eastAsia="Batang"/>
                <w:b w:val="0"/>
                <w:szCs w:val="18"/>
              </w:rPr>
            </w:pPr>
            <w:r w:rsidRPr="0004466E">
              <w:rPr>
                <w:rFonts w:eastAsia="Batang"/>
                <w:b w:val="0"/>
                <w:szCs w:val="18"/>
              </w:rPr>
              <w:t>Duration in symbols</w:t>
            </w:r>
          </w:p>
        </w:tc>
        <w:tc>
          <w:tcPr>
            <w:tcW w:w="7403" w:type="dxa"/>
            <w:gridSpan w:val="8"/>
            <w:tcBorders>
              <w:bottom w:val="nil"/>
            </w:tcBorders>
            <w:shd w:val="clear" w:color="auto" w:fill="auto"/>
          </w:tcPr>
          <w:p w14:paraId="70FB3C4E" w14:textId="77777777" w:rsidR="0004466E" w:rsidRPr="0004466E" w:rsidRDefault="0004466E" w:rsidP="00112371">
            <w:pPr>
              <w:pStyle w:val="TAH"/>
              <w:rPr>
                <w:b w:val="0"/>
                <w:position w:val="-10"/>
                <w:szCs w:val="18"/>
              </w:rPr>
            </w:pPr>
            <w:r w:rsidRPr="0004466E">
              <w:rPr>
                <w:rFonts w:eastAsia="Batang"/>
                <w:b w:val="0"/>
                <w:szCs w:val="18"/>
              </w:rPr>
              <w:t xml:space="preserve">DM-RS positions </w:t>
            </w:r>
            <w:r w:rsidRPr="0004466E">
              <w:rPr>
                <w:rFonts w:eastAsia="Batang"/>
                <w:b w:val="0"/>
                <w:position w:val="-6"/>
                <w:szCs w:val="18"/>
              </w:rPr>
              <w:object w:dxaOrig="163" w:dyaOrig="299" w14:anchorId="4DED4E20">
                <v:shape id="_x0000_i1330" type="#_x0000_t75" style="width:8pt;height:15.2pt" o:ole="">
                  <v:imagedata r:id="rId1030" o:title=""/>
                </v:shape>
                <o:OLEObject Type="Embed" ProgID="Equation.3" ShapeID="_x0000_i1330" DrawAspect="Content" ObjectID="_1600200801" r:id="rId1062"/>
              </w:object>
            </w:r>
          </w:p>
        </w:tc>
      </w:tr>
      <w:tr w:rsidR="0004466E" w:rsidRPr="001772B2" w14:paraId="3B5D74B0" w14:textId="77777777" w:rsidTr="00112371">
        <w:trPr>
          <w:jc w:val="center"/>
        </w:trPr>
        <w:tc>
          <w:tcPr>
            <w:tcW w:w="956" w:type="dxa"/>
            <w:vMerge/>
            <w:tcBorders>
              <w:right w:val="nil"/>
            </w:tcBorders>
            <w:shd w:val="clear" w:color="auto" w:fill="auto"/>
          </w:tcPr>
          <w:p w14:paraId="0E4F6AD9" w14:textId="77777777" w:rsidR="0004466E" w:rsidRPr="0004466E" w:rsidRDefault="0004466E" w:rsidP="00112371">
            <w:pPr>
              <w:pStyle w:val="TAH"/>
              <w:rPr>
                <w:rFonts w:eastAsia="Batang"/>
                <w:b w:val="0"/>
                <w:szCs w:val="18"/>
              </w:rPr>
            </w:pPr>
          </w:p>
        </w:tc>
        <w:tc>
          <w:tcPr>
            <w:tcW w:w="3781" w:type="dxa"/>
            <w:gridSpan w:val="4"/>
            <w:tcBorders>
              <w:top w:val="nil"/>
              <w:left w:val="nil"/>
              <w:bottom w:val="single" w:sz="4" w:space="0" w:color="auto"/>
              <w:right w:val="single" w:sz="4" w:space="0" w:color="auto"/>
            </w:tcBorders>
            <w:shd w:val="clear" w:color="auto" w:fill="auto"/>
          </w:tcPr>
          <w:p w14:paraId="17C2BF41" w14:textId="77777777" w:rsidR="0004466E" w:rsidRPr="0004466E" w:rsidRDefault="0004466E" w:rsidP="00112371">
            <w:pPr>
              <w:pStyle w:val="TAH"/>
              <w:rPr>
                <w:rFonts w:eastAsia="Batang"/>
                <w:b w:val="0"/>
                <w:szCs w:val="18"/>
              </w:rPr>
            </w:pPr>
            <w:r w:rsidRPr="0004466E">
              <w:rPr>
                <w:rFonts w:eastAsia="Batang"/>
                <w:b w:val="0"/>
                <w:szCs w:val="18"/>
              </w:rPr>
              <w:t>PUSCH mapping type A</w:t>
            </w:r>
          </w:p>
        </w:tc>
        <w:tc>
          <w:tcPr>
            <w:tcW w:w="3622" w:type="dxa"/>
            <w:gridSpan w:val="4"/>
            <w:tcBorders>
              <w:top w:val="nil"/>
              <w:left w:val="single" w:sz="4" w:space="0" w:color="auto"/>
              <w:bottom w:val="single" w:sz="4" w:space="0" w:color="auto"/>
              <w:right w:val="nil"/>
            </w:tcBorders>
            <w:shd w:val="clear" w:color="auto" w:fill="auto"/>
          </w:tcPr>
          <w:p w14:paraId="252FF1D6" w14:textId="77777777" w:rsidR="0004466E" w:rsidRPr="0004466E" w:rsidRDefault="0004466E" w:rsidP="00112371">
            <w:pPr>
              <w:pStyle w:val="TAH"/>
              <w:rPr>
                <w:b w:val="0"/>
                <w:position w:val="-10"/>
                <w:szCs w:val="18"/>
              </w:rPr>
            </w:pPr>
            <w:r w:rsidRPr="0004466E">
              <w:rPr>
                <w:rFonts w:eastAsia="Batang"/>
                <w:b w:val="0"/>
                <w:szCs w:val="18"/>
              </w:rPr>
              <w:t>PUSCH mapping type B</w:t>
            </w:r>
          </w:p>
        </w:tc>
      </w:tr>
      <w:tr w:rsidR="0004466E" w:rsidRPr="001772B2" w14:paraId="2F9BF428" w14:textId="77777777" w:rsidTr="00112371">
        <w:trPr>
          <w:jc w:val="center"/>
        </w:trPr>
        <w:tc>
          <w:tcPr>
            <w:tcW w:w="956" w:type="dxa"/>
            <w:vMerge/>
            <w:shd w:val="clear" w:color="auto" w:fill="auto"/>
          </w:tcPr>
          <w:p w14:paraId="0B524487" w14:textId="77777777" w:rsidR="0004466E" w:rsidRPr="0004466E" w:rsidRDefault="0004466E" w:rsidP="00112371">
            <w:pPr>
              <w:pStyle w:val="TAH"/>
              <w:rPr>
                <w:rFonts w:eastAsia="Batang"/>
                <w:b w:val="0"/>
                <w:szCs w:val="18"/>
              </w:rPr>
            </w:pPr>
          </w:p>
        </w:tc>
        <w:tc>
          <w:tcPr>
            <w:tcW w:w="3781" w:type="dxa"/>
            <w:gridSpan w:val="4"/>
            <w:tcBorders>
              <w:top w:val="single" w:sz="4" w:space="0" w:color="auto"/>
              <w:bottom w:val="nil"/>
            </w:tcBorders>
            <w:shd w:val="clear" w:color="auto" w:fill="auto"/>
          </w:tcPr>
          <w:p w14:paraId="6E1BB88C" w14:textId="77777777" w:rsidR="0004466E" w:rsidRPr="0004466E" w:rsidRDefault="0004466E" w:rsidP="00112371">
            <w:pPr>
              <w:pStyle w:val="TAH"/>
              <w:rPr>
                <w:rFonts w:eastAsia="Batang"/>
                <w:b w:val="0"/>
                <w:szCs w:val="18"/>
              </w:rPr>
            </w:pPr>
            <w:r w:rsidRPr="0004466E">
              <w:rPr>
                <w:rFonts w:eastAsia="Batang"/>
                <w:b w:val="0"/>
                <w:i/>
                <w:szCs w:val="18"/>
              </w:rPr>
              <w:t>dmrs-AdditionalPosition</w:t>
            </w:r>
          </w:p>
        </w:tc>
        <w:tc>
          <w:tcPr>
            <w:tcW w:w="3622" w:type="dxa"/>
            <w:gridSpan w:val="4"/>
            <w:tcBorders>
              <w:top w:val="single" w:sz="4" w:space="0" w:color="auto"/>
              <w:bottom w:val="nil"/>
            </w:tcBorders>
            <w:shd w:val="clear" w:color="auto" w:fill="auto"/>
          </w:tcPr>
          <w:p w14:paraId="3883B3F8" w14:textId="77777777" w:rsidR="0004466E" w:rsidRPr="0004466E" w:rsidRDefault="0004466E" w:rsidP="00112371">
            <w:pPr>
              <w:pStyle w:val="TAH"/>
              <w:rPr>
                <w:b w:val="0"/>
                <w:position w:val="-10"/>
                <w:szCs w:val="18"/>
              </w:rPr>
            </w:pPr>
            <w:r w:rsidRPr="0004466E">
              <w:rPr>
                <w:rFonts w:eastAsia="Batang"/>
                <w:b w:val="0"/>
                <w:i/>
                <w:szCs w:val="18"/>
              </w:rPr>
              <w:t>dmrs-AdditionalPosition</w:t>
            </w:r>
          </w:p>
        </w:tc>
      </w:tr>
      <w:tr w:rsidR="0004466E" w:rsidRPr="001772B2" w14:paraId="145934E8" w14:textId="77777777" w:rsidTr="00112371">
        <w:trPr>
          <w:jc w:val="center"/>
        </w:trPr>
        <w:tc>
          <w:tcPr>
            <w:tcW w:w="956" w:type="dxa"/>
            <w:vMerge/>
            <w:tcBorders>
              <w:right w:val="nil"/>
            </w:tcBorders>
            <w:shd w:val="clear" w:color="auto" w:fill="auto"/>
          </w:tcPr>
          <w:p w14:paraId="0CF26BD1" w14:textId="77777777" w:rsidR="0004466E" w:rsidRPr="0004466E" w:rsidRDefault="0004466E" w:rsidP="00112371">
            <w:pPr>
              <w:pStyle w:val="TAH"/>
              <w:rPr>
                <w:rFonts w:eastAsia="Batang"/>
                <w:b w:val="0"/>
                <w:szCs w:val="18"/>
              </w:rPr>
            </w:pPr>
          </w:p>
        </w:tc>
        <w:tc>
          <w:tcPr>
            <w:tcW w:w="851" w:type="dxa"/>
            <w:tcBorders>
              <w:top w:val="nil"/>
              <w:left w:val="nil"/>
              <w:bottom w:val="single" w:sz="4" w:space="0" w:color="auto"/>
              <w:right w:val="single" w:sz="4" w:space="0" w:color="auto"/>
            </w:tcBorders>
            <w:shd w:val="clear" w:color="auto" w:fill="auto"/>
          </w:tcPr>
          <w:p w14:paraId="4B1ED6C4" w14:textId="77777777" w:rsidR="0004466E" w:rsidRPr="0004466E" w:rsidRDefault="0004466E" w:rsidP="00112371">
            <w:pPr>
              <w:pStyle w:val="TAH"/>
              <w:rPr>
                <w:rFonts w:eastAsia="Batang"/>
                <w:b w:val="0"/>
                <w:i/>
                <w:szCs w:val="18"/>
              </w:rPr>
            </w:pPr>
            <w:r w:rsidRPr="0004466E">
              <w:rPr>
                <w:rFonts w:eastAsia="Batang"/>
                <w:b w:val="0"/>
                <w:i/>
                <w:szCs w:val="18"/>
              </w:rPr>
              <w:t>0</w:t>
            </w:r>
          </w:p>
        </w:tc>
        <w:tc>
          <w:tcPr>
            <w:tcW w:w="851" w:type="dxa"/>
            <w:tcBorders>
              <w:top w:val="nil"/>
              <w:left w:val="single" w:sz="4" w:space="0" w:color="auto"/>
              <w:bottom w:val="single" w:sz="4" w:space="0" w:color="auto"/>
              <w:right w:val="single" w:sz="4" w:space="0" w:color="auto"/>
            </w:tcBorders>
            <w:shd w:val="clear" w:color="auto" w:fill="auto"/>
          </w:tcPr>
          <w:p w14:paraId="7921ECA0" w14:textId="77777777" w:rsidR="0004466E" w:rsidRPr="0004466E" w:rsidRDefault="0004466E" w:rsidP="00112371">
            <w:pPr>
              <w:pStyle w:val="TAH"/>
              <w:rPr>
                <w:rFonts w:eastAsia="Batang"/>
                <w:b w:val="0"/>
                <w:i/>
                <w:szCs w:val="18"/>
              </w:rPr>
            </w:pPr>
            <w:r w:rsidRPr="0004466E">
              <w:rPr>
                <w:rFonts w:eastAsia="Batang"/>
                <w:b w:val="0"/>
                <w:i/>
                <w:szCs w:val="18"/>
              </w:rPr>
              <w:t>1</w:t>
            </w:r>
          </w:p>
        </w:tc>
        <w:tc>
          <w:tcPr>
            <w:tcW w:w="945" w:type="dxa"/>
            <w:tcBorders>
              <w:top w:val="nil"/>
              <w:left w:val="single" w:sz="4" w:space="0" w:color="auto"/>
              <w:bottom w:val="single" w:sz="4" w:space="0" w:color="auto"/>
              <w:right w:val="single" w:sz="4" w:space="0" w:color="auto"/>
            </w:tcBorders>
            <w:shd w:val="clear" w:color="auto" w:fill="auto"/>
          </w:tcPr>
          <w:p w14:paraId="257FA4A5" w14:textId="77777777" w:rsidR="0004466E" w:rsidRPr="0004466E" w:rsidRDefault="0004466E" w:rsidP="00112371">
            <w:pPr>
              <w:pStyle w:val="TAH"/>
              <w:rPr>
                <w:rFonts w:eastAsia="Batang"/>
                <w:b w:val="0"/>
                <w:i/>
                <w:szCs w:val="18"/>
              </w:rPr>
            </w:pPr>
            <w:r w:rsidRPr="0004466E">
              <w:rPr>
                <w:rFonts w:eastAsia="Batang"/>
                <w:b w:val="0"/>
                <w:i/>
                <w:szCs w:val="18"/>
              </w:rPr>
              <w:t>2</w:t>
            </w:r>
          </w:p>
        </w:tc>
        <w:tc>
          <w:tcPr>
            <w:tcW w:w="1134" w:type="dxa"/>
            <w:tcBorders>
              <w:top w:val="nil"/>
              <w:left w:val="single" w:sz="4" w:space="0" w:color="auto"/>
              <w:bottom w:val="single" w:sz="4" w:space="0" w:color="auto"/>
              <w:right w:val="single" w:sz="4" w:space="0" w:color="auto"/>
            </w:tcBorders>
            <w:shd w:val="clear" w:color="auto" w:fill="auto"/>
          </w:tcPr>
          <w:p w14:paraId="2CDC24C9" w14:textId="77777777" w:rsidR="0004466E" w:rsidRPr="0004466E" w:rsidRDefault="0004466E" w:rsidP="00112371">
            <w:pPr>
              <w:pStyle w:val="TAH"/>
              <w:rPr>
                <w:rFonts w:eastAsia="Batang"/>
                <w:b w:val="0"/>
                <w:i/>
                <w:szCs w:val="18"/>
              </w:rPr>
            </w:pPr>
            <w:r w:rsidRPr="0004466E">
              <w:rPr>
                <w:rFonts w:eastAsia="Batang"/>
                <w:b w:val="0"/>
                <w:i/>
                <w:szCs w:val="18"/>
              </w:rPr>
              <w:t>3</w:t>
            </w:r>
          </w:p>
        </w:tc>
        <w:tc>
          <w:tcPr>
            <w:tcW w:w="645" w:type="dxa"/>
            <w:tcBorders>
              <w:top w:val="nil"/>
              <w:left w:val="single" w:sz="4" w:space="0" w:color="auto"/>
              <w:bottom w:val="single" w:sz="4" w:space="0" w:color="auto"/>
              <w:right w:val="single" w:sz="4" w:space="0" w:color="auto"/>
            </w:tcBorders>
            <w:shd w:val="clear" w:color="auto" w:fill="auto"/>
          </w:tcPr>
          <w:p w14:paraId="147BFA81" w14:textId="77777777" w:rsidR="0004466E" w:rsidRPr="0004466E" w:rsidRDefault="0004466E" w:rsidP="00112371">
            <w:pPr>
              <w:pStyle w:val="TAH"/>
              <w:rPr>
                <w:rFonts w:eastAsia="Batang"/>
                <w:b w:val="0"/>
                <w:i/>
                <w:szCs w:val="18"/>
              </w:rPr>
            </w:pPr>
            <w:r w:rsidRPr="0004466E">
              <w:rPr>
                <w:rFonts w:eastAsia="Batang"/>
                <w:b w:val="0"/>
                <w:i/>
                <w:szCs w:val="18"/>
              </w:rPr>
              <w:t>0</w:t>
            </w:r>
          </w:p>
        </w:tc>
        <w:tc>
          <w:tcPr>
            <w:tcW w:w="850" w:type="dxa"/>
            <w:tcBorders>
              <w:top w:val="nil"/>
              <w:left w:val="single" w:sz="4" w:space="0" w:color="auto"/>
              <w:bottom w:val="single" w:sz="4" w:space="0" w:color="auto"/>
              <w:right w:val="single" w:sz="4" w:space="0" w:color="auto"/>
            </w:tcBorders>
            <w:shd w:val="clear" w:color="auto" w:fill="auto"/>
          </w:tcPr>
          <w:p w14:paraId="7345E547" w14:textId="77777777" w:rsidR="0004466E" w:rsidRPr="0004466E" w:rsidRDefault="0004466E" w:rsidP="00112371">
            <w:pPr>
              <w:pStyle w:val="TAH"/>
              <w:rPr>
                <w:rFonts w:eastAsia="Batang"/>
                <w:b w:val="0"/>
                <w:i/>
                <w:szCs w:val="18"/>
              </w:rPr>
            </w:pPr>
            <w:r w:rsidRPr="0004466E">
              <w:rPr>
                <w:rFonts w:eastAsia="Batang"/>
                <w:b w:val="0"/>
                <w:i/>
                <w:szCs w:val="18"/>
              </w:rPr>
              <w:t>1</w:t>
            </w:r>
          </w:p>
        </w:tc>
        <w:tc>
          <w:tcPr>
            <w:tcW w:w="993" w:type="dxa"/>
            <w:tcBorders>
              <w:top w:val="nil"/>
              <w:left w:val="single" w:sz="4" w:space="0" w:color="auto"/>
              <w:bottom w:val="single" w:sz="4" w:space="0" w:color="auto"/>
              <w:right w:val="single" w:sz="4" w:space="0" w:color="auto"/>
            </w:tcBorders>
            <w:shd w:val="clear" w:color="auto" w:fill="auto"/>
          </w:tcPr>
          <w:p w14:paraId="5B79BA65" w14:textId="77777777" w:rsidR="0004466E" w:rsidRPr="0004466E" w:rsidRDefault="0004466E" w:rsidP="00112371">
            <w:pPr>
              <w:pStyle w:val="TAH"/>
              <w:rPr>
                <w:rFonts w:eastAsia="Batang"/>
                <w:b w:val="0"/>
                <w:i/>
                <w:szCs w:val="18"/>
              </w:rPr>
            </w:pPr>
            <w:r w:rsidRPr="0004466E">
              <w:rPr>
                <w:rFonts w:eastAsia="Batang"/>
                <w:b w:val="0"/>
                <w:i/>
                <w:szCs w:val="18"/>
              </w:rPr>
              <w:t>2</w:t>
            </w:r>
          </w:p>
        </w:tc>
        <w:tc>
          <w:tcPr>
            <w:tcW w:w="1134" w:type="dxa"/>
            <w:tcBorders>
              <w:top w:val="nil"/>
              <w:left w:val="single" w:sz="4" w:space="0" w:color="auto"/>
              <w:bottom w:val="single" w:sz="4" w:space="0" w:color="auto"/>
              <w:right w:val="nil"/>
            </w:tcBorders>
            <w:shd w:val="clear" w:color="auto" w:fill="auto"/>
          </w:tcPr>
          <w:p w14:paraId="67F09A38" w14:textId="77777777" w:rsidR="0004466E" w:rsidRPr="0004466E" w:rsidRDefault="0004466E" w:rsidP="00112371">
            <w:pPr>
              <w:pStyle w:val="TAH"/>
              <w:rPr>
                <w:rFonts w:eastAsia="Batang"/>
                <w:b w:val="0"/>
                <w:i/>
                <w:szCs w:val="18"/>
              </w:rPr>
            </w:pPr>
            <w:r w:rsidRPr="0004466E">
              <w:rPr>
                <w:rFonts w:eastAsia="Batang"/>
                <w:b w:val="0"/>
                <w:i/>
                <w:szCs w:val="18"/>
              </w:rPr>
              <w:t>3</w:t>
            </w:r>
          </w:p>
        </w:tc>
      </w:tr>
      <w:tr w:rsidR="0004466E" w:rsidRPr="001772B2" w14:paraId="387F9294" w14:textId="77777777" w:rsidTr="00112371">
        <w:trPr>
          <w:jc w:val="center"/>
        </w:trPr>
        <w:tc>
          <w:tcPr>
            <w:tcW w:w="956" w:type="dxa"/>
            <w:shd w:val="clear" w:color="auto" w:fill="auto"/>
          </w:tcPr>
          <w:p w14:paraId="3D4F6499" w14:textId="77777777" w:rsidR="0004466E" w:rsidRPr="0004466E" w:rsidRDefault="0004466E" w:rsidP="00112371">
            <w:pPr>
              <w:pStyle w:val="TAC"/>
              <w:rPr>
                <w:rFonts w:eastAsia="Batang"/>
                <w:szCs w:val="18"/>
              </w:rPr>
            </w:pPr>
            <w:r w:rsidRPr="0004466E">
              <w:rPr>
                <w:rFonts w:eastAsia="Batang"/>
                <w:szCs w:val="18"/>
              </w:rPr>
              <w:t>&lt;4</w:t>
            </w:r>
          </w:p>
        </w:tc>
        <w:tc>
          <w:tcPr>
            <w:tcW w:w="851" w:type="dxa"/>
            <w:tcBorders>
              <w:top w:val="single" w:sz="4" w:space="0" w:color="auto"/>
            </w:tcBorders>
            <w:shd w:val="clear" w:color="auto" w:fill="auto"/>
          </w:tcPr>
          <w:p w14:paraId="29D323E4" w14:textId="77777777" w:rsidR="0004466E" w:rsidRPr="0004466E" w:rsidRDefault="0004466E" w:rsidP="00112371">
            <w:pPr>
              <w:pStyle w:val="TAC"/>
              <w:rPr>
                <w:szCs w:val="18"/>
              </w:rPr>
            </w:pPr>
            <w:r w:rsidRPr="0004466E">
              <w:rPr>
                <w:szCs w:val="18"/>
              </w:rPr>
              <w:t>-</w:t>
            </w:r>
          </w:p>
        </w:tc>
        <w:tc>
          <w:tcPr>
            <w:tcW w:w="851" w:type="dxa"/>
            <w:tcBorders>
              <w:top w:val="single" w:sz="4" w:space="0" w:color="auto"/>
            </w:tcBorders>
            <w:shd w:val="clear" w:color="auto" w:fill="auto"/>
          </w:tcPr>
          <w:p w14:paraId="2414A14B" w14:textId="77777777" w:rsidR="0004466E" w:rsidRPr="0004466E" w:rsidRDefault="0004466E" w:rsidP="00112371">
            <w:pPr>
              <w:pStyle w:val="TAC"/>
              <w:rPr>
                <w:rFonts w:eastAsia="Batang"/>
                <w:szCs w:val="18"/>
              </w:rPr>
            </w:pPr>
            <w:r w:rsidRPr="0004466E">
              <w:rPr>
                <w:rFonts w:eastAsia="Batang"/>
                <w:szCs w:val="18"/>
              </w:rPr>
              <w:t>-</w:t>
            </w:r>
          </w:p>
        </w:tc>
        <w:tc>
          <w:tcPr>
            <w:tcW w:w="945" w:type="dxa"/>
            <w:tcBorders>
              <w:top w:val="single" w:sz="4" w:space="0" w:color="auto"/>
            </w:tcBorders>
            <w:shd w:val="clear" w:color="auto" w:fill="auto"/>
          </w:tcPr>
          <w:p w14:paraId="467C8E51" w14:textId="77777777" w:rsidR="0004466E" w:rsidRPr="0004466E" w:rsidRDefault="0004466E" w:rsidP="00112371">
            <w:pPr>
              <w:pStyle w:val="TAC"/>
              <w:rPr>
                <w:rFonts w:eastAsia="Batang"/>
                <w:szCs w:val="18"/>
              </w:rPr>
            </w:pPr>
            <w:r w:rsidRPr="0004466E">
              <w:rPr>
                <w:rFonts w:eastAsia="Batang"/>
                <w:szCs w:val="18"/>
              </w:rPr>
              <w:t>-</w:t>
            </w:r>
          </w:p>
        </w:tc>
        <w:tc>
          <w:tcPr>
            <w:tcW w:w="1134" w:type="dxa"/>
            <w:tcBorders>
              <w:top w:val="single" w:sz="4" w:space="0" w:color="auto"/>
            </w:tcBorders>
            <w:shd w:val="clear" w:color="auto" w:fill="auto"/>
          </w:tcPr>
          <w:p w14:paraId="336C8BA0" w14:textId="77777777" w:rsidR="0004466E" w:rsidRPr="0004466E" w:rsidRDefault="0004466E" w:rsidP="00112371">
            <w:pPr>
              <w:pStyle w:val="TAC"/>
              <w:rPr>
                <w:rFonts w:eastAsia="Batang"/>
                <w:szCs w:val="18"/>
              </w:rPr>
            </w:pPr>
            <w:r w:rsidRPr="0004466E">
              <w:rPr>
                <w:rFonts w:eastAsia="Batang"/>
                <w:szCs w:val="18"/>
              </w:rPr>
              <w:t>-</w:t>
            </w:r>
          </w:p>
        </w:tc>
        <w:tc>
          <w:tcPr>
            <w:tcW w:w="645" w:type="dxa"/>
            <w:tcBorders>
              <w:top w:val="single" w:sz="4" w:space="0" w:color="auto"/>
            </w:tcBorders>
            <w:shd w:val="clear" w:color="auto" w:fill="auto"/>
          </w:tcPr>
          <w:p w14:paraId="66353690" w14:textId="7DDDD294"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23DAFDDD" wp14:editId="360F23D1">
                  <wp:extent cx="121920" cy="190500"/>
                  <wp:effectExtent l="0" t="0" r="0" b="0"/>
                  <wp:docPr id="788" name="Picture 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00"/>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850" w:type="dxa"/>
            <w:tcBorders>
              <w:top w:val="single" w:sz="4" w:space="0" w:color="auto"/>
            </w:tcBorders>
            <w:shd w:val="clear" w:color="auto" w:fill="auto"/>
          </w:tcPr>
          <w:p w14:paraId="227B306B" w14:textId="66FA9202" w:rsidR="0004466E" w:rsidRPr="0004466E" w:rsidRDefault="0004466E" w:rsidP="00112371">
            <w:pPr>
              <w:pStyle w:val="TAC"/>
              <w:rPr>
                <w:szCs w:val="18"/>
              </w:rPr>
            </w:pPr>
            <w:r w:rsidRPr="0004466E">
              <w:rPr>
                <w:noProof/>
                <w:position w:val="-10"/>
                <w:szCs w:val="18"/>
                <w:lang w:eastAsia="en-GB"/>
              </w:rPr>
              <w:drawing>
                <wp:inline distT="0" distB="0" distL="0" distR="0" wp14:anchorId="2349D1C4" wp14:editId="3AF51384">
                  <wp:extent cx="121920" cy="190500"/>
                  <wp:effectExtent l="0" t="0" r="0" b="0"/>
                  <wp:docPr id="787" name="Picture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9"/>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993" w:type="dxa"/>
            <w:tcBorders>
              <w:top w:val="single" w:sz="4" w:space="0" w:color="auto"/>
            </w:tcBorders>
            <w:shd w:val="clear" w:color="auto" w:fill="auto"/>
          </w:tcPr>
          <w:p w14:paraId="6AFD473E" w14:textId="7DF0DAE8" w:rsidR="0004466E" w:rsidRPr="0004466E" w:rsidRDefault="0004466E" w:rsidP="00112371">
            <w:pPr>
              <w:pStyle w:val="TAC"/>
              <w:rPr>
                <w:szCs w:val="18"/>
              </w:rPr>
            </w:pPr>
            <w:r w:rsidRPr="0004466E">
              <w:rPr>
                <w:noProof/>
                <w:position w:val="-10"/>
                <w:szCs w:val="18"/>
                <w:lang w:eastAsia="en-GB"/>
              </w:rPr>
              <w:drawing>
                <wp:inline distT="0" distB="0" distL="0" distR="0" wp14:anchorId="620114CF" wp14:editId="46BA8E46">
                  <wp:extent cx="121920" cy="190500"/>
                  <wp:effectExtent l="0" t="0" r="0" b="0"/>
                  <wp:docPr id="786" name="Picture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8"/>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1134" w:type="dxa"/>
            <w:tcBorders>
              <w:top w:val="single" w:sz="4" w:space="0" w:color="auto"/>
            </w:tcBorders>
            <w:shd w:val="clear" w:color="auto" w:fill="auto"/>
          </w:tcPr>
          <w:p w14:paraId="11A31594" w14:textId="174A4AA0"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5E882369" wp14:editId="0A91D2A2">
                  <wp:extent cx="121920" cy="190500"/>
                  <wp:effectExtent l="0" t="0" r="0" b="0"/>
                  <wp:docPr id="785" name="Picture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7"/>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r>
      <w:tr w:rsidR="0004466E" w:rsidRPr="001772B2" w14:paraId="1A1A5B9C" w14:textId="77777777" w:rsidTr="00112371">
        <w:trPr>
          <w:jc w:val="center"/>
        </w:trPr>
        <w:tc>
          <w:tcPr>
            <w:tcW w:w="956" w:type="dxa"/>
            <w:shd w:val="clear" w:color="auto" w:fill="auto"/>
          </w:tcPr>
          <w:p w14:paraId="1126FA01" w14:textId="77777777" w:rsidR="0004466E" w:rsidRPr="0004466E" w:rsidRDefault="0004466E" w:rsidP="00112371">
            <w:pPr>
              <w:pStyle w:val="TAC"/>
              <w:rPr>
                <w:rFonts w:eastAsia="Batang"/>
                <w:szCs w:val="18"/>
              </w:rPr>
            </w:pPr>
            <w:r w:rsidRPr="0004466E">
              <w:rPr>
                <w:rFonts w:eastAsia="Batang"/>
                <w:szCs w:val="18"/>
              </w:rPr>
              <w:t>4</w:t>
            </w:r>
          </w:p>
        </w:tc>
        <w:tc>
          <w:tcPr>
            <w:tcW w:w="851" w:type="dxa"/>
            <w:shd w:val="clear" w:color="auto" w:fill="auto"/>
          </w:tcPr>
          <w:p w14:paraId="1F51C1B8" w14:textId="30F33F40" w:rsidR="0004466E" w:rsidRPr="0004466E" w:rsidRDefault="0004466E" w:rsidP="00112371">
            <w:pPr>
              <w:pStyle w:val="TAC"/>
              <w:rPr>
                <w:szCs w:val="18"/>
              </w:rPr>
            </w:pPr>
            <w:r w:rsidRPr="0004466E">
              <w:rPr>
                <w:noProof/>
                <w:position w:val="-10"/>
                <w:szCs w:val="18"/>
                <w:lang w:eastAsia="en-GB"/>
              </w:rPr>
              <w:drawing>
                <wp:inline distT="0" distB="0" distL="0" distR="0" wp14:anchorId="27C367A9" wp14:editId="13FB763A">
                  <wp:extent cx="121920" cy="190500"/>
                  <wp:effectExtent l="0" t="0" r="0" b="0"/>
                  <wp:docPr id="784" name="Picture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6"/>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851" w:type="dxa"/>
            <w:shd w:val="clear" w:color="auto" w:fill="auto"/>
          </w:tcPr>
          <w:p w14:paraId="1E818304" w14:textId="45D96082"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0E6C832F" wp14:editId="69CBADD9">
                  <wp:extent cx="121920" cy="190500"/>
                  <wp:effectExtent l="0" t="0" r="0" b="0"/>
                  <wp:docPr id="783" name="Picture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5"/>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945" w:type="dxa"/>
            <w:shd w:val="clear" w:color="auto" w:fill="auto"/>
          </w:tcPr>
          <w:p w14:paraId="698BFBC1" w14:textId="7ED7F708"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73F14BCE" wp14:editId="1B113982">
                  <wp:extent cx="121920" cy="190500"/>
                  <wp:effectExtent l="0" t="0" r="0" b="0"/>
                  <wp:docPr id="782" name="Picture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4"/>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1134" w:type="dxa"/>
            <w:shd w:val="clear" w:color="auto" w:fill="auto"/>
          </w:tcPr>
          <w:p w14:paraId="3A460A02" w14:textId="153E7E2E"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0AF624B6" wp14:editId="2A2980CA">
                  <wp:extent cx="121920" cy="190500"/>
                  <wp:effectExtent l="0" t="0" r="0" b="0"/>
                  <wp:docPr id="781" name="Picture 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3"/>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645" w:type="dxa"/>
            <w:shd w:val="clear" w:color="auto" w:fill="auto"/>
          </w:tcPr>
          <w:p w14:paraId="2BFAC1F9" w14:textId="057D13ED"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1FEB0BCC" wp14:editId="7931C5C5">
                  <wp:extent cx="121920" cy="190500"/>
                  <wp:effectExtent l="0" t="0" r="0" b="0"/>
                  <wp:docPr id="780" name="Picture 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2"/>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850" w:type="dxa"/>
            <w:shd w:val="clear" w:color="auto" w:fill="auto"/>
          </w:tcPr>
          <w:p w14:paraId="4DF03FBA" w14:textId="6E93BFC9" w:rsidR="0004466E" w:rsidRPr="0004466E" w:rsidRDefault="0004466E" w:rsidP="00112371">
            <w:pPr>
              <w:pStyle w:val="TAC"/>
              <w:rPr>
                <w:szCs w:val="18"/>
              </w:rPr>
            </w:pPr>
            <w:r w:rsidRPr="0004466E">
              <w:rPr>
                <w:noProof/>
                <w:position w:val="-10"/>
                <w:szCs w:val="18"/>
                <w:lang w:eastAsia="en-GB"/>
              </w:rPr>
              <w:drawing>
                <wp:inline distT="0" distB="0" distL="0" distR="0" wp14:anchorId="173054FF" wp14:editId="5BE4AB7D">
                  <wp:extent cx="121920" cy="190500"/>
                  <wp:effectExtent l="0" t="0" r="0" b="0"/>
                  <wp:docPr id="779" name="Picture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1"/>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993" w:type="dxa"/>
            <w:shd w:val="clear" w:color="auto" w:fill="auto"/>
          </w:tcPr>
          <w:p w14:paraId="14C9AD59" w14:textId="3606DD43" w:rsidR="0004466E" w:rsidRPr="0004466E" w:rsidRDefault="0004466E" w:rsidP="00112371">
            <w:pPr>
              <w:pStyle w:val="TAC"/>
              <w:rPr>
                <w:szCs w:val="18"/>
              </w:rPr>
            </w:pPr>
            <w:r w:rsidRPr="0004466E">
              <w:rPr>
                <w:noProof/>
                <w:position w:val="-10"/>
                <w:szCs w:val="18"/>
                <w:lang w:eastAsia="en-GB"/>
              </w:rPr>
              <w:drawing>
                <wp:inline distT="0" distB="0" distL="0" distR="0" wp14:anchorId="343983D8" wp14:editId="1F4F0887">
                  <wp:extent cx="121920" cy="190500"/>
                  <wp:effectExtent l="0" t="0" r="0" b="0"/>
                  <wp:docPr id="778" name="Picture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1134" w:type="dxa"/>
            <w:shd w:val="clear" w:color="auto" w:fill="auto"/>
          </w:tcPr>
          <w:p w14:paraId="180BDC97" w14:textId="58801EBB"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1D83BAB4" wp14:editId="50DD6532">
                  <wp:extent cx="121920" cy="190500"/>
                  <wp:effectExtent l="0" t="0" r="0" b="0"/>
                  <wp:docPr id="777" name="Picture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89"/>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r>
      <w:tr w:rsidR="0004466E" w:rsidRPr="001772B2" w14:paraId="7E830896" w14:textId="77777777" w:rsidTr="00112371">
        <w:trPr>
          <w:jc w:val="center"/>
        </w:trPr>
        <w:tc>
          <w:tcPr>
            <w:tcW w:w="956" w:type="dxa"/>
            <w:shd w:val="clear" w:color="auto" w:fill="auto"/>
          </w:tcPr>
          <w:p w14:paraId="00391F7B" w14:textId="77777777" w:rsidR="0004466E" w:rsidRPr="0004466E" w:rsidRDefault="0004466E" w:rsidP="00112371">
            <w:pPr>
              <w:pStyle w:val="TAC"/>
              <w:rPr>
                <w:rFonts w:eastAsia="Batang"/>
                <w:szCs w:val="18"/>
              </w:rPr>
            </w:pPr>
            <w:r w:rsidRPr="0004466E">
              <w:rPr>
                <w:rFonts w:eastAsia="Batang"/>
                <w:szCs w:val="18"/>
              </w:rPr>
              <w:t>5</w:t>
            </w:r>
          </w:p>
        </w:tc>
        <w:tc>
          <w:tcPr>
            <w:tcW w:w="851" w:type="dxa"/>
            <w:shd w:val="clear" w:color="auto" w:fill="auto"/>
          </w:tcPr>
          <w:p w14:paraId="2A7960D1" w14:textId="3F491122" w:rsidR="0004466E" w:rsidRPr="0004466E" w:rsidRDefault="0004466E" w:rsidP="00112371">
            <w:pPr>
              <w:pStyle w:val="TAC"/>
              <w:rPr>
                <w:szCs w:val="18"/>
              </w:rPr>
            </w:pPr>
            <w:r w:rsidRPr="0004466E">
              <w:rPr>
                <w:noProof/>
                <w:position w:val="-10"/>
                <w:szCs w:val="18"/>
                <w:lang w:eastAsia="en-GB"/>
              </w:rPr>
              <w:drawing>
                <wp:inline distT="0" distB="0" distL="0" distR="0" wp14:anchorId="619E5EEF" wp14:editId="30D6E62D">
                  <wp:extent cx="121920" cy="190500"/>
                  <wp:effectExtent l="0" t="0" r="0" b="0"/>
                  <wp:docPr id="776" name="Picture 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88"/>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851" w:type="dxa"/>
            <w:shd w:val="clear" w:color="auto" w:fill="auto"/>
          </w:tcPr>
          <w:p w14:paraId="0D83EF12" w14:textId="0B29F922"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13ACE4F9" wp14:editId="3E317A34">
                  <wp:extent cx="121920" cy="190500"/>
                  <wp:effectExtent l="0" t="0" r="0" b="0"/>
                  <wp:docPr id="775" name="Picture 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87"/>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945" w:type="dxa"/>
            <w:shd w:val="clear" w:color="auto" w:fill="auto"/>
          </w:tcPr>
          <w:p w14:paraId="19774FCC" w14:textId="55890949"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6AD8D861" wp14:editId="32648682">
                  <wp:extent cx="121920" cy="190500"/>
                  <wp:effectExtent l="0" t="0" r="0" b="0"/>
                  <wp:docPr id="774" name="Picture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86"/>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1134" w:type="dxa"/>
            <w:shd w:val="clear" w:color="auto" w:fill="auto"/>
          </w:tcPr>
          <w:p w14:paraId="113CF8D0" w14:textId="23B7EA1F"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1BF1FCB9" wp14:editId="668F54DF">
                  <wp:extent cx="121920" cy="190500"/>
                  <wp:effectExtent l="0" t="0" r="0" b="0"/>
                  <wp:docPr id="773" name="Picture 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85"/>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645" w:type="dxa"/>
            <w:shd w:val="clear" w:color="auto" w:fill="auto"/>
          </w:tcPr>
          <w:p w14:paraId="6B2203C6" w14:textId="594CF033"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2D7905DF" wp14:editId="73A9EF44">
                  <wp:extent cx="121920" cy="190500"/>
                  <wp:effectExtent l="0" t="0" r="0" b="0"/>
                  <wp:docPr id="772" name="Picture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84"/>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850" w:type="dxa"/>
            <w:shd w:val="clear" w:color="auto" w:fill="auto"/>
          </w:tcPr>
          <w:p w14:paraId="12F7B653" w14:textId="6FC06C93" w:rsidR="0004466E" w:rsidRPr="0004466E" w:rsidRDefault="0004466E" w:rsidP="00112371">
            <w:pPr>
              <w:pStyle w:val="TAC"/>
              <w:rPr>
                <w:szCs w:val="18"/>
              </w:rPr>
            </w:pPr>
            <w:r w:rsidRPr="0004466E">
              <w:rPr>
                <w:noProof/>
                <w:position w:val="-10"/>
                <w:szCs w:val="18"/>
                <w:lang w:eastAsia="en-GB"/>
              </w:rPr>
              <w:drawing>
                <wp:inline distT="0" distB="0" distL="0" distR="0" wp14:anchorId="16E30C7D" wp14:editId="23A799B5">
                  <wp:extent cx="121920" cy="190500"/>
                  <wp:effectExtent l="0" t="0" r="0" b="0"/>
                  <wp:docPr id="771" name="Picture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83"/>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4</w:t>
            </w:r>
          </w:p>
        </w:tc>
        <w:tc>
          <w:tcPr>
            <w:tcW w:w="993" w:type="dxa"/>
            <w:shd w:val="clear" w:color="auto" w:fill="auto"/>
          </w:tcPr>
          <w:p w14:paraId="441A3723" w14:textId="5DAABF39" w:rsidR="0004466E" w:rsidRPr="0004466E" w:rsidRDefault="0004466E" w:rsidP="00112371">
            <w:pPr>
              <w:pStyle w:val="TAC"/>
              <w:rPr>
                <w:szCs w:val="18"/>
              </w:rPr>
            </w:pPr>
            <w:r w:rsidRPr="0004466E">
              <w:rPr>
                <w:noProof/>
                <w:position w:val="-10"/>
                <w:szCs w:val="18"/>
                <w:lang w:eastAsia="en-GB"/>
              </w:rPr>
              <w:drawing>
                <wp:inline distT="0" distB="0" distL="0" distR="0" wp14:anchorId="1F62CE09" wp14:editId="7681691F">
                  <wp:extent cx="121920" cy="190500"/>
                  <wp:effectExtent l="0" t="0" r="0" b="0"/>
                  <wp:docPr id="770" name="Picture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82"/>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4</w:t>
            </w:r>
          </w:p>
        </w:tc>
        <w:tc>
          <w:tcPr>
            <w:tcW w:w="1134" w:type="dxa"/>
            <w:shd w:val="clear" w:color="auto" w:fill="auto"/>
          </w:tcPr>
          <w:p w14:paraId="3CC22144" w14:textId="55D745E9"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2C86F2B5" wp14:editId="151B5D4E">
                  <wp:extent cx="121920" cy="190500"/>
                  <wp:effectExtent l="0" t="0" r="0" b="0"/>
                  <wp:docPr id="769" name="Picture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81"/>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4</w:t>
            </w:r>
          </w:p>
        </w:tc>
      </w:tr>
      <w:tr w:rsidR="0004466E" w:rsidRPr="001772B2" w14:paraId="1CE131F0" w14:textId="77777777" w:rsidTr="00112371">
        <w:trPr>
          <w:jc w:val="center"/>
        </w:trPr>
        <w:tc>
          <w:tcPr>
            <w:tcW w:w="956" w:type="dxa"/>
            <w:shd w:val="clear" w:color="auto" w:fill="auto"/>
          </w:tcPr>
          <w:p w14:paraId="03ED6F5D" w14:textId="77777777" w:rsidR="0004466E" w:rsidRPr="0004466E" w:rsidRDefault="0004466E" w:rsidP="00112371">
            <w:pPr>
              <w:pStyle w:val="TAC"/>
              <w:rPr>
                <w:rFonts w:eastAsia="Batang"/>
                <w:szCs w:val="18"/>
              </w:rPr>
            </w:pPr>
            <w:r w:rsidRPr="0004466E">
              <w:rPr>
                <w:rFonts w:eastAsia="Batang"/>
                <w:szCs w:val="18"/>
              </w:rPr>
              <w:t>6</w:t>
            </w:r>
          </w:p>
        </w:tc>
        <w:tc>
          <w:tcPr>
            <w:tcW w:w="851" w:type="dxa"/>
            <w:shd w:val="clear" w:color="auto" w:fill="auto"/>
          </w:tcPr>
          <w:p w14:paraId="46D5E27B" w14:textId="04B1A22C" w:rsidR="0004466E" w:rsidRPr="0004466E" w:rsidRDefault="0004466E" w:rsidP="00112371">
            <w:pPr>
              <w:pStyle w:val="TAC"/>
              <w:rPr>
                <w:szCs w:val="18"/>
              </w:rPr>
            </w:pPr>
            <w:r w:rsidRPr="0004466E">
              <w:rPr>
                <w:noProof/>
                <w:position w:val="-10"/>
                <w:szCs w:val="18"/>
                <w:lang w:eastAsia="en-GB"/>
              </w:rPr>
              <w:drawing>
                <wp:inline distT="0" distB="0" distL="0" distR="0" wp14:anchorId="5019CF83" wp14:editId="30854B97">
                  <wp:extent cx="121920" cy="190500"/>
                  <wp:effectExtent l="0" t="0" r="0" b="0"/>
                  <wp:docPr id="768" name="Picture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80"/>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851" w:type="dxa"/>
            <w:shd w:val="clear" w:color="auto" w:fill="auto"/>
          </w:tcPr>
          <w:p w14:paraId="165E5C28" w14:textId="16881AC3"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093AB28E" wp14:editId="43B875B3">
                  <wp:extent cx="121920" cy="190500"/>
                  <wp:effectExtent l="0" t="0" r="0" b="0"/>
                  <wp:docPr id="767" name="Picture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79"/>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945" w:type="dxa"/>
            <w:shd w:val="clear" w:color="auto" w:fill="auto"/>
          </w:tcPr>
          <w:p w14:paraId="3D022B58" w14:textId="405F02E6"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2BE09C85" wp14:editId="3F7D2E1E">
                  <wp:extent cx="121920" cy="190500"/>
                  <wp:effectExtent l="0" t="0" r="0" b="0"/>
                  <wp:docPr id="766" name="Picture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78"/>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1134" w:type="dxa"/>
            <w:shd w:val="clear" w:color="auto" w:fill="auto"/>
          </w:tcPr>
          <w:p w14:paraId="1745AD62" w14:textId="60524B42"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62E1773A" wp14:editId="5A574080">
                  <wp:extent cx="121920" cy="190500"/>
                  <wp:effectExtent l="0" t="0" r="0" b="0"/>
                  <wp:docPr id="765" name="Picture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77"/>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645" w:type="dxa"/>
            <w:shd w:val="clear" w:color="auto" w:fill="auto"/>
          </w:tcPr>
          <w:p w14:paraId="671936FB" w14:textId="200E56FE"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7EA7CEE6" wp14:editId="2B4563B1">
                  <wp:extent cx="121920" cy="190500"/>
                  <wp:effectExtent l="0" t="0" r="0" b="0"/>
                  <wp:docPr id="764" name="Picture 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76"/>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850" w:type="dxa"/>
            <w:shd w:val="clear" w:color="auto" w:fill="auto"/>
          </w:tcPr>
          <w:p w14:paraId="4D5F25BB" w14:textId="00BCF903" w:rsidR="0004466E" w:rsidRPr="0004466E" w:rsidRDefault="0004466E" w:rsidP="00112371">
            <w:pPr>
              <w:pStyle w:val="TAC"/>
              <w:rPr>
                <w:szCs w:val="18"/>
              </w:rPr>
            </w:pPr>
            <w:r w:rsidRPr="0004466E">
              <w:rPr>
                <w:noProof/>
                <w:position w:val="-10"/>
                <w:szCs w:val="18"/>
                <w:lang w:eastAsia="en-GB"/>
              </w:rPr>
              <w:drawing>
                <wp:inline distT="0" distB="0" distL="0" distR="0" wp14:anchorId="06B93DCD" wp14:editId="76DC6934">
                  <wp:extent cx="121920" cy="190500"/>
                  <wp:effectExtent l="0" t="0" r="0" b="0"/>
                  <wp:docPr id="763" name="Picture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75"/>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4</w:t>
            </w:r>
          </w:p>
        </w:tc>
        <w:tc>
          <w:tcPr>
            <w:tcW w:w="993" w:type="dxa"/>
            <w:shd w:val="clear" w:color="auto" w:fill="auto"/>
          </w:tcPr>
          <w:p w14:paraId="56375C03" w14:textId="4A902D17" w:rsidR="0004466E" w:rsidRPr="0004466E" w:rsidRDefault="0004466E" w:rsidP="00112371">
            <w:pPr>
              <w:pStyle w:val="TAC"/>
              <w:rPr>
                <w:szCs w:val="18"/>
              </w:rPr>
            </w:pPr>
            <w:r w:rsidRPr="0004466E">
              <w:rPr>
                <w:noProof/>
                <w:position w:val="-10"/>
                <w:szCs w:val="18"/>
                <w:lang w:eastAsia="en-GB"/>
              </w:rPr>
              <w:drawing>
                <wp:inline distT="0" distB="0" distL="0" distR="0" wp14:anchorId="0B8498D9" wp14:editId="5AAA190F">
                  <wp:extent cx="121920" cy="190500"/>
                  <wp:effectExtent l="0" t="0" r="0" b="0"/>
                  <wp:docPr id="762" name="Picture 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74"/>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4</w:t>
            </w:r>
          </w:p>
        </w:tc>
        <w:tc>
          <w:tcPr>
            <w:tcW w:w="1134" w:type="dxa"/>
            <w:shd w:val="clear" w:color="auto" w:fill="auto"/>
          </w:tcPr>
          <w:p w14:paraId="24D1BA34" w14:textId="2B5C6FE9"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78E87939" wp14:editId="79040C65">
                  <wp:extent cx="121920" cy="190500"/>
                  <wp:effectExtent l="0" t="0" r="0" b="0"/>
                  <wp:docPr id="761" name="Picture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73"/>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4</w:t>
            </w:r>
          </w:p>
        </w:tc>
      </w:tr>
      <w:tr w:rsidR="0004466E" w:rsidRPr="001772B2" w14:paraId="5B27FE24" w14:textId="77777777" w:rsidTr="00112371">
        <w:trPr>
          <w:jc w:val="center"/>
        </w:trPr>
        <w:tc>
          <w:tcPr>
            <w:tcW w:w="956" w:type="dxa"/>
            <w:shd w:val="clear" w:color="auto" w:fill="auto"/>
          </w:tcPr>
          <w:p w14:paraId="06457DE3" w14:textId="77777777" w:rsidR="0004466E" w:rsidRPr="0004466E" w:rsidRDefault="0004466E" w:rsidP="00112371">
            <w:pPr>
              <w:pStyle w:val="TAC"/>
              <w:rPr>
                <w:rFonts w:eastAsia="Batang"/>
                <w:szCs w:val="18"/>
              </w:rPr>
            </w:pPr>
            <w:r w:rsidRPr="0004466E">
              <w:rPr>
                <w:rFonts w:eastAsia="Batang"/>
                <w:szCs w:val="18"/>
              </w:rPr>
              <w:t>7</w:t>
            </w:r>
          </w:p>
        </w:tc>
        <w:tc>
          <w:tcPr>
            <w:tcW w:w="851" w:type="dxa"/>
            <w:shd w:val="clear" w:color="auto" w:fill="auto"/>
          </w:tcPr>
          <w:p w14:paraId="32FB1BB2" w14:textId="253A5962"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097F68FC" wp14:editId="37391DD6">
                  <wp:extent cx="121920" cy="190500"/>
                  <wp:effectExtent l="0" t="0" r="0" b="0"/>
                  <wp:docPr id="760" name="Picture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72"/>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851" w:type="dxa"/>
            <w:shd w:val="clear" w:color="auto" w:fill="auto"/>
          </w:tcPr>
          <w:p w14:paraId="66625846" w14:textId="66649178"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77EB46F6" wp14:editId="46E8A73C">
                  <wp:extent cx="121920" cy="190500"/>
                  <wp:effectExtent l="0" t="0" r="0" b="0"/>
                  <wp:docPr id="759" name="Picture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71"/>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945" w:type="dxa"/>
            <w:shd w:val="clear" w:color="auto" w:fill="auto"/>
          </w:tcPr>
          <w:p w14:paraId="65E162C0" w14:textId="087E2B89"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180E4D25" wp14:editId="30B77131">
                  <wp:extent cx="121920" cy="190500"/>
                  <wp:effectExtent l="0" t="0" r="0" b="0"/>
                  <wp:docPr id="758" name="Picture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70"/>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1134" w:type="dxa"/>
            <w:shd w:val="clear" w:color="auto" w:fill="auto"/>
          </w:tcPr>
          <w:p w14:paraId="12963A1E" w14:textId="3B3A0404"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77B24EFE" wp14:editId="186A25D4">
                  <wp:extent cx="121920" cy="190500"/>
                  <wp:effectExtent l="0" t="0" r="0" b="0"/>
                  <wp:docPr id="757" name="Picture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69"/>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645" w:type="dxa"/>
            <w:shd w:val="clear" w:color="auto" w:fill="auto"/>
          </w:tcPr>
          <w:p w14:paraId="284046A0" w14:textId="6D85D881"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0E8D5C37" wp14:editId="2CD11E58">
                  <wp:extent cx="121920" cy="190500"/>
                  <wp:effectExtent l="0" t="0" r="0" b="0"/>
                  <wp:docPr id="756" name="Picture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68"/>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850" w:type="dxa"/>
            <w:shd w:val="clear" w:color="auto" w:fill="auto"/>
          </w:tcPr>
          <w:p w14:paraId="44E224AB" w14:textId="6B1C31AA"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601759DC" wp14:editId="2EB83028">
                  <wp:extent cx="121920" cy="190500"/>
                  <wp:effectExtent l="0" t="0" r="0" b="0"/>
                  <wp:docPr id="755" name="Picture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67"/>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4</w:t>
            </w:r>
          </w:p>
        </w:tc>
        <w:tc>
          <w:tcPr>
            <w:tcW w:w="993" w:type="dxa"/>
            <w:shd w:val="clear" w:color="auto" w:fill="auto"/>
          </w:tcPr>
          <w:p w14:paraId="32A584F8" w14:textId="719768AE"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7ADF2961" wp14:editId="693000B1">
                  <wp:extent cx="121920" cy="190500"/>
                  <wp:effectExtent l="0" t="0" r="0" b="0"/>
                  <wp:docPr id="754" name="Picture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66"/>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4</w:t>
            </w:r>
          </w:p>
        </w:tc>
        <w:tc>
          <w:tcPr>
            <w:tcW w:w="1134" w:type="dxa"/>
            <w:shd w:val="clear" w:color="auto" w:fill="auto"/>
          </w:tcPr>
          <w:p w14:paraId="12EAF790" w14:textId="436FDF88"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5E4373FC" wp14:editId="7DBFD589">
                  <wp:extent cx="121920" cy="190500"/>
                  <wp:effectExtent l="0" t="0" r="0" b="0"/>
                  <wp:docPr id="753" name="Picture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65"/>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4</w:t>
            </w:r>
          </w:p>
        </w:tc>
      </w:tr>
      <w:tr w:rsidR="0004466E" w:rsidRPr="001772B2" w14:paraId="4A329F4F" w14:textId="77777777" w:rsidTr="00112371">
        <w:trPr>
          <w:jc w:val="center"/>
        </w:trPr>
        <w:tc>
          <w:tcPr>
            <w:tcW w:w="956" w:type="dxa"/>
            <w:shd w:val="clear" w:color="auto" w:fill="auto"/>
          </w:tcPr>
          <w:p w14:paraId="284D9913" w14:textId="77777777" w:rsidR="0004466E" w:rsidRPr="0004466E" w:rsidRDefault="0004466E" w:rsidP="00112371">
            <w:pPr>
              <w:pStyle w:val="TAC"/>
              <w:rPr>
                <w:rFonts w:eastAsia="Batang"/>
                <w:szCs w:val="18"/>
              </w:rPr>
            </w:pPr>
            <w:r w:rsidRPr="0004466E">
              <w:rPr>
                <w:rFonts w:eastAsia="Batang"/>
                <w:szCs w:val="18"/>
              </w:rPr>
              <w:t>8</w:t>
            </w:r>
          </w:p>
        </w:tc>
        <w:tc>
          <w:tcPr>
            <w:tcW w:w="851" w:type="dxa"/>
            <w:shd w:val="clear" w:color="auto" w:fill="auto"/>
          </w:tcPr>
          <w:p w14:paraId="43F63A41" w14:textId="5461B802"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5CC56D3A" wp14:editId="2418542B">
                  <wp:extent cx="121920" cy="190500"/>
                  <wp:effectExtent l="0" t="0" r="0" b="0"/>
                  <wp:docPr id="752" name="Picture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64"/>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851" w:type="dxa"/>
            <w:shd w:val="clear" w:color="auto" w:fill="auto"/>
          </w:tcPr>
          <w:p w14:paraId="5825ACF9" w14:textId="06672FAD"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1CFC2C61" wp14:editId="23C98E5C">
                  <wp:extent cx="121920" cy="190500"/>
                  <wp:effectExtent l="0" t="0" r="0" b="0"/>
                  <wp:docPr id="751" name="Picture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63"/>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xml:space="preserve">, </w:t>
            </w:r>
            <w:r w:rsidRPr="0004466E">
              <w:rPr>
                <w:rFonts w:eastAsia="Batang"/>
                <w:szCs w:val="18"/>
              </w:rPr>
              <w:t>7</w:t>
            </w:r>
          </w:p>
        </w:tc>
        <w:tc>
          <w:tcPr>
            <w:tcW w:w="945" w:type="dxa"/>
            <w:shd w:val="clear" w:color="auto" w:fill="auto"/>
          </w:tcPr>
          <w:p w14:paraId="3869B2BC" w14:textId="6CB1EEA4"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113F44B5" wp14:editId="4E3F47CA">
                  <wp:extent cx="121920" cy="190500"/>
                  <wp:effectExtent l="0" t="0" r="0" b="0"/>
                  <wp:docPr id="750" name="Picture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62"/>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xml:space="preserve">, </w:t>
            </w:r>
            <w:r w:rsidRPr="0004466E">
              <w:rPr>
                <w:rFonts w:eastAsia="Batang"/>
                <w:szCs w:val="18"/>
              </w:rPr>
              <w:t>7</w:t>
            </w:r>
          </w:p>
        </w:tc>
        <w:tc>
          <w:tcPr>
            <w:tcW w:w="1134" w:type="dxa"/>
            <w:shd w:val="clear" w:color="auto" w:fill="auto"/>
          </w:tcPr>
          <w:p w14:paraId="49FAADD0" w14:textId="0F8A8919"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433B8176" wp14:editId="51323E3D">
                  <wp:extent cx="121920" cy="190500"/>
                  <wp:effectExtent l="0" t="0" r="0" b="0"/>
                  <wp:docPr id="749" name="Picture 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61"/>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xml:space="preserve">, </w:t>
            </w:r>
            <w:r w:rsidRPr="0004466E">
              <w:rPr>
                <w:rFonts w:eastAsia="Batang"/>
                <w:szCs w:val="18"/>
              </w:rPr>
              <w:t>7</w:t>
            </w:r>
          </w:p>
        </w:tc>
        <w:tc>
          <w:tcPr>
            <w:tcW w:w="645" w:type="dxa"/>
            <w:shd w:val="clear" w:color="auto" w:fill="auto"/>
          </w:tcPr>
          <w:p w14:paraId="30EAE466" w14:textId="26E3A709"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5CE25E10" wp14:editId="219331A1">
                  <wp:extent cx="121920" cy="190500"/>
                  <wp:effectExtent l="0" t="0" r="0" b="0"/>
                  <wp:docPr id="748" name="Picture 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60"/>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850" w:type="dxa"/>
            <w:shd w:val="clear" w:color="auto" w:fill="auto"/>
          </w:tcPr>
          <w:p w14:paraId="3E48DCBF" w14:textId="7624258A"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733F6F9D" wp14:editId="27E4231F">
                  <wp:extent cx="121920" cy="190500"/>
                  <wp:effectExtent l="0" t="0" r="0" b="0"/>
                  <wp:docPr id="747" name="Picture 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9"/>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6</w:t>
            </w:r>
          </w:p>
        </w:tc>
        <w:tc>
          <w:tcPr>
            <w:tcW w:w="993" w:type="dxa"/>
            <w:shd w:val="clear" w:color="auto" w:fill="auto"/>
          </w:tcPr>
          <w:p w14:paraId="0C494E00" w14:textId="78C5A807"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63A9D823" wp14:editId="09616754">
                  <wp:extent cx="121920" cy="190500"/>
                  <wp:effectExtent l="0" t="0" r="0" b="0"/>
                  <wp:docPr id="746" name="Picture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8"/>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3, 6</w:t>
            </w:r>
          </w:p>
        </w:tc>
        <w:tc>
          <w:tcPr>
            <w:tcW w:w="1134" w:type="dxa"/>
            <w:shd w:val="clear" w:color="auto" w:fill="auto"/>
          </w:tcPr>
          <w:p w14:paraId="73421BD5" w14:textId="424449A5"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05D5AB88" wp14:editId="397E6DBA">
                  <wp:extent cx="121920" cy="190500"/>
                  <wp:effectExtent l="0" t="0" r="0" b="0"/>
                  <wp:docPr id="745" name="Picture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7"/>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3, 6</w:t>
            </w:r>
          </w:p>
        </w:tc>
      </w:tr>
      <w:tr w:rsidR="0004466E" w:rsidRPr="001772B2" w14:paraId="24DE7F44" w14:textId="77777777" w:rsidTr="00112371">
        <w:trPr>
          <w:jc w:val="center"/>
        </w:trPr>
        <w:tc>
          <w:tcPr>
            <w:tcW w:w="956" w:type="dxa"/>
            <w:shd w:val="clear" w:color="auto" w:fill="auto"/>
          </w:tcPr>
          <w:p w14:paraId="131666F4" w14:textId="77777777" w:rsidR="0004466E" w:rsidRPr="0004466E" w:rsidRDefault="0004466E" w:rsidP="00112371">
            <w:pPr>
              <w:pStyle w:val="TAC"/>
              <w:rPr>
                <w:rFonts w:eastAsia="Batang"/>
                <w:szCs w:val="18"/>
              </w:rPr>
            </w:pPr>
            <w:r w:rsidRPr="0004466E">
              <w:rPr>
                <w:rFonts w:eastAsia="Batang"/>
                <w:szCs w:val="18"/>
              </w:rPr>
              <w:t>9</w:t>
            </w:r>
          </w:p>
        </w:tc>
        <w:tc>
          <w:tcPr>
            <w:tcW w:w="851" w:type="dxa"/>
            <w:shd w:val="clear" w:color="auto" w:fill="auto"/>
          </w:tcPr>
          <w:p w14:paraId="5D785C88" w14:textId="5D2A773D"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71223AB3" wp14:editId="4DE173F6">
                  <wp:extent cx="121920" cy="190500"/>
                  <wp:effectExtent l="0" t="0" r="0" b="0"/>
                  <wp:docPr id="744" name="Picture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6"/>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851" w:type="dxa"/>
            <w:shd w:val="clear" w:color="auto" w:fill="auto"/>
          </w:tcPr>
          <w:p w14:paraId="6D82A897" w14:textId="13D7CC88"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4932CB01" wp14:editId="762C12BD">
                  <wp:extent cx="121920" cy="190500"/>
                  <wp:effectExtent l="0" t="0" r="0" b="0"/>
                  <wp:docPr id="743" name="Picture 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5"/>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xml:space="preserve">, </w:t>
            </w:r>
            <w:r w:rsidRPr="0004466E">
              <w:rPr>
                <w:rFonts w:eastAsia="Batang"/>
                <w:szCs w:val="18"/>
              </w:rPr>
              <w:t>7</w:t>
            </w:r>
          </w:p>
        </w:tc>
        <w:tc>
          <w:tcPr>
            <w:tcW w:w="945" w:type="dxa"/>
            <w:shd w:val="clear" w:color="auto" w:fill="auto"/>
          </w:tcPr>
          <w:p w14:paraId="488AAB3B" w14:textId="7E39D7C7"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3CA2C772" wp14:editId="764633B0">
                  <wp:extent cx="121920" cy="190500"/>
                  <wp:effectExtent l="0" t="0" r="0" b="0"/>
                  <wp:docPr id="742" name="Picture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4"/>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xml:space="preserve">, </w:t>
            </w:r>
            <w:r w:rsidRPr="0004466E">
              <w:rPr>
                <w:rFonts w:eastAsia="Batang"/>
                <w:szCs w:val="18"/>
              </w:rPr>
              <w:t>7</w:t>
            </w:r>
          </w:p>
        </w:tc>
        <w:tc>
          <w:tcPr>
            <w:tcW w:w="1134" w:type="dxa"/>
            <w:shd w:val="clear" w:color="auto" w:fill="auto"/>
          </w:tcPr>
          <w:p w14:paraId="0AD7D260" w14:textId="6D80EDCE"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4BCA3156" wp14:editId="26D2512D">
                  <wp:extent cx="121920" cy="190500"/>
                  <wp:effectExtent l="0" t="0" r="0" b="0"/>
                  <wp:docPr id="741" name="Picture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3"/>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xml:space="preserve">, </w:t>
            </w:r>
            <w:r w:rsidRPr="0004466E">
              <w:rPr>
                <w:rFonts w:eastAsia="Batang"/>
                <w:szCs w:val="18"/>
              </w:rPr>
              <w:t>7</w:t>
            </w:r>
          </w:p>
        </w:tc>
        <w:tc>
          <w:tcPr>
            <w:tcW w:w="645" w:type="dxa"/>
            <w:shd w:val="clear" w:color="auto" w:fill="auto"/>
          </w:tcPr>
          <w:p w14:paraId="14AE5B7C" w14:textId="4A94C0B6"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26D390AD" wp14:editId="565D0BA6">
                  <wp:extent cx="121920" cy="190500"/>
                  <wp:effectExtent l="0" t="0" r="0" b="0"/>
                  <wp:docPr id="740" name="Picture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2"/>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850" w:type="dxa"/>
            <w:shd w:val="clear" w:color="auto" w:fill="auto"/>
          </w:tcPr>
          <w:p w14:paraId="7FF856C5" w14:textId="7CDEE7DC"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1D620DEC" wp14:editId="52896B1C">
                  <wp:extent cx="121920" cy="190500"/>
                  <wp:effectExtent l="0" t="0" r="0" b="0"/>
                  <wp:docPr id="739" name="Picture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1"/>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6</w:t>
            </w:r>
          </w:p>
        </w:tc>
        <w:tc>
          <w:tcPr>
            <w:tcW w:w="993" w:type="dxa"/>
            <w:shd w:val="clear" w:color="auto" w:fill="auto"/>
          </w:tcPr>
          <w:p w14:paraId="7525C2A4" w14:textId="1363FB5A"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55BCDEBD" wp14:editId="7412E18E">
                  <wp:extent cx="121920" cy="190500"/>
                  <wp:effectExtent l="0" t="0" r="0" b="0"/>
                  <wp:docPr id="738" name="Picture 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0"/>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3, 6</w:t>
            </w:r>
          </w:p>
        </w:tc>
        <w:tc>
          <w:tcPr>
            <w:tcW w:w="1134" w:type="dxa"/>
            <w:shd w:val="clear" w:color="auto" w:fill="auto"/>
          </w:tcPr>
          <w:p w14:paraId="44A9102E" w14:textId="6A2399F6"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49B9E7DA" wp14:editId="5E0B14A3">
                  <wp:extent cx="121920" cy="190500"/>
                  <wp:effectExtent l="0" t="0" r="0" b="0"/>
                  <wp:docPr id="737" name="Picture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49"/>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3, 6</w:t>
            </w:r>
          </w:p>
        </w:tc>
      </w:tr>
      <w:tr w:rsidR="0004466E" w:rsidRPr="001772B2" w14:paraId="609B6682" w14:textId="77777777" w:rsidTr="00112371">
        <w:trPr>
          <w:jc w:val="center"/>
        </w:trPr>
        <w:tc>
          <w:tcPr>
            <w:tcW w:w="956" w:type="dxa"/>
            <w:shd w:val="clear" w:color="auto" w:fill="auto"/>
          </w:tcPr>
          <w:p w14:paraId="06C52348" w14:textId="77777777" w:rsidR="0004466E" w:rsidRPr="0004466E" w:rsidRDefault="0004466E" w:rsidP="00112371">
            <w:pPr>
              <w:pStyle w:val="TAC"/>
              <w:rPr>
                <w:rFonts w:eastAsia="Batang"/>
                <w:szCs w:val="18"/>
              </w:rPr>
            </w:pPr>
            <w:r w:rsidRPr="0004466E">
              <w:rPr>
                <w:rFonts w:eastAsia="Batang"/>
                <w:szCs w:val="18"/>
              </w:rPr>
              <w:t>10</w:t>
            </w:r>
          </w:p>
        </w:tc>
        <w:tc>
          <w:tcPr>
            <w:tcW w:w="851" w:type="dxa"/>
            <w:shd w:val="clear" w:color="auto" w:fill="auto"/>
          </w:tcPr>
          <w:p w14:paraId="53E730E2" w14:textId="272F4FD5"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7C008550" wp14:editId="561CBA98">
                  <wp:extent cx="121920" cy="190500"/>
                  <wp:effectExtent l="0" t="0" r="0" b="0"/>
                  <wp:docPr id="736" name="Picture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48"/>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851" w:type="dxa"/>
            <w:shd w:val="clear" w:color="auto" w:fill="auto"/>
          </w:tcPr>
          <w:p w14:paraId="674B42FD" w14:textId="1B4EC9E8"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3B073637" wp14:editId="1F8DBB15">
                  <wp:extent cx="121920" cy="190500"/>
                  <wp:effectExtent l="0" t="0" r="0" b="0"/>
                  <wp:docPr id="735" name="Picture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47"/>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xml:space="preserve">, </w:t>
            </w:r>
            <w:r w:rsidRPr="0004466E">
              <w:rPr>
                <w:rFonts w:eastAsia="Batang"/>
                <w:szCs w:val="18"/>
              </w:rPr>
              <w:t>9</w:t>
            </w:r>
          </w:p>
        </w:tc>
        <w:tc>
          <w:tcPr>
            <w:tcW w:w="945" w:type="dxa"/>
            <w:shd w:val="clear" w:color="auto" w:fill="auto"/>
          </w:tcPr>
          <w:p w14:paraId="4D55CB89" w14:textId="53D4C88C"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1EB7A20A" wp14:editId="2883655F">
                  <wp:extent cx="121920" cy="190500"/>
                  <wp:effectExtent l="0" t="0" r="0" b="0"/>
                  <wp:docPr id="734" name="Picture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46"/>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xml:space="preserve">, </w:t>
            </w:r>
            <w:r w:rsidRPr="0004466E">
              <w:rPr>
                <w:rFonts w:eastAsia="Batang"/>
                <w:szCs w:val="18"/>
              </w:rPr>
              <w:t>6, 9</w:t>
            </w:r>
          </w:p>
        </w:tc>
        <w:tc>
          <w:tcPr>
            <w:tcW w:w="1134" w:type="dxa"/>
            <w:shd w:val="clear" w:color="auto" w:fill="auto"/>
          </w:tcPr>
          <w:p w14:paraId="6F6E28A0" w14:textId="2B990EA3"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05D02D1B" wp14:editId="4EDA6672">
                  <wp:extent cx="121920" cy="190500"/>
                  <wp:effectExtent l="0" t="0" r="0" b="0"/>
                  <wp:docPr id="733" name="Picture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45"/>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xml:space="preserve">, </w:t>
            </w:r>
            <w:r w:rsidRPr="0004466E">
              <w:rPr>
                <w:rFonts w:eastAsia="Batang"/>
                <w:szCs w:val="18"/>
              </w:rPr>
              <w:t>6, 9</w:t>
            </w:r>
          </w:p>
        </w:tc>
        <w:tc>
          <w:tcPr>
            <w:tcW w:w="645" w:type="dxa"/>
            <w:shd w:val="clear" w:color="auto" w:fill="auto"/>
          </w:tcPr>
          <w:p w14:paraId="70196481" w14:textId="3FBD2ADE"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1E5F25A0" wp14:editId="6ADD1D62">
                  <wp:extent cx="121920" cy="190500"/>
                  <wp:effectExtent l="0" t="0" r="0" b="0"/>
                  <wp:docPr id="732" name="Picture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44"/>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850" w:type="dxa"/>
            <w:shd w:val="clear" w:color="auto" w:fill="auto"/>
          </w:tcPr>
          <w:p w14:paraId="193195BD" w14:textId="0C5DA31C"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4333232C" wp14:editId="52186168">
                  <wp:extent cx="121920" cy="190500"/>
                  <wp:effectExtent l="0" t="0" r="0" b="0"/>
                  <wp:docPr id="731" name="Picture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43"/>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8</w:t>
            </w:r>
          </w:p>
        </w:tc>
        <w:tc>
          <w:tcPr>
            <w:tcW w:w="993" w:type="dxa"/>
            <w:shd w:val="clear" w:color="auto" w:fill="auto"/>
          </w:tcPr>
          <w:p w14:paraId="1E4A244A" w14:textId="6F8548E8"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1BD923BB" wp14:editId="2F15B9CA">
                  <wp:extent cx="121920" cy="190500"/>
                  <wp:effectExtent l="0" t="0" r="0" b="0"/>
                  <wp:docPr id="730" name="Picture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42"/>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4, 8</w:t>
            </w:r>
          </w:p>
        </w:tc>
        <w:tc>
          <w:tcPr>
            <w:tcW w:w="1134" w:type="dxa"/>
            <w:shd w:val="clear" w:color="auto" w:fill="auto"/>
          </w:tcPr>
          <w:p w14:paraId="1D5F004E" w14:textId="30EC5073"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743C811E" wp14:editId="3F40B854">
                  <wp:extent cx="121920" cy="190500"/>
                  <wp:effectExtent l="0" t="0" r="0" b="0"/>
                  <wp:docPr id="729" name="Picture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41"/>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3, 6, 9</w:t>
            </w:r>
          </w:p>
        </w:tc>
      </w:tr>
      <w:tr w:rsidR="0004466E" w:rsidRPr="001772B2" w14:paraId="72D63ADE" w14:textId="77777777" w:rsidTr="00112371">
        <w:trPr>
          <w:jc w:val="center"/>
        </w:trPr>
        <w:tc>
          <w:tcPr>
            <w:tcW w:w="956" w:type="dxa"/>
            <w:shd w:val="clear" w:color="auto" w:fill="auto"/>
          </w:tcPr>
          <w:p w14:paraId="44B86F94" w14:textId="77777777" w:rsidR="0004466E" w:rsidRPr="0004466E" w:rsidRDefault="0004466E" w:rsidP="00112371">
            <w:pPr>
              <w:pStyle w:val="TAC"/>
              <w:rPr>
                <w:rFonts w:eastAsia="Batang"/>
                <w:szCs w:val="18"/>
              </w:rPr>
            </w:pPr>
            <w:r w:rsidRPr="0004466E">
              <w:rPr>
                <w:rFonts w:eastAsia="Batang"/>
                <w:szCs w:val="18"/>
              </w:rPr>
              <w:t>11</w:t>
            </w:r>
          </w:p>
        </w:tc>
        <w:tc>
          <w:tcPr>
            <w:tcW w:w="851" w:type="dxa"/>
            <w:shd w:val="clear" w:color="auto" w:fill="auto"/>
          </w:tcPr>
          <w:p w14:paraId="729D5F3F" w14:textId="45A38EC7"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503240FA" wp14:editId="796C2A66">
                  <wp:extent cx="121920" cy="190500"/>
                  <wp:effectExtent l="0" t="0" r="0" b="0"/>
                  <wp:docPr id="728" name="Picture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40"/>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851" w:type="dxa"/>
            <w:shd w:val="clear" w:color="auto" w:fill="auto"/>
          </w:tcPr>
          <w:p w14:paraId="1A5BF5F7" w14:textId="35A6823E"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32F39202" wp14:editId="4BFFF6A9">
                  <wp:extent cx="121920" cy="190500"/>
                  <wp:effectExtent l="0" t="0" r="0" b="0"/>
                  <wp:docPr id="727" name="Picture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9"/>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xml:space="preserve">, </w:t>
            </w:r>
            <w:r w:rsidRPr="0004466E">
              <w:rPr>
                <w:rFonts w:eastAsia="Batang"/>
                <w:szCs w:val="18"/>
              </w:rPr>
              <w:t>9</w:t>
            </w:r>
          </w:p>
        </w:tc>
        <w:tc>
          <w:tcPr>
            <w:tcW w:w="945" w:type="dxa"/>
            <w:shd w:val="clear" w:color="auto" w:fill="auto"/>
          </w:tcPr>
          <w:p w14:paraId="54F7C4CB" w14:textId="2682E7E5"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453532BD" wp14:editId="76B20551">
                  <wp:extent cx="121920" cy="190500"/>
                  <wp:effectExtent l="0" t="0" r="0" b="0"/>
                  <wp:docPr id="726" name="Picture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8"/>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xml:space="preserve">, </w:t>
            </w:r>
            <w:r w:rsidRPr="0004466E">
              <w:rPr>
                <w:rFonts w:eastAsia="Batang"/>
                <w:szCs w:val="18"/>
              </w:rPr>
              <w:t>6, 9</w:t>
            </w:r>
          </w:p>
        </w:tc>
        <w:tc>
          <w:tcPr>
            <w:tcW w:w="1134" w:type="dxa"/>
            <w:shd w:val="clear" w:color="auto" w:fill="auto"/>
          </w:tcPr>
          <w:p w14:paraId="40458533" w14:textId="4D1CDC50"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24E85899" wp14:editId="773BD30F">
                  <wp:extent cx="121920" cy="190500"/>
                  <wp:effectExtent l="0" t="0" r="0" b="0"/>
                  <wp:docPr id="725" name="Picture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7"/>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xml:space="preserve">, </w:t>
            </w:r>
            <w:r w:rsidRPr="0004466E">
              <w:rPr>
                <w:rFonts w:eastAsia="Batang"/>
                <w:szCs w:val="18"/>
              </w:rPr>
              <w:t>6, 9</w:t>
            </w:r>
          </w:p>
        </w:tc>
        <w:tc>
          <w:tcPr>
            <w:tcW w:w="645" w:type="dxa"/>
            <w:shd w:val="clear" w:color="auto" w:fill="auto"/>
          </w:tcPr>
          <w:p w14:paraId="4613CD1E" w14:textId="7D53125B"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009BBA8E" wp14:editId="38B470AB">
                  <wp:extent cx="121920" cy="190500"/>
                  <wp:effectExtent l="0" t="0" r="0" b="0"/>
                  <wp:docPr id="724" name="Picture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6"/>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850" w:type="dxa"/>
            <w:shd w:val="clear" w:color="auto" w:fill="auto"/>
          </w:tcPr>
          <w:p w14:paraId="00B0DEB4" w14:textId="59CC20DA"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71508C4F" wp14:editId="58DAB7DB">
                  <wp:extent cx="121920" cy="190500"/>
                  <wp:effectExtent l="0" t="0" r="0" b="0"/>
                  <wp:docPr id="723" name="Picture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5"/>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8</w:t>
            </w:r>
          </w:p>
        </w:tc>
        <w:tc>
          <w:tcPr>
            <w:tcW w:w="993" w:type="dxa"/>
            <w:shd w:val="clear" w:color="auto" w:fill="auto"/>
          </w:tcPr>
          <w:p w14:paraId="1C5C5AF6" w14:textId="483000C2"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3A23B1C8" wp14:editId="74F077C7">
                  <wp:extent cx="121920" cy="190500"/>
                  <wp:effectExtent l="0" t="0" r="0" b="0"/>
                  <wp:docPr id="722" name="Picture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4"/>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4, 8</w:t>
            </w:r>
          </w:p>
        </w:tc>
        <w:tc>
          <w:tcPr>
            <w:tcW w:w="1134" w:type="dxa"/>
            <w:shd w:val="clear" w:color="auto" w:fill="auto"/>
          </w:tcPr>
          <w:p w14:paraId="1E1A525B" w14:textId="76FFA84D"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06680713" wp14:editId="10826F97">
                  <wp:extent cx="121920" cy="190500"/>
                  <wp:effectExtent l="0" t="0" r="0" b="0"/>
                  <wp:docPr id="721" name="Picture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3"/>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3, 6, 9</w:t>
            </w:r>
          </w:p>
        </w:tc>
      </w:tr>
      <w:tr w:rsidR="0004466E" w:rsidRPr="001772B2" w14:paraId="4872A7AF" w14:textId="77777777" w:rsidTr="00112371">
        <w:trPr>
          <w:jc w:val="center"/>
        </w:trPr>
        <w:tc>
          <w:tcPr>
            <w:tcW w:w="956" w:type="dxa"/>
            <w:shd w:val="clear" w:color="auto" w:fill="auto"/>
          </w:tcPr>
          <w:p w14:paraId="1F9D5BFC" w14:textId="77777777" w:rsidR="0004466E" w:rsidRPr="0004466E" w:rsidRDefault="0004466E" w:rsidP="00112371">
            <w:pPr>
              <w:pStyle w:val="TAC"/>
              <w:rPr>
                <w:rFonts w:eastAsia="Batang"/>
                <w:szCs w:val="18"/>
              </w:rPr>
            </w:pPr>
            <w:r w:rsidRPr="0004466E">
              <w:rPr>
                <w:rFonts w:eastAsia="Batang"/>
                <w:szCs w:val="18"/>
              </w:rPr>
              <w:t>12</w:t>
            </w:r>
          </w:p>
        </w:tc>
        <w:tc>
          <w:tcPr>
            <w:tcW w:w="851" w:type="dxa"/>
            <w:shd w:val="clear" w:color="auto" w:fill="auto"/>
          </w:tcPr>
          <w:p w14:paraId="72DEA20B" w14:textId="424966D9"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5FE406F8" wp14:editId="552D34A4">
                  <wp:extent cx="121920" cy="190500"/>
                  <wp:effectExtent l="0" t="0" r="0" b="0"/>
                  <wp:docPr id="720" name="Picture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2"/>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851" w:type="dxa"/>
            <w:shd w:val="clear" w:color="auto" w:fill="auto"/>
          </w:tcPr>
          <w:p w14:paraId="61FB757B" w14:textId="71DC5EB9"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49EC323B" wp14:editId="7BAB334F">
                  <wp:extent cx="121920" cy="190500"/>
                  <wp:effectExtent l="0" t="0" r="0" b="0"/>
                  <wp:docPr id="719" name="Picture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1"/>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xml:space="preserve">, </w:t>
            </w:r>
            <w:r w:rsidRPr="0004466E">
              <w:rPr>
                <w:rFonts w:eastAsia="Batang"/>
                <w:szCs w:val="18"/>
              </w:rPr>
              <w:t>9</w:t>
            </w:r>
          </w:p>
        </w:tc>
        <w:tc>
          <w:tcPr>
            <w:tcW w:w="945" w:type="dxa"/>
            <w:shd w:val="clear" w:color="auto" w:fill="auto"/>
          </w:tcPr>
          <w:p w14:paraId="06D6E8B2" w14:textId="5731B421"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054FEEFC" wp14:editId="0451F507">
                  <wp:extent cx="121920" cy="190500"/>
                  <wp:effectExtent l="0" t="0" r="0" b="0"/>
                  <wp:docPr id="718" name="Picture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0"/>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xml:space="preserve">, </w:t>
            </w:r>
            <w:r w:rsidRPr="0004466E">
              <w:rPr>
                <w:rFonts w:eastAsia="Batang"/>
                <w:szCs w:val="18"/>
              </w:rPr>
              <w:t>6, 9</w:t>
            </w:r>
          </w:p>
        </w:tc>
        <w:tc>
          <w:tcPr>
            <w:tcW w:w="1134" w:type="dxa"/>
            <w:shd w:val="clear" w:color="auto" w:fill="auto"/>
          </w:tcPr>
          <w:p w14:paraId="7DA9B58C" w14:textId="54DF30AF"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668FDC16" wp14:editId="1593743E">
                  <wp:extent cx="121920" cy="190500"/>
                  <wp:effectExtent l="0" t="0" r="0" b="0"/>
                  <wp:docPr id="717" name="Picture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9"/>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xml:space="preserve">, </w:t>
            </w:r>
            <w:r w:rsidRPr="0004466E">
              <w:rPr>
                <w:rFonts w:eastAsia="Batang"/>
                <w:szCs w:val="18"/>
              </w:rPr>
              <w:t>5, 8, 11</w:t>
            </w:r>
          </w:p>
        </w:tc>
        <w:tc>
          <w:tcPr>
            <w:tcW w:w="645" w:type="dxa"/>
            <w:shd w:val="clear" w:color="auto" w:fill="auto"/>
          </w:tcPr>
          <w:p w14:paraId="72A6C799" w14:textId="79790DE7"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37FB2E14" wp14:editId="0E129209">
                  <wp:extent cx="121920" cy="190500"/>
                  <wp:effectExtent l="0" t="0" r="0" b="0"/>
                  <wp:docPr id="716" name="Picture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8"/>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850" w:type="dxa"/>
            <w:shd w:val="clear" w:color="auto" w:fill="auto"/>
          </w:tcPr>
          <w:p w14:paraId="03442FA6" w14:textId="34C847E4"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3A23994C" wp14:editId="5226C7B5">
                  <wp:extent cx="121920" cy="190500"/>
                  <wp:effectExtent l="0" t="0" r="0" b="0"/>
                  <wp:docPr id="715" name="Picture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7"/>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10</w:t>
            </w:r>
          </w:p>
        </w:tc>
        <w:tc>
          <w:tcPr>
            <w:tcW w:w="993" w:type="dxa"/>
            <w:shd w:val="clear" w:color="auto" w:fill="auto"/>
          </w:tcPr>
          <w:p w14:paraId="69E4988B" w14:textId="1D8CC733"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02BCBEE5" wp14:editId="6DE24C0F">
                  <wp:extent cx="121920" cy="190500"/>
                  <wp:effectExtent l="0" t="0" r="0" b="0"/>
                  <wp:docPr id="714" name="Picture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6"/>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5, 10</w:t>
            </w:r>
          </w:p>
        </w:tc>
        <w:tc>
          <w:tcPr>
            <w:tcW w:w="1134" w:type="dxa"/>
            <w:shd w:val="clear" w:color="auto" w:fill="auto"/>
          </w:tcPr>
          <w:p w14:paraId="01BCF0E8" w14:textId="4E4259D8"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1DF41935" wp14:editId="2E13F247">
                  <wp:extent cx="121920" cy="190500"/>
                  <wp:effectExtent l="0" t="0" r="0" b="0"/>
                  <wp:docPr id="713" name="Picture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5"/>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3, 6, 9</w:t>
            </w:r>
          </w:p>
        </w:tc>
      </w:tr>
      <w:tr w:rsidR="0004466E" w:rsidRPr="001772B2" w14:paraId="0D5B2743" w14:textId="77777777" w:rsidTr="00112371">
        <w:trPr>
          <w:jc w:val="center"/>
        </w:trPr>
        <w:tc>
          <w:tcPr>
            <w:tcW w:w="956" w:type="dxa"/>
            <w:shd w:val="clear" w:color="auto" w:fill="auto"/>
          </w:tcPr>
          <w:p w14:paraId="7197AF47" w14:textId="77777777" w:rsidR="0004466E" w:rsidRPr="0004466E" w:rsidRDefault="0004466E" w:rsidP="00112371">
            <w:pPr>
              <w:pStyle w:val="TAC"/>
              <w:rPr>
                <w:rFonts w:eastAsia="Batang"/>
                <w:szCs w:val="18"/>
              </w:rPr>
            </w:pPr>
            <w:r w:rsidRPr="0004466E">
              <w:rPr>
                <w:rFonts w:eastAsia="Batang"/>
                <w:szCs w:val="18"/>
              </w:rPr>
              <w:t>13</w:t>
            </w:r>
          </w:p>
        </w:tc>
        <w:tc>
          <w:tcPr>
            <w:tcW w:w="851" w:type="dxa"/>
            <w:shd w:val="clear" w:color="auto" w:fill="auto"/>
          </w:tcPr>
          <w:p w14:paraId="632C2B4E" w14:textId="2FACA4FD"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3877BAB5" wp14:editId="1EC96822">
                  <wp:extent cx="121920" cy="190500"/>
                  <wp:effectExtent l="0" t="0" r="0" b="0"/>
                  <wp:docPr id="712" name="Picture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4"/>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851" w:type="dxa"/>
            <w:shd w:val="clear" w:color="auto" w:fill="auto"/>
          </w:tcPr>
          <w:p w14:paraId="30863A8F" w14:textId="5D3FAC5B"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644281ED" wp14:editId="46F5C2D1">
                  <wp:extent cx="121920" cy="190500"/>
                  <wp:effectExtent l="0" t="0" r="0" b="0"/>
                  <wp:docPr id="711" name="Picture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3"/>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xml:space="preserve">, </w:t>
            </w:r>
            <w:r w:rsidRPr="0004466E">
              <w:rPr>
                <w:rFonts w:eastAsia="Batang"/>
                <w:szCs w:val="18"/>
              </w:rPr>
              <w:t>11</w:t>
            </w:r>
          </w:p>
        </w:tc>
        <w:tc>
          <w:tcPr>
            <w:tcW w:w="945" w:type="dxa"/>
            <w:shd w:val="clear" w:color="auto" w:fill="auto"/>
          </w:tcPr>
          <w:p w14:paraId="28815705" w14:textId="2A08FC89"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667F4892" wp14:editId="79681C0C">
                  <wp:extent cx="121920" cy="190500"/>
                  <wp:effectExtent l="0" t="0" r="0" b="0"/>
                  <wp:docPr id="710" name="Picture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2"/>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xml:space="preserve">, </w:t>
            </w:r>
            <w:r w:rsidRPr="0004466E">
              <w:rPr>
                <w:rFonts w:eastAsia="Batang"/>
                <w:szCs w:val="18"/>
              </w:rPr>
              <w:t>7, 11</w:t>
            </w:r>
          </w:p>
        </w:tc>
        <w:tc>
          <w:tcPr>
            <w:tcW w:w="1134" w:type="dxa"/>
            <w:shd w:val="clear" w:color="auto" w:fill="auto"/>
          </w:tcPr>
          <w:p w14:paraId="04F410D8" w14:textId="724A52F7"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3C100353" wp14:editId="0FBA1F2A">
                  <wp:extent cx="121920" cy="190500"/>
                  <wp:effectExtent l="0" t="0" r="0" b="0"/>
                  <wp:docPr id="709" name="Picture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1"/>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xml:space="preserve">, </w:t>
            </w:r>
            <w:r w:rsidRPr="0004466E">
              <w:rPr>
                <w:rFonts w:eastAsia="Batang"/>
                <w:szCs w:val="18"/>
              </w:rPr>
              <w:t>5, 8, 11</w:t>
            </w:r>
          </w:p>
        </w:tc>
        <w:tc>
          <w:tcPr>
            <w:tcW w:w="645" w:type="dxa"/>
            <w:shd w:val="clear" w:color="auto" w:fill="auto"/>
          </w:tcPr>
          <w:p w14:paraId="2236E086" w14:textId="245F51F9"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4D5C4B69" wp14:editId="74BA2661">
                  <wp:extent cx="121920" cy="190500"/>
                  <wp:effectExtent l="0" t="0" r="0" b="0"/>
                  <wp:docPr id="708" name="Picture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0"/>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850" w:type="dxa"/>
            <w:shd w:val="clear" w:color="auto" w:fill="auto"/>
          </w:tcPr>
          <w:p w14:paraId="2E50350B" w14:textId="6BD87052"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68C5E730" wp14:editId="45F1E484">
                  <wp:extent cx="121920" cy="190500"/>
                  <wp:effectExtent l="0" t="0" r="0" b="0"/>
                  <wp:docPr id="707" name="Pictur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9"/>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10</w:t>
            </w:r>
          </w:p>
        </w:tc>
        <w:tc>
          <w:tcPr>
            <w:tcW w:w="993" w:type="dxa"/>
            <w:shd w:val="clear" w:color="auto" w:fill="auto"/>
          </w:tcPr>
          <w:p w14:paraId="560FC1F5" w14:textId="771296D4"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0B4319CC" wp14:editId="3618F8EE">
                  <wp:extent cx="121920" cy="190500"/>
                  <wp:effectExtent l="0" t="0" r="0" b="0"/>
                  <wp:docPr id="706" name="Picture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8"/>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5, 10</w:t>
            </w:r>
          </w:p>
        </w:tc>
        <w:tc>
          <w:tcPr>
            <w:tcW w:w="1134" w:type="dxa"/>
            <w:shd w:val="clear" w:color="auto" w:fill="auto"/>
          </w:tcPr>
          <w:p w14:paraId="3590C17A" w14:textId="7341091E" w:rsidR="0004466E" w:rsidRPr="0004466E" w:rsidRDefault="0004466E" w:rsidP="00112371">
            <w:pPr>
              <w:pStyle w:val="TAC"/>
              <w:rPr>
                <w:rFonts w:eastAsia="Batang"/>
                <w:szCs w:val="18"/>
              </w:rPr>
            </w:pPr>
            <w:r w:rsidRPr="0004466E">
              <w:rPr>
                <w:noProof/>
                <w:position w:val="-10"/>
                <w:szCs w:val="18"/>
                <w:lang w:eastAsia="en-GB"/>
              </w:rPr>
              <w:drawing>
                <wp:inline distT="0" distB="0" distL="0" distR="0" wp14:anchorId="2841562B" wp14:editId="75164AD0">
                  <wp:extent cx="121920" cy="190500"/>
                  <wp:effectExtent l="0" t="0" r="0" b="0"/>
                  <wp:docPr id="7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7"/>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3, 6, 9</w:t>
            </w:r>
          </w:p>
        </w:tc>
      </w:tr>
      <w:tr w:rsidR="0004466E" w:rsidRPr="001772B2" w14:paraId="007F8E9E" w14:textId="77777777" w:rsidTr="00112371">
        <w:trPr>
          <w:jc w:val="center"/>
        </w:trPr>
        <w:tc>
          <w:tcPr>
            <w:tcW w:w="956" w:type="dxa"/>
            <w:shd w:val="clear" w:color="auto" w:fill="auto"/>
          </w:tcPr>
          <w:p w14:paraId="7CFDE2D1" w14:textId="77777777" w:rsidR="0004466E" w:rsidRPr="0004466E" w:rsidRDefault="0004466E" w:rsidP="00112371">
            <w:pPr>
              <w:pStyle w:val="TAC"/>
              <w:rPr>
                <w:rFonts w:eastAsia="Batang"/>
                <w:szCs w:val="18"/>
              </w:rPr>
            </w:pPr>
            <w:r w:rsidRPr="0004466E">
              <w:rPr>
                <w:rFonts w:eastAsia="Batang"/>
                <w:szCs w:val="18"/>
              </w:rPr>
              <w:t>14</w:t>
            </w:r>
          </w:p>
        </w:tc>
        <w:tc>
          <w:tcPr>
            <w:tcW w:w="851" w:type="dxa"/>
            <w:shd w:val="clear" w:color="auto" w:fill="auto"/>
          </w:tcPr>
          <w:p w14:paraId="32F375F2" w14:textId="617E8A16" w:rsidR="0004466E" w:rsidRPr="0004466E" w:rsidRDefault="0004466E" w:rsidP="00112371">
            <w:pPr>
              <w:pStyle w:val="TAC"/>
              <w:rPr>
                <w:szCs w:val="18"/>
              </w:rPr>
            </w:pPr>
            <w:r w:rsidRPr="0004466E">
              <w:rPr>
                <w:noProof/>
                <w:position w:val="-10"/>
                <w:szCs w:val="18"/>
                <w:lang w:eastAsia="en-GB"/>
              </w:rPr>
              <w:drawing>
                <wp:inline distT="0" distB="0" distL="0" distR="0" wp14:anchorId="6D9365CB" wp14:editId="3FB6C3B3">
                  <wp:extent cx="121920" cy="190500"/>
                  <wp:effectExtent l="0" t="0" r="0" b="0"/>
                  <wp:docPr id="704"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6"/>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851" w:type="dxa"/>
            <w:shd w:val="clear" w:color="auto" w:fill="auto"/>
          </w:tcPr>
          <w:p w14:paraId="41008EDE" w14:textId="7B3B3090" w:rsidR="0004466E" w:rsidRPr="0004466E" w:rsidRDefault="0004466E" w:rsidP="00112371">
            <w:pPr>
              <w:pStyle w:val="TAC"/>
              <w:rPr>
                <w:szCs w:val="18"/>
              </w:rPr>
            </w:pPr>
            <w:r w:rsidRPr="0004466E">
              <w:rPr>
                <w:noProof/>
                <w:position w:val="-10"/>
                <w:szCs w:val="18"/>
                <w:lang w:eastAsia="en-GB"/>
              </w:rPr>
              <w:drawing>
                <wp:inline distT="0" distB="0" distL="0" distR="0" wp14:anchorId="4AB50319" wp14:editId="5E01843E">
                  <wp:extent cx="121920" cy="190500"/>
                  <wp:effectExtent l="0" t="0" r="0" b="0"/>
                  <wp:docPr id="703" name="Pictur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5"/>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xml:space="preserve">, </w:t>
            </w:r>
            <w:r w:rsidRPr="0004466E">
              <w:rPr>
                <w:rFonts w:eastAsia="Batang"/>
                <w:szCs w:val="18"/>
              </w:rPr>
              <w:t>11</w:t>
            </w:r>
          </w:p>
        </w:tc>
        <w:tc>
          <w:tcPr>
            <w:tcW w:w="945" w:type="dxa"/>
            <w:shd w:val="clear" w:color="auto" w:fill="auto"/>
          </w:tcPr>
          <w:p w14:paraId="4D75BF34" w14:textId="7390943A" w:rsidR="0004466E" w:rsidRPr="0004466E" w:rsidRDefault="0004466E" w:rsidP="00112371">
            <w:pPr>
              <w:pStyle w:val="TAC"/>
              <w:rPr>
                <w:szCs w:val="18"/>
              </w:rPr>
            </w:pPr>
            <w:r w:rsidRPr="0004466E">
              <w:rPr>
                <w:noProof/>
                <w:position w:val="-10"/>
                <w:szCs w:val="18"/>
                <w:lang w:eastAsia="en-GB"/>
              </w:rPr>
              <w:drawing>
                <wp:inline distT="0" distB="0" distL="0" distR="0" wp14:anchorId="1D44B4B8" wp14:editId="428E9901">
                  <wp:extent cx="121920" cy="190500"/>
                  <wp:effectExtent l="0" t="0" r="0" b="0"/>
                  <wp:docPr id="702" name="Picture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xml:space="preserve">, </w:t>
            </w:r>
            <w:r w:rsidRPr="0004466E">
              <w:rPr>
                <w:rFonts w:eastAsia="Batang"/>
                <w:szCs w:val="18"/>
              </w:rPr>
              <w:t>7, 11</w:t>
            </w:r>
          </w:p>
        </w:tc>
        <w:tc>
          <w:tcPr>
            <w:tcW w:w="1134" w:type="dxa"/>
            <w:shd w:val="clear" w:color="auto" w:fill="auto"/>
          </w:tcPr>
          <w:p w14:paraId="3934FE97" w14:textId="11EC0435" w:rsidR="0004466E" w:rsidRPr="0004466E" w:rsidRDefault="0004466E" w:rsidP="00112371">
            <w:pPr>
              <w:pStyle w:val="TAC"/>
              <w:rPr>
                <w:szCs w:val="18"/>
              </w:rPr>
            </w:pPr>
            <w:r w:rsidRPr="0004466E">
              <w:rPr>
                <w:noProof/>
                <w:position w:val="-10"/>
                <w:szCs w:val="18"/>
                <w:lang w:eastAsia="en-GB"/>
              </w:rPr>
              <w:drawing>
                <wp:inline distT="0" distB="0" distL="0" distR="0" wp14:anchorId="6FD5BA20" wp14:editId="388CF050">
                  <wp:extent cx="121920" cy="190500"/>
                  <wp:effectExtent l="0" t="0" r="0" b="0"/>
                  <wp:docPr id="701" name="Picture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3"/>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xml:space="preserve">, </w:t>
            </w:r>
            <w:r w:rsidRPr="0004466E">
              <w:rPr>
                <w:rFonts w:eastAsia="Batang"/>
                <w:szCs w:val="18"/>
              </w:rPr>
              <w:t>5, 8, 11</w:t>
            </w:r>
          </w:p>
        </w:tc>
        <w:tc>
          <w:tcPr>
            <w:tcW w:w="645" w:type="dxa"/>
            <w:shd w:val="clear" w:color="auto" w:fill="auto"/>
          </w:tcPr>
          <w:p w14:paraId="4117B262" w14:textId="369C132E" w:rsidR="0004466E" w:rsidRPr="0004466E" w:rsidRDefault="0004466E" w:rsidP="00112371">
            <w:pPr>
              <w:pStyle w:val="TAC"/>
              <w:rPr>
                <w:szCs w:val="18"/>
              </w:rPr>
            </w:pPr>
            <w:r w:rsidRPr="0004466E">
              <w:rPr>
                <w:noProof/>
                <w:position w:val="-10"/>
                <w:szCs w:val="18"/>
                <w:lang w:eastAsia="en-GB"/>
              </w:rPr>
              <w:drawing>
                <wp:inline distT="0" distB="0" distL="0" distR="0" wp14:anchorId="7552622C" wp14:editId="39E23871">
                  <wp:extent cx="121920" cy="190500"/>
                  <wp:effectExtent l="0" t="0" r="0" b="0"/>
                  <wp:docPr id="700" name="Pictur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2"/>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p>
        </w:tc>
        <w:tc>
          <w:tcPr>
            <w:tcW w:w="850" w:type="dxa"/>
            <w:shd w:val="clear" w:color="auto" w:fill="auto"/>
          </w:tcPr>
          <w:p w14:paraId="4523370A" w14:textId="7C2FEDBF" w:rsidR="0004466E" w:rsidRPr="0004466E" w:rsidRDefault="0004466E" w:rsidP="00112371">
            <w:pPr>
              <w:pStyle w:val="TAC"/>
              <w:rPr>
                <w:szCs w:val="18"/>
              </w:rPr>
            </w:pPr>
            <w:r w:rsidRPr="0004466E">
              <w:rPr>
                <w:noProof/>
                <w:position w:val="-10"/>
                <w:szCs w:val="18"/>
                <w:lang w:eastAsia="en-GB"/>
              </w:rPr>
              <w:drawing>
                <wp:inline distT="0" distB="0" distL="0" distR="0" wp14:anchorId="748D1842" wp14:editId="7C12E6DF">
                  <wp:extent cx="121920" cy="190500"/>
                  <wp:effectExtent l="0" t="0" r="0" b="0"/>
                  <wp:docPr id="699" name="Picture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1"/>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10</w:t>
            </w:r>
          </w:p>
        </w:tc>
        <w:tc>
          <w:tcPr>
            <w:tcW w:w="993" w:type="dxa"/>
            <w:shd w:val="clear" w:color="auto" w:fill="auto"/>
          </w:tcPr>
          <w:p w14:paraId="73034183" w14:textId="633892AF" w:rsidR="0004466E" w:rsidRPr="0004466E" w:rsidRDefault="0004466E" w:rsidP="00112371">
            <w:pPr>
              <w:pStyle w:val="TAC"/>
              <w:rPr>
                <w:szCs w:val="18"/>
              </w:rPr>
            </w:pPr>
            <w:r w:rsidRPr="0004466E">
              <w:rPr>
                <w:noProof/>
                <w:position w:val="-10"/>
                <w:szCs w:val="18"/>
                <w:lang w:eastAsia="en-GB"/>
              </w:rPr>
              <w:drawing>
                <wp:inline distT="0" distB="0" distL="0" distR="0" wp14:anchorId="63E899EE" wp14:editId="07625A8D">
                  <wp:extent cx="121920" cy="190500"/>
                  <wp:effectExtent l="0" t="0" r="0" b="0"/>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0"/>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5, 10</w:t>
            </w:r>
          </w:p>
        </w:tc>
        <w:tc>
          <w:tcPr>
            <w:tcW w:w="1134" w:type="dxa"/>
            <w:shd w:val="clear" w:color="auto" w:fill="auto"/>
          </w:tcPr>
          <w:p w14:paraId="5EF53859" w14:textId="6FC518F6" w:rsidR="0004466E" w:rsidRPr="0004466E" w:rsidRDefault="0004466E" w:rsidP="00112371">
            <w:pPr>
              <w:pStyle w:val="TAC"/>
              <w:rPr>
                <w:szCs w:val="18"/>
              </w:rPr>
            </w:pPr>
            <w:r w:rsidRPr="0004466E">
              <w:rPr>
                <w:noProof/>
                <w:position w:val="-10"/>
                <w:szCs w:val="18"/>
                <w:lang w:eastAsia="en-GB"/>
              </w:rPr>
              <w:drawing>
                <wp:inline distT="0" distB="0" distL="0" distR="0" wp14:anchorId="6D662656" wp14:editId="4F7C5491">
                  <wp:extent cx="121920" cy="190500"/>
                  <wp:effectExtent l="0" t="0" r="0" b="0"/>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1920" cy="190500"/>
                          </a:xfrm>
                          <a:prstGeom prst="rect">
                            <a:avLst/>
                          </a:prstGeom>
                          <a:noFill/>
                          <a:ln>
                            <a:noFill/>
                          </a:ln>
                        </pic:spPr>
                      </pic:pic>
                    </a:graphicData>
                  </a:graphic>
                </wp:inline>
              </w:drawing>
            </w:r>
            <w:r w:rsidRPr="0004466E">
              <w:rPr>
                <w:szCs w:val="18"/>
              </w:rPr>
              <w:t>, 3, 6, 9</w:t>
            </w:r>
          </w:p>
        </w:tc>
      </w:tr>
    </w:tbl>
    <w:p w14:paraId="59E696CF" w14:textId="77777777" w:rsidR="0004466E" w:rsidRPr="00982E91" w:rsidRDefault="0004466E" w:rsidP="00387ADA">
      <w:pPr>
        <w:rPr>
          <w:lang w:eastAsia="en-GB"/>
        </w:rPr>
      </w:pPr>
    </w:p>
    <w:p w14:paraId="4C366B25" w14:textId="77777777" w:rsidR="00982E91" w:rsidRPr="00982E91" w:rsidRDefault="00982E91" w:rsidP="00982E91">
      <w:pPr>
        <w:keepNext/>
        <w:keepLines/>
        <w:overflowPunct w:val="0"/>
        <w:autoSpaceDE w:val="0"/>
        <w:autoSpaceDN w:val="0"/>
        <w:adjustRightInd w:val="0"/>
        <w:jc w:val="center"/>
        <w:textAlignment w:val="baseline"/>
        <w:rPr>
          <w:rFonts w:ascii="Arial" w:eastAsia="Times New Roman" w:hAnsi="Arial"/>
          <w:strike/>
          <w:color w:val="FF0000"/>
          <w:szCs w:val="20"/>
          <w:lang w:eastAsia="en-GB"/>
        </w:rPr>
      </w:pPr>
      <w:r w:rsidRPr="00982E91">
        <w:rPr>
          <w:rFonts w:ascii="Arial" w:eastAsia="Times New Roman" w:hAnsi="Arial"/>
          <w:szCs w:val="20"/>
          <w:lang w:eastAsia="en-GB"/>
        </w:rPr>
        <w:t xml:space="preserve">Table 6.4.1.1.3-4: PUSCH DM-RS positions </w:t>
      </w:r>
      <w:r w:rsidRPr="00982E91">
        <w:rPr>
          <w:rFonts w:ascii="Arial" w:eastAsia="Times New Roman" w:hAnsi="Arial" w:hint="eastAsia"/>
          <w:color w:val="FF0000"/>
          <w:szCs w:val="20"/>
          <w:lang w:eastAsia="ko-KR"/>
        </w:rPr>
        <w:t xml:space="preserve">within slot </w:t>
      </w:r>
      <w:r w:rsidR="001B7BF2">
        <w:rPr>
          <w:rFonts w:ascii="Arial" w:eastAsia="Times New Roman" w:hAnsi="Arial"/>
          <w:position w:val="-6"/>
          <w:szCs w:val="20"/>
          <w:lang w:eastAsia="en-GB"/>
        </w:rPr>
        <w:pict w14:anchorId="6F08E332">
          <v:shape id="_x0000_i1331" type="#_x0000_t75" style="width:8.8pt;height:16pt">
            <v:imagedata r:id="rId1030" o:title=""/>
          </v:shape>
        </w:pict>
      </w:r>
      <w:r w:rsidRPr="00982E91">
        <w:rPr>
          <w:rFonts w:ascii="Arial" w:eastAsia="Times New Roman" w:hAnsi="Arial"/>
          <w:szCs w:val="20"/>
          <w:lang w:eastAsia="en-GB"/>
        </w:rPr>
        <w:t xml:space="preserve"> for double-symbol DM-RS </w:t>
      </w:r>
      <w:r w:rsidRPr="00982E91">
        <w:rPr>
          <w:rFonts w:ascii="Arial" w:eastAsia="Times New Roman" w:hAnsi="Arial"/>
          <w:b/>
          <w:color w:val="00B050"/>
          <w:szCs w:val="20"/>
          <w:lang w:eastAsia="en-GB"/>
        </w:rPr>
        <w:t>and intra-slot frequency</w:t>
      </w:r>
      <w:r w:rsidRPr="00982E91">
        <w:rPr>
          <w:rFonts w:ascii="Arial" w:eastAsia="Times New Roman" w:hAnsi="Arial"/>
          <w:color w:val="00B050"/>
          <w:szCs w:val="20"/>
          <w:lang w:eastAsia="en-GB"/>
        </w:rPr>
        <w:t xml:space="preserve"> </w:t>
      </w:r>
      <w:r w:rsidRPr="00982E91">
        <w:rPr>
          <w:rFonts w:ascii="Arial" w:eastAsia="Times New Roman" w:hAnsi="Arial"/>
          <w:b/>
          <w:color w:val="00B050"/>
          <w:szCs w:val="20"/>
          <w:lang w:eastAsia="en-GB"/>
        </w:rPr>
        <w:t>hopping disabled</w:t>
      </w:r>
      <w:r w:rsidRPr="00982E91">
        <w:rPr>
          <w:rFonts w:ascii="Arial" w:eastAsia="Times New Roman" w:hAnsi="Arial"/>
          <w:szCs w:val="20"/>
          <w:lang w:eastAsia="en-GB"/>
        </w:rPr>
        <w:t xml:space="preserve"> </w:t>
      </w:r>
      <w:r w:rsidRPr="00982E91">
        <w:rPr>
          <w:rFonts w:ascii="Arial" w:eastAsia="Times New Roman" w:hAnsi="Arial"/>
          <w:strike/>
          <w:color w:val="FF0000"/>
          <w:szCs w:val="20"/>
          <w:lang w:eastAsia="en-GB"/>
        </w:rPr>
        <w:t>and frequency hopping disabled.</w:t>
      </w:r>
    </w:p>
    <w:tbl>
      <w:tblPr>
        <w:tblW w:w="84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7"/>
        <w:gridCol w:w="851"/>
        <w:gridCol w:w="851"/>
        <w:gridCol w:w="851"/>
        <w:gridCol w:w="851"/>
        <w:gridCol w:w="851"/>
        <w:gridCol w:w="851"/>
        <w:gridCol w:w="851"/>
        <w:gridCol w:w="851"/>
      </w:tblGrid>
      <w:tr w:rsidR="00982E91" w:rsidRPr="00982E91" w14:paraId="219CE666" w14:textId="77777777" w:rsidTr="003D5FBA">
        <w:trPr>
          <w:jc w:val="center"/>
        </w:trPr>
        <w:tc>
          <w:tcPr>
            <w:tcW w:w="1657" w:type="dxa"/>
            <w:vMerge w:val="restart"/>
            <w:shd w:val="clear" w:color="auto" w:fill="auto"/>
          </w:tcPr>
          <w:p w14:paraId="5EB935E5" w14:textId="77777777" w:rsidR="00982E91" w:rsidRPr="0004466E" w:rsidRDefault="00982E91" w:rsidP="00982E91">
            <w:pPr>
              <w:keepNext/>
              <w:keepLines/>
              <w:jc w:val="center"/>
              <w:rPr>
                <w:rFonts w:ascii="Arial" w:hAnsi="Arial"/>
                <w:sz w:val="18"/>
                <w:szCs w:val="18"/>
              </w:rPr>
            </w:pPr>
            <w:r w:rsidRPr="0004466E">
              <w:rPr>
                <w:rFonts w:ascii="Arial" w:hAnsi="Arial"/>
                <w:sz w:val="18"/>
                <w:szCs w:val="18"/>
              </w:rPr>
              <w:t>Duration in symbols</w:t>
            </w:r>
          </w:p>
        </w:tc>
        <w:tc>
          <w:tcPr>
            <w:tcW w:w="6808" w:type="dxa"/>
            <w:gridSpan w:val="8"/>
            <w:tcBorders>
              <w:bottom w:val="nil"/>
            </w:tcBorders>
            <w:shd w:val="clear" w:color="auto" w:fill="auto"/>
            <w:vAlign w:val="bottom"/>
          </w:tcPr>
          <w:p w14:paraId="025568AA" w14:textId="77777777" w:rsidR="00982E91" w:rsidRPr="0004466E" w:rsidRDefault="00982E91" w:rsidP="00982E91">
            <w:pPr>
              <w:keepNext/>
              <w:keepLines/>
              <w:ind w:left="720" w:hanging="720"/>
              <w:jc w:val="center"/>
              <w:rPr>
                <w:rFonts w:ascii="Arial" w:hAnsi="Arial"/>
                <w:sz w:val="18"/>
                <w:szCs w:val="18"/>
              </w:rPr>
            </w:pPr>
            <w:r w:rsidRPr="0004466E">
              <w:rPr>
                <w:rFonts w:ascii="Arial" w:hAnsi="Arial"/>
                <w:sz w:val="18"/>
                <w:szCs w:val="18"/>
              </w:rPr>
              <w:t xml:space="preserve">DM-RS positions </w:t>
            </w:r>
            <w:r w:rsidR="001B7BF2">
              <w:rPr>
                <w:rFonts w:ascii="Arial" w:hAnsi="Arial"/>
                <w:position w:val="-6"/>
                <w:sz w:val="18"/>
                <w:szCs w:val="18"/>
              </w:rPr>
              <w:pict w14:anchorId="6E969250">
                <v:shape id="_x0000_i1332" type="#_x0000_t75" style="width:8.8pt;height:16pt">
                  <v:imagedata r:id="rId1030" o:title=""/>
                </v:shape>
              </w:pict>
            </w:r>
          </w:p>
        </w:tc>
      </w:tr>
      <w:tr w:rsidR="00982E91" w:rsidRPr="00982E91" w14:paraId="3BAE1221" w14:textId="77777777" w:rsidTr="003D5FBA">
        <w:trPr>
          <w:jc w:val="center"/>
        </w:trPr>
        <w:tc>
          <w:tcPr>
            <w:tcW w:w="1657" w:type="dxa"/>
            <w:vMerge/>
            <w:shd w:val="clear" w:color="auto" w:fill="auto"/>
          </w:tcPr>
          <w:p w14:paraId="1B3FAA15" w14:textId="77777777" w:rsidR="00982E91" w:rsidRPr="0004466E" w:rsidRDefault="00982E91" w:rsidP="00982E91">
            <w:pPr>
              <w:keepNext/>
              <w:keepLines/>
              <w:ind w:left="720" w:hanging="720"/>
              <w:jc w:val="center"/>
              <w:rPr>
                <w:rFonts w:ascii="Arial" w:hAnsi="Arial"/>
                <w:sz w:val="18"/>
                <w:szCs w:val="18"/>
              </w:rPr>
            </w:pPr>
          </w:p>
        </w:tc>
        <w:tc>
          <w:tcPr>
            <w:tcW w:w="3404" w:type="dxa"/>
            <w:gridSpan w:val="4"/>
            <w:tcBorders>
              <w:top w:val="nil"/>
            </w:tcBorders>
            <w:shd w:val="clear" w:color="auto" w:fill="auto"/>
            <w:vAlign w:val="bottom"/>
          </w:tcPr>
          <w:p w14:paraId="746C95A2" w14:textId="77777777" w:rsidR="00982E91" w:rsidRPr="0004466E" w:rsidRDefault="00982E91" w:rsidP="00982E91">
            <w:pPr>
              <w:keepNext/>
              <w:keepLines/>
              <w:ind w:left="720" w:hanging="720"/>
              <w:jc w:val="center"/>
              <w:rPr>
                <w:rFonts w:ascii="Arial" w:hAnsi="Arial"/>
                <w:sz w:val="18"/>
                <w:szCs w:val="18"/>
              </w:rPr>
            </w:pPr>
            <w:r w:rsidRPr="0004466E">
              <w:rPr>
                <w:rFonts w:ascii="Arial" w:hAnsi="Arial"/>
                <w:sz w:val="18"/>
                <w:szCs w:val="18"/>
              </w:rPr>
              <w:t>PUSCH mapping type A</w:t>
            </w:r>
          </w:p>
        </w:tc>
        <w:tc>
          <w:tcPr>
            <w:tcW w:w="3404" w:type="dxa"/>
            <w:gridSpan w:val="4"/>
            <w:tcBorders>
              <w:top w:val="nil"/>
            </w:tcBorders>
            <w:shd w:val="clear" w:color="auto" w:fill="auto"/>
            <w:vAlign w:val="bottom"/>
          </w:tcPr>
          <w:p w14:paraId="04B555ED" w14:textId="77777777" w:rsidR="00982E91" w:rsidRPr="0004466E" w:rsidRDefault="00982E91" w:rsidP="00982E91">
            <w:pPr>
              <w:keepNext/>
              <w:keepLines/>
              <w:ind w:left="720" w:hanging="720"/>
              <w:jc w:val="center"/>
              <w:rPr>
                <w:rFonts w:ascii="Arial" w:hAnsi="Arial"/>
                <w:sz w:val="18"/>
                <w:szCs w:val="18"/>
              </w:rPr>
            </w:pPr>
            <w:r w:rsidRPr="0004466E">
              <w:rPr>
                <w:rFonts w:ascii="Arial" w:hAnsi="Arial"/>
                <w:sz w:val="18"/>
                <w:szCs w:val="18"/>
              </w:rPr>
              <w:t>PUSCH mapping type B</w:t>
            </w:r>
          </w:p>
        </w:tc>
      </w:tr>
      <w:tr w:rsidR="00982E91" w:rsidRPr="00982E91" w14:paraId="4F3129FA" w14:textId="77777777" w:rsidTr="003D5FBA">
        <w:trPr>
          <w:jc w:val="center"/>
        </w:trPr>
        <w:tc>
          <w:tcPr>
            <w:tcW w:w="1657" w:type="dxa"/>
            <w:vMerge/>
            <w:shd w:val="clear" w:color="auto" w:fill="auto"/>
          </w:tcPr>
          <w:p w14:paraId="1FFA5C33" w14:textId="77777777" w:rsidR="00982E91" w:rsidRPr="0004466E" w:rsidRDefault="00982E91" w:rsidP="00982E91">
            <w:pPr>
              <w:keepNext/>
              <w:keepLines/>
              <w:ind w:left="720" w:hanging="720"/>
              <w:jc w:val="center"/>
              <w:rPr>
                <w:rFonts w:ascii="Arial" w:hAnsi="Arial"/>
                <w:i/>
                <w:sz w:val="18"/>
                <w:szCs w:val="18"/>
              </w:rPr>
            </w:pPr>
          </w:p>
        </w:tc>
        <w:tc>
          <w:tcPr>
            <w:tcW w:w="3404" w:type="dxa"/>
            <w:gridSpan w:val="4"/>
            <w:tcBorders>
              <w:bottom w:val="nil"/>
            </w:tcBorders>
            <w:shd w:val="clear" w:color="auto" w:fill="auto"/>
            <w:vAlign w:val="bottom"/>
          </w:tcPr>
          <w:p w14:paraId="62AFCCB1" w14:textId="77777777" w:rsidR="00982E91" w:rsidRPr="0004466E" w:rsidRDefault="00982E91" w:rsidP="00982E91">
            <w:pPr>
              <w:keepNext/>
              <w:keepLines/>
              <w:ind w:left="720" w:hanging="720"/>
              <w:jc w:val="center"/>
              <w:rPr>
                <w:rFonts w:ascii="Arial" w:hAnsi="Arial"/>
                <w:i/>
                <w:sz w:val="18"/>
                <w:szCs w:val="18"/>
              </w:rPr>
            </w:pPr>
            <w:r w:rsidRPr="0004466E">
              <w:rPr>
                <w:rFonts w:ascii="Arial" w:hAnsi="Arial"/>
                <w:i/>
                <w:sz w:val="18"/>
                <w:szCs w:val="18"/>
              </w:rPr>
              <w:t>dmrs-AdditionalPosition</w:t>
            </w:r>
          </w:p>
        </w:tc>
        <w:tc>
          <w:tcPr>
            <w:tcW w:w="3404" w:type="dxa"/>
            <w:gridSpan w:val="4"/>
            <w:tcBorders>
              <w:bottom w:val="nil"/>
            </w:tcBorders>
            <w:shd w:val="clear" w:color="auto" w:fill="auto"/>
            <w:vAlign w:val="bottom"/>
          </w:tcPr>
          <w:p w14:paraId="0D4C9D09" w14:textId="77777777" w:rsidR="00982E91" w:rsidRPr="0004466E" w:rsidRDefault="00982E91" w:rsidP="00982E91">
            <w:pPr>
              <w:keepNext/>
              <w:keepLines/>
              <w:ind w:left="720" w:hanging="720"/>
              <w:jc w:val="center"/>
              <w:rPr>
                <w:rFonts w:ascii="Arial" w:hAnsi="Arial"/>
                <w:i/>
                <w:sz w:val="18"/>
                <w:szCs w:val="18"/>
              </w:rPr>
            </w:pPr>
            <w:r w:rsidRPr="0004466E">
              <w:rPr>
                <w:rFonts w:ascii="Arial" w:hAnsi="Arial"/>
                <w:i/>
                <w:sz w:val="18"/>
                <w:szCs w:val="18"/>
              </w:rPr>
              <w:t>dmrs-AdditionalPosition</w:t>
            </w:r>
          </w:p>
        </w:tc>
      </w:tr>
      <w:tr w:rsidR="00982E91" w:rsidRPr="00982E91" w14:paraId="0C9B9F31" w14:textId="77777777" w:rsidTr="003D5FBA">
        <w:trPr>
          <w:jc w:val="center"/>
        </w:trPr>
        <w:tc>
          <w:tcPr>
            <w:tcW w:w="1657" w:type="dxa"/>
            <w:vMerge/>
            <w:shd w:val="clear" w:color="auto" w:fill="auto"/>
          </w:tcPr>
          <w:p w14:paraId="2C242F24" w14:textId="77777777" w:rsidR="00982E91" w:rsidRPr="0004466E" w:rsidRDefault="00982E91" w:rsidP="00982E91">
            <w:pPr>
              <w:keepNext/>
              <w:keepLines/>
              <w:ind w:left="720" w:hanging="720"/>
              <w:jc w:val="center"/>
              <w:rPr>
                <w:rFonts w:ascii="Arial" w:hAnsi="Arial"/>
                <w:i/>
                <w:sz w:val="18"/>
                <w:szCs w:val="18"/>
              </w:rPr>
            </w:pPr>
          </w:p>
        </w:tc>
        <w:tc>
          <w:tcPr>
            <w:tcW w:w="851" w:type="dxa"/>
            <w:tcBorders>
              <w:top w:val="nil"/>
            </w:tcBorders>
            <w:shd w:val="clear" w:color="auto" w:fill="auto"/>
          </w:tcPr>
          <w:p w14:paraId="03315152" w14:textId="77777777" w:rsidR="00982E91" w:rsidRPr="0004466E" w:rsidRDefault="00982E91" w:rsidP="00982E91">
            <w:pPr>
              <w:keepNext/>
              <w:keepLines/>
              <w:ind w:left="720" w:hanging="720"/>
              <w:jc w:val="center"/>
              <w:rPr>
                <w:rFonts w:ascii="Arial" w:hAnsi="Arial"/>
                <w:i/>
                <w:sz w:val="18"/>
                <w:szCs w:val="18"/>
              </w:rPr>
            </w:pPr>
            <w:r w:rsidRPr="0004466E">
              <w:rPr>
                <w:rFonts w:ascii="Arial" w:hAnsi="Arial"/>
                <w:i/>
                <w:sz w:val="18"/>
                <w:szCs w:val="18"/>
              </w:rPr>
              <w:t>0</w:t>
            </w:r>
          </w:p>
        </w:tc>
        <w:tc>
          <w:tcPr>
            <w:tcW w:w="851" w:type="dxa"/>
            <w:tcBorders>
              <w:top w:val="nil"/>
            </w:tcBorders>
            <w:shd w:val="clear" w:color="auto" w:fill="auto"/>
          </w:tcPr>
          <w:p w14:paraId="16097715" w14:textId="77777777" w:rsidR="00982E91" w:rsidRPr="0004466E" w:rsidRDefault="00982E91" w:rsidP="00982E91">
            <w:pPr>
              <w:keepNext/>
              <w:keepLines/>
              <w:ind w:left="720" w:hanging="720"/>
              <w:jc w:val="center"/>
              <w:rPr>
                <w:rFonts w:ascii="Arial" w:hAnsi="Arial"/>
                <w:i/>
                <w:sz w:val="18"/>
                <w:szCs w:val="18"/>
              </w:rPr>
            </w:pPr>
            <w:r w:rsidRPr="0004466E">
              <w:rPr>
                <w:rFonts w:ascii="Arial" w:hAnsi="Arial"/>
                <w:i/>
                <w:sz w:val="18"/>
                <w:szCs w:val="18"/>
              </w:rPr>
              <w:t>1</w:t>
            </w:r>
          </w:p>
        </w:tc>
        <w:tc>
          <w:tcPr>
            <w:tcW w:w="851" w:type="dxa"/>
            <w:tcBorders>
              <w:top w:val="nil"/>
            </w:tcBorders>
            <w:shd w:val="clear" w:color="auto" w:fill="auto"/>
          </w:tcPr>
          <w:p w14:paraId="042A0E44" w14:textId="77777777" w:rsidR="00982E91" w:rsidRPr="0004466E" w:rsidRDefault="00982E91" w:rsidP="00982E91">
            <w:pPr>
              <w:keepNext/>
              <w:keepLines/>
              <w:ind w:left="720" w:hanging="720"/>
              <w:jc w:val="center"/>
              <w:rPr>
                <w:rFonts w:ascii="Arial" w:hAnsi="Arial"/>
                <w:i/>
                <w:sz w:val="18"/>
                <w:szCs w:val="18"/>
              </w:rPr>
            </w:pPr>
            <w:r w:rsidRPr="0004466E">
              <w:rPr>
                <w:rFonts w:ascii="Arial" w:hAnsi="Arial"/>
                <w:i/>
                <w:sz w:val="18"/>
                <w:szCs w:val="18"/>
              </w:rPr>
              <w:t>2</w:t>
            </w:r>
          </w:p>
        </w:tc>
        <w:tc>
          <w:tcPr>
            <w:tcW w:w="851" w:type="dxa"/>
            <w:tcBorders>
              <w:top w:val="nil"/>
            </w:tcBorders>
            <w:shd w:val="clear" w:color="auto" w:fill="auto"/>
          </w:tcPr>
          <w:p w14:paraId="5C720292" w14:textId="77777777" w:rsidR="00982E91" w:rsidRPr="0004466E" w:rsidRDefault="00982E91" w:rsidP="00982E91">
            <w:pPr>
              <w:keepNext/>
              <w:keepLines/>
              <w:ind w:left="720" w:hanging="720"/>
              <w:jc w:val="center"/>
              <w:rPr>
                <w:rFonts w:ascii="Arial" w:hAnsi="Arial"/>
                <w:i/>
                <w:sz w:val="18"/>
                <w:szCs w:val="18"/>
              </w:rPr>
            </w:pPr>
            <w:r w:rsidRPr="0004466E">
              <w:rPr>
                <w:rFonts w:ascii="Arial" w:hAnsi="Arial"/>
                <w:i/>
                <w:sz w:val="18"/>
                <w:szCs w:val="18"/>
              </w:rPr>
              <w:t>3</w:t>
            </w:r>
          </w:p>
        </w:tc>
        <w:tc>
          <w:tcPr>
            <w:tcW w:w="851" w:type="dxa"/>
            <w:tcBorders>
              <w:top w:val="nil"/>
            </w:tcBorders>
            <w:shd w:val="clear" w:color="auto" w:fill="auto"/>
          </w:tcPr>
          <w:p w14:paraId="1CD979E7" w14:textId="77777777" w:rsidR="00982E91" w:rsidRPr="0004466E" w:rsidRDefault="00982E91" w:rsidP="00982E91">
            <w:pPr>
              <w:keepNext/>
              <w:keepLines/>
              <w:ind w:left="720" w:hanging="720"/>
              <w:jc w:val="center"/>
              <w:rPr>
                <w:rFonts w:ascii="Arial" w:hAnsi="Arial"/>
                <w:i/>
                <w:sz w:val="18"/>
                <w:szCs w:val="18"/>
              </w:rPr>
            </w:pPr>
            <w:r w:rsidRPr="0004466E">
              <w:rPr>
                <w:rFonts w:ascii="Arial" w:hAnsi="Arial"/>
                <w:i/>
                <w:sz w:val="18"/>
                <w:szCs w:val="18"/>
              </w:rPr>
              <w:t>0</w:t>
            </w:r>
          </w:p>
        </w:tc>
        <w:tc>
          <w:tcPr>
            <w:tcW w:w="851" w:type="dxa"/>
            <w:tcBorders>
              <w:top w:val="nil"/>
            </w:tcBorders>
            <w:shd w:val="clear" w:color="auto" w:fill="auto"/>
          </w:tcPr>
          <w:p w14:paraId="5E2644BE" w14:textId="77777777" w:rsidR="00982E91" w:rsidRPr="0004466E" w:rsidRDefault="00982E91" w:rsidP="00982E91">
            <w:pPr>
              <w:keepNext/>
              <w:keepLines/>
              <w:ind w:left="720" w:hanging="720"/>
              <w:jc w:val="center"/>
              <w:rPr>
                <w:rFonts w:ascii="Arial" w:hAnsi="Arial"/>
                <w:i/>
                <w:sz w:val="18"/>
                <w:szCs w:val="18"/>
              </w:rPr>
            </w:pPr>
            <w:r w:rsidRPr="0004466E">
              <w:rPr>
                <w:rFonts w:ascii="Arial" w:hAnsi="Arial"/>
                <w:i/>
                <w:sz w:val="18"/>
                <w:szCs w:val="18"/>
              </w:rPr>
              <w:t>1</w:t>
            </w:r>
          </w:p>
        </w:tc>
        <w:tc>
          <w:tcPr>
            <w:tcW w:w="851" w:type="dxa"/>
            <w:tcBorders>
              <w:top w:val="nil"/>
            </w:tcBorders>
            <w:shd w:val="clear" w:color="auto" w:fill="auto"/>
          </w:tcPr>
          <w:p w14:paraId="7D282534" w14:textId="77777777" w:rsidR="00982E91" w:rsidRPr="0004466E" w:rsidRDefault="00982E91" w:rsidP="00982E91">
            <w:pPr>
              <w:keepNext/>
              <w:keepLines/>
              <w:ind w:left="720" w:hanging="720"/>
              <w:jc w:val="center"/>
              <w:rPr>
                <w:rFonts w:ascii="Arial" w:hAnsi="Arial"/>
                <w:i/>
                <w:sz w:val="18"/>
                <w:szCs w:val="18"/>
              </w:rPr>
            </w:pPr>
            <w:r w:rsidRPr="0004466E">
              <w:rPr>
                <w:rFonts w:ascii="Arial" w:hAnsi="Arial"/>
                <w:i/>
                <w:sz w:val="18"/>
                <w:szCs w:val="18"/>
              </w:rPr>
              <w:t>2</w:t>
            </w:r>
          </w:p>
        </w:tc>
        <w:tc>
          <w:tcPr>
            <w:tcW w:w="851" w:type="dxa"/>
            <w:tcBorders>
              <w:top w:val="nil"/>
            </w:tcBorders>
            <w:shd w:val="clear" w:color="auto" w:fill="auto"/>
          </w:tcPr>
          <w:p w14:paraId="08284995" w14:textId="77777777" w:rsidR="00982E91" w:rsidRPr="0004466E" w:rsidRDefault="00982E91" w:rsidP="00982E91">
            <w:pPr>
              <w:keepNext/>
              <w:keepLines/>
              <w:ind w:left="720" w:hanging="720"/>
              <w:jc w:val="center"/>
              <w:rPr>
                <w:rFonts w:ascii="Arial" w:hAnsi="Arial"/>
                <w:i/>
                <w:sz w:val="18"/>
                <w:szCs w:val="18"/>
              </w:rPr>
            </w:pPr>
            <w:r w:rsidRPr="0004466E">
              <w:rPr>
                <w:rFonts w:ascii="Arial" w:hAnsi="Arial"/>
                <w:i/>
                <w:sz w:val="18"/>
                <w:szCs w:val="18"/>
              </w:rPr>
              <w:t>3</w:t>
            </w:r>
          </w:p>
        </w:tc>
      </w:tr>
      <w:tr w:rsidR="00982E91" w:rsidRPr="00982E91" w14:paraId="3A1393D7" w14:textId="77777777" w:rsidTr="003D5FBA">
        <w:trPr>
          <w:jc w:val="center"/>
        </w:trPr>
        <w:tc>
          <w:tcPr>
            <w:tcW w:w="1657" w:type="dxa"/>
            <w:shd w:val="clear" w:color="auto" w:fill="auto"/>
          </w:tcPr>
          <w:p w14:paraId="4936C7E8" w14:textId="77777777" w:rsidR="00982E91" w:rsidRPr="0004466E" w:rsidRDefault="00982E91" w:rsidP="00982E91">
            <w:pPr>
              <w:keepNext/>
              <w:keepLines/>
              <w:ind w:left="720" w:hanging="720"/>
              <w:jc w:val="center"/>
              <w:rPr>
                <w:rFonts w:ascii="Arial" w:hAnsi="Arial" w:cs="Arial"/>
                <w:sz w:val="18"/>
                <w:szCs w:val="18"/>
              </w:rPr>
            </w:pPr>
            <w:r w:rsidRPr="0004466E">
              <w:rPr>
                <w:rFonts w:ascii="Arial" w:hAnsi="Arial" w:cs="Arial"/>
                <w:sz w:val="18"/>
                <w:szCs w:val="18"/>
              </w:rPr>
              <w:t>&lt;4</w:t>
            </w:r>
          </w:p>
        </w:tc>
        <w:tc>
          <w:tcPr>
            <w:tcW w:w="851" w:type="dxa"/>
            <w:shd w:val="clear" w:color="auto" w:fill="auto"/>
          </w:tcPr>
          <w:p w14:paraId="559FF675" w14:textId="77777777" w:rsidR="00982E91" w:rsidRPr="0004466E" w:rsidRDefault="00982E91" w:rsidP="00982E91">
            <w:pPr>
              <w:keepNext/>
              <w:keepLines/>
              <w:ind w:left="720" w:hanging="720"/>
              <w:jc w:val="center"/>
              <w:rPr>
                <w:rFonts w:ascii="Arial" w:hAnsi="Arial"/>
                <w:sz w:val="18"/>
                <w:szCs w:val="18"/>
              </w:rPr>
            </w:pPr>
            <w:r w:rsidRPr="0004466E">
              <w:rPr>
                <w:rFonts w:ascii="Arial" w:hAnsi="Arial"/>
                <w:sz w:val="18"/>
                <w:szCs w:val="18"/>
              </w:rPr>
              <w:t>-</w:t>
            </w:r>
          </w:p>
        </w:tc>
        <w:tc>
          <w:tcPr>
            <w:tcW w:w="851" w:type="dxa"/>
            <w:shd w:val="clear" w:color="auto" w:fill="auto"/>
          </w:tcPr>
          <w:p w14:paraId="74BEC4E9" w14:textId="77777777" w:rsidR="00982E91" w:rsidRPr="0004466E" w:rsidRDefault="00982E91" w:rsidP="00982E91">
            <w:pPr>
              <w:keepNext/>
              <w:keepLines/>
              <w:ind w:left="720" w:hanging="720"/>
              <w:jc w:val="center"/>
              <w:rPr>
                <w:rFonts w:ascii="Arial" w:hAnsi="Arial"/>
                <w:sz w:val="18"/>
                <w:szCs w:val="18"/>
              </w:rPr>
            </w:pPr>
            <w:r w:rsidRPr="0004466E">
              <w:rPr>
                <w:rFonts w:ascii="Arial" w:hAnsi="Arial"/>
                <w:sz w:val="18"/>
                <w:szCs w:val="18"/>
              </w:rPr>
              <w:t>-</w:t>
            </w:r>
          </w:p>
        </w:tc>
        <w:tc>
          <w:tcPr>
            <w:tcW w:w="851" w:type="dxa"/>
            <w:shd w:val="clear" w:color="auto" w:fill="auto"/>
          </w:tcPr>
          <w:p w14:paraId="559519C0"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5409C55F"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15E5B990" w14:textId="77777777" w:rsidR="00982E91" w:rsidRPr="0004466E" w:rsidRDefault="00982E91" w:rsidP="00982E91">
            <w:pPr>
              <w:keepNext/>
              <w:keepLines/>
              <w:ind w:left="720" w:hanging="720"/>
              <w:jc w:val="center"/>
              <w:rPr>
                <w:rFonts w:ascii="Arial" w:hAnsi="Arial"/>
                <w:sz w:val="18"/>
                <w:szCs w:val="18"/>
              </w:rPr>
            </w:pPr>
            <w:r w:rsidRPr="0004466E">
              <w:rPr>
                <w:rFonts w:ascii="Arial" w:hAnsi="Arial"/>
                <w:sz w:val="18"/>
                <w:szCs w:val="18"/>
              </w:rPr>
              <w:t>-</w:t>
            </w:r>
          </w:p>
        </w:tc>
        <w:tc>
          <w:tcPr>
            <w:tcW w:w="851" w:type="dxa"/>
            <w:shd w:val="clear" w:color="auto" w:fill="auto"/>
          </w:tcPr>
          <w:p w14:paraId="290C79F1" w14:textId="77777777" w:rsidR="00982E91" w:rsidRPr="0004466E" w:rsidRDefault="00982E91" w:rsidP="00982E91">
            <w:pPr>
              <w:keepNext/>
              <w:keepLines/>
              <w:ind w:left="720" w:hanging="720"/>
              <w:jc w:val="center"/>
              <w:rPr>
                <w:rFonts w:ascii="Arial" w:hAnsi="Arial"/>
                <w:sz w:val="18"/>
                <w:szCs w:val="18"/>
              </w:rPr>
            </w:pPr>
            <w:r w:rsidRPr="0004466E">
              <w:rPr>
                <w:rFonts w:ascii="Arial" w:hAnsi="Arial"/>
                <w:sz w:val="18"/>
                <w:szCs w:val="18"/>
              </w:rPr>
              <w:t>-</w:t>
            </w:r>
          </w:p>
        </w:tc>
        <w:tc>
          <w:tcPr>
            <w:tcW w:w="851" w:type="dxa"/>
            <w:shd w:val="clear" w:color="auto" w:fill="auto"/>
          </w:tcPr>
          <w:p w14:paraId="5EAEE7F8"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7705F1A1" w14:textId="77777777" w:rsidR="00982E91" w:rsidRPr="0004466E" w:rsidRDefault="00982E91" w:rsidP="00982E91">
            <w:pPr>
              <w:keepNext/>
              <w:keepLines/>
              <w:ind w:left="720" w:hanging="720"/>
              <w:jc w:val="center"/>
              <w:rPr>
                <w:rFonts w:ascii="Arial" w:hAnsi="Arial"/>
                <w:sz w:val="18"/>
                <w:szCs w:val="18"/>
              </w:rPr>
            </w:pPr>
          </w:p>
        </w:tc>
      </w:tr>
      <w:tr w:rsidR="00982E91" w:rsidRPr="00982E91" w14:paraId="78313143" w14:textId="77777777" w:rsidTr="003D5FBA">
        <w:trPr>
          <w:jc w:val="center"/>
        </w:trPr>
        <w:tc>
          <w:tcPr>
            <w:tcW w:w="1657" w:type="dxa"/>
            <w:shd w:val="clear" w:color="auto" w:fill="auto"/>
          </w:tcPr>
          <w:p w14:paraId="1C1B7DBE" w14:textId="77777777" w:rsidR="00982E91" w:rsidRPr="0004466E" w:rsidRDefault="00982E91" w:rsidP="00982E91">
            <w:pPr>
              <w:keepNext/>
              <w:keepLines/>
              <w:ind w:left="720" w:hanging="720"/>
              <w:jc w:val="center"/>
              <w:rPr>
                <w:rFonts w:ascii="Arial" w:hAnsi="Arial" w:cs="Arial"/>
                <w:sz w:val="18"/>
                <w:szCs w:val="18"/>
              </w:rPr>
            </w:pPr>
            <w:r w:rsidRPr="0004466E">
              <w:rPr>
                <w:rFonts w:ascii="Arial" w:hAnsi="Arial" w:cs="Arial"/>
                <w:sz w:val="18"/>
                <w:szCs w:val="18"/>
              </w:rPr>
              <w:t>4</w:t>
            </w:r>
          </w:p>
        </w:tc>
        <w:tc>
          <w:tcPr>
            <w:tcW w:w="851" w:type="dxa"/>
            <w:shd w:val="clear" w:color="auto" w:fill="auto"/>
          </w:tcPr>
          <w:p w14:paraId="65B3A54F" w14:textId="5EC058BF"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272FE023" wp14:editId="35216F87">
                  <wp:extent cx="129540" cy="190500"/>
                  <wp:effectExtent l="0" t="0" r="3810" b="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37"/>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37D9A5E3" w14:textId="6499C061"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72B6740E" wp14:editId="4A637559">
                  <wp:extent cx="129540" cy="190500"/>
                  <wp:effectExtent l="0" t="0" r="3810" b="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36"/>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33BDB54E"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0FE141E3"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4FA95F0E" w14:textId="77777777" w:rsidR="00982E91" w:rsidRPr="0004466E" w:rsidRDefault="00982E91" w:rsidP="00982E91">
            <w:pPr>
              <w:keepNext/>
              <w:keepLines/>
              <w:ind w:left="720" w:hanging="720"/>
              <w:jc w:val="center"/>
              <w:rPr>
                <w:rFonts w:ascii="Arial" w:hAnsi="Arial"/>
                <w:sz w:val="18"/>
                <w:szCs w:val="18"/>
              </w:rPr>
            </w:pPr>
            <w:r w:rsidRPr="0004466E">
              <w:rPr>
                <w:rFonts w:ascii="Arial" w:hAnsi="Arial"/>
                <w:sz w:val="18"/>
                <w:szCs w:val="18"/>
              </w:rPr>
              <w:t>-</w:t>
            </w:r>
          </w:p>
        </w:tc>
        <w:tc>
          <w:tcPr>
            <w:tcW w:w="851" w:type="dxa"/>
            <w:shd w:val="clear" w:color="auto" w:fill="auto"/>
          </w:tcPr>
          <w:p w14:paraId="2FB081C4" w14:textId="77777777" w:rsidR="00982E91" w:rsidRPr="0004466E" w:rsidRDefault="00982E91" w:rsidP="00982E91">
            <w:pPr>
              <w:keepNext/>
              <w:keepLines/>
              <w:ind w:left="720" w:hanging="720"/>
              <w:jc w:val="center"/>
              <w:rPr>
                <w:rFonts w:ascii="Arial" w:hAnsi="Arial"/>
                <w:sz w:val="18"/>
                <w:szCs w:val="18"/>
              </w:rPr>
            </w:pPr>
            <w:r w:rsidRPr="0004466E">
              <w:rPr>
                <w:rFonts w:ascii="Arial" w:hAnsi="Arial"/>
                <w:sz w:val="18"/>
                <w:szCs w:val="18"/>
              </w:rPr>
              <w:t>-</w:t>
            </w:r>
          </w:p>
        </w:tc>
        <w:tc>
          <w:tcPr>
            <w:tcW w:w="851" w:type="dxa"/>
            <w:shd w:val="clear" w:color="auto" w:fill="auto"/>
          </w:tcPr>
          <w:p w14:paraId="216F0257"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3AB977AE" w14:textId="77777777" w:rsidR="00982E91" w:rsidRPr="0004466E" w:rsidRDefault="00982E91" w:rsidP="00982E91">
            <w:pPr>
              <w:keepNext/>
              <w:keepLines/>
              <w:ind w:left="720" w:hanging="720"/>
              <w:jc w:val="center"/>
              <w:rPr>
                <w:rFonts w:ascii="Arial" w:hAnsi="Arial"/>
                <w:sz w:val="18"/>
                <w:szCs w:val="18"/>
              </w:rPr>
            </w:pPr>
          </w:p>
        </w:tc>
      </w:tr>
      <w:tr w:rsidR="00982E91" w:rsidRPr="00982E91" w14:paraId="5291B8B9" w14:textId="77777777" w:rsidTr="003D5FBA">
        <w:trPr>
          <w:jc w:val="center"/>
        </w:trPr>
        <w:tc>
          <w:tcPr>
            <w:tcW w:w="1657" w:type="dxa"/>
            <w:shd w:val="clear" w:color="auto" w:fill="auto"/>
          </w:tcPr>
          <w:p w14:paraId="123BDC7E" w14:textId="77777777" w:rsidR="00982E91" w:rsidRPr="0004466E" w:rsidRDefault="00982E91" w:rsidP="00982E91">
            <w:pPr>
              <w:keepNext/>
              <w:keepLines/>
              <w:ind w:left="720" w:hanging="720"/>
              <w:jc w:val="center"/>
              <w:rPr>
                <w:rFonts w:ascii="Arial" w:hAnsi="Arial" w:cs="Arial"/>
                <w:sz w:val="18"/>
                <w:szCs w:val="18"/>
              </w:rPr>
            </w:pPr>
            <w:r w:rsidRPr="0004466E">
              <w:rPr>
                <w:rFonts w:ascii="Arial" w:hAnsi="Arial" w:cs="Arial"/>
                <w:sz w:val="18"/>
                <w:szCs w:val="18"/>
              </w:rPr>
              <w:t>5</w:t>
            </w:r>
          </w:p>
        </w:tc>
        <w:tc>
          <w:tcPr>
            <w:tcW w:w="851" w:type="dxa"/>
            <w:shd w:val="clear" w:color="auto" w:fill="auto"/>
          </w:tcPr>
          <w:p w14:paraId="1D8678B6" w14:textId="66E94E6A"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5C8F3904" wp14:editId="0B4165C1">
                  <wp:extent cx="129540" cy="190500"/>
                  <wp:effectExtent l="0" t="0" r="381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35"/>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4AD194AA" w14:textId="70464774"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7D8B3913" wp14:editId="46456BD3">
                  <wp:extent cx="129540" cy="190500"/>
                  <wp:effectExtent l="0" t="0" r="3810" b="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34"/>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65412096"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0E8C0ABD"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2D84ABE2" w14:textId="3A2F0307"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611979F2" wp14:editId="2E562750">
                  <wp:extent cx="129540" cy="190500"/>
                  <wp:effectExtent l="0" t="0" r="3810" b="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33"/>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55C2D1EB" w14:textId="2F206EC4"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2968366C" wp14:editId="3955E434">
                  <wp:extent cx="129540" cy="190500"/>
                  <wp:effectExtent l="0" t="0" r="3810" b="0"/>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32"/>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2DFC15E4"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3AE0866C" w14:textId="77777777" w:rsidR="00982E91" w:rsidRPr="0004466E" w:rsidRDefault="00982E91" w:rsidP="00982E91">
            <w:pPr>
              <w:keepNext/>
              <w:keepLines/>
              <w:ind w:left="720" w:hanging="720"/>
              <w:jc w:val="center"/>
              <w:rPr>
                <w:rFonts w:ascii="Arial" w:hAnsi="Arial"/>
                <w:sz w:val="18"/>
                <w:szCs w:val="18"/>
              </w:rPr>
            </w:pPr>
          </w:p>
        </w:tc>
      </w:tr>
      <w:tr w:rsidR="00982E91" w:rsidRPr="00982E91" w14:paraId="0E6CE48D" w14:textId="77777777" w:rsidTr="003D5FBA">
        <w:trPr>
          <w:jc w:val="center"/>
        </w:trPr>
        <w:tc>
          <w:tcPr>
            <w:tcW w:w="1657" w:type="dxa"/>
            <w:shd w:val="clear" w:color="auto" w:fill="auto"/>
          </w:tcPr>
          <w:p w14:paraId="3B6862BB" w14:textId="77777777" w:rsidR="00982E91" w:rsidRPr="0004466E" w:rsidRDefault="00982E91" w:rsidP="00982E91">
            <w:pPr>
              <w:keepNext/>
              <w:keepLines/>
              <w:ind w:left="720" w:hanging="720"/>
              <w:jc w:val="center"/>
              <w:rPr>
                <w:rFonts w:ascii="Arial" w:hAnsi="Arial" w:cs="Arial"/>
                <w:sz w:val="18"/>
                <w:szCs w:val="18"/>
              </w:rPr>
            </w:pPr>
            <w:r w:rsidRPr="0004466E">
              <w:rPr>
                <w:rFonts w:ascii="Arial" w:hAnsi="Arial" w:cs="Arial"/>
                <w:sz w:val="18"/>
                <w:szCs w:val="18"/>
              </w:rPr>
              <w:t>6</w:t>
            </w:r>
          </w:p>
        </w:tc>
        <w:tc>
          <w:tcPr>
            <w:tcW w:w="851" w:type="dxa"/>
            <w:shd w:val="clear" w:color="auto" w:fill="auto"/>
          </w:tcPr>
          <w:p w14:paraId="2EA06B63" w14:textId="720ED400"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1DFC8A3A" wp14:editId="539ABB43">
                  <wp:extent cx="129540" cy="190500"/>
                  <wp:effectExtent l="0" t="0" r="381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31"/>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5B448B6E" w14:textId="523260D5"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7C4FA75C" wp14:editId="64E8CDF7">
                  <wp:extent cx="129540" cy="190500"/>
                  <wp:effectExtent l="0" t="0" r="3810"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30"/>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6FA5EC53"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4B682589"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7574DC7F" w14:textId="5A31D531"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16D481E4" wp14:editId="6C9639BC">
                  <wp:extent cx="129540" cy="190500"/>
                  <wp:effectExtent l="0" t="0" r="381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29"/>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1F3BEB46" w14:textId="45438B4C"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7187B8E7" wp14:editId="7EACC662">
                  <wp:extent cx="129540" cy="190500"/>
                  <wp:effectExtent l="0" t="0" r="3810" b="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28"/>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58BDAF13"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7FF25326" w14:textId="77777777" w:rsidR="00982E91" w:rsidRPr="0004466E" w:rsidRDefault="00982E91" w:rsidP="00982E91">
            <w:pPr>
              <w:keepNext/>
              <w:keepLines/>
              <w:ind w:left="720" w:hanging="720"/>
              <w:jc w:val="center"/>
              <w:rPr>
                <w:rFonts w:ascii="Arial" w:hAnsi="Arial"/>
                <w:sz w:val="18"/>
                <w:szCs w:val="18"/>
              </w:rPr>
            </w:pPr>
          </w:p>
        </w:tc>
      </w:tr>
      <w:tr w:rsidR="00982E91" w:rsidRPr="00982E91" w14:paraId="0FA3CD6E" w14:textId="77777777" w:rsidTr="003D5FBA">
        <w:trPr>
          <w:jc w:val="center"/>
        </w:trPr>
        <w:tc>
          <w:tcPr>
            <w:tcW w:w="1657" w:type="dxa"/>
            <w:shd w:val="clear" w:color="auto" w:fill="auto"/>
          </w:tcPr>
          <w:p w14:paraId="02889F90" w14:textId="77777777" w:rsidR="00982E91" w:rsidRPr="0004466E" w:rsidRDefault="00982E91" w:rsidP="00982E91">
            <w:pPr>
              <w:keepNext/>
              <w:keepLines/>
              <w:ind w:left="720" w:hanging="720"/>
              <w:jc w:val="center"/>
              <w:rPr>
                <w:rFonts w:ascii="Arial" w:hAnsi="Arial"/>
                <w:sz w:val="18"/>
                <w:szCs w:val="18"/>
              </w:rPr>
            </w:pPr>
            <w:r w:rsidRPr="0004466E">
              <w:rPr>
                <w:rFonts w:ascii="Arial" w:hAnsi="Arial"/>
                <w:sz w:val="18"/>
                <w:szCs w:val="18"/>
              </w:rPr>
              <w:t>7</w:t>
            </w:r>
          </w:p>
        </w:tc>
        <w:tc>
          <w:tcPr>
            <w:tcW w:w="851" w:type="dxa"/>
            <w:shd w:val="clear" w:color="auto" w:fill="auto"/>
          </w:tcPr>
          <w:p w14:paraId="4E5DFC7A" w14:textId="7D497E9E"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7ECD7525" wp14:editId="002096E5">
                  <wp:extent cx="129540" cy="190500"/>
                  <wp:effectExtent l="0" t="0" r="3810" b="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27"/>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06ABB1C3" w14:textId="64EA7DCA"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2B13F6C4" wp14:editId="7429067A">
                  <wp:extent cx="129540" cy="190500"/>
                  <wp:effectExtent l="0" t="0" r="381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26"/>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03CF3D5E"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4071E31D"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6C22B091" w14:textId="4EC44900"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37EE8D74" wp14:editId="049121A4">
                  <wp:extent cx="129540" cy="190500"/>
                  <wp:effectExtent l="0" t="0" r="3810" b="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25"/>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09DC8D23" w14:textId="70D6FB19"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55B56338" wp14:editId="1A84B9C2">
                  <wp:extent cx="129540" cy="190500"/>
                  <wp:effectExtent l="0" t="0" r="3810" b="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24"/>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6D1F1EE6"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5DF15DAE" w14:textId="77777777" w:rsidR="00982E91" w:rsidRPr="0004466E" w:rsidRDefault="00982E91" w:rsidP="00982E91">
            <w:pPr>
              <w:keepNext/>
              <w:keepLines/>
              <w:ind w:left="720" w:hanging="720"/>
              <w:jc w:val="center"/>
              <w:rPr>
                <w:rFonts w:ascii="Arial" w:hAnsi="Arial"/>
                <w:sz w:val="18"/>
                <w:szCs w:val="18"/>
              </w:rPr>
            </w:pPr>
          </w:p>
        </w:tc>
      </w:tr>
      <w:tr w:rsidR="00982E91" w:rsidRPr="00982E91" w14:paraId="55E3C73C" w14:textId="77777777" w:rsidTr="003D5FBA">
        <w:trPr>
          <w:jc w:val="center"/>
        </w:trPr>
        <w:tc>
          <w:tcPr>
            <w:tcW w:w="1657" w:type="dxa"/>
            <w:shd w:val="clear" w:color="auto" w:fill="auto"/>
          </w:tcPr>
          <w:p w14:paraId="1A0CBA0C" w14:textId="77777777" w:rsidR="00982E91" w:rsidRPr="0004466E" w:rsidRDefault="00982E91" w:rsidP="00982E91">
            <w:pPr>
              <w:keepNext/>
              <w:keepLines/>
              <w:ind w:left="720" w:hanging="720"/>
              <w:jc w:val="center"/>
              <w:rPr>
                <w:rFonts w:ascii="Arial" w:hAnsi="Arial"/>
                <w:sz w:val="18"/>
                <w:szCs w:val="18"/>
              </w:rPr>
            </w:pPr>
            <w:r w:rsidRPr="0004466E">
              <w:rPr>
                <w:rFonts w:ascii="Arial" w:hAnsi="Arial"/>
                <w:sz w:val="18"/>
                <w:szCs w:val="18"/>
              </w:rPr>
              <w:t>8</w:t>
            </w:r>
          </w:p>
        </w:tc>
        <w:tc>
          <w:tcPr>
            <w:tcW w:w="851" w:type="dxa"/>
            <w:shd w:val="clear" w:color="auto" w:fill="auto"/>
          </w:tcPr>
          <w:p w14:paraId="754A23F7" w14:textId="156586E9"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2AAC5182" wp14:editId="3BB477D2">
                  <wp:extent cx="129540" cy="190500"/>
                  <wp:effectExtent l="0" t="0" r="381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23"/>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3852B11E" w14:textId="7FFB571B"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2FBFACDD" wp14:editId="310AA226">
                  <wp:extent cx="129540" cy="190500"/>
                  <wp:effectExtent l="0" t="0" r="3810"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22"/>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5761A570"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581495D9"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28C58FB5" w14:textId="70775A7D"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67575C72" wp14:editId="702C59A1">
                  <wp:extent cx="129540" cy="190500"/>
                  <wp:effectExtent l="0" t="0" r="381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21"/>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3E26DF7B" w14:textId="7BEEADA6"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1D826A2B" wp14:editId="527209CC">
                  <wp:extent cx="129540" cy="190500"/>
                  <wp:effectExtent l="0" t="0" r="381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20"/>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r w:rsidRPr="0004466E">
              <w:rPr>
                <w:rFonts w:ascii="Arial" w:hAnsi="Arial"/>
                <w:sz w:val="18"/>
                <w:szCs w:val="18"/>
              </w:rPr>
              <w:t>, 5</w:t>
            </w:r>
          </w:p>
        </w:tc>
        <w:tc>
          <w:tcPr>
            <w:tcW w:w="851" w:type="dxa"/>
            <w:shd w:val="clear" w:color="auto" w:fill="auto"/>
          </w:tcPr>
          <w:p w14:paraId="74584B85"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7A562559" w14:textId="77777777" w:rsidR="00982E91" w:rsidRPr="0004466E" w:rsidRDefault="00982E91" w:rsidP="00982E91">
            <w:pPr>
              <w:keepNext/>
              <w:keepLines/>
              <w:ind w:left="720" w:hanging="720"/>
              <w:jc w:val="center"/>
              <w:rPr>
                <w:rFonts w:ascii="Arial" w:hAnsi="Arial"/>
                <w:sz w:val="18"/>
                <w:szCs w:val="18"/>
              </w:rPr>
            </w:pPr>
          </w:p>
        </w:tc>
      </w:tr>
      <w:tr w:rsidR="00982E91" w:rsidRPr="00982E91" w14:paraId="437635E3" w14:textId="77777777" w:rsidTr="003D5FBA">
        <w:trPr>
          <w:jc w:val="center"/>
        </w:trPr>
        <w:tc>
          <w:tcPr>
            <w:tcW w:w="1657" w:type="dxa"/>
            <w:shd w:val="clear" w:color="auto" w:fill="auto"/>
          </w:tcPr>
          <w:p w14:paraId="1E5F2509" w14:textId="77777777" w:rsidR="00982E91" w:rsidRPr="0004466E" w:rsidRDefault="00982E91" w:rsidP="00982E91">
            <w:pPr>
              <w:keepNext/>
              <w:keepLines/>
              <w:ind w:left="720" w:hanging="720"/>
              <w:jc w:val="center"/>
              <w:rPr>
                <w:rFonts w:ascii="Arial" w:hAnsi="Arial"/>
                <w:sz w:val="18"/>
                <w:szCs w:val="18"/>
              </w:rPr>
            </w:pPr>
            <w:r w:rsidRPr="0004466E">
              <w:rPr>
                <w:rFonts w:ascii="Arial" w:hAnsi="Arial"/>
                <w:sz w:val="18"/>
                <w:szCs w:val="18"/>
              </w:rPr>
              <w:t>9</w:t>
            </w:r>
          </w:p>
        </w:tc>
        <w:tc>
          <w:tcPr>
            <w:tcW w:w="851" w:type="dxa"/>
            <w:shd w:val="clear" w:color="auto" w:fill="auto"/>
          </w:tcPr>
          <w:p w14:paraId="431C94C0" w14:textId="0CF622A6"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2F2FA48D" wp14:editId="7F58CE7A">
                  <wp:extent cx="129540" cy="190500"/>
                  <wp:effectExtent l="0" t="0" r="381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19"/>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3A83525B" w14:textId="7D1618A2"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51C88026" wp14:editId="763F7FC8">
                  <wp:extent cx="129540" cy="190500"/>
                  <wp:effectExtent l="0" t="0" r="381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18"/>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5AFB4745"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74EA1694"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537116EA" w14:textId="351646BB"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13E92439" wp14:editId="5602662A">
                  <wp:extent cx="129540" cy="190500"/>
                  <wp:effectExtent l="0" t="0" r="381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17"/>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3488DF42" w14:textId="0D868A2A"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721F6031" wp14:editId="4E2C1DF8">
                  <wp:extent cx="129540" cy="190500"/>
                  <wp:effectExtent l="0" t="0" r="381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16"/>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r w:rsidRPr="0004466E">
              <w:rPr>
                <w:rFonts w:ascii="Arial" w:hAnsi="Arial"/>
                <w:sz w:val="18"/>
                <w:szCs w:val="18"/>
              </w:rPr>
              <w:t>, 5</w:t>
            </w:r>
          </w:p>
        </w:tc>
        <w:tc>
          <w:tcPr>
            <w:tcW w:w="851" w:type="dxa"/>
            <w:shd w:val="clear" w:color="auto" w:fill="auto"/>
          </w:tcPr>
          <w:p w14:paraId="01E9AF10"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7CEDA23F" w14:textId="77777777" w:rsidR="00982E91" w:rsidRPr="0004466E" w:rsidRDefault="00982E91" w:rsidP="00982E91">
            <w:pPr>
              <w:keepNext/>
              <w:keepLines/>
              <w:ind w:left="720" w:hanging="720"/>
              <w:jc w:val="center"/>
              <w:rPr>
                <w:rFonts w:ascii="Arial" w:hAnsi="Arial"/>
                <w:sz w:val="18"/>
                <w:szCs w:val="18"/>
              </w:rPr>
            </w:pPr>
          </w:p>
        </w:tc>
      </w:tr>
      <w:tr w:rsidR="00982E91" w:rsidRPr="00982E91" w14:paraId="6536868A" w14:textId="77777777" w:rsidTr="003D5FBA">
        <w:trPr>
          <w:jc w:val="center"/>
        </w:trPr>
        <w:tc>
          <w:tcPr>
            <w:tcW w:w="1657" w:type="dxa"/>
            <w:shd w:val="clear" w:color="auto" w:fill="auto"/>
          </w:tcPr>
          <w:p w14:paraId="28FE1EB5" w14:textId="77777777" w:rsidR="00982E91" w:rsidRPr="0004466E" w:rsidRDefault="00982E91" w:rsidP="00982E91">
            <w:pPr>
              <w:keepNext/>
              <w:keepLines/>
              <w:ind w:left="720" w:hanging="720"/>
              <w:jc w:val="center"/>
              <w:rPr>
                <w:rFonts w:ascii="Arial" w:hAnsi="Arial"/>
                <w:sz w:val="18"/>
                <w:szCs w:val="18"/>
              </w:rPr>
            </w:pPr>
            <w:r w:rsidRPr="0004466E">
              <w:rPr>
                <w:rFonts w:ascii="Arial" w:hAnsi="Arial"/>
                <w:sz w:val="18"/>
                <w:szCs w:val="18"/>
              </w:rPr>
              <w:t>10</w:t>
            </w:r>
          </w:p>
        </w:tc>
        <w:tc>
          <w:tcPr>
            <w:tcW w:w="851" w:type="dxa"/>
            <w:shd w:val="clear" w:color="auto" w:fill="auto"/>
          </w:tcPr>
          <w:p w14:paraId="37ECC60B" w14:textId="3CCF8D99"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38BA2E90" wp14:editId="0FB56425">
                  <wp:extent cx="129540" cy="190500"/>
                  <wp:effectExtent l="0" t="0" r="381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15"/>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117667FE" w14:textId="77777777" w:rsidR="00982E91" w:rsidRPr="0004466E" w:rsidRDefault="001B7BF2" w:rsidP="00982E91">
            <w:pPr>
              <w:keepNext/>
              <w:keepLines/>
              <w:ind w:left="720" w:hanging="720"/>
              <w:jc w:val="center"/>
              <w:rPr>
                <w:rFonts w:ascii="Arial" w:hAnsi="Arial"/>
                <w:sz w:val="18"/>
                <w:szCs w:val="18"/>
              </w:rPr>
            </w:pPr>
            <w:r>
              <w:rPr>
                <w:rFonts w:ascii="Arial" w:hAnsi="Arial"/>
                <w:position w:val="-10"/>
                <w:sz w:val="18"/>
                <w:szCs w:val="18"/>
              </w:rPr>
              <w:pict w14:anchorId="099D3299">
                <v:shape id="_x0000_i1333" type="#_x0000_t75" style="width:9.6pt;height:16pt">
                  <v:imagedata r:id="rId1064" o:title=""/>
                </v:shape>
              </w:pict>
            </w:r>
            <w:r w:rsidR="00982E91" w:rsidRPr="0004466E">
              <w:rPr>
                <w:rFonts w:ascii="Arial" w:hAnsi="Arial"/>
                <w:sz w:val="18"/>
                <w:szCs w:val="18"/>
              </w:rPr>
              <w:t>, 8</w:t>
            </w:r>
          </w:p>
        </w:tc>
        <w:tc>
          <w:tcPr>
            <w:tcW w:w="851" w:type="dxa"/>
            <w:shd w:val="clear" w:color="auto" w:fill="auto"/>
          </w:tcPr>
          <w:p w14:paraId="06804681"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021D846E"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416E20F7" w14:textId="0BEA98B6"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627D044E" wp14:editId="5B920585">
                  <wp:extent cx="129540" cy="190500"/>
                  <wp:effectExtent l="0" t="0" r="381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14"/>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38F375A1" w14:textId="31F91915"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711B0BF6" wp14:editId="1C382BE8">
                  <wp:extent cx="129540" cy="190500"/>
                  <wp:effectExtent l="0" t="0" r="3810"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13"/>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r w:rsidRPr="0004466E">
              <w:rPr>
                <w:rFonts w:ascii="Arial" w:hAnsi="Arial"/>
                <w:sz w:val="18"/>
                <w:szCs w:val="18"/>
              </w:rPr>
              <w:t>, 7</w:t>
            </w:r>
          </w:p>
        </w:tc>
        <w:tc>
          <w:tcPr>
            <w:tcW w:w="851" w:type="dxa"/>
            <w:shd w:val="clear" w:color="auto" w:fill="auto"/>
          </w:tcPr>
          <w:p w14:paraId="6EF4806B"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34EF8E65" w14:textId="77777777" w:rsidR="00982E91" w:rsidRPr="0004466E" w:rsidRDefault="00982E91" w:rsidP="00982E91">
            <w:pPr>
              <w:keepNext/>
              <w:keepLines/>
              <w:ind w:left="720" w:hanging="720"/>
              <w:jc w:val="center"/>
              <w:rPr>
                <w:rFonts w:ascii="Arial" w:hAnsi="Arial"/>
                <w:sz w:val="18"/>
                <w:szCs w:val="18"/>
              </w:rPr>
            </w:pPr>
          </w:p>
        </w:tc>
      </w:tr>
      <w:tr w:rsidR="00982E91" w:rsidRPr="00982E91" w14:paraId="25B392DB" w14:textId="77777777" w:rsidTr="003D5FBA">
        <w:trPr>
          <w:jc w:val="center"/>
        </w:trPr>
        <w:tc>
          <w:tcPr>
            <w:tcW w:w="1657" w:type="dxa"/>
            <w:shd w:val="clear" w:color="auto" w:fill="auto"/>
          </w:tcPr>
          <w:p w14:paraId="77D451C4" w14:textId="77777777" w:rsidR="00982E91" w:rsidRPr="0004466E" w:rsidRDefault="00982E91" w:rsidP="00982E91">
            <w:pPr>
              <w:keepNext/>
              <w:keepLines/>
              <w:ind w:left="720" w:hanging="720"/>
              <w:jc w:val="center"/>
              <w:rPr>
                <w:rFonts w:ascii="Arial" w:hAnsi="Arial"/>
                <w:sz w:val="18"/>
                <w:szCs w:val="18"/>
              </w:rPr>
            </w:pPr>
            <w:r w:rsidRPr="0004466E">
              <w:rPr>
                <w:rFonts w:ascii="Arial" w:hAnsi="Arial"/>
                <w:sz w:val="18"/>
                <w:szCs w:val="18"/>
              </w:rPr>
              <w:t>11</w:t>
            </w:r>
          </w:p>
        </w:tc>
        <w:tc>
          <w:tcPr>
            <w:tcW w:w="851" w:type="dxa"/>
            <w:shd w:val="clear" w:color="auto" w:fill="auto"/>
          </w:tcPr>
          <w:p w14:paraId="2751D327" w14:textId="27A43135"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35A6BE39" wp14:editId="635AA621">
                  <wp:extent cx="129540" cy="190500"/>
                  <wp:effectExtent l="0" t="0" r="381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12"/>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091E37E4" w14:textId="77777777" w:rsidR="00982E91" w:rsidRPr="0004466E" w:rsidRDefault="001B7BF2" w:rsidP="00982E91">
            <w:pPr>
              <w:keepNext/>
              <w:keepLines/>
              <w:ind w:left="720" w:hanging="720"/>
              <w:jc w:val="center"/>
              <w:rPr>
                <w:rFonts w:ascii="Arial" w:hAnsi="Arial"/>
                <w:sz w:val="18"/>
                <w:szCs w:val="18"/>
              </w:rPr>
            </w:pPr>
            <w:r>
              <w:rPr>
                <w:rFonts w:ascii="Arial" w:hAnsi="Arial"/>
                <w:position w:val="-10"/>
                <w:sz w:val="18"/>
                <w:szCs w:val="18"/>
              </w:rPr>
              <w:pict w14:anchorId="0FA391BE">
                <v:shape id="_x0000_i1334" type="#_x0000_t75" style="width:9.6pt;height:16pt">
                  <v:imagedata r:id="rId1064" o:title=""/>
                </v:shape>
              </w:pict>
            </w:r>
            <w:r w:rsidR="00982E91" w:rsidRPr="0004466E">
              <w:rPr>
                <w:rFonts w:ascii="Arial" w:hAnsi="Arial"/>
                <w:sz w:val="18"/>
                <w:szCs w:val="18"/>
              </w:rPr>
              <w:t>, 8</w:t>
            </w:r>
          </w:p>
        </w:tc>
        <w:tc>
          <w:tcPr>
            <w:tcW w:w="851" w:type="dxa"/>
            <w:shd w:val="clear" w:color="auto" w:fill="auto"/>
          </w:tcPr>
          <w:p w14:paraId="6752EC8F"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734A15C5"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7C320F03" w14:textId="16A53F0D"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1C3DBF88" wp14:editId="61084E00">
                  <wp:extent cx="129540" cy="190500"/>
                  <wp:effectExtent l="0" t="0" r="381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11"/>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2776EE63" w14:textId="70BCCD54"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07E98C1E" wp14:editId="791D3666">
                  <wp:extent cx="129540" cy="190500"/>
                  <wp:effectExtent l="0" t="0" r="381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10"/>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r w:rsidRPr="0004466E">
              <w:rPr>
                <w:rFonts w:ascii="Arial" w:hAnsi="Arial"/>
                <w:sz w:val="18"/>
                <w:szCs w:val="18"/>
              </w:rPr>
              <w:t>, 7</w:t>
            </w:r>
          </w:p>
        </w:tc>
        <w:tc>
          <w:tcPr>
            <w:tcW w:w="851" w:type="dxa"/>
            <w:shd w:val="clear" w:color="auto" w:fill="auto"/>
          </w:tcPr>
          <w:p w14:paraId="18A40F07"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68E148D2" w14:textId="77777777" w:rsidR="00982E91" w:rsidRPr="0004466E" w:rsidRDefault="00982E91" w:rsidP="00982E91">
            <w:pPr>
              <w:keepNext/>
              <w:keepLines/>
              <w:ind w:left="720" w:hanging="720"/>
              <w:jc w:val="center"/>
              <w:rPr>
                <w:rFonts w:ascii="Arial" w:hAnsi="Arial"/>
                <w:sz w:val="18"/>
                <w:szCs w:val="18"/>
              </w:rPr>
            </w:pPr>
          </w:p>
        </w:tc>
      </w:tr>
      <w:tr w:rsidR="00982E91" w:rsidRPr="00982E91" w14:paraId="1E0BDE11" w14:textId="77777777" w:rsidTr="003D5FBA">
        <w:trPr>
          <w:jc w:val="center"/>
        </w:trPr>
        <w:tc>
          <w:tcPr>
            <w:tcW w:w="1657" w:type="dxa"/>
            <w:shd w:val="clear" w:color="auto" w:fill="auto"/>
          </w:tcPr>
          <w:p w14:paraId="7515AAFB" w14:textId="77777777" w:rsidR="00982E91" w:rsidRPr="0004466E" w:rsidRDefault="00982E91" w:rsidP="00982E91">
            <w:pPr>
              <w:keepNext/>
              <w:keepLines/>
              <w:ind w:left="720" w:hanging="720"/>
              <w:jc w:val="center"/>
              <w:rPr>
                <w:rFonts w:ascii="Arial" w:hAnsi="Arial"/>
                <w:sz w:val="18"/>
                <w:szCs w:val="18"/>
              </w:rPr>
            </w:pPr>
            <w:r w:rsidRPr="0004466E">
              <w:rPr>
                <w:rFonts w:ascii="Arial" w:hAnsi="Arial"/>
                <w:sz w:val="18"/>
                <w:szCs w:val="18"/>
              </w:rPr>
              <w:t>12</w:t>
            </w:r>
          </w:p>
        </w:tc>
        <w:tc>
          <w:tcPr>
            <w:tcW w:w="851" w:type="dxa"/>
            <w:shd w:val="clear" w:color="auto" w:fill="auto"/>
          </w:tcPr>
          <w:p w14:paraId="5B4D4DB4" w14:textId="3E0EC26C"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25B107DB" wp14:editId="55447379">
                  <wp:extent cx="129540" cy="190500"/>
                  <wp:effectExtent l="0" t="0" r="3810"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09"/>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3FAAC93C" w14:textId="77777777" w:rsidR="00982E91" w:rsidRPr="0004466E" w:rsidRDefault="001B7BF2" w:rsidP="00982E91">
            <w:pPr>
              <w:keepNext/>
              <w:keepLines/>
              <w:ind w:left="720" w:hanging="720"/>
              <w:jc w:val="center"/>
              <w:rPr>
                <w:rFonts w:ascii="Arial" w:hAnsi="Arial"/>
                <w:sz w:val="18"/>
                <w:szCs w:val="18"/>
              </w:rPr>
            </w:pPr>
            <w:r>
              <w:rPr>
                <w:rFonts w:ascii="Arial" w:hAnsi="Arial"/>
                <w:position w:val="-10"/>
                <w:sz w:val="18"/>
                <w:szCs w:val="18"/>
              </w:rPr>
              <w:pict w14:anchorId="39673A29">
                <v:shape id="_x0000_i1335" type="#_x0000_t75" style="width:9.6pt;height:16pt">
                  <v:imagedata r:id="rId1064" o:title=""/>
                </v:shape>
              </w:pict>
            </w:r>
            <w:r w:rsidR="00982E91" w:rsidRPr="0004466E">
              <w:rPr>
                <w:rFonts w:ascii="Arial" w:hAnsi="Arial"/>
                <w:sz w:val="18"/>
                <w:szCs w:val="18"/>
              </w:rPr>
              <w:t>, 8</w:t>
            </w:r>
          </w:p>
        </w:tc>
        <w:tc>
          <w:tcPr>
            <w:tcW w:w="851" w:type="dxa"/>
            <w:shd w:val="clear" w:color="auto" w:fill="auto"/>
          </w:tcPr>
          <w:p w14:paraId="15F6CA48"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37BAEA93"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18C5C8A5" w14:textId="1C46DA72"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4527B9C3" wp14:editId="2362B1AC">
                  <wp:extent cx="129540" cy="190500"/>
                  <wp:effectExtent l="0" t="0" r="381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08"/>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76AF211A" w14:textId="5F5ACB88"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200E41D6" wp14:editId="7A10535B">
                  <wp:extent cx="129540" cy="190500"/>
                  <wp:effectExtent l="0" t="0" r="3810"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07"/>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r w:rsidRPr="0004466E">
              <w:rPr>
                <w:rFonts w:ascii="Arial" w:hAnsi="Arial"/>
                <w:sz w:val="18"/>
                <w:szCs w:val="18"/>
              </w:rPr>
              <w:t>, 9</w:t>
            </w:r>
          </w:p>
        </w:tc>
        <w:tc>
          <w:tcPr>
            <w:tcW w:w="851" w:type="dxa"/>
            <w:shd w:val="clear" w:color="auto" w:fill="auto"/>
          </w:tcPr>
          <w:p w14:paraId="3795E75E"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0CD9E3FB" w14:textId="77777777" w:rsidR="00982E91" w:rsidRPr="0004466E" w:rsidRDefault="00982E91" w:rsidP="00982E91">
            <w:pPr>
              <w:keepNext/>
              <w:keepLines/>
              <w:ind w:left="720" w:hanging="720"/>
              <w:jc w:val="center"/>
              <w:rPr>
                <w:rFonts w:ascii="Arial" w:hAnsi="Arial"/>
                <w:sz w:val="18"/>
                <w:szCs w:val="18"/>
              </w:rPr>
            </w:pPr>
          </w:p>
        </w:tc>
      </w:tr>
      <w:tr w:rsidR="00982E91" w:rsidRPr="00982E91" w14:paraId="518C113C" w14:textId="77777777" w:rsidTr="003D5FBA">
        <w:trPr>
          <w:jc w:val="center"/>
        </w:trPr>
        <w:tc>
          <w:tcPr>
            <w:tcW w:w="1657" w:type="dxa"/>
            <w:shd w:val="clear" w:color="auto" w:fill="auto"/>
          </w:tcPr>
          <w:p w14:paraId="4852E966" w14:textId="77777777" w:rsidR="00982E91" w:rsidRPr="0004466E" w:rsidRDefault="00982E91" w:rsidP="00982E91">
            <w:pPr>
              <w:keepNext/>
              <w:keepLines/>
              <w:ind w:left="720" w:hanging="720"/>
              <w:jc w:val="center"/>
              <w:rPr>
                <w:rFonts w:ascii="Arial" w:hAnsi="Arial"/>
                <w:sz w:val="18"/>
                <w:szCs w:val="18"/>
              </w:rPr>
            </w:pPr>
            <w:r w:rsidRPr="0004466E">
              <w:rPr>
                <w:rFonts w:ascii="Arial" w:hAnsi="Arial"/>
                <w:sz w:val="18"/>
                <w:szCs w:val="18"/>
              </w:rPr>
              <w:t>13</w:t>
            </w:r>
          </w:p>
        </w:tc>
        <w:tc>
          <w:tcPr>
            <w:tcW w:w="851" w:type="dxa"/>
            <w:shd w:val="clear" w:color="auto" w:fill="auto"/>
          </w:tcPr>
          <w:p w14:paraId="2FD0C2E0" w14:textId="7ED7AC60"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5E0079F8" wp14:editId="3C009EC4">
                  <wp:extent cx="129540" cy="190500"/>
                  <wp:effectExtent l="0" t="0" r="381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06"/>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76D0D686" w14:textId="77777777" w:rsidR="00982E91" w:rsidRPr="0004466E" w:rsidRDefault="001B7BF2" w:rsidP="00982E91">
            <w:pPr>
              <w:keepNext/>
              <w:keepLines/>
              <w:ind w:left="720" w:hanging="720"/>
              <w:jc w:val="center"/>
              <w:rPr>
                <w:rFonts w:ascii="Arial" w:hAnsi="Arial"/>
                <w:sz w:val="18"/>
                <w:szCs w:val="18"/>
              </w:rPr>
            </w:pPr>
            <w:r>
              <w:rPr>
                <w:rFonts w:ascii="Arial" w:hAnsi="Arial"/>
                <w:position w:val="-10"/>
                <w:sz w:val="18"/>
                <w:szCs w:val="18"/>
              </w:rPr>
              <w:pict w14:anchorId="0DF99047">
                <v:shape id="_x0000_i1336" type="#_x0000_t75" style="width:9.6pt;height:16pt">
                  <v:imagedata r:id="rId1064" o:title=""/>
                </v:shape>
              </w:pict>
            </w:r>
            <w:r w:rsidR="00982E91" w:rsidRPr="0004466E">
              <w:rPr>
                <w:rFonts w:ascii="Arial" w:hAnsi="Arial"/>
                <w:sz w:val="18"/>
                <w:szCs w:val="18"/>
              </w:rPr>
              <w:t>, 10</w:t>
            </w:r>
          </w:p>
        </w:tc>
        <w:tc>
          <w:tcPr>
            <w:tcW w:w="851" w:type="dxa"/>
            <w:shd w:val="clear" w:color="auto" w:fill="auto"/>
          </w:tcPr>
          <w:p w14:paraId="44C2DA00"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02320DA4"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554205AC" w14:textId="6A5F7AEC"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599E222E" wp14:editId="0852C515">
                  <wp:extent cx="129540" cy="190500"/>
                  <wp:effectExtent l="0" t="0" r="381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05"/>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60E0810F" w14:textId="010EF12E"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229236F9" wp14:editId="70622AC0">
                  <wp:extent cx="129540" cy="190500"/>
                  <wp:effectExtent l="0" t="0" r="3810" b="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04"/>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r w:rsidRPr="0004466E">
              <w:rPr>
                <w:rFonts w:ascii="Arial" w:hAnsi="Arial"/>
                <w:sz w:val="18"/>
                <w:szCs w:val="18"/>
              </w:rPr>
              <w:t>, 9</w:t>
            </w:r>
          </w:p>
        </w:tc>
        <w:tc>
          <w:tcPr>
            <w:tcW w:w="851" w:type="dxa"/>
            <w:shd w:val="clear" w:color="auto" w:fill="auto"/>
          </w:tcPr>
          <w:p w14:paraId="1FC40AAC"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3EDA2361" w14:textId="77777777" w:rsidR="00982E91" w:rsidRPr="0004466E" w:rsidRDefault="00982E91" w:rsidP="00982E91">
            <w:pPr>
              <w:keepNext/>
              <w:keepLines/>
              <w:ind w:left="720" w:hanging="720"/>
              <w:jc w:val="center"/>
              <w:rPr>
                <w:rFonts w:ascii="Arial" w:hAnsi="Arial"/>
                <w:sz w:val="18"/>
                <w:szCs w:val="18"/>
              </w:rPr>
            </w:pPr>
          </w:p>
        </w:tc>
      </w:tr>
      <w:tr w:rsidR="00982E91" w:rsidRPr="00982E91" w14:paraId="0212D231" w14:textId="77777777" w:rsidTr="003D5FBA">
        <w:trPr>
          <w:jc w:val="center"/>
        </w:trPr>
        <w:tc>
          <w:tcPr>
            <w:tcW w:w="1657" w:type="dxa"/>
            <w:shd w:val="clear" w:color="auto" w:fill="auto"/>
          </w:tcPr>
          <w:p w14:paraId="057E1234" w14:textId="77777777" w:rsidR="00982E91" w:rsidRPr="0004466E" w:rsidRDefault="00982E91" w:rsidP="00982E91">
            <w:pPr>
              <w:keepNext/>
              <w:keepLines/>
              <w:ind w:left="720" w:hanging="720"/>
              <w:jc w:val="center"/>
              <w:rPr>
                <w:rFonts w:ascii="Arial" w:hAnsi="Arial"/>
                <w:sz w:val="18"/>
                <w:szCs w:val="18"/>
              </w:rPr>
            </w:pPr>
            <w:r w:rsidRPr="0004466E">
              <w:rPr>
                <w:rFonts w:ascii="Arial" w:hAnsi="Arial"/>
                <w:sz w:val="18"/>
                <w:szCs w:val="18"/>
              </w:rPr>
              <w:t>14</w:t>
            </w:r>
          </w:p>
        </w:tc>
        <w:tc>
          <w:tcPr>
            <w:tcW w:w="851" w:type="dxa"/>
            <w:shd w:val="clear" w:color="auto" w:fill="auto"/>
          </w:tcPr>
          <w:p w14:paraId="508CFB7A" w14:textId="67B5474E"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5E53B663" wp14:editId="3680010E">
                  <wp:extent cx="129540" cy="190500"/>
                  <wp:effectExtent l="0" t="0" r="3810"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03"/>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4B986610" w14:textId="77777777" w:rsidR="00982E91" w:rsidRPr="0004466E" w:rsidRDefault="001B7BF2" w:rsidP="00982E91">
            <w:pPr>
              <w:keepNext/>
              <w:keepLines/>
              <w:ind w:left="720" w:hanging="720"/>
              <w:jc w:val="center"/>
              <w:rPr>
                <w:rFonts w:ascii="Arial" w:hAnsi="Arial"/>
                <w:sz w:val="18"/>
                <w:szCs w:val="18"/>
              </w:rPr>
            </w:pPr>
            <w:r>
              <w:rPr>
                <w:rFonts w:ascii="Arial" w:hAnsi="Arial"/>
                <w:position w:val="-10"/>
                <w:sz w:val="18"/>
                <w:szCs w:val="18"/>
              </w:rPr>
              <w:pict w14:anchorId="24E01DED">
                <v:shape id="_x0000_i1337" type="#_x0000_t75" style="width:9.6pt;height:16pt">
                  <v:imagedata r:id="rId1064" o:title=""/>
                </v:shape>
              </w:pict>
            </w:r>
            <w:r w:rsidR="00982E91" w:rsidRPr="0004466E">
              <w:rPr>
                <w:rFonts w:ascii="Arial" w:hAnsi="Arial"/>
                <w:sz w:val="18"/>
                <w:szCs w:val="18"/>
              </w:rPr>
              <w:t>, 10</w:t>
            </w:r>
          </w:p>
        </w:tc>
        <w:tc>
          <w:tcPr>
            <w:tcW w:w="851" w:type="dxa"/>
            <w:shd w:val="clear" w:color="auto" w:fill="auto"/>
          </w:tcPr>
          <w:p w14:paraId="30905F7C"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2DABF290"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388541F9" w14:textId="311241A2"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397410AE" wp14:editId="4C42931B">
                  <wp:extent cx="129540" cy="190500"/>
                  <wp:effectExtent l="0" t="0" r="381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02"/>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p>
        </w:tc>
        <w:tc>
          <w:tcPr>
            <w:tcW w:w="851" w:type="dxa"/>
            <w:shd w:val="clear" w:color="auto" w:fill="auto"/>
          </w:tcPr>
          <w:p w14:paraId="6B40C81E" w14:textId="1C8B3EEF" w:rsidR="00982E91" w:rsidRPr="0004466E" w:rsidRDefault="00982E91" w:rsidP="00982E91">
            <w:pPr>
              <w:keepNext/>
              <w:keepLines/>
              <w:ind w:left="720" w:hanging="720"/>
              <w:jc w:val="center"/>
              <w:rPr>
                <w:rFonts w:ascii="Arial" w:hAnsi="Arial"/>
                <w:sz w:val="18"/>
                <w:szCs w:val="18"/>
              </w:rPr>
            </w:pPr>
            <w:r w:rsidRPr="0004466E">
              <w:rPr>
                <w:rFonts w:ascii="Arial" w:hAnsi="Arial"/>
                <w:noProof/>
                <w:position w:val="-10"/>
                <w:sz w:val="18"/>
                <w:szCs w:val="18"/>
                <w:lang w:eastAsia="en-GB"/>
              </w:rPr>
              <w:drawing>
                <wp:inline distT="0" distB="0" distL="0" distR="0" wp14:anchorId="34B0A4A0" wp14:editId="20DB6A57">
                  <wp:extent cx="129540" cy="190500"/>
                  <wp:effectExtent l="0" t="0" r="381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01"/>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r w:rsidRPr="0004466E">
              <w:rPr>
                <w:rFonts w:ascii="Arial" w:hAnsi="Arial"/>
                <w:sz w:val="18"/>
                <w:szCs w:val="18"/>
              </w:rPr>
              <w:t>, 9</w:t>
            </w:r>
          </w:p>
        </w:tc>
        <w:tc>
          <w:tcPr>
            <w:tcW w:w="851" w:type="dxa"/>
            <w:shd w:val="clear" w:color="auto" w:fill="auto"/>
          </w:tcPr>
          <w:p w14:paraId="2F4A1EDC" w14:textId="77777777" w:rsidR="00982E91" w:rsidRPr="0004466E" w:rsidRDefault="00982E91" w:rsidP="00982E91">
            <w:pPr>
              <w:keepNext/>
              <w:keepLines/>
              <w:ind w:left="720" w:hanging="720"/>
              <w:jc w:val="center"/>
              <w:rPr>
                <w:rFonts w:ascii="Arial" w:hAnsi="Arial"/>
                <w:sz w:val="18"/>
                <w:szCs w:val="18"/>
              </w:rPr>
            </w:pPr>
          </w:p>
        </w:tc>
        <w:tc>
          <w:tcPr>
            <w:tcW w:w="851" w:type="dxa"/>
            <w:shd w:val="clear" w:color="auto" w:fill="auto"/>
          </w:tcPr>
          <w:p w14:paraId="498EB06B" w14:textId="77777777" w:rsidR="00982E91" w:rsidRPr="0004466E" w:rsidRDefault="00982E91" w:rsidP="00982E91">
            <w:pPr>
              <w:keepNext/>
              <w:keepLines/>
              <w:ind w:left="720" w:hanging="720"/>
              <w:jc w:val="center"/>
              <w:rPr>
                <w:rFonts w:ascii="Arial" w:hAnsi="Arial"/>
                <w:sz w:val="18"/>
                <w:szCs w:val="18"/>
              </w:rPr>
            </w:pPr>
          </w:p>
        </w:tc>
      </w:tr>
    </w:tbl>
    <w:p w14:paraId="271642B2" w14:textId="77777777" w:rsidR="00982E91" w:rsidRPr="00982E91" w:rsidRDefault="00982E91" w:rsidP="00387ADA">
      <w:pPr>
        <w:rPr>
          <w:lang w:eastAsia="ko-KR"/>
        </w:rPr>
      </w:pPr>
    </w:p>
    <w:p w14:paraId="1C09768B" w14:textId="77777777" w:rsidR="00982E91" w:rsidRPr="00982E91" w:rsidRDefault="00982E91" w:rsidP="00982E91">
      <w:pPr>
        <w:keepNext/>
        <w:keepLines/>
        <w:overflowPunct w:val="0"/>
        <w:autoSpaceDE w:val="0"/>
        <w:autoSpaceDN w:val="0"/>
        <w:adjustRightInd w:val="0"/>
        <w:jc w:val="center"/>
        <w:textAlignment w:val="baseline"/>
        <w:rPr>
          <w:rFonts w:ascii="Arial" w:eastAsia="Times New Roman" w:hAnsi="Arial"/>
          <w:szCs w:val="20"/>
          <w:lang w:eastAsia="en-GB"/>
        </w:rPr>
      </w:pPr>
      <w:r w:rsidRPr="00982E91">
        <w:rPr>
          <w:rFonts w:ascii="Arial" w:eastAsia="Times New Roman" w:hAnsi="Arial"/>
          <w:szCs w:val="20"/>
          <w:lang w:eastAsia="en-GB"/>
        </w:rPr>
        <w:lastRenderedPageBreak/>
        <w:t xml:space="preserve">Table 6.4.1.1.3-6: PUSCH DM-RS positions </w:t>
      </w:r>
      <w:r w:rsidRPr="00982E91">
        <w:rPr>
          <w:rFonts w:ascii="Arial" w:eastAsia="Times New Roman" w:hAnsi="Arial" w:hint="eastAsia"/>
          <w:color w:val="FF0000"/>
          <w:szCs w:val="20"/>
          <w:lang w:eastAsia="ko-KR"/>
        </w:rPr>
        <w:t xml:space="preserve">within slot </w:t>
      </w:r>
      <w:r w:rsidR="001B7BF2">
        <w:rPr>
          <w:rFonts w:ascii="Arial" w:eastAsia="Times New Roman" w:hAnsi="Arial"/>
          <w:position w:val="-6"/>
          <w:szCs w:val="20"/>
          <w:lang w:eastAsia="en-GB"/>
        </w:rPr>
        <w:pict w14:anchorId="46FD9103">
          <v:shape id="_x0000_i1338" type="#_x0000_t75" style="width:8.8pt;height:16pt">
            <v:imagedata r:id="rId1030" o:title=""/>
          </v:shape>
        </w:pict>
      </w:r>
      <w:r w:rsidRPr="00982E91">
        <w:rPr>
          <w:rFonts w:ascii="Arial" w:eastAsia="Times New Roman" w:hAnsi="Arial"/>
          <w:szCs w:val="20"/>
          <w:lang w:eastAsia="en-GB"/>
        </w:rPr>
        <w:t xml:space="preserve"> for single-symbol DM-RS and </w:t>
      </w:r>
      <w:r w:rsidRPr="00982E91">
        <w:rPr>
          <w:rFonts w:ascii="Arial" w:eastAsia="Times New Roman" w:hAnsi="Arial" w:hint="eastAsia"/>
          <w:color w:val="FF0000"/>
          <w:szCs w:val="20"/>
          <w:lang w:eastAsia="ko-KR"/>
        </w:rPr>
        <w:t xml:space="preserve">intra-slot </w:t>
      </w:r>
      <w:r w:rsidRPr="00982E91">
        <w:rPr>
          <w:rFonts w:ascii="Arial" w:eastAsia="Times New Roman" w:hAnsi="Arial"/>
          <w:szCs w:val="20"/>
          <w:lang w:eastAsia="en-GB"/>
        </w:rPr>
        <w:t xml:space="preserve">frequency hopping enabled. </w:t>
      </w:r>
    </w:p>
    <w:tbl>
      <w:tblPr>
        <w:tblW w:w="87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6"/>
        <w:gridCol w:w="624"/>
        <w:gridCol w:w="624"/>
        <w:gridCol w:w="624"/>
        <w:gridCol w:w="725"/>
        <w:gridCol w:w="624"/>
        <w:gridCol w:w="624"/>
        <w:gridCol w:w="624"/>
        <w:gridCol w:w="624"/>
        <w:gridCol w:w="624"/>
        <w:gridCol w:w="652"/>
        <w:gridCol w:w="624"/>
        <w:gridCol w:w="794"/>
      </w:tblGrid>
      <w:tr w:rsidR="00982E91" w:rsidRPr="00982E91" w14:paraId="4CDFD796" w14:textId="77777777" w:rsidTr="0004466E">
        <w:trPr>
          <w:jc w:val="center"/>
        </w:trPr>
        <w:tc>
          <w:tcPr>
            <w:tcW w:w="956" w:type="dxa"/>
            <w:vMerge w:val="restart"/>
            <w:shd w:val="clear" w:color="auto" w:fill="auto"/>
          </w:tcPr>
          <w:p w14:paraId="32156EBD" w14:textId="77777777" w:rsidR="00982E91" w:rsidRPr="00545307" w:rsidRDefault="00982E91" w:rsidP="00982E91">
            <w:pPr>
              <w:keepNext/>
              <w:keepLines/>
              <w:ind w:left="-18"/>
              <w:jc w:val="center"/>
              <w:rPr>
                <w:rFonts w:ascii="Arial" w:hAnsi="Arial"/>
                <w:sz w:val="18"/>
                <w:szCs w:val="18"/>
              </w:rPr>
            </w:pPr>
            <w:r w:rsidRPr="00545307">
              <w:rPr>
                <w:rFonts w:ascii="Arial" w:hAnsi="Arial"/>
                <w:sz w:val="18"/>
                <w:szCs w:val="18"/>
              </w:rPr>
              <w:t>Duration in symbols</w:t>
            </w:r>
          </w:p>
        </w:tc>
        <w:tc>
          <w:tcPr>
            <w:tcW w:w="7787" w:type="dxa"/>
            <w:gridSpan w:val="12"/>
            <w:tcBorders>
              <w:bottom w:val="nil"/>
            </w:tcBorders>
            <w:shd w:val="clear" w:color="auto" w:fill="auto"/>
          </w:tcPr>
          <w:p w14:paraId="7B4623FF" w14:textId="171D53EE"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 xml:space="preserve">DM-RS positions </w:t>
            </w:r>
            <m:oMath>
              <m:acc>
                <m:accPr>
                  <m:chr m:val="̅"/>
                  <m:ctrlPr>
                    <w:rPr>
                      <w:rFonts w:ascii="Cambria Math" w:hAnsi="Cambria Math"/>
                      <w:i/>
                      <w:sz w:val="18"/>
                      <w:szCs w:val="18"/>
                    </w:rPr>
                  </m:ctrlPr>
                </m:accPr>
                <m:e>
                  <m:r>
                    <w:rPr>
                      <w:rFonts w:ascii="Cambria Math" w:hAnsi="Cambria Math"/>
                      <w:sz w:val="18"/>
                      <w:szCs w:val="18"/>
                    </w:rPr>
                    <m:t>l</m:t>
                  </m:r>
                </m:e>
              </m:acc>
            </m:oMath>
          </w:p>
        </w:tc>
      </w:tr>
      <w:tr w:rsidR="00982E91" w:rsidRPr="00982E91" w14:paraId="49151893" w14:textId="77777777" w:rsidTr="0004466E">
        <w:trPr>
          <w:jc w:val="center"/>
        </w:trPr>
        <w:tc>
          <w:tcPr>
            <w:tcW w:w="956" w:type="dxa"/>
            <w:vMerge/>
            <w:shd w:val="clear" w:color="auto" w:fill="auto"/>
          </w:tcPr>
          <w:p w14:paraId="425E6956" w14:textId="77777777" w:rsidR="00982E91" w:rsidRPr="00545307" w:rsidRDefault="00982E91" w:rsidP="00982E91">
            <w:pPr>
              <w:keepNext/>
              <w:keepLines/>
              <w:ind w:left="720" w:hanging="720"/>
              <w:jc w:val="center"/>
              <w:rPr>
                <w:rFonts w:ascii="Arial" w:eastAsia="SimSun" w:hAnsi="Arial"/>
                <w:sz w:val="18"/>
                <w:szCs w:val="18"/>
              </w:rPr>
            </w:pPr>
          </w:p>
        </w:tc>
        <w:tc>
          <w:tcPr>
            <w:tcW w:w="5093" w:type="dxa"/>
            <w:gridSpan w:val="8"/>
            <w:tcBorders>
              <w:top w:val="nil"/>
              <w:bottom w:val="nil"/>
            </w:tcBorders>
            <w:shd w:val="clear" w:color="auto" w:fill="auto"/>
          </w:tcPr>
          <w:p w14:paraId="3AFBEBE6" w14:textId="77777777" w:rsidR="00982E91" w:rsidRPr="00545307" w:rsidRDefault="00982E91" w:rsidP="00982E91">
            <w:pPr>
              <w:keepNext/>
              <w:keepLines/>
              <w:ind w:left="720" w:hanging="720"/>
              <w:jc w:val="center"/>
              <w:rPr>
                <w:rFonts w:ascii="Arial" w:eastAsia="SimSun" w:hAnsi="Arial"/>
                <w:sz w:val="18"/>
                <w:szCs w:val="18"/>
              </w:rPr>
            </w:pPr>
            <w:r w:rsidRPr="00545307">
              <w:rPr>
                <w:rFonts w:ascii="Arial" w:hAnsi="Arial"/>
                <w:sz w:val="18"/>
                <w:szCs w:val="18"/>
              </w:rPr>
              <w:t>PUSCH mapping type A</w:t>
            </w:r>
          </w:p>
        </w:tc>
        <w:tc>
          <w:tcPr>
            <w:tcW w:w="2694" w:type="dxa"/>
            <w:gridSpan w:val="4"/>
            <w:vMerge w:val="restart"/>
            <w:tcBorders>
              <w:top w:val="nil"/>
            </w:tcBorders>
            <w:shd w:val="clear" w:color="auto" w:fill="auto"/>
          </w:tcPr>
          <w:p w14:paraId="6D95A05B" w14:textId="77777777" w:rsidR="00982E91" w:rsidRPr="00545307" w:rsidRDefault="00982E91" w:rsidP="00982E91">
            <w:pPr>
              <w:keepNext/>
              <w:keepLines/>
              <w:ind w:left="720" w:hanging="720"/>
              <w:jc w:val="center"/>
              <w:rPr>
                <w:rFonts w:ascii="Arial" w:eastAsia="SimSun" w:hAnsi="Arial"/>
                <w:sz w:val="18"/>
                <w:szCs w:val="18"/>
              </w:rPr>
            </w:pPr>
            <w:r w:rsidRPr="00545307">
              <w:rPr>
                <w:rFonts w:ascii="Arial" w:hAnsi="Arial"/>
                <w:sz w:val="18"/>
                <w:szCs w:val="18"/>
              </w:rPr>
              <w:t>PUSCH mapping type B</w:t>
            </w:r>
          </w:p>
          <w:p w14:paraId="2035C00B" w14:textId="77777777" w:rsidR="00982E91" w:rsidRPr="00545307" w:rsidRDefault="001B7BF2" w:rsidP="00982E91">
            <w:pPr>
              <w:keepNext/>
              <w:keepLines/>
              <w:ind w:left="720" w:hanging="720"/>
              <w:jc w:val="center"/>
              <w:rPr>
                <w:rFonts w:ascii="Arial" w:eastAsia="SimSun" w:hAnsi="Arial"/>
                <w:sz w:val="18"/>
                <w:szCs w:val="18"/>
              </w:rPr>
            </w:pPr>
            <w:r>
              <w:rPr>
                <w:rFonts w:eastAsia="SimSun"/>
                <w:position w:val="-12"/>
                <w:sz w:val="18"/>
                <w:szCs w:val="18"/>
              </w:rPr>
              <w:pict w14:anchorId="1AF228FC">
                <v:shape id="_x0000_i1339" type="#_x0000_t75" style="width:29.6pt;height:18.4pt">
                  <v:imagedata r:id="rId1065" o:title=""/>
                </v:shape>
              </w:pict>
            </w:r>
          </w:p>
        </w:tc>
      </w:tr>
      <w:tr w:rsidR="00982E91" w:rsidRPr="00982E91" w14:paraId="290C4326" w14:textId="77777777" w:rsidTr="0004466E">
        <w:trPr>
          <w:jc w:val="center"/>
        </w:trPr>
        <w:tc>
          <w:tcPr>
            <w:tcW w:w="956" w:type="dxa"/>
            <w:vMerge/>
            <w:shd w:val="clear" w:color="auto" w:fill="auto"/>
          </w:tcPr>
          <w:p w14:paraId="495C8A2E" w14:textId="77777777" w:rsidR="00982E91" w:rsidRPr="00545307" w:rsidRDefault="00982E91" w:rsidP="00982E91">
            <w:pPr>
              <w:keepNext/>
              <w:keepLines/>
              <w:ind w:left="720" w:hanging="720"/>
              <w:jc w:val="center"/>
              <w:rPr>
                <w:rFonts w:ascii="Arial" w:eastAsia="SimSun" w:hAnsi="Arial"/>
                <w:sz w:val="18"/>
                <w:szCs w:val="18"/>
              </w:rPr>
            </w:pPr>
          </w:p>
        </w:tc>
        <w:tc>
          <w:tcPr>
            <w:tcW w:w="2597" w:type="dxa"/>
            <w:gridSpan w:val="4"/>
            <w:tcBorders>
              <w:top w:val="nil"/>
            </w:tcBorders>
            <w:shd w:val="clear" w:color="auto" w:fill="auto"/>
          </w:tcPr>
          <w:p w14:paraId="7E2DEB30" w14:textId="77777777" w:rsidR="00982E91" w:rsidRPr="00545307" w:rsidRDefault="001B7BF2" w:rsidP="00982E91">
            <w:pPr>
              <w:keepNext/>
              <w:keepLines/>
              <w:ind w:left="720" w:hanging="720"/>
              <w:jc w:val="center"/>
              <w:rPr>
                <w:rFonts w:ascii="Arial" w:eastAsia="SimSun" w:hAnsi="Arial"/>
                <w:sz w:val="18"/>
                <w:szCs w:val="18"/>
              </w:rPr>
            </w:pPr>
            <w:r>
              <w:rPr>
                <w:rFonts w:eastAsia="SimSun"/>
                <w:position w:val="-12"/>
                <w:sz w:val="18"/>
                <w:szCs w:val="18"/>
              </w:rPr>
              <w:pict w14:anchorId="5D002737">
                <v:shape id="_x0000_i1340" type="#_x0000_t75" style="width:29.6pt;height:18.4pt">
                  <v:imagedata r:id="rId1066" o:title=""/>
                </v:shape>
              </w:pict>
            </w:r>
            <w:r w:rsidR="00982E91" w:rsidRPr="00545307">
              <w:rPr>
                <w:rFonts w:eastAsia="SimSun"/>
                <w:sz w:val="18"/>
                <w:szCs w:val="18"/>
              </w:rPr>
              <w:t xml:space="preserve"> </w:t>
            </w:r>
          </w:p>
        </w:tc>
        <w:tc>
          <w:tcPr>
            <w:tcW w:w="2496" w:type="dxa"/>
            <w:gridSpan w:val="4"/>
            <w:tcBorders>
              <w:top w:val="nil"/>
            </w:tcBorders>
            <w:shd w:val="clear" w:color="auto" w:fill="auto"/>
          </w:tcPr>
          <w:p w14:paraId="42A48088" w14:textId="77777777" w:rsidR="00982E91" w:rsidRPr="00545307" w:rsidRDefault="001B7BF2" w:rsidP="00982E91">
            <w:pPr>
              <w:keepNext/>
              <w:keepLines/>
              <w:ind w:left="720" w:hanging="720"/>
              <w:jc w:val="center"/>
              <w:rPr>
                <w:rFonts w:ascii="Arial" w:eastAsia="SimSun" w:hAnsi="Arial"/>
                <w:sz w:val="18"/>
                <w:szCs w:val="18"/>
              </w:rPr>
            </w:pPr>
            <w:r>
              <w:rPr>
                <w:rFonts w:eastAsia="SimSun"/>
                <w:position w:val="-12"/>
                <w:sz w:val="18"/>
                <w:szCs w:val="18"/>
              </w:rPr>
              <w:pict w14:anchorId="4648B514">
                <v:shape id="_x0000_i1341" type="#_x0000_t75" style="width:29.6pt;height:18.4pt">
                  <v:imagedata r:id="rId1067" o:title=""/>
                </v:shape>
              </w:pict>
            </w:r>
          </w:p>
        </w:tc>
        <w:tc>
          <w:tcPr>
            <w:tcW w:w="2694" w:type="dxa"/>
            <w:gridSpan w:val="4"/>
            <w:vMerge/>
            <w:shd w:val="clear" w:color="auto" w:fill="auto"/>
          </w:tcPr>
          <w:p w14:paraId="3BE3B10E" w14:textId="77777777" w:rsidR="00982E91" w:rsidRPr="00545307" w:rsidRDefault="00982E91" w:rsidP="00982E91">
            <w:pPr>
              <w:keepNext/>
              <w:keepLines/>
              <w:ind w:left="720" w:hanging="720"/>
              <w:jc w:val="center"/>
              <w:rPr>
                <w:rFonts w:ascii="Arial" w:eastAsia="SimSun" w:hAnsi="Arial"/>
                <w:sz w:val="18"/>
                <w:szCs w:val="18"/>
              </w:rPr>
            </w:pPr>
          </w:p>
        </w:tc>
      </w:tr>
      <w:tr w:rsidR="00982E91" w:rsidRPr="00982E91" w14:paraId="25EB4C44" w14:textId="77777777" w:rsidTr="0004466E">
        <w:trPr>
          <w:jc w:val="center"/>
        </w:trPr>
        <w:tc>
          <w:tcPr>
            <w:tcW w:w="956" w:type="dxa"/>
            <w:vMerge/>
            <w:shd w:val="clear" w:color="auto" w:fill="auto"/>
          </w:tcPr>
          <w:p w14:paraId="5678D335" w14:textId="77777777" w:rsidR="00982E91" w:rsidRPr="00545307" w:rsidRDefault="00982E91" w:rsidP="00982E91">
            <w:pPr>
              <w:keepNext/>
              <w:keepLines/>
              <w:ind w:left="720" w:hanging="720"/>
              <w:jc w:val="center"/>
              <w:rPr>
                <w:rFonts w:ascii="Arial" w:eastAsia="SimSun" w:hAnsi="Arial"/>
                <w:sz w:val="18"/>
                <w:szCs w:val="18"/>
              </w:rPr>
            </w:pPr>
          </w:p>
        </w:tc>
        <w:tc>
          <w:tcPr>
            <w:tcW w:w="2597" w:type="dxa"/>
            <w:gridSpan w:val="4"/>
            <w:tcBorders>
              <w:bottom w:val="nil"/>
            </w:tcBorders>
            <w:shd w:val="clear" w:color="auto" w:fill="auto"/>
          </w:tcPr>
          <w:p w14:paraId="744B8040"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dmrs-AdditionalPosition</w:t>
            </w:r>
          </w:p>
        </w:tc>
        <w:tc>
          <w:tcPr>
            <w:tcW w:w="2496" w:type="dxa"/>
            <w:gridSpan w:val="4"/>
            <w:tcBorders>
              <w:bottom w:val="nil"/>
            </w:tcBorders>
            <w:shd w:val="clear" w:color="auto" w:fill="auto"/>
          </w:tcPr>
          <w:p w14:paraId="0F841BF4"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dmrs-AdditionalPosition</w:t>
            </w:r>
          </w:p>
        </w:tc>
        <w:tc>
          <w:tcPr>
            <w:tcW w:w="2694" w:type="dxa"/>
            <w:gridSpan w:val="4"/>
            <w:tcBorders>
              <w:bottom w:val="nil"/>
            </w:tcBorders>
            <w:shd w:val="clear" w:color="auto" w:fill="auto"/>
          </w:tcPr>
          <w:p w14:paraId="5A310720"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dmrs-AdditionalPosition</w:t>
            </w:r>
          </w:p>
        </w:tc>
      </w:tr>
      <w:tr w:rsidR="00982E91" w:rsidRPr="00982E91" w14:paraId="48D8AE42" w14:textId="77777777" w:rsidTr="0004466E">
        <w:trPr>
          <w:jc w:val="center"/>
        </w:trPr>
        <w:tc>
          <w:tcPr>
            <w:tcW w:w="956" w:type="dxa"/>
            <w:vMerge/>
            <w:shd w:val="clear" w:color="auto" w:fill="auto"/>
          </w:tcPr>
          <w:p w14:paraId="4ED986EC" w14:textId="77777777" w:rsidR="00982E91" w:rsidRPr="00545307" w:rsidRDefault="00982E91" w:rsidP="00982E91">
            <w:pPr>
              <w:keepNext/>
              <w:keepLines/>
              <w:ind w:left="720" w:hanging="720"/>
              <w:jc w:val="center"/>
              <w:rPr>
                <w:rFonts w:ascii="Arial" w:eastAsia="SimSun" w:hAnsi="Arial"/>
                <w:sz w:val="18"/>
                <w:szCs w:val="18"/>
              </w:rPr>
            </w:pPr>
          </w:p>
        </w:tc>
        <w:tc>
          <w:tcPr>
            <w:tcW w:w="1248" w:type="dxa"/>
            <w:gridSpan w:val="2"/>
            <w:tcBorders>
              <w:top w:val="nil"/>
            </w:tcBorders>
            <w:shd w:val="clear" w:color="auto" w:fill="auto"/>
          </w:tcPr>
          <w:p w14:paraId="0A19EABF" w14:textId="77777777" w:rsidR="00982E91" w:rsidRPr="00545307" w:rsidRDefault="00982E91" w:rsidP="00982E91">
            <w:pPr>
              <w:keepNext/>
              <w:keepLines/>
              <w:ind w:left="720" w:hanging="720"/>
              <w:jc w:val="center"/>
              <w:rPr>
                <w:rFonts w:ascii="Arial" w:eastAsia="SimSun" w:hAnsi="Arial"/>
                <w:sz w:val="18"/>
                <w:szCs w:val="18"/>
              </w:rPr>
            </w:pPr>
            <w:r w:rsidRPr="00545307">
              <w:rPr>
                <w:rFonts w:ascii="Arial" w:eastAsia="SimSun" w:hAnsi="Arial"/>
                <w:sz w:val="18"/>
                <w:szCs w:val="18"/>
              </w:rPr>
              <w:t>0</w:t>
            </w:r>
          </w:p>
        </w:tc>
        <w:tc>
          <w:tcPr>
            <w:tcW w:w="1349" w:type="dxa"/>
            <w:gridSpan w:val="2"/>
            <w:tcBorders>
              <w:top w:val="nil"/>
            </w:tcBorders>
            <w:shd w:val="clear" w:color="auto" w:fill="auto"/>
          </w:tcPr>
          <w:p w14:paraId="1F4F6127" w14:textId="77777777" w:rsidR="00982E91" w:rsidRPr="00545307" w:rsidRDefault="00982E91" w:rsidP="00982E91">
            <w:pPr>
              <w:keepNext/>
              <w:keepLines/>
              <w:ind w:left="720" w:hanging="720"/>
              <w:jc w:val="center"/>
              <w:rPr>
                <w:rFonts w:ascii="Arial" w:eastAsia="SimSun" w:hAnsi="Arial"/>
                <w:sz w:val="18"/>
                <w:szCs w:val="18"/>
              </w:rPr>
            </w:pPr>
            <w:r w:rsidRPr="00545307">
              <w:rPr>
                <w:rFonts w:ascii="Arial" w:eastAsia="SimSun" w:hAnsi="Arial"/>
                <w:sz w:val="18"/>
                <w:szCs w:val="18"/>
              </w:rPr>
              <w:t>1</w:t>
            </w:r>
          </w:p>
        </w:tc>
        <w:tc>
          <w:tcPr>
            <w:tcW w:w="1248" w:type="dxa"/>
            <w:gridSpan w:val="2"/>
            <w:tcBorders>
              <w:top w:val="nil"/>
            </w:tcBorders>
            <w:shd w:val="clear" w:color="auto" w:fill="auto"/>
          </w:tcPr>
          <w:p w14:paraId="434EDEBF" w14:textId="77777777" w:rsidR="00982E91" w:rsidRPr="00545307" w:rsidRDefault="00982E91" w:rsidP="00982E91">
            <w:pPr>
              <w:keepNext/>
              <w:keepLines/>
              <w:ind w:left="720" w:hanging="720"/>
              <w:jc w:val="center"/>
              <w:rPr>
                <w:rFonts w:ascii="Arial" w:eastAsia="SimSun" w:hAnsi="Arial"/>
                <w:sz w:val="18"/>
                <w:szCs w:val="18"/>
              </w:rPr>
            </w:pPr>
            <w:r w:rsidRPr="00545307">
              <w:rPr>
                <w:rFonts w:ascii="Arial" w:eastAsia="SimSun" w:hAnsi="Arial"/>
                <w:sz w:val="18"/>
                <w:szCs w:val="18"/>
              </w:rPr>
              <w:t>0</w:t>
            </w:r>
          </w:p>
        </w:tc>
        <w:tc>
          <w:tcPr>
            <w:tcW w:w="1248" w:type="dxa"/>
            <w:gridSpan w:val="2"/>
            <w:tcBorders>
              <w:top w:val="nil"/>
            </w:tcBorders>
            <w:shd w:val="clear" w:color="auto" w:fill="auto"/>
          </w:tcPr>
          <w:p w14:paraId="43C42D76" w14:textId="77777777" w:rsidR="00982E91" w:rsidRPr="00545307" w:rsidRDefault="00982E91" w:rsidP="00982E91">
            <w:pPr>
              <w:keepNext/>
              <w:keepLines/>
              <w:ind w:left="720" w:hanging="720"/>
              <w:jc w:val="center"/>
              <w:rPr>
                <w:rFonts w:ascii="Arial" w:eastAsia="SimSun" w:hAnsi="Arial"/>
                <w:sz w:val="18"/>
                <w:szCs w:val="18"/>
              </w:rPr>
            </w:pPr>
            <w:r w:rsidRPr="00545307">
              <w:rPr>
                <w:rFonts w:ascii="Arial" w:eastAsia="SimSun" w:hAnsi="Arial"/>
                <w:sz w:val="18"/>
                <w:szCs w:val="18"/>
              </w:rPr>
              <w:t>1</w:t>
            </w:r>
          </w:p>
        </w:tc>
        <w:tc>
          <w:tcPr>
            <w:tcW w:w="1276" w:type="dxa"/>
            <w:gridSpan w:val="2"/>
            <w:tcBorders>
              <w:top w:val="nil"/>
            </w:tcBorders>
            <w:shd w:val="clear" w:color="auto" w:fill="auto"/>
          </w:tcPr>
          <w:p w14:paraId="5810ED2B" w14:textId="77777777" w:rsidR="00982E91" w:rsidRPr="00545307" w:rsidRDefault="00982E91" w:rsidP="00982E91">
            <w:pPr>
              <w:keepNext/>
              <w:keepLines/>
              <w:ind w:left="720" w:hanging="720"/>
              <w:jc w:val="center"/>
              <w:rPr>
                <w:rFonts w:ascii="Arial" w:eastAsia="SimSun" w:hAnsi="Arial"/>
                <w:sz w:val="18"/>
                <w:szCs w:val="18"/>
              </w:rPr>
            </w:pPr>
            <w:r w:rsidRPr="00545307">
              <w:rPr>
                <w:rFonts w:ascii="Arial" w:eastAsia="SimSun" w:hAnsi="Arial"/>
                <w:sz w:val="18"/>
                <w:szCs w:val="18"/>
              </w:rPr>
              <w:t>0</w:t>
            </w:r>
          </w:p>
        </w:tc>
        <w:tc>
          <w:tcPr>
            <w:tcW w:w="1418" w:type="dxa"/>
            <w:gridSpan w:val="2"/>
            <w:tcBorders>
              <w:top w:val="nil"/>
            </w:tcBorders>
            <w:shd w:val="clear" w:color="auto" w:fill="auto"/>
          </w:tcPr>
          <w:p w14:paraId="1C677AA4" w14:textId="77777777" w:rsidR="00982E91" w:rsidRPr="00545307" w:rsidRDefault="00982E91" w:rsidP="00982E91">
            <w:pPr>
              <w:keepNext/>
              <w:keepLines/>
              <w:ind w:left="720" w:hanging="720"/>
              <w:jc w:val="center"/>
              <w:rPr>
                <w:rFonts w:ascii="Arial" w:eastAsia="SimSun" w:hAnsi="Arial"/>
                <w:sz w:val="18"/>
                <w:szCs w:val="18"/>
              </w:rPr>
            </w:pPr>
            <w:r w:rsidRPr="00545307">
              <w:rPr>
                <w:rFonts w:ascii="Arial" w:eastAsia="SimSun" w:hAnsi="Arial"/>
                <w:sz w:val="18"/>
                <w:szCs w:val="18"/>
              </w:rPr>
              <w:t>1</w:t>
            </w:r>
          </w:p>
        </w:tc>
      </w:tr>
      <w:tr w:rsidR="00982E91" w:rsidRPr="00982E91" w14:paraId="3DCA481B" w14:textId="77777777" w:rsidTr="0004466E">
        <w:trPr>
          <w:jc w:val="center"/>
        </w:trPr>
        <w:tc>
          <w:tcPr>
            <w:tcW w:w="956" w:type="dxa"/>
            <w:vMerge/>
            <w:shd w:val="clear" w:color="auto" w:fill="auto"/>
          </w:tcPr>
          <w:p w14:paraId="3BA1FB29" w14:textId="77777777" w:rsidR="00982E91" w:rsidRPr="00545307" w:rsidRDefault="00982E91" w:rsidP="00982E91">
            <w:pPr>
              <w:keepNext/>
              <w:keepLines/>
              <w:ind w:left="720" w:hanging="720"/>
              <w:jc w:val="center"/>
              <w:rPr>
                <w:rFonts w:ascii="Arial" w:eastAsia="SimSun" w:hAnsi="Arial"/>
                <w:sz w:val="18"/>
                <w:szCs w:val="18"/>
              </w:rPr>
            </w:pPr>
          </w:p>
        </w:tc>
        <w:tc>
          <w:tcPr>
            <w:tcW w:w="624" w:type="dxa"/>
            <w:shd w:val="clear" w:color="auto" w:fill="auto"/>
          </w:tcPr>
          <w:p w14:paraId="502D1DEC"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1</w:t>
            </w:r>
            <w:r w:rsidRPr="00545307">
              <w:rPr>
                <w:rFonts w:ascii="Arial" w:hAnsi="Arial"/>
                <w:sz w:val="18"/>
                <w:szCs w:val="18"/>
                <w:vertAlign w:val="superscript"/>
              </w:rPr>
              <w:t>st</w:t>
            </w:r>
            <w:r w:rsidRPr="00545307">
              <w:rPr>
                <w:rFonts w:ascii="Arial" w:hAnsi="Arial"/>
                <w:sz w:val="18"/>
                <w:szCs w:val="18"/>
              </w:rPr>
              <w:br/>
              <w:t>hop</w:t>
            </w:r>
          </w:p>
        </w:tc>
        <w:tc>
          <w:tcPr>
            <w:tcW w:w="624" w:type="dxa"/>
            <w:shd w:val="clear" w:color="auto" w:fill="auto"/>
          </w:tcPr>
          <w:p w14:paraId="6DE1D241"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2</w:t>
            </w:r>
            <w:r w:rsidRPr="00545307">
              <w:rPr>
                <w:rFonts w:ascii="Arial" w:hAnsi="Arial"/>
                <w:sz w:val="18"/>
                <w:szCs w:val="18"/>
                <w:vertAlign w:val="superscript"/>
              </w:rPr>
              <w:t>nd</w:t>
            </w:r>
            <w:r w:rsidRPr="00545307">
              <w:rPr>
                <w:rFonts w:ascii="Arial" w:hAnsi="Arial"/>
                <w:sz w:val="18"/>
                <w:szCs w:val="18"/>
              </w:rPr>
              <w:br/>
              <w:t>hop</w:t>
            </w:r>
          </w:p>
        </w:tc>
        <w:tc>
          <w:tcPr>
            <w:tcW w:w="624" w:type="dxa"/>
            <w:shd w:val="clear" w:color="auto" w:fill="auto"/>
          </w:tcPr>
          <w:p w14:paraId="0B4BFA8F"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1</w:t>
            </w:r>
            <w:r w:rsidRPr="00545307">
              <w:rPr>
                <w:rFonts w:ascii="Arial" w:hAnsi="Arial"/>
                <w:sz w:val="18"/>
                <w:szCs w:val="18"/>
                <w:vertAlign w:val="superscript"/>
              </w:rPr>
              <w:t>st</w:t>
            </w:r>
            <w:r w:rsidRPr="00545307">
              <w:rPr>
                <w:rFonts w:ascii="Arial" w:hAnsi="Arial"/>
                <w:sz w:val="18"/>
                <w:szCs w:val="18"/>
              </w:rPr>
              <w:br/>
              <w:t>hop</w:t>
            </w:r>
          </w:p>
        </w:tc>
        <w:tc>
          <w:tcPr>
            <w:tcW w:w="725" w:type="dxa"/>
            <w:shd w:val="clear" w:color="auto" w:fill="auto"/>
          </w:tcPr>
          <w:p w14:paraId="7CD7E5A3"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2</w:t>
            </w:r>
            <w:r w:rsidRPr="00545307">
              <w:rPr>
                <w:rFonts w:ascii="Arial" w:hAnsi="Arial"/>
                <w:sz w:val="18"/>
                <w:szCs w:val="18"/>
                <w:vertAlign w:val="superscript"/>
              </w:rPr>
              <w:t>nd</w:t>
            </w:r>
            <w:r w:rsidRPr="00545307">
              <w:rPr>
                <w:rFonts w:ascii="Arial" w:hAnsi="Arial"/>
                <w:sz w:val="18"/>
                <w:szCs w:val="18"/>
              </w:rPr>
              <w:br/>
              <w:t>hop</w:t>
            </w:r>
          </w:p>
        </w:tc>
        <w:tc>
          <w:tcPr>
            <w:tcW w:w="624" w:type="dxa"/>
            <w:shd w:val="clear" w:color="auto" w:fill="auto"/>
          </w:tcPr>
          <w:p w14:paraId="01918612"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1</w:t>
            </w:r>
            <w:r w:rsidRPr="00545307">
              <w:rPr>
                <w:rFonts w:ascii="Arial" w:hAnsi="Arial"/>
                <w:sz w:val="18"/>
                <w:szCs w:val="18"/>
                <w:vertAlign w:val="superscript"/>
              </w:rPr>
              <w:t>st</w:t>
            </w:r>
            <w:r w:rsidRPr="00545307">
              <w:rPr>
                <w:rFonts w:ascii="Arial" w:hAnsi="Arial"/>
                <w:sz w:val="18"/>
                <w:szCs w:val="18"/>
              </w:rPr>
              <w:br/>
              <w:t>hop</w:t>
            </w:r>
          </w:p>
        </w:tc>
        <w:tc>
          <w:tcPr>
            <w:tcW w:w="624" w:type="dxa"/>
            <w:shd w:val="clear" w:color="auto" w:fill="auto"/>
          </w:tcPr>
          <w:p w14:paraId="46D10AB9"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2</w:t>
            </w:r>
            <w:r w:rsidRPr="00545307">
              <w:rPr>
                <w:rFonts w:ascii="Arial" w:hAnsi="Arial"/>
                <w:sz w:val="18"/>
                <w:szCs w:val="18"/>
                <w:vertAlign w:val="superscript"/>
              </w:rPr>
              <w:t>nd</w:t>
            </w:r>
            <w:r w:rsidRPr="00545307">
              <w:rPr>
                <w:rFonts w:ascii="Arial" w:hAnsi="Arial"/>
                <w:sz w:val="18"/>
                <w:szCs w:val="18"/>
              </w:rPr>
              <w:br/>
              <w:t>hop</w:t>
            </w:r>
          </w:p>
        </w:tc>
        <w:tc>
          <w:tcPr>
            <w:tcW w:w="624" w:type="dxa"/>
            <w:shd w:val="clear" w:color="auto" w:fill="auto"/>
          </w:tcPr>
          <w:p w14:paraId="5C953F29"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1</w:t>
            </w:r>
            <w:r w:rsidRPr="00545307">
              <w:rPr>
                <w:rFonts w:ascii="Arial" w:hAnsi="Arial"/>
                <w:sz w:val="18"/>
                <w:szCs w:val="18"/>
                <w:vertAlign w:val="superscript"/>
              </w:rPr>
              <w:t>st</w:t>
            </w:r>
            <w:r w:rsidRPr="00545307">
              <w:rPr>
                <w:rFonts w:ascii="Arial" w:hAnsi="Arial"/>
                <w:sz w:val="18"/>
                <w:szCs w:val="18"/>
              </w:rPr>
              <w:br/>
              <w:t>hop</w:t>
            </w:r>
          </w:p>
        </w:tc>
        <w:tc>
          <w:tcPr>
            <w:tcW w:w="624" w:type="dxa"/>
            <w:shd w:val="clear" w:color="auto" w:fill="auto"/>
          </w:tcPr>
          <w:p w14:paraId="64A4F909"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2</w:t>
            </w:r>
            <w:r w:rsidRPr="00545307">
              <w:rPr>
                <w:rFonts w:ascii="Arial" w:hAnsi="Arial"/>
                <w:sz w:val="18"/>
                <w:szCs w:val="18"/>
                <w:vertAlign w:val="superscript"/>
              </w:rPr>
              <w:t>nd</w:t>
            </w:r>
            <w:r w:rsidRPr="00545307">
              <w:rPr>
                <w:rFonts w:ascii="Arial" w:hAnsi="Arial"/>
                <w:sz w:val="18"/>
                <w:szCs w:val="18"/>
              </w:rPr>
              <w:br/>
              <w:t>hop</w:t>
            </w:r>
          </w:p>
        </w:tc>
        <w:tc>
          <w:tcPr>
            <w:tcW w:w="624" w:type="dxa"/>
            <w:shd w:val="clear" w:color="auto" w:fill="auto"/>
          </w:tcPr>
          <w:p w14:paraId="27F2B2C0"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1</w:t>
            </w:r>
            <w:r w:rsidRPr="00545307">
              <w:rPr>
                <w:rFonts w:ascii="Arial" w:hAnsi="Arial"/>
                <w:sz w:val="18"/>
                <w:szCs w:val="18"/>
                <w:vertAlign w:val="superscript"/>
              </w:rPr>
              <w:t>st</w:t>
            </w:r>
            <w:r w:rsidRPr="00545307">
              <w:rPr>
                <w:rFonts w:ascii="Arial" w:hAnsi="Arial"/>
                <w:sz w:val="18"/>
                <w:szCs w:val="18"/>
              </w:rPr>
              <w:br/>
              <w:t>hop</w:t>
            </w:r>
          </w:p>
        </w:tc>
        <w:tc>
          <w:tcPr>
            <w:tcW w:w="652" w:type="dxa"/>
            <w:shd w:val="clear" w:color="auto" w:fill="auto"/>
          </w:tcPr>
          <w:p w14:paraId="24C0397B"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2</w:t>
            </w:r>
            <w:r w:rsidRPr="00545307">
              <w:rPr>
                <w:rFonts w:ascii="Arial" w:hAnsi="Arial"/>
                <w:sz w:val="18"/>
                <w:szCs w:val="18"/>
                <w:vertAlign w:val="superscript"/>
              </w:rPr>
              <w:t>nd</w:t>
            </w:r>
            <w:r w:rsidRPr="00545307">
              <w:rPr>
                <w:rFonts w:ascii="Arial" w:hAnsi="Arial"/>
                <w:sz w:val="18"/>
                <w:szCs w:val="18"/>
              </w:rPr>
              <w:br/>
              <w:t>hop</w:t>
            </w:r>
          </w:p>
        </w:tc>
        <w:tc>
          <w:tcPr>
            <w:tcW w:w="624" w:type="dxa"/>
            <w:shd w:val="clear" w:color="auto" w:fill="auto"/>
          </w:tcPr>
          <w:p w14:paraId="7D69F354"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1</w:t>
            </w:r>
            <w:r w:rsidRPr="00545307">
              <w:rPr>
                <w:rFonts w:ascii="Arial" w:hAnsi="Arial"/>
                <w:sz w:val="18"/>
                <w:szCs w:val="18"/>
                <w:vertAlign w:val="superscript"/>
              </w:rPr>
              <w:t>st</w:t>
            </w:r>
            <w:r w:rsidRPr="00545307">
              <w:rPr>
                <w:rFonts w:ascii="Arial" w:hAnsi="Arial"/>
                <w:sz w:val="18"/>
                <w:szCs w:val="18"/>
              </w:rPr>
              <w:br/>
              <w:t>hop</w:t>
            </w:r>
          </w:p>
        </w:tc>
        <w:tc>
          <w:tcPr>
            <w:tcW w:w="794" w:type="dxa"/>
            <w:shd w:val="clear" w:color="auto" w:fill="auto"/>
          </w:tcPr>
          <w:p w14:paraId="64A8E0F0"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2</w:t>
            </w:r>
            <w:r w:rsidRPr="00545307">
              <w:rPr>
                <w:rFonts w:ascii="Arial" w:hAnsi="Arial"/>
                <w:sz w:val="18"/>
                <w:szCs w:val="18"/>
                <w:vertAlign w:val="superscript"/>
              </w:rPr>
              <w:t>nd</w:t>
            </w:r>
            <w:r w:rsidRPr="00545307">
              <w:rPr>
                <w:rFonts w:ascii="Arial" w:hAnsi="Arial"/>
                <w:sz w:val="18"/>
                <w:szCs w:val="18"/>
              </w:rPr>
              <w:br/>
              <w:t>hop</w:t>
            </w:r>
          </w:p>
        </w:tc>
      </w:tr>
      <w:tr w:rsidR="00982E91" w:rsidRPr="00982E91" w14:paraId="17D63C4B" w14:textId="77777777" w:rsidTr="0004466E">
        <w:trPr>
          <w:jc w:val="center"/>
        </w:trPr>
        <w:tc>
          <w:tcPr>
            <w:tcW w:w="956" w:type="dxa"/>
            <w:shd w:val="clear" w:color="auto" w:fill="auto"/>
            <w:vAlign w:val="center"/>
          </w:tcPr>
          <w:p w14:paraId="143D0363"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≤3</w:t>
            </w:r>
          </w:p>
        </w:tc>
        <w:tc>
          <w:tcPr>
            <w:tcW w:w="624" w:type="dxa"/>
            <w:shd w:val="clear" w:color="auto" w:fill="auto"/>
            <w:vAlign w:val="center"/>
          </w:tcPr>
          <w:p w14:paraId="03B79CB3"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w:t>
            </w:r>
          </w:p>
        </w:tc>
        <w:tc>
          <w:tcPr>
            <w:tcW w:w="624" w:type="dxa"/>
            <w:shd w:val="clear" w:color="auto" w:fill="auto"/>
            <w:vAlign w:val="center"/>
          </w:tcPr>
          <w:p w14:paraId="36032731"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w:t>
            </w:r>
          </w:p>
        </w:tc>
        <w:tc>
          <w:tcPr>
            <w:tcW w:w="624" w:type="dxa"/>
            <w:shd w:val="clear" w:color="auto" w:fill="auto"/>
            <w:vAlign w:val="center"/>
          </w:tcPr>
          <w:p w14:paraId="32034411"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w:t>
            </w:r>
          </w:p>
        </w:tc>
        <w:tc>
          <w:tcPr>
            <w:tcW w:w="725" w:type="dxa"/>
            <w:shd w:val="clear" w:color="auto" w:fill="auto"/>
            <w:vAlign w:val="center"/>
          </w:tcPr>
          <w:p w14:paraId="4256FBAB"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w:t>
            </w:r>
          </w:p>
        </w:tc>
        <w:tc>
          <w:tcPr>
            <w:tcW w:w="624" w:type="dxa"/>
            <w:shd w:val="clear" w:color="auto" w:fill="auto"/>
            <w:vAlign w:val="center"/>
          </w:tcPr>
          <w:p w14:paraId="1E01B181"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w:t>
            </w:r>
          </w:p>
        </w:tc>
        <w:tc>
          <w:tcPr>
            <w:tcW w:w="624" w:type="dxa"/>
            <w:shd w:val="clear" w:color="auto" w:fill="auto"/>
            <w:vAlign w:val="center"/>
          </w:tcPr>
          <w:p w14:paraId="4203684C"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w:t>
            </w:r>
          </w:p>
        </w:tc>
        <w:tc>
          <w:tcPr>
            <w:tcW w:w="624" w:type="dxa"/>
            <w:shd w:val="clear" w:color="auto" w:fill="auto"/>
            <w:vAlign w:val="center"/>
          </w:tcPr>
          <w:p w14:paraId="17C4FB90"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w:t>
            </w:r>
          </w:p>
        </w:tc>
        <w:tc>
          <w:tcPr>
            <w:tcW w:w="624" w:type="dxa"/>
            <w:shd w:val="clear" w:color="auto" w:fill="auto"/>
            <w:vAlign w:val="center"/>
          </w:tcPr>
          <w:p w14:paraId="7AF36F84"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w:t>
            </w:r>
          </w:p>
        </w:tc>
        <w:tc>
          <w:tcPr>
            <w:tcW w:w="624" w:type="dxa"/>
            <w:shd w:val="clear" w:color="auto" w:fill="auto"/>
            <w:vAlign w:val="center"/>
          </w:tcPr>
          <w:p w14:paraId="680A2199"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0</w:t>
            </w:r>
          </w:p>
        </w:tc>
        <w:tc>
          <w:tcPr>
            <w:tcW w:w="652" w:type="dxa"/>
            <w:shd w:val="clear" w:color="auto" w:fill="auto"/>
            <w:vAlign w:val="center"/>
          </w:tcPr>
          <w:p w14:paraId="67B7D427"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0</w:t>
            </w:r>
          </w:p>
        </w:tc>
        <w:tc>
          <w:tcPr>
            <w:tcW w:w="624" w:type="dxa"/>
            <w:shd w:val="clear" w:color="auto" w:fill="auto"/>
            <w:vAlign w:val="center"/>
          </w:tcPr>
          <w:p w14:paraId="1252D9C0" w14:textId="4682D254" w:rsidR="00982E91" w:rsidRPr="00545307" w:rsidRDefault="00982E91" w:rsidP="00982E91">
            <w:pPr>
              <w:keepNext/>
              <w:keepLines/>
              <w:ind w:left="720" w:hanging="720"/>
              <w:jc w:val="center"/>
              <w:rPr>
                <w:rFonts w:ascii="Arial" w:hAnsi="Arial"/>
                <w:sz w:val="18"/>
                <w:szCs w:val="18"/>
              </w:rPr>
            </w:pPr>
            <m:oMathPara>
              <m:oMath>
                <m:r>
                  <w:rPr>
                    <w:rFonts w:ascii="Cambria Math" w:hAnsi="Cambria Math"/>
                    <w:sz w:val="18"/>
                    <w:szCs w:val="18"/>
                  </w:rPr>
                  <m:t>0</m:t>
                </m:r>
              </m:oMath>
            </m:oMathPara>
          </w:p>
        </w:tc>
        <w:tc>
          <w:tcPr>
            <w:tcW w:w="794" w:type="dxa"/>
            <w:shd w:val="clear" w:color="auto" w:fill="auto"/>
            <w:vAlign w:val="center"/>
          </w:tcPr>
          <w:p w14:paraId="0F785EB7"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0</w:t>
            </w:r>
          </w:p>
        </w:tc>
      </w:tr>
      <w:tr w:rsidR="00982E91" w:rsidRPr="00982E91" w14:paraId="79B1303A" w14:textId="77777777" w:rsidTr="0004466E">
        <w:trPr>
          <w:jc w:val="center"/>
        </w:trPr>
        <w:tc>
          <w:tcPr>
            <w:tcW w:w="956" w:type="dxa"/>
            <w:shd w:val="clear" w:color="auto" w:fill="auto"/>
            <w:vAlign w:val="center"/>
          </w:tcPr>
          <w:p w14:paraId="10D3CA5D"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4</w:t>
            </w:r>
          </w:p>
        </w:tc>
        <w:tc>
          <w:tcPr>
            <w:tcW w:w="624" w:type="dxa"/>
            <w:shd w:val="clear" w:color="auto" w:fill="auto"/>
            <w:vAlign w:val="center"/>
          </w:tcPr>
          <w:p w14:paraId="2806FF58" w14:textId="77777777" w:rsidR="00982E91" w:rsidRPr="00545307" w:rsidRDefault="00982E91" w:rsidP="00982E91">
            <w:pPr>
              <w:keepNext/>
              <w:keepLines/>
              <w:ind w:left="720" w:hanging="720"/>
              <w:jc w:val="center"/>
              <w:rPr>
                <w:rFonts w:ascii="Arial" w:eastAsia="SimSun" w:hAnsi="Arial"/>
                <w:sz w:val="18"/>
                <w:szCs w:val="18"/>
              </w:rPr>
            </w:pPr>
            <w:r w:rsidRPr="00545307">
              <w:rPr>
                <w:rFonts w:ascii="Arial" w:eastAsia="SimSun" w:hAnsi="Arial"/>
                <w:sz w:val="18"/>
                <w:szCs w:val="18"/>
              </w:rPr>
              <w:t>2</w:t>
            </w:r>
          </w:p>
        </w:tc>
        <w:tc>
          <w:tcPr>
            <w:tcW w:w="624" w:type="dxa"/>
            <w:shd w:val="clear" w:color="auto" w:fill="auto"/>
            <w:vAlign w:val="center"/>
          </w:tcPr>
          <w:p w14:paraId="2F7E973B"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0</w:t>
            </w:r>
          </w:p>
        </w:tc>
        <w:tc>
          <w:tcPr>
            <w:tcW w:w="624" w:type="dxa"/>
            <w:shd w:val="clear" w:color="auto" w:fill="auto"/>
            <w:vAlign w:val="center"/>
          </w:tcPr>
          <w:p w14:paraId="267C781E"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2</w:t>
            </w:r>
          </w:p>
        </w:tc>
        <w:tc>
          <w:tcPr>
            <w:tcW w:w="725" w:type="dxa"/>
            <w:shd w:val="clear" w:color="auto" w:fill="auto"/>
            <w:vAlign w:val="center"/>
          </w:tcPr>
          <w:p w14:paraId="1018EDE5"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0</w:t>
            </w:r>
          </w:p>
        </w:tc>
        <w:tc>
          <w:tcPr>
            <w:tcW w:w="624" w:type="dxa"/>
            <w:shd w:val="clear" w:color="auto" w:fill="auto"/>
            <w:vAlign w:val="center"/>
          </w:tcPr>
          <w:p w14:paraId="276B1940" w14:textId="77777777" w:rsidR="00982E91" w:rsidRPr="00545307" w:rsidRDefault="00982E91" w:rsidP="00982E91">
            <w:pPr>
              <w:keepNext/>
              <w:keepLines/>
              <w:ind w:left="720" w:hanging="720"/>
              <w:jc w:val="center"/>
              <w:rPr>
                <w:rFonts w:ascii="Arial" w:eastAsia="SimSun" w:hAnsi="Arial"/>
                <w:sz w:val="18"/>
                <w:szCs w:val="18"/>
              </w:rPr>
            </w:pPr>
            <w:r w:rsidRPr="00545307">
              <w:rPr>
                <w:rFonts w:ascii="Arial" w:eastAsia="SimSun" w:hAnsi="Arial"/>
                <w:sz w:val="18"/>
                <w:szCs w:val="18"/>
              </w:rPr>
              <w:t>3</w:t>
            </w:r>
          </w:p>
        </w:tc>
        <w:tc>
          <w:tcPr>
            <w:tcW w:w="624" w:type="dxa"/>
            <w:shd w:val="clear" w:color="auto" w:fill="auto"/>
            <w:vAlign w:val="center"/>
          </w:tcPr>
          <w:p w14:paraId="52B4626C"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0</w:t>
            </w:r>
          </w:p>
        </w:tc>
        <w:tc>
          <w:tcPr>
            <w:tcW w:w="624" w:type="dxa"/>
            <w:shd w:val="clear" w:color="auto" w:fill="auto"/>
            <w:vAlign w:val="center"/>
          </w:tcPr>
          <w:p w14:paraId="6D30AF96" w14:textId="77777777" w:rsidR="00982E91" w:rsidRPr="00545307" w:rsidRDefault="00982E91" w:rsidP="00982E91">
            <w:pPr>
              <w:keepNext/>
              <w:keepLines/>
              <w:ind w:left="720" w:hanging="720"/>
              <w:jc w:val="center"/>
              <w:rPr>
                <w:rFonts w:ascii="Arial" w:eastAsia="SimSun" w:hAnsi="Arial"/>
                <w:sz w:val="18"/>
                <w:szCs w:val="18"/>
              </w:rPr>
            </w:pPr>
            <w:r w:rsidRPr="00545307">
              <w:rPr>
                <w:rFonts w:ascii="Arial" w:eastAsia="SimSun" w:hAnsi="Arial"/>
                <w:sz w:val="18"/>
                <w:szCs w:val="18"/>
              </w:rPr>
              <w:t>3</w:t>
            </w:r>
          </w:p>
        </w:tc>
        <w:tc>
          <w:tcPr>
            <w:tcW w:w="624" w:type="dxa"/>
            <w:shd w:val="clear" w:color="auto" w:fill="auto"/>
            <w:vAlign w:val="center"/>
          </w:tcPr>
          <w:p w14:paraId="7FCCEBF9"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0</w:t>
            </w:r>
          </w:p>
        </w:tc>
        <w:tc>
          <w:tcPr>
            <w:tcW w:w="624" w:type="dxa"/>
            <w:shd w:val="clear" w:color="auto" w:fill="auto"/>
            <w:vAlign w:val="center"/>
          </w:tcPr>
          <w:p w14:paraId="7385B19B"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0</w:t>
            </w:r>
          </w:p>
        </w:tc>
        <w:tc>
          <w:tcPr>
            <w:tcW w:w="652" w:type="dxa"/>
            <w:shd w:val="clear" w:color="auto" w:fill="auto"/>
            <w:vAlign w:val="center"/>
          </w:tcPr>
          <w:p w14:paraId="6AFB74C7"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0</w:t>
            </w:r>
          </w:p>
        </w:tc>
        <w:tc>
          <w:tcPr>
            <w:tcW w:w="624" w:type="dxa"/>
            <w:shd w:val="clear" w:color="auto" w:fill="auto"/>
            <w:vAlign w:val="center"/>
          </w:tcPr>
          <w:p w14:paraId="4BBBDEAB" w14:textId="2A98862A" w:rsidR="00982E91" w:rsidRPr="00545307" w:rsidRDefault="00982E91" w:rsidP="00982E91">
            <w:pPr>
              <w:keepNext/>
              <w:keepLines/>
              <w:ind w:left="720" w:hanging="720"/>
              <w:jc w:val="center"/>
              <w:rPr>
                <w:rFonts w:ascii="Arial" w:hAnsi="Arial"/>
                <w:sz w:val="18"/>
                <w:szCs w:val="18"/>
              </w:rPr>
            </w:pPr>
            <m:oMathPara>
              <m:oMath>
                <m:r>
                  <w:rPr>
                    <w:rFonts w:ascii="Cambria Math" w:hAnsi="Cambria Math"/>
                    <w:sz w:val="18"/>
                    <w:szCs w:val="18"/>
                  </w:rPr>
                  <m:t>0</m:t>
                </m:r>
              </m:oMath>
            </m:oMathPara>
          </w:p>
        </w:tc>
        <w:tc>
          <w:tcPr>
            <w:tcW w:w="794" w:type="dxa"/>
            <w:shd w:val="clear" w:color="auto" w:fill="auto"/>
            <w:vAlign w:val="center"/>
          </w:tcPr>
          <w:p w14:paraId="015A2103"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0</w:t>
            </w:r>
          </w:p>
        </w:tc>
      </w:tr>
      <w:tr w:rsidR="00982E91" w:rsidRPr="00982E91" w14:paraId="5AF0C55E" w14:textId="77777777" w:rsidTr="0004466E">
        <w:trPr>
          <w:jc w:val="center"/>
        </w:trPr>
        <w:tc>
          <w:tcPr>
            <w:tcW w:w="956" w:type="dxa"/>
            <w:shd w:val="clear" w:color="auto" w:fill="auto"/>
            <w:vAlign w:val="center"/>
          </w:tcPr>
          <w:p w14:paraId="1D940D7F"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5, 6</w:t>
            </w:r>
          </w:p>
        </w:tc>
        <w:tc>
          <w:tcPr>
            <w:tcW w:w="624" w:type="dxa"/>
            <w:shd w:val="clear" w:color="auto" w:fill="auto"/>
            <w:vAlign w:val="center"/>
          </w:tcPr>
          <w:p w14:paraId="53D679DB"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2</w:t>
            </w:r>
          </w:p>
        </w:tc>
        <w:tc>
          <w:tcPr>
            <w:tcW w:w="624" w:type="dxa"/>
            <w:shd w:val="clear" w:color="auto" w:fill="auto"/>
            <w:vAlign w:val="center"/>
          </w:tcPr>
          <w:p w14:paraId="660DB3A7"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0</w:t>
            </w:r>
          </w:p>
        </w:tc>
        <w:tc>
          <w:tcPr>
            <w:tcW w:w="624" w:type="dxa"/>
            <w:shd w:val="clear" w:color="auto" w:fill="auto"/>
            <w:vAlign w:val="center"/>
          </w:tcPr>
          <w:p w14:paraId="36B1F97E"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2</w:t>
            </w:r>
          </w:p>
        </w:tc>
        <w:tc>
          <w:tcPr>
            <w:tcW w:w="725" w:type="dxa"/>
            <w:shd w:val="clear" w:color="auto" w:fill="auto"/>
            <w:vAlign w:val="center"/>
          </w:tcPr>
          <w:p w14:paraId="64BD18DC"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0, 4</w:t>
            </w:r>
          </w:p>
        </w:tc>
        <w:tc>
          <w:tcPr>
            <w:tcW w:w="624" w:type="dxa"/>
            <w:shd w:val="clear" w:color="auto" w:fill="auto"/>
            <w:vAlign w:val="center"/>
          </w:tcPr>
          <w:p w14:paraId="456F91B4"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3</w:t>
            </w:r>
          </w:p>
        </w:tc>
        <w:tc>
          <w:tcPr>
            <w:tcW w:w="624" w:type="dxa"/>
            <w:shd w:val="clear" w:color="auto" w:fill="auto"/>
            <w:vAlign w:val="center"/>
          </w:tcPr>
          <w:p w14:paraId="643581CD"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0</w:t>
            </w:r>
          </w:p>
        </w:tc>
        <w:tc>
          <w:tcPr>
            <w:tcW w:w="624" w:type="dxa"/>
            <w:shd w:val="clear" w:color="auto" w:fill="auto"/>
            <w:vAlign w:val="center"/>
          </w:tcPr>
          <w:p w14:paraId="73C18663"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3</w:t>
            </w:r>
          </w:p>
        </w:tc>
        <w:tc>
          <w:tcPr>
            <w:tcW w:w="624" w:type="dxa"/>
            <w:shd w:val="clear" w:color="auto" w:fill="auto"/>
            <w:vAlign w:val="center"/>
          </w:tcPr>
          <w:p w14:paraId="624D79E6"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0, 4</w:t>
            </w:r>
          </w:p>
        </w:tc>
        <w:tc>
          <w:tcPr>
            <w:tcW w:w="624" w:type="dxa"/>
            <w:shd w:val="clear" w:color="auto" w:fill="auto"/>
            <w:vAlign w:val="center"/>
          </w:tcPr>
          <w:p w14:paraId="514A6929"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0</w:t>
            </w:r>
          </w:p>
        </w:tc>
        <w:tc>
          <w:tcPr>
            <w:tcW w:w="652" w:type="dxa"/>
            <w:shd w:val="clear" w:color="auto" w:fill="auto"/>
            <w:vAlign w:val="center"/>
          </w:tcPr>
          <w:p w14:paraId="2EB1265C"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0</w:t>
            </w:r>
          </w:p>
        </w:tc>
        <w:tc>
          <w:tcPr>
            <w:tcW w:w="624" w:type="dxa"/>
            <w:shd w:val="clear" w:color="auto" w:fill="auto"/>
            <w:vAlign w:val="center"/>
          </w:tcPr>
          <w:p w14:paraId="5D195071" w14:textId="2991B11C" w:rsidR="00982E91" w:rsidRPr="00545307" w:rsidRDefault="00982E91" w:rsidP="00982E91">
            <w:pPr>
              <w:keepNext/>
              <w:keepLines/>
              <w:ind w:left="720" w:hanging="720"/>
              <w:jc w:val="center"/>
              <w:rPr>
                <w:rFonts w:ascii="Arial" w:hAnsi="Arial"/>
                <w:sz w:val="18"/>
                <w:szCs w:val="18"/>
              </w:rPr>
            </w:pPr>
            <m:oMathPara>
              <m:oMath>
                <m:r>
                  <w:rPr>
                    <w:rFonts w:ascii="Cambria Math" w:hAnsi="Cambria Math"/>
                    <w:sz w:val="18"/>
                    <w:szCs w:val="18"/>
                  </w:rPr>
                  <m:t>0, 4</m:t>
                </m:r>
              </m:oMath>
            </m:oMathPara>
          </w:p>
        </w:tc>
        <w:tc>
          <w:tcPr>
            <w:tcW w:w="794" w:type="dxa"/>
            <w:shd w:val="clear" w:color="auto" w:fill="auto"/>
            <w:vAlign w:val="center"/>
          </w:tcPr>
          <w:p w14:paraId="2F2FE1A8"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0, 4</w:t>
            </w:r>
          </w:p>
        </w:tc>
      </w:tr>
      <w:tr w:rsidR="00982E91" w:rsidRPr="00982E91" w14:paraId="01D8B0D2" w14:textId="77777777" w:rsidTr="0004466E">
        <w:trPr>
          <w:jc w:val="center"/>
        </w:trPr>
        <w:tc>
          <w:tcPr>
            <w:tcW w:w="956" w:type="dxa"/>
            <w:shd w:val="clear" w:color="auto" w:fill="auto"/>
            <w:vAlign w:val="center"/>
          </w:tcPr>
          <w:p w14:paraId="61D09118"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7</w:t>
            </w:r>
          </w:p>
        </w:tc>
        <w:tc>
          <w:tcPr>
            <w:tcW w:w="624" w:type="dxa"/>
            <w:shd w:val="clear" w:color="auto" w:fill="auto"/>
            <w:vAlign w:val="center"/>
          </w:tcPr>
          <w:p w14:paraId="195B3FC8"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2</w:t>
            </w:r>
          </w:p>
        </w:tc>
        <w:tc>
          <w:tcPr>
            <w:tcW w:w="624" w:type="dxa"/>
            <w:shd w:val="clear" w:color="auto" w:fill="auto"/>
            <w:vAlign w:val="center"/>
          </w:tcPr>
          <w:p w14:paraId="5CAA8B02"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0</w:t>
            </w:r>
          </w:p>
        </w:tc>
        <w:tc>
          <w:tcPr>
            <w:tcW w:w="624" w:type="dxa"/>
            <w:shd w:val="clear" w:color="auto" w:fill="auto"/>
            <w:vAlign w:val="center"/>
          </w:tcPr>
          <w:p w14:paraId="15A3C424"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2, 6</w:t>
            </w:r>
          </w:p>
        </w:tc>
        <w:tc>
          <w:tcPr>
            <w:tcW w:w="725" w:type="dxa"/>
            <w:shd w:val="clear" w:color="auto" w:fill="auto"/>
            <w:vAlign w:val="center"/>
          </w:tcPr>
          <w:p w14:paraId="46A84895"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0, 4</w:t>
            </w:r>
          </w:p>
        </w:tc>
        <w:tc>
          <w:tcPr>
            <w:tcW w:w="624" w:type="dxa"/>
            <w:shd w:val="clear" w:color="auto" w:fill="auto"/>
            <w:vAlign w:val="center"/>
          </w:tcPr>
          <w:p w14:paraId="40F55C1D"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3</w:t>
            </w:r>
          </w:p>
        </w:tc>
        <w:tc>
          <w:tcPr>
            <w:tcW w:w="624" w:type="dxa"/>
            <w:shd w:val="clear" w:color="auto" w:fill="auto"/>
            <w:vAlign w:val="center"/>
          </w:tcPr>
          <w:p w14:paraId="1FDB922A"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0</w:t>
            </w:r>
          </w:p>
        </w:tc>
        <w:tc>
          <w:tcPr>
            <w:tcW w:w="624" w:type="dxa"/>
            <w:shd w:val="clear" w:color="auto" w:fill="auto"/>
            <w:vAlign w:val="center"/>
          </w:tcPr>
          <w:p w14:paraId="45830FA0"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3</w:t>
            </w:r>
          </w:p>
        </w:tc>
        <w:tc>
          <w:tcPr>
            <w:tcW w:w="624" w:type="dxa"/>
            <w:shd w:val="clear" w:color="auto" w:fill="auto"/>
            <w:vAlign w:val="center"/>
          </w:tcPr>
          <w:p w14:paraId="4FFB5A12"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0, 4</w:t>
            </w:r>
          </w:p>
        </w:tc>
        <w:tc>
          <w:tcPr>
            <w:tcW w:w="624" w:type="dxa"/>
            <w:shd w:val="clear" w:color="auto" w:fill="auto"/>
            <w:vAlign w:val="center"/>
          </w:tcPr>
          <w:p w14:paraId="78BB426C"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0</w:t>
            </w:r>
          </w:p>
        </w:tc>
        <w:tc>
          <w:tcPr>
            <w:tcW w:w="652" w:type="dxa"/>
            <w:shd w:val="clear" w:color="auto" w:fill="auto"/>
            <w:vAlign w:val="center"/>
          </w:tcPr>
          <w:p w14:paraId="42F019ED"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0</w:t>
            </w:r>
          </w:p>
        </w:tc>
        <w:tc>
          <w:tcPr>
            <w:tcW w:w="624" w:type="dxa"/>
            <w:shd w:val="clear" w:color="auto" w:fill="auto"/>
            <w:vAlign w:val="center"/>
          </w:tcPr>
          <w:p w14:paraId="101F7A22" w14:textId="18979C9B" w:rsidR="00982E91" w:rsidRPr="00545307" w:rsidRDefault="00982E91" w:rsidP="00982E91">
            <w:pPr>
              <w:keepNext/>
              <w:keepLines/>
              <w:ind w:left="720" w:hanging="720"/>
              <w:jc w:val="center"/>
              <w:rPr>
                <w:rFonts w:ascii="Arial" w:hAnsi="Arial"/>
                <w:sz w:val="18"/>
                <w:szCs w:val="18"/>
              </w:rPr>
            </w:pPr>
            <m:oMathPara>
              <m:oMath>
                <m:r>
                  <w:rPr>
                    <w:rFonts w:ascii="Cambria Math" w:hAnsi="Cambria Math"/>
                    <w:sz w:val="18"/>
                    <w:szCs w:val="18"/>
                  </w:rPr>
                  <m:t>0, 4</m:t>
                </m:r>
              </m:oMath>
            </m:oMathPara>
          </w:p>
        </w:tc>
        <w:tc>
          <w:tcPr>
            <w:tcW w:w="794" w:type="dxa"/>
            <w:shd w:val="clear" w:color="auto" w:fill="auto"/>
            <w:vAlign w:val="center"/>
          </w:tcPr>
          <w:p w14:paraId="229D2672" w14:textId="77777777" w:rsidR="00982E91" w:rsidRPr="00545307" w:rsidRDefault="00982E91" w:rsidP="00982E91">
            <w:pPr>
              <w:keepNext/>
              <w:keepLines/>
              <w:ind w:left="720" w:hanging="720"/>
              <w:jc w:val="center"/>
              <w:rPr>
                <w:rFonts w:ascii="Arial" w:hAnsi="Arial"/>
                <w:sz w:val="18"/>
                <w:szCs w:val="18"/>
              </w:rPr>
            </w:pPr>
            <w:r w:rsidRPr="00545307">
              <w:rPr>
                <w:rFonts w:ascii="Arial" w:hAnsi="Arial"/>
                <w:sz w:val="18"/>
                <w:szCs w:val="18"/>
              </w:rPr>
              <w:t>0, 4</w:t>
            </w:r>
          </w:p>
        </w:tc>
      </w:tr>
    </w:tbl>
    <w:p w14:paraId="747D3A42" w14:textId="36DF8AA9" w:rsidR="0004466E" w:rsidRPr="00982E91" w:rsidRDefault="0004466E" w:rsidP="0004466E">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sidR="00545307">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00545307">
        <w:rPr>
          <w:rFonts w:ascii="Times New Roman" w:hAnsi="Times New Roman"/>
          <w:szCs w:val="20"/>
        </w:rPr>
        <w:t>-</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43907810" w14:textId="77777777" w:rsidR="00982E91" w:rsidRPr="00387ADA" w:rsidRDefault="00982E91" w:rsidP="00982E91">
      <w:pPr>
        <w:ind w:left="720" w:hanging="720"/>
        <w:rPr>
          <w:szCs w:val="20"/>
          <w:lang w:eastAsia="x-none"/>
        </w:rPr>
      </w:pPr>
    </w:p>
    <w:p w14:paraId="185ACB37" w14:textId="77777777" w:rsidR="00982E91" w:rsidRPr="00387ADA" w:rsidRDefault="00982E91" w:rsidP="00982E91">
      <w:pPr>
        <w:ind w:left="720" w:hanging="720"/>
        <w:rPr>
          <w:szCs w:val="20"/>
          <w:highlight w:val="green"/>
          <w:lang w:eastAsia="x-none"/>
        </w:rPr>
      </w:pPr>
      <w:r w:rsidRPr="00387ADA">
        <w:rPr>
          <w:szCs w:val="20"/>
          <w:highlight w:val="green"/>
          <w:lang w:eastAsia="x-none"/>
        </w:rPr>
        <w:t>Agreement</w:t>
      </w:r>
    </w:p>
    <w:p w14:paraId="6E32C8CE" w14:textId="77777777" w:rsidR="00982E91" w:rsidRPr="00982E91" w:rsidRDefault="00982E91" w:rsidP="00982E91">
      <w:pPr>
        <w:snapToGrid w:val="0"/>
        <w:rPr>
          <w:rFonts w:ascii="Times New Roman" w:eastAsia="SimSun" w:hAnsi="Times New Roman"/>
          <w:bCs/>
          <w:szCs w:val="20"/>
        </w:rPr>
      </w:pPr>
      <w:r w:rsidRPr="00982E91">
        <w:rPr>
          <w:rFonts w:ascii="Times New Roman" w:eastAsia="SimSun" w:hAnsi="Times New Roman"/>
          <w:bCs/>
          <w:szCs w:val="20"/>
        </w:rPr>
        <w:t>TP</w:t>
      </w:r>
      <w:r w:rsidRPr="00982E91">
        <w:rPr>
          <w:rFonts w:ascii="Times New Roman" w:eastAsia="SimSun" w:hAnsi="Times New Roman" w:hint="eastAsia"/>
          <w:bCs/>
          <w:szCs w:val="20"/>
        </w:rPr>
        <w:t>1 for section 7.4.1.1.1 in 38.211</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0"/>
      </w:tblGrid>
      <w:tr w:rsidR="00982E91" w:rsidRPr="00982E91" w14:paraId="164D4609" w14:textId="77777777" w:rsidTr="003D5FBA">
        <w:trPr>
          <w:trHeight w:val="1404"/>
        </w:trPr>
        <w:tc>
          <w:tcPr>
            <w:tcW w:w="9640" w:type="dxa"/>
            <w:shd w:val="clear" w:color="auto" w:fill="auto"/>
          </w:tcPr>
          <w:p w14:paraId="2D4E8025" w14:textId="77777777" w:rsidR="00982E91" w:rsidRPr="00982E91" w:rsidRDefault="00982E91" w:rsidP="00982E91">
            <w:pPr>
              <w:rPr>
                <w:rFonts w:eastAsia="SimSun"/>
                <w:szCs w:val="20"/>
              </w:rPr>
            </w:pPr>
            <w:bookmarkStart w:id="671" w:name="_Toc516767362"/>
            <w:r w:rsidRPr="00982E91">
              <w:rPr>
                <w:rFonts w:eastAsia="SimSun"/>
                <w:szCs w:val="20"/>
              </w:rPr>
              <w:t>7.4.1.1.1</w:t>
            </w:r>
            <w:r w:rsidRPr="00982E91">
              <w:rPr>
                <w:rFonts w:eastAsia="SimSun"/>
                <w:szCs w:val="20"/>
              </w:rPr>
              <w:tab/>
              <w:t>Sequence generation</w:t>
            </w:r>
            <w:bookmarkEnd w:id="671"/>
          </w:p>
          <w:p w14:paraId="3796E847" w14:textId="77777777" w:rsidR="00982E91" w:rsidRPr="00982E91" w:rsidRDefault="00982E91" w:rsidP="00982E91">
            <w:pPr>
              <w:ind w:left="720" w:hanging="720"/>
              <w:rPr>
                <w:szCs w:val="20"/>
              </w:rPr>
            </w:pPr>
            <w:r w:rsidRPr="00982E91">
              <w:rPr>
                <w:szCs w:val="20"/>
              </w:rPr>
              <w:t>…</w:t>
            </w:r>
          </w:p>
          <w:p w14:paraId="3359C7A8" w14:textId="1F4C3037" w:rsidR="00982E91" w:rsidRPr="00982E91" w:rsidRDefault="00982E91" w:rsidP="00982E91">
            <w:pPr>
              <w:snapToGrid w:val="0"/>
              <w:rPr>
                <w:rFonts w:eastAsia="SimSun"/>
                <w:szCs w:val="20"/>
              </w:rPr>
            </w:pPr>
            <w:r w:rsidRPr="00982E91">
              <w:rPr>
                <w:szCs w:val="20"/>
              </w:rPr>
              <w:t xml:space="preserve">The quantity </w:t>
            </w:r>
            <w:r w:rsidR="001B7BF2">
              <w:rPr>
                <w:position w:val="-14"/>
                <w:szCs w:val="20"/>
              </w:rPr>
              <w:pict w14:anchorId="02680FFD">
                <v:shape id="_x0000_i1342" type="#_x0000_t75" style="width:60.8pt;height:20.8pt">
                  <v:imagedata r:id="rId1068" o:title=""/>
                </v:shape>
              </w:pict>
            </w:r>
            <w:r w:rsidRPr="00982E91">
              <w:rPr>
                <w:szCs w:val="20"/>
              </w:rPr>
              <w:t xml:space="preserve"> </w:t>
            </w:r>
            <w:r w:rsidRPr="00982E91">
              <w:rPr>
                <w:szCs w:val="20"/>
              </w:rPr>
              <w:fldChar w:fldCharType="begin"/>
            </w:r>
            <w:r w:rsidRPr="00982E91">
              <w:rPr>
                <w:szCs w:val="20"/>
              </w:rPr>
              <w:instrText xml:space="preserve"> QUOTE </w:instrText>
            </w:r>
            <m:oMath>
              <m:sSub>
                <m:sSubPr>
                  <m:ctrlPr>
                    <w:rPr>
                      <w:rFonts w:ascii="Cambria Math" w:hAnsi="Cambria Math"/>
                      <w:i/>
                    </w:rPr>
                  </m:ctrlPr>
                </m:sSubPr>
                <m:e>
                  <m:r>
                    <m:rPr>
                      <m:sty m:val="p"/>
                    </m:rPr>
                    <w:rPr>
                      <w:rFonts w:ascii="Cambria Math" w:hAnsi="Cambria Math"/>
                    </w:rPr>
                    <m:t>n</m:t>
                  </m:r>
                </m:e>
                <m:sub>
                  <m:r>
                    <m:rPr>
                      <m:nor/>
                    </m:rPr>
                    <w:rPr>
                      <w:rFonts w:ascii="Cambria Math" w:hAnsi="Cambria Math"/>
                    </w:rPr>
                    <m:t>SCID</m:t>
                  </m:r>
                </m:sub>
              </m:sSub>
              <m:r>
                <m:rPr>
                  <m:sty m:val="p"/>
                </m:rPr>
                <w:rPr>
                  <w:rFonts w:ascii="Cambria Math" w:hAnsi="Cambria Math"/>
                </w:rPr>
                <m:t>∈</m:t>
              </m:r>
              <m:d>
                <m:dPr>
                  <m:begChr m:val="{"/>
                  <m:endChr m:val="}"/>
                  <m:ctrlPr>
                    <w:rPr>
                      <w:rFonts w:ascii="Cambria Math" w:hAnsi="Cambria Math"/>
                      <w:i/>
                    </w:rPr>
                  </m:ctrlPr>
                </m:dPr>
                <m:e>
                  <m:r>
                    <m:rPr>
                      <m:sty m:val="p"/>
                    </m:rPr>
                    <w:rPr>
                      <w:rFonts w:ascii="Cambria Math" w:hAnsi="Cambria Math"/>
                    </w:rPr>
                    <m:t>0, 1</m:t>
                  </m:r>
                </m:e>
              </m:d>
            </m:oMath>
            <w:r w:rsidRPr="00982E91">
              <w:rPr>
                <w:szCs w:val="20"/>
              </w:rPr>
              <w:instrText xml:space="preserve"> </w:instrText>
            </w:r>
            <w:r w:rsidRPr="00982E91">
              <w:rPr>
                <w:szCs w:val="20"/>
              </w:rPr>
              <w:fldChar w:fldCharType="end"/>
            </w:r>
            <w:r w:rsidRPr="00982E91">
              <w:rPr>
                <w:szCs w:val="20"/>
              </w:rPr>
              <w:t>is given by the DM-RS sequence initialization field</w:t>
            </w:r>
            <w:del w:id="672" w:author="ZTE" w:date="2018-08-11T11:33:00Z">
              <w:r w:rsidRPr="00982E91">
                <w:rPr>
                  <w:szCs w:val="20"/>
                </w:rPr>
                <w:delText>, if present,</w:delText>
              </w:r>
            </w:del>
            <w:r w:rsidRPr="00982E91">
              <w:rPr>
                <w:szCs w:val="20"/>
              </w:rPr>
              <w:t xml:space="preserve"> in the DCI associated with the PDSCH transmission if DCI format 1_1 in [4, TS 38.212] is used, otherwise </w:t>
            </w:r>
            <w:r w:rsidR="001B7BF2">
              <w:rPr>
                <w:position w:val="-12"/>
                <w:szCs w:val="20"/>
              </w:rPr>
              <w:pict w14:anchorId="5A2B5457">
                <v:shape id="_x0000_i1343" type="#_x0000_t75" style="width:44.8pt;height:18.4pt">
                  <v:imagedata r:id="rId1069" o:title=""/>
                </v:shape>
              </w:pict>
            </w:r>
            <w:r w:rsidRPr="00982E91">
              <w:rPr>
                <w:szCs w:val="20"/>
              </w:rPr>
              <w:fldChar w:fldCharType="begin"/>
            </w:r>
            <w:r w:rsidRPr="00982E91">
              <w:rPr>
                <w:szCs w:val="20"/>
              </w:rPr>
              <w:instrText xml:space="preserve"> QUOTE </w:instrText>
            </w:r>
            <m:oMath>
              <m:sSub>
                <m:sSubPr>
                  <m:ctrlPr>
                    <w:rPr>
                      <w:rFonts w:ascii="Cambria Math" w:hAnsi="Cambria Math"/>
                      <w:i/>
                    </w:rPr>
                  </m:ctrlPr>
                </m:sSubPr>
                <m:e>
                  <m:r>
                    <m:rPr>
                      <m:sty m:val="p"/>
                    </m:rPr>
                    <w:rPr>
                      <w:rFonts w:ascii="Cambria Math" w:hAnsi="Cambria Math"/>
                    </w:rPr>
                    <m:t>n</m:t>
                  </m:r>
                </m:e>
                <m:sub>
                  <m:r>
                    <m:rPr>
                      <m:nor/>
                    </m:rPr>
                    <w:rPr>
                      <w:rFonts w:ascii="Cambria Math" w:hAnsi="Cambria Math"/>
                    </w:rPr>
                    <m:t>SCID</m:t>
                  </m:r>
                </m:sub>
              </m:sSub>
              <m:r>
                <m:rPr>
                  <m:sty m:val="p"/>
                </m:rPr>
                <w:rPr>
                  <w:rFonts w:ascii="Cambria Math" w:hAnsi="Cambria Math"/>
                </w:rPr>
                <m:t>=0</m:t>
              </m:r>
            </m:oMath>
            <w:r w:rsidRPr="00982E91">
              <w:rPr>
                <w:szCs w:val="20"/>
              </w:rPr>
              <w:instrText xml:space="preserve"> </w:instrText>
            </w:r>
            <w:r w:rsidRPr="00982E91">
              <w:rPr>
                <w:szCs w:val="20"/>
              </w:rPr>
              <w:fldChar w:fldCharType="end"/>
            </w:r>
            <w:r w:rsidRPr="00982E91">
              <w:rPr>
                <w:szCs w:val="20"/>
              </w:rPr>
              <w:t>.</w:t>
            </w:r>
          </w:p>
        </w:tc>
      </w:tr>
    </w:tbl>
    <w:p w14:paraId="2D847E1E" w14:textId="77777777" w:rsidR="00982E91" w:rsidRPr="00982E91" w:rsidRDefault="00982E91" w:rsidP="00982E91">
      <w:pPr>
        <w:snapToGrid w:val="0"/>
        <w:rPr>
          <w:rFonts w:ascii="Times New Roman" w:eastAsia="SimSun" w:hAnsi="Times New Roman"/>
          <w:szCs w:val="20"/>
        </w:rPr>
      </w:pPr>
      <w:r w:rsidRPr="00982E91">
        <w:rPr>
          <w:rFonts w:ascii="Times New Roman" w:eastAsia="SimSun" w:hAnsi="Times New Roman"/>
          <w:bCs/>
          <w:szCs w:val="20"/>
        </w:rPr>
        <w:t>TP</w:t>
      </w:r>
      <w:r w:rsidRPr="00982E91">
        <w:rPr>
          <w:rFonts w:ascii="Times New Roman" w:eastAsia="SimSun" w:hAnsi="Times New Roman" w:hint="eastAsia"/>
          <w:bCs/>
          <w:szCs w:val="20"/>
        </w:rPr>
        <w:t>2 for section 7.3.1.1.2 in 38.212</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0"/>
      </w:tblGrid>
      <w:tr w:rsidR="00982E91" w:rsidRPr="00982E91" w14:paraId="6085393C" w14:textId="77777777" w:rsidTr="003D5FBA">
        <w:trPr>
          <w:trHeight w:val="1404"/>
        </w:trPr>
        <w:tc>
          <w:tcPr>
            <w:tcW w:w="9640" w:type="dxa"/>
            <w:shd w:val="clear" w:color="auto" w:fill="auto"/>
          </w:tcPr>
          <w:p w14:paraId="4EE71D3D" w14:textId="77777777" w:rsidR="00982E91" w:rsidRPr="00982E91" w:rsidRDefault="00982E91" w:rsidP="00982E91">
            <w:pPr>
              <w:rPr>
                <w:rFonts w:eastAsia="SimSun"/>
                <w:szCs w:val="20"/>
              </w:rPr>
            </w:pPr>
            <w:bookmarkStart w:id="673" w:name="_Toc517077655"/>
            <w:r w:rsidRPr="00982E91">
              <w:rPr>
                <w:rFonts w:eastAsia="SimSun"/>
                <w:szCs w:val="20"/>
              </w:rPr>
              <w:t>7.3.1.1.2</w:t>
            </w:r>
            <w:r w:rsidRPr="00982E91">
              <w:rPr>
                <w:rFonts w:eastAsia="SimSun"/>
                <w:szCs w:val="20"/>
              </w:rPr>
              <w:tab/>
              <w:t>Format 0_1</w:t>
            </w:r>
            <w:bookmarkEnd w:id="673"/>
          </w:p>
          <w:p w14:paraId="13598CEC" w14:textId="77777777" w:rsidR="00982E91" w:rsidRPr="00982E91" w:rsidRDefault="00982E91" w:rsidP="00982E91">
            <w:pPr>
              <w:snapToGrid w:val="0"/>
              <w:ind w:left="720" w:hanging="720"/>
              <w:rPr>
                <w:szCs w:val="20"/>
              </w:rPr>
            </w:pPr>
            <w:r w:rsidRPr="00982E91">
              <w:rPr>
                <w:rFonts w:hint="eastAsia"/>
                <w:szCs w:val="20"/>
              </w:rPr>
              <w:t>...</w:t>
            </w:r>
          </w:p>
          <w:p w14:paraId="6D7FF274" w14:textId="77777777" w:rsidR="00982E91" w:rsidRPr="00982E91" w:rsidRDefault="00982E91" w:rsidP="00982E91">
            <w:pPr>
              <w:snapToGrid w:val="0"/>
              <w:ind w:left="568" w:hanging="284"/>
              <w:rPr>
                <w:rFonts w:ascii="Times New Roman" w:eastAsia="SimSun" w:hAnsi="Times New Roman"/>
                <w:szCs w:val="20"/>
              </w:rPr>
            </w:pPr>
            <w:del w:id="674" w:author="ZTE" w:date="2018-08-11T11:34:00Z">
              <w:r w:rsidRPr="00982E91">
                <w:rPr>
                  <w:rFonts w:ascii="Times New Roman" w:eastAsia="MS Mincho" w:hAnsi="Times New Roman"/>
                  <w:szCs w:val="20"/>
                </w:rPr>
                <w:delText>-</w:delText>
              </w:r>
            </w:del>
            <w:r w:rsidRPr="00982E91">
              <w:rPr>
                <w:rFonts w:ascii="Times New Roman" w:eastAsia="MS Mincho" w:hAnsi="Times New Roman"/>
                <w:szCs w:val="20"/>
              </w:rPr>
              <w:tab/>
              <w:t>DMRS sequence initialization – 0</w:t>
            </w:r>
            <w:ins w:id="675" w:author="ZTE" w:date="2018-08-11T11:33:00Z">
              <w:r w:rsidRPr="00982E91">
                <w:rPr>
                  <w:rFonts w:ascii="Times New Roman" w:eastAsia="MS Mincho" w:hAnsi="Times New Roman" w:hint="eastAsia"/>
                  <w:szCs w:val="20"/>
                </w:rPr>
                <w:t xml:space="preserve"> bit</w:t>
              </w:r>
            </w:ins>
            <w:r w:rsidRPr="00982E91">
              <w:rPr>
                <w:rFonts w:ascii="Times New Roman" w:eastAsia="MS Mincho" w:hAnsi="Times New Roman"/>
                <w:szCs w:val="20"/>
              </w:rPr>
              <w:t xml:space="preserve"> if the higher layer parameter </w:t>
            </w:r>
            <w:r w:rsidRPr="00982E91">
              <w:rPr>
                <w:rFonts w:ascii="Times New Roman" w:eastAsia="MS Mincho" w:hAnsi="Times New Roman"/>
                <w:i/>
                <w:szCs w:val="20"/>
              </w:rPr>
              <w:t>transformPrecoder=enabled</w:t>
            </w:r>
            <w:r w:rsidRPr="00982E91">
              <w:rPr>
                <w:rFonts w:ascii="Times New Roman" w:eastAsia="MS Mincho" w:hAnsi="Times New Roman"/>
                <w:szCs w:val="20"/>
              </w:rPr>
              <w:t xml:space="preserve">; 1 bit if the higher layer parameter </w:t>
            </w:r>
            <w:r w:rsidRPr="00982E91">
              <w:rPr>
                <w:rFonts w:ascii="Times New Roman" w:eastAsia="MS Mincho" w:hAnsi="Times New Roman"/>
                <w:i/>
                <w:szCs w:val="20"/>
              </w:rPr>
              <w:t>transformPrecoder=disabled</w:t>
            </w:r>
            <w:del w:id="676" w:author="ZTE" w:date="2018-08-11T11:34:00Z">
              <w:r w:rsidRPr="00982E91">
                <w:rPr>
                  <w:rFonts w:ascii="Times New Roman" w:eastAsia="MS Mincho" w:hAnsi="Times New Roman"/>
                  <w:szCs w:val="20"/>
                </w:rPr>
                <w:delText xml:space="preserve"> and both </w:delText>
              </w:r>
              <w:r w:rsidRPr="00982E91">
                <w:rPr>
                  <w:rFonts w:ascii="Times New Roman" w:eastAsia="MS Mincho" w:hAnsi="Times New Roman"/>
                  <w:i/>
                  <w:szCs w:val="20"/>
                </w:rPr>
                <w:delText>scramblingID0</w:delText>
              </w:r>
              <w:r w:rsidRPr="00982E91">
                <w:rPr>
                  <w:rFonts w:ascii="Times New Roman" w:eastAsia="MS Mincho" w:hAnsi="Times New Roman"/>
                  <w:szCs w:val="20"/>
                </w:rPr>
                <w:delText xml:space="preserve"> and </w:delText>
              </w:r>
              <w:r w:rsidRPr="00982E91">
                <w:rPr>
                  <w:rFonts w:ascii="Times New Roman" w:eastAsia="MS Mincho" w:hAnsi="Times New Roman"/>
                  <w:i/>
                  <w:szCs w:val="20"/>
                </w:rPr>
                <w:delText>scramblingID1</w:delText>
              </w:r>
              <w:r w:rsidRPr="00982E91">
                <w:rPr>
                  <w:rFonts w:ascii="Times New Roman" w:eastAsia="MS Mincho" w:hAnsi="Times New Roman"/>
                  <w:szCs w:val="20"/>
                </w:rPr>
                <w:delText xml:space="preserve"> are configured in </w:delText>
              </w:r>
              <w:r w:rsidRPr="00982E91">
                <w:rPr>
                  <w:rFonts w:ascii="Times New Roman" w:eastAsia="MS Mincho" w:hAnsi="Times New Roman"/>
                  <w:i/>
                  <w:szCs w:val="20"/>
                </w:rPr>
                <w:delText>DMRS-UplinkConfig</w:delText>
              </w:r>
              <w:r w:rsidRPr="00982E91">
                <w:rPr>
                  <w:rFonts w:ascii="Times New Roman" w:eastAsia="MS Mincho" w:hAnsi="Times New Roman"/>
                  <w:szCs w:val="20"/>
                </w:rPr>
                <w:delText xml:space="preserve">, for </w:delText>
              </w:r>
              <w:r w:rsidR="001B7BF2">
                <w:rPr>
                  <w:rFonts w:ascii="Times New Roman" w:eastAsia="MS Mincho" w:hAnsi="Times New Roman"/>
                  <w:color w:val="000000"/>
                  <w:position w:val="-12"/>
                  <w:szCs w:val="20"/>
                </w:rPr>
                <w:pict w14:anchorId="355BDF43">
                  <v:shape id="_x0000_i1344" type="#_x0000_t75" style="width:23.2pt;height:17.6pt">
                    <v:imagedata r:id="rId1070" o:title=""/>
                  </v:shape>
                </w:pict>
              </w:r>
              <w:r w:rsidRPr="00982E91">
                <w:rPr>
                  <w:rFonts w:ascii="Times New Roman" w:eastAsia="MS Mincho" w:hAnsi="Times New Roman"/>
                  <w:szCs w:val="20"/>
                </w:rPr>
                <w:delText xml:space="preserve"> selection defined in Subclause 6.4.1.1.1.1 of [4, TS 38.211]</w:delText>
              </w:r>
            </w:del>
            <w:r w:rsidRPr="00982E91">
              <w:rPr>
                <w:rFonts w:ascii="Times New Roman" w:eastAsia="MS Mincho" w:hAnsi="Times New Roman"/>
                <w:szCs w:val="20"/>
              </w:rPr>
              <w:t xml:space="preserve">. </w:t>
            </w:r>
          </w:p>
        </w:tc>
      </w:tr>
    </w:tbl>
    <w:p w14:paraId="71F19E9E" w14:textId="77777777" w:rsidR="00982E91" w:rsidRPr="00982E91" w:rsidRDefault="00982E91" w:rsidP="00982E91">
      <w:pPr>
        <w:snapToGrid w:val="0"/>
        <w:rPr>
          <w:rFonts w:ascii="Times New Roman" w:eastAsia="SimSun" w:hAnsi="Times New Roman"/>
          <w:szCs w:val="20"/>
        </w:rPr>
      </w:pPr>
      <w:r w:rsidRPr="00982E91">
        <w:rPr>
          <w:rFonts w:ascii="Times New Roman" w:eastAsia="SimSun" w:hAnsi="Times New Roman"/>
          <w:bCs/>
          <w:szCs w:val="20"/>
        </w:rPr>
        <w:t>TP</w:t>
      </w:r>
      <w:r w:rsidRPr="00982E91">
        <w:rPr>
          <w:rFonts w:ascii="Times New Roman" w:eastAsia="SimSun" w:hAnsi="Times New Roman" w:hint="eastAsia"/>
          <w:bCs/>
          <w:szCs w:val="20"/>
        </w:rPr>
        <w:t>3 for section 7.3.1.2.2 in 38.212</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0"/>
      </w:tblGrid>
      <w:tr w:rsidR="00982E91" w:rsidRPr="00982E91" w14:paraId="1754711D" w14:textId="77777777" w:rsidTr="003D5FBA">
        <w:trPr>
          <w:trHeight w:val="1404"/>
        </w:trPr>
        <w:tc>
          <w:tcPr>
            <w:tcW w:w="9640" w:type="dxa"/>
            <w:shd w:val="clear" w:color="auto" w:fill="auto"/>
          </w:tcPr>
          <w:p w14:paraId="5D5EFBD9" w14:textId="77777777" w:rsidR="00982E91" w:rsidRPr="00982E91" w:rsidRDefault="00982E91" w:rsidP="00982E91">
            <w:pPr>
              <w:rPr>
                <w:rFonts w:eastAsia="SimSun"/>
                <w:szCs w:val="20"/>
              </w:rPr>
            </w:pPr>
            <w:bookmarkStart w:id="677" w:name="_Toc517077658"/>
            <w:r w:rsidRPr="00982E91">
              <w:rPr>
                <w:rFonts w:eastAsia="SimSun"/>
                <w:szCs w:val="20"/>
              </w:rPr>
              <w:t>7.3.1.2.2</w:t>
            </w:r>
            <w:r w:rsidRPr="00982E91">
              <w:rPr>
                <w:rFonts w:eastAsia="SimSun"/>
                <w:szCs w:val="20"/>
              </w:rPr>
              <w:tab/>
              <w:t>Format 1_1</w:t>
            </w:r>
            <w:bookmarkEnd w:id="677"/>
          </w:p>
          <w:p w14:paraId="1FF095C4" w14:textId="77777777" w:rsidR="00982E91" w:rsidRPr="00982E91" w:rsidRDefault="00982E91" w:rsidP="00982E91">
            <w:pPr>
              <w:snapToGrid w:val="0"/>
              <w:rPr>
                <w:rFonts w:ascii="Times New Roman" w:eastAsia="SimSun" w:hAnsi="Times New Roman"/>
                <w:szCs w:val="20"/>
              </w:rPr>
            </w:pPr>
            <w:r w:rsidRPr="00982E91">
              <w:rPr>
                <w:rFonts w:ascii="Times New Roman" w:eastAsia="SimSun" w:hAnsi="Times New Roman"/>
                <w:szCs w:val="20"/>
              </w:rPr>
              <w:t>...</w:t>
            </w:r>
          </w:p>
          <w:p w14:paraId="6BAE4330" w14:textId="77777777" w:rsidR="00982E91" w:rsidRPr="00982E91" w:rsidRDefault="00982E91" w:rsidP="00982E91">
            <w:pPr>
              <w:snapToGrid w:val="0"/>
              <w:ind w:left="568" w:hanging="284"/>
              <w:rPr>
                <w:rFonts w:ascii="Times New Roman" w:eastAsia="SimSun"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DMRS sequence initialization – 1 bit</w:t>
            </w:r>
            <w:del w:id="678" w:author="ZTE" w:date="2018-08-11T11:34:00Z">
              <w:r w:rsidRPr="00982E91">
                <w:rPr>
                  <w:rFonts w:ascii="Times New Roman" w:eastAsia="MS Mincho" w:hAnsi="Times New Roman"/>
                  <w:szCs w:val="20"/>
                </w:rPr>
                <w:delText xml:space="preserve"> if both </w:delText>
              </w:r>
              <w:r w:rsidRPr="00982E91">
                <w:rPr>
                  <w:rFonts w:ascii="Times New Roman" w:eastAsia="MS Mincho" w:hAnsi="Times New Roman"/>
                  <w:i/>
                  <w:szCs w:val="20"/>
                </w:rPr>
                <w:delText>scramblingID0</w:delText>
              </w:r>
              <w:r w:rsidRPr="00982E91">
                <w:rPr>
                  <w:rFonts w:ascii="Times New Roman" w:eastAsia="MS Mincho" w:hAnsi="Times New Roman"/>
                  <w:szCs w:val="20"/>
                </w:rPr>
                <w:delText xml:space="preserve"> and </w:delText>
              </w:r>
              <w:r w:rsidRPr="00982E91">
                <w:rPr>
                  <w:rFonts w:ascii="Times New Roman" w:eastAsia="MS Mincho" w:hAnsi="Times New Roman"/>
                  <w:i/>
                  <w:szCs w:val="20"/>
                </w:rPr>
                <w:delText>scramblingID1</w:delText>
              </w:r>
              <w:r w:rsidRPr="00982E91">
                <w:rPr>
                  <w:rFonts w:ascii="Times New Roman" w:eastAsia="MS Mincho" w:hAnsi="Times New Roman"/>
                  <w:szCs w:val="20"/>
                </w:rPr>
                <w:delText xml:space="preserve"> are configured in </w:delText>
              </w:r>
              <w:r w:rsidRPr="00982E91">
                <w:rPr>
                  <w:rFonts w:ascii="Times New Roman" w:eastAsia="MS Mincho" w:hAnsi="Times New Roman"/>
                  <w:i/>
                  <w:szCs w:val="20"/>
                </w:rPr>
                <w:delText>DMRS-DownlinkConfig</w:delText>
              </w:r>
              <w:r w:rsidRPr="00982E91">
                <w:rPr>
                  <w:rFonts w:ascii="Times New Roman" w:eastAsia="MS Mincho" w:hAnsi="Times New Roman"/>
                  <w:szCs w:val="20"/>
                </w:rPr>
                <w:delText xml:space="preserve"> for </w:delText>
              </w:r>
              <w:r w:rsidR="001B7BF2">
                <w:rPr>
                  <w:rFonts w:ascii="Times New Roman" w:eastAsia="MS Mincho" w:hAnsi="Times New Roman"/>
                  <w:color w:val="000000"/>
                  <w:position w:val="-12"/>
                  <w:szCs w:val="20"/>
                </w:rPr>
                <w:pict w14:anchorId="1F4BDF84">
                  <v:shape id="_x0000_i1345" type="#_x0000_t75" style="width:23.2pt;height:17.6pt">
                    <v:imagedata r:id="rId1071" o:title=""/>
                  </v:shape>
                </w:pict>
              </w:r>
              <w:r w:rsidRPr="00982E91">
                <w:rPr>
                  <w:rFonts w:ascii="Times New Roman" w:eastAsia="MS Mincho" w:hAnsi="Times New Roman"/>
                  <w:szCs w:val="20"/>
                </w:rPr>
                <w:delText xml:space="preserve"> selection defined in Subclause 7.4.1.1.1 of [4, TS 38.211]; 0 bit otherwise</w:delText>
              </w:r>
            </w:del>
            <w:r w:rsidRPr="00982E91">
              <w:rPr>
                <w:rFonts w:ascii="Times New Roman" w:eastAsia="MS Mincho" w:hAnsi="Times New Roman"/>
                <w:szCs w:val="20"/>
              </w:rPr>
              <w:t>.</w:t>
            </w:r>
          </w:p>
        </w:tc>
      </w:tr>
    </w:tbl>
    <w:p w14:paraId="1D8435F0" w14:textId="77777777" w:rsidR="00982E91" w:rsidRPr="00982E91" w:rsidRDefault="00982E91" w:rsidP="00982E91">
      <w:pPr>
        <w:ind w:left="720" w:hanging="720"/>
        <w:rPr>
          <w:szCs w:val="20"/>
          <w:lang w:eastAsia="x-none"/>
        </w:rPr>
      </w:pPr>
    </w:p>
    <w:p w14:paraId="076C1107" w14:textId="77777777" w:rsidR="00982E91" w:rsidRPr="00387ADA" w:rsidRDefault="00982E91" w:rsidP="00982E91">
      <w:pPr>
        <w:ind w:left="720" w:hanging="720"/>
        <w:rPr>
          <w:szCs w:val="20"/>
          <w:highlight w:val="green"/>
          <w:lang w:eastAsia="x-none"/>
        </w:rPr>
      </w:pPr>
      <w:r w:rsidRPr="00387ADA">
        <w:rPr>
          <w:szCs w:val="20"/>
          <w:highlight w:val="green"/>
          <w:lang w:eastAsia="x-none"/>
        </w:rPr>
        <w:t>Agreement</w:t>
      </w:r>
    </w:p>
    <w:p w14:paraId="57D5FF00" w14:textId="77777777" w:rsidR="00982E91" w:rsidRPr="00982E91" w:rsidRDefault="00982E91" w:rsidP="00982E91">
      <w:pPr>
        <w:ind w:left="720" w:hanging="720"/>
        <w:rPr>
          <w:szCs w:val="20"/>
          <w:lang w:eastAsia="x-none"/>
        </w:rPr>
      </w:pPr>
      <w:r w:rsidRPr="00982E91">
        <w:rPr>
          <w:szCs w:val="20"/>
          <w:lang w:eastAsia="x-none"/>
        </w:rPr>
        <w:t>Agree to the following text proposal for TS38.211, section 7.3.1.4</w:t>
      </w:r>
    </w:p>
    <w:p w14:paraId="47A48B73" w14:textId="77777777" w:rsidR="00982E91" w:rsidRPr="00982E91" w:rsidRDefault="00982E91" w:rsidP="00982E91">
      <w:pPr>
        <w:ind w:left="720" w:hanging="720"/>
        <w:rPr>
          <w:ins w:id="679" w:author="Yuk, Youngsoo (Nokia - KR/Seoul)" w:date="2018-08-17T15:19:00Z"/>
          <w:szCs w:val="20"/>
        </w:rPr>
      </w:pPr>
      <w:ins w:id="680" w:author="Yuk, Youngsoo (Nokia - KR/Seoul)" w:date="2018-08-17T15:19:00Z">
        <w:r w:rsidRPr="00982E91">
          <w:rPr>
            <w:szCs w:val="20"/>
          </w:rPr>
          <w:t>T</w:t>
        </w:r>
      </w:ins>
      <w:r w:rsidRPr="00982E91">
        <w:rPr>
          <w:szCs w:val="20"/>
        </w:rPr>
        <w:t xml:space="preserve">he set of antenna ports </w:t>
      </w:r>
      <w:r w:rsidR="001B7BF2">
        <w:rPr>
          <w:position w:val="-12"/>
          <w:szCs w:val="20"/>
        </w:rPr>
        <w:pict w14:anchorId="4675BD72">
          <v:shape id="_x0000_i1346" type="#_x0000_t75" style="width:48.8pt;height:16.8pt">
            <v:imagedata r:id="rId820" o:title=""/>
          </v:shape>
        </w:pict>
      </w:r>
      <w:r w:rsidRPr="00982E91">
        <w:rPr>
          <w:szCs w:val="20"/>
        </w:rPr>
        <w:t xml:space="preserve"> shall be determined according to the procedure in [</w:t>
      </w:r>
      <w:del w:id="681" w:author="Yuk, Youngsoo (Nokia - KR/Seoul)" w:date="2018-08-17T15:19:00Z">
        <w:r w:rsidRPr="00982E91" w:rsidDel="006C490D">
          <w:rPr>
            <w:szCs w:val="20"/>
          </w:rPr>
          <w:delText>6</w:delText>
        </w:r>
      </w:del>
      <w:ins w:id="682" w:author="Yuk, Youngsoo (Nokia - KR/Seoul)" w:date="2018-08-17T15:19:00Z">
        <w:r w:rsidRPr="00982E91">
          <w:rPr>
            <w:szCs w:val="20"/>
          </w:rPr>
          <w:t>4</w:t>
        </w:r>
      </w:ins>
      <w:r w:rsidRPr="00982E91">
        <w:rPr>
          <w:szCs w:val="20"/>
        </w:rPr>
        <w:t>, TS 38.</w:t>
      </w:r>
      <w:del w:id="683" w:author="Yuk, Youngsoo (Nokia - KR/Seoul)" w:date="2018-08-17T15:18:00Z">
        <w:r w:rsidRPr="00982E91" w:rsidDel="006C490D">
          <w:rPr>
            <w:szCs w:val="20"/>
          </w:rPr>
          <w:delText>214</w:delText>
        </w:r>
      </w:del>
      <w:ins w:id="684" w:author="Yuk, Youngsoo (Nokia - KR/Seoul)" w:date="2018-08-17T15:18:00Z">
        <w:r w:rsidRPr="00982E91">
          <w:rPr>
            <w:szCs w:val="20"/>
          </w:rPr>
          <w:t>212</w:t>
        </w:r>
      </w:ins>
      <w:r w:rsidRPr="00982E91">
        <w:rPr>
          <w:szCs w:val="20"/>
        </w:rPr>
        <w:t>]</w:t>
      </w:r>
    </w:p>
    <w:p w14:paraId="0E869C90" w14:textId="77777777" w:rsidR="00982E91" w:rsidRPr="00982E91" w:rsidRDefault="00982E91" w:rsidP="00982E91">
      <w:pPr>
        <w:ind w:left="720" w:hanging="720"/>
        <w:rPr>
          <w:szCs w:val="20"/>
          <w:lang w:eastAsia="x-none"/>
        </w:rPr>
      </w:pPr>
    </w:p>
    <w:p w14:paraId="5D30F55C" w14:textId="69A55B22" w:rsidR="00982E91" w:rsidRPr="00387ADA" w:rsidRDefault="001B7BF2" w:rsidP="00982E91">
      <w:pPr>
        <w:ind w:left="720" w:hanging="720"/>
        <w:rPr>
          <w:b/>
          <w:szCs w:val="20"/>
          <w:lang w:eastAsia="x-none"/>
        </w:rPr>
      </w:pPr>
      <w:hyperlink r:id="rId1072" w:history="1">
        <w:r w:rsidR="00D93AE1" w:rsidRPr="00387ADA">
          <w:rPr>
            <w:rStyle w:val="Hyperlink"/>
            <w:b/>
            <w:szCs w:val="20"/>
          </w:rPr>
          <w:t>R1-1809777</w:t>
        </w:r>
      </w:hyperlink>
      <w:r w:rsidR="00982E91" w:rsidRPr="00387ADA">
        <w:rPr>
          <w:b/>
          <w:szCs w:val="20"/>
          <w:lang w:eastAsia="x-none"/>
        </w:rPr>
        <w:tab/>
        <w:t>Feature lead summary of PT-RS</w:t>
      </w:r>
      <w:r w:rsidR="00982E91" w:rsidRPr="00387ADA">
        <w:rPr>
          <w:b/>
          <w:szCs w:val="20"/>
          <w:lang w:eastAsia="x-none"/>
        </w:rPr>
        <w:tab/>
        <w:t>Ericsson</w:t>
      </w:r>
    </w:p>
    <w:p w14:paraId="3A41BB57" w14:textId="77777777" w:rsidR="00982E91" w:rsidRPr="00982E91" w:rsidRDefault="00982E91" w:rsidP="00982E91">
      <w:pPr>
        <w:ind w:left="720" w:hanging="720"/>
        <w:rPr>
          <w:szCs w:val="20"/>
          <w:lang w:eastAsia="x-none"/>
        </w:rPr>
      </w:pPr>
    </w:p>
    <w:p w14:paraId="06BCC82F" w14:textId="77777777" w:rsidR="00982E91" w:rsidRPr="00982E91" w:rsidRDefault="00982E91" w:rsidP="00982E91">
      <w:pPr>
        <w:ind w:left="720" w:hanging="720"/>
        <w:rPr>
          <w:b/>
          <w:szCs w:val="20"/>
          <w:lang w:eastAsia="x-none"/>
        </w:rPr>
      </w:pPr>
      <w:r w:rsidRPr="00982E91">
        <w:rPr>
          <w:b/>
          <w:szCs w:val="20"/>
          <w:highlight w:val="green"/>
          <w:lang w:eastAsia="x-none"/>
        </w:rPr>
        <w:t>Agreement</w:t>
      </w:r>
    </w:p>
    <w:p w14:paraId="135862CE" w14:textId="77777777" w:rsidR="00982E91" w:rsidRPr="00982E91" w:rsidRDefault="00982E91" w:rsidP="00982E91">
      <w:pPr>
        <w:ind w:left="720" w:hanging="720"/>
        <w:rPr>
          <w:szCs w:val="20"/>
          <w:lang w:eastAsia="x-none"/>
        </w:rPr>
      </w:pPr>
      <w:r w:rsidRPr="00982E91">
        <w:rPr>
          <w:szCs w:val="20"/>
          <w:lang w:eastAsia="x-none"/>
        </w:rPr>
        <w:t xml:space="preserve">Text proposal for TS38.214 </w:t>
      </w:r>
    </w:p>
    <w:p w14:paraId="1C32DB9E" w14:textId="3E74D2CB" w:rsidR="00387ADA" w:rsidRPr="00982E91" w:rsidRDefault="00387ADA" w:rsidP="00387ADA">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64E84D5D" w14:textId="77777777" w:rsidR="00387ADA" w:rsidRPr="00387ADA" w:rsidRDefault="00387ADA" w:rsidP="00387ADA">
      <w:pPr>
        <w:rPr>
          <w:rFonts w:eastAsia="SimSun"/>
          <w:szCs w:val="20"/>
        </w:rPr>
      </w:pPr>
      <w:r w:rsidRPr="00387ADA">
        <w:rPr>
          <w:rFonts w:eastAsia="SimSun"/>
          <w:szCs w:val="20"/>
        </w:rPr>
        <w:t>4.1</w:t>
      </w:r>
      <w:r w:rsidRPr="00387ADA">
        <w:rPr>
          <w:rFonts w:eastAsia="SimSun"/>
          <w:szCs w:val="20"/>
        </w:rPr>
        <w:tab/>
        <w:t xml:space="preserve">Power allocation for downlink </w:t>
      </w:r>
    </w:p>
    <w:p w14:paraId="3EECDECC" w14:textId="77777777" w:rsidR="00387ADA" w:rsidRPr="00387ADA" w:rsidRDefault="00387ADA" w:rsidP="00387ADA">
      <w:pPr>
        <w:ind w:left="720" w:hanging="720"/>
        <w:jc w:val="center"/>
        <w:rPr>
          <w:rFonts w:eastAsia="SimSun"/>
          <w:szCs w:val="20"/>
          <w:lang w:eastAsia="x-none"/>
        </w:rPr>
      </w:pPr>
      <w:r w:rsidRPr="00387ADA">
        <w:rPr>
          <w:rFonts w:eastAsia="SimSun" w:hint="eastAsia"/>
          <w:szCs w:val="20"/>
          <w:lang w:eastAsia="x-none"/>
        </w:rPr>
        <w:t>&lt;&lt;&lt;&lt;&lt;&lt;&lt;&lt;&lt;&lt;&lt;&lt;&lt;&lt;&lt;&lt;&lt;&lt;&lt;&lt;&lt;&lt;&lt;&lt;omitted&gt;&gt;&gt;&gt;&gt;&gt;&gt;&gt;&gt;&gt;&gt;&gt;&gt;&gt;&gt;&gt;&gt;&gt;&gt;</w:t>
      </w:r>
    </w:p>
    <w:p w14:paraId="202C152C" w14:textId="77777777" w:rsidR="00387ADA" w:rsidRPr="00387ADA" w:rsidRDefault="00387ADA" w:rsidP="00387ADA">
      <w:pPr>
        <w:rPr>
          <w:strike/>
          <w:color w:val="FF0000"/>
          <w:szCs w:val="20"/>
        </w:rPr>
      </w:pPr>
      <w:r w:rsidRPr="00387ADA">
        <w:rPr>
          <w:color w:val="000000"/>
          <w:szCs w:val="20"/>
        </w:rPr>
        <w:t xml:space="preserve">When the UE is scheduled with </w:t>
      </w:r>
      <w:r w:rsidRPr="00387ADA">
        <w:rPr>
          <w:color w:val="FF0000"/>
          <w:szCs w:val="20"/>
          <w:u w:val="single"/>
        </w:rPr>
        <w:t>a</w:t>
      </w:r>
      <w:r w:rsidRPr="00387ADA">
        <w:rPr>
          <w:color w:val="000000"/>
          <w:szCs w:val="20"/>
        </w:rPr>
        <w:t xml:space="preserve"> PT-RS port</w:t>
      </w:r>
      <w:r w:rsidRPr="00387ADA">
        <w:rPr>
          <w:strike/>
          <w:color w:val="FF0000"/>
          <w:szCs w:val="20"/>
        </w:rPr>
        <w:t>s</w:t>
      </w:r>
      <w:r w:rsidRPr="00387ADA">
        <w:rPr>
          <w:color w:val="000000"/>
          <w:szCs w:val="20"/>
        </w:rPr>
        <w:t xml:space="preserve"> associated with the PDSCH</w:t>
      </w:r>
      <w:r w:rsidRPr="00387ADA">
        <w:rPr>
          <w:strike/>
          <w:color w:val="FF0000"/>
          <w:szCs w:val="20"/>
        </w:rPr>
        <w:t xml:space="preserve">and when the PT-RS port is associated to </w:t>
      </w:r>
      <w:r w:rsidR="001B7BF2">
        <w:rPr>
          <w:strike/>
          <w:color w:val="FF0000"/>
          <w:position w:val="-10"/>
          <w:szCs w:val="20"/>
        </w:rPr>
        <w:pict w14:anchorId="42C34C27">
          <v:shape id="_x0000_i1347" type="#_x0000_t75" style="width:25.6pt;height:17.6pt">
            <v:imagedata r:id="rId1073" o:title=""/>
          </v:shape>
        </w:pict>
      </w:r>
      <w:r w:rsidRPr="00387ADA">
        <w:rPr>
          <w:strike/>
          <w:color w:val="FF0000"/>
          <w:szCs w:val="20"/>
        </w:rPr>
        <w:t xml:space="preserve">DM-RS ports, </w:t>
      </w:r>
    </w:p>
    <w:p w14:paraId="56350363" w14:textId="77777777" w:rsidR="00387ADA" w:rsidRPr="00387ADA" w:rsidRDefault="00387ADA" w:rsidP="00387ADA">
      <w:pPr>
        <w:ind w:left="568" w:hanging="284"/>
        <w:rPr>
          <w:rFonts w:ascii="Times New Roman" w:eastAsia="MS Mincho" w:hAnsi="Times New Roman"/>
          <w:szCs w:val="20"/>
        </w:rPr>
      </w:pPr>
      <w:r w:rsidRPr="00387ADA">
        <w:rPr>
          <w:rFonts w:ascii="Times New Roman" w:eastAsia="MS Mincho" w:hAnsi="Times New Roman"/>
          <w:szCs w:val="20"/>
        </w:rPr>
        <w:t>-</w:t>
      </w:r>
      <w:r w:rsidRPr="00387ADA">
        <w:rPr>
          <w:rFonts w:ascii="Times New Roman" w:eastAsia="MS Mincho" w:hAnsi="Times New Roman"/>
          <w:szCs w:val="20"/>
        </w:rPr>
        <w:tab/>
        <w:t xml:space="preserve">if the UE is configured with the higher layer parameter </w:t>
      </w:r>
      <w:r w:rsidRPr="00387ADA">
        <w:rPr>
          <w:rFonts w:ascii="Times New Roman" w:eastAsia="MS Mincho" w:hAnsi="Times New Roman"/>
          <w:i/>
          <w:color w:val="000000"/>
          <w:szCs w:val="20"/>
        </w:rPr>
        <w:t>epre-Ratio</w:t>
      </w:r>
      <w:r w:rsidRPr="00387ADA">
        <w:rPr>
          <w:rFonts w:ascii="Times New Roman" w:eastAsia="MS Mincho" w:hAnsi="Times New Roman"/>
          <w:szCs w:val="20"/>
        </w:rPr>
        <w:t>, the ratio of PT-RS EPRE to PDSCH EPRE per layer per RE for PT-RS port (</w:t>
      </w:r>
      <w:r w:rsidR="001B7BF2">
        <w:rPr>
          <w:rFonts w:ascii="Times New Roman" w:eastAsia="MS Mincho" w:hAnsi="Times New Roman"/>
          <w:position w:val="-10"/>
          <w:szCs w:val="20"/>
        </w:rPr>
        <w:pict w14:anchorId="594D440A">
          <v:shape id="_x0000_i1348" type="#_x0000_t75" style="width:24.8pt;height:13.6pt">
            <v:imagedata r:id="rId1074" o:title=""/>
          </v:shape>
        </w:pict>
      </w:r>
      <w:r w:rsidRPr="00387ADA">
        <w:rPr>
          <w:rFonts w:ascii="Times New Roman" w:eastAsia="MS Mincho" w:hAnsi="Times New Roman"/>
          <w:szCs w:val="20"/>
        </w:rPr>
        <w:t>) is given by</w:t>
      </w:r>
      <w:r w:rsidRPr="00387ADA">
        <w:rPr>
          <w:rFonts w:ascii="Times New Roman" w:eastAsia="MS Mincho" w:hAnsi="Times New Roman"/>
          <w:szCs w:val="20"/>
          <w:lang w:val="en-US"/>
        </w:rPr>
        <w:t xml:space="preserve"> </w:t>
      </w:r>
      <w:r w:rsidRPr="00387ADA">
        <w:rPr>
          <w:rFonts w:ascii="Times New Roman" w:eastAsia="MS Mincho" w:hAnsi="Times New Roman"/>
          <w:szCs w:val="20"/>
        </w:rPr>
        <w:t xml:space="preserve">Table 4.1-2 according to the </w:t>
      </w:r>
      <w:r w:rsidRPr="00387ADA">
        <w:rPr>
          <w:rFonts w:ascii="Times New Roman" w:eastAsia="MS Mincho" w:hAnsi="Times New Roman"/>
          <w:i/>
          <w:szCs w:val="20"/>
        </w:rPr>
        <w:t>epre-Ratio</w:t>
      </w:r>
      <w:r w:rsidRPr="00387ADA">
        <w:rPr>
          <w:rFonts w:ascii="Times New Roman" w:eastAsia="MS Mincho" w:hAnsi="Times New Roman"/>
          <w:szCs w:val="20"/>
        </w:rPr>
        <w:t xml:space="preserve">, the PT-RS scaling factor </w:t>
      </w:r>
      <w:r w:rsidR="001B7BF2">
        <w:rPr>
          <w:rFonts w:ascii="Times New Roman" w:eastAsia="MS Mincho" w:hAnsi="Times New Roman"/>
          <w:position w:val="-10"/>
          <w:szCs w:val="20"/>
        </w:rPr>
        <w:pict w14:anchorId="0438259A">
          <v:shape id="_x0000_i1349" type="#_x0000_t75" style="width:24.8pt;height:13.6pt">
            <v:imagedata r:id="rId1075" o:title=""/>
          </v:shape>
        </w:pict>
      </w:r>
      <w:r w:rsidRPr="00387ADA">
        <w:rPr>
          <w:rFonts w:ascii="Times New Roman" w:eastAsia="MS Mincho" w:hAnsi="Times New Roman"/>
          <w:szCs w:val="20"/>
        </w:rPr>
        <w:t>specified in subclause 7.4.1.2.2 of [4, TS 38.211] is given by</w:t>
      </w:r>
      <w:r w:rsidR="001B7BF2">
        <w:rPr>
          <w:rFonts w:ascii="Times New Roman" w:eastAsia="MS Mincho" w:hAnsi="Times New Roman"/>
          <w:position w:val="-10"/>
          <w:szCs w:val="20"/>
        </w:rPr>
        <w:pict w14:anchorId="790742FC">
          <v:shape id="_x0000_i1350" type="#_x0000_t75" style="width:62.4pt;height:23.2pt">
            <v:imagedata r:id="rId1076" o:title=""/>
          </v:shape>
        </w:pict>
      </w:r>
      <w:r w:rsidRPr="00387ADA">
        <w:rPr>
          <w:rFonts w:ascii="Times New Roman" w:eastAsia="MS Mincho" w:hAnsi="Times New Roman"/>
          <w:szCs w:val="20"/>
        </w:rPr>
        <w:fldChar w:fldCharType="begin"/>
      </w:r>
      <w:r w:rsidRPr="00387ADA">
        <w:rPr>
          <w:rFonts w:ascii="Times New Roman" w:eastAsia="MS Mincho" w:hAnsi="Times New Roman"/>
          <w:szCs w:val="20"/>
        </w:rPr>
        <w:fldChar w:fldCharType="end"/>
      </w:r>
      <w:r w:rsidRPr="00387ADA">
        <w:rPr>
          <w:rFonts w:ascii="Times New Roman" w:eastAsia="MS Mincho" w:hAnsi="Times New Roman"/>
          <w:szCs w:val="20"/>
        </w:rPr>
        <w:t>.</w:t>
      </w:r>
    </w:p>
    <w:p w14:paraId="4ACFD4F7" w14:textId="77777777" w:rsidR="00387ADA" w:rsidRPr="00387ADA" w:rsidRDefault="00387ADA" w:rsidP="00387ADA">
      <w:pPr>
        <w:ind w:left="568" w:hanging="284"/>
        <w:rPr>
          <w:rFonts w:ascii="Times New Roman" w:eastAsia="MS Mincho" w:hAnsi="Times New Roman"/>
          <w:szCs w:val="20"/>
        </w:rPr>
      </w:pPr>
      <w:r w:rsidRPr="00387ADA">
        <w:rPr>
          <w:rFonts w:ascii="Times New Roman" w:eastAsia="MS Mincho" w:hAnsi="Times New Roman"/>
          <w:szCs w:val="20"/>
        </w:rPr>
        <w:t>-</w:t>
      </w:r>
      <w:r w:rsidRPr="00387ADA">
        <w:rPr>
          <w:rFonts w:ascii="Times New Roman" w:eastAsia="MS Mincho" w:hAnsi="Times New Roman"/>
          <w:szCs w:val="20"/>
        </w:rPr>
        <w:tab/>
        <w:t xml:space="preserve">otherwise, the UE shall assume </w:t>
      </w:r>
      <w:r w:rsidRPr="00387ADA">
        <w:rPr>
          <w:rFonts w:ascii="Times New Roman" w:eastAsia="MS Mincho" w:hAnsi="Times New Roman"/>
          <w:i/>
          <w:color w:val="000000"/>
          <w:szCs w:val="20"/>
        </w:rPr>
        <w:t>epre-Ratio</w:t>
      </w:r>
      <w:r w:rsidRPr="00387ADA">
        <w:rPr>
          <w:rFonts w:ascii="Times New Roman" w:eastAsia="MS Mincho" w:hAnsi="Times New Roman"/>
          <w:szCs w:val="20"/>
        </w:rPr>
        <w:t xml:space="preserve"> is set to state '0' in Table 4.1-2 if not configured.</w:t>
      </w:r>
    </w:p>
    <w:p w14:paraId="2229E611" w14:textId="77777777" w:rsidR="00387ADA" w:rsidRPr="00387ADA" w:rsidRDefault="00387ADA" w:rsidP="00387ADA">
      <w:pPr>
        <w:keepNext/>
        <w:keepLines/>
        <w:overflowPunct w:val="0"/>
        <w:autoSpaceDE w:val="0"/>
        <w:autoSpaceDN w:val="0"/>
        <w:adjustRightInd w:val="0"/>
        <w:jc w:val="center"/>
        <w:textAlignment w:val="baseline"/>
        <w:rPr>
          <w:rFonts w:ascii="Arial" w:eastAsia="Times New Roman" w:hAnsi="Arial"/>
          <w:b/>
          <w:szCs w:val="20"/>
          <w:lang w:eastAsia="ko-KR"/>
        </w:rPr>
      </w:pPr>
      <w:r w:rsidRPr="00387ADA">
        <w:rPr>
          <w:rFonts w:ascii="Arial" w:eastAsia="Times New Roman" w:hAnsi="Arial"/>
          <w:b/>
          <w:szCs w:val="20"/>
          <w:lang w:eastAsia="en-GB"/>
        </w:rPr>
        <w:lastRenderedPageBreak/>
        <w:t xml:space="preserve">Table 4.1-2: PT-RS-to-PDSCH EPRE ratio per layer for PT-RS port </w:t>
      </w:r>
      <w:r w:rsidRPr="00387ADA">
        <w:rPr>
          <w:rFonts w:ascii="Arial" w:eastAsia="Times New Roman" w:hAnsi="Arial"/>
          <w:b/>
          <w:i/>
          <w:strike/>
          <w:color w:val="FF0000"/>
          <w:szCs w:val="20"/>
          <w:lang w:eastAsia="en-GB"/>
        </w:rPr>
        <w:t>i</w:t>
      </w:r>
      <w:r w:rsidRPr="00387ADA">
        <w:rPr>
          <w:rFonts w:ascii="Arial" w:eastAsia="Times New Roman" w:hAnsi="Arial"/>
          <w:b/>
          <w:strike/>
          <w:color w:val="FF0000"/>
          <w:szCs w:val="20"/>
          <w:lang w:eastAsia="en-GB"/>
        </w:rPr>
        <w:t xml:space="preserve"> </w:t>
      </w:r>
      <w:r w:rsidRPr="00387ADA">
        <w:rPr>
          <w:rFonts w:ascii="Arial" w:eastAsia="Times New Roman" w:hAnsi="Arial"/>
          <w:b/>
          <w:szCs w:val="20"/>
          <w:lang w:eastAsia="en-GB"/>
        </w:rPr>
        <w:t>(</w:t>
      </w:r>
      <w:r w:rsidRPr="00387ADA">
        <w:rPr>
          <w:rFonts w:ascii="Arial" w:eastAsia="Times New Roman" w:hAnsi="Arial"/>
          <w:b/>
          <w:szCs w:val="20"/>
          <w:lang w:eastAsia="en-GB"/>
        </w:rPr>
        <w:fldChar w:fldCharType="begin"/>
      </w:r>
      <w:r w:rsidRPr="00387ADA">
        <w:rPr>
          <w:rFonts w:ascii="Arial" w:eastAsia="Times New Roman" w:hAnsi="Arial"/>
          <w:b/>
          <w:szCs w:val="20"/>
          <w:lang w:eastAsia="en-GB"/>
        </w:rPr>
        <w:fldChar w:fldCharType="end"/>
      </w:r>
      <w:r w:rsidR="001B7BF2">
        <w:rPr>
          <w:rFonts w:ascii="Arial" w:eastAsia="Times New Roman" w:hAnsi="Arial"/>
          <w:b/>
          <w:position w:val="-14"/>
          <w:szCs w:val="20"/>
          <w:lang w:eastAsia="en-GB"/>
        </w:rPr>
        <w:pict w14:anchorId="26A1A6AC">
          <v:shape id="_x0000_i1351" type="#_x0000_t75" style="width:32pt;height:20.8pt">
            <v:imagedata r:id="rId1077" o:title=""/>
          </v:shape>
        </w:pict>
      </w:r>
      <w:r w:rsidRPr="00387ADA">
        <w:rPr>
          <w:rFonts w:ascii="Arial" w:eastAsia="Times New Roman" w:hAnsi="Arial"/>
          <w:b/>
          <w:szCs w:val="20"/>
          <w:lang w:eastAsia="en-GB"/>
        </w:rPr>
        <w:t xml:space="preserve">) </w:t>
      </w:r>
    </w:p>
    <w:tbl>
      <w:tblPr>
        <w:tblW w:w="8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36"/>
        <w:gridCol w:w="1315"/>
        <w:gridCol w:w="1150"/>
        <w:gridCol w:w="1150"/>
        <w:gridCol w:w="1150"/>
        <w:gridCol w:w="1150"/>
        <w:gridCol w:w="1150"/>
      </w:tblGrid>
      <w:tr w:rsidR="00387ADA" w:rsidRPr="00387ADA" w14:paraId="42717F9E" w14:textId="77777777" w:rsidTr="00112371">
        <w:trPr>
          <w:trHeight w:val="395"/>
          <w:jc w:val="center"/>
        </w:trPr>
        <w:tc>
          <w:tcPr>
            <w:tcW w:w="1336" w:type="dxa"/>
            <w:vMerge w:val="restart"/>
            <w:shd w:val="clear" w:color="auto" w:fill="E7E6E6"/>
            <w:vAlign w:val="center"/>
          </w:tcPr>
          <w:p w14:paraId="3C6BE7F4" w14:textId="77777777" w:rsidR="00387ADA" w:rsidRPr="00387ADA" w:rsidRDefault="00387ADA" w:rsidP="00387ADA">
            <w:pPr>
              <w:keepNext/>
              <w:keepLines/>
              <w:overflowPunct w:val="0"/>
              <w:autoSpaceDE w:val="0"/>
              <w:autoSpaceDN w:val="0"/>
              <w:adjustRightInd w:val="0"/>
              <w:jc w:val="center"/>
              <w:textAlignment w:val="baseline"/>
              <w:rPr>
                <w:rFonts w:ascii="Arial" w:hAnsi="Arial"/>
                <w:b/>
                <w:color w:val="000000"/>
                <w:sz w:val="18"/>
                <w:szCs w:val="18"/>
                <w:lang w:eastAsia="zh-CN"/>
              </w:rPr>
            </w:pPr>
            <w:r w:rsidRPr="00387ADA">
              <w:rPr>
                <w:rFonts w:ascii="Arial" w:eastAsia="Times New Roman" w:hAnsi="Arial"/>
                <w:b/>
                <w:i/>
                <w:color w:val="000000"/>
                <w:sz w:val="18"/>
                <w:szCs w:val="18"/>
                <w:lang w:eastAsia="en-GB"/>
              </w:rPr>
              <w:t>epre-Ratio</w:t>
            </w:r>
          </w:p>
        </w:tc>
        <w:tc>
          <w:tcPr>
            <w:tcW w:w="7065" w:type="dxa"/>
            <w:gridSpan w:val="6"/>
            <w:shd w:val="clear" w:color="auto" w:fill="E7E6E6"/>
          </w:tcPr>
          <w:p w14:paraId="12AE43F3" w14:textId="77777777" w:rsidR="00387ADA" w:rsidRPr="00387ADA" w:rsidRDefault="00387ADA" w:rsidP="00387ADA">
            <w:pPr>
              <w:keepNext/>
              <w:keepLines/>
              <w:tabs>
                <w:tab w:val="left" w:pos="851"/>
              </w:tabs>
              <w:overflowPunct w:val="0"/>
              <w:autoSpaceDE w:val="0"/>
              <w:autoSpaceDN w:val="0"/>
              <w:adjustRightInd w:val="0"/>
              <w:jc w:val="center"/>
              <w:textAlignment w:val="baseline"/>
              <w:rPr>
                <w:rFonts w:ascii="Arial" w:hAnsi="Arial"/>
                <w:b/>
                <w:color w:val="000000"/>
                <w:sz w:val="18"/>
                <w:szCs w:val="18"/>
                <w:lang w:eastAsia="en-GB"/>
              </w:rPr>
            </w:pPr>
            <w:r w:rsidRPr="00387ADA">
              <w:rPr>
                <w:rFonts w:ascii="Arial" w:eastAsia="Times New Roman" w:hAnsi="Arial"/>
                <w:b/>
                <w:color w:val="000000"/>
                <w:sz w:val="18"/>
                <w:szCs w:val="18"/>
                <w:lang w:eastAsia="en-GB"/>
              </w:rPr>
              <w:t>The number of PDSCH layers</w:t>
            </w:r>
          </w:p>
        </w:tc>
      </w:tr>
      <w:tr w:rsidR="00387ADA" w:rsidRPr="00387ADA" w14:paraId="349F327E" w14:textId="77777777" w:rsidTr="00112371">
        <w:trPr>
          <w:trHeight w:val="238"/>
          <w:jc w:val="center"/>
        </w:trPr>
        <w:tc>
          <w:tcPr>
            <w:tcW w:w="1336" w:type="dxa"/>
            <w:vMerge/>
            <w:shd w:val="clear" w:color="auto" w:fill="E7E6E6"/>
            <w:vAlign w:val="center"/>
          </w:tcPr>
          <w:p w14:paraId="1739AF09" w14:textId="77777777" w:rsidR="00387ADA" w:rsidRPr="00387ADA" w:rsidRDefault="00387ADA" w:rsidP="00387ADA">
            <w:pPr>
              <w:keepNext/>
              <w:keepLines/>
              <w:numPr>
                <w:ilvl w:val="0"/>
                <w:numId w:val="213"/>
              </w:numPr>
              <w:overflowPunct w:val="0"/>
              <w:autoSpaceDE w:val="0"/>
              <w:autoSpaceDN w:val="0"/>
              <w:adjustRightInd w:val="0"/>
              <w:ind w:left="0" w:firstLine="0"/>
              <w:jc w:val="center"/>
              <w:textAlignment w:val="baseline"/>
              <w:rPr>
                <w:rFonts w:ascii="Arial" w:eastAsia="Times New Roman" w:hAnsi="Arial"/>
                <w:b/>
                <w:i/>
                <w:color w:val="000000"/>
                <w:sz w:val="18"/>
                <w:szCs w:val="18"/>
                <w:lang w:eastAsia="en-GB"/>
              </w:rPr>
            </w:pPr>
          </w:p>
        </w:tc>
        <w:tc>
          <w:tcPr>
            <w:tcW w:w="1315" w:type="dxa"/>
            <w:shd w:val="clear" w:color="auto" w:fill="E7E6E6"/>
          </w:tcPr>
          <w:p w14:paraId="1AFCAF8F" w14:textId="77777777" w:rsidR="00387ADA" w:rsidRPr="00387ADA" w:rsidRDefault="00387ADA" w:rsidP="00387ADA">
            <w:pPr>
              <w:keepNext/>
              <w:keepLines/>
              <w:tabs>
                <w:tab w:val="left" w:pos="851"/>
              </w:tabs>
              <w:overflowPunct w:val="0"/>
              <w:autoSpaceDE w:val="0"/>
              <w:autoSpaceDN w:val="0"/>
              <w:adjustRightInd w:val="0"/>
              <w:jc w:val="center"/>
              <w:textAlignment w:val="baseline"/>
              <w:rPr>
                <w:rFonts w:ascii="Arial" w:hAnsi="Arial"/>
                <w:b/>
                <w:color w:val="000000"/>
                <w:sz w:val="18"/>
                <w:szCs w:val="18"/>
                <w:lang w:eastAsia="ko-KR"/>
              </w:rPr>
            </w:pPr>
            <w:r w:rsidRPr="00387ADA">
              <w:rPr>
                <w:rFonts w:ascii="Arial" w:hAnsi="Arial" w:hint="eastAsia"/>
                <w:b/>
                <w:color w:val="000000"/>
                <w:sz w:val="18"/>
                <w:szCs w:val="18"/>
                <w:lang w:eastAsia="ko-KR"/>
              </w:rPr>
              <w:t>1</w:t>
            </w:r>
          </w:p>
        </w:tc>
        <w:tc>
          <w:tcPr>
            <w:tcW w:w="1150" w:type="dxa"/>
            <w:shd w:val="clear" w:color="auto" w:fill="E7E6E6"/>
          </w:tcPr>
          <w:p w14:paraId="6AE7B8C5" w14:textId="77777777" w:rsidR="00387ADA" w:rsidRPr="00387ADA" w:rsidRDefault="00387ADA" w:rsidP="00387ADA">
            <w:pPr>
              <w:keepNext/>
              <w:keepLines/>
              <w:tabs>
                <w:tab w:val="left" w:pos="851"/>
              </w:tabs>
              <w:overflowPunct w:val="0"/>
              <w:autoSpaceDE w:val="0"/>
              <w:autoSpaceDN w:val="0"/>
              <w:adjustRightInd w:val="0"/>
              <w:jc w:val="center"/>
              <w:textAlignment w:val="baseline"/>
              <w:rPr>
                <w:rFonts w:ascii="Arial" w:hAnsi="Arial"/>
                <w:b/>
                <w:color w:val="000000"/>
                <w:sz w:val="18"/>
                <w:szCs w:val="18"/>
                <w:lang w:eastAsia="ko-KR"/>
              </w:rPr>
            </w:pPr>
            <w:r w:rsidRPr="00387ADA">
              <w:rPr>
                <w:rFonts w:ascii="Arial" w:hAnsi="Arial" w:hint="eastAsia"/>
                <w:b/>
                <w:color w:val="000000"/>
                <w:sz w:val="18"/>
                <w:szCs w:val="18"/>
                <w:lang w:eastAsia="ko-KR"/>
              </w:rPr>
              <w:t>2</w:t>
            </w:r>
          </w:p>
        </w:tc>
        <w:tc>
          <w:tcPr>
            <w:tcW w:w="1150" w:type="dxa"/>
            <w:shd w:val="clear" w:color="auto" w:fill="E7E6E6"/>
          </w:tcPr>
          <w:p w14:paraId="56A843C4" w14:textId="77777777" w:rsidR="00387ADA" w:rsidRPr="00387ADA" w:rsidRDefault="00387ADA" w:rsidP="00387ADA">
            <w:pPr>
              <w:keepNext/>
              <w:keepLines/>
              <w:tabs>
                <w:tab w:val="left" w:pos="851"/>
              </w:tabs>
              <w:overflowPunct w:val="0"/>
              <w:autoSpaceDE w:val="0"/>
              <w:autoSpaceDN w:val="0"/>
              <w:adjustRightInd w:val="0"/>
              <w:jc w:val="center"/>
              <w:textAlignment w:val="baseline"/>
              <w:rPr>
                <w:rFonts w:ascii="Arial" w:hAnsi="Arial"/>
                <w:b/>
                <w:color w:val="000000"/>
                <w:sz w:val="18"/>
                <w:szCs w:val="18"/>
                <w:lang w:eastAsia="ko-KR"/>
              </w:rPr>
            </w:pPr>
            <w:r w:rsidRPr="00387ADA">
              <w:rPr>
                <w:rFonts w:ascii="Arial" w:hAnsi="Arial" w:hint="eastAsia"/>
                <w:b/>
                <w:color w:val="000000"/>
                <w:sz w:val="18"/>
                <w:szCs w:val="18"/>
                <w:lang w:eastAsia="ko-KR"/>
              </w:rPr>
              <w:t>3</w:t>
            </w:r>
          </w:p>
        </w:tc>
        <w:tc>
          <w:tcPr>
            <w:tcW w:w="1150" w:type="dxa"/>
            <w:shd w:val="clear" w:color="auto" w:fill="E7E6E6"/>
          </w:tcPr>
          <w:p w14:paraId="103CAD1E" w14:textId="77777777" w:rsidR="00387ADA" w:rsidRPr="00387ADA" w:rsidRDefault="00387ADA" w:rsidP="00387ADA">
            <w:pPr>
              <w:keepNext/>
              <w:keepLines/>
              <w:tabs>
                <w:tab w:val="left" w:pos="851"/>
              </w:tabs>
              <w:overflowPunct w:val="0"/>
              <w:autoSpaceDE w:val="0"/>
              <w:autoSpaceDN w:val="0"/>
              <w:adjustRightInd w:val="0"/>
              <w:jc w:val="center"/>
              <w:textAlignment w:val="baseline"/>
              <w:rPr>
                <w:rFonts w:ascii="Arial" w:hAnsi="Arial"/>
                <w:b/>
                <w:color w:val="000000"/>
                <w:sz w:val="18"/>
                <w:szCs w:val="18"/>
                <w:lang w:eastAsia="ko-KR"/>
              </w:rPr>
            </w:pPr>
            <w:r w:rsidRPr="00387ADA">
              <w:rPr>
                <w:rFonts w:ascii="Arial" w:hAnsi="Arial" w:hint="eastAsia"/>
                <w:b/>
                <w:color w:val="000000"/>
                <w:sz w:val="18"/>
                <w:szCs w:val="18"/>
                <w:lang w:eastAsia="ko-KR"/>
              </w:rPr>
              <w:t>4</w:t>
            </w:r>
          </w:p>
        </w:tc>
        <w:tc>
          <w:tcPr>
            <w:tcW w:w="1150" w:type="dxa"/>
            <w:shd w:val="clear" w:color="auto" w:fill="E7E6E6"/>
          </w:tcPr>
          <w:p w14:paraId="02CA157E" w14:textId="77777777" w:rsidR="00387ADA" w:rsidRPr="00387ADA" w:rsidRDefault="00387ADA" w:rsidP="00387ADA">
            <w:pPr>
              <w:keepNext/>
              <w:keepLines/>
              <w:tabs>
                <w:tab w:val="left" w:pos="851"/>
              </w:tabs>
              <w:overflowPunct w:val="0"/>
              <w:autoSpaceDE w:val="0"/>
              <w:autoSpaceDN w:val="0"/>
              <w:adjustRightInd w:val="0"/>
              <w:jc w:val="center"/>
              <w:textAlignment w:val="baseline"/>
              <w:rPr>
                <w:rFonts w:ascii="Arial" w:hAnsi="Arial"/>
                <w:b/>
                <w:color w:val="000000"/>
                <w:sz w:val="18"/>
                <w:szCs w:val="18"/>
                <w:lang w:eastAsia="ko-KR"/>
              </w:rPr>
            </w:pPr>
            <w:r w:rsidRPr="00387ADA">
              <w:rPr>
                <w:rFonts w:ascii="Arial" w:hAnsi="Arial" w:hint="eastAsia"/>
                <w:b/>
                <w:color w:val="000000"/>
                <w:sz w:val="18"/>
                <w:szCs w:val="18"/>
                <w:lang w:eastAsia="ko-KR"/>
              </w:rPr>
              <w:t>5</w:t>
            </w:r>
          </w:p>
        </w:tc>
        <w:tc>
          <w:tcPr>
            <w:tcW w:w="1150" w:type="dxa"/>
            <w:shd w:val="clear" w:color="auto" w:fill="E7E6E6"/>
          </w:tcPr>
          <w:p w14:paraId="1DA74217" w14:textId="77777777" w:rsidR="00387ADA" w:rsidRPr="00387ADA" w:rsidRDefault="00387ADA" w:rsidP="00387ADA">
            <w:pPr>
              <w:keepNext/>
              <w:keepLines/>
              <w:tabs>
                <w:tab w:val="left" w:pos="851"/>
              </w:tabs>
              <w:overflowPunct w:val="0"/>
              <w:autoSpaceDE w:val="0"/>
              <w:autoSpaceDN w:val="0"/>
              <w:adjustRightInd w:val="0"/>
              <w:jc w:val="center"/>
              <w:textAlignment w:val="baseline"/>
              <w:rPr>
                <w:rFonts w:ascii="Arial" w:hAnsi="Arial"/>
                <w:b/>
                <w:color w:val="000000"/>
                <w:sz w:val="18"/>
                <w:szCs w:val="18"/>
                <w:lang w:eastAsia="ko-KR"/>
              </w:rPr>
            </w:pPr>
            <w:r w:rsidRPr="00387ADA">
              <w:rPr>
                <w:rFonts w:ascii="Arial" w:hAnsi="Arial" w:hint="eastAsia"/>
                <w:b/>
                <w:color w:val="000000"/>
                <w:sz w:val="18"/>
                <w:szCs w:val="18"/>
                <w:lang w:eastAsia="ko-KR"/>
              </w:rPr>
              <w:t>6</w:t>
            </w:r>
          </w:p>
        </w:tc>
      </w:tr>
      <w:tr w:rsidR="00387ADA" w:rsidRPr="00387ADA" w14:paraId="5B2E646F" w14:textId="77777777" w:rsidTr="00112371">
        <w:trPr>
          <w:trHeight w:val="208"/>
          <w:jc w:val="center"/>
        </w:trPr>
        <w:tc>
          <w:tcPr>
            <w:tcW w:w="1336" w:type="dxa"/>
            <w:shd w:val="clear" w:color="auto" w:fill="auto"/>
            <w:vAlign w:val="center"/>
          </w:tcPr>
          <w:p w14:paraId="5A60D6DA" w14:textId="77777777" w:rsidR="00387ADA" w:rsidRPr="00387ADA" w:rsidRDefault="00387ADA" w:rsidP="00387ADA">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0</w:t>
            </w:r>
          </w:p>
        </w:tc>
        <w:tc>
          <w:tcPr>
            <w:tcW w:w="1315" w:type="dxa"/>
          </w:tcPr>
          <w:p w14:paraId="501F432F" w14:textId="77777777" w:rsidR="00387ADA" w:rsidRPr="00387ADA" w:rsidRDefault="00387ADA" w:rsidP="00387ADA">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0</w:t>
            </w:r>
          </w:p>
        </w:tc>
        <w:tc>
          <w:tcPr>
            <w:tcW w:w="1150" w:type="dxa"/>
          </w:tcPr>
          <w:p w14:paraId="5A6141AE" w14:textId="77777777" w:rsidR="00387ADA" w:rsidRPr="00387ADA" w:rsidRDefault="00387ADA" w:rsidP="00387ADA">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3</w:t>
            </w:r>
          </w:p>
        </w:tc>
        <w:tc>
          <w:tcPr>
            <w:tcW w:w="1150" w:type="dxa"/>
          </w:tcPr>
          <w:p w14:paraId="6021A7B8" w14:textId="77777777" w:rsidR="00387ADA" w:rsidRPr="00387ADA" w:rsidRDefault="00387ADA" w:rsidP="00387ADA">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4.77</w:t>
            </w:r>
          </w:p>
        </w:tc>
        <w:tc>
          <w:tcPr>
            <w:tcW w:w="1150" w:type="dxa"/>
          </w:tcPr>
          <w:p w14:paraId="062C332F" w14:textId="77777777" w:rsidR="00387ADA" w:rsidRPr="00387ADA" w:rsidRDefault="00387ADA" w:rsidP="00387ADA">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6</w:t>
            </w:r>
          </w:p>
        </w:tc>
        <w:tc>
          <w:tcPr>
            <w:tcW w:w="1150" w:type="dxa"/>
          </w:tcPr>
          <w:p w14:paraId="68B456C8" w14:textId="77777777" w:rsidR="00387ADA" w:rsidRPr="00387ADA" w:rsidRDefault="00387ADA" w:rsidP="00387ADA">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7</w:t>
            </w:r>
          </w:p>
        </w:tc>
        <w:tc>
          <w:tcPr>
            <w:tcW w:w="1150" w:type="dxa"/>
          </w:tcPr>
          <w:p w14:paraId="69722626" w14:textId="77777777" w:rsidR="00387ADA" w:rsidRPr="00387ADA" w:rsidRDefault="00387ADA" w:rsidP="00387ADA">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7.78</w:t>
            </w:r>
          </w:p>
        </w:tc>
      </w:tr>
      <w:tr w:rsidR="00387ADA" w:rsidRPr="00387ADA" w14:paraId="17FF73DE" w14:textId="77777777" w:rsidTr="00112371">
        <w:trPr>
          <w:trHeight w:val="197"/>
          <w:jc w:val="center"/>
        </w:trPr>
        <w:tc>
          <w:tcPr>
            <w:tcW w:w="1336" w:type="dxa"/>
            <w:shd w:val="clear" w:color="auto" w:fill="auto"/>
            <w:vAlign w:val="center"/>
          </w:tcPr>
          <w:p w14:paraId="1DCFCDFE" w14:textId="77777777" w:rsidR="00387ADA" w:rsidRPr="00387ADA" w:rsidRDefault="00387ADA" w:rsidP="00387ADA">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1</w:t>
            </w:r>
          </w:p>
        </w:tc>
        <w:tc>
          <w:tcPr>
            <w:tcW w:w="1315" w:type="dxa"/>
          </w:tcPr>
          <w:p w14:paraId="481E50AE" w14:textId="77777777" w:rsidR="00387ADA" w:rsidRPr="00387ADA" w:rsidRDefault="00387ADA" w:rsidP="00387ADA">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0</w:t>
            </w:r>
          </w:p>
        </w:tc>
        <w:tc>
          <w:tcPr>
            <w:tcW w:w="1150" w:type="dxa"/>
          </w:tcPr>
          <w:p w14:paraId="4E0A0105" w14:textId="77777777" w:rsidR="00387ADA" w:rsidRPr="00387ADA" w:rsidRDefault="00387ADA" w:rsidP="00387ADA">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0</w:t>
            </w:r>
          </w:p>
        </w:tc>
        <w:tc>
          <w:tcPr>
            <w:tcW w:w="1150" w:type="dxa"/>
          </w:tcPr>
          <w:p w14:paraId="70D6068A" w14:textId="77777777" w:rsidR="00387ADA" w:rsidRPr="00387ADA" w:rsidRDefault="00387ADA" w:rsidP="00387ADA">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0</w:t>
            </w:r>
          </w:p>
        </w:tc>
        <w:tc>
          <w:tcPr>
            <w:tcW w:w="1150" w:type="dxa"/>
          </w:tcPr>
          <w:p w14:paraId="5DC5C149" w14:textId="77777777" w:rsidR="00387ADA" w:rsidRPr="00387ADA" w:rsidRDefault="00387ADA" w:rsidP="00387ADA">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0</w:t>
            </w:r>
          </w:p>
        </w:tc>
        <w:tc>
          <w:tcPr>
            <w:tcW w:w="1150" w:type="dxa"/>
          </w:tcPr>
          <w:p w14:paraId="0694EFC1" w14:textId="77777777" w:rsidR="00387ADA" w:rsidRPr="00387ADA" w:rsidRDefault="00387ADA" w:rsidP="00387ADA">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0</w:t>
            </w:r>
          </w:p>
        </w:tc>
        <w:tc>
          <w:tcPr>
            <w:tcW w:w="1150" w:type="dxa"/>
          </w:tcPr>
          <w:p w14:paraId="1ABE779D" w14:textId="77777777" w:rsidR="00387ADA" w:rsidRPr="00387ADA" w:rsidRDefault="00387ADA" w:rsidP="00387ADA">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0</w:t>
            </w:r>
          </w:p>
        </w:tc>
      </w:tr>
      <w:tr w:rsidR="00387ADA" w:rsidRPr="00387ADA" w14:paraId="1862FAB3" w14:textId="77777777" w:rsidTr="00112371">
        <w:trPr>
          <w:trHeight w:val="197"/>
          <w:jc w:val="center"/>
        </w:trPr>
        <w:tc>
          <w:tcPr>
            <w:tcW w:w="1336" w:type="dxa"/>
            <w:shd w:val="clear" w:color="auto" w:fill="auto"/>
            <w:vAlign w:val="center"/>
          </w:tcPr>
          <w:p w14:paraId="3E0CB71B" w14:textId="77777777" w:rsidR="00387ADA" w:rsidRPr="00387ADA" w:rsidRDefault="00387ADA" w:rsidP="00387ADA">
            <w:pPr>
              <w:keepLines/>
              <w:jc w:val="center"/>
              <w:rPr>
                <w:rFonts w:ascii="Times New Roman" w:hAnsi="Times New Roman"/>
                <w:sz w:val="18"/>
                <w:szCs w:val="18"/>
                <w:lang w:eastAsia="ko-KR"/>
              </w:rPr>
            </w:pPr>
            <w:r w:rsidRPr="00387ADA">
              <w:rPr>
                <w:rFonts w:ascii="Times New Roman" w:hAnsi="Times New Roman"/>
                <w:sz w:val="18"/>
                <w:szCs w:val="18"/>
                <w:lang w:eastAsia="ko-KR"/>
              </w:rPr>
              <w:t>2</w:t>
            </w:r>
          </w:p>
        </w:tc>
        <w:tc>
          <w:tcPr>
            <w:tcW w:w="7065" w:type="dxa"/>
            <w:gridSpan w:val="6"/>
          </w:tcPr>
          <w:p w14:paraId="08D96E23" w14:textId="77777777" w:rsidR="00387ADA" w:rsidRPr="00387ADA" w:rsidRDefault="00387ADA" w:rsidP="00387ADA">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reserved</w:t>
            </w:r>
          </w:p>
        </w:tc>
      </w:tr>
      <w:tr w:rsidR="00387ADA" w:rsidRPr="00387ADA" w14:paraId="70866EA3" w14:textId="77777777" w:rsidTr="00112371">
        <w:trPr>
          <w:trHeight w:val="197"/>
          <w:jc w:val="center"/>
        </w:trPr>
        <w:tc>
          <w:tcPr>
            <w:tcW w:w="1336" w:type="dxa"/>
            <w:shd w:val="clear" w:color="auto" w:fill="auto"/>
            <w:vAlign w:val="center"/>
          </w:tcPr>
          <w:p w14:paraId="28387188" w14:textId="77777777" w:rsidR="00387ADA" w:rsidRPr="00387ADA" w:rsidRDefault="00387ADA" w:rsidP="00387ADA">
            <w:pPr>
              <w:keepLines/>
              <w:jc w:val="center"/>
              <w:rPr>
                <w:rFonts w:ascii="Times New Roman" w:hAnsi="Times New Roman"/>
                <w:sz w:val="18"/>
                <w:szCs w:val="18"/>
                <w:lang w:eastAsia="ko-KR"/>
              </w:rPr>
            </w:pPr>
            <w:r w:rsidRPr="00387ADA">
              <w:rPr>
                <w:rFonts w:ascii="Times New Roman" w:hAnsi="Times New Roman"/>
                <w:sz w:val="18"/>
                <w:szCs w:val="18"/>
                <w:lang w:eastAsia="ko-KR"/>
              </w:rPr>
              <w:t>3</w:t>
            </w:r>
          </w:p>
        </w:tc>
        <w:tc>
          <w:tcPr>
            <w:tcW w:w="7065" w:type="dxa"/>
            <w:gridSpan w:val="6"/>
          </w:tcPr>
          <w:p w14:paraId="18683358" w14:textId="77777777" w:rsidR="00387ADA" w:rsidRPr="00387ADA" w:rsidRDefault="00387ADA" w:rsidP="00387ADA">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reserved</w:t>
            </w:r>
          </w:p>
        </w:tc>
      </w:tr>
    </w:tbl>
    <w:p w14:paraId="704F61D7" w14:textId="77777777" w:rsidR="00387ADA" w:rsidRPr="00387ADA" w:rsidRDefault="00387ADA" w:rsidP="00387ADA">
      <w:pPr>
        <w:ind w:left="720" w:hanging="720"/>
        <w:jc w:val="both"/>
        <w:rPr>
          <w:rFonts w:eastAsia="SimSun"/>
          <w:szCs w:val="20"/>
          <w:lang w:eastAsia="x-none"/>
        </w:rPr>
      </w:pPr>
    </w:p>
    <w:p w14:paraId="58A3AAFF" w14:textId="77777777" w:rsidR="00387ADA" w:rsidRPr="00387ADA" w:rsidRDefault="00387ADA" w:rsidP="00387ADA">
      <w:pPr>
        <w:ind w:left="720" w:hanging="720"/>
        <w:jc w:val="center"/>
        <w:rPr>
          <w:rFonts w:eastAsia="SimSun"/>
          <w:szCs w:val="20"/>
          <w:lang w:eastAsia="x-none"/>
        </w:rPr>
      </w:pPr>
      <w:r w:rsidRPr="00387ADA">
        <w:rPr>
          <w:rFonts w:eastAsia="SimSun" w:hint="eastAsia"/>
          <w:szCs w:val="20"/>
          <w:lang w:eastAsia="x-none"/>
        </w:rPr>
        <w:t>&lt;&lt;&lt;&lt;&lt;&lt;&lt;&lt;&lt;&lt;&lt;&lt;&lt;&lt;&lt;&lt;&lt;&lt;&lt;&lt;&lt;&lt;&lt;&lt;omitted&gt;&gt;&gt;&gt;&gt;&gt;&gt;&gt;&gt;&gt;&gt;&gt;&gt;&gt;&gt;&gt;&gt;&gt;&gt;</w:t>
      </w:r>
    </w:p>
    <w:p w14:paraId="19E3E416" w14:textId="77777777" w:rsidR="00387ADA" w:rsidRPr="00387ADA" w:rsidRDefault="00387ADA" w:rsidP="00387ADA">
      <w:pPr>
        <w:rPr>
          <w:color w:val="000000"/>
          <w:szCs w:val="20"/>
        </w:rPr>
      </w:pPr>
      <w:r w:rsidRPr="00387ADA">
        <w:rPr>
          <w:color w:val="000000"/>
          <w:szCs w:val="20"/>
        </w:rPr>
        <w:t xml:space="preserve">When the UE is scheduled with PT-RS ports associated with the PDSCH and when the PT-RS port is associated to </w:t>
      </w:r>
      <w:r w:rsidR="001B7BF2">
        <w:rPr>
          <w:color w:val="000000"/>
          <w:position w:val="-10"/>
          <w:szCs w:val="20"/>
        </w:rPr>
        <w:pict w14:anchorId="2283E855">
          <v:shape id="_x0000_i1352" type="#_x0000_t75" style="width:25.6pt;height:17.6pt">
            <v:imagedata r:id="rId1073" o:title=""/>
          </v:shape>
        </w:pict>
      </w:r>
      <w:r w:rsidRPr="00387ADA">
        <w:rPr>
          <w:color w:val="000000"/>
          <w:szCs w:val="20"/>
        </w:rPr>
        <w:t xml:space="preserve">DM-RS ports, </w:t>
      </w:r>
    </w:p>
    <w:p w14:paraId="56B1E599" w14:textId="77777777" w:rsidR="00387ADA" w:rsidRPr="00387ADA" w:rsidRDefault="00387ADA" w:rsidP="00387ADA">
      <w:pPr>
        <w:ind w:left="568" w:hanging="284"/>
        <w:rPr>
          <w:rFonts w:ascii="Times New Roman" w:eastAsia="MS Mincho" w:hAnsi="Times New Roman"/>
          <w:szCs w:val="20"/>
        </w:rPr>
      </w:pPr>
      <w:r w:rsidRPr="00387ADA">
        <w:rPr>
          <w:rFonts w:ascii="Times New Roman" w:eastAsia="MS Mincho" w:hAnsi="Times New Roman"/>
          <w:szCs w:val="20"/>
        </w:rPr>
        <w:t>-</w:t>
      </w:r>
      <w:r w:rsidRPr="00387ADA">
        <w:rPr>
          <w:rFonts w:ascii="Times New Roman" w:eastAsia="MS Mincho" w:hAnsi="Times New Roman"/>
          <w:szCs w:val="20"/>
        </w:rPr>
        <w:tab/>
        <w:t xml:space="preserve">if the UE is configured with the higher layer parameter </w:t>
      </w:r>
      <w:r w:rsidRPr="00387ADA">
        <w:rPr>
          <w:rFonts w:ascii="Times New Roman" w:eastAsia="MS Mincho" w:hAnsi="Times New Roman"/>
          <w:i/>
          <w:color w:val="000000"/>
          <w:szCs w:val="20"/>
        </w:rPr>
        <w:t>epre-Ratio</w:t>
      </w:r>
      <w:r w:rsidRPr="00387ADA">
        <w:rPr>
          <w:rFonts w:ascii="Times New Roman" w:eastAsia="MS Mincho" w:hAnsi="Times New Roman"/>
          <w:szCs w:val="20"/>
        </w:rPr>
        <w:t>, the ratio of PT-RS EPRE to PDSCH EPRE per layer per RE for PT-RS port (</w:t>
      </w:r>
      <w:r w:rsidR="001B7BF2">
        <w:rPr>
          <w:rFonts w:ascii="Times New Roman" w:eastAsia="MS Mincho" w:hAnsi="Times New Roman"/>
          <w:position w:val="-10"/>
          <w:szCs w:val="20"/>
        </w:rPr>
        <w:pict w14:anchorId="3974C22C">
          <v:shape id="_x0000_i1353" type="#_x0000_t75" style="width:24.8pt;height:13.6pt">
            <v:imagedata r:id="rId1074" o:title=""/>
          </v:shape>
        </w:pict>
      </w:r>
      <w:r w:rsidRPr="00387ADA">
        <w:rPr>
          <w:rFonts w:ascii="Times New Roman" w:eastAsia="MS Mincho" w:hAnsi="Times New Roman"/>
          <w:szCs w:val="20"/>
        </w:rPr>
        <w:t>) is given by</w:t>
      </w:r>
      <w:r w:rsidRPr="00387ADA">
        <w:rPr>
          <w:rFonts w:ascii="Times New Roman" w:eastAsia="MS Mincho" w:hAnsi="Times New Roman"/>
          <w:szCs w:val="20"/>
          <w:lang w:val="en-US"/>
        </w:rPr>
        <w:t xml:space="preserve"> </w:t>
      </w:r>
      <w:r w:rsidRPr="00387ADA">
        <w:rPr>
          <w:rFonts w:ascii="Times New Roman" w:eastAsia="MS Mincho" w:hAnsi="Times New Roman"/>
          <w:szCs w:val="20"/>
        </w:rPr>
        <w:t xml:space="preserve">Table 4.1-2 according to the </w:t>
      </w:r>
      <w:r w:rsidRPr="00387ADA">
        <w:rPr>
          <w:rFonts w:ascii="Times New Roman" w:eastAsia="MS Mincho" w:hAnsi="Times New Roman"/>
          <w:i/>
          <w:szCs w:val="20"/>
        </w:rPr>
        <w:t>epre-Ratio</w:t>
      </w:r>
      <w:r w:rsidRPr="00387ADA">
        <w:rPr>
          <w:rFonts w:ascii="Times New Roman" w:eastAsia="MS Mincho" w:hAnsi="Times New Roman"/>
          <w:szCs w:val="20"/>
        </w:rPr>
        <w:t xml:space="preserve">, the PT-RS scaling factor </w:t>
      </w:r>
      <w:r w:rsidR="001B7BF2">
        <w:rPr>
          <w:rFonts w:ascii="Times New Roman" w:eastAsia="MS Mincho" w:hAnsi="Times New Roman"/>
          <w:position w:val="-10"/>
          <w:szCs w:val="20"/>
        </w:rPr>
        <w:pict w14:anchorId="4F49DBCA">
          <v:shape id="_x0000_i1354" type="#_x0000_t75" style="width:24.8pt;height:13.6pt">
            <v:imagedata r:id="rId1075" o:title=""/>
          </v:shape>
        </w:pict>
      </w:r>
      <w:r w:rsidRPr="00387ADA">
        <w:rPr>
          <w:rFonts w:ascii="Times New Roman" w:eastAsia="MS Mincho" w:hAnsi="Times New Roman"/>
          <w:szCs w:val="20"/>
        </w:rPr>
        <w:t>specified in subclause 7.4.1.2.2 of [4, TS 38.211] is given by</w:t>
      </w:r>
      <w:r w:rsidR="001B7BF2">
        <w:rPr>
          <w:rFonts w:ascii="Times New Roman" w:eastAsia="MS Mincho" w:hAnsi="Times New Roman"/>
          <w:strike/>
          <w:color w:val="FF0000"/>
          <w:position w:val="-10"/>
          <w:szCs w:val="20"/>
        </w:rPr>
        <w:pict w14:anchorId="5F81AB00">
          <v:shape id="_x0000_i1355" type="#_x0000_t75" style="width:62.4pt;height:23.2pt">
            <v:imagedata r:id="rId1076" o:title=""/>
          </v:shape>
        </w:pict>
      </w:r>
      <w:r w:rsidR="001B7BF2">
        <w:rPr>
          <w:rFonts w:ascii="Times New Roman" w:eastAsia="MS Mincho" w:hAnsi="Times New Roman"/>
          <w:color w:val="FF0000"/>
          <w:position w:val="-12"/>
          <w:szCs w:val="20"/>
          <w:u w:val="single"/>
        </w:rPr>
        <w:pict w14:anchorId="0C89F7F1">
          <v:shape id="_x0000_i1356" type="#_x0000_t75" style="width:76.8pt;height:31.2pt">
            <v:imagedata r:id="rId1078" o:title=""/>
          </v:shape>
        </w:pict>
      </w:r>
      <w:r w:rsidRPr="00387ADA">
        <w:rPr>
          <w:rFonts w:ascii="Times New Roman" w:eastAsia="MS Mincho" w:hAnsi="Times New Roman"/>
          <w:szCs w:val="20"/>
        </w:rPr>
        <w:t>.</w:t>
      </w:r>
    </w:p>
    <w:p w14:paraId="01C214F9" w14:textId="77777777" w:rsidR="00387ADA" w:rsidRPr="00387ADA" w:rsidRDefault="00387ADA" w:rsidP="00387ADA">
      <w:pPr>
        <w:ind w:left="568" w:hanging="284"/>
        <w:rPr>
          <w:rFonts w:ascii="Times New Roman" w:eastAsia="MS Mincho" w:hAnsi="Times New Roman"/>
          <w:szCs w:val="20"/>
        </w:rPr>
      </w:pPr>
      <w:r w:rsidRPr="00387ADA">
        <w:rPr>
          <w:rFonts w:ascii="Times New Roman" w:eastAsia="MS Mincho" w:hAnsi="Times New Roman"/>
          <w:szCs w:val="20"/>
        </w:rPr>
        <w:t>-</w:t>
      </w:r>
      <w:r w:rsidRPr="00387ADA">
        <w:rPr>
          <w:rFonts w:ascii="Times New Roman" w:eastAsia="MS Mincho" w:hAnsi="Times New Roman"/>
          <w:szCs w:val="20"/>
        </w:rPr>
        <w:tab/>
        <w:t xml:space="preserve">otherwise, the UE shall assume </w:t>
      </w:r>
      <w:r w:rsidRPr="00387ADA">
        <w:rPr>
          <w:rFonts w:ascii="Times New Roman" w:eastAsia="MS Mincho" w:hAnsi="Times New Roman"/>
          <w:i/>
          <w:color w:val="000000"/>
          <w:szCs w:val="20"/>
        </w:rPr>
        <w:t>epre-Ratio</w:t>
      </w:r>
      <w:r w:rsidRPr="00387ADA">
        <w:rPr>
          <w:rFonts w:ascii="Times New Roman" w:eastAsia="MS Mincho" w:hAnsi="Times New Roman"/>
          <w:szCs w:val="20"/>
        </w:rPr>
        <w:t xml:space="preserve"> is set to state '0' in Table 4.1-2 if not configured.</w:t>
      </w:r>
    </w:p>
    <w:p w14:paraId="0DAB47A3" w14:textId="77777777" w:rsidR="00387ADA" w:rsidRPr="00387ADA" w:rsidRDefault="00387ADA" w:rsidP="00387ADA">
      <w:pPr>
        <w:keepNext/>
        <w:keepLines/>
        <w:overflowPunct w:val="0"/>
        <w:autoSpaceDE w:val="0"/>
        <w:autoSpaceDN w:val="0"/>
        <w:adjustRightInd w:val="0"/>
        <w:jc w:val="center"/>
        <w:textAlignment w:val="baseline"/>
        <w:rPr>
          <w:rFonts w:ascii="Arial" w:eastAsia="Times New Roman" w:hAnsi="Arial"/>
          <w:b/>
          <w:szCs w:val="20"/>
          <w:lang w:eastAsia="ko-KR"/>
        </w:rPr>
      </w:pPr>
      <w:r w:rsidRPr="00387ADA">
        <w:rPr>
          <w:rFonts w:ascii="Arial" w:eastAsia="Times New Roman" w:hAnsi="Arial"/>
          <w:b/>
          <w:szCs w:val="20"/>
          <w:lang w:eastAsia="en-GB"/>
        </w:rPr>
        <w:t xml:space="preserve">Table 4.1-2: PT-RS-to-PDSCH EPRE ratio per layer for PT-RS port </w:t>
      </w:r>
      <w:r w:rsidRPr="00387ADA">
        <w:rPr>
          <w:rFonts w:ascii="Arial" w:eastAsia="Times New Roman" w:hAnsi="Arial"/>
          <w:b/>
          <w:i/>
          <w:szCs w:val="20"/>
          <w:lang w:eastAsia="en-GB"/>
        </w:rPr>
        <w:t>i</w:t>
      </w:r>
      <w:r w:rsidRPr="00387ADA">
        <w:rPr>
          <w:rFonts w:ascii="Arial" w:eastAsia="Times New Roman" w:hAnsi="Arial"/>
          <w:b/>
          <w:szCs w:val="20"/>
          <w:lang w:eastAsia="en-GB"/>
        </w:rPr>
        <w:t xml:space="preserve"> (</w:t>
      </w:r>
      <w:r w:rsidR="001B7BF2">
        <w:rPr>
          <w:rFonts w:ascii="Arial" w:eastAsia="Times New Roman" w:hAnsi="Arial"/>
          <w:b/>
          <w:color w:val="FF0000"/>
          <w:position w:val="-10"/>
          <w:szCs w:val="20"/>
          <w:u w:val="single"/>
          <w:lang w:eastAsia="en-GB"/>
        </w:rPr>
        <w:pict w14:anchorId="23F9A355">
          <v:shape id="_x0000_i1357" type="#_x0000_t75" style="width:24.8pt;height:13.6pt">
            <v:imagedata r:id="rId1074" o:title=""/>
          </v:shape>
        </w:pict>
      </w:r>
      <w:r w:rsidRPr="00387ADA">
        <w:rPr>
          <w:rFonts w:ascii="Arial" w:eastAsia="Times New Roman" w:hAnsi="Arial"/>
          <w:b/>
          <w:szCs w:val="20"/>
          <w:lang w:eastAsia="en-GB"/>
        </w:rPr>
        <w:fldChar w:fldCharType="begin"/>
      </w:r>
      <w:r w:rsidRPr="00387ADA">
        <w:rPr>
          <w:rFonts w:ascii="Arial" w:eastAsia="Times New Roman" w:hAnsi="Arial"/>
          <w:b/>
          <w:szCs w:val="20"/>
          <w:lang w:eastAsia="en-GB"/>
        </w:rPr>
        <w:fldChar w:fldCharType="end"/>
      </w:r>
      <w:r w:rsidR="001B7BF2">
        <w:rPr>
          <w:rFonts w:ascii="Arial" w:eastAsia="Times New Roman" w:hAnsi="Arial"/>
          <w:b/>
          <w:strike/>
          <w:color w:val="FF0000"/>
          <w:position w:val="-14"/>
          <w:szCs w:val="20"/>
          <w:lang w:eastAsia="en-GB"/>
        </w:rPr>
        <w:pict w14:anchorId="3AFBB1FF">
          <v:shape id="_x0000_i1358" type="#_x0000_t75" style="width:32pt;height:20.8pt">
            <v:imagedata r:id="rId1077" o:title=""/>
          </v:shape>
        </w:pict>
      </w:r>
      <w:r w:rsidRPr="00387ADA">
        <w:rPr>
          <w:rFonts w:ascii="Arial" w:eastAsia="Times New Roman" w:hAnsi="Arial"/>
          <w:b/>
          <w:szCs w:val="20"/>
          <w:lang w:eastAsia="en-GB"/>
        </w:rPr>
        <w:t xml:space="preserve">) </w:t>
      </w:r>
    </w:p>
    <w:tbl>
      <w:tblPr>
        <w:tblW w:w="8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36"/>
        <w:gridCol w:w="1315"/>
        <w:gridCol w:w="1150"/>
        <w:gridCol w:w="1150"/>
        <w:gridCol w:w="1150"/>
        <w:gridCol w:w="1150"/>
        <w:gridCol w:w="1150"/>
      </w:tblGrid>
      <w:tr w:rsidR="00387ADA" w:rsidRPr="000926E4" w14:paraId="7DD19A80" w14:textId="77777777" w:rsidTr="00112371">
        <w:trPr>
          <w:trHeight w:val="395"/>
          <w:jc w:val="center"/>
        </w:trPr>
        <w:tc>
          <w:tcPr>
            <w:tcW w:w="1336" w:type="dxa"/>
            <w:vMerge w:val="restart"/>
            <w:shd w:val="clear" w:color="auto" w:fill="E7E6E6"/>
            <w:vAlign w:val="center"/>
          </w:tcPr>
          <w:p w14:paraId="4CAFD38F" w14:textId="77777777" w:rsidR="00387ADA" w:rsidRPr="00387ADA" w:rsidRDefault="00387ADA" w:rsidP="00112371">
            <w:pPr>
              <w:keepNext/>
              <w:keepLines/>
              <w:overflowPunct w:val="0"/>
              <w:autoSpaceDE w:val="0"/>
              <w:autoSpaceDN w:val="0"/>
              <w:adjustRightInd w:val="0"/>
              <w:jc w:val="center"/>
              <w:textAlignment w:val="baseline"/>
              <w:rPr>
                <w:rFonts w:ascii="Arial" w:hAnsi="Arial"/>
                <w:b/>
                <w:color w:val="000000"/>
                <w:sz w:val="18"/>
                <w:szCs w:val="18"/>
                <w:lang w:eastAsia="zh-CN"/>
              </w:rPr>
            </w:pPr>
            <w:r w:rsidRPr="00387ADA">
              <w:rPr>
                <w:rFonts w:ascii="Arial" w:eastAsia="Times New Roman" w:hAnsi="Arial"/>
                <w:b/>
                <w:i/>
                <w:color w:val="000000"/>
                <w:sz w:val="18"/>
                <w:szCs w:val="18"/>
                <w:lang w:eastAsia="en-GB"/>
              </w:rPr>
              <w:t>epre-Ratio</w:t>
            </w:r>
          </w:p>
        </w:tc>
        <w:tc>
          <w:tcPr>
            <w:tcW w:w="7065" w:type="dxa"/>
            <w:gridSpan w:val="6"/>
            <w:shd w:val="clear" w:color="auto" w:fill="E7E6E6"/>
          </w:tcPr>
          <w:p w14:paraId="1053E700" w14:textId="77777777" w:rsidR="00387ADA" w:rsidRPr="00387ADA" w:rsidRDefault="00387ADA" w:rsidP="00112371">
            <w:pPr>
              <w:keepNext/>
              <w:keepLines/>
              <w:tabs>
                <w:tab w:val="left" w:pos="851"/>
              </w:tabs>
              <w:overflowPunct w:val="0"/>
              <w:autoSpaceDE w:val="0"/>
              <w:autoSpaceDN w:val="0"/>
              <w:adjustRightInd w:val="0"/>
              <w:jc w:val="center"/>
              <w:textAlignment w:val="baseline"/>
              <w:rPr>
                <w:rFonts w:ascii="Arial" w:hAnsi="Arial"/>
                <w:b/>
                <w:color w:val="000000"/>
                <w:sz w:val="18"/>
                <w:szCs w:val="18"/>
                <w:lang w:eastAsia="en-GB"/>
              </w:rPr>
            </w:pPr>
            <w:r w:rsidRPr="00387ADA">
              <w:rPr>
                <w:rFonts w:ascii="Arial" w:eastAsia="Times New Roman" w:hAnsi="Arial"/>
                <w:b/>
                <w:color w:val="000000"/>
                <w:sz w:val="18"/>
                <w:szCs w:val="18"/>
                <w:lang w:eastAsia="en-GB"/>
              </w:rPr>
              <w:t>The number of PDSCH layers</w:t>
            </w:r>
          </w:p>
        </w:tc>
      </w:tr>
      <w:tr w:rsidR="00387ADA" w:rsidRPr="000926E4" w14:paraId="03458EAC" w14:textId="77777777" w:rsidTr="00112371">
        <w:trPr>
          <w:trHeight w:val="238"/>
          <w:jc w:val="center"/>
        </w:trPr>
        <w:tc>
          <w:tcPr>
            <w:tcW w:w="1336" w:type="dxa"/>
            <w:vMerge/>
            <w:shd w:val="clear" w:color="auto" w:fill="E7E6E6"/>
            <w:vAlign w:val="center"/>
          </w:tcPr>
          <w:p w14:paraId="6D2126D8" w14:textId="77777777" w:rsidR="00387ADA" w:rsidRPr="00387ADA" w:rsidRDefault="00387ADA" w:rsidP="00112371">
            <w:pPr>
              <w:keepNext/>
              <w:keepLines/>
              <w:numPr>
                <w:ilvl w:val="0"/>
                <w:numId w:val="213"/>
              </w:numPr>
              <w:overflowPunct w:val="0"/>
              <w:autoSpaceDE w:val="0"/>
              <w:autoSpaceDN w:val="0"/>
              <w:adjustRightInd w:val="0"/>
              <w:ind w:left="0" w:firstLine="0"/>
              <w:jc w:val="center"/>
              <w:textAlignment w:val="baseline"/>
              <w:rPr>
                <w:rFonts w:ascii="Arial" w:eastAsia="Times New Roman" w:hAnsi="Arial"/>
                <w:b/>
                <w:i/>
                <w:color w:val="000000"/>
                <w:sz w:val="18"/>
                <w:szCs w:val="18"/>
                <w:lang w:eastAsia="en-GB"/>
              </w:rPr>
            </w:pPr>
          </w:p>
        </w:tc>
        <w:tc>
          <w:tcPr>
            <w:tcW w:w="1315" w:type="dxa"/>
            <w:shd w:val="clear" w:color="auto" w:fill="E7E6E6"/>
          </w:tcPr>
          <w:p w14:paraId="2BDC2089" w14:textId="77777777" w:rsidR="00387ADA" w:rsidRPr="00387ADA" w:rsidRDefault="00387ADA" w:rsidP="00112371">
            <w:pPr>
              <w:keepNext/>
              <w:keepLines/>
              <w:tabs>
                <w:tab w:val="left" w:pos="851"/>
              </w:tabs>
              <w:overflowPunct w:val="0"/>
              <w:autoSpaceDE w:val="0"/>
              <w:autoSpaceDN w:val="0"/>
              <w:adjustRightInd w:val="0"/>
              <w:jc w:val="center"/>
              <w:textAlignment w:val="baseline"/>
              <w:rPr>
                <w:rFonts w:ascii="Arial" w:hAnsi="Arial"/>
                <w:b/>
                <w:color w:val="000000"/>
                <w:sz w:val="18"/>
                <w:szCs w:val="18"/>
                <w:lang w:eastAsia="ko-KR"/>
              </w:rPr>
            </w:pPr>
            <w:r w:rsidRPr="00387ADA">
              <w:rPr>
                <w:rFonts w:ascii="Arial" w:hAnsi="Arial" w:hint="eastAsia"/>
                <w:b/>
                <w:color w:val="000000"/>
                <w:sz w:val="18"/>
                <w:szCs w:val="18"/>
                <w:lang w:eastAsia="ko-KR"/>
              </w:rPr>
              <w:t>1</w:t>
            </w:r>
          </w:p>
        </w:tc>
        <w:tc>
          <w:tcPr>
            <w:tcW w:w="1150" w:type="dxa"/>
            <w:shd w:val="clear" w:color="auto" w:fill="E7E6E6"/>
          </w:tcPr>
          <w:p w14:paraId="36D8E92F" w14:textId="77777777" w:rsidR="00387ADA" w:rsidRPr="00387ADA" w:rsidRDefault="00387ADA" w:rsidP="00112371">
            <w:pPr>
              <w:keepNext/>
              <w:keepLines/>
              <w:tabs>
                <w:tab w:val="left" w:pos="851"/>
              </w:tabs>
              <w:overflowPunct w:val="0"/>
              <w:autoSpaceDE w:val="0"/>
              <w:autoSpaceDN w:val="0"/>
              <w:adjustRightInd w:val="0"/>
              <w:jc w:val="center"/>
              <w:textAlignment w:val="baseline"/>
              <w:rPr>
                <w:rFonts w:ascii="Arial" w:hAnsi="Arial"/>
                <w:b/>
                <w:color w:val="000000"/>
                <w:sz w:val="18"/>
                <w:szCs w:val="18"/>
                <w:lang w:eastAsia="ko-KR"/>
              </w:rPr>
            </w:pPr>
            <w:r w:rsidRPr="00387ADA">
              <w:rPr>
                <w:rFonts w:ascii="Arial" w:hAnsi="Arial" w:hint="eastAsia"/>
                <w:b/>
                <w:color w:val="000000"/>
                <w:sz w:val="18"/>
                <w:szCs w:val="18"/>
                <w:lang w:eastAsia="ko-KR"/>
              </w:rPr>
              <w:t>2</w:t>
            </w:r>
          </w:p>
        </w:tc>
        <w:tc>
          <w:tcPr>
            <w:tcW w:w="1150" w:type="dxa"/>
            <w:shd w:val="clear" w:color="auto" w:fill="E7E6E6"/>
          </w:tcPr>
          <w:p w14:paraId="3A767981" w14:textId="77777777" w:rsidR="00387ADA" w:rsidRPr="00387ADA" w:rsidRDefault="00387ADA" w:rsidP="00112371">
            <w:pPr>
              <w:keepNext/>
              <w:keepLines/>
              <w:tabs>
                <w:tab w:val="left" w:pos="851"/>
              </w:tabs>
              <w:overflowPunct w:val="0"/>
              <w:autoSpaceDE w:val="0"/>
              <w:autoSpaceDN w:val="0"/>
              <w:adjustRightInd w:val="0"/>
              <w:jc w:val="center"/>
              <w:textAlignment w:val="baseline"/>
              <w:rPr>
                <w:rFonts w:ascii="Arial" w:hAnsi="Arial"/>
                <w:b/>
                <w:color w:val="000000"/>
                <w:sz w:val="18"/>
                <w:szCs w:val="18"/>
                <w:lang w:eastAsia="ko-KR"/>
              </w:rPr>
            </w:pPr>
            <w:r w:rsidRPr="00387ADA">
              <w:rPr>
                <w:rFonts w:ascii="Arial" w:hAnsi="Arial" w:hint="eastAsia"/>
                <w:b/>
                <w:color w:val="000000"/>
                <w:sz w:val="18"/>
                <w:szCs w:val="18"/>
                <w:lang w:eastAsia="ko-KR"/>
              </w:rPr>
              <w:t>3</w:t>
            </w:r>
          </w:p>
        </w:tc>
        <w:tc>
          <w:tcPr>
            <w:tcW w:w="1150" w:type="dxa"/>
            <w:shd w:val="clear" w:color="auto" w:fill="E7E6E6"/>
          </w:tcPr>
          <w:p w14:paraId="6E202400" w14:textId="77777777" w:rsidR="00387ADA" w:rsidRPr="00387ADA" w:rsidRDefault="00387ADA" w:rsidP="00112371">
            <w:pPr>
              <w:keepNext/>
              <w:keepLines/>
              <w:tabs>
                <w:tab w:val="left" w:pos="851"/>
              </w:tabs>
              <w:overflowPunct w:val="0"/>
              <w:autoSpaceDE w:val="0"/>
              <w:autoSpaceDN w:val="0"/>
              <w:adjustRightInd w:val="0"/>
              <w:jc w:val="center"/>
              <w:textAlignment w:val="baseline"/>
              <w:rPr>
                <w:rFonts w:ascii="Arial" w:hAnsi="Arial"/>
                <w:b/>
                <w:color w:val="000000"/>
                <w:sz w:val="18"/>
                <w:szCs w:val="18"/>
                <w:lang w:eastAsia="ko-KR"/>
              </w:rPr>
            </w:pPr>
            <w:r w:rsidRPr="00387ADA">
              <w:rPr>
                <w:rFonts w:ascii="Arial" w:hAnsi="Arial" w:hint="eastAsia"/>
                <w:b/>
                <w:color w:val="000000"/>
                <w:sz w:val="18"/>
                <w:szCs w:val="18"/>
                <w:lang w:eastAsia="ko-KR"/>
              </w:rPr>
              <w:t>4</w:t>
            </w:r>
          </w:p>
        </w:tc>
        <w:tc>
          <w:tcPr>
            <w:tcW w:w="1150" w:type="dxa"/>
            <w:shd w:val="clear" w:color="auto" w:fill="E7E6E6"/>
          </w:tcPr>
          <w:p w14:paraId="6212018B" w14:textId="77777777" w:rsidR="00387ADA" w:rsidRPr="00387ADA" w:rsidRDefault="00387ADA" w:rsidP="00112371">
            <w:pPr>
              <w:keepNext/>
              <w:keepLines/>
              <w:tabs>
                <w:tab w:val="left" w:pos="851"/>
              </w:tabs>
              <w:overflowPunct w:val="0"/>
              <w:autoSpaceDE w:val="0"/>
              <w:autoSpaceDN w:val="0"/>
              <w:adjustRightInd w:val="0"/>
              <w:jc w:val="center"/>
              <w:textAlignment w:val="baseline"/>
              <w:rPr>
                <w:rFonts w:ascii="Arial" w:hAnsi="Arial"/>
                <w:b/>
                <w:color w:val="000000"/>
                <w:sz w:val="18"/>
                <w:szCs w:val="18"/>
                <w:lang w:eastAsia="ko-KR"/>
              </w:rPr>
            </w:pPr>
            <w:r w:rsidRPr="00387ADA">
              <w:rPr>
                <w:rFonts w:ascii="Arial" w:hAnsi="Arial" w:hint="eastAsia"/>
                <w:b/>
                <w:color w:val="000000"/>
                <w:sz w:val="18"/>
                <w:szCs w:val="18"/>
                <w:lang w:eastAsia="ko-KR"/>
              </w:rPr>
              <w:t>5</w:t>
            </w:r>
          </w:p>
        </w:tc>
        <w:tc>
          <w:tcPr>
            <w:tcW w:w="1150" w:type="dxa"/>
            <w:shd w:val="clear" w:color="auto" w:fill="E7E6E6"/>
          </w:tcPr>
          <w:p w14:paraId="67D220EA" w14:textId="77777777" w:rsidR="00387ADA" w:rsidRPr="00387ADA" w:rsidRDefault="00387ADA" w:rsidP="00112371">
            <w:pPr>
              <w:keepNext/>
              <w:keepLines/>
              <w:tabs>
                <w:tab w:val="left" w:pos="851"/>
              </w:tabs>
              <w:overflowPunct w:val="0"/>
              <w:autoSpaceDE w:val="0"/>
              <w:autoSpaceDN w:val="0"/>
              <w:adjustRightInd w:val="0"/>
              <w:jc w:val="center"/>
              <w:textAlignment w:val="baseline"/>
              <w:rPr>
                <w:rFonts w:ascii="Arial" w:hAnsi="Arial"/>
                <w:b/>
                <w:color w:val="000000"/>
                <w:sz w:val="18"/>
                <w:szCs w:val="18"/>
                <w:lang w:eastAsia="ko-KR"/>
              </w:rPr>
            </w:pPr>
            <w:r w:rsidRPr="00387ADA">
              <w:rPr>
                <w:rFonts w:ascii="Arial" w:hAnsi="Arial" w:hint="eastAsia"/>
                <w:b/>
                <w:color w:val="000000"/>
                <w:sz w:val="18"/>
                <w:szCs w:val="18"/>
                <w:lang w:eastAsia="ko-KR"/>
              </w:rPr>
              <w:t>6</w:t>
            </w:r>
          </w:p>
        </w:tc>
      </w:tr>
      <w:tr w:rsidR="00387ADA" w:rsidRPr="000926E4" w14:paraId="49927AF7" w14:textId="77777777" w:rsidTr="00112371">
        <w:trPr>
          <w:trHeight w:val="208"/>
          <w:jc w:val="center"/>
        </w:trPr>
        <w:tc>
          <w:tcPr>
            <w:tcW w:w="1336" w:type="dxa"/>
            <w:shd w:val="clear" w:color="auto" w:fill="auto"/>
            <w:vAlign w:val="center"/>
          </w:tcPr>
          <w:p w14:paraId="1E7F11E9" w14:textId="77777777" w:rsidR="00387ADA" w:rsidRPr="00387ADA" w:rsidRDefault="00387ADA" w:rsidP="00112371">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0</w:t>
            </w:r>
          </w:p>
        </w:tc>
        <w:tc>
          <w:tcPr>
            <w:tcW w:w="1315" w:type="dxa"/>
          </w:tcPr>
          <w:p w14:paraId="0BDEDEAF" w14:textId="77777777" w:rsidR="00387ADA" w:rsidRPr="00387ADA" w:rsidRDefault="00387ADA" w:rsidP="00112371">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0</w:t>
            </w:r>
          </w:p>
        </w:tc>
        <w:tc>
          <w:tcPr>
            <w:tcW w:w="1150" w:type="dxa"/>
          </w:tcPr>
          <w:p w14:paraId="00118B30" w14:textId="77777777" w:rsidR="00387ADA" w:rsidRPr="00387ADA" w:rsidRDefault="00387ADA" w:rsidP="00112371">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3</w:t>
            </w:r>
          </w:p>
        </w:tc>
        <w:tc>
          <w:tcPr>
            <w:tcW w:w="1150" w:type="dxa"/>
          </w:tcPr>
          <w:p w14:paraId="3C1558F9" w14:textId="77777777" w:rsidR="00387ADA" w:rsidRPr="00387ADA" w:rsidRDefault="00387ADA" w:rsidP="00112371">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4.77</w:t>
            </w:r>
          </w:p>
        </w:tc>
        <w:tc>
          <w:tcPr>
            <w:tcW w:w="1150" w:type="dxa"/>
          </w:tcPr>
          <w:p w14:paraId="1A032C91" w14:textId="77777777" w:rsidR="00387ADA" w:rsidRPr="00387ADA" w:rsidRDefault="00387ADA" w:rsidP="00112371">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6</w:t>
            </w:r>
          </w:p>
        </w:tc>
        <w:tc>
          <w:tcPr>
            <w:tcW w:w="1150" w:type="dxa"/>
          </w:tcPr>
          <w:p w14:paraId="06D16B34" w14:textId="77777777" w:rsidR="00387ADA" w:rsidRPr="00387ADA" w:rsidRDefault="00387ADA" w:rsidP="00112371">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7</w:t>
            </w:r>
          </w:p>
        </w:tc>
        <w:tc>
          <w:tcPr>
            <w:tcW w:w="1150" w:type="dxa"/>
          </w:tcPr>
          <w:p w14:paraId="2B0A6A08" w14:textId="77777777" w:rsidR="00387ADA" w:rsidRPr="00387ADA" w:rsidRDefault="00387ADA" w:rsidP="00112371">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7.78</w:t>
            </w:r>
          </w:p>
        </w:tc>
      </w:tr>
      <w:tr w:rsidR="00387ADA" w:rsidRPr="000926E4" w14:paraId="6ED751E1" w14:textId="77777777" w:rsidTr="00112371">
        <w:trPr>
          <w:trHeight w:val="197"/>
          <w:jc w:val="center"/>
        </w:trPr>
        <w:tc>
          <w:tcPr>
            <w:tcW w:w="1336" w:type="dxa"/>
            <w:shd w:val="clear" w:color="auto" w:fill="auto"/>
            <w:vAlign w:val="center"/>
          </w:tcPr>
          <w:p w14:paraId="13842934" w14:textId="77777777" w:rsidR="00387ADA" w:rsidRPr="00387ADA" w:rsidRDefault="00387ADA" w:rsidP="00112371">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1</w:t>
            </w:r>
          </w:p>
        </w:tc>
        <w:tc>
          <w:tcPr>
            <w:tcW w:w="1315" w:type="dxa"/>
          </w:tcPr>
          <w:p w14:paraId="502D70B4" w14:textId="77777777" w:rsidR="00387ADA" w:rsidRPr="00387ADA" w:rsidRDefault="00387ADA" w:rsidP="00112371">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0</w:t>
            </w:r>
          </w:p>
        </w:tc>
        <w:tc>
          <w:tcPr>
            <w:tcW w:w="1150" w:type="dxa"/>
          </w:tcPr>
          <w:p w14:paraId="7A4987CC" w14:textId="77777777" w:rsidR="00387ADA" w:rsidRPr="00387ADA" w:rsidRDefault="00387ADA" w:rsidP="00112371">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0</w:t>
            </w:r>
          </w:p>
        </w:tc>
        <w:tc>
          <w:tcPr>
            <w:tcW w:w="1150" w:type="dxa"/>
          </w:tcPr>
          <w:p w14:paraId="71EB9837" w14:textId="77777777" w:rsidR="00387ADA" w:rsidRPr="00387ADA" w:rsidRDefault="00387ADA" w:rsidP="00112371">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0</w:t>
            </w:r>
          </w:p>
        </w:tc>
        <w:tc>
          <w:tcPr>
            <w:tcW w:w="1150" w:type="dxa"/>
          </w:tcPr>
          <w:p w14:paraId="763B609A" w14:textId="77777777" w:rsidR="00387ADA" w:rsidRPr="00387ADA" w:rsidRDefault="00387ADA" w:rsidP="00112371">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0</w:t>
            </w:r>
          </w:p>
        </w:tc>
        <w:tc>
          <w:tcPr>
            <w:tcW w:w="1150" w:type="dxa"/>
          </w:tcPr>
          <w:p w14:paraId="5EF5E011" w14:textId="77777777" w:rsidR="00387ADA" w:rsidRPr="00387ADA" w:rsidRDefault="00387ADA" w:rsidP="00112371">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0</w:t>
            </w:r>
          </w:p>
        </w:tc>
        <w:tc>
          <w:tcPr>
            <w:tcW w:w="1150" w:type="dxa"/>
          </w:tcPr>
          <w:p w14:paraId="19A1CA37" w14:textId="77777777" w:rsidR="00387ADA" w:rsidRPr="00387ADA" w:rsidRDefault="00387ADA" w:rsidP="00112371">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0</w:t>
            </w:r>
          </w:p>
        </w:tc>
      </w:tr>
      <w:tr w:rsidR="00387ADA" w:rsidRPr="000926E4" w14:paraId="39C49080" w14:textId="77777777" w:rsidTr="00112371">
        <w:trPr>
          <w:trHeight w:val="197"/>
          <w:jc w:val="center"/>
        </w:trPr>
        <w:tc>
          <w:tcPr>
            <w:tcW w:w="1336" w:type="dxa"/>
            <w:shd w:val="clear" w:color="auto" w:fill="auto"/>
            <w:vAlign w:val="center"/>
          </w:tcPr>
          <w:p w14:paraId="556D23E4" w14:textId="77777777" w:rsidR="00387ADA" w:rsidRPr="00387ADA" w:rsidRDefault="00387ADA" w:rsidP="00112371">
            <w:pPr>
              <w:keepLines/>
              <w:jc w:val="center"/>
              <w:rPr>
                <w:rFonts w:ascii="Times New Roman" w:hAnsi="Times New Roman"/>
                <w:sz w:val="18"/>
                <w:szCs w:val="18"/>
                <w:lang w:eastAsia="ko-KR"/>
              </w:rPr>
            </w:pPr>
            <w:r w:rsidRPr="00387ADA">
              <w:rPr>
                <w:rFonts w:ascii="Times New Roman" w:hAnsi="Times New Roman"/>
                <w:sz w:val="18"/>
                <w:szCs w:val="18"/>
                <w:lang w:eastAsia="ko-KR"/>
              </w:rPr>
              <w:t>2</w:t>
            </w:r>
          </w:p>
        </w:tc>
        <w:tc>
          <w:tcPr>
            <w:tcW w:w="7065" w:type="dxa"/>
            <w:gridSpan w:val="6"/>
          </w:tcPr>
          <w:p w14:paraId="5706C51B" w14:textId="77777777" w:rsidR="00387ADA" w:rsidRPr="00387ADA" w:rsidRDefault="00387ADA" w:rsidP="00112371">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reserved</w:t>
            </w:r>
          </w:p>
        </w:tc>
      </w:tr>
      <w:tr w:rsidR="00387ADA" w:rsidRPr="000926E4" w14:paraId="785F52CB" w14:textId="77777777" w:rsidTr="00112371">
        <w:trPr>
          <w:trHeight w:val="197"/>
          <w:jc w:val="center"/>
        </w:trPr>
        <w:tc>
          <w:tcPr>
            <w:tcW w:w="1336" w:type="dxa"/>
            <w:shd w:val="clear" w:color="auto" w:fill="auto"/>
            <w:vAlign w:val="center"/>
          </w:tcPr>
          <w:p w14:paraId="44E8435C" w14:textId="77777777" w:rsidR="00387ADA" w:rsidRPr="00387ADA" w:rsidRDefault="00387ADA" w:rsidP="00112371">
            <w:pPr>
              <w:keepLines/>
              <w:jc w:val="center"/>
              <w:rPr>
                <w:rFonts w:ascii="Times New Roman" w:hAnsi="Times New Roman"/>
                <w:sz w:val="18"/>
                <w:szCs w:val="18"/>
                <w:lang w:eastAsia="ko-KR"/>
              </w:rPr>
            </w:pPr>
            <w:r w:rsidRPr="00387ADA">
              <w:rPr>
                <w:rFonts w:ascii="Times New Roman" w:hAnsi="Times New Roman"/>
                <w:sz w:val="18"/>
                <w:szCs w:val="18"/>
                <w:lang w:eastAsia="ko-KR"/>
              </w:rPr>
              <w:t>3</w:t>
            </w:r>
          </w:p>
        </w:tc>
        <w:tc>
          <w:tcPr>
            <w:tcW w:w="7065" w:type="dxa"/>
            <w:gridSpan w:val="6"/>
          </w:tcPr>
          <w:p w14:paraId="1D6CF77E" w14:textId="77777777" w:rsidR="00387ADA" w:rsidRPr="00387ADA" w:rsidRDefault="00387ADA" w:rsidP="00112371">
            <w:pPr>
              <w:keepLines/>
              <w:jc w:val="center"/>
              <w:rPr>
                <w:rFonts w:ascii="Times New Roman" w:hAnsi="Times New Roman"/>
                <w:sz w:val="18"/>
                <w:szCs w:val="18"/>
                <w:lang w:eastAsia="ko-KR"/>
              </w:rPr>
            </w:pPr>
            <w:r w:rsidRPr="00387ADA">
              <w:rPr>
                <w:rFonts w:ascii="Times New Roman" w:hAnsi="Times New Roman" w:hint="eastAsia"/>
                <w:sz w:val="18"/>
                <w:szCs w:val="18"/>
                <w:lang w:eastAsia="ko-KR"/>
              </w:rPr>
              <w:t>reserved</w:t>
            </w:r>
          </w:p>
        </w:tc>
      </w:tr>
    </w:tbl>
    <w:p w14:paraId="03B6C096" w14:textId="76933D55" w:rsidR="00387ADA" w:rsidRPr="00982E91" w:rsidRDefault="00387ADA" w:rsidP="00387ADA">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2107BC67" w14:textId="77777777" w:rsidR="00982E91" w:rsidRPr="00982E91" w:rsidRDefault="00982E91" w:rsidP="00982E91">
      <w:pPr>
        <w:ind w:left="720" w:hanging="720"/>
        <w:jc w:val="center"/>
        <w:rPr>
          <w:rFonts w:eastAsia="SimSun"/>
          <w:szCs w:val="20"/>
          <w:lang w:eastAsia="x-none"/>
        </w:rPr>
      </w:pPr>
    </w:p>
    <w:p w14:paraId="40D3927D" w14:textId="77777777" w:rsidR="00982E91" w:rsidRPr="00D06D50" w:rsidRDefault="00982E91" w:rsidP="00982E91">
      <w:pPr>
        <w:ind w:left="720" w:hanging="720"/>
        <w:rPr>
          <w:szCs w:val="20"/>
          <w:highlight w:val="green"/>
          <w:lang w:eastAsia="x-none"/>
        </w:rPr>
      </w:pPr>
      <w:r w:rsidRPr="00D06D50">
        <w:rPr>
          <w:szCs w:val="20"/>
          <w:highlight w:val="green"/>
          <w:lang w:eastAsia="x-none"/>
        </w:rPr>
        <w:t>Agreement</w:t>
      </w:r>
    </w:p>
    <w:p w14:paraId="0FA79271" w14:textId="77777777" w:rsidR="00982E91" w:rsidRPr="00982E91" w:rsidRDefault="00982E91" w:rsidP="00982E91">
      <w:pPr>
        <w:ind w:left="720" w:hanging="720"/>
        <w:jc w:val="both"/>
        <w:rPr>
          <w:rFonts w:eastAsia="SimSun"/>
          <w:szCs w:val="20"/>
          <w:lang w:eastAsia="x-none"/>
        </w:rPr>
      </w:pPr>
      <w:r w:rsidRPr="00982E91">
        <w:rPr>
          <w:rFonts w:eastAsia="SimSun"/>
          <w:szCs w:val="20"/>
          <w:lang w:eastAsia="x-none"/>
        </w:rPr>
        <w:t>Text proposal for TS38.214</w:t>
      </w:r>
    </w:p>
    <w:p w14:paraId="14B3599E" w14:textId="77777777" w:rsidR="00D06D50" w:rsidRPr="00982E91" w:rsidRDefault="00D06D50" w:rsidP="00D06D50">
      <w:pPr>
        <w:adjustRightInd w:val="0"/>
        <w:snapToGrid w:val="0"/>
        <w:ind w:left="720" w:hanging="720"/>
        <w:jc w:val="center"/>
        <w:rPr>
          <w:rFonts w:ascii="Times New Roman" w:hAnsi="Times New Roman"/>
          <w:szCs w:val="20"/>
        </w:rPr>
      </w:pPr>
      <w:bookmarkStart w:id="685" w:name="_Toc517439525"/>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2AA9A20A" w14:textId="77777777" w:rsidR="00982E91" w:rsidRPr="00982E91" w:rsidRDefault="00982E91" w:rsidP="00982E91">
      <w:pPr>
        <w:rPr>
          <w:rFonts w:eastAsia="SimSun"/>
          <w:szCs w:val="20"/>
        </w:rPr>
      </w:pPr>
      <w:r w:rsidRPr="00982E91">
        <w:rPr>
          <w:rFonts w:eastAsia="SimSun"/>
          <w:szCs w:val="20"/>
        </w:rPr>
        <w:t>6.2.3.1</w:t>
      </w:r>
      <w:r w:rsidRPr="00982E91">
        <w:rPr>
          <w:rFonts w:eastAsia="SimSun"/>
          <w:szCs w:val="20"/>
        </w:rPr>
        <w:tab/>
        <w:t>UE PT-RS transmission procedure when transform precoding is not enabled</w:t>
      </w:r>
      <w:bookmarkEnd w:id="685"/>
    </w:p>
    <w:p w14:paraId="48BA1AD2" w14:textId="77777777" w:rsidR="00982E91" w:rsidRPr="00982E91" w:rsidRDefault="00982E91" w:rsidP="00982E91">
      <w:pPr>
        <w:ind w:left="720" w:hanging="720"/>
        <w:jc w:val="center"/>
        <w:rPr>
          <w:rFonts w:eastAsia="SimSun"/>
          <w:szCs w:val="20"/>
          <w:lang w:eastAsia="x-none"/>
        </w:rPr>
      </w:pPr>
      <w:r w:rsidRPr="00982E91">
        <w:rPr>
          <w:rFonts w:eastAsia="SimSun" w:hint="eastAsia"/>
          <w:szCs w:val="20"/>
          <w:lang w:eastAsia="x-none"/>
        </w:rPr>
        <w:t>&lt;&lt;&lt;&lt;&lt;&lt;&lt;&lt;&lt;&lt;&lt;&lt;&lt;&lt;&lt;&lt;&lt;&lt;&lt;&lt;&lt;&lt;&lt;&lt;omitted&gt;&gt;&gt;&gt;&gt;&gt;&gt;&gt;&gt;&gt;&gt;&gt;&gt;&gt;&gt;&gt;&gt;&gt;&gt;</w:t>
      </w:r>
    </w:p>
    <w:p w14:paraId="26A3C52E" w14:textId="77777777" w:rsidR="00982E91" w:rsidRPr="00982E91" w:rsidRDefault="00982E91" w:rsidP="00982E91">
      <w:pPr>
        <w:rPr>
          <w:color w:val="000000"/>
          <w:szCs w:val="20"/>
        </w:rPr>
      </w:pPr>
      <w:r w:rsidRPr="00982E91">
        <w:rPr>
          <w:color w:val="000000"/>
          <w:szCs w:val="20"/>
        </w:rPr>
        <w:t xml:space="preserve">The higher layer parameter </w:t>
      </w:r>
      <w:r w:rsidRPr="00982E91">
        <w:rPr>
          <w:i/>
          <w:szCs w:val="20"/>
        </w:rPr>
        <w:t>PTRS-UplinkConfig</w:t>
      </w:r>
      <w:r w:rsidRPr="00982E91">
        <w:rPr>
          <w:szCs w:val="20"/>
        </w:rPr>
        <w:t xml:space="preserve"> provides the parameters </w:t>
      </w:r>
      <w:r w:rsidRPr="00982E91">
        <w:rPr>
          <w:i/>
          <w:iCs/>
          <w:szCs w:val="20"/>
        </w:rPr>
        <w:t>ptrs-MCS</w:t>
      </w:r>
      <w:r w:rsidRPr="00982E91">
        <w:rPr>
          <w:i/>
          <w:iCs/>
          <w:szCs w:val="20"/>
          <w:vertAlign w:val="subscript"/>
        </w:rPr>
        <w:t>i</w:t>
      </w:r>
      <w:r w:rsidRPr="00982E91">
        <w:rPr>
          <w:szCs w:val="20"/>
        </w:rPr>
        <w:t xml:space="preserve">, </w:t>
      </w:r>
      <w:r w:rsidRPr="00982E91">
        <w:rPr>
          <w:i/>
          <w:iCs/>
          <w:szCs w:val="20"/>
        </w:rPr>
        <w:t>i</w:t>
      </w:r>
      <w:r w:rsidRPr="00982E91">
        <w:rPr>
          <w:iCs/>
          <w:szCs w:val="20"/>
        </w:rPr>
        <w:t>=1,2,3</w:t>
      </w:r>
      <w:r w:rsidRPr="00982E91">
        <w:rPr>
          <w:szCs w:val="20"/>
        </w:rPr>
        <w:t xml:space="preserve"> and</w:t>
      </w:r>
      <w:r w:rsidRPr="00982E91">
        <w:rPr>
          <w:i/>
          <w:color w:val="000000"/>
          <w:szCs w:val="20"/>
        </w:rPr>
        <w:t xml:space="preserve"> </w:t>
      </w:r>
      <w:r w:rsidRPr="00982E91">
        <w:rPr>
          <w:color w:val="000000"/>
          <w:szCs w:val="20"/>
        </w:rPr>
        <w:t xml:space="preserve">with values in 0-29 when MCS Table 5.1.3.1-1 is configured and 0-28 when MCS Table 5.1.3.1-2 is configured, respectively. </w:t>
      </w:r>
      <w:r w:rsidRPr="00982E91">
        <w:rPr>
          <w:i/>
          <w:iCs/>
          <w:color w:val="000000"/>
          <w:szCs w:val="20"/>
        </w:rPr>
        <w:t>ptrs-MCS4</w:t>
      </w:r>
      <w:r w:rsidRPr="00982E91">
        <w:rPr>
          <w:color w:val="000000"/>
          <w:szCs w:val="20"/>
        </w:rPr>
        <w:t xml:space="preserve"> is not explicitly configured by higher layers but assumed 29 when MCS Table 5.1.3.1-1 is configured and 28 when MCS Table 5.1.3.1-2 is configured. </w:t>
      </w:r>
      <w:r w:rsidRPr="00982E91">
        <w:rPr>
          <w:color w:val="000000"/>
          <w:szCs w:val="20"/>
          <w:lang w:eastAsia="ko-KR"/>
        </w:rPr>
        <w:t>The higher layer paramete</w:t>
      </w:r>
      <w:r w:rsidRPr="00982E91">
        <w:rPr>
          <w:szCs w:val="20"/>
          <w:lang w:eastAsia="ko-KR"/>
        </w:rPr>
        <w:t xml:space="preserve">r </w:t>
      </w:r>
      <w:r w:rsidRPr="00982E91">
        <w:rPr>
          <w:i/>
          <w:szCs w:val="20"/>
        </w:rPr>
        <w:t>PTRS-UplinkConfig</w:t>
      </w:r>
      <w:r w:rsidRPr="00982E91">
        <w:rPr>
          <w:szCs w:val="20"/>
        </w:rPr>
        <w:t xml:space="preserve"> provides the parameters </w:t>
      </w:r>
      <w:r w:rsidRPr="00982E91">
        <w:rPr>
          <w:i/>
          <w:iCs/>
          <w:szCs w:val="20"/>
        </w:rPr>
        <w:t>N</w:t>
      </w:r>
      <w:r w:rsidRPr="00982E91">
        <w:rPr>
          <w:i/>
          <w:iCs/>
          <w:szCs w:val="20"/>
          <w:vertAlign w:val="subscript"/>
        </w:rPr>
        <w:t>RBi</w:t>
      </w:r>
      <w:r w:rsidRPr="00982E91">
        <w:rPr>
          <w:szCs w:val="20"/>
          <w:vertAlign w:val="subscript"/>
        </w:rPr>
        <w:t xml:space="preserve"> </w:t>
      </w:r>
      <w:r w:rsidRPr="00982E91">
        <w:rPr>
          <w:i/>
          <w:iCs/>
          <w:szCs w:val="20"/>
        </w:rPr>
        <w:t>i</w:t>
      </w:r>
      <w:r w:rsidRPr="00982E91">
        <w:rPr>
          <w:iCs/>
          <w:szCs w:val="20"/>
        </w:rPr>
        <w:t>=0,1</w:t>
      </w:r>
      <w:r w:rsidRPr="00982E91">
        <w:rPr>
          <w:i/>
          <w:szCs w:val="20"/>
          <w:lang w:eastAsia="ko-KR"/>
        </w:rPr>
        <w:t xml:space="preserve"> </w:t>
      </w:r>
      <w:r w:rsidRPr="00982E91">
        <w:rPr>
          <w:color w:val="000000"/>
          <w:szCs w:val="20"/>
          <w:lang w:eastAsia="ko-KR"/>
        </w:rPr>
        <w:t xml:space="preserve">with values in range </w:t>
      </w:r>
      <w:r w:rsidRPr="00982E91">
        <w:rPr>
          <w:strike/>
          <w:color w:val="FF0000"/>
          <w:szCs w:val="20"/>
          <w:lang w:eastAsia="ko-KR"/>
        </w:rPr>
        <w:t>0</w:t>
      </w:r>
      <w:r w:rsidRPr="00982E91">
        <w:rPr>
          <w:color w:val="FF0000"/>
          <w:szCs w:val="20"/>
          <w:u w:val="single"/>
          <w:lang w:eastAsia="ko-KR"/>
        </w:rPr>
        <w:t>1</w:t>
      </w:r>
      <w:r w:rsidRPr="00982E91">
        <w:rPr>
          <w:color w:val="000000"/>
          <w:szCs w:val="20"/>
          <w:lang w:eastAsia="ko-KR"/>
        </w:rPr>
        <w:t xml:space="preserve">-276. </w:t>
      </w:r>
    </w:p>
    <w:p w14:paraId="71904C45" w14:textId="77777777" w:rsidR="00D06D50" w:rsidRPr="00982E91" w:rsidRDefault="00D06D50" w:rsidP="00D06D50">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15AEB242" w14:textId="77777777" w:rsidR="00982E91" w:rsidRPr="00982E91" w:rsidRDefault="00982E91" w:rsidP="00982E91">
      <w:pPr>
        <w:ind w:left="720" w:hanging="720"/>
        <w:rPr>
          <w:szCs w:val="20"/>
          <w:lang w:eastAsia="x-none"/>
        </w:rPr>
      </w:pPr>
    </w:p>
    <w:p w14:paraId="69F93B28" w14:textId="77777777" w:rsidR="00982E91" w:rsidRPr="00982E91" w:rsidRDefault="00982E91" w:rsidP="00982E91">
      <w:pPr>
        <w:ind w:left="720" w:hanging="720"/>
        <w:rPr>
          <w:szCs w:val="20"/>
          <w:lang w:eastAsia="x-none"/>
        </w:rPr>
      </w:pPr>
    </w:p>
    <w:p w14:paraId="7A4CD622" w14:textId="586A83DE" w:rsidR="00982E91" w:rsidRPr="00982E91" w:rsidRDefault="00982E91" w:rsidP="00982E91">
      <w:pPr>
        <w:ind w:left="720" w:hanging="720"/>
        <w:rPr>
          <w:szCs w:val="20"/>
          <w:lang w:eastAsia="x-none"/>
        </w:rPr>
      </w:pPr>
      <w:r w:rsidRPr="00D06D50">
        <w:rPr>
          <w:szCs w:val="20"/>
          <w:highlight w:val="green"/>
          <w:lang w:eastAsia="x-none"/>
        </w:rPr>
        <w:t xml:space="preserve">Agreement </w:t>
      </w:r>
      <w:r w:rsidRPr="00982E91">
        <w:rPr>
          <w:szCs w:val="20"/>
          <w:lang w:eastAsia="x-none"/>
        </w:rPr>
        <w:t>Text proposal for TS38.212</w:t>
      </w:r>
    </w:p>
    <w:p w14:paraId="5B5BC605" w14:textId="77777777" w:rsidR="00D06D50" w:rsidRPr="00982E91" w:rsidRDefault="00D06D50" w:rsidP="00D06D50">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09E1BF69" w14:textId="77777777" w:rsidR="00982E91" w:rsidRPr="00982E91" w:rsidRDefault="00982E91" w:rsidP="00982E91">
      <w:pPr>
        <w:rPr>
          <w:rFonts w:eastAsia="SimSun"/>
          <w:szCs w:val="20"/>
        </w:rPr>
      </w:pPr>
      <w:r w:rsidRPr="00982E91">
        <w:rPr>
          <w:rFonts w:eastAsia="SimSun" w:hint="eastAsia"/>
          <w:szCs w:val="20"/>
        </w:rPr>
        <w:t>7.3.1.1.2</w:t>
      </w:r>
      <w:r w:rsidRPr="00982E91">
        <w:rPr>
          <w:rFonts w:eastAsia="SimSun" w:hint="eastAsia"/>
          <w:szCs w:val="20"/>
        </w:rPr>
        <w:tab/>
      </w:r>
      <w:r w:rsidRPr="00982E91">
        <w:rPr>
          <w:rFonts w:eastAsia="SimSun"/>
          <w:szCs w:val="20"/>
        </w:rPr>
        <w:t xml:space="preserve"> </w:t>
      </w:r>
      <w:r w:rsidRPr="00982E91">
        <w:rPr>
          <w:rFonts w:eastAsia="SimSun" w:hint="eastAsia"/>
          <w:szCs w:val="20"/>
        </w:rPr>
        <w:t>Format 0_1</w:t>
      </w:r>
    </w:p>
    <w:p w14:paraId="3478C955" w14:textId="77777777" w:rsidR="00982E91" w:rsidRPr="00982E91" w:rsidRDefault="00982E91" w:rsidP="00982E91">
      <w:pPr>
        <w:widowControl w:val="0"/>
        <w:ind w:left="720" w:hanging="720"/>
        <w:jc w:val="center"/>
        <w:rPr>
          <w:szCs w:val="20"/>
        </w:rPr>
      </w:pPr>
      <w:r w:rsidRPr="00982E91">
        <w:rPr>
          <w:szCs w:val="20"/>
        </w:rPr>
        <w:t>&lt; Unchanged parts are omitted &gt;</w:t>
      </w:r>
    </w:p>
    <w:p w14:paraId="18D07F79" w14:textId="77777777" w:rsidR="00982E91" w:rsidRPr="00982E91" w:rsidRDefault="00982E91" w:rsidP="00982E91">
      <w:pPr>
        <w:keepNext/>
        <w:keepLines/>
        <w:widowControl w:val="0"/>
        <w:overflowPunct w:val="0"/>
        <w:autoSpaceDE w:val="0"/>
        <w:autoSpaceDN w:val="0"/>
        <w:adjustRightInd w:val="0"/>
        <w:jc w:val="center"/>
        <w:textAlignment w:val="baseline"/>
        <w:rPr>
          <w:rFonts w:ascii="Arial" w:eastAsia="Times New Roman" w:hAnsi="Arial"/>
          <w:szCs w:val="20"/>
          <w:lang w:eastAsia="zh-CN"/>
        </w:rPr>
      </w:pPr>
      <w:r w:rsidRPr="00982E91">
        <w:rPr>
          <w:rFonts w:ascii="Arial" w:eastAsia="Times New Roman" w:hAnsi="Arial"/>
          <w:szCs w:val="20"/>
          <w:lang w:eastAsia="en-GB"/>
        </w:rPr>
        <w:t xml:space="preserve">Table </w:t>
      </w:r>
      <w:r w:rsidRPr="00982E91">
        <w:rPr>
          <w:rFonts w:ascii="Arial" w:eastAsia="Times New Roman" w:hAnsi="Arial" w:hint="eastAsia"/>
          <w:szCs w:val="20"/>
          <w:lang w:eastAsia="zh-CN"/>
        </w:rPr>
        <w:t>7.3.1.1.2</w:t>
      </w:r>
      <w:r w:rsidRPr="00982E91">
        <w:rPr>
          <w:rFonts w:ascii="Arial" w:eastAsia="Times New Roman" w:hAnsi="Arial"/>
          <w:szCs w:val="20"/>
          <w:lang w:eastAsia="en-GB"/>
        </w:rPr>
        <w:t>-</w:t>
      </w:r>
      <w:r w:rsidRPr="00982E91">
        <w:rPr>
          <w:rFonts w:ascii="Arial" w:eastAsia="Times New Roman" w:hAnsi="Arial" w:hint="eastAsia"/>
          <w:szCs w:val="20"/>
          <w:lang w:eastAsia="zh-CN"/>
        </w:rPr>
        <w:t xml:space="preserve">25: </w:t>
      </w:r>
      <w:r w:rsidRPr="00982E91">
        <w:rPr>
          <w:rFonts w:ascii="Arial" w:eastAsia="Times New Roman" w:hAnsi="Arial"/>
          <w:szCs w:val="20"/>
          <w:lang w:eastAsia="zh-CN"/>
        </w:rPr>
        <w:t>PTRS-DMRS association for UL PTRS port 0</w:t>
      </w:r>
    </w:p>
    <w:tbl>
      <w:tblPr>
        <w:tblW w:w="44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7"/>
        <w:gridCol w:w="3307"/>
      </w:tblGrid>
      <w:tr w:rsidR="00982E91" w:rsidRPr="00982E91" w14:paraId="692DE9C0" w14:textId="77777777" w:rsidTr="00D06D50">
        <w:trPr>
          <w:trHeight w:val="412"/>
          <w:jc w:val="center"/>
        </w:trPr>
        <w:tc>
          <w:tcPr>
            <w:tcW w:w="1137" w:type="dxa"/>
            <w:shd w:val="clear" w:color="auto" w:fill="D9D9D9"/>
            <w:vAlign w:val="center"/>
          </w:tcPr>
          <w:p w14:paraId="11B70446" w14:textId="77777777" w:rsidR="00982E91" w:rsidRPr="00982E91" w:rsidRDefault="00982E91" w:rsidP="00D06D50">
            <w:pPr>
              <w:keepLines/>
              <w:jc w:val="center"/>
              <w:rPr>
                <w:rFonts w:ascii="Times New Roman" w:eastAsia="SimSun" w:hAnsi="Times New Roman"/>
                <w:szCs w:val="20"/>
                <w:lang w:eastAsia="zh-CN"/>
              </w:rPr>
            </w:pPr>
            <w:r w:rsidRPr="00982E91">
              <w:rPr>
                <w:rFonts w:ascii="Times New Roman" w:eastAsia="SimSun" w:hAnsi="Times New Roman" w:cs="Arial"/>
                <w:b/>
                <w:bCs/>
                <w:szCs w:val="20"/>
                <w:lang w:eastAsia="x-none"/>
              </w:rPr>
              <w:t>Value</w:t>
            </w:r>
          </w:p>
        </w:tc>
        <w:tc>
          <w:tcPr>
            <w:tcW w:w="3307" w:type="dxa"/>
            <w:shd w:val="clear" w:color="auto" w:fill="D9D9D9"/>
            <w:vAlign w:val="center"/>
          </w:tcPr>
          <w:p w14:paraId="352BB790" w14:textId="77777777" w:rsidR="00982E91" w:rsidRPr="00982E91" w:rsidRDefault="00982E91" w:rsidP="00D06D50">
            <w:pPr>
              <w:keepLines/>
              <w:jc w:val="center"/>
              <w:rPr>
                <w:rFonts w:ascii="Times New Roman" w:eastAsia="SimSun" w:hAnsi="Times New Roman"/>
                <w:szCs w:val="20"/>
                <w:lang w:eastAsia="x-none"/>
              </w:rPr>
            </w:pPr>
            <w:r w:rsidRPr="00982E91">
              <w:rPr>
                <w:rFonts w:ascii="Times New Roman" w:eastAsia="SimSun" w:hAnsi="Times New Roman" w:cs="Arial"/>
                <w:b/>
                <w:bCs/>
                <w:szCs w:val="20"/>
                <w:lang w:eastAsia="x-none"/>
              </w:rPr>
              <w:t>DMRS port</w:t>
            </w:r>
          </w:p>
        </w:tc>
      </w:tr>
      <w:tr w:rsidR="00982E91" w:rsidRPr="00982E91" w14:paraId="5BC0C2FC" w14:textId="77777777" w:rsidTr="00D06D50">
        <w:trPr>
          <w:trHeight w:val="222"/>
          <w:jc w:val="center"/>
        </w:trPr>
        <w:tc>
          <w:tcPr>
            <w:tcW w:w="1137" w:type="dxa"/>
            <w:shd w:val="clear" w:color="auto" w:fill="auto"/>
            <w:vAlign w:val="center"/>
          </w:tcPr>
          <w:p w14:paraId="216D4DCF" w14:textId="77777777" w:rsidR="00982E91" w:rsidRPr="00982E91" w:rsidRDefault="00982E91" w:rsidP="00D06D50">
            <w:pPr>
              <w:keepLines/>
              <w:jc w:val="center"/>
              <w:rPr>
                <w:rFonts w:ascii="Times New Roman" w:eastAsia="SimSun" w:hAnsi="Times New Roman"/>
                <w:szCs w:val="20"/>
                <w:lang w:eastAsia="zh-CN"/>
              </w:rPr>
            </w:pPr>
            <w:r w:rsidRPr="00982E91">
              <w:rPr>
                <w:rFonts w:ascii="Times New Roman" w:eastAsia="SimSun" w:hAnsi="Times New Roman"/>
                <w:szCs w:val="20"/>
                <w:lang w:eastAsia="zh-CN"/>
              </w:rPr>
              <w:t>0</w:t>
            </w:r>
          </w:p>
        </w:tc>
        <w:tc>
          <w:tcPr>
            <w:tcW w:w="3307" w:type="dxa"/>
            <w:shd w:val="clear" w:color="auto" w:fill="auto"/>
            <w:vAlign w:val="center"/>
          </w:tcPr>
          <w:p w14:paraId="794EB69E" w14:textId="77777777" w:rsidR="00982E91" w:rsidRPr="00982E91" w:rsidRDefault="00982E91" w:rsidP="00D06D50">
            <w:pPr>
              <w:keepLines/>
              <w:jc w:val="center"/>
              <w:rPr>
                <w:rFonts w:ascii="Times New Roman" w:eastAsia="SimSun" w:hAnsi="Times New Roman"/>
                <w:color w:val="FF0000"/>
                <w:szCs w:val="20"/>
                <w:u w:val="single"/>
                <w:lang w:eastAsia="zh-CN"/>
              </w:rPr>
            </w:pPr>
            <w:r w:rsidRPr="00982E91">
              <w:rPr>
                <w:rFonts w:ascii="Times New Roman" w:eastAsia="SimSun" w:hAnsi="Times New Roman"/>
                <w:strike/>
                <w:color w:val="FF0000"/>
                <w:szCs w:val="20"/>
                <w:lang w:eastAsia="zh-CN"/>
              </w:rPr>
              <w:t>0</w:t>
            </w:r>
            <w:r w:rsidRPr="00982E91">
              <w:rPr>
                <w:rFonts w:ascii="Times New Roman" w:eastAsia="SimSun" w:hAnsi="Times New Roman"/>
                <w:color w:val="FF0000"/>
                <w:szCs w:val="20"/>
                <w:lang w:eastAsia="zh-CN"/>
              </w:rPr>
              <w:t xml:space="preserve">    </w:t>
            </w:r>
            <w:r w:rsidRPr="00982E91">
              <w:rPr>
                <w:rFonts w:ascii="Times New Roman" w:eastAsia="SimSun" w:hAnsi="Times New Roman"/>
                <w:color w:val="FF0000"/>
                <w:szCs w:val="20"/>
                <w:u w:val="single"/>
                <w:lang w:eastAsia="zh-CN"/>
              </w:rPr>
              <w:t>1</w:t>
            </w:r>
            <w:r w:rsidRPr="00982E91">
              <w:rPr>
                <w:rFonts w:ascii="Times New Roman" w:eastAsia="SimSun" w:hAnsi="Times New Roman"/>
                <w:color w:val="FF0000"/>
                <w:szCs w:val="20"/>
                <w:u w:val="single"/>
                <w:vertAlign w:val="superscript"/>
                <w:lang w:eastAsia="zh-CN"/>
              </w:rPr>
              <w:t>st</w:t>
            </w:r>
            <w:r w:rsidRPr="00982E91">
              <w:rPr>
                <w:rFonts w:ascii="Times New Roman" w:eastAsia="SimSun" w:hAnsi="Times New Roman"/>
                <w:color w:val="FF0000"/>
                <w:szCs w:val="20"/>
                <w:u w:val="single"/>
                <w:lang w:eastAsia="zh-CN"/>
              </w:rPr>
              <w:t xml:space="preserve"> scheduled DMRS port</w:t>
            </w:r>
          </w:p>
        </w:tc>
      </w:tr>
      <w:tr w:rsidR="00982E91" w:rsidRPr="00982E91" w14:paraId="4CA77E4A" w14:textId="77777777" w:rsidTr="00D06D50">
        <w:trPr>
          <w:trHeight w:val="206"/>
          <w:jc w:val="center"/>
        </w:trPr>
        <w:tc>
          <w:tcPr>
            <w:tcW w:w="1137" w:type="dxa"/>
            <w:shd w:val="clear" w:color="auto" w:fill="auto"/>
            <w:vAlign w:val="center"/>
          </w:tcPr>
          <w:p w14:paraId="0D05137E" w14:textId="77777777" w:rsidR="00982E91" w:rsidRPr="00982E91" w:rsidRDefault="00982E91" w:rsidP="00D06D50">
            <w:pPr>
              <w:keepLines/>
              <w:jc w:val="center"/>
              <w:rPr>
                <w:rFonts w:ascii="Times New Roman" w:eastAsia="SimSun" w:hAnsi="Times New Roman"/>
                <w:szCs w:val="20"/>
                <w:lang w:eastAsia="zh-CN"/>
              </w:rPr>
            </w:pPr>
            <w:r w:rsidRPr="00982E91">
              <w:rPr>
                <w:rFonts w:ascii="Times New Roman" w:eastAsia="SimSun" w:hAnsi="Times New Roman"/>
                <w:szCs w:val="20"/>
                <w:lang w:eastAsia="zh-CN"/>
              </w:rPr>
              <w:t>1</w:t>
            </w:r>
          </w:p>
        </w:tc>
        <w:tc>
          <w:tcPr>
            <w:tcW w:w="3307" w:type="dxa"/>
            <w:shd w:val="clear" w:color="auto" w:fill="auto"/>
            <w:vAlign w:val="center"/>
          </w:tcPr>
          <w:p w14:paraId="16C9895D" w14:textId="77777777" w:rsidR="00982E91" w:rsidRPr="00982E91" w:rsidRDefault="00982E91" w:rsidP="00D06D50">
            <w:pPr>
              <w:keepLines/>
              <w:jc w:val="center"/>
              <w:rPr>
                <w:rFonts w:ascii="Times New Roman" w:eastAsia="SimSun" w:hAnsi="Times New Roman"/>
                <w:color w:val="FF0000"/>
                <w:szCs w:val="20"/>
                <w:u w:val="single"/>
                <w:lang w:eastAsia="zh-CN"/>
              </w:rPr>
            </w:pPr>
            <w:r w:rsidRPr="00982E91">
              <w:rPr>
                <w:rFonts w:ascii="Times New Roman" w:eastAsia="SimSun" w:hAnsi="Times New Roman"/>
                <w:strike/>
                <w:color w:val="FF0000"/>
                <w:szCs w:val="20"/>
                <w:lang w:eastAsia="zh-CN"/>
              </w:rPr>
              <w:t>1</w:t>
            </w:r>
            <w:r w:rsidRPr="00982E91">
              <w:rPr>
                <w:rFonts w:ascii="Times New Roman" w:eastAsia="SimSun" w:hAnsi="Times New Roman"/>
                <w:szCs w:val="20"/>
                <w:lang w:eastAsia="zh-CN"/>
              </w:rPr>
              <w:t xml:space="preserve">   </w:t>
            </w:r>
            <w:r w:rsidRPr="00982E91">
              <w:rPr>
                <w:rFonts w:ascii="Times New Roman" w:eastAsia="SimSun" w:hAnsi="Times New Roman"/>
                <w:color w:val="FF0000"/>
                <w:szCs w:val="20"/>
                <w:u w:val="single"/>
                <w:lang w:eastAsia="zh-CN"/>
              </w:rPr>
              <w:t>2</w:t>
            </w:r>
            <w:r w:rsidRPr="00982E91">
              <w:rPr>
                <w:rFonts w:ascii="Times New Roman" w:eastAsia="SimSun" w:hAnsi="Times New Roman"/>
                <w:color w:val="FF0000"/>
                <w:szCs w:val="20"/>
                <w:u w:val="single"/>
                <w:vertAlign w:val="superscript"/>
                <w:lang w:eastAsia="zh-CN"/>
              </w:rPr>
              <w:t>nd</w:t>
            </w:r>
            <w:r w:rsidRPr="00982E91">
              <w:rPr>
                <w:rFonts w:ascii="Times New Roman" w:eastAsia="SimSun" w:hAnsi="Times New Roman"/>
                <w:color w:val="FF0000"/>
                <w:szCs w:val="20"/>
                <w:u w:val="single"/>
                <w:lang w:eastAsia="zh-CN"/>
              </w:rPr>
              <w:t xml:space="preserve"> scheduled DMRS port</w:t>
            </w:r>
          </w:p>
        </w:tc>
      </w:tr>
      <w:tr w:rsidR="00982E91" w:rsidRPr="00982E91" w14:paraId="7BC3B885" w14:textId="77777777" w:rsidTr="00D06D50">
        <w:trPr>
          <w:trHeight w:val="206"/>
          <w:jc w:val="center"/>
        </w:trPr>
        <w:tc>
          <w:tcPr>
            <w:tcW w:w="1137" w:type="dxa"/>
            <w:shd w:val="clear" w:color="auto" w:fill="auto"/>
            <w:vAlign w:val="center"/>
          </w:tcPr>
          <w:p w14:paraId="50A4BDFD" w14:textId="77777777" w:rsidR="00982E91" w:rsidRPr="00982E91" w:rsidRDefault="00982E91" w:rsidP="00D06D50">
            <w:pPr>
              <w:keepLines/>
              <w:jc w:val="center"/>
              <w:rPr>
                <w:rFonts w:ascii="Times New Roman" w:eastAsia="SimSun" w:hAnsi="Times New Roman"/>
                <w:szCs w:val="20"/>
                <w:lang w:eastAsia="zh-CN"/>
              </w:rPr>
            </w:pPr>
            <w:r w:rsidRPr="00982E91">
              <w:rPr>
                <w:rFonts w:ascii="Times New Roman" w:eastAsia="SimSun" w:hAnsi="Times New Roman"/>
                <w:szCs w:val="20"/>
                <w:lang w:eastAsia="zh-CN"/>
              </w:rPr>
              <w:t>2</w:t>
            </w:r>
          </w:p>
        </w:tc>
        <w:tc>
          <w:tcPr>
            <w:tcW w:w="3307" w:type="dxa"/>
            <w:shd w:val="clear" w:color="auto" w:fill="auto"/>
            <w:vAlign w:val="center"/>
          </w:tcPr>
          <w:p w14:paraId="5B197C55" w14:textId="77777777" w:rsidR="00982E91" w:rsidRPr="00982E91" w:rsidRDefault="00982E91" w:rsidP="00D06D50">
            <w:pPr>
              <w:keepLines/>
              <w:jc w:val="center"/>
              <w:rPr>
                <w:rFonts w:ascii="Times New Roman" w:eastAsia="SimSun" w:hAnsi="Times New Roman"/>
                <w:color w:val="FF0000"/>
                <w:szCs w:val="20"/>
                <w:u w:val="single"/>
                <w:lang w:eastAsia="zh-CN"/>
              </w:rPr>
            </w:pPr>
            <w:r w:rsidRPr="00982E91">
              <w:rPr>
                <w:rFonts w:ascii="Times New Roman" w:eastAsia="SimSun" w:hAnsi="Times New Roman"/>
                <w:strike/>
                <w:color w:val="FF0000"/>
                <w:szCs w:val="20"/>
                <w:u w:val="single"/>
                <w:lang w:eastAsia="zh-CN"/>
              </w:rPr>
              <w:t>2</w:t>
            </w:r>
            <w:r w:rsidRPr="00982E91">
              <w:rPr>
                <w:rFonts w:ascii="Times New Roman" w:eastAsia="SimSun" w:hAnsi="Times New Roman"/>
                <w:color w:val="FF0000"/>
                <w:szCs w:val="20"/>
                <w:lang w:eastAsia="zh-CN"/>
              </w:rPr>
              <w:t xml:space="preserve">   </w:t>
            </w:r>
            <w:r w:rsidRPr="00982E91">
              <w:rPr>
                <w:rFonts w:ascii="Times New Roman" w:eastAsia="SimSun" w:hAnsi="Times New Roman"/>
                <w:color w:val="FF0000"/>
                <w:szCs w:val="20"/>
                <w:u w:val="single"/>
                <w:lang w:eastAsia="zh-CN"/>
              </w:rPr>
              <w:t>3</w:t>
            </w:r>
            <w:r w:rsidRPr="00982E91">
              <w:rPr>
                <w:rFonts w:ascii="Times New Roman" w:eastAsia="SimSun" w:hAnsi="Times New Roman"/>
                <w:color w:val="FF0000"/>
                <w:szCs w:val="20"/>
                <w:u w:val="single"/>
                <w:vertAlign w:val="superscript"/>
                <w:lang w:eastAsia="zh-CN"/>
              </w:rPr>
              <w:t>rd</w:t>
            </w:r>
            <w:r w:rsidRPr="00982E91">
              <w:rPr>
                <w:rFonts w:ascii="Times New Roman" w:eastAsia="SimSun" w:hAnsi="Times New Roman"/>
                <w:color w:val="FF0000"/>
                <w:szCs w:val="20"/>
                <w:u w:val="single"/>
                <w:lang w:eastAsia="zh-CN"/>
              </w:rPr>
              <w:t xml:space="preserve"> scheduled DMRS port</w:t>
            </w:r>
          </w:p>
        </w:tc>
      </w:tr>
      <w:tr w:rsidR="00982E91" w:rsidRPr="00982E91" w14:paraId="15893413" w14:textId="77777777" w:rsidTr="00D06D50">
        <w:trPr>
          <w:trHeight w:val="222"/>
          <w:jc w:val="center"/>
        </w:trPr>
        <w:tc>
          <w:tcPr>
            <w:tcW w:w="1137" w:type="dxa"/>
            <w:shd w:val="clear" w:color="auto" w:fill="auto"/>
            <w:vAlign w:val="center"/>
          </w:tcPr>
          <w:p w14:paraId="1E8AB8E2" w14:textId="77777777" w:rsidR="00982E91" w:rsidRPr="00982E91" w:rsidRDefault="00982E91" w:rsidP="00D06D50">
            <w:pPr>
              <w:keepLines/>
              <w:jc w:val="center"/>
              <w:rPr>
                <w:rFonts w:ascii="Times New Roman" w:eastAsia="SimSun" w:hAnsi="Times New Roman"/>
                <w:szCs w:val="20"/>
                <w:lang w:eastAsia="zh-CN"/>
              </w:rPr>
            </w:pPr>
            <w:r w:rsidRPr="00982E91">
              <w:rPr>
                <w:rFonts w:ascii="Times New Roman" w:eastAsia="SimSun" w:hAnsi="Times New Roman"/>
                <w:szCs w:val="20"/>
                <w:lang w:eastAsia="zh-CN"/>
              </w:rPr>
              <w:t>3</w:t>
            </w:r>
          </w:p>
        </w:tc>
        <w:tc>
          <w:tcPr>
            <w:tcW w:w="3307" w:type="dxa"/>
            <w:shd w:val="clear" w:color="auto" w:fill="auto"/>
            <w:vAlign w:val="center"/>
          </w:tcPr>
          <w:p w14:paraId="4AE3859A" w14:textId="77777777" w:rsidR="00982E91" w:rsidRPr="00982E91" w:rsidRDefault="00982E91" w:rsidP="00D06D50">
            <w:pPr>
              <w:keepLines/>
              <w:jc w:val="center"/>
              <w:rPr>
                <w:rFonts w:ascii="Times New Roman" w:eastAsia="SimSun" w:hAnsi="Times New Roman"/>
                <w:color w:val="FF0000"/>
                <w:szCs w:val="20"/>
                <w:u w:val="single"/>
                <w:lang w:eastAsia="zh-CN"/>
              </w:rPr>
            </w:pPr>
            <w:r w:rsidRPr="00982E91">
              <w:rPr>
                <w:rFonts w:ascii="Times New Roman" w:eastAsia="SimSun" w:hAnsi="Times New Roman"/>
                <w:strike/>
                <w:color w:val="FF0000"/>
                <w:szCs w:val="20"/>
                <w:lang w:eastAsia="zh-CN"/>
              </w:rPr>
              <w:t>3</w:t>
            </w:r>
            <w:r w:rsidRPr="00982E91">
              <w:rPr>
                <w:rFonts w:ascii="Times New Roman" w:eastAsia="SimSun" w:hAnsi="Times New Roman"/>
                <w:color w:val="FF0000"/>
                <w:szCs w:val="20"/>
                <w:lang w:eastAsia="zh-CN"/>
              </w:rPr>
              <w:t xml:space="preserve">   </w:t>
            </w:r>
            <w:r w:rsidRPr="00982E91">
              <w:rPr>
                <w:rFonts w:ascii="Times New Roman" w:eastAsia="SimSun" w:hAnsi="Times New Roman"/>
                <w:color w:val="FF0000"/>
                <w:szCs w:val="20"/>
                <w:u w:val="single"/>
                <w:lang w:eastAsia="zh-CN"/>
              </w:rPr>
              <w:t>4</w:t>
            </w:r>
            <w:r w:rsidRPr="00982E91">
              <w:rPr>
                <w:rFonts w:ascii="Times New Roman" w:eastAsia="SimSun" w:hAnsi="Times New Roman"/>
                <w:color w:val="FF0000"/>
                <w:szCs w:val="20"/>
                <w:u w:val="single"/>
                <w:vertAlign w:val="superscript"/>
                <w:lang w:eastAsia="zh-CN"/>
              </w:rPr>
              <w:t>th</w:t>
            </w:r>
            <w:r w:rsidRPr="00982E91">
              <w:rPr>
                <w:rFonts w:ascii="Times New Roman" w:eastAsia="SimSun" w:hAnsi="Times New Roman"/>
                <w:color w:val="FF0000"/>
                <w:szCs w:val="20"/>
                <w:u w:val="single"/>
                <w:lang w:eastAsia="zh-CN"/>
              </w:rPr>
              <w:t xml:space="preserve"> scheduled DMRS port</w:t>
            </w:r>
          </w:p>
        </w:tc>
      </w:tr>
    </w:tbl>
    <w:p w14:paraId="4BC2744D" w14:textId="77777777" w:rsidR="00D06D50" w:rsidRPr="00982E91" w:rsidRDefault="00D06D50" w:rsidP="00D06D50">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4EF2B088" w14:textId="77777777" w:rsidR="00982E91" w:rsidRPr="00982E91" w:rsidRDefault="00982E91" w:rsidP="00982E91">
      <w:pPr>
        <w:ind w:left="720" w:hanging="720"/>
        <w:rPr>
          <w:szCs w:val="20"/>
          <w:lang w:eastAsia="x-none"/>
        </w:rPr>
      </w:pPr>
    </w:p>
    <w:p w14:paraId="4F6B2207" w14:textId="77777777" w:rsidR="00982E91" w:rsidRPr="00D06D50" w:rsidRDefault="00982E91" w:rsidP="00982E91">
      <w:pPr>
        <w:ind w:left="720" w:hanging="720"/>
        <w:rPr>
          <w:szCs w:val="20"/>
          <w:lang w:eastAsia="x-none"/>
        </w:rPr>
      </w:pPr>
      <w:r w:rsidRPr="00D06D50">
        <w:rPr>
          <w:szCs w:val="20"/>
          <w:highlight w:val="green"/>
          <w:lang w:eastAsia="x-none"/>
        </w:rPr>
        <w:t>Agreement</w:t>
      </w:r>
      <w:r w:rsidRPr="00D06D50">
        <w:rPr>
          <w:szCs w:val="20"/>
          <w:lang w:eastAsia="x-none"/>
        </w:rPr>
        <w:t xml:space="preserve"> </w:t>
      </w:r>
    </w:p>
    <w:p w14:paraId="5C055177" w14:textId="77777777" w:rsidR="00982E91" w:rsidRPr="00982E91" w:rsidRDefault="00982E91" w:rsidP="00982E91">
      <w:pPr>
        <w:ind w:left="720" w:hanging="720"/>
        <w:rPr>
          <w:szCs w:val="20"/>
          <w:lang w:eastAsia="x-none"/>
        </w:rPr>
      </w:pPr>
      <w:r w:rsidRPr="00982E91">
        <w:rPr>
          <w:szCs w:val="20"/>
          <w:lang w:eastAsia="x-none"/>
        </w:rPr>
        <w:t>Text proposal for TS38.214, section 6.2.3</w:t>
      </w:r>
    </w:p>
    <w:p w14:paraId="531323C9" w14:textId="77777777" w:rsidR="00982E91" w:rsidRPr="00982E91" w:rsidRDefault="00982E91" w:rsidP="00982E91">
      <w:pPr>
        <w:rPr>
          <w:rFonts w:eastAsia="Times New Roman"/>
          <w:szCs w:val="20"/>
        </w:rPr>
      </w:pPr>
      <w:r w:rsidRPr="00982E91">
        <w:rPr>
          <w:rFonts w:eastAsia="Times New Roman"/>
          <w:szCs w:val="20"/>
        </w:rPr>
        <w:t xml:space="preserve">“by DCI parameter </w:t>
      </w:r>
      <w:r w:rsidRPr="00982E91">
        <w:rPr>
          <w:rFonts w:eastAsia="Times New Roman"/>
          <w:i/>
          <w:szCs w:val="20"/>
        </w:rPr>
        <w:t>PTRS-DMRS association</w:t>
      </w:r>
      <w:r w:rsidRPr="00982E91">
        <w:rPr>
          <w:rFonts w:eastAsia="Times New Roman"/>
          <w:szCs w:val="20"/>
        </w:rPr>
        <w:t xml:space="preserve"> as shown in DCI format 0_1 described in Subclause </w:t>
      </w:r>
      <w:del w:id="686" w:author="Yuk, Youngsoo (Nokia - KR/Seoul)" w:date="2018-08-16T14:33:00Z">
        <w:r w:rsidRPr="00982E91" w:rsidDel="00D159F7">
          <w:rPr>
            <w:rFonts w:eastAsia="Times New Roman"/>
            <w:szCs w:val="20"/>
          </w:rPr>
          <w:delText>6</w:delText>
        </w:r>
      </w:del>
      <w:ins w:id="687" w:author="Yuk, Youngsoo (Nokia - KR/Seoul)" w:date="2018-08-16T14:33:00Z">
        <w:r w:rsidRPr="00982E91">
          <w:rPr>
            <w:rFonts w:eastAsia="Times New Roman"/>
            <w:szCs w:val="20"/>
          </w:rPr>
          <w:t>7.3.1</w:t>
        </w:r>
      </w:ins>
      <w:del w:id="688" w:author="Yuk, Youngsoo (Nokia - KR/Seoul)" w:date="2018-08-16T14:33:00Z">
        <w:r w:rsidRPr="00982E91" w:rsidDel="00D159F7">
          <w:rPr>
            <w:rFonts w:eastAsia="Times New Roman"/>
            <w:szCs w:val="20"/>
          </w:rPr>
          <w:delText>.2.3</w:delText>
        </w:r>
      </w:del>
      <w:r w:rsidRPr="00982E91">
        <w:rPr>
          <w:rFonts w:eastAsia="Times New Roman"/>
          <w:szCs w:val="20"/>
        </w:rPr>
        <w:t xml:space="preserve"> of [5, TS38.212].”</w:t>
      </w:r>
    </w:p>
    <w:p w14:paraId="2050C2E5" w14:textId="77777777" w:rsidR="00982E91" w:rsidRPr="00982E91" w:rsidRDefault="00982E91" w:rsidP="00982E91">
      <w:pPr>
        <w:ind w:left="720" w:hanging="720"/>
        <w:rPr>
          <w:szCs w:val="20"/>
          <w:lang w:eastAsia="x-none"/>
        </w:rPr>
      </w:pPr>
    </w:p>
    <w:p w14:paraId="32051CD6" w14:textId="77777777" w:rsidR="00982E91" w:rsidRPr="00D06D50" w:rsidRDefault="00982E91" w:rsidP="00982E91">
      <w:pPr>
        <w:ind w:left="720" w:hanging="720"/>
        <w:jc w:val="both"/>
        <w:rPr>
          <w:rFonts w:eastAsia="SimSun"/>
          <w:szCs w:val="20"/>
          <w:highlight w:val="green"/>
          <w:lang w:eastAsia="x-none"/>
        </w:rPr>
      </w:pPr>
      <w:r w:rsidRPr="00D06D50">
        <w:rPr>
          <w:rFonts w:eastAsia="SimSun"/>
          <w:szCs w:val="20"/>
          <w:highlight w:val="green"/>
          <w:lang w:eastAsia="x-none"/>
        </w:rPr>
        <w:t>Agreement</w:t>
      </w:r>
    </w:p>
    <w:p w14:paraId="09301E67" w14:textId="77777777" w:rsidR="00982E91" w:rsidRPr="00982E91" w:rsidRDefault="00982E91" w:rsidP="00982E91">
      <w:pPr>
        <w:ind w:left="720" w:hanging="720"/>
        <w:jc w:val="both"/>
        <w:rPr>
          <w:rFonts w:eastAsia="SimSun"/>
          <w:szCs w:val="20"/>
          <w:lang w:eastAsia="x-none"/>
        </w:rPr>
      </w:pPr>
      <w:r w:rsidRPr="00982E91">
        <w:rPr>
          <w:rFonts w:eastAsia="SimSun"/>
          <w:szCs w:val="20"/>
          <w:lang w:eastAsia="x-none"/>
        </w:rPr>
        <w:t>Text proposal for TS38.214</w:t>
      </w:r>
    </w:p>
    <w:p w14:paraId="3C8A9B69" w14:textId="77777777" w:rsidR="00D06D50" w:rsidRPr="00982E91" w:rsidRDefault="00D06D50" w:rsidP="00D06D50">
      <w:pPr>
        <w:adjustRightInd w:val="0"/>
        <w:snapToGrid w:val="0"/>
        <w:ind w:left="720" w:hanging="720"/>
        <w:jc w:val="center"/>
        <w:rPr>
          <w:rFonts w:ascii="Times New Roman" w:hAnsi="Times New Roman"/>
          <w:szCs w:val="20"/>
        </w:rPr>
      </w:pPr>
      <w:bookmarkStart w:id="689" w:name="_Toc517439524"/>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4232B5EA" w14:textId="77777777" w:rsidR="00982E91" w:rsidRPr="00982E91" w:rsidRDefault="00982E91" w:rsidP="00982E91">
      <w:pPr>
        <w:rPr>
          <w:rFonts w:eastAsia="SimSun"/>
          <w:szCs w:val="20"/>
        </w:rPr>
      </w:pPr>
      <w:r w:rsidRPr="00982E91">
        <w:rPr>
          <w:rFonts w:eastAsia="SimSun"/>
          <w:szCs w:val="20"/>
        </w:rPr>
        <w:t>6.2.3</w:t>
      </w:r>
      <w:r w:rsidRPr="00982E91">
        <w:rPr>
          <w:rFonts w:eastAsia="SimSun"/>
          <w:szCs w:val="20"/>
        </w:rPr>
        <w:tab/>
        <w:t>UE PT-RS transmission procedure</w:t>
      </w:r>
      <w:bookmarkEnd w:id="689"/>
    </w:p>
    <w:p w14:paraId="2E799BF7" w14:textId="77777777" w:rsidR="00982E91" w:rsidRPr="00982E91" w:rsidRDefault="00982E91" w:rsidP="00982E91">
      <w:pPr>
        <w:rPr>
          <w:szCs w:val="20"/>
        </w:rPr>
      </w:pPr>
      <w:r w:rsidRPr="00982E91">
        <w:rPr>
          <w:color w:val="000000"/>
          <w:szCs w:val="20"/>
        </w:rPr>
        <w:lastRenderedPageBreak/>
        <w:t xml:space="preserve">If a UE is not configured with the higher layer parameter </w:t>
      </w:r>
      <w:r w:rsidRPr="00982E91">
        <w:rPr>
          <w:i/>
          <w:color w:val="000000"/>
          <w:szCs w:val="20"/>
        </w:rPr>
        <w:t xml:space="preserve">phaseTrackingRS </w:t>
      </w:r>
      <w:r w:rsidRPr="00982E91">
        <w:rPr>
          <w:color w:val="000000"/>
          <w:szCs w:val="20"/>
        </w:rPr>
        <w:t>in</w:t>
      </w:r>
      <w:r w:rsidRPr="00982E91">
        <w:rPr>
          <w:i/>
          <w:color w:val="000000"/>
          <w:szCs w:val="20"/>
        </w:rPr>
        <w:t xml:space="preserve"> DMRS-UplinkConfig</w:t>
      </w:r>
      <w:r w:rsidRPr="00982E91">
        <w:rPr>
          <w:color w:val="000000"/>
          <w:szCs w:val="20"/>
        </w:rPr>
        <w:t>, the UE shall not transmit PT-RS. The</w:t>
      </w:r>
      <w:r w:rsidRPr="00982E91">
        <w:rPr>
          <w:i/>
          <w:color w:val="000000"/>
          <w:szCs w:val="20"/>
        </w:rPr>
        <w:t xml:space="preserve"> </w:t>
      </w:r>
      <w:r w:rsidRPr="00982E91">
        <w:rPr>
          <w:color w:val="000000"/>
          <w:szCs w:val="20"/>
          <w:lang w:val="en-US"/>
        </w:rPr>
        <w:t>PTRS may only be present if RNTI equals C-RNTI, CS-RNTI, SP-CSI-RNTI</w:t>
      </w:r>
      <w:ins w:id="690" w:author="Zhang, Yushu" w:date="2018-07-24T13:09:00Z">
        <w:r w:rsidRPr="00982E91">
          <w:rPr>
            <w:color w:val="000000"/>
            <w:szCs w:val="20"/>
            <w:lang w:val="en-US"/>
          </w:rPr>
          <w:t xml:space="preserve"> </w:t>
        </w:r>
      </w:ins>
      <w:r w:rsidRPr="00982E91">
        <w:rPr>
          <w:color w:val="FF0000"/>
          <w:szCs w:val="20"/>
          <w:u w:val="single"/>
          <w:lang w:val="en-US"/>
        </w:rPr>
        <w:t>or new-RNTI</w:t>
      </w:r>
      <w:r w:rsidRPr="00982E91">
        <w:rPr>
          <w:color w:val="000000"/>
          <w:szCs w:val="20"/>
          <w:lang w:val="en-US"/>
        </w:rPr>
        <w:t>.</w:t>
      </w:r>
    </w:p>
    <w:p w14:paraId="01312199" w14:textId="77777777" w:rsidR="00D06D50" w:rsidRPr="00982E91" w:rsidRDefault="00D06D50" w:rsidP="00D06D50">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483B8FA1" w14:textId="77777777" w:rsidR="00982E91" w:rsidRPr="00982E91" w:rsidRDefault="00982E91" w:rsidP="00982E91">
      <w:pPr>
        <w:ind w:left="720" w:hanging="720"/>
        <w:rPr>
          <w:szCs w:val="20"/>
        </w:rPr>
      </w:pPr>
    </w:p>
    <w:p w14:paraId="300200BC" w14:textId="77777777" w:rsidR="00982E91" w:rsidRPr="00D06D50" w:rsidRDefault="00982E91" w:rsidP="00982E91">
      <w:pPr>
        <w:ind w:left="720" w:hanging="720"/>
        <w:rPr>
          <w:szCs w:val="20"/>
          <w:highlight w:val="green"/>
        </w:rPr>
      </w:pPr>
      <w:r w:rsidRPr="00D06D50">
        <w:rPr>
          <w:szCs w:val="20"/>
          <w:highlight w:val="green"/>
        </w:rPr>
        <w:t>Agreement</w:t>
      </w:r>
    </w:p>
    <w:p w14:paraId="57E2FFB1" w14:textId="77777777" w:rsidR="00982E91" w:rsidRPr="00982E91" w:rsidRDefault="00982E91" w:rsidP="00982E91">
      <w:pPr>
        <w:ind w:left="720" w:hanging="720"/>
        <w:rPr>
          <w:szCs w:val="20"/>
        </w:rPr>
      </w:pPr>
      <w:r w:rsidRPr="00982E91">
        <w:rPr>
          <w:szCs w:val="20"/>
        </w:rPr>
        <w:t>The TP for section 5.1.6.3 and 6.2.3 in 38.214 as follows:</w:t>
      </w:r>
    </w:p>
    <w:p w14:paraId="18791EAA" w14:textId="77777777" w:rsidR="00D06D50" w:rsidRPr="00982E91" w:rsidRDefault="00D06D50" w:rsidP="00D06D50">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2A11A2C2" w14:textId="77777777" w:rsidR="00982E91" w:rsidRPr="00982E91" w:rsidRDefault="00982E91" w:rsidP="00982E91">
      <w:pPr>
        <w:rPr>
          <w:rFonts w:eastAsia="SimSun"/>
          <w:szCs w:val="20"/>
        </w:rPr>
      </w:pPr>
      <w:r w:rsidRPr="00982E91">
        <w:rPr>
          <w:rFonts w:eastAsia="SimSun"/>
          <w:szCs w:val="20"/>
        </w:rPr>
        <w:t>5.1.6.3</w:t>
      </w:r>
      <w:r w:rsidRPr="00982E91">
        <w:rPr>
          <w:rFonts w:eastAsia="SimSun"/>
          <w:szCs w:val="20"/>
        </w:rPr>
        <w:tab/>
        <w:t>PT-RS reception procedure</w:t>
      </w:r>
    </w:p>
    <w:p w14:paraId="019DC0DA" w14:textId="77777777" w:rsidR="00982E91" w:rsidRPr="00982E91" w:rsidRDefault="00982E91" w:rsidP="00982E91">
      <w:pPr>
        <w:ind w:left="720" w:hanging="720"/>
        <w:jc w:val="center"/>
        <w:rPr>
          <w:b/>
          <w:bCs/>
          <w:color w:val="FF0000"/>
          <w:szCs w:val="20"/>
          <w:lang w:val="en-US"/>
        </w:rPr>
      </w:pPr>
      <w:r w:rsidRPr="00982E91">
        <w:rPr>
          <w:b/>
          <w:bCs/>
          <w:color w:val="FF0000"/>
          <w:szCs w:val="20"/>
          <w:lang w:val="en-US"/>
        </w:rPr>
        <w:t>&lt; Unchanged parts are omitted &gt;</w:t>
      </w:r>
    </w:p>
    <w:p w14:paraId="1BFC0C8A" w14:textId="77777777" w:rsidR="00982E91" w:rsidRPr="00982E91" w:rsidRDefault="00982E91" w:rsidP="00982E91">
      <w:pPr>
        <w:ind w:left="720" w:hanging="720"/>
        <w:rPr>
          <w:color w:val="000000"/>
          <w:szCs w:val="20"/>
        </w:rPr>
      </w:pPr>
      <w:r w:rsidRPr="00982E91">
        <w:rPr>
          <w:color w:val="000000"/>
          <w:szCs w:val="20"/>
        </w:rPr>
        <w:t xml:space="preserve">If a UE is configured with the higher layer parameter </w:t>
      </w:r>
      <w:r w:rsidRPr="00982E91">
        <w:rPr>
          <w:i/>
          <w:szCs w:val="20"/>
        </w:rPr>
        <w:t>phaseTrackingRS</w:t>
      </w:r>
      <w:r w:rsidRPr="00982E91">
        <w:rPr>
          <w:i/>
          <w:color w:val="000000"/>
          <w:szCs w:val="20"/>
        </w:rPr>
        <w:t xml:space="preserve"> </w:t>
      </w:r>
      <w:r w:rsidRPr="00982E91">
        <w:rPr>
          <w:color w:val="000000"/>
          <w:szCs w:val="20"/>
        </w:rPr>
        <w:t>in</w:t>
      </w:r>
      <w:r w:rsidRPr="00982E91">
        <w:rPr>
          <w:szCs w:val="20"/>
        </w:rPr>
        <w:t xml:space="preserve"> </w:t>
      </w:r>
      <w:r w:rsidRPr="00982E91">
        <w:rPr>
          <w:i/>
          <w:color w:val="000000"/>
          <w:szCs w:val="20"/>
        </w:rPr>
        <w:t>DMRS-DownlinkConfig</w:t>
      </w:r>
      <w:r w:rsidRPr="00982E91">
        <w:rPr>
          <w:color w:val="000000"/>
          <w:szCs w:val="20"/>
        </w:rPr>
        <w:t>,</w:t>
      </w:r>
    </w:p>
    <w:p w14:paraId="2F79DD75"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lang w:eastAsia="ja-JP"/>
        </w:rPr>
        <w:t>-</w:t>
      </w:r>
      <w:r w:rsidRPr="00982E91">
        <w:rPr>
          <w:rFonts w:ascii="Times New Roman" w:eastAsia="MS Mincho" w:hAnsi="Times New Roman"/>
          <w:szCs w:val="20"/>
          <w:lang w:eastAsia="ja-JP"/>
        </w:rPr>
        <w:tab/>
        <w:t xml:space="preserve">the higher layer parameters </w:t>
      </w:r>
      <w:r w:rsidRPr="00982E91">
        <w:rPr>
          <w:rFonts w:ascii="Times New Roman" w:eastAsia="MS Mincho" w:hAnsi="Times New Roman"/>
          <w:i/>
          <w:iCs/>
          <w:szCs w:val="20"/>
        </w:rPr>
        <w:t>timeDensity</w:t>
      </w:r>
      <w:r w:rsidRPr="00982E91">
        <w:rPr>
          <w:rFonts w:ascii="Times New Roman" w:eastAsia="MS Mincho" w:hAnsi="Times New Roman"/>
          <w:szCs w:val="20"/>
        </w:rPr>
        <w:t xml:space="preserve"> and </w:t>
      </w:r>
      <w:r w:rsidRPr="00982E91">
        <w:rPr>
          <w:rFonts w:ascii="Times New Roman" w:eastAsia="MS Mincho" w:hAnsi="Times New Roman"/>
          <w:i/>
          <w:iCs/>
          <w:szCs w:val="20"/>
        </w:rPr>
        <w:t>frequencyDensity</w:t>
      </w:r>
      <w:r w:rsidRPr="00982E91">
        <w:rPr>
          <w:rFonts w:ascii="Times New Roman" w:eastAsia="MS Mincho" w:hAnsi="Times New Roman"/>
          <w:szCs w:val="20"/>
        </w:rPr>
        <w:t xml:space="preserve"> in </w:t>
      </w:r>
      <w:r w:rsidRPr="00982E91">
        <w:rPr>
          <w:rFonts w:ascii="Times New Roman" w:eastAsia="MS Mincho" w:hAnsi="Times New Roman"/>
          <w:i/>
          <w:iCs/>
          <w:szCs w:val="20"/>
        </w:rPr>
        <w:t xml:space="preserve">PTRS-DownlinkConfig </w:t>
      </w:r>
      <w:r w:rsidRPr="00982E91">
        <w:rPr>
          <w:rFonts w:ascii="Times New Roman" w:eastAsia="MS Mincho" w:hAnsi="Times New Roman"/>
          <w:szCs w:val="20"/>
        </w:rPr>
        <w:t xml:space="preserve">indicate the threshold values </w:t>
      </w:r>
      <w:r w:rsidRPr="00982E91">
        <w:rPr>
          <w:rFonts w:ascii="Times New Roman" w:eastAsia="MS Mincho" w:hAnsi="Times New Roman"/>
          <w:i/>
          <w:iCs/>
          <w:szCs w:val="20"/>
        </w:rPr>
        <w:t>ptrs-MCS</w:t>
      </w:r>
      <w:r w:rsidRPr="00982E91">
        <w:rPr>
          <w:rFonts w:ascii="Times New Roman" w:eastAsia="MS Mincho" w:hAnsi="Times New Roman"/>
          <w:i/>
          <w:iCs/>
          <w:szCs w:val="20"/>
          <w:vertAlign w:val="subscript"/>
        </w:rPr>
        <w:t>i</w:t>
      </w:r>
      <w:r w:rsidRPr="00982E91">
        <w:rPr>
          <w:rFonts w:ascii="Times New Roman" w:eastAsia="MS Mincho" w:hAnsi="Times New Roman"/>
          <w:szCs w:val="20"/>
        </w:rPr>
        <w:t xml:space="preserve">, </w:t>
      </w:r>
      <w:r w:rsidRPr="00982E91">
        <w:rPr>
          <w:rFonts w:ascii="Times New Roman" w:eastAsia="MS Mincho" w:hAnsi="Times New Roman"/>
          <w:i/>
          <w:iCs/>
          <w:szCs w:val="20"/>
        </w:rPr>
        <w:t>i</w:t>
      </w:r>
      <w:r w:rsidRPr="00982E91">
        <w:rPr>
          <w:rFonts w:ascii="Times New Roman" w:eastAsia="MS Mincho" w:hAnsi="Times New Roman"/>
          <w:szCs w:val="20"/>
        </w:rPr>
        <w:t xml:space="preserve">=1,2,3 and </w:t>
      </w:r>
      <w:r w:rsidRPr="00982E91">
        <w:rPr>
          <w:rFonts w:ascii="Times New Roman" w:eastAsia="MS Mincho" w:hAnsi="Times New Roman"/>
          <w:i/>
          <w:iCs/>
          <w:szCs w:val="20"/>
        </w:rPr>
        <w:t>N</w:t>
      </w:r>
      <w:r w:rsidRPr="00982E91">
        <w:rPr>
          <w:rFonts w:ascii="Times New Roman" w:eastAsia="MS Mincho" w:hAnsi="Times New Roman"/>
          <w:i/>
          <w:iCs/>
          <w:szCs w:val="20"/>
          <w:vertAlign w:val="subscript"/>
        </w:rPr>
        <w:t>RB,i</w:t>
      </w:r>
      <w:r w:rsidRPr="00982E91">
        <w:rPr>
          <w:rFonts w:ascii="Times New Roman" w:eastAsia="MS Mincho" w:hAnsi="Times New Roman"/>
          <w:szCs w:val="20"/>
        </w:rPr>
        <w:t xml:space="preserve"> , </w:t>
      </w:r>
      <w:r w:rsidRPr="00982E91">
        <w:rPr>
          <w:rFonts w:ascii="Times New Roman" w:eastAsia="MS Mincho" w:hAnsi="Times New Roman"/>
          <w:i/>
          <w:iCs/>
          <w:szCs w:val="20"/>
        </w:rPr>
        <w:t>i</w:t>
      </w:r>
      <w:r w:rsidRPr="00982E91">
        <w:rPr>
          <w:rFonts w:ascii="Times New Roman" w:eastAsia="MS Mincho" w:hAnsi="Times New Roman"/>
          <w:szCs w:val="20"/>
        </w:rPr>
        <w:t xml:space="preserve">=0,1, as shown in Table 5.1.6.3-1 and Table 5.1.6.3-2, respectively. </w:t>
      </w:r>
    </w:p>
    <w:p w14:paraId="71318FE1"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 xml:space="preserve">if either or both of the additional higher layer parameters </w:t>
      </w:r>
      <w:r w:rsidRPr="00982E91">
        <w:rPr>
          <w:rFonts w:ascii="Times New Roman" w:eastAsia="MS Mincho" w:hAnsi="Times New Roman"/>
          <w:i/>
          <w:szCs w:val="20"/>
        </w:rPr>
        <w:t xml:space="preserve">timeDensity </w:t>
      </w:r>
      <w:r w:rsidRPr="00982E91">
        <w:rPr>
          <w:rFonts w:ascii="Times New Roman" w:eastAsia="MS Mincho" w:hAnsi="Times New Roman"/>
          <w:szCs w:val="20"/>
        </w:rPr>
        <w:t xml:space="preserve">and </w:t>
      </w:r>
      <w:r w:rsidRPr="00982E91">
        <w:rPr>
          <w:rFonts w:ascii="Times New Roman" w:eastAsia="MS Mincho" w:hAnsi="Times New Roman"/>
          <w:i/>
          <w:szCs w:val="20"/>
        </w:rPr>
        <w:t xml:space="preserve">frequencyDensity </w:t>
      </w:r>
      <w:r w:rsidRPr="00982E91">
        <w:rPr>
          <w:rFonts w:ascii="Times New Roman" w:eastAsia="MS Mincho" w:hAnsi="Times New Roman"/>
          <w:szCs w:val="20"/>
        </w:rPr>
        <w:t xml:space="preserve">are configured, and the RNTI equals </w:t>
      </w:r>
      <w:r w:rsidRPr="00982E91">
        <w:rPr>
          <w:rFonts w:ascii="Times New Roman" w:eastAsia="MS Mincho" w:hAnsi="Times New Roman"/>
          <w:color w:val="FF0000"/>
          <w:szCs w:val="20"/>
          <w:u w:val="single"/>
        </w:rPr>
        <w:t>new-RNTI</w:t>
      </w:r>
      <w:r w:rsidRPr="00982E91">
        <w:rPr>
          <w:rFonts w:ascii="Times New Roman" w:eastAsia="MS Mincho" w:hAnsi="Times New Roman"/>
          <w:color w:val="FF0000"/>
          <w:szCs w:val="20"/>
        </w:rPr>
        <w:t xml:space="preserve">, </w:t>
      </w:r>
      <w:r w:rsidRPr="00982E91">
        <w:rPr>
          <w:rFonts w:ascii="Times New Roman" w:eastAsia="MS Mincho" w:hAnsi="Times New Roman"/>
          <w:szCs w:val="20"/>
        </w:rPr>
        <w:t>C-RNTI or CS-RNTI, the UE shall assume the PT-RS antenna ports' presence and pattern are a function of the corresponding scheduled MCS of the corresponding codeword and scheduled bandwidth in corresponding bandwidth part as shown in Table 5.1.6.3-1</w:t>
      </w:r>
      <w:r w:rsidRPr="00982E91">
        <w:rPr>
          <w:rFonts w:ascii="Times New Roman" w:eastAsia="MS Mincho" w:hAnsi="Times New Roman"/>
          <w:color w:val="FF0000"/>
          <w:szCs w:val="20"/>
        </w:rPr>
        <w:t xml:space="preserve">, </w:t>
      </w:r>
      <w:r w:rsidRPr="00982E91">
        <w:rPr>
          <w:rFonts w:ascii="Times New Roman" w:eastAsia="MS Mincho" w:hAnsi="Times New Roman"/>
          <w:strike/>
          <w:color w:val="FF0000"/>
          <w:szCs w:val="20"/>
        </w:rPr>
        <w:t>and</w:t>
      </w:r>
      <w:r w:rsidRPr="00982E91">
        <w:rPr>
          <w:rFonts w:ascii="Times New Roman" w:eastAsia="MS Mincho" w:hAnsi="Times New Roman"/>
          <w:color w:val="FF0000"/>
          <w:szCs w:val="20"/>
        </w:rPr>
        <w:t xml:space="preserve"> </w:t>
      </w:r>
      <w:r w:rsidRPr="00982E91">
        <w:rPr>
          <w:rFonts w:ascii="Times New Roman" w:eastAsia="MS Mincho" w:hAnsi="Times New Roman"/>
          <w:szCs w:val="20"/>
        </w:rPr>
        <w:t>Table 5.1.6.3-2</w:t>
      </w:r>
      <w:r w:rsidRPr="00982E91">
        <w:rPr>
          <w:rFonts w:ascii="Times New Roman" w:eastAsia="MS Mincho" w:hAnsi="Times New Roman"/>
          <w:strike/>
          <w:color w:val="FF0000"/>
          <w:szCs w:val="20"/>
        </w:rPr>
        <w:t>,</w:t>
      </w:r>
      <w:r w:rsidRPr="00982E91">
        <w:rPr>
          <w:rFonts w:ascii="Times New Roman" w:eastAsia="MS Mincho" w:hAnsi="Times New Roman"/>
          <w:color w:val="FF0000"/>
          <w:szCs w:val="20"/>
        </w:rPr>
        <w:t xml:space="preserve"> </w:t>
      </w:r>
      <w:r w:rsidRPr="00982E91">
        <w:rPr>
          <w:rFonts w:ascii="Times New Roman" w:eastAsia="MS Mincho" w:hAnsi="Times New Roman"/>
          <w:color w:val="FF0000"/>
          <w:szCs w:val="20"/>
          <w:u w:val="single"/>
        </w:rPr>
        <w:t>and Table 5.1.6.3-3</w:t>
      </w:r>
      <w:r w:rsidRPr="00982E91">
        <w:rPr>
          <w:rFonts w:ascii="Times New Roman" w:eastAsia="MS Mincho" w:hAnsi="Times New Roman"/>
          <w:color w:val="FF0000"/>
          <w:szCs w:val="20"/>
        </w:rPr>
        <w:t>,</w:t>
      </w:r>
    </w:p>
    <w:p w14:paraId="1569A00B" w14:textId="77777777" w:rsidR="00982E91" w:rsidRPr="00982E91" w:rsidRDefault="00982E91" w:rsidP="00982E91">
      <w:pPr>
        <w:ind w:left="851" w:hanging="284"/>
        <w:rPr>
          <w:rFonts w:ascii="Times New Roman" w:eastAsia="MS Mincho" w:hAnsi="Times New Roman"/>
          <w:color w:val="000000"/>
          <w:szCs w:val="20"/>
          <w:lang w:val="en-US"/>
        </w:rPr>
      </w:pPr>
      <w:r w:rsidRPr="00982E91">
        <w:rPr>
          <w:rFonts w:ascii="Times New Roman" w:eastAsia="MS Mincho" w:hAnsi="Times New Roman"/>
          <w:szCs w:val="20"/>
        </w:rPr>
        <w:t>&lt;…&gt;</w:t>
      </w:r>
    </w:p>
    <w:p w14:paraId="102D7415" w14:textId="77777777" w:rsidR="00982E91" w:rsidRPr="00982E91" w:rsidRDefault="00982E91" w:rsidP="00982E91">
      <w:pPr>
        <w:ind w:left="568" w:hanging="284"/>
        <w:rPr>
          <w:rFonts w:ascii="Times New Roman" w:eastAsia="MS Mincho" w:hAnsi="Times New Roman"/>
          <w:szCs w:val="20"/>
          <w:lang w:val="x-none"/>
        </w:rPr>
      </w:pPr>
      <w:r w:rsidRPr="00982E91">
        <w:rPr>
          <w:rFonts w:ascii="Times New Roman" w:eastAsia="MS Mincho" w:hAnsi="Times New Roman"/>
          <w:szCs w:val="20"/>
        </w:rPr>
        <w:t>-</w:t>
      </w:r>
      <w:r w:rsidRPr="00982E91">
        <w:rPr>
          <w:rFonts w:ascii="Times New Roman" w:eastAsia="MS Mincho" w:hAnsi="Times New Roman"/>
          <w:szCs w:val="20"/>
        </w:rPr>
        <w:tab/>
        <w:t>otherwise,</w:t>
      </w:r>
      <w:r w:rsidRPr="00982E91">
        <w:rPr>
          <w:rFonts w:ascii="Times New Roman" w:eastAsia="MS Mincho" w:hAnsi="Times New Roman"/>
          <w:color w:val="000000"/>
          <w:szCs w:val="20"/>
        </w:rPr>
        <w:t xml:space="preserve"> if neither of the additional higher layer parameters </w:t>
      </w:r>
      <w:r w:rsidRPr="00982E91">
        <w:rPr>
          <w:rFonts w:ascii="Times New Roman" w:eastAsia="MS Mincho" w:hAnsi="Times New Roman"/>
          <w:i/>
          <w:color w:val="000000"/>
          <w:szCs w:val="20"/>
        </w:rPr>
        <w:t>timeDensity</w:t>
      </w:r>
      <w:r w:rsidRPr="00982E91">
        <w:rPr>
          <w:rFonts w:ascii="Times New Roman" w:eastAsia="MS Mincho" w:hAnsi="Times New Roman"/>
          <w:color w:val="000000"/>
          <w:szCs w:val="20"/>
        </w:rPr>
        <w:t xml:space="preserve"> and </w:t>
      </w:r>
      <w:r w:rsidRPr="00982E91">
        <w:rPr>
          <w:rFonts w:ascii="Times New Roman" w:eastAsia="MS Mincho" w:hAnsi="Times New Roman"/>
          <w:i/>
          <w:color w:val="000000"/>
          <w:szCs w:val="20"/>
        </w:rPr>
        <w:t>frequencyDensity</w:t>
      </w:r>
      <w:r w:rsidRPr="00982E91">
        <w:rPr>
          <w:rFonts w:ascii="Times New Roman" w:eastAsia="MS Mincho" w:hAnsi="Times New Roman"/>
          <w:color w:val="000000"/>
          <w:szCs w:val="20"/>
        </w:rPr>
        <w:t xml:space="preserve"> are configured and the RNTI equals </w:t>
      </w:r>
      <w:r w:rsidRPr="00982E91">
        <w:rPr>
          <w:rFonts w:ascii="Times New Roman" w:eastAsia="MS Mincho" w:hAnsi="Times New Roman"/>
          <w:color w:val="FF0000"/>
          <w:szCs w:val="20"/>
        </w:rPr>
        <w:t xml:space="preserve">new-RNTI, </w:t>
      </w:r>
      <w:r w:rsidRPr="00982E91">
        <w:rPr>
          <w:rFonts w:ascii="Times New Roman" w:eastAsia="MS Mincho" w:hAnsi="Times New Roman"/>
          <w:color w:val="000000"/>
          <w:szCs w:val="20"/>
        </w:rPr>
        <w:t>C-RNTI or CS-RNTI,</w:t>
      </w:r>
      <w:r w:rsidRPr="00982E91">
        <w:rPr>
          <w:rFonts w:ascii="Times New Roman" w:eastAsia="MS Mincho" w:hAnsi="Times New Roman"/>
          <w:szCs w:val="20"/>
          <w:lang w:val="en-US"/>
        </w:rPr>
        <w:t xml:space="preserve"> the UE shall assume the PT-RS is present with </w:t>
      </w:r>
      <w:r w:rsidRPr="00982E91">
        <w:rPr>
          <w:rFonts w:ascii="Times New Roman" w:eastAsia="MS Mincho" w:hAnsi="Times New Roman"/>
          <w:i/>
          <w:iCs/>
          <w:szCs w:val="20"/>
        </w:rPr>
        <w:t>L</w:t>
      </w:r>
      <w:r w:rsidRPr="00982E91">
        <w:rPr>
          <w:rFonts w:ascii="Times New Roman" w:eastAsia="MS Mincho" w:hAnsi="Times New Roman"/>
          <w:i/>
          <w:iCs/>
          <w:szCs w:val="20"/>
          <w:vertAlign w:val="subscript"/>
        </w:rPr>
        <w:t xml:space="preserve">PT-RS </w:t>
      </w:r>
      <w:r w:rsidRPr="00982E91">
        <w:rPr>
          <w:rFonts w:ascii="Times New Roman" w:eastAsia="MS Mincho" w:hAnsi="Times New Roman"/>
          <w:szCs w:val="20"/>
          <w:lang w:val="en-US"/>
        </w:rPr>
        <w:t xml:space="preserve">= 1, </w:t>
      </w:r>
      <w:r w:rsidRPr="00982E91">
        <w:rPr>
          <w:rFonts w:ascii="Times New Roman" w:eastAsia="MS Mincho" w:hAnsi="Times New Roman"/>
          <w:i/>
          <w:iCs/>
          <w:color w:val="000000"/>
          <w:szCs w:val="20"/>
          <w:lang w:eastAsia="ko-KR"/>
        </w:rPr>
        <w:t>K</w:t>
      </w:r>
      <w:r w:rsidRPr="00982E91">
        <w:rPr>
          <w:rFonts w:ascii="Times New Roman" w:eastAsia="MS Mincho" w:hAnsi="Times New Roman"/>
          <w:i/>
          <w:iCs/>
          <w:color w:val="000000"/>
          <w:szCs w:val="20"/>
          <w:vertAlign w:val="subscript"/>
          <w:lang w:eastAsia="ko-KR"/>
        </w:rPr>
        <w:t>PT-RS</w:t>
      </w:r>
      <w:r w:rsidRPr="00982E91">
        <w:rPr>
          <w:rFonts w:ascii="Times New Roman" w:eastAsia="MS Mincho" w:hAnsi="Times New Roman"/>
          <w:color w:val="000000"/>
          <w:szCs w:val="20"/>
          <w:lang w:val="en-US"/>
        </w:rPr>
        <w:t xml:space="preserve"> = 2, and</w:t>
      </w:r>
      <w:r w:rsidRPr="00982E91">
        <w:rPr>
          <w:rFonts w:ascii="Times New Roman" w:eastAsia="MS Mincho" w:hAnsi="Times New Roman"/>
          <w:szCs w:val="20"/>
        </w:rPr>
        <w:t xml:space="preserve"> </w:t>
      </w:r>
    </w:p>
    <w:p w14:paraId="3ACAF1F1" w14:textId="77777777" w:rsidR="00982E91" w:rsidRPr="00982E91" w:rsidRDefault="00982E91" w:rsidP="00982E91">
      <w:pPr>
        <w:ind w:left="720" w:hanging="720"/>
        <w:jc w:val="center"/>
        <w:rPr>
          <w:b/>
          <w:bCs/>
          <w:color w:val="FF0000"/>
          <w:szCs w:val="20"/>
          <w:lang w:val="en-US"/>
        </w:rPr>
      </w:pPr>
      <w:r w:rsidRPr="00982E91">
        <w:rPr>
          <w:b/>
          <w:bCs/>
          <w:color w:val="FF0000"/>
          <w:szCs w:val="20"/>
          <w:lang w:val="en-US"/>
        </w:rPr>
        <w:t>&lt; Unchanged parts are omitted &gt;</w:t>
      </w:r>
    </w:p>
    <w:p w14:paraId="16B079C1" w14:textId="77777777" w:rsidR="00982E91" w:rsidRPr="00982E91" w:rsidRDefault="00982E91" w:rsidP="00982E91">
      <w:pPr>
        <w:rPr>
          <w:color w:val="000000"/>
          <w:szCs w:val="20"/>
          <w:lang w:eastAsia="ko-KR"/>
        </w:rPr>
      </w:pPr>
      <w:r w:rsidRPr="00982E91">
        <w:rPr>
          <w:color w:val="000000"/>
          <w:szCs w:val="20"/>
        </w:rPr>
        <w:t xml:space="preserve">The higher layer </w:t>
      </w:r>
      <w:r w:rsidRPr="00982E91">
        <w:rPr>
          <w:szCs w:val="20"/>
        </w:rPr>
        <w:t xml:space="preserve">parameter </w:t>
      </w:r>
      <w:r w:rsidRPr="00982E91">
        <w:rPr>
          <w:i/>
          <w:iCs/>
          <w:szCs w:val="20"/>
          <w:lang w:val="en-US"/>
        </w:rPr>
        <w:t>PTRS-DownlinkConfig</w:t>
      </w:r>
      <w:r w:rsidRPr="00982E91">
        <w:rPr>
          <w:szCs w:val="20"/>
          <w:lang w:val="en-US"/>
        </w:rPr>
        <w:t xml:space="preserve"> provides the parameters </w:t>
      </w:r>
      <w:r w:rsidRPr="00982E91">
        <w:rPr>
          <w:i/>
          <w:iCs/>
          <w:szCs w:val="20"/>
          <w:lang w:val="en-US"/>
        </w:rPr>
        <w:t>ptrs-MCS</w:t>
      </w:r>
      <w:r w:rsidRPr="00982E91">
        <w:rPr>
          <w:i/>
          <w:iCs/>
          <w:szCs w:val="20"/>
          <w:vertAlign w:val="subscript"/>
          <w:lang w:val="en-US"/>
        </w:rPr>
        <w:t>i</w:t>
      </w:r>
      <w:r w:rsidRPr="00982E91">
        <w:rPr>
          <w:szCs w:val="20"/>
          <w:lang w:val="en-US"/>
        </w:rPr>
        <w:t xml:space="preserve">, </w:t>
      </w:r>
      <w:r w:rsidRPr="00982E91">
        <w:rPr>
          <w:i/>
          <w:iCs/>
          <w:szCs w:val="20"/>
          <w:lang w:val="en-US"/>
        </w:rPr>
        <w:t>i</w:t>
      </w:r>
      <w:r w:rsidRPr="00982E91">
        <w:rPr>
          <w:iCs/>
          <w:szCs w:val="20"/>
          <w:lang w:val="en-US"/>
        </w:rPr>
        <w:t>=1,2,3</w:t>
      </w:r>
      <w:r w:rsidRPr="00982E91">
        <w:rPr>
          <w:szCs w:val="20"/>
          <w:lang w:val="en-US"/>
        </w:rPr>
        <w:t xml:space="preserve"> and </w:t>
      </w:r>
      <w:r w:rsidRPr="00982E91">
        <w:rPr>
          <w:szCs w:val="20"/>
        </w:rPr>
        <w:t xml:space="preserve">with values in range 0-29 when </w:t>
      </w:r>
      <w:r w:rsidRPr="00982E91">
        <w:rPr>
          <w:szCs w:val="20"/>
          <w:lang w:eastAsia="ko-KR"/>
        </w:rPr>
        <w:t xml:space="preserve">MCS Table 5.1.3.1-1 </w:t>
      </w:r>
      <w:r w:rsidRPr="00982E91">
        <w:rPr>
          <w:color w:val="FF0000"/>
          <w:szCs w:val="20"/>
          <w:u w:val="single"/>
          <w:lang w:eastAsia="ko-KR"/>
        </w:rPr>
        <w:t xml:space="preserve">or MCS </w:t>
      </w:r>
      <w:r w:rsidRPr="00982E91">
        <w:rPr>
          <w:color w:val="FF0000"/>
          <w:szCs w:val="20"/>
          <w:u w:val="single"/>
        </w:rPr>
        <w:t>Table 5.1.3.1-3</w:t>
      </w:r>
      <w:r w:rsidRPr="00982E91">
        <w:rPr>
          <w:color w:val="FF0000"/>
          <w:szCs w:val="20"/>
        </w:rPr>
        <w:t xml:space="preserve"> </w:t>
      </w:r>
      <w:r w:rsidRPr="00982E91">
        <w:rPr>
          <w:szCs w:val="20"/>
          <w:lang w:eastAsia="ko-KR"/>
        </w:rPr>
        <w:t xml:space="preserve">is </w:t>
      </w:r>
      <w:r w:rsidRPr="00982E91">
        <w:rPr>
          <w:color w:val="FF0000"/>
          <w:szCs w:val="20"/>
          <w:u w:val="single"/>
        </w:rPr>
        <w:t xml:space="preserve">used </w:t>
      </w:r>
      <w:r w:rsidRPr="00982E91">
        <w:rPr>
          <w:strike/>
          <w:color w:val="FF0000"/>
          <w:szCs w:val="20"/>
        </w:rPr>
        <w:t>configured</w:t>
      </w:r>
      <w:r w:rsidRPr="00982E91">
        <w:rPr>
          <w:szCs w:val="20"/>
          <w:lang w:eastAsia="ko-KR"/>
        </w:rPr>
        <w:t xml:space="preserve"> and 0-28 when MCS Table 5.1.3.1-2 is </w:t>
      </w:r>
      <w:r w:rsidRPr="00982E91">
        <w:rPr>
          <w:color w:val="FF0000"/>
          <w:szCs w:val="20"/>
          <w:u w:val="single"/>
        </w:rPr>
        <w:t xml:space="preserve">used </w:t>
      </w:r>
      <w:r w:rsidRPr="00982E91">
        <w:rPr>
          <w:strike/>
          <w:color w:val="FF0000"/>
          <w:szCs w:val="20"/>
        </w:rPr>
        <w:t>configured</w:t>
      </w:r>
      <w:r w:rsidRPr="00982E91">
        <w:rPr>
          <w:szCs w:val="20"/>
          <w:lang w:eastAsia="ko-KR"/>
        </w:rPr>
        <w:t xml:space="preserve">, respectively. </w:t>
      </w:r>
      <w:r w:rsidRPr="00982E91">
        <w:rPr>
          <w:i/>
          <w:szCs w:val="20"/>
          <w:lang w:eastAsia="ko-KR"/>
        </w:rPr>
        <w:t xml:space="preserve">ptrs-MCS4 </w:t>
      </w:r>
      <w:r w:rsidRPr="00982E91">
        <w:rPr>
          <w:szCs w:val="20"/>
          <w:lang w:eastAsia="ko-KR"/>
        </w:rPr>
        <w:t>is not explicitly configured by higher layers but assumed 29</w:t>
      </w:r>
      <w:r w:rsidRPr="00982E91">
        <w:rPr>
          <w:szCs w:val="20"/>
        </w:rPr>
        <w:t xml:space="preserve"> when </w:t>
      </w:r>
      <w:r w:rsidRPr="00982E91">
        <w:rPr>
          <w:szCs w:val="20"/>
          <w:lang w:eastAsia="ko-KR"/>
        </w:rPr>
        <w:t xml:space="preserve">MCS Table 5.1.3.1-1 </w:t>
      </w:r>
      <w:r w:rsidRPr="00982E91">
        <w:rPr>
          <w:color w:val="FF0000"/>
          <w:szCs w:val="20"/>
          <w:u w:val="single"/>
          <w:lang w:eastAsia="ko-KR"/>
        </w:rPr>
        <w:t xml:space="preserve">or MCS </w:t>
      </w:r>
      <w:r w:rsidRPr="00982E91">
        <w:rPr>
          <w:color w:val="FF0000"/>
          <w:szCs w:val="20"/>
          <w:u w:val="single"/>
        </w:rPr>
        <w:t>Table 5.1.3.1-3</w:t>
      </w:r>
      <w:r w:rsidRPr="00982E91">
        <w:rPr>
          <w:color w:val="FF0000"/>
          <w:szCs w:val="20"/>
        </w:rPr>
        <w:t xml:space="preserve"> </w:t>
      </w:r>
      <w:r w:rsidRPr="00982E91">
        <w:rPr>
          <w:szCs w:val="20"/>
          <w:lang w:eastAsia="ko-KR"/>
        </w:rPr>
        <w:t xml:space="preserve">is </w:t>
      </w:r>
      <w:r w:rsidRPr="00982E91">
        <w:rPr>
          <w:color w:val="FF0000"/>
          <w:szCs w:val="20"/>
          <w:u w:val="single"/>
        </w:rPr>
        <w:t xml:space="preserve">used </w:t>
      </w:r>
      <w:r w:rsidRPr="00982E91">
        <w:rPr>
          <w:strike/>
          <w:color w:val="FF0000"/>
          <w:szCs w:val="20"/>
        </w:rPr>
        <w:t>configured</w:t>
      </w:r>
      <w:r w:rsidRPr="00982E91">
        <w:rPr>
          <w:szCs w:val="20"/>
          <w:lang w:eastAsia="ko-KR"/>
        </w:rPr>
        <w:t xml:space="preserve"> and 28 when MCS Table 5.1.3.1-2 is </w:t>
      </w:r>
      <w:r w:rsidRPr="00982E91">
        <w:rPr>
          <w:color w:val="FF0000"/>
          <w:szCs w:val="20"/>
          <w:u w:val="single"/>
        </w:rPr>
        <w:t xml:space="preserve">used </w:t>
      </w:r>
      <w:r w:rsidRPr="00982E91">
        <w:rPr>
          <w:strike/>
          <w:color w:val="FF0000"/>
          <w:szCs w:val="20"/>
        </w:rPr>
        <w:t>configured</w:t>
      </w:r>
      <w:r w:rsidRPr="00982E91">
        <w:rPr>
          <w:szCs w:val="20"/>
          <w:lang w:eastAsia="ko-KR"/>
        </w:rPr>
        <w:t xml:space="preserve">, respectively. The higher layer parameter </w:t>
      </w:r>
      <w:r w:rsidRPr="00982E91">
        <w:rPr>
          <w:i/>
          <w:szCs w:val="20"/>
          <w:lang w:val="en-US"/>
        </w:rPr>
        <w:t>frequencyDensity</w:t>
      </w:r>
      <w:r w:rsidRPr="00982E91">
        <w:rPr>
          <w:i/>
          <w:iCs/>
          <w:szCs w:val="20"/>
          <w:lang w:val="en-US"/>
        </w:rPr>
        <w:t xml:space="preserve"> </w:t>
      </w:r>
      <w:r w:rsidRPr="00982E91">
        <w:rPr>
          <w:iCs/>
          <w:szCs w:val="20"/>
          <w:lang w:val="en-US"/>
        </w:rPr>
        <w:t xml:space="preserve">in </w:t>
      </w:r>
      <w:r w:rsidRPr="00982E91">
        <w:rPr>
          <w:i/>
          <w:iCs/>
          <w:szCs w:val="20"/>
          <w:lang w:val="en-US"/>
        </w:rPr>
        <w:t>PTRS-DownlinkConfig</w:t>
      </w:r>
      <w:r w:rsidRPr="00982E91">
        <w:rPr>
          <w:szCs w:val="20"/>
          <w:lang w:val="en-US"/>
        </w:rPr>
        <w:t xml:space="preserve"> provides the parameters </w:t>
      </w:r>
      <w:r w:rsidRPr="00982E91">
        <w:rPr>
          <w:i/>
          <w:iCs/>
          <w:szCs w:val="20"/>
          <w:lang w:val="en-US"/>
        </w:rPr>
        <w:t>N</w:t>
      </w:r>
      <w:r w:rsidRPr="00982E91">
        <w:rPr>
          <w:i/>
          <w:iCs/>
          <w:szCs w:val="20"/>
          <w:vertAlign w:val="subscript"/>
          <w:lang w:val="en-US"/>
        </w:rPr>
        <w:t>RBi</w:t>
      </w:r>
      <w:r w:rsidRPr="00982E91">
        <w:rPr>
          <w:szCs w:val="20"/>
          <w:vertAlign w:val="subscript"/>
          <w:lang w:val="en-US"/>
        </w:rPr>
        <w:t xml:space="preserve"> </w:t>
      </w:r>
      <w:r w:rsidRPr="00982E91">
        <w:rPr>
          <w:i/>
          <w:iCs/>
          <w:szCs w:val="20"/>
          <w:lang w:val="en-US"/>
        </w:rPr>
        <w:t>i</w:t>
      </w:r>
      <w:r w:rsidRPr="00982E91">
        <w:rPr>
          <w:iCs/>
          <w:szCs w:val="20"/>
          <w:lang w:val="en-US"/>
        </w:rPr>
        <w:t>=0,1</w:t>
      </w:r>
      <w:r w:rsidRPr="00982E91">
        <w:rPr>
          <w:szCs w:val="20"/>
          <w:lang w:eastAsia="ko-KR"/>
        </w:rPr>
        <w:t xml:space="preserve"> </w:t>
      </w:r>
      <w:r w:rsidRPr="00982E91">
        <w:rPr>
          <w:color w:val="000000"/>
          <w:szCs w:val="20"/>
          <w:lang w:eastAsia="ko-KR"/>
        </w:rPr>
        <w:t>with values in range 1-276.</w:t>
      </w:r>
    </w:p>
    <w:p w14:paraId="0B3B945E" w14:textId="77777777" w:rsidR="00982E91" w:rsidRPr="00982E91" w:rsidRDefault="00982E91" w:rsidP="00982E91">
      <w:pPr>
        <w:ind w:left="720" w:hanging="720"/>
        <w:jc w:val="center"/>
        <w:rPr>
          <w:b/>
          <w:bCs/>
          <w:color w:val="FF0000"/>
          <w:szCs w:val="20"/>
          <w:lang w:val="en-US"/>
        </w:rPr>
      </w:pPr>
      <w:r w:rsidRPr="00982E91">
        <w:rPr>
          <w:b/>
          <w:bCs/>
          <w:color w:val="FF0000"/>
          <w:szCs w:val="20"/>
          <w:lang w:val="en-US"/>
        </w:rPr>
        <w:t>&lt; Unchanged parts are omitted &gt;</w:t>
      </w:r>
    </w:p>
    <w:p w14:paraId="292574C3" w14:textId="77777777" w:rsidR="00982E91" w:rsidRPr="00982E91" w:rsidRDefault="00982E91" w:rsidP="00982E91">
      <w:pPr>
        <w:rPr>
          <w:ins w:id="691" w:author="Author"/>
          <w:szCs w:val="20"/>
        </w:rPr>
      </w:pPr>
      <w:ins w:id="692" w:author="Author">
        <w:r w:rsidRPr="00982E91">
          <w:rPr>
            <w:color w:val="000000"/>
            <w:szCs w:val="20"/>
            <w:lang w:eastAsia="ko-KR"/>
          </w:rPr>
          <w:t>W</w:t>
        </w:r>
      </w:ins>
      <w:r w:rsidRPr="00982E91">
        <w:rPr>
          <w:color w:val="000000"/>
          <w:szCs w:val="20"/>
          <w:lang w:eastAsia="ko-KR"/>
        </w:rPr>
        <w:t xml:space="preserve">hen a UE is receiving PDSCH for retransmission, if the UE is scheduled with an MCS index greater than V, where V=28 for MCS Table 5.1.3.1-1 </w:t>
      </w:r>
      <w:r w:rsidRPr="00982E91">
        <w:rPr>
          <w:color w:val="FF0000"/>
          <w:szCs w:val="20"/>
          <w:u w:val="single"/>
          <w:lang w:eastAsia="ko-KR"/>
        </w:rPr>
        <w:t xml:space="preserve">and </w:t>
      </w:r>
      <w:r w:rsidRPr="00982E91">
        <w:rPr>
          <w:color w:val="FF0000"/>
          <w:szCs w:val="20"/>
          <w:u w:val="single"/>
        </w:rPr>
        <w:t>Table 5.1.3.1-3,</w:t>
      </w:r>
      <w:r w:rsidRPr="00982E91">
        <w:rPr>
          <w:color w:val="FF0000"/>
          <w:szCs w:val="20"/>
        </w:rPr>
        <w:t xml:space="preserve"> </w:t>
      </w:r>
      <w:r w:rsidRPr="00982E91">
        <w:rPr>
          <w:color w:val="000000"/>
          <w:szCs w:val="20"/>
          <w:lang w:eastAsia="ko-KR"/>
        </w:rPr>
        <w:t xml:space="preserve">and V=27 for MCS Table 5.1.3.1-2 respectively, </w:t>
      </w:r>
    </w:p>
    <w:p w14:paraId="1CFD29F2" w14:textId="77777777" w:rsidR="00982E91" w:rsidRPr="00982E91" w:rsidRDefault="00982E91" w:rsidP="00982E91">
      <w:pPr>
        <w:ind w:left="720" w:hanging="720"/>
        <w:jc w:val="center"/>
        <w:rPr>
          <w:b/>
          <w:bCs/>
          <w:color w:val="FF0000"/>
          <w:szCs w:val="20"/>
          <w:lang w:val="en-US"/>
        </w:rPr>
      </w:pPr>
      <w:r w:rsidRPr="00982E91">
        <w:rPr>
          <w:b/>
          <w:bCs/>
          <w:color w:val="FF0000"/>
          <w:szCs w:val="20"/>
          <w:lang w:val="en-US"/>
        </w:rPr>
        <w:t>&lt; Unchanged parts are omitted &gt;</w:t>
      </w:r>
    </w:p>
    <w:p w14:paraId="0112A015" w14:textId="77777777" w:rsidR="00982E91" w:rsidRPr="00982E91" w:rsidRDefault="00982E91" w:rsidP="00982E91">
      <w:pPr>
        <w:rPr>
          <w:rFonts w:eastAsia="SimSun"/>
          <w:szCs w:val="20"/>
        </w:rPr>
      </w:pPr>
      <w:r w:rsidRPr="00982E91">
        <w:rPr>
          <w:rFonts w:eastAsia="SimSun"/>
          <w:szCs w:val="20"/>
        </w:rPr>
        <w:t>6.2.3</w:t>
      </w:r>
      <w:r w:rsidRPr="00982E91">
        <w:rPr>
          <w:rFonts w:eastAsia="SimSun"/>
          <w:szCs w:val="20"/>
        </w:rPr>
        <w:tab/>
        <w:t>UE PT-RS transmission procedure</w:t>
      </w:r>
    </w:p>
    <w:p w14:paraId="4293FA87" w14:textId="77777777" w:rsidR="00982E91" w:rsidRPr="00982E91" w:rsidRDefault="00982E91" w:rsidP="00982E91">
      <w:pPr>
        <w:rPr>
          <w:color w:val="000000"/>
          <w:szCs w:val="20"/>
          <w:lang w:eastAsia="ko-KR"/>
        </w:rPr>
      </w:pPr>
      <w:r w:rsidRPr="00982E91">
        <w:rPr>
          <w:color w:val="000000"/>
          <w:szCs w:val="20"/>
          <w:lang w:eastAsia="ko-KR"/>
        </w:rPr>
        <w:t xml:space="preserve">If a UE is not configured with the higher layer parameter phaseTrackingRS in DMRS-UplinkConfig, the UE shall not transmit PT-RS. The PTRS may only be present if RNTI equals </w:t>
      </w:r>
      <w:r w:rsidRPr="00982E91">
        <w:rPr>
          <w:color w:val="FF0000"/>
          <w:szCs w:val="20"/>
          <w:u w:val="single"/>
          <w:lang w:eastAsia="ko-KR"/>
        </w:rPr>
        <w:t>new-RNTI</w:t>
      </w:r>
      <w:r w:rsidRPr="00982E91">
        <w:rPr>
          <w:color w:val="FF0000"/>
          <w:szCs w:val="20"/>
          <w:lang w:eastAsia="ko-KR"/>
        </w:rPr>
        <w:t xml:space="preserve">, </w:t>
      </w:r>
      <w:r w:rsidRPr="00982E91">
        <w:rPr>
          <w:color w:val="000000"/>
          <w:szCs w:val="20"/>
          <w:lang w:eastAsia="ko-KR"/>
        </w:rPr>
        <w:t>C-RNTI, CS-RNTI, SP-CSI-RNTI.</w:t>
      </w:r>
    </w:p>
    <w:p w14:paraId="41FEF006" w14:textId="77777777" w:rsidR="00982E91" w:rsidRPr="00982E91" w:rsidRDefault="00982E91" w:rsidP="00982E91">
      <w:pPr>
        <w:rPr>
          <w:rFonts w:eastAsia="SimSun"/>
          <w:szCs w:val="20"/>
        </w:rPr>
      </w:pPr>
      <w:r w:rsidRPr="00982E91">
        <w:rPr>
          <w:rFonts w:eastAsia="SimSun"/>
          <w:szCs w:val="20"/>
        </w:rPr>
        <w:t>6.2.3.1</w:t>
      </w:r>
      <w:r w:rsidRPr="00982E91">
        <w:rPr>
          <w:rFonts w:eastAsia="SimSun"/>
          <w:szCs w:val="20"/>
        </w:rPr>
        <w:tab/>
        <w:t>UE PT-RS transmission procedure when transform precoding is not enabled</w:t>
      </w:r>
    </w:p>
    <w:p w14:paraId="6C4AF975" w14:textId="77777777" w:rsidR="00982E91" w:rsidRPr="00982E91" w:rsidRDefault="00982E91" w:rsidP="00982E91">
      <w:pPr>
        <w:ind w:left="720" w:hanging="720"/>
        <w:jc w:val="center"/>
        <w:rPr>
          <w:b/>
          <w:bCs/>
          <w:color w:val="FF0000"/>
          <w:szCs w:val="20"/>
          <w:lang w:val="en-US"/>
        </w:rPr>
      </w:pPr>
      <w:r w:rsidRPr="00982E91">
        <w:rPr>
          <w:b/>
          <w:bCs/>
          <w:color w:val="FF0000"/>
          <w:szCs w:val="20"/>
          <w:lang w:val="en-US"/>
        </w:rPr>
        <w:t>&lt; Unchanged parts are omitted &gt;</w:t>
      </w:r>
    </w:p>
    <w:p w14:paraId="1350F132" w14:textId="77777777" w:rsidR="00982E91" w:rsidRPr="00982E91" w:rsidRDefault="00982E91" w:rsidP="00982E91">
      <w:pPr>
        <w:rPr>
          <w:color w:val="000000"/>
          <w:szCs w:val="20"/>
          <w:lang w:eastAsia="ko-KR"/>
        </w:rPr>
      </w:pPr>
      <w:r w:rsidRPr="00982E91">
        <w:rPr>
          <w:color w:val="000000"/>
          <w:szCs w:val="20"/>
        </w:rPr>
        <w:t xml:space="preserve">The higher layer parameter </w:t>
      </w:r>
      <w:r w:rsidRPr="00982E91">
        <w:rPr>
          <w:i/>
          <w:szCs w:val="20"/>
          <w:lang w:val="en-US"/>
        </w:rPr>
        <w:t>PTRS-UplinkConfig</w:t>
      </w:r>
      <w:r w:rsidRPr="00982E91">
        <w:rPr>
          <w:szCs w:val="20"/>
          <w:lang w:val="en-US"/>
        </w:rPr>
        <w:t xml:space="preserve"> provides the parameters </w:t>
      </w:r>
      <w:r w:rsidRPr="00982E91">
        <w:rPr>
          <w:i/>
          <w:iCs/>
          <w:szCs w:val="20"/>
          <w:lang w:val="en-US"/>
        </w:rPr>
        <w:t>ptrs-MCS</w:t>
      </w:r>
      <w:r w:rsidRPr="00982E91">
        <w:rPr>
          <w:i/>
          <w:iCs/>
          <w:szCs w:val="20"/>
          <w:vertAlign w:val="subscript"/>
          <w:lang w:val="en-US"/>
        </w:rPr>
        <w:t>i</w:t>
      </w:r>
      <w:r w:rsidRPr="00982E91">
        <w:rPr>
          <w:szCs w:val="20"/>
          <w:lang w:val="en-US"/>
        </w:rPr>
        <w:t xml:space="preserve">, </w:t>
      </w:r>
      <w:r w:rsidRPr="00982E91">
        <w:rPr>
          <w:i/>
          <w:iCs/>
          <w:szCs w:val="20"/>
          <w:lang w:val="en-US"/>
        </w:rPr>
        <w:t>i</w:t>
      </w:r>
      <w:r w:rsidRPr="00982E91">
        <w:rPr>
          <w:iCs/>
          <w:szCs w:val="20"/>
          <w:lang w:val="en-US"/>
        </w:rPr>
        <w:t>=1,2,3</w:t>
      </w:r>
      <w:r w:rsidRPr="00982E91">
        <w:rPr>
          <w:szCs w:val="20"/>
          <w:lang w:val="en-US"/>
        </w:rPr>
        <w:t xml:space="preserve"> and</w:t>
      </w:r>
      <w:r w:rsidRPr="00982E91" w:rsidDel="0005378F">
        <w:rPr>
          <w:i/>
          <w:color w:val="000000"/>
          <w:szCs w:val="20"/>
        </w:rPr>
        <w:t xml:space="preserve"> </w:t>
      </w:r>
      <w:r w:rsidRPr="00982E91">
        <w:rPr>
          <w:color w:val="000000"/>
          <w:szCs w:val="20"/>
        </w:rPr>
        <w:t xml:space="preserve">with values in 0-29 when MCS Table 5.1.3.1-1 </w:t>
      </w:r>
      <w:r w:rsidRPr="00982E91">
        <w:rPr>
          <w:color w:val="FF0000"/>
          <w:szCs w:val="20"/>
        </w:rPr>
        <w:t>or Table 5.1.3.1-3</w:t>
      </w:r>
      <w:r w:rsidRPr="00982E91">
        <w:rPr>
          <w:color w:val="000000"/>
          <w:szCs w:val="20"/>
        </w:rPr>
        <w:t xml:space="preserve"> is </w:t>
      </w:r>
      <w:r w:rsidRPr="00982E91">
        <w:rPr>
          <w:color w:val="FF0000"/>
          <w:szCs w:val="20"/>
          <w:u w:val="single"/>
        </w:rPr>
        <w:t xml:space="preserve">used </w:t>
      </w:r>
      <w:r w:rsidRPr="00982E91">
        <w:rPr>
          <w:strike/>
          <w:color w:val="FF0000"/>
          <w:szCs w:val="20"/>
        </w:rPr>
        <w:t>configured</w:t>
      </w:r>
      <w:r w:rsidRPr="00982E91">
        <w:rPr>
          <w:color w:val="FF0000"/>
          <w:szCs w:val="20"/>
          <w:u w:val="single"/>
        </w:rPr>
        <w:t>,</w:t>
      </w:r>
      <w:r w:rsidRPr="00982E91">
        <w:rPr>
          <w:color w:val="000000"/>
          <w:szCs w:val="20"/>
        </w:rPr>
        <w:t xml:space="preserve"> and</w:t>
      </w:r>
      <w:r w:rsidRPr="00982E91">
        <w:rPr>
          <w:color w:val="FF0000"/>
          <w:szCs w:val="20"/>
        </w:rPr>
        <w:t xml:space="preserve"> </w:t>
      </w:r>
      <w:r w:rsidRPr="00982E91">
        <w:rPr>
          <w:color w:val="000000"/>
          <w:szCs w:val="20"/>
        </w:rPr>
        <w:t xml:space="preserve">0-28 when MCS Table 5.1.3.1-2 is </w:t>
      </w:r>
      <w:r w:rsidRPr="00982E91">
        <w:rPr>
          <w:color w:val="FF0000"/>
          <w:szCs w:val="20"/>
          <w:u w:val="single"/>
        </w:rPr>
        <w:t xml:space="preserve">used </w:t>
      </w:r>
      <w:r w:rsidRPr="00982E91">
        <w:rPr>
          <w:strike/>
          <w:color w:val="FF0000"/>
          <w:szCs w:val="20"/>
        </w:rPr>
        <w:t>configured</w:t>
      </w:r>
      <w:r w:rsidRPr="00982E91">
        <w:rPr>
          <w:color w:val="000000"/>
          <w:szCs w:val="20"/>
        </w:rPr>
        <w:t xml:space="preserve">, respectively. </w:t>
      </w:r>
      <w:r w:rsidRPr="00982E91">
        <w:rPr>
          <w:i/>
          <w:iCs/>
          <w:color w:val="000000"/>
          <w:szCs w:val="20"/>
        </w:rPr>
        <w:t>ptrs-MCS4</w:t>
      </w:r>
      <w:r w:rsidRPr="00982E91">
        <w:rPr>
          <w:color w:val="000000"/>
          <w:szCs w:val="20"/>
        </w:rPr>
        <w:t xml:space="preserve"> is not explicitly configured by higher layers but assumed 29 when MCS Table 5.1.3.1-1 </w:t>
      </w:r>
      <w:r w:rsidRPr="00982E91">
        <w:rPr>
          <w:color w:val="FF0000"/>
          <w:szCs w:val="20"/>
          <w:u w:val="single"/>
        </w:rPr>
        <w:t>or Table 5.1.3.1-3</w:t>
      </w:r>
      <w:r w:rsidRPr="00982E91">
        <w:rPr>
          <w:color w:val="000000"/>
          <w:szCs w:val="20"/>
        </w:rPr>
        <w:t xml:space="preserve"> is </w:t>
      </w:r>
      <w:r w:rsidRPr="00982E91">
        <w:rPr>
          <w:color w:val="FF0000"/>
          <w:szCs w:val="20"/>
          <w:u w:val="single"/>
        </w:rPr>
        <w:t xml:space="preserve">used </w:t>
      </w:r>
      <w:r w:rsidRPr="00982E91">
        <w:rPr>
          <w:strike/>
          <w:color w:val="FF0000"/>
          <w:szCs w:val="20"/>
        </w:rPr>
        <w:t>configured</w:t>
      </w:r>
      <w:r w:rsidRPr="00982E91">
        <w:rPr>
          <w:color w:val="FF0000"/>
          <w:szCs w:val="20"/>
          <w:u w:val="single"/>
        </w:rPr>
        <w:t>,</w:t>
      </w:r>
      <w:r w:rsidRPr="00982E91">
        <w:rPr>
          <w:color w:val="000000"/>
          <w:szCs w:val="20"/>
          <w:u w:val="single"/>
        </w:rPr>
        <w:t xml:space="preserve"> </w:t>
      </w:r>
      <w:r w:rsidRPr="00982E91">
        <w:rPr>
          <w:color w:val="000000"/>
          <w:szCs w:val="20"/>
        </w:rPr>
        <w:t xml:space="preserve">and 28 when MCS Table 5.1.3.1-2 is </w:t>
      </w:r>
      <w:r w:rsidRPr="00982E91">
        <w:rPr>
          <w:color w:val="FF0000"/>
          <w:szCs w:val="20"/>
          <w:u w:val="single"/>
        </w:rPr>
        <w:t xml:space="preserve">used </w:t>
      </w:r>
      <w:r w:rsidRPr="00982E91">
        <w:rPr>
          <w:strike/>
          <w:color w:val="FF0000"/>
          <w:szCs w:val="20"/>
        </w:rPr>
        <w:t>configured</w:t>
      </w:r>
      <w:r w:rsidRPr="00982E91">
        <w:rPr>
          <w:color w:val="000000"/>
          <w:szCs w:val="20"/>
        </w:rPr>
        <w:t xml:space="preserve">. </w:t>
      </w:r>
      <w:r w:rsidRPr="00982E91">
        <w:rPr>
          <w:color w:val="000000"/>
          <w:szCs w:val="20"/>
          <w:lang w:eastAsia="ko-KR"/>
        </w:rPr>
        <w:t>The higher layer paramete</w:t>
      </w:r>
      <w:r w:rsidRPr="00982E91">
        <w:rPr>
          <w:szCs w:val="20"/>
          <w:lang w:eastAsia="ko-KR"/>
        </w:rPr>
        <w:t xml:space="preserve">r </w:t>
      </w:r>
      <w:r w:rsidRPr="00982E91">
        <w:rPr>
          <w:i/>
          <w:szCs w:val="20"/>
          <w:lang w:val="en-US"/>
        </w:rPr>
        <w:t>PTRS-UplinkConfig</w:t>
      </w:r>
      <w:r w:rsidRPr="00982E91">
        <w:rPr>
          <w:szCs w:val="20"/>
          <w:lang w:val="en-US"/>
        </w:rPr>
        <w:t xml:space="preserve"> provides the parameters </w:t>
      </w:r>
      <w:r w:rsidRPr="00982E91">
        <w:rPr>
          <w:i/>
          <w:iCs/>
          <w:szCs w:val="20"/>
          <w:lang w:val="en-US"/>
        </w:rPr>
        <w:t>N</w:t>
      </w:r>
      <w:r w:rsidRPr="00982E91">
        <w:rPr>
          <w:i/>
          <w:iCs/>
          <w:szCs w:val="20"/>
          <w:vertAlign w:val="subscript"/>
          <w:lang w:val="en-US"/>
        </w:rPr>
        <w:t>RBi</w:t>
      </w:r>
      <w:r w:rsidRPr="00982E91">
        <w:rPr>
          <w:szCs w:val="20"/>
          <w:vertAlign w:val="subscript"/>
          <w:lang w:val="en-US"/>
        </w:rPr>
        <w:t xml:space="preserve"> </w:t>
      </w:r>
      <w:r w:rsidRPr="00982E91">
        <w:rPr>
          <w:i/>
          <w:iCs/>
          <w:szCs w:val="20"/>
          <w:lang w:val="en-US"/>
        </w:rPr>
        <w:t>i</w:t>
      </w:r>
      <w:r w:rsidRPr="00982E91">
        <w:rPr>
          <w:iCs/>
          <w:szCs w:val="20"/>
          <w:lang w:val="en-US"/>
        </w:rPr>
        <w:t>=0,1</w:t>
      </w:r>
      <w:r w:rsidRPr="00982E91" w:rsidDel="0005378F">
        <w:rPr>
          <w:i/>
          <w:szCs w:val="20"/>
          <w:lang w:eastAsia="ko-KR"/>
        </w:rPr>
        <w:t xml:space="preserve"> </w:t>
      </w:r>
      <w:r w:rsidRPr="00982E91">
        <w:rPr>
          <w:color w:val="000000"/>
          <w:szCs w:val="20"/>
          <w:lang w:eastAsia="ko-KR"/>
        </w:rPr>
        <w:t xml:space="preserve">with values in range 0-276. </w:t>
      </w:r>
    </w:p>
    <w:p w14:paraId="2ED64D3F" w14:textId="77777777" w:rsidR="00982E91" w:rsidRPr="00982E91" w:rsidRDefault="00982E91" w:rsidP="00982E91">
      <w:pPr>
        <w:ind w:left="720" w:hanging="720"/>
        <w:jc w:val="center"/>
        <w:rPr>
          <w:b/>
          <w:bCs/>
          <w:color w:val="FF0000"/>
          <w:szCs w:val="20"/>
          <w:lang w:val="en-US"/>
        </w:rPr>
      </w:pPr>
      <w:r w:rsidRPr="00982E91">
        <w:rPr>
          <w:b/>
          <w:bCs/>
          <w:color w:val="FF0000"/>
          <w:szCs w:val="20"/>
          <w:lang w:val="en-US"/>
        </w:rPr>
        <w:t>&lt; Unchanged parts are omitted &gt;</w:t>
      </w:r>
    </w:p>
    <w:p w14:paraId="0CA6D7ED" w14:textId="77777777" w:rsidR="00D06D50" w:rsidRPr="00982E91" w:rsidRDefault="00D06D50" w:rsidP="00D06D50">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1D5E8521" w14:textId="77777777" w:rsidR="00982E91" w:rsidRPr="00D06D50" w:rsidRDefault="00982E91" w:rsidP="00982E91">
      <w:pPr>
        <w:ind w:left="720" w:hanging="720"/>
        <w:rPr>
          <w:szCs w:val="20"/>
          <w:lang w:eastAsia="x-none"/>
        </w:rPr>
      </w:pPr>
    </w:p>
    <w:p w14:paraId="4E260A18" w14:textId="77777777" w:rsidR="00982E91" w:rsidRPr="00D06D50" w:rsidRDefault="00982E91" w:rsidP="00982E91">
      <w:pPr>
        <w:ind w:left="720" w:hanging="720"/>
        <w:rPr>
          <w:szCs w:val="20"/>
          <w:highlight w:val="green"/>
          <w:lang w:eastAsia="x-none"/>
        </w:rPr>
      </w:pPr>
      <w:r w:rsidRPr="00D06D50">
        <w:rPr>
          <w:szCs w:val="20"/>
          <w:highlight w:val="green"/>
          <w:lang w:eastAsia="x-none"/>
        </w:rPr>
        <w:t>Agreement</w:t>
      </w:r>
    </w:p>
    <w:p w14:paraId="245E2305" w14:textId="77777777" w:rsidR="00982E91" w:rsidRPr="00982E91" w:rsidRDefault="00982E91" w:rsidP="00982E91">
      <w:pPr>
        <w:ind w:left="720" w:hanging="720"/>
        <w:rPr>
          <w:szCs w:val="20"/>
        </w:rPr>
      </w:pPr>
      <w:r w:rsidRPr="00982E91">
        <w:rPr>
          <w:szCs w:val="20"/>
        </w:rPr>
        <w:t xml:space="preserve">The TP for TS 38.214 v15.2.0 Section 5.1.6.3 as follows </w:t>
      </w:r>
    </w:p>
    <w:p w14:paraId="16578D7C" w14:textId="4096FF50" w:rsidR="00D06D50" w:rsidRPr="00982E91" w:rsidRDefault="00D06D50" w:rsidP="00D06D50">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1DA7190D" w14:textId="77777777" w:rsidR="00982E91" w:rsidRPr="00982E91" w:rsidRDefault="00982E91" w:rsidP="00982E91">
      <w:pPr>
        <w:ind w:left="720" w:hanging="720"/>
        <w:rPr>
          <w:color w:val="000000"/>
          <w:szCs w:val="20"/>
        </w:rPr>
      </w:pPr>
      <w:r w:rsidRPr="00982E91">
        <w:rPr>
          <w:szCs w:val="20"/>
        </w:rPr>
        <w:t xml:space="preserve">  </w:t>
      </w:r>
      <w:r w:rsidRPr="00982E91">
        <w:rPr>
          <w:color w:val="000000"/>
          <w:szCs w:val="20"/>
        </w:rPr>
        <w:t xml:space="preserve">If a UE is configured with the higher layer parameter </w:t>
      </w:r>
      <w:r w:rsidRPr="00982E91">
        <w:rPr>
          <w:i/>
          <w:szCs w:val="20"/>
        </w:rPr>
        <w:t>phaseTrackingRS</w:t>
      </w:r>
      <w:r w:rsidRPr="00982E91">
        <w:rPr>
          <w:i/>
          <w:color w:val="000000"/>
          <w:szCs w:val="20"/>
        </w:rPr>
        <w:t xml:space="preserve"> </w:t>
      </w:r>
      <w:r w:rsidRPr="00982E91">
        <w:rPr>
          <w:color w:val="000000"/>
          <w:szCs w:val="20"/>
        </w:rPr>
        <w:t>in</w:t>
      </w:r>
      <w:r w:rsidRPr="00982E91">
        <w:rPr>
          <w:szCs w:val="20"/>
        </w:rPr>
        <w:t xml:space="preserve"> </w:t>
      </w:r>
      <w:r w:rsidRPr="00982E91">
        <w:rPr>
          <w:i/>
          <w:color w:val="000000"/>
          <w:szCs w:val="20"/>
        </w:rPr>
        <w:t>DMRS-DownlinkConfig</w:t>
      </w:r>
      <w:r w:rsidRPr="00982E91">
        <w:rPr>
          <w:color w:val="000000"/>
          <w:szCs w:val="20"/>
        </w:rPr>
        <w:t>,</w:t>
      </w:r>
    </w:p>
    <w:p w14:paraId="2E78D187"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lang w:eastAsia="ja-JP"/>
        </w:rPr>
        <w:t>-</w:t>
      </w:r>
      <w:r w:rsidRPr="00982E91">
        <w:rPr>
          <w:rFonts w:ascii="Times New Roman" w:eastAsia="MS Mincho" w:hAnsi="Times New Roman"/>
          <w:szCs w:val="20"/>
          <w:lang w:eastAsia="ja-JP"/>
        </w:rPr>
        <w:tab/>
        <w:t xml:space="preserve">the higher layer parameters </w:t>
      </w:r>
      <w:r w:rsidRPr="00982E91">
        <w:rPr>
          <w:rFonts w:ascii="Times New Roman" w:eastAsia="MS Mincho" w:hAnsi="Times New Roman"/>
          <w:i/>
          <w:iCs/>
          <w:szCs w:val="20"/>
        </w:rPr>
        <w:t>timeDensity</w:t>
      </w:r>
      <w:r w:rsidRPr="00982E91">
        <w:rPr>
          <w:rFonts w:ascii="Times New Roman" w:eastAsia="MS Mincho" w:hAnsi="Times New Roman"/>
          <w:szCs w:val="20"/>
        </w:rPr>
        <w:t xml:space="preserve"> and </w:t>
      </w:r>
      <w:r w:rsidRPr="00982E91">
        <w:rPr>
          <w:rFonts w:ascii="Times New Roman" w:eastAsia="MS Mincho" w:hAnsi="Times New Roman"/>
          <w:i/>
          <w:iCs/>
          <w:szCs w:val="20"/>
        </w:rPr>
        <w:t>frequencyDensity</w:t>
      </w:r>
      <w:r w:rsidRPr="00982E91">
        <w:rPr>
          <w:rFonts w:ascii="Times New Roman" w:eastAsia="MS Mincho" w:hAnsi="Times New Roman"/>
          <w:szCs w:val="20"/>
        </w:rPr>
        <w:t xml:space="preserve"> in </w:t>
      </w:r>
      <w:r w:rsidRPr="00982E91">
        <w:rPr>
          <w:rFonts w:ascii="Times New Roman" w:eastAsia="MS Mincho" w:hAnsi="Times New Roman"/>
          <w:i/>
          <w:iCs/>
          <w:szCs w:val="20"/>
        </w:rPr>
        <w:t xml:space="preserve">PTRS-DownlinkConfig </w:t>
      </w:r>
      <w:r w:rsidRPr="00982E91">
        <w:rPr>
          <w:rFonts w:ascii="Times New Roman" w:eastAsia="MS Mincho" w:hAnsi="Times New Roman"/>
          <w:szCs w:val="20"/>
        </w:rPr>
        <w:t xml:space="preserve">indicate the threshold values </w:t>
      </w:r>
      <w:r w:rsidRPr="00982E91">
        <w:rPr>
          <w:rFonts w:ascii="Times New Roman" w:eastAsia="MS Mincho" w:hAnsi="Times New Roman"/>
          <w:i/>
          <w:iCs/>
          <w:szCs w:val="20"/>
          <w:lang w:eastAsia="zh-CN"/>
        </w:rPr>
        <w:t>ptrs-MCS</w:t>
      </w:r>
      <w:r w:rsidRPr="00982E91">
        <w:rPr>
          <w:rFonts w:ascii="Times New Roman" w:eastAsia="MS Mincho" w:hAnsi="Times New Roman"/>
          <w:i/>
          <w:iCs/>
          <w:szCs w:val="20"/>
          <w:vertAlign w:val="subscript"/>
          <w:lang w:eastAsia="zh-CN"/>
        </w:rPr>
        <w:t>i</w:t>
      </w:r>
      <w:r w:rsidRPr="00982E91">
        <w:rPr>
          <w:rFonts w:ascii="Times New Roman" w:eastAsia="MS Mincho" w:hAnsi="Times New Roman"/>
          <w:szCs w:val="20"/>
          <w:lang w:eastAsia="zh-CN"/>
        </w:rPr>
        <w:t xml:space="preserve">, </w:t>
      </w:r>
      <w:r w:rsidRPr="00982E91">
        <w:rPr>
          <w:rFonts w:ascii="Times New Roman" w:eastAsia="MS Mincho" w:hAnsi="Times New Roman"/>
          <w:i/>
          <w:iCs/>
          <w:szCs w:val="20"/>
          <w:lang w:eastAsia="zh-CN"/>
        </w:rPr>
        <w:t>i</w:t>
      </w:r>
      <w:r w:rsidRPr="00982E91">
        <w:rPr>
          <w:rFonts w:ascii="Times New Roman" w:eastAsia="MS Mincho" w:hAnsi="Times New Roman"/>
          <w:szCs w:val="20"/>
          <w:lang w:eastAsia="zh-CN"/>
        </w:rPr>
        <w:t xml:space="preserve">=1,2,3 and </w:t>
      </w:r>
      <w:r w:rsidRPr="00982E91">
        <w:rPr>
          <w:rFonts w:ascii="Times New Roman" w:eastAsia="MS Mincho" w:hAnsi="Times New Roman"/>
          <w:i/>
          <w:iCs/>
          <w:szCs w:val="20"/>
        </w:rPr>
        <w:t>N</w:t>
      </w:r>
      <w:r w:rsidRPr="00982E91">
        <w:rPr>
          <w:rFonts w:ascii="Times New Roman" w:eastAsia="MS Mincho" w:hAnsi="Times New Roman"/>
          <w:i/>
          <w:iCs/>
          <w:szCs w:val="20"/>
          <w:vertAlign w:val="subscript"/>
        </w:rPr>
        <w:t>RB,i</w:t>
      </w:r>
      <w:r w:rsidRPr="00982E91">
        <w:rPr>
          <w:rFonts w:ascii="Times New Roman" w:eastAsia="MS Mincho" w:hAnsi="Times New Roman"/>
          <w:szCs w:val="20"/>
        </w:rPr>
        <w:t xml:space="preserve"> , </w:t>
      </w:r>
      <w:r w:rsidRPr="00982E91">
        <w:rPr>
          <w:rFonts w:ascii="Times New Roman" w:eastAsia="MS Mincho" w:hAnsi="Times New Roman"/>
          <w:i/>
          <w:iCs/>
          <w:szCs w:val="20"/>
          <w:lang w:eastAsia="zh-CN"/>
        </w:rPr>
        <w:t>i</w:t>
      </w:r>
      <w:r w:rsidRPr="00982E91">
        <w:rPr>
          <w:rFonts w:ascii="Times New Roman" w:eastAsia="MS Mincho" w:hAnsi="Times New Roman"/>
          <w:szCs w:val="20"/>
          <w:lang w:eastAsia="zh-CN"/>
        </w:rPr>
        <w:t xml:space="preserve">=0,1, as shown in Table 5.1.6.3-1 and Table 5.1.6.3-2, </w:t>
      </w:r>
      <w:r w:rsidRPr="00982E91">
        <w:rPr>
          <w:rFonts w:ascii="Times New Roman" w:eastAsia="MS Mincho" w:hAnsi="Times New Roman"/>
          <w:szCs w:val="20"/>
        </w:rPr>
        <w:t xml:space="preserve">respectively. </w:t>
      </w:r>
    </w:p>
    <w:p w14:paraId="6C0AFEA8"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 xml:space="preserve">if either or both of the additional higher layer parameters </w:t>
      </w:r>
      <w:r w:rsidRPr="00982E91">
        <w:rPr>
          <w:rFonts w:ascii="Times New Roman" w:eastAsia="MS Mincho" w:hAnsi="Times New Roman"/>
          <w:i/>
          <w:szCs w:val="20"/>
        </w:rPr>
        <w:t xml:space="preserve">timeDensity </w:t>
      </w:r>
      <w:r w:rsidRPr="00982E91">
        <w:rPr>
          <w:rFonts w:ascii="Times New Roman" w:eastAsia="MS Mincho" w:hAnsi="Times New Roman"/>
          <w:szCs w:val="20"/>
        </w:rPr>
        <w:t xml:space="preserve">and </w:t>
      </w:r>
      <w:r w:rsidRPr="00982E91">
        <w:rPr>
          <w:rFonts w:ascii="Times New Roman" w:eastAsia="MS Mincho" w:hAnsi="Times New Roman"/>
          <w:i/>
          <w:szCs w:val="20"/>
        </w:rPr>
        <w:t xml:space="preserve">frequencyDensity </w:t>
      </w:r>
      <w:r w:rsidRPr="00982E91">
        <w:rPr>
          <w:rFonts w:ascii="Times New Roman" w:eastAsia="MS Mincho" w:hAnsi="Times New Roman"/>
          <w:szCs w:val="20"/>
        </w:rPr>
        <w:t xml:space="preserve">are configured, and the RNTI equals C-RNTI or CS-RNTI, the UE shall assume the PT-RS antenna ports' presence and pattern are a function of the corresponding scheduled MCS of the corresponding codeword and scheduled bandwidth in corresponding bandwidth part as shown in Table 5.1.6.3-1 and Table 5.1.6.3-2, </w:t>
      </w:r>
    </w:p>
    <w:p w14:paraId="7CD87255" w14:textId="77777777" w:rsidR="00982E91" w:rsidRPr="00982E91" w:rsidRDefault="00982E91" w:rsidP="00982E91">
      <w:pPr>
        <w:ind w:left="851" w:hanging="284"/>
        <w:rPr>
          <w:rFonts w:ascii="Times New Roman" w:eastAsia="MS Mincho" w:hAnsi="Times New Roman"/>
          <w:szCs w:val="20"/>
          <w:lang w:val="en-US"/>
        </w:rPr>
      </w:pPr>
      <w:r w:rsidRPr="00982E91">
        <w:rPr>
          <w:rFonts w:ascii="Times New Roman" w:eastAsia="MS Mincho" w:hAnsi="Times New Roman"/>
          <w:szCs w:val="20"/>
        </w:rPr>
        <w:t>-</w:t>
      </w:r>
      <w:r w:rsidRPr="00982E91">
        <w:rPr>
          <w:rFonts w:ascii="Times New Roman" w:eastAsia="MS Mincho" w:hAnsi="Times New Roman"/>
          <w:szCs w:val="20"/>
        </w:rPr>
        <w:tab/>
        <w:t xml:space="preserve">if the higher layer parameter </w:t>
      </w:r>
      <w:r w:rsidRPr="00982E91">
        <w:rPr>
          <w:rFonts w:ascii="Times New Roman" w:eastAsia="MS Mincho" w:hAnsi="Times New Roman"/>
          <w:i/>
          <w:szCs w:val="20"/>
        </w:rPr>
        <w:t>timeDensity</w:t>
      </w:r>
      <w:r w:rsidRPr="00982E91">
        <w:rPr>
          <w:rFonts w:ascii="Times New Roman" w:eastAsia="MS Mincho" w:hAnsi="Times New Roman"/>
          <w:szCs w:val="20"/>
        </w:rPr>
        <w:t xml:space="preserve"> given by </w:t>
      </w:r>
      <w:r w:rsidRPr="00982E91">
        <w:rPr>
          <w:rFonts w:ascii="Times New Roman" w:eastAsia="MS Mincho" w:hAnsi="Times New Roman"/>
          <w:i/>
          <w:szCs w:val="20"/>
        </w:rPr>
        <w:t>PTRS-DownlinkConfig</w:t>
      </w:r>
      <w:r w:rsidRPr="00982E91">
        <w:rPr>
          <w:rFonts w:ascii="Times New Roman" w:eastAsia="MS Mincho" w:hAnsi="Times New Roman"/>
          <w:szCs w:val="20"/>
        </w:rPr>
        <w:t xml:space="preserve"> is not configured, the UE shall assume </w:t>
      </w:r>
      <w:r w:rsidRPr="00982E91">
        <w:rPr>
          <w:rFonts w:ascii="Times New Roman" w:eastAsia="MS Mincho" w:hAnsi="Times New Roman"/>
          <w:i/>
          <w:iCs/>
          <w:szCs w:val="20"/>
        </w:rPr>
        <w:t>L</w:t>
      </w:r>
      <w:r w:rsidRPr="00982E91">
        <w:rPr>
          <w:rFonts w:ascii="Times New Roman" w:eastAsia="MS Mincho" w:hAnsi="Times New Roman"/>
          <w:i/>
          <w:iCs/>
          <w:szCs w:val="20"/>
          <w:vertAlign w:val="subscript"/>
        </w:rPr>
        <w:t xml:space="preserve">PT-RS </w:t>
      </w:r>
      <w:r w:rsidRPr="00982E91">
        <w:rPr>
          <w:rFonts w:ascii="Times New Roman" w:eastAsia="MS Mincho" w:hAnsi="Times New Roman"/>
          <w:szCs w:val="20"/>
          <w:lang w:val="en-US"/>
        </w:rPr>
        <w:t>= 1.</w:t>
      </w:r>
    </w:p>
    <w:p w14:paraId="16A71819" w14:textId="77777777" w:rsidR="00982E91" w:rsidRPr="00982E91" w:rsidRDefault="00982E91" w:rsidP="00982E91">
      <w:pPr>
        <w:ind w:left="851" w:hanging="284"/>
        <w:rPr>
          <w:rFonts w:ascii="Times New Roman" w:eastAsia="MS Mincho" w:hAnsi="Times New Roman"/>
          <w:color w:val="000000"/>
          <w:szCs w:val="20"/>
          <w:lang w:val="en-US"/>
        </w:rPr>
      </w:pPr>
      <w:r w:rsidRPr="00982E91">
        <w:rPr>
          <w:rFonts w:ascii="Times New Roman" w:eastAsia="MS Mincho" w:hAnsi="Times New Roman"/>
          <w:szCs w:val="20"/>
          <w:lang w:val="en-US"/>
        </w:rPr>
        <w:t>-</w:t>
      </w:r>
      <w:r w:rsidRPr="00982E91">
        <w:rPr>
          <w:rFonts w:ascii="Times New Roman" w:eastAsia="MS Mincho" w:hAnsi="Times New Roman"/>
          <w:szCs w:val="20"/>
          <w:lang w:val="en-US"/>
        </w:rPr>
        <w:tab/>
        <w:t xml:space="preserve">if </w:t>
      </w:r>
      <w:r w:rsidRPr="00982E91">
        <w:rPr>
          <w:rFonts w:ascii="Times New Roman" w:eastAsia="MS Mincho" w:hAnsi="Times New Roman"/>
          <w:szCs w:val="20"/>
        </w:rPr>
        <w:t xml:space="preserve">the higher layer parameter </w:t>
      </w:r>
      <w:r w:rsidRPr="00982E91">
        <w:rPr>
          <w:rFonts w:ascii="Times New Roman" w:eastAsia="MS Mincho" w:hAnsi="Times New Roman"/>
          <w:i/>
          <w:szCs w:val="20"/>
        </w:rPr>
        <w:t>frequencyDensity</w:t>
      </w:r>
      <w:r w:rsidRPr="00982E91">
        <w:rPr>
          <w:rFonts w:ascii="Times New Roman" w:eastAsia="MS Mincho" w:hAnsi="Times New Roman"/>
          <w:szCs w:val="20"/>
        </w:rPr>
        <w:t xml:space="preserve"> given by </w:t>
      </w:r>
      <w:r w:rsidRPr="00982E91">
        <w:rPr>
          <w:rFonts w:ascii="Times New Roman" w:eastAsia="MS Mincho" w:hAnsi="Times New Roman"/>
          <w:i/>
          <w:szCs w:val="20"/>
        </w:rPr>
        <w:t>PTRS-DownlinkConfig</w:t>
      </w:r>
      <w:r w:rsidRPr="00982E91">
        <w:rPr>
          <w:rFonts w:ascii="Times New Roman" w:eastAsia="MS Mincho" w:hAnsi="Times New Roman"/>
          <w:szCs w:val="20"/>
        </w:rPr>
        <w:t xml:space="preserve"> is not configured, the UE shall assume </w:t>
      </w:r>
      <w:r w:rsidRPr="00982E91">
        <w:rPr>
          <w:rFonts w:ascii="Times New Roman" w:eastAsia="MS Mincho" w:hAnsi="Times New Roman"/>
          <w:i/>
          <w:iCs/>
          <w:color w:val="000000"/>
          <w:szCs w:val="20"/>
          <w:lang w:eastAsia="ko-KR"/>
        </w:rPr>
        <w:t>K</w:t>
      </w:r>
      <w:r w:rsidRPr="00982E91">
        <w:rPr>
          <w:rFonts w:ascii="Times New Roman" w:eastAsia="MS Mincho" w:hAnsi="Times New Roman"/>
          <w:i/>
          <w:iCs/>
          <w:color w:val="000000"/>
          <w:szCs w:val="20"/>
          <w:vertAlign w:val="subscript"/>
          <w:lang w:eastAsia="ko-KR"/>
        </w:rPr>
        <w:t>PT-RS</w:t>
      </w:r>
      <w:r w:rsidRPr="00982E91">
        <w:rPr>
          <w:rFonts w:ascii="Times New Roman" w:eastAsia="MS Mincho" w:hAnsi="Times New Roman"/>
          <w:color w:val="000000"/>
          <w:szCs w:val="20"/>
          <w:lang w:val="en-US"/>
        </w:rPr>
        <w:t xml:space="preserve"> = 2.</w:t>
      </w:r>
    </w:p>
    <w:p w14:paraId="23543C3E" w14:textId="77777777" w:rsidR="00982E91" w:rsidRPr="00982E91" w:rsidRDefault="00982E91" w:rsidP="00982E91">
      <w:pPr>
        <w:ind w:left="568" w:hanging="284"/>
        <w:rPr>
          <w:del w:id="693" w:author="Yinan Qi" w:date="2018-07-24T11:54:00Z"/>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otherwise,</w:t>
      </w:r>
      <w:r w:rsidRPr="00982E91">
        <w:rPr>
          <w:rFonts w:ascii="Times New Roman" w:eastAsia="MS Mincho" w:hAnsi="Times New Roman"/>
          <w:color w:val="000000"/>
          <w:szCs w:val="20"/>
        </w:rPr>
        <w:t xml:space="preserve"> if neither of the additional higher layer parameters </w:t>
      </w:r>
      <w:r w:rsidRPr="00982E91">
        <w:rPr>
          <w:rFonts w:ascii="Times New Roman" w:eastAsia="MS Mincho" w:hAnsi="Times New Roman"/>
          <w:i/>
          <w:color w:val="000000"/>
          <w:szCs w:val="20"/>
        </w:rPr>
        <w:t>timeDensity</w:t>
      </w:r>
      <w:r w:rsidRPr="00982E91">
        <w:rPr>
          <w:rFonts w:ascii="Times New Roman" w:eastAsia="MS Mincho" w:hAnsi="Times New Roman"/>
          <w:color w:val="000000"/>
          <w:szCs w:val="20"/>
        </w:rPr>
        <w:t xml:space="preserve"> and </w:t>
      </w:r>
      <w:r w:rsidRPr="00982E91">
        <w:rPr>
          <w:rFonts w:ascii="Times New Roman" w:eastAsia="MS Mincho" w:hAnsi="Times New Roman"/>
          <w:i/>
          <w:color w:val="000000"/>
          <w:szCs w:val="20"/>
        </w:rPr>
        <w:t>frequencyDensity</w:t>
      </w:r>
      <w:r w:rsidRPr="00982E91">
        <w:rPr>
          <w:rFonts w:ascii="Times New Roman" w:eastAsia="MS Mincho" w:hAnsi="Times New Roman"/>
          <w:color w:val="000000"/>
          <w:szCs w:val="20"/>
        </w:rPr>
        <w:t xml:space="preserve"> are configured and the RNTI equals C-RNTI or CS-RNTI,</w:t>
      </w:r>
      <w:r w:rsidRPr="00982E91">
        <w:rPr>
          <w:rFonts w:ascii="Times New Roman" w:eastAsia="MS Mincho" w:hAnsi="Times New Roman"/>
          <w:szCs w:val="20"/>
          <w:lang w:val="en-US"/>
        </w:rPr>
        <w:t xml:space="preserve"> the UE shall assume the PT-RS is present with </w:t>
      </w:r>
      <w:r w:rsidRPr="00982E91">
        <w:rPr>
          <w:rFonts w:ascii="Times New Roman" w:eastAsia="MS Mincho" w:hAnsi="Times New Roman"/>
          <w:i/>
          <w:iCs/>
          <w:szCs w:val="20"/>
        </w:rPr>
        <w:t>L</w:t>
      </w:r>
      <w:r w:rsidRPr="00982E91">
        <w:rPr>
          <w:rFonts w:ascii="Times New Roman" w:eastAsia="MS Mincho" w:hAnsi="Times New Roman"/>
          <w:i/>
          <w:iCs/>
          <w:szCs w:val="20"/>
          <w:vertAlign w:val="subscript"/>
        </w:rPr>
        <w:t xml:space="preserve">PT-RS </w:t>
      </w:r>
      <w:r w:rsidRPr="00982E91">
        <w:rPr>
          <w:rFonts w:ascii="Times New Roman" w:eastAsia="MS Mincho" w:hAnsi="Times New Roman"/>
          <w:szCs w:val="20"/>
          <w:lang w:val="en-US"/>
        </w:rPr>
        <w:t xml:space="preserve">= 1, </w:t>
      </w:r>
      <w:r w:rsidRPr="00982E91">
        <w:rPr>
          <w:rFonts w:ascii="Times New Roman" w:eastAsia="MS Mincho" w:hAnsi="Times New Roman"/>
          <w:i/>
          <w:iCs/>
          <w:color w:val="000000"/>
          <w:szCs w:val="20"/>
          <w:lang w:eastAsia="ko-KR"/>
        </w:rPr>
        <w:t>K</w:t>
      </w:r>
      <w:r w:rsidRPr="00982E91">
        <w:rPr>
          <w:rFonts w:ascii="Times New Roman" w:eastAsia="MS Mincho" w:hAnsi="Times New Roman"/>
          <w:i/>
          <w:iCs/>
          <w:color w:val="000000"/>
          <w:szCs w:val="20"/>
          <w:vertAlign w:val="subscript"/>
          <w:lang w:eastAsia="ko-KR"/>
        </w:rPr>
        <w:t>PT-RS</w:t>
      </w:r>
      <w:r w:rsidRPr="00982E91">
        <w:rPr>
          <w:rFonts w:ascii="Times New Roman" w:eastAsia="MS Mincho" w:hAnsi="Times New Roman"/>
          <w:color w:val="000000"/>
          <w:szCs w:val="20"/>
          <w:lang w:val="en-US"/>
        </w:rPr>
        <w:t xml:space="preserve"> = 2, and</w:t>
      </w:r>
      <w:r w:rsidRPr="00982E91">
        <w:rPr>
          <w:rFonts w:ascii="Times New Roman" w:eastAsia="MS Mincho" w:hAnsi="Times New Roman"/>
          <w:szCs w:val="20"/>
        </w:rPr>
        <w:t xml:space="preserve"> </w:t>
      </w:r>
      <w:r w:rsidRPr="00982E91">
        <w:rPr>
          <w:rFonts w:ascii="Times New Roman" w:eastAsia="MS Mincho" w:hAnsi="Times New Roman"/>
          <w:color w:val="FF0000"/>
          <w:szCs w:val="20"/>
          <w:u w:val="single"/>
          <w:lang w:val="en-US"/>
        </w:rPr>
        <w:t>t</w:t>
      </w:r>
      <w:r w:rsidRPr="00982E91">
        <w:rPr>
          <w:rFonts w:ascii="Times New Roman" w:eastAsia="MS Mincho" w:hAnsi="Times New Roman"/>
          <w:color w:val="FF0000"/>
          <w:szCs w:val="20"/>
          <w:u w:val="single"/>
        </w:rPr>
        <w:t>he UE shall assume PT-RS is not present when</w:t>
      </w:r>
    </w:p>
    <w:p w14:paraId="7197E319" w14:textId="77777777" w:rsidR="00982E91" w:rsidRPr="00982E91" w:rsidRDefault="00982E91" w:rsidP="00982E91">
      <w:pPr>
        <w:ind w:left="568" w:hanging="284"/>
        <w:rPr>
          <w:rFonts w:ascii="Times New Roman" w:eastAsia="MS Mincho" w:hAnsi="Times New Roman"/>
          <w:strike/>
          <w:color w:val="FF0000"/>
          <w:szCs w:val="20"/>
        </w:rPr>
      </w:pPr>
      <w:r w:rsidRPr="00982E91">
        <w:rPr>
          <w:rFonts w:ascii="Times New Roman" w:eastAsia="MS Mincho" w:hAnsi="Times New Roman"/>
          <w:strike/>
          <w:color w:val="FF0000"/>
          <w:szCs w:val="20"/>
        </w:rPr>
        <w:t>-</w:t>
      </w:r>
      <w:r w:rsidRPr="00982E91">
        <w:rPr>
          <w:rFonts w:ascii="Times New Roman" w:eastAsia="MS Mincho" w:hAnsi="Times New Roman"/>
          <w:strike/>
          <w:color w:val="FF0000"/>
          <w:szCs w:val="20"/>
        </w:rPr>
        <w:tab/>
      </w:r>
      <w:r w:rsidRPr="00982E91">
        <w:rPr>
          <w:rFonts w:ascii="Times New Roman" w:eastAsia="MS Mincho" w:hAnsi="Times New Roman"/>
          <w:strike/>
          <w:color w:val="FF0000"/>
          <w:szCs w:val="20"/>
          <w:lang w:val="en-US"/>
        </w:rPr>
        <w:t>T</w:t>
      </w:r>
      <w:r w:rsidRPr="00982E91">
        <w:rPr>
          <w:rFonts w:ascii="Times New Roman" w:eastAsia="MS Mincho" w:hAnsi="Times New Roman"/>
          <w:strike/>
          <w:color w:val="FF0000"/>
          <w:szCs w:val="20"/>
        </w:rPr>
        <w:t>he UE shall assume PT-RS is not present when,</w:t>
      </w:r>
    </w:p>
    <w:p w14:paraId="6AF02858" w14:textId="77777777" w:rsidR="00982E91" w:rsidRPr="00982E91" w:rsidRDefault="00982E91" w:rsidP="00982E91">
      <w:pPr>
        <w:ind w:left="851"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the scheduled MCS from Table 5.1.3.1-1 is smaller than 10, or</w:t>
      </w:r>
    </w:p>
    <w:p w14:paraId="1A48B853" w14:textId="77777777" w:rsidR="00982E91" w:rsidRPr="00982E91" w:rsidRDefault="00982E91" w:rsidP="00982E91">
      <w:pPr>
        <w:ind w:left="851"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 xml:space="preserve">the scheduled MCS from Table 5.1.3.1-2 is smaller than 5, or </w:t>
      </w:r>
    </w:p>
    <w:p w14:paraId="72D40178" w14:textId="77777777" w:rsidR="00982E91" w:rsidRPr="00982E91" w:rsidRDefault="00982E91" w:rsidP="00982E91">
      <w:pPr>
        <w:ind w:left="851"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the number of scheduled RBs is smaller than 3, or</w:t>
      </w:r>
    </w:p>
    <w:p w14:paraId="4A495713" w14:textId="77777777" w:rsidR="00982E91" w:rsidRPr="00982E91" w:rsidRDefault="00982E91" w:rsidP="00982E91">
      <w:pPr>
        <w:ind w:left="720" w:hanging="720"/>
        <w:rPr>
          <w:szCs w:val="20"/>
        </w:rPr>
      </w:pPr>
      <w:r w:rsidRPr="00982E91">
        <w:rPr>
          <w:szCs w:val="20"/>
        </w:rPr>
        <w:lastRenderedPageBreak/>
        <w:t>-</w:t>
      </w:r>
      <w:r w:rsidRPr="00982E91">
        <w:rPr>
          <w:szCs w:val="20"/>
        </w:rPr>
        <w:tab/>
        <w:t>otherwise, if the RNTI equals RA-RNTI, SI-RNTI, or P-RNTI, the UE shall assume PT-RS is not present</w:t>
      </w:r>
    </w:p>
    <w:p w14:paraId="613DC850" w14:textId="77777777" w:rsidR="00D06D50" w:rsidRPr="00982E91" w:rsidRDefault="00D06D50" w:rsidP="00D06D50">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0B442313" w14:textId="77777777" w:rsidR="00982E91" w:rsidRPr="00982E91" w:rsidRDefault="00982E91" w:rsidP="00982E91">
      <w:pPr>
        <w:ind w:left="720" w:hanging="720"/>
        <w:rPr>
          <w:szCs w:val="20"/>
          <w:lang w:eastAsia="x-none"/>
        </w:rPr>
      </w:pPr>
    </w:p>
    <w:p w14:paraId="50024780" w14:textId="77777777" w:rsidR="00982E91" w:rsidRPr="00982E91" w:rsidRDefault="00982E91" w:rsidP="00982E91">
      <w:pPr>
        <w:ind w:left="720" w:hanging="720"/>
        <w:rPr>
          <w:szCs w:val="20"/>
          <w:lang w:eastAsia="x-none"/>
        </w:rPr>
      </w:pPr>
    </w:p>
    <w:p w14:paraId="027DCACD" w14:textId="62E28266" w:rsidR="00982E91" w:rsidRPr="00D06D50" w:rsidRDefault="001B7BF2" w:rsidP="00982E91">
      <w:pPr>
        <w:ind w:left="720" w:hanging="720"/>
        <w:rPr>
          <w:b/>
          <w:szCs w:val="20"/>
          <w:lang w:eastAsia="x-none"/>
        </w:rPr>
      </w:pPr>
      <w:hyperlink r:id="rId1079" w:history="1">
        <w:r w:rsidR="00D93AE1" w:rsidRPr="00D06D50">
          <w:rPr>
            <w:rStyle w:val="Hyperlink"/>
            <w:b/>
            <w:szCs w:val="20"/>
          </w:rPr>
          <w:t>R1-1809519</w:t>
        </w:r>
      </w:hyperlink>
      <w:r w:rsidR="00982E91" w:rsidRPr="00D06D50">
        <w:rPr>
          <w:b/>
          <w:szCs w:val="20"/>
          <w:lang w:eastAsia="x-none"/>
        </w:rPr>
        <w:tab/>
        <w:t>Summary of SRS</w:t>
      </w:r>
      <w:r w:rsidR="00982E91" w:rsidRPr="00D06D50">
        <w:rPr>
          <w:b/>
          <w:szCs w:val="20"/>
          <w:lang w:eastAsia="x-none"/>
        </w:rPr>
        <w:tab/>
        <w:t>Sony</w:t>
      </w:r>
    </w:p>
    <w:p w14:paraId="2ED9D106" w14:textId="77777777" w:rsidR="00982E91" w:rsidRPr="00D06D50" w:rsidRDefault="00982E91" w:rsidP="00982E91">
      <w:pPr>
        <w:jc w:val="both"/>
        <w:rPr>
          <w:szCs w:val="20"/>
        </w:rPr>
      </w:pPr>
    </w:p>
    <w:p w14:paraId="75348FA5" w14:textId="77777777" w:rsidR="00982E91" w:rsidRPr="00D06D50" w:rsidRDefault="00982E91" w:rsidP="00982E91">
      <w:pPr>
        <w:ind w:left="720" w:hanging="720"/>
        <w:jc w:val="both"/>
        <w:rPr>
          <w:szCs w:val="20"/>
        </w:rPr>
      </w:pPr>
      <w:r w:rsidRPr="00D06D50">
        <w:rPr>
          <w:szCs w:val="20"/>
          <w:highlight w:val="green"/>
        </w:rPr>
        <w:t>Agreement</w:t>
      </w:r>
    </w:p>
    <w:p w14:paraId="17486A09" w14:textId="1904FD27" w:rsidR="00982E91" w:rsidRPr="00982E91" w:rsidRDefault="00982E91" w:rsidP="00982E91">
      <w:pPr>
        <w:ind w:left="720" w:hanging="720"/>
        <w:rPr>
          <w:szCs w:val="20"/>
        </w:rPr>
      </w:pPr>
      <w:r w:rsidRPr="00982E91">
        <w:rPr>
          <w:szCs w:val="20"/>
        </w:rPr>
        <w:t xml:space="preserve">Text proposal on SRS resource configuration in 38.214 version 15.2.0 </w:t>
      </w:r>
    </w:p>
    <w:tbl>
      <w:tblPr>
        <w:tblW w:w="95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33"/>
      </w:tblGrid>
      <w:tr w:rsidR="00982E91" w:rsidRPr="00982E91" w14:paraId="62D778F5" w14:textId="77777777" w:rsidTr="003D5FBA">
        <w:tc>
          <w:tcPr>
            <w:tcW w:w="9533" w:type="dxa"/>
            <w:shd w:val="clear" w:color="auto" w:fill="auto"/>
          </w:tcPr>
          <w:p w14:paraId="50189198" w14:textId="77777777" w:rsidR="00982E91" w:rsidRPr="00982E91" w:rsidRDefault="00982E91" w:rsidP="00982E91">
            <w:pPr>
              <w:widowControl w:val="0"/>
              <w:ind w:left="720" w:hanging="720"/>
              <w:jc w:val="center"/>
              <w:rPr>
                <w:color w:val="FF0000"/>
                <w:szCs w:val="20"/>
              </w:rPr>
            </w:pPr>
            <w:r w:rsidRPr="00982E91">
              <w:rPr>
                <w:color w:val="FF0000"/>
                <w:szCs w:val="20"/>
              </w:rPr>
              <w:t>&lt; Start of the text proposal &gt;</w:t>
            </w:r>
          </w:p>
          <w:p w14:paraId="59964225" w14:textId="77777777" w:rsidR="00982E91" w:rsidRPr="00982E91" w:rsidRDefault="00982E91" w:rsidP="00982E91">
            <w:pPr>
              <w:rPr>
                <w:rFonts w:eastAsia="SimSun"/>
                <w:szCs w:val="20"/>
              </w:rPr>
            </w:pPr>
            <w:r w:rsidRPr="00982E91">
              <w:rPr>
                <w:rFonts w:eastAsia="SimSun"/>
                <w:szCs w:val="20"/>
              </w:rPr>
              <w:t xml:space="preserve">6.2 UE reference </w:t>
            </w:r>
            <w:r w:rsidRPr="00982E91">
              <w:rPr>
                <w:rFonts w:eastAsia="SimSun"/>
                <w:strike/>
                <w:szCs w:val="20"/>
              </w:rPr>
              <w:t>symbol</w:t>
            </w:r>
            <w:r w:rsidRPr="00982E91">
              <w:rPr>
                <w:rFonts w:eastAsia="SimSun"/>
                <w:szCs w:val="20"/>
              </w:rPr>
              <w:t>signal (RS) procedure</w:t>
            </w:r>
          </w:p>
          <w:p w14:paraId="74745BAE" w14:textId="77777777" w:rsidR="00982E91" w:rsidRPr="00982E91" w:rsidRDefault="00982E91" w:rsidP="00982E91">
            <w:pPr>
              <w:rPr>
                <w:rFonts w:eastAsia="SimSun"/>
                <w:szCs w:val="20"/>
              </w:rPr>
            </w:pPr>
            <w:r w:rsidRPr="00982E91">
              <w:rPr>
                <w:rFonts w:eastAsia="SimSun"/>
                <w:szCs w:val="20"/>
              </w:rPr>
              <w:t>6.2.1</w:t>
            </w:r>
            <w:r w:rsidRPr="00982E91">
              <w:rPr>
                <w:rFonts w:eastAsia="SimSun"/>
                <w:szCs w:val="20"/>
              </w:rPr>
              <w:tab/>
              <w:t>UE sounding procedure</w:t>
            </w:r>
          </w:p>
          <w:p w14:paraId="2EEE250A" w14:textId="77777777" w:rsidR="00982E91" w:rsidRPr="00982E91" w:rsidRDefault="00982E91" w:rsidP="00982E91">
            <w:pPr>
              <w:rPr>
                <w:color w:val="000000"/>
                <w:szCs w:val="20"/>
              </w:rPr>
            </w:pPr>
            <w:r w:rsidRPr="00982E91">
              <w:rPr>
                <w:rFonts w:eastAsia="MS Mincho"/>
                <w:color w:val="000000"/>
                <w:szCs w:val="20"/>
              </w:rPr>
              <w:t xml:space="preserve">The </w:t>
            </w:r>
            <w:r w:rsidRPr="00982E91">
              <w:rPr>
                <w:color w:val="000000"/>
                <w:szCs w:val="20"/>
              </w:rPr>
              <w:t xml:space="preserve">UE can be configured with one or more Sounding Reference </w:t>
            </w:r>
            <w:del w:id="694" w:author="作成者" w:date="2018-08-02T11:40:00Z">
              <w:r w:rsidRPr="00982E91">
                <w:rPr>
                  <w:color w:val="000000"/>
                  <w:szCs w:val="20"/>
                </w:rPr>
                <w:delText xml:space="preserve">Symbol </w:delText>
              </w:r>
            </w:del>
            <w:ins w:id="695" w:author="作成者" w:date="2018-08-02T11:40:00Z">
              <w:r w:rsidRPr="00982E91">
                <w:rPr>
                  <w:color w:val="000000"/>
                  <w:szCs w:val="20"/>
                </w:rPr>
                <w:t xml:space="preserve">Signal </w:t>
              </w:r>
            </w:ins>
            <w:r w:rsidRPr="00982E91">
              <w:rPr>
                <w:color w:val="000000"/>
                <w:szCs w:val="20"/>
              </w:rPr>
              <w:t xml:space="preserve">(SRS) resource sets as configured by the higher layer parameter </w:t>
            </w:r>
            <w:r w:rsidRPr="00982E91">
              <w:rPr>
                <w:i/>
                <w:color w:val="000000"/>
                <w:szCs w:val="20"/>
              </w:rPr>
              <w:t>SRS-ResourceSet</w:t>
            </w:r>
            <w:r w:rsidRPr="00982E91">
              <w:rPr>
                <w:color w:val="000000"/>
                <w:szCs w:val="20"/>
              </w:rPr>
              <w:t>.</w:t>
            </w:r>
            <w:r w:rsidRPr="00982E91">
              <w:rPr>
                <w:rFonts w:eastAsia="MS Mincho"/>
                <w:color w:val="000000"/>
                <w:szCs w:val="20"/>
              </w:rPr>
              <w:t xml:space="preserve"> For each SRS resource set, </w:t>
            </w:r>
            <w:r w:rsidRPr="00982E91">
              <w:rPr>
                <w:color w:val="000000"/>
                <w:szCs w:val="20"/>
              </w:rPr>
              <w:t>a</w:t>
            </w:r>
            <w:r w:rsidRPr="00982E91">
              <w:rPr>
                <w:rFonts w:hint="eastAsia"/>
                <w:color w:val="000000"/>
                <w:szCs w:val="20"/>
              </w:rPr>
              <w:t xml:space="preserve"> UE may be configured with </w:t>
            </w:r>
            <w:r w:rsidR="001B7BF2">
              <w:rPr>
                <w:color w:val="000000"/>
                <w:position w:val="-4"/>
                <w:szCs w:val="20"/>
              </w:rPr>
              <w:pict w14:anchorId="4D2AA3D8">
                <v:shape id="_x0000_i1359" type="#_x0000_t75" style="width:26.4pt;height:12pt">
                  <v:imagedata r:id="rId824" o:title=""/>
                </v:shape>
              </w:pict>
            </w:r>
            <w:r w:rsidRPr="00982E91">
              <w:rPr>
                <w:color w:val="000000"/>
                <w:szCs w:val="20"/>
              </w:rPr>
              <w:t xml:space="preserve">SRS resources (higher </w:t>
            </w:r>
            <w:del w:id="696" w:author="作成者" w:date="2018-08-02T11:40:00Z">
              <w:r w:rsidRPr="00982E91">
                <w:rPr>
                  <w:color w:val="000000"/>
                  <w:szCs w:val="20"/>
                </w:rPr>
                <w:delText xml:space="preserve">later </w:delText>
              </w:r>
            </w:del>
            <w:ins w:id="697" w:author="作成者" w:date="2018-08-02T11:40:00Z">
              <w:r w:rsidRPr="00982E91">
                <w:rPr>
                  <w:color w:val="000000"/>
                  <w:szCs w:val="20"/>
                </w:rPr>
                <w:t xml:space="preserve">layer </w:t>
              </w:r>
            </w:ins>
            <w:r w:rsidRPr="00982E91">
              <w:rPr>
                <w:color w:val="000000"/>
                <w:szCs w:val="20"/>
              </w:rPr>
              <w:t xml:space="preserve">parameter </w:t>
            </w:r>
            <w:r w:rsidRPr="00982E91">
              <w:rPr>
                <w:i/>
                <w:color w:val="000000"/>
                <w:szCs w:val="20"/>
              </w:rPr>
              <w:t>SRS-Resource</w:t>
            </w:r>
            <w:r w:rsidRPr="00982E91">
              <w:rPr>
                <w:color w:val="000000"/>
                <w:szCs w:val="20"/>
              </w:rPr>
              <w:t>), where the maximum value of K is indicated by [</w:t>
            </w:r>
            <w:r w:rsidRPr="00982E91">
              <w:rPr>
                <w:i/>
                <w:color w:val="000000"/>
                <w:szCs w:val="20"/>
              </w:rPr>
              <w:t xml:space="preserve">SRS_capability </w:t>
            </w:r>
            <w:r w:rsidRPr="00982E91">
              <w:rPr>
                <w:color w:val="000000"/>
                <w:szCs w:val="20"/>
              </w:rPr>
              <w:t xml:space="preserve">[13, 38.306]]. The SRS resource set applicability is configured by the higher layer parameter </w:t>
            </w:r>
            <w:r w:rsidRPr="00982E91">
              <w:rPr>
                <w:i/>
                <w:color w:val="000000"/>
                <w:szCs w:val="20"/>
              </w:rPr>
              <w:t>SRS-SetUse.</w:t>
            </w:r>
            <w:r w:rsidRPr="00982E91">
              <w:rPr>
                <w:color w:val="000000"/>
                <w:szCs w:val="20"/>
              </w:rPr>
              <w:t xml:space="preserve"> When the higher layer parameter</w:t>
            </w:r>
            <w:r w:rsidRPr="00982E91">
              <w:rPr>
                <w:i/>
                <w:color w:val="000000"/>
                <w:szCs w:val="20"/>
              </w:rPr>
              <w:t xml:space="preserve"> SRS-SetUse </w:t>
            </w:r>
            <w:r w:rsidRPr="00982E91">
              <w:rPr>
                <w:color w:val="000000"/>
                <w:szCs w:val="20"/>
              </w:rPr>
              <w:t>is set to 'BeamManagement'</w:t>
            </w:r>
            <w:r w:rsidRPr="00982E91">
              <w:rPr>
                <w:i/>
                <w:color w:val="000000"/>
                <w:szCs w:val="20"/>
              </w:rPr>
              <w:t xml:space="preserve">, </w:t>
            </w:r>
            <w:r w:rsidRPr="00982E91">
              <w:rPr>
                <w:color w:val="000000"/>
                <w:szCs w:val="20"/>
              </w:rPr>
              <w:t>only one SRS resource in each of multiple SRS sets can be transmitted at a given time instant. The SRS resources in different SRS resource sets can be transmitted simultaneously.</w:t>
            </w:r>
          </w:p>
          <w:p w14:paraId="010FA9CF" w14:textId="77777777" w:rsidR="00982E91" w:rsidRPr="00982E91" w:rsidRDefault="00982E91" w:rsidP="00982E91">
            <w:pPr>
              <w:rPr>
                <w:rFonts w:eastAsia="MS Mincho"/>
                <w:szCs w:val="20"/>
              </w:rPr>
            </w:pPr>
            <w:r w:rsidRPr="00982E91">
              <w:rPr>
                <w:color w:val="000000"/>
                <w:szCs w:val="20"/>
              </w:rPr>
              <w:t>For aperiodic SRS at least one state of the DCI field is used to select at least one out of the configured SRS resource set</w:t>
            </w:r>
            <w:ins w:id="698" w:author="作成者" w:date="2018-08-02T11:40:00Z">
              <w:r w:rsidRPr="00982E91">
                <w:rPr>
                  <w:color w:val="000000"/>
                  <w:szCs w:val="20"/>
                </w:rPr>
                <w:t>s</w:t>
              </w:r>
            </w:ins>
            <w:r w:rsidRPr="00982E91">
              <w:rPr>
                <w:color w:val="000000"/>
                <w:szCs w:val="20"/>
              </w:rPr>
              <w:t>.</w:t>
            </w:r>
            <w:r w:rsidRPr="00982E91">
              <w:rPr>
                <w:rFonts w:eastAsia="MS Mincho"/>
                <w:szCs w:val="20"/>
              </w:rPr>
              <w:t xml:space="preserve"> </w:t>
            </w:r>
          </w:p>
          <w:p w14:paraId="50F20E04" w14:textId="77777777" w:rsidR="00982E91" w:rsidRPr="00982E91" w:rsidRDefault="00982E91" w:rsidP="00982E91">
            <w:pPr>
              <w:widowControl w:val="0"/>
              <w:jc w:val="center"/>
              <w:rPr>
                <w:color w:val="FF0000"/>
                <w:szCs w:val="20"/>
              </w:rPr>
            </w:pPr>
            <w:r w:rsidRPr="00982E91">
              <w:rPr>
                <w:color w:val="FF0000"/>
                <w:szCs w:val="20"/>
              </w:rPr>
              <w:t>&lt; Unchanged parts are omitted &gt;</w:t>
            </w:r>
          </w:p>
          <w:p w14:paraId="7110828C" w14:textId="77777777" w:rsidR="00982E91" w:rsidRPr="00982E91" w:rsidRDefault="00982E91" w:rsidP="00982E91">
            <w:pPr>
              <w:widowControl w:val="0"/>
              <w:rPr>
                <w:color w:val="FF0000"/>
                <w:szCs w:val="20"/>
              </w:rPr>
            </w:pPr>
            <w:r w:rsidRPr="00982E91">
              <w:rPr>
                <w:rFonts w:eastAsia="Malgun Gothic"/>
                <w:color w:val="FF0000"/>
                <w:szCs w:val="20"/>
                <w:lang w:eastAsia="zh-CN"/>
              </w:rPr>
              <w:t>The UE is not expected to be configured with different time domain behavior for SRS resources in the same SRS resource set. The UE is also not expected to be configured with different time domain behavior between SRS resource and associated SRS resources set.</w:t>
            </w:r>
          </w:p>
          <w:p w14:paraId="216D2B06" w14:textId="77777777" w:rsidR="00982E91" w:rsidRPr="00982E91" w:rsidRDefault="00982E91" w:rsidP="00982E91">
            <w:pPr>
              <w:rPr>
                <w:szCs w:val="20"/>
              </w:rPr>
            </w:pPr>
            <w:r w:rsidRPr="00982E91">
              <w:rPr>
                <w:szCs w:val="20"/>
              </w:rPr>
              <w:t>The 2-bit SRS request field [5 TS38.212] in DCI format 0_1, 1_1 indicates the triggered SRS resource set given in Table 7.3.1.1.2-24 of [5, TS 38212]. The 2-bit SRS request field [5, TS38.212] in DCI format 2_3 indicates the triggered SRS resource set given in Subclause 11.4 of [6, TS 38.213].</w:t>
            </w:r>
          </w:p>
          <w:p w14:paraId="741849E3" w14:textId="77777777" w:rsidR="00982E91" w:rsidRPr="00982E91" w:rsidRDefault="00982E91" w:rsidP="00982E91">
            <w:pPr>
              <w:widowControl w:val="0"/>
              <w:ind w:left="720" w:hanging="720"/>
              <w:jc w:val="center"/>
              <w:rPr>
                <w:color w:val="FF0000"/>
                <w:szCs w:val="20"/>
              </w:rPr>
            </w:pPr>
            <w:r w:rsidRPr="00982E91">
              <w:rPr>
                <w:color w:val="FF0000"/>
                <w:szCs w:val="20"/>
              </w:rPr>
              <w:t>&lt; End of the text proposal &gt;</w:t>
            </w:r>
          </w:p>
        </w:tc>
      </w:tr>
    </w:tbl>
    <w:p w14:paraId="7F4833A1" w14:textId="77777777" w:rsidR="00982E91" w:rsidRPr="00982E91" w:rsidRDefault="00982E91" w:rsidP="00982E91">
      <w:pPr>
        <w:ind w:left="720" w:hanging="720"/>
        <w:rPr>
          <w:szCs w:val="20"/>
          <w:lang w:eastAsia="x-none"/>
        </w:rPr>
      </w:pPr>
    </w:p>
    <w:p w14:paraId="4467A6DF" w14:textId="77777777" w:rsidR="00982E91" w:rsidRPr="00D06D50" w:rsidRDefault="00982E91" w:rsidP="00982E91">
      <w:pPr>
        <w:ind w:left="720" w:hanging="720"/>
        <w:rPr>
          <w:szCs w:val="20"/>
          <w:highlight w:val="green"/>
          <w:lang w:eastAsia="x-none"/>
        </w:rPr>
      </w:pPr>
      <w:r w:rsidRPr="00D06D50">
        <w:rPr>
          <w:szCs w:val="20"/>
          <w:highlight w:val="green"/>
          <w:lang w:eastAsia="x-none"/>
        </w:rPr>
        <w:t>Agreement</w:t>
      </w:r>
    </w:p>
    <w:p w14:paraId="5779A4C2" w14:textId="77777777" w:rsidR="00982E91" w:rsidRPr="00982E91" w:rsidRDefault="00982E91" w:rsidP="00982E91">
      <w:pPr>
        <w:ind w:left="720" w:hanging="720"/>
        <w:rPr>
          <w:kern w:val="2"/>
          <w:szCs w:val="20"/>
        </w:rPr>
      </w:pPr>
      <w:r w:rsidRPr="00982E91">
        <w:rPr>
          <w:szCs w:val="20"/>
        </w:rPr>
        <w:t xml:space="preserve">Text proposal on SRS rule in 38.214 version 15.2.0 </w:t>
      </w:r>
    </w:p>
    <w:tbl>
      <w:tblPr>
        <w:tblW w:w="95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33"/>
      </w:tblGrid>
      <w:tr w:rsidR="00982E91" w:rsidRPr="00982E91" w14:paraId="69A4E473" w14:textId="77777777" w:rsidTr="003D5FBA">
        <w:tc>
          <w:tcPr>
            <w:tcW w:w="9533" w:type="dxa"/>
            <w:shd w:val="clear" w:color="auto" w:fill="auto"/>
          </w:tcPr>
          <w:p w14:paraId="70B287F5" w14:textId="77777777" w:rsidR="00982E91" w:rsidRPr="00982E91" w:rsidRDefault="00982E91" w:rsidP="00982E91">
            <w:pPr>
              <w:widowControl w:val="0"/>
              <w:ind w:left="720" w:hanging="720"/>
              <w:jc w:val="center"/>
              <w:rPr>
                <w:color w:val="FF0000"/>
                <w:szCs w:val="20"/>
              </w:rPr>
            </w:pPr>
            <w:r w:rsidRPr="00982E91">
              <w:rPr>
                <w:color w:val="FF0000"/>
                <w:szCs w:val="20"/>
              </w:rPr>
              <w:t>&lt; Start of the text proposal &gt;</w:t>
            </w:r>
          </w:p>
          <w:p w14:paraId="0C16A7E9" w14:textId="77777777" w:rsidR="00982E91" w:rsidRPr="00982E91" w:rsidRDefault="00982E91" w:rsidP="00982E91">
            <w:pPr>
              <w:rPr>
                <w:rFonts w:eastAsia="SimSun"/>
                <w:szCs w:val="20"/>
              </w:rPr>
            </w:pPr>
            <w:r w:rsidRPr="00982E91">
              <w:rPr>
                <w:rFonts w:eastAsia="SimSun"/>
                <w:szCs w:val="20"/>
              </w:rPr>
              <w:t>6.2.1</w:t>
            </w:r>
            <w:r w:rsidRPr="00982E91">
              <w:rPr>
                <w:rFonts w:eastAsia="SimSun"/>
                <w:szCs w:val="20"/>
              </w:rPr>
              <w:tab/>
              <w:t>UE sounding procedure</w:t>
            </w:r>
          </w:p>
          <w:p w14:paraId="5C344A51" w14:textId="77777777" w:rsidR="00982E91" w:rsidRPr="00982E91" w:rsidRDefault="00982E91" w:rsidP="00982E91">
            <w:pPr>
              <w:widowControl w:val="0"/>
              <w:ind w:left="720" w:hanging="720"/>
              <w:jc w:val="center"/>
              <w:rPr>
                <w:color w:val="FF0000"/>
                <w:szCs w:val="20"/>
              </w:rPr>
            </w:pPr>
            <w:r w:rsidRPr="00982E91">
              <w:rPr>
                <w:color w:val="FF0000"/>
                <w:szCs w:val="20"/>
              </w:rPr>
              <w:t>&lt; Unchanged parts are omitted &gt;</w:t>
            </w:r>
          </w:p>
          <w:p w14:paraId="5D13F9DD" w14:textId="77777777" w:rsidR="00982E91" w:rsidRPr="00982E91" w:rsidRDefault="00982E91" w:rsidP="00982E91">
            <w:pPr>
              <w:widowControl w:val="0"/>
              <w:rPr>
                <w:szCs w:val="20"/>
              </w:rPr>
            </w:pPr>
            <w:r w:rsidRPr="00982E91">
              <w:rPr>
                <w:szCs w:val="20"/>
              </w:rPr>
              <w:t>In case of intra-band carrier aggregation, a UE is not expected to be configured with SRS and PUSCH/UL DM-RS/UL PT-RS/PUCCH</w:t>
            </w:r>
            <w:del w:id="699" w:author="作成者" w:date="2018-08-02T01:10:00Z">
              <w:r w:rsidRPr="00982E91">
                <w:rPr>
                  <w:szCs w:val="20"/>
                </w:rPr>
                <w:delText xml:space="preserve"> formats 1, 3 or 4</w:delText>
              </w:r>
            </w:del>
            <w:r w:rsidRPr="00982E91">
              <w:rPr>
                <w:szCs w:val="20"/>
              </w:rPr>
              <w:t xml:space="preserve"> in the same symbol.</w:t>
            </w:r>
          </w:p>
          <w:p w14:paraId="62657776" w14:textId="77777777" w:rsidR="00982E91" w:rsidRPr="00982E91" w:rsidRDefault="00982E91" w:rsidP="00982E91">
            <w:pPr>
              <w:widowControl w:val="0"/>
              <w:ind w:left="720" w:hanging="720"/>
              <w:jc w:val="center"/>
              <w:rPr>
                <w:color w:val="FF0000"/>
                <w:szCs w:val="20"/>
              </w:rPr>
            </w:pPr>
            <w:r w:rsidRPr="00982E91">
              <w:rPr>
                <w:color w:val="FF0000"/>
                <w:szCs w:val="20"/>
              </w:rPr>
              <w:t>&lt; End of the text proposal &gt;</w:t>
            </w:r>
          </w:p>
        </w:tc>
      </w:tr>
    </w:tbl>
    <w:p w14:paraId="75DCEFE8" w14:textId="77777777" w:rsidR="00982E91" w:rsidRPr="00982E91" w:rsidRDefault="00982E91" w:rsidP="00982E91">
      <w:pPr>
        <w:ind w:left="720" w:hanging="720"/>
        <w:rPr>
          <w:szCs w:val="20"/>
          <w:lang w:eastAsia="x-none"/>
        </w:rPr>
      </w:pPr>
    </w:p>
    <w:p w14:paraId="37EC9935" w14:textId="77777777" w:rsidR="00982E91" w:rsidRPr="00982E91" w:rsidRDefault="00982E91" w:rsidP="00982E91">
      <w:pPr>
        <w:ind w:left="720" w:hanging="720"/>
        <w:rPr>
          <w:b/>
          <w:szCs w:val="20"/>
          <w:lang w:eastAsia="x-none"/>
        </w:rPr>
      </w:pPr>
      <w:r w:rsidRPr="00982E91">
        <w:rPr>
          <w:b/>
          <w:szCs w:val="20"/>
          <w:lang w:eastAsia="x-none"/>
        </w:rPr>
        <w:t>For further discussion in RAN1#94bis</w:t>
      </w:r>
    </w:p>
    <w:p w14:paraId="0ABE5EE6" w14:textId="77777777" w:rsidR="00982E91" w:rsidRPr="00982E91" w:rsidRDefault="00982E91" w:rsidP="00982E91">
      <w:pPr>
        <w:ind w:left="720" w:hanging="720"/>
        <w:rPr>
          <w:szCs w:val="20"/>
          <w:lang w:eastAsia="x-none"/>
        </w:rPr>
      </w:pPr>
      <w:r w:rsidRPr="00982E91">
        <w:rPr>
          <w:szCs w:val="20"/>
        </w:rPr>
        <w:t>Simultaneous</w:t>
      </w:r>
      <w:r w:rsidRPr="00982E91">
        <w:rPr>
          <w:rFonts w:hint="eastAsia"/>
          <w:szCs w:val="20"/>
        </w:rPr>
        <w:t xml:space="preserve"> SRS transmission on a different CC in intra-band or inter-band CA</w:t>
      </w:r>
    </w:p>
    <w:p w14:paraId="444B4C76" w14:textId="77777777" w:rsidR="00982E91" w:rsidRPr="00982E91" w:rsidRDefault="00982E91" w:rsidP="00982E91">
      <w:pPr>
        <w:ind w:left="720" w:hanging="720"/>
        <w:rPr>
          <w:szCs w:val="20"/>
          <w:lang w:eastAsia="x-none"/>
        </w:rPr>
      </w:pPr>
    </w:p>
    <w:p w14:paraId="17C11978" w14:textId="77777777" w:rsidR="00982E91" w:rsidRPr="00D06D50" w:rsidRDefault="00982E91" w:rsidP="00982E91">
      <w:pPr>
        <w:ind w:left="720" w:hanging="720"/>
        <w:rPr>
          <w:szCs w:val="20"/>
          <w:highlight w:val="green"/>
          <w:lang w:eastAsia="x-none"/>
        </w:rPr>
      </w:pPr>
      <w:r w:rsidRPr="00D06D50">
        <w:rPr>
          <w:szCs w:val="20"/>
          <w:highlight w:val="green"/>
          <w:lang w:eastAsia="x-none"/>
        </w:rPr>
        <w:t>Agreement</w:t>
      </w:r>
    </w:p>
    <w:p w14:paraId="65FAD8D3" w14:textId="77777777" w:rsidR="00982E91" w:rsidRPr="00982E91" w:rsidRDefault="00982E91" w:rsidP="00982E91">
      <w:pPr>
        <w:ind w:left="720" w:hanging="720"/>
        <w:rPr>
          <w:szCs w:val="20"/>
        </w:rPr>
      </w:pPr>
      <w:r w:rsidRPr="00982E91">
        <w:rPr>
          <w:szCs w:val="20"/>
        </w:rPr>
        <w:t>Text proposal on SRS rule in 38.214 version 15.2.0</w:t>
      </w:r>
    </w:p>
    <w:tbl>
      <w:tblPr>
        <w:tblW w:w="10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70"/>
      </w:tblGrid>
      <w:tr w:rsidR="00982E91" w:rsidRPr="00982E91" w14:paraId="230934AF" w14:textId="77777777" w:rsidTr="003D5FBA">
        <w:tc>
          <w:tcPr>
            <w:tcW w:w="10170" w:type="dxa"/>
            <w:shd w:val="clear" w:color="auto" w:fill="auto"/>
          </w:tcPr>
          <w:p w14:paraId="635CF463" w14:textId="77777777" w:rsidR="00982E91" w:rsidRPr="00982E91" w:rsidRDefault="00982E91" w:rsidP="00982E91">
            <w:pPr>
              <w:widowControl w:val="0"/>
              <w:ind w:left="720" w:hanging="720"/>
              <w:jc w:val="center"/>
              <w:rPr>
                <w:color w:val="FF0000"/>
                <w:szCs w:val="20"/>
              </w:rPr>
            </w:pPr>
            <w:r w:rsidRPr="00982E91">
              <w:rPr>
                <w:color w:val="FF0000"/>
                <w:szCs w:val="20"/>
              </w:rPr>
              <w:t>&lt; Start of the text proposal &gt;</w:t>
            </w:r>
          </w:p>
          <w:p w14:paraId="00185CB9" w14:textId="77777777" w:rsidR="00982E91" w:rsidRPr="00982E91" w:rsidRDefault="00982E91" w:rsidP="00982E91">
            <w:pPr>
              <w:rPr>
                <w:rFonts w:eastAsia="SimSun"/>
                <w:szCs w:val="20"/>
              </w:rPr>
            </w:pPr>
            <w:r w:rsidRPr="00982E91">
              <w:rPr>
                <w:rFonts w:eastAsia="SimSun"/>
                <w:szCs w:val="20"/>
              </w:rPr>
              <w:t>6.2.1</w:t>
            </w:r>
            <w:r w:rsidRPr="00982E91">
              <w:rPr>
                <w:rFonts w:eastAsia="SimSun"/>
                <w:szCs w:val="20"/>
              </w:rPr>
              <w:tab/>
              <w:t>UE sounding procedure</w:t>
            </w:r>
          </w:p>
          <w:p w14:paraId="41A9E81E" w14:textId="77777777" w:rsidR="00982E91" w:rsidRPr="00982E91" w:rsidRDefault="00982E91" w:rsidP="00982E91">
            <w:pPr>
              <w:widowControl w:val="0"/>
              <w:ind w:left="720" w:hanging="720"/>
              <w:jc w:val="center"/>
              <w:rPr>
                <w:color w:val="FF0000"/>
                <w:szCs w:val="20"/>
              </w:rPr>
            </w:pPr>
            <w:r w:rsidRPr="00982E91">
              <w:rPr>
                <w:color w:val="FF0000"/>
                <w:szCs w:val="20"/>
              </w:rPr>
              <w:t>&lt; Unchanged parts are omitted &gt;</w:t>
            </w:r>
          </w:p>
          <w:p w14:paraId="2E3AA89C" w14:textId="77777777" w:rsidR="00982E91" w:rsidRPr="00982E91" w:rsidRDefault="00982E91" w:rsidP="00982E91">
            <w:pPr>
              <w:widowControl w:val="0"/>
              <w:rPr>
                <w:szCs w:val="20"/>
              </w:rPr>
            </w:pPr>
            <w:r w:rsidRPr="00982E91">
              <w:rPr>
                <w:szCs w:val="20"/>
              </w:rPr>
              <w:t>The 2-bit SRS request field [5 TS38.212] in DCI format 0_1, 1_1 indicates the triggered SRS resource set given in Table 7.3.1.1.2-24 of [5, TS 38212]. The 2-bit SRS request field [5, TS38.212] in DCI format 2_3 indicates the triggered SRS resource set given in Subclause 11.4 of [6, TS 38.213].</w:t>
            </w:r>
          </w:p>
          <w:p w14:paraId="1B632464" w14:textId="77777777" w:rsidR="00982E91" w:rsidRPr="00982E91" w:rsidRDefault="00982E91" w:rsidP="00982E91">
            <w:pPr>
              <w:widowControl w:val="0"/>
              <w:rPr>
                <w:szCs w:val="20"/>
              </w:rPr>
            </w:pPr>
            <w:r w:rsidRPr="00982E91">
              <w:rPr>
                <w:szCs w:val="20"/>
              </w:rPr>
              <w:t>For PUCCH formats 0 and 2, a UE shall not transmit SRS when semi-persistent and periodic SRS are configured in the same symbol(s) with PUCCH carrying only CSI report(s), or only L1-RSRP report(s) or if aperiodic SRS is configured and PUCCH consists of beam failure request. A UE shall not transmit SRS when semi-persistent or periodic SRS is configured or aperiodic SRS is triggered to be transmitted in the same symbol(s) with PUCCH carrying HARQ-ACK and/or SR. In the case that SRS is not transmitted due to overlap with PUCCH, only the SRS symbol(s) that overlap with PUCCH symbol(s) are dropped. PUCCH shall not be transmitted when aperiodic SRS is triggered to be transmitted to overlap in the same symbol with</w:t>
            </w:r>
            <w:del w:id="700" w:author="作成者" w:date="2018-08-02T01:11:00Z">
              <w:r w:rsidRPr="00982E91">
                <w:rPr>
                  <w:szCs w:val="20"/>
                </w:rPr>
                <w:delText xml:space="preserve"> semi-persistent or periodic</w:delText>
              </w:r>
            </w:del>
            <w:r w:rsidRPr="00982E91">
              <w:rPr>
                <w:szCs w:val="20"/>
              </w:rPr>
              <w:t xml:space="preserve"> PUCCH carrying semi-persistent/periodic CSI report(s) or semi-persistent/periodic L1-RSRP report(s) only. </w:t>
            </w:r>
          </w:p>
          <w:p w14:paraId="4577E140" w14:textId="77777777" w:rsidR="00982E91" w:rsidRPr="00982E91" w:rsidRDefault="00982E91" w:rsidP="00982E91">
            <w:pPr>
              <w:ind w:left="720" w:hanging="720"/>
              <w:jc w:val="center"/>
              <w:rPr>
                <w:szCs w:val="20"/>
              </w:rPr>
            </w:pPr>
            <w:r w:rsidRPr="00982E91">
              <w:rPr>
                <w:color w:val="FF0000"/>
                <w:szCs w:val="20"/>
              </w:rPr>
              <w:t>&lt; End of the text proposal &gt;</w:t>
            </w:r>
          </w:p>
        </w:tc>
      </w:tr>
    </w:tbl>
    <w:p w14:paraId="3336EEA6" w14:textId="77777777" w:rsidR="00982E91" w:rsidRPr="00982E91" w:rsidRDefault="00982E91" w:rsidP="00982E91">
      <w:pPr>
        <w:ind w:left="720" w:hanging="720"/>
        <w:rPr>
          <w:szCs w:val="20"/>
        </w:rPr>
      </w:pPr>
    </w:p>
    <w:p w14:paraId="648DABE4" w14:textId="77777777" w:rsidR="00982E91" w:rsidRPr="00D06D50" w:rsidRDefault="00982E91" w:rsidP="00982E91">
      <w:pPr>
        <w:ind w:left="720" w:hanging="720"/>
        <w:rPr>
          <w:szCs w:val="20"/>
          <w:highlight w:val="green"/>
          <w:lang w:eastAsia="x-none"/>
        </w:rPr>
      </w:pPr>
      <w:r w:rsidRPr="00D06D50">
        <w:rPr>
          <w:szCs w:val="20"/>
          <w:highlight w:val="green"/>
          <w:lang w:eastAsia="x-none"/>
        </w:rPr>
        <w:t>Agreement</w:t>
      </w:r>
    </w:p>
    <w:p w14:paraId="2A0838F3" w14:textId="17883311" w:rsidR="00982E91" w:rsidRDefault="00982E91" w:rsidP="00982E91">
      <w:pPr>
        <w:ind w:left="720" w:hanging="720"/>
        <w:rPr>
          <w:szCs w:val="20"/>
        </w:rPr>
      </w:pPr>
      <w:r w:rsidRPr="00982E91">
        <w:rPr>
          <w:szCs w:val="20"/>
        </w:rPr>
        <w:t xml:space="preserve">Text proposal </w:t>
      </w:r>
      <w:r w:rsidR="00D06D50">
        <w:rPr>
          <w:szCs w:val="20"/>
        </w:rPr>
        <w:t>on SRS in 38.214 version 15.2.0</w:t>
      </w:r>
    </w:p>
    <w:p w14:paraId="07F661DB" w14:textId="5D3D4CC7" w:rsidR="00D06D50" w:rsidRPr="00982E91" w:rsidRDefault="00D06D50" w:rsidP="00D06D50">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187D8411" w14:textId="77777777" w:rsidR="00982E91" w:rsidRPr="00982E91" w:rsidRDefault="00982E91" w:rsidP="00982E91">
      <w:pPr>
        <w:widowControl w:val="0"/>
        <w:ind w:left="720" w:hanging="720"/>
        <w:jc w:val="center"/>
        <w:rPr>
          <w:color w:val="FF0000"/>
          <w:szCs w:val="20"/>
        </w:rPr>
      </w:pPr>
      <w:r w:rsidRPr="00982E91">
        <w:rPr>
          <w:color w:val="FF0000"/>
          <w:szCs w:val="20"/>
        </w:rPr>
        <w:t>&lt; Unchanged parts are omitted &gt;</w:t>
      </w:r>
    </w:p>
    <w:p w14:paraId="22404616" w14:textId="77777777" w:rsidR="00982E91" w:rsidRPr="00982E91" w:rsidRDefault="00982E91" w:rsidP="00982E91">
      <w:pPr>
        <w:widowControl w:val="0"/>
        <w:rPr>
          <w:color w:val="FF0000"/>
          <w:szCs w:val="20"/>
        </w:rPr>
      </w:pPr>
      <w:ins w:id="701" w:author="作成者" w:date="2018-08-02T12:38:00Z">
        <w:r w:rsidRPr="00982E91">
          <w:rPr>
            <w:szCs w:val="20"/>
          </w:rPr>
          <w:lastRenderedPageBreak/>
          <w:t>T</w:t>
        </w:r>
      </w:ins>
      <w:r w:rsidRPr="00982E91">
        <w:rPr>
          <w:szCs w:val="20"/>
        </w:rPr>
        <w:t xml:space="preserve">he UE may be configured by the higher layer parameter </w:t>
      </w:r>
      <w:r w:rsidRPr="00982E91">
        <w:rPr>
          <w:i/>
          <w:szCs w:val="20"/>
        </w:rPr>
        <w:t xml:space="preserve">resourceMapping </w:t>
      </w:r>
      <w:r w:rsidRPr="00982E91">
        <w:rPr>
          <w:szCs w:val="20"/>
        </w:rPr>
        <w:t>in</w:t>
      </w:r>
      <w:r w:rsidRPr="00982E91">
        <w:rPr>
          <w:i/>
          <w:szCs w:val="20"/>
        </w:rPr>
        <w:t xml:space="preserve"> SRS-Resource</w:t>
      </w:r>
      <w:r w:rsidRPr="00982E91">
        <w:rPr>
          <w:szCs w:val="20"/>
        </w:rPr>
        <w:t xml:space="preserve"> with an SRS resource occupying </w:t>
      </w:r>
      <w:ins w:id="702" w:author="作成者" w:date="2018-08-02T12:38:00Z">
        <w:r w:rsidR="001B7BF2">
          <w:rPr>
            <w:color w:val="000000"/>
            <w:position w:val="-10"/>
            <w:szCs w:val="20"/>
          </w:rPr>
          <w:pict w14:anchorId="584A89D0">
            <v:shape id="_x0000_i1360" type="#_x0000_t75" style="width:49.6pt;height:16pt">
              <v:imagedata r:id="rId1080" o:title=""/>
            </v:shape>
          </w:pict>
        </w:r>
        <w:r w:rsidRPr="00982E91">
          <w:rPr>
            <w:szCs w:val="20"/>
          </w:rPr>
          <w:t xml:space="preserve"> adjacent symbols </w:t>
        </w:r>
      </w:ins>
      <w:del w:id="703" w:author="作成者" w:date="2018-08-02T12:38:00Z">
        <w:r w:rsidRPr="00982E91">
          <w:rPr>
            <w:szCs w:val="20"/>
          </w:rPr>
          <w:delText xml:space="preserve">a location </w:delText>
        </w:r>
      </w:del>
      <w:r w:rsidRPr="00982E91">
        <w:rPr>
          <w:szCs w:val="20"/>
        </w:rPr>
        <w:t>within the last 6 symbols of the slot</w:t>
      </w:r>
      <w:ins w:id="704" w:author="作成者" w:date="2018-08-02T12:38:00Z">
        <w:r w:rsidRPr="00982E91">
          <w:rPr>
            <w:szCs w:val="20"/>
          </w:rPr>
          <w:t>, where all antenna ports of the SRS resources are mapped to each symbol of the resource</w:t>
        </w:r>
      </w:ins>
      <w:r w:rsidRPr="00982E91">
        <w:rPr>
          <w:szCs w:val="20"/>
        </w:rPr>
        <w:t>.</w:t>
      </w:r>
    </w:p>
    <w:p w14:paraId="16CD7F87" w14:textId="77777777" w:rsidR="00982E91" w:rsidRPr="00982E91" w:rsidRDefault="00982E91" w:rsidP="00982E91">
      <w:pPr>
        <w:widowControl w:val="0"/>
        <w:ind w:left="720" w:hanging="720"/>
        <w:jc w:val="center"/>
        <w:rPr>
          <w:color w:val="FF0000"/>
          <w:szCs w:val="20"/>
        </w:rPr>
      </w:pPr>
      <w:r w:rsidRPr="00982E91">
        <w:rPr>
          <w:color w:val="FF0000"/>
          <w:szCs w:val="20"/>
        </w:rPr>
        <w:t>&lt; Unchanged parts are omitted &gt;</w:t>
      </w:r>
    </w:p>
    <w:p w14:paraId="64A22719" w14:textId="77777777" w:rsidR="00982E91" w:rsidRPr="00982E91" w:rsidRDefault="00982E91" w:rsidP="00982E91">
      <w:pPr>
        <w:rPr>
          <w:rFonts w:eastAsia="SimSun"/>
          <w:szCs w:val="20"/>
        </w:rPr>
      </w:pPr>
      <w:r w:rsidRPr="00982E91">
        <w:rPr>
          <w:rFonts w:eastAsia="SimSun"/>
          <w:szCs w:val="20"/>
        </w:rPr>
        <w:t>6.2.1.1</w:t>
      </w:r>
      <w:r w:rsidRPr="00982E91">
        <w:rPr>
          <w:rFonts w:eastAsia="SimSun"/>
          <w:szCs w:val="20"/>
        </w:rPr>
        <w:tab/>
        <w:t>UE SRS frequency hopping procedure</w:t>
      </w:r>
    </w:p>
    <w:p w14:paraId="3BC2C7BE" w14:textId="77777777" w:rsidR="00982E91" w:rsidRPr="00982E91" w:rsidRDefault="00982E91" w:rsidP="00982E91">
      <w:pPr>
        <w:rPr>
          <w:color w:val="000000"/>
          <w:szCs w:val="20"/>
        </w:rPr>
      </w:pPr>
      <w:r w:rsidRPr="00982E91">
        <w:rPr>
          <w:color w:val="000000"/>
          <w:szCs w:val="20"/>
        </w:rPr>
        <w:t>A</w:t>
      </w:r>
      <w:del w:id="705" w:author="作成者" w:date="2018-08-02T12:37:00Z">
        <w:r w:rsidRPr="00982E91">
          <w:rPr>
            <w:color w:val="000000"/>
            <w:szCs w:val="20"/>
          </w:rPr>
          <w:delText xml:space="preserve"> UE may be configured to transmit an SRS resource on </w:delText>
        </w:r>
        <w:r w:rsidR="001B7BF2">
          <w:rPr>
            <w:color w:val="000000"/>
            <w:position w:val="-10"/>
            <w:szCs w:val="20"/>
          </w:rPr>
          <w:pict w14:anchorId="507693FE">
            <v:shape id="_x0000_i1361" type="#_x0000_t75" style="width:49.6pt;height:16pt">
              <v:imagedata r:id="rId1080" o:title=""/>
            </v:shape>
          </w:pict>
        </w:r>
        <w:r w:rsidRPr="00982E91">
          <w:rPr>
            <w:color w:val="000000"/>
            <w:position w:val="-14"/>
            <w:szCs w:val="20"/>
          </w:rPr>
          <w:delText xml:space="preserve"> </w:delText>
        </w:r>
        <w:r w:rsidRPr="00982E91">
          <w:rPr>
            <w:color w:val="000000"/>
            <w:szCs w:val="20"/>
          </w:rPr>
          <w:delText xml:space="preserve">adjacent symbols within the last six symbols of a slot, where all antenna ports of the SRS resource are mapped to each symbol of the resource. </w:delText>
        </w:r>
      </w:del>
      <w:r w:rsidRPr="00982E91">
        <w:rPr>
          <w:color w:val="000000"/>
          <w:szCs w:val="20"/>
        </w:rPr>
        <w:t>For a given SRS resource, the UE is configured with repetition factor R</w:t>
      </w:r>
      <w:r w:rsidRPr="00982E91">
        <w:rPr>
          <w:rFonts w:ascii="Cambria Math" w:hAnsi="Cambria Math" w:cs="Cambria Math"/>
          <w:color w:val="000000"/>
          <w:szCs w:val="20"/>
        </w:rPr>
        <w:t>∈</w:t>
      </w:r>
      <w:r w:rsidRPr="00982E91">
        <w:rPr>
          <w:color w:val="000000"/>
          <w:szCs w:val="20"/>
        </w:rPr>
        <w:t xml:space="preserve">{1,2,4} by higher layer parameter </w:t>
      </w:r>
      <w:r w:rsidRPr="00982E91">
        <w:rPr>
          <w:i/>
          <w:color w:val="000000"/>
          <w:szCs w:val="20"/>
        </w:rPr>
        <w:t xml:space="preserve">resourceMapping </w:t>
      </w:r>
      <w:r w:rsidRPr="00982E91">
        <w:rPr>
          <w:color w:val="000000"/>
          <w:szCs w:val="20"/>
        </w:rPr>
        <w:t>in</w:t>
      </w:r>
      <w:r w:rsidRPr="00982E91">
        <w:rPr>
          <w:i/>
          <w:color w:val="000000"/>
          <w:szCs w:val="20"/>
        </w:rPr>
        <w:t xml:space="preserve"> SRS-Resource</w:t>
      </w:r>
      <w:r w:rsidRPr="00982E91">
        <w:rPr>
          <w:color w:val="000000"/>
          <w:szCs w:val="20"/>
        </w:rPr>
        <w:t xml:space="preserve"> where </w:t>
      </w:r>
      <w:r w:rsidRPr="00982E91">
        <w:rPr>
          <w:i/>
          <w:color w:val="000000"/>
          <w:szCs w:val="20"/>
        </w:rPr>
        <w:t>R</w:t>
      </w:r>
      <w:r w:rsidRPr="00982E91">
        <w:rPr>
          <w:color w:val="000000"/>
          <w:szCs w:val="20"/>
        </w:rPr>
        <w:t>≤</w:t>
      </w:r>
      <w:r w:rsidRPr="00982E91">
        <w:rPr>
          <w:i/>
          <w:color w:val="000000"/>
          <w:szCs w:val="20"/>
        </w:rPr>
        <w:t>N</w:t>
      </w:r>
      <w:r w:rsidRPr="00982E91">
        <w:rPr>
          <w:i/>
          <w:color w:val="000000"/>
          <w:szCs w:val="20"/>
          <w:vertAlign w:val="subscript"/>
        </w:rPr>
        <w:t>s</w:t>
      </w:r>
      <w:r w:rsidRPr="00982E91">
        <w:rPr>
          <w:color w:val="000000"/>
          <w:szCs w:val="20"/>
        </w:rPr>
        <w:t>. When frequency hopping within an SRS resource in each slot is not configured (</w:t>
      </w:r>
      <w:r w:rsidRPr="00982E91">
        <w:rPr>
          <w:i/>
          <w:color w:val="000000"/>
          <w:szCs w:val="20"/>
        </w:rPr>
        <w:t>R=N</w:t>
      </w:r>
      <w:r w:rsidRPr="00982E91">
        <w:rPr>
          <w:i/>
          <w:color w:val="000000"/>
          <w:szCs w:val="20"/>
          <w:vertAlign w:val="subscript"/>
        </w:rPr>
        <w:t>s</w:t>
      </w:r>
      <w:r w:rsidRPr="00982E91">
        <w:rPr>
          <w:color w:val="000000"/>
          <w:szCs w:val="20"/>
        </w:rPr>
        <w:t xml:space="preserve">), all antenna ports of the SRS resource in each slot are mapped in each of the </w:t>
      </w:r>
      <w:r w:rsidR="001B7BF2">
        <w:rPr>
          <w:color w:val="000000"/>
          <w:position w:val="-10"/>
          <w:szCs w:val="20"/>
        </w:rPr>
        <w:pict w14:anchorId="77EEEDA5">
          <v:shape id="_x0000_i1362" type="#_x0000_t75" style="width:13.6pt;height:16pt">
            <v:imagedata r:id="rId1081" o:title=""/>
          </v:shape>
        </w:pict>
      </w:r>
      <w:r w:rsidRPr="00982E91">
        <w:rPr>
          <w:color w:val="000000"/>
          <w:szCs w:val="20"/>
        </w:rPr>
        <w:t xml:space="preserve"> symbols to the same set of subcarriers in the same set of PRBs. When frequency hopping within as SRS resource in each slot is configured without repetition (</w:t>
      </w:r>
      <w:r w:rsidRPr="00982E91">
        <w:rPr>
          <w:i/>
          <w:color w:val="000000"/>
          <w:szCs w:val="20"/>
        </w:rPr>
        <w:t>R=1</w:t>
      </w:r>
      <w:r w:rsidRPr="00982E91">
        <w:rPr>
          <w:color w:val="000000"/>
          <w:szCs w:val="20"/>
        </w:rPr>
        <w:t xml:space="preserve">), according to the SRS hopping parameters </w:t>
      </w:r>
      <w:r w:rsidR="001B7BF2">
        <w:rPr>
          <w:color w:val="000000"/>
          <w:position w:val="-10"/>
          <w:szCs w:val="20"/>
        </w:rPr>
        <w:pict w14:anchorId="33E131C4">
          <v:shape id="_x0000_i1363" type="#_x0000_t75" style="width:23.2pt;height:16pt">
            <v:imagedata r:id="rId1082" o:title=""/>
          </v:shape>
        </w:pict>
      </w:r>
      <w:r w:rsidRPr="00982E91">
        <w:rPr>
          <w:color w:val="000000"/>
          <w:szCs w:val="20"/>
        </w:rPr>
        <w:t xml:space="preserve">, </w:t>
      </w:r>
      <w:r w:rsidR="001B7BF2">
        <w:rPr>
          <w:color w:val="000000"/>
          <w:position w:val="-10"/>
          <w:szCs w:val="20"/>
        </w:rPr>
        <w:pict w14:anchorId="215EDCD1">
          <v:shape id="_x0000_i1364" type="#_x0000_t75" style="width:23.2pt;height:16pt">
            <v:imagedata r:id="rId1083" o:title=""/>
          </v:shape>
        </w:pict>
      </w:r>
      <w:r w:rsidRPr="00982E91">
        <w:rPr>
          <w:color w:val="000000"/>
          <w:szCs w:val="20"/>
        </w:rPr>
        <w:t xml:space="preserve">and </w:t>
      </w:r>
      <w:r w:rsidR="001B7BF2">
        <w:rPr>
          <w:color w:val="000000"/>
          <w:position w:val="-14"/>
          <w:szCs w:val="20"/>
        </w:rPr>
        <w:pict w14:anchorId="61582DF0">
          <v:shape id="_x0000_i1365" type="#_x0000_t75" style="width:20pt;height:16.8pt">
            <v:imagedata r:id="rId1084" o:title=""/>
          </v:shape>
        </w:pict>
      </w:r>
      <w:r w:rsidRPr="00982E91">
        <w:rPr>
          <w:color w:val="000000"/>
          <w:szCs w:val="20"/>
        </w:rPr>
        <w:t>defined in Subclause 6.4.1.4 of [4, TS 38.211], all antenna ports of the SRS resource in each slot are mapped to different sets of subcarriers in each OFDM symbol, where the same transmission comb value is assumed for different sets of subcarriers. When both frequency hopping and repetition within an SRS resource in each slot are configured (</w:t>
      </w:r>
      <w:r w:rsidRPr="00982E91">
        <w:rPr>
          <w:i/>
          <w:color w:val="000000"/>
          <w:szCs w:val="20"/>
        </w:rPr>
        <w:t>N</w:t>
      </w:r>
      <w:r w:rsidRPr="00982E91">
        <w:rPr>
          <w:i/>
          <w:color w:val="000000"/>
          <w:szCs w:val="20"/>
          <w:vertAlign w:val="subscript"/>
        </w:rPr>
        <w:t>s</w:t>
      </w:r>
      <w:r w:rsidRPr="00982E91">
        <w:rPr>
          <w:i/>
          <w:color w:val="000000"/>
          <w:szCs w:val="20"/>
        </w:rPr>
        <w:t>=4, R=2</w:t>
      </w:r>
      <w:r w:rsidRPr="00982E91">
        <w:rPr>
          <w:color w:val="000000"/>
          <w:szCs w:val="20"/>
        </w:rPr>
        <w:t xml:space="preserve">), all antenna ports of the SRS resource in each slot are mapped to the same set of subcarriers within each pair of R adjacent OFDM symbols, and frequency hopping across the two pairs is according to the SRS hopping parameters </w:t>
      </w:r>
      <w:r w:rsidR="001B7BF2">
        <w:rPr>
          <w:color w:val="000000"/>
          <w:position w:val="-10"/>
          <w:szCs w:val="20"/>
        </w:rPr>
        <w:pict w14:anchorId="151A5713">
          <v:shape id="_x0000_i1366" type="#_x0000_t75" style="width:23.2pt;height:16pt">
            <v:imagedata r:id="rId1082" o:title=""/>
          </v:shape>
        </w:pict>
      </w:r>
      <w:r w:rsidRPr="00982E91">
        <w:rPr>
          <w:color w:val="000000"/>
          <w:szCs w:val="20"/>
        </w:rPr>
        <w:t xml:space="preserve">, </w:t>
      </w:r>
      <w:r w:rsidR="001B7BF2">
        <w:rPr>
          <w:color w:val="000000"/>
          <w:position w:val="-10"/>
          <w:szCs w:val="20"/>
        </w:rPr>
        <w:pict w14:anchorId="4B702D9E">
          <v:shape id="_x0000_i1367" type="#_x0000_t75" style="width:23.2pt;height:16pt">
            <v:imagedata r:id="rId1083" o:title=""/>
          </v:shape>
        </w:pict>
      </w:r>
      <w:r w:rsidRPr="00982E91">
        <w:rPr>
          <w:color w:val="000000"/>
          <w:szCs w:val="20"/>
        </w:rPr>
        <w:t xml:space="preserve">and </w:t>
      </w:r>
      <w:r w:rsidR="001B7BF2">
        <w:rPr>
          <w:color w:val="000000"/>
          <w:position w:val="-14"/>
          <w:szCs w:val="20"/>
        </w:rPr>
        <w:pict w14:anchorId="41316C4B">
          <v:shape id="_x0000_i1368" type="#_x0000_t75" style="width:20pt;height:16.8pt">
            <v:imagedata r:id="rId1084" o:title=""/>
          </v:shape>
        </w:pict>
      </w:r>
      <w:r w:rsidRPr="00982E91">
        <w:rPr>
          <w:color w:val="000000"/>
          <w:szCs w:val="20"/>
        </w:rPr>
        <w:t>.</w:t>
      </w:r>
    </w:p>
    <w:p w14:paraId="3A759FD0" w14:textId="77777777" w:rsidR="00982E91" w:rsidRPr="00982E91" w:rsidRDefault="00982E91" w:rsidP="00982E91">
      <w:pPr>
        <w:widowControl w:val="0"/>
        <w:ind w:left="720" w:hanging="720"/>
        <w:jc w:val="center"/>
        <w:rPr>
          <w:color w:val="FF0000"/>
          <w:szCs w:val="20"/>
        </w:rPr>
      </w:pPr>
      <w:r w:rsidRPr="00982E91">
        <w:rPr>
          <w:color w:val="FF0000"/>
          <w:szCs w:val="20"/>
        </w:rPr>
        <w:t>&lt; Unchanged parts are omitted &gt;</w:t>
      </w:r>
    </w:p>
    <w:p w14:paraId="4D80B598" w14:textId="77777777" w:rsidR="00982E91" w:rsidRPr="00982E91" w:rsidRDefault="00982E91" w:rsidP="00982E91">
      <w:pPr>
        <w:rPr>
          <w:rFonts w:eastAsia="SimSun"/>
          <w:szCs w:val="20"/>
        </w:rPr>
      </w:pPr>
      <w:r w:rsidRPr="00982E91">
        <w:rPr>
          <w:rFonts w:eastAsia="SimSun"/>
          <w:szCs w:val="20"/>
        </w:rPr>
        <w:t>6.2.1.3</w:t>
      </w:r>
      <w:r w:rsidRPr="00982E91">
        <w:rPr>
          <w:rFonts w:eastAsia="SimSun"/>
          <w:szCs w:val="20"/>
        </w:rPr>
        <w:tab/>
        <w:t>UE sounding procedure between component carriers</w:t>
      </w:r>
    </w:p>
    <w:p w14:paraId="5DC3698D" w14:textId="77777777" w:rsidR="00982E91" w:rsidRPr="00982E91" w:rsidRDefault="00982E91" w:rsidP="00982E91">
      <w:pPr>
        <w:widowControl w:val="0"/>
        <w:ind w:left="720" w:hanging="720"/>
        <w:jc w:val="center"/>
        <w:rPr>
          <w:color w:val="FF0000"/>
          <w:szCs w:val="20"/>
        </w:rPr>
      </w:pPr>
      <w:r w:rsidRPr="00982E91">
        <w:rPr>
          <w:color w:val="FF0000"/>
          <w:szCs w:val="20"/>
        </w:rPr>
        <w:t>&lt; Unchanged parts are omitted &gt;</w:t>
      </w:r>
    </w:p>
    <w:p w14:paraId="2CB51E31" w14:textId="77777777" w:rsidR="00982E91" w:rsidRPr="00982E91" w:rsidRDefault="00982E91" w:rsidP="00982E91">
      <w:pPr>
        <w:rPr>
          <w:color w:val="000000"/>
          <w:szCs w:val="20"/>
        </w:rPr>
      </w:pPr>
      <w:r w:rsidRPr="00982E91">
        <w:rPr>
          <w:color w:val="000000"/>
          <w:szCs w:val="20"/>
        </w:rPr>
        <w:t xml:space="preserve">For a carrier of a serving cell with </w:t>
      </w:r>
      <w:r w:rsidRPr="00982E91">
        <w:rPr>
          <w:color w:val="000000"/>
          <w:szCs w:val="20"/>
          <w:lang w:eastAsia="zh-CN"/>
        </w:rPr>
        <w:t>slot formats comprised of DL and UL symbols,</w:t>
      </w:r>
      <w:r w:rsidRPr="00982E91">
        <w:rPr>
          <w:color w:val="000000"/>
          <w:szCs w:val="20"/>
        </w:rPr>
        <w:t xml:space="preserve"> not configured for PUSCH/PUCCH transmission, the UE shall not transmit a </w:t>
      </w:r>
      <w:r w:rsidRPr="00982E91">
        <w:rPr>
          <w:szCs w:val="20"/>
        </w:rPr>
        <w:t xml:space="preserve">periodic/semi-persistent </w:t>
      </w:r>
      <w:del w:id="706" w:author="作成者" w:date="2018-08-02T12:34:00Z">
        <w:r w:rsidRPr="00982E91">
          <w:rPr>
            <w:color w:val="000000"/>
            <w:szCs w:val="20"/>
          </w:rPr>
          <w:delText xml:space="preserve">type 0 </w:delText>
        </w:r>
      </w:del>
      <w:r w:rsidRPr="00982E91">
        <w:rPr>
          <w:color w:val="000000"/>
          <w:szCs w:val="20"/>
        </w:rPr>
        <w:t xml:space="preserve">SRS whenever </w:t>
      </w:r>
      <w:r w:rsidRPr="00982E91">
        <w:rPr>
          <w:szCs w:val="20"/>
        </w:rPr>
        <w:t>periodic/semi-persistent</w:t>
      </w:r>
      <w:r w:rsidRPr="00982E91">
        <w:rPr>
          <w:color w:val="FF0000"/>
          <w:szCs w:val="20"/>
        </w:rPr>
        <w:t xml:space="preserve"> </w:t>
      </w:r>
      <w:r w:rsidRPr="00982E91">
        <w:rPr>
          <w:color w:val="000000"/>
          <w:szCs w:val="20"/>
        </w:rPr>
        <w:t xml:space="preserve">SRS transmission (including any interruption due to uplink or downlink RF retuning time [11, TS 38.133] as defined by higher layer parameters </w:t>
      </w:r>
      <w:r w:rsidRPr="00982E91">
        <w:rPr>
          <w:i/>
          <w:color w:val="000000"/>
          <w:szCs w:val="20"/>
        </w:rPr>
        <w:t>rf-RetuningTimeUL</w:t>
      </w:r>
      <w:r w:rsidRPr="00982E91">
        <w:rPr>
          <w:color w:val="000000"/>
          <w:szCs w:val="20"/>
        </w:rPr>
        <w:t xml:space="preserve"> and</w:t>
      </w:r>
      <w:r w:rsidRPr="00982E91">
        <w:rPr>
          <w:i/>
          <w:color w:val="000000"/>
          <w:szCs w:val="20"/>
        </w:rPr>
        <w:t xml:space="preserve"> rf-RetuningTimeDL)</w:t>
      </w:r>
      <w:r w:rsidRPr="00982E91">
        <w:rPr>
          <w:color w:val="000000"/>
          <w:szCs w:val="20"/>
        </w:rPr>
        <w:t xml:space="preserve"> on the carrier of the serving cell and PUSCH transmission carrying aperiodic CSI happen to overlap in the same symbol and that can result in uplink transmissions beyond the UE’s indicated uplink carrier aggregation capability included in the </w:t>
      </w:r>
      <w:r w:rsidRPr="00982E91">
        <w:rPr>
          <w:i/>
          <w:color w:val="000000"/>
          <w:szCs w:val="20"/>
        </w:rPr>
        <w:t xml:space="preserve">SRS_capability </w:t>
      </w:r>
      <w:r w:rsidRPr="00982E91">
        <w:rPr>
          <w:color w:val="000000"/>
          <w:szCs w:val="20"/>
        </w:rPr>
        <w:t xml:space="preserve">[13, TS 38.306]. </w:t>
      </w:r>
    </w:p>
    <w:p w14:paraId="3129D4E8" w14:textId="77777777" w:rsidR="00D06D50" w:rsidRPr="00982E91" w:rsidRDefault="00D06D50" w:rsidP="00D06D50">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1FC6322C" w14:textId="77777777" w:rsidR="00982E91" w:rsidRPr="00982E91" w:rsidRDefault="00982E91" w:rsidP="00982E91">
      <w:pPr>
        <w:ind w:left="720" w:hanging="720"/>
        <w:rPr>
          <w:szCs w:val="20"/>
        </w:rPr>
      </w:pPr>
    </w:p>
    <w:p w14:paraId="6464E389" w14:textId="77777777" w:rsidR="00982E91" w:rsidRPr="00D06D50" w:rsidRDefault="00982E91" w:rsidP="00982E91">
      <w:pPr>
        <w:ind w:left="720" w:hanging="720"/>
        <w:rPr>
          <w:szCs w:val="20"/>
          <w:highlight w:val="green"/>
          <w:lang w:eastAsia="x-none"/>
        </w:rPr>
      </w:pPr>
      <w:r w:rsidRPr="00D06D50">
        <w:rPr>
          <w:szCs w:val="20"/>
          <w:highlight w:val="green"/>
          <w:lang w:eastAsia="x-none"/>
        </w:rPr>
        <w:t>Agreement</w:t>
      </w:r>
    </w:p>
    <w:p w14:paraId="0D79DB29" w14:textId="77777777" w:rsidR="00982E91" w:rsidRPr="00982E91" w:rsidRDefault="00982E91" w:rsidP="00982E91">
      <w:pPr>
        <w:snapToGrid w:val="0"/>
        <w:ind w:left="720" w:hanging="720"/>
        <w:rPr>
          <w:rFonts w:ascii="Times New Roman" w:eastAsia="Microsoft YaHei" w:hAnsi="Times New Roman"/>
          <w:iCs/>
          <w:szCs w:val="20"/>
        </w:rPr>
      </w:pPr>
      <w:r w:rsidRPr="00982E91">
        <w:rPr>
          <w:rFonts w:ascii="Times New Roman" w:eastAsia="MS Mincho" w:hAnsi="Times New Roman"/>
          <w:iCs/>
          <w:szCs w:val="20"/>
        </w:rPr>
        <w:t>Text proposal f</w:t>
      </w:r>
      <w:r w:rsidRPr="00982E91">
        <w:rPr>
          <w:rFonts w:ascii="Times New Roman" w:eastAsia="Microsoft YaHei" w:hAnsi="Times New Roman" w:hint="eastAsia"/>
          <w:iCs/>
          <w:szCs w:val="20"/>
        </w:rPr>
        <w:t xml:space="preserve">or section </w:t>
      </w:r>
      <w:r w:rsidRPr="00982E91">
        <w:rPr>
          <w:rFonts w:ascii="Times New Roman" w:eastAsia="Microsoft YaHei" w:hAnsi="Times New Roman"/>
          <w:iCs/>
          <w:szCs w:val="20"/>
        </w:rPr>
        <w:t xml:space="preserve">6.2.1.1 </w:t>
      </w:r>
      <w:r w:rsidRPr="00982E91">
        <w:rPr>
          <w:rFonts w:ascii="Times New Roman" w:eastAsia="Microsoft YaHei" w:hAnsi="Times New Roman" w:hint="eastAsia"/>
          <w:iCs/>
          <w:szCs w:val="20"/>
        </w:rPr>
        <w:t>in 38.214</w:t>
      </w:r>
    </w:p>
    <w:p w14:paraId="6F8B33EE" w14:textId="501051F4" w:rsidR="00D06D50" w:rsidRPr="00982E91" w:rsidRDefault="00D06D50" w:rsidP="00D06D50">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16D965F3" w14:textId="77777777" w:rsidR="00982E91" w:rsidRPr="00982E91" w:rsidRDefault="00982E91" w:rsidP="00982E91">
      <w:pPr>
        <w:rPr>
          <w:rFonts w:eastAsia="SimSun"/>
          <w:szCs w:val="20"/>
        </w:rPr>
      </w:pPr>
      <w:r w:rsidRPr="00982E91">
        <w:rPr>
          <w:rFonts w:eastAsia="SimSun"/>
          <w:szCs w:val="20"/>
        </w:rPr>
        <w:t>6.2.1.1</w:t>
      </w:r>
      <w:r w:rsidRPr="00982E91">
        <w:rPr>
          <w:rFonts w:eastAsia="SimSun"/>
          <w:szCs w:val="20"/>
        </w:rPr>
        <w:tab/>
        <w:t>UE SRS frequency hopping procedure</w:t>
      </w:r>
    </w:p>
    <w:p w14:paraId="2D28DBA4" w14:textId="77777777" w:rsidR="00982E91" w:rsidRPr="00982E91" w:rsidRDefault="00982E91" w:rsidP="00982E91">
      <w:pPr>
        <w:snapToGrid w:val="0"/>
        <w:rPr>
          <w:rFonts w:ascii="Times New Roman" w:hAnsi="Times New Roman"/>
          <w:color w:val="000000"/>
          <w:szCs w:val="20"/>
        </w:rPr>
      </w:pPr>
      <w:r w:rsidRPr="00982E91">
        <w:rPr>
          <w:rFonts w:ascii="Times New Roman" w:hAnsi="Times New Roman"/>
          <w:color w:val="000000"/>
          <w:szCs w:val="20"/>
        </w:rPr>
        <w:t xml:space="preserve">A UE may be configured to transmit an SRS resource on </w:t>
      </w:r>
      <w:r w:rsidR="001B7BF2">
        <w:rPr>
          <w:rFonts w:ascii="Times New Roman" w:hAnsi="Times New Roman"/>
          <w:color w:val="000000"/>
          <w:position w:val="-10"/>
          <w:szCs w:val="20"/>
        </w:rPr>
        <w:pict w14:anchorId="4D700B73">
          <v:shape id="_x0000_i1369" type="#_x0000_t75" style="width:50.4pt;height:16pt">
            <v:imagedata r:id="rId1080" o:title=""/>
          </v:shape>
        </w:pict>
      </w:r>
      <w:r w:rsidRPr="00982E91">
        <w:rPr>
          <w:rFonts w:ascii="Times New Roman" w:hAnsi="Times New Roman"/>
          <w:color w:val="000000"/>
          <w:position w:val="-14"/>
          <w:szCs w:val="20"/>
        </w:rPr>
        <w:t xml:space="preserve"> </w:t>
      </w:r>
      <w:r w:rsidRPr="00982E91">
        <w:rPr>
          <w:rFonts w:ascii="Times New Roman" w:hAnsi="Times New Roman"/>
          <w:color w:val="000000"/>
          <w:szCs w:val="20"/>
        </w:rPr>
        <w:t>adjacent symbols within the last six symbols of a slot, where all antenna ports of the SRS resource are mapped to each symbol of the resource. For a given SRS resource, the UE is configured with repetition factor R</w:t>
      </w:r>
      <w:r w:rsidRPr="00982E91">
        <w:rPr>
          <w:rFonts w:ascii="MS Mincho" w:eastAsia="MS Mincho" w:hAnsi="MS Mincho" w:cs="MS Mincho" w:hint="eastAsia"/>
          <w:color w:val="000000"/>
          <w:szCs w:val="20"/>
        </w:rPr>
        <w:t>∈</w:t>
      </w:r>
      <w:r w:rsidRPr="00982E91">
        <w:rPr>
          <w:rFonts w:ascii="Times New Roman" w:hAnsi="Times New Roman"/>
          <w:color w:val="000000"/>
          <w:szCs w:val="20"/>
        </w:rPr>
        <w:t xml:space="preserve">{1,2,4} by higher layer parameter </w:t>
      </w:r>
      <w:r w:rsidRPr="00982E91">
        <w:rPr>
          <w:rFonts w:ascii="Times New Roman" w:hAnsi="Times New Roman"/>
          <w:i/>
          <w:color w:val="000000"/>
          <w:szCs w:val="20"/>
        </w:rPr>
        <w:t xml:space="preserve">resourceMapping </w:t>
      </w:r>
      <w:r w:rsidRPr="00982E91">
        <w:rPr>
          <w:rFonts w:ascii="Times New Roman" w:hAnsi="Times New Roman"/>
          <w:color w:val="000000"/>
          <w:szCs w:val="20"/>
        </w:rPr>
        <w:t>in</w:t>
      </w:r>
      <w:r w:rsidRPr="00982E91">
        <w:rPr>
          <w:rFonts w:ascii="Times New Roman" w:hAnsi="Times New Roman"/>
          <w:i/>
          <w:color w:val="000000"/>
          <w:szCs w:val="20"/>
        </w:rPr>
        <w:t xml:space="preserve"> SRS-Resource</w:t>
      </w:r>
      <w:r w:rsidRPr="00982E91">
        <w:rPr>
          <w:rFonts w:ascii="Times New Roman" w:hAnsi="Times New Roman"/>
          <w:color w:val="000000"/>
          <w:szCs w:val="20"/>
        </w:rPr>
        <w:t xml:space="preserve"> where </w:t>
      </w:r>
      <w:r w:rsidRPr="00982E91">
        <w:rPr>
          <w:rFonts w:ascii="Times New Roman" w:hAnsi="Times New Roman"/>
          <w:i/>
          <w:color w:val="000000"/>
          <w:szCs w:val="20"/>
        </w:rPr>
        <w:t>R</w:t>
      </w:r>
      <w:r w:rsidRPr="00982E91">
        <w:rPr>
          <w:rFonts w:ascii="Times New Roman" w:hAnsi="Times New Roman"/>
          <w:color w:val="000000"/>
          <w:szCs w:val="20"/>
        </w:rPr>
        <w:t>≤</w:t>
      </w:r>
      <w:r w:rsidRPr="00982E91">
        <w:rPr>
          <w:rFonts w:ascii="Times New Roman" w:hAnsi="Times New Roman"/>
          <w:i/>
          <w:color w:val="000000"/>
          <w:szCs w:val="20"/>
        </w:rPr>
        <w:t>N</w:t>
      </w:r>
      <w:r w:rsidRPr="00982E91">
        <w:rPr>
          <w:rFonts w:ascii="Times New Roman" w:hAnsi="Times New Roman"/>
          <w:i/>
          <w:color w:val="000000"/>
          <w:szCs w:val="20"/>
          <w:vertAlign w:val="subscript"/>
        </w:rPr>
        <w:t>s</w:t>
      </w:r>
      <w:r w:rsidRPr="00982E91">
        <w:rPr>
          <w:rFonts w:ascii="Times New Roman" w:hAnsi="Times New Roman"/>
          <w:color w:val="000000"/>
          <w:szCs w:val="20"/>
        </w:rPr>
        <w:t>. When frequency hopping within an SRS resource in each slot is not configured (</w:t>
      </w:r>
      <w:r w:rsidRPr="00982E91">
        <w:rPr>
          <w:rFonts w:ascii="Times New Roman" w:hAnsi="Times New Roman"/>
          <w:i/>
          <w:color w:val="000000"/>
          <w:szCs w:val="20"/>
        </w:rPr>
        <w:t>R=N</w:t>
      </w:r>
      <w:r w:rsidRPr="00982E91">
        <w:rPr>
          <w:rFonts w:ascii="Times New Roman" w:hAnsi="Times New Roman"/>
          <w:i/>
          <w:color w:val="000000"/>
          <w:szCs w:val="20"/>
          <w:vertAlign w:val="subscript"/>
        </w:rPr>
        <w:t>s</w:t>
      </w:r>
      <w:r w:rsidRPr="00982E91">
        <w:rPr>
          <w:rFonts w:ascii="Times New Roman" w:hAnsi="Times New Roman"/>
          <w:color w:val="000000"/>
          <w:szCs w:val="20"/>
        </w:rPr>
        <w:t xml:space="preserve">), </w:t>
      </w:r>
      <w:ins w:id="707" w:author="作成者" w:date="2018-08-11T11:36:00Z">
        <w:r w:rsidRPr="00982E91">
          <w:rPr>
            <w:rFonts w:ascii="Times New Roman" w:hAnsi="Times New Roman" w:hint="eastAsia"/>
            <w:color w:val="000000"/>
            <w:szCs w:val="20"/>
          </w:rPr>
          <w:t>each of the</w:t>
        </w:r>
      </w:ins>
      <w:del w:id="708" w:author="作成者" w:date="2018-08-11T11:37:00Z">
        <w:r w:rsidRPr="00982E91">
          <w:rPr>
            <w:rFonts w:ascii="Times New Roman" w:hAnsi="Times New Roman"/>
            <w:color w:val="000000"/>
            <w:szCs w:val="20"/>
          </w:rPr>
          <w:delText>all</w:delText>
        </w:r>
      </w:del>
      <w:r w:rsidRPr="00982E91">
        <w:rPr>
          <w:rFonts w:ascii="Times New Roman" w:hAnsi="Times New Roman"/>
          <w:color w:val="000000"/>
          <w:szCs w:val="20"/>
        </w:rPr>
        <w:t xml:space="preserve"> antenna ports of the SRS resource in each slot </w:t>
      </w:r>
      <w:del w:id="709" w:author="作成者" w:date="2018-08-11T11:37:00Z">
        <w:r w:rsidRPr="00982E91">
          <w:rPr>
            <w:rFonts w:ascii="Times New Roman" w:hAnsi="Times New Roman"/>
            <w:color w:val="000000"/>
            <w:szCs w:val="20"/>
          </w:rPr>
          <w:delText>are</w:delText>
        </w:r>
      </w:del>
      <w:ins w:id="710" w:author="作成者" w:date="2018-08-11T11:37:00Z">
        <w:r w:rsidRPr="00982E91">
          <w:rPr>
            <w:rFonts w:ascii="Times New Roman" w:hAnsi="Times New Roman" w:hint="eastAsia"/>
            <w:color w:val="000000"/>
            <w:szCs w:val="20"/>
          </w:rPr>
          <w:t>is</w:t>
        </w:r>
      </w:ins>
      <w:r w:rsidRPr="00982E91">
        <w:rPr>
          <w:rFonts w:ascii="Times New Roman" w:hAnsi="Times New Roman"/>
          <w:color w:val="000000"/>
          <w:szCs w:val="20"/>
        </w:rPr>
        <w:t xml:space="preserve"> mapped in </w:t>
      </w:r>
      <w:del w:id="711" w:author="作成者" w:date="2018-08-11T11:37:00Z">
        <w:r w:rsidRPr="00982E91">
          <w:rPr>
            <w:rFonts w:ascii="Times New Roman" w:hAnsi="Times New Roman"/>
            <w:color w:val="000000"/>
            <w:szCs w:val="20"/>
          </w:rPr>
          <w:delText>each of</w:delText>
        </w:r>
      </w:del>
      <w:ins w:id="712" w:author="作成者" w:date="2018-08-11T11:38:00Z">
        <w:r w:rsidRPr="00982E91">
          <w:rPr>
            <w:rFonts w:ascii="Times New Roman" w:hAnsi="Times New Roman" w:hint="eastAsia"/>
            <w:color w:val="000000"/>
            <w:szCs w:val="20"/>
          </w:rPr>
          <w:t>all</w:t>
        </w:r>
      </w:ins>
      <w:r w:rsidRPr="00982E91">
        <w:rPr>
          <w:rFonts w:ascii="Times New Roman" w:hAnsi="Times New Roman"/>
          <w:color w:val="000000"/>
          <w:szCs w:val="20"/>
        </w:rPr>
        <w:t xml:space="preserve"> the </w:t>
      </w:r>
      <w:r w:rsidR="001B7BF2">
        <w:rPr>
          <w:rFonts w:ascii="Times New Roman" w:hAnsi="Times New Roman"/>
          <w:color w:val="000000"/>
          <w:position w:val="-10"/>
          <w:szCs w:val="20"/>
        </w:rPr>
        <w:pict w14:anchorId="186B6535">
          <v:shape id="_x0000_i1370" type="#_x0000_t75" style="width:16pt;height:16pt">
            <v:imagedata r:id="rId1081" o:title=""/>
          </v:shape>
        </w:pict>
      </w:r>
      <w:r w:rsidRPr="00982E91">
        <w:rPr>
          <w:rFonts w:ascii="Times New Roman" w:hAnsi="Times New Roman"/>
          <w:color w:val="000000"/>
          <w:szCs w:val="20"/>
        </w:rPr>
        <w:t xml:space="preserve"> symbols to the same set of subcarriers in the same set of PRBs. When frequency hopping within a</w:t>
      </w:r>
      <w:ins w:id="713" w:author="作成者" w:date="2018-08-11T11:38:00Z">
        <w:r w:rsidRPr="00982E91">
          <w:rPr>
            <w:rFonts w:ascii="Times New Roman" w:hAnsi="Times New Roman" w:hint="eastAsia"/>
            <w:color w:val="000000"/>
            <w:szCs w:val="20"/>
          </w:rPr>
          <w:t>n</w:t>
        </w:r>
      </w:ins>
      <w:del w:id="714" w:author="作成者" w:date="2018-08-11T11:38:00Z">
        <w:r w:rsidRPr="00982E91">
          <w:rPr>
            <w:rFonts w:ascii="Times New Roman" w:hAnsi="Times New Roman"/>
            <w:color w:val="000000"/>
            <w:szCs w:val="20"/>
          </w:rPr>
          <w:delText>s</w:delText>
        </w:r>
      </w:del>
      <w:r w:rsidRPr="00982E91">
        <w:rPr>
          <w:rFonts w:ascii="Times New Roman" w:hAnsi="Times New Roman"/>
          <w:color w:val="000000"/>
          <w:szCs w:val="20"/>
        </w:rPr>
        <w:t xml:space="preserve"> SRS resource in each slot is configured without repetition (</w:t>
      </w:r>
      <w:r w:rsidRPr="00982E91">
        <w:rPr>
          <w:rFonts w:ascii="Times New Roman" w:hAnsi="Times New Roman"/>
          <w:i/>
          <w:color w:val="000000"/>
          <w:szCs w:val="20"/>
        </w:rPr>
        <w:t>R=1</w:t>
      </w:r>
      <w:r w:rsidRPr="00982E91">
        <w:rPr>
          <w:rFonts w:ascii="Times New Roman" w:hAnsi="Times New Roman"/>
          <w:color w:val="000000"/>
          <w:szCs w:val="20"/>
        </w:rPr>
        <w:t xml:space="preserve">), according to the SRS hopping parameters </w:t>
      </w:r>
      <w:r w:rsidR="001B7BF2">
        <w:rPr>
          <w:rFonts w:ascii="Times New Roman" w:hAnsi="Times New Roman"/>
          <w:color w:val="000000"/>
          <w:position w:val="-10"/>
          <w:szCs w:val="20"/>
        </w:rPr>
        <w:pict w14:anchorId="5B297CBC">
          <v:shape id="_x0000_i1371" type="#_x0000_t75" style="width:23.2pt;height:16pt">
            <v:imagedata r:id="rId1082" o:title=""/>
          </v:shape>
        </w:pict>
      </w:r>
      <w:r w:rsidRPr="00982E91">
        <w:rPr>
          <w:rFonts w:ascii="Times New Roman" w:hAnsi="Times New Roman"/>
          <w:color w:val="000000"/>
          <w:szCs w:val="20"/>
        </w:rPr>
        <w:t xml:space="preserve">, </w:t>
      </w:r>
      <w:r w:rsidR="001B7BF2">
        <w:rPr>
          <w:rFonts w:ascii="Times New Roman" w:hAnsi="Times New Roman"/>
          <w:color w:val="000000"/>
          <w:position w:val="-10"/>
          <w:szCs w:val="20"/>
        </w:rPr>
        <w:pict w14:anchorId="05C80C3A">
          <v:shape id="_x0000_i1372" type="#_x0000_t75" style="width:23.2pt;height:16pt">
            <v:imagedata r:id="rId1083" o:title=""/>
          </v:shape>
        </w:pict>
      </w:r>
      <w:r w:rsidRPr="00982E91">
        <w:rPr>
          <w:rFonts w:ascii="Times New Roman" w:hAnsi="Times New Roman"/>
          <w:color w:val="000000"/>
          <w:szCs w:val="20"/>
        </w:rPr>
        <w:t xml:space="preserve">and </w:t>
      </w:r>
      <w:r w:rsidR="001B7BF2">
        <w:rPr>
          <w:rFonts w:ascii="Times New Roman" w:hAnsi="Times New Roman"/>
          <w:color w:val="000000"/>
          <w:position w:val="-14"/>
          <w:szCs w:val="20"/>
        </w:rPr>
        <w:pict w14:anchorId="1603AA08">
          <v:shape id="_x0000_i1373" type="#_x0000_t75" style="width:20pt;height:16.8pt">
            <v:imagedata r:id="rId1084" o:title=""/>
          </v:shape>
        </w:pict>
      </w:r>
      <w:r w:rsidRPr="00982E91">
        <w:rPr>
          <w:rFonts w:ascii="Times New Roman" w:hAnsi="Times New Roman"/>
          <w:color w:val="000000"/>
          <w:szCs w:val="20"/>
        </w:rPr>
        <w:t xml:space="preserve">defined in Subclause 6.4.1.4 of [4, TS 38.211], </w:t>
      </w:r>
      <w:ins w:id="715" w:author="作成者" w:date="2018-08-11T11:39:00Z">
        <w:r w:rsidRPr="00982E91">
          <w:rPr>
            <w:rFonts w:ascii="Times New Roman" w:hAnsi="Times New Roman" w:hint="eastAsia"/>
            <w:color w:val="000000"/>
            <w:szCs w:val="20"/>
          </w:rPr>
          <w:t>each of the</w:t>
        </w:r>
      </w:ins>
      <w:del w:id="716" w:author="作成者" w:date="2018-08-11T11:39:00Z">
        <w:r w:rsidRPr="00982E91">
          <w:rPr>
            <w:rFonts w:ascii="Times New Roman" w:hAnsi="Times New Roman"/>
            <w:color w:val="000000"/>
            <w:szCs w:val="20"/>
          </w:rPr>
          <w:delText>all</w:delText>
        </w:r>
      </w:del>
      <w:r w:rsidRPr="00982E91">
        <w:rPr>
          <w:rFonts w:ascii="Times New Roman" w:hAnsi="Times New Roman"/>
          <w:color w:val="000000"/>
          <w:szCs w:val="20"/>
        </w:rPr>
        <w:t xml:space="preserve"> antenna ports of the SRS resource in each slot </w:t>
      </w:r>
      <w:del w:id="717" w:author="作成者" w:date="2018-08-11T11:39:00Z">
        <w:r w:rsidRPr="00982E91">
          <w:rPr>
            <w:rFonts w:ascii="Times New Roman" w:hAnsi="Times New Roman"/>
            <w:color w:val="000000"/>
            <w:szCs w:val="20"/>
          </w:rPr>
          <w:delText>are</w:delText>
        </w:r>
      </w:del>
      <w:ins w:id="718" w:author="作成者" w:date="2018-08-11T11:40:00Z">
        <w:r w:rsidRPr="00982E91">
          <w:rPr>
            <w:rFonts w:ascii="Times New Roman" w:hAnsi="Times New Roman" w:hint="eastAsia"/>
            <w:color w:val="000000"/>
            <w:szCs w:val="20"/>
          </w:rPr>
          <w:t>is</w:t>
        </w:r>
      </w:ins>
      <w:r w:rsidRPr="00982E91">
        <w:rPr>
          <w:rFonts w:ascii="Times New Roman" w:hAnsi="Times New Roman"/>
          <w:color w:val="000000"/>
          <w:szCs w:val="20"/>
        </w:rPr>
        <w:t xml:space="preserve"> mapped to different sets of subcarriers in each OFDM symbol, where the same transmission comb value is assumed for different sets of subcarriers. When both frequency hopping and repetition within an SRS resource in each slot are configured (</w:t>
      </w:r>
      <w:r w:rsidRPr="00982E91">
        <w:rPr>
          <w:rFonts w:ascii="Times New Roman" w:hAnsi="Times New Roman"/>
          <w:i/>
          <w:color w:val="000000"/>
          <w:szCs w:val="20"/>
        </w:rPr>
        <w:t>N</w:t>
      </w:r>
      <w:r w:rsidRPr="00982E91">
        <w:rPr>
          <w:rFonts w:ascii="Times New Roman" w:hAnsi="Times New Roman"/>
          <w:i/>
          <w:color w:val="000000"/>
          <w:szCs w:val="20"/>
          <w:vertAlign w:val="subscript"/>
        </w:rPr>
        <w:t>s</w:t>
      </w:r>
      <w:r w:rsidRPr="00982E91">
        <w:rPr>
          <w:rFonts w:ascii="Times New Roman" w:hAnsi="Times New Roman"/>
          <w:i/>
          <w:color w:val="000000"/>
          <w:szCs w:val="20"/>
        </w:rPr>
        <w:t>=4, R=2</w:t>
      </w:r>
      <w:r w:rsidRPr="00982E91">
        <w:rPr>
          <w:rFonts w:ascii="Times New Roman" w:hAnsi="Times New Roman"/>
          <w:color w:val="000000"/>
          <w:szCs w:val="20"/>
        </w:rPr>
        <w:t xml:space="preserve">), </w:t>
      </w:r>
      <w:del w:id="719" w:author="作成者" w:date="2018-08-11T11:41:00Z">
        <w:r w:rsidRPr="00982E91">
          <w:rPr>
            <w:rFonts w:ascii="Times New Roman" w:hAnsi="Times New Roman"/>
            <w:color w:val="000000"/>
            <w:szCs w:val="20"/>
          </w:rPr>
          <w:delText>all</w:delText>
        </w:r>
      </w:del>
      <w:ins w:id="720" w:author="作成者" w:date="2018-08-11T11:40:00Z">
        <w:r w:rsidRPr="00982E91">
          <w:rPr>
            <w:rFonts w:ascii="Times New Roman" w:hAnsi="Times New Roman" w:hint="eastAsia"/>
            <w:color w:val="000000"/>
            <w:szCs w:val="20"/>
          </w:rPr>
          <w:t>each of the</w:t>
        </w:r>
      </w:ins>
      <w:r w:rsidRPr="00982E91">
        <w:rPr>
          <w:rFonts w:ascii="Times New Roman" w:hAnsi="Times New Roman"/>
          <w:color w:val="000000"/>
          <w:szCs w:val="20"/>
        </w:rPr>
        <w:t xml:space="preserve"> antenna ports of the SRS resource in each slot </w:t>
      </w:r>
      <w:del w:id="721" w:author="作成者" w:date="2018-08-11T11:41:00Z">
        <w:r w:rsidRPr="00982E91">
          <w:rPr>
            <w:rFonts w:ascii="Times New Roman" w:hAnsi="Times New Roman"/>
            <w:color w:val="000000"/>
            <w:szCs w:val="20"/>
          </w:rPr>
          <w:delText>are</w:delText>
        </w:r>
      </w:del>
      <w:ins w:id="722" w:author="作成者" w:date="2018-08-11T11:41:00Z">
        <w:r w:rsidRPr="00982E91">
          <w:rPr>
            <w:rFonts w:ascii="Times New Roman" w:hAnsi="Times New Roman" w:hint="eastAsia"/>
            <w:color w:val="000000"/>
            <w:szCs w:val="20"/>
          </w:rPr>
          <w:t>is</w:t>
        </w:r>
      </w:ins>
      <w:r w:rsidRPr="00982E91">
        <w:rPr>
          <w:rFonts w:ascii="Times New Roman" w:hAnsi="Times New Roman"/>
          <w:color w:val="000000"/>
          <w:szCs w:val="20"/>
        </w:rPr>
        <w:t xml:space="preserve"> mapped to the same set of subcarriers within each pair of R adjacent OFDM symbols, and frequency hopping across the two pairs is according to the SRS hopping parameters </w:t>
      </w:r>
      <w:r w:rsidR="001B7BF2">
        <w:rPr>
          <w:rFonts w:ascii="Times New Roman" w:hAnsi="Times New Roman"/>
          <w:color w:val="000000"/>
          <w:position w:val="-10"/>
          <w:szCs w:val="20"/>
        </w:rPr>
        <w:pict w14:anchorId="2262C630">
          <v:shape id="_x0000_i1374" type="#_x0000_t75" style="width:23.2pt;height:16pt">
            <v:imagedata r:id="rId1082" o:title=""/>
          </v:shape>
        </w:pict>
      </w:r>
      <w:r w:rsidRPr="00982E91">
        <w:rPr>
          <w:rFonts w:ascii="Times New Roman" w:hAnsi="Times New Roman"/>
          <w:color w:val="000000"/>
          <w:szCs w:val="20"/>
        </w:rPr>
        <w:t xml:space="preserve">, </w:t>
      </w:r>
      <w:r w:rsidR="001B7BF2">
        <w:rPr>
          <w:rFonts w:ascii="Times New Roman" w:hAnsi="Times New Roman"/>
          <w:color w:val="000000"/>
          <w:position w:val="-10"/>
          <w:szCs w:val="20"/>
        </w:rPr>
        <w:pict w14:anchorId="26D8D42D">
          <v:shape id="_x0000_i1375" type="#_x0000_t75" style="width:23.2pt;height:16pt">
            <v:imagedata r:id="rId1083" o:title=""/>
          </v:shape>
        </w:pict>
      </w:r>
      <w:r w:rsidRPr="00982E91">
        <w:rPr>
          <w:rFonts w:ascii="Times New Roman" w:hAnsi="Times New Roman"/>
          <w:color w:val="000000"/>
          <w:szCs w:val="20"/>
        </w:rPr>
        <w:t xml:space="preserve">and </w:t>
      </w:r>
      <w:r w:rsidR="001B7BF2">
        <w:rPr>
          <w:rFonts w:ascii="Times New Roman" w:hAnsi="Times New Roman"/>
          <w:color w:val="000000"/>
          <w:position w:val="-14"/>
          <w:szCs w:val="20"/>
        </w:rPr>
        <w:pict w14:anchorId="628E9DF1">
          <v:shape id="_x0000_i1376" type="#_x0000_t75" style="width:20pt;height:16.8pt">
            <v:imagedata r:id="rId1084" o:title=""/>
          </v:shape>
        </w:pict>
      </w:r>
      <w:r w:rsidRPr="00982E91">
        <w:rPr>
          <w:rFonts w:ascii="Times New Roman" w:hAnsi="Times New Roman"/>
          <w:color w:val="000000"/>
          <w:szCs w:val="20"/>
        </w:rPr>
        <w:t>.</w:t>
      </w:r>
    </w:p>
    <w:p w14:paraId="137EFD8B" w14:textId="77777777" w:rsidR="00982E91" w:rsidRPr="00982E91" w:rsidRDefault="00982E91" w:rsidP="00982E91">
      <w:pPr>
        <w:snapToGrid w:val="0"/>
        <w:rPr>
          <w:rFonts w:ascii="Times New Roman" w:hAnsi="Times New Roman"/>
          <w:color w:val="000000"/>
          <w:szCs w:val="20"/>
        </w:rPr>
      </w:pPr>
      <w:r w:rsidRPr="00982E91">
        <w:rPr>
          <w:rFonts w:ascii="Times New Roman" w:hAnsi="Times New Roman"/>
          <w:color w:val="000000"/>
          <w:szCs w:val="20"/>
        </w:rPr>
        <w:t xml:space="preserve">A UE may be configured </w:t>
      </w:r>
      <w:r w:rsidR="001B7BF2">
        <w:rPr>
          <w:rFonts w:ascii="Times New Roman" w:hAnsi="Times New Roman"/>
          <w:color w:val="000000"/>
          <w:position w:val="-10"/>
          <w:szCs w:val="20"/>
        </w:rPr>
        <w:pict w14:anchorId="10F386C6">
          <v:shape id="_x0000_i1377" type="#_x0000_t75" style="width:50.4pt;height:16pt">
            <v:imagedata r:id="rId1085" o:title=""/>
          </v:shape>
        </w:pict>
      </w:r>
      <w:r w:rsidRPr="00982E91">
        <w:rPr>
          <w:rFonts w:ascii="Times New Roman" w:hAnsi="Times New Roman"/>
          <w:color w:val="000000"/>
          <w:szCs w:val="20"/>
        </w:rPr>
        <w:t xml:space="preserve"> adjacent symbol aperiodic SRS resource with intra-slot frequency hopping within a bandwidth part, where the full hopping bandwidth is sounded with an equal-size subband across </w:t>
      </w:r>
      <w:r w:rsidR="001B7BF2">
        <w:rPr>
          <w:rFonts w:ascii="Times New Roman" w:hAnsi="Times New Roman"/>
          <w:color w:val="000000"/>
          <w:position w:val="-10"/>
          <w:szCs w:val="20"/>
        </w:rPr>
        <w:pict w14:anchorId="222FAA6C">
          <v:shape id="_x0000_i1378" type="#_x0000_t75" style="width:16pt;height:16pt">
            <v:imagedata r:id="rId1086" o:title=""/>
          </v:shape>
        </w:pict>
      </w:r>
      <w:r w:rsidRPr="00982E91">
        <w:rPr>
          <w:rFonts w:ascii="Times New Roman" w:hAnsi="Times New Roman"/>
          <w:color w:val="000000"/>
          <w:szCs w:val="20"/>
        </w:rPr>
        <w:t xml:space="preserve"> symbols when frequency hopping is configured with </w:t>
      </w:r>
      <w:r w:rsidRPr="00982E91">
        <w:rPr>
          <w:rFonts w:ascii="Times New Roman" w:hAnsi="Times New Roman"/>
          <w:i/>
          <w:color w:val="000000"/>
          <w:szCs w:val="20"/>
        </w:rPr>
        <w:t>R=1</w:t>
      </w:r>
      <w:r w:rsidRPr="00982E91">
        <w:rPr>
          <w:rFonts w:ascii="Times New Roman" w:hAnsi="Times New Roman"/>
          <w:color w:val="000000"/>
          <w:szCs w:val="20"/>
        </w:rPr>
        <w:t xml:space="preserve">. A UE may be configured </w:t>
      </w:r>
      <w:r w:rsidR="001B7BF2">
        <w:rPr>
          <w:rFonts w:ascii="Times New Roman" w:hAnsi="Times New Roman"/>
          <w:color w:val="000000"/>
          <w:position w:val="-10"/>
          <w:szCs w:val="20"/>
        </w:rPr>
        <w:pict w14:anchorId="76F8EA59">
          <v:shape id="_x0000_i1379" type="#_x0000_t75" style="width:29.6pt;height:16pt">
            <v:imagedata r:id="rId1087" o:title=""/>
          </v:shape>
        </w:pict>
      </w:r>
      <w:r w:rsidRPr="00982E91">
        <w:rPr>
          <w:rFonts w:ascii="Times New Roman" w:hAnsi="Times New Roman"/>
          <w:color w:val="000000"/>
          <w:szCs w:val="20"/>
        </w:rPr>
        <w:t xml:space="preserve"> adjacent symbols aperiodic SRS resource with intra-slot frequency hopping within a bandwidth part, where the full hopping bandwidth is sounded with an equal-size subband across two pairs of </w:t>
      </w:r>
      <w:r w:rsidRPr="00982E91">
        <w:rPr>
          <w:rFonts w:ascii="Times New Roman" w:hAnsi="Times New Roman"/>
          <w:i/>
          <w:color w:val="000000"/>
          <w:szCs w:val="20"/>
        </w:rPr>
        <w:t>R</w:t>
      </w:r>
      <w:r w:rsidRPr="00982E91">
        <w:rPr>
          <w:rFonts w:ascii="Times New Roman" w:hAnsi="Times New Roman"/>
          <w:color w:val="000000"/>
          <w:szCs w:val="20"/>
        </w:rPr>
        <w:t xml:space="preserve"> adjacent OFDM symbols, when frequency hopping is configured with </w:t>
      </w:r>
      <w:r w:rsidRPr="00982E91">
        <w:rPr>
          <w:rFonts w:ascii="Times New Roman" w:hAnsi="Times New Roman"/>
          <w:i/>
          <w:color w:val="000000"/>
          <w:szCs w:val="20"/>
        </w:rPr>
        <w:t>R=2</w:t>
      </w:r>
      <w:r w:rsidRPr="00982E91">
        <w:rPr>
          <w:rFonts w:ascii="Times New Roman" w:hAnsi="Times New Roman"/>
          <w:color w:val="000000"/>
          <w:szCs w:val="20"/>
        </w:rPr>
        <w:t xml:space="preserve">. </w:t>
      </w:r>
      <w:del w:id="723" w:author="作成者" w:date="2018-08-11T11:41:00Z">
        <w:r w:rsidRPr="00982E91">
          <w:rPr>
            <w:rFonts w:ascii="Times New Roman" w:hAnsi="Times New Roman"/>
            <w:color w:val="000000"/>
            <w:szCs w:val="20"/>
          </w:rPr>
          <w:delText>All</w:delText>
        </w:r>
      </w:del>
      <w:ins w:id="724" w:author="作成者" w:date="2018-08-11T11:41:00Z">
        <w:r w:rsidRPr="00982E91">
          <w:rPr>
            <w:rFonts w:ascii="Times New Roman" w:hAnsi="Times New Roman" w:hint="eastAsia"/>
            <w:color w:val="000000"/>
            <w:szCs w:val="20"/>
          </w:rPr>
          <w:t>Each of the</w:t>
        </w:r>
      </w:ins>
      <w:r w:rsidRPr="00982E91">
        <w:rPr>
          <w:rFonts w:ascii="Times New Roman" w:hAnsi="Times New Roman"/>
          <w:color w:val="000000"/>
          <w:szCs w:val="20"/>
        </w:rPr>
        <w:t xml:space="preserve"> antenna ports of the SRS resource </w:t>
      </w:r>
      <w:ins w:id="725" w:author="作成者" w:date="2018-08-11T11:41:00Z">
        <w:r w:rsidRPr="00982E91">
          <w:rPr>
            <w:rFonts w:ascii="Times New Roman" w:hAnsi="Times New Roman" w:hint="eastAsia"/>
            <w:color w:val="000000"/>
            <w:szCs w:val="20"/>
          </w:rPr>
          <w:t>is</w:t>
        </w:r>
      </w:ins>
      <w:del w:id="726" w:author="作成者" w:date="2018-08-11T11:41:00Z">
        <w:r w:rsidRPr="00982E91">
          <w:rPr>
            <w:rFonts w:ascii="Times New Roman" w:hAnsi="Times New Roman"/>
            <w:color w:val="000000"/>
            <w:szCs w:val="20"/>
          </w:rPr>
          <w:delText>are</w:delText>
        </w:r>
      </w:del>
      <w:r w:rsidRPr="00982E91">
        <w:rPr>
          <w:rFonts w:ascii="Times New Roman" w:hAnsi="Times New Roman"/>
          <w:color w:val="000000"/>
          <w:szCs w:val="20"/>
        </w:rPr>
        <w:t xml:space="preserve"> mapped to the same set of subcarriers within each pair of R adjacent OFDM symbols of the resource.</w:t>
      </w:r>
    </w:p>
    <w:p w14:paraId="09D1849B" w14:textId="77777777" w:rsidR="00982E91" w:rsidRPr="00982E91" w:rsidRDefault="00982E91" w:rsidP="00982E91">
      <w:pPr>
        <w:rPr>
          <w:rFonts w:ascii="Times New Roman" w:hAnsi="Times New Roman"/>
          <w:color w:val="000000"/>
          <w:szCs w:val="20"/>
        </w:rPr>
      </w:pPr>
      <w:r w:rsidRPr="00982E91">
        <w:rPr>
          <w:rFonts w:ascii="Times New Roman" w:hAnsi="Times New Roman"/>
          <w:color w:val="000000"/>
          <w:szCs w:val="20"/>
        </w:rPr>
        <w:t>A UE may be configured</w:t>
      </w:r>
      <w:r w:rsidR="001B7BF2">
        <w:rPr>
          <w:rFonts w:ascii="Times New Roman" w:hAnsi="Times New Roman"/>
          <w:color w:val="000000"/>
          <w:position w:val="-10"/>
          <w:szCs w:val="20"/>
        </w:rPr>
        <w:pict w14:anchorId="09F4DC91">
          <v:shape id="_x0000_i1380" type="#_x0000_t75" style="width:29.6pt;height:16pt">
            <v:imagedata r:id="rId1088" o:title=""/>
          </v:shape>
        </w:pict>
      </w:r>
      <w:r w:rsidRPr="00982E91">
        <w:rPr>
          <w:rFonts w:ascii="Times New Roman" w:hAnsi="Times New Roman"/>
          <w:color w:val="000000"/>
          <w:szCs w:val="20"/>
        </w:rPr>
        <w:t xml:space="preserve"> symbol periodic or semi-persistent SRS resource with inter-slot hopping within a bandwidth part, where the SRS resource occupies the same symbol location in each slot. A UE may be configured</w:t>
      </w:r>
      <w:r w:rsidR="001B7BF2">
        <w:rPr>
          <w:rFonts w:ascii="Times New Roman" w:hAnsi="Times New Roman"/>
          <w:color w:val="000000"/>
          <w:position w:val="-10"/>
          <w:szCs w:val="20"/>
        </w:rPr>
        <w:pict w14:anchorId="4C6CCB4E">
          <v:shape id="_x0000_i1381" type="#_x0000_t75" style="width:50.4pt;height:16pt">
            <v:imagedata r:id="rId1085" o:title=""/>
          </v:shape>
        </w:pict>
      </w:r>
      <w:r w:rsidRPr="00982E91">
        <w:rPr>
          <w:rFonts w:ascii="Times New Roman" w:hAnsi="Times New Roman"/>
          <w:color w:val="000000"/>
          <w:szCs w:val="20"/>
        </w:rPr>
        <w:t xml:space="preserve"> symbol periodic or semi-persistent SRS resource with intra-slot and inter-slot hopping within a bandwidth part, where the N-symbol SRS resource occupies the same symbol location(s) in each slot. For </w:t>
      </w:r>
      <w:r w:rsidRPr="00982E91">
        <w:rPr>
          <w:rFonts w:ascii="Times New Roman" w:hAnsi="Times New Roman"/>
          <w:i/>
          <w:color w:val="000000"/>
          <w:szCs w:val="20"/>
        </w:rPr>
        <w:t>N</w:t>
      </w:r>
      <w:r w:rsidRPr="00982E91">
        <w:rPr>
          <w:rFonts w:ascii="Times New Roman" w:hAnsi="Times New Roman"/>
          <w:i/>
          <w:color w:val="000000"/>
          <w:szCs w:val="20"/>
          <w:vertAlign w:val="subscript"/>
        </w:rPr>
        <w:t>s</w:t>
      </w:r>
      <w:r w:rsidRPr="00982E91">
        <w:rPr>
          <w:rFonts w:ascii="Times New Roman" w:hAnsi="Times New Roman"/>
          <w:i/>
          <w:color w:val="000000"/>
          <w:szCs w:val="20"/>
        </w:rPr>
        <w:t>=4</w:t>
      </w:r>
      <w:r w:rsidRPr="00982E91">
        <w:rPr>
          <w:rFonts w:ascii="Times New Roman" w:hAnsi="Times New Roman"/>
          <w:color w:val="000000"/>
          <w:szCs w:val="20"/>
        </w:rPr>
        <w:t xml:space="preserve">, when frequency hopping is configured with </w:t>
      </w:r>
      <w:r w:rsidRPr="00982E91">
        <w:rPr>
          <w:rFonts w:ascii="Times New Roman" w:hAnsi="Times New Roman"/>
          <w:i/>
          <w:color w:val="000000"/>
          <w:szCs w:val="20"/>
        </w:rPr>
        <w:t>R=2</w:t>
      </w:r>
      <w:r w:rsidRPr="00982E91">
        <w:rPr>
          <w:rFonts w:ascii="Times New Roman" w:hAnsi="Times New Roman"/>
          <w:color w:val="000000"/>
          <w:szCs w:val="20"/>
        </w:rPr>
        <w:t xml:space="preserve">, intra-slot and inter-slot hopping is supported with </w:t>
      </w:r>
      <w:ins w:id="727" w:author="作成者" w:date="2018-08-11T11:42:00Z">
        <w:r w:rsidRPr="00982E91">
          <w:rPr>
            <w:rFonts w:ascii="Times New Roman" w:hAnsi="Times New Roman" w:hint="eastAsia"/>
            <w:color w:val="000000"/>
            <w:szCs w:val="20"/>
          </w:rPr>
          <w:t xml:space="preserve">each of the </w:t>
        </w:r>
      </w:ins>
      <w:del w:id="728" w:author="作成者" w:date="2018-08-11T11:42:00Z">
        <w:r w:rsidRPr="00982E91">
          <w:rPr>
            <w:rFonts w:ascii="Times New Roman" w:hAnsi="Times New Roman"/>
            <w:color w:val="000000"/>
            <w:szCs w:val="20"/>
          </w:rPr>
          <w:delText xml:space="preserve">all </w:delText>
        </w:r>
      </w:del>
      <w:r w:rsidRPr="00982E91">
        <w:rPr>
          <w:rFonts w:ascii="Times New Roman" w:hAnsi="Times New Roman"/>
          <w:color w:val="000000"/>
          <w:szCs w:val="20"/>
        </w:rPr>
        <w:t xml:space="preserve">antenna ports of the SRS resource mapped to different sets of subcarriers across two pairs of </w:t>
      </w:r>
      <w:r w:rsidRPr="00982E91">
        <w:rPr>
          <w:rFonts w:ascii="Times New Roman" w:hAnsi="Times New Roman"/>
          <w:i/>
          <w:color w:val="000000"/>
          <w:szCs w:val="20"/>
        </w:rPr>
        <w:t>R</w:t>
      </w:r>
      <w:r w:rsidRPr="00982E91">
        <w:rPr>
          <w:rFonts w:ascii="Times New Roman" w:hAnsi="Times New Roman"/>
          <w:color w:val="000000"/>
          <w:szCs w:val="20"/>
        </w:rPr>
        <w:t xml:space="preserve"> adjacent OFDM symbol(s) of the resource in each slot. </w:t>
      </w:r>
      <w:ins w:id="729" w:author="作成者" w:date="2018-08-11T11:43:00Z">
        <w:r w:rsidRPr="00982E91">
          <w:rPr>
            <w:rFonts w:ascii="Times New Roman" w:hAnsi="Times New Roman" w:hint="eastAsia"/>
            <w:color w:val="000000"/>
            <w:szCs w:val="20"/>
          </w:rPr>
          <w:t>Each of the</w:t>
        </w:r>
      </w:ins>
      <w:del w:id="730" w:author="作成者" w:date="2018-08-11T11:43:00Z">
        <w:r w:rsidRPr="00982E91">
          <w:rPr>
            <w:rFonts w:ascii="Times New Roman" w:hAnsi="Times New Roman"/>
            <w:color w:val="000000"/>
            <w:szCs w:val="20"/>
          </w:rPr>
          <w:delText>All</w:delText>
        </w:r>
      </w:del>
      <w:r w:rsidRPr="00982E91">
        <w:rPr>
          <w:rFonts w:ascii="Times New Roman" w:hAnsi="Times New Roman"/>
          <w:color w:val="000000"/>
          <w:szCs w:val="20"/>
        </w:rPr>
        <w:t xml:space="preserve"> antenna ports of the SRS resource </w:t>
      </w:r>
      <w:ins w:id="731" w:author="作成者" w:date="2018-08-11T11:43:00Z">
        <w:r w:rsidRPr="00982E91">
          <w:rPr>
            <w:rFonts w:ascii="Times New Roman" w:hAnsi="Times New Roman" w:hint="eastAsia"/>
            <w:color w:val="000000"/>
            <w:szCs w:val="20"/>
          </w:rPr>
          <w:t>is</w:t>
        </w:r>
      </w:ins>
      <w:del w:id="732" w:author="作成者" w:date="2018-08-11T11:43:00Z">
        <w:r w:rsidRPr="00982E91">
          <w:rPr>
            <w:rFonts w:ascii="Times New Roman" w:hAnsi="Times New Roman"/>
            <w:color w:val="000000"/>
            <w:szCs w:val="20"/>
          </w:rPr>
          <w:delText>are</w:delText>
        </w:r>
      </w:del>
      <w:r w:rsidRPr="00982E91">
        <w:rPr>
          <w:rFonts w:ascii="Times New Roman" w:hAnsi="Times New Roman"/>
          <w:color w:val="000000"/>
          <w:szCs w:val="20"/>
        </w:rPr>
        <w:t xml:space="preserve"> mapped to the same set of subcarriers within each pair of </w:t>
      </w:r>
      <w:r w:rsidRPr="00982E91">
        <w:rPr>
          <w:rFonts w:ascii="Times New Roman" w:hAnsi="Times New Roman"/>
          <w:i/>
          <w:color w:val="000000"/>
          <w:szCs w:val="20"/>
        </w:rPr>
        <w:t>R</w:t>
      </w:r>
      <w:r w:rsidRPr="00982E91">
        <w:rPr>
          <w:rFonts w:ascii="Times New Roman" w:hAnsi="Times New Roman"/>
          <w:color w:val="000000"/>
          <w:szCs w:val="20"/>
        </w:rPr>
        <w:t xml:space="preserve"> adjacent OFDM symbols of the resource in each slot. For </w:t>
      </w:r>
      <w:r w:rsidRPr="00982E91">
        <w:rPr>
          <w:rFonts w:ascii="Times New Roman" w:hAnsi="Times New Roman"/>
          <w:i/>
          <w:color w:val="000000"/>
          <w:szCs w:val="20"/>
        </w:rPr>
        <w:t>N</w:t>
      </w:r>
      <w:r w:rsidRPr="00982E91">
        <w:rPr>
          <w:rFonts w:ascii="Times New Roman" w:hAnsi="Times New Roman"/>
          <w:i/>
          <w:color w:val="000000"/>
          <w:szCs w:val="20"/>
          <w:vertAlign w:val="subscript"/>
        </w:rPr>
        <w:t>s</w:t>
      </w:r>
      <w:r w:rsidRPr="00982E91">
        <w:rPr>
          <w:rFonts w:ascii="Times New Roman" w:hAnsi="Times New Roman"/>
          <w:i/>
          <w:color w:val="000000"/>
          <w:szCs w:val="20"/>
        </w:rPr>
        <w:t>= R</w:t>
      </w:r>
      <w:r w:rsidRPr="00982E91">
        <w:rPr>
          <w:rFonts w:ascii="Times New Roman" w:hAnsi="Times New Roman"/>
          <w:color w:val="000000"/>
          <w:szCs w:val="20"/>
        </w:rPr>
        <w:t xml:space="preserve">, when frequency hopping is configured, inter-slot frequency hopping is supported with </w:t>
      </w:r>
      <w:del w:id="733" w:author="作成者" w:date="2018-08-11T11:44:00Z">
        <w:r w:rsidRPr="00982E91">
          <w:rPr>
            <w:rFonts w:ascii="Times New Roman" w:hAnsi="Times New Roman"/>
            <w:color w:val="000000"/>
            <w:szCs w:val="20"/>
          </w:rPr>
          <w:delText>all</w:delText>
        </w:r>
      </w:del>
      <w:ins w:id="734" w:author="作成者" w:date="2018-08-11T11:43:00Z">
        <w:r w:rsidRPr="00982E91">
          <w:rPr>
            <w:rFonts w:ascii="Times New Roman" w:hAnsi="Times New Roman" w:hint="eastAsia"/>
            <w:color w:val="000000"/>
            <w:szCs w:val="20"/>
          </w:rPr>
          <w:t>each of the</w:t>
        </w:r>
      </w:ins>
      <w:r w:rsidRPr="00982E91">
        <w:rPr>
          <w:rFonts w:ascii="Times New Roman" w:hAnsi="Times New Roman"/>
          <w:color w:val="000000"/>
          <w:szCs w:val="20"/>
        </w:rPr>
        <w:t xml:space="preserve"> antenna ports of the SRS resource mapped to the same set of subcarriers in </w:t>
      </w:r>
      <w:r w:rsidRPr="00982E91">
        <w:rPr>
          <w:rFonts w:ascii="Times New Roman" w:hAnsi="Times New Roman"/>
          <w:i/>
          <w:color w:val="000000"/>
          <w:szCs w:val="20"/>
        </w:rPr>
        <w:t>R</w:t>
      </w:r>
      <w:r w:rsidRPr="00982E91">
        <w:rPr>
          <w:rFonts w:ascii="Times New Roman" w:hAnsi="Times New Roman"/>
          <w:color w:val="000000"/>
          <w:szCs w:val="20"/>
        </w:rPr>
        <w:t xml:space="preserve"> adjacent OFDM symbol(s) of the resource in each slot</w:t>
      </w:r>
    </w:p>
    <w:p w14:paraId="48EFE87B" w14:textId="77777777" w:rsidR="00D06D50" w:rsidRPr="00982E91" w:rsidRDefault="00D06D50" w:rsidP="00D06D50">
      <w:pPr>
        <w:adjustRightInd w:val="0"/>
        <w:snapToGrid w:val="0"/>
        <w:ind w:left="720" w:hanging="720"/>
        <w:jc w:val="center"/>
        <w:rPr>
          <w:rFonts w:ascii="Times New Roman" w:hAnsi="Times New Roman"/>
          <w:szCs w:val="20"/>
        </w:rPr>
      </w:pPr>
      <w:r w:rsidRPr="00982E91">
        <w:rPr>
          <w:rFonts w:ascii="Times New Roman" w:hAnsi="Times New Roman" w:hint="eastAsia"/>
          <w:szCs w:val="20"/>
        </w:rPr>
        <w:lastRenderedPageBreak/>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2E8574BC" w14:textId="77777777" w:rsidR="00982E91" w:rsidRPr="00982E91" w:rsidRDefault="00982E91" w:rsidP="00982E91">
      <w:pPr>
        <w:ind w:left="720" w:hanging="720"/>
        <w:rPr>
          <w:szCs w:val="20"/>
          <w:lang w:eastAsia="x-none"/>
        </w:rPr>
      </w:pPr>
    </w:p>
    <w:p w14:paraId="50DC0D96" w14:textId="77777777" w:rsidR="00982E91" w:rsidRPr="00D06D50" w:rsidRDefault="00982E91" w:rsidP="00982E91">
      <w:pPr>
        <w:ind w:left="720" w:hanging="720"/>
        <w:rPr>
          <w:szCs w:val="20"/>
          <w:highlight w:val="green"/>
          <w:lang w:eastAsia="x-none"/>
        </w:rPr>
      </w:pPr>
      <w:r w:rsidRPr="00D06D50">
        <w:rPr>
          <w:szCs w:val="20"/>
          <w:highlight w:val="green"/>
          <w:lang w:eastAsia="x-none"/>
        </w:rPr>
        <w:t>Agreement</w:t>
      </w:r>
    </w:p>
    <w:p w14:paraId="250223A9" w14:textId="77777777" w:rsidR="00982E91" w:rsidRPr="00982E91" w:rsidRDefault="00982E91" w:rsidP="00982E91">
      <w:pPr>
        <w:ind w:left="720" w:hanging="720"/>
        <w:rPr>
          <w:szCs w:val="20"/>
          <w:lang w:eastAsia="x-none"/>
        </w:rPr>
      </w:pPr>
      <w:r w:rsidRPr="00982E91">
        <w:rPr>
          <w:szCs w:val="20"/>
        </w:rPr>
        <w:t>Text proposal on SRS resource configuration in 38.211 version 15.2.0</w:t>
      </w:r>
    </w:p>
    <w:p w14:paraId="1415FAA9" w14:textId="5C620BE9" w:rsidR="00D06D50" w:rsidRPr="00982E91" w:rsidRDefault="00D06D50" w:rsidP="00D06D50">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61AB0907" w14:textId="77777777" w:rsidR="00982E91" w:rsidRPr="00982E91" w:rsidRDefault="00982E91" w:rsidP="00982E91">
      <w:pPr>
        <w:rPr>
          <w:rFonts w:eastAsia="SimSun"/>
          <w:szCs w:val="20"/>
        </w:rPr>
      </w:pPr>
      <w:r w:rsidRPr="00982E91">
        <w:rPr>
          <w:rFonts w:eastAsia="SimSun"/>
          <w:szCs w:val="20"/>
        </w:rPr>
        <w:t>6.4.1.4</w:t>
      </w:r>
      <w:r w:rsidRPr="00982E91">
        <w:rPr>
          <w:rFonts w:eastAsia="SimSun"/>
          <w:szCs w:val="20"/>
        </w:rPr>
        <w:tab/>
        <w:t>Sounding reference signal</w:t>
      </w:r>
    </w:p>
    <w:p w14:paraId="798642AE" w14:textId="77777777" w:rsidR="00982E91" w:rsidRPr="00982E91" w:rsidRDefault="00982E91" w:rsidP="00982E91">
      <w:pPr>
        <w:widowControl w:val="0"/>
        <w:ind w:left="720" w:hanging="720"/>
        <w:jc w:val="center"/>
        <w:rPr>
          <w:color w:val="FF0000"/>
          <w:szCs w:val="20"/>
        </w:rPr>
      </w:pPr>
      <w:r w:rsidRPr="00982E91">
        <w:rPr>
          <w:color w:val="FF0000"/>
          <w:szCs w:val="20"/>
        </w:rPr>
        <w:t>&lt; Unchanged parts are omitted &gt;</w:t>
      </w:r>
    </w:p>
    <w:p w14:paraId="2EB9180E" w14:textId="77777777" w:rsidR="00982E91" w:rsidRPr="00982E91" w:rsidRDefault="00982E91" w:rsidP="00982E91">
      <w:pPr>
        <w:ind w:left="720" w:hanging="720"/>
        <w:rPr>
          <w:szCs w:val="20"/>
        </w:rPr>
      </w:pPr>
      <w:r w:rsidRPr="00982E91">
        <w:rPr>
          <w:szCs w:val="20"/>
          <w:lang w:val="en-AU"/>
        </w:rPr>
        <w:t>T</w:t>
      </w:r>
      <w:r w:rsidRPr="00982E91">
        <w:rPr>
          <w:szCs w:val="20"/>
        </w:rPr>
        <w:t xml:space="preserve">he frequency-domain starting position </w:t>
      </w:r>
      <w:r w:rsidR="001B7BF2">
        <w:rPr>
          <w:position w:val="-10"/>
          <w:szCs w:val="20"/>
        </w:rPr>
        <w:pict w14:anchorId="7941DE6A">
          <v:shape id="_x0000_i1382" type="#_x0000_t75" style="width:20.8pt;height:16.8pt">
            <v:imagedata r:id="rId1089" o:title=""/>
          </v:shape>
        </w:pict>
      </w:r>
      <w:r w:rsidRPr="00982E91">
        <w:rPr>
          <w:szCs w:val="20"/>
        </w:rPr>
        <w:t xml:space="preserve"> is defined by</w:t>
      </w:r>
    </w:p>
    <w:p w14:paraId="0DDC9AE5" w14:textId="77777777" w:rsidR="00982E91" w:rsidRPr="00982E91" w:rsidRDefault="001B7BF2" w:rsidP="00982E91">
      <w:pPr>
        <w:keepLines/>
        <w:numPr>
          <w:ilvl w:val="0"/>
          <w:numId w:val="25"/>
        </w:numPr>
        <w:tabs>
          <w:tab w:val="center" w:pos="4536"/>
          <w:tab w:val="right" w:pos="9072"/>
        </w:tabs>
        <w:ind w:left="0"/>
        <w:jc w:val="center"/>
        <w:rPr>
          <w:rFonts w:ascii="Times New Roman" w:eastAsia="Times New Roman" w:hAnsi="Times New Roman"/>
          <w:noProof/>
          <w:szCs w:val="20"/>
        </w:rPr>
      </w:pPr>
      <w:r>
        <w:rPr>
          <w:rFonts w:ascii="Times New Roman" w:eastAsia="Times New Roman" w:hAnsi="Times New Roman"/>
          <w:noProof/>
          <w:position w:val="-24"/>
          <w:szCs w:val="20"/>
        </w:rPr>
        <w:pict w14:anchorId="7C14D069">
          <v:shape id="_x0000_i1383" type="#_x0000_t75" style="width:116.8pt;height:29.6pt">
            <v:imagedata r:id="rId1090" o:title=""/>
          </v:shape>
        </w:pict>
      </w:r>
    </w:p>
    <w:p w14:paraId="632EF372" w14:textId="77777777" w:rsidR="00982E91" w:rsidRPr="00982E91" w:rsidRDefault="00982E91" w:rsidP="00982E91">
      <w:pPr>
        <w:ind w:left="720" w:hanging="720"/>
        <w:rPr>
          <w:rFonts w:eastAsia="MS Mincho"/>
          <w:szCs w:val="20"/>
        </w:rPr>
      </w:pPr>
      <w:r w:rsidRPr="00982E91">
        <w:rPr>
          <w:color w:val="000000"/>
          <w:szCs w:val="20"/>
        </w:rPr>
        <w:t xml:space="preserve">where </w:t>
      </w:r>
    </w:p>
    <w:p w14:paraId="1B3E355B" w14:textId="77777777" w:rsidR="00982E91" w:rsidRPr="00982E91" w:rsidRDefault="001B7BF2" w:rsidP="00982E91">
      <w:pPr>
        <w:keepLines/>
        <w:numPr>
          <w:ilvl w:val="0"/>
          <w:numId w:val="25"/>
        </w:numPr>
        <w:tabs>
          <w:tab w:val="center" w:pos="4536"/>
          <w:tab w:val="right" w:pos="9072"/>
        </w:tabs>
        <w:ind w:left="0"/>
        <w:jc w:val="center"/>
        <w:rPr>
          <w:rFonts w:ascii="Times New Roman" w:eastAsia="Times New Roman" w:hAnsi="Times New Roman"/>
          <w:noProof/>
          <w:szCs w:val="20"/>
        </w:rPr>
      </w:pPr>
      <w:r>
        <w:rPr>
          <w:rFonts w:ascii="Times New Roman" w:eastAsia="Times New Roman" w:hAnsi="Times New Roman"/>
          <w:noProof/>
          <w:position w:val="-48"/>
          <w:szCs w:val="20"/>
        </w:rPr>
        <w:pict w14:anchorId="490242E6">
          <v:shape id="_x0000_i1384" type="#_x0000_t75" style="width:405.6pt;height:54.4pt">
            <v:imagedata r:id="rId1091" o:title=""/>
          </v:shape>
        </w:pict>
      </w:r>
    </w:p>
    <w:p w14:paraId="3C91AED6" w14:textId="77777777" w:rsidR="00982E91" w:rsidRPr="00982E91" w:rsidRDefault="00982E91" w:rsidP="00982E91">
      <w:pPr>
        <w:rPr>
          <w:szCs w:val="20"/>
        </w:rPr>
      </w:pPr>
      <w:r w:rsidRPr="00982E91">
        <w:rPr>
          <w:rFonts w:eastAsia="MS Mincho"/>
          <w:szCs w:val="20"/>
        </w:rPr>
        <w:t xml:space="preserve">The frequency domain shift value </w:t>
      </w:r>
      <w:r w:rsidR="001B7BF2">
        <w:rPr>
          <w:position w:val="-10"/>
          <w:szCs w:val="20"/>
        </w:rPr>
        <w:pict w14:anchorId="327B14C9">
          <v:shape id="_x0000_i1385" type="#_x0000_t75" style="width:21.6pt;height:16pt">
            <v:imagedata r:id="rId1092" o:title=""/>
          </v:shape>
        </w:pict>
      </w:r>
      <w:r w:rsidRPr="00982E91">
        <w:rPr>
          <w:szCs w:val="20"/>
        </w:rPr>
        <w:t xml:space="preserve"> </w:t>
      </w:r>
      <w:r w:rsidRPr="00982E91">
        <w:rPr>
          <w:rFonts w:eastAsia="MS Mincho"/>
          <w:szCs w:val="20"/>
        </w:rPr>
        <w:t xml:space="preserve">adjusts the SRS allocation </w:t>
      </w:r>
      <w:r w:rsidRPr="00982E91">
        <w:rPr>
          <w:rFonts w:eastAsia="MS Mincho"/>
          <w:strike/>
          <w:color w:val="FF0000"/>
          <w:szCs w:val="20"/>
        </w:rPr>
        <w:t>to align</w:t>
      </w:r>
      <w:r w:rsidRPr="00982E91">
        <w:rPr>
          <w:rFonts w:eastAsia="MS Mincho"/>
          <w:szCs w:val="20"/>
        </w:rPr>
        <w:t xml:space="preserve"> with </w:t>
      </w:r>
      <w:r w:rsidRPr="00982E91">
        <w:rPr>
          <w:rFonts w:eastAsia="MS Mincho"/>
          <w:color w:val="FF0000"/>
          <w:szCs w:val="20"/>
        </w:rPr>
        <w:t xml:space="preserve">respect to </w:t>
      </w:r>
      <w:r w:rsidRPr="00982E91">
        <w:rPr>
          <w:rFonts w:eastAsia="MS Mincho"/>
          <w:szCs w:val="20"/>
        </w:rPr>
        <w:t xml:space="preserve">the common resource block grid </w:t>
      </w:r>
      <w:del w:id="735" w:author="作成者" w:date="2018-08-09T20:50:00Z">
        <w:r w:rsidRPr="00982E91">
          <w:rPr>
            <w:rFonts w:eastAsia="MS Mincho"/>
            <w:strike/>
            <w:szCs w:val="20"/>
          </w:rPr>
          <w:delText>in</w:delText>
        </w:r>
      </w:del>
      <w:del w:id="736" w:author="作成者" w:date="2018-08-09T21:28:00Z">
        <w:r w:rsidRPr="00982E91">
          <w:rPr>
            <w:rFonts w:eastAsia="MS Mincho"/>
            <w:strike/>
            <w:szCs w:val="20"/>
          </w:rPr>
          <w:delText xml:space="preserve"> multiples of</w:delText>
        </w:r>
      </w:del>
      <w:r w:rsidRPr="00982E91">
        <w:rPr>
          <w:rFonts w:eastAsia="MS Mincho"/>
          <w:strike/>
          <w:szCs w:val="20"/>
        </w:rPr>
        <w:t xml:space="preserve"> four</w:t>
      </w:r>
      <w:r w:rsidRPr="00982E91">
        <w:rPr>
          <w:rFonts w:eastAsia="MS Mincho"/>
          <w:szCs w:val="20"/>
        </w:rPr>
        <w:t xml:space="preserve"> and is contained in the higher-layer parameter </w:t>
      </w:r>
      <w:r w:rsidRPr="00982E91">
        <w:rPr>
          <w:rFonts w:eastAsia="MS Mincho"/>
          <w:i/>
          <w:szCs w:val="20"/>
        </w:rPr>
        <w:t>freqDomainShift</w:t>
      </w:r>
      <w:r w:rsidRPr="00982E91">
        <w:rPr>
          <w:rFonts w:eastAsia="MS Mincho"/>
          <w:szCs w:val="20"/>
        </w:rPr>
        <w:t xml:space="preserve"> in the </w:t>
      </w:r>
      <w:r w:rsidRPr="00982E91">
        <w:rPr>
          <w:rFonts w:eastAsia="MS Mincho"/>
          <w:i/>
          <w:szCs w:val="20"/>
        </w:rPr>
        <w:t>SRS-Config</w:t>
      </w:r>
      <w:r w:rsidRPr="00982E91">
        <w:rPr>
          <w:rFonts w:eastAsia="MS Mincho"/>
          <w:szCs w:val="20"/>
        </w:rPr>
        <w:t xml:space="preserve"> IE. </w:t>
      </w:r>
      <w:r w:rsidRPr="00982E91">
        <w:rPr>
          <w:color w:val="000000"/>
          <w:szCs w:val="20"/>
        </w:rPr>
        <w:t xml:space="preserve">The transmission comb offset </w:t>
      </w:r>
      <w:r w:rsidR="001B7BF2">
        <w:rPr>
          <w:position w:val="-12"/>
          <w:szCs w:val="20"/>
        </w:rPr>
        <w:pict w14:anchorId="3F474F8D">
          <v:shape id="_x0000_i1386" type="#_x0000_t75" style="width:88.8pt;height:18.4pt">
            <v:imagedata r:id="rId1093" o:title=""/>
          </v:shape>
        </w:pict>
      </w:r>
      <w:r w:rsidRPr="00982E91">
        <w:rPr>
          <w:szCs w:val="20"/>
        </w:rPr>
        <w:t xml:space="preserve"> </w:t>
      </w:r>
      <w:r w:rsidRPr="00982E91">
        <w:rPr>
          <w:color w:val="000000"/>
          <w:szCs w:val="20"/>
        </w:rPr>
        <w:t xml:space="preserve">is contained in the higher-layer parameter </w:t>
      </w:r>
      <w:r w:rsidRPr="00982E91">
        <w:rPr>
          <w:i/>
          <w:strike/>
          <w:color w:val="000000"/>
          <w:szCs w:val="20"/>
        </w:rPr>
        <w:t>transmisisonComb</w:t>
      </w:r>
      <w:r w:rsidRPr="00982E91">
        <w:rPr>
          <w:i/>
          <w:color w:val="000000"/>
          <w:szCs w:val="20"/>
        </w:rPr>
        <w:t xml:space="preserve"> </w:t>
      </w:r>
      <w:r w:rsidRPr="00982E91">
        <w:rPr>
          <w:i/>
          <w:color w:val="FF0000"/>
          <w:szCs w:val="20"/>
        </w:rPr>
        <w:t>transmissionComb</w:t>
      </w:r>
      <w:r w:rsidRPr="00982E91">
        <w:rPr>
          <w:i/>
          <w:color w:val="000000"/>
          <w:szCs w:val="20"/>
        </w:rPr>
        <w:t xml:space="preserve"> </w:t>
      </w:r>
      <w:r w:rsidRPr="00982E91">
        <w:rPr>
          <w:color w:val="000000"/>
          <w:szCs w:val="20"/>
        </w:rPr>
        <w:t xml:space="preserve">in the </w:t>
      </w:r>
      <w:r w:rsidRPr="00982E91">
        <w:rPr>
          <w:i/>
          <w:color w:val="000000"/>
          <w:szCs w:val="20"/>
        </w:rPr>
        <w:t>SRS-Config</w:t>
      </w:r>
      <w:r w:rsidRPr="00982E91">
        <w:rPr>
          <w:color w:val="000000"/>
          <w:szCs w:val="20"/>
        </w:rPr>
        <w:t xml:space="preserve"> IE and </w:t>
      </w:r>
      <w:r w:rsidR="001B7BF2">
        <w:rPr>
          <w:position w:val="-10"/>
          <w:szCs w:val="20"/>
        </w:rPr>
        <w:pict w14:anchorId="50FFC042">
          <v:shape id="_x0000_i1387" type="#_x0000_t75" style="width:12pt;height:16pt">
            <v:imagedata r:id="rId1094" o:title=""/>
          </v:shape>
        </w:pict>
      </w:r>
      <w:r w:rsidRPr="00982E91">
        <w:rPr>
          <w:szCs w:val="20"/>
        </w:rPr>
        <w:t xml:space="preserve"> is a frequency position index.</w:t>
      </w:r>
    </w:p>
    <w:p w14:paraId="441C747E" w14:textId="77777777" w:rsidR="00D06D50" w:rsidRPr="00982E91" w:rsidRDefault="00D06D50" w:rsidP="00D06D50">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14C65070" w14:textId="77777777" w:rsidR="00982E91" w:rsidRPr="00982E91" w:rsidRDefault="00982E91" w:rsidP="00982E91">
      <w:pPr>
        <w:ind w:left="720" w:hanging="720"/>
        <w:rPr>
          <w:szCs w:val="20"/>
          <w:lang w:eastAsia="x-none"/>
        </w:rPr>
      </w:pPr>
    </w:p>
    <w:p w14:paraId="1708A857" w14:textId="77777777" w:rsidR="00982E91" w:rsidRPr="00982E91" w:rsidRDefault="00982E91" w:rsidP="00982E91">
      <w:pPr>
        <w:ind w:left="720" w:hanging="720"/>
        <w:rPr>
          <w:b/>
          <w:szCs w:val="20"/>
          <w:highlight w:val="green"/>
          <w:lang w:eastAsia="x-none"/>
        </w:rPr>
      </w:pPr>
      <w:r w:rsidRPr="00982E91">
        <w:rPr>
          <w:b/>
          <w:szCs w:val="20"/>
          <w:highlight w:val="green"/>
          <w:lang w:eastAsia="x-none"/>
        </w:rPr>
        <w:t>Agreement</w:t>
      </w:r>
    </w:p>
    <w:p w14:paraId="422EC84E" w14:textId="77777777" w:rsidR="00982E91" w:rsidRPr="00982E91" w:rsidRDefault="00982E91" w:rsidP="00982E91">
      <w:pPr>
        <w:ind w:left="720" w:hanging="720"/>
        <w:rPr>
          <w:rFonts w:eastAsia="SimSun"/>
          <w:szCs w:val="20"/>
          <w:lang w:eastAsia="zh-CN"/>
        </w:rPr>
      </w:pPr>
      <w:r w:rsidRPr="00982E91">
        <w:rPr>
          <w:szCs w:val="20"/>
        </w:rPr>
        <w:t>Text proposal for TS 38.214 V15.2.0 (2018-06)</w:t>
      </w:r>
    </w:p>
    <w:p w14:paraId="73EE0F87" w14:textId="19706F78" w:rsidR="00D06D50" w:rsidRPr="00982E91" w:rsidRDefault="00D06D50" w:rsidP="00D06D50">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17C722BE" w14:textId="77777777" w:rsidR="00982E91" w:rsidRPr="00982E91" w:rsidRDefault="00982E91" w:rsidP="00982E91">
      <w:pPr>
        <w:rPr>
          <w:rFonts w:eastAsia="SimSun"/>
          <w:szCs w:val="20"/>
        </w:rPr>
      </w:pPr>
      <w:r w:rsidRPr="00982E91">
        <w:rPr>
          <w:rFonts w:eastAsia="SimSun"/>
          <w:szCs w:val="20"/>
        </w:rPr>
        <w:t>6.2.1</w:t>
      </w:r>
      <w:r w:rsidRPr="00982E91">
        <w:rPr>
          <w:rFonts w:eastAsia="SimSun"/>
          <w:szCs w:val="20"/>
        </w:rPr>
        <w:tab/>
        <w:t>UE sounding procedure</w:t>
      </w:r>
    </w:p>
    <w:p w14:paraId="4D8C94A9" w14:textId="77777777" w:rsidR="00982E91" w:rsidRPr="00982E91" w:rsidRDefault="00982E91" w:rsidP="00982E91">
      <w:pPr>
        <w:widowControl w:val="0"/>
        <w:autoSpaceDE w:val="0"/>
        <w:autoSpaceDN w:val="0"/>
        <w:adjustRightInd w:val="0"/>
        <w:snapToGrid w:val="0"/>
        <w:ind w:left="720" w:hanging="720"/>
        <w:jc w:val="center"/>
        <w:rPr>
          <w:rFonts w:eastAsia="SimSun"/>
          <w:color w:val="FF0000"/>
          <w:szCs w:val="20"/>
          <w:lang w:eastAsia="zh-CN"/>
        </w:rPr>
      </w:pPr>
      <w:r w:rsidRPr="00982E91">
        <w:rPr>
          <w:rFonts w:eastAsia="SimSun"/>
          <w:color w:val="FF0000"/>
          <w:szCs w:val="20"/>
          <w:lang w:eastAsia="zh-CN"/>
        </w:rPr>
        <w:t xml:space="preserve">&lt; </w:t>
      </w:r>
      <w:r w:rsidRPr="00982E91">
        <w:rPr>
          <w:rFonts w:eastAsia="SimSun"/>
          <w:color w:val="FF0000"/>
          <w:szCs w:val="20"/>
        </w:rPr>
        <w:t>Unchanged parts are omitted</w:t>
      </w:r>
      <w:r w:rsidRPr="00982E91">
        <w:rPr>
          <w:rFonts w:eastAsia="SimSun"/>
          <w:color w:val="FF0000"/>
          <w:szCs w:val="20"/>
          <w:lang w:eastAsia="zh-CN"/>
        </w:rPr>
        <w:t xml:space="preserve"> &gt;</w:t>
      </w:r>
    </w:p>
    <w:p w14:paraId="252FF5BB" w14:textId="77777777" w:rsidR="00982E91" w:rsidRPr="00982E91" w:rsidRDefault="00982E91" w:rsidP="00982E91">
      <w:pPr>
        <w:rPr>
          <w:szCs w:val="20"/>
          <w:lang w:eastAsia="zh-CN"/>
        </w:rPr>
      </w:pPr>
      <w:r w:rsidRPr="00982E91">
        <w:rPr>
          <w:szCs w:val="20"/>
        </w:rPr>
        <w:t xml:space="preserve">For PUCCH formats 0 and 2, a UE shall not transmit SRS when semi-persistent and periodic SRS are configured in the same symbol(s) with PUCCH carrying only CSI report(s), or only L1-RSRP report(s) </w:t>
      </w:r>
      <w:r w:rsidRPr="00982E91">
        <w:rPr>
          <w:strike/>
          <w:color w:val="FF0000"/>
          <w:szCs w:val="20"/>
        </w:rPr>
        <w:t>or if aperiodic SRS is configured and PUCCH consists of beam failure request</w:t>
      </w:r>
      <w:r w:rsidRPr="00982E91">
        <w:rPr>
          <w:szCs w:val="20"/>
        </w:rPr>
        <w:t>. A UE shall not transmit SRS when semi-persistent or periodic SRS is configured or aperiodic SRS is triggered to be transmitted in the same symbol(s) with PUCCH carrying HARQ-ACK and/or SR. In the case that SRS is not transmitted due to overlap with PUCCH, only the SRS symbol(s) that overlap with PUCCH symbol(s) are dropped. PUCCH shall not be transmitted when aperiodic SRS is triggered to be transmitted to overlap in the same symbol with semi-persistent or periodic PUCCH carrying semi-persistent/periodic CSI report(s) or semi-persistent/periodic L1-RSRP report(s) only.</w:t>
      </w:r>
    </w:p>
    <w:p w14:paraId="3BF2D4B6" w14:textId="77777777" w:rsidR="00982E91" w:rsidRPr="00982E91" w:rsidRDefault="00982E91" w:rsidP="00982E91">
      <w:pPr>
        <w:ind w:left="720" w:hanging="720"/>
        <w:jc w:val="center"/>
        <w:rPr>
          <w:szCs w:val="20"/>
          <w:lang w:eastAsia="x-none"/>
        </w:rPr>
      </w:pPr>
      <w:r w:rsidRPr="00982E91">
        <w:rPr>
          <w:rFonts w:eastAsia="SimSun"/>
          <w:color w:val="FF0000"/>
          <w:szCs w:val="20"/>
          <w:lang w:eastAsia="zh-CN"/>
        </w:rPr>
        <w:t xml:space="preserve">&lt; </w:t>
      </w:r>
      <w:r w:rsidRPr="00982E91">
        <w:rPr>
          <w:rFonts w:eastAsia="SimSun"/>
          <w:color w:val="FF0000"/>
          <w:szCs w:val="20"/>
        </w:rPr>
        <w:t>Unchanged parts are omitted</w:t>
      </w:r>
      <w:r w:rsidRPr="00982E91">
        <w:rPr>
          <w:rFonts w:eastAsia="SimSun"/>
          <w:color w:val="FF0000"/>
          <w:szCs w:val="20"/>
          <w:lang w:eastAsia="zh-CN"/>
        </w:rPr>
        <w:t xml:space="preserve"> &gt;</w:t>
      </w:r>
    </w:p>
    <w:p w14:paraId="2DB27DCE" w14:textId="77777777" w:rsidR="00D06D50" w:rsidRPr="00982E91" w:rsidRDefault="00D06D50" w:rsidP="00D06D50">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6DD7126C" w14:textId="77777777" w:rsidR="00982E91" w:rsidRPr="00112371" w:rsidRDefault="00982E91" w:rsidP="00982E91">
      <w:pPr>
        <w:ind w:left="720" w:hanging="720"/>
        <w:rPr>
          <w:szCs w:val="20"/>
          <w:lang w:eastAsia="x-none"/>
        </w:rPr>
      </w:pPr>
    </w:p>
    <w:p w14:paraId="6EEA9DEF" w14:textId="77777777" w:rsidR="00982E91" w:rsidRPr="00112371" w:rsidRDefault="00982E91" w:rsidP="00982E91">
      <w:pPr>
        <w:ind w:left="720" w:hanging="720"/>
        <w:rPr>
          <w:szCs w:val="20"/>
          <w:highlight w:val="green"/>
          <w:lang w:eastAsia="x-none"/>
        </w:rPr>
      </w:pPr>
      <w:r w:rsidRPr="00112371">
        <w:rPr>
          <w:szCs w:val="20"/>
          <w:highlight w:val="green"/>
          <w:lang w:eastAsia="x-none"/>
        </w:rPr>
        <w:t>Agreement</w:t>
      </w:r>
    </w:p>
    <w:p w14:paraId="39B9DED3" w14:textId="77777777" w:rsidR="00982E91" w:rsidRPr="00982E91" w:rsidRDefault="00982E91" w:rsidP="00982E91">
      <w:pPr>
        <w:ind w:left="720" w:hanging="720"/>
        <w:rPr>
          <w:szCs w:val="20"/>
          <w:lang w:eastAsia="zh-CN"/>
        </w:rPr>
      </w:pPr>
      <w:r w:rsidRPr="00982E91">
        <w:rPr>
          <w:szCs w:val="20"/>
          <w:lang w:eastAsia="zh-CN"/>
        </w:rPr>
        <w:t>Text proposal for TS 38.211</w:t>
      </w:r>
    </w:p>
    <w:p w14:paraId="322D7C5C" w14:textId="708A9805" w:rsidR="00112371" w:rsidRPr="00982E91" w:rsidRDefault="00112371" w:rsidP="00112371">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3E8E403E" w14:textId="77777777" w:rsidR="00982E91" w:rsidRPr="00982E91" w:rsidRDefault="00982E91" w:rsidP="00982E91">
      <w:pPr>
        <w:rPr>
          <w:rFonts w:eastAsia="SimSun"/>
          <w:szCs w:val="20"/>
        </w:rPr>
      </w:pPr>
      <w:r w:rsidRPr="00982E91">
        <w:rPr>
          <w:rFonts w:eastAsia="SimSun"/>
          <w:szCs w:val="20"/>
        </w:rPr>
        <w:t>6.4.1.4.1</w:t>
      </w:r>
      <w:r w:rsidRPr="00982E91">
        <w:rPr>
          <w:rFonts w:eastAsia="SimSun"/>
          <w:szCs w:val="20"/>
        </w:rPr>
        <w:tab/>
        <w:t>SRS resource</w:t>
      </w:r>
    </w:p>
    <w:p w14:paraId="72436C9A" w14:textId="77777777" w:rsidR="00982E91" w:rsidRPr="00982E91" w:rsidRDefault="00982E91" w:rsidP="00982E91">
      <w:pPr>
        <w:ind w:left="720" w:hanging="720"/>
        <w:rPr>
          <w:rFonts w:eastAsia="Times New Roman"/>
          <w:szCs w:val="20"/>
        </w:rPr>
      </w:pPr>
      <w:r w:rsidRPr="00982E91">
        <w:rPr>
          <w:rFonts w:eastAsia="Times New Roman"/>
          <w:szCs w:val="20"/>
        </w:rPr>
        <w:t xml:space="preserve">An SRS resource is configured by the </w:t>
      </w:r>
      <w:r w:rsidRPr="00982E91">
        <w:rPr>
          <w:rFonts w:eastAsia="Times New Roman"/>
          <w:i/>
          <w:szCs w:val="20"/>
        </w:rPr>
        <w:t>SRS-Resource</w:t>
      </w:r>
      <w:r w:rsidRPr="00982E91">
        <w:rPr>
          <w:rFonts w:eastAsia="Times New Roman"/>
          <w:szCs w:val="20"/>
        </w:rPr>
        <w:t xml:space="preserve"> IE and consists of</w:t>
      </w:r>
    </w:p>
    <w:p w14:paraId="1FAA473C" w14:textId="35B4B0BD" w:rsidR="00982E91" w:rsidRPr="00982E91" w:rsidRDefault="00982E91" w:rsidP="00982E91">
      <w:pPr>
        <w:ind w:left="568" w:hanging="284"/>
        <w:rPr>
          <w:rFonts w:eastAsia="Malgun Gothic"/>
          <w:szCs w:val="20"/>
        </w:rPr>
      </w:pPr>
      <w:r w:rsidRPr="00982E91">
        <w:rPr>
          <w:rFonts w:eastAsia="Malgun Gothic"/>
          <w:szCs w:val="20"/>
        </w:rPr>
        <w:t>-</w:t>
      </w:r>
      <w:r w:rsidRPr="00982E91">
        <w:rPr>
          <w:rFonts w:eastAsia="Malgun Gothic"/>
          <w:szCs w:val="20"/>
        </w:rPr>
        <w:tab/>
      </w:r>
      <w:r w:rsidR="001B7BF2">
        <w:rPr>
          <w:rFonts w:eastAsia="Malgun Gothic"/>
          <w:position w:val="-14"/>
          <w:szCs w:val="20"/>
        </w:rPr>
        <w:pict w14:anchorId="37275050">
          <v:shape id="_x0000_i1388" type="#_x0000_t75" style="width:60pt;height:18.4pt">
            <v:imagedata r:id="rId1095" o:title=""/>
          </v:shape>
        </w:pict>
      </w:r>
      <w:r w:rsidRPr="00982E91">
        <w:rPr>
          <w:rFonts w:eastAsia="Malgun Gothic"/>
          <w:szCs w:val="20"/>
        </w:rPr>
        <w:t xml:space="preserve"> antenna ports </w:t>
      </w:r>
      <w:r w:rsidR="001B7BF2">
        <w:rPr>
          <w:rFonts w:eastAsia="Malgun Gothic"/>
          <w:position w:val="-12"/>
          <w:szCs w:val="20"/>
        </w:rPr>
        <w:pict w14:anchorId="2BEFBB30">
          <v:shape id="_x0000_i1389" type="#_x0000_t75" style="width:42.4pt;height:21.6pt">
            <v:imagedata r:id="rId1096" o:title=""/>
          </v:shape>
        </w:pict>
      </w:r>
      <w:r w:rsidRPr="00982E91">
        <w:rPr>
          <w:rFonts w:eastAsia="Malgun Gothic"/>
          <w:szCs w:val="20"/>
        </w:rPr>
        <w:t xml:space="preserve">, </w:t>
      </w:r>
      <w:del w:id="737" w:author="作成者">
        <w:r w:rsidR="001B7BF2">
          <w:rPr>
            <w:rFonts w:eastAsia="Malgun Gothic"/>
            <w:position w:val="-10"/>
            <w:szCs w:val="20"/>
          </w:rPr>
          <w:pict w14:anchorId="4CD9039F">
            <v:shape id="_x0000_i1390" type="#_x0000_t75" style="width:78.4pt;height:16pt">
              <v:imagedata r:id="rId1097" o:title=""/>
            </v:shape>
          </w:pict>
        </w:r>
      </w:del>
      <w:ins w:id="738" w:author="作成者">
        <w:r w:rsidRPr="00982E91">
          <w:rPr>
            <w:rFonts w:eastAsia="Malgun Gothic"/>
            <w:szCs w:val="20"/>
          </w:rPr>
          <w:t xml:space="preserve">where </w:t>
        </w:r>
      </w:ins>
      <w:r w:rsidR="001B7BF2">
        <w:rPr>
          <w:rFonts w:eastAsia="Malgun Gothic"/>
          <w:position w:val="-12"/>
          <w:szCs w:val="20"/>
          <w:u w:val="single"/>
        </w:rPr>
        <w:pict w14:anchorId="5653B41B">
          <v:shape id="_x0000_i1391" type="#_x0000_t75" style="width:64pt;height:18.4pt">
            <v:imagedata r:id="rId1098" o:title=""/>
          </v:shape>
        </w:pict>
      </w:r>
      <w:r w:rsidRPr="00982E91">
        <w:rPr>
          <w:rFonts w:eastAsia="Malgun Gothic"/>
          <w:szCs w:val="20"/>
        </w:rPr>
        <w:fldChar w:fldCharType="begin"/>
      </w:r>
      <w:r w:rsidRPr="00982E91">
        <w:rPr>
          <w:rFonts w:eastAsia="Malgun Gothic"/>
          <w:szCs w:val="20"/>
        </w:rPr>
        <w:instrText xml:space="preserve"> QUOTE </w:instrText>
      </w:r>
      <m:oMath>
        <m:sSub>
          <m:sSubPr>
            <m:ctrlPr>
              <w:ins w:id="739" w:author="作成者">
                <w:rPr>
                  <w:rFonts w:ascii="Cambria Math" w:eastAsia="Malgun Gothic" w:hAnsi="Cambria Math"/>
                  <w:i/>
                  <w:szCs w:val="20"/>
                </w:rPr>
              </w:ins>
            </m:ctrlPr>
          </m:sSubPr>
          <m:e>
            <m:r>
              <w:ins w:id="740" w:author="作成者">
                <m:rPr>
                  <m:sty m:val="p"/>
                </m:rPr>
                <w:rPr>
                  <w:rFonts w:ascii="Cambria Math" w:eastAsia="Malgun Gothic" w:hAnsi="Cambria Math"/>
                  <w:szCs w:val="20"/>
                </w:rPr>
                <m:t>p</m:t>
              </w:ins>
            </m:r>
          </m:e>
          <m:sub>
            <m:r>
              <w:ins w:id="741" w:author="作成者">
                <m:rPr>
                  <m:sty m:val="p"/>
                </m:rPr>
                <w:rPr>
                  <w:rFonts w:ascii="Cambria Math" w:eastAsia="Malgun Gothic" w:hAnsi="Cambria Math"/>
                  <w:szCs w:val="20"/>
                </w:rPr>
                <m:t>i</m:t>
              </w:ins>
            </m:r>
          </m:sub>
        </m:sSub>
        <m:r>
          <w:ins w:id="742" w:author="作成者">
            <m:rPr>
              <m:sty m:val="p"/>
            </m:rPr>
            <w:rPr>
              <w:rFonts w:ascii="Cambria Math" w:eastAsia="Malgun Gothic" w:hAnsi="Cambria Math"/>
              <w:szCs w:val="20"/>
            </w:rPr>
            <m:t>=i+1000</m:t>
          </w:ins>
        </m:r>
      </m:oMath>
      <w:r w:rsidRPr="00982E91">
        <w:rPr>
          <w:rFonts w:eastAsia="Malgun Gothic"/>
          <w:szCs w:val="20"/>
        </w:rPr>
        <w:instrText xml:space="preserve"> </w:instrText>
      </w:r>
      <w:r w:rsidRPr="00982E91">
        <w:rPr>
          <w:rFonts w:eastAsia="Malgun Gothic"/>
          <w:szCs w:val="20"/>
        </w:rPr>
        <w:fldChar w:fldCharType="end"/>
      </w:r>
      <w:r w:rsidRPr="00982E91">
        <w:rPr>
          <w:rFonts w:eastAsia="Malgun Gothic"/>
          <w:szCs w:val="20"/>
        </w:rPr>
        <w:t xml:space="preserve">, </w:t>
      </w:r>
      <w:ins w:id="743" w:author="作成者">
        <w:r w:rsidRPr="00982E91">
          <w:rPr>
            <w:rFonts w:eastAsia="Malgun Gothic"/>
            <w:szCs w:val="20"/>
          </w:rPr>
          <w:t xml:space="preserve">and where the number of antenna ports is </w:t>
        </w:r>
      </w:ins>
      <w:r w:rsidRPr="00982E91">
        <w:rPr>
          <w:rFonts w:eastAsia="Malgun Gothic"/>
          <w:szCs w:val="20"/>
        </w:rPr>
        <w:t xml:space="preserve">given by the higher layer parameter </w:t>
      </w:r>
      <w:r w:rsidRPr="00982E91">
        <w:rPr>
          <w:rFonts w:eastAsia="Malgun Gothic"/>
          <w:i/>
          <w:szCs w:val="20"/>
        </w:rPr>
        <w:t>nrofSRS-Ports</w:t>
      </w:r>
    </w:p>
    <w:p w14:paraId="627B82DD" w14:textId="77777777" w:rsidR="00982E91" w:rsidRPr="00982E91" w:rsidRDefault="00982E91" w:rsidP="00982E91">
      <w:pPr>
        <w:ind w:left="568" w:hanging="284"/>
        <w:rPr>
          <w:rFonts w:eastAsia="Malgun Gothic"/>
          <w:szCs w:val="20"/>
        </w:rPr>
      </w:pPr>
      <w:r w:rsidRPr="00982E91">
        <w:rPr>
          <w:rFonts w:eastAsia="Malgun Gothic"/>
          <w:szCs w:val="20"/>
        </w:rPr>
        <w:t>-</w:t>
      </w:r>
      <w:r w:rsidRPr="00982E91">
        <w:rPr>
          <w:rFonts w:eastAsia="Malgun Gothic"/>
          <w:szCs w:val="20"/>
        </w:rPr>
        <w:tab/>
      </w:r>
      <w:r w:rsidR="001B7BF2">
        <w:rPr>
          <w:rFonts w:eastAsia="Malgun Gothic"/>
          <w:position w:val="-14"/>
          <w:szCs w:val="20"/>
        </w:rPr>
        <w:pict w14:anchorId="214C7133">
          <v:shape id="_x0000_i1392" type="#_x0000_t75" style="width:62.4pt;height:18.4pt">
            <v:imagedata r:id="rId1099" o:title=""/>
          </v:shape>
        </w:pict>
      </w:r>
      <w:r w:rsidRPr="00982E91">
        <w:rPr>
          <w:rFonts w:eastAsia="Malgun Gothic"/>
          <w:szCs w:val="20"/>
        </w:rPr>
        <w:t xml:space="preserve"> consecutive OFDM symbols given by the field </w:t>
      </w:r>
      <w:r w:rsidRPr="00982E91">
        <w:rPr>
          <w:rFonts w:eastAsia="Malgun Gothic"/>
          <w:i/>
          <w:szCs w:val="20"/>
        </w:rPr>
        <w:t>nrofSymbols</w:t>
      </w:r>
      <w:r w:rsidRPr="00982E91">
        <w:rPr>
          <w:rFonts w:eastAsia="Malgun Gothic"/>
          <w:szCs w:val="20"/>
        </w:rPr>
        <w:t xml:space="preserve"> contained in the higher layer parameter </w:t>
      </w:r>
      <w:r w:rsidRPr="00982E91">
        <w:rPr>
          <w:rFonts w:eastAsia="Malgun Gothic"/>
          <w:i/>
          <w:szCs w:val="20"/>
        </w:rPr>
        <w:t>resourceMapping</w:t>
      </w:r>
    </w:p>
    <w:p w14:paraId="37584FB9" w14:textId="77777777" w:rsidR="00982E91" w:rsidRPr="00982E91" w:rsidRDefault="00982E91" w:rsidP="00982E91">
      <w:pPr>
        <w:ind w:left="568" w:hanging="284"/>
        <w:rPr>
          <w:rFonts w:eastAsia="Malgun Gothic"/>
          <w:szCs w:val="20"/>
        </w:rPr>
      </w:pPr>
      <w:r w:rsidRPr="00982E91">
        <w:rPr>
          <w:rFonts w:eastAsia="Malgun Gothic"/>
          <w:szCs w:val="20"/>
        </w:rPr>
        <w:t>-</w:t>
      </w:r>
      <w:r w:rsidRPr="00982E91">
        <w:rPr>
          <w:rFonts w:eastAsia="Malgun Gothic"/>
          <w:szCs w:val="20"/>
        </w:rPr>
        <w:tab/>
      </w:r>
      <w:r w:rsidR="001B7BF2">
        <w:rPr>
          <w:rFonts w:eastAsia="Times New Roman"/>
          <w:position w:val="-10"/>
          <w:szCs w:val="20"/>
        </w:rPr>
        <w:pict w14:anchorId="482C7819">
          <v:shape id="_x0000_i1393" type="#_x0000_t75" style="width:9.6pt;height:16pt">
            <v:imagedata r:id="rId1100" o:title=""/>
          </v:shape>
        </w:pict>
      </w:r>
      <w:r w:rsidRPr="00982E91">
        <w:rPr>
          <w:rFonts w:eastAsia="Times New Roman"/>
          <w:szCs w:val="20"/>
        </w:rPr>
        <w:t xml:space="preserve">, </w:t>
      </w:r>
      <w:r w:rsidRPr="00982E91">
        <w:rPr>
          <w:rFonts w:eastAsia="Malgun Gothic"/>
          <w:szCs w:val="20"/>
        </w:rPr>
        <w:t xml:space="preserve">the starting position in the time domain given by </w:t>
      </w:r>
      <w:r w:rsidR="001B7BF2">
        <w:rPr>
          <w:rFonts w:eastAsia="Malgun Gothic"/>
          <w:position w:val="-14"/>
          <w:szCs w:val="20"/>
        </w:rPr>
        <w:pict w14:anchorId="71CDDDA3">
          <v:shape id="_x0000_i1394" type="#_x0000_t75" style="width:88pt;height:18.4pt">
            <v:imagedata r:id="rId1101" o:title=""/>
          </v:shape>
        </w:pict>
      </w:r>
      <w:r w:rsidRPr="00982E91">
        <w:rPr>
          <w:rFonts w:eastAsia="Malgun Gothic"/>
          <w:szCs w:val="20"/>
        </w:rPr>
        <w:t xml:space="preserve"> where the offset </w:t>
      </w:r>
      <w:r w:rsidR="001B7BF2">
        <w:rPr>
          <w:rFonts w:eastAsia="Malgun Gothic"/>
          <w:position w:val="-10"/>
          <w:szCs w:val="20"/>
        </w:rPr>
        <w:pict w14:anchorId="7D384BAB">
          <v:shape id="_x0000_i1395" type="#_x0000_t75" style="width:69.6pt;height:16pt">
            <v:imagedata r:id="rId1102" o:title=""/>
          </v:shape>
        </w:pict>
      </w:r>
      <w:r w:rsidRPr="00982E91">
        <w:rPr>
          <w:rFonts w:eastAsia="Malgun Gothic"/>
          <w:szCs w:val="20"/>
        </w:rPr>
        <w:t xml:space="preserve">counts symbols backwards from the end of the slot and is given by the field </w:t>
      </w:r>
      <w:r w:rsidRPr="00982E91">
        <w:rPr>
          <w:rFonts w:eastAsia="Malgun Gothic"/>
          <w:i/>
          <w:szCs w:val="20"/>
        </w:rPr>
        <w:t>startPosition</w:t>
      </w:r>
      <w:r w:rsidRPr="00982E91">
        <w:rPr>
          <w:rFonts w:eastAsia="Malgun Gothic"/>
          <w:szCs w:val="20"/>
        </w:rPr>
        <w:t xml:space="preserve"> contained in the higher layer parameter </w:t>
      </w:r>
      <w:r w:rsidRPr="00982E91">
        <w:rPr>
          <w:rFonts w:eastAsia="Malgun Gothic"/>
          <w:i/>
          <w:szCs w:val="20"/>
        </w:rPr>
        <w:t>resourceMapping</w:t>
      </w:r>
      <w:r w:rsidRPr="00982E91">
        <w:rPr>
          <w:rFonts w:eastAsia="Malgun Gothic"/>
          <w:szCs w:val="20"/>
        </w:rPr>
        <w:t xml:space="preserve"> and </w:t>
      </w:r>
      <w:r w:rsidR="001B7BF2">
        <w:rPr>
          <w:rFonts w:eastAsia="Malgun Gothic"/>
          <w:position w:val="-12"/>
          <w:szCs w:val="20"/>
        </w:rPr>
        <w:pict w14:anchorId="71099108">
          <v:shape id="_x0000_i1396" type="#_x0000_t75" style="width:76.8pt;height:21.6pt">
            <v:imagedata r:id="rId1103" o:title=""/>
          </v:shape>
        </w:pict>
      </w:r>
    </w:p>
    <w:p w14:paraId="51F73436" w14:textId="77777777" w:rsidR="00982E91" w:rsidRPr="00982E91" w:rsidRDefault="00982E91" w:rsidP="00982E91">
      <w:pPr>
        <w:ind w:left="568" w:hanging="284"/>
        <w:rPr>
          <w:rFonts w:eastAsia="Times New Roman"/>
          <w:szCs w:val="20"/>
        </w:rPr>
      </w:pPr>
      <w:r w:rsidRPr="00982E91">
        <w:rPr>
          <w:rFonts w:eastAsia="Malgun Gothic"/>
          <w:szCs w:val="20"/>
        </w:rPr>
        <w:t>-</w:t>
      </w:r>
      <w:r w:rsidRPr="00982E91">
        <w:rPr>
          <w:rFonts w:eastAsia="Malgun Gothic"/>
          <w:szCs w:val="20"/>
        </w:rPr>
        <w:tab/>
      </w:r>
      <w:r w:rsidR="001B7BF2">
        <w:rPr>
          <w:rFonts w:eastAsia="Times New Roman"/>
          <w:position w:val="-10"/>
          <w:szCs w:val="20"/>
        </w:rPr>
        <w:pict w14:anchorId="52B388B0">
          <v:shape id="_x0000_i1397" type="#_x0000_t75" style="width:14.4pt;height:16pt">
            <v:imagedata r:id="rId1104" o:title=""/>
          </v:shape>
        </w:pict>
      </w:r>
      <w:r w:rsidRPr="00982E91">
        <w:rPr>
          <w:rFonts w:eastAsia="Times New Roman"/>
          <w:szCs w:val="20"/>
        </w:rPr>
        <w:t>, the frequency-domain starting position of the sounding reference signal</w:t>
      </w:r>
    </w:p>
    <w:p w14:paraId="7A7CCE48" w14:textId="77777777" w:rsidR="00112371" w:rsidRPr="00982E91" w:rsidRDefault="00112371" w:rsidP="00112371">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392EF652" w14:textId="77777777" w:rsidR="00982E91" w:rsidRPr="00982E91" w:rsidRDefault="00982E91" w:rsidP="00982E91">
      <w:pPr>
        <w:ind w:left="720" w:hanging="720"/>
        <w:jc w:val="center"/>
        <w:rPr>
          <w:szCs w:val="20"/>
          <w:lang w:eastAsia="x-none"/>
        </w:rPr>
      </w:pPr>
    </w:p>
    <w:p w14:paraId="59AC6993" w14:textId="77777777" w:rsidR="00982E91" w:rsidRPr="00112371" w:rsidRDefault="00982E91" w:rsidP="00982E91">
      <w:pPr>
        <w:ind w:left="720" w:hanging="720"/>
        <w:rPr>
          <w:szCs w:val="20"/>
          <w:lang w:eastAsia="x-none"/>
        </w:rPr>
      </w:pPr>
    </w:p>
    <w:p w14:paraId="465B18AC" w14:textId="77777777" w:rsidR="00982E91" w:rsidRPr="00112371" w:rsidRDefault="00982E91" w:rsidP="00982E91">
      <w:pPr>
        <w:ind w:left="720" w:hanging="720"/>
        <w:rPr>
          <w:szCs w:val="20"/>
          <w:highlight w:val="green"/>
          <w:lang w:eastAsia="x-none"/>
        </w:rPr>
      </w:pPr>
      <w:r w:rsidRPr="00112371">
        <w:rPr>
          <w:szCs w:val="20"/>
          <w:highlight w:val="green"/>
          <w:lang w:eastAsia="x-none"/>
        </w:rPr>
        <w:t xml:space="preserve">Agreement </w:t>
      </w:r>
    </w:p>
    <w:p w14:paraId="2FCE6A62" w14:textId="77777777" w:rsidR="00982E91" w:rsidRPr="00982E91" w:rsidRDefault="00982E91" w:rsidP="00982E91">
      <w:pPr>
        <w:ind w:left="720" w:hanging="720"/>
        <w:jc w:val="both"/>
        <w:rPr>
          <w:rFonts w:eastAsia="Malgun Gothic"/>
          <w:szCs w:val="20"/>
          <w:lang w:eastAsia="zh-CN"/>
        </w:rPr>
      </w:pPr>
      <w:r w:rsidRPr="00982E91">
        <w:rPr>
          <w:rFonts w:eastAsia="Malgun Gothic" w:hint="eastAsia"/>
          <w:szCs w:val="20"/>
          <w:lang w:eastAsia="zh-CN"/>
        </w:rPr>
        <w:t>T</w:t>
      </w:r>
      <w:r w:rsidRPr="00982E91">
        <w:rPr>
          <w:rFonts w:eastAsia="Malgun Gothic"/>
          <w:szCs w:val="20"/>
          <w:lang w:eastAsia="zh-CN"/>
        </w:rPr>
        <w:t xml:space="preserve">ext proposal </w:t>
      </w:r>
      <w:r w:rsidRPr="00982E91">
        <w:rPr>
          <w:rFonts w:eastAsia="Malgun Gothic" w:hint="eastAsia"/>
          <w:szCs w:val="20"/>
          <w:lang w:eastAsia="zh-CN"/>
        </w:rPr>
        <w:t>for 38</w:t>
      </w:r>
      <w:r w:rsidRPr="00982E91">
        <w:rPr>
          <w:rFonts w:eastAsia="Malgun Gothic"/>
          <w:szCs w:val="20"/>
          <w:lang w:eastAsia="zh-CN"/>
        </w:rPr>
        <w:t>.</w:t>
      </w:r>
      <w:r w:rsidRPr="00982E91">
        <w:rPr>
          <w:rFonts w:eastAsia="Malgun Gothic" w:hint="eastAsia"/>
          <w:szCs w:val="20"/>
          <w:lang w:eastAsia="zh-CN"/>
        </w:rPr>
        <w:t>214</w:t>
      </w:r>
      <w:r w:rsidRPr="00982E91">
        <w:rPr>
          <w:rFonts w:eastAsia="Malgun Gothic"/>
          <w:szCs w:val="20"/>
          <w:lang w:eastAsia="zh-CN"/>
        </w:rPr>
        <w:t xml:space="preserve"> section 6.2.1 and section 6.2.1.3.</w:t>
      </w:r>
    </w:p>
    <w:p w14:paraId="01D76864" w14:textId="7950E8B5" w:rsidR="00112371" w:rsidRPr="00982E91" w:rsidRDefault="00112371" w:rsidP="00112371">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0B43DCB2" w14:textId="77777777" w:rsidR="00982E91" w:rsidRPr="00982E91" w:rsidRDefault="00982E91" w:rsidP="00982E91">
      <w:pPr>
        <w:rPr>
          <w:rFonts w:eastAsia="SimSun"/>
          <w:szCs w:val="20"/>
        </w:rPr>
      </w:pPr>
      <w:r w:rsidRPr="00982E91">
        <w:rPr>
          <w:rFonts w:eastAsia="SimSun"/>
          <w:szCs w:val="20"/>
        </w:rPr>
        <w:t>6.2.1</w:t>
      </w:r>
      <w:r w:rsidRPr="00982E91">
        <w:rPr>
          <w:rFonts w:eastAsia="SimSun"/>
          <w:szCs w:val="20"/>
        </w:rPr>
        <w:tab/>
        <w:t>UE sounding procedure</w:t>
      </w:r>
    </w:p>
    <w:p w14:paraId="45764E17" w14:textId="77777777" w:rsidR="00982E91" w:rsidRPr="00982E91" w:rsidRDefault="00982E91" w:rsidP="00982E91">
      <w:pPr>
        <w:rPr>
          <w:color w:val="000000"/>
          <w:szCs w:val="20"/>
        </w:rPr>
      </w:pPr>
      <w:r w:rsidRPr="00982E91">
        <w:rPr>
          <w:rFonts w:eastAsia="MS Mincho"/>
          <w:color w:val="000000"/>
          <w:szCs w:val="20"/>
        </w:rPr>
        <w:lastRenderedPageBreak/>
        <w:t xml:space="preserve">The </w:t>
      </w:r>
      <w:r w:rsidRPr="00982E91">
        <w:rPr>
          <w:color w:val="000000"/>
          <w:szCs w:val="20"/>
        </w:rPr>
        <w:t xml:space="preserve">UE can be configured with one or more Sounding Reference Symbol (SRS) resource sets as configured by the higher layer parameter </w:t>
      </w:r>
      <w:r w:rsidRPr="00982E91">
        <w:rPr>
          <w:i/>
          <w:color w:val="000000"/>
          <w:szCs w:val="20"/>
        </w:rPr>
        <w:t>SRS-ResourceSet</w:t>
      </w:r>
      <w:r w:rsidRPr="00982E91">
        <w:rPr>
          <w:color w:val="000000"/>
          <w:szCs w:val="20"/>
        </w:rPr>
        <w:t>.</w:t>
      </w:r>
      <w:r w:rsidRPr="00982E91">
        <w:rPr>
          <w:rFonts w:eastAsia="MS Mincho"/>
          <w:color w:val="000000"/>
          <w:szCs w:val="20"/>
        </w:rPr>
        <w:t xml:space="preserve"> For each SRS resource set, </w:t>
      </w:r>
      <w:r w:rsidRPr="00982E91">
        <w:rPr>
          <w:color w:val="000000"/>
          <w:szCs w:val="20"/>
        </w:rPr>
        <w:t>a</w:t>
      </w:r>
      <w:r w:rsidRPr="00982E91">
        <w:rPr>
          <w:rFonts w:hint="eastAsia"/>
          <w:color w:val="000000"/>
          <w:szCs w:val="20"/>
        </w:rPr>
        <w:t xml:space="preserve"> UE may be configured with </w:t>
      </w:r>
      <w:r w:rsidR="001B7BF2">
        <w:rPr>
          <w:color w:val="000000"/>
          <w:position w:val="-4"/>
          <w:szCs w:val="20"/>
        </w:rPr>
        <w:pict w14:anchorId="1CAF71ED">
          <v:shape id="_x0000_i1398" type="#_x0000_t75" style="width:26.4pt;height:12pt">
            <v:imagedata r:id="rId824" o:title=""/>
          </v:shape>
        </w:pict>
      </w:r>
      <w:r w:rsidRPr="00982E91">
        <w:rPr>
          <w:color w:val="000000"/>
          <w:szCs w:val="20"/>
        </w:rPr>
        <w:t xml:space="preserve">SRS resources (higher </w:t>
      </w:r>
      <w:r w:rsidRPr="00982E91">
        <w:rPr>
          <w:strike/>
          <w:color w:val="FF0000"/>
          <w:szCs w:val="20"/>
        </w:rPr>
        <w:t>later</w:t>
      </w:r>
      <w:r w:rsidRPr="00982E91">
        <w:rPr>
          <w:color w:val="FF0000"/>
          <w:szCs w:val="20"/>
          <w:u w:val="single"/>
        </w:rPr>
        <w:t>layer</w:t>
      </w:r>
      <w:r w:rsidRPr="00982E91">
        <w:rPr>
          <w:color w:val="000000"/>
          <w:szCs w:val="20"/>
        </w:rPr>
        <w:t xml:space="preserve"> parameter </w:t>
      </w:r>
      <w:r w:rsidRPr="00982E91">
        <w:rPr>
          <w:i/>
          <w:color w:val="000000"/>
          <w:szCs w:val="20"/>
        </w:rPr>
        <w:t>SRS-Resource</w:t>
      </w:r>
      <w:r w:rsidRPr="00982E91">
        <w:rPr>
          <w:color w:val="000000"/>
          <w:szCs w:val="20"/>
        </w:rPr>
        <w:t>), where the maximum value of K is indicated by [</w:t>
      </w:r>
      <w:r w:rsidRPr="00982E91">
        <w:rPr>
          <w:i/>
          <w:color w:val="000000"/>
          <w:szCs w:val="20"/>
        </w:rPr>
        <w:t xml:space="preserve">SRS_capability </w:t>
      </w:r>
      <w:r w:rsidRPr="00982E91">
        <w:rPr>
          <w:color w:val="000000"/>
          <w:szCs w:val="20"/>
        </w:rPr>
        <w:t xml:space="preserve">[13, 38.306]]. The SRS resource set applicability is configured by the higher layer parameter </w:t>
      </w:r>
      <w:del w:id="744" w:author="作成者" w:date="2018-07-19T11:17:00Z">
        <w:r w:rsidRPr="00982E91">
          <w:rPr>
            <w:i/>
            <w:color w:val="000000"/>
            <w:szCs w:val="20"/>
          </w:rPr>
          <w:delText>SRS-SetUse</w:delText>
        </w:r>
      </w:del>
      <w:ins w:id="745" w:author="作成者" w:date="2018-07-19T11:17:00Z">
        <w:r w:rsidRPr="00982E91">
          <w:rPr>
            <w:rFonts w:eastAsia="Malgun Gothic" w:hint="eastAsia"/>
            <w:i/>
            <w:color w:val="000000"/>
            <w:szCs w:val="20"/>
            <w:lang w:eastAsia="zh-CN"/>
          </w:rPr>
          <w:t>usage</w:t>
        </w:r>
      </w:ins>
      <w:r w:rsidRPr="00982E91">
        <w:rPr>
          <w:i/>
          <w:color w:val="000000"/>
          <w:szCs w:val="20"/>
        </w:rPr>
        <w:t>.</w:t>
      </w:r>
      <w:r w:rsidRPr="00982E91">
        <w:rPr>
          <w:color w:val="000000"/>
          <w:szCs w:val="20"/>
        </w:rPr>
        <w:t xml:space="preserve"> When the higher layer parameter</w:t>
      </w:r>
      <w:r w:rsidRPr="00982E91">
        <w:rPr>
          <w:i/>
          <w:color w:val="000000"/>
          <w:szCs w:val="20"/>
        </w:rPr>
        <w:t xml:space="preserve"> </w:t>
      </w:r>
      <w:del w:id="746" w:author="作成者" w:date="2018-07-19T11:17:00Z">
        <w:r w:rsidRPr="00982E91">
          <w:rPr>
            <w:i/>
            <w:color w:val="000000"/>
            <w:szCs w:val="20"/>
          </w:rPr>
          <w:delText>SRS-SetUse</w:delText>
        </w:r>
      </w:del>
      <w:ins w:id="747" w:author="作成者" w:date="2018-07-19T11:17:00Z">
        <w:r w:rsidRPr="00982E91">
          <w:rPr>
            <w:rFonts w:eastAsia="Malgun Gothic" w:hint="eastAsia"/>
            <w:i/>
            <w:color w:val="000000"/>
            <w:szCs w:val="20"/>
            <w:lang w:eastAsia="zh-CN"/>
          </w:rPr>
          <w:t>usage</w:t>
        </w:r>
      </w:ins>
      <w:r w:rsidRPr="00982E91">
        <w:rPr>
          <w:i/>
          <w:color w:val="000000"/>
          <w:szCs w:val="20"/>
        </w:rPr>
        <w:t xml:space="preserve"> </w:t>
      </w:r>
      <w:r w:rsidRPr="00982E91">
        <w:rPr>
          <w:color w:val="000000"/>
          <w:szCs w:val="20"/>
        </w:rPr>
        <w:t>is set to ‘BeamManagement’</w:t>
      </w:r>
      <w:r w:rsidRPr="00982E91">
        <w:rPr>
          <w:i/>
          <w:color w:val="000000"/>
          <w:szCs w:val="20"/>
        </w:rPr>
        <w:t xml:space="preserve">, </w:t>
      </w:r>
      <w:r w:rsidRPr="00982E91">
        <w:rPr>
          <w:color w:val="000000"/>
          <w:szCs w:val="20"/>
        </w:rPr>
        <w:t>only one SRS resource in each of multiple SRS sets can be transmitted at a given time instant. The SRS resources in different SRS resource sets can be transmitted simultaneously.</w:t>
      </w:r>
    </w:p>
    <w:p w14:paraId="669E8F63" w14:textId="77777777" w:rsidR="00982E91" w:rsidRPr="00982E91" w:rsidRDefault="00982E91" w:rsidP="00982E91">
      <w:pPr>
        <w:rPr>
          <w:color w:val="000000"/>
          <w:szCs w:val="20"/>
        </w:rPr>
      </w:pPr>
      <w:r w:rsidRPr="00982E91">
        <w:rPr>
          <w:color w:val="000000"/>
          <w:szCs w:val="20"/>
        </w:rPr>
        <w:t>For aperiodic SRS at least one state of the DCI field is used to select at least one out of the configured SRS resource set</w:t>
      </w:r>
      <w:ins w:id="748" w:author="作成者" w:date="2018-07-19T11:17:00Z">
        <w:r w:rsidRPr="00982E91">
          <w:rPr>
            <w:rFonts w:eastAsia="Malgun Gothic" w:hint="eastAsia"/>
            <w:color w:val="000000"/>
            <w:szCs w:val="20"/>
            <w:lang w:eastAsia="zh-CN"/>
          </w:rPr>
          <w:t>(s)</w:t>
        </w:r>
      </w:ins>
      <w:r w:rsidRPr="00982E91">
        <w:rPr>
          <w:color w:val="000000"/>
          <w:szCs w:val="20"/>
        </w:rPr>
        <w:t>.</w:t>
      </w:r>
    </w:p>
    <w:p w14:paraId="6BEFAA4B" w14:textId="77777777" w:rsidR="00982E91" w:rsidRPr="00982E91" w:rsidRDefault="00982E91" w:rsidP="00982E91">
      <w:pPr>
        <w:ind w:left="720" w:hanging="720"/>
        <w:rPr>
          <w:color w:val="000000"/>
          <w:szCs w:val="20"/>
        </w:rPr>
      </w:pPr>
      <w:r w:rsidRPr="00982E91">
        <w:rPr>
          <w:color w:val="000000"/>
          <w:szCs w:val="20"/>
        </w:rPr>
        <w:t xml:space="preserve">The following SRS parameters are semi-statically configurable by higher layer parameter </w:t>
      </w:r>
      <w:r w:rsidRPr="00982E91">
        <w:rPr>
          <w:i/>
          <w:szCs w:val="20"/>
        </w:rPr>
        <w:t>SRS-Resource</w:t>
      </w:r>
      <w:r w:rsidRPr="00982E91">
        <w:rPr>
          <w:color w:val="000000"/>
          <w:szCs w:val="20"/>
        </w:rPr>
        <w:t>.</w:t>
      </w:r>
    </w:p>
    <w:p w14:paraId="6464FD93" w14:textId="77777777" w:rsidR="00982E91" w:rsidRPr="00982E91" w:rsidRDefault="00982E91" w:rsidP="00982E91">
      <w:pPr>
        <w:ind w:left="568" w:hanging="284"/>
        <w:rPr>
          <w:rFonts w:ascii="Times New Roman" w:eastAsia="MS Mincho" w:hAnsi="Times New Roman"/>
          <w:iCs/>
          <w:color w:val="000000"/>
          <w:szCs w:val="20"/>
        </w:rPr>
      </w:pPr>
      <w:r w:rsidRPr="00982E91">
        <w:rPr>
          <w:rFonts w:ascii="Times New Roman" w:eastAsia="MS Mincho" w:hAnsi="Times New Roman"/>
          <w:iCs/>
          <w:color w:val="000000"/>
          <w:szCs w:val="20"/>
        </w:rPr>
        <w:t>-</w:t>
      </w:r>
      <w:r w:rsidRPr="00982E91">
        <w:rPr>
          <w:rFonts w:ascii="Times New Roman" w:eastAsia="MS Mincho" w:hAnsi="Times New Roman"/>
          <w:iCs/>
          <w:color w:val="000000"/>
          <w:szCs w:val="20"/>
        </w:rPr>
        <w:tab/>
      </w:r>
      <w:r w:rsidRPr="00982E91">
        <w:rPr>
          <w:rFonts w:ascii="Times New Roman" w:eastAsia="MS Mincho" w:hAnsi="Times New Roman"/>
          <w:i/>
          <w:iCs/>
          <w:color w:val="000000"/>
          <w:szCs w:val="20"/>
        </w:rPr>
        <w:t>srs-ResourceId</w:t>
      </w:r>
      <w:r w:rsidRPr="00982E91">
        <w:rPr>
          <w:rFonts w:ascii="Times New Roman" w:eastAsia="MS Mincho" w:hAnsi="Times New Roman"/>
          <w:i/>
          <w:color w:val="000000"/>
          <w:szCs w:val="20"/>
        </w:rPr>
        <w:t xml:space="preserve"> </w:t>
      </w:r>
      <w:r w:rsidRPr="00982E91">
        <w:rPr>
          <w:rFonts w:ascii="Times New Roman" w:eastAsia="MS Mincho" w:hAnsi="Times New Roman"/>
          <w:iCs/>
          <w:color w:val="000000"/>
          <w:szCs w:val="20"/>
        </w:rPr>
        <w:t>determines SRS resource configuration identify.</w:t>
      </w:r>
    </w:p>
    <w:p w14:paraId="1160D3D6" w14:textId="77777777" w:rsidR="00982E91" w:rsidRPr="00982E91" w:rsidRDefault="00982E91" w:rsidP="00982E91">
      <w:pPr>
        <w:ind w:left="568" w:hanging="284"/>
        <w:rPr>
          <w:rFonts w:ascii="Times New Roman" w:eastAsia="MS Mincho" w:hAnsi="Times New Roman"/>
          <w:color w:val="000000"/>
          <w:szCs w:val="20"/>
        </w:rPr>
      </w:pPr>
      <w:r w:rsidRPr="00982E91">
        <w:rPr>
          <w:rFonts w:ascii="Times New Roman" w:eastAsia="MS Mincho" w:hAnsi="Times New Roman"/>
          <w:iCs/>
          <w:color w:val="000000"/>
          <w:szCs w:val="20"/>
        </w:rPr>
        <w:t>-</w:t>
      </w:r>
      <w:r w:rsidRPr="00982E91">
        <w:rPr>
          <w:rFonts w:ascii="Times New Roman" w:eastAsia="MS Mincho" w:hAnsi="Times New Roman"/>
          <w:iCs/>
          <w:color w:val="000000"/>
          <w:szCs w:val="20"/>
        </w:rPr>
        <w:tab/>
      </w:r>
      <w:r w:rsidRPr="00982E91">
        <w:rPr>
          <w:rFonts w:ascii="Times New Roman" w:eastAsia="MS Mincho" w:hAnsi="Times New Roman"/>
          <w:color w:val="000000"/>
          <w:szCs w:val="20"/>
        </w:rPr>
        <w:t xml:space="preserve">Number of SRS ports as defined by the higher layer parameter </w:t>
      </w:r>
      <w:r w:rsidRPr="00982E91">
        <w:rPr>
          <w:rFonts w:ascii="Times New Roman" w:eastAsia="MS Mincho" w:hAnsi="Times New Roman"/>
          <w:i/>
          <w:szCs w:val="20"/>
        </w:rPr>
        <w:t>nrofSRS-Ports</w:t>
      </w:r>
      <w:r w:rsidRPr="00982E91">
        <w:rPr>
          <w:rFonts w:ascii="Times New Roman" w:eastAsia="MS Mincho" w:hAnsi="Times New Roman"/>
          <w:szCs w:val="20"/>
        </w:rPr>
        <w:t xml:space="preserve"> and described</w:t>
      </w:r>
      <w:r w:rsidRPr="00982E91">
        <w:rPr>
          <w:rFonts w:ascii="Times New Roman" w:eastAsia="MS Mincho" w:hAnsi="Times New Roman"/>
          <w:color w:val="000000"/>
          <w:szCs w:val="20"/>
        </w:rPr>
        <w:t xml:space="preserve"> in Subclause 6.4.1.4 of [4, TS 38.211].</w:t>
      </w:r>
    </w:p>
    <w:p w14:paraId="4AAB6DA4" w14:textId="77777777" w:rsidR="00982E91" w:rsidRPr="00982E91" w:rsidRDefault="00982E91" w:rsidP="00982E91">
      <w:pPr>
        <w:ind w:left="568" w:hanging="284"/>
        <w:rPr>
          <w:rFonts w:ascii="Times New Roman" w:eastAsia="MS Mincho" w:hAnsi="Times New Roman"/>
          <w:color w:val="000000"/>
          <w:szCs w:val="20"/>
        </w:rPr>
      </w:pPr>
      <w:r w:rsidRPr="00982E91">
        <w:rPr>
          <w:rFonts w:ascii="Times New Roman" w:eastAsia="MS Mincho" w:hAnsi="Times New Roman"/>
          <w:i/>
          <w:color w:val="000000"/>
          <w:szCs w:val="20"/>
        </w:rPr>
        <w:t>-</w:t>
      </w:r>
      <w:r w:rsidRPr="00982E91">
        <w:rPr>
          <w:rFonts w:ascii="Times New Roman" w:eastAsia="MS Mincho" w:hAnsi="Times New Roman"/>
          <w:i/>
          <w:color w:val="000000"/>
          <w:szCs w:val="20"/>
        </w:rPr>
        <w:tab/>
      </w:r>
      <w:r w:rsidRPr="00982E91">
        <w:rPr>
          <w:rFonts w:ascii="Times New Roman" w:eastAsia="MS Mincho" w:hAnsi="Times New Roman"/>
          <w:color w:val="000000"/>
          <w:szCs w:val="20"/>
        </w:rPr>
        <w:t xml:space="preserve">Time domain </w:t>
      </w:r>
      <w:r w:rsidRPr="00982E91">
        <w:rPr>
          <w:rFonts w:ascii="Times New Roman" w:eastAsia="MS Mincho" w:hAnsi="Times New Roman"/>
          <w:color w:val="000000"/>
          <w:szCs w:val="20"/>
        </w:rPr>
        <w:pgNum/>
      </w:r>
      <w:r w:rsidRPr="00982E91">
        <w:rPr>
          <w:rFonts w:ascii="Times New Roman" w:eastAsia="MS Mincho" w:hAnsi="Times New Roman"/>
          <w:color w:val="000000"/>
          <w:szCs w:val="20"/>
        </w:rPr>
        <w:t xml:space="preserve">eriodic of SRS resource configuration as indicated by the higher layer parameter </w:t>
      </w:r>
      <w:del w:id="749" w:author="作成者" w:date="2018-07-19T11:18:00Z">
        <w:r w:rsidRPr="00982E91">
          <w:rPr>
            <w:rFonts w:ascii="Times New Roman" w:eastAsia="MS Mincho" w:hAnsi="Times New Roman"/>
            <w:i/>
            <w:color w:val="000000"/>
            <w:szCs w:val="20"/>
          </w:rPr>
          <w:delText>SRS-</w:delText>
        </w:r>
      </w:del>
      <w:r w:rsidRPr="00982E91">
        <w:rPr>
          <w:rFonts w:ascii="Times New Roman" w:eastAsia="MS Mincho" w:hAnsi="Times New Roman"/>
          <w:szCs w:val="20"/>
        </w:rPr>
        <w:t xml:space="preserve"> </w:t>
      </w:r>
      <w:r w:rsidRPr="00982E91">
        <w:rPr>
          <w:rFonts w:ascii="Times New Roman" w:eastAsia="MS Mincho" w:hAnsi="Times New Roman"/>
          <w:i/>
          <w:color w:val="000000"/>
          <w:szCs w:val="20"/>
        </w:rPr>
        <w:t>resourceType</w:t>
      </w:r>
      <w:r w:rsidRPr="00982E91">
        <w:rPr>
          <w:rFonts w:ascii="Times New Roman" w:eastAsia="MS Mincho" w:hAnsi="Times New Roman"/>
          <w:color w:val="000000"/>
          <w:szCs w:val="20"/>
        </w:rPr>
        <w:t>, which can be periodic, semi-persistent, aperiodic SRS transmission as defined in Subclause 6.4.1.4 of [4, TS 38.211].</w:t>
      </w:r>
    </w:p>
    <w:p w14:paraId="2D9A0F8F" w14:textId="77777777" w:rsidR="00982E91" w:rsidRPr="00982E91" w:rsidRDefault="00982E91" w:rsidP="00982E91">
      <w:pPr>
        <w:ind w:left="568" w:hanging="284"/>
        <w:rPr>
          <w:rFonts w:ascii="Times New Roman" w:eastAsia="MS Mincho" w:hAnsi="Times New Roman"/>
          <w:color w:val="000000"/>
          <w:szCs w:val="20"/>
        </w:rPr>
      </w:pPr>
      <w:r w:rsidRPr="00982E91">
        <w:rPr>
          <w:rFonts w:ascii="Times New Roman" w:eastAsia="MS Mincho" w:hAnsi="Times New Roman"/>
          <w:color w:val="000000"/>
          <w:szCs w:val="20"/>
        </w:rPr>
        <w:t>-</w:t>
      </w:r>
      <w:r w:rsidRPr="00982E91">
        <w:rPr>
          <w:rFonts w:ascii="Times New Roman" w:eastAsia="MS Mincho" w:hAnsi="Times New Roman"/>
          <w:color w:val="000000"/>
          <w:szCs w:val="20"/>
        </w:rPr>
        <w:tab/>
        <w:t xml:space="preserve">Slot level periodicity and slot level offset as defined by the higher layer parameters </w:t>
      </w:r>
      <w:r w:rsidRPr="00982E91">
        <w:rPr>
          <w:rFonts w:ascii="Times New Roman" w:eastAsia="MS Mincho" w:hAnsi="Times New Roman"/>
          <w:i/>
          <w:color w:val="000000"/>
          <w:szCs w:val="20"/>
        </w:rPr>
        <w:t xml:space="preserve">periodicityAndOffset-p  </w:t>
      </w:r>
      <w:r w:rsidRPr="00982E91">
        <w:rPr>
          <w:rFonts w:ascii="Times New Roman" w:eastAsia="MS Mincho" w:hAnsi="Times New Roman"/>
          <w:color w:val="000000"/>
          <w:szCs w:val="20"/>
        </w:rPr>
        <w:t>or</w:t>
      </w:r>
      <w:r w:rsidRPr="00982E91">
        <w:rPr>
          <w:rFonts w:ascii="Times New Roman" w:eastAsia="MS Mincho" w:hAnsi="Times New Roman"/>
          <w:i/>
          <w:color w:val="000000"/>
          <w:szCs w:val="20"/>
        </w:rPr>
        <w:t xml:space="preserve"> </w:t>
      </w:r>
      <w:r w:rsidRPr="00982E91">
        <w:rPr>
          <w:rFonts w:ascii="Times New Roman" w:eastAsia="MS Mincho" w:hAnsi="Times New Roman"/>
          <w:i/>
          <w:szCs w:val="20"/>
        </w:rPr>
        <w:t>periodicityAndOffset-sp</w:t>
      </w:r>
      <w:r w:rsidRPr="00982E91">
        <w:rPr>
          <w:rFonts w:ascii="Times New Roman" w:eastAsia="MS Mincho" w:hAnsi="Times New Roman"/>
          <w:i/>
          <w:color w:val="000000"/>
          <w:szCs w:val="20"/>
        </w:rPr>
        <w:t xml:space="preserve"> </w:t>
      </w:r>
      <w:r w:rsidRPr="00982E91">
        <w:rPr>
          <w:rFonts w:ascii="Times New Roman" w:eastAsia="MS Mincho" w:hAnsi="Times New Roman"/>
          <w:color w:val="000000"/>
          <w:szCs w:val="20"/>
        </w:rPr>
        <w:t xml:space="preserve">for an SRS resource of type periodic or semi-persistent. The UE shall not expect to be configured with SRS resources in the same SRS resource set </w:t>
      </w:r>
      <w:r w:rsidRPr="00982E91">
        <w:rPr>
          <w:rFonts w:ascii="Times New Roman" w:eastAsia="MS Mincho" w:hAnsi="Times New Roman"/>
          <w:i/>
          <w:color w:val="000000"/>
          <w:szCs w:val="20"/>
        </w:rPr>
        <w:t>SRS-ResourceSet</w:t>
      </w:r>
      <w:r w:rsidRPr="00982E91">
        <w:rPr>
          <w:rFonts w:ascii="Times New Roman" w:eastAsia="MS Mincho" w:hAnsi="Times New Roman"/>
          <w:color w:val="000000"/>
          <w:szCs w:val="20"/>
        </w:rPr>
        <w:t xml:space="preserve"> with different slot level periodicities. For an </w:t>
      </w:r>
      <w:r w:rsidRPr="00982E91">
        <w:rPr>
          <w:rFonts w:ascii="Times New Roman" w:eastAsia="MS Mincho" w:hAnsi="Times New Roman"/>
          <w:i/>
          <w:color w:val="000000"/>
          <w:szCs w:val="20"/>
        </w:rPr>
        <w:t>SRS-ResourceSet</w:t>
      </w:r>
      <w:r w:rsidRPr="00982E91">
        <w:rPr>
          <w:rFonts w:ascii="Times New Roman" w:eastAsia="MS Mincho" w:hAnsi="Times New Roman"/>
          <w:color w:val="000000"/>
          <w:szCs w:val="20"/>
        </w:rPr>
        <w:t xml:space="preserve"> configured with higher layer parameter </w:t>
      </w:r>
      <w:r w:rsidRPr="00982E91">
        <w:rPr>
          <w:rFonts w:ascii="Times New Roman" w:eastAsia="MS Mincho" w:hAnsi="Times New Roman"/>
          <w:i/>
          <w:color w:val="000000"/>
          <w:szCs w:val="20"/>
        </w:rPr>
        <w:t>resourceType</w:t>
      </w:r>
      <w:r w:rsidRPr="00982E91">
        <w:rPr>
          <w:rFonts w:ascii="Times New Roman" w:eastAsia="MS Mincho" w:hAnsi="Times New Roman"/>
          <w:color w:val="000000"/>
          <w:szCs w:val="20"/>
        </w:rPr>
        <w:t xml:space="preserve"> set to ‘aperiodic’, a slot level offset is defined by the higher layer parameter </w:t>
      </w:r>
      <w:r w:rsidRPr="00982E91">
        <w:rPr>
          <w:rFonts w:ascii="Times New Roman" w:eastAsia="MS Mincho" w:hAnsi="Times New Roman"/>
          <w:i/>
          <w:color w:val="000000"/>
          <w:szCs w:val="20"/>
        </w:rPr>
        <w:t>slotOffset</w:t>
      </w:r>
      <w:r w:rsidRPr="00982E91">
        <w:rPr>
          <w:rFonts w:ascii="Times New Roman" w:eastAsia="MS Mincho" w:hAnsi="Times New Roman"/>
          <w:color w:val="000000"/>
          <w:szCs w:val="20"/>
        </w:rPr>
        <w:t>.</w:t>
      </w:r>
    </w:p>
    <w:p w14:paraId="0A53B8C5"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 xml:space="preserve">Number of OFDM symbols in the SRS resource, starting OFDM symbol of the SRS resource within a slot including repetition factor R as defined by the higher layer parameter </w:t>
      </w:r>
      <w:r w:rsidRPr="00982E91">
        <w:rPr>
          <w:rFonts w:ascii="Times New Roman" w:eastAsia="MS Mincho" w:hAnsi="Times New Roman"/>
          <w:i/>
          <w:szCs w:val="20"/>
        </w:rPr>
        <w:t>resourceMapping</w:t>
      </w:r>
      <w:r w:rsidRPr="00982E91">
        <w:rPr>
          <w:rFonts w:ascii="Times New Roman" w:eastAsia="MS Mincho" w:hAnsi="Times New Roman"/>
          <w:szCs w:val="20"/>
        </w:rPr>
        <w:t xml:space="preserve"> and described in Subclause 6.4.1.4 of [4, TS 38.211].</w:t>
      </w:r>
    </w:p>
    <w:p w14:paraId="48E40C8C" w14:textId="77777777" w:rsidR="00982E91" w:rsidRPr="00982E91" w:rsidRDefault="00982E91" w:rsidP="00982E91">
      <w:pPr>
        <w:ind w:left="568" w:hanging="284"/>
        <w:rPr>
          <w:rFonts w:ascii="Times New Roman" w:eastAsia="MS Mincho" w:hAnsi="Times New Roman"/>
          <w:color w:val="000000"/>
          <w:szCs w:val="20"/>
        </w:rPr>
      </w:pPr>
      <w:r w:rsidRPr="00982E91">
        <w:rPr>
          <w:rFonts w:ascii="Times New Roman" w:eastAsia="MS Mincho" w:hAnsi="Times New Roman"/>
          <w:color w:val="000000"/>
          <w:szCs w:val="20"/>
        </w:rPr>
        <w:t>-</w:t>
      </w:r>
      <w:r w:rsidRPr="00982E91">
        <w:rPr>
          <w:rFonts w:ascii="Times New Roman" w:eastAsia="MS Mincho" w:hAnsi="Times New Roman"/>
          <w:color w:val="000000"/>
          <w:szCs w:val="20"/>
        </w:rPr>
        <w:tab/>
      </w:r>
      <w:r w:rsidRPr="00982E91">
        <w:rPr>
          <w:rFonts w:ascii="Times New Roman" w:eastAsia="MS Mincho" w:hAnsi="Times New Roman" w:hint="eastAsia"/>
          <w:color w:val="000000"/>
          <w:szCs w:val="20"/>
        </w:rPr>
        <w:t>SRS bandwidth</w:t>
      </w:r>
      <w:r w:rsidRPr="00982E91">
        <w:rPr>
          <w:rFonts w:ascii="Times New Roman" w:eastAsia="MS Mincho" w:hAnsi="Times New Roman"/>
          <w:color w:val="000000"/>
          <w:szCs w:val="20"/>
        </w:rPr>
        <w:t xml:space="preserve"> </w:t>
      </w:r>
      <w:r w:rsidR="001B7BF2">
        <w:rPr>
          <w:rFonts w:ascii="Times New Roman" w:eastAsia="MS Mincho" w:hAnsi="Times New Roman"/>
          <w:color w:val="000000"/>
          <w:position w:val="-10"/>
          <w:szCs w:val="20"/>
        </w:rPr>
        <w:pict w14:anchorId="3A0C475D">
          <v:shape id="_x0000_i1399" type="#_x0000_t75" style="width:23.2pt;height:16pt">
            <v:imagedata r:id="rId1082" o:title=""/>
          </v:shape>
        </w:pict>
      </w:r>
      <w:r w:rsidRPr="00982E91">
        <w:rPr>
          <w:rFonts w:ascii="Times New Roman" w:eastAsia="MS Mincho" w:hAnsi="Times New Roman"/>
          <w:color w:val="000000"/>
          <w:szCs w:val="20"/>
        </w:rPr>
        <w:t xml:space="preserve">and </w:t>
      </w:r>
      <w:r w:rsidR="001B7BF2">
        <w:rPr>
          <w:rFonts w:ascii="Times New Roman" w:eastAsia="MS Mincho" w:hAnsi="Times New Roman"/>
          <w:color w:val="000000"/>
          <w:position w:val="-10"/>
          <w:szCs w:val="20"/>
        </w:rPr>
        <w:pict w14:anchorId="7545D8A4">
          <v:shape id="_x0000_i1400" type="#_x0000_t75" style="width:23.2pt;height:16pt">
            <v:imagedata r:id="rId1083" o:title=""/>
          </v:shape>
        </w:pict>
      </w:r>
      <w:r w:rsidRPr="00982E91">
        <w:rPr>
          <w:rFonts w:ascii="Times New Roman" w:eastAsia="MS Mincho" w:hAnsi="Times New Roman"/>
          <w:color w:val="000000"/>
          <w:szCs w:val="20"/>
        </w:rPr>
        <w:t xml:space="preserve">, as defined by the higher layer parameter </w:t>
      </w:r>
      <w:r w:rsidRPr="00982E91">
        <w:rPr>
          <w:rFonts w:ascii="Times New Roman" w:eastAsia="MS Mincho" w:hAnsi="Times New Roman"/>
          <w:i/>
          <w:szCs w:val="20"/>
        </w:rPr>
        <w:t>freqHopping</w:t>
      </w:r>
      <w:r w:rsidRPr="00982E91">
        <w:rPr>
          <w:rFonts w:ascii="Times New Roman" w:eastAsia="MS Mincho" w:hAnsi="Times New Roman"/>
          <w:color w:val="000000"/>
          <w:szCs w:val="20"/>
        </w:rPr>
        <w:t xml:space="preserve"> and described in Subclause 6.4.1.4 of [4, TS 38.211].</w:t>
      </w:r>
    </w:p>
    <w:p w14:paraId="6FC22C6D" w14:textId="77777777" w:rsidR="00982E91" w:rsidRPr="00982E91" w:rsidRDefault="00982E91" w:rsidP="00982E91">
      <w:pPr>
        <w:ind w:left="568" w:hanging="284"/>
        <w:rPr>
          <w:rFonts w:ascii="Times New Roman" w:eastAsia="MS Mincho" w:hAnsi="Times New Roman"/>
          <w:color w:val="000000"/>
          <w:szCs w:val="20"/>
        </w:rPr>
      </w:pPr>
      <w:r w:rsidRPr="00982E91">
        <w:rPr>
          <w:rFonts w:ascii="Times New Roman" w:eastAsia="MS Mincho" w:hAnsi="Times New Roman"/>
          <w:color w:val="000000"/>
          <w:szCs w:val="20"/>
        </w:rPr>
        <w:t>-</w:t>
      </w:r>
      <w:r w:rsidRPr="00982E91">
        <w:rPr>
          <w:rFonts w:ascii="Times New Roman" w:eastAsia="MS Mincho" w:hAnsi="Times New Roman"/>
          <w:color w:val="000000"/>
          <w:szCs w:val="20"/>
        </w:rPr>
        <w:tab/>
        <w:t xml:space="preserve">Frequency hopping bandwidth, </w:t>
      </w:r>
      <w:r w:rsidR="001B7BF2">
        <w:rPr>
          <w:rFonts w:ascii="Times New Roman" w:eastAsia="MS Mincho" w:hAnsi="Times New Roman"/>
          <w:color w:val="000000"/>
          <w:position w:val="-14"/>
          <w:szCs w:val="20"/>
        </w:rPr>
        <w:pict w14:anchorId="6FB4CDAA">
          <v:shape id="_x0000_i1401" type="#_x0000_t75" style="width:20pt;height:18.4pt">
            <v:imagedata r:id="rId1084" o:title=""/>
          </v:shape>
        </w:pict>
      </w:r>
      <w:r w:rsidRPr="00982E91">
        <w:rPr>
          <w:rFonts w:ascii="Times New Roman" w:eastAsia="MS Mincho" w:hAnsi="Times New Roman"/>
          <w:color w:val="000000"/>
          <w:szCs w:val="20"/>
        </w:rPr>
        <w:t xml:space="preserve">, as defined by the higher layer parameter </w:t>
      </w:r>
      <w:r w:rsidRPr="00982E91">
        <w:rPr>
          <w:rFonts w:ascii="Times New Roman" w:eastAsia="MS Mincho" w:hAnsi="Times New Roman"/>
          <w:i/>
          <w:szCs w:val="20"/>
        </w:rPr>
        <w:t>freqHopping</w:t>
      </w:r>
      <w:r w:rsidRPr="00982E91">
        <w:rPr>
          <w:rFonts w:ascii="Times New Roman" w:eastAsia="MS Mincho" w:hAnsi="Times New Roman"/>
          <w:i/>
          <w:color w:val="000000"/>
          <w:szCs w:val="20"/>
        </w:rPr>
        <w:t xml:space="preserve"> </w:t>
      </w:r>
      <w:r w:rsidRPr="00982E91">
        <w:rPr>
          <w:rFonts w:ascii="Times New Roman" w:eastAsia="MS Mincho" w:hAnsi="Times New Roman"/>
          <w:szCs w:val="20"/>
        </w:rPr>
        <w:t>and described</w:t>
      </w:r>
      <w:r w:rsidRPr="00982E91">
        <w:rPr>
          <w:rFonts w:ascii="Times New Roman" w:eastAsia="MS Mincho" w:hAnsi="Times New Roman"/>
          <w:color w:val="000000"/>
          <w:szCs w:val="20"/>
        </w:rPr>
        <w:t xml:space="preserve"> in Subclause 6.4.1.4 of [4, TS 38.211].</w:t>
      </w:r>
    </w:p>
    <w:p w14:paraId="072F3C13" w14:textId="77777777" w:rsidR="00982E91" w:rsidRPr="00982E91" w:rsidRDefault="00982E91" w:rsidP="00982E91">
      <w:pPr>
        <w:ind w:left="568" w:hanging="284"/>
        <w:rPr>
          <w:rFonts w:ascii="Times New Roman" w:eastAsia="MS Mincho" w:hAnsi="Times New Roman"/>
          <w:color w:val="000000"/>
          <w:szCs w:val="20"/>
        </w:rPr>
      </w:pPr>
      <w:r w:rsidRPr="00982E91">
        <w:rPr>
          <w:rFonts w:ascii="Times New Roman" w:eastAsia="MS Mincho" w:hAnsi="Times New Roman"/>
          <w:color w:val="000000"/>
          <w:szCs w:val="20"/>
        </w:rPr>
        <w:t>-</w:t>
      </w:r>
      <w:r w:rsidRPr="00982E91">
        <w:rPr>
          <w:rFonts w:ascii="Times New Roman" w:eastAsia="MS Mincho" w:hAnsi="Times New Roman"/>
          <w:color w:val="000000"/>
          <w:szCs w:val="20"/>
        </w:rPr>
        <w:tab/>
        <w:t xml:space="preserve">Defining frequency domain position and configurable shift to align SRS allocation to 4 PRB grid, as defined by the higher layer parameters </w:t>
      </w:r>
      <w:r w:rsidRPr="00982E91">
        <w:rPr>
          <w:rFonts w:ascii="Times New Roman" w:eastAsia="MS Mincho" w:hAnsi="Times New Roman"/>
          <w:i/>
          <w:color w:val="000000"/>
          <w:szCs w:val="20"/>
        </w:rPr>
        <w:t xml:space="preserve">freqDomainPosition </w:t>
      </w:r>
      <w:r w:rsidRPr="00982E91">
        <w:rPr>
          <w:rFonts w:ascii="Times New Roman" w:eastAsia="MS Mincho" w:hAnsi="Times New Roman"/>
          <w:color w:val="000000"/>
          <w:szCs w:val="20"/>
        </w:rPr>
        <w:t>and</w:t>
      </w:r>
      <w:r w:rsidRPr="00982E91">
        <w:rPr>
          <w:rFonts w:ascii="Times New Roman" w:eastAsia="MS Mincho" w:hAnsi="Times New Roman"/>
          <w:i/>
          <w:color w:val="000000"/>
          <w:szCs w:val="20"/>
        </w:rPr>
        <w:t xml:space="preserve"> </w:t>
      </w:r>
      <w:r w:rsidRPr="00982E91">
        <w:rPr>
          <w:rFonts w:ascii="Times New Roman" w:eastAsia="MS Mincho" w:hAnsi="Times New Roman"/>
          <w:i/>
          <w:szCs w:val="20"/>
        </w:rPr>
        <w:t>freqDomainShift, respectively,</w:t>
      </w:r>
      <w:r w:rsidRPr="00982E91">
        <w:rPr>
          <w:rFonts w:ascii="Times New Roman" w:eastAsia="MS Mincho" w:hAnsi="Times New Roman"/>
          <w:i/>
          <w:color w:val="000000"/>
          <w:szCs w:val="20"/>
        </w:rPr>
        <w:t xml:space="preserve"> </w:t>
      </w:r>
      <w:r w:rsidRPr="00982E91">
        <w:rPr>
          <w:rFonts w:ascii="Times New Roman" w:eastAsia="MS Mincho" w:hAnsi="Times New Roman"/>
          <w:color w:val="000000"/>
          <w:szCs w:val="20"/>
        </w:rPr>
        <w:t>and described in Subclause 6.4.1.4 of [4, TS 38.211].</w:t>
      </w:r>
    </w:p>
    <w:p w14:paraId="3A205CB9" w14:textId="77777777" w:rsidR="00982E91" w:rsidRPr="00982E91" w:rsidRDefault="00982E91" w:rsidP="00982E91">
      <w:pPr>
        <w:ind w:left="568" w:hanging="284"/>
        <w:rPr>
          <w:rFonts w:ascii="Times New Roman" w:eastAsia="MS Mincho" w:hAnsi="Times New Roman"/>
          <w:color w:val="000000"/>
          <w:szCs w:val="20"/>
        </w:rPr>
      </w:pPr>
      <w:r w:rsidRPr="00982E91">
        <w:rPr>
          <w:rFonts w:ascii="Times New Roman" w:eastAsia="MS Mincho" w:hAnsi="Times New Roman"/>
          <w:color w:val="000000"/>
          <w:szCs w:val="20"/>
        </w:rPr>
        <w:t>-</w:t>
      </w:r>
      <w:r w:rsidRPr="00982E91">
        <w:rPr>
          <w:rFonts w:ascii="Times New Roman" w:eastAsia="MS Mincho" w:hAnsi="Times New Roman"/>
          <w:color w:val="000000"/>
          <w:szCs w:val="20"/>
        </w:rPr>
        <w:tab/>
        <w:t xml:space="preserve">Cyclic shift, as defined by the higher layer parameter </w:t>
      </w:r>
      <w:r w:rsidRPr="00982E91">
        <w:rPr>
          <w:rFonts w:ascii="Times New Roman" w:eastAsia="MS Mincho" w:hAnsi="Times New Roman"/>
          <w:i/>
          <w:szCs w:val="20"/>
        </w:rPr>
        <w:t>cyclicShift-n2</w:t>
      </w:r>
      <w:r w:rsidRPr="00982E91">
        <w:rPr>
          <w:rFonts w:ascii="Times New Roman" w:eastAsia="MS Mincho" w:hAnsi="Times New Roman"/>
          <w:szCs w:val="20"/>
        </w:rPr>
        <w:t xml:space="preserve"> or </w:t>
      </w:r>
      <w:r w:rsidRPr="00982E91">
        <w:rPr>
          <w:rFonts w:ascii="Times New Roman" w:eastAsia="MS Mincho" w:hAnsi="Times New Roman"/>
          <w:i/>
          <w:szCs w:val="20"/>
        </w:rPr>
        <w:t>cyclicShift-n4</w:t>
      </w:r>
      <w:r w:rsidRPr="00982E91">
        <w:rPr>
          <w:rFonts w:ascii="Times New Roman" w:eastAsia="MS Mincho" w:hAnsi="Times New Roman"/>
          <w:color w:val="000000"/>
          <w:szCs w:val="20"/>
        </w:rPr>
        <w:t xml:space="preserve"> for transmission comb value 2 and 4, respectively, and described in Subclause 6.4.1.4 of [4, TS 38.211].</w:t>
      </w:r>
    </w:p>
    <w:p w14:paraId="06920B6A" w14:textId="77777777" w:rsidR="00982E91" w:rsidRPr="00982E91" w:rsidRDefault="00982E91" w:rsidP="00982E91">
      <w:pPr>
        <w:ind w:left="568" w:hanging="284"/>
        <w:rPr>
          <w:rFonts w:ascii="Times New Roman" w:eastAsia="MS Mincho" w:hAnsi="Times New Roman"/>
          <w:color w:val="000000"/>
          <w:szCs w:val="20"/>
        </w:rPr>
      </w:pPr>
      <w:r w:rsidRPr="00982E91">
        <w:rPr>
          <w:rFonts w:ascii="Times New Roman" w:eastAsia="MS Mincho" w:hAnsi="Times New Roman"/>
          <w:color w:val="000000"/>
          <w:szCs w:val="20"/>
        </w:rPr>
        <w:t>-</w:t>
      </w:r>
      <w:r w:rsidRPr="00982E91">
        <w:rPr>
          <w:rFonts w:ascii="Times New Roman" w:eastAsia="MS Mincho" w:hAnsi="Times New Roman"/>
          <w:color w:val="000000"/>
          <w:szCs w:val="20"/>
        </w:rPr>
        <w:tab/>
        <w:t xml:space="preserve">Transmission comb value as defined by the higher layer parameter </w:t>
      </w:r>
      <w:r w:rsidRPr="00982E91">
        <w:rPr>
          <w:rFonts w:ascii="Times New Roman" w:eastAsia="MS Mincho" w:hAnsi="Times New Roman"/>
          <w:i/>
          <w:color w:val="000000"/>
          <w:szCs w:val="20"/>
        </w:rPr>
        <w:t xml:space="preserve">transmissionComb </w:t>
      </w:r>
      <w:r w:rsidRPr="00982E91">
        <w:rPr>
          <w:rFonts w:ascii="Times New Roman" w:eastAsia="MS Mincho" w:hAnsi="Times New Roman"/>
          <w:color w:val="000000"/>
          <w:szCs w:val="20"/>
        </w:rPr>
        <w:t>described in Subclause 6.4.1.4 of [4, TS 38.211].</w:t>
      </w:r>
    </w:p>
    <w:p w14:paraId="2BCC8BB2" w14:textId="77777777" w:rsidR="00982E91" w:rsidRPr="00982E91" w:rsidRDefault="00982E91" w:rsidP="00982E91">
      <w:pPr>
        <w:ind w:left="568" w:hanging="284"/>
        <w:rPr>
          <w:rFonts w:ascii="Times New Roman" w:eastAsia="MS Mincho" w:hAnsi="Times New Roman"/>
          <w:color w:val="000000"/>
          <w:szCs w:val="20"/>
        </w:rPr>
      </w:pPr>
      <w:r w:rsidRPr="00982E91">
        <w:rPr>
          <w:rFonts w:ascii="Times New Roman" w:eastAsia="MS Mincho" w:hAnsi="Times New Roman"/>
          <w:color w:val="000000"/>
          <w:szCs w:val="20"/>
        </w:rPr>
        <w:t>-</w:t>
      </w:r>
      <w:r w:rsidRPr="00982E91">
        <w:rPr>
          <w:rFonts w:ascii="Times New Roman" w:eastAsia="MS Mincho" w:hAnsi="Times New Roman"/>
          <w:color w:val="000000"/>
          <w:szCs w:val="20"/>
        </w:rPr>
        <w:tab/>
        <w:t xml:space="preserve">Transmission comb offset as defined by the higher layer parameter </w:t>
      </w:r>
      <w:r w:rsidRPr="00982E91">
        <w:rPr>
          <w:rFonts w:ascii="Times New Roman" w:eastAsia="MS Mincho" w:hAnsi="Times New Roman"/>
          <w:i/>
          <w:color w:val="000000"/>
          <w:szCs w:val="20"/>
        </w:rPr>
        <w:t>combOffset-n2</w:t>
      </w:r>
      <w:r w:rsidRPr="00982E91">
        <w:rPr>
          <w:rFonts w:ascii="Times New Roman" w:eastAsia="MS Mincho" w:hAnsi="Times New Roman"/>
          <w:color w:val="000000"/>
          <w:szCs w:val="20"/>
        </w:rPr>
        <w:t xml:space="preserve"> or </w:t>
      </w:r>
      <w:r w:rsidRPr="00982E91">
        <w:rPr>
          <w:rFonts w:ascii="Times New Roman" w:eastAsia="MS Mincho" w:hAnsi="Times New Roman"/>
          <w:i/>
          <w:color w:val="000000"/>
          <w:szCs w:val="20"/>
        </w:rPr>
        <w:t>combOffset-n4</w:t>
      </w:r>
      <w:r w:rsidRPr="00982E91">
        <w:rPr>
          <w:rFonts w:ascii="Times New Roman" w:eastAsia="MS Mincho" w:hAnsi="Times New Roman"/>
          <w:color w:val="000000"/>
          <w:szCs w:val="20"/>
        </w:rPr>
        <w:t xml:space="preserve"> for transmission comb value 2 or 4, respectively, and described in Subclause 6.4.1.4 of [4, TS 38.211].</w:t>
      </w:r>
    </w:p>
    <w:p w14:paraId="6117E941" w14:textId="77777777" w:rsidR="00982E91" w:rsidRPr="00982E91" w:rsidRDefault="00982E91" w:rsidP="00982E91">
      <w:pPr>
        <w:ind w:left="568" w:hanging="284"/>
        <w:rPr>
          <w:rFonts w:ascii="Times New Roman" w:eastAsia="MS Mincho" w:hAnsi="Times New Roman"/>
          <w:color w:val="000000"/>
          <w:szCs w:val="20"/>
        </w:rPr>
      </w:pPr>
      <w:r w:rsidRPr="00982E91">
        <w:rPr>
          <w:rFonts w:ascii="Times New Roman" w:eastAsia="MS Mincho" w:hAnsi="Times New Roman"/>
          <w:color w:val="000000"/>
          <w:szCs w:val="20"/>
        </w:rPr>
        <w:t>-</w:t>
      </w:r>
      <w:r w:rsidRPr="00982E91">
        <w:rPr>
          <w:rFonts w:ascii="Times New Roman" w:eastAsia="MS Mincho" w:hAnsi="Times New Roman"/>
          <w:color w:val="000000"/>
          <w:szCs w:val="20"/>
        </w:rPr>
        <w:tab/>
        <w:t xml:space="preserve">SRS sequence ID as defined by the higher layer parameter </w:t>
      </w:r>
      <w:r w:rsidRPr="00982E91">
        <w:rPr>
          <w:rFonts w:ascii="Times New Roman" w:eastAsia="MS Mincho" w:hAnsi="Times New Roman"/>
          <w:i/>
          <w:szCs w:val="20"/>
        </w:rPr>
        <w:t>sequenceId</w:t>
      </w:r>
      <w:r w:rsidRPr="00982E91">
        <w:rPr>
          <w:rFonts w:ascii="Times New Roman" w:eastAsia="MS Mincho" w:hAnsi="Times New Roman"/>
          <w:color w:val="000000"/>
          <w:szCs w:val="20"/>
        </w:rPr>
        <w:t xml:space="preserve"> in Subclause 6.4.1.4 of [4].</w:t>
      </w:r>
    </w:p>
    <w:p w14:paraId="6D5C484A" w14:textId="77777777" w:rsidR="00982E91" w:rsidRPr="00982E91" w:rsidRDefault="00982E91" w:rsidP="00982E91">
      <w:pPr>
        <w:ind w:left="568" w:hanging="284"/>
        <w:rPr>
          <w:rFonts w:ascii="Times New Roman" w:eastAsia="MS Mincho" w:hAnsi="Times New Roman"/>
          <w:color w:val="000000"/>
          <w:szCs w:val="20"/>
        </w:rPr>
      </w:pPr>
      <w:r w:rsidRPr="00982E91">
        <w:rPr>
          <w:rFonts w:ascii="Times New Roman" w:eastAsia="MS Mincho" w:hAnsi="Times New Roman"/>
          <w:color w:val="000000"/>
          <w:szCs w:val="20"/>
        </w:rPr>
        <w:t>-</w:t>
      </w:r>
      <w:r w:rsidRPr="00982E91">
        <w:rPr>
          <w:rFonts w:ascii="Times New Roman" w:eastAsia="MS Mincho" w:hAnsi="Times New Roman"/>
          <w:color w:val="000000"/>
          <w:szCs w:val="20"/>
        </w:rPr>
        <w:tab/>
        <w:t xml:space="preserve">The configuration of the spatial relation between a reference RS and the target SRS, where the higher layer parameter </w:t>
      </w:r>
      <w:r w:rsidRPr="00982E91">
        <w:rPr>
          <w:rFonts w:ascii="Times New Roman" w:eastAsia="MS Mincho" w:hAnsi="Times New Roman"/>
          <w:i/>
          <w:color w:val="000000"/>
          <w:szCs w:val="20"/>
        </w:rPr>
        <w:t>spatialRelationInfo</w:t>
      </w:r>
      <w:r w:rsidRPr="00982E91">
        <w:rPr>
          <w:rFonts w:ascii="Times New Roman" w:eastAsia="MS Mincho" w:hAnsi="Times New Roman"/>
          <w:color w:val="000000"/>
          <w:szCs w:val="20"/>
        </w:rPr>
        <w:t>, if configured, contains the ID of the reference RS. The reference RS can be an SS/PBCH block, CSI-RS or an SRS configured on the same or different component carrier and/or bandwidth part as the target SRS.</w:t>
      </w:r>
    </w:p>
    <w:p w14:paraId="084E2B62" w14:textId="77777777" w:rsidR="00982E91" w:rsidRPr="00982E91" w:rsidRDefault="00982E91" w:rsidP="00982E91">
      <w:pPr>
        <w:rPr>
          <w:szCs w:val="20"/>
        </w:rPr>
      </w:pPr>
      <w:r w:rsidRPr="00982E91">
        <w:rPr>
          <w:szCs w:val="20"/>
        </w:rPr>
        <w:t xml:space="preserve">The UE may be configured by the higher layer parameter </w:t>
      </w:r>
      <w:r w:rsidRPr="00982E91">
        <w:rPr>
          <w:i/>
          <w:szCs w:val="20"/>
        </w:rPr>
        <w:t xml:space="preserve">resourceMapping </w:t>
      </w:r>
      <w:r w:rsidRPr="00982E91">
        <w:rPr>
          <w:szCs w:val="20"/>
        </w:rPr>
        <w:t>in</w:t>
      </w:r>
      <w:r w:rsidRPr="00982E91">
        <w:rPr>
          <w:i/>
          <w:szCs w:val="20"/>
        </w:rPr>
        <w:t xml:space="preserve"> SRS-Resource</w:t>
      </w:r>
      <w:r w:rsidRPr="00982E91">
        <w:rPr>
          <w:szCs w:val="20"/>
        </w:rPr>
        <w:t xml:space="preserve"> with an SRS resource occupying a location within the last 6 symbols of the slot. </w:t>
      </w:r>
    </w:p>
    <w:p w14:paraId="39E302AD" w14:textId="77777777" w:rsidR="00982E91" w:rsidRPr="00982E91" w:rsidRDefault="00982E91" w:rsidP="00982E91">
      <w:pPr>
        <w:rPr>
          <w:szCs w:val="20"/>
        </w:rPr>
      </w:pPr>
      <w:r w:rsidRPr="00982E91">
        <w:rPr>
          <w:szCs w:val="20"/>
        </w:rPr>
        <w:t>When PUSCH and SRS are transmitted in the same slot, the UE may be configured to transmit SRS after the transmission of the PUSCH and the corresponding DM-RS.</w:t>
      </w:r>
    </w:p>
    <w:p w14:paraId="54EA89E7" w14:textId="77777777" w:rsidR="00982E91" w:rsidRPr="00982E91" w:rsidRDefault="00982E91" w:rsidP="00982E91">
      <w:pPr>
        <w:rPr>
          <w:rFonts w:eastAsia="MS Mincho"/>
          <w:iCs/>
          <w:color w:val="000000"/>
          <w:szCs w:val="20"/>
        </w:rPr>
      </w:pPr>
      <w:r w:rsidRPr="00982E91">
        <w:rPr>
          <w:rFonts w:eastAsia="MS Mincho"/>
          <w:iCs/>
          <w:color w:val="000000"/>
          <w:szCs w:val="20"/>
        </w:rPr>
        <w:t xml:space="preserve">For a UE configured with one or more SRS resource configuration(s), and when the higher layer parameter </w:t>
      </w:r>
      <w:r w:rsidRPr="00982E91">
        <w:rPr>
          <w:i/>
          <w:szCs w:val="20"/>
        </w:rPr>
        <w:t>resourceType</w:t>
      </w:r>
      <w:r w:rsidRPr="00982E91">
        <w:rPr>
          <w:i/>
          <w:color w:val="000000"/>
          <w:szCs w:val="20"/>
        </w:rPr>
        <w:t xml:space="preserve"> </w:t>
      </w:r>
      <w:r w:rsidRPr="00982E91">
        <w:rPr>
          <w:color w:val="000000"/>
          <w:szCs w:val="20"/>
        </w:rPr>
        <w:t>in</w:t>
      </w:r>
      <w:r w:rsidRPr="00982E91">
        <w:rPr>
          <w:i/>
          <w:color w:val="000000"/>
          <w:szCs w:val="20"/>
        </w:rPr>
        <w:t xml:space="preserve"> SRS-Resource</w:t>
      </w:r>
      <w:r w:rsidRPr="00982E91">
        <w:rPr>
          <w:color w:val="000000"/>
          <w:szCs w:val="20"/>
        </w:rPr>
        <w:t xml:space="preserve"> </w:t>
      </w:r>
      <w:r w:rsidRPr="00982E91">
        <w:rPr>
          <w:rFonts w:eastAsia="MS Mincho"/>
          <w:iCs/>
          <w:color w:val="000000"/>
          <w:szCs w:val="20"/>
        </w:rPr>
        <w:t>is set to ‘periodic’:</w:t>
      </w:r>
    </w:p>
    <w:p w14:paraId="44B941B4" w14:textId="77777777" w:rsidR="00982E91" w:rsidRPr="00982E91" w:rsidRDefault="00982E91" w:rsidP="00982E91">
      <w:pPr>
        <w:ind w:left="568" w:hanging="284"/>
        <w:rPr>
          <w:rFonts w:ascii="Times New Roman" w:eastAsia="MS Mincho" w:hAnsi="Times New Roman"/>
          <w:iCs/>
          <w:szCs w:val="20"/>
        </w:rPr>
      </w:pPr>
      <w:r w:rsidRPr="00982E91">
        <w:rPr>
          <w:rFonts w:ascii="Times New Roman" w:eastAsia="MS Mincho" w:hAnsi="Times New Roman"/>
          <w:szCs w:val="20"/>
        </w:rPr>
        <w:t>-</w:t>
      </w:r>
      <w:r w:rsidRPr="00982E91">
        <w:rPr>
          <w:rFonts w:ascii="Times New Roman" w:eastAsia="MS Mincho" w:hAnsi="Times New Roman"/>
          <w:szCs w:val="20"/>
        </w:rPr>
        <w:tab/>
        <w:t xml:space="preserve">if the UE is configured with the higher layer parameter </w:t>
      </w:r>
      <w:r w:rsidRPr="00982E91">
        <w:rPr>
          <w:rFonts w:ascii="Times New Roman" w:eastAsia="MS Mincho" w:hAnsi="Times New Roman"/>
          <w:i/>
          <w:szCs w:val="20"/>
        </w:rPr>
        <w:t xml:space="preserve">spatialRelationInfo </w:t>
      </w:r>
      <w:r w:rsidRPr="00982E91">
        <w:rPr>
          <w:rFonts w:ascii="Times New Roman" w:eastAsia="MS Mincho" w:hAnsi="Times New Roman"/>
          <w:szCs w:val="20"/>
        </w:rPr>
        <w:t>containing the ID of a reference</w:t>
      </w:r>
      <w:r w:rsidRPr="00982E91">
        <w:rPr>
          <w:rFonts w:ascii="Times New Roman" w:eastAsia="MS Mincho" w:hAnsi="Times New Roman"/>
          <w:i/>
          <w:szCs w:val="20"/>
        </w:rPr>
        <w:t xml:space="preserve"> </w:t>
      </w:r>
      <w:r w:rsidRPr="00982E91">
        <w:rPr>
          <w:rFonts w:ascii="Times New Roman" w:eastAsia="MS Mincho" w:hAnsi="Times New Roman"/>
          <w:szCs w:val="20"/>
        </w:rPr>
        <w:t xml:space="preserve">‘ssb-Index’, the UE shall transmit the target SRS resource with the same spatial domain transmission filter used for the reception of the reference SS/PBCH block, if the higher layer parameter </w:t>
      </w:r>
      <w:r w:rsidRPr="00982E91">
        <w:rPr>
          <w:rFonts w:ascii="Times New Roman" w:eastAsia="MS Mincho" w:hAnsi="Times New Roman"/>
          <w:i/>
          <w:szCs w:val="20"/>
        </w:rPr>
        <w:t xml:space="preserve">spatialRelationInfo </w:t>
      </w:r>
      <w:r w:rsidRPr="00982E91">
        <w:rPr>
          <w:rFonts w:ascii="Times New Roman" w:eastAsia="MS Mincho" w:hAnsi="Times New Roman"/>
          <w:szCs w:val="20"/>
        </w:rPr>
        <w:t xml:space="preserve">contains the ID of a reference ‘csi-RS-Index’, the UE shall transmit the target SRS resource with the same spatial domain transmission filter used for the reception of the reference periodic CSI-RS or of the reference semi-persistent CSI-RS, if the higher layer parameter </w:t>
      </w:r>
      <w:r w:rsidRPr="00982E91">
        <w:rPr>
          <w:rFonts w:ascii="Times New Roman" w:eastAsia="MS Mincho" w:hAnsi="Times New Roman"/>
          <w:i/>
          <w:szCs w:val="20"/>
        </w:rPr>
        <w:t>spatialRelationInfo</w:t>
      </w:r>
      <w:r w:rsidRPr="00982E91">
        <w:rPr>
          <w:rFonts w:ascii="Times New Roman" w:eastAsia="MS Mincho" w:hAnsi="Times New Roman"/>
          <w:szCs w:val="20"/>
        </w:rPr>
        <w:t xml:space="preserve"> containing the ID of a reference ‘srs’, the UE shall transmit the target SRS resource with the same spatial domain transmission filter used for the transmission of the reference periodic SRS. </w:t>
      </w:r>
    </w:p>
    <w:p w14:paraId="121A679E" w14:textId="77777777" w:rsidR="00982E91" w:rsidRPr="00982E91" w:rsidRDefault="00982E91" w:rsidP="00982E91">
      <w:pPr>
        <w:rPr>
          <w:rFonts w:eastAsia="MS Mincho"/>
          <w:iCs/>
          <w:color w:val="000000"/>
          <w:szCs w:val="20"/>
        </w:rPr>
      </w:pPr>
      <w:r w:rsidRPr="00982E91">
        <w:rPr>
          <w:rFonts w:eastAsia="MS Mincho"/>
          <w:iCs/>
          <w:color w:val="000000"/>
          <w:szCs w:val="20"/>
        </w:rPr>
        <w:t xml:space="preserve">For a UE configured with one or more SRS resource configuration(s), and when the higher layer parameter </w:t>
      </w:r>
      <w:r w:rsidRPr="00982E91">
        <w:rPr>
          <w:i/>
          <w:szCs w:val="20"/>
        </w:rPr>
        <w:t>resourceType</w:t>
      </w:r>
      <w:r w:rsidRPr="00982E91">
        <w:rPr>
          <w:i/>
          <w:color w:val="000000"/>
          <w:szCs w:val="20"/>
        </w:rPr>
        <w:t xml:space="preserve"> </w:t>
      </w:r>
      <w:r w:rsidRPr="00982E91">
        <w:rPr>
          <w:color w:val="000000"/>
          <w:szCs w:val="20"/>
        </w:rPr>
        <w:t>in</w:t>
      </w:r>
      <w:r w:rsidRPr="00982E91">
        <w:rPr>
          <w:i/>
          <w:color w:val="000000"/>
          <w:szCs w:val="20"/>
        </w:rPr>
        <w:t xml:space="preserve"> SRS-Resource</w:t>
      </w:r>
      <w:r w:rsidRPr="00982E91">
        <w:rPr>
          <w:color w:val="000000"/>
          <w:szCs w:val="20"/>
        </w:rPr>
        <w:t xml:space="preserve"> </w:t>
      </w:r>
      <w:r w:rsidRPr="00982E91">
        <w:rPr>
          <w:rFonts w:eastAsia="MS Mincho"/>
          <w:iCs/>
          <w:color w:val="000000"/>
          <w:szCs w:val="20"/>
        </w:rPr>
        <w:t>is set to ‘semi-persistent’:</w:t>
      </w:r>
    </w:p>
    <w:p w14:paraId="1A05C7FB" w14:textId="4336BC0A" w:rsidR="00982E91" w:rsidRPr="00982E91" w:rsidRDefault="00982E91" w:rsidP="00982E91">
      <w:pPr>
        <w:ind w:left="568" w:hanging="284"/>
        <w:rPr>
          <w:rFonts w:ascii="Times New Roman" w:eastAsia="MS Mincho" w:hAnsi="Times New Roman"/>
          <w:color w:val="000000"/>
          <w:szCs w:val="20"/>
        </w:rPr>
      </w:pPr>
      <w:r w:rsidRPr="00982E91">
        <w:rPr>
          <w:rFonts w:ascii="Times New Roman" w:eastAsia="MS Mincho" w:hAnsi="Times New Roman"/>
          <w:color w:val="000000"/>
          <w:szCs w:val="20"/>
        </w:rPr>
        <w:t>-</w:t>
      </w:r>
      <w:r w:rsidRPr="00982E91">
        <w:rPr>
          <w:rFonts w:ascii="Times New Roman" w:eastAsia="MS Mincho" w:hAnsi="Times New Roman"/>
          <w:color w:val="000000"/>
          <w:szCs w:val="20"/>
        </w:rPr>
        <w:tab/>
        <w:t xml:space="preserve">when a UE receives an activation command [10, TS 38.321] for an SRS resource, and when the HARQ-ACK corresponding to the PDSCH carrying the selection command is transmitted in slot n, the corresponding actions in [10, TS 38.321] and the UE assumptions on SRS transmission corresponding to the configured SRS resource set shall be applied starting from slot </w:t>
      </w:r>
      <w:r w:rsidR="001B7BF2">
        <w:rPr>
          <w:rFonts w:ascii="Times New Roman" w:eastAsia="MS Mincho" w:hAnsi="Times New Roman"/>
          <w:color w:val="000000"/>
          <w:position w:val="-12"/>
          <w:szCs w:val="20"/>
        </w:rPr>
        <w:pict w14:anchorId="75D178DF">
          <v:shape id="_x0000_i1402" type="#_x0000_t75" style="width:84.8pt;height:18.4pt">
            <v:imagedata r:id="rId1105" o:title=""/>
          </v:shape>
        </w:pict>
      </w:r>
      <w:r w:rsidRPr="00982E91">
        <w:rPr>
          <w:rFonts w:ascii="Times New Roman" w:eastAsia="MS Mincho" w:hAnsi="Times New Roman"/>
          <w:color w:val="000000"/>
          <w:szCs w:val="20"/>
        </w:rPr>
        <w:t xml:space="preserve">. </w:t>
      </w:r>
      <w:r w:rsidRPr="00982E91">
        <w:rPr>
          <w:rFonts w:ascii="Times New Roman" w:eastAsia="MS Mincho" w:hAnsi="Times New Roman"/>
          <w:color w:val="000000"/>
          <w:szCs w:val="20"/>
        </w:rPr>
        <w:fldChar w:fldCharType="begin"/>
      </w:r>
      <w:r w:rsidRPr="00982E91">
        <w:rPr>
          <w:rFonts w:ascii="Times New Roman" w:eastAsia="MS Mincho" w:hAnsi="Times New Roman"/>
          <w:color w:val="000000"/>
          <w:szCs w:val="20"/>
        </w:rPr>
        <w:instrText xml:space="preserve"> QUOTE </w:instrText>
      </w:r>
      <m:oMath>
        <m:r>
          <m:rPr>
            <m:sty m:val="p"/>
          </m:rPr>
          <w:rPr>
            <w:rFonts w:ascii="Cambria Math" w:hAnsi="Cambria Math"/>
          </w:rPr>
          <m:t>n+</m:t>
        </m:r>
        <m:sSubSup>
          <m:sSubSupPr>
            <m:ctrlPr>
              <w:rPr>
                <w:rFonts w:ascii="Cambria Math" w:hAnsi="Cambria Math"/>
              </w:rPr>
            </m:ctrlPr>
          </m:sSubSupPr>
          <m:e>
            <m:r>
              <m:rPr>
                <m:sty m:val="p"/>
              </m:rPr>
              <w:rPr>
                <w:rFonts w:ascii="Cambria Math" w:hAnsi="Cambria Math"/>
              </w:rPr>
              <m:t>3N</m:t>
            </m:r>
          </m:e>
          <m:sub>
            <m:r>
              <m:rPr>
                <m:sty m:val="p"/>
              </m:rPr>
              <w:rPr>
                <w:rFonts w:ascii="Cambria Math" w:hAnsi="Cambria Math"/>
              </w:rPr>
              <m:t>slot</m:t>
            </m:r>
          </m:sub>
          <m:sup>
            <m:r>
              <m:rPr>
                <m:sty m:val="p"/>
              </m:rPr>
              <w:rPr>
                <w:rFonts w:ascii="Cambria Math" w:hAnsi="Cambria Math"/>
              </w:rPr>
              <m:t>subframe,µ</m:t>
            </m:r>
          </m:sup>
        </m:sSubSup>
        <m:r>
          <m:rPr>
            <m:sty m:val="p"/>
          </m:rPr>
          <w:rPr>
            <w:rFonts w:ascii="Cambria Math" w:hAnsi="Cambria Math"/>
          </w:rPr>
          <m:t xml:space="preserve">+1. </m:t>
        </m:r>
      </m:oMath>
      <w:r w:rsidRPr="00982E91">
        <w:rPr>
          <w:rFonts w:ascii="Times New Roman" w:eastAsia="MS Mincho" w:hAnsi="Times New Roman"/>
          <w:color w:val="000000"/>
          <w:szCs w:val="20"/>
        </w:rPr>
        <w:instrText xml:space="preserve"> </w:instrText>
      </w:r>
      <w:r w:rsidRPr="00982E91">
        <w:rPr>
          <w:rFonts w:ascii="Times New Roman" w:eastAsia="MS Mincho" w:hAnsi="Times New Roman"/>
          <w:color w:val="000000"/>
          <w:szCs w:val="20"/>
        </w:rPr>
        <w:fldChar w:fldCharType="end"/>
      </w:r>
      <w:r w:rsidRPr="00982E91">
        <w:rPr>
          <w:rFonts w:ascii="Times New Roman" w:eastAsia="MS Mincho" w:hAnsi="Times New Roman"/>
          <w:color w:val="000000"/>
          <w:szCs w:val="20"/>
        </w:rPr>
        <w:t>The activation command also contains spatial relation assumptions provided by a list of references to reference signal IDs, one per element of the activated SRS resource set. Each ID in the list refers to a reference SS/PBCH block, NZP CSI-RS resource, or SRS resource configured on the same or different component carrier and/or bandwidth part as the SRS resource(s) in the SRS resource set.</w:t>
      </w:r>
    </w:p>
    <w:p w14:paraId="6AD5A8C5" w14:textId="77777777" w:rsidR="00982E91" w:rsidRPr="00982E91" w:rsidRDefault="00982E91" w:rsidP="00982E91">
      <w:pPr>
        <w:ind w:left="568" w:hanging="284"/>
        <w:rPr>
          <w:rFonts w:ascii="Times New Roman" w:eastAsia="MS Mincho" w:hAnsi="Times New Roman"/>
          <w:color w:val="000000"/>
          <w:szCs w:val="20"/>
        </w:rPr>
      </w:pPr>
      <w:r w:rsidRPr="00982E91">
        <w:rPr>
          <w:rFonts w:ascii="Times New Roman" w:eastAsia="MS Mincho" w:hAnsi="Times New Roman"/>
          <w:color w:val="000000"/>
          <w:szCs w:val="20"/>
        </w:rPr>
        <w:lastRenderedPageBreak/>
        <w:t>-</w:t>
      </w:r>
      <w:r w:rsidRPr="00982E91">
        <w:rPr>
          <w:rFonts w:ascii="Times New Roman" w:eastAsia="MS Mincho" w:hAnsi="Times New Roman"/>
          <w:color w:val="000000"/>
          <w:szCs w:val="20"/>
        </w:rPr>
        <w:tab/>
        <w:t xml:space="preserve">if an SRS resource in the activated resource set is configured with the higher layer parameter </w:t>
      </w:r>
      <w:r w:rsidRPr="00982E91">
        <w:rPr>
          <w:rFonts w:ascii="Times New Roman" w:eastAsia="MS Mincho" w:hAnsi="Times New Roman"/>
          <w:i/>
          <w:szCs w:val="20"/>
        </w:rPr>
        <w:t>spatialRelationInfo</w:t>
      </w:r>
      <w:r w:rsidRPr="00982E91">
        <w:rPr>
          <w:rFonts w:ascii="Times New Roman" w:eastAsia="MS Mincho" w:hAnsi="Times New Roman"/>
          <w:color w:val="000000"/>
          <w:szCs w:val="20"/>
        </w:rPr>
        <w:t xml:space="preserve">, the UE shall assume that the ID of the reference signal in the activation command overrides the one configured in </w:t>
      </w:r>
      <w:r w:rsidRPr="00982E91">
        <w:rPr>
          <w:rFonts w:ascii="Times New Roman" w:eastAsia="MS Mincho" w:hAnsi="Times New Roman"/>
          <w:i/>
          <w:szCs w:val="20"/>
        </w:rPr>
        <w:t>spatialRelationInfo</w:t>
      </w:r>
      <w:r w:rsidRPr="00982E91">
        <w:rPr>
          <w:rFonts w:ascii="Times New Roman" w:eastAsia="MS Mincho" w:hAnsi="Times New Roman"/>
          <w:i/>
          <w:color w:val="000000"/>
          <w:szCs w:val="20"/>
        </w:rPr>
        <w:t>.</w:t>
      </w:r>
    </w:p>
    <w:p w14:paraId="21B87D70" w14:textId="0CF088F9" w:rsidR="00982E91" w:rsidRPr="00982E91" w:rsidRDefault="00982E91" w:rsidP="00982E91">
      <w:pPr>
        <w:ind w:left="568" w:hanging="284"/>
        <w:rPr>
          <w:rFonts w:ascii="Times New Roman" w:eastAsia="MS Mincho" w:hAnsi="Times New Roman"/>
          <w:color w:val="000000"/>
          <w:szCs w:val="20"/>
        </w:rPr>
      </w:pPr>
      <w:r w:rsidRPr="00982E91">
        <w:rPr>
          <w:rFonts w:ascii="Times New Roman" w:eastAsia="MS Mincho" w:hAnsi="Times New Roman"/>
          <w:color w:val="000000"/>
          <w:szCs w:val="20"/>
        </w:rPr>
        <w:t>-</w:t>
      </w:r>
      <w:r w:rsidRPr="00982E91">
        <w:rPr>
          <w:rFonts w:ascii="Times New Roman" w:eastAsia="MS Mincho" w:hAnsi="Times New Roman"/>
          <w:color w:val="000000"/>
          <w:szCs w:val="20"/>
        </w:rPr>
        <w:tab/>
        <w:t xml:space="preserve">when a UE receives a deactivation command [10, TS 38.321] for an activated SRS resource set, and when the HARQ-ACK corresponding to the PDSCH carrying the selection command is transmitted in slot n, the corresponding actions in [10, TS 38.321] and UE assumption on cessation of SRS transmission corresponding to the deactivated SRS resource set shall apply starting from slot </w:t>
      </w:r>
      <w:r w:rsidR="001B7BF2">
        <w:rPr>
          <w:rFonts w:ascii="Times New Roman" w:eastAsia="MS Mincho" w:hAnsi="Times New Roman"/>
          <w:color w:val="000000"/>
          <w:position w:val="-12"/>
          <w:szCs w:val="20"/>
        </w:rPr>
        <w:pict w14:anchorId="795F47CE">
          <v:shape id="_x0000_i1403" type="#_x0000_t75" style="width:84.8pt;height:18.4pt">
            <v:imagedata r:id="rId1105" o:title=""/>
          </v:shape>
        </w:pict>
      </w:r>
      <w:r w:rsidRPr="00982E91">
        <w:rPr>
          <w:rFonts w:ascii="Times New Roman" w:eastAsia="MS Mincho" w:hAnsi="Times New Roman"/>
          <w:color w:val="000000"/>
          <w:szCs w:val="20"/>
        </w:rPr>
        <w:fldChar w:fldCharType="begin"/>
      </w:r>
      <w:r w:rsidRPr="00982E91">
        <w:rPr>
          <w:rFonts w:ascii="Times New Roman" w:eastAsia="MS Mincho" w:hAnsi="Times New Roman"/>
          <w:color w:val="000000"/>
          <w:szCs w:val="20"/>
        </w:rPr>
        <w:instrText xml:space="preserve"> QUOTE </w:instrText>
      </w:r>
      <m:oMath>
        <m:r>
          <m:rPr>
            <m:sty m:val="p"/>
          </m:rPr>
          <w:rPr>
            <w:rFonts w:ascii="Cambria Math" w:hAnsi="Cambria Math"/>
          </w:rPr>
          <m:t>n+</m:t>
        </m:r>
        <m:sSubSup>
          <m:sSubSupPr>
            <m:ctrlPr>
              <w:rPr>
                <w:rFonts w:ascii="Cambria Math" w:hAnsi="Cambria Math"/>
              </w:rPr>
            </m:ctrlPr>
          </m:sSubSupPr>
          <m:e>
            <m:r>
              <m:rPr>
                <m:sty m:val="p"/>
              </m:rPr>
              <w:rPr>
                <w:rFonts w:ascii="Cambria Math" w:hAnsi="Cambria Math"/>
              </w:rPr>
              <m:t>3N</m:t>
            </m:r>
          </m:e>
          <m:sub>
            <m:r>
              <m:rPr>
                <m:sty m:val="p"/>
              </m:rPr>
              <w:rPr>
                <w:rFonts w:ascii="Cambria Math" w:hAnsi="Cambria Math"/>
              </w:rPr>
              <m:t>slot</m:t>
            </m:r>
          </m:sub>
          <m:sup>
            <m:r>
              <m:rPr>
                <m:sty m:val="p"/>
              </m:rPr>
              <w:rPr>
                <w:rFonts w:ascii="Cambria Math" w:hAnsi="Cambria Math"/>
              </w:rPr>
              <m:t>subframe,µ</m:t>
            </m:r>
          </m:sup>
        </m:sSubSup>
        <m:r>
          <m:rPr>
            <m:sty m:val="p"/>
          </m:rPr>
          <w:rPr>
            <w:rFonts w:ascii="Cambria Math" w:hAnsi="Cambria Math"/>
          </w:rPr>
          <m:t>+1.</m:t>
        </m:r>
      </m:oMath>
      <w:r w:rsidRPr="00982E91">
        <w:rPr>
          <w:rFonts w:ascii="Times New Roman" w:eastAsia="MS Mincho" w:hAnsi="Times New Roman"/>
          <w:color w:val="000000"/>
          <w:szCs w:val="20"/>
        </w:rPr>
        <w:instrText xml:space="preserve"> </w:instrText>
      </w:r>
      <w:r w:rsidRPr="00982E91">
        <w:rPr>
          <w:rFonts w:ascii="Times New Roman" w:eastAsia="MS Mincho" w:hAnsi="Times New Roman"/>
          <w:color w:val="000000"/>
          <w:szCs w:val="20"/>
        </w:rPr>
        <w:fldChar w:fldCharType="separate"/>
      </w:r>
      <w:r w:rsidRPr="00982E91">
        <w:rPr>
          <w:rFonts w:ascii="Times New Roman" w:eastAsia="MS Mincho" w:hAnsi="Times New Roman"/>
          <w:position w:val="-6"/>
          <w:szCs w:val="20"/>
        </w:rPr>
        <w:t>.</w:t>
      </w:r>
      <w:r w:rsidRPr="00982E91">
        <w:rPr>
          <w:rFonts w:ascii="Times New Roman" w:eastAsia="MS Mincho" w:hAnsi="Times New Roman"/>
          <w:color w:val="000000"/>
          <w:szCs w:val="20"/>
        </w:rPr>
        <w:fldChar w:fldCharType="end"/>
      </w:r>
    </w:p>
    <w:p w14:paraId="3DB0EC82"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 xml:space="preserve">if the UE is configured with the higher layer parameter </w:t>
      </w:r>
      <w:r w:rsidRPr="00982E91">
        <w:rPr>
          <w:rFonts w:ascii="Times New Roman" w:eastAsia="MS Mincho" w:hAnsi="Times New Roman"/>
          <w:i/>
          <w:szCs w:val="20"/>
        </w:rPr>
        <w:t xml:space="preserve">spatialRelationInfo </w:t>
      </w:r>
      <w:r w:rsidRPr="00982E91">
        <w:rPr>
          <w:rFonts w:ascii="Times New Roman" w:eastAsia="MS Mincho" w:hAnsi="Times New Roman"/>
          <w:szCs w:val="20"/>
        </w:rPr>
        <w:t xml:space="preserve">containing the ID of a reference ‘ssb-Index’, the UE shall transmit the target SRS resource with the same spatial domain transmission filter used for the reception of the reference SS/PBCH block, if the higher layer parameter </w:t>
      </w:r>
      <w:r w:rsidRPr="00982E91">
        <w:rPr>
          <w:rFonts w:ascii="Times New Roman" w:eastAsia="MS Mincho" w:hAnsi="Times New Roman"/>
          <w:i/>
          <w:szCs w:val="20"/>
        </w:rPr>
        <w:t xml:space="preserve">spatialRelationInfo </w:t>
      </w:r>
      <w:r w:rsidRPr="00982E91">
        <w:rPr>
          <w:rFonts w:ascii="Times New Roman" w:eastAsia="MS Mincho" w:hAnsi="Times New Roman"/>
          <w:szCs w:val="20"/>
        </w:rPr>
        <w:t xml:space="preserve">contains the ID of a reference ‘csi-RS-Index’, the UE shall transmit the target SRS resource with the same spatial domain transmission filter used for the reception of the reference periodic CSI-RS or of the reference semi-persistent CSI-RS, if the higher layer parameter </w:t>
      </w:r>
      <w:r w:rsidRPr="00982E91">
        <w:rPr>
          <w:rFonts w:ascii="Times New Roman" w:eastAsia="MS Mincho" w:hAnsi="Times New Roman"/>
          <w:i/>
          <w:szCs w:val="20"/>
        </w:rPr>
        <w:t>spatialRelationInfo</w:t>
      </w:r>
      <w:r w:rsidRPr="00982E91">
        <w:rPr>
          <w:rFonts w:ascii="Times New Roman" w:eastAsia="MS Mincho" w:hAnsi="Times New Roman"/>
          <w:szCs w:val="20"/>
        </w:rPr>
        <w:t xml:space="preserve"> contains the ID of a reference ‘srs’, the UE shall transmit the target SRS resource with the same spatial domain transmission filter used for the transmission of the reference periodic SRS or of the reference semi-persistent SRS.</w:t>
      </w:r>
    </w:p>
    <w:p w14:paraId="476E0141" w14:textId="77777777" w:rsidR="00982E91" w:rsidRPr="00982E91" w:rsidRDefault="00982E91" w:rsidP="00982E91">
      <w:pPr>
        <w:rPr>
          <w:color w:val="000000"/>
          <w:szCs w:val="20"/>
          <w:lang w:val="en-AU"/>
        </w:rPr>
      </w:pPr>
      <w:r w:rsidRPr="00982E91">
        <w:rPr>
          <w:color w:val="000000"/>
          <w:szCs w:val="20"/>
        </w:rPr>
        <w:t xml:space="preserve">If the UE has an active semi-persistent SRS resource configuration and has not received a deactivation command, the semi-persistent SRS configuration is considered to be active in the UL BWP which is active </w:t>
      </w:r>
      <w:del w:id="750" w:author="作成者" w:date="2018-07-19T12:11:00Z">
        <w:r w:rsidRPr="00982E91">
          <w:rPr>
            <w:color w:val="000000"/>
            <w:szCs w:val="20"/>
          </w:rPr>
          <w:delText>when SRS resource configurat</w:delText>
        </w:r>
      </w:del>
      <w:del w:id="751" w:author="作成者" w:date="2018-07-19T12:12:00Z">
        <w:r w:rsidRPr="00982E91">
          <w:rPr>
            <w:color w:val="000000"/>
            <w:szCs w:val="20"/>
          </w:rPr>
          <w:delText>ion is activated</w:delText>
        </w:r>
      </w:del>
      <w:r w:rsidRPr="00982E91">
        <w:rPr>
          <w:color w:val="000000"/>
          <w:szCs w:val="20"/>
        </w:rPr>
        <w:t>, otherwise it is considered suspended.</w:t>
      </w:r>
    </w:p>
    <w:p w14:paraId="62330622" w14:textId="77777777" w:rsidR="00982E91" w:rsidRPr="00982E91" w:rsidRDefault="00982E91" w:rsidP="00982E91">
      <w:pPr>
        <w:rPr>
          <w:rFonts w:eastAsia="MS Mincho"/>
          <w:szCs w:val="20"/>
        </w:rPr>
      </w:pPr>
      <w:r w:rsidRPr="00982E91">
        <w:rPr>
          <w:rFonts w:eastAsia="MS Mincho"/>
          <w:szCs w:val="20"/>
        </w:rPr>
        <w:t xml:space="preserve">For a UE configured with one or more SRS resource configuration(s), and when the higher layer parameter </w:t>
      </w:r>
      <w:r w:rsidRPr="00982E91">
        <w:rPr>
          <w:i/>
          <w:szCs w:val="20"/>
        </w:rPr>
        <w:t>resourceType</w:t>
      </w:r>
      <w:r w:rsidRPr="00982E91">
        <w:rPr>
          <w:i/>
          <w:color w:val="000000"/>
          <w:szCs w:val="20"/>
        </w:rPr>
        <w:t xml:space="preserve"> </w:t>
      </w:r>
      <w:r w:rsidRPr="00982E91">
        <w:rPr>
          <w:color w:val="000000"/>
          <w:szCs w:val="20"/>
        </w:rPr>
        <w:t>in</w:t>
      </w:r>
      <w:r w:rsidRPr="00982E91">
        <w:rPr>
          <w:i/>
          <w:color w:val="000000"/>
          <w:szCs w:val="20"/>
        </w:rPr>
        <w:t xml:space="preserve"> SRS-Resource</w:t>
      </w:r>
      <w:r w:rsidRPr="00982E91">
        <w:rPr>
          <w:szCs w:val="20"/>
        </w:rPr>
        <w:t xml:space="preserve"> </w:t>
      </w:r>
      <w:r w:rsidRPr="00982E91">
        <w:rPr>
          <w:rFonts w:eastAsia="MS Mincho"/>
          <w:szCs w:val="20"/>
        </w:rPr>
        <w:t>is set to ‘aperiodic’:</w:t>
      </w:r>
    </w:p>
    <w:p w14:paraId="5A7F394A"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the UE receives a configuration of SRS resource sets,</w:t>
      </w:r>
    </w:p>
    <w:p w14:paraId="5DC5BE26"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 xml:space="preserve">the UE receives a downlink DCI, a group common DCI, or an uplink DCI based command where a codepoint of the DCI may trigger one or more SRS resource set(s). The minimal time interval between the last symbol of the PDCCH triggering the aperiodic SRS transmission and the first symbol of SRS resource is </w:t>
      </w:r>
      <w:r w:rsidRPr="00982E91">
        <w:rPr>
          <w:rFonts w:ascii="Times New Roman" w:eastAsia="MS Mincho" w:hAnsi="Times New Roman"/>
          <w:i/>
          <w:szCs w:val="20"/>
        </w:rPr>
        <w:t>N</w:t>
      </w:r>
      <w:r w:rsidRPr="00982E91">
        <w:rPr>
          <w:rFonts w:ascii="Times New Roman" w:eastAsia="MS Mincho" w:hAnsi="Times New Roman"/>
          <w:i/>
          <w:szCs w:val="20"/>
          <w:vertAlign w:val="subscript"/>
        </w:rPr>
        <w:t>2</w:t>
      </w:r>
      <w:r w:rsidRPr="00982E91">
        <w:rPr>
          <w:rFonts w:ascii="Times New Roman" w:eastAsia="MS Mincho" w:hAnsi="Times New Roman"/>
          <w:szCs w:val="20"/>
        </w:rPr>
        <w:t xml:space="preserve"> + 42.</w:t>
      </w:r>
    </w:p>
    <w:p w14:paraId="061C91B9"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 xml:space="preserve">if the UE is configured with the higher layer parameter </w:t>
      </w:r>
      <w:r w:rsidRPr="00982E91">
        <w:rPr>
          <w:rFonts w:ascii="Times New Roman" w:eastAsia="MS Mincho" w:hAnsi="Times New Roman"/>
          <w:i/>
          <w:szCs w:val="20"/>
        </w:rPr>
        <w:t xml:space="preserve">spatialRelationInfo </w:t>
      </w:r>
      <w:r w:rsidRPr="00982E91">
        <w:rPr>
          <w:rFonts w:ascii="Times New Roman" w:eastAsia="MS Mincho" w:hAnsi="Times New Roman"/>
          <w:szCs w:val="20"/>
        </w:rPr>
        <w:t xml:space="preserve">containing the ID of a reference ‘ssb-Index’, the UE shall transmit the target SRS resource with the same spatial domain transmission filter used for the reception of the reference SS/PBCH block, if the higher layer parameter </w:t>
      </w:r>
      <w:r w:rsidRPr="00982E91">
        <w:rPr>
          <w:rFonts w:ascii="Times New Roman" w:eastAsia="MS Mincho" w:hAnsi="Times New Roman"/>
          <w:i/>
          <w:szCs w:val="20"/>
        </w:rPr>
        <w:t xml:space="preserve">spatialRelationInfo </w:t>
      </w:r>
      <w:r w:rsidRPr="00982E91">
        <w:rPr>
          <w:rFonts w:ascii="Times New Roman" w:eastAsia="MS Mincho" w:hAnsi="Times New Roman"/>
          <w:szCs w:val="20"/>
        </w:rPr>
        <w:t xml:space="preserve">contains the ID of a reference ‘csi-RS-Index’, the UE shall transmit the target SRS resource with the same spatial domain transmission filter used for the reception of the reference periodic CSI-RS or of the reference semi-persistent CSI-RS, or of the latest reference aperiodic CSI-RS. If the higher layer parameter </w:t>
      </w:r>
      <w:r w:rsidRPr="00982E91">
        <w:rPr>
          <w:rFonts w:ascii="Times New Roman" w:eastAsia="MS Mincho" w:hAnsi="Times New Roman"/>
          <w:i/>
          <w:szCs w:val="20"/>
        </w:rPr>
        <w:t>spatialRelationInfo</w:t>
      </w:r>
      <w:r w:rsidRPr="00982E91">
        <w:rPr>
          <w:rFonts w:ascii="Times New Roman" w:eastAsia="MS Mincho" w:hAnsi="Times New Roman"/>
          <w:szCs w:val="20"/>
        </w:rPr>
        <w:t xml:space="preserve"> contains the ID of a reference ‘srs’, the UE shall transmit the target SRS resource with the same spatial domain transmission filter used for the transmission of the reference periodic SRS or of the reference semi-persistent SRS or of the reference aperiodic SRS. </w:t>
      </w:r>
    </w:p>
    <w:p w14:paraId="110F187D" w14:textId="77777777" w:rsidR="00982E91" w:rsidRPr="00982E91" w:rsidRDefault="00982E91" w:rsidP="00982E91">
      <w:pPr>
        <w:rPr>
          <w:szCs w:val="20"/>
        </w:rPr>
      </w:pPr>
      <w:r w:rsidRPr="00982E91">
        <w:rPr>
          <w:szCs w:val="20"/>
        </w:rPr>
        <w:t xml:space="preserve">The 2-bit SRS request field [5 TS38.212] in DCI format 0_1, 1_1 indicates the triggered SRS resource set given in Table 7.3.1.1.2-24 of [5, TS 38212]. The 2-bit SRS request field [5, TS38.212] in DCI format 2_3 indicates the triggered SRS resource set given in Subclause </w:t>
      </w:r>
      <w:del w:id="752" w:author="作成者" w:date="2018-07-19T12:19:00Z">
        <w:r w:rsidRPr="00982E91">
          <w:rPr>
            <w:szCs w:val="20"/>
          </w:rPr>
          <w:delText>11.4</w:delText>
        </w:r>
      </w:del>
      <w:ins w:id="753" w:author="作成者" w:date="2018-07-19T12:19:00Z">
        <w:r w:rsidRPr="00982E91">
          <w:rPr>
            <w:rFonts w:eastAsia="Malgun Gothic" w:hint="eastAsia"/>
            <w:szCs w:val="20"/>
            <w:lang w:eastAsia="zh-CN"/>
          </w:rPr>
          <w:t>7.3</w:t>
        </w:r>
      </w:ins>
      <w:r w:rsidRPr="00982E91">
        <w:rPr>
          <w:szCs w:val="20"/>
        </w:rPr>
        <w:t xml:space="preserve"> of [</w:t>
      </w:r>
      <w:ins w:id="754" w:author="作成者" w:date="2018-07-19T12:20:00Z">
        <w:r w:rsidRPr="00982E91">
          <w:rPr>
            <w:rFonts w:eastAsia="Malgun Gothic" w:hint="eastAsia"/>
            <w:szCs w:val="20"/>
            <w:lang w:eastAsia="zh-CN"/>
          </w:rPr>
          <w:t>5</w:t>
        </w:r>
      </w:ins>
      <w:del w:id="755" w:author="作成者" w:date="2018-07-19T12:20:00Z">
        <w:r w:rsidRPr="00982E91">
          <w:rPr>
            <w:szCs w:val="20"/>
          </w:rPr>
          <w:delText>6</w:delText>
        </w:r>
      </w:del>
      <w:r w:rsidRPr="00982E91">
        <w:rPr>
          <w:szCs w:val="20"/>
        </w:rPr>
        <w:t>, TS 38.21</w:t>
      </w:r>
      <w:ins w:id="756" w:author="作成者" w:date="2018-07-19T12:19:00Z">
        <w:r w:rsidRPr="00982E91">
          <w:rPr>
            <w:rFonts w:eastAsia="Malgun Gothic" w:hint="eastAsia"/>
            <w:szCs w:val="20"/>
            <w:lang w:eastAsia="zh-CN"/>
          </w:rPr>
          <w:t>2</w:t>
        </w:r>
      </w:ins>
      <w:del w:id="757" w:author="作成者" w:date="2018-07-19T12:19:00Z">
        <w:r w:rsidRPr="00982E91">
          <w:rPr>
            <w:szCs w:val="20"/>
          </w:rPr>
          <w:delText>3</w:delText>
        </w:r>
      </w:del>
      <w:r w:rsidRPr="00982E91">
        <w:rPr>
          <w:szCs w:val="20"/>
        </w:rPr>
        <w:t>].</w:t>
      </w:r>
    </w:p>
    <w:p w14:paraId="0B2B2252" w14:textId="77777777" w:rsidR="00982E91" w:rsidRPr="00982E91" w:rsidRDefault="00982E91" w:rsidP="00982E91">
      <w:pPr>
        <w:rPr>
          <w:szCs w:val="20"/>
        </w:rPr>
      </w:pPr>
      <w:r w:rsidRPr="00982E91">
        <w:rPr>
          <w:szCs w:val="20"/>
        </w:rPr>
        <w:t xml:space="preserve">For PUCCH formats 0 and 2, a UE shall not transmit SRS when semi-persistent and periodic SRS are configured in the same symbol(s) with PUCCH carrying only CSI report(s), or only L1-RSRP report(s) or if aperiodic SRS is configured and PUCCH consists of beam failure request. A UE shall not transmit SRS when semi-persistent or periodic SRS is configured or aperiodic SRS is triggered to be transmitted in the same symbol(s) with PUCCH carrying HARQ-ACK and/or SR. In the case that SRS is not transmitted due to overlap with PUCCH, only the SRS symbol(s) that overlap with PUCCH symbol(s) are dropped. PUCCH shall not be transmitted when aperiodic SRS is triggered to be transmitted to overlap in the same symbol with semi-persistent or periodic PUCCH carrying semi-persistent/periodic CSI report(s) or semi-persistent/periodic L1-RSRP report(s) only. </w:t>
      </w:r>
    </w:p>
    <w:p w14:paraId="10D04C07" w14:textId="77777777" w:rsidR="00982E91" w:rsidRPr="00982E91" w:rsidRDefault="00982E91" w:rsidP="00982E91">
      <w:pPr>
        <w:rPr>
          <w:szCs w:val="20"/>
        </w:rPr>
      </w:pPr>
      <w:r w:rsidRPr="00982E91">
        <w:rPr>
          <w:szCs w:val="20"/>
        </w:rPr>
        <w:t xml:space="preserve">A UE is not expected to be configured with aperiodic SRS and PUCCH formats 0 or 2 with aperiodic CSI report in the same symbol. </w:t>
      </w:r>
    </w:p>
    <w:p w14:paraId="220170C7" w14:textId="77777777" w:rsidR="00982E91" w:rsidRPr="00982E91" w:rsidRDefault="00982E91" w:rsidP="00982E91">
      <w:pPr>
        <w:rPr>
          <w:szCs w:val="20"/>
        </w:rPr>
      </w:pPr>
      <w:r w:rsidRPr="00982E91">
        <w:rPr>
          <w:szCs w:val="20"/>
        </w:rPr>
        <w:t>In case of intra-band carrier aggregation, a UE is not expected to be configured with SRS and PUSCH/UL DM-RS/UL PT-RS/PUCCH formats 1, 3 or 4 in the same symbol.</w:t>
      </w:r>
    </w:p>
    <w:p w14:paraId="2C5039AB" w14:textId="77777777" w:rsidR="00982E91" w:rsidRPr="00982E91" w:rsidRDefault="00982E91" w:rsidP="00982E91">
      <w:pPr>
        <w:rPr>
          <w:szCs w:val="20"/>
        </w:rPr>
      </w:pPr>
      <w:r w:rsidRPr="00982E91">
        <w:rPr>
          <w:szCs w:val="20"/>
        </w:rPr>
        <w:t xml:space="preserve">In case of intra-band carrier aggregation, AaUE shall not transmit simultaneously SRS resource(s) and PRACH. </w:t>
      </w:r>
    </w:p>
    <w:p w14:paraId="1CC11184" w14:textId="77777777" w:rsidR="00982E91" w:rsidRPr="00982E91" w:rsidRDefault="00982E91" w:rsidP="00982E91">
      <w:pPr>
        <w:rPr>
          <w:szCs w:val="20"/>
        </w:rPr>
      </w:pPr>
      <w:r w:rsidRPr="00982E91">
        <w:rPr>
          <w:color w:val="000000"/>
          <w:szCs w:val="20"/>
        </w:rPr>
        <w:t xml:space="preserve">When the UE is configured with the higher layer parameter </w:t>
      </w:r>
      <w:r w:rsidRPr="00982E91">
        <w:rPr>
          <w:i/>
          <w:color w:val="000000"/>
          <w:szCs w:val="20"/>
        </w:rPr>
        <w:t>usage</w:t>
      </w:r>
      <w:r w:rsidRPr="00982E91">
        <w:rPr>
          <w:color w:val="000000"/>
          <w:szCs w:val="20"/>
        </w:rPr>
        <w:t xml:space="preserve"> in </w:t>
      </w:r>
      <w:r w:rsidRPr="00982E91">
        <w:rPr>
          <w:i/>
          <w:color w:val="000000"/>
          <w:szCs w:val="20"/>
        </w:rPr>
        <w:t xml:space="preserve">SRS-ResourceSet </w:t>
      </w:r>
      <w:r w:rsidRPr="00982E91">
        <w:rPr>
          <w:color w:val="000000"/>
          <w:szCs w:val="20"/>
        </w:rPr>
        <w:t>set to ‘antennaSwitching,’ and a guard period of Y symbols is configured according to Subclause 6.2.1.2, the UE shall use the same priority rules as defined above during the guard period as if SRS was configured.</w:t>
      </w:r>
    </w:p>
    <w:p w14:paraId="58034EF0" w14:textId="77777777" w:rsidR="00112371" w:rsidRPr="00982E91" w:rsidRDefault="00112371" w:rsidP="00112371">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57ABF0D8" w14:textId="7BA05F6D" w:rsidR="00112371" w:rsidRPr="00982E91" w:rsidRDefault="00112371" w:rsidP="00112371">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10C5FF86" w14:textId="77777777" w:rsidR="00982E91" w:rsidRPr="00982E91" w:rsidRDefault="00982E91" w:rsidP="00982E91">
      <w:pPr>
        <w:rPr>
          <w:rFonts w:eastAsia="SimSun"/>
          <w:szCs w:val="20"/>
        </w:rPr>
      </w:pPr>
      <w:r w:rsidRPr="00982E91">
        <w:rPr>
          <w:rFonts w:eastAsia="SimSun"/>
          <w:szCs w:val="20"/>
        </w:rPr>
        <w:t>6.2.1.3</w:t>
      </w:r>
      <w:r w:rsidRPr="00982E91">
        <w:rPr>
          <w:rFonts w:eastAsia="SimSun"/>
          <w:szCs w:val="20"/>
        </w:rPr>
        <w:tab/>
        <w:t>UE sounding procedure between component carriers</w:t>
      </w:r>
    </w:p>
    <w:p w14:paraId="16E860AB" w14:textId="77777777" w:rsidR="00982E91" w:rsidRPr="00982E91" w:rsidRDefault="00982E91" w:rsidP="00982E91">
      <w:pPr>
        <w:rPr>
          <w:color w:val="000000"/>
          <w:szCs w:val="20"/>
        </w:rPr>
      </w:pPr>
      <w:r w:rsidRPr="00982E91">
        <w:rPr>
          <w:color w:val="000000"/>
          <w:szCs w:val="20"/>
        </w:rPr>
        <w:t xml:space="preserve">For a carrier of a serving cell with </w:t>
      </w:r>
      <w:r w:rsidRPr="00982E91">
        <w:rPr>
          <w:color w:val="000000"/>
          <w:szCs w:val="20"/>
          <w:lang w:eastAsia="zh-CN"/>
        </w:rPr>
        <w:t>slot formats comprised of DL and UL symbols,</w:t>
      </w:r>
      <w:r w:rsidRPr="00982E91">
        <w:rPr>
          <w:color w:val="000000"/>
          <w:szCs w:val="20"/>
        </w:rPr>
        <w:t xml:space="preserve"> not configured for PUSCH/PUCCH transmission, the UE shall not transmit SRS whenever SRS transmission (including any interruption due to uplink or downlink RF retuning time [11, TS 38.133] as defined by higher layer parameters </w:t>
      </w:r>
      <w:r w:rsidRPr="00982E91">
        <w:rPr>
          <w:i/>
          <w:color w:val="000000"/>
          <w:szCs w:val="20"/>
        </w:rPr>
        <w:t>rf-RetuningTimeUL</w:t>
      </w:r>
      <w:r w:rsidRPr="00982E91">
        <w:rPr>
          <w:color w:val="000000"/>
          <w:szCs w:val="20"/>
        </w:rPr>
        <w:t xml:space="preserve"> and</w:t>
      </w:r>
      <w:r w:rsidRPr="00982E91">
        <w:rPr>
          <w:i/>
          <w:color w:val="000000"/>
          <w:szCs w:val="20"/>
        </w:rPr>
        <w:t xml:space="preserve"> rf-RetuningTimeDL)</w:t>
      </w:r>
      <w:r w:rsidRPr="00982E91">
        <w:rPr>
          <w:color w:val="000000"/>
          <w:szCs w:val="20"/>
        </w:rPr>
        <w:t xml:space="preserve"> on the carrier of the serving cell and PUSCH/PUCCH transmission carrying HARQ-ACK/positive SR/</w:t>
      </w:r>
      <w:r w:rsidRPr="00982E91">
        <w:rPr>
          <w:rFonts w:eastAsia="MS Mincho"/>
          <w:color w:val="000000"/>
          <w:szCs w:val="20"/>
        </w:rPr>
        <w:t>RI/CRI</w:t>
      </w:r>
      <w:r w:rsidRPr="00982E91">
        <w:rPr>
          <w:color w:val="000000"/>
          <w:szCs w:val="20"/>
        </w:rPr>
        <w:t xml:space="preserve"> and/or PRACH happen </w:t>
      </w:r>
      <w:r w:rsidRPr="00982E91">
        <w:rPr>
          <w:color w:val="000000"/>
          <w:szCs w:val="20"/>
          <w:lang w:eastAsia="ko-KR"/>
        </w:rPr>
        <w:t>to overlap in the same symbol</w:t>
      </w:r>
      <w:r w:rsidRPr="00982E91">
        <w:rPr>
          <w:color w:val="000000"/>
          <w:szCs w:val="20"/>
          <w:u w:val="single"/>
        </w:rPr>
        <w:t xml:space="preserve"> </w:t>
      </w:r>
      <w:r w:rsidRPr="00982E91">
        <w:rPr>
          <w:color w:val="000000"/>
          <w:szCs w:val="20"/>
        </w:rPr>
        <w:t xml:space="preserve">and that can result in uplink transmissions beyond the UE’s indicated uplink carrier aggregation capability included in the </w:t>
      </w:r>
      <w:r w:rsidRPr="00982E91">
        <w:rPr>
          <w:i/>
          <w:color w:val="000000"/>
          <w:szCs w:val="20"/>
        </w:rPr>
        <w:t xml:space="preserve">SRS_capability </w:t>
      </w:r>
      <w:r w:rsidRPr="00982E91">
        <w:rPr>
          <w:color w:val="000000"/>
          <w:szCs w:val="20"/>
        </w:rPr>
        <w:t>[13, TS 38.306].</w:t>
      </w:r>
    </w:p>
    <w:p w14:paraId="6BD1414E" w14:textId="77777777" w:rsidR="00982E91" w:rsidRPr="00982E91" w:rsidRDefault="00982E91" w:rsidP="00982E91">
      <w:pPr>
        <w:rPr>
          <w:color w:val="000000"/>
          <w:szCs w:val="20"/>
        </w:rPr>
      </w:pPr>
      <w:r w:rsidRPr="00982E91">
        <w:rPr>
          <w:color w:val="000000"/>
          <w:szCs w:val="20"/>
        </w:rPr>
        <w:t xml:space="preserve">For a carrier of a serving cell with </w:t>
      </w:r>
      <w:r w:rsidRPr="00982E91">
        <w:rPr>
          <w:color w:val="000000"/>
          <w:szCs w:val="20"/>
          <w:lang w:eastAsia="zh-CN"/>
        </w:rPr>
        <w:t>slot formats comprised of DL and UL symbols,</w:t>
      </w:r>
      <w:r w:rsidRPr="00982E91">
        <w:rPr>
          <w:color w:val="000000"/>
          <w:szCs w:val="20"/>
        </w:rPr>
        <w:t xml:space="preserve"> not configured for PUSCH/PUCCH transmission, the UE shall not transmit a </w:t>
      </w:r>
      <w:r w:rsidRPr="00982E91">
        <w:rPr>
          <w:szCs w:val="20"/>
        </w:rPr>
        <w:t xml:space="preserve">periodic/semi-persistent </w:t>
      </w:r>
      <w:del w:id="758" w:author="作成者" w:date="2018-07-19T12:25:00Z">
        <w:r w:rsidRPr="00982E91">
          <w:rPr>
            <w:color w:val="000000"/>
            <w:szCs w:val="20"/>
          </w:rPr>
          <w:delText>type 0</w:delText>
        </w:r>
      </w:del>
      <w:r w:rsidRPr="00982E91">
        <w:rPr>
          <w:color w:val="000000"/>
          <w:szCs w:val="20"/>
        </w:rPr>
        <w:t xml:space="preserve"> SRS whenever </w:t>
      </w:r>
      <w:r w:rsidRPr="00982E91">
        <w:rPr>
          <w:szCs w:val="20"/>
        </w:rPr>
        <w:t>periodic/semi-persistent</w:t>
      </w:r>
      <w:r w:rsidRPr="00982E91">
        <w:rPr>
          <w:color w:val="FF0000"/>
          <w:szCs w:val="20"/>
        </w:rPr>
        <w:t xml:space="preserve"> </w:t>
      </w:r>
      <w:r w:rsidRPr="00982E91">
        <w:rPr>
          <w:color w:val="000000"/>
          <w:szCs w:val="20"/>
        </w:rPr>
        <w:t xml:space="preserve">SRS transmission (including any interruption due to uplink or downlink RF retuning time [11, TS 38.133] as defined by higher layer parameters </w:t>
      </w:r>
      <w:r w:rsidRPr="00982E91">
        <w:rPr>
          <w:i/>
          <w:color w:val="000000"/>
          <w:szCs w:val="20"/>
        </w:rPr>
        <w:t>rf-RetuningTimeUL</w:t>
      </w:r>
      <w:r w:rsidRPr="00982E91">
        <w:rPr>
          <w:color w:val="000000"/>
          <w:szCs w:val="20"/>
        </w:rPr>
        <w:t xml:space="preserve"> and</w:t>
      </w:r>
      <w:r w:rsidRPr="00982E91">
        <w:rPr>
          <w:i/>
          <w:color w:val="000000"/>
          <w:szCs w:val="20"/>
        </w:rPr>
        <w:t xml:space="preserve"> rf-RetuningTimeDL)</w:t>
      </w:r>
      <w:r w:rsidRPr="00982E91">
        <w:rPr>
          <w:color w:val="000000"/>
          <w:szCs w:val="20"/>
        </w:rPr>
        <w:t xml:space="preserve"> on the carrier of the serving cell and PUSCH transmission carrying aperiodic CSI </w:t>
      </w:r>
      <w:r w:rsidRPr="00982E91">
        <w:rPr>
          <w:color w:val="000000"/>
          <w:szCs w:val="20"/>
        </w:rPr>
        <w:lastRenderedPageBreak/>
        <w:t xml:space="preserve">happen to overlap in the same symbol and that can result in uplink transmissions beyond the UE’s indicated uplink carrier aggregation capability included in the </w:t>
      </w:r>
      <w:r w:rsidRPr="00982E91">
        <w:rPr>
          <w:i/>
          <w:color w:val="000000"/>
          <w:szCs w:val="20"/>
        </w:rPr>
        <w:t xml:space="preserve">SRS_capability </w:t>
      </w:r>
      <w:r w:rsidRPr="00982E91">
        <w:rPr>
          <w:color w:val="000000"/>
          <w:szCs w:val="20"/>
        </w:rPr>
        <w:t xml:space="preserve">[13, TS 38.306]. </w:t>
      </w:r>
    </w:p>
    <w:p w14:paraId="55C34E96" w14:textId="77777777" w:rsidR="00982E91" w:rsidRPr="00982E91" w:rsidRDefault="00982E91" w:rsidP="00982E91">
      <w:pPr>
        <w:rPr>
          <w:color w:val="000000"/>
          <w:szCs w:val="20"/>
        </w:rPr>
      </w:pPr>
      <w:r w:rsidRPr="00982E91">
        <w:rPr>
          <w:color w:val="000000"/>
          <w:szCs w:val="20"/>
        </w:rPr>
        <w:t xml:space="preserve">For a carrier of a serving cell with </w:t>
      </w:r>
      <w:r w:rsidRPr="00982E91">
        <w:rPr>
          <w:color w:val="000000"/>
          <w:szCs w:val="20"/>
          <w:lang w:eastAsia="zh-CN"/>
        </w:rPr>
        <w:t>slot formats comprised of DL and UL symbols,</w:t>
      </w:r>
      <w:r w:rsidRPr="00982E91">
        <w:rPr>
          <w:color w:val="000000"/>
          <w:szCs w:val="20"/>
        </w:rPr>
        <w:t xml:space="preserve"> not configured for PUSCH/PUCCH transmission, the UE shall drop PUCCH/PUSCH transmission carrying periodic CSI comprising only CQI/PMI, and/or SRS transmission on another serving cell configured for PUSCH/PUCCH transmission whenever the transmission and SRS transmission (including any interruption due to uplink or downlink RF retuning time [11, TS 38.133] as defined by higher layer parameters </w:t>
      </w:r>
      <w:r w:rsidRPr="00982E91">
        <w:rPr>
          <w:i/>
          <w:color w:val="000000"/>
          <w:szCs w:val="20"/>
        </w:rPr>
        <w:t>rf-RetuningTimeUL</w:t>
      </w:r>
      <w:r w:rsidRPr="00982E91">
        <w:rPr>
          <w:color w:val="000000"/>
          <w:szCs w:val="20"/>
        </w:rPr>
        <w:t xml:space="preserve"> and</w:t>
      </w:r>
      <w:r w:rsidRPr="00982E91">
        <w:rPr>
          <w:i/>
          <w:color w:val="000000"/>
          <w:szCs w:val="20"/>
        </w:rPr>
        <w:t xml:space="preserve"> rf-RetuningTimeDL)</w:t>
      </w:r>
      <w:r w:rsidRPr="00982E91">
        <w:rPr>
          <w:color w:val="000000"/>
          <w:szCs w:val="20"/>
        </w:rPr>
        <w:t xml:space="preserve"> on the serving cell happen to overlap in the same symbol and that can result in uplink transmissions beyond the UE’s indicated uplink carrier aggregation capability included in the </w:t>
      </w:r>
      <w:r w:rsidRPr="00982E91">
        <w:rPr>
          <w:i/>
          <w:color w:val="000000"/>
          <w:szCs w:val="20"/>
        </w:rPr>
        <w:t xml:space="preserve">SRS_capability </w:t>
      </w:r>
      <w:r w:rsidRPr="00982E91">
        <w:rPr>
          <w:color w:val="000000"/>
          <w:szCs w:val="20"/>
        </w:rPr>
        <w:t xml:space="preserve">[13, TS 38.306]. </w:t>
      </w:r>
    </w:p>
    <w:p w14:paraId="40AAB712" w14:textId="77777777" w:rsidR="00982E91" w:rsidRPr="00982E91" w:rsidRDefault="00982E91" w:rsidP="00982E91">
      <w:pPr>
        <w:rPr>
          <w:szCs w:val="20"/>
        </w:rPr>
      </w:pPr>
      <w:r w:rsidRPr="00982E91">
        <w:rPr>
          <w:szCs w:val="20"/>
        </w:rPr>
        <w:t xml:space="preserve">For </w:t>
      </w:r>
      <w:r w:rsidRPr="00982E91">
        <w:rPr>
          <w:color w:val="000000"/>
          <w:szCs w:val="20"/>
        </w:rPr>
        <w:t xml:space="preserve">a carrier of </w:t>
      </w:r>
      <w:r w:rsidRPr="00982E91">
        <w:rPr>
          <w:szCs w:val="20"/>
        </w:rPr>
        <w:t xml:space="preserve">a serving cell with </w:t>
      </w:r>
      <w:r w:rsidRPr="00982E91">
        <w:rPr>
          <w:szCs w:val="20"/>
          <w:lang w:eastAsia="zh-CN"/>
        </w:rPr>
        <w:t>slot formats comprised of DL and UL symbols,</w:t>
      </w:r>
      <w:r w:rsidRPr="00982E91">
        <w:rPr>
          <w:szCs w:val="20"/>
        </w:rPr>
        <w:t xml:space="preserve"> not configured for PUSCH/PUCCH transmission, the UE shall drop PUSCH transmission carrying aperiodic CSI comprising only CQI/PMI whenever the transmission and aperiodic SRS transmission (including any interruption due to uplink or downlink RF retuning time [11, TS 38.133]) as defined by higher layer parameters </w:t>
      </w:r>
      <w:r w:rsidRPr="00982E91">
        <w:rPr>
          <w:i/>
          <w:szCs w:val="20"/>
        </w:rPr>
        <w:t>rf-RetuningTimeUL</w:t>
      </w:r>
      <w:r w:rsidRPr="00982E91">
        <w:rPr>
          <w:szCs w:val="20"/>
        </w:rPr>
        <w:t xml:space="preserve"> and</w:t>
      </w:r>
      <w:r w:rsidRPr="00982E91">
        <w:rPr>
          <w:i/>
          <w:szCs w:val="20"/>
        </w:rPr>
        <w:t xml:space="preserve"> rf-RetuningTimeDL)</w:t>
      </w:r>
      <w:r w:rsidRPr="00982E91">
        <w:rPr>
          <w:szCs w:val="20"/>
        </w:rPr>
        <w:t xml:space="preserve"> on the carrier of the serving cell happen to overlap in the same symbol and that can result in uplink transmissions beyond the UE’s indicated uplink carrier aggregation capability included in the </w:t>
      </w:r>
      <w:r w:rsidRPr="00982E91">
        <w:rPr>
          <w:i/>
          <w:szCs w:val="20"/>
        </w:rPr>
        <w:t xml:space="preserve">SRS_capability </w:t>
      </w:r>
      <w:r w:rsidRPr="00982E91">
        <w:rPr>
          <w:szCs w:val="20"/>
        </w:rPr>
        <w:t>[13, TS 38.306].</w:t>
      </w:r>
    </w:p>
    <w:p w14:paraId="703DFA90" w14:textId="77777777" w:rsidR="00982E91" w:rsidRPr="00982E91" w:rsidRDefault="00982E91" w:rsidP="00982E91">
      <w:pPr>
        <w:rPr>
          <w:color w:val="000000"/>
          <w:szCs w:val="20"/>
        </w:rPr>
      </w:pPr>
      <w:r w:rsidRPr="00982E91">
        <w:rPr>
          <w:color w:val="000000"/>
          <w:szCs w:val="20"/>
        </w:rPr>
        <w:t xml:space="preserve">For an aperiodic SRS triggered in DCI format 2_3 and if the UE is configured with higher layer parameter </w:t>
      </w:r>
      <w:r w:rsidRPr="00982E91">
        <w:rPr>
          <w:i/>
          <w:szCs w:val="20"/>
        </w:rPr>
        <w:t>srs-TPC-PDCCH-Group</w:t>
      </w:r>
      <w:r w:rsidRPr="00982E91">
        <w:rPr>
          <w:color w:val="000000"/>
          <w:szCs w:val="20"/>
        </w:rPr>
        <w:t xml:space="preserve"> set to ‘typeA’, and given by </w:t>
      </w:r>
      <w:r w:rsidRPr="00982E91">
        <w:rPr>
          <w:i/>
          <w:szCs w:val="20"/>
        </w:rPr>
        <w:t>SRS-CarrierSwitching,</w:t>
      </w:r>
      <w:r w:rsidRPr="00982E91">
        <w:rPr>
          <w:color w:val="000000"/>
          <w:szCs w:val="20"/>
        </w:rPr>
        <w:t xml:space="preserve"> without PUSCH/PUCCH transmission, the order of the triggered SRS transmission on the serving cells follow the order of the serving cells in the indicated set of serving cells configured by higher layers,</w:t>
      </w:r>
      <w:r w:rsidRPr="00982E91">
        <w:rPr>
          <w:szCs w:val="20"/>
        </w:rPr>
        <w:t xml:space="preserve"> </w:t>
      </w:r>
      <w:r w:rsidRPr="00982E91">
        <w:rPr>
          <w:color w:val="000000"/>
          <w:szCs w:val="20"/>
        </w:rPr>
        <w:t xml:space="preserve">where the UE in each serving cell transmits the configured one or two SRS resource set(s) with higher layer parameter </w:t>
      </w:r>
      <w:del w:id="759" w:author="作成者" w:date="2018-07-19T12:26:00Z">
        <w:r w:rsidRPr="00982E91">
          <w:rPr>
            <w:i/>
            <w:color w:val="000000"/>
            <w:szCs w:val="20"/>
          </w:rPr>
          <w:delText>SRS-SetUse</w:delText>
        </w:r>
      </w:del>
      <w:ins w:id="760" w:author="作成者" w:date="2018-07-19T12:26:00Z">
        <w:r w:rsidRPr="00982E91">
          <w:rPr>
            <w:rFonts w:eastAsia="Malgun Gothic" w:hint="eastAsia"/>
            <w:i/>
            <w:color w:val="000000"/>
            <w:szCs w:val="20"/>
            <w:lang w:eastAsia="zh-CN"/>
          </w:rPr>
          <w:t>usage</w:t>
        </w:r>
      </w:ins>
      <w:r w:rsidRPr="00982E91">
        <w:rPr>
          <w:color w:val="000000"/>
          <w:szCs w:val="20"/>
        </w:rPr>
        <w:t xml:space="preserve"> set to ‘antenna switching’ and higher layer parameter </w:t>
      </w:r>
      <w:r w:rsidRPr="00982E91">
        <w:rPr>
          <w:i/>
          <w:color w:val="000000"/>
          <w:szCs w:val="20"/>
        </w:rPr>
        <w:t>resourceType</w:t>
      </w:r>
      <w:r w:rsidRPr="00982E91">
        <w:rPr>
          <w:color w:val="000000"/>
          <w:szCs w:val="20"/>
        </w:rPr>
        <w:t xml:space="preserve"> in </w:t>
      </w:r>
      <w:r w:rsidRPr="00982E91">
        <w:rPr>
          <w:i/>
          <w:color w:val="000000"/>
          <w:szCs w:val="20"/>
        </w:rPr>
        <w:t>SRS-ResourceSet</w:t>
      </w:r>
      <w:r w:rsidRPr="00982E91">
        <w:rPr>
          <w:color w:val="000000"/>
          <w:szCs w:val="20"/>
        </w:rPr>
        <w:t xml:space="preserve"> set to ‘aperiodic’.  </w:t>
      </w:r>
    </w:p>
    <w:p w14:paraId="14C25C07" w14:textId="77777777" w:rsidR="00982E91" w:rsidRPr="00982E91" w:rsidRDefault="00982E91" w:rsidP="00982E91">
      <w:pPr>
        <w:rPr>
          <w:color w:val="000000"/>
          <w:szCs w:val="20"/>
        </w:rPr>
      </w:pPr>
      <w:r w:rsidRPr="00982E91">
        <w:rPr>
          <w:color w:val="000000"/>
          <w:szCs w:val="20"/>
        </w:rPr>
        <w:t xml:space="preserve">For an aperiodic SRS triggered in DCI format 2_3 and if the UE is configured with higher layer parameter </w:t>
      </w:r>
      <w:r w:rsidRPr="00982E91">
        <w:rPr>
          <w:i/>
          <w:szCs w:val="20"/>
        </w:rPr>
        <w:t>srs-TPC-PDCCH-Group</w:t>
      </w:r>
      <w:r w:rsidRPr="00982E91">
        <w:rPr>
          <w:color w:val="000000"/>
          <w:szCs w:val="20"/>
        </w:rPr>
        <w:t xml:space="preserve"> set to ‘typeB’ without PUSCH/PUCCH transmission, the order of the triggered SRS transmission on the serving cells follow the order of the serving cells with aperiodic SRS triggered in the DCI, and the UE in each serving cell transmits the configured one or two SRS resource set(s) with higher layer parameter </w:t>
      </w:r>
      <w:del w:id="761" w:author="作成者" w:date="2018-07-19T12:26:00Z">
        <w:r w:rsidRPr="00982E91">
          <w:rPr>
            <w:i/>
            <w:color w:val="000000"/>
            <w:szCs w:val="20"/>
          </w:rPr>
          <w:delText>SRS-SetUse</w:delText>
        </w:r>
      </w:del>
      <w:ins w:id="762" w:author="作成者" w:date="2018-07-19T12:26:00Z">
        <w:r w:rsidRPr="00982E91">
          <w:rPr>
            <w:rFonts w:eastAsia="Malgun Gothic" w:hint="eastAsia"/>
            <w:i/>
            <w:color w:val="000000"/>
            <w:szCs w:val="20"/>
            <w:lang w:eastAsia="zh-CN"/>
          </w:rPr>
          <w:t>usage</w:t>
        </w:r>
      </w:ins>
      <w:r w:rsidRPr="00982E91">
        <w:rPr>
          <w:color w:val="000000"/>
          <w:szCs w:val="20"/>
        </w:rPr>
        <w:t xml:space="preserve"> set to ‘antenna switching’ and higher layer parameter </w:t>
      </w:r>
      <w:r w:rsidRPr="00982E91">
        <w:rPr>
          <w:i/>
          <w:color w:val="000000"/>
          <w:szCs w:val="20"/>
        </w:rPr>
        <w:t>resourceType</w:t>
      </w:r>
      <w:r w:rsidRPr="00982E91">
        <w:rPr>
          <w:color w:val="000000"/>
          <w:szCs w:val="20"/>
        </w:rPr>
        <w:t xml:space="preserve"> in </w:t>
      </w:r>
      <w:r w:rsidRPr="00982E91">
        <w:rPr>
          <w:i/>
          <w:color w:val="000000"/>
          <w:szCs w:val="20"/>
        </w:rPr>
        <w:t>SRS-ResourceSet</w:t>
      </w:r>
      <w:r w:rsidRPr="00982E91">
        <w:rPr>
          <w:color w:val="000000"/>
          <w:szCs w:val="20"/>
        </w:rPr>
        <w:t xml:space="preserve"> set to ‘aperiodic’.</w:t>
      </w:r>
    </w:p>
    <w:p w14:paraId="7F5139CD" w14:textId="77777777" w:rsidR="00982E91" w:rsidRPr="00982E91" w:rsidRDefault="00982E91" w:rsidP="00982E91">
      <w:pPr>
        <w:rPr>
          <w:szCs w:val="20"/>
        </w:rPr>
      </w:pPr>
      <w:r w:rsidRPr="00982E91">
        <w:rPr>
          <w:color w:val="000000"/>
          <w:szCs w:val="20"/>
        </w:rPr>
        <w:t xml:space="preserve">A UE can be configured with SRS resource(s) on a carrier </w:t>
      </w:r>
      <w:r w:rsidRPr="00982E91">
        <w:rPr>
          <w:i/>
          <w:iCs/>
          <w:color w:val="000000"/>
          <w:szCs w:val="20"/>
        </w:rPr>
        <w:t>c</w:t>
      </w:r>
      <w:r w:rsidRPr="00982E91">
        <w:rPr>
          <w:i/>
          <w:iCs/>
          <w:color w:val="000000"/>
          <w:szCs w:val="20"/>
          <w:vertAlign w:val="subscript"/>
        </w:rPr>
        <w:t>1</w:t>
      </w:r>
      <w:r w:rsidRPr="00982E91">
        <w:rPr>
          <w:color w:val="000000"/>
          <w:szCs w:val="20"/>
        </w:rPr>
        <w:t xml:space="preserve"> with slot formats comprised of DL and UL symbols and not configured for PUSCH/PUCCH transmission. For carrier </w:t>
      </w:r>
      <w:r w:rsidRPr="00982E91">
        <w:rPr>
          <w:i/>
          <w:iCs/>
          <w:color w:val="000000"/>
          <w:szCs w:val="20"/>
        </w:rPr>
        <w:t>c</w:t>
      </w:r>
      <w:r w:rsidRPr="00982E91">
        <w:rPr>
          <w:i/>
          <w:iCs/>
          <w:color w:val="000000"/>
          <w:szCs w:val="20"/>
          <w:vertAlign w:val="subscript"/>
        </w:rPr>
        <w:t>1</w:t>
      </w:r>
      <w:r w:rsidRPr="00982E91">
        <w:rPr>
          <w:color w:val="000000"/>
          <w:szCs w:val="20"/>
        </w:rPr>
        <w:t xml:space="preserve">, the UE is configured with higher layer parameter </w:t>
      </w:r>
      <w:r w:rsidRPr="00982E91">
        <w:rPr>
          <w:i/>
          <w:iCs/>
          <w:color w:val="000000"/>
          <w:szCs w:val="20"/>
        </w:rPr>
        <w:t>srs-SwitchFromServCellIndex</w:t>
      </w:r>
      <w:r w:rsidRPr="00982E91">
        <w:rPr>
          <w:color w:val="000000"/>
          <w:szCs w:val="20"/>
        </w:rPr>
        <w:t xml:space="preserve"> and </w:t>
      </w:r>
      <w:r w:rsidRPr="00982E91">
        <w:rPr>
          <w:i/>
          <w:iCs/>
          <w:color w:val="000000"/>
          <w:szCs w:val="20"/>
        </w:rPr>
        <w:t>srs-SwitchFromCarrier</w:t>
      </w:r>
      <w:r w:rsidRPr="00982E91">
        <w:rPr>
          <w:color w:val="000000"/>
          <w:szCs w:val="20"/>
        </w:rPr>
        <w:t xml:space="preserve"> the switching from carrier </w:t>
      </w:r>
      <w:r w:rsidRPr="00982E91">
        <w:rPr>
          <w:i/>
          <w:iCs/>
          <w:color w:val="000000"/>
          <w:szCs w:val="20"/>
        </w:rPr>
        <w:t>c</w:t>
      </w:r>
      <w:r w:rsidRPr="00982E91">
        <w:rPr>
          <w:i/>
          <w:iCs/>
          <w:color w:val="000000"/>
          <w:szCs w:val="20"/>
          <w:vertAlign w:val="subscript"/>
        </w:rPr>
        <w:t>2</w:t>
      </w:r>
      <w:r w:rsidRPr="00982E91">
        <w:rPr>
          <w:color w:val="000000"/>
          <w:szCs w:val="20"/>
        </w:rPr>
        <w:t xml:space="preserve"> which is configured for PUSCH/PUCCH transmission. During SRS transmission on carrier </w:t>
      </w:r>
      <w:r w:rsidRPr="00982E91">
        <w:rPr>
          <w:i/>
          <w:iCs/>
          <w:color w:val="000000"/>
          <w:szCs w:val="20"/>
        </w:rPr>
        <w:t>c</w:t>
      </w:r>
      <w:r w:rsidRPr="00982E91">
        <w:rPr>
          <w:i/>
          <w:iCs/>
          <w:color w:val="000000"/>
          <w:szCs w:val="20"/>
          <w:vertAlign w:val="subscript"/>
        </w:rPr>
        <w:t xml:space="preserve">1 </w:t>
      </w:r>
      <w:r w:rsidRPr="00982E91">
        <w:rPr>
          <w:color w:val="000000"/>
          <w:szCs w:val="20"/>
        </w:rPr>
        <w:t xml:space="preserve">(including any interruption due to uplink or downlink RF retuning time [11, TS 38.133] as defined by higher layer parameters </w:t>
      </w:r>
      <w:r w:rsidRPr="00982E91">
        <w:rPr>
          <w:i/>
          <w:iCs/>
          <w:color w:val="000000"/>
          <w:szCs w:val="20"/>
        </w:rPr>
        <w:t>rf-RetuningTimeUL</w:t>
      </w:r>
      <w:r w:rsidRPr="00982E91">
        <w:rPr>
          <w:color w:val="000000"/>
          <w:szCs w:val="20"/>
        </w:rPr>
        <w:t xml:space="preserve"> and</w:t>
      </w:r>
      <w:r w:rsidRPr="00982E91">
        <w:rPr>
          <w:i/>
          <w:iCs/>
          <w:color w:val="000000"/>
          <w:szCs w:val="20"/>
        </w:rPr>
        <w:t xml:space="preserve"> rf-RetuningTimeDL</w:t>
      </w:r>
      <w:r w:rsidRPr="00982E91">
        <w:rPr>
          <w:color w:val="000000"/>
          <w:szCs w:val="20"/>
        </w:rPr>
        <w:t xml:space="preserve">), the UE temporarily suspends the uplink transmission on carrier </w:t>
      </w:r>
      <w:r w:rsidRPr="00982E91">
        <w:rPr>
          <w:i/>
          <w:iCs/>
          <w:color w:val="000000"/>
          <w:szCs w:val="20"/>
        </w:rPr>
        <w:t>c</w:t>
      </w:r>
      <w:r w:rsidRPr="00982E91">
        <w:rPr>
          <w:i/>
          <w:iCs/>
          <w:color w:val="000000"/>
          <w:szCs w:val="20"/>
          <w:vertAlign w:val="subscript"/>
        </w:rPr>
        <w:t>2</w:t>
      </w:r>
      <w:r w:rsidRPr="00982E91">
        <w:rPr>
          <w:szCs w:val="20"/>
        </w:rPr>
        <w:t>.</w:t>
      </w:r>
    </w:p>
    <w:p w14:paraId="6A2375B1" w14:textId="77777777" w:rsidR="00982E91" w:rsidRPr="00982E91" w:rsidRDefault="00982E91" w:rsidP="00982E91">
      <w:pPr>
        <w:autoSpaceDN w:val="0"/>
        <w:rPr>
          <w:szCs w:val="20"/>
        </w:rPr>
      </w:pPr>
      <w:r w:rsidRPr="00982E91">
        <w:rPr>
          <w:color w:val="000000"/>
          <w:szCs w:val="20"/>
        </w:rPr>
        <w:t>If the UE is not configured for PUSCH/PUCCH transmission on carrier</w:t>
      </w:r>
      <w:r w:rsidRPr="00982E91">
        <w:rPr>
          <w:i/>
          <w:iCs/>
          <w:color w:val="000000"/>
          <w:szCs w:val="20"/>
        </w:rPr>
        <w:t xml:space="preserve"> c</w:t>
      </w:r>
      <w:r w:rsidRPr="00982E91">
        <w:rPr>
          <w:i/>
          <w:iCs/>
          <w:color w:val="000000"/>
          <w:szCs w:val="20"/>
          <w:vertAlign w:val="subscript"/>
        </w:rPr>
        <w:t xml:space="preserve">1 </w:t>
      </w:r>
      <w:r w:rsidRPr="00982E91">
        <w:rPr>
          <w:color w:val="000000"/>
          <w:szCs w:val="20"/>
        </w:rPr>
        <w:t xml:space="preserve">with slot formats comprised of DL and UL symbols, and if the UE is not capable of simultaneous reception and transmission on carrier </w:t>
      </w:r>
      <w:r w:rsidRPr="00982E91">
        <w:rPr>
          <w:i/>
          <w:iCs/>
          <w:color w:val="000000"/>
          <w:szCs w:val="20"/>
        </w:rPr>
        <w:t>c</w:t>
      </w:r>
      <w:r w:rsidRPr="00982E91">
        <w:rPr>
          <w:i/>
          <w:iCs/>
          <w:color w:val="000000"/>
          <w:szCs w:val="20"/>
          <w:vertAlign w:val="subscript"/>
        </w:rPr>
        <w:t>1</w:t>
      </w:r>
      <w:r w:rsidRPr="00982E91">
        <w:rPr>
          <w:color w:val="000000"/>
          <w:szCs w:val="20"/>
          <w:vertAlign w:val="subscript"/>
        </w:rPr>
        <w:t xml:space="preserve"> </w:t>
      </w:r>
      <w:r w:rsidRPr="00982E91">
        <w:rPr>
          <w:color w:val="000000"/>
          <w:szCs w:val="20"/>
        </w:rPr>
        <w:t>and serving cell</w:t>
      </w:r>
      <w:r w:rsidRPr="00982E91">
        <w:rPr>
          <w:i/>
          <w:iCs/>
          <w:color w:val="000000"/>
          <w:szCs w:val="20"/>
        </w:rPr>
        <w:t xml:space="preserve"> c</w:t>
      </w:r>
      <w:r w:rsidRPr="00982E91">
        <w:rPr>
          <w:i/>
          <w:iCs/>
          <w:color w:val="000000"/>
          <w:szCs w:val="20"/>
          <w:vertAlign w:val="subscript"/>
        </w:rPr>
        <w:t>2</w:t>
      </w:r>
      <w:r w:rsidRPr="00982E91">
        <w:rPr>
          <w:color w:val="000000"/>
          <w:szCs w:val="20"/>
        </w:rPr>
        <w:t>, the UE is not expected to be configured or indicated with SRS resource(s) such that SRS transmission on carrier</w:t>
      </w:r>
      <w:r w:rsidRPr="00982E91">
        <w:rPr>
          <w:i/>
          <w:iCs/>
          <w:color w:val="000000"/>
          <w:szCs w:val="20"/>
        </w:rPr>
        <w:t xml:space="preserve"> c</w:t>
      </w:r>
      <w:r w:rsidRPr="00982E91">
        <w:rPr>
          <w:i/>
          <w:iCs/>
          <w:color w:val="000000"/>
          <w:szCs w:val="20"/>
          <w:vertAlign w:val="subscript"/>
        </w:rPr>
        <w:t>1</w:t>
      </w:r>
      <w:r w:rsidRPr="00982E91">
        <w:rPr>
          <w:color w:val="000000"/>
          <w:szCs w:val="20"/>
        </w:rPr>
        <w:t xml:space="preserve"> (including any interruption due to uplink or downlink RF retuning time [11, TS 38.133] as defined by higher layer parameters </w:t>
      </w:r>
      <w:r w:rsidRPr="00982E91">
        <w:rPr>
          <w:i/>
          <w:iCs/>
          <w:color w:val="000000"/>
          <w:szCs w:val="20"/>
        </w:rPr>
        <w:t>rf-RetuningTimeUL</w:t>
      </w:r>
      <w:r w:rsidRPr="00982E91">
        <w:rPr>
          <w:color w:val="000000"/>
          <w:szCs w:val="20"/>
        </w:rPr>
        <w:t xml:space="preserve"> and</w:t>
      </w:r>
      <w:r w:rsidRPr="00982E91">
        <w:rPr>
          <w:i/>
          <w:iCs/>
          <w:color w:val="000000"/>
          <w:szCs w:val="20"/>
        </w:rPr>
        <w:t xml:space="preserve"> rf-RetuningTimeDL</w:t>
      </w:r>
      <w:r w:rsidRPr="00982E91">
        <w:rPr>
          <w:color w:val="000000"/>
          <w:szCs w:val="20"/>
        </w:rPr>
        <w:t>) would collide with the REs corresponding to the SS/PBCH blocks configured for the UE or the slots belonging to a control resource set indicated by [</w:t>
      </w:r>
      <w:r w:rsidRPr="00982E91">
        <w:rPr>
          <w:i/>
          <w:color w:val="000000"/>
          <w:szCs w:val="20"/>
        </w:rPr>
        <w:t>SystemInformationBlockType0</w:t>
      </w:r>
      <w:r w:rsidRPr="00982E91">
        <w:rPr>
          <w:color w:val="000000"/>
          <w:szCs w:val="20"/>
        </w:rPr>
        <w:t>] or [</w:t>
      </w:r>
      <w:r w:rsidRPr="00982E91">
        <w:rPr>
          <w:i/>
          <w:color w:val="000000"/>
          <w:szCs w:val="20"/>
        </w:rPr>
        <w:t>SystemInformationBlockType1</w:t>
      </w:r>
      <w:r w:rsidRPr="00982E91">
        <w:rPr>
          <w:color w:val="000000"/>
          <w:szCs w:val="20"/>
        </w:rPr>
        <w:t>] on serving cell</w:t>
      </w:r>
      <w:r w:rsidRPr="00982E91">
        <w:rPr>
          <w:i/>
          <w:iCs/>
          <w:color w:val="000000"/>
          <w:szCs w:val="20"/>
        </w:rPr>
        <w:t xml:space="preserve"> c</w:t>
      </w:r>
      <w:r w:rsidRPr="00982E91">
        <w:rPr>
          <w:i/>
          <w:iCs/>
          <w:color w:val="000000"/>
          <w:szCs w:val="20"/>
          <w:vertAlign w:val="subscript"/>
        </w:rPr>
        <w:t>2</w:t>
      </w:r>
      <w:r w:rsidRPr="00982E91">
        <w:rPr>
          <w:color w:val="000000"/>
          <w:szCs w:val="20"/>
        </w:rPr>
        <w:t>.</w:t>
      </w:r>
    </w:p>
    <w:p w14:paraId="6D66E9D4" w14:textId="77777777" w:rsidR="00982E91" w:rsidRPr="00982E91" w:rsidRDefault="00982E91" w:rsidP="00982E91">
      <w:pPr>
        <w:autoSpaceDN w:val="0"/>
        <w:rPr>
          <w:szCs w:val="20"/>
          <w:lang w:eastAsia="en-GB"/>
        </w:rPr>
      </w:pPr>
      <w:r w:rsidRPr="00982E91">
        <w:rPr>
          <w:szCs w:val="20"/>
          <w:lang w:eastAsia="en-GB"/>
        </w:rPr>
        <w:t xml:space="preserve">For </w:t>
      </w:r>
      <w:r w:rsidRPr="00982E91">
        <w:rPr>
          <w:i/>
          <w:szCs w:val="20"/>
          <w:lang w:eastAsia="en-GB"/>
        </w:rPr>
        <w:t>n</w:t>
      </w:r>
      <w:r w:rsidRPr="00982E91">
        <w:rPr>
          <w:szCs w:val="20"/>
          <w:lang w:eastAsia="en-GB"/>
        </w:rPr>
        <w:t>-th (</w:t>
      </w:r>
      <w:r w:rsidRPr="00982E91">
        <w:rPr>
          <w:i/>
          <w:szCs w:val="20"/>
          <w:lang w:eastAsia="en-GB"/>
        </w:rPr>
        <w:t xml:space="preserve">n ≥ </w:t>
      </w:r>
      <w:r w:rsidRPr="00982E91">
        <w:rPr>
          <w:szCs w:val="20"/>
          <w:lang w:eastAsia="en-GB"/>
        </w:rPr>
        <w:t xml:space="preserve">1) aperiodic SRS transmission on a cell </w:t>
      </w:r>
      <w:r w:rsidRPr="00982E91">
        <w:rPr>
          <w:i/>
          <w:szCs w:val="20"/>
          <w:lang w:eastAsia="en-GB"/>
        </w:rPr>
        <w:t>c</w:t>
      </w:r>
      <w:r w:rsidRPr="00982E91">
        <w:rPr>
          <w:szCs w:val="20"/>
          <w:lang w:eastAsia="en-GB"/>
        </w:rPr>
        <w:t>, upon detection of a positive SRS request on a grant, the UE shall commence this SRS transmission on the configured symbol and slot provided</w:t>
      </w:r>
    </w:p>
    <w:p w14:paraId="202564C0"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it is no earlier than the summation of</w:t>
      </w:r>
    </w:p>
    <w:p w14:paraId="5596E19B" w14:textId="77777777" w:rsidR="00982E91" w:rsidRPr="00982E91" w:rsidRDefault="00982E91" w:rsidP="00982E91">
      <w:pPr>
        <w:ind w:left="851"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 xml:space="preserve">the maximum time duration between the two durations spanned by N OFDM symbols of the numerology of cell </w:t>
      </w:r>
      <w:r w:rsidRPr="00982E91">
        <w:rPr>
          <w:rFonts w:ascii="Times New Roman" w:eastAsia="MS Mincho" w:hAnsi="Times New Roman"/>
          <w:i/>
          <w:szCs w:val="20"/>
        </w:rPr>
        <w:t>c</w:t>
      </w:r>
      <w:r w:rsidRPr="00982E91">
        <w:rPr>
          <w:rFonts w:ascii="Times New Roman" w:eastAsia="MS Mincho" w:hAnsi="Times New Roman"/>
          <w:szCs w:val="20"/>
        </w:rPr>
        <w:t xml:space="preserve"> and the cell carrying the grant respectively, and</w:t>
      </w:r>
    </w:p>
    <w:p w14:paraId="1859D891" w14:textId="77777777" w:rsidR="00982E91" w:rsidRPr="00982E91" w:rsidRDefault="00982E91" w:rsidP="00982E91">
      <w:pPr>
        <w:ind w:left="851" w:hanging="284"/>
        <w:rPr>
          <w:rFonts w:ascii="Times New Roman" w:eastAsia="MS Mincho" w:hAnsi="Times New Roman"/>
          <w:i/>
          <w:szCs w:val="20"/>
        </w:rPr>
      </w:pPr>
      <w:r w:rsidRPr="00982E91">
        <w:rPr>
          <w:rFonts w:ascii="Times New Roman" w:eastAsia="MS Mincho" w:hAnsi="Times New Roman"/>
          <w:szCs w:val="20"/>
        </w:rPr>
        <w:t>-</w:t>
      </w:r>
      <w:r w:rsidRPr="00982E91">
        <w:rPr>
          <w:rFonts w:ascii="Times New Roman" w:eastAsia="MS Mincho" w:hAnsi="Times New Roman"/>
          <w:szCs w:val="20"/>
        </w:rPr>
        <w:tab/>
        <w:t xml:space="preserve">the UL or DL RF retuning time [11, TS 38.133] as defined by higher layer parameters </w:t>
      </w:r>
      <w:r w:rsidRPr="00982E91">
        <w:rPr>
          <w:rFonts w:ascii="Times New Roman" w:eastAsia="MS Mincho" w:hAnsi="Times New Roman"/>
          <w:i/>
          <w:szCs w:val="20"/>
        </w:rPr>
        <w:t>rf-RetuningTimeUL</w:t>
      </w:r>
      <w:r w:rsidRPr="00982E91">
        <w:rPr>
          <w:rFonts w:ascii="Times New Roman" w:eastAsia="MS Mincho" w:hAnsi="Times New Roman"/>
          <w:szCs w:val="20"/>
        </w:rPr>
        <w:t xml:space="preserve"> and </w:t>
      </w:r>
      <w:r w:rsidRPr="00982E91">
        <w:rPr>
          <w:rFonts w:ascii="Times New Roman" w:eastAsia="MS Mincho" w:hAnsi="Times New Roman"/>
          <w:i/>
          <w:szCs w:val="20"/>
        </w:rPr>
        <w:t>rf-RetuningTimeDL,</w:t>
      </w:r>
    </w:p>
    <w:p w14:paraId="49D603AC"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it does not collide with any previous SRS transmissions, or interruption due to UL or DL RF retuning time.</w:t>
      </w:r>
    </w:p>
    <w:p w14:paraId="3257C4E3" w14:textId="77777777" w:rsidR="00982E91" w:rsidRPr="00982E91" w:rsidRDefault="00982E91" w:rsidP="00982E91">
      <w:pPr>
        <w:ind w:left="270"/>
        <w:rPr>
          <w:rFonts w:ascii="Times New Roman" w:eastAsia="MS Mincho" w:hAnsi="Times New Roman"/>
          <w:szCs w:val="20"/>
        </w:rPr>
      </w:pPr>
      <w:r w:rsidRPr="00982E91">
        <w:rPr>
          <w:rFonts w:ascii="Times New Roman" w:eastAsia="MS Mincho" w:hAnsi="Times New Roman"/>
          <w:szCs w:val="20"/>
        </w:rPr>
        <w:t xml:space="preserve">Otherwise, </w:t>
      </w:r>
      <w:r w:rsidRPr="00982E91">
        <w:rPr>
          <w:rFonts w:ascii="Times New Roman" w:eastAsia="MS Mincho" w:hAnsi="Times New Roman"/>
          <w:i/>
          <w:szCs w:val="20"/>
        </w:rPr>
        <w:t>n</w:t>
      </w:r>
      <w:r w:rsidRPr="00982E91">
        <w:rPr>
          <w:rFonts w:ascii="Times New Roman" w:eastAsia="MS Mincho" w:hAnsi="Times New Roman"/>
          <w:szCs w:val="20"/>
        </w:rPr>
        <w:t>-th SRS transmission is dropped, where N is the reported capability as the minimum time interval in unit of symbols, between the DCI triggering and aperiodic SRS transmission.</w:t>
      </w:r>
    </w:p>
    <w:p w14:paraId="6C29056A" w14:textId="77777777" w:rsidR="00982E91" w:rsidRPr="00982E91" w:rsidRDefault="00982E91" w:rsidP="00982E91">
      <w:pPr>
        <w:autoSpaceDN w:val="0"/>
        <w:rPr>
          <w:color w:val="000000"/>
          <w:szCs w:val="20"/>
        </w:rPr>
      </w:pPr>
      <w:r w:rsidRPr="00982E91">
        <w:rPr>
          <w:color w:val="000000"/>
          <w:szCs w:val="20"/>
        </w:rPr>
        <w:t>In case of inter-band carrier aggregation, a UE can simultaneously transmit SRS and PUCCH/PUSCH across component carriers in different bands subject to the UE’s capability.</w:t>
      </w:r>
    </w:p>
    <w:p w14:paraId="7CC1A240" w14:textId="77777777" w:rsidR="00982E91" w:rsidRPr="00982E91" w:rsidRDefault="00982E91" w:rsidP="00982E91">
      <w:pPr>
        <w:jc w:val="both"/>
        <w:rPr>
          <w:rFonts w:eastAsia="SimSun"/>
          <w:szCs w:val="20"/>
          <w:lang w:eastAsia="zh-CN"/>
        </w:rPr>
      </w:pPr>
      <w:r w:rsidRPr="00982E91">
        <w:rPr>
          <w:color w:val="000000"/>
          <w:szCs w:val="20"/>
          <w:lang w:eastAsia="x-none"/>
        </w:rPr>
        <w:t>In case of inter-band carrier aggregation, a UE can simultaneously transmit PRACH and SRS/PUCCH/PUSCH across component carriers in different bands subject to UE’s capability.</w:t>
      </w:r>
    </w:p>
    <w:p w14:paraId="1D3A9798" w14:textId="77777777" w:rsidR="00112371" w:rsidRPr="00982E91" w:rsidRDefault="00112371" w:rsidP="00112371">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10516411" w14:textId="77777777" w:rsidR="00982E91" w:rsidRPr="00112371" w:rsidRDefault="00982E91" w:rsidP="00982E91">
      <w:pPr>
        <w:ind w:left="720" w:hanging="720"/>
        <w:rPr>
          <w:szCs w:val="20"/>
          <w:lang w:eastAsia="x-none"/>
        </w:rPr>
      </w:pPr>
    </w:p>
    <w:p w14:paraId="1D78A291" w14:textId="77777777" w:rsidR="00982E91" w:rsidRPr="00112371" w:rsidRDefault="00982E91" w:rsidP="00982E91">
      <w:pPr>
        <w:ind w:left="720" w:hanging="720"/>
        <w:rPr>
          <w:szCs w:val="20"/>
          <w:highlight w:val="green"/>
          <w:lang w:eastAsia="x-none"/>
        </w:rPr>
      </w:pPr>
      <w:r w:rsidRPr="00112371">
        <w:rPr>
          <w:szCs w:val="20"/>
          <w:highlight w:val="green"/>
          <w:lang w:eastAsia="x-none"/>
        </w:rPr>
        <w:t>Agreement</w:t>
      </w:r>
    </w:p>
    <w:p w14:paraId="3801459B" w14:textId="77777777" w:rsidR="00982E91" w:rsidRPr="00982E91" w:rsidRDefault="00982E91" w:rsidP="00982E91">
      <w:pPr>
        <w:ind w:left="720" w:hanging="720"/>
        <w:rPr>
          <w:szCs w:val="20"/>
          <w:lang w:eastAsia="x-none"/>
        </w:rPr>
      </w:pPr>
      <w:r w:rsidRPr="00982E91">
        <w:rPr>
          <w:szCs w:val="20"/>
          <w:lang w:eastAsia="x-none"/>
        </w:rPr>
        <w:t>Text proposal for 6.2.1 in TS38.214</w:t>
      </w:r>
    </w:p>
    <w:p w14:paraId="575B4CCE" w14:textId="07C5FAA1" w:rsidR="00112371" w:rsidRPr="00982E91" w:rsidRDefault="00112371" w:rsidP="00112371">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33D9EE37" w14:textId="77777777" w:rsidR="00982E91" w:rsidRPr="00982E91" w:rsidRDefault="00982E91" w:rsidP="00982E91">
      <w:pPr>
        <w:rPr>
          <w:rFonts w:eastAsia="DengXian"/>
          <w:szCs w:val="20"/>
        </w:rPr>
      </w:pPr>
      <w:r w:rsidRPr="00982E91">
        <w:rPr>
          <w:rFonts w:eastAsia="DengXian"/>
          <w:szCs w:val="20"/>
        </w:rPr>
        <w:t xml:space="preserve">The UE may be configured by the higher layer parameter </w:t>
      </w:r>
      <w:r w:rsidRPr="00982E91">
        <w:rPr>
          <w:rFonts w:eastAsia="DengXian"/>
          <w:i/>
          <w:szCs w:val="20"/>
        </w:rPr>
        <w:t xml:space="preserve">resourceMapping </w:t>
      </w:r>
      <w:r w:rsidRPr="00982E91">
        <w:rPr>
          <w:rFonts w:eastAsia="DengXian"/>
          <w:szCs w:val="20"/>
        </w:rPr>
        <w:t>in</w:t>
      </w:r>
      <w:r w:rsidRPr="00982E91">
        <w:rPr>
          <w:rFonts w:eastAsia="DengXian"/>
          <w:i/>
          <w:szCs w:val="20"/>
        </w:rPr>
        <w:t xml:space="preserve"> SRS-Resource</w:t>
      </w:r>
      <w:r w:rsidRPr="00982E91">
        <w:rPr>
          <w:rFonts w:eastAsia="DengXian"/>
          <w:szCs w:val="20"/>
        </w:rPr>
        <w:t xml:space="preserve"> with an SRS resource occupying a location within the last 6 symbols of the slot. </w:t>
      </w:r>
    </w:p>
    <w:p w14:paraId="4A947578" w14:textId="77777777" w:rsidR="00982E91" w:rsidRPr="00982E91" w:rsidRDefault="00982E91" w:rsidP="00982E91">
      <w:pPr>
        <w:rPr>
          <w:rFonts w:eastAsia="DengXian"/>
          <w:szCs w:val="20"/>
        </w:rPr>
      </w:pPr>
      <w:r w:rsidRPr="00982E91">
        <w:rPr>
          <w:rFonts w:eastAsia="DengXian"/>
          <w:szCs w:val="20"/>
        </w:rPr>
        <w:t xml:space="preserve">When PUSCH and SRS are transmitted in the same slot, the UE </w:t>
      </w:r>
      <w:del w:id="763" w:author="作成者" w:date="2018-06-28T17:47:00Z">
        <w:r w:rsidRPr="00982E91">
          <w:rPr>
            <w:rFonts w:eastAsia="DengXian"/>
            <w:szCs w:val="20"/>
          </w:rPr>
          <w:delText xml:space="preserve">may </w:delText>
        </w:r>
      </w:del>
      <w:ins w:id="764" w:author="作成者" w:date="2018-06-28T17:47:00Z">
        <w:r w:rsidRPr="00982E91">
          <w:rPr>
            <w:rFonts w:eastAsia="DengXian" w:hint="eastAsia"/>
            <w:szCs w:val="20"/>
            <w:lang w:eastAsia="zh-CN"/>
          </w:rPr>
          <w:t>can only</w:t>
        </w:r>
        <w:r w:rsidRPr="00982E91">
          <w:rPr>
            <w:rFonts w:eastAsia="DengXian"/>
            <w:szCs w:val="20"/>
          </w:rPr>
          <w:t xml:space="preserve"> </w:t>
        </w:r>
      </w:ins>
      <w:r w:rsidRPr="00982E91">
        <w:rPr>
          <w:rFonts w:eastAsia="DengXian"/>
          <w:szCs w:val="20"/>
        </w:rPr>
        <w:t>be configured to transmit SRS after the transmission of the PUSCH and the corresponding DM-RS.</w:t>
      </w:r>
    </w:p>
    <w:p w14:paraId="348AA7F6" w14:textId="77777777" w:rsidR="00112371" w:rsidRPr="00982E91" w:rsidRDefault="00112371" w:rsidP="00112371">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3C6B4CFE" w14:textId="77777777" w:rsidR="00982E91" w:rsidRPr="00982E91" w:rsidRDefault="00982E91" w:rsidP="00982E91">
      <w:pPr>
        <w:ind w:left="720" w:hanging="720"/>
        <w:rPr>
          <w:szCs w:val="20"/>
          <w:lang w:eastAsia="x-none"/>
        </w:rPr>
      </w:pPr>
    </w:p>
    <w:p w14:paraId="66143ECD" w14:textId="77777777" w:rsidR="00982E91" w:rsidRPr="00112371" w:rsidRDefault="00982E91" w:rsidP="00982E91">
      <w:pPr>
        <w:ind w:left="720" w:hanging="720"/>
        <w:rPr>
          <w:szCs w:val="20"/>
          <w:highlight w:val="green"/>
          <w:lang w:eastAsia="x-none"/>
        </w:rPr>
      </w:pPr>
      <w:r w:rsidRPr="00112371">
        <w:rPr>
          <w:szCs w:val="20"/>
          <w:highlight w:val="green"/>
          <w:lang w:eastAsia="x-none"/>
        </w:rPr>
        <w:lastRenderedPageBreak/>
        <w:t>Agreement</w:t>
      </w:r>
    </w:p>
    <w:p w14:paraId="31BA2A4C" w14:textId="38E6E521" w:rsidR="00982E91" w:rsidRDefault="00982E91" w:rsidP="00982E91">
      <w:pPr>
        <w:ind w:left="720" w:hanging="720"/>
        <w:rPr>
          <w:szCs w:val="20"/>
          <w:lang w:eastAsia="x-none"/>
        </w:rPr>
      </w:pPr>
      <w:r w:rsidRPr="00982E91">
        <w:rPr>
          <w:szCs w:val="20"/>
          <w:lang w:eastAsia="x-none"/>
        </w:rPr>
        <w:t>Text proposal for 6.2.1 in TS38.214</w:t>
      </w:r>
    </w:p>
    <w:p w14:paraId="46BBDC38" w14:textId="75F779E0" w:rsidR="00FA4964" w:rsidRPr="00982E91" w:rsidRDefault="00FA4964" w:rsidP="00FA4964">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4DF567B2" w14:textId="77777777" w:rsidR="00982E91" w:rsidRPr="00982E91" w:rsidRDefault="00982E91" w:rsidP="00982E91">
      <w:pPr>
        <w:ind w:left="720" w:hanging="720"/>
        <w:jc w:val="center"/>
        <w:rPr>
          <w:rFonts w:eastAsia="SimSun"/>
          <w:iCs/>
          <w:color w:val="0070C0"/>
          <w:szCs w:val="20"/>
          <w:lang w:eastAsia="zh-CN"/>
        </w:rPr>
      </w:pPr>
      <w:r w:rsidRPr="00982E91">
        <w:rPr>
          <w:rFonts w:eastAsia="SimSun"/>
          <w:iCs/>
          <w:color w:val="0070C0"/>
          <w:szCs w:val="20"/>
          <w:lang w:eastAsia="zh-CN"/>
        </w:rPr>
        <w:t xml:space="preserve">/************************ </w:t>
      </w:r>
      <w:r w:rsidRPr="00982E91">
        <w:rPr>
          <w:rFonts w:eastAsia="SimSun" w:hint="eastAsia"/>
          <w:iCs/>
          <w:color w:val="0070C0"/>
          <w:szCs w:val="20"/>
          <w:lang w:eastAsia="zh-CN"/>
        </w:rPr>
        <w:t>Omitted part</w:t>
      </w:r>
      <w:r w:rsidRPr="00982E91">
        <w:rPr>
          <w:rFonts w:eastAsia="SimSun"/>
          <w:iCs/>
          <w:color w:val="0070C0"/>
          <w:szCs w:val="20"/>
          <w:lang w:eastAsia="zh-CN"/>
        </w:rPr>
        <w:t xml:space="preserve"> **************************/</w:t>
      </w:r>
    </w:p>
    <w:p w14:paraId="5A97F972" w14:textId="77777777" w:rsidR="00982E91" w:rsidRPr="00982E91" w:rsidRDefault="00982E91" w:rsidP="00982E91">
      <w:pPr>
        <w:rPr>
          <w:rFonts w:eastAsia="DengXian"/>
          <w:szCs w:val="20"/>
        </w:rPr>
      </w:pPr>
      <w:r w:rsidRPr="00982E91">
        <w:rPr>
          <w:rFonts w:eastAsia="DengXian"/>
          <w:szCs w:val="20"/>
        </w:rPr>
        <w:t xml:space="preserve">For PUCCH formats 0 and 2, a UE shall not transmit SRS when semi-persistent and periodic SRS are configured in the same symbol(s) with PUCCH carrying only CSI report(s), or only L1-RSRP report(s) or if aperiodic SRS is configured and PUCCH consists of beam failure request. A UE shall not transmit SRS when semi-persistent or periodic SRS is configured or aperiodic SRS is triggered to be transmitted in the same symbol(s) with PUCCH carrying HARQ-ACK and/or SR. In the case that SRS is not transmitted due to overlap with PUCCH, only the SRS symbol(s) that overlap with PUCCH symbol(s) are dropped. PUCCH shall not be transmitted when aperiodic SRS is triggered to be transmitted to overlap in the same symbol with semi-persistent or periodic PUCCH carrying semi-persistent/periodic CSI report(s) or semi-persistent/periodic L1-RSRP report(s) only. </w:t>
      </w:r>
    </w:p>
    <w:p w14:paraId="134965D4" w14:textId="77777777" w:rsidR="00982E91" w:rsidRPr="00982E91" w:rsidRDefault="00982E91" w:rsidP="00982E91">
      <w:pPr>
        <w:rPr>
          <w:del w:id="765" w:author="作成者" w:date="2018-06-28T17:47:00Z"/>
          <w:rFonts w:eastAsia="DengXian"/>
          <w:szCs w:val="20"/>
        </w:rPr>
      </w:pPr>
      <w:del w:id="766" w:author="作成者" w:date="2018-06-28T17:47:00Z">
        <w:r w:rsidRPr="00982E91">
          <w:rPr>
            <w:rFonts w:eastAsia="DengXian"/>
            <w:szCs w:val="20"/>
          </w:rPr>
          <w:delText xml:space="preserve">A UE is not expected to be configured with aperiodic SRS and PUCCH formats 0 or 2 with aperiodic CSI report in the same symbol. </w:delText>
        </w:r>
      </w:del>
    </w:p>
    <w:p w14:paraId="01D44093" w14:textId="77777777" w:rsidR="00982E91" w:rsidRPr="00982E91" w:rsidRDefault="00982E91" w:rsidP="00982E91">
      <w:pPr>
        <w:rPr>
          <w:rFonts w:eastAsia="DengXian"/>
          <w:szCs w:val="20"/>
        </w:rPr>
      </w:pPr>
      <w:r w:rsidRPr="00982E91">
        <w:rPr>
          <w:rFonts w:eastAsia="DengXian"/>
          <w:szCs w:val="20"/>
        </w:rPr>
        <w:t>In case of intra-band carrier aggregation, a UE is not expected to be configured with SRS and PUSCH/UL DM-RS/UL PT-RS/PUCCH formats 1, 3 or 4 in the same symbol.</w:t>
      </w:r>
    </w:p>
    <w:p w14:paraId="46BDF09D" w14:textId="77777777" w:rsidR="00982E91" w:rsidRPr="00982E91" w:rsidRDefault="00982E91" w:rsidP="00982E91">
      <w:pPr>
        <w:rPr>
          <w:rFonts w:eastAsia="DengXian"/>
          <w:szCs w:val="20"/>
        </w:rPr>
      </w:pPr>
      <w:r w:rsidRPr="00982E91">
        <w:rPr>
          <w:rFonts w:eastAsia="DengXian"/>
          <w:szCs w:val="20"/>
        </w:rPr>
        <w:t xml:space="preserve">In case of intra-band carrier aggregation, </w:t>
      </w:r>
      <w:ins w:id="767" w:author="作成者" w:date="2018-06-28T17:48:00Z">
        <w:r w:rsidRPr="00982E91">
          <w:rPr>
            <w:rFonts w:eastAsia="DengXian" w:hint="eastAsia"/>
            <w:szCs w:val="20"/>
            <w:lang w:eastAsia="zh-CN"/>
          </w:rPr>
          <w:t>a</w:t>
        </w:r>
      </w:ins>
      <w:del w:id="768" w:author="作成者" w:date="2018-06-28T17:48:00Z">
        <w:r w:rsidRPr="00982E91">
          <w:rPr>
            <w:rFonts w:eastAsia="DengXian"/>
            <w:szCs w:val="20"/>
          </w:rPr>
          <w:delText xml:space="preserve">AaUE </w:delText>
        </w:r>
      </w:del>
      <w:ins w:id="769" w:author="作成者" w:date="2018-06-28T17:48:00Z">
        <w:r w:rsidRPr="00982E91">
          <w:rPr>
            <w:rFonts w:eastAsia="DengXian" w:hint="eastAsia"/>
            <w:szCs w:val="20"/>
            <w:lang w:eastAsia="zh-CN"/>
          </w:rPr>
          <w:t xml:space="preserve"> </w:t>
        </w:r>
        <w:r w:rsidRPr="00982E91">
          <w:rPr>
            <w:rFonts w:eastAsia="DengXian"/>
            <w:szCs w:val="20"/>
          </w:rPr>
          <w:t xml:space="preserve">UE </w:t>
        </w:r>
      </w:ins>
      <w:r w:rsidRPr="00982E91">
        <w:rPr>
          <w:rFonts w:eastAsia="DengXian"/>
          <w:szCs w:val="20"/>
        </w:rPr>
        <w:t xml:space="preserve">shall not transmit simultaneously SRS resource(s) and PRACH. </w:t>
      </w:r>
    </w:p>
    <w:p w14:paraId="7FC48D20" w14:textId="77777777" w:rsidR="00982E91" w:rsidRPr="00982E91" w:rsidRDefault="00982E91" w:rsidP="00982E91">
      <w:pPr>
        <w:rPr>
          <w:rFonts w:eastAsia="DengXian"/>
          <w:szCs w:val="20"/>
          <w:lang w:eastAsia="zh-CN"/>
        </w:rPr>
      </w:pPr>
      <w:r w:rsidRPr="00982E91">
        <w:rPr>
          <w:rFonts w:eastAsia="DengXian"/>
          <w:color w:val="000000"/>
          <w:szCs w:val="20"/>
        </w:rPr>
        <w:t xml:space="preserve">When the UE is configured with the higher layer parameter </w:t>
      </w:r>
      <w:r w:rsidRPr="00982E91">
        <w:rPr>
          <w:rFonts w:eastAsia="DengXian"/>
          <w:i/>
          <w:color w:val="000000"/>
          <w:szCs w:val="20"/>
        </w:rPr>
        <w:t>usage</w:t>
      </w:r>
      <w:r w:rsidRPr="00982E91">
        <w:rPr>
          <w:rFonts w:eastAsia="DengXian"/>
          <w:color w:val="000000"/>
          <w:szCs w:val="20"/>
        </w:rPr>
        <w:t xml:space="preserve"> in </w:t>
      </w:r>
      <w:r w:rsidRPr="00982E91">
        <w:rPr>
          <w:rFonts w:eastAsia="DengXian"/>
          <w:i/>
          <w:color w:val="000000"/>
          <w:szCs w:val="20"/>
        </w:rPr>
        <w:t xml:space="preserve">SRS-ResourceSet </w:t>
      </w:r>
      <w:r w:rsidRPr="00982E91">
        <w:rPr>
          <w:rFonts w:eastAsia="DengXian"/>
          <w:color w:val="000000"/>
          <w:szCs w:val="20"/>
        </w:rPr>
        <w:t>set to ‘antennaSwitching,’ and a guard period of Y symbols is configured according to Subclause 6.2.1.2, the UE shall use the same priority rules as defined above during the guard period as if SRS was configured.</w:t>
      </w:r>
    </w:p>
    <w:p w14:paraId="42B92564" w14:textId="77777777" w:rsidR="00FA4964" w:rsidRPr="00982E91" w:rsidRDefault="00FA4964" w:rsidP="00FA4964">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36F17697" w14:textId="77777777" w:rsidR="00982E91" w:rsidRPr="00982E91" w:rsidRDefault="00982E91" w:rsidP="00982E91">
      <w:pPr>
        <w:ind w:left="720" w:hanging="720"/>
        <w:rPr>
          <w:szCs w:val="20"/>
          <w:lang w:eastAsia="x-none"/>
        </w:rPr>
      </w:pPr>
    </w:p>
    <w:p w14:paraId="685F4224" w14:textId="57437684" w:rsidR="00982E91" w:rsidRPr="00FA4964" w:rsidRDefault="001B7BF2" w:rsidP="00982E91">
      <w:pPr>
        <w:ind w:left="720" w:hanging="720"/>
        <w:rPr>
          <w:b/>
          <w:szCs w:val="20"/>
          <w:lang w:eastAsia="x-none"/>
        </w:rPr>
      </w:pPr>
      <w:hyperlink r:id="rId1106" w:history="1">
        <w:r w:rsidR="00D93AE1" w:rsidRPr="00FA4964">
          <w:rPr>
            <w:rStyle w:val="Hyperlink"/>
            <w:b/>
            <w:szCs w:val="20"/>
          </w:rPr>
          <w:t>R1-1809757</w:t>
        </w:r>
      </w:hyperlink>
      <w:r w:rsidR="00982E91" w:rsidRPr="00FA4964">
        <w:rPr>
          <w:b/>
          <w:szCs w:val="20"/>
          <w:lang w:eastAsia="x-none"/>
        </w:rPr>
        <w:tab/>
        <w:t>Summary #1 for TRS</w:t>
      </w:r>
      <w:r w:rsidR="00982E91" w:rsidRPr="00FA4964">
        <w:rPr>
          <w:b/>
          <w:szCs w:val="20"/>
          <w:lang w:eastAsia="x-none"/>
        </w:rPr>
        <w:tab/>
        <w:t>MediaTek</w:t>
      </w:r>
    </w:p>
    <w:p w14:paraId="29793D44" w14:textId="77777777" w:rsidR="00982E91" w:rsidRPr="00982E91" w:rsidRDefault="00982E91" w:rsidP="00982E91">
      <w:pPr>
        <w:ind w:left="720" w:hanging="720"/>
        <w:rPr>
          <w:szCs w:val="20"/>
          <w:lang w:eastAsia="x-none"/>
        </w:rPr>
      </w:pPr>
    </w:p>
    <w:p w14:paraId="2B30198B" w14:textId="77777777" w:rsidR="00982E91" w:rsidRPr="00AB7EDA" w:rsidRDefault="00982E91" w:rsidP="00982E91">
      <w:pPr>
        <w:ind w:left="720" w:hanging="720"/>
        <w:rPr>
          <w:szCs w:val="20"/>
          <w:highlight w:val="green"/>
          <w:lang w:eastAsia="x-none"/>
        </w:rPr>
      </w:pPr>
      <w:r w:rsidRPr="00AB7EDA">
        <w:rPr>
          <w:szCs w:val="20"/>
          <w:highlight w:val="green"/>
          <w:lang w:eastAsia="x-none"/>
        </w:rPr>
        <w:t>Agreement</w:t>
      </w:r>
    </w:p>
    <w:p w14:paraId="6F50BA0B" w14:textId="77777777" w:rsidR="00982E91" w:rsidRPr="00982E91" w:rsidRDefault="00982E91" w:rsidP="00982E91">
      <w:pPr>
        <w:ind w:left="720" w:hanging="720"/>
        <w:rPr>
          <w:szCs w:val="20"/>
          <w:lang w:eastAsia="x-none"/>
        </w:rPr>
      </w:pPr>
      <w:r w:rsidRPr="00982E91">
        <w:rPr>
          <w:szCs w:val="20"/>
          <w:lang w:eastAsia="x-none"/>
        </w:rPr>
        <w:t>Text proposal for TS38.214</w:t>
      </w:r>
    </w:p>
    <w:p w14:paraId="1D07CEAD" w14:textId="77777777" w:rsidR="009D0A43" w:rsidRPr="00982E91" w:rsidRDefault="009D0A43" w:rsidP="009D0A43">
      <w:pPr>
        <w:adjustRightInd w:val="0"/>
        <w:snapToGrid w:val="0"/>
        <w:ind w:left="720" w:hanging="720"/>
        <w:jc w:val="center"/>
        <w:rPr>
          <w:rFonts w:ascii="Times New Roman" w:hAnsi="Times New Roman"/>
          <w:szCs w:val="20"/>
        </w:rPr>
      </w:pPr>
      <w:bookmarkStart w:id="770" w:name="_Toc517439462"/>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5D831F1A" w14:textId="77777777" w:rsidR="00982E91" w:rsidRPr="00982E91" w:rsidRDefault="00982E91" w:rsidP="00982E91">
      <w:pPr>
        <w:rPr>
          <w:rFonts w:eastAsia="SimSun"/>
          <w:szCs w:val="20"/>
        </w:rPr>
      </w:pPr>
      <w:r w:rsidRPr="00982E91">
        <w:rPr>
          <w:rFonts w:eastAsia="SimSun"/>
          <w:szCs w:val="20"/>
        </w:rPr>
        <w:t>5.1.6.1.1</w:t>
      </w:r>
      <w:r w:rsidRPr="00982E91">
        <w:rPr>
          <w:rFonts w:eastAsia="SimSun"/>
          <w:szCs w:val="20"/>
        </w:rPr>
        <w:tab/>
        <w:t>CSI-RS for tracking</w:t>
      </w:r>
      <w:bookmarkEnd w:id="770"/>
    </w:p>
    <w:p w14:paraId="0A4D22E2" w14:textId="77777777" w:rsidR="00982E91" w:rsidRPr="00982E91" w:rsidRDefault="00982E91" w:rsidP="00982E91">
      <w:pPr>
        <w:jc w:val="center"/>
        <w:rPr>
          <w:rFonts w:ascii="Times New Roman" w:hAnsi="Times New Roman"/>
          <w:szCs w:val="20"/>
        </w:rPr>
      </w:pPr>
      <w:r w:rsidRPr="00982E91">
        <w:rPr>
          <w:rFonts w:ascii="Times New Roman" w:hAnsi="Times New Roman"/>
          <w:szCs w:val="20"/>
        </w:rPr>
        <w:t>----------------omitted part-----------------</w:t>
      </w:r>
    </w:p>
    <w:p w14:paraId="4C3FE3EF" w14:textId="77777777" w:rsidR="00982E91" w:rsidRPr="00982E91" w:rsidRDefault="00982E91" w:rsidP="00982E91">
      <w:pPr>
        <w:rPr>
          <w:rFonts w:ascii="Times New Roman" w:hAnsi="Times New Roman"/>
          <w:szCs w:val="20"/>
        </w:rPr>
      </w:pPr>
      <w:r w:rsidRPr="00982E91">
        <w:rPr>
          <w:rFonts w:ascii="Times New Roman" w:hAnsi="Times New Roman"/>
          <w:szCs w:val="20"/>
        </w:rPr>
        <w:t xml:space="preserve">For a </w:t>
      </w:r>
      <w:r w:rsidRPr="00982E91">
        <w:rPr>
          <w:rFonts w:ascii="Times New Roman" w:hAnsi="Times New Roman"/>
          <w:i/>
          <w:szCs w:val="20"/>
        </w:rPr>
        <w:t>NZP-CSI-RS-ResourceSet</w:t>
      </w:r>
      <w:r w:rsidRPr="00982E91">
        <w:rPr>
          <w:rFonts w:ascii="Times New Roman" w:hAnsi="Times New Roman"/>
          <w:szCs w:val="20"/>
        </w:rPr>
        <w:t xml:space="preserve"> configured with the higher layer parameter </w:t>
      </w:r>
      <w:r w:rsidRPr="00982E91">
        <w:rPr>
          <w:rFonts w:ascii="Times New Roman" w:hAnsi="Times New Roman"/>
          <w:i/>
          <w:szCs w:val="20"/>
        </w:rPr>
        <w:t>trs-Info</w:t>
      </w:r>
      <w:r w:rsidRPr="00982E91">
        <w:rPr>
          <w:rFonts w:ascii="Times New Roman" w:hAnsi="Times New Roman"/>
          <w:szCs w:val="20"/>
        </w:rPr>
        <w:t xml:space="preserve">, the UE shall assume the antenna port with the same port index of the configured NZP CSI-RS resources in the </w:t>
      </w:r>
      <w:r w:rsidRPr="00982E91">
        <w:rPr>
          <w:rFonts w:ascii="Times New Roman" w:hAnsi="Times New Roman"/>
          <w:i/>
          <w:szCs w:val="20"/>
        </w:rPr>
        <w:t>NZP-CSI-RS-ResourceSet</w:t>
      </w:r>
      <w:r w:rsidRPr="00982E91">
        <w:rPr>
          <w:rFonts w:ascii="Times New Roman" w:hAnsi="Times New Roman"/>
          <w:szCs w:val="20"/>
        </w:rPr>
        <w:t xml:space="preserve"> is the same. For frequency range 1, the UE may be configured with </w:t>
      </w:r>
      <w:ins w:id="771" w:author="Author">
        <w:r w:rsidRPr="00982E91">
          <w:rPr>
            <w:rFonts w:ascii="Times New Roman" w:hAnsi="Times New Roman"/>
            <w:szCs w:val="20"/>
          </w:rPr>
          <w:t xml:space="preserve">one or more NZP-CSI-RS set(s), where </w:t>
        </w:r>
      </w:ins>
      <w:r w:rsidRPr="00982E91">
        <w:rPr>
          <w:rFonts w:ascii="Times New Roman" w:hAnsi="Times New Roman"/>
          <w:szCs w:val="20"/>
        </w:rPr>
        <w:t xml:space="preserve">a </w:t>
      </w:r>
      <w:r w:rsidRPr="00982E91">
        <w:rPr>
          <w:rFonts w:ascii="Times New Roman" w:hAnsi="Times New Roman"/>
          <w:i/>
          <w:szCs w:val="20"/>
        </w:rPr>
        <w:t>NZP-CSI-RS-ResourceSet</w:t>
      </w:r>
      <w:ins w:id="772" w:author="Author">
        <w:r w:rsidRPr="00982E91">
          <w:rPr>
            <w:rFonts w:ascii="Times New Roman" w:hAnsi="Times New Roman"/>
            <w:i/>
            <w:szCs w:val="20"/>
          </w:rPr>
          <w:t xml:space="preserve"> </w:t>
        </w:r>
        <w:r w:rsidRPr="00982E91">
          <w:rPr>
            <w:rFonts w:ascii="Times New Roman" w:hAnsi="Times New Roman"/>
            <w:szCs w:val="20"/>
          </w:rPr>
          <w:t>consists</w:t>
        </w:r>
      </w:ins>
      <w:r w:rsidRPr="00982E91">
        <w:rPr>
          <w:rFonts w:ascii="Times New Roman" w:hAnsi="Times New Roman"/>
          <w:szCs w:val="20"/>
        </w:rPr>
        <w:t xml:space="preserve"> of four periodic NZP CSI-RS resources in two consecutive slots with two periodic NZP CSI-RS resources in each slot. For frequency range 2 the UE may be configured with </w:t>
      </w:r>
      <w:ins w:id="773" w:author="Author">
        <w:r w:rsidRPr="00982E91">
          <w:rPr>
            <w:rFonts w:ascii="Times New Roman" w:hAnsi="Times New Roman"/>
            <w:szCs w:val="20"/>
          </w:rPr>
          <w:t xml:space="preserve">one or more NZP-CSI-RS set(s), where </w:t>
        </w:r>
      </w:ins>
      <w:r w:rsidRPr="00982E91">
        <w:rPr>
          <w:rFonts w:ascii="Times New Roman" w:hAnsi="Times New Roman"/>
          <w:szCs w:val="20"/>
        </w:rPr>
        <w:t xml:space="preserve">a </w:t>
      </w:r>
      <w:r w:rsidRPr="00982E91">
        <w:rPr>
          <w:rFonts w:ascii="Times New Roman" w:hAnsi="Times New Roman"/>
          <w:i/>
          <w:szCs w:val="20"/>
        </w:rPr>
        <w:t>NZP-CSI-RS-ResourceSet</w:t>
      </w:r>
      <w:r w:rsidRPr="00982E91">
        <w:rPr>
          <w:rFonts w:ascii="Times New Roman" w:hAnsi="Times New Roman"/>
          <w:szCs w:val="20"/>
        </w:rPr>
        <w:t xml:space="preserve"> </w:t>
      </w:r>
      <w:ins w:id="774" w:author="Author">
        <w:r w:rsidRPr="00982E91">
          <w:rPr>
            <w:rFonts w:ascii="Times New Roman" w:hAnsi="Times New Roman"/>
            <w:szCs w:val="20"/>
          </w:rPr>
          <w:t xml:space="preserve">consists </w:t>
        </w:r>
      </w:ins>
      <w:r w:rsidRPr="00982E91">
        <w:rPr>
          <w:rFonts w:ascii="Times New Roman" w:hAnsi="Times New Roman"/>
          <w:szCs w:val="20"/>
        </w:rPr>
        <w:t xml:space="preserve">of two periodic CSI-RS resources in one slot or with a </w:t>
      </w:r>
      <w:r w:rsidRPr="00982E91">
        <w:rPr>
          <w:rFonts w:ascii="Times New Roman" w:hAnsi="Times New Roman"/>
          <w:i/>
          <w:szCs w:val="20"/>
        </w:rPr>
        <w:t>NZP-CSI-RS-ResourceSet</w:t>
      </w:r>
      <w:r w:rsidRPr="00982E91">
        <w:rPr>
          <w:rFonts w:ascii="Times New Roman" w:hAnsi="Times New Roman"/>
          <w:szCs w:val="20"/>
        </w:rPr>
        <w:t xml:space="preserve"> of four periodic NZP CSI-RS resources in two consecutive slots with two periodic NZP CSI-RS resources in each slot. </w:t>
      </w:r>
    </w:p>
    <w:p w14:paraId="4A182BA1" w14:textId="77777777" w:rsidR="00982E91" w:rsidRPr="00982E91" w:rsidRDefault="00982E91" w:rsidP="00982E91">
      <w:pPr>
        <w:rPr>
          <w:rFonts w:ascii="Times New Roman" w:hAnsi="Times New Roman"/>
          <w:szCs w:val="20"/>
        </w:rPr>
      </w:pPr>
      <w:bookmarkStart w:id="775" w:name="_Hlk513180296"/>
      <w:bookmarkStart w:id="776" w:name="_Hlk512260067"/>
      <w:r w:rsidRPr="00982E91">
        <w:rPr>
          <w:rFonts w:ascii="Times New Roman" w:hAnsi="Times New Roman"/>
          <w:szCs w:val="20"/>
        </w:rPr>
        <w:t xml:space="preserve">A UE configured with </w:t>
      </w:r>
      <w:r w:rsidRPr="00982E91">
        <w:rPr>
          <w:rFonts w:ascii="Times New Roman" w:hAnsi="Times New Roman"/>
          <w:i/>
          <w:szCs w:val="20"/>
        </w:rPr>
        <w:t>NZP-CSI-RS-ResourceSet(s)</w:t>
      </w:r>
      <w:r w:rsidRPr="00982E91">
        <w:rPr>
          <w:rFonts w:ascii="Times New Roman" w:hAnsi="Times New Roman"/>
          <w:szCs w:val="20"/>
        </w:rPr>
        <w:t xml:space="preserve"> configured with higher layer parameter </w:t>
      </w:r>
      <w:r w:rsidRPr="00982E91">
        <w:rPr>
          <w:rFonts w:ascii="Times New Roman" w:hAnsi="Times New Roman"/>
          <w:i/>
          <w:szCs w:val="20"/>
        </w:rPr>
        <w:t>trs-Info</w:t>
      </w:r>
      <w:r w:rsidRPr="00982E91">
        <w:rPr>
          <w:rFonts w:ascii="Times New Roman" w:hAnsi="Times New Roman"/>
          <w:szCs w:val="20"/>
        </w:rPr>
        <w:t xml:space="preserve"> may have the CSI-RS resources configured as:</w:t>
      </w:r>
    </w:p>
    <w:p w14:paraId="1C4E973B"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 xml:space="preserve">Periodic, with the CSI-RS resources in the </w:t>
      </w:r>
      <w:r w:rsidRPr="00982E91">
        <w:rPr>
          <w:rFonts w:ascii="Times New Roman" w:eastAsia="MS Mincho" w:hAnsi="Times New Roman"/>
          <w:i/>
          <w:szCs w:val="20"/>
        </w:rPr>
        <w:t>NZP-CSI-RS-ResourceSet</w:t>
      </w:r>
      <w:r w:rsidRPr="00982E91">
        <w:rPr>
          <w:rFonts w:ascii="Times New Roman" w:eastAsia="MS Mincho" w:hAnsi="Times New Roman"/>
          <w:szCs w:val="20"/>
        </w:rPr>
        <w:t xml:space="preserve"> configured with same periodicity, bandwidth and subcarrier location</w:t>
      </w:r>
    </w:p>
    <w:p w14:paraId="0E0C80D0"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 xml:space="preserve">Periodic CSI-RS resource in one set and aperiodic CSI-RS resources in a second set, with the aperiodic CSI-RS and periodic CSI-RS resource having the same bandwidth (with same RB location) and the aperiodic CSI-RS being ‘QCL-Type-A’ and ‘QCL-TypeD’, where applicable, with the periodic CSI-RS resources. The UE does not expect that the scheduling offset between the triggering DCI and the first symbol of the aperiodic CSI-RS resources is smaller than the UE reported </w:t>
      </w:r>
      <w:r w:rsidRPr="00982E91">
        <w:rPr>
          <w:rFonts w:ascii="Times New Roman" w:eastAsia="MS Mincho" w:hAnsi="Times New Roman"/>
          <w:i/>
          <w:szCs w:val="20"/>
        </w:rPr>
        <w:t>ThresholdSched-Offset</w:t>
      </w:r>
      <w:r w:rsidRPr="00982E91">
        <w:rPr>
          <w:rFonts w:ascii="Times New Roman" w:eastAsia="MS Mincho" w:hAnsi="Times New Roman"/>
          <w:szCs w:val="20"/>
        </w:rPr>
        <w:t xml:space="preserve">. The UE shall expect that the periodic CSI-RS resource set and aperiodic CSI-RS resource set are configured with the same number of CSI-RS resources. For the aperiodic CSI-RS resource set if triggered, and if the associated periodic CSI-RS resource set is configured with four periodic CSI-RS resources with two consecutive slots with two periodic CSI-RS resources in each slot, the higher layer parameter </w:t>
      </w:r>
      <w:r w:rsidRPr="00982E91">
        <w:rPr>
          <w:rFonts w:ascii="Times New Roman" w:eastAsia="MS Mincho" w:hAnsi="Times New Roman"/>
          <w:i/>
          <w:szCs w:val="20"/>
        </w:rPr>
        <w:t>aperiodicTriggeringOffset</w:t>
      </w:r>
      <w:r w:rsidRPr="00982E91">
        <w:rPr>
          <w:rFonts w:ascii="Times New Roman" w:eastAsia="MS Mincho" w:hAnsi="Times New Roman"/>
          <w:szCs w:val="20"/>
        </w:rPr>
        <w:t xml:space="preserve"> indicates the triggering offset for the first slot for the first two CSI-RS resources in the set.</w:t>
      </w:r>
    </w:p>
    <w:bookmarkEnd w:id="775"/>
    <w:bookmarkEnd w:id="776"/>
    <w:p w14:paraId="25E980E4" w14:textId="6A23E947" w:rsidR="009D0A43" w:rsidRPr="00982E91" w:rsidRDefault="009D0A43" w:rsidP="009D0A43">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5718B9F1" w14:textId="77777777" w:rsidR="00982E91" w:rsidRPr="00982E91" w:rsidRDefault="00982E91" w:rsidP="00982E91">
      <w:pPr>
        <w:ind w:left="720" w:hanging="720"/>
        <w:rPr>
          <w:szCs w:val="20"/>
          <w:lang w:eastAsia="x-none"/>
        </w:rPr>
      </w:pPr>
    </w:p>
    <w:p w14:paraId="6AA24663" w14:textId="77777777" w:rsidR="00982E91" w:rsidRPr="00982E91" w:rsidRDefault="00982E91" w:rsidP="00982E91">
      <w:pPr>
        <w:ind w:left="720" w:hanging="720"/>
        <w:rPr>
          <w:b/>
          <w:szCs w:val="20"/>
          <w:lang w:eastAsia="x-none"/>
        </w:rPr>
      </w:pPr>
      <w:r w:rsidRPr="00982E91">
        <w:rPr>
          <w:b/>
          <w:szCs w:val="20"/>
          <w:lang w:eastAsia="x-none"/>
        </w:rPr>
        <w:t>Conclusion</w:t>
      </w:r>
    </w:p>
    <w:p w14:paraId="6E733D1F" w14:textId="77777777" w:rsidR="00982E91" w:rsidRPr="00982E91" w:rsidRDefault="00982E91" w:rsidP="00982E91">
      <w:pPr>
        <w:ind w:left="720" w:hanging="720"/>
        <w:rPr>
          <w:szCs w:val="20"/>
          <w:lang w:eastAsia="x-none"/>
        </w:rPr>
      </w:pPr>
      <w:r w:rsidRPr="00982E91">
        <w:rPr>
          <w:szCs w:val="20"/>
          <w:lang w:eastAsia="x-none"/>
        </w:rPr>
        <w:t>No consensus on the support of semi-persistent TRS in Rel-15</w:t>
      </w:r>
    </w:p>
    <w:p w14:paraId="55FCC373" w14:textId="77777777" w:rsidR="00982E91" w:rsidRPr="00982E91" w:rsidRDefault="00982E91" w:rsidP="00982E91">
      <w:pPr>
        <w:ind w:left="720" w:hanging="720"/>
        <w:rPr>
          <w:szCs w:val="20"/>
          <w:lang w:eastAsia="x-none"/>
        </w:rPr>
      </w:pPr>
    </w:p>
    <w:p w14:paraId="5CE2EFE9" w14:textId="77777777" w:rsidR="00982E91" w:rsidRPr="00982E91" w:rsidRDefault="00982E91" w:rsidP="00982E91">
      <w:pPr>
        <w:ind w:left="720" w:hanging="720"/>
        <w:rPr>
          <w:szCs w:val="20"/>
          <w:lang w:eastAsia="x-none"/>
        </w:rPr>
      </w:pPr>
    </w:p>
    <w:p w14:paraId="091AB562" w14:textId="77777777" w:rsidR="00982E91" w:rsidRPr="009D0A43" w:rsidRDefault="00982E91" w:rsidP="00982E91">
      <w:pPr>
        <w:ind w:left="720" w:hanging="720"/>
        <w:rPr>
          <w:szCs w:val="20"/>
          <w:highlight w:val="green"/>
          <w:lang w:eastAsia="x-none"/>
        </w:rPr>
      </w:pPr>
      <w:r w:rsidRPr="009D0A43">
        <w:rPr>
          <w:szCs w:val="20"/>
          <w:highlight w:val="green"/>
          <w:lang w:eastAsia="x-none"/>
        </w:rPr>
        <w:t>Agreement</w:t>
      </w:r>
    </w:p>
    <w:p w14:paraId="60AD2E1E" w14:textId="77777777" w:rsidR="00982E91" w:rsidRPr="00982E91" w:rsidRDefault="00982E91" w:rsidP="00982E91">
      <w:pPr>
        <w:ind w:left="720" w:hanging="720"/>
        <w:rPr>
          <w:rFonts w:ascii="Times New Roman" w:eastAsia="SimSun" w:hAnsi="Times New Roman"/>
          <w:bCs/>
          <w:iCs/>
          <w:color w:val="000000"/>
          <w:szCs w:val="20"/>
        </w:rPr>
      </w:pPr>
      <w:r w:rsidRPr="00982E91">
        <w:rPr>
          <w:rFonts w:ascii="Times New Roman" w:eastAsia="SimSun" w:hAnsi="Times New Roman"/>
          <w:bCs/>
          <w:iCs/>
          <w:color w:val="000000"/>
          <w:szCs w:val="20"/>
        </w:rPr>
        <w:t>Text proposal for TS38.214</w:t>
      </w:r>
    </w:p>
    <w:p w14:paraId="50A6B5E5" w14:textId="77777777" w:rsidR="009D0A43" w:rsidRPr="00982E91" w:rsidRDefault="009D0A43" w:rsidP="009D0A43">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6ECF139B" w14:textId="77777777" w:rsidR="00982E91" w:rsidRPr="00982E91" w:rsidRDefault="00982E91" w:rsidP="00982E91">
      <w:pPr>
        <w:rPr>
          <w:rFonts w:eastAsia="SimSun"/>
          <w:szCs w:val="20"/>
        </w:rPr>
      </w:pPr>
      <w:r w:rsidRPr="00982E91">
        <w:rPr>
          <w:rFonts w:eastAsia="SimSun"/>
          <w:szCs w:val="20"/>
        </w:rPr>
        <w:t>5.1.6.1.1</w:t>
      </w:r>
      <w:r w:rsidRPr="00982E91">
        <w:rPr>
          <w:rFonts w:eastAsia="SimSun"/>
          <w:szCs w:val="20"/>
        </w:rPr>
        <w:tab/>
        <w:t>CSI-RS for tracking</w:t>
      </w:r>
    </w:p>
    <w:p w14:paraId="193011EE" w14:textId="77777777" w:rsidR="00982E91" w:rsidRPr="00982E91" w:rsidRDefault="00982E91" w:rsidP="00982E91">
      <w:pPr>
        <w:autoSpaceDE w:val="0"/>
        <w:autoSpaceDN w:val="0"/>
        <w:adjustRightInd w:val="0"/>
        <w:snapToGrid w:val="0"/>
        <w:ind w:left="720" w:hanging="720"/>
        <w:jc w:val="center"/>
        <w:rPr>
          <w:rFonts w:ascii="Times New Roman" w:eastAsia="SimSun" w:hAnsi="Times New Roman"/>
          <w:color w:val="FF0000"/>
          <w:szCs w:val="20"/>
        </w:rPr>
      </w:pPr>
      <w:r w:rsidRPr="00982E91">
        <w:rPr>
          <w:rFonts w:ascii="Times New Roman" w:eastAsia="SimSun" w:hAnsi="Times New Roman"/>
          <w:color w:val="FF0000"/>
          <w:szCs w:val="20"/>
        </w:rPr>
        <w:t>&lt; Unchanged parts are omitted &gt;</w:t>
      </w:r>
    </w:p>
    <w:p w14:paraId="642C8B3C" w14:textId="77777777" w:rsidR="00982E91" w:rsidRPr="00982E91" w:rsidRDefault="00982E91" w:rsidP="00982E91">
      <w:pPr>
        <w:autoSpaceDE w:val="0"/>
        <w:autoSpaceDN w:val="0"/>
        <w:adjustRightInd w:val="0"/>
        <w:snapToGrid w:val="0"/>
        <w:jc w:val="both"/>
        <w:rPr>
          <w:rFonts w:ascii="Times New Roman" w:eastAsia="SimSun" w:hAnsi="Times New Roman"/>
          <w:color w:val="000000"/>
          <w:szCs w:val="20"/>
        </w:rPr>
      </w:pPr>
      <w:r w:rsidRPr="00982E91">
        <w:rPr>
          <w:rFonts w:ascii="Times New Roman" w:eastAsia="SimSun" w:hAnsi="Times New Roman"/>
          <w:color w:val="000000"/>
          <w:szCs w:val="20"/>
        </w:rPr>
        <w:t xml:space="preserve">Each CSI-RS resource, defined in Subclause 7.4.1.5.3 of [4, TS 38.211], is configured by the higher layer parameter </w:t>
      </w:r>
      <w:r w:rsidRPr="00982E91">
        <w:rPr>
          <w:rFonts w:ascii="Times New Roman" w:eastAsia="SimSun" w:hAnsi="Times New Roman"/>
          <w:i/>
          <w:color w:val="000000"/>
          <w:szCs w:val="20"/>
        </w:rPr>
        <w:t>NZP-CSI-RS-Resource</w:t>
      </w:r>
      <w:r w:rsidRPr="00982E91">
        <w:rPr>
          <w:rFonts w:ascii="Times New Roman" w:eastAsia="SimSun" w:hAnsi="Times New Roman"/>
          <w:color w:val="000000"/>
          <w:szCs w:val="20"/>
        </w:rPr>
        <w:t xml:space="preserve"> with the following restrictions:</w:t>
      </w:r>
    </w:p>
    <w:p w14:paraId="1BE66A58" w14:textId="6255E7F0" w:rsidR="00982E91" w:rsidRPr="00982E91" w:rsidRDefault="00982E91" w:rsidP="00982E91">
      <w:pPr>
        <w:ind w:left="568" w:hanging="284"/>
        <w:rPr>
          <w:rFonts w:ascii="Times New Roman" w:eastAsia="SimSun" w:hAnsi="Times New Roman"/>
          <w:color w:val="000000"/>
          <w:szCs w:val="20"/>
        </w:rPr>
      </w:pPr>
      <w:r w:rsidRPr="00982E91">
        <w:rPr>
          <w:rFonts w:ascii="Times New Roman" w:eastAsia="SimSun" w:hAnsi="Times New Roman"/>
          <w:color w:val="000000"/>
          <w:szCs w:val="20"/>
        </w:rPr>
        <w:t>-</w:t>
      </w:r>
      <w:r w:rsidRPr="00982E91">
        <w:rPr>
          <w:rFonts w:ascii="Times New Roman" w:eastAsia="SimSun" w:hAnsi="Times New Roman"/>
          <w:color w:val="000000"/>
          <w:szCs w:val="20"/>
        </w:rPr>
        <w:tab/>
        <w:t xml:space="preserve">the periodicity and slot offset, as given by the higher layer parameter </w:t>
      </w:r>
      <w:r w:rsidRPr="00982E91">
        <w:rPr>
          <w:rFonts w:ascii="Times New Roman" w:eastAsia="SimSun" w:hAnsi="Times New Roman"/>
          <w:i/>
          <w:color w:val="000000"/>
          <w:szCs w:val="20"/>
        </w:rPr>
        <w:t xml:space="preserve">periodicityAndOffset </w:t>
      </w:r>
      <w:r w:rsidRPr="00982E91">
        <w:rPr>
          <w:rFonts w:ascii="Times New Roman" w:eastAsia="SimSun" w:hAnsi="Times New Roman"/>
          <w:color w:val="000000"/>
          <w:szCs w:val="20"/>
        </w:rPr>
        <w:t>configured b</w:t>
      </w:r>
      <w:r w:rsidRPr="00982E91">
        <w:rPr>
          <w:rFonts w:ascii="Times New Roman" w:eastAsia="SimSun" w:hAnsi="Times New Roman"/>
          <w:i/>
          <w:color w:val="000000"/>
          <w:szCs w:val="20"/>
        </w:rPr>
        <w:t xml:space="preserve">y </w:t>
      </w:r>
      <w:r w:rsidRPr="00982E91">
        <w:rPr>
          <w:rFonts w:ascii="Times New Roman" w:eastAsia="SimSun" w:hAnsi="Times New Roman"/>
          <w:i/>
          <w:szCs w:val="20"/>
        </w:rPr>
        <w:t>NZP-CSI-RS-Resource</w:t>
      </w:r>
      <w:r w:rsidRPr="00982E91">
        <w:rPr>
          <w:rFonts w:ascii="Times New Roman" w:eastAsia="SimSun" w:hAnsi="Times New Roman"/>
          <w:color w:val="000000"/>
          <w:szCs w:val="20"/>
        </w:rPr>
        <w:t xml:space="preserve">, is one of </w:t>
      </w:r>
      <w:r w:rsidR="001B7BF2">
        <w:rPr>
          <w:rFonts w:ascii="Times New Roman" w:eastAsia="SimSun" w:hAnsi="Times New Roman"/>
          <w:color w:val="000000"/>
          <w:position w:val="-14"/>
          <w:szCs w:val="20"/>
        </w:rPr>
        <w:pict w14:anchorId="4A52B77C">
          <v:shape id="_x0000_i1404" type="#_x0000_t75" style="width:29.6pt;height:20pt">
            <v:imagedata r:id="rId1107" o:title=""/>
          </v:shape>
        </w:pict>
      </w:r>
      <w:r w:rsidRPr="00982E91">
        <w:rPr>
          <w:rFonts w:ascii="Times New Roman" w:eastAsia="SimSun" w:hAnsi="Times New Roman"/>
          <w:color w:val="000000"/>
          <w:szCs w:val="20"/>
        </w:rPr>
        <w:t xml:space="preserve">slots where </w:t>
      </w:r>
      <w:r w:rsidR="001B7BF2">
        <w:rPr>
          <w:rFonts w:ascii="Times New Roman" w:eastAsia="SimSun" w:hAnsi="Times New Roman"/>
          <w:color w:val="000000"/>
          <w:position w:val="-14"/>
          <w:szCs w:val="20"/>
        </w:rPr>
        <w:pict w14:anchorId="38A0A42B">
          <v:shape id="_x0000_i1405" type="#_x0000_t75" style="width:25.6pt;height:17.6pt">
            <v:imagedata r:id="rId1108" o:title=""/>
          </v:shape>
        </w:pict>
      </w:r>
      <w:r w:rsidRPr="00982E91">
        <w:rPr>
          <w:rFonts w:ascii="Times New Roman" w:eastAsia="SimSun" w:hAnsi="Times New Roman"/>
          <w:color w:val="000000"/>
          <w:szCs w:val="20"/>
        </w:rPr>
        <w:t xml:space="preserve">10, 20, 40, or 80 </w:t>
      </w:r>
      <w:del w:id="777" w:author="Author">
        <w:r w:rsidRPr="00982E91">
          <w:rPr>
            <w:rFonts w:ascii="Times New Roman" w:eastAsia="SimSun" w:hAnsi="Times New Roman"/>
            <w:color w:val="000000"/>
            <w:szCs w:val="20"/>
          </w:rPr>
          <w:delText>ms</w:delText>
        </w:r>
        <w:r w:rsidRPr="00982E91">
          <w:rPr>
            <w:rFonts w:ascii="Times New Roman" w:eastAsia="SimSun" w:hAnsi="Times New Roman"/>
            <w:szCs w:val="20"/>
          </w:rPr>
          <w:delText xml:space="preserve"> </w:delText>
        </w:r>
      </w:del>
      <w:r w:rsidRPr="00982E91">
        <w:rPr>
          <w:rFonts w:ascii="Times New Roman" w:eastAsia="SimSun" w:hAnsi="Times New Roman"/>
          <w:color w:val="000000"/>
          <w:szCs w:val="20"/>
        </w:rPr>
        <w:t xml:space="preserve">and where µ is defined in Subclause 4.3 of [4, TS 38.211]. </w:t>
      </w:r>
    </w:p>
    <w:p w14:paraId="44921454" w14:textId="77777777" w:rsidR="009D0A43" w:rsidRPr="00982E91" w:rsidRDefault="009D0A43" w:rsidP="009D0A43">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451BAA1C" w14:textId="77777777" w:rsidR="00982E91" w:rsidRPr="00982E91" w:rsidRDefault="00982E91" w:rsidP="00982E91">
      <w:pPr>
        <w:ind w:left="720" w:hanging="720"/>
        <w:rPr>
          <w:szCs w:val="20"/>
          <w:lang w:eastAsia="x-none"/>
        </w:rPr>
      </w:pPr>
    </w:p>
    <w:p w14:paraId="5159E0D1" w14:textId="77777777" w:rsidR="00982E91" w:rsidRPr="009D0A43" w:rsidRDefault="00982E91" w:rsidP="00982E91">
      <w:pPr>
        <w:ind w:left="720" w:hanging="720"/>
        <w:rPr>
          <w:szCs w:val="20"/>
          <w:highlight w:val="green"/>
          <w:lang w:eastAsia="x-none"/>
        </w:rPr>
      </w:pPr>
      <w:r w:rsidRPr="009D0A43">
        <w:rPr>
          <w:szCs w:val="20"/>
          <w:highlight w:val="green"/>
          <w:lang w:eastAsia="x-none"/>
        </w:rPr>
        <w:t>Agreement</w:t>
      </w:r>
    </w:p>
    <w:p w14:paraId="00129A4E" w14:textId="77777777" w:rsidR="00982E91" w:rsidRPr="00982E91" w:rsidRDefault="00982E91" w:rsidP="00982E91">
      <w:pPr>
        <w:ind w:left="720" w:hanging="720"/>
        <w:rPr>
          <w:rFonts w:ascii="Times New Roman" w:eastAsia="SimSun" w:hAnsi="Times New Roman"/>
          <w:bCs/>
          <w:iCs/>
          <w:color w:val="000000"/>
          <w:szCs w:val="20"/>
        </w:rPr>
      </w:pPr>
      <w:r w:rsidRPr="00982E91">
        <w:rPr>
          <w:rFonts w:ascii="Times New Roman" w:eastAsia="SimSun" w:hAnsi="Times New Roman"/>
          <w:bCs/>
          <w:iCs/>
          <w:color w:val="000000"/>
          <w:szCs w:val="20"/>
        </w:rPr>
        <w:t>Text proposal for TS38.214</w:t>
      </w:r>
    </w:p>
    <w:p w14:paraId="25D9754F" w14:textId="77777777" w:rsidR="009D0A43" w:rsidRPr="00982E91" w:rsidRDefault="009D0A43" w:rsidP="009D0A43">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422C3C8E" w14:textId="77777777" w:rsidR="00982E91" w:rsidRPr="00982E91" w:rsidRDefault="00982E91" w:rsidP="00982E91">
      <w:pPr>
        <w:rPr>
          <w:rFonts w:eastAsia="SimSun"/>
          <w:szCs w:val="20"/>
        </w:rPr>
      </w:pPr>
      <w:r w:rsidRPr="00982E91">
        <w:rPr>
          <w:rFonts w:eastAsia="SimSun"/>
          <w:szCs w:val="20"/>
        </w:rPr>
        <w:t>5.1.6.1.1</w:t>
      </w:r>
      <w:r w:rsidRPr="00982E91">
        <w:rPr>
          <w:rFonts w:eastAsia="SimSun"/>
          <w:szCs w:val="20"/>
        </w:rPr>
        <w:tab/>
        <w:t>CSI-RS for tracking</w:t>
      </w:r>
    </w:p>
    <w:p w14:paraId="361BEB67" w14:textId="77777777" w:rsidR="00982E91" w:rsidRPr="00982E91" w:rsidRDefault="00982E91" w:rsidP="00982E91">
      <w:pPr>
        <w:rPr>
          <w:rFonts w:ascii="Times New Roman" w:eastAsia="SimSun" w:hAnsi="Times New Roman"/>
          <w:i/>
          <w:szCs w:val="20"/>
        </w:rPr>
      </w:pPr>
      <w:r w:rsidRPr="00982E91">
        <w:rPr>
          <w:rFonts w:ascii="Times New Roman" w:eastAsia="SimSun" w:hAnsi="Times New Roman"/>
          <w:szCs w:val="20"/>
        </w:rPr>
        <w:t xml:space="preserve">Periodic CSI-RS resource in one set and aperiodic CSI-RS resources in a second set, with the aperiodic CSI-RS and periodic CSI-RS resource having the same bandwidth (with same RB location) and the aperiodic CSI-RS being ‘QCL-Type-A’ and ‘QCL-TypeD’, where applicable, with the periodic CSI-RS resources. </w:t>
      </w:r>
      <w:ins w:id="778" w:author="Author">
        <w:r w:rsidRPr="00982E91">
          <w:rPr>
            <w:rFonts w:ascii="Times New Roman" w:eastAsia="SimSun" w:hAnsi="Times New Roman"/>
            <w:szCs w:val="20"/>
          </w:rPr>
          <w:t xml:space="preserve">For frequency range 2, </w:t>
        </w:r>
      </w:ins>
      <w:r w:rsidRPr="00982E91">
        <w:rPr>
          <w:rFonts w:ascii="Times New Roman" w:eastAsia="SimSun" w:hAnsi="Times New Roman"/>
          <w:szCs w:val="20"/>
        </w:rPr>
        <w:t xml:space="preserve">The UE does not expect that the scheduling offset between </w:t>
      </w:r>
      <w:ins w:id="779" w:author="Author">
        <w:r w:rsidRPr="00982E91">
          <w:rPr>
            <w:rFonts w:ascii="Times New Roman" w:eastAsia="SimSun" w:hAnsi="Times New Roman"/>
            <w:szCs w:val="20"/>
          </w:rPr>
          <w:t xml:space="preserve">the </w:t>
        </w:r>
        <w:r w:rsidRPr="00982E91">
          <w:rPr>
            <w:rFonts w:ascii="Times New Roman" w:eastAsia="SimSun" w:hAnsi="Times New Roman" w:hint="eastAsia"/>
            <w:szCs w:val="20"/>
            <w:lang w:val="x-none"/>
          </w:rPr>
          <w:t>last symbol of the PDCCH carrying</w:t>
        </w:r>
      </w:ins>
      <w:r w:rsidRPr="00982E91">
        <w:rPr>
          <w:rFonts w:ascii="Times New Roman" w:eastAsia="SimSun" w:hAnsi="Times New Roman"/>
          <w:szCs w:val="20"/>
        </w:rPr>
        <w:t xml:space="preserve"> the triggering DCI and the first symbol of the aperiodic CSI-RS resources is smaller than the UE reported </w:t>
      </w:r>
      <w:r w:rsidRPr="00982E91">
        <w:rPr>
          <w:rFonts w:ascii="Times New Roman" w:eastAsia="SimSun" w:hAnsi="Times New Roman"/>
          <w:i/>
          <w:szCs w:val="20"/>
        </w:rPr>
        <w:t>ThresholdSched-Offset</w:t>
      </w:r>
    </w:p>
    <w:p w14:paraId="7D2F693F" w14:textId="77777777" w:rsidR="009D0A43" w:rsidRPr="00982E91" w:rsidRDefault="009D0A43" w:rsidP="009D0A43">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6822A3C2" w14:textId="77777777" w:rsidR="00982E91" w:rsidRPr="00982E91" w:rsidRDefault="00982E91" w:rsidP="00982E91">
      <w:pPr>
        <w:ind w:left="720" w:hanging="720"/>
        <w:rPr>
          <w:szCs w:val="20"/>
          <w:lang w:eastAsia="x-none"/>
        </w:rPr>
      </w:pPr>
    </w:p>
    <w:p w14:paraId="13F14569" w14:textId="6B7FF73C" w:rsidR="00982E91" w:rsidRPr="009D0A43" w:rsidRDefault="001B7BF2" w:rsidP="00982E91">
      <w:pPr>
        <w:ind w:left="720" w:hanging="720"/>
        <w:rPr>
          <w:b/>
          <w:szCs w:val="20"/>
          <w:lang w:eastAsia="x-none"/>
        </w:rPr>
      </w:pPr>
      <w:hyperlink r:id="rId1109" w:history="1">
        <w:r w:rsidR="00D93AE1" w:rsidRPr="009D0A43">
          <w:rPr>
            <w:rStyle w:val="Hyperlink"/>
            <w:b/>
            <w:szCs w:val="20"/>
          </w:rPr>
          <w:t>R1-1809758</w:t>
        </w:r>
      </w:hyperlink>
      <w:r w:rsidR="00982E91" w:rsidRPr="009D0A43">
        <w:rPr>
          <w:b/>
          <w:szCs w:val="20"/>
          <w:lang w:eastAsia="x-none"/>
        </w:rPr>
        <w:tab/>
        <w:t>Feature lead summary on QCL</w:t>
      </w:r>
      <w:r w:rsidR="00982E91" w:rsidRPr="009D0A43">
        <w:rPr>
          <w:b/>
          <w:szCs w:val="20"/>
          <w:lang w:eastAsia="x-none"/>
        </w:rPr>
        <w:tab/>
        <w:t>Nokia</w:t>
      </w:r>
      <w:r w:rsidR="00982E91" w:rsidRPr="009D0A43">
        <w:rPr>
          <w:b/>
          <w:szCs w:val="20"/>
          <w:lang w:eastAsia="x-none"/>
        </w:rPr>
        <w:tab/>
      </w:r>
    </w:p>
    <w:p w14:paraId="2A009142" w14:textId="77777777" w:rsidR="00982E91" w:rsidRPr="00982E91" w:rsidRDefault="00982E91" w:rsidP="00982E91">
      <w:pPr>
        <w:ind w:left="720" w:hanging="720"/>
        <w:rPr>
          <w:szCs w:val="20"/>
          <w:lang w:eastAsia="x-none"/>
        </w:rPr>
      </w:pPr>
    </w:p>
    <w:p w14:paraId="72D148B8" w14:textId="77777777" w:rsidR="00982E91" w:rsidRPr="009D0A43" w:rsidRDefault="00982E91" w:rsidP="00982E91">
      <w:pPr>
        <w:ind w:left="720" w:hanging="720"/>
        <w:rPr>
          <w:szCs w:val="20"/>
          <w:lang w:eastAsia="x-none"/>
        </w:rPr>
      </w:pPr>
      <w:r w:rsidRPr="009D0A43">
        <w:rPr>
          <w:szCs w:val="20"/>
          <w:highlight w:val="green"/>
          <w:lang w:eastAsia="x-none"/>
        </w:rPr>
        <w:t>Agreement</w:t>
      </w:r>
    </w:p>
    <w:p w14:paraId="61DFC070" w14:textId="5386EE23" w:rsidR="00982E91" w:rsidRDefault="00982E91" w:rsidP="00982E91">
      <w:pPr>
        <w:ind w:left="720" w:hanging="720"/>
        <w:rPr>
          <w:szCs w:val="20"/>
          <w:lang w:eastAsia="x-none"/>
        </w:rPr>
      </w:pPr>
      <w:r w:rsidRPr="00982E91">
        <w:rPr>
          <w:szCs w:val="20"/>
          <w:lang w:eastAsia="x-none"/>
        </w:rPr>
        <w:t>The following text proposal is agreed</w:t>
      </w:r>
    </w:p>
    <w:p w14:paraId="0CCC6549" w14:textId="77777777" w:rsidR="009D0A43" w:rsidRPr="00982E91" w:rsidRDefault="009D0A43" w:rsidP="009D0A43">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5FE683CB" w14:textId="77777777" w:rsidR="00982E91" w:rsidRPr="00982E91" w:rsidRDefault="00982E91" w:rsidP="00982E91">
      <w:pPr>
        <w:overflowPunct w:val="0"/>
        <w:autoSpaceDE w:val="0"/>
        <w:autoSpaceDN w:val="0"/>
        <w:adjustRightInd w:val="0"/>
        <w:ind w:left="720" w:hanging="720"/>
        <w:jc w:val="center"/>
        <w:textAlignment w:val="baseline"/>
        <w:rPr>
          <w:rFonts w:eastAsia="Times New Roman"/>
          <w:i/>
          <w:szCs w:val="20"/>
          <w:lang w:val="en-US" w:eastAsia="ja-JP"/>
        </w:rPr>
      </w:pPr>
      <w:r w:rsidRPr="00982E91">
        <w:rPr>
          <w:i/>
          <w:szCs w:val="20"/>
          <w:lang w:val="en-US" w:eastAsia="ja-JP"/>
        </w:rPr>
        <w:t xml:space="preserve">---- Unchanged parts omitted, </w:t>
      </w:r>
      <w:r w:rsidRPr="00982E91">
        <w:rPr>
          <w:b/>
          <w:i/>
          <w:szCs w:val="20"/>
          <w:lang w:val="en-US" w:eastAsia="ja-JP"/>
        </w:rPr>
        <w:t>section 5.1.5 of 38.214</w:t>
      </w:r>
      <w:r w:rsidRPr="00982E91">
        <w:rPr>
          <w:i/>
          <w:szCs w:val="20"/>
          <w:lang w:val="en-US" w:eastAsia="ja-JP"/>
        </w:rPr>
        <w:t>----</w:t>
      </w:r>
    </w:p>
    <w:p w14:paraId="295AED4C" w14:textId="77777777" w:rsidR="00982E91" w:rsidRPr="00982E91" w:rsidRDefault="00982E91" w:rsidP="00982E91">
      <w:pPr>
        <w:rPr>
          <w:szCs w:val="20"/>
        </w:rPr>
      </w:pPr>
      <w:r w:rsidRPr="00982E91">
        <w:rPr>
          <w:szCs w:val="20"/>
        </w:rPr>
        <w:t xml:space="preserve">For a CSI-RS resource in a </w:t>
      </w:r>
      <w:r w:rsidRPr="00982E91">
        <w:rPr>
          <w:i/>
          <w:color w:val="000000"/>
          <w:szCs w:val="20"/>
        </w:rPr>
        <w:t>NZP-CSI-RS-ResourceSet</w:t>
      </w:r>
      <w:r w:rsidRPr="00982E91">
        <w:rPr>
          <w:szCs w:val="20"/>
        </w:rPr>
        <w:t xml:space="preserve"> configured without higher layer parameter </w:t>
      </w:r>
      <w:r w:rsidRPr="00982E91">
        <w:rPr>
          <w:i/>
          <w:szCs w:val="20"/>
        </w:rPr>
        <w:t>trs-Info</w:t>
      </w:r>
      <w:r w:rsidRPr="00982E91">
        <w:rPr>
          <w:szCs w:val="20"/>
        </w:rPr>
        <w:t xml:space="preserve"> and without the higher layer parameter </w:t>
      </w:r>
      <w:r w:rsidRPr="00982E91">
        <w:rPr>
          <w:i/>
          <w:color w:val="000000"/>
          <w:szCs w:val="20"/>
        </w:rPr>
        <w:t>repetition</w:t>
      </w:r>
      <w:r w:rsidRPr="00982E91">
        <w:rPr>
          <w:szCs w:val="20"/>
        </w:rPr>
        <w:t xml:space="preserve">, the UE shall expect that a </w:t>
      </w:r>
      <w:r w:rsidRPr="00982E91">
        <w:rPr>
          <w:i/>
          <w:szCs w:val="20"/>
        </w:rPr>
        <w:t>TCI-State</w:t>
      </w:r>
      <w:r w:rsidRPr="00982E91">
        <w:rPr>
          <w:szCs w:val="20"/>
        </w:rPr>
        <w:t xml:space="preserve"> indicates one of the following quasi co-location type(s):</w:t>
      </w:r>
    </w:p>
    <w:p w14:paraId="204E3B54" w14:textId="77777777" w:rsidR="00982E91" w:rsidRPr="00982E91" w:rsidRDefault="00982E91" w:rsidP="00982E91">
      <w:pPr>
        <w:ind w:left="720" w:hanging="360"/>
        <w:rPr>
          <w:rFonts w:ascii="Times New Roman" w:eastAsia="MS Mincho" w:hAnsi="Times New Roman"/>
          <w:color w:val="FF0000"/>
          <w:szCs w:val="20"/>
        </w:rPr>
      </w:pPr>
      <w:r w:rsidRPr="00982E91">
        <w:rPr>
          <w:rFonts w:ascii="Times New Roman" w:eastAsia="MS Mincho" w:hAnsi="Times New Roman"/>
          <w:color w:val="FF0000"/>
          <w:szCs w:val="20"/>
        </w:rPr>
        <w:t>-</w:t>
      </w:r>
      <w:r w:rsidRPr="00982E91">
        <w:rPr>
          <w:rFonts w:ascii="Times New Roman" w:eastAsia="MS Mincho" w:hAnsi="Times New Roman"/>
          <w:color w:val="FF0000"/>
          <w:szCs w:val="20"/>
        </w:rPr>
        <w:tab/>
        <w:t xml:space="preserve">'QCL-TypeA' with a CSI-RS resource in a </w:t>
      </w:r>
      <w:r w:rsidRPr="00982E91">
        <w:rPr>
          <w:rFonts w:ascii="Times New Roman" w:eastAsia="MS Mincho" w:hAnsi="Times New Roman"/>
          <w:i/>
          <w:color w:val="FF0000"/>
          <w:szCs w:val="20"/>
        </w:rPr>
        <w:t>NZP-CSI-RS-ResourceSet</w:t>
      </w:r>
      <w:r w:rsidRPr="00982E91">
        <w:rPr>
          <w:rFonts w:ascii="Times New Roman" w:eastAsia="MS Mincho" w:hAnsi="Times New Roman"/>
          <w:color w:val="FF0000"/>
          <w:szCs w:val="20"/>
        </w:rPr>
        <w:t xml:space="preserve"> configured with higher layer parameter </w:t>
      </w:r>
      <w:r w:rsidRPr="00982E91">
        <w:rPr>
          <w:rFonts w:ascii="Times New Roman" w:eastAsia="MS Mincho" w:hAnsi="Times New Roman"/>
          <w:i/>
          <w:color w:val="FF0000"/>
          <w:szCs w:val="20"/>
        </w:rPr>
        <w:t xml:space="preserve">trs-Info </w:t>
      </w:r>
      <w:r w:rsidRPr="00982E91">
        <w:rPr>
          <w:rFonts w:ascii="Times New Roman" w:eastAsia="MS Mincho" w:hAnsi="Times New Roman"/>
          <w:color w:val="FF0000"/>
          <w:szCs w:val="20"/>
        </w:rPr>
        <w:t>and, when applicable, 'QCL-TypeD' with the same CSI-RS resource, or</w:t>
      </w:r>
    </w:p>
    <w:p w14:paraId="7446BA43" w14:textId="77777777" w:rsidR="00982E91" w:rsidRPr="00982E91" w:rsidRDefault="00982E91" w:rsidP="00982E91">
      <w:pPr>
        <w:ind w:left="720" w:hanging="360"/>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r>
      <w:r w:rsidRPr="00982E91">
        <w:rPr>
          <w:rFonts w:ascii="Times New Roman" w:eastAsia="MS Mincho" w:hAnsi="Times New Roman"/>
          <w:color w:val="000000"/>
          <w:szCs w:val="20"/>
        </w:rPr>
        <w:t>'</w:t>
      </w:r>
      <w:r w:rsidRPr="00982E91">
        <w:rPr>
          <w:rFonts w:ascii="Times New Roman" w:eastAsia="MS Mincho" w:hAnsi="Times New Roman"/>
          <w:szCs w:val="20"/>
        </w:rPr>
        <w:t xml:space="preserve">QCL-TypeA' with a CSI-RS resource in a </w:t>
      </w:r>
      <w:r w:rsidRPr="00982E91">
        <w:rPr>
          <w:rFonts w:ascii="Times New Roman" w:eastAsia="MS Mincho" w:hAnsi="Times New Roman"/>
          <w:i/>
          <w:color w:val="000000"/>
          <w:szCs w:val="20"/>
        </w:rPr>
        <w:t>NZP-CSI-RS-ResourceSet</w:t>
      </w:r>
      <w:r w:rsidRPr="00982E91">
        <w:rPr>
          <w:rFonts w:ascii="Times New Roman" w:eastAsia="MS Mincho" w:hAnsi="Times New Roman"/>
          <w:szCs w:val="20"/>
        </w:rPr>
        <w:t xml:space="preserve"> configured with higher layer parameter </w:t>
      </w:r>
      <w:r w:rsidRPr="00982E91">
        <w:rPr>
          <w:rFonts w:ascii="Times New Roman" w:eastAsia="MS Mincho" w:hAnsi="Times New Roman"/>
          <w:i/>
          <w:szCs w:val="20"/>
        </w:rPr>
        <w:t>trs-Info</w:t>
      </w:r>
      <w:r w:rsidRPr="00982E91">
        <w:rPr>
          <w:rFonts w:ascii="Times New Roman" w:eastAsia="MS Mincho" w:hAnsi="Times New Roman"/>
          <w:szCs w:val="20"/>
        </w:rPr>
        <w:t xml:space="preserve"> and, when applicable, 'QCL-TypeD' with an SS/PBCH block, or</w:t>
      </w:r>
    </w:p>
    <w:p w14:paraId="586497BF" w14:textId="77777777" w:rsidR="00982E91" w:rsidRPr="00982E91" w:rsidRDefault="00982E91" w:rsidP="00982E91">
      <w:pPr>
        <w:ind w:left="720" w:hanging="360"/>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r>
      <w:r w:rsidRPr="00982E91">
        <w:rPr>
          <w:rFonts w:ascii="Times New Roman" w:eastAsia="MS Mincho" w:hAnsi="Times New Roman"/>
          <w:color w:val="000000"/>
          <w:szCs w:val="20"/>
        </w:rPr>
        <w:t>'</w:t>
      </w:r>
      <w:r w:rsidRPr="00982E91">
        <w:rPr>
          <w:rFonts w:ascii="Times New Roman" w:eastAsia="MS Mincho" w:hAnsi="Times New Roman"/>
          <w:szCs w:val="20"/>
        </w:rPr>
        <w:t xml:space="preserve">QCL-TypeA' with a CSI-RS resource in a </w:t>
      </w:r>
      <w:r w:rsidRPr="00982E91">
        <w:rPr>
          <w:rFonts w:ascii="Times New Roman" w:eastAsia="MS Mincho" w:hAnsi="Times New Roman"/>
          <w:i/>
          <w:color w:val="000000"/>
          <w:szCs w:val="20"/>
        </w:rPr>
        <w:t>NZP-CSI-RS-ResourceSet</w:t>
      </w:r>
      <w:r w:rsidRPr="00982E91">
        <w:rPr>
          <w:rFonts w:ascii="Times New Roman" w:eastAsia="MS Mincho" w:hAnsi="Times New Roman"/>
          <w:szCs w:val="20"/>
        </w:rPr>
        <w:t xml:space="preserve"> configured with higher layer parameter </w:t>
      </w:r>
      <w:r w:rsidRPr="00982E91">
        <w:rPr>
          <w:rFonts w:ascii="Times New Roman" w:eastAsia="MS Mincho" w:hAnsi="Times New Roman"/>
          <w:i/>
          <w:szCs w:val="20"/>
        </w:rPr>
        <w:t>trs-Info</w:t>
      </w:r>
      <w:r w:rsidRPr="00982E91">
        <w:rPr>
          <w:rFonts w:ascii="Times New Roman" w:eastAsia="MS Mincho" w:hAnsi="Times New Roman"/>
          <w:szCs w:val="20"/>
        </w:rPr>
        <w:t xml:space="preserve"> and, when applicable, </w:t>
      </w:r>
      <w:r w:rsidRPr="00982E91">
        <w:rPr>
          <w:rFonts w:ascii="Times New Roman" w:eastAsia="MS Mincho" w:hAnsi="Times New Roman"/>
          <w:color w:val="000000"/>
          <w:szCs w:val="20"/>
        </w:rPr>
        <w:t>'</w:t>
      </w:r>
      <w:r w:rsidRPr="00982E91">
        <w:rPr>
          <w:rFonts w:ascii="Times New Roman" w:eastAsia="MS Mincho" w:hAnsi="Times New Roman"/>
          <w:szCs w:val="20"/>
        </w:rPr>
        <w:t>QCL-TypeD</w:t>
      </w:r>
      <w:r w:rsidRPr="00982E91">
        <w:rPr>
          <w:rFonts w:ascii="Times New Roman" w:eastAsia="MS Mincho" w:hAnsi="Times New Roman"/>
          <w:color w:val="000000"/>
          <w:szCs w:val="20"/>
        </w:rPr>
        <w:t>'</w:t>
      </w:r>
      <w:r w:rsidRPr="00982E91">
        <w:rPr>
          <w:rFonts w:ascii="Times New Roman" w:eastAsia="MS Mincho" w:hAnsi="Times New Roman"/>
          <w:szCs w:val="20"/>
        </w:rPr>
        <w:t xml:space="preserve"> with a CSI-RS resource in a </w:t>
      </w:r>
      <w:r w:rsidRPr="00982E91">
        <w:rPr>
          <w:rFonts w:ascii="Times New Roman" w:eastAsia="MS Mincho" w:hAnsi="Times New Roman"/>
          <w:i/>
          <w:color w:val="000000"/>
          <w:szCs w:val="20"/>
        </w:rPr>
        <w:t>NZP-CSI-RS-ResourceSet</w:t>
      </w:r>
      <w:r w:rsidRPr="00982E91">
        <w:rPr>
          <w:rFonts w:ascii="Times New Roman" w:eastAsia="MS Mincho" w:hAnsi="Times New Roman"/>
          <w:szCs w:val="20"/>
        </w:rPr>
        <w:t xml:space="preserve"> configured with higher layer parameter </w:t>
      </w:r>
      <w:r w:rsidRPr="00982E91">
        <w:rPr>
          <w:rFonts w:ascii="Times New Roman" w:eastAsia="MS Mincho" w:hAnsi="Times New Roman"/>
          <w:i/>
          <w:color w:val="000000"/>
          <w:szCs w:val="20"/>
        </w:rPr>
        <w:t>repetition</w:t>
      </w:r>
      <w:r w:rsidRPr="00982E91">
        <w:rPr>
          <w:rFonts w:ascii="Times New Roman" w:eastAsia="MS Mincho" w:hAnsi="Times New Roman"/>
          <w:szCs w:val="20"/>
        </w:rPr>
        <w:t>, or</w:t>
      </w:r>
    </w:p>
    <w:p w14:paraId="261E5A86" w14:textId="77777777" w:rsidR="00982E91" w:rsidRPr="00982E91" w:rsidRDefault="00982E91" w:rsidP="00982E91">
      <w:pPr>
        <w:ind w:left="720" w:hanging="360"/>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 xml:space="preserve">'QCL-TypeB' with a CSI-RS resource in a </w:t>
      </w:r>
      <w:r w:rsidRPr="00982E91">
        <w:rPr>
          <w:rFonts w:ascii="Times New Roman" w:eastAsia="MS Mincho" w:hAnsi="Times New Roman"/>
          <w:i/>
          <w:szCs w:val="20"/>
        </w:rPr>
        <w:t>NZP-CSI-RS-ResourceSet</w:t>
      </w:r>
      <w:r w:rsidRPr="00982E91">
        <w:rPr>
          <w:rFonts w:ascii="Times New Roman" w:eastAsia="MS Mincho" w:hAnsi="Times New Roman"/>
          <w:szCs w:val="20"/>
        </w:rPr>
        <w:t xml:space="preserve"> configured with higher layer parameter </w:t>
      </w:r>
      <w:r w:rsidRPr="00982E91">
        <w:rPr>
          <w:rFonts w:ascii="Times New Roman" w:eastAsia="MS Mincho" w:hAnsi="Times New Roman"/>
          <w:i/>
          <w:szCs w:val="20"/>
        </w:rPr>
        <w:t>trs-Info</w:t>
      </w:r>
      <w:r w:rsidRPr="00982E91">
        <w:rPr>
          <w:rFonts w:ascii="Times New Roman" w:eastAsia="MS Mincho" w:hAnsi="Times New Roman"/>
          <w:szCs w:val="20"/>
        </w:rPr>
        <w:t xml:space="preserve"> when 'QCL-TypeD' is not applicable.</w:t>
      </w:r>
    </w:p>
    <w:p w14:paraId="75837BE0" w14:textId="77777777" w:rsidR="00982E91" w:rsidRPr="00982E91" w:rsidRDefault="00982E91" w:rsidP="00982E91">
      <w:pPr>
        <w:overflowPunct w:val="0"/>
        <w:autoSpaceDE w:val="0"/>
        <w:autoSpaceDN w:val="0"/>
        <w:adjustRightInd w:val="0"/>
        <w:ind w:left="720" w:hanging="720"/>
        <w:jc w:val="center"/>
        <w:textAlignment w:val="baseline"/>
        <w:rPr>
          <w:rFonts w:eastAsia="Times New Roman"/>
          <w:i/>
          <w:szCs w:val="20"/>
          <w:lang w:val="en-US" w:eastAsia="ja-JP"/>
        </w:rPr>
      </w:pPr>
      <w:r w:rsidRPr="00982E91">
        <w:rPr>
          <w:i/>
          <w:szCs w:val="20"/>
          <w:lang w:val="en-US" w:eastAsia="ja-JP"/>
        </w:rPr>
        <w:t xml:space="preserve">---- Unchanged parts omitted, </w:t>
      </w:r>
      <w:r w:rsidRPr="00982E91">
        <w:rPr>
          <w:b/>
          <w:i/>
          <w:szCs w:val="20"/>
          <w:lang w:val="en-US" w:eastAsia="ja-JP"/>
        </w:rPr>
        <w:t>section 5.1.5 of 38.214</w:t>
      </w:r>
      <w:r w:rsidRPr="00982E91">
        <w:rPr>
          <w:i/>
          <w:szCs w:val="20"/>
          <w:lang w:val="en-US" w:eastAsia="ja-JP"/>
        </w:rPr>
        <w:t>----</w:t>
      </w:r>
    </w:p>
    <w:p w14:paraId="2C2A46C1" w14:textId="77777777" w:rsidR="009D0A43" w:rsidRPr="00982E91" w:rsidRDefault="009D0A43" w:rsidP="009D0A43">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50343F3A" w14:textId="77777777" w:rsidR="00982E91" w:rsidRPr="00982E91" w:rsidRDefault="00982E91" w:rsidP="00982E91">
      <w:pPr>
        <w:ind w:left="720" w:hanging="720"/>
        <w:rPr>
          <w:szCs w:val="20"/>
          <w:lang w:val="en-US" w:eastAsia="x-none"/>
        </w:rPr>
      </w:pPr>
    </w:p>
    <w:p w14:paraId="7F6A81D6" w14:textId="77777777" w:rsidR="00982E91" w:rsidRPr="009D0A43" w:rsidRDefault="00982E91" w:rsidP="00982E91">
      <w:pPr>
        <w:ind w:left="720" w:hanging="720"/>
        <w:rPr>
          <w:color w:val="000000"/>
          <w:szCs w:val="20"/>
          <w:highlight w:val="green"/>
          <w:lang w:val="en-US" w:eastAsia="ja-JP"/>
        </w:rPr>
      </w:pPr>
      <w:r w:rsidRPr="009D0A43">
        <w:rPr>
          <w:color w:val="000000"/>
          <w:szCs w:val="20"/>
          <w:highlight w:val="green"/>
          <w:lang w:val="en-US" w:eastAsia="ja-JP"/>
        </w:rPr>
        <w:t>Agreement</w:t>
      </w:r>
    </w:p>
    <w:p w14:paraId="3403F2EB" w14:textId="77777777" w:rsidR="00982E91" w:rsidRPr="00982E91" w:rsidRDefault="00982E91" w:rsidP="00982E91">
      <w:pPr>
        <w:ind w:left="720" w:hanging="720"/>
        <w:rPr>
          <w:szCs w:val="20"/>
          <w:lang w:eastAsia="x-none"/>
        </w:rPr>
      </w:pPr>
      <w:r w:rsidRPr="00982E91">
        <w:rPr>
          <w:color w:val="000000"/>
          <w:szCs w:val="20"/>
          <w:lang w:val="en-US" w:eastAsia="ja-JP"/>
        </w:rPr>
        <w:t>TP in Section 5.1.5 of 38.214 for the determination of QCL assumption before RRC configuration</w:t>
      </w:r>
    </w:p>
    <w:p w14:paraId="7C4AB0D7" w14:textId="77777777" w:rsidR="009D0A43" w:rsidRPr="00982E91" w:rsidRDefault="009D0A43" w:rsidP="009D0A43">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168AE4BC" w14:textId="77777777" w:rsidR="00982E91" w:rsidRPr="00982E91" w:rsidRDefault="00982E91" w:rsidP="00982E91">
      <w:pPr>
        <w:rPr>
          <w:rFonts w:eastAsia="SimSun"/>
          <w:szCs w:val="20"/>
        </w:rPr>
      </w:pPr>
      <w:r w:rsidRPr="00982E91">
        <w:rPr>
          <w:rFonts w:eastAsia="SimSun"/>
          <w:szCs w:val="20"/>
        </w:rPr>
        <w:t>5.1.5</w:t>
      </w:r>
      <w:r w:rsidRPr="00982E91">
        <w:rPr>
          <w:rFonts w:eastAsia="SimSun"/>
          <w:szCs w:val="20"/>
        </w:rPr>
        <w:tab/>
        <w:t>Antenna ports quasi co-location</w:t>
      </w:r>
    </w:p>
    <w:p w14:paraId="6975BF16" w14:textId="77777777" w:rsidR="00982E91" w:rsidRPr="00982E91" w:rsidRDefault="00982E91" w:rsidP="00982E91">
      <w:pPr>
        <w:widowControl w:val="0"/>
        <w:ind w:left="720" w:hanging="720"/>
        <w:jc w:val="center"/>
        <w:rPr>
          <w:color w:val="FF0000"/>
          <w:szCs w:val="20"/>
        </w:rPr>
      </w:pPr>
      <w:r w:rsidRPr="00982E91">
        <w:rPr>
          <w:color w:val="FF0000"/>
          <w:szCs w:val="20"/>
        </w:rPr>
        <w:t>&lt; Unchanged parts are omitted &gt;</w:t>
      </w:r>
    </w:p>
    <w:p w14:paraId="65309112" w14:textId="77777777" w:rsidR="00982E91" w:rsidRPr="00982E91" w:rsidRDefault="00982E91" w:rsidP="00982E91">
      <w:pPr>
        <w:rPr>
          <w:color w:val="FF0000"/>
          <w:szCs w:val="20"/>
        </w:rPr>
      </w:pPr>
      <w:r w:rsidRPr="00982E91">
        <w:rPr>
          <w:color w:val="000000"/>
          <w:szCs w:val="20"/>
        </w:rPr>
        <w:t xml:space="preserve">For both the cases when </w:t>
      </w:r>
      <w:r w:rsidRPr="00982E91">
        <w:rPr>
          <w:i/>
          <w:color w:val="000000"/>
          <w:szCs w:val="20"/>
        </w:rPr>
        <w:t>tci-PresentInDCI</w:t>
      </w:r>
      <w:r w:rsidRPr="00982E91">
        <w:rPr>
          <w:color w:val="000000"/>
          <w:szCs w:val="20"/>
        </w:rPr>
        <w:t xml:space="preserve"> is set to 'enabled' and </w:t>
      </w:r>
      <w:r w:rsidRPr="00982E91">
        <w:rPr>
          <w:i/>
          <w:color w:val="000000"/>
          <w:szCs w:val="20"/>
        </w:rPr>
        <w:t>tci-PresentInDCI</w:t>
      </w:r>
      <w:r w:rsidRPr="00982E91">
        <w:rPr>
          <w:color w:val="000000"/>
          <w:szCs w:val="20"/>
        </w:rPr>
        <w:t xml:space="preserve"> is not configured </w:t>
      </w:r>
      <w:r w:rsidRPr="00982E91">
        <w:rPr>
          <w:color w:val="FF0000"/>
          <w:szCs w:val="20"/>
          <w:u w:val="single"/>
        </w:rPr>
        <w:t>in RRC connected mode</w:t>
      </w:r>
      <w:r w:rsidRPr="00982E91">
        <w:rPr>
          <w:color w:val="000000"/>
          <w:szCs w:val="20"/>
        </w:rPr>
        <w:t xml:space="preserve">, if the offset between the reception of the DL DCI and the corresponding PDSCH is less than the threshold </w:t>
      </w:r>
      <w:r w:rsidRPr="00982E91">
        <w:rPr>
          <w:i/>
          <w:color w:val="000000"/>
          <w:szCs w:val="20"/>
        </w:rPr>
        <w:t>Threshold-Sched-Offset</w:t>
      </w:r>
      <w:r w:rsidRPr="00982E91">
        <w:rPr>
          <w:color w:val="000000"/>
          <w:szCs w:val="20"/>
        </w:rPr>
        <w:t xml:space="preserve">, the UE may assume that the DM-RS ports of PDSCH of a serving cell are quasi co-located with the RS(s) in the TCI state with respect to the QCL parameter(s) used for PDCCH quasi co-location indication of the lowest </w:t>
      </w:r>
      <w:r w:rsidRPr="00982E91">
        <w:rPr>
          <w:i/>
          <w:color w:val="000000"/>
          <w:szCs w:val="20"/>
        </w:rPr>
        <w:t>CORESET-ID</w:t>
      </w:r>
      <w:r w:rsidRPr="00982E91">
        <w:rPr>
          <w:color w:val="000000"/>
          <w:szCs w:val="20"/>
        </w:rPr>
        <w:t xml:space="preserve"> in the latest slot in which one or more CORESETs within the active BWP of the serving cell are configured for the UE. If none of configured TCI states contains 'QCL-TypeD', the UE shall obtain the other QCL assumptions from the indicated TCI states for its scheduled PDSCH irrespective of the time offset between the reception of the DL DCI and the corresponding PDSCH.</w:t>
      </w:r>
    </w:p>
    <w:p w14:paraId="5D8811BD" w14:textId="77777777" w:rsidR="009D0A43" w:rsidRPr="00982E91" w:rsidRDefault="009D0A43" w:rsidP="009D0A43">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4021BD16" w14:textId="77777777" w:rsidR="00982E91" w:rsidRPr="00982E91" w:rsidRDefault="00982E91" w:rsidP="00982E91">
      <w:pPr>
        <w:ind w:left="720" w:hanging="720"/>
        <w:rPr>
          <w:szCs w:val="20"/>
          <w:lang w:eastAsia="x-none"/>
        </w:rPr>
      </w:pPr>
    </w:p>
    <w:p w14:paraId="695FC610" w14:textId="77777777" w:rsidR="00982E91" w:rsidRPr="00982E91" w:rsidRDefault="00982E91" w:rsidP="00982E91">
      <w:pPr>
        <w:ind w:left="720" w:hanging="720"/>
        <w:rPr>
          <w:b/>
          <w:szCs w:val="20"/>
          <w:highlight w:val="green"/>
          <w:lang w:eastAsia="x-none"/>
        </w:rPr>
      </w:pPr>
      <w:r w:rsidRPr="00982E91">
        <w:rPr>
          <w:b/>
          <w:szCs w:val="20"/>
          <w:highlight w:val="green"/>
          <w:lang w:eastAsia="x-none"/>
        </w:rPr>
        <w:t>Agreement</w:t>
      </w:r>
    </w:p>
    <w:p w14:paraId="1A3E422F" w14:textId="77777777" w:rsidR="00982E91" w:rsidRPr="00982E91" w:rsidRDefault="00982E91" w:rsidP="00982E91">
      <w:pPr>
        <w:ind w:left="720" w:hanging="720"/>
        <w:rPr>
          <w:szCs w:val="20"/>
          <w:lang w:eastAsia="x-none"/>
        </w:rPr>
      </w:pPr>
      <w:r w:rsidRPr="00982E91">
        <w:rPr>
          <w:szCs w:val="20"/>
          <w:lang w:eastAsia="x-none"/>
        </w:rPr>
        <w:t>Text proposal for TS38.214</w:t>
      </w:r>
    </w:p>
    <w:p w14:paraId="2CA00055" w14:textId="77777777" w:rsidR="009D0A43" w:rsidRPr="00982E91" w:rsidRDefault="009D0A43" w:rsidP="009D0A43">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617DCDE7" w14:textId="77777777" w:rsidR="00982E91" w:rsidRPr="00982E91" w:rsidRDefault="00982E91" w:rsidP="00982E91">
      <w:pPr>
        <w:rPr>
          <w:rFonts w:eastAsia="SimSun"/>
          <w:szCs w:val="20"/>
        </w:rPr>
      </w:pPr>
      <w:r w:rsidRPr="00982E91">
        <w:rPr>
          <w:rFonts w:eastAsia="SimSun"/>
          <w:szCs w:val="20"/>
        </w:rPr>
        <w:t>5.2.1.4.3</w:t>
      </w:r>
      <w:r w:rsidRPr="00982E91">
        <w:rPr>
          <w:rFonts w:eastAsia="SimSun"/>
          <w:szCs w:val="20"/>
        </w:rPr>
        <w:tab/>
        <w:t>L1-RSRP Reporting</w:t>
      </w:r>
    </w:p>
    <w:p w14:paraId="3251060A" w14:textId="77777777" w:rsidR="00982E91" w:rsidRPr="00982E91" w:rsidRDefault="00982E91" w:rsidP="00982E91">
      <w:pPr>
        <w:ind w:left="720" w:hanging="720"/>
        <w:rPr>
          <w:rFonts w:eastAsia="MS Mincho"/>
          <w:color w:val="000000"/>
          <w:szCs w:val="20"/>
        </w:rPr>
      </w:pPr>
      <w:r w:rsidRPr="00982E91">
        <w:rPr>
          <w:rFonts w:eastAsia="MS Mincho"/>
          <w:color w:val="000000"/>
          <w:szCs w:val="20"/>
        </w:rPr>
        <w:t>For L1-RSRP computation</w:t>
      </w:r>
    </w:p>
    <w:p w14:paraId="69616F6B" w14:textId="77777777" w:rsidR="00982E91" w:rsidRPr="00982E91" w:rsidRDefault="00982E91" w:rsidP="00982E91">
      <w:pPr>
        <w:ind w:left="720" w:hanging="720"/>
        <w:rPr>
          <w:szCs w:val="20"/>
          <w:lang w:eastAsia="x-none"/>
        </w:rPr>
      </w:pPr>
      <w:r w:rsidRPr="00982E91">
        <w:rPr>
          <w:szCs w:val="20"/>
        </w:rPr>
        <w:t>-</w:t>
      </w:r>
      <w:r w:rsidRPr="00982E91">
        <w:rPr>
          <w:szCs w:val="20"/>
        </w:rPr>
        <w:tab/>
        <w:t xml:space="preserve">the UE may be configured with CSI-RS resources, SS/PBCH Block resources or both CSI-RS and SS/PBCH block resources, when resource-wise quasi co-located with 'QCL-Type </w:t>
      </w:r>
      <w:r w:rsidRPr="00982E91">
        <w:rPr>
          <w:strike/>
          <w:color w:val="FF0000"/>
          <w:szCs w:val="20"/>
        </w:rPr>
        <w:t xml:space="preserve">A </w:t>
      </w:r>
      <w:r w:rsidRPr="00982E91">
        <w:rPr>
          <w:color w:val="FF0000"/>
          <w:szCs w:val="20"/>
        </w:rPr>
        <w:t>C</w:t>
      </w:r>
      <w:r w:rsidRPr="00982E91">
        <w:rPr>
          <w:szCs w:val="20"/>
        </w:rPr>
        <w:t>' and 'QCL-TypeD'</w:t>
      </w:r>
      <w:r w:rsidRPr="00982E91">
        <w:rPr>
          <w:color w:val="FF0000"/>
          <w:szCs w:val="20"/>
        </w:rPr>
        <w:t xml:space="preserve"> when applicable</w:t>
      </w:r>
      <w:r w:rsidRPr="00982E91">
        <w:rPr>
          <w:szCs w:val="20"/>
        </w:rPr>
        <w:t>.</w:t>
      </w:r>
    </w:p>
    <w:p w14:paraId="7B3EA63B" w14:textId="77777777" w:rsidR="009D0A43" w:rsidRPr="00982E91" w:rsidRDefault="009D0A43" w:rsidP="009D0A43">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59FC4824" w14:textId="77777777" w:rsidR="00982E91" w:rsidRPr="00982E91" w:rsidRDefault="00982E91" w:rsidP="00982E91">
      <w:pPr>
        <w:ind w:left="720" w:hanging="720"/>
        <w:rPr>
          <w:szCs w:val="20"/>
          <w:lang w:eastAsia="x-none"/>
        </w:rPr>
      </w:pPr>
    </w:p>
    <w:p w14:paraId="3E6878FA" w14:textId="66D411FF" w:rsidR="00982E91" w:rsidRPr="009D0A43" w:rsidRDefault="001B7BF2" w:rsidP="00982E91">
      <w:pPr>
        <w:ind w:left="720" w:hanging="720"/>
        <w:rPr>
          <w:b/>
          <w:szCs w:val="20"/>
          <w:lang w:eastAsia="x-none"/>
        </w:rPr>
      </w:pPr>
      <w:hyperlink r:id="rId1110" w:history="1">
        <w:r w:rsidR="00D93AE1" w:rsidRPr="009D0A43">
          <w:rPr>
            <w:rStyle w:val="Hyperlink"/>
            <w:b/>
            <w:szCs w:val="20"/>
          </w:rPr>
          <w:t>R1-1809842</w:t>
        </w:r>
      </w:hyperlink>
      <w:r w:rsidR="00982E91" w:rsidRPr="009D0A43">
        <w:rPr>
          <w:b/>
          <w:szCs w:val="20"/>
          <w:lang w:eastAsia="x-none"/>
        </w:rPr>
        <w:tab/>
        <w:t>Remaining issues on CSI-RS #2</w:t>
      </w:r>
      <w:r w:rsidR="00982E91" w:rsidRPr="009D0A43">
        <w:rPr>
          <w:b/>
          <w:szCs w:val="20"/>
          <w:lang w:eastAsia="x-none"/>
        </w:rPr>
        <w:tab/>
        <w:t>Huawei, HiSi</w:t>
      </w:r>
      <w:r w:rsidR="009D0A43">
        <w:rPr>
          <w:b/>
          <w:szCs w:val="20"/>
          <w:lang w:eastAsia="x-none"/>
        </w:rPr>
        <w:t>licon</w:t>
      </w:r>
    </w:p>
    <w:p w14:paraId="48F5D7E0" w14:textId="77777777" w:rsidR="00982E91" w:rsidRPr="00982E91" w:rsidRDefault="00982E91" w:rsidP="00982E91">
      <w:pPr>
        <w:ind w:left="720" w:hanging="720"/>
        <w:rPr>
          <w:szCs w:val="20"/>
          <w:lang w:eastAsia="x-none"/>
        </w:rPr>
      </w:pPr>
    </w:p>
    <w:p w14:paraId="1A678A0A" w14:textId="77777777" w:rsidR="00982E91" w:rsidRPr="009D0A43" w:rsidRDefault="00982E91" w:rsidP="00982E91">
      <w:pPr>
        <w:ind w:left="720" w:hanging="720"/>
        <w:rPr>
          <w:szCs w:val="20"/>
          <w:highlight w:val="green"/>
          <w:lang w:eastAsia="x-none"/>
        </w:rPr>
      </w:pPr>
      <w:r w:rsidRPr="009D0A43">
        <w:rPr>
          <w:szCs w:val="20"/>
          <w:highlight w:val="green"/>
          <w:lang w:eastAsia="x-none"/>
        </w:rPr>
        <w:t>Agreement</w:t>
      </w:r>
    </w:p>
    <w:p w14:paraId="1127570F" w14:textId="77777777" w:rsidR="00982E91" w:rsidRPr="00982E91" w:rsidRDefault="00982E91" w:rsidP="00982E91">
      <w:pPr>
        <w:adjustRightInd w:val="0"/>
        <w:snapToGrid w:val="0"/>
        <w:ind w:left="720" w:hanging="720"/>
        <w:rPr>
          <w:szCs w:val="20"/>
        </w:rPr>
      </w:pPr>
      <w:r w:rsidRPr="00982E91">
        <w:rPr>
          <w:szCs w:val="20"/>
        </w:rPr>
        <w:t>Text proposal for Section 5.2.2.3.1 in 38.214:</w:t>
      </w:r>
    </w:p>
    <w:tbl>
      <w:tblPr>
        <w:tblW w:w="9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07"/>
      </w:tblGrid>
      <w:tr w:rsidR="00982E91" w:rsidRPr="00982E91" w14:paraId="55789BFF" w14:textId="77777777" w:rsidTr="003D5FBA">
        <w:tc>
          <w:tcPr>
            <w:tcW w:w="9307" w:type="dxa"/>
            <w:shd w:val="clear" w:color="auto" w:fill="auto"/>
          </w:tcPr>
          <w:p w14:paraId="2D43A17C" w14:textId="77777777" w:rsidR="00982E91" w:rsidRPr="00982E91" w:rsidRDefault="00982E91" w:rsidP="00982E91">
            <w:pPr>
              <w:widowControl w:val="0"/>
              <w:autoSpaceDE w:val="0"/>
              <w:autoSpaceDN w:val="0"/>
              <w:adjustRightInd w:val="0"/>
              <w:snapToGrid w:val="0"/>
              <w:jc w:val="center"/>
              <w:rPr>
                <w:rFonts w:eastAsia="SimSun"/>
                <w:color w:val="FF0000"/>
                <w:szCs w:val="20"/>
              </w:rPr>
            </w:pPr>
            <w:r w:rsidRPr="00982E91">
              <w:rPr>
                <w:rFonts w:eastAsia="SimSun"/>
                <w:color w:val="FF0000"/>
                <w:szCs w:val="20"/>
              </w:rPr>
              <w:t>&lt; Start of text proposal &gt;</w:t>
            </w:r>
          </w:p>
          <w:p w14:paraId="1696CD05" w14:textId="77777777" w:rsidR="00982E91" w:rsidRPr="00982E91" w:rsidRDefault="00982E91" w:rsidP="00982E91">
            <w:pPr>
              <w:ind w:left="568" w:hanging="284"/>
              <w:rPr>
                <w:rFonts w:eastAsia="SimSun"/>
                <w:szCs w:val="20"/>
              </w:rPr>
            </w:pPr>
            <w:del w:id="780" w:author="CATT" w:date="2018-08-09T10:28:00Z">
              <w:r w:rsidRPr="00982E91">
                <w:rPr>
                  <w:rFonts w:eastAsia="MS Mincho"/>
                  <w:szCs w:val="20"/>
                  <w:lang w:eastAsia="ja-JP"/>
                </w:rPr>
                <w:delText>-</w:delText>
              </w:r>
            </w:del>
            <w:r w:rsidRPr="00982E91">
              <w:rPr>
                <w:rFonts w:eastAsia="MS Mincho"/>
                <w:szCs w:val="20"/>
                <w:lang w:eastAsia="ja-JP"/>
              </w:rPr>
              <w:tab/>
            </w:r>
            <w:r w:rsidRPr="00982E91">
              <w:rPr>
                <w:rFonts w:eastAsia="MS Mincho"/>
                <w:i/>
                <w:szCs w:val="20"/>
                <w:lang w:eastAsia="ja-JP"/>
              </w:rPr>
              <w:t xml:space="preserve">repetition </w:t>
            </w:r>
            <w:r w:rsidRPr="00982E91">
              <w:rPr>
                <w:rFonts w:eastAsia="MS Mincho"/>
                <w:szCs w:val="20"/>
                <w:lang w:eastAsia="ja-JP"/>
              </w:rPr>
              <w:t>in</w:t>
            </w:r>
            <w:r w:rsidRPr="00982E91">
              <w:rPr>
                <w:rFonts w:eastAsia="MS Mincho"/>
                <w:i/>
                <w:szCs w:val="20"/>
                <w:lang w:eastAsia="ja-JP"/>
              </w:rPr>
              <w:t xml:space="preserve"> NZP-CSI-RS-ResourceSet </w:t>
            </w:r>
            <w:r w:rsidRPr="00982E91">
              <w:rPr>
                <w:rFonts w:eastAsia="MS Mincho"/>
                <w:szCs w:val="20"/>
                <w:lang w:eastAsia="ja-JP"/>
              </w:rPr>
              <w:t xml:space="preserve">is associated with a CSI-RS resource set and defines whether </w:t>
            </w:r>
            <w:ins w:id="781" w:author="huawei" w:date="2018-08-20T12:01:00Z">
              <w:r w:rsidRPr="00982E91">
                <w:rPr>
                  <w:rFonts w:eastAsia="MS Mincho"/>
                  <w:szCs w:val="20"/>
                  <w:lang w:eastAsia="ja-JP"/>
                </w:rPr>
                <w:t xml:space="preserve">UE can assume </w:t>
              </w:r>
            </w:ins>
            <w:ins w:id="782" w:author="CATT" w:date="2018-08-09T09:38:00Z">
              <w:r w:rsidRPr="00982E91">
                <w:rPr>
                  <w:rFonts w:eastAsia="SimSun" w:hint="eastAsia"/>
                  <w:szCs w:val="20"/>
                </w:rPr>
                <w:t xml:space="preserve">the CSI-RS resources within the NZP-CSI-RS ResourceSet are transmitted with the same </w:t>
              </w:r>
              <w:r w:rsidRPr="00982E91">
                <w:rPr>
                  <w:rFonts w:eastAsia="SimSun" w:hint="eastAsia"/>
                  <w:szCs w:val="20"/>
                </w:rPr>
                <w:lastRenderedPageBreak/>
                <w:t>downlink spatial domain transmission filter</w:t>
              </w:r>
            </w:ins>
            <w:ins w:id="783" w:author="huawei" w:date="2018-08-20T12:01:00Z">
              <w:r w:rsidRPr="00982E91">
                <w:rPr>
                  <w:rFonts w:eastAsia="SimSun"/>
                  <w:szCs w:val="20"/>
                </w:rPr>
                <w:t xml:space="preserve"> or not</w:t>
              </w:r>
            </w:ins>
            <w:ins w:id="784" w:author="CATT" w:date="2018-08-09T09:40:00Z">
              <w:r w:rsidRPr="00982E91">
                <w:rPr>
                  <w:rFonts w:eastAsia="SimSun" w:hint="eastAsia"/>
                  <w:szCs w:val="20"/>
                </w:rPr>
                <w:t xml:space="preserve"> </w:t>
              </w:r>
            </w:ins>
            <w:del w:id="785" w:author="CATT" w:date="2018-08-09T10:28:00Z">
              <w:r w:rsidRPr="00982E91">
                <w:rPr>
                  <w:rFonts w:eastAsia="MS Mincho"/>
                  <w:szCs w:val="20"/>
                  <w:lang w:eastAsia="ja-JP"/>
                </w:rPr>
                <w:delText xml:space="preserve">a repetition in conjunction with spatial domain transmission filter </w:delText>
              </w:r>
            </w:del>
            <w:del w:id="786" w:author="CATT" w:date="2018-08-09T09:36:00Z">
              <w:r w:rsidRPr="00982E91">
                <w:rPr>
                  <w:rFonts w:eastAsia="MS Mincho"/>
                  <w:szCs w:val="20"/>
                  <w:lang w:eastAsia="ja-JP"/>
                </w:rPr>
                <w:delText xml:space="preserve">is on/off at gNB-side </w:delText>
              </w:r>
            </w:del>
            <w:ins w:id="787" w:author="CATT" w:date="2018-08-09T09:36:00Z">
              <w:del w:id="788" w:author="huawei" w:date="2018-08-20T12:01:00Z">
                <w:r w:rsidRPr="00982E91" w:rsidDel="00F544C6">
                  <w:rPr>
                    <w:rFonts w:eastAsia="SimSun" w:hint="eastAsia"/>
                    <w:szCs w:val="20"/>
                  </w:rPr>
                  <w:delText xml:space="preserve">can be assumed at the UE side </w:delText>
                </w:r>
              </w:del>
            </w:ins>
            <w:r w:rsidRPr="00982E91">
              <w:rPr>
                <w:rFonts w:eastAsia="MS Mincho"/>
                <w:szCs w:val="20"/>
                <w:lang w:eastAsia="ja-JP"/>
              </w:rPr>
              <w:t xml:space="preserve">as described in Subclause 5.1.6.1.2. and can be configured only when the higher layer parameter </w:t>
            </w:r>
            <w:r w:rsidRPr="00982E91">
              <w:rPr>
                <w:rFonts w:eastAsia="MS Mincho"/>
                <w:i/>
                <w:szCs w:val="20"/>
                <w:lang w:eastAsia="ja-JP"/>
              </w:rPr>
              <w:t>reportQuantity</w:t>
            </w:r>
            <w:r w:rsidRPr="00982E91">
              <w:rPr>
                <w:rFonts w:eastAsia="MS Mincho"/>
                <w:szCs w:val="20"/>
                <w:lang w:eastAsia="ja-JP"/>
              </w:rPr>
              <w:t xml:space="preserve"> associated with all the reporting settings linked with the CSI-RS resource set is set to 'cri-RSRP' or 'none'.</w:t>
            </w:r>
          </w:p>
          <w:p w14:paraId="3243EA6C" w14:textId="77777777" w:rsidR="00982E91" w:rsidRPr="00982E91" w:rsidRDefault="00982E91" w:rsidP="00982E91">
            <w:pPr>
              <w:ind w:left="568" w:hanging="284"/>
              <w:rPr>
                <w:rFonts w:eastAsia="SimSun"/>
                <w:szCs w:val="20"/>
              </w:rPr>
            </w:pPr>
            <w:r w:rsidRPr="00982E91">
              <w:rPr>
                <w:rFonts w:eastAsia="MS Mincho"/>
                <w:szCs w:val="20"/>
                <w:lang w:eastAsia="ja-JP"/>
              </w:rPr>
              <w:t>-</w:t>
            </w:r>
            <w:r w:rsidRPr="00982E91">
              <w:rPr>
                <w:rFonts w:eastAsia="MS Mincho"/>
                <w:szCs w:val="20"/>
                <w:lang w:eastAsia="ja-JP"/>
              </w:rPr>
              <w:tab/>
            </w:r>
            <w:r w:rsidRPr="00982E91">
              <w:rPr>
                <w:rFonts w:eastAsia="SimSun"/>
                <w:i/>
                <w:szCs w:val="20"/>
              </w:rPr>
              <w:t>qcl-InfoPeriodicCSI-RS</w:t>
            </w:r>
            <w:r w:rsidRPr="00982E91">
              <w:rPr>
                <w:rFonts w:eastAsia="SimSun"/>
                <w:szCs w:val="20"/>
              </w:rPr>
              <w:t xml:space="preserve"> contains a reference to a </w:t>
            </w:r>
            <w:r w:rsidRPr="00982E91">
              <w:rPr>
                <w:rFonts w:eastAsia="SimSun"/>
                <w:i/>
                <w:szCs w:val="20"/>
              </w:rPr>
              <w:t>TCI-State</w:t>
            </w:r>
            <w:r w:rsidRPr="00982E91">
              <w:rPr>
                <w:rFonts w:eastAsia="SimSun"/>
                <w:szCs w:val="20"/>
              </w:rPr>
              <w:t xml:space="preserve"> indicating QCL source RS(s)</w:t>
            </w:r>
            <w:ins w:id="789" w:author="CATT" w:date="2018-08-09T10:57:00Z">
              <w:r w:rsidRPr="00982E91">
                <w:rPr>
                  <w:rFonts w:eastAsia="SimSun" w:hint="eastAsia"/>
                  <w:szCs w:val="20"/>
                </w:rPr>
                <w:t xml:space="preserve"> and QCL type(s)</w:t>
              </w:r>
            </w:ins>
            <w:r w:rsidRPr="00982E91">
              <w:rPr>
                <w:rFonts w:eastAsia="SimSun"/>
                <w:szCs w:val="20"/>
              </w:rPr>
              <w:t xml:space="preserve">. If the </w:t>
            </w:r>
            <w:r w:rsidRPr="00982E91">
              <w:rPr>
                <w:rFonts w:eastAsia="SimSun"/>
                <w:i/>
                <w:szCs w:val="20"/>
              </w:rPr>
              <w:t>TCI-State</w:t>
            </w:r>
            <w:r w:rsidRPr="00982E91">
              <w:rPr>
                <w:rFonts w:eastAsia="SimSun"/>
                <w:szCs w:val="20"/>
              </w:rPr>
              <w:t xml:space="preserve"> is configured with a reference to an RS with 'QCL-TypeD' association, that RS may be an SS/PBCH block located in the same or different CC/DL BWP or a CSI-RS resource configured as periodic located in the same or different CC/DL BWP.</w:t>
            </w:r>
          </w:p>
          <w:p w14:paraId="7284EE26" w14:textId="77777777" w:rsidR="00982E91" w:rsidRPr="00982E91" w:rsidRDefault="00982E91" w:rsidP="00982E91">
            <w:pPr>
              <w:ind w:left="568" w:hanging="284"/>
              <w:rPr>
                <w:rFonts w:eastAsia="MS Mincho"/>
                <w:szCs w:val="20"/>
                <w:lang w:eastAsia="ja-JP"/>
              </w:rPr>
            </w:pPr>
            <w:r w:rsidRPr="00982E91">
              <w:rPr>
                <w:rFonts w:eastAsia="MS Mincho"/>
                <w:szCs w:val="20"/>
                <w:lang w:eastAsia="ja-JP"/>
              </w:rPr>
              <w:t>-</w:t>
            </w:r>
            <w:r w:rsidRPr="00982E91">
              <w:rPr>
                <w:rFonts w:eastAsia="MS Mincho"/>
                <w:szCs w:val="20"/>
                <w:lang w:eastAsia="ja-JP"/>
              </w:rPr>
              <w:tab/>
            </w:r>
            <w:r w:rsidRPr="00982E91">
              <w:rPr>
                <w:rFonts w:eastAsia="MS Mincho"/>
                <w:i/>
                <w:szCs w:val="20"/>
                <w:lang w:eastAsia="ja-JP"/>
              </w:rPr>
              <w:t>trs-Info</w:t>
            </w:r>
            <w:r w:rsidRPr="00982E91">
              <w:rPr>
                <w:rFonts w:eastAsia="MS Mincho"/>
                <w:szCs w:val="20"/>
                <w:lang w:eastAsia="ja-JP"/>
              </w:rPr>
              <w:t xml:space="preserve"> in </w:t>
            </w:r>
            <w:r w:rsidRPr="00982E91">
              <w:rPr>
                <w:rFonts w:eastAsia="MS Mincho"/>
                <w:i/>
                <w:szCs w:val="20"/>
                <w:lang w:eastAsia="ja-JP"/>
              </w:rPr>
              <w:t>NZP-CSI-RS-ResourceSet</w:t>
            </w:r>
            <w:r w:rsidRPr="00982E91">
              <w:rPr>
                <w:rFonts w:eastAsia="MS Mincho"/>
                <w:szCs w:val="20"/>
                <w:lang w:eastAsia="ja-JP"/>
              </w:rPr>
              <w:t xml:space="preserve"> is associated with a CSI-RS resource set and for which the UE can assume that </w:t>
            </w:r>
            <w:r w:rsidRPr="00982E91">
              <w:rPr>
                <w:rFonts w:eastAsia="SimSun"/>
                <w:szCs w:val="20"/>
              </w:rPr>
              <w:t xml:space="preserve">the antenna port with the same port index of the configured NZP CSI-RS resources in the </w:t>
            </w:r>
            <w:r w:rsidRPr="00982E91">
              <w:rPr>
                <w:rFonts w:eastAsia="SimSun"/>
                <w:i/>
                <w:szCs w:val="20"/>
              </w:rPr>
              <w:t>NZP-CSI-RS-ResourceSet</w:t>
            </w:r>
            <w:r w:rsidRPr="00982E91">
              <w:rPr>
                <w:rFonts w:eastAsia="SimSun"/>
                <w:szCs w:val="20"/>
              </w:rPr>
              <w:t xml:space="preserve"> is the same</w:t>
            </w:r>
            <w:r w:rsidRPr="00982E91">
              <w:rPr>
                <w:rFonts w:eastAsia="MS Mincho"/>
                <w:szCs w:val="20"/>
                <w:lang w:eastAsia="ja-JP"/>
              </w:rPr>
              <w:t xml:space="preserve"> as described in Subclause 5.1.6.1.1 and can be </w:t>
            </w:r>
            <w:ins w:id="790" w:author="CATT" w:date="2018-07-20T15:42:00Z">
              <w:r w:rsidRPr="00982E91">
                <w:rPr>
                  <w:rFonts w:eastAsia="SimSun" w:hint="eastAsia"/>
                  <w:szCs w:val="20"/>
                </w:rPr>
                <w:t xml:space="preserve">configured </w:t>
              </w:r>
            </w:ins>
            <w:ins w:id="791" w:author="CATT" w:date="2018-08-09T15:37:00Z">
              <w:r w:rsidRPr="00982E91">
                <w:rPr>
                  <w:rFonts w:eastAsia="SimSun" w:hint="eastAsia"/>
                  <w:szCs w:val="20"/>
                </w:rPr>
                <w:t xml:space="preserve">when </w:t>
              </w:r>
            </w:ins>
            <w:ins w:id="792" w:author="CATT" w:date="2018-07-20T15:42:00Z">
              <w:r w:rsidRPr="00982E91">
                <w:rPr>
                  <w:rFonts w:eastAsia="SimSun" w:hint="eastAsia"/>
                  <w:szCs w:val="20"/>
                </w:rPr>
                <w:t xml:space="preserve"> reporting setting is </w:t>
              </w:r>
              <w:del w:id="793" w:author="huawei" w:date="2018-08-20T12:02:00Z">
                <w:r w:rsidRPr="00982E91" w:rsidDel="00F544C6">
                  <w:rPr>
                    <w:rFonts w:eastAsia="SimSun" w:hint="eastAsia"/>
                    <w:szCs w:val="20"/>
                  </w:rPr>
                  <w:delText>un</w:delText>
                </w:r>
              </w:del>
            </w:ins>
            <w:ins w:id="794" w:author="huawei" w:date="2018-08-20T12:02:00Z">
              <w:r w:rsidRPr="00982E91">
                <w:rPr>
                  <w:rFonts w:eastAsia="SimSun"/>
                  <w:szCs w:val="20"/>
                </w:rPr>
                <w:t xml:space="preserve"> not </w:t>
              </w:r>
            </w:ins>
            <w:ins w:id="795" w:author="CATT" w:date="2018-07-20T15:42:00Z">
              <w:r w:rsidRPr="00982E91">
                <w:rPr>
                  <w:rFonts w:eastAsia="SimSun" w:hint="eastAsia"/>
                  <w:szCs w:val="20"/>
                </w:rPr>
                <w:t xml:space="preserve">configured or </w:t>
              </w:r>
            </w:ins>
            <w:del w:id="796" w:author="CATT" w:date="2018-08-09T15:38:00Z">
              <w:r w:rsidRPr="00982E91">
                <w:rPr>
                  <w:rFonts w:eastAsia="MS Mincho"/>
                  <w:szCs w:val="20"/>
                  <w:lang w:eastAsia="ja-JP"/>
                </w:rPr>
                <w:delText xml:space="preserve">configured only </w:delText>
              </w:r>
            </w:del>
            <w:r w:rsidRPr="00982E91">
              <w:rPr>
                <w:rFonts w:eastAsia="MS Mincho"/>
                <w:szCs w:val="20"/>
                <w:lang w:eastAsia="ja-JP"/>
              </w:rPr>
              <w:t xml:space="preserve">when the higher layer parameter </w:t>
            </w:r>
            <w:r w:rsidRPr="00982E91">
              <w:rPr>
                <w:rFonts w:eastAsia="MS Mincho"/>
                <w:i/>
                <w:szCs w:val="20"/>
                <w:lang w:eastAsia="ja-JP"/>
              </w:rPr>
              <w:t>reportQuantity</w:t>
            </w:r>
            <w:r w:rsidRPr="00982E91">
              <w:rPr>
                <w:rFonts w:eastAsia="MS Mincho"/>
                <w:szCs w:val="20"/>
                <w:lang w:eastAsia="ja-JP"/>
              </w:rPr>
              <w:t xml:space="preserve"> associated with all the reporting settings linked with the CSI-RS resource set is </w:t>
            </w:r>
            <w:del w:id="797" w:author="CATT" w:date="2018-07-20T15:26:00Z">
              <w:r w:rsidRPr="00982E91">
                <w:rPr>
                  <w:rFonts w:eastAsia="MS Mincho"/>
                  <w:szCs w:val="20"/>
                  <w:lang w:eastAsia="ja-JP"/>
                </w:rPr>
                <w:delText xml:space="preserve">unconfigured or </w:delText>
              </w:r>
            </w:del>
            <w:r w:rsidRPr="00982E91">
              <w:rPr>
                <w:rFonts w:eastAsia="MS Mincho"/>
                <w:szCs w:val="20"/>
                <w:lang w:eastAsia="ja-JP"/>
              </w:rPr>
              <w:t>set to 'none'.</w:t>
            </w:r>
          </w:p>
          <w:p w14:paraId="70B11B7E" w14:textId="77777777" w:rsidR="00982E91" w:rsidRPr="00982E91" w:rsidRDefault="00982E91" w:rsidP="00982E91">
            <w:pPr>
              <w:widowControl w:val="0"/>
              <w:ind w:left="720" w:hanging="720"/>
              <w:jc w:val="center"/>
              <w:rPr>
                <w:color w:val="FF0000"/>
                <w:szCs w:val="20"/>
              </w:rPr>
            </w:pPr>
            <w:r w:rsidRPr="00982E91">
              <w:rPr>
                <w:rFonts w:eastAsia="SimSun"/>
                <w:color w:val="FF0000"/>
                <w:szCs w:val="20"/>
              </w:rPr>
              <w:t>&lt; End of text proposal &gt;</w:t>
            </w:r>
          </w:p>
        </w:tc>
      </w:tr>
    </w:tbl>
    <w:p w14:paraId="0F055CC8" w14:textId="77777777" w:rsidR="00982E91" w:rsidRPr="00982E91" w:rsidRDefault="00982E91" w:rsidP="00982E91">
      <w:pPr>
        <w:ind w:left="720" w:hanging="720"/>
        <w:rPr>
          <w:szCs w:val="20"/>
          <w:lang w:eastAsia="x-none"/>
        </w:rPr>
      </w:pPr>
    </w:p>
    <w:p w14:paraId="34A8B19A" w14:textId="77777777" w:rsidR="00982E91" w:rsidRPr="009D0A43" w:rsidRDefault="00982E91" w:rsidP="00982E91">
      <w:pPr>
        <w:contextualSpacing/>
        <w:rPr>
          <w:rFonts w:eastAsia="+mn-ea"/>
          <w:color w:val="000000"/>
          <w:kern w:val="24"/>
          <w:szCs w:val="20"/>
          <w:highlight w:val="green"/>
          <w:lang w:eastAsia="x-none"/>
        </w:rPr>
      </w:pPr>
      <w:r w:rsidRPr="009D0A43">
        <w:rPr>
          <w:rFonts w:eastAsia="+mn-ea"/>
          <w:color w:val="000000"/>
          <w:kern w:val="24"/>
          <w:szCs w:val="20"/>
          <w:highlight w:val="green"/>
          <w:lang w:eastAsia="x-none"/>
        </w:rPr>
        <w:t xml:space="preserve">Agreement </w:t>
      </w:r>
    </w:p>
    <w:p w14:paraId="46B221AF" w14:textId="77777777" w:rsidR="00982E91" w:rsidRPr="009D0A43" w:rsidRDefault="00982E91" w:rsidP="009D0A43">
      <w:pPr>
        <w:pStyle w:val="ListParagraph"/>
        <w:numPr>
          <w:ilvl w:val="0"/>
          <w:numId w:val="303"/>
        </w:numPr>
        <w:rPr>
          <w:rFonts w:eastAsia="+mn-ea"/>
          <w:color w:val="000000"/>
          <w:kern w:val="24"/>
          <w:lang w:eastAsia="x-none"/>
        </w:rPr>
      </w:pPr>
      <w:r w:rsidRPr="009D0A43">
        <w:rPr>
          <w:rFonts w:eastAsia="+mn-ea"/>
          <w:color w:val="000000"/>
          <w:kern w:val="24"/>
          <w:lang w:eastAsia="x-none"/>
        </w:rPr>
        <w:t>For multi-slot and single-slot PDSCH scheduling, the triggered aperiodic ZP CSI-RS is applied to all the slot(s) of the scheduled PDSCH.</w:t>
      </w:r>
    </w:p>
    <w:p w14:paraId="67FD8851" w14:textId="77777777" w:rsidR="00982E91" w:rsidRPr="00982E91" w:rsidRDefault="00982E91" w:rsidP="00982E91">
      <w:pPr>
        <w:ind w:left="720" w:hanging="720"/>
        <w:rPr>
          <w:szCs w:val="20"/>
          <w:lang w:eastAsia="x-none"/>
        </w:rPr>
      </w:pPr>
    </w:p>
    <w:p w14:paraId="0463759A" w14:textId="77777777" w:rsidR="00982E91" w:rsidRPr="009D0A43" w:rsidRDefault="00982E91" w:rsidP="00982E91">
      <w:pPr>
        <w:adjustRightInd w:val="0"/>
        <w:snapToGrid w:val="0"/>
        <w:ind w:left="720" w:hanging="720"/>
        <w:rPr>
          <w:szCs w:val="20"/>
          <w:highlight w:val="green"/>
        </w:rPr>
      </w:pPr>
      <w:r w:rsidRPr="009D0A43">
        <w:rPr>
          <w:szCs w:val="20"/>
          <w:highlight w:val="green"/>
        </w:rPr>
        <w:t>Agreement</w:t>
      </w:r>
    </w:p>
    <w:p w14:paraId="76A3572E" w14:textId="77777777" w:rsidR="00982E91" w:rsidRPr="009D0A43" w:rsidRDefault="00982E91" w:rsidP="009D0A43">
      <w:pPr>
        <w:pStyle w:val="ListParagraph"/>
        <w:numPr>
          <w:ilvl w:val="0"/>
          <w:numId w:val="303"/>
        </w:numPr>
        <w:rPr>
          <w:rFonts w:eastAsia="+mn-ea"/>
          <w:color w:val="000000"/>
          <w:kern w:val="24"/>
          <w:lang w:eastAsia="x-none"/>
        </w:rPr>
      </w:pPr>
      <w:r w:rsidRPr="009D0A43">
        <w:rPr>
          <w:rFonts w:eastAsia="+mn-ea"/>
          <w:color w:val="000000"/>
          <w:kern w:val="24"/>
          <w:lang w:eastAsia="x-none"/>
        </w:rPr>
        <w:t>UE does not perform rate matching nor assumes puncturing on PDSCH REs overlapped with the REs for the triggered aperiodic NZP CSI-RS resource</w:t>
      </w:r>
    </w:p>
    <w:p w14:paraId="73546F6D" w14:textId="77777777" w:rsidR="00982E91" w:rsidRPr="009D0A43" w:rsidRDefault="00982E91" w:rsidP="009D0A43">
      <w:pPr>
        <w:pStyle w:val="ListParagraph"/>
        <w:numPr>
          <w:ilvl w:val="0"/>
          <w:numId w:val="303"/>
        </w:numPr>
        <w:rPr>
          <w:rFonts w:eastAsia="+mn-ea"/>
          <w:color w:val="000000"/>
          <w:kern w:val="24"/>
          <w:lang w:eastAsia="x-none"/>
        </w:rPr>
      </w:pPr>
      <w:r w:rsidRPr="009D0A43">
        <w:rPr>
          <w:rFonts w:eastAsia="+mn-ea"/>
          <w:color w:val="000000"/>
          <w:kern w:val="24"/>
          <w:lang w:eastAsia="x-none"/>
        </w:rPr>
        <w:t>UE does not rate match PDSCH around the overlapped aperiodic ZP-CSI-RS resource scheduled by a DL DCI other than the one which scheduled this PDSCH</w:t>
      </w:r>
    </w:p>
    <w:p w14:paraId="0943A236" w14:textId="77777777" w:rsidR="00982E91" w:rsidRPr="00982E91" w:rsidRDefault="00982E91" w:rsidP="00982E91">
      <w:pPr>
        <w:ind w:left="720" w:hanging="720"/>
        <w:rPr>
          <w:szCs w:val="20"/>
          <w:lang w:eastAsia="x-none"/>
        </w:rPr>
      </w:pPr>
    </w:p>
    <w:p w14:paraId="02B29D9B" w14:textId="77777777" w:rsidR="00982E91" w:rsidRPr="00982E91" w:rsidRDefault="00982E91" w:rsidP="00982E91">
      <w:pPr>
        <w:ind w:left="720" w:hanging="720"/>
        <w:rPr>
          <w:b/>
          <w:szCs w:val="28"/>
          <w:lang w:eastAsia="x-none"/>
        </w:rPr>
      </w:pPr>
      <w:r w:rsidRPr="00982E91">
        <w:rPr>
          <w:b/>
          <w:szCs w:val="28"/>
          <w:lang w:eastAsia="x-none"/>
        </w:rPr>
        <w:t>For further discussion until the next RAN1 meeting:</w:t>
      </w:r>
    </w:p>
    <w:p w14:paraId="1954E853" w14:textId="77777777" w:rsidR="00982E91" w:rsidRPr="00982E91" w:rsidRDefault="00982E91" w:rsidP="00982E91">
      <w:pPr>
        <w:rPr>
          <w:szCs w:val="28"/>
          <w:lang w:eastAsia="x-none"/>
        </w:rPr>
      </w:pPr>
      <w:r w:rsidRPr="00982E91">
        <w:rPr>
          <w:szCs w:val="28"/>
          <w:lang w:eastAsia="x-none"/>
        </w:rPr>
        <w:t>UE is not expected to be configured with NZP-CSI-RS resource(s) without functionality</w:t>
      </w:r>
    </w:p>
    <w:p w14:paraId="696187A7" w14:textId="77777777" w:rsidR="00982E91" w:rsidRPr="009D0A43" w:rsidRDefault="00982E91" w:rsidP="009D0A43">
      <w:pPr>
        <w:pStyle w:val="ListParagraph"/>
        <w:numPr>
          <w:ilvl w:val="0"/>
          <w:numId w:val="305"/>
        </w:numPr>
      </w:pPr>
      <w:r w:rsidRPr="009D0A43">
        <w:t>FFS on whether specification change is needed</w:t>
      </w:r>
    </w:p>
    <w:p w14:paraId="5D9DF7CB" w14:textId="77777777" w:rsidR="00982E91" w:rsidRPr="00982E91" w:rsidRDefault="00982E91" w:rsidP="00982E91">
      <w:pPr>
        <w:rPr>
          <w:szCs w:val="28"/>
          <w:lang w:eastAsia="x-none"/>
        </w:rPr>
      </w:pPr>
      <w:r w:rsidRPr="00982E91">
        <w:rPr>
          <w:szCs w:val="28"/>
          <w:lang w:eastAsia="x-none"/>
        </w:rPr>
        <w:t>For reference the following is provided for consideration until the next RAN1 meeting</w:t>
      </w:r>
    </w:p>
    <w:p w14:paraId="103816B1" w14:textId="77777777" w:rsidR="00982E91" w:rsidRPr="00982E91" w:rsidRDefault="00982E91" w:rsidP="00982E91">
      <w:pPr>
        <w:ind w:left="720" w:hanging="720"/>
        <w:rPr>
          <w:szCs w:val="28"/>
          <w:lang w:val="en-US" w:eastAsia="x-none"/>
        </w:rPr>
      </w:pPr>
      <w:r w:rsidRPr="00982E91">
        <w:rPr>
          <w:szCs w:val="28"/>
          <w:lang w:val="en-US" w:eastAsia="x-none"/>
        </w:rPr>
        <w:t>A configured NZP-CSIRS resource falls under at least one of the cases below:</w:t>
      </w:r>
    </w:p>
    <w:p w14:paraId="52CB4603" w14:textId="77777777" w:rsidR="00982E91" w:rsidRPr="00982E91" w:rsidRDefault="00982E91" w:rsidP="00982E91">
      <w:pPr>
        <w:ind w:left="720" w:hanging="720"/>
        <w:rPr>
          <w:szCs w:val="28"/>
          <w:lang w:val="en-US" w:eastAsia="x-none"/>
        </w:rPr>
      </w:pPr>
      <w:r w:rsidRPr="00982E91">
        <w:rPr>
          <w:szCs w:val="28"/>
          <w:lang w:val="en-US" w:eastAsia="x-none"/>
        </w:rPr>
        <w:t>1) a NZP-CSI-RS resource is included in a configured NZP-CSI-RS resource set with a configured field “repetition” or “trs-info”</w:t>
      </w:r>
    </w:p>
    <w:p w14:paraId="5B49C664" w14:textId="77777777" w:rsidR="00982E91" w:rsidRPr="00982E91" w:rsidRDefault="00982E91" w:rsidP="00982E91">
      <w:pPr>
        <w:ind w:left="720" w:hanging="720"/>
        <w:rPr>
          <w:szCs w:val="28"/>
          <w:lang w:val="en-US" w:eastAsia="x-none"/>
        </w:rPr>
      </w:pPr>
      <w:r w:rsidRPr="00982E91">
        <w:rPr>
          <w:szCs w:val="28"/>
          <w:lang w:val="en-US" w:eastAsia="x-none"/>
        </w:rPr>
        <w:t>2) a NZP-CSI-RS resource is included in a configured NZP-CSI-RS resource set which is included by a configured CSI-ResourceConfig included in a configured CSI-ReportConfig</w:t>
      </w:r>
    </w:p>
    <w:p w14:paraId="384CDA59" w14:textId="77777777" w:rsidR="00982E91" w:rsidRPr="00982E91" w:rsidRDefault="00982E91" w:rsidP="00982E91">
      <w:pPr>
        <w:ind w:left="720" w:hanging="720"/>
        <w:rPr>
          <w:szCs w:val="28"/>
          <w:lang w:val="en-US" w:eastAsia="x-none"/>
        </w:rPr>
      </w:pPr>
      <w:r w:rsidRPr="00982E91">
        <w:rPr>
          <w:szCs w:val="28"/>
          <w:lang w:val="en-US" w:eastAsia="x-none"/>
        </w:rPr>
        <w:t>3) a NZP-CSI-RS resource is included in a configured “RadioLinkMonitoringRS” IE</w:t>
      </w:r>
    </w:p>
    <w:p w14:paraId="77615102" w14:textId="77777777" w:rsidR="00982E91" w:rsidRPr="00982E91" w:rsidRDefault="00982E91" w:rsidP="00982E91">
      <w:pPr>
        <w:ind w:left="720" w:hanging="720"/>
        <w:rPr>
          <w:szCs w:val="28"/>
          <w:lang w:val="en-US" w:eastAsia="x-none"/>
        </w:rPr>
      </w:pPr>
      <w:r w:rsidRPr="00982E91">
        <w:rPr>
          <w:szCs w:val="28"/>
          <w:lang w:val="en-US" w:eastAsia="x-none"/>
        </w:rPr>
        <w:t>4) a NZP-CSI-RS resource is included in a configured PUSCH-PathlossReferenceRS</w:t>
      </w:r>
    </w:p>
    <w:p w14:paraId="6B6DC145" w14:textId="77777777" w:rsidR="00982E91" w:rsidRPr="00982E91" w:rsidRDefault="00982E91" w:rsidP="00982E91">
      <w:pPr>
        <w:ind w:left="720" w:hanging="720"/>
        <w:rPr>
          <w:szCs w:val="28"/>
          <w:lang w:val="en-US" w:eastAsia="x-none"/>
        </w:rPr>
      </w:pPr>
      <w:r w:rsidRPr="00982E91">
        <w:rPr>
          <w:szCs w:val="28"/>
          <w:lang w:val="en-US" w:eastAsia="x-none"/>
        </w:rPr>
        <w:t>5) a NZP-CSI-RS resource is included in a configured PUCCH-PathlossReferenceRS</w:t>
      </w:r>
    </w:p>
    <w:p w14:paraId="6C9C6488" w14:textId="77777777" w:rsidR="00982E91" w:rsidRPr="00982E91" w:rsidRDefault="00982E91" w:rsidP="00982E91">
      <w:pPr>
        <w:ind w:left="720" w:hanging="720"/>
        <w:rPr>
          <w:szCs w:val="28"/>
          <w:lang w:val="en-US" w:eastAsia="x-none"/>
        </w:rPr>
      </w:pPr>
      <w:r w:rsidRPr="00982E91">
        <w:rPr>
          <w:szCs w:val="28"/>
          <w:lang w:val="en-US" w:eastAsia="x-none"/>
        </w:rPr>
        <w:t xml:space="preserve">6) a NZP-CSI-RS resource is included in a configured SRS-ResourceSet </w:t>
      </w:r>
    </w:p>
    <w:p w14:paraId="46C9A7F9" w14:textId="77777777" w:rsidR="00982E91" w:rsidRPr="00982E91" w:rsidRDefault="00982E91" w:rsidP="00982E91">
      <w:pPr>
        <w:ind w:left="720" w:hanging="720"/>
        <w:rPr>
          <w:szCs w:val="28"/>
          <w:lang w:val="en-US" w:eastAsia="x-none"/>
        </w:rPr>
      </w:pPr>
      <w:r w:rsidRPr="00982E91">
        <w:rPr>
          <w:szCs w:val="28"/>
          <w:lang w:val="en-US" w:eastAsia="x-none"/>
        </w:rPr>
        <w:t>7) a NZP-CSI-RS resource is included in a configured "SRS-SpatialRelationInfo"</w:t>
      </w:r>
    </w:p>
    <w:p w14:paraId="413DCAF5" w14:textId="77777777" w:rsidR="00982E91" w:rsidRPr="00982E91" w:rsidRDefault="00982E91" w:rsidP="00982E91">
      <w:pPr>
        <w:ind w:left="720" w:hanging="720"/>
        <w:rPr>
          <w:szCs w:val="20"/>
          <w:lang w:eastAsia="x-none"/>
        </w:rPr>
      </w:pPr>
    </w:p>
    <w:p w14:paraId="7A9FE820" w14:textId="28CEB9B4" w:rsidR="00982E91" w:rsidRPr="009D0A43" w:rsidRDefault="001B7BF2" w:rsidP="00982E91">
      <w:pPr>
        <w:ind w:left="720" w:hanging="720"/>
        <w:rPr>
          <w:b/>
          <w:szCs w:val="20"/>
          <w:lang w:eastAsia="x-none"/>
        </w:rPr>
      </w:pPr>
      <w:hyperlink r:id="rId1111" w:history="1">
        <w:r w:rsidR="00D93AE1" w:rsidRPr="009D0A43">
          <w:rPr>
            <w:rStyle w:val="Hyperlink"/>
            <w:b/>
          </w:rPr>
          <w:t>R1-1809891</w:t>
        </w:r>
      </w:hyperlink>
      <w:r w:rsidR="00982E91" w:rsidRPr="009D0A43">
        <w:rPr>
          <w:b/>
          <w:szCs w:val="20"/>
          <w:lang w:eastAsia="x-none"/>
        </w:rPr>
        <w:tab/>
        <w:t>Summary of DMRS Issues</w:t>
      </w:r>
      <w:r w:rsidR="00982E91" w:rsidRPr="009D0A43">
        <w:rPr>
          <w:b/>
          <w:szCs w:val="20"/>
          <w:lang w:eastAsia="x-none"/>
        </w:rPr>
        <w:tab/>
        <w:t>Qualcomm</w:t>
      </w:r>
    </w:p>
    <w:p w14:paraId="63990CA2" w14:textId="77777777" w:rsidR="00982E91" w:rsidRPr="00982E91" w:rsidRDefault="00982E91" w:rsidP="00982E91">
      <w:pPr>
        <w:ind w:left="720" w:hanging="720"/>
        <w:rPr>
          <w:szCs w:val="20"/>
          <w:lang w:eastAsia="x-none"/>
        </w:rPr>
      </w:pPr>
    </w:p>
    <w:p w14:paraId="01868A2F" w14:textId="77777777" w:rsidR="00982E91" w:rsidRPr="009D0A43" w:rsidRDefault="00982E91" w:rsidP="00982E91">
      <w:pPr>
        <w:ind w:left="720" w:hanging="720"/>
        <w:rPr>
          <w:szCs w:val="20"/>
          <w:highlight w:val="green"/>
          <w:lang w:eastAsia="x-none"/>
        </w:rPr>
      </w:pPr>
      <w:r w:rsidRPr="009D0A43">
        <w:rPr>
          <w:szCs w:val="20"/>
          <w:highlight w:val="green"/>
          <w:lang w:eastAsia="x-none"/>
        </w:rPr>
        <w:t>Agreement</w:t>
      </w:r>
    </w:p>
    <w:p w14:paraId="216FCCB2" w14:textId="77777777" w:rsidR="00982E91" w:rsidRPr="00982E91" w:rsidRDefault="00982E91" w:rsidP="00982E91">
      <w:pPr>
        <w:ind w:left="720" w:hanging="720"/>
        <w:rPr>
          <w:szCs w:val="20"/>
          <w:lang w:eastAsia="x-none"/>
        </w:rPr>
      </w:pPr>
      <w:r w:rsidRPr="00982E91">
        <w:rPr>
          <w:szCs w:val="20"/>
          <w:lang w:eastAsia="x-none"/>
        </w:rPr>
        <w:t>DMRS of the PDSCH cannot be outside the scheduled OFDM symbols of the PDSCH</w:t>
      </w:r>
    </w:p>
    <w:p w14:paraId="590C952A" w14:textId="77777777" w:rsidR="00982E91" w:rsidRPr="00982E91" w:rsidRDefault="00982E91" w:rsidP="00982E91">
      <w:pPr>
        <w:ind w:left="720" w:hanging="720"/>
        <w:rPr>
          <w:szCs w:val="20"/>
          <w:lang w:eastAsia="x-none"/>
        </w:rPr>
      </w:pPr>
    </w:p>
    <w:p w14:paraId="52C3630E" w14:textId="77777777" w:rsidR="00982E91" w:rsidRPr="00E12F09" w:rsidRDefault="00982E91" w:rsidP="00982E91">
      <w:pPr>
        <w:ind w:left="720" w:hanging="720"/>
        <w:rPr>
          <w:szCs w:val="20"/>
          <w:highlight w:val="green"/>
          <w:lang w:eastAsia="x-none"/>
        </w:rPr>
      </w:pPr>
      <w:r w:rsidRPr="00E12F09">
        <w:rPr>
          <w:szCs w:val="20"/>
          <w:highlight w:val="green"/>
          <w:lang w:eastAsia="x-none"/>
        </w:rPr>
        <w:t>Agreement</w:t>
      </w:r>
    </w:p>
    <w:p w14:paraId="2CBBFCBC" w14:textId="77777777" w:rsidR="00982E91" w:rsidRPr="00982E91" w:rsidRDefault="00982E91" w:rsidP="00982E91">
      <w:pPr>
        <w:ind w:left="720" w:hanging="720"/>
        <w:rPr>
          <w:rFonts w:ascii="Times New Roman" w:hAnsi="Times New Roman"/>
        </w:rPr>
      </w:pPr>
      <w:bookmarkStart w:id="798" w:name="_Hlk522785757"/>
      <w:r w:rsidRPr="00982E91">
        <w:rPr>
          <w:rFonts w:ascii="Times New Roman" w:hAnsi="Times New Roman"/>
        </w:rPr>
        <w:t>TP: 38.211, v 15.2.0 Section 7.4.1.1.2</w:t>
      </w:r>
    </w:p>
    <w:p w14:paraId="5939C51E" w14:textId="77777777" w:rsidR="009D0A43" w:rsidRPr="00982E91" w:rsidRDefault="009D0A43" w:rsidP="009D0A43">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78F00382" w14:textId="77777777" w:rsidR="00982E91" w:rsidRPr="00982E91" w:rsidRDefault="00982E91" w:rsidP="00982E91">
      <w:pPr>
        <w:ind w:left="720" w:hanging="720"/>
        <w:rPr>
          <w:rFonts w:ascii="Times New Roman" w:hAnsi="Times New Roman"/>
        </w:rPr>
      </w:pPr>
      <w:r w:rsidRPr="00982E91">
        <w:rPr>
          <w:rFonts w:ascii="Times New Roman" w:hAnsi="Times New Roman"/>
        </w:rPr>
        <w:t>For PDSCH mapping type B</w:t>
      </w:r>
    </w:p>
    <w:p w14:paraId="2AC39820" w14:textId="77777777" w:rsidR="00982E91" w:rsidRPr="00982E91" w:rsidRDefault="00982E91" w:rsidP="00982E91">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 xml:space="preserve">if the PDSCH duration is 2, 4, or 7 OFDM symbols for normal cyclic prefix or 2, 4, 6 OFDM symbols for extended cyclic prefix, and the PDSCH allocation collides with resources reserved for a CORESET, </w:t>
      </w:r>
      <w:r w:rsidR="001B7BF2">
        <w:rPr>
          <w:rFonts w:ascii="Times New Roman" w:eastAsia="MS Mincho" w:hAnsi="Times New Roman"/>
          <w:position w:val="-6"/>
          <w:szCs w:val="20"/>
        </w:rPr>
        <w:pict w14:anchorId="5324149D">
          <v:shape id="_x0000_i1406" type="#_x0000_t75" style="width:8.8pt;height:16pt">
            <v:imagedata r:id="rId1030" o:title=""/>
          </v:shape>
        </w:pict>
      </w:r>
      <w:r w:rsidRPr="00982E91">
        <w:rPr>
          <w:rFonts w:ascii="Times New Roman" w:eastAsia="MS Mincho" w:hAnsi="Times New Roman"/>
          <w:szCs w:val="20"/>
        </w:rPr>
        <w:t xml:space="preserve"> shall be incremented such that the first DM-RS symbol occurs immediately after the CORESET and</w:t>
      </w:r>
    </w:p>
    <w:p w14:paraId="2CAFCDE1" w14:textId="77777777" w:rsidR="00982E91" w:rsidRPr="00982E91" w:rsidRDefault="00982E91" w:rsidP="00982E91">
      <w:pPr>
        <w:ind w:left="851" w:hanging="284"/>
        <w:rPr>
          <w:rFonts w:ascii="Times New Roman" w:eastAsia="MS Mincho" w:hAnsi="Times New Roman"/>
          <w:color w:val="FF0000"/>
          <w:szCs w:val="20"/>
        </w:rPr>
      </w:pPr>
      <w:r w:rsidRPr="00982E91">
        <w:rPr>
          <w:rFonts w:ascii="Times New Roman" w:eastAsia="MS Mincho" w:hAnsi="Times New Roman"/>
          <w:color w:val="FF0000"/>
          <w:szCs w:val="20"/>
        </w:rPr>
        <w:t>-</w:t>
      </w:r>
      <w:r w:rsidRPr="00982E91">
        <w:rPr>
          <w:rFonts w:ascii="Times New Roman" w:eastAsia="MS Mincho" w:hAnsi="Times New Roman"/>
          <w:color w:val="FF0000"/>
          <w:szCs w:val="20"/>
        </w:rPr>
        <w:tab/>
        <w:t>if the PDSCH duration is 2 symbols, the UE is not expected to receive a DM-RS symbol beyond the second symbol,</w:t>
      </w:r>
    </w:p>
    <w:p w14:paraId="6F7A0ACD" w14:textId="77777777" w:rsidR="00982E91" w:rsidRPr="00982E91" w:rsidRDefault="00982E91" w:rsidP="00982E91">
      <w:pPr>
        <w:ind w:left="851"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if the PDSCH duration is 4 symbols, the UE is not expected to receive a DM-RS symbol beyond the third symbol,</w:t>
      </w:r>
    </w:p>
    <w:p w14:paraId="37FD410D" w14:textId="77777777" w:rsidR="00982E91" w:rsidRPr="00982E91" w:rsidRDefault="00982E91" w:rsidP="00982E91">
      <w:pPr>
        <w:ind w:left="851"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 xml:space="preserve">if the PDSCH duration is 7 symbols for normal cyclic prefix or 6 symbols for extended cyclic prefix, </w:t>
      </w:r>
    </w:p>
    <w:p w14:paraId="09B55CD4" w14:textId="77777777" w:rsidR="00982E91" w:rsidRPr="00982E91" w:rsidRDefault="00982E91" w:rsidP="00982E91">
      <w:pPr>
        <w:overflowPunct w:val="0"/>
        <w:autoSpaceDE w:val="0"/>
        <w:autoSpaceDN w:val="0"/>
        <w:adjustRightInd w:val="0"/>
        <w:ind w:left="400" w:hanging="400"/>
        <w:textAlignment w:val="baseline"/>
        <w:rPr>
          <w:rFonts w:ascii="Times New Roman" w:eastAsia="SimSun" w:hAnsi="Times New Roman"/>
          <w:szCs w:val="20"/>
        </w:rPr>
      </w:pPr>
      <w:r w:rsidRPr="00982E91">
        <w:rPr>
          <w:rFonts w:ascii="Times New Roman" w:eastAsia="SimSun" w:hAnsi="Times New Roman"/>
          <w:szCs w:val="20"/>
        </w:rPr>
        <w:t>-</w:t>
      </w:r>
      <w:r w:rsidRPr="00982E91">
        <w:rPr>
          <w:rFonts w:ascii="Times New Roman" w:eastAsia="SimSun" w:hAnsi="Times New Roman"/>
          <w:szCs w:val="20"/>
        </w:rPr>
        <w:tab/>
        <w:t>the UE is not expected to receive the first DM-RS beyond the fourth symbol, and</w:t>
      </w:r>
    </w:p>
    <w:p w14:paraId="0DB6E0F9" w14:textId="77777777" w:rsidR="00982E91" w:rsidRPr="00982E91" w:rsidRDefault="00982E91" w:rsidP="00982E91">
      <w:pPr>
        <w:overflowPunct w:val="0"/>
        <w:autoSpaceDE w:val="0"/>
        <w:autoSpaceDN w:val="0"/>
        <w:adjustRightInd w:val="0"/>
        <w:ind w:left="400" w:hanging="400"/>
        <w:textAlignment w:val="baseline"/>
        <w:rPr>
          <w:rFonts w:ascii="Times New Roman" w:eastAsia="SimSun" w:hAnsi="Times New Roman"/>
          <w:szCs w:val="20"/>
        </w:rPr>
      </w:pPr>
      <w:r w:rsidRPr="00982E91">
        <w:rPr>
          <w:rFonts w:ascii="Times New Roman" w:eastAsia="SimSun" w:hAnsi="Times New Roman"/>
          <w:szCs w:val="20"/>
        </w:rPr>
        <w:t>-</w:t>
      </w:r>
      <w:r w:rsidRPr="00982E91">
        <w:rPr>
          <w:rFonts w:ascii="Times New Roman" w:eastAsia="SimSun" w:hAnsi="Times New Roman"/>
          <w:szCs w:val="20"/>
        </w:rPr>
        <w:tab/>
        <w:t>if one additional single-symbol DM-RS is configured, the UE only expects the additional DM-RS to be transmitted on the 5th or 6th symbol when the front-loaded DM-RS symbol is in the 1st or 2nd symbol, respectively, of the PDSCH duration, otherwise the UE should expect that the additional DM-RS is not transmitted.</w:t>
      </w:r>
    </w:p>
    <w:p w14:paraId="3BE16D86" w14:textId="77777777" w:rsidR="00982E91" w:rsidRPr="00982E91" w:rsidRDefault="00982E91" w:rsidP="00982E91">
      <w:pPr>
        <w:ind w:left="720" w:hanging="720"/>
        <w:rPr>
          <w:rFonts w:ascii="Times New Roman" w:hAnsi="Times New Roman"/>
          <w:szCs w:val="20"/>
          <w:lang w:eastAsia="x-none"/>
        </w:rPr>
      </w:pPr>
      <w:r w:rsidRPr="00982E91">
        <w:rPr>
          <w:rFonts w:ascii="Times New Roman" w:hAnsi="Times New Roman"/>
        </w:rPr>
        <w:t>-</w:t>
      </w:r>
      <w:r w:rsidRPr="00982E91">
        <w:rPr>
          <w:rFonts w:ascii="Times New Roman" w:hAnsi="Times New Roman"/>
        </w:rPr>
        <w:tab/>
        <w:t>if the PDSCH duration is 2 or 4 OFDM symbols, only single-symbol DM-RS is supported.</w:t>
      </w:r>
      <w:bookmarkEnd w:id="798"/>
    </w:p>
    <w:p w14:paraId="26EF70A6" w14:textId="48263E59" w:rsidR="009D0A43" w:rsidRPr="00982E91" w:rsidRDefault="009D0A43" w:rsidP="009D0A43">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523388F1" w14:textId="77777777" w:rsidR="00982E91" w:rsidRPr="00982E91" w:rsidRDefault="00982E91" w:rsidP="00982E91">
      <w:pPr>
        <w:ind w:left="720" w:hanging="720"/>
        <w:rPr>
          <w:rFonts w:ascii="Times New Roman" w:hAnsi="Times New Roman"/>
          <w:szCs w:val="20"/>
          <w:lang w:eastAsia="x-none"/>
        </w:rPr>
      </w:pPr>
    </w:p>
    <w:p w14:paraId="1E196889" w14:textId="77777777" w:rsidR="00982E91" w:rsidRPr="00982E91" w:rsidRDefault="00982E91" w:rsidP="00982E91">
      <w:pPr>
        <w:ind w:left="720" w:hanging="720"/>
        <w:rPr>
          <w:szCs w:val="20"/>
          <w:lang w:eastAsia="x-none"/>
        </w:rPr>
      </w:pPr>
    </w:p>
    <w:p w14:paraId="4FCC0139" w14:textId="02961414" w:rsidR="00982E91" w:rsidRPr="009D0A43" w:rsidRDefault="001B7BF2" w:rsidP="00982E91">
      <w:pPr>
        <w:ind w:left="720" w:hanging="720"/>
        <w:rPr>
          <w:b/>
          <w:szCs w:val="20"/>
          <w:lang w:eastAsia="x-none"/>
        </w:rPr>
      </w:pPr>
      <w:hyperlink r:id="rId1112" w:history="1">
        <w:r w:rsidR="00D93AE1" w:rsidRPr="009D0A43">
          <w:rPr>
            <w:rStyle w:val="Hyperlink"/>
            <w:b/>
          </w:rPr>
          <w:t>R1-1809897</w:t>
        </w:r>
      </w:hyperlink>
      <w:r w:rsidR="00982E91" w:rsidRPr="009D0A43">
        <w:rPr>
          <w:b/>
          <w:szCs w:val="20"/>
          <w:lang w:eastAsia="x-none"/>
        </w:rPr>
        <w:tab/>
        <w:t>Feature lead summary 2 of PT-RS</w:t>
      </w:r>
      <w:r w:rsidR="00982E91" w:rsidRPr="009D0A43">
        <w:rPr>
          <w:b/>
          <w:szCs w:val="20"/>
          <w:lang w:eastAsia="x-none"/>
        </w:rPr>
        <w:tab/>
        <w:t xml:space="preserve">Ericsson </w:t>
      </w:r>
    </w:p>
    <w:p w14:paraId="6057BD0C" w14:textId="77777777" w:rsidR="00982E91" w:rsidRPr="00982E91" w:rsidRDefault="00982E91" w:rsidP="00982E91">
      <w:pPr>
        <w:ind w:left="720" w:hanging="720"/>
        <w:rPr>
          <w:szCs w:val="20"/>
          <w:lang w:eastAsia="x-none"/>
        </w:rPr>
      </w:pPr>
    </w:p>
    <w:p w14:paraId="20FC714B" w14:textId="77777777" w:rsidR="00982E91" w:rsidRPr="00E12F09" w:rsidRDefault="00982E91" w:rsidP="00982E91">
      <w:pPr>
        <w:ind w:left="720" w:hanging="720"/>
        <w:rPr>
          <w:highlight w:val="green"/>
        </w:rPr>
      </w:pPr>
      <w:r w:rsidRPr="00E12F09">
        <w:rPr>
          <w:highlight w:val="green"/>
        </w:rPr>
        <w:t>Agreement</w:t>
      </w:r>
    </w:p>
    <w:p w14:paraId="0F930E5C" w14:textId="77777777" w:rsidR="00982E91" w:rsidRPr="00982E91" w:rsidRDefault="00982E91" w:rsidP="00982E91">
      <w:pPr>
        <w:ind w:left="720" w:hanging="720"/>
      </w:pPr>
      <w:r w:rsidRPr="00982E91">
        <w:t xml:space="preserve">TP for 38.214 </w:t>
      </w:r>
    </w:p>
    <w:p w14:paraId="7E974971" w14:textId="77777777" w:rsidR="00E12F09" w:rsidRPr="00982E91" w:rsidRDefault="00E12F09" w:rsidP="00E12F09">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20A62BDB" w14:textId="77777777" w:rsidR="00982E91" w:rsidRPr="00982E91" w:rsidRDefault="00982E91" w:rsidP="00E12F09">
      <w:pPr>
        <w:ind w:left="720" w:hanging="720"/>
      </w:pPr>
      <w:r w:rsidRPr="00982E91">
        <w:t>6.2.3.1</w:t>
      </w:r>
      <w:r w:rsidRPr="00982E91">
        <w:tab/>
        <w:t>UE PT-RS transmission procedure when transform precoding is not enabled</w:t>
      </w:r>
    </w:p>
    <w:p w14:paraId="21ED453B" w14:textId="77777777" w:rsidR="00982E91" w:rsidRPr="00982E91" w:rsidRDefault="00982E91" w:rsidP="00E12F09">
      <w:pPr>
        <w:ind w:left="720" w:hanging="720"/>
        <w:jc w:val="center"/>
      </w:pPr>
      <w:r w:rsidRPr="00982E91">
        <w:t>&lt;Unrelated part omitted&gt;</w:t>
      </w:r>
    </w:p>
    <w:p w14:paraId="2685A5A7" w14:textId="77777777" w:rsidR="00982E91" w:rsidRPr="00982E91" w:rsidRDefault="00982E91" w:rsidP="00E12F09">
      <w:pPr>
        <w:ind w:left="720" w:hanging="720"/>
        <w:rPr>
          <w:strike/>
          <w:color w:val="FF0000"/>
        </w:rPr>
      </w:pPr>
      <w:r w:rsidRPr="00982E91">
        <w:rPr>
          <w:strike/>
          <w:color w:val="FF0000"/>
        </w:rPr>
        <w:t xml:space="preserve">For PT-RS, the transmit power of PT-RS is derived from </w:t>
      </w:r>
      <w:r w:rsidR="001B7BF2">
        <w:rPr>
          <w:strike/>
          <w:color w:val="FF0000"/>
          <w:position w:val="-10"/>
        </w:rPr>
        <w:pict w14:anchorId="6DF12798">
          <v:shape id="_x0000_i1407" type="#_x0000_t75" style="width:36pt;height:14.4pt">
            <v:imagedata r:id="rId1113" o:title=""/>
          </v:shape>
        </w:pict>
      </w:r>
      <w:r w:rsidRPr="00982E91">
        <w:rPr>
          <w:strike/>
          <w:color w:val="FF0000"/>
        </w:rPr>
        <w:t>, which is the power ratio between power of PUSCH and power of PT-RS per port.</w:t>
      </w:r>
    </w:p>
    <w:p w14:paraId="7030BA80" w14:textId="77777777" w:rsidR="00982E91" w:rsidRPr="00982E91" w:rsidRDefault="00982E91" w:rsidP="00E12F09">
      <w:pPr>
        <w:ind w:left="720" w:hanging="720"/>
      </w:pPr>
      <w:r w:rsidRPr="00982E91">
        <w:t xml:space="preserve">When the UE is scheduled with </w:t>
      </w:r>
      <w:r w:rsidRPr="00982E91">
        <w:rPr>
          <w:i/>
        </w:rPr>
        <w:t>Q</w:t>
      </w:r>
      <w:r w:rsidRPr="00982E91">
        <w:rPr>
          <w:i/>
          <w:vertAlign w:val="subscript"/>
        </w:rPr>
        <w:t>p</w:t>
      </w:r>
      <w:r w:rsidRPr="00982E91">
        <w:t xml:space="preserve">={1,2} PT-RS port(s) in uplink and the number of scheduled layers is </w:t>
      </w:r>
      <w:r w:rsidR="001B7BF2">
        <w:rPr>
          <w:position w:val="-14"/>
        </w:rPr>
        <w:pict w14:anchorId="2A4634DE">
          <v:shape id="_x0000_i1408" type="#_x0000_t75" style="width:36pt;height:21.6pt">
            <v:imagedata r:id="rId1114" o:title=""/>
          </v:shape>
        </w:pict>
      </w:r>
      <w:r w:rsidRPr="00982E91">
        <w:t>,</w:t>
      </w:r>
    </w:p>
    <w:p w14:paraId="186FC19B" w14:textId="77777777" w:rsidR="00982E91" w:rsidRPr="00982E91" w:rsidRDefault="00982E91" w:rsidP="00E12F09">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 xml:space="preserve">If the UE is configured with higher layer parameter </w:t>
      </w:r>
      <w:r w:rsidRPr="00982E91">
        <w:rPr>
          <w:rFonts w:ascii="Times New Roman" w:eastAsia="MS Mincho" w:hAnsi="Times New Roman"/>
          <w:i/>
          <w:szCs w:val="20"/>
        </w:rPr>
        <w:t>ptrs-Power</w:t>
      </w:r>
      <w:r w:rsidRPr="00982E91">
        <w:rPr>
          <w:rFonts w:ascii="Times New Roman" w:eastAsia="MS Mincho" w:hAnsi="Times New Roman"/>
          <w:szCs w:val="20"/>
        </w:rPr>
        <w:t xml:space="preserve">, the PUSCH to PT-RS power ratio per layer per RE </w:t>
      </w:r>
      <w:r w:rsidR="001B7BF2">
        <w:rPr>
          <w:rFonts w:ascii="Times New Roman" w:eastAsia="MS Mincho" w:hAnsi="Times New Roman"/>
          <w:position w:val="-10"/>
          <w:szCs w:val="20"/>
        </w:rPr>
        <w:pict w14:anchorId="1FBF2BD9">
          <v:shape id="_x0000_i1409" type="#_x0000_t75" style="width:36pt;height:14.4pt">
            <v:imagedata r:id="rId1113" o:title=""/>
          </v:shape>
        </w:pict>
      </w:r>
      <w:r w:rsidRPr="00982E91">
        <w:rPr>
          <w:rFonts w:ascii="Times New Roman" w:eastAsia="MS Mincho" w:hAnsi="Times New Roman"/>
          <w:szCs w:val="20"/>
        </w:rPr>
        <w:t xml:space="preserve"> is given by </w:t>
      </w:r>
      <w:r w:rsidR="001B7BF2">
        <w:rPr>
          <w:rFonts w:ascii="Times New Roman" w:eastAsia="MS Mincho" w:hAnsi="Times New Roman"/>
          <w:position w:val="-10"/>
          <w:szCs w:val="20"/>
        </w:rPr>
        <w:pict w14:anchorId="25193E23">
          <v:shape id="_x0000_i1410" type="#_x0000_t75" style="width:100.8pt;height:14.4pt">
            <v:imagedata r:id="rId1115" o:title=""/>
          </v:shape>
        </w:pict>
      </w:r>
      <w:r w:rsidRPr="00982E91">
        <w:rPr>
          <w:rFonts w:ascii="Times New Roman" w:eastAsia="MS Mincho" w:hAnsi="Times New Roman"/>
          <w:szCs w:val="20"/>
        </w:rPr>
        <w:t xml:space="preserve">, where </w:t>
      </w:r>
      <w:r w:rsidR="001B7BF2">
        <w:rPr>
          <w:rFonts w:ascii="Times New Roman" w:eastAsia="MS Mincho" w:hAnsi="Times New Roman"/>
          <w:position w:val="-10"/>
          <w:szCs w:val="20"/>
        </w:rPr>
        <w:pict w14:anchorId="252057D2">
          <v:shape id="_x0000_i1411" type="#_x0000_t75" style="width:36pt;height:14.4pt">
            <v:imagedata r:id="rId1116" o:title=""/>
          </v:shape>
        </w:pict>
      </w:r>
      <w:r w:rsidRPr="00982E91">
        <w:rPr>
          <w:rFonts w:ascii="Times New Roman" w:eastAsia="MS Mincho" w:hAnsi="Times New Roman"/>
          <w:szCs w:val="20"/>
        </w:rPr>
        <w:t xml:space="preserve"> is shown in the Table 6.2.3.1-3 according to the higher layer parameter </w:t>
      </w:r>
      <w:r w:rsidRPr="00982E91">
        <w:rPr>
          <w:rFonts w:ascii="Times New Roman" w:eastAsia="MS Mincho" w:hAnsi="Times New Roman"/>
          <w:i/>
          <w:szCs w:val="20"/>
        </w:rPr>
        <w:t>ptrs-Power</w:t>
      </w:r>
      <w:r w:rsidRPr="00982E91">
        <w:rPr>
          <w:rFonts w:ascii="Times New Roman" w:eastAsia="MS Mincho" w:hAnsi="Times New Roman"/>
          <w:szCs w:val="20"/>
        </w:rPr>
        <w:t xml:space="preserve">, the PT-RS scaling factor </w:t>
      </w:r>
      <w:r w:rsidR="001B7BF2">
        <w:rPr>
          <w:rFonts w:ascii="Times New Roman" w:eastAsia="MS Mincho" w:hAnsi="Times New Roman"/>
          <w:color w:val="000000"/>
          <w:position w:val="-12"/>
          <w:szCs w:val="20"/>
        </w:rPr>
        <w:pict w14:anchorId="116478F7">
          <v:shape id="_x0000_i1412" type="#_x0000_t75" style="width:21.6pt;height:14.4pt">
            <v:imagedata r:id="rId1117" o:title=""/>
          </v:shape>
        </w:pict>
      </w:r>
      <w:r w:rsidRPr="00982E91">
        <w:rPr>
          <w:rFonts w:ascii="Times New Roman" w:eastAsia="MS Mincho" w:hAnsi="Times New Roman"/>
          <w:szCs w:val="20"/>
        </w:rPr>
        <w:t xml:space="preserve"> specified in subclause 6.4.1.2.2.1 of [4, TS 38.211] is given by </w:t>
      </w:r>
      <w:r w:rsidR="001B7BF2">
        <w:rPr>
          <w:rFonts w:ascii="Times New Roman" w:eastAsia="MS Mincho" w:hAnsi="Times New Roman"/>
          <w:color w:val="000000"/>
          <w:position w:val="-12"/>
          <w:szCs w:val="20"/>
        </w:rPr>
        <w:pict w14:anchorId="1B7672B5">
          <v:shape id="_x0000_i1413" type="#_x0000_t75" style="width:80pt;height:28.8pt">
            <v:imagedata r:id="rId1118" o:title=""/>
          </v:shape>
        </w:pict>
      </w:r>
      <w:r w:rsidRPr="00982E91">
        <w:rPr>
          <w:rFonts w:ascii="Times New Roman" w:eastAsia="MS Mincho" w:hAnsi="Times New Roman"/>
          <w:szCs w:val="20"/>
        </w:rPr>
        <w:t xml:space="preserve">and also on the </w:t>
      </w:r>
      <w:r w:rsidRPr="00982E91">
        <w:rPr>
          <w:rFonts w:ascii="Times New Roman" w:eastAsia="Times New Roman" w:hAnsi="Times New Roman"/>
          <w:i/>
          <w:color w:val="FF0000"/>
          <w:szCs w:val="20"/>
          <w:u w:val="single"/>
          <w:lang w:eastAsia="ko-KR"/>
        </w:rPr>
        <w:t>Precoding Information and Number of Layers</w:t>
      </w:r>
      <w:r w:rsidRPr="00982E91">
        <w:rPr>
          <w:rFonts w:ascii="Times New Roman" w:eastAsia="Times New Roman" w:hAnsi="Times New Roman"/>
          <w:color w:val="FF0000"/>
          <w:szCs w:val="20"/>
          <w:lang w:eastAsia="ko-KR"/>
        </w:rPr>
        <w:t xml:space="preserve"> </w:t>
      </w:r>
      <w:r w:rsidRPr="00982E91">
        <w:rPr>
          <w:rFonts w:ascii="Times New Roman" w:eastAsia="MS Mincho" w:hAnsi="Times New Roman"/>
          <w:strike/>
          <w:color w:val="FF0000"/>
          <w:szCs w:val="20"/>
        </w:rPr>
        <w:t>TPMI</w:t>
      </w:r>
      <w:r w:rsidRPr="00982E91">
        <w:rPr>
          <w:rFonts w:ascii="Times New Roman" w:eastAsia="MS Mincho" w:hAnsi="Times New Roman"/>
          <w:szCs w:val="20"/>
        </w:rPr>
        <w:t xml:space="preserve"> field in DCI.</w:t>
      </w:r>
    </w:p>
    <w:p w14:paraId="12630997" w14:textId="77777777" w:rsidR="00982E91" w:rsidRPr="00982E91" w:rsidRDefault="00982E91" w:rsidP="00E12F09">
      <w:pPr>
        <w:ind w:left="568" w:hanging="284"/>
        <w:rPr>
          <w:rFonts w:ascii="Times New Roman" w:eastAsia="MS Mincho" w:hAnsi="Times New Roman"/>
          <w:szCs w:val="20"/>
        </w:rPr>
      </w:pPr>
      <w:r w:rsidRPr="00982E91">
        <w:rPr>
          <w:rFonts w:ascii="Times New Roman" w:eastAsia="MS Mincho" w:hAnsi="Times New Roman"/>
          <w:szCs w:val="20"/>
        </w:rPr>
        <w:t>-</w:t>
      </w:r>
      <w:r w:rsidRPr="00982E91">
        <w:rPr>
          <w:rFonts w:ascii="Times New Roman" w:eastAsia="MS Mincho" w:hAnsi="Times New Roman"/>
          <w:szCs w:val="20"/>
        </w:rPr>
        <w:tab/>
        <w:t xml:space="preserve">The UE shall assume </w:t>
      </w:r>
      <w:r w:rsidRPr="00982E91">
        <w:rPr>
          <w:rFonts w:ascii="Times New Roman" w:eastAsia="MS Mincho" w:hAnsi="Times New Roman"/>
          <w:i/>
          <w:szCs w:val="20"/>
        </w:rPr>
        <w:t>ptrs-Power</w:t>
      </w:r>
      <w:r w:rsidRPr="00982E91">
        <w:rPr>
          <w:rFonts w:ascii="Times New Roman" w:eastAsia="MS Mincho" w:hAnsi="Times New Roman"/>
          <w:szCs w:val="20"/>
        </w:rPr>
        <w:t xml:space="preserve"> in </w:t>
      </w:r>
      <w:r w:rsidRPr="00982E91">
        <w:rPr>
          <w:rFonts w:ascii="Times New Roman" w:eastAsia="MS Mincho" w:hAnsi="Times New Roman"/>
          <w:i/>
          <w:szCs w:val="20"/>
        </w:rPr>
        <w:t>PTRS-UplinkConfig</w:t>
      </w:r>
      <w:r w:rsidRPr="00982E91">
        <w:rPr>
          <w:rFonts w:ascii="Times New Roman" w:eastAsia="MS Mincho" w:hAnsi="Times New Roman"/>
          <w:szCs w:val="20"/>
        </w:rPr>
        <w:t xml:space="preserve"> is set to state "00" in Table 6.2.3.1-3 if not configured or in case of non-codebook based PUSCH.</w:t>
      </w:r>
    </w:p>
    <w:p w14:paraId="00A722E2" w14:textId="58FB17E8" w:rsidR="00E12F09" w:rsidRPr="00982E91" w:rsidRDefault="00E12F09" w:rsidP="00E12F09">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w:t>
      </w:r>
      <w:r w:rsidRPr="00982E91">
        <w:rPr>
          <w:rFonts w:ascii="Times New Roman" w:hAnsi="Times New Roman" w:hint="eastAsia"/>
          <w:szCs w:val="20"/>
        </w:rPr>
        <w:t>-----------------</w:t>
      </w:r>
      <w:r>
        <w:rPr>
          <w:rFonts w:ascii="Times New Roman" w:hAnsi="Times New Roman" w:hint="eastAsia"/>
          <w:szCs w:val="20"/>
        </w:rPr>
        <w:t>------</w:t>
      </w:r>
    </w:p>
    <w:p w14:paraId="2D6F765C" w14:textId="77777777" w:rsidR="00982E91" w:rsidRPr="00982E91" w:rsidRDefault="00982E91" w:rsidP="00982E91">
      <w:pPr>
        <w:ind w:left="720" w:hanging="720"/>
        <w:rPr>
          <w:szCs w:val="20"/>
          <w:lang w:eastAsia="x-none"/>
        </w:rPr>
      </w:pPr>
    </w:p>
    <w:p w14:paraId="281C65D7" w14:textId="28620170" w:rsidR="00982E91" w:rsidRPr="00E12F09" w:rsidRDefault="001B7BF2" w:rsidP="00982E91">
      <w:pPr>
        <w:ind w:left="720" w:hanging="720"/>
        <w:rPr>
          <w:b/>
          <w:szCs w:val="20"/>
          <w:lang w:eastAsia="x-none"/>
        </w:rPr>
      </w:pPr>
      <w:hyperlink r:id="rId1119" w:history="1">
        <w:r w:rsidR="00D93AE1" w:rsidRPr="00E12F09">
          <w:rPr>
            <w:rStyle w:val="Hyperlink"/>
            <w:b/>
          </w:rPr>
          <w:t>R1-1809814</w:t>
        </w:r>
      </w:hyperlink>
      <w:r w:rsidR="00982E91" w:rsidRPr="00E12F09">
        <w:rPr>
          <w:b/>
          <w:szCs w:val="20"/>
          <w:lang w:eastAsia="x-none"/>
        </w:rPr>
        <w:tab/>
        <w:t>Summary of SRS</w:t>
      </w:r>
      <w:r w:rsidR="00982E91" w:rsidRPr="00E12F09">
        <w:rPr>
          <w:b/>
          <w:szCs w:val="20"/>
          <w:lang w:eastAsia="x-none"/>
        </w:rPr>
        <w:tab/>
        <w:t>Sony</w:t>
      </w:r>
    </w:p>
    <w:p w14:paraId="647BA858" w14:textId="77777777" w:rsidR="00982E91" w:rsidRPr="00982E91" w:rsidRDefault="00982E91" w:rsidP="00982E91">
      <w:pPr>
        <w:ind w:left="720" w:hanging="720"/>
        <w:rPr>
          <w:szCs w:val="20"/>
          <w:lang w:eastAsia="x-none"/>
        </w:rPr>
      </w:pPr>
    </w:p>
    <w:p w14:paraId="76F61D7E" w14:textId="77777777" w:rsidR="00982E91" w:rsidRPr="00B37B84" w:rsidRDefault="00982E91" w:rsidP="00B37B84">
      <w:pPr>
        <w:rPr>
          <w:highlight w:val="green"/>
        </w:rPr>
      </w:pPr>
      <w:r w:rsidRPr="00B37B84">
        <w:rPr>
          <w:highlight w:val="green"/>
        </w:rPr>
        <w:t>Agreement</w:t>
      </w:r>
    </w:p>
    <w:p w14:paraId="5AD66FB2" w14:textId="77777777" w:rsidR="00982E91" w:rsidRPr="00B37B84" w:rsidRDefault="00982E91" w:rsidP="00B37B84">
      <w:pPr>
        <w:pStyle w:val="ListParagraph"/>
        <w:numPr>
          <w:ilvl w:val="0"/>
          <w:numId w:val="305"/>
        </w:numPr>
        <w:rPr>
          <w:lang w:eastAsia="x-none"/>
        </w:rPr>
      </w:pPr>
      <w:r w:rsidRPr="00B37B84">
        <w:rPr>
          <w:lang w:eastAsia="x-none"/>
        </w:rPr>
        <w:t xml:space="preserve">For SRS for CB PUSCH and antenna switching on FR1, the minimal time internal between the last symbol of the PDCCH triggering the aperiodic SRS transmission and the first symbol of SRS resource is N2 symbols </w:t>
      </w:r>
    </w:p>
    <w:p w14:paraId="6F87E27E" w14:textId="77777777" w:rsidR="00982E91" w:rsidRPr="00B37B84" w:rsidRDefault="00982E91" w:rsidP="00B37B84">
      <w:pPr>
        <w:pStyle w:val="ListParagraph"/>
        <w:numPr>
          <w:ilvl w:val="1"/>
          <w:numId w:val="305"/>
        </w:numPr>
        <w:rPr>
          <w:lang w:eastAsia="x-none"/>
        </w:rPr>
      </w:pPr>
      <w:r w:rsidRPr="00B37B84">
        <w:rPr>
          <w:lang w:eastAsia="x-none"/>
        </w:rPr>
        <w:t>Support of zero slot offset for aperiodic SRS triggering is UE capability</w:t>
      </w:r>
    </w:p>
    <w:p w14:paraId="4B08EC04" w14:textId="77777777" w:rsidR="00982E91" w:rsidRPr="00B37B84" w:rsidRDefault="00982E91" w:rsidP="00B37B84">
      <w:pPr>
        <w:pStyle w:val="ListParagraph"/>
        <w:numPr>
          <w:ilvl w:val="1"/>
          <w:numId w:val="305"/>
        </w:numPr>
        <w:rPr>
          <w:lang w:eastAsia="x-none"/>
        </w:rPr>
      </w:pPr>
      <w:r w:rsidRPr="00B37B84">
        <w:rPr>
          <w:lang w:eastAsia="x-none"/>
        </w:rPr>
        <w:t>The time interval in units of OFDM symbols is counted based on the minimum subcarrier spacing between PDCCH and SRS</w:t>
      </w:r>
    </w:p>
    <w:p w14:paraId="30533331" w14:textId="77777777" w:rsidR="00982E91" w:rsidRPr="00982E91" w:rsidRDefault="00982E91" w:rsidP="00982E91">
      <w:pPr>
        <w:rPr>
          <w:szCs w:val="20"/>
          <w:lang w:eastAsia="x-none"/>
        </w:rPr>
      </w:pPr>
      <w:r w:rsidRPr="00982E91">
        <w:rPr>
          <w:szCs w:val="20"/>
          <w:lang w:eastAsia="x-none"/>
        </w:rPr>
        <w:t xml:space="preserve">Above agreement does not change the switching time for SUL/UL </w:t>
      </w:r>
    </w:p>
    <w:p w14:paraId="02DF9B32" w14:textId="77777777" w:rsidR="00982E91" w:rsidRPr="00982E91" w:rsidRDefault="00982E91" w:rsidP="00982E91">
      <w:pPr>
        <w:ind w:left="720" w:hanging="720"/>
        <w:rPr>
          <w:szCs w:val="20"/>
          <w:lang w:eastAsia="x-none"/>
        </w:rPr>
      </w:pPr>
      <w:r w:rsidRPr="00982E91">
        <w:rPr>
          <w:szCs w:val="20"/>
          <w:lang w:eastAsia="x-none"/>
        </w:rPr>
        <w:t>Above agreement only affects UE capability signalling from RAN2 perspective</w:t>
      </w:r>
    </w:p>
    <w:p w14:paraId="57519013" w14:textId="77777777" w:rsidR="00982E91" w:rsidRPr="00982E91" w:rsidRDefault="00982E91" w:rsidP="00982E91">
      <w:pPr>
        <w:ind w:left="720" w:hanging="720"/>
        <w:rPr>
          <w:szCs w:val="20"/>
          <w:lang w:eastAsia="x-none"/>
        </w:rPr>
      </w:pPr>
    </w:p>
    <w:p w14:paraId="6F110A9C" w14:textId="77777777" w:rsidR="00982E91" w:rsidRPr="00B37B84" w:rsidRDefault="00982E91" w:rsidP="00982E91">
      <w:pPr>
        <w:ind w:left="720" w:hanging="720"/>
        <w:rPr>
          <w:szCs w:val="20"/>
          <w:highlight w:val="green"/>
        </w:rPr>
      </w:pPr>
      <w:bookmarkStart w:id="799" w:name="_Hlk522901548"/>
      <w:r w:rsidRPr="00B37B84">
        <w:rPr>
          <w:szCs w:val="20"/>
          <w:highlight w:val="green"/>
        </w:rPr>
        <w:t>Agreement</w:t>
      </w:r>
    </w:p>
    <w:p w14:paraId="7BD0EE1E" w14:textId="77777777" w:rsidR="00982E91" w:rsidRPr="00982E91" w:rsidRDefault="00982E91" w:rsidP="00982E91">
      <w:pPr>
        <w:ind w:left="720" w:hanging="720"/>
        <w:rPr>
          <w:szCs w:val="20"/>
        </w:rPr>
      </w:pPr>
      <w:r w:rsidRPr="00982E91">
        <w:rPr>
          <w:szCs w:val="20"/>
        </w:rPr>
        <w:t xml:space="preserve">SRS dropping rule for same carrier </w:t>
      </w:r>
    </w:p>
    <w:p w14:paraId="194BE106" w14:textId="77777777" w:rsidR="00982E91" w:rsidRPr="00982E91" w:rsidRDefault="00982E91" w:rsidP="00982E91">
      <w:pPr>
        <w:ind w:left="720" w:hanging="720"/>
        <w:rPr>
          <w:szCs w:val="20"/>
        </w:rPr>
      </w:pPr>
      <w:r w:rsidRPr="00982E91">
        <w:rPr>
          <w:szCs w:val="20"/>
        </w:rPr>
        <w:t>Aperiodic SRS resources &gt; Semi-persistent SRS resources &gt; Periodic SRS</w:t>
      </w:r>
    </w:p>
    <w:p w14:paraId="0F045ADB" w14:textId="7BFBB760" w:rsidR="00982E91" w:rsidRPr="00982E91" w:rsidRDefault="00982E91" w:rsidP="00B37B84">
      <w:pPr>
        <w:pStyle w:val="ListParagraph"/>
        <w:numPr>
          <w:ilvl w:val="0"/>
          <w:numId w:val="305"/>
        </w:numPr>
      </w:pPr>
      <w:r w:rsidRPr="00B37B84">
        <w:t xml:space="preserve">FFS: Whether </w:t>
      </w:r>
      <w:r w:rsidRPr="00982E91">
        <w:t>Dropped SRS resource shall be at resource level or symbol level</w:t>
      </w:r>
    </w:p>
    <w:bookmarkEnd w:id="799"/>
    <w:p w14:paraId="351E3576" w14:textId="77777777" w:rsidR="00982E91" w:rsidRPr="00982E91" w:rsidRDefault="00982E91" w:rsidP="00982E91">
      <w:pPr>
        <w:ind w:left="720" w:hanging="720"/>
        <w:rPr>
          <w:szCs w:val="20"/>
          <w:lang w:eastAsia="x-none"/>
        </w:rPr>
      </w:pPr>
    </w:p>
    <w:p w14:paraId="62F5C8A8" w14:textId="77777777" w:rsidR="00982E91" w:rsidRPr="00B37B84" w:rsidRDefault="00982E91" w:rsidP="00982E91">
      <w:pPr>
        <w:ind w:left="720" w:hanging="720"/>
        <w:rPr>
          <w:szCs w:val="20"/>
          <w:highlight w:val="green"/>
          <w:lang w:eastAsia="x-none"/>
        </w:rPr>
      </w:pPr>
      <w:r w:rsidRPr="00B37B84">
        <w:rPr>
          <w:szCs w:val="20"/>
          <w:highlight w:val="green"/>
          <w:lang w:eastAsia="x-none"/>
        </w:rPr>
        <w:t>Agreement</w:t>
      </w:r>
    </w:p>
    <w:p w14:paraId="2F04E4E3" w14:textId="649446E8" w:rsidR="00A42896" w:rsidRPr="00982E91" w:rsidRDefault="00A42896" w:rsidP="00A42896">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Start</w:t>
      </w:r>
      <w:r w:rsidRPr="00982E91">
        <w:rPr>
          <w:rFonts w:ascii="Times New Roman" w:hAnsi="Times New Roman" w:hint="eastAsia"/>
          <w:szCs w:val="20"/>
        </w:rPr>
        <w:t xml:space="preserve"> of TP </w:t>
      </w:r>
      <w:r>
        <w:rPr>
          <w:rFonts w:ascii="Times New Roman" w:hAnsi="Times New Roman"/>
          <w:szCs w:val="20"/>
        </w:rPr>
        <w:t>for 38.214---------------------------</w:t>
      </w:r>
      <w:r w:rsidRPr="00982E91">
        <w:rPr>
          <w:rFonts w:ascii="Times New Roman" w:hAnsi="Times New Roman" w:hint="eastAsia"/>
          <w:szCs w:val="20"/>
        </w:rPr>
        <w:t>-----------------</w:t>
      </w:r>
      <w:r>
        <w:rPr>
          <w:rFonts w:ascii="Times New Roman" w:hAnsi="Times New Roman" w:hint="eastAsia"/>
          <w:szCs w:val="20"/>
        </w:rPr>
        <w:t>------</w:t>
      </w:r>
    </w:p>
    <w:p w14:paraId="5892314C" w14:textId="5F608CB7" w:rsidR="00982E91" w:rsidRPr="00982E91" w:rsidRDefault="00982E91" w:rsidP="00982E91">
      <w:pPr>
        <w:spacing w:after="180"/>
        <w:ind w:left="568" w:hanging="284"/>
        <w:rPr>
          <w:rFonts w:eastAsia="DengXian"/>
          <w:szCs w:val="20"/>
          <w:lang w:eastAsia="zh-CN"/>
        </w:rPr>
      </w:pPr>
      <w:ins w:id="800" w:author="作成者" w:date="2018-06-28T17:47:00Z">
        <w:r w:rsidRPr="00982E91">
          <w:rPr>
            <w:rFonts w:eastAsia="DengXian" w:hint="eastAsia"/>
            <w:szCs w:val="20"/>
            <w:lang w:eastAsia="zh-CN"/>
          </w:rPr>
          <w:t>-    If the UE receives the DCI triggering aperiodic SRS in</w:t>
        </w:r>
        <w:r w:rsidRPr="00982E91">
          <w:rPr>
            <w:rFonts w:eastAsia="SimSun" w:hint="eastAsia"/>
            <w:szCs w:val="20"/>
            <w:lang w:eastAsia="zh-CN"/>
          </w:rPr>
          <w:t xml:space="preserve"> slot </w:t>
        </w:r>
        <w:r w:rsidRPr="00982E91">
          <w:rPr>
            <w:rFonts w:eastAsia="SimSun" w:hint="eastAsia"/>
            <w:i/>
            <w:szCs w:val="20"/>
            <w:lang w:eastAsia="zh-CN"/>
          </w:rPr>
          <w:t>n</w:t>
        </w:r>
        <w:r w:rsidRPr="00982E91">
          <w:rPr>
            <w:rFonts w:eastAsia="DengXian" w:hint="eastAsia"/>
            <w:szCs w:val="20"/>
            <w:lang w:eastAsia="zh-CN"/>
          </w:rPr>
          <w:t>,</w:t>
        </w:r>
        <w:r w:rsidRPr="00982E91">
          <w:rPr>
            <w:rFonts w:eastAsia="SimSun"/>
            <w:color w:val="FF0000"/>
            <w:szCs w:val="20"/>
          </w:rPr>
          <w:t xml:space="preserve"> the UE transmits </w:t>
        </w:r>
        <w:r w:rsidRPr="00982E91">
          <w:rPr>
            <w:rFonts w:eastAsia="SimSun" w:hint="eastAsia"/>
            <w:color w:val="FF0000"/>
            <w:szCs w:val="20"/>
            <w:lang w:eastAsia="zh-CN"/>
          </w:rPr>
          <w:t xml:space="preserve">aperiodic </w:t>
        </w:r>
        <w:r w:rsidRPr="00982E91">
          <w:rPr>
            <w:rFonts w:eastAsia="SimSun"/>
            <w:color w:val="FF0000"/>
            <w:szCs w:val="20"/>
          </w:rPr>
          <w:t xml:space="preserve">SRS in each of the triggered SRS resource set(s) in slot </w:t>
        </w:r>
        <w:del w:id="801" w:author="作成者" w:date="2018-06-28T17:47:00Z">
          <w:r w:rsidRPr="00982E91">
            <w:rPr>
              <w:rFonts w:eastAsia="SimSun"/>
              <w:noProof/>
              <w:color w:val="FF0000"/>
              <w:position w:val="-34"/>
              <w:szCs w:val="20"/>
              <w:lang w:eastAsia="en-GB"/>
            </w:rPr>
            <w:drawing>
              <wp:inline distT="0" distB="0" distL="0" distR="0" wp14:anchorId="117B29A4" wp14:editId="466D04DE">
                <wp:extent cx="1028700" cy="495300"/>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8"/>
                        <pic:cNvPicPr>
                          <a:picLocks noChangeAspect="1" noChangeArrowheads="1"/>
                        </pic:cNvPicPr>
                      </pic:nvPicPr>
                      <pic:blipFill>
                        <a:blip r:embed="rId1120" cstate="print">
                          <a:extLst>
                            <a:ext uri="{28A0092B-C50C-407E-A947-70E740481C1C}">
                              <a14:useLocalDpi xmlns:a14="http://schemas.microsoft.com/office/drawing/2010/main" val="0"/>
                            </a:ext>
                          </a:extLst>
                        </a:blip>
                        <a:srcRect/>
                        <a:stretch>
                          <a:fillRect/>
                        </a:stretch>
                      </pic:blipFill>
                      <pic:spPr bwMode="auto">
                        <a:xfrm>
                          <a:off x="0" y="0"/>
                          <a:ext cx="1028700" cy="495300"/>
                        </a:xfrm>
                        <a:prstGeom prst="rect">
                          <a:avLst/>
                        </a:prstGeom>
                        <a:noFill/>
                        <a:ln>
                          <a:noFill/>
                        </a:ln>
                      </pic:spPr>
                    </pic:pic>
                  </a:graphicData>
                </a:graphic>
              </wp:inline>
            </w:drawing>
          </w:r>
        </w:del>
        <w:r w:rsidRPr="00982E91">
          <w:rPr>
            <w:rFonts w:eastAsia="SimSun"/>
            <w:color w:val="FF0000"/>
            <w:szCs w:val="20"/>
          </w:rPr>
          <w:t xml:space="preserve"> where </w:t>
        </w:r>
        <w:r w:rsidRPr="00982E91">
          <w:rPr>
            <w:rFonts w:eastAsia="SimSun"/>
            <w:i/>
            <w:color w:val="FF0000"/>
            <w:szCs w:val="20"/>
          </w:rPr>
          <w:t>k</w:t>
        </w:r>
        <w:r w:rsidRPr="00982E91">
          <w:rPr>
            <w:rFonts w:eastAsia="SimSun"/>
            <w:color w:val="FF0000"/>
            <w:szCs w:val="20"/>
          </w:rPr>
          <w:t xml:space="preserve"> is configured via higher layer parameter </w:t>
        </w:r>
        <w:r w:rsidRPr="00982E91">
          <w:rPr>
            <w:rFonts w:eastAsia="SimSun"/>
            <w:i/>
            <w:color w:val="FF0000"/>
            <w:szCs w:val="20"/>
          </w:rPr>
          <w:t xml:space="preserve">slotoffset </w:t>
        </w:r>
        <w:r w:rsidRPr="00982E91">
          <w:rPr>
            <w:rFonts w:eastAsia="SimSun"/>
            <w:color w:val="FF0000"/>
            <w:szCs w:val="20"/>
          </w:rPr>
          <w:t xml:space="preserve">for each </w:t>
        </w:r>
        <w:r w:rsidRPr="00982E91">
          <w:rPr>
            <w:rFonts w:eastAsia="SimSun" w:hint="eastAsia"/>
            <w:color w:val="FF0000"/>
            <w:szCs w:val="20"/>
            <w:lang w:eastAsia="zh-CN"/>
          </w:rPr>
          <w:t xml:space="preserve">triggered </w:t>
        </w:r>
        <w:r w:rsidRPr="00982E91">
          <w:rPr>
            <w:rFonts w:eastAsia="SimSun"/>
            <w:color w:val="FF0000"/>
            <w:szCs w:val="20"/>
          </w:rPr>
          <w:t xml:space="preserve">SRS resources set and </w:t>
        </w:r>
        <w:r w:rsidRPr="00982E91">
          <w:rPr>
            <w:rFonts w:eastAsia="SimSun" w:hint="eastAsia"/>
            <w:color w:val="FF0000"/>
            <w:szCs w:val="20"/>
            <w:lang w:eastAsia="zh-CN"/>
          </w:rPr>
          <w:t xml:space="preserve">is </w:t>
        </w:r>
        <w:r w:rsidRPr="00982E91">
          <w:rPr>
            <w:rFonts w:eastAsia="SimSun"/>
            <w:color w:val="FF0000"/>
            <w:szCs w:val="20"/>
          </w:rPr>
          <w:t xml:space="preserve">based on </w:t>
        </w:r>
        <w:r w:rsidRPr="00982E91">
          <w:rPr>
            <w:rFonts w:eastAsia="SimSun"/>
            <w:color w:val="FF0000"/>
            <w:szCs w:val="20"/>
            <w:lang w:val="en-AU"/>
          </w:rPr>
          <w:t xml:space="preserve">the subcarrier spacing of the triggered SRS transmission, </w:t>
        </w:r>
        <w:del w:id="802" w:author="作成者" w:date="2018-06-28T17:47:00Z">
          <w:r w:rsidRPr="00982E91">
            <w:rPr>
              <w:rFonts w:eastAsia="SimSun"/>
              <w:noProof/>
              <w:color w:val="FF0000"/>
              <w:position w:val="-12"/>
              <w:szCs w:val="20"/>
              <w:lang w:eastAsia="en-GB"/>
            </w:rPr>
            <w:drawing>
              <wp:inline distT="0" distB="0" distL="0" distR="0" wp14:anchorId="3CF9453B" wp14:editId="2059CCE5">
                <wp:extent cx="304800" cy="220980"/>
                <wp:effectExtent l="0" t="0" r="0" b="762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9"/>
                        <pic:cNvPicPr>
                          <a:picLocks noChangeAspect="1" noChangeArrowheads="1"/>
                        </pic:cNvPicPr>
                      </pic:nvPicPr>
                      <pic:blipFill>
                        <a:blip r:embed="rId1121" cstate="print">
                          <a:extLst>
                            <a:ext uri="{28A0092B-C50C-407E-A947-70E740481C1C}">
                              <a14:useLocalDpi xmlns:a14="http://schemas.microsoft.com/office/drawing/2010/main" val="0"/>
                            </a:ext>
                          </a:extLst>
                        </a:blip>
                        <a:srcRect/>
                        <a:stretch>
                          <a:fillRect/>
                        </a:stretch>
                      </pic:blipFill>
                      <pic:spPr bwMode="auto">
                        <a:xfrm>
                          <a:off x="0" y="0"/>
                          <a:ext cx="304800" cy="220980"/>
                        </a:xfrm>
                        <a:prstGeom prst="rect">
                          <a:avLst/>
                        </a:prstGeom>
                        <a:noFill/>
                        <a:ln>
                          <a:noFill/>
                        </a:ln>
                      </pic:spPr>
                    </pic:pic>
                  </a:graphicData>
                </a:graphic>
              </wp:inline>
            </w:drawing>
          </w:r>
        </w:del>
        <w:r w:rsidRPr="00982E91">
          <w:rPr>
            <w:rFonts w:eastAsia="SimSun"/>
            <w:color w:val="FF0000"/>
            <w:szCs w:val="20"/>
          </w:rPr>
          <w:t xml:space="preserve"> and </w:t>
        </w:r>
        <w:del w:id="803" w:author="作成者" w:date="2018-06-28T17:47:00Z">
          <w:r w:rsidRPr="00982E91">
            <w:rPr>
              <w:rFonts w:eastAsia="SimSun"/>
              <w:noProof/>
              <w:color w:val="FF0000"/>
              <w:position w:val="-12"/>
              <w:szCs w:val="20"/>
              <w:lang w:eastAsia="en-GB"/>
            </w:rPr>
            <w:drawing>
              <wp:inline distT="0" distB="0" distL="0" distR="0" wp14:anchorId="41E1BB4E" wp14:editId="78CCE175">
                <wp:extent cx="472440" cy="220980"/>
                <wp:effectExtent l="0" t="0" r="3810" b="762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0"/>
                        <pic:cNvPicPr>
                          <a:picLocks noChangeAspect="1" noChangeArrowheads="1"/>
                        </pic:cNvPicPr>
                      </pic:nvPicPr>
                      <pic:blipFill>
                        <a:blip r:embed="rId1122" cstate="print">
                          <a:extLst>
                            <a:ext uri="{28A0092B-C50C-407E-A947-70E740481C1C}">
                              <a14:useLocalDpi xmlns:a14="http://schemas.microsoft.com/office/drawing/2010/main" val="0"/>
                            </a:ext>
                          </a:extLst>
                        </a:blip>
                        <a:srcRect/>
                        <a:stretch>
                          <a:fillRect/>
                        </a:stretch>
                      </pic:blipFill>
                      <pic:spPr bwMode="auto">
                        <a:xfrm>
                          <a:off x="0" y="0"/>
                          <a:ext cx="472440" cy="220980"/>
                        </a:xfrm>
                        <a:prstGeom prst="rect">
                          <a:avLst/>
                        </a:prstGeom>
                        <a:noFill/>
                        <a:ln>
                          <a:noFill/>
                        </a:ln>
                      </pic:spPr>
                    </pic:pic>
                  </a:graphicData>
                </a:graphic>
              </wp:inline>
            </w:drawing>
          </w:r>
        </w:del>
        <w:r w:rsidRPr="00982E91">
          <w:rPr>
            <w:rFonts w:eastAsia="SimSun"/>
            <w:color w:val="FF0000"/>
            <w:szCs w:val="20"/>
          </w:rPr>
          <w:t xml:space="preserve"> are the subcarrier spacing configurations for triggered SRS and PDCCH carrying the triggering command respectively</w:t>
        </w:r>
        <w:r w:rsidRPr="00982E91">
          <w:rPr>
            <w:rFonts w:eastAsia="SimSun"/>
            <w:color w:val="FF0000"/>
            <w:szCs w:val="20"/>
            <w:lang w:val="en-AU"/>
          </w:rPr>
          <w:t>.</w:t>
        </w:r>
        <w:r w:rsidRPr="00982E91">
          <w:rPr>
            <w:rFonts w:eastAsia="SimSun" w:hint="eastAsia"/>
            <w:color w:val="FF0000"/>
            <w:szCs w:val="20"/>
            <w:lang w:val="en-AU" w:eastAsia="zh-CN"/>
          </w:rPr>
          <w:t xml:space="preserve"> </w:t>
        </w:r>
      </w:ins>
    </w:p>
    <w:p w14:paraId="7B7A0773" w14:textId="77777777" w:rsidR="00982E91" w:rsidRPr="00982E91" w:rsidRDefault="00982E91" w:rsidP="00A42896">
      <w:pPr>
        <w:ind w:left="568" w:hanging="284"/>
        <w:rPr>
          <w:rFonts w:eastAsia="DengXian"/>
          <w:szCs w:val="20"/>
          <w:lang w:eastAsia="zh-CN"/>
        </w:rPr>
      </w:pPr>
      <w:r w:rsidRPr="00982E91">
        <w:rPr>
          <w:rFonts w:eastAsia="DengXian"/>
          <w:szCs w:val="20"/>
        </w:rPr>
        <w:t>-</w:t>
      </w:r>
      <w:r w:rsidRPr="00982E91">
        <w:rPr>
          <w:rFonts w:eastAsia="DengXian"/>
          <w:szCs w:val="20"/>
        </w:rPr>
        <w:tab/>
        <w:t xml:space="preserve">if the UE is configured with the higher layer parameter </w:t>
      </w:r>
      <w:r w:rsidRPr="00982E91">
        <w:rPr>
          <w:rFonts w:eastAsia="DengXian"/>
          <w:i/>
          <w:szCs w:val="20"/>
        </w:rPr>
        <w:t xml:space="preserve">spatialRelationInfo </w:t>
      </w:r>
      <w:r w:rsidRPr="00982E91">
        <w:rPr>
          <w:rFonts w:eastAsia="DengXian"/>
          <w:szCs w:val="20"/>
        </w:rPr>
        <w:t xml:space="preserve">containing the ID of a reference 'ssb-Index', the UE shall transmit the target SRS resource with the same spatial domain transmission filter used for the reception of the reference SS/PBCH block, if the higher layer parameter </w:t>
      </w:r>
      <w:r w:rsidRPr="00982E91">
        <w:rPr>
          <w:rFonts w:eastAsia="DengXian"/>
          <w:i/>
          <w:szCs w:val="20"/>
        </w:rPr>
        <w:t xml:space="preserve">spatialRelationInfo </w:t>
      </w:r>
      <w:r w:rsidRPr="00982E91">
        <w:rPr>
          <w:rFonts w:eastAsia="DengXian"/>
          <w:szCs w:val="20"/>
        </w:rPr>
        <w:t xml:space="preserve">contains the ID of a reference 'csi-RS-Index', the UE shall transmit the target SRS resource with the same spatial domain transmission filter used for the reception of the reference periodic CSI-RS or of the reference semi-persistent CSI-RS, or of the latest reference aperiodic CSI-RS. If the higher layer parameter </w:t>
      </w:r>
      <w:r w:rsidRPr="00982E91">
        <w:rPr>
          <w:rFonts w:eastAsia="DengXian"/>
          <w:i/>
          <w:szCs w:val="20"/>
        </w:rPr>
        <w:t>spatialRelationInfo</w:t>
      </w:r>
      <w:r w:rsidRPr="00982E91">
        <w:rPr>
          <w:rFonts w:eastAsia="DengXian"/>
          <w:szCs w:val="20"/>
        </w:rPr>
        <w:t xml:space="preserve"> contains the ID of a reference 'srs', the UE shall transmit the target SRS resource with the same spatial domain transmission filter used for the transmission of the reference periodic SRS or of the reference semi-persistent SRS or of the reference aperiodic SRS. </w:t>
      </w:r>
    </w:p>
    <w:p w14:paraId="5230BB1D" w14:textId="153DF53B" w:rsidR="00A42896" w:rsidRPr="00982E91" w:rsidRDefault="00A42896" w:rsidP="00A42896">
      <w:pPr>
        <w:adjustRightInd w:val="0"/>
        <w:snapToGrid w:val="0"/>
        <w:ind w:left="720" w:hanging="720"/>
        <w:jc w:val="center"/>
        <w:rPr>
          <w:rFonts w:ascii="Times New Roman" w:hAnsi="Times New Roman"/>
          <w:szCs w:val="20"/>
        </w:rPr>
      </w:pPr>
      <w:r w:rsidRPr="00982E91">
        <w:rPr>
          <w:rFonts w:ascii="Times New Roman" w:hAnsi="Times New Roman" w:hint="eastAsia"/>
          <w:szCs w:val="20"/>
        </w:rPr>
        <w:t>----------------------------------------------------</w:t>
      </w:r>
      <w:r>
        <w:rPr>
          <w:rFonts w:ascii="Times New Roman" w:hAnsi="Times New Roman"/>
          <w:szCs w:val="20"/>
        </w:rPr>
        <w:t>End</w:t>
      </w:r>
      <w:r w:rsidRPr="00982E91">
        <w:rPr>
          <w:rFonts w:ascii="Times New Roman" w:hAnsi="Times New Roman" w:hint="eastAsia"/>
          <w:szCs w:val="20"/>
        </w:rPr>
        <w:t xml:space="preserve"> of TP </w:t>
      </w:r>
      <w:r>
        <w:rPr>
          <w:rFonts w:ascii="Times New Roman" w:hAnsi="Times New Roman"/>
          <w:szCs w:val="20"/>
        </w:rPr>
        <w:t>for 38.214----------------------------</w:t>
      </w:r>
      <w:r w:rsidRPr="00982E91">
        <w:rPr>
          <w:rFonts w:ascii="Times New Roman" w:hAnsi="Times New Roman" w:hint="eastAsia"/>
          <w:szCs w:val="20"/>
        </w:rPr>
        <w:t>-----------------</w:t>
      </w:r>
      <w:r>
        <w:rPr>
          <w:rFonts w:ascii="Times New Roman" w:hAnsi="Times New Roman" w:hint="eastAsia"/>
          <w:szCs w:val="20"/>
        </w:rPr>
        <w:t>------</w:t>
      </w:r>
    </w:p>
    <w:p w14:paraId="322A1CB1" w14:textId="77777777" w:rsidR="00982E91" w:rsidRPr="00982E91" w:rsidRDefault="00982E91" w:rsidP="00982E91">
      <w:pPr>
        <w:ind w:left="720" w:hanging="720"/>
        <w:rPr>
          <w:szCs w:val="20"/>
          <w:lang w:eastAsia="x-none"/>
        </w:rPr>
      </w:pPr>
    </w:p>
    <w:p w14:paraId="2C76489C" w14:textId="77777777" w:rsidR="00982E91" w:rsidRPr="00982E91" w:rsidRDefault="00982E91" w:rsidP="00982E91">
      <w:pPr>
        <w:ind w:left="720" w:hanging="720"/>
        <w:rPr>
          <w:szCs w:val="20"/>
          <w:lang w:eastAsia="x-none"/>
        </w:rPr>
      </w:pPr>
    </w:p>
    <w:p w14:paraId="50CC419E" w14:textId="77777777" w:rsidR="00982E91" w:rsidRPr="00A42896" w:rsidRDefault="00982E91" w:rsidP="00982E91">
      <w:pPr>
        <w:ind w:left="720" w:hanging="720"/>
        <w:rPr>
          <w:szCs w:val="20"/>
          <w:highlight w:val="green"/>
          <w:lang w:eastAsia="x-none"/>
        </w:rPr>
      </w:pPr>
      <w:r w:rsidRPr="00A42896">
        <w:rPr>
          <w:szCs w:val="20"/>
          <w:highlight w:val="green"/>
          <w:lang w:eastAsia="x-none"/>
        </w:rPr>
        <w:t>Agreement</w:t>
      </w:r>
    </w:p>
    <w:p w14:paraId="46FE2609" w14:textId="77777777" w:rsidR="00982E91" w:rsidRPr="00982E91" w:rsidRDefault="00982E91" w:rsidP="00982E91">
      <w:pPr>
        <w:ind w:left="720" w:hanging="720"/>
        <w:rPr>
          <w:szCs w:val="20"/>
          <w:lang w:eastAsia="x-none"/>
        </w:rPr>
      </w:pPr>
      <w:r w:rsidRPr="00982E91">
        <w:rPr>
          <w:szCs w:val="20"/>
          <w:lang w:eastAsia="x-none"/>
        </w:rPr>
        <w:t>Send LS to RAN2 and RAN4:</w:t>
      </w:r>
    </w:p>
    <w:p w14:paraId="1F0606BB" w14:textId="77777777" w:rsidR="00982E91" w:rsidRPr="00982E91" w:rsidRDefault="00982E91" w:rsidP="00FD2787">
      <w:pPr>
        <w:numPr>
          <w:ilvl w:val="0"/>
          <w:numId w:val="224"/>
        </w:numPr>
        <w:contextualSpacing/>
        <w:jc w:val="both"/>
        <w:rPr>
          <w:szCs w:val="32"/>
        </w:rPr>
      </w:pPr>
      <w:r w:rsidRPr="00982E91">
        <w:rPr>
          <w:szCs w:val="32"/>
        </w:rPr>
        <w:t xml:space="preserve">From UE implementation perspective, RAN1 recommends RF retuning time(s) should be per band per band combination to signal retuning/interruption time from the band to other bands in the band combination. </w:t>
      </w:r>
    </w:p>
    <w:p w14:paraId="453CF725" w14:textId="77777777" w:rsidR="00982E91" w:rsidRPr="00982E91" w:rsidRDefault="00982E91" w:rsidP="00FD2787">
      <w:pPr>
        <w:numPr>
          <w:ilvl w:val="0"/>
          <w:numId w:val="224"/>
        </w:numPr>
        <w:contextualSpacing/>
        <w:jc w:val="both"/>
        <w:rPr>
          <w:szCs w:val="32"/>
        </w:rPr>
      </w:pPr>
      <w:r w:rsidRPr="00982E91">
        <w:rPr>
          <w:szCs w:val="32"/>
        </w:rPr>
        <w:lastRenderedPageBreak/>
        <w:t>To avoid performance loss, a single value (the maximum among all band combinations) for all band combinations is not recommended.</w:t>
      </w:r>
    </w:p>
    <w:p w14:paraId="232E50F2" w14:textId="77777777" w:rsidR="00A42896" w:rsidRDefault="001B7BF2" w:rsidP="00A42896">
      <w:pPr>
        <w:ind w:left="720" w:hanging="720"/>
        <w:rPr>
          <w:b/>
          <w:szCs w:val="20"/>
          <w:lang w:eastAsia="x-none"/>
        </w:rPr>
      </w:pPr>
      <w:hyperlink r:id="rId1123" w:history="1">
        <w:r w:rsidR="00A42896" w:rsidRPr="00797FE5">
          <w:rPr>
            <w:rStyle w:val="Hyperlink"/>
            <w:b/>
          </w:rPr>
          <w:t>R1-1809931</w:t>
        </w:r>
      </w:hyperlink>
      <w:r w:rsidR="00A42896" w:rsidRPr="00797FE5">
        <w:rPr>
          <w:b/>
          <w:szCs w:val="20"/>
          <w:lang w:eastAsia="x-none"/>
        </w:rPr>
        <w:tab/>
        <w:t>[Draft] reply LS on UE power class and UE capability on</w:t>
      </w:r>
      <w:r w:rsidR="00A42896">
        <w:rPr>
          <w:b/>
          <w:szCs w:val="20"/>
          <w:lang w:eastAsia="x-none"/>
        </w:rPr>
        <w:t xml:space="preserve"> SRS carrier switch</w:t>
      </w:r>
      <w:r w:rsidR="00A42896">
        <w:rPr>
          <w:b/>
          <w:szCs w:val="20"/>
          <w:lang w:eastAsia="x-none"/>
        </w:rPr>
        <w:tab/>
        <w:t>Huawei</w:t>
      </w:r>
    </w:p>
    <w:p w14:paraId="52CB64BE" w14:textId="3DF05A27" w:rsidR="00A42896" w:rsidRPr="00A42896" w:rsidRDefault="00A42896" w:rsidP="00A42896">
      <w:pPr>
        <w:ind w:left="720" w:hanging="720"/>
        <w:rPr>
          <w:b/>
          <w:szCs w:val="20"/>
          <w:lang w:eastAsia="x-none"/>
        </w:rPr>
      </w:pPr>
      <w:r w:rsidRPr="00A42896">
        <w:rPr>
          <w:b/>
          <w:szCs w:val="20"/>
          <w:lang w:eastAsia="x-none"/>
        </w:rPr>
        <w:t>Decision:</w:t>
      </w:r>
      <w:r>
        <w:rPr>
          <w:szCs w:val="20"/>
          <w:lang w:eastAsia="x-none"/>
        </w:rPr>
        <w:t xml:space="preserve"> The draft LS is endorsed and final LS is </w:t>
      </w:r>
      <w:r w:rsidRPr="00A42896">
        <w:rPr>
          <w:szCs w:val="20"/>
          <w:highlight w:val="green"/>
          <w:lang w:eastAsia="x-none"/>
        </w:rPr>
        <w:t xml:space="preserve">approved in </w:t>
      </w:r>
      <w:hyperlink r:id="rId1124" w:history="1">
        <w:r w:rsidRPr="00A42896">
          <w:rPr>
            <w:rStyle w:val="Hyperlink"/>
            <w:szCs w:val="20"/>
            <w:highlight w:val="green"/>
            <w:lang w:eastAsia="x-none"/>
          </w:rPr>
          <w:t>R1-1809889</w:t>
        </w:r>
      </w:hyperlink>
      <w:r>
        <w:rPr>
          <w:rStyle w:val="Hyperlink"/>
          <w:szCs w:val="20"/>
          <w:lang w:eastAsia="x-none"/>
        </w:rPr>
        <w:t>.</w:t>
      </w:r>
    </w:p>
    <w:p w14:paraId="5398A05B" w14:textId="78DB2B99" w:rsidR="00982E91" w:rsidRPr="00982E91" w:rsidRDefault="00982E91" w:rsidP="00982E91">
      <w:pPr>
        <w:ind w:left="720" w:hanging="720"/>
        <w:rPr>
          <w:szCs w:val="20"/>
          <w:lang w:eastAsia="x-none"/>
        </w:rPr>
      </w:pPr>
    </w:p>
    <w:p w14:paraId="214C933C" w14:textId="77777777" w:rsidR="00982E91" w:rsidRPr="00982E91" w:rsidRDefault="00982E91" w:rsidP="00982E91">
      <w:pPr>
        <w:rPr>
          <w:szCs w:val="20"/>
          <w:lang w:eastAsia="x-none"/>
        </w:rPr>
      </w:pPr>
    </w:p>
    <w:p w14:paraId="11B925EA" w14:textId="5F6DE0C8" w:rsidR="00982E91" w:rsidRPr="00982E91" w:rsidRDefault="001B7BF2" w:rsidP="00982E91">
      <w:pPr>
        <w:ind w:left="720" w:hanging="720"/>
        <w:rPr>
          <w:lang w:eastAsia="x-none"/>
        </w:rPr>
      </w:pPr>
      <w:hyperlink r:id="rId1125" w:history="1">
        <w:r w:rsidR="00D93AE1">
          <w:rPr>
            <w:rStyle w:val="Hyperlink"/>
            <w:lang w:eastAsia="x-none"/>
          </w:rPr>
          <w:t>R1-1808144</w:t>
        </w:r>
      </w:hyperlink>
      <w:r w:rsidR="00982E91" w:rsidRPr="00982E91">
        <w:rPr>
          <w:lang w:eastAsia="x-none"/>
        </w:rPr>
        <w:tab/>
        <w:t>Remaining issues on reference signals and QCL</w:t>
      </w:r>
      <w:r w:rsidR="00982E91" w:rsidRPr="00982E91">
        <w:rPr>
          <w:lang w:eastAsia="x-none"/>
        </w:rPr>
        <w:tab/>
        <w:t>Huawei, HiSilicon</w:t>
      </w:r>
    </w:p>
    <w:p w14:paraId="06F02F91" w14:textId="30740AEF" w:rsidR="00982E91" w:rsidRPr="00982E91" w:rsidRDefault="001B7BF2" w:rsidP="00982E91">
      <w:pPr>
        <w:ind w:left="720" w:hanging="720"/>
        <w:rPr>
          <w:lang w:eastAsia="x-none"/>
        </w:rPr>
      </w:pPr>
      <w:hyperlink r:id="rId1126" w:history="1">
        <w:r w:rsidR="00D93AE1">
          <w:rPr>
            <w:rStyle w:val="Hyperlink"/>
            <w:lang w:eastAsia="x-none"/>
          </w:rPr>
          <w:t>R1-1808197</w:t>
        </w:r>
      </w:hyperlink>
      <w:r w:rsidR="00982E91" w:rsidRPr="00982E91">
        <w:rPr>
          <w:lang w:eastAsia="x-none"/>
        </w:rPr>
        <w:tab/>
        <w:t>Maintenance for Reference signals and QCL</w:t>
      </w:r>
      <w:r w:rsidR="00982E91" w:rsidRPr="00982E91">
        <w:rPr>
          <w:lang w:eastAsia="x-none"/>
        </w:rPr>
        <w:tab/>
        <w:t>ZTE</w:t>
      </w:r>
    </w:p>
    <w:p w14:paraId="475D91EF" w14:textId="30B6D5EE" w:rsidR="00982E91" w:rsidRPr="00982E91" w:rsidRDefault="001B7BF2" w:rsidP="00982E91">
      <w:pPr>
        <w:ind w:left="720" w:hanging="720"/>
        <w:rPr>
          <w:lang w:eastAsia="x-none"/>
        </w:rPr>
      </w:pPr>
      <w:hyperlink r:id="rId1127" w:history="1">
        <w:r w:rsidR="00D93AE1">
          <w:rPr>
            <w:rStyle w:val="Hyperlink"/>
            <w:lang w:eastAsia="x-none"/>
          </w:rPr>
          <w:t>R1-1808222</w:t>
        </w:r>
      </w:hyperlink>
      <w:r w:rsidR="00982E91" w:rsidRPr="00982E91">
        <w:rPr>
          <w:lang w:eastAsia="x-none"/>
        </w:rPr>
        <w:tab/>
        <w:t>Remaining issues on reference signals and QCL</w:t>
      </w:r>
      <w:r w:rsidR="00982E91" w:rsidRPr="00982E91">
        <w:rPr>
          <w:lang w:eastAsia="x-none"/>
        </w:rPr>
        <w:tab/>
        <w:t>vivo</w:t>
      </w:r>
    </w:p>
    <w:p w14:paraId="6BB469DE" w14:textId="2DACA740" w:rsidR="00982E91" w:rsidRPr="00982E91" w:rsidRDefault="001B7BF2" w:rsidP="00982E91">
      <w:pPr>
        <w:ind w:left="720" w:hanging="720"/>
        <w:rPr>
          <w:lang w:eastAsia="x-none"/>
        </w:rPr>
      </w:pPr>
      <w:hyperlink r:id="rId1128" w:history="1">
        <w:r w:rsidR="00D93AE1">
          <w:rPr>
            <w:rStyle w:val="Hyperlink"/>
            <w:lang w:eastAsia="x-none"/>
          </w:rPr>
          <w:t>R1-1808312</w:t>
        </w:r>
      </w:hyperlink>
      <w:r w:rsidR="00982E91" w:rsidRPr="00982E91">
        <w:rPr>
          <w:lang w:eastAsia="x-none"/>
        </w:rPr>
        <w:tab/>
        <w:t>Corrections on SRS antenna ports</w:t>
      </w:r>
      <w:r w:rsidR="00982E91" w:rsidRPr="00982E91">
        <w:rPr>
          <w:lang w:eastAsia="x-none"/>
        </w:rPr>
        <w:tab/>
        <w:t>Fujitsu</w:t>
      </w:r>
    </w:p>
    <w:p w14:paraId="034E6702" w14:textId="4C00F2EC" w:rsidR="00982E91" w:rsidRPr="00982E91" w:rsidRDefault="001B7BF2" w:rsidP="00982E91">
      <w:pPr>
        <w:ind w:left="720" w:hanging="720"/>
        <w:rPr>
          <w:lang w:eastAsia="x-none"/>
        </w:rPr>
      </w:pPr>
      <w:hyperlink r:id="rId1129" w:history="1">
        <w:r w:rsidR="00D93AE1">
          <w:rPr>
            <w:rStyle w:val="Hyperlink"/>
            <w:lang w:eastAsia="x-none"/>
          </w:rPr>
          <w:t>R1-1808376</w:t>
        </w:r>
      </w:hyperlink>
      <w:r w:rsidR="00982E91" w:rsidRPr="00982E91">
        <w:rPr>
          <w:lang w:eastAsia="x-none"/>
        </w:rPr>
        <w:tab/>
        <w:t>Issues on reference signals</w:t>
      </w:r>
      <w:r w:rsidR="00982E91" w:rsidRPr="00982E91">
        <w:rPr>
          <w:lang w:eastAsia="x-none"/>
        </w:rPr>
        <w:tab/>
        <w:t>CATT</w:t>
      </w:r>
    </w:p>
    <w:p w14:paraId="71D266DB" w14:textId="78259D09" w:rsidR="00982E91" w:rsidRPr="00982E91" w:rsidRDefault="001B7BF2" w:rsidP="00982E91">
      <w:pPr>
        <w:ind w:left="720" w:hanging="720"/>
        <w:rPr>
          <w:lang w:eastAsia="x-none"/>
        </w:rPr>
      </w:pPr>
      <w:hyperlink r:id="rId1130" w:history="1">
        <w:r w:rsidR="00D93AE1">
          <w:rPr>
            <w:rStyle w:val="Hyperlink"/>
            <w:lang w:eastAsia="x-none"/>
          </w:rPr>
          <w:t>R1-1808488</w:t>
        </w:r>
      </w:hyperlink>
      <w:r w:rsidR="00982E91" w:rsidRPr="00982E91">
        <w:rPr>
          <w:lang w:eastAsia="x-none"/>
        </w:rPr>
        <w:tab/>
        <w:t>Text proposals on reference signals</w:t>
      </w:r>
      <w:r w:rsidR="00982E91" w:rsidRPr="00982E91">
        <w:rPr>
          <w:lang w:eastAsia="x-none"/>
        </w:rPr>
        <w:tab/>
        <w:t>LG Electronics</w:t>
      </w:r>
    </w:p>
    <w:p w14:paraId="2FC0C311" w14:textId="535AFA0A" w:rsidR="00982E91" w:rsidRPr="00982E91" w:rsidRDefault="001B7BF2" w:rsidP="00982E91">
      <w:pPr>
        <w:ind w:left="720" w:hanging="720"/>
        <w:rPr>
          <w:lang w:eastAsia="x-none"/>
        </w:rPr>
      </w:pPr>
      <w:hyperlink r:id="rId1131" w:history="1">
        <w:r w:rsidR="00D93AE1">
          <w:rPr>
            <w:rStyle w:val="Hyperlink"/>
            <w:lang w:eastAsia="x-none"/>
          </w:rPr>
          <w:t>R1-1808670</w:t>
        </w:r>
      </w:hyperlink>
      <w:r w:rsidR="00982E91" w:rsidRPr="00982E91">
        <w:rPr>
          <w:lang w:eastAsia="x-none"/>
        </w:rPr>
        <w:tab/>
        <w:t>Corrections to reference signals and QCL</w:t>
      </w:r>
      <w:r w:rsidR="00982E91" w:rsidRPr="00982E91">
        <w:rPr>
          <w:lang w:eastAsia="x-none"/>
        </w:rPr>
        <w:tab/>
        <w:t>Intel Corporation</w:t>
      </w:r>
    </w:p>
    <w:p w14:paraId="11083620" w14:textId="1100119A" w:rsidR="00982E91" w:rsidRPr="00982E91" w:rsidRDefault="001B7BF2" w:rsidP="00982E91">
      <w:pPr>
        <w:ind w:left="720" w:hanging="720"/>
        <w:rPr>
          <w:lang w:eastAsia="x-none"/>
        </w:rPr>
      </w:pPr>
      <w:hyperlink r:id="rId1132" w:history="1">
        <w:r w:rsidR="00D93AE1">
          <w:rPr>
            <w:rStyle w:val="Hyperlink"/>
            <w:lang w:eastAsia="x-none"/>
          </w:rPr>
          <w:t>R1-1808751</w:t>
        </w:r>
      </w:hyperlink>
      <w:r w:rsidR="00982E91" w:rsidRPr="00982E91">
        <w:rPr>
          <w:lang w:eastAsia="x-none"/>
        </w:rPr>
        <w:tab/>
        <w:t>Corrections on reference signals and QCL</w:t>
      </w:r>
      <w:r w:rsidR="00982E91" w:rsidRPr="00982E91">
        <w:rPr>
          <w:lang w:eastAsia="x-none"/>
        </w:rPr>
        <w:tab/>
        <w:t>Samsung</w:t>
      </w:r>
    </w:p>
    <w:p w14:paraId="03112007" w14:textId="04568A93" w:rsidR="00982E91" w:rsidRPr="00982E91" w:rsidRDefault="001B7BF2" w:rsidP="00982E91">
      <w:pPr>
        <w:ind w:left="720" w:hanging="720"/>
        <w:rPr>
          <w:lang w:eastAsia="x-none"/>
        </w:rPr>
      </w:pPr>
      <w:hyperlink r:id="rId1133" w:history="1">
        <w:r w:rsidR="00D93AE1">
          <w:rPr>
            <w:rStyle w:val="Hyperlink"/>
            <w:lang w:eastAsia="x-none"/>
          </w:rPr>
          <w:t>R1-1808801</w:t>
        </w:r>
      </w:hyperlink>
      <w:r w:rsidR="00982E91" w:rsidRPr="00982E91">
        <w:rPr>
          <w:lang w:eastAsia="x-none"/>
        </w:rPr>
        <w:tab/>
        <w:t>Remaining issues on Reference signals</w:t>
      </w:r>
      <w:r w:rsidR="00982E91" w:rsidRPr="00982E91">
        <w:rPr>
          <w:lang w:eastAsia="x-none"/>
        </w:rPr>
        <w:tab/>
        <w:t>Spreadtrum Communications</w:t>
      </w:r>
    </w:p>
    <w:p w14:paraId="43065B13" w14:textId="7A962B46" w:rsidR="00982E91" w:rsidRPr="00982E91" w:rsidRDefault="001B7BF2" w:rsidP="00982E91">
      <w:pPr>
        <w:ind w:left="720" w:hanging="720"/>
        <w:rPr>
          <w:lang w:eastAsia="x-none"/>
        </w:rPr>
      </w:pPr>
      <w:hyperlink r:id="rId1134" w:history="1">
        <w:r w:rsidR="00D93AE1">
          <w:rPr>
            <w:rStyle w:val="Hyperlink"/>
            <w:lang w:eastAsia="x-none"/>
          </w:rPr>
          <w:t>R1-1808831</w:t>
        </w:r>
      </w:hyperlink>
      <w:r w:rsidR="00982E91" w:rsidRPr="00982E91">
        <w:rPr>
          <w:lang w:eastAsia="x-none"/>
        </w:rPr>
        <w:tab/>
        <w:t>Discussion on remaining issues on SRS</w:t>
      </w:r>
      <w:r w:rsidR="00982E91" w:rsidRPr="00982E91">
        <w:rPr>
          <w:lang w:eastAsia="x-none"/>
        </w:rPr>
        <w:tab/>
        <w:t>CMCC</w:t>
      </w:r>
    </w:p>
    <w:p w14:paraId="65E0BA06" w14:textId="16BDE78D" w:rsidR="00982E91" w:rsidRPr="00982E91" w:rsidRDefault="001B7BF2" w:rsidP="00982E91">
      <w:pPr>
        <w:ind w:left="720" w:hanging="720"/>
        <w:rPr>
          <w:lang w:eastAsia="x-none"/>
        </w:rPr>
      </w:pPr>
      <w:hyperlink r:id="rId1135" w:history="1">
        <w:r w:rsidR="00D93AE1">
          <w:rPr>
            <w:rStyle w:val="Hyperlink"/>
            <w:lang w:eastAsia="x-none"/>
          </w:rPr>
          <w:t>R1-1808881</w:t>
        </w:r>
      </w:hyperlink>
      <w:r w:rsidR="00982E91" w:rsidRPr="00982E91">
        <w:rPr>
          <w:lang w:eastAsia="x-none"/>
        </w:rPr>
        <w:tab/>
        <w:t>Text proposals for RS and QCL</w:t>
      </w:r>
      <w:r w:rsidR="00982E91" w:rsidRPr="00982E91">
        <w:rPr>
          <w:lang w:eastAsia="x-none"/>
        </w:rPr>
        <w:tab/>
        <w:t>Guangdong OPPO Mobile Telecom</w:t>
      </w:r>
    </w:p>
    <w:p w14:paraId="794D6C04" w14:textId="258A7117" w:rsidR="00982E91" w:rsidRPr="00982E91" w:rsidRDefault="001B7BF2" w:rsidP="00982E91">
      <w:pPr>
        <w:ind w:left="720" w:hanging="720"/>
        <w:rPr>
          <w:color w:val="808080"/>
          <w:lang w:eastAsia="x-none"/>
        </w:rPr>
      </w:pPr>
      <w:hyperlink r:id="rId1136" w:history="1">
        <w:r w:rsidR="00D93AE1">
          <w:rPr>
            <w:rStyle w:val="Hyperlink"/>
            <w:lang w:eastAsia="x-none"/>
          </w:rPr>
          <w:t>R1-1809054</w:t>
        </w:r>
      </w:hyperlink>
      <w:r w:rsidR="00982E91" w:rsidRPr="00982E91">
        <w:rPr>
          <w:color w:val="808080"/>
          <w:lang w:eastAsia="x-none"/>
        </w:rPr>
        <w:tab/>
        <w:t>Text Proposal on Reference Signal</w:t>
      </w:r>
      <w:r w:rsidR="00982E91" w:rsidRPr="00982E91">
        <w:rPr>
          <w:color w:val="808080"/>
          <w:lang w:eastAsia="x-none"/>
        </w:rPr>
        <w:tab/>
        <w:t>AT&amp;T</w:t>
      </w:r>
    </w:p>
    <w:p w14:paraId="2A35CE9D" w14:textId="77777777" w:rsidR="00982E91" w:rsidRPr="00982E91" w:rsidRDefault="00982E91" w:rsidP="00982E91">
      <w:pPr>
        <w:ind w:left="720" w:hanging="720"/>
        <w:rPr>
          <w:color w:val="808080"/>
          <w:lang w:eastAsia="x-none"/>
        </w:rPr>
      </w:pPr>
      <w:r w:rsidRPr="00982E91">
        <w:rPr>
          <w:color w:val="808080"/>
          <w:lang w:eastAsia="x-none"/>
        </w:rPr>
        <w:t>Withdrawn</w:t>
      </w:r>
    </w:p>
    <w:p w14:paraId="6D442BEF" w14:textId="1742DB65" w:rsidR="00982E91" w:rsidRPr="00982E91" w:rsidRDefault="001B7BF2" w:rsidP="00982E91">
      <w:pPr>
        <w:ind w:left="720" w:hanging="720"/>
        <w:rPr>
          <w:lang w:eastAsia="x-none"/>
        </w:rPr>
      </w:pPr>
      <w:hyperlink r:id="rId1137" w:history="1">
        <w:r w:rsidR="00D93AE1">
          <w:rPr>
            <w:rStyle w:val="Hyperlink"/>
            <w:lang w:eastAsia="x-none"/>
          </w:rPr>
          <w:t>R1-1809107</w:t>
        </w:r>
      </w:hyperlink>
      <w:r w:rsidR="00982E91" w:rsidRPr="00982E91">
        <w:rPr>
          <w:lang w:eastAsia="x-none"/>
        </w:rPr>
        <w:tab/>
        <w:t>Remaining issues on SRS</w:t>
      </w:r>
      <w:r w:rsidR="00982E91" w:rsidRPr="00982E91">
        <w:rPr>
          <w:lang w:eastAsia="x-none"/>
        </w:rPr>
        <w:tab/>
        <w:t>Sharp</w:t>
      </w:r>
    </w:p>
    <w:p w14:paraId="6B5653ED" w14:textId="1F26BF92" w:rsidR="00982E91" w:rsidRPr="00982E91" w:rsidRDefault="001B7BF2" w:rsidP="00982E91">
      <w:pPr>
        <w:ind w:left="720" w:hanging="720"/>
        <w:rPr>
          <w:lang w:eastAsia="x-none"/>
        </w:rPr>
      </w:pPr>
      <w:hyperlink r:id="rId1138" w:history="1">
        <w:r w:rsidR="00D93AE1">
          <w:rPr>
            <w:rStyle w:val="Hyperlink"/>
            <w:lang w:eastAsia="x-none"/>
          </w:rPr>
          <w:t>R1-1809139</w:t>
        </w:r>
      </w:hyperlink>
      <w:r w:rsidR="00982E91" w:rsidRPr="00982E91">
        <w:rPr>
          <w:lang w:eastAsia="x-none"/>
        </w:rPr>
        <w:tab/>
        <w:t>Maintenance for Reference signals and QCL</w:t>
      </w:r>
      <w:r w:rsidR="00982E91" w:rsidRPr="00982E91">
        <w:rPr>
          <w:lang w:eastAsia="x-none"/>
        </w:rPr>
        <w:tab/>
        <w:t>NTT DOCOMO, INC.</w:t>
      </w:r>
    </w:p>
    <w:p w14:paraId="69DE9EB6" w14:textId="6467CF71" w:rsidR="00982E91" w:rsidRPr="00982E91" w:rsidRDefault="001B7BF2" w:rsidP="00982E91">
      <w:pPr>
        <w:ind w:left="720" w:hanging="720"/>
        <w:rPr>
          <w:lang w:eastAsia="x-none"/>
        </w:rPr>
      </w:pPr>
      <w:hyperlink r:id="rId1139" w:history="1">
        <w:r w:rsidR="00D93AE1">
          <w:rPr>
            <w:rStyle w:val="Hyperlink"/>
            <w:lang w:eastAsia="x-none"/>
          </w:rPr>
          <w:t>R1-1809198</w:t>
        </w:r>
      </w:hyperlink>
      <w:r w:rsidR="00982E91" w:rsidRPr="00982E91">
        <w:rPr>
          <w:lang w:eastAsia="x-none"/>
        </w:rPr>
        <w:tab/>
        <w:t>Maintenance for RS and QCL</w:t>
      </w:r>
      <w:r w:rsidR="00982E91" w:rsidRPr="00982E91">
        <w:rPr>
          <w:lang w:eastAsia="x-none"/>
        </w:rPr>
        <w:tab/>
        <w:t>Ericsson</w:t>
      </w:r>
    </w:p>
    <w:p w14:paraId="1C7B9073" w14:textId="091D459C" w:rsidR="00982E91" w:rsidRPr="00982E91" w:rsidRDefault="001B7BF2" w:rsidP="00982E91">
      <w:pPr>
        <w:ind w:left="720" w:hanging="720"/>
        <w:rPr>
          <w:lang w:eastAsia="x-none"/>
        </w:rPr>
      </w:pPr>
      <w:hyperlink r:id="rId1140" w:history="1">
        <w:r w:rsidR="00D93AE1">
          <w:rPr>
            <w:rStyle w:val="Hyperlink"/>
            <w:lang w:eastAsia="x-none"/>
          </w:rPr>
          <w:t>R1-1809238</w:t>
        </w:r>
      </w:hyperlink>
      <w:r w:rsidR="00982E91" w:rsidRPr="00982E91">
        <w:rPr>
          <w:lang w:eastAsia="x-none"/>
        </w:rPr>
        <w:tab/>
        <w:t>Remaining issues on reference signals and QCL</w:t>
      </w:r>
      <w:r w:rsidR="00982E91" w:rsidRPr="00982E91">
        <w:rPr>
          <w:lang w:eastAsia="x-none"/>
        </w:rPr>
        <w:tab/>
        <w:t>Nokia, Nokia Shanghai Bell</w:t>
      </w:r>
    </w:p>
    <w:p w14:paraId="4B614792" w14:textId="20D100C2" w:rsidR="00982E91" w:rsidRPr="00982E91" w:rsidRDefault="001B7BF2" w:rsidP="00982E91">
      <w:pPr>
        <w:ind w:left="720" w:hanging="720"/>
        <w:rPr>
          <w:lang w:eastAsia="x-none"/>
        </w:rPr>
      </w:pPr>
      <w:hyperlink r:id="rId1141" w:history="1">
        <w:r w:rsidR="00D93AE1">
          <w:rPr>
            <w:rStyle w:val="Hyperlink"/>
            <w:lang w:eastAsia="x-none"/>
          </w:rPr>
          <w:t>R1-1809</w:t>
        </w:r>
        <w:r w:rsidR="00A42896">
          <w:rPr>
            <w:rStyle w:val="Hyperlink"/>
            <w:lang w:eastAsia="x-none"/>
          </w:rPr>
          <w:t>50</w:t>
        </w:r>
        <w:r w:rsidR="00D93AE1">
          <w:rPr>
            <w:rStyle w:val="Hyperlink"/>
            <w:lang w:eastAsia="x-none"/>
          </w:rPr>
          <w:t>4</w:t>
        </w:r>
      </w:hyperlink>
      <w:r w:rsidR="00982E91" w:rsidRPr="00982E91">
        <w:rPr>
          <w:lang w:eastAsia="x-none"/>
        </w:rPr>
        <w:tab/>
        <w:t>Maintenance for RS</w:t>
      </w:r>
      <w:r w:rsidR="00982E91" w:rsidRPr="00982E91">
        <w:rPr>
          <w:lang w:eastAsia="x-none"/>
        </w:rPr>
        <w:tab/>
        <w:t>Qualcomm Incorporated</w:t>
      </w:r>
      <w:r w:rsidR="00A42896">
        <w:rPr>
          <w:lang w:eastAsia="x-none"/>
        </w:rPr>
        <w:tab/>
        <w:t xml:space="preserve">(rev of </w:t>
      </w:r>
      <w:hyperlink r:id="rId1142" w:history="1">
        <w:r w:rsidR="00A42896">
          <w:rPr>
            <w:rStyle w:val="Hyperlink"/>
            <w:lang w:eastAsia="x-none"/>
          </w:rPr>
          <w:t>R1-1809424</w:t>
        </w:r>
      </w:hyperlink>
      <w:r w:rsidR="00A42896">
        <w:rPr>
          <w:lang w:eastAsia="x-none"/>
        </w:rPr>
        <w:t>)</w:t>
      </w:r>
    </w:p>
    <w:p w14:paraId="6E0383ED" w14:textId="77777777" w:rsidR="00982E91" w:rsidRPr="00982E91" w:rsidRDefault="00982E91" w:rsidP="00145941">
      <w:pPr>
        <w:pStyle w:val="Heading4"/>
      </w:pPr>
      <w:bookmarkStart w:id="804" w:name="_Toc521704516"/>
      <w:bookmarkStart w:id="805" w:name="_Toc526458910"/>
      <w:r w:rsidRPr="00982E91">
        <w:rPr>
          <w:rFonts w:hint="eastAsia"/>
        </w:rPr>
        <w:t>Other</w:t>
      </w:r>
      <w:bookmarkEnd w:id="804"/>
      <w:bookmarkEnd w:id="805"/>
    </w:p>
    <w:p w14:paraId="17E91DC6" w14:textId="77777777" w:rsidR="00982E91" w:rsidRPr="00982E91" w:rsidRDefault="00982E91" w:rsidP="00982E91">
      <w:pPr>
        <w:ind w:left="720" w:hanging="720"/>
        <w:rPr>
          <w:i/>
          <w:lang w:eastAsia="x-none"/>
        </w:rPr>
      </w:pPr>
      <w:r w:rsidRPr="00982E91">
        <w:rPr>
          <w:i/>
          <w:lang w:eastAsia="x-none"/>
        </w:rPr>
        <w:t>Including handling simultaneous transmission and reception of different channels and reference signals</w:t>
      </w:r>
    </w:p>
    <w:p w14:paraId="5F937C52" w14:textId="77777777" w:rsidR="002256A9" w:rsidRDefault="002256A9" w:rsidP="00982E91">
      <w:pPr>
        <w:ind w:left="1440" w:hanging="1440"/>
      </w:pPr>
    </w:p>
    <w:p w14:paraId="65280660" w14:textId="7DDB4282" w:rsidR="00982E91" w:rsidRPr="006B734C" w:rsidRDefault="001B7BF2" w:rsidP="00982E91">
      <w:pPr>
        <w:ind w:left="1440" w:hanging="1440"/>
        <w:rPr>
          <w:b/>
          <w:lang w:eastAsia="x-none"/>
        </w:rPr>
      </w:pPr>
      <w:hyperlink r:id="rId1143" w:history="1">
        <w:r w:rsidR="00D93AE1" w:rsidRPr="006B734C">
          <w:rPr>
            <w:rStyle w:val="Hyperlink"/>
            <w:b/>
          </w:rPr>
          <w:t>R1-1809820</w:t>
        </w:r>
      </w:hyperlink>
      <w:r w:rsidR="00982E91" w:rsidRPr="006B734C">
        <w:rPr>
          <w:b/>
          <w:lang w:eastAsia="x-none"/>
        </w:rPr>
        <w:tab/>
        <w:t>Summary of simultaneous Rx and Tx</w:t>
      </w:r>
      <w:r w:rsidR="00982E91" w:rsidRPr="006B734C">
        <w:rPr>
          <w:b/>
          <w:lang w:eastAsia="x-none"/>
        </w:rPr>
        <w:tab/>
        <w:t>Intel</w:t>
      </w:r>
    </w:p>
    <w:p w14:paraId="4B897BB9" w14:textId="77777777" w:rsidR="00982E91" w:rsidRPr="00982E91" w:rsidRDefault="00982E91" w:rsidP="00982E91">
      <w:pPr>
        <w:ind w:left="1440" w:hanging="1440"/>
        <w:rPr>
          <w:lang w:eastAsia="x-none"/>
        </w:rPr>
      </w:pPr>
    </w:p>
    <w:p w14:paraId="745C42CB" w14:textId="77777777" w:rsidR="00982E91" w:rsidRPr="006B734C" w:rsidRDefault="00982E91" w:rsidP="00982E91">
      <w:pPr>
        <w:ind w:left="1440" w:hanging="1440"/>
        <w:rPr>
          <w:szCs w:val="20"/>
          <w:lang w:eastAsia="x-none"/>
        </w:rPr>
      </w:pPr>
      <w:r w:rsidRPr="006B734C">
        <w:rPr>
          <w:szCs w:val="20"/>
          <w:highlight w:val="green"/>
          <w:lang w:eastAsia="x-none"/>
        </w:rPr>
        <w:t>Agreement</w:t>
      </w:r>
    </w:p>
    <w:p w14:paraId="127B56BE" w14:textId="77777777" w:rsidR="00982E91" w:rsidRPr="00982E91" w:rsidRDefault="00982E91" w:rsidP="00982E91">
      <w:pPr>
        <w:rPr>
          <w:rFonts w:ascii="Times New Roman" w:hAnsi="Times New Roman"/>
          <w:szCs w:val="20"/>
          <w:lang w:eastAsia="zh-CN"/>
        </w:rPr>
      </w:pPr>
      <w:r w:rsidRPr="00982E91">
        <w:rPr>
          <w:rFonts w:ascii="Times New Roman" w:hAnsi="Times New Roman"/>
          <w:szCs w:val="20"/>
          <w:lang w:eastAsia="zh-CN"/>
        </w:rPr>
        <w:t>RAN1 expects that UE behavior for receiving the following combinations will be clarified in RAN4</w:t>
      </w:r>
    </w:p>
    <w:p w14:paraId="20BB6734" w14:textId="77777777" w:rsidR="00982E91" w:rsidRPr="006B734C" w:rsidRDefault="00982E91" w:rsidP="006B734C">
      <w:pPr>
        <w:pStyle w:val="ListParagraph"/>
        <w:numPr>
          <w:ilvl w:val="0"/>
          <w:numId w:val="305"/>
        </w:numPr>
        <w:rPr>
          <w:lang w:eastAsia="zh-CN"/>
        </w:rPr>
      </w:pPr>
      <w:r w:rsidRPr="006B734C">
        <w:rPr>
          <w:lang w:eastAsia="zh-CN"/>
        </w:rPr>
        <w:t>SSB-RRM/SSB-RLM/SSB-BFD/SSB-L1-RSRP in combination with PDSCH/PDCCH</w:t>
      </w:r>
    </w:p>
    <w:p w14:paraId="507307DD" w14:textId="77777777" w:rsidR="00982E91" w:rsidRPr="006B734C" w:rsidRDefault="00982E91" w:rsidP="006B734C">
      <w:pPr>
        <w:pStyle w:val="ListParagraph"/>
        <w:numPr>
          <w:ilvl w:val="0"/>
          <w:numId w:val="305"/>
        </w:numPr>
        <w:rPr>
          <w:lang w:eastAsia="zh-CN"/>
        </w:rPr>
      </w:pPr>
      <w:r w:rsidRPr="006B734C">
        <w:rPr>
          <w:lang w:eastAsia="zh-CN"/>
        </w:rPr>
        <w:t>(CSI-RS RLM, CSI-RS RRM, CSIRS-BFD) in combination with (SSB SSB-RRM/SSB-RLM/SSB-BFD/SSB-L1-RSRP)</w:t>
      </w:r>
    </w:p>
    <w:p w14:paraId="6801782F" w14:textId="77777777" w:rsidR="00982E91" w:rsidRPr="006B734C" w:rsidRDefault="00982E91" w:rsidP="006B734C">
      <w:pPr>
        <w:pStyle w:val="ListParagraph"/>
        <w:numPr>
          <w:ilvl w:val="0"/>
          <w:numId w:val="305"/>
        </w:numPr>
        <w:rPr>
          <w:lang w:eastAsia="zh-CN"/>
        </w:rPr>
      </w:pPr>
      <w:r w:rsidRPr="006B734C">
        <w:rPr>
          <w:lang w:eastAsia="zh-CN"/>
        </w:rPr>
        <w:t>(CSIRS-RRM, CSIRS-L1-RSRP-Rep-OFF) in combination with PDSCH</w:t>
      </w:r>
    </w:p>
    <w:p w14:paraId="1B6C872E" w14:textId="77777777" w:rsidR="00982E91" w:rsidRPr="006B734C" w:rsidRDefault="00982E91" w:rsidP="006B734C">
      <w:pPr>
        <w:pStyle w:val="ListParagraph"/>
        <w:numPr>
          <w:ilvl w:val="0"/>
          <w:numId w:val="305"/>
        </w:numPr>
        <w:rPr>
          <w:lang w:eastAsia="zh-CN"/>
        </w:rPr>
      </w:pPr>
      <w:r w:rsidRPr="006B734C">
        <w:rPr>
          <w:lang w:eastAsia="zh-CN"/>
        </w:rPr>
        <w:t>Immediate RAN1 actions are not needed. RAN1 may discuss if needed following RAN4 decisions.</w:t>
      </w:r>
    </w:p>
    <w:p w14:paraId="2D8ABCF7" w14:textId="77777777" w:rsidR="00982E91" w:rsidRPr="00982E91" w:rsidRDefault="00982E91" w:rsidP="00982E91">
      <w:pPr>
        <w:rPr>
          <w:rFonts w:ascii="Times New Roman" w:hAnsi="Times New Roman"/>
          <w:szCs w:val="20"/>
          <w:lang w:eastAsia="zh-CN"/>
        </w:rPr>
      </w:pPr>
      <w:r w:rsidRPr="00982E91">
        <w:rPr>
          <w:rFonts w:ascii="Times New Roman" w:hAnsi="Times New Roman"/>
          <w:szCs w:val="20"/>
          <w:lang w:eastAsia="zh-CN"/>
        </w:rPr>
        <w:t>Send an LS to RAN4 (Bishwarup to draft LS)</w:t>
      </w:r>
    </w:p>
    <w:p w14:paraId="3E800D9F" w14:textId="77777777" w:rsidR="00982E91" w:rsidRPr="00982E91" w:rsidRDefault="00982E91" w:rsidP="00982E91">
      <w:pPr>
        <w:ind w:left="1440" w:hanging="1440"/>
        <w:rPr>
          <w:lang w:eastAsia="x-none"/>
        </w:rPr>
      </w:pPr>
    </w:p>
    <w:p w14:paraId="7C4D3FD1" w14:textId="77777777" w:rsidR="00982E91" w:rsidRPr="006B734C" w:rsidRDefault="00982E91" w:rsidP="00982E91">
      <w:pPr>
        <w:ind w:left="1440" w:hanging="1440"/>
        <w:rPr>
          <w:highlight w:val="green"/>
          <w:lang w:eastAsia="x-none"/>
        </w:rPr>
      </w:pPr>
      <w:r w:rsidRPr="006B734C">
        <w:rPr>
          <w:highlight w:val="green"/>
          <w:lang w:eastAsia="x-none"/>
        </w:rPr>
        <w:t>Agreement</w:t>
      </w:r>
    </w:p>
    <w:p w14:paraId="3A963042" w14:textId="56FF2AC3" w:rsidR="00982E91" w:rsidRPr="00982E91" w:rsidRDefault="00982E91" w:rsidP="00982E91">
      <w:pPr>
        <w:ind w:left="1440" w:hanging="1440"/>
        <w:rPr>
          <w:lang w:eastAsia="x-none"/>
        </w:rPr>
      </w:pPr>
      <w:r w:rsidRPr="00982E91">
        <w:rPr>
          <w:lang w:eastAsia="x-none"/>
        </w:rPr>
        <w:t>Send an LS to RAN4 with the following questions:</w:t>
      </w:r>
    </w:p>
    <w:p w14:paraId="2EC62D38" w14:textId="77777777" w:rsidR="00982E91" w:rsidRPr="00982E91" w:rsidRDefault="00982E91" w:rsidP="00982E91">
      <w:pPr>
        <w:ind w:left="1440" w:hanging="1440"/>
        <w:rPr>
          <w:lang w:eastAsia="x-none"/>
        </w:rPr>
      </w:pPr>
    </w:p>
    <w:p w14:paraId="03C17DA3" w14:textId="77777777" w:rsidR="00982E91" w:rsidRPr="00982E91" w:rsidRDefault="00982E91" w:rsidP="00982E91">
      <w:pPr>
        <w:ind w:left="720" w:hanging="720"/>
        <w:rPr>
          <w:rFonts w:ascii="Times New Roman" w:hAnsi="Times New Roman"/>
          <w:b/>
          <w:szCs w:val="20"/>
          <w:lang w:eastAsia="zh-CN"/>
        </w:rPr>
      </w:pPr>
      <w:r w:rsidRPr="00982E91">
        <w:rPr>
          <w:rFonts w:ascii="Times New Roman" w:hAnsi="Times New Roman"/>
          <w:b/>
          <w:szCs w:val="20"/>
          <w:lang w:eastAsia="zh-CN"/>
        </w:rPr>
        <w:t>Question #1:</w:t>
      </w:r>
    </w:p>
    <w:p w14:paraId="30FD83D9" w14:textId="77777777" w:rsidR="00982E91" w:rsidRPr="00982E91" w:rsidRDefault="00982E91" w:rsidP="00982E91">
      <w:pPr>
        <w:rPr>
          <w:rFonts w:ascii="Times New Roman" w:hAnsi="Times New Roman"/>
          <w:szCs w:val="20"/>
        </w:rPr>
      </w:pPr>
      <w:r w:rsidRPr="00982E91">
        <w:rPr>
          <w:rFonts w:ascii="Times New Roman" w:hAnsi="Times New Roman"/>
          <w:szCs w:val="20"/>
        </w:rPr>
        <w:t xml:space="preserve">RAN1 requests RAN4 to clarify UE behaviour, if necessary, when a channel or RS in group 1 overlaps with a channel or RS in group 2 on the same OFDM symbol in the same serving cell or in different serving cells in the case of CA in FR2. </w:t>
      </w:r>
    </w:p>
    <w:p w14:paraId="08B7E710" w14:textId="77777777" w:rsidR="00982E91" w:rsidRPr="00982E91" w:rsidRDefault="00982E91" w:rsidP="00982E91">
      <w:pPr>
        <w:ind w:left="720" w:hanging="720"/>
        <w:rPr>
          <w:rFonts w:ascii="Times New Roman" w:hAnsi="Times New Roman"/>
          <w:szCs w:val="20"/>
          <w:lang w:val="en-US"/>
        </w:rPr>
      </w:pPr>
    </w:p>
    <w:tbl>
      <w:tblPr>
        <w:tblW w:w="0" w:type="auto"/>
        <w:tblInd w:w="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5"/>
        <w:gridCol w:w="4444"/>
        <w:gridCol w:w="4415"/>
      </w:tblGrid>
      <w:tr w:rsidR="00982E91" w:rsidRPr="00982E91" w14:paraId="6158072A" w14:textId="77777777" w:rsidTr="003D5FBA">
        <w:tc>
          <w:tcPr>
            <w:tcW w:w="0" w:type="auto"/>
            <w:shd w:val="clear" w:color="auto" w:fill="auto"/>
          </w:tcPr>
          <w:p w14:paraId="12281261" w14:textId="77777777" w:rsidR="00982E91" w:rsidRPr="00982E91" w:rsidRDefault="00982E91" w:rsidP="00982E91">
            <w:pPr>
              <w:rPr>
                <w:rFonts w:ascii="Times New Roman" w:hAnsi="Times New Roman"/>
                <w:szCs w:val="20"/>
              </w:rPr>
            </w:pPr>
            <w:r w:rsidRPr="00982E91">
              <w:rPr>
                <w:rFonts w:ascii="Times New Roman" w:hAnsi="Times New Roman"/>
                <w:szCs w:val="20"/>
              </w:rPr>
              <w:t>Case</w:t>
            </w:r>
          </w:p>
        </w:tc>
        <w:tc>
          <w:tcPr>
            <w:tcW w:w="0" w:type="auto"/>
            <w:shd w:val="clear" w:color="auto" w:fill="auto"/>
          </w:tcPr>
          <w:p w14:paraId="2655C43E" w14:textId="77777777" w:rsidR="00982E91" w:rsidRPr="00982E91" w:rsidRDefault="00982E91" w:rsidP="00982E91">
            <w:pPr>
              <w:rPr>
                <w:rFonts w:ascii="Times New Roman" w:hAnsi="Times New Roman"/>
                <w:szCs w:val="20"/>
              </w:rPr>
            </w:pPr>
            <w:r w:rsidRPr="00982E91">
              <w:rPr>
                <w:rFonts w:ascii="Times New Roman" w:hAnsi="Times New Roman"/>
                <w:szCs w:val="20"/>
              </w:rPr>
              <w:t>Channels/RS in group 1</w:t>
            </w:r>
          </w:p>
        </w:tc>
        <w:tc>
          <w:tcPr>
            <w:tcW w:w="0" w:type="auto"/>
            <w:shd w:val="clear" w:color="auto" w:fill="auto"/>
          </w:tcPr>
          <w:p w14:paraId="4356506C" w14:textId="77777777" w:rsidR="00982E91" w:rsidRPr="00982E91" w:rsidRDefault="00982E91" w:rsidP="00982E91">
            <w:pPr>
              <w:rPr>
                <w:rFonts w:ascii="Times New Roman" w:hAnsi="Times New Roman"/>
                <w:szCs w:val="20"/>
              </w:rPr>
            </w:pPr>
            <w:r w:rsidRPr="00982E91">
              <w:rPr>
                <w:rFonts w:ascii="Times New Roman" w:hAnsi="Times New Roman"/>
                <w:szCs w:val="20"/>
              </w:rPr>
              <w:t>Channels/RS in group 2</w:t>
            </w:r>
          </w:p>
        </w:tc>
      </w:tr>
      <w:tr w:rsidR="00982E91" w:rsidRPr="00982E91" w14:paraId="4F0E5B18" w14:textId="77777777" w:rsidTr="003D5FBA">
        <w:tc>
          <w:tcPr>
            <w:tcW w:w="0" w:type="auto"/>
            <w:shd w:val="clear" w:color="auto" w:fill="auto"/>
          </w:tcPr>
          <w:p w14:paraId="0917BE7D" w14:textId="77777777" w:rsidR="00982E91" w:rsidRPr="00982E91" w:rsidRDefault="00982E91" w:rsidP="00982E91">
            <w:pPr>
              <w:rPr>
                <w:rFonts w:ascii="Times New Roman" w:hAnsi="Times New Roman"/>
                <w:szCs w:val="20"/>
                <w:lang w:eastAsia="zh-CN"/>
              </w:rPr>
            </w:pPr>
            <w:r w:rsidRPr="00982E91">
              <w:rPr>
                <w:rFonts w:ascii="Times New Roman" w:hAnsi="Times New Roman"/>
                <w:szCs w:val="20"/>
                <w:lang w:eastAsia="zh-CN"/>
              </w:rPr>
              <w:t>1</w:t>
            </w:r>
          </w:p>
        </w:tc>
        <w:tc>
          <w:tcPr>
            <w:tcW w:w="0" w:type="auto"/>
            <w:shd w:val="clear" w:color="auto" w:fill="auto"/>
          </w:tcPr>
          <w:p w14:paraId="6EF367EC" w14:textId="77777777" w:rsidR="00982E91" w:rsidRPr="00982E91" w:rsidRDefault="00982E91" w:rsidP="00982E91">
            <w:pPr>
              <w:rPr>
                <w:rFonts w:ascii="Times New Roman" w:hAnsi="Times New Roman"/>
                <w:szCs w:val="20"/>
              </w:rPr>
            </w:pPr>
            <w:r w:rsidRPr="00982E91">
              <w:rPr>
                <w:rFonts w:ascii="Times New Roman" w:hAnsi="Times New Roman"/>
                <w:szCs w:val="20"/>
                <w:lang w:eastAsia="zh-CN"/>
              </w:rPr>
              <w:t>SSB for L3 measurements, SSB for RLM, SSB for BFD, SSB for L1-RSRP measurements</w:t>
            </w:r>
          </w:p>
        </w:tc>
        <w:tc>
          <w:tcPr>
            <w:tcW w:w="0" w:type="auto"/>
            <w:shd w:val="clear" w:color="auto" w:fill="auto"/>
          </w:tcPr>
          <w:p w14:paraId="0AE6B083" w14:textId="77777777" w:rsidR="00982E91" w:rsidRPr="00982E91" w:rsidRDefault="00982E91" w:rsidP="00982E91">
            <w:pPr>
              <w:rPr>
                <w:rFonts w:ascii="Times New Roman" w:hAnsi="Times New Roman"/>
                <w:szCs w:val="20"/>
              </w:rPr>
            </w:pPr>
            <w:r w:rsidRPr="00982E91">
              <w:rPr>
                <w:rFonts w:ascii="Times New Roman" w:hAnsi="Times New Roman"/>
                <w:szCs w:val="20"/>
              </w:rPr>
              <w:t>CSI-RS for RLM, CSI-RS for L3 measurements, CSIRS for BFD</w:t>
            </w:r>
            <w:ins w:id="806" w:author="Mondal, Bishwarup" w:date="2018-08-23T16:56:00Z">
              <w:r w:rsidRPr="00982E91">
                <w:rPr>
                  <w:rFonts w:ascii="Times New Roman" w:hAnsi="Times New Roman"/>
                  <w:szCs w:val="20"/>
                </w:rPr>
                <w:t xml:space="preserve">, </w:t>
              </w:r>
            </w:ins>
            <w:ins w:id="807" w:author="Mondal, Bishwarup" w:date="2018-08-23T16:58:00Z">
              <w:r w:rsidRPr="00982E91">
                <w:rPr>
                  <w:rFonts w:ascii="Times New Roman" w:hAnsi="Times New Roman"/>
                  <w:szCs w:val="20"/>
                </w:rPr>
                <w:t>CSI-RS for L1-RSRP</w:t>
              </w:r>
            </w:ins>
          </w:p>
        </w:tc>
      </w:tr>
      <w:tr w:rsidR="00982E91" w:rsidRPr="00982E91" w14:paraId="481EBF02" w14:textId="77777777" w:rsidTr="003D5FBA">
        <w:tc>
          <w:tcPr>
            <w:tcW w:w="0" w:type="auto"/>
            <w:shd w:val="clear" w:color="auto" w:fill="auto"/>
          </w:tcPr>
          <w:p w14:paraId="74C988D3" w14:textId="77777777" w:rsidR="00982E91" w:rsidRPr="00982E91" w:rsidRDefault="00982E91" w:rsidP="00982E91">
            <w:pPr>
              <w:rPr>
                <w:rFonts w:ascii="Times New Roman" w:hAnsi="Times New Roman"/>
                <w:szCs w:val="20"/>
              </w:rPr>
            </w:pPr>
            <w:r w:rsidRPr="00982E91">
              <w:rPr>
                <w:rFonts w:ascii="Times New Roman" w:hAnsi="Times New Roman"/>
                <w:szCs w:val="20"/>
              </w:rPr>
              <w:t>2</w:t>
            </w:r>
          </w:p>
        </w:tc>
        <w:tc>
          <w:tcPr>
            <w:tcW w:w="0" w:type="auto"/>
            <w:shd w:val="clear" w:color="auto" w:fill="auto"/>
          </w:tcPr>
          <w:p w14:paraId="7292F013" w14:textId="77777777" w:rsidR="00982E91" w:rsidRPr="00982E91" w:rsidRDefault="00982E91" w:rsidP="00982E91">
            <w:pPr>
              <w:rPr>
                <w:rFonts w:ascii="Times New Roman" w:hAnsi="Times New Roman"/>
                <w:szCs w:val="20"/>
              </w:rPr>
            </w:pPr>
            <w:r w:rsidRPr="00982E91">
              <w:rPr>
                <w:rFonts w:ascii="Times New Roman" w:hAnsi="Times New Roman"/>
                <w:szCs w:val="20"/>
              </w:rPr>
              <w:t>CSIRS for L3 measurements, CSIRS with repetition=OFF for L1-RSRP measurements</w:t>
            </w:r>
          </w:p>
        </w:tc>
        <w:tc>
          <w:tcPr>
            <w:tcW w:w="0" w:type="auto"/>
            <w:shd w:val="clear" w:color="auto" w:fill="auto"/>
          </w:tcPr>
          <w:p w14:paraId="0A10F8A0" w14:textId="77777777" w:rsidR="00982E91" w:rsidRPr="00982E91" w:rsidRDefault="00982E91" w:rsidP="00982E91">
            <w:pPr>
              <w:rPr>
                <w:rFonts w:ascii="Times New Roman" w:hAnsi="Times New Roman"/>
                <w:szCs w:val="20"/>
              </w:rPr>
            </w:pPr>
            <w:r w:rsidRPr="00982E91">
              <w:rPr>
                <w:rFonts w:ascii="Times New Roman" w:hAnsi="Times New Roman"/>
                <w:szCs w:val="20"/>
              </w:rPr>
              <w:t>PDSCH</w:t>
            </w:r>
          </w:p>
        </w:tc>
      </w:tr>
      <w:tr w:rsidR="00982E91" w:rsidRPr="00982E91" w14:paraId="0BEA8EF5" w14:textId="77777777" w:rsidTr="003D5FBA">
        <w:tc>
          <w:tcPr>
            <w:tcW w:w="0" w:type="auto"/>
            <w:shd w:val="clear" w:color="auto" w:fill="auto"/>
          </w:tcPr>
          <w:p w14:paraId="5E9281FF" w14:textId="77777777" w:rsidR="00982E91" w:rsidRPr="00982E91" w:rsidRDefault="00982E91" w:rsidP="00982E91">
            <w:pPr>
              <w:rPr>
                <w:rFonts w:ascii="Times New Roman" w:hAnsi="Times New Roman"/>
                <w:szCs w:val="20"/>
              </w:rPr>
            </w:pPr>
            <w:r w:rsidRPr="00982E91">
              <w:rPr>
                <w:rFonts w:ascii="Times New Roman" w:hAnsi="Times New Roman"/>
                <w:szCs w:val="20"/>
              </w:rPr>
              <w:t>3</w:t>
            </w:r>
          </w:p>
        </w:tc>
        <w:tc>
          <w:tcPr>
            <w:tcW w:w="0" w:type="auto"/>
            <w:shd w:val="clear" w:color="auto" w:fill="auto"/>
          </w:tcPr>
          <w:p w14:paraId="3591FE69" w14:textId="77777777" w:rsidR="00982E91" w:rsidRPr="00982E91" w:rsidRDefault="00982E91" w:rsidP="00982E91">
            <w:pPr>
              <w:rPr>
                <w:rFonts w:ascii="Times New Roman" w:hAnsi="Times New Roman"/>
                <w:szCs w:val="20"/>
              </w:rPr>
            </w:pPr>
            <w:r w:rsidRPr="00982E91">
              <w:rPr>
                <w:rFonts w:ascii="Times New Roman" w:hAnsi="Times New Roman"/>
                <w:szCs w:val="20"/>
              </w:rPr>
              <w:t>CSIRS for L3 measurements, CSIRS with repetition=OFF for L1-RSRP measurements</w:t>
            </w:r>
          </w:p>
        </w:tc>
        <w:tc>
          <w:tcPr>
            <w:tcW w:w="0" w:type="auto"/>
            <w:shd w:val="clear" w:color="auto" w:fill="auto"/>
          </w:tcPr>
          <w:p w14:paraId="3CD9D5C4" w14:textId="77777777" w:rsidR="00982E91" w:rsidRPr="00982E91" w:rsidRDefault="00982E91" w:rsidP="00982E91">
            <w:pPr>
              <w:rPr>
                <w:rFonts w:ascii="Times New Roman" w:hAnsi="Times New Roman"/>
                <w:szCs w:val="20"/>
              </w:rPr>
            </w:pPr>
            <w:r w:rsidRPr="00982E91">
              <w:rPr>
                <w:rFonts w:ascii="Times New Roman" w:hAnsi="Times New Roman"/>
                <w:szCs w:val="20"/>
              </w:rPr>
              <w:t>PDCCH</w:t>
            </w:r>
          </w:p>
        </w:tc>
      </w:tr>
      <w:tr w:rsidR="00982E91" w:rsidRPr="00982E91" w14:paraId="38B9FC11" w14:textId="77777777" w:rsidTr="003D5FBA">
        <w:tc>
          <w:tcPr>
            <w:tcW w:w="0" w:type="auto"/>
            <w:shd w:val="clear" w:color="auto" w:fill="auto"/>
          </w:tcPr>
          <w:p w14:paraId="407AFCCF" w14:textId="77777777" w:rsidR="00982E91" w:rsidRPr="00982E91" w:rsidRDefault="00982E91" w:rsidP="00982E91">
            <w:pPr>
              <w:rPr>
                <w:rFonts w:ascii="Times New Roman" w:hAnsi="Times New Roman"/>
                <w:szCs w:val="20"/>
              </w:rPr>
            </w:pPr>
            <w:r w:rsidRPr="00982E91">
              <w:rPr>
                <w:rFonts w:ascii="Times New Roman" w:hAnsi="Times New Roman"/>
                <w:szCs w:val="20"/>
              </w:rPr>
              <w:t>4</w:t>
            </w:r>
          </w:p>
        </w:tc>
        <w:tc>
          <w:tcPr>
            <w:tcW w:w="0" w:type="auto"/>
            <w:shd w:val="clear" w:color="auto" w:fill="auto"/>
          </w:tcPr>
          <w:p w14:paraId="494166B1" w14:textId="77777777" w:rsidR="00982E91" w:rsidRPr="00982E91" w:rsidRDefault="00982E91" w:rsidP="00982E91">
            <w:pPr>
              <w:rPr>
                <w:rFonts w:ascii="Times New Roman" w:hAnsi="Times New Roman"/>
                <w:szCs w:val="20"/>
              </w:rPr>
            </w:pPr>
            <w:r w:rsidRPr="00982E91">
              <w:rPr>
                <w:rFonts w:ascii="Times New Roman" w:hAnsi="Times New Roman"/>
                <w:szCs w:val="20"/>
              </w:rPr>
              <w:t>CSI-RS for RLM, CSI-RS for L3 measurements, CSIRS for BFD, CSI-RS for L1-RSRP measurements</w:t>
            </w:r>
          </w:p>
        </w:tc>
        <w:tc>
          <w:tcPr>
            <w:tcW w:w="0" w:type="auto"/>
            <w:shd w:val="clear" w:color="auto" w:fill="auto"/>
          </w:tcPr>
          <w:p w14:paraId="6D0D77CE" w14:textId="77777777" w:rsidR="00982E91" w:rsidRPr="00982E91" w:rsidRDefault="00982E91" w:rsidP="00982E91">
            <w:pPr>
              <w:rPr>
                <w:rFonts w:ascii="Times New Roman" w:hAnsi="Times New Roman"/>
                <w:szCs w:val="20"/>
              </w:rPr>
            </w:pPr>
            <w:r w:rsidRPr="00982E91">
              <w:rPr>
                <w:rFonts w:ascii="Times New Roman" w:hAnsi="Times New Roman"/>
                <w:szCs w:val="20"/>
              </w:rPr>
              <w:t>CSI-RS for RLM, CSI-RS for L3 measurements, CSIRS for BFD, CSI-RS for L1-RSRP measurements</w:t>
            </w:r>
          </w:p>
        </w:tc>
      </w:tr>
    </w:tbl>
    <w:p w14:paraId="5207F71C" w14:textId="77777777" w:rsidR="00982E91" w:rsidRPr="00982E91" w:rsidRDefault="00982E91" w:rsidP="00982E91">
      <w:pPr>
        <w:ind w:left="720" w:hanging="720"/>
        <w:rPr>
          <w:ins w:id="808" w:author="huawei" w:date="2018-08-23T16:02:00Z"/>
          <w:rFonts w:ascii="Times New Roman" w:hAnsi="Times New Roman"/>
          <w:szCs w:val="20"/>
          <w:lang w:val="en-US"/>
        </w:rPr>
      </w:pPr>
    </w:p>
    <w:p w14:paraId="169FCC55" w14:textId="77777777" w:rsidR="00982E91" w:rsidRPr="00982E91" w:rsidRDefault="00982E91" w:rsidP="00982E91">
      <w:pPr>
        <w:ind w:left="720" w:hanging="720"/>
        <w:rPr>
          <w:rFonts w:ascii="Times New Roman" w:hAnsi="Times New Roman"/>
          <w:b/>
          <w:szCs w:val="20"/>
          <w:lang w:eastAsia="zh-CN"/>
        </w:rPr>
      </w:pPr>
      <w:r w:rsidRPr="00982E91">
        <w:rPr>
          <w:rFonts w:ascii="Times New Roman" w:hAnsi="Times New Roman"/>
          <w:b/>
          <w:szCs w:val="20"/>
          <w:lang w:eastAsia="zh-CN"/>
        </w:rPr>
        <w:t>Question #2:</w:t>
      </w:r>
    </w:p>
    <w:p w14:paraId="0B6EA695" w14:textId="77777777" w:rsidR="00982E91" w:rsidRPr="00982E91" w:rsidRDefault="00982E91" w:rsidP="00982E91">
      <w:pPr>
        <w:rPr>
          <w:rFonts w:ascii="Times New Roman" w:hAnsi="Times New Roman"/>
          <w:szCs w:val="20"/>
          <w:lang w:eastAsia="zh-CN"/>
        </w:rPr>
      </w:pPr>
      <w:r w:rsidRPr="00982E91">
        <w:rPr>
          <w:rFonts w:ascii="Times New Roman" w:hAnsi="Times New Roman"/>
          <w:szCs w:val="20"/>
          <w:lang w:eastAsia="zh-CN"/>
        </w:rPr>
        <w:t xml:space="preserve">If scheduling restriction due to Rx beamforming is applied on certain symbols, is the NW allowed to schedule PDSCH that spans a time duration containing these symbols but with configured rate matching resources used for protecting the symbols such that the UE does not receive PDSCH on symbols with scheduling restriction applied? </w:t>
      </w:r>
    </w:p>
    <w:p w14:paraId="2EF96378" w14:textId="36172242" w:rsidR="00982E91" w:rsidRDefault="00982E91" w:rsidP="00982E91">
      <w:pPr>
        <w:ind w:left="1440" w:hanging="1440"/>
        <w:rPr>
          <w:lang w:eastAsia="x-none"/>
        </w:rPr>
      </w:pPr>
    </w:p>
    <w:p w14:paraId="6AD30191" w14:textId="77777777" w:rsidR="006B734C" w:rsidRPr="006B734C" w:rsidRDefault="001B7BF2" w:rsidP="006B734C">
      <w:pPr>
        <w:ind w:left="1440" w:hanging="1440"/>
        <w:rPr>
          <w:b/>
          <w:lang w:eastAsia="x-none"/>
        </w:rPr>
      </w:pPr>
      <w:hyperlink r:id="rId1144" w:history="1">
        <w:r w:rsidR="006B734C" w:rsidRPr="006B734C">
          <w:rPr>
            <w:rStyle w:val="Hyperlink"/>
            <w:b/>
          </w:rPr>
          <w:t>R1-1809881</w:t>
        </w:r>
      </w:hyperlink>
      <w:r w:rsidR="006B734C" w:rsidRPr="006B734C">
        <w:rPr>
          <w:b/>
          <w:lang w:eastAsia="x-none"/>
        </w:rPr>
        <w:tab/>
        <w:t>draft LS on UE behaviour on reception of channels or RS in the same OFDM symbol</w:t>
      </w:r>
      <w:r w:rsidR="006B734C" w:rsidRPr="006B734C">
        <w:rPr>
          <w:b/>
          <w:lang w:eastAsia="x-none"/>
        </w:rPr>
        <w:tab/>
        <w:t>Intel</w:t>
      </w:r>
    </w:p>
    <w:p w14:paraId="27F25975" w14:textId="299B1E71" w:rsidR="006B734C" w:rsidRPr="00A42896" w:rsidRDefault="006B734C" w:rsidP="006B734C">
      <w:pPr>
        <w:ind w:left="720" w:hanging="720"/>
        <w:rPr>
          <w:b/>
          <w:szCs w:val="20"/>
          <w:lang w:eastAsia="x-none"/>
        </w:rPr>
      </w:pPr>
      <w:r w:rsidRPr="00A42896">
        <w:rPr>
          <w:b/>
          <w:szCs w:val="20"/>
          <w:lang w:eastAsia="x-none"/>
        </w:rPr>
        <w:t>Decision:</w:t>
      </w:r>
      <w:r>
        <w:rPr>
          <w:szCs w:val="20"/>
          <w:lang w:eastAsia="x-none"/>
        </w:rPr>
        <w:t xml:space="preserve"> The draft LS is endorsed and final LS is </w:t>
      </w:r>
      <w:r w:rsidRPr="00A42896">
        <w:rPr>
          <w:szCs w:val="20"/>
          <w:highlight w:val="green"/>
          <w:lang w:eastAsia="x-none"/>
        </w:rPr>
        <w:t xml:space="preserve">approved in </w:t>
      </w:r>
      <w:hyperlink r:id="rId1145" w:history="1">
        <w:r>
          <w:rPr>
            <w:rStyle w:val="Hyperlink"/>
            <w:highlight w:val="green"/>
            <w:lang w:eastAsia="x-none"/>
          </w:rPr>
          <w:t>R1-1809890</w:t>
        </w:r>
      </w:hyperlink>
      <w:r>
        <w:rPr>
          <w:rStyle w:val="Hyperlink"/>
          <w:szCs w:val="20"/>
          <w:lang w:eastAsia="x-none"/>
        </w:rPr>
        <w:t>.</w:t>
      </w:r>
    </w:p>
    <w:p w14:paraId="308A16C5" w14:textId="77777777" w:rsidR="006B734C" w:rsidRPr="00982E91" w:rsidRDefault="006B734C" w:rsidP="00982E91">
      <w:pPr>
        <w:ind w:left="1440" w:hanging="1440"/>
        <w:rPr>
          <w:lang w:eastAsia="x-none"/>
        </w:rPr>
      </w:pPr>
    </w:p>
    <w:p w14:paraId="3069B50E" w14:textId="70D107F4" w:rsidR="00982E91" w:rsidRPr="006B734C" w:rsidRDefault="001B7BF2" w:rsidP="00982E91">
      <w:pPr>
        <w:ind w:left="1440" w:hanging="1440"/>
        <w:rPr>
          <w:b/>
          <w:lang w:eastAsia="x-none"/>
        </w:rPr>
      </w:pPr>
      <w:hyperlink r:id="rId1146" w:history="1">
        <w:r w:rsidR="00D93AE1" w:rsidRPr="006B734C">
          <w:rPr>
            <w:rStyle w:val="Hyperlink"/>
            <w:b/>
          </w:rPr>
          <w:t>R1-1809882</w:t>
        </w:r>
      </w:hyperlink>
      <w:r w:rsidR="00982E91" w:rsidRPr="006B734C">
        <w:rPr>
          <w:b/>
          <w:lang w:eastAsia="x-none"/>
        </w:rPr>
        <w:tab/>
        <w:t>Guidance on simultaneous reception of channels or RS</w:t>
      </w:r>
      <w:r w:rsidR="00982E91" w:rsidRPr="006B734C">
        <w:rPr>
          <w:b/>
          <w:lang w:eastAsia="x-none"/>
        </w:rPr>
        <w:tab/>
        <w:t>Intel</w:t>
      </w:r>
    </w:p>
    <w:p w14:paraId="6253B858" w14:textId="77777777" w:rsidR="00982E91" w:rsidRPr="00982E91" w:rsidRDefault="00982E91" w:rsidP="00982E91">
      <w:pPr>
        <w:ind w:left="1440" w:hanging="1440"/>
        <w:rPr>
          <w:lang w:eastAsia="x-none"/>
        </w:rPr>
      </w:pPr>
      <w:r w:rsidRPr="00982E91">
        <w:rPr>
          <w:lang w:eastAsia="x-none"/>
        </w:rPr>
        <w:t>Companies are encouraged to check the tdoc for discussions on simultaneous TX/RX in future RAN1 meetings</w:t>
      </w:r>
    </w:p>
    <w:p w14:paraId="40D3F524" w14:textId="710588A6" w:rsidR="00982E91" w:rsidRDefault="00982E91" w:rsidP="00982E91">
      <w:pPr>
        <w:ind w:left="1440" w:hanging="1440"/>
        <w:rPr>
          <w:lang w:eastAsia="x-none"/>
        </w:rPr>
      </w:pPr>
    </w:p>
    <w:p w14:paraId="7C583F5D" w14:textId="77777777" w:rsidR="006B734C" w:rsidRPr="00982E91" w:rsidRDefault="006B734C" w:rsidP="00982E91">
      <w:pPr>
        <w:ind w:left="1440" w:hanging="1440"/>
        <w:rPr>
          <w:lang w:eastAsia="x-none"/>
        </w:rPr>
      </w:pPr>
    </w:p>
    <w:p w14:paraId="1E703282" w14:textId="415F0022" w:rsidR="00982E91" w:rsidRPr="00982E91" w:rsidRDefault="001B7BF2" w:rsidP="00982E91">
      <w:pPr>
        <w:ind w:left="1440" w:hanging="1440"/>
        <w:rPr>
          <w:lang w:eastAsia="x-none"/>
        </w:rPr>
      </w:pPr>
      <w:hyperlink r:id="rId1147" w:history="1">
        <w:r w:rsidR="00D93AE1">
          <w:rPr>
            <w:rStyle w:val="Hyperlink"/>
            <w:lang w:eastAsia="x-none"/>
          </w:rPr>
          <w:t>R1-1808142</w:t>
        </w:r>
      </w:hyperlink>
      <w:r w:rsidR="00982E91" w:rsidRPr="00982E91">
        <w:rPr>
          <w:lang w:eastAsia="x-none"/>
        </w:rPr>
        <w:tab/>
        <w:t>Remaining issues on simultaneous reception or transmission over CCs and BWPs</w:t>
      </w:r>
      <w:r w:rsidR="00982E91" w:rsidRPr="00982E91">
        <w:rPr>
          <w:lang w:eastAsia="x-none"/>
        </w:rPr>
        <w:tab/>
        <w:t>Huawei, HiSilicon</w:t>
      </w:r>
    </w:p>
    <w:p w14:paraId="514E6331" w14:textId="0AD30B96" w:rsidR="00982E91" w:rsidRPr="00982E91" w:rsidRDefault="001B7BF2" w:rsidP="00982E91">
      <w:pPr>
        <w:ind w:left="720" w:hanging="720"/>
        <w:rPr>
          <w:lang w:eastAsia="x-none"/>
        </w:rPr>
      </w:pPr>
      <w:hyperlink r:id="rId1148" w:history="1">
        <w:r w:rsidR="00D93AE1">
          <w:rPr>
            <w:rStyle w:val="Hyperlink"/>
            <w:lang w:eastAsia="x-none"/>
          </w:rPr>
          <w:t>R1-1808198</w:t>
        </w:r>
      </w:hyperlink>
      <w:r w:rsidR="00982E91" w:rsidRPr="00982E91">
        <w:rPr>
          <w:lang w:eastAsia="x-none"/>
        </w:rPr>
        <w:tab/>
        <w:t>Simultaneous transmission and reception of channels/signals</w:t>
      </w:r>
      <w:r w:rsidR="00982E91" w:rsidRPr="00982E91">
        <w:rPr>
          <w:lang w:eastAsia="x-none"/>
        </w:rPr>
        <w:tab/>
        <w:t>ZTE</w:t>
      </w:r>
    </w:p>
    <w:p w14:paraId="474030F5" w14:textId="15E28002" w:rsidR="00982E91" w:rsidRPr="00982E91" w:rsidRDefault="001B7BF2" w:rsidP="00982E91">
      <w:pPr>
        <w:ind w:left="720" w:hanging="720"/>
        <w:rPr>
          <w:lang w:eastAsia="x-none"/>
        </w:rPr>
      </w:pPr>
      <w:hyperlink r:id="rId1149" w:history="1">
        <w:r w:rsidR="00D93AE1">
          <w:rPr>
            <w:rStyle w:val="Hyperlink"/>
            <w:lang w:eastAsia="x-none"/>
          </w:rPr>
          <w:t>R1-1808199</w:t>
        </w:r>
      </w:hyperlink>
      <w:r w:rsidR="00982E91" w:rsidRPr="00982E91">
        <w:rPr>
          <w:lang w:eastAsia="x-none"/>
        </w:rPr>
        <w:tab/>
        <w:t>Enhancements on multi-beam operation</w:t>
      </w:r>
      <w:r w:rsidR="00982E91" w:rsidRPr="00982E91">
        <w:rPr>
          <w:lang w:eastAsia="x-none"/>
        </w:rPr>
        <w:tab/>
        <w:t>ZTE</w:t>
      </w:r>
    </w:p>
    <w:p w14:paraId="04A2FEE6" w14:textId="41EDC3C9" w:rsidR="00982E91" w:rsidRPr="00982E91" w:rsidRDefault="001B7BF2" w:rsidP="00982E91">
      <w:pPr>
        <w:ind w:left="720" w:hanging="720"/>
        <w:rPr>
          <w:lang w:eastAsia="x-none"/>
        </w:rPr>
      </w:pPr>
      <w:hyperlink r:id="rId1150" w:history="1">
        <w:r w:rsidR="00D93AE1">
          <w:rPr>
            <w:rStyle w:val="Hyperlink"/>
            <w:lang w:eastAsia="x-none"/>
          </w:rPr>
          <w:t>R1-1808201</w:t>
        </w:r>
      </w:hyperlink>
      <w:r w:rsidR="00982E91" w:rsidRPr="00982E91">
        <w:rPr>
          <w:lang w:eastAsia="x-none"/>
        </w:rPr>
        <w:tab/>
        <w:t>Enhancements on Type II CSI feedback for MU-MIMO</w:t>
      </w:r>
      <w:r w:rsidR="00982E91" w:rsidRPr="00982E91">
        <w:rPr>
          <w:lang w:eastAsia="x-none"/>
        </w:rPr>
        <w:tab/>
        <w:t>ZTE</w:t>
      </w:r>
    </w:p>
    <w:p w14:paraId="7C197380" w14:textId="6A67C190" w:rsidR="00982E91" w:rsidRPr="00982E91" w:rsidRDefault="001B7BF2" w:rsidP="00982E91">
      <w:pPr>
        <w:ind w:left="720" w:hanging="720"/>
        <w:rPr>
          <w:lang w:eastAsia="x-none"/>
        </w:rPr>
      </w:pPr>
      <w:hyperlink r:id="rId1151" w:history="1">
        <w:r w:rsidR="00D93AE1">
          <w:rPr>
            <w:rStyle w:val="Hyperlink"/>
            <w:lang w:eastAsia="x-none"/>
          </w:rPr>
          <w:t>R1-1808202</w:t>
        </w:r>
      </w:hyperlink>
      <w:r w:rsidR="00982E91" w:rsidRPr="00982E91">
        <w:rPr>
          <w:lang w:eastAsia="x-none"/>
        </w:rPr>
        <w:tab/>
        <w:t>Enhancements on multi-TRP transmission/reception</w:t>
      </w:r>
      <w:r w:rsidR="00982E91" w:rsidRPr="00982E91">
        <w:rPr>
          <w:lang w:eastAsia="x-none"/>
        </w:rPr>
        <w:tab/>
        <w:t>ZTE</w:t>
      </w:r>
    </w:p>
    <w:p w14:paraId="7770ED4F" w14:textId="3A0A724E" w:rsidR="00982E91" w:rsidRPr="00982E91" w:rsidRDefault="001B7BF2" w:rsidP="00982E91">
      <w:pPr>
        <w:ind w:left="720" w:hanging="720"/>
        <w:rPr>
          <w:lang w:eastAsia="x-none"/>
        </w:rPr>
      </w:pPr>
      <w:hyperlink r:id="rId1152" w:history="1">
        <w:r w:rsidR="00D93AE1">
          <w:rPr>
            <w:rStyle w:val="Hyperlink"/>
            <w:lang w:eastAsia="x-none"/>
          </w:rPr>
          <w:t>R1-1808223</w:t>
        </w:r>
      </w:hyperlink>
      <w:r w:rsidR="00982E91" w:rsidRPr="00982E91">
        <w:rPr>
          <w:lang w:eastAsia="x-none"/>
        </w:rPr>
        <w:tab/>
        <w:t>Remaining issues on simultaneous reception of DL/UL physical channels and RSs</w:t>
      </w:r>
      <w:r w:rsidR="00982E91" w:rsidRPr="00982E91">
        <w:rPr>
          <w:lang w:eastAsia="x-none"/>
        </w:rPr>
        <w:tab/>
        <w:t>vivo</w:t>
      </w:r>
    </w:p>
    <w:p w14:paraId="424CDA9F" w14:textId="73EC6226" w:rsidR="00982E91" w:rsidRPr="00982E91" w:rsidRDefault="001B7BF2" w:rsidP="00982E91">
      <w:pPr>
        <w:ind w:left="720" w:hanging="720"/>
        <w:rPr>
          <w:lang w:eastAsia="x-none"/>
        </w:rPr>
      </w:pPr>
      <w:hyperlink r:id="rId1153" w:history="1">
        <w:r w:rsidR="00D93AE1">
          <w:rPr>
            <w:rStyle w:val="Hyperlink"/>
            <w:lang w:eastAsia="x-none"/>
          </w:rPr>
          <w:t>R1-1808265</w:t>
        </w:r>
      </w:hyperlink>
      <w:r w:rsidR="00982E91" w:rsidRPr="00982E91">
        <w:rPr>
          <w:lang w:eastAsia="x-none"/>
        </w:rPr>
        <w:tab/>
        <w:t>Discussions on simultaneous reception and transmission across CCs</w:t>
      </w:r>
      <w:r w:rsidR="00982E91" w:rsidRPr="00982E91">
        <w:rPr>
          <w:lang w:eastAsia="x-none"/>
        </w:rPr>
        <w:tab/>
        <w:t>MediaTek Inc.</w:t>
      </w:r>
    </w:p>
    <w:p w14:paraId="196BE765" w14:textId="03AE9EF7" w:rsidR="00982E91" w:rsidRPr="00982E91" w:rsidRDefault="001B7BF2" w:rsidP="00982E91">
      <w:pPr>
        <w:ind w:left="720" w:hanging="720"/>
        <w:rPr>
          <w:lang w:eastAsia="x-none"/>
        </w:rPr>
      </w:pPr>
      <w:hyperlink r:id="rId1154" w:history="1">
        <w:r w:rsidR="00D93AE1">
          <w:rPr>
            <w:rStyle w:val="Hyperlink"/>
            <w:lang w:eastAsia="x-none"/>
          </w:rPr>
          <w:t>R1-1808377</w:t>
        </w:r>
      </w:hyperlink>
      <w:r w:rsidR="00982E91" w:rsidRPr="00982E91">
        <w:rPr>
          <w:lang w:eastAsia="x-none"/>
        </w:rPr>
        <w:tab/>
        <w:t>Discussion on simultaneous transmission and reception of different channels/signals</w:t>
      </w:r>
      <w:r w:rsidR="00982E91" w:rsidRPr="00982E91">
        <w:rPr>
          <w:lang w:eastAsia="x-none"/>
        </w:rPr>
        <w:tab/>
        <w:t>CATT</w:t>
      </w:r>
    </w:p>
    <w:p w14:paraId="5B98DB2A" w14:textId="087CA06A" w:rsidR="00982E91" w:rsidRPr="00982E91" w:rsidRDefault="001B7BF2" w:rsidP="00982E91">
      <w:pPr>
        <w:ind w:left="720" w:hanging="720"/>
        <w:rPr>
          <w:lang w:eastAsia="x-none"/>
        </w:rPr>
      </w:pPr>
      <w:hyperlink r:id="rId1155" w:history="1">
        <w:r w:rsidR="00D93AE1">
          <w:rPr>
            <w:rStyle w:val="Hyperlink"/>
            <w:lang w:eastAsia="x-none"/>
          </w:rPr>
          <w:t>R1-1808489</w:t>
        </w:r>
      </w:hyperlink>
      <w:r w:rsidR="00982E91" w:rsidRPr="00982E91">
        <w:rPr>
          <w:lang w:eastAsia="x-none"/>
        </w:rPr>
        <w:tab/>
        <w:t>Remaining issues on simultaneous Tx/Rx</w:t>
      </w:r>
      <w:r w:rsidR="00982E91" w:rsidRPr="00982E91">
        <w:rPr>
          <w:lang w:eastAsia="x-none"/>
        </w:rPr>
        <w:tab/>
        <w:t>LG Electronics</w:t>
      </w:r>
    </w:p>
    <w:p w14:paraId="121CD36C" w14:textId="3FCF9366" w:rsidR="00982E91" w:rsidRPr="00982E91" w:rsidRDefault="001B7BF2" w:rsidP="00982E91">
      <w:pPr>
        <w:ind w:left="720" w:hanging="720"/>
        <w:rPr>
          <w:lang w:eastAsia="x-none"/>
        </w:rPr>
      </w:pPr>
      <w:hyperlink r:id="rId1156" w:history="1">
        <w:r w:rsidR="00D93AE1">
          <w:rPr>
            <w:rStyle w:val="Hyperlink"/>
            <w:lang w:eastAsia="x-none"/>
          </w:rPr>
          <w:t>R1-1808671</w:t>
        </w:r>
      </w:hyperlink>
      <w:r w:rsidR="00982E91" w:rsidRPr="00982E91">
        <w:rPr>
          <w:lang w:eastAsia="x-none"/>
        </w:rPr>
        <w:tab/>
        <w:t>Simultaneous Tx and Rx of channels and RS</w:t>
      </w:r>
      <w:r w:rsidR="00982E91" w:rsidRPr="00982E91">
        <w:rPr>
          <w:lang w:eastAsia="x-none"/>
        </w:rPr>
        <w:tab/>
        <w:t>Intel Corporation</w:t>
      </w:r>
    </w:p>
    <w:p w14:paraId="76E77EB1" w14:textId="6B6BF415" w:rsidR="00982E91" w:rsidRPr="00982E91" w:rsidRDefault="001B7BF2" w:rsidP="00982E91">
      <w:pPr>
        <w:ind w:left="720" w:hanging="720"/>
        <w:rPr>
          <w:lang w:eastAsia="x-none"/>
        </w:rPr>
      </w:pPr>
      <w:hyperlink r:id="rId1157" w:history="1">
        <w:r w:rsidR="00D93AE1">
          <w:rPr>
            <w:rStyle w:val="Hyperlink"/>
            <w:lang w:eastAsia="x-none"/>
          </w:rPr>
          <w:t>R1-1808752</w:t>
        </w:r>
      </w:hyperlink>
      <w:r w:rsidR="00982E91" w:rsidRPr="00982E91">
        <w:rPr>
          <w:lang w:eastAsia="x-none"/>
        </w:rPr>
        <w:tab/>
        <w:t>Simultaneous transmission and reception of physical channels and reference signals</w:t>
      </w:r>
      <w:r w:rsidR="00982E91" w:rsidRPr="00982E91">
        <w:rPr>
          <w:lang w:eastAsia="x-none"/>
        </w:rPr>
        <w:tab/>
        <w:t>Samsung</w:t>
      </w:r>
    </w:p>
    <w:p w14:paraId="29F44FCD" w14:textId="0FB4F837" w:rsidR="00982E91" w:rsidRPr="00982E91" w:rsidRDefault="001B7BF2" w:rsidP="00982E91">
      <w:pPr>
        <w:ind w:left="720" w:hanging="720"/>
        <w:rPr>
          <w:lang w:eastAsia="x-none"/>
        </w:rPr>
      </w:pPr>
      <w:hyperlink r:id="rId1158" w:history="1">
        <w:r w:rsidR="00D93AE1">
          <w:rPr>
            <w:rStyle w:val="Hyperlink"/>
            <w:lang w:eastAsia="x-none"/>
          </w:rPr>
          <w:t>R1-1808832</w:t>
        </w:r>
      </w:hyperlink>
      <w:r w:rsidR="00982E91" w:rsidRPr="00982E91">
        <w:rPr>
          <w:lang w:eastAsia="x-none"/>
        </w:rPr>
        <w:tab/>
        <w:t>Discussion on beam failure recovery</w:t>
      </w:r>
      <w:r w:rsidR="00982E91" w:rsidRPr="00982E91">
        <w:rPr>
          <w:lang w:eastAsia="x-none"/>
        </w:rPr>
        <w:tab/>
        <w:t>CMCC</w:t>
      </w:r>
    </w:p>
    <w:p w14:paraId="1CA63CEC" w14:textId="5EE49ED5" w:rsidR="00982E91" w:rsidRPr="00982E91" w:rsidRDefault="001B7BF2" w:rsidP="00982E91">
      <w:pPr>
        <w:ind w:left="720" w:hanging="720"/>
        <w:rPr>
          <w:lang w:eastAsia="x-none"/>
        </w:rPr>
      </w:pPr>
      <w:hyperlink r:id="rId1159" w:history="1">
        <w:r w:rsidR="00D93AE1">
          <w:rPr>
            <w:rStyle w:val="Hyperlink"/>
            <w:lang w:eastAsia="x-none"/>
          </w:rPr>
          <w:t>R1-1809140</w:t>
        </w:r>
      </w:hyperlink>
      <w:r w:rsidR="00982E91" w:rsidRPr="00982E91">
        <w:rPr>
          <w:lang w:eastAsia="x-none"/>
        </w:rPr>
        <w:tab/>
        <w:t>Simultaneous Tx/Rx of UL/DL physical channels and reference signals</w:t>
      </w:r>
      <w:r w:rsidR="00982E91" w:rsidRPr="00982E91">
        <w:rPr>
          <w:lang w:eastAsia="x-none"/>
        </w:rPr>
        <w:tab/>
        <w:t>NTT DOCOMO, INC.</w:t>
      </w:r>
    </w:p>
    <w:p w14:paraId="307BEE38" w14:textId="6440F8EA" w:rsidR="00982E91" w:rsidRPr="00982E91" w:rsidRDefault="001B7BF2" w:rsidP="00982E91">
      <w:pPr>
        <w:ind w:left="720" w:hanging="720"/>
        <w:rPr>
          <w:lang w:eastAsia="x-none"/>
        </w:rPr>
      </w:pPr>
      <w:hyperlink r:id="rId1160" w:history="1">
        <w:r w:rsidR="00D93AE1">
          <w:rPr>
            <w:rStyle w:val="Hyperlink"/>
            <w:lang w:eastAsia="x-none"/>
          </w:rPr>
          <w:t>R1-1809199</w:t>
        </w:r>
      </w:hyperlink>
      <w:r w:rsidR="00982E91" w:rsidRPr="00982E91">
        <w:rPr>
          <w:lang w:eastAsia="x-none"/>
        </w:rPr>
        <w:tab/>
        <w:t>On simultaneous transmission and reception in FR2</w:t>
      </w:r>
      <w:r w:rsidR="00982E91" w:rsidRPr="00982E91">
        <w:rPr>
          <w:lang w:eastAsia="x-none"/>
        </w:rPr>
        <w:tab/>
        <w:t>Ericsson</w:t>
      </w:r>
    </w:p>
    <w:p w14:paraId="1D6EB4EF" w14:textId="79492A9A" w:rsidR="00982E91" w:rsidRPr="00982E91" w:rsidRDefault="001B7BF2" w:rsidP="00982E91">
      <w:pPr>
        <w:ind w:left="720" w:hanging="720"/>
        <w:rPr>
          <w:lang w:eastAsia="x-none"/>
        </w:rPr>
      </w:pPr>
      <w:hyperlink r:id="rId1161" w:history="1">
        <w:r w:rsidR="00D93AE1">
          <w:rPr>
            <w:rStyle w:val="Hyperlink"/>
            <w:lang w:eastAsia="x-none"/>
          </w:rPr>
          <w:t>R1-1809239</w:t>
        </w:r>
      </w:hyperlink>
      <w:r w:rsidR="00982E91" w:rsidRPr="00982E91">
        <w:rPr>
          <w:lang w:eastAsia="x-none"/>
        </w:rPr>
        <w:tab/>
        <w:t>Correction on UL Antenna Port Indexing</w:t>
      </w:r>
      <w:r w:rsidR="00982E91" w:rsidRPr="00982E91">
        <w:rPr>
          <w:lang w:eastAsia="x-none"/>
        </w:rPr>
        <w:tab/>
        <w:t>Nokia, Nokia Shanghai Bell</w:t>
      </w:r>
    </w:p>
    <w:p w14:paraId="3B1FFF74" w14:textId="203BDB6B" w:rsidR="00982E91" w:rsidRPr="00982E91" w:rsidRDefault="001B7BF2" w:rsidP="00982E91">
      <w:pPr>
        <w:ind w:left="720" w:hanging="720"/>
        <w:rPr>
          <w:lang w:eastAsia="x-none"/>
        </w:rPr>
      </w:pPr>
      <w:hyperlink r:id="rId1162" w:history="1">
        <w:r w:rsidR="00D93AE1">
          <w:rPr>
            <w:rStyle w:val="Hyperlink"/>
            <w:lang w:eastAsia="x-none"/>
          </w:rPr>
          <w:t>R1-1809240</w:t>
        </w:r>
      </w:hyperlink>
      <w:r w:rsidR="00982E91" w:rsidRPr="00982E91">
        <w:rPr>
          <w:lang w:eastAsia="x-none"/>
        </w:rPr>
        <w:tab/>
        <w:t>On simultaneous transmission and reception of multiplexed channels</w:t>
      </w:r>
      <w:r w:rsidR="00982E91" w:rsidRPr="00982E91">
        <w:rPr>
          <w:lang w:eastAsia="x-none"/>
        </w:rPr>
        <w:tab/>
        <w:t>Nokia, Nokia Shanghai Bell</w:t>
      </w:r>
    </w:p>
    <w:p w14:paraId="5597DBAF" w14:textId="127A8E4E" w:rsidR="00982E91" w:rsidRPr="00982E91" w:rsidRDefault="001B7BF2" w:rsidP="00982E91">
      <w:pPr>
        <w:ind w:left="720" w:hanging="720"/>
        <w:rPr>
          <w:lang w:eastAsia="x-none"/>
        </w:rPr>
      </w:pPr>
      <w:hyperlink r:id="rId1163" w:history="1">
        <w:r w:rsidR="00D93AE1">
          <w:rPr>
            <w:rStyle w:val="Hyperlink"/>
            <w:lang w:eastAsia="x-none"/>
          </w:rPr>
          <w:t>R1-1809425</w:t>
        </w:r>
      </w:hyperlink>
      <w:r w:rsidR="00982E91" w:rsidRPr="00982E91">
        <w:rPr>
          <w:lang w:eastAsia="x-none"/>
        </w:rPr>
        <w:tab/>
        <w:t>Details on  simultaneous reception of PHY channels and RS in FR2</w:t>
      </w:r>
      <w:r w:rsidR="00982E91" w:rsidRPr="00982E91">
        <w:rPr>
          <w:lang w:eastAsia="x-none"/>
        </w:rPr>
        <w:tab/>
        <w:t>Qualcomm Incorporated</w:t>
      </w:r>
    </w:p>
    <w:p w14:paraId="6C08228E" w14:textId="77777777" w:rsidR="00E303AE" w:rsidRPr="00E303AE" w:rsidRDefault="00E303AE" w:rsidP="00063CD3">
      <w:pPr>
        <w:pStyle w:val="Heading3"/>
      </w:pPr>
      <w:bookmarkStart w:id="809" w:name="_Toc526458911"/>
      <w:r w:rsidRPr="00E303AE">
        <w:t xml:space="preserve">Maintenance for </w:t>
      </w:r>
      <w:r w:rsidRPr="00E303AE">
        <w:rPr>
          <w:rFonts w:hint="eastAsia"/>
        </w:rPr>
        <w:t>Scheduling/HARQ aspects</w:t>
      </w:r>
      <w:bookmarkEnd w:id="251"/>
      <w:bookmarkEnd w:id="809"/>
    </w:p>
    <w:p w14:paraId="0F229CEC" w14:textId="77777777" w:rsidR="00E303AE" w:rsidRPr="00E303AE" w:rsidRDefault="00E303AE" w:rsidP="00063CD3">
      <w:pPr>
        <w:pStyle w:val="Heading4"/>
      </w:pPr>
      <w:bookmarkStart w:id="810" w:name="_Toc521704518"/>
      <w:bookmarkStart w:id="811" w:name="_Toc526458912"/>
      <w:r w:rsidRPr="00E303AE">
        <w:t>Maintenance for p</w:t>
      </w:r>
      <w:r w:rsidRPr="00E303AE">
        <w:rPr>
          <w:rFonts w:hint="eastAsia"/>
        </w:rPr>
        <w:t>hysical downlink control channel</w:t>
      </w:r>
      <w:bookmarkEnd w:id="810"/>
      <w:bookmarkEnd w:id="811"/>
    </w:p>
    <w:p w14:paraId="3DEABC9C" w14:textId="77777777" w:rsidR="00E303AE" w:rsidRPr="00E303AE" w:rsidRDefault="00E303AE" w:rsidP="00E303AE">
      <w:pPr>
        <w:ind w:left="720" w:hanging="720"/>
        <w:rPr>
          <w:i/>
          <w:lang w:eastAsia="x-none"/>
        </w:rPr>
      </w:pPr>
      <w:r w:rsidRPr="00E303AE">
        <w:rPr>
          <w:i/>
          <w:lang w:eastAsia="x-none"/>
        </w:rPr>
        <w:t>Including PDCCH structure, search space, GC-PDCCH, DCI contents and formats, etc.</w:t>
      </w:r>
    </w:p>
    <w:p w14:paraId="74AAC6EC" w14:textId="5161ECD3" w:rsidR="00E5546B" w:rsidRDefault="00E5546B" w:rsidP="00E5546B"/>
    <w:p w14:paraId="34C74593" w14:textId="4328E16C" w:rsidR="00E5546B" w:rsidRPr="00E5546B" w:rsidRDefault="001B7BF2" w:rsidP="00E5546B">
      <w:pPr>
        <w:rPr>
          <w:b/>
        </w:rPr>
      </w:pPr>
      <w:hyperlink r:id="rId1164" w:history="1">
        <w:r w:rsidR="00D93AE1">
          <w:rPr>
            <w:rStyle w:val="Hyperlink"/>
            <w:b/>
          </w:rPr>
          <w:t>R1-1809766</w:t>
        </w:r>
      </w:hyperlink>
      <w:r w:rsidR="00E5546B" w:rsidRPr="00E5546B">
        <w:rPr>
          <w:b/>
        </w:rPr>
        <w:tab/>
        <w:t>Offline summary for PDCCH structure and search space</w:t>
      </w:r>
      <w:r w:rsidR="00E5546B" w:rsidRPr="00E5546B">
        <w:rPr>
          <w:b/>
        </w:rPr>
        <w:tab/>
        <w:t>NTT DOCOMO</w:t>
      </w:r>
    </w:p>
    <w:p w14:paraId="05079D42" w14:textId="77777777" w:rsidR="00E5546B" w:rsidRPr="00BD0234" w:rsidRDefault="00E5546B" w:rsidP="00E5546B">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15BC9B22" w14:textId="1E2FFAFA" w:rsidR="00E5546B" w:rsidRDefault="00E5546B" w:rsidP="00E5546B"/>
    <w:p w14:paraId="320A5C7E" w14:textId="77777777" w:rsidR="00405710" w:rsidRPr="00405710" w:rsidRDefault="00405710" w:rsidP="00405710">
      <w:pPr>
        <w:rPr>
          <w:b/>
          <w:szCs w:val="20"/>
        </w:rPr>
      </w:pPr>
      <w:r w:rsidRPr="00405710">
        <w:rPr>
          <w:b/>
          <w:szCs w:val="20"/>
        </w:rPr>
        <w:t>Conclusion:</w:t>
      </w:r>
    </w:p>
    <w:p w14:paraId="528B19AD" w14:textId="77777777" w:rsidR="00405710" w:rsidRPr="005148A1" w:rsidRDefault="00405710" w:rsidP="008E772F">
      <w:pPr>
        <w:numPr>
          <w:ilvl w:val="0"/>
          <w:numId w:val="54"/>
        </w:numPr>
        <w:rPr>
          <w:szCs w:val="20"/>
        </w:rPr>
      </w:pPr>
      <w:r w:rsidRPr="005148A1">
        <w:rPr>
          <w:rFonts w:hint="eastAsia"/>
          <w:szCs w:val="20"/>
        </w:rPr>
        <w:t>I</w:t>
      </w:r>
      <w:r w:rsidRPr="005148A1">
        <w:rPr>
          <w:szCs w:val="20"/>
        </w:rPr>
        <w:t>t is understood that the parameter “duration” in the search space configuration is applicable to any CSS configurations.</w:t>
      </w:r>
    </w:p>
    <w:p w14:paraId="3D64DBC3" w14:textId="77777777" w:rsidR="00405710" w:rsidRPr="005148A1" w:rsidRDefault="00405710" w:rsidP="00405710"/>
    <w:p w14:paraId="614FA07A" w14:textId="77777777" w:rsidR="00405710" w:rsidRPr="005148A1" w:rsidRDefault="00405710" w:rsidP="00405710">
      <w:pPr>
        <w:rPr>
          <w:szCs w:val="20"/>
        </w:rPr>
      </w:pPr>
      <w:r w:rsidRPr="005148A1">
        <w:rPr>
          <w:szCs w:val="20"/>
          <w:highlight w:val="green"/>
        </w:rPr>
        <w:t>Agreements</w:t>
      </w:r>
      <w:r w:rsidRPr="005148A1">
        <w:rPr>
          <w:szCs w:val="20"/>
        </w:rPr>
        <w:t>:</w:t>
      </w:r>
    </w:p>
    <w:p w14:paraId="46CC63F4" w14:textId="77777777" w:rsidR="00405710" w:rsidRPr="005148A1" w:rsidRDefault="00405710" w:rsidP="008E772F">
      <w:pPr>
        <w:numPr>
          <w:ilvl w:val="0"/>
          <w:numId w:val="54"/>
        </w:numPr>
        <w:rPr>
          <w:szCs w:val="20"/>
        </w:rPr>
      </w:pPr>
      <w:r w:rsidRPr="005148A1">
        <w:rPr>
          <w:rFonts w:hint="eastAsia"/>
          <w:szCs w:val="20"/>
          <w:lang w:eastAsia="ja-JP"/>
        </w:rPr>
        <w:t>PDCCH BD/CCE counting</w:t>
      </w:r>
      <w:r w:rsidRPr="005148A1">
        <w:rPr>
          <w:szCs w:val="20"/>
          <w:lang w:eastAsia="ja-JP"/>
        </w:rPr>
        <w:t xml:space="preserve"> is only based on the configured PDCCH decoding candidates (i.e., irrespective of whether or not a PDCCH decoding candidate is dropped, e.g., due to collision with other channels/signals)</w:t>
      </w:r>
    </w:p>
    <w:p w14:paraId="2A23563E" w14:textId="77777777" w:rsidR="00405710" w:rsidRPr="005148A1" w:rsidRDefault="00405710" w:rsidP="008E772F">
      <w:pPr>
        <w:numPr>
          <w:ilvl w:val="1"/>
          <w:numId w:val="54"/>
        </w:numPr>
        <w:rPr>
          <w:szCs w:val="20"/>
        </w:rPr>
      </w:pPr>
      <w:r w:rsidRPr="005148A1">
        <w:rPr>
          <w:szCs w:val="20"/>
        </w:rPr>
        <w:t>Check further offline on potential spec impact</w:t>
      </w:r>
    </w:p>
    <w:p w14:paraId="31BC16D2" w14:textId="4AFF0FE9" w:rsidR="00EC7E9E" w:rsidRDefault="00EC7E9E" w:rsidP="00E5546B"/>
    <w:p w14:paraId="41DF7D76" w14:textId="77777777" w:rsidR="00405710" w:rsidRPr="00554859" w:rsidRDefault="00405710" w:rsidP="00405710">
      <w:pPr>
        <w:rPr>
          <w:szCs w:val="20"/>
        </w:rPr>
      </w:pPr>
      <w:r w:rsidRPr="00554859">
        <w:rPr>
          <w:szCs w:val="20"/>
        </w:rPr>
        <w:t>Proposals:</w:t>
      </w:r>
    </w:p>
    <w:p w14:paraId="35DCEC03" w14:textId="77777777" w:rsidR="00405710" w:rsidRPr="00554859" w:rsidRDefault="00405710" w:rsidP="008E772F">
      <w:pPr>
        <w:numPr>
          <w:ilvl w:val="0"/>
          <w:numId w:val="54"/>
        </w:numPr>
        <w:rPr>
          <w:szCs w:val="20"/>
        </w:rPr>
      </w:pPr>
      <w:r w:rsidRPr="00554859">
        <w:rPr>
          <w:szCs w:val="20"/>
        </w:rPr>
        <w:t>Send an LS to RAN2 regarding:</w:t>
      </w:r>
    </w:p>
    <w:p w14:paraId="77570840" w14:textId="77777777" w:rsidR="00405710" w:rsidRPr="00554859" w:rsidRDefault="00405710" w:rsidP="008E772F">
      <w:pPr>
        <w:numPr>
          <w:ilvl w:val="1"/>
          <w:numId w:val="54"/>
        </w:numPr>
        <w:rPr>
          <w:szCs w:val="20"/>
        </w:rPr>
      </w:pPr>
      <w:r w:rsidRPr="00554859">
        <w:rPr>
          <w:szCs w:val="20"/>
        </w:rPr>
        <w:t>Whether RAN1’s understanding of the limitation of RAN2 signalling of # of decoding candidates configured for the cross-carrier scheduled carriers is correct or not</w:t>
      </w:r>
    </w:p>
    <w:p w14:paraId="60E4854C" w14:textId="77777777" w:rsidR="00405710" w:rsidRPr="00554859" w:rsidRDefault="00405710" w:rsidP="008E772F">
      <w:pPr>
        <w:numPr>
          <w:ilvl w:val="2"/>
          <w:numId w:val="54"/>
        </w:numPr>
        <w:rPr>
          <w:szCs w:val="20"/>
        </w:rPr>
      </w:pPr>
      <w:r w:rsidRPr="00554859">
        <w:rPr>
          <w:szCs w:val="20"/>
        </w:rPr>
        <w:t>If so, indicate RAN1’s original intention and the limitations of the current RAN2 signalling (to give some example(s)), and ask RAN2 for possible update of the signalling to reflect RAN1’s intention, if feasible (in terms of ASN.1 impact)</w:t>
      </w:r>
    </w:p>
    <w:p w14:paraId="39DA8CCD" w14:textId="77777777" w:rsidR="00405710" w:rsidRPr="00554859" w:rsidRDefault="00405710" w:rsidP="008E772F">
      <w:pPr>
        <w:numPr>
          <w:ilvl w:val="3"/>
          <w:numId w:val="54"/>
        </w:numPr>
        <w:rPr>
          <w:szCs w:val="20"/>
        </w:rPr>
      </w:pPr>
      <w:r w:rsidRPr="00554859">
        <w:rPr>
          <w:szCs w:val="20"/>
        </w:rPr>
        <w:t>If not feasible, RAN1 will discuss further on how to handle</w:t>
      </w:r>
    </w:p>
    <w:p w14:paraId="1058664C" w14:textId="77777777" w:rsidR="00405710" w:rsidRPr="00554859" w:rsidRDefault="00405710" w:rsidP="008E772F">
      <w:pPr>
        <w:numPr>
          <w:ilvl w:val="0"/>
          <w:numId w:val="54"/>
        </w:numPr>
        <w:rPr>
          <w:szCs w:val="20"/>
        </w:rPr>
      </w:pPr>
      <w:r w:rsidRPr="00554859">
        <w:rPr>
          <w:szCs w:val="20"/>
        </w:rPr>
        <w:t>Also discuss further offline same vs. different numerologies</w:t>
      </w:r>
    </w:p>
    <w:p w14:paraId="361248DE" w14:textId="77777777" w:rsidR="00405710" w:rsidRDefault="00405710" w:rsidP="00E5546B"/>
    <w:p w14:paraId="4C75C500" w14:textId="77777777" w:rsidR="00E174DD" w:rsidRPr="00E174DD" w:rsidRDefault="00E174DD" w:rsidP="00E174DD">
      <w:pPr>
        <w:rPr>
          <w:b/>
        </w:rPr>
      </w:pPr>
      <w:r w:rsidRPr="00E174DD">
        <w:rPr>
          <w:b/>
        </w:rPr>
        <w:t>Wednesday session</w:t>
      </w:r>
    </w:p>
    <w:p w14:paraId="5D1378C6" w14:textId="2A74305E" w:rsidR="00E174DD" w:rsidRPr="00E174DD" w:rsidRDefault="001B7BF2" w:rsidP="00E174DD">
      <w:pPr>
        <w:rPr>
          <w:b/>
        </w:rPr>
      </w:pPr>
      <w:hyperlink r:id="rId1165" w:history="1">
        <w:r w:rsidR="00D93AE1">
          <w:rPr>
            <w:rStyle w:val="Hyperlink"/>
            <w:b/>
          </w:rPr>
          <w:t>R1-1809855</w:t>
        </w:r>
      </w:hyperlink>
      <w:r w:rsidR="00E174DD" w:rsidRPr="00E174DD">
        <w:rPr>
          <w:b/>
        </w:rPr>
        <w:tab/>
        <w:t>Offline summary for PDCCH structure and search space</w:t>
      </w:r>
      <w:r w:rsidR="00E174DD" w:rsidRPr="00E174DD">
        <w:rPr>
          <w:b/>
        </w:rPr>
        <w:tab/>
        <w:t>NTT DOCOMO</w:t>
      </w:r>
    </w:p>
    <w:p w14:paraId="4F0D33B9" w14:textId="77777777" w:rsidR="00E174DD" w:rsidRPr="00BD0234" w:rsidRDefault="00E174DD" w:rsidP="00E174DD">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48861A58" w14:textId="4EF7A4E8" w:rsidR="00E174DD" w:rsidRDefault="00E174DD" w:rsidP="00E174DD"/>
    <w:p w14:paraId="5B400ADE" w14:textId="77777777" w:rsidR="00C843D8" w:rsidRPr="00C843D8" w:rsidRDefault="00C843D8" w:rsidP="00C843D8">
      <w:pPr>
        <w:rPr>
          <w:b/>
          <w:szCs w:val="20"/>
          <w:u w:val="single"/>
        </w:rPr>
      </w:pPr>
      <w:r w:rsidRPr="00C843D8">
        <w:rPr>
          <w:b/>
          <w:szCs w:val="20"/>
          <w:u w:val="single"/>
        </w:rPr>
        <w:t>Conclusion:</w:t>
      </w:r>
    </w:p>
    <w:p w14:paraId="42EDBB18" w14:textId="77777777" w:rsidR="00C843D8" w:rsidRPr="00C843D8" w:rsidRDefault="00C843D8" w:rsidP="008E772F">
      <w:pPr>
        <w:numPr>
          <w:ilvl w:val="0"/>
          <w:numId w:val="145"/>
        </w:numPr>
        <w:rPr>
          <w:szCs w:val="20"/>
        </w:rPr>
      </w:pPr>
      <w:r w:rsidRPr="00C843D8">
        <w:rPr>
          <w:szCs w:val="20"/>
        </w:rPr>
        <w:t>No new RRC signaling for TCI-state configuration for the CORESET#0 is introduced.</w:t>
      </w:r>
    </w:p>
    <w:p w14:paraId="352F5665" w14:textId="77777777" w:rsidR="00C843D8" w:rsidRPr="00C843D8" w:rsidRDefault="00C843D8" w:rsidP="008E772F">
      <w:pPr>
        <w:numPr>
          <w:ilvl w:val="0"/>
          <w:numId w:val="145"/>
        </w:numPr>
        <w:rPr>
          <w:szCs w:val="20"/>
        </w:rPr>
      </w:pPr>
      <w:r w:rsidRPr="00C843D8">
        <w:rPr>
          <w:szCs w:val="20"/>
        </w:rPr>
        <w:t>No new MAC-CE for TCI-state indication for the CORESET#0 is introduced.</w:t>
      </w:r>
    </w:p>
    <w:p w14:paraId="74122FE3" w14:textId="77777777" w:rsidR="00C843D8" w:rsidRPr="00C843D8" w:rsidRDefault="00C843D8" w:rsidP="008E772F">
      <w:pPr>
        <w:numPr>
          <w:ilvl w:val="0"/>
          <w:numId w:val="145"/>
        </w:numPr>
        <w:rPr>
          <w:szCs w:val="20"/>
        </w:rPr>
      </w:pPr>
      <w:r w:rsidRPr="00C843D8">
        <w:rPr>
          <w:szCs w:val="20"/>
        </w:rPr>
        <w:t>FFS: Whether the existing RRC configuration and/or existing MAC-CE field can be used to configure/indicate dedicated TCI-state or SSB index for the CORESET#0</w:t>
      </w:r>
    </w:p>
    <w:p w14:paraId="78C41770" w14:textId="77777777" w:rsidR="00C843D8" w:rsidRPr="00C843D8" w:rsidRDefault="00C843D8" w:rsidP="008E772F">
      <w:pPr>
        <w:numPr>
          <w:ilvl w:val="0"/>
          <w:numId w:val="145"/>
        </w:numPr>
        <w:rPr>
          <w:szCs w:val="20"/>
        </w:rPr>
      </w:pPr>
      <w:r w:rsidRPr="00C843D8">
        <w:rPr>
          <w:szCs w:val="20"/>
        </w:rPr>
        <w:t>FFS: Whether/how to support BFR for the CORESET#0</w:t>
      </w:r>
    </w:p>
    <w:p w14:paraId="15C42D2F" w14:textId="77777777" w:rsidR="00C843D8" w:rsidRPr="00C843D8" w:rsidRDefault="00C843D8" w:rsidP="00C843D8"/>
    <w:p w14:paraId="2206238A" w14:textId="77777777" w:rsidR="00C843D8" w:rsidRPr="00C843D8" w:rsidRDefault="00C843D8" w:rsidP="00C843D8">
      <w:pPr>
        <w:rPr>
          <w:szCs w:val="20"/>
        </w:rPr>
      </w:pPr>
      <w:r w:rsidRPr="00C843D8">
        <w:rPr>
          <w:szCs w:val="20"/>
          <w:highlight w:val="green"/>
        </w:rPr>
        <w:t>Agreements</w:t>
      </w:r>
      <w:r w:rsidRPr="00C843D8">
        <w:rPr>
          <w:szCs w:val="20"/>
        </w:rPr>
        <w:t>:</w:t>
      </w:r>
    </w:p>
    <w:p w14:paraId="608E3933" w14:textId="07CE4593" w:rsidR="00C843D8" w:rsidRPr="00C843D8" w:rsidRDefault="00C843D8" w:rsidP="008E772F">
      <w:pPr>
        <w:pStyle w:val="ListParagraph"/>
        <w:numPr>
          <w:ilvl w:val="0"/>
          <w:numId w:val="148"/>
        </w:numPr>
      </w:pPr>
      <w:r w:rsidRPr="00C843D8">
        <w:t xml:space="preserve">From RAN1 perspective, the parameters </w:t>
      </w:r>
      <w:r w:rsidRPr="00C843D8">
        <w:rPr>
          <w:i/>
        </w:rPr>
        <w:t>monitoringPeriodicity</w:t>
      </w:r>
      <w:r w:rsidRPr="00C843D8">
        <w:t xml:space="preserve"> and </w:t>
      </w:r>
      <w:r w:rsidRPr="00C843D8">
        <w:rPr>
          <w:i/>
        </w:rPr>
        <w:t>nrofPDCCH-Candidates</w:t>
      </w:r>
      <w:r w:rsidRPr="00C843D8">
        <w:t xml:space="preserve"> under </w:t>
      </w:r>
      <w:r w:rsidRPr="00C843D8">
        <w:rPr>
          <w:i/>
        </w:rPr>
        <w:t>dci-Format2-3</w:t>
      </w:r>
      <w:r w:rsidRPr="00C843D8">
        <w:t xml:space="preserve"> in the RRC IE </w:t>
      </w:r>
      <w:r w:rsidRPr="00C843D8">
        <w:rPr>
          <w:i/>
        </w:rPr>
        <w:t>SearchSpace</w:t>
      </w:r>
      <w:r w:rsidRPr="00C843D8">
        <w:t xml:space="preserve"> have no use. It is up to RAN2 to delete or disable these two parameters</w:t>
      </w:r>
    </w:p>
    <w:p w14:paraId="4B355216" w14:textId="77777777" w:rsidR="00C843D8" w:rsidRPr="00C843D8" w:rsidRDefault="00C843D8" w:rsidP="008E772F">
      <w:pPr>
        <w:pStyle w:val="ListParagraph"/>
        <w:numPr>
          <w:ilvl w:val="1"/>
          <w:numId w:val="148"/>
        </w:numPr>
      </w:pPr>
      <w:r w:rsidRPr="00C843D8">
        <w:t>Note: No RAN1 spec impact is expected</w:t>
      </w:r>
    </w:p>
    <w:p w14:paraId="579AF9CC" w14:textId="1812DFD8" w:rsidR="00C843D8" w:rsidRDefault="00C843D8" w:rsidP="008E772F">
      <w:pPr>
        <w:pStyle w:val="ListParagraph"/>
        <w:numPr>
          <w:ilvl w:val="0"/>
          <w:numId w:val="148"/>
        </w:numPr>
      </w:pPr>
      <w:r w:rsidRPr="00C843D8">
        <w:t xml:space="preserve">Send LS to RAN2 about the agreements – </w:t>
      </w:r>
      <w:hyperlink r:id="rId1166" w:history="1">
        <w:r w:rsidR="00D93AE1">
          <w:rPr>
            <w:rStyle w:val="Hyperlink"/>
          </w:rPr>
          <w:t>R1-1809856</w:t>
        </w:r>
      </w:hyperlink>
    </w:p>
    <w:p w14:paraId="4B965E14" w14:textId="77777777" w:rsidR="005A2514" w:rsidRPr="005A2514" w:rsidRDefault="00554859" w:rsidP="007363BF">
      <w:pPr>
        <w:rPr>
          <w:b/>
        </w:rPr>
      </w:pPr>
      <w:r w:rsidRPr="005A2514">
        <w:rPr>
          <w:b/>
        </w:rPr>
        <w:t>R1-1809856</w:t>
      </w:r>
      <w:r w:rsidRPr="005A2514">
        <w:rPr>
          <w:b/>
        </w:rPr>
        <w:tab/>
        <w:t>Draft LS on DCI format 2_3</w:t>
      </w:r>
      <w:r w:rsidRPr="005A2514">
        <w:rPr>
          <w:b/>
        </w:rPr>
        <w:tab/>
        <w:t>NTT DOCOMO</w:t>
      </w:r>
    </w:p>
    <w:p w14:paraId="7B41260C" w14:textId="69893100" w:rsidR="005A2514" w:rsidRPr="00BD0234" w:rsidRDefault="005A2514" w:rsidP="005A2514">
      <w:pPr>
        <w:rPr>
          <w:rFonts w:ascii="Times New Roman" w:hAnsi="Times New Roman"/>
          <w:szCs w:val="20"/>
        </w:rPr>
      </w:pPr>
      <w:r>
        <w:rPr>
          <w:rFonts w:ascii="Times New Roman" w:hAnsi="Times New Roman"/>
          <w:b/>
          <w:szCs w:val="20"/>
        </w:rPr>
        <w:t>Friday d</w:t>
      </w:r>
      <w:r w:rsidRPr="00777035">
        <w:rPr>
          <w:rFonts w:ascii="Times New Roman" w:hAnsi="Times New Roman"/>
          <w:b/>
          <w:szCs w:val="20"/>
        </w:rPr>
        <w:t xml:space="preserve">ecision: </w:t>
      </w:r>
      <w:r w:rsidRPr="00777035">
        <w:rPr>
          <w:rFonts w:ascii="Times New Roman" w:hAnsi="Times New Roman"/>
          <w:szCs w:val="20"/>
        </w:rPr>
        <w:t>The d</w:t>
      </w:r>
      <w:r>
        <w:rPr>
          <w:rFonts w:ascii="Times New Roman" w:hAnsi="Times New Roman"/>
          <w:szCs w:val="20"/>
        </w:rPr>
        <w:t xml:space="preserve">raft LS is endorsed and final LS is </w:t>
      </w:r>
      <w:r w:rsidRPr="005A2514">
        <w:rPr>
          <w:rFonts w:ascii="Times New Roman" w:hAnsi="Times New Roman"/>
          <w:szCs w:val="20"/>
          <w:highlight w:val="green"/>
        </w:rPr>
        <w:t>approved in R1-1809966</w:t>
      </w:r>
      <w:r>
        <w:rPr>
          <w:rFonts w:ascii="Times New Roman" w:hAnsi="Times New Roman"/>
          <w:szCs w:val="20"/>
        </w:rPr>
        <w:t>.</w:t>
      </w:r>
    </w:p>
    <w:p w14:paraId="2043D0EE" w14:textId="77777777" w:rsidR="005A2514" w:rsidRDefault="005A2514" w:rsidP="007363BF"/>
    <w:p w14:paraId="199C0612" w14:textId="77777777" w:rsidR="005A2514" w:rsidRDefault="005A2514" w:rsidP="007363BF"/>
    <w:p w14:paraId="76C6FDE0" w14:textId="65160A75" w:rsidR="00C843D8" w:rsidRPr="00C843D8" w:rsidRDefault="00C843D8" w:rsidP="007363BF">
      <w:pPr>
        <w:rPr>
          <w:lang w:eastAsia="ja-JP"/>
        </w:rPr>
      </w:pPr>
      <w:r w:rsidRPr="00C843D8">
        <w:rPr>
          <w:highlight w:val="green"/>
        </w:rPr>
        <w:t>Agreements</w:t>
      </w:r>
      <w:r w:rsidRPr="00C843D8">
        <w:t>:</w:t>
      </w:r>
      <w:r w:rsidR="007363BF">
        <w:t xml:space="preserve"> </w:t>
      </w:r>
      <w:r w:rsidRPr="00C843D8">
        <w:rPr>
          <w:lang w:eastAsia="ja-JP"/>
        </w:rPr>
        <w:t>RAN1#93 agreements are updated as follows (to cover Case 5):</w:t>
      </w:r>
    </w:p>
    <w:p w14:paraId="4B067269" w14:textId="77777777" w:rsidR="00C843D8" w:rsidRPr="00C843D8" w:rsidRDefault="00C843D8" w:rsidP="008E772F">
      <w:pPr>
        <w:pStyle w:val="ListParagraph"/>
        <w:numPr>
          <w:ilvl w:val="0"/>
          <w:numId w:val="149"/>
        </w:numPr>
      </w:pPr>
      <w:r w:rsidRPr="00C843D8">
        <w:rPr>
          <w:rFonts w:hint="eastAsia"/>
        </w:rPr>
        <w:t>F</w:t>
      </w:r>
      <w:r w:rsidRPr="00C843D8">
        <w:t xml:space="preserve">or self-scheduling with same numerology </w:t>
      </w:r>
      <w:r w:rsidRPr="007363BF">
        <w:rPr>
          <w:color w:val="FF0000"/>
          <w:u w:val="single"/>
        </w:rPr>
        <w:t>or for cross-carrier scheduling with the same numerology for all the DL serving cells</w:t>
      </w:r>
      <w:r w:rsidRPr="00C843D8">
        <w:t>, and the number of DL-CCs is more than 4 and with up to T DL-CCs where the UE reports BD capability of y &lt; T, the limit of BDs/CCEs per CC per slot is</w:t>
      </w:r>
    </w:p>
    <w:p w14:paraId="515FFFAF" w14:textId="77777777" w:rsidR="00C843D8" w:rsidRPr="00C843D8" w:rsidRDefault="00C843D8" w:rsidP="008E772F">
      <w:pPr>
        <w:pStyle w:val="ListParagraph"/>
        <w:numPr>
          <w:ilvl w:val="1"/>
          <w:numId w:val="149"/>
        </w:numPr>
      </w:pPr>
      <w:r w:rsidRPr="00C843D8">
        <w:t>The total number of BDs/CCEs across CCs is based on UE BD capability. It can be split across CCs, subject to the non-CA limit on each CC.</w:t>
      </w:r>
    </w:p>
    <w:p w14:paraId="6AE0B8BC" w14:textId="77777777" w:rsidR="00C843D8" w:rsidRPr="007363BF" w:rsidRDefault="00C843D8" w:rsidP="008E772F">
      <w:pPr>
        <w:pStyle w:val="ListParagraph"/>
        <w:numPr>
          <w:ilvl w:val="1"/>
          <w:numId w:val="149"/>
        </w:numPr>
        <w:rPr>
          <w:color w:val="FF0000"/>
          <w:u w:val="single"/>
        </w:rPr>
      </w:pPr>
      <w:r w:rsidRPr="007363BF">
        <w:rPr>
          <w:color w:val="FF0000"/>
          <w:u w:val="single"/>
        </w:rPr>
        <w:t xml:space="preserve">For SCell, NW ensures no overbooking based on non-CA case occurs. For cross-carrier scheduling, </w:t>
      </w:r>
      <w:r w:rsidRPr="007363BF">
        <w:rPr>
          <w:rFonts w:hint="eastAsia"/>
          <w:color w:val="FF0000"/>
          <w:u w:val="single"/>
        </w:rPr>
        <w:t>B</w:t>
      </w:r>
      <w:r w:rsidRPr="007363BF">
        <w:rPr>
          <w:color w:val="FF0000"/>
          <w:u w:val="single"/>
        </w:rPr>
        <w:t>Ds/CCEs overlapped across DL serving cells are independently counted (i.e., counted per serving cell).</w:t>
      </w:r>
    </w:p>
    <w:p w14:paraId="4A1BEE2C" w14:textId="77777777" w:rsidR="00C843D8" w:rsidRPr="00C843D8" w:rsidRDefault="00C843D8" w:rsidP="00C843D8">
      <w:pPr>
        <w:rPr>
          <w:rFonts w:eastAsia="MS Mincho"/>
          <w:lang w:eastAsia="ja-JP"/>
        </w:rPr>
      </w:pPr>
    </w:p>
    <w:p w14:paraId="2C8CDACA" w14:textId="77777777" w:rsidR="00C843D8" w:rsidRPr="005A2514" w:rsidRDefault="00C843D8" w:rsidP="00C843D8">
      <w:pPr>
        <w:rPr>
          <w:szCs w:val="20"/>
        </w:rPr>
      </w:pPr>
      <w:r w:rsidRPr="005A2514">
        <w:rPr>
          <w:szCs w:val="20"/>
        </w:rPr>
        <w:t>Proposals:</w:t>
      </w:r>
    </w:p>
    <w:p w14:paraId="32B231D4" w14:textId="77777777" w:rsidR="00C843D8" w:rsidRPr="005A2514" w:rsidRDefault="00C843D8" w:rsidP="008E772F">
      <w:pPr>
        <w:numPr>
          <w:ilvl w:val="0"/>
          <w:numId w:val="147"/>
        </w:numPr>
        <w:rPr>
          <w:szCs w:val="20"/>
        </w:rPr>
      </w:pPr>
      <w:r w:rsidRPr="005A2514">
        <w:rPr>
          <w:szCs w:val="20"/>
        </w:rPr>
        <w:t>For a UE monitors multiple search spaces associated with different CORESETs,</w:t>
      </w:r>
    </w:p>
    <w:p w14:paraId="792E5F90" w14:textId="77777777" w:rsidR="00C843D8" w:rsidRPr="005A2514" w:rsidRDefault="00C843D8" w:rsidP="008E772F">
      <w:pPr>
        <w:numPr>
          <w:ilvl w:val="1"/>
          <w:numId w:val="147"/>
        </w:numPr>
        <w:rPr>
          <w:szCs w:val="20"/>
        </w:rPr>
      </w:pPr>
      <w:r w:rsidRPr="005A2514">
        <w:rPr>
          <w:szCs w:val="20"/>
        </w:rPr>
        <w:t>if the monitoring occasions of the search spaces are overlapped in time [or are separated less than Threshold-Sched-Offset in time], the UE may assume that the DM-RS of PDCCHs in the search spaces are quasi co-located with the RS(s) in the TCI state with respect to the QCL parameter(s) used for PDCCH quasi co-location indication of the lowest CORESET-ID among the CORESETs associated with the search spaces.</w:t>
      </w:r>
    </w:p>
    <w:p w14:paraId="03151772" w14:textId="77777777" w:rsidR="00C843D8" w:rsidRPr="00C843D8" w:rsidRDefault="00C843D8" w:rsidP="00C843D8"/>
    <w:p w14:paraId="5B3114E7" w14:textId="29DC57E3" w:rsidR="00C843D8" w:rsidRPr="00C843D8" w:rsidRDefault="00C843D8" w:rsidP="00C843D8">
      <w:pPr>
        <w:rPr>
          <w:szCs w:val="20"/>
        </w:rPr>
      </w:pPr>
      <w:r w:rsidRPr="00C843D8">
        <w:rPr>
          <w:szCs w:val="20"/>
          <w:highlight w:val="green"/>
        </w:rPr>
        <w:t>Agreement</w:t>
      </w:r>
      <w:r w:rsidRPr="00C843D8">
        <w:rPr>
          <w:szCs w:val="20"/>
        </w:rPr>
        <w:t>:</w:t>
      </w:r>
    </w:p>
    <w:p w14:paraId="04FBCD5F" w14:textId="77777777" w:rsidR="00C843D8" w:rsidRPr="00C843D8" w:rsidRDefault="00C843D8" w:rsidP="008E772F">
      <w:pPr>
        <w:pStyle w:val="ListParagraph"/>
        <w:numPr>
          <w:ilvl w:val="0"/>
          <w:numId w:val="149"/>
        </w:numPr>
      </w:pPr>
      <w:r w:rsidRPr="00C843D8">
        <w:t>Adopt following TP for TS 38.213 Section 10.</w:t>
      </w:r>
    </w:p>
    <w:p w14:paraId="25B7EA4D" w14:textId="77777777" w:rsidR="007363BF" w:rsidRDefault="007363BF" w:rsidP="00C843D8">
      <w:pPr>
        <w:rPr>
          <w:rFonts w:ascii="Times New Roman" w:eastAsia="Yu Mincho" w:hAnsi="Times New Roman"/>
          <w:szCs w:val="20"/>
        </w:rPr>
      </w:pPr>
      <w:r>
        <w:rPr>
          <w:rFonts w:ascii="Times New Roman" w:eastAsia="Yu Mincho" w:hAnsi="Times New Roman"/>
          <w:szCs w:val="20"/>
        </w:rPr>
        <w:t>===== start of TP =====</w:t>
      </w:r>
    </w:p>
    <w:p w14:paraId="4B026BC2" w14:textId="04AE1713" w:rsidR="00C843D8" w:rsidRPr="00C843D8" w:rsidRDefault="00C843D8" w:rsidP="00C843D8">
      <w:pPr>
        <w:rPr>
          <w:szCs w:val="20"/>
          <w:lang w:eastAsia="ja-JP"/>
        </w:rPr>
      </w:pPr>
      <w:r w:rsidRPr="00C843D8">
        <w:rPr>
          <w:rFonts w:ascii="Times New Roman" w:eastAsia="Yu Mincho" w:hAnsi="Times New Roman"/>
          <w:szCs w:val="20"/>
        </w:rPr>
        <w:t>If the UE is configured with a SCG, the UE shall apply the procedures described in this clause for both MCG and SCG</w:t>
      </w:r>
      <w:r w:rsidRPr="00C843D8">
        <w:rPr>
          <w:rFonts w:ascii="Times New Roman" w:eastAsia="Yu Mincho" w:hAnsi="Times New Roman"/>
          <w:color w:val="FF0000"/>
          <w:szCs w:val="20"/>
          <w:u w:val="single"/>
        </w:rPr>
        <w:t xml:space="preserve"> except for PDCCH monitoring for Type0/0A/2-PDCCH common search spaces, in which case the UE is not required to apply the procedures in this clause for SCG</w:t>
      </w:r>
      <w:r w:rsidRPr="00C843D8">
        <w:rPr>
          <w:rFonts w:ascii="Times New Roman" w:eastAsia="Yu Mincho" w:hAnsi="Times New Roman"/>
          <w:szCs w:val="20"/>
        </w:rPr>
        <w:t>.</w:t>
      </w:r>
    </w:p>
    <w:p w14:paraId="36ECDECC" w14:textId="12102C6A" w:rsidR="00C843D8" w:rsidRDefault="007363BF" w:rsidP="00C843D8">
      <w:r>
        <w:t>===== end of TP =====</w:t>
      </w:r>
    </w:p>
    <w:p w14:paraId="1184A77E" w14:textId="77777777" w:rsidR="007363BF" w:rsidRPr="00C843D8" w:rsidRDefault="007363BF" w:rsidP="00C843D8"/>
    <w:p w14:paraId="382C1279" w14:textId="77777777" w:rsidR="00C843D8" w:rsidRPr="00C843D8" w:rsidRDefault="00C843D8" w:rsidP="00C843D8">
      <w:r w:rsidRPr="00C843D8">
        <w:rPr>
          <w:highlight w:val="green"/>
        </w:rPr>
        <w:t>Agreements</w:t>
      </w:r>
      <w:r w:rsidRPr="00C843D8">
        <w:t>:</w:t>
      </w:r>
    </w:p>
    <w:p w14:paraId="0DCD880C" w14:textId="77777777" w:rsidR="00C843D8" w:rsidRPr="00C843D8" w:rsidRDefault="00C843D8" w:rsidP="008E772F">
      <w:pPr>
        <w:pStyle w:val="ListParagraph"/>
        <w:numPr>
          <w:ilvl w:val="0"/>
          <w:numId w:val="149"/>
        </w:numPr>
      </w:pPr>
      <w:r w:rsidRPr="00C843D8">
        <w:rPr>
          <w:rFonts w:hint="eastAsia"/>
        </w:rPr>
        <w:t>A</w:t>
      </w:r>
      <w:r w:rsidRPr="00C843D8">
        <w:t>dopt following TP for TS38.211 Subclause 7.4.1.3.2.</w:t>
      </w:r>
    </w:p>
    <w:p w14:paraId="352021C3" w14:textId="77777777" w:rsidR="007363BF" w:rsidRDefault="007363BF" w:rsidP="007363BF">
      <w:pPr>
        <w:rPr>
          <w:rFonts w:ascii="Times New Roman" w:eastAsia="Yu Mincho" w:hAnsi="Times New Roman"/>
          <w:szCs w:val="20"/>
        </w:rPr>
      </w:pPr>
      <w:r>
        <w:rPr>
          <w:rFonts w:ascii="Times New Roman" w:eastAsia="Yu Mincho" w:hAnsi="Times New Roman"/>
          <w:szCs w:val="20"/>
        </w:rPr>
        <w:t>===== start of TP =====</w:t>
      </w:r>
    </w:p>
    <w:p w14:paraId="20E8F0E7" w14:textId="77777777" w:rsidR="00C843D8" w:rsidRPr="00C843D8" w:rsidRDefault="00C843D8" w:rsidP="007363BF">
      <w:pPr>
        <w:ind w:left="720" w:hanging="720"/>
        <w:rPr>
          <w:rFonts w:ascii="Times New Roman" w:eastAsia="Yu Mincho" w:hAnsi="Times New Roman"/>
          <w:szCs w:val="20"/>
        </w:rPr>
      </w:pPr>
      <w:r w:rsidRPr="00C843D8">
        <w:rPr>
          <w:rFonts w:ascii="Times New Roman" w:eastAsia="Yu Mincho" w:hAnsi="Times New Roman"/>
          <w:szCs w:val="20"/>
        </w:rPr>
        <w:t xml:space="preserve">The reference point for </w:t>
      </w:r>
      <w:r w:rsidRPr="00C843D8">
        <w:rPr>
          <w:rFonts w:ascii="Times New Roman" w:eastAsia="Yu Mincho" w:hAnsi="Times New Roman"/>
          <w:position w:val="-6"/>
          <w:szCs w:val="20"/>
        </w:rPr>
        <w:object w:dxaOrig="180" w:dyaOrig="260" w14:anchorId="356258FE">
          <v:shape id="_x0000_i1414" type="#_x0000_t75" style="width:9.6pt;height:12.8pt" o:ole="">
            <v:imagedata r:id="rId1167" o:title=""/>
          </v:shape>
          <o:OLEObject Type="Embed" ProgID="Equation.3" ShapeID="_x0000_i1414" DrawAspect="Content" ObjectID="_1600200802" r:id="rId1168"/>
        </w:object>
      </w:r>
      <w:r w:rsidRPr="00C843D8">
        <w:rPr>
          <w:rFonts w:ascii="Times New Roman" w:eastAsia="Yu Mincho" w:hAnsi="Times New Roman"/>
          <w:szCs w:val="20"/>
        </w:rPr>
        <w:t xml:space="preserve"> is </w:t>
      </w:r>
    </w:p>
    <w:p w14:paraId="236E9EC5" w14:textId="77777777" w:rsidR="00C843D8" w:rsidRPr="00C843D8" w:rsidRDefault="00C843D8" w:rsidP="007363BF">
      <w:pPr>
        <w:ind w:left="568" w:hanging="284"/>
        <w:rPr>
          <w:rFonts w:ascii="Times New Roman" w:eastAsia="Yu Mincho" w:hAnsi="Times New Roman"/>
          <w:szCs w:val="20"/>
        </w:rPr>
      </w:pPr>
      <w:r w:rsidRPr="00C843D8">
        <w:rPr>
          <w:rFonts w:ascii="Times New Roman" w:eastAsia="Yu Mincho" w:hAnsi="Times New Roman"/>
          <w:szCs w:val="20"/>
        </w:rPr>
        <w:t>-</w:t>
      </w:r>
      <w:r w:rsidRPr="00C843D8">
        <w:rPr>
          <w:rFonts w:ascii="Times New Roman" w:eastAsia="Yu Mincho" w:hAnsi="Times New Roman"/>
          <w:szCs w:val="20"/>
        </w:rPr>
        <w:tab/>
        <w:t xml:space="preserve">subcarrier 0 of the lowest-numbered resource block in </w:t>
      </w:r>
      <w:r w:rsidRPr="00C843D8">
        <w:rPr>
          <w:rFonts w:ascii="Times New Roman" w:eastAsia="Yu Mincho" w:hAnsi="Times New Roman"/>
          <w:color w:val="FF0000"/>
          <w:szCs w:val="20"/>
          <w:u w:val="single"/>
        </w:rPr>
        <w:t xml:space="preserve">the </w:t>
      </w:r>
      <w:r w:rsidRPr="00C843D8">
        <w:rPr>
          <w:rFonts w:ascii="Times New Roman" w:eastAsia="Yu Mincho" w:hAnsi="Times New Roman"/>
          <w:szCs w:val="20"/>
        </w:rPr>
        <w:t>CORESET if the CORESET</w:t>
      </w:r>
      <w:r w:rsidRPr="00C843D8">
        <w:rPr>
          <w:rFonts w:ascii="Times New Roman" w:eastAsia="Yu Mincho" w:hAnsi="Times New Roman"/>
          <w:color w:val="FF0000"/>
          <w:szCs w:val="20"/>
        </w:rPr>
        <w:t xml:space="preserve"> </w:t>
      </w:r>
      <w:r w:rsidRPr="00C843D8">
        <w:rPr>
          <w:rFonts w:ascii="Times New Roman" w:eastAsia="Yu Mincho" w:hAnsi="Times New Roman"/>
          <w:szCs w:val="20"/>
        </w:rPr>
        <w:t>is configured by the PBCH or</w:t>
      </w:r>
      <w:r w:rsidRPr="00C843D8">
        <w:rPr>
          <w:rFonts w:ascii="Times New Roman" w:eastAsia="Yu Mincho" w:hAnsi="Times New Roman"/>
          <w:color w:val="FF0000"/>
          <w:szCs w:val="20"/>
          <w:u w:val="single"/>
        </w:rPr>
        <w:t xml:space="preserve"> by the </w:t>
      </w:r>
      <w:r w:rsidRPr="00C843D8">
        <w:rPr>
          <w:rFonts w:ascii="Times New Roman" w:eastAsia="Yu Mincho" w:hAnsi="Times New Roman"/>
          <w:i/>
          <w:color w:val="FF0000"/>
          <w:szCs w:val="20"/>
          <w:u w:val="single"/>
        </w:rPr>
        <w:t>controlResourceSetZero</w:t>
      </w:r>
      <w:r w:rsidRPr="00C843D8">
        <w:rPr>
          <w:rFonts w:ascii="Times New Roman" w:eastAsia="Yu Mincho" w:hAnsi="Times New Roman"/>
          <w:color w:val="FF0000"/>
          <w:szCs w:val="20"/>
          <w:u w:val="single"/>
        </w:rPr>
        <w:t xml:space="preserve"> in the </w:t>
      </w:r>
      <w:r w:rsidRPr="00C843D8">
        <w:rPr>
          <w:rFonts w:ascii="Times New Roman" w:eastAsia="Yu Mincho" w:hAnsi="Times New Roman"/>
          <w:i/>
          <w:color w:val="FF0000"/>
          <w:szCs w:val="20"/>
          <w:u w:val="single"/>
        </w:rPr>
        <w:t>PDCCH-ConfigCommon</w:t>
      </w:r>
      <w:r w:rsidRPr="00C843D8">
        <w:rPr>
          <w:rFonts w:ascii="Times New Roman" w:eastAsia="Yu Mincho" w:hAnsi="Times New Roman"/>
          <w:color w:val="FF0000"/>
          <w:szCs w:val="20"/>
        </w:rPr>
        <w:t xml:space="preserve"> </w:t>
      </w:r>
      <w:r w:rsidRPr="00C843D8">
        <w:rPr>
          <w:rFonts w:ascii="Times New Roman" w:eastAsia="Yu Mincho" w:hAnsi="Times New Roman"/>
          <w:strike/>
          <w:color w:val="FF0000"/>
          <w:szCs w:val="20"/>
        </w:rPr>
        <w:t>SIB1</w:t>
      </w:r>
      <w:r w:rsidRPr="00C843D8">
        <w:rPr>
          <w:rFonts w:ascii="Times New Roman" w:eastAsia="Yu Mincho" w:hAnsi="Times New Roman"/>
          <w:szCs w:val="20"/>
        </w:rPr>
        <w:t>,</w:t>
      </w:r>
    </w:p>
    <w:p w14:paraId="65CD9EAA" w14:textId="0CB7413D" w:rsidR="00C843D8" w:rsidRDefault="00C843D8" w:rsidP="007363BF">
      <w:pPr>
        <w:ind w:left="568" w:hanging="284"/>
        <w:rPr>
          <w:rFonts w:ascii="Times New Roman" w:eastAsia="Yu Mincho" w:hAnsi="Times New Roman"/>
          <w:szCs w:val="20"/>
        </w:rPr>
      </w:pPr>
      <w:r w:rsidRPr="00C843D8">
        <w:rPr>
          <w:rFonts w:ascii="Times New Roman" w:eastAsia="Yu Mincho" w:hAnsi="Times New Roman"/>
          <w:szCs w:val="20"/>
        </w:rPr>
        <w:t>-</w:t>
      </w:r>
      <w:r w:rsidRPr="00C843D8">
        <w:rPr>
          <w:rFonts w:ascii="Times New Roman" w:eastAsia="Yu Mincho" w:hAnsi="Times New Roman"/>
          <w:szCs w:val="20"/>
        </w:rPr>
        <w:tab/>
        <w:t>subcarrier 0 in common resource block 0 otherwise</w:t>
      </w:r>
    </w:p>
    <w:p w14:paraId="1CB00B05" w14:textId="30A916F5" w:rsidR="007363BF" w:rsidRDefault="007363BF" w:rsidP="007363BF">
      <w:pPr>
        <w:rPr>
          <w:rFonts w:ascii="Times New Roman" w:eastAsia="Yu Mincho" w:hAnsi="Times New Roman"/>
          <w:szCs w:val="20"/>
        </w:rPr>
      </w:pPr>
      <w:r>
        <w:rPr>
          <w:rFonts w:ascii="Times New Roman" w:eastAsia="Yu Mincho" w:hAnsi="Times New Roman"/>
          <w:szCs w:val="20"/>
        </w:rPr>
        <w:t>=====</w:t>
      </w:r>
      <w:r w:rsidR="007D6A8D">
        <w:rPr>
          <w:rFonts w:ascii="Times New Roman" w:eastAsia="Yu Mincho" w:hAnsi="Times New Roman"/>
          <w:szCs w:val="20"/>
        </w:rPr>
        <w:t xml:space="preserve"> end</w:t>
      </w:r>
      <w:r>
        <w:rPr>
          <w:rFonts w:ascii="Times New Roman" w:eastAsia="Yu Mincho" w:hAnsi="Times New Roman"/>
          <w:szCs w:val="20"/>
        </w:rPr>
        <w:t xml:space="preserve"> of TP =====</w:t>
      </w:r>
    </w:p>
    <w:p w14:paraId="6D4E71C9" w14:textId="768FB24C" w:rsidR="007363BF" w:rsidRDefault="007363BF" w:rsidP="007363BF"/>
    <w:p w14:paraId="01B817EE" w14:textId="77777777" w:rsidR="007363BF" w:rsidRPr="00C843D8" w:rsidRDefault="007363BF" w:rsidP="007363BF"/>
    <w:p w14:paraId="1C4CDB51" w14:textId="77777777" w:rsidR="00C843D8" w:rsidRPr="00C843D8" w:rsidRDefault="00C843D8" w:rsidP="00C843D8">
      <w:pPr>
        <w:rPr>
          <w:szCs w:val="20"/>
        </w:rPr>
      </w:pPr>
      <w:r w:rsidRPr="00C843D8">
        <w:rPr>
          <w:szCs w:val="20"/>
          <w:highlight w:val="green"/>
        </w:rPr>
        <w:t>Agreements</w:t>
      </w:r>
      <w:r w:rsidRPr="00C843D8">
        <w:rPr>
          <w:szCs w:val="20"/>
        </w:rPr>
        <w:t>:</w:t>
      </w:r>
    </w:p>
    <w:p w14:paraId="4B867A0F" w14:textId="77777777" w:rsidR="00C843D8" w:rsidRPr="00C843D8" w:rsidRDefault="00C843D8" w:rsidP="008E772F">
      <w:pPr>
        <w:pStyle w:val="ListParagraph"/>
        <w:numPr>
          <w:ilvl w:val="0"/>
          <w:numId w:val="149"/>
        </w:numPr>
      </w:pPr>
      <w:r w:rsidRPr="00C843D8">
        <w:t>To adopt the following TP to 38.213:</w:t>
      </w:r>
    </w:p>
    <w:p w14:paraId="5749FA0F" w14:textId="77777777" w:rsidR="007D6A8D" w:rsidRDefault="007D6A8D" w:rsidP="007D6A8D">
      <w:pPr>
        <w:rPr>
          <w:rFonts w:ascii="Times New Roman" w:eastAsia="Yu Mincho" w:hAnsi="Times New Roman"/>
          <w:szCs w:val="20"/>
        </w:rPr>
      </w:pPr>
      <w:r>
        <w:rPr>
          <w:rFonts w:ascii="Times New Roman" w:eastAsia="Yu Mincho" w:hAnsi="Times New Roman"/>
          <w:szCs w:val="20"/>
        </w:rPr>
        <w:t>===== start of TP =====</w:t>
      </w:r>
    </w:p>
    <w:p w14:paraId="01055DCE" w14:textId="77777777" w:rsidR="00C843D8" w:rsidRPr="00C843D8" w:rsidRDefault="00C843D8" w:rsidP="00C843D8">
      <w:pPr>
        <w:ind w:left="720" w:hanging="720"/>
        <w:rPr>
          <w:szCs w:val="20"/>
        </w:rPr>
      </w:pPr>
      <w:r w:rsidRPr="00C843D8">
        <w:rPr>
          <w:szCs w:val="20"/>
        </w:rPr>
        <w:t>10</w:t>
      </w:r>
      <w:r w:rsidRPr="00C843D8">
        <w:rPr>
          <w:rFonts w:hint="eastAsia"/>
          <w:szCs w:val="20"/>
        </w:rPr>
        <w:tab/>
      </w:r>
      <w:r w:rsidRPr="00C843D8">
        <w:rPr>
          <w:szCs w:val="20"/>
        </w:rPr>
        <w:t>UE procedure for receiving control information</w:t>
      </w:r>
    </w:p>
    <w:p w14:paraId="45EC5ED5" w14:textId="77777777" w:rsidR="00C843D8" w:rsidRPr="00C843D8" w:rsidRDefault="00C843D8" w:rsidP="00C843D8">
      <w:pPr>
        <w:ind w:left="720" w:hanging="720"/>
        <w:rPr>
          <w:szCs w:val="20"/>
        </w:rPr>
      </w:pPr>
      <w:r w:rsidRPr="00C843D8">
        <w:rPr>
          <w:szCs w:val="20"/>
        </w:rPr>
        <w:t>[…]</w:t>
      </w:r>
    </w:p>
    <w:p w14:paraId="17FEF7A9" w14:textId="77777777" w:rsidR="00C843D8" w:rsidRPr="00C843D8" w:rsidRDefault="00C843D8" w:rsidP="00C843D8">
      <w:pPr>
        <w:ind w:left="720" w:hanging="720"/>
        <w:rPr>
          <w:color w:val="FF0000"/>
          <w:szCs w:val="20"/>
          <w:u w:val="single"/>
        </w:rPr>
      </w:pPr>
      <w:r w:rsidRPr="00C843D8">
        <w:rPr>
          <w:color w:val="FF0000"/>
          <w:szCs w:val="20"/>
          <w:u w:val="single"/>
          <w:lang w:eastAsia="ja-JP"/>
        </w:rPr>
        <w:t>If consistent control information is not detected in a PDCCH, the PDCCH is discarded.</w:t>
      </w:r>
    </w:p>
    <w:p w14:paraId="2B6FCB03" w14:textId="77777777" w:rsidR="00C843D8" w:rsidRPr="00C843D8" w:rsidRDefault="00C843D8" w:rsidP="00C843D8">
      <w:pPr>
        <w:ind w:left="720" w:hanging="720"/>
        <w:rPr>
          <w:szCs w:val="20"/>
          <w:lang w:eastAsia="ja-JP"/>
        </w:rPr>
      </w:pPr>
      <w:r w:rsidRPr="00C843D8">
        <w:rPr>
          <w:rFonts w:hint="eastAsia"/>
          <w:szCs w:val="20"/>
          <w:lang w:eastAsia="ja-JP"/>
        </w:rPr>
        <w:t>[</w:t>
      </w:r>
      <w:r w:rsidRPr="00C843D8">
        <w:rPr>
          <w:szCs w:val="20"/>
          <w:lang w:eastAsia="ja-JP"/>
        </w:rPr>
        <w:t>…]</w:t>
      </w:r>
    </w:p>
    <w:p w14:paraId="6E56D062" w14:textId="77777777" w:rsidR="007D6A8D" w:rsidRDefault="007D6A8D" w:rsidP="007D6A8D">
      <w:pPr>
        <w:rPr>
          <w:rFonts w:ascii="Times New Roman" w:eastAsia="Yu Mincho" w:hAnsi="Times New Roman"/>
          <w:szCs w:val="20"/>
        </w:rPr>
      </w:pPr>
      <w:r>
        <w:rPr>
          <w:rFonts w:ascii="Times New Roman" w:eastAsia="Yu Mincho" w:hAnsi="Times New Roman"/>
          <w:szCs w:val="20"/>
        </w:rPr>
        <w:t>===== end of TP =====</w:t>
      </w:r>
    </w:p>
    <w:p w14:paraId="7ACC09E7" w14:textId="77777777" w:rsidR="00C843D8" w:rsidRPr="00C843D8" w:rsidRDefault="00C843D8" w:rsidP="00C843D8"/>
    <w:p w14:paraId="00A4DEA1" w14:textId="444A28DF" w:rsidR="00C843D8" w:rsidRPr="00C843D8" w:rsidRDefault="00C843D8" w:rsidP="00C843D8">
      <w:pPr>
        <w:rPr>
          <w:highlight w:val="green"/>
        </w:rPr>
      </w:pPr>
      <w:r w:rsidRPr="00C843D8">
        <w:rPr>
          <w:highlight w:val="green"/>
        </w:rPr>
        <w:t>Agreement:</w:t>
      </w:r>
    </w:p>
    <w:p w14:paraId="4FFD75C4" w14:textId="67EDCCB1" w:rsidR="00C843D8" w:rsidRPr="00C843D8" w:rsidRDefault="00C843D8" w:rsidP="008E772F">
      <w:pPr>
        <w:pStyle w:val="ListParagraph"/>
        <w:numPr>
          <w:ilvl w:val="0"/>
          <w:numId w:val="149"/>
        </w:numPr>
      </w:pPr>
      <w:r w:rsidRPr="00C843D8">
        <w:t xml:space="preserve">The TP at the end of Section 3.5 in </w:t>
      </w:r>
      <w:hyperlink r:id="rId1169" w:history="1">
        <w:r w:rsidR="00D93AE1">
          <w:rPr>
            <w:rStyle w:val="Hyperlink"/>
          </w:rPr>
          <w:t>R1-1809855</w:t>
        </w:r>
      </w:hyperlink>
      <w:r w:rsidRPr="00C843D8">
        <w:t xml:space="preserve"> is endorsed</w:t>
      </w:r>
    </w:p>
    <w:p w14:paraId="499BD1A5" w14:textId="77777777" w:rsidR="00C843D8" w:rsidRPr="00C843D8" w:rsidRDefault="00C843D8" w:rsidP="00C843D8">
      <w:pPr>
        <w:ind w:left="720" w:hanging="720"/>
      </w:pPr>
    </w:p>
    <w:p w14:paraId="79C68C64" w14:textId="77777777" w:rsidR="00C843D8" w:rsidRPr="00C843D8" w:rsidRDefault="00C843D8" w:rsidP="00C843D8">
      <w:pPr>
        <w:ind w:left="720" w:hanging="720"/>
        <w:rPr>
          <w:szCs w:val="20"/>
        </w:rPr>
      </w:pPr>
      <w:r w:rsidRPr="00C843D8">
        <w:rPr>
          <w:b/>
          <w:szCs w:val="20"/>
          <w:u w:val="single"/>
        </w:rPr>
        <w:t>Conclusion</w:t>
      </w:r>
      <w:r w:rsidRPr="00C843D8">
        <w:rPr>
          <w:szCs w:val="20"/>
        </w:rPr>
        <w:t>:</w:t>
      </w:r>
    </w:p>
    <w:p w14:paraId="5104D648" w14:textId="77777777" w:rsidR="00C843D8" w:rsidRPr="00C843D8" w:rsidRDefault="00C843D8" w:rsidP="008E772F">
      <w:pPr>
        <w:pStyle w:val="ListParagraph"/>
        <w:numPr>
          <w:ilvl w:val="0"/>
          <w:numId w:val="149"/>
        </w:numPr>
      </w:pPr>
      <w:r w:rsidRPr="00C843D8">
        <w:lastRenderedPageBreak/>
        <w:t>At least for self-scheduling and for cross-carrier scheduling with the same numerology for all the DL serving cells, total number of CCEs or BDs corresponding to the remaining PDCCH candidates after PDCCH candidates are dropped based on the non-CA limit for the PCell (PSCell) and the configured PDCCH candidates for SCells is guaranteed by network to be no more than the CA limit.</w:t>
      </w:r>
    </w:p>
    <w:p w14:paraId="419D6F08" w14:textId="77777777" w:rsidR="00C843D8" w:rsidRPr="00C843D8" w:rsidRDefault="00C843D8" w:rsidP="00C843D8">
      <w:pPr>
        <w:ind w:left="720" w:hanging="720"/>
        <w:rPr>
          <w:szCs w:val="20"/>
        </w:rPr>
      </w:pPr>
      <w:r w:rsidRPr="00C843D8">
        <w:rPr>
          <w:szCs w:val="20"/>
          <w:highlight w:val="green"/>
        </w:rPr>
        <w:t>Agreements</w:t>
      </w:r>
      <w:r w:rsidRPr="00C843D8">
        <w:rPr>
          <w:szCs w:val="20"/>
        </w:rPr>
        <w:t>:</w:t>
      </w:r>
    </w:p>
    <w:p w14:paraId="4FB96ECE" w14:textId="77777777" w:rsidR="00C843D8" w:rsidRPr="00C843D8" w:rsidRDefault="00C843D8" w:rsidP="008E772F">
      <w:pPr>
        <w:pStyle w:val="ListParagraph"/>
        <w:numPr>
          <w:ilvl w:val="0"/>
          <w:numId w:val="149"/>
        </w:numPr>
      </w:pPr>
      <w:r w:rsidRPr="00C843D8">
        <w:t>To adopt the following TP to TS 38.213 Section 10 (subject to Edtior’s refining of wording):</w:t>
      </w:r>
    </w:p>
    <w:p w14:paraId="0B51726C" w14:textId="77777777" w:rsidR="007D6A8D" w:rsidRDefault="007D6A8D" w:rsidP="007D6A8D">
      <w:pPr>
        <w:rPr>
          <w:rFonts w:ascii="Times New Roman" w:eastAsia="Yu Mincho" w:hAnsi="Times New Roman"/>
          <w:szCs w:val="20"/>
        </w:rPr>
      </w:pPr>
      <w:r>
        <w:rPr>
          <w:rFonts w:ascii="Times New Roman" w:eastAsia="Yu Mincho" w:hAnsi="Times New Roman"/>
          <w:szCs w:val="20"/>
        </w:rPr>
        <w:t>===== start of TP =====</w:t>
      </w:r>
    </w:p>
    <w:p w14:paraId="17DCBA11" w14:textId="6FD9A863" w:rsidR="00C843D8" w:rsidRDefault="00C843D8" w:rsidP="007D6A8D">
      <w:pPr>
        <w:overflowPunct w:val="0"/>
        <w:autoSpaceDE w:val="0"/>
        <w:autoSpaceDN w:val="0"/>
        <w:adjustRightInd w:val="0"/>
        <w:textAlignment w:val="baseline"/>
        <w:rPr>
          <w:rFonts w:ascii="Times New Roman" w:eastAsia="SimSun" w:hAnsi="Times New Roman"/>
          <w:szCs w:val="20"/>
        </w:rPr>
      </w:pPr>
      <w:r w:rsidRPr="00C843D8">
        <w:rPr>
          <w:rFonts w:ascii="Times New Roman" w:eastAsia="SimSun" w:hAnsi="Times New Roman"/>
          <w:szCs w:val="20"/>
        </w:rPr>
        <w:t xml:space="preserve">If the higher layer parameter </w:t>
      </w:r>
      <w:r w:rsidRPr="00C843D8">
        <w:rPr>
          <w:rFonts w:ascii="Times New Roman" w:eastAsia="SimSun" w:hAnsi="Times New Roman"/>
          <w:i/>
          <w:szCs w:val="20"/>
        </w:rPr>
        <w:t>monitoringSymbolsWithinSlot</w:t>
      </w:r>
      <w:r w:rsidRPr="00C843D8">
        <w:rPr>
          <w:rFonts w:ascii="Times New Roman" w:eastAsia="SimSun" w:hAnsi="Times New Roman"/>
          <w:szCs w:val="20"/>
        </w:rPr>
        <w:t xml:space="preserve"> indicates to a UE</w:t>
      </w:r>
      <w:r w:rsidRPr="00C843D8">
        <w:rPr>
          <w:rFonts w:ascii="Times New Roman" w:eastAsia="SimSun" w:hAnsi="Times New Roman"/>
          <w:strike/>
          <w:color w:val="FF0000"/>
          <w:szCs w:val="20"/>
        </w:rPr>
        <w:t xml:space="preserve"> only one PDCCH monitoring occasion within a slot</w:t>
      </w:r>
      <w:r w:rsidRPr="00C843D8">
        <w:rPr>
          <w:rFonts w:ascii="Times New Roman" w:eastAsia="SimSun" w:hAnsi="Times New Roman"/>
          <w:color w:val="FF0000"/>
          <w:szCs w:val="20"/>
          <w:u w:val="single"/>
        </w:rPr>
        <w:t xml:space="preserve"> to monitor PDCCH of all search space sets on a span of up to 3 consecutive OFDM symbols at the same position in every slot</w:t>
      </w:r>
      <w:r w:rsidRPr="00C843D8">
        <w:rPr>
          <w:rFonts w:ascii="Times New Roman" w:eastAsia="SimSun" w:hAnsi="Times New Roman"/>
          <w:szCs w:val="20"/>
        </w:rPr>
        <w:t xml:space="preserve">, the UE does not expect to be configured with a PDCCH subcarrier spacing other than 15 kHz </w:t>
      </w:r>
      <w:r w:rsidRPr="00C843D8">
        <w:rPr>
          <w:rFonts w:ascii="Times New Roman" w:eastAsia="SimSun" w:hAnsi="Times New Roman"/>
          <w:strike/>
          <w:color w:val="FF0000"/>
          <w:szCs w:val="20"/>
        </w:rPr>
        <w:t xml:space="preserve">for the corresponding search space set </w:t>
      </w:r>
      <w:r w:rsidRPr="00C843D8">
        <w:rPr>
          <w:rFonts w:ascii="Times New Roman" w:eastAsia="SimSun" w:hAnsi="Times New Roman"/>
          <w:strike/>
          <w:noProof/>
          <w:color w:val="FF0000"/>
          <w:position w:val="-6"/>
          <w:szCs w:val="20"/>
          <w:lang w:eastAsia="en-GB"/>
        </w:rPr>
        <w:drawing>
          <wp:inline distT="0" distB="0" distL="0" distR="0" wp14:anchorId="18FCCF29" wp14:editId="05C090EA">
            <wp:extent cx="106680" cy="12192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1170" cstate="print">
                      <a:extLst>
                        <a:ext uri="{28A0092B-C50C-407E-A947-70E740481C1C}">
                          <a14:useLocalDpi xmlns:a14="http://schemas.microsoft.com/office/drawing/2010/main" val="0"/>
                        </a:ext>
                      </a:extLst>
                    </a:blip>
                    <a:srcRect/>
                    <a:stretch>
                      <a:fillRect/>
                    </a:stretch>
                  </pic:blipFill>
                  <pic:spPr bwMode="auto">
                    <a:xfrm>
                      <a:off x="0" y="0"/>
                      <a:ext cx="106680" cy="121920"/>
                    </a:xfrm>
                    <a:prstGeom prst="rect">
                      <a:avLst/>
                    </a:prstGeom>
                    <a:noFill/>
                    <a:ln>
                      <a:noFill/>
                    </a:ln>
                  </pic:spPr>
                </pic:pic>
              </a:graphicData>
            </a:graphic>
          </wp:inline>
        </w:drawing>
      </w:r>
      <w:r w:rsidRPr="00C843D8">
        <w:rPr>
          <w:rFonts w:ascii="Times New Roman" w:eastAsia="SimSun" w:hAnsi="Times New Roman"/>
          <w:strike/>
          <w:color w:val="FF0000"/>
          <w:szCs w:val="20"/>
        </w:rPr>
        <w:t xml:space="preserve"> if the control resource set  associated with the search space</w:t>
      </w:r>
      <w:r w:rsidRPr="00C843D8">
        <w:rPr>
          <w:rFonts w:ascii="Times New Roman" w:eastAsia="SimSun" w:hAnsi="Times New Roman"/>
          <w:szCs w:val="20"/>
        </w:rPr>
        <w:t xml:space="preserve"> </w:t>
      </w:r>
      <w:r w:rsidRPr="00C843D8">
        <w:rPr>
          <w:rFonts w:ascii="Times New Roman" w:eastAsia="SimSun" w:hAnsi="Times New Roman"/>
          <w:color w:val="FF0000"/>
          <w:szCs w:val="20"/>
          <w:u w:val="single"/>
        </w:rPr>
        <w:t xml:space="preserve">if the span </w:t>
      </w:r>
      <w:r w:rsidRPr="00C843D8">
        <w:rPr>
          <w:rFonts w:ascii="Times New Roman" w:eastAsia="SimSun" w:hAnsi="Times New Roman"/>
          <w:szCs w:val="20"/>
        </w:rPr>
        <w:t>includes at least one symbol after the third symbol</w:t>
      </w:r>
      <w:r w:rsidRPr="00C843D8">
        <w:rPr>
          <w:rFonts w:ascii="Times New Roman" w:eastAsia="SimSun" w:hAnsi="Times New Roman"/>
          <w:color w:val="FF0000"/>
          <w:szCs w:val="20"/>
          <w:u w:val="single"/>
        </w:rPr>
        <w:t xml:space="preserve"> of the</w:t>
      </w:r>
      <w:r w:rsidRPr="00C843D8">
        <w:rPr>
          <w:rFonts w:ascii="Times New Roman" w:eastAsia="SimSun" w:hAnsi="Times New Roman"/>
          <w:szCs w:val="20"/>
        </w:rPr>
        <w:t xml:space="preserve"> </w:t>
      </w:r>
      <w:r w:rsidRPr="00C843D8">
        <w:rPr>
          <w:rFonts w:ascii="Times New Roman" w:eastAsia="SimSun" w:hAnsi="Times New Roman"/>
          <w:strike/>
          <w:color w:val="FF0000"/>
          <w:szCs w:val="20"/>
        </w:rPr>
        <w:t xml:space="preserve">in any </w:t>
      </w:r>
      <w:r w:rsidR="007D6A8D">
        <w:rPr>
          <w:rFonts w:ascii="Times New Roman" w:eastAsia="SimSun" w:hAnsi="Times New Roman"/>
          <w:szCs w:val="20"/>
        </w:rPr>
        <w:t>slot.</w:t>
      </w:r>
    </w:p>
    <w:p w14:paraId="5DD41EF5" w14:textId="77777777" w:rsidR="007D6A8D" w:rsidRDefault="007D6A8D" w:rsidP="007D6A8D">
      <w:pPr>
        <w:rPr>
          <w:rFonts w:ascii="Times New Roman" w:eastAsia="Yu Mincho" w:hAnsi="Times New Roman"/>
          <w:szCs w:val="20"/>
        </w:rPr>
      </w:pPr>
      <w:r>
        <w:rPr>
          <w:rFonts w:ascii="Times New Roman" w:eastAsia="Yu Mincho" w:hAnsi="Times New Roman"/>
          <w:szCs w:val="20"/>
        </w:rPr>
        <w:t>===== end of TP =====</w:t>
      </w:r>
    </w:p>
    <w:p w14:paraId="0C1DBEDA" w14:textId="77777777" w:rsidR="007D6A8D" w:rsidRPr="00C843D8" w:rsidRDefault="007D6A8D" w:rsidP="00C843D8">
      <w:pPr>
        <w:overflowPunct w:val="0"/>
        <w:autoSpaceDE w:val="0"/>
        <w:autoSpaceDN w:val="0"/>
        <w:adjustRightInd w:val="0"/>
        <w:spacing w:after="180"/>
        <w:textAlignment w:val="baseline"/>
        <w:rPr>
          <w:rFonts w:ascii="Times New Roman" w:eastAsia="SimSun" w:hAnsi="Times New Roman"/>
          <w:szCs w:val="20"/>
        </w:rPr>
      </w:pPr>
    </w:p>
    <w:p w14:paraId="09DAE0DE" w14:textId="77777777" w:rsidR="00C843D8" w:rsidRPr="00B0516D" w:rsidRDefault="00C843D8" w:rsidP="00B0516D">
      <w:pPr>
        <w:ind w:left="720" w:hanging="720"/>
        <w:rPr>
          <w:szCs w:val="20"/>
        </w:rPr>
      </w:pPr>
      <w:r w:rsidRPr="00B0516D">
        <w:rPr>
          <w:szCs w:val="20"/>
        </w:rPr>
        <w:t>Proposals:</w:t>
      </w:r>
    </w:p>
    <w:p w14:paraId="2CF14B17" w14:textId="77777777" w:rsidR="00C843D8" w:rsidRPr="00B0516D" w:rsidRDefault="00C843D8" w:rsidP="008E772F">
      <w:pPr>
        <w:numPr>
          <w:ilvl w:val="0"/>
          <w:numId w:val="146"/>
        </w:numPr>
        <w:spacing w:line="276" w:lineRule="auto"/>
        <w:rPr>
          <w:szCs w:val="20"/>
          <w:lang w:eastAsia="ja-JP"/>
        </w:rPr>
      </w:pPr>
      <w:r w:rsidRPr="00B0516D">
        <w:rPr>
          <w:szCs w:val="20"/>
          <w:lang w:eastAsia="ja-JP"/>
        </w:rPr>
        <w:t>Adopt following TP for TS 38.213 Section 10.</w:t>
      </w:r>
    </w:p>
    <w:p w14:paraId="3FDA6BCD" w14:textId="77777777" w:rsidR="00C843D8" w:rsidRPr="00C843D8" w:rsidRDefault="00C843D8" w:rsidP="00B0516D">
      <w:pPr>
        <w:overflowPunct w:val="0"/>
        <w:autoSpaceDE w:val="0"/>
        <w:autoSpaceDN w:val="0"/>
        <w:adjustRightInd w:val="0"/>
        <w:ind w:left="720" w:hanging="720"/>
        <w:textAlignment w:val="baseline"/>
        <w:rPr>
          <w:rFonts w:ascii="Times New Roman" w:eastAsia="DengXian" w:hAnsi="Times New Roman"/>
          <w:szCs w:val="20"/>
          <w:lang w:eastAsia="ja-JP"/>
        </w:rPr>
      </w:pPr>
      <w:r w:rsidRPr="00B0516D">
        <w:rPr>
          <w:rFonts w:ascii="Times New Roman" w:eastAsia="SimSun" w:hAnsi="Times New Roman"/>
          <w:szCs w:val="20"/>
        </w:rPr>
        <w:t xml:space="preserve">If a UE is provided one or more search space sets by corresponding one or more higher layer parameters </w:t>
      </w:r>
      <w:r w:rsidRPr="00B0516D">
        <w:rPr>
          <w:rFonts w:ascii="Times New Roman" w:eastAsia="SimSun" w:hAnsi="Times New Roman"/>
          <w:i/>
          <w:szCs w:val="20"/>
          <w:lang w:eastAsia="x-none"/>
        </w:rPr>
        <w:t>searchSpaceZero</w:t>
      </w:r>
      <w:r w:rsidRPr="00B0516D">
        <w:rPr>
          <w:rFonts w:ascii="Times New Roman" w:eastAsia="SimSun" w:hAnsi="Times New Roman"/>
          <w:i/>
          <w:iCs/>
          <w:szCs w:val="20"/>
          <w:lang w:eastAsia="x-none"/>
        </w:rPr>
        <w:t>, searchSpaceSIB1</w:t>
      </w:r>
      <w:r w:rsidRPr="00B0516D">
        <w:rPr>
          <w:rFonts w:ascii="Times New Roman" w:eastAsia="SimSun" w:hAnsi="Times New Roman"/>
          <w:iCs/>
          <w:szCs w:val="20"/>
          <w:lang w:eastAsia="x-none"/>
        </w:rPr>
        <w:t xml:space="preserve">, </w:t>
      </w:r>
      <w:r w:rsidRPr="00B0516D">
        <w:rPr>
          <w:rFonts w:ascii="Times New Roman" w:eastAsia="SimSun" w:hAnsi="Times New Roman"/>
          <w:i/>
          <w:szCs w:val="20"/>
        </w:rPr>
        <w:t>searchSpaceOtherSystemInformation</w:t>
      </w:r>
      <w:r w:rsidRPr="00B0516D">
        <w:rPr>
          <w:rFonts w:ascii="Times New Roman" w:eastAsia="SimSun" w:hAnsi="Times New Roman"/>
          <w:szCs w:val="20"/>
        </w:rPr>
        <w:t xml:space="preserve">, </w:t>
      </w:r>
      <w:r w:rsidRPr="00B0516D">
        <w:rPr>
          <w:rFonts w:ascii="Times New Roman" w:eastAsia="SimSun" w:hAnsi="Times New Roman"/>
          <w:i/>
          <w:szCs w:val="20"/>
        </w:rPr>
        <w:t>pagingSearchSpace</w:t>
      </w:r>
      <w:r w:rsidRPr="00B0516D">
        <w:rPr>
          <w:rFonts w:ascii="Times New Roman" w:eastAsia="SimSun" w:hAnsi="Times New Roman"/>
          <w:szCs w:val="20"/>
        </w:rPr>
        <w:t xml:space="preserve">, </w:t>
      </w:r>
      <w:r w:rsidRPr="00B0516D">
        <w:rPr>
          <w:rFonts w:ascii="Times New Roman" w:eastAsia="SimSun" w:hAnsi="Times New Roman"/>
          <w:i/>
          <w:szCs w:val="20"/>
        </w:rPr>
        <w:t>ra-SearchSpace</w:t>
      </w:r>
      <w:r w:rsidRPr="00B0516D">
        <w:rPr>
          <w:rFonts w:ascii="Times New Roman" w:eastAsia="SimSun" w:hAnsi="Times New Roman"/>
          <w:szCs w:val="20"/>
        </w:rPr>
        <w:t>, and the UE is provided with a C-RNTI or a CS-RNTI, the UE monitors PDCCH candidates for DCI format 0_0 and DCI format 1_0 with the C-RNTI or the CS-RNTI in the one or more search space sets</w:t>
      </w:r>
      <w:r w:rsidRPr="00B0516D">
        <w:rPr>
          <w:rFonts w:ascii="Times New Roman" w:eastAsia="SimSun" w:hAnsi="Times New Roman"/>
          <w:color w:val="FF0000"/>
          <w:szCs w:val="20"/>
          <w:u w:val="single"/>
        </w:rPr>
        <w:t xml:space="preserve"> whenever a DCI format associated with SI-RNTI, RA-RNTI, or P-RNTI, is monitored</w:t>
      </w:r>
      <w:r w:rsidRPr="00B0516D">
        <w:rPr>
          <w:rFonts w:ascii="Times New Roman" w:eastAsia="SimSun" w:hAnsi="Times New Roman"/>
          <w:szCs w:val="20"/>
        </w:rPr>
        <w:t>.</w:t>
      </w:r>
      <w:r w:rsidRPr="00C843D8">
        <w:rPr>
          <w:rFonts w:ascii="Times New Roman" w:eastAsia="SimSun" w:hAnsi="Times New Roman"/>
          <w:szCs w:val="20"/>
        </w:rPr>
        <w:t xml:space="preserve">  </w:t>
      </w:r>
    </w:p>
    <w:p w14:paraId="0D7E2948" w14:textId="3574040D" w:rsidR="00C843D8" w:rsidRDefault="00C843D8" w:rsidP="00E174DD"/>
    <w:p w14:paraId="3ECC39F8" w14:textId="3F282C33" w:rsidR="005A2514" w:rsidRPr="00B0516D" w:rsidRDefault="005A2514" w:rsidP="00E174DD">
      <w:pPr>
        <w:rPr>
          <w:b/>
        </w:rPr>
      </w:pPr>
      <w:r w:rsidRPr="00B0516D">
        <w:rPr>
          <w:b/>
        </w:rPr>
        <w:t>Friday session</w:t>
      </w:r>
    </w:p>
    <w:p w14:paraId="35ACEE57" w14:textId="77777777" w:rsidR="00B0516D" w:rsidRPr="00B0516D" w:rsidRDefault="00B0516D" w:rsidP="00B0516D">
      <w:pPr>
        <w:ind w:left="720" w:hanging="720"/>
        <w:rPr>
          <w:rFonts w:ascii="Times New Roman" w:hAnsi="Times New Roman"/>
          <w:szCs w:val="20"/>
        </w:rPr>
      </w:pPr>
      <w:r w:rsidRPr="00B0516D">
        <w:rPr>
          <w:rFonts w:ascii="Times New Roman" w:hAnsi="Times New Roman"/>
          <w:szCs w:val="20"/>
          <w:highlight w:val="green"/>
        </w:rPr>
        <w:t>Agreements</w:t>
      </w:r>
      <w:r w:rsidRPr="00B0516D">
        <w:rPr>
          <w:rFonts w:ascii="Times New Roman" w:hAnsi="Times New Roman"/>
          <w:szCs w:val="20"/>
        </w:rPr>
        <w:t>:</w:t>
      </w:r>
    </w:p>
    <w:p w14:paraId="464058D8" w14:textId="77777777" w:rsidR="00B0516D" w:rsidRPr="00B0516D" w:rsidRDefault="00B0516D" w:rsidP="00FD2787">
      <w:pPr>
        <w:numPr>
          <w:ilvl w:val="0"/>
          <w:numId w:val="268"/>
        </w:numPr>
        <w:rPr>
          <w:rFonts w:ascii="Times New Roman" w:hAnsi="Times New Roman"/>
          <w:szCs w:val="20"/>
          <w:lang w:val="en-US"/>
        </w:rPr>
      </w:pPr>
      <w:r w:rsidRPr="00B0516D">
        <w:rPr>
          <w:rFonts w:ascii="Times New Roman" w:hAnsi="Times New Roman"/>
          <w:szCs w:val="20"/>
          <w:lang w:val="en-US"/>
        </w:rPr>
        <w:t>Send LS to RAN2:</w:t>
      </w:r>
    </w:p>
    <w:p w14:paraId="2D9D3D1F" w14:textId="77777777" w:rsidR="00B0516D" w:rsidRPr="00B0516D" w:rsidRDefault="00B0516D" w:rsidP="00FD2787">
      <w:pPr>
        <w:numPr>
          <w:ilvl w:val="1"/>
          <w:numId w:val="268"/>
        </w:numPr>
        <w:rPr>
          <w:rFonts w:ascii="Times New Roman" w:hAnsi="Times New Roman"/>
          <w:szCs w:val="20"/>
          <w:lang w:val="en-US"/>
        </w:rPr>
      </w:pPr>
      <w:r w:rsidRPr="00B0516D">
        <w:rPr>
          <w:rFonts w:ascii="Times New Roman" w:hAnsi="Times New Roman"/>
          <w:szCs w:val="20"/>
          <w:lang w:val="en-US"/>
        </w:rPr>
        <w:t>RAN1 is discussing how the UE knows the number of PDCCH candidates for each scheduled cell in case of cross-carrier scheduling. RAN1’s understanding is that:</w:t>
      </w:r>
    </w:p>
    <w:p w14:paraId="043EA243" w14:textId="77777777" w:rsidR="00B0516D" w:rsidRPr="00B0516D" w:rsidRDefault="00B0516D" w:rsidP="00FD2787">
      <w:pPr>
        <w:numPr>
          <w:ilvl w:val="2"/>
          <w:numId w:val="268"/>
        </w:numPr>
        <w:rPr>
          <w:rFonts w:ascii="Times New Roman" w:hAnsi="Times New Roman"/>
          <w:szCs w:val="20"/>
          <w:lang w:val="en-US"/>
        </w:rPr>
      </w:pPr>
      <w:r w:rsidRPr="00B0516D">
        <w:rPr>
          <w:rFonts w:ascii="Times New Roman" w:hAnsi="Times New Roman"/>
          <w:szCs w:val="20"/>
          <w:lang w:val="en-US"/>
        </w:rPr>
        <w:t>Without ASN.1 signaling change with possible field description updates:</w:t>
      </w:r>
    </w:p>
    <w:p w14:paraId="71E38934" w14:textId="77777777" w:rsidR="00B0516D" w:rsidRPr="00B0516D" w:rsidRDefault="00B0516D" w:rsidP="00FD2787">
      <w:pPr>
        <w:numPr>
          <w:ilvl w:val="3"/>
          <w:numId w:val="268"/>
        </w:numPr>
        <w:rPr>
          <w:rFonts w:ascii="Times New Roman" w:hAnsi="Times New Roman"/>
          <w:szCs w:val="20"/>
          <w:lang w:val="en-US"/>
        </w:rPr>
      </w:pPr>
      <w:r w:rsidRPr="00B0516D">
        <w:rPr>
          <w:rFonts w:ascii="Times New Roman" w:hAnsi="Times New Roman"/>
          <w:szCs w:val="20"/>
          <w:lang w:val="en-US"/>
        </w:rPr>
        <w:t>Search space with ID#</w:t>
      </w:r>
      <w:r w:rsidRPr="00B0516D">
        <w:rPr>
          <w:rFonts w:ascii="Times New Roman" w:hAnsi="Times New Roman"/>
          <w:i/>
          <w:iCs/>
          <w:szCs w:val="20"/>
          <w:lang w:val="en-US"/>
        </w:rPr>
        <w:t>s</w:t>
      </w:r>
      <w:r w:rsidRPr="00B0516D">
        <w:rPr>
          <w:rFonts w:ascii="Times New Roman" w:hAnsi="Times New Roman"/>
          <w:szCs w:val="20"/>
          <w:lang w:val="en-US"/>
        </w:rPr>
        <w:t xml:space="preserve"> configuration configured on a BWP of a scheduled cell is used to determine the number of PDCCH candidate(s) for each aggregation level monitored in a search space with ID#</w:t>
      </w:r>
      <w:r w:rsidRPr="00B0516D">
        <w:rPr>
          <w:rFonts w:ascii="Times New Roman" w:hAnsi="Times New Roman"/>
          <w:i/>
          <w:iCs/>
          <w:szCs w:val="20"/>
          <w:lang w:val="en-US"/>
        </w:rPr>
        <w:t>s</w:t>
      </w:r>
      <w:r w:rsidRPr="00B0516D">
        <w:rPr>
          <w:rFonts w:ascii="Times New Roman" w:hAnsi="Times New Roman"/>
          <w:szCs w:val="20"/>
          <w:lang w:val="en-US"/>
        </w:rPr>
        <w:t xml:space="preserve"> of a BWP of the scheduling cell for the BWP of the scheduled cell</w:t>
      </w:r>
    </w:p>
    <w:p w14:paraId="411377D1" w14:textId="77777777" w:rsidR="00B0516D" w:rsidRPr="00B0516D" w:rsidRDefault="00B0516D" w:rsidP="00FD2787">
      <w:pPr>
        <w:numPr>
          <w:ilvl w:val="2"/>
          <w:numId w:val="268"/>
        </w:numPr>
        <w:rPr>
          <w:rFonts w:ascii="Times New Roman" w:hAnsi="Times New Roman"/>
          <w:szCs w:val="20"/>
          <w:lang w:val="en-US"/>
        </w:rPr>
      </w:pPr>
      <w:r w:rsidRPr="00B0516D">
        <w:rPr>
          <w:rFonts w:ascii="Times New Roman" w:hAnsi="Times New Roman"/>
          <w:szCs w:val="20"/>
          <w:lang w:val="en-US"/>
        </w:rPr>
        <w:t xml:space="preserve">Otherwise, RAN1 would like to know whether it is possible to realize previous RAN1 conclusion by modifying the ASN.1, e.g., update of </w:t>
      </w:r>
      <w:r w:rsidRPr="00B0516D">
        <w:rPr>
          <w:rFonts w:ascii="Times New Roman" w:hAnsi="Times New Roman"/>
          <w:i/>
          <w:iCs/>
          <w:szCs w:val="20"/>
          <w:lang w:val="en-US"/>
        </w:rPr>
        <w:t>crossCarrierSchedulingConfig</w:t>
      </w:r>
      <w:r w:rsidRPr="00B0516D">
        <w:rPr>
          <w:rFonts w:ascii="Times New Roman" w:hAnsi="Times New Roman"/>
          <w:szCs w:val="20"/>
          <w:lang w:val="en-US"/>
        </w:rPr>
        <w:t xml:space="preserve">, </w:t>
      </w:r>
      <w:r w:rsidRPr="00B0516D">
        <w:rPr>
          <w:rFonts w:ascii="Times New Roman" w:hAnsi="Times New Roman"/>
          <w:i/>
          <w:iCs/>
          <w:szCs w:val="20"/>
          <w:lang w:val="en-US"/>
        </w:rPr>
        <w:t>PDCCH-Config</w:t>
      </w:r>
      <w:r w:rsidRPr="00B0516D">
        <w:rPr>
          <w:rFonts w:ascii="Times New Roman" w:hAnsi="Times New Roman"/>
          <w:szCs w:val="20"/>
          <w:lang w:val="en-US"/>
        </w:rPr>
        <w:t xml:space="preserve">, </w:t>
      </w:r>
      <w:r w:rsidRPr="00B0516D">
        <w:rPr>
          <w:rFonts w:ascii="Times New Roman" w:hAnsi="Times New Roman"/>
          <w:i/>
          <w:iCs/>
          <w:szCs w:val="20"/>
          <w:lang w:val="en-US"/>
        </w:rPr>
        <w:t>SearchSpace</w:t>
      </w:r>
      <w:r w:rsidRPr="00B0516D">
        <w:rPr>
          <w:rFonts w:ascii="Times New Roman" w:hAnsi="Times New Roman"/>
          <w:szCs w:val="20"/>
          <w:lang w:val="en-US"/>
        </w:rPr>
        <w:t xml:space="preserve">, etc. </w:t>
      </w:r>
    </w:p>
    <w:p w14:paraId="22E8645F" w14:textId="77777777" w:rsidR="00B0516D" w:rsidRPr="00B0516D" w:rsidRDefault="00B0516D" w:rsidP="00FD2787">
      <w:pPr>
        <w:numPr>
          <w:ilvl w:val="3"/>
          <w:numId w:val="268"/>
        </w:numPr>
        <w:rPr>
          <w:rFonts w:ascii="Times New Roman" w:hAnsi="Times New Roman"/>
          <w:szCs w:val="20"/>
          <w:lang w:val="en-US"/>
        </w:rPr>
      </w:pPr>
      <w:r w:rsidRPr="00B0516D">
        <w:rPr>
          <w:rFonts w:ascii="Times New Roman" w:hAnsi="Times New Roman"/>
          <w:szCs w:val="20"/>
          <w:lang w:val="en-US"/>
        </w:rPr>
        <w:t>If not possible, RAN1 will discuss further on how to handle.</w:t>
      </w:r>
    </w:p>
    <w:p w14:paraId="5662335C" w14:textId="77777777" w:rsidR="00B0516D" w:rsidRDefault="00B0516D" w:rsidP="00FD2787">
      <w:pPr>
        <w:numPr>
          <w:ilvl w:val="0"/>
          <w:numId w:val="268"/>
        </w:numPr>
        <w:rPr>
          <w:rFonts w:ascii="Times New Roman" w:hAnsi="Times New Roman"/>
          <w:szCs w:val="20"/>
          <w:lang w:val="en-US"/>
        </w:rPr>
      </w:pPr>
      <w:r w:rsidRPr="00B0516D">
        <w:rPr>
          <w:rFonts w:ascii="Times New Roman" w:hAnsi="Times New Roman"/>
          <w:szCs w:val="20"/>
          <w:lang w:val="en-US"/>
        </w:rPr>
        <w:t xml:space="preserve">In the LS, will include the previous RAN1 conclusion accordingly. </w:t>
      </w:r>
    </w:p>
    <w:p w14:paraId="6CD639C1" w14:textId="28416D08" w:rsidR="00B0516D" w:rsidRPr="00F56953" w:rsidRDefault="00B0516D" w:rsidP="00B0516D">
      <w:pPr>
        <w:rPr>
          <w:b/>
          <w:lang w:val="en-US"/>
        </w:rPr>
      </w:pPr>
      <w:r w:rsidRPr="00F56953">
        <w:rPr>
          <w:b/>
          <w:lang w:val="en-US"/>
        </w:rPr>
        <w:t>R1-1809968</w:t>
      </w:r>
      <w:r w:rsidRPr="00F56953">
        <w:rPr>
          <w:b/>
          <w:lang w:val="en-US"/>
        </w:rPr>
        <w:tab/>
        <w:t>Draft LS on cross-carrier scheduling</w:t>
      </w:r>
      <w:r w:rsidRPr="00F56953">
        <w:rPr>
          <w:b/>
          <w:lang w:val="en-US"/>
        </w:rPr>
        <w:tab/>
        <w:t>NTT DOCOMO</w:t>
      </w:r>
    </w:p>
    <w:p w14:paraId="485F4303" w14:textId="6DEF0DB6" w:rsidR="00B0516D" w:rsidRPr="00B0516D" w:rsidRDefault="00F56953" w:rsidP="00B0516D">
      <w:pPr>
        <w:rPr>
          <w:lang w:val="en-US"/>
        </w:rPr>
      </w:pPr>
      <w:r>
        <w:rPr>
          <w:rFonts w:ascii="Times New Roman" w:hAnsi="Times New Roman"/>
          <w:b/>
          <w:szCs w:val="20"/>
        </w:rPr>
        <w:t>Friday d</w:t>
      </w:r>
      <w:r w:rsidRPr="00777035">
        <w:rPr>
          <w:rFonts w:ascii="Times New Roman" w:hAnsi="Times New Roman"/>
          <w:b/>
          <w:szCs w:val="20"/>
        </w:rPr>
        <w:t xml:space="preserve">ecision: </w:t>
      </w:r>
      <w:r w:rsidRPr="00777035">
        <w:rPr>
          <w:rFonts w:ascii="Times New Roman" w:hAnsi="Times New Roman"/>
          <w:szCs w:val="20"/>
        </w:rPr>
        <w:t>The d</w:t>
      </w:r>
      <w:r>
        <w:rPr>
          <w:rFonts w:ascii="Times New Roman" w:hAnsi="Times New Roman"/>
          <w:szCs w:val="20"/>
        </w:rPr>
        <w:t xml:space="preserve">raft LS is endorsed and final LS is </w:t>
      </w:r>
      <w:r w:rsidRPr="005A2514">
        <w:rPr>
          <w:rFonts w:ascii="Times New Roman" w:hAnsi="Times New Roman"/>
          <w:szCs w:val="20"/>
          <w:highlight w:val="green"/>
        </w:rPr>
        <w:t xml:space="preserve">approved in </w:t>
      </w:r>
      <w:r w:rsidR="00B0516D" w:rsidRPr="00B0516D">
        <w:rPr>
          <w:highlight w:val="green"/>
          <w:lang w:val="en-US"/>
        </w:rPr>
        <w:t>R1-1810009</w:t>
      </w:r>
      <w:r>
        <w:rPr>
          <w:lang w:val="en-US"/>
        </w:rPr>
        <w:t>.</w:t>
      </w:r>
    </w:p>
    <w:p w14:paraId="099AB444" w14:textId="77777777" w:rsidR="00B0516D" w:rsidRPr="00B0516D" w:rsidRDefault="00B0516D" w:rsidP="00B0516D">
      <w:pPr>
        <w:ind w:left="720" w:hanging="720"/>
        <w:rPr>
          <w:rFonts w:ascii="Times New Roman" w:hAnsi="Times New Roman"/>
          <w:szCs w:val="20"/>
          <w:lang w:val="en-US"/>
        </w:rPr>
      </w:pPr>
    </w:p>
    <w:p w14:paraId="0F0256F1" w14:textId="77777777" w:rsidR="00B0516D" w:rsidRPr="00B0516D" w:rsidRDefault="00B0516D" w:rsidP="00B0516D">
      <w:pPr>
        <w:rPr>
          <w:rFonts w:ascii="Times New Roman" w:hAnsi="Times New Roman"/>
          <w:szCs w:val="20"/>
        </w:rPr>
      </w:pPr>
      <w:r w:rsidRPr="00B0516D">
        <w:rPr>
          <w:rFonts w:ascii="Times New Roman" w:hAnsi="Times New Roman"/>
          <w:b/>
          <w:szCs w:val="20"/>
          <w:u w:val="single"/>
        </w:rPr>
        <w:t>Conclusion</w:t>
      </w:r>
      <w:r w:rsidRPr="00B0516D">
        <w:rPr>
          <w:rFonts w:ascii="Times New Roman" w:hAnsi="Times New Roman"/>
          <w:szCs w:val="20"/>
        </w:rPr>
        <w:t>:</w:t>
      </w:r>
    </w:p>
    <w:p w14:paraId="67CE24E7" w14:textId="77777777" w:rsidR="00B0516D" w:rsidRPr="00B0516D" w:rsidRDefault="00B0516D" w:rsidP="00FD2787">
      <w:pPr>
        <w:numPr>
          <w:ilvl w:val="0"/>
          <w:numId w:val="269"/>
        </w:numPr>
        <w:rPr>
          <w:rFonts w:ascii="Times New Roman" w:hAnsi="Times New Roman"/>
          <w:szCs w:val="20"/>
          <w:lang w:val="en-US"/>
        </w:rPr>
      </w:pPr>
      <w:r w:rsidRPr="00B0516D">
        <w:rPr>
          <w:rFonts w:ascii="Times New Roman" w:hAnsi="Times New Roman"/>
          <w:szCs w:val="20"/>
          <w:lang w:val="en-US"/>
        </w:rPr>
        <w:t>The following is RAN1’s common understanding (no spec impact):</w:t>
      </w:r>
    </w:p>
    <w:p w14:paraId="6A6AAB73" w14:textId="77777777" w:rsidR="00B0516D" w:rsidRPr="00B0516D" w:rsidRDefault="00B0516D" w:rsidP="00FD2787">
      <w:pPr>
        <w:numPr>
          <w:ilvl w:val="1"/>
          <w:numId w:val="269"/>
        </w:numPr>
        <w:rPr>
          <w:rFonts w:ascii="Times New Roman" w:hAnsi="Times New Roman"/>
          <w:szCs w:val="20"/>
          <w:lang w:val="en-US"/>
        </w:rPr>
      </w:pPr>
      <w:r w:rsidRPr="00B0516D">
        <w:rPr>
          <w:rFonts w:ascii="Times New Roman" w:hAnsi="Times New Roman"/>
          <w:szCs w:val="20"/>
          <w:lang w:val="en-US"/>
        </w:rPr>
        <w:t xml:space="preserve">For initial DL BWP of the PCell, PDCCH-ConfigCommon is provided by SIB1, and for other DL BWPs, PDCCH-ConfigCommon is provided by dedicated RRC signaling. </w:t>
      </w:r>
      <w:r w:rsidRPr="00B0516D">
        <w:rPr>
          <w:rFonts w:ascii="Times New Roman" w:hAnsi="Times New Roman"/>
          <w:szCs w:val="20"/>
        </w:rPr>
        <w:t xml:space="preserve">For a SCell, PDCCH-ConfigCommon for any DL BWP is provided by dedicated RRC signalling. </w:t>
      </w:r>
      <w:r w:rsidRPr="00B0516D">
        <w:rPr>
          <w:rFonts w:ascii="Times New Roman" w:hAnsi="Times New Roman"/>
          <w:szCs w:val="20"/>
          <w:lang w:val="en-US"/>
        </w:rPr>
        <w:t>Then, PDCCH-ConfigCommon other than the initial DL BWP can be different from the PDCCH-ConfigCommon provided by SIB1.</w:t>
      </w:r>
      <w:r w:rsidRPr="00B0516D">
        <w:rPr>
          <w:rFonts w:ascii="Times New Roman" w:hAnsi="Times New Roman"/>
          <w:szCs w:val="20"/>
        </w:rPr>
        <w:t xml:space="preserve"> However, PDCCH-ConfigCommon has a description “The IE </w:t>
      </w:r>
      <w:r w:rsidRPr="00B0516D">
        <w:rPr>
          <w:rFonts w:ascii="Times New Roman" w:hAnsi="Times New Roman"/>
          <w:i/>
          <w:iCs/>
          <w:szCs w:val="20"/>
        </w:rPr>
        <w:t>PDCCH-ConfigCommon</w:t>
      </w:r>
      <w:r w:rsidRPr="00B0516D">
        <w:rPr>
          <w:rFonts w:ascii="Times New Roman" w:hAnsi="Times New Roman"/>
          <w:szCs w:val="20"/>
        </w:rPr>
        <w:t xml:space="preserve"> is used to configure cell specific PDCCH parameters provided in SIB as well as during handover and PSCell/SCell addition”. RAN1 view is that the PDCCH-ConfigCommon can be provided by dedicated RRC signalling also for each DL BWP of any cell including the PCell.</w:t>
      </w:r>
    </w:p>
    <w:p w14:paraId="19404C72" w14:textId="77777777" w:rsidR="00B0516D" w:rsidRPr="00B0516D" w:rsidRDefault="00B0516D" w:rsidP="00FD2787">
      <w:pPr>
        <w:numPr>
          <w:ilvl w:val="1"/>
          <w:numId w:val="269"/>
        </w:numPr>
        <w:rPr>
          <w:rFonts w:ascii="Times New Roman" w:hAnsi="Times New Roman"/>
          <w:szCs w:val="20"/>
          <w:lang w:val="en-US"/>
        </w:rPr>
      </w:pPr>
      <w:r w:rsidRPr="00B0516D">
        <w:rPr>
          <w:rFonts w:ascii="Times New Roman" w:hAnsi="Times New Roman"/>
          <w:szCs w:val="20"/>
        </w:rPr>
        <w:t>searchSpaceSIB1, searchSpaceOtherSystemInformation, paging-SeachSpace, and ra-SeachSpace can be associated with controlResourceSetZero or commonControlResourceSet in the PDCCH-ConfigCommon, or can be associated with controlResourceSet configured in the PDCCH-Config. However, the current description of commonControlResourceSet does not allow association to the searchSpaceSIB1, searchSpaceOtherSystemInformation, and paging-SeachSpace. Moreover, it is not clear whether searchSpaceSIB1, searchSpaceOtherSystemInformation, paging-SeachSpace, and ra-SeachSpace can be associate with controlResourceSet in the PDCCH-Config. RAN1’s understanding is that these are possible.</w:t>
      </w:r>
    </w:p>
    <w:p w14:paraId="52C179F2" w14:textId="77777777" w:rsidR="00B0516D" w:rsidRPr="00B0516D" w:rsidRDefault="00B0516D" w:rsidP="00FD2787">
      <w:pPr>
        <w:numPr>
          <w:ilvl w:val="1"/>
          <w:numId w:val="269"/>
        </w:numPr>
        <w:rPr>
          <w:rFonts w:ascii="Times New Roman" w:hAnsi="Times New Roman"/>
          <w:szCs w:val="20"/>
          <w:lang w:val="en-US"/>
        </w:rPr>
      </w:pPr>
      <w:r w:rsidRPr="00B0516D">
        <w:rPr>
          <w:rFonts w:ascii="Times New Roman" w:hAnsi="Times New Roman"/>
          <w:szCs w:val="20"/>
          <w:lang w:val="en-US"/>
        </w:rPr>
        <w:t>After RRC connection setup, UE monitors common search space(s) based on the search space configuration(s) provided by PDCCH-ConfigCommon (which are Type0/0A/1/2-PDCCH common search spaces) and by PDCCH-Config (which is Type3 PDCCH-common search space).</w:t>
      </w:r>
    </w:p>
    <w:p w14:paraId="63700C28" w14:textId="77777777" w:rsidR="00B0516D" w:rsidRPr="00B0516D" w:rsidRDefault="00B0516D" w:rsidP="00FD2787">
      <w:pPr>
        <w:numPr>
          <w:ilvl w:val="1"/>
          <w:numId w:val="269"/>
        </w:numPr>
        <w:rPr>
          <w:rFonts w:ascii="Times New Roman" w:hAnsi="Times New Roman"/>
          <w:szCs w:val="20"/>
          <w:lang w:val="en-US"/>
        </w:rPr>
      </w:pPr>
      <w:r w:rsidRPr="00B0516D">
        <w:rPr>
          <w:rFonts w:ascii="Times New Roman" w:hAnsi="Times New Roman"/>
          <w:szCs w:val="20"/>
          <w:lang w:val="en-US"/>
        </w:rPr>
        <w:lastRenderedPageBreak/>
        <w:t>If a UE is configured to monitor DCI format 0_0/1_0 in a CSS in the SearchSpace of the PDCCH-Config on the PCell, the UE monitors all the RNTIs that UE is configured to monitor, based on the SearchSpace configuration.</w:t>
      </w:r>
    </w:p>
    <w:p w14:paraId="274B287A" w14:textId="77777777" w:rsidR="00F56953" w:rsidRDefault="00B0516D" w:rsidP="00B0516D">
      <w:pPr>
        <w:ind w:left="720" w:hanging="720"/>
        <w:rPr>
          <w:rFonts w:ascii="Times New Roman" w:hAnsi="Times New Roman"/>
          <w:szCs w:val="20"/>
          <w:lang w:val="en-US"/>
        </w:rPr>
      </w:pPr>
      <w:r w:rsidRPr="00B0516D">
        <w:rPr>
          <w:rFonts w:ascii="Times New Roman" w:hAnsi="Times New Roman"/>
          <w:szCs w:val="20"/>
          <w:lang w:val="en-US"/>
        </w:rPr>
        <w:t>Send an LS to RAN2 regarding the first and the second sub-bullets above</w:t>
      </w:r>
      <w:r w:rsidR="00F56953">
        <w:rPr>
          <w:rFonts w:ascii="Times New Roman" w:hAnsi="Times New Roman"/>
          <w:szCs w:val="20"/>
          <w:lang w:val="en-US"/>
        </w:rPr>
        <w:t>.</w:t>
      </w:r>
    </w:p>
    <w:p w14:paraId="652F12FA" w14:textId="753570E9" w:rsidR="00F56953" w:rsidRPr="00F56953" w:rsidRDefault="00F56953" w:rsidP="00B0516D">
      <w:pPr>
        <w:ind w:left="720" w:hanging="720"/>
        <w:rPr>
          <w:rFonts w:ascii="Times New Roman" w:hAnsi="Times New Roman"/>
          <w:b/>
          <w:szCs w:val="20"/>
          <w:lang w:val="en-US"/>
        </w:rPr>
      </w:pPr>
      <w:r w:rsidRPr="00F56953">
        <w:rPr>
          <w:rFonts w:ascii="Times New Roman" w:hAnsi="Times New Roman"/>
          <w:b/>
          <w:szCs w:val="20"/>
          <w:lang w:val="en-US"/>
        </w:rPr>
        <w:t>R1-1809969</w:t>
      </w:r>
      <w:r w:rsidRPr="00F56953">
        <w:rPr>
          <w:rFonts w:ascii="Times New Roman" w:hAnsi="Times New Roman"/>
          <w:b/>
          <w:szCs w:val="20"/>
          <w:lang w:val="en-US"/>
        </w:rPr>
        <w:tab/>
        <w:t>Draft LS on higher layer configuration for search space monitoring</w:t>
      </w:r>
      <w:r>
        <w:rPr>
          <w:rFonts w:ascii="Times New Roman" w:hAnsi="Times New Roman"/>
          <w:b/>
          <w:szCs w:val="20"/>
          <w:lang w:val="en-US"/>
        </w:rPr>
        <w:tab/>
      </w:r>
      <w:r w:rsidRPr="00F56953">
        <w:rPr>
          <w:rFonts w:ascii="Times New Roman" w:hAnsi="Times New Roman"/>
          <w:b/>
          <w:szCs w:val="20"/>
          <w:lang w:val="en-US"/>
        </w:rPr>
        <w:t>NTT DOCOMO</w:t>
      </w:r>
    </w:p>
    <w:p w14:paraId="70AF2D21" w14:textId="1B0FF911" w:rsidR="00F56953" w:rsidRPr="00B0516D" w:rsidRDefault="00F56953" w:rsidP="00F56953">
      <w:pPr>
        <w:rPr>
          <w:lang w:val="en-US"/>
        </w:rPr>
      </w:pPr>
      <w:r>
        <w:rPr>
          <w:rFonts w:ascii="Times New Roman" w:hAnsi="Times New Roman"/>
          <w:b/>
          <w:szCs w:val="20"/>
        </w:rPr>
        <w:t>Friday d</w:t>
      </w:r>
      <w:r w:rsidRPr="00777035">
        <w:rPr>
          <w:rFonts w:ascii="Times New Roman" w:hAnsi="Times New Roman"/>
          <w:b/>
          <w:szCs w:val="20"/>
        </w:rPr>
        <w:t xml:space="preserve">ecision: </w:t>
      </w:r>
      <w:r w:rsidRPr="00777035">
        <w:rPr>
          <w:rFonts w:ascii="Times New Roman" w:hAnsi="Times New Roman"/>
          <w:szCs w:val="20"/>
        </w:rPr>
        <w:t>The d</w:t>
      </w:r>
      <w:r>
        <w:rPr>
          <w:rFonts w:ascii="Times New Roman" w:hAnsi="Times New Roman"/>
          <w:szCs w:val="20"/>
        </w:rPr>
        <w:t xml:space="preserve">raft LS is endorsed </w:t>
      </w:r>
      <w:r w:rsidRPr="00B0516D">
        <w:rPr>
          <w:rFonts w:ascii="Times New Roman" w:hAnsi="Times New Roman"/>
          <w:szCs w:val="20"/>
        </w:rPr>
        <w:t xml:space="preserve">with </w:t>
      </w:r>
      <w:r>
        <w:rPr>
          <w:rFonts w:ascii="Times New Roman" w:hAnsi="Times New Roman"/>
          <w:szCs w:val="20"/>
        </w:rPr>
        <w:t xml:space="preserve">the </w:t>
      </w:r>
      <w:r w:rsidRPr="00B0516D">
        <w:rPr>
          <w:rFonts w:ascii="Times New Roman" w:hAnsi="Times New Roman"/>
          <w:szCs w:val="20"/>
        </w:rPr>
        <w:t>update “review if the above”,</w:t>
      </w:r>
      <w:r>
        <w:rPr>
          <w:rFonts w:ascii="Times New Roman" w:hAnsi="Times New Roman"/>
          <w:szCs w:val="20"/>
        </w:rPr>
        <w:t xml:space="preserve"> and final LS is </w:t>
      </w:r>
      <w:r w:rsidRPr="005A2514">
        <w:rPr>
          <w:rFonts w:ascii="Times New Roman" w:hAnsi="Times New Roman"/>
          <w:szCs w:val="20"/>
          <w:highlight w:val="green"/>
        </w:rPr>
        <w:t xml:space="preserve">approved in </w:t>
      </w:r>
      <w:r w:rsidRPr="00B0516D">
        <w:rPr>
          <w:highlight w:val="green"/>
          <w:lang w:val="en-US"/>
        </w:rPr>
        <w:t>R1-18100</w:t>
      </w:r>
      <w:r>
        <w:rPr>
          <w:highlight w:val="green"/>
          <w:lang w:val="en-US"/>
        </w:rPr>
        <w:t>10</w:t>
      </w:r>
      <w:r>
        <w:rPr>
          <w:lang w:val="en-US"/>
        </w:rPr>
        <w:t>.</w:t>
      </w:r>
    </w:p>
    <w:p w14:paraId="10DFC48A" w14:textId="77777777" w:rsidR="00F56953" w:rsidRDefault="00F56953" w:rsidP="00B0516D">
      <w:pPr>
        <w:ind w:left="720" w:hanging="720"/>
        <w:rPr>
          <w:rFonts w:ascii="Times New Roman" w:hAnsi="Times New Roman"/>
          <w:szCs w:val="20"/>
          <w:lang w:val="en-US"/>
        </w:rPr>
      </w:pPr>
    </w:p>
    <w:p w14:paraId="2E9517E7" w14:textId="59D46372" w:rsidR="00F56953" w:rsidRPr="00B0516D" w:rsidRDefault="00F56953" w:rsidP="00B0516D">
      <w:pPr>
        <w:rPr>
          <w:rFonts w:ascii="Times New Roman" w:hAnsi="Times New Roman"/>
          <w:szCs w:val="20"/>
          <w:lang w:val="en-US"/>
        </w:rPr>
      </w:pPr>
    </w:p>
    <w:p w14:paraId="34DBCF87" w14:textId="6F5361A9" w:rsidR="00B0516D" w:rsidRPr="00B0516D" w:rsidRDefault="001B7BF2" w:rsidP="00B0516D">
      <w:pPr>
        <w:ind w:left="720" w:hanging="720"/>
        <w:rPr>
          <w:rFonts w:ascii="Times New Roman" w:hAnsi="Times New Roman"/>
          <w:b/>
          <w:szCs w:val="20"/>
        </w:rPr>
      </w:pPr>
      <w:hyperlink r:id="rId1171" w:history="1">
        <w:r w:rsidR="00B0516D" w:rsidRPr="00F56953">
          <w:rPr>
            <w:rFonts w:ascii="Times New Roman" w:hAnsi="Times New Roman"/>
            <w:b/>
            <w:color w:val="0000FF"/>
            <w:szCs w:val="20"/>
            <w:u w:val="single"/>
          </w:rPr>
          <w:t>R1-1809970</w:t>
        </w:r>
      </w:hyperlink>
      <w:r w:rsidR="00B0516D" w:rsidRPr="00B0516D">
        <w:rPr>
          <w:rFonts w:ascii="Times New Roman" w:eastAsia="MS Mincho" w:hAnsi="Times New Roman"/>
          <w:b/>
          <w:szCs w:val="20"/>
          <w:lang w:eastAsia="ja-JP"/>
        </w:rPr>
        <w:t xml:space="preserve"> </w:t>
      </w:r>
      <w:r w:rsidR="00B0516D" w:rsidRPr="00B0516D">
        <w:rPr>
          <w:rFonts w:ascii="Times New Roman" w:eastAsia="MS Mincho" w:hAnsi="Times New Roman"/>
          <w:b/>
          <w:szCs w:val="20"/>
          <w:lang w:eastAsia="ja-JP"/>
        </w:rPr>
        <w:tab/>
      </w:r>
      <w:r w:rsidR="00B0516D" w:rsidRPr="00B0516D">
        <w:rPr>
          <w:rFonts w:ascii="Times New Roman" w:hAnsi="Times New Roman"/>
          <w:b/>
          <w:szCs w:val="20"/>
        </w:rPr>
        <w:t>Draft reply LS on PDCCH common search space configurations</w:t>
      </w:r>
      <w:r w:rsidR="00B0516D" w:rsidRPr="00B0516D">
        <w:rPr>
          <w:rFonts w:ascii="Times New Roman" w:hAnsi="Times New Roman"/>
          <w:b/>
          <w:szCs w:val="20"/>
        </w:rPr>
        <w:tab/>
        <w:t>NTT</w:t>
      </w:r>
      <w:r w:rsidR="00F56953">
        <w:rPr>
          <w:rFonts w:ascii="Times New Roman" w:hAnsi="Times New Roman"/>
          <w:b/>
          <w:szCs w:val="20"/>
        </w:rPr>
        <w:t xml:space="preserve"> DOCOMO</w:t>
      </w:r>
    </w:p>
    <w:p w14:paraId="1DC72677" w14:textId="1CB04C68" w:rsidR="00F56953" w:rsidRPr="00B0516D" w:rsidRDefault="00F56953" w:rsidP="00F56953">
      <w:pPr>
        <w:rPr>
          <w:lang w:val="en-US"/>
        </w:rPr>
      </w:pPr>
      <w:r>
        <w:rPr>
          <w:rFonts w:ascii="Times New Roman" w:hAnsi="Times New Roman"/>
          <w:b/>
          <w:szCs w:val="20"/>
        </w:rPr>
        <w:t>Friday d</w:t>
      </w:r>
      <w:r w:rsidRPr="00777035">
        <w:rPr>
          <w:rFonts w:ascii="Times New Roman" w:hAnsi="Times New Roman"/>
          <w:b/>
          <w:szCs w:val="20"/>
        </w:rPr>
        <w:t xml:space="preserve">ecision: </w:t>
      </w:r>
      <w:r w:rsidRPr="00777035">
        <w:rPr>
          <w:rFonts w:ascii="Times New Roman" w:hAnsi="Times New Roman"/>
          <w:szCs w:val="20"/>
        </w:rPr>
        <w:t>The d</w:t>
      </w:r>
      <w:r>
        <w:rPr>
          <w:rFonts w:ascii="Times New Roman" w:hAnsi="Times New Roman"/>
          <w:szCs w:val="20"/>
        </w:rPr>
        <w:t xml:space="preserve">raft LS is endorsed </w:t>
      </w:r>
      <w:r w:rsidRPr="00B0516D">
        <w:rPr>
          <w:rFonts w:ascii="Times New Roman" w:hAnsi="Times New Roman"/>
          <w:szCs w:val="20"/>
        </w:rPr>
        <w:t>(by accepting all change marks),</w:t>
      </w:r>
      <w:r>
        <w:rPr>
          <w:rFonts w:ascii="Times New Roman" w:hAnsi="Times New Roman"/>
          <w:szCs w:val="20"/>
        </w:rPr>
        <w:t xml:space="preserve"> and final LS is </w:t>
      </w:r>
      <w:r w:rsidRPr="005A2514">
        <w:rPr>
          <w:rFonts w:ascii="Times New Roman" w:hAnsi="Times New Roman"/>
          <w:szCs w:val="20"/>
          <w:highlight w:val="green"/>
        </w:rPr>
        <w:t xml:space="preserve">approved in </w:t>
      </w:r>
      <w:r w:rsidRPr="00B0516D">
        <w:rPr>
          <w:highlight w:val="green"/>
          <w:lang w:val="en-US"/>
        </w:rPr>
        <w:t>R1-18</w:t>
      </w:r>
      <w:r>
        <w:rPr>
          <w:highlight w:val="green"/>
          <w:lang w:val="en-US"/>
        </w:rPr>
        <w:t>09971</w:t>
      </w:r>
      <w:r>
        <w:rPr>
          <w:lang w:val="en-US"/>
        </w:rPr>
        <w:t>.</w:t>
      </w:r>
    </w:p>
    <w:p w14:paraId="16EA196B" w14:textId="130EB882" w:rsidR="00B0516D" w:rsidRDefault="00B0516D" w:rsidP="00B0516D">
      <w:pPr>
        <w:ind w:left="720" w:hanging="720"/>
        <w:rPr>
          <w:rFonts w:ascii="Times New Roman" w:hAnsi="Times New Roman"/>
          <w:szCs w:val="20"/>
        </w:rPr>
      </w:pPr>
    </w:p>
    <w:p w14:paraId="36C90907" w14:textId="77777777" w:rsidR="00F56953" w:rsidRPr="00B0516D" w:rsidRDefault="00F56953" w:rsidP="00B0516D">
      <w:pPr>
        <w:ind w:left="720" w:hanging="720"/>
        <w:rPr>
          <w:rFonts w:ascii="Times New Roman" w:hAnsi="Times New Roman"/>
          <w:szCs w:val="20"/>
        </w:rPr>
      </w:pPr>
    </w:p>
    <w:p w14:paraId="2DDDDBB0" w14:textId="77777777" w:rsidR="00B0516D" w:rsidRPr="00B0516D" w:rsidRDefault="00B0516D" w:rsidP="00B0516D">
      <w:pPr>
        <w:ind w:left="720" w:hanging="720"/>
        <w:rPr>
          <w:rFonts w:ascii="Times New Roman" w:hAnsi="Times New Roman"/>
          <w:szCs w:val="20"/>
        </w:rPr>
      </w:pPr>
      <w:r w:rsidRPr="00B0516D">
        <w:rPr>
          <w:rFonts w:ascii="Times New Roman" w:hAnsi="Times New Roman"/>
          <w:szCs w:val="20"/>
          <w:highlight w:val="green"/>
        </w:rPr>
        <w:t>Agreements</w:t>
      </w:r>
      <w:r w:rsidRPr="00B0516D">
        <w:rPr>
          <w:rFonts w:ascii="Times New Roman" w:hAnsi="Times New Roman"/>
          <w:szCs w:val="20"/>
        </w:rPr>
        <w:t>:</w:t>
      </w:r>
    </w:p>
    <w:p w14:paraId="3341C328" w14:textId="3A3699B2" w:rsidR="00B0516D" w:rsidRDefault="00B0516D" w:rsidP="008E772F">
      <w:pPr>
        <w:numPr>
          <w:ilvl w:val="0"/>
          <w:numId w:val="150"/>
        </w:numPr>
        <w:rPr>
          <w:rFonts w:ascii="Times New Roman" w:hAnsi="Times New Roman"/>
          <w:szCs w:val="20"/>
        </w:rPr>
      </w:pPr>
      <w:r w:rsidRPr="00B0516D">
        <w:rPr>
          <w:rFonts w:ascii="Times New Roman" w:hAnsi="Times New Roman"/>
          <w:szCs w:val="20"/>
        </w:rPr>
        <w:t>To adopt the following TP to Section 11.1 of 38.213:</w:t>
      </w:r>
    </w:p>
    <w:p w14:paraId="5BB30AF1" w14:textId="764C9769" w:rsidR="00F56953" w:rsidRPr="00B0516D" w:rsidRDefault="00F56953" w:rsidP="00F56953">
      <w:pPr>
        <w:rPr>
          <w:rFonts w:ascii="Times New Roman" w:hAnsi="Times New Roman"/>
          <w:szCs w:val="20"/>
        </w:rPr>
      </w:pPr>
      <w:r>
        <w:rPr>
          <w:rFonts w:ascii="Times New Roman" w:hAnsi="Times New Roman"/>
          <w:szCs w:val="20"/>
        </w:rPr>
        <w:t>===== start of TP =====</w:t>
      </w:r>
    </w:p>
    <w:p w14:paraId="7CE8B5A9" w14:textId="77777777" w:rsidR="00B0516D" w:rsidRPr="00B0516D" w:rsidRDefault="00B0516D" w:rsidP="00B0516D">
      <w:pPr>
        <w:ind w:left="568" w:hanging="284"/>
        <w:rPr>
          <w:rFonts w:ascii="Times New Roman" w:eastAsia="MS Mincho" w:hAnsi="Times New Roman"/>
          <w:szCs w:val="20"/>
        </w:rPr>
      </w:pPr>
      <w:r w:rsidRPr="00B0516D">
        <w:rPr>
          <w:rFonts w:ascii="Times New Roman" w:eastAsia="MS Mincho" w:hAnsi="Times New Roman"/>
          <w:szCs w:val="20"/>
        </w:rPr>
        <w:t>-</w:t>
      </w:r>
      <w:r w:rsidRPr="00B0516D">
        <w:rPr>
          <w:rFonts w:ascii="Times New Roman" w:eastAsia="MS Mincho" w:hAnsi="Times New Roman"/>
          <w:szCs w:val="20"/>
        </w:rPr>
        <w:tab/>
        <w:t>If the UE is configured by higher layers to receive a PDCCH, or a PDSCH, or a CSI-RS in the set of symbols of the slot, the UE receive</w:t>
      </w:r>
      <w:r w:rsidRPr="00B0516D">
        <w:rPr>
          <w:rFonts w:ascii="Times New Roman" w:eastAsia="MS Mincho" w:hAnsi="Times New Roman"/>
          <w:szCs w:val="20"/>
          <w:lang w:val="en-US"/>
        </w:rPr>
        <w:t>s</w:t>
      </w:r>
      <w:r w:rsidRPr="00B0516D">
        <w:rPr>
          <w:rFonts w:ascii="Times New Roman" w:eastAsia="MS Mincho" w:hAnsi="Times New Roman"/>
          <w:szCs w:val="20"/>
        </w:rPr>
        <w:t xml:space="preserve"> the PDCCH, the PDSCH, or the CSI-RS if </w:t>
      </w:r>
    </w:p>
    <w:p w14:paraId="068E1653" w14:textId="77777777" w:rsidR="00B0516D" w:rsidRPr="00B0516D" w:rsidRDefault="00B0516D" w:rsidP="00B0516D">
      <w:pPr>
        <w:ind w:left="851" w:hanging="284"/>
        <w:rPr>
          <w:rFonts w:ascii="Times New Roman" w:eastAsia="MS Mincho" w:hAnsi="Times New Roman"/>
          <w:szCs w:val="20"/>
          <w:lang w:val="en-US"/>
        </w:rPr>
      </w:pPr>
      <w:r w:rsidRPr="00B0516D">
        <w:rPr>
          <w:rFonts w:ascii="Times New Roman" w:eastAsia="MS Mincho" w:hAnsi="Times New Roman"/>
          <w:szCs w:val="20"/>
        </w:rPr>
        <w:t>-</w:t>
      </w:r>
      <w:r w:rsidRPr="00B0516D">
        <w:rPr>
          <w:rFonts w:ascii="Times New Roman" w:eastAsia="MS Mincho" w:hAnsi="Times New Roman"/>
          <w:szCs w:val="20"/>
        </w:rPr>
        <w:tab/>
        <w:t xml:space="preserve">the UE does not detect a DCI format 0_0, DCI format 0_1, </w:t>
      </w:r>
      <w:r w:rsidRPr="00B0516D">
        <w:rPr>
          <w:rFonts w:ascii="Times New Roman" w:eastAsia="MS Mincho" w:hAnsi="Times New Roman"/>
          <w:szCs w:val="20"/>
          <w:lang w:val="en-US"/>
        </w:rPr>
        <w:t xml:space="preserve">DCI format 1_0, DCI format 1_1, </w:t>
      </w:r>
      <w:r w:rsidRPr="00B0516D">
        <w:rPr>
          <w:rFonts w:ascii="Times New Roman" w:eastAsia="MS Mincho" w:hAnsi="Times New Roman"/>
          <w:szCs w:val="20"/>
        </w:rPr>
        <w:t xml:space="preserve">or DCI format 2_3 </w:t>
      </w:r>
      <w:r w:rsidRPr="00B0516D">
        <w:rPr>
          <w:rFonts w:ascii="Times New Roman" w:eastAsia="SimSun" w:hAnsi="Times New Roman"/>
          <w:szCs w:val="20"/>
          <w:lang w:eastAsia="zh-CN"/>
        </w:rPr>
        <w:t xml:space="preserve">that indicates to the UE to transmit a PUSCH, a PUCCH, a PRACH, or a SRS in </w:t>
      </w:r>
      <w:ins w:id="812" w:author="Qualcomm" w:date="2018-08-22T02:50:00Z">
        <w:r w:rsidRPr="00B0516D">
          <w:rPr>
            <w:rFonts w:ascii="Times New Roman" w:eastAsia="SimSun" w:hAnsi="Times New Roman"/>
            <w:szCs w:val="20"/>
            <w:lang w:eastAsia="zh-CN"/>
          </w:rPr>
          <w:t>at least one</w:t>
        </w:r>
      </w:ins>
      <w:ins w:id="813" w:author="Qualcomm" w:date="2018-08-22T02:49:00Z">
        <w:r w:rsidRPr="00B0516D">
          <w:rPr>
            <w:rFonts w:ascii="Times New Roman" w:eastAsia="SimSun" w:hAnsi="Times New Roman"/>
            <w:szCs w:val="20"/>
            <w:lang w:eastAsia="zh-CN"/>
          </w:rPr>
          <w:t xml:space="preserve"> symbol of </w:t>
        </w:r>
      </w:ins>
      <w:r w:rsidRPr="00B0516D">
        <w:rPr>
          <w:rFonts w:ascii="Times New Roman" w:eastAsia="SimSun" w:hAnsi="Times New Roman"/>
          <w:szCs w:val="20"/>
          <w:lang w:eastAsia="zh-CN"/>
        </w:rPr>
        <w:t xml:space="preserve">the set of </w:t>
      </w:r>
      <w:r w:rsidRPr="00B0516D">
        <w:rPr>
          <w:rFonts w:ascii="Times New Roman" w:eastAsia="MS Mincho" w:hAnsi="Times New Roman"/>
          <w:szCs w:val="20"/>
        </w:rPr>
        <w:t>symbols of the slot, or</w:t>
      </w:r>
    </w:p>
    <w:p w14:paraId="13FB206F" w14:textId="77777777" w:rsidR="00B0516D" w:rsidRPr="00B0516D" w:rsidRDefault="00B0516D" w:rsidP="00B0516D">
      <w:pPr>
        <w:ind w:left="851" w:hanging="284"/>
        <w:rPr>
          <w:rFonts w:ascii="Times New Roman" w:eastAsia="MS Mincho" w:hAnsi="Times New Roman"/>
          <w:szCs w:val="20"/>
          <w:lang w:val="en-US"/>
        </w:rPr>
      </w:pPr>
      <w:del w:id="814" w:author="Qualcomm" w:date="2018-08-22T02:49:00Z">
        <w:r w:rsidRPr="00B0516D">
          <w:rPr>
            <w:rFonts w:ascii="Times New Roman" w:eastAsia="MS Mincho" w:hAnsi="Times New Roman"/>
            <w:szCs w:val="20"/>
          </w:rPr>
          <w:delText>-</w:delText>
        </w:r>
      </w:del>
      <w:r w:rsidRPr="00B0516D">
        <w:rPr>
          <w:rFonts w:ascii="Times New Roman" w:eastAsia="MS Mincho" w:hAnsi="Times New Roman"/>
          <w:szCs w:val="20"/>
        </w:rPr>
        <w:tab/>
      </w:r>
      <w:del w:id="815" w:author="Qualcomm" w:date="2018-08-22T02:49:00Z">
        <w:r w:rsidRPr="00B0516D" w:rsidDel="008C1CFB">
          <w:rPr>
            <w:rFonts w:ascii="Times New Roman" w:eastAsia="MS Mincho" w:hAnsi="Times New Roman"/>
            <w:szCs w:val="20"/>
          </w:rPr>
          <w:delText>the UE detect</w:delText>
        </w:r>
        <w:r w:rsidRPr="00B0516D" w:rsidDel="008C1CFB">
          <w:rPr>
            <w:rFonts w:ascii="Times New Roman" w:eastAsia="MS Mincho" w:hAnsi="Times New Roman"/>
            <w:szCs w:val="20"/>
            <w:lang w:val="en-US"/>
          </w:rPr>
          <w:delText>s</w:delText>
        </w:r>
        <w:r w:rsidRPr="00B0516D" w:rsidDel="008C1CFB">
          <w:rPr>
            <w:rFonts w:ascii="Times New Roman" w:eastAsia="MS Mincho" w:hAnsi="Times New Roman"/>
            <w:szCs w:val="20"/>
          </w:rPr>
          <w:delText xml:space="preserve"> a DCI format 0_0, DCI format 0_1, </w:delText>
        </w:r>
        <w:r w:rsidRPr="00B0516D" w:rsidDel="008C1CFB">
          <w:rPr>
            <w:rFonts w:ascii="Times New Roman" w:eastAsia="MS Mincho" w:hAnsi="Times New Roman"/>
            <w:szCs w:val="20"/>
            <w:lang w:val="en-US"/>
          </w:rPr>
          <w:delText xml:space="preserve">DCI format 1_0, DCI format 1_1, </w:delText>
        </w:r>
        <w:r w:rsidRPr="00B0516D" w:rsidDel="008C1CFB">
          <w:rPr>
            <w:rFonts w:ascii="Times New Roman" w:eastAsia="MS Mincho" w:hAnsi="Times New Roman"/>
            <w:szCs w:val="20"/>
          </w:rPr>
          <w:delText>or DCI format 2_3</w:delText>
        </w:r>
        <w:r w:rsidRPr="00B0516D" w:rsidDel="008C1CFB">
          <w:rPr>
            <w:rFonts w:ascii="Times New Roman" w:eastAsia="SimSun" w:hAnsi="Times New Roman"/>
            <w:szCs w:val="20"/>
            <w:lang w:eastAsia="zh-CN"/>
          </w:rPr>
          <w:delText xml:space="preserve"> that indicates to the UE to transmit a PUSCH, a PUCCH, a PRACH, or a SRS in the </w:delText>
        </w:r>
      </w:del>
      <w:del w:id="816" w:author="Qualcomm" w:date="2018-08-22T02:16:00Z">
        <w:r w:rsidRPr="00B0516D" w:rsidDel="00553F5A">
          <w:rPr>
            <w:rFonts w:ascii="Times New Roman" w:eastAsia="SimSun" w:hAnsi="Times New Roman"/>
            <w:szCs w:val="20"/>
            <w:lang w:eastAsia="zh-CN"/>
          </w:rPr>
          <w:delText xml:space="preserve">set of </w:delText>
        </w:r>
      </w:del>
      <w:del w:id="817" w:author="Qualcomm" w:date="2018-08-22T02:49:00Z">
        <w:r w:rsidRPr="00B0516D" w:rsidDel="008C1CFB">
          <w:rPr>
            <w:rFonts w:ascii="Times New Roman" w:eastAsia="MS Mincho" w:hAnsi="Times New Roman"/>
            <w:szCs w:val="20"/>
          </w:rPr>
          <w:delText>symbol</w:delText>
        </w:r>
      </w:del>
      <w:del w:id="818" w:author="Qualcomm" w:date="2018-08-22T02:16:00Z">
        <w:r w:rsidRPr="00B0516D" w:rsidDel="00553F5A">
          <w:rPr>
            <w:rFonts w:ascii="Times New Roman" w:eastAsia="MS Mincho" w:hAnsi="Times New Roman"/>
            <w:szCs w:val="20"/>
          </w:rPr>
          <w:delText>s of the slot</w:delText>
        </w:r>
      </w:del>
      <w:del w:id="819" w:author="Qualcomm" w:date="2018-08-22T02:49:00Z">
        <w:r w:rsidRPr="00B0516D" w:rsidDel="008C1CFB">
          <w:rPr>
            <w:rFonts w:ascii="Times New Roman" w:eastAsia="MS Mincho" w:hAnsi="Times New Roman"/>
            <w:szCs w:val="20"/>
          </w:rPr>
          <w:delText xml:space="preserve"> and a number of symbols between a last symbol of a control resource set where the UE detects the DCI format 0_0, DCI format 0_1, </w:delText>
        </w:r>
        <w:r w:rsidRPr="00B0516D" w:rsidDel="008C1CFB">
          <w:rPr>
            <w:rFonts w:ascii="Times New Roman" w:eastAsia="MS Mincho" w:hAnsi="Times New Roman"/>
            <w:szCs w:val="20"/>
            <w:lang w:val="en-US"/>
          </w:rPr>
          <w:delText xml:space="preserve">DCI format 1_0, DCI format 1_1, </w:delText>
        </w:r>
        <w:r w:rsidRPr="00B0516D" w:rsidDel="008C1CFB">
          <w:rPr>
            <w:rFonts w:ascii="Times New Roman" w:eastAsia="MS Mincho" w:hAnsi="Times New Roman"/>
            <w:szCs w:val="20"/>
          </w:rPr>
          <w:delText xml:space="preserve">or DCI format 2_3 and </w:delText>
        </w:r>
      </w:del>
      <w:del w:id="820" w:author="Qualcomm" w:date="2018-08-22T02:19:00Z">
        <w:r w:rsidRPr="00B0516D" w:rsidDel="00EC6897">
          <w:rPr>
            <w:rFonts w:ascii="Times New Roman" w:eastAsia="MS Mincho" w:hAnsi="Times New Roman"/>
            <w:szCs w:val="20"/>
          </w:rPr>
          <w:delText xml:space="preserve">a first </w:delText>
        </w:r>
      </w:del>
      <w:del w:id="821" w:author="Qualcomm" w:date="2018-08-22T02:18:00Z">
        <w:r w:rsidRPr="00B0516D" w:rsidDel="00553F5A">
          <w:rPr>
            <w:rFonts w:ascii="Times New Roman" w:eastAsia="MS Mincho" w:hAnsi="Times New Roman"/>
            <w:szCs w:val="20"/>
          </w:rPr>
          <w:delText xml:space="preserve">symbol in </w:delText>
        </w:r>
      </w:del>
      <w:del w:id="822" w:author="Qualcomm" w:date="2018-08-22T02:49:00Z">
        <w:r w:rsidRPr="00B0516D" w:rsidDel="008C1CFB">
          <w:rPr>
            <w:rFonts w:ascii="Times New Roman" w:eastAsia="MS Mincho" w:hAnsi="Times New Roman"/>
            <w:szCs w:val="20"/>
          </w:rPr>
          <w:delText xml:space="preserve">the </w:delText>
        </w:r>
      </w:del>
      <w:del w:id="823" w:author="Qualcomm" w:date="2018-08-22T02:18:00Z">
        <w:r w:rsidRPr="00B0516D" w:rsidDel="00553F5A">
          <w:rPr>
            <w:rFonts w:ascii="Times New Roman" w:eastAsia="MS Mincho" w:hAnsi="Times New Roman"/>
            <w:szCs w:val="20"/>
          </w:rPr>
          <w:delText xml:space="preserve">set of </w:delText>
        </w:r>
      </w:del>
      <w:del w:id="824" w:author="Qualcomm" w:date="2018-08-22T02:49:00Z">
        <w:r w:rsidRPr="00B0516D" w:rsidDel="008C1CFB">
          <w:rPr>
            <w:rFonts w:ascii="Times New Roman" w:eastAsia="MS Mincho" w:hAnsi="Times New Roman"/>
            <w:szCs w:val="20"/>
          </w:rPr>
          <w:delText>symbol</w:delText>
        </w:r>
      </w:del>
      <w:del w:id="825" w:author="Qualcomm" w:date="2018-08-22T02:18:00Z">
        <w:r w:rsidRPr="00B0516D" w:rsidDel="00553F5A">
          <w:rPr>
            <w:rFonts w:ascii="Times New Roman" w:eastAsia="MS Mincho" w:hAnsi="Times New Roman"/>
            <w:szCs w:val="20"/>
          </w:rPr>
          <w:delText>s</w:delText>
        </w:r>
      </w:del>
      <w:del w:id="826" w:author="Qualcomm" w:date="2018-08-22T02:49:00Z">
        <w:r w:rsidRPr="00B0516D" w:rsidDel="008C1CFB">
          <w:rPr>
            <w:rFonts w:ascii="Times New Roman" w:eastAsia="MS Mincho" w:hAnsi="Times New Roman"/>
            <w:szCs w:val="20"/>
          </w:rPr>
          <w:delText xml:space="preserve"> is smaller than the PUSCH preparation time N</w:delText>
        </w:r>
        <w:r w:rsidRPr="00B0516D" w:rsidDel="008C1CFB">
          <w:rPr>
            <w:rFonts w:ascii="Times New Roman" w:eastAsia="MS Mincho" w:hAnsi="Times New Roman"/>
            <w:szCs w:val="20"/>
            <w:vertAlign w:val="subscript"/>
          </w:rPr>
          <w:delText>2</w:delText>
        </w:r>
        <w:r w:rsidRPr="00B0516D" w:rsidDel="008C1CFB">
          <w:rPr>
            <w:rFonts w:ascii="Times New Roman" w:eastAsia="MS Mincho" w:hAnsi="Times New Roman"/>
            <w:szCs w:val="20"/>
          </w:rPr>
          <w:delText xml:space="preserve"> for the corresponding PUSCH timing capability [6, TS 38.214].</w:delText>
        </w:r>
      </w:del>
      <w:r w:rsidRPr="00B0516D">
        <w:rPr>
          <w:rFonts w:ascii="Times New Roman" w:eastAsia="MS Mincho" w:hAnsi="Times New Roman"/>
          <w:szCs w:val="20"/>
        </w:rPr>
        <w:t xml:space="preserve"> </w:t>
      </w:r>
    </w:p>
    <w:p w14:paraId="2417F13B" w14:textId="77777777" w:rsidR="00B0516D" w:rsidRPr="00B0516D" w:rsidRDefault="00B0516D" w:rsidP="00B0516D">
      <w:pPr>
        <w:ind w:left="568" w:hanging="284"/>
        <w:rPr>
          <w:rFonts w:ascii="Times New Roman" w:eastAsia="SimSun" w:hAnsi="Times New Roman"/>
          <w:szCs w:val="20"/>
          <w:lang w:eastAsia="zh-CN"/>
        </w:rPr>
      </w:pPr>
      <w:r w:rsidRPr="00B0516D">
        <w:rPr>
          <w:rFonts w:ascii="Times New Roman" w:eastAsia="MS Mincho" w:hAnsi="Times New Roman"/>
          <w:szCs w:val="20"/>
        </w:rPr>
        <w:t xml:space="preserve">Otherwise, the UE </w:t>
      </w:r>
      <w:r w:rsidRPr="00B0516D">
        <w:rPr>
          <w:rFonts w:ascii="Times New Roman" w:eastAsia="MS Mincho" w:hAnsi="Times New Roman"/>
          <w:szCs w:val="20"/>
          <w:lang w:val="en-US"/>
        </w:rPr>
        <w:t>does</w:t>
      </w:r>
      <w:r w:rsidRPr="00B0516D">
        <w:rPr>
          <w:rFonts w:ascii="Times New Roman" w:eastAsia="MS Mincho" w:hAnsi="Times New Roman"/>
          <w:szCs w:val="20"/>
        </w:rPr>
        <w:t xml:space="preserve"> not receive the PDCCH, or the PDSCH, or the CSI-RS in the set of symbols of the slot.</w:t>
      </w:r>
    </w:p>
    <w:p w14:paraId="458E3309" w14:textId="77777777" w:rsidR="00B0516D" w:rsidRPr="00B0516D" w:rsidRDefault="00B0516D" w:rsidP="00B0516D">
      <w:pPr>
        <w:ind w:left="568" w:hanging="284"/>
        <w:rPr>
          <w:rFonts w:ascii="Times New Roman" w:eastAsia="MS Mincho" w:hAnsi="Times New Roman"/>
          <w:szCs w:val="20"/>
        </w:rPr>
      </w:pPr>
      <w:r w:rsidRPr="00B0516D">
        <w:rPr>
          <w:rFonts w:ascii="Times New Roman" w:eastAsia="MS Mincho" w:hAnsi="Times New Roman"/>
          <w:szCs w:val="20"/>
        </w:rPr>
        <w:t>-</w:t>
      </w:r>
      <w:r w:rsidRPr="00B0516D">
        <w:rPr>
          <w:rFonts w:ascii="Times New Roman" w:eastAsia="MS Mincho" w:hAnsi="Times New Roman"/>
          <w:szCs w:val="20"/>
        </w:rPr>
        <w:tab/>
        <w:t>If the UE is configured by higher layers to transmit a periodic SRS, or a PUCCH, or a PUSCH, or a PRACH in the set of symbols in the slot, the UE transmit</w:t>
      </w:r>
      <w:r w:rsidRPr="00B0516D">
        <w:rPr>
          <w:rFonts w:ascii="Times New Roman" w:eastAsia="MS Mincho" w:hAnsi="Times New Roman"/>
          <w:szCs w:val="20"/>
          <w:lang w:val="en-US"/>
        </w:rPr>
        <w:t>s</w:t>
      </w:r>
      <w:r w:rsidRPr="00B0516D">
        <w:rPr>
          <w:rFonts w:ascii="Times New Roman" w:eastAsia="MS Mincho" w:hAnsi="Times New Roman"/>
          <w:szCs w:val="20"/>
        </w:rPr>
        <w:t xml:space="preserve"> the periodic SRS</w:t>
      </w:r>
      <w:r w:rsidRPr="00B0516D">
        <w:rPr>
          <w:rFonts w:ascii="Times New Roman" w:eastAsia="MS Mincho" w:hAnsi="Times New Roman"/>
          <w:szCs w:val="20"/>
          <w:lang w:val="en-US"/>
        </w:rPr>
        <w:t>,</w:t>
      </w:r>
      <w:r w:rsidRPr="00B0516D">
        <w:rPr>
          <w:rFonts w:ascii="Times New Roman" w:eastAsia="MS Mincho" w:hAnsi="Times New Roman"/>
          <w:szCs w:val="20"/>
        </w:rPr>
        <w:t xml:space="preserve"> or the PUCCH, or the PUSCH, or the PRACH in </w:t>
      </w:r>
      <w:ins w:id="827" w:author="Qualcomm" w:date="2018-08-22T02:21:00Z">
        <w:r w:rsidRPr="00B0516D">
          <w:rPr>
            <w:rFonts w:ascii="Times New Roman" w:eastAsia="MS Mincho" w:hAnsi="Times New Roman"/>
            <w:szCs w:val="20"/>
            <w:lang w:val="en-US"/>
          </w:rPr>
          <w:t xml:space="preserve">a symbol in </w:t>
        </w:r>
      </w:ins>
      <w:r w:rsidRPr="00B0516D">
        <w:rPr>
          <w:rFonts w:ascii="Times New Roman" w:eastAsia="MS Mincho" w:hAnsi="Times New Roman"/>
          <w:szCs w:val="20"/>
        </w:rPr>
        <w:t xml:space="preserve">the set of symbols of the slot if </w:t>
      </w:r>
    </w:p>
    <w:p w14:paraId="7B48A87F" w14:textId="77777777" w:rsidR="00B0516D" w:rsidRPr="00B0516D" w:rsidRDefault="00B0516D" w:rsidP="00B0516D">
      <w:pPr>
        <w:ind w:left="851" w:hanging="284"/>
        <w:rPr>
          <w:rFonts w:ascii="Times New Roman" w:eastAsia="MS Mincho" w:hAnsi="Times New Roman"/>
          <w:szCs w:val="20"/>
          <w:lang w:val="en-US"/>
        </w:rPr>
      </w:pPr>
      <w:r w:rsidRPr="00B0516D">
        <w:rPr>
          <w:rFonts w:ascii="Times New Roman" w:eastAsia="MS Mincho" w:hAnsi="Times New Roman"/>
          <w:szCs w:val="20"/>
        </w:rPr>
        <w:t>-</w:t>
      </w:r>
      <w:r w:rsidRPr="00B0516D">
        <w:rPr>
          <w:rFonts w:ascii="Times New Roman" w:eastAsia="MS Mincho" w:hAnsi="Times New Roman"/>
          <w:szCs w:val="20"/>
        </w:rPr>
        <w:tab/>
        <w:t>the UE does not detect a DCI format 1_0, DCI format 1_1, or DCI format 0_1</w:t>
      </w:r>
      <w:r w:rsidRPr="00B0516D">
        <w:rPr>
          <w:rFonts w:ascii="Times New Roman" w:eastAsia="SimSun" w:hAnsi="Times New Roman"/>
          <w:szCs w:val="20"/>
          <w:lang w:eastAsia="zh-CN"/>
        </w:rPr>
        <w:t xml:space="preserve"> that indicates to the UE to receive PDSCH or CSI-RS in the set of </w:t>
      </w:r>
      <w:r w:rsidRPr="00B0516D">
        <w:rPr>
          <w:rFonts w:ascii="Times New Roman" w:eastAsia="MS Mincho" w:hAnsi="Times New Roman"/>
          <w:szCs w:val="20"/>
        </w:rPr>
        <w:t>symbols in the slot,</w:t>
      </w:r>
      <w:r w:rsidRPr="00B0516D">
        <w:rPr>
          <w:rFonts w:ascii="Times New Roman" w:eastAsia="MS Mincho" w:hAnsi="Times New Roman"/>
          <w:szCs w:val="20"/>
          <w:lang w:val="en-US"/>
        </w:rPr>
        <w:t xml:space="preserve"> or </w:t>
      </w:r>
    </w:p>
    <w:p w14:paraId="2D75143D" w14:textId="77777777" w:rsidR="00B0516D" w:rsidRPr="00B0516D" w:rsidRDefault="00B0516D" w:rsidP="00B0516D">
      <w:pPr>
        <w:ind w:left="851" w:hanging="284"/>
        <w:rPr>
          <w:rFonts w:ascii="Times New Roman" w:eastAsia="MS Mincho" w:hAnsi="Times New Roman"/>
          <w:szCs w:val="20"/>
          <w:lang w:val="en-US"/>
        </w:rPr>
      </w:pPr>
      <w:r w:rsidRPr="00B0516D">
        <w:rPr>
          <w:rFonts w:ascii="Times New Roman" w:eastAsia="MS Mincho" w:hAnsi="Times New Roman"/>
          <w:szCs w:val="20"/>
        </w:rPr>
        <w:t>-</w:t>
      </w:r>
      <w:r w:rsidRPr="00B0516D">
        <w:rPr>
          <w:rFonts w:ascii="Times New Roman" w:eastAsia="MS Mincho" w:hAnsi="Times New Roman"/>
          <w:szCs w:val="20"/>
        </w:rPr>
        <w:tab/>
        <w:t>the UE detect</w:t>
      </w:r>
      <w:r w:rsidRPr="00B0516D">
        <w:rPr>
          <w:rFonts w:ascii="Times New Roman" w:eastAsia="MS Mincho" w:hAnsi="Times New Roman"/>
          <w:szCs w:val="20"/>
          <w:lang w:val="en-US"/>
        </w:rPr>
        <w:t>s</w:t>
      </w:r>
      <w:r w:rsidRPr="00B0516D">
        <w:rPr>
          <w:rFonts w:ascii="Times New Roman" w:eastAsia="MS Mincho" w:hAnsi="Times New Roman"/>
          <w:szCs w:val="20"/>
        </w:rPr>
        <w:t xml:space="preserve"> a DCI format 1_0, DCI format 1_1, or DCI format 0_1 </w:t>
      </w:r>
      <w:r w:rsidRPr="00B0516D">
        <w:rPr>
          <w:rFonts w:ascii="Times New Roman" w:eastAsia="SimSun" w:hAnsi="Times New Roman"/>
          <w:szCs w:val="20"/>
          <w:lang w:eastAsia="zh-CN"/>
        </w:rPr>
        <w:t xml:space="preserve">that indicates to the UE to receive PDSCH or CSI-RS in </w:t>
      </w:r>
      <w:ins w:id="828" w:author="Qualcomm" w:date="2018-08-22T03:08:00Z">
        <w:r w:rsidRPr="00B0516D">
          <w:rPr>
            <w:rFonts w:ascii="Times New Roman" w:eastAsia="SimSun" w:hAnsi="Times New Roman"/>
            <w:szCs w:val="20"/>
            <w:lang w:eastAsia="zh-CN"/>
          </w:rPr>
          <w:t xml:space="preserve">at least one symbol in </w:t>
        </w:r>
      </w:ins>
      <w:r w:rsidRPr="00B0516D">
        <w:rPr>
          <w:rFonts w:ascii="Times New Roman" w:eastAsia="SimSun" w:hAnsi="Times New Roman"/>
          <w:szCs w:val="20"/>
          <w:lang w:eastAsia="zh-CN"/>
        </w:rPr>
        <w:t xml:space="preserve">the set of </w:t>
      </w:r>
      <w:r w:rsidRPr="00B0516D">
        <w:rPr>
          <w:rFonts w:ascii="Times New Roman" w:eastAsia="MS Mincho" w:hAnsi="Times New Roman"/>
          <w:szCs w:val="20"/>
        </w:rPr>
        <w:t>symbols in the slot</w:t>
      </w:r>
      <w:r w:rsidRPr="00B0516D">
        <w:rPr>
          <w:rFonts w:ascii="Times New Roman" w:eastAsia="MS Mincho" w:hAnsi="Times New Roman"/>
          <w:szCs w:val="20"/>
          <w:lang w:val="en-US"/>
        </w:rPr>
        <w:t xml:space="preserve"> </w:t>
      </w:r>
      <w:r w:rsidRPr="00B0516D">
        <w:rPr>
          <w:rFonts w:ascii="Times New Roman" w:eastAsia="MS Mincho" w:hAnsi="Times New Roman"/>
          <w:szCs w:val="20"/>
        </w:rPr>
        <w:t>and a number of symbols between a last symbol of a control resource set where the UE detects the DCI format 1_0</w:t>
      </w:r>
      <w:ins w:id="829" w:author="左志松10020442" w:date="2018-08-09T21:51:00Z">
        <w:r w:rsidRPr="00B0516D">
          <w:rPr>
            <w:rFonts w:ascii="Times New Roman" w:eastAsia="SimSun" w:hAnsi="Times New Roman"/>
            <w:szCs w:val="20"/>
            <w:lang w:eastAsia="zh-CN"/>
          </w:rPr>
          <w:t>,</w:t>
        </w:r>
      </w:ins>
      <w:r w:rsidRPr="00B0516D">
        <w:rPr>
          <w:rFonts w:ascii="Times New Roman" w:eastAsia="MS Mincho" w:hAnsi="Times New Roman"/>
          <w:szCs w:val="20"/>
        </w:rPr>
        <w:t xml:space="preserve"> </w:t>
      </w:r>
      <w:del w:id="830" w:author="左志松10020442" w:date="2018-08-09T21:51:00Z">
        <w:r w:rsidRPr="00B0516D" w:rsidDel="00666958">
          <w:rPr>
            <w:rFonts w:ascii="Times New Roman" w:eastAsia="MS Mincho" w:hAnsi="Times New Roman"/>
            <w:szCs w:val="20"/>
          </w:rPr>
          <w:delText xml:space="preserve">or </w:delText>
        </w:r>
      </w:del>
      <w:r w:rsidRPr="00B0516D">
        <w:rPr>
          <w:rFonts w:ascii="Times New Roman" w:eastAsia="MS Mincho" w:hAnsi="Times New Roman"/>
          <w:szCs w:val="20"/>
        </w:rPr>
        <w:t>DCI format 1_1</w:t>
      </w:r>
      <w:ins w:id="831" w:author="左志松10020442" w:date="2018-08-09T21:51:00Z">
        <w:r w:rsidRPr="00B0516D">
          <w:rPr>
            <w:rFonts w:ascii="Times New Roman" w:eastAsia="SimSun" w:hAnsi="Times New Roman"/>
            <w:szCs w:val="20"/>
            <w:lang w:eastAsia="zh-CN"/>
          </w:rPr>
          <w:t>,</w:t>
        </w:r>
        <w:r w:rsidRPr="00B0516D">
          <w:rPr>
            <w:rFonts w:ascii="Times New Roman" w:eastAsia="MS Mincho" w:hAnsi="Times New Roman"/>
            <w:szCs w:val="20"/>
          </w:rPr>
          <w:t xml:space="preserve"> or DCI format 0_1</w:t>
        </w:r>
      </w:ins>
      <w:r w:rsidRPr="00B0516D">
        <w:rPr>
          <w:rFonts w:ascii="Times New Roman" w:eastAsia="MS Mincho" w:hAnsi="Times New Roman"/>
          <w:szCs w:val="20"/>
        </w:rPr>
        <w:t xml:space="preserve"> and </w:t>
      </w:r>
      <w:del w:id="832" w:author="Qualcomm" w:date="2018-08-22T02:54:00Z">
        <w:r w:rsidRPr="00B0516D" w:rsidDel="001D1E01">
          <w:rPr>
            <w:rFonts w:ascii="Times New Roman" w:eastAsia="MS Mincho" w:hAnsi="Times New Roman"/>
            <w:szCs w:val="20"/>
          </w:rPr>
          <w:delText>a first</w:delText>
        </w:r>
      </w:del>
      <w:ins w:id="833" w:author="Qualcomm" w:date="2018-08-22T02:54:00Z">
        <w:r w:rsidRPr="00B0516D">
          <w:rPr>
            <w:rFonts w:ascii="Times New Roman" w:eastAsia="MS Mincho" w:hAnsi="Times New Roman"/>
            <w:szCs w:val="20"/>
          </w:rPr>
          <w:t>the</w:t>
        </w:r>
      </w:ins>
      <w:r w:rsidRPr="00B0516D">
        <w:rPr>
          <w:rFonts w:ascii="Times New Roman" w:eastAsia="MS Mincho" w:hAnsi="Times New Roman"/>
          <w:szCs w:val="20"/>
        </w:rPr>
        <w:t xml:space="preserve"> symbol </w:t>
      </w:r>
      <w:del w:id="834" w:author="Qualcomm" w:date="2018-08-22T02:54:00Z">
        <w:r w:rsidRPr="00B0516D" w:rsidDel="001D1E01">
          <w:rPr>
            <w:rFonts w:ascii="Times New Roman" w:eastAsia="MS Mincho" w:hAnsi="Times New Roman"/>
            <w:szCs w:val="20"/>
          </w:rPr>
          <w:delText xml:space="preserve">in the set of symbols </w:delText>
        </w:r>
      </w:del>
      <w:r w:rsidRPr="00B0516D">
        <w:rPr>
          <w:rFonts w:ascii="Times New Roman" w:eastAsia="MS Mincho" w:hAnsi="Times New Roman"/>
          <w:szCs w:val="20"/>
        </w:rPr>
        <w:t>is smaller than the PUSCH preparation time N</w:t>
      </w:r>
      <w:r w:rsidRPr="00B0516D">
        <w:rPr>
          <w:rFonts w:ascii="Times New Roman" w:eastAsia="MS Mincho" w:hAnsi="Times New Roman"/>
          <w:szCs w:val="20"/>
          <w:vertAlign w:val="subscript"/>
        </w:rPr>
        <w:t>2</w:t>
      </w:r>
      <w:r w:rsidRPr="00B0516D">
        <w:rPr>
          <w:rFonts w:ascii="Times New Roman" w:eastAsia="MS Mincho" w:hAnsi="Times New Roman"/>
          <w:szCs w:val="20"/>
        </w:rPr>
        <w:t xml:space="preserve"> for the corresponding PUSCH timing capability. </w:t>
      </w:r>
    </w:p>
    <w:p w14:paraId="7F9624A0" w14:textId="77777777" w:rsidR="00B0516D" w:rsidRPr="00B0516D" w:rsidRDefault="00B0516D" w:rsidP="00B0516D">
      <w:pPr>
        <w:ind w:left="568" w:hanging="284"/>
        <w:rPr>
          <w:rFonts w:ascii="Times New Roman" w:eastAsia="MS Mincho" w:hAnsi="Times New Roman"/>
          <w:szCs w:val="20"/>
        </w:rPr>
      </w:pPr>
      <w:r w:rsidRPr="00B0516D">
        <w:rPr>
          <w:rFonts w:ascii="Times New Roman" w:eastAsia="MS Mincho" w:hAnsi="Times New Roman"/>
          <w:szCs w:val="20"/>
        </w:rPr>
        <w:t xml:space="preserve">Otherwise, the UE </w:t>
      </w:r>
      <w:r w:rsidRPr="00B0516D">
        <w:rPr>
          <w:rFonts w:ascii="Times New Roman" w:eastAsia="MS Mincho" w:hAnsi="Times New Roman"/>
          <w:szCs w:val="20"/>
          <w:lang w:val="en-US"/>
        </w:rPr>
        <w:t>does</w:t>
      </w:r>
      <w:r w:rsidRPr="00B0516D">
        <w:rPr>
          <w:rFonts w:ascii="Times New Roman" w:eastAsia="MS Mincho" w:hAnsi="Times New Roman"/>
          <w:szCs w:val="20"/>
        </w:rPr>
        <w:t xml:space="preserve"> not transmit the periodic SRS, or the PUCCH, or the PUSCH, or the PRACH in the </w:t>
      </w:r>
      <w:del w:id="835" w:author="Qualcomm" w:date="2018-08-22T02:59:00Z">
        <w:r w:rsidRPr="00B0516D" w:rsidDel="001D1E01">
          <w:rPr>
            <w:rFonts w:ascii="Times New Roman" w:eastAsia="MS Mincho" w:hAnsi="Times New Roman"/>
            <w:szCs w:val="20"/>
          </w:rPr>
          <w:delText xml:space="preserve">set of </w:delText>
        </w:r>
      </w:del>
      <w:r w:rsidRPr="00B0516D">
        <w:rPr>
          <w:rFonts w:ascii="Times New Roman" w:eastAsia="MS Mincho" w:hAnsi="Times New Roman"/>
          <w:szCs w:val="20"/>
        </w:rPr>
        <w:t>symbol</w:t>
      </w:r>
      <w:del w:id="836" w:author="Qualcomm" w:date="2018-08-22T02:59:00Z">
        <w:r w:rsidRPr="00B0516D" w:rsidDel="001D1E01">
          <w:rPr>
            <w:rFonts w:ascii="Times New Roman" w:eastAsia="MS Mincho" w:hAnsi="Times New Roman"/>
            <w:szCs w:val="20"/>
          </w:rPr>
          <w:delText>s of the slot</w:delText>
        </w:r>
      </w:del>
      <w:r w:rsidRPr="00B0516D">
        <w:rPr>
          <w:rFonts w:ascii="Times New Roman" w:eastAsia="MS Mincho" w:hAnsi="Times New Roman"/>
          <w:szCs w:val="20"/>
        </w:rPr>
        <w:t>.</w:t>
      </w:r>
    </w:p>
    <w:p w14:paraId="063F76DC" w14:textId="4F8D0AF4" w:rsidR="00F56953" w:rsidRPr="00B0516D" w:rsidRDefault="00F56953" w:rsidP="00B0516D">
      <w:pPr>
        <w:ind w:left="720" w:hanging="720"/>
        <w:rPr>
          <w:rFonts w:ascii="Times New Roman" w:hAnsi="Times New Roman"/>
          <w:szCs w:val="20"/>
        </w:rPr>
      </w:pPr>
      <w:r>
        <w:rPr>
          <w:rFonts w:ascii="Times New Roman" w:hAnsi="Times New Roman"/>
          <w:szCs w:val="20"/>
        </w:rPr>
        <w:t>===== end of TP =====</w:t>
      </w:r>
    </w:p>
    <w:p w14:paraId="5BAD8F83" w14:textId="77777777" w:rsidR="00E174DD" w:rsidRDefault="00E174DD" w:rsidP="00E174DD"/>
    <w:p w14:paraId="2C6783DC" w14:textId="77777777" w:rsidR="00E174DD" w:rsidRDefault="00E174DD" w:rsidP="00E174DD">
      <w:pPr>
        <w:pBdr>
          <w:top w:val="single" w:sz="4" w:space="1" w:color="auto"/>
        </w:pBdr>
      </w:pPr>
    </w:p>
    <w:p w14:paraId="7F768D12" w14:textId="0FA385F0" w:rsidR="00E5546B" w:rsidRPr="00EC7E9E" w:rsidRDefault="001B7BF2" w:rsidP="00EC7E9E">
      <w:pPr>
        <w:rPr>
          <w:b/>
        </w:rPr>
      </w:pPr>
      <w:hyperlink r:id="rId1172" w:history="1">
        <w:r w:rsidR="00D93AE1">
          <w:rPr>
            <w:rStyle w:val="Hyperlink"/>
            <w:b/>
          </w:rPr>
          <w:t>R1-1809769</w:t>
        </w:r>
      </w:hyperlink>
      <w:r w:rsidR="00EC7E9E" w:rsidRPr="00EC7E9E">
        <w:rPr>
          <w:b/>
        </w:rPr>
        <w:tab/>
        <w:t>Summary of GC-PDCCH carrying SFI</w:t>
      </w:r>
      <w:r w:rsidR="00EC7E9E" w:rsidRPr="00EC7E9E">
        <w:rPr>
          <w:b/>
        </w:rPr>
        <w:tab/>
        <w:t>Qualcomm</w:t>
      </w:r>
    </w:p>
    <w:p w14:paraId="2682686B" w14:textId="77777777" w:rsidR="00EC7E9E" w:rsidRPr="00BD0234" w:rsidRDefault="00EC7E9E" w:rsidP="00EC7E9E">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1A148FBE" w14:textId="5871DB6E" w:rsidR="00EC7E9E" w:rsidRDefault="00EC7E9E" w:rsidP="00EC7E9E"/>
    <w:p w14:paraId="078E3C6A" w14:textId="77777777" w:rsidR="00405710" w:rsidRPr="005148A1" w:rsidRDefault="00405710" w:rsidP="00405710">
      <w:pPr>
        <w:rPr>
          <w:szCs w:val="20"/>
        </w:rPr>
      </w:pPr>
      <w:r w:rsidRPr="005148A1">
        <w:rPr>
          <w:szCs w:val="20"/>
          <w:highlight w:val="green"/>
        </w:rPr>
        <w:t>Agreement</w:t>
      </w:r>
      <w:r w:rsidRPr="005148A1">
        <w:rPr>
          <w:szCs w:val="20"/>
        </w:rPr>
        <w:t>:</w:t>
      </w:r>
    </w:p>
    <w:p w14:paraId="76B05A30" w14:textId="77777777" w:rsidR="00405710" w:rsidRPr="005148A1" w:rsidRDefault="00405710" w:rsidP="008E772F">
      <w:pPr>
        <w:numPr>
          <w:ilvl w:val="0"/>
          <w:numId w:val="55"/>
        </w:numPr>
        <w:rPr>
          <w:szCs w:val="20"/>
        </w:rPr>
      </w:pPr>
      <w:r w:rsidRPr="005148A1">
        <w:rPr>
          <w:szCs w:val="20"/>
        </w:rPr>
        <w:t xml:space="preserve">In 38.213 Section 11.1.1, change log2(maxSFIindex) to  </w:t>
      </w:r>
      <m:oMath>
        <m:r>
          <m:rPr>
            <m:sty m:val="b"/>
          </m:rPr>
          <w:rPr>
            <w:rFonts w:ascii="Cambria Math" w:hAnsi="Cambria Math"/>
          </w:rPr>
          <m:t>max⁡</m:t>
        </m:r>
        <m:r>
          <m:rPr>
            <m:sty m:val="bi"/>
          </m:rPr>
          <w:rPr>
            <w:rFonts w:ascii="Cambria Math" w:hAnsi="Cambria Math"/>
          </w:rPr>
          <m:t>(</m:t>
        </m:r>
        <m:d>
          <m:dPr>
            <m:begChr m:val="⌈"/>
            <m:endChr m:val="⌉"/>
            <m:ctrlPr>
              <w:rPr>
                <w:rFonts w:ascii="Cambria Math" w:hAnsi="Cambria Math"/>
                <w:b/>
                <w:i/>
              </w:rPr>
            </m:ctrlPr>
          </m:dPr>
          <m:e>
            <m:func>
              <m:funcPr>
                <m:ctrlPr>
                  <w:rPr>
                    <w:rFonts w:ascii="Cambria Math" w:hAnsi="Cambria Math"/>
                    <w:b/>
                  </w:rPr>
                </m:ctrlPr>
              </m:funcPr>
              <m:fName>
                <m:sSub>
                  <m:sSubPr>
                    <m:ctrlPr>
                      <w:rPr>
                        <w:rFonts w:ascii="Cambria Math" w:hAnsi="Cambria Math"/>
                        <w:b/>
                      </w:rPr>
                    </m:ctrlPr>
                  </m:sSubPr>
                  <m:e>
                    <m:r>
                      <m:rPr>
                        <m:sty m:val="b"/>
                      </m:rPr>
                      <w:rPr>
                        <w:rFonts w:ascii="Cambria Math" w:hAnsi="Cambria Math"/>
                      </w:rPr>
                      <m:t>log</m:t>
                    </m:r>
                  </m:e>
                  <m:sub>
                    <m:r>
                      <m:rPr>
                        <m:sty m:val="b"/>
                      </m:rPr>
                      <w:rPr>
                        <w:rFonts w:ascii="Cambria Math" w:hAnsi="Cambria Math"/>
                      </w:rPr>
                      <m:t>2</m:t>
                    </m:r>
                  </m:sub>
                </m:sSub>
                <m:ctrlPr>
                  <w:rPr>
                    <w:rFonts w:ascii="Cambria Math" w:hAnsi="Cambria Math"/>
                    <w:b/>
                    <w:i/>
                  </w:rPr>
                </m:ctrlPr>
              </m:fName>
              <m:e>
                <m:d>
                  <m:dPr>
                    <m:ctrlPr>
                      <w:rPr>
                        <w:rFonts w:ascii="Cambria Math" w:hAnsi="Cambria Math"/>
                        <w:b/>
                      </w:rPr>
                    </m:ctrlPr>
                  </m:dPr>
                  <m:e>
                    <m:r>
                      <m:rPr>
                        <m:sty m:val="b"/>
                      </m:rPr>
                      <w:rPr>
                        <w:rFonts w:ascii="Cambria Math" w:hAnsi="Cambria Math"/>
                      </w:rPr>
                      <m:t>maxSFIindex+1</m:t>
                    </m:r>
                  </m:e>
                </m:d>
                <m:ctrlPr>
                  <w:rPr>
                    <w:rFonts w:ascii="Cambria Math" w:hAnsi="Cambria Math"/>
                    <w:b/>
                    <w:i/>
                  </w:rPr>
                </m:ctrlPr>
              </m:e>
            </m:func>
          </m:e>
        </m:d>
        <m:r>
          <m:rPr>
            <m:sty m:val="bi"/>
          </m:rPr>
          <w:rPr>
            <w:rFonts w:ascii="Cambria Math" w:hAnsi="Cambria Math"/>
          </w:rPr>
          <m:t>,1)</m:t>
        </m:r>
      </m:oMath>
      <w:r w:rsidRPr="005148A1">
        <w:rPr>
          <w:szCs w:val="20"/>
        </w:rPr>
        <w:t xml:space="preserve"> when computing the SFI field length.</w:t>
      </w:r>
    </w:p>
    <w:p w14:paraId="6680DFAB" w14:textId="77777777" w:rsidR="00405710" w:rsidRPr="005148A1" w:rsidRDefault="00405710" w:rsidP="00405710"/>
    <w:p w14:paraId="79118340" w14:textId="77777777" w:rsidR="00405710" w:rsidRPr="00405710" w:rsidRDefault="00405710" w:rsidP="00405710">
      <w:pPr>
        <w:rPr>
          <w:b/>
          <w:sz w:val="22"/>
        </w:rPr>
      </w:pPr>
      <w:r w:rsidRPr="00405710">
        <w:rPr>
          <w:b/>
          <w:sz w:val="22"/>
        </w:rPr>
        <w:t>Conclusion:</w:t>
      </w:r>
    </w:p>
    <w:p w14:paraId="2FE5302D" w14:textId="77777777" w:rsidR="00405710" w:rsidRPr="005148A1" w:rsidRDefault="00405710" w:rsidP="008E772F">
      <w:pPr>
        <w:widowControl w:val="0"/>
        <w:numPr>
          <w:ilvl w:val="0"/>
          <w:numId w:val="56"/>
        </w:numPr>
        <w:spacing w:after="60"/>
        <w:contextualSpacing/>
        <w:jc w:val="both"/>
        <w:rPr>
          <w:rFonts w:ascii="Times New Roman" w:eastAsia="Times New Roman" w:hAnsi="Times New Roman"/>
          <w:kern w:val="2"/>
          <w:sz w:val="22"/>
        </w:rPr>
      </w:pPr>
      <w:r w:rsidRPr="005148A1">
        <w:rPr>
          <w:rFonts w:ascii="Times New Roman" w:eastAsia="Times New Roman" w:hAnsi="Times New Roman"/>
          <w:kern w:val="2"/>
          <w:sz w:val="22"/>
        </w:rPr>
        <w:t xml:space="preserve">On search space configuration of DCI format 2_0, currently 38.331 says </w:t>
      </w:r>
    </w:p>
    <w:p w14:paraId="067606FE" w14:textId="77777777" w:rsidR="00405710" w:rsidRPr="005148A1" w:rsidRDefault="00405710" w:rsidP="00405710">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 w:val="left" w:pos="9582"/>
          <w:tab w:val="left" w:pos="9968"/>
          <w:tab w:val="left" w:pos="10348"/>
          <w:tab w:val="left" w:pos="10733"/>
          <w:tab w:val="left" w:pos="11113"/>
          <w:tab w:val="left" w:pos="11499"/>
          <w:tab w:val="left" w:pos="11884"/>
          <w:tab w:val="left" w:pos="12264"/>
          <w:tab w:val="left" w:pos="12650"/>
          <w:tab w:val="left" w:pos="13030"/>
          <w:tab w:val="left" w:pos="13415"/>
          <w:tab w:val="left" w:pos="13801"/>
          <w:tab w:val="left" w:pos="14181"/>
        </w:tabs>
        <w:ind w:left="1080"/>
        <w:rPr>
          <w:rFonts w:ascii="Courier New" w:hAnsi="Courier New"/>
          <w:noProof/>
          <w:sz w:val="18"/>
          <w:lang w:val="fr-FR" w:eastAsia="sv-SE"/>
        </w:rPr>
      </w:pPr>
      <w:r w:rsidRPr="005148A1">
        <w:rPr>
          <w:rFonts w:ascii="Courier New" w:hAnsi="Courier New"/>
          <w:noProof/>
          <w:sz w:val="18"/>
          <w:lang w:val="fr-FR" w:eastAsia="sv-SE"/>
        </w:rPr>
        <w:t>dci-Format2-0</w:t>
      </w:r>
      <w:r w:rsidRPr="005148A1">
        <w:rPr>
          <w:rFonts w:ascii="Courier New" w:hAnsi="Courier New"/>
          <w:noProof/>
          <w:sz w:val="18"/>
          <w:lang w:val="fr-FR" w:eastAsia="sv-SE"/>
        </w:rPr>
        <w:tab/>
      </w:r>
      <w:r w:rsidRPr="005148A1">
        <w:rPr>
          <w:rFonts w:ascii="Courier New" w:hAnsi="Courier New"/>
          <w:noProof/>
          <w:sz w:val="18"/>
          <w:lang w:val="fr-FR" w:eastAsia="sv-SE"/>
        </w:rPr>
        <w:tab/>
      </w:r>
      <w:r w:rsidRPr="005148A1">
        <w:rPr>
          <w:rFonts w:ascii="Courier New" w:hAnsi="Courier New"/>
          <w:noProof/>
          <w:sz w:val="18"/>
          <w:lang w:val="fr-FR" w:eastAsia="sv-SE"/>
        </w:rPr>
        <w:tab/>
      </w:r>
      <w:r w:rsidRPr="005148A1">
        <w:rPr>
          <w:rFonts w:ascii="Courier New" w:hAnsi="Courier New"/>
          <w:noProof/>
          <w:sz w:val="18"/>
          <w:lang w:val="fr-FR" w:eastAsia="sv-SE"/>
        </w:rPr>
        <w:tab/>
      </w:r>
      <w:r w:rsidRPr="005148A1">
        <w:rPr>
          <w:rFonts w:ascii="Courier New" w:hAnsi="Courier New"/>
          <w:noProof/>
          <w:sz w:val="18"/>
          <w:lang w:val="fr-FR" w:eastAsia="sv-SE"/>
        </w:rPr>
        <w:tab/>
      </w:r>
      <w:r w:rsidRPr="005148A1">
        <w:rPr>
          <w:rFonts w:ascii="Courier New" w:hAnsi="Courier New"/>
          <w:noProof/>
          <w:sz w:val="18"/>
          <w:lang w:val="fr-FR" w:eastAsia="sv-SE"/>
        </w:rPr>
        <w:tab/>
      </w:r>
      <w:r w:rsidRPr="005148A1">
        <w:rPr>
          <w:rFonts w:ascii="Courier New" w:hAnsi="Courier New"/>
          <w:noProof/>
          <w:sz w:val="18"/>
          <w:lang w:val="fr-FR" w:eastAsia="sv-SE"/>
        </w:rPr>
        <w:tab/>
      </w:r>
      <w:r w:rsidRPr="005148A1">
        <w:rPr>
          <w:rFonts w:ascii="Courier New" w:hAnsi="Courier New"/>
          <w:noProof/>
          <w:color w:val="993366"/>
          <w:sz w:val="18"/>
          <w:lang w:val="fr-FR" w:eastAsia="sv-SE"/>
        </w:rPr>
        <w:t>SEQUENCE</w:t>
      </w:r>
      <w:r w:rsidRPr="005148A1">
        <w:rPr>
          <w:rFonts w:ascii="Courier New" w:hAnsi="Courier New"/>
          <w:noProof/>
          <w:sz w:val="18"/>
          <w:lang w:val="fr-FR" w:eastAsia="sv-SE"/>
        </w:rPr>
        <w:t xml:space="preserve"> {</w:t>
      </w:r>
    </w:p>
    <w:p w14:paraId="78F6ED2D" w14:textId="77777777" w:rsidR="00405710" w:rsidRPr="005148A1" w:rsidRDefault="00405710" w:rsidP="00405710">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 w:val="left" w:pos="9582"/>
          <w:tab w:val="left" w:pos="9968"/>
          <w:tab w:val="left" w:pos="10348"/>
          <w:tab w:val="left" w:pos="10733"/>
          <w:tab w:val="left" w:pos="11113"/>
          <w:tab w:val="left" w:pos="11499"/>
          <w:tab w:val="left" w:pos="11884"/>
          <w:tab w:val="left" w:pos="12264"/>
          <w:tab w:val="left" w:pos="12650"/>
          <w:tab w:val="left" w:pos="13030"/>
          <w:tab w:val="left" w:pos="13415"/>
          <w:tab w:val="left" w:pos="13801"/>
          <w:tab w:val="left" w:pos="14181"/>
        </w:tabs>
        <w:ind w:left="1800"/>
        <w:rPr>
          <w:rFonts w:ascii="Courier New" w:hAnsi="Courier New"/>
          <w:noProof/>
          <w:sz w:val="18"/>
          <w:lang w:val="fr-FR" w:eastAsia="sv-SE"/>
        </w:rPr>
      </w:pPr>
      <w:r w:rsidRPr="005148A1">
        <w:rPr>
          <w:rFonts w:ascii="Courier New" w:hAnsi="Courier New"/>
          <w:noProof/>
          <w:sz w:val="18"/>
          <w:lang w:val="fr-FR" w:eastAsia="sv-SE"/>
        </w:rPr>
        <w:t>nrofCandidates-SFI</w:t>
      </w:r>
      <w:r w:rsidRPr="005148A1">
        <w:rPr>
          <w:rFonts w:ascii="Courier New" w:hAnsi="Courier New"/>
          <w:noProof/>
          <w:sz w:val="18"/>
          <w:lang w:val="fr-FR" w:eastAsia="sv-SE"/>
        </w:rPr>
        <w:tab/>
      </w:r>
      <w:r w:rsidRPr="005148A1">
        <w:rPr>
          <w:rFonts w:ascii="Courier New" w:hAnsi="Courier New"/>
          <w:noProof/>
          <w:sz w:val="18"/>
          <w:lang w:val="fr-FR" w:eastAsia="sv-SE"/>
        </w:rPr>
        <w:tab/>
      </w:r>
      <w:r w:rsidRPr="005148A1">
        <w:rPr>
          <w:rFonts w:ascii="Courier New" w:hAnsi="Courier New"/>
          <w:noProof/>
          <w:sz w:val="18"/>
          <w:lang w:val="fr-FR" w:eastAsia="sv-SE"/>
        </w:rPr>
        <w:tab/>
      </w:r>
      <w:r w:rsidRPr="005148A1">
        <w:rPr>
          <w:rFonts w:ascii="Courier New" w:hAnsi="Courier New"/>
          <w:noProof/>
          <w:sz w:val="18"/>
          <w:lang w:val="fr-FR" w:eastAsia="sv-SE"/>
        </w:rPr>
        <w:tab/>
      </w:r>
      <w:r w:rsidRPr="005148A1">
        <w:rPr>
          <w:rFonts w:ascii="Courier New" w:hAnsi="Courier New"/>
          <w:noProof/>
          <w:sz w:val="18"/>
          <w:lang w:val="fr-FR" w:eastAsia="sv-SE"/>
        </w:rPr>
        <w:tab/>
      </w:r>
      <w:r w:rsidRPr="005148A1">
        <w:rPr>
          <w:rFonts w:ascii="Courier New" w:hAnsi="Courier New"/>
          <w:noProof/>
          <w:sz w:val="18"/>
          <w:lang w:val="fr-FR" w:eastAsia="sv-SE"/>
        </w:rPr>
        <w:tab/>
      </w:r>
      <w:r w:rsidRPr="005148A1">
        <w:rPr>
          <w:rFonts w:ascii="Courier New" w:hAnsi="Courier New"/>
          <w:noProof/>
          <w:color w:val="993366"/>
          <w:sz w:val="18"/>
          <w:lang w:val="fr-FR" w:eastAsia="sv-SE"/>
        </w:rPr>
        <w:t>SEQUENCE</w:t>
      </w:r>
      <w:r w:rsidRPr="005148A1">
        <w:rPr>
          <w:rFonts w:ascii="Courier New" w:hAnsi="Courier New"/>
          <w:noProof/>
          <w:sz w:val="18"/>
          <w:lang w:val="fr-FR" w:eastAsia="sv-SE"/>
        </w:rPr>
        <w:t xml:space="preserve"> {</w:t>
      </w:r>
    </w:p>
    <w:p w14:paraId="33F5CC50" w14:textId="77777777" w:rsidR="00405710" w:rsidRPr="005148A1" w:rsidRDefault="00405710" w:rsidP="00405710">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 w:val="left" w:pos="9582"/>
          <w:tab w:val="left" w:pos="9968"/>
          <w:tab w:val="left" w:pos="10348"/>
          <w:tab w:val="left" w:pos="10733"/>
          <w:tab w:val="left" w:pos="11113"/>
          <w:tab w:val="left" w:pos="11499"/>
          <w:tab w:val="left" w:pos="11884"/>
          <w:tab w:val="left" w:pos="12264"/>
          <w:tab w:val="left" w:pos="12650"/>
          <w:tab w:val="left" w:pos="13030"/>
          <w:tab w:val="left" w:pos="13415"/>
          <w:tab w:val="left" w:pos="13801"/>
          <w:tab w:val="left" w:pos="14181"/>
        </w:tabs>
        <w:ind w:left="1800"/>
        <w:rPr>
          <w:rFonts w:ascii="Courier New" w:hAnsi="Courier New"/>
          <w:noProof/>
          <w:color w:val="808080"/>
          <w:sz w:val="18"/>
          <w:lang w:eastAsia="sv-SE"/>
        </w:rPr>
      </w:pPr>
      <w:r w:rsidRPr="005148A1">
        <w:rPr>
          <w:rFonts w:ascii="Courier New" w:hAnsi="Courier New"/>
          <w:noProof/>
          <w:sz w:val="18"/>
          <w:lang w:eastAsia="sv-SE"/>
        </w:rPr>
        <w:t>aggregationLevel1</w:t>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color w:val="993366"/>
          <w:sz w:val="18"/>
          <w:lang w:eastAsia="sv-SE"/>
        </w:rPr>
        <w:t>ENUMERATED</w:t>
      </w:r>
      <w:r w:rsidRPr="005148A1">
        <w:rPr>
          <w:rFonts w:ascii="Courier New" w:hAnsi="Courier New"/>
          <w:noProof/>
          <w:sz w:val="18"/>
          <w:lang w:eastAsia="sv-SE"/>
        </w:rPr>
        <w:t xml:space="preserve"> {n1, n2}</w:t>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color w:val="993366"/>
          <w:sz w:val="18"/>
          <w:lang w:eastAsia="sv-SE"/>
        </w:rPr>
        <w:t>OPTIONAL</w:t>
      </w:r>
      <w:r w:rsidRPr="005148A1">
        <w:rPr>
          <w:rFonts w:ascii="Courier New" w:hAnsi="Courier New"/>
          <w:noProof/>
          <w:sz w:val="18"/>
          <w:lang w:eastAsia="sv-SE"/>
        </w:rPr>
        <w:t>,</w:t>
      </w:r>
      <w:r w:rsidRPr="005148A1">
        <w:rPr>
          <w:rFonts w:ascii="Courier New" w:hAnsi="Courier New"/>
          <w:noProof/>
          <w:sz w:val="18"/>
          <w:lang w:eastAsia="sv-SE"/>
        </w:rPr>
        <w:tab/>
      </w:r>
      <w:r w:rsidRPr="005148A1">
        <w:rPr>
          <w:rFonts w:ascii="Courier New" w:hAnsi="Courier New"/>
          <w:noProof/>
          <w:color w:val="808080"/>
          <w:sz w:val="18"/>
          <w:lang w:eastAsia="sv-SE"/>
        </w:rPr>
        <w:t>-- Need R</w:t>
      </w:r>
    </w:p>
    <w:p w14:paraId="77ABE15D" w14:textId="77777777" w:rsidR="00405710" w:rsidRPr="005148A1" w:rsidRDefault="00405710" w:rsidP="00405710">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 w:val="left" w:pos="9582"/>
          <w:tab w:val="left" w:pos="9968"/>
          <w:tab w:val="left" w:pos="10348"/>
          <w:tab w:val="left" w:pos="10733"/>
          <w:tab w:val="left" w:pos="11113"/>
          <w:tab w:val="left" w:pos="11499"/>
          <w:tab w:val="left" w:pos="11884"/>
          <w:tab w:val="left" w:pos="12264"/>
          <w:tab w:val="left" w:pos="12650"/>
          <w:tab w:val="left" w:pos="13030"/>
          <w:tab w:val="left" w:pos="13415"/>
          <w:tab w:val="left" w:pos="13801"/>
          <w:tab w:val="left" w:pos="14181"/>
        </w:tabs>
        <w:ind w:left="1800"/>
        <w:rPr>
          <w:rFonts w:ascii="Courier New" w:hAnsi="Courier New"/>
          <w:noProof/>
          <w:color w:val="808080"/>
          <w:sz w:val="18"/>
          <w:lang w:eastAsia="sv-SE"/>
        </w:rPr>
      </w:pPr>
      <w:r w:rsidRPr="005148A1">
        <w:rPr>
          <w:rFonts w:ascii="Courier New" w:hAnsi="Courier New"/>
          <w:noProof/>
          <w:sz w:val="18"/>
          <w:lang w:eastAsia="sv-SE"/>
        </w:rPr>
        <w:t>aggregationLevel2</w:t>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color w:val="993366"/>
          <w:sz w:val="18"/>
          <w:lang w:eastAsia="sv-SE"/>
        </w:rPr>
        <w:t>ENUMERATED</w:t>
      </w:r>
      <w:r w:rsidRPr="005148A1">
        <w:rPr>
          <w:rFonts w:ascii="Courier New" w:hAnsi="Courier New"/>
          <w:noProof/>
          <w:sz w:val="18"/>
          <w:lang w:eastAsia="sv-SE"/>
        </w:rPr>
        <w:t xml:space="preserve"> {n1, n2}</w:t>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color w:val="993366"/>
          <w:sz w:val="18"/>
          <w:lang w:eastAsia="sv-SE"/>
        </w:rPr>
        <w:t>OPTIONAL</w:t>
      </w:r>
      <w:r w:rsidRPr="005148A1">
        <w:rPr>
          <w:rFonts w:ascii="Courier New" w:hAnsi="Courier New"/>
          <w:noProof/>
          <w:sz w:val="18"/>
          <w:lang w:eastAsia="sv-SE"/>
        </w:rPr>
        <w:t>,</w:t>
      </w:r>
      <w:r w:rsidRPr="005148A1">
        <w:rPr>
          <w:rFonts w:ascii="Courier New" w:hAnsi="Courier New"/>
          <w:noProof/>
          <w:sz w:val="18"/>
          <w:lang w:eastAsia="sv-SE"/>
        </w:rPr>
        <w:tab/>
      </w:r>
      <w:r w:rsidRPr="005148A1">
        <w:rPr>
          <w:rFonts w:ascii="Courier New" w:hAnsi="Courier New"/>
          <w:noProof/>
          <w:color w:val="808080"/>
          <w:sz w:val="18"/>
          <w:lang w:eastAsia="sv-SE"/>
        </w:rPr>
        <w:t>-- Need R</w:t>
      </w:r>
    </w:p>
    <w:p w14:paraId="17F1B7DB" w14:textId="77777777" w:rsidR="00405710" w:rsidRPr="005148A1" w:rsidRDefault="00405710" w:rsidP="00405710">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 w:val="left" w:pos="9582"/>
          <w:tab w:val="left" w:pos="9968"/>
          <w:tab w:val="left" w:pos="10348"/>
          <w:tab w:val="left" w:pos="10733"/>
          <w:tab w:val="left" w:pos="11113"/>
          <w:tab w:val="left" w:pos="11499"/>
          <w:tab w:val="left" w:pos="11884"/>
          <w:tab w:val="left" w:pos="12264"/>
          <w:tab w:val="left" w:pos="12650"/>
          <w:tab w:val="left" w:pos="13030"/>
          <w:tab w:val="left" w:pos="13415"/>
          <w:tab w:val="left" w:pos="13801"/>
          <w:tab w:val="left" w:pos="14181"/>
        </w:tabs>
        <w:ind w:left="1800"/>
        <w:rPr>
          <w:rFonts w:ascii="Courier New" w:hAnsi="Courier New"/>
          <w:noProof/>
          <w:color w:val="808080"/>
          <w:sz w:val="18"/>
          <w:lang w:eastAsia="sv-SE"/>
        </w:rPr>
      </w:pPr>
      <w:r w:rsidRPr="005148A1">
        <w:rPr>
          <w:rFonts w:ascii="Courier New" w:hAnsi="Courier New"/>
          <w:noProof/>
          <w:sz w:val="18"/>
          <w:lang w:eastAsia="sv-SE"/>
        </w:rPr>
        <w:t>aggregationLevel4</w:t>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color w:val="993366"/>
          <w:sz w:val="18"/>
          <w:lang w:eastAsia="sv-SE"/>
        </w:rPr>
        <w:t>ENUMERATED</w:t>
      </w:r>
      <w:r w:rsidRPr="005148A1">
        <w:rPr>
          <w:rFonts w:ascii="Courier New" w:hAnsi="Courier New"/>
          <w:noProof/>
          <w:sz w:val="18"/>
          <w:lang w:eastAsia="sv-SE"/>
        </w:rPr>
        <w:t xml:space="preserve"> {n1, n2}</w:t>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color w:val="993366"/>
          <w:sz w:val="18"/>
          <w:lang w:eastAsia="sv-SE"/>
        </w:rPr>
        <w:t>OPTIONAL</w:t>
      </w:r>
      <w:r w:rsidRPr="005148A1">
        <w:rPr>
          <w:rFonts w:ascii="Courier New" w:hAnsi="Courier New"/>
          <w:noProof/>
          <w:sz w:val="18"/>
          <w:lang w:eastAsia="sv-SE"/>
        </w:rPr>
        <w:t>,</w:t>
      </w:r>
      <w:r w:rsidRPr="005148A1">
        <w:rPr>
          <w:rFonts w:ascii="Courier New" w:hAnsi="Courier New"/>
          <w:noProof/>
          <w:sz w:val="18"/>
          <w:lang w:eastAsia="sv-SE"/>
        </w:rPr>
        <w:tab/>
      </w:r>
      <w:r w:rsidRPr="005148A1">
        <w:rPr>
          <w:rFonts w:ascii="Courier New" w:hAnsi="Courier New"/>
          <w:noProof/>
          <w:color w:val="808080"/>
          <w:sz w:val="18"/>
          <w:lang w:eastAsia="sv-SE"/>
        </w:rPr>
        <w:t>-- Need R</w:t>
      </w:r>
    </w:p>
    <w:p w14:paraId="2F2704D5" w14:textId="77777777" w:rsidR="00405710" w:rsidRPr="005148A1" w:rsidRDefault="00405710" w:rsidP="00405710">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 w:val="left" w:pos="9582"/>
          <w:tab w:val="left" w:pos="9968"/>
          <w:tab w:val="left" w:pos="10348"/>
          <w:tab w:val="left" w:pos="10733"/>
          <w:tab w:val="left" w:pos="11113"/>
          <w:tab w:val="left" w:pos="11499"/>
          <w:tab w:val="left" w:pos="11884"/>
          <w:tab w:val="left" w:pos="12264"/>
          <w:tab w:val="left" w:pos="12650"/>
          <w:tab w:val="left" w:pos="13030"/>
          <w:tab w:val="left" w:pos="13415"/>
          <w:tab w:val="left" w:pos="13801"/>
          <w:tab w:val="left" w:pos="14181"/>
        </w:tabs>
        <w:ind w:left="1800"/>
        <w:rPr>
          <w:rFonts w:ascii="Courier New" w:hAnsi="Courier New"/>
          <w:noProof/>
          <w:color w:val="808080"/>
          <w:sz w:val="18"/>
          <w:lang w:eastAsia="sv-SE"/>
        </w:rPr>
      </w:pPr>
      <w:r w:rsidRPr="005148A1">
        <w:rPr>
          <w:rFonts w:ascii="Courier New" w:hAnsi="Courier New"/>
          <w:noProof/>
          <w:sz w:val="18"/>
          <w:lang w:eastAsia="sv-SE"/>
        </w:rPr>
        <w:t>aggregationLevel8</w:t>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color w:val="993366"/>
          <w:sz w:val="18"/>
          <w:lang w:eastAsia="sv-SE"/>
        </w:rPr>
        <w:t>ENUMERATED</w:t>
      </w:r>
      <w:r w:rsidRPr="005148A1">
        <w:rPr>
          <w:rFonts w:ascii="Courier New" w:hAnsi="Courier New"/>
          <w:noProof/>
          <w:sz w:val="18"/>
          <w:lang w:eastAsia="sv-SE"/>
        </w:rPr>
        <w:t xml:space="preserve"> {n1, n2}</w:t>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color w:val="993366"/>
          <w:sz w:val="18"/>
          <w:lang w:eastAsia="sv-SE"/>
        </w:rPr>
        <w:t>OPTIONAL</w:t>
      </w:r>
      <w:r w:rsidRPr="005148A1">
        <w:rPr>
          <w:rFonts w:ascii="Courier New" w:hAnsi="Courier New"/>
          <w:noProof/>
          <w:sz w:val="18"/>
          <w:lang w:eastAsia="sv-SE"/>
        </w:rPr>
        <w:t>,</w:t>
      </w:r>
      <w:r w:rsidRPr="005148A1">
        <w:rPr>
          <w:rFonts w:ascii="Courier New" w:hAnsi="Courier New"/>
          <w:noProof/>
          <w:sz w:val="18"/>
          <w:lang w:eastAsia="sv-SE"/>
        </w:rPr>
        <w:tab/>
      </w:r>
      <w:r w:rsidRPr="005148A1">
        <w:rPr>
          <w:rFonts w:ascii="Courier New" w:hAnsi="Courier New"/>
          <w:noProof/>
          <w:color w:val="808080"/>
          <w:sz w:val="18"/>
          <w:lang w:eastAsia="sv-SE"/>
        </w:rPr>
        <w:t>-- Need R</w:t>
      </w:r>
    </w:p>
    <w:p w14:paraId="06F122AB" w14:textId="77777777" w:rsidR="00405710" w:rsidRPr="005148A1" w:rsidRDefault="00405710" w:rsidP="00405710">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 w:val="left" w:pos="9582"/>
          <w:tab w:val="left" w:pos="9968"/>
          <w:tab w:val="left" w:pos="10348"/>
          <w:tab w:val="left" w:pos="10733"/>
          <w:tab w:val="left" w:pos="11113"/>
          <w:tab w:val="left" w:pos="11499"/>
          <w:tab w:val="left" w:pos="11884"/>
          <w:tab w:val="left" w:pos="12264"/>
          <w:tab w:val="left" w:pos="12650"/>
          <w:tab w:val="left" w:pos="13030"/>
          <w:tab w:val="left" w:pos="13415"/>
          <w:tab w:val="left" w:pos="13801"/>
          <w:tab w:val="left" w:pos="14181"/>
        </w:tabs>
        <w:ind w:left="1800"/>
        <w:rPr>
          <w:rFonts w:ascii="Courier New" w:hAnsi="Courier New"/>
          <w:noProof/>
          <w:color w:val="808080"/>
          <w:sz w:val="18"/>
          <w:lang w:eastAsia="sv-SE"/>
        </w:rPr>
      </w:pPr>
      <w:r w:rsidRPr="005148A1">
        <w:rPr>
          <w:rFonts w:ascii="Courier New" w:hAnsi="Courier New"/>
          <w:noProof/>
          <w:sz w:val="18"/>
          <w:lang w:eastAsia="sv-SE"/>
        </w:rPr>
        <w:t>aggregationLevel16</w:t>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color w:val="993366"/>
          <w:sz w:val="18"/>
          <w:lang w:eastAsia="sv-SE"/>
        </w:rPr>
        <w:t>ENUMERATED</w:t>
      </w:r>
      <w:r w:rsidRPr="005148A1">
        <w:rPr>
          <w:rFonts w:ascii="Courier New" w:hAnsi="Courier New"/>
          <w:noProof/>
          <w:sz w:val="18"/>
          <w:lang w:eastAsia="sv-SE"/>
        </w:rPr>
        <w:t xml:space="preserve"> {n1, n2}</w:t>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sz w:val="18"/>
          <w:lang w:eastAsia="sv-SE"/>
        </w:rPr>
        <w:tab/>
      </w:r>
      <w:r w:rsidRPr="005148A1">
        <w:rPr>
          <w:rFonts w:ascii="Courier New" w:hAnsi="Courier New"/>
          <w:noProof/>
          <w:color w:val="993366"/>
          <w:sz w:val="18"/>
          <w:lang w:eastAsia="sv-SE"/>
        </w:rPr>
        <w:t>OPTIONAL</w:t>
      </w:r>
      <w:r w:rsidRPr="005148A1">
        <w:rPr>
          <w:rFonts w:ascii="Courier New" w:hAnsi="Courier New"/>
          <w:noProof/>
          <w:sz w:val="18"/>
          <w:lang w:eastAsia="sv-SE"/>
        </w:rPr>
        <w:tab/>
      </w:r>
      <w:r w:rsidRPr="005148A1">
        <w:rPr>
          <w:rFonts w:ascii="Courier New" w:hAnsi="Courier New"/>
          <w:noProof/>
          <w:color w:val="808080"/>
          <w:sz w:val="18"/>
          <w:lang w:eastAsia="sv-SE"/>
        </w:rPr>
        <w:t>-- Need R</w:t>
      </w:r>
    </w:p>
    <w:p w14:paraId="6BCBB1F1" w14:textId="77777777" w:rsidR="00405710" w:rsidRPr="005148A1" w:rsidRDefault="00405710" w:rsidP="00405710">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 w:val="left" w:pos="9582"/>
          <w:tab w:val="left" w:pos="9968"/>
          <w:tab w:val="left" w:pos="10348"/>
          <w:tab w:val="left" w:pos="10733"/>
          <w:tab w:val="left" w:pos="11113"/>
          <w:tab w:val="left" w:pos="11499"/>
          <w:tab w:val="left" w:pos="11884"/>
          <w:tab w:val="left" w:pos="12264"/>
          <w:tab w:val="left" w:pos="12650"/>
          <w:tab w:val="left" w:pos="13030"/>
          <w:tab w:val="left" w:pos="13415"/>
          <w:tab w:val="left" w:pos="13801"/>
          <w:tab w:val="left" w:pos="14181"/>
        </w:tabs>
        <w:ind w:left="1800"/>
        <w:rPr>
          <w:rFonts w:ascii="Courier New" w:hAnsi="Courier New"/>
          <w:noProof/>
          <w:sz w:val="18"/>
          <w:lang w:eastAsia="sv-SE"/>
        </w:rPr>
      </w:pPr>
      <w:r w:rsidRPr="005148A1">
        <w:rPr>
          <w:rFonts w:ascii="Courier New" w:hAnsi="Courier New"/>
          <w:noProof/>
          <w:sz w:val="18"/>
          <w:lang w:eastAsia="sv-SE"/>
        </w:rPr>
        <w:t>},</w:t>
      </w:r>
    </w:p>
    <w:p w14:paraId="007650C2" w14:textId="77777777" w:rsidR="00405710" w:rsidRPr="005148A1" w:rsidRDefault="00405710" w:rsidP="00405710">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 w:val="left" w:pos="9582"/>
          <w:tab w:val="left" w:pos="9968"/>
          <w:tab w:val="left" w:pos="10348"/>
          <w:tab w:val="left" w:pos="10733"/>
          <w:tab w:val="left" w:pos="11113"/>
          <w:tab w:val="left" w:pos="11499"/>
          <w:tab w:val="left" w:pos="11884"/>
          <w:tab w:val="left" w:pos="12264"/>
          <w:tab w:val="left" w:pos="12650"/>
          <w:tab w:val="left" w:pos="13030"/>
          <w:tab w:val="left" w:pos="13415"/>
          <w:tab w:val="left" w:pos="13801"/>
          <w:tab w:val="left" w:pos="14181"/>
        </w:tabs>
        <w:ind w:left="1800"/>
        <w:rPr>
          <w:rFonts w:ascii="Courier New" w:hAnsi="Courier New"/>
          <w:noProof/>
          <w:sz w:val="18"/>
          <w:lang w:eastAsia="sv-SE"/>
        </w:rPr>
      </w:pPr>
      <w:r w:rsidRPr="005148A1">
        <w:rPr>
          <w:rFonts w:ascii="Courier New" w:hAnsi="Courier New"/>
          <w:noProof/>
          <w:sz w:val="18"/>
          <w:lang w:eastAsia="sv-SE"/>
        </w:rPr>
        <w:t>...</w:t>
      </w:r>
    </w:p>
    <w:p w14:paraId="5604CCA9" w14:textId="77777777" w:rsidR="00405710" w:rsidRPr="005148A1" w:rsidRDefault="00405710" w:rsidP="00405710">
      <w:pPr>
        <w:widowControl w:val="0"/>
        <w:spacing w:after="60"/>
        <w:ind w:left="2520"/>
        <w:contextualSpacing/>
        <w:jc w:val="both"/>
        <w:rPr>
          <w:rFonts w:ascii="Courier New" w:hAnsi="Courier New"/>
          <w:noProof/>
          <w:kern w:val="2"/>
          <w:sz w:val="18"/>
          <w:lang w:eastAsia="sv-SE"/>
        </w:rPr>
      </w:pPr>
      <w:r w:rsidRPr="005148A1">
        <w:rPr>
          <w:rFonts w:ascii="Courier New" w:hAnsi="Courier New"/>
          <w:noProof/>
          <w:kern w:val="2"/>
          <w:sz w:val="18"/>
          <w:lang w:eastAsia="sv-SE"/>
        </w:rPr>
        <w:t>}</w:t>
      </w:r>
      <w:r w:rsidRPr="005148A1">
        <w:rPr>
          <w:rFonts w:ascii="Courier New" w:hAnsi="Courier New"/>
          <w:noProof/>
          <w:kern w:val="2"/>
          <w:sz w:val="18"/>
          <w:lang w:eastAsia="sv-SE"/>
        </w:rPr>
        <w:tab/>
      </w:r>
    </w:p>
    <w:p w14:paraId="112C535A" w14:textId="5EA2AD6D" w:rsidR="00405710" w:rsidRPr="00B22BC3" w:rsidRDefault="00405710" w:rsidP="008E772F">
      <w:pPr>
        <w:widowControl w:val="0"/>
        <w:numPr>
          <w:ilvl w:val="0"/>
          <w:numId w:val="55"/>
        </w:numPr>
        <w:spacing w:after="60"/>
        <w:contextualSpacing/>
        <w:jc w:val="both"/>
        <w:rPr>
          <w:rFonts w:ascii="Times New Roman" w:eastAsia="Times New Roman" w:hAnsi="Times New Roman"/>
          <w:kern w:val="2"/>
          <w:szCs w:val="20"/>
        </w:rPr>
      </w:pPr>
      <w:r w:rsidRPr="00B22BC3">
        <w:rPr>
          <w:rFonts w:ascii="Times New Roman" w:eastAsia="Times New Roman" w:hAnsi="Times New Roman"/>
          <w:kern w:val="2"/>
          <w:szCs w:val="20"/>
        </w:rPr>
        <w:t xml:space="preserve">RAN1 agreement is only support one AL. The </w:t>
      </w:r>
      <w:r w:rsidR="00D56CEE" w:rsidRPr="00B22BC3">
        <w:rPr>
          <w:rFonts w:ascii="Times New Roman" w:eastAsia="Times New Roman" w:hAnsi="Times New Roman"/>
          <w:kern w:val="2"/>
          <w:szCs w:val="20"/>
        </w:rPr>
        <w:t>38.</w:t>
      </w:r>
      <w:r w:rsidRPr="00B22BC3">
        <w:rPr>
          <w:rFonts w:ascii="Times New Roman" w:eastAsia="Times New Roman" w:hAnsi="Times New Roman"/>
          <w:kern w:val="2"/>
          <w:szCs w:val="20"/>
        </w:rPr>
        <w:t>331 seems to allow multiple, which conflicts with the RAN1 agreement</w:t>
      </w:r>
    </w:p>
    <w:p w14:paraId="7C48FC6F" w14:textId="0EDC6539" w:rsidR="00405710" w:rsidRPr="00B22BC3" w:rsidRDefault="00405710" w:rsidP="008E772F">
      <w:pPr>
        <w:widowControl w:val="0"/>
        <w:numPr>
          <w:ilvl w:val="0"/>
          <w:numId w:val="57"/>
        </w:numPr>
        <w:spacing w:after="60"/>
        <w:contextualSpacing/>
        <w:jc w:val="both"/>
        <w:rPr>
          <w:rFonts w:ascii="Times New Roman" w:eastAsia="Times New Roman" w:hAnsi="Times New Roman"/>
          <w:kern w:val="2"/>
          <w:szCs w:val="20"/>
        </w:rPr>
      </w:pPr>
      <w:r w:rsidRPr="00B22BC3">
        <w:rPr>
          <w:rFonts w:ascii="Times New Roman" w:eastAsia="Times New Roman" w:hAnsi="Times New Roman"/>
          <w:kern w:val="2"/>
          <w:szCs w:val="20"/>
        </w:rPr>
        <w:t xml:space="preserve">Send LS to RAN2 to update nrofCandidates-SFI accordingly. Draft LS in </w:t>
      </w:r>
      <w:hyperlink r:id="rId1173" w:history="1">
        <w:r w:rsidR="00D93AE1">
          <w:rPr>
            <w:rStyle w:val="Hyperlink"/>
            <w:rFonts w:ascii="Times New Roman" w:eastAsia="Times New Roman" w:hAnsi="Times New Roman"/>
            <w:kern w:val="2"/>
            <w:szCs w:val="20"/>
          </w:rPr>
          <w:t>R1-1809761</w:t>
        </w:r>
      </w:hyperlink>
      <w:r w:rsidR="00D56CEE" w:rsidRPr="00B22BC3">
        <w:rPr>
          <w:rFonts w:ascii="Times New Roman" w:eastAsia="Times New Roman" w:hAnsi="Times New Roman"/>
          <w:kern w:val="2"/>
          <w:szCs w:val="20"/>
        </w:rPr>
        <w:t>.</w:t>
      </w:r>
    </w:p>
    <w:p w14:paraId="22FC02BC" w14:textId="15838941" w:rsidR="00FA696C" w:rsidRPr="00D56CEE" w:rsidRDefault="001B7BF2" w:rsidP="00D56CEE">
      <w:pPr>
        <w:rPr>
          <w:b/>
        </w:rPr>
      </w:pPr>
      <w:hyperlink r:id="rId1174" w:history="1">
        <w:r w:rsidR="00D93AE1">
          <w:rPr>
            <w:rStyle w:val="Hyperlink"/>
            <w:b/>
          </w:rPr>
          <w:t>R1-1809761</w:t>
        </w:r>
      </w:hyperlink>
      <w:r w:rsidR="00D56CEE" w:rsidRPr="00D56CEE">
        <w:rPr>
          <w:b/>
        </w:rPr>
        <w:tab/>
        <w:t>[draft] LS on search space configuration for DCI format 2_0</w:t>
      </w:r>
      <w:r w:rsidR="00D56CEE" w:rsidRPr="00D56CEE">
        <w:rPr>
          <w:b/>
        </w:rPr>
        <w:tab/>
        <w:t>Qualcomm</w:t>
      </w:r>
    </w:p>
    <w:p w14:paraId="3340D24A" w14:textId="4015A872" w:rsidR="00405710" w:rsidRDefault="00D56CEE" w:rsidP="00D56CEE">
      <w:r w:rsidRPr="00D56CEE">
        <w:rPr>
          <w:rFonts w:ascii="Times New Roman" w:hAnsi="Times New Roman"/>
          <w:b/>
          <w:szCs w:val="20"/>
        </w:rPr>
        <w:t xml:space="preserve">Decision: </w:t>
      </w:r>
      <w:r w:rsidRPr="00D56CEE">
        <w:rPr>
          <w:rFonts w:ascii="Times New Roman" w:hAnsi="Times New Roman"/>
          <w:szCs w:val="20"/>
        </w:rPr>
        <w:t xml:space="preserve">The draft LS is </w:t>
      </w:r>
      <w:r w:rsidRPr="00D56CEE">
        <w:t>endorsed (by updating</w:t>
      </w:r>
      <w:r w:rsidRPr="00D56CEE">
        <w:rPr>
          <w:b/>
          <w:sz w:val="22"/>
        </w:rPr>
        <w:t xml:space="preserve"> </w:t>
      </w:r>
      <w:r w:rsidRPr="00C72C99">
        <w:rPr>
          <w:rFonts w:ascii="Times New Roman" w:hAnsi="Times New Roman"/>
          <w:b/>
          <w:sz w:val="22"/>
        </w:rPr>
        <w:t>“</w:t>
      </w:r>
      <w:r w:rsidRPr="00C72C99">
        <w:rPr>
          <w:rFonts w:ascii="Times New Roman" w:hAnsi="Times New Roman"/>
          <w:lang w:val="en-US"/>
        </w:rPr>
        <w:t xml:space="preserve">change </w:t>
      </w:r>
      <w:r w:rsidRPr="00C72C99">
        <w:rPr>
          <w:rFonts w:ascii="Times New Roman" w:hAnsi="Times New Roman"/>
          <w:strike/>
          <w:color w:val="FF0000"/>
          <w:lang w:val="en-US"/>
        </w:rPr>
        <w:t>the</w:t>
      </w:r>
      <w:r w:rsidRPr="00C72C99">
        <w:rPr>
          <w:rFonts w:ascii="Times New Roman" w:hAnsi="Times New Roman"/>
          <w:color w:val="FF0000"/>
          <w:lang w:val="en-US"/>
        </w:rPr>
        <w:t xml:space="preserve"> 38.</w:t>
      </w:r>
      <w:r w:rsidRPr="00C72C99">
        <w:rPr>
          <w:rFonts w:ascii="Times New Roman" w:hAnsi="Times New Roman"/>
          <w:lang w:val="en-US"/>
        </w:rPr>
        <w:t>331”)</w:t>
      </w:r>
      <w:r w:rsidRPr="00D56CEE">
        <w:t xml:space="preserve">. Final LS </w:t>
      </w:r>
      <w:r>
        <w:t xml:space="preserve">is </w:t>
      </w:r>
      <w:r w:rsidRPr="00D56CEE">
        <w:rPr>
          <w:highlight w:val="green"/>
        </w:rPr>
        <w:t xml:space="preserve">approved in </w:t>
      </w:r>
      <w:hyperlink r:id="rId1175" w:history="1">
        <w:r w:rsidR="00D93AE1">
          <w:rPr>
            <w:rStyle w:val="Hyperlink"/>
            <w:highlight w:val="green"/>
          </w:rPr>
          <w:t>R1-1809774</w:t>
        </w:r>
      </w:hyperlink>
      <w:r w:rsidRPr="00D56CEE">
        <w:t>.</w:t>
      </w:r>
    </w:p>
    <w:p w14:paraId="21FB7B8B" w14:textId="25144714" w:rsidR="00D56CEE" w:rsidRDefault="00D56CEE" w:rsidP="00D56CEE"/>
    <w:p w14:paraId="15F78649" w14:textId="5F7E6974" w:rsidR="005D58CF" w:rsidRPr="005D58CF" w:rsidRDefault="005D58CF" w:rsidP="00D56CEE">
      <w:pPr>
        <w:rPr>
          <w:b/>
        </w:rPr>
      </w:pPr>
      <w:r w:rsidRPr="005D58CF">
        <w:rPr>
          <w:b/>
        </w:rPr>
        <w:lastRenderedPageBreak/>
        <w:t>Wednesday session</w:t>
      </w:r>
    </w:p>
    <w:p w14:paraId="0FA0628E" w14:textId="76B5D4F2" w:rsidR="005D58CF" w:rsidRPr="005D58CF" w:rsidRDefault="001B7BF2" w:rsidP="005D58CF">
      <w:pPr>
        <w:rPr>
          <w:b/>
        </w:rPr>
      </w:pPr>
      <w:hyperlink r:id="rId1176" w:history="1">
        <w:r w:rsidR="00D93AE1">
          <w:rPr>
            <w:rStyle w:val="Hyperlink"/>
            <w:b/>
          </w:rPr>
          <w:t>R1-1809835</w:t>
        </w:r>
      </w:hyperlink>
      <w:r w:rsidR="005D58CF" w:rsidRPr="005D58CF">
        <w:rPr>
          <w:b/>
        </w:rPr>
        <w:tab/>
        <w:t>Summary of contributions for GC-PDCCH carrying SFI</w:t>
      </w:r>
      <w:r w:rsidR="005D58CF" w:rsidRPr="005D58CF">
        <w:rPr>
          <w:b/>
        </w:rPr>
        <w:tab/>
        <w:t>Qualcomm</w:t>
      </w:r>
    </w:p>
    <w:p w14:paraId="4AD7340D" w14:textId="77777777" w:rsidR="005D58CF" w:rsidRPr="00BD0234" w:rsidRDefault="005D58CF" w:rsidP="005D58CF">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6036A816" w14:textId="69C13D14" w:rsidR="005D58CF" w:rsidRDefault="005D58CF" w:rsidP="005D58CF"/>
    <w:p w14:paraId="303AC399" w14:textId="63B3F091" w:rsidR="009F5A57" w:rsidRPr="009F5A57" w:rsidRDefault="009F5A57" w:rsidP="00341B91">
      <w:pPr>
        <w:ind w:left="720" w:hanging="720"/>
        <w:rPr>
          <w:rFonts w:ascii="Times New Roman" w:eastAsia="Times New Roman" w:hAnsi="Times New Roman"/>
          <w:kern w:val="2"/>
        </w:rPr>
      </w:pPr>
      <w:r w:rsidRPr="009F5A57">
        <w:rPr>
          <w:highlight w:val="green"/>
        </w:rPr>
        <w:t>Agreements</w:t>
      </w:r>
      <w:r w:rsidRPr="009F5A57">
        <w:rPr>
          <w:b/>
        </w:rPr>
        <w:t>:</w:t>
      </w:r>
      <w:r w:rsidR="00341B91">
        <w:rPr>
          <w:b/>
        </w:rPr>
        <w:t xml:space="preserve"> </w:t>
      </w:r>
      <w:r w:rsidRPr="009F5A57">
        <w:rPr>
          <w:rFonts w:ascii="Times New Roman" w:eastAsia="Times New Roman" w:hAnsi="Times New Roman"/>
          <w:kern w:val="2"/>
        </w:rPr>
        <w:t>Update the #92bis agreement as follows:</w:t>
      </w:r>
    </w:p>
    <w:p w14:paraId="596E9953" w14:textId="77777777" w:rsidR="009F5A57" w:rsidRPr="009F5A57" w:rsidRDefault="009F5A57" w:rsidP="00341B91">
      <w:r w:rsidRPr="009F5A57">
        <w:t xml:space="preserve">For cancellation of RRC configured transmission or reception by SFI </w:t>
      </w:r>
      <w:r w:rsidRPr="00341B91">
        <w:rPr>
          <w:color w:val="FF0000"/>
          <w:u w:val="single"/>
        </w:rPr>
        <w:t>or DCI</w:t>
      </w:r>
      <w:r w:rsidRPr="009F5A57">
        <w:t>, the cancellation is for a unit of transmission/reception if any OFDM symbol within the unit is cancelled by SFI.</w:t>
      </w:r>
    </w:p>
    <w:p w14:paraId="02FCEFB4" w14:textId="77777777" w:rsidR="009F5A57" w:rsidRPr="009F5A57" w:rsidRDefault="009F5A57" w:rsidP="008E772F">
      <w:pPr>
        <w:pStyle w:val="ListParagraph"/>
        <w:numPr>
          <w:ilvl w:val="0"/>
          <w:numId w:val="57"/>
        </w:numPr>
      </w:pPr>
      <w:r w:rsidRPr="009F5A57">
        <w:t>For RRC configured CSI-RS resource set, the cancellation unit is the CSI-RS resource set</w:t>
      </w:r>
    </w:p>
    <w:p w14:paraId="3C848B1B" w14:textId="77777777" w:rsidR="009F5A57" w:rsidRPr="009F5A57" w:rsidRDefault="009F5A57" w:rsidP="008E772F">
      <w:pPr>
        <w:pStyle w:val="ListParagraph"/>
        <w:numPr>
          <w:ilvl w:val="0"/>
          <w:numId w:val="57"/>
        </w:numPr>
      </w:pPr>
      <w:r w:rsidRPr="009F5A57">
        <w:t>For RRC configured PDSCH and PUSCH with slot aggregation, the cancellation unit is the whole PDSCH or PUSCH within a slot</w:t>
      </w:r>
    </w:p>
    <w:p w14:paraId="43D965ED" w14:textId="77777777" w:rsidR="009F5A57" w:rsidRPr="009F5A57" w:rsidRDefault="009F5A57" w:rsidP="008E772F">
      <w:pPr>
        <w:pStyle w:val="ListParagraph"/>
        <w:numPr>
          <w:ilvl w:val="0"/>
          <w:numId w:val="57"/>
        </w:numPr>
      </w:pPr>
      <w:r w:rsidRPr="009F5A57">
        <w:t>For RRC configured PDSCH, PUCCH, and PUSCH without slot aggregation, the cancellation unit is the whole PDSCH, PUCCH, and PUSCH</w:t>
      </w:r>
    </w:p>
    <w:p w14:paraId="0627FAC9" w14:textId="77777777" w:rsidR="009F5A57" w:rsidRPr="009F5A57" w:rsidRDefault="009F5A57" w:rsidP="008E772F">
      <w:pPr>
        <w:pStyle w:val="ListParagraph"/>
        <w:numPr>
          <w:ilvl w:val="0"/>
          <w:numId w:val="57"/>
        </w:numPr>
      </w:pPr>
      <w:r w:rsidRPr="009F5A57">
        <w:t>For RRC configured SRS transmission, the cancellation unit is OFDM symbol</w:t>
      </w:r>
    </w:p>
    <w:p w14:paraId="00D1421D" w14:textId="77777777" w:rsidR="00341B91" w:rsidRDefault="00341B91" w:rsidP="009F5A57">
      <w:pPr>
        <w:ind w:left="720" w:hanging="720"/>
        <w:rPr>
          <w:highlight w:val="green"/>
        </w:rPr>
      </w:pPr>
    </w:p>
    <w:p w14:paraId="46CCA1A6" w14:textId="1E0A00E6" w:rsidR="009F5A57" w:rsidRPr="009F5A57" w:rsidRDefault="009F5A57" w:rsidP="009F5A57">
      <w:pPr>
        <w:ind w:left="720" w:hanging="720"/>
      </w:pPr>
      <w:r w:rsidRPr="009F5A57">
        <w:rPr>
          <w:highlight w:val="green"/>
        </w:rPr>
        <w:t>Agreements</w:t>
      </w:r>
      <w:r w:rsidRPr="009F5A57">
        <w:t>:</w:t>
      </w:r>
    </w:p>
    <w:p w14:paraId="336232B9" w14:textId="77777777" w:rsidR="009F5A57" w:rsidRPr="009F5A57" w:rsidRDefault="009F5A57" w:rsidP="008E772F">
      <w:pPr>
        <w:numPr>
          <w:ilvl w:val="0"/>
          <w:numId w:val="150"/>
        </w:numPr>
      </w:pPr>
      <w:r w:rsidRPr="009F5A57">
        <w:t>To adopt the following TP:</w:t>
      </w:r>
    </w:p>
    <w:p w14:paraId="5940BFBE" w14:textId="7C622760" w:rsidR="009F5A57" w:rsidRPr="009F5A57" w:rsidRDefault="009F5A57" w:rsidP="00341B91">
      <w:pPr>
        <w:ind w:left="720" w:hanging="720"/>
      </w:pPr>
      <w:r w:rsidRPr="009F5A57">
        <w:t xml:space="preserve">======================= </w:t>
      </w:r>
      <w:r w:rsidR="009540E7">
        <w:t>start</w:t>
      </w:r>
      <w:r w:rsidRPr="009F5A57">
        <w:t xml:space="preserve"> of Text Proposal in Section 11.1 in TS 38.213=======================</w:t>
      </w:r>
    </w:p>
    <w:p w14:paraId="2408C261" w14:textId="77777777" w:rsidR="009F5A57" w:rsidRPr="009F5A57" w:rsidRDefault="009F5A57" w:rsidP="00341B91">
      <w:pPr>
        <w:ind w:left="720" w:hanging="720"/>
      </w:pPr>
      <w:r w:rsidRPr="009F5A57">
        <w:t>[…]</w:t>
      </w:r>
    </w:p>
    <w:p w14:paraId="7F15BB5B" w14:textId="7776283A" w:rsidR="009F5A57" w:rsidRPr="009F5A57" w:rsidRDefault="009F5A57" w:rsidP="00341B91">
      <w:pPr>
        <w:ind w:left="284"/>
        <w:rPr>
          <w:rFonts w:ascii="Times New Roman" w:eastAsia="MS Mincho" w:hAnsi="Times New Roman"/>
          <w:szCs w:val="20"/>
        </w:rPr>
      </w:pPr>
      <w:r w:rsidRPr="009F5A57">
        <w:rPr>
          <w:rFonts w:ascii="Times New Roman" w:eastAsia="MS Mincho" w:hAnsi="Times New Roman"/>
          <w:szCs w:val="20"/>
        </w:rPr>
        <w:t xml:space="preserve">A UE expects </w:t>
      </w:r>
      <w:r w:rsidRPr="009F5A57">
        <w:rPr>
          <w:rFonts w:ascii="Times New Roman" w:eastAsia="MS Mincho" w:hAnsi="Times New Roman"/>
          <w:noProof/>
          <w:position w:val="-12"/>
          <w:szCs w:val="20"/>
          <w:lang w:eastAsia="en-GB"/>
        </w:rPr>
        <w:drawing>
          <wp:inline distT="0" distB="0" distL="0" distR="0" wp14:anchorId="53AE2560" wp14:editId="1648872B">
            <wp:extent cx="586740" cy="220980"/>
            <wp:effectExtent l="0" t="0" r="3810" b="762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4"/>
                    <pic:cNvPicPr>
                      <a:picLocks noChangeAspect="1" noChangeArrowheads="1"/>
                    </pic:cNvPicPr>
                  </pic:nvPicPr>
                  <pic:blipFill>
                    <a:blip r:embed="rId1177" cstate="print">
                      <a:extLst>
                        <a:ext uri="{28A0092B-C50C-407E-A947-70E740481C1C}">
                          <a14:useLocalDpi xmlns:a14="http://schemas.microsoft.com/office/drawing/2010/main" val="0"/>
                        </a:ext>
                      </a:extLst>
                    </a:blip>
                    <a:srcRect/>
                    <a:stretch>
                      <a:fillRect/>
                    </a:stretch>
                  </pic:blipFill>
                  <pic:spPr bwMode="auto">
                    <a:xfrm>
                      <a:off x="0" y="0"/>
                      <a:ext cx="586740" cy="220980"/>
                    </a:xfrm>
                    <a:prstGeom prst="rect">
                      <a:avLst/>
                    </a:prstGeom>
                    <a:noFill/>
                    <a:ln>
                      <a:noFill/>
                    </a:ln>
                  </pic:spPr>
                </pic:pic>
              </a:graphicData>
            </a:graphic>
          </wp:inline>
        </w:drawing>
      </w:r>
      <w:r w:rsidRPr="009F5A57">
        <w:rPr>
          <w:rFonts w:ascii="Times New Roman" w:eastAsia="MS Mincho" w:hAnsi="Times New Roman"/>
          <w:szCs w:val="20"/>
        </w:rPr>
        <w:t>.</w:t>
      </w:r>
    </w:p>
    <w:p w14:paraId="7FC19421" w14:textId="643BD994" w:rsidR="009F5A57" w:rsidRPr="009F5A57" w:rsidRDefault="009F5A57" w:rsidP="00341B91">
      <w:pPr>
        <w:ind w:left="284"/>
        <w:rPr>
          <w:rFonts w:ascii="Times New Roman" w:eastAsia="MS Mincho" w:hAnsi="Times New Roman"/>
          <w:szCs w:val="20"/>
        </w:rPr>
      </w:pPr>
      <w:r w:rsidRPr="009F5A57">
        <w:rPr>
          <w:rFonts w:ascii="Times New Roman" w:eastAsia="MS Mincho" w:hAnsi="Times New Roman"/>
          <w:szCs w:val="20"/>
        </w:rPr>
        <w:t xml:space="preserve">A value </w:t>
      </w:r>
      <w:r w:rsidRPr="009F5A57">
        <w:rPr>
          <w:rFonts w:ascii="Times New Roman" w:eastAsia="MS Mincho" w:hAnsi="Times New Roman"/>
          <w:noProof/>
          <w:position w:val="-10"/>
          <w:szCs w:val="20"/>
          <w:lang w:eastAsia="en-GB"/>
        </w:rPr>
        <w:drawing>
          <wp:inline distT="0" distB="0" distL="0" distR="0" wp14:anchorId="5ADCAEC3" wp14:editId="2754332C">
            <wp:extent cx="586740" cy="198120"/>
            <wp:effectExtent l="0" t="0" r="381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3"/>
                    <pic:cNvPicPr>
                      <a:picLocks noChangeAspect="1" noChangeArrowheads="1"/>
                    </pic:cNvPicPr>
                  </pic:nvPicPr>
                  <pic:blipFill>
                    <a:blip r:embed="rId1178" cstate="print">
                      <a:extLst>
                        <a:ext uri="{28A0092B-C50C-407E-A947-70E740481C1C}">
                          <a14:useLocalDpi xmlns:a14="http://schemas.microsoft.com/office/drawing/2010/main" val="0"/>
                        </a:ext>
                      </a:extLst>
                    </a:blip>
                    <a:srcRect/>
                    <a:stretch>
                      <a:fillRect/>
                    </a:stretch>
                  </pic:blipFill>
                  <pic:spPr bwMode="auto">
                    <a:xfrm>
                      <a:off x="0" y="0"/>
                      <a:ext cx="586740" cy="198120"/>
                    </a:xfrm>
                    <a:prstGeom prst="rect">
                      <a:avLst/>
                    </a:prstGeom>
                    <a:noFill/>
                    <a:ln>
                      <a:noFill/>
                    </a:ln>
                  </pic:spPr>
                </pic:pic>
              </a:graphicData>
            </a:graphic>
          </wp:inline>
        </w:drawing>
      </w:r>
      <w:r w:rsidRPr="009F5A57">
        <w:rPr>
          <w:rFonts w:ascii="Times New Roman" w:eastAsia="MS Mincho" w:hAnsi="Times New Roman"/>
          <w:szCs w:val="20"/>
        </w:rPr>
        <w:t xml:space="preserve"> msec is valid only for </w:t>
      </w:r>
      <w:r w:rsidRPr="009F5A57">
        <w:rPr>
          <w:rFonts w:ascii="Times New Roman" w:eastAsia="MS Mincho" w:hAnsi="Times New Roman"/>
          <w:noProof/>
          <w:position w:val="-12"/>
          <w:szCs w:val="20"/>
          <w:lang w:eastAsia="en-GB"/>
        </w:rPr>
        <w:drawing>
          <wp:inline distT="0" distB="0" distL="0" distR="0" wp14:anchorId="5F295557" wp14:editId="568AC2C1">
            <wp:extent cx="449580" cy="220980"/>
            <wp:effectExtent l="0" t="0" r="7620" b="762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2"/>
                    <pic:cNvPicPr>
                      <a:picLocks noChangeAspect="1" noChangeArrowheads="1"/>
                    </pic:cNvPicPr>
                  </pic:nvPicPr>
                  <pic:blipFill>
                    <a:blip r:embed="rId1179" cstate="print">
                      <a:extLst>
                        <a:ext uri="{28A0092B-C50C-407E-A947-70E740481C1C}">
                          <a14:useLocalDpi xmlns:a14="http://schemas.microsoft.com/office/drawing/2010/main" val="0"/>
                        </a:ext>
                      </a:extLst>
                    </a:blip>
                    <a:srcRect/>
                    <a:stretch>
                      <a:fillRect/>
                    </a:stretch>
                  </pic:blipFill>
                  <pic:spPr bwMode="auto">
                    <a:xfrm>
                      <a:off x="0" y="0"/>
                      <a:ext cx="449580" cy="220980"/>
                    </a:xfrm>
                    <a:prstGeom prst="rect">
                      <a:avLst/>
                    </a:prstGeom>
                    <a:noFill/>
                    <a:ln>
                      <a:noFill/>
                    </a:ln>
                  </pic:spPr>
                </pic:pic>
              </a:graphicData>
            </a:graphic>
          </wp:inline>
        </w:drawing>
      </w:r>
      <w:r w:rsidRPr="009F5A57">
        <w:rPr>
          <w:rFonts w:ascii="Times New Roman" w:eastAsia="MS Mincho" w:hAnsi="Times New Roman"/>
          <w:szCs w:val="20"/>
        </w:rPr>
        <w:t xml:space="preserve">. A value </w:t>
      </w:r>
      <w:r w:rsidRPr="009F5A57">
        <w:rPr>
          <w:rFonts w:ascii="Times New Roman" w:eastAsia="MS Mincho" w:hAnsi="Times New Roman"/>
          <w:noProof/>
          <w:position w:val="-10"/>
          <w:szCs w:val="20"/>
          <w:lang w:eastAsia="en-GB"/>
        </w:rPr>
        <w:drawing>
          <wp:inline distT="0" distB="0" distL="0" distR="0" wp14:anchorId="4FBBD707" wp14:editId="4C30A91F">
            <wp:extent cx="502920" cy="19812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1"/>
                    <pic:cNvPicPr>
                      <a:picLocks noChangeAspect="1" noChangeArrowheads="1"/>
                    </pic:cNvPicPr>
                  </pic:nvPicPr>
                  <pic:blipFill>
                    <a:blip r:embed="rId1180" cstate="print">
                      <a:extLst>
                        <a:ext uri="{28A0092B-C50C-407E-A947-70E740481C1C}">
                          <a14:useLocalDpi xmlns:a14="http://schemas.microsoft.com/office/drawing/2010/main" val="0"/>
                        </a:ext>
                      </a:extLst>
                    </a:blip>
                    <a:srcRect/>
                    <a:stretch>
                      <a:fillRect/>
                    </a:stretch>
                  </pic:blipFill>
                  <pic:spPr bwMode="auto">
                    <a:xfrm>
                      <a:off x="0" y="0"/>
                      <a:ext cx="502920" cy="198120"/>
                    </a:xfrm>
                    <a:prstGeom prst="rect">
                      <a:avLst/>
                    </a:prstGeom>
                    <a:noFill/>
                    <a:ln>
                      <a:noFill/>
                    </a:ln>
                  </pic:spPr>
                </pic:pic>
              </a:graphicData>
            </a:graphic>
          </wp:inline>
        </w:drawing>
      </w:r>
      <w:r w:rsidRPr="009F5A57">
        <w:rPr>
          <w:rFonts w:ascii="Times New Roman" w:eastAsia="MS Mincho" w:hAnsi="Times New Roman"/>
          <w:szCs w:val="20"/>
        </w:rPr>
        <w:t xml:space="preserve"> msec is valid only for </w:t>
      </w:r>
      <w:r w:rsidRPr="009F5A57">
        <w:rPr>
          <w:rFonts w:ascii="Times New Roman" w:eastAsia="MS Mincho" w:hAnsi="Times New Roman"/>
          <w:noProof/>
          <w:position w:val="-12"/>
          <w:szCs w:val="20"/>
          <w:lang w:eastAsia="en-GB"/>
        </w:rPr>
        <w:drawing>
          <wp:inline distT="0" distB="0" distL="0" distR="0" wp14:anchorId="7434FB03" wp14:editId="20178E9B">
            <wp:extent cx="449580" cy="220980"/>
            <wp:effectExtent l="0" t="0" r="7620" b="762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0"/>
                    <pic:cNvPicPr>
                      <a:picLocks noChangeAspect="1" noChangeArrowheads="1"/>
                    </pic:cNvPicPr>
                  </pic:nvPicPr>
                  <pic:blipFill>
                    <a:blip r:embed="rId1181" cstate="print">
                      <a:extLst>
                        <a:ext uri="{28A0092B-C50C-407E-A947-70E740481C1C}">
                          <a14:useLocalDpi xmlns:a14="http://schemas.microsoft.com/office/drawing/2010/main" val="0"/>
                        </a:ext>
                      </a:extLst>
                    </a:blip>
                    <a:srcRect/>
                    <a:stretch>
                      <a:fillRect/>
                    </a:stretch>
                  </pic:blipFill>
                  <pic:spPr bwMode="auto">
                    <a:xfrm>
                      <a:off x="0" y="0"/>
                      <a:ext cx="449580" cy="220980"/>
                    </a:xfrm>
                    <a:prstGeom prst="rect">
                      <a:avLst/>
                    </a:prstGeom>
                    <a:noFill/>
                    <a:ln>
                      <a:noFill/>
                    </a:ln>
                  </pic:spPr>
                </pic:pic>
              </a:graphicData>
            </a:graphic>
          </wp:inline>
        </w:drawing>
      </w:r>
      <w:r w:rsidRPr="009F5A57">
        <w:rPr>
          <w:rFonts w:ascii="Times New Roman" w:eastAsia="MS Mincho" w:hAnsi="Times New Roman"/>
          <w:szCs w:val="20"/>
        </w:rPr>
        <w:t xml:space="preserve"> or </w:t>
      </w:r>
      <w:r w:rsidRPr="009F5A57">
        <w:rPr>
          <w:rFonts w:ascii="Times New Roman" w:eastAsia="MS Mincho" w:hAnsi="Times New Roman"/>
          <w:noProof/>
          <w:position w:val="-12"/>
          <w:szCs w:val="20"/>
          <w:lang w:eastAsia="en-GB"/>
        </w:rPr>
        <w:drawing>
          <wp:inline distT="0" distB="0" distL="0" distR="0" wp14:anchorId="2F8E8944" wp14:editId="6CAA550A">
            <wp:extent cx="449580" cy="220980"/>
            <wp:effectExtent l="0" t="0" r="7620" b="762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9"/>
                    <pic:cNvPicPr>
                      <a:picLocks noChangeAspect="1" noChangeArrowheads="1"/>
                    </pic:cNvPicPr>
                  </pic:nvPicPr>
                  <pic:blipFill>
                    <a:blip r:embed="rId1182" cstate="print">
                      <a:extLst>
                        <a:ext uri="{28A0092B-C50C-407E-A947-70E740481C1C}">
                          <a14:useLocalDpi xmlns:a14="http://schemas.microsoft.com/office/drawing/2010/main" val="0"/>
                        </a:ext>
                      </a:extLst>
                    </a:blip>
                    <a:srcRect/>
                    <a:stretch>
                      <a:fillRect/>
                    </a:stretch>
                  </pic:blipFill>
                  <pic:spPr bwMode="auto">
                    <a:xfrm>
                      <a:off x="0" y="0"/>
                      <a:ext cx="449580" cy="220980"/>
                    </a:xfrm>
                    <a:prstGeom prst="rect">
                      <a:avLst/>
                    </a:prstGeom>
                    <a:noFill/>
                    <a:ln>
                      <a:noFill/>
                    </a:ln>
                  </pic:spPr>
                </pic:pic>
              </a:graphicData>
            </a:graphic>
          </wp:inline>
        </w:drawing>
      </w:r>
      <w:r w:rsidRPr="009F5A57">
        <w:rPr>
          <w:rFonts w:ascii="Times New Roman" w:eastAsia="MS Mincho" w:hAnsi="Times New Roman"/>
          <w:szCs w:val="20"/>
        </w:rPr>
        <w:t xml:space="preserve">. A value </w:t>
      </w:r>
      <w:r w:rsidRPr="009F5A57">
        <w:rPr>
          <w:rFonts w:ascii="Times New Roman" w:eastAsia="MS Mincho" w:hAnsi="Times New Roman"/>
          <w:noProof/>
          <w:position w:val="-10"/>
          <w:szCs w:val="20"/>
          <w:lang w:eastAsia="en-GB"/>
        </w:rPr>
        <w:drawing>
          <wp:inline distT="0" distB="0" distL="0" distR="0" wp14:anchorId="0A34D431" wp14:editId="1D62E4D4">
            <wp:extent cx="449580" cy="198120"/>
            <wp:effectExtent l="0" t="0" r="762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8"/>
                    <pic:cNvPicPr>
                      <a:picLocks noChangeAspect="1" noChangeArrowheads="1"/>
                    </pic:cNvPicPr>
                  </pic:nvPicPr>
                  <pic:blipFill>
                    <a:blip r:embed="rId1183" cstate="print">
                      <a:extLst>
                        <a:ext uri="{28A0092B-C50C-407E-A947-70E740481C1C}">
                          <a14:useLocalDpi xmlns:a14="http://schemas.microsoft.com/office/drawing/2010/main" val="0"/>
                        </a:ext>
                      </a:extLst>
                    </a:blip>
                    <a:srcRect/>
                    <a:stretch>
                      <a:fillRect/>
                    </a:stretch>
                  </pic:blipFill>
                  <pic:spPr bwMode="auto">
                    <a:xfrm>
                      <a:off x="0" y="0"/>
                      <a:ext cx="449580" cy="198120"/>
                    </a:xfrm>
                    <a:prstGeom prst="rect">
                      <a:avLst/>
                    </a:prstGeom>
                    <a:noFill/>
                    <a:ln>
                      <a:noFill/>
                    </a:ln>
                  </pic:spPr>
                </pic:pic>
              </a:graphicData>
            </a:graphic>
          </wp:inline>
        </w:drawing>
      </w:r>
      <w:r w:rsidRPr="009F5A57">
        <w:rPr>
          <w:rFonts w:ascii="Times New Roman" w:eastAsia="MS Mincho" w:hAnsi="Times New Roman"/>
          <w:szCs w:val="20"/>
        </w:rPr>
        <w:t xml:space="preserve"> msec is valid only for </w:t>
      </w:r>
      <w:r w:rsidRPr="009F5A57">
        <w:rPr>
          <w:rFonts w:ascii="Times New Roman" w:eastAsia="MS Mincho" w:hAnsi="Times New Roman"/>
          <w:noProof/>
          <w:position w:val="-12"/>
          <w:szCs w:val="20"/>
          <w:lang w:eastAsia="en-GB"/>
        </w:rPr>
        <w:drawing>
          <wp:inline distT="0" distB="0" distL="0" distR="0" wp14:anchorId="27BD1127" wp14:editId="733E0F43">
            <wp:extent cx="419100" cy="220980"/>
            <wp:effectExtent l="0" t="0" r="0" b="762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7"/>
                    <pic:cNvPicPr>
                      <a:picLocks noChangeAspect="1" noChangeArrowheads="1"/>
                    </pic:cNvPicPr>
                  </pic:nvPicPr>
                  <pic:blipFill>
                    <a:blip r:embed="rId1184" cstate="print">
                      <a:extLst>
                        <a:ext uri="{28A0092B-C50C-407E-A947-70E740481C1C}">
                          <a14:useLocalDpi xmlns:a14="http://schemas.microsoft.com/office/drawing/2010/main" val="0"/>
                        </a:ext>
                      </a:extLst>
                    </a:blip>
                    <a:srcRect/>
                    <a:stretch>
                      <a:fillRect/>
                    </a:stretch>
                  </pic:blipFill>
                  <pic:spPr bwMode="auto">
                    <a:xfrm>
                      <a:off x="0" y="0"/>
                      <a:ext cx="419100" cy="220980"/>
                    </a:xfrm>
                    <a:prstGeom prst="rect">
                      <a:avLst/>
                    </a:prstGeom>
                    <a:noFill/>
                    <a:ln>
                      <a:noFill/>
                    </a:ln>
                  </pic:spPr>
                </pic:pic>
              </a:graphicData>
            </a:graphic>
          </wp:inline>
        </w:drawing>
      </w:r>
      <w:r w:rsidRPr="009F5A57">
        <w:rPr>
          <w:rFonts w:ascii="Times New Roman" w:eastAsia="MS Mincho" w:hAnsi="Times New Roman"/>
          <w:szCs w:val="20"/>
        </w:rPr>
        <w:t xml:space="preserve">, or </w:t>
      </w:r>
      <w:r w:rsidRPr="009F5A57">
        <w:rPr>
          <w:rFonts w:ascii="Times New Roman" w:eastAsia="MS Mincho" w:hAnsi="Times New Roman"/>
          <w:noProof/>
          <w:position w:val="-12"/>
          <w:szCs w:val="20"/>
          <w:lang w:eastAsia="en-GB"/>
        </w:rPr>
        <w:drawing>
          <wp:inline distT="0" distB="0" distL="0" distR="0" wp14:anchorId="1B47C53C" wp14:editId="59BAC9DF">
            <wp:extent cx="449580" cy="220980"/>
            <wp:effectExtent l="0" t="0" r="7620" b="762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6"/>
                    <pic:cNvPicPr>
                      <a:picLocks noChangeAspect="1" noChangeArrowheads="1"/>
                    </pic:cNvPicPr>
                  </pic:nvPicPr>
                  <pic:blipFill>
                    <a:blip r:embed="rId1185" cstate="print">
                      <a:extLst>
                        <a:ext uri="{28A0092B-C50C-407E-A947-70E740481C1C}">
                          <a14:useLocalDpi xmlns:a14="http://schemas.microsoft.com/office/drawing/2010/main" val="0"/>
                        </a:ext>
                      </a:extLst>
                    </a:blip>
                    <a:srcRect/>
                    <a:stretch>
                      <a:fillRect/>
                    </a:stretch>
                  </pic:blipFill>
                  <pic:spPr bwMode="auto">
                    <a:xfrm>
                      <a:off x="0" y="0"/>
                      <a:ext cx="449580" cy="220980"/>
                    </a:xfrm>
                    <a:prstGeom prst="rect">
                      <a:avLst/>
                    </a:prstGeom>
                    <a:noFill/>
                    <a:ln>
                      <a:noFill/>
                    </a:ln>
                  </pic:spPr>
                </pic:pic>
              </a:graphicData>
            </a:graphic>
          </wp:inline>
        </w:drawing>
      </w:r>
      <w:r w:rsidRPr="009F5A57">
        <w:rPr>
          <w:rFonts w:ascii="Times New Roman" w:eastAsia="MS Mincho" w:hAnsi="Times New Roman"/>
          <w:szCs w:val="20"/>
        </w:rPr>
        <w:t xml:space="preserve">, or </w:t>
      </w:r>
      <w:r w:rsidRPr="009F5A57">
        <w:rPr>
          <w:rFonts w:ascii="Times New Roman" w:eastAsia="MS Mincho" w:hAnsi="Times New Roman"/>
          <w:noProof/>
          <w:position w:val="-12"/>
          <w:szCs w:val="20"/>
          <w:lang w:eastAsia="en-GB"/>
        </w:rPr>
        <w:drawing>
          <wp:inline distT="0" distB="0" distL="0" distR="0" wp14:anchorId="2B664DE3" wp14:editId="78DA78EC">
            <wp:extent cx="449580" cy="220980"/>
            <wp:effectExtent l="0" t="0" r="7620" b="762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5"/>
                    <pic:cNvPicPr>
                      <a:picLocks noChangeAspect="1" noChangeArrowheads="1"/>
                    </pic:cNvPicPr>
                  </pic:nvPicPr>
                  <pic:blipFill>
                    <a:blip r:embed="rId1186" cstate="print">
                      <a:extLst>
                        <a:ext uri="{28A0092B-C50C-407E-A947-70E740481C1C}">
                          <a14:useLocalDpi xmlns:a14="http://schemas.microsoft.com/office/drawing/2010/main" val="0"/>
                        </a:ext>
                      </a:extLst>
                    </a:blip>
                    <a:srcRect/>
                    <a:stretch>
                      <a:fillRect/>
                    </a:stretch>
                  </pic:blipFill>
                  <pic:spPr bwMode="auto">
                    <a:xfrm>
                      <a:off x="0" y="0"/>
                      <a:ext cx="449580" cy="220980"/>
                    </a:xfrm>
                    <a:prstGeom prst="rect">
                      <a:avLst/>
                    </a:prstGeom>
                    <a:noFill/>
                    <a:ln>
                      <a:noFill/>
                    </a:ln>
                  </pic:spPr>
                </pic:pic>
              </a:graphicData>
            </a:graphic>
          </wp:inline>
        </w:drawing>
      </w:r>
      <w:r w:rsidRPr="009F5A57">
        <w:rPr>
          <w:rFonts w:ascii="Times New Roman" w:eastAsia="MS Mincho" w:hAnsi="Times New Roman"/>
          <w:szCs w:val="20"/>
        </w:rPr>
        <w:t>.</w:t>
      </w:r>
    </w:p>
    <w:p w14:paraId="405CC2C7" w14:textId="3E8E0767" w:rsidR="009F5A57" w:rsidRPr="009F5A57" w:rsidRDefault="009F5A57" w:rsidP="00341B91">
      <w:pPr>
        <w:ind w:left="284"/>
        <w:rPr>
          <w:rFonts w:ascii="Times New Roman" w:eastAsia="MS Mincho" w:hAnsi="Times New Roman"/>
          <w:szCs w:val="20"/>
        </w:rPr>
      </w:pPr>
      <w:r w:rsidRPr="009F5A57">
        <w:rPr>
          <w:rFonts w:ascii="Times New Roman" w:eastAsia="MS Mincho" w:hAnsi="Times New Roman"/>
          <w:szCs w:val="20"/>
        </w:rPr>
        <w:t xml:space="preserve">A </w:t>
      </w:r>
      <w:r w:rsidRPr="009F5A57">
        <w:rPr>
          <w:rFonts w:ascii="Times New Roman" w:eastAsia="MS Mincho" w:hAnsi="Times New Roman"/>
          <w:szCs w:val="20"/>
          <w:lang w:eastAsia="zh-CN"/>
        </w:rPr>
        <w:t>slot configuration period of</w:t>
      </w:r>
      <w:r w:rsidRPr="009F5A57">
        <w:rPr>
          <w:rFonts w:ascii="Times New Roman" w:eastAsia="MS Mincho" w:hAnsi="Times New Roman"/>
          <w:szCs w:val="20"/>
          <w:lang w:val="en-US" w:eastAsia="zh-CN"/>
        </w:rPr>
        <w:t xml:space="preserve"> </w:t>
      </w:r>
      <m:oMath>
        <m:r>
          <w:rPr>
            <w:rFonts w:ascii="Cambria Math" w:hAnsi="Cambria Math"/>
            <w:lang w:val="en-US" w:eastAsia="zh-CN"/>
          </w:rPr>
          <m:t>P+</m:t>
        </m:r>
        <m:sSub>
          <m:sSubPr>
            <m:ctrlPr>
              <w:rPr>
                <w:rFonts w:ascii="Cambria Math" w:hAnsi="Cambria Math"/>
                <w:i/>
                <w:lang w:val="en-US" w:eastAsia="zh-CN"/>
              </w:rPr>
            </m:ctrlPr>
          </m:sSubPr>
          <m:e>
            <m:r>
              <w:rPr>
                <w:rFonts w:ascii="Cambria Math" w:hAnsi="Cambria Math"/>
                <w:lang w:val="en-US" w:eastAsia="zh-CN"/>
              </w:rPr>
              <m:t>P</m:t>
            </m:r>
          </m:e>
          <m:sub>
            <m:r>
              <w:rPr>
                <w:rFonts w:ascii="Cambria Math" w:hAnsi="Cambria Math"/>
                <w:lang w:val="en-US" w:eastAsia="zh-CN"/>
              </w:rPr>
              <m:t>2</m:t>
            </m:r>
          </m:sub>
        </m:sSub>
      </m:oMath>
      <w:r w:rsidRPr="009F5A57">
        <w:rPr>
          <w:rFonts w:ascii="Times New Roman" w:eastAsia="MS Mincho" w:hAnsi="Times New Roman"/>
          <w:szCs w:val="20"/>
          <w:lang w:eastAsia="zh-CN"/>
        </w:rPr>
        <w:t xml:space="preserve">  </w:t>
      </w:r>
      <w:del w:id="837" w:author="Qualcomm" w:date="2018-08-20T09:02:00Z">
        <w:r w:rsidRPr="009F5A57" w:rsidDel="00B47A72">
          <w:rPr>
            <w:rFonts w:ascii="Times New Roman" w:eastAsia="MS Mincho" w:hAnsi="Times New Roman"/>
            <w:szCs w:val="20"/>
            <w:lang w:eastAsia="zh-CN"/>
          </w:rPr>
          <w:delText xml:space="preserve">slots </w:delText>
        </w:r>
      </w:del>
      <w:ins w:id="838" w:author="Qualcomm" w:date="2018-08-20T09:02:00Z">
        <w:r w:rsidRPr="009F5A57">
          <w:rPr>
            <w:rFonts w:ascii="Times New Roman" w:eastAsia="MS Mincho" w:hAnsi="Times New Roman"/>
            <w:szCs w:val="20"/>
            <w:lang w:val="en-US" w:eastAsia="zh-CN"/>
          </w:rPr>
          <w:t>ms</w:t>
        </w:r>
      </w:ins>
      <w:ins w:id="839" w:author="Qualcomm" w:date="2018-08-22T03:24:00Z">
        <w:r w:rsidRPr="009F5A57">
          <w:rPr>
            <w:rFonts w:ascii="Times New Roman" w:eastAsia="MS Mincho" w:hAnsi="Times New Roman"/>
            <w:szCs w:val="20"/>
            <w:lang w:val="en-US" w:eastAsia="zh-CN"/>
          </w:rPr>
          <w:t>ec</w:t>
        </w:r>
      </w:ins>
      <w:ins w:id="840" w:author="Qualcomm" w:date="2018-08-20T09:02:00Z">
        <w:r w:rsidRPr="009F5A57">
          <w:rPr>
            <w:rFonts w:ascii="Times New Roman" w:eastAsia="MS Mincho" w:hAnsi="Times New Roman"/>
            <w:szCs w:val="20"/>
            <w:lang w:eastAsia="zh-CN"/>
          </w:rPr>
          <w:t xml:space="preserve"> </w:t>
        </w:r>
      </w:ins>
      <w:r w:rsidRPr="009F5A57">
        <w:rPr>
          <w:rFonts w:ascii="Times New Roman" w:eastAsia="MS Mincho" w:hAnsi="Times New Roman"/>
          <w:szCs w:val="20"/>
          <w:lang w:eastAsia="zh-CN"/>
        </w:rPr>
        <w:t xml:space="preserve">includes first </w:t>
      </w:r>
      <w:r w:rsidRPr="009F5A57">
        <w:rPr>
          <w:rFonts w:ascii="Times New Roman" w:eastAsia="MS Mincho" w:hAnsi="Times New Roman"/>
          <w:noProof/>
          <w:position w:val="-6"/>
          <w:szCs w:val="20"/>
          <w:lang w:eastAsia="en-GB"/>
        </w:rPr>
        <w:drawing>
          <wp:inline distT="0" distB="0" distL="0" distR="0" wp14:anchorId="79D9C665" wp14:editId="4A29BEEB">
            <wp:extent cx="601980" cy="19812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3"/>
                    <pic:cNvPicPr>
                      <a:picLocks noChangeAspect="1" noChangeArrowheads="1"/>
                    </pic:cNvPicPr>
                  </pic:nvPicPr>
                  <pic:blipFill>
                    <a:blip r:embed="rId1187" cstate="print">
                      <a:extLst>
                        <a:ext uri="{28A0092B-C50C-407E-A947-70E740481C1C}">
                          <a14:useLocalDpi xmlns:a14="http://schemas.microsoft.com/office/drawing/2010/main" val="0"/>
                        </a:ext>
                      </a:extLst>
                    </a:blip>
                    <a:srcRect/>
                    <a:stretch>
                      <a:fillRect/>
                    </a:stretch>
                  </pic:blipFill>
                  <pic:spPr bwMode="auto">
                    <a:xfrm>
                      <a:off x="0" y="0"/>
                      <a:ext cx="601980" cy="198120"/>
                    </a:xfrm>
                    <a:prstGeom prst="rect">
                      <a:avLst/>
                    </a:prstGeom>
                    <a:noFill/>
                    <a:ln>
                      <a:noFill/>
                    </a:ln>
                  </pic:spPr>
                </pic:pic>
              </a:graphicData>
            </a:graphic>
          </wp:inline>
        </w:drawing>
      </w:r>
      <w:r w:rsidRPr="009F5A57">
        <w:rPr>
          <w:rFonts w:ascii="Times New Roman" w:eastAsia="MS Mincho" w:hAnsi="Times New Roman"/>
          <w:szCs w:val="20"/>
          <w:lang w:eastAsia="zh-CN"/>
        </w:rPr>
        <w:t xml:space="preserve"> </w:t>
      </w:r>
      <w:r w:rsidRPr="009F5A57">
        <w:rPr>
          <w:rFonts w:ascii="Times New Roman" w:eastAsia="MS Mincho" w:hAnsi="Times New Roman"/>
          <w:szCs w:val="20"/>
        </w:rPr>
        <w:t xml:space="preserve">slots and second </w:t>
      </w:r>
      <w:del w:id="841" w:author="Qualcomm" w:date="2018-08-20T09:03:00Z">
        <w:r w:rsidRPr="009F5A57">
          <w:rPr>
            <w:rFonts w:ascii="Times New Roman" w:eastAsia="MS Mincho" w:hAnsi="Times New Roman"/>
            <w:noProof/>
            <w:position w:val="-10"/>
            <w:szCs w:val="20"/>
            <w:lang w:eastAsia="en-GB"/>
          </w:rPr>
          <w:drawing>
            <wp:inline distT="0" distB="0" distL="0" distR="0" wp14:anchorId="329CFA1E" wp14:editId="51C76DD3">
              <wp:extent cx="670560" cy="243840"/>
              <wp:effectExtent l="0" t="0" r="0" b="381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2"/>
                      <pic:cNvPicPr>
                        <a:picLocks noChangeAspect="1" noChangeArrowheads="1"/>
                      </pic:cNvPicPr>
                    </pic:nvPicPr>
                    <pic:blipFill>
                      <a:blip r:embed="rId1188" cstate="print">
                        <a:extLst>
                          <a:ext uri="{28A0092B-C50C-407E-A947-70E740481C1C}">
                            <a14:useLocalDpi xmlns:a14="http://schemas.microsoft.com/office/drawing/2010/main" val="0"/>
                          </a:ext>
                        </a:extLst>
                      </a:blip>
                      <a:srcRect/>
                      <a:stretch>
                        <a:fillRect/>
                      </a:stretch>
                    </pic:blipFill>
                    <pic:spPr bwMode="auto">
                      <a:xfrm>
                        <a:off x="0" y="0"/>
                        <a:ext cx="670560" cy="243840"/>
                      </a:xfrm>
                      <a:prstGeom prst="rect">
                        <a:avLst/>
                      </a:prstGeom>
                      <a:noFill/>
                      <a:ln>
                        <a:noFill/>
                      </a:ln>
                    </pic:spPr>
                  </pic:pic>
                </a:graphicData>
              </a:graphic>
            </wp:inline>
          </w:drawing>
        </w:r>
      </w:del>
      <m:oMath>
        <m:sSub>
          <m:sSubPr>
            <m:ctrlPr>
              <w:ins w:id="842" w:author="Qualcomm" w:date="2018-08-20T09:03:00Z">
                <w:rPr>
                  <w:rFonts w:ascii="Cambria Math" w:hAnsi="Cambria Math"/>
                  <w:i/>
                </w:rPr>
              </w:ins>
            </m:ctrlPr>
          </m:sSubPr>
          <m:e>
            <m:r>
              <w:ins w:id="843" w:author="Qualcomm" w:date="2018-08-20T09:03:00Z">
                <w:rPr>
                  <w:rFonts w:ascii="Cambria Math" w:hAnsi="Cambria Math"/>
                </w:rPr>
                <m:t>S</m:t>
              </w:ins>
            </m:r>
          </m:e>
          <m:sub>
            <m:r>
              <w:ins w:id="844" w:author="Qualcomm" w:date="2018-08-20T09:03:00Z">
                <w:rPr>
                  <w:rFonts w:ascii="Cambria Math" w:hAnsi="Cambria Math"/>
                </w:rPr>
                <m:t>2</m:t>
              </w:ins>
            </m:r>
          </m:sub>
        </m:sSub>
        <m:r>
          <w:ins w:id="845" w:author="Qualcomm" w:date="2018-08-20T09:03:00Z">
            <w:rPr>
              <w:rFonts w:ascii="Cambria Math" w:hAnsi="Cambria Math"/>
            </w:rPr>
            <m:t>=</m:t>
          </w:ins>
        </m:r>
        <m:sSub>
          <m:sSubPr>
            <m:ctrlPr>
              <w:ins w:id="846" w:author="Qualcomm" w:date="2018-08-20T09:03:00Z">
                <w:rPr>
                  <w:rFonts w:ascii="Cambria Math" w:hAnsi="Cambria Math"/>
                  <w:i/>
                </w:rPr>
              </w:ins>
            </m:ctrlPr>
          </m:sSubPr>
          <m:e>
            <m:r>
              <w:ins w:id="847" w:author="Qualcomm" w:date="2018-08-20T09:03:00Z">
                <w:rPr>
                  <w:rFonts w:ascii="Cambria Math" w:hAnsi="Cambria Math"/>
                </w:rPr>
                <m:t>P</m:t>
              </w:ins>
            </m:r>
          </m:e>
          <m:sub>
            <m:r>
              <w:ins w:id="848" w:author="Qualcomm" w:date="2018-08-20T09:03:00Z">
                <w:rPr>
                  <w:rFonts w:ascii="Cambria Math" w:hAnsi="Cambria Math"/>
                </w:rPr>
                <m:t>2</m:t>
              </w:ins>
            </m:r>
          </m:sub>
        </m:sSub>
        <m:r>
          <w:ins w:id="849" w:author="Qualcomm" w:date="2018-08-20T09:03:00Z">
            <w:rPr>
              <w:rFonts w:ascii="Cambria Math" w:hAnsi="Cambria Math"/>
            </w:rPr>
            <m:t>∙</m:t>
          </w:ins>
        </m:r>
        <m:sSup>
          <m:sSupPr>
            <m:ctrlPr>
              <w:ins w:id="850" w:author="Qualcomm" w:date="2018-08-20T09:03:00Z">
                <w:rPr>
                  <w:rFonts w:ascii="Cambria Math" w:hAnsi="Cambria Math"/>
                  <w:i/>
                </w:rPr>
              </w:ins>
            </m:ctrlPr>
          </m:sSupPr>
          <m:e>
            <m:r>
              <w:ins w:id="851" w:author="Qualcomm" w:date="2018-08-20T09:03:00Z">
                <w:rPr>
                  <w:rFonts w:ascii="Cambria Math" w:hAnsi="Cambria Math"/>
                </w:rPr>
                <m:t>2</m:t>
              </w:ins>
            </m:r>
          </m:e>
          <m:sup>
            <m:sSub>
              <m:sSubPr>
                <m:ctrlPr>
                  <w:ins w:id="852" w:author="Qualcomm" w:date="2018-08-20T09:03:00Z">
                    <w:rPr>
                      <w:rFonts w:ascii="Cambria Math" w:hAnsi="Cambria Math"/>
                      <w:i/>
                    </w:rPr>
                  </w:ins>
                </m:ctrlPr>
              </m:sSubPr>
              <m:e>
                <m:r>
                  <w:ins w:id="853" w:author="Qualcomm" w:date="2018-08-20T09:03:00Z">
                    <w:rPr>
                      <w:rFonts w:ascii="Cambria Math" w:hAnsi="Cambria Math"/>
                    </w:rPr>
                    <m:t>μ</m:t>
                  </w:ins>
                </m:r>
              </m:e>
              <m:sub>
                <m:r>
                  <w:ins w:id="854" w:author="Qualcomm" w:date="2018-08-20T09:03:00Z">
                    <w:rPr>
                      <w:rFonts w:ascii="Cambria Math" w:hAnsi="Cambria Math"/>
                    </w:rPr>
                    <m:t>ref,2</m:t>
                  </w:ins>
                </m:r>
              </m:sub>
            </m:sSub>
          </m:sup>
        </m:sSup>
      </m:oMath>
      <w:r w:rsidRPr="009F5A57">
        <w:rPr>
          <w:rFonts w:ascii="Times New Roman" w:eastAsia="MS Mincho" w:hAnsi="Times New Roman"/>
          <w:szCs w:val="20"/>
          <w:lang w:eastAsia="zh-CN"/>
        </w:rPr>
        <w:t xml:space="preserve"> </w:t>
      </w:r>
      <w:r w:rsidRPr="009F5A57">
        <w:rPr>
          <w:rFonts w:ascii="Times New Roman" w:eastAsia="MS Mincho" w:hAnsi="Times New Roman"/>
          <w:szCs w:val="20"/>
        </w:rPr>
        <w:t xml:space="preserve">slots. From the </w:t>
      </w:r>
      <w:r w:rsidRPr="009F5A57">
        <w:rPr>
          <w:rFonts w:ascii="Times New Roman" w:eastAsia="MS Mincho" w:hAnsi="Times New Roman"/>
          <w:noProof/>
          <w:position w:val="-10"/>
          <w:szCs w:val="20"/>
          <w:lang w:eastAsia="en-GB"/>
        </w:rPr>
        <w:drawing>
          <wp:inline distT="0" distB="0" distL="0" distR="0" wp14:anchorId="34D7A453" wp14:editId="445EED4F">
            <wp:extent cx="167640" cy="198120"/>
            <wp:effectExtent l="0" t="0" r="381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1"/>
                    <pic:cNvPicPr>
                      <a:picLocks noChangeAspect="1" noChangeArrowheads="1"/>
                    </pic:cNvPicPr>
                  </pic:nvPicPr>
                  <pic:blipFill>
                    <a:blip r:embed="rId1189" cstate="print">
                      <a:extLst>
                        <a:ext uri="{28A0092B-C50C-407E-A947-70E740481C1C}">
                          <a14:useLocalDpi xmlns:a14="http://schemas.microsoft.com/office/drawing/2010/main" val="0"/>
                        </a:ext>
                      </a:extLst>
                    </a:blip>
                    <a:srcRect/>
                    <a:stretch>
                      <a:fillRect/>
                    </a:stretch>
                  </pic:blipFill>
                  <pic:spPr bwMode="auto">
                    <a:xfrm>
                      <a:off x="0" y="0"/>
                      <a:ext cx="167640" cy="198120"/>
                    </a:xfrm>
                    <a:prstGeom prst="rect">
                      <a:avLst/>
                    </a:prstGeom>
                    <a:noFill/>
                    <a:ln>
                      <a:noFill/>
                    </a:ln>
                  </pic:spPr>
                </pic:pic>
              </a:graphicData>
            </a:graphic>
          </wp:inline>
        </w:drawing>
      </w:r>
      <w:r w:rsidRPr="009F5A57">
        <w:rPr>
          <w:rFonts w:ascii="Times New Roman" w:eastAsia="MS Mincho" w:hAnsi="Times New Roman"/>
          <w:szCs w:val="20"/>
        </w:rPr>
        <w:t xml:space="preserve"> slots, a first </w:t>
      </w:r>
      <w:r w:rsidRPr="009F5A57">
        <w:rPr>
          <w:rFonts w:ascii="Times New Roman" w:eastAsia="MS Mincho" w:hAnsi="Times New Roman"/>
          <w:noProof/>
          <w:position w:val="-12"/>
          <w:szCs w:val="20"/>
          <w:lang w:eastAsia="en-GB"/>
        </w:rPr>
        <w:drawing>
          <wp:inline distT="0" distB="0" distL="0" distR="0" wp14:anchorId="4FC7CCAF" wp14:editId="51DED85F">
            <wp:extent cx="320040" cy="220980"/>
            <wp:effectExtent l="0" t="0" r="3810" b="762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0"/>
                    <pic:cNvPicPr>
                      <a:picLocks noChangeAspect="1" noChangeArrowheads="1"/>
                    </pic:cNvPicPr>
                  </pic:nvPicPr>
                  <pic:blipFill>
                    <a:blip r:embed="rId1190" cstate="print">
                      <a:extLst>
                        <a:ext uri="{28A0092B-C50C-407E-A947-70E740481C1C}">
                          <a14:useLocalDpi xmlns:a14="http://schemas.microsoft.com/office/drawing/2010/main" val="0"/>
                        </a:ext>
                      </a:extLst>
                    </a:blip>
                    <a:srcRect/>
                    <a:stretch>
                      <a:fillRect/>
                    </a:stretch>
                  </pic:blipFill>
                  <pic:spPr bwMode="auto">
                    <a:xfrm>
                      <a:off x="0" y="0"/>
                      <a:ext cx="320040" cy="220980"/>
                    </a:xfrm>
                    <a:prstGeom prst="rect">
                      <a:avLst/>
                    </a:prstGeom>
                    <a:noFill/>
                    <a:ln>
                      <a:noFill/>
                    </a:ln>
                  </pic:spPr>
                </pic:pic>
              </a:graphicData>
            </a:graphic>
          </wp:inline>
        </w:drawing>
      </w:r>
      <w:r w:rsidRPr="009F5A57">
        <w:rPr>
          <w:rFonts w:ascii="Times New Roman" w:eastAsia="MS Mincho" w:hAnsi="Times New Roman"/>
          <w:szCs w:val="20"/>
        </w:rPr>
        <w:t xml:space="preserve"> slots include only downlink symbols and a last </w:t>
      </w:r>
      <w:r w:rsidRPr="009F5A57">
        <w:rPr>
          <w:rFonts w:ascii="Times New Roman" w:eastAsia="MS Mincho" w:hAnsi="Times New Roman"/>
          <w:noProof/>
          <w:position w:val="-12"/>
          <w:szCs w:val="20"/>
          <w:lang w:eastAsia="en-GB"/>
        </w:rPr>
        <w:drawing>
          <wp:inline distT="0" distB="0" distL="0" distR="0" wp14:anchorId="3F0428D2" wp14:editId="5D8D5208">
            <wp:extent cx="304800" cy="220980"/>
            <wp:effectExtent l="0" t="0" r="0" b="762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9"/>
                    <pic:cNvPicPr>
                      <a:picLocks noChangeAspect="1" noChangeArrowheads="1"/>
                    </pic:cNvPicPr>
                  </pic:nvPicPr>
                  <pic:blipFill>
                    <a:blip r:embed="rId1191" cstate="print">
                      <a:extLst>
                        <a:ext uri="{28A0092B-C50C-407E-A947-70E740481C1C}">
                          <a14:useLocalDpi xmlns:a14="http://schemas.microsoft.com/office/drawing/2010/main" val="0"/>
                        </a:ext>
                      </a:extLst>
                    </a:blip>
                    <a:srcRect/>
                    <a:stretch>
                      <a:fillRect/>
                    </a:stretch>
                  </pic:blipFill>
                  <pic:spPr bwMode="auto">
                    <a:xfrm>
                      <a:off x="0" y="0"/>
                      <a:ext cx="304800" cy="220980"/>
                    </a:xfrm>
                    <a:prstGeom prst="rect">
                      <a:avLst/>
                    </a:prstGeom>
                    <a:noFill/>
                    <a:ln>
                      <a:noFill/>
                    </a:ln>
                  </pic:spPr>
                </pic:pic>
              </a:graphicData>
            </a:graphic>
          </wp:inline>
        </w:drawing>
      </w:r>
      <w:r w:rsidRPr="009F5A57">
        <w:rPr>
          <w:rFonts w:ascii="Times New Roman" w:eastAsia="MS Mincho" w:hAnsi="Times New Roman"/>
          <w:szCs w:val="20"/>
        </w:rPr>
        <w:t xml:space="preserve"> include only uplink symbols. The </w:t>
      </w:r>
      <w:r w:rsidRPr="009F5A57">
        <w:rPr>
          <w:rFonts w:ascii="Times New Roman" w:eastAsia="MS Mincho" w:hAnsi="Times New Roman"/>
          <w:noProof/>
          <w:position w:val="-12"/>
          <w:szCs w:val="20"/>
          <w:lang w:eastAsia="en-GB"/>
        </w:rPr>
        <w:drawing>
          <wp:inline distT="0" distB="0" distL="0" distR="0" wp14:anchorId="1D9ED290" wp14:editId="028D9374">
            <wp:extent cx="304800" cy="220980"/>
            <wp:effectExtent l="0" t="0" r="0" b="762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8"/>
                    <pic:cNvPicPr>
                      <a:picLocks noChangeAspect="1" noChangeArrowheads="1"/>
                    </pic:cNvPicPr>
                  </pic:nvPicPr>
                  <pic:blipFill>
                    <a:blip r:embed="rId1192" cstate="print">
                      <a:extLst>
                        <a:ext uri="{28A0092B-C50C-407E-A947-70E740481C1C}">
                          <a14:useLocalDpi xmlns:a14="http://schemas.microsoft.com/office/drawing/2010/main" val="0"/>
                        </a:ext>
                      </a:extLst>
                    </a:blip>
                    <a:srcRect/>
                    <a:stretch>
                      <a:fillRect/>
                    </a:stretch>
                  </pic:blipFill>
                  <pic:spPr bwMode="auto">
                    <a:xfrm>
                      <a:off x="0" y="0"/>
                      <a:ext cx="304800" cy="220980"/>
                    </a:xfrm>
                    <a:prstGeom prst="rect">
                      <a:avLst/>
                    </a:prstGeom>
                    <a:noFill/>
                    <a:ln>
                      <a:noFill/>
                    </a:ln>
                  </pic:spPr>
                </pic:pic>
              </a:graphicData>
            </a:graphic>
          </wp:inline>
        </w:drawing>
      </w:r>
      <w:r w:rsidRPr="009F5A57">
        <w:rPr>
          <w:rFonts w:ascii="Times New Roman" w:eastAsia="MS Mincho" w:hAnsi="Times New Roman"/>
          <w:szCs w:val="20"/>
        </w:rPr>
        <w:t xml:space="preserve"> symbols after the first </w:t>
      </w:r>
      <w:r w:rsidRPr="009F5A57">
        <w:rPr>
          <w:rFonts w:ascii="Times New Roman" w:eastAsia="MS Mincho" w:hAnsi="Times New Roman"/>
          <w:noProof/>
          <w:position w:val="-12"/>
          <w:szCs w:val="20"/>
          <w:lang w:eastAsia="en-GB"/>
        </w:rPr>
        <w:drawing>
          <wp:inline distT="0" distB="0" distL="0" distR="0" wp14:anchorId="7100A2B8" wp14:editId="02953CBE">
            <wp:extent cx="320040" cy="220980"/>
            <wp:effectExtent l="0" t="0" r="3810" b="762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7"/>
                    <pic:cNvPicPr>
                      <a:picLocks noChangeAspect="1" noChangeArrowheads="1"/>
                    </pic:cNvPicPr>
                  </pic:nvPicPr>
                  <pic:blipFill>
                    <a:blip r:embed="rId1193" cstate="print">
                      <a:extLst>
                        <a:ext uri="{28A0092B-C50C-407E-A947-70E740481C1C}">
                          <a14:useLocalDpi xmlns:a14="http://schemas.microsoft.com/office/drawing/2010/main" val="0"/>
                        </a:ext>
                      </a:extLst>
                    </a:blip>
                    <a:srcRect/>
                    <a:stretch>
                      <a:fillRect/>
                    </a:stretch>
                  </pic:blipFill>
                  <pic:spPr bwMode="auto">
                    <a:xfrm>
                      <a:off x="0" y="0"/>
                      <a:ext cx="320040" cy="220980"/>
                    </a:xfrm>
                    <a:prstGeom prst="rect">
                      <a:avLst/>
                    </a:prstGeom>
                    <a:noFill/>
                    <a:ln>
                      <a:noFill/>
                    </a:ln>
                  </pic:spPr>
                </pic:pic>
              </a:graphicData>
            </a:graphic>
          </wp:inline>
        </w:drawing>
      </w:r>
      <w:r w:rsidRPr="009F5A57">
        <w:rPr>
          <w:rFonts w:ascii="Times New Roman" w:eastAsia="MS Mincho" w:hAnsi="Times New Roman"/>
          <w:szCs w:val="20"/>
        </w:rPr>
        <w:t xml:space="preserve"> slots are downlink symbols. The </w:t>
      </w:r>
      <w:r w:rsidRPr="009F5A57">
        <w:rPr>
          <w:rFonts w:ascii="Times New Roman" w:eastAsia="MS Mincho" w:hAnsi="Times New Roman"/>
          <w:noProof/>
          <w:position w:val="-12"/>
          <w:szCs w:val="20"/>
          <w:lang w:eastAsia="en-GB"/>
        </w:rPr>
        <w:drawing>
          <wp:inline distT="0" distB="0" distL="0" distR="0" wp14:anchorId="406F66D4" wp14:editId="2E740799">
            <wp:extent cx="304800" cy="220980"/>
            <wp:effectExtent l="0" t="0" r="0" b="762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6"/>
                    <pic:cNvPicPr>
                      <a:picLocks noChangeAspect="1" noChangeArrowheads="1"/>
                    </pic:cNvPicPr>
                  </pic:nvPicPr>
                  <pic:blipFill>
                    <a:blip r:embed="rId1194" cstate="print">
                      <a:extLst>
                        <a:ext uri="{28A0092B-C50C-407E-A947-70E740481C1C}">
                          <a14:useLocalDpi xmlns:a14="http://schemas.microsoft.com/office/drawing/2010/main" val="0"/>
                        </a:ext>
                      </a:extLst>
                    </a:blip>
                    <a:srcRect/>
                    <a:stretch>
                      <a:fillRect/>
                    </a:stretch>
                  </pic:blipFill>
                  <pic:spPr bwMode="auto">
                    <a:xfrm>
                      <a:off x="0" y="0"/>
                      <a:ext cx="304800" cy="220980"/>
                    </a:xfrm>
                    <a:prstGeom prst="rect">
                      <a:avLst/>
                    </a:prstGeom>
                    <a:noFill/>
                    <a:ln>
                      <a:noFill/>
                    </a:ln>
                  </pic:spPr>
                </pic:pic>
              </a:graphicData>
            </a:graphic>
          </wp:inline>
        </w:drawing>
      </w:r>
      <w:r w:rsidRPr="009F5A57">
        <w:rPr>
          <w:rFonts w:ascii="Times New Roman" w:eastAsia="MS Mincho" w:hAnsi="Times New Roman"/>
          <w:szCs w:val="20"/>
        </w:rPr>
        <w:t xml:space="preserve"> symbols before the last </w:t>
      </w:r>
      <w:r w:rsidRPr="009F5A57">
        <w:rPr>
          <w:rFonts w:ascii="Times New Roman" w:eastAsia="MS Mincho" w:hAnsi="Times New Roman"/>
          <w:noProof/>
          <w:position w:val="-12"/>
          <w:szCs w:val="20"/>
          <w:lang w:eastAsia="en-GB"/>
        </w:rPr>
        <w:drawing>
          <wp:inline distT="0" distB="0" distL="0" distR="0" wp14:anchorId="0CC8A1C5" wp14:editId="39372C68">
            <wp:extent cx="304800" cy="220980"/>
            <wp:effectExtent l="0" t="0" r="0" b="762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5"/>
                    <pic:cNvPicPr>
                      <a:picLocks noChangeAspect="1" noChangeArrowheads="1"/>
                    </pic:cNvPicPr>
                  </pic:nvPicPr>
                  <pic:blipFill>
                    <a:blip r:embed="rId1195" cstate="print">
                      <a:extLst>
                        <a:ext uri="{28A0092B-C50C-407E-A947-70E740481C1C}">
                          <a14:useLocalDpi xmlns:a14="http://schemas.microsoft.com/office/drawing/2010/main" val="0"/>
                        </a:ext>
                      </a:extLst>
                    </a:blip>
                    <a:srcRect/>
                    <a:stretch>
                      <a:fillRect/>
                    </a:stretch>
                  </pic:blipFill>
                  <pic:spPr bwMode="auto">
                    <a:xfrm>
                      <a:off x="0" y="0"/>
                      <a:ext cx="304800" cy="220980"/>
                    </a:xfrm>
                    <a:prstGeom prst="rect">
                      <a:avLst/>
                    </a:prstGeom>
                    <a:noFill/>
                    <a:ln>
                      <a:noFill/>
                    </a:ln>
                  </pic:spPr>
                </pic:pic>
              </a:graphicData>
            </a:graphic>
          </wp:inline>
        </w:drawing>
      </w:r>
      <w:r w:rsidRPr="009F5A57">
        <w:rPr>
          <w:rFonts w:ascii="Times New Roman" w:eastAsia="MS Mincho" w:hAnsi="Times New Roman"/>
          <w:szCs w:val="20"/>
        </w:rPr>
        <w:t xml:space="preserve"> slots are uplink symbols. The remaining </w:t>
      </w:r>
      <w:r w:rsidRPr="009F5A57">
        <w:rPr>
          <w:rFonts w:ascii="Times New Roman" w:eastAsia="MS Mincho" w:hAnsi="Times New Roman"/>
          <w:noProof/>
          <w:position w:val="-12"/>
          <w:szCs w:val="20"/>
          <w:lang w:eastAsia="en-GB"/>
        </w:rPr>
        <w:drawing>
          <wp:inline distT="0" distB="0" distL="0" distR="0" wp14:anchorId="07F2B260" wp14:editId="31563244">
            <wp:extent cx="1988820" cy="2286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4"/>
                    <pic:cNvPicPr>
                      <a:picLocks noChangeAspect="1" noChangeArrowheads="1"/>
                    </pic:cNvPicPr>
                  </pic:nvPicPr>
                  <pic:blipFill>
                    <a:blip r:embed="rId1196" cstate="print">
                      <a:extLst>
                        <a:ext uri="{28A0092B-C50C-407E-A947-70E740481C1C}">
                          <a14:useLocalDpi xmlns:a14="http://schemas.microsoft.com/office/drawing/2010/main" val="0"/>
                        </a:ext>
                      </a:extLst>
                    </a:blip>
                    <a:srcRect/>
                    <a:stretch>
                      <a:fillRect/>
                    </a:stretch>
                  </pic:blipFill>
                  <pic:spPr bwMode="auto">
                    <a:xfrm>
                      <a:off x="0" y="0"/>
                      <a:ext cx="1988820" cy="228600"/>
                    </a:xfrm>
                    <a:prstGeom prst="rect">
                      <a:avLst/>
                    </a:prstGeom>
                    <a:noFill/>
                    <a:ln>
                      <a:noFill/>
                    </a:ln>
                  </pic:spPr>
                </pic:pic>
              </a:graphicData>
            </a:graphic>
          </wp:inline>
        </w:drawing>
      </w:r>
      <w:r w:rsidRPr="009F5A57">
        <w:rPr>
          <w:rFonts w:ascii="Times New Roman" w:eastAsia="MS Mincho" w:hAnsi="Times New Roman"/>
          <w:szCs w:val="20"/>
        </w:rPr>
        <w:t xml:space="preserve"> are flexible symbols. </w:t>
      </w:r>
    </w:p>
    <w:p w14:paraId="41A931D2" w14:textId="77777777" w:rsidR="009F5A57" w:rsidRPr="009F5A57" w:rsidRDefault="009F5A57" w:rsidP="00341B91">
      <w:pPr>
        <w:ind w:left="720" w:hanging="720"/>
        <w:rPr>
          <w:ins w:id="855" w:author="Spreadtrum Communications" w:date="2018-08-09T14:43:00Z"/>
        </w:rPr>
      </w:pPr>
      <w:ins w:id="856" w:author="Spreadtrum Communications" w:date="2018-08-09T14:43:00Z">
        <w:r w:rsidRPr="009F5A57">
          <w:t>[</w:t>
        </w:r>
      </w:ins>
      <w:r w:rsidRPr="009F5A57">
        <w:t>…]</w:t>
      </w:r>
    </w:p>
    <w:p w14:paraId="12E923DA" w14:textId="77777777" w:rsidR="009F5A57" w:rsidRPr="009F5A57" w:rsidRDefault="009F5A57" w:rsidP="00341B91">
      <w:pPr>
        <w:ind w:left="720" w:hanging="720"/>
        <w:rPr>
          <w:lang w:val="en-US"/>
        </w:rPr>
      </w:pPr>
      <w:r w:rsidRPr="009F5A57">
        <w:rPr>
          <w:lang w:eastAsia="ja-JP"/>
        </w:rPr>
        <w:t>For unpaired spectrum operation</w:t>
      </w:r>
      <w:r w:rsidRPr="009F5A57">
        <w:rPr>
          <w:lang w:val="en-US" w:eastAsia="zh-CN"/>
        </w:rPr>
        <w:t xml:space="preserve"> for a UE on a serving cell, the UE is provided by higher layer parameter </w:t>
      </w:r>
      <w:r w:rsidRPr="009F5A57">
        <w:rPr>
          <w:i/>
        </w:rPr>
        <w:t>subcarrierSpacing</w:t>
      </w:r>
      <w:r w:rsidRPr="009F5A57">
        <w:rPr>
          <w:lang w:val="en-US" w:eastAsia="zh-CN"/>
        </w:rPr>
        <w:t xml:space="preserve"> a reference subcarrier spacing configuration of </w:t>
      </w:r>
      <w:r w:rsidRPr="009F5A57">
        <w:rPr>
          <w:position w:val="-10"/>
        </w:rPr>
        <w:object w:dxaOrig="380" w:dyaOrig="300" w14:anchorId="04B1BC02">
          <v:shape id="_x0000_i1415" type="#_x0000_t75" style="width:18.4pt;height:16pt" o:ole="">
            <v:imagedata r:id="rId1197" o:title=""/>
          </v:shape>
          <o:OLEObject Type="Embed" ProgID="Equation.3" ShapeID="_x0000_i1415" DrawAspect="Content" ObjectID="_1600200803" r:id="rId1198"/>
        </w:object>
      </w:r>
      <w:r w:rsidRPr="009F5A57">
        <w:rPr>
          <w:lang w:val="en-US"/>
        </w:rPr>
        <w:t xml:space="preserve"> </w:t>
      </w:r>
      <w:r w:rsidRPr="009F5A57">
        <w:rPr>
          <w:lang w:val="en-US" w:eastAsia="zh-CN"/>
        </w:rPr>
        <w:t xml:space="preserve">for each slot format in a combination of slot formats indicated by a SFI-index field value in DCI format 2_0. The UE expects that for a reference subcarrier spacing configuration of </w:t>
      </w:r>
      <w:r w:rsidRPr="009F5A57">
        <w:rPr>
          <w:position w:val="-10"/>
        </w:rPr>
        <w:object w:dxaOrig="380" w:dyaOrig="300" w14:anchorId="318655DF">
          <v:shape id="_x0000_i1416" type="#_x0000_t75" style="width:18.4pt;height:16pt" o:ole="">
            <v:imagedata r:id="rId1197" o:title=""/>
          </v:shape>
          <o:OLEObject Type="Embed" ProgID="Equation.3" ShapeID="_x0000_i1416" DrawAspect="Content" ObjectID="_1600200804" r:id="rId1199"/>
        </w:object>
      </w:r>
      <w:r w:rsidRPr="009F5A57">
        <w:rPr>
          <w:lang w:val="en-US"/>
        </w:rPr>
        <w:t xml:space="preserve"> and for an active</w:t>
      </w:r>
      <w:r w:rsidRPr="009F5A57">
        <w:rPr>
          <w:lang w:val="en-US" w:eastAsia="zh-CN"/>
        </w:rPr>
        <w:t xml:space="preserve"> DL BWP </w:t>
      </w:r>
      <w:del w:id="857" w:author="Qualcomm" w:date="2018-08-20T09:59:00Z">
        <w:r w:rsidRPr="009F5A57" w:rsidDel="00FF38AE">
          <w:rPr>
            <w:lang w:val="en-US" w:eastAsia="zh-CN"/>
          </w:rPr>
          <w:delText xml:space="preserve">and </w:delText>
        </w:r>
      </w:del>
      <w:ins w:id="858" w:author="Qualcomm" w:date="2018-08-20T09:59:00Z">
        <w:r w:rsidRPr="009F5A57">
          <w:rPr>
            <w:lang w:val="en-US" w:eastAsia="zh-CN"/>
          </w:rPr>
          <w:t xml:space="preserve">or an active </w:t>
        </w:r>
      </w:ins>
      <w:r w:rsidRPr="009F5A57">
        <w:rPr>
          <w:lang w:val="en-US" w:eastAsia="zh-CN"/>
        </w:rPr>
        <w:t xml:space="preserve">UL BWP </w:t>
      </w:r>
      <w:del w:id="859" w:author="Qualcomm" w:date="2018-08-20T09:59:00Z">
        <w:r w:rsidRPr="009F5A57" w:rsidDel="00FF38AE">
          <w:rPr>
            <w:lang w:val="en-US" w:eastAsia="zh-CN"/>
          </w:rPr>
          <w:delText xml:space="preserve">pair </w:delText>
        </w:r>
      </w:del>
      <w:r w:rsidRPr="009F5A57">
        <w:rPr>
          <w:lang w:val="en-US" w:eastAsia="zh-CN"/>
        </w:rPr>
        <w:t xml:space="preserve">with subcarrier spacing configuration of </w:t>
      </w:r>
      <w:r w:rsidRPr="009F5A57">
        <w:rPr>
          <w:position w:val="-10"/>
        </w:rPr>
        <w:object w:dxaOrig="220" w:dyaOrig="240" w14:anchorId="099907E2">
          <v:shape id="_x0000_i1417" type="#_x0000_t75" style="width:11.2pt;height:13.6pt" o:ole="">
            <v:imagedata r:id="rId1200" o:title=""/>
          </v:shape>
          <o:OLEObject Type="Embed" ProgID="Equation.3" ShapeID="_x0000_i1417" DrawAspect="Content" ObjectID="_1600200805" r:id="rId1201"/>
        </w:object>
      </w:r>
      <w:r w:rsidRPr="009F5A57">
        <w:rPr>
          <w:lang w:val="en-US"/>
        </w:rPr>
        <w:t xml:space="preserve">, it </w:t>
      </w:r>
      <w:r w:rsidRPr="009F5A57">
        <w:rPr>
          <w:lang w:val="en-US" w:eastAsia="zh-CN"/>
        </w:rPr>
        <w:t xml:space="preserve">is </w:t>
      </w:r>
      <w:r w:rsidRPr="009F5A57">
        <w:rPr>
          <w:position w:val="-10"/>
        </w:rPr>
        <w:object w:dxaOrig="700" w:dyaOrig="300" w14:anchorId="4ED02199">
          <v:shape id="_x0000_i1418" type="#_x0000_t75" style="width:34.4pt;height:16pt" o:ole="">
            <v:imagedata r:id="rId1202" o:title=""/>
          </v:shape>
          <o:OLEObject Type="Embed" ProgID="Equation.3" ShapeID="_x0000_i1418" DrawAspect="Content" ObjectID="_1600200806" r:id="rId1203"/>
        </w:object>
      </w:r>
      <w:r w:rsidRPr="009F5A57">
        <w:rPr>
          <w:lang w:val="en-US" w:eastAsia="zh-CN"/>
        </w:rPr>
        <w:t xml:space="preserve">. Each slot format in the combination of slot formats indicated by the SFI-index field value in DCI format 2_0 is applicable to </w:t>
      </w:r>
      <w:r w:rsidRPr="009F5A57">
        <w:rPr>
          <w:position w:val="-4"/>
        </w:rPr>
        <w:object w:dxaOrig="660" w:dyaOrig="279" w14:anchorId="21A5C2C6">
          <v:shape id="_x0000_i1419" type="#_x0000_t75" style="width:33.6pt;height:14.4pt" o:ole="">
            <v:imagedata r:id="rId1204" o:title=""/>
          </v:shape>
          <o:OLEObject Type="Embed" ProgID="Equation.3" ShapeID="_x0000_i1419" DrawAspect="Content" ObjectID="_1600200807" r:id="rId1205"/>
        </w:object>
      </w:r>
      <w:r w:rsidRPr="009F5A57">
        <w:rPr>
          <w:lang w:val="en-US"/>
        </w:rPr>
        <w:t xml:space="preserve"> consecutive slots in the active DL BWP </w:t>
      </w:r>
      <w:del w:id="860" w:author="Qualcomm" w:date="2018-08-20T10:01:00Z">
        <w:r w:rsidRPr="009F5A57" w:rsidDel="00FF38AE">
          <w:rPr>
            <w:lang w:val="en-US"/>
          </w:rPr>
          <w:delText xml:space="preserve">and </w:delText>
        </w:r>
      </w:del>
      <w:ins w:id="861" w:author="Qualcomm" w:date="2018-08-20T10:01:00Z">
        <w:r w:rsidRPr="009F5A57">
          <w:rPr>
            <w:lang w:val="en-US"/>
          </w:rPr>
          <w:t xml:space="preserve">or the active </w:t>
        </w:r>
      </w:ins>
      <w:r w:rsidRPr="009F5A57">
        <w:rPr>
          <w:lang w:val="en-US"/>
        </w:rPr>
        <w:t xml:space="preserve">UL BWP </w:t>
      </w:r>
      <w:del w:id="862" w:author="Qualcomm" w:date="2018-08-20T10:01:00Z">
        <w:r w:rsidRPr="009F5A57" w:rsidDel="00FF38AE">
          <w:rPr>
            <w:lang w:val="en-US"/>
          </w:rPr>
          <w:delText xml:space="preserve">pair </w:delText>
        </w:r>
      </w:del>
      <w:r w:rsidRPr="009F5A57">
        <w:rPr>
          <w:lang w:val="en-US"/>
        </w:rPr>
        <w:t xml:space="preserve">where the first slot starts at a same time as a first slot for the reference subcarrier spacing configuration of </w:t>
      </w:r>
      <w:r w:rsidRPr="009F5A57">
        <w:rPr>
          <w:position w:val="-10"/>
        </w:rPr>
        <w:object w:dxaOrig="380" w:dyaOrig="300" w14:anchorId="6F2DF7C0">
          <v:shape id="_x0000_i1420" type="#_x0000_t75" style="width:18.4pt;height:16pt" o:ole="">
            <v:imagedata r:id="rId1197" o:title=""/>
          </v:shape>
          <o:OLEObject Type="Embed" ProgID="Equation.3" ShapeID="_x0000_i1420" DrawAspect="Content" ObjectID="_1600200808" r:id="rId1206"/>
        </w:object>
      </w:r>
      <w:r w:rsidRPr="009F5A57">
        <w:rPr>
          <w:lang w:val="en-US"/>
        </w:rPr>
        <w:t xml:space="preserve"> </w:t>
      </w:r>
      <w:r w:rsidRPr="009F5A57">
        <w:t xml:space="preserve">and each downlink or flexible or uplink symbol for the reference subcarrier spacing configuration of </w:t>
      </w:r>
      <w:r w:rsidRPr="009F5A57">
        <w:rPr>
          <w:position w:val="-10"/>
        </w:rPr>
        <w:object w:dxaOrig="380" w:dyaOrig="300" w14:anchorId="51866813">
          <v:shape id="_x0000_i1421" type="#_x0000_t75" style="width:18.4pt;height:16pt" o:ole="">
            <v:imagedata r:id="rId1197" o:title=""/>
          </v:shape>
          <o:OLEObject Type="Embed" ProgID="Equation.3" ShapeID="_x0000_i1421" DrawAspect="Content" ObjectID="_1600200809" r:id="rId1207"/>
        </w:object>
      </w:r>
      <w:r w:rsidRPr="009F5A57">
        <w:t xml:space="preserve"> corresponds to </w:t>
      </w:r>
      <w:r w:rsidRPr="009F5A57">
        <w:rPr>
          <w:position w:val="-4"/>
        </w:rPr>
        <w:object w:dxaOrig="660" w:dyaOrig="279" w14:anchorId="2C538D53">
          <v:shape id="_x0000_i1422" type="#_x0000_t75" style="width:33.6pt;height:14.4pt" o:ole="">
            <v:imagedata r:id="rId1204" o:title=""/>
          </v:shape>
          <o:OLEObject Type="Embed" ProgID="Equation.3" ShapeID="_x0000_i1422" DrawAspect="Content" ObjectID="_1600200810" r:id="rId1208"/>
        </w:object>
      </w:r>
      <w:r w:rsidRPr="009F5A57">
        <w:t xml:space="preserve"> consecutive downlink or flexible or uplink symbols for the subcarrier spacing configuration </w:t>
      </w:r>
      <w:r w:rsidRPr="009F5A57">
        <w:rPr>
          <w:position w:val="-10"/>
        </w:rPr>
        <w:object w:dxaOrig="220" w:dyaOrig="240" w14:anchorId="1C617CA0">
          <v:shape id="_x0000_i1423" type="#_x0000_t75" style="width:11.2pt;height:13.6pt" o:ole="">
            <v:imagedata r:id="rId1200" o:title=""/>
          </v:shape>
          <o:OLEObject Type="Embed" ProgID="Equation.3" ShapeID="_x0000_i1423" DrawAspect="Content" ObjectID="_1600200811" r:id="rId1209"/>
        </w:object>
      </w:r>
      <w:r w:rsidRPr="009F5A57">
        <w:rPr>
          <w:lang w:val="en-US"/>
        </w:rPr>
        <w:t xml:space="preserve">. </w:t>
      </w:r>
    </w:p>
    <w:p w14:paraId="15111E84" w14:textId="77777777" w:rsidR="009F5A57" w:rsidRPr="009F5A57" w:rsidRDefault="009F5A57" w:rsidP="00341B91">
      <w:pPr>
        <w:ind w:left="720" w:hanging="720"/>
      </w:pPr>
      <w:r w:rsidRPr="009F5A57">
        <w:t xml:space="preserve"> […]</w:t>
      </w:r>
    </w:p>
    <w:p w14:paraId="4CCC69E5" w14:textId="77777777" w:rsidR="009F5A57" w:rsidRPr="009F5A57" w:rsidRDefault="009F5A57" w:rsidP="00341B91">
      <w:pPr>
        <w:ind w:left="720" w:hanging="720"/>
        <w:rPr>
          <w:rFonts w:eastAsia="SimSun"/>
          <w:lang w:eastAsia="zh-CN"/>
        </w:rPr>
      </w:pPr>
      <w:r w:rsidRPr="009F5A57">
        <w:rPr>
          <w:rFonts w:eastAsia="DengXian"/>
        </w:rPr>
        <w:t xml:space="preserve">If a UE is configured by higher layers to transmit periodic SRS, or PUCCH, or PUSCH, or PRACH in a set of symbols of a slot and the UE detects a DCI format 2_0 </w:t>
      </w:r>
      <w:r w:rsidRPr="009F5A57">
        <w:rPr>
          <w:rFonts w:eastAsia="SimSun"/>
          <w:lang w:eastAsia="zh-CN"/>
        </w:rPr>
        <w:t xml:space="preserve">with a slot format value other than 255 that </w:t>
      </w:r>
      <w:r w:rsidRPr="009F5A57">
        <w:rPr>
          <w:rFonts w:eastAsia="DengXian"/>
        </w:rPr>
        <w:t xml:space="preserve">indicates a slot format with a subset of symbols from the set of symbols as downlink or flexible, or the UE detects a DCI format 1_0, DCI format 1_1, or DCI format 0_1 indicating to the UE to receive CSI-RS or PDSCH in at least one symbol in the set of symbols, then </w:t>
      </w:r>
    </w:p>
    <w:p w14:paraId="59075C05" w14:textId="77777777" w:rsidR="009F5A57" w:rsidRPr="009F5A57" w:rsidRDefault="009F5A57" w:rsidP="00341B91">
      <w:pPr>
        <w:ind w:left="568" w:hanging="284"/>
        <w:rPr>
          <w:rFonts w:eastAsia="DengXian"/>
          <w:lang w:val="x-none"/>
        </w:rPr>
      </w:pPr>
      <w:ins w:id="863" w:author="Spreadtrum" w:date="2018-08-09T13:58:00Z">
        <w:r w:rsidRPr="009F5A57">
          <w:rPr>
            <w:rFonts w:eastAsia="DengXian"/>
            <w:lang w:val="x-none"/>
          </w:rPr>
          <w:t>-</w:t>
        </w:r>
      </w:ins>
      <w:r w:rsidRPr="009F5A57">
        <w:rPr>
          <w:rFonts w:eastAsia="DengXian"/>
          <w:lang w:val="x-none"/>
        </w:rPr>
        <w:tab/>
        <w:t xml:space="preserve">the UE </w:t>
      </w:r>
      <w:r w:rsidRPr="009F5A57">
        <w:rPr>
          <w:rFonts w:eastAsia="DengXian"/>
        </w:rPr>
        <w:t>does</w:t>
      </w:r>
      <w:r w:rsidRPr="009F5A57">
        <w:rPr>
          <w:rFonts w:eastAsia="DengXian"/>
          <w:lang w:val="x-none"/>
        </w:rPr>
        <w:t xml:space="preserve"> not expect to cancel the transmission in symbols from the subset of symbols that occur, relative to a last symbol of a control resource set where the UE detects the DCI format 2_0, </w:t>
      </w:r>
      <w:ins w:id="864" w:author="Spreadtrum" w:date="2018-08-09T13:58:00Z">
        <w:r w:rsidRPr="009F5A57">
          <w:rPr>
            <w:rFonts w:eastAsia="DengXian"/>
            <w:lang w:val="x-none"/>
          </w:rPr>
          <w:t xml:space="preserve">or the </w:t>
        </w:r>
        <w:r w:rsidRPr="009F5A57">
          <w:rPr>
            <w:rFonts w:eastAsia="DengXian"/>
          </w:rPr>
          <w:t xml:space="preserve">DCI format 1_0, or the DCI format 1_1, or the DCI format 0_1 </w:t>
        </w:r>
      </w:ins>
      <w:r w:rsidRPr="009F5A57">
        <w:rPr>
          <w:rFonts w:eastAsia="DengXian"/>
          <w:lang w:val="x-none"/>
        </w:rPr>
        <w:t>after a number of symbols that is smaller than the PUSCH preparation time N</w:t>
      </w:r>
      <w:r w:rsidRPr="009F5A57">
        <w:rPr>
          <w:rFonts w:eastAsia="DengXian"/>
          <w:vertAlign w:val="subscript"/>
          <w:lang w:val="x-none"/>
        </w:rPr>
        <w:t>2</w:t>
      </w:r>
      <w:r w:rsidRPr="009F5A57">
        <w:rPr>
          <w:rFonts w:eastAsia="DengXian"/>
          <w:lang w:val="x-none"/>
        </w:rPr>
        <w:t xml:space="preserve"> for the corresponding PUSCH timing capability [6, TS 38.214];</w:t>
      </w:r>
    </w:p>
    <w:p w14:paraId="0A61FFE4" w14:textId="77777777" w:rsidR="009F5A57" w:rsidRPr="009F5A57" w:rsidRDefault="009F5A57" w:rsidP="00341B91">
      <w:pPr>
        <w:ind w:left="568" w:hanging="284"/>
        <w:rPr>
          <w:rFonts w:eastAsia="DengXian"/>
          <w:lang w:val="x-none"/>
        </w:rPr>
      </w:pPr>
      <w:r w:rsidRPr="009F5A57">
        <w:rPr>
          <w:rFonts w:eastAsia="DengXian"/>
          <w:lang w:val="x-none"/>
        </w:rPr>
        <w:t>-</w:t>
      </w:r>
      <w:r w:rsidRPr="009F5A57">
        <w:rPr>
          <w:rFonts w:eastAsia="DengXian"/>
          <w:lang w:val="x-none"/>
        </w:rPr>
        <w:tab/>
        <w:t xml:space="preserve">the UE cancels the </w:t>
      </w:r>
      <w:r w:rsidRPr="009F5A57">
        <w:rPr>
          <w:rFonts w:eastAsia="DengXian"/>
        </w:rPr>
        <w:t xml:space="preserve">PUCCH, or PUSCH, or PRACH </w:t>
      </w:r>
      <w:r w:rsidRPr="009F5A57">
        <w:rPr>
          <w:rFonts w:eastAsia="DengXian"/>
          <w:lang w:val="x-none"/>
        </w:rPr>
        <w:t>transmission in the remaining symbols of the slot</w:t>
      </w:r>
      <w:r w:rsidRPr="009F5A57">
        <w:rPr>
          <w:rFonts w:eastAsia="DengXian"/>
        </w:rPr>
        <w:t xml:space="preserve"> and cancels the periodic SRS transmission in the subset of symbols of the slot</w:t>
      </w:r>
      <w:r w:rsidRPr="009F5A57">
        <w:rPr>
          <w:rFonts w:eastAsia="DengXian"/>
          <w:lang w:val="x-none"/>
        </w:rPr>
        <w:t xml:space="preserve">. </w:t>
      </w:r>
    </w:p>
    <w:p w14:paraId="6CA279A9" w14:textId="77777777" w:rsidR="009F5A57" w:rsidRPr="009F5A57" w:rsidRDefault="009F5A57" w:rsidP="00341B91">
      <w:pPr>
        <w:ind w:left="720" w:hanging="720"/>
        <w:rPr>
          <w:rFonts w:eastAsia="DengXian"/>
          <w:lang w:val="x-none" w:eastAsia="ja-JP"/>
        </w:rPr>
      </w:pPr>
      <w:r w:rsidRPr="009F5A57">
        <w:rPr>
          <w:rFonts w:eastAsia="DengXian"/>
          <w:lang w:eastAsia="ja-JP"/>
        </w:rPr>
        <w:t>A</w:t>
      </w:r>
      <w:r w:rsidRPr="009F5A57">
        <w:rPr>
          <w:rFonts w:eastAsia="DengXian"/>
          <w:lang w:val="x-none" w:eastAsia="ja-JP"/>
        </w:rPr>
        <w:t xml:space="preserve"> PUSCH preparation time </w:t>
      </w:r>
      <w:r w:rsidRPr="009F5A57">
        <w:rPr>
          <w:rFonts w:eastAsia="DengXian"/>
          <w:lang w:val="x-none"/>
        </w:rPr>
        <w:t>N</w:t>
      </w:r>
      <w:r w:rsidRPr="009F5A57">
        <w:rPr>
          <w:rFonts w:eastAsia="DengXian"/>
          <w:vertAlign w:val="subscript"/>
          <w:lang w:val="x-none"/>
        </w:rPr>
        <w:t>2</w:t>
      </w:r>
      <w:r w:rsidRPr="009F5A57">
        <w:rPr>
          <w:rFonts w:eastAsia="DengXian"/>
          <w:lang w:val="x-none" w:eastAsia="ja-JP"/>
        </w:rPr>
        <w:t xml:space="preserve"> throughout Subclause 11.1</w:t>
      </w:r>
      <w:r w:rsidRPr="009F5A57">
        <w:rPr>
          <w:rFonts w:eastAsia="DengXian"/>
          <w:lang w:eastAsia="ja-JP"/>
        </w:rPr>
        <w:t>.1</w:t>
      </w:r>
      <w:r w:rsidRPr="009F5A57">
        <w:rPr>
          <w:rFonts w:eastAsia="DengXian"/>
          <w:lang w:val="x-none" w:eastAsia="ja-JP"/>
        </w:rPr>
        <w:t xml:space="preserve"> is defined with respect to the subcarrier spacing of the PDCCH providing DCI format</w:t>
      </w:r>
      <w:r w:rsidRPr="009F5A57">
        <w:rPr>
          <w:rFonts w:eastAsia="DengXian"/>
          <w:lang w:eastAsia="ja-JP"/>
        </w:rPr>
        <w:t xml:space="preserve"> 2_0</w:t>
      </w:r>
      <w:r w:rsidRPr="009F5A57">
        <w:rPr>
          <w:rFonts w:eastAsia="DengXian"/>
          <w:lang w:val="x-none" w:eastAsia="ja-JP"/>
        </w:rPr>
        <w:t>.</w:t>
      </w:r>
    </w:p>
    <w:p w14:paraId="31609970" w14:textId="10B381C3" w:rsidR="009540E7" w:rsidRPr="009F5A57" w:rsidRDefault="009540E7" w:rsidP="009540E7">
      <w:pPr>
        <w:ind w:left="720" w:hanging="720"/>
      </w:pPr>
      <w:r w:rsidRPr="009F5A57">
        <w:t xml:space="preserve">======================= </w:t>
      </w:r>
      <w:r>
        <w:t xml:space="preserve">end </w:t>
      </w:r>
      <w:r w:rsidRPr="009F5A57">
        <w:t>of Text Proposal in Section 11.1 in TS 38.213=======================</w:t>
      </w:r>
    </w:p>
    <w:p w14:paraId="30222C33" w14:textId="77777777" w:rsidR="009F5A57" w:rsidRPr="009F5A57" w:rsidRDefault="009F5A57" w:rsidP="009F5A57">
      <w:pPr>
        <w:ind w:left="720" w:hanging="720"/>
      </w:pPr>
    </w:p>
    <w:p w14:paraId="2A067845" w14:textId="77777777" w:rsidR="009F5A57" w:rsidRPr="009F5A57" w:rsidRDefault="009F5A57" w:rsidP="009F5A57">
      <w:pPr>
        <w:ind w:left="720" w:hanging="720"/>
        <w:rPr>
          <w:lang w:val="x-none"/>
        </w:rPr>
      </w:pPr>
    </w:p>
    <w:p w14:paraId="5540BD71" w14:textId="77777777" w:rsidR="009F5A57" w:rsidRPr="009F5A57" w:rsidRDefault="009F5A57" w:rsidP="009F5A57">
      <w:pPr>
        <w:ind w:left="720" w:hanging="720"/>
        <w:rPr>
          <w:lang w:val="en-US"/>
        </w:rPr>
      </w:pPr>
      <w:r w:rsidRPr="009F5A57">
        <w:rPr>
          <w:highlight w:val="green"/>
          <w:lang w:val="en-US"/>
        </w:rPr>
        <w:t>Agreements</w:t>
      </w:r>
      <w:r w:rsidRPr="009F5A57">
        <w:rPr>
          <w:lang w:val="en-US"/>
        </w:rPr>
        <w:t>:</w:t>
      </w:r>
    </w:p>
    <w:p w14:paraId="2FB071BE" w14:textId="77777777" w:rsidR="009F5A57" w:rsidRPr="009F5A57" w:rsidRDefault="009F5A57" w:rsidP="008E772F">
      <w:pPr>
        <w:numPr>
          <w:ilvl w:val="0"/>
          <w:numId w:val="150"/>
        </w:numPr>
        <w:rPr>
          <w:lang w:val="en-US"/>
        </w:rPr>
      </w:pPr>
      <w:r w:rsidRPr="009F5A57">
        <w:rPr>
          <w:lang w:val="en-US"/>
        </w:rPr>
        <w:t>To adopt the following TP:</w:t>
      </w:r>
    </w:p>
    <w:p w14:paraId="1C02791C" w14:textId="08E8FCAC" w:rsidR="009F5A57" w:rsidRPr="009F5A57" w:rsidRDefault="009F5A57" w:rsidP="00420CC0">
      <w:pPr>
        <w:ind w:left="720" w:hanging="720"/>
      </w:pPr>
      <w:r w:rsidRPr="009F5A57">
        <w:t>======================= Start of Text Proposal in Section 11.1 in TS 38.213</w:t>
      </w:r>
      <w:r w:rsidR="009540E7">
        <w:t xml:space="preserve"> ======================</w:t>
      </w:r>
    </w:p>
    <w:p w14:paraId="25ECF4A6" w14:textId="77777777" w:rsidR="009F5A57" w:rsidRPr="009F5A57" w:rsidRDefault="009F5A57" w:rsidP="00420CC0">
      <w:pPr>
        <w:ind w:left="720" w:hanging="720"/>
        <w:rPr>
          <w:rFonts w:eastAsia="SimSun"/>
          <w:color w:val="1F497D"/>
          <w:sz w:val="21"/>
          <w:szCs w:val="21"/>
          <w:lang w:val="en-US" w:eastAsia="zh-CN"/>
        </w:rPr>
      </w:pPr>
      <w:r w:rsidRPr="009F5A57">
        <w:rPr>
          <w:color w:val="1F497D"/>
          <w:sz w:val="21"/>
          <w:szCs w:val="21"/>
        </w:rPr>
        <w:t>&lt; --------------------------------------omitted--------------------------------------------------- &gt;</w:t>
      </w:r>
    </w:p>
    <w:p w14:paraId="0E72571B" w14:textId="77777777" w:rsidR="009F5A57" w:rsidRPr="009F5A57" w:rsidRDefault="009F5A57" w:rsidP="00420CC0">
      <w:pPr>
        <w:ind w:left="720" w:hanging="720"/>
        <w:rPr>
          <w:sz w:val="22"/>
          <w:szCs w:val="22"/>
        </w:rPr>
      </w:pPr>
      <w:r w:rsidRPr="009F5A57">
        <w:lastRenderedPageBreak/>
        <w:t xml:space="preserve">For a set of symbols of a slot, a UE does not expect to detect a DCI format 2_0 with an SFI-index field value indicating the set of symbols in the slot as downlink and to detect a DCI format 0_0, DCI format 0_1, DCI format 1_0, DCI format 1_1, </w:t>
      </w:r>
      <w:r w:rsidRPr="009F5A57">
        <w:rPr>
          <w:strike/>
          <w:color w:val="FF0000"/>
        </w:rPr>
        <w:t xml:space="preserve">or </w:t>
      </w:r>
      <w:r w:rsidRPr="009F5A57">
        <w:t xml:space="preserve">DCI format 2_3 </w:t>
      </w:r>
      <w:r w:rsidRPr="009F5A57">
        <w:rPr>
          <w:color w:val="FF0000"/>
          <w:u w:val="single"/>
        </w:rPr>
        <w:t>, or UL grant carried by RAR,</w:t>
      </w:r>
      <w:r w:rsidRPr="009F5A57">
        <w:t xml:space="preserve"> indicating to the UE to transmit PUSCH, PUCCH, PRACH, or SRS, in the set of symbols of the slot.</w:t>
      </w:r>
    </w:p>
    <w:p w14:paraId="53844F45" w14:textId="77777777" w:rsidR="009F5A57" w:rsidRPr="009F5A57" w:rsidRDefault="009F5A57" w:rsidP="00420CC0">
      <w:pPr>
        <w:ind w:left="720" w:hanging="720"/>
        <w:rPr>
          <w:color w:val="1F497D"/>
          <w:sz w:val="21"/>
          <w:szCs w:val="21"/>
        </w:rPr>
      </w:pPr>
      <w:r w:rsidRPr="009F5A57">
        <w:rPr>
          <w:color w:val="1F497D"/>
          <w:sz w:val="21"/>
          <w:szCs w:val="21"/>
        </w:rPr>
        <w:t>&lt; --------------------------------------omitted------------------------------------------------------&gt;</w:t>
      </w:r>
    </w:p>
    <w:p w14:paraId="15E1E735" w14:textId="77777777" w:rsidR="009F5A57" w:rsidRPr="009F5A57" w:rsidRDefault="009F5A57" w:rsidP="00420CC0">
      <w:pPr>
        <w:ind w:left="720" w:hanging="720"/>
        <w:rPr>
          <w:color w:val="1F497D"/>
          <w:sz w:val="21"/>
          <w:szCs w:val="21"/>
        </w:rPr>
      </w:pPr>
    </w:p>
    <w:p w14:paraId="166F8744" w14:textId="77777777" w:rsidR="009F5A57" w:rsidRPr="009F5A57" w:rsidRDefault="009F5A57" w:rsidP="00420CC0">
      <w:pPr>
        <w:ind w:left="720" w:hanging="720"/>
        <w:rPr>
          <w:sz w:val="22"/>
          <w:szCs w:val="22"/>
        </w:rPr>
      </w:pPr>
      <w:r w:rsidRPr="009F5A57">
        <w:t xml:space="preserve">For a set of symbols of a slot indicated to a UE as flexible by higher layer parameters </w:t>
      </w:r>
      <w:r w:rsidRPr="009F5A57">
        <w:rPr>
          <w:i/>
          <w:iCs/>
        </w:rPr>
        <w:t>tdd-UL-DL-ConfigurationCommon</w:t>
      </w:r>
      <w:r w:rsidRPr="009F5A57">
        <w:t xml:space="preserve">, </w:t>
      </w:r>
      <w:r w:rsidRPr="009F5A57">
        <w:rPr>
          <w:i/>
          <w:iCs/>
        </w:rPr>
        <w:t>tdd-UL-DL-ConfigurationCommon2</w:t>
      </w:r>
      <w:r w:rsidRPr="009F5A57">
        <w:t xml:space="preserve">, and </w:t>
      </w:r>
      <w:r w:rsidRPr="009F5A57">
        <w:rPr>
          <w:i/>
          <w:iCs/>
        </w:rPr>
        <w:t>tdd-UL-DL-ConfigDedicated</w:t>
      </w:r>
      <w:r w:rsidRPr="009F5A57">
        <w:t xml:space="preserve">, when provided to the UE, or when higher layer parameters </w:t>
      </w:r>
      <w:r w:rsidRPr="009F5A57">
        <w:rPr>
          <w:i/>
          <w:iCs/>
        </w:rPr>
        <w:t>tdd-UL-DL-ConfigurationCommon</w:t>
      </w:r>
      <w:r w:rsidRPr="009F5A57">
        <w:t xml:space="preserve">, </w:t>
      </w:r>
      <w:r w:rsidRPr="009F5A57">
        <w:rPr>
          <w:i/>
          <w:iCs/>
        </w:rPr>
        <w:t>tdd-UL-DL-ConfigurationCommon2</w:t>
      </w:r>
      <w:r w:rsidRPr="009F5A57">
        <w:t xml:space="preserve">, and </w:t>
      </w:r>
      <w:r w:rsidRPr="009F5A57">
        <w:rPr>
          <w:i/>
          <w:iCs/>
        </w:rPr>
        <w:t>tdd-UL-DL-ConfigDedicated</w:t>
      </w:r>
      <w:r w:rsidRPr="009F5A57">
        <w:t xml:space="preserve"> are not provided to the UE, and if the UE detects a DCI format2_0 providing a format for the slot using a slot format value other than 255</w:t>
      </w:r>
    </w:p>
    <w:p w14:paraId="4FA4F938" w14:textId="77777777" w:rsidR="009F5A57" w:rsidRPr="009F5A57" w:rsidRDefault="009F5A57" w:rsidP="00420CC0">
      <w:pPr>
        <w:ind w:left="568" w:hanging="284"/>
        <w:rPr>
          <w:rFonts w:ascii="Times New Roman" w:eastAsia="MS Mincho" w:hAnsi="Times New Roman"/>
          <w:szCs w:val="20"/>
        </w:rPr>
      </w:pPr>
      <w:r w:rsidRPr="009F5A57">
        <w:rPr>
          <w:rFonts w:ascii="Times New Roman" w:eastAsia="MS Mincho" w:hAnsi="Times New Roman"/>
          <w:szCs w:val="20"/>
        </w:rPr>
        <w:t>&lt; ----------------------------------omitted--------------------------------------------------------- &gt;</w:t>
      </w:r>
    </w:p>
    <w:p w14:paraId="06F9B80F" w14:textId="77777777" w:rsidR="009F5A57" w:rsidRPr="009F5A57" w:rsidRDefault="009F5A57" w:rsidP="00420CC0">
      <w:pPr>
        <w:ind w:left="568" w:hanging="284"/>
        <w:rPr>
          <w:rFonts w:ascii="Times New Roman" w:eastAsia="MS Mincho" w:hAnsi="Times New Roman"/>
          <w:szCs w:val="20"/>
        </w:rPr>
      </w:pPr>
      <w:r w:rsidRPr="009F5A57">
        <w:rPr>
          <w:rFonts w:ascii="Times New Roman" w:eastAsia="MS Mincho" w:hAnsi="Times New Roman"/>
          <w:szCs w:val="20"/>
        </w:rPr>
        <w:t xml:space="preserve">-     If an SFI-index field value in DCI format 2_0 indicates the set of symbols of the slot as flexible and the UE detects a DCI format 0_0, DCI format 0_1, DCI format 1_0, DCI format 1_1, </w:t>
      </w:r>
      <w:r w:rsidRPr="009F5A57">
        <w:rPr>
          <w:rFonts w:ascii="Calibri" w:eastAsia="MS Mincho" w:hAnsi="Calibri" w:cs="Calibri"/>
          <w:strike/>
          <w:color w:val="FF0000"/>
          <w:sz w:val="22"/>
          <w:szCs w:val="22"/>
        </w:rPr>
        <w:t xml:space="preserve">or </w:t>
      </w:r>
      <w:r w:rsidRPr="009F5A57">
        <w:rPr>
          <w:rFonts w:ascii="Times New Roman" w:eastAsia="MS Mincho" w:hAnsi="Times New Roman"/>
          <w:szCs w:val="20"/>
        </w:rPr>
        <w:t>DCI format 2_3  </w:t>
      </w:r>
      <w:r w:rsidRPr="009F5A57">
        <w:rPr>
          <w:rFonts w:ascii="Times New Roman" w:eastAsia="MS Mincho" w:hAnsi="Times New Roman"/>
          <w:color w:val="FF0000"/>
          <w:szCs w:val="20"/>
          <w:u w:val="single"/>
        </w:rPr>
        <w:t>, or UL grant carried by RAR,</w:t>
      </w:r>
      <w:r w:rsidRPr="009F5A57">
        <w:rPr>
          <w:rFonts w:ascii="Times New Roman" w:eastAsia="MS Mincho" w:hAnsi="Times New Roman"/>
          <w:szCs w:val="20"/>
        </w:rPr>
        <w:t xml:space="preserve"> indicating to the UE to transmit PUSCH, PUCCH, PRACH,</w:t>
      </w:r>
      <w:r w:rsidRPr="009F5A57">
        <w:rPr>
          <w:rFonts w:ascii="Times New Roman" w:eastAsia="MS Mincho" w:hAnsi="Times New Roman"/>
          <w:szCs w:val="20"/>
          <w:lang w:val="en-US"/>
        </w:rPr>
        <w:t xml:space="preserve"> or </w:t>
      </w:r>
      <w:r w:rsidRPr="009F5A57">
        <w:rPr>
          <w:rFonts w:ascii="Times New Roman" w:eastAsia="MS Mincho" w:hAnsi="Times New Roman"/>
          <w:szCs w:val="20"/>
        </w:rPr>
        <w:t>SRS in the set of symbols of the slot the UE transmits the PUSCH, PUCCH, PRACH,</w:t>
      </w:r>
      <w:r w:rsidRPr="009F5A57">
        <w:rPr>
          <w:rFonts w:ascii="Times New Roman" w:eastAsia="MS Mincho" w:hAnsi="Times New Roman"/>
          <w:szCs w:val="20"/>
          <w:lang w:val="en-US"/>
        </w:rPr>
        <w:t xml:space="preserve"> or </w:t>
      </w:r>
      <w:r w:rsidRPr="009F5A57">
        <w:rPr>
          <w:rFonts w:ascii="Times New Roman" w:eastAsia="MS Mincho" w:hAnsi="Times New Roman"/>
          <w:szCs w:val="20"/>
        </w:rPr>
        <w:t xml:space="preserve">SRS in the set of symbols of the slot. </w:t>
      </w:r>
    </w:p>
    <w:p w14:paraId="3516BB57" w14:textId="77777777" w:rsidR="009F5A57" w:rsidRPr="009F5A57" w:rsidRDefault="009F5A57" w:rsidP="00420CC0">
      <w:pPr>
        <w:ind w:left="568" w:hanging="284"/>
        <w:rPr>
          <w:rFonts w:ascii="Times New Roman" w:eastAsia="MS Mincho" w:hAnsi="Times New Roman"/>
          <w:szCs w:val="20"/>
        </w:rPr>
      </w:pPr>
      <w:r w:rsidRPr="009F5A57">
        <w:rPr>
          <w:rFonts w:ascii="Times New Roman" w:eastAsia="MS Mincho" w:hAnsi="Times New Roman"/>
          <w:szCs w:val="20"/>
        </w:rPr>
        <w:t>-     If an SFI-index field value in DCI format 2_0 indicates the set of symbols of the slot as flexible, and the UE does not detect a DCI format 1_0, DCI format 1_1, or DCI format 0_1indicating to the UE to receive PDSCH or CSI-RS, or the UE does not detect a DCI format 0_0, DCI format 0_1, DCI format 1_0, DCI format 1_1,</w:t>
      </w:r>
      <w:r w:rsidRPr="009F5A57">
        <w:rPr>
          <w:rFonts w:ascii="Times New Roman" w:eastAsia="MS Mincho" w:hAnsi="Times New Roman"/>
          <w:strike/>
          <w:color w:val="FF0000"/>
          <w:szCs w:val="20"/>
        </w:rPr>
        <w:t xml:space="preserve"> or</w:t>
      </w:r>
      <w:r w:rsidRPr="009F5A57">
        <w:rPr>
          <w:rFonts w:ascii="Times New Roman" w:eastAsia="MS Mincho" w:hAnsi="Times New Roman"/>
          <w:szCs w:val="20"/>
        </w:rPr>
        <w:t xml:space="preserve"> DCI format 2_3 </w:t>
      </w:r>
      <w:r w:rsidRPr="009F5A57">
        <w:rPr>
          <w:rFonts w:ascii="Times New Roman" w:eastAsia="MS Mincho" w:hAnsi="Times New Roman"/>
          <w:color w:val="FF0000"/>
          <w:szCs w:val="20"/>
          <w:u w:val="single"/>
        </w:rPr>
        <w:t xml:space="preserve">, or UL grant carried by RAR </w:t>
      </w:r>
      <w:r w:rsidRPr="009F5A57">
        <w:rPr>
          <w:rFonts w:ascii="Times New Roman" w:eastAsia="MS Mincho" w:hAnsi="Times New Roman"/>
          <w:szCs w:val="20"/>
        </w:rPr>
        <w:t xml:space="preserve">indicating to the UE to transmit PUSCH, PUCCH, PRACH, </w:t>
      </w:r>
      <w:r w:rsidRPr="009F5A57">
        <w:rPr>
          <w:rFonts w:ascii="Times New Roman" w:eastAsia="MS Mincho" w:hAnsi="Times New Roman"/>
          <w:szCs w:val="20"/>
          <w:lang w:val="en-US"/>
        </w:rPr>
        <w:t xml:space="preserve">or </w:t>
      </w:r>
      <w:r w:rsidRPr="009F5A57">
        <w:rPr>
          <w:rFonts w:ascii="Times New Roman" w:eastAsia="MS Mincho" w:hAnsi="Times New Roman"/>
          <w:szCs w:val="20"/>
        </w:rPr>
        <w:t>SRS in the set of symbols of the slot, the UE does not transmit or receive in the set of symbols of the slot.</w:t>
      </w:r>
    </w:p>
    <w:p w14:paraId="441DD2AB" w14:textId="77777777" w:rsidR="009F5A57" w:rsidRPr="009F5A57" w:rsidRDefault="009F5A57" w:rsidP="00420CC0">
      <w:pPr>
        <w:ind w:left="720" w:hanging="720"/>
        <w:rPr>
          <w:color w:val="1F497D"/>
          <w:sz w:val="21"/>
          <w:szCs w:val="21"/>
        </w:rPr>
      </w:pPr>
      <w:r w:rsidRPr="009F5A57">
        <w:rPr>
          <w:color w:val="1F497D"/>
          <w:sz w:val="21"/>
          <w:szCs w:val="21"/>
        </w:rPr>
        <w:t>&lt; ---------------------------------------omitted--------------------------------------------------------- &gt;</w:t>
      </w:r>
    </w:p>
    <w:p w14:paraId="4727D0B3" w14:textId="77777777" w:rsidR="009F5A57" w:rsidRPr="009F5A57" w:rsidRDefault="009F5A57" w:rsidP="00420CC0">
      <w:pPr>
        <w:ind w:left="568" w:hanging="284"/>
        <w:rPr>
          <w:rFonts w:ascii="Times New Roman" w:eastAsia="MS Mincho" w:hAnsi="Times New Roman"/>
          <w:szCs w:val="20"/>
        </w:rPr>
      </w:pPr>
      <w:r w:rsidRPr="009F5A57">
        <w:rPr>
          <w:rFonts w:ascii="Times New Roman" w:eastAsia="MS Mincho" w:hAnsi="Times New Roman"/>
          <w:szCs w:val="20"/>
        </w:rPr>
        <w:t xml:space="preserve">-     A UE does not expect to detect an SFI-index field value in DCI format 2_0 indicating the set of symbols of the slot as downlink and also detect a DCI format 0_0, DCI format 0_1, DCI format 1_0, DCI format 1_1, </w:t>
      </w:r>
      <w:r w:rsidRPr="009F5A57">
        <w:rPr>
          <w:rFonts w:ascii="Times New Roman" w:eastAsia="MS Mincho" w:hAnsi="Times New Roman"/>
          <w:strike/>
          <w:color w:val="FF0000"/>
          <w:szCs w:val="20"/>
        </w:rPr>
        <w:t xml:space="preserve">or </w:t>
      </w:r>
      <w:r w:rsidRPr="009F5A57">
        <w:rPr>
          <w:rFonts w:ascii="Times New Roman" w:eastAsia="MS Mincho" w:hAnsi="Times New Roman"/>
          <w:szCs w:val="20"/>
        </w:rPr>
        <w:t xml:space="preserve">DCI format 2_3 </w:t>
      </w:r>
      <w:r w:rsidRPr="009F5A57">
        <w:rPr>
          <w:rFonts w:ascii="Times New Roman" w:eastAsia="MS Mincho" w:hAnsi="Times New Roman"/>
          <w:color w:val="FF0000"/>
          <w:szCs w:val="20"/>
          <w:u w:val="single"/>
        </w:rPr>
        <w:t>, or UL grant carried by RAR</w:t>
      </w:r>
      <w:r w:rsidRPr="009F5A57">
        <w:rPr>
          <w:rFonts w:ascii="Times New Roman" w:eastAsia="MS Mincho" w:hAnsi="Times New Roman"/>
          <w:szCs w:val="20"/>
        </w:rPr>
        <w:t xml:space="preserve"> indicating to the UE to transmit SRS, PUSCH, PUCCH,</w:t>
      </w:r>
      <w:r w:rsidRPr="009F5A57">
        <w:rPr>
          <w:rFonts w:ascii="Times New Roman" w:eastAsia="MS Mincho" w:hAnsi="Times New Roman"/>
          <w:szCs w:val="20"/>
          <w:lang w:val="en-US"/>
        </w:rPr>
        <w:t xml:space="preserve"> or </w:t>
      </w:r>
      <w:r w:rsidRPr="009F5A57">
        <w:rPr>
          <w:rFonts w:ascii="Times New Roman" w:eastAsia="MS Mincho" w:hAnsi="Times New Roman"/>
          <w:szCs w:val="20"/>
        </w:rPr>
        <w:t>PRACH, in one or more symbols from the set of symbols of the slot.</w:t>
      </w:r>
    </w:p>
    <w:p w14:paraId="3A0CC043" w14:textId="00EF3B19" w:rsidR="009540E7" w:rsidRPr="009F5A57" w:rsidRDefault="009540E7" w:rsidP="00420CC0">
      <w:pPr>
        <w:ind w:left="720" w:hanging="720"/>
      </w:pPr>
      <w:r w:rsidRPr="009F5A57">
        <w:t xml:space="preserve">======================= </w:t>
      </w:r>
      <w:r>
        <w:t xml:space="preserve">end </w:t>
      </w:r>
      <w:r w:rsidRPr="009F5A57">
        <w:t>of Text Proposal in Section 11.1 in TS 38.213</w:t>
      </w:r>
      <w:r>
        <w:t xml:space="preserve"> ======================</w:t>
      </w:r>
    </w:p>
    <w:p w14:paraId="3551075A" w14:textId="77777777" w:rsidR="009F5A57" w:rsidRDefault="009F5A57" w:rsidP="005D58CF"/>
    <w:p w14:paraId="29376D4E" w14:textId="7258781C" w:rsidR="005D58CF" w:rsidRDefault="005D58CF" w:rsidP="005D58CF"/>
    <w:p w14:paraId="4704B6E5" w14:textId="77777777" w:rsidR="005D58CF" w:rsidRDefault="005D58CF" w:rsidP="005D58CF">
      <w:pPr>
        <w:pBdr>
          <w:top w:val="single" w:sz="4" w:space="1" w:color="auto"/>
        </w:pBdr>
      </w:pPr>
    </w:p>
    <w:p w14:paraId="785BFC79" w14:textId="019CB108" w:rsidR="00EC7E9E" w:rsidRPr="00FA696C" w:rsidRDefault="001B7BF2" w:rsidP="00FA696C">
      <w:pPr>
        <w:rPr>
          <w:b/>
        </w:rPr>
      </w:pPr>
      <w:hyperlink r:id="rId1210" w:history="1">
        <w:r w:rsidR="00D93AE1">
          <w:rPr>
            <w:rStyle w:val="Hyperlink"/>
            <w:b/>
          </w:rPr>
          <w:t>R1-1809701</w:t>
        </w:r>
      </w:hyperlink>
      <w:r w:rsidR="00FA696C" w:rsidRPr="00FA696C">
        <w:rPr>
          <w:b/>
        </w:rPr>
        <w:tab/>
        <w:t xml:space="preserve">Summary of 7.1.3.1 (DCI contents and formats) </w:t>
      </w:r>
      <w:r w:rsidR="00FA696C" w:rsidRPr="00FA696C">
        <w:rPr>
          <w:b/>
        </w:rPr>
        <w:tab/>
        <w:t>Ericsson</w:t>
      </w:r>
    </w:p>
    <w:p w14:paraId="1B5A0926" w14:textId="77777777" w:rsidR="00FA696C" w:rsidRPr="00BD0234" w:rsidRDefault="00FA696C" w:rsidP="00FA696C">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192015DA" w14:textId="7DC58C2A" w:rsidR="00FA696C" w:rsidRDefault="00FA696C" w:rsidP="00FA696C"/>
    <w:p w14:paraId="49990F6C" w14:textId="770A56E2" w:rsidR="00D56CEE" w:rsidRPr="00D56CEE" w:rsidRDefault="00D56CEE" w:rsidP="00D56CEE">
      <w:pPr>
        <w:rPr>
          <w:szCs w:val="20"/>
        </w:rPr>
      </w:pPr>
      <w:r w:rsidRPr="00D56CEE">
        <w:rPr>
          <w:szCs w:val="20"/>
          <w:highlight w:val="green"/>
        </w:rPr>
        <w:t>Agreement</w:t>
      </w:r>
      <w:r w:rsidRPr="00D56CEE">
        <w:rPr>
          <w:szCs w:val="20"/>
        </w:rPr>
        <w:t>:</w:t>
      </w:r>
    </w:p>
    <w:p w14:paraId="0FF17B67" w14:textId="0D1606DD" w:rsidR="00D56CEE" w:rsidRDefault="00D56CEE" w:rsidP="008E772F">
      <w:pPr>
        <w:numPr>
          <w:ilvl w:val="0"/>
          <w:numId w:val="60"/>
        </w:numPr>
        <w:rPr>
          <w:szCs w:val="20"/>
        </w:rPr>
      </w:pPr>
      <w:r w:rsidRPr="00D56CEE">
        <w:rPr>
          <w:szCs w:val="20"/>
        </w:rPr>
        <w:t>To adopt the following TP for DCI format 1-1 in 38.212:</w:t>
      </w:r>
    </w:p>
    <w:p w14:paraId="211205FB" w14:textId="7F777AFE" w:rsidR="00D56CEE" w:rsidRPr="00D56CEE" w:rsidRDefault="00D56CEE" w:rsidP="00D56CEE">
      <w:pPr>
        <w:rPr>
          <w:szCs w:val="20"/>
        </w:rPr>
      </w:pPr>
      <w:r>
        <w:rPr>
          <w:szCs w:val="20"/>
        </w:rPr>
        <w:t>===== start of TP =====</w:t>
      </w:r>
    </w:p>
    <w:p w14:paraId="3E17D7BD" w14:textId="77777777" w:rsidR="00D56CEE" w:rsidRPr="00D56CEE" w:rsidRDefault="00D56CEE" w:rsidP="00D56CEE">
      <w:pPr>
        <w:ind w:left="568" w:hanging="284"/>
        <w:rPr>
          <w:rFonts w:ascii="Times New Roman" w:eastAsia="MS Mincho" w:hAnsi="Times New Roman"/>
          <w:szCs w:val="20"/>
          <w:lang w:eastAsia="zh-CN"/>
        </w:rPr>
      </w:pPr>
      <w:r w:rsidRPr="00D56CEE">
        <w:rPr>
          <w:rFonts w:ascii="Times New Roman" w:eastAsia="MS Mincho" w:hAnsi="Times New Roman"/>
          <w:szCs w:val="20"/>
          <w:lang w:eastAsia="zh-CN"/>
        </w:rPr>
        <w:t xml:space="preserve">VRB-to-PRB mapping </w:t>
      </w:r>
      <w:r w:rsidRPr="00D56CEE">
        <w:rPr>
          <w:rFonts w:ascii="Times New Roman" w:eastAsia="MS Mincho" w:hAnsi="Times New Roman"/>
          <w:szCs w:val="20"/>
        </w:rPr>
        <w:t>–</w:t>
      </w:r>
      <w:r w:rsidRPr="00D56CEE">
        <w:rPr>
          <w:rFonts w:ascii="Times New Roman" w:eastAsia="MS Mincho" w:hAnsi="Times New Roman"/>
          <w:szCs w:val="20"/>
          <w:lang w:eastAsia="zh-CN"/>
        </w:rPr>
        <w:t xml:space="preserve"> 0 or 1 bit:</w:t>
      </w:r>
    </w:p>
    <w:p w14:paraId="33BC45C7" w14:textId="77777777" w:rsidR="00D56CEE" w:rsidRPr="00D56CEE" w:rsidRDefault="00D56CEE" w:rsidP="00D56CEE">
      <w:pPr>
        <w:ind w:left="851" w:hanging="284"/>
        <w:rPr>
          <w:rFonts w:ascii="Times New Roman" w:eastAsia="MS Mincho" w:hAnsi="Times New Roman"/>
          <w:szCs w:val="20"/>
          <w:lang w:eastAsia="zh-CN"/>
        </w:rPr>
      </w:pPr>
      <w:r w:rsidRPr="00D56CEE">
        <w:rPr>
          <w:rFonts w:ascii="Times New Roman" w:eastAsia="MS Mincho" w:hAnsi="Times New Roman"/>
          <w:szCs w:val="20"/>
          <w:lang w:eastAsia="zh-CN"/>
        </w:rPr>
        <w:t>-</w:t>
      </w:r>
      <w:r w:rsidRPr="00D56CEE">
        <w:rPr>
          <w:rFonts w:ascii="Times New Roman" w:eastAsia="MS Mincho" w:hAnsi="Times New Roman"/>
          <w:szCs w:val="20"/>
          <w:lang w:eastAsia="zh-CN"/>
        </w:rPr>
        <w:tab/>
        <w:t xml:space="preserve">0 bit if only resource allocation type 0 is configured </w:t>
      </w:r>
      <w:r w:rsidRPr="00D56CEE">
        <w:rPr>
          <w:rFonts w:ascii="Times New Roman" w:eastAsia="MS Mincho" w:hAnsi="Times New Roman"/>
          <w:color w:val="FF0000"/>
          <w:szCs w:val="20"/>
          <w:u w:val="single"/>
          <w:lang w:eastAsia="zh-CN"/>
        </w:rPr>
        <w:t>or if interleaved VRB-to-PRB mapping is not configured by higher layers</w:t>
      </w:r>
      <w:r w:rsidRPr="00D56CEE">
        <w:rPr>
          <w:rFonts w:ascii="Times New Roman" w:eastAsia="MS Mincho" w:hAnsi="Times New Roman"/>
          <w:szCs w:val="20"/>
          <w:lang w:eastAsia="zh-CN"/>
        </w:rPr>
        <w:t>;</w:t>
      </w:r>
    </w:p>
    <w:p w14:paraId="58CDAE25" w14:textId="5F612636" w:rsidR="00D56CEE" w:rsidRDefault="00D56CEE" w:rsidP="00D56CEE">
      <w:pPr>
        <w:ind w:left="851" w:hanging="284"/>
        <w:rPr>
          <w:rFonts w:ascii="Times New Roman" w:eastAsia="MS Mincho" w:hAnsi="Times New Roman"/>
          <w:szCs w:val="20"/>
          <w:lang w:eastAsia="zh-CN"/>
        </w:rPr>
      </w:pPr>
      <w:r w:rsidRPr="00D56CEE">
        <w:rPr>
          <w:rFonts w:ascii="Times New Roman" w:eastAsia="MS Mincho" w:hAnsi="Times New Roman"/>
          <w:szCs w:val="20"/>
          <w:lang w:eastAsia="zh-CN"/>
        </w:rPr>
        <w:t>-</w:t>
      </w:r>
      <w:r w:rsidRPr="00D56CEE">
        <w:rPr>
          <w:rFonts w:ascii="Times New Roman" w:eastAsia="MS Mincho" w:hAnsi="Times New Roman"/>
          <w:szCs w:val="20"/>
          <w:lang w:eastAsia="zh-CN"/>
        </w:rPr>
        <w:tab/>
        <w:t>1 bit according to Table 7.3.1.1.2-33 otherwise, only applicable to resource allocation type 1, as defined in Subclause 7.3.1.6  of [4, TS 38.211].</w:t>
      </w:r>
    </w:p>
    <w:p w14:paraId="2D03DB55" w14:textId="74DC9DEC" w:rsidR="00D56CEE" w:rsidRDefault="00D56CEE" w:rsidP="00D56CEE">
      <w:pPr>
        <w:rPr>
          <w:lang w:eastAsia="zh-CN"/>
        </w:rPr>
      </w:pPr>
      <w:r>
        <w:rPr>
          <w:lang w:eastAsia="zh-CN"/>
        </w:rPr>
        <w:t>===== end of TP =====</w:t>
      </w:r>
    </w:p>
    <w:p w14:paraId="4EA3698F" w14:textId="77777777" w:rsidR="00D56CEE" w:rsidRPr="00D56CEE" w:rsidRDefault="00D56CEE" w:rsidP="00D56CEE">
      <w:pPr>
        <w:rPr>
          <w:lang w:eastAsia="zh-CN"/>
        </w:rPr>
      </w:pPr>
    </w:p>
    <w:p w14:paraId="659EACE3" w14:textId="77777777" w:rsidR="00D56CEE" w:rsidRPr="00D56CEE" w:rsidRDefault="00D56CEE" w:rsidP="00D56CEE">
      <w:pPr>
        <w:rPr>
          <w:szCs w:val="20"/>
        </w:rPr>
      </w:pPr>
      <w:r w:rsidRPr="00D56CEE">
        <w:rPr>
          <w:szCs w:val="20"/>
          <w:highlight w:val="green"/>
        </w:rPr>
        <w:t>Agreements</w:t>
      </w:r>
      <w:r w:rsidRPr="00D56CEE">
        <w:rPr>
          <w:szCs w:val="20"/>
        </w:rPr>
        <w:t>:</w:t>
      </w:r>
    </w:p>
    <w:p w14:paraId="135B6C71" w14:textId="77777777" w:rsidR="00D56CEE" w:rsidRPr="00D56CEE" w:rsidRDefault="00D56CEE" w:rsidP="008E772F">
      <w:pPr>
        <w:numPr>
          <w:ilvl w:val="0"/>
          <w:numId w:val="61"/>
        </w:numPr>
        <w:rPr>
          <w:szCs w:val="20"/>
        </w:rPr>
      </w:pPr>
      <w:r w:rsidRPr="00D56CEE">
        <w:rPr>
          <w:szCs w:val="20"/>
        </w:rPr>
        <w:t>In TS 38.212:</w:t>
      </w:r>
    </w:p>
    <w:p w14:paraId="355BD4B6" w14:textId="77777777" w:rsidR="00D56CEE" w:rsidRPr="00D56CEE" w:rsidRDefault="00D56CEE" w:rsidP="008E772F">
      <w:pPr>
        <w:numPr>
          <w:ilvl w:val="1"/>
          <w:numId w:val="61"/>
        </w:numPr>
        <w:rPr>
          <w:szCs w:val="20"/>
        </w:rPr>
      </w:pPr>
      <w:r w:rsidRPr="00D56CEE">
        <w:rPr>
          <w:szCs w:val="20"/>
        </w:rPr>
        <w:t>Replace “transformPrecoder = enabled” by “transform precoder is enabled”</w:t>
      </w:r>
    </w:p>
    <w:p w14:paraId="1EFC23A9" w14:textId="77777777" w:rsidR="00D56CEE" w:rsidRPr="00D56CEE" w:rsidRDefault="00D56CEE" w:rsidP="008E772F">
      <w:pPr>
        <w:numPr>
          <w:ilvl w:val="1"/>
          <w:numId w:val="61"/>
        </w:numPr>
        <w:rPr>
          <w:szCs w:val="20"/>
        </w:rPr>
      </w:pPr>
      <w:r w:rsidRPr="00D56CEE">
        <w:rPr>
          <w:szCs w:val="20"/>
        </w:rPr>
        <w:t>Replace “transformPrecoder = disabled” by “transform precoder is disabled”</w:t>
      </w:r>
    </w:p>
    <w:p w14:paraId="49F0C031" w14:textId="77777777" w:rsidR="00D56CEE" w:rsidRPr="00D56CEE" w:rsidRDefault="00D56CEE" w:rsidP="00D56CEE"/>
    <w:p w14:paraId="340A01AD" w14:textId="6865161B" w:rsidR="00D56CEE" w:rsidRPr="00D56CEE" w:rsidRDefault="00D56CEE" w:rsidP="00D56CEE">
      <w:pPr>
        <w:rPr>
          <w:szCs w:val="20"/>
        </w:rPr>
      </w:pPr>
      <w:r w:rsidRPr="00D56CEE">
        <w:rPr>
          <w:szCs w:val="20"/>
          <w:highlight w:val="green"/>
        </w:rPr>
        <w:t>Agreement</w:t>
      </w:r>
      <w:r w:rsidRPr="00D56CEE">
        <w:rPr>
          <w:szCs w:val="20"/>
        </w:rPr>
        <w:t>:</w:t>
      </w:r>
    </w:p>
    <w:p w14:paraId="7EEF1692" w14:textId="77777777" w:rsidR="00D56CEE" w:rsidRPr="00D56CEE" w:rsidRDefault="00D56CEE" w:rsidP="008E772F">
      <w:pPr>
        <w:numPr>
          <w:ilvl w:val="0"/>
          <w:numId w:val="62"/>
        </w:numPr>
        <w:spacing w:after="120"/>
        <w:jc w:val="both"/>
        <w:rPr>
          <w:szCs w:val="20"/>
          <w:lang w:eastAsia="x-none"/>
        </w:rPr>
      </w:pPr>
      <w:r w:rsidRPr="00D56CEE">
        <w:rPr>
          <w:szCs w:val="20"/>
          <w:lang w:eastAsia="x-none"/>
        </w:rPr>
        <w:t>In 38.212, change the heading of Table 7.3.1.2.1-1 from “PUSCH frequency hopping” to “Short Message indicator”</w:t>
      </w:r>
    </w:p>
    <w:p w14:paraId="39440E47" w14:textId="77777777" w:rsidR="00D56CEE" w:rsidRDefault="00D56CEE" w:rsidP="00D56CEE">
      <w:pPr>
        <w:rPr>
          <w:szCs w:val="20"/>
          <w:highlight w:val="green"/>
        </w:rPr>
      </w:pPr>
    </w:p>
    <w:p w14:paraId="3541DF3E" w14:textId="268E3997" w:rsidR="00D56CEE" w:rsidRPr="00D56CEE" w:rsidRDefault="00D56CEE" w:rsidP="00D56CEE">
      <w:pPr>
        <w:rPr>
          <w:szCs w:val="20"/>
        </w:rPr>
      </w:pPr>
      <w:r w:rsidRPr="00D56CEE">
        <w:rPr>
          <w:szCs w:val="20"/>
          <w:highlight w:val="green"/>
        </w:rPr>
        <w:t>Agreements</w:t>
      </w:r>
      <w:r w:rsidRPr="00D56CEE">
        <w:rPr>
          <w:szCs w:val="20"/>
        </w:rPr>
        <w:t>:</w:t>
      </w:r>
    </w:p>
    <w:p w14:paraId="3B1E1F45" w14:textId="77777777" w:rsidR="00D56CEE" w:rsidRPr="00D56CEE" w:rsidRDefault="00D56CEE" w:rsidP="008E772F">
      <w:pPr>
        <w:numPr>
          <w:ilvl w:val="0"/>
          <w:numId w:val="63"/>
        </w:numPr>
        <w:rPr>
          <w:szCs w:val="20"/>
        </w:rPr>
      </w:pPr>
      <w:r w:rsidRPr="00D56CEE">
        <w:rPr>
          <w:szCs w:val="20"/>
        </w:rPr>
        <w:t>To adopt the following TP in Section 6.1.2.2.2 of 38.214</w:t>
      </w:r>
    </w:p>
    <w:p w14:paraId="231C93D9" w14:textId="77777777" w:rsidR="00D56CEE" w:rsidRPr="00D56CEE" w:rsidRDefault="00D56CEE" w:rsidP="00D56CEE">
      <w:pPr>
        <w:rPr>
          <w:szCs w:val="20"/>
        </w:rPr>
      </w:pPr>
      <w:r>
        <w:rPr>
          <w:szCs w:val="20"/>
        </w:rPr>
        <w:t>===== start of TP =====</w:t>
      </w:r>
    </w:p>
    <w:p w14:paraId="0DA27A6D" w14:textId="77777777" w:rsidR="00D56CEE" w:rsidRPr="00D56CEE" w:rsidRDefault="00D56CEE" w:rsidP="00D56CEE">
      <w:pPr>
        <w:rPr>
          <w:lang w:eastAsia="en-GB"/>
        </w:rPr>
      </w:pPr>
      <w:r w:rsidRPr="00D56CEE">
        <w:t xml:space="preserve">In uplink resource allocation of type 1, the resource block assignment information indicates to a scheduled UE a set of contiguously allocated non-interleaved virtual resource blocks within the active carrier bandwidth part of size </w:t>
      </w:r>
      <w:r w:rsidR="001B7BF2">
        <w:rPr>
          <w:rFonts w:eastAsia="Times New Roman"/>
          <w:position w:val="-12"/>
        </w:rPr>
        <w:pict w14:anchorId="693B2445">
          <v:shape id="_x0000_i1424" type="#_x0000_t75" style="width:29.6pt;height:20pt">
            <v:imagedata r:id="rId1211" o:title=""/>
          </v:shape>
        </w:pict>
      </w:r>
      <w:r w:rsidRPr="00D56CEE">
        <w:t xml:space="preserve"> PRBs except for the case when DCI format 0_0 is decoded in </w:t>
      </w:r>
      <w:ins w:id="865" w:author="Author">
        <w:r w:rsidRPr="00D56CEE">
          <w:t xml:space="preserve">any common search space </w:t>
        </w:r>
      </w:ins>
      <w:del w:id="866" w:author="Author">
        <w:r w:rsidRPr="00D56CEE" w:rsidDel="008900F3">
          <w:delText xml:space="preserve">the Type0-PDCCH common search space in CORESET 0 </w:delText>
        </w:r>
      </w:del>
      <w:r w:rsidRPr="00D56CEE">
        <w:t xml:space="preserve">in which case the initial bandwidth part of size </w:t>
      </w:r>
      <w:r w:rsidR="001B7BF2">
        <w:rPr>
          <w:rFonts w:eastAsia="Times New Roman"/>
          <w:position w:val="-12"/>
        </w:rPr>
        <w:pict w14:anchorId="17914D21">
          <v:shape id="_x0000_i1425" type="#_x0000_t75" style="width:29.6pt;height:20pt">
            <v:imagedata r:id="rId1211" o:title=""/>
          </v:shape>
        </w:pict>
      </w:r>
      <w:r w:rsidRPr="00D56CEE">
        <w:t xml:space="preserve"> shall be used. </w:t>
      </w:r>
    </w:p>
    <w:p w14:paraId="2D3F71B4" w14:textId="615A9169" w:rsidR="00D56CEE" w:rsidRPr="00D56CEE" w:rsidRDefault="00D56CEE" w:rsidP="00D56CEE">
      <w:r>
        <w:t>===== end of TP =====</w:t>
      </w:r>
    </w:p>
    <w:p w14:paraId="21FD1196" w14:textId="77777777" w:rsidR="005148A1" w:rsidRPr="005148A1" w:rsidRDefault="005148A1" w:rsidP="005148A1">
      <w:pPr>
        <w:ind w:left="720" w:hanging="720"/>
      </w:pPr>
    </w:p>
    <w:p w14:paraId="1E9F2BF5" w14:textId="438AE969" w:rsidR="00FA696C" w:rsidRPr="00C72C99" w:rsidRDefault="00C72C99" w:rsidP="00FA696C">
      <w:pPr>
        <w:rPr>
          <w:b/>
        </w:rPr>
      </w:pPr>
      <w:r w:rsidRPr="00C72C99">
        <w:rPr>
          <w:b/>
        </w:rPr>
        <w:lastRenderedPageBreak/>
        <w:t>Tuesday session</w:t>
      </w:r>
    </w:p>
    <w:p w14:paraId="076DB499" w14:textId="48C7FB0F" w:rsidR="00C72C99" w:rsidRPr="00C72C99" w:rsidRDefault="001B7BF2" w:rsidP="00C72C99">
      <w:pPr>
        <w:rPr>
          <w:b/>
          <w:bCs/>
        </w:rPr>
      </w:pPr>
      <w:hyperlink r:id="rId1212" w:history="1">
        <w:r w:rsidR="00D93AE1">
          <w:rPr>
            <w:rStyle w:val="Hyperlink"/>
            <w:b/>
          </w:rPr>
          <w:t>R1-1809797</w:t>
        </w:r>
      </w:hyperlink>
      <w:r w:rsidR="00C72C99" w:rsidRPr="00C72C99">
        <w:rPr>
          <w:b/>
        </w:rPr>
        <w:tab/>
        <w:t>[DRAFT] Response LS on additional TDD configuration periodicities</w:t>
      </w:r>
      <w:r w:rsidR="00C72C99" w:rsidRPr="00C72C99">
        <w:rPr>
          <w:b/>
        </w:rPr>
        <w:tab/>
      </w:r>
      <w:r w:rsidR="00C72C99" w:rsidRPr="00C72C99">
        <w:rPr>
          <w:b/>
          <w:bCs/>
        </w:rPr>
        <w:t>Nokia, N</w:t>
      </w:r>
      <w:r w:rsidR="00C72C99">
        <w:rPr>
          <w:b/>
          <w:bCs/>
        </w:rPr>
        <w:t>okia Shanghai Bell</w:t>
      </w:r>
    </w:p>
    <w:p w14:paraId="16B5FDB8" w14:textId="1EE4B155" w:rsidR="00C72C99" w:rsidRPr="00C72C99" w:rsidRDefault="00C72C99" w:rsidP="00C72C99">
      <w:r w:rsidRPr="00D56CEE">
        <w:rPr>
          <w:rFonts w:ascii="Times New Roman" w:hAnsi="Times New Roman"/>
          <w:b/>
          <w:szCs w:val="20"/>
        </w:rPr>
        <w:t xml:space="preserve">Decision: </w:t>
      </w:r>
      <w:r w:rsidRPr="00D56CEE">
        <w:rPr>
          <w:rFonts w:ascii="Times New Roman" w:hAnsi="Times New Roman"/>
          <w:szCs w:val="20"/>
        </w:rPr>
        <w:t xml:space="preserve">The draft LS is </w:t>
      </w:r>
      <w:r w:rsidRPr="00D56CEE">
        <w:t xml:space="preserve">endorsed </w:t>
      </w:r>
      <w:r>
        <w:t>and f</w:t>
      </w:r>
      <w:r w:rsidRPr="00D56CEE">
        <w:t xml:space="preserve">inal LS </w:t>
      </w:r>
      <w:r>
        <w:t xml:space="preserve">is </w:t>
      </w:r>
      <w:r w:rsidRPr="00D56CEE">
        <w:rPr>
          <w:highlight w:val="green"/>
        </w:rPr>
        <w:t>a</w:t>
      </w:r>
      <w:r w:rsidRPr="00C72C99">
        <w:rPr>
          <w:highlight w:val="green"/>
        </w:rPr>
        <w:t xml:space="preserve">pproved in </w:t>
      </w:r>
      <w:hyperlink r:id="rId1213" w:history="1">
        <w:r w:rsidR="00D93AE1">
          <w:rPr>
            <w:rStyle w:val="Hyperlink"/>
            <w:highlight w:val="green"/>
          </w:rPr>
          <w:t>R1-1809812</w:t>
        </w:r>
      </w:hyperlink>
      <w:r w:rsidRPr="00C72C99">
        <w:t xml:space="preserve">. </w:t>
      </w:r>
    </w:p>
    <w:p w14:paraId="43294027" w14:textId="5ED32ECB" w:rsidR="00C72C99" w:rsidRDefault="00C72C99" w:rsidP="00FA696C"/>
    <w:p w14:paraId="75182BE8" w14:textId="51A637D0" w:rsidR="00E174DD" w:rsidRPr="00B0516D" w:rsidRDefault="00B0516D" w:rsidP="00FA696C">
      <w:pPr>
        <w:rPr>
          <w:b/>
        </w:rPr>
      </w:pPr>
      <w:r w:rsidRPr="00B0516D">
        <w:rPr>
          <w:b/>
        </w:rPr>
        <w:t>Friday session</w:t>
      </w:r>
    </w:p>
    <w:p w14:paraId="1B3005F0" w14:textId="55CC2DD3" w:rsidR="00B0516D" w:rsidRDefault="001B7BF2" w:rsidP="00B0516D">
      <w:pPr>
        <w:rPr>
          <w:b/>
        </w:rPr>
      </w:pPr>
      <w:hyperlink r:id="rId1214" w:history="1">
        <w:r w:rsidR="00B0516D">
          <w:rPr>
            <w:rStyle w:val="Hyperlink"/>
            <w:b/>
          </w:rPr>
          <w:t>R1-1809983</w:t>
        </w:r>
      </w:hyperlink>
      <w:r w:rsidR="00B0516D" w:rsidRPr="00B0516D">
        <w:rPr>
          <w:b/>
        </w:rPr>
        <w:tab/>
        <w:t>On offline discussion on DCI</w:t>
      </w:r>
      <w:r w:rsidR="00B0516D" w:rsidRPr="00B0516D">
        <w:rPr>
          <w:b/>
        </w:rPr>
        <w:tab/>
        <w:t>Ericsson</w:t>
      </w:r>
    </w:p>
    <w:p w14:paraId="460ED12A" w14:textId="6CF8ADCA" w:rsidR="00B0516D" w:rsidRPr="00BD0234" w:rsidRDefault="00B0516D" w:rsidP="00B0516D">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555BF0AB" w14:textId="77777777" w:rsidR="00B0516D" w:rsidRDefault="00B0516D" w:rsidP="00B0516D">
      <w:pPr>
        <w:ind w:left="720" w:hanging="720"/>
        <w:rPr>
          <w:highlight w:val="green"/>
        </w:rPr>
      </w:pPr>
    </w:p>
    <w:p w14:paraId="39C810FD" w14:textId="3843666B" w:rsidR="00B0516D" w:rsidRPr="00B0516D" w:rsidRDefault="00B0516D" w:rsidP="00B0516D">
      <w:pPr>
        <w:ind w:left="720" w:hanging="720"/>
      </w:pPr>
      <w:r w:rsidRPr="00B0516D">
        <w:rPr>
          <w:highlight w:val="green"/>
        </w:rPr>
        <w:t>Agreement</w:t>
      </w:r>
      <w:r w:rsidRPr="00B0516D">
        <w:t>:</w:t>
      </w:r>
    </w:p>
    <w:p w14:paraId="4B409C84" w14:textId="77777777" w:rsidR="00B0516D" w:rsidRPr="00B0516D" w:rsidRDefault="00B0516D" w:rsidP="008E772F">
      <w:pPr>
        <w:pStyle w:val="ListParagraph"/>
        <w:numPr>
          <w:ilvl w:val="0"/>
          <w:numId w:val="63"/>
        </w:numPr>
      </w:pPr>
      <w:r w:rsidRPr="00B0516D">
        <w:t>Capture the following conclusion in 38.213 (with the clarification that “DCI” refers to “consistent DCI”)</w:t>
      </w:r>
    </w:p>
    <w:p w14:paraId="08C14F4B" w14:textId="6AD5A8E5" w:rsidR="00B0516D" w:rsidRPr="00B0516D" w:rsidRDefault="00B0516D" w:rsidP="008E772F">
      <w:pPr>
        <w:pStyle w:val="ListParagraph"/>
        <w:numPr>
          <w:ilvl w:val="1"/>
          <w:numId w:val="63"/>
        </w:numPr>
        <w:rPr>
          <w:i/>
        </w:rPr>
      </w:pPr>
      <w:r w:rsidRPr="00B0516D">
        <w:rPr>
          <w:i/>
        </w:rPr>
        <w:t>7) Processing no more than one DCI with each RNTI in each of Type 0 CSS, Type 0A CSS, Type 1 CSS, Type 2 CSS, Type 3 CSS excluding unicast DCI per slot</w:t>
      </w:r>
    </w:p>
    <w:p w14:paraId="70B8183A" w14:textId="21E50396" w:rsidR="00B0516D" w:rsidRDefault="00B0516D" w:rsidP="00FA696C"/>
    <w:p w14:paraId="69C7547A" w14:textId="77777777" w:rsidR="00B0516D" w:rsidRDefault="00B0516D" w:rsidP="00FA696C"/>
    <w:p w14:paraId="07EAAB27" w14:textId="38C4ED40" w:rsidR="00E303AE" w:rsidRPr="00E303AE" w:rsidRDefault="001B7BF2" w:rsidP="00E303AE">
      <w:pPr>
        <w:ind w:left="720" w:hanging="720"/>
        <w:rPr>
          <w:lang w:eastAsia="x-none"/>
        </w:rPr>
      </w:pPr>
      <w:hyperlink r:id="rId1215" w:history="1">
        <w:r w:rsidR="00D93AE1">
          <w:rPr>
            <w:rStyle w:val="Hyperlink"/>
            <w:lang w:eastAsia="x-none"/>
          </w:rPr>
          <w:t>R1-1808069</w:t>
        </w:r>
      </w:hyperlink>
      <w:r w:rsidR="00E303AE" w:rsidRPr="00E303AE">
        <w:rPr>
          <w:lang w:eastAsia="x-none"/>
        </w:rPr>
        <w:tab/>
        <w:t>Remaining issues on DL control</w:t>
      </w:r>
      <w:r w:rsidR="00E303AE" w:rsidRPr="00E303AE">
        <w:rPr>
          <w:lang w:eastAsia="x-none"/>
        </w:rPr>
        <w:tab/>
        <w:t>Huawei, HiSilicon</w:t>
      </w:r>
    </w:p>
    <w:p w14:paraId="50B49C1B" w14:textId="6B2460A9" w:rsidR="00E303AE" w:rsidRPr="00E303AE" w:rsidRDefault="001B7BF2" w:rsidP="00E303AE">
      <w:pPr>
        <w:ind w:left="720" w:hanging="720"/>
        <w:rPr>
          <w:lang w:eastAsia="x-none"/>
        </w:rPr>
      </w:pPr>
      <w:hyperlink r:id="rId1216" w:history="1">
        <w:r w:rsidR="00D93AE1">
          <w:rPr>
            <w:rStyle w:val="Hyperlink"/>
            <w:lang w:eastAsia="x-none"/>
          </w:rPr>
          <w:t>R1-180</w:t>
        </w:r>
        <w:r w:rsidR="00F56953">
          <w:rPr>
            <w:rStyle w:val="Hyperlink"/>
            <w:lang w:eastAsia="x-none"/>
          </w:rPr>
          <w:t>9490</w:t>
        </w:r>
      </w:hyperlink>
      <w:r w:rsidR="00E303AE" w:rsidRPr="00E303AE">
        <w:rPr>
          <w:lang w:eastAsia="x-none"/>
        </w:rPr>
        <w:tab/>
        <w:t>Remaining issues on NR DL Control</w:t>
      </w:r>
      <w:r w:rsidR="00E303AE" w:rsidRPr="00E303AE">
        <w:rPr>
          <w:lang w:eastAsia="x-none"/>
        </w:rPr>
        <w:tab/>
        <w:t>ZTE</w:t>
      </w:r>
      <w:r w:rsidR="00F56953">
        <w:rPr>
          <w:lang w:eastAsia="x-none"/>
        </w:rPr>
        <w:tab/>
        <w:t xml:space="preserve">(revision of </w:t>
      </w:r>
      <w:hyperlink r:id="rId1217" w:history="1">
        <w:r w:rsidR="00F56953">
          <w:rPr>
            <w:rStyle w:val="Hyperlink"/>
            <w:lang w:eastAsia="x-none"/>
          </w:rPr>
          <w:t>R1-1808206</w:t>
        </w:r>
      </w:hyperlink>
      <w:r w:rsidR="00F56953">
        <w:rPr>
          <w:lang w:eastAsia="x-none"/>
        </w:rPr>
        <w:t>)</w:t>
      </w:r>
    </w:p>
    <w:p w14:paraId="3BD5A6B4" w14:textId="328701F6" w:rsidR="00E303AE" w:rsidRPr="00E303AE" w:rsidRDefault="001B7BF2" w:rsidP="00E303AE">
      <w:pPr>
        <w:ind w:left="720" w:hanging="720"/>
        <w:rPr>
          <w:lang w:eastAsia="x-none"/>
        </w:rPr>
      </w:pPr>
      <w:hyperlink r:id="rId1218" w:history="1">
        <w:r w:rsidR="00D93AE1">
          <w:rPr>
            <w:rStyle w:val="Hyperlink"/>
            <w:lang w:eastAsia="x-none"/>
          </w:rPr>
          <w:t>R1-1808224</w:t>
        </w:r>
      </w:hyperlink>
      <w:r w:rsidR="00E303AE" w:rsidRPr="00E303AE">
        <w:rPr>
          <w:lang w:eastAsia="x-none"/>
        </w:rPr>
        <w:tab/>
        <w:t>Remaining issues on PDCCH</w:t>
      </w:r>
      <w:r w:rsidR="00E303AE" w:rsidRPr="00E303AE">
        <w:rPr>
          <w:lang w:eastAsia="x-none"/>
        </w:rPr>
        <w:tab/>
        <w:t>vivo</w:t>
      </w:r>
    </w:p>
    <w:p w14:paraId="0E691AA4" w14:textId="738F9444" w:rsidR="00E303AE" w:rsidRPr="00E303AE" w:rsidRDefault="001B7BF2" w:rsidP="00E303AE">
      <w:pPr>
        <w:ind w:left="720" w:hanging="720"/>
        <w:rPr>
          <w:lang w:eastAsia="x-none"/>
        </w:rPr>
      </w:pPr>
      <w:hyperlink r:id="rId1219" w:history="1">
        <w:r w:rsidR="00D93AE1">
          <w:rPr>
            <w:rStyle w:val="Hyperlink"/>
            <w:lang w:eastAsia="x-none"/>
          </w:rPr>
          <w:t>R1-1808262</w:t>
        </w:r>
      </w:hyperlink>
      <w:r w:rsidR="00E303AE" w:rsidRPr="00E303AE">
        <w:rPr>
          <w:lang w:eastAsia="x-none"/>
        </w:rPr>
        <w:tab/>
        <w:t>Remaining issues in physical downlink control channel</w:t>
      </w:r>
      <w:r w:rsidR="00E303AE" w:rsidRPr="00E303AE">
        <w:rPr>
          <w:lang w:eastAsia="x-none"/>
        </w:rPr>
        <w:tab/>
        <w:t>MediaTek Inc.</w:t>
      </w:r>
    </w:p>
    <w:p w14:paraId="712FB17C" w14:textId="025DD4C9" w:rsidR="00E303AE" w:rsidRPr="00E303AE" w:rsidRDefault="001B7BF2" w:rsidP="00E303AE">
      <w:pPr>
        <w:ind w:left="720" w:hanging="720"/>
        <w:rPr>
          <w:lang w:eastAsia="x-none"/>
        </w:rPr>
      </w:pPr>
      <w:hyperlink r:id="rId1220" w:history="1">
        <w:r w:rsidR="00D93AE1">
          <w:rPr>
            <w:rStyle w:val="Hyperlink"/>
            <w:lang w:eastAsia="x-none"/>
          </w:rPr>
          <w:t>R1-1808378</w:t>
        </w:r>
      </w:hyperlink>
      <w:r w:rsidR="00E303AE" w:rsidRPr="00E303AE">
        <w:rPr>
          <w:lang w:eastAsia="x-none"/>
        </w:rPr>
        <w:tab/>
        <w:t>Corrections to NR PDCCH</w:t>
      </w:r>
      <w:r w:rsidR="00E303AE" w:rsidRPr="00E303AE">
        <w:rPr>
          <w:lang w:eastAsia="x-none"/>
        </w:rPr>
        <w:tab/>
        <w:t>CATT</w:t>
      </w:r>
    </w:p>
    <w:p w14:paraId="4DB8CCD2" w14:textId="6347BF83" w:rsidR="00E303AE" w:rsidRPr="00E303AE" w:rsidRDefault="001B7BF2" w:rsidP="00E303AE">
      <w:pPr>
        <w:ind w:left="720" w:hanging="720"/>
        <w:rPr>
          <w:lang w:eastAsia="x-none"/>
        </w:rPr>
      </w:pPr>
      <w:hyperlink r:id="rId1221" w:history="1">
        <w:r w:rsidR="00D93AE1">
          <w:rPr>
            <w:rStyle w:val="Hyperlink"/>
            <w:lang w:eastAsia="x-none"/>
          </w:rPr>
          <w:t>R1-1808490</w:t>
        </w:r>
      </w:hyperlink>
      <w:r w:rsidR="00E303AE" w:rsidRPr="00E303AE">
        <w:rPr>
          <w:lang w:eastAsia="x-none"/>
        </w:rPr>
        <w:tab/>
        <w:t>Remaining issues on downlink control channel</w:t>
      </w:r>
      <w:r w:rsidR="00E303AE" w:rsidRPr="00E303AE">
        <w:rPr>
          <w:lang w:eastAsia="x-none"/>
        </w:rPr>
        <w:tab/>
        <w:t>LG Electronics</w:t>
      </w:r>
    </w:p>
    <w:p w14:paraId="459667FC" w14:textId="1254036E" w:rsidR="00E303AE" w:rsidRPr="00E303AE" w:rsidRDefault="001B7BF2" w:rsidP="00E303AE">
      <w:pPr>
        <w:ind w:left="720" w:hanging="720"/>
        <w:rPr>
          <w:lang w:eastAsia="x-none"/>
        </w:rPr>
      </w:pPr>
      <w:hyperlink r:id="rId1222" w:history="1">
        <w:r w:rsidR="00D93AE1">
          <w:rPr>
            <w:rStyle w:val="Hyperlink"/>
            <w:lang w:eastAsia="x-none"/>
          </w:rPr>
          <w:t>R1-1808614</w:t>
        </w:r>
      </w:hyperlink>
      <w:r w:rsidR="00E303AE" w:rsidRPr="00E303AE">
        <w:rPr>
          <w:lang w:eastAsia="x-none"/>
        </w:rPr>
        <w:tab/>
        <w:t>NR TDD Configurations for LTE-NR co-existence</w:t>
      </w:r>
      <w:r w:rsidR="00E303AE" w:rsidRPr="00E303AE">
        <w:rPr>
          <w:lang w:eastAsia="x-none"/>
        </w:rPr>
        <w:tab/>
        <w:t>Apple Inc.</w:t>
      </w:r>
    </w:p>
    <w:p w14:paraId="36200444" w14:textId="1C35424B" w:rsidR="00E303AE" w:rsidRPr="00E303AE" w:rsidRDefault="001B7BF2" w:rsidP="00E303AE">
      <w:pPr>
        <w:ind w:left="720" w:hanging="720"/>
        <w:rPr>
          <w:color w:val="808080"/>
          <w:lang w:eastAsia="x-none"/>
        </w:rPr>
      </w:pPr>
      <w:hyperlink r:id="rId1223" w:history="1">
        <w:r w:rsidR="00D93AE1">
          <w:rPr>
            <w:rStyle w:val="Hyperlink"/>
            <w:lang w:eastAsia="x-none"/>
          </w:rPr>
          <w:t>R1-1808672</w:t>
        </w:r>
      </w:hyperlink>
      <w:r w:rsidR="00E303AE" w:rsidRPr="00E303AE">
        <w:rPr>
          <w:color w:val="808080"/>
          <w:lang w:eastAsia="x-none"/>
        </w:rPr>
        <w:tab/>
        <w:t>Outstanding aspects on NR PDCCH</w:t>
      </w:r>
      <w:r w:rsidR="00E303AE" w:rsidRPr="00E303AE">
        <w:rPr>
          <w:color w:val="808080"/>
          <w:lang w:eastAsia="x-none"/>
        </w:rPr>
        <w:tab/>
        <w:t>Intel Corporation</w:t>
      </w:r>
    </w:p>
    <w:p w14:paraId="055076C1" w14:textId="77777777" w:rsidR="00E303AE" w:rsidRPr="00E303AE" w:rsidRDefault="00E303AE" w:rsidP="00E303AE">
      <w:pPr>
        <w:ind w:left="720" w:hanging="720"/>
        <w:rPr>
          <w:color w:val="808080"/>
          <w:lang w:eastAsia="x-none"/>
        </w:rPr>
      </w:pPr>
      <w:r w:rsidRPr="00E303AE">
        <w:rPr>
          <w:color w:val="808080"/>
          <w:lang w:eastAsia="x-none"/>
        </w:rPr>
        <w:t>Withdrawn</w:t>
      </w:r>
    </w:p>
    <w:p w14:paraId="7AE8799D" w14:textId="2CB65DDB" w:rsidR="00E303AE" w:rsidRPr="00E303AE" w:rsidRDefault="001B7BF2" w:rsidP="00E303AE">
      <w:pPr>
        <w:ind w:left="720" w:hanging="720"/>
        <w:rPr>
          <w:lang w:eastAsia="x-none"/>
        </w:rPr>
      </w:pPr>
      <w:hyperlink r:id="rId1224" w:history="1">
        <w:r w:rsidR="00D93AE1">
          <w:rPr>
            <w:rStyle w:val="Hyperlink"/>
            <w:lang w:eastAsia="x-none"/>
          </w:rPr>
          <w:t>R1-1808753</w:t>
        </w:r>
      </w:hyperlink>
      <w:r w:rsidR="00E303AE" w:rsidRPr="00E303AE">
        <w:rPr>
          <w:lang w:eastAsia="x-none"/>
        </w:rPr>
        <w:tab/>
        <w:t>Remaining Issues on PDCCH and Search Space Design</w:t>
      </w:r>
      <w:r w:rsidR="00E303AE" w:rsidRPr="00E303AE">
        <w:rPr>
          <w:lang w:eastAsia="x-none"/>
        </w:rPr>
        <w:tab/>
        <w:t>Samsung</w:t>
      </w:r>
    </w:p>
    <w:p w14:paraId="438E8262" w14:textId="4B5FC1E0" w:rsidR="00E303AE" w:rsidRPr="00E303AE" w:rsidRDefault="001B7BF2" w:rsidP="00E303AE">
      <w:pPr>
        <w:ind w:left="720" w:hanging="720"/>
        <w:rPr>
          <w:lang w:eastAsia="x-none"/>
        </w:rPr>
      </w:pPr>
      <w:hyperlink r:id="rId1225" w:history="1">
        <w:r w:rsidR="00D93AE1">
          <w:rPr>
            <w:rStyle w:val="Hyperlink"/>
            <w:lang w:eastAsia="x-none"/>
          </w:rPr>
          <w:t>R1-1808796</w:t>
        </w:r>
      </w:hyperlink>
      <w:r w:rsidR="00E303AE" w:rsidRPr="00E303AE">
        <w:rPr>
          <w:lang w:eastAsia="x-none"/>
        </w:rPr>
        <w:tab/>
        <w:t>Remaining issues on PDCCH</w:t>
      </w:r>
      <w:r w:rsidR="00E303AE" w:rsidRPr="00E303AE">
        <w:rPr>
          <w:lang w:eastAsia="x-none"/>
        </w:rPr>
        <w:tab/>
        <w:t>Spreadtrum Communications</w:t>
      </w:r>
    </w:p>
    <w:p w14:paraId="4D2CB74D" w14:textId="57BE7A5D" w:rsidR="00E303AE" w:rsidRPr="00E303AE" w:rsidRDefault="001B7BF2" w:rsidP="00E303AE">
      <w:pPr>
        <w:ind w:left="720" w:hanging="720"/>
        <w:rPr>
          <w:lang w:eastAsia="x-none"/>
        </w:rPr>
      </w:pPr>
      <w:hyperlink r:id="rId1226" w:history="1">
        <w:r w:rsidR="00D93AE1">
          <w:rPr>
            <w:rStyle w:val="Hyperlink"/>
            <w:lang w:eastAsia="x-none"/>
          </w:rPr>
          <w:t>R1-1808833</w:t>
        </w:r>
      </w:hyperlink>
      <w:r w:rsidR="00E303AE" w:rsidRPr="00E303AE">
        <w:rPr>
          <w:lang w:eastAsia="x-none"/>
        </w:rPr>
        <w:tab/>
        <w:t>Discussion on remaining issues for PDCCH and search space</w:t>
      </w:r>
      <w:r w:rsidR="00E303AE" w:rsidRPr="00E303AE">
        <w:rPr>
          <w:lang w:eastAsia="x-none"/>
        </w:rPr>
        <w:tab/>
        <w:t>CMCC</w:t>
      </w:r>
    </w:p>
    <w:p w14:paraId="4780ECAC" w14:textId="7B98DE6A" w:rsidR="00E303AE" w:rsidRPr="00E303AE" w:rsidRDefault="001B7BF2" w:rsidP="00E303AE">
      <w:pPr>
        <w:ind w:left="720" w:hanging="720"/>
        <w:rPr>
          <w:lang w:eastAsia="x-none"/>
        </w:rPr>
      </w:pPr>
      <w:hyperlink r:id="rId1227" w:history="1">
        <w:r w:rsidR="00D93AE1">
          <w:rPr>
            <w:rStyle w:val="Hyperlink"/>
            <w:lang w:eastAsia="x-none"/>
          </w:rPr>
          <w:t>R1-1808869</w:t>
        </w:r>
      </w:hyperlink>
      <w:r w:rsidR="00E303AE" w:rsidRPr="00E303AE">
        <w:rPr>
          <w:lang w:eastAsia="x-none"/>
        </w:rPr>
        <w:tab/>
        <w:t>Maintenance for physical downlink control channel</w:t>
      </w:r>
      <w:r w:rsidR="00E303AE" w:rsidRPr="00E303AE">
        <w:rPr>
          <w:lang w:eastAsia="x-none"/>
        </w:rPr>
        <w:tab/>
        <w:t>Panasonic Corporation</w:t>
      </w:r>
    </w:p>
    <w:p w14:paraId="38046B4F" w14:textId="2F90AC5E" w:rsidR="00E303AE" w:rsidRPr="00E303AE" w:rsidRDefault="001B7BF2" w:rsidP="00E303AE">
      <w:pPr>
        <w:ind w:left="720" w:hanging="720"/>
        <w:rPr>
          <w:lang w:eastAsia="x-none"/>
        </w:rPr>
      </w:pPr>
      <w:hyperlink r:id="rId1228" w:history="1">
        <w:r w:rsidR="00D93AE1">
          <w:rPr>
            <w:rStyle w:val="Hyperlink"/>
            <w:lang w:eastAsia="x-none"/>
          </w:rPr>
          <w:t>R1-1808952</w:t>
        </w:r>
      </w:hyperlink>
      <w:r w:rsidR="00E303AE" w:rsidRPr="00E303AE">
        <w:rPr>
          <w:lang w:eastAsia="x-none"/>
        </w:rPr>
        <w:tab/>
        <w:t>On remaining details of DL control</w:t>
      </w:r>
      <w:r w:rsidR="00E303AE" w:rsidRPr="00E303AE">
        <w:rPr>
          <w:lang w:eastAsia="x-none"/>
        </w:rPr>
        <w:tab/>
        <w:t>Nokia, Nokia Shanghai Bell</w:t>
      </w:r>
    </w:p>
    <w:p w14:paraId="1C9593F6" w14:textId="79990940" w:rsidR="00E303AE" w:rsidRPr="00E303AE" w:rsidRDefault="001B7BF2" w:rsidP="00E303AE">
      <w:pPr>
        <w:ind w:left="720" w:hanging="720"/>
        <w:rPr>
          <w:lang w:eastAsia="x-none"/>
        </w:rPr>
      </w:pPr>
      <w:hyperlink r:id="rId1229" w:history="1">
        <w:r w:rsidR="00D93AE1">
          <w:rPr>
            <w:rStyle w:val="Hyperlink"/>
            <w:lang w:eastAsia="x-none"/>
          </w:rPr>
          <w:t>R1-1809108</w:t>
        </w:r>
      </w:hyperlink>
      <w:r w:rsidR="00E303AE" w:rsidRPr="00E303AE">
        <w:rPr>
          <w:lang w:eastAsia="x-none"/>
        </w:rPr>
        <w:tab/>
        <w:t>Remaining issues on DCI format</w:t>
      </w:r>
      <w:r w:rsidR="00E303AE" w:rsidRPr="00E303AE">
        <w:rPr>
          <w:lang w:eastAsia="x-none"/>
        </w:rPr>
        <w:tab/>
        <w:t>Sharp</w:t>
      </w:r>
    </w:p>
    <w:p w14:paraId="315A0B2D" w14:textId="42541440" w:rsidR="00E303AE" w:rsidRPr="00E303AE" w:rsidRDefault="001B7BF2" w:rsidP="00E303AE">
      <w:pPr>
        <w:ind w:left="720" w:hanging="720"/>
        <w:rPr>
          <w:lang w:eastAsia="x-none"/>
        </w:rPr>
      </w:pPr>
      <w:hyperlink r:id="rId1230" w:history="1">
        <w:r w:rsidR="00D93AE1">
          <w:rPr>
            <w:rStyle w:val="Hyperlink"/>
            <w:lang w:eastAsia="x-none"/>
          </w:rPr>
          <w:t>R1-1809141</w:t>
        </w:r>
      </w:hyperlink>
      <w:r w:rsidR="00E303AE" w:rsidRPr="00E303AE">
        <w:rPr>
          <w:lang w:eastAsia="x-none"/>
        </w:rPr>
        <w:tab/>
        <w:t>Maintenance for physical downlink control channel</w:t>
      </w:r>
      <w:r w:rsidR="00E303AE" w:rsidRPr="00E303AE">
        <w:rPr>
          <w:lang w:eastAsia="x-none"/>
        </w:rPr>
        <w:tab/>
        <w:t>NTT DOCOMO, INC.</w:t>
      </w:r>
    </w:p>
    <w:p w14:paraId="666B89C6" w14:textId="6AA26E78" w:rsidR="00E303AE" w:rsidRPr="00E303AE" w:rsidRDefault="001B7BF2" w:rsidP="00E303AE">
      <w:pPr>
        <w:ind w:left="720" w:hanging="720"/>
        <w:rPr>
          <w:lang w:eastAsia="x-none"/>
        </w:rPr>
      </w:pPr>
      <w:hyperlink r:id="rId1231" w:history="1">
        <w:r w:rsidR="00D93AE1">
          <w:rPr>
            <w:rStyle w:val="Hyperlink"/>
            <w:lang w:eastAsia="x-none"/>
          </w:rPr>
          <w:t>R1-1809246</w:t>
        </w:r>
      </w:hyperlink>
      <w:r w:rsidR="00E303AE" w:rsidRPr="00E303AE">
        <w:rPr>
          <w:lang w:eastAsia="x-none"/>
        </w:rPr>
        <w:tab/>
        <w:t>Remaining issues on downlink control channel</w:t>
      </w:r>
      <w:r w:rsidR="00E303AE" w:rsidRPr="00E303AE">
        <w:rPr>
          <w:lang w:eastAsia="x-none"/>
        </w:rPr>
        <w:tab/>
        <w:t>ASUSTEK COMPUTER (SHANGHAI)</w:t>
      </w:r>
    </w:p>
    <w:p w14:paraId="46915542" w14:textId="109161A1" w:rsidR="00E303AE" w:rsidRPr="00E303AE" w:rsidRDefault="001B7BF2" w:rsidP="00E303AE">
      <w:pPr>
        <w:ind w:left="720" w:hanging="720"/>
        <w:rPr>
          <w:lang w:eastAsia="x-none"/>
        </w:rPr>
      </w:pPr>
      <w:hyperlink r:id="rId1232" w:history="1">
        <w:r w:rsidR="00D93AE1">
          <w:rPr>
            <w:rStyle w:val="Hyperlink"/>
            <w:lang w:eastAsia="x-none"/>
          </w:rPr>
          <w:t>R1-1809405</w:t>
        </w:r>
      </w:hyperlink>
      <w:r w:rsidR="00E303AE" w:rsidRPr="00E303AE">
        <w:rPr>
          <w:lang w:eastAsia="x-none"/>
        </w:rPr>
        <w:tab/>
        <w:t>Maintenance issues of physical downlink control channel</w:t>
      </w:r>
      <w:r w:rsidR="00E303AE" w:rsidRPr="00E303AE">
        <w:rPr>
          <w:lang w:eastAsia="x-none"/>
        </w:rPr>
        <w:tab/>
        <w:t>Ericsson</w:t>
      </w:r>
    </w:p>
    <w:p w14:paraId="5080A722" w14:textId="18800B67" w:rsidR="00E303AE" w:rsidRPr="00E303AE" w:rsidRDefault="001B7BF2" w:rsidP="00E303AE">
      <w:pPr>
        <w:ind w:left="720" w:hanging="720"/>
        <w:rPr>
          <w:lang w:eastAsia="x-none"/>
        </w:rPr>
      </w:pPr>
      <w:hyperlink r:id="rId1233" w:history="1">
        <w:r w:rsidR="00D93AE1">
          <w:rPr>
            <w:rStyle w:val="Hyperlink"/>
            <w:lang w:eastAsia="x-none"/>
          </w:rPr>
          <w:t>R1-1809426</w:t>
        </w:r>
      </w:hyperlink>
      <w:r w:rsidR="00E303AE" w:rsidRPr="00E303AE">
        <w:rPr>
          <w:lang w:eastAsia="x-none"/>
        </w:rPr>
        <w:tab/>
        <w:t>Maintenance for physical downlink control channel</w:t>
      </w:r>
      <w:r w:rsidR="00E303AE" w:rsidRPr="00E303AE">
        <w:rPr>
          <w:lang w:eastAsia="x-none"/>
        </w:rPr>
        <w:tab/>
        <w:t>Qualcomm Incorporated</w:t>
      </w:r>
    </w:p>
    <w:p w14:paraId="72989B3D" w14:textId="77777777" w:rsidR="00E303AE" w:rsidRPr="00E303AE" w:rsidRDefault="00E303AE" w:rsidP="00063CD3">
      <w:pPr>
        <w:pStyle w:val="Heading4"/>
      </w:pPr>
      <w:bookmarkStart w:id="867" w:name="_Toc521704519"/>
      <w:bookmarkStart w:id="868" w:name="_Toc526458913"/>
      <w:r w:rsidRPr="00E303AE">
        <w:t>Maintenance for physical uplink control channel</w:t>
      </w:r>
      <w:bookmarkEnd w:id="867"/>
      <w:bookmarkEnd w:id="868"/>
    </w:p>
    <w:p w14:paraId="638875D5" w14:textId="77777777" w:rsidR="00E303AE" w:rsidRPr="00E303AE" w:rsidRDefault="00E303AE" w:rsidP="00E303AE">
      <w:pPr>
        <w:ind w:left="720" w:hanging="720"/>
        <w:rPr>
          <w:i/>
          <w:lang w:eastAsia="x-none"/>
        </w:rPr>
      </w:pPr>
      <w:r w:rsidRPr="00E303AE">
        <w:rPr>
          <w:i/>
          <w:lang w:eastAsia="x-none"/>
        </w:rPr>
        <w:t>Including short/long PUCCH, UCI multiplexing, resource allocation, etc.</w:t>
      </w:r>
    </w:p>
    <w:p w14:paraId="48BC6C9B" w14:textId="77777777" w:rsidR="005148A1" w:rsidRDefault="005148A1" w:rsidP="005148A1">
      <w:pPr>
        <w:ind w:left="720" w:hanging="720"/>
      </w:pPr>
    </w:p>
    <w:p w14:paraId="25151C59" w14:textId="74326C3B" w:rsidR="005148A1" w:rsidRPr="005148A1" w:rsidRDefault="001B7BF2" w:rsidP="005148A1">
      <w:pPr>
        <w:ind w:left="720" w:hanging="720"/>
        <w:rPr>
          <w:b/>
        </w:rPr>
      </w:pPr>
      <w:hyperlink r:id="rId1234" w:history="1">
        <w:r w:rsidR="00D93AE1">
          <w:rPr>
            <w:rStyle w:val="Hyperlink"/>
            <w:b/>
          </w:rPr>
          <w:t>R1-1809751</w:t>
        </w:r>
      </w:hyperlink>
      <w:r w:rsidR="005148A1" w:rsidRPr="005148A1">
        <w:rPr>
          <w:b/>
        </w:rPr>
        <w:tab/>
        <w:t>Summary of Maintenance Issues on Short PUCCH and UCI Multiplexing</w:t>
      </w:r>
      <w:r w:rsidR="005148A1" w:rsidRPr="005148A1">
        <w:rPr>
          <w:b/>
        </w:rPr>
        <w:tab/>
        <w:t>Ericsson</w:t>
      </w:r>
    </w:p>
    <w:p w14:paraId="60A28BB7" w14:textId="77777777" w:rsidR="005148A1" w:rsidRPr="00BD0234" w:rsidRDefault="005148A1" w:rsidP="005148A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4343CC8E" w14:textId="0D0987AF" w:rsidR="005148A1" w:rsidRDefault="005148A1" w:rsidP="005148A1">
      <w:pPr>
        <w:ind w:left="720" w:hanging="720"/>
      </w:pPr>
    </w:p>
    <w:p w14:paraId="1D897A83" w14:textId="77777777" w:rsidR="00A62B01" w:rsidRPr="00A62B01" w:rsidRDefault="00A62B01" w:rsidP="00A62B01">
      <w:pPr>
        <w:rPr>
          <w:szCs w:val="20"/>
        </w:rPr>
      </w:pPr>
      <w:r w:rsidRPr="00A62B01">
        <w:rPr>
          <w:szCs w:val="20"/>
          <w:highlight w:val="green"/>
        </w:rPr>
        <w:t>Agreements</w:t>
      </w:r>
      <w:r w:rsidRPr="00A62B01">
        <w:rPr>
          <w:szCs w:val="20"/>
        </w:rPr>
        <w:t>:</w:t>
      </w:r>
    </w:p>
    <w:p w14:paraId="3E2DB8D3" w14:textId="1A5AB3D6" w:rsidR="00A62B01" w:rsidRDefault="00A62B01" w:rsidP="008E772F">
      <w:pPr>
        <w:numPr>
          <w:ilvl w:val="0"/>
          <w:numId w:val="64"/>
        </w:numPr>
        <w:rPr>
          <w:szCs w:val="20"/>
        </w:rPr>
      </w:pPr>
      <w:r w:rsidRPr="00A62B01">
        <w:rPr>
          <w:szCs w:val="20"/>
        </w:rPr>
        <w:t xml:space="preserve">To adopt the following TP (Section </w:t>
      </w:r>
      <w:r w:rsidRPr="00A62B01">
        <w:rPr>
          <w:szCs w:val="20"/>
          <w:lang w:eastAsia="zh-CN"/>
        </w:rPr>
        <w:t>6.3.2.2.1 of 38.211)</w:t>
      </w:r>
    </w:p>
    <w:p w14:paraId="24B1D8CF" w14:textId="70E1A57B" w:rsidR="00A62B01" w:rsidRPr="00A62B01" w:rsidRDefault="00A62B01" w:rsidP="00A62B01">
      <w:pPr>
        <w:rPr>
          <w:szCs w:val="20"/>
        </w:rPr>
      </w:pPr>
      <w:r>
        <w:rPr>
          <w:szCs w:val="20"/>
          <w:lang w:eastAsia="zh-CN"/>
        </w:rPr>
        <w:t>===== start of TP =====</w:t>
      </w:r>
    </w:p>
    <w:p w14:paraId="7B184A32" w14:textId="1ADA5A62" w:rsidR="00A62B01" w:rsidRPr="00A62B01" w:rsidRDefault="00A62B01" w:rsidP="00A62B01">
      <w:pPr>
        <w:ind w:left="568" w:hanging="284"/>
        <w:rPr>
          <w:rFonts w:ascii="Times New Roman" w:eastAsia="MS Mincho" w:hAnsi="Times New Roman"/>
          <w:szCs w:val="20"/>
        </w:rPr>
      </w:pPr>
      <w:r w:rsidRPr="00A62B01">
        <w:rPr>
          <w:rFonts w:ascii="Times New Roman" w:eastAsia="MS Mincho" w:hAnsi="Times New Roman"/>
          <w:szCs w:val="20"/>
        </w:rPr>
        <w:t xml:space="preserve">where </w:t>
      </w:r>
      <w:r w:rsidRPr="00A62B01">
        <w:rPr>
          <w:rFonts w:ascii="Times New Roman" w:eastAsia="MS Mincho" w:hAnsi="Times New Roman"/>
          <w:noProof/>
          <w:position w:val="-10"/>
          <w:szCs w:val="20"/>
          <w:lang w:eastAsia="en-GB"/>
        </w:rPr>
        <w:drawing>
          <wp:inline distT="0" distB="0" distL="0" distR="0" wp14:anchorId="710C711D" wp14:editId="2289C86A">
            <wp:extent cx="198120" cy="1905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35" cstate="print">
                      <a:extLst>
                        <a:ext uri="{28A0092B-C50C-407E-A947-70E740481C1C}">
                          <a14:useLocalDpi xmlns:a14="http://schemas.microsoft.com/office/drawing/2010/main" val="0"/>
                        </a:ext>
                      </a:extLst>
                    </a:blip>
                    <a:srcRect/>
                    <a:stretch>
                      <a:fillRect/>
                    </a:stretch>
                  </pic:blipFill>
                  <pic:spPr bwMode="auto">
                    <a:xfrm>
                      <a:off x="0" y="0"/>
                      <a:ext cx="198120" cy="190500"/>
                    </a:xfrm>
                    <a:prstGeom prst="rect">
                      <a:avLst/>
                    </a:prstGeom>
                    <a:noFill/>
                    <a:ln>
                      <a:noFill/>
                    </a:ln>
                  </pic:spPr>
                </pic:pic>
              </a:graphicData>
            </a:graphic>
          </wp:inline>
        </w:drawing>
      </w:r>
      <w:r w:rsidRPr="00A62B01">
        <w:rPr>
          <w:rFonts w:ascii="Times New Roman" w:eastAsia="MS Mincho" w:hAnsi="Times New Roman"/>
          <w:szCs w:val="20"/>
        </w:rPr>
        <w:t xml:space="preserve"> is given by the higher-layer parameter </w:t>
      </w:r>
      <w:r w:rsidRPr="00A62B01">
        <w:rPr>
          <w:rFonts w:ascii="Times New Roman" w:eastAsia="MS Mincho" w:hAnsi="Times New Roman"/>
          <w:i/>
          <w:szCs w:val="20"/>
        </w:rPr>
        <w:t>hoppingId</w:t>
      </w:r>
      <w:ins w:id="869" w:author="Author">
        <w:r w:rsidRPr="00A62B01">
          <w:rPr>
            <w:rFonts w:ascii="Times New Roman" w:eastAsia="MS Mincho" w:hAnsi="Times New Roman"/>
            <w:szCs w:val="20"/>
          </w:rPr>
          <w:t>, if</w:t>
        </w:r>
        <w:r w:rsidRPr="00A62B01">
          <w:rPr>
            <w:rFonts w:ascii="Times New Roman" w:eastAsia="MS Mincho" w:hAnsi="Times New Roman"/>
            <w:i/>
            <w:szCs w:val="20"/>
          </w:rPr>
          <w:t xml:space="preserve"> </w:t>
        </w:r>
        <w:r w:rsidRPr="00A62B01">
          <w:rPr>
            <w:rFonts w:ascii="Times New Roman" w:eastAsia="MS Mincho" w:hAnsi="Times New Roman"/>
            <w:szCs w:val="20"/>
          </w:rPr>
          <w:t xml:space="preserve">the higher-layer parameter </w:t>
        </w:r>
        <w:r w:rsidRPr="00A62B01">
          <w:rPr>
            <w:rFonts w:ascii="Times New Roman" w:eastAsia="MS Mincho" w:hAnsi="Times New Roman"/>
            <w:i/>
            <w:szCs w:val="20"/>
          </w:rPr>
          <w:t xml:space="preserve">hoppingId </w:t>
        </w:r>
        <w:r w:rsidRPr="00A62B01">
          <w:rPr>
            <w:rFonts w:ascii="Times New Roman" w:eastAsia="MS Mincho" w:hAnsi="Times New Roman"/>
            <w:szCs w:val="20"/>
          </w:rPr>
          <w:t xml:space="preserve">is configured; otherwise, </w:t>
        </w:r>
        <w:r w:rsidRPr="00A62B01">
          <w:rPr>
            <w:rFonts w:ascii="Times New Roman" w:eastAsia="MS Mincho" w:hAnsi="Times New Roman"/>
            <w:noProof/>
            <w:position w:val="-12"/>
            <w:szCs w:val="20"/>
            <w:lang w:eastAsia="en-GB"/>
          </w:rPr>
          <w:drawing>
            <wp:inline distT="0" distB="0" distL="0" distR="0" wp14:anchorId="055C600C" wp14:editId="05576D08">
              <wp:extent cx="632460" cy="243840"/>
              <wp:effectExtent l="0" t="0" r="0" b="381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36" cstate="print">
                        <a:extLst>
                          <a:ext uri="{28A0092B-C50C-407E-A947-70E740481C1C}">
                            <a14:useLocalDpi xmlns:a14="http://schemas.microsoft.com/office/drawing/2010/main" val="0"/>
                          </a:ext>
                        </a:extLst>
                      </a:blip>
                      <a:srcRect/>
                      <a:stretch>
                        <a:fillRect/>
                      </a:stretch>
                    </pic:blipFill>
                    <pic:spPr bwMode="auto">
                      <a:xfrm>
                        <a:off x="0" y="0"/>
                        <a:ext cx="632460" cy="243840"/>
                      </a:xfrm>
                      <a:prstGeom prst="rect">
                        <a:avLst/>
                      </a:prstGeom>
                      <a:noFill/>
                      <a:ln>
                        <a:noFill/>
                      </a:ln>
                    </pic:spPr>
                  </pic:pic>
                </a:graphicData>
              </a:graphic>
            </wp:inline>
          </w:drawing>
        </w:r>
      </w:ins>
      <w:r w:rsidRPr="00A62B01">
        <w:rPr>
          <w:rFonts w:ascii="Times New Roman" w:eastAsia="MS Mincho" w:hAnsi="Times New Roman"/>
          <w:szCs w:val="20"/>
        </w:rPr>
        <w:t>.</w:t>
      </w:r>
    </w:p>
    <w:p w14:paraId="6DE34E4E" w14:textId="77777777" w:rsidR="00A62B01" w:rsidRPr="00A62B01" w:rsidRDefault="00A62B01" w:rsidP="00A62B01">
      <w:pPr>
        <w:ind w:left="568" w:hanging="284"/>
        <w:rPr>
          <w:rFonts w:ascii="Times New Roman" w:eastAsia="Malgun Gothic" w:hAnsi="Times New Roman"/>
          <w:szCs w:val="20"/>
        </w:rPr>
      </w:pPr>
      <w:r w:rsidRPr="00A62B01">
        <w:rPr>
          <w:rFonts w:ascii="Times New Roman" w:eastAsia="Malgun Gothic" w:hAnsi="Times New Roman"/>
          <w:szCs w:val="20"/>
        </w:rPr>
        <w:t>-</w:t>
      </w:r>
      <w:r w:rsidRPr="00A62B01">
        <w:rPr>
          <w:rFonts w:ascii="Times New Roman" w:eastAsia="Malgun Gothic" w:hAnsi="Times New Roman"/>
          <w:szCs w:val="20"/>
        </w:rPr>
        <w:tab/>
        <w:t xml:space="preserve">if </w:t>
      </w:r>
      <w:r w:rsidRPr="00A62B01">
        <w:rPr>
          <w:rFonts w:ascii="Times New Roman" w:eastAsia="MS Mincho" w:hAnsi="Times New Roman"/>
          <w:i/>
          <w:szCs w:val="20"/>
        </w:rPr>
        <w:t>pucch-GroupHopping</w:t>
      </w:r>
      <w:r w:rsidRPr="00A62B01">
        <w:rPr>
          <w:rFonts w:ascii="Times New Roman" w:eastAsia="Malgun Gothic" w:hAnsi="Times New Roman"/>
          <w:szCs w:val="20"/>
        </w:rPr>
        <w:t xml:space="preserve"> equals 'enable' </w:t>
      </w:r>
    </w:p>
    <w:p w14:paraId="44400723" w14:textId="49AF3DF2" w:rsidR="00A62B01" w:rsidRPr="00A62B01" w:rsidRDefault="00A62B01" w:rsidP="00A62B01">
      <w:pPr>
        <w:pStyle w:val="EQ"/>
        <w:spacing w:after="0"/>
      </w:pPr>
      <w:r>
        <w:tab/>
      </w:r>
      <w:r w:rsidRPr="00A62B01">
        <w:rPr>
          <w:lang w:eastAsia="en-GB"/>
        </w:rPr>
        <w:drawing>
          <wp:inline distT="0" distB="0" distL="0" distR="0" wp14:anchorId="43DD5F3C" wp14:editId="741ECA90">
            <wp:extent cx="2339340" cy="662940"/>
            <wp:effectExtent l="0" t="0" r="3810" b="381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37" cstate="print">
                      <a:extLst>
                        <a:ext uri="{28A0092B-C50C-407E-A947-70E740481C1C}">
                          <a14:useLocalDpi xmlns:a14="http://schemas.microsoft.com/office/drawing/2010/main" val="0"/>
                        </a:ext>
                      </a:extLst>
                    </a:blip>
                    <a:srcRect/>
                    <a:stretch>
                      <a:fillRect/>
                    </a:stretch>
                  </pic:blipFill>
                  <pic:spPr bwMode="auto">
                    <a:xfrm>
                      <a:off x="0" y="0"/>
                      <a:ext cx="2339340" cy="662940"/>
                    </a:xfrm>
                    <a:prstGeom prst="rect">
                      <a:avLst/>
                    </a:prstGeom>
                    <a:noFill/>
                    <a:ln>
                      <a:noFill/>
                    </a:ln>
                  </pic:spPr>
                </pic:pic>
              </a:graphicData>
            </a:graphic>
          </wp:inline>
        </w:drawing>
      </w:r>
    </w:p>
    <w:p w14:paraId="675EACD8" w14:textId="7993A1C7" w:rsidR="00A62B01" w:rsidRPr="00A62B01" w:rsidRDefault="00A62B01" w:rsidP="00A62B01">
      <w:pPr>
        <w:ind w:left="568" w:hanging="284"/>
        <w:rPr>
          <w:rFonts w:ascii="Times New Roman" w:eastAsia="MS Mincho" w:hAnsi="Times New Roman"/>
          <w:szCs w:val="20"/>
        </w:rPr>
      </w:pPr>
      <w:ins w:id="870" w:author="Author">
        <w:r w:rsidRPr="00A62B01">
          <w:rPr>
            <w:rFonts w:ascii="Times New Roman" w:eastAsia="MS Mincho" w:hAnsi="Times New Roman"/>
            <w:szCs w:val="20"/>
          </w:rPr>
          <w:tab/>
        </w:r>
      </w:ins>
      <w:r w:rsidRPr="00A62B01">
        <w:rPr>
          <w:rFonts w:ascii="Times New Roman" w:eastAsia="MS Mincho" w:hAnsi="Times New Roman"/>
          <w:szCs w:val="20"/>
        </w:rPr>
        <w:t xml:space="preserve">where the pseudo-random sequence </w:t>
      </w:r>
      <w:r w:rsidRPr="00A62B01">
        <w:rPr>
          <w:rFonts w:ascii="Times New Roman" w:eastAsia="MS Mincho" w:hAnsi="Times New Roman"/>
          <w:noProof/>
          <w:position w:val="-10"/>
          <w:szCs w:val="20"/>
          <w:lang w:eastAsia="en-GB"/>
        </w:rPr>
        <w:drawing>
          <wp:inline distT="0" distB="0" distL="0" distR="0" wp14:anchorId="1E9B6773" wp14:editId="61F11A87">
            <wp:extent cx="243840" cy="190500"/>
            <wp:effectExtent l="0" t="0" r="381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38" cstate="print">
                      <a:extLst>
                        <a:ext uri="{28A0092B-C50C-407E-A947-70E740481C1C}">
                          <a14:useLocalDpi xmlns:a14="http://schemas.microsoft.com/office/drawing/2010/main" val="0"/>
                        </a:ext>
                      </a:extLst>
                    </a:blip>
                    <a:srcRect/>
                    <a:stretch>
                      <a:fillRect/>
                    </a:stretch>
                  </pic:blipFill>
                  <pic:spPr bwMode="auto">
                    <a:xfrm>
                      <a:off x="0" y="0"/>
                      <a:ext cx="243840" cy="190500"/>
                    </a:xfrm>
                    <a:prstGeom prst="rect">
                      <a:avLst/>
                    </a:prstGeom>
                    <a:noFill/>
                    <a:ln>
                      <a:noFill/>
                    </a:ln>
                  </pic:spPr>
                </pic:pic>
              </a:graphicData>
            </a:graphic>
          </wp:inline>
        </w:drawing>
      </w:r>
      <w:r w:rsidRPr="00A62B01">
        <w:rPr>
          <w:rFonts w:ascii="Times New Roman" w:eastAsia="MS Mincho" w:hAnsi="Times New Roman"/>
          <w:szCs w:val="20"/>
        </w:rPr>
        <w:t xml:space="preserve"> is defined by clause 5.2.1 and shall be initialized at the beginning of each radio frame with </w:t>
      </w:r>
      <w:r w:rsidRPr="00A62B01">
        <w:rPr>
          <w:rFonts w:ascii="Times New Roman" w:eastAsia="MS Mincho" w:hAnsi="Times New Roman"/>
          <w:noProof/>
          <w:position w:val="-10"/>
          <w:szCs w:val="20"/>
          <w:lang w:eastAsia="en-GB"/>
        </w:rPr>
        <w:drawing>
          <wp:inline distT="0" distB="0" distL="0" distR="0" wp14:anchorId="4ADC7AC6" wp14:editId="14ED8C84">
            <wp:extent cx="815340" cy="190500"/>
            <wp:effectExtent l="0" t="0" r="381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39" cstate="print">
                      <a:extLst>
                        <a:ext uri="{28A0092B-C50C-407E-A947-70E740481C1C}">
                          <a14:useLocalDpi xmlns:a14="http://schemas.microsoft.com/office/drawing/2010/main" val="0"/>
                        </a:ext>
                      </a:extLst>
                    </a:blip>
                    <a:srcRect/>
                    <a:stretch>
                      <a:fillRect/>
                    </a:stretch>
                  </pic:blipFill>
                  <pic:spPr bwMode="auto">
                    <a:xfrm>
                      <a:off x="0" y="0"/>
                      <a:ext cx="815340" cy="190500"/>
                    </a:xfrm>
                    <a:prstGeom prst="rect">
                      <a:avLst/>
                    </a:prstGeom>
                    <a:noFill/>
                    <a:ln>
                      <a:noFill/>
                    </a:ln>
                  </pic:spPr>
                </pic:pic>
              </a:graphicData>
            </a:graphic>
          </wp:inline>
        </w:drawing>
      </w:r>
      <w:r w:rsidRPr="00A62B01">
        <w:rPr>
          <w:rFonts w:ascii="Times New Roman" w:eastAsia="MS Mincho" w:hAnsi="Times New Roman"/>
          <w:szCs w:val="20"/>
        </w:rPr>
        <w:t xml:space="preserve"> where </w:t>
      </w:r>
      <w:r w:rsidRPr="00A62B01">
        <w:rPr>
          <w:rFonts w:ascii="Times New Roman" w:eastAsia="MS Mincho" w:hAnsi="Times New Roman"/>
          <w:noProof/>
          <w:position w:val="-10"/>
          <w:szCs w:val="20"/>
          <w:lang w:eastAsia="en-GB"/>
        </w:rPr>
        <w:drawing>
          <wp:inline distT="0" distB="0" distL="0" distR="0" wp14:anchorId="075EC929" wp14:editId="7B1B0487">
            <wp:extent cx="198120" cy="1905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35" cstate="print">
                      <a:extLst>
                        <a:ext uri="{28A0092B-C50C-407E-A947-70E740481C1C}">
                          <a14:useLocalDpi xmlns:a14="http://schemas.microsoft.com/office/drawing/2010/main" val="0"/>
                        </a:ext>
                      </a:extLst>
                    </a:blip>
                    <a:srcRect/>
                    <a:stretch>
                      <a:fillRect/>
                    </a:stretch>
                  </pic:blipFill>
                  <pic:spPr bwMode="auto">
                    <a:xfrm>
                      <a:off x="0" y="0"/>
                      <a:ext cx="198120" cy="190500"/>
                    </a:xfrm>
                    <a:prstGeom prst="rect">
                      <a:avLst/>
                    </a:prstGeom>
                    <a:noFill/>
                    <a:ln>
                      <a:noFill/>
                    </a:ln>
                  </pic:spPr>
                </pic:pic>
              </a:graphicData>
            </a:graphic>
          </wp:inline>
        </w:drawing>
      </w:r>
      <w:r w:rsidRPr="00A62B01">
        <w:rPr>
          <w:rFonts w:ascii="Times New Roman" w:eastAsia="MS Mincho" w:hAnsi="Times New Roman"/>
          <w:szCs w:val="20"/>
        </w:rPr>
        <w:t xml:space="preserve"> is given by the higher-layer parameter </w:t>
      </w:r>
      <w:r w:rsidRPr="00A62B01">
        <w:rPr>
          <w:rFonts w:ascii="Times New Roman" w:eastAsia="MS Mincho" w:hAnsi="Times New Roman"/>
          <w:i/>
          <w:szCs w:val="20"/>
        </w:rPr>
        <w:t>hoppingId</w:t>
      </w:r>
      <w:ins w:id="871" w:author="Author">
        <w:r w:rsidRPr="00A62B01">
          <w:rPr>
            <w:rFonts w:ascii="Times New Roman" w:eastAsia="MS Mincho" w:hAnsi="Times New Roman"/>
            <w:i/>
            <w:szCs w:val="20"/>
          </w:rPr>
          <w:t xml:space="preserve">, if </w:t>
        </w:r>
        <w:r w:rsidRPr="00A62B01">
          <w:rPr>
            <w:rFonts w:ascii="Times New Roman" w:eastAsia="MS Mincho" w:hAnsi="Times New Roman"/>
            <w:szCs w:val="20"/>
          </w:rPr>
          <w:t xml:space="preserve">the higher-layer parameter </w:t>
        </w:r>
        <w:r w:rsidRPr="00A62B01">
          <w:rPr>
            <w:rFonts w:ascii="Times New Roman" w:eastAsia="MS Mincho" w:hAnsi="Times New Roman"/>
            <w:i/>
            <w:szCs w:val="20"/>
          </w:rPr>
          <w:t xml:space="preserve">hoppingId </w:t>
        </w:r>
        <w:r w:rsidRPr="00A62B01">
          <w:rPr>
            <w:rFonts w:ascii="Times New Roman" w:eastAsia="MS Mincho" w:hAnsi="Times New Roman"/>
            <w:szCs w:val="20"/>
          </w:rPr>
          <w:t xml:space="preserve">is configured; otherwise, </w:t>
        </w:r>
        <w:r w:rsidRPr="00A62B01">
          <w:rPr>
            <w:rFonts w:ascii="Times New Roman" w:eastAsia="MS Mincho" w:hAnsi="Times New Roman"/>
            <w:noProof/>
            <w:position w:val="-12"/>
            <w:szCs w:val="20"/>
            <w:lang w:eastAsia="en-GB"/>
          </w:rPr>
          <w:drawing>
            <wp:inline distT="0" distB="0" distL="0" distR="0" wp14:anchorId="5A57EB75" wp14:editId="4FB2B756">
              <wp:extent cx="632460" cy="243840"/>
              <wp:effectExtent l="0" t="0" r="0" b="381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36" cstate="print">
                        <a:extLst>
                          <a:ext uri="{28A0092B-C50C-407E-A947-70E740481C1C}">
                            <a14:useLocalDpi xmlns:a14="http://schemas.microsoft.com/office/drawing/2010/main" val="0"/>
                          </a:ext>
                        </a:extLst>
                      </a:blip>
                      <a:srcRect/>
                      <a:stretch>
                        <a:fillRect/>
                      </a:stretch>
                    </pic:blipFill>
                    <pic:spPr bwMode="auto">
                      <a:xfrm>
                        <a:off x="0" y="0"/>
                        <a:ext cx="632460" cy="243840"/>
                      </a:xfrm>
                      <a:prstGeom prst="rect">
                        <a:avLst/>
                      </a:prstGeom>
                      <a:noFill/>
                      <a:ln>
                        <a:noFill/>
                      </a:ln>
                    </pic:spPr>
                  </pic:pic>
                </a:graphicData>
              </a:graphic>
            </wp:inline>
          </w:drawing>
        </w:r>
        <w:r w:rsidRPr="00A62B01">
          <w:rPr>
            <w:rFonts w:ascii="Times New Roman" w:eastAsia="MS Mincho" w:hAnsi="Times New Roman"/>
            <w:szCs w:val="20"/>
          </w:rPr>
          <w:t>.</w:t>
        </w:r>
      </w:ins>
      <w:del w:id="872" w:author="Author">
        <w:r w:rsidRPr="00A62B01" w:rsidDel="00B01683">
          <w:rPr>
            <w:rFonts w:ascii="Times New Roman" w:eastAsia="MS Mincho" w:hAnsi="Times New Roman"/>
            <w:szCs w:val="20"/>
          </w:rPr>
          <w:delText>.</w:delText>
        </w:r>
      </w:del>
    </w:p>
    <w:p w14:paraId="3619C039" w14:textId="77777777" w:rsidR="00A62B01" w:rsidRPr="00A62B01" w:rsidRDefault="00A62B01" w:rsidP="00A62B01">
      <w:pPr>
        <w:ind w:left="568" w:hanging="284"/>
        <w:rPr>
          <w:rFonts w:ascii="Times New Roman" w:eastAsia="Malgun Gothic" w:hAnsi="Times New Roman"/>
          <w:szCs w:val="20"/>
        </w:rPr>
      </w:pPr>
      <w:r w:rsidRPr="00A62B01">
        <w:rPr>
          <w:rFonts w:ascii="Times New Roman" w:eastAsia="MS Mincho" w:hAnsi="Times New Roman"/>
          <w:szCs w:val="20"/>
        </w:rPr>
        <w:t>-</w:t>
      </w:r>
      <w:r w:rsidRPr="00A62B01">
        <w:rPr>
          <w:rFonts w:ascii="Times New Roman" w:eastAsia="MS Mincho" w:hAnsi="Times New Roman"/>
          <w:szCs w:val="20"/>
        </w:rPr>
        <w:tab/>
      </w:r>
      <w:r w:rsidRPr="00A62B01">
        <w:rPr>
          <w:rFonts w:ascii="Times New Roman" w:eastAsia="Malgun Gothic" w:hAnsi="Times New Roman"/>
          <w:szCs w:val="20"/>
        </w:rPr>
        <w:t xml:space="preserve">if </w:t>
      </w:r>
      <w:r w:rsidRPr="00A62B01">
        <w:rPr>
          <w:rFonts w:ascii="Times New Roman" w:eastAsia="MS Mincho" w:hAnsi="Times New Roman"/>
          <w:i/>
          <w:szCs w:val="20"/>
        </w:rPr>
        <w:t>pucch-GroupHopping</w:t>
      </w:r>
      <w:r w:rsidRPr="00A62B01">
        <w:rPr>
          <w:rFonts w:ascii="Times New Roman" w:eastAsia="Malgun Gothic" w:hAnsi="Times New Roman"/>
          <w:szCs w:val="20"/>
        </w:rPr>
        <w:t xml:space="preserve"> equals 'disable'</w:t>
      </w:r>
    </w:p>
    <w:p w14:paraId="14F017D0" w14:textId="72D57AA9" w:rsidR="00A62B01" w:rsidRPr="00A62B01" w:rsidRDefault="00A62B01" w:rsidP="00A62B01">
      <w:pPr>
        <w:pStyle w:val="EQ"/>
        <w:spacing w:after="0"/>
      </w:pPr>
      <w:r>
        <w:tab/>
      </w:r>
      <w:r w:rsidRPr="00A62B01">
        <w:rPr>
          <w:lang w:eastAsia="en-GB"/>
        </w:rPr>
        <w:drawing>
          <wp:inline distT="0" distB="0" distL="0" distR="0" wp14:anchorId="79F0BEDE" wp14:editId="513D6E97">
            <wp:extent cx="1043940" cy="670560"/>
            <wp:effectExtent l="0" t="0" r="381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40" cstate="print">
                      <a:extLst>
                        <a:ext uri="{28A0092B-C50C-407E-A947-70E740481C1C}">
                          <a14:useLocalDpi xmlns:a14="http://schemas.microsoft.com/office/drawing/2010/main" val="0"/>
                        </a:ext>
                      </a:extLst>
                    </a:blip>
                    <a:srcRect/>
                    <a:stretch>
                      <a:fillRect/>
                    </a:stretch>
                  </pic:blipFill>
                  <pic:spPr bwMode="auto">
                    <a:xfrm>
                      <a:off x="0" y="0"/>
                      <a:ext cx="1043940" cy="670560"/>
                    </a:xfrm>
                    <a:prstGeom prst="rect">
                      <a:avLst/>
                    </a:prstGeom>
                    <a:noFill/>
                    <a:ln>
                      <a:noFill/>
                    </a:ln>
                  </pic:spPr>
                </pic:pic>
              </a:graphicData>
            </a:graphic>
          </wp:inline>
        </w:drawing>
      </w:r>
    </w:p>
    <w:p w14:paraId="59CE3684" w14:textId="63E3E73C" w:rsidR="00A62B01" w:rsidRPr="00A62B01" w:rsidRDefault="00A62B01" w:rsidP="00A62B01">
      <w:pPr>
        <w:ind w:left="568" w:hanging="284"/>
        <w:rPr>
          <w:rFonts w:ascii="Times New Roman" w:eastAsia="MS Mincho" w:hAnsi="Times New Roman"/>
          <w:szCs w:val="20"/>
        </w:rPr>
      </w:pPr>
      <w:ins w:id="873" w:author="Author">
        <w:r w:rsidRPr="00A62B01">
          <w:rPr>
            <w:rFonts w:ascii="Times New Roman" w:eastAsia="MS Mincho" w:hAnsi="Times New Roman"/>
            <w:szCs w:val="20"/>
          </w:rPr>
          <w:lastRenderedPageBreak/>
          <w:tab/>
        </w:r>
      </w:ins>
      <w:r w:rsidRPr="00A62B01">
        <w:rPr>
          <w:rFonts w:ascii="Times New Roman" w:eastAsia="MS Mincho" w:hAnsi="Times New Roman"/>
          <w:szCs w:val="20"/>
        </w:rPr>
        <w:t xml:space="preserve">where the pseudo-random sequence </w:t>
      </w:r>
      <w:r w:rsidRPr="00A62B01">
        <w:rPr>
          <w:rFonts w:ascii="Times New Roman" w:eastAsia="MS Mincho" w:hAnsi="Times New Roman"/>
          <w:noProof/>
          <w:position w:val="-10"/>
          <w:szCs w:val="20"/>
          <w:lang w:eastAsia="en-GB"/>
        </w:rPr>
        <w:drawing>
          <wp:inline distT="0" distB="0" distL="0" distR="0" wp14:anchorId="23D742E9" wp14:editId="0B15F1A4">
            <wp:extent cx="243840" cy="190500"/>
            <wp:effectExtent l="0" t="0" r="381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38" cstate="print">
                      <a:extLst>
                        <a:ext uri="{28A0092B-C50C-407E-A947-70E740481C1C}">
                          <a14:useLocalDpi xmlns:a14="http://schemas.microsoft.com/office/drawing/2010/main" val="0"/>
                        </a:ext>
                      </a:extLst>
                    </a:blip>
                    <a:srcRect/>
                    <a:stretch>
                      <a:fillRect/>
                    </a:stretch>
                  </pic:blipFill>
                  <pic:spPr bwMode="auto">
                    <a:xfrm>
                      <a:off x="0" y="0"/>
                      <a:ext cx="243840" cy="190500"/>
                    </a:xfrm>
                    <a:prstGeom prst="rect">
                      <a:avLst/>
                    </a:prstGeom>
                    <a:noFill/>
                    <a:ln>
                      <a:noFill/>
                    </a:ln>
                  </pic:spPr>
                </pic:pic>
              </a:graphicData>
            </a:graphic>
          </wp:inline>
        </w:drawing>
      </w:r>
      <w:r w:rsidRPr="00A62B01">
        <w:rPr>
          <w:rFonts w:ascii="Times New Roman" w:eastAsia="MS Mincho" w:hAnsi="Times New Roman"/>
          <w:szCs w:val="20"/>
        </w:rPr>
        <w:t xml:space="preserve"> is defined by clause 5.2.1 and shall be initialized at the beginning of each radio frame with </w:t>
      </w:r>
      <m:oMath>
        <m:sSub>
          <m:sSubPr>
            <m:ctrlPr>
              <w:rPr>
                <w:rFonts w:ascii="Cambria Math" w:hAnsi="Cambria Math"/>
                <w:i/>
              </w:rPr>
            </m:ctrlPr>
          </m:sSubPr>
          <m:e>
            <m:r>
              <w:rPr>
                <w:rFonts w:ascii="Cambria Math" w:hAnsi="Cambria Math"/>
              </w:rPr>
              <m:t>c</m:t>
            </m:r>
          </m:e>
          <m:sub>
            <m:r>
              <m:rPr>
                <m:nor/>
              </m:rPr>
              <w:rPr>
                <w:rFonts w:ascii="Times New Roman" w:hAnsi="Times New Roman"/>
              </w:rPr>
              <m:t>init</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5</m:t>
            </m:r>
          </m:sup>
        </m:sSup>
        <m:d>
          <m:dPr>
            <m:begChr m:val="⌊"/>
            <m:endChr m:val="⌋"/>
            <m:ctrlPr>
              <w:rPr>
                <w:rFonts w:ascii="Cambria Math" w:hAnsi="Cambria Math"/>
                <w:i/>
              </w:rPr>
            </m:ctrlPr>
          </m:dPr>
          <m:e>
            <m:f>
              <m:fPr>
                <m:type m:val="lin"/>
                <m:ctrlPr>
                  <w:rPr>
                    <w:rFonts w:ascii="Cambria Math" w:hAnsi="Cambria Math"/>
                    <w:i/>
                  </w:rPr>
                </m:ctrlPr>
              </m:fPr>
              <m:num>
                <m:sSub>
                  <m:sSubPr>
                    <m:ctrlPr>
                      <w:rPr>
                        <w:rFonts w:ascii="Cambria Math" w:hAnsi="Cambria Math"/>
                        <w:i/>
                      </w:rPr>
                    </m:ctrlPr>
                  </m:sSubPr>
                  <m:e>
                    <m:r>
                      <w:rPr>
                        <w:rFonts w:ascii="Cambria Math" w:hAnsi="Cambria Math"/>
                      </w:rPr>
                      <m:t>n</m:t>
                    </m:r>
                  </m:e>
                  <m:sub>
                    <m:r>
                      <m:rPr>
                        <m:nor/>
                      </m:rPr>
                      <w:rPr>
                        <w:rFonts w:ascii="Times New Roman" w:hAnsi="Times New Roman"/>
                      </w:rPr>
                      <m:t>ID</m:t>
                    </m:r>
                  </m:sub>
                </m:sSub>
              </m:num>
              <m:den>
                <m:r>
                  <w:rPr>
                    <w:rFonts w:ascii="Cambria Math" w:hAnsi="Cambria Math"/>
                  </w:rPr>
                  <m:t>30</m:t>
                </m:r>
              </m:den>
            </m:f>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n</m:t>
                </m:r>
              </m:e>
              <m:sub>
                <m:r>
                  <m:rPr>
                    <m:nor/>
                  </m:rPr>
                  <w:rPr>
                    <w:rFonts w:ascii="Times New Roman" w:hAnsi="Times New Roman"/>
                  </w:rPr>
                  <m:t>ID</m:t>
                </m:r>
              </m:sub>
            </m:sSub>
            <m:r>
              <w:rPr>
                <w:rFonts w:ascii="Cambria Math" w:hAnsi="Cambria Math"/>
              </w:rPr>
              <m:t xml:space="preserve"> </m:t>
            </m:r>
            <m:r>
              <m:rPr>
                <m:nor/>
              </m:rPr>
              <w:rPr>
                <w:rFonts w:ascii="Times New Roman" w:hAnsi="Times New Roman"/>
              </w:rPr>
              <m:t>mod</m:t>
            </m:r>
            <m:r>
              <w:rPr>
                <w:rFonts w:ascii="Cambria Math" w:hAnsi="Cambria Math"/>
              </w:rPr>
              <m:t xml:space="preserve"> 30</m:t>
            </m:r>
          </m:e>
        </m:d>
      </m:oMath>
      <w:r w:rsidRPr="00A62B01">
        <w:rPr>
          <w:rFonts w:ascii="Times New Roman" w:eastAsia="MS Mincho" w:hAnsi="Times New Roman"/>
          <w:szCs w:val="20"/>
        </w:rPr>
        <w:t xml:space="preserve"> where </w:t>
      </w:r>
      <w:r w:rsidRPr="00A62B01">
        <w:rPr>
          <w:rFonts w:ascii="Times New Roman" w:eastAsia="MS Mincho" w:hAnsi="Times New Roman"/>
          <w:noProof/>
          <w:position w:val="-10"/>
          <w:szCs w:val="20"/>
          <w:lang w:eastAsia="en-GB"/>
        </w:rPr>
        <w:drawing>
          <wp:inline distT="0" distB="0" distL="0" distR="0" wp14:anchorId="36373642" wp14:editId="47838D31">
            <wp:extent cx="198120" cy="1905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35" cstate="print">
                      <a:extLst>
                        <a:ext uri="{28A0092B-C50C-407E-A947-70E740481C1C}">
                          <a14:useLocalDpi xmlns:a14="http://schemas.microsoft.com/office/drawing/2010/main" val="0"/>
                        </a:ext>
                      </a:extLst>
                    </a:blip>
                    <a:srcRect/>
                    <a:stretch>
                      <a:fillRect/>
                    </a:stretch>
                  </pic:blipFill>
                  <pic:spPr bwMode="auto">
                    <a:xfrm>
                      <a:off x="0" y="0"/>
                      <a:ext cx="198120" cy="190500"/>
                    </a:xfrm>
                    <a:prstGeom prst="rect">
                      <a:avLst/>
                    </a:prstGeom>
                    <a:noFill/>
                    <a:ln>
                      <a:noFill/>
                    </a:ln>
                  </pic:spPr>
                </pic:pic>
              </a:graphicData>
            </a:graphic>
          </wp:inline>
        </w:drawing>
      </w:r>
      <w:r w:rsidRPr="00A62B01">
        <w:rPr>
          <w:rFonts w:ascii="Times New Roman" w:eastAsia="MS Mincho" w:hAnsi="Times New Roman"/>
          <w:szCs w:val="20"/>
        </w:rPr>
        <w:t xml:space="preserve"> is given by the higher-layer parameter </w:t>
      </w:r>
      <w:r w:rsidRPr="00A62B01">
        <w:rPr>
          <w:rFonts w:ascii="Times New Roman" w:eastAsia="MS Mincho" w:hAnsi="Times New Roman"/>
          <w:i/>
          <w:szCs w:val="20"/>
        </w:rPr>
        <w:t>hoppingId</w:t>
      </w:r>
      <w:ins w:id="874" w:author="Author">
        <w:r w:rsidRPr="00A62B01">
          <w:rPr>
            <w:rFonts w:ascii="Times New Roman" w:eastAsia="MS Mincho" w:hAnsi="Times New Roman"/>
            <w:i/>
            <w:szCs w:val="20"/>
          </w:rPr>
          <w:t xml:space="preserve">, if </w:t>
        </w:r>
        <w:r w:rsidRPr="00A62B01">
          <w:rPr>
            <w:rFonts w:ascii="Times New Roman" w:eastAsia="MS Mincho" w:hAnsi="Times New Roman"/>
            <w:szCs w:val="20"/>
          </w:rPr>
          <w:t xml:space="preserve">the higher-layer parameter </w:t>
        </w:r>
        <w:r w:rsidRPr="00A62B01">
          <w:rPr>
            <w:rFonts w:ascii="Times New Roman" w:eastAsia="MS Mincho" w:hAnsi="Times New Roman"/>
            <w:i/>
            <w:szCs w:val="20"/>
          </w:rPr>
          <w:t xml:space="preserve">hoppingId </w:t>
        </w:r>
        <w:r w:rsidRPr="00A62B01">
          <w:rPr>
            <w:rFonts w:ascii="Times New Roman" w:eastAsia="MS Mincho" w:hAnsi="Times New Roman"/>
            <w:szCs w:val="20"/>
          </w:rPr>
          <w:t xml:space="preserve">is configured; otherwise, </w:t>
        </w:r>
        <w:r w:rsidRPr="00A62B01">
          <w:rPr>
            <w:rFonts w:ascii="Times New Roman" w:eastAsia="MS Mincho" w:hAnsi="Times New Roman"/>
            <w:noProof/>
            <w:position w:val="-12"/>
            <w:szCs w:val="20"/>
            <w:lang w:eastAsia="en-GB"/>
          </w:rPr>
          <w:drawing>
            <wp:inline distT="0" distB="0" distL="0" distR="0" wp14:anchorId="7F2943C3" wp14:editId="002D9973">
              <wp:extent cx="632460" cy="243840"/>
              <wp:effectExtent l="0" t="0" r="0"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36" cstate="print">
                        <a:extLst>
                          <a:ext uri="{28A0092B-C50C-407E-A947-70E740481C1C}">
                            <a14:useLocalDpi xmlns:a14="http://schemas.microsoft.com/office/drawing/2010/main" val="0"/>
                          </a:ext>
                        </a:extLst>
                      </a:blip>
                      <a:srcRect/>
                      <a:stretch>
                        <a:fillRect/>
                      </a:stretch>
                    </pic:blipFill>
                    <pic:spPr bwMode="auto">
                      <a:xfrm>
                        <a:off x="0" y="0"/>
                        <a:ext cx="632460" cy="243840"/>
                      </a:xfrm>
                      <a:prstGeom prst="rect">
                        <a:avLst/>
                      </a:prstGeom>
                      <a:noFill/>
                      <a:ln>
                        <a:noFill/>
                      </a:ln>
                    </pic:spPr>
                  </pic:pic>
                </a:graphicData>
              </a:graphic>
            </wp:inline>
          </w:drawing>
        </w:r>
        <w:r w:rsidRPr="00A62B01">
          <w:rPr>
            <w:rFonts w:ascii="Times New Roman" w:eastAsia="MS Mincho" w:hAnsi="Times New Roman"/>
            <w:szCs w:val="20"/>
          </w:rPr>
          <w:t>.</w:t>
        </w:r>
      </w:ins>
      <w:r w:rsidRPr="00A62B01">
        <w:rPr>
          <w:rFonts w:ascii="Times New Roman" w:eastAsia="MS Mincho" w:hAnsi="Times New Roman"/>
          <w:szCs w:val="20"/>
        </w:rPr>
        <w:t>.</w:t>
      </w:r>
    </w:p>
    <w:p w14:paraId="083319AC" w14:textId="1B7F39B2" w:rsidR="00A62B01" w:rsidRPr="00A62B01" w:rsidRDefault="00A62B01" w:rsidP="00A62B01">
      <w:r w:rsidRPr="00A62B01">
        <w:t>===== end of TP =====</w:t>
      </w:r>
    </w:p>
    <w:p w14:paraId="7AD5247F" w14:textId="77777777" w:rsidR="00A62B01" w:rsidRPr="00A62B01" w:rsidRDefault="00A62B01" w:rsidP="00A62B01"/>
    <w:p w14:paraId="570E4962" w14:textId="2744746C" w:rsidR="00A62B01" w:rsidRPr="00A62B01" w:rsidRDefault="00A62B01" w:rsidP="00A62B01">
      <w:pPr>
        <w:rPr>
          <w:b/>
        </w:rPr>
      </w:pPr>
      <w:r w:rsidRPr="00A62B01">
        <w:rPr>
          <w:highlight w:val="green"/>
        </w:rPr>
        <w:t>Agreements</w:t>
      </w:r>
      <w:r w:rsidRPr="00A62B01">
        <w:rPr>
          <w:b/>
        </w:rPr>
        <w:t>:</w:t>
      </w:r>
    </w:p>
    <w:p w14:paraId="5A220FDD" w14:textId="77777777" w:rsidR="00A62B01" w:rsidRPr="00A62B01" w:rsidRDefault="00A62B01" w:rsidP="008E772F">
      <w:pPr>
        <w:numPr>
          <w:ilvl w:val="0"/>
          <w:numId w:val="65"/>
        </w:numPr>
        <w:rPr>
          <w:szCs w:val="20"/>
        </w:rPr>
      </w:pPr>
      <w:r w:rsidRPr="00A62B01">
        <w:rPr>
          <w:szCs w:val="20"/>
        </w:rPr>
        <w:t xml:space="preserve">To adopt the following TP (Section </w:t>
      </w:r>
      <w:r w:rsidRPr="00A62B01">
        <w:rPr>
          <w:szCs w:val="20"/>
          <w:lang w:eastAsia="zh-CN"/>
        </w:rPr>
        <w:t>6.3.2.2.2 of 38.211)</w:t>
      </w:r>
    </w:p>
    <w:p w14:paraId="67C77443" w14:textId="1DAD05C0" w:rsidR="00A62B01" w:rsidRPr="00A62B01" w:rsidRDefault="00A62B01" w:rsidP="00A62B01">
      <w:pPr>
        <w:rPr>
          <w:szCs w:val="20"/>
        </w:rPr>
      </w:pPr>
      <w:r>
        <w:rPr>
          <w:szCs w:val="20"/>
          <w:lang w:eastAsia="zh-CN"/>
        </w:rPr>
        <w:t>===== start of TP =====</w:t>
      </w:r>
    </w:p>
    <w:p w14:paraId="69C42C84" w14:textId="170A9499" w:rsidR="00A62B01" w:rsidRPr="00A62B01" w:rsidRDefault="00A62B01" w:rsidP="00A62B01">
      <w:ins w:id="875" w:author="Author">
        <w:r w:rsidRPr="00A62B01">
          <w:t>w</w:t>
        </w:r>
      </w:ins>
      <w:r w:rsidRPr="00A62B01">
        <w:t xml:space="preserve">here the pseudo-random sequence </w:t>
      </w:r>
      <w:r w:rsidRPr="00A62B01">
        <w:rPr>
          <w:noProof/>
          <w:position w:val="-10"/>
          <w:lang w:eastAsia="en-GB"/>
        </w:rPr>
        <w:drawing>
          <wp:inline distT="0" distB="0" distL="0" distR="0" wp14:anchorId="6D197C1C" wp14:editId="0DBFED98">
            <wp:extent cx="243840" cy="190500"/>
            <wp:effectExtent l="0" t="0" r="381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38" cstate="print">
                      <a:extLst>
                        <a:ext uri="{28A0092B-C50C-407E-A947-70E740481C1C}">
                          <a14:useLocalDpi xmlns:a14="http://schemas.microsoft.com/office/drawing/2010/main" val="0"/>
                        </a:ext>
                      </a:extLst>
                    </a:blip>
                    <a:srcRect/>
                    <a:stretch>
                      <a:fillRect/>
                    </a:stretch>
                  </pic:blipFill>
                  <pic:spPr bwMode="auto">
                    <a:xfrm>
                      <a:off x="0" y="0"/>
                      <a:ext cx="243840" cy="190500"/>
                    </a:xfrm>
                    <a:prstGeom prst="rect">
                      <a:avLst/>
                    </a:prstGeom>
                    <a:noFill/>
                    <a:ln>
                      <a:noFill/>
                    </a:ln>
                  </pic:spPr>
                </pic:pic>
              </a:graphicData>
            </a:graphic>
          </wp:inline>
        </w:drawing>
      </w:r>
      <w:r w:rsidRPr="00A62B01">
        <w:t xml:space="preserve"> is defined by subclause 5.2.1. The pseudo-random sequence generator shall be initialized with </w:t>
      </w:r>
      <w:r w:rsidRPr="00A62B01">
        <w:rPr>
          <w:noProof/>
          <w:position w:val="-10"/>
          <w:lang w:eastAsia="en-GB"/>
        </w:rPr>
        <w:drawing>
          <wp:inline distT="0" distB="0" distL="0" distR="0" wp14:anchorId="05BB2A26" wp14:editId="166F9689">
            <wp:extent cx="533400" cy="1905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41" cstate="print">
                      <a:extLst>
                        <a:ext uri="{28A0092B-C50C-407E-A947-70E740481C1C}">
                          <a14:useLocalDpi xmlns:a14="http://schemas.microsoft.com/office/drawing/2010/main" val="0"/>
                        </a:ext>
                      </a:extLst>
                    </a:blip>
                    <a:srcRect/>
                    <a:stretch>
                      <a:fillRect/>
                    </a:stretch>
                  </pic:blipFill>
                  <pic:spPr bwMode="auto">
                    <a:xfrm>
                      <a:off x="0" y="0"/>
                      <a:ext cx="533400" cy="190500"/>
                    </a:xfrm>
                    <a:prstGeom prst="rect">
                      <a:avLst/>
                    </a:prstGeom>
                    <a:noFill/>
                    <a:ln>
                      <a:noFill/>
                    </a:ln>
                  </pic:spPr>
                </pic:pic>
              </a:graphicData>
            </a:graphic>
          </wp:inline>
        </w:drawing>
      </w:r>
      <w:r w:rsidRPr="00A62B01">
        <w:t xml:space="preserve">, where </w:t>
      </w:r>
      <w:r w:rsidRPr="00A62B01">
        <w:rPr>
          <w:noProof/>
          <w:position w:val="-10"/>
          <w:lang w:eastAsia="en-GB"/>
        </w:rPr>
        <w:drawing>
          <wp:inline distT="0" distB="0" distL="0" distR="0" wp14:anchorId="784C9D89" wp14:editId="5339344E">
            <wp:extent cx="198120" cy="1905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35" cstate="print">
                      <a:extLst>
                        <a:ext uri="{28A0092B-C50C-407E-A947-70E740481C1C}">
                          <a14:useLocalDpi xmlns:a14="http://schemas.microsoft.com/office/drawing/2010/main" val="0"/>
                        </a:ext>
                      </a:extLst>
                    </a:blip>
                    <a:srcRect/>
                    <a:stretch>
                      <a:fillRect/>
                    </a:stretch>
                  </pic:blipFill>
                  <pic:spPr bwMode="auto">
                    <a:xfrm>
                      <a:off x="0" y="0"/>
                      <a:ext cx="198120" cy="190500"/>
                    </a:xfrm>
                    <a:prstGeom prst="rect">
                      <a:avLst/>
                    </a:prstGeom>
                    <a:noFill/>
                    <a:ln>
                      <a:noFill/>
                    </a:ln>
                  </pic:spPr>
                </pic:pic>
              </a:graphicData>
            </a:graphic>
          </wp:inline>
        </w:drawing>
      </w:r>
      <w:r w:rsidRPr="00A62B01">
        <w:t xml:space="preserve"> is given by the higher-layer parameter </w:t>
      </w:r>
      <w:r w:rsidRPr="00A62B01">
        <w:rPr>
          <w:i/>
        </w:rPr>
        <w:t>hoppingId</w:t>
      </w:r>
      <w:ins w:id="876" w:author="Author">
        <w:r w:rsidRPr="00A62B01">
          <w:rPr>
            <w:i/>
          </w:rPr>
          <w:t xml:space="preserve">, if </w:t>
        </w:r>
        <w:r w:rsidRPr="00A62B01">
          <w:t xml:space="preserve">the higher-layer parameter </w:t>
        </w:r>
        <w:r w:rsidRPr="00A62B01">
          <w:rPr>
            <w:i/>
          </w:rPr>
          <w:t xml:space="preserve">hoppingId </w:t>
        </w:r>
        <w:r w:rsidRPr="00A62B01">
          <w:t xml:space="preserve">is configured; otherwise, </w:t>
        </w:r>
        <w:r w:rsidRPr="00A62B01">
          <w:rPr>
            <w:noProof/>
            <w:position w:val="-12"/>
            <w:lang w:eastAsia="en-GB"/>
          </w:rPr>
          <w:drawing>
            <wp:inline distT="0" distB="0" distL="0" distR="0" wp14:anchorId="2E4497A4" wp14:editId="1615E215">
              <wp:extent cx="632460" cy="243840"/>
              <wp:effectExtent l="0" t="0" r="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36" cstate="print">
                        <a:extLst>
                          <a:ext uri="{28A0092B-C50C-407E-A947-70E740481C1C}">
                            <a14:useLocalDpi xmlns:a14="http://schemas.microsoft.com/office/drawing/2010/main" val="0"/>
                          </a:ext>
                        </a:extLst>
                      </a:blip>
                      <a:srcRect/>
                      <a:stretch>
                        <a:fillRect/>
                      </a:stretch>
                    </pic:blipFill>
                    <pic:spPr bwMode="auto">
                      <a:xfrm>
                        <a:off x="0" y="0"/>
                        <a:ext cx="632460" cy="243840"/>
                      </a:xfrm>
                      <a:prstGeom prst="rect">
                        <a:avLst/>
                      </a:prstGeom>
                      <a:noFill/>
                      <a:ln>
                        <a:noFill/>
                      </a:ln>
                    </pic:spPr>
                  </pic:pic>
                </a:graphicData>
              </a:graphic>
            </wp:inline>
          </w:drawing>
        </w:r>
        <w:r w:rsidRPr="00A62B01">
          <w:t>.</w:t>
        </w:r>
      </w:ins>
      <w:r w:rsidRPr="00A62B01">
        <w:t>.</w:t>
      </w:r>
    </w:p>
    <w:p w14:paraId="5AFF883C" w14:textId="77777777" w:rsidR="00A62B01" w:rsidRPr="00A62B01" w:rsidRDefault="00A62B01" w:rsidP="00A62B01">
      <w:r w:rsidRPr="00A62B01">
        <w:t>===== end of TP =====</w:t>
      </w:r>
    </w:p>
    <w:p w14:paraId="25ECBFA9" w14:textId="77777777" w:rsidR="00A62B01" w:rsidRPr="00A62B01" w:rsidRDefault="00A62B01" w:rsidP="00A62B01">
      <w:pPr>
        <w:rPr>
          <w:b/>
        </w:rPr>
      </w:pPr>
    </w:p>
    <w:p w14:paraId="06818BF7" w14:textId="32E15AAC" w:rsidR="00A62B01" w:rsidRPr="00A62B01" w:rsidRDefault="00A62B01" w:rsidP="00A62B01">
      <w:pPr>
        <w:rPr>
          <w:b/>
          <w:szCs w:val="20"/>
        </w:rPr>
      </w:pPr>
      <w:r w:rsidRPr="00A62B01">
        <w:rPr>
          <w:szCs w:val="20"/>
          <w:highlight w:val="green"/>
        </w:rPr>
        <w:t>Agreement</w:t>
      </w:r>
      <w:r w:rsidRPr="00A62B01">
        <w:rPr>
          <w:b/>
          <w:szCs w:val="20"/>
        </w:rPr>
        <w:t>:</w:t>
      </w:r>
    </w:p>
    <w:p w14:paraId="32E346D7" w14:textId="77777777" w:rsidR="00A62B01" w:rsidRPr="00A62B01" w:rsidRDefault="00A62B01" w:rsidP="008E772F">
      <w:pPr>
        <w:numPr>
          <w:ilvl w:val="0"/>
          <w:numId w:val="66"/>
        </w:numPr>
        <w:rPr>
          <w:b/>
        </w:rPr>
      </w:pPr>
      <w:r w:rsidRPr="00A62B01">
        <w:rPr>
          <w:szCs w:val="20"/>
          <w:lang w:eastAsia="zh-CN"/>
        </w:rPr>
        <w:t xml:space="preserve">In </w:t>
      </w:r>
      <w:r w:rsidRPr="00A62B01">
        <w:rPr>
          <w:rFonts w:hint="eastAsia"/>
          <w:szCs w:val="20"/>
          <w:lang w:eastAsia="zh-CN"/>
        </w:rPr>
        <w:t>Subclause 6.4.1.3.2</w:t>
      </w:r>
      <w:r w:rsidRPr="00A62B01">
        <w:rPr>
          <w:szCs w:val="20"/>
          <w:lang w:eastAsia="zh-CN"/>
        </w:rPr>
        <w:t xml:space="preserve"> of TS 38.211, replace</w:t>
      </w:r>
      <w:r w:rsidRPr="00A62B01">
        <w:rPr>
          <w:rFonts w:hint="eastAsia"/>
          <w:szCs w:val="20"/>
          <w:lang w:eastAsia="zh-CN"/>
        </w:rPr>
        <w:t xml:space="preserve"> </w:t>
      </w:r>
      <w:r w:rsidR="001B7BF2">
        <w:rPr>
          <w:position w:val="-10"/>
          <w:szCs w:val="20"/>
          <w:lang w:eastAsia="zh-CN"/>
        </w:rPr>
        <w:pict w14:anchorId="43C3032C">
          <v:shape id="_x0000_i1426" type="#_x0000_t75" style="width:24pt;height:16pt;mso-position-horizontal-relative:page;mso-position-vertical-relative:page">
            <v:imagedata r:id="rId1242" o:title=""/>
          </v:shape>
        </w:pict>
      </w:r>
      <w:r w:rsidRPr="00A62B01">
        <w:rPr>
          <w:rFonts w:hint="eastAsia"/>
          <w:szCs w:val="20"/>
          <w:lang w:eastAsia="zh-CN"/>
        </w:rPr>
        <w:t xml:space="preserve"> </w:t>
      </w:r>
      <w:r w:rsidRPr="00A62B01">
        <w:rPr>
          <w:szCs w:val="20"/>
          <w:lang w:eastAsia="zh-CN"/>
        </w:rPr>
        <w:t>with</w:t>
      </w:r>
      <w:r w:rsidRPr="00A62B01">
        <w:rPr>
          <w:rFonts w:hint="eastAsia"/>
          <w:szCs w:val="20"/>
          <w:lang w:eastAsia="zh-CN"/>
        </w:rPr>
        <w:t xml:space="preserve"> </w:t>
      </w:r>
      <w:r w:rsidR="001B7BF2">
        <w:rPr>
          <w:position w:val="-10"/>
          <w:szCs w:val="20"/>
          <w:lang w:eastAsia="zh-CN"/>
        </w:rPr>
        <w:pict w14:anchorId="34BA22E0">
          <v:shape id="_x0000_i1427" type="#_x0000_t75" style="width:24.8pt;height:16pt;mso-position-horizontal-relative:page;mso-position-vertical-relative:page">
            <v:imagedata r:id="rId1243" o:title=""/>
          </v:shape>
        </w:pict>
      </w:r>
    </w:p>
    <w:p w14:paraId="41A6F80D" w14:textId="4FFB3B8F" w:rsidR="00A62B01" w:rsidRDefault="00A62B01" w:rsidP="005148A1">
      <w:pPr>
        <w:ind w:left="720" w:hanging="720"/>
      </w:pPr>
    </w:p>
    <w:p w14:paraId="7428BF1A" w14:textId="77777777" w:rsidR="00A62B01" w:rsidRDefault="00A62B01" w:rsidP="005148A1">
      <w:pPr>
        <w:ind w:left="720" w:hanging="720"/>
      </w:pPr>
    </w:p>
    <w:p w14:paraId="541C99D6" w14:textId="3D220D34" w:rsidR="005148A1" w:rsidRPr="00551C1B" w:rsidRDefault="001B7BF2" w:rsidP="00551C1B">
      <w:pPr>
        <w:ind w:left="720" w:hanging="720"/>
        <w:rPr>
          <w:b/>
        </w:rPr>
      </w:pPr>
      <w:hyperlink r:id="rId1244" w:history="1">
        <w:r w:rsidR="00D93AE1">
          <w:rPr>
            <w:rStyle w:val="Hyperlink"/>
            <w:b/>
          </w:rPr>
          <w:t>R1-1809739</w:t>
        </w:r>
      </w:hyperlink>
      <w:r w:rsidR="00551C1B" w:rsidRPr="00551C1B">
        <w:rPr>
          <w:b/>
        </w:rPr>
        <w:tab/>
        <w:t>Review Summary for Al 7.1.3.2 related to long PUCCH</w:t>
      </w:r>
      <w:r w:rsidR="00551C1B" w:rsidRPr="00551C1B">
        <w:rPr>
          <w:b/>
        </w:rPr>
        <w:tab/>
        <w:t>Huawei</w:t>
      </w:r>
    </w:p>
    <w:p w14:paraId="2B95A83F" w14:textId="77777777" w:rsidR="00551C1B" w:rsidRPr="00BD0234" w:rsidRDefault="00551C1B" w:rsidP="00551C1B">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25DD0930" w14:textId="68C1BC8A" w:rsidR="00551C1B" w:rsidRDefault="00551C1B" w:rsidP="00551C1B">
      <w:pPr>
        <w:ind w:left="720" w:hanging="720"/>
      </w:pPr>
    </w:p>
    <w:p w14:paraId="4F10754B" w14:textId="77777777" w:rsidR="00F1599B" w:rsidRPr="00F1599B" w:rsidRDefault="00F1599B" w:rsidP="00F1599B">
      <w:pPr>
        <w:ind w:left="720" w:hanging="720"/>
        <w:rPr>
          <w:szCs w:val="20"/>
        </w:rPr>
      </w:pPr>
      <w:r w:rsidRPr="00F1599B">
        <w:rPr>
          <w:szCs w:val="20"/>
          <w:highlight w:val="green"/>
        </w:rPr>
        <w:t>Agreements</w:t>
      </w:r>
      <w:r w:rsidRPr="00F1599B">
        <w:rPr>
          <w:szCs w:val="20"/>
        </w:rPr>
        <w:t>:</w:t>
      </w:r>
    </w:p>
    <w:p w14:paraId="45708DF8" w14:textId="77777777" w:rsidR="00F1599B" w:rsidRPr="00F1599B" w:rsidRDefault="00F1599B" w:rsidP="00F1599B">
      <w:pPr>
        <w:ind w:left="720" w:hanging="720"/>
        <w:rPr>
          <w:szCs w:val="20"/>
        </w:rPr>
      </w:pPr>
      <w:r w:rsidRPr="00F1599B">
        <w:rPr>
          <w:szCs w:val="20"/>
        </w:rPr>
        <w:t>For SP-CSI on configured PUSCH without UL-SCH colliding with a PUSCH with UL-SCH with overlapped symbols in time,</w:t>
      </w:r>
    </w:p>
    <w:p w14:paraId="0A034720" w14:textId="77777777" w:rsidR="00F1599B" w:rsidRPr="00F1599B" w:rsidRDefault="00F1599B" w:rsidP="008E772F">
      <w:pPr>
        <w:numPr>
          <w:ilvl w:val="0"/>
          <w:numId w:val="67"/>
        </w:numPr>
        <w:rPr>
          <w:rFonts w:ascii="Times New Roman" w:eastAsia="SimSun" w:hAnsi="Times New Roman"/>
          <w:szCs w:val="20"/>
          <w:lang w:eastAsia="x-none"/>
        </w:rPr>
      </w:pPr>
      <w:r w:rsidRPr="00F1599B">
        <w:rPr>
          <w:rFonts w:ascii="Times New Roman" w:eastAsia="SimSun" w:hAnsi="Times New Roman"/>
          <w:szCs w:val="20"/>
          <w:lang w:eastAsia="x-none"/>
        </w:rPr>
        <w:t>If the timeline requirement for handling overlapped UCI over PUSCH is satisfied, drop SP-CSI and transmit PUSCH</w:t>
      </w:r>
    </w:p>
    <w:p w14:paraId="3ACC5CE9" w14:textId="77777777" w:rsidR="00F1599B" w:rsidRPr="00F1599B" w:rsidRDefault="00F1599B" w:rsidP="008E772F">
      <w:pPr>
        <w:numPr>
          <w:ilvl w:val="0"/>
          <w:numId w:val="67"/>
        </w:numPr>
        <w:rPr>
          <w:rFonts w:ascii="Times New Roman" w:eastAsia="SimSun" w:hAnsi="Times New Roman"/>
          <w:szCs w:val="20"/>
          <w:lang w:eastAsia="x-none"/>
        </w:rPr>
      </w:pPr>
      <w:r w:rsidRPr="00F1599B">
        <w:rPr>
          <w:rFonts w:ascii="Times New Roman" w:eastAsia="SimSun" w:hAnsi="Times New Roman"/>
          <w:szCs w:val="20"/>
          <w:lang w:eastAsia="x-none"/>
        </w:rPr>
        <w:t xml:space="preserve">Otherwise, it is an error case. It is up to UE implementation to handle the error case. </w:t>
      </w:r>
    </w:p>
    <w:p w14:paraId="4D1518A8" w14:textId="77777777" w:rsidR="00F1599B" w:rsidRPr="00F1599B" w:rsidRDefault="00F1599B" w:rsidP="00F1599B">
      <w:pPr>
        <w:ind w:left="720" w:hanging="720"/>
        <w:rPr>
          <w:b/>
        </w:rPr>
      </w:pPr>
    </w:p>
    <w:p w14:paraId="3D5FBFD8" w14:textId="0238B728" w:rsidR="00F1599B" w:rsidRPr="00F1599B" w:rsidRDefault="00F1599B" w:rsidP="00F1599B">
      <w:pPr>
        <w:ind w:left="720" w:hanging="720"/>
        <w:rPr>
          <w:szCs w:val="20"/>
        </w:rPr>
      </w:pPr>
      <w:r>
        <w:rPr>
          <w:szCs w:val="20"/>
          <w:highlight w:val="green"/>
        </w:rPr>
        <w:t>Agreement</w:t>
      </w:r>
      <w:r w:rsidRPr="00F1599B">
        <w:rPr>
          <w:szCs w:val="20"/>
        </w:rPr>
        <w:t>:</w:t>
      </w:r>
    </w:p>
    <w:p w14:paraId="1D4FA101" w14:textId="77777777" w:rsidR="00F1599B" w:rsidRPr="00F1599B" w:rsidRDefault="00F1599B" w:rsidP="008E772F">
      <w:pPr>
        <w:numPr>
          <w:ilvl w:val="0"/>
          <w:numId w:val="68"/>
        </w:numPr>
        <w:rPr>
          <w:rFonts w:ascii="Times New Roman" w:hAnsi="Times New Roman"/>
          <w:szCs w:val="20"/>
          <w:lang w:eastAsia="ja-JP"/>
        </w:rPr>
      </w:pPr>
      <w:r w:rsidRPr="00F1599B">
        <w:rPr>
          <w:rFonts w:ascii="Times New Roman" w:eastAsia="DengXian" w:hAnsi="Times New Roman"/>
          <w:szCs w:val="20"/>
          <w:lang w:eastAsia="ja-JP"/>
        </w:rPr>
        <w:t xml:space="preserve">UE is not expected to be indicated </w:t>
      </w:r>
      <w:r w:rsidRPr="00F1599B">
        <w:rPr>
          <w:rFonts w:ascii="Times New Roman" w:hAnsi="Times New Roman"/>
          <w:szCs w:val="20"/>
          <w:lang w:eastAsia="ja-JP"/>
        </w:rPr>
        <w:t>‘UL-SCH indicator’ = “0” and ‘CSI request’ = “zero(s)” (not triggered) in DCI format 0-1.</w:t>
      </w:r>
    </w:p>
    <w:p w14:paraId="6B6AE008" w14:textId="71939023" w:rsidR="00551C1B" w:rsidRDefault="00551C1B" w:rsidP="00551C1B">
      <w:pPr>
        <w:ind w:left="720" w:hanging="720"/>
      </w:pPr>
    </w:p>
    <w:p w14:paraId="450D942A" w14:textId="13DC4B3A" w:rsidR="00F1599B" w:rsidRPr="000E271B" w:rsidRDefault="000E271B" w:rsidP="00551C1B">
      <w:pPr>
        <w:ind w:left="720" w:hanging="720"/>
        <w:rPr>
          <w:b/>
        </w:rPr>
      </w:pPr>
      <w:r w:rsidRPr="000E271B">
        <w:rPr>
          <w:b/>
        </w:rPr>
        <w:t>Wednesday</w:t>
      </w:r>
    </w:p>
    <w:p w14:paraId="0592DF01" w14:textId="63EF7986" w:rsidR="000E271B" w:rsidRPr="000E271B" w:rsidRDefault="000E271B" w:rsidP="000E271B">
      <w:r w:rsidRPr="000E271B">
        <w:rPr>
          <w:b/>
        </w:rPr>
        <w:t>Conclusion</w:t>
      </w:r>
      <w:r w:rsidRPr="000E271B">
        <w:t xml:space="preserve"> (from offline consensus):</w:t>
      </w:r>
    </w:p>
    <w:p w14:paraId="6E81D6FE" w14:textId="014AD1AD" w:rsidR="000E271B" w:rsidRDefault="000E271B" w:rsidP="008E772F">
      <w:pPr>
        <w:numPr>
          <w:ilvl w:val="0"/>
          <w:numId w:val="151"/>
        </w:numPr>
      </w:pPr>
      <w:r w:rsidRPr="000E271B">
        <w:t>It is clarified that NR Rel-15 supports multiple groups of overlapping PUCCH/PUSCH channels in a slot.</w:t>
      </w:r>
    </w:p>
    <w:p w14:paraId="2E5A8DB3" w14:textId="77777777" w:rsidR="000E271B" w:rsidRPr="000E271B" w:rsidRDefault="000E271B" w:rsidP="000E271B"/>
    <w:p w14:paraId="053EA307" w14:textId="3753DAAE" w:rsidR="000E271B" w:rsidRPr="001B1C89" w:rsidRDefault="001B1C89" w:rsidP="00551C1B">
      <w:pPr>
        <w:ind w:left="720" w:hanging="720"/>
        <w:rPr>
          <w:b/>
        </w:rPr>
      </w:pPr>
      <w:r w:rsidRPr="001B1C89">
        <w:rPr>
          <w:b/>
        </w:rPr>
        <w:t>Thursday</w:t>
      </w:r>
    </w:p>
    <w:p w14:paraId="16258F88" w14:textId="4D730F97" w:rsidR="001B1C89" w:rsidRDefault="001B7BF2" w:rsidP="001B1C89">
      <w:pPr>
        <w:rPr>
          <w:b/>
        </w:rPr>
      </w:pPr>
      <w:hyperlink r:id="rId1245" w:history="1">
        <w:r w:rsidR="00D93AE1">
          <w:rPr>
            <w:rStyle w:val="Hyperlink"/>
            <w:b/>
          </w:rPr>
          <w:t>R1-1809802</w:t>
        </w:r>
      </w:hyperlink>
      <w:r w:rsidR="001B1C89" w:rsidRPr="001B1C89">
        <w:rPr>
          <w:b/>
        </w:rPr>
        <w:tab/>
        <w:t>Review Summary for Al 7.1.3.2 related to long PUCCH</w:t>
      </w:r>
      <w:r w:rsidR="001B1C89" w:rsidRPr="001B1C89">
        <w:rPr>
          <w:b/>
        </w:rPr>
        <w:tab/>
        <w:t>Huawei</w:t>
      </w:r>
    </w:p>
    <w:p w14:paraId="58E41BBD" w14:textId="61A51BBA" w:rsidR="001B1C89" w:rsidRPr="00BD0234" w:rsidRDefault="001B1C89" w:rsidP="001B1C89">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373FD3B2" w14:textId="77777777" w:rsidR="001B1C89" w:rsidRDefault="001B1C89" w:rsidP="001B1C89">
      <w:pPr>
        <w:ind w:left="720" w:hanging="720"/>
        <w:rPr>
          <w:szCs w:val="20"/>
          <w:highlight w:val="green"/>
        </w:rPr>
      </w:pPr>
    </w:p>
    <w:p w14:paraId="7A1C2284" w14:textId="3656B3E3" w:rsidR="001B1C89" w:rsidRPr="001B1C89" w:rsidRDefault="001B1C89" w:rsidP="001B1C89">
      <w:pPr>
        <w:ind w:left="720" w:hanging="720"/>
        <w:rPr>
          <w:szCs w:val="20"/>
          <w:lang w:val="en-AU"/>
        </w:rPr>
      </w:pPr>
      <w:r w:rsidRPr="001B1C89">
        <w:rPr>
          <w:szCs w:val="20"/>
          <w:highlight w:val="green"/>
          <w:lang w:val="en-AU"/>
        </w:rPr>
        <w:t>Agreements</w:t>
      </w:r>
      <w:r w:rsidRPr="001B1C89">
        <w:rPr>
          <w:szCs w:val="20"/>
          <w:lang w:val="en-AU"/>
        </w:rPr>
        <w:t>:</w:t>
      </w:r>
    </w:p>
    <w:p w14:paraId="2465139F" w14:textId="77777777" w:rsidR="001B1C89" w:rsidRPr="001B1C89" w:rsidRDefault="001B1C89" w:rsidP="001B1C89">
      <w:pPr>
        <w:ind w:left="720" w:hanging="720"/>
        <w:rPr>
          <w:szCs w:val="20"/>
        </w:rPr>
      </w:pPr>
      <w:r w:rsidRPr="001B1C89">
        <w:rPr>
          <w:szCs w:val="20"/>
        </w:rPr>
        <w:t>When multi-slot PUCCH with repetition overlap with multi-slot PUCCH with repetition in time within the same PUCCH group</w:t>
      </w:r>
    </w:p>
    <w:p w14:paraId="54AE835E" w14:textId="77777777" w:rsidR="001B1C89" w:rsidRPr="001B1C89" w:rsidRDefault="001B1C89" w:rsidP="008E772F">
      <w:pPr>
        <w:pStyle w:val="ListParagraph"/>
        <w:numPr>
          <w:ilvl w:val="0"/>
          <w:numId w:val="68"/>
        </w:numPr>
      </w:pPr>
      <w:r w:rsidRPr="001B1C89">
        <w:t>The UE is not expected to have two overlapped multi-slot PUCCH transmissions with the same starting slot carrying UCI with the same proirity</w:t>
      </w:r>
    </w:p>
    <w:p w14:paraId="45F2875D" w14:textId="77777777" w:rsidR="001B1C89" w:rsidRPr="001B1C89" w:rsidRDefault="001B1C89" w:rsidP="008E772F">
      <w:pPr>
        <w:pStyle w:val="ListParagraph"/>
        <w:numPr>
          <w:ilvl w:val="0"/>
          <w:numId w:val="68"/>
        </w:numPr>
        <w:rPr>
          <w:lang w:eastAsia="zh-TW"/>
        </w:rPr>
      </w:pPr>
      <w:r w:rsidRPr="001B1C89">
        <w:rPr>
          <w:lang w:eastAsia="zh-TW"/>
        </w:rPr>
        <w:t>For UCI with the same priority, the PUCCH that starts in an earlier slot is transmitted.</w:t>
      </w:r>
    </w:p>
    <w:p w14:paraId="043FC8F0" w14:textId="77777777" w:rsidR="001B1C89" w:rsidRPr="001B1C89" w:rsidRDefault="001B1C89" w:rsidP="008E772F">
      <w:pPr>
        <w:pStyle w:val="ListParagraph"/>
        <w:numPr>
          <w:ilvl w:val="0"/>
          <w:numId w:val="68"/>
        </w:numPr>
        <w:rPr>
          <w:lang w:eastAsia="zh-TW"/>
        </w:rPr>
      </w:pPr>
      <w:r w:rsidRPr="001B1C89">
        <w:rPr>
          <w:lang w:eastAsia="zh-TW"/>
        </w:rPr>
        <w:t xml:space="preserve">For UCI with different priority, the UCI PUCCH with higher priority is transmitted in overlapping slots if timeline requirement is met. </w:t>
      </w:r>
    </w:p>
    <w:p w14:paraId="1E0C63F9" w14:textId="77777777" w:rsidR="001B1C89" w:rsidRPr="001B1C89" w:rsidRDefault="001B1C89" w:rsidP="008E772F">
      <w:pPr>
        <w:pStyle w:val="ListParagraph"/>
        <w:numPr>
          <w:ilvl w:val="0"/>
          <w:numId w:val="68"/>
        </w:numPr>
        <w:rPr>
          <w:lang w:eastAsia="zh-TW"/>
        </w:rPr>
      </w:pPr>
      <w:r w:rsidRPr="001B1C89">
        <w:rPr>
          <w:lang w:eastAsia="zh-TW"/>
        </w:rPr>
        <w:t>Priority is defined as follows: HARQ-ACK &gt; SR &gt; CSI with higher priority &gt;CSI with lower priority</w:t>
      </w:r>
    </w:p>
    <w:p w14:paraId="5C64178E" w14:textId="77777777" w:rsidR="001B1C89" w:rsidRPr="001B1C89" w:rsidRDefault="001B1C89" w:rsidP="008E772F">
      <w:pPr>
        <w:pStyle w:val="ListParagraph"/>
        <w:numPr>
          <w:ilvl w:val="0"/>
          <w:numId w:val="68"/>
        </w:numPr>
        <w:rPr>
          <w:lang w:eastAsia="zh-TW"/>
        </w:rPr>
      </w:pPr>
      <w:r w:rsidRPr="001B1C89">
        <w:rPr>
          <w:lang w:eastAsia="zh-TW"/>
        </w:rPr>
        <w:t>In overlapping slots, the de-prioritized UCI is dropped without any postponing of the transmission</w:t>
      </w:r>
    </w:p>
    <w:p w14:paraId="06E88319" w14:textId="77777777" w:rsidR="001B1C89" w:rsidRPr="001B1C89" w:rsidRDefault="001B1C89" w:rsidP="008E772F">
      <w:pPr>
        <w:pStyle w:val="ListParagraph"/>
        <w:numPr>
          <w:ilvl w:val="0"/>
          <w:numId w:val="68"/>
        </w:numPr>
        <w:rPr>
          <w:lang w:eastAsia="zh-TW"/>
        </w:rPr>
      </w:pPr>
      <w:r w:rsidRPr="001B1C89">
        <w:rPr>
          <w:lang w:eastAsia="zh-TW"/>
        </w:rPr>
        <w:t>There is no impact on the transmission of the de-priortized UCI in the remaining non-overlapping slots</w:t>
      </w:r>
    </w:p>
    <w:p w14:paraId="20FA07C3" w14:textId="77777777" w:rsidR="001B1C89" w:rsidRPr="001B1C89" w:rsidRDefault="001B1C89" w:rsidP="008E772F">
      <w:pPr>
        <w:pStyle w:val="ListParagraph"/>
        <w:numPr>
          <w:ilvl w:val="0"/>
          <w:numId w:val="68"/>
        </w:numPr>
        <w:rPr>
          <w:lang w:eastAsia="zh-TW"/>
        </w:rPr>
      </w:pPr>
      <w:r w:rsidRPr="001B1C89">
        <w:rPr>
          <w:lang w:eastAsia="zh-TW"/>
        </w:rPr>
        <w:t xml:space="preserve">FFS: </w:t>
      </w:r>
      <w:r w:rsidRPr="001B1C89">
        <w:rPr>
          <w:lang w:eastAsia="x-none"/>
        </w:rPr>
        <w:t>multi-slot PUCCH with repetition overlap with single-slot PUCCH in time</w:t>
      </w:r>
    </w:p>
    <w:p w14:paraId="330887BA" w14:textId="77777777" w:rsidR="001B1C89" w:rsidRPr="001B1C89" w:rsidRDefault="001B1C89" w:rsidP="001B1C89">
      <w:pPr>
        <w:ind w:left="720" w:hanging="720"/>
        <w:rPr>
          <w:b/>
        </w:rPr>
      </w:pPr>
    </w:p>
    <w:p w14:paraId="694BB3C6" w14:textId="77777777" w:rsidR="001B1C89" w:rsidRPr="001B1C89" w:rsidRDefault="001B1C89" w:rsidP="001B1C89">
      <w:pPr>
        <w:ind w:left="720" w:hanging="720"/>
        <w:rPr>
          <w:b/>
          <w:szCs w:val="20"/>
        </w:rPr>
      </w:pPr>
      <w:r w:rsidRPr="001B1C89">
        <w:rPr>
          <w:szCs w:val="20"/>
          <w:highlight w:val="green"/>
        </w:rPr>
        <w:t>Agreements</w:t>
      </w:r>
      <w:r w:rsidRPr="001B1C89">
        <w:rPr>
          <w:b/>
          <w:szCs w:val="20"/>
        </w:rPr>
        <w:t>:</w:t>
      </w:r>
    </w:p>
    <w:p w14:paraId="183C9E88" w14:textId="77777777" w:rsidR="001B1C89" w:rsidRPr="001B1C89" w:rsidRDefault="001B1C89" w:rsidP="008E772F">
      <w:pPr>
        <w:pStyle w:val="ListParagraph"/>
        <w:numPr>
          <w:ilvl w:val="0"/>
          <w:numId w:val="68"/>
        </w:numPr>
        <w:rPr>
          <w:lang w:eastAsia="zh-CN"/>
        </w:rPr>
      </w:pPr>
      <w:r w:rsidRPr="001B1C89">
        <w:rPr>
          <w:lang w:eastAsia="zh-CN"/>
        </w:rPr>
        <w:t>Pseudo-code in 9.2.5 of TS38.213 is applicable to overlapping PUCCH resources semi-statically configured</w:t>
      </w:r>
    </w:p>
    <w:p w14:paraId="689A7496" w14:textId="77777777" w:rsidR="001B1C89" w:rsidRPr="001B1C89" w:rsidRDefault="001B1C89" w:rsidP="008E772F">
      <w:pPr>
        <w:pStyle w:val="ListParagraph"/>
        <w:numPr>
          <w:ilvl w:val="1"/>
          <w:numId w:val="68"/>
        </w:numPr>
        <w:rPr>
          <w:lang w:eastAsia="zh-CN"/>
        </w:rPr>
      </w:pPr>
      <w:r w:rsidRPr="001B1C89">
        <w:rPr>
          <w:lang w:eastAsia="zh-CN"/>
        </w:rPr>
        <w:t>Note: timeline requirement for UCI multiplexing is not applied if none of these PUCCH resources correspond to DL SPS HARQ-ACK</w:t>
      </w:r>
    </w:p>
    <w:p w14:paraId="08778CA4" w14:textId="77777777" w:rsidR="001B1C89" w:rsidRPr="001B1C89" w:rsidRDefault="001B1C89" w:rsidP="001B1C89">
      <w:pPr>
        <w:ind w:left="720" w:hanging="720"/>
        <w:rPr>
          <w:b/>
          <w:szCs w:val="20"/>
        </w:rPr>
      </w:pPr>
      <w:r w:rsidRPr="001B1C89">
        <w:rPr>
          <w:szCs w:val="20"/>
          <w:highlight w:val="green"/>
        </w:rPr>
        <w:t>Agreements</w:t>
      </w:r>
      <w:r w:rsidRPr="001B1C89">
        <w:rPr>
          <w:b/>
          <w:szCs w:val="20"/>
        </w:rPr>
        <w:t>:</w:t>
      </w:r>
    </w:p>
    <w:p w14:paraId="6D5B2380" w14:textId="77777777" w:rsidR="001B1C89" w:rsidRPr="001B1C89" w:rsidRDefault="001B1C89" w:rsidP="008E772F">
      <w:pPr>
        <w:pStyle w:val="ListParagraph"/>
        <w:numPr>
          <w:ilvl w:val="0"/>
          <w:numId w:val="68"/>
        </w:numPr>
        <w:rPr>
          <w:b/>
          <w:kern w:val="2"/>
          <w:lang w:eastAsia="zh-CN"/>
        </w:rPr>
      </w:pPr>
      <w:r w:rsidRPr="001B1C89">
        <w:rPr>
          <w:lang w:eastAsia="zh-CN"/>
        </w:rPr>
        <w:t>When a UE is not configured with multi-CSI-PUCCH report,</w:t>
      </w:r>
    </w:p>
    <w:p w14:paraId="5C6DE0FB" w14:textId="77777777" w:rsidR="001B1C89" w:rsidRPr="001B1C89" w:rsidRDefault="001B1C89" w:rsidP="008E772F">
      <w:pPr>
        <w:pStyle w:val="ListParagraph"/>
        <w:numPr>
          <w:ilvl w:val="1"/>
          <w:numId w:val="68"/>
        </w:numPr>
        <w:rPr>
          <w:lang w:eastAsia="zh-CN"/>
        </w:rPr>
      </w:pPr>
      <w:r w:rsidRPr="001B1C89">
        <w:rPr>
          <w:lang w:eastAsia="zh-CN"/>
        </w:rPr>
        <w:lastRenderedPageBreak/>
        <w:t>When SR occasion and/or DL SPS HARQ-ACK and two non-overlapping CSI PUCCH resources contained in Resource A and Set X (as defined in RAN1 #93 meeting) decided by the pseudo code (as in 9.2.5 of TS38.213) in a slot</w:t>
      </w:r>
    </w:p>
    <w:p w14:paraId="7E5CE435" w14:textId="77777777" w:rsidR="001B1C89" w:rsidRPr="001B1C89" w:rsidRDefault="001B1C89" w:rsidP="008E772F">
      <w:pPr>
        <w:pStyle w:val="ListParagraph"/>
        <w:numPr>
          <w:ilvl w:val="2"/>
          <w:numId w:val="68"/>
        </w:numPr>
        <w:rPr>
          <w:lang w:eastAsia="zh-CN"/>
        </w:rPr>
      </w:pPr>
      <w:r w:rsidRPr="001B1C89">
        <w:rPr>
          <w:lang w:eastAsia="zh-CN"/>
        </w:rPr>
        <w:t>DL SPS HARQ-ACK/SR is multiplexed on the CSI PUCCH resource with higher priority, and CSI on the CSI PUCCH resource with lower priority is dropped</w:t>
      </w:r>
    </w:p>
    <w:p w14:paraId="4CABBC17" w14:textId="77777777" w:rsidR="001B1C89" w:rsidRPr="001B1C89" w:rsidRDefault="001B1C89" w:rsidP="008E772F">
      <w:pPr>
        <w:pStyle w:val="ListParagraph"/>
        <w:numPr>
          <w:ilvl w:val="3"/>
          <w:numId w:val="68"/>
        </w:numPr>
        <w:rPr>
          <w:lang w:eastAsia="zh-CN"/>
        </w:rPr>
      </w:pPr>
      <w:r w:rsidRPr="001B1C89">
        <w:rPr>
          <w:lang w:eastAsia="zh-CN"/>
        </w:rPr>
        <w:t>In case of presence of DL SPS HARQ-ACK, multiplexing occurs if the corresponding timeline requirement is met, otherwise, it is considered as an error case</w:t>
      </w:r>
    </w:p>
    <w:p w14:paraId="553179EB" w14:textId="77777777" w:rsidR="001B1C89" w:rsidRDefault="001B1C89" w:rsidP="001B1C89">
      <w:pPr>
        <w:ind w:left="720" w:hanging="720"/>
        <w:rPr>
          <w:b/>
        </w:rPr>
      </w:pPr>
    </w:p>
    <w:p w14:paraId="127A18A0" w14:textId="071DA535" w:rsidR="00A80C48" w:rsidRDefault="001B7BF2" w:rsidP="00A80C48">
      <w:pPr>
        <w:rPr>
          <w:b/>
        </w:rPr>
      </w:pPr>
      <w:hyperlink r:id="rId1246" w:history="1">
        <w:r w:rsidR="00D93AE1">
          <w:rPr>
            <w:rStyle w:val="Hyperlink"/>
            <w:b/>
          </w:rPr>
          <w:t>R1-1809806</w:t>
        </w:r>
      </w:hyperlink>
      <w:r w:rsidR="00A80C48" w:rsidRPr="00A80C48">
        <w:rPr>
          <w:b/>
        </w:rPr>
        <w:tab/>
        <w:t>Summary of offline discussions on UCI multiplexing</w:t>
      </w:r>
      <w:r w:rsidR="00A80C48" w:rsidRPr="00A80C48">
        <w:rPr>
          <w:b/>
        </w:rPr>
        <w:tab/>
        <w:t>Ericsson</w:t>
      </w:r>
    </w:p>
    <w:p w14:paraId="0381FE37" w14:textId="353A23BF" w:rsidR="001B1C89" w:rsidRPr="00BD0234" w:rsidRDefault="001B1C89" w:rsidP="00A80C48">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56673397" w14:textId="77777777" w:rsidR="001B1C89" w:rsidRPr="00146E6D" w:rsidRDefault="001B1C89" w:rsidP="001B1C89">
      <w:pPr>
        <w:ind w:left="720" w:hanging="720"/>
        <w:rPr>
          <w:b/>
          <w:szCs w:val="20"/>
        </w:rPr>
      </w:pPr>
    </w:p>
    <w:p w14:paraId="1C690226" w14:textId="17313912" w:rsidR="001B1C89" w:rsidRPr="00146E6D" w:rsidRDefault="001B1C89" w:rsidP="001B1C89">
      <w:pPr>
        <w:ind w:left="720" w:hanging="720"/>
        <w:rPr>
          <w:szCs w:val="20"/>
        </w:rPr>
      </w:pPr>
      <w:r w:rsidRPr="00146E6D">
        <w:rPr>
          <w:szCs w:val="20"/>
        </w:rPr>
        <w:t>Proposals:</w:t>
      </w:r>
    </w:p>
    <w:p w14:paraId="0384297A" w14:textId="77777777" w:rsidR="001B1C89" w:rsidRPr="00146E6D" w:rsidRDefault="001B1C89" w:rsidP="008E772F">
      <w:pPr>
        <w:numPr>
          <w:ilvl w:val="0"/>
          <w:numId w:val="190"/>
        </w:numPr>
        <w:rPr>
          <w:szCs w:val="20"/>
          <w:lang w:val="en-US"/>
        </w:rPr>
      </w:pPr>
      <w:r w:rsidRPr="00146E6D">
        <w:rPr>
          <w:szCs w:val="20"/>
        </w:rPr>
        <w:t>Multiplex DL SPS AN/SR on CSI resource subject to timeline constraints as follows:</w:t>
      </w:r>
    </w:p>
    <w:p w14:paraId="0037CD3E" w14:textId="77777777" w:rsidR="001B1C89" w:rsidRPr="00146E6D" w:rsidRDefault="001B1C89" w:rsidP="008E772F">
      <w:pPr>
        <w:numPr>
          <w:ilvl w:val="1"/>
          <w:numId w:val="190"/>
        </w:numPr>
        <w:rPr>
          <w:szCs w:val="20"/>
          <w:lang w:val="en-US"/>
        </w:rPr>
      </w:pPr>
      <w:r w:rsidRPr="00146E6D">
        <w:rPr>
          <w:szCs w:val="20"/>
          <w:lang w:val="en-US"/>
        </w:rPr>
        <w:t>When HARQ-ACK for SPS PDSCH overlaps with configured PUCCH resource(s) for CSI and/or SR and/or configured PUSCH in a slot, the timeline for UCI multiplexing is defined such that</w:t>
      </w:r>
    </w:p>
    <w:p w14:paraId="77C98588" w14:textId="77777777" w:rsidR="001B1C89" w:rsidRPr="00146E6D" w:rsidRDefault="001B1C89" w:rsidP="008E772F">
      <w:pPr>
        <w:numPr>
          <w:ilvl w:val="2"/>
          <w:numId w:val="190"/>
        </w:numPr>
        <w:rPr>
          <w:szCs w:val="20"/>
          <w:lang w:val="en-US"/>
        </w:rPr>
      </w:pPr>
      <w:r w:rsidRPr="00146E6D">
        <w:rPr>
          <w:szCs w:val="20"/>
          <w:lang w:val="en-US"/>
        </w:rPr>
        <w:t>the earliest symbol among these PUCCHs/PUSCH starts no earlier than N1+X symbols after the last symbol of the corresponding SPS-PDSCH(s).</w:t>
      </w:r>
    </w:p>
    <w:p w14:paraId="0914B396" w14:textId="77777777" w:rsidR="001B1C89" w:rsidRPr="00146E6D" w:rsidRDefault="001B1C89" w:rsidP="008E772F">
      <w:pPr>
        <w:numPr>
          <w:ilvl w:val="4"/>
          <w:numId w:val="190"/>
        </w:numPr>
        <w:rPr>
          <w:szCs w:val="20"/>
          <w:lang w:val="en-US"/>
        </w:rPr>
      </w:pPr>
      <w:r w:rsidRPr="00146E6D">
        <w:rPr>
          <w:szCs w:val="20"/>
          <w:lang w:val="en-US"/>
        </w:rPr>
        <w:t>X is defined as agreed in RAN1#93.</w:t>
      </w:r>
    </w:p>
    <w:p w14:paraId="7A3A490C" w14:textId="77777777" w:rsidR="001B1C89" w:rsidRPr="001B1C89" w:rsidRDefault="001B1C89" w:rsidP="00A80C48">
      <w:pPr>
        <w:rPr>
          <w:lang w:val="en-US"/>
        </w:rPr>
      </w:pPr>
    </w:p>
    <w:p w14:paraId="29113D1C" w14:textId="77777777" w:rsidR="001B1C89" w:rsidRPr="001B1C89" w:rsidRDefault="001B1C89" w:rsidP="001B1C89">
      <w:pPr>
        <w:rPr>
          <w:szCs w:val="20"/>
          <w:lang w:val="en-US"/>
        </w:rPr>
      </w:pPr>
      <w:r w:rsidRPr="001B1C89">
        <w:rPr>
          <w:szCs w:val="20"/>
          <w:highlight w:val="green"/>
          <w:lang w:val="en-US"/>
        </w:rPr>
        <w:t>Agreements</w:t>
      </w:r>
      <w:r w:rsidRPr="001B1C89">
        <w:rPr>
          <w:szCs w:val="20"/>
          <w:lang w:val="en-US"/>
        </w:rPr>
        <w:t>:</w:t>
      </w:r>
    </w:p>
    <w:p w14:paraId="15621671" w14:textId="77777777" w:rsidR="001B1C89" w:rsidRPr="00A80C48" w:rsidRDefault="001B1C89" w:rsidP="008E772F">
      <w:pPr>
        <w:pStyle w:val="ListParagraph"/>
        <w:numPr>
          <w:ilvl w:val="0"/>
          <w:numId w:val="68"/>
        </w:numPr>
        <w:rPr>
          <w:lang w:val="en-US"/>
        </w:rPr>
      </w:pPr>
      <w:r w:rsidRPr="00A80C48">
        <w:rPr>
          <w:lang w:val="en-US"/>
        </w:rPr>
        <w:t>When grant-based PUSCH overlaps with configured PUCCH resource(s) for CSI and/or SR in a slot, the timeline requirement for UCI multiplexing on PUCCH or PUSCH is satisfied if the earliest symbol among these PUCCHs/PUSCH starts no earlier than N2+Y symbols after the last symbol of the DCI scheduling PUSCH.</w:t>
      </w:r>
    </w:p>
    <w:p w14:paraId="6F03BA86" w14:textId="77777777" w:rsidR="001B1C89" w:rsidRPr="00A80C48" w:rsidRDefault="001B1C89" w:rsidP="008E772F">
      <w:pPr>
        <w:pStyle w:val="ListParagraph"/>
        <w:numPr>
          <w:ilvl w:val="1"/>
          <w:numId w:val="68"/>
        </w:numPr>
        <w:rPr>
          <w:lang w:val="en-US"/>
        </w:rPr>
      </w:pPr>
      <w:r w:rsidRPr="00A80C48">
        <w:rPr>
          <w:lang w:val="en-US"/>
        </w:rPr>
        <w:t>Y is defined as agreed in RAN1#93.</w:t>
      </w:r>
    </w:p>
    <w:p w14:paraId="7D179FD6" w14:textId="77777777" w:rsidR="001B1C89" w:rsidRPr="001B1C89" w:rsidRDefault="001B1C89" w:rsidP="001B1C89">
      <w:pPr>
        <w:rPr>
          <w:szCs w:val="20"/>
          <w:lang w:val="en-US"/>
        </w:rPr>
      </w:pPr>
    </w:p>
    <w:p w14:paraId="0E5BCA02" w14:textId="77777777" w:rsidR="001B1C89" w:rsidRPr="001B1C89" w:rsidRDefault="001B1C89" w:rsidP="001B1C89">
      <w:pPr>
        <w:ind w:left="720" w:hanging="720"/>
        <w:rPr>
          <w:szCs w:val="22"/>
          <w:lang w:val="en-US"/>
        </w:rPr>
      </w:pPr>
      <w:r w:rsidRPr="001B1C89">
        <w:rPr>
          <w:szCs w:val="22"/>
          <w:highlight w:val="green"/>
          <w:lang w:val="en-US"/>
        </w:rPr>
        <w:t>Agreements</w:t>
      </w:r>
      <w:r w:rsidRPr="001B1C89">
        <w:rPr>
          <w:szCs w:val="22"/>
          <w:lang w:val="en-US"/>
        </w:rPr>
        <w:t>:</w:t>
      </w:r>
    </w:p>
    <w:p w14:paraId="72616C8A" w14:textId="77777777" w:rsidR="001B1C89" w:rsidRPr="00A80C48" w:rsidRDefault="001B1C89" w:rsidP="008E772F">
      <w:pPr>
        <w:pStyle w:val="ListParagraph"/>
        <w:numPr>
          <w:ilvl w:val="0"/>
          <w:numId w:val="68"/>
        </w:numPr>
        <w:rPr>
          <w:lang w:val="en-US"/>
        </w:rPr>
      </w:pPr>
      <w:r w:rsidRPr="00A80C48">
        <w:rPr>
          <w:lang w:val="en-US"/>
        </w:rPr>
        <w:t>When PUSCH without corresponding DCI overlaps with configured PUCCH resource(s) for CSI and/or SR in a slot,</w:t>
      </w:r>
    </w:p>
    <w:p w14:paraId="1E8DE4B8" w14:textId="77777777" w:rsidR="001B1C89" w:rsidRPr="00A80C48" w:rsidRDefault="001B1C89" w:rsidP="008E772F">
      <w:pPr>
        <w:pStyle w:val="ListParagraph"/>
        <w:numPr>
          <w:ilvl w:val="1"/>
          <w:numId w:val="68"/>
        </w:numPr>
        <w:rPr>
          <w:lang w:val="en-US"/>
        </w:rPr>
      </w:pPr>
      <w:r w:rsidRPr="00A80C48">
        <w:rPr>
          <w:lang w:val="en-US"/>
        </w:rPr>
        <w:t>The timeline requirement for UCI multiplexing is not applicable</w:t>
      </w:r>
    </w:p>
    <w:p w14:paraId="448C209D" w14:textId="77777777" w:rsidR="001B1C89" w:rsidRPr="00A80C48" w:rsidRDefault="001B1C89" w:rsidP="008E772F">
      <w:pPr>
        <w:pStyle w:val="ListParagraph"/>
        <w:numPr>
          <w:ilvl w:val="1"/>
          <w:numId w:val="68"/>
        </w:numPr>
        <w:rPr>
          <w:lang w:val="en-US"/>
        </w:rPr>
      </w:pPr>
      <w:r w:rsidRPr="00A80C48">
        <w:rPr>
          <w:lang w:val="en-US"/>
        </w:rPr>
        <w:t>The pseudo-code in 9.2.5 of TS38.213 is applicable to resolve overlapping among PUCCH resources (if any)</w:t>
      </w:r>
    </w:p>
    <w:p w14:paraId="4ECC0299" w14:textId="77777777" w:rsidR="001B1C89" w:rsidRPr="00A80C48" w:rsidRDefault="001B1C89" w:rsidP="008E772F">
      <w:pPr>
        <w:pStyle w:val="ListParagraph"/>
        <w:numPr>
          <w:ilvl w:val="1"/>
          <w:numId w:val="68"/>
        </w:numPr>
        <w:rPr>
          <w:lang w:val="en-US"/>
        </w:rPr>
      </w:pPr>
      <w:r w:rsidRPr="00A80C48">
        <w:rPr>
          <w:lang w:val="en-US"/>
        </w:rPr>
        <w:t>After resolving overlapping among PUCCH resources (if any), the PUCCH UCI is multiplexed on the PUSCH without corresponding DCI if overlapping occurs</w:t>
      </w:r>
      <w:r w:rsidRPr="00A80C48">
        <w:rPr>
          <w:i/>
          <w:iCs/>
          <w:lang w:val="en-US"/>
        </w:rPr>
        <w:t>.</w:t>
      </w:r>
    </w:p>
    <w:p w14:paraId="038C8014" w14:textId="77777777" w:rsidR="001B1C89" w:rsidRPr="00A80C48" w:rsidRDefault="001B1C89" w:rsidP="008E772F">
      <w:pPr>
        <w:pStyle w:val="ListParagraph"/>
        <w:numPr>
          <w:ilvl w:val="1"/>
          <w:numId w:val="68"/>
        </w:numPr>
        <w:rPr>
          <w:lang w:val="en-US"/>
        </w:rPr>
      </w:pPr>
      <w:r w:rsidRPr="00A80C48">
        <w:rPr>
          <w:iCs/>
          <w:lang w:val="en-US"/>
        </w:rPr>
        <w:t>Note: this does not apply to PUSCH as part of the activation</w:t>
      </w:r>
      <w:r w:rsidRPr="00A80C48">
        <w:rPr>
          <w:i/>
          <w:iCs/>
          <w:lang w:val="en-US"/>
        </w:rPr>
        <w:t xml:space="preserve"> </w:t>
      </w:r>
    </w:p>
    <w:p w14:paraId="5F6C2C60" w14:textId="77777777" w:rsidR="00A80C48" w:rsidRPr="001B1C89" w:rsidRDefault="00A80C48" w:rsidP="001B1C89">
      <w:pPr>
        <w:ind w:left="720" w:hanging="720"/>
        <w:rPr>
          <w:szCs w:val="22"/>
          <w:lang w:val="en-US"/>
        </w:rPr>
      </w:pPr>
    </w:p>
    <w:p w14:paraId="737AB3BD" w14:textId="15CF8479" w:rsidR="00A80C48" w:rsidRDefault="001B7BF2" w:rsidP="00A80C48">
      <w:pPr>
        <w:rPr>
          <w:b/>
          <w:szCs w:val="22"/>
          <w:lang w:val="en-US"/>
        </w:rPr>
      </w:pPr>
      <w:hyperlink r:id="rId1247" w:history="1">
        <w:r w:rsidR="00D93AE1">
          <w:rPr>
            <w:rStyle w:val="Hyperlink"/>
            <w:b/>
            <w:szCs w:val="22"/>
            <w:lang w:val="en-US"/>
          </w:rPr>
          <w:t>R1-1809927</w:t>
        </w:r>
      </w:hyperlink>
      <w:r w:rsidR="00A80C48" w:rsidRPr="00A80C48">
        <w:rPr>
          <w:b/>
          <w:szCs w:val="22"/>
          <w:lang w:val="en-US"/>
        </w:rPr>
        <w:tab/>
        <w:t>Summary of PUCCH maintenance</w:t>
      </w:r>
      <w:r w:rsidR="00A80C48" w:rsidRPr="00A80C48">
        <w:rPr>
          <w:b/>
          <w:szCs w:val="22"/>
          <w:lang w:val="en-US"/>
        </w:rPr>
        <w:tab/>
        <w:t>Qualcomm</w:t>
      </w:r>
    </w:p>
    <w:p w14:paraId="706FA506" w14:textId="4E2EC64F" w:rsidR="001B1C89" w:rsidRPr="00BD0234" w:rsidRDefault="001B1C89" w:rsidP="00A80C48">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12D06637" w14:textId="77777777" w:rsidR="001B1C89" w:rsidRDefault="001B1C89" w:rsidP="001B1C89">
      <w:pPr>
        <w:rPr>
          <w:szCs w:val="22"/>
          <w:highlight w:val="green"/>
        </w:rPr>
      </w:pPr>
    </w:p>
    <w:p w14:paraId="2DAE7F10" w14:textId="0AE874AA" w:rsidR="001B1C89" w:rsidRPr="001B1C89" w:rsidRDefault="001B1C89" w:rsidP="001B1C89">
      <w:pPr>
        <w:rPr>
          <w:szCs w:val="22"/>
          <w:lang w:val="en-US"/>
        </w:rPr>
      </w:pPr>
      <w:r w:rsidRPr="001B1C89">
        <w:rPr>
          <w:szCs w:val="22"/>
          <w:highlight w:val="green"/>
          <w:lang w:val="en-US"/>
        </w:rPr>
        <w:t>Agreements</w:t>
      </w:r>
      <w:r w:rsidRPr="001B1C89">
        <w:rPr>
          <w:szCs w:val="22"/>
          <w:lang w:val="en-US"/>
        </w:rPr>
        <w:t>:</w:t>
      </w:r>
    </w:p>
    <w:p w14:paraId="1A4D473B" w14:textId="5DCB6672" w:rsidR="001B1C89" w:rsidRPr="001B1C89" w:rsidRDefault="001B1C89" w:rsidP="008E772F">
      <w:pPr>
        <w:numPr>
          <w:ilvl w:val="0"/>
          <w:numId w:val="191"/>
        </w:numPr>
        <w:rPr>
          <w:szCs w:val="22"/>
          <w:lang w:val="en-US"/>
        </w:rPr>
      </w:pPr>
      <w:r w:rsidRPr="001B1C89">
        <w:rPr>
          <w:szCs w:val="22"/>
          <w:lang w:val="en-US"/>
        </w:rPr>
        <w:t xml:space="preserve">The TP as in proposal 7 of </w:t>
      </w:r>
      <w:hyperlink r:id="rId1248" w:history="1">
        <w:r w:rsidR="00D93AE1">
          <w:rPr>
            <w:rStyle w:val="Hyperlink"/>
            <w:szCs w:val="22"/>
            <w:lang w:val="en-US"/>
          </w:rPr>
          <w:t>R1-1809927</w:t>
        </w:r>
      </w:hyperlink>
      <w:r w:rsidRPr="001B1C89">
        <w:rPr>
          <w:szCs w:val="22"/>
          <w:lang w:val="en-US"/>
        </w:rPr>
        <w:t xml:space="preserve"> is endorsed (38.212)</w:t>
      </w:r>
    </w:p>
    <w:p w14:paraId="21B261AD" w14:textId="658E24CF" w:rsidR="001B1C89" w:rsidRPr="001B1C89" w:rsidRDefault="001B1C89" w:rsidP="008E772F">
      <w:pPr>
        <w:numPr>
          <w:ilvl w:val="0"/>
          <w:numId w:val="191"/>
        </w:numPr>
        <w:rPr>
          <w:szCs w:val="22"/>
          <w:lang w:val="en-US"/>
        </w:rPr>
      </w:pPr>
      <w:r w:rsidRPr="001B1C89">
        <w:rPr>
          <w:szCs w:val="22"/>
          <w:lang w:val="en-US"/>
        </w:rPr>
        <w:t xml:space="preserve">The TP as in proposal 8a of </w:t>
      </w:r>
      <w:hyperlink r:id="rId1249" w:history="1">
        <w:r w:rsidR="00D93AE1">
          <w:rPr>
            <w:rStyle w:val="Hyperlink"/>
            <w:szCs w:val="22"/>
            <w:lang w:val="en-US"/>
          </w:rPr>
          <w:t>R1-1809927</w:t>
        </w:r>
      </w:hyperlink>
      <w:r w:rsidRPr="001B1C89">
        <w:rPr>
          <w:szCs w:val="22"/>
          <w:lang w:val="en-US"/>
        </w:rPr>
        <w:t xml:space="preserve"> is endorsed (38.212)</w:t>
      </w:r>
    </w:p>
    <w:p w14:paraId="5359E903" w14:textId="26E777E0" w:rsidR="001B1C89" w:rsidRPr="001B1C89" w:rsidRDefault="001B1C89" w:rsidP="008E772F">
      <w:pPr>
        <w:numPr>
          <w:ilvl w:val="0"/>
          <w:numId w:val="191"/>
        </w:numPr>
        <w:rPr>
          <w:szCs w:val="22"/>
          <w:lang w:val="en-US"/>
        </w:rPr>
      </w:pPr>
      <w:r w:rsidRPr="001B1C89">
        <w:rPr>
          <w:szCs w:val="22"/>
          <w:lang w:val="en-US"/>
        </w:rPr>
        <w:t xml:space="preserve">The TP as in Section 2.3.3 of </w:t>
      </w:r>
      <w:hyperlink r:id="rId1250" w:history="1">
        <w:r w:rsidR="00D93AE1">
          <w:rPr>
            <w:rStyle w:val="Hyperlink"/>
            <w:szCs w:val="22"/>
            <w:lang w:val="en-US"/>
          </w:rPr>
          <w:t>R1-1809927</w:t>
        </w:r>
      </w:hyperlink>
      <w:r w:rsidRPr="001B1C89">
        <w:rPr>
          <w:szCs w:val="22"/>
          <w:lang w:val="en-US"/>
        </w:rPr>
        <w:t xml:space="preserve"> is endorsed (38.213)</w:t>
      </w:r>
    </w:p>
    <w:p w14:paraId="3B4CF6A6" w14:textId="77777777" w:rsidR="001B1C89" w:rsidRPr="001B1C89" w:rsidRDefault="001B1C89" w:rsidP="001B1C89">
      <w:pPr>
        <w:ind w:left="720" w:hanging="720"/>
        <w:rPr>
          <w:szCs w:val="22"/>
          <w:lang w:val="en-US"/>
        </w:rPr>
      </w:pPr>
    </w:p>
    <w:p w14:paraId="06B4F85D" w14:textId="77777777" w:rsidR="00A80C48" w:rsidRDefault="00A80C48" w:rsidP="00A80C48">
      <w:pPr>
        <w:rPr>
          <w:b/>
          <w:szCs w:val="22"/>
          <w:lang w:val="en-US"/>
        </w:rPr>
      </w:pPr>
    </w:p>
    <w:p w14:paraId="6747B414" w14:textId="22D4548F" w:rsidR="00A80C48" w:rsidRDefault="001B7BF2" w:rsidP="00A80C48">
      <w:pPr>
        <w:rPr>
          <w:b/>
          <w:szCs w:val="22"/>
          <w:lang w:val="en-US"/>
        </w:rPr>
      </w:pPr>
      <w:hyperlink r:id="rId1251" w:history="1">
        <w:r w:rsidR="00D93AE1">
          <w:rPr>
            <w:rStyle w:val="Hyperlink"/>
            <w:b/>
            <w:szCs w:val="22"/>
            <w:lang w:val="en-US"/>
          </w:rPr>
          <w:t>R1-1809827</w:t>
        </w:r>
      </w:hyperlink>
      <w:r w:rsidR="00A80C48" w:rsidRPr="00A80C48">
        <w:rPr>
          <w:b/>
          <w:szCs w:val="22"/>
          <w:lang w:val="en-US"/>
        </w:rPr>
        <w:tab/>
        <w:t>Offline summary on  maintenance for R15 NR PUCCH resource allocation</w:t>
      </w:r>
      <w:r w:rsidR="00A80C48" w:rsidRPr="00A80C48">
        <w:rPr>
          <w:b/>
          <w:szCs w:val="22"/>
          <w:lang w:val="en-US"/>
        </w:rPr>
        <w:tab/>
        <w:t>OPPO</w:t>
      </w:r>
    </w:p>
    <w:p w14:paraId="62EEC458" w14:textId="5BC67372" w:rsidR="001B1C89" w:rsidRPr="00BD0234" w:rsidRDefault="001B1C89" w:rsidP="00A80C48">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70BB2297" w14:textId="77777777" w:rsidR="001B1C89" w:rsidRDefault="001B1C89" w:rsidP="001B1C89">
      <w:pPr>
        <w:ind w:left="720" w:hanging="720"/>
        <w:rPr>
          <w:highlight w:val="green"/>
        </w:rPr>
      </w:pPr>
    </w:p>
    <w:p w14:paraId="7DC145D9" w14:textId="2BF1A7B2" w:rsidR="001B1C89" w:rsidRPr="001B1C89" w:rsidRDefault="001B1C89" w:rsidP="001B1C89">
      <w:pPr>
        <w:ind w:left="720" w:hanging="720"/>
        <w:rPr>
          <w:lang w:val="en-US"/>
        </w:rPr>
      </w:pPr>
      <w:r w:rsidRPr="001B1C89">
        <w:rPr>
          <w:highlight w:val="green"/>
          <w:lang w:val="en-US"/>
        </w:rPr>
        <w:t>Agreements</w:t>
      </w:r>
      <w:r w:rsidRPr="001B1C89">
        <w:rPr>
          <w:lang w:val="en-US"/>
        </w:rPr>
        <w:t>:</w:t>
      </w:r>
    </w:p>
    <w:p w14:paraId="7AA1A205" w14:textId="77777777" w:rsidR="001B1C89" w:rsidRPr="001B1C89" w:rsidRDefault="001B1C89" w:rsidP="008E772F">
      <w:pPr>
        <w:numPr>
          <w:ilvl w:val="0"/>
          <w:numId w:val="191"/>
        </w:numPr>
        <w:rPr>
          <w:lang w:val="en-US"/>
        </w:rPr>
      </w:pPr>
      <w:r w:rsidRPr="001B1C89">
        <w:rPr>
          <w:lang w:val="en-US"/>
        </w:rPr>
        <w:t>To adopt the following TP to 9.2.1 of 38.213</w:t>
      </w:r>
    </w:p>
    <w:p w14:paraId="11A13BC0" w14:textId="77777777" w:rsidR="00A80C48" w:rsidRDefault="00A80C48" w:rsidP="001B1C89">
      <w:pPr>
        <w:ind w:left="720" w:hanging="720"/>
      </w:pPr>
      <w:r>
        <w:t>===== start of TP =====</w:t>
      </w:r>
    </w:p>
    <w:p w14:paraId="25D19453" w14:textId="2D96EA24" w:rsidR="001B1C89" w:rsidRPr="001B1C89" w:rsidRDefault="001B1C89" w:rsidP="00A80C48">
      <w:r w:rsidRPr="001B1C89">
        <w:t xml:space="preserve">If a UE does not have dedicated PUCCH resource configuration, provided by higher layer parameter </w:t>
      </w:r>
      <w:r w:rsidRPr="001B1C89">
        <w:rPr>
          <w:i/>
        </w:rPr>
        <w:t>PUCCH-ResourceSet</w:t>
      </w:r>
      <w:r w:rsidRPr="001B1C89">
        <w:t xml:space="preserve"> in </w:t>
      </w:r>
      <w:r w:rsidRPr="001B1C89">
        <w:rPr>
          <w:i/>
        </w:rPr>
        <w:t>PUCCH-Config</w:t>
      </w:r>
      <w:r w:rsidRPr="001B1C89">
        <w:t xml:space="preserve">, a PUCCH resource set is provided by higher layer parameter </w:t>
      </w:r>
      <w:r w:rsidRPr="001B1C89">
        <w:rPr>
          <w:i/>
        </w:rPr>
        <w:t>pucch-ResourceCommon</w:t>
      </w:r>
      <w:r w:rsidRPr="001B1C89">
        <w:t xml:space="preserve"> in </w:t>
      </w:r>
      <w:r w:rsidRPr="001B1C89">
        <w:rPr>
          <w:i/>
        </w:rPr>
        <w:t>SystemInformationBlockType1</w:t>
      </w:r>
      <w:r w:rsidRPr="001B1C89">
        <w:t xml:space="preserve"> through an index to a row of Table 9.2.1-1 </w:t>
      </w:r>
      <w:r w:rsidRPr="001B1C89">
        <w:rPr>
          <w:rFonts w:eastAsia="DengXian"/>
        </w:rPr>
        <w:t xml:space="preserve">for transmission of HARQ-ACK information on PUCCH in an initial active UL BWP of </w:t>
      </w:r>
      <w:r w:rsidRPr="001B1C89">
        <w:rPr>
          <w:noProof/>
          <w:position w:val="-10"/>
          <w:lang w:eastAsia="en-GB"/>
        </w:rPr>
        <w:drawing>
          <wp:inline distT="0" distB="0" distL="0" distR="0" wp14:anchorId="12AB9D39" wp14:editId="4F90DB2B">
            <wp:extent cx="320040" cy="213360"/>
            <wp:effectExtent l="0" t="0" r="381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6"/>
                    <pic:cNvPicPr>
                      <a:picLocks noChangeAspect="1" noChangeArrowheads="1"/>
                    </pic:cNvPicPr>
                  </pic:nvPicPr>
                  <pic:blipFill>
                    <a:blip r:embed="rId1252" cstate="print">
                      <a:extLst>
                        <a:ext uri="{28A0092B-C50C-407E-A947-70E740481C1C}">
                          <a14:useLocalDpi xmlns:a14="http://schemas.microsoft.com/office/drawing/2010/main" val="0"/>
                        </a:ext>
                      </a:extLst>
                    </a:blip>
                    <a:srcRect/>
                    <a:stretch>
                      <a:fillRect/>
                    </a:stretch>
                  </pic:blipFill>
                  <pic:spPr bwMode="auto">
                    <a:xfrm>
                      <a:off x="0" y="0"/>
                      <a:ext cx="320040" cy="213360"/>
                    </a:xfrm>
                    <a:prstGeom prst="rect">
                      <a:avLst/>
                    </a:prstGeom>
                    <a:noFill/>
                    <a:ln>
                      <a:noFill/>
                    </a:ln>
                  </pic:spPr>
                </pic:pic>
              </a:graphicData>
            </a:graphic>
          </wp:inline>
        </w:drawing>
      </w:r>
      <w:r w:rsidRPr="001B1C89">
        <w:t xml:space="preserve"> P</w:t>
      </w:r>
      <w:r w:rsidRPr="001B1C89">
        <w:rPr>
          <w:rFonts w:eastAsia="DengXian"/>
        </w:rPr>
        <w:t xml:space="preserve">RBs provided by </w:t>
      </w:r>
      <w:r w:rsidRPr="001B1C89">
        <w:rPr>
          <w:rFonts w:eastAsia="DengXian"/>
          <w:i/>
        </w:rPr>
        <w:t>SystemInformationBlockType1</w:t>
      </w:r>
      <w:r w:rsidRPr="001B1C89">
        <w:t xml:space="preserve">. The PUCCH resource set is provided by higher layer parameter </w:t>
      </w:r>
      <w:r w:rsidRPr="001B1C89">
        <w:rPr>
          <w:i/>
        </w:rPr>
        <w:t>PUCCH-Resource-Common</w:t>
      </w:r>
      <w:r w:rsidRPr="001B1C89">
        <w:t xml:space="preserve"> and includes sixteen resources, each corresponding to a PUCCH format, a first symbol, a duration, a PRB offset </w:t>
      </w:r>
      <w:r w:rsidRPr="001B1C89">
        <w:rPr>
          <w:b/>
          <w:noProof/>
          <w:position w:val="-10"/>
          <w:lang w:eastAsia="en-GB"/>
        </w:rPr>
        <w:drawing>
          <wp:inline distT="0" distB="0" distL="0" distR="0" wp14:anchorId="5CBB5B69" wp14:editId="2DC7F765">
            <wp:extent cx="388620" cy="220980"/>
            <wp:effectExtent l="0" t="0" r="0" b="762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5"/>
                    <pic:cNvPicPr>
                      <a:picLocks noChangeAspect="1" noChangeArrowheads="1"/>
                    </pic:cNvPicPr>
                  </pic:nvPicPr>
                  <pic:blipFill>
                    <a:blip r:embed="rId1253" cstate="print">
                      <a:extLst>
                        <a:ext uri="{28A0092B-C50C-407E-A947-70E740481C1C}">
                          <a14:useLocalDpi xmlns:a14="http://schemas.microsoft.com/office/drawing/2010/main" val="0"/>
                        </a:ext>
                      </a:extLst>
                    </a:blip>
                    <a:srcRect/>
                    <a:stretch>
                      <a:fillRect/>
                    </a:stretch>
                  </pic:blipFill>
                  <pic:spPr bwMode="auto">
                    <a:xfrm>
                      <a:off x="0" y="0"/>
                      <a:ext cx="388620" cy="220980"/>
                    </a:xfrm>
                    <a:prstGeom prst="rect">
                      <a:avLst/>
                    </a:prstGeom>
                    <a:noFill/>
                    <a:ln>
                      <a:noFill/>
                    </a:ln>
                  </pic:spPr>
                </pic:pic>
              </a:graphicData>
            </a:graphic>
          </wp:inline>
        </w:drawing>
      </w:r>
      <w:r w:rsidRPr="001B1C89">
        <w:t xml:space="preserve">, and a cyclic shift index set for a PUCCH transmission. </w:t>
      </w:r>
      <w:r w:rsidRPr="001B1C89">
        <w:rPr>
          <w:rFonts w:eastAsia="SimSun" w:hint="eastAsia"/>
          <w:color w:val="FF0000"/>
          <w:u w:val="single"/>
          <w:lang w:eastAsia="zh-CN"/>
        </w:rPr>
        <w:t>An orthogonal cover code</w:t>
      </w:r>
      <w:r w:rsidRPr="001B1C89">
        <w:rPr>
          <w:color w:val="FF0000"/>
          <w:u w:val="single"/>
        </w:rPr>
        <w:t xml:space="preserve"> </w:t>
      </w:r>
      <w:r w:rsidRPr="001B1C89">
        <w:rPr>
          <w:rFonts w:eastAsia="SimSun" w:hint="eastAsia"/>
          <w:color w:val="FF0000"/>
          <w:u w:val="single"/>
          <w:lang w:eastAsia="zh-CN"/>
        </w:rPr>
        <w:t xml:space="preserve">with index </w:t>
      </w:r>
      <w:r w:rsidRPr="001B1C89">
        <w:rPr>
          <w:color w:val="FF0000"/>
          <w:u w:val="single"/>
        </w:rPr>
        <w:t>0</w:t>
      </w:r>
      <w:r w:rsidRPr="001B1C89">
        <w:rPr>
          <w:rFonts w:eastAsia="SimSun" w:hint="eastAsia"/>
          <w:color w:val="FF0000"/>
          <w:u w:val="single"/>
          <w:lang w:eastAsia="zh-CN"/>
        </w:rPr>
        <w:t xml:space="preserve"> is used for a</w:t>
      </w:r>
      <w:r w:rsidRPr="001B1C89">
        <w:rPr>
          <w:color w:val="FF0000"/>
          <w:u w:val="single"/>
        </w:rPr>
        <w:t xml:space="preserve"> PUCCH resource with PUCCH format 1</w:t>
      </w:r>
      <w:r w:rsidRPr="001B1C89">
        <w:rPr>
          <w:rFonts w:hint="eastAsia"/>
          <w:color w:val="FF0000"/>
          <w:u w:val="single"/>
        </w:rPr>
        <w:t xml:space="preserve"> in </w:t>
      </w:r>
      <w:r w:rsidRPr="001B1C89">
        <w:rPr>
          <w:color w:val="FF0000"/>
          <w:u w:val="single"/>
        </w:rPr>
        <w:t>Table 9.2.1-1.</w:t>
      </w:r>
      <w:r w:rsidRPr="001B1C89">
        <w:rPr>
          <w:rFonts w:eastAsia="SimSun" w:hint="eastAsia"/>
          <w:color w:val="FF0000"/>
          <w:u w:val="single"/>
          <w:lang w:eastAsia="zh-CN"/>
        </w:rPr>
        <w:t xml:space="preserve"> </w:t>
      </w:r>
      <w:r w:rsidRPr="001B1C89">
        <w:t xml:space="preserve">The UE transmits a PUCCH using frequency hopping. The UE transmits the PUCCH using the same spatial domain transmission filter as for the Msg3 PUSCH transmission. </w:t>
      </w:r>
    </w:p>
    <w:p w14:paraId="74340D64" w14:textId="2A51729A" w:rsidR="001B1C89" w:rsidRPr="00A80C48" w:rsidRDefault="00A80C48" w:rsidP="001B1C89">
      <w:pPr>
        <w:ind w:left="720" w:hanging="720"/>
      </w:pPr>
      <w:r w:rsidRPr="00A80C48">
        <w:t>===== end of TP =====</w:t>
      </w:r>
    </w:p>
    <w:p w14:paraId="11A657F0" w14:textId="77777777" w:rsidR="00A80C48" w:rsidRPr="001B1C89" w:rsidRDefault="00A80C48" w:rsidP="001B1C89">
      <w:pPr>
        <w:ind w:left="720" w:hanging="720"/>
      </w:pPr>
    </w:p>
    <w:p w14:paraId="0BF29BFC" w14:textId="77777777" w:rsidR="001B1C89" w:rsidRPr="00146E6D" w:rsidRDefault="001B1C89" w:rsidP="00A80C48">
      <w:pPr>
        <w:ind w:left="720" w:hanging="720"/>
        <w:rPr>
          <w:szCs w:val="20"/>
        </w:rPr>
      </w:pPr>
      <w:r w:rsidRPr="00146E6D">
        <w:rPr>
          <w:szCs w:val="20"/>
        </w:rPr>
        <w:lastRenderedPageBreak/>
        <w:t>Proposals:</w:t>
      </w:r>
    </w:p>
    <w:p w14:paraId="7556C053" w14:textId="77777777" w:rsidR="001B1C89" w:rsidRPr="00146E6D" w:rsidRDefault="001B1C89" w:rsidP="008E772F">
      <w:pPr>
        <w:numPr>
          <w:ilvl w:val="0"/>
          <w:numId w:val="191"/>
        </w:numPr>
        <w:rPr>
          <w:szCs w:val="20"/>
        </w:rPr>
      </w:pPr>
      <w:r w:rsidRPr="00146E6D">
        <w:rPr>
          <w:szCs w:val="20"/>
        </w:rPr>
        <w:t>To adopt the following TP to 9.2.1 of 38.213</w:t>
      </w:r>
    </w:p>
    <w:p w14:paraId="1C1D2FAF" w14:textId="3998BC5F" w:rsidR="001B1C89" w:rsidRPr="001B1C89" w:rsidRDefault="001B1C89" w:rsidP="00A80C48">
      <w:pPr>
        <w:ind w:left="720" w:hanging="720"/>
        <w:jc w:val="both"/>
        <w:rPr>
          <w:color w:val="000000"/>
          <w:szCs w:val="20"/>
        </w:rPr>
      </w:pPr>
      <w:r w:rsidRPr="00146E6D">
        <w:rPr>
          <w:szCs w:val="20"/>
        </w:rPr>
        <w:t xml:space="preserve">If the UE provides HARQ-ACK information in a PUCCH transmission in response to detecting a DCI format 1_0 or DCI format 1_1, the UE determines a PUCCH resource with index </w:t>
      </w:r>
      <w:r w:rsidRPr="00146E6D">
        <w:rPr>
          <w:noProof/>
          <w:position w:val="-10"/>
          <w:szCs w:val="20"/>
          <w:lang w:eastAsia="en-GB"/>
        </w:rPr>
        <w:drawing>
          <wp:inline distT="0" distB="0" distL="0" distR="0" wp14:anchorId="1AAEC4D5" wp14:editId="5CB57D67">
            <wp:extent cx="350520" cy="220980"/>
            <wp:effectExtent l="0" t="0" r="0" b="762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7"/>
                    <pic:cNvPicPr>
                      <a:picLocks noChangeAspect="1" noChangeArrowheads="1"/>
                    </pic:cNvPicPr>
                  </pic:nvPicPr>
                  <pic:blipFill>
                    <a:blip r:embed="rId1254" cstate="print">
                      <a:extLst>
                        <a:ext uri="{28A0092B-C50C-407E-A947-70E740481C1C}">
                          <a14:useLocalDpi xmlns:a14="http://schemas.microsoft.com/office/drawing/2010/main" val="0"/>
                        </a:ext>
                      </a:extLst>
                    </a:blip>
                    <a:srcRect/>
                    <a:stretch>
                      <a:fillRect/>
                    </a:stretch>
                  </pic:blipFill>
                  <pic:spPr bwMode="auto">
                    <a:xfrm>
                      <a:off x="0" y="0"/>
                      <a:ext cx="350520" cy="220980"/>
                    </a:xfrm>
                    <a:prstGeom prst="rect">
                      <a:avLst/>
                    </a:prstGeom>
                    <a:noFill/>
                    <a:ln>
                      <a:noFill/>
                    </a:ln>
                  </pic:spPr>
                </pic:pic>
              </a:graphicData>
            </a:graphic>
          </wp:inline>
        </w:drawing>
      </w:r>
      <w:r w:rsidRPr="00146E6D">
        <w:rPr>
          <w:szCs w:val="20"/>
        </w:rPr>
        <w:t xml:space="preserve">,  </w:t>
      </w:r>
      <w:r w:rsidRPr="00146E6D">
        <w:rPr>
          <w:noProof/>
          <w:position w:val="-10"/>
          <w:szCs w:val="20"/>
          <w:lang w:eastAsia="en-GB"/>
        </w:rPr>
        <w:drawing>
          <wp:inline distT="0" distB="0" distL="0" distR="0" wp14:anchorId="3DC1D241" wp14:editId="1B15D1D1">
            <wp:extent cx="807720" cy="220980"/>
            <wp:effectExtent l="0" t="0" r="0" b="762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6"/>
                    <pic:cNvPicPr>
                      <a:picLocks noChangeAspect="1" noChangeArrowheads="1"/>
                    </pic:cNvPicPr>
                  </pic:nvPicPr>
                  <pic:blipFill>
                    <a:blip r:embed="rId1255" cstate="print">
                      <a:extLst>
                        <a:ext uri="{28A0092B-C50C-407E-A947-70E740481C1C}">
                          <a14:useLocalDpi xmlns:a14="http://schemas.microsoft.com/office/drawing/2010/main" val="0"/>
                        </a:ext>
                      </a:extLst>
                    </a:blip>
                    <a:srcRect/>
                    <a:stretch>
                      <a:fillRect/>
                    </a:stretch>
                  </pic:blipFill>
                  <pic:spPr bwMode="auto">
                    <a:xfrm>
                      <a:off x="0" y="0"/>
                      <a:ext cx="807720" cy="220980"/>
                    </a:xfrm>
                    <a:prstGeom prst="rect">
                      <a:avLst/>
                    </a:prstGeom>
                    <a:noFill/>
                    <a:ln>
                      <a:noFill/>
                    </a:ln>
                  </pic:spPr>
                </pic:pic>
              </a:graphicData>
            </a:graphic>
          </wp:inline>
        </w:drawing>
      </w:r>
      <w:r w:rsidRPr="00146E6D">
        <w:rPr>
          <w:szCs w:val="20"/>
        </w:rPr>
        <w:t xml:space="preserve">, as </w:t>
      </w:r>
      <w:r w:rsidRPr="00146E6D">
        <w:rPr>
          <w:noProof/>
          <w:position w:val="-30"/>
          <w:szCs w:val="20"/>
          <w:lang w:eastAsia="en-GB"/>
        </w:rPr>
        <w:drawing>
          <wp:inline distT="0" distB="0" distL="0" distR="0" wp14:anchorId="4FABEE44" wp14:editId="22B8351D">
            <wp:extent cx="1493520" cy="449580"/>
            <wp:effectExtent l="0" t="0" r="0" b="762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5"/>
                    <pic:cNvPicPr>
                      <a:picLocks noChangeAspect="1" noChangeArrowheads="1"/>
                    </pic:cNvPicPr>
                  </pic:nvPicPr>
                  <pic:blipFill>
                    <a:blip r:embed="rId1256" cstate="print">
                      <a:extLst>
                        <a:ext uri="{28A0092B-C50C-407E-A947-70E740481C1C}">
                          <a14:useLocalDpi xmlns:a14="http://schemas.microsoft.com/office/drawing/2010/main" val="0"/>
                        </a:ext>
                      </a:extLst>
                    </a:blip>
                    <a:srcRect/>
                    <a:stretch>
                      <a:fillRect/>
                    </a:stretch>
                  </pic:blipFill>
                  <pic:spPr bwMode="auto">
                    <a:xfrm>
                      <a:off x="0" y="0"/>
                      <a:ext cx="1493520" cy="449580"/>
                    </a:xfrm>
                    <a:prstGeom prst="rect">
                      <a:avLst/>
                    </a:prstGeom>
                    <a:noFill/>
                    <a:ln>
                      <a:noFill/>
                    </a:ln>
                  </pic:spPr>
                </pic:pic>
              </a:graphicData>
            </a:graphic>
          </wp:inline>
        </w:drawing>
      </w:r>
      <w:r w:rsidRPr="00146E6D">
        <w:rPr>
          <w:szCs w:val="20"/>
        </w:rPr>
        <w:t xml:space="preserve">, where </w:t>
      </w:r>
      <w:r w:rsidRPr="00146E6D">
        <w:rPr>
          <w:noProof/>
          <w:position w:val="-12"/>
          <w:szCs w:val="20"/>
          <w:lang w:eastAsia="en-GB"/>
        </w:rPr>
        <w:drawing>
          <wp:inline distT="0" distB="0" distL="0" distR="0" wp14:anchorId="11E07AB3" wp14:editId="20838774">
            <wp:extent cx="373380" cy="198120"/>
            <wp:effectExtent l="0" t="0" r="762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4"/>
                    <pic:cNvPicPr>
                      <a:picLocks noChangeAspect="1" noChangeArrowheads="1"/>
                    </pic:cNvPicPr>
                  </pic:nvPicPr>
                  <pic:blipFill>
                    <a:blip r:embed="rId1257" cstate="print">
                      <a:extLst>
                        <a:ext uri="{28A0092B-C50C-407E-A947-70E740481C1C}">
                          <a14:useLocalDpi xmlns:a14="http://schemas.microsoft.com/office/drawing/2010/main" val="0"/>
                        </a:ext>
                      </a:extLst>
                    </a:blip>
                    <a:srcRect/>
                    <a:stretch>
                      <a:fillRect/>
                    </a:stretch>
                  </pic:blipFill>
                  <pic:spPr bwMode="auto">
                    <a:xfrm>
                      <a:off x="0" y="0"/>
                      <a:ext cx="373380" cy="198120"/>
                    </a:xfrm>
                    <a:prstGeom prst="rect">
                      <a:avLst/>
                    </a:prstGeom>
                    <a:noFill/>
                    <a:ln>
                      <a:noFill/>
                    </a:ln>
                  </pic:spPr>
                </pic:pic>
              </a:graphicData>
            </a:graphic>
          </wp:inline>
        </w:drawing>
      </w:r>
      <w:r w:rsidRPr="00146E6D">
        <w:rPr>
          <w:szCs w:val="20"/>
        </w:rPr>
        <w:t xml:space="preserve"> is a number of CCEs in a control resource set of a PDCCH reception conveying the DCI format 1_0</w:t>
      </w:r>
      <w:r w:rsidRPr="00146E6D">
        <w:rPr>
          <w:color w:val="FF0000"/>
          <w:szCs w:val="20"/>
          <w:u w:val="single"/>
        </w:rPr>
        <w:t xml:space="preserve"> or DCI format 1_1</w:t>
      </w:r>
      <w:r w:rsidRPr="00146E6D">
        <w:rPr>
          <w:szCs w:val="20"/>
        </w:rPr>
        <w:t xml:space="preserve">, as described in Subclause 10.1, </w:t>
      </w:r>
      <w:r w:rsidRPr="00146E6D">
        <w:rPr>
          <w:noProof/>
          <w:position w:val="-12"/>
          <w:szCs w:val="20"/>
          <w:lang w:eastAsia="en-GB"/>
        </w:rPr>
        <w:drawing>
          <wp:inline distT="0" distB="0" distL="0" distR="0" wp14:anchorId="6BCFF041" wp14:editId="14F2D47D">
            <wp:extent cx="350520" cy="2286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3"/>
                    <pic:cNvPicPr>
                      <a:picLocks noChangeAspect="1" noChangeArrowheads="1"/>
                    </pic:cNvPicPr>
                  </pic:nvPicPr>
                  <pic:blipFill>
                    <a:blip r:embed="rId1258" cstate="print">
                      <a:extLst>
                        <a:ext uri="{28A0092B-C50C-407E-A947-70E740481C1C}">
                          <a14:useLocalDpi xmlns:a14="http://schemas.microsoft.com/office/drawing/2010/main" val="0"/>
                        </a:ext>
                      </a:extLst>
                    </a:blip>
                    <a:srcRect/>
                    <a:stretch>
                      <a:fillRect/>
                    </a:stretch>
                  </pic:blipFill>
                  <pic:spPr bwMode="auto">
                    <a:xfrm>
                      <a:off x="0" y="0"/>
                      <a:ext cx="350520" cy="228600"/>
                    </a:xfrm>
                    <a:prstGeom prst="rect">
                      <a:avLst/>
                    </a:prstGeom>
                    <a:noFill/>
                    <a:ln>
                      <a:noFill/>
                    </a:ln>
                  </pic:spPr>
                </pic:pic>
              </a:graphicData>
            </a:graphic>
          </wp:inline>
        </w:drawing>
      </w:r>
      <w:r w:rsidRPr="00146E6D">
        <w:rPr>
          <w:szCs w:val="20"/>
        </w:rPr>
        <w:t xml:space="preserve"> is the index of a first CCE for the PDCCH reception, and </w:t>
      </w:r>
      <w:r w:rsidRPr="00146E6D">
        <w:rPr>
          <w:noProof/>
          <w:position w:val="-10"/>
          <w:szCs w:val="20"/>
          <w:lang w:eastAsia="en-GB"/>
        </w:rPr>
        <w:drawing>
          <wp:inline distT="0" distB="0" distL="0" distR="0" wp14:anchorId="2340D58A" wp14:editId="490BEC7D">
            <wp:extent cx="320040" cy="274320"/>
            <wp:effectExtent l="0" t="0" r="381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2"/>
                    <pic:cNvPicPr>
                      <a:picLocks noChangeAspect="1" noChangeArrowheads="1"/>
                    </pic:cNvPicPr>
                  </pic:nvPicPr>
                  <pic:blipFill>
                    <a:blip r:embed="rId1259" cstate="print">
                      <a:extLst>
                        <a:ext uri="{28A0092B-C50C-407E-A947-70E740481C1C}">
                          <a14:useLocalDpi xmlns:a14="http://schemas.microsoft.com/office/drawing/2010/main" val="0"/>
                        </a:ext>
                      </a:extLst>
                    </a:blip>
                    <a:srcRect/>
                    <a:stretch>
                      <a:fillRect/>
                    </a:stretch>
                  </pic:blipFill>
                  <pic:spPr bwMode="auto">
                    <a:xfrm>
                      <a:off x="0" y="0"/>
                      <a:ext cx="320040" cy="274320"/>
                    </a:xfrm>
                    <a:prstGeom prst="rect">
                      <a:avLst/>
                    </a:prstGeom>
                    <a:noFill/>
                    <a:ln>
                      <a:noFill/>
                    </a:ln>
                  </pic:spPr>
                </pic:pic>
              </a:graphicData>
            </a:graphic>
          </wp:inline>
        </w:drawing>
      </w:r>
      <w:r w:rsidRPr="00146E6D">
        <w:rPr>
          <w:rFonts w:eastAsia="SimSun"/>
          <w:szCs w:val="20"/>
          <w:lang w:eastAsia="zh-CN"/>
        </w:rPr>
        <w:t xml:space="preserve"> is a value of the </w:t>
      </w:r>
      <w:r w:rsidRPr="00146E6D">
        <w:rPr>
          <w:szCs w:val="20"/>
          <w:lang w:eastAsia="zh-CN"/>
        </w:rPr>
        <w:t>PUCCH resource indicator</w:t>
      </w:r>
      <w:r w:rsidRPr="00146E6D">
        <w:rPr>
          <w:szCs w:val="20"/>
        </w:rPr>
        <w:t xml:space="preserve"> field in the DCI format 1_0 or DCI format 1_1.</w:t>
      </w:r>
      <w:r w:rsidRPr="001B1C89">
        <w:rPr>
          <w:color w:val="000000"/>
          <w:szCs w:val="20"/>
        </w:rPr>
        <w:t xml:space="preserve"> </w:t>
      </w:r>
    </w:p>
    <w:p w14:paraId="588DA8F9" w14:textId="77777777" w:rsidR="00A80C48" w:rsidRDefault="00A80C48" w:rsidP="001B1C89">
      <w:pPr>
        <w:rPr>
          <w:szCs w:val="20"/>
          <w:highlight w:val="green"/>
        </w:rPr>
      </w:pPr>
    </w:p>
    <w:p w14:paraId="26BB060C" w14:textId="40B41B72" w:rsidR="001B1C89" w:rsidRPr="001B1C89" w:rsidRDefault="001B1C89" w:rsidP="001B1C89">
      <w:pPr>
        <w:rPr>
          <w:szCs w:val="20"/>
        </w:rPr>
      </w:pPr>
      <w:r w:rsidRPr="001B1C89">
        <w:rPr>
          <w:szCs w:val="20"/>
          <w:highlight w:val="green"/>
        </w:rPr>
        <w:t>Agreements</w:t>
      </w:r>
      <w:r w:rsidRPr="001B1C89">
        <w:rPr>
          <w:szCs w:val="20"/>
        </w:rPr>
        <w:t>:</w:t>
      </w:r>
    </w:p>
    <w:p w14:paraId="6FE3BA0C" w14:textId="079F5B72" w:rsidR="001B1C89" w:rsidRDefault="001B1C89" w:rsidP="008E772F">
      <w:pPr>
        <w:numPr>
          <w:ilvl w:val="0"/>
          <w:numId w:val="191"/>
        </w:numPr>
        <w:rPr>
          <w:szCs w:val="20"/>
        </w:rPr>
      </w:pPr>
      <w:r w:rsidRPr="001B1C89">
        <w:rPr>
          <w:szCs w:val="20"/>
        </w:rPr>
        <w:t>To adopt the following TP to 9.2.1 of 38.213</w:t>
      </w:r>
    </w:p>
    <w:p w14:paraId="0783D605" w14:textId="202A2683" w:rsidR="00A80C48" w:rsidRPr="001B1C89" w:rsidRDefault="00A80C48" w:rsidP="00A80C48">
      <w:pPr>
        <w:ind w:left="720" w:hanging="720"/>
      </w:pPr>
      <w:r>
        <w:t>===== start of TP =====</w:t>
      </w:r>
    </w:p>
    <w:p w14:paraId="0E654756" w14:textId="77777777" w:rsidR="001B1C89" w:rsidRPr="001B1C89" w:rsidRDefault="001B1C89" w:rsidP="00A80C48">
      <w:r w:rsidRPr="001B1C89">
        <w:t xml:space="preserve">A UE can be configured up to four sets of PUCCH resources by higher layer parameter </w:t>
      </w:r>
      <w:r w:rsidRPr="001B1C89">
        <w:rPr>
          <w:i/>
        </w:rPr>
        <w:t>PUCCH-ResourceSet</w:t>
      </w:r>
      <w:r w:rsidRPr="001B1C89">
        <w:t xml:space="preserve">. A PUCCH resource set is associated with a PUCCH resource set index provided by higher layer parameter </w:t>
      </w:r>
      <w:r w:rsidRPr="001B1C89">
        <w:rPr>
          <w:i/>
        </w:rPr>
        <w:t>pucch-ResourceSetId</w:t>
      </w:r>
      <w:r w:rsidRPr="001B1C89">
        <w:t xml:space="preserve">, with a set of PUCCH resource indexes provided by higher layer parameter </w:t>
      </w:r>
      <w:r w:rsidRPr="001B1C89">
        <w:rPr>
          <w:i/>
        </w:rPr>
        <w:t>resourceList</w:t>
      </w:r>
      <w:r w:rsidRPr="001B1C89">
        <w:t xml:space="preserve"> that provides a set of </w:t>
      </w:r>
      <w:r w:rsidRPr="001B1C89">
        <w:rPr>
          <w:i/>
        </w:rPr>
        <w:t>pucch-ResourceId</w:t>
      </w:r>
      <w:r w:rsidRPr="001B1C89">
        <w:t xml:space="preserve"> used in the PUCCH resource set, and with a maximum number of UCI information bits the UE can transmit using a PUCCH resource in the PUCCH resource set provided by higher layer parameter </w:t>
      </w:r>
      <w:r w:rsidRPr="001B1C89">
        <w:rPr>
          <w:i/>
        </w:rPr>
        <w:t>maxPayloadMinus1</w:t>
      </w:r>
      <w:r w:rsidRPr="001B1C89">
        <w:t>. For the first PUCCH resource set, the maximum number of UCI information bits is fixed to two.</w:t>
      </w:r>
      <w:del w:id="877" w:author="王姗姗" w:date="2018-07-24T15:13:00Z">
        <w:r w:rsidRPr="001B1C89" w:rsidDel="001B4C13">
          <w:delText xml:space="preserve"> For the PUCCH resource set with the largest index, other than the first one, the maximum number of UCI information bits is 1706.</w:delText>
        </w:r>
      </w:del>
      <w:r w:rsidRPr="001B1C89">
        <w:t xml:space="preserve"> A maximum number of PUCCH resource indexes for a set of PUCCH resources is provided by higher layer parameter </w:t>
      </w:r>
      <w:r w:rsidRPr="001B1C89">
        <w:rPr>
          <w:i/>
        </w:rPr>
        <w:t>maxNrofPUCCH-ResourcesPerSet</w:t>
      </w:r>
      <w:r w:rsidRPr="001B1C89">
        <w:t xml:space="preserve">. The maximum number of PUCCH resources in the first PUCCH resource set is 32 and the maximum number of PUCCH resources in the other sets of PUCCH resources is 8. </w:t>
      </w:r>
    </w:p>
    <w:p w14:paraId="2F6C89C0" w14:textId="77777777" w:rsidR="00A80C48" w:rsidRPr="00A80C48" w:rsidRDefault="00A80C48" w:rsidP="00A80C48">
      <w:pPr>
        <w:ind w:left="720" w:hanging="720"/>
      </w:pPr>
      <w:r w:rsidRPr="00A80C48">
        <w:t>===== end of TP =====</w:t>
      </w:r>
    </w:p>
    <w:p w14:paraId="5E6E7426" w14:textId="77777777" w:rsidR="001B1C89" w:rsidRPr="001B1C89" w:rsidRDefault="001B1C89" w:rsidP="001B1C89">
      <w:pPr>
        <w:ind w:left="720" w:hanging="720"/>
      </w:pPr>
    </w:p>
    <w:p w14:paraId="4E6AC1B3" w14:textId="77777777" w:rsidR="001B1C89" w:rsidRPr="001B1C89" w:rsidRDefault="001B1C89" w:rsidP="001B1C89">
      <w:pPr>
        <w:ind w:left="720" w:hanging="720"/>
      </w:pPr>
      <w:r w:rsidRPr="001B1C89">
        <w:rPr>
          <w:highlight w:val="green"/>
        </w:rPr>
        <w:t>Agreements</w:t>
      </w:r>
      <w:r w:rsidRPr="001B1C89">
        <w:t>:</w:t>
      </w:r>
    </w:p>
    <w:p w14:paraId="7095DF71" w14:textId="77777777" w:rsidR="001B1C89" w:rsidRPr="001B1C89" w:rsidRDefault="001B1C89" w:rsidP="008E772F">
      <w:pPr>
        <w:numPr>
          <w:ilvl w:val="0"/>
          <w:numId w:val="191"/>
        </w:numPr>
      </w:pPr>
      <w:r w:rsidRPr="001B1C89">
        <w:t>To adopt the following TP to 9.2.1 of 38.213</w:t>
      </w:r>
    </w:p>
    <w:p w14:paraId="40A9F613" w14:textId="07997B62" w:rsidR="001B1C89" w:rsidRPr="001B1C89" w:rsidRDefault="00A80C48" w:rsidP="00A80C48">
      <w:pPr>
        <w:ind w:left="720" w:hanging="720"/>
      </w:pPr>
      <w:r>
        <w:t>===== start of TP =====</w:t>
      </w:r>
    </w:p>
    <w:p w14:paraId="535212D7" w14:textId="65FFF4B2" w:rsidR="001B1C89" w:rsidRPr="001B1C89" w:rsidRDefault="001B1C89" w:rsidP="00A80C48">
      <w:pPr>
        <w:ind w:left="568" w:hanging="284"/>
        <w:rPr>
          <w:rFonts w:ascii="Times New Roman" w:eastAsia="MS Mincho" w:hAnsi="Times New Roman"/>
          <w:szCs w:val="20"/>
        </w:rPr>
      </w:pPr>
      <w:r w:rsidRPr="001B1C89">
        <w:rPr>
          <w:rFonts w:ascii="Times New Roman" w:eastAsia="MS Mincho" w:hAnsi="Times New Roman"/>
          <w:szCs w:val="20"/>
        </w:rPr>
        <w:t>-</w:t>
      </w:r>
      <w:r w:rsidRPr="001B1C89">
        <w:rPr>
          <w:rFonts w:ascii="Times New Roman" w:eastAsia="MS Mincho" w:hAnsi="Times New Roman"/>
          <w:szCs w:val="20"/>
        </w:rPr>
        <w:tab/>
        <w:t xml:space="preserve">the UE determines the PRB index of the PUCCH transmission in the first hop as </w:t>
      </w:r>
      <w:r w:rsidRPr="001B1C89">
        <w:rPr>
          <w:rFonts w:ascii="Times New Roman" w:eastAsia="MS Mincho" w:hAnsi="Times New Roman"/>
          <w:noProof/>
          <w:position w:val="-10"/>
          <w:szCs w:val="20"/>
          <w:lang w:eastAsia="en-GB"/>
        </w:rPr>
        <w:drawing>
          <wp:inline distT="0" distB="0" distL="0" distR="0" wp14:anchorId="094CE694" wp14:editId="2B47366E">
            <wp:extent cx="1196340" cy="220980"/>
            <wp:effectExtent l="0" t="0" r="3810" b="762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1"/>
                    <pic:cNvPicPr>
                      <a:picLocks noChangeAspect="1" noChangeArrowheads="1"/>
                    </pic:cNvPicPr>
                  </pic:nvPicPr>
                  <pic:blipFill>
                    <a:blip r:embed="rId1260" cstate="print">
                      <a:extLst>
                        <a:ext uri="{28A0092B-C50C-407E-A947-70E740481C1C}">
                          <a14:useLocalDpi xmlns:a14="http://schemas.microsoft.com/office/drawing/2010/main" val="0"/>
                        </a:ext>
                      </a:extLst>
                    </a:blip>
                    <a:srcRect/>
                    <a:stretch>
                      <a:fillRect/>
                    </a:stretch>
                  </pic:blipFill>
                  <pic:spPr bwMode="auto">
                    <a:xfrm>
                      <a:off x="0" y="0"/>
                      <a:ext cx="1196340" cy="220980"/>
                    </a:xfrm>
                    <a:prstGeom prst="rect">
                      <a:avLst/>
                    </a:prstGeom>
                    <a:noFill/>
                    <a:ln>
                      <a:noFill/>
                    </a:ln>
                  </pic:spPr>
                </pic:pic>
              </a:graphicData>
            </a:graphic>
          </wp:inline>
        </w:drawing>
      </w:r>
      <w:r w:rsidRPr="001B1C89">
        <w:rPr>
          <w:rFonts w:ascii="Times New Roman" w:eastAsia="MS Mincho" w:hAnsi="Times New Roman"/>
          <w:szCs w:val="20"/>
        </w:rPr>
        <w:t xml:space="preserve"> and the PRB index of the PUCCH transmission in the second hop as </w:t>
      </w:r>
      <w:r w:rsidRPr="001B1C89">
        <w:rPr>
          <w:rFonts w:ascii="Times New Roman" w:eastAsia="MS Mincho" w:hAnsi="Times New Roman"/>
          <w:position w:val="-10"/>
          <w:szCs w:val="20"/>
        </w:rPr>
        <w:object w:dxaOrig="2760" w:dyaOrig="340" w14:anchorId="66366E44">
          <v:shape id="_x0000_i1428" type="#_x0000_t75" style="width:137.6pt;height:17.6pt" o:ole="">
            <v:imagedata r:id="rId1261" o:title=""/>
          </v:shape>
          <o:OLEObject Type="Embed" ProgID="Equation.3" ShapeID="_x0000_i1428" DrawAspect="Content" ObjectID="_1600200812" r:id="rId1262"/>
        </w:object>
      </w:r>
      <w:r w:rsidRPr="001B1C89">
        <w:rPr>
          <w:rFonts w:ascii="Times New Roman" w:eastAsia="MS Mincho" w:hAnsi="Times New Roman"/>
          <w:szCs w:val="20"/>
        </w:rPr>
        <w:t xml:space="preserve">, where </w:t>
      </w:r>
      <w:r w:rsidRPr="001B1C89">
        <w:rPr>
          <w:rFonts w:ascii="Times New Roman" w:eastAsia="MS Mincho" w:hAnsi="Times New Roman"/>
          <w:noProof/>
          <w:position w:val="-10"/>
          <w:szCs w:val="20"/>
          <w:lang w:eastAsia="en-GB"/>
        </w:rPr>
        <w:drawing>
          <wp:inline distT="0" distB="0" distL="0" distR="0" wp14:anchorId="513110E0" wp14:editId="00E15DB3">
            <wp:extent cx="243840" cy="198120"/>
            <wp:effectExtent l="0" t="0" r="381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0"/>
                    <pic:cNvPicPr>
                      <a:picLocks noChangeAspect="1" noChangeArrowheads="1"/>
                    </pic:cNvPicPr>
                  </pic:nvPicPr>
                  <pic:blipFill>
                    <a:blip r:embed="rId1263" cstate="print">
                      <a:extLst>
                        <a:ext uri="{28A0092B-C50C-407E-A947-70E740481C1C}">
                          <a14:useLocalDpi xmlns:a14="http://schemas.microsoft.com/office/drawing/2010/main" val="0"/>
                        </a:ext>
                      </a:extLst>
                    </a:blip>
                    <a:srcRect/>
                    <a:stretch>
                      <a:fillRect/>
                    </a:stretch>
                  </pic:blipFill>
                  <pic:spPr bwMode="auto">
                    <a:xfrm>
                      <a:off x="0" y="0"/>
                      <a:ext cx="243840" cy="198120"/>
                    </a:xfrm>
                    <a:prstGeom prst="rect">
                      <a:avLst/>
                    </a:prstGeom>
                    <a:noFill/>
                    <a:ln>
                      <a:noFill/>
                    </a:ln>
                  </pic:spPr>
                </pic:pic>
              </a:graphicData>
            </a:graphic>
          </wp:inline>
        </w:drawing>
      </w:r>
      <w:r w:rsidRPr="001B1C89">
        <w:rPr>
          <w:rFonts w:ascii="Times New Roman" w:eastAsia="MS Mincho" w:hAnsi="Times New Roman"/>
          <w:szCs w:val="20"/>
        </w:rPr>
        <w:t xml:space="preserve"> is the total number of </w:t>
      </w:r>
      <w:r w:rsidRPr="001B1C89">
        <w:rPr>
          <w:rFonts w:ascii="Times New Roman" w:eastAsia="MS Mincho" w:hAnsi="Times New Roman"/>
          <w:color w:val="FF0000"/>
          <w:szCs w:val="20"/>
          <w:u w:val="single"/>
        </w:rPr>
        <w:t xml:space="preserve">initial </w:t>
      </w:r>
      <w:r w:rsidRPr="001B1C89">
        <w:rPr>
          <w:rFonts w:ascii="Times New Roman" w:eastAsia="MS Mincho" w:hAnsi="Times New Roman"/>
          <w:szCs w:val="20"/>
        </w:rPr>
        <w:t xml:space="preserve">cyclic shift indexes in the </w:t>
      </w:r>
      <w:r w:rsidRPr="001B1C89">
        <w:rPr>
          <w:rFonts w:ascii="Times New Roman" w:eastAsia="MS Mincho" w:hAnsi="Times New Roman"/>
          <w:color w:val="FF0000"/>
          <w:szCs w:val="20"/>
          <w:u w:val="single"/>
        </w:rPr>
        <w:t>set of initial</w:t>
      </w:r>
      <w:r w:rsidRPr="001B1C89">
        <w:rPr>
          <w:rFonts w:ascii="Times New Roman" w:eastAsia="MS Mincho" w:hAnsi="Times New Roman"/>
          <w:color w:val="FF0000"/>
          <w:szCs w:val="20"/>
        </w:rPr>
        <w:t xml:space="preserve"> </w:t>
      </w:r>
      <w:r w:rsidRPr="001B1C89">
        <w:rPr>
          <w:rFonts w:ascii="Times New Roman" w:eastAsia="MS Mincho" w:hAnsi="Times New Roman"/>
          <w:szCs w:val="20"/>
        </w:rPr>
        <w:t>cyclic shift index</w:t>
      </w:r>
      <w:r w:rsidRPr="001B1C89">
        <w:rPr>
          <w:rFonts w:ascii="Times New Roman" w:eastAsia="MS Mincho" w:hAnsi="Times New Roman"/>
          <w:color w:val="FF0000"/>
          <w:szCs w:val="20"/>
          <w:u w:val="single"/>
        </w:rPr>
        <w:t>es</w:t>
      </w:r>
      <w:r w:rsidRPr="001B1C89">
        <w:rPr>
          <w:rFonts w:ascii="Times New Roman" w:eastAsia="MS Mincho" w:hAnsi="Times New Roman"/>
          <w:strike/>
          <w:color w:val="FF0000"/>
          <w:szCs w:val="20"/>
        </w:rPr>
        <w:t xml:space="preserve"> set</w:t>
      </w:r>
    </w:p>
    <w:p w14:paraId="0EA99714" w14:textId="058D18D8" w:rsidR="001B1C89" w:rsidRPr="001B1C89" w:rsidRDefault="001B1C89" w:rsidP="00A80C48">
      <w:pPr>
        <w:ind w:left="568" w:hanging="284"/>
        <w:rPr>
          <w:rFonts w:ascii="Times New Roman" w:eastAsia="MS Mincho" w:hAnsi="Times New Roman"/>
          <w:szCs w:val="20"/>
        </w:rPr>
      </w:pPr>
      <w:r w:rsidRPr="001B1C89">
        <w:rPr>
          <w:rFonts w:ascii="Times New Roman" w:eastAsia="MS Mincho" w:hAnsi="Times New Roman"/>
          <w:szCs w:val="20"/>
        </w:rPr>
        <w:t>-</w:t>
      </w:r>
      <w:r w:rsidRPr="001B1C89">
        <w:rPr>
          <w:rFonts w:ascii="Times New Roman" w:eastAsia="MS Mincho" w:hAnsi="Times New Roman"/>
          <w:szCs w:val="20"/>
        </w:rPr>
        <w:tab/>
        <w:t xml:space="preserve">the UE determines the initial cyclic shift index in the set of initial cyclic shift indexes as </w:t>
      </w:r>
      <w:r w:rsidRPr="001B1C89">
        <w:rPr>
          <w:rFonts w:ascii="Times New Roman" w:eastAsia="MS Mincho" w:hAnsi="Times New Roman"/>
          <w:b/>
          <w:noProof/>
          <w:position w:val="-10"/>
          <w:szCs w:val="20"/>
          <w:lang w:eastAsia="en-GB"/>
        </w:rPr>
        <w:drawing>
          <wp:inline distT="0" distB="0" distL="0" distR="0" wp14:anchorId="626149F9" wp14:editId="0D6C0F21">
            <wp:extent cx="815340" cy="220980"/>
            <wp:effectExtent l="0" t="0" r="3810" b="762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9"/>
                    <pic:cNvPicPr>
                      <a:picLocks noChangeAspect="1" noChangeArrowheads="1"/>
                    </pic:cNvPicPr>
                  </pic:nvPicPr>
                  <pic:blipFill>
                    <a:blip r:embed="rId1264" cstate="print">
                      <a:extLst>
                        <a:ext uri="{28A0092B-C50C-407E-A947-70E740481C1C}">
                          <a14:useLocalDpi xmlns:a14="http://schemas.microsoft.com/office/drawing/2010/main" val="0"/>
                        </a:ext>
                      </a:extLst>
                    </a:blip>
                    <a:srcRect/>
                    <a:stretch>
                      <a:fillRect/>
                    </a:stretch>
                  </pic:blipFill>
                  <pic:spPr bwMode="auto">
                    <a:xfrm>
                      <a:off x="0" y="0"/>
                      <a:ext cx="815340" cy="220980"/>
                    </a:xfrm>
                    <a:prstGeom prst="rect">
                      <a:avLst/>
                    </a:prstGeom>
                    <a:noFill/>
                    <a:ln>
                      <a:noFill/>
                    </a:ln>
                  </pic:spPr>
                </pic:pic>
              </a:graphicData>
            </a:graphic>
          </wp:inline>
        </w:drawing>
      </w:r>
    </w:p>
    <w:p w14:paraId="58904677" w14:textId="77777777" w:rsidR="00A80C48" w:rsidRPr="00A80C48" w:rsidRDefault="00A80C48" w:rsidP="00A80C48">
      <w:pPr>
        <w:ind w:left="720" w:hanging="720"/>
      </w:pPr>
      <w:r w:rsidRPr="00A80C48">
        <w:t>===== end of TP =====</w:t>
      </w:r>
    </w:p>
    <w:p w14:paraId="1B158CFF" w14:textId="77777777" w:rsidR="001B1C89" w:rsidRPr="001B1C89" w:rsidRDefault="001B1C89" w:rsidP="001B1C89">
      <w:pPr>
        <w:ind w:left="720" w:hanging="720"/>
      </w:pPr>
    </w:p>
    <w:p w14:paraId="26F91B61" w14:textId="38E6C176" w:rsidR="001B1C89" w:rsidRPr="00146E6D" w:rsidRDefault="00146E6D" w:rsidP="00551C1B">
      <w:pPr>
        <w:ind w:left="720" w:hanging="720"/>
        <w:rPr>
          <w:b/>
        </w:rPr>
      </w:pPr>
      <w:r w:rsidRPr="00146E6D">
        <w:rPr>
          <w:b/>
        </w:rPr>
        <w:t>Friday session</w:t>
      </w:r>
    </w:p>
    <w:p w14:paraId="718D242E" w14:textId="17EE34E8" w:rsidR="00146E6D" w:rsidRPr="00146E6D" w:rsidRDefault="001B7BF2" w:rsidP="00146E6D">
      <w:pPr>
        <w:ind w:left="720" w:hanging="720"/>
        <w:rPr>
          <w:b/>
        </w:rPr>
      </w:pPr>
      <w:hyperlink r:id="rId1265" w:history="1">
        <w:r w:rsidR="00146E6D" w:rsidRPr="00146E6D">
          <w:rPr>
            <w:b/>
            <w:color w:val="0000FF"/>
            <w:u w:val="single"/>
          </w:rPr>
          <w:t>R1-1809932</w:t>
        </w:r>
      </w:hyperlink>
      <w:r w:rsidR="00146E6D" w:rsidRPr="00146E6D">
        <w:rPr>
          <w:rFonts w:ascii="Arial" w:hAnsi="Arial" w:cs="Arial"/>
          <w:b/>
          <w:sz w:val="22"/>
        </w:rPr>
        <w:tab/>
      </w:r>
      <w:r w:rsidR="00146E6D" w:rsidRPr="00146E6D">
        <w:rPr>
          <w:b/>
        </w:rPr>
        <w:t>Summary of Maintenance Issues on Short PUCCH</w:t>
      </w:r>
      <w:r w:rsidR="00146E6D" w:rsidRPr="00146E6D">
        <w:rPr>
          <w:b/>
        </w:rPr>
        <w:tab/>
        <w:t>Ericsson</w:t>
      </w:r>
    </w:p>
    <w:p w14:paraId="7960CCE0" w14:textId="77777777" w:rsidR="00146E6D" w:rsidRPr="00BD0234" w:rsidRDefault="00146E6D" w:rsidP="00146E6D">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28706F2A" w14:textId="77777777" w:rsidR="00146E6D" w:rsidRPr="00146E6D" w:rsidRDefault="00146E6D" w:rsidP="00146E6D">
      <w:pPr>
        <w:ind w:left="720" w:hanging="720"/>
      </w:pPr>
    </w:p>
    <w:p w14:paraId="4EB1DACB" w14:textId="77777777" w:rsidR="00146E6D" w:rsidRPr="00146E6D" w:rsidRDefault="00146E6D" w:rsidP="00146E6D">
      <w:pPr>
        <w:ind w:left="720" w:hanging="720"/>
        <w:rPr>
          <w:szCs w:val="20"/>
        </w:rPr>
      </w:pPr>
      <w:r w:rsidRPr="00146E6D">
        <w:rPr>
          <w:szCs w:val="20"/>
          <w:highlight w:val="green"/>
        </w:rPr>
        <w:t>Agreements</w:t>
      </w:r>
      <w:r w:rsidRPr="00146E6D">
        <w:rPr>
          <w:szCs w:val="20"/>
        </w:rPr>
        <w:t>:</w:t>
      </w:r>
    </w:p>
    <w:p w14:paraId="18236EBF" w14:textId="77777777" w:rsidR="00146E6D" w:rsidRPr="00146E6D" w:rsidRDefault="00146E6D" w:rsidP="008E772F">
      <w:pPr>
        <w:pStyle w:val="ListParagraph"/>
        <w:numPr>
          <w:ilvl w:val="0"/>
          <w:numId w:val="68"/>
        </w:numPr>
        <w:rPr>
          <w:lang w:eastAsia="zh-CN"/>
        </w:rPr>
      </w:pPr>
      <w:r w:rsidRPr="00146E6D">
        <w:rPr>
          <w:lang w:eastAsia="zh-CN"/>
        </w:rPr>
        <w:t xml:space="preserve">When HARQ-ACK corresponding to SPS PDSCH without scheduling DCI overlaps only with configured PUCCH resource(s) for CSI and/or SR and/or PUSCH resources with configured grant in a slot, </w:t>
      </w:r>
    </w:p>
    <w:p w14:paraId="225C566D" w14:textId="77777777" w:rsidR="00146E6D" w:rsidRPr="00146E6D" w:rsidRDefault="00146E6D" w:rsidP="008E772F">
      <w:pPr>
        <w:pStyle w:val="ListParagraph"/>
        <w:numPr>
          <w:ilvl w:val="1"/>
          <w:numId w:val="68"/>
        </w:numPr>
        <w:rPr>
          <w:lang w:eastAsia="zh-CN"/>
        </w:rPr>
      </w:pPr>
      <w:r w:rsidRPr="00146E6D">
        <w:rPr>
          <w:lang w:eastAsia="zh-CN"/>
        </w:rPr>
        <w:t>The timeline requirement for UCI multiplexing is satisfied if the earliest symbol among these PUCCH(s)/PUSCH(s) starts no earlier than N1+X symbols after the last symbol of the corresponding SPS-PDSCH(s).</w:t>
      </w:r>
    </w:p>
    <w:p w14:paraId="4B6C608C" w14:textId="77777777" w:rsidR="00146E6D" w:rsidRPr="00146E6D" w:rsidRDefault="00146E6D" w:rsidP="008E772F">
      <w:pPr>
        <w:pStyle w:val="ListParagraph"/>
        <w:numPr>
          <w:ilvl w:val="2"/>
          <w:numId w:val="68"/>
        </w:numPr>
        <w:rPr>
          <w:lang w:eastAsia="zh-CN"/>
        </w:rPr>
      </w:pPr>
      <w:r w:rsidRPr="00146E6D">
        <w:rPr>
          <w:lang w:eastAsia="zh-CN"/>
        </w:rPr>
        <w:t>X is defined as agreed in RAN1#93.</w:t>
      </w:r>
    </w:p>
    <w:p w14:paraId="17C0C99B" w14:textId="77777777" w:rsidR="00146E6D" w:rsidRPr="00146E6D" w:rsidRDefault="00146E6D" w:rsidP="008E772F">
      <w:pPr>
        <w:pStyle w:val="ListParagraph"/>
        <w:numPr>
          <w:ilvl w:val="1"/>
          <w:numId w:val="68"/>
        </w:numPr>
        <w:rPr>
          <w:lang w:eastAsia="zh-CN"/>
        </w:rPr>
      </w:pPr>
      <w:r w:rsidRPr="00146E6D">
        <w:rPr>
          <w:lang w:eastAsia="zh-CN"/>
        </w:rPr>
        <w:t>The pseudo-code in 9.2.5 of TS38.213 is applicable to resolve overlapping among PUCCH resources (if any)</w:t>
      </w:r>
    </w:p>
    <w:p w14:paraId="5A03049E" w14:textId="77777777" w:rsidR="00146E6D" w:rsidRPr="00146E6D" w:rsidRDefault="00146E6D" w:rsidP="008E772F">
      <w:pPr>
        <w:pStyle w:val="ListParagraph"/>
        <w:numPr>
          <w:ilvl w:val="1"/>
          <w:numId w:val="68"/>
        </w:numPr>
        <w:rPr>
          <w:lang w:eastAsia="zh-CN"/>
        </w:rPr>
      </w:pPr>
      <w:r w:rsidRPr="00146E6D">
        <w:rPr>
          <w:lang w:eastAsia="zh-CN"/>
        </w:rPr>
        <w:t>After resolving overlapping among PUCCH resources (if any), the PUCCH UCI is multiplexed on the overlapping PUSCH resource with configured grant (if any)</w:t>
      </w:r>
      <w:r w:rsidRPr="00680443">
        <w:rPr>
          <w:i/>
          <w:iCs/>
          <w:lang w:eastAsia="zh-CN"/>
        </w:rPr>
        <w:t xml:space="preserve">. </w:t>
      </w:r>
    </w:p>
    <w:p w14:paraId="40D4FBE9" w14:textId="77777777" w:rsidR="00146E6D" w:rsidRPr="00146E6D" w:rsidRDefault="00146E6D" w:rsidP="008E772F">
      <w:pPr>
        <w:pStyle w:val="ListParagraph"/>
        <w:numPr>
          <w:ilvl w:val="1"/>
          <w:numId w:val="68"/>
        </w:numPr>
      </w:pPr>
      <w:r w:rsidRPr="00680443">
        <w:rPr>
          <w:iCs/>
        </w:rPr>
        <w:t>Note: this does not apply to PUSCH or SPS PDSCH as part of the activation</w:t>
      </w:r>
      <w:r w:rsidRPr="00680443">
        <w:rPr>
          <w:i/>
          <w:iCs/>
        </w:rPr>
        <w:t xml:space="preserve"> </w:t>
      </w:r>
    </w:p>
    <w:p w14:paraId="45D103AB" w14:textId="77777777" w:rsidR="00146E6D" w:rsidRPr="00146E6D" w:rsidRDefault="00146E6D" w:rsidP="00146E6D">
      <w:pPr>
        <w:ind w:left="720" w:hanging="720"/>
        <w:rPr>
          <w:szCs w:val="20"/>
        </w:rPr>
      </w:pPr>
    </w:p>
    <w:p w14:paraId="7E8691C8" w14:textId="77777777" w:rsidR="00146E6D" w:rsidRPr="00146E6D" w:rsidRDefault="00146E6D" w:rsidP="00146E6D">
      <w:pPr>
        <w:ind w:left="720" w:hanging="720"/>
        <w:rPr>
          <w:szCs w:val="20"/>
        </w:rPr>
      </w:pPr>
      <w:r w:rsidRPr="00146E6D">
        <w:rPr>
          <w:szCs w:val="20"/>
          <w:highlight w:val="green"/>
        </w:rPr>
        <w:t>Agreements</w:t>
      </w:r>
      <w:r w:rsidRPr="00146E6D">
        <w:rPr>
          <w:szCs w:val="20"/>
        </w:rPr>
        <w:t>:</w:t>
      </w:r>
    </w:p>
    <w:p w14:paraId="0B939D9F" w14:textId="77777777" w:rsidR="00146E6D" w:rsidRPr="00146E6D" w:rsidRDefault="00146E6D" w:rsidP="008E772F">
      <w:pPr>
        <w:numPr>
          <w:ilvl w:val="0"/>
          <w:numId w:val="191"/>
        </w:numPr>
        <w:rPr>
          <w:szCs w:val="20"/>
        </w:rPr>
      </w:pPr>
      <w:r w:rsidRPr="00146E6D">
        <w:rPr>
          <w:szCs w:val="20"/>
        </w:rPr>
        <w:t xml:space="preserve">The TP in section 3.1 of </w:t>
      </w:r>
      <w:hyperlink r:id="rId1266" w:history="1">
        <w:r w:rsidRPr="00146E6D">
          <w:rPr>
            <w:color w:val="0000FF"/>
            <w:szCs w:val="20"/>
            <w:u w:val="single"/>
          </w:rPr>
          <w:t>R1-1809932</w:t>
        </w:r>
      </w:hyperlink>
      <w:r w:rsidRPr="00146E6D">
        <w:rPr>
          <w:szCs w:val="20"/>
        </w:rPr>
        <w:t xml:space="preserve"> for </w:t>
      </w:r>
      <w:r w:rsidRPr="00146E6D">
        <w:rPr>
          <w:szCs w:val="20"/>
          <w:lang w:eastAsia="zh-CN"/>
        </w:rPr>
        <w:t>38.211, subclause 6.3.2.2.2 and 6.4.1.3.2.1, is endorsed</w:t>
      </w:r>
    </w:p>
    <w:p w14:paraId="391288E5" w14:textId="77777777" w:rsidR="00146E6D" w:rsidRPr="00146E6D" w:rsidRDefault="00146E6D" w:rsidP="008E772F">
      <w:pPr>
        <w:numPr>
          <w:ilvl w:val="0"/>
          <w:numId w:val="191"/>
        </w:numPr>
        <w:rPr>
          <w:szCs w:val="20"/>
        </w:rPr>
      </w:pPr>
      <w:r w:rsidRPr="00146E6D">
        <w:rPr>
          <w:szCs w:val="20"/>
        </w:rPr>
        <w:t xml:space="preserve">The TP in section 3.2 of </w:t>
      </w:r>
      <w:hyperlink r:id="rId1267" w:history="1">
        <w:r w:rsidRPr="00146E6D">
          <w:rPr>
            <w:color w:val="0000FF"/>
            <w:szCs w:val="20"/>
            <w:u w:val="single"/>
          </w:rPr>
          <w:t>R1-1809932</w:t>
        </w:r>
      </w:hyperlink>
      <w:r w:rsidRPr="00146E6D">
        <w:rPr>
          <w:szCs w:val="20"/>
        </w:rPr>
        <w:t xml:space="preserve"> for </w:t>
      </w:r>
      <w:r w:rsidRPr="00146E6D">
        <w:rPr>
          <w:szCs w:val="20"/>
          <w:lang w:eastAsia="zh-CN"/>
        </w:rPr>
        <w:t>38.211, subclause 6.3.2.5.1, is endorsed</w:t>
      </w:r>
    </w:p>
    <w:p w14:paraId="171A9282" w14:textId="77777777" w:rsidR="00146E6D" w:rsidRPr="00146E6D" w:rsidRDefault="00146E6D" w:rsidP="00146E6D">
      <w:pPr>
        <w:ind w:left="720" w:hanging="720"/>
      </w:pPr>
    </w:p>
    <w:p w14:paraId="71734C7B" w14:textId="15A56C32" w:rsidR="00146E6D" w:rsidRPr="00146E6D" w:rsidRDefault="00146E6D" w:rsidP="00146E6D">
      <w:pPr>
        <w:ind w:left="720" w:hanging="720"/>
      </w:pPr>
      <w:r w:rsidRPr="00146E6D">
        <w:rPr>
          <w:highlight w:val="green"/>
        </w:rPr>
        <w:t>Agreement</w:t>
      </w:r>
      <w:r w:rsidRPr="00146E6D">
        <w:t>:</w:t>
      </w:r>
    </w:p>
    <w:p w14:paraId="6F4A00EB" w14:textId="11E7A9A6" w:rsidR="00146E6D" w:rsidRDefault="00146E6D" w:rsidP="008E772F">
      <w:pPr>
        <w:numPr>
          <w:ilvl w:val="0"/>
          <w:numId w:val="191"/>
        </w:numPr>
      </w:pPr>
      <w:r w:rsidRPr="00146E6D">
        <w:t>To adopt the following TP to 6.4.1.3.2.1 of 38.211:</w:t>
      </w:r>
    </w:p>
    <w:p w14:paraId="7F641327" w14:textId="58361796" w:rsidR="00146E6D" w:rsidRPr="00146E6D" w:rsidRDefault="00146E6D" w:rsidP="00146E6D">
      <w:r>
        <w:t>===== start of TP =====</w:t>
      </w:r>
    </w:p>
    <w:p w14:paraId="0512297E" w14:textId="77777777" w:rsidR="00146E6D" w:rsidRPr="00146E6D" w:rsidRDefault="00146E6D" w:rsidP="00146E6D">
      <w:r w:rsidRPr="00146E6D">
        <w:t>…………………….</w:t>
      </w:r>
    </w:p>
    <w:p w14:paraId="24CE6C77" w14:textId="77777777" w:rsidR="00146E6D" w:rsidRPr="00146E6D" w:rsidRDefault="00146E6D" w:rsidP="00146E6D">
      <w:pPr>
        <w:rPr>
          <w:rFonts w:ascii="Times New Roman" w:eastAsia="Times New Roman" w:hAnsi="Times New Roman"/>
          <w:color w:val="FF0000"/>
          <w:szCs w:val="20"/>
        </w:rPr>
      </w:pPr>
      <w:r w:rsidRPr="00146E6D">
        <w:rPr>
          <w:rFonts w:ascii="Times New Roman" w:eastAsia="Times New Roman" w:hAnsi="Times New Roman"/>
          <w:szCs w:val="20"/>
        </w:rPr>
        <w:lastRenderedPageBreak/>
        <w:t xml:space="preserve">is given by the higher-layer parameter </w:t>
      </w:r>
      <w:r w:rsidRPr="00146E6D">
        <w:rPr>
          <w:rFonts w:ascii="Times New Roman" w:eastAsia="Times New Roman" w:hAnsi="Times New Roman"/>
          <w:i/>
          <w:szCs w:val="20"/>
        </w:rPr>
        <w:t>scramblingID0</w:t>
      </w:r>
      <w:r w:rsidRPr="00146E6D">
        <w:rPr>
          <w:rFonts w:ascii="Times New Roman" w:eastAsia="Times New Roman" w:hAnsi="Times New Roman"/>
          <w:szCs w:val="20"/>
        </w:rPr>
        <w:t xml:space="preserve"> in the </w:t>
      </w:r>
      <w:r w:rsidRPr="00146E6D">
        <w:rPr>
          <w:rFonts w:ascii="Times New Roman" w:eastAsia="Times New Roman" w:hAnsi="Times New Roman"/>
          <w:i/>
          <w:szCs w:val="20"/>
        </w:rPr>
        <w:t>DMRS-UplinkConfig</w:t>
      </w:r>
      <w:r w:rsidRPr="00146E6D">
        <w:rPr>
          <w:rFonts w:ascii="Times New Roman" w:eastAsia="Times New Roman" w:hAnsi="Times New Roman"/>
          <w:szCs w:val="20"/>
        </w:rPr>
        <w:t xml:space="preserve"> IE if provided and by N</w:t>
      </w:r>
      <w:r w:rsidRPr="00146E6D">
        <w:rPr>
          <w:rFonts w:ascii="Times New Roman" w:eastAsia="Times New Roman" w:hAnsi="Times New Roman"/>
          <w:szCs w:val="20"/>
          <w:vertAlign w:val="subscript"/>
        </w:rPr>
        <w:t>ID</w:t>
      </w:r>
      <w:r w:rsidRPr="00146E6D">
        <w:rPr>
          <w:rFonts w:ascii="Times New Roman" w:eastAsia="Times New Roman" w:hAnsi="Times New Roman"/>
          <w:szCs w:val="20"/>
          <w:vertAlign w:val="superscript"/>
        </w:rPr>
        <w:t xml:space="preserve">cell </w:t>
      </w:r>
      <w:r w:rsidRPr="00146E6D">
        <w:rPr>
          <w:rFonts w:ascii="Times New Roman" w:eastAsia="Times New Roman" w:hAnsi="Times New Roman"/>
          <w:szCs w:val="20"/>
        </w:rPr>
        <w:t>otherwise</w:t>
      </w:r>
      <w:r w:rsidRPr="00146E6D">
        <w:rPr>
          <w:rFonts w:ascii="Times New Roman" w:eastAsia="Times New Roman" w:hAnsi="Times New Roman"/>
          <w:i/>
          <w:szCs w:val="20"/>
        </w:rPr>
        <w:t>.</w:t>
      </w:r>
      <w:r w:rsidRPr="00146E6D">
        <w:rPr>
          <w:rFonts w:ascii="Times New Roman" w:eastAsia="Times New Roman" w:hAnsi="Times New Roman"/>
          <w:szCs w:val="20"/>
        </w:rPr>
        <w:t xml:space="preserve"> </w:t>
      </w:r>
      <w:r w:rsidRPr="00146E6D">
        <w:rPr>
          <w:rFonts w:ascii="Times New Roman" w:eastAsia="Times New Roman" w:hAnsi="Times New Roman"/>
          <w:color w:val="FF0000"/>
          <w:u w:val="single"/>
        </w:rPr>
        <w:t>If</w:t>
      </w:r>
      <w:r w:rsidRPr="00146E6D">
        <w:rPr>
          <w:rFonts w:ascii="Times New Roman" w:eastAsia="SimSun" w:hAnsi="Times New Roman"/>
          <w:color w:val="FF0000"/>
          <w:u w:val="single"/>
          <w:lang w:eastAsia="zh-CN"/>
        </w:rPr>
        <w:t xml:space="preserve"> a UE is provided both</w:t>
      </w:r>
      <w:r w:rsidRPr="00146E6D">
        <w:rPr>
          <w:rFonts w:ascii="Times New Roman" w:eastAsia="SimSun" w:hAnsi="Times New Roman"/>
          <w:i/>
          <w:color w:val="FF0000"/>
          <w:u w:val="single"/>
          <w:lang w:eastAsia="zh-CN"/>
        </w:rPr>
        <w:t xml:space="preserve"> </w:t>
      </w:r>
      <w:r w:rsidRPr="00146E6D">
        <w:rPr>
          <w:rFonts w:ascii="Times New Roman" w:hAnsi="Times New Roman"/>
          <w:i/>
          <w:color w:val="FF0000"/>
          <w:u w:val="single"/>
        </w:rPr>
        <w:t xml:space="preserve">dmrs-UplinkForPUSCH-MappingTypeA </w:t>
      </w:r>
      <w:r w:rsidRPr="00146E6D">
        <w:rPr>
          <w:rFonts w:ascii="Times New Roman" w:hAnsi="Times New Roman"/>
          <w:color w:val="FF0000"/>
          <w:u w:val="single"/>
        </w:rPr>
        <w:t xml:space="preserve">and </w:t>
      </w:r>
      <w:r w:rsidRPr="00146E6D">
        <w:rPr>
          <w:rFonts w:ascii="Times New Roman" w:hAnsi="Times New Roman"/>
          <w:i/>
          <w:color w:val="FF0000"/>
          <w:u w:val="single"/>
        </w:rPr>
        <w:t>dmrs-UplinkForPUSCH-MappingTypeB</w:t>
      </w:r>
      <w:r w:rsidRPr="00146E6D">
        <w:rPr>
          <w:rFonts w:ascii="Times New Roman" w:eastAsia="SimSun" w:hAnsi="Times New Roman"/>
          <w:i/>
          <w:color w:val="FF0000"/>
          <w:u w:val="single"/>
          <w:lang w:eastAsia="zh-CN"/>
        </w:rPr>
        <w:t xml:space="preserve">, scramblingID0 </w:t>
      </w:r>
      <w:r w:rsidRPr="00146E6D">
        <w:rPr>
          <w:rFonts w:ascii="Times New Roman" w:eastAsia="SimSun" w:hAnsi="Times New Roman"/>
          <w:color w:val="FF0000"/>
          <w:u w:val="single"/>
          <w:lang w:eastAsia="zh-CN"/>
        </w:rPr>
        <w:t xml:space="preserve">is provided by </w:t>
      </w:r>
      <w:r w:rsidRPr="00146E6D">
        <w:rPr>
          <w:rFonts w:ascii="Times New Roman" w:hAnsi="Times New Roman"/>
          <w:i/>
          <w:color w:val="FF0000"/>
          <w:u w:val="single"/>
        </w:rPr>
        <w:t>dmrs-UplinkForPUSCH-MappingTypeB</w:t>
      </w:r>
      <w:r w:rsidRPr="00146E6D">
        <w:rPr>
          <w:rFonts w:ascii="Times New Roman" w:eastAsia="SimSun" w:hAnsi="Times New Roman"/>
          <w:color w:val="FF0000"/>
          <w:u w:val="single"/>
          <w:lang w:eastAsia="zh-CN"/>
        </w:rPr>
        <w:t>.</w:t>
      </w:r>
    </w:p>
    <w:p w14:paraId="0D2C0ECF" w14:textId="6789BCED" w:rsidR="00146E6D" w:rsidRPr="00146E6D" w:rsidRDefault="00146E6D" w:rsidP="00146E6D">
      <w:pPr>
        <w:ind w:left="720" w:hanging="720"/>
      </w:pPr>
      <w:r w:rsidRPr="00146E6D">
        <w:t>===== end of TP =====</w:t>
      </w:r>
    </w:p>
    <w:p w14:paraId="2A21B088" w14:textId="77777777" w:rsidR="00146E6D" w:rsidRDefault="00146E6D" w:rsidP="00146E6D">
      <w:pPr>
        <w:ind w:left="720" w:hanging="720"/>
        <w:rPr>
          <w:b/>
        </w:rPr>
      </w:pPr>
    </w:p>
    <w:p w14:paraId="1E23D2B8" w14:textId="4EEDA050" w:rsidR="00146E6D" w:rsidRPr="00146E6D" w:rsidRDefault="00146E6D" w:rsidP="00146E6D">
      <w:pPr>
        <w:ind w:left="720" w:hanging="720"/>
        <w:rPr>
          <w:b/>
        </w:rPr>
      </w:pPr>
      <w:r w:rsidRPr="00146E6D">
        <w:rPr>
          <w:b/>
        </w:rPr>
        <w:t>R1-1809994</w:t>
      </w:r>
      <w:r w:rsidRPr="00146E6D">
        <w:rPr>
          <w:b/>
        </w:rPr>
        <w:tab/>
        <w:t>Summary of maintenance issues on frequency hopping</w:t>
      </w:r>
      <w:r w:rsidRPr="00146E6D">
        <w:rPr>
          <w:b/>
        </w:rPr>
        <w:tab/>
        <w:t>Ericsson</w:t>
      </w:r>
    </w:p>
    <w:p w14:paraId="5F57AD3D" w14:textId="13BE5364" w:rsidR="00146E6D" w:rsidRPr="00146E6D" w:rsidRDefault="00146E6D" w:rsidP="00146E6D">
      <w:pPr>
        <w:rPr>
          <w:b/>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 xml:space="preserve">noted. further revised in </w:t>
      </w:r>
      <w:r w:rsidRPr="00146E6D">
        <w:rPr>
          <w:b/>
        </w:rPr>
        <w:t>R1-1810011</w:t>
      </w:r>
      <w:r>
        <w:rPr>
          <w:b/>
        </w:rPr>
        <w:t>.</w:t>
      </w:r>
    </w:p>
    <w:p w14:paraId="2EFAC982" w14:textId="77777777" w:rsidR="00146E6D" w:rsidRDefault="00146E6D" w:rsidP="00146E6D">
      <w:pPr>
        <w:ind w:left="720" w:hanging="720"/>
        <w:rPr>
          <w:highlight w:val="green"/>
        </w:rPr>
      </w:pPr>
    </w:p>
    <w:p w14:paraId="419DF98B" w14:textId="21B81B44" w:rsidR="00146E6D" w:rsidRPr="00146E6D" w:rsidRDefault="00146E6D" w:rsidP="00146E6D">
      <w:pPr>
        <w:ind w:left="720" w:hanging="720"/>
      </w:pPr>
      <w:r w:rsidRPr="00146E6D">
        <w:rPr>
          <w:highlight w:val="green"/>
        </w:rPr>
        <w:t>Agreement</w:t>
      </w:r>
      <w:r w:rsidRPr="00146E6D">
        <w:t>:</w:t>
      </w:r>
    </w:p>
    <w:p w14:paraId="647B110D" w14:textId="77777777" w:rsidR="00146E6D" w:rsidRPr="00146E6D" w:rsidRDefault="00146E6D" w:rsidP="008E772F">
      <w:pPr>
        <w:numPr>
          <w:ilvl w:val="0"/>
          <w:numId w:val="191"/>
        </w:numPr>
      </w:pPr>
      <w:r w:rsidRPr="00146E6D">
        <w:t>The two TPs in R1-1810011 are endorsed (38.211)</w:t>
      </w:r>
    </w:p>
    <w:p w14:paraId="604A0B78" w14:textId="77777777" w:rsidR="00146E6D" w:rsidRPr="00146E6D" w:rsidRDefault="00146E6D" w:rsidP="00146E6D">
      <w:pPr>
        <w:ind w:left="720" w:hanging="720"/>
        <w:rPr>
          <w:b/>
        </w:rPr>
      </w:pPr>
    </w:p>
    <w:p w14:paraId="13A6DC14" w14:textId="77777777" w:rsidR="00146E6D" w:rsidRPr="00146E6D" w:rsidRDefault="001B7BF2" w:rsidP="00146E6D">
      <w:pPr>
        <w:ind w:left="720" w:hanging="720"/>
        <w:rPr>
          <w:b/>
        </w:rPr>
      </w:pPr>
      <w:hyperlink r:id="rId1268" w:history="1">
        <w:r w:rsidR="00146E6D" w:rsidRPr="00146E6D">
          <w:rPr>
            <w:b/>
            <w:color w:val="0000FF"/>
            <w:u w:val="single"/>
          </w:rPr>
          <w:t>R1-1809976</w:t>
        </w:r>
      </w:hyperlink>
      <w:r w:rsidR="00146E6D" w:rsidRPr="00146E6D">
        <w:rPr>
          <w:b/>
        </w:rPr>
        <w:tab/>
        <w:t>Summary of PUCCH maintenance</w:t>
      </w:r>
      <w:r w:rsidR="00146E6D" w:rsidRPr="00146E6D">
        <w:rPr>
          <w:b/>
        </w:rPr>
        <w:tab/>
        <w:t>Qualcomm</w:t>
      </w:r>
    </w:p>
    <w:p w14:paraId="4213958F" w14:textId="5D4D2041" w:rsidR="00146E6D" w:rsidRPr="00BD0234" w:rsidRDefault="00146E6D" w:rsidP="00146E6D">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 Further revised in R1-1810003.</w:t>
      </w:r>
    </w:p>
    <w:p w14:paraId="0A741CA9" w14:textId="77777777" w:rsidR="00146E6D" w:rsidRDefault="00146E6D" w:rsidP="00146E6D">
      <w:pPr>
        <w:ind w:left="720" w:hanging="720"/>
        <w:rPr>
          <w:szCs w:val="20"/>
          <w:highlight w:val="green"/>
        </w:rPr>
      </w:pPr>
    </w:p>
    <w:p w14:paraId="0355AACF" w14:textId="776C227D" w:rsidR="00146E6D" w:rsidRPr="00146E6D" w:rsidRDefault="00146E6D" w:rsidP="00146E6D">
      <w:pPr>
        <w:ind w:left="720" w:hanging="720"/>
        <w:rPr>
          <w:szCs w:val="20"/>
        </w:rPr>
      </w:pPr>
      <w:r w:rsidRPr="00146E6D">
        <w:rPr>
          <w:szCs w:val="20"/>
          <w:highlight w:val="green"/>
        </w:rPr>
        <w:t>Agreements</w:t>
      </w:r>
      <w:r w:rsidRPr="00146E6D">
        <w:rPr>
          <w:szCs w:val="20"/>
        </w:rPr>
        <w:t>:</w:t>
      </w:r>
    </w:p>
    <w:p w14:paraId="08867BE1" w14:textId="77777777" w:rsidR="00146E6D" w:rsidRPr="00146E6D" w:rsidRDefault="00146E6D" w:rsidP="008E772F">
      <w:pPr>
        <w:numPr>
          <w:ilvl w:val="0"/>
          <w:numId w:val="191"/>
        </w:numPr>
        <w:rPr>
          <w:szCs w:val="20"/>
        </w:rPr>
      </w:pPr>
      <w:r w:rsidRPr="00146E6D">
        <w:rPr>
          <w:szCs w:val="20"/>
        </w:rPr>
        <w:t xml:space="preserve">For the determination of the number of PRBs in 38.213 section 9.2.5.1 and 9.2.5.2, </w:t>
      </w:r>
      <w:r w:rsidRPr="00146E6D">
        <w:rPr>
          <w:i/>
          <w:szCs w:val="20"/>
        </w:rPr>
        <w:t>O</w:t>
      </w:r>
      <w:r w:rsidRPr="00146E6D">
        <w:rPr>
          <w:szCs w:val="20"/>
          <w:vertAlign w:val="subscript"/>
        </w:rPr>
        <w:t>CRC</w:t>
      </w:r>
      <w:r w:rsidRPr="00146E6D">
        <w:rPr>
          <w:szCs w:val="20"/>
        </w:rPr>
        <w:t xml:space="preserve">=11if the number of UCI bits is larger than or equal to 360; otherwise </w:t>
      </w:r>
      <w:r w:rsidRPr="00146E6D">
        <w:rPr>
          <w:i/>
          <w:szCs w:val="20"/>
        </w:rPr>
        <w:t>O</w:t>
      </w:r>
      <w:r w:rsidRPr="00146E6D">
        <w:rPr>
          <w:szCs w:val="20"/>
          <w:vertAlign w:val="subscript"/>
        </w:rPr>
        <w:t>CRC</w:t>
      </w:r>
      <w:r w:rsidRPr="00146E6D">
        <w:rPr>
          <w:szCs w:val="20"/>
        </w:rPr>
        <w:t xml:space="preserve"> is the number of CRC bits calculated based on the number of UCI bits, as determined in 38.212.</w:t>
      </w:r>
    </w:p>
    <w:p w14:paraId="2A4B0E74" w14:textId="77777777" w:rsidR="00146E6D" w:rsidRPr="00146E6D" w:rsidRDefault="00146E6D" w:rsidP="00146E6D">
      <w:pPr>
        <w:ind w:left="720" w:hanging="720"/>
        <w:rPr>
          <w:szCs w:val="20"/>
        </w:rPr>
      </w:pPr>
    </w:p>
    <w:p w14:paraId="0798AF73" w14:textId="77777777" w:rsidR="00146E6D" w:rsidRDefault="00146E6D" w:rsidP="00551C1B">
      <w:pPr>
        <w:ind w:left="720" w:hanging="720"/>
      </w:pPr>
    </w:p>
    <w:p w14:paraId="05BF7EB9" w14:textId="6008EA6A" w:rsidR="00F1599B" w:rsidRPr="00F1599B" w:rsidRDefault="001B7BF2" w:rsidP="00F1599B">
      <w:hyperlink r:id="rId1269" w:history="1">
        <w:r w:rsidR="00D93AE1">
          <w:rPr>
            <w:rStyle w:val="Hyperlink"/>
          </w:rPr>
          <w:t>R1-1809517</w:t>
        </w:r>
      </w:hyperlink>
      <w:r w:rsidR="00F1599B" w:rsidRPr="00F1599B">
        <w:tab/>
        <w:t>Summary of RAN1#94 Tdocs on maintenance for R15 NR PUCCH resource allocation</w:t>
      </w:r>
      <w:r w:rsidR="00F1599B" w:rsidRPr="00F1599B">
        <w:tab/>
        <w:t>OPPO</w:t>
      </w:r>
    </w:p>
    <w:p w14:paraId="1E6D2B0B" w14:textId="46B841A3" w:rsidR="00F1599B" w:rsidRPr="00F1599B" w:rsidRDefault="001B7BF2" w:rsidP="00F1599B">
      <w:hyperlink r:id="rId1270" w:history="1">
        <w:r w:rsidR="00D93AE1">
          <w:rPr>
            <w:rStyle w:val="Hyperlink"/>
          </w:rPr>
          <w:t>R1-1809707</w:t>
        </w:r>
      </w:hyperlink>
      <w:r w:rsidR="00F1599B" w:rsidRPr="00F1599B">
        <w:tab/>
        <w:t>Specification Update on UL Control Incorporating Proposals in RAN1#94</w:t>
      </w:r>
      <w:r w:rsidR="00F1599B" w:rsidRPr="00F1599B">
        <w:tab/>
        <w:t>Samsung</w:t>
      </w:r>
    </w:p>
    <w:p w14:paraId="27CA3B42" w14:textId="77777777" w:rsidR="00F1599B" w:rsidRDefault="00F1599B" w:rsidP="00551C1B">
      <w:pPr>
        <w:ind w:left="720" w:hanging="720"/>
      </w:pPr>
    </w:p>
    <w:p w14:paraId="53997049" w14:textId="5BC675B3" w:rsidR="00E303AE" w:rsidRPr="00E303AE" w:rsidRDefault="001B7BF2" w:rsidP="00E303AE">
      <w:pPr>
        <w:ind w:left="720" w:hanging="720"/>
        <w:rPr>
          <w:lang w:eastAsia="x-none"/>
        </w:rPr>
      </w:pPr>
      <w:hyperlink r:id="rId1271" w:history="1">
        <w:r w:rsidR="00D93AE1">
          <w:rPr>
            <w:rStyle w:val="Hyperlink"/>
            <w:lang w:eastAsia="x-none"/>
          </w:rPr>
          <w:t>R1-1808103</w:t>
        </w:r>
      </w:hyperlink>
      <w:r w:rsidR="00E303AE" w:rsidRPr="00E303AE">
        <w:rPr>
          <w:lang w:eastAsia="x-none"/>
        </w:rPr>
        <w:tab/>
        <w:t>Remaining issues for physical uplink control channel</w:t>
      </w:r>
      <w:r w:rsidR="00E303AE" w:rsidRPr="00E303AE">
        <w:rPr>
          <w:lang w:eastAsia="x-none"/>
        </w:rPr>
        <w:tab/>
        <w:t>Huawei, HiSilicon</w:t>
      </w:r>
    </w:p>
    <w:p w14:paraId="40757B1C" w14:textId="7D2D4B5B" w:rsidR="00E303AE" w:rsidRPr="00E303AE" w:rsidRDefault="001B7BF2" w:rsidP="00E303AE">
      <w:pPr>
        <w:ind w:left="720" w:hanging="720"/>
        <w:rPr>
          <w:lang w:eastAsia="x-none"/>
        </w:rPr>
      </w:pPr>
      <w:hyperlink r:id="rId1272" w:history="1">
        <w:r w:rsidR="00D93AE1">
          <w:rPr>
            <w:rStyle w:val="Hyperlink"/>
            <w:lang w:eastAsia="x-none"/>
          </w:rPr>
          <w:t>R1-1808207</w:t>
        </w:r>
      </w:hyperlink>
      <w:r w:rsidR="00E303AE" w:rsidRPr="00E303AE">
        <w:rPr>
          <w:lang w:eastAsia="x-none"/>
        </w:rPr>
        <w:tab/>
        <w:t>Remaining issues on NR PUCCH</w:t>
      </w:r>
      <w:r w:rsidR="00E303AE" w:rsidRPr="00E303AE">
        <w:rPr>
          <w:lang w:eastAsia="x-none"/>
        </w:rPr>
        <w:tab/>
        <w:t>ZTE</w:t>
      </w:r>
    </w:p>
    <w:p w14:paraId="7600ABCC" w14:textId="26D2E639" w:rsidR="00E303AE" w:rsidRPr="00E303AE" w:rsidRDefault="001B7BF2" w:rsidP="00E303AE">
      <w:pPr>
        <w:ind w:left="720" w:hanging="720"/>
        <w:rPr>
          <w:lang w:eastAsia="x-none"/>
        </w:rPr>
      </w:pPr>
      <w:hyperlink r:id="rId1273" w:history="1">
        <w:r w:rsidR="00D93AE1">
          <w:rPr>
            <w:rStyle w:val="Hyperlink"/>
            <w:lang w:eastAsia="x-none"/>
          </w:rPr>
          <w:t>R1-1808225</w:t>
        </w:r>
      </w:hyperlink>
      <w:r w:rsidR="00E303AE" w:rsidRPr="00E303AE">
        <w:rPr>
          <w:lang w:eastAsia="x-none"/>
        </w:rPr>
        <w:tab/>
        <w:t>Remaining issues on PUCCH</w:t>
      </w:r>
      <w:r w:rsidR="00E303AE" w:rsidRPr="00E303AE">
        <w:rPr>
          <w:lang w:eastAsia="x-none"/>
        </w:rPr>
        <w:tab/>
        <w:t>vivo</w:t>
      </w:r>
    </w:p>
    <w:p w14:paraId="12CBAE05" w14:textId="617BAF55" w:rsidR="00E303AE" w:rsidRPr="00E303AE" w:rsidRDefault="001B7BF2" w:rsidP="00E303AE">
      <w:pPr>
        <w:ind w:left="720" w:hanging="720"/>
        <w:rPr>
          <w:lang w:eastAsia="x-none"/>
        </w:rPr>
      </w:pPr>
      <w:hyperlink r:id="rId1274" w:history="1">
        <w:r w:rsidR="00D93AE1">
          <w:rPr>
            <w:rStyle w:val="Hyperlink"/>
            <w:lang w:eastAsia="x-none"/>
          </w:rPr>
          <w:t>R1-1808260</w:t>
        </w:r>
      </w:hyperlink>
      <w:r w:rsidR="00E303AE" w:rsidRPr="00E303AE">
        <w:rPr>
          <w:lang w:eastAsia="x-none"/>
        </w:rPr>
        <w:tab/>
        <w:t>Remaining issues of PUCCH</w:t>
      </w:r>
      <w:r w:rsidR="00E303AE" w:rsidRPr="00E303AE">
        <w:rPr>
          <w:lang w:eastAsia="x-none"/>
        </w:rPr>
        <w:tab/>
        <w:t>MediaTek Inc.</w:t>
      </w:r>
    </w:p>
    <w:p w14:paraId="2ADFA180" w14:textId="49C15440" w:rsidR="00E303AE" w:rsidRPr="00E303AE" w:rsidRDefault="001B7BF2" w:rsidP="00E303AE">
      <w:pPr>
        <w:ind w:left="720" w:hanging="720"/>
        <w:rPr>
          <w:lang w:eastAsia="x-none"/>
        </w:rPr>
      </w:pPr>
      <w:hyperlink r:id="rId1275" w:history="1">
        <w:r w:rsidR="00D93AE1">
          <w:rPr>
            <w:rStyle w:val="Hyperlink"/>
            <w:lang w:eastAsia="x-none"/>
          </w:rPr>
          <w:t>R1-1808313</w:t>
        </w:r>
      </w:hyperlink>
      <w:r w:rsidR="00E303AE" w:rsidRPr="00E303AE">
        <w:rPr>
          <w:lang w:eastAsia="x-none"/>
        </w:rPr>
        <w:tab/>
        <w:t>Corrections on Subclause 9.2 UCI reporting in PUCCH in TS 38.213</w:t>
      </w:r>
      <w:r w:rsidR="00E303AE" w:rsidRPr="00E303AE">
        <w:rPr>
          <w:lang w:eastAsia="x-none"/>
        </w:rPr>
        <w:tab/>
        <w:t>Fujitsu</w:t>
      </w:r>
    </w:p>
    <w:p w14:paraId="6043815E" w14:textId="0FA1FB28" w:rsidR="00E303AE" w:rsidRPr="00E303AE" w:rsidRDefault="001B7BF2" w:rsidP="00E303AE">
      <w:pPr>
        <w:ind w:left="720" w:hanging="720"/>
        <w:rPr>
          <w:lang w:eastAsia="x-none"/>
        </w:rPr>
      </w:pPr>
      <w:hyperlink r:id="rId1276" w:history="1">
        <w:r w:rsidR="00D93AE1">
          <w:rPr>
            <w:rStyle w:val="Hyperlink"/>
            <w:lang w:eastAsia="x-none"/>
          </w:rPr>
          <w:t>R1-1808363</w:t>
        </w:r>
      </w:hyperlink>
      <w:r w:rsidR="00E303AE" w:rsidRPr="00E303AE">
        <w:rPr>
          <w:lang w:eastAsia="x-none"/>
        </w:rPr>
        <w:tab/>
        <w:t>Remaining issues on PUCCH</w:t>
      </w:r>
      <w:r w:rsidR="00E303AE" w:rsidRPr="00E303AE">
        <w:rPr>
          <w:lang w:eastAsia="x-none"/>
        </w:rPr>
        <w:tab/>
        <w:t>NEC</w:t>
      </w:r>
    </w:p>
    <w:p w14:paraId="18C6D322" w14:textId="00E0F1DC" w:rsidR="00E303AE" w:rsidRPr="00E303AE" w:rsidRDefault="001B7BF2" w:rsidP="00E303AE">
      <w:pPr>
        <w:ind w:left="720" w:hanging="720"/>
        <w:rPr>
          <w:lang w:eastAsia="x-none"/>
        </w:rPr>
      </w:pPr>
      <w:hyperlink r:id="rId1277" w:history="1">
        <w:r w:rsidR="00D93AE1">
          <w:rPr>
            <w:rStyle w:val="Hyperlink"/>
            <w:lang w:eastAsia="x-none"/>
          </w:rPr>
          <w:t>R1-180</w:t>
        </w:r>
        <w:r w:rsidR="00680443">
          <w:rPr>
            <w:rStyle w:val="Hyperlink"/>
            <w:lang w:eastAsia="x-none"/>
          </w:rPr>
          <w:t>9713</w:t>
        </w:r>
      </w:hyperlink>
      <w:r w:rsidR="00E303AE" w:rsidRPr="00E303AE">
        <w:rPr>
          <w:lang w:eastAsia="x-none"/>
        </w:rPr>
        <w:tab/>
        <w:t>Corrections to UCI feedback procedures</w:t>
      </w:r>
      <w:r w:rsidR="00E303AE" w:rsidRPr="00E303AE">
        <w:rPr>
          <w:lang w:eastAsia="x-none"/>
        </w:rPr>
        <w:tab/>
        <w:t>CATT</w:t>
      </w:r>
      <w:r w:rsidR="00680443">
        <w:rPr>
          <w:lang w:eastAsia="x-none"/>
        </w:rPr>
        <w:tab/>
        <w:t xml:space="preserve">(revision of </w:t>
      </w:r>
      <w:hyperlink r:id="rId1278" w:history="1">
        <w:r w:rsidR="00680443">
          <w:rPr>
            <w:rStyle w:val="Hyperlink"/>
            <w:lang w:eastAsia="x-none"/>
          </w:rPr>
          <w:t>R1-1808379</w:t>
        </w:r>
      </w:hyperlink>
      <w:r w:rsidR="00680443">
        <w:rPr>
          <w:rStyle w:val="Hyperlink"/>
          <w:lang w:eastAsia="x-none"/>
        </w:rPr>
        <w:t>)</w:t>
      </w:r>
    </w:p>
    <w:p w14:paraId="1E9E8CFB" w14:textId="6F9FE4D0" w:rsidR="00E303AE" w:rsidRPr="00E303AE" w:rsidRDefault="001B7BF2" w:rsidP="00E303AE">
      <w:pPr>
        <w:ind w:left="720" w:hanging="720"/>
        <w:rPr>
          <w:lang w:eastAsia="x-none"/>
        </w:rPr>
      </w:pPr>
      <w:hyperlink r:id="rId1279" w:history="1">
        <w:r w:rsidR="00D93AE1">
          <w:rPr>
            <w:rStyle w:val="Hyperlink"/>
            <w:lang w:eastAsia="x-none"/>
          </w:rPr>
          <w:t>R1-1808491</w:t>
        </w:r>
      </w:hyperlink>
      <w:r w:rsidR="00E303AE" w:rsidRPr="00E303AE">
        <w:rPr>
          <w:lang w:eastAsia="x-none"/>
        </w:rPr>
        <w:tab/>
        <w:t>Correction on PUCCH and UCI multiplexing for NR</w:t>
      </w:r>
      <w:r w:rsidR="00E303AE" w:rsidRPr="00E303AE">
        <w:rPr>
          <w:lang w:eastAsia="x-none"/>
        </w:rPr>
        <w:tab/>
        <w:t>LG Electronics</w:t>
      </w:r>
    </w:p>
    <w:p w14:paraId="4393338E" w14:textId="7DF7ACE6" w:rsidR="00E303AE" w:rsidRPr="00E303AE" w:rsidRDefault="001B7BF2" w:rsidP="00E303AE">
      <w:pPr>
        <w:ind w:left="720" w:hanging="720"/>
        <w:rPr>
          <w:lang w:eastAsia="x-none"/>
        </w:rPr>
      </w:pPr>
      <w:hyperlink r:id="rId1280" w:history="1">
        <w:r w:rsidR="00D93AE1">
          <w:rPr>
            <w:rStyle w:val="Hyperlink"/>
            <w:lang w:eastAsia="x-none"/>
          </w:rPr>
          <w:t>R1-1808620</w:t>
        </w:r>
      </w:hyperlink>
      <w:r w:rsidR="00E303AE" w:rsidRPr="00E303AE">
        <w:rPr>
          <w:lang w:eastAsia="x-none"/>
        </w:rPr>
        <w:tab/>
        <w:t>Remaining issues on physical uplink control channel</w:t>
      </w:r>
      <w:r w:rsidR="00E303AE" w:rsidRPr="00E303AE">
        <w:rPr>
          <w:lang w:eastAsia="x-none"/>
        </w:rPr>
        <w:tab/>
        <w:t>Panasonic Corporation</w:t>
      </w:r>
    </w:p>
    <w:p w14:paraId="012D952C" w14:textId="245C8F91" w:rsidR="00E303AE" w:rsidRPr="00E303AE" w:rsidRDefault="001B7BF2" w:rsidP="00E303AE">
      <w:pPr>
        <w:ind w:left="720" w:hanging="720"/>
        <w:rPr>
          <w:lang w:eastAsia="x-none"/>
        </w:rPr>
      </w:pPr>
      <w:hyperlink r:id="rId1281" w:history="1">
        <w:r w:rsidR="00D93AE1">
          <w:rPr>
            <w:rStyle w:val="Hyperlink"/>
            <w:lang w:eastAsia="x-none"/>
          </w:rPr>
          <w:t>R1-1808673</w:t>
        </w:r>
      </w:hyperlink>
      <w:r w:rsidR="00E303AE" w:rsidRPr="00E303AE">
        <w:rPr>
          <w:lang w:eastAsia="x-none"/>
        </w:rPr>
        <w:tab/>
        <w:t>Remaining details on NR PUCCH</w:t>
      </w:r>
      <w:r w:rsidR="00E303AE" w:rsidRPr="00E303AE">
        <w:rPr>
          <w:lang w:eastAsia="x-none"/>
        </w:rPr>
        <w:tab/>
        <w:t>Intel Corporation</w:t>
      </w:r>
    </w:p>
    <w:p w14:paraId="4CC07081" w14:textId="095FB579" w:rsidR="00E303AE" w:rsidRPr="00E303AE" w:rsidRDefault="001B7BF2" w:rsidP="00E303AE">
      <w:pPr>
        <w:ind w:left="720" w:hanging="720"/>
        <w:rPr>
          <w:lang w:eastAsia="x-none"/>
        </w:rPr>
      </w:pPr>
      <w:hyperlink r:id="rId1282" w:history="1">
        <w:r w:rsidR="00D93AE1">
          <w:rPr>
            <w:rStyle w:val="Hyperlink"/>
            <w:lang w:eastAsia="x-none"/>
          </w:rPr>
          <w:t>R1-1808754</w:t>
        </w:r>
      </w:hyperlink>
      <w:r w:rsidR="00E303AE" w:rsidRPr="00E303AE">
        <w:rPr>
          <w:lang w:eastAsia="x-none"/>
        </w:rPr>
        <w:tab/>
        <w:t>Remaining Issues on PUCCH</w:t>
      </w:r>
      <w:r w:rsidR="00E303AE" w:rsidRPr="00E303AE">
        <w:rPr>
          <w:lang w:eastAsia="x-none"/>
        </w:rPr>
        <w:tab/>
        <w:t>Samsung</w:t>
      </w:r>
    </w:p>
    <w:p w14:paraId="0DA8F58F" w14:textId="254D19CC" w:rsidR="00E303AE" w:rsidRPr="00E303AE" w:rsidRDefault="001B7BF2" w:rsidP="00E303AE">
      <w:pPr>
        <w:ind w:left="720" w:hanging="720"/>
        <w:rPr>
          <w:lang w:eastAsia="x-none"/>
        </w:rPr>
      </w:pPr>
      <w:hyperlink r:id="rId1283" w:history="1">
        <w:r w:rsidR="00D93AE1">
          <w:rPr>
            <w:rStyle w:val="Hyperlink"/>
            <w:lang w:eastAsia="x-none"/>
          </w:rPr>
          <w:t>R1-1808802</w:t>
        </w:r>
      </w:hyperlink>
      <w:r w:rsidR="00E303AE" w:rsidRPr="00E303AE">
        <w:rPr>
          <w:lang w:eastAsia="x-none"/>
        </w:rPr>
        <w:tab/>
        <w:t>Remaining issues on UCI multiplexing</w:t>
      </w:r>
      <w:r w:rsidR="00E303AE" w:rsidRPr="00E303AE">
        <w:rPr>
          <w:lang w:eastAsia="x-none"/>
        </w:rPr>
        <w:tab/>
        <w:t>Spreadtrum Communications</w:t>
      </w:r>
    </w:p>
    <w:p w14:paraId="25E13516" w14:textId="28B35E59" w:rsidR="00E303AE" w:rsidRPr="00E303AE" w:rsidRDefault="001B7BF2" w:rsidP="00E303AE">
      <w:pPr>
        <w:ind w:left="720" w:hanging="720"/>
        <w:rPr>
          <w:lang w:eastAsia="x-none"/>
        </w:rPr>
      </w:pPr>
      <w:hyperlink r:id="rId1284" w:history="1">
        <w:r w:rsidR="00D93AE1">
          <w:rPr>
            <w:rStyle w:val="Hyperlink"/>
            <w:lang w:eastAsia="x-none"/>
          </w:rPr>
          <w:t>R1-1808812</w:t>
        </w:r>
      </w:hyperlink>
      <w:r w:rsidR="00E303AE" w:rsidRPr="00E303AE">
        <w:rPr>
          <w:lang w:eastAsia="x-none"/>
        </w:rPr>
        <w:tab/>
        <w:t>Remaining issues about PUCCH</w:t>
      </w:r>
      <w:r w:rsidR="00E303AE" w:rsidRPr="00E303AE">
        <w:rPr>
          <w:lang w:eastAsia="x-none"/>
        </w:rPr>
        <w:tab/>
        <w:t>ETRI</w:t>
      </w:r>
    </w:p>
    <w:p w14:paraId="4BBE4111" w14:textId="337BA98D" w:rsidR="00E303AE" w:rsidRPr="00E303AE" w:rsidRDefault="001B7BF2" w:rsidP="00E303AE">
      <w:pPr>
        <w:ind w:left="720" w:hanging="720"/>
        <w:rPr>
          <w:lang w:eastAsia="x-none"/>
        </w:rPr>
      </w:pPr>
      <w:hyperlink r:id="rId1285" w:history="1">
        <w:r w:rsidR="00D93AE1">
          <w:rPr>
            <w:rStyle w:val="Hyperlink"/>
            <w:lang w:eastAsia="x-none"/>
          </w:rPr>
          <w:t>R1-1808893</w:t>
        </w:r>
      </w:hyperlink>
      <w:r w:rsidR="00E303AE" w:rsidRPr="00E303AE">
        <w:rPr>
          <w:lang w:eastAsia="x-none"/>
        </w:rPr>
        <w:tab/>
        <w:t>Remaining issues for UL control</w:t>
      </w:r>
      <w:r w:rsidR="00E303AE" w:rsidRPr="00E303AE">
        <w:rPr>
          <w:lang w:eastAsia="x-none"/>
        </w:rPr>
        <w:tab/>
        <w:t>Guangdong OPPO Mobile Telecom</w:t>
      </w:r>
    </w:p>
    <w:p w14:paraId="5CD30C3B" w14:textId="07B92478" w:rsidR="00E303AE" w:rsidRPr="00E303AE" w:rsidRDefault="001B7BF2" w:rsidP="00E303AE">
      <w:pPr>
        <w:ind w:left="720" w:hanging="720"/>
        <w:rPr>
          <w:lang w:eastAsia="x-none"/>
        </w:rPr>
      </w:pPr>
      <w:hyperlink r:id="rId1286" w:history="1">
        <w:r w:rsidR="00D93AE1">
          <w:rPr>
            <w:rStyle w:val="Hyperlink"/>
            <w:lang w:eastAsia="x-none"/>
          </w:rPr>
          <w:t>R1-1808966</w:t>
        </w:r>
      </w:hyperlink>
      <w:r w:rsidR="00E303AE" w:rsidRPr="00E303AE">
        <w:rPr>
          <w:lang w:eastAsia="x-none"/>
        </w:rPr>
        <w:tab/>
        <w:t>Remaining details on NR Physical UL Control Channel</w:t>
      </w:r>
      <w:r w:rsidR="00E303AE" w:rsidRPr="00E303AE">
        <w:rPr>
          <w:lang w:eastAsia="x-none"/>
        </w:rPr>
        <w:tab/>
        <w:t>Nokia, Nokia Shanghai Bell</w:t>
      </w:r>
    </w:p>
    <w:p w14:paraId="27891238" w14:textId="643E18C4" w:rsidR="00E303AE" w:rsidRPr="00E303AE" w:rsidRDefault="001B7BF2" w:rsidP="00E303AE">
      <w:pPr>
        <w:ind w:left="720" w:hanging="720"/>
        <w:rPr>
          <w:lang w:eastAsia="x-none"/>
        </w:rPr>
      </w:pPr>
      <w:hyperlink r:id="rId1287" w:history="1">
        <w:r w:rsidR="00D93AE1">
          <w:rPr>
            <w:rStyle w:val="Hyperlink"/>
            <w:lang w:eastAsia="x-none"/>
          </w:rPr>
          <w:t>R1-1809</w:t>
        </w:r>
        <w:r w:rsidR="00680443">
          <w:rPr>
            <w:rStyle w:val="Hyperlink"/>
            <w:lang w:eastAsia="x-none"/>
          </w:rPr>
          <w:t>513</w:t>
        </w:r>
      </w:hyperlink>
      <w:r w:rsidR="00E303AE" w:rsidRPr="00E303AE">
        <w:rPr>
          <w:lang w:eastAsia="x-none"/>
        </w:rPr>
        <w:tab/>
        <w:t>Remaining issues on PUCCH</w:t>
      </w:r>
      <w:r w:rsidR="00E303AE" w:rsidRPr="00E303AE">
        <w:rPr>
          <w:lang w:eastAsia="x-none"/>
        </w:rPr>
        <w:tab/>
        <w:t>Sharp</w:t>
      </w:r>
      <w:r w:rsidR="00680443">
        <w:rPr>
          <w:lang w:eastAsia="x-none"/>
        </w:rPr>
        <w:tab/>
        <w:t xml:space="preserve">(revision of </w:t>
      </w:r>
      <w:hyperlink r:id="rId1288" w:history="1">
        <w:r w:rsidR="00680443">
          <w:rPr>
            <w:rStyle w:val="Hyperlink"/>
            <w:lang w:eastAsia="x-none"/>
          </w:rPr>
          <w:t>R1-1809109</w:t>
        </w:r>
      </w:hyperlink>
      <w:r w:rsidR="00680443">
        <w:rPr>
          <w:rStyle w:val="Hyperlink"/>
          <w:lang w:eastAsia="x-none"/>
        </w:rPr>
        <w:t>)</w:t>
      </w:r>
    </w:p>
    <w:p w14:paraId="508CBF91" w14:textId="63A4AEC4" w:rsidR="00E303AE" w:rsidRPr="00E303AE" w:rsidRDefault="001B7BF2" w:rsidP="00E303AE">
      <w:pPr>
        <w:ind w:left="720" w:hanging="720"/>
        <w:rPr>
          <w:lang w:eastAsia="x-none"/>
        </w:rPr>
      </w:pPr>
      <w:hyperlink r:id="rId1289" w:history="1">
        <w:r w:rsidR="00D93AE1">
          <w:rPr>
            <w:rStyle w:val="Hyperlink"/>
            <w:lang w:eastAsia="x-none"/>
          </w:rPr>
          <w:t>R1-1809142</w:t>
        </w:r>
      </w:hyperlink>
      <w:r w:rsidR="00E303AE" w:rsidRPr="00E303AE">
        <w:rPr>
          <w:lang w:eastAsia="x-none"/>
        </w:rPr>
        <w:tab/>
        <w:t>Maintenance for physical uplink control channel</w:t>
      </w:r>
      <w:r w:rsidR="00E303AE" w:rsidRPr="00E303AE">
        <w:rPr>
          <w:lang w:eastAsia="x-none"/>
        </w:rPr>
        <w:tab/>
        <w:t>NTT DOCOMO, INC.</w:t>
      </w:r>
    </w:p>
    <w:p w14:paraId="429DF39E" w14:textId="3E98C9BB" w:rsidR="00E303AE" w:rsidRPr="00E303AE" w:rsidRDefault="001B7BF2" w:rsidP="00E303AE">
      <w:pPr>
        <w:ind w:left="720" w:hanging="720"/>
        <w:rPr>
          <w:lang w:eastAsia="x-none"/>
        </w:rPr>
      </w:pPr>
      <w:hyperlink r:id="rId1290" w:history="1">
        <w:r w:rsidR="00D93AE1">
          <w:rPr>
            <w:rStyle w:val="Hyperlink"/>
            <w:lang w:eastAsia="x-none"/>
          </w:rPr>
          <w:t>R1-1809321</w:t>
        </w:r>
      </w:hyperlink>
      <w:r w:rsidR="00E303AE" w:rsidRPr="00E303AE">
        <w:rPr>
          <w:lang w:eastAsia="x-none"/>
        </w:rPr>
        <w:tab/>
        <w:t>Remaining issues on PUCCH</w:t>
      </w:r>
      <w:r w:rsidR="00E303AE" w:rsidRPr="00E303AE">
        <w:rPr>
          <w:lang w:eastAsia="x-none"/>
        </w:rPr>
        <w:tab/>
        <w:t>WILUS Inc.</w:t>
      </w:r>
    </w:p>
    <w:p w14:paraId="4097DB5A" w14:textId="21231B2B" w:rsidR="00E303AE" w:rsidRPr="00E303AE" w:rsidRDefault="001B7BF2" w:rsidP="00E303AE">
      <w:pPr>
        <w:ind w:left="720" w:hanging="720"/>
        <w:rPr>
          <w:lang w:eastAsia="x-none"/>
        </w:rPr>
      </w:pPr>
      <w:hyperlink r:id="rId1291" w:history="1">
        <w:r w:rsidR="00D93AE1">
          <w:rPr>
            <w:rStyle w:val="Hyperlink"/>
            <w:lang w:eastAsia="x-none"/>
          </w:rPr>
          <w:t>R1-1809406</w:t>
        </w:r>
      </w:hyperlink>
      <w:r w:rsidR="00E303AE" w:rsidRPr="00E303AE">
        <w:rPr>
          <w:lang w:eastAsia="x-none"/>
        </w:rPr>
        <w:tab/>
        <w:t>Maintenance issues of physical uplink control channel</w:t>
      </w:r>
      <w:r w:rsidR="00E303AE" w:rsidRPr="00E303AE">
        <w:rPr>
          <w:lang w:eastAsia="x-none"/>
        </w:rPr>
        <w:tab/>
        <w:t>Ericsson</w:t>
      </w:r>
    </w:p>
    <w:p w14:paraId="1CC6D534" w14:textId="3B358CE9" w:rsidR="00E303AE" w:rsidRPr="00E303AE" w:rsidRDefault="001B7BF2" w:rsidP="00E303AE">
      <w:pPr>
        <w:ind w:left="720" w:hanging="720"/>
        <w:rPr>
          <w:lang w:eastAsia="x-none"/>
        </w:rPr>
      </w:pPr>
      <w:hyperlink r:id="rId1292" w:history="1">
        <w:r w:rsidR="00D93AE1">
          <w:rPr>
            <w:rStyle w:val="Hyperlink"/>
            <w:lang w:eastAsia="x-none"/>
          </w:rPr>
          <w:t>R1-1809427</w:t>
        </w:r>
      </w:hyperlink>
      <w:r w:rsidR="00E303AE" w:rsidRPr="00E303AE">
        <w:rPr>
          <w:lang w:eastAsia="x-none"/>
        </w:rPr>
        <w:tab/>
        <w:t>CRs for PUCCH</w:t>
      </w:r>
      <w:r w:rsidR="00E303AE" w:rsidRPr="00E303AE">
        <w:rPr>
          <w:lang w:eastAsia="x-none"/>
        </w:rPr>
        <w:tab/>
        <w:t>Qualcomm Incorporated</w:t>
      </w:r>
    </w:p>
    <w:p w14:paraId="12EDE6A3" w14:textId="77777777" w:rsidR="00E303AE" w:rsidRPr="00E303AE" w:rsidRDefault="00E303AE" w:rsidP="00063CD3">
      <w:pPr>
        <w:pStyle w:val="Heading4"/>
      </w:pPr>
      <w:bookmarkStart w:id="878" w:name="_Toc521704520"/>
      <w:bookmarkStart w:id="879" w:name="_Toc526458914"/>
      <w:r w:rsidRPr="00E303AE">
        <w:t>Maintenance for DL/UL data scheduling and HARQ procedure</w:t>
      </w:r>
      <w:bookmarkEnd w:id="878"/>
      <w:bookmarkEnd w:id="879"/>
    </w:p>
    <w:p w14:paraId="4BB5BE46" w14:textId="77777777" w:rsidR="00E303AE" w:rsidRPr="00E303AE" w:rsidRDefault="00E303AE" w:rsidP="00E303AE">
      <w:pPr>
        <w:rPr>
          <w:i/>
          <w:lang w:eastAsia="x-none"/>
        </w:rPr>
      </w:pPr>
      <w:r w:rsidRPr="00E303AE">
        <w:rPr>
          <w:i/>
          <w:lang w:eastAsia="x-none"/>
        </w:rPr>
        <w:t>Including DL/UL resource allocation, DL/UL scheduling and HARQ management, CBG, UL data transmission procedure, soft-buffer management, multiplexing data with different tx durations, etc.</w:t>
      </w:r>
    </w:p>
    <w:p w14:paraId="1B9FD7DF" w14:textId="77777777" w:rsidR="00FA696C" w:rsidRDefault="00FA696C" w:rsidP="00FA696C"/>
    <w:p w14:paraId="237E5445" w14:textId="589C96EC" w:rsidR="00FA696C" w:rsidRPr="00F54A2C" w:rsidRDefault="001B7BF2" w:rsidP="00FA696C">
      <w:pPr>
        <w:rPr>
          <w:b/>
        </w:rPr>
      </w:pPr>
      <w:hyperlink r:id="rId1293" w:history="1">
        <w:r w:rsidR="00D93AE1">
          <w:rPr>
            <w:rStyle w:val="Hyperlink"/>
            <w:b/>
          </w:rPr>
          <w:t>R1-1809702</w:t>
        </w:r>
      </w:hyperlink>
      <w:r w:rsidR="00FA696C" w:rsidRPr="00F54A2C">
        <w:rPr>
          <w:b/>
        </w:rPr>
        <w:tab/>
        <w:t>Summary of 7.1.3.3 (resource allocation)</w:t>
      </w:r>
      <w:r w:rsidR="00FA696C" w:rsidRPr="00F54A2C">
        <w:rPr>
          <w:b/>
        </w:rPr>
        <w:tab/>
        <w:t>Ericsson</w:t>
      </w:r>
    </w:p>
    <w:p w14:paraId="766A58CF" w14:textId="77777777" w:rsidR="00F54A2C" w:rsidRPr="00BD0234" w:rsidRDefault="00F54A2C" w:rsidP="00F54A2C">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024AC078" w14:textId="258E1362" w:rsidR="00F54A2C" w:rsidRDefault="00F54A2C" w:rsidP="00E303AE">
      <w:pPr>
        <w:ind w:left="720" w:hanging="720"/>
        <w:rPr>
          <w:lang w:eastAsia="x-none"/>
        </w:rPr>
      </w:pPr>
    </w:p>
    <w:p w14:paraId="792428A3" w14:textId="77777777" w:rsidR="00F54A2C" w:rsidRDefault="00F54A2C" w:rsidP="00F54A2C">
      <w:pPr>
        <w:pStyle w:val="BodyText"/>
        <w:rPr>
          <w:rFonts w:ascii="Times New Roman" w:hAnsi="Times New Roman"/>
        </w:rPr>
      </w:pPr>
      <w:r>
        <w:rPr>
          <w:b/>
        </w:rPr>
        <w:t>Proposal</w:t>
      </w:r>
      <w:r>
        <w:t>: Conclude whether interleaved VRB-to-PRB mapping is necessary for SIB1 prior to discussing which of the (potentially mutually incompatible) specification changes to adopt.</w:t>
      </w:r>
    </w:p>
    <w:p w14:paraId="45C8F689" w14:textId="216B4A77" w:rsidR="00F54A2C" w:rsidRDefault="00F54A2C" w:rsidP="00E303AE">
      <w:pPr>
        <w:ind w:left="720" w:hanging="720"/>
        <w:rPr>
          <w:lang w:eastAsia="x-none"/>
        </w:rPr>
      </w:pPr>
      <w:r>
        <w:rPr>
          <w:lang w:eastAsia="x-none"/>
        </w:rPr>
        <w:t>Interleaved VRB-to-PRB</w:t>
      </w:r>
      <w:r w:rsidRPr="00F54A2C">
        <w:t xml:space="preserve"> </w:t>
      </w:r>
      <w:r>
        <w:t>mapping is necessary for SIB1</w:t>
      </w:r>
    </w:p>
    <w:p w14:paraId="568A5DB5" w14:textId="6E0EEA0F" w:rsidR="00F54A2C" w:rsidRDefault="00F54A2C" w:rsidP="00E303AE">
      <w:pPr>
        <w:ind w:left="720" w:hanging="720"/>
        <w:rPr>
          <w:lang w:eastAsia="x-none"/>
        </w:rPr>
      </w:pPr>
      <w:r>
        <w:rPr>
          <w:lang w:eastAsia="x-none"/>
        </w:rPr>
        <w:t>Yes: Huawei, CATT</w:t>
      </w:r>
    </w:p>
    <w:p w14:paraId="59E4F94B" w14:textId="0FC2FE15" w:rsidR="00F54A2C" w:rsidRDefault="00F54A2C" w:rsidP="00E303AE">
      <w:pPr>
        <w:ind w:left="720" w:hanging="720"/>
        <w:rPr>
          <w:lang w:eastAsia="x-none"/>
        </w:rPr>
      </w:pPr>
      <w:r>
        <w:rPr>
          <w:lang w:eastAsia="x-none"/>
        </w:rPr>
        <w:t>No: Ericsson</w:t>
      </w:r>
    </w:p>
    <w:p w14:paraId="766D5C04" w14:textId="77777777" w:rsidR="00F54A2C" w:rsidRDefault="00F54A2C" w:rsidP="00E303AE">
      <w:pPr>
        <w:ind w:left="720" w:hanging="720"/>
        <w:rPr>
          <w:lang w:eastAsia="x-none"/>
        </w:rPr>
      </w:pPr>
    </w:p>
    <w:p w14:paraId="4DB86C1B" w14:textId="0F75C388" w:rsidR="00E303AE" w:rsidRDefault="001B7BF2" w:rsidP="00E303AE">
      <w:pPr>
        <w:ind w:left="720" w:hanging="720"/>
        <w:rPr>
          <w:b/>
          <w:lang w:eastAsia="x-none"/>
        </w:rPr>
      </w:pPr>
      <w:hyperlink r:id="rId1294" w:history="1">
        <w:r w:rsidR="00D93AE1">
          <w:rPr>
            <w:rStyle w:val="Hyperlink"/>
            <w:b/>
            <w:lang w:eastAsia="x-none"/>
          </w:rPr>
          <w:t>R1-1808105</w:t>
        </w:r>
      </w:hyperlink>
      <w:r w:rsidR="00E303AE" w:rsidRPr="00F54A2C">
        <w:rPr>
          <w:b/>
          <w:lang w:eastAsia="x-none"/>
        </w:rPr>
        <w:tab/>
        <w:t>Remaining issues on data scheduling and HARQ</w:t>
      </w:r>
      <w:r w:rsidR="00E303AE" w:rsidRPr="00F54A2C">
        <w:rPr>
          <w:b/>
          <w:lang w:eastAsia="x-none"/>
        </w:rPr>
        <w:tab/>
        <w:t>Huawei, HiSilicon</w:t>
      </w:r>
    </w:p>
    <w:p w14:paraId="334F40A0" w14:textId="77777777" w:rsidR="00F54A2C" w:rsidRPr="00F54A2C" w:rsidRDefault="00F54A2C" w:rsidP="008E772F">
      <w:pPr>
        <w:pStyle w:val="ListParagraph"/>
        <w:numPr>
          <w:ilvl w:val="0"/>
          <w:numId w:val="68"/>
        </w:numPr>
        <w:snapToGrid w:val="0"/>
        <w:spacing w:after="120"/>
        <w:jc w:val="both"/>
        <w:rPr>
          <w:sz w:val="22"/>
          <w:szCs w:val="22"/>
          <w:lang w:val="en-US" w:eastAsia="zh-CN"/>
        </w:rPr>
      </w:pPr>
      <w:r w:rsidRPr="00F54A2C">
        <w:rPr>
          <w:sz w:val="22"/>
          <w:szCs w:val="22"/>
          <w:lang w:val="en-US" w:eastAsia="zh-CN"/>
        </w:rPr>
        <w:t>Observation</w:t>
      </w:r>
      <w:r w:rsidRPr="00F54A2C">
        <w:rPr>
          <w:rFonts w:hint="eastAsia"/>
          <w:sz w:val="22"/>
          <w:szCs w:val="22"/>
          <w:lang w:val="en-US" w:eastAsia="zh-CN"/>
        </w:rPr>
        <w:t xml:space="preserve"> 1:</w:t>
      </w:r>
      <w:r w:rsidRPr="00F54A2C">
        <w:rPr>
          <w:sz w:val="22"/>
          <w:szCs w:val="22"/>
          <w:lang w:val="en-US" w:eastAsia="zh-CN"/>
        </w:rPr>
        <w:t xml:space="preserve"> Compared with non-interleaved VRB-to-PRB mapping, when the bandwidth of initial DL BWP is 24/48/96 RBs, 0.7/1.4/2.3 dB gain for SIBx</w:t>
      </w:r>
      <w:r w:rsidRPr="00F54A2C">
        <w:rPr>
          <w:bCs/>
          <w:iCs/>
          <w:sz w:val="22"/>
          <w:szCs w:val="22"/>
          <w:lang w:eastAsia="zh-CN"/>
        </w:rPr>
        <w:t xml:space="preserve"> (</w:t>
      </w:r>
      <w:r w:rsidRPr="00F54A2C">
        <w:rPr>
          <w:sz w:val="22"/>
          <w:szCs w:val="22"/>
          <w:lang w:eastAsia="zh-CN"/>
        </w:rPr>
        <w:t>x ≥ 1</w:t>
      </w:r>
      <w:r w:rsidRPr="00F54A2C">
        <w:rPr>
          <w:bCs/>
          <w:iCs/>
          <w:sz w:val="22"/>
          <w:szCs w:val="22"/>
          <w:lang w:eastAsia="zh-CN"/>
        </w:rPr>
        <w:t>)</w:t>
      </w:r>
      <w:r w:rsidRPr="00F54A2C">
        <w:rPr>
          <w:sz w:val="22"/>
          <w:szCs w:val="22"/>
          <w:lang w:val="en-US" w:eastAsia="zh-CN"/>
        </w:rPr>
        <w:t xml:space="preserve"> transmission is achieved by interleaved VRB-to-PRB mapping.</w:t>
      </w:r>
    </w:p>
    <w:p w14:paraId="4A56B57C" w14:textId="508FFB43" w:rsidR="00F54A2C" w:rsidRPr="00F54A2C" w:rsidRDefault="00F54A2C" w:rsidP="008E772F">
      <w:pPr>
        <w:pStyle w:val="ListParagraph"/>
        <w:numPr>
          <w:ilvl w:val="0"/>
          <w:numId w:val="68"/>
        </w:numPr>
        <w:snapToGrid w:val="0"/>
        <w:spacing w:after="120"/>
        <w:jc w:val="both"/>
        <w:rPr>
          <w:sz w:val="22"/>
          <w:szCs w:val="22"/>
          <w:lang w:val="en-US" w:eastAsia="zh-CN"/>
        </w:rPr>
      </w:pPr>
      <w:r w:rsidRPr="00F54A2C">
        <w:rPr>
          <w:sz w:val="22"/>
          <w:szCs w:val="22"/>
          <w:lang w:val="en-US" w:eastAsia="zh-CN"/>
        </w:rPr>
        <w:lastRenderedPageBreak/>
        <w:t>Proposal 1: NR supports VRB-to-PRB interleaving for SIBx transmission.</w:t>
      </w:r>
    </w:p>
    <w:p w14:paraId="178E732F" w14:textId="77777777" w:rsidR="00F54A2C" w:rsidRPr="00BD0234" w:rsidRDefault="00F54A2C" w:rsidP="00F54A2C">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45CA76FE" w14:textId="09486265" w:rsidR="00F54A2C" w:rsidRDefault="00F54A2C" w:rsidP="00E303AE">
      <w:pPr>
        <w:ind w:left="720" w:hanging="720"/>
        <w:rPr>
          <w:lang w:eastAsia="x-none"/>
        </w:rPr>
      </w:pPr>
    </w:p>
    <w:p w14:paraId="5146B6AE" w14:textId="77777777" w:rsidR="00724CA8" w:rsidRPr="00724CA8" w:rsidRDefault="00724CA8" w:rsidP="00724CA8">
      <w:pPr>
        <w:ind w:left="720" w:hanging="720"/>
        <w:rPr>
          <w:lang w:eastAsia="x-none"/>
        </w:rPr>
      </w:pPr>
      <w:r w:rsidRPr="00724CA8">
        <w:rPr>
          <w:highlight w:val="green"/>
          <w:lang w:eastAsia="x-none"/>
        </w:rPr>
        <w:t>Agreements</w:t>
      </w:r>
      <w:r w:rsidRPr="00724CA8">
        <w:rPr>
          <w:lang w:eastAsia="x-none"/>
        </w:rPr>
        <w:t>:</w:t>
      </w:r>
    </w:p>
    <w:p w14:paraId="20DB23B4" w14:textId="77777777" w:rsidR="00724CA8" w:rsidRPr="00724CA8" w:rsidRDefault="00724CA8" w:rsidP="008E772F">
      <w:pPr>
        <w:numPr>
          <w:ilvl w:val="0"/>
          <w:numId w:val="98"/>
        </w:numPr>
        <w:rPr>
          <w:lang w:eastAsia="x-none"/>
        </w:rPr>
      </w:pPr>
      <w:r w:rsidRPr="00724CA8">
        <w:rPr>
          <w:lang w:eastAsia="x-none"/>
        </w:rPr>
        <w:t>To adopt the following TP to Section 4.3.2 of 38.211</w:t>
      </w:r>
    </w:p>
    <w:p w14:paraId="477523A1" w14:textId="00F9B8D6" w:rsidR="00724CA8" w:rsidRPr="00A62B01" w:rsidRDefault="00724CA8" w:rsidP="00724CA8">
      <w:r w:rsidRPr="00A62B01">
        <w:t xml:space="preserve">===== </w:t>
      </w:r>
      <w:r>
        <w:t>start</w:t>
      </w:r>
      <w:r w:rsidRPr="00A62B01">
        <w:t xml:space="preserve"> of TP =====</w:t>
      </w:r>
    </w:p>
    <w:p w14:paraId="11F578D9" w14:textId="053CF782" w:rsidR="00724CA8" w:rsidRPr="00724CA8" w:rsidRDefault="00724CA8" w:rsidP="00724CA8">
      <w:r w:rsidRPr="00724CA8">
        <w:t xml:space="preserve">A UE not capable of full-duplex communication is not expected to transmit in the uplink earlier than </w:t>
      </w:r>
      <m:oMath>
        <m:sSub>
          <m:sSubPr>
            <m:ctrlPr>
              <w:rPr>
                <w:rFonts w:ascii="Cambria Math" w:hAnsi="Cambria Math"/>
                <w:i/>
              </w:rPr>
            </m:ctrlPr>
          </m:sSubPr>
          <m:e>
            <m:r>
              <w:rPr>
                <w:rFonts w:ascii="Cambria Math" w:hAnsi="Cambria Math"/>
              </w:rPr>
              <m:t>N</m:t>
            </m:r>
          </m:e>
          <m:sub>
            <m:r>
              <m:rPr>
                <m:nor/>
              </m:rPr>
              <w:rPr>
                <w:rFonts w:ascii="Cambria Math" w:hAnsi="Cambria Math"/>
              </w:rPr>
              <m:t>Rx-Tx</m:t>
            </m:r>
          </m:sub>
        </m:sSub>
        <m:sSub>
          <m:sSubPr>
            <m:ctrlPr>
              <w:rPr>
                <w:rFonts w:ascii="Cambria Math" w:hAnsi="Cambria Math"/>
                <w:i/>
              </w:rPr>
            </m:ctrlPr>
          </m:sSubPr>
          <m:e>
            <m:r>
              <w:rPr>
                <w:rFonts w:ascii="Cambria Math" w:hAnsi="Cambria Math"/>
              </w:rPr>
              <m:t>T</m:t>
            </m:r>
          </m:e>
          <m:sub>
            <m:r>
              <m:rPr>
                <m:nor/>
              </m:rPr>
              <w:rPr>
                <w:rFonts w:ascii="Cambria Math" w:hAnsi="Cambria Math"/>
              </w:rPr>
              <m:t>c</m:t>
            </m:r>
          </m:sub>
        </m:sSub>
      </m:oMath>
      <w:r w:rsidRPr="00724CA8">
        <w:t xml:space="preserve"> after the end of the last received downlink symbol in the same cell where </w:t>
      </w:r>
      <m:oMath>
        <m:sSub>
          <m:sSubPr>
            <m:ctrlPr>
              <w:rPr>
                <w:rFonts w:ascii="Cambria Math" w:hAnsi="Cambria Math"/>
                <w:i/>
              </w:rPr>
            </m:ctrlPr>
          </m:sSubPr>
          <m:e>
            <m:r>
              <w:rPr>
                <w:rFonts w:ascii="Cambria Math" w:hAnsi="Cambria Math"/>
              </w:rPr>
              <m:t>N</m:t>
            </m:r>
          </m:e>
          <m:sub>
            <m:r>
              <m:rPr>
                <m:nor/>
              </m:rPr>
              <w:rPr>
                <w:rFonts w:ascii="Cambria Math" w:hAnsi="Cambria Math"/>
              </w:rPr>
              <m:t>Rx-Tx</m:t>
            </m:r>
          </m:sub>
        </m:sSub>
      </m:oMath>
      <w:r w:rsidRPr="00724CA8">
        <w:t xml:space="preserve"> is given by </w:t>
      </w:r>
      <w:r w:rsidRPr="00724CA8">
        <w:rPr>
          <w:strike/>
          <w:color w:val="FF0000"/>
        </w:rPr>
        <w:t>[TS 38.101]</w:t>
      </w:r>
      <w:r w:rsidRPr="00724CA8">
        <w:t xml:space="preserve"> </w:t>
      </w:r>
      <w:r w:rsidRPr="00724CA8">
        <w:rPr>
          <w:color w:val="FF0000"/>
          <w:u w:val="single"/>
        </w:rPr>
        <w:t>Table 4.3.2-3</w:t>
      </w:r>
      <w:r w:rsidRPr="00724CA8">
        <w:t>.</w:t>
      </w:r>
    </w:p>
    <w:p w14:paraId="1129E91D" w14:textId="5E5E7210" w:rsidR="00724CA8" w:rsidRPr="00724CA8" w:rsidRDefault="00724CA8" w:rsidP="00724CA8">
      <w:pPr>
        <w:rPr>
          <w:color w:val="FF0000"/>
          <w:u w:val="single"/>
        </w:rPr>
      </w:pPr>
      <w:r w:rsidRPr="00724CA8">
        <w:rPr>
          <w:color w:val="FF0000"/>
          <w:u w:val="single"/>
        </w:rPr>
        <w:t xml:space="preserve">A UE not capable of full-duplex communication is not expected to receive in the downlink earlier than </w:t>
      </w:r>
      <m:oMath>
        <m:sSub>
          <m:sSubPr>
            <m:ctrlPr>
              <w:rPr>
                <w:rFonts w:ascii="Cambria Math" w:hAnsi="Cambria Math"/>
                <w:i/>
                <w:color w:val="FF0000"/>
              </w:rPr>
            </m:ctrlPr>
          </m:sSubPr>
          <m:e>
            <m:r>
              <w:rPr>
                <w:rFonts w:ascii="Cambria Math" w:hAnsi="Cambria Math"/>
                <w:color w:val="FF0000"/>
              </w:rPr>
              <m:t>N</m:t>
            </m:r>
          </m:e>
          <m:sub>
            <m:r>
              <m:rPr>
                <m:nor/>
              </m:rPr>
              <w:rPr>
                <w:rFonts w:ascii="Cambria Math" w:hAnsi="Cambria Math"/>
                <w:color w:val="FF0000"/>
              </w:rPr>
              <m:t>Tx-Rx</m:t>
            </m:r>
          </m:sub>
        </m:sSub>
        <m:sSub>
          <m:sSubPr>
            <m:ctrlPr>
              <w:rPr>
                <w:rFonts w:ascii="Cambria Math" w:hAnsi="Cambria Math"/>
                <w:i/>
                <w:color w:val="FF0000"/>
              </w:rPr>
            </m:ctrlPr>
          </m:sSubPr>
          <m:e>
            <m:r>
              <w:rPr>
                <w:rFonts w:ascii="Cambria Math" w:hAnsi="Cambria Math"/>
                <w:color w:val="FF0000"/>
              </w:rPr>
              <m:t>T</m:t>
            </m:r>
          </m:e>
          <m:sub>
            <m:r>
              <m:rPr>
                <m:nor/>
              </m:rPr>
              <w:rPr>
                <w:rFonts w:ascii="Cambria Math" w:hAnsi="Cambria Math"/>
                <w:color w:val="FF0000"/>
              </w:rPr>
              <m:t>c</m:t>
            </m:r>
          </m:sub>
        </m:sSub>
      </m:oMath>
      <w:r w:rsidRPr="00724CA8">
        <w:rPr>
          <w:color w:val="FF0000"/>
          <w:u w:val="single"/>
        </w:rPr>
        <w:t xml:space="preserve"> after the end of the last transmitted uplink symbol in the same cell where  </w:t>
      </w:r>
      <m:oMath>
        <m:sSub>
          <m:sSubPr>
            <m:ctrlPr>
              <w:rPr>
                <w:rFonts w:ascii="Cambria Math" w:hAnsi="Cambria Math"/>
                <w:i/>
                <w:color w:val="FF0000"/>
              </w:rPr>
            </m:ctrlPr>
          </m:sSubPr>
          <m:e>
            <m:r>
              <w:rPr>
                <w:rFonts w:ascii="Cambria Math" w:hAnsi="Cambria Math"/>
                <w:color w:val="FF0000"/>
              </w:rPr>
              <m:t>N</m:t>
            </m:r>
          </m:e>
          <m:sub>
            <m:r>
              <m:rPr>
                <m:nor/>
              </m:rPr>
              <w:rPr>
                <w:rFonts w:ascii="Cambria Math" w:hAnsi="Cambria Math"/>
                <w:color w:val="FF0000"/>
              </w:rPr>
              <m:t>Tx-Rx</m:t>
            </m:r>
          </m:sub>
        </m:sSub>
      </m:oMath>
      <w:r w:rsidRPr="00724CA8">
        <w:rPr>
          <w:color w:val="FF0000"/>
          <w:u w:val="single"/>
        </w:rPr>
        <w:t xml:space="preserve">  is given by Table 4.3.2-3.</w:t>
      </w:r>
    </w:p>
    <w:p w14:paraId="0FE0AD91" w14:textId="4BC6205E" w:rsidR="00724CA8" w:rsidRPr="00724CA8" w:rsidRDefault="00724CA8" w:rsidP="00724CA8">
      <w:pPr>
        <w:keepNext/>
        <w:keepLines/>
        <w:spacing w:before="60"/>
        <w:ind w:left="720" w:hanging="720"/>
        <w:jc w:val="center"/>
        <w:rPr>
          <w:rFonts w:ascii="Arial" w:hAnsi="Arial"/>
          <w:b/>
          <w:color w:val="FF0000"/>
          <w:u w:val="single"/>
        </w:rPr>
      </w:pPr>
      <w:r w:rsidRPr="00724CA8">
        <w:rPr>
          <w:rFonts w:ascii="Arial" w:hAnsi="Arial"/>
          <w:b/>
          <w:color w:val="FF0000"/>
          <w:u w:val="single"/>
        </w:rPr>
        <w:t xml:space="preserve">Table 4.3.2-3: Transition time </w:t>
      </w:r>
      <m:oMath>
        <m:sSub>
          <m:sSubPr>
            <m:ctrlPr>
              <w:rPr>
                <w:rFonts w:ascii="Cambria Math" w:hAnsi="Cambria Math"/>
                <w:i/>
                <w:color w:val="FF0000"/>
              </w:rPr>
            </m:ctrlPr>
          </m:sSubPr>
          <m:e>
            <m:r>
              <w:rPr>
                <w:rFonts w:ascii="Cambria Math" w:hAnsi="Cambria Math"/>
                <w:color w:val="FF0000"/>
              </w:rPr>
              <m:t>N</m:t>
            </m:r>
          </m:e>
          <m:sub>
            <m:r>
              <m:rPr>
                <m:nor/>
              </m:rPr>
              <w:rPr>
                <w:rFonts w:ascii="Cambria Math" w:hAnsi="Cambria Math"/>
                <w:color w:val="FF0000"/>
              </w:rPr>
              <m:t>Rx-Tx</m:t>
            </m:r>
          </m:sub>
        </m:sSub>
      </m:oMath>
      <w:r w:rsidRPr="00724CA8">
        <w:rPr>
          <w:rFonts w:ascii="Arial" w:hAnsi="Arial"/>
          <w:color w:val="FF0000"/>
          <w:u w:val="single"/>
        </w:rPr>
        <w:t xml:space="preserve"> and </w:t>
      </w:r>
      <m:oMath>
        <m:sSub>
          <m:sSubPr>
            <m:ctrlPr>
              <w:rPr>
                <w:rFonts w:ascii="Cambria Math" w:hAnsi="Cambria Math"/>
                <w:i/>
                <w:color w:val="FF0000"/>
              </w:rPr>
            </m:ctrlPr>
          </m:sSubPr>
          <m:e>
            <m:r>
              <w:rPr>
                <w:rFonts w:ascii="Cambria Math" w:hAnsi="Cambria Math"/>
                <w:color w:val="FF0000"/>
              </w:rPr>
              <m:t>N</m:t>
            </m:r>
          </m:e>
          <m:sub>
            <m:r>
              <m:rPr>
                <m:nor/>
              </m:rPr>
              <w:rPr>
                <w:rFonts w:ascii="Cambria Math" w:hAnsi="Cambria Math"/>
                <w:color w:val="FF0000"/>
              </w:rPr>
              <m:t>Tx-Rx</m:t>
            </m:r>
          </m:sub>
        </m:sSub>
      </m:oMath>
      <w:r w:rsidRPr="00724CA8">
        <w:rPr>
          <w:rFonts w:ascii="Arial" w:hAnsi="Arial"/>
          <w:b/>
          <w:color w:val="FF0000"/>
          <w:u w:val="single"/>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7"/>
        <w:gridCol w:w="1416"/>
        <w:gridCol w:w="1559"/>
      </w:tblGrid>
      <w:tr w:rsidR="00724CA8" w:rsidRPr="00724CA8" w14:paraId="36F65453" w14:textId="77777777" w:rsidTr="0037532F">
        <w:trPr>
          <w:jc w:val="center"/>
        </w:trPr>
        <w:tc>
          <w:tcPr>
            <w:tcW w:w="1087" w:type="dxa"/>
            <w:shd w:val="clear" w:color="auto" w:fill="auto"/>
            <w:vAlign w:val="center"/>
          </w:tcPr>
          <w:p w14:paraId="396F57B6" w14:textId="77777777" w:rsidR="00724CA8" w:rsidRPr="00724CA8" w:rsidRDefault="00724CA8" w:rsidP="00724CA8">
            <w:pPr>
              <w:spacing w:before="40"/>
              <w:rPr>
                <w:rFonts w:ascii="Arial" w:eastAsia="MS Mincho" w:hAnsi="Arial"/>
                <w:b/>
                <w:color w:val="FF0000"/>
                <w:sz w:val="18"/>
                <w:u w:val="single"/>
                <w:lang w:eastAsia="en-GB"/>
              </w:rPr>
            </w:pPr>
            <w:r w:rsidRPr="00724CA8">
              <w:rPr>
                <w:rFonts w:ascii="Arial" w:eastAsia="MS Mincho" w:hAnsi="Arial"/>
                <w:b/>
                <w:color w:val="FF0000"/>
                <w:sz w:val="18"/>
                <w:u w:val="single"/>
                <w:lang w:eastAsia="en-GB"/>
              </w:rPr>
              <w:t>Transition time</w:t>
            </w:r>
          </w:p>
        </w:tc>
        <w:tc>
          <w:tcPr>
            <w:tcW w:w="1416" w:type="dxa"/>
            <w:shd w:val="clear" w:color="auto" w:fill="auto"/>
            <w:vAlign w:val="center"/>
          </w:tcPr>
          <w:p w14:paraId="7F84B841" w14:textId="77777777" w:rsidR="00724CA8" w:rsidRPr="00724CA8" w:rsidRDefault="00724CA8" w:rsidP="00724CA8">
            <w:pPr>
              <w:keepNext/>
              <w:keepLines/>
              <w:ind w:left="720" w:hanging="720"/>
              <w:jc w:val="center"/>
              <w:rPr>
                <w:rFonts w:ascii="Arial" w:hAnsi="Arial"/>
                <w:b/>
                <w:color w:val="FF0000"/>
                <w:position w:val="-14"/>
                <w:sz w:val="18"/>
                <w:u w:val="single"/>
              </w:rPr>
            </w:pPr>
            <w:r w:rsidRPr="00724CA8">
              <w:rPr>
                <w:rFonts w:ascii="Arial" w:hAnsi="Arial"/>
                <w:b/>
                <w:color w:val="FF0000"/>
                <w:position w:val="-14"/>
                <w:sz w:val="18"/>
                <w:u w:val="single"/>
              </w:rPr>
              <w:t>FR1</w:t>
            </w:r>
          </w:p>
        </w:tc>
        <w:tc>
          <w:tcPr>
            <w:tcW w:w="1559" w:type="dxa"/>
            <w:shd w:val="clear" w:color="auto" w:fill="auto"/>
            <w:vAlign w:val="center"/>
          </w:tcPr>
          <w:p w14:paraId="219D9F55" w14:textId="77777777" w:rsidR="00724CA8" w:rsidRPr="00724CA8" w:rsidRDefault="00724CA8" w:rsidP="00724CA8">
            <w:pPr>
              <w:keepNext/>
              <w:keepLines/>
              <w:ind w:left="720" w:hanging="720"/>
              <w:jc w:val="center"/>
              <w:rPr>
                <w:rFonts w:ascii="Arial" w:hAnsi="Arial"/>
                <w:b/>
                <w:color w:val="FF0000"/>
                <w:position w:val="-14"/>
                <w:sz w:val="18"/>
                <w:u w:val="single"/>
              </w:rPr>
            </w:pPr>
            <w:r w:rsidRPr="00724CA8">
              <w:rPr>
                <w:rFonts w:ascii="Arial" w:hAnsi="Arial"/>
                <w:b/>
                <w:color w:val="FF0000"/>
                <w:position w:val="-14"/>
                <w:sz w:val="18"/>
                <w:u w:val="single"/>
              </w:rPr>
              <w:t>FR2</w:t>
            </w:r>
          </w:p>
        </w:tc>
      </w:tr>
      <w:tr w:rsidR="00724CA8" w:rsidRPr="00724CA8" w14:paraId="1350035A" w14:textId="77777777" w:rsidTr="0037532F">
        <w:trPr>
          <w:jc w:val="center"/>
        </w:trPr>
        <w:tc>
          <w:tcPr>
            <w:tcW w:w="1087" w:type="dxa"/>
            <w:shd w:val="clear" w:color="auto" w:fill="auto"/>
          </w:tcPr>
          <w:p w14:paraId="230DC2D4" w14:textId="4225F766" w:rsidR="00724CA8" w:rsidRPr="00724CA8" w:rsidRDefault="001B7BF2" w:rsidP="00724CA8">
            <w:pPr>
              <w:keepNext/>
              <w:keepLines/>
              <w:ind w:left="720" w:hanging="720"/>
              <w:jc w:val="center"/>
              <w:rPr>
                <w:rFonts w:ascii="Arial" w:hAnsi="Arial"/>
                <w:color w:val="FF0000"/>
                <w:sz w:val="18"/>
                <w:u w:val="single"/>
              </w:rPr>
            </w:pPr>
            <m:oMath>
              <m:sSub>
                <m:sSubPr>
                  <m:ctrlPr>
                    <w:rPr>
                      <w:rFonts w:ascii="Cambria Math" w:hAnsi="Cambria Math"/>
                      <w:i/>
                      <w:color w:val="FF0000"/>
                    </w:rPr>
                  </m:ctrlPr>
                </m:sSubPr>
                <m:e>
                  <m:r>
                    <w:rPr>
                      <w:rFonts w:ascii="Cambria Math" w:hAnsi="Cambria Math"/>
                      <w:color w:val="FF0000"/>
                    </w:rPr>
                    <m:t>N</m:t>
                  </m:r>
                </m:e>
                <m:sub>
                  <m:r>
                    <m:rPr>
                      <m:nor/>
                    </m:rPr>
                    <w:rPr>
                      <w:rFonts w:ascii="Cambria Math" w:hAnsi="Cambria Math"/>
                      <w:color w:val="FF0000"/>
                    </w:rPr>
                    <m:t>Rx-Tx</m:t>
                  </m:r>
                </m:sub>
              </m:sSub>
            </m:oMath>
            <w:r w:rsidR="00724CA8" w:rsidRPr="00724CA8">
              <w:rPr>
                <w:rFonts w:ascii="Arial" w:hAnsi="Arial"/>
                <w:color w:val="FF0000"/>
                <w:u w:val="single"/>
              </w:rPr>
              <w:t xml:space="preserve"> </w:t>
            </w:r>
          </w:p>
        </w:tc>
        <w:tc>
          <w:tcPr>
            <w:tcW w:w="1416" w:type="dxa"/>
            <w:shd w:val="clear" w:color="auto" w:fill="auto"/>
          </w:tcPr>
          <w:p w14:paraId="61F80E37" w14:textId="77777777" w:rsidR="00724CA8" w:rsidRPr="00724CA8" w:rsidRDefault="00724CA8" w:rsidP="00724CA8">
            <w:pPr>
              <w:keepNext/>
              <w:keepLines/>
              <w:ind w:left="720" w:hanging="720"/>
              <w:jc w:val="center"/>
              <w:rPr>
                <w:rFonts w:ascii="Arial" w:hAnsi="Arial"/>
                <w:color w:val="FF0000"/>
                <w:sz w:val="18"/>
                <w:u w:val="single"/>
              </w:rPr>
            </w:pPr>
            <w:r w:rsidRPr="00724CA8">
              <w:rPr>
                <w:rFonts w:ascii="Arial" w:hAnsi="Arial"/>
                <w:color w:val="FF0000"/>
                <w:sz w:val="18"/>
                <w:u w:val="single"/>
              </w:rPr>
              <w:t>25600</w:t>
            </w:r>
          </w:p>
        </w:tc>
        <w:tc>
          <w:tcPr>
            <w:tcW w:w="1559" w:type="dxa"/>
            <w:shd w:val="clear" w:color="auto" w:fill="auto"/>
          </w:tcPr>
          <w:p w14:paraId="04462D99" w14:textId="77777777" w:rsidR="00724CA8" w:rsidRPr="00724CA8" w:rsidRDefault="00724CA8" w:rsidP="00724CA8">
            <w:pPr>
              <w:keepNext/>
              <w:keepLines/>
              <w:ind w:left="720" w:hanging="720"/>
              <w:jc w:val="center"/>
              <w:rPr>
                <w:rFonts w:ascii="Arial" w:hAnsi="Arial"/>
                <w:color w:val="FF0000"/>
                <w:sz w:val="18"/>
                <w:u w:val="single"/>
              </w:rPr>
            </w:pPr>
            <w:r w:rsidRPr="00724CA8">
              <w:rPr>
                <w:rFonts w:ascii="Arial" w:hAnsi="Arial"/>
                <w:color w:val="FF0000"/>
                <w:sz w:val="18"/>
                <w:u w:val="single"/>
              </w:rPr>
              <w:t>13792</w:t>
            </w:r>
          </w:p>
        </w:tc>
      </w:tr>
      <w:tr w:rsidR="00724CA8" w:rsidRPr="00724CA8" w14:paraId="7986AF91" w14:textId="77777777" w:rsidTr="0037532F">
        <w:trPr>
          <w:jc w:val="center"/>
        </w:trPr>
        <w:tc>
          <w:tcPr>
            <w:tcW w:w="1087" w:type="dxa"/>
            <w:shd w:val="clear" w:color="auto" w:fill="auto"/>
          </w:tcPr>
          <w:p w14:paraId="7F9D5315" w14:textId="303F2678" w:rsidR="00724CA8" w:rsidRPr="00724CA8" w:rsidRDefault="001B7BF2" w:rsidP="00724CA8">
            <w:pPr>
              <w:keepNext/>
              <w:keepLines/>
              <w:ind w:left="720" w:hanging="720"/>
              <w:jc w:val="center"/>
              <w:rPr>
                <w:color w:val="FF0000"/>
                <w:u w:val="single"/>
              </w:rPr>
            </w:pPr>
            <m:oMathPara>
              <m:oMath>
                <m:sSub>
                  <m:sSubPr>
                    <m:ctrlPr>
                      <w:rPr>
                        <w:rFonts w:ascii="Cambria Math" w:hAnsi="Cambria Math"/>
                        <w:i/>
                        <w:color w:val="FF0000"/>
                      </w:rPr>
                    </m:ctrlPr>
                  </m:sSubPr>
                  <m:e>
                    <m:r>
                      <w:rPr>
                        <w:rFonts w:ascii="Cambria Math" w:hAnsi="Cambria Math"/>
                        <w:color w:val="FF0000"/>
                      </w:rPr>
                      <m:t>N</m:t>
                    </m:r>
                  </m:e>
                  <m:sub>
                    <m:r>
                      <m:rPr>
                        <m:nor/>
                      </m:rPr>
                      <w:rPr>
                        <w:rFonts w:ascii="Cambria Math" w:hAnsi="Cambria Math"/>
                        <w:color w:val="FF0000"/>
                      </w:rPr>
                      <m:t>Tx-Rx</m:t>
                    </m:r>
                  </m:sub>
                </m:sSub>
              </m:oMath>
            </m:oMathPara>
          </w:p>
        </w:tc>
        <w:tc>
          <w:tcPr>
            <w:tcW w:w="1416" w:type="dxa"/>
            <w:shd w:val="clear" w:color="auto" w:fill="auto"/>
          </w:tcPr>
          <w:p w14:paraId="51894018" w14:textId="77777777" w:rsidR="00724CA8" w:rsidRPr="00724CA8" w:rsidRDefault="00724CA8" w:rsidP="00724CA8">
            <w:pPr>
              <w:keepNext/>
              <w:keepLines/>
              <w:ind w:left="720" w:hanging="720"/>
              <w:jc w:val="center"/>
              <w:rPr>
                <w:rFonts w:ascii="Arial" w:hAnsi="Arial"/>
                <w:color w:val="FF0000"/>
                <w:sz w:val="18"/>
                <w:u w:val="single"/>
              </w:rPr>
            </w:pPr>
            <w:r w:rsidRPr="00724CA8">
              <w:rPr>
                <w:rFonts w:ascii="Arial" w:hAnsi="Arial"/>
                <w:color w:val="FF0000"/>
                <w:sz w:val="18"/>
                <w:u w:val="single"/>
              </w:rPr>
              <w:t>25600</w:t>
            </w:r>
          </w:p>
        </w:tc>
        <w:tc>
          <w:tcPr>
            <w:tcW w:w="1559" w:type="dxa"/>
            <w:shd w:val="clear" w:color="auto" w:fill="auto"/>
          </w:tcPr>
          <w:p w14:paraId="196CAF1D" w14:textId="77777777" w:rsidR="00724CA8" w:rsidRPr="00724CA8" w:rsidRDefault="00724CA8" w:rsidP="00724CA8">
            <w:pPr>
              <w:keepNext/>
              <w:keepLines/>
              <w:ind w:left="720" w:hanging="720"/>
              <w:jc w:val="center"/>
              <w:rPr>
                <w:rFonts w:ascii="Arial" w:hAnsi="Arial"/>
                <w:color w:val="FF0000"/>
                <w:sz w:val="18"/>
                <w:u w:val="single"/>
              </w:rPr>
            </w:pPr>
            <w:r w:rsidRPr="00724CA8">
              <w:rPr>
                <w:rFonts w:ascii="Arial" w:hAnsi="Arial"/>
                <w:color w:val="FF0000"/>
                <w:sz w:val="18"/>
                <w:u w:val="single"/>
              </w:rPr>
              <w:t>13792</w:t>
            </w:r>
          </w:p>
        </w:tc>
      </w:tr>
    </w:tbl>
    <w:p w14:paraId="339731A6" w14:textId="77777777" w:rsidR="00724CA8" w:rsidRPr="00A62B01" w:rsidRDefault="00724CA8" w:rsidP="00724CA8">
      <w:r w:rsidRPr="00A62B01">
        <w:t>===== end of TP =====</w:t>
      </w:r>
    </w:p>
    <w:p w14:paraId="3F0A4B2E" w14:textId="77777777" w:rsidR="00724CA8" w:rsidRPr="00724CA8" w:rsidRDefault="00724CA8" w:rsidP="00724CA8"/>
    <w:p w14:paraId="08F30725" w14:textId="77777777" w:rsidR="00724CA8" w:rsidRPr="00FE69E6" w:rsidRDefault="00724CA8" w:rsidP="00724CA8">
      <w:r w:rsidRPr="00FE69E6">
        <w:t>Proposals:</w:t>
      </w:r>
    </w:p>
    <w:p w14:paraId="6E65CB57" w14:textId="77777777" w:rsidR="00724CA8" w:rsidRPr="00FE69E6" w:rsidRDefault="00724CA8" w:rsidP="008E772F">
      <w:pPr>
        <w:numPr>
          <w:ilvl w:val="0"/>
          <w:numId w:val="59"/>
        </w:numPr>
      </w:pPr>
      <w:r w:rsidRPr="00FE69E6">
        <w:t>To adopt the following TP to section 5.1.2.2.2 of 38.214:</w:t>
      </w:r>
    </w:p>
    <w:p w14:paraId="5236AB96" w14:textId="77777777" w:rsidR="00724CA8" w:rsidRPr="00724CA8" w:rsidRDefault="00724CA8" w:rsidP="00724CA8">
      <w:pPr>
        <w:ind w:left="720" w:hanging="720"/>
        <w:rPr>
          <w:rFonts w:eastAsia="Malgun Gothic"/>
          <w:color w:val="000000"/>
          <w:lang w:eastAsia="en-GB"/>
        </w:rPr>
      </w:pPr>
      <w:bookmarkStart w:id="880" w:name="_Hlk498008922"/>
      <w:r w:rsidRPr="00FE69E6">
        <w:rPr>
          <w:rFonts w:eastAsia="Malgun Gothic"/>
          <w:color w:val="000000"/>
        </w:rPr>
        <w:t xml:space="preserve">In downlink resource allocation of type 1, the resource block assignment information indicates to a scheduled UE a set of contiguously allocated non-interleaved or interleaved virtual resource blocks within the active bandwidth part of size </w:t>
      </w:r>
      <w:r w:rsidR="001B7BF2">
        <w:rPr>
          <w:rFonts w:eastAsia="Malgun Gothic"/>
          <w:color w:val="000000"/>
          <w:position w:val="-10"/>
        </w:rPr>
        <w:pict w14:anchorId="1DCE3147">
          <v:shape id="_x0000_i1429" type="#_x0000_t75" style="width:28pt;height:17.6pt">
            <v:imagedata r:id="rId1295" o:title=""/>
          </v:shape>
        </w:pict>
      </w:r>
      <w:r w:rsidRPr="00FE69E6">
        <w:rPr>
          <w:rFonts w:eastAsia="Malgun Gothic"/>
          <w:color w:val="000000"/>
        </w:rPr>
        <w:t xml:space="preserve"> PRBs except for the case when DCI format 1_0 is decoded in any common search space </w:t>
      </w:r>
      <w:r w:rsidRPr="00FE69E6">
        <w:rPr>
          <w:rFonts w:eastAsia="Malgun Gothic"/>
          <w:strike/>
          <w:color w:val="FF0000"/>
        </w:rPr>
        <w:t>in CORESET 0</w:t>
      </w:r>
      <w:r w:rsidRPr="00FE69E6">
        <w:rPr>
          <w:rFonts w:eastAsia="Malgun Gothic"/>
          <w:color w:val="000000"/>
        </w:rPr>
        <w:t xml:space="preserve"> in which case the </w:t>
      </w:r>
      <w:r w:rsidRPr="00FE69E6">
        <w:rPr>
          <w:rFonts w:eastAsia="Malgun Gothic"/>
          <w:strike/>
          <w:color w:val="FF0000"/>
        </w:rPr>
        <w:t>initial bandwidth part of</w:t>
      </w:r>
      <w:r w:rsidRPr="00FE69E6">
        <w:rPr>
          <w:rFonts w:eastAsia="Malgun Gothic"/>
          <w:color w:val="000000"/>
        </w:rPr>
        <w:t xml:space="preserve"> size </w:t>
      </w:r>
      <w:r w:rsidRPr="00FE69E6">
        <w:rPr>
          <w:rFonts w:eastAsia="Malgun Gothic"/>
          <w:color w:val="FF0000"/>
          <w:u w:val="single"/>
        </w:rPr>
        <w:t>of the BWP</w:t>
      </w:r>
      <w:r w:rsidR="001B7BF2">
        <w:rPr>
          <w:rFonts w:eastAsia="Malgun Gothic"/>
          <w:strike/>
          <w:color w:val="FF0000"/>
          <w:position w:val="-12"/>
        </w:rPr>
        <w:pict w14:anchorId="0A4543AB">
          <v:shape id="_x0000_i1430" type="#_x0000_t75" style="width:28.8pt;height:18.4pt">
            <v:imagedata r:id="rId1296" o:title=""/>
          </v:shape>
        </w:pict>
      </w:r>
      <w:r w:rsidRPr="00FE69E6">
        <w:rPr>
          <w:rFonts w:eastAsia="Malgun Gothic"/>
          <w:color w:val="000000"/>
        </w:rPr>
        <w:t xml:space="preserve"> shall be used.</w:t>
      </w:r>
    </w:p>
    <w:bookmarkEnd w:id="880"/>
    <w:p w14:paraId="16617163" w14:textId="77777777" w:rsidR="00724CA8" w:rsidRPr="00724CA8" w:rsidRDefault="00724CA8" w:rsidP="00724CA8"/>
    <w:p w14:paraId="334798EA" w14:textId="77777777" w:rsidR="00724CA8" w:rsidRPr="00724CA8" w:rsidRDefault="00724CA8" w:rsidP="00724CA8">
      <w:r w:rsidRPr="00724CA8">
        <w:rPr>
          <w:highlight w:val="green"/>
        </w:rPr>
        <w:t>Agreements</w:t>
      </w:r>
      <w:r w:rsidRPr="00724CA8">
        <w:t>:</w:t>
      </w:r>
    </w:p>
    <w:p w14:paraId="5CC21A74" w14:textId="77777777" w:rsidR="00724CA8" w:rsidRPr="00724CA8" w:rsidRDefault="00724CA8" w:rsidP="008E772F">
      <w:pPr>
        <w:numPr>
          <w:ilvl w:val="0"/>
          <w:numId w:val="99"/>
        </w:numPr>
      </w:pPr>
      <w:r w:rsidRPr="00724CA8">
        <w:t>To adopt the following TP to Section 8.3 of 38.213:</w:t>
      </w:r>
    </w:p>
    <w:p w14:paraId="5348C91E" w14:textId="0FBF2DF9" w:rsidR="00724CA8" w:rsidRPr="00A62B01" w:rsidRDefault="00E73043" w:rsidP="00724CA8">
      <w:r>
        <w:t>===== start</w:t>
      </w:r>
      <w:r w:rsidR="00724CA8" w:rsidRPr="00A62B01">
        <w:t xml:space="preserve"> of TP =====</w:t>
      </w:r>
    </w:p>
    <w:p w14:paraId="1D7DBEFE" w14:textId="77777777" w:rsidR="00724CA8" w:rsidRPr="00724CA8" w:rsidRDefault="00724CA8" w:rsidP="00E73043">
      <w:pPr>
        <w:widowControl w:val="0"/>
        <w:ind w:left="720" w:hanging="720"/>
        <w:jc w:val="both"/>
        <w:rPr>
          <w:rFonts w:ascii="Times New Roman" w:eastAsia="MS Mincho" w:hAnsi="Times New Roman"/>
          <w:color w:val="FF0000"/>
          <w:kern w:val="2"/>
          <w:szCs w:val="20"/>
          <w:u w:val="single"/>
        </w:rPr>
      </w:pPr>
      <w:r w:rsidRPr="00724CA8">
        <w:rPr>
          <w:rFonts w:ascii="Times New Roman" w:eastAsia="MS Mincho" w:hAnsi="Times New Roman"/>
          <w:color w:val="FF0000"/>
          <w:kern w:val="2"/>
          <w:szCs w:val="20"/>
          <w:u w:val="single"/>
        </w:rPr>
        <w:t>The Msg3 PUSCH frequency resource allocation field is interpreted as follows:</w:t>
      </w:r>
    </w:p>
    <w:p w14:paraId="7C14CA7F" w14:textId="77777777" w:rsidR="00724CA8" w:rsidRPr="00724CA8" w:rsidRDefault="00724CA8" w:rsidP="00E73043">
      <w:pPr>
        <w:widowControl w:val="0"/>
        <w:ind w:leftChars="89" w:left="178" w:firstLineChars="59" w:firstLine="118"/>
        <w:jc w:val="both"/>
        <w:rPr>
          <w:rFonts w:ascii="Times New Roman" w:eastAsia="MS Mincho" w:hAnsi="Times New Roman"/>
          <w:color w:val="FF0000"/>
          <w:kern w:val="2"/>
          <w:szCs w:val="20"/>
          <w:u w:val="single"/>
        </w:rPr>
      </w:pPr>
      <w:r w:rsidRPr="00724CA8">
        <w:rPr>
          <w:rFonts w:ascii="Times New Roman" w:eastAsia="MS Mincho" w:hAnsi="Times New Roman"/>
          <w:color w:val="FF0000"/>
          <w:kern w:val="2"/>
          <w:szCs w:val="20"/>
          <w:u w:val="single"/>
        </w:rPr>
        <w:t>- if</w:t>
      </w:r>
      <w:r w:rsidRPr="00724CA8">
        <w:rPr>
          <w:rFonts w:ascii="Times New Roman" w:eastAsia="MS Mincho" w:hAnsi="Times New Roman"/>
          <w:i/>
          <w:color w:val="FF0000"/>
          <w:kern w:val="2"/>
          <w:szCs w:val="20"/>
          <w:u w:val="single"/>
        </w:rPr>
        <w:t xml:space="preserve"> N</w:t>
      </w:r>
      <w:r w:rsidRPr="00724CA8">
        <w:rPr>
          <w:rFonts w:ascii="Times New Roman" w:eastAsia="MS Mincho" w:hAnsi="Times New Roman"/>
          <w:color w:val="FF0000"/>
          <w:kern w:val="2"/>
          <w:szCs w:val="20"/>
          <w:u w:val="single"/>
          <w:vertAlign w:val="superscript"/>
        </w:rPr>
        <w:t>size</w:t>
      </w:r>
      <w:r w:rsidRPr="00724CA8">
        <w:rPr>
          <w:rFonts w:ascii="Times New Roman" w:eastAsia="MS Mincho" w:hAnsi="Times New Roman"/>
          <w:color w:val="FF0000"/>
          <w:kern w:val="2"/>
          <w:szCs w:val="20"/>
          <w:u w:val="single"/>
          <w:vertAlign w:val="subscript"/>
        </w:rPr>
        <w:t>BWP</w:t>
      </w:r>
      <w:r w:rsidRPr="00724CA8">
        <w:rPr>
          <w:rFonts w:ascii="Times New Roman" w:eastAsia="MS Mincho" w:hAnsi="Times New Roman"/>
          <w:color w:val="FF0000"/>
          <w:kern w:val="2"/>
          <w:szCs w:val="20"/>
          <w:u w:val="single"/>
        </w:rPr>
        <w:t xml:space="preserve"> ≤ 180</w:t>
      </w:r>
    </w:p>
    <w:p w14:paraId="44A95B21" w14:textId="77777777" w:rsidR="00724CA8" w:rsidRPr="00724CA8" w:rsidRDefault="00724CA8" w:rsidP="00E73043">
      <w:pPr>
        <w:widowControl w:val="0"/>
        <w:ind w:leftChars="89" w:left="178" w:firstLineChars="209" w:firstLine="418"/>
        <w:jc w:val="both"/>
        <w:rPr>
          <w:rFonts w:ascii="Times New Roman" w:eastAsia="MS Mincho" w:hAnsi="Times New Roman"/>
          <w:color w:val="FF0000"/>
          <w:kern w:val="2"/>
          <w:szCs w:val="20"/>
          <w:u w:val="single"/>
        </w:rPr>
      </w:pPr>
      <w:r w:rsidRPr="00724CA8">
        <w:rPr>
          <w:rFonts w:ascii="Times New Roman" w:eastAsia="MS Mincho" w:hAnsi="Times New Roman"/>
          <w:color w:val="FF0000"/>
          <w:kern w:val="2"/>
          <w:szCs w:val="20"/>
          <w:u w:val="single"/>
        </w:rPr>
        <w:t xml:space="preserve">- Truncate the Msg3 PUSCH frequency resource allocation to its </w:t>
      </w:r>
      <w:r w:rsidRPr="00724CA8">
        <w:rPr>
          <w:rFonts w:ascii="Times New Roman" w:eastAsia="MS Mincho" w:hAnsi="Times New Roman"/>
          <w:i/>
          <w:color w:val="FF0000"/>
          <w:kern w:val="2"/>
          <w:szCs w:val="20"/>
          <w:u w:val="single"/>
        </w:rPr>
        <w:t>b</w:t>
      </w:r>
      <w:r w:rsidRPr="00724CA8">
        <w:rPr>
          <w:rFonts w:ascii="Times New Roman" w:eastAsia="MS Mincho" w:hAnsi="Times New Roman"/>
          <w:color w:val="FF0000"/>
          <w:kern w:val="2"/>
          <w:szCs w:val="20"/>
          <w:u w:val="single"/>
        </w:rPr>
        <w:t xml:space="preserve"> least significant bits, where b=</w:t>
      </w:r>
      <w:r w:rsidRPr="00724CA8">
        <w:rPr>
          <w:rFonts w:ascii="Cambria Math" w:eastAsia="MS Mincho" w:hAnsi="Cambria Math" w:cs="Cambria Math"/>
          <w:color w:val="FF0000"/>
          <w:kern w:val="2"/>
          <w:szCs w:val="20"/>
          <w:u w:val="single"/>
        </w:rPr>
        <w:t>⎾</w:t>
      </w:r>
      <w:r w:rsidRPr="00724CA8">
        <w:rPr>
          <w:rFonts w:ascii="Times New Roman" w:eastAsia="MS Mincho" w:hAnsi="Times New Roman"/>
          <w:color w:val="FF0000"/>
          <w:kern w:val="2"/>
          <w:szCs w:val="20"/>
          <w:u w:val="single"/>
        </w:rPr>
        <w:t>log</w:t>
      </w:r>
      <w:r w:rsidRPr="00724CA8">
        <w:rPr>
          <w:rFonts w:ascii="Times New Roman" w:eastAsia="MS Mincho" w:hAnsi="Times New Roman"/>
          <w:color w:val="FF0000"/>
          <w:kern w:val="2"/>
          <w:szCs w:val="20"/>
          <w:u w:val="single"/>
          <w:vertAlign w:val="subscript"/>
        </w:rPr>
        <w:t>2</w:t>
      </w:r>
      <w:r w:rsidRPr="00724CA8">
        <w:rPr>
          <w:rFonts w:ascii="Times New Roman" w:eastAsia="MS Mincho" w:hAnsi="Times New Roman"/>
          <w:color w:val="FF0000"/>
          <w:kern w:val="2"/>
          <w:szCs w:val="20"/>
          <w:u w:val="single"/>
        </w:rPr>
        <w:t>(</w:t>
      </w:r>
      <w:r w:rsidRPr="00724CA8">
        <w:rPr>
          <w:rFonts w:ascii="Times New Roman" w:eastAsia="MS Mincho" w:hAnsi="Times New Roman"/>
          <w:i/>
          <w:color w:val="FF0000"/>
          <w:kern w:val="2"/>
          <w:szCs w:val="20"/>
          <w:u w:val="single"/>
        </w:rPr>
        <w:t>N</w:t>
      </w:r>
      <w:r w:rsidRPr="00724CA8">
        <w:rPr>
          <w:rFonts w:ascii="Times New Roman" w:eastAsia="MS Mincho" w:hAnsi="Times New Roman"/>
          <w:color w:val="FF0000"/>
          <w:kern w:val="2"/>
          <w:szCs w:val="20"/>
          <w:u w:val="single"/>
          <w:vertAlign w:val="superscript"/>
        </w:rPr>
        <w:t>size</w:t>
      </w:r>
      <w:r w:rsidRPr="00724CA8">
        <w:rPr>
          <w:rFonts w:ascii="Times New Roman" w:eastAsia="MS Mincho" w:hAnsi="Times New Roman"/>
          <w:color w:val="FF0000"/>
          <w:kern w:val="2"/>
          <w:szCs w:val="20"/>
          <w:u w:val="single"/>
          <w:vertAlign w:val="subscript"/>
        </w:rPr>
        <w:t>BWP</w:t>
      </w:r>
      <w:r w:rsidRPr="00724CA8">
        <w:rPr>
          <w:rFonts w:ascii="Times New Roman" w:eastAsia="MS Mincho" w:hAnsi="Times New Roman"/>
          <w:color w:val="FF0000"/>
          <w:kern w:val="2"/>
          <w:szCs w:val="20"/>
          <w:u w:val="single"/>
        </w:rPr>
        <w:t xml:space="preserve"> (</w:t>
      </w:r>
      <w:r w:rsidRPr="00724CA8">
        <w:rPr>
          <w:rFonts w:ascii="Times New Roman" w:eastAsia="MS Mincho" w:hAnsi="Times New Roman"/>
          <w:i/>
          <w:color w:val="FF0000"/>
          <w:kern w:val="2"/>
          <w:szCs w:val="20"/>
          <w:u w:val="single"/>
        </w:rPr>
        <w:t>N</w:t>
      </w:r>
      <w:r w:rsidRPr="00724CA8">
        <w:rPr>
          <w:rFonts w:ascii="Times New Roman" w:eastAsia="MS Mincho" w:hAnsi="Times New Roman"/>
          <w:color w:val="FF0000"/>
          <w:kern w:val="2"/>
          <w:szCs w:val="20"/>
          <w:u w:val="single"/>
          <w:vertAlign w:val="superscript"/>
        </w:rPr>
        <w:t>size</w:t>
      </w:r>
      <w:r w:rsidRPr="00724CA8">
        <w:rPr>
          <w:rFonts w:ascii="Times New Roman" w:eastAsia="MS Mincho" w:hAnsi="Times New Roman"/>
          <w:color w:val="FF0000"/>
          <w:kern w:val="2"/>
          <w:szCs w:val="20"/>
          <w:u w:val="single"/>
          <w:vertAlign w:val="subscript"/>
        </w:rPr>
        <w:t>BWP</w:t>
      </w:r>
      <w:r w:rsidRPr="00724CA8">
        <w:rPr>
          <w:rFonts w:ascii="Times New Roman" w:eastAsia="MS Mincho" w:hAnsi="Times New Roman"/>
          <w:color w:val="FF0000"/>
          <w:kern w:val="2"/>
          <w:szCs w:val="20"/>
          <w:u w:val="single"/>
        </w:rPr>
        <w:t>+1)/2)˥, and interpret the truncated frequency resource allocation according to the rules for DCI format 0_0</w:t>
      </w:r>
    </w:p>
    <w:p w14:paraId="3019D788" w14:textId="77777777" w:rsidR="00724CA8" w:rsidRPr="00724CA8" w:rsidRDefault="00724CA8" w:rsidP="00E73043">
      <w:pPr>
        <w:widowControl w:val="0"/>
        <w:ind w:firstLineChars="150" w:firstLine="300"/>
        <w:jc w:val="both"/>
        <w:rPr>
          <w:rFonts w:ascii="Times New Roman" w:eastAsia="MS Mincho" w:hAnsi="Times New Roman"/>
          <w:color w:val="FF0000"/>
          <w:kern w:val="2"/>
          <w:szCs w:val="20"/>
          <w:u w:val="single"/>
        </w:rPr>
      </w:pPr>
      <w:r w:rsidRPr="00724CA8">
        <w:rPr>
          <w:rFonts w:ascii="Times New Roman" w:eastAsia="MS Mincho" w:hAnsi="Times New Roman"/>
          <w:color w:val="FF0000"/>
          <w:kern w:val="2"/>
          <w:szCs w:val="20"/>
          <w:u w:val="single"/>
        </w:rPr>
        <w:t>- else</w:t>
      </w:r>
    </w:p>
    <w:p w14:paraId="6A6E4E60" w14:textId="77777777" w:rsidR="00724CA8" w:rsidRPr="00724CA8" w:rsidRDefault="00724CA8" w:rsidP="00E73043">
      <w:pPr>
        <w:widowControl w:val="0"/>
        <w:ind w:firstLineChars="300" w:firstLine="600"/>
        <w:jc w:val="both"/>
        <w:rPr>
          <w:rFonts w:ascii="Times New Roman" w:eastAsia="MS Mincho" w:hAnsi="Times New Roman"/>
          <w:color w:val="FF0000"/>
          <w:kern w:val="2"/>
          <w:szCs w:val="20"/>
          <w:u w:val="single"/>
        </w:rPr>
      </w:pPr>
      <w:r w:rsidRPr="00724CA8">
        <w:rPr>
          <w:rFonts w:ascii="Times New Roman" w:eastAsia="MS Mincho" w:hAnsi="Times New Roman"/>
          <w:color w:val="FF0000"/>
          <w:kern w:val="2"/>
          <w:szCs w:val="20"/>
          <w:u w:val="single"/>
        </w:rPr>
        <w:t xml:space="preserve">- Insert </w:t>
      </w:r>
      <w:r w:rsidRPr="00724CA8">
        <w:rPr>
          <w:rFonts w:ascii="Times New Roman" w:eastAsia="MS Mincho" w:hAnsi="Times New Roman"/>
          <w:i/>
          <w:color w:val="FF0000"/>
          <w:kern w:val="2"/>
          <w:szCs w:val="20"/>
          <w:u w:val="single"/>
        </w:rPr>
        <w:t>b</w:t>
      </w:r>
      <w:r w:rsidRPr="00724CA8">
        <w:rPr>
          <w:rFonts w:ascii="Times New Roman" w:eastAsia="MS Mincho" w:hAnsi="Times New Roman"/>
          <w:color w:val="FF0000"/>
          <w:kern w:val="2"/>
          <w:szCs w:val="20"/>
          <w:u w:val="single"/>
        </w:rPr>
        <w:t xml:space="preserve"> most significant bits with value set to ‘0’ after the</w:t>
      </w:r>
      <w:r w:rsidRPr="00724CA8">
        <w:rPr>
          <w:rFonts w:ascii="Times New Roman" w:eastAsia="MS Mincho" w:hAnsi="Times New Roman"/>
          <w:i/>
          <w:color w:val="FF0000"/>
          <w:kern w:val="2"/>
          <w:szCs w:val="20"/>
          <w:u w:val="single"/>
        </w:rPr>
        <w:t xml:space="preserve"> N</w:t>
      </w:r>
      <w:r w:rsidRPr="00724CA8">
        <w:rPr>
          <w:rFonts w:ascii="Times New Roman" w:eastAsia="MS Mincho" w:hAnsi="Times New Roman"/>
          <w:i/>
          <w:color w:val="FF0000"/>
          <w:kern w:val="2"/>
          <w:szCs w:val="20"/>
          <w:u w:val="single"/>
          <w:vertAlign w:val="subscript"/>
        </w:rPr>
        <w:t>UL_hop</w:t>
      </w:r>
      <w:r w:rsidRPr="00724CA8">
        <w:rPr>
          <w:rFonts w:ascii="Times New Roman" w:eastAsia="MS Mincho" w:hAnsi="Times New Roman"/>
          <w:color w:val="FF0000"/>
          <w:kern w:val="2"/>
          <w:szCs w:val="20"/>
          <w:u w:val="single"/>
        </w:rPr>
        <w:t xml:space="preserve"> hopping bits in the Msg3 PUSCH frequency resource allocation, where the number of hopping bits </w:t>
      </w:r>
      <w:r w:rsidRPr="00724CA8">
        <w:rPr>
          <w:rFonts w:ascii="Times New Roman" w:eastAsia="MS Mincho" w:hAnsi="Times New Roman"/>
          <w:i/>
          <w:color w:val="FF0000"/>
          <w:kern w:val="2"/>
          <w:szCs w:val="20"/>
          <w:u w:val="single"/>
        </w:rPr>
        <w:t>N</w:t>
      </w:r>
      <w:r w:rsidRPr="00724CA8">
        <w:rPr>
          <w:rFonts w:ascii="Times New Roman" w:eastAsia="MS Mincho" w:hAnsi="Times New Roman"/>
          <w:i/>
          <w:color w:val="FF0000"/>
          <w:kern w:val="2"/>
          <w:szCs w:val="20"/>
          <w:u w:val="single"/>
          <w:vertAlign w:val="subscript"/>
        </w:rPr>
        <w:t>UL_hop</w:t>
      </w:r>
      <w:r w:rsidRPr="00724CA8">
        <w:rPr>
          <w:rFonts w:ascii="Times New Roman" w:eastAsia="MS Mincho" w:hAnsi="Times New Roman"/>
          <w:color w:val="FF0000"/>
          <w:kern w:val="2"/>
          <w:szCs w:val="20"/>
          <w:u w:val="single"/>
        </w:rPr>
        <w:t xml:space="preserve"> is zero when the frequency hopping flag is not set to 1, and is defined in Table 8.3-1 when the hopping flag bit is set to1, and b=(</w:t>
      </w:r>
      <w:r w:rsidRPr="00724CA8">
        <w:rPr>
          <w:rFonts w:ascii="Cambria Math" w:eastAsia="MS Mincho" w:hAnsi="Cambria Math" w:cs="Cambria Math"/>
          <w:color w:val="FF0000"/>
          <w:kern w:val="2"/>
          <w:szCs w:val="20"/>
          <w:u w:val="single"/>
        </w:rPr>
        <w:t>⎾</w:t>
      </w:r>
      <w:r w:rsidRPr="00724CA8">
        <w:rPr>
          <w:rFonts w:ascii="Times New Roman" w:eastAsia="MS Mincho" w:hAnsi="Times New Roman"/>
          <w:color w:val="FF0000"/>
          <w:kern w:val="2"/>
          <w:szCs w:val="20"/>
          <w:u w:val="single"/>
        </w:rPr>
        <w:t>log</w:t>
      </w:r>
      <w:r w:rsidRPr="00724CA8">
        <w:rPr>
          <w:rFonts w:ascii="Times New Roman" w:eastAsia="MS Mincho" w:hAnsi="Times New Roman"/>
          <w:color w:val="FF0000"/>
          <w:kern w:val="2"/>
          <w:szCs w:val="20"/>
          <w:u w:val="single"/>
          <w:vertAlign w:val="subscript"/>
        </w:rPr>
        <w:t>2</w:t>
      </w:r>
      <w:r w:rsidRPr="00724CA8">
        <w:rPr>
          <w:rFonts w:ascii="Times New Roman" w:eastAsia="MS Mincho" w:hAnsi="Times New Roman"/>
          <w:color w:val="FF0000"/>
          <w:kern w:val="2"/>
          <w:szCs w:val="20"/>
          <w:u w:val="single"/>
        </w:rPr>
        <w:t>(</w:t>
      </w:r>
      <w:r w:rsidRPr="00724CA8">
        <w:rPr>
          <w:rFonts w:ascii="Times New Roman" w:eastAsia="MS Mincho" w:hAnsi="Times New Roman"/>
          <w:i/>
          <w:color w:val="FF0000"/>
          <w:kern w:val="2"/>
          <w:szCs w:val="20"/>
          <w:u w:val="single"/>
        </w:rPr>
        <w:t>N</w:t>
      </w:r>
      <w:r w:rsidRPr="00724CA8">
        <w:rPr>
          <w:rFonts w:ascii="Times New Roman" w:eastAsia="MS Mincho" w:hAnsi="Times New Roman"/>
          <w:color w:val="FF0000"/>
          <w:kern w:val="2"/>
          <w:szCs w:val="20"/>
          <w:u w:val="single"/>
          <w:vertAlign w:val="superscript"/>
        </w:rPr>
        <w:t>size</w:t>
      </w:r>
      <w:r w:rsidRPr="00724CA8">
        <w:rPr>
          <w:rFonts w:ascii="Times New Roman" w:eastAsia="MS Mincho" w:hAnsi="Times New Roman"/>
          <w:color w:val="FF0000"/>
          <w:kern w:val="2"/>
          <w:szCs w:val="20"/>
          <w:u w:val="single"/>
          <w:vertAlign w:val="subscript"/>
        </w:rPr>
        <w:t>BWP</w:t>
      </w:r>
      <w:r w:rsidRPr="00724CA8">
        <w:rPr>
          <w:rFonts w:ascii="Times New Roman" w:eastAsia="MS Mincho" w:hAnsi="Times New Roman"/>
          <w:color w:val="FF0000"/>
          <w:kern w:val="2"/>
          <w:szCs w:val="20"/>
          <w:u w:val="single"/>
        </w:rPr>
        <w:t xml:space="preserve"> (</w:t>
      </w:r>
      <w:r w:rsidRPr="00724CA8">
        <w:rPr>
          <w:rFonts w:ascii="Times New Roman" w:eastAsia="MS Mincho" w:hAnsi="Times New Roman"/>
          <w:i/>
          <w:color w:val="FF0000"/>
          <w:kern w:val="2"/>
          <w:szCs w:val="20"/>
          <w:u w:val="single"/>
        </w:rPr>
        <w:t>N</w:t>
      </w:r>
      <w:r w:rsidRPr="00724CA8">
        <w:rPr>
          <w:rFonts w:ascii="Times New Roman" w:eastAsia="MS Mincho" w:hAnsi="Times New Roman"/>
          <w:color w:val="FF0000"/>
          <w:kern w:val="2"/>
          <w:szCs w:val="20"/>
          <w:u w:val="single"/>
          <w:vertAlign w:val="superscript"/>
        </w:rPr>
        <w:t>size</w:t>
      </w:r>
      <w:r w:rsidRPr="00724CA8">
        <w:rPr>
          <w:rFonts w:ascii="Times New Roman" w:eastAsia="MS Mincho" w:hAnsi="Times New Roman"/>
          <w:color w:val="FF0000"/>
          <w:kern w:val="2"/>
          <w:szCs w:val="20"/>
          <w:u w:val="single"/>
          <w:vertAlign w:val="subscript"/>
        </w:rPr>
        <w:t>BWP</w:t>
      </w:r>
      <w:r w:rsidRPr="00724CA8">
        <w:rPr>
          <w:rFonts w:ascii="Times New Roman" w:eastAsia="MS Mincho" w:hAnsi="Times New Roman"/>
          <w:color w:val="FF0000"/>
          <w:kern w:val="2"/>
          <w:szCs w:val="20"/>
          <w:u w:val="single"/>
        </w:rPr>
        <w:t>+1)/2)˥ - 14), and interpret the expanded frequency resource allocation according to the rules for DCI format 0_0</w:t>
      </w:r>
    </w:p>
    <w:p w14:paraId="24C1AE24" w14:textId="77777777" w:rsidR="00724CA8" w:rsidRPr="00724CA8" w:rsidRDefault="00724CA8" w:rsidP="00E73043">
      <w:pPr>
        <w:ind w:left="720" w:hanging="720"/>
        <w:jc w:val="both"/>
        <w:rPr>
          <w:rFonts w:ascii="Times New Roman" w:eastAsia="MS Mincho" w:hAnsi="Times New Roman"/>
          <w:color w:val="FF0000"/>
          <w:kern w:val="2"/>
          <w:szCs w:val="20"/>
          <w:u w:val="single"/>
        </w:rPr>
      </w:pPr>
      <w:r w:rsidRPr="00724CA8">
        <w:rPr>
          <w:rFonts w:ascii="Times New Roman" w:eastAsia="MS Mincho" w:hAnsi="Times New Roman"/>
          <w:color w:val="FF0000"/>
          <w:kern w:val="2"/>
          <w:szCs w:val="20"/>
          <w:u w:val="single"/>
        </w:rPr>
        <w:t>-  end if</w:t>
      </w:r>
    </w:p>
    <w:p w14:paraId="08302641" w14:textId="77777777" w:rsidR="00E73043" w:rsidRPr="00A62B01" w:rsidRDefault="00E73043" w:rsidP="00E73043">
      <w:r w:rsidRPr="00A62B01">
        <w:t>===== end of TP =====</w:t>
      </w:r>
    </w:p>
    <w:p w14:paraId="354258D2" w14:textId="1D4B7231" w:rsidR="00724CA8" w:rsidRPr="008B0281" w:rsidRDefault="00724CA8" w:rsidP="008B0281"/>
    <w:p w14:paraId="72687952" w14:textId="77777777" w:rsidR="00E73043" w:rsidRPr="008B0281" w:rsidRDefault="00E73043" w:rsidP="008B0281"/>
    <w:p w14:paraId="4D563D8A" w14:textId="77777777" w:rsidR="00724CA8" w:rsidRPr="00724CA8" w:rsidRDefault="00724CA8" w:rsidP="00724CA8">
      <w:pPr>
        <w:ind w:left="720" w:hanging="720"/>
      </w:pPr>
      <w:r w:rsidRPr="00724CA8">
        <w:rPr>
          <w:highlight w:val="green"/>
        </w:rPr>
        <w:t>Agreements</w:t>
      </w:r>
      <w:r w:rsidRPr="00724CA8">
        <w:t>:</w:t>
      </w:r>
    </w:p>
    <w:p w14:paraId="0083BB64" w14:textId="12F51626" w:rsidR="00724CA8" w:rsidRDefault="00724CA8" w:rsidP="008E772F">
      <w:pPr>
        <w:numPr>
          <w:ilvl w:val="0"/>
          <w:numId w:val="100"/>
        </w:numPr>
        <w:spacing w:after="120"/>
        <w:jc w:val="both"/>
        <w:rPr>
          <w:lang w:eastAsia="zh-CN"/>
        </w:rPr>
      </w:pPr>
      <w:r w:rsidRPr="00724CA8">
        <w:rPr>
          <w:lang w:eastAsia="zh-CN"/>
        </w:rPr>
        <w:t>Adopt the TP below for 38.214, Section 5.1.3.2:</w:t>
      </w:r>
    </w:p>
    <w:p w14:paraId="5F5F5A36" w14:textId="7BDF399D" w:rsidR="00E73043" w:rsidRPr="00724CA8" w:rsidRDefault="00E73043" w:rsidP="00E73043">
      <w:r w:rsidRPr="00A62B01">
        <w:t xml:space="preserve">===== </w:t>
      </w:r>
      <w:r>
        <w:t>start</w:t>
      </w:r>
      <w:r w:rsidRPr="00A62B01">
        <w:t xml:space="preserve"> of TP =====</w:t>
      </w:r>
    </w:p>
    <w:p w14:paraId="58B8A027" w14:textId="77777777" w:rsidR="00724CA8" w:rsidRPr="00724CA8" w:rsidRDefault="00724CA8" w:rsidP="00E73043">
      <w:pPr>
        <w:ind w:left="142"/>
      </w:pPr>
      <w:r w:rsidRPr="00724CA8">
        <w:t>-</w:t>
      </w:r>
      <w:r w:rsidRPr="00724CA8">
        <w:tab/>
        <w:t xml:space="preserve">the TBS is assumed to be as determined from the DCI transported in the latest PDCCH for the same transport block using </w:t>
      </w:r>
      <w:r w:rsidR="001B7BF2">
        <w:pict w14:anchorId="1E41A68E">
          <v:shape id="_x0000_i1431" type="#_x0000_t75" style="width:57.6pt;height:14.4pt">
            <v:imagedata r:id="rId1297" o:title=""/>
          </v:shape>
        </w:pict>
      </w:r>
      <w:r w:rsidRPr="00724CA8">
        <w:fldChar w:fldCharType="begin"/>
      </w:r>
      <w:r w:rsidRPr="00724CA8">
        <w:instrText xml:space="preserve"> QUOTE 0 ≤ </w:instrText>
      </w:r>
      <w:r w:rsidRPr="00724CA8">
        <w:rPr>
          <w:rFonts w:ascii="Cambria Math" w:hAnsi="Cambria Math"/>
        </w:rPr>
        <w:instrText xml:space="preserve">IMCS </w:instrText>
      </w:r>
      <w:r w:rsidRPr="00724CA8">
        <w:instrText xml:space="preserve">≤28 </w:instrText>
      </w:r>
      <w:r w:rsidRPr="00724CA8">
        <w:fldChar w:fldCharType="end"/>
      </w:r>
      <w:r w:rsidRPr="00724CA8">
        <w:t>. If there is no PDCCH for the same transport block using</w:t>
      </w:r>
      <w:r w:rsidR="001B7BF2">
        <w:pict w14:anchorId="579F483D">
          <v:shape id="_x0000_i1432" type="#_x0000_t75" style="width:57.6pt;height:14.4pt">
            <v:imagedata r:id="rId1298" o:title=""/>
          </v:shape>
        </w:pict>
      </w:r>
      <w:r w:rsidRPr="00724CA8">
        <w:fldChar w:fldCharType="begin"/>
      </w:r>
      <w:r w:rsidRPr="00724CA8">
        <w:instrText xml:space="preserve"> QUOTE  0 ≤ </w:instrText>
      </w:r>
      <w:r w:rsidRPr="00724CA8">
        <w:rPr>
          <w:rFonts w:ascii="Cambria Math" w:hAnsi="Cambria Math"/>
        </w:rPr>
        <w:instrText xml:space="preserve">IMCS </w:instrText>
      </w:r>
      <w:r w:rsidRPr="00724CA8">
        <w:instrText xml:space="preserve">≤28 </w:instrText>
      </w:r>
      <w:r w:rsidRPr="00724CA8">
        <w:fldChar w:fldCharType="end"/>
      </w:r>
      <w:r w:rsidRPr="00724CA8">
        <w:t>, and if the initial PDSCH for the same transport block is semi-persistently scheduled, the TBS shall be determined from the most recent semi-persistent scheduling assignment PDCCH.</w:t>
      </w:r>
    </w:p>
    <w:p w14:paraId="3DE4D42E" w14:textId="77777777" w:rsidR="00724CA8" w:rsidRPr="00724CA8" w:rsidRDefault="00724CA8" w:rsidP="00724CA8">
      <w:pPr>
        <w:rPr>
          <w:color w:val="FF0000"/>
          <w:u w:val="single"/>
        </w:rPr>
      </w:pPr>
      <w:r w:rsidRPr="00724CA8">
        <w:rPr>
          <w:color w:val="FF0000"/>
          <w:u w:val="single"/>
        </w:rPr>
        <w:t>The UE is not expected to receive a PDSCH assigned by a PDCCH with CRC scrambled by SI-RNTI with a TBS exceeding 2976 bits.</w:t>
      </w:r>
    </w:p>
    <w:p w14:paraId="0EACD01E" w14:textId="77777777" w:rsidR="00724CA8" w:rsidRPr="00724CA8" w:rsidRDefault="00724CA8" w:rsidP="00724CA8">
      <w:r w:rsidRPr="00724CA8">
        <w:t xml:space="preserve">For the PDSCH assigned by a PDCCH with DCI format 1_0 with CRC scrambled by P-RNTI, or RA-RNTI, TBS determination follows the steps 1-4 with the following modification in step 2: a scaling </w:t>
      </w:r>
      <w:r w:rsidR="001B7BF2">
        <w:pict w14:anchorId="14A31DE9">
          <v:shape id="_x0000_i1433" type="#_x0000_t75" style="width:100pt;height:14.4pt">
            <v:imagedata r:id="rId1299" o:title=""/>
          </v:shape>
        </w:pict>
      </w:r>
      <w:r w:rsidRPr="00724CA8">
        <w:t xml:space="preserve"> is applied in the calculation of Ninfo, where the scaling factor is determined based on the TB scaling field in the DCI as in Table 5.1.3.2-3.</w:t>
      </w:r>
    </w:p>
    <w:p w14:paraId="25838D05" w14:textId="77777777" w:rsidR="00E73043" w:rsidRPr="00A62B01" w:rsidRDefault="00E73043" w:rsidP="00E73043">
      <w:r w:rsidRPr="00A62B01">
        <w:t>===== end of TP =====</w:t>
      </w:r>
    </w:p>
    <w:p w14:paraId="16B8B57D" w14:textId="77777777" w:rsidR="00724CA8" w:rsidRPr="00724CA8" w:rsidRDefault="00724CA8" w:rsidP="00724CA8"/>
    <w:p w14:paraId="471744CA" w14:textId="77777777" w:rsidR="00724CA8" w:rsidRPr="00724CA8" w:rsidRDefault="00724CA8" w:rsidP="00724CA8">
      <w:r w:rsidRPr="00724CA8">
        <w:rPr>
          <w:highlight w:val="green"/>
        </w:rPr>
        <w:t>Agreements</w:t>
      </w:r>
      <w:r w:rsidRPr="00724CA8">
        <w:t>:</w:t>
      </w:r>
    </w:p>
    <w:p w14:paraId="62B6E50E" w14:textId="77777777" w:rsidR="00724CA8" w:rsidRPr="00724CA8" w:rsidRDefault="00724CA8" w:rsidP="008E772F">
      <w:pPr>
        <w:numPr>
          <w:ilvl w:val="0"/>
          <w:numId w:val="67"/>
        </w:numPr>
      </w:pPr>
      <w:r w:rsidRPr="00724CA8">
        <w:t>To adopt the following TP to 7.4.1.1.2 of 38.211:</w:t>
      </w:r>
    </w:p>
    <w:p w14:paraId="4FF98838" w14:textId="24ACC462" w:rsidR="00E73043" w:rsidRPr="00A62B01" w:rsidRDefault="00E73043" w:rsidP="00E73043">
      <w:r w:rsidRPr="00A62B01">
        <w:t xml:space="preserve">===== </w:t>
      </w:r>
      <w:r>
        <w:t>start</w:t>
      </w:r>
      <w:r w:rsidRPr="00A62B01">
        <w:t xml:space="preserve"> of TP =====</w:t>
      </w:r>
    </w:p>
    <w:p w14:paraId="1D7E249A" w14:textId="77777777" w:rsidR="00724CA8" w:rsidRPr="00724CA8" w:rsidRDefault="00724CA8" w:rsidP="00724CA8">
      <w:pPr>
        <w:ind w:left="720" w:hanging="720"/>
        <w:rPr>
          <w:rFonts w:eastAsia="Malgun Gothic"/>
        </w:rPr>
      </w:pPr>
      <w:r w:rsidRPr="00724CA8">
        <w:rPr>
          <w:rFonts w:eastAsia="Malgun Gothic"/>
        </w:rPr>
        <w:t xml:space="preserve">The reference point for </w:t>
      </w:r>
      <w:r w:rsidR="001B7BF2">
        <w:rPr>
          <w:rFonts w:eastAsia="Malgun Gothic"/>
          <w:position w:val="-6"/>
        </w:rPr>
        <w:pict w14:anchorId="50BF2DA3">
          <v:shape id="_x0000_i1434" type="#_x0000_t75" style="width:9.6pt;height:12.8pt">
            <v:imagedata r:id="rId1167" o:title=""/>
          </v:shape>
        </w:pict>
      </w:r>
      <w:r w:rsidRPr="00724CA8">
        <w:rPr>
          <w:rFonts w:eastAsia="Malgun Gothic"/>
        </w:rPr>
        <w:t xml:space="preserve"> is </w:t>
      </w:r>
    </w:p>
    <w:p w14:paraId="0B4EEB9C" w14:textId="77777777" w:rsidR="00724CA8" w:rsidRPr="00724CA8" w:rsidRDefault="00724CA8" w:rsidP="008E772F">
      <w:pPr>
        <w:numPr>
          <w:ilvl w:val="0"/>
          <w:numId w:val="97"/>
        </w:numPr>
        <w:rPr>
          <w:rFonts w:eastAsia="Malgun Gothic"/>
        </w:rPr>
      </w:pPr>
      <w:r w:rsidRPr="00724CA8">
        <w:rPr>
          <w:rFonts w:eastAsia="Malgun Gothic"/>
          <w:strike/>
          <w:color w:val="FF0000"/>
        </w:rPr>
        <w:lastRenderedPageBreak/>
        <w:t>for PDSCH transmission carrying SIB1,</w:t>
      </w:r>
      <w:r w:rsidRPr="00724CA8">
        <w:rPr>
          <w:rFonts w:eastAsia="Malgun Gothic"/>
          <w:color w:val="FF0000"/>
        </w:rPr>
        <w:t xml:space="preserve"> </w:t>
      </w:r>
      <w:r w:rsidRPr="00724CA8">
        <w:rPr>
          <w:rFonts w:eastAsia="Malgun Gothic"/>
        </w:rPr>
        <w:t xml:space="preserve">subcarrier 0 of the lowest-numbered common resource block in </w:t>
      </w:r>
      <w:r w:rsidRPr="00724CA8">
        <w:rPr>
          <w:rFonts w:eastAsia="Malgun Gothic"/>
          <w:strike/>
          <w:color w:val="FF0000"/>
        </w:rPr>
        <w:t xml:space="preserve">the </w:t>
      </w:r>
      <w:r w:rsidRPr="00724CA8">
        <w:rPr>
          <w:rFonts w:eastAsia="Malgun Gothic"/>
        </w:rPr>
        <w:t xml:space="preserve">CORESET </w:t>
      </w:r>
      <w:r w:rsidRPr="00724CA8">
        <w:rPr>
          <w:rFonts w:eastAsia="Malgun Gothic"/>
          <w:color w:val="FF0000"/>
        </w:rPr>
        <w:t>0</w:t>
      </w:r>
      <w:r w:rsidRPr="00724CA8">
        <w:rPr>
          <w:rFonts w:eastAsia="Malgun Gothic"/>
        </w:rPr>
        <w:t xml:space="preserve"> </w:t>
      </w:r>
      <w:r w:rsidRPr="00724CA8">
        <w:rPr>
          <w:rFonts w:eastAsia="Malgun Gothic"/>
          <w:strike/>
          <w:color w:val="FF0000"/>
        </w:rPr>
        <w:t>configured by the PBCH</w:t>
      </w:r>
      <w:r w:rsidRPr="00724CA8">
        <w:rPr>
          <w:rFonts w:eastAsia="Malgun Gothic"/>
          <w:color w:val="FF0000"/>
        </w:rPr>
        <w:t xml:space="preserve"> </w:t>
      </w:r>
      <w:r w:rsidRPr="00724CA8">
        <w:rPr>
          <w:rFonts w:eastAsia="Malgun Gothic"/>
          <w:color w:val="FF0000"/>
          <w:u w:val="single"/>
        </w:rPr>
        <w:t>if the corresponding PDCCH is associated with CORESET 0 and Type0-PDCCH common search space and is addressed to SI-RNTI,</w:t>
      </w:r>
    </w:p>
    <w:p w14:paraId="6DB173F8" w14:textId="77777777" w:rsidR="00724CA8" w:rsidRPr="00724CA8" w:rsidRDefault="00724CA8" w:rsidP="008E772F">
      <w:pPr>
        <w:numPr>
          <w:ilvl w:val="0"/>
          <w:numId w:val="97"/>
        </w:numPr>
        <w:rPr>
          <w:rFonts w:eastAsia="Malgun Gothic"/>
        </w:rPr>
      </w:pPr>
      <w:r w:rsidRPr="00724CA8">
        <w:rPr>
          <w:rFonts w:eastAsia="Malgun Gothic"/>
        </w:rPr>
        <w:t xml:space="preserve">otherwise, subcarrier 0 in common resource block 0 </w:t>
      </w:r>
    </w:p>
    <w:p w14:paraId="0B617AB0" w14:textId="77777777" w:rsidR="00E73043" w:rsidRPr="00A62B01" w:rsidRDefault="00E73043" w:rsidP="00E73043">
      <w:r w:rsidRPr="00A62B01">
        <w:t>===== end of TP =====</w:t>
      </w:r>
    </w:p>
    <w:p w14:paraId="4BBAE90E" w14:textId="77777777" w:rsidR="00724CA8" w:rsidRPr="00724CA8" w:rsidRDefault="00724CA8" w:rsidP="00724CA8"/>
    <w:p w14:paraId="5C8B9095" w14:textId="77777777" w:rsidR="00724CA8" w:rsidRPr="00724CA8" w:rsidRDefault="00724CA8" w:rsidP="00724CA8">
      <w:r w:rsidRPr="00724CA8">
        <w:rPr>
          <w:highlight w:val="green"/>
        </w:rPr>
        <w:t>Agreements</w:t>
      </w:r>
      <w:r w:rsidRPr="00724CA8">
        <w:t>:</w:t>
      </w:r>
    </w:p>
    <w:p w14:paraId="71367D71" w14:textId="34FA7826" w:rsidR="00724CA8" w:rsidRDefault="00724CA8" w:rsidP="008E772F">
      <w:pPr>
        <w:numPr>
          <w:ilvl w:val="0"/>
          <w:numId w:val="67"/>
        </w:numPr>
      </w:pPr>
      <w:r w:rsidRPr="00724CA8">
        <w:t>To adopt the following TP of 8.2 of 38.213:</w:t>
      </w:r>
    </w:p>
    <w:p w14:paraId="07E01A22" w14:textId="0A71F157" w:rsidR="00E73043" w:rsidRPr="00724CA8" w:rsidRDefault="00E73043" w:rsidP="00E73043">
      <w:r>
        <w:t>===== start of TP =====</w:t>
      </w:r>
    </w:p>
    <w:p w14:paraId="527745AC" w14:textId="77777777" w:rsidR="00724CA8" w:rsidRPr="00724CA8" w:rsidRDefault="00724CA8" w:rsidP="00724CA8">
      <w:pPr>
        <w:ind w:left="720" w:hanging="720"/>
        <w:rPr>
          <w:strike/>
        </w:rPr>
      </w:pPr>
      <w:r w:rsidRPr="00724CA8">
        <w:rPr>
          <w:strike/>
          <w:color w:val="FF0000"/>
        </w:rPr>
        <w:t xml:space="preserve">If higher layer parameter </w:t>
      </w:r>
      <w:r w:rsidRPr="00724CA8">
        <w:rPr>
          <w:i/>
          <w:strike/>
          <w:color w:val="FF0000"/>
        </w:rPr>
        <w:t>pusch-AllocationList</w:t>
      </w:r>
      <w:r w:rsidRPr="00724CA8">
        <w:rPr>
          <w:strike/>
          <w:color w:val="FF0000"/>
        </w:rPr>
        <w:t xml:space="preserve"> is provided by </w:t>
      </w:r>
      <w:r w:rsidRPr="00724CA8">
        <w:rPr>
          <w:rFonts w:eastAsia="Malgun Gothic"/>
          <w:i/>
          <w:iCs/>
          <w:strike/>
          <w:color w:val="FF0000"/>
          <w:lang w:eastAsia="ko-KR"/>
        </w:rPr>
        <w:t>pusch-ConfigCommon</w:t>
      </w:r>
      <w:r w:rsidRPr="00724CA8">
        <w:rPr>
          <w:strike/>
          <w:color w:val="FF0000"/>
        </w:rPr>
        <w:t xml:space="preserve">, a value of the Msg3 PUSCH time resource allocation field indicates an entry to a table provided by </w:t>
      </w:r>
      <w:r w:rsidRPr="00724CA8">
        <w:rPr>
          <w:i/>
          <w:strike/>
          <w:color w:val="FF0000"/>
        </w:rPr>
        <w:t>pusch-AllocationList</w:t>
      </w:r>
      <w:r w:rsidRPr="00724CA8">
        <w:rPr>
          <w:strike/>
          <w:color w:val="FF0000"/>
        </w:rPr>
        <w:t>; otherwise a value of the Msg3 PUSCH time resource allocation field indicates an entry to default time resource allocation table [6, 38.214].</w:t>
      </w:r>
    </w:p>
    <w:p w14:paraId="6B685479" w14:textId="77777777" w:rsidR="00E73043" w:rsidRPr="00A62B01" w:rsidRDefault="00E73043" w:rsidP="00E73043">
      <w:r w:rsidRPr="00A62B01">
        <w:t>===== end of TP =====</w:t>
      </w:r>
    </w:p>
    <w:p w14:paraId="44B8A76F" w14:textId="77777777" w:rsidR="00724CA8" w:rsidRPr="00724CA8" w:rsidRDefault="00724CA8" w:rsidP="00724CA8"/>
    <w:p w14:paraId="7AFC1FE4" w14:textId="77777777" w:rsidR="00724CA8" w:rsidRPr="008B0281" w:rsidRDefault="00724CA8" w:rsidP="00724CA8">
      <w:r w:rsidRPr="008B0281">
        <w:t>Proposals:</w:t>
      </w:r>
    </w:p>
    <w:p w14:paraId="3560747A" w14:textId="77777777" w:rsidR="00724CA8" w:rsidRPr="008B0281" w:rsidRDefault="00724CA8" w:rsidP="008E772F">
      <w:pPr>
        <w:numPr>
          <w:ilvl w:val="0"/>
          <w:numId w:val="67"/>
        </w:numPr>
      </w:pPr>
      <w:r w:rsidRPr="008B0281">
        <w:t>To adopt the following TP of 5.1.2.1 of 38.214:</w:t>
      </w:r>
    </w:p>
    <w:p w14:paraId="3B694BA0" w14:textId="77777777" w:rsidR="00724CA8" w:rsidRPr="008B0281" w:rsidRDefault="00724CA8" w:rsidP="00E73043">
      <w:pPr>
        <w:jc w:val="both"/>
        <w:rPr>
          <w:rFonts w:eastAsia="SimSun"/>
          <w:color w:val="FF0000"/>
          <w:u w:val="single"/>
          <w:lang w:eastAsia="zh-CN"/>
        </w:rPr>
      </w:pPr>
      <w:r w:rsidRPr="008B0281">
        <w:rPr>
          <w:rFonts w:eastAsia="SimSun" w:hint="eastAsia"/>
          <w:color w:val="FF0000"/>
          <w:u w:val="single"/>
          <w:lang w:eastAsia="zh-CN"/>
        </w:rPr>
        <w:t>I</w:t>
      </w:r>
      <w:r w:rsidRPr="008B0281">
        <w:rPr>
          <w:color w:val="FF0000"/>
          <w:u w:val="single"/>
        </w:rPr>
        <w:t xml:space="preserve">f a bandwidth part indicator field is not configured in the scheduling DCI, the </w:t>
      </w:r>
      <w:r w:rsidRPr="008B0281">
        <w:rPr>
          <w:rFonts w:eastAsia="SimSun" w:hint="eastAsia"/>
          <w:color w:val="FF0000"/>
          <w:u w:val="single"/>
          <w:lang w:eastAsia="zh-CN"/>
        </w:rPr>
        <w:t>slot and symbol</w:t>
      </w:r>
      <w:r w:rsidRPr="008B0281">
        <w:rPr>
          <w:color w:val="FF0000"/>
          <w:u w:val="single"/>
        </w:rPr>
        <w:t xml:space="preserve"> indexing for downlink type 0 and type 1 resource allocation is determined within the UE's active bandwidth part. If a bandwidth part indicator field is configured in the scheduling DCI, the </w:t>
      </w:r>
      <w:r w:rsidRPr="008B0281">
        <w:rPr>
          <w:rFonts w:eastAsia="SimSun" w:hint="eastAsia"/>
          <w:color w:val="FF0000"/>
          <w:u w:val="single"/>
          <w:lang w:eastAsia="zh-CN"/>
        </w:rPr>
        <w:t>slot and symbol</w:t>
      </w:r>
      <w:r w:rsidRPr="008B0281">
        <w:rPr>
          <w:color w:val="FF0000"/>
          <w:u w:val="single"/>
        </w:rPr>
        <w:t xml:space="preserve"> indexing for downlink type 0 and type 1 resource allocation is determined within the UE's bandwidth part indicated by bandwidth part indicator field value in the DCI.</w:t>
      </w:r>
    </w:p>
    <w:p w14:paraId="5186FD16" w14:textId="77777777" w:rsidR="00724CA8" w:rsidRPr="00724CA8" w:rsidRDefault="00724CA8" w:rsidP="00E73043">
      <w:pPr>
        <w:jc w:val="both"/>
        <w:rPr>
          <w:rFonts w:eastAsia="SimSun"/>
          <w:lang w:eastAsia="zh-CN"/>
        </w:rPr>
      </w:pPr>
      <w:r w:rsidRPr="008B0281">
        <w:t xml:space="preserve">When the UE is configured with </w:t>
      </w:r>
      <w:r w:rsidRPr="008B0281">
        <w:rPr>
          <w:i/>
        </w:rPr>
        <w:t>aggregationF</w:t>
      </w:r>
      <w:r w:rsidRPr="008B0281">
        <w:t xml:space="preserve">actorDL &gt; 1, the same symbol allocation is applied across the </w:t>
      </w:r>
      <w:r w:rsidRPr="008B0281">
        <w:rPr>
          <w:i/>
        </w:rPr>
        <w:t>aggregationFactorDL</w:t>
      </w:r>
      <w:r w:rsidRPr="008B0281">
        <w:t xml:space="preserve"> consecutive slots. The UE may expect that the TB is repeated within each symbol allocation among each of the </w:t>
      </w:r>
      <w:r w:rsidRPr="008B0281">
        <w:rPr>
          <w:i/>
        </w:rPr>
        <w:t>aggregationFactorDL</w:t>
      </w:r>
      <w:r w:rsidRPr="008B0281">
        <w:t xml:space="preserve"> consecutive slots and the PDSCH is limited to a single transmission layer. The redundancy version to be applied on the </w:t>
      </w:r>
      <w:r w:rsidRPr="008B0281">
        <w:rPr>
          <w:i/>
        </w:rPr>
        <w:t>n</w:t>
      </w:r>
      <w:r w:rsidRPr="008B0281">
        <w:rPr>
          <w:vertAlign w:val="superscript"/>
        </w:rPr>
        <w:t>th</w:t>
      </w:r>
      <w:r w:rsidRPr="008B0281">
        <w:t xml:space="preserve"> transmission occasion of the TB is determined according to table 5.1.2.1-2.</w:t>
      </w:r>
      <w:r w:rsidRPr="00724CA8">
        <w:t xml:space="preserve">  </w:t>
      </w:r>
    </w:p>
    <w:p w14:paraId="43EC43A4" w14:textId="77777777" w:rsidR="0094426F" w:rsidRPr="00724CA8" w:rsidRDefault="0094426F" w:rsidP="00724CA8">
      <w:pPr>
        <w:ind w:left="720" w:hanging="720"/>
      </w:pPr>
    </w:p>
    <w:p w14:paraId="38F36634" w14:textId="4606C4B9" w:rsidR="00724CA8" w:rsidRPr="00FE69E6" w:rsidRDefault="00FE69E6" w:rsidP="00E303AE">
      <w:pPr>
        <w:ind w:left="720" w:hanging="720"/>
        <w:rPr>
          <w:b/>
          <w:lang w:eastAsia="x-none"/>
        </w:rPr>
      </w:pPr>
      <w:r w:rsidRPr="00FE69E6">
        <w:rPr>
          <w:b/>
          <w:lang w:eastAsia="x-none"/>
        </w:rPr>
        <w:t>Wednesday session</w:t>
      </w:r>
    </w:p>
    <w:p w14:paraId="0CB5C22E" w14:textId="12E79BB4" w:rsidR="00FE69E6" w:rsidRPr="00FE69E6" w:rsidRDefault="001B7BF2" w:rsidP="00FE69E6">
      <w:pPr>
        <w:ind w:left="720" w:hanging="720"/>
        <w:rPr>
          <w:b/>
          <w:lang w:eastAsia="x-none"/>
        </w:rPr>
      </w:pPr>
      <w:hyperlink r:id="rId1300" w:history="1">
        <w:r w:rsidR="00D93AE1">
          <w:rPr>
            <w:rStyle w:val="Hyperlink"/>
            <w:b/>
            <w:lang w:eastAsia="x-none"/>
          </w:rPr>
          <w:t>R1-1809839</w:t>
        </w:r>
      </w:hyperlink>
      <w:r w:rsidR="00FE69E6" w:rsidRPr="00FE69E6">
        <w:rPr>
          <w:b/>
          <w:lang w:eastAsia="x-none"/>
        </w:rPr>
        <w:tab/>
        <w:t>Outcome of offline discussion on 7.1.3.3 (resource allocation)</w:t>
      </w:r>
      <w:r w:rsidR="00FE69E6" w:rsidRPr="00FE69E6">
        <w:rPr>
          <w:b/>
          <w:lang w:eastAsia="x-none"/>
        </w:rPr>
        <w:tab/>
        <w:t>Ericsson</w:t>
      </w:r>
    </w:p>
    <w:p w14:paraId="133F38E4" w14:textId="77777777" w:rsidR="00FE69E6" w:rsidRPr="00BD0234" w:rsidRDefault="00FE69E6" w:rsidP="00FE69E6">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17FE86B8" w14:textId="75680C58" w:rsidR="00FE69E6" w:rsidRDefault="00FE69E6" w:rsidP="00FE69E6">
      <w:pPr>
        <w:ind w:left="720" w:hanging="720"/>
        <w:rPr>
          <w:lang w:eastAsia="x-none"/>
        </w:rPr>
      </w:pPr>
    </w:p>
    <w:p w14:paraId="75DE7212" w14:textId="667C1D46" w:rsidR="00FE69E6" w:rsidRPr="00FE69E6" w:rsidRDefault="00FE69E6" w:rsidP="00FE69E6">
      <w:pPr>
        <w:ind w:left="720" w:hanging="720"/>
        <w:rPr>
          <w:szCs w:val="20"/>
        </w:rPr>
      </w:pPr>
      <w:r w:rsidRPr="00FE69E6">
        <w:rPr>
          <w:szCs w:val="20"/>
          <w:highlight w:val="green"/>
        </w:rPr>
        <w:t>Agreement</w:t>
      </w:r>
      <w:r w:rsidRPr="00FE69E6">
        <w:rPr>
          <w:szCs w:val="20"/>
        </w:rPr>
        <w:t>:</w:t>
      </w:r>
    </w:p>
    <w:p w14:paraId="71CB055C" w14:textId="77777777" w:rsidR="00FE69E6" w:rsidRPr="00FE69E6" w:rsidRDefault="00FE69E6" w:rsidP="008E772F">
      <w:pPr>
        <w:numPr>
          <w:ilvl w:val="0"/>
          <w:numId w:val="150"/>
        </w:numPr>
        <w:rPr>
          <w:szCs w:val="20"/>
        </w:rPr>
      </w:pPr>
      <w:r w:rsidRPr="00FE69E6">
        <w:rPr>
          <w:szCs w:val="20"/>
        </w:rPr>
        <w:t>The UE counts the number of DCI sizes across slots based on RRC configuration for PDCCH, without taking into account PDCCH candidate dropping by overbooking handling.</w:t>
      </w:r>
    </w:p>
    <w:p w14:paraId="14999F1F" w14:textId="77777777" w:rsidR="00FE69E6" w:rsidRPr="00FE69E6" w:rsidRDefault="00FE69E6" w:rsidP="00FE69E6">
      <w:pPr>
        <w:ind w:left="720" w:hanging="720"/>
      </w:pPr>
    </w:p>
    <w:p w14:paraId="647A361C" w14:textId="77777777" w:rsidR="00FE69E6" w:rsidRPr="00FE69E6" w:rsidRDefault="00FE69E6" w:rsidP="00FE69E6">
      <w:pPr>
        <w:ind w:left="720" w:hanging="720"/>
        <w:rPr>
          <w:szCs w:val="20"/>
        </w:rPr>
      </w:pPr>
      <w:r w:rsidRPr="00FE69E6">
        <w:rPr>
          <w:szCs w:val="20"/>
          <w:highlight w:val="green"/>
        </w:rPr>
        <w:t>Agreements</w:t>
      </w:r>
      <w:r w:rsidRPr="00FE69E6">
        <w:rPr>
          <w:szCs w:val="20"/>
        </w:rPr>
        <w:t>:</w:t>
      </w:r>
    </w:p>
    <w:p w14:paraId="3F7AC5CF" w14:textId="7909E8C2" w:rsidR="00FE69E6" w:rsidRPr="00FE69E6" w:rsidRDefault="00FE69E6" w:rsidP="008E772F">
      <w:pPr>
        <w:numPr>
          <w:ilvl w:val="0"/>
          <w:numId w:val="150"/>
        </w:numPr>
        <w:rPr>
          <w:szCs w:val="20"/>
        </w:rPr>
      </w:pPr>
      <w:r w:rsidRPr="00FE69E6">
        <w:rPr>
          <w:szCs w:val="20"/>
        </w:rPr>
        <w:t xml:space="preserve">The TPs in Section 2 of </w:t>
      </w:r>
      <w:hyperlink r:id="rId1301" w:history="1">
        <w:r w:rsidR="00D93AE1">
          <w:rPr>
            <w:rStyle w:val="Hyperlink"/>
            <w:szCs w:val="20"/>
          </w:rPr>
          <w:t>R1-1809839</w:t>
        </w:r>
      </w:hyperlink>
      <w:r w:rsidRPr="00FE69E6">
        <w:rPr>
          <w:szCs w:val="20"/>
        </w:rPr>
        <w:t xml:space="preserve"> are endorsed</w:t>
      </w:r>
    </w:p>
    <w:p w14:paraId="33AE90AB" w14:textId="4931E56A" w:rsidR="00FE69E6" w:rsidRDefault="00FE69E6" w:rsidP="00FE69E6">
      <w:pPr>
        <w:ind w:left="720" w:hanging="720"/>
        <w:rPr>
          <w:lang w:eastAsia="x-none"/>
        </w:rPr>
      </w:pPr>
    </w:p>
    <w:p w14:paraId="1A3ADD2A" w14:textId="070D85D0" w:rsidR="00911D29" w:rsidRPr="00911D29" w:rsidRDefault="00911D29" w:rsidP="00FE69E6">
      <w:pPr>
        <w:ind w:left="720" w:hanging="720"/>
        <w:rPr>
          <w:b/>
          <w:lang w:eastAsia="x-none"/>
        </w:rPr>
      </w:pPr>
      <w:r w:rsidRPr="00911D29">
        <w:rPr>
          <w:b/>
          <w:lang w:eastAsia="x-none"/>
        </w:rPr>
        <w:t>Thursday session</w:t>
      </w:r>
    </w:p>
    <w:p w14:paraId="2CD336B5" w14:textId="69914688" w:rsidR="00911D29" w:rsidRPr="00911D29" w:rsidRDefault="001B7BF2" w:rsidP="00FE69E6">
      <w:pPr>
        <w:ind w:left="720" w:hanging="720"/>
        <w:rPr>
          <w:b/>
          <w:lang w:eastAsia="x-none"/>
        </w:rPr>
      </w:pPr>
      <w:hyperlink r:id="rId1302" w:history="1">
        <w:r w:rsidR="00D93AE1">
          <w:rPr>
            <w:rStyle w:val="Hyperlink"/>
            <w:b/>
            <w:lang w:eastAsia="x-none"/>
          </w:rPr>
          <w:t>R1-1809928</w:t>
        </w:r>
      </w:hyperlink>
      <w:r w:rsidR="00911D29" w:rsidRPr="00911D29">
        <w:rPr>
          <w:b/>
          <w:lang w:eastAsia="x-none"/>
        </w:rPr>
        <w:tab/>
        <w:t>Outcome of offline discussion on 7.1.3.3 (resource allocation) – part II</w:t>
      </w:r>
      <w:r w:rsidR="00911D29" w:rsidRPr="00911D29">
        <w:rPr>
          <w:b/>
          <w:lang w:eastAsia="x-none"/>
        </w:rPr>
        <w:tab/>
        <w:t>Ericsson</w:t>
      </w:r>
    </w:p>
    <w:p w14:paraId="6E6C71EA" w14:textId="77777777" w:rsidR="00911D29" w:rsidRPr="00BD0234" w:rsidRDefault="00911D29" w:rsidP="00911D29">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2F9CD33A" w14:textId="0E6F6D7F" w:rsidR="00911D29" w:rsidRDefault="00911D29" w:rsidP="00FE69E6">
      <w:pPr>
        <w:ind w:left="720" w:hanging="720"/>
        <w:rPr>
          <w:lang w:eastAsia="x-none"/>
        </w:rPr>
      </w:pPr>
    </w:p>
    <w:p w14:paraId="55338E47" w14:textId="77777777" w:rsidR="00911D29" w:rsidRPr="00911D29" w:rsidRDefault="00911D29" w:rsidP="00911D29">
      <w:pPr>
        <w:ind w:left="720" w:hanging="720"/>
        <w:rPr>
          <w:b/>
          <w:szCs w:val="20"/>
        </w:rPr>
      </w:pPr>
      <w:r w:rsidRPr="00911D29">
        <w:rPr>
          <w:szCs w:val="20"/>
          <w:highlight w:val="green"/>
        </w:rPr>
        <w:t>Agreements</w:t>
      </w:r>
      <w:r w:rsidRPr="00911D29">
        <w:rPr>
          <w:b/>
          <w:szCs w:val="20"/>
        </w:rPr>
        <w:t>:</w:t>
      </w:r>
    </w:p>
    <w:p w14:paraId="35E622B2" w14:textId="54D3C60D" w:rsidR="00911D29" w:rsidRPr="00911D29" w:rsidRDefault="00911D29" w:rsidP="008E772F">
      <w:pPr>
        <w:pStyle w:val="ListParagraph"/>
        <w:numPr>
          <w:ilvl w:val="0"/>
          <w:numId w:val="100"/>
        </w:numPr>
      </w:pPr>
      <w:r w:rsidRPr="00911D29">
        <w:t xml:space="preserve">Adopt the text proposal in Section 2 of </w:t>
      </w:r>
      <w:hyperlink r:id="rId1303" w:history="1">
        <w:r w:rsidR="00D93AE1">
          <w:rPr>
            <w:rStyle w:val="Hyperlink"/>
          </w:rPr>
          <w:t>R1-1809928</w:t>
        </w:r>
      </w:hyperlink>
      <w:r w:rsidRPr="00911D29">
        <w:t xml:space="preserve"> for 38.211</w:t>
      </w:r>
    </w:p>
    <w:p w14:paraId="58CDC587" w14:textId="77777777" w:rsidR="00911D29" w:rsidRPr="00911D29" w:rsidRDefault="00911D29" w:rsidP="008E772F">
      <w:pPr>
        <w:pStyle w:val="ListParagraph"/>
        <w:numPr>
          <w:ilvl w:val="0"/>
          <w:numId w:val="100"/>
        </w:numPr>
      </w:pPr>
      <w:r w:rsidRPr="00911D29">
        <w:t>Remove the bracket in 38.212 around the VRB-to-PRB bit</w:t>
      </w:r>
    </w:p>
    <w:p w14:paraId="1F9017BB" w14:textId="77777777" w:rsidR="0094426F" w:rsidRDefault="00911D29" w:rsidP="0094426F">
      <w:pPr>
        <w:ind w:left="720" w:hanging="720"/>
      </w:pPr>
      <w:r w:rsidRPr="00911D29">
        <w:rPr>
          <w:highlight w:val="green"/>
        </w:rPr>
        <w:t>Agreements</w:t>
      </w:r>
      <w:r w:rsidRPr="00911D29">
        <w:t>:</w:t>
      </w:r>
      <w:r w:rsidR="0094426F">
        <w:t xml:space="preserve"> </w:t>
      </w:r>
    </w:p>
    <w:p w14:paraId="5C999D1F" w14:textId="1A007B8A" w:rsidR="00911D29" w:rsidRPr="00911D29" w:rsidRDefault="00911D29" w:rsidP="0094426F">
      <w:pPr>
        <w:ind w:left="720" w:hanging="720"/>
        <w:rPr>
          <w:rFonts w:ascii="Times New Roman" w:hAnsi="Times New Roman"/>
          <w:lang w:eastAsia="zh-CN"/>
        </w:rPr>
      </w:pPr>
      <w:r w:rsidRPr="00911D29">
        <w:rPr>
          <w:rFonts w:ascii="Times New Roman" w:hAnsi="Times New Roman"/>
          <w:lang w:eastAsia="zh-CN"/>
        </w:rPr>
        <w:t>For OSI and paging:</w:t>
      </w:r>
    </w:p>
    <w:p w14:paraId="0C2DA22E" w14:textId="77777777" w:rsidR="00911D29" w:rsidRPr="00911D29" w:rsidRDefault="00911D29" w:rsidP="00FD2787">
      <w:pPr>
        <w:pStyle w:val="ListParagraph"/>
        <w:numPr>
          <w:ilvl w:val="0"/>
          <w:numId w:val="243"/>
        </w:numPr>
        <w:spacing w:after="0"/>
      </w:pPr>
      <w:r w:rsidRPr="00911D29">
        <w:t>if PDSCH-ConfigCommon has provided a table</w:t>
      </w:r>
    </w:p>
    <w:p w14:paraId="4DB37D93" w14:textId="77777777" w:rsidR="00911D29" w:rsidRPr="00911D29" w:rsidRDefault="00911D29" w:rsidP="00FD2787">
      <w:pPr>
        <w:pStyle w:val="ListParagraph"/>
        <w:numPr>
          <w:ilvl w:val="1"/>
          <w:numId w:val="243"/>
        </w:numPr>
        <w:spacing w:after="0"/>
      </w:pPr>
      <w:r w:rsidRPr="00911D29">
        <w:t>Use this table</w:t>
      </w:r>
    </w:p>
    <w:p w14:paraId="79E55973" w14:textId="77777777" w:rsidR="00911D29" w:rsidRPr="00911D29" w:rsidRDefault="00911D29" w:rsidP="00FD2787">
      <w:pPr>
        <w:pStyle w:val="ListParagraph"/>
        <w:numPr>
          <w:ilvl w:val="0"/>
          <w:numId w:val="243"/>
        </w:numPr>
        <w:spacing w:after="0"/>
      </w:pPr>
      <w:r w:rsidRPr="00911D29">
        <w:t>else</w:t>
      </w:r>
    </w:p>
    <w:p w14:paraId="6EA583F1" w14:textId="77777777" w:rsidR="00911D29" w:rsidRPr="00911D29" w:rsidRDefault="00911D29" w:rsidP="00FD2787">
      <w:pPr>
        <w:pStyle w:val="ListParagraph"/>
        <w:numPr>
          <w:ilvl w:val="1"/>
          <w:numId w:val="243"/>
        </w:numPr>
        <w:spacing w:after="0"/>
      </w:pPr>
      <w:r w:rsidRPr="00911D29">
        <w:rPr>
          <w:lang w:eastAsia="zh-CN"/>
        </w:rPr>
        <w:t>the same table (A, B, or C) as used by SIB1</w:t>
      </w:r>
    </w:p>
    <w:p w14:paraId="5EC3956E" w14:textId="77777777" w:rsidR="00911D29" w:rsidRPr="00911D29" w:rsidRDefault="00911D29" w:rsidP="00911D29">
      <w:pPr>
        <w:rPr>
          <w:rFonts w:ascii="Times New Roman" w:hAnsi="Times New Roman"/>
          <w:lang w:eastAsia="zh-CN"/>
        </w:rPr>
      </w:pPr>
      <w:r w:rsidRPr="00911D29">
        <w:rPr>
          <w:rFonts w:ascii="Times New Roman" w:hAnsi="Times New Roman"/>
          <w:lang w:eastAsia="zh-CN"/>
        </w:rPr>
        <w:t>Adopt the TP below for 38.214</w:t>
      </w:r>
    </w:p>
    <w:p w14:paraId="104897EC" w14:textId="77777777" w:rsidR="00911D29" w:rsidRPr="00911D29" w:rsidRDefault="00911D29" w:rsidP="00911D29">
      <w:pPr>
        <w:keepNext/>
        <w:keepLines/>
        <w:overflowPunct w:val="0"/>
        <w:autoSpaceDE w:val="0"/>
        <w:autoSpaceDN w:val="0"/>
        <w:adjustRightInd w:val="0"/>
        <w:spacing w:before="60" w:after="180"/>
        <w:jc w:val="center"/>
        <w:textAlignment w:val="baseline"/>
        <w:rPr>
          <w:rFonts w:ascii="Arial" w:eastAsia="Times New Roman" w:hAnsi="Arial"/>
          <w:b/>
          <w:color w:val="000000"/>
          <w:szCs w:val="20"/>
          <w:lang w:val="en-US" w:eastAsia="en-GB"/>
        </w:rPr>
      </w:pPr>
      <w:r w:rsidRPr="00911D29">
        <w:rPr>
          <w:rFonts w:ascii="Arial" w:eastAsia="Times New Roman" w:hAnsi="Arial"/>
          <w:b/>
          <w:color w:val="000000"/>
          <w:szCs w:val="20"/>
          <w:lang w:eastAsia="en-GB"/>
        </w:rPr>
        <w:lastRenderedPageBreak/>
        <w:t xml:space="preserve">Table 5.1.2.1.1-1: </w:t>
      </w:r>
      <w:r w:rsidRPr="00911D29">
        <w:rPr>
          <w:rFonts w:ascii="Arial" w:eastAsia="Times New Roman" w:hAnsi="Arial"/>
          <w:b/>
          <w:color w:val="000000"/>
          <w:szCs w:val="20"/>
          <w:lang w:val="en-US" w:eastAsia="en-GB"/>
        </w:rPr>
        <w:t xml:space="preserve">Applicable </w:t>
      </w:r>
      <w:r w:rsidRPr="00911D29">
        <w:rPr>
          <w:rFonts w:ascii="Arial" w:eastAsia="Times New Roman" w:hAnsi="Arial"/>
          <w:b/>
          <w:color w:val="000000"/>
          <w:szCs w:val="20"/>
          <w:lang w:eastAsia="en-GB"/>
        </w:rPr>
        <w:t xml:space="preserve">PDSCH time domain resource </w:t>
      </w:r>
      <w:r w:rsidRPr="00911D29">
        <w:rPr>
          <w:rFonts w:ascii="Arial" w:eastAsia="Times New Roman" w:hAnsi="Arial"/>
          <w:b/>
          <w:color w:val="000000"/>
          <w:szCs w:val="20"/>
          <w:lang w:val="en-US" w:eastAsia="en-GB"/>
        </w:rPr>
        <w:t>allocation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560"/>
        <w:gridCol w:w="1134"/>
        <w:gridCol w:w="1855"/>
        <w:gridCol w:w="1855"/>
        <w:gridCol w:w="2096"/>
      </w:tblGrid>
      <w:tr w:rsidR="00911D29" w14:paraId="23657B18" w14:textId="77777777" w:rsidTr="00911D29">
        <w:tc>
          <w:tcPr>
            <w:tcW w:w="1129" w:type="dxa"/>
            <w:shd w:val="clear" w:color="auto" w:fill="auto"/>
          </w:tcPr>
          <w:p w14:paraId="7DDC75DC" w14:textId="77777777" w:rsidR="00911D29" w:rsidRPr="00D23503" w:rsidRDefault="00911D29" w:rsidP="00911D29">
            <w:pPr>
              <w:pStyle w:val="TAH"/>
              <w:rPr>
                <w:rFonts w:eastAsia="Batang"/>
              </w:rPr>
            </w:pPr>
            <w:r w:rsidRPr="00D23503">
              <w:rPr>
                <w:rFonts w:eastAsia="Batang"/>
              </w:rPr>
              <w:t>RNTI</w:t>
            </w:r>
          </w:p>
        </w:tc>
        <w:tc>
          <w:tcPr>
            <w:tcW w:w="1560" w:type="dxa"/>
            <w:shd w:val="clear" w:color="auto" w:fill="auto"/>
          </w:tcPr>
          <w:p w14:paraId="0DA26C3D" w14:textId="77777777" w:rsidR="00911D29" w:rsidRPr="00D23503" w:rsidRDefault="00911D29" w:rsidP="00911D29">
            <w:pPr>
              <w:pStyle w:val="TAH"/>
              <w:rPr>
                <w:rFonts w:eastAsia="Batang"/>
              </w:rPr>
            </w:pPr>
            <w:r w:rsidRPr="00D23503">
              <w:rPr>
                <w:rFonts w:eastAsia="Batang"/>
              </w:rPr>
              <w:t>PDCCH search space</w:t>
            </w:r>
          </w:p>
        </w:tc>
        <w:tc>
          <w:tcPr>
            <w:tcW w:w="1134" w:type="dxa"/>
            <w:shd w:val="clear" w:color="auto" w:fill="auto"/>
          </w:tcPr>
          <w:p w14:paraId="2B1F289E" w14:textId="77777777" w:rsidR="00911D29" w:rsidRPr="00D23503" w:rsidRDefault="00911D29" w:rsidP="00911D29">
            <w:pPr>
              <w:pStyle w:val="TAH"/>
              <w:rPr>
                <w:rFonts w:eastAsia="Batang"/>
              </w:rPr>
            </w:pPr>
            <w:r w:rsidRPr="00D23503">
              <w:rPr>
                <w:rFonts w:eastAsia="Batang"/>
              </w:rPr>
              <w:t>SS/PBCH block and CORESET multiplexing pattern</w:t>
            </w:r>
          </w:p>
        </w:tc>
        <w:tc>
          <w:tcPr>
            <w:tcW w:w="1855" w:type="dxa"/>
            <w:shd w:val="clear" w:color="auto" w:fill="auto"/>
          </w:tcPr>
          <w:p w14:paraId="656601AC" w14:textId="77777777" w:rsidR="00911D29" w:rsidRPr="00D23503" w:rsidRDefault="00911D29" w:rsidP="00911D29">
            <w:pPr>
              <w:pStyle w:val="TAH"/>
              <w:rPr>
                <w:rFonts w:eastAsia="Batang"/>
                <w:i/>
              </w:rPr>
            </w:pPr>
            <w:r w:rsidRPr="00D23503">
              <w:rPr>
                <w:rFonts w:eastAsia="Batang"/>
                <w:i/>
              </w:rPr>
              <w:t>pdsch-ConfigCommon</w:t>
            </w:r>
            <w:r w:rsidRPr="00D23503">
              <w:rPr>
                <w:rFonts w:eastAsia="Batang"/>
              </w:rPr>
              <w:t xml:space="preserve"> includes </w:t>
            </w:r>
            <w:r w:rsidRPr="00D23503">
              <w:rPr>
                <w:rFonts w:eastAsia="Batang"/>
                <w:i/>
              </w:rPr>
              <w:t>pdsch-</w:t>
            </w:r>
            <w:r w:rsidRPr="00D23503">
              <w:rPr>
                <w:rFonts w:eastAsia="Batang"/>
                <w:i/>
                <w:color w:val="FF0000"/>
                <w:u w:val="single"/>
              </w:rPr>
              <w:t>TimeDomain</w:t>
            </w:r>
            <w:r w:rsidRPr="00D23503">
              <w:rPr>
                <w:rFonts w:eastAsia="Batang"/>
                <w:i/>
              </w:rPr>
              <w:t>AllocationList</w:t>
            </w:r>
          </w:p>
        </w:tc>
        <w:tc>
          <w:tcPr>
            <w:tcW w:w="1855" w:type="dxa"/>
            <w:shd w:val="clear" w:color="auto" w:fill="auto"/>
          </w:tcPr>
          <w:p w14:paraId="155B203E" w14:textId="77777777" w:rsidR="00911D29" w:rsidRPr="00D23503" w:rsidRDefault="00911D29" w:rsidP="00911D29">
            <w:pPr>
              <w:pStyle w:val="TAH"/>
              <w:rPr>
                <w:rFonts w:eastAsia="Batang"/>
              </w:rPr>
            </w:pPr>
            <w:r w:rsidRPr="00D23503">
              <w:rPr>
                <w:rFonts w:eastAsia="Batang"/>
                <w:i/>
              </w:rPr>
              <w:t>pdsch-Config</w:t>
            </w:r>
            <w:r w:rsidRPr="00D23503">
              <w:rPr>
                <w:rFonts w:eastAsia="Batang"/>
              </w:rPr>
              <w:t xml:space="preserve"> includes </w:t>
            </w:r>
            <w:r w:rsidRPr="00D23503">
              <w:rPr>
                <w:rFonts w:eastAsia="Batang"/>
                <w:i/>
              </w:rPr>
              <w:t>pdsch-</w:t>
            </w:r>
            <w:r w:rsidRPr="00D23503">
              <w:rPr>
                <w:rFonts w:eastAsia="Batang"/>
                <w:i/>
                <w:color w:val="FF0000"/>
                <w:u w:val="single"/>
              </w:rPr>
              <w:t>TimeDomain</w:t>
            </w:r>
            <w:r w:rsidRPr="00D23503">
              <w:rPr>
                <w:rFonts w:eastAsia="Batang"/>
                <w:i/>
              </w:rPr>
              <w:t>AllocationList</w:t>
            </w:r>
          </w:p>
        </w:tc>
        <w:tc>
          <w:tcPr>
            <w:tcW w:w="2096" w:type="dxa"/>
            <w:shd w:val="clear" w:color="auto" w:fill="auto"/>
          </w:tcPr>
          <w:p w14:paraId="63F0AE8E" w14:textId="77777777" w:rsidR="00911D29" w:rsidRPr="00D23503" w:rsidRDefault="00911D29" w:rsidP="00911D29">
            <w:pPr>
              <w:pStyle w:val="TAH"/>
              <w:rPr>
                <w:rFonts w:eastAsia="Batang"/>
              </w:rPr>
            </w:pPr>
            <w:r w:rsidRPr="00D23503">
              <w:rPr>
                <w:rFonts w:eastAsia="Batang"/>
              </w:rPr>
              <w:t>PDSCH time domain resource allocation to apply</w:t>
            </w:r>
          </w:p>
        </w:tc>
      </w:tr>
      <w:tr w:rsidR="00911D29" w14:paraId="4BFA6AC0" w14:textId="77777777" w:rsidTr="00911D29">
        <w:tc>
          <w:tcPr>
            <w:tcW w:w="1129" w:type="dxa"/>
            <w:vMerge w:val="restart"/>
            <w:shd w:val="clear" w:color="auto" w:fill="auto"/>
          </w:tcPr>
          <w:p w14:paraId="073004B7" w14:textId="77777777" w:rsidR="00911D29" w:rsidRPr="00D23503" w:rsidRDefault="00911D29" w:rsidP="00911D29">
            <w:pPr>
              <w:pStyle w:val="TAC"/>
              <w:rPr>
                <w:rFonts w:eastAsia="Batang"/>
                <w:color w:val="000000"/>
                <w:lang w:val="fi-FI"/>
              </w:rPr>
            </w:pPr>
            <w:r w:rsidRPr="00D23503">
              <w:rPr>
                <w:rFonts w:eastAsia="Batang"/>
                <w:color w:val="000000"/>
                <w:lang w:val="fi-FI"/>
              </w:rPr>
              <w:t>SI-RNTI</w:t>
            </w:r>
          </w:p>
          <w:p w14:paraId="58318E69" w14:textId="77777777" w:rsidR="00911D29" w:rsidRPr="00D23503" w:rsidRDefault="00911D29" w:rsidP="00911D29">
            <w:pPr>
              <w:pStyle w:val="TAC"/>
              <w:rPr>
                <w:rFonts w:eastAsia="Batang"/>
                <w:color w:val="000000"/>
              </w:rPr>
            </w:pPr>
          </w:p>
        </w:tc>
        <w:tc>
          <w:tcPr>
            <w:tcW w:w="1560" w:type="dxa"/>
            <w:vMerge w:val="restart"/>
            <w:shd w:val="clear" w:color="auto" w:fill="auto"/>
          </w:tcPr>
          <w:p w14:paraId="00313940" w14:textId="77777777" w:rsidR="00911D29" w:rsidRPr="00D23503" w:rsidRDefault="00911D29" w:rsidP="00911D29">
            <w:pPr>
              <w:pStyle w:val="TAC"/>
              <w:rPr>
                <w:rFonts w:eastAsia="Batang"/>
                <w:color w:val="000000"/>
              </w:rPr>
            </w:pPr>
            <w:r w:rsidRPr="00D23503">
              <w:rPr>
                <w:rFonts w:eastAsia="Batang"/>
                <w:color w:val="000000"/>
              </w:rPr>
              <w:t>Type0 common</w:t>
            </w:r>
          </w:p>
        </w:tc>
        <w:tc>
          <w:tcPr>
            <w:tcW w:w="1134" w:type="dxa"/>
            <w:shd w:val="clear" w:color="auto" w:fill="auto"/>
          </w:tcPr>
          <w:p w14:paraId="7B6DFD53" w14:textId="77777777" w:rsidR="00911D29" w:rsidRPr="00D23503" w:rsidRDefault="00911D29" w:rsidP="00911D29">
            <w:pPr>
              <w:pStyle w:val="TAC"/>
              <w:rPr>
                <w:rFonts w:eastAsia="Batang"/>
                <w:color w:val="000000"/>
              </w:rPr>
            </w:pPr>
            <w:r w:rsidRPr="00D23503">
              <w:rPr>
                <w:rFonts w:eastAsia="Batang"/>
                <w:color w:val="000000"/>
              </w:rPr>
              <w:t>1</w:t>
            </w:r>
          </w:p>
        </w:tc>
        <w:tc>
          <w:tcPr>
            <w:tcW w:w="1855" w:type="dxa"/>
            <w:shd w:val="clear" w:color="auto" w:fill="auto"/>
          </w:tcPr>
          <w:p w14:paraId="459C5862" w14:textId="77777777" w:rsidR="00911D29" w:rsidRPr="00D23503" w:rsidRDefault="00911D29" w:rsidP="00911D29">
            <w:pPr>
              <w:pStyle w:val="TAC"/>
              <w:rPr>
                <w:rFonts w:eastAsia="Batang"/>
                <w:color w:val="000000"/>
              </w:rPr>
            </w:pPr>
            <w:r w:rsidRPr="00D23503">
              <w:rPr>
                <w:rFonts w:eastAsia="Batang"/>
                <w:color w:val="000000"/>
              </w:rPr>
              <w:t>-</w:t>
            </w:r>
          </w:p>
        </w:tc>
        <w:tc>
          <w:tcPr>
            <w:tcW w:w="1855" w:type="dxa"/>
            <w:shd w:val="clear" w:color="auto" w:fill="auto"/>
          </w:tcPr>
          <w:p w14:paraId="19F779CD" w14:textId="77777777" w:rsidR="00911D29" w:rsidRPr="00D23503" w:rsidRDefault="00911D29" w:rsidP="00911D29">
            <w:pPr>
              <w:pStyle w:val="TAC"/>
              <w:rPr>
                <w:rFonts w:eastAsia="Batang"/>
                <w:color w:val="000000"/>
              </w:rPr>
            </w:pPr>
            <w:r w:rsidRPr="00D23503">
              <w:rPr>
                <w:rFonts w:eastAsia="Batang"/>
                <w:color w:val="000000"/>
              </w:rPr>
              <w:t>-</w:t>
            </w:r>
          </w:p>
        </w:tc>
        <w:tc>
          <w:tcPr>
            <w:tcW w:w="2096" w:type="dxa"/>
            <w:shd w:val="clear" w:color="auto" w:fill="auto"/>
          </w:tcPr>
          <w:p w14:paraId="46086AEA" w14:textId="77777777" w:rsidR="00911D29" w:rsidRPr="00D23503" w:rsidRDefault="00911D29" w:rsidP="00911D29">
            <w:pPr>
              <w:pStyle w:val="TAC"/>
              <w:rPr>
                <w:rFonts w:eastAsia="Batang"/>
                <w:color w:val="000000"/>
              </w:rPr>
            </w:pPr>
            <w:r w:rsidRPr="00D23503">
              <w:rPr>
                <w:rFonts w:eastAsia="Batang"/>
                <w:color w:val="000000"/>
              </w:rPr>
              <w:t>Default A for normal CP</w:t>
            </w:r>
          </w:p>
        </w:tc>
      </w:tr>
      <w:tr w:rsidR="00911D29" w14:paraId="43219240" w14:textId="77777777" w:rsidTr="00911D29">
        <w:tc>
          <w:tcPr>
            <w:tcW w:w="1129" w:type="dxa"/>
            <w:vMerge/>
            <w:shd w:val="clear" w:color="auto" w:fill="auto"/>
          </w:tcPr>
          <w:p w14:paraId="60DE1620" w14:textId="77777777" w:rsidR="00911D29" w:rsidRPr="00D23503" w:rsidRDefault="00911D29" w:rsidP="00911D29">
            <w:pPr>
              <w:pStyle w:val="TAC"/>
              <w:rPr>
                <w:rFonts w:eastAsia="Batang"/>
                <w:color w:val="000000"/>
              </w:rPr>
            </w:pPr>
          </w:p>
        </w:tc>
        <w:tc>
          <w:tcPr>
            <w:tcW w:w="1560" w:type="dxa"/>
            <w:vMerge/>
            <w:shd w:val="clear" w:color="auto" w:fill="auto"/>
          </w:tcPr>
          <w:p w14:paraId="4303A350" w14:textId="77777777" w:rsidR="00911D29" w:rsidRPr="00D23503" w:rsidRDefault="00911D29" w:rsidP="00911D29">
            <w:pPr>
              <w:pStyle w:val="TAC"/>
              <w:rPr>
                <w:rFonts w:eastAsia="Batang"/>
                <w:color w:val="000000"/>
              </w:rPr>
            </w:pPr>
          </w:p>
        </w:tc>
        <w:tc>
          <w:tcPr>
            <w:tcW w:w="1134" w:type="dxa"/>
            <w:shd w:val="clear" w:color="auto" w:fill="auto"/>
          </w:tcPr>
          <w:p w14:paraId="7D9D1E28" w14:textId="77777777" w:rsidR="00911D29" w:rsidRPr="00D23503" w:rsidRDefault="00911D29" w:rsidP="00911D29">
            <w:pPr>
              <w:pStyle w:val="TAC"/>
              <w:rPr>
                <w:rFonts w:eastAsia="Batang"/>
                <w:color w:val="000000"/>
              </w:rPr>
            </w:pPr>
            <w:r w:rsidRPr="00D23503">
              <w:rPr>
                <w:rFonts w:eastAsia="Batang"/>
                <w:color w:val="000000"/>
              </w:rPr>
              <w:t>2</w:t>
            </w:r>
          </w:p>
        </w:tc>
        <w:tc>
          <w:tcPr>
            <w:tcW w:w="1855" w:type="dxa"/>
            <w:shd w:val="clear" w:color="auto" w:fill="auto"/>
          </w:tcPr>
          <w:p w14:paraId="0F9AEC88" w14:textId="77777777" w:rsidR="00911D29" w:rsidRPr="00D23503" w:rsidRDefault="00911D29" w:rsidP="00911D29">
            <w:pPr>
              <w:pStyle w:val="TAC"/>
              <w:rPr>
                <w:rFonts w:eastAsia="Batang"/>
                <w:color w:val="000000"/>
              </w:rPr>
            </w:pPr>
            <w:r w:rsidRPr="00D23503">
              <w:rPr>
                <w:rFonts w:eastAsia="Batang"/>
                <w:color w:val="000000"/>
              </w:rPr>
              <w:t>-</w:t>
            </w:r>
          </w:p>
        </w:tc>
        <w:tc>
          <w:tcPr>
            <w:tcW w:w="1855" w:type="dxa"/>
            <w:shd w:val="clear" w:color="auto" w:fill="auto"/>
          </w:tcPr>
          <w:p w14:paraId="4570C498" w14:textId="77777777" w:rsidR="00911D29" w:rsidRPr="00D23503" w:rsidRDefault="00911D29" w:rsidP="00911D29">
            <w:pPr>
              <w:pStyle w:val="TAC"/>
              <w:rPr>
                <w:rFonts w:eastAsia="Batang"/>
                <w:color w:val="000000"/>
              </w:rPr>
            </w:pPr>
            <w:r w:rsidRPr="00D23503">
              <w:rPr>
                <w:rFonts w:eastAsia="Batang"/>
                <w:color w:val="000000"/>
              </w:rPr>
              <w:t>-</w:t>
            </w:r>
          </w:p>
        </w:tc>
        <w:tc>
          <w:tcPr>
            <w:tcW w:w="2096" w:type="dxa"/>
            <w:shd w:val="clear" w:color="auto" w:fill="auto"/>
          </w:tcPr>
          <w:p w14:paraId="1232D4FC" w14:textId="77777777" w:rsidR="00911D29" w:rsidRPr="00D23503" w:rsidRDefault="00911D29" w:rsidP="00911D29">
            <w:pPr>
              <w:pStyle w:val="TAC"/>
              <w:rPr>
                <w:rFonts w:eastAsia="Batang"/>
                <w:color w:val="000000"/>
              </w:rPr>
            </w:pPr>
            <w:r w:rsidRPr="00D23503">
              <w:rPr>
                <w:rFonts w:eastAsia="Batang"/>
                <w:color w:val="000000"/>
              </w:rPr>
              <w:t>Default B</w:t>
            </w:r>
          </w:p>
        </w:tc>
      </w:tr>
      <w:tr w:rsidR="00911D29" w14:paraId="71CF3035" w14:textId="77777777" w:rsidTr="00911D29">
        <w:tc>
          <w:tcPr>
            <w:tcW w:w="1129" w:type="dxa"/>
            <w:vMerge/>
            <w:shd w:val="clear" w:color="auto" w:fill="auto"/>
          </w:tcPr>
          <w:p w14:paraId="79F47EC2" w14:textId="77777777" w:rsidR="00911D29" w:rsidRPr="00D23503" w:rsidRDefault="00911D29" w:rsidP="00911D29">
            <w:pPr>
              <w:pStyle w:val="TAC"/>
              <w:rPr>
                <w:rFonts w:eastAsia="Batang"/>
                <w:color w:val="000000"/>
              </w:rPr>
            </w:pPr>
          </w:p>
        </w:tc>
        <w:tc>
          <w:tcPr>
            <w:tcW w:w="1560" w:type="dxa"/>
            <w:vMerge/>
            <w:shd w:val="clear" w:color="auto" w:fill="auto"/>
          </w:tcPr>
          <w:p w14:paraId="33AFCCB1" w14:textId="77777777" w:rsidR="00911D29" w:rsidRPr="00D23503" w:rsidRDefault="00911D29" w:rsidP="00911D29">
            <w:pPr>
              <w:pStyle w:val="TAC"/>
              <w:rPr>
                <w:rFonts w:eastAsia="Batang"/>
                <w:color w:val="000000"/>
              </w:rPr>
            </w:pPr>
          </w:p>
        </w:tc>
        <w:tc>
          <w:tcPr>
            <w:tcW w:w="1134" w:type="dxa"/>
            <w:shd w:val="clear" w:color="auto" w:fill="auto"/>
          </w:tcPr>
          <w:p w14:paraId="7A4C71A6" w14:textId="77777777" w:rsidR="00911D29" w:rsidRPr="00D23503" w:rsidRDefault="00911D29" w:rsidP="00911D29">
            <w:pPr>
              <w:pStyle w:val="TAC"/>
              <w:rPr>
                <w:rFonts w:eastAsia="Batang"/>
                <w:color w:val="000000"/>
              </w:rPr>
            </w:pPr>
            <w:r w:rsidRPr="00D23503">
              <w:rPr>
                <w:rFonts w:eastAsia="Batang"/>
                <w:color w:val="000000"/>
              </w:rPr>
              <w:t>3</w:t>
            </w:r>
          </w:p>
        </w:tc>
        <w:tc>
          <w:tcPr>
            <w:tcW w:w="1855" w:type="dxa"/>
            <w:shd w:val="clear" w:color="auto" w:fill="auto"/>
          </w:tcPr>
          <w:p w14:paraId="61B0D4DB" w14:textId="77777777" w:rsidR="00911D29" w:rsidRPr="00D23503" w:rsidRDefault="00911D29" w:rsidP="00911D29">
            <w:pPr>
              <w:pStyle w:val="TAC"/>
              <w:rPr>
                <w:rFonts w:eastAsia="Batang"/>
                <w:color w:val="000000"/>
              </w:rPr>
            </w:pPr>
            <w:r w:rsidRPr="00D23503">
              <w:rPr>
                <w:rFonts w:eastAsia="Batang"/>
                <w:color w:val="000000"/>
              </w:rPr>
              <w:t>-</w:t>
            </w:r>
          </w:p>
        </w:tc>
        <w:tc>
          <w:tcPr>
            <w:tcW w:w="1855" w:type="dxa"/>
            <w:shd w:val="clear" w:color="auto" w:fill="auto"/>
          </w:tcPr>
          <w:p w14:paraId="57E2B098" w14:textId="77777777" w:rsidR="00911D29" w:rsidRPr="00D23503" w:rsidRDefault="00911D29" w:rsidP="00911D29">
            <w:pPr>
              <w:pStyle w:val="TAC"/>
              <w:rPr>
                <w:rFonts w:eastAsia="Batang"/>
                <w:color w:val="000000"/>
              </w:rPr>
            </w:pPr>
            <w:r w:rsidRPr="00D23503">
              <w:rPr>
                <w:rFonts w:eastAsia="Batang"/>
                <w:color w:val="000000"/>
              </w:rPr>
              <w:t>-</w:t>
            </w:r>
          </w:p>
        </w:tc>
        <w:tc>
          <w:tcPr>
            <w:tcW w:w="2096" w:type="dxa"/>
            <w:shd w:val="clear" w:color="auto" w:fill="auto"/>
          </w:tcPr>
          <w:p w14:paraId="2E9DABA9" w14:textId="77777777" w:rsidR="00911D29" w:rsidRPr="00D23503" w:rsidRDefault="00911D29" w:rsidP="00911D29">
            <w:pPr>
              <w:pStyle w:val="TAC"/>
              <w:rPr>
                <w:rFonts w:eastAsia="Batang"/>
                <w:color w:val="000000"/>
              </w:rPr>
            </w:pPr>
            <w:r w:rsidRPr="00D23503">
              <w:rPr>
                <w:rFonts w:eastAsia="Batang"/>
                <w:color w:val="000000"/>
              </w:rPr>
              <w:t>Default C</w:t>
            </w:r>
          </w:p>
        </w:tc>
      </w:tr>
      <w:tr w:rsidR="00911D29" w14:paraId="16E09DC6" w14:textId="77777777" w:rsidTr="00911D29">
        <w:trPr>
          <w:trHeight w:val="152"/>
        </w:trPr>
        <w:tc>
          <w:tcPr>
            <w:tcW w:w="1129" w:type="dxa"/>
            <w:vMerge w:val="restart"/>
            <w:shd w:val="clear" w:color="auto" w:fill="auto"/>
          </w:tcPr>
          <w:p w14:paraId="34795BD6" w14:textId="77777777" w:rsidR="00911D29" w:rsidRPr="00D23503" w:rsidRDefault="00911D29" w:rsidP="00911D29">
            <w:pPr>
              <w:pStyle w:val="TAC"/>
              <w:rPr>
                <w:rFonts w:eastAsia="Batang"/>
                <w:color w:val="000000"/>
                <w:lang w:val="fi-FI"/>
              </w:rPr>
            </w:pPr>
            <w:r w:rsidRPr="00D23503">
              <w:rPr>
                <w:rFonts w:eastAsia="Batang"/>
                <w:color w:val="000000"/>
                <w:lang w:val="fi-FI"/>
              </w:rPr>
              <w:t>SI-RNTI</w:t>
            </w:r>
          </w:p>
          <w:p w14:paraId="2EC500E0" w14:textId="77777777" w:rsidR="00911D29" w:rsidRPr="00D23503" w:rsidRDefault="00911D29" w:rsidP="00911D29">
            <w:pPr>
              <w:pStyle w:val="TAC"/>
              <w:rPr>
                <w:rFonts w:eastAsia="Batang"/>
                <w:color w:val="000000"/>
              </w:rPr>
            </w:pPr>
          </w:p>
        </w:tc>
        <w:tc>
          <w:tcPr>
            <w:tcW w:w="1560" w:type="dxa"/>
            <w:vMerge w:val="restart"/>
            <w:shd w:val="clear" w:color="auto" w:fill="auto"/>
          </w:tcPr>
          <w:p w14:paraId="56BF6CF0" w14:textId="77777777" w:rsidR="00911D29" w:rsidRPr="00D23503" w:rsidRDefault="00911D29" w:rsidP="00911D29">
            <w:pPr>
              <w:pStyle w:val="TAC"/>
              <w:rPr>
                <w:rFonts w:eastAsia="Batang"/>
                <w:color w:val="000000"/>
              </w:rPr>
            </w:pPr>
            <w:r w:rsidRPr="00D23503">
              <w:rPr>
                <w:rFonts w:eastAsia="Batang"/>
              </w:rPr>
              <w:t>Type0A common</w:t>
            </w:r>
          </w:p>
        </w:tc>
        <w:tc>
          <w:tcPr>
            <w:tcW w:w="1134" w:type="dxa"/>
            <w:shd w:val="clear" w:color="auto" w:fill="auto"/>
          </w:tcPr>
          <w:p w14:paraId="08C30BAE" w14:textId="77777777" w:rsidR="00911D29" w:rsidRPr="00D23503" w:rsidRDefault="00911D29" w:rsidP="00911D29">
            <w:pPr>
              <w:pStyle w:val="TAC"/>
              <w:rPr>
                <w:rFonts w:eastAsia="Batang"/>
                <w:color w:val="FF0000"/>
                <w:u w:val="single"/>
              </w:rPr>
            </w:pPr>
            <w:r w:rsidRPr="00D23503">
              <w:rPr>
                <w:rFonts w:eastAsia="Batang"/>
                <w:color w:val="FF0000"/>
                <w:u w:val="single"/>
              </w:rPr>
              <w:t>1</w:t>
            </w:r>
          </w:p>
        </w:tc>
        <w:tc>
          <w:tcPr>
            <w:tcW w:w="1855" w:type="dxa"/>
            <w:shd w:val="clear" w:color="auto" w:fill="auto"/>
          </w:tcPr>
          <w:p w14:paraId="3DA3D98B" w14:textId="77777777" w:rsidR="00911D29" w:rsidRPr="00D23503" w:rsidRDefault="00911D29" w:rsidP="00911D29">
            <w:pPr>
              <w:pStyle w:val="TAC"/>
              <w:rPr>
                <w:rFonts w:eastAsia="Batang"/>
                <w:color w:val="FF0000"/>
                <w:u w:val="single"/>
              </w:rPr>
            </w:pPr>
            <w:r w:rsidRPr="00D23503">
              <w:rPr>
                <w:rFonts w:eastAsia="Batang"/>
                <w:color w:val="FF0000"/>
                <w:u w:val="single"/>
              </w:rPr>
              <w:t>No</w:t>
            </w:r>
          </w:p>
        </w:tc>
        <w:tc>
          <w:tcPr>
            <w:tcW w:w="1855" w:type="dxa"/>
            <w:shd w:val="clear" w:color="auto" w:fill="auto"/>
          </w:tcPr>
          <w:p w14:paraId="51DD8056" w14:textId="77777777" w:rsidR="00911D29" w:rsidRPr="00D23503" w:rsidRDefault="00911D29" w:rsidP="00911D29">
            <w:pPr>
              <w:pStyle w:val="TAC"/>
              <w:rPr>
                <w:rFonts w:eastAsia="Batang"/>
                <w:color w:val="000000"/>
              </w:rPr>
            </w:pPr>
            <w:r w:rsidRPr="00D23503">
              <w:rPr>
                <w:rFonts w:eastAsia="Batang"/>
                <w:color w:val="FF0000"/>
                <w:u w:val="single"/>
              </w:rPr>
              <w:t>-</w:t>
            </w:r>
          </w:p>
        </w:tc>
        <w:tc>
          <w:tcPr>
            <w:tcW w:w="2096" w:type="dxa"/>
            <w:shd w:val="clear" w:color="auto" w:fill="auto"/>
          </w:tcPr>
          <w:p w14:paraId="39915116" w14:textId="77777777" w:rsidR="00911D29" w:rsidRPr="00D23503" w:rsidRDefault="00911D29" w:rsidP="00911D29">
            <w:pPr>
              <w:pStyle w:val="TAC"/>
              <w:rPr>
                <w:rFonts w:eastAsia="Batang"/>
                <w:color w:val="FF0000"/>
                <w:u w:val="single"/>
              </w:rPr>
            </w:pPr>
            <w:r w:rsidRPr="00D23503">
              <w:rPr>
                <w:rFonts w:eastAsia="Batang"/>
                <w:color w:val="FF0000"/>
                <w:u w:val="single"/>
              </w:rPr>
              <w:t>Default A</w:t>
            </w:r>
          </w:p>
        </w:tc>
      </w:tr>
      <w:tr w:rsidR="00911D29" w14:paraId="5E1C92A6" w14:textId="77777777" w:rsidTr="00911D29">
        <w:trPr>
          <w:trHeight w:val="152"/>
        </w:trPr>
        <w:tc>
          <w:tcPr>
            <w:tcW w:w="1129" w:type="dxa"/>
            <w:vMerge/>
            <w:shd w:val="clear" w:color="auto" w:fill="auto"/>
          </w:tcPr>
          <w:p w14:paraId="4211742B" w14:textId="77777777" w:rsidR="00911D29" w:rsidRPr="00D23503" w:rsidRDefault="00911D29" w:rsidP="00911D29">
            <w:pPr>
              <w:pStyle w:val="TAC"/>
              <w:rPr>
                <w:rFonts w:eastAsia="Batang"/>
                <w:color w:val="000000"/>
                <w:lang w:val="fi-FI"/>
              </w:rPr>
            </w:pPr>
          </w:p>
        </w:tc>
        <w:tc>
          <w:tcPr>
            <w:tcW w:w="1560" w:type="dxa"/>
            <w:vMerge/>
            <w:shd w:val="clear" w:color="auto" w:fill="auto"/>
          </w:tcPr>
          <w:p w14:paraId="32A27B26" w14:textId="77777777" w:rsidR="00911D29" w:rsidRPr="00D23503" w:rsidRDefault="00911D29" w:rsidP="00911D29">
            <w:pPr>
              <w:pStyle w:val="TAC"/>
              <w:rPr>
                <w:rFonts w:eastAsia="Batang"/>
              </w:rPr>
            </w:pPr>
          </w:p>
        </w:tc>
        <w:tc>
          <w:tcPr>
            <w:tcW w:w="1134" w:type="dxa"/>
            <w:shd w:val="clear" w:color="auto" w:fill="auto"/>
          </w:tcPr>
          <w:p w14:paraId="1E5B3F5E" w14:textId="77777777" w:rsidR="00911D29" w:rsidRPr="00D23503" w:rsidRDefault="00911D29" w:rsidP="00911D29">
            <w:pPr>
              <w:pStyle w:val="TAC"/>
              <w:rPr>
                <w:rFonts w:eastAsia="Batang"/>
                <w:color w:val="FF0000"/>
                <w:u w:val="single"/>
              </w:rPr>
            </w:pPr>
            <w:r w:rsidRPr="00D23503">
              <w:rPr>
                <w:rFonts w:eastAsia="Batang"/>
                <w:color w:val="FF0000"/>
                <w:u w:val="single"/>
              </w:rPr>
              <w:t>2</w:t>
            </w:r>
          </w:p>
        </w:tc>
        <w:tc>
          <w:tcPr>
            <w:tcW w:w="1855" w:type="dxa"/>
            <w:shd w:val="clear" w:color="auto" w:fill="auto"/>
          </w:tcPr>
          <w:p w14:paraId="2D9AB578" w14:textId="77777777" w:rsidR="00911D29" w:rsidRPr="00D23503" w:rsidRDefault="00911D29" w:rsidP="00911D29">
            <w:pPr>
              <w:pStyle w:val="TAC"/>
              <w:rPr>
                <w:rFonts w:eastAsia="Batang"/>
                <w:color w:val="FF0000"/>
                <w:u w:val="single"/>
              </w:rPr>
            </w:pPr>
            <w:r w:rsidRPr="00D23503">
              <w:rPr>
                <w:rFonts w:eastAsia="Batang"/>
                <w:color w:val="FF0000"/>
                <w:u w:val="single"/>
              </w:rPr>
              <w:t>No</w:t>
            </w:r>
          </w:p>
        </w:tc>
        <w:tc>
          <w:tcPr>
            <w:tcW w:w="1855" w:type="dxa"/>
            <w:shd w:val="clear" w:color="auto" w:fill="auto"/>
          </w:tcPr>
          <w:p w14:paraId="2330788A" w14:textId="77777777" w:rsidR="00911D29" w:rsidRPr="00D23503" w:rsidRDefault="00911D29" w:rsidP="00911D29">
            <w:pPr>
              <w:pStyle w:val="TAC"/>
              <w:rPr>
                <w:rFonts w:eastAsia="Batang"/>
                <w:color w:val="FF0000"/>
                <w:u w:val="single"/>
              </w:rPr>
            </w:pPr>
            <w:r w:rsidRPr="00D23503">
              <w:rPr>
                <w:rFonts w:eastAsia="Batang"/>
                <w:color w:val="FF0000"/>
                <w:u w:val="single"/>
              </w:rPr>
              <w:t>-</w:t>
            </w:r>
          </w:p>
        </w:tc>
        <w:tc>
          <w:tcPr>
            <w:tcW w:w="2096" w:type="dxa"/>
            <w:shd w:val="clear" w:color="auto" w:fill="auto"/>
          </w:tcPr>
          <w:p w14:paraId="158D059A" w14:textId="77777777" w:rsidR="00911D29" w:rsidRPr="00D23503" w:rsidRDefault="00911D29" w:rsidP="00911D29">
            <w:pPr>
              <w:pStyle w:val="TAC"/>
              <w:rPr>
                <w:rFonts w:eastAsia="Batang"/>
                <w:color w:val="FF0000"/>
                <w:u w:val="single"/>
              </w:rPr>
            </w:pPr>
            <w:r w:rsidRPr="00D23503">
              <w:rPr>
                <w:rFonts w:eastAsia="Batang"/>
                <w:color w:val="FF0000"/>
                <w:u w:val="single"/>
              </w:rPr>
              <w:t>Default B</w:t>
            </w:r>
          </w:p>
        </w:tc>
      </w:tr>
      <w:tr w:rsidR="00911D29" w14:paraId="086A6A33" w14:textId="77777777" w:rsidTr="00911D29">
        <w:trPr>
          <w:trHeight w:val="152"/>
        </w:trPr>
        <w:tc>
          <w:tcPr>
            <w:tcW w:w="1129" w:type="dxa"/>
            <w:vMerge/>
            <w:shd w:val="clear" w:color="auto" w:fill="auto"/>
          </w:tcPr>
          <w:p w14:paraId="0932E2DE" w14:textId="77777777" w:rsidR="00911D29" w:rsidRPr="00D23503" w:rsidRDefault="00911D29" w:rsidP="00911D29">
            <w:pPr>
              <w:pStyle w:val="TAC"/>
              <w:rPr>
                <w:rFonts w:eastAsia="Batang"/>
                <w:color w:val="000000"/>
                <w:lang w:val="fi-FI"/>
              </w:rPr>
            </w:pPr>
          </w:p>
        </w:tc>
        <w:tc>
          <w:tcPr>
            <w:tcW w:w="1560" w:type="dxa"/>
            <w:vMerge/>
            <w:shd w:val="clear" w:color="auto" w:fill="auto"/>
          </w:tcPr>
          <w:p w14:paraId="00361C18" w14:textId="77777777" w:rsidR="00911D29" w:rsidRPr="00D23503" w:rsidRDefault="00911D29" w:rsidP="00911D29">
            <w:pPr>
              <w:pStyle w:val="TAC"/>
              <w:rPr>
                <w:rFonts w:eastAsia="Batang"/>
              </w:rPr>
            </w:pPr>
          </w:p>
        </w:tc>
        <w:tc>
          <w:tcPr>
            <w:tcW w:w="1134" w:type="dxa"/>
            <w:shd w:val="clear" w:color="auto" w:fill="auto"/>
          </w:tcPr>
          <w:p w14:paraId="36E07619" w14:textId="77777777" w:rsidR="00911D29" w:rsidRPr="00D23503" w:rsidRDefault="00911D29" w:rsidP="00911D29">
            <w:pPr>
              <w:pStyle w:val="TAC"/>
              <w:rPr>
                <w:rFonts w:eastAsia="Batang"/>
                <w:color w:val="FF0000"/>
                <w:u w:val="single"/>
              </w:rPr>
            </w:pPr>
            <w:r w:rsidRPr="00D23503">
              <w:rPr>
                <w:rFonts w:eastAsia="Batang"/>
                <w:color w:val="FF0000"/>
                <w:u w:val="single"/>
              </w:rPr>
              <w:t>3</w:t>
            </w:r>
          </w:p>
        </w:tc>
        <w:tc>
          <w:tcPr>
            <w:tcW w:w="1855" w:type="dxa"/>
            <w:shd w:val="clear" w:color="auto" w:fill="auto"/>
          </w:tcPr>
          <w:p w14:paraId="5C1F6B75" w14:textId="77777777" w:rsidR="00911D29" w:rsidRPr="00D23503" w:rsidRDefault="00911D29" w:rsidP="00911D29">
            <w:pPr>
              <w:pStyle w:val="TAC"/>
              <w:rPr>
                <w:rFonts w:eastAsia="Batang"/>
                <w:color w:val="FF0000"/>
                <w:u w:val="single"/>
              </w:rPr>
            </w:pPr>
            <w:r w:rsidRPr="00D23503">
              <w:rPr>
                <w:rFonts w:eastAsia="Batang"/>
                <w:color w:val="FF0000"/>
                <w:u w:val="single"/>
              </w:rPr>
              <w:t>No</w:t>
            </w:r>
          </w:p>
        </w:tc>
        <w:tc>
          <w:tcPr>
            <w:tcW w:w="1855" w:type="dxa"/>
            <w:shd w:val="clear" w:color="auto" w:fill="auto"/>
          </w:tcPr>
          <w:p w14:paraId="3C6A4F94" w14:textId="77777777" w:rsidR="00911D29" w:rsidRPr="00D23503" w:rsidRDefault="00911D29" w:rsidP="00911D29">
            <w:pPr>
              <w:pStyle w:val="TAC"/>
              <w:rPr>
                <w:rFonts w:eastAsia="Batang"/>
                <w:color w:val="FF0000"/>
                <w:u w:val="single"/>
              </w:rPr>
            </w:pPr>
            <w:r w:rsidRPr="00D23503">
              <w:rPr>
                <w:rFonts w:eastAsia="Batang"/>
                <w:color w:val="FF0000"/>
                <w:u w:val="single"/>
              </w:rPr>
              <w:t>-</w:t>
            </w:r>
          </w:p>
        </w:tc>
        <w:tc>
          <w:tcPr>
            <w:tcW w:w="2096" w:type="dxa"/>
            <w:shd w:val="clear" w:color="auto" w:fill="auto"/>
          </w:tcPr>
          <w:p w14:paraId="557BC611" w14:textId="77777777" w:rsidR="00911D29" w:rsidRPr="00D23503" w:rsidRDefault="00911D29" w:rsidP="00911D29">
            <w:pPr>
              <w:pStyle w:val="TAC"/>
              <w:rPr>
                <w:rFonts w:eastAsia="Batang"/>
                <w:color w:val="FF0000"/>
                <w:u w:val="single"/>
              </w:rPr>
            </w:pPr>
            <w:r w:rsidRPr="00D23503">
              <w:rPr>
                <w:rFonts w:eastAsia="Batang"/>
                <w:color w:val="FF0000"/>
                <w:u w:val="single"/>
              </w:rPr>
              <w:t>Default C</w:t>
            </w:r>
          </w:p>
        </w:tc>
      </w:tr>
      <w:tr w:rsidR="00911D29" w14:paraId="51571658" w14:textId="77777777" w:rsidTr="00911D29">
        <w:tc>
          <w:tcPr>
            <w:tcW w:w="1129" w:type="dxa"/>
            <w:vMerge/>
            <w:shd w:val="clear" w:color="auto" w:fill="auto"/>
          </w:tcPr>
          <w:p w14:paraId="7578C8D7" w14:textId="77777777" w:rsidR="00911D29" w:rsidRPr="00D23503" w:rsidRDefault="00911D29" w:rsidP="00911D29">
            <w:pPr>
              <w:pStyle w:val="TAC"/>
              <w:rPr>
                <w:rFonts w:eastAsia="Batang"/>
                <w:color w:val="000000"/>
              </w:rPr>
            </w:pPr>
          </w:p>
        </w:tc>
        <w:tc>
          <w:tcPr>
            <w:tcW w:w="1560" w:type="dxa"/>
            <w:vMerge/>
            <w:shd w:val="clear" w:color="auto" w:fill="auto"/>
          </w:tcPr>
          <w:p w14:paraId="35BDE7A7" w14:textId="77777777" w:rsidR="00911D29" w:rsidRPr="00D23503" w:rsidRDefault="00911D29" w:rsidP="00911D29">
            <w:pPr>
              <w:pStyle w:val="TAC"/>
              <w:rPr>
                <w:rFonts w:eastAsia="Batang"/>
                <w:color w:val="000000"/>
              </w:rPr>
            </w:pPr>
          </w:p>
        </w:tc>
        <w:tc>
          <w:tcPr>
            <w:tcW w:w="1134" w:type="dxa"/>
            <w:shd w:val="clear" w:color="auto" w:fill="auto"/>
          </w:tcPr>
          <w:p w14:paraId="516CBBC5" w14:textId="77777777" w:rsidR="00911D29" w:rsidRPr="00D23503" w:rsidRDefault="00911D29" w:rsidP="00911D29">
            <w:pPr>
              <w:pStyle w:val="TAC"/>
              <w:rPr>
                <w:rFonts w:eastAsia="Batang"/>
                <w:color w:val="FF0000"/>
                <w:u w:val="single"/>
              </w:rPr>
            </w:pPr>
            <w:r w:rsidRPr="00D23503">
              <w:rPr>
                <w:rFonts w:eastAsia="Batang"/>
                <w:color w:val="FF0000"/>
                <w:u w:val="single"/>
              </w:rPr>
              <w:t>1,2,3</w:t>
            </w:r>
          </w:p>
        </w:tc>
        <w:tc>
          <w:tcPr>
            <w:tcW w:w="1855" w:type="dxa"/>
            <w:shd w:val="clear" w:color="auto" w:fill="auto"/>
          </w:tcPr>
          <w:p w14:paraId="536C670E" w14:textId="77777777" w:rsidR="00911D29" w:rsidRPr="00D23503" w:rsidRDefault="00911D29" w:rsidP="00911D29">
            <w:pPr>
              <w:pStyle w:val="TAC"/>
              <w:rPr>
                <w:rFonts w:eastAsia="Batang"/>
                <w:color w:val="FF0000"/>
                <w:u w:val="single"/>
              </w:rPr>
            </w:pPr>
            <w:r w:rsidRPr="00D23503">
              <w:rPr>
                <w:rFonts w:eastAsia="Batang"/>
                <w:color w:val="FF0000"/>
                <w:u w:val="single"/>
              </w:rPr>
              <w:t>Yes</w:t>
            </w:r>
          </w:p>
        </w:tc>
        <w:tc>
          <w:tcPr>
            <w:tcW w:w="1855" w:type="dxa"/>
            <w:shd w:val="clear" w:color="auto" w:fill="auto"/>
          </w:tcPr>
          <w:p w14:paraId="00BA72E9" w14:textId="77777777" w:rsidR="00911D29" w:rsidRPr="00D23503" w:rsidRDefault="00911D29" w:rsidP="00911D29">
            <w:pPr>
              <w:pStyle w:val="TAC"/>
              <w:rPr>
                <w:rFonts w:eastAsia="Batang"/>
                <w:color w:val="000000"/>
              </w:rPr>
            </w:pPr>
            <w:r w:rsidRPr="00D23503">
              <w:rPr>
                <w:rFonts w:eastAsia="Batang"/>
                <w:color w:val="FF0000"/>
                <w:u w:val="single"/>
              </w:rPr>
              <w:t>-</w:t>
            </w:r>
          </w:p>
        </w:tc>
        <w:tc>
          <w:tcPr>
            <w:tcW w:w="2096" w:type="dxa"/>
            <w:shd w:val="clear" w:color="auto" w:fill="auto"/>
          </w:tcPr>
          <w:p w14:paraId="0BD6FA90" w14:textId="77777777" w:rsidR="00911D29" w:rsidRPr="00D23503" w:rsidRDefault="00911D29" w:rsidP="00911D29">
            <w:pPr>
              <w:pStyle w:val="TAC"/>
              <w:rPr>
                <w:rFonts w:eastAsia="Batang"/>
                <w:color w:val="000000"/>
                <w:u w:val="single"/>
              </w:rPr>
            </w:pPr>
            <w:r w:rsidRPr="00D23503">
              <w:rPr>
                <w:rFonts w:eastAsia="Batang"/>
                <w:i/>
                <w:color w:val="FF0000"/>
                <w:u w:val="single"/>
              </w:rPr>
              <w:t>pdsch-TimeDomainAllocationList</w:t>
            </w:r>
            <w:r w:rsidRPr="00D23503">
              <w:rPr>
                <w:rFonts w:eastAsia="Batang"/>
                <w:color w:val="FF0000"/>
                <w:u w:val="single"/>
              </w:rPr>
              <w:t xml:space="preserve"> provided in </w:t>
            </w:r>
            <w:r w:rsidRPr="00D23503">
              <w:rPr>
                <w:rFonts w:eastAsia="Batang"/>
                <w:i/>
                <w:color w:val="FF0000"/>
                <w:u w:val="single"/>
              </w:rPr>
              <w:t>pdschConfigCommon</w:t>
            </w:r>
          </w:p>
        </w:tc>
      </w:tr>
      <w:tr w:rsidR="00911D29" w14:paraId="51FA84A4" w14:textId="77777777" w:rsidTr="00911D29">
        <w:trPr>
          <w:trHeight w:val="87"/>
        </w:trPr>
        <w:tc>
          <w:tcPr>
            <w:tcW w:w="1129" w:type="dxa"/>
            <w:vMerge w:val="restart"/>
            <w:shd w:val="clear" w:color="auto" w:fill="auto"/>
          </w:tcPr>
          <w:p w14:paraId="1500FD82" w14:textId="77777777" w:rsidR="00911D29" w:rsidRPr="00D23503" w:rsidRDefault="00911D29" w:rsidP="00911D29">
            <w:pPr>
              <w:pStyle w:val="TAC"/>
              <w:rPr>
                <w:rFonts w:eastAsia="Batang"/>
                <w:color w:val="000000"/>
              </w:rPr>
            </w:pPr>
            <w:r w:rsidRPr="00D23503">
              <w:rPr>
                <w:rFonts w:eastAsia="Batang"/>
                <w:color w:val="000000"/>
              </w:rPr>
              <w:t>RA-RNTI, TC-RNTI</w:t>
            </w:r>
            <w:r w:rsidRPr="00D23503">
              <w:rPr>
                <w:rFonts w:eastAsia="Batang"/>
                <w:strike/>
                <w:color w:val="FF0000"/>
              </w:rPr>
              <w:t xml:space="preserve">, </w:t>
            </w:r>
          </w:p>
        </w:tc>
        <w:tc>
          <w:tcPr>
            <w:tcW w:w="1560" w:type="dxa"/>
            <w:vMerge w:val="restart"/>
            <w:shd w:val="clear" w:color="auto" w:fill="auto"/>
          </w:tcPr>
          <w:p w14:paraId="620A239D" w14:textId="77777777" w:rsidR="00911D29" w:rsidRPr="00D23503" w:rsidRDefault="00911D29" w:rsidP="00911D29">
            <w:pPr>
              <w:pStyle w:val="TAC"/>
              <w:rPr>
                <w:rFonts w:eastAsia="Batang"/>
                <w:color w:val="000000"/>
              </w:rPr>
            </w:pPr>
            <w:r w:rsidRPr="00D23503">
              <w:rPr>
                <w:rFonts w:eastAsia="Batang"/>
                <w:color w:val="000000"/>
              </w:rPr>
              <w:t>Type1 common</w:t>
            </w:r>
          </w:p>
        </w:tc>
        <w:tc>
          <w:tcPr>
            <w:tcW w:w="1134" w:type="dxa"/>
            <w:shd w:val="clear" w:color="auto" w:fill="auto"/>
          </w:tcPr>
          <w:p w14:paraId="3A053180" w14:textId="77777777" w:rsidR="00911D29" w:rsidRPr="00D23503" w:rsidRDefault="00911D29" w:rsidP="00911D29">
            <w:pPr>
              <w:pStyle w:val="TAC"/>
              <w:rPr>
                <w:rFonts w:eastAsia="Batang"/>
                <w:color w:val="000000"/>
              </w:rPr>
            </w:pPr>
            <w:r w:rsidRPr="00D23503">
              <w:rPr>
                <w:rFonts w:eastAsia="Batang"/>
              </w:rPr>
              <w:t>1, 2, 3</w:t>
            </w:r>
          </w:p>
        </w:tc>
        <w:tc>
          <w:tcPr>
            <w:tcW w:w="1855" w:type="dxa"/>
            <w:shd w:val="clear" w:color="auto" w:fill="auto"/>
          </w:tcPr>
          <w:p w14:paraId="7448D1D1" w14:textId="77777777" w:rsidR="00911D29" w:rsidRPr="00D23503" w:rsidRDefault="00911D29" w:rsidP="00911D29">
            <w:pPr>
              <w:pStyle w:val="TAC"/>
              <w:rPr>
                <w:rFonts w:eastAsia="Batang"/>
                <w:color w:val="000000"/>
              </w:rPr>
            </w:pPr>
            <w:r w:rsidRPr="00D23503">
              <w:rPr>
                <w:rFonts w:eastAsia="Batang"/>
                <w:color w:val="000000"/>
              </w:rPr>
              <w:t>No</w:t>
            </w:r>
          </w:p>
        </w:tc>
        <w:tc>
          <w:tcPr>
            <w:tcW w:w="1855" w:type="dxa"/>
            <w:shd w:val="clear" w:color="auto" w:fill="auto"/>
          </w:tcPr>
          <w:p w14:paraId="28A6225B" w14:textId="77777777" w:rsidR="00911D29" w:rsidRPr="00D23503" w:rsidRDefault="00911D29" w:rsidP="00911D29">
            <w:pPr>
              <w:pStyle w:val="TAC"/>
              <w:rPr>
                <w:rFonts w:eastAsia="Batang"/>
                <w:color w:val="000000"/>
              </w:rPr>
            </w:pPr>
            <w:r w:rsidRPr="00D23503">
              <w:rPr>
                <w:rFonts w:eastAsia="Batang"/>
                <w:color w:val="000000"/>
              </w:rPr>
              <w:t>-</w:t>
            </w:r>
          </w:p>
        </w:tc>
        <w:tc>
          <w:tcPr>
            <w:tcW w:w="2096" w:type="dxa"/>
            <w:shd w:val="clear" w:color="auto" w:fill="auto"/>
          </w:tcPr>
          <w:p w14:paraId="0880D866" w14:textId="77777777" w:rsidR="00911D29" w:rsidRPr="00D23503" w:rsidRDefault="00911D29" w:rsidP="00911D29">
            <w:pPr>
              <w:pStyle w:val="TAC"/>
              <w:rPr>
                <w:rFonts w:eastAsia="Batang"/>
                <w:color w:val="000000"/>
              </w:rPr>
            </w:pPr>
            <w:r w:rsidRPr="00D23503">
              <w:rPr>
                <w:rFonts w:eastAsia="Batang"/>
                <w:color w:val="000000"/>
              </w:rPr>
              <w:t>Default A</w:t>
            </w:r>
          </w:p>
        </w:tc>
      </w:tr>
      <w:tr w:rsidR="00911D29" w14:paraId="739ECEE6" w14:textId="77777777" w:rsidTr="00911D29">
        <w:tc>
          <w:tcPr>
            <w:tcW w:w="1129" w:type="dxa"/>
            <w:vMerge/>
            <w:shd w:val="clear" w:color="auto" w:fill="auto"/>
          </w:tcPr>
          <w:p w14:paraId="12BF5B47" w14:textId="77777777" w:rsidR="00911D29" w:rsidRPr="00D23503" w:rsidRDefault="00911D29" w:rsidP="00911D29">
            <w:pPr>
              <w:pStyle w:val="TAC"/>
              <w:rPr>
                <w:rFonts w:eastAsia="Batang"/>
                <w:color w:val="000000"/>
              </w:rPr>
            </w:pPr>
          </w:p>
        </w:tc>
        <w:tc>
          <w:tcPr>
            <w:tcW w:w="1560" w:type="dxa"/>
            <w:vMerge/>
            <w:shd w:val="clear" w:color="auto" w:fill="auto"/>
          </w:tcPr>
          <w:p w14:paraId="521D6226" w14:textId="77777777" w:rsidR="00911D29" w:rsidRPr="00D23503" w:rsidRDefault="00911D29" w:rsidP="00911D29">
            <w:pPr>
              <w:pStyle w:val="TAC"/>
              <w:rPr>
                <w:rFonts w:eastAsia="Batang"/>
                <w:color w:val="000000"/>
              </w:rPr>
            </w:pPr>
          </w:p>
        </w:tc>
        <w:tc>
          <w:tcPr>
            <w:tcW w:w="1134" w:type="dxa"/>
            <w:shd w:val="clear" w:color="auto" w:fill="auto"/>
          </w:tcPr>
          <w:p w14:paraId="4C4B1DDA" w14:textId="77777777" w:rsidR="00911D29" w:rsidRPr="00D23503" w:rsidRDefault="00911D29" w:rsidP="00911D29">
            <w:pPr>
              <w:pStyle w:val="TAC"/>
              <w:rPr>
                <w:rFonts w:eastAsia="Batang"/>
                <w:color w:val="000000"/>
              </w:rPr>
            </w:pPr>
            <w:r w:rsidRPr="00D23503">
              <w:rPr>
                <w:rFonts w:eastAsia="Batang"/>
                <w:color w:val="000000"/>
              </w:rPr>
              <w:t>1, 2, 3</w:t>
            </w:r>
          </w:p>
        </w:tc>
        <w:tc>
          <w:tcPr>
            <w:tcW w:w="1855" w:type="dxa"/>
            <w:shd w:val="clear" w:color="auto" w:fill="auto"/>
          </w:tcPr>
          <w:p w14:paraId="78C50A0F" w14:textId="77777777" w:rsidR="00911D29" w:rsidRPr="00D23503" w:rsidRDefault="00911D29" w:rsidP="00911D29">
            <w:pPr>
              <w:pStyle w:val="TAC"/>
              <w:rPr>
                <w:rFonts w:eastAsia="Batang"/>
                <w:color w:val="000000"/>
              </w:rPr>
            </w:pPr>
            <w:r w:rsidRPr="00D23503">
              <w:rPr>
                <w:rFonts w:eastAsia="Batang"/>
                <w:color w:val="000000"/>
              </w:rPr>
              <w:t>Yes</w:t>
            </w:r>
          </w:p>
        </w:tc>
        <w:tc>
          <w:tcPr>
            <w:tcW w:w="1855" w:type="dxa"/>
            <w:shd w:val="clear" w:color="auto" w:fill="auto"/>
          </w:tcPr>
          <w:p w14:paraId="3A1FE7CC" w14:textId="77777777" w:rsidR="00911D29" w:rsidRPr="00D23503" w:rsidRDefault="00911D29" w:rsidP="00911D29">
            <w:pPr>
              <w:pStyle w:val="TAC"/>
              <w:rPr>
                <w:rFonts w:eastAsia="Batang"/>
                <w:color w:val="000000"/>
              </w:rPr>
            </w:pPr>
            <w:r w:rsidRPr="00D23503">
              <w:rPr>
                <w:rFonts w:eastAsia="Batang"/>
                <w:color w:val="000000"/>
              </w:rPr>
              <w:t>-</w:t>
            </w:r>
          </w:p>
        </w:tc>
        <w:tc>
          <w:tcPr>
            <w:tcW w:w="2096" w:type="dxa"/>
            <w:shd w:val="clear" w:color="auto" w:fill="auto"/>
          </w:tcPr>
          <w:p w14:paraId="750C4ACF" w14:textId="77777777" w:rsidR="00911D29" w:rsidRPr="00D23503" w:rsidRDefault="00911D29" w:rsidP="00911D29">
            <w:pPr>
              <w:pStyle w:val="TAC"/>
              <w:rPr>
                <w:rFonts w:eastAsia="Batang"/>
                <w:color w:val="000000"/>
              </w:rPr>
            </w:pPr>
            <w:r w:rsidRPr="00D23503">
              <w:rPr>
                <w:rFonts w:eastAsia="Batang"/>
                <w:i/>
                <w:color w:val="000000"/>
              </w:rPr>
              <w:t>pdsch-</w:t>
            </w:r>
            <w:r w:rsidRPr="00D23503">
              <w:rPr>
                <w:rFonts w:eastAsia="Batang"/>
                <w:i/>
                <w:color w:val="FF0000"/>
                <w:u w:val="single"/>
              </w:rPr>
              <w:t>TimeDomain</w:t>
            </w:r>
            <w:r w:rsidRPr="00D23503">
              <w:rPr>
                <w:rFonts w:eastAsia="Batang"/>
                <w:i/>
                <w:color w:val="000000"/>
              </w:rPr>
              <w:t>AllocationList</w:t>
            </w:r>
            <w:r w:rsidRPr="00D23503">
              <w:rPr>
                <w:rFonts w:eastAsia="Batang"/>
                <w:color w:val="000000"/>
              </w:rPr>
              <w:t xml:space="preserve"> provided in </w:t>
            </w:r>
            <w:r w:rsidRPr="00D23503">
              <w:rPr>
                <w:rFonts w:eastAsia="Batang"/>
                <w:i/>
                <w:color w:val="000000"/>
              </w:rPr>
              <w:t>pdschConfigCommon</w:t>
            </w:r>
          </w:p>
        </w:tc>
      </w:tr>
      <w:tr w:rsidR="00911D29" w14:paraId="794252E7" w14:textId="77777777" w:rsidTr="00911D29">
        <w:trPr>
          <w:trHeight w:val="162"/>
        </w:trPr>
        <w:tc>
          <w:tcPr>
            <w:tcW w:w="1129" w:type="dxa"/>
            <w:vMerge w:val="restart"/>
            <w:shd w:val="clear" w:color="auto" w:fill="auto"/>
          </w:tcPr>
          <w:p w14:paraId="2E743661" w14:textId="77777777" w:rsidR="00911D29" w:rsidRPr="00D23503" w:rsidRDefault="00911D29" w:rsidP="00911D29">
            <w:pPr>
              <w:pStyle w:val="TAC"/>
              <w:rPr>
                <w:rFonts w:eastAsia="Batang"/>
                <w:color w:val="000000"/>
              </w:rPr>
            </w:pPr>
            <w:r w:rsidRPr="00D23503">
              <w:rPr>
                <w:rFonts w:eastAsia="Batang"/>
                <w:color w:val="000000"/>
              </w:rPr>
              <w:t>P-RNTI</w:t>
            </w:r>
          </w:p>
        </w:tc>
        <w:tc>
          <w:tcPr>
            <w:tcW w:w="1560" w:type="dxa"/>
            <w:vMerge w:val="restart"/>
            <w:shd w:val="clear" w:color="auto" w:fill="auto"/>
          </w:tcPr>
          <w:p w14:paraId="3B570593" w14:textId="77777777" w:rsidR="00911D29" w:rsidRPr="00D23503" w:rsidRDefault="00911D29" w:rsidP="00911D29">
            <w:pPr>
              <w:pStyle w:val="TAC"/>
              <w:rPr>
                <w:rFonts w:eastAsia="Batang"/>
                <w:color w:val="000000"/>
              </w:rPr>
            </w:pPr>
            <w:r w:rsidRPr="00D23503">
              <w:rPr>
                <w:rFonts w:eastAsia="Batang"/>
                <w:color w:val="000000"/>
              </w:rPr>
              <w:t>Type2 common</w:t>
            </w:r>
          </w:p>
        </w:tc>
        <w:tc>
          <w:tcPr>
            <w:tcW w:w="1134" w:type="dxa"/>
            <w:shd w:val="clear" w:color="auto" w:fill="auto"/>
          </w:tcPr>
          <w:p w14:paraId="147DA62E" w14:textId="77777777" w:rsidR="00911D29" w:rsidRPr="00D23503" w:rsidRDefault="00911D29" w:rsidP="00911D29">
            <w:pPr>
              <w:pStyle w:val="TAC"/>
              <w:rPr>
                <w:rFonts w:eastAsia="Batang"/>
                <w:color w:val="000000"/>
                <w:u w:val="single"/>
              </w:rPr>
            </w:pPr>
            <w:r w:rsidRPr="00D23503">
              <w:rPr>
                <w:rFonts w:eastAsia="Batang"/>
                <w:color w:val="FF0000"/>
                <w:u w:val="single"/>
              </w:rPr>
              <w:t>1</w:t>
            </w:r>
          </w:p>
        </w:tc>
        <w:tc>
          <w:tcPr>
            <w:tcW w:w="1855" w:type="dxa"/>
            <w:shd w:val="clear" w:color="auto" w:fill="auto"/>
          </w:tcPr>
          <w:p w14:paraId="335CFB05" w14:textId="77777777" w:rsidR="00911D29" w:rsidRPr="00D23503" w:rsidRDefault="00911D29" w:rsidP="00911D29">
            <w:pPr>
              <w:pStyle w:val="TAC"/>
              <w:rPr>
                <w:rFonts w:eastAsia="Batang"/>
                <w:color w:val="000000"/>
                <w:u w:val="single"/>
              </w:rPr>
            </w:pPr>
            <w:r w:rsidRPr="00D23503">
              <w:rPr>
                <w:rFonts w:eastAsia="Batang"/>
                <w:color w:val="FF0000"/>
                <w:u w:val="single"/>
              </w:rPr>
              <w:t>No</w:t>
            </w:r>
          </w:p>
        </w:tc>
        <w:tc>
          <w:tcPr>
            <w:tcW w:w="1855" w:type="dxa"/>
            <w:shd w:val="clear" w:color="auto" w:fill="auto"/>
          </w:tcPr>
          <w:p w14:paraId="1116AD29" w14:textId="77777777" w:rsidR="00911D29" w:rsidRPr="00D23503" w:rsidRDefault="00911D29" w:rsidP="00911D29">
            <w:pPr>
              <w:pStyle w:val="TAC"/>
              <w:rPr>
                <w:rFonts w:eastAsia="Batang"/>
                <w:b/>
                <w:color w:val="000000"/>
              </w:rPr>
            </w:pPr>
            <w:r w:rsidRPr="00D23503">
              <w:rPr>
                <w:rFonts w:eastAsia="Batang"/>
                <w:color w:val="FF0000"/>
                <w:u w:val="single"/>
              </w:rPr>
              <w:t>-</w:t>
            </w:r>
          </w:p>
        </w:tc>
        <w:tc>
          <w:tcPr>
            <w:tcW w:w="2096" w:type="dxa"/>
            <w:shd w:val="clear" w:color="auto" w:fill="auto"/>
          </w:tcPr>
          <w:p w14:paraId="2DFDB62B" w14:textId="77777777" w:rsidR="00911D29" w:rsidRPr="00D23503" w:rsidRDefault="00911D29" w:rsidP="00911D29">
            <w:pPr>
              <w:pStyle w:val="TAC"/>
              <w:rPr>
                <w:rFonts w:eastAsia="Batang"/>
                <w:color w:val="FF0000"/>
                <w:u w:val="single"/>
              </w:rPr>
            </w:pPr>
            <w:r w:rsidRPr="00D23503">
              <w:rPr>
                <w:rFonts w:eastAsia="Batang"/>
                <w:color w:val="FF0000"/>
                <w:u w:val="single"/>
              </w:rPr>
              <w:t>Default A</w:t>
            </w:r>
          </w:p>
        </w:tc>
      </w:tr>
      <w:tr w:rsidR="00911D29" w14:paraId="6B84FE1B" w14:textId="77777777" w:rsidTr="00911D29">
        <w:trPr>
          <w:trHeight w:val="162"/>
        </w:trPr>
        <w:tc>
          <w:tcPr>
            <w:tcW w:w="1129" w:type="dxa"/>
            <w:vMerge/>
            <w:shd w:val="clear" w:color="auto" w:fill="auto"/>
          </w:tcPr>
          <w:p w14:paraId="00736C78" w14:textId="77777777" w:rsidR="00911D29" w:rsidRPr="00D23503" w:rsidRDefault="00911D29" w:rsidP="00911D29">
            <w:pPr>
              <w:pStyle w:val="TAC"/>
              <w:rPr>
                <w:rFonts w:eastAsia="Batang"/>
                <w:color w:val="000000"/>
              </w:rPr>
            </w:pPr>
          </w:p>
        </w:tc>
        <w:tc>
          <w:tcPr>
            <w:tcW w:w="1560" w:type="dxa"/>
            <w:vMerge/>
            <w:shd w:val="clear" w:color="auto" w:fill="auto"/>
          </w:tcPr>
          <w:p w14:paraId="6714F781" w14:textId="77777777" w:rsidR="00911D29" w:rsidRPr="00D23503" w:rsidRDefault="00911D29" w:rsidP="00911D29">
            <w:pPr>
              <w:pStyle w:val="TAC"/>
              <w:rPr>
                <w:rFonts w:eastAsia="Batang"/>
                <w:color w:val="000000"/>
              </w:rPr>
            </w:pPr>
          </w:p>
        </w:tc>
        <w:tc>
          <w:tcPr>
            <w:tcW w:w="1134" w:type="dxa"/>
            <w:shd w:val="clear" w:color="auto" w:fill="auto"/>
          </w:tcPr>
          <w:p w14:paraId="2A680DBF" w14:textId="77777777" w:rsidR="00911D29" w:rsidRPr="00D23503" w:rsidRDefault="00911D29" w:rsidP="00911D29">
            <w:pPr>
              <w:pStyle w:val="TAC"/>
              <w:rPr>
                <w:rFonts w:eastAsia="Batang"/>
                <w:color w:val="FF0000"/>
                <w:u w:val="single"/>
              </w:rPr>
            </w:pPr>
            <w:r w:rsidRPr="00D23503">
              <w:rPr>
                <w:rFonts w:eastAsia="Batang"/>
                <w:color w:val="FF0000"/>
                <w:u w:val="single"/>
              </w:rPr>
              <w:t>2</w:t>
            </w:r>
          </w:p>
        </w:tc>
        <w:tc>
          <w:tcPr>
            <w:tcW w:w="1855" w:type="dxa"/>
            <w:shd w:val="clear" w:color="auto" w:fill="auto"/>
          </w:tcPr>
          <w:p w14:paraId="74E41D51" w14:textId="77777777" w:rsidR="00911D29" w:rsidRPr="00D23503" w:rsidRDefault="00911D29" w:rsidP="00911D29">
            <w:pPr>
              <w:pStyle w:val="TAC"/>
              <w:rPr>
                <w:rFonts w:eastAsia="Batang"/>
                <w:color w:val="FF0000"/>
                <w:u w:val="single"/>
              </w:rPr>
            </w:pPr>
            <w:r w:rsidRPr="00D23503">
              <w:rPr>
                <w:rFonts w:eastAsia="Batang"/>
                <w:color w:val="FF0000"/>
                <w:u w:val="single"/>
              </w:rPr>
              <w:t>No</w:t>
            </w:r>
          </w:p>
        </w:tc>
        <w:tc>
          <w:tcPr>
            <w:tcW w:w="1855" w:type="dxa"/>
            <w:shd w:val="clear" w:color="auto" w:fill="auto"/>
          </w:tcPr>
          <w:p w14:paraId="6E45B0D2" w14:textId="77777777" w:rsidR="00911D29" w:rsidRPr="00D23503" w:rsidRDefault="00911D29" w:rsidP="00911D29">
            <w:pPr>
              <w:pStyle w:val="TAC"/>
              <w:rPr>
                <w:rFonts w:eastAsia="Batang"/>
                <w:color w:val="FF0000"/>
                <w:u w:val="single"/>
              </w:rPr>
            </w:pPr>
            <w:r w:rsidRPr="00D23503">
              <w:rPr>
                <w:rFonts w:eastAsia="Batang"/>
                <w:color w:val="FF0000"/>
                <w:u w:val="single"/>
              </w:rPr>
              <w:t>-</w:t>
            </w:r>
          </w:p>
        </w:tc>
        <w:tc>
          <w:tcPr>
            <w:tcW w:w="2096" w:type="dxa"/>
            <w:shd w:val="clear" w:color="auto" w:fill="auto"/>
          </w:tcPr>
          <w:p w14:paraId="029D66FF" w14:textId="77777777" w:rsidR="00911D29" w:rsidRPr="00D23503" w:rsidRDefault="00911D29" w:rsidP="00911D29">
            <w:pPr>
              <w:pStyle w:val="TAC"/>
              <w:rPr>
                <w:rFonts w:eastAsia="Batang"/>
                <w:color w:val="FF0000"/>
                <w:u w:val="single"/>
              </w:rPr>
            </w:pPr>
            <w:r w:rsidRPr="00D23503">
              <w:rPr>
                <w:rFonts w:eastAsia="Batang"/>
                <w:color w:val="FF0000"/>
                <w:u w:val="single"/>
              </w:rPr>
              <w:t>Default B</w:t>
            </w:r>
          </w:p>
        </w:tc>
      </w:tr>
      <w:tr w:rsidR="00911D29" w14:paraId="77DDC38E" w14:textId="77777777" w:rsidTr="00911D29">
        <w:trPr>
          <w:trHeight w:val="162"/>
        </w:trPr>
        <w:tc>
          <w:tcPr>
            <w:tcW w:w="1129" w:type="dxa"/>
            <w:vMerge/>
            <w:shd w:val="clear" w:color="auto" w:fill="auto"/>
          </w:tcPr>
          <w:p w14:paraId="681537DC" w14:textId="77777777" w:rsidR="00911D29" w:rsidRPr="00D23503" w:rsidRDefault="00911D29" w:rsidP="00911D29">
            <w:pPr>
              <w:pStyle w:val="TAC"/>
              <w:rPr>
                <w:rFonts w:eastAsia="Batang"/>
                <w:color w:val="000000"/>
              </w:rPr>
            </w:pPr>
          </w:p>
        </w:tc>
        <w:tc>
          <w:tcPr>
            <w:tcW w:w="1560" w:type="dxa"/>
            <w:vMerge/>
            <w:shd w:val="clear" w:color="auto" w:fill="auto"/>
          </w:tcPr>
          <w:p w14:paraId="110CF2FA" w14:textId="77777777" w:rsidR="00911D29" w:rsidRPr="00D23503" w:rsidRDefault="00911D29" w:rsidP="00911D29">
            <w:pPr>
              <w:pStyle w:val="TAC"/>
              <w:rPr>
                <w:rFonts w:eastAsia="Batang"/>
                <w:color w:val="000000"/>
              </w:rPr>
            </w:pPr>
          </w:p>
        </w:tc>
        <w:tc>
          <w:tcPr>
            <w:tcW w:w="1134" w:type="dxa"/>
            <w:shd w:val="clear" w:color="auto" w:fill="auto"/>
          </w:tcPr>
          <w:p w14:paraId="38D2248E" w14:textId="77777777" w:rsidR="00911D29" w:rsidRPr="00D23503" w:rsidRDefault="00911D29" w:rsidP="00911D29">
            <w:pPr>
              <w:pStyle w:val="TAC"/>
              <w:rPr>
                <w:rFonts w:eastAsia="Batang"/>
                <w:color w:val="FF0000"/>
                <w:u w:val="single"/>
              </w:rPr>
            </w:pPr>
            <w:r w:rsidRPr="00D23503">
              <w:rPr>
                <w:rFonts w:eastAsia="Batang"/>
                <w:color w:val="FF0000"/>
                <w:u w:val="single"/>
              </w:rPr>
              <w:t>3</w:t>
            </w:r>
          </w:p>
        </w:tc>
        <w:tc>
          <w:tcPr>
            <w:tcW w:w="1855" w:type="dxa"/>
            <w:shd w:val="clear" w:color="auto" w:fill="auto"/>
          </w:tcPr>
          <w:p w14:paraId="70D13D37" w14:textId="77777777" w:rsidR="00911D29" w:rsidRPr="00D23503" w:rsidRDefault="00911D29" w:rsidP="00911D29">
            <w:pPr>
              <w:pStyle w:val="TAC"/>
              <w:rPr>
                <w:rFonts w:eastAsia="Batang"/>
                <w:color w:val="FF0000"/>
                <w:u w:val="single"/>
              </w:rPr>
            </w:pPr>
            <w:r w:rsidRPr="00D23503">
              <w:rPr>
                <w:rFonts w:eastAsia="Batang"/>
                <w:color w:val="FF0000"/>
                <w:u w:val="single"/>
              </w:rPr>
              <w:t>No</w:t>
            </w:r>
          </w:p>
        </w:tc>
        <w:tc>
          <w:tcPr>
            <w:tcW w:w="1855" w:type="dxa"/>
            <w:shd w:val="clear" w:color="auto" w:fill="auto"/>
          </w:tcPr>
          <w:p w14:paraId="26265AD2" w14:textId="77777777" w:rsidR="00911D29" w:rsidRPr="00D23503" w:rsidRDefault="00911D29" w:rsidP="00911D29">
            <w:pPr>
              <w:pStyle w:val="TAC"/>
              <w:rPr>
                <w:rFonts w:eastAsia="Batang"/>
                <w:color w:val="FF0000"/>
                <w:u w:val="single"/>
              </w:rPr>
            </w:pPr>
            <w:r w:rsidRPr="00D23503">
              <w:rPr>
                <w:rFonts w:eastAsia="Batang"/>
                <w:color w:val="FF0000"/>
                <w:u w:val="single"/>
              </w:rPr>
              <w:t>-</w:t>
            </w:r>
          </w:p>
        </w:tc>
        <w:tc>
          <w:tcPr>
            <w:tcW w:w="2096" w:type="dxa"/>
            <w:shd w:val="clear" w:color="auto" w:fill="auto"/>
          </w:tcPr>
          <w:p w14:paraId="2876FD3D" w14:textId="77777777" w:rsidR="00911D29" w:rsidRPr="00D23503" w:rsidRDefault="00911D29" w:rsidP="00911D29">
            <w:pPr>
              <w:pStyle w:val="TAC"/>
              <w:rPr>
                <w:rFonts w:eastAsia="Batang"/>
                <w:color w:val="FF0000"/>
                <w:u w:val="single"/>
              </w:rPr>
            </w:pPr>
            <w:r w:rsidRPr="00D23503">
              <w:rPr>
                <w:rFonts w:eastAsia="Batang"/>
                <w:color w:val="FF0000"/>
                <w:u w:val="single"/>
              </w:rPr>
              <w:t>Default C</w:t>
            </w:r>
          </w:p>
        </w:tc>
      </w:tr>
      <w:tr w:rsidR="00911D29" w14:paraId="41DCE2AF" w14:textId="77777777" w:rsidTr="00911D29">
        <w:tc>
          <w:tcPr>
            <w:tcW w:w="1129" w:type="dxa"/>
            <w:vMerge/>
            <w:shd w:val="clear" w:color="auto" w:fill="auto"/>
          </w:tcPr>
          <w:p w14:paraId="11A419D9" w14:textId="77777777" w:rsidR="00911D29" w:rsidRPr="00D23503" w:rsidRDefault="00911D29" w:rsidP="00911D29">
            <w:pPr>
              <w:pStyle w:val="TAC"/>
              <w:rPr>
                <w:rFonts w:eastAsia="Batang"/>
                <w:color w:val="000000"/>
              </w:rPr>
            </w:pPr>
          </w:p>
        </w:tc>
        <w:tc>
          <w:tcPr>
            <w:tcW w:w="1560" w:type="dxa"/>
            <w:vMerge/>
            <w:shd w:val="clear" w:color="auto" w:fill="auto"/>
          </w:tcPr>
          <w:p w14:paraId="5F8045AA" w14:textId="77777777" w:rsidR="00911D29" w:rsidRPr="00D23503" w:rsidRDefault="00911D29" w:rsidP="00911D29">
            <w:pPr>
              <w:pStyle w:val="TAC"/>
              <w:rPr>
                <w:rFonts w:eastAsia="Batang"/>
                <w:color w:val="000000"/>
              </w:rPr>
            </w:pPr>
          </w:p>
        </w:tc>
        <w:tc>
          <w:tcPr>
            <w:tcW w:w="1134" w:type="dxa"/>
            <w:shd w:val="clear" w:color="auto" w:fill="auto"/>
          </w:tcPr>
          <w:p w14:paraId="56FD6E90" w14:textId="77777777" w:rsidR="00911D29" w:rsidRPr="00D23503" w:rsidRDefault="00911D29" w:rsidP="00911D29">
            <w:pPr>
              <w:pStyle w:val="TAC"/>
              <w:rPr>
                <w:rFonts w:eastAsia="Batang"/>
                <w:color w:val="FF0000"/>
                <w:u w:val="single"/>
              </w:rPr>
            </w:pPr>
            <w:r w:rsidRPr="00D23503">
              <w:rPr>
                <w:rFonts w:eastAsia="Batang"/>
                <w:color w:val="FF0000"/>
                <w:u w:val="single"/>
              </w:rPr>
              <w:t>1,2,3</w:t>
            </w:r>
          </w:p>
        </w:tc>
        <w:tc>
          <w:tcPr>
            <w:tcW w:w="1855" w:type="dxa"/>
            <w:shd w:val="clear" w:color="auto" w:fill="auto"/>
          </w:tcPr>
          <w:p w14:paraId="5387620D" w14:textId="77777777" w:rsidR="00911D29" w:rsidRPr="00D23503" w:rsidRDefault="00911D29" w:rsidP="00911D29">
            <w:pPr>
              <w:pStyle w:val="TAC"/>
              <w:rPr>
                <w:rFonts w:eastAsia="Batang"/>
                <w:color w:val="FF0000"/>
                <w:u w:val="single"/>
              </w:rPr>
            </w:pPr>
            <w:r w:rsidRPr="00D23503">
              <w:rPr>
                <w:rFonts w:eastAsia="Batang"/>
                <w:color w:val="FF0000"/>
                <w:u w:val="single"/>
              </w:rPr>
              <w:t>Yes</w:t>
            </w:r>
          </w:p>
        </w:tc>
        <w:tc>
          <w:tcPr>
            <w:tcW w:w="1855" w:type="dxa"/>
            <w:shd w:val="clear" w:color="auto" w:fill="auto"/>
          </w:tcPr>
          <w:p w14:paraId="0BC98177" w14:textId="77777777" w:rsidR="00911D29" w:rsidRPr="00D23503" w:rsidRDefault="00911D29" w:rsidP="00911D29">
            <w:pPr>
              <w:pStyle w:val="TAC"/>
              <w:rPr>
                <w:rFonts w:eastAsia="Batang"/>
                <w:color w:val="FF0000"/>
                <w:u w:val="single"/>
              </w:rPr>
            </w:pPr>
            <w:r w:rsidRPr="00D23503">
              <w:rPr>
                <w:rFonts w:eastAsia="Batang"/>
                <w:color w:val="FF0000"/>
                <w:u w:val="single"/>
              </w:rPr>
              <w:t>-</w:t>
            </w:r>
          </w:p>
        </w:tc>
        <w:tc>
          <w:tcPr>
            <w:tcW w:w="2096" w:type="dxa"/>
            <w:shd w:val="clear" w:color="auto" w:fill="auto"/>
          </w:tcPr>
          <w:p w14:paraId="4C78658E" w14:textId="77777777" w:rsidR="00911D29" w:rsidRPr="00D23503" w:rsidRDefault="00911D29" w:rsidP="00911D29">
            <w:pPr>
              <w:pStyle w:val="TAC"/>
              <w:rPr>
                <w:rFonts w:eastAsia="Batang"/>
                <w:color w:val="FF0000"/>
                <w:u w:val="single"/>
              </w:rPr>
            </w:pPr>
            <w:r w:rsidRPr="00D23503">
              <w:rPr>
                <w:rFonts w:eastAsia="Batang"/>
                <w:i/>
                <w:color w:val="FF0000"/>
                <w:u w:val="single"/>
              </w:rPr>
              <w:t>pdsch-TimeDomainAllocationList</w:t>
            </w:r>
            <w:r w:rsidRPr="00D23503">
              <w:rPr>
                <w:rFonts w:eastAsia="Batang"/>
                <w:color w:val="FF0000"/>
                <w:u w:val="single"/>
              </w:rPr>
              <w:t xml:space="preserve"> provided in </w:t>
            </w:r>
            <w:r w:rsidRPr="00D23503">
              <w:rPr>
                <w:rFonts w:eastAsia="Batang"/>
                <w:i/>
                <w:color w:val="FF0000"/>
                <w:u w:val="single"/>
              </w:rPr>
              <w:t>pdschConfigCommon</w:t>
            </w:r>
          </w:p>
        </w:tc>
      </w:tr>
      <w:tr w:rsidR="00911D29" w14:paraId="31C6A7A9" w14:textId="77777777" w:rsidTr="00911D29">
        <w:tc>
          <w:tcPr>
            <w:tcW w:w="1129" w:type="dxa"/>
            <w:vMerge w:val="restart"/>
            <w:shd w:val="clear" w:color="auto" w:fill="auto"/>
          </w:tcPr>
          <w:p w14:paraId="51F13534" w14:textId="77777777" w:rsidR="00911D29" w:rsidRPr="00D23503" w:rsidRDefault="00911D29" w:rsidP="00911D29">
            <w:pPr>
              <w:pStyle w:val="TAC"/>
              <w:rPr>
                <w:rFonts w:eastAsia="Batang"/>
                <w:color w:val="000000"/>
              </w:rPr>
            </w:pPr>
            <w:r w:rsidRPr="00D23503">
              <w:rPr>
                <w:rFonts w:eastAsia="Batang"/>
                <w:color w:val="000000"/>
              </w:rPr>
              <w:t>C-RNTI, CS-RNTI</w:t>
            </w:r>
          </w:p>
        </w:tc>
        <w:tc>
          <w:tcPr>
            <w:tcW w:w="1560" w:type="dxa"/>
            <w:vMerge w:val="restart"/>
            <w:shd w:val="clear" w:color="auto" w:fill="auto"/>
          </w:tcPr>
          <w:p w14:paraId="2D92FFBB" w14:textId="77777777" w:rsidR="00911D29" w:rsidRPr="00D23503" w:rsidRDefault="00911D29" w:rsidP="00911D29">
            <w:pPr>
              <w:pStyle w:val="TAC"/>
              <w:rPr>
                <w:rFonts w:eastAsia="Batang"/>
                <w:color w:val="000000"/>
              </w:rPr>
            </w:pPr>
            <w:r w:rsidRPr="00D23503">
              <w:rPr>
                <w:rFonts w:eastAsia="Batang"/>
                <w:color w:val="000000"/>
              </w:rPr>
              <w:t>Any common search space associated with CORESET#0</w:t>
            </w:r>
          </w:p>
        </w:tc>
        <w:tc>
          <w:tcPr>
            <w:tcW w:w="1134" w:type="dxa"/>
            <w:shd w:val="clear" w:color="auto" w:fill="auto"/>
          </w:tcPr>
          <w:p w14:paraId="7B697BBA" w14:textId="77777777" w:rsidR="00911D29" w:rsidRPr="00D23503" w:rsidRDefault="00911D29" w:rsidP="00911D29">
            <w:pPr>
              <w:pStyle w:val="TAC"/>
              <w:rPr>
                <w:rFonts w:eastAsia="Batang"/>
                <w:color w:val="000000"/>
              </w:rPr>
            </w:pPr>
            <w:r w:rsidRPr="00D23503">
              <w:rPr>
                <w:rFonts w:eastAsia="Batang"/>
                <w:color w:val="000000"/>
              </w:rPr>
              <w:t>1, 2, 3</w:t>
            </w:r>
          </w:p>
        </w:tc>
        <w:tc>
          <w:tcPr>
            <w:tcW w:w="1855" w:type="dxa"/>
            <w:shd w:val="clear" w:color="auto" w:fill="auto"/>
          </w:tcPr>
          <w:p w14:paraId="18BC83C3" w14:textId="77777777" w:rsidR="00911D29" w:rsidRPr="00D23503" w:rsidRDefault="00911D29" w:rsidP="00911D29">
            <w:pPr>
              <w:pStyle w:val="TAC"/>
              <w:rPr>
                <w:rFonts w:eastAsia="Batang"/>
                <w:color w:val="000000"/>
              </w:rPr>
            </w:pPr>
            <w:r w:rsidRPr="00D23503">
              <w:rPr>
                <w:rFonts w:eastAsia="Batang"/>
                <w:color w:val="000000"/>
              </w:rPr>
              <w:t>No</w:t>
            </w:r>
          </w:p>
        </w:tc>
        <w:tc>
          <w:tcPr>
            <w:tcW w:w="1855" w:type="dxa"/>
            <w:shd w:val="clear" w:color="auto" w:fill="auto"/>
          </w:tcPr>
          <w:p w14:paraId="1317869E" w14:textId="77777777" w:rsidR="00911D29" w:rsidRPr="00D23503" w:rsidRDefault="00911D29" w:rsidP="00911D29">
            <w:pPr>
              <w:pStyle w:val="TAC"/>
              <w:rPr>
                <w:rFonts w:eastAsia="Batang"/>
                <w:color w:val="000000"/>
              </w:rPr>
            </w:pPr>
            <w:r w:rsidRPr="00D23503">
              <w:rPr>
                <w:rFonts w:eastAsia="Batang"/>
                <w:color w:val="000000"/>
              </w:rPr>
              <w:t>-</w:t>
            </w:r>
          </w:p>
        </w:tc>
        <w:tc>
          <w:tcPr>
            <w:tcW w:w="2096" w:type="dxa"/>
            <w:shd w:val="clear" w:color="auto" w:fill="auto"/>
          </w:tcPr>
          <w:p w14:paraId="08940669" w14:textId="77777777" w:rsidR="00911D29" w:rsidRPr="00D23503" w:rsidRDefault="00911D29" w:rsidP="00911D29">
            <w:pPr>
              <w:pStyle w:val="TAC"/>
              <w:rPr>
                <w:rFonts w:eastAsia="Batang"/>
                <w:color w:val="000000"/>
              </w:rPr>
            </w:pPr>
            <w:r w:rsidRPr="00D23503">
              <w:rPr>
                <w:rFonts w:eastAsia="Batang"/>
                <w:color w:val="000000"/>
              </w:rPr>
              <w:t>Default A</w:t>
            </w:r>
          </w:p>
        </w:tc>
      </w:tr>
      <w:tr w:rsidR="00911D29" w14:paraId="512C508D" w14:textId="77777777" w:rsidTr="00911D29">
        <w:trPr>
          <w:trHeight w:val="633"/>
        </w:trPr>
        <w:tc>
          <w:tcPr>
            <w:tcW w:w="1129" w:type="dxa"/>
            <w:vMerge/>
            <w:shd w:val="clear" w:color="auto" w:fill="auto"/>
          </w:tcPr>
          <w:p w14:paraId="2D1ADD1B" w14:textId="77777777" w:rsidR="00911D29" w:rsidRPr="00D23503" w:rsidRDefault="00911D29" w:rsidP="00911D29">
            <w:pPr>
              <w:pStyle w:val="TAC"/>
              <w:rPr>
                <w:rFonts w:eastAsia="Batang"/>
                <w:color w:val="000000"/>
              </w:rPr>
            </w:pPr>
          </w:p>
        </w:tc>
        <w:tc>
          <w:tcPr>
            <w:tcW w:w="1560" w:type="dxa"/>
            <w:vMerge/>
            <w:shd w:val="clear" w:color="auto" w:fill="auto"/>
          </w:tcPr>
          <w:p w14:paraId="7AA11F0F" w14:textId="77777777" w:rsidR="00911D29" w:rsidRPr="00D23503" w:rsidRDefault="00911D29" w:rsidP="00911D29">
            <w:pPr>
              <w:pStyle w:val="TAC"/>
              <w:rPr>
                <w:rFonts w:eastAsia="Batang"/>
                <w:color w:val="000000"/>
              </w:rPr>
            </w:pPr>
          </w:p>
        </w:tc>
        <w:tc>
          <w:tcPr>
            <w:tcW w:w="1134" w:type="dxa"/>
            <w:shd w:val="clear" w:color="auto" w:fill="auto"/>
          </w:tcPr>
          <w:p w14:paraId="123182E1" w14:textId="77777777" w:rsidR="00911D29" w:rsidRPr="00D23503" w:rsidRDefault="00911D29" w:rsidP="00911D29">
            <w:pPr>
              <w:pStyle w:val="TAC"/>
              <w:rPr>
                <w:rFonts w:eastAsia="Batang"/>
                <w:color w:val="000000"/>
              </w:rPr>
            </w:pPr>
            <w:r w:rsidRPr="00D23503">
              <w:rPr>
                <w:rFonts w:eastAsia="Batang"/>
                <w:color w:val="000000"/>
              </w:rPr>
              <w:t>1, 2, 3</w:t>
            </w:r>
          </w:p>
        </w:tc>
        <w:tc>
          <w:tcPr>
            <w:tcW w:w="1855" w:type="dxa"/>
            <w:shd w:val="clear" w:color="auto" w:fill="auto"/>
          </w:tcPr>
          <w:p w14:paraId="1076B21B" w14:textId="77777777" w:rsidR="00911D29" w:rsidRPr="00D23503" w:rsidRDefault="00911D29" w:rsidP="00911D29">
            <w:pPr>
              <w:pStyle w:val="TAC"/>
              <w:rPr>
                <w:rFonts w:eastAsia="Batang"/>
                <w:color w:val="000000"/>
              </w:rPr>
            </w:pPr>
            <w:r w:rsidRPr="00D23503">
              <w:rPr>
                <w:rFonts w:eastAsia="Batang"/>
                <w:color w:val="000000"/>
              </w:rPr>
              <w:t>Yes</w:t>
            </w:r>
          </w:p>
        </w:tc>
        <w:tc>
          <w:tcPr>
            <w:tcW w:w="1855" w:type="dxa"/>
            <w:shd w:val="clear" w:color="auto" w:fill="auto"/>
          </w:tcPr>
          <w:p w14:paraId="349B6A69" w14:textId="77777777" w:rsidR="00911D29" w:rsidRPr="00D23503" w:rsidRDefault="00911D29" w:rsidP="00911D29">
            <w:pPr>
              <w:pStyle w:val="TAC"/>
              <w:rPr>
                <w:rFonts w:eastAsia="Batang"/>
                <w:color w:val="000000"/>
              </w:rPr>
            </w:pPr>
            <w:r w:rsidRPr="00D23503">
              <w:rPr>
                <w:rFonts w:eastAsia="Batang"/>
                <w:color w:val="000000"/>
              </w:rPr>
              <w:t>-</w:t>
            </w:r>
          </w:p>
        </w:tc>
        <w:tc>
          <w:tcPr>
            <w:tcW w:w="2096" w:type="dxa"/>
            <w:shd w:val="clear" w:color="auto" w:fill="auto"/>
          </w:tcPr>
          <w:p w14:paraId="494E0540" w14:textId="77777777" w:rsidR="00911D29" w:rsidRPr="00D23503" w:rsidRDefault="00911D29" w:rsidP="00911D29">
            <w:pPr>
              <w:pStyle w:val="TAC"/>
              <w:rPr>
                <w:rFonts w:eastAsia="Batang"/>
                <w:color w:val="000000"/>
              </w:rPr>
            </w:pPr>
            <w:r w:rsidRPr="00D23503">
              <w:rPr>
                <w:rFonts w:eastAsia="Batang"/>
                <w:i/>
                <w:color w:val="000000"/>
              </w:rPr>
              <w:t>pdsch-</w:t>
            </w:r>
            <w:r w:rsidRPr="00D23503">
              <w:rPr>
                <w:rFonts w:eastAsia="Batang"/>
                <w:i/>
                <w:color w:val="FF0000"/>
                <w:u w:val="single"/>
              </w:rPr>
              <w:t>TimeDomain</w:t>
            </w:r>
            <w:r w:rsidRPr="00D23503">
              <w:rPr>
                <w:rFonts w:eastAsia="Batang"/>
                <w:i/>
                <w:color w:val="000000"/>
              </w:rPr>
              <w:t>AllocationList</w:t>
            </w:r>
            <w:r w:rsidRPr="00D23503">
              <w:rPr>
                <w:rFonts w:eastAsia="Batang"/>
                <w:color w:val="000000"/>
              </w:rPr>
              <w:t xml:space="preserve"> provided in </w:t>
            </w:r>
            <w:r w:rsidRPr="00D23503">
              <w:rPr>
                <w:rFonts w:eastAsia="Batang"/>
                <w:i/>
                <w:color w:val="000000"/>
              </w:rPr>
              <w:t>pdschConfigCommon</w:t>
            </w:r>
          </w:p>
        </w:tc>
      </w:tr>
      <w:tr w:rsidR="00911D29" w14:paraId="27EA69AA" w14:textId="77777777" w:rsidTr="00911D29">
        <w:tc>
          <w:tcPr>
            <w:tcW w:w="1129" w:type="dxa"/>
            <w:vMerge w:val="restart"/>
            <w:shd w:val="clear" w:color="auto" w:fill="auto"/>
          </w:tcPr>
          <w:p w14:paraId="2C1B0512" w14:textId="77777777" w:rsidR="00911D29" w:rsidRPr="00D23503" w:rsidRDefault="00911D29" w:rsidP="0094426F">
            <w:pPr>
              <w:pStyle w:val="TAC"/>
              <w:rPr>
                <w:rFonts w:eastAsia="Batang"/>
              </w:rPr>
            </w:pPr>
            <w:r w:rsidRPr="00D23503">
              <w:rPr>
                <w:rFonts w:eastAsia="Batang"/>
              </w:rPr>
              <w:t>C-RNTI, CS-RNTI</w:t>
            </w:r>
          </w:p>
        </w:tc>
        <w:tc>
          <w:tcPr>
            <w:tcW w:w="1560" w:type="dxa"/>
            <w:vMerge w:val="restart"/>
            <w:shd w:val="clear" w:color="auto" w:fill="auto"/>
          </w:tcPr>
          <w:p w14:paraId="239E40D5" w14:textId="77777777" w:rsidR="00911D29" w:rsidRPr="00D23503" w:rsidRDefault="00911D29" w:rsidP="0094426F">
            <w:pPr>
              <w:pStyle w:val="TAC"/>
              <w:rPr>
                <w:rFonts w:eastAsia="Batang"/>
              </w:rPr>
            </w:pPr>
            <w:r w:rsidRPr="00D23503">
              <w:rPr>
                <w:rFonts w:eastAsia="Batang"/>
              </w:rPr>
              <w:t>Any common search space not associated with CORESET#0</w:t>
            </w:r>
          </w:p>
          <w:p w14:paraId="0929F530" w14:textId="77777777" w:rsidR="00911D29" w:rsidRPr="00D23503" w:rsidRDefault="00911D29" w:rsidP="0094426F">
            <w:pPr>
              <w:pStyle w:val="TAC"/>
              <w:rPr>
                <w:rFonts w:eastAsia="Batang"/>
              </w:rPr>
            </w:pPr>
          </w:p>
          <w:p w14:paraId="29AFE2B1" w14:textId="77777777" w:rsidR="00911D29" w:rsidRPr="00D23503" w:rsidRDefault="00911D29" w:rsidP="0094426F">
            <w:pPr>
              <w:pStyle w:val="TAC"/>
              <w:rPr>
                <w:rFonts w:eastAsia="Batang"/>
              </w:rPr>
            </w:pPr>
            <w:r w:rsidRPr="00D23503">
              <w:rPr>
                <w:rFonts w:eastAsia="Batang"/>
              </w:rPr>
              <w:t>UE specific search space</w:t>
            </w:r>
          </w:p>
        </w:tc>
        <w:tc>
          <w:tcPr>
            <w:tcW w:w="1134" w:type="dxa"/>
            <w:shd w:val="clear" w:color="auto" w:fill="auto"/>
          </w:tcPr>
          <w:p w14:paraId="5B98793D" w14:textId="77777777" w:rsidR="00911D29" w:rsidRPr="00D23503" w:rsidRDefault="00911D29" w:rsidP="0094426F">
            <w:pPr>
              <w:pStyle w:val="TAC"/>
              <w:rPr>
                <w:rFonts w:eastAsia="Batang"/>
              </w:rPr>
            </w:pPr>
            <w:r w:rsidRPr="00D23503">
              <w:rPr>
                <w:rFonts w:eastAsia="Batang"/>
              </w:rPr>
              <w:t>1,2,3</w:t>
            </w:r>
          </w:p>
        </w:tc>
        <w:tc>
          <w:tcPr>
            <w:tcW w:w="1855" w:type="dxa"/>
            <w:shd w:val="clear" w:color="auto" w:fill="auto"/>
          </w:tcPr>
          <w:p w14:paraId="03700A4E" w14:textId="77777777" w:rsidR="00911D29" w:rsidRPr="00D23503" w:rsidRDefault="00911D29" w:rsidP="0094426F">
            <w:pPr>
              <w:pStyle w:val="TAC"/>
              <w:rPr>
                <w:rFonts w:eastAsia="Batang"/>
              </w:rPr>
            </w:pPr>
            <w:r w:rsidRPr="00D23503">
              <w:rPr>
                <w:rFonts w:eastAsia="Batang"/>
              </w:rPr>
              <w:t>No</w:t>
            </w:r>
          </w:p>
        </w:tc>
        <w:tc>
          <w:tcPr>
            <w:tcW w:w="1855" w:type="dxa"/>
            <w:shd w:val="clear" w:color="auto" w:fill="auto"/>
          </w:tcPr>
          <w:p w14:paraId="7C481073" w14:textId="77777777" w:rsidR="00911D29" w:rsidRPr="00D23503" w:rsidRDefault="00911D29" w:rsidP="0094426F">
            <w:pPr>
              <w:pStyle w:val="TAC"/>
              <w:rPr>
                <w:rFonts w:eastAsia="Batang"/>
              </w:rPr>
            </w:pPr>
            <w:r w:rsidRPr="00D23503">
              <w:rPr>
                <w:rFonts w:eastAsia="Batang"/>
              </w:rPr>
              <w:t>No</w:t>
            </w:r>
          </w:p>
        </w:tc>
        <w:tc>
          <w:tcPr>
            <w:tcW w:w="2096" w:type="dxa"/>
            <w:shd w:val="clear" w:color="auto" w:fill="auto"/>
          </w:tcPr>
          <w:p w14:paraId="73ABFBDE" w14:textId="77777777" w:rsidR="00911D29" w:rsidRPr="00D23503" w:rsidRDefault="00911D29" w:rsidP="0094426F">
            <w:pPr>
              <w:pStyle w:val="TAC"/>
              <w:rPr>
                <w:rFonts w:eastAsia="Batang"/>
              </w:rPr>
            </w:pPr>
            <w:r w:rsidRPr="00D23503">
              <w:rPr>
                <w:rFonts w:eastAsia="Batang"/>
              </w:rPr>
              <w:t>Default A</w:t>
            </w:r>
          </w:p>
        </w:tc>
      </w:tr>
      <w:tr w:rsidR="00911D29" w14:paraId="6BACD6E6" w14:textId="77777777" w:rsidTr="00911D29">
        <w:tc>
          <w:tcPr>
            <w:tcW w:w="1129" w:type="dxa"/>
            <w:vMerge/>
            <w:shd w:val="clear" w:color="auto" w:fill="auto"/>
          </w:tcPr>
          <w:p w14:paraId="66E45587" w14:textId="77777777" w:rsidR="00911D29" w:rsidRPr="00D23503" w:rsidRDefault="00911D29" w:rsidP="0094426F">
            <w:pPr>
              <w:pStyle w:val="TAC"/>
              <w:rPr>
                <w:rFonts w:eastAsia="Batang"/>
              </w:rPr>
            </w:pPr>
          </w:p>
        </w:tc>
        <w:tc>
          <w:tcPr>
            <w:tcW w:w="1560" w:type="dxa"/>
            <w:vMerge/>
            <w:shd w:val="clear" w:color="auto" w:fill="auto"/>
          </w:tcPr>
          <w:p w14:paraId="60B213C7" w14:textId="77777777" w:rsidR="00911D29" w:rsidRPr="00D23503" w:rsidRDefault="00911D29" w:rsidP="0094426F">
            <w:pPr>
              <w:pStyle w:val="TAC"/>
              <w:rPr>
                <w:rFonts w:eastAsia="Batang"/>
              </w:rPr>
            </w:pPr>
          </w:p>
        </w:tc>
        <w:tc>
          <w:tcPr>
            <w:tcW w:w="1134" w:type="dxa"/>
            <w:shd w:val="clear" w:color="auto" w:fill="auto"/>
          </w:tcPr>
          <w:p w14:paraId="2AAD9D2D" w14:textId="77777777" w:rsidR="00911D29" w:rsidRPr="00D23503" w:rsidRDefault="00911D29" w:rsidP="0094426F">
            <w:pPr>
              <w:pStyle w:val="TAC"/>
              <w:rPr>
                <w:rFonts w:eastAsia="Batang"/>
              </w:rPr>
            </w:pPr>
            <w:r w:rsidRPr="00D23503">
              <w:rPr>
                <w:rFonts w:eastAsia="Batang"/>
              </w:rPr>
              <w:t>1,2,3</w:t>
            </w:r>
          </w:p>
        </w:tc>
        <w:tc>
          <w:tcPr>
            <w:tcW w:w="1855" w:type="dxa"/>
            <w:shd w:val="clear" w:color="auto" w:fill="auto"/>
          </w:tcPr>
          <w:p w14:paraId="61737FB1" w14:textId="77777777" w:rsidR="00911D29" w:rsidRPr="00D23503" w:rsidRDefault="00911D29" w:rsidP="0094426F">
            <w:pPr>
              <w:pStyle w:val="TAC"/>
              <w:rPr>
                <w:rFonts w:eastAsia="Batang"/>
              </w:rPr>
            </w:pPr>
            <w:r w:rsidRPr="00D23503">
              <w:rPr>
                <w:rFonts w:eastAsia="Batang"/>
              </w:rPr>
              <w:t>Yes</w:t>
            </w:r>
          </w:p>
        </w:tc>
        <w:tc>
          <w:tcPr>
            <w:tcW w:w="1855" w:type="dxa"/>
            <w:shd w:val="clear" w:color="auto" w:fill="auto"/>
          </w:tcPr>
          <w:p w14:paraId="26F699EB" w14:textId="77777777" w:rsidR="00911D29" w:rsidRPr="00D23503" w:rsidRDefault="00911D29" w:rsidP="0094426F">
            <w:pPr>
              <w:pStyle w:val="TAC"/>
              <w:rPr>
                <w:rFonts w:eastAsia="Batang"/>
              </w:rPr>
            </w:pPr>
            <w:r w:rsidRPr="00D23503">
              <w:rPr>
                <w:rFonts w:eastAsia="Batang"/>
              </w:rPr>
              <w:t>No</w:t>
            </w:r>
          </w:p>
        </w:tc>
        <w:tc>
          <w:tcPr>
            <w:tcW w:w="2096" w:type="dxa"/>
            <w:shd w:val="clear" w:color="auto" w:fill="auto"/>
          </w:tcPr>
          <w:p w14:paraId="5D7BA66F" w14:textId="77777777" w:rsidR="00911D29" w:rsidRPr="00D23503" w:rsidRDefault="00911D29" w:rsidP="0094426F">
            <w:pPr>
              <w:pStyle w:val="TAC"/>
              <w:rPr>
                <w:rFonts w:eastAsia="Batang"/>
              </w:rPr>
            </w:pPr>
            <w:r w:rsidRPr="00D23503">
              <w:rPr>
                <w:rFonts w:eastAsia="Batang"/>
                <w:i/>
              </w:rPr>
              <w:t>pdsch-</w:t>
            </w:r>
            <w:r w:rsidRPr="00D23503">
              <w:rPr>
                <w:rFonts w:eastAsia="Batang"/>
                <w:i/>
                <w:color w:val="FF0000"/>
                <w:u w:val="single"/>
              </w:rPr>
              <w:t>TimeDomain</w:t>
            </w:r>
            <w:r w:rsidRPr="00D23503">
              <w:rPr>
                <w:rFonts w:eastAsia="Batang"/>
                <w:i/>
              </w:rPr>
              <w:t xml:space="preserve">AllocationList </w:t>
            </w:r>
            <w:r w:rsidRPr="00D23503">
              <w:rPr>
                <w:rFonts w:eastAsia="Batang"/>
              </w:rPr>
              <w:t xml:space="preserve">provided in </w:t>
            </w:r>
            <w:r w:rsidRPr="00D23503">
              <w:rPr>
                <w:rFonts w:eastAsia="Batang"/>
                <w:i/>
              </w:rPr>
              <w:t>pdsch-ConfigCommon</w:t>
            </w:r>
            <w:r w:rsidRPr="00D23503">
              <w:rPr>
                <w:rFonts w:eastAsia="Batang"/>
              </w:rPr>
              <w:t xml:space="preserve"> </w:t>
            </w:r>
          </w:p>
        </w:tc>
      </w:tr>
      <w:tr w:rsidR="00911D29" w14:paraId="28E88DC8" w14:textId="77777777" w:rsidTr="00911D29">
        <w:tc>
          <w:tcPr>
            <w:tcW w:w="1129" w:type="dxa"/>
            <w:vMerge/>
            <w:shd w:val="clear" w:color="auto" w:fill="auto"/>
          </w:tcPr>
          <w:p w14:paraId="60BD28F1" w14:textId="77777777" w:rsidR="00911D29" w:rsidRPr="00D23503" w:rsidRDefault="00911D29" w:rsidP="0094426F">
            <w:pPr>
              <w:pStyle w:val="TAC"/>
              <w:rPr>
                <w:rFonts w:eastAsia="Batang"/>
              </w:rPr>
            </w:pPr>
          </w:p>
        </w:tc>
        <w:tc>
          <w:tcPr>
            <w:tcW w:w="1560" w:type="dxa"/>
            <w:vMerge/>
            <w:shd w:val="clear" w:color="auto" w:fill="auto"/>
          </w:tcPr>
          <w:p w14:paraId="53D89B43" w14:textId="77777777" w:rsidR="00911D29" w:rsidRPr="00D23503" w:rsidRDefault="00911D29" w:rsidP="0094426F">
            <w:pPr>
              <w:pStyle w:val="TAC"/>
              <w:rPr>
                <w:rFonts w:eastAsia="Batang"/>
              </w:rPr>
            </w:pPr>
          </w:p>
        </w:tc>
        <w:tc>
          <w:tcPr>
            <w:tcW w:w="1134" w:type="dxa"/>
            <w:shd w:val="clear" w:color="auto" w:fill="auto"/>
          </w:tcPr>
          <w:p w14:paraId="37C940E4" w14:textId="77777777" w:rsidR="00911D29" w:rsidRPr="00D23503" w:rsidRDefault="00911D29" w:rsidP="0094426F">
            <w:pPr>
              <w:pStyle w:val="TAC"/>
              <w:rPr>
                <w:rFonts w:eastAsia="Batang"/>
              </w:rPr>
            </w:pPr>
            <w:r w:rsidRPr="00D23503">
              <w:rPr>
                <w:rFonts w:eastAsia="Batang"/>
              </w:rPr>
              <w:t>1,2,3</w:t>
            </w:r>
          </w:p>
        </w:tc>
        <w:tc>
          <w:tcPr>
            <w:tcW w:w="1855" w:type="dxa"/>
            <w:shd w:val="clear" w:color="auto" w:fill="auto"/>
          </w:tcPr>
          <w:p w14:paraId="3ECB45B7" w14:textId="77777777" w:rsidR="00911D29" w:rsidRPr="00D23503" w:rsidRDefault="00911D29" w:rsidP="0094426F">
            <w:pPr>
              <w:pStyle w:val="TAC"/>
              <w:rPr>
                <w:rFonts w:eastAsia="Batang"/>
              </w:rPr>
            </w:pPr>
            <w:r w:rsidRPr="00D23503">
              <w:rPr>
                <w:rFonts w:eastAsia="Batang"/>
              </w:rPr>
              <w:t>No/Yes</w:t>
            </w:r>
          </w:p>
        </w:tc>
        <w:tc>
          <w:tcPr>
            <w:tcW w:w="1855" w:type="dxa"/>
            <w:shd w:val="clear" w:color="auto" w:fill="auto"/>
          </w:tcPr>
          <w:p w14:paraId="173E63FC" w14:textId="77777777" w:rsidR="00911D29" w:rsidRPr="00D23503" w:rsidRDefault="00911D29" w:rsidP="0094426F">
            <w:pPr>
              <w:pStyle w:val="TAC"/>
              <w:rPr>
                <w:rFonts w:eastAsia="Batang"/>
              </w:rPr>
            </w:pPr>
            <w:r w:rsidRPr="00D23503">
              <w:rPr>
                <w:rFonts w:eastAsia="Batang"/>
              </w:rPr>
              <w:t>Yes</w:t>
            </w:r>
          </w:p>
        </w:tc>
        <w:tc>
          <w:tcPr>
            <w:tcW w:w="2096" w:type="dxa"/>
            <w:shd w:val="clear" w:color="auto" w:fill="auto"/>
          </w:tcPr>
          <w:p w14:paraId="4F8E809B" w14:textId="77777777" w:rsidR="00911D29" w:rsidRPr="00D23503" w:rsidRDefault="00911D29" w:rsidP="0094426F">
            <w:pPr>
              <w:pStyle w:val="TAC"/>
              <w:rPr>
                <w:rFonts w:eastAsia="Batang"/>
              </w:rPr>
            </w:pPr>
            <w:r w:rsidRPr="00D23503">
              <w:rPr>
                <w:rFonts w:eastAsia="Batang"/>
                <w:i/>
              </w:rPr>
              <w:t>pdsch-</w:t>
            </w:r>
            <w:r w:rsidRPr="00D23503">
              <w:rPr>
                <w:rFonts w:eastAsia="Batang"/>
                <w:i/>
                <w:color w:val="FF0000"/>
                <w:u w:val="single"/>
              </w:rPr>
              <w:t>TimeDomain</w:t>
            </w:r>
            <w:r w:rsidRPr="00D23503">
              <w:rPr>
                <w:rFonts w:eastAsia="Batang"/>
                <w:i/>
              </w:rPr>
              <w:t xml:space="preserve">AllocationList </w:t>
            </w:r>
            <w:r w:rsidRPr="00D23503">
              <w:rPr>
                <w:rFonts w:eastAsia="Batang"/>
              </w:rPr>
              <w:t xml:space="preserve">provided in </w:t>
            </w:r>
            <w:r w:rsidRPr="00D23503">
              <w:rPr>
                <w:rFonts w:eastAsia="Batang"/>
                <w:i/>
              </w:rPr>
              <w:t>pdsch-Config</w:t>
            </w:r>
          </w:p>
        </w:tc>
      </w:tr>
    </w:tbl>
    <w:p w14:paraId="16768906" w14:textId="58EAD8C6" w:rsidR="00911D29" w:rsidRPr="00911D29" w:rsidRDefault="00911D29" w:rsidP="008B0281">
      <w:pPr>
        <w:rPr>
          <w:lang w:eastAsia="zh-CN"/>
        </w:rPr>
      </w:pPr>
    </w:p>
    <w:p w14:paraId="63C85237" w14:textId="50EF38D2" w:rsidR="00911D29" w:rsidRPr="008B0281" w:rsidRDefault="008B0281" w:rsidP="008B0281">
      <w:pPr>
        <w:rPr>
          <w:b/>
        </w:rPr>
      </w:pPr>
      <w:r w:rsidRPr="008B0281">
        <w:rPr>
          <w:b/>
        </w:rPr>
        <w:t>Friday session</w:t>
      </w:r>
    </w:p>
    <w:p w14:paraId="1341168C" w14:textId="38743CE0" w:rsidR="008B0281" w:rsidRDefault="001B7BF2" w:rsidP="008B0281">
      <w:pPr>
        <w:rPr>
          <w:b/>
        </w:rPr>
      </w:pPr>
      <w:hyperlink r:id="rId1304" w:history="1">
        <w:r w:rsidR="008B0281">
          <w:rPr>
            <w:rStyle w:val="Hyperlink"/>
            <w:b/>
          </w:rPr>
          <w:t>R1-1809977</w:t>
        </w:r>
      </w:hyperlink>
      <w:r w:rsidR="008B0281" w:rsidRPr="008B0281">
        <w:rPr>
          <w:b/>
        </w:rPr>
        <w:tab/>
        <w:t>Outcome of offline session on data rates and TB size limitation</w:t>
      </w:r>
      <w:r w:rsidR="008B0281" w:rsidRPr="008B0281">
        <w:rPr>
          <w:b/>
        </w:rPr>
        <w:tab/>
        <w:t>Ericsson</w:t>
      </w:r>
    </w:p>
    <w:p w14:paraId="4FD14AA9" w14:textId="384B5966" w:rsidR="008B0281" w:rsidRPr="00BD0234" w:rsidRDefault="008B0281" w:rsidP="008B0281">
      <w:pPr>
        <w:rPr>
          <w:rFonts w:ascii="Times New Roman" w:hAnsi="Times New Roman"/>
          <w:szCs w:val="20"/>
        </w:rPr>
      </w:pPr>
      <w:r>
        <w:rPr>
          <w:rFonts w:ascii="Times New Roman" w:hAnsi="Times New Roman"/>
          <w:b/>
          <w:szCs w:val="20"/>
        </w:rPr>
        <w:t>D</w:t>
      </w:r>
      <w:r w:rsidRPr="00777035">
        <w:rPr>
          <w:rFonts w:ascii="Times New Roman" w:hAnsi="Times New Roman"/>
          <w:b/>
          <w:szCs w:val="20"/>
        </w:rPr>
        <w:t xml:space="preserve">ecision: </w:t>
      </w:r>
      <w:r w:rsidRPr="00777035">
        <w:rPr>
          <w:rFonts w:ascii="Times New Roman" w:hAnsi="Times New Roman"/>
          <w:szCs w:val="20"/>
        </w:rPr>
        <w:t xml:space="preserve">The document is </w:t>
      </w:r>
      <w:r>
        <w:rPr>
          <w:rFonts w:ascii="Times New Roman" w:hAnsi="Times New Roman"/>
          <w:szCs w:val="20"/>
        </w:rPr>
        <w:t>noted.</w:t>
      </w:r>
    </w:p>
    <w:p w14:paraId="2D1B3EA7" w14:textId="77777777" w:rsidR="008B0281" w:rsidRPr="008B0281" w:rsidRDefault="008B0281" w:rsidP="008B0281">
      <w:pPr>
        <w:rPr>
          <w:b/>
        </w:rPr>
      </w:pPr>
    </w:p>
    <w:p w14:paraId="10E06670" w14:textId="77777777" w:rsidR="008B0281" w:rsidRPr="008B0281" w:rsidRDefault="008B0281" w:rsidP="008B0281">
      <w:pPr>
        <w:ind w:left="720" w:hanging="720"/>
        <w:rPr>
          <w:szCs w:val="20"/>
          <w:highlight w:val="darkYellow"/>
        </w:rPr>
      </w:pPr>
      <w:r w:rsidRPr="008B0281">
        <w:rPr>
          <w:szCs w:val="20"/>
          <w:highlight w:val="darkYellow"/>
        </w:rPr>
        <w:t>Working assumption:</w:t>
      </w:r>
    </w:p>
    <w:p w14:paraId="0BC69328" w14:textId="77777777" w:rsidR="008B0281" w:rsidRPr="008B0281" w:rsidRDefault="008B0281" w:rsidP="008B0281">
      <w:pPr>
        <w:spacing w:after="120"/>
        <w:ind w:left="720" w:hanging="720"/>
        <w:jc w:val="both"/>
        <w:rPr>
          <w:szCs w:val="20"/>
          <w:lang w:eastAsia="x-none"/>
        </w:rPr>
      </w:pPr>
      <w:r w:rsidRPr="008B0281">
        <w:rPr>
          <w:szCs w:val="20"/>
          <w:lang w:eastAsia="x-none"/>
        </w:rPr>
        <w:t>A UE is not required to handle overlapped PDSCH/PUSCH transmissions not fulfilling the following condition at all points in time:</w:t>
      </w:r>
    </w:p>
    <w:p w14:paraId="5C082F69" w14:textId="77777777" w:rsidR="008B0281" w:rsidRPr="008B0281" w:rsidRDefault="008B0281" w:rsidP="008B0281">
      <w:pPr>
        <w:spacing w:after="120"/>
        <w:ind w:left="720" w:hanging="720"/>
        <w:jc w:val="center"/>
        <w:rPr>
          <w:szCs w:val="20"/>
          <w:lang w:eastAsia="x-none"/>
        </w:rPr>
      </w:pPr>
      <w:r w:rsidRPr="008B0281">
        <w:rPr>
          <w:szCs w:val="20"/>
          <w:lang w:eastAsia="x-none"/>
        </w:rPr>
        <w:t>\sum_{j=0}^{N-1}{C</w:t>
      </w:r>
      <w:r w:rsidRPr="008B0281">
        <w:rPr>
          <w:szCs w:val="20"/>
          <w:lang w:eastAsia="x-none"/>
        </w:rPr>
        <w:sym w:font="Symbol" w:char="F0A2"/>
      </w:r>
      <w:r w:rsidRPr="008B0281">
        <w:rPr>
          <w:szCs w:val="20"/>
          <w:vertAlign w:val="subscript"/>
          <w:lang w:eastAsia="x-none"/>
        </w:rPr>
        <w:t>j</w:t>
      </w:r>
      <w:r w:rsidRPr="008B0281">
        <w:rPr>
          <w:szCs w:val="20"/>
          <w:lang w:eastAsia="x-none"/>
        </w:rPr>
        <w:sym w:font="Symbol" w:char="F0B4"/>
      </w:r>
      <w:r w:rsidRPr="008B0281">
        <w:rPr>
          <w:szCs w:val="20"/>
          <w:lang w:eastAsia="x-none"/>
        </w:rPr>
        <w:t>K</w:t>
      </w:r>
      <w:r w:rsidRPr="008B0281">
        <w:rPr>
          <w:szCs w:val="20"/>
          <w:vertAlign w:val="subscript"/>
          <w:lang w:eastAsia="x-none"/>
        </w:rPr>
        <w:t>r,j</w:t>
      </w:r>
      <w:r w:rsidRPr="008B0281">
        <w:rPr>
          <w:szCs w:val="20"/>
          <w:lang w:eastAsia="x-none"/>
        </w:rPr>
        <w:t>/D</w:t>
      </w:r>
      <w:r w:rsidRPr="008B0281">
        <w:rPr>
          <w:szCs w:val="20"/>
          <w:vertAlign w:val="subscript"/>
          <w:lang w:eastAsia="x-none"/>
        </w:rPr>
        <w:t>j</w:t>
      </w:r>
      <w:r w:rsidRPr="008B0281">
        <w:rPr>
          <w:szCs w:val="20"/>
          <w:lang w:eastAsia="x-none"/>
        </w:rPr>
        <w:t xml:space="preserve">} </w:t>
      </w:r>
      <w:r w:rsidRPr="008B0281">
        <w:rPr>
          <w:rFonts w:cs="Times"/>
          <w:szCs w:val="20"/>
          <w:lang w:eastAsia="x-none"/>
        </w:rPr>
        <w:t>≤</w:t>
      </w:r>
      <w:r w:rsidRPr="008B0281">
        <w:rPr>
          <w:szCs w:val="20"/>
          <w:lang w:eastAsia="x-none"/>
        </w:rPr>
        <w:t xml:space="preserve"> </w:t>
      </w:r>
      <w:r w:rsidRPr="008B0281">
        <w:rPr>
          <w:i/>
          <w:szCs w:val="20"/>
          <w:lang w:eastAsia="x-none"/>
        </w:rPr>
        <w:t>DataRate</w:t>
      </w:r>
    </w:p>
    <w:p w14:paraId="410FACBB" w14:textId="77777777" w:rsidR="008B0281" w:rsidRPr="008B0281" w:rsidRDefault="008B0281" w:rsidP="00FD2787">
      <w:pPr>
        <w:numPr>
          <w:ilvl w:val="0"/>
          <w:numId w:val="270"/>
        </w:numPr>
        <w:autoSpaceDE w:val="0"/>
        <w:autoSpaceDN w:val="0"/>
        <w:adjustRightInd w:val="0"/>
        <w:contextualSpacing/>
        <w:rPr>
          <w:szCs w:val="20"/>
          <w:lang w:eastAsia="x-none"/>
        </w:rPr>
      </w:pPr>
      <w:r w:rsidRPr="008B0281">
        <w:rPr>
          <w:szCs w:val="20"/>
          <w:lang w:eastAsia="x-none"/>
        </w:rPr>
        <w:t xml:space="preserve">Note: the summation may need to be refined – e.g., considering summation over </w:t>
      </w:r>
      <w:r w:rsidRPr="008B0281">
        <w:rPr>
          <w:i/>
          <w:szCs w:val="20"/>
          <w:lang w:eastAsia="x-none"/>
        </w:rPr>
        <w:t>R</w:t>
      </w:r>
      <w:r w:rsidRPr="008B0281">
        <w:rPr>
          <w:szCs w:val="20"/>
          <w:lang w:eastAsia="x-none"/>
        </w:rPr>
        <w:t xml:space="preserve"> code blocks indexed by </w:t>
      </w:r>
      <w:r w:rsidRPr="008B0281">
        <w:rPr>
          <w:i/>
          <w:szCs w:val="20"/>
          <w:lang w:eastAsia="x-none"/>
        </w:rPr>
        <w:t>r</w:t>
      </w:r>
    </w:p>
    <w:p w14:paraId="116256C1" w14:textId="77777777" w:rsidR="008B0281" w:rsidRPr="008B0281" w:rsidRDefault="008B0281" w:rsidP="00FD2787">
      <w:pPr>
        <w:numPr>
          <w:ilvl w:val="0"/>
          <w:numId w:val="270"/>
        </w:numPr>
        <w:autoSpaceDE w:val="0"/>
        <w:autoSpaceDN w:val="0"/>
        <w:adjustRightInd w:val="0"/>
        <w:contextualSpacing/>
        <w:rPr>
          <w:szCs w:val="20"/>
          <w:lang w:eastAsia="x-none"/>
        </w:rPr>
      </w:pPr>
      <w:r w:rsidRPr="008B0281">
        <w:rPr>
          <w:i/>
          <w:iCs/>
          <w:szCs w:val="20"/>
          <w:lang w:eastAsia="x-none"/>
        </w:rPr>
        <w:t>C</w:t>
      </w:r>
      <w:r w:rsidRPr="008B0281">
        <w:rPr>
          <w:i/>
          <w:iCs/>
          <w:szCs w:val="20"/>
          <w:vertAlign w:val="subscript"/>
          <w:lang w:eastAsia="x-none"/>
        </w:rPr>
        <w:t>j</w:t>
      </w:r>
      <w:r w:rsidRPr="008B0281">
        <w:rPr>
          <w:szCs w:val="20"/>
          <w:lang w:eastAsia="x-none"/>
        </w:rPr>
        <w:t xml:space="preserve">' is the number of scheduled code blocks of the transport block in the </w:t>
      </w:r>
      <w:r w:rsidRPr="008B0281">
        <w:rPr>
          <w:i/>
          <w:szCs w:val="20"/>
          <w:lang w:eastAsia="x-none"/>
        </w:rPr>
        <w:t>j</w:t>
      </w:r>
      <w:r w:rsidRPr="008B0281">
        <w:rPr>
          <w:szCs w:val="20"/>
          <w:lang w:eastAsia="x-none"/>
        </w:rPr>
        <w:t xml:space="preserve">-th PDSCH/PUSCH (from 38.212) </w:t>
      </w:r>
    </w:p>
    <w:p w14:paraId="04A6F545" w14:textId="77777777" w:rsidR="008B0281" w:rsidRPr="008B0281" w:rsidRDefault="008B0281" w:rsidP="00FD2787">
      <w:pPr>
        <w:numPr>
          <w:ilvl w:val="0"/>
          <w:numId w:val="270"/>
        </w:numPr>
        <w:autoSpaceDE w:val="0"/>
        <w:autoSpaceDN w:val="0"/>
        <w:adjustRightInd w:val="0"/>
        <w:contextualSpacing/>
        <w:rPr>
          <w:szCs w:val="20"/>
          <w:lang w:eastAsia="x-none"/>
        </w:rPr>
      </w:pPr>
      <w:r w:rsidRPr="008B0281">
        <w:rPr>
          <w:i/>
          <w:iCs/>
          <w:szCs w:val="20"/>
          <w:lang w:eastAsia="x-none"/>
        </w:rPr>
        <w:t>K</w:t>
      </w:r>
      <w:r w:rsidRPr="008B0281">
        <w:rPr>
          <w:i/>
          <w:iCs/>
          <w:szCs w:val="20"/>
          <w:vertAlign w:val="subscript"/>
          <w:lang w:eastAsia="x-none"/>
        </w:rPr>
        <w:t>r,j</w:t>
      </w:r>
      <w:r w:rsidRPr="008B0281">
        <w:rPr>
          <w:iCs/>
          <w:szCs w:val="20"/>
          <w:vertAlign w:val="subscript"/>
          <w:lang w:eastAsia="x-none"/>
        </w:rPr>
        <w:t xml:space="preserve"> </w:t>
      </w:r>
      <w:r w:rsidRPr="008B0281">
        <w:rPr>
          <w:iCs/>
          <w:szCs w:val="20"/>
          <w:lang w:eastAsia="x-none"/>
        </w:rPr>
        <w:t xml:space="preserve">is the number of  bits in </w:t>
      </w:r>
      <w:r w:rsidRPr="008B0281">
        <w:rPr>
          <w:i/>
          <w:iCs/>
          <w:szCs w:val="20"/>
          <w:lang w:eastAsia="x-none"/>
        </w:rPr>
        <w:t>r</w:t>
      </w:r>
      <w:r w:rsidRPr="008B0281">
        <w:rPr>
          <w:iCs/>
          <w:szCs w:val="20"/>
          <w:lang w:eastAsia="x-none"/>
        </w:rPr>
        <w:t xml:space="preserve">-th code block of the </w:t>
      </w:r>
      <w:r w:rsidRPr="008B0281">
        <w:rPr>
          <w:i/>
          <w:iCs/>
          <w:szCs w:val="20"/>
          <w:lang w:eastAsia="x-none"/>
        </w:rPr>
        <w:t>j</w:t>
      </w:r>
      <w:r w:rsidRPr="008B0281">
        <w:rPr>
          <w:iCs/>
          <w:szCs w:val="20"/>
          <w:lang w:eastAsia="x-none"/>
        </w:rPr>
        <w:t>-th PDSCH/PUSCH</w:t>
      </w:r>
    </w:p>
    <w:p w14:paraId="141C12AA" w14:textId="26DBF57B" w:rsidR="008B0281" w:rsidRPr="008B0281" w:rsidRDefault="008B0281" w:rsidP="00FD2787">
      <w:pPr>
        <w:numPr>
          <w:ilvl w:val="0"/>
          <w:numId w:val="270"/>
        </w:numPr>
        <w:autoSpaceDE w:val="0"/>
        <w:autoSpaceDN w:val="0"/>
        <w:adjustRightInd w:val="0"/>
        <w:contextualSpacing/>
        <w:rPr>
          <w:szCs w:val="20"/>
          <w:lang w:eastAsia="x-none"/>
        </w:rPr>
      </w:pPr>
      <w:r w:rsidRPr="008B0281">
        <w:rPr>
          <w:iCs/>
          <w:szCs w:val="20"/>
          <w:lang w:eastAsia="x-none"/>
        </w:rPr>
        <w:fldChar w:fldCharType="begin"/>
      </w:r>
      <w:r w:rsidRPr="008B0281">
        <w:rPr>
          <w:iCs/>
          <w:szCs w:val="20"/>
          <w:lang w:eastAsia="x-none"/>
        </w:rPr>
        <w:instrText xml:space="preserve"> QUOTE </w:instrText>
      </w:r>
      <m:oMath>
        <m:sSub>
          <m:sSubPr>
            <m:ctrlPr>
              <w:rPr>
                <w:rFonts w:ascii="Cambria Math" w:hAnsi="Cambria Math"/>
                <w:i/>
                <w:iCs/>
              </w:rPr>
            </m:ctrlPr>
          </m:sSubPr>
          <m:e>
            <m:r>
              <m:rPr>
                <m:sty m:val="p"/>
              </m:rPr>
              <w:rPr>
                <w:rFonts w:ascii="Cambria Math" w:hAnsi="Cambria Math"/>
              </w:rPr>
              <m:t>D</m:t>
            </m:r>
          </m:e>
          <m:sub>
            <m:r>
              <m:rPr>
                <m:sty m:val="p"/>
              </m:rPr>
              <w:rPr>
                <w:rFonts w:ascii="Cambria Math" w:hAnsi="Cambria Math"/>
              </w:rPr>
              <m:t>j</m:t>
            </m:r>
          </m:sub>
        </m:sSub>
      </m:oMath>
      <w:r w:rsidRPr="008B0281">
        <w:rPr>
          <w:iCs/>
          <w:szCs w:val="20"/>
          <w:lang w:eastAsia="x-none"/>
        </w:rPr>
        <w:instrText xml:space="preserve"> </w:instrText>
      </w:r>
      <w:r w:rsidRPr="008B0281">
        <w:rPr>
          <w:iCs/>
          <w:szCs w:val="20"/>
          <w:lang w:eastAsia="x-none"/>
        </w:rPr>
        <w:fldChar w:fldCharType="end"/>
      </w:r>
      <w:r w:rsidRPr="008B0281">
        <w:rPr>
          <w:iCs/>
          <w:szCs w:val="20"/>
          <w:lang w:eastAsia="x-none"/>
        </w:rPr>
        <w:t>D</w:t>
      </w:r>
      <w:r w:rsidRPr="008B0281">
        <w:rPr>
          <w:iCs/>
          <w:szCs w:val="20"/>
          <w:vertAlign w:val="subscript"/>
          <w:lang w:eastAsia="x-none"/>
        </w:rPr>
        <w:t xml:space="preserve">j </w:t>
      </w:r>
      <w:r w:rsidRPr="008B0281">
        <w:rPr>
          <w:iCs/>
          <w:szCs w:val="20"/>
          <w:lang w:eastAsia="x-none"/>
        </w:rPr>
        <w:t xml:space="preserve">is the duration of the </w:t>
      </w:r>
      <w:r w:rsidRPr="008B0281">
        <w:rPr>
          <w:i/>
          <w:iCs/>
          <w:szCs w:val="20"/>
          <w:lang w:eastAsia="x-none"/>
        </w:rPr>
        <w:t>j</w:t>
      </w:r>
      <w:r w:rsidRPr="008B0281">
        <w:rPr>
          <w:iCs/>
          <w:szCs w:val="20"/>
          <w:lang w:eastAsia="x-none"/>
        </w:rPr>
        <w:t>-th PDSCH/PUSCH (= #symbols * symbol duration)</w:t>
      </w:r>
    </w:p>
    <w:p w14:paraId="1404B8E3" w14:textId="77777777" w:rsidR="008B0281" w:rsidRPr="008B0281" w:rsidRDefault="008B0281" w:rsidP="00FD2787">
      <w:pPr>
        <w:numPr>
          <w:ilvl w:val="0"/>
          <w:numId w:val="270"/>
        </w:numPr>
        <w:autoSpaceDE w:val="0"/>
        <w:autoSpaceDN w:val="0"/>
        <w:adjustRightInd w:val="0"/>
        <w:contextualSpacing/>
        <w:rPr>
          <w:szCs w:val="20"/>
          <w:lang w:eastAsia="x-none"/>
        </w:rPr>
      </w:pPr>
      <w:r w:rsidRPr="008B0281">
        <w:rPr>
          <w:i/>
          <w:szCs w:val="20"/>
          <w:lang w:eastAsia="zh-CN"/>
        </w:rPr>
        <w:t>DataRate</w:t>
      </w:r>
      <w:r w:rsidRPr="008B0281">
        <w:rPr>
          <w:szCs w:val="20"/>
          <w:lang w:eastAsia="zh-CN"/>
        </w:rPr>
        <w:t xml:space="preserve"> is computed by the approximate date rate given by Subcluase 4.1.2 in [13, TS 38.306] based on the following:</w:t>
      </w:r>
    </w:p>
    <w:p w14:paraId="143587A0" w14:textId="77777777" w:rsidR="008B0281" w:rsidRPr="008B0281" w:rsidRDefault="008B0281" w:rsidP="00FD2787">
      <w:pPr>
        <w:numPr>
          <w:ilvl w:val="1"/>
          <w:numId w:val="270"/>
        </w:numPr>
        <w:autoSpaceDE w:val="0"/>
        <w:autoSpaceDN w:val="0"/>
        <w:adjustRightInd w:val="0"/>
        <w:contextualSpacing/>
        <w:rPr>
          <w:szCs w:val="20"/>
          <w:lang w:eastAsia="x-none"/>
        </w:rPr>
      </w:pPr>
      <w:r w:rsidRPr="008B0281">
        <w:rPr>
          <w:szCs w:val="20"/>
          <w:lang w:eastAsia="x-none"/>
        </w:rPr>
        <w:t>Applying per frequency range per CG only</w:t>
      </w:r>
    </w:p>
    <w:p w14:paraId="64A0D093" w14:textId="77777777" w:rsidR="008B0281" w:rsidRPr="008B0281" w:rsidRDefault="008B0281" w:rsidP="00FD2787">
      <w:pPr>
        <w:numPr>
          <w:ilvl w:val="2"/>
          <w:numId w:val="270"/>
        </w:numPr>
        <w:autoSpaceDE w:val="0"/>
        <w:autoSpaceDN w:val="0"/>
        <w:adjustRightInd w:val="0"/>
        <w:contextualSpacing/>
        <w:rPr>
          <w:strike/>
          <w:szCs w:val="20"/>
          <w:lang w:eastAsia="x-none"/>
        </w:rPr>
      </w:pPr>
      <w:r w:rsidRPr="008B0281">
        <w:rPr>
          <w:strike/>
          <w:szCs w:val="20"/>
          <w:lang w:eastAsia="x-none"/>
        </w:rPr>
        <w:t>N is the number of configured NR carriers of the frequency range of the CG</w:t>
      </w:r>
    </w:p>
    <w:p w14:paraId="086E943D" w14:textId="77777777" w:rsidR="008B0281" w:rsidRPr="008B0281" w:rsidRDefault="008B0281" w:rsidP="00FD2787">
      <w:pPr>
        <w:numPr>
          <w:ilvl w:val="0"/>
          <w:numId w:val="270"/>
        </w:numPr>
        <w:autoSpaceDE w:val="0"/>
        <w:autoSpaceDN w:val="0"/>
        <w:adjustRightInd w:val="0"/>
        <w:contextualSpacing/>
        <w:rPr>
          <w:szCs w:val="20"/>
          <w:lang w:eastAsia="x-none"/>
        </w:rPr>
      </w:pPr>
      <w:r w:rsidRPr="008B0281">
        <w:rPr>
          <w:szCs w:val="20"/>
          <w:lang w:eastAsia="zh-CN"/>
        </w:rPr>
        <w:t xml:space="preserve">The PDSCHs/PUSCHs for </w:t>
      </w:r>
      <w:r w:rsidRPr="008B0281">
        <w:rPr>
          <w:i/>
          <w:szCs w:val="20"/>
          <w:lang w:eastAsia="zh-CN"/>
        </w:rPr>
        <w:t>j</w:t>
      </w:r>
      <w:r w:rsidRPr="008B0281">
        <w:rPr>
          <w:szCs w:val="20"/>
          <w:lang w:eastAsia="zh-CN"/>
        </w:rPr>
        <w:t xml:space="preserve"> = 0 to N-1 overlapping or partially overlapping PDSCH/PUSCH transmission</w:t>
      </w:r>
    </w:p>
    <w:p w14:paraId="15398CCE" w14:textId="77777777" w:rsidR="008B0281" w:rsidRPr="008B0281" w:rsidRDefault="008B0281" w:rsidP="00FD2787">
      <w:pPr>
        <w:numPr>
          <w:ilvl w:val="0"/>
          <w:numId w:val="270"/>
        </w:numPr>
        <w:autoSpaceDE w:val="0"/>
        <w:autoSpaceDN w:val="0"/>
        <w:adjustRightInd w:val="0"/>
        <w:contextualSpacing/>
        <w:rPr>
          <w:szCs w:val="20"/>
          <w:lang w:eastAsia="x-none"/>
        </w:rPr>
      </w:pPr>
      <w:r w:rsidRPr="008B0281">
        <w:rPr>
          <w:szCs w:val="20"/>
          <w:lang w:eastAsia="x-none"/>
        </w:rPr>
        <w:t>FFS In addition to limiting the number of information bits as above, constraints on the number of coded bits may be needed.</w:t>
      </w:r>
    </w:p>
    <w:p w14:paraId="5BDB677E" w14:textId="77777777" w:rsidR="008B0281" w:rsidRPr="008B0281" w:rsidRDefault="008B0281" w:rsidP="00FD2787">
      <w:pPr>
        <w:numPr>
          <w:ilvl w:val="0"/>
          <w:numId w:val="270"/>
        </w:numPr>
        <w:autoSpaceDE w:val="0"/>
        <w:autoSpaceDN w:val="0"/>
        <w:adjustRightInd w:val="0"/>
        <w:contextualSpacing/>
        <w:rPr>
          <w:szCs w:val="20"/>
          <w:lang w:eastAsia="x-none"/>
        </w:rPr>
      </w:pPr>
      <w:r w:rsidRPr="008B0281">
        <w:rPr>
          <w:szCs w:val="20"/>
          <w:lang w:eastAsia="x-none"/>
        </w:rPr>
        <w:t>Symbol duration Ts</w:t>
      </w:r>
      <w:r w:rsidRPr="008B0281">
        <w:rPr>
          <w:szCs w:val="20"/>
          <w:vertAlign w:val="superscript"/>
          <w:lang w:eastAsia="x-none"/>
        </w:rPr>
        <w:sym w:font="Symbol" w:char="F06D"/>
      </w:r>
      <w:r w:rsidRPr="008B0281">
        <w:rPr>
          <w:szCs w:val="20"/>
          <w:lang w:eastAsia="x-none"/>
        </w:rPr>
        <w:t xml:space="preserve"> =10</w:t>
      </w:r>
      <w:r w:rsidRPr="008B0281">
        <w:rPr>
          <w:szCs w:val="20"/>
          <w:vertAlign w:val="superscript"/>
          <w:lang w:eastAsia="x-none"/>
        </w:rPr>
        <w:t>-3</w:t>
      </w:r>
      <w:r w:rsidRPr="008B0281">
        <w:rPr>
          <w:szCs w:val="20"/>
          <w:lang w:eastAsia="x-none"/>
        </w:rPr>
        <w:t>/(N</w:t>
      </w:r>
      <w:r w:rsidRPr="008B0281">
        <w:rPr>
          <w:szCs w:val="20"/>
          <w:vertAlign w:val="subscript"/>
          <w:lang w:eastAsia="x-none"/>
        </w:rPr>
        <w:t>symb</w:t>
      </w:r>
      <w:r w:rsidRPr="008B0281">
        <w:rPr>
          <w:szCs w:val="20"/>
          <w:vertAlign w:val="superscript"/>
          <w:lang w:eastAsia="x-none"/>
        </w:rPr>
        <w:t>slot</w:t>
      </w:r>
      <w:r w:rsidRPr="008B0281">
        <w:rPr>
          <w:szCs w:val="20"/>
          <w:lang w:eastAsia="x-none"/>
        </w:rPr>
        <w:sym w:font="Symbol" w:char="F0B4"/>
      </w:r>
      <w:r w:rsidRPr="008B0281">
        <w:rPr>
          <w:szCs w:val="20"/>
          <w:lang w:eastAsia="x-none"/>
        </w:rPr>
        <w:t>2</w:t>
      </w:r>
      <w:r w:rsidRPr="008B0281">
        <w:rPr>
          <w:szCs w:val="20"/>
          <w:vertAlign w:val="superscript"/>
          <w:lang w:eastAsia="x-none"/>
        </w:rPr>
        <w:sym w:font="Symbol" w:char="F06D"/>
      </w:r>
      <w:r w:rsidRPr="008B0281">
        <w:rPr>
          <w:szCs w:val="20"/>
          <w:lang w:eastAsia="x-none"/>
        </w:rPr>
        <w:t xml:space="preserve">), where </w:t>
      </w:r>
      <w:r w:rsidRPr="008B0281">
        <w:rPr>
          <w:szCs w:val="20"/>
          <w:lang w:eastAsia="x-none"/>
        </w:rPr>
        <w:sym w:font="Symbol" w:char="F06D"/>
      </w:r>
      <w:r w:rsidRPr="008B0281">
        <w:rPr>
          <w:szCs w:val="20"/>
          <w:lang w:eastAsia="x-none"/>
        </w:rPr>
        <w:t xml:space="preserve"> is the numerology for the PDSCH/PUSCH and N</w:t>
      </w:r>
      <w:r w:rsidRPr="008B0281">
        <w:rPr>
          <w:szCs w:val="20"/>
          <w:vertAlign w:val="subscript"/>
          <w:lang w:eastAsia="x-none"/>
        </w:rPr>
        <w:t>symb</w:t>
      </w:r>
      <w:r w:rsidRPr="008B0281">
        <w:rPr>
          <w:szCs w:val="20"/>
          <w:vertAlign w:val="superscript"/>
          <w:lang w:eastAsia="x-none"/>
        </w:rPr>
        <w:t>slot</w:t>
      </w:r>
      <w:r w:rsidRPr="008B0281">
        <w:rPr>
          <w:szCs w:val="20"/>
          <w:lang w:eastAsia="x-none"/>
        </w:rPr>
        <w:t xml:space="preserve"> is the number of symbols per slot</w:t>
      </w:r>
    </w:p>
    <w:p w14:paraId="0B1E3082" w14:textId="77777777" w:rsidR="008B0281" w:rsidRPr="008B0281" w:rsidRDefault="008B0281" w:rsidP="008B0281">
      <w:pPr>
        <w:autoSpaceDE w:val="0"/>
        <w:autoSpaceDN w:val="0"/>
        <w:adjustRightInd w:val="0"/>
        <w:ind w:left="840" w:hanging="720"/>
        <w:contextualSpacing/>
        <w:rPr>
          <w:b/>
          <w:szCs w:val="20"/>
          <w:lang w:eastAsia="x-none"/>
        </w:rPr>
      </w:pPr>
    </w:p>
    <w:p w14:paraId="2EBE8659" w14:textId="5BD875DD" w:rsidR="008B0281" w:rsidRDefault="001B7BF2" w:rsidP="008B0281">
      <w:pPr>
        <w:tabs>
          <w:tab w:val="left" w:pos="1800"/>
          <w:tab w:val="right" w:pos="8080"/>
        </w:tabs>
        <w:ind w:left="720" w:hanging="720"/>
        <w:jc w:val="both"/>
        <w:rPr>
          <w:b/>
          <w:szCs w:val="20"/>
        </w:rPr>
      </w:pPr>
      <w:hyperlink r:id="rId1305" w:history="1">
        <w:r w:rsidR="008B0281">
          <w:rPr>
            <w:rStyle w:val="Hyperlink"/>
            <w:b/>
            <w:szCs w:val="20"/>
          </w:rPr>
          <w:t>R1-1809997</w:t>
        </w:r>
      </w:hyperlink>
      <w:r w:rsidR="008B0281" w:rsidRPr="008B0281">
        <w:rPr>
          <w:b/>
          <w:szCs w:val="20"/>
        </w:rPr>
        <w:tab/>
        <w:t>Summary of offline discussion on LBRM</w:t>
      </w:r>
      <w:r w:rsidR="008B0281" w:rsidRPr="008B0281">
        <w:rPr>
          <w:b/>
          <w:szCs w:val="20"/>
        </w:rPr>
        <w:tab/>
        <w:t>Ericsson</w:t>
      </w:r>
    </w:p>
    <w:p w14:paraId="4EC27BAB" w14:textId="77777777" w:rsidR="008F4B26" w:rsidRPr="008F4B26" w:rsidRDefault="008F4B26" w:rsidP="008F4B26">
      <w:pPr>
        <w:rPr>
          <w:rFonts w:ascii="Times New Roman" w:hAnsi="Times New Roman"/>
          <w:szCs w:val="20"/>
        </w:rPr>
      </w:pPr>
      <w:r w:rsidRPr="00777035">
        <w:rPr>
          <w:rFonts w:ascii="Times New Roman" w:hAnsi="Times New Roman"/>
          <w:b/>
          <w:szCs w:val="20"/>
        </w:rPr>
        <w:t>D</w:t>
      </w:r>
      <w:r>
        <w:rPr>
          <w:rFonts w:ascii="Times New Roman" w:hAnsi="Times New Roman"/>
          <w:b/>
          <w:szCs w:val="20"/>
        </w:rPr>
        <w:t>iscussion:</w:t>
      </w:r>
      <w:r w:rsidRPr="008F4B26">
        <w:rPr>
          <w:rFonts w:ascii="Times New Roman" w:hAnsi="Times New Roman"/>
          <w:szCs w:val="20"/>
        </w:rPr>
        <w:t xml:space="preserve"> Some companies can not agree as it may change the behaviour in RAN2 spec.</w:t>
      </w:r>
    </w:p>
    <w:p w14:paraId="345BCA44" w14:textId="77777777" w:rsidR="008B0281" w:rsidRPr="00BD0234" w:rsidRDefault="008B0281" w:rsidP="008B028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2889C843" w14:textId="77777777" w:rsidR="008B0281" w:rsidRPr="008B0281" w:rsidRDefault="008B0281" w:rsidP="008B0281">
      <w:pPr>
        <w:tabs>
          <w:tab w:val="left" w:pos="1800"/>
          <w:tab w:val="right" w:pos="9072"/>
        </w:tabs>
        <w:ind w:left="720" w:hanging="720"/>
      </w:pPr>
    </w:p>
    <w:p w14:paraId="0F7460B7" w14:textId="6EEBE098" w:rsidR="008B0281" w:rsidRPr="008B0281" w:rsidRDefault="008B0281" w:rsidP="008B0281">
      <w:pPr>
        <w:autoSpaceDE w:val="0"/>
        <w:autoSpaceDN w:val="0"/>
        <w:adjustRightInd w:val="0"/>
        <w:ind w:left="840" w:hanging="720"/>
        <w:contextualSpacing/>
        <w:rPr>
          <w:szCs w:val="20"/>
          <w:lang w:eastAsia="x-none"/>
        </w:rPr>
      </w:pPr>
      <w:r w:rsidRPr="008B0281">
        <w:rPr>
          <w:szCs w:val="20"/>
          <w:highlight w:val="green"/>
          <w:lang w:eastAsia="x-none"/>
        </w:rPr>
        <w:t>Agreement</w:t>
      </w:r>
      <w:r w:rsidRPr="008B0281">
        <w:rPr>
          <w:szCs w:val="20"/>
          <w:lang w:eastAsia="x-none"/>
        </w:rPr>
        <w:t>:</w:t>
      </w:r>
    </w:p>
    <w:p w14:paraId="7EAEFF6E" w14:textId="77777777" w:rsidR="008B0281" w:rsidRPr="008B0281" w:rsidRDefault="008B0281" w:rsidP="00FD2787">
      <w:pPr>
        <w:numPr>
          <w:ilvl w:val="0"/>
          <w:numId w:val="271"/>
        </w:numPr>
        <w:autoSpaceDE w:val="0"/>
        <w:autoSpaceDN w:val="0"/>
        <w:adjustRightInd w:val="0"/>
        <w:contextualSpacing/>
        <w:rPr>
          <w:szCs w:val="20"/>
          <w:lang w:eastAsia="x-none"/>
        </w:rPr>
      </w:pPr>
      <w:r w:rsidRPr="008B0281">
        <w:rPr>
          <w:szCs w:val="20"/>
          <w:lang w:eastAsia="x-none"/>
        </w:rPr>
        <w:t xml:space="preserve">The proposals in R1-1809997 is taken as a </w:t>
      </w:r>
      <w:r w:rsidRPr="008B0281">
        <w:rPr>
          <w:szCs w:val="20"/>
          <w:highlight w:val="darkYellow"/>
          <w:lang w:eastAsia="x-none"/>
        </w:rPr>
        <w:t>working assumption</w:t>
      </w:r>
    </w:p>
    <w:p w14:paraId="3C966B8B" w14:textId="77777777" w:rsidR="008B0281" w:rsidRDefault="008B0281" w:rsidP="00083CE9"/>
    <w:p w14:paraId="52EE0A9B" w14:textId="77777777" w:rsidR="00FE69E6" w:rsidRDefault="00FE69E6" w:rsidP="00FE69E6">
      <w:pPr>
        <w:ind w:left="720" w:hanging="720"/>
        <w:rPr>
          <w:lang w:eastAsia="x-none"/>
        </w:rPr>
      </w:pPr>
    </w:p>
    <w:p w14:paraId="3002BE42" w14:textId="26A24D45" w:rsidR="00320B2F" w:rsidRDefault="00320B2F" w:rsidP="00FE69E6">
      <w:pPr>
        <w:pBdr>
          <w:top w:val="single" w:sz="4" w:space="1" w:color="auto"/>
        </w:pBdr>
        <w:ind w:left="720" w:hanging="720"/>
        <w:rPr>
          <w:lang w:eastAsia="x-none"/>
        </w:rPr>
      </w:pPr>
    </w:p>
    <w:p w14:paraId="3B7B080A" w14:textId="3FF91C8C" w:rsidR="00320B2F" w:rsidRPr="002420FC" w:rsidRDefault="001B7BF2" w:rsidP="002420FC">
      <w:pPr>
        <w:ind w:left="720" w:hanging="720"/>
        <w:rPr>
          <w:b/>
          <w:lang w:eastAsia="x-none"/>
        </w:rPr>
      </w:pPr>
      <w:hyperlink r:id="rId1306" w:history="1">
        <w:r w:rsidR="00D93AE1">
          <w:rPr>
            <w:rStyle w:val="Hyperlink"/>
            <w:b/>
            <w:lang w:eastAsia="x-none"/>
          </w:rPr>
          <w:t>R1-1809776</w:t>
        </w:r>
      </w:hyperlink>
      <w:r w:rsidR="002420FC" w:rsidRPr="002420FC">
        <w:rPr>
          <w:b/>
          <w:lang w:eastAsia="x-none"/>
        </w:rPr>
        <w:tab/>
        <w:t>Summary for DL/UL data scheduling maintenance</w:t>
      </w:r>
      <w:r w:rsidR="002420FC" w:rsidRPr="002420FC">
        <w:rPr>
          <w:b/>
          <w:lang w:eastAsia="x-none"/>
        </w:rPr>
        <w:tab/>
        <w:t>Qualcomm</w:t>
      </w:r>
    </w:p>
    <w:p w14:paraId="0DD18F8E" w14:textId="77777777" w:rsidR="002420FC" w:rsidRPr="00BD0234" w:rsidRDefault="002420FC" w:rsidP="002420FC">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42223997" w14:textId="688AB43C" w:rsidR="002420FC" w:rsidRDefault="002420FC" w:rsidP="002420FC">
      <w:pPr>
        <w:ind w:left="720" w:hanging="720"/>
        <w:rPr>
          <w:lang w:eastAsia="x-none"/>
        </w:rPr>
      </w:pPr>
    </w:p>
    <w:p w14:paraId="39CB34A0" w14:textId="77777777" w:rsidR="00D41158" w:rsidRPr="00D41158" w:rsidRDefault="00D41158" w:rsidP="00D41158">
      <w:pPr>
        <w:ind w:left="720" w:hanging="720"/>
      </w:pPr>
      <w:r w:rsidRPr="00D41158">
        <w:rPr>
          <w:highlight w:val="green"/>
        </w:rPr>
        <w:t>Agreements</w:t>
      </w:r>
      <w:r w:rsidRPr="00D41158">
        <w:t>:</w:t>
      </w:r>
    </w:p>
    <w:p w14:paraId="43AEB7BD" w14:textId="77777777" w:rsidR="00D41158" w:rsidRPr="00D41158" w:rsidRDefault="00D41158" w:rsidP="00D41158">
      <w:r w:rsidRPr="00D41158">
        <w:t>The following agreement is extended to include RRC_INACTIVE. Text proposals for 38.214 and 38.202 should also be adopted to capture additional related specification details and corrections.</w:t>
      </w:r>
    </w:p>
    <w:p w14:paraId="20CBB0CB" w14:textId="77777777" w:rsidR="00D41158" w:rsidRPr="00D41158" w:rsidRDefault="00D41158" w:rsidP="008E772F">
      <w:pPr>
        <w:pStyle w:val="ListParagraph"/>
        <w:numPr>
          <w:ilvl w:val="0"/>
          <w:numId w:val="100"/>
        </w:numPr>
      </w:pPr>
      <w:r w:rsidRPr="00D41158">
        <w:t xml:space="preserve">For UE behavior in RRC_IDLE </w:t>
      </w:r>
      <w:ins w:id="881" w:author="Qualcomm" w:date="2018-08-10T18:18:00Z">
        <w:r w:rsidRPr="00D41158">
          <w:t>and RRC_INACTIVE</w:t>
        </w:r>
      </w:ins>
      <w:r w:rsidRPr="00D41158">
        <w:t>, if PDSCHs among SI-RNTI PDSCH, P-RNTI PDSCH, and RA-RNTI/TC-RNTI PDSCH are overlapped with at least one symbol for a given UE from the primary cell</w:t>
      </w:r>
    </w:p>
    <w:p w14:paraId="414A1B23" w14:textId="77777777" w:rsidR="00D41158" w:rsidRPr="00D41158" w:rsidRDefault="00D41158" w:rsidP="008E772F">
      <w:pPr>
        <w:pStyle w:val="ListParagraph"/>
        <w:numPr>
          <w:ilvl w:val="1"/>
          <w:numId w:val="100"/>
        </w:numPr>
        <w:rPr>
          <w:b/>
        </w:rPr>
      </w:pPr>
      <w:r w:rsidRPr="00D41158">
        <w:t>NR supports UE to decode up to two PDSCH simultaneously in Pcell, but not more than two (if more than two are received, the decoding prioritization is up to UE implementation)</w:t>
      </w:r>
    </w:p>
    <w:p w14:paraId="52FFDAD1" w14:textId="77777777" w:rsidR="00D41158" w:rsidRPr="00D41158" w:rsidRDefault="00D41158" w:rsidP="008E772F">
      <w:pPr>
        <w:pStyle w:val="ListParagraph"/>
        <w:numPr>
          <w:ilvl w:val="1"/>
          <w:numId w:val="100"/>
        </w:numPr>
      </w:pPr>
      <w:r w:rsidRPr="00D41158">
        <w:t>Note: the above assumes that all the PDSCHs to be decoded by the UE have non-overlapped PRBs</w:t>
      </w:r>
    </w:p>
    <w:p w14:paraId="3C7A5A3E" w14:textId="77777777" w:rsidR="00D41158" w:rsidRPr="00D41158" w:rsidRDefault="00D41158" w:rsidP="00D41158">
      <w:pPr>
        <w:ind w:left="720" w:hanging="720"/>
      </w:pPr>
    </w:p>
    <w:p w14:paraId="3CE4DFF4" w14:textId="77777777" w:rsidR="00D41158" w:rsidRPr="00D41158" w:rsidRDefault="00D41158" w:rsidP="00D41158">
      <w:pPr>
        <w:rPr>
          <w:szCs w:val="20"/>
        </w:rPr>
      </w:pPr>
      <w:r w:rsidRPr="00D41158">
        <w:rPr>
          <w:szCs w:val="20"/>
          <w:highlight w:val="green"/>
        </w:rPr>
        <w:t>Agreements</w:t>
      </w:r>
      <w:r w:rsidRPr="00D41158">
        <w:rPr>
          <w:szCs w:val="20"/>
        </w:rPr>
        <w:t>:</w:t>
      </w:r>
    </w:p>
    <w:p w14:paraId="33706EE8" w14:textId="77777777" w:rsidR="00D41158" w:rsidRPr="00D41158" w:rsidRDefault="00D41158" w:rsidP="008E772F">
      <w:pPr>
        <w:numPr>
          <w:ilvl w:val="0"/>
          <w:numId w:val="102"/>
        </w:numPr>
        <w:rPr>
          <w:szCs w:val="20"/>
          <w:lang w:eastAsia="x-none"/>
        </w:rPr>
      </w:pPr>
      <w:r w:rsidRPr="00D41158">
        <w:rPr>
          <w:szCs w:val="20"/>
          <w:lang w:eastAsia="x-none"/>
        </w:rPr>
        <w:t>If a first DCI has indicated a first PUCCH resource for HARQ-ACK bits associated to the PDSCH scheduled by this DCI</w:t>
      </w:r>
    </w:p>
    <w:p w14:paraId="7B5B76E5" w14:textId="77777777" w:rsidR="00D41158" w:rsidRPr="00D41158" w:rsidRDefault="00D41158" w:rsidP="008E772F">
      <w:pPr>
        <w:numPr>
          <w:ilvl w:val="1"/>
          <w:numId w:val="101"/>
        </w:numPr>
        <w:rPr>
          <w:szCs w:val="20"/>
          <w:lang w:eastAsia="x-none"/>
        </w:rPr>
      </w:pPr>
      <w:r w:rsidRPr="00D41158">
        <w:rPr>
          <w:szCs w:val="20"/>
          <w:lang w:eastAsia="x-none"/>
        </w:rPr>
        <w:t>If due to a second DCI, additional HARQ-ACK bits are to be multiplexed on the same slot as the first PUCCH resource, the UE is not expected to multiplex additional HARQ-ACK bits if the last symbol of second DCI is not earlier than N OFDM symbols before first symbol of the first PUCCH resource, where for UE Capability #1 the N values are:</w:t>
      </w:r>
    </w:p>
    <w:p w14:paraId="7EED2D5E" w14:textId="77777777" w:rsidR="00D41158" w:rsidRPr="00D41158" w:rsidRDefault="00D41158" w:rsidP="008E772F">
      <w:pPr>
        <w:numPr>
          <w:ilvl w:val="2"/>
          <w:numId w:val="101"/>
        </w:numPr>
        <w:rPr>
          <w:szCs w:val="20"/>
          <w:lang w:eastAsia="x-none"/>
        </w:rPr>
      </w:pPr>
      <w:r w:rsidRPr="00D41158">
        <w:rPr>
          <w:szCs w:val="20"/>
          <w:lang w:eastAsia="x-none"/>
        </w:rPr>
        <w:t>15 kHz case: 8</w:t>
      </w:r>
    </w:p>
    <w:p w14:paraId="6BF26ADA" w14:textId="77777777" w:rsidR="00D41158" w:rsidRPr="00D41158" w:rsidRDefault="00D41158" w:rsidP="008E772F">
      <w:pPr>
        <w:numPr>
          <w:ilvl w:val="2"/>
          <w:numId w:val="101"/>
        </w:numPr>
        <w:rPr>
          <w:szCs w:val="20"/>
          <w:lang w:eastAsia="x-none"/>
        </w:rPr>
      </w:pPr>
      <w:r w:rsidRPr="00D41158">
        <w:rPr>
          <w:szCs w:val="20"/>
          <w:lang w:eastAsia="x-none"/>
        </w:rPr>
        <w:t>30 kHz case: 10</w:t>
      </w:r>
    </w:p>
    <w:p w14:paraId="4DFA2933" w14:textId="77777777" w:rsidR="00D41158" w:rsidRPr="00D41158" w:rsidRDefault="00D41158" w:rsidP="008E772F">
      <w:pPr>
        <w:numPr>
          <w:ilvl w:val="2"/>
          <w:numId w:val="101"/>
        </w:numPr>
        <w:rPr>
          <w:szCs w:val="20"/>
          <w:lang w:eastAsia="x-none"/>
        </w:rPr>
      </w:pPr>
      <w:r w:rsidRPr="00D41158">
        <w:rPr>
          <w:szCs w:val="20"/>
          <w:lang w:eastAsia="x-none"/>
        </w:rPr>
        <w:t>60 kHz case: 17</w:t>
      </w:r>
    </w:p>
    <w:p w14:paraId="110B7B0C" w14:textId="77777777" w:rsidR="00D41158" w:rsidRPr="00D41158" w:rsidRDefault="00D41158" w:rsidP="008E772F">
      <w:pPr>
        <w:numPr>
          <w:ilvl w:val="2"/>
          <w:numId w:val="101"/>
        </w:numPr>
        <w:rPr>
          <w:szCs w:val="20"/>
          <w:lang w:eastAsia="x-none"/>
        </w:rPr>
      </w:pPr>
      <w:r w:rsidRPr="00D41158">
        <w:rPr>
          <w:szCs w:val="20"/>
          <w:lang w:eastAsia="x-none"/>
        </w:rPr>
        <w:t>120 kHz case: 20</w:t>
      </w:r>
    </w:p>
    <w:p w14:paraId="007C35F5" w14:textId="77777777" w:rsidR="00D41158" w:rsidRPr="00D41158" w:rsidRDefault="00D41158" w:rsidP="008E772F">
      <w:pPr>
        <w:numPr>
          <w:ilvl w:val="2"/>
          <w:numId w:val="101"/>
        </w:numPr>
        <w:rPr>
          <w:szCs w:val="20"/>
          <w:lang w:eastAsia="x-none"/>
        </w:rPr>
      </w:pPr>
      <w:r w:rsidRPr="00D41158">
        <w:rPr>
          <w:szCs w:val="20"/>
          <w:lang w:eastAsia="x-none"/>
        </w:rPr>
        <w:t>FFS values to be used for Capability #2 (e.g., 3, 4.5, and 9 for 15kHz, 30kHz, and 60kHz respectively)</w:t>
      </w:r>
    </w:p>
    <w:p w14:paraId="382EAD21" w14:textId="77777777" w:rsidR="00D41158" w:rsidRPr="00D41158" w:rsidRDefault="00D41158" w:rsidP="00D41158"/>
    <w:p w14:paraId="71B49C82" w14:textId="50A80CCF" w:rsidR="00D41158" w:rsidRPr="00D41158" w:rsidRDefault="00D41158" w:rsidP="00D41158">
      <w:r w:rsidRPr="00D41158">
        <w:rPr>
          <w:highlight w:val="green"/>
        </w:rPr>
        <w:t>Agreement</w:t>
      </w:r>
      <w:r w:rsidRPr="00D41158">
        <w:t>:</w:t>
      </w:r>
    </w:p>
    <w:p w14:paraId="38E52482" w14:textId="77777777" w:rsidR="00D41158" w:rsidRPr="00D41158" w:rsidRDefault="00D41158" w:rsidP="008E772F">
      <w:pPr>
        <w:numPr>
          <w:ilvl w:val="0"/>
          <w:numId w:val="102"/>
        </w:numPr>
        <w:rPr>
          <w:szCs w:val="20"/>
        </w:rPr>
      </w:pPr>
      <w:r w:rsidRPr="00D41158">
        <w:rPr>
          <w:szCs w:val="20"/>
        </w:rPr>
        <w:t xml:space="preserve">For Capability #2, the processing time for UCI multiplexing should be extended by </w:t>
      </w:r>
      <w:r w:rsidRPr="00D41158">
        <w:rPr>
          <w:i/>
          <w:szCs w:val="20"/>
        </w:rPr>
        <w:t>d</w:t>
      </w:r>
      <w:r w:rsidRPr="00D41158">
        <w:rPr>
          <w:szCs w:val="20"/>
        </w:rPr>
        <w:t xml:space="preserve"> symbols using the same values and conditions as used for Capability #1.</w:t>
      </w:r>
    </w:p>
    <w:p w14:paraId="49B65DAD" w14:textId="77777777" w:rsidR="00D41158" w:rsidRPr="00D41158" w:rsidRDefault="00D41158" w:rsidP="00D41158"/>
    <w:p w14:paraId="74349681" w14:textId="77777777" w:rsidR="00D41158" w:rsidRPr="00D41158" w:rsidRDefault="00D41158" w:rsidP="00D41158">
      <w:pPr>
        <w:rPr>
          <w:szCs w:val="20"/>
        </w:rPr>
      </w:pPr>
      <w:r w:rsidRPr="00D41158">
        <w:rPr>
          <w:szCs w:val="20"/>
          <w:highlight w:val="green"/>
        </w:rPr>
        <w:t>Agreements</w:t>
      </w:r>
      <w:r w:rsidRPr="00D41158">
        <w:rPr>
          <w:szCs w:val="20"/>
        </w:rPr>
        <w:t>:</w:t>
      </w:r>
    </w:p>
    <w:p w14:paraId="207EB8D8" w14:textId="77777777" w:rsidR="00D41158" w:rsidRPr="00D41158" w:rsidRDefault="00D41158" w:rsidP="008E772F">
      <w:pPr>
        <w:pStyle w:val="ListParagraph"/>
        <w:numPr>
          <w:ilvl w:val="0"/>
          <w:numId w:val="100"/>
        </w:numPr>
      </w:pPr>
      <w:r w:rsidRPr="00D41158">
        <w:t>The processing requirement for HARQ-ACK in response to DL SPS release is N OFDM symbols from last symbol of the corresponding PDCCH for UE Capability #2:</w:t>
      </w:r>
    </w:p>
    <w:p w14:paraId="3885F230" w14:textId="434BE0BD" w:rsidR="00D41158" w:rsidRPr="00D41158" w:rsidRDefault="00B86F60" w:rsidP="008E772F">
      <w:pPr>
        <w:pStyle w:val="ListParagraph"/>
        <w:numPr>
          <w:ilvl w:val="1"/>
          <w:numId w:val="100"/>
        </w:numPr>
      </w:pPr>
      <w:r>
        <w:t>15 kHz case: 5</w:t>
      </w:r>
    </w:p>
    <w:p w14:paraId="05A8EC5D" w14:textId="515C7B9C" w:rsidR="00D41158" w:rsidRPr="00D41158" w:rsidRDefault="00B86F60" w:rsidP="008E772F">
      <w:pPr>
        <w:pStyle w:val="ListParagraph"/>
        <w:numPr>
          <w:ilvl w:val="1"/>
          <w:numId w:val="100"/>
        </w:numPr>
      </w:pPr>
      <w:r>
        <w:t>30 kHz case: 5.5</w:t>
      </w:r>
    </w:p>
    <w:p w14:paraId="3C8065DB" w14:textId="2B7555B6" w:rsidR="00D41158" w:rsidRPr="00D41158" w:rsidRDefault="00B86F60" w:rsidP="008E772F">
      <w:pPr>
        <w:pStyle w:val="ListParagraph"/>
        <w:numPr>
          <w:ilvl w:val="1"/>
          <w:numId w:val="100"/>
        </w:numPr>
      </w:pPr>
      <w:r>
        <w:t>60 kHz case (FR1 only): 11</w:t>
      </w:r>
    </w:p>
    <w:p w14:paraId="24D053A2" w14:textId="392298F8" w:rsidR="00D41158" w:rsidRDefault="00D41158" w:rsidP="00D41158"/>
    <w:p w14:paraId="7F5336D6" w14:textId="26C17D64" w:rsidR="004B5056" w:rsidRPr="004B5056" w:rsidRDefault="004B5056" w:rsidP="00D41158">
      <w:pPr>
        <w:rPr>
          <w:b/>
        </w:rPr>
      </w:pPr>
      <w:r w:rsidRPr="004B5056">
        <w:rPr>
          <w:b/>
        </w:rPr>
        <w:t>Thursday session</w:t>
      </w:r>
    </w:p>
    <w:p w14:paraId="67F43D4B" w14:textId="586AB564" w:rsidR="004B5056" w:rsidRPr="004B5056" w:rsidRDefault="001B7BF2" w:rsidP="00D41158">
      <w:pPr>
        <w:rPr>
          <w:b/>
        </w:rPr>
      </w:pPr>
      <w:hyperlink r:id="rId1307" w:history="1">
        <w:r w:rsidR="00D93AE1">
          <w:rPr>
            <w:rStyle w:val="Hyperlink"/>
            <w:b/>
          </w:rPr>
          <w:t>R1-1809894</w:t>
        </w:r>
      </w:hyperlink>
      <w:r w:rsidR="004B5056" w:rsidRPr="004B5056">
        <w:rPr>
          <w:b/>
        </w:rPr>
        <w:tab/>
        <w:t>Summary for DL/UL data scheduling maintenance</w:t>
      </w:r>
      <w:r w:rsidR="004B5056" w:rsidRPr="004B5056">
        <w:rPr>
          <w:b/>
        </w:rPr>
        <w:tab/>
        <w:t>Qualcomm</w:t>
      </w:r>
    </w:p>
    <w:p w14:paraId="25C36650" w14:textId="77777777" w:rsidR="004B5056" w:rsidRPr="00BD0234" w:rsidRDefault="004B5056" w:rsidP="004B5056">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3E71E323" w14:textId="1D973EE7" w:rsidR="004B5056" w:rsidRDefault="004B5056" w:rsidP="00D41158"/>
    <w:p w14:paraId="0A7F4C2D" w14:textId="77777777" w:rsidR="004B5056" w:rsidRPr="004B5056" w:rsidRDefault="004B5056" w:rsidP="004B5056">
      <w:pPr>
        <w:ind w:left="720" w:hanging="720"/>
        <w:rPr>
          <w:highlight w:val="green"/>
        </w:rPr>
      </w:pPr>
      <w:r w:rsidRPr="004B5056">
        <w:rPr>
          <w:highlight w:val="green"/>
        </w:rPr>
        <w:t>Agreements:</w:t>
      </w:r>
    </w:p>
    <w:p w14:paraId="509A1C0F" w14:textId="77777777" w:rsidR="004B5056" w:rsidRPr="004B5056" w:rsidRDefault="004B5056" w:rsidP="00FD2787">
      <w:pPr>
        <w:numPr>
          <w:ilvl w:val="0"/>
          <w:numId w:val="245"/>
        </w:numPr>
      </w:pPr>
      <w:r w:rsidRPr="004B5056">
        <w:t>Confirm the working assumption for N1 with Capability #2 and the following change</w:t>
      </w:r>
    </w:p>
    <w:p w14:paraId="433350C1" w14:textId="77777777" w:rsidR="004B5056" w:rsidRPr="004B5056" w:rsidRDefault="004B5056" w:rsidP="00FD2787">
      <w:pPr>
        <w:numPr>
          <w:ilvl w:val="1"/>
          <w:numId w:val="244"/>
        </w:numPr>
        <w:spacing w:after="160" w:line="259" w:lineRule="auto"/>
        <w:contextualSpacing/>
        <w:rPr>
          <w:szCs w:val="20"/>
          <w:lang w:eastAsia="ja-JP"/>
        </w:rPr>
      </w:pPr>
      <w:r w:rsidRPr="004B5056">
        <w:rPr>
          <w:szCs w:val="20"/>
          <w:highlight w:val="darkYellow"/>
          <w:lang w:eastAsia="ja-JP"/>
        </w:rPr>
        <w:t xml:space="preserve">(working assumption) </w:t>
      </w:r>
      <w:r w:rsidRPr="004B5056">
        <w:rPr>
          <w:szCs w:val="20"/>
          <w:lang w:eastAsia="ja-JP"/>
        </w:rPr>
        <w:t>For PDSCH mapping type B with 4 or 2 symbols</w:t>
      </w:r>
    </w:p>
    <w:p w14:paraId="22ADC5C5" w14:textId="77777777" w:rsidR="004B5056" w:rsidRPr="004B5056" w:rsidRDefault="004B5056" w:rsidP="00FD2787">
      <w:pPr>
        <w:numPr>
          <w:ilvl w:val="2"/>
          <w:numId w:val="244"/>
        </w:numPr>
        <w:spacing w:after="160" w:line="259" w:lineRule="auto"/>
        <w:contextualSpacing/>
        <w:rPr>
          <w:szCs w:val="20"/>
          <w:lang w:eastAsia="ja-JP"/>
        </w:rPr>
      </w:pPr>
      <w:r w:rsidRPr="004B5056">
        <w:rPr>
          <w:szCs w:val="20"/>
          <w:lang w:eastAsia="ja-JP"/>
        </w:rPr>
        <w:t>N1 processing time is increased by ‘d’ symbols relative to the case of PDSCH with 7 symbols, where ‘d’ is the amount of time-domain overlap in symbols between the scheduling PDCCH and the scheduled PDSCH</w:t>
      </w:r>
    </w:p>
    <w:p w14:paraId="7F88DF3E" w14:textId="77777777" w:rsidR="004B5056" w:rsidRPr="004B5056" w:rsidRDefault="004B5056" w:rsidP="00FD2787">
      <w:pPr>
        <w:numPr>
          <w:ilvl w:val="3"/>
          <w:numId w:val="244"/>
        </w:numPr>
        <w:rPr>
          <w:strike/>
          <w:color w:val="FF0000"/>
          <w:szCs w:val="20"/>
          <w:u w:val="single"/>
          <w:lang w:eastAsia="ja-JP"/>
        </w:rPr>
      </w:pPr>
      <w:r w:rsidRPr="004B5056">
        <w:rPr>
          <w:strike/>
          <w:color w:val="FF0000"/>
          <w:szCs w:val="20"/>
          <w:u w:val="single"/>
          <w:lang w:eastAsia="ja-JP"/>
        </w:rPr>
        <w:t>FFS: handling of 3-symbol CORESET where first 2 symbols of CORESET are overlapped with a 2-symbol PDSCH</w:t>
      </w:r>
    </w:p>
    <w:p w14:paraId="40E95512" w14:textId="77777777" w:rsidR="004B5056" w:rsidRPr="004B5056" w:rsidRDefault="004B5056" w:rsidP="00FD2787">
      <w:pPr>
        <w:numPr>
          <w:ilvl w:val="3"/>
          <w:numId w:val="244"/>
        </w:numPr>
        <w:rPr>
          <w:color w:val="FF0000"/>
          <w:szCs w:val="20"/>
          <w:u w:val="single"/>
          <w:lang w:eastAsia="ja-JP"/>
        </w:rPr>
      </w:pPr>
      <w:r w:rsidRPr="004B5056">
        <w:rPr>
          <w:color w:val="FF0000"/>
          <w:szCs w:val="20"/>
          <w:u w:val="single"/>
          <w:lang w:eastAsia="ja-JP"/>
        </w:rPr>
        <w:t>For a DCI received in a 3-symbol CORESET where first 2 symbols of CORESET are overlapped with 2-symbol PDSCH scheduled by this DCI, then d=3</w:t>
      </w:r>
    </w:p>
    <w:p w14:paraId="52715DA4" w14:textId="77777777" w:rsidR="004B5056" w:rsidRPr="004B5056" w:rsidRDefault="004B5056" w:rsidP="004B5056">
      <w:pPr>
        <w:ind w:left="720" w:hanging="720"/>
        <w:rPr>
          <w:szCs w:val="20"/>
        </w:rPr>
      </w:pPr>
    </w:p>
    <w:p w14:paraId="62224F11" w14:textId="77777777" w:rsidR="004B5056" w:rsidRPr="004B5056" w:rsidRDefault="004B5056" w:rsidP="004B5056">
      <w:pPr>
        <w:ind w:left="720" w:hanging="720"/>
        <w:rPr>
          <w:szCs w:val="20"/>
        </w:rPr>
      </w:pPr>
      <w:r w:rsidRPr="004B5056">
        <w:rPr>
          <w:szCs w:val="20"/>
          <w:highlight w:val="green"/>
        </w:rPr>
        <w:lastRenderedPageBreak/>
        <w:t>Agreements</w:t>
      </w:r>
      <w:r w:rsidRPr="004B5056">
        <w:rPr>
          <w:szCs w:val="20"/>
        </w:rPr>
        <w:t>:</w:t>
      </w:r>
    </w:p>
    <w:p w14:paraId="59402DFE" w14:textId="77777777" w:rsidR="004B5056" w:rsidRPr="004B5056" w:rsidRDefault="004B5056" w:rsidP="008E772F">
      <w:pPr>
        <w:pStyle w:val="ListParagraph"/>
        <w:numPr>
          <w:ilvl w:val="0"/>
          <w:numId w:val="100"/>
        </w:numPr>
      </w:pPr>
      <w:r w:rsidRPr="004B5056">
        <w:t>For a UE indicating Capability #2 N1 with maximum scheduled RB allocation of 136 RBs</w:t>
      </w:r>
    </w:p>
    <w:p w14:paraId="0E315BEB" w14:textId="77777777" w:rsidR="004B5056" w:rsidRPr="004B5056" w:rsidRDefault="004B5056" w:rsidP="008E772F">
      <w:pPr>
        <w:pStyle w:val="ListParagraph"/>
        <w:numPr>
          <w:ilvl w:val="1"/>
          <w:numId w:val="100"/>
        </w:numPr>
        <w:rPr>
          <w:lang w:eastAsia="x-none"/>
        </w:rPr>
      </w:pPr>
      <w:r w:rsidRPr="004B5056">
        <w:rPr>
          <w:lang w:eastAsia="x-none"/>
        </w:rPr>
        <w:t>The UE may skip decoding a number of PDSCHs with last symbol within 10 symbols before the start of a PDSCH that is scheduled to follow Capability #2, if any of those PDSCHs are scheduled with more than 136 RBs with 30kHz SCS and following Capability #1 processing time.</w:t>
      </w:r>
    </w:p>
    <w:p w14:paraId="169FF667" w14:textId="77777777" w:rsidR="004B5056" w:rsidRPr="004B5056" w:rsidRDefault="004B5056" w:rsidP="004B5056">
      <w:pPr>
        <w:ind w:left="720" w:hanging="720"/>
        <w:rPr>
          <w:szCs w:val="20"/>
        </w:rPr>
      </w:pPr>
    </w:p>
    <w:p w14:paraId="11BC9175" w14:textId="77777777" w:rsidR="004B5056" w:rsidRPr="004B5056" w:rsidRDefault="004B5056" w:rsidP="004B5056">
      <w:pPr>
        <w:rPr>
          <w:szCs w:val="20"/>
        </w:rPr>
      </w:pPr>
      <w:r w:rsidRPr="004B5056">
        <w:rPr>
          <w:szCs w:val="20"/>
          <w:highlight w:val="green"/>
        </w:rPr>
        <w:t>Agreements</w:t>
      </w:r>
      <w:r w:rsidRPr="004B5056">
        <w:rPr>
          <w:szCs w:val="20"/>
        </w:rPr>
        <w:t>:</w:t>
      </w:r>
    </w:p>
    <w:p w14:paraId="0A24E649" w14:textId="669CFF5A" w:rsidR="004B5056" w:rsidRPr="004B5056" w:rsidRDefault="004B5056" w:rsidP="00FD2787">
      <w:pPr>
        <w:numPr>
          <w:ilvl w:val="0"/>
          <w:numId w:val="247"/>
        </w:numPr>
        <w:rPr>
          <w:b/>
          <w:szCs w:val="20"/>
          <w:u w:val="single"/>
        </w:rPr>
      </w:pPr>
      <w:r w:rsidRPr="004B5056">
        <w:rPr>
          <w:szCs w:val="20"/>
          <w:lang w:eastAsia="x-none"/>
        </w:rPr>
        <w:t>To adopt the following TP to 5.1 of 38.214</w:t>
      </w:r>
    </w:p>
    <w:p w14:paraId="2FFD08BF" w14:textId="79AEC90A" w:rsidR="004B5056" w:rsidRPr="004B5056" w:rsidRDefault="004B5056" w:rsidP="004B5056">
      <w:pPr>
        <w:rPr>
          <w:b/>
          <w:szCs w:val="20"/>
          <w:u w:val="single"/>
        </w:rPr>
      </w:pPr>
      <w:r>
        <w:rPr>
          <w:szCs w:val="20"/>
          <w:lang w:eastAsia="x-none"/>
        </w:rPr>
        <w:t>===== start of TP =====</w:t>
      </w:r>
    </w:p>
    <w:p w14:paraId="44A33B83" w14:textId="77777777" w:rsidR="004B5056" w:rsidRPr="004B5056" w:rsidRDefault="004B5056" w:rsidP="004B5056">
      <w:pPr>
        <w:ind w:left="720" w:hanging="720"/>
        <w:rPr>
          <w:color w:val="000000"/>
          <w:kern w:val="2"/>
          <w:szCs w:val="20"/>
          <w:lang w:eastAsia="zh-CN"/>
        </w:rPr>
      </w:pPr>
      <w:r w:rsidRPr="004B5056">
        <w:rPr>
          <w:color w:val="000000"/>
          <w:kern w:val="2"/>
          <w:szCs w:val="20"/>
          <w:lang w:eastAsia="zh-CN"/>
        </w:rPr>
        <w:t>On a frequency range 1 cell, the UE shall be able to decode a PDSCH scheduled with C-RNTI or CS-RNTI and, during a process of P-RNTI triggered SI acquisition, another PDSCH scheduled with SI-RNTI that partially or fully overlap in time in non-overlapping PRBs</w:t>
      </w:r>
      <w:ins w:id="882" w:author="Qualcomm" w:date="2018-08-23T02:09:00Z">
        <w:r w:rsidRPr="004B5056">
          <w:rPr>
            <w:color w:val="000000"/>
            <w:kern w:val="2"/>
            <w:szCs w:val="20"/>
            <w:lang w:eastAsia="zh-CN"/>
          </w:rPr>
          <w:t>, unless the PDSCH scheduled with C-</w:t>
        </w:r>
        <w:r w:rsidRPr="004B5056">
          <w:rPr>
            <w:color w:val="FF0000"/>
            <w:kern w:val="2"/>
            <w:szCs w:val="20"/>
            <w:u w:val="single"/>
            <w:lang w:eastAsia="zh-CN"/>
          </w:rPr>
          <w:t xml:space="preserve">RNTI </w:t>
        </w:r>
      </w:ins>
      <w:r w:rsidRPr="004B5056">
        <w:rPr>
          <w:color w:val="FF0000"/>
          <w:kern w:val="2"/>
          <w:szCs w:val="20"/>
          <w:u w:val="single"/>
          <w:lang w:eastAsia="zh-CN"/>
        </w:rPr>
        <w:t xml:space="preserve">or CS-RNTI </w:t>
      </w:r>
      <w:ins w:id="883" w:author="Qualcomm" w:date="2018-08-23T02:09:00Z">
        <w:r w:rsidRPr="004B5056">
          <w:rPr>
            <w:color w:val="000000"/>
            <w:kern w:val="2"/>
            <w:szCs w:val="20"/>
            <w:lang w:eastAsia="zh-CN"/>
          </w:rPr>
          <w:t xml:space="preserve">requires Capability #2 processing time according to subclause 5.3 in which case </w:t>
        </w:r>
      </w:ins>
      <w:ins w:id="884" w:author="Qualcomm" w:date="2018-08-23T02:14:00Z">
        <w:r w:rsidRPr="004B5056">
          <w:rPr>
            <w:color w:val="000000"/>
            <w:kern w:val="2"/>
            <w:szCs w:val="20"/>
            <w:lang w:eastAsia="zh-CN"/>
          </w:rPr>
          <w:t>the UE</w:t>
        </w:r>
      </w:ins>
      <w:ins w:id="885" w:author="Qualcomm" w:date="2018-08-23T02:09:00Z">
        <w:r w:rsidRPr="004B5056">
          <w:rPr>
            <w:color w:val="000000"/>
            <w:kern w:val="2"/>
            <w:szCs w:val="20"/>
            <w:lang w:eastAsia="zh-CN"/>
          </w:rPr>
          <w:t xml:space="preserve"> may skip decoding</w:t>
        </w:r>
      </w:ins>
      <w:ins w:id="886" w:author="Qualcomm" w:date="2018-08-23T02:14:00Z">
        <w:r w:rsidRPr="004B5056">
          <w:rPr>
            <w:color w:val="000000"/>
            <w:kern w:val="2"/>
            <w:szCs w:val="20"/>
            <w:lang w:eastAsia="zh-CN"/>
          </w:rPr>
          <w:t xml:space="preserve"> of</w:t>
        </w:r>
      </w:ins>
      <w:ins w:id="887" w:author="Qualcomm" w:date="2018-08-23T02:09:00Z">
        <w:r w:rsidRPr="004B5056">
          <w:rPr>
            <w:color w:val="000000"/>
            <w:kern w:val="2"/>
            <w:szCs w:val="20"/>
            <w:lang w:eastAsia="zh-CN"/>
          </w:rPr>
          <w:t xml:space="preserve"> t</w:t>
        </w:r>
        <w:r w:rsidRPr="004B5056">
          <w:rPr>
            <w:color w:val="FF0000"/>
            <w:kern w:val="2"/>
            <w:szCs w:val="20"/>
            <w:u w:val="single"/>
            <w:lang w:eastAsia="zh-CN"/>
          </w:rPr>
          <w:t>h</w:t>
        </w:r>
      </w:ins>
      <w:r w:rsidRPr="004B5056">
        <w:rPr>
          <w:color w:val="FF0000"/>
          <w:kern w:val="2"/>
          <w:szCs w:val="20"/>
          <w:u w:val="single"/>
          <w:lang w:eastAsia="zh-CN"/>
        </w:rPr>
        <w:t>e</w:t>
      </w:r>
      <w:ins w:id="888" w:author="Qualcomm" w:date="2018-08-23T02:09:00Z">
        <w:r w:rsidRPr="004B5056">
          <w:rPr>
            <w:color w:val="FF0000"/>
            <w:kern w:val="2"/>
            <w:szCs w:val="20"/>
            <w:u w:val="single"/>
            <w:lang w:eastAsia="zh-CN"/>
          </w:rPr>
          <w:t xml:space="preserve"> </w:t>
        </w:r>
        <w:r w:rsidRPr="004B5056">
          <w:rPr>
            <w:color w:val="000000"/>
            <w:kern w:val="2"/>
            <w:szCs w:val="20"/>
            <w:lang w:eastAsia="zh-CN"/>
          </w:rPr>
          <w:t xml:space="preserve">scheduled </w:t>
        </w:r>
        <w:r w:rsidRPr="004B5056">
          <w:rPr>
            <w:color w:val="FF0000"/>
            <w:kern w:val="2"/>
            <w:szCs w:val="20"/>
            <w:u w:val="single"/>
            <w:lang w:eastAsia="zh-CN"/>
          </w:rPr>
          <w:t>PDSCH</w:t>
        </w:r>
      </w:ins>
      <w:r w:rsidRPr="004B5056">
        <w:rPr>
          <w:color w:val="FF0000"/>
          <w:kern w:val="2"/>
          <w:szCs w:val="20"/>
          <w:u w:val="single"/>
          <w:lang w:eastAsia="zh-CN"/>
        </w:rPr>
        <w:t xml:space="preserve"> with C-RNTI or CS-RNTI</w:t>
      </w:r>
      <w:ins w:id="889" w:author="Qualcomm" w:date="2018-08-23T02:10:00Z">
        <w:r w:rsidRPr="004B5056">
          <w:rPr>
            <w:color w:val="000000"/>
            <w:kern w:val="2"/>
            <w:szCs w:val="20"/>
            <w:lang w:eastAsia="zh-CN"/>
          </w:rPr>
          <w:t>.</w:t>
        </w:r>
      </w:ins>
    </w:p>
    <w:p w14:paraId="452EE4E2" w14:textId="77777777" w:rsidR="004B5056" w:rsidRPr="004B5056" w:rsidRDefault="004B5056" w:rsidP="004B5056">
      <w:pPr>
        <w:ind w:left="720" w:hanging="720"/>
        <w:rPr>
          <w:color w:val="000000"/>
          <w:kern w:val="2"/>
          <w:szCs w:val="20"/>
          <w:lang w:eastAsia="zh-CN"/>
        </w:rPr>
      </w:pPr>
      <w:r w:rsidRPr="004B5056">
        <w:rPr>
          <w:color w:val="000000"/>
          <w:kern w:val="2"/>
          <w:szCs w:val="20"/>
          <w:lang w:eastAsia="zh-CN"/>
        </w:rPr>
        <w:t xml:space="preserve">On a frequency range 2 cell, the UE is not expected to decode a PDSCH scheduled with C-RNTI or CS-RNTI if in the same cell, during a process of P-RNTI triggered SI acquisition, another PDSCH scheduled with SI-RNTI partially or fully overlap in time in non-overlapping PRBs. </w:t>
      </w:r>
    </w:p>
    <w:p w14:paraId="330F9934" w14:textId="77777777" w:rsidR="004B5056" w:rsidRPr="004B5056" w:rsidRDefault="004B5056" w:rsidP="004B5056">
      <w:pPr>
        <w:ind w:left="720" w:hanging="720"/>
        <w:rPr>
          <w:color w:val="000000"/>
          <w:kern w:val="2"/>
          <w:szCs w:val="20"/>
          <w:lang w:eastAsia="zh-CN"/>
        </w:rPr>
      </w:pPr>
      <w:r w:rsidRPr="004B5056">
        <w:rPr>
          <w:color w:val="000000"/>
          <w:kern w:val="2"/>
          <w:szCs w:val="20"/>
          <w:lang w:eastAsia="zh-CN"/>
        </w:rPr>
        <w:t xml:space="preserve">The UE is expected to decode a PDSCH scheduled with C-RNTI or CS-RNTI during a process of autonomous SI acquisition. </w:t>
      </w:r>
    </w:p>
    <w:p w14:paraId="78753754" w14:textId="115FF109" w:rsidR="004B5056" w:rsidRDefault="004B5056" w:rsidP="004B5056">
      <w:r>
        <w:t>===== end of TP =====</w:t>
      </w:r>
    </w:p>
    <w:p w14:paraId="28AEAF7A" w14:textId="77777777" w:rsidR="004B5056" w:rsidRPr="004B5056" w:rsidRDefault="004B5056" w:rsidP="004B5056"/>
    <w:p w14:paraId="43D890BE" w14:textId="77777777" w:rsidR="004B5056" w:rsidRPr="004B5056" w:rsidRDefault="004B5056" w:rsidP="004B5056">
      <w:r w:rsidRPr="004B5056">
        <w:rPr>
          <w:highlight w:val="green"/>
        </w:rPr>
        <w:t>Agreements</w:t>
      </w:r>
      <w:r w:rsidRPr="004B5056">
        <w:t>:</w:t>
      </w:r>
    </w:p>
    <w:p w14:paraId="6635B358" w14:textId="32A6EA5A" w:rsidR="004B5056" w:rsidRPr="00B347BB" w:rsidRDefault="004B5056" w:rsidP="00FD2787">
      <w:pPr>
        <w:numPr>
          <w:ilvl w:val="0"/>
          <w:numId w:val="247"/>
        </w:numPr>
      </w:pPr>
      <w:r w:rsidRPr="00B347BB">
        <w:t xml:space="preserve">Send LS to RAN2 to requesting them to make [0..15] applicable for K1 – draft LS in </w:t>
      </w:r>
      <w:hyperlink r:id="rId1308" w:history="1">
        <w:r w:rsidR="00D93AE1" w:rsidRPr="00B347BB">
          <w:rPr>
            <w:rStyle w:val="Hyperlink"/>
          </w:rPr>
          <w:t>R1-1809930</w:t>
        </w:r>
      </w:hyperlink>
      <w:r w:rsidRPr="00B347BB">
        <w:t xml:space="preserve"> (Joseph, QC)</w:t>
      </w:r>
    </w:p>
    <w:p w14:paraId="352E2D82" w14:textId="77777777" w:rsidR="004B5056" w:rsidRPr="004B5056" w:rsidRDefault="004B5056" w:rsidP="00FD2787">
      <w:pPr>
        <w:numPr>
          <w:ilvl w:val="1"/>
          <w:numId w:val="246"/>
        </w:numPr>
        <w:rPr>
          <w:lang w:eastAsia="x-none"/>
        </w:rPr>
      </w:pPr>
      <w:r w:rsidRPr="004B5056">
        <w:rPr>
          <w:lang w:eastAsia="x-none"/>
        </w:rPr>
        <w:t>Note that from 38.331 vf2, RAN2 already has [0…15] as values.</w:t>
      </w:r>
    </w:p>
    <w:p w14:paraId="47949557" w14:textId="77777777" w:rsidR="004B5056" w:rsidRPr="004B5056" w:rsidRDefault="004B5056" w:rsidP="004B5056"/>
    <w:p w14:paraId="2A31FE87" w14:textId="77777777" w:rsidR="004B5056" w:rsidRPr="004B5056" w:rsidRDefault="004B5056" w:rsidP="004B505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SimSun" w:hAnsi="Courier New"/>
          <w:noProof/>
          <w:color w:val="808080"/>
          <w:sz w:val="16"/>
          <w:szCs w:val="20"/>
          <w:lang w:val="en-US"/>
        </w:rPr>
      </w:pPr>
      <w:r w:rsidRPr="004B5056">
        <w:rPr>
          <w:rFonts w:ascii="Courier New" w:eastAsia="SimSun" w:hAnsi="Courier New"/>
          <w:noProof/>
          <w:sz w:val="16"/>
          <w:szCs w:val="20"/>
          <w:lang w:val="en-US"/>
        </w:rPr>
        <w:tab/>
        <w:t>dl-DataToUL-ACK</w:t>
      </w:r>
      <w:r w:rsidRPr="004B5056">
        <w:rPr>
          <w:rFonts w:ascii="Courier New" w:eastAsia="SimSun" w:hAnsi="Courier New"/>
          <w:noProof/>
          <w:sz w:val="16"/>
          <w:szCs w:val="20"/>
          <w:lang w:val="en-US"/>
        </w:rPr>
        <w:tab/>
      </w:r>
      <w:r w:rsidRPr="004B5056">
        <w:rPr>
          <w:rFonts w:ascii="Courier New" w:eastAsia="SimSun" w:hAnsi="Courier New"/>
          <w:noProof/>
          <w:sz w:val="16"/>
          <w:szCs w:val="20"/>
          <w:lang w:val="en-US"/>
        </w:rPr>
        <w:tab/>
      </w:r>
      <w:r w:rsidRPr="004B5056">
        <w:rPr>
          <w:rFonts w:ascii="Courier New" w:eastAsia="SimSun" w:hAnsi="Courier New"/>
          <w:noProof/>
          <w:sz w:val="16"/>
          <w:szCs w:val="20"/>
          <w:lang w:val="en-US"/>
        </w:rPr>
        <w:tab/>
      </w:r>
      <w:r w:rsidRPr="004B5056">
        <w:rPr>
          <w:rFonts w:ascii="Courier New" w:eastAsia="SimSun" w:hAnsi="Courier New"/>
          <w:noProof/>
          <w:sz w:val="16"/>
          <w:szCs w:val="20"/>
          <w:lang w:val="en-US"/>
        </w:rPr>
        <w:tab/>
      </w:r>
      <w:r w:rsidRPr="004B5056">
        <w:rPr>
          <w:rFonts w:ascii="Courier New" w:eastAsia="SimSun" w:hAnsi="Courier New"/>
          <w:noProof/>
          <w:sz w:val="16"/>
          <w:szCs w:val="20"/>
          <w:lang w:val="en-US"/>
        </w:rPr>
        <w:tab/>
      </w:r>
      <w:r w:rsidRPr="004B5056">
        <w:rPr>
          <w:rFonts w:ascii="Courier New" w:eastAsia="SimSun" w:hAnsi="Courier New"/>
          <w:noProof/>
          <w:sz w:val="16"/>
          <w:szCs w:val="20"/>
          <w:lang w:val="en-US"/>
        </w:rPr>
        <w:tab/>
      </w:r>
      <w:r w:rsidRPr="004B5056">
        <w:rPr>
          <w:rFonts w:ascii="Courier New" w:eastAsia="SimSun" w:hAnsi="Courier New"/>
          <w:noProof/>
          <w:sz w:val="16"/>
          <w:szCs w:val="20"/>
          <w:lang w:val="en-US"/>
        </w:rPr>
        <w:tab/>
      </w:r>
      <w:r w:rsidRPr="004B5056">
        <w:rPr>
          <w:rFonts w:ascii="Courier New" w:eastAsia="SimSun" w:hAnsi="Courier New"/>
          <w:noProof/>
          <w:color w:val="993366"/>
          <w:sz w:val="16"/>
          <w:szCs w:val="20"/>
          <w:lang w:val="en-US"/>
        </w:rPr>
        <w:t>SEQUENCE</w:t>
      </w:r>
      <w:r w:rsidRPr="004B5056">
        <w:rPr>
          <w:rFonts w:ascii="Courier New" w:eastAsia="SimSun" w:hAnsi="Courier New"/>
          <w:noProof/>
          <w:sz w:val="16"/>
          <w:szCs w:val="20"/>
          <w:lang w:val="en-US"/>
        </w:rPr>
        <w:t xml:space="preserve"> (</w:t>
      </w:r>
      <w:r w:rsidRPr="004B5056">
        <w:rPr>
          <w:rFonts w:ascii="Courier New" w:eastAsia="SimSun" w:hAnsi="Courier New"/>
          <w:noProof/>
          <w:color w:val="993366"/>
          <w:sz w:val="16"/>
          <w:szCs w:val="20"/>
          <w:lang w:val="en-US"/>
        </w:rPr>
        <w:t>SIZE</w:t>
      </w:r>
      <w:r w:rsidRPr="004B5056">
        <w:rPr>
          <w:rFonts w:ascii="Courier New" w:eastAsia="SimSun" w:hAnsi="Courier New"/>
          <w:noProof/>
          <w:sz w:val="16"/>
          <w:szCs w:val="20"/>
          <w:lang w:val="en-US"/>
        </w:rPr>
        <w:t xml:space="preserve"> (1..8))</w:t>
      </w:r>
      <w:r w:rsidRPr="004B5056">
        <w:rPr>
          <w:rFonts w:ascii="Courier New" w:eastAsia="SimSun" w:hAnsi="Courier New"/>
          <w:noProof/>
          <w:color w:val="993366"/>
          <w:sz w:val="16"/>
          <w:szCs w:val="20"/>
          <w:lang w:val="en-US"/>
        </w:rPr>
        <w:t xml:space="preserve"> OF</w:t>
      </w:r>
      <w:r w:rsidRPr="004B5056">
        <w:rPr>
          <w:rFonts w:ascii="Courier New" w:eastAsia="SimSun" w:hAnsi="Courier New"/>
          <w:noProof/>
          <w:sz w:val="16"/>
          <w:szCs w:val="20"/>
          <w:lang w:val="en-US"/>
        </w:rPr>
        <w:t xml:space="preserve"> </w:t>
      </w:r>
      <w:r w:rsidRPr="004B5056">
        <w:rPr>
          <w:rFonts w:ascii="Courier New" w:eastAsia="SimSun" w:hAnsi="Courier New"/>
          <w:noProof/>
          <w:color w:val="993366"/>
          <w:sz w:val="16"/>
          <w:szCs w:val="20"/>
          <w:lang w:val="en-US"/>
        </w:rPr>
        <w:t>INTEGER</w:t>
      </w:r>
      <w:r w:rsidRPr="004B5056">
        <w:rPr>
          <w:rFonts w:ascii="Courier New" w:eastAsia="SimSun" w:hAnsi="Courier New"/>
          <w:noProof/>
          <w:sz w:val="16"/>
          <w:szCs w:val="20"/>
          <w:lang w:val="en-US"/>
        </w:rPr>
        <w:t xml:space="preserve"> (0..15)</w:t>
      </w:r>
      <w:r w:rsidRPr="004B5056">
        <w:rPr>
          <w:rFonts w:ascii="Courier New" w:eastAsia="SimSun" w:hAnsi="Courier New"/>
          <w:noProof/>
          <w:sz w:val="16"/>
          <w:szCs w:val="20"/>
          <w:lang w:val="en-US"/>
        </w:rPr>
        <w:tab/>
      </w:r>
      <w:r w:rsidRPr="004B5056">
        <w:rPr>
          <w:rFonts w:ascii="Courier New" w:eastAsia="SimSun" w:hAnsi="Courier New"/>
          <w:noProof/>
          <w:sz w:val="16"/>
          <w:szCs w:val="20"/>
          <w:lang w:val="en-US"/>
        </w:rPr>
        <w:tab/>
      </w:r>
      <w:r w:rsidRPr="004B5056">
        <w:rPr>
          <w:rFonts w:ascii="Courier New" w:eastAsia="SimSun" w:hAnsi="Courier New"/>
          <w:noProof/>
          <w:sz w:val="16"/>
          <w:szCs w:val="20"/>
          <w:lang w:val="en-US"/>
        </w:rPr>
        <w:tab/>
      </w:r>
      <w:r w:rsidRPr="004B5056">
        <w:rPr>
          <w:rFonts w:ascii="Courier New" w:eastAsia="SimSun" w:hAnsi="Courier New"/>
          <w:noProof/>
          <w:sz w:val="16"/>
          <w:szCs w:val="20"/>
          <w:lang w:val="en-US"/>
        </w:rPr>
        <w:tab/>
      </w:r>
      <w:r w:rsidRPr="004B5056">
        <w:rPr>
          <w:rFonts w:ascii="Courier New" w:eastAsia="SimSun" w:hAnsi="Courier New"/>
          <w:noProof/>
          <w:sz w:val="16"/>
          <w:szCs w:val="20"/>
          <w:lang w:val="en-US"/>
        </w:rPr>
        <w:tab/>
      </w:r>
      <w:r w:rsidRPr="004B5056">
        <w:rPr>
          <w:rFonts w:ascii="Courier New" w:eastAsia="SimSun" w:hAnsi="Courier New"/>
          <w:noProof/>
          <w:sz w:val="16"/>
          <w:szCs w:val="20"/>
          <w:lang w:val="en-US"/>
        </w:rPr>
        <w:tab/>
      </w:r>
      <w:r w:rsidRPr="004B5056">
        <w:rPr>
          <w:rFonts w:ascii="Courier New" w:eastAsia="SimSun" w:hAnsi="Courier New"/>
          <w:noProof/>
          <w:sz w:val="16"/>
          <w:szCs w:val="20"/>
          <w:lang w:val="en-US"/>
        </w:rPr>
        <w:tab/>
      </w:r>
      <w:r w:rsidRPr="004B5056">
        <w:rPr>
          <w:rFonts w:ascii="Courier New" w:eastAsia="SimSun" w:hAnsi="Courier New"/>
          <w:noProof/>
          <w:sz w:val="16"/>
          <w:szCs w:val="20"/>
          <w:lang w:val="en-US"/>
        </w:rPr>
        <w:tab/>
      </w:r>
      <w:r w:rsidRPr="004B5056">
        <w:rPr>
          <w:rFonts w:ascii="Courier New" w:eastAsia="SimSun" w:hAnsi="Courier New"/>
          <w:noProof/>
          <w:sz w:val="16"/>
          <w:szCs w:val="20"/>
          <w:lang w:val="en-US"/>
        </w:rPr>
        <w:tab/>
      </w:r>
      <w:r w:rsidRPr="004B5056">
        <w:rPr>
          <w:rFonts w:ascii="Courier New" w:eastAsia="SimSun" w:hAnsi="Courier New"/>
          <w:noProof/>
          <w:sz w:val="16"/>
          <w:szCs w:val="20"/>
          <w:lang w:val="en-US"/>
        </w:rPr>
        <w:tab/>
      </w:r>
      <w:r w:rsidRPr="004B5056">
        <w:rPr>
          <w:rFonts w:ascii="Courier New" w:eastAsia="SimSun" w:hAnsi="Courier New"/>
          <w:noProof/>
          <w:sz w:val="16"/>
          <w:szCs w:val="20"/>
          <w:lang w:val="en-US"/>
        </w:rPr>
        <w:tab/>
      </w:r>
      <w:r w:rsidRPr="004B5056">
        <w:rPr>
          <w:rFonts w:ascii="Courier New" w:eastAsia="SimSun" w:hAnsi="Courier New"/>
          <w:noProof/>
          <w:color w:val="993366"/>
          <w:sz w:val="16"/>
          <w:szCs w:val="20"/>
          <w:lang w:val="en-US"/>
        </w:rPr>
        <w:t>OPTIONAL</w:t>
      </w:r>
      <w:r w:rsidRPr="004B5056">
        <w:rPr>
          <w:rFonts w:ascii="Courier New" w:eastAsia="SimSun" w:hAnsi="Courier New"/>
          <w:noProof/>
          <w:sz w:val="16"/>
          <w:szCs w:val="20"/>
          <w:lang w:val="en-US"/>
        </w:rPr>
        <w:t>,</w:t>
      </w:r>
      <w:r w:rsidRPr="004B5056">
        <w:rPr>
          <w:rFonts w:ascii="Courier New" w:eastAsia="SimSun" w:hAnsi="Courier New"/>
          <w:noProof/>
          <w:sz w:val="16"/>
          <w:szCs w:val="20"/>
          <w:lang w:val="en-US"/>
        </w:rPr>
        <w:tab/>
      </w:r>
      <w:r w:rsidRPr="004B5056">
        <w:rPr>
          <w:rFonts w:ascii="Courier New" w:eastAsia="SimSun" w:hAnsi="Courier New"/>
          <w:noProof/>
          <w:color w:val="808080"/>
          <w:sz w:val="16"/>
          <w:szCs w:val="20"/>
          <w:lang w:val="en-US"/>
        </w:rPr>
        <w:t>-- Need M</w:t>
      </w:r>
    </w:p>
    <w:p w14:paraId="5AFE454D" w14:textId="77777777" w:rsidR="004B5056" w:rsidRPr="004B5056" w:rsidRDefault="004B5056" w:rsidP="004B5056">
      <w:pPr>
        <w:ind w:left="720" w:hanging="720"/>
        <w:rPr>
          <w:rFonts w:ascii="Arial" w:hAnsi="Arial" w:cs="Arial"/>
        </w:rPr>
      </w:pPr>
    </w:p>
    <w:p w14:paraId="67B58704" w14:textId="77777777" w:rsidR="004B5056" w:rsidRPr="004B5056" w:rsidRDefault="004B5056" w:rsidP="00FD2787">
      <w:pPr>
        <w:numPr>
          <w:ilvl w:val="0"/>
          <w:numId w:val="246"/>
        </w:numPr>
        <w:rPr>
          <w:lang w:eastAsia="x-none"/>
        </w:rPr>
      </w:pPr>
      <w:r w:rsidRPr="004B5056">
        <w:rPr>
          <w:lang w:eastAsia="x-none"/>
        </w:rPr>
        <w:t>But in the field description below, the range is limited. Removing this limitation in the field description will enable the requested change.</w:t>
      </w:r>
    </w:p>
    <w:p w14:paraId="3A09A1CF" w14:textId="77777777" w:rsidR="004B5056" w:rsidRPr="004B5056" w:rsidRDefault="004B5056" w:rsidP="004B5056"/>
    <w:tbl>
      <w:tblPr>
        <w:tblW w:w="89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63"/>
      </w:tblGrid>
      <w:tr w:rsidR="004B5056" w:rsidRPr="004B5056" w14:paraId="48DB24EF" w14:textId="77777777" w:rsidTr="004C6B3B">
        <w:trPr>
          <w:trHeight w:val="159"/>
        </w:trPr>
        <w:tc>
          <w:tcPr>
            <w:tcW w:w="8963" w:type="dxa"/>
            <w:shd w:val="clear" w:color="auto" w:fill="auto"/>
          </w:tcPr>
          <w:p w14:paraId="1E91579F" w14:textId="77777777" w:rsidR="004B5056" w:rsidRPr="004B5056" w:rsidRDefault="004B5056" w:rsidP="004B5056">
            <w:pPr>
              <w:keepNext/>
              <w:keepLines/>
              <w:ind w:left="720" w:hanging="720"/>
              <w:jc w:val="center"/>
              <w:rPr>
                <w:rFonts w:ascii="Arial" w:hAnsi="Arial"/>
                <w:b/>
                <w:sz w:val="18"/>
                <w:szCs w:val="22"/>
              </w:rPr>
            </w:pPr>
            <w:r w:rsidRPr="004B5056">
              <w:rPr>
                <w:rFonts w:ascii="Arial" w:hAnsi="Arial"/>
                <w:b/>
                <w:i/>
                <w:sz w:val="18"/>
                <w:szCs w:val="22"/>
              </w:rPr>
              <w:t>PUCCH-Config field descriptions</w:t>
            </w:r>
          </w:p>
        </w:tc>
      </w:tr>
      <w:tr w:rsidR="004B5056" w:rsidRPr="004B5056" w14:paraId="0036D618" w14:textId="77777777" w:rsidTr="004C6B3B">
        <w:trPr>
          <w:trHeight w:val="465"/>
        </w:trPr>
        <w:tc>
          <w:tcPr>
            <w:tcW w:w="8963" w:type="dxa"/>
            <w:shd w:val="clear" w:color="auto" w:fill="auto"/>
          </w:tcPr>
          <w:p w14:paraId="1A24CB2E" w14:textId="77777777" w:rsidR="004B5056" w:rsidRPr="004B5056" w:rsidRDefault="004B5056" w:rsidP="004B5056">
            <w:pPr>
              <w:keepNext/>
              <w:keepLines/>
              <w:ind w:left="720" w:hanging="720"/>
              <w:rPr>
                <w:rFonts w:ascii="Arial" w:hAnsi="Arial"/>
                <w:sz w:val="18"/>
                <w:szCs w:val="22"/>
              </w:rPr>
            </w:pPr>
            <w:r w:rsidRPr="004B5056">
              <w:rPr>
                <w:rFonts w:ascii="Arial" w:hAnsi="Arial"/>
                <w:b/>
                <w:i/>
                <w:sz w:val="18"/>
                <w:szCs w:val="22"/>
              </w:rPr>
              <w:t>dl-DataToUL-ACK</w:t>
            </w:r>
          </w:p>
          <w:p w14:paraId="10935BD6" w14:textId="77777777" w:rsidR="004B5056" w:rsidRPr="004B5056" w:rsidRDefault="004B5056" w:rsidP="004B5056">
            <w:pPr>
              <w:keepNext/>
              <w:keepLines/>
              <w:ind w:left="720" w:hanging="720"/>
              <w:rPr>
                <w:rFonts w:ascii="Arial" w:hAnsi="Arial"/>
                <w:sz w:val="18"/>
                <w:szCs w:val="22"/>
              </w:rPr>
            </w:pPr>
            <w:r w:rsidRPr="004B5056">
              <w:rPr>
                <w:rFonts w:ascii="Arial" w:hAnsi="Arial"/>
                <w:sz w:val="18"/>
                <w:szCs w:val="22"/>
              </w:rPr>
              <w:t xml:space="preserve">List of timing for given PDSCH to the DL ACK. </w:t>
            </w:r>
            <w:r w:rsidRPr="004B5056">
              <w:rPr>
                <w:rFonts w:ascii="Arial" w:hAnsi="Arial"/>
                <w:strike/>
                <w:color w:val="FF0000"/>
                <w:sz w:val="18"/>
                <w:szCs w:val="22"/>
              </w:rPr>
              <w:t xml:space="preserve">In this version of the specification only the values [0..8] are applicable. </w:t>
            </w:r>
            <w:r w:rsidRPr="004B5056">
              <w:rPr>
                <w:rFonts w:ascii="Arial" w:hAnsi="Arial"/>
                <w:sz w:val="18"/>
                <w:szCs w:val="22"/>
              </w:rPr>
              <w:t>Corresponds to L1 parameter 'Slot-timing-value-K1' (see TS 38.213, section FFS_Section).</w:t>
            </w:r>
          </w:p>
        </w:tc>
      </w:tr>
    </w:tbl>
    <w:p w14:paraId="52C016C8" w14:textId="6561E9E1" w:rsidR="004B5056" w:rsidRDefault="004B5056" w:rsidP="004B5056"/>
    <w:p w14:paraId="78565033" w14:textId="2F7DA73B" w:rsidR="00B347BB" w:rsidRPr="00B347BB" w:rsidRDefault="00B347BB" w:rsidP="004B5056">
      <w:pPr>
        <w:rPr>
          <w:b/>
        </w:rPr>
      </w:pPr>
      <w:r w:rsidRPr="00B347BB">
        <w:rPr>
          <w:b/>
        </w:rPr>
        <w:t>Friday session</w:t>
      </w:r>
    </w:p>
    <w:p w14:paraId="028558FB" w14:textId="2A1DB930" w:rsidR="00B347BB" w:rsidRPr="00B347BB" w:rsidRDefault="00B347BB" w:rsidP="004B5056">
      <w:pPr>
        <w:rPr>
          <w:b/>
        </w:rPr>
      </w:pPr>
      <w:r w:rsidRPr="00B347BB">
        <w:rPr>
          <w:b/>
        </w:rPr>
        <w:t>R1-1809930</w:t>
      </w:r>
      <w:r w:rsidRPr="00B347BB">
        <w:rPr>
          <w:b/>
        </w:rPr>
        <w:tab/>
        <w:t>[DRAFT] LS on K1 Slot Offset</w:t>
      </w:r>
      <w:r w:rsidRPr="00B347BB">
        <w:rPr>
          <w:b/>
        </w:rPr>
        <w:tab/>
        <w:t>Qualcomm</w:t>
      </w:r>
    </w:p>
    <w:p w14:paraId="30FF96D3" w14:textId="5BCA203E" w:rsidR="00B347BB" w:rsidRPr="00BD0234" w:rsidRDefault="00B347BB" w:rsidP="00B347BB">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w:t>
      </w:r>
      <w:r>
        <w:rPr>
          <w:rFonts w:ascii="Times New Roman" w:hAnsi="Times New Roman"/>
          <w:szCs w:val="20"/>
        </w:rPr>
        <w:t xml:space="preserve">raft LS is endorsed and final LS is </w:t>
      </w:r>
      <w:r w:rsidRPr="00B347BB">
        <w:rPr>
          <w:rFonts w:ascii="Times New Roman" w:hAnsi="Times New Roman"/>
          <w:szCs w:val="20"/>
          <w:highlight w:val="green"/>
        </w:rPr>
        <w:t>approved in R1-1809982</w:t>
      </w:r>
      <w:r>
        <w:rPr>
          <w:rFonts w:ascii="Times New Roman" w:hAnsi="Times New Roman"/>
          <w:szCs w:val="20"/>
        </w:rPr>
        <w:t>.</w:t>
      </w:r>
    </w:p>
    <w:p w14:paraId="51563FD4" w14:textId="77777777" w:rsidR="00B347BB" w:rsidRPr="004B5056" w:rsidRDefault="00B347BB" w:rsidP="004B5056"/>
    <w:p w14:paraId="270B381B" w14:textId="77777777" w:rsidR="00B347BB" w:rsidRPr="00B347BB" w:rsidRDefault="00B347BB" w:rsidP="00B347BB">
      <w:pPr>
        <w:ind w:left="720" w:hanging="720"/>
      </w:pPr>
      <w:r w:rsidRPr="00B347BB">
        <w:rPr>
          <w:b/>
          <w:bCs/>
          <w:u w:val="single"/>
        </w:rPr>
        <w:t>Observation:</w:t>
      </w:r>
    </w:p>
    <w:p w14:paraId="74742B4A" w14:textId="77777777" w:rsidR="00B347BB" w:rsidRPr="00B347BB" w:rsidRDefault="00B347BB" w:rsidP="00B347BB">
      <w:pPr>
        <w:ind w:left="720" w:hanging="720"/>
        <w:rPr>
          <w:rFonts w:ascii="Calibri" w:hAnsi="Calibri" w:cs="Calibri"/>
          <w:sz w:val="22"/>
          <w:szCs w:val="22"/>
        </w:rPr>
      </w:pPr>
      <w:r w:rsidRPr="00B347BB">
        <w:t>The following are noted by RAN1 as already supported in 38.331</w:t>
      </w:r>
    </w:p>
    <w:p w14:paraId="27AD9AAA" w14:textId="77777777" w:rsidR="00B347BB" w:rsidRPr="00B347BB" w:rsidRDefault="00B347BB" w:rsidP="00FD2787">
      <w:pPr>
        <w:numPr>
          <w:ilvl w:val="0"/>
          <w:numId w:val="246"/>
        </w:numPr>
        <w:rPr>
          <w:lang w:eastAsia="x-none"/>
        </w:rPr>
      </w:pPr>
      <w:r w:rsidRPr="00B347BB">
        <w:rPr>
          <w:rFonts w:eastAsia="Times New Roman"/>
          <w:szCs w:val="20"/>
          <w:lang w:eastAsia="x-none"/>
        </w:rPr>
        <w:t>The scheduling parameters K0 and K2 may be configured from the set of values {0,1,2,3,…,32}</w:t>
      </w:r>
    </w:p>
    <w:p w14:paraId="4A132B12" w14:textId="77777777" w:rsidR="00B347BB" w:rsidRPr="00B347BB" w:rsidRDefault="00B347BB" w:rsidP="00B347BB">
      <w:pPr>
        <w:ind w:leftChars="400" w:left="1520" w:hanging="720"/>
        <w:rPr>
          <w:lang w:eastAsia="x-none"/>
        </w:rPr>
      </w:pPr>
    </w:p>
    <w:p w14:paraId="5C683E09" w14:textId="77777777" w:rsidR="00B347BB" w:rsidRPr="00B347BB" w:rsidRDefault="00B347BB" w:rsidP="00B347BB">
      <w:pPr>
        <w:ind w:left="720" w:hanging="720"/>
        <w:rPr>
          <w:szCs w:val="20"/>
          <w:highlight w:val="darkYellow"/>
        </w:rPr>
      </w:pPr>
      <w:r w:rsidRPr="00B347BB">
        <w:rPr>
          <w:b/>
          <w:bCs/>
          <w:szCs w:val="20"/>
          <w:highlight w:val="darkYellow"/>
          <w:u w:val="single"/>
        </w:rPr>
        <w:t>Working assumption:</w:t>
      </w:r>
      <w:r w:rsidRPr="00B347BB">
        <w:rPr>
          <w:szCs w:val="20"/>
          <w:highlight w:val="darkYellow"/>
        </w:rPr>
        <w:t xml:space="preserve"> </w:t>
      </w:r>
    </w:p>
    <w:p w14:paraId="2620B9B6" w14:textId="77777777" w:rsidR="00B347BB" w:rsidRPr="00B347BB" w:rsidRDefault="00B347BB" w:rsidP="00FD2787">
      <w:pPr>
        <w:numPr>
          <w:ilvl w:val="0"/>
          <w:numId w:val="272"/>
        </w:numPr>
        <w:rPr>
          <w:rFonts w:cs="Calibri"/>
          <w:szCs w:val="20"/>
          <w:lang w:eastAsia="x-none"/>
        </w:rPr>
      </w:pPr>
      <w:r w:rsidRPr="00B347BB">
        <w:rPr>
          <w:rFonts w:eastAsia="Times New Roman"/>
          <w:szCs w:val="20"/>
          <w:lang w:eastAsia="x-none"/>
        </w:rPr>
        <w:t>The UE is not required to store more than 16 scheduling DCI for PDSCH on a given cell, among all scheduling DCI received prior and up to the current slot</w:t>
      </w:r>
    </w:p>
    <w:p w14:paraId="508137CF" w14:textId="77777777" w:rsidR="00B347BB" w:rsidRPr="00B347BB" w:rsidRDefault="00B347BB" w:rsidP="00FD2787">
      <w:pPr>
        <w:numPr>
          <w:ilvl w:val="1"/>
          <w:numId w:val="272"/>
        </w:numPr>
        <w:rPr>
          <w:rFonts w:cs="Calibri"/>
          <w:szCs w:val="20"/>
          <w:lang w:eastAsia="x-none"/>
        </w:rPr>
      </w:pPr>
      <w:r w:rsidRPr="00B347BB">
        <w:rPr>
          <w:rFonts w:cs="Calibri"/>
          <w:szCs w:val="20"/>
          <w:lang w:eastAsia="x-none"/>
        </w:rPr>
        <w:t>FFS the applicability to broadcast PDSCH or not</w:t>
      </w:r>
    </w:p>
    <w:p w14:paraId="0846DEFD" w14:textId="77777777" w:rsidR="00B347BB" w:rsidRPr="00B347BB" w:rsidRDefault="00B347BB" w:rsidP="00FD2787">
      <w:pPr>
        <w:numPr>
          <w:ilvl w:val="1"/>
          <w:numId w:val="272"/>
        </w:numPr>
        <w:rPr>
          <w:rFonts w:cs="Calibri"/>
          <w:szCs w:val="20"/>
          <w:lang w:eastAsia="x-none"/>
        </w:rPr>
      </w:pPr>
      <w:r w:rsidRPr="00B347BB">
        <w:rPr>
          <w:rFonts w:cs="Calibri"/>
          <w:szCs w:val="20"/>
          <w:lang w:eastAsia="x-none"/>
        </w:rPr>
        <w:t>FFS the applicability to activation/deactivation DCI</w:t>
      </w:r>
    </w:p>
    <w:p w14:paraId="21E53AC5" w14:textId="77777777" w:rsidR="00B347BB" w:rsidRPr="00B347BB" w:rsidRDefault="00B347BB" w:rsidP="00FD2787">
      <w:pPr>
        <w:numPr>
          <w:ilvl w:val="0"/>
          <w:numId w:val="272"/>
        </w:numPr>
        <w:rPr>
          <w:rFonts w:cs="Calibri"/>
          <w:szCs w:val="20"/>
          <w:lang w:eastAsia="x-none"/>
        </w:rPr>
      </w:pPr>
      <w:r w:rsidRPr="00B347BB">
        <w:rPr>
          <w:rFonts w:eastAsia="Times New Roman"/>
          <w:szCs w:val="20"/>
          <w:lang w:eastAsia="x-none"/>
        </w:rPr>
        <w:t>The UE is not required to store more than 16 scheduling DCI for PUSCH on a given cell, among all scheduling DCI received prior and up to the current slot</w:t>
      </w:r>
    </w:p>
    <w:p w14:paraId="720C6D82" w14:textId="77777777" w:rsidR="00B347BB" w:rsidRPr="00B347BB" w:rsidRDefault="00B347BB" w:rsidP="00B347BB">
      <w:pPr>
        <w:rPr>
          <w:highlight w:val="yellow"/>
        </w:rPr>
      </w:pPr>
    </w:p>
    <w:p w14:paraId="61D1FB2D" w14:textId="77777777" w:rsidR="00B347BB" w:rsidRPr="00B347BB" w:rsidRDefault="00B347BB" w:rsidP="00B347BB">
      <w:pPr>
        <w:rPr>
          <w:b/>
        </w:rPr>
      </w:pPr>
      <w:r w:rsidRPr="00B347BB">
        <w:rPr>
          <w:b/>
        </w:rPr>
        <w:t>R1-1809953</w:t>
      </w:r>
      <w:r w:rsidRPr="00B347BB">
        <w:rPr>
          <w:b/>
        </w:rPr>
        <w:tab/>
        <w:t>UE Processing Time and UCI Multiplexing TPs for 38.213 and 38.214</w:t>
      </w:r>
      <w:r w:rsidRPr="00B347BB">
        <w:rPr>
          <w:b/>
        </w:rPr>
        <w:tab/>
        <w:t>Qualcomm</w:t>
      </w:r>
    </w:p>
    <w:p w14:paraId="4F9DDD5D" w14:textId="1FC85394" w:rsidR="00B347BB" w:rsidRPr="00B347BB" w:rsidRDefault="00B347BB" w:rsidP="00B347BB">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 xml:space="preserve">noted. </w:t>
      </w:r>
      <w:r w:rsidRPr="00B347BB">
        <w:t xml:space="preserve">Companies are encouraged to check R1-1809953. </w:t>
      </w:r>
    </w:p>
    <w:p w14:paraId="4E54DFA3" w14:textId="4EF21926" w:rsidR="004B5056" w:rsidRDefault="004B5056" w:rsidP="00D41158"/>
    <w:p w14:paraId="14B22618" w14:textId="77777777" w:rsidR="004B5056" w:rsidRPr="00D41158" w:rsidRDefault="004B5056" w:rsidP="00D41158"/>
    <w:p w14:paraId="71A16897" w14:textId="77777777" w:rsidR="002420FC" w:rsidRDefault="002420FC" w:rsidP="004B5056">
      <w:pPr>
        <w:pBdr>
          <w:top w:val="single" w:sz="4" w:space="1" w:color="auto"/>
        </w:pBdr>
        <w:ind w:left="720" w:hanging="720"/>
        <w:rPr>
          <w:lang w:eastAsia="x-none"/>
        </w:rPr>
      </w:pPr>
    </w:p>
    <w:p w14:paraId="1FF11A67" w14:textId="6AAABBDE" w:rsidR="00F54A2C" w:rsidRPr="00320B2F" w:rsidRDefault="001B7BF2" w:rsidP="00320B2F">
      <w:pPr>
        <w:ind w:left="720" w:hanging="720"/>
        <w:rPr>
          <w:b/>
          <w:lang w:eastAsia="x-none"/>
        </w:rPr>
      </w:pPr>
      <w:hyperlink r:id="rId1309" w:history="1">
        <w:r w:rsidR="00D93AE1">
          <w:rPr>
            <w:rStyle w:val="Hyperlink"/>
            <w:b/>
            <w:lang w:eastAsia="x-none"/>
          </w:rPr>
          <w:t>R1-1809767</w:t>
        </w:r>
      </w:hyperlink>
      <w:r w:rsidR="00320B2F" w:rsidRPr="00320B2F">
        <w:rPr>
          <w:b/>
          <w:lang w:eastAsia="x-none"/>
        </w:rPr>
        <w:tab/>
        <w:t>Offline summary for UL data transmission procedure</w:t>
      </w:r>
      <w:r w:rsidR="00320B2F" w:rsidRPr="00320B2F">
        <w:rPr>
          <w:b/>
          <w:lang w:eastAsia="x-none"/>
        </w:rPr>
        <w:tab/>
        <w:t>NTT DOCOMO</w:t>
      </w:r>
    </w:p>
    <w:p w14:paraId="08D24A24" w14:textId="77777777" w:rsidR="002420FC" w:rsidRPr="00BD0234" w:rsidRDefault="002420FC" w:rsidP="002420FC">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249751C9" w14:textId="63F3A14D" w:rsidR="00320B2F" w:rsidRDefault="00320B2F" w:rsidP="00320B2F">
      <w:pPr>
        <w:ind w:left="720" w:hanging="720"/>
        <w:rPr>
          <w:lang w:eastAsia="x-none"/>
        </w:rPr>
      </w:pPr>
    </w:p>
    <w:p w14:paraId="5E6D7E49" w14:textId="77777777" w:rsidR="0037532F" w:rsidRPr="000C7230" w:rsidRDefault="0037532F" w:rsidP="0037532F">
      <w:pPr>
        <w:rPr>
          <w:szCs w:val="20"/>
        </w:rPr>
      </w:pPr>
      <w:r w:rsidRPr="000C7230">
        <w:rPr>
          <w:szCs w:val="20"/>
        </w:rPr>
        <w:t>Proposals:</w:t>
      </w:r>
    </w:p>
    <w:p w14:paraId="2992B154" w14:textId="77777777" w:rsidR="0037532F" w:rsidRPr="000C7230" w:rsidRDefault="0037532F" w:rsidP="008E772F">
      <w:pPr>
        <w:numPr>
          <w:ilvl w:val="0"/>
          <w:numId w:val="102"/>
        </w:numPr>
        <w:rPr>
          <w:szCs w:val="20"/>
        </w:rPr>
      </w:pPr>
      <w:r w:rsidRPr="000C7230">
        <w:rPr>
          <w:szCs w:val="20"/>
        </w:rPr>
        <w:t>To adopt the following TP to 8.3 of 38.213:</w:t>
      </w:r>
    </w:p>
    <w:p w14:paraId="7BA9B230" w14:textId="77777777" w:rsidR="0037532F" w:rsidRPr="000C7230" w:rsidRDefault="0037532F" w:rsidP="0037532F">
      <w:pPr>
        <w:ind w:left="720" w:hanging="720"/>
        <w:rPr>
          <w:rFonts w:eastAsia="Yu Mincho"/>
          <w:color w:val="FF0000"/>
          <w:szCs w:val="20"/>
          <w:u w:val="single"/>
        </w:rPr>
      </w:pPr>
      <w:r w:rsidRPr="000C7230">
        <w:rPr>
          <w:rFonts w:eastAsia="Yu Mincho"/>
          <w:szCs w:val="20"/>
        </w:rPr>
        <w:lastRenderedPageBreak/>
        <w:t>An UL BWP, as described in Subclause 12 and in [4, TS 38.211], for Msg3 PUSCH transmission is indicated by higher layers.</w:t>
      </w:r>
      <w:r w:rsidRPr="000C7230">
        <w:rPr>
          <w:rFonts w:eastAsia="Yu Mincho"/>
          <w:color w:val="FF0000"/>
          <w:szCs w:val="20"/>
          <w:u w:val="single"/>
        </w:rPr>
        <w:t xml:space="preserve"> </w:t>
      </w:r>
      <w:r w:rsidRPr="000C7230">
        <w:rPr>
          <w:color w:val="FF0000"/>
          <w:szCs w:val="20"/>
          <w:u w:val="single"/>
        </w:rPr>
        <w:t>When determining the frequency domain resource allocation for Msg3 PUSCH transmission within the active UL BWP, the initial UL BWP shall be used, if the active BWP and the initial BWP have the same  and the active BWP includes all the PRBs of the initial BWP, or the active BWP is the initial BWP. Otherwise the active UL BWP shall be used.</w:t>
      </w:r>
    </w:p>
    <w:p w14:paraId="3825D100" w14:textId="77777777" w:rsidR="0037532F" w:rsidRPr="000C7230" w:rsidRDefault="0037532F" w:rsidP="0037532F"/>
    <w:p w14:paraId="1DCFC6B1" w14:textId="77777777" w:rsidR="0037532F" w:rsidRPr="000C7230" w:rsidRDefault="0037532F" w:rsidP="0037532F">
      <w:pPr>
        <w:rPr>
          <w:szCs w:val="20"/>
        </w:rPr>
      </w:pPr>
      <w:r w:rsidRPr="000C7230">
        <w:rPr>
          <w:szCs w:val="20"/>
        </w:rPr>
        <w:t>Proposals:</w:t>
      </w:r>
    </w:p>
    <w:p w14:paraId="47063809" w14:textId="77777777" w:rsidR="0037532F" w:rsidRPr="000C7230" w:rsidRDefault="0037532F" w:rsidP="008E772F">
      <w:pPr>
        <w:pStyle w:val="ListParagraph"/>
        <w:numPr>
          <w:ilvl w:val="0"/>
          <w:numId w:val="100"/>
        </w:numPr>
        <w:rPr>
          <w:lang w:val="en-US"/>
        </w:rPr>
      </w:pPr>
      <w:r w:rsidRPr="000C7230">
        <w:rPr>
          <w:lang w:val="en-US"/>
        </w:rPr>
        <w:t xml:space="preserve">For MSG3 transmission and retransmission, when transform precoding is enabled, UE ignores the previously configured UE-specific parameters by dedicated signalling (for sequence hopping and mcs-tableTransformProcoder) but only applies cell-specific parameters. Sequence hopping should be considered as disabled for DMRS sequence generation, </w:t>
      </w:r>
      <w:r w:rsidRPr="000C7230">
        <w:rPr>
          <w:color w:val="FF0000"/>
          <w:lang w:val="en-US"/>
        </w:rPr>
        <w:t>MCS table for transform precoder applies the value 64QAM</w:t>
      </w:r>
      <w:r w:rsidRPr="000C7230">
        <w:rPr>
          <w:lang w:val="en-US"/>
        </w:rPr>
        <w:t xml:space="preserve">. Further, groupHoppingEnabledTransformPrecoding in PUSCH-ConfigCommon should be interpreted as follows: (1) absent: both group hopping and sequence hopping disabled; (2) enabled: group hopping enabled, sequence hopping disabled; (3) </w:t>
      </w:r>
      <w:r w:rsidRPr="000C7230">
        <w:rPr>
          <w:color w:val="FF0000"/>
          <w:u w:val="single"/>
          <w:lang w:val="en-US"/>
        </w:rPr>
        <w:t>disabled: group hopping disabled</w:t>
      </w:r>
      <w:r w:rsidRPr="000C7230">
        <w:rPr>
          <w:lang w:val="en-US"/>
        </w:rPr>
        <w:t>, sequence hopping disabled</w:t>
      </w:r>
    </w:p>
    <w:p w14:paraId="54A092E6" w14:textId="77777777" w:rsidR="0037532F" w:rsidRPr="000C7230" w:rsidRDefault="0037532F" w:rsidP="008E772F">
      <w:pPr>
        <w:pStyle w:val="ListParagraph"/>
        <w:numPr>
          <w:ilvl w:val="0"/>
          <w:numId w:val="100"/>
        </w:numPr>
        <w:rPr>
          <w:lang w:val="en-US"/>
        </w:rPr>
      </w:pPr>
      <w:r w:rsidRPr="000C7230">
        <w:rPr>
          <w:lang w:val="en-US"/>
        </w:rPr>
        <w:t>For PUSCH transmission including configured grant, if transform precoding is enabled, it follows the same default configuration as MSG3 transform precoding if dedicated signalling parameters are absent. Sequence hopping should be considered as disabled for DMRS sequence generation, MCS table for transform precoder applies the value 64QAM</w:t>
      </w:r>
    </w:p>
    <w:p w14:paraId="2F307565" w14:textId="77777777" w:rsidR="0037532F" w:rsidRPr="0037532F" w:rsidRDefault="0037532F" w:rsidP="0037532F">
      <w:pPr>
        <w:spacing w:afterLines="50" w:after="120"/>
        <w:ind w:left="720" w:hanging="720"/>
        <w:jc w:val="both"/>
        <w:rPr>
          <w:rFonts w:eastAsia="DengXian"/>
          <w:szCs w:val="20"/>
          <w:lang w:val="en-US"/>
        </w:rPr>
      </w:pPr>
      <w:r w:rsidRPr="000C7230">
        <w:rPr>
          <w:rFonts w:eastAsia="DengXian" w:hint="eastAsia"/>
          <w:szCs w:val="20"/>
          <w:lang w:val="en-US"/>
        </w:rPr>
        <w:t>In RAN2, there is an on-going discussion on how the default assumptions/values for L1 parameters are captured in the specs. They may ask us to check/capture the default assumptions/values. Once above is agreed, the agreements captured in the same way as other L1 parameters.</w:t>
      </w:r>
    </w:p>
    <w:p w14:paraId="147FE9CE" w14:textId="680BD49F" w:rsidR="004927AC" w:rsidRDefault="004927AC" w:rsidP="00320B2F">
      <w:pPr>
        <w:ind w:left="720" w:hanging="720"/>
        <w:rPr>
          <w:lang w:val="en-US" w:eastAsia="x-none"/>
        </w:rPr>
      </w:pPr>
    </w:p>
    <w:p w14:paraId="28E8D412" w14:textId="37906ECC" w:rsidR="000C7230" w:rsidRPr="00B347BB" w:rsidRDefault="000C7230" w:rsidP="00320B2F">
      <w:pPr>
        <w:ind w:left="720" w:hanging="720"/>
        <w:rPr>
          <w:b/>
          <w:lang w:val="en-US" w:eastAsia="x-none"/>
        </w:rPr>
      </w:pPr>
      <w:r w:rsidRPr="00B347BB">
        <w:rPr>
          <w:b/>
          <w:lang w:val="en-US" w:eastAsia="x-none"/>
        </w:rPr>
        <w:t>Thursday session</w:t>
      </w:r>
    </w:p>
    <w:p w14:paraId="3AF748B3" w14:textId="757A98F9" w:rsidR="000C7230" w:rsidRPr="00B347BB" w:rsidRDefault="001B7BF2" w:rsidP="00320B2F">
      <w:pPr>
        <w:ind w:left="720" w:hanging="720"/>
        <w:rPr>
          <w:b/>
          <w:lang w:val="en-US" w:eastAsia="x-none"/>
        </w:rPr>
      </w:pPr>
      <w:hyperlink r:id="rId1310" w:history="1">
        <w:r w:rsidR="00D93AE1" w:rsidRPr="00B347BB">
          <w:rPr>
            <w:rStyle w:val="Hyperlink"/>
            <w:b/>
            <w:lang w:val="en-US" w:eastAsia="x-none"/>
          </w:rPr>
          <w:t>R1-1809898</w:t>
        </w:r>
      </w:hyperlink>
      <w:r w:rsidR="000C7230" w:rsidRPr="00B347BB">
        <w:rPr>
          <w:b/>
          <w:lang w:val="en-US" w:eastAsia="x-none"/>
        </w:rPr>
        <w:tab/>
        <w:t>Corrections on UL data transmission procedure</w:t>
      </w:r>
      <w:r w:rsidR="000C7230" w:rsidRPr="00B347BB">
        <w:rPr>
          <w:b/>
          <w:lang w:val="en-US" w:eastAsia="x-none"/>
        </w:rPr>
        <w:tab/>
        <w:t>NTT DOCOMO</w:t>
      </w:r>
    </w:p>
    <w:p w14:paraId="334D35F6" w14:textId="77777777" w:rsidR="000C7230" w:rsidRPr="00BD0234" w:rsidRDefault="000C7230" w:rsidP="000C723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07EBF418" w14:textId="569D6804" w:rsidR="0037532F" w:rsidRDefault="0037532F" w:rsidP="00320B2F">
      <w:pPr>
        <w:ind w:left="720" w:hanging="720"/>
        <w:rPr>
          <w:lang w:eastAsia="x-none"/>
        </w:rPr>
      </w:pPr>
    </w:p>
    <w:p w14:paraId="18909161" w14:textId="77777777" w:rsidR="000C7230" w:rsidRPr="000C7230" w:rsidRDefault="000C7230" w:rsidP="000C7230">
      <w:pPr>
        <w:rPr>
          <w:lang w:val="en-US"/>
        </w:rPr>
      </w:pPr>
      <w:r w:rsidRPr="000C7230">
        <w:rPr>
          <w:highlight w:val="green"/>
          <w:lang w:val="en-US"/>
        </w:rPr>
        <w:t>Agreements</w:t>
      </w:r>
      <w:r w:rsidRPr="000C7230">
        <w:rPr>
          <w:lang w:val="en-US"/>
        </w:rPr>
        <w:t>:</w:t>
      </w:r>
    </w:p>
    <w:p w14:paraId="7D25EA4F" w14:textId="29ED314F" w:rsidR="000C7230" w:rsidRDefault="000C7230" w:rsidP="00FD2787">
      <w:pPr>
        <w:numPr>
          <w:ilvl w:val="0"/>
          <w:numId w:val="248"/>
        </w:numPr>
        <w:rPr>
          <w:lang w:val="en-US"/>
        </w:rPr>
      </w:pPr>
      <w:r w:rsidRPr="000C7230">
        <w:rPr>
          <w:lang w:val="en-US"/>
        </w:rPr>
        <w:t>To adopt the following TP to 8.3 of 38.213</w:t>
      </w:r>
    </w:p>
    <w:p w14:paraId="0B897EE4" w14:textId="6A6768AC" w:rsidR="000C7230" w:rsidRPr="000C7230" w:rsidRDefault="000C7230" w:rsidP="000C7230">
      <w:pPr>
        <w:rPr>
          <w:lang w:val="en-US"/>
        </w:rPr>
      </w:pPr>
      <w:r>
        <w:rPr>
          <w:lang w:val="en-US"/>
        </w:rPr>
        <w:t>===== start of TP =====</w:t>
      </w:r>
    </w:p>
    <w:p w14:paraId="329AE21E" w14:textId="77777777" w:rsidR="000C7230" w:rsidRPr="000C7230" w:rsidRDefault="000C7230" w:rsidP="000C7230">
      <w:pPr>
        <w:ind w:left="720" w:hanging="720"/>
        <w:rPr>
          <w:rFonts w:cs="Times"/>
          <w:color w:val="FF0000"/>
          <w:u w:val="single"/>
        </w:rPr>
      </w:pPr>
      <w:r w:rsidRPr="000C7230">
        <w:rPr>
          <w:rFonts w:cs="Times"/>
        </w:rPr>
        <w:t xml:space="preserve">An UL BWP, as described in Subclause 12 and in [4, TS 38.211], for Msg3 PUSCH transmission is indicated by higher layers. </w:t>
      </w:r>
      <w:r w:rsidRPr="000C7230">
        <w:rPr>
          <w:rFonts w:cs="Times"/>
          <w:color w:val="FF0000"/>
          <w:u w:val="single"/>
        </w:rPr>
        <w:t xml:space="preserve">When determining the frequency domain resource allocation for Msg3 PUSCH transmission within the active UL BWP, the initial UL BWP shall be used, if the active UL BWP and the initial UL BWP have the same SCS and the same CP length and the active UL BWP includes all the PRBs of the initial UL BWP, or the active UL BWP is the initial UL BWP. </w:t>
      </w:r>
    </w:p>
    <w:p w14:paraId="7AE177D4" w14:textId="77777777" w:rsidR="000C7230" w:rsidRPr="000C7230" w:rsidRDefault="000C7230" w:rsidP="000C7230">
      <w:pPr>
        <w:ind w:left="720" w:hanging="720"/>
        <w:rPr>
          <w:rFonts w:cs="Times"/>
          <w:color w:val="FF0000"/>
          <w:u w:val="single"/>
        </w:rPr>
      </w:pPr>
      <w:r w:rsidRPr="000C7230">
        <w:rPr>
          <w:rFonts w:cs="Times"/>
          <w:color w:val="FF0000"/>
          <w:u w:val="single"/>
        </w:rPr>
        <w:t>Otherwise the RB numbering for the scheduled PUSCH starts from starting RB of the active UL BWP and the maximum number of RBs possible for resource allocation is given by the size of the initial UL BWP.</w:t>
      </w:r>
    </w:p>
    <w:p w14:paraId="36BF058A" w14:textId="14B535B8" w:rsidR="000C7230" w:rsidRDefault="000C7230" w:rsidP="000C7230">
      <w:pPr>
        <w:ind w:left="720" w:hanging="720"/>
        <w:rPr>
          <w:b/>
        </w:rPr>
      </w:pPr>
      <w:r>
        <w:rPr>
          <w:b/>
        </w:rPr>
        <w:t>===== end of TP =====</w:t>
      </w:r>
    </w:p>
    <w:p w14:paraId="06DA8EBE" w14:textId="77777777" w:rsidR="000C7230" w:rsidRPr="000C7230" w:rsidRDefault="000C7230" w:rsidP="000C7230">
      <w:pPr>
        <w:ind w:left="720" w:hanging="720"/>
        <w:rPr>
          <w:b/>
        </w:rPr>
      </w:pPr>
    </w:p>
    <w:p w14:paraId="59444CFB" w14:textId="77777777" w:rsidR="000C7230" w:rsidRPr="000C7230" w:rsidRDefault="000C7230" w:rsidP="000C7230">
      <w:pPr>
        <w:rPr>
          <w:szCs w:val="20"/>
        </w:rPr>
      </w:pPr>
      <w:r w:rsidRPr="000C7230">
        <w:rPr>
          <w:szCs w:val="20"/>
          <w:highlight w:val="green"/>
        </w:rPr>
        <w:t>Agreements</w:t>
      </w:r>
      <w:r w:rsidRPr="000C7230">
        <w:rPr>
          <w:szCs w:val="20"/>
        </w:rPr>
        <w:t>:</w:t>
      </w:r>
    </w:p>
    <w:p w14:paraId="2C4A2ED3" w14:textId="77777777" w:rsidR="000C7230" w:rsidRPr="000C7230" w:rsidRDefault="000C7230" w:rsidP="00FD2787">
      <w:pPr>
        <w:numPr>
          <w:ilvl w:val="0"/>
          <w:numId w:val="248"/>
        </w:numPr>
        <w:rPr>
          <w:szCs w:val="20"/>
        </w:rPr>
      </w:pPr>
      <w:r w:rsidRPr="000C7230">
        <w:rPr>
          <w:szCs w:val="20"/>
        </w:rPr>
        <w:t>For MSG3 transmission and retransmission, when transform precoding is enabled, UE ignores the previously configured UE-specific parameters by dedicated signalling (for sequence hopping) but only applies cell-specific parameters. Sequence hopping should be considered as disabled for DMRS sequence generation. Further, groupHoppingEnabledTransformPrecoding in PUSCH-ConfigCommon should be interpreted as follows: (1) absent: both group hopping and sequence hopping disabled; (2) enabled: group hopping enabled, sequence hopping disabled.</w:t>
      </w:r>
    </w:p>
    <w:p w14:paraId="34F30EDF" w14:textId="77777777" w:rsidR="000C7230" w:rsidRPr="000C7230" w:rsidRDefault="000C7230" w:rsidP="00FD2787">
      <w:pPr>
        <w:numPr>
          <w:ilvl w:val="0"/>
          <w:numId w:val="248"/>
        </w:numPr>
        <w:rPr>
          <w:szCs w:val="20"/>
        </w:rPr>
      </w:pPr>
      <w:r w:rsidRPr="000C7230">
        <w:rPr>
          <w:szCs w:val="20"/>
        </w:rPr>
        <w:t>For PUSCH transmission including configured grant, if transform precoding is enabled, it follows the same default configuration as MSG3 transform precoding if dedicated signalling parameters are absent. Sequence hopping should be considered as disabled for DMRS sequence generation.</w:t>
      </w:r>
    </w:p>
    <w:p w14:paraId="6B8E6005" w14:textId="77777777" w:rsidR="000C7230" w:rsidRPr="000C7230" w:rsidRDefault="000C7230" w:rsidP="000C7230">
      <w:pPr>
        <w:rPr>
          <w:lang w:val="en-US"/>
        </w:rPr>
      </w:pPr>
    </w:p>
    <w:p w14:paraId="500685F1" w14:textId="77777777" w:rsidR="000C7230" w:rsidRPr="000C7230" w:rsidRDefault="000C7230" w:rsidP="000C7230">
      <w:pPr>
        <w:rPr>
          <w:lang w:val="en-US"/>
        </w:rPr>
      </w:pPr>
      <w:r w:rsidRPr="000C7230">
        <w:rPr>
          <w:highlight w:val="green"/>
          <w:lang w:val="en-US"/>
        </w:rPr>
        <w:t>Agreements</w:t>
      </w:r>
      <w:r w:rsidRPr="000C7230">
        <w:rPr>
          <w:lang w:val="en-US"/>
        </w:rPr>
        <w:t>:</w:t>
      </w:r>
    </w:p>
    <w:p w14:paraId="254D5E92" w14:textId="5ED0D35D" w:rsidR="000C7230" w:rsidRPr="000C7230" w:rsidRDefault="000C7230" w:rsidP="00FD2787">
      <w:pPr>
        <w:numPr>
          <w:ilvl w:val="0"/>
          <w:numId w:val="249"/>
        </w:numPr>
        <w:rPr>
          <w:lang w:val="en-US"/>
        </w:rPr>
      </w:pPr>
      <w:r w:rsidRPr="000C7230">
        <w:rPr>
          <w:lang w:val="en-US"/>
        </w:rPr>
        <w:t xml:space="preserve">The TP in Section 2.3 in </w:t>
      </w:r>
      <w:hyperlink r:id="rId1311" w:history="1">
        <w:r w:rsidR="00D93AE1">
          <w:rPr>
            <w:rStyle w:val="Hyperlink"/>
            <w:lang w:val="en-US"/>
          </w:rPr>
          <w:t>R1-1809898</w:t>
        </w:r>
      </w:hyperlink>
      <w:r w:rsidRPr="000C7230">
        <w:rPr>
          <w:lang w:val="en-US"/>
        </w:rPr>
        <w:t xml:space="preserve"> is endorsed (38.214)</w:t>
      </w:r>
    </w:p>
    <w:p w14:paraId="2431CFB9" w14:textId="0CB0ACE7" w:rsidR="000C7230" w:rsidRPr="000C7230" w:rsidRDefault="000C7230" w:rsidP="00FD2787">
      <w:pPr>
        <w:numPr>
          <w:ilvl w:val="0"/>
          <w:numId w:val="249"/>
        </w:numPr>
        <w:rPr>
          <w:lang w:val="en-US"/>
        </w:rPr>
      </w:pPr>
      <w:r w:rsidRPr="000C7230">
        <w:rPr>
          <w:lang w:val="en-US"/>
        </w:rPr>
        <w:t xml:space="preserve">The TP in Section 2.4 in </w:t>
      </w:r>
      <w:hyperlink r:id="rId1312" w:history="1">
        <w:r w:rsidR="00D93AE1">
          <w:rPr>
            <w:rStyle w:val="Hyperlink"/>
            <w:lang w:val="en-US"/>
          </w:rPr>
          <w:t>R1-1809898</w:t>
        </w:r>
      </w:hyperlink>
      <w:r w:rsidRPr="000C7230">
        <w:rPr>
          <w:lang w:val="en-US"/>
        </w:rPr>
        <w:t xml:space="preserve"> is endorsed (38.213)</w:t>
      </w:r>
    </w:p>
    <w:p w14:paraId="25FAA707" w14:textId="77777777" w:rsidR="000C7230" w:rsidRPr="000C7230" w:rsidRDefault="000C7230" w:rsidP="000C7230">
      <w:pPr>
        <w:ind w:left="720" w:hanging="720"/>
        <w:rPr>
          <w:lang w:val="en-US"/>
        </w:rPr>
      </w:pPr>
    </w:p>
    <w:p w14:paraId="1BE68193" w14:textId="77777777" w:rsidR="000C7230" w:rsidRPr="00B86F60" w:rsidRDefault="000C7230" w:rsidP="00FD2787">
      <w:pPr>
        <w:numPr>
          <w:ilvl w:val="0"/>
          <w:numId w:val="250"/>
        </w:numPr>
        <w:ind w:hanging="357"/>
        <w:jc w:val="both"/>
        <w:rPr>
          <w:rFonts w:eastAsia="DengXian"/>
          <w:sz w:val="22"/>
          <w:lang w:val="en-US" w:eastAsia="x-none"/>
        </w:rPr>
      </w:pPr>
      <w:r w:rsidRPr="00B86F60">
        <w:rPr>
          <w:rFonts w:eastAsia="DengXian"/>
          <w:sz w:val="22"/>
          <w:lang w:val="en-US" w:eastAsia="x-none"/>
        </w:rPr>
        <w:t>For a scheduled retransmission of a TB previously transmitted on a configured PUSCH, the UE follows</w:t>
      </w:r>
    </w:p>
    <w:p w14:paraId="7505A98F" w14:textId="77777777" w:rsidR="000C7230" w:rsidRPr="00B86F60" w:rsidRDefault="000C7230" w:rsidP="00FD2787">
      <w:pPr>
        <w:numPr>
          <w:ilvl w:val="0"/>
          <w:numId w:val="250"/>
        </w:numPr>
        <w:ind w:hanging="357"/>
        <w:jc w:val="both"/>
        <w:rPr>
          <w:rFonts w:eastAsia="DengXian"/>
          <w:sz w:val="22"/>
          <w:lang w:val="en-US"/>
        </w:rPr>
      </w:pPr>
      <w:r w:rsidRPr="00B86F60">
        <w:rPr>
          <w:rFonts w:eastAsia="DengXian"/>
          <w:sz w:val="22"/>
          <w:lang w:val="en-US"/>
        </w:rPr>
        <w:t xml:space="preserve">Option 1: the set of parameters provided in </w:t>
      </w:r>
      <w:r w:rsidRPr="00B86F60">
        <w:rPr>
          <w:rFonts w:eastAsia="DengXian"/>
          <w:i/>
          <w:iCs/>
          <w:sz w:val="22"/>
          <w:lang w:val="en-US"/>
        </w:rPr>
        <w:t xml:space="preserve">configuredGrantConfig IE </w:t>
      </w:r>
      <w:r w:rsidRPr="00B86F60">
        <w:rPr>
          <w:rFonts w:eastAsia="DengXian"/>
          <w:sz w:val="22"/>
          <w:lang w:val="en-US"/>
        </w:rPr>
        <w:t xml:space="preserve">that are common to both Type1 and Type2 configured grant – i.e. except those provided specifically for Type1 in </w:t>
      </w:r>
      <w:r w:rsidRPr="00B86F60">
        <w:rPr>
          <w:rFonts w:eastAsia="DengXian"/>
          <w:i/>
          <w:iCs/>
          <w:sz w:val="22"/>
          <w:lang w:val="en-US"/>
        </w:rPr>
        <w:t>rrc-ConfiguredUplinkGrant IE</w:t>
      </w:r>
      <w:r w:rsidRPr="00B86F60">
        <w:rPr>
          <w:rFonts w:eastAsia="DengXian"/>
          <w:sz w:val="22"/>
          <w:lang w:val="en-US"/>
        </w:rPr>
        <w:t xml:space="preserve">. For all other parameters not provided in </w:t>
      </w:r>
      <w:r w:rsidRPr="00B86F60">
        <w:rPr>
          <w:rFonts w:eastAsia="DengXian"/>
          <w:i/>
          <w:iCs/>
          <w:sz w:val="22"/>
          <w:lang w:val="en-US"/>
        </w:rPr>
        <w:t>configuredGrantConfig</w:t>
      </w:r>
      <w:r w:rsidRPr="00B86F60">
        <w:rPr>
          <w:rFonts w:eastAsia="DengXian"/>
          <w:sz w:val="22"/>
          <w:lang w:val="en-US"/>
        </w:rPr>
        <w:t xml:space="preserve">, including those in </w:t>
      </w:r>
      <w:r w:rsidRPr="00B86F60">
        <w:rPr>
          <w:rFonts w:eastAsia="DengXian"/>
          <w:i/>
          <w:iCs/>
          <w:sz w:val="22"/>
          <w:lang w:val="en-US"/>
        </w:rPr>
        <w:t>rrc-ConfiguredUplinkGrant</w:t>
      </w:r>
      <w:r w:rsidRPr="00B86F60">
        <w:rPr>
          <w:rFonts w:eastAsia="DengXian"/>
          <w:sz w:val="22"/>
          <w:lang w:val="en-US"/>
        </w:rPr>
        <w:t xml:space="preserve">, the UE follows the transmission configuration provided by the </w:t>
      </w:r>
      <w:r w:rsidRPr="00B86F60">
        <w:rPr>
          <w:rFonts w:eastAsia="DengXian"/>
          <w:i/>
          <w:iCs/>
          <w:sz w:val="22"/>
          <w:lang w:val="en-US"/>
        </w:rPr>
        <w:t>PUSCH-Config IE</w:t>
      </w:r>
      <w:r w:rsidRPr="00B86F60">
        <w:rPr>
          <w:rFonts w:eastAsia="DengXian"/>
          <w:sz w:val="22"/>
          <w:lang w:val="en-US"/>
        </w:rPr>
        <w:t>.</w:t>
      </w:r>
    </w:p>
    <w:p w14:paraId="7546C5E3" w14:textId="77777777" w:rsidR="000C7230" w:rsidRPr="00B86F60" w:rsidRDefault="000C7230" w:rsidP="00FD2787">
      <w:pPr>
        <w:numPr>
          <w:ilvl w:val="1"/>
          <w:numId w:val="250"/>
        </w:numPr>
        <w:ind w:hanging="357"/>
        <w:jc w:val="both"/>
        <w:rPr>
          <w:rFonts w:eastAsia="DengXian"/>
          <w:sz w:val="22"/>
          <w:lang w:val="en-US"/>
        </w:rPr>
      </w:pPr>
      <w:r w:rsidRPr="00B86F60">
        <w:rPr>
          <w:rFonts w:eastAsia="DengXian"/>
          <w:sz w:val="22"/>
          <w:lang w:val="en-US"/>
        </w:rPr>
        <w:t>Pros: simple and no additional issues.</w:t>
      </w:r>
    </w:p>
    <w:p w14:paraId="372287E2" w14:textId="77777777" w:rsidR="000C7230" w:rsidRPr="00B86F60" w:rsidRDefault="000C7230" w:rsidP="00FD2787">
      <w:pPr>
        <w:numPr>
          <w:ilvl w:val="1"/>
          <w:numId w:val="250"/>
        </w:numPr>
        <w:ind w:hanging="357"/>
        <w:jc w:val="both"/>
        <w:rPr>
          <w:rFonts w:eastAsia="DengXian"/>
          <w:sz w:val="22"/>
          <w:lang w:val="en-US"/>
        </w:rPr>
      </w:pPr>
      <w:r w:rsidRPr="00B86F60">
        <w:rPr>
          <w:rFonts w:eastAsia="DengXian"/>
          <w:sz w:val="22"/>
          <w:lang w:val="en-US"/>
        </w:rPr>
        <w:t>Cons: May lose some scheduling flexibility</w:t>
      </w:r>
    </w:p>
    <w:p w14:paraId="42C3AAAA" w14:textId="77777777" w:rsidR="000C7230" w:rsidRPr="00B86F60" w:rsidRDefault="000C7230" w:rsidP="00FD2787">
      <w:pPr>
        <w:numPr>
          <w:ilvl w:val="0"/>
          <w:numId w:val="250"/>
        </w:numPr>
        <w:ind w:hanging="357"/>
        <w:jc w:val="both"/>
        <w:rPr>
          <w:rFonts w:eastAsia="DengXian"/>
          <w:sz w:val="22"/>
          <w:lang w:val="en-US"/>
        </w:rPr>
      </w:pPr>
      <w:r w:rsidRPr="00B86F60">
        <w:rPr>
          <w:rFonts w:eastAsia="DengXian"/>
          <w:sz w:val="22"/>
          <w:lang w:val="en-US"/>
        </w:rPr>
        <w:t xml:space="preserve">Option 2: the set of transmission parameters provided by the </w:t>
      </w:r>
      <w:r w:rsidRPr="00B86F60">
        <w:rPr>
          <w:rFonts w:eastAsia="DengXian"/>
          <w:i/>
          <w:iCs/>
          <w:sz w:val="22"/>
          <w:lang w:val="en-US"/>
        </w:rPr>
        <w:t>PUSCH-Config IE</w:t>
      </w:r>
      <w:r w:rsidRPr="00B86F60">
        <w:rPr>
          <w:rFonts w:eastAsia="DengXian"/>
          <w:sz w:val="22"/>
          <w:lang w:val="en-US"/>
        </w:rPr>
        <w:t xml:space="preserve">. </w:t>
      </w:r>
    </w:p>
    <w:p w14:paraId="6777131F" w14:textId="77777777" w:rsidR="000C7230" w:rsidRPr="00B86F60" w:rsidRDefault="000C7230" w:rsidP="00FD2787">
      <w:pPr>
        <w:numPr>
          <w:ilvl w:val="1"/>
          <w:numId w:val="250"/>
        </w:numPr>
        <w:ind w:hanging="357"/>
        <w:jc w:val="both"/>
        <w:rPr>
          <w:rFonts w:eastAsia="DengXian"/>
          <w:sz w:val="22"/>
          <w:lang w:val="en-US"/>
        </w:rPr>
      </w:pPr>
      <w:r w:rsidRPr="00B86F60">
        <w:rPr>
          <w:rFonts w:eastAsia="DengXian"/>
          <w:sz w:val="22"/>
          <w:lang w:val="en-US"/>
        </w:rPr>
        <w:t>Pros: May have some scheduling flexibility</w:t>
      </w:r>
    </w:p>
    <w:p w14:paraId="5E258485" w14:textId="77777777" w:rsidR="000C7230" w:rsidRPr="00B86F60" w:rsidRDefault="000C7230" w:rsidP="00FD2787">
      <w:pPr>
        <w:numPr>
          <w:ilvl w:val="1"/>
          <w:numId w:val="250"/>
        </w:numPr>
        <w:ind w:hanging="357"/>
        <w:jc w:val="both"/>
        <w:rPr>
          <w:rFonts w:eastAsia="DengXian"/>
          <w:sz w:val="22"/>
          <w:lang w:val="en-US"/>
        </w:rPr>
      </w:pPr>
      <w:r w:rsidRPr="00B86F60">
        <w:rPr>
          <w:rFonts w:eastAsia="DengXian"/>
          <w:sz w:val="22"/>
          <w:lang w:val="en-US"/>
        </w:rPr>
        <w:lastRenderedPageBreak/>
        <w:t xml:space="preserve">Cons: </w:t>
      </w:r>
    </w:p>
    <w:p w14:paraId="6059D09C" w14:textId="77777777" w:rsidR="000C7230" w:rsidRPr="00B86F60" w:rsidRDefault="000C7230" w:rsidP="00FD2787">
      <w:pPr>
        <w:numPr>
          <w:ilvl w:val="2"/>
          <w:numId w:val="250"/>
        </w:numPr>
        <w:ind w:hanging="357"/>
        <w:jc w:val="both"/>
        <w:rPr>
          <w:rFonts w:eastAsia="DengXian"/>
          <w:sz w:val="22"/>
          <w:lang w:val="en-US"/>
        </w:rPr>
      </w:pPr>
      <w:r w:rsidRPr="00B86F60">
        <w:rPr>
          <w:rFonts w:eastAsia="DengXian"/>
          <w:sz w:val="22"/>
          <w:lang w:val="en-US"/>
        </w:rPr>
        <w:t xml:space="preserve">ambiguity on the DCI scrambled by CS-RNTI is used for (de)activation or re-transmission </w:t>
      </w:r>
    </w:p>
    <w:p w14:paraId="6FAC5776" w14:textId="77777777" w:rsidR="000C7230" w:rsidRPr="000C7230" w:rsidRDefault="000C7230" w:rsidP="00320B2F">
      <w:pPr>
        <w:ind w:left="720" w:hanging="720"/>
        <w:rPr>
          <w:lang w:val="en-US" w:eastAsia="x-none"/>
        </w:rPr>
      </w:pPr>
    </w:p>
    <w:p w14:paraId="42F5ACB4" w14:textId="27D50DDB" w:rsidR="000C7230" w:rsidRDefault="000C7230" w:rsidP="00320B2F">
      <w:pPr>
        <w:ind w:left="720" w:hanging="720"/>
        <w:rPr>
          <w:lang w:eastAsia="x-none"/>
        </w:rPr>
      </w:pPr>
    </w:p>
    <w:p w14:paraId="33814886" w14:textId="77777777" w:rsidR="000C7230" w:rsidRPr="000C7230" w:rsidRDefault="000C7230" w:rsidP="000C7230">
      <w:pPr>
        <w:pBdr>
          <w:top w:val="single" w:sz="4" w:space="1" w:color="auto"/>
        </w:pBdr>
        <w:ind w:left="720" w:hanging="720"/>
        <w:rPr>
          <w:lang w:eastAsia="x-none"/>
        </w:rPr>
      </w:pPr>
    </w:p>
    <w:p w14:paraId="34560AD7" w14:textId="5D2D1DC7" w:rsidR="004927AC" w:rsidRPr="004927AC" w:rsidRDefault="001B7BF2" w:rsidP="004927AC">
      <w:pPr>
        <w:ind w:left="720" w:hanging="720"/>
        <w:rPr>
          <w:b/>
          <w:lang w:eastAsia="x-none"/>
        </w:rPr>
      </w:pPr>
      <w:hyperlink r:id="rId1313" w:history="1">
        <w:r w:rsidR="00D93AE1">
          <w:rPr>
            <w:rStyle w:val="Hyperlink"/>
            <w:b/>
            <w:lang w:eastAsia="x-none"/>
          </w:rPr>
          <w:t>R1-1809765</w:t>
        </w:r>
      </w:hyperlink>
      <w:r w:rsidR="004927AC" w:rsidRPr="004927AC">
        <w:rPr>
          <w:b/>
          <w:lang w:eastAsia="x-none"/>
        </w:rPr>
        <w:tab/>
        <w:t>Summary on CBG based retransmission</w:t>
      </w:r>
      <w:r w:rsidR="004927AC" w:rsidRPr="004927AC">
        <w:rPr>
          <w:b/>
          <w:lang w:eastAsia="x-none"/>
        </w:rPr>
        <w:tab/>
        <w:t>LG Electronics</w:t>
      </w:r>
    </w:p>
    <w:p w14:paraId="0E5EA0C5" w14:textId="77777777" w:rsidR="004927AC" w:rsidRPr="00BD0234" w:rsidRDefault="004927AC" w:rsidP="004927AC">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4CC8C405" w14:textId="0313320A" w:rsidR="00320B2F" w:rsidRDefault="00320B2F" w:rsidP="00320B2F">
      <w:pPr>
        <w:ind w:left="720" w:hanging="720"/>
        <w:rPr>
          <w:lang w:eastAsia="x-none"/>
        </w:rPr>
      </w:pPr>
    </w:p>
    <w:p w14:paraId="5EABB61F" w14:textId="77777777" w:rsidR="00651718" w:rsidRDefault="00651718" w:rsidP="00651718">
      <w:pPr>
        <w:ind w:left="720" w:hanging="720"/>
        <w:rPr>
          <w:lang w:eastAsia="x-none"/>
        </w:rPr>
      </w:pPr>
    </w:p>
    <w:p w14:paraId="127364C1" w14:textId="4AA9701D" w:rsidR="004927AC" w:rsidRPr="00651718" w:rsidRDefault="001B7BF2" w:rsidP="00651718">
      <w:pPr>
        <w:ind w:left="720" w:hanging="720"/>
        <w:rPr>
          <w:b/>
          <w:lang w:eastAsia="x-none"/>
        </w:rPr>
      </w:pPr>
      <w:hyperlink r:id="rId1314" w:history="1">
        <w:r w:rsidR="00D93AE1">
          <w:rPr>
            <w:rStyle w:val="Hyperlink"/>
            <w:b/>
            <w:lang w:eastAsia="x-none"/>
          </w:rPr>
          <w:t>R1-1809734</w:t>
        </w:r>
      </w:hyperlink>
      <w:r w:rsidR="00651718" w:rsidRPr="00651718">
        <w:rPr>
          <w:b/>
          <w:lang w:eastAsia="x-none"/>
        </w:rPr>
        <w:tab/>
        <w:t>Summary of 7.1.3.3 (Soft Buffer Management)</w:t>
      </w:r>
      <w:r w:rsidR="00651718" w:rsidRPr="00651718">
        <w:rPr>
          <w:b/>
          <w:lang w:eastAsia="x-none"/>
        </w:rPr>
        <w:tab/>
        <w:t>Ericsson</w:t>
      </w:r>
    </w:p>
    <w:p w14:paraId="5609503C" w14:textId="77777777" w:rsidR="00651718" w:rsidRPr="00BD0234" w:rsidRDefault="00651718" w:rsidP="00651718">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7B180418" w14:textId="77777777" w:rsidR="00651718" w:rsidRDefault="00651718" w:rsidP="00651718">
      <w:pPr>
        <w:rPr>
          <w:rFonts w:ascii="Times New Roman" w:hAnsi="Times New Roman"/>
          <w:b/>
          <w:szCs w:val="20"/>
        </w:rPr>
      </w:pPr>
    </w:p>
    <w:p w14:paraId="05F86244" w14:textId="0CBAD374" w:rsidR="004927AC" w:rsidRDefault="004927AC" w:rsidP="00320B2F">
      <w:pPr>
        <w:ind w:left="720" w:hanging="720"/>
        <w:rPr>
          <w:lang w:eastAsia="x-none"/>
        </w:rPr>
      </w:pPr>
    </w:p>
    <w:p w14:paraId="764EBF29" w14:textId="60315891" w:rsidR="00EC7249" w:rsidRPr="00EC7249" w:rsidRDefault="001B7BF2" w:rsidP="00EC7249">
      <w:pPr>
        <w:ind w:left="720" w:hanging="720"/>
        <w:rPr>
          <w:b/>
          <w:lang w:eastAsia="x-none"/>
        </w:rPr>
      </w:pPr>
      <w:hyperlink r:id="rId1315" w:history="1">
        <w:r w:rsidR="00D93AE1">
          <w:rPr>
            <w:rStyle w:val="Hyperlink"/>
            <w:b/>
            <w:lang w:eastAsia="x-none"/>
          </w:rPr>
          <w:t>R1-1809763</w:t>
        </w:r>
      </w:hyperlink>
      <w:r w:rsidR="00EC7249" w:rsidRPr="00EC7249">
        <w:rPr>
          <w:b/>
          <w:lang w:eastAsia="x-none"/>
        </w:rPr>
        <w:tab/>
        <w:t>Summary of multiplexing data with different tx durations</w:t>
      </w:r>
      <w:r w:rsidR="00EC7249" w:rsidRPr="00EC7249">
        <w:rPr>
          <w:b/>
          <w:lang w:eastAsia="x-none"/>
        </w:rPr>
        <w:tab/>
        <w:t>vivo</w:t>
      </w:r>
    </w:p>
    <w:p w14:paraId="498C2F76" w14:textId="77777777" w:rsidR="00EC7249" w:rsidRPr="00BD0234" w:rsidRDefault="00EC7249" w:rsidP="00EC7249">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32C60A04" w14:textId="727B12F7" w:rsidR="00EC7249" w:rsidRDefault="00EC7249" w:rsidP="00EC7249">
      <w:pPr>
        <w:ind w:left="720" w:hanging="720"/>
        <w:rPr>
          <w:lang w:eastAsia="x-none"/>
        </w:rPr>
      </w:pPr>
    </w:p>
    <w:p w14:paraId="019F5A8B" w14:textId="77777777" w:rsidR="0037532F" w:rsidRPr="00724CA8" w:rsidRDefault="0037532F" w:rsidP="0037532F">
      <w:r w:rsidRPr="00724CA8">
        <w:rPr>
          <w:highlight w:val="green"/>
        </w:rPr>
        <w:t>Agreements</w:t>
      </w:r>
      <w:r w:rsidRPr="00724CA8">
        <w:t>:</w:t>
      </w:r>
    </w:p>
    <w:p w14:paraId="59614942" w14:textId="4B6C8D82" w:rsidR="0037532F" w:rsidRDefault="0037532F" w:rsidP="008E772F">
      <w:pPr>
        <w:numPr>
          <w:ilvl w:val="0"/>
          <w:numId w:val="67"/>
        </w:numPr>
      </w:pPr>
      <w:r w:rsidRPr="00724CA8">
        <w:t xml:space="preserve">To adopt the following TP of </w:t>
      </w:r>
      <w:r>
        <w:t>11</w:t>
      </w:r>
      <w:r w:rsidRPr="00724CA8">
        <w:t>.2 of 38.213</w:t>
      </w:r>
      <w:r w:rsidR="00D06145">
        <w:t xml:space="preserve"> (</w:t>
      </w:r>
      <w:r w:rsidR="00D06145" w:rsidRPr="00122D62">
        <w:rPr>
          <w:lang w:val="en-US"/>
        </w:rPr>
        <w:t xml:space="preserve">Section 3 of </w:t>
      </w:r>
      <w:hyperlink r:id="rId1316" w:history="1">
        <w:r w:rsidR="00D93AE1">
          <w:rPr>
            <w:rStyle w:val="Hyperlink"/>
            <w:lang w:val="en-US"/>
          </w:rPr>
          <w:t>R1-1809763</w:t>
        </w:r>
      </w:hyperlink>
      <w:r w:rsidR="00D06145">
        <w:rPr>
          <w:lang w:val="en-US"/>
        </w:rPr>
        <w:t>)</w:t>
      </w:r>
      <w:r w:rsidRPr="00724CA8">
        <w:t>:</w:t>
      </w:r>
    </w:p>
    <w:p w14:paraId="04443CC0" w14:textId="77777777" w:rsidR="0037532F" w:rsidRPr="00724CA8" w:rsidRDefault="0037532F" w:rsidP="0037532F">
      <w:r>
        <w:t>===== start of TP =====</w:t>
      </w:r>
    </w:p>
    <w:p w14:paraId="0726E36C" w14:textId="77777777" w:rsidR="0037532F" w:rsidRPr="006E3BBD" w:rsidRDefault="0037532F" w:rsidP="006E3BBD">
      <w:pPr>
        <w:rPr>
          <w:rFonts w:ascii="Times New Roman" w:hAnsi="Times New Roman"/>
          <w:szCs w:val="20"/>
          <w:lang w:eastAsia="zh-CN"/>
        </w:rPr>
      </w:pPr>
      <w:bookmarkStart w:id="890" w:name="_Toc510987674"/>
      <w:r w:rsidRPr="006E3BBD">
        <w:rPr>
          <w:rFonts w:ascii="Times New Roman" w:hAnsi="Times New Roman"/>
          <w:szCs w:val="20"/>
          <w:lang w:eastAsia="zh-CN"/>
        </w:rPr>
        <w:t>11.2</w:t>
      </w:r>
      <w:r w:rsidRPr="006E3BBD">
        <w:rPr>
          <w:rFonts w:ascii="Times New Roman" w:hAnsi="Times New Roman"/>
          <w:szCs w:val="20"/>
          <w:lang w:eastAsia="zh-CN"/>
        </w:rPr>
        <w:tab/>
        <w:t>Interrupted transmission indication</w:t>
      </w:r>
      <w:bookmarkEnd w:id="890"/>
      <w:r w:rsidRPr="006E3BBD">
        <w:rPr>
          <w:rFonts w:ascii="Times New Roman" w:hAnsi="Times New Roman"/>
          <w:szCs w:val="20"/>
        </w:rPr>
        <w:t xml:space="preserve"> </w:t>
      </w:r>
    </w:p>
    <w:p w14:paraId="79EF598F" w14:textId="77777777" w:rsidR="0037532F" w:rsidRPr="006E3BBD" w:rsidRDefault="0037532F" w:rsidP="006E3BBD">
      <w:pPr>
        <w:jc w:val="center"/>
        <w:rPr>
          <w:rFonts w:ascii="Times New Roman" w:hAnsi="Times New Roman"/>
          <w:color w:val="FF0000"/>
          <w:kern w:val="2"/>
          <w:szCs w:val="20"/>
          <w:lang w:val="en-US" w:eastAsia="zh-CN"/>
        </w:rPr>
      </w:pPr>
      <w:r w:rsidRPr="006E3BBD">
        <w:rPr>
          <w:rFonts w:ascii="Times New Roman" w:hAnsi="Times New Roman"/>
          <w:color w:val="FF0000"/>
          <w:kern w:val="2"/>
          <w:szCs w:val="20"/>
          <w:lang w:val="en-US" w:eastAsia="zh-CN"/>
        </w:rPr>
        <w:t>&lt; Unchanged parts are omitted &gt;</w:t>
      </w:r>
    </w:p>
    <w:p w14:paraId="6E4BAD0C" w14:textId="77777777" w:rsidR="0037532F" w:rsidRPr="006E3BBD" w:rsidRDefault="0037532F" w:rsidP="006E3BBD">
      <w:pPr>
        <w:rPr>
          <w:rFonts w:ascii="Times New Roman" w:hAnsi="Times New Roman"/>
          <w:kern w:val="2"/>
          <w:szCs w:val="20"/>
          <w:lang w:val="en-US" w:eastAsia="zh-CN"/>
        </w:rPr>
      </w:pPr>
      <w:r w:rsidRPr="006E3BBD">
        <w:rPr>
          <w:rFonts w:ascii="Times New Roman" w:eastAsia="MS Mincho" w:hAnsi="Times New Roman"/>
          <w:kern w:val="2"/>
          <w:szCs w:val="20"/>
          <w:lang w:val="en-US" w:eastAsia="zh-CN"/>
        </w:rPr>
        <w:t>I</w:t>
      </w:r>
      <w:r w:rsidRPr="006E3BBD">
        <w:rPr>
          <w:rFonts w:ascii="Times New Roman" w:hAnsi="Times New Roman"/>
          <w:kern w:val="2"/>
          <w:szCs w:val="20"/>
          <w:lang w:val="en-US" w:eastAsia="zh-CN"/>
        </w:rPr>
        <w:t>f a UE detects a DCI format 2_1 for a serving cell from the configured set of serving cells, the UE may assume that no transmission to the UE is present in PRBs and in symbols</w:t>
      </w:r>
      <w:ins w:id="891" w:author="Xueming Pan" w:date="2018-08-20T14:58:00Z">
        <w:r w:rsidRPr="006E3BBD">
          <w:rPr>
            <w:rFonts w:ascii="Times New Roman" w:hAnsi="Times New Roman"/>
            <w:kern w:val="2"/>
            <w:szCs w:val="20"/>
            <w:lang w:val="en-US" w:eastAsia="zh-CN"/>
          </w:rPr>
          <w:t xml:space="preserve"> that are indicated by DCI format 2</w:t>
        </w:r>
      </w:ins>
      <w:ins w:id="892" w:author="Xueming Pan" w:date="2018-08-20T14:59:00Z">
        <w:r w:rsidRPr="006E3BBD">
          <w:rPr>
            <w:rFonts w:ascii="Times New Roman" w:hAnsi="Times New Roman"/>
            <w:kern w:val="2"/>
            <w:szCs w:val="20"/>
            <w:lang w:val="en-US" w:eastAsia="zh-CN"/>
          </w:rPr>
          <w:t>_1</w:t>
        </w:r>
      </w:ins>
      <w:r w:rsidRPr="006E3BBD">
        <w:rPr>
          <w:rFonts w:ascii="Times New Roman" w:hAnsi="Times New Roman"/>
          <w:kern w:val="2"/>
          <w:szCs w:val="20"/>
          <w:lang w:val="en-US" w:eastAsia="zh-CN"/>
        </w:rPr>
        <w:t>, from a set of PRBs and a set of symbols of the last monitoring period</w:t>
      </w:r>
      <w:del w:id="893" w:author="Xueming Pan" w:date="2018-08-20T14:59:00Z">
        <w:r w:rsidRPr="006E3BBD" w:rsidDel="0083307C">
          <w:rPr>
            <w:rFonts w:ascii="Times New Roman" w:hAnsi="Times New Roman"/>
            <w:kern w:val="2"/>
            <w:szCs w:val="20"/>
            <w:lang w:val="en-US" w:eastAsia="zh-CN"/>
          </w:rPr>
          <w:delText>, that are indicated by the DCI format 2_1</w:delText>
        </w:r>
      </w:del>
      <w:r w:rsidRPr="006E3BBD">
        <w:rPr>
          <w:rFonts w:ascii="Times New Roman" w:hAnsi="Times New Roman"/>
          <w:kern w:val="2"/>
          <w:szCs w:val="20"/>
          <w:lang w:val="en-US" w:eastAsia="zh-CN"/>
        </w:rPr>
        <w:t xml:space="preserve">. The indication by the DCI format 2_1 is not applicable to receptions of SS/PBCH blocks. </w:t>
      </w:r>
    </w:p>
    <w:p w14:paraId="683A86FD" w14:textId="77777777" w:rsidR="0037532F" w:rsidRPr="006E3BBD" w:rsidRDefault="0037532F" w:rsidP="006E3BBD">
      <w:pPr>
        <w:rPr>
          <w:rFonts w:ascii="Times New Roman" w:hAnsi="Times New Roman"/>
          <w:kern w:val="2"/>
          <w:szCs w:val="20"/>
          <w:lang w:val="en-US" w:eastAsia="zh-CN"/>
        </w:rPr>
      </w:pPr>
      <w:r w:rsidRPr="006E3BBD">
        <w:rPr>
          <w:rFonts w:ascii="Times New Roman" w:hAnsi="Times New Roman"/>
          <w:kern w:val="2"/>
          <w:szCs w:val="20"/>
          <w:lang w:val="en-US" w:eastAsia="zh-CN"/>
        </w:rPr>
        <w:t xml:space="preserve">The set of PRBs is equal to the active DL BWP as defined in Subclause 12 and includes </w:t>
      </w:r>
      <w:r w:rsidRPr="006E3BBD">
        <w:rPr>
          <w:rFonts w:ascii="Times New Roman" w:hAnsi="Times New Roman"/>
          <w:noProof/>
          <w:kern w:val="2"/>
          <w:position w:val="-10"/>
          <w:szCs w:val="20"/>
          <w:lang w:eastAsia="en-GB"/>
        </w:rPr>
        <w:drawing>
          <wp:inline distT="0" distB="0" distL="0" distR="0" wp14:anchorId="3DC77AEA" wp14:editId="28C330DC">
            <wp:extent cx="278130" cy="197485"/>
            <wp:effectExtent l="0" t="0" r="762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17" cstate="print">
                      <a:extLst>
                        <a:ext uri="{28A0092B-C50C-407E-A947-70E740481C1C}">
                          <a14:useLocalDpi xmlns:a14="http://schemas.microsoft.com/office/drawing/2010/main" val="0"/>
                        </a:ext>
                      </a:extLst>
                    </a:blip>
                    <a:srcRect/>
                    <a:stretch>
                      <a:fillRect/>
                    </a:stretch>
                  </pic:blipFill>
                  <pic:spPr bwMode="auto">
                    <a:xfrm>
                      <a:off x="0" y="0"/>
                      <a:ext cx="278130" cy="197485"/>
                    </a:xfrm>
                    <a:prstGeom prst="rect">
                      <a:avLst/>
                    </a:prstGeom>
                    <a:noFill/>
                    <a:ln>
                      <a:noFill/>
                    </a:ln>
                  </pic:spPr>
                </pic:pic>
              </a:graphicData>
            </a:graphic>
          </wp:inline>
        </w:drawing>
      </w:r>
      <w:r w:rsidRPr="006E3BBD">
        <w:rPr>
          <w:rFonts w:ascii="Times New Roman" w:hAnsi="Times New Roman"/>
          <w:kern w:val="2"/>
          <w:szCs w:val="20"/>
          <w:lang w:val="en-US" w:eastAsia="zh-CN"/>
        </w:rPr>
        <w:t xml:space="preserve"> PRBs. </w:t>
      </w:r>
    </w:p>
    <w:p w14:paraId="28598BD3" w14:textId="77777777" w:rsidR="0037532F" w:rsidRPr="006E3BBD" w:rsidRDefault="0037532F" w:rsidP="006E3BBD">
      <w:pPr>
        <w:rPr>
          <w:rFonts w:ascii="Times New Roman" w:hAnsi="Times New Roman"/>
          <w:kern w:val="2"/>
          <w:szCs w:val="20"/>
          <w:lang w:val="en-US" w:eastAsia="zh-CN"/>
        </w:rPr>
      </w:pPr>
      <w:r w:rsidRPr="006E3BBD">
        <w:rPr>
          <w:rFonts w:ascii="Times New Roman" w:hAnsi="Times New Roman"/>
          <w:kern w:val="2"/>
          <w:szCs w:val="20"/>
          <w:lang w:val="en-US" w:eastAsia="zh-CN"/>
        </w:rPr>
        <w:t xml:space="preserve">If a UE detects a DCI format 2_1 in a PDCCH transmitted in a control resource set in a slot, the set of symbols </w:t>
      </w:r>
      <w:del w:id="894" w:author="Xueming Pan" w:date="2018-08-20T15:12:00Z">
        <w:r w:rsidRPr="006E3BBD" w:rsidDel="00ED0D7E">
          <w:rPr>
            <w:rFonts w:ascii="Times New Roman" w:hAnsi="Times New Roman"/>
            <w:kern w:val="2"/>
            <w:szCs w:val="20"/>
            <w:lang w:val="en-US" w:eastAsia="zh-CN"/>
          </w:rPr>
          <w:delText>indicated by a field in DCI format 2_1 includes</w:delText>
        </w:r>
      </w:del>
      <w:ins w:id="895" w:author="Xueming Pan" w:date="2018-08-20T15:12:00Z">
        <w:r w:rsidRPr="006E3BBD">
          <w:rPr>
            <w:rFonts w:ascii="Times New Roman" w:hAnsi="Times New Roman"/>
            <w:kern w:val="2"/>
            <w:szCs w:val="20"/>
            <w:lang w:val="en-US" w:eastAsia="zh-CN"/>
          </w:rPr>
          <w:t xml:space="preserve"> is</w:t>
        </w:r>
      </w:ins>
      <w:r w:rsidRPr="006E3BBD">
        <w:rPr>
          <w:rFonts w:ascii="Times New Roman" w:hAnsi="Times New Roman"/>
          <w:kern w:val="2"/>
          <w:szCs w:val="20"/>
          <w:lang w:val="en-US" w:eastAsia="zh-CN"/>
        </w:rPr>
        <w:t xml:space="preserve"> the last </w:t>
      </w:r>
      <w:r w:rsidRPr="006E3BBD">
        <w:rPr>
          <w:rFonts w:ascii="Times New Roman" w:hAnsi="Times New Roman"/>
          <w:noProof/>
          <w:kern w:val="2"/>
          <w:position w:val="-12"/>
          <w:szCs w:val="20"/>
          <w:lang w:eastAsia="en-GB"/>
        </w:rPr>
        <w:drawing>
          <wp:inline distT="0" distB="0" distL="0" distR="0" wp14:anchorId="63363732" wp14:editId="31F059BF">
            <wp:extent cx="1037590" cy="241300"/>
            <wp:effectExtent l="0" t="0" r="0" b="6350"/>
            <wp:docPr id="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18" cstate="print">
                      <a:extLst>
                        <a:ext uri="{28A0092B-C50C-407E-A947-70E740481C1C}">
                          <a14:useLocalDpi xmlns:a14="http://schemas.microsoft.com/office/drawing/2010/main" val="0"/>
                        </a:ext>
                      </a:extLst>
                    </a:blip>
                    <a:srcRect/>
                    <a:stretch>
                      <a:fillRect/>
                    </a:stretch>
                  </pic:blipFill>
                  <pic:spPr bwMode="auto">
                    <a:xfrm>
                      <a:off x="0" y="0"/>
                      <a:ext cx="1037590" cy="241300"/>
                    </a:xfrm>
                    <a:prstGeom prst="rect">
                      <a:avLst/>
                    </a:prstGeom>
                    <a:noFill/>
                    <a:ln>
                      <a:noFill/>
                    </a:ln>
                  </pic:spPr>
                </pic:pic>
              </a:graphicData>
            </a:graphic>
          </wp:inline>
        </w:drawing>
      </w:r>
      <w:r w:rsidRPr="006E3BBD">
        <w:rPr>
          <w:rFonts w:ascii="Times New Roman" w:hAnsi="Times New Roman"/>
          <w:kern w:val="2"/>
          <w:szCs w:val="20"/>
          <w:lang w:val="en-US" w:eastAsia="zh-CN"/>
        </w:rPr>
        <w:t xml:space="preserve"> symbols prior to the first symbol of the control resource set in the slot where </w:t>
      </w:r>
      <w:r w:rsidRPr="006E3BBD">
        <w:rPr>
          <w:rFonts w:ascii="Times New Roman" w:hAnsi="Times New Roman"/>
          <w:noProof/>
          <w:kern w:val="2"/>
          <w:position w:val="-10"/>
          <w:szCs w:val="20"/>
          <w:lang w:eastAsia="en-GB"/>
        </w:rPr>
        <w:drawing>
          <wp:inline distT="0" distB="0" distL="0" distR="0" wp14:anchorId="6CAFD365" wp14:editId="304DAFD2">
            <wp:extent cx="241300" cy="196215"/>
            <wp:effectExtent l="0" t="0" r="6350" b="0"/>
            <wp:docPr id="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19" cstate="print">
                      <a:extLst>
                        <a:ext uri="{28A0092B-C50C-407E-A947-70E740481C1C}">
                          <a14:useLocalDpi xmlns:a14="http://schemas.microsoft.com/office/drawing/2010/main" val="0"/>
                        </a:ext>
                      </a:extLst>
                    </a:blip>
                    <a:srcRect/>
                    <a:stretch>
                      <a:fillRect/>
                    </a:stretch>
                  </pic:blipFill>
                  <pic:spPr bwMode="auto">
                    <a:xfrm>
                      <a:off x="0" y="0"/>
                      <a:ext cx="241300" cy="196215"/>
                    </a:xfrm>
                    <a:prstGeom prst="rect">
                      <a:avLst/>
                    </a:prstGeom>
                    <a:noFill/>
                    <a:ln>
                      <a:noFill/>
                    </a:ln>
                  </pic:spPr>
                </pic:pic>
              </a:graphicData>
            </a:graphic>
          </wp:inline>
        </w:drawing>
      </w:r>
      <w:r w:rsidRPr="006E3BBD">
        <w:rPr>
          <w:rFonts w:ascii="Times New Roman" w:hAnsi="Times New Roman"/>
          <w:i/>
          <w:kern w:val="2"/>
          <w:szCs w:val="20"/>
          <w:lang w:val="en-US" w:eastAsia="zh-CN"/>
        </w:rPr>
        <w:t xml:space="preserve"> </w:t>
      </w:r>
      <w:r w:rsidRPr="006E3BBD">
        <w:rPr>
          <w:rFonts w:ascii="Times New Roman" w:hAnsi="Times New Roman"/>
          <w:kern w:val="2"/>
          <w:szCs w:val="20"/>
          <w:lang w:val="en-US" w:eastAsia="zh-CN"/>
        </w:rPr>
        <w:t xml:space="preserve">is the PDCCH monitoring periodicity provided by the value of higher layer parameter </w:t>
      </w:r>
      <w:r w:rsidRPr="006E3BBD">
        <w:rPr>
          <w:rFonts w:ascii="Times New Roman" w:hAnsi="Times New Roman"/>
          <w:i/>
          <w:kern w:val="2"/>
          <w:szCs w:val="20"/>
          <w:lang w:val="en-US" w:eastAsia="zh-CN"/>
        </w:rPr>
        <w:t>monitoringSlotPeriodicityAndOffset</w:t>
      </w:r>
      <w:r w:rsidRPr="006E3BBD">
        <w:rPr>
          <w:rFonts w:ascii="Times New Roman" w:hAnsi="Times New Roman"/>
          <w:kern w:val="2"/>
          <w:szCs w:val="20"/>
          <w:lang w:val="en-US" w:eastAsia="zh-CN"/>
        </w:rPr>
        <w:t xml:space="preserve">, as described in Subclause 10.1, </w:t>
      </w:r>
      <w:r w:rsidRPr="006E3BBD">
        <w:rPr>
          <w:rFonts w:ascii="Times New Roman" w:hAnsi="Times New Roman"/>
          <w:noProof/>
          <w:kern w:val="2"/>
          <w:position w:val="-12"/>
          <w:szCs w:val="20"/>
          <w:lang w:eastAsia="en-GB"/>
        </w:rPr>
        <w:drawing>
          <wp:inline distT="0" distB="0" distL="0" distR="0" wp14:anchorId="2F5ED4F2" wp14:editId="641C1098">
            <wp:extent cx="320040" cy="229870"/>
            <wp:effectExtent l="0" t="0" r="3810" b="0"/>
            <wp:docPr id="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20" cstate="print">
                      <a:extLst>
                        <a:ext uri="{28A0092B-C50C-407E-A947-70E740481C1C}">
                          <a14:useLocalDpi xmlns:a14="http://schemas.microsoft.com/office/drawing/2010/main" val="0"/>
                        </a:ext>
                      </a:extLst>
                    </a:blip>
                    <a:srcRect/>
                    <a:stretch>
                      <a:fillRect/>
                    </a:stretch>
                  </pic:blipFill>
                  <pic:spPr bwMode="auto">
                    <a:xfrm>
                      <a:off x="0" y="0"/>
                      <a:ext cx="320040" cy="229870"/>
                    </a:xfrm>
                    <a:prstGeom prst="rect">
                      <a:avLst/>
                    </a:prstGeom>
                    <a:noFill/>
                    <a:ln>
                      <a:noFill/>
                    </a:ln>
                  </pic:spPr>
                </pic:pic>
              </a:graphicData>
            </a:graphic>
          </wp:inline>
        </w:drawing>
      </w:r>
      <w:r w:rsidRPr="006E3BBD">
        <w:rPr>
          <w:rFonts w:ascii="Times New Roman" w:hAnsi="Times New Roman"/>
          <w:kern w:val="2"/>
          <w:szCs w:val="20"/>
          <w:lang w:val="en-US" w:eastAsia="zh-CN"/>
        </w:rPr>
        <w:t xml:space="preserve"> is the number of symbols per slot,</w:t>
      </w:r>
      <w:r w:rsidRPr="006E3BBD">
        <w:rPr>
          <w:rFonts w:ascii="Times New Roman" w:eastAsia="Malgun Gothic" w:hAnsi="Times New Roman"/>
          <w:kern w:val="2"/>
          <w:szCs w:val="20"/>
          <w:lang w:val="en-US" w:eastAsia="zh-CN"/>
        </w:rPr>
        <w:t xml:space="preserve"> </w:t>
      </w:r>
      <w:r w:rsidRPr="006E3BBD">
        <w:rPr>
          <w:rFonts w:ascii="Times New Roman" w:eastAsia="Malgun Gothic" w:hAnsi="Times New Roman"/>
          <w:noProof/>
          <w:kern w:val="2"/>
          <w:position w:val="-12"/>
          <w:szCs w:val="20"/>
          <w:lang w:eastAsia="en-GB"/>
        </w:rPr>
        <w:drawing>
          <wp:inline distT="0" distB="0" distL="0" distR="0" wp14:anchorId="23B57867" wp14:editId="03D8D173">
            <wp:extent cx="196215" cy="241300"/>
            <wp:effectExtent l="0" t="0" r="0" b="6350"/>
            <wp:docPr id="3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21" cstate="print">
                      <a:extLst>
                        <a:ext uri="{28A0092B-C50C-407E-A947-70E740481C1C}">
                          <a14:useLocalDpi xmlns:a14="http://schemas.microsoft.com/office/drawing/2010/main" val="0"/>
                        </a:ext>
                      </a:extLst>
                    </a:blip>
                    <a:srcRect/>
                    <a:stretch>
                      <a:fillRect/>
                    </a:stretch>
                  </pic:blipFill>
                  <pic:spPr bwMode="auto">
                    <a:xfrm>
                      <a:off x="0" y="0"/>
                      <a:ext cx="196215" cy="241300"/>
                    </a:xfrm>
                    <a:prstGeom prst="rect">
                      <a:avLst/>
                    </a:prstGeom>
                    <a:noFill/>
                    <a:ln>
                      <a:noFill/>
                    </a:ln>
                  </pic:spPr>
                </pic:pic>
              </a:graphicData>
            </a:graphic>
          </wp:inline>
        </w:drawing>
      </w:r>
      <w:r w:rsidRPr="006E3BBD">
        <w:rPr>
          <w:rFonts w:ascii="Times New Roman" w:hAnsi="Times New Roman"/>
          <w:kern w:val="2"/>
          <w:szCs w:val="20"/>
          <w:lang w:val="en-US" w:eastAsia="zh-CN"/>
        </w:rPr>
        <w:t xml:space="preserve">is the subcarrier spacing configuration for a </w:t>
      </w:r>
      <w:r w:rsidRPr="006E3BBD">
        <w:rPr>
          <w:rFonts w:ascii="Times New Roman" w:hAnsi="Times New Roman"/>
          <w:kern w:val="2"/>
          <w:szCs w:val="20"/>
          <w:lang w:val="en-US" w:eastAsia="ko-KR"/>
        </w:rPr>
        <w:t>serving cell</w:t>
      </w:r>
      <w:r w:rsidRPr="006E3BBD">
        <w:rPr>
          <w:rFonts w:ascii="Times New Roman" w:hAnsi="Times New Roman"/>
          <w:kern w:val="2"/>
          <w:szCs w:val="20"/>
          <w:lang w:val="en-US" w:eastAsia="zh-CN"/>
        </w:rPr>
        <w:t xml:space="preserve"> with </w:t>
      </w:r>
      <w:r w:rsidRPr="006E3BBD">
        <w:rPr>
          <w:rFonts w:ascii="Times New Roman" w:hAnsi="Times New Roman"/>
          <w:kern w:val="2"/>
          <w:szCs w:val="20"/>
          <w:lang w:val="en-US" w:eastAsia="ko-KR"/>
        </w:rPr>
        <w:t xml:space="preserve">mapping to </w:t>
      </w:r>
      <w:r w:rsidRPr="006E3BBD">
        <w:rPr>
          <w:rFonts w:ascii="Times New Roman" w:hAnsi="Times New Roman"/>
          <w:kern w:val="2"/>
          <w:szCs w:val="20"/>
          <w:lang w:val="en-US" w:eastAsia="zh-CN"/>
        </w:rPr>
        <w:t>a respective</w:t>
      </w:r>
      <w:r w:rsidRPr="006E3BBD">
        <w:rPr>
          <w:rFonts w:ascii="Times New Roman" w:hAnsi="Times New Roman"/>
          <w:kern w:val="2"/>
          <w:szCs w:val="20"/>
          <w:lang w:val="en-US" w:eastAsia="ko-KR"/>
        </w:rPr>
        <w:t xml:space="preserve"> field in </w:t>
      </w:r>
      <w:r w:rsidRPr="006E3BBD">
        <w:rPr>
          <w:rFonts w:ascii="Times New Roman" w:hAnsi="Times New Roman"/>
          <w:kern w:val="2"/>
          <w:szCs w:val="20"/>
          <w:lang w:val="en-US" w:eastAsia="zh-CN"/>
        </w:rPr>
        <w:t xml:space="preserve">the </w:t>
      </w:r>
      <w:r w:rsidRPr="006E3BBD">
        <w:rPr>
          <w:rFonts w:ascii="Times New Roman" w:hAnsi="Times New Roman"/>
          <w:kern w:val="2"/>
          <w:szCs w:val="20"/>
          <w:lang w:val="en-US" w:eastAsia="ko-KR"/>
        </w:rPr>
        <w:t>DCI format 2_1</w:t>
      </w:r>
      <w:r w:rsidRPr="006E3BBD">
        <w:rPr>
          <w:rFonts w:ascii="Times New Roman" w:hAnsi="Times New Roman"/>
          <w:kern w:val="2"/>
          <w:szCs w:val="20"/>
          <w:lang w:val="en-US" w:eastAsia="zh-CN"/>
        </w:rPr>
        <w:t xml:space="preserve">, </w:t>
      </w:r>
      <w:r w:rsidRPr="006E3BBD">
        <w:rPr>
          <w:rFonts w:ascii="Times New Roman" w:eastAsia="Malgun Gothic" w:hAnsi="Times New Roman"/>
          <w:noProof/>
          <w:kern w:val="2"/>
          <w:position w:val="-12"/>
          <w:szCs w:val="20"/>
          <w:lang w:eastAsia="en-GB"/>
        </w:rPr>
        <w:drawing>
          <wp:inline distT="0" distB="0" distL="0" distR="0" wp14:anchorId="2FE7EDF0" wp14:editId="6F9FDCC3">
            <wp:extent cx="297180" cy="241300"/>
            <wp:effectExtent l="0" t="0" r="7620" b="6350"/>
            <wp:docPr id="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22" cstate="print">
                      <a:extLst>
                        <a:ext uri="{28A0092B-C50C-407E-A947-70E740481C1C}">
                          <a14:useLocalDpi xmlns:a14="http://schemas.microsoft.com/office/drawing/2010/main" val="0"/>
                        </a:ext>
                      </a:extLst>
                    </a:blip>
                    <a:srcRect/>
                    <a:stretch>
                      <a:fillRect/>
                    </a:stretch>
                  </pic:blipFill>
                  <pic:spPr bwMode="auto">
                    <a:xfrm>
                      <a:off x="0" y="0"/>
                      <a:ext cx="297180" cy="241300"/>
                    </a:xfrm>
                    <a:prstGeom prst="rect">
                      <a:avLst/>
                    </a:prstGeom>
                    <a:noFill/>
                    <a:ln>
                      <a:noFill/>
                    </a:ln>
                  </pic:spPr>
                </pic:pic>
              </a:graphicData>
            </a:graphic>
          </wp:inline>
        </w:drawing>
      </w:r>
      <w:r w:rsidRPr="006E3BBD">
        <w:rPr>
          <w:rFonts w:ascii="Times New Roman" w:eastAsia="Malgun Gothic" w:hAnsi="Times New Roman"/>
          <w:kern w:val="2"/>
          <w:szCs w:val="20"/>
          <w:lang w:val="en-US" w:eastAsia="zh-CN"/>
        </w:rPr>
        <w:t xml:space="preserve"> </w:t>
      </w:r>
      <w:r w:rsidRPr="006E3BBD">
        <w:rPr>
          <w:rFonts w:ascii="Times New Roman" w:hAnsi="Times New Roman"/>
          <w:kern w:val="2"/>
          <w:szCs w:val="20"/>
          <w:lang w:val="en-US" w:eastAsia="ko-KR"/>
        </w:rPr>
        <w:t>is the subcarrier spacing configuration of the DL BWP</w:t>
      </w:r>
      <w:r w:rsidRPr="006E3BBD">
        <w:rPr>
          <w:rFonts w:ascii="Times New Roman" w:hAnsi="Times New Roman"/>
          <w:kern w:val="2"/>
          <w:szCs w:val="20"/>
          <w:lang w:val="en-US" w:eastAsia="zh-CN"/>
        </w:rPr>
        <w:t xml:space="preserve"> </w:t>
      </w:r>
      <w:r w:rsidRPr="006E3BBD">
        <w:rPr>
          <w:rFonts w:ascii="Times New Roman" w:hAnsi="Times New Roman"/>
          <w:kern w:val="2"/>
          <w:szCs w:val="20"/>
          <w:lang w:val="en-US" w:eastAsia="ko-KR"/>
        </w:rPr>
        <w:t xml:space="preserve">where </w:t>
      </w:r>
      <w:r w:rsidRPr="006E3BBD">
        <w:rPr>
          <w:rFonts w:ascii="Times New Roman" w:hAnsi="Times New Roman"/>
          <w:kern w:val="2"/>
          <w:szCs w:val="20"/>
          <w:lang w:val="en-US" w:eastAsia="zh-CN"/>
        </w:rPr>
        <w:t xml:space="preserve">the UE receives the PDCCH conveying the </w:t>
      </w:r>
      <w:r w:rsidRPr="006E3BBD">
        <w:rPr>
          <w:rFonts w:ascii="Times New Roman" w:eastAsia="Malgun Gothic" w:hAnsi="Times New Roman"/>
          <w:kern w:val="2"/>
          <w:szCs w:val="20"/>
          <w:lang w:val="en-US" w:eastAsia="zh-CN"/>
        </w:rPr>
        <w:t>DCI format 2_1</w:t>
      </w:r>
      <w:r w:rsidRPr="006E3BBD">
        <w:rPr>
          <w:rFonts w:ascii="Times New Roman" w:hAnsi="Times New Roman"/>
          <w:kern w:val="2"/>
          <w:szCs w:val="20"/>
          <w:lang w:val="en-US" w:eastAsia="zh-CN"/>
        </w:rPr>
        <w:t xml:space="preserve">. If the UE is configured with higher layer parameters </w:t>
      </w:r>
      <w:r w:rsidRPr="006E3BBD">
        <w:rPr>
          <w:rFonts w:ascii="Times New Roman" w:hAnsi="Times New Roman"/>
          <w:i/>
          <w:kern w:val="2"/>
          <w:szCs w:val="20"/>
          <w:lang w:val="en-US" w:eastAsia="zh-CN"/>
        </w:rPr>
        <w:t>tdd-UL-DL-ConfigurationCommon</w:t>
      </w:r>
      <w:r w:rsidRPr="006E3BBD">
        <w:rPr>
          <w:rFonts w:ascii="Times New Roman" w:hAnsi="Times New Roman"/>
          <w:kern w:val="2"/>
          <w:szCs w:val="20"/>
          <w:lang w:val="en-US" w:eastAsia="zh-CN"/>
        </w:rPr>
        <w:t xml:space="preserve"> or </w:t>
      </w:r>
      <w:r w:rsidRPr="006E3BBD">
        <w:rPr>
          <w:rFonts w:ascii="Times New Roman" w:hAnsi="Times New Roman"/>
          <w:i/>
          <w:kern w:val="2"/>
          <w:szCs w:val="20"/>
          <w:lang w:val="en-US" w:eastAsia="zh-CN"/>
        </w:rPr>
        <w:t>tdd-UL-DL- ConfigurationCommon2</w:t>
      </w:r>
      <w:r w:rsidRPr="006E3BBD">
        <w:rPr>
          <w:rFonts w:ascii="Times New Roman" w:hAnsi="Times New Roman"/>
          <w:kern w:val="2"/>
          <w:szCs w:val="20"/>
          <w:lang w:val="en-US" w:eastAsia="zh-CN"/>
        </w:rPr>
        <w:t xml:space="preserve">, symbols indicated as uplink by </w:t>
      </w:r>
      <w:r w:rsidRPr="006E3BBD">
        <w:rPr>
          <w:rFonts w:ascii="Times New Roman" w:hAnsi="Times New Roman"/>
          <w:i/>
          <w:kern w:val="2"/>
          <w:szCs w:val="20"/>
          <w:lang w:val="en-US" w:eastAsia="zh-CN"/>
        </w:rPr>
        <w:t>tdd-UL-DL-ConfigurationCommon</w:t>
      </w:r>
      <w:r w:rsidRPr="006E3BBD">
        <w:rPr>
          <w:rFonts w:ascii="Times New Roman" w:hAnsi="Times New Roman"/>
          <w:kern w:val="2"/>
          <w:szCs w:val="20"/>
          <w:lang w:val="en-US" w:eastAsia="zh-CN"/>
        </w:rPr>
        <w:t xml:space="preserve"> or </w:t>
      </w:r>
      <w:r w:rsidRPr="006E3BBD">
        <w:rPr>
          <w:rFonts w:ascii="Times New Roman" w:hAnsi="Times New Roman"/>
          <w:i/>
          <w:kern w:val="2"/>
          <w:szCs w:val="20"/>
          <w:lang w:val="en-US" w:eastAsia="zh-CN"/>
        </w:rPr>
        <w:t>tdd-UL-DL- ConfigurationCommon2</w:t>
      </w:r>
      <w:r w:rsidRPr="006E3BBD">
        <w:rPr>
          <w:rFonts w:ascii="Times New Roman" w:hAnsi="Times New Roman"/>
          <w:kern w:val="2"/>
          <w:szCs w:val="20"/>
          <w:lang w:val="en-US" w:eastAsia="zh-CN"/>
        </w:rPr>
        <w:t xml:space="preserve"> are excluded from the last </w:t>
      </w:r>
      <w:r w:rsidRPr="006E3BBD">
        <w:rPr>
          <w:rFonts w:ascii="Times New Roman" w:hAnsi="Times New Roman"/>
          <w:noProof/>
          <w:kern w:val="2"/>
          <w:position w:val="-12"/>
          <w:szCs w:val="20"/>
          <w:lang w:eastAsia="en-GB"/>
        </w:rPr>
        <w:drawing>
          <wp:inline distT="0" distB="0" distL="0" distR="0" wp14:anchorId="62E5171B" wp14:editId="09B440CD">
            <wp:extent cx="1037590" cy="241300"/>
            <wp:effectExtent l="0" t="0" r="0" b="6350"/>
            <wp:docPr id="5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23" cstate="print">
                      <a:extLst>
                        <a:ext uri="{28A0092B-C50C-407E-A947-70E740481C1C}">
                          <a14:useLocalDpi xmlns:a14="http://schemas.microsoft.com/office/drawing/2010/main" val="0"/>
                        </a:ext>
                      </a:extLst>
                    </a:blip>
                    <a:srcRect/>
                    <a:stretch>
                      <a:fillRect/>
                    </a:stretch>
                  </pic:blipFill>
                  <pic:spPr bwMode="auto">
                    <a:xfrm>
                      <a:off x="0" y="0"/>
                      <a:ext cx="1037590" cy="241300"/>
                    </a:xfrm>
                    <a:prstGeom prst="rect">
                      <a:avLst/>
                    </a:prstGeom>
                    <a:noFill/>
                    <a:ln>
                      <a:noFill/>
                    </a:ln>
                  </pic:spPr>
                </pic:pic>
              </a:graphicData>
            </a:graphic>
          </wp:inline>
        </w:drawing>
      </w:r>
      <w:r w:rsidRPr="006E3BBD">
        <w:rPr>
          <w:rFonts w:ascii="Times New Roman" w:hAnsi="Times New Roman"/>
          <w:i/>
          <w:kern w:val="2"/>
          <w:szCs w:val="20"/>
          <w:lang w:val="en-US" w:eastAsia="zh-CN"/>
        </w:rPr>
        <w:t xml:space="preserve"> </w:t>
      </w:r>
      <w:r w:rsidRPr="006E3BBD">
        <w:rPr>
          <w:rFonts w:ascii="Times New Roman" w:hAnsi="Times New Roman"/>
          <w:kern w:val="2"/>
          <w:szCs w:val="20"/>
          <w:lang w:val="en-US" w:eastAsia="zh-CN"/>
        </w:rPr>
        <w:t xml:space="preserve">symbols prior to the first symbol of the control resource set in the slot. The resulting set of symbols includes a number of symbols that is denoted as </w:t>
      </w:r>
      <w:r w:rsidRPr="006E3BBD">
        <w:rPr>
          <w:rFonts w:ascii="Times New Roman" w:hAnsi="Times New Roman"/>
          <w:noProof/>
          <w:kern w:val="2"/>
          <w:position w:val="-10"/>
          <w:szCs w:val="20"/>
          <w:lang w:eastAsia="en-GB"/>
        </w:rPr>
        <w:drawing>
          <wp:inline distT="0" distB="0" distL="0" distR="0" wp14:anchorId="6326B1B7" wp14:editId="5E7CB0FD">
            <wp:extent cx="280670" cy="196215"/>
            <wp:effectExtent l="0" t="0" r="5080" b="0"/>
            <wp:docPr id="5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24" cstate="print">
                      <a:extLst>
                        <a:ext uri="{28A0092B-C50C-407E-A947-70E740481C1C}">
                          <a14:useLocalDpi xmlns:a14="http://schemas.microsoft.com/office/drawing/2010/main" val="0"/>
                        </a:ext>
                      </a:extLst>
                    </a:blip>
                    <a:srcRect/>
                    <a:stretch>
                      <a:fillRect/>
                    </a:stretch>
                  </pic:blipFill>
                  <pic:spPr bwMode="auto">
                    <a:xfrm>
                      <a:off x="0" y="0"/>
                      <a:ext cx="280670" cy="196215"/>
                    </a:xfrm>
                    <a:prstGeom prst="rect">
                      <a:avLst/>
                    </a:prstGeom>
                    <a:noFill/>
                    <a:ln>
                      <a:noFill/>
                    </a:ln>
                  </pic:spPr>
                </pic:pic>
              </a:graphicData>
            </a:graphic>
          </wp:inline>
        </w:drawing>
      </w:r>
      <w:r w:rsidRPr="006E3BBD">
        <w:rPr>
          <w:rFonts w:ascii="Times New Roman" w:hAnsi="Times New Roman"/>
          <w:kern w:val="2"/>
          <w:szCs w:val="20"/>
          <w:lang w:val="en-US" w:eastAsia="zh-CN"/>
        </w:rPr>
        <w:t xml:space="preserve">. </w:t>
      </w:r>
    </w:p>
    <w:p w14:paraId="0E55F76B" w14:textId="77777777" w:rsidR="0037532F" w:rsidRPr="006E3BBD" w:rsidRDefault="0037532F" w:rsidP="006E3BBD">
      <w:pPr>
        <w:rPr>
          <w:rFonts w:ascii="Times New Roman" w:hAnsi="Times New Roman"/>
          <w:kern w:val="2"/>
          <w:szCs w:val="20"/>
          <w:lang w:val="en-US" w:eastAsia="zh-CN"/>
        </w:rPr>
      </w:pPr>
      <w:ins w:id="896" w:author="Xueming Pan" w:date="2018-08-15T14:50:00Z">
        <w:r w:rsidRPr="006E3BBD">
          <w:rPr>
            <w:rFonts w:ascii="Times New Roman" w:hAnsi="Times New Roman"/>
            <w:kern w:val="2"/>
            <w:szCs w:val="20"/>
            <w:lang w:val="en-US" w:eastAsia="zh-CN"/>
          </w:rPr>
          <w:t>T</w:t>
        </w:r>
      </w:ins>
      <w:r w:rsidRPr="006E3BBD">
        <w:rPr>
          <w:rFonts w:ascii="Times New Roman" w:hAnsi="Times New Roman"/>
          <w:kern w:val="2"/>
          <w:szCs w:val="20"/>
          <w:lang w:val="en-US" w:eastAsia="zh-CN"/>
        </w:rPr>
        <w:t xml:space="preserve">he UE does not expect to be provided values of </w:t>
      </w:r>
      <w:r w:rsidRPr="006E3BBD">
        <w:rPr>
          <w:rFonts w:ascii="Times New Roman" w:hAnsi="Times New Roman"/>
          <w:noProof/>
          <w:kern w:val="2"/>
          <w:position w:val="-10"/>
          <w:szCs w:val="20"/>
          <w:lang w:eastAsia="en-GB"/>
        </w:rPr>
        <w:drawing>
          <wp:inline distT="0" distB="0" distL="0" distR="0" wp14:anchorId="709ECF3F" wp14:editId="17818EF6">
            <wp:extent cx="146050" cy="151765"/>
            <wp:effectExtent l="0" t="0" r="6350" b="635"/>
            <wp:docPr id="5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5" cstate="print">
                      <a:extLst>
                        <a:ext uri="{28A0092B-C50C-407E-A947-70E740481C1C}">
                          <a14:useLocalDpi xmlns:a14="http://schemas.microsoft.com/office/drawing/2010/main" val="0"/>
                        </a:ext>
                      </a:extLst>
                    </a:blip>
                    <a:srcRect/>
                    <a:stretch>
                      <a:fillRect/>
                    </a:stretch>
                  </pic:blipFill>
                  <pic:spPr bwMode="auto">
                    <a:xfrm>
                      <a:off x="0" y="0"/>
                      <a:ext cx="146050" cy="151765"/>
                    </a:xfrm>
                    <a:prstGeom prst="rect">
                      <a:avLst/>
                    </a:prstGeom>
                    <a:noFill/>
                    <a:ln>
                      <a:noFill/>
                    </a:ln>
                  </pic:spPr>
                </pic:pic>
              </a:graphicData>
            </a:graphic>
          </wp:inline>
        </w:drawing>
      </w:r>
      <w:r w:rsidRPr="006E3BBD">
        <w:rPr>
          <w:rFonts w:ascii="Times New Roman" w:hAnsi="Times New Roman"/>
          <w:kern w:val="2"/>
          <w:szCs w:val="20"/>
          <w:lang w:val="en-US" w:eastAsia="zh-CN"/>
        </w:rPr>
        <w:t xml:space="preserve">, </w:t>
      </w:r>
      <w:r w:rsidRPr="006E3BBD">
        <w:rPr>
          <w:rFonts w:ascii="Times New Roman" w:hAnsi="Times New Roman"/>
          <w:noProof/>
          <w:kern w:val="2"/>
          <w:position w:val="-10"/>
          <w:szCs w:val="20"/>
          <w:lang w:eastAsia="en-GB"/>
        </w:rPr>
        <w:drawing>
          <wp:inline distT="0" distB="0" distL="0" distR="0" wp14:anchorId="60563C92" wp14:editId="675E98A2">
            <wp:extent cx="274955" cy="196215"/>
            <wp:effectExtent l="0" t="0" r="0" b="0"/>
            <wp:docPr id="5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26" cstate="print">
                      <a:extLst>
                        <a:ext uri="{28A0092B-C50C-407E-A947-70E740481C1C}">
                          <a14:useLocalDpi xmlns:a14="http://schemas.microsoft.com/office/drawing/2010/main" val="0"/>
                        </a:ext>
                      </a:extLst>
                    </a:blip>
                    <a:srcRect/>
                    <a:stretch>
                      <a:fillRect/>
                    </a:stretch>
                  </pic:blipFill>
                  <pic:spPr bwMode="auto">
                    <a:xfrm>
                      <a:off x="0" y="0"/>
                      <a:ext cx="274955" cy="196215"/>
                    </a:xfrm>
                    <a:prstGeom prst="rect">
                      <a:avLst/>
                    </a:prstGeom>
                    <a:noFill/>
                    <a:ln>
                      <a:noFill/>
                    </a:ln>
                  </pic:spPr>
                </pic:pic>
              </a:graphicData>
            </a:graphic>
          </wp:inline>
        </w:drawing>
      </w:r>
      <w:r w:rsidRPr="006E3BBD">
        <w:rPr>
          <w:rFonts w:ascii="Times New Roman" w:hAnsi="Times New Roman"/>
          <w:kern w:val="2"/>
          <w:szCs w:val="20"/>
          <w:lang w:val="en-US" w:eastAsia="zh-CN"/>
        </w:rPr>
        <w:t xml:space="preserve">, and </w:t>
      </w:r>
      <w:r w:rsidRPr="006E3BBD">
        <w:rPr>
          <w:rFonts w:ascii="Times New Roman" w:hAnsi="Times New Roman"/>
          <w:noProof/>
          <w:kern w:val="2"/>
          <w:position w:val="-10"/>
          <w:szCs w:val="20"/>
          <w:lang w:eastAsia="en-GB"/>
        </w:rPr>
        <w:drawing>
          <wp:inline distT="0" distB="0" distL="0" distR="0" wp14:anchorId="331278C3" wp14:editId="66AF989E">
            <wp:extent cx="241300" cy="196215"/>
            <wp:effectExtent l="0" t="0" r="6350" b="0"/>
            <wp:docPr id="5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19" cstate="print">
                      <a:extLst>
                        <a:ext uri="{28A0092B-C50C-407E-A947-70E740481C1C}">
                          <a14:useLocalDpi xmlns:a14="http://schemas.microsoft.com/office/drawing/2010/main" val="0"/>
                        </a:ext>
                      </a:extLst>
                    </a:blip>
                    <a:srcRect/>
                    <a:stretch>
                      <a:fillRect/>
                    </a:stretch>
                  </pic:blipFill>
                  <pic:spPr bwMode="auto">
                    <a:xfrm>
                      <a:off x="0" y="0"/>
                      <a:ext cx="241300" cy="196215"/>
                    </a:xfrm>
                    <a:prstGeom prst="rect">
                      <a:avLst/>
                    </a:prstGeom>
                    <a:noFill/>
                    <a:ln>
                      <a:noFill/>
                    </a:ln>
                  </pic:spPr>
                </pic:pic>
              </a:graphicData>
            </a:graphic>
          </wp:inline>
        </w:drawing>
      </w:r>
      <w:r w:rsidRPr="006E3BBD">
        <w:rPr>
          <w:rFonts w:ascii="Times New Roman" w:hAnsi="Times New Roman"/>
          <w:kern w:val="2"/>
          <w:szCs w:val="20"/>
          <w:lang w:val="en-US" w:eastAsia="zh-CN"/>
        </w:rPr>
        <w:t xml:space="preserve"> resulting to a value of </w:t>
      </w:r>
      <w:r w:rsidRPr="006E3BBD">
        <w:rPr>
          <w:rFonts w:ascii="Times New Roman" w:hAnsi="Times New Roman"/>
          <w:noProof/>
          <w:kern w:val="2"/>
          <w:position w:val="-12"/>
          <w:szCs w:val="20"/>
          <w:lang w:eastAsia="en-GB"/>
        </w:rPr>
        <w:drawing>
          <wp:inline distT="0" distB="0" distL="0" distR="0" wp14:anchorId="797EE60C" wp14:editId="144C55D8">
            <wp:extent cx="1037590" cy="241300"/>
            <wp:effectExtent l="0" t="0" r="0" b="6350"/>
            <wp:docPr id="5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18" cstate="print">
                      <a:extLst>
                        <a:ext uri="{28A0092B-C50C-407E-A947-70E740481C1C}">
                          <a14:useLocalDpi xmlns:a14="http://schemas.microsoft.com/office/drawing/2010/main" val="0"/>
                        </a:ext>
                      </a:extLst>
                    </a:blip>
                    <a:srcRect/>
                    <a:stretch>
                      <a:fillRect/>
                    </a:stretch>
                  </pic:blipFill>
                  <pic:spPr bwMode="auto">
                    <a:xfrm>
                      <a:off x="0" y="0"/>
                      <a:ext cx="1037590" cy="241300"/>
                    </a:xfrm>
                    <a:prstGeom prst="rect">
                      <a:avLst/>
                    </a:prstGeom>
                    <a:noFill/>
                    <a:ln>
                      <a:noFill/>
                    </a:ln>
                  </pic:spPr>
                </pic:pic>
              </a:graphicData>
            </a:graphic>
          </wp:inline>
        </w:drawing>
      </w:r>
      <w:r w:rsidRPr="006E3BBD">
        <w:rPr>
          <w:rFonts w:ascii="Times New Roman" w:hAnsi="Times New Roman"/>
          <w:kern w:val="2"/>
          <w:szCs w:val="20"/>
          <w:lang w:val="en-US" w:eastAsia="zh-CN"/>
        </w:rPr>
        <w:t xml:space="preserve"> that is not an integer.</w:t>
      </w:r>
      <w:ins w:id="897" w:author="Xueming Pan" w:date="2018-08-15T14:48:00Z">
        <w:r w:rsidRPr="006E3BBD">
          <w:rPr>
            <w:rFonts w:ascii="Times New Roman" w:hAnsi="Times New Roman"/>
            <w:kern w:val="2"/>
            <w:szCs w:val="20"/>
            <w:lang w:val="en-US" w:eastAsia="zh-CN"/>
          </w:rPr>
          <w:t xml:space="preserve"> </w:t>
        </w:r>
      </w:ins>
      <w:ins w:id="898" w:author="Xueming Pan" w:date="2018-08-15T14:49:00Z">
        <w:r w:rsidRPr="006E3BBD">
          <w:rPr>
            <w:rFonts w:ascii="Times New Roman" w:hAnsi="Times New Roman"/>
            <w:kern w:val="2"/>
            <w:szCs w:val="20"/>
            <w:lang w:val="en-US" w:eastAsia="zh-CN"/>
          </w:rPr>
          <w:t>For DCI format 2_1, t</w:t>
        </w:r>
      </w:ins>
      <w:ins w:id="899" w:author="Xueming Pan" w:date="2018-08-15T14:48:00Z">
        <w:r w:rsidRPr="006E3BBD">
          <w:rPr>
            <w:rFonts w:ascii="Times New Roman" w:hAnsi="Times New Roman"/>
            <w:kern w:val="2"/>
            <w:szCs w:val="20"/>
            <w:lang w:val="en-US" w:eastAsia="zh-CN"/>
          </w:rPr>
          <w:t>he UE does no</w:t>
        </w:r>
      </w:ins>
      <w:ins w:id="900" w:author="Xueming Pan" w:date="2018-08-15T15:03:00Z">
        <w:r w:rsidRPr="006E3BBD">
          <w:rPr>
            <w:rFonts w:ascii="Times New Roman" w:hAnsi="Times New Roman"/>
            <w:kern w:val="2"/>
            <w:szCs w:val="20"/>
            <w:lang w:val="en-US" w:eastAsia="zh-CN"/>
          </w:rPr>
          <w:t>t</w:t>
        </w:r>
      </w:ins>
      <w:ins w:id="901" w:author="Xueming Pan" w:date="2018-08-15T14:48:00Z">
        <w:r w:rsidRPr="006E3BBD">
          <w:rPr>
            <w:rFonts w:ascii="Times New Roman" w:hAnsi="Times New Roman"/>
            <w:kern w:val="2"/>
            <w:szCs w:val="20"/>
            <w:lang w:val="en-US" w:eastAsia="zh-CN"/>
          </w:rPr>
          <w:t xml:space="preserve"> exp</w:t>
        </w:r>
      </w:ins>
      <w:ins w:id="902" w:author="Xueming Pan" w:date="2018-08-15T15:03:00Z">
        <w:r w:rsidRPr="006E3BBD">
          <w:rPr>
            <w:rFonts w:ascii="Times New Roman" w:hAnsi="Times New Roman"/>
            <w:kern w:val="2"/>
            <w:szCs w:val="20"/>
            <w:lang w:val="en-US" w:eastAsia="zh-CN"/>
          </w:rPr>
          <w:t>e</w:t>
        </w:r>
      </w:ins>
      <w:ins w:id="903" w:author="Xueming Pan" w:date="2018-08-15T14:48:00Z">
        <w:r w:rsidRPr="006E3BBD">
          <w:rPr>
            <w:rFonts w:ascii="Times New Roman" w:hAnsi="Times New Roman"/>
            <w:kern w:val="2"/>
            <w:szCs w:val="20"/>
            <w:lang w:val="en-US" w:eastAsia="zh-CN"/>
          </w:rPr>
          <w:t xml:space="preserve">ct to be configured with more than one </w:t>
        </w:r>
      </w:ins>
      <w:ins w:id="904" w:author="Xueming Pan" w:date="2018-08-15T14:49:00Z">
        <w:r w:rsidRPr="006E3BBD">
          <w:rPr>
            <w:rFonts w:ascii="Times New Roman" w:hAnsi="Times New Roman"/>
            <w:kern w:val="2"/>
            <w:szCs w:val="20"/>
            <w:lang w:val="en-US" w:eastAsia="zh-CN"/>
          </w:rPr>
          <w:t>PDCCH monitoring occasion</w:t>
        </w:r>
      </w:ins>
      <w:ins w:id="905" w:author="Xueming Pan" w:date="2018-08-15T15:03:00Z">
        <w:r w:rsidRPr="006E3BBD">
          <w:rPr>
            <w:rFonts w:ascii="Times New Roman" w:hAnsi="Times New Roman"/>
            <w:kern w:val="2"/>
            <w:szCs w:val="20"/>
            <w:lang w:val="en-US" w:eastAsia="zh-CN"/>
          </w:rPr>
          <w:t>s</w:t>
        </w:r>
      </w:ins>
      <w:ins w:id="906" w:author="Xueming Pan" w:date="2018-08-15T14:49:00Z">
        <w:r w:rsidRPr="006E3BBD">
          <w:rPr>
            <w:rFonts w:ascii="Times New Roman" w:hAnsi="Times New Roman"/>
            <w:kern w:val="2"/>
            <w:szCs w:val="20"/>
            <w:lang w:val="en-US" w:eastAsia="zh-CN"/>
          </w:rPr>
          <w:t xml:space="preserve"> in a slot</w:t>
        </w:r>
      </w:ins>
      <w:ins w:id="907" w:author="Xueming Pan" w:date="2018-08-15T14:50:00Z">
        <w:r w:rsidRPr="006E3BBD">
          <w:rPr>
            <w:rFonts w:ascii="Times New Roman" w:hAnsi="Times New Roman"/>
            <w:kern w:val="2"/>
            <w:szCs w:val="20"/>
            <w:lang w:val="en-US" w:eastAsia="zh-CN"/>
          </w:rPr>
          <w:t xml:space="preserve">, by higher layer parameter </w:t>
        </w:r>
        <w:r w:rsidRPr="006E3BBD">
          <w:rPr>
            <w:rFonts w:ascii="Times New Roman" w:hAnsi="Times New Roman"/>
            <w:i/>
            <w:kern w:val="2"/>
            <w:szCs w:val="20"/>
            <w:lang w:val="en-US" w:eastAsia="zh-CN"/>
          </w:rPr>
          <w:t xml:space="preserve">monitoringSymbolsWithinSlot. </w:t>
        </w:r>
      </w:ins>
    </w:p>
    <w:p w14:paraId="13018E94" w14:textId="77777777" w:rsidR="0037532F" w:rsidRPr="006E3BBD" w:rsidRDefault="0037532F" w:rsidP="006E3BBD">
      <w:pPr>
        <w:jc w:val="center"/>
        <w:rPr>
          <w:rFonts w:ascii="Times New Roman" w:hAnsi="Times New Roman"/>
          <w:color w:val="FF0000"/>
          <w:kern w:val="2"/>
          <w:szCs w:val="20"/>
          <w:lang w:val="en-US" w:eastAsia="zh-CN"/>
        </w:rPr>
      </w:pPr>
      <w:r w:rsidRPr="006E3BBD">
        <w:rPr>
          <w:rFonts w:ascii="Times New Roman" w:hAnsi="Times New Roman"/>
          <w:color w:val="FF0000"/>
          <w:kern w:val="2"/>
          <w:szCs w:val="20"/>
          <w:lang w:val="en-US" w:eastAsia="zh-CN"/>
        </w:rPr>
        <w:t>&lt; Unchanged parts are omitted &gt;</w:t>
      </w:r>
    </w:p>
    <w:p w14:paraId="3AA2C0FE" w14:textId="66B9929D" w:rsidR="006E3BBD" w:rsidRPr="00724CA8" w:rsidRDefault="006E3BBD" w:rsidP="006E3BBD">
      <w:r>
        <w:t>===== end of TP =====</w:t>
      </w:r>
    </w:p>
    <w:p w14:paraId="769393ED" w14:textId="1B2731AC" w:rsidR="00EC7249" w:rsidRDefault="00EC7249" w:rsidP="00EC7249">
      <w:pPr>
        <w:ind w:left="720" w:hanging="720"/>
        <w:rPr>
          <w:lang w:eastAsia="x-none"/>
        </w:rPr>
      </w:pPr>
    </w:p>
    <w:p w14:paraId="591C7E43" w14:textId="6B1AE78C" w:rsidR="007525D9" w:rsidRPr="007525D9" w:rsidRDefault="007525D9" w:rsidP="007525D9">
      <w:pPr>
        <w:ind w:left="720" w:hanging="720"/>
        <w:rPr>
          <w:b/>
          <w:lang w:eastAsia="x-none"/>
        </w:rPr>
      </w:pPr>
      <w:r w:rsidRPr="007525D9">
        <w:rPr>
          <w:b/>
          <w:lang w:eastAsia="x-none"/>
        </w:rPr>
        <w:t>Wednesday</w:t>
      </w:r>
    </w:p>
    <w:p w14:paraId="49A95E0A" w14:textId="5B42B4EE" w:rsidR="006E3BBD" w:rsidRPr="007525D9" w:rsidRDefault="001B7BF2" w:rsidP="007525D9">
      <w:pPr>
        <w:ind w:left="720" w:hanging="720"/>
        <w:rPr>
          <w:b/>
          <w:lang w:eastAsia="x-none"/>
        </w:rPr>
      </w:pPr>
      <w:hyperlink r:id="rId1327" w:history="1">
        <w:r w:rsidR="00D93AE1">
          <w:rPr>
            <w:rStyle w:val="Hyperlink"/>
            <w:b/>
            <w:lang w:eastAsia="x-none"/>
          </w:rPr>
          <w:t>R1-1809838</w:t>
        </w:r>
      </w:hyperlink>
      <w:r w:rsidR="007525D9" w:rsidRPr="007525D9">
        <w:rPr>
          <w:b/>
          <w:lang w:eastAsia="x-none"/>
        </w:rPr>
        <w:tab/>
        <w:t>Summary for DL/UL data scheduling maintenance</w:t>
      </w:r>
      <w:r w:rsidR="007525D9" w:rsidRPr="007525D9">
        <w:rPr>
          <w:b/>
          <w:lang w:eastAsia="x-none"/>
        </w:rPr>
        <w:tab/>
        <w:t>Qualcomm</w:t>
      </w:r>
    </w:p>
    <w:p w14:paraId="6B3353F8" w14:textId="77777777" w:rsidR="007525D9" w:rsidRPr="00BD0234" w:rsidRDefault="007525D9" w:rsidP="007525D9">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23B3F524" w14:textId="68B3C49F" w:rsidR="007525D9" w:rsidRDefault="007525D9" w:rsidP="007525D9">
      <w:pPr>
        <w:ind w:left="720" w:hanging="720"/>
        <w:rPr>
          <w:lang w:eastAsia="x-none"/>
        </w:rPr>
      </w:pPr>
    </w:p>
    <w:p w14:paraId="7B013F2B" w14:textId="77777777" w:rsidR="007525D9" w:rsidRPr="007525D9" w:rsidRDefault="007525D9" w:rsidP="007525D9">
      <w:pPr>
        <w:rPr>
          <w:szCs w:val="20"/>
          <w:lang w:val="en-US"/>
        </w:rPr>
      </w:pPr>
      <w:r w:rsidRPr="007525D9">
        <w:rPr>
          <w:szCs w:val="20"/>
          <w:highlight w:val="green"/>
          <w:lang w:val="en-US"/>
        </w:rPr>
        <w:t>Agreements</w:t>
      </w:r>
      <w:r w:rsidRPr="007525D9">
        <w:rPr>
          <w:szCs w:val="20"/>
          <w:lang w:val="en-US"/>
        </w:rPr>
        <w:t>:</w:t>
      </w:r>
    </w:p>
    <w:p w14:paraId="79E153B2" w14:textId="77777777" w:rsidR="007525D9" w:rsidRPr="007525D9" w:rsidRDefault="007525D9" w:rsidP="007525D9">
      <w:pPr>
        <w:ind w:left="720" w:hanging="720"/>
        <w:rPr>
          <w:szCs w:val="20"/>
        </w:rPr>
      </w:pPr>
      <w:r w:rsidRPr="007525D9">
        <w:rPr>
          <w:szCs w:val="20"/>
        </w:rPr>
        <w:t>The following UE capabilities are added:</w:t>
      </w:r>
    </w:p>
    <w:p w14:paraId="5454D643" w14:textId="77777777" w:rsidR="007525D9" w:rsidRPr="007525D9" w:rsidRDefault="007525D9" w:rsidP="008E772F">
      <w:pPr>
        <w:numPr>
          <w:ilvl w:val="0"/>
          <w:numId w:val="152"/>
        </w:numPr>
        <w:rPr>
          <w:szCs w:val="20"/>
          <w:lang w:eastAsia="x-none"/>
        </w:rPr>
      </w:pPr>
      <w:r w:rsidRPr="007525D9">
        <w:rPr>
          <w:szCs w:val="20"/>
          <w:lang w:eastAsia="x-none"/>
        </w:rPr>
        <w:t>Duplicate 5-11,5-11a,5-11b for Capability #2</w:t>
      </w:r>
    </w:p>
    <w:p w14:paraId="55ACB941" w14:textId="77777777" w:rsidR="007525D9" w:rsidRPr="007525D9" w:rsidRDefault="007525D9" w:rsidP="008E772F">
      <w:pPr>
        <w:numPr>
          <w:ilvl w:val="1"/>
          <w:numId w:val="152"/>
        </w:numPr>
        <w:rPr>
          <w:szCs w:val="20"/>
          <w:lang w:eastAsia="x-none"/>
        </w:rPr>
      </w:pPr>
      <w:r w:rsidRPr="007525D9">
        <w:rPr>
          <w:szCs w:val="20"/>
          <w:lang w:eastAsia="x-none"/>
        </w:rPr>
        <w:t>Note: 5-11,5-11a,5-11b will be associated only with Capability #1</w:t>
      </w:r>
    </w:p>
    <w:p w14:paraId="5E4BE88D" w14:textId="77777777" w:rsidR="007525D9" w:rsidRPr="007525D9" w:rsidRDefault="007525D9" w:rsidP="008E772F">
      <w:pPr>
        <w:numPr>
          <w:ilvl w:val="0"/>
          <w:numId w:val="152"/>
        </w:numPr>
        <w:rPr>
          <w:szCs w:val="20"/>
          <w:lang w:eastAsia="x-none"/>
        </w:rPr>
      </w:pPr>
      <w:r w:rsidRPr="007525D9">
        <w:rPr>
          <w:szCs w:val="20"/>
          <w:lang w:eastAsia="x-none"/>
        </w:rPr>
        <w:t>Duplicate 5-12,5-12a,5-12b for Capability #2</w:t>
      </w:r>
    </w:p>
    <w:p w14:paraId="21253F51" w14:textId="77777777" w:rsidR="007525D9" w:rsidRPr="007525D9" w:rsidRDefault="007525D9" w:rsidP="008E772F">
      <w:pPr>
        <w:numPr>
          <w:ilvl w:val="1"/>
          <w:numId w:val="152"/>
        </w:numPr>
        <w:rPr>
          <w:szCs w:val="20"/>
          <w:lang w:eastAsia="x-none"/>
        </w:rPr>
      </w:pPr>
      <w:r w:rsidRPr="007525D9">
        <w:rPr>
          <w:szCs w:val="20"/>
          <w:lang w:eastAsia="x-none"/>
        </w:rPr>
        <w:t>Note: 5-12,5-12a,5-12b will be associated only with Capability #1</w:t>
      </w:r>
    </w:p>
    <w:p w14:paraId="538AE98B" w14:textId="77777777" w:rsidR="007525D9" w:rsidRDefault="007525D9" w:rsidP="007525D9">
      <w:pPr>
        <w:ind w:left="720" w:hanging="720"/>
        <w:rPr>
          <w:lang w:eastAsia="x-none"/>
        </w:rPr>
      </w:pPr>
    </w:p>
    <w:p w14:paraId="6536FBE8" w14:textId="77777777" w:rsidR="007525D9" w:rsidRPr="00E303AE" w:rsidRDefault="007525D9" w:rsidP="007525D9">
      <w:pPr>
        <w:ind w:left="720" w:hanging="720"/>
        <w:rPr>
          <w:lang w:eastAsia="x-none"/>
        </w:rPr>
      </w:pPr>
    </w:p>
    <w:p w14:paraId="3718173C" w14:textId="6589F272" w:rsidR="00E303AE" w:rsidRPr="00E303AE" w:rsidRDefault="001B7BF2" w:rsidP="00E303AE">
      <w:pPr>
        <w:ind w:left="720" w:hanging="720"/>
        <w:rPr>
          <w:lang w:eastAsia="x-none"/>
        </w:rPr>
      </w:pPr>
      <w:hyperlink r:id="rId1328" w:history="1">
        <w:r w:rsidR="00D93AE1">
          <w:rPr>
            <w:rStyle w:val="Hyperlink"/>
            <w:lang w:eastAsia="x-none"/>
          </w:rPr>
          <w:t>R1-1808210</w:t>
        </w:r>
      </w:hyperlink>
      <w:r w:rsidR="00E303AE" w:rsidRPr="00E303AE">
        <w:rPr>
          <w:lang w:eastAsia="x-none"/>
        </w:rPr>
        <w:tab/>
        <w:t>Remaining Issues of NR scheduling and HARQ process</w:t>
      </w:r>
      <w:r w:rsidR="00E303AE" w:rsidRPr="00E303AE">
        <w:rPr>
          <w:lang w:eastAsia="x-none"/>
        </w:rPr>
        <w:tab/>
        <w:t>ZTE</w:t>
      </w:r>
    </w:p>
    <w:p w14:paraId="324020F4" w14:textId="225E154E" w:rsidR="00E303AE" w:rsidRPr="00E303AE" w:rsidRDefault="001B7BF2" w:rsidP="00E303AE">
      <w:pPr>
        <w:ind w:left="720" w:hanging="720"/>
        <w:rPr>
          <w:lang w:eastAsia="x-none"/>
        </w:rPr>
      </w:pPr>
      <w:hyperlink r:id="rId1329" w:history="1">
        <w:r w:rsidR="00D93AE1">
          <w:rPr>
            <w:rStyle w:val="Hyperlink"/>
            <w:lang w:eastAsia="x-none"/>
          </w:rPr>
          <w:t>R1-1808226</w:t>
        </w:r>
      </w:hyperlink>
      <w:r w:rsidR="00E303AE" w:rsidRPr="00E303AE">
        <w:rPr>
          <w:lang w:eastAsia="x-none"/>
        </w:rPr>
        <w:tab/>
        <w:t>Remaining issues on scheduling and HARQ</w:t>
      </w:r>
      <w:r w:rsidR="00E303AE" w:rsidRPr="00E303AE">
        <w:rPr>
          <w:lang w:eastAsia="x-none"/>
        </w:rPr>
        <w:tab/>
        <w:t>vivo</w:t>
      </w:r>
    </w:p>
    <w:p w14:paraId="613D0768" w14:textId="475E665C" w:rsidR="00E303AE" w:rsidRPr="00E303AE" w:rsidRDefault="001B7BF2" w:rsidP="00E303AE">
      <w:pPr>
        <w:ind w:left="720" w:hanging="720"/>
        <w:rPr>
          <w:lang w:eastAsia="x-none"/>
        </w:rPr>
      </w:pPr>
      <w:hyperlink r:id="rId1330" w:history="1">
        <w:r w:rsidR="00D93AE1">
          <w:rPr>
            <w:rStyle w:val="Hyperlink"/>
            <w:lang w:eastAsia="x-none"/>
          </w:rPr>
          <w:t>R1-1808261</w:t>
        </w:r>
      </w:hyperlink>
      <w:r w:rsidR="00E303AE" w:rsidRPr="00E303AE">
        <w:rPr>
          <w:lang w:eastAsia="x-none"/>
        </w:rPr>
        <w:tab/>
        <w:t>Remaining issues of DLUL data scheduling and HARQ procedure</w:t>
      </w:r>
      <w:r w:rsidR="00E303AE" w:rsidRPr="00E303AE">
        <w:rPr>
          <w:lang w:eastAsia="x-none"/>
        </w:rPr>
        <w:tab/>
        <w:t>MediaTek Inc.</w:t>
      </w:r>
    </w:p>
    <w:p w14:paraId="7D5207A8" w14:textId="7B2297B8" w:rsidR="00E303AE" w:rsidRPr="00E303AE" w:rsidRDefault="001B7BF2" w:rsidP="00E303AE">
      <w:pPr>
        <w:ind w:left="720" w:hanging="720"/>
        <w:rPr>
          <w:lang w:eastAsia="x-none"/>
        </w:rPr>
      </w:pPr>
      <w:hyperlink r:id="rId1331" w:history="1">
        <w:r w:rsidR="00D93AE1">
          <w:rPr>
            <w:rStyle w:val="Hyperlink"/>
            <w:lang w:eastAsia="x-none"/>
          </w:rPr>
          <w:t>R1-1808380</w:t>
        </w:r>
      </w:hyperlink>
      <w:r w:rsidR="00E303AE" w:rsidRPr="00E303AE">
        <w:rPr>
          <w:lang w:eastAsia="x-none"/>
        </w:rPr>
        <w:tab/>
        <w:t>Corrections to DL/UL scheduling and HARQ management</w:t>
      </w:r>
      <w:r w:rsidR="00E303AE" w:rsidRPr="00E303AE">
        <w:rPr>
          <w:lang w:eastAsia="x-none"/>
        </w:rPr>
        <w:tab/>
        <w:t>CATT</w:t>
      </w:r>
    </w:p>
    <w:p w14:paraId="4EFCA0EE" w14:textId="62C96DEA" w:rsidR="00E303AE" w:rsidRPr="00E303AE" w:rsidRDefault="001B7BF2" w:rsidP="00E303AE">
      <w:pPr>
        <w:ind w:left="720" w:hanging="720"/>
        <w:rPr>
          <w:lang w:eastAsia="x-none"/>
        </w:rPr>
      </w:pPr>
      <w:hyperlink r:id="rId1332" w:history="1">
        <w:r w:rsidR="00D93AE1">
          <w:rPr>
            <w:rStyle w:val="Hyperlink"/>
            <w:lang w:eastAsia="x-none"/>
          </w:rPr>
          <w:t>R1-1808492</w:t>
        </w:r>
      </w:hyperlink>
      <w:r w:rsidR="00E303AE" w:rsidRPr="00E303AE">
        <w:rPr>
          <w:lang w:eastAsia="x-none"/>
        </w:rPr>
        <w:tab/>
        <w:t>Discussion on DL/UL data scheduling and HARQ procedure</w:t>
      </w:r>
      <w:r w:rsidR="00E303AE" w:rsidRPr="00E303AE">
        <w:rPr>
          <w:lang w:eastAsia="x-none"/>
        </w:rPr>
        <w:tab/>
        <w:t>LG ELECTRONICS</w:t>
      </w:r>
    </w:p>
    <w:p w14:paraId="4CB6AFB0" w14:textId="4D0C98A5" w:rsidR="00E303AE" w:rsidRPr="00E303AE" w:rsidRDefault="001B7BF2" w:rsidP="00E303AE">
      <w:pPr>
        <w:ind w:left="720" w:hanging="720"/>
        <w:rPr>
          <w:lang w:eastAsia="x-none"/>
        </w:rPr>
      </w:pPr>
      <w:hyperlink r:id="rId1333" w:history="1">
        <w:r w:rsidR="00D93AE1">
          <w:rPr>
            <w:rStyle w:val="Hyperlink"/>
            <w:lang w:eastAsia="x-none"/>
          </w:rPr>
          <w:t>R1-180</w:t>
        </w:r>
        <w:r w:rsidR="00B86F60">
          <w:rPr>
            <w:rStyle w:val="Hyperlink"/>
            <w:lang w:eastAsia="x-none"/>
          </w:rPr>
          <w:t>9731</w:t>
        </w:r>
      </w:hyperlink>
      <w:r w:rsidR="00E303AE" w:rsidRPr="00E303AE">
        <w:rPr>
          <w:lang w:eastAsia="x-none"/>
        </w:rPr>
        <w:tab/>
        <w:t>NR scheduling and HARQ procedures</w:t>
      </w:r>
      <w:r w:rsidR="00E303AE" w:rsidRPr="00E303AE">
        <w:rPr>
          <w:lang w:eastAsia="x-none"/>
        </w:rPr>
        <w:tab/>
        <w:t>Intel Corporation</w:t>
      </w:r>
      <w:r w:rsidR="00B86F60">
        <w:rPr>
          <w:lang w:eastAsia="x-none"/>
        </w:rPr>
        <w:tab/>
        <w:t xml:space="preserve">(revision of </w:t>
      </w:r>
      <w:hyperlink r:id="rId1334" w:history="1">
        <w:r w:rsidR="00B86F60">
          <w:rPr>
            <w:rStyle w:val="Hyperlink"/>
            <w:lang w:eastAsia="x-none"/>
          </w:rPr>
          <w:t>R1-1808674</w:t>
        </w:r>
      </w:hyperlink>
      <w:r w:rsidR="00B86F60">
        <w:rPr>
          <w:rStyle w:val="Hyperlink"/>
          <w:lang w:eastAsia="x-none"/>
        </w:rPr>
        <w:t>)</w:t>
      </w:r>
    </w:p>
    <w:p w14:paraId="177EDBFD" w14:textId="3D422F94" w:rsidR="00E303AE" w:rsidRPr="00E303AE" w:rsidRDefault="001B7BF2" w:rsidP="00E303AE">
      <w:pPr>
        <w:ind w:left="720" w:hanging="720"/>
        <w:rPr>
          <w:lang w:eastAsia="x-none"/>
        </w:rPr>
      </w:pPr>
      <w:hyperlink r:id="rId1335" w:history="1">
        <w:r w:rsidR="00D93AE1">
          <w:rPr>
            <w:rStyle w:val="Hyperlink"/>
            <w:lang w:eastAsia="x-none"/>
          </w:rPr>
          <w:t>R1-1808755</w:t>
        </w:r>
      </w:hyperlink>
      <w:r w:rsidR="00E303AE" w:rsidRPr="00E303AE">
        <w:rPr>
          <w:lang w:eastAsia="x-none"/>
        </w:rPr>
        <w:tab/>
        <w:t>Remaining Issues on UL/DL Scheduling</w:t>
      </w:r>
      <w:r w:rsidR="00E303AE" w:rsidRPr="00E303AE">
        <w:rPr>
          <w:lang w:eastAsia="x-none"/>
        </w:rPr>
        <w:tab/>
        <w:t>Samsung</w:t>
      </w:r>
    </w:p>
    <w:p w14:paraId="78CA45B5" w14:textId="73A7CE4B" w:rsidR="00E303AE" w:rsidRPr="00E303AE" w:rsidRDefault="001B7BF2" w:rsidP="00E303AE">
      <w:pPr>
        <w:ind w:left="720" w:hanging="720"/>
        <w:rPr>
          <w:lang w:eastAsia="x-none"/>
        </w:rPr>
      </w:pPr>
      <w:hyperlink r:id="rId1336" w:history="1">
        <w:r w:rsidR="00D93AE1">
          <w:rPr>
            <w:rStyle w:val="Hyperlink"/>
            <w:lang w:eastAsia="x-none"/>
          </w:rPr>
          <w:t>R1-1808808</w:t>
        </w:r>
      </w:hyperlink>
      <w:r w:rsidR="00E303AE" w:rsidRPr="00E303AE">
        <w:rPr>
          <w:lang w:eastAsia="x-none"/>
        </w:rPr>
        <w:tab/>
        <w:t>Remaining issues on DL/UL data scheduling and HARQ procedure</w:t>
      </w:r>
      <w:r w:rsidR="00E303AE" w:rsidRPr="00E303AE">
        <w:rPr>
          <w:lang w:eastAsia="x-none"/>
        </w:rPr>
        <w:tab/>
        <w:t>Spreadtrum Communications</w:t>
      </w:r>
    </w:p>
    <w:p w14:paraId="02E137EE" w14:textId="5DCCB160" w:rsidR="00E303AE" w:rsidRPr="00E303AE" w:rsidRDefault="001B7BF2" w:rsidP="00E303AE">
      <w:pPr>
        <w:ind w:left="720" w:hanging="720"/>
        <w:rPr>
          <w:lang w:eastAsia="x-none"/>
        </w:rPr>
      </w:pPr>
      <w:hyperlink r:id="rId1337" w:history="1">
        <w:r w:rsidR="00D93AE1">
          <w:rPr>
            <w:rStyle w:val="Hyperlink"/>
            <w:lang w:eastAsia="x-none"/>
          </w:rPr>
          <w:t>R1-1808870</w:t>
        </w:r>
      </w:hyperlink>
      <w:r w:rsidR="00E303AE" w:rsidRPr="00E303AE">
        <w:rPr>
          <w:lang w:eastAsia="x-none"/>
        </w:rPr>
        <w:tab/>
        <w:t>Maintenance for DL/UL data scheduling and HARQ procedure</w:t>
      </w:r>
      <w:r w:rsidR="00E303AE" w:rsidRPr="00E303AE">
        <w:rPr>
          <w:lang w:eastAsia="x-none"/>
        </w:rPr>
        <w:tab/>
        <w:t>Panasonic Corporation</w:t>
      </w:r>
    </w:p>
    <w:p w14:paraId="152B4CA7" w14:textId="52BD6115" w:rsidR="00E303AE" w:rsidRPr="00E303AE" w:rsidRDefault="001B7BF2" w:rsidP="00E303AE">
      <w:pPr>
        <w:ind w:left="1440" w:hanging="1440"/>
        <w:rPr>
          <w:lang w:eastAsia="x-none"/>
        </w:rPr>
      </w:pPr>
      <w:hyperlink r:id="rId1338" w:history="1">
        <w:r w:rsidR="00D93AE1">
          <w:rPr>
            <w:rStyle w:val="Hyperlink"/>
            <w:lang w:eastAsia="x-none"/>
          </w:rPr>
          <w:t>R1-1808887</w:t>
        </w:r>
      </w:hyperlink>
      <w:r w:rsidR="00E303AE" w:rsidRPr="00E303AE">
        <w:rPr>
          <w:lang w:eastAsia="x-none"/>
        </w:rPr>
        <w:tab/>
        <w:t>Text proposal for DL/UL data scheduling and HARQ procedure</w:t>
      </w:r>
      <w:r w:rsidR="00E303AE" w:rsidRPr="00E303AE">
        <w:rPr>
          <w:lang w:eastAsia="x-none"/>
        </w:rPr>
        <w:tab/>
        <w:t>Guangdong OPPO Mobile Telecom</w:t>
      </w:r>
    </w:p>
    <w:p w14:paraId="39285612" w14:textId="2F6D5164" w:rsidR="00E303AE" w:rsidRPr="00E303AE" w:rsidRDefault="001B7BF2" w:rsidP="00E303AE">
      <w:pPr>
        <w:ind w:left="720" w:hanging="720"/>
        <w:rPr>
          <w:lang w:eastAsia="x-none"/>
        </w:rPr>
      </w:pPr>
      <w:hyperlink r:id="rId1339" w:history="1">
        <w:r w:rsidR="00D93AE1">
          <w:rPr>
            <w:rStyle w:val="Hyperlink"/>
            <w:lang w:eastAsia="x-none"/>
          </w:rPr>
          <w:t>R1-1809051</w:t>
        </w:r>
      </w:hyperlink>
      <w:r w:rsidR="00E303AE" w:rsidRPr="00E303AE">
        <w:rPr>
          <w:lang w:eastAsia="x-none"/>
        </w:rPr>
        <w:tab/>
        <w:t>38.214 Text Proposal to align PUSCH-AllocationList and PDSCH-AllocationList to ASN.1</w:t>
      </w:r>
      <w:r w:rsidR="00E303AE" w:rsidRPr="00E303AE">
        <w:rPr>
          <w:lang w:eastAsia="x-none"/>
        </w:rPr>
        <w:tab/>
        <w:t>SPRINT Corporation</w:t>
      </w:r>
    </w:p>
    <w:p w14:paraId="5B7AD23F" w14:textId="598E23D0" w:rsidR="00E303AE" w:rsidRPr="00E303AE" w:rsidRDefault="001B7BF2" w:rsidP="00E303AE">
      <w:pPr>
        <w:ind w:left="720" w:hanging="720"/>
        <w:rPr>
          <w:lang w:eastAsia="x-none"/>
        </w:rPr>
      </w:pPr>
      <w:hyperlink r:id="rId1340" w:history="1">
        <w:r w:rsidR="00D93AE1">
          <w:rPr>
            <w:rStyle w:val="Hyperlink"/>
            <w:lang w:eastAsia="x-none"/>
          </w:rPr>
          <w:t>R1-1809060</w:t>
        </w:r>
      </w:hyperlink>
      <w:r w:rsidR="00E303AE" w:rsidRPr="00E303AE">
        <w:rPr>
          <w:lang w:eastAsia="x-none"/>
        </w:rPr>
        <w:tab/>
        <w:t>Remaining details on PDSCH time domain resource allocation</w:t>
      </w:r>
      <w:r w:rsidR="00E303AE" w:rsidRPr="00E303AE">
        <w:rPr>
          <w:lang w:eastAsia="x-none"/>
        </w:rPr>
        <w:tab/>
        <w:t>AT&amp;T</w:t>
      </w:r>
    </w:p>
    <w:p w14:paraId="11E08F56" w14:textId="5D8C25B3" w:rsidR="00E303AE" w:rsidRPr="00E303AE" w:rsidRDefault="001B7BF2" w:rsidP="00E303AE">
      <w:pPr>
        <w:ind w:left="720" w:hanging="720"/>
        <w:rPr>
          <w:lang w:eastAsia="x-none"/>
        </w:rPr>
      </w:pPr>
      <w:hyperlink r:id="rId1341" w:history="1">
        <w:r w:rsidR="00D93AE1">
          <w:rPr>
            <w:rStyle w:val="Hyperlink"/>
            <w:lang w:eastAsia="x-none"/>
          </w:rPr>
          <w:t>R1-1809110</w:t>
        </w:r>
      </w:hyperlink>
      <w:r w:rsidR="00E303AE" w:rsidRPr="00E303AE">
        <w:rPr>
          <w:lang w:eastAsia="x-none"/>
        </w:rPr>
        <w:tab/>
        <w:t>Remaining issues on Msg3 PUSCH frequency resource allocation</w:t>
      </w:r>
      <w:r w:rsidR="00E303AE" w:rsidRPr="00E303AE">
        <w:rPr>
          <w:lang w:eastAsia="x-none"/>
        </w:rPr>
        <w:tab/>
        <w:t>Sharp</w:t>
      </w:r>
    </w:p>
    <w:p w14:paraId="6EE77E8D" w14:textId="4A6B7574" w:rsidR="00E303AE" w:rsidRPr="00E303AE" w:rsidRDefault="001B7BF2" w:rsidP="00E303AE">
      <w:pPr>
        <w:ind w:left="720" w:hanging="720"/>
        <w:rPr>
          <w:lang w:eastAsia="x-none"/>
        </w:rPr>
      </w:pPr>
      <w:hyperlink r:id="rId1342" w:history="1">
        <w:r w:rsidR="00D93AE1">
          <w:rPr>
            <w:rStyle w:val="Hyperlink"/>
            <w:lang w:eastAsia="x-none"/>
          </w:rPr>
          <w:t>R1-1809143</w:t>
        </w:r>
      </w:hyperlink>
      <w:r w:rsidR="00E303AE" w:rsidRPr="00E303AE">
        <w:rPr>
          <w:lang w:eastAsia="x-none"/>
        </w:rPr>
        <w:tab/>
        <w:t>Maintenance for DL/UL data scheduling and HARQ procedure</w:t>
      </w:r>
      <w:r w:rsidR="00E303AE" w:rsidRPr="00E303AE">
        <w:rPr>
          <w:lang w:eastAsia="x-none"/>
        </w:rPr>
        <w:tab/>
        <w:t>NTT DOCOMO, INC.</w:t>
      </w:r>
    </w:p>
    <w:p w14:paraId="41EEDCC9" w14:textId="702702FF" w:rsidR="00E303AE" w:rsidRPr="00E303AE" w:rsidRDefault="001B7BF2" w:rsidP="00E303AE">
      <w:pPr>
        <w:ind w:left="1440" w:hanging="1440"/>
        <w:rPr>
          <w:lang w:eastAsia="x-none"/>
        </w:rPr>
      </w:pPr>
      <w:hyperlink r:id="rId1343" w:history="1">
        <w:r w:rsidR="00D93AE1">
          <w:rPr>
            <w:rStyle w:val="Hyperlink"/>
            <w:lang w:eastAsia="x-none"/>
          </w:rPr>
          <w:t>R1-1809297</w:t>
        </w:r>
      </w:hyperlink>
      <w:r w:rsidR="00E303AE" w:rsidRPr="00E303AE">
        <w:rPr>
          <w:lang w:eastAsia="x-none"/>
        </w:rPr>
        <w:tab/>
        <w:t>Discussion on Remaining issues on HARQ-ACK bundling and multiplexing</w:t>
      </w:r>
      <w:r w:rsidR="00E303AE" w:rsidRPr="00E303AE">
        <w:rPr>
          <w:lang w:eastAsia="x-none"/>
        </w:rPr>
        <w:tab/>
        <w:t>China Telecommunications</w:t>
      </w:r>
    </w:p>
    <w:p w14:paraId="0398E4B6" w14:textId="6A91B877" w:rsidR="00E303AE" w:rsidRPr="00E303AE" w:rsidRDefault="001B7BF2" w:rsidP="00E303AE">
      <w:pPr>
        <w:ind w:left="720" w:hanging="720"/>
        <w:rPr>
          <w:lang w:eastAsia="x-none"/>
        </w:rPr>
      </w:pPr>
      <w:hyperlink r:id="rId1344" w:history="1">
        <w:r w:rsidR="00D93AE1">
          <w:rPr>
            <w:rStyle w:val="Hyperlink"/>
            <w:lang w:eastAsia="x-none"/>
          </w:rPr>
          <w:t>R1-1809322</w:t>
        </w:r>
      </w:hyperlink>
      <w:r w:rsidR="00E303AE" w:rsidRPr="00E303AE">
        <w:rPr>
          <w:lang w:eastAsia="x-none"/>
        </w:rPr>
        <w:tab/>
        <w:t>Remining issues on DL/UL data scheduling and HARQ procedure</w:t>
      </w:r>
      <w:r w:rsidR="00E303AE" w:rsidRPr="00E303AE">
        <w:rPr>
          <w:lang w:eastAsia="x-none"/>
        </w:rPr>
        <w:tab/>
        <w:t>WILUS Inc.</w:t>
      </w:r>
    </w:p>
    <w:p w14:paraId="1B8ADDDB" w14:textId="22E4C4E3" w:rsidR="00E303AE" w:rsidRPr="00E303AE" w:rsidRDefault="001B7BF2" w:rsidP="00E303AE">
      <w:pPr>
        <w:ind w:left="720" w:hanging="720"/>
        <w:rPr>
          <w:lang w:eastAsia="x-none"/>
        </w:rPr>
      </w:pPr>
      <w:hyperlink r:id="rId1345" w:history="1">
        <w:r w:rsidR="00D93AE1">
          <w:rPr>
            <w:rStyle w:val="Hyperlink"/>
            <w:lang w:eastAsia="x-none"/>
          </w:rPr>
          <w:t>R1-1809392</w:t>
        </w:r>
      </w:hyperlink>
      <w:r w:rsidR="00E303AE" w:rsidRPr="00E303AE">
        <w:rPr>
          <w:lang w:eastAsia="x-none"/>
        </w:rPr>
        <w:tab/>
        <w:t>Remaining issues on resource allocation and UE processing times</w:t>
      </w:r>
      <w:r w:rsidR="00E303AE" w:rsidRPr="00E303AE">
        <w:rPr>
          <w:lang w:eastAsia="x-none"/>
        </w:rPr>
        <w:tab/>
        <w:t>Nokia, Nokia Shanghai Bell</w:t>
      </w:r>
    </w:p>
    <w:p w14:paraId="396DD5D4" w14:textId="375D0186" w:rsidR="00E303AE" w:rsidRPr="00E303AE" w:rsidRDefault="001B7BF2" w:rsidP="00E303AE">
      <w:pPr>
        <w:ind w:left="720" w:hanging="720"/>
        <w:rPr>
          <w:lang w:eastAsia="x-none"/>
        </w:rPr>
      </w:pPr>
      <w:hyperlink r:id="rId1346" w:history="1">
        <w:r w:rsidR="00D93AE1">
          <w:rPr>
            <w:rStyle w:val="Hyperlink"/>
            <w:lang w:eastAsia="x-none"/>
          </w:rPr>
          <w:t>R1-1809407</w:t>
        </w:r>
      </w:hyperlink>
      <w:r w:rsidR="00E303AE" w:rsidRPr="00E303AE">
        <w:rPr>
          <w:lang w:eastAsia="x-none"/>
        </w:rPr>
        <w:tab/>
        <w:t>Maintenance issues of DL/UL data scheduling and HARQ procedure</w:t>
      </w:r>
      <w:r w:rsidR="00E303AE" w:rsidRPr="00E303AE">
        <w:rPr>
          <w:lang w:eastAsia="x-none"/>
        </w:rPr>
        <w:tab/>
        <w:t>Ericsson</w:t>
      </w:r>
    </w:p>
    <w:p w14:paraId="45B0F37E" w14:textId="1D00EC39" w:rsidR="00E303AE" w:rsidRDefault="001B7BF2" w:rsidP="00E303AE">
      <w:pPr>
        <w:ind w:left="720" w:hanging="720"/>
        <w:rPr>
          <w:lang w:eastAsia="x-none"/>
        </w:rPr>
      </w:pPr>
      <w:hyperlink r:id="rId1347" w:history="1">
        <w:r w:rsidR="00D93AE1">
          <w:rPr>
            <w:rStyle w:val="Hyperlink"/>
            <w:lang w:eastAsia="x-none"/>
          </w:rPr>
          <w:t>R1-1809428</w:t>
        </w:r>
      </w:hyperlink>
      <w:r w:rsidR="00E303AE" w:rsidRPr="00E303AE">
        <w:rPr>
          <w:lang w:eastAsia="x-none"/>
        </w:rPr>
        <w:tab/>
        <w:t>Maintenance for DL/UL data scheduling and HARQ procedure</w:t>
      </w:r>
      <w:r w:rsidR="00E303AE" w:rsidRPr="00E303AE">
        <w:rPr>
          <w:lang w:eastAsia="x-none"/>
        </w:rPr>
        <w:tab/>
        <w:t>Qualcomm Incorporated</w:t>
      </w:r>
    </w:p>
    <w:p w14:paraId="085AEC81" w14:textId="77777777" w:rsidR="00AC22A8" w:rsidRDefault="00AC22A8" w:rsidP="00AC22A8">
      <w:pPr>
        <w:ind w:left="720" w:hanging="720"/>
        <w:rPr>
          <w:lang w:eastAsia="x-none"/>
        </w:rPr>
      </w:pPr>
      <w:r>
        <w:rPr>
          <w:lang w:eastAsia="x-none"/>
        </w:rPr>
        <w:t>R1-1809949</w:t>
      </w:r>
      <w:r>
        <w:rPr>
          <w:lang w:eastAsia="x-none"/>
        </w:rPr>
        <w:tab/>
        <w:t>Proposal for Data rate and TBS</w:t>
      </w:r>
      <w:r>
        <w:rPr>
          <w:lang w:eastAsia="x-none"/>
        </w:rPr>
        <w:tab/>
        <w:t>Ericsson</w:t>
      </w:r>
    </w:p>
    <w:p w14:paraId="232FBE46" w14:textId="77777777" w:rsidR="00AC22A8" w:rsidRDefault="00AC22A8" w:rsidP="00AC22A8">
      <w:pPr>
        <w:ind w:left="720" w:hanging="720"/>
        <w:rPr>
          <w:lang w:eastAsia="x-none"/>
        </w:rPr>
      </w:pPr>
      <w:r>
        <w:rPr>
          <w:lang w:eastAsia="x-none"/>
        </w:rPr>
        <w:t>R1-1809957</w:t>
      </w:r>
      <w:r>
        <w:rPr>
          <w:lang w:eastAsia="x-none"/>
        </w:rPr>
        <w:tab/>
        <w:t>Above Peak-Rate Skip-Decoding Rule</w:t>
      </w:r>
      <w:r>
        <w:rPr>
          <w:lang w:eastAsia="x-none"/>
        </w:rPr>
        <w:tab/>
        <w:t>Qualcomm Incorporated</w:t>
      </w:r>
    </w:p>
    <w:p w14:paraId="3982A7B8" w14:textId="79A339C0" w:rsidR="00AC22A8" w:rsidRPr="00E303AE" w:rsidRDefault="00AC22A8" w:rsidP="00AC22A8">
      <w:pPr>
        <w:ind w:left="720" w:hanging="720"/>
        <w:rPr>
          <w:lang w:eastAsia="x-none"/>
        </w:rPr>
      </w:pPr>
      <w:r>
        <w:rPr>
          <w:lang w:eastAsia="x-none"/>
        </w:rPr>
        <w:t>R1-1809980</w:t>
      </w:r>
      <w:r>
        <w:rPr>
          <w:lang w:eastAsia="x-none"/>
        </w:rPr>
        <w:tab/>
        <w:t>General principle of re-transmission of PUSCH with configured grant</w:t>
      </w:r>
      <w:r>
        <w:rPr>
          <w:lang w:eastAsia="x-none"/>
        </w:rPr>
        <w:tab/>
        <w:t>NTT DOCOMO</w:t>
      </w:r>
    </w:p>
    <w:p w14:paraId="3079FB92" w14:textId="77777777" w:rsidR="00E303AE" w:rsidRPr="00E303AE" w:rsidRDefault="00E303AE" w:rsidP="00063CD3">
      <w:pPr>
        <w:pStyle w:val="Heading4"/>
      </w:pPr>
      <w:bookmarkStart w:id="908" w:name="_Toc521704521"/>
      <w:bookmarkStart w:id="909" w:name="_Toc526458915"/>
      <w:r w:rsidRPr="00E303AE">
        <w:t>Maintenance for carrier aggregation and bandwidth parts</w:t>
      </w:r>
      <w:bookmarkEnd w:id="908"/>
      <w:bookmarkEnd w:id="909"/>
    </w:p>
    <w:p w14:paraId="52F6209E" w14:textId="74376001" w:rsidR="00651718" w:rsidRDefault="001B7BF2" w:rsidP="00651718">
      <w:pPr>
        <w:rPr>
          <w:rFonts w:ascii="Times New Roman" w:hAnsi="Times New Roman"/>
          <w:b/>
          <w:szCs w:val="20"/>
        </w:rPr>
      </w:pPr>
      <w:hyperlink r:id="rId1348" w:history="1">
        <w:r w:rsidR="00D93AE1">
          <w:rPr>
            <w:rStyle w:val="Hyperlink"/>
            <w:rFonts w:ascii="Times New Roman" w:hAnsi="Times New Roman"/>
            <w:b/>
            <w:szCs w:val="20"/>
          </w:rPr>
          <w:t>R1-1809773</w:t>
        </w:r>
      </w:hyperlink>
      <w:r w:rsidR="00651718" w:rsidRPr="00651718">
        <w:rPr>
          <w:rFonts w:ascii="Times New Roman" w:hAnsi="Times New Roman"/>
          <w:b/>
          <w:szCs w:val="20"/>
        </w:rPr>
        <w:tab/>
        <w:t>Summary of Bandwidth Part Remaining Issues</w:t>
      </w:r>
      <w:r w:rsidR="00651718" w:rsidRPr="00651718">
        <w:rPr>
          <w:rFonts w:ascii="Times New Roman" w:hAnsi="Times New Roman"/>
          <w:b/>
          <w:szCs w:val="20"/>
        </w:rPr>
        <w:tab/>
        <w:t>MediaTek</w:t>
      </w:r>
    </w:p>
    <w:p w14:paraId="474E3566" w14:textId="77777777" w:rsidR="00651718" w:rsidRPr="00BD0234" w:rsidRDefault="00651718" w:rsidP="00651718">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3EEE6300" w14:textId="1B85A082" w:rsidR="00651718" w:rsidRDefault="00651718" w:rsidP="00E303AE">
      <w:pPr>
        <w:ind w:left="720" w:hanging="720"/>
        <w:rPr>
          <w:lang w:eastAsia="x-none"/>
        </w:rPr>
      </w:pPr>
    </w:p>
    <w:p w14:paraId="3903C9C4" w14:textId="77777777" w:rsidR="00D06145" w:rsidRPr="00D06145" w:rsidRDefault="00D06145" w:rsidP="00D06145">
      <w:pPr>
        <w:rPr>
          <w:szCs w:val="20"/>
        </w:rPr>
      </w:pPr>
      <w:r w:rsidRPr="00D06145">
        <w:rPr>
          <w:szCs w:val="20"/>
          <w:highlight w:val="green"/>
        </w:rPr>
        <w:t>Agreements</w:t>
      </w:r>
      <w:r w:rsidRPr="00D06145">
        <w:rPr>
          <w:szCs w:val="20"/>
        </w:rPr>
        <w:t>:</w:t>
      </w:r>
    </w:p>
    <w:p w14:paraId="61602AC9" w14:textId="77777777" w:rsidR="00D06145" w:rsidRPr="00D06145" w:rsidRDefault="00D06145" w:rsidP="008E772F">
      <w:pPr>
        <w:numPr>
          <w:ilvl w:val="0"/>
          <w:numId w:val="103"/>
        </w:numPr>
        <w:ind w:left="567" w:hanging="210"/>
        <w:rPr>
          <w:bCs/>
          <w:szCs w:val="20"/>
          <w:lang w:eastAsia="zh-CN"/>
        </w:rPr>
      </w:pPr>
      <w:r w:rsidRPr="00D06145">
        <w:rPr>
          <w:b/>
          <w:bCs/>
          <w:szCs w:val="20"/>
          <w:lang w:eastAsia="zh-CN"/>
        </w:rPr>
        <w:t xml:space="preserve">Issue #1: </w:t>
      </w:r>
      <w:r w:rsidRPr="00D06145">
        <w:rPr>
          <w:bCs/>
          <w:szCs w:val="20"/>
          <w:lang w:eastAsia="zh-CN"/>
        </w:rPr>
        <w:t>In case multiplexing pattern 2 or 3 is used for the initial DL BWP, for an active DL BWP that overlaps with the initial DL BWP but not with the SS/PBCH block associated to the initial DL BWP, is it possible for the UE to:</w:t>
      </w:r>
    </w:p>
    <w:p w14:paraId="41563EE8" w14:textId="77777777" w:rsidR="00D06145" w:rsidRPr="00D06145" w:rsidRDefault="00D06145" w:rsidP="008E772F">
      <w:pPr>
        <w:numPr>
          <w:ilvl w:val="1"/>
          <w:numId w:val="103"/>
        </w:numPr>
        <w:rPr>
          <w:bCs/>
          <w:szCs w:val="20"/>
          <w:lang w:eastAsia="zh-CN"/>
        </w:rPr>
      </w:pPr>
      <w:r w:rsidRPr="00D06145">
        <w:rPr>
          <w:b/>
          <w:bCs/>
          <w:szCs w:val="20"/>
          <w:lang w:eastAsia="zh-CN"/>
        </w:rPr>
        <w:t xml:space="preserve">Question #1a: </w:t>
      </w:r>
      <w:r w:rsidRPr="00D06145">
        <w:rPr>
          <w:bCs/>
          <w:szCs w:val="20"/>
          <w:lang w:eastAsia="zh-CN"/>
        </w:rPr>
        <w:t>Perform BM based on the SS/PBCH block associated to the initial DL BWP?</w:t>
      </w:r>
    </w:p>
    <w:p w14:paraId="24B8149D" w14:textId="77777777" w:rsidR="00D06145" w:rsidRPr="00D06145" w:rsidRDefault="00D06145" w:rsidP="008E772F">
      <w:pPr>
        <w:numPr>
          <w:ilvl w:val="2"/>
          <w:numId w:val="103"/>
        </w:numPr>
        <w:ind w:left="1985" w:hanging="185"/>
        <w:rPr>
          <w:bCs/>
          <w:szCs w:val="20"/>
          <w:lang w:eastAsia="zh-CN"/>
        </w:rPr>
      </w:pPr>
      <w:r w:rsidRPr="00D06145">
        <w:rPr>
          <w:b/>
          <w:bCs/>
          <w:szCs w:val="20"/>
          <w:lang w:eastAsia="zh-CN"/>
        </w:rPr>
        <w:t>Answer:</w:t>
      </w:r>
      <w:r w:rsidRPr="00D06145">
        <w:rPr>
          <w:bCs/>
          <w:szCs w:val="20"/>
          <w:lang w:eastAsia="zh-CN"/>
        </w:rPr>
        <w:t xml:space="preserve"> No, a UE is not expected to perform BM based on the SS/PBCH block outside the active DL BWP. Note that the scenario can be supported with appropriate CSI-RS configuration.</w:t>
      </w:r>
    </w:p>
    <w:p w14:paraId="44FB85B4" w14:textId="77777777" w:rsidR="00D06145" w:rsidRPr="00D06145" w:rsidRDefault="00D06145" w:rsidP="008E772F">
      <w:pPr>
        <w:numPr>
          <w:ilvl w:val="1"/>
          <w:numId w:val="103"/>
        </w:numPr>
        <w:rPr>
          <w:bCs/>
          <w:szCs w:val="20"/>
          <w:lang w:eastAsia="zh-CN"/>
        </w:rPr>
      </w:pPr>
      <w:r w:rsidRPr="00D06145">
        <w:rPr>
          <w:b/>
          <w:bCs/>
          <w:szCs w:val="20"/>
          <w:lang w:eastAsia="zh-CN"/>
        </w:rPr>
        <w:t xml:space="preserve">Question #1b: </w:t>
      </w:r>
      <w:r w:rsidRPr="00D06145">
        <w:rPr>
          <w:bCs/>
          <w:szCs w:val="20"/>
          <w:lang w:eastAsia="zh-CN"/>
        </w:rPr>
        <w:t>Perform BFD based on the SS/PBCH block associated to the initial DL BWP?</w:t>
      </w:r>
    </w:p>
    <w:p w14:paraId="00452CDA" w14:textId="77777777" w:rsidR="00D06145" w:rsidRPr="00D06145" w:rsidRDefault="00D06145" w:rsidP="008E772F">
      <w:pPr>
        <w:numPr>
          <w:ilvl w:val="2"/>
          <w:numId w:val="103"/>
        </w:numPr>
        <w:ind w:left="1985" w:hanging="185"/>
        <w:rPr>
          <w:bCs/>
          <w:szCs w:val="20"/>
          <w:lang w:eastAsia="zh-CN"/>
        </w:rPr>
      </w:pPr>
      <w:r w:rsidRPr="00D06145">
        <w:rPr>
          <w:b/>
          <w:bCs/>
          <w:szCs w:val="20"/>
          <w:lang w:eastAsia="zh-CN"/>
        </w:rPr>
        <w:t xml:space="preserve">Answer: </w:t>
      </w:r>
      <w:r w:rsidRPr="00D06145">
        <w:rPr>
          <w:bCs/>
          <w:szCs w:val="20"/>
          <w:lang w:eastAsia="zh-CN"/>
        </w:rPr>
        <w:t>No, a UE is not expected to perform BFD based on the SS/PBCH block outside the active DL BWP. Note that the scenario can be supported with appropriate CSI-RS configuration.</w:t>
      </w:r>
    </w:p>
    <w:p w14:paraId="78D64E3B" w14:textId="77777777" w:rsidR="00D06145" w:rsidRPr="00D06145" w:rsidRDefault="00D06145" w:rsidP="008E772F">
      <w:pPr>
        <w:numPr>
          <w:ilvl w:val="1"/>
          <w:numId w:val="103"/>
        </w:numPr>
        <w:rPr>
          <w:bCs/>
          <w:szCs w:val="20"/>
          <w:lang w:eastAsia="zh-CN"/>
        </w:rPr>
      </w:pPr>
      <w:r w:rsidRPr="00D06145">
        <w:rPr>
          <w:b/>
          <w:bCs/>
          <w:szCs w:val="20"/>
          <w:lang w:eastAsia="zh-CN"/>
        </w:rPr>
        <w:t xml:space="preserve">Question #1c: </w:t>
      </w:r>
      <w:r w:rsidRPr="00D06145">
        <w:rPr>
          <w:bCs/>
          <w:szCs w:val="20"/>
          <w:lang w:eastAsia="zh-CN"/>
        </w:rPr>
        <w:t>Perform RLM based on the SS/PBCH block associated to the initial DL BWP?</w:t>
      </w:r>
    </w:p>
    <w:p w14:paraId="50841FA0" w14:textId="77777777" w:rsidR="00D06145" w:rsidRPr="00D06145" w:rsidRDefault="00D06145" w:rsidP="008E772F">
      <w:pPr>
        <w:numPr>
          <w:ilvl w:val="2"/>
          <w:numId w:val="103"/>
        </w:numPr>
        <w:ind w:left="1985" w:hanging="185"/>
        <w:rPr>
          <w:bCs/>
          <w:szCs w:val="20"/>
          <w:lang w:eastAsia="zh-CN"/>
        </w:rPr>
      </w:pPr>
      <w:r w:rsidRPr="00D06145">
        <w:rPr>
          <w:b/>
          <w:bCs/>
          <w:szCs w:val="20"/>
          <w:lang w:eastAsia="zh-CN"/>
        </w:rPr>
        <w:t xml:space="preserve">Answer: </w:t>
      </w:r>
      <w:r w:rsidRPr="00D06145">
        <w:rPr>
          <w:bCs/>
          <w:szCs w:val="20"/>
          <w:lang w:eastAsia="zh-CN"/>
        </w:rPr>
        <w:t>No, a UE is not expected to perform RLM based on the SS/PBCH block outside the active DL BWP. Note that the scenario can be supported with appropriate CSI-RS configuration.</w:t>
      </w:r>
    </w:p>
    <w:p w14:paraId="77BE1E74" w14:textId="77777777" w:rsidR="00D06145" w:rsidRPr="00D06145" w:rsidRDefault="00D06145" w:rsidP="008E772F">
      <w:pPr>
        <w:numPr>
          <w:ilvl w:val="1"/>
          <w:numId w:val="103"/>
        </w:numPr>
        <w:rPr>
          <w:bCs/>
          <w:szCs w:val="20"/>
          <w:lang w:eastAsia="zh-CN"/>
        </w:rPr>
      </w:pPr>
      <w:r w:rsidRPr="00D06145">
        <w:rPr>
          <w:b/>
          <w:bCs/>
          <w:szCs w:val="20"/>
          <w:lang w:eastAsia="zh-CN"/>
        </w:rPr>
        <w:t xml:space="preserve">Question #1d: </w:t>
      </w:r>
      <w:r w:rsidRPr="00D06145">
        <w:rPr>
          <w:bCs/>
          <w:szCs w:val="20"/>
          <w:lang w:eastAsia="zh-CN"/>
        </w:rPr>
        <w:t>Monitor the SS/PBCH block associated to the initial DL BWP to receive broadcast SI / paging based on CORESET#0 and searchspace#0? (assuming the same SCS is used in the active BWP as that of initial BWP)</w:t>
      </w:r>
    </w:p>
    <w:p w14:paraId="53A34678" w14:textId="77777777" w:rsidR="00D06145" w:rsidRPr="00D06145" w:rsidRDefault="00D06145" w:rsidP="008E772F">
      <w:pPr>
        <w:numPr>
          <w:ilvl w:val="2"/>
          <w:numId w:val="103"/>
        </w:numPr>
        <w:ind w:left="1985" w:hanging="185"/>
        <w:rPr>
          <w:bCs/>
          <w:szCs w:val="20"/>
          <w:lang w:eastAsia="zh-CN"/>
        </w:rPr>
      </w:pPr>
      <w:r w:rsidRPr="00D06145">
        <w:rPr>
          <w:b/>
          <w:bCs/>
          <w:szCs w:val="20"/>
          <w:lang w:eastAsia="zh-CN"/>
        </w:rPr>
        <w:t xml:space="preserve">Answer: </w:t>
      </w:r>
      <w:r w:rsidRPr="00D06145">
        <w:rPr>
          <w:bCs/>
          <w:szCs w:val="20"/>
          <w:lang w:eastAsia="zh-CN"/>
        </w:rPr>
        <w:t>No, a UE is not expected to monitor the SS/PBCH block outside the active DL BWP and associated to the initial DL BWP to receive broadcast SI / paging based on CORESET#0 and searchspace#0.</w:t>
      </w:r>
    </w:p>
    <w:p w14:paraId="39D34D06" w14:textId="77777777" w:rsidR="00D06145" w:rsidRPr="00D06145" w:rsidRDefault="00D06145" w:rsidP="008E772F">
      <w:pPr>
        <w:numPr>
          <w:ilvl w:val="0"/>
          <w:numId w:val="103"/>
        </w:numPr>
        <w:ind w:left="567" w:hanging="210"/>
        <w:rPr>
          <w:bCs/>
          <w:szCs w:val="20"/>
          <w:lang w:eastAsia="zh-CN"/>
        </w:rPr>
      </w:pPr>
      <w:r w:rsidRPr="00D06145">
        <w:rPr>
          <w:b/>
          <w:bCs/>
          <w:szCs w:val="20"/>
          <w:lang w:eastAsia="zh-CN"/>
        </w:rPr>
        <w:t xml:space="preserve">Issue #2: </w:t>
      </w:r>
      <w:r w:rsidRPr="00D06145">
        <w:rPr>
          <w:bCs/>
          <w:szCs w:val="20"/>
          <w:lang w:eastAsia="zh-CN"/>
        </w:rPr>
        <w:t>For an active DL BWP that overlaps with neither the initial DL BWP nor with the SS/PBCH block associated to the initial DL BWP (from now on: "non-overlapping" active DL BWP), RAN2 understands that additional CORESET/search space(s) need to be configured in the active DL BWP to provide SI broadcast and paging to a connected UE. What is not clear is whether an SS/PBCH block necessarily needs to be associated to the additional CORESET/search space(s) and, specifically, if a UE needs to monitor such SS/PBCH block.</w:t>
      </w:r>
    </w:p>
    <w:p w14:paraId="7A3EBA70" w14:textId="77777777" w:rsidR="00D06145" w:rsidRPr="00D06145" w:rsidRDefault="00D06145" w:rsidP="008E772F">
      <w:pPr>
        <w:numPr>
          <w:ilvl w:val="1"/>
          <w:numId w:val="103"/>
        </w:numPr>
        <w:ind w:left="1434" w:hanging="357"/>
        <w:rPr>
          <w:bCs/>
          <w:szCs w:val="20"/>
          <w:lang w:eastAsia="zh-CN"/>
        </w:rPr>
      </w:pPr>
      <w:r w:rsidRPr="00D06145">
        <w:rPr>
          <w:b/>
          <w:bCs/>
          <w:szCs w:val="20"/>
          <w:lang w:eastAsia="zh-CN"/>
        </w:rPr>
        <w:t xml:space="preserve">Question #2a: </w:t>
      </w:r>
      <w:r w:rsidRPr="00D06145">
        <w:rPr>
          <w:bCs/>
          <w:szCs w:val="20"/>
          <w:lang w:eastAsia="zh-CN"/>
        </w:rPr>
        <w:t xml:space="preserve">In a "non-overlapping" active DL BWP, does a UE necessarily need to monitor an SS/PBCH block associated to the additional CORESET/search space to be able to receive </w:t>
      </w:r>
      <w:r w:rsidRPr="00D06145">
        <w:rPr>
          <w:bCs/>
          <w:szCs w:val="20"/>
          <w:u w:val="single"/>
          <w:lang w:eastAsia="zh-CN"/>
        </w:rPr>
        <w:t>SI broadcast</w:t>
      </w:r>
      <w:r w:rsidRPr="00D06145">
        <w:rPr>
          <w:bCs/>
          <w:szCs w:val="20"/>
          <w:lang w:eastAsia="zh-CN"/>
        </w:rPr>
        <w:t>? If yes, could this be the SS/PBCH block associated to the initial DL BWP? And under which conditions, if any, could the UE monitor it for this purpose?</w:t>
      </w:r>
    </w:p>
    <w:p w14:paraId="53836408" w14:textId="77777777" w:rsidR="00D06145" w:rsidRPr="00D06145" w:rsidRDefault="00D06145" w:rsidP="008E772F">
      <w:pPr>
        <w:numPr>
          <w:ilvl w:val="2"/>
          <w:numId w:val="103"/>
        </w:numPr>
        <w:ind w:left="1985" w:hanging="185"/>
        <w:rPr>
          <w:bCs/>
          <w:szCs w:val="20"/>
          <w:lang w:eastAsia="zh-CN"/>
        </w:rPr>
      </w:pPr>
      <w:r w:rsidRPr="00D06145">
        <w:rPr>
          <w:b/>
          <w:bCs/>
          <w:szCs w:val="20"/>
          <w:lang w:eastAsia="zh-CN"/>
        </w:rPr>
        <w:t>Answer:</w:t>
      </w:r>
      <w:r w:rsidRPr="00D06145">
        <w:rPr>
          <w:bCs/>
          <w:szCs w:val="20"/>
          <w:lang w:eastAsia="zh-CN"/>
        </w:rPr>
        <w:t xml:space="preserve"> No, a UE does not necessarily need to monitor an SS/PBCH block associated to the additional CORESET/search space to be able to receive SI broadcast. The UE can be configured with TCI states for the additional CORESET/search space to enable SI broadcast reception.</w:t>
      </w:r>
    </w:p>
    <w:p w14:paraId="72A15ECB" w14:textId="77777777" w:rsidR="00D06145" w:rsidRPr="00D06145" w:rsidRDefault="00D06145" w:rsidP="008E772F">
      <w:pPr>
        <w:numPr>
          <w:ilvl w:val="1"/>
          <w:numId w:val="103"/>
        </w:numPr>
        <w:ind w:left="1434" w:hanging="357"/>
        <w:rPr>
          <w:bCs/>
          <w:szCs w:val="20"/>
          <w:lang w:eastAsia="zh-CN"/>
        </w:rPr>
      </w:pPr>
      <w:r w:rsidRPr="00D06145">
        <w:rPr>
          <w:b/>
          <w:bCs/>
          <w:szCs w:val="20"/>
          <w:lang w:eastAsia="zh-CN"/>
        </w:rPr>
        <w:t xml:space="preserve">Question #2b: </w:t>
      </w:r>
      <w:r w:rsidRPr="00D06145">
        <w:rPr>
          <w:bCs/>
          <w:szCs w:val="20"/>
          <w:lang w:eastAsia="zh-CN"/>
        </w:rPr>
        <w:t xml:space="preserve">In a "non-overlapping" active DL BWP, does a UE necessarily need to monitor an SS/PBCH block associated to the additional CORESET/search space to be able to receive </w:t>
      </w:r>
      <w:r w:rsidRPr="00D06145">
        <w:rPr>
          <w:bCs/>
          <w:szCs w:val="20"/>
          <w:u w:val="single"/>
          <w:lang w:eastAsia="zh-CN"/>
        </w:rPr>
        <w:t>paging</w:t>
      </w:r>
      <w:r w:rsidRPr="00D06145">
        <w:rPr>
          <w:bCs/>
          <w:szCs w:val="20"/>
          <w:lang w:eastAsia="zh-CN"/>
        </w:rPr>
        <w:t>? If yes, could this be the SS/PBCH block associated to the initial DL BWP? And under which conditions, if any, could the UE monitor it for this purpose?</w:t>
      </w:r>
    </w:p>
    <w:p w14:paraId="33BE946C" w14:textId="77777777" w:rsidR="00D06145" w:rsidRPr="00D06145" w:rsidRDefault="00D06145" w:rsidP="008E772F">
      <w:pPr>
        <w:numPr>
          <w:ilvl w:val="2"/>
          <w:numId w:val="103"/>
        </w:numPr>
        <w:ind w:left="1985" w:hanging="185"/>
        <w:rPr>
          <w:bCs/>
          <w:szCs w:val="20"/>
          <w:lang w:eastAsia="zh-CN"/>
        </w:rPr>
      </w:pPr>
      <w:r w:rsidRPr="00D06145">
        <w:rPr>
          <w:b/>
          <w:bCs/>
          <w:szCs w:val="20"/>
          <w:lang w:eastAsia="zh-CN"/>
        </w:rPr>
        <w:t xml:space="preserve">Answer: </w:t>
      </w:r>
      <w:r w:rsidRPr="00D06145">
        <w:rPr>
          <w:bCs/>
          <w:szCs w:val="20"/>
          <w:lang w:eastAsia="zh-CN"/>
        </w:rPr>
        <w:t>No, a UE does not necessarily need to monitor an SS/PBCH block associated to the additional CORESET/search space to be able to receive paging. The UE can be configured with TCI states for the additional CORESET/search space to enable paging reception.</w:t>
      </w:r>
    </w:p>
    <w:p w14:paraId="706B5525" w14:textId="77777777" w:rsidR="00D06145" w:rsidRDefault="00D06145" w:rsidP="00E303AE">
      <w:pPr>
        <w:ind w:left="720" w:hanging="720"/>
        <w:rPr>
          <w:lang w:eastAsia="x-none"/>
        </w:rPr>
      </w:pPr>
    </w:p>
    <w:p w14:paraId="3BCBDEDB" w14:textId="47A13207" w:rsidR="00651718" w:rsidRPr="00651718" w:rsidRDefault="001B7BF2" w:rsidP="00651718">
      <w:pPr>
        <w:ind w:left="720" w:hanging="720"/>
        <w:rPr>
          <w:b/>
          <w:lang w:eastAsia="x-none"/>
        </w:rPr>
      </w:pPr>
      <w:hyperlink r:id="rId1349" w:history="1">
        <w:r w:rsidR="00D93AE1">
          <w:rPr>
            <w:rStyle w:val="Hyperlink"/>
            <w:b/>
            <w:lang w:eastAsia="x-none"/>
          </w:rPr>
          <w:t>R1-1809800</w:t>
        </w:r>
      </w:hyperlink>
      <w:r w:rsidR="00651718" w:rsidRPr="00651718">
        <w:rPr>
          <w:b/>
          <w:lang w:eastAsia="x-none"/>
        </w:rPr>
        <w:tab/>
        <w:t>[Draft] reply LS on active DL BWPs overlapping/non-overlapping with initial DL BWP</w:t>
      </w:r>
      <w:r w:rsidR="00651718" w:rsidRPr="00651718">
        <w:rPr>
          <w:b/>
          <w:lang w:eastAsia="x-none"/>
        </w:rPr>
        <w:tab/>
        <w:t>MediaTek</w:t>
      </w:r>
    </w:p>
    <w:p w14:paraId="6369BF3F" w14:textId="42A26955" w:rsidR="00651718" w:rsidRPr="00BD0234" w:rsidRDefault="00651718" w:rsidP="00651718">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w:t>
      </w:r>
      <w:r>
        <w:rPr>
          <w:rFonts w:ascii="Times New Roman" w:hAnsi="Times New Roman"/>
          <w:szCs w:val="20"/>
        </w:rPr>
        <w:t xml:space="preserve"> endorsed and final LS is </w:t>
      </w:r>
      <w:r w:rsidRPr="00651718">
        <w:rPr>
          <w:rFonts w:ascii="Times New Roman" w:hAnsi="Times New Roman"/>
          <w:szCs w:val="20"/>
          <w:highlight w:val="green"/>
        </w:rPr>
        <w:t xml:space="preserve">approved in </w:t>
      </w:r>
      <w:hyperlink r:id="rId1350" w:history="1">
        <w:r w:rsidR="00D93AE1">
          <w:rPr>
            <w:rStyle w:val="Hyperlink"/>
            <w:rFonts w:ascii="Times New Roman" w:hAnsi="Times New Roman"/>
            <w:szCs w:val="20"/>
            <w:highlight w:val="green"/>
          </w:rPr>
          <w:t>R1-1809810</w:t>
        </w:r>
      </w:hyperlink>
      <w:r>
        <w:rPr>
          <w:rFonts w:ascii="Times New Roman" w:hAnsi="Times New Roman"/>
          <w:szCs w:val="20"/>
        </w:rPr>
        <w:t>.</w:t>
      </w:r>
    </w:p>
    <w:p w14:paraId="35BE68C3" w14:textId="3402895E" w:rsidR="00651718" w:rsidRDefault="00651718" w:rsidP="00651718">
      <w:pPr>
        <w:ind w:left="720" w:hanging="720"/>
        <w:rPr>
          <w:lang w:eastAsia="x-none"/>
        </w:rPr>
      </w:pPr>
    </w:p>
    <w:p w14:paraId="29692D44" w14:textId="0D009474" w:rsidR="001D5AF0" w:rsidRPr="00552D2C" w:rsidRDefault="001D5AF0" w:rsidP="001D5AF0">
      <w:pPr>
        <w:rPr>
          <w:b/>
          <w:szCs w:val="20"/>
        </w:rPr>
      </w:pPr>
      <w:r w:rsidRPr="00552D2C">
        <w:rPr>
          <w:b/>
          <w:szCs w:val="20"/>
        </w:rPr>
        <w:t>Offline Proposal:</w:t>
      </w:r>
    </w:p>
    <w:p w14:paraId="42FA4ABE" w14:textId="77777777" w:rsidR="001D5AF0" w:rsidRPr="00552D2C" w:rsidRDefault="001D5AF0" w:rsidP="008E772F">
      <w:pPr>
        <w:numPr>
          <w:ilvl w:val="0"/>
          <w:numId w:val="106"/>
        </w:numPr>
        <w:ind w:left="567" w:hanging="207"/>
        <w:rPr>
          <w:szCs w:val="20"/>
          <w:lang w:eastAsia="zh-TW"/>
        </w:rPr>
      </w:pPr>
      <w:r w:rsidRPr="00552D2C">
        <w:rPr>
          <w:szCs w:val="20"/>
          <w:lang w:eastAsia="zh-TW"/>
        </w:rPr>
        <w:t>For the support of Option #2 at least in PSCell &amp; SCell, modify the agreements in RAN1#92bis as follows.</w:t>
      </w:r>
    </w:p>
    <w:p w14:paraId="171227FA" w14:textId="77777777" w:rsidR="001D5AF0" w:rsidRPr="00552D2C" w:rsidRDefault="001D5AF0" w:rsidP="008E772F">
      <w:pPr>
        <w:numPr>
          <w:ilvl w:val="1"/>
          <w:numId w:val="106"/>
        </w:numPr>
        <w:rPr>
          <w:szCs w:val="20"/>
        </w:rPr>
      </w:pPr>
      <w:r w:rsidRPr="00552D2C">
        <w:rPr>
          <w:szCs w:val="20"/>
        </w:rPr>
        <w:t>When monitoring for DCI in a BWP, the size of DCI format 0-0/1-0 is given by</w:t>
      </w:r>
    </w:p>
    <w:p w14:paraId="2E946A34" w14:textId="77777777" w:rsidR="001D5AF0" w:rsidRPr="00552D2C" w:rsidRDefault="001D5AF0" w:rsidP="008E772F">
      <w:pPr>
        <w:numPr>
          <w:ilvl w:val="2"/>
          <w:numId w:val="106"/>
        </w:numPr>
        <w:rPr>
          <w:szCs w:val="20"/>
        </w:rPr>
      </w:pPr>
      <w:r w:rsidRPr="00552D2C">
        <w:rPr>
          <w:szCs w:val="20"/>
        </w:rPr>
        <w:t xml:space="preserve">For format 0-0/1-0 (regardless of RNTI) in CSS, the size is given by </w:t>
      </w:r>
      <w:r w:rsidRPr="00552D2C">
        <w:rPr>
          <w:strike/>
          <w:color w:val="FF0000"/>
          <w:szCs w:val="20"/>
        </w:rPr>
        <w:t>the initial DL BWP</w:t>
      </w:r>
      <w:r w:rsidRPr="00552D2C">
        <w:rPr>
          <w:color w:val="0000FF"/>
          <w:szCs w:val="20"/>
          <w:u w:val="single"/>
        </w:rPr>
        <w:t>CORESET0</w:t>
      </w:r>
    </w:p>
    <w:p w14:paraId="0EBB1234" w14:textId="77777777" w:rsidR="001D5AF0" w:rsidRPr="00552D2C" w:rsidRDefault="001D5AF0" w:rsidP="008E772F">
      <w:pPr>
        <w:numPr>
          <w:ilvl w:val="2"/>
          <w:numId w:val="106"/>
        </w:numPr>
        <w:rPr>
          <w:szCs w:val="20"/>
        </w:rPr>
      </w:pPr>
      <w:r w:rsidRPr="00552D2C">
        <w:rPr>
          <w:szCs w:val="20"/>
        </w:rPr>
        <w:t xml:space="preserve">For format 0-0/1-0 in USS, the size is given by the active BWP as long as the DCI size budget is fulfilled </w:t>
      </w:r>
    </w:p>
    <w:p w14:paraId="39B6090B" w14:textId="77777777" w:rsidR="001D5AF0" w:rsidRPr="00552D2C" w:rsidRDefault="001D5AF0" w:rsidP="008E772F">
      <w:pPr>
        <w:numPr>
          <w:ilvl w:val="3"/>
          <w:numId w:val="106"/>
        </w:numPr>
        <w:rPr>
          <w:szCs w:val="20"/>
        </w:rPr>
      </w:pPr>
      <w:r w:rsidRPr="00552D2C">
        <w:rPr>
          <w:szCs w:val="20"/>
        </w:rPr>
        <w:t xml:space="preserve">Otherwise, for format 0-0/1-0, the size is given by </w:t>
      </w:r>
      <w:r w:rsidRPr="00552D2C">
        <w:rPr>
          <w:strike/>
          <w:color w:val="FF0000"/>
          <w:szCs w:val="20"/>
        </w:rPr>
        <w:t>the initial DL BWP</w:t>
      </w:r>
      <w:r w:rsidRPr="00552D2C">
        <w:rPr>
          <w:color w:val="0000FF"/>
          <w:szCs w:val="20"/>
          <w:u w:val="single"/>
        </w:rPr>
        <w:t>CORESET0</w:t>
      </w:r>
    </w:p>
    <w:p w14:paraId="1785AEA9" w14:textId="77777777" w:rsidR="001D5AF0" w:rsidRPr="00552D2C" w:rsidRDefault="001D5AF0" w:rsidP="008E772F">
      <w:pPr>
        <w:numPr>
          <w:ilvl w:val="1"/>
          <w:numId w:val="106"/>
        </w:numPr>
        <w:rPr>
          <w:szCs w:val="20"/>
          <w:lang w:eastAsia="zh-TW"/>
        </w:rPr>
      </w:pPr>
      <w:r w:rsidRPr="00552D2C">
        <w:rPr>
          <w:szCs w:val="20"/>
        </w:rPr>
        <w:t>For DCI format 1-0 in CSS with P-RNTI, SI-RNTI, RA-RNTI, C-RNTI, CS-RNTI, or TC-RNTI:</w:t>
      </w:r>
    </w:p>
    <w:p w14:paraId="7E8A3DB1" w14:textId="77777777" w:rsidR="001D5AF0" w:rsidRPr="00552D2C" w:rsidRDefault="001D5AF0" w:rsidP="008E772F">
      <w:pPr>
        <w:numPr>
          <w:ilvl w:val="2"/>
          <w:numId w:val="106"/>
        </w:numPr>
        <w:ind w:left="1985" w:hanging="185"/>
        <w:rPr>
          <w:szCs w:val="20"/>
          <w:lang w:eastAsia="zh-TW"/>
        </w:rPr>
      </w:pPr>
      <w:r w:rsidRPr="00552D2C">
        <w:rPr>
          <w:szCs w:val="20"/>
        </w:rPr>
        <w:t>the RB numbering for the scheduled PDSCH starts from the lowest RB in the CORESET the DCI is received in</w:t>
      </w:r>
    </w:p>
    <w:p w14:paraId="186DA744" w14:textId="77777777" w:rsidR="001D5AF0" w:rsidRPr="00552D2C" w:rsidRDefault="001D5AF0" w:rsidP="008E772F">
      <w:pPr>
        <w:numPr>
          <w:ilvl w:val="2"/>
          <w:numId w:val="105"/>
        </w:numPr>
        <w:ind w:left="1985" w:hanging="185"/>
        <w:rPr>
          <w:szCs w:val="20"/>
        </w:rPr>
      </w:pPr>
      <w:r w:rsidRPr="00552D2C">
        <w:rPr>
          <w:szCs w:val="20"/>
        </w:rPr>
        <w:t xml:space="preserve">the maximum number of RBs possible to indicate in the DCI is given by the size of </w:t>
      </w:r>
      <w:r w:rsidRPr="00552D2C">
        <w:rPr>
          <w:strike/>
          <w:color w:val="FF0000"/>
          <w:szCs w:val="20"/>
        </w:rPr>
        <w:t>the initial DL BWP</w:t>
      </w:r>
      <w:r w:rsidRPr="00552D2C">
        <w:rPr>
          <w:color w:val="0000FF"/>
          <w:szCs w:val="20"/>
          <w:u w:val="single"/>
        </w:rPr>
        <w:t>CORESET0</w:t>
      </w:r>
      <w:r w:rsidRPr="00552D2C">
        <w:rPr>
          <w:szCs w:val="20"/>
        </w:rPr>
        <w:t>.</w:t>
      </w:r>
    </w:p>
    <w:p w14:paraId="41B687D6" w14:textId="77777777" w:rsidR="001D5AF0" w:rsidRPr="00552D2C" w:rsidRDefault="001D5AF0" w:rsidP="008E772F">
      <w:pPr>
        <w:numPr>
          <w:ilvl w:val="2"/>
          <w:numId w:val="105"/>
        </w:numPr>
        <w:ind w:left="1985" w:hanging="185"/>
        <w:rPr>
          <w:color w:val="FF0000"/>
          <w:szCs w:val="20"/>
          <w:u w:val="single"/>
        </w:rPr>
      </w:pPr>
      <w:r w:rsidRPr="00552D2C">
        <w:rPr>
          <w:color w:val="FF0000"/>
          <w:szCs w:val="20"/>
          <w:u w:val="single"/>
        </w:rPr>
        <w:t>Note: P-RNTI &amp; SI-RNTI are only applicable to PCell (if supported)</w:t>
      </w:r>
    </w:p>
    <w:p w14:paraId="1285F60F" w14:textId="77777777" w:rsidR="001D5AF0" w:rsidRPr="00552D2C" w:rsidRDefault="001D5AF0" w:rsidP="008E772F">
      <w:pPr>
        <w:numPr>
          <w:ilvl w:val="1"/>
          <w:numId w:val="105"/>
        </w:numPr>
        <w:rPr>
          <w:szCs w:val="20"/>
        </w:rPr>
      </w:pPr>
      <w:r w:rsidRPr="00552D2C">
        <w:rPr>
          <w:szCs w:val="20"/>
        </w:rPr>
        <w:t xml:space="preserve">Payload sizes for 2-2 and 2-3 are padded (if needed) to match the size of formats 0-0/1-0 </w:t>
      </w:r>
      <w:r w:rsidRPr="00552D2C">
        <w:rPr>
          <w:strike/>
          <w:color w:val="FF0000"/>
          <w:szCs w:val="20"/>
        </w:rPr>
        <w:t xml:space="preserve">as defined by the initial BWP </w:t>
      </w:r>
      <w:r w:rsidRPr="00552D2C">
        <w:rPr>
          <w:color w:val="0000FF"/>
          <w:szCs w:val="20"/>
          <w:u w:val="single"/>
        </w:rPr>
        <w:t>in CSS</w:t>
      </w:r>
      <w:r w:rsidRPr="00552D2C">
        <w:rPr>
          <w:color w:val="0000FF"/>
          <w:szCs w:val="20"/>
        </w:rPr>
        <w:t xml:space="preserve"> </w:t>
      </w:r>
    </w:p>
    <w:p w14:paraId="383D64B5" w14:textId="77777777" w:rsidR="001D5AF0" w:rsidRPr="00552D2C" w:rsidRDefault="001D5AF0" w:rsidP="008E772F">
      <w:pPr>
        <w:numPr>
          <w:ilvl w:val="0"/>
          <w:numId w:val="105"/>
        </w:numPr>
        <w:rPr>
          <w:szCs w:val="20"/>
        </w:rPr>
      </w:pPr>
      <w:r w:rsidRPr="00552D2C">
        <w:rPr>
          <w:szCs w:val="20"/>
        </w:rPr>
        <w:t>Send LS to RAN2 stating that there is no consensus on whether to support Option #2 in PCell in RAN1</w:t>
      </w:r>
    </w:p>
    <w:p w14:paraId="264D43A1" w14:textId="7BB3987B" w:rsidR="001D5AF0" w:rsidRDefault="001D5AF0" w:rsidP="001D5AF0"/>
    <w:p w14:paraId="15253B82" w14:textId="77777777" w:rsidR="003C1358" w:rsidRPr="003C1358" w:rsidRDefault="003C1358" w:rsidP="003C1358">
      <w:pPr>
        <w:ind w:left="720" w:hanging="720"/>
        <w:rPr>
          <w:b/>
          <w:lang w:eastAsia="x-none"/>
        </w:rPr>
      </w:pPr>
      <w:r w:rsidRPr="003C1358">
        <w:rPr>
          <w:b/>
          <w:lang w:eastAsia="x-none"/>
        </w:rPr>
        <w:t>Thursday session</w:t>
      </w:r>
    </w:p>
    <w:p w14:paraId="5068A831" w14:textId="48A161EE" w:rsidR="003C1358" w:rsidRDefault="001B7BF2" w:rsidP="003C1358">
      <w:pPr>
        <w:rPr>
          <w:b/>
          <w:szCs w:val="20"/>
        </w:rPr>
      </w:pPr>
      <w:hyperlink r:id="rId1351" w:history="1">
        <w:r w:rsidR="00D93AE1">
          <w:rPr>
            <w:rStyle w:val="Hyperlink"/>
            <w:b/>
            <w:szCs w:val="20"/>
          </w:rPr>
          <w:t>R1-1809929</w:t>
        </w:r>
      </w:hyperlink>
      <w:r w:rsidR="003C1358" w:rsidRPr="003C1358">
        <w:rPr>
          <w:b/>
          <w:szCs w:val="20"/>
        </w:rPr>
        <w:tab/>
        <w:t>Summary of Bandwidth Part Remaining Issues</w:t>
      </w:r>
      <w:r w:rsidR="003C1358" w:rsidRPr="003C1358">
        <w:rPr>
          <w:b/>
          <w:szCs w:val="20"/>
        </w:rPr>
        <w:tab/>
        <w:t>MediaTek</w:t>
      </w:r>
    </w:p>
    <w:p w14:paraId="5A0941F5" w14:textId="77777777" w:rsidR="003C1358" w:rsidRPr="00BD0234" w:rsidRDefault="003C1358" w:rsidP="003C1358">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30342BE5" w14:textId="77777777" w:rsidR="003C1358" w:rsidRDefault="003C1358" w:rsidP="003C1358">
      <w:pPr>
        <w:rPr>
          <w:b/>
          <w:szCs w:val="20"/>
        </w:rPr>
      </w:pPr>
    </w:p>
    <w:p w14:paraId="5C84CC80" w14:textId="77777777" w:rsidR="003C1358" w:rsidRPr="00E020E7" w:rsidRDefault="003C1358" w:rsidP="003C1358">
      <w:pPr>
        <w:rPr>
          <w:b/>
        </w:rPr>
      </w:pPr>
      <w:r w:rsidRPr="00E020E7">
        <w:rPr>
          <w:highlight w:val="green"/>
        </w:rPr>
        <w:t>Agreements</w:t>
      </w:r>
      <w:r w:rsidRPr="00E020E7">
        <w:rPr>
          <w:b/>
        </w:rPr>
        <w:t>:</w:t>
      </w:r>
    </w:p>
    <w:p w14:paraId="6DA6424F" w14:textId="77777777" w:rsidR="003C1358" w:rsidRPr="00E020E7" w:rsidRDefault="003C1358" w:rsidP="008E772F">
      <w:pPr>
        <w:numPr>
          <w:ilvl w:val="0"/>
          <w:numId w:val="196"/>
        </w:numPr>
      </w:pPr>
      <w:r w:rsidRPr="00E020E7">
        <w:t>To adopt the following TP to section 12 of 38.213:</w:t>
      </w:r>
    </w:p>
    <w:p w14:paraId="20F501FA" w14:textId="77777777" w:rsidR="00552D2C" w:rsidRDefault="00552D2C" w:rsidP="003C1358">
      <w:pPr>
        <w:rPr>
          <w:lang w:eastAsia="ko-KR"/>
        </w:rPr>
      </w:pPr>
      <w:r>
        <w:rPr>
          <w:lang w:eastAsia="ko-KR"/>
        </w:rPr>
        <w:t>===== start of TP =====</w:t>
      </w:r>
    </w:p>
    <w:p w14:paraId="1E4ABB8D" w14:textId="2803482F" w:rsidR="003C1358" w:rsidRPr="00E020E7" w:rsidRDefault="003C1358" w:rsidP="003C1358">
      <w:pPr>
        <w:rPr>
          <w:lang w:eastAsia="ko-KR"/>
        </w:rPr>
      </w:pPr>
      <w:r w:rsidRPr="00E020E7">
        <w:rPr>
          <w:rFonts w:hint="eastAsia"/>
          <w:lang w:eastAsia="ko-KR"/>
        </w:rPr>
        <w:t xml:space="preserve">If a UE is configured </w:t>
      </w:r>
      <w:r w:rsidRPr="00E020E7">
        <w:rPr>
          <w:lang w:eastAsia="ja-JP"/>
        </w:rPr>
        <w:t xml:space="preserve">by higher layer parameter </w:t>
      </w:r>
      <w:r w:rsidRPr="00E020E7">
        <w:rPr>
          <w:i/>
          <w:noProof/>
        </w:rPr>
        <w:t>bwp-InactivityTimer</w:t>
      </w:r>
      <w:r w:rsidRPr="00E020E7">
        <w:rPr>
          <w:lang w:eastAsia="ja-JP"/>
        </w:rPr>
        <w:t xml:space="preserve"> a timer value for the primary cell </w:t>
      </w:r>
      <w:r w:rsidRPr="00E020E7">
        <w:t>[</w:t>
      </w:r>
      <w:r w:rsidRPr="00E020E7">
        <w:rPr>
          <w:lang w:val="en-US"/>
        </w:rPr>
        <w:t>11, TS 38.321</w:t>
      </w:r>
      <w:r w:rsidRPr="00E020E7">
        <w:t>] and</w:t>
      </w:r>
      <w:r w:rsidRPr="00E020E7">
        <w:rPr>
          <w:rFonts w:hint="eastAsia"/>
          <w:lang w:eastAsia="ko-KR"/>
        </w:rPr>
        <w:t xml:space="preserve"> the timer is running, the UE increments the timer </w:t>
      </w:r>
      <w:r w:rsidRPr="00E020E7">
        <w:rPr>
          <w:lang w:eastAsia="ja-JP"/>
        </w:rPr>
        <w:t xml:space="preserve">every interval of 1 millisecond for frequency range 1 or every 0.5 milliseconds for frequency range 2 </w:t>
      </w:r>
      <w:r w:rsidRPr="00E020E7">
        <w:rPr>
          <w:strike/>
          <w:color w:val="FF0000"/>
          <w:lang w:eastAsia="ja-JP"/>
        </w:rPr>
        <w:t>if the UE does not detect a DCI format for PDSCH reception on the primary cell for paired spectrum operation or</w:t>
      </w:r>
      <w:r w:rsidRPr="00E020E7" w:rsidDel="00232E2C">
        <w:rPr>
          <w:strike/>
          <w:color w:val="FF0000"/>
          <w:lang w:eastAsia="ja-JP"/>
        </w:rPr>
        <w:t xml:space="preserve"> </w:t>
      </w:r>
      <w:r w:rsidRPr="00E020E7">
        <w:rPr>
          <w:lang w:eastAsia="ja-JP"/>
        </w:rPr>
        <w:t xml:space="preserve">if </w:t>
      </w:r>
      <w:r w:rsidRPr="00E020E7">
        <w:rPr>
          <w:strike/>
          <w:color w:val="FF0000"/>
          <w:lang w:eastAsia="ja-JP"/>
        </w:rPr>
        <w:t xml:space="preserve">the UE does not detect a DCI format for PDSCH reception or a DCI format for PUSCH transmission on the primary cell for unpaired spectrum operation </w:t>
      </w:r>
      <w:r w:rsidRPr="00E020E7">
        <w:rPr>
          <w:color w:val="0000FF"/>
          <w:u w:val="single"/>
          <w:lang w:eastAsia="ja-JP"/>
        </w:rPr>
        <w:t>the restarting conditions in [11, TS 38.321] are not met</w:t>
      </w:r>
      <w:r w:rsidRPr="00E020E7">
        <w:rPr>
          <w:lang w:eastAsia="ja-JP"/>
        </w:rPr>
        <w:t xml:space="preserve"> during the interval</w:t>
      </w:r>
      <w:r w:rsidRPr="00E020E7">
        <w:rPr>
          <w:strike/>
          <w:color w:val="FF0000"/>
          <w:lang w:eastAsia="ja-JP"/>
        </w:rPr>
        <w:t xml:space="preserve"> [11, TS 38.321]</w:t>
      </w:r>
      <w:r w:rsidRPr="00E020E7">
        <w:rPr>
          <w:lang w:eastAsia="ja-JP"/>
        </w:rPr>
        <w:t>.</w:t>
      </w:r>
    </w:p>
    <w:p w14:paraId="3409C499" w14:textId="1F191141" w:rsidR="003C1358" w:rsidRDefault="003C1358" w:rsidP="003C1358">
      <w:pPr>
        <w:spacing w:after="120"/>
        <w:rPr>
          <w:strike/>
          <w:color w:val="FF0000"/>
          <w:lang w:eastAsia="ja-JP"/>
        </w:rPr>
      </w:pPr>
      <w:r w:rsidRPr="00E020E7">
        <w:rPr>
          <w:rFonts w:hint="eastAsia"/>
          <w:lang w:eastAsia="ko-KR"/>
        </w:rPr>
        <w:t xml:space="preserve">If a UE is configured </w:t>
      </w:r>
      <w:r w:rsidRPr="00E020E7">
        <w:rPr>
          <w:lang w:eastAsia="ja-JP"/>
        </w:rPr>
        <w:t xml:space="preserve">by higher layer parameter </w:t>
      </w:r>
      <w:r w:rsidRPr="00E020E7">
        <w:rPr>
          <w:strike/>
          <w:color w:val="FF0000"/>
          <w:lang w:eastAsia="ja-JP"/>
        </w:rPr>
        <w:t>BWP-InactivityTimer</w:t>
      </w:r>
      <w:r w:rsidRPr="00E020E7">
        <w:rPr>
          <w:i/>
          <w:noProof/>
          <w:color w:val="0000FF"/>
          <w:u w:val="single"/>
        </w:rPr>
        <w:t>bwp-InactivityTimer</w:t>
      </w:r>
      <w:r w:rsidRPr="00E020E7">
        <w:rPr>
          <w:lang w:eastAsia="ja-JP"/>
        </w:rPr>
        <w:t xml:space="preserve"> a timer value for a secondary cell [</w:t>
      </w:r>
      <w:r w:rsidRPr="00E020E7">
        <w:rPr>
          <w:lang w:val="en-US" w:eastAsia="ja-JP"/>
        </w:rPr>
        <w:t>11, TS 38.321</w:t>
      </w:r>
      <w:r w:rsidRPr="00E020E7">
        <w:rPr>
          <w:lang w:eastAsia="ja-JP"/>
        </w:rPr>
        <w:t>] and</w:t>
      </w:r>
      <w:r w:rsidRPr="00E020E7">
        <w:rPr>
          <w:rFonts w:hint="eastAsia"/>
          <w:lang w:eastAsia="ko-KR"/>
        </w:rPr>
        <w:t xml:space="preserve"> the timer is running, the UE increments the timer </w:t>
      </w:r>
      <w:r w:rsidRPr="00E020E7">
        <w:rPr>
          <w:lang w:eastAsia="ja-JP"/>
        </w:rPr>
        <w:t xml:space="preserve">every interval of 1 millisecond for frequency range 1 or every 0.5 milliseconds for frequency range 2 </w:t>
      </w:r>
      <w:r w:rsidRPr="00E020E7">
        <w:rPr>
          <w:strike/>
          <w:color w:val="FF0000"/>
          <w:lang w:eastAsia="ja-JP"/>
        </w:rPr>
        <w:t>if the UE does not detect a DCI format for PDSCH reception on</w:t>
      </w:r>
      <w:r w:rsidRPr="00E020E7">
        <w:rPr>
          <w:rFonts w:hint="eastAsia"/>
          <w:strike/>
          <w:color w:val="FF0000"/>
          <w:lang w:val="en-US" w:eastAsia="zh-CN"/>
        </w:rPr>
        <w:t xml:space="preserve"> </w:t>
      </w:r>
      <w:r w:rsidRPr="00E020E7">
        <w:rPr>
          <w:strike/>
          <w:color w:val="FF0000"/>
          <w:lang w:eastAsia="ja-JP"/>
        </w:rPr>
        <w:t>the secondary cell</w:t>
      </w:r>
      <w:r w:rsidRPr="00E020E7">
        <w:rPr>
          <w:rFonts w:hint="eastAsia"/>
          <w:strike/>
          <w:color w:val="FF0000"/>
          <w:lang w:val="en-US" w:eastAsia="zh-CN"/>
        </w:rPr>
        <w:t xml:space="preserve"> </w:t>
      </w:r>
      <w:r w:rsidRPr="00E020E7">
        <w:rPr>
          <w:strike/>
          <w:color w:val="FF0000"/>
          <w:lang w:eastAsia="ja-JP"/>
        </w:rPr>
        <w:t xml:space="preserve">for paired spectrum operation or </w:t>
      </w:r>
      <w:r w:rsidRPr="00E020E7">
        <w:rPr>
          <w:lang w:eastAsia="ja-JP"/>
        </w:rPr>
        <w:t xml:space="preserve">if </w:t>
      </w:r>
      <w:r w:rsidRPr="00E020E7">
        <w:rPr>
          <w:strike/>
          <w:color w:val="FF0000"/>
          <w:lang w:eastAsia="ja-JP"/>
        </w:rPr>
        <w:t>the UE does not detect a DCI format</w:t>
      </w:r>
      <w:r w:rsidRPr="00E020E7">
        <w:rPr>
          <w:rFonts w:hint="eastAsia"/>
          <w:strike/>
          <w:color w:val="FF0000"/>
          <w:lang w:val="en-US" w:eastAsia="zh-CN"/>
        </w:rPr>
        <w:t xml:space="preserve"> </w:t>
      </w:r>
      <w:r w:rsidRPr="00E020E7">
        <w:rPr>
          <w:strike/>
          <w:color w:val="FF0000"/>
          <w:lang w:eastAsia="ja-JP"/>
        </w:rPr>
        <w:t>for PDSCH reception or a DCI format for PUSCH transmission on the secondary cell</w:t>
      </w:r>
      <w:r w:rsidRPr="00E020E7">
        <w:rPr>
          <w:color w:val="0000FF"/>
          <w:u w:val="single"/>
          <w:lang w:eastAsia="ja-JP"/>
        </w:rPr>
        <w:t xml:space="preserve"> the restarting conditions in [11, TS 38.321] are not met</w:t>
      </w:r>
      <w:r w:rsidRPr="00E020E7">
        <w:rPr>
          <w:lang w:eastAsia="ja-JP"/>
        </w:rPr>
        <w:t xml:space="preserve"> </w:t>
      </w:r>
      <w:r w:rsidRPr="00E020E7">
        <w:rPr>
          <w:color w:val="0000FF"/>
          <w:u w:val="single"/>
          <w:lang w:eastAsia="ja-JP"/>
        </w:rPr>
        <w:t>during the interval</w:t>
      </w:r>
      <w:r w:rsidRPr="00E020E7">
        <w:rPr>
          <w:rFonts w:hint="eastAsia"/>
          <w:strike/>
          <w:color w:val="FF0000"/>
          <w:lang w:val="en-US" w:eastAsia="zh-CN"/>
        </w:rPr>
        <w:t xml:space="preserve"> </w:t>
      </w:r>
      <w:r w:rsidRPr="00E020E7">
        <w:rPr>
          <w:strike/>
          <w:color w:val="FF0000"/>
          <w:lang w:eastAsia="ja-JP"/>
        </w:rPr>
        <w:t>for unpaired spectrum operation during the interval</w:t>
      </w:r>
      <w:r w:rsidRPr="00E020E7">
        <w:rPr>
          <w:lang w:eastAsia="ja-JP"/>
        </w:rPr>
        <w:t xml:space="preserve">. </w:t>
      </w:r>
      <w:r w:rsidRPr="00E020E7">
        <w:rPr>
          <w:rFonts w:eastAsia="SimSun" w:hint="eastAsia"/>
          <w:strike/>
          <w:color w:val="FF0000"/>
          <w:lang w:val="en-US" w:eastAsia="zh-CN"/>
        </w:rPr>
        <w:t>T</w:t>
      </w:r>
      <w:r w:rsidRPr="00E020E7">
        <w:rPr>
          <w:strike/>
          <w:color w:val="FF0000"/>
          <w:lang w:eastAsia="ja-JP"/>
        </w:rPr>
        <w:t>he UE may deactivate the secondary</w:t>
      </w:r>
      <w:r w:rsidRPr="00E020E7">
        <w:rPr>
          <w:rFonts w:eastAsia="SimSun" w:hint="eastAsia"/>
          <w:strike/>
          <w:color w:val="FF0000"/>
          <w:lang w:val="en-US" w:eastAsia="zh-CN"/>
        </w:rPr>
        <w:t xml:space="preserve"> </w:t>
      </w:r>
      <w:r w:rsidRPr="00E020E7">
        <w:rPr>
          <w:strike/>
          <w:color w:val="FF0000"/>
          <w:lang w:eastAsia="ja-JP"/>
        </w:rPr>
        <w:t>cell</w:t>
      </w:r>
      <w:r w:rsidRPr="00E020E7">
        <w:rPr>
          <w:rFonts w:eastAsia="SimSun" w:hint="eastAsia"/>
          <w:strike/>
          <w:color w:val="FF0000"/>
          <w:lang w:val="en-US" w:eastAsia="zh-CN"/>
        </w:rPr>
        <w:t xml:space="preserve"> </w:t>
      </w:r>
      <w:r w:rsidRPr="00E020E7">
        <w:rPr>
          <w:strike/>
          <w:color w:val="FF0000"/>
          <w:lang w:eastAsia="ja-JP"/>
        </w:rPr>
        <w:t>when the timer expires.</w:t>
      </w:r>
    </w:p>
    <w:p w14:paraId="1FB7A044" w14:textId="6175757B" w:rsidR="00552D2C" w:rsidRDefault="00552D2C" w:rsidP="003C1358">
      <w:pPr>
        <w:spacing w:after="120"/>
        <w:rPr>
          <w:lang w:eastAsia="ja-JP"/>
        </w:rPr>
      </w:pPr>
      <w:r w:rsidRPr="00552D2C">
        <w:rPr>
          <w:lang w:eastAsia="ja-JP"/>
        </w:rPr>
        <w:t>===== end of TP =====</w:t>
      </w:r>
    </w:p>
    <w:p w14:paraId="7228EB76" w14:textId="77777777" w:rsidR="00552D2C" w:rsidRPr="00E020E7" w:rsidRDefault="00552D2C" w:rsidP="003C1358">
      <w:pPr>
        <w:spacing w:after="120"/>
        <w:rPr>
          <w:lang w:eastAsia="ja-JP"/>
        </w:rPr>
      </w:pPr>
    </w:p>
    <w:p w14:paraId="75C7FA25" w14:textId="77777777" w:rsidR="003C1358" w:rsidRPr="00E020E7" w:rsidRDefault="003C1358" w:rsidP="003C1358">
      <w:pPr>
        <w:rPr>
          <w:b/>
        </w:rPr>
      </w:pPr>
      <w:r w:rsidRPr="00E020E7">
        <w:rPr>
          <w:highlight w:val="green"/>
        </w:rPr>
        <w:t>Agreements</w:t>
      </w:r>
      <w:r w:rsidRPr="00E020E7">
        <w:rPr>
          <w:b/>
        </w:rPr>
        <w:t>:</w:t>
      </w:r>
    </w:p>
    <w:p w14:paraId="13D4521C" w14:textId="77777777" w:rsidR="003C1358" w:rsidRPr="00E020E7" w:rsidRDefault="003C1358" w:rsidP="008E772F">
      <w:pPr>
        <w:numPr>
          <w:ilvl w:val="0"/>
          <w:numId w:val="196"/>
        </w:numPr>
      </w:pPr>
      <w:r w:rsidRPr="00E020E7">
        <w:t>To adopt the following TP to section 12 of 38.213:</w:t>
      </w:r>
    </w:p>
    <w:p w14:paraId="4988CE35" w14:textId="77777777" w:rsidR="00552D2C" w:rsidRDefault="00552D2C" w:rsidP="00552D2C">
      <w:pPr>
        <w:rPr>
          <w:lang w:eastAsia="ko-KR"/>
        </w:rPr>
      </w:pPr>
      <w:r>
        <w:rPr>
          <w:lang w:eastAsia="ko-KR"/>
        </w:rPr>
        <w:t>===== start of TP =====</w:t>
      </w:r>
    </w:p>
    <w:p w14:paraId="71771121" w14:textId="77777777" w:rsidR="003C1358" w:rsidRPr="00E020E7" w:rsidRDefault="003C1358" w:rsidP="003C1358">
      <w:pPr>
        <w:spacing w:after="180"/>
        <w:ind w:left="568" w:hanging="284"/>
        <w:rPr>
          <w:rFonts w:ascii="Times New Roman" w:eastAsia="MS Mincho" w:hAnsi="Times New Roman"/>
          <w:szCs w:val="20"/>
        </w:rPr>
      </w:pPr>
      <w:r w:rsidRPr="00E020E7">
        <w:rPr>
          <w:rFonts w:ascii="Times New Roman" w:eastAsia="MS Mincho" w:hAnsi="Times New Roman"/>
          <w:szCs w:val="20"/>
        </w:rPr>
        <w:t>-</w:t>
      </w:r>
      <w:r w:rsidRPr="00E020E7">
        <w:rPr>
          <w:rFonts w:ascii="Times New Roman" w:eastAsia="MS Mincho" w:hAnsi="Times New Roman"/>
          <w:szCs w:val="20"/>
        </w:rPr>
        <w:tab/>
        <w:t>set the active UL BWP or DL BWP to the UL BWP or DL BWP indicated by the bandwidth part indicator in the DCI format 0_1 or DCI format 1_1, respectively.</w:t>
      </w:r>
    </w:p>
    <w:p w14:paraId="7FD9227C" w14:textId="77777777" w:rsidR="003C1358" w:rsidRPr="00E020E7" w:rsidRDefault="003C1358" w:rsidP="003C1358">
      <w:pPr>
        <w:spacing w:after="180"/>
        <w:rPr>
          <w:rFonts w:ascii="Times New Roman" w:eastAsia="MS Mincho" w:hAnsi="Times New Roman"/>
          <w:color w:val="0000FF"/>
          <w:szCs w:val="20"/>
          <w:u w:val="single"/>
        </w:rPr>
      </w:pPr>
      <w:r w:rsidRPr="00E020E7">
        <w:rPr>
          <w:rFonts w:ascii="Times New Roman" w:eastAsia="MS Mincho" w:hAnsi="Times New Roman"/>
          <w:color w:val="0000FF"/>
          <w:szCs w:val="20"/>
          <w:u w:val="single"/>
        </w:rPr>
        <w:t>A UE does not expect to detect a DCI format 1_1 or DCI format 0_1 indicating active DL or UL BWP change with a time domain resource assignment field value providing a slot offset K</w:t>
      </w:r>
      <w:r w:rsidRPr="00E020E7">
        <w:rPr>
          <w:rFonts w:ascii="Times New Roman" w:eastAsia="MS Mincho" w:hAnsi="Times New Roman"/>
          <w:color w:val="0000FF"/>
          <w:szCs w:val="20"/>
          <w:u w:val="single"/>
          <w:vertAlign w:val="subscript"/>
        </w:rPr>
        <w:t>0</w:t>
      </w:r>
      <w:r w:rsidRPr="00E020E7">
        <w:rPr>
          <w:rFonts w:ascii="Times New Roman" w:eastAsia="MS Mincho" w:hAnsi="Times New Roman"/>
          <w:color w:val="0000FF"/>
          <w:szCs w:val="20"/>
          <w:u w:val="single"/>
        </w:rPr>
        <w:t xml:space="preserve"> or K</w:t>
      </w:r>
      <w:r w:rsidRPr="00E020E7">
        <w:rPr>
          <w:rFonts w:ascii="Times New Roman" w:eastAsia="MS Mincho" w:hAnsi="Times New Roman"/>
          <w:color w:val="0000FF"/>
          <w:szCs w:val="20"/>
          <w:u w:val="single"/>
          <w:vertAlign w:val="subscript"/>
        </w:rPr>
        <w:t>2</w:t>
      </w:r>
      <w:r w:rsidRPr="00E020E7">
        <w:rPr>
          <w:rFonts w:ascii="Times New Roman" w:eastAsia="MS Mincho" w:hAnsi="Times New Roman"/>
          <w:color w:val="0000FF"/>
          <w:szCs w:val="20"/>
          <w:u w:val="single"/>
        </w:rPr>
        <w:t xml:space="preserve"> for corresponding PDSCH reception or PUSCH transmission that is smaller than the active DL or UL BWP switching delay required by the UE [TS 38.133]. </w:t>
      </w:r>
    </w:p>
    <w:p w14:paraId="480CE6DB" w14:textId="77777777" w:rsidR="003C1358" w:rsidRPr="00E020E7" w:rsidRDefault="003C1358" w:rsidP="003C1358">
      <w:pPr>
        <w:spacing w:after="180"/>
        <w:rPr>
          <w:rFonts w:ascii="Times New Roman" w:eastAsia="MS Mincho" w:hAnsi="Times New Roman"/>
          <w:color w:val="0000FF"/>
          <w:szCs w:val="20"/>
          <w:u w:val="single"/>
        </w:rPr>
      </w:pPr>
      <w:r w:rsidRPr="00E020E7">
        <w:rPr>
          <w:rFonts w:ascii="Times New Roman" w:eastAsia="MS Mincho" w:hAnsi="Times New Roman"/>
          <w:color w:val="0000FF"/>
          <w:szCs w:val="20"/>
          <w:u w:val="single"/>
        </w:rPr>
        <w:t>If a UE detects DCI format 1_1 indicating active DL BWP change for a cell, the UE is not required to receive or transmit in that cell during a time duration from the end of the 3</w:t>
      </w:r>
      <w:r w:rsidRPr="00E020E7">
        <w:rPr>
          <w:rFonts w:ascii="Times New Roman" w:eastAsia="MS Mincho" w:hAnsi="Times New Roman"/>
          <w:color w:val="0000FF"/>
          <w:szCs w:val="20"/>
          <w:u w:val="single"/>
          <w:vertAlign w:val="superscript"/>
        </w:rPr>
        <w:t>rd</w:t>
      </w:r>
      <w:r w:rsidRPr="00E020E7">
        <w:rPr>
          <w:rFonts w:ascii="Times New Roman" w:eastAsia="MS Mincho" w:hAnsi="Times New Roman"/>
          <w:color w:val="0000FF"/>
          <w:szCs w:val="20"/>
          <w:u w:val="single"/>
        </w:rPr>
        <w:t xml:space="preserve"> OFDM symbol of a slot containing the PDCCH carrying DCI format 1_1 indicating active DL BWP change in the scheduling cell till the beginning of a slot indicated by K</w:t>
      </w:r>
      <w:r w:rsidRPr="00E020E7">
        <w:rPr>
          <w:rFonts w:ascii="Times New Roman" w:eastAsia="MS Mincho" w:hAnsi="Times New Roman"/>
          <w:color w:val="0000FF"/>
          <w:szCs w:val="20"/>
          <w:u w:val="single"/>
          <w:vertAlign w:val="subscript"/>
        </w:rPr>
        <w:t>0</w:t>
      </w:r>
      <w:r w:rsidRPr="00E020E7">
        <w:rPr>
          <w:rFonts w:ascii="Times New Roman" w:eastAsia="MS Mincho" w:hAnsi="Times New Roman"/>
          <w:color w:val="0000FF"/>
          <w:szCs w:val="20"/>
          <w:u w:val="single"/>
        </w:rPr>
        <w:t xml:space="preserve"> in the DCI format 1_1.</w:t>
      </w:r>
    </w:p>
    <w:p w14:paraId="32014A7C" w14:textId="77777777" w:rsidR="003C1358" w:rsidRPr="00E020E7" w:rsidRDefault="003C1358" w:rsidP="003C1358">
      <w:pPr>
        <w:spacing w:after="180"/>
        <w:rPr>
          <w:rFonts w:ascii="Times New Roman" w:eastAsia="MS Mincho" w:hAnsi="Times New Roman"/>
          <w:color w:val="0000FF"/>
          <w:sz w:val="28"/>
          <w:szCs w:val="28"/>
          <w:u w:val="single"/>
        </w:rPr>
      </w:pPr>
      <w:r w:rsidRPr="00E020E7">
        <w:rPr>
          <w:rFonts w:ascii="Times New Roman" w:eastAsia="MS Mincho" w:hAnsi="Times New Roman"/>
          <w:color w:val="0000FF"/>
          <w:szCs w:val="20"/>
          <w:u w:val="single"/>
        </w:rPr>
        <w:t>If a UE detects DCI format 0_1 indicating active UL BWP change for a cell, the UE is not required to receive or transmit in that cell during a time duration from the end of the 3</w:t>
      </w:r>
      <w:r w:rsidRPr="00E020E7">
        <w:rPr>
          <w:rFonts w:ascii="Times New Roman" w:eastAsia="MS Mincho" w:hAnsi="Times New Roman"/>
          <w:color w:val="0000FF"/>
          <w:szCs w:val="20"/>
          <w:u w:val="single"/>
          <w:vertAlign w:val="superscript"/>
        </w:rPr>
        <w:t>rd</w:t>
      </w:r>
      <w:r w:rsidRPr="00E020E7">
        <w:rPr>
          <w:rFonts w:ascii="Times New Roman" w:eastAsia="MS Mincho" w:hAnsi="Times New Roman"/>
          <w:color w:val="0000FF"/>
          <w:szCs w:val="20"/>
          <w:u w:val="single"/>
        </w:rPr>
        <w:t xml:space="preserve"> OFDM symbol of a slot containing the PDCCH carrying DCI format 0_1 indicating active UL BWP change in the scheduling cell till the beginning of a slot indicated by K</w:t>
      </w:r>
      <w:r w:rsidRPr="00E020E7">
        <w:rPr>
          <w:rFonts w:ascii="Times New Roman" w:eastAsia="MS Mincho" w:hAnsi="Times New Roman"/>
          <w:color w:val="0000FF"/>
          <w:szCs w:val="20"/>
          <w:u w:val="single"/>
          <w:vertAlign w:val="subscript"/>
        </w:rPr>
        <w:t>2</w:t>
      </w:r>
      <w:r w:rsidRPr="00E020E7">
        <w:rPr>
          <w:rFonts w:ascii="Times New Roman" w:eastAsia="MS Mincho" w:hAnsi="Times New Roman"/>
          <w:color w:val="0000FF"/>
          <w:szCs w:val="20"/>
          <w:u w:val="single"/>
        </w:rPr>
        <w:t xml:space="preserve"> in the DCI format 0_1.</w:t>
      </w:r>
    </w:p>
    <w:p w14:paraId="7693323D" w14:textId="77777777" w:rsidR="003C1358" w:rsidRPr="00E020E7" w:rsidRDefault="003C1358" w:rsidP="003C1358">
      <w:pPr>
        <w:rPr>
          <w:lang w:eastAsia="zh-TW"/>
        </w:rPr>
      </w:pPr>
      <w:r w:rsidRPr="00E020E7">
        <w:rPr>
          <w:lang w:eastAsia="zh-TW"/>
        </w:rPr>
        <w:t>A UE expects to detect a DCI format 0_1 indicating active UL BWP change, or a DCI format 1_1 indicating active DL BWP change, only if a corresponding PDCCH is received within the first 3 symbols of a slot.</w:t>
      </w:r>
    </w:p>
    <w:p w14:paraId="227D7144" w14:textId="77777777" w:rsidR="00552D2C" w:rsidRDefault="00552D2C" w:rsidP="00552D2C">
      <w:pPr>
        <w:spacing w:after="120"/>
        <w:rPr>
          <w:lang w:eastAsia="ja-JP"/>
        </w:rPr>
      </w:pPr>
      <w:r w:rsidRPr="00552D2C">
        <w:rPr>
          <w:lang w:eastAsia="ja-JP"/>
        </w:rPr>
        <w:t>===== end of TP =====</w:t>
      </w:r>
    </w:p>
    <w:p w14:paraId="4C1478E6" w14:textId="77777777" w:rsidR="003C1358" w:rsidRPr="00E020E7" w:rsidRDefault="003C1358" w:rsidP="003C1358">
      <w:pPr>
        <w:rPr>
          <w:lang w:eastAsia="zh-TW"/>
        </w:rPr>
      </w:pPr>
    </w:p>
    <w:p w14:paraId="486EE4F9" w14:textId="77777777" w:rsidR="003C1358" w:rsidRPr="00E020E7" w:rsidRDefault="003C1358" w:rsidP="003C1358">
      <w:pPr>
        <w:rPr>
          <w:lang w:eastAsia="zh-TW"/>
        </w:rPr>
      </w:pPr>
      <w:r w:rsidRPr="00E020E7">
        <w:rPr>
          <w:highlight w:val="green"/>
          <w:lang w:eastAsia="zh-TW"/>
        </w:rPr>
        <w:t>Agreements</w:t>
      </w:r>
      <w:r w:rsidRPr="00E020E7">
        <w:rPr>
          <w:lang w:eastAsia="zh-TW"/>
        </w:rPr>
        <w:t>:</w:t>
      </w:r>
    </w:p>
    <w:p w14:paraId="615300FE" w14:textId="77777777" w:rsidR="003C1358" w:rsidRPr="00E020E7" w:rsidRDefault="003C1358" w:rsidP="008E772F">
      <w:pPr>
        <w:numPr>
          <w:ilvl w:val="0"/>
          <w:numId w:val="196"/>
        </w:numPr>
        <w:rPr>
          <w:lang w:eastAsia="zh-TW"/>
        </w:rPr>
      </w:pPr>
      <w:r w:rsidRPr="00E020E7">
        <w:rPr>
          <w:lang w:eastAsia="zh-TW"/>
        </w:rPr>
        <w:lastRenderedPageBreak/>
        <w:t>To adopt the following TP in section 12 of 38.213</w:t>
      </w:r>
    </w:p>
    <w:p w14:paraId="2338BE4B" w14:textId="77777777" w:rsidR="00552D2C" w:rsidRDefault="00552D2C" w:rsidP="00552D2C">
      <w:pPr>
        <w:rPr>
          <w:lang w:eastAsia="ko-KR"/>
        </w:rPr>
      </w:pPr>
      <w:r>
        <w:rPr>
          <w:lang w:eastAsia="ko-KR"/>
        </w:rPr>
        <w:t>===== start of TP =====</w:t>
      </w:r>
    </w:p>
    <w:p w14:paraId="4859F6A0" w14:textId="77777777" w:rsidR="003C1358" w:rsidRPr="00E020E7" w:rsidRDefault="003C1358" w:rsidP="003C1358">
      <w:pPr>
        <w:spacing w:after="180"/>
        <w:rPr>
          <w:rFonts w:ascii="Times New Roman" w:eastAsia="MS Mincho" w:hAnsi="Times New Roman"/>
          <w:szCs w:val="20"/>
        </w:rPr>
      </w:pPr>
      <w:r w:rsidRPr="00E020E7">
        <w:rPr>
          <w:rFonts w:ascii="Times New Roman" w:eastAsia="MS Mincho" w:hAnsi="Times New Roman" w:hint="eastAsia"/>
          <w:szCs w:val="20"/>
          <w:lang w:eastAsia="ko-KR"/>
        </w:rPr>
        <w:t xml:space="preserve">If a UE is configured </w:t>
      </w:r>
      <w:r w:rsidRPr="00E020E7">
        <w:rPr>
          <w:rFonts w:ascii="Times New Roman" w:eastAsia="MS Mincho" w:hAnsi="Times New Roman"/>
          <w:szCs w:val="20"/>
          <w:lang w:eastAsia="ja-JP"/>
        </w:rPr>
        <w:t>by higher layer parameter BWP-InactivityTimer a timer value for a secondary cell [</w:t>
      </w:r>
      <w:r w:rsidRPr="00E020E7">
        <w:rPr>
          <w:rFonts w:ascii="Times New Roman" w:eastAsia="MS Mincho" w:hAnsi="Times New Roman"/>
          <w:szCs w:val="20"/>
          <w:lang w:val="en-US" w:eastAsia="ja-JP"/>
        </w:rPr>
        <w:t>11, TS 38.321</w:t>
      </w:r>
      <w:r w:rsidRPr="00E020E7">
        <w:rPr>
          <w:rFonts w:ascii="Times New Roman" w:eastAsia="MS Mincho" w:hAnsi="Times New Roman"/>
          <w:szCs w:val="20"/>
          <w:lang w:eastAsia="ja-JP"/>
        </w:rPr>
        <w:t>] and</w:t>
      </w:r>
      <w:r w:rsidRPr="00E020E7">
        <w:rPr>
          <w:rFonts w:ascii="Times New Roman" w:eastAsia="MS Mincho" w:hAnsi="Times New Roman" w:hint="eastAsia"/>
          <w:szCs w:val="20"/>
          <w:lang w:eastAsia="ko-KR"/>
        </w:rPr>
        <w:t xml:space="preserve"> the timer is running, the UE increments the timer </w:t>
      </w:r>
      <w:r w:rsidRPr="00E020E7">
        <w:rPr>
          <w:rFonts w:ascii="Times New Roman" w:eastAsia="MS Mincho" w:hAnsi="Times New Roman"/>
          <w:szCs w:val="20"/>
          <w:lang w:eastAsia="ja-JP"/>
        </w:rPr>
        <w:t>every interval of 1 millisecond for frequency range 1 or every 0.5 milliseconds for frequency range 2 if the UE does not detect a DCI format for PDSCH reception on</w:t>
      </w:r>
      <w:r w:rsidRPr="00E020E7">
        <w:rPr>
          <w:rFonts w:ascii="Times New Roman" w:eastAsia="MS Mincho" w:hAnsi="Times New Roman" w:hint="eastAsia"/>
          <w:szCs w:val="20"/>
          <w:lang w:val="en-US" w:eastAsia="zh-CN"/>
        </w:rPr>
        <w:t xml:space="preserve"> </w:t>
      </w:r>
      <w:r w:rsidRPr="00E020E7">
        <w:rPr>
          <w:rFonts w:ascii="Times New Roman" w:eastAsia="MS Mincho" w:hAnsi="Times New Roman"/>
          <w:szCs w:val="20"/>
          <w:lang w:eastAsia="ja-JP"/>
        </w:rPr>
        <w:t>the secondary cell</w:t>
      </w:r>
      <w:r w:rsidRPr="00E020E7">
        <w:rPr>
          <w:rFonts w:ascii="Times New Roman" w:eastAsia="MS Mincho" w:hAnsi="Times New Roman" w:hint="eastAsia"/>
          <w:szCs w:val="20"/>
          <w:lang w:val="en-US" w:eastAsia="zh-CN"/>
        </w:rPr>
        <w:t xml:space="preserve"> </w:t>
      </w:r>
      <w:r w:rsidRPr="00E020E7">
        <w:rPr>
          <w:rFonts w:ascii="Times New Roman" w:eastAsia="MS Mincho" w:hAnsi="Times New Roman"/>
          <w:szCs w:val="20"/>
          <w:lang w:eastAsia="ja-JP"/>
        </w:rPr>
        <w:t>for paired spectrum operation or if the UE does not detect a DCI format</w:t>
      </w:r>
      <w:r w:rsidRPr="00E020E7">
        <w:rPr>
          <w:rFonts w:ascii="Times New Roman" w:eastAsia="MS Mincho" w:hAnsi="Times New Roman" w:hint="eastAsia"/>
          <w:szCs w:val="20"/>
          <w:lang w:val="en-US" w:eastAsia="zh-CN"/>
        </w:rPr>
        <w:t xml:space="preserve"> </w:t>
      </w:r>
      <w:r w:rsidRPr="00E020E7">
        <w:rPr>
          <w:rFonts w:ascii="Times New Roman" w:eastAsia="MS Mincho" w:hAnsi="Times New Roman"/>
          <w:szCs w:val="20"/>
          <w:lang w:eastAsia="ja-JP"/>
        </w:rPr>
        <w:t>for PDSCH reception or a DCI format for PUSCH transmission on the secondary cell</w:t>
      </w:r>
      <w:r w:rsidRPr="00E020E7">
        <w:rPr>
          <w:rFonts w:ascii="Times New Roman" w:eastAsia="MS Mincho" w:hAnsi="Times New Roman" w:hint="eastAsia"/>
          <w:szCs w:val="20"/>
          <w:lang w:val="en-US" w:eastAsia="zh-CN"/>
        </w:rPr>
        <w:t xml:space="preserve"> </w:t>
      </w:r>
      <w:r w:rsidRPr="00E020E7">
        <w:rPr>
          <w:rFonts w:ascii="Times New Roman" w:eastAsia="MS Mincho" w:hAnsi="Times New Roman"/>
          <w:szCs w:val="20"/>
          <w:lang w:eastAsia="ja-JP"/>
        </w:rPr>
        <w:t xml:space="preserve">for unpaired spectrum operation during the interval. </w:t>
      </w:r>
      <w:r w:rsidRPr="00E020E7">
        <w:rPr>
          <w:rFonts w:ascii="Times New Roman" w:eastAsia="SimSun" w:hAnsi="Times New Roman" w:hint="eastAsia"/>
          <w:szCs w:val="20"/>
          <w:lang w:val="en-US" w:eastAsia="zh-CN"/>
        </w:rPr>
        <w:t>T</w:t>
      </w:r>
      <w:r w:rsidRPr="00E020E7">
        <w:rPr>
          <w:rFonts w:ascii="Times New Roman" w:eastAsia="MS Mincho" w:hAnsi="Times New Roman"/>
          <w:szCs w:val="20"/>
          <w:lang w:eastAsia="ja-JP"/>
        </w:rPr>
        <w:t>he UE may deactivate the secondary</w:t>
      </w:r>
      <w:r w:rsidRPr="00E020E7">
        <w:rPr>
          <w:rFonts w:ascii="Times New Roman" w:eastAsia="SimSun" w:hAnsi="Times New Roman" w:hint="eastAsia"/>
          <w:szCs w:val="20"/>
          <w:lang w:val="en-US" w:eastAsia="zh-CN"/>
        </w:rPr>
        <w:t xml:space="preserve"> </w:t>
      </w:r>
      <w:r w:rsidRPr="00E020E7">
        <w:rPr>
          <w:rFonts w:ascii="Times New Roman" w:eastAsia="MS Mincho" w:hAnsi="Times New Roman"/>
          <w:szCs w:val="20"/>
          <w:lang w:eastAsia="ja-JP"/>
        </w:rPr>
        <w:t>cell</w:t>
      </w:r>
      <w:r w:rsidRPr="00E020E7">
        <w:rPr>
          <w:rFonts w:ascii="Times New Roman" w:eastAsia="SimSun" w:hAnsi="Times New Roman" w:hint="eastAsia"/>
          <w:szCs w:val="20"/>
          <w:lang w:val="en-US" w:eastAsia="zh-CN"/>
        </w:rPr>
        <w:t xml:space="preserve"> </w:t>
      </w:r>
      <w:r w:rsidRPr="00E020E7">
        <w:rPr>
          <w:rFonts w:ascii="Times New Roman" w:eastAsia="MS Mincho" w:hAnsi="Times New Roman"/>
          <w:szCs w:val="20"/>
          <w:lang w:eastAsia="ja-JP"/>
        </w:rPr>
        <w:t>when the timer expires.</w:t>
      </w:r>
    </w:p>
    <w:p w14:paraId="3E57369C" w14:textId="77777777" w:rsidR="003C1358" w:rsidRPr="00E020E7" w:rsidRDefault="003C1358" w:rsidP="003C1358">
      <w:pPr>
        <w:spacing w:after="180"/>
        <w:rPr>
          <w:rFonts w:ascii="Times New Roman" w:eastAsia="MS Mincho" w:hAnsi="Times New Roman"/>
          <w:color w:val="0000FF"/>
          <w:szCs w:val="20"/>
          <w:u w:val="single"/>
        </w:rPr>
      </w:pPr>
      <w:r w:rsidRPr="00E020E7">
        <w:rPr>
          <w:rFonts w:ascii="Times New Roman" w:eastAsia="MS Mincho" w:hAnsi="Times New Roman"/>
          <w:color w:val="0000FF"/>
          <w:szCs w:val="20"/>
          <w:u w:val="single"/>
        </w:rPr>
        <w:t>In a cell where the active DL BWP changes due to BWP inactivity timer expiration, a UE is not required to receive or transmit in that cell during a time duration from the beginning of the subframe for frequency range 1 or the half of a subframe for frequency range 2 immediately after a BWP inactivity timer expires till the beginning of the slot the UE is able receive DL signals or transmit UL signals to accommodate the BWP switching delay required by the UE [TS 38.133].</w:t>
      </w:r>
    </w:p>
    <w:p w14:paraId="402CD4F1" w14:textId="77777777" w:rsidR="00552D2C" w:rsidRDefault="00552D2C" w:rsidP="00552D2C">
      <w:pPr>
        <w:spacing w:after="120"/>
        <w:rPr>
          <w:lang w:eastAsia="ja-JP"/>
        </w:rPr>
      </w:pPr>
      <w:r w:rsidRPr="00552D2C">
        <w:rPr>
          <w:lang w:eastAsia="ja-JP"/>
        </w:rPr>
        <w:t>===== end of TP =====</w:t>
      </w:r>
    </w:p>
    <w:p w14:paraId="235C191A" w14:textId="77777777" w:rsidR="00552D2C" w:rsidRDefault="00552D2C" w:rsidP="003C1358">
      <w:pPr>
        <w:rPr>
          <w:szCs w:val="20"/>
          <w:highlight w:val="yellow"/>
          <w:lang w:eastAsia="zh-TW"/>
        </w:rPr>
      </w:pPr>
    </w:p>
    <w:p w14:paraId="32D6DA63" w14:textId="4891FB22" w:rsidR="003C1358" w:rsidRPr="00331824" w:rsidRDefault="003C1358" w:rsidP="003C1358">
      <w:pPr>
        <w:rPr>
          <w:szCs w:val="20"/>
          <w:lang w:eastAsia="zh-TW"/>
        </w:rPr>
      </w:pPr>
      <w:r w:rsidRPr="00331824">
        <w:rPr>
          <w:szCs w:val="20"/>
          <w:lang w:eastAsia="zh-TW"/>
        </w:rPr>
        <w:t>Proposals:</w:t>
      </w:r>
    </w:p>
    <w:p w14:paraId="7784C807" w14:textId="77777777" w:rsidR="003C1358" w:rsidRPr="00331824" w:rsidRDefault="003C1358" w:rsidP="008E772F">
      <w:pPr>
        <w:numPr>
          <w:ilvl w:val="0"/>
          <w:numId w:val="106"/>
        </w:numPr>
        <w:ind w:left="567" w:hanging="207"/>
        <w:rPr>
          <w:szCs w:val="20"/>
          <w:lang w:eastAsia="zh-TW"/>
        </w:rPr>
      </w:pPr>
      <w:r w:rsidRPr="00331824">
        <w:rPr>
          <w:szCs w:val="20"/>
          <w:lang w:eastAsia="zh-TW"/>
        </w:rPr>
        <w:t>Modify the agreements in RAN1#92bis as follows.</w:t>
      </w:r>
    </w:p>
    <w:p w14:paraId="3BFA99FF" w14:textId="77777777" w:rsidR="003C1358" w:rsidRPr="00331824" w:rsidRDefault="003C1358" w:rsidP="008E772F">
      <w:pPr>
        <w:numPr>
          <w:ilvl w:val="1"/>
          <w:numId w:val="106"/>
        </w:numPr>
        <w:rPr>
          <w:szCs w:val="20"/>
        </w:rPr>
      </w:pPr>
      <w:r w:rsidRPr="00331824">
        <w:rPr>
          <w:szCs w:val="20"/>
        </w:rPr>
        <w:t>When monitoring for DCI in a BWP, the size of DCI format 0-0/1-0 is given by</w:t>
      </w:r>
    </w:p>
    <w:p w14:paraId="17F2A361" w14:textId="77777777" w:rsidR="003C1358" w:rsidRPr="00331824" w:rsidRDefault="003C1358" w:rsidP="008E772F">
      <w:pPr>
        <w:numPr>
          <w:ilvl w:val="2"/>
          <w:numId w:val="106"/>
        </w:numPr>
        <w:ind w:left="1985" w:hanging="185"/>
        <w:rPr>
          <w:szCs w:val="20"/>
        </w:rPr>
      </w:pPr>
      <w:r w:rsidRPr="00331824">
        <w:rPr>
          <w:szCs w:val="20"/>
        </w:rPr>
        <w:t xml:space="preserve">For format 0-0/1-0 (regardless of RNTI) in CSS, the size is given by </w:t>
      </w:r>
      <w:r w:rsidRPr="00331824">
        <w:rPr>
          <w:strike/>
          <w:color w:val="FF0000"/>
          <w:szCs w:val="20"/>
        </w:rPr>
        <w:t>the initial DL BWP</w:t>
      </w:r>
      <w:r w:rsidRPr="00331824">
        <w:rPr>
          <w:color w:val="0000FF"/>
          <w:szCs w:val="20"/>
          <w:u w:val="single"/>
        </w:rPr>
        <w:t>CORESET#0</w:t>
      </w:r>
    </w:p>
    <w:p w14:paraId="52728E9D" w14:textId="77777777" w:rsidR="003C1358" w:rsidRPr="00331824" w:rsidRDefault="003C1358" w:rsidP="008E772F">
      <w:pPr>
        <w:numPr>
          <w:ilvl w:val="2"/>
          <w:numId w:val="106"/>
        </w:numPr>
        <w:ind w:left="1985" w:hanging="185"/>
        <w:rPr>
          <w:szCs w:val="20"/>
        </w:rPr>
      </w:pPr>
      <w:r w:rsidRPr="00331824">
        <w:rPr>
          <w:szCs w:val="20"/>
        </w:rPr>
        <w:t>For format 0-0/1-0 in USS, the size is given by the active BWP as long as the DCI size budget is fulfilled</w:t>
      </w:r>
    </w:p>
    <w:p w14:paraId="0FD5F6BA" w14:textId="77777777" w:rsidR="003C1358" w:rsidRPr="00331824" w:rsidRDefault="003C1358" w:rsidP="008E772F">
      <w:pPr>
        <w:numPr>
          <w:ilvl w:val="3"/>
          <w:numId w:val="106"/>
        </w:numPr>
        <w:rPr>
          <w:szCs w:val="20"/>
        </w:rPr>
      </w:pPr>
      <w:r w:rsidRPr="00331824">
        <w:rPr>
          <w:szCs w:val="20"/>
        </w:rPr>
        <w:t xml:space="preserve">Otherwise, for format 0-0/1-0, the size is given by </w:t>
      </w:r>
      <w:r w:rsidRPr="00331824">
        <w:rPr>
          <w:strike/>
          <w:color w:val="FF0000"/>
          <w:szCs w:val="20"/>
        </w:rPr>
        <w:t>the initial DL BWP</w:t>
      </w:r>
      <w:r w:rsidRPr="00331824">
        <w:rPr>
          <w:color w:val="0000FF"/>
          <w:szCs w:val="20"/>
          <w:u w:val="single"/>
        </w:rPr>
        <w:t>CORESET#0</w:t>
      </w:r>
    </w:p>
    <w:p w14:paraId="1E67014F" w14:textId="77777777" w:rsidR="003C1358" w:rsidRPr="00331824" w:rsidRDefault="003C1358" w:rsidP="008E772F">
      <w:pPr>
        <w:numPr>
          <w:ilvl w:val="1"/>
          <w:numId w:val="106"/>
        </w:numPr>
        <w:rPr>
          <w:szCs w:val="20"/>
          <w:lang w:eastAsia="zh-TW"/>
        </w:rPr>
      </w:pPr>
      <w:r w:rsidRPr="00331824">
        <w:rPr>
          <w:szCs w:val="20"/>
        </w:rPr>
        <w:t>For DCI format 1-0 in CSS with P-RNTI, SI-RNTI, RA-RNTI, C-RNTI, CS-RNTI, or TC-RNTI:</w:t>
      </w:r>
    </w:p>
    <w:p w14:paraId="70A9EEF7" w14:textId="77777777" w:rsidR="003C1358" w:rsidRPr="00331824" w:rsidRDefault="003C1358" w:rsidP="008E772F">
      <w:pPr>
        <w:numPr>
          <w:ilvl w:val="2"/>
          <w:numId w:val="106"/>
        </w:numPr>
        <w:ind w:left="1985" w:hanging="185"/>
        <w:rPr>
          <w:szCs w:val="20"/>
          <w:lang w:eastAsia="zh-TW"/>
        </w:rPr>
      </w:pPr>
      <w:r w:rsidRPr="00331824">
        <w:rPr>
          <w:szCs w:val="20"/>
        </w:rPr>
        <w:t>the RB numbering for the scheduled PDSCH starts from the lowest RB in the CORESET the DCI is received in</w:t>
      </w:r>
    </w:p>
    <w:p w14:paraId="42416D92" w14:textId="77777777" w:rsidR="003C1358" w:rsidRPr="00331824" w:rsidRDefault="003C1358" w:rsidP="008E772F">
      <w:pPr>
        <w:numPr>
          <w:ilvl w:val="2"/>
          <w:numId w:val="105"/>
        </w:numPr>
        <w:ind w:left="1985" w:hanging="185"/>
        <w:rPr>
          <w:szCs w:val="20"/>
        </w:rPr>
      </w:pPr>
      <w:r w:rsidRPr="00331824">
        <w:rPr>
          <w:szCs w:val="20"/>
        </w:rPr>
        <w:t xml:space="preserve">the maximum number of RBs possible to indicate in the DCI is given by the size of </w:t>
      </w:r>
      <w:r w:rsidRPr="00331824">
        <w:rPr>
          <w:strike/>
          <w:color w:val="FF0000"/>
          <w:szCs w:val="20"/>
        </w:rPr>
        <w:t>the initial DL BWP</w:t>
      </w:r>
      <w:r w:rsidRPr="00331824">
        <w:rPr>
          <w:color w:val="0000FF"/>
          <w:szCs w:val="20"/>
          <w:u w:val="single"/>
        </w:rPr>
        <w:t>CORESET#0</w:t>
      </w:r>
      <w:r w:rsidRPr="00331824">
        <w:rPr>
          <w:szCs w:val="20"/>
        </w:rPr>
        <w:t>.</w:t>
      </w:r>
    </w:p>
    <w:p w14:paraId="63154CFC" w14:textId="77777777" w:rsidR="003C1358" w:rsidRPr="00331824" w:rsidRDefault="003C1358" w:rsidP="008E772F">
      <w:pPr>
        <w:numPr>
          <w:ilvl w:val="1"/>
          <w:numId w:val="105"/>
        </w:numPr>
        <w:rPr>
          <w:szCs w:val="20"/>
        </w:rPr>
      </w:pPr>
      <w:r w:rsidRPr="00331824">
        <w:rPr>
          <w:szCs w:val="20"/>
        </w:rPr>
        <w:t xml:space="preserve">Payload sizes for 2-2 and 2-3 are padded (if needed) to match the size of formats 0-0/1-0 </w:t>
      </w:r>
      <w:r w:rsidRPr="00331824">
        <w:rPr>
          <w:strike/>
          <w:color w:val="FF0000"/>
          <w:szCs w:val="20"/>
        </w:rPr>
        <w:t xml:space="preserve">as defined by the initial BWP </w:t>
      </w:r>
      <w:r w:rsidRPr="00331824">
        <w:rPr>
          <w:color w:val="0000FF"/>
          <w:szCs w:val="20"/>
          <w:u w:val="single"/>
        </w:rPr>
        <w:t>in CSS</w:t>
      </w:r>
    </w:p>
    <w:p w14:paraId="43373C4F" w14:textId="77777777" w:rsidR="003C1358" w:rsidRPr="00331824" w:rsidRDefault="003C1358" w:rsidP="008E772F">
      <w:pPr>
        <w:numPr>
          <w:ilvl w:val="0"/>
          <w:numId w:val="197"/>
        </w:numPr>
        <w:rPr>
          <w:szCs w:val="20"/>
          <w:lang w:eastAsia="zh-TW"/>
        </w:rPr>
      </w:pPr>
      <w:r w:rsidRPr="00331824">
        <w:rPr>
          <w:szCs w:val="20"/>
          <w:lang w:eastAsia="zh-TW"/>
        </w:rPr>
        <w:t>For PSCell and SCell,</w:t>
      </w:r>
    </w:p>
    <w:p w14:paraId="39117798" w14:textId="77777777" w:rsidR="003C1358" w:rsidRPr="00331824" w:rsidRDefault="003C1358" w:rsidP="008E772F">
      <w:pPr>
        <w:numPr>
          <w:ilvl w:val="1"/>
          <w:numId w:val="197"/>
        </w:numPr>
        <w:rPr>
          <w:szCs w:val="20"/>
          <w:lang w:eastAsia="zh-TW"/>
        </w:rPr>
      </w:pPr>
      <w:r w:rsidRPr="00331824">
        <w:rPr>
          <w:szCs w:val="20"/>
          <w:lang w:eastAsia="zh-TW"/>
        </w:rPr>
        <w:t>The initial DL BWP of a cell can be configured to be the same as or larger than CORESET#0 of the cell</w:t>
      </w:r>
    </w:p>
    <w:p w14:paraId="6E25D456" w14:textId="77777777" w:rsidR="003C1358" w:rsidRPr="00331824" w:rsidRDefault="003C1358" w:rsidP="008E772F">
      <w:pPr>
        <w:numPr>
          <w:ilvl w:val="1"/>
          <w:numId w:val="197"/>
        </w:numPr>
        <w:rPr>
          <w:szCs w:val="20"/>
          <w:lang w:eastAsia="zh-TW"/>
        </w:rPr>
      </w:pPr>
      <w:r w:rsidRPr="00331824">
        <w:rPr>
          <w:szCs w:val="20"/>
          <w:lang w:eastAsia="zh-TW"/>
        </w:rPr>
        <w:t>The initial DL BWP of a cell includes CORESET#0 of the cell in frequency domain</w:t>
      </w:r>
    </w:p>
    <w:p w14:paraId="3C4FEA71" w14:textId="77777777" w:rsidR="003C1358" w:rsidRPr="00331824" w:rsidRDefault="003C1358" w:rsidP="008E772F">
      <w:pPr>
        <w:numPr>
          <w:ilvl w:val="0"/>
          <w:numId w:val="197"/>
        </w:numPr>
        <w:ind w:left="567" w:hanging="207"/>
        <w:rPr>
          <w:szCs w:val="20"/>
          <w:lang w:eastAsia="zh-TW"/>
        </w:rPr>
      </w:pPr>
      <w:r w:rsidRPr="00331824">
        <w:rPr>
          <w:szCs w:val="20"/>
          <w:lang w:eastAsia="zh-TW"/>
        </w:rPr>
        <w:t>Note (earlier agreements) For PCell,</w:t>
      </w:r>
    </w:p>
    <w:p w14:paraId="60E1CCFC" w14:textId="77777777" w:rsidR="003C1358" w:rsidRPr="00331824" w:rsidRDefault="003C1358" w:rsidP="008E772F">
      <w:pPr>
        <w:numPr>
          <w:ilvl w:val="1"/>
          <w:numId w:val="197"/>
        </w:numPr>
        <w:rPr>
          <w:szCs w:val="20"/>
          <w:lang w:eastAsia="zh-TW"/>
        </w:rPr>
      </w:pPr>
      <w:r w:rsidRPr="00331824">
        <w:rPr>
          <w:szCs w:val="20"/>
          <w:lang w:eastAsia="zh-TW"/>
        </w:rPr>
        <w:t>The initial DL BWP of a cell is defined as the frequency location and bandwidth of CORESET#0 of the cell, which was agreed and captured in the current spec</w:t>
      </w:r>
    </w:p>
    <w:p w14:paraId="5181DAE1" w14:textId="77777777" w:rsidR="003C1358" w:rsidRPr="00331824" w:rsidRDefault="003C1358" w:rsidP="008E772F">
      <w:pPr>
        <w:numPr>
          <w:ilvl w:val="0"/>
          <w:numId w:val="197"/>
        </w:numPr>
        <w:rPr>
          <w:szCs w:val="20"/>
          <w:lang w:eastAsia="zh-TW"/>
        </w:rPr>
      </w:pPr>
      <w:r w:rsidRPr="00331824">
        <w:rPr>
          <w:szCs w:val="20"/>
          <w:lang w:eastAsia="zh-TW"/>
        </w:rPr>
        <w:t>There is no consensus on whether to support Option #2 in PCell</w:t>
      </w:r>
    </w:p>
    <w:p w14:paraId="7DB6C2D3" w14:textId="77777777" w:rsidR="003C1358" w:rsidRPr="00331824" w:rsidRDefault="003C1358" w:rsidP="008E772F">
      <w:pPr>
        <w:numPr>
          <w:ilvl w:val="0"/>
          <w:numId w:val="197"/>
        </w:numPr>
        <w:ind w:left="567" w:hanging="207"/>
        <w:rPr>
          <w:szCs w:val="20"/>
          <w:lang w:eastAsia="zh-TW"/>
        </w:rPr>
      </w:pPr>
      <w:r w:rsidRPr="00331824">
        <w:rPr>
          <w:szCs w:val="20"/>
        </w:rPr>
        <w:t>Send LS to RAN2 stating that there is no consensus on whether to support Option #2 in PCell in RAN1 (including informing the above agreements)</w:t>
      </w:r>
    </w:p>
    <w:p w14:paraId="33EDAB62" w14:textId="1F8ED81E" w:rsidR="003C1358" w:rsidRDefault="003C1358" w:rsidP="001D5AF0"/>
    <w:p w14:paraId="4605C56C" w14:textId="638FF1F3" w:rsidR="006538C5" w:rsidRPr="006538C5" w:rsidRDefault="006538C5" w:rsidP="001D5AF0">
      <w:pPr>
        <w:rPr>
          <w:b/>
        </w:rPr>
      </w:pPr>
      <w:r w:rsidRPr="006538C5">
        <w:rPr>
          <w:b/>
        </w:rPr>
        <w:t>Friday session</w:t>
      </w:r>
    </w:p>
    <w:p w14:paraId="252C1CDD" w14:textId="1A180947" w:rsidR="006538C5" w:rsidRPr="006538C5" w:rsidRDefault="006538C5" w:rsidP="006538C5">
      <w:pPr>
        <w:rPr>
          <w:b/>
        </w:rPr>
      </w:pPr>
      <w:r w:rsidRPr="006538C5">
        <w:rPr>
          <w:b/>
        </w:rPr>
        <w:t>R1-1809961</w:t>
      </w:r>
      <w:r w:rsidRPr="006538C5">
        <w:rPr>
          <w:b/>
        </w:rPr>
        <w:tab/>
        <w:t>Summary of Bandwidth Part Remaining Issues</w:t>
      </w:r>
      <w:r w:rsidRPr="006538C5">
        <w:rPr>
          <w:b/>
        </w:rPr>
        <w:tab/>
        <w:t>MediaTek</w:t>
      </w:r>
    </w:p>
    <w:p w14:paraId="68C1EE30" w14:textId="77777777" w:rsidR="006538C5" w:rsidRPr="00BD0234" w:rsidRDefault="006538C5" w:rsidP="006538C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2728A975" w14:textId="77777777" w:rsidR="006538C5" w:rsidRPr="006538C5" w:rsidRDefault="006538C5" w:rsidP="006538C5">
      <w:pPr>
        <w:rPr>
          <w:b/>
        </w:rPr>
      </w:pPr>
    </w:p>
    <w:p w14:paraId="285C20C1" w14:textId="77777777" w:rsidR="006538C5" w:rsidRPr="006538C5" w:rsidRDefault="006538C5" w:rsidP="006538C5">
      <w:pPr>
        <w:rPr>
          <w:b/>
        </w:rPr>
      </w:pPr>
      <w:r w:rsidRPr="006538C5">
        <w:rPr>
          <w:highlight w:val="green"/>
        </w:rPr>
        <w:t>Agreements</w:t>
      </w:r>
      <w:r w:rsidRPr="006538C5">
        <w:rPr>
          <w:b/>
        </w:rPr>
        <w:t>:</w:t>
      </w:r>
    </w:p>
    <w:p w14:paraId="7161571D" w14:textId="77777777" w:rsidR="006538C5" w:rsidRPr="006538C5" w:rsidRDefault="006538C5" w:rsidP="00FD2787">
      <w:pPr>
        <w:pStyle w:val="ListParagraph"/>
        <w:numPr>
          <w:ilvl w:val="0"/>
          <w:numId w:val="273"/>
        </w:numPr>
        <w:rPr>
          <w:lang w:eastAsia="zh-TW"/>
        </w:rPr>
      </w:pPr>
      <w:r w:rsidRPr="006538C5">
        <w:rPr>
          <w:lang w:eastAsia="zh-TW"/>
        </w:rPr>
        <w:t>Modify the agreements in RAN1#92bis as follows.</w:t>
      </w:r>
    </w:p>
    <w:p w14:paraId="3E57ECEB" w14:textId="77777777" w:rsidR="006538C5" w:rsidRPr="006538C5" w:rsidRDefault="006538C5" w:rsidP="00FD2787">
      <w:pPr>
        <w:pStyle w:val="ListParagraph"/>
        <w:numPr>
          <w:ilvl w:val="1"/>
          <w:numId w:val="273"/>
        </w:numPr>
      </w:pPr>
      <w:r w:rsidRPr="006538C5">
        <w:t>When monitoring for DCI in a BWP, the size of DCI format 0-0/1-0 is given by</w:t>
      </w:r>
    </w:p>
    <w:p w14:paraId="4E28D71A" w14:textId="77777777" w:rsidR="006538C5" w:rsidRPr="006538C5" w:rsidRDefault="006538C5" w:rsidP="00FD2787">
      <w:pPr>
        <w:pStyle w:val="ListParagraph"/>
        <w:numPr>
          <w:ilvl w:val="2"/>
          <w:numId w:val="273"/>
        </w:numPr>
      </w:pPr>
      <w:r w:rsidRPr="006538C5">
        <w:t xml:space="preserve">For format 0-0/1-0 (regardless of RNTI) in CSS, the size is given by </w:t>
      </w:r>
      <w:r w:rsidRPr="006538C5">
        <w:rPr>
          <w:strike/>
          <w:color w:val="FF0000"/>
        </w:rPr>
        <w:t>the initial DL BWP</w:t>
      </w:r>
      <w:r w:rsidRPr="006538C5">
        <w:rPr>
          <w:color w:val="0000FF"/>
          <w:u w:val="single"/>
        </w:rPr>
        <w:t>CORESET#0</w:t>
      </w:r>
    </w:p>
    <w:p w14:paraId="0FD0D139" w14:textId="77777777" w:rsidR="006538C5" w:rsidRPr="006538C5" w:rsidRDefault="006538C5" w:rsidP="00FD2787">
      <w:pPr>
        <w:pStyle w:val="ListParagraph"/>
        <w:numPr>
          <w:ilvl w:val="2"/>
          <w:numId w:val="273"/>
        </w:numPr>
      </w:pPr>
      <w:r w:rsidRPr="006538C5">
        <w:t>For format 0-0/1-0 in USS, the size is given by the active BWP as long as the DCI size budget is fulfilled</w:t>
      </w:r>
    </w:p>
    <w:p w14:paraId="58F723D7" w14:textId="77777777" w:rsidR="006538C5" w:rsidRPr="006538C5" w:rsidRDefault="006538C5" w:rsidP="00FD2787">
      <w:pPr>
        <w:pStyle w:val="ListParagraph"/>
        <w:numPr>
          <w:ilvl w:val="3"/>
          <w:numId w:val="273"/>
        </w:numPr>
      </w:pPr>
      <w:r w:rsidRPr="006538C5">
        <w:t xml:space="preserve">Otherwise, for format 0-0/1-0, the size is given by </w:t>
      </w:r>
      <w:r w:rsidRPr="006538C5">
        <w:rPr>
          <w:strike/>
          <w:color w:val="FF0000"/>
        </w:rPr>
        <w:t>the initial DL BWP</w:t>
      </w:r>
      <w:r w:rsidRPr="006538C5">
        <w:rPr>
          <w:color w:val="0000FF"/>
          <w:u w:val="single"/>
        </w:rPr>
        <w:t>CORESET#0</w:t>
      </w:r>
    </w:p>
    <w:p w14:paraId="1C26C86C" w14:textId="77777777" w:rsidR="006538C5" w:rsidRPr="006538C5" w:rsidRDefault="006538C5" w:rsidP="00FD2787">
      <w:pPr>
        <w:pStyle w:val="ListParagraph"/>
        <w:numPr>
          <w:ilvl w:val="1"/>
          <w:numId w:val="273"/>
        </w:numPr>
        <w:rPr>
          <w:lang w:eastAsia="zh-TW"/>
        </w:rPr>
      </w:pPr>
      <w:r w:rsidRPr="006538C5">
        <w:t>For DCI format 1-0 in CSS with P-RNTI, SI-RNTI, RA-RNTI, C-RNTI, CS-RNTI, or TC-RNTI:</w:t>
      </w:r>
    </w:p>
    <w:p w14:paraId="16E39E7E" w14:textId="77777777" w:rsidR="006538C5" w:rsidRPr="006538C5" w:rsidRDefault="006538C5" w:rsidP="00FD2787">
      <w:pPr>
        <w:pStyle w:val="ListParagraph"/>
        <w:numPr>
          <w:ilvl w:val="2"/>
          <w:numId w:val="273"/>
        </w:numPr>
        <w:rPr>
          <w:lang w:eastAsia="zh-TW"/>
        </w:rPr>
      </w:pPr>
      <w:r w:rsidRPr="006538C5">
        <w:t>the RB numbering for the scheduled PDSCH starts from the lowest RB in the CORESET the DCI is received in</w:t>
      </w:r>
    </w:p>
    <w:p w14:paraId="354417A6" w14:textId="77777777" w:rsidR="006538C5" w:rsidRPr="006538C5" w:rsidRDefault="006538C5" w:rsidP="00FD2787">
      <w:pPr>
        <w:pStyle w:val="ListParagraph"/>
        <w:numPr>
          <w:ilvl w:val="2"/>
          <w:numId w:val="273"/>
        </w:numPr>
      </w:pPr>
      <w:r w:rsidRPr="006538C5">
        <w:t xml:space="preserve">the maximum number of RBs possible to indicate in the DCI is given by the size of </w:t>
      </w:r>
      <w:r w:rsidRPr="006538C5">
        <w:rPr>
          <w:strike/>
          <w:color w:val="FF0000"/>
        </w:rPr>
        <w:t>the initial DL BWP</w:t>
      </w:r>
      <w:r w:rsidRPr="006538C5">
        <w:rPr>
          <w:color w:val="0000FF"/>
          <w:u w:val="single"/>
        </w:rPr>
        <w:t>CORESET#0</w:t>
      </w:r>
      <w:r w:rsidRPr="006538C5">
        <w:t>.</w:t>
      </w:r>
    </w:p>
    <w:p w14:paraId="104C06E9" w14:textId="77777777" w:rsidR="006538C5" w:rsidRPr="006538C5" w:rsidRDefault="006538C5" w:rsidP="00FD2787">
      <w:pPr>
        <w:pStyle w:val="ListParagraph"/>
        <w:numPr>
          <w:ilvl w:val="1"/>
          <w:numId w:val="273"/>
        </w:numPr>
      </w:pPr>
      <w:r w:rsidRPr="006538C5">
        <w:t xml:space="preserve">Payload sizes for 2-2 and 2-3 are padded (if needed) to match the size of formats 0-0/1-0 </w:t>
      </w:r>
      <w:r w:rsidRPr="006538C5">
        <w:rPr>
          <w:strike/>
          <w:color w:val="FF0000"/>
        </w:rPr>
        <w:t xml:space="preserve">as defined by the initial BWP </w:t>
      </w:r>
      <w:r w:rsidRPr="006538C5">
        <w:rPr>
          <w:color w:val="0000FF"/>
          <w:u w:val="single"/>
        </w:rPr>
        <w:t>in CSS</w:t>
      </w:r>
    </w:p>
    <w:p w14:paraId="4FB1D6AF" w14:textId="77777777" w:rsidR="006538C5" w:rsidRPr="006538C5" w:rsidRDefault="006538C5" w:rsidP="00FD2787">
      <w:pPr>
        <w:pStyle w:val="ListParagraph"/>
        <w:numPr>
          <w:ilvl w:val="0"/>
          <w:numId w:val="273"/>
        </w:numPr>
        <w:rPr>
          <w:lang w:eastAsia="zh-TW"/>
        </w:rPr>
      </w:pPr>
      <w:r w:rsidRPr="006538C5">
        <w:rPr>
          <w:lang w:eastAsia="zh-TW"/>
        </w:rPr>
        <w:t>Modify the agreements in RAN1#91 as follows if Option #2 is supported in PCell</w:t>
      </w:r>
    </w:p>
    <w:p w14:paraId="7485E0B2" w14:textId="77777777" w:rsidR="006538C5" w:rsidRPr="006538C5" w:rsidRDefault="006538C5" w:rsidP="00FD2787">
      <w:pPr>
        <w:pStyle w:val="ListParagraph"/>
        <w:numPr>
          <w:ilvl w:val="1"/>
          <w:numId w:val="273"/>
        </w:numPr>
      </w:pPr>
      <w:r w:rsidRPr="006538C5">
        <w:t xml:space="preserve">CORESET configured by RMSI is confined within </w:t>
      </w:r>
      <w:r w:rsidRPr="006538C5">
        <w:rPr>
          <w:strike/>
          <w:color w:val="FF0000"/>
        </w:rPr>
        <w:t>the initial DL BWP</w:t>
      </w:r>
      <w:r w:rsidRPr="006538C5">
        <w:rPr>
          <w:color w:val="0000FF"/>
          <w:u w:val="single"/>
        </w:rPr>
        <w:t>the bandwidth of CORESET#0</w:t>
      </w:r>
    </w:p>
    <w:p w14:paraId="4F0A06CC" w14:textId="77777777" w:rsidR="006538C5" w:rsidRPr="006538C5" w:rsidRDefault="006538C5" w:rsidP="00FD2787">
      <w:pPr>
        <w:pStyle w:val="ListParagraph"/>
        <w:numPr>
          <w:ilvl w:val="0"/>
          <w:numId w:val="273"/>
        </w:numPr>
      </w:pPr>
      <w:r w:rsidRPr="006538C5">
        <w:t xml:space="preserve">For PCell, </w:t>
      </w:r>
      <w:r w:rsidRPr="006538C5">
        <w:rPr>
          <w:lang w:eastAsia="zh-TW"/>
        </w:rPr>
        <w:t>the initial DL BWP can be configured in SIB1 to be the same as or different with the initial DL BWP as initially defined by CORESET#0</w:t>
      </w:r>
    </w:p>
    <w:p w14:paraId="4EB39CF2" w14:textId="77777777" w:rsidR="006538C5" w:rsidRPr="006538C5" w:rsidRDefault="006538C5" w:rsidP="00FD2787">
      <w:pPr>
        <w:pStyle w:val="ListParagraph"/>
        <w:numPr>
          <w:ilvl w:val="1"/>
          <w:numId w:val="273"/>
        </w:numPr>
      </w:pPr>
      <w:r w:rsidRPr="006538C5">
        <w:t>The initial DL BWP configured in SIB1 includes the bandwidth of CORESET#0</w:t>
      </w:r>
    </w:p>
    <w:p w14:paraId="5B98CBC6" w14:textId="77777777" w:rsidR="006538C5" w:rsidRPr="006538C5" w:rsidRDefault="006538C5" w:rsidP="00FD2787">
      <w:pPr>
        <w:pStyle w:val="ListParagraph"/>
        <w:numPr>
          <w:ilvl w:val="1"/>
          <w:numId w:val="273"/>
        </w:numPr>
      </w:pPr>
      <w:r w:rsidRPr="006538C5">
        <w:lastRenderedPageBreak/>
        <w:t>If the initial DL BWP configured by SIB1 is different with the initial DL BWP as initially defined by CORESET#0, the configuration of the initial DL BWP configured by SIB1 is applicable after the initial access</w:t>
      </w:r>
    </w:p>
    <w:p w14:paraId="0FCE5F4C" w14:textId="77777777" w:rsidR="006538C5" w:rsidRPr="006538C5" w:rsidRDefault="006538C5" w:rsidP="00FD2787">
      <w:pPr>
        <w:pStyle w:val="ListParagraph"/>
        <w:numPr>
          <w:ilvl w:val="0"/>
          <w:numId w:val="273"/>
        </w:numPr>
        <w:rPr>
          <w:lang w:eastAsia="zh-TW"/>
        </w:rPr>
      </w:pPr>
      <w:r w:rsidRPr="006538C5">
        <w:rPr>
          <w:lang w:eastAsia="zh-TW"/>
        </w:rPr>
        <w:t>For PSCell and SCell, the initial DL BWP of a cell can be configured to be the same as or different with the initial DL BWP as defined by CORESET#0 of the cell</w:t>
      </w:r>
    </w:p>
    <w:p w14:paraId="7B2A9D74" w14:textId="77777777" w:rsidR="006538C5" w:rsidRPr="006538C5" w:rsidRDefault="006538C5" w:rsidP="00FD2787">
      <w:pPr>
        <w:pStyle w:val="ListParagraph"/>
        <w:numPr>
          <w:ilvl w:val="1"/>
          <w:numId w:val="273"/>
        </w:numPr>
        <w:rPr>
          <w:lang w:eastAsia="zh-TW"/>
        </w:rPr>
      </w:pPr>
      <w:r w:rsidRPr="006538C5">
        <w:rPr>
          <w:lang w:eastAsia="zh-TW"/>
        </w:rPr>
        <w:t>The initial DL BWP of a cell includes the bandwidth of CORESET#0 of the cell</w:t>
      </w:r>
    </w:p>
    <w:p w14:paraId="2CE769D9" w14:textId="77777777" w:rsidR="006538C5" w:rsidRPr="006538C5" w:rsidRDefault="006538C5" w:rsidP="00FD2787">
      <w:pPr>
        <w:pStyle w:val="ListParagraph"/>
        <w:numPr>
          <w:ilvl w:val="0"/>
          <w:numId w:val="273"/>
        </w:numPr>
        <w:rPr>
          <w:lang w:eastAsia="zh-TW"/>
        </w:rPr>
      </w:pPr>
      <w:r w:rsidRPr="006538C5">
        <w:rPr>
          <w:lang w:eastAsia="zh-TW"/>
        </w:rPr>
        <w:t>Note: RAN1 assumes that the above agreements related to PCell, PSCell and SCell have no RAN1 specification impact and will be captured in RAN2 specs</w:t>
      </w:r>
    </w:p>
    <w:p w14:paraId="44D4634D" w14:textId="1ABC3B7D" w:rsidR="006538C5" w:rsidRPr="006538C5" w:rsidRDefault="006538C5" w:rsidP="00FD2787">
      <w:pPr>
        <w:pStyle w:val="ListParagraph"/>
        <w:numPr>
          <w:ilvl w:val="0"/>
          <w:numId w:val="273"/>
        </w:numPr>
        <w:rPr>
          <w:lang w:eastAsia="zh-TW"/>
        </w:rPr>
      </w:pPr>
      <w:r w:rsidRPr="006538C5">
        <w:rPr>
          <w:lang w:eastAsia="zh-TW"/>
        </w:rPr>
        <w:t>Send LS to RAN2 to ask RAN2 to capture the above agreements related to PCell, PSCell and SCell in RAN2 specs</w:t>
      </w:r>
    </w:p>
    <w:p w14:paraId="2441F037" w14:textId="0BA49138" w:rsidR="006538C5" w:rsidRPr="00331824" w:rsidRDefault="00331824" w:rsidP="001D5AF0">
      <w:pPr>
        <w:rPr>
          <w:b/>
        </w:rPr>
      </w:pPr>
      <w:r w:rsidRPr="00331824">
        <w:rPr>
          <w:b/>
        </w:rPr>
        <w:t>R1-1810000</w:t>
      </w:r>
      <w:r w:rsidRPr="00331824">
        <w:rPr>
          <w:b/>
        </w:rPr>
        <w:tab/>
        <w:t>[Draft] LS on bandwidth configuration for initial BWP</w:t>
      </w:r>
      <w:r w:rsidRPr="00331824">
        <w:rPr>
          <w:b/>
        </w:rPr>
        <w:tab/>
        <w:t>MediaTek</w:t>
      </w:r>
    </w:p>
    <w:p w14:paraId="71E3D767" w14:textId="3CB30B8D" w:rsidR="00331824" w:rsidRPr="00BD0234" w:rsidRDefault="00331824" w:rsidP="00331824">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w:t>
      </w:r>
      <w:r>
        <w:rPr>
          <w:rFonts w:ascii="Times New Roman" w:hAnsi="Times New Roman"/>
          <w:szCs w:val="20"/>
        </w:rPr>
        <w:t xml:space="preserve"> endorsed and final LS is </w:t>
      </w:r>
      <w:r w:rsidRPr="00651718">
        <w:rPr>
          <w:rFonts w:ascii="Times New Roman" w:hAnsi="Times New Roman"/>
          <w:szCs w:val="20"/>
          <w:highlight w:val="green"/>
        </w:rPr>
        <w:t xml:space="preserve">approved in </w:t>
      </w:r>
      <w:hyperlink r:id="rId1352" w:history="1">
        <w:r>
          <w:rPr>
            <w:rStyle w:val="Hyperlink"/>
            <w:rFonts w:ascii="Times New Roman" w:hAnsi="Times New Roman"/>
            <w:szCs w:val="20"/>
            <w:highlight w:val="green"/>
          </w:rPr>
          <w:t>R1-1810002</w:t>
        </w:r>
      </w:hyperlink>
      <w:r>
        <w:rPr>
          <w:rFonts w:ascii="Times New Roman" w:hAnsi="Times New Roman"/>
          <w:szCs w:val="20"/>
        </w:rPr>
        <w:t>.</w:t>
      </w:r>
    </w:p>
    <w:p w14:paraId="4363C99D" w14:textId="77777777" w:rsidR="00331824" w:rsidRDefault="00331824" w:rsidP="001D5AF0"/>
    <w:p w14:paraId="174E2225" w14:textId="77777777" w:rsidR="003C1358" w:rsidRPr="001D5AF0" w:rsidRDefault="003C1358" w:rsidP="001D5AF0"/>
    <w:p w14:paraId="29E1BA0B" w14:textId="46989E57" w:rsidR="001D5AF0" w:rsidRDefault="001D5AF0" w:rsidP="003C1358">
      <w:pPr>
        <w:pBdr>
          <w:top w:val="single" w:sz="4" w:space="1" w:color="auto"/>
        </w:pBdr>
        <w:ind w:left="720" w:hanging="720"/>
        <w:rPr>
          <w:lang w:eastAsia="x-none"/>
        </w:rPr>
      </w:pPr>
    </w:p>
    <w:p w14:paraId="605CAF24" w14:textId="3341D2C2" w:rsidR="00651718" w:rsidRPr="001D5AF0" w:rsidRDefault="001B7BF2" w:rsidP="001D5AF0">
      <w:pPr>
        <w:ind w:left="720" w:hanging="720"/>
        <w:rPr>
          <w:b/>
          <w:lang w:eastAsia="x-none"/>
        </w:rPr>
      </w:pPr>
      <w:hyperlink r:id="rId1353" w:history="1">
        <w:r w:rsidR="00D93AE1">
          <w:rPr>
            <w:rStyle w:val="Hyperlink"/>
            <w:b/>
            <w:lang w:eastAsia="x-none"/>
          </w:rPr>
          <w:t>R1-1809811</w:t>
        </w:r>
      </w:hyperlink>
      <w:r w:rsidR="001D5AF0" w:rsidRPr="001D5AF0">
        <w:rPr>
          <w:b/>
          <w:lang w:eastAsia="x-none"/>
        </w:rPr>
        <w:tab/>
        <w:t>CA Offline Session 1</w:t>
      </w:r>
      <w:r w:rsidR="001D5AF0" w:rsidRPr="001D5AF0">
        <w:rPr>
          <w:b/>
          <w:lang w:eastAsia="x-none"/>
        </w:rPr>
        <w:tab/>
        <w:t>Samsung</w:t>
      </w:r>
    </w:p>
    <w:p w14:paraId="788FB59C" w14:textId="77777777" w:rsidR="001D5AF0" w:rsidRPr="00BD0234" w:rsidRDefault="001D5AF0" w:rsidP="001D5AF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7CEB791C" w14:textId="792D02C9" w:rsidR="001D5AF0" w:rsidRDefault="001D5AF0" w:rsidP="001D5AF0">
      <w:pPr>
        <w:ind w:left="720" w:hanging="720"/>
        <w:rPr>
          <w:lang w:eastAsia="x-none"/>
        </w:rPr>
      </w:pPr>
    </w:p>
    <w:p w14:paraId="6959478A" w14:textId="77777777" w:rsidR="001D5AF0" w:rsidRPr="001D5AF0" w:rsidRDefault="001D5AF0" w:rsidP="001D5AF0">
      <w:pPr>
        <w:rPr>
          <w:b/>
          <w:szCs w:val="20"/>
        </w:rPr>
      </w:pPr>
      <w:r w:rsidRPr="001D5AF0">
        <w:rPr>
          <w:szCs w:val="20"/>
          <w:highlight w:val="green"/>
        </w:rPr>
        <w:t>Agreement</w:t>
      </w:r>
      <w:r w:rsidRPr="001D5AF0">
        <w:rPr>
          <w:b/>
          <w:szCs w:val="20"/>
        </w:rPr>
        <w:t>:</w:t>
      </w:r>
    </w:p>
    <w:p w14:paraId="211A784A" w14:textId="77777777" w:rsidR="001D5AF0" w:rsidRPr="001D5AF0" w:rsidRDefault="001D5AF0" w:rsidP="008E772F">
      <w:pPr>
        <w:pStyle w:val="ListParagraph"/>
        <w:numPr>
          <w:ilvl w:val="0"/>
          <w:numId w:val="107"/>
        </w:numPr>
      </w:pPr>
      <w:r w:rsidRPr="001D5AF0">
        <w:t xml:space="preserve">Use </w:t>
      </w:r>
      <w:r w:rsidRPr="001D5AF0">
        <w:rPr>
          <w:i/>
          <w:iCs/>
        </w:rPr>
        <w:t>firstActiveDownlinkBWP</w:t>
      </w:r>
      <w:r w:rsidRPr="001D5AF0">
        <w:t xml:space="preserve"> as reference BWP for a deactivated SCell for semi-static HARQ codebook determination. </w:t>
      </w:r>
    </w:p>
    <w:p w14:paraId="4ED0CAE9" w14:textId="56E9C028" w:rsidR="001D5AF0" w:rsidRDefault="001D5AF0" w:rsidP="001D5AF0">
      <w:pPr>
        <w:ind w:left="720" w:hanging="720"/>
        <w:rPr>
          <w:lang w:eastAsia="x-none"/>
        </w:rPr>
      </w:pPr>
    </w:p>
    <w:p w14:paraId="75C31204" w14:textId="6C402544" w:rsidR="00E020E7" w:rsidRPr="00E020E7" w:rsidRDefault="003C1358" w:rsidP="00E020E7">
      <w:pPr>
        <w:rPr>
          <w:b/>
        </w:rPr>
      </w:pPr>
      <w:r>
        <w:rPr>
          <w:b/>
        </w:rPr>
        <w:t>Thursday session</w:t>
      </w:r>
    </w:p>
    <w:p w14:paraId="1F080053" w14:textId="3A22BDA8" w:rsidR="003C1358" w:rsidRDefault="001B7BF2" w:rsidP="003C1358">
      <w:pPr>
        <w:rPr>
          <w:b/>
        </w:rPr>
      </w:pPr>
      <w:hyperlink r:id="rId1354" w:history="1">
        <w:r w:rsidR="00D93AE1">
          <w:rPr>
            <w:rStyle w:val="Hyperlink"/>
            <w:b/>
          </w:rPr>
          <w:t>R1-1809848</w:t>
        </w:r>
      </w:hyperlink>
      <w:r w:rsidR="003C1358" w:rsidRPr="003C1358">
        <w:rPr>
          <w:b/>
        </w:rPr>
        <w:tab/>
        <w:t>CA Offline Session 2</w:t>
      </w:r>
      <w:r w:rsidR="003C1358" w:rsidRPr="003C1358">
        <w:rPr>
          <w:b/>
        </w:rPr>
        <w:tab/>
        <w:t>Samsung</w:t>
      </w:r>
    </w:p>
    <w:p w14:paraId="713F9A93" w14:textId="77777777" w:rsidR="003C1358" w:rsidRPr="00BD0234" w:rsidRDefault="003C1358" w:rsidP="003C1358">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76E9A77A" w14:textId="77777777" w:rsidR="003C1358" w:rsidRDefault="003C1358" w:rsidP="003C1358">
      <w:pPr>
        <w:rPr>
          <w:b/>
        </w:rPr>
      </w:pPr>
    </w:p>
    <w:p w14:paraId="56C27863" w14:textId="27F180DF" w:rsidR="00E020E7" w:rsidRPr="00E020E7" w:rsidRDefault="00E020E7" w:rsidP="003C1358">
      <w:pPr>
        <w:rPr>
          <w:b/>
          <w:szCs w:val="20"/>
        </w:rPr>
      </w:pPr>
      <w:r w:rsidRPr="00E020E7">
        <w:rPr>
          <w:szCs w:val="20"/>
          <w:highlight w:val="green"/>
        </w:rPr>
        <w:t>Agreements</w:t>
      </w:r>
      <w:r w:rsidRPr="00E020E7">
        <w:rPr>
          <w:b/>
          <w:szCs w:val="20"/>
        </w:rPr>
        <w:t>:</w:t>
      </w:r>
    </w:p>
    <w:p w14:paraId="7D9153A4" w14:textId="77777777" w:rsidR="00E020E7" w:rsidRPr="00E020E7" w:rsidRDefault="00E020E7" w:rsidP="008E772F">
      <w:pPr>
        <w:numPr>
          <w:ilvl w:val="0"/>
          <w:numId w:val="192"/>
        </w:numPr>
        <w:rPr>
          <w:szCs w:val="20"/>
          <w:lang w:val="en-US"/>
        </w:rPr>
      </w:pPr>
      <w:r w:rsidRPr="00E020E7">
        <w:rPr>
          <w:szCs w:val="20"/>
        </w:rPr>
        <w:t xml:space="preserve">To support </w:t>
      </w:r>
      <w:r w:rsidRPr="00E020E7">
        <w:rPr>
          <w:szCs w:val="20"/>
          <w:lang w:val="en-US"/>
        </w:rPr>
        <w:t xml:space="preserve">fallback operation for semi-static HARQ-ACK codebook on a PUSCH </w:t>
      </w:r>
      <w:r w:rsidRPr="00E020E7">
        <w:rPr>
          <w:szCs w:val="20"/>
        </w:rPr>
        <w:t>subject to the following conditions</w:t>
      </w:r>
    </w:p>
    <w:p w14:paraId="4B42A713" w14:textId="77777777" w:rsidR="00E020E7" w:rsidRPr="00E020E7" w:rsidRDefault="00E020E7" w:rsidP="008E772F">
      <w:pPr>
        <w:numPr>
          <w:ilvl w:val="1"/>
          <w:numId w:val="192"/>
        </w:numPr>
        <w:rPr>
          <w:szCs w:val="20"/>
          <w:lang w:val="en-US"/>
        </w:rPr>
      </w:pPr>
      <w:r w:rsidRPr="00E020E7">
        <w:rPr>
          <w:szCs w:val="20"/>
        </w:rPr>
        <w:t>DAI in UL grant is equal to 0 (when PUSCH is in response to detection of an UL grant)</w:t>
      </w:r>
    </w:p>
    <w:p w14:paraId="57105E57" w14:textId="77777777" w:rsidR="00E020E7" w:rsidRPr="00E020E7" w:rsidRDefault="00E020E7" w:rsidP="008E772F">
      <w:pPr>
        <w:numPr>
          <w:ilvl w:val="1"/>
          <w:numId w:val="192"/>
        </w:numPr>
        <w:rPr>
          <w:szCs w:val="20"/>
          <w:lang w:val="en-US"/>
        </w:rPr>
      </w:pPr>
      <w:r w:rsidRPr="00E020E7">
        <w:rPr>
          <w:szCs w:val="20"/>
          <w:lang w:val="en-US"/>
        </w:rPr>
        <w:t>Include in section 9.1.2.2 the following (exact text subject to editorial adjustments)</w:t>
      </w:r>
    </w:p>
    <w:p w14:paraId="2A0012AA" w14:textId="77777777" w:rsidR="00E020E7" w:rsidRPr="00E020E7" w:rsidRDefault="00E020E7" w:rsidP="008E772F">
      <w:pPr>
        <w:numPr>
          <w:ilvl w:val="2"/>
          <w:numId w:val="192"/>
        </w:numPr>
        <w:rPr>
          <w:szCs w:val="20"/>
          <w:lang w:val="en-US"/>
        </w:rPr>
      </w:pPr>
      <w:r w:rsidRPr="00E020E7">
        <w:rPr>
          <w:szCs w:val="20"/>
          <w:lang w:val="en-US"/>
        </w:rPr>
        <w:t>If a UE reports HARQ-ACK information in a PUSCH only for a SPS PDSCH release or only for a PDSCH reception within the  occasions for candidate PDSCH receptions, as determined in Subclause 9.1.2.1, that is scheduled by DCI format 1_0 with a counter downlink assignment indicator (DAI) field value of 1 on the PCell, the UE determines a HARQ-ACK codebook only for the SPS PDSCH release or only for the PDSCH reception</w:t>
      </w:r>
    </w:p>
    <w:p w14:paraId="5FD8BC2D" w14:textId="77777777" w:rsidR="00E020E7" w:rsidRPr="00E020E7" w:rsidRDefault="00E020E7" w:rsidP="00E020E7">
      <w:pPr>
        <w:rPr>
          <w:b/>
          <w:lang w:val="en-US"/>
        </w:rPr>
      </w:pPr>
    </w:p>
    <w:p w14:paraId="18B801F0" w14:textId="77777777" w:rsidR="00E020E7" w:rsidRPr="00E020E7" w:rsidRDefault="00E020E7" w:rsidP="00E020E7">
      <w:pPr>
        <w:rPr>
          <w:szCs w:val="20"/>
          <w:lang w:val="en-US"/>
        </w:rPr>
      </w:pPr>
      <w:r w:rsidRPr="00E020E7">
        <w:rPr>
          <w:szCs w:val="20"/>
          <w:highlight w:val="green"/>
          <w:lang w:val="en-US"/>
        </w:rPr>
        <w:t>Agreements</w:t>
      </w:r>
      <w:r w:rsidRPr="00E020E7">
        <w:rPr>
          <w:szCs w:val="20"/>
          <w:lang w:val="en-US"/>
        </w:rPr>
        <w:t>:</w:t>
      </w:r>
    </w:p>
    <w:p w14:paraId="662F03C4" w14:textId="77777777" w:rsidR="00E020E7" w:rsidRPr="00E020E7" w:rsidRDefault="00E020E7" w:rsidP="008E772F">
      <w:pPr>
        <w:numPr>
          <w:ilvl w:val="0"/>
          <w:numId w:val="192"/>
        </w:numPr>
        <w:rPr>
          <w:szCs w:val="20"/>
          <w:lang w:val="en-US"/>
        </w:rPr>
      </w:pPr>
      <w:r w:rsidRPr="00E020E7">
        <w:rPr>
          <w:szCs w:val="20"/>
          <w:lang w:val="en-US"/>
        </w:rPr>
        <w:t xml:space="preserve">For determination of Type 1 (semi-static) HARQ-ACK codebook, the SLIV values are the union of the SLIV values in the default table and the SLIV values in the table provided by UE-dedicated RRC </w:t>
      </w:r>
    </w:p>
    <w:p w14:paraId="34B05D28" w14:textId="77777777" w:rsidR="00E020E7" w:rsidRPr="00E020E7" w:rsidRDefault="00E020E7" w:rsidP="00E020E7">
      <w:pPr>
        <w:rPr>
          <w:b/>
          <w:lang w:val="en-US"/>
        </w:rPr>
      </w:pPr>
    </w:p>
    <w:p w14:paraId="00C773B2" w14:textId="002ED542" w:rsidR="00E020E7" w:rsidRPr="009B3720" w:rsidRDefault="009B3720" w:rsidP="001D5AF0">
      <w:pPr>
        <w:ind w:left="720" w:hanging="720"/>
        <w:rPr>
          <w:b/>
          <w:lang w:val="en-US" w:eastAsia="x-none"/>
        </w:rPr>
      </w:pPr>
      <w:r w:rsidRPr="009B3720">
        <w:rPr>
          <w:b/>
          <w:lang w:val="en-US" w:eastAsia="x-none"/>
        </w:rPr>
        <w:t>Friday session</w:t>
      </w:r>
    </w:p>
    <w:p w14:paraId="73658AC9" w14:textId="6C2CB6AF" w:rsidR="009B3720" w:rsidRPr="009B3720" w:rsidRDefault="009B3720" w:rsidP="009B3720">
      <w:pPr>
        <w:rPr>
          <w:b/>
        </w:rPr>
      </w:pPr>
      <w:r w:rsidRPr="009B3720">
        <w:rPr>
          <w:b/>
          <w:lang w:val="en-US"/>
        </w:rPr>
        <w:t>R1-1809988</w:t>
      </w:r>
      <w:r w:rsidRPr="009B3720">
        <w:rPr>
          <w:b/>
          <w:lang w:val="en-US"/>
        </w:rPr>
        <w:tab/>
      </w:r>
      <w:r w:rsidRPr="009B3720">
        <w:rPr>
          <w:b/>
        </w:rPr>
        <w:t>CA Offline Session 3</w:t>
      </w:r>
      <w:r w:rsidRPr="009B3720">
        <w:rPr>
          <w:b/>
        </w:rPr>
        <w:tab/>
        <w:t>Samsung</w:t>
      </w:r>
    </w:p>
    <w:p w14:paraId="34925A2B" w14:textId="537A4CAB" w:rsidR="009B3720" w:rsidRPr="009B3720" w:rsidRDefault="009B3720" w:rsidP="009B3720">
      <w:pPr>
        <w:rPr>
          <w:lang w:val="en-US"/>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 xml:space="preserve">noted. </w:t>
      </w:r>
      <w:r w:rsidRPr="009B3720">
        <w:rPr>
          <w:lang w:val="en-US"/>
        </w:rPr>
        <w:t>Companies are encouraged to check slide 4 of R1-1809988</w:t>
      </w:r>
      <w:r>
        <w:rPr>
          <w:lang w:val="en-US"/>
        </w:rPr>
        <w:t>.</w:t>
      </w:r>
    </w:p>
    <w:p w14:paraId="50CA3F3E" w14:textId="5EE65CA7" w:rsidR="009B3720" w:rsidRPr="009B3720" w:rsidRDefault="009B3720" w:rsidP="009B3720">
      <w:pPr>
        <w:rPr>
          <w:rFonts w:ascii="Times New Roman" w:hAnsi="Times New Roman"/>
          <w:szCs w:val="20"/>
          <w:lang w:val="en-US"/>
        </w:rPr>
      </w:pPr>
    </w:p>
    <w:p w14:paraId="198A4725" w14:textId="77777777" w:rsidR="009B3720" w:rsidRPr="009B3720" w:rsidRDefault="009B3720" w:rsidP="009B3720">
      <w:pPr>
        <w:rPr>
          <w:b/>
          <w:szCs w:val="20"/>
          <w:lang w:val="en-US"/>
        </w:rPr>
      </w:pPr>
      <w:r w:rsidRPr="009B3720">
        <w:rPr>
          <w:szCs w:val="20"/>
          <w:highlight w:val="green"/>
          <w:lang w:val="en-US"/>
        </w:rPr>
        <w:t>Agreements</w:t>
      </w:r>
      <w:r w:rsidRPr="009B3720">
        <w:rPr>
          <w:b/>
          <w:szCs w:val="20"/>
          <w:lang w:val="en-US"/>
        </w:rPr>
        <w:t>:</w:t>
      </w:r>
    </w:p>
    <w:p w14:paraId="68D80F4F" w14:textId="77777777" w:rsidR="009B3720" w:rsidRPr="009B3720" w:rsidRDefault="009B3720" w:rsidP="00FD2787">
      <w:pPr>
        <w:numPr>
          <w:ilvl w:val="0"/>
          <w:numId w:val="274"/>
        </w:numPr>
        <w:rPr>
          <w:szCs w:val="20"/>
          <w:lang w:val="en-US"/>
        </w:rPr>
      </w:pPr>
      <w:r w:rsidRPr="009B3720">
        <w:rPr>
          <w:szCs w:val="20"/>
        </w:rPr>
        <w:t>The UE multiplexes HARQ-ACK in any slot of a multi-slot PUSCH transmission where the UE would otherwise transmit HARQ-ACK in a single slot PUCCH transmission, based on the HARQ timeline</w:t>
      </w:r>
    </w:p>
    <w:p w14:paraId="43D044BB" w14:textId="77777777" w:rsidR="009B3720" w:rsidRPr="009B3720" w:rsidRDefault="009B3720" w:rsidP="00FD2787">
      <w:pPr>
        <w:numPr>
          <w:ilvl w:val="0"/>
          <w:numId w:val="274"/>
        </w:numPr>
        <w:rPr>
          <w:szCs w:val="20"/>
          <w:lang w:val="en-US"/>
        </w:rPr>
      </w:pPr>
      <w:r w:rsidRPr="009B3720">
        <w:rPr>
          <w:szCs w:val="20"/>
        </w:rPr>
        <w:t>DAI is applicable in any slot where the UE would transmit HARQ-ACK</w:t>
      </w:r>
    </w:p>
    <w:p w14:paraId="1FB807E4" w14:textId="3C0391C5" w:rsidR="009B3720" w:rsidRDefault="009B3720" w:rsidP="001D5AF0">
      <w:pPr>
        <w:ind w:left="720" w:hanging="720"/>
        <w:rPr>
          <w:lang w:val="en-US" w:eastAsia="x-none"/>
        </w:rPr>
      </w:pPr>
    </w:p>
    <w:p w14:paraId="6FFBF7CC" w14:textId="77777777" w:rsidR="009B3720" w:rsidRPr="00E020E7" w:rsidRDefault="009B3720" w:rsidP="001D5AF0">
      <w:pPr>
        <w:ind w:left="720" w:hanging="720"/>
        <w:rPr>
          <w:lang w:val="en-US" w:eastAsia="x-none"/>
        </w:rPr>
      </w:pPr>
    </w:p>
    <w:p w14:paraId="146720C8" w14:textId="6AE2589C" w:rsidR="00E020E7" w:rsidRDefault="009B3720" w:rsidP="001D5AF0">
      <w:pPr>
        <w:ind w:left="720" w:hanging="720"/>
        <w:rPr>
          <w:lang w:eastAsia="x-none"/>
        </w:rPr>
      </w:pPr>
      <w:r w:rsidRPr="009B3720">
        <w:rPr>
          <w:lang w:eastAsia="x-none"/>
        </w:rPr>
        <w:t>R1-1809706</w:t>
      </w:r>
      <w:r w:rsidRPr="009B3720">
        <w:rPr>
          <w:lang w:eastAsia="x-none"/>
        </w:rPr>
        <w:tab/>
        <w:t>Specification Update on HARQ-ACK Codebooks Incorporating Proposals in RAN1#94</w:t>
      </w:r>
      <w:r w:rsidRPr="009B3720">
        <w:rPr>
          <w:lang w:eastAsia="x-none"/>
        </w:rPr>
        <w:tab/>
        <w:t>Samsung</w:t>
      </w:r>
    </w:p>
    <w:p w14:paraId="7FD6A16B" w14:textId="29C7906D" w:rsidR="00E303AE" w:rsidRPr="00E303AE" w:rsidRDefault="001B7BF2" w:rsidP="00E303AE">
      <w:pPr>
        <w:ind w:left="720" w:hanging="720"/>
        <w:rPr>
          <w:lang w:eastAsia="x-none"/>
        </w:rPr>
      </w:pPr>
      <w:hyperlink r:id="rId1355" w:history="1">
        <w:r w:rsidR="00D93AE1">
          <w:rPr>
            <w:rStyle w:val="Hyperlink"/>
            <w:lang w:eastAsia="x-none"/>
          </w:rPr>
          <w:t>R1-180</w:t>
        </w:r>
        <w:r w:rsidR="009B3720">
          <w:rPr>
            <w:rStyle w:val="Hyperlink"/>
            <w:lang w:eastAsia="x-none"/>
          </w:rPr>
          <w:t>9752</w:t>
        </w:r>
      </w:hyperlink>
      <w:r w:rsidR="00E303AE" w:rsidRPr="00E303AE">
        <w:rPr>
          <w:lang w:eastAsia="x-none"/>
        </w:rPr>
        <w:tab/>
        <w:t>Remaining issues on bandwidth part and CA</w:t>
      </w:r>
      <w:r w:rsidR="00E303AE" w:rsidRPr="00E303AE">
        <w:rPr>
          <w:lang w:eastAsia="x-none"/>
        </w:rPr>
        <w:tab/>
        <w:t>Huawei, HiSilicon</w:t>
      </w:r>
      <w:r w:rsidR="009B3720">
        <w:rPr>
          <w:lang w:eastAsia="x-none"/>
        </w:rPr>
        <w:tab/>
        <w:t xml:space="preserve">(revision of </w:t>
      </w:r>
      <w:hyperlink r:id="rId1356" w:history="1">
        <w:r w:rsidR="009B3720">
          <w:rPr>
            <w:rStyle w:val="Hyperlink"/>
            <w:lang w:eastAsia="x-none"/>
          </w:rPr>
          <w:t>R1-1808104</w:t>
        </w:r>
      </w:hyperlink>
      <w:r w:rsidR="009B3720">
        <w:rPr>
          <w:rStyle w:val="Hyperlink"/>
          <w:lang w:eastAsia="x-none"/>
        </w:rPr>
        <w:t>)</w:t>
      </w:r>
    </w:p>
    <w:p w14:paraId="67FB7D9B" w14:textId="5AF3493E" w:rsidR="00E303AE" w:rsidRPr="00E303AE" w:rsidRDefault="001B7BF2" w:rsidP="00E303AE">
      <w:pPr>
        <w:ind w:left="720" w:hanging="720"/>
        <w:rPr>
          <w:lang w:eastAsia="x-none"/>
        </w:rPr>
      </w:pPr>
      <w:hyperlink r:id="rId1357" w:history="1">
        <w:r w:rsidR="00D93AE1">
          <w:rPr>
            <w:rStyle w:val="Hyperlink"/>
            <w:lang w:eastAsia="x-none"/>
          </w:rPr>
          <w:t>R1-1808208</w:t>
        </w:r>
      </w:hyperlink>
      <w:r w:rsidR="00E303AE" w:rsidRPr="00E303AE">
        <w:rPr>
          <w:lang w:eastAsia="x-none"/>
        </w:rPr>
        <w:tab/>
        <w:t>Remaining issues on BWP</w:t>
      </w:r>
      <w:r w:rsidR="00E303AE" w:rsidRPr="00E303AE">
        <w:rPr>
          <w:lang w:eastAsia="x-none"/>
        </w:rPr>
        <w:tab/>
        <w:t>ZTE</w:t>
      </w:r>
    </w:p>
    <w:p w14:paraId="360E8757" w14:textId="4A7C9498" w:rsidR="00E303AE" w:rsidRPr="00E303AE" w:rsidRDefault="001B7BF2" w:rsidP="00E303AE">
      <w:pPr>
        <w:ind w:left="720" w:hanging="720"/>
        <w:rPr>
          <w:lang w:eastAsia="x-none"/>
        </w:rPr>
      </w:pPr>
      <w:hyperlink r:id="rId1358" w:history="1">
        <w:r w:rsidR="00D93AE1">
          <w:rPr>
            <w:rStyle w:val="Hyperlink"/>
            <w:lang w:eastAsia="x-none"/>
          </w:rPr>
          <w:t>R1-1808270</w:t>
        </w:r>
      </w:hyperlink>
      <w:r w:rsidR="00E303AE" w:rsidRPr="00E303AE">
        <w:rPr>
          <w:lang w:eastAsia="x-none"/>
        </w:rPr>
        <w:tab/>
        <w:t>Remaining issues on bandwidth part operation</w:t>
      </w:r>
      <w:r w:rsidR="00E303AE" w:rsidRPr="00E303AE">
        <w:rPr>
          <w:lang w:eastAsia="x-none"/>
        </w:rPr>
        <w:tab/>
        <w:t>MediaTek Inc.</w:t>
      </w:r>
    </w:p>
    <w:p w14:paraId="666ADAE3" w14:textId="61D5E927" w:rsidR="00E303AE" w:rsidRPr="00E303AE" w:rsidRDefault="001B7BF2" w:rsidP="00E303AE">
      <w:pPr>
        <w:ind w:left="720" w:hanging="720"/>
        <w:rPr>
          <w:lang w:eastAsia="x-none"/>
        </w:rPr>
      </w:pPr>
      <w:hyperlink r:id="rId1359" w:history="1">
        <w:r w:rsidR="00D93AE1">
          <w:rPr>
            <w:rStyle w:val="Hyperlink"/>
            <w:lang w:eastAsia="x-none"/>
          </w:rPr>
          <w:t>R1-1808381</w:t>
        </w:r>
      </w:hyperlink>
      <w:r w:rsidR="00E303AE" w:rsidRPr="00E303AE">
        <w:rPr>
          <w:lang w:eastAsia="x-none"/>
        </w:rPr>
        <w:tab/>
        <w:t>Corrections on carrier aggregation and bandwidth part operation</w:t>
      </w:r>
      <w:r w:rsidR="00E303AE" w:rsidRPr="00E303AE">
        <w:rPr>
          <w:lang w:eastAsia="x-none"/>
        </w:rPr>
        <w:tab/>
        <w:t>CATT</w:t>
      </w:r>
    </w:p>
    <w:p w14:paraId="2C5C1ED7" w14:textId="7115B33F" w:rsidR="00E303AE" w:rsidRPr="00E303AE" w:rsidRDefault="001B7BF2" w:rsidP="00E303AE">
      <w:pPr>
        <w:ind w:left="720" w:hanging="720"/>
        <w:rPr>
          <w:lang w:eastAsia="x-none"/>
        </w:rPr>
      </w:pPr>
      <w:hyperlink r:id="rId1360" w:history="1">
        <w:r w:rsidR="00D93AE1">
          <w:rPr>
            <w:rStyle w:val="Hyperlink"/>
            <w:lang w:eastAsia="x-none"/>
          </w:rPr>
          <w:t>R1-1808493</w:t>
        </w:r>
      </w:hyperlink>
      <w:r w:rsidR="00E303AE" w:rsidRPr="00E303AE">
        <w:rPr>
          <w:lang w:eastAsia="x-none"/>
        </w:rPr>
        <w:tab/>
        <w:t>Correction on CA and BWP operation for NR</w:t>
      </w:r>
      <w:r w:rsidR="00E303AE" w:rsidRPr="00E303AE">
        <w:rPr>
          <w:lang w:eastAsia="x-none"/>
        </w:rPr>
        <w:tab/>
        <w:t>LG Electronics</w:t>
      </w:r>
    </w:p>
    <w:p w14:paraId="6517F8EB" w14:textId="675A6E85" w:rsidR="00E303AE" w:rsidRPr="00E303AE" w:rsidRDefault="001B7BF2" w:rsidP="00E303AE">
      <w:pPr>
        <w:ind w:left="720" w:hanging="720"/>
        <w:rPr>
          <w:lang w:eastAsia="x-none"/>
        </w:rPr>
      </w:pPr>
      <w:hyperlink r:id="rId1361" w:history="1">
        <w:r w:rsidR="00D93AE1">
          <w:rPr>
            <w:rStyle w:val="Hyperlink"/>
            <w:lang w:eastAsia="x-none"/>
          </w:rPr>
          <w:t>R1-1808756</w:t>
        </w:r>
      </w:hyperlink>
      <w:r w:rsidR="00E303AE" w:rsidRPr="00E303AE">
        <w:rPr>
          <w:lang w:eastAsia="x-none"/>
        </w:rPr>
        <w:tab/>
        <w:t>Remaining Issues on BWP and CA</w:t>
      </w:r>
      <w:r w:rsidR="00E303AE" w:rsidRPr="00E303AE">
        <w:rPr>
          <w:lang w:eastAsia="x-none"/>
        </w:rPr>
        <w:tab/>
        <w:t>Samsung</w:t>
      </w:r>
    </w:p>
    <w:p w14:paraId="63B52EE7" w14:textId="499D2ADD" w:rsidR="00E303AE" w:rsidRPr="00E303AE" w:rsidRDefault="001B7BF2" w:rsidP="00E303AE">
      <w:pPr>
        <w:ind w:left="720" w:hanging="720"/>
        <w:rPr>
          <w:lang w:eastAsia="x-none"/>
        </w:rPr>
      </w:pPr>
      <w:hyperlink r:id="rId1362" w:history="1">
        <w:r w:rsidR="00D93AE1">
          <w:rPr>
            <w:rStyle w:val="Hyperlink"/>
            <w:lang w:eastAsia="x-none"/>
          </w:rPr>
          <w:t>R1-1808805</w:t>
        </w:r>
      </w:hyperlink>
      <w:r w:rsidR="00E303AE" w:rsidRPr="00E303AE">
        <w:rPr>
          <w:lang w:eastAsia="x-none"/>
        </w:rPr>
        <w:tab/>
        <w:t>Remaining issues on bandwidth parts and carrier aggregation</w:t>
      </w:r>
      <w:r w:rsidR="00E303AE" w:rsidRPr="00E303AE">
        <w:rPr>
          <w:lang w:eastAsia="x-none"/>
        </w:rPr>
        <w:tab/>
        <w:t>Spreadtrum Communications</w:t>
      </w:r>
    </w:p>
    <w:p w14:paraId="38D54476" w14:textId="041FA591" w:rsidR="00E303AE" w:rsidRPr="00E303AE" w:rsidRDefault="001B7BF2" w:rsidP="00E303AE">
      <w:pPr>
        <w:ind w:left="720" w:hanging="720"/>
        <w:rPr>
          <w:lang w:eastAsia="x-none"/>
        </w:rPr>
      </w:pPr>
      <w:hyperlink r:id="rId1363" w:history="1">
        <w:r w:rsidR="00D93AE1">
          <w:rPr>
            <w:rStyle w:val="Hyperlink"/>
            <w:lang w:eastAsia="x-none"/>
          </w:rPr>
          <w:t>R1-1808894</w:t>
        </w:r>
      </w:hyperlink>
      <w:r w:rsidR="00E303AE" w:rsidRPr="00E303AE">
        <w:rPr>
          <w:lang w:eastAsia="x-none"/>
        </w:rPr>
        <w:tab/>
        <w:t>Text proposals for HARQ-ACK transmission</w:t>
      </w:r>
      <w:r w:rsidR="00E303AE" w:rsidRPr="00E303AE">
        <w:rPr>
          <w:lang w:eastAsia="x-none"/>
        </w:rPr>
        <w:tab/>
        <w:t>Guangdong OPPO Mobile Telecom</w:t>
      </w:r>
    </w:p>
    <w:p w14:paraId="68B035F6" w14:textId="581D8821" w:rsidR="00E303AE" w:rsidRPr="00E303AE" w:rsidRDefault="001B7BF2" w:rsidP="00E303AE">
      <w:pPr>
        <w:ind w:left="720" w:hanging="720"/>
        <w:rPr>
          <w:lang w:eastAsia="x-none"/>
        </w:rPr>
      </w:pPr>
      <w:hyperlink r:id="rId1364" w:history="1">
        <w:r w:rsidR="00D93AE1">
          <w:rPr>
            <w:rStyle w:val="Hyperlink"/>
            <w:lang w:eastAsia="x-none"/>
          </w:rPr>
          <w:t>R1-1808953</w:t>
        </w:r>
      </w:hyperlink>
      <w:r w:rsidR="00E303AE" w:rsidRPr="00E303AE">
        <w:rPr>
          <w:lang w:eastAsia="x-none"/>
        </w:rPr>
        <w:tab/>
        <w:t>On remaining details of BWPs and CA</w:t>
      </w:r>
      <w:r w:rsidR="00E303AE" w:rsidRPr="00E303AE">
        <w:rPr>
          <w:lang w:eastAsia="x-none"/>
        </w:rPr>
        <w:tab/>
        <w:t>Nokia, Nokia Shanghai Bell</w:t>
      </w:r>
    </w:p>
    <w:p w14:paraId="4B130911" w14:textId="37E0C05E" w:rsidR="00E303AE" w:rsidRPr="00E303AE" w:rsidRDefault="001B7BF2" w:rsidP="00E303AE">
      <w:pPr>
        <w:ind w:left="720" w:hanging="720"/>
        <w:rPr>
          <w:lang w:eastAsia="x-none"/>
        </w:rPr>
      </w:pPr>
      <w:hyperlink r:id="rId1365" w:history="1">
        <w:r w:rsidR="00D93AE1">
          <w:rPr>
            <w:rStyle w:val="Hyperlink"/>
            <w:lang w:eastAsia="x-none"/>
          </w:rPr>
          <w:t>R1-1809144</w:t>
        </w:r>
      </w:hyperlink>
      <w:r w:rsidR="00E303AE" w:rsidRPr="00E303AE">
        <w:rPr>
          <w:lang w:eastAsia="x-none"/>
        </w:rPr>
        <w:tab/>
        <w:t>Maintenance for carrier aggregation and bandwidth parts</w:t>
      </w:r>
      <w:r w:rsidR="00E303AE" w:rsidRPr="00E303AE">
        <w:rPr>
          <w:lang w:eastAsia="x-none"/>
        </w:rPr>
        <w:tab/>
        <w:t>NTT DOCOMO, INC.</w:t>
      </w:r>
    </w:p>
    <w:p w14:paraId="344F9DD4" w14:textId="2DB508B8" w:rsidR="00E303AE" w:rsidRPr="00E303AE" w:rsidRDefault="001B7BF2" w:rsidP="00E303AE">
      <w:pPr>
        <w:ind w:left="720" w:hanging="720"/>
        <w:rPr>
          <w:lang w:eastAsia="x-none"/>
        </w:rPr>
      </w:pPr>
      <w:hyperlink r:id="rId1366" w:history="1">
        <w:r w:rsidR="00D93AE1">
          <w:rPr>
            <w:rStyle w:val="Hyperlink"/>
            <w:lang w:eastAsia="x-none"/>
          </w:rPr>
          <w:t>R1-1809183</w:t>
        </w:r>
      </w:hyperlink>
      <w:r w:rsidR="00E303AE" w:rsidRPr="00E303AE">
        <w:rPr>
          <w:lang w:eastAsia="x-none"/>
        </w:rPr>
        <w:tab/>
        <w:t>Latency due to bandwidth part switching</w:t>
      </w:r>
      <w:r w:rsidR="00E303AE" w:rsidRPr="00E303AE">
        <w:rPr>
          <w:lang w:eastAsia="x-none"/>
        </w:rPr>
        <w:tab/>
        <w:t>ITRI</w:t>
      </w:r>
    </w:p>
    <w:p w14:paraId="6D66A0E2" w14:textId="1A91F2FF" w:rsidR="00E303AE" w:rsidRPr="00E303AE" w:rsidRDefault="001B7BF2" w:rsidP="00E303AE">
      <w:pPr>
        <w:ind w:left="720" w:hanging="720"/>
        <w:rPr>
          <w:lang w:eastAsia="x-none"/>
        </w:rPr>
      </w:pPr>
      <w:hyperlink r:id="rId1367" w:history="1">
        <w:r w:rsidR="00D93AE1">
          <w:rPr>
            <w:rStyle w:val="Hyperlink"/>
            <w:lang w:eastAsia="x-none"/>
          </w:rPr>
          <w:t>R1-1809247</w:t>
        </w:r>
      </w:hyperlink>
      <w:r w:rsidR="00E303AE" w:rsidRPr="00E303AE">
        <w:rPr>
          <w:lang w:eastAsia="x-none"/>
        </w:rPr>
        <w:tab/>
        <w:t>Remaining issue on BWP</w:t>
      </w:r>
      <w:r w:rsidR="00E303AE" w:rsidRPr="00E303AE">
        <w:rPr>
          <w:lang w:eastAsia="x-none"/>
        </w:rPr>
        <w:tab/>
        <w:t>ASUSTEK COMPUTER (SHANGHAI)</w:t>
      </w:r>
    </w:p>
    <w:p w14:paraId="1536FA43" w14:textId="6087E382" w:rsidR="00E303AE" w:rsidRPr="00E303AE" w:rsidRDefault="001B7BF2" w:rsidP="00E303AE">
      <w:pPr>
        <w:ind w:left="720" w:hanging="720"/>
        <w:rPr>
          <w:lang w:eastAsia="x-none"/>
        </w:rPr>
      </w:pPr>
      <w:hyperlink r:id="rId1368" w:history="1">
        <w:r w:rsidR="00D93AE1">
          <w:rPr>
            <w:rStyle w:val="Hyperlink"/>
            <w:lang w:eastAsia="x-none"/>
          </w:rPr>
          <w:t>R1-1809323</w:t>
        </w:r>
      </w:hyperlink>
      <w:r w:rsidR="00E303AE" w:rsidRPr="00E303AE">
        <w:rPr>
          <w:lang w:eastAsia="x-none"/>
        </w:rPr>
        <w:tab/>
        <w:t>Remaining issues on HARQ-ACK transmission on CA</w:t>
      </w:r>
      <w:r w:rsidR="00E303AE" w:rsidRPr="00E303AE">
        <w:rPr>
          <w:lang w:eastAsia="x-none"/>
        </w:rPr>
        <w:tab/>
        <w:t>WILUS Inc.</w:t>
      </w:r>
    </w:p>
    <w:p w14:paraId="792B8F10" w14:textId="696F495C" w:rsidR="00E303AE" w:rsidRPr="00E303AE" w:rsidRDefault="001B7BF2" w:rsidP="00E303AE">
      <w:pPr>
        <w:ind w:left="720" w:hanging="720"/>
        <w:rPr>
          <w:lang w:eastAsia="x-none"/>
        </w:rPr>
      </w:pPr>
      <w:hyperlink r:id="rId1369" w:history="1">
        <w:r w:rsidR="00D93AE1">
          <w:rPr>
            <w:rStyle w:val="Hyperlink"/>
            <w:lang w:eastAsia="x-none"/>
          </w:rPr>
          <w:t>R1-1809408</w:t>
        </w:r>
      </w:hyperlink>
      <w:r w:rsidR="00E303AE" w:rsidRPr="00E303AE">
        <w:rPr>
          <w:lang w:eastAsia="x-none"/>
        </w:rPr>
        <w:tab/>
        <w:t>Remaining issues related to CA and BWP operation</w:t>
      </w:r>
      <w:r w:rsidR="00E303AE" w:rsidRPr="00E303AE">
        <w:rPr>
          <w:lang w:eastAsia="x-none"/>
        </w:rPr>
        <w:tab/>
        <w:t>Ericsson</w:t>
      </w:r>
    </w:p>
    <w:p w14:paraId="171C57E5" w14:textId="6FA7FAD4" w:rsidR="00E303AE" w:rsidRPr="00E303AE" w:rsidRDefault="001B7BF2" w:rsidP="00E303AE">
      <w:pPr>
        <w:ind w:left="720" w:hanging="720"/>
        <w:rPr>
          <w:lang w:eastAsia="x-none"/>
        </w:rPr>
      </w:pPr>
      <w:hyperlink r:id="rId1370" w:history="1">
        <w:r w:rsidR="00D93AE1">
          <w:rPr>
            <w:rStyle w:val="Hyperlink"/>
            <w:lang w:eastAsia="x-none"/>
          </w:rPr>
          <w:t>R1-1809429</w:t>
        </w:r>
      </w:hyperlink>
      <w:r w:rsidR="00E303AE" w:rsidRPr="00E303AE">
        <w:rPr>
          <w:lang w:eastAsia="x-none"/>
        </w:rPr>
        <w:tab/>
        <w:t>Maintenance for carrier aggregation and bandwidth parts</w:t>
      </w:r>
      <w:r w:rsidR="00E303AE" w:rsidRPr="00E303AE">
        <w:rPr>
          <w:lang w:eastAsia="x-none"/>
        </w:rPr>
        <w:tab/>
        <w:t>Qualcomm Incorporated</w:t>
      </w:r>
    </w:p>
    <w:p w14:paraId="3564A211" w14:textId="5EC0B143" w:rsidR="00E303AE" w:rsidRPr="00E303AE" w:rsidRDefault="00E303AE" w:rsidP="00063CD3">
      <w:pPr>
        <w:pStyle w:val="Heading4"/>
      </w:pPr>
      <w:bookmarkStart w:id="910" w:name="_Toc521704522"/>
      <w:bookmarkStart w:id="911" w:name="_Toc526458916"/>
      <w:r w:rsidRPr="00E303AE">
        <w:t>Other</w:t>
      </w:r>
      <w:bookmarkEnd w:id="910"/>
      <w:bookmarkEnd w:id="911"/>
    </w:p>
    <w:p w14:paraId="70AA30A7" w14:textId="65F40A02" w:rsidR="00E303AE" w:rsidRDefault="00E303AE" w:rsidP="00E303AE">
      <w:pPr>
        <w:ind w:left="720" w:hanging="720"/>
        <w:rPr>
          <w:i/>
          <w:lang w:eastAsia="x-none"/>
        </w:rPr>
      </w:pPr>
      <w:r w:rsidRPr="00E303AE">
        <w:rPr>
          <w:i/>
          <w:lang w:eastAsia="x-none"/>
        </w:rPr>
        <w:t>Including rate matching, TA, etc.</w:t>
      </w:r>
    </w:p>
    <w:p w14:paraId="5E30DAD9" w14:textId="3F7E7EA1" w:rsidR="00DA0776" w:rsidRPr="00DA0776" w:rsidRDefault="00DA0776" w:rsidP="00E303AE">
      <w:pPr>
        <w:ind w:left="720" w:hanging="720"/>
        <w:rPr>
          <w:lang w:eastAsia="x-none"/>
        </w:rPr>
      </w:pPr>
    </w:p>
    <w:p w14:paraId="72CCB11D" w14:textId="4F95E2A8" w:rsidR="00DA0776" w:rsidRPr="00DA0776" w:rsidRDefault="001B7BF2" w:rsidP="00DA0776">
      <w:pPr>
        <w:ind w:left="720" w:hanging="720"/>
        <w:rPr>
          <w:b/>
          <w:lang w:eastAsia="x-none"/>
        </w:rPr>
      </w:pPr>
      <w:hyperlink r:id="rId1371" w:history="1">
        <w:r w:rsidR="00D93AE1">
          <w:rPr>
            <w:rStyle w:val="Hyperlink"/>
            <w:b/>
            <w:lang w:eastAsia="x-none"/>
          </w:rPr>
          <w:t>R1-1809746</w:t>
        </w:r>
      </w:hyperlink>
      <w:r w:rsidR="00DA0776" w:rsidRPr="00DA0776">
        <w:rPr>
          <w:b/>
          <w:lang w:eastAsia="x-none"/>
        </w:rPr>
        <w:tab/>
        <w:t>Summary of maintenance related to rate-matching in NR</w:t>
      </w:r>
      <w:r w:rsidR="00DA0776" w:rsidRPr="00DA0776">
        <w:rPr>
          <w:b/>
          <w:lang w:eastAsia="x-none"/>
        </w:rPr>
        <w:tab/>
        <w:t>Nokia, Nokia Shanghai Bell</w:t>
      </w:r>
    </w:p>
    <w:p w14:paraId="64E070F0" w14:textId="77777777" w:rsidR="00DA0776" w:rsidRPr="00DA0776" w:rsidRDefault="00DA0776" w:rsidP="00DA0776">
      <w:pPr>
        <w:rPr>
          <w:rFonts w:ascii="Times New Roman" w:hAnsi="Times New Roman"/>
          <w:szCs w:val="20"/>
        </w:rPr>
      </w:pPr>
      <w:r w:rsidRPr="00DA0776">
        <w:rPr>
          <w:rFonts w:ascii="Times New Roman" w:hAnsi="Times New Roman"/>
          <w:b/>
          <w:szCs w:val="20"/>
        </w:rPr>
        <w:t xml:space="preserve">Decision: </w:t>
      </w:r>
      <w:r w:rsidRPr="00DA0776">
        <w:rPr>
          <w:rFonts w:ascii="Times New Roman" w:hAnsi="Times New Roman"/>
          <w:szCs w:val="20"/>
        </w:rPr>
        <w:t>The document is noted.</w:t>
      </w:r>
    </w:p>
    <w:p w14:paraId="20229506" w14:textId="4939FE0C" w:rsidR="00DA0776" w:rsidRDefault="00DA0776" w:rsidP="00DA0776">
      <w:pPr>
        <w:ind w:left="720" w:hanging="720"/>
        <w:rPr>
          <w:lang w:eastAsia="x-none"/>
        </w:rPr>
      </w:pPr>
    </w:p>
    <w:p w14:paraId="09B7C5B6" w14:textId="77777777" w:rsidR="00C03715" w:rsidRPr="00724CA8" w:rsidRDefault="00C03715" w:rsidP="00C03715">
      <w:r w:rsidRPr="00724CA8">
        <w:rPr>
          <w:highlight w:val="green"/>
        </w:rPr>
        <w:t>Agreements</w:t>
      </w:r>
      <w:r w:rsidRPr="00724CA8">
        <w:t>:</w:t>
      </w:r>
    </w:p>
    <w:p w14:paraId="6A2888CB" w14:textId="4B71A701" w:rsidR="00C03715" w:rsidRDefault="00C03715" w:rsidP="008E772F">
      <w:pPr>
        <w:numPr>
          <w:ilvl w:val="0"/>
          <w:numId w:val="67"/>
        </w:numPr>
      </w:pPr>
      <w:r w:rsidRPr="00724CA8">
        <w:t xml:space="preserve">To adopt the following TP </w:t>
      </w:r>
      <w:r>
        <w:t>(</w:t>
      </w:r>
      <w:r w:rsidRPr="00122D62">
        <w:rPr>
          <w:lang w:val="en-US"/>
        </w:rPr>
        <w:t xml:space="preserve">Section </w:t>
      </w:r>
      <w:r>
        <w:rPr>
          <w:lang w:val="en-US"/>
        </w:rPr>
        <w:t>2.1</w:t>
      </w:r>
      <w:r w:rsidRPr="00122D62">
        <w:rPr>
          <w:lang w:val="en-US"/>
        </w:rPr>
        <w:t xml:space="preserve"> of </w:t>
      </w:r>
      <w:hyperlink r:id="rId1372" w:history="1">
        <w:r w:rsidR="00D93AE1">
          <w:rPr>
            <w:rStyle w:val="Hyperlink"/>
            <w:lang w:val="en-US"/>
          </w:rPr>
          <w:t>R1-1809746</w:t>
        </w:r>
      </w:hyperlink>
      <w:r>
        <w:rPr>
          <w:lang w:val="en-US"/>
        </w:rPr>
        <w:t>)</w:t>
      </w:r>
      <w:r w:rsidRPr="00724CA8">
        <w:t>:</w:t>
      </w:r>
    </w:p>
    <w:p w14:paraId="3014BDFF" w14:textId="77777777" w:rsidR="00C03715" w:rsidRPr="00724CA8" w:rsidRDefault="00C03715" w:rsidP="00C03715">
      <w:r>
        <w:t>===== start of TP =====</w:t>
      </w:r>
    </w:p>
    <w:p w14:paraId="7FEEFAE7" w14:textId="77777777" w:rsidR="00C03715" w:rsidRPr="00C03715" w:rsidRDefault="00C03715" w:rsidP="00C03715">
      <w:pPr>
        <w:autoSpaceDE w:val="0"/>
        <w:autoSpaceDN w:val="0"/>
        <w:adjustRightInd w:val="0"/>
        <w:snapToGrid w:val="0"/>
        <w:spacing w:line="259" w:lineRule="auto"/>
        <w:rPr>
          <w:rFonts w:ascii="Times New Roman" w:eastAsia="SimSun" w:hAnsi="Times New Roman"/>
          <w:color w:val="FF0000"/>
          <w:szCs w:val="20"/>
        </w:rPr>
      </w:pPr>
      <w:bookmarkStart w:id="912" w:name="_Toc516767386"/>
      <w:r w:rsidRPr="00C03715">
        <w:rPr>
          <w:rFonts w:ascii="Times New Roman" w:eastAsia="SimSun" w:hAnsi="Times New Roman"/>
          <w:b/>
          <w:szCs w:val="20"/>
        </w:rPr>
        <w:t>7.4.3.1</w:t>
      </w:r>
      <w:r w:rsidRPr="00C03715">
        <w:rPr>
          <w:rFonts w:ascii="Times New Roman" w:eastAsia="SimSun" w:hAnsi="Times New Roman"/>
          <w:b/>
          <w:szCs w:val="20"/>
        </w:rPr>
        <w:tab/>
        <w:t>Time-frequency structure of an SS/PBCH block</w:t>
      </w:r>
      <w:bookmarkEnd w:id="912"/>
    </w:p>
    <w:p w14:paraId="0E1C7F2F" w14:textId="77777777" w:rsidR="00C03715" w:rsidRPr="00C03715" w:rsidRDefault="00C03715" w:rsidP="00C03715">
      <w:pPr>
        <w:autoSpaceDE w:val="0"/>
        <w:autoSpaceDN w:val="0"/>
        <w:adjustRightInd w:val="0"/>
        <w:snapToGrid w:val="0"/>
        <w:spacing w:line="259" w:lineRule="auto"/>
        <w:jc w:val="center"/>
        <w:rPr>
          <w:rFonts w:ascii="Times New Roman" w:eastAsia="SimSun" w:hAnsi="Times New Roman"/>
          <w:color w:val="FF0000"/>
          <w:szCs w:val="20"/>
        </w:rPr>
      </w:pPr>
      <w:r w:rsidRPr="00C03715">
        <w:rPr>
          <w:rFonts w:ascii="Times New Roman" w:eastAsia="SimSun" w:hAnsi="Times New Roman" w:hint="eastAsia"/>
          <w:color w:val="FF0000"/>
          <w:szCs w:val="20"/>
        </w:rPr>
        <w:t xml:space="preserve">&lt; </w:t>
      </w:r>
      <w:r w:rsidRPr="00C03715">
        <w:rPr>
          <w:rFonts w:ascii="Times New Roman" w:eastAsia="SimSun" w:hAnsi="Times New Roman"/>
          <w:color w:val="FF0000"/>
          <w:szCs w:val="20"/>
        </w:rPr>
        <w:t>Unchanged parts are omitted</w:t>
      </w:r>
      <w:r w:rsidRPr="00C03715">
        <w:rPr>
          <w:rFonts w:ascii="Times New Roman" w:eastAsia="SimSun" w:hAnsi="Times New Roman" w:hint="eastAsia"/>
          <w:color w:val="FF0000"/>
          <w:szCs w:val="20"/>
        </w:rPr>
        <w:t xml:space="preserve"> &gt;</w:t>
      </w:r>
    </w:p>
    <w:p w14:paraId="40599C3D" w14:textId="4DDE9C64" w:rsidR="00C03715" w:rsidRPr="00C03715" w:rsidRDefault="00C03715" w:rsidP="00C03715">
      <w:pPr>
        <w:autoSpaceDE w:val="0"/>
        <w:autoSpaceDN w:val="0"/>
        <w:adjustRightInd w:val="0"/>
        <w:snapToGrid w:val="0"/>
        <w:spacing w:line="259" w:lineRule="auto"/>
        <w:rPr>
          <w:rFonts w:ascii="Times New Roman" w:eastAsia="SimSun" w:hAnsi="Times New Roman"/>
          <w:szCs w:val="20"/>
        </w:rPr>
      </w:pPr>
      <w:bookmarkStart w:id="913" w:name="_Hlk508608444"/>
      <w:bookmarkStart w:id="914" w:name="_Hlk508608015"/>
      <w:ins w:id="915" w:author="huawei" w:date="2018-07-28T14:37:00Z">
        <w:r w:rsidRPr="00C03715">
          <w:rPr>
            <w:rFonts w:ascii="Times New Roman" w:eastAsia="SimSun" w:hAnsi="Times New Roman"/>
            <w:szCs w:val="20"/>
          </w:rPr>
          <w:t>T</w:t>
        </w:r>
      </w:ins>
      <w:r w:rsidRPr="00C03715">
        <w:rPr>
          <w:rFonts w:ascii="Times New Roman" w:eastAsia="SimSun" w:hAnsi="Times New Roman"/>
          <w:szCs w:val="20"/>
        </w:rPr>
        <w:t xml:space="preserve">he UE may assume that the complex-valued symbols corresponding to resource elements that are part of a common resource block partially or fully overlapping with an SS/PBCH block and not used for SS/PBCH transmission are set to zero in the OFDM symbols </w:t>
      </w:r>
      <w:bookmarkEnd w:id="913"/>
      <w:ins w:id="916" w:author="huawei" w:date="2018-07-28T14:37:00Z">
        <w:r w:rsidRPr="00C03715">
          <w:rPr>
            <w:rFonts w:ascii="Times New Roman" w:eastAsia="SimSun" w:hAnsi="Times New Roman"/>
            <w:szCs w:val="20"/>
          </w:rPr>
          <w:t>that partially or fully overlapping with OFDM symbols where SS/PBCH is transmitted.</w:t>
        </w:r>
        <w:r w:rsidRPr="00C03715" w:rsidDel="00892B07">
          <w:rPr>
            <w:rFonts w:ascii="Times New Roman" w:eastAsia="SimSun" w:hAnsi="Times New Roman"/>
            <w:szCs w:val="20"/>
          </w:rPr>
          <w:t xml:space="preserve"> </w:t>
        </w:r>
        <w:r w:rsidRPr="00C03715">
          <w:rPr>
            <w:rFonts w:ascii="Times New Roman" w:eastAsia="SimSun" w:hAnsi="Times New Roman"/>
            <w:szCs w:val="20"/>
          </w:rPr>
          <w:t xml:space="preserve"> </w:t>
        </w:r>
      </w:ins>
      <w:del w:id="917" w:author="huawei" w:date="2018-07-28T14:37:00Z">
        <w:r w:rsidRPr="00C03715" w:rsidDel="00892B07">
          <w:rPr>
            <w:rFonts w:ascii="Times New Roman" w:eastAsia="SimSun" w:hAnsi="Times New Roman"/>
            <w:szCs w:val="20"/>
          </w:rPr>
          <w:delText>where SS/PBCH block is transmitted.</w:delText>
        </w:r>
      </w:del>
      <w:bookmarkEnd w:id="914"/>
    </w:p>
    <w:p w14:paraId="48CB9D1C" w14:textId="77777777" w:rsidR="00C03715" w:rsidRPr="00C03715" w:rsidRDefault="00C03715" w:rsidP="00C03715">
      <w:pPr>
        <w:autoSpaceDE w:val="0"/>
        <w:autoSpaceDN w:val="0"/>
        <w:adjustRightInd w:val="0"/>
        <w:snapToGrid w:val="0"/>
        <w:spacing w:line="259" w:lineRule="auto"/>
        <w:jc w:val="center"/>
        <w:rPr>
          <w:rFonts w:ascii="Times New Roman" w:eastAsia="SimSun" w:hAnsi="Times New Roman"/>
          <w:szCs w:val="20"/>
        </w:rPr>
      </w:pPr>
      <w:r w:rsidRPr="00C03715">
        <w:rPr>
          <w:rFonts w:ascii="Times New Roman" w:eastAsia="SimSun" w:hAnsi="Times New Roman"/>
          <w:color w:val="FF0000"/>
          <w:szCs w:val="20"/>
        </w:rPr>
        <w:t>&lt; Unchanged parts are omitted &gt;</w:t>
      </w:r>
    </w:p>
    <w:p w14:paraId="5948746B" w14:textId="09DFB5A5" w:rsidR="00C03715" w:rsidRPr="00724CA8" w:rsidRDefault="00C03715" w:rsidP="00C03715">
      <w:r>
        <w:t>===== end of TP =====</w:t>
      </w:r>
    </w:p>
    <w:p w14:paraId="4752E83F" w14:textId="77777777" w:rsidR="00C03715" w:rsidRPr="00C03715" w:rsidRDefault="00C03715" w:rsidP="00C03715">
      <w:pPr>
        <w:ind w:left="720" w:hanging="720"/>
        <w:rPr>
          <w:lang w:eastAsia="x-none"/>
        </w:rPr>
      </w:pPr>
    </w:p>
    <w:p w14:paraId="06B79C2E" w14:textId="77ECD463" w:rsidR="00C03715" w:rsidRPr="00C03715" w:rsidRDefault="00C03715" w:rsidP="00C03715">
      <w:pPr>
        <w:ind w:left="720" w:hanging="720"/>
        <w:rPr>
          <w:lang w:eastAsia="x-none"/>
        </w:rPr>
      </w:pPr>
      <w:r>
        <w:rPr>
          <w:highlight w:val="green"/>
          <w:lang w:eastAsia="x-none"/>
        </w:rPr>
        <w:t>Agreement</w:t>
      </w:r>
      <w:r w:rsidRPr="00C03715">
        <w:rPr>
          <w:lang w:eastAsia="x-none"/>
        </w:rPr>
        <w:t>:</w:t>
      </w:r>
    </w:p>
    <w:p w14:paraId="4CEF54E5" w14:textId="77777777" w:rsidR="00C03715" w:rsidRPr="00C03715" w:rsidRDefault="00C03715" w:rsidP="00C03715">
      <w:pPr>
        <w:ind w:left="720" w:hanging="720"/>
        <w:rPr>
          <w:rFonts w:ascii="Times New Roman" w:hAnsi="Times New Roman"/>
          <w:szCs w:val="20"/>
          <w:lang w:eastAsia="zh-CN"/>
        </w:rPr>
      </w:pPr>
      <w:r w:rsidRPr="00C03715">
        <w:rPr>
          <w:rFonts w:ascii="Times New Roman" w:hAnsi="Times New Roman"/>
          <w:szCs w:val="20"/>
          <w:lang w:eastAsia="zh-CN"/>
        </w:rPr>
        <w:t>Update the following agreement as follows:</w:t>
      </w:r>
    </w:p>
    <w:p w14:paraId="1498BA46" w14:textId="77777777" w:rsidR="00C03715" w:rsidRPr="00C03715" w:rsidRDefault="00C03715" w:rsidP="00C03715">
      <w:pPr>
        <w:rPr>
          <w:lang w:eastAsia="zh-CN"/>
        </w:rPr>
      </w:pPr>
      <w:r w:rsidRPr="00C03715">
        <w:rPr>
          <w:lang w:eastAsia="zh-CN"/>
        </w:rPr>
        <w:t xml:space="preserve">When a PDCCH candidate collides with </w:t>
      </w:r>
      <w:r w:rsidRPr="00C03715">
        <w:rPr>
          <w:strike/>
          <w:color w:val="FF0000"/>
          <w:lang w:eastAsia="zh-CN"/>
        </w:rPr>
        <w:t>any</w:t>
      </w:r>
      <w:r w:rsidRPr="00C03715">
        <w:rPr>
          <w:lang w:eastAsia="zh-CN"/>
        </w:rPr>
        <w:t xml:space="preserve"> RB-level resource (RateMatchPattern)</w:t>
      </w:r>
      <w:r w:rsidRPr="00C03715">
        <w:rPr>
          <w:lang w:eastAsia="ko-KR"/>
        </w:rPr>
        <w:t xml:space="preserve"> </w:t>
      </w:r>
      <w:r w:rsidRPr="00C03715">
        <w:rPr>
          <w:color w:val="FF0000"/>
          <w:u w:val="single"/>
          <w:lang w:eastAsia="ko-KR"/>
        </w:rPr>
        <w:t xml:space="preserve">configured </w:t>
      </w:r>
      <w:r w:rsidRPr="00C03715">
        <w:rPr>
          <w:color w:val="FF0000"/>
          <w:u w:val="single"/>
          <w:lang w:eastAsia="zh-CN"/>
        </w:rPr>
        <w:t>with</w:t>
      </w:r>
      <w:r w:rsidRPr="00C03715">
        <w:rPr>
          <w:color w:val="FF0000"/>
          <w:u w:val="single"/>
          <w:lang w:eastAsia="ko-KR"/>
        </w:rPr>
        <w:t>out</w:t>
      </w:r>
      <w:r w:rsidRPr="00C03715">
        <w:rPr>
          <w:color w:val="FF0000"/>
          <w:u w:val="single"/>
          <w:lang w:eastAsia="zh-CN"/>
        </w:rPr>
        <w:t xml:space="preserve"> controlResourceSetId</w:t>
      </w:r>
      <w:r w:rsidRPr="00C03715">
        <w:rPr>
          <w:lang w:eastAsia="ko-KR"/>
        </w:rPr>
        <w:t>,</w:t>
      </w:r>
      <w:r w:rsidRPr="00C03715">
        <w:rPr>
          <w:lang w:eastAsia="zh-CN"/>
        </w:rPr>
        <w:t xml:space="preserve"> where PDSCH is semi-statically not mapped, as described in TS38.214 Section 5.1.4.1 then </w:t>
      </w:r>
    </w:p>
    <w:p w14:paraId="422EC42E" w14:textId="77777777" w:rsidR="00C03715" w:rsidRPr="00C03715" w:rsidRDefault="00C03715" w:rsidP="008E772F">
      <w:pPr>
        <w:pStyle w:val="ListParagraph"/>
        <w:numPr>
          <w:ilvl w:val="0"/>
          <w:numId w:val="104"/>
        </w:numPr>
        <w:rPr>
          <w:i/>
          <w:lang w:eastAsia="zh-CN"/>
        </w:rPr>
      </w:pPr>
      <w:r w:rsidRPr="00C03715">
        <w:rPr>
          <w:lang w:eastAsia="zh-CN"/>
        </w:rPr>
        <w:t>The UE is not required to monitor the PDCCH candidate overlapping with the resource even only by one RE</w:t>
      </w:r>
    </w:p>
    <w:p w14:paraId="1728EDC2" w14:textId="77777777" w:rsidR="00C03715" w:rsidRPr="00C03715" w:rsidRDefault="00C03715" w:rsidP="008E772F">
      <w:pPr>
        <w:numPr>
          <w:ilvl w:val="0"/>
          <w:numId w:val="104"/>
        </w:numPr>
        <w:rPr>
          <w:rFonts w:ascii="Times New Roman" w:hAnsi="Times New Roman"/>
          <w:i/>
          <w:szCs w:val="20"/>
          <w:lang w:eastAsia="zh-CN"/>
        </w:rPr>
      </w:pPr>
      <w:r w:rsidRPr="00C03715">
        <w:rPr>
          <w:rFonts w:ascii="Times New Roman" w:hAnsi="Times New Roman"/>
          <w:szCs w:val="20"/>
          <w:lang w:eastAsia="zh-CN"/>
        </w:rPr>
        <w:t>Note: the current spec already reflects the above updated agreements</w:t>
      </w:r>
    </w:p>
    <w:p w14:paraId="383E21FC" w14:textId="06BF2FBA" w:rsidR="00C03715" w:rsidRDefault="00C03715" w:rsidP="00DA0776">
      <w:pPr>
        <w:ind w:left="720" w:hanging="720"/>
        <w:rPr>
          <w:lang w:eastAsia="x-none"/>
        </w:rPr>
      </w:pPr>
    </w:p>
    <w:p w14:paraId="6F96B58E" w14:textId="05E7975B" w:rsidR="004903BD" w:rsidRPr="004903BD" w:rsidRDefault="004903BD" w:rsidP="00DA0776">
      <w:pPr>
        <w:ind w:left="720" w:hanging="720"/>
        <w:rPr>
          <w:b/>
          <w:lang w:eastAsia="x-none"/>
        </w:rPr>
      </w:pPr>
      <w:r w:rsidRPr="004903BD">
        <w:rPr>
          <w:b/>
          <w:lang w:eastAsia="x-none"/>
        </w:rPr>
        <w:t>Thursday session</w:t>
      </w:r>
    </w:p>
    <w:p w14:paraId="20A63C40" w14:textId="1DCBC88F" w:rsidR="004903BD" w:rsidRPr="004903BD" w:rsidRDefault="001B7BF2" w:rsidP="004903BD">
      <w:pPr>
        <w:ind w:left="720" w:hanging="720"/>
        <w:rPr>
          <w:b/>
          <w:lang w:eastAsia="x-none"/>
        </w:rPr>
      </w:pPr>
      <w:hyperlink r:id="rId1373" w:history="1">
        <w:r w:rsidR="00D93AE1">
          <w:rPr>
            <w:rStyle w:val="Hyperlink"/>
            <w:b/>
            <w:lang w:eastAsia="x-none"/>
          </w:rPr>
          <w:t>R1-1809846</w:t>
        </w:r>
      </w:hyperlink>
      <w:r w:rsidR="004903BD" w:rsidRPr="004903BD">
        <w:rPr>
          <w:b/>
          <w:lang w:eastAsia="x-none"/>
        </w:rPr>
        <w:tab/>
        <w:t>Summary of offline on maintenance related to rate-matching in NR</w:t>
      </w:r>
      <w:r w:rsidR="004903BD" w:rsidRPr="004903BD">
        <w:rPr>
          <w:b/>
          <w:lang w:eastAsia="x-none"/>
        </w:rPr>
        <w:tab/>
        <w:t>Nokia, Nokia Shanghai Bell</w:t>
      </w:r>
    </w:p>
    <w:p w14:paraId="15519EB1" w14:textId="48AE9B4E" w:rsidR="004903BD" w:rsidRDefault="004903BD" w:rsidP="004903BD">
      <w:pPr>
        <w:rPr>
          <w:rFonts w:ascii="Times New Roman" w:hAnsi="Times New Roman"/>
          <w:szCs w:val="20"/>
        </w:rPr>
      </w:pPr>
      <w:r w:rsidRPr="00DA0776">
        <w:rPr>
          <w:rFonts w:ascii="Times New Roman" w:hAnsi="Times New Roman"/>
          <w:b/>
          <w:szCs w:val="20"/>
        </w:rPr>
        <w:t xml:space="preserve">Decision: </w:t>
      </w:r>
      <w:r w:rsidRPr="00DA0776">
        <w:rPr>
          <w:rFonts w:ascii="Times New Roman" w:hAnsi="Times New Roman"/>
          <w:szCs w:val="20"/>
        </w:rPr>
        <w:t>The document is noted.</w:t>
      </w:r>
    </w:p>
    <w:p w14:paraId="6D88D906" w14:textId="598FD8C4" w:rsidR="00BA40E5" w:rsidRDefault="00BA40E5" w:rsidP="004903BD">
      <w:pPr>
        <w:rPr>
          <w:rFonts w:ascii="Times New Roman" w:hAnsi="Times New Roman"/>
          <w:szCs w:val="20"/>
        </w:rPr>
      </w:pPr>
    </w:p>
    <w:p w14:paraId="6AC455D0" w14:textId="77777777" w:rsidR="00BA40E5" w:rsidRPr="00BA40E5" w:rsidRDefault="00BA40E5" w:rsidP="00BA40E5">
      <w:pPr>
        <w:ind w:left="720" w:hanging="720"/>
        <w:rPr>
          <w:lang w:eastAsia="x-none"/>
        </w:rPr>
      </w:pPr>
      <w:r w:rsidRPr="00BA40E5">
        <w:rPr>
          <w:highlight w:val="green"/>
          <w:lang w:eastAsia="x-none"/>
        </w:rPr>
        <w:t>Agreements</w:t>
      </w:r>
      <w:r w:rsidRPr="00BA40E5">
        <w:rPr>
          <w:lang w:eastAsia="x-none"/>
        </w:rPr>
        <w:t>:</w:t>
      </w:r>
    </w:p>
    <w:p w14:paraId="091CEC40" w14:textId="66951B0B" w:rsidR="00BA40E5" w:rsidRDefault="00BA40E5" w:rsidP="008E772F">
      <w:pPr>
        <w:numPr>
          <w:ilvl w:val="0"/>
          <w:numId w:val="192"/>
        </w:numPr>
        <w:rPr>
          <w:lang w:eastAsia="x-none"/>
        </w:rPr>
      </w:pPr>
      <w:r w:rsidRPr="00BA40E5">
        <w:rPr>
          <w:lang w:eastAsia="x-none"/>
        </w:rPr>
        <w:t>To adopt the following TP to 5.1.4 of 38.214:</w:t>
      </w:r>
    </w:p>
    <w:p w14:paraId="013B5B6D" w14:textId="515FEB9F" w:rsidR="00BA40E5" w:rsidRPr="00BA40E5" w:rsidRDefault="00BA40E5" w:rsidP="00BA40E5">
      <w:r>
        <w:t>===== start of TP =====</w:t>
      </w:r>
    </w:p>
    <w:p w14:paraId="35A00514" w14:textId="77777777" w:rsidR="00BA40E5" w:rsidRPr="00BA40E5" w:rsidRDefault="00BA40E5" w:rsidP="0025000C">
      <w:r w:rsidRPr="00BA40E5">
        <w:t xml:space="preserve">within a BWP, a frequency domain resource of a CORESET with </w:t>
      </w:r>
      <w:r w:rsidRPr="00BA40E5">
        <w:rPr>
          <w:i/>
        </w:rPr>
        <w:t xml:space="preserve">controlResourceSetId </w:t>
      </w:r>
      <w:r w:rsidRPr="00BA40E5">
        <w:t xml:space="preserve">and time domain resource determined by the higher layer parameters </w:t>
      </w:r>
      <w:r w:rsidRPr="00BA40E5">
        <w:rPr>
          <w:i/>
        </w:rPr>
        <w:t xml:space="preserve">monitoringSlotPeriodicityAndOffset, </w:t>
      </w:r>
      <w:r w:rsidRPr="00BA40E5">
        <w:rPr>
          <w:i/>
          <w:color w:val="FF0000"/>
          <w:u w:val="single"/>
        </w:rPr>
        <w:t>duration</w:t>
      </w:r>
      <w:r w:rsidRPr="00BA40E5">
        <w:t xml:space="preserve"> and </w:t>
      </w:r>
      <w:r w:rsidRPr="00BA40E5">
        <w:rPr>
          <w:i/>
        </w:rPr>
        <w:t>monitoringSymbolsWithinSlot</w:t>
      </w:r>
      <w:r w:rsidRPr="00BA40E5">
        <w:t xml:space="preserve"> of search-space-sets </w:t>
      </w:r>
      <w:r w:rsidRPr="00BA40E5">
        <w:rPr>
          <w:color w:val="FF0000"/>
          <w:u w:val="single"/>
        </w:rPr>
        <w:t xml:space="preserve">configured by </w:t>
      </w:r>
      <w:r w:rsidRPr="00BA40E5">
        <w:rPr>
          <w:i/>
          <w:color w:val="FF0000"/>
          <w:u w:val="single"/>
        </w:rPr>
        <w:t xml:space="preserve">SearchSpace </w:t>
      </w:r>
      <w:r w:rsidRPr="00BA40E5">
        <w:rPr>
          <w:color w:val="FF0000"/>
          <w:u w:val="single"/>
        </w:rPr>
        <w:t>and time domain resource of search-space-set zero configured by</w:t>
      </w:r>
      <w:r w:rsidRPr="00BA40E5">
        <w:rPr>
          <w:i/>
          <w:color w:val="FF0000"/>
          <w:u w:val="single"/>
        </w:rPr>
        <w:t xml:space="preserve"> pdcch-ConfigSIB1 or searchSpaceZero </w:t>
      </w:r>
      <w:r w:rsidRPr="00BA40E5">
        <w:t xml:space="preserve">associated with the CORESET with </w:t>
      </w:r>
      <w:r w:rsidRPr="00BA40E5">
        <w:rPr>
          <w:i/>
        </w:rPr>
        <w:t xml:space="preserve">controlResourceSetId </w:t>
      </w:r>
      <w:r w:rsidRPr="00BA40E5">
        <w:rPr>
          <w:color w:val="FF0000"/>
          <w:u w:val="single"/>
        </w:rPr>
        <w:t xml:space="preserve">as well as CORESET </w:t>
      </w:r>
      <w:r w:rsidRPr="00BA40E5">
        <w:rPr>
          <w:i/>
          <w:color w:val="FF0000"/>
          <w:u w:val="single"/>
        </w:rPr>
        <w:t>duration</w:t>
      </w:r>
      <w:r w:rsidRPr="00BA40E5">
        <w:rPr>
          <w:color w:val="FF0000"/>
          <w:u w:val="single"/>
        </w:rPr>
        <w:t xml:space="preserve"> configured by </w:t>
      </w:r>
      <w:r w:rsidRPr="00BA40E5">
        <w:rPr>
          <w:i/>
          <w:color w:val="FF0000"/>
          <w:u w:val="single"/>
        </w:rPr>
        <w:t>ControlResourceSet</w:t>
      </w:r>
      <w:r w:rsidRPr="00BA40E5">
        <w:rPr>
          <w:color w:val="FF0000"/>
          <w:u w:val="single"/>
        </w:rPr>
        <w:t xml:space="preserve"> with </w:t>
      </w:r>
      <w:r w:rsidRPr="00BA40E5">
        <w:rPr>
          <w:i/>
          <w:color w:val="FF0000"/>
          <w:u w:val="single"/>
        </w:rPr>
        <w:t>controlResourceSetId</w:t>
      </w:r>
      <w:r w:rsidRPr="00BA40E5">
        <w:t xml:space="preserve">. This resource </w:t>
      </w:r>
      <w:r w:rsidRPr="00BA40E5">
        <w:rPr>
          <w:color w:val="000000"/>
        </w:rPr>
        <w:t>not available</w:t>
      </w:r>
      <w:r w:rsidRPr="00BA40E5">
        <w:t xml:space="preserve"> for PDSCH can be included in one or two groups of resource sets (higher layer parameters </w:t>
      </w:r>
      <w:r w:rsidRPr="00BA40E5">
        <w:rPr>
          <w:i/>
        </w:rPr>
        <w:t>rateMatchPatternGroup1</w:t>
      </w:r>
      <w:r w:rsidRPr="00BA40E5">
        <w:t xml:space="preserve"> and </w:t>
      </w:r>
      <w:r w:rsidRPr="00BA40E5">
        <w:rPr>
          <w:i/>
        </w:rPr>
        <w:t>rateMatchPatternGroup2</w:t>
      </w:r>
      <w:r w:rsidRPr="00BA40E5">
        <w:t>).</w:t>
      </w:r>
    </w:p>
    <w:p w14:paraId="4125A9BB" w14:textId="77777777" w:rsidR="00BA40E5" w:rsidRPr="00724CA8" w:rsidRDefault="00BA40E5" w:rsidP="00BA40E5">
      <w:r>
        <w:t>===== end of TP =====</w:t>
      </w:r>
    </w:p>
    <w:p w14:paraId="56EFA216" w14:textId="77777777" w:rsidR="00BA40E5" w:rsidRPr="00BA40E5" w:rsidRDefault="00BA40E5" w:rsidP="00BA40E5">
      <w:pPr>
        <w:ind w:left="720" w:hanging="720"/>
        <w:rPr>
          <w:b/>
          <w:lang w:eastAsia="x-none"/>
        </w:rPr>
      </w:pPr>
    </w:p>
    <w:p w14:paraId="422A0D52" w14:textId="77777777" w:rsidR="00BA40E5" w:rsidRPr="00BA40E5" w:rsidRDefault="00BA40E5" w:rsidP="00BA40E5">
      <w:pPr>
        <w:ind w:left="720" w:hanging="720"/>
        <w:rPr>
          <w:lang w:eastAsia="x-none"/>
        </w:rPr>
      </w:pPr>
      <w:r w:rsidRPr="00BA40E5">
        <w:rPr>
          <w:highlight w:val="green"/>
          <w:lang w:eastAsia="x-none"/>
        </w:rPr>
        <w:t>Agreements</w:t>
      </w:r>
      <w:r w:rsidRPr="00BA40E5">
        <w:rPr>
          <w:lang w:eastAsia="x-none"/>
        </w:rPr>
        <w:t>:</w:t>
      </w:r>
    </w:p>
    <w:p w14:paraId="624DC8C5" w14:textId="77777777" w:rsidR="00BA40E5" w:rsidRPr="00BA40E5" w:rsidRDefault="00BA40E5" w:rsidP="008E772F">
      <w:pPr>
        <w:numPr>
          <w:ilvl w:val="0"/>
          <w:numId w:val="192"/>
        </w:numPr>
        <w:rPr>
          <w:lang w:eastAsia="x-none"/>
        </w:rPr>
      </w:pPr>
      <w:r w:rsidRPr="00BA40E5">
        <w:rPr>
          <w:lang w:eastAsia="x-none"/>
        </w:rPr>
        <w:t>To adopt the following TP to 5.1.4.1 of 38.214:</w:t>
      </w:r>
    </w:p>
    <w:p w14:paraId="5F6096BE" w14:textId="0570FF88" w:rsidR="00BA40E5" w:rsidRPr="00724CA8" w:rsidRDefault="00BA40E5" w:rsidP="00BA40E5">
      <w:r>
        <w:t>===== start of TP =====</w:t>
      </w:r>
    </w:p>
    <w:p w14:paraId="5D1C206E" w14:textId="77777777" w:rsidR="00BA40E5" w:rsidRPr="00BA40E5" w:rsidRDefault="00BA40E5" w:rsidP="00BA40E5">
      <w:pPr>
        <w:ind w:left="720" w:hanging="720"/>
        <w:rPr>
          <w:rFonts w:ascii="Times New Roman" w:eastAsia="Times New Roman" w:hAnsi="Times New Roman"/>
          <w:color w:val="000000"/>
          <w:szCs w:val="20"/>
        </w:rPr>
      </w:pPr>
      <w:ins w:id="918" w:author="Nokia" w:date="2018-08-22T13:39:00Z">
        <w:r w:rsidRPr="00BA40E5">
          <w:rPr>
            <w:rFonts w:ascii="Times New Roman" w:eastAsia="Times New Roman" w:hAnsi="Times New Roman"/>
            <w:color w:val="000000"/>
            <w:szCs w:val="20"/>
          </w:rPr>
          <w:t>I</w:t>
        </w:r>
      </w:ins>
      <w:r w:rsidRPr="00BA40E5">
        <w:rPr>
          <w:rFonts w:ascii="Times New Roman" w:eastAsia="Times New Roman" w:hAnsi="Times New Roman"/>
          <w:color w:val="000000"/>
          <w:szCs w:val="20"/>
        </w:rPr>
        <w:t xml:space="preserve">f a PDSCH scheduled by a PDCCH would overlap with resources in the CORESET containing the PDCCH, </w:t>
      </w:r>
      <w:del w:id="919" w:author="CATT" w:date="2018-07-03T16:10:00Z">
        <w:r w:rsidRPr="00BA40E5" w:rsidDel="0095366E">
          <w:rPr>
            <w:rFonts w:ascii="Times New Roman" w:eastAsia="Times New Roman" w:hAnsi="Times New Roman"/>
            <w:color w:val="000000"/>
            <w:szCs w:val="20"/>
          </w:rPr>
          <w:delText xml:space="preserve">otherwise </w:delText>
        </w:r>
      </w:del>
      <w:r w:rsidRPr="00BA40E5">
        <w:rPr>
          <w:rFonts w:ascii="Times New Roman" w:eastAsia="Times New Roman" w:hAnsi="Times New Roman"/>
          <w:color w:val="000000"/>
          <w:szCs w:val="20"/>
        </w:rPr>
        <w:t xml:space="preserve">the resources corresponding to </w:t>
      </w:r>
      <w:ins w:id="920" w:author="CATT" w:date="2018-07-03T16:11:00Z">
        <w:r w:rsidRPr="00BA40E5">
          <w:rPr>
            <w:rFonts w:ascii="Times New Roman" w:eastAsia="Times New Roman" w:hAnsi="Times New Roman"/>
            <w:color w:val="FF0000"/>
            <w:szCs w:val="20"/>
          </w:rPr>
          <w:t>a</w:t>
        </w:r>
      </w:ins>
      <w:ins w:id="921" w:author="CATT" w:date="2018-07-03T16:10:00Z">
        <w:r w:rsidRPr="00BA40E5">
          <w:rPr>
            <w:rFonts w:ascii="Times New Roman" w:eastAsia="Times New Roman" w:hAnsi="Times New Roman"/>
            <w:color w:val="FF0000"/>
            <w:szCs w:val="20"/>
          </w:rPr>
          <w:t xml:space="preserve"> </w:t>
        </w:r>
      </w:ins>
      <w:r w:rsidRPr="00BA40E5">
        <w:rPr>
          <w:rFonts w:ascii="Times New Roman" w:eastAsia="Times New Roman" w:hAnsi="Times New Roman"/>
          <w:color w:val="000000"/>
          <w:szCs w:val="20"/>
        </w:rPr>
        <w:t xml:space="preserve">union of </w:t>
      </w:r>
      <w:ins w:id="922" w:author="CATT" w:date="2018-07-03T16:10:00Z">
        <w:r w:rsidRPr="00BA40E5">
          <w:rPr>
            <w:rFonts w:ascii="Times New Roman" w:eastAsia="Times New Roman" w:hAnsi="Times New Roman"/>
            <w:color w:val="FF0000"/>
            <w:szCs w:val="20"/>
          </w:rPr>
          <w:t xml:space="preserve">the </w:t>
        </w:r>
      </w:ins>
      <w:r w:rsidRPr="00BA40E5">
        <w:rPr>
          <w:rFonts w:ascii="Times New Roman" w:eastAsia="Times New Roman" w:hAnsi="Times New Roman"/>
          <w:color w:val="000000"/>
          <w:szCs w:val="20"/>
        </w:rPr>
        <w:t xml:space="preserve">detected PDCCH that scheduled the PDSCH and associated PDCCH DM-RS are not available for </w:t>
      </w:r>
      <w:ins w:id="923" w:author="CATT" w:date="2018-07-03T16:10:00Z">
        <w:r w:rsidRPr="00BA40E5">
          <w:rPr>
            <w:rFonts w:ascii="Times New Roman" w:eastAsia="Times New Roman" w:hAnsi="Times New Roman"/>
            <w:color w:val="000000"/>
            <w:szCs w:val="20"/>
          </w:rPr>
          <w:t xml:space="preserve">the </w:t>
        </w:r>
      </w:ins>
      <w:r w:rsidRPr="00BA40E5">
        <w:rPr>
          <w:rFonts w:ascii="Times New Roman" w:eastAsia="Times New Roman" w:hAnsi="Times New Roman"/>
          <w:color w:val="000000"/>
          <w:szCs w:val="20"/>
        </w:rPr>
        <w:t xml:space="preserve">PDSCH. </w:t>
      </w:r>
      <w:ins w:id="924" w:author="Nokia" w:date="2018-08-22T13:39:00Z">
        <w:r w:rsidRPr="00BA40E5">
          <w:rPr>
            <w:rFonts w:ascii="Times New Roman" w:eastAsia="Times New Roman" w:hAnsi="Times New Roman"/>
            <w:color w:val="000000"/>
            <w:szCs w:val="20"/>
          </w:rPr>
          <w:t xml:space="preserve">When </w:t>
        </w:r>
      </w:ins>
      <w:ins w:id="925" w:author="Nokia" w:date="2018-08-22T13:41:00Z">
        <w:r w:rsidRPr="00BA40E5">
          <w:rPr>
            <w:rFonts w:ascii="Times New Roman" w:eastAsia="Times New Roman" w:hAnsi="Times New Roman"/>
            <w:i/>
            <w:color w:val="000000"/>
            <w:szCs w:val="20"/>
          </w:rPr>
          <w:t>precoderGranularity</w:t>
        </w:r>
      </w:ins>
      <w:ins w:id="926" w:author="Nokia" w:date="2018-08-22T13:43:00Z">
        <w:r w:rsidRPr="00BA40E5">
          <w:rPr>
            <w:rFonts w:ascii="Times New Roman" w:eastAsia="Times New Roman" w:hAnsi="Times New Roman"/>
            <w:color w:val="000000"/>
            <w:szCs w:val="20"/>
          </w:rPr>
          <w:t xml:space="preserve"> configured in a COR</w:t>
        </w:r>
      </w:ins>
      <w:ins w:id="927" w:author="Nokia" w:date="2018-08-22T13:54:00Z">
        <w:r w:rsidRPr="00BA40E5">
          <w:rPr>
            <w:rFonts w:ascii="Times New Roman" w:eastAsia="Times New Roman" w:hAnsi="Times New Roman"/>
            <w:color w:val="000000"/>
            <w:szCs w:val="20"/>
          </w:rPr>
          <w:t>E</w:t>
        </w:r>
      </w:ins>
      <w:ins w:id="928" w:author="Nokia" w:date="2018-08-22T13:43:00Z">
        <w:r w:rsidRPr="00BA40E5">
          <w:rPr>
            <w:rFonts w:ascii="Times New Roman" w:eastAsia="Times New Roman" w:hAnsi="Times New Roman"/>
            <w:color w:val="000000"/>
            <w:szCs w:val="20"/>
          </w:rPr>
          <w:t>SET where the PDCCH was de</w:t>
        </w:r>
      </w:ins>
      <w:ins w:id="929" w:author="Nokia" w:date="2018-08-22T13:44:00Z">
        <w:r w:rsidRPr="00BA40E5">
          <w:rPr>
            <w:rFonts w:ascii="Times New Roman" w:eastAsia="Times New Roman" w:hAnsi="Times New Roman"/>
            <w:color w:val="000000"/>
            <w:szCs w:val="20"/>
          </w:rPr>
          <w:t>tected</w:t>
        </w:r>
      </w:ins>
      <w:ins w:id="930" w:author="Nokia" w:date="2018-08-22T13:43:00Z">
        <w:r w:rsidRPr="00BA40E5">
          <w:rPr>
            <w:rFonts w:ascii="Times New Roman" w:eastAsia="Times New Roman" w:hAnsi="Times New Roman"/>
            <w:color w:val="000000"/>
            <w:szCs w:val="20"/>
          </w:rPr>
          <w:t xml:space="preserve"> </w:t>
        </w:r>
      </w:ins>
      <w:ins w:id="931" w:author="Nokia" w:date="2018-08-22T13:42:00Z">
        <w:r w:rsidRPr="00BA40E5">
          <w:rPr>
            <w:rFonts w:ascii="Times New Roman" w:eastAsia="Times New Roman" w:hAnsi="Times New Roman"/>
            <w:color w:val="000000"/>
            <w:szCs w:val="20"/>
          </w:rPr>
          <w:t xml:space="preserve">is equal to </w:t>
        </w:r>
        <w:r w:rsidRPr="00BA40E5">
          <w:rPr>
            <w:rFonts w:ascii="Times New Roman" w:eastAsia="Times New Roman" w:hAnsi="Times New Roman"/>
            <w:i/>
            <w:color w:val="000000"/>
            <w:szCs w:val="20"/>
          </w:rPr>
          <w:t>allContiguousRBs</w:t>
        </w:r>
      </w:ins>
      <w:ins w:id="932" w:author="Nokia" w:date="2018-08-22T13:44:00Z">
        <w:r w:rsidRPr="00BA40E5">
          <w:rPr>
            <w:rFonts w:ascii="Times New Roman" w:eastAsia="Times New Roman" w:hAnsi="Times New Roman"/>
            <w:color w:val="000000"/>
            <w:szCs w:val="20"/>
          </w:rPr>
          <w:t xml:space="preserve">, </w:t>
        </w:r>
      </w:ins>
      <w:ins w:id="933" w:author="Nokia" w:date="2018-08-22T13:46:00Z">
        <w:r w:rsidRPr="00BA40E5">
          <w:rPr>
            <w:rFonts w:ascii="Times New Roman" w:eastAsia="Times New Roman" w:hAnsi="Times New Roman"/>
            <w:color w:val="000000"/>
            <w:szCs w:val="20"/>
          </w:rPr>
          <w:t xml:space="preserve">the </w:t>
        </w:r>
      </w:ins>
      <w:ins w:id="934" w:author="Nokia" w:date="2018-08-22T13:44:00Z">
        <w:r w:rsidRPr="00BA40E5">
          <w:rPr>
            <w:rFonts w:ascii="Times New Roman" w:eastAsia="Times New Roman" w:hAnsi="Times New Roman"/>
            <w:color w:val="000000"/>
            <w:szCs w:val="20"/>
          </w:rPr>
          <w:t xml:space="preserve">associated </w:t>
        </w:r>
      </w:ins>
      <w:ins w:id="935" w:author="Nokia" w:date="2018-08-22T13:46:00Z">
        <w:r w:rsidRPr="00BA40E5">
          <w:rPr>
            <w:rFonts w:ascii="Times New Roman" w:eastAsia="Times New Roman" w:hAnsi="Times New Roman"/>
            <w:color w:val="000000"/>
            <w:szCs w:val="20"/>
          </w:rPr>
          <w:t xml:space="preserve">PDCCH </w:t>
        </w:r>
      </w:ins>
      <w:ins w:id="936" w:author="Nokia" w:date="2018-08-22T13:44:00Z">
        <w:r w:rsidRPr="00BA40E5">
          <w:rPr>
            <w:rFonts w:ascii="Times New Roman" w:eastAsia="Times New Roman" w:hAnsi="Times New Roman"/>
            <w:color w:val="000000"/>
            <w:szCs w:val="20"/>
          </w:rPr>
          <w:t xml:space="preserve">DMRS </w:t>
        </w:r>
      </w:ins>
      <w:ins w:id="937" w:author="Nokia" w:date="2018-08-22T13:54:00Z">
        <w:r w:rsidRPr="00BA40E5">
          <w:rPr>
            <w:rFonts w:ascii="Times New Roman" w:eastAsia="Times New Roman" w:hAnsi="Times New Roman"/>
            <w:color w:val="000000"/>
            <w:szCs w:val="20"/>
          </w:rPr>
          <w:t>are</w:t>
        </w:r>
      </w:ins>
      <w:ins w:id="938" w:author="Nokia" w:date="2018-08-22T13:59:00Z">
        <w:r w:rsidRPr="00BA40E5">
          <w:rPr>
            <w:rFonts w:ascii="Times New Roman" w:eastAsia="Times New Roman" w:hAnsi="Times New Roman"/>
            <w:color w:val="000000"/>
            <w:szCs w:val="20"/>
          </w:rPr>
          <w:t xml:space="preserve"> DMRS </w:t>
        </w:r>
      </w:ins>
      <w:ins w:id="939" w:author="Nokia" w:date="2018-08-22T13:46:00Z">
        <w:r w:rsidRPr="00BA40E5">
          <w:rPr>
            <w:rFonts w:ascii="Times New Roman" w:eastAsia="Times New Roman" w:hAnsi="Times New Roman"/>
            <w:color w:val="000000"/>
            <w:szCs w:val="20"/>
          </w:rPr>
          <w:t xml:space="preserve">in all </w:t>
        </w:r>
      </w:ins>
      <w:ins w:id="940" w:author="Nokia" w:date="2018-08-22T13:47:00Z">
        <w:r w:rsidRPr="00BA40E5">
          <w:rPr>
            <w:rFonts w:ascii="Times New Roman" w:eastAsia="Times New Roman" w:hAnsi="Times New Roman"/>
            <w:color w:val="000000"/>
            <w:szCs w:val="20"/>
          </w:rPr>
          <w:t>REGs of the</w:t>
        </w:r>
      </w:ins>
      <w:ins w:id="941" w:author="Nokia" w:date="2018-08-22T14:00:00Z">
        <w:r w:rsidRPr="00BA40E5">
          <w:rPr>
            <w:rFonts w:ascii="Times New Roman" w:eastAsia="Times New Roman" w:hAnsi="Times New Roman"/>
            <w:color w:val="000000"/>
            <w:szCs w:val="20"/>
          </w:rPr>
          <w:t xml:space="preserve"> </w:t>
        </w:r>
      </w:ins>
      <w:ins w:id="942" w:author="Nokia" w:date="2018-08-22T13:47:00Z">
        <w:r w:rsidRPr="00BA40E5">
          <w:rPr>
            <w:rFonts w:ascii="Times New Roman" w:eastAsia="Times New Roman" w:hAnsi="Times New Roman"/>
            <w:color w:val="000000"/>
            <w:szCs w:val="20"/>
          </w:rPr>
          <w:t>CORESET</w:t>
        </w:r>
      </w:ins>
      <w:ins w:id="943" w:author="Nokia" w:date="2018-08-22T15:24:00Z">
        <w:r w:rsidRPr="00BA40E5">
          <w:rPr>
            <w:rFonts w:ascii="Times New Roman" w:eastAsia="Times New Roman" w:hAnsi="Times New Roman"/>
            <w:color w:val="000000"/>
            <w:szCs w:val="20"/>
          </w:rPr>
          <w:t>.</w:t>
        </w:r>
      </w:ins>
      <w:r w:rsidRPr="00BA40E5">
        <w:rPr>
          <w:rFonts w:ascii="Times New Roman" w:eastAsia="Times New Roman" w:hAnsi="Times New Roman"/>
          <w:color w:val="000000"/>
          <w:szCs w:val="20"/>
        </w:rPr>
        <w:t xml:space="preserve"> </w:t>
      </w:r>
      <w:ins w:id="944" w:author="Nokia" w:date="2018-08-22T15:24:00Z">
        <w:r w:rsidRPr="00BA40E5">
          <w:rPr>
            <w:rFonts w:ascii="Times New Roman" w:eastAsia="Times New Roman" w:hAnsi="Times New Roman"/>
            <w:color w:val="000000"/>
            <w:szCs w:val="20"/>
          </w:rPr>
          <w:t>Otherwise</w:t>
        </w:r>
      </w:ins>
      <w:ins w:id="945" w:author="Nokia" w:date="2018-08-22T14:00:00Z">
        <w:r w:rsidRPr="00BA40E5">
          <w:rPr>
            <w:rFonts w:ascii="Times New Roman" w:eastAsia="Times New Roman" w:hAnsi="Times New Roman"/>
            <w:color w:val="000000"/>
            <w:szCs w:val="20"/>
          </w:rPr>
          <w:t>,</w:t>
        </w:r>
      </w:ins>
      <w:ins w:id="946" w:author="Nokia" w:date="2018-08-22T15:25:00Z">
        <w:r w:rsidRPr="00BA40E5">
          <w:rPr>
            <w:rFonts w:ascii="Times New Roman" w:eastAsia="Times New Roman" w:hAnsi="Times New Roman"/>
            <w:color w:val="000000"/>
            <w:szCs w:val="20"/>
          </w:rPr>
          <w:t xml:space="preserve"> the associated DMRS are the DMRS in REGs of the PDCCH.</w:t>
        </w:r>
      </w:ins>
      <w:ins w:id="947" w:author="Nokia" w:date="2018-08-22T13:46:00Z">
        <w:r w:rsidRPr="00BA40E5">
          <w:rPr>
            <w:rFonts w:ascii="Times New Roman" w:eastAsia="Times New Roman" w:hAnsi="Times New Roman"/>
            <w:color w:val="000000"/>
            <w:szCs w:val="20"/>
          </w:rPr>
          <w:t xml:space="preserve"> </w:t>
        </w:r>
      </w:ins>
      <w:ins w:id="948" w:author="Nokia" w:date="2018-08-22T13:44:00Z">
        <w:r w:rsidRPr="00BA40E5">
          <w:rPr>
            <w:rFonts w:ascii="Times New Roman" w:eastAsia="Times New Roman" w:hAnsi="Times New Roman"/>
            <w:color w:val="000000"/>
            <w:szCs w:val="20"/>
          </w:rPr>
          <w:t xml:space="preserve"> </w:t>
        </w:r>
      </w:ins>
    </w:p>
    <w:p w14:paraId="64BB0294" w14:textId="77777777" w:rsidR="00BA40E5" w:rsidRPr="00724CA8" w:rsidRDefault="00BA40E5" w:rsidP="00BA40E5">
      <w:r>
        <w:t>===== end of TP =====</w:t>
      </w:r>
    </w:p>
    <w:p w14:paraId="1B150743" w14:textId="77777777" w:rsidR="00BA40E5" w:rsidRPr="00BA40E5" w:rsidRDefault="00BA40E5" w:rsidP="00BA40E5">
      <w:pPr>
        <w:ind w:left="720" w:hanging="720"/>
        <w:rPr>
          <w:b/>
          <w:lang w:eastAsia="x-none"/>
        </w:rPr>
      </w:pPr>
    </w:p>
    <w:p w14:paraId="10C44D04" w14:textId="77777777" w:rsidR="00BA40E5" w:rsidRPr="00BA40E5" w:rsidRDefault="00BA40E5" w:rsidP="00BA40E5">
      <w:pPr>
        <w:ind w:left="720" w:hanging="720"/>
        <w:rPr>
          <w:b/>
          <w:szCs w:val="20"/>
          <w:lang w:eastAsia="x-none"/>
        </w:rPr>
      </w:pPr>
      <w:r w:rsidRPr="00BA40E5">
        <w:rPr>
          <w:szCs w:val="20"/>
          <w:highlight w:val="green"/>
          <w:lang w:eastAsia="x-none"/>
        </w:rPr>
        <w:t>Agreements</w:t>
      </w:r>
      <w:r w:rsidRPr="00BA40E5">
        <w:rPr>
          <w:b/>
          <w:szCs w:val="20"/>
          <w:lang w:eastAsia="x-none"/>
        </w:rPr>
        <w:t>:</w:t>
      </w:r>
    </w:p>
    <w:p w14:paraId="55CB445B" w14:textId="77777777" w:rsidR="00BA40E5" w:rsidRPr="00BA40E5" w:rsidRDefault="00BA40E5" w:rsidP="008E772F">
      <w:pPr>
        <w:pStyle w:val="ListParagraph"/>
        <w:numPr>
          <w:ilvl w:val="0"/>
          <w:numId w:val="195"/>
        </w:numPr>
      </w:pPr>
      <w:r w:rsidRPr="00BA40E5">
        <w:t xml:space="preserve">When configured with higher-layer parameter </w:t>
      </w:r>
      <w:r w:rsidRPr="00BA40E5">
        <w:rPr>
          <w:i/>
          <w:iCs/>
        </w:rPr>
        <w:t xml:space="preserve">RateMatchPatternLTE-CRS </w:t>
      </w:r>
      <w:r w:rsidRPr="00BA40E5">
        <w:rPr>
          <w:iCs/>
        </w:rPr>
        <w:t>for a serving cell in unpaired spectrum</w:t>
      </w:r>
      <w:r w:rsidRPr="00BA40E5">
        <w:rPr>
          <w:i/>
          <w:iCs/>
        </w:rPr>
        <w:t xml:space="preserve">, </w:t>
      </w:r>
      <w:r w:rsidRPr="00BA40E5">
        <w:t xml:space="preserve">UE assumes LTE CRS are present for rate matching in DL and flexible symbols based on NR TDD UL/DL semi-static configuration. </w:t>
      </w:r>
    </w:p>
    <w:p w14:paraId="720A2FD9" w14:textId="77777777" w:rsidR="00BA40E5" w:rsidRPr="00BA40E5" w:rsidRDefault="00BA40E5" w:rsidP="008E772F">
      <w:pPr>
        <w:pStyle w:val="ListParagraph"/>
        <w:numPr>
          <w:ilvl w:val="1"/>
          <w:numId w:val="195"/>
        </w:numPr>
        <w:rPr>
          <w:lang w:eastAsia="x-none"/>
        </w:rPr>
      </w:pPr>
      <w:r w:rsidRPr="00BA40E5">
        <w:rPr>
          <w:lang w:eastAsia="x-none"/>
        </w:rPr>
        <w:t xml:space="preserve">Note: Also subject to MBSFN configured in </w:t>
      </w:r>
      <w:r w:rsidRPr="00BA40E5">
        <w:rPr>
          <w:i/>
          <w:iCs/>
          <w:lang w:eastAsia="x-none"/>
        </w:rPr>
        <w:t>RateMatchPatternLTE-CRS</w:t>
      </w:r>
      <w:r w:rsidRPr="00BA40E5">
        <w:rPr>
          <w:lang w:eastAsia="x-none"/>
        </w:rPr>
        <w:t>.</w:t>
      </w:r>
    </w:p>
    <w:p w14:paraId="0BDA7B0A" w14:textId="77777777" w:rsidR="00BA40E5" w:rsidRPr="00BA40E5" w:rsidRDefault="00BA40E5" w:rsidP="008E772F">
      <w:pPr>
        <w:pStyle w:val="ListParagraph"/>
        <w:numPr>
          <w:ilvl w:val="1"/>
          <w:numId w:val="195"/>
        </w:numPr>
        <w:rPr>
          <w:lang w:eastAsia="x-none"/>
        </w:rPr>
      </w:pPr>
      <w:r w:rsidRPr="00BA40E5">
        <w:rPr>
          <w:lang w:eastAsia="x-none"/>
        </w:rPr>
        <w:t>Further check whether there is any specification impact</w:t>
      </w:r>
    </w:p>
    <w:p w14:paraId="57AEF4FD" w14:textId="77777777" w:rsidR="00BA40E5" w:rsidRPr="00BA40E5" w:rsidRDefault="00BA40E5" w:rsidP="00BA40E5">
      <w:pPr>
        <w:ind w:left="720" w:hanging="720"/>
        <w:rPr>
          <w:b/>
          <w:lang w:eastAsia="x-none"/>
        </w:rPr>
      </w:pPr>
    </w:p>
    <w:p w14:paraId="6DF97D40" w14:textId="2A049F2B" w:rsidR="00BA40E5" w:rsidRPr="0025000C" w:rsidRDefault="00BA40E5" w:rsidP="00BA40E5">
      <w:pPr>
        <w:ind w:left="720" w:hanging="720"/>
        <w:rPr>
          <w:szCs w:val="20"/>
          <w:lang w:eastAsia="x-none"/>
        </w:rPr>
      </w:pPr>
      <w:r w:rsidRPr="0025000C">
        <w:rPr>
          <w:szCs w:val="20"/>
          <w:lang w:eastAsia="x-none"/>
        </w:rPr>
        <w:lastRenderedPageBreak/>
        <w:t>Proposal:</w:t>
      </w:r>
    </w:p>
    <w:p w14:paraId="1746FD4F" w14:textId="77777777" w:rsidR="00BA40E5" w:rsidRPr="0025000C" w:rsidRDefault="00BA40E5" w:rsidP="008E772F">
      <w:pPr>
        <w:numPr>
          <w:ilvl w:val="0"/>
          <w:numId w:val="193"/>
        </w:numPr>
        <w:rPr>
          <w:rFonts w:ascii="Times New Roman" w:hAnsi="Times New Roman"/>
          <w:szCs w:val="20"/>
        </w:rPr>
      </w:pPr>
      <w:r w:rsidRPr="0025000C">
        <w:rPr>
          <w:rFonts w:ascii="Times New Roman" w:hAnsi="Times New Roman"/>
          <w:szCs w:val="20"/>
        </w:rPr>
        <w:t>When UE is configured to rate-match around the LTE CRS, it rate-matches also around the center carrier provided with the configuration in the symbols containing LTE CRS</w:t>
      </w:r>
    </w:p>
    <w:p w14:paraId="19707952" w14:textId="77777777" w:rsidR="00BA40E5" w:rsidRPr="0025000C" w:rsidRDefault="00BA40E5" w:rsidP="00BA40E5">
      <w:pPr>
        <w:ind w:left="720" w:hanging="720"/>
        <w:rPr>
          <w:rFonts w:ascii="Times New Roman" w:hAnsi="Times New Roman"/>
          <w:szCs w:val="20"/>
        </w:rPr>
      </w:pPr>
    </w:p>
    <w:p w14:paraId="0AEB0C6B" w14:textId="77777777" w:rsidR="00BA40E5" w:rsidRPr="00BA40E5" w:rsidRDefault="00BA40E5" w:rsidP="00BA40E5">
      <w:pPr>
        <w:ind w:left="720" w:hanging="720"/>
        <w:rPr>
          <w:rFonts w:ascii="Times New Roman" w:hAnsi="Times New Roman"/>
          <w:szCs w:val="20"/>
        </w:rPr>
      </w:pPr>
      <w:r w:rsidRPr="00BA40E5">
        <w:rPr>
          <w:rFonts w:ascii="Times New Roman" w:hAnsi="Times New Roman"/>
          <w:szCs w:val="20"/>
          <w:highlight w:val="green"/>
        </w:rPr>
        <w:t>Agreements</w:t>
      </w:r>
      <w:r w:rsidRPr="00BA40E5">
        <w:rPr>
          <w:rFonts w:ascii="Times New Roman" w:hAnsi="Times New Roman"/>
          <w:szCs w:val="20"/>
        </w:rPr>
        <w:t>:</w:t>
      </w:r>
    </w:p>
    <w:p w14:paraId="76481F3D" w14:textId="29220BB2" w:rsidR="00BA40E5" w:rsidRDefault="00BA40E5" w:rsidP="008E772F">
      <w:pPr>
        <w:numPr>
          <w:ilvl w:val="0"/>
          <w:numId w:val="193"/>
        </w:numPr>
        <w:rPr>
          <w:rFonts w:ascii="Times New Roman" w:hAnsi="Times New Roman"/>
          <w:szCs w:val="20"/>
        </w:rPr>
      </w:pPr>
      <w:r w:rsidRPr="00BA40E5">
        <w:rPr>
          <w:rFonts w:ascii="Times New Roman" w:hAnsi="Times New Roman"/>
          <w:szCs w:val="20"/>
        </w:rPr>
        <w:t>To adopt the following TP to 7.3.1.2.2 of 38.212:</w:t>
      </w:r>
    </w:p>
    <w:p w14:paraId="1A277BD7" w14:textId="05469EBE" w:rsidR="00BA40E5" w:rsidRPr="00BA40E5" w:rsidRDefault="00BA40E5" w:rsidP="00BA40E5">
      <w:r>
        <w:t>===== start of TP =====</w:t>
      </w:r>
    </w:p>
    <w:p w14:paraId="47E3541B" w14:textId="77777777" w:rsidR="00BA40E5" w:rsidRPr="00BA40E5" w:rsidRDefault="00BA40E5" w:rsidP="008E772F">
      <w:pPr>
        <w:numPr>
          <w:ilvl w:val="1"/>
          <w:numId w:val="194"/>
        </w:numPr>
        <w:autoSpaceDE w:val="0"/>
        <w:autoSpaceDN w:val="0"/>
        <w:adjustRightInd w:val="0"/>
        <w:snapToGrid w:val="0"/>
      </w:pPr>
      <w:r w:rsidRPr="00BA40E5">
        <w:rPr>
          <w:rFonts w:hint="eastAsia"/>
        </w:rPr>
        <w:t xml:space="preserve">Rate matching indicator </w:t>
      </w:r>
      <w:r w:rsidRPr="00BA40E5">
        <w:t>–</w:t>
      </w:r>
      <w:r w:rsidRPr="00BA40E5">
        <w:rPr>
          <w:rFonts w:hint="eastAsia"/>
        </w:rPr>
        <w:t xml:space="preserve"> 0, 1, or 2 bits according to higher layer parameter</w:t>
      </w:r>
      <w:ins w:id="949" w:author="huawei" w:date="2018-07-23T11:50:00Z">
        <w:r w:rsidRPr="00BA40E5">
          <w:t>s</w:t>
        </w:r>
      </w:ins>
      <w:r w:rsidRPr="00BA40E5">
        <w:rPr>
          <w:rFonts w:hint="eastAsia"/>
        </w:rPr>
        <w:t xml:space="preserve"> </w:t>
      </w:r>
      <w:r w:rsidRPr="00BA40E5">
        <w:rPr>
          <w:i/>
        </w:rPr>
        <w:t>rateMatchPattern</w:t>
      </w:r>
      <w:ins w:id="950" w:author="huawei" w:date="2018-07-23T11:50:00Z">
        <w:r w:rsidRPr="00BA40E5">
          <w:rPr>
            <w:i/>
          </w:rPr>
          <w:t xml:space="preserve">Group1 </w:t>
        </w:r>
        <w:r w:rsidRPr="00BA40E5">
          <w:t>and</w:t>
        </w:r>
        <w:r w:rsidRPr="00BA40E5">
          <w:rPr>
            <w:i/>
          </w:rPr>
          <w:t xml:space="preserve"> rateMatchPatternGroup2</w:t>
        </w:r>
      </w:ins>
      <w:r w:rsidRPr="00BA40E5">
        <w:t>.</w:t>
      </w:r>
    </w:p>
    <w:p w14:paraId="2CCF62F9" w14:textId="77777777" w:rsidR="00BA40E5" w:rsidRPr="00724CA8" w:rsidRDefault="00BA40E5" w:rsidP="00BA40E5">
      <w:r>
        <w:t>===== end of TP =====</w:t>
      </w:r>
    </w:p>
    <w:p w14:paraId="06B03664" w14:textId="77777777" w:rsidR="00BA40E5" w:rsidRDefault="00BA40E5" w:rsidP="00BA40E5">
      <w:pPr>
        <w:rPr>
          <w:highlight w:val="yellow"/>
        </w:rPr>
      </w:pPr>
    </w:p>
    <w:p w14:paraId="771E6DD7" w14:textId="650DF69C" w:rsidR="00BA40E5" w:rsidRPr="00BA40E5" w:rsidRDefault="0025000C" w:rsidP="00BA40E5">
      <w:r w:rsidRPr="0025000C">
        <w:t xml:space="preserve">Discuss further </w:t>
      </w:r>
      <w:r w:rsidR="00BA40E5" w:rsidRPr="0025000C">
        <w:t xml:space="preserve">Section 3.2 of </w:t>
      </w:r>
      <w:hyperlink r:id="rId1374" w:history="1">
        <w:r w:rsidR="00D93AE1" w:rsidRPr="0025000C">
          <w:rPr>
            <w:rStyle w:val="Hyperlink"/>
          </w:rPr>
          <w:t>R1-1809846</w:t>
        </w:r>
      </w:hyperlink>
      <w:r w:rsidR="00BA40E5" w:rsidRPr="00BA40E5">
        <w:t xml:space="preserve"> </w:t>
      </w:r>
    </w:p>
    <w:p w14:paraId="7E7BBFF3" w14:textId="4DD4A0A5" w:rsidR="00BA40E5" w:rsidRPr="0025000C" w:rsidRDefault="0025000C" w:rsidP="004903BD">
      <w:pPr>
        <w:rPr>
          <w:rFonts w:ascii="Times New Roman" w:hAnsi="Times New Roman"/>
          <w:b/>
          <w:szCs w:val="20"/>
        </w:rPr>
      </w:pPr>
      <w:r w:rsidRPr="0025000C">
        <w:rPr>
          <w:rFonts w:ascii="Times New Roman" w:hAnsi="Times New Roman"/>
          <w:b/>
          <w:szCs w:val="20"/>
        </w:rPr>
        <w:t>Friday</w:t>
      </w:r>
    </w:p>
    <w:p w14:paraId="731CE65D" w14:textId="047A572C" w:rsidR="0025000C" w:rsidRPr="0025000C" w:rsidRDefault="0025000C" w:rsidP="0025000C">
      <w:pPr>
        <w:rPr>
          <w:szCs w:val="20"/>
          <w:highlight w:val="green"/>
        </w:rPr>
      </w:pPr>
      <w:r>
        <w:rPr>
          <w:szCs w:val="20"/>
          <w:highlight w:val="green"/>
        </w:rPr>
        <w:t>Agreement</w:t>
      </w:r>
      <w:r w:rsidRPr="0025000C">
        <w:rPr>
          <w:szCs w:val="20"/>
          <w:highlight w:val="green"/>
        </w:rPr>
        <w:t>:</w:t>
      </w:r>
    </w:p>
    <w:p w14:paraId="36BE6962" w14:textId="3FD46D1B" w:rsidR="0025000C" w:rsidRPr="0025000C" w:rsidRDefault="0025000C" w:rsidP="008E772F">
      <w:pPr>
        <w:pStyle w:val="ListParagraph"/>
        <w:numPr>
          <w:ilvl w:val="0"/>
          <w:numId w:val="195"/>
        </w:numPr>
      </w:pPr>
      <w:r w:rsidRPr="0025000C">
        <w:t xml:space="preserve">The TP in Section 3.2 in </w:t>
      </w:r>
      <w:hyperlink r:id="rId1375" w:history="1">
        <w:r w:rsidRPr="0025000C">
          <w:rPr>
            <w:color w:val="0000FF"/>
            <w:u w:val="single"/>
          </w:rPr>
          <w:t>R1-1809846</w:t>
        </w:r>
      </w:hyperlink>
      <w:r w:rsidRPr="0025000C">
        <w:t xml:space="preserve"> (before the wording “offline consensus”) for Section 5.1.4.1 of 38.214 is endorsed</w:t>
      </w:r>
    </w:p>
    <w:p w14:paraId="7123C9A8" w14:textId="77777777" w:rsidR="0025000C" w:rsidRPr="00DA0776" w:rsidRDefault="0025000C" w:rsidP="004903BD">
      <w:pPr>
        <w:rPr>
          <w:rFonts w:ascii="Times New Roman" w:hAnsi="Times New Roman"/>
          <w:szCs w:val="20"/>
        </w:rPr>
      </w:pPr>
    </w:p>
    <w:p w14:paraId="6AA3C8F0" w14:textId="19BF4256" w:rsidR="00C03715" w:rsidRDefault="00C03715" w:rsidP="00DA0776">
      <w:pPr>
        <w:ind w:left="720" w:hanging="720"/>
        <w:rPr>
          <w:lang w:eastAsia="x-none"/>
        </w:rPr>
      </w:pPr>
    </w:p>
    <w:p w14:paraId="59609CA1" w14:textId="2E7AB121" w:rsidR="00113EB7" w:rsidRPr="00113EB7" w:rsidRDefault="00113EB7" w:rsidP="00113EB7">
      <w:pPr>
        <w:pBdr>
          <w:top w:val="single" w:sz="4" w:space="1" w:color="auto"/>
        </w:pBdr>
        <w:ind w:left="720" w:hanging="720"/>
        <w:rPr>
          <w:b/>
          <w:lang w:eastAsia="x-none"/>
        </w:rPr>
      </w:pPr>
      <w:r w:rsidRPr="00113EB7">
        <w:rPr>
          <w:b/>
          <w:lang w:eastAsia="x-none"/>
        </w:rPr>
        <w:t>Wednesday</w:t>
      </w:r>
    </w:p>
    <w:p w14:paraId="33EA1070" w14:textId="2E4670EE" w:rsidR="00113EB7" w:rsidRPr="00113EB7" w:rsidRDefault="001B7BF2" w:rsidP="00113EB7">
      <w:pPr>
        <w:pBdr>
          <w:top w:val="single" w:sz="4" w:space="1" w:color="auto"/>
        </w:pBdr>
        <w:ind w:left="720" w:hanging="720"/>
        <w:rPr>
          <w:b/>
          <w:lang w:eastAsia="x-none"/>
        </w:rPr>
      </w:pPr>
      <w:hyperlink r:id="rId1376" w:history="1">
        <w:r w:rsidR="00D93AE1">
          <w:rPr>
            <w:rStyle w:val="Hyperlink"/>
            <w:b/>
            <w:lang w:eastAsia="x-none"/>
          </w:rPr>
          <w:t>R1-1809824</w:t>
        </w:r>
      </w:hyperlink>
      <w:r w:rsidR="00113EB7" w:rsidRPr="00113EB7">
        <w:rPr>
          <w:b/>
          <w:lang w:eastAsia="x-none"/>
        </w:rPr>
        <w:tab/>
        <w:t>Summary of TA related aspects</w:t>
      </w:r>
      <w:r w:rsidR="00113EB7" w:rsidRPr="00113EB7">
        <w:rPr>
          <w:b/>
          <w:lang w:eastAsia="x-none"/>
        </w:rPr>
        <w:tab/>
        <w:t>Panasonic</w:t>
      </w:r>
    </w:p>
    <w:p w14:paraId="5BC67313" w14:textId="77777777" w:rsidR="00113EB7" w:rsidRPr="00DA0776" w:rsidRDefault="00113EB7" w:rsidP="00113EB7">
      <w:pPr>
        <w:rPr>
          <w:rFonts w:ascii="Times New Roman" w:hAnsi="Times New Roman"/>
          <w:szCs w:val="20"/>
        </w:rPr>
      </w:pPr>
      <w:r w:rsidRPr="00DA0776">
        <w:rPr>
          <w:rFonts w:ascii="Times New Roman" w:hAnsi="Times New Roman"/>
          <w:b/>
          <w:szCs w:val="20"/>
        </w:rPr>
        <w:t xml:space="preserve">Decision: </w:t>
      </w:r>
      <w:r w:rsidRPr="00DA0776">
        <w:rPr>
          <w:rFonts w:ascii="Times New Roman" w:hAnsi="Times New Roman"/>
          <w:szCs w:val="20"/>
        </w:rPr>
        <w:t>The document is noted.</w:t>
      </w:r>
    </w:p>
    <w:p w14:paraId="2012A943" w14:textId="53C3F10A" w:rsidR="00113EB7" w:rsidRDefault="00113EB7" w:rsidP="00113EB7">
      <w:pPr>
        <w:ind w:left="720" w:hanging="720"/>
        <w:rPr>
          <w:lang w:eastAsia="x-none"/>
        </w:rPr>
      </w:pPr>
    </w:p>
    <w:p w14:paraId="1F02F503" w14:textId="770D28BA" w:rsidR="00113EB7" w:rsidRPr="004903BD" w:rsidRDefault="004903BD" w:rsidP="00113EB7">
      <w:pPr>
        <w:ind w:left="720" w:hanging="720"/>
        <w:rPr>
          <w:b/>
          <w:lang w:eastAsia="x-none"/>
        </w:rPr>
      </w:pPr>
      <w:r w:rsidRPr="004903BD">
        <w:rPr>
          <w:b/>
          <w:lang w:eastAsia="x-none"/>
        </w:rPr>
        <w:t>Thursday</w:t>
      </w:r>
    </w:p>
    <w:p w14:paraId="4EE06C31" w14:textId="59CE0337" w:rsidR="004903BD" w:rsidRPr="004903BD" w:rsidRDefault="001B7BF2" w:rsidP="004903BD">
      <w:pPr>
        <w:ind w:left="720" w:hanging="720"/>
        <w:rPr>
          <w:b/>
          <w:lang w:eastAsia="x-none"/>
        </w:rPr>
      </w:pPr>
      <w:hyperlink r:id="rId1377" w:history="1">
        <w:r w:rsidR="00D93AE1">
          <w:rPr>
            <w:rStyle w:val="Hyperlink"/>
            <w:b/>
            <w:lang w:eastAsia="x-none"/>
          </w:rPr>
          <w:t>R1-1809910</w:t>
        </w:r>
      </w:hyperlink>
      <w:r w:rsidR="004903BD" w:rsidRPr="004903BD">
        <w:rPr>
          <w:b/>
          <w:lang w:eastAsia="x-none"/>
        </w:rPr>
        <w:tab/>
        <w:t>Summary of TA related aspects</w:t>
      </w:r>
      <w:r w:rsidR="004903BD" w:rsidRPr="004903BD">
        <w:rPr>
          <w:b/>
          <w:lang w:eastAsia="x-none"/>
        </w:rPr>
        <w:tab/>
        <w:t>Panasonic</w:t>
      </w:r>
    </w:p>
    <w:p w14:paraId="67772CF5" w14:textId="77777777" w:rsidR="004903BD" w:rsidRPr="00DA0776" w:rsidRDefault="004903BD" w:rsidP="004903BD">
      <w:pPr>
        <w:rPr>
          <w:rFonts w:ascii="Times New Roman" w:hAnsi="Times New Roman"/>
          <w:szCs w:val="20"/>
        </w:rPr>
      </w:pPr>
      <w:r w:rsidRPr="00DA0776">
        <w:rPr>
          <w:rFonts w:ascii="Times New Roman" w:hAnsi="Times New Roman"/>
          <w:b/>
          <w:szCs w:val="20"/>
        </w:rPr>
        <w:t xml:space="preserve">Decision: </w:t>
      </w:r>
      <w:r w:rsidRPr="00DA0776">
        <w:rPr>
          <w:rFonts w:ascii="Times New Roman" w:hAnsi="Times New Roman"/>
          <w:szCs w:val="20"/>
        </w:rPr>
        <w:t>The document is noted.</w:t>
      </w:r>
    </w:p>
    <w:p w14:paraId="08008D23" w14:textId="305A2215" w:rsidR="00113EB7" w:rsidRDefault="00113EB7" w:rsidP="00113EB7">
      <w:pPr>
        <w:ind w:left="720" w:hanging="720"/>
        <w:rPr>
          <w:lang w:eastAsia="x-none"/>
        </w:rPr>
      </w:pPr>
    </w:p>
    <w:p w14:paraId="6D7FEEF8" w14:textId="4D20CA8C" w:rsidR="00BA40E5" w:rsidRPr="00BA40E5" w:rsidRDefault="00BA40E5" w:rsidP="00BA40E5">
      <w:pPr>
        <w:ind w:left="720" w:hanging="720"/>
        <w:rPr>
          <w:lang w:eastAsia="x-none"/>
        </w:rPr>
      </w:pPr>
      <w:r w:rsidRPr="00BA40E5">
        <w:rPr>
          <w:highlight w:val="green"/>
          <w:lang w:eastAsia="x-none"/>
        </w:rPr>
        <w:t>Agreement</w:t>
      </w:r>
      <w:r w:rsidRPr="00BA40E5">
        <w:rPr>
          <w:lang w:eastAsia="x-none"/>
        </w:rPr>
        <w:t>:</w:t>
      </w:r>
      <w:r>
        <w:rPr>
          <w:lang w:eastAsia="x-none"/>
        </w:rPr>
        <w:t xml:space="preserve"> </w:t>
      </w:r>
      <w:r w:rsidRPr="00BA40E5">
        <w:rPr>
          <w:lang w:eastAsia="x-none"/>
        </w:rPr>
        <w:t xml:space="preserve">The TP in Section 3 of </w:t>
      </w:r>
      <w:hyperlink r:id="rId1378" w:history="1">
        <w:r w:rsidR="00D93AE1">
          <w:rPr>
            <w:rStyle w:val="Hyperlink"/>
            <w:lang w:eastAsia="x-none"/>
          </w:rPr>
          <w:t>R1-1809910</w:t>
        </w:r>
      </w:hyperlink>
      <w:r w:rsidRPr="00BA40E5">
        <w:rPr>
          <w:lang w:eastAsia="x-none"/>
        </w:rPr>
        <w:t xml:space="preserve"> is endorsed (38.213)</w:t>
      </w:r>
    </w:p>
    <w:p w14:paraId="0CDA5B45" w14:textId="77777777" w:rsidR="00BA40E5" w:rsidRDefault="00BA40E5" w:rsidP="00113EB7">
      <w:pPr>
        <w:ind w:left="720" w:hanging="720"/>
        <w:rPr>
          <w:lang w:eastAsia="x-none"/>
        </w:rPr>
      </w:pPr>
    </w:p>
    <w:p w14:paraId="4D0C2402" w14:textId="77777777" w:rsidR="004903BD" w:rsidRPr="00DA0776" w:rsidRDefault="004903BD" w:rsidP="00113EB7">
      <w:pPr>
        <w:ind w:left="720" w:hanging="720"/>
        <w:rPr>
          <w:lang w:eastAsia="x-none"/>
        </w:rPr>
      </w:pPr>
    </w:p>
    <w:p w14:paraId="4C1965A3" w14:textId="2D570BE6" w:rsidR="00E303AE" w:rsidRPr="00E303AE" w:rsidRDefault="001B7BF2" w:rsidP="00E303AE">
      <w:pPr>
        <w:ind w:left="720" w:hanging="720"/>
        <w:rPr>
          <w:lang w:eastAsia="x-none"/>
        </w:rPr>
      </w:pPr>
      <w:hyperlink r:id="rId1379" w:history="1">
        <w:r w:rsidR="00625873">
          <w:rPr>
            <w:rStyle w:val="Hyperlink"/>
            <w:lang w:eastAsia="x-none"/>
          </w:rPr>
          <w:t>R1-1808209</w:t>
        </w:r>
      </w:hyperlink>
      <w:r w:rsidR="00E303AE" w:rsidRPr="00E303AE">
        <w:rPr>
          <w:lang w:eastAsia="x-none"/>
        </w:rPr>
        <w:tab/>
        <w:t>Remaining aspects for rate matching</w:t>
      </w:r>
      <w:r w:rsidR="00E303AE" w:rsidRPr="00E303AE">
        <w:rPr>
          <w:lang w:eastAsia="x-none"/>
        </w:rPr>
        <w:tab/>
        <w:t>ZTE</w:t>
      </w:r>
    </w:p>
    <w:p w14:paraId="055CF882" w14:textId="5D1EA6EC" w:rsidR="00E303AE" w:rsidRPr="00E303AE" w:rsidRDefault="001B7BF2" w:rsidP="00E303AE">
      <w:pPr>
        <w:ind w:left="720" w:hanging="720"/>
        <w:rPr>
          <w:lang w:eastAsia="x-none"/>
        </w:rPr>
      </w:pPr>
      <w:hyperlink r:id="rId1380" w:history="1">
        <w:r w:rsidR="00625873">
          <w:rPr>
            <w:rStyle w:val="Hyperlink"/>
            <w:lang w:eastAsia="x-none"/>
          </w:rPr>
          <w:t>R1-1808314</w:t>
        </w:r>
      </w:hyperlink>
      <w:r w:rsidR="00E303AE" w:rsidRPr="00E303AE">
        <w:rPr>
          <w:lang w:eastAsia="x-none"/>
        </w:rPr>
        <w:tab/>
        <w:t>Corrections on Type 1 HARQ-ACK codebook on PUCCH</w:t>
      </w:r>
      <w:r w:rsidR="00E303AE" w:rsidRPr="00E303AE">
        <w:rPr>
          <w:lang w:eastAsia="x-none"/>
        </w:rPr>
        <w:tab/>
        <w:t>Fujitsu</w:t>
      </w:r>
    </w:p>
    <w:p w14:paraId="5AB641FB" w14:textId="20C48D01" w:rsidR="00E303AE" w:rsidRPr="00E303AE" w:rsidRDefault="001B7BF2" w:rsidP="00E303AE">
      <w:pPr>
        <w:ind w:left="720" w:hanging="720"/>
        <w:rPr>
          <w:lang w:eastAsia="x-none"/>
        </w:rPr>
      </w:pPr>
      <w:hyperlink r:id="rId1381" w:history="1">
        <w:r w:rsidR="00625873">
          <w:rPr>
            <w:rStyle w:val="Hyperlink"/>
            <w:lang w:eastAsia="x-none"/>
          </w:rPr>
          <w:t>R1-1808315</w:t>
        </w:r>
      </w:hyperlink>
      <w:r w:rsidR="00E303AE" w:rsidRPr="00E303AE">
        <w:rPr>
          <w:lang w:eastAsia="x-none"/>
        </w:rPr>
        <w:tab/>
        <w:t>Corrections on HARQ-ACK codebooks on PUSCH</w:t>
      </w:r>
      <w:r w:rsidR="00E303AE" w:rsidRPr="00E303AE">
        <w:rPr>
          <w:lang w:eastAsia="x-none"/>
        </w:rPr>
        <w:tab/>
        <w:t>Fujitsu</w:t>
      </w:r>
    </w:p>
    <w:p w14:paraId="1D0E2136" w14:textId="157BAF20" w:rsidR="00E303AE" w:rsidRPr="00E303AE" w:rsidRDefault="001B7BF2" w:rsidP="00E303AE">
      <w:pPr>
        <w:ind w:left="720" w:hanging="720"/>
        <w:rPr>
          <w:lang w:eastAsia="x-none"/>
        </w:rPr>
      </w:pPr>
      <w:hyperlink r:id="rId1382" w:history="1">
        <w:r w:rsidR="00625873">
          <w:rPr>
            <w:rStyle w:val="Hyperlink"/>
            <w:lang w:eastAsia="x-none"/>
          </w:rPr>
          <w:t>R1-1808382</w:t>
        </w:r>
      </w:hyperlink>
      <w:r w:rsidR="00E303AE" w:rsidRPr="00E303AE">
        <w:rPr>
          <w:lang w:eastAsia="x-none"/>
        </w:rPr>
        <w:tab/>
        <w:t>Corrections on rate matching</w:t>
      </w:r>
      <w:r w:rsidR="00E303AE" w:rsidRPr="00E303AE">
        <w:rPr>
          <w:lang w:eastAsia="x-none"/>
        </w:rPr>
        <w:tab/>
        <w:t>CATT</w:t>
      </w:r>
    </w:p>
    <w:p w14:paraId="421CE517" w14:textId="28DAFE70" w:rsidR="00E303AE" w:rsidRPr="00E303AE" w:rsidRDefault="001B7BF2" w:rsidP="00E303AE">
      <w:pPr>
        <w:ind w:left="720" w:hanging="720"/>
        <w:rPr>
          <w:lang w:eastAsia="x-none"/>
        </w:rPr>
      </w:pPr>
      <w:hyperlink r:id="rId1383" w:history="1">
        <w:r w:rsidR="00625873">
          <w:rPr>
            <w:rStyle w:val="Hyperlink"/>
            <w:lang w:eastAsia="x-none"/>
          </w:rPr>
          <w:t>R1-1808494</w:t>
        </w:r>
      </w:hyperlink>
      <w:r w:rsidR="00E303AE" w:rsidRPr="00E303AE">
        <w:rPr>
          <w:lang w:eastAsia="x-none"/>
        </w:rPr>
        <w:tab/>
        <w:t>TA command reception with dynamic BWP change</w:t>
      </w:r>
      <w:r w:rsidR="00E303AE" w:rsidRPr="00E303AE">
        <w:rPr>
          <w:lang w:eastAsia="x-none"/>
        </w:rPr>
        <w:tab/>
        <w:t>LG ELECTRONICS</w:t>
      </w:r>
    </w:p>
    <w:p w14:paraId="698D8057" w14:textId="12F9AB4F" w:rsidR="00E303AE" w:rsidRPr="00E303AE" w:rsidRDefault="001B7BF2" w:rsidP="00E303AE">
      <w:pPr>
        <w:ind w:left="720" w:hanging="720"/>
        <w:rPr>
          <w:lang w:eastAsia="x-none"/>
        </w:rPr>
      </w:pPr>
      <w:hyperlink r:id="rId1384" w:history="1">
        <w:r w:rsidR="00625873">
          <w:rPr>
            <w:rStyle w:val="Hyperlink"/>
            <w:lang w:eastAsia="x-none"/>
          </w:rPr>
          <w:t>R1-1808803</w:t>
        </w:r>
      </w:hyperlink>
      <w:r w:rsidR="00E303AE" w:rsidRPr="00E303AE">
        <w:rPr>
          <w:lang w:eastAsia="x-none"/>
        </w:rPr>
        <w:tab/>
        <w:t>Remaining issues on PDSCH rate matching</w:t>
      </w:r>
      <w:r w:rsidR="00E303AE" w:rsidRPr="00E303AE">
        <w:rPr>
          <w:lang w:eastAsia="x-none"/>
        </w:rPr>
        <w:tab/>
        <w:t>Spreadtrum Communications</w:t>
      </w:r>
    </w:p>
    <w:p w14:paraId="74817367" w14:textId="042CBDBF" w:rsidR="00E303AE" w:rsidRPr="00E303AE" w:rsidRDefault="001B7BF2" w:rsidP="00E303AE">
      <w:pPr>
        <w:ind w:left="720" w:hanging="720"/>
        <w:rPr>
          <w:lang w:eastAsia="x-none"/>
        </w:rPr>
      </w:pPr>
      <w:hyperlink r:id="rId1385" w:history="1">
        <w:r w:rsidR="00625873">
          <w:rPr>
            <w:rStyle w:val="Hyperlink"/>
            <w:lang w:eastAsia="x-none"/>
          </w:rPr>
          <w:t>R1-1808871</w:t>
        </w:r>
      </w:hyperlink>
      <w:r w:rsidR="00E303AE" w:rsidRPr="00E303AE">
        <w:rPr>
          <w:lang w:eastAsia="x-none"/>
        </w:rPr>
        <w:tab/>
        <w:t>TP on rate matching Subclause 5.1.4 in TS38.214</w:t>
      </w:r>
      <w:r w:rsidR="00E303AE" w:rsidRPr="00E303AE">
        <w:rPr>
          <w:lang w:eastAsia="x-none"/>
        </w:rPr>
        <w:tab/>
        <w:t>Panasonic Corporation</w:t>
      </w:r>
    </w:p>
    <w:p w14:paraId="2535228B" w14:textId="40354B08" w:rsidR="00E303AE" w:rsidRPr="00E303AE" w:rsidRDefault="001B7BF2" w:rsidP="00E303AE">
      <w:pPr>
        <w:ind w:left="720" w:hanging="720"/>
        <w:rPr>
          <w:color w:val="808080"/>
          <w:lang w:eastAsia="x-none"/>
        </w:rPr>
      </w:pPr>
      <w:hyperlink r:id="rId1386" w:history="1">
        <w:r w:rsidR="00625873">
          <w:rPr>
            <w:rStyle w:val="Hyperlink"/>
            <w:lang w:eastAsia="x-none"/>
          </w:rPr>
          <w:t>R1-1808928</w:t>
        </w:r>
      </w:hyperlink>
      <w:r w:rsidR="00E303AE" w:rsidRPr="00E303AE">
        <w:rPr>
          <w:color w:val="808080"/>
          <w:lang w:eastAsia="x-none"/>
        </w:rPr>
        <w:tab/>
        <w:t>On the number of CRC bits for PUCCH resource determination</w:t>
      </w:r>
      <w:r w:rsidR="00E303AE" w:rsidRPr="00E303AE">
        <w:rPr>
          <w:color w:val="808080"/>
          <w:lang w:eastAsia="x-none"/>
        </w:rPr>
        <w:tab/>
        <w:t>Huawei, HiSilicon</w:t>
      </w:r>
    </w:p>
    <w:p w14:paraId="027AE62C" w14:textId="77777777" w:rsidR="00E303AE" w:rsidRPr="00E303AE" w:rsidRDefault="00E303AE" w:rsidP="00E303AE">
      <w:pPr>
        <w:ind w:left="720" w:hanging="720"/>
        <w:rPr>
          <w:color w:val="808080"/>
          <w:lang w:eastAsia="x-none"/>
        </w:rPr>
      </w:pPr>
      <w:r w:rsidRPr="00E303AE">
        <w:rPr>
          <w:color w:val="808080"/>
          <w:lang w:eastAsia="x-none"/>
        </w:rPr>
        <w:t>Withdrawn</w:t>
      </w:r>
    </w:p>
    <w:p w14:paraId="3FDCD7E3" w14:textId="59E95ED7" w:rsidR="00E303AE" w:rsidRPr="00E303AE" w:rsidRDefault="001B7BF2" w:rsidP="00E303AE">
      <w:pPr>
        <w:ind w:left="720" w:hanging="720"/>
        <w:rPr>
          <w:lang w:eastAsia="x-none"/>
        </w:rPr>
      </w:pPr>
      <w:hyperlink r:id="rId1387" w:history="1">
        <w:r w:rsidR="00625873">
          <w:rPr>
            <w:rStyle w:val="Hyperlink"/>
            <w:lang w:eastAsia="x-none"/>
          </w:rPr>
          <w:t>R1-1808944</w:t>
        </w:r>
      </w:hyperlink>
      <w:r w:rsidR="00E303AE" w:rsidRPr="00E303AE">
        <w:rPr>
          <w:lang w:eastAsia="x-none"/>
        </w:rPr>
        <w:tab/>
        <w:t>Corrections on configured grant related procedures</w:t>
      </w:r>
      <w:r w:rsidR="00E303AE" w:rsidRPr="00E303AE">
        <w:rPr>
          <w:lang w:eastAsia="x-none"/>
        </w:rPr>
        <w:tab/>
        <w:t>Huawei, HiSilicon</w:t>
      </w:r>
    </w:p>
    <w:p w14:paraId="1652F843" w14:textId="7855FA28" w:rsidR="00E303AE" w:rsidRPr="00E303AE" w:rsidRDefault="001B7BF2" w:rsidP="00E303AE">
      <w:pPr>
        <w:ind w:left="720" w:hanging="720"/>
        <w:rPr>
          <w:lang w:eastAsia="x-none"/>
        </w:rPr>
      </w:pPr>
      <w:hyperlink r:id="rId1388" w:history="1">
        <w:r w:rsidR="00625873">
          <w:rPr>
            <w:rStyle w:val="Hyperlink"/>
            <w:lang w:eastAsia="x-none"/>
          </w:rPr>
          <w:t>R1-1808954</w:t>
        </w:r>
      </w:hyperlink>
      <w:r w:rsidR="00E303AE" w:rsidRPr="00E303AE">
        <w:rPr>
          <w:lang w:eastAsia="x-none"/>
        </w:rPr>
        <w:tab/>
        <w:t>On remaining details of rate-matching in NR</w:t>
      </w:r>
      <w:r w:rsidR="00E303AE" w:rsidRPr="00E303AE">
        <w:rPr>
          <w:lang w:eastAsia="x-none"/>
        </w:rPr>
        <w:tab/>
        <w:t>Nokia, Nokia Shanghai Bell</w:t>
      </w:r>
    </w:p>
    <w:p w14:paraId="080ACFD3" w14:textId="067C7B67" w:rsidR="00E303AE" w:rsidRPr="00E303AE" w:rsidRDefault="001B7BF2" w:rsidP="00E303AE">
      <w:pPr>
        <w:ind w:left="720" w:hanging="720"/>
        <w:rPr>
          <w:lang w:eastAsia="x-none"/>
        </w:rPr>
      </w:pPr>
      <w:hyperlink r:id="rId1389" w:history="1">
        <w:r w:rsidR="00625873">
          <w:rPr>
            <w:rStyle w:val="Hyperlink"/>
            <w:lang w:eastAsia="x-none"/>
          </w:rPr>
          <w:t>R1-1808967</w:t>
        </w:r>
      </w:hyperlink>
      <w:r w:rsidR="00E303AE" w:rsidRPr="00E303AE">
        <w:rPr>
          <w:lang w:eastAsia="x-none"/>
        </w:rPr>
        <w:tab/>
        <w:t>URLLC aspects for overlapped UL transmissions of single UE</w:t>
      </w:r>
      <w:r w:rsidR="00E303AE" w:rsidRPr="00E303AE">
        <w:rPr>
          <w:lang w:eastAsia="x-none"/>
        </w:rPr>
        <w:tab/>
        <w:t>Nokia, Nokia Shanghai Bell</w:t>
      </w:r>
    </w:p>
    <w:p w14:paraId="21D38EF2" w14:textId="69BCD5F5" w:rsidR="00E303AE" w:rsidRPr="00E303AE" w:rsidRDefault="001B7BF2" w:rsidP="00E303AE">
      <w:pPr>
        <w:ind w:left="720" w:hanging="720"/>
        <w:rPr>
          <w:lang w:eastAsia="x-none"/>
        </w:rPr>
      </w:pPr>
      <w:hyperlink r:id="rId1390" w:history="1">
        <w:r w:rsidR="00625873">
          <w:rPr>
            <w:rStyle w:val="Hyperlink"/>
            <w:lang w:eastAsia="x-none"/>
          </w:rPr>
          <w:t>R1-1809328</w:t>
        </w:r>
      </w:hyperlink>
      <w:r w:rsidR="00E303AE" w:rsidRPr="00E303AE">
        <w:rPr>
          <w:lang w:eastAsia="x-none"/>
        </w:rPr>
        <w:tab/>
        <w:t>On VRB-to-PRB interleaving for SIB transmission</w:t>
      </w:r>
      <w:r w:rsidR="00E303AE" w:rsidRPr="00E303AE">
        <w:rPr>
          <w:lang w:eastAsia="x-none"/>
        </w:rPr>
        <w:tab/>
        <w:t>Huawei, HiSilicon</w:t>
      </w:r>
    </w:p>
    <w:p w14:paraId="4C1FA3B8" w14:textId="5AC9BCAE" w:rsidR="00E303AE" w:rsidRPr="00E303AE" w:rsidRDefault="001B7BF2" w:rsidP="00E303AE">
      <w:pPr>
        <w:ind w:left="720" w:hanging="720"/>
        <w:rPr>
          <w:lang w:eastAsia="x-none"/>
        </w:rPr>
      </w:pPr>
      <w:hyperlink r:id="rId1391" w:history="1">
        <w:r w:rsidR="00625873">
          <w:rPr>
            <w:rStyle w:val="Hyperlink"/>
            <w:lang w:eastAsia="x-none"/>
          </w:rPr>
          <w:t>R1-1809329</w:t>
        </w:r>
      </w:hyperlink>
      <w:r w:rsidR="00E303AE" w:rsidRPr="00E303AE">
        <w:rPr>
          <w:lang w:eastAsia="x-none"/>
        </w:rPr>
        <w:tab/>
        <w:t>Remaining issues on reserved resources and rate matching</w:t>
      </w:r>
      <w:r w:rsidR="00E303AE" w:rsidRPr="00E303AE">
        <w:rPr>
          <w:lang w:eastAsia="x-none"/>
        </w:rPr>
        <w:tab/>
        <w:t>Huawei, HiSilicon</w:t>
      </w:r>
    </w:p>
    <w:p w14:paraId="74D8A075" w14:textId="1803B984" w:rsidR="00E303AE" w:rsidRPr="00E303AE" w:rsidRDefault="001B7BF2" w:rsidP="00E303AE">
      <w:pPr>
        <w:ind w:left="720" w:hanging="720"/>
        <w:rPr>
          <w:lang w:eastAsia="x-none"/>
        </w:rPr>
      </w:pPr>
      <w:hyperlink r:id="rId1392" w:history="1">
        <w:r w:rsidR="00625873">
          <w:rPr>
            <w:rStyle w:val="Hyperlink"/>
            <w:lang w:eastAsia="x-none"/>
          </w:rPr>
          <w:t>R1-1809330</w:t>
        </w:r>
      </w:hyperlink>
      <w:r w:rsidR="00E303AE" w:rsidRPr="00E303AE">
        <w:rPr>
          <w:lang w:eastAsia="x-none"/>
        </w:rPr>
        <w:tab/>
        <w:t>Remaining issues on search space</w:t>
      </w:r>
      <w:r w:rsidR="00E303AE" w:rsidRPr="00E303AE">
        <w:rPr>
          <w:lang w:eastAsia="x-none"/>
        </w:rPr>
        <w:tab/>
        <w:t>Huawei, HiSilicon</w:t>
      </w:r>
    </w:p>
    <w:p w14:paraId="3590A7CF" w14:textId="4649F6CF" w:rsidR="00E303AE" w:rsidRPr="00E303AE" w:rsidRDefault="001B7BF2" w:rsidP="00E303AE">
      <w:pPr>
        <w:ind w:left="720" w:hanging="720"/>
        <w:rPr>
          <w:lang w:eastAsia="x-none"/>
        </w:rPr>
      </w:pPr>
      <w:hyperlink r:id="rId1393" w:history="1">
        <w:r w:rsidR="00625873">
          <w:rPr>
            <w:rStyle w:val="Hyperlink"/>
            <w:lang w:eastAsia="x-none"/>
          </w:rPr>
          <w:t>R1-1809331</w:t>
        </w:r>
      </w:hyperlink>
      <w:r w:rsidR="00E303AE" w:rsidRPr="00E303AE">
        <w:rPr>
          <w:lang w:eastAsia="x-none"/>
        </w:rPr>
        <w:tab/>
        <w:t>Remaining issues on DCI budget for CA</w:t>
      </w:r>
      <w:r w:rsidR="00E303AE" w:rsidRPr="00E303AE">
        <w:rPr>
          <w:lang w:eastAsia="x-none"/>
        </w:rPr>
        <w:tab/>
        <w:t>Huawei, HiSilicon</w:t>
      </w:r>
    </w:p>
    <w:p w14:paraId="09827B0E" w14:textId="4F8F19F2" w:rsidR="00E303AE" w:rsidRPr="00E303AE" w:rsidRDefault="001B7BF2" w:rsidP="00E303AE">
      <w:pPr>
        <w:ind w:left="720" w:hanging="720"/>
        <w:rPr>
          <w:lang w:eastAsia="x-none"/>
        </w:rPr>
      </w:pPr>
      <w:hyperlink r:id="rId1394" w:history="1">
        <w:r w:rsidR="00625873">
          <w:rPr>
            <w:rStyle w:val="Hyperlink"/>
            <w:lang w:eastAsia="x-none"/>
          </w:rPr>
          <w:t>R1-1809332</w:t>
        </w:r>
      </w:hyperlink>
      <w:r w:rsidR="00E303AE" w:rsidRPr="00E303AE">
        <w:rPr>
          <w:lang w:eastAsia="x-none"/>
        </w:rPr>
        <w:tab/>
        <w:t>Remaining issues on ECP</w:t>
      </w:r>
      <w:r w:rsidR="00E303AE" w:rsidRPr="00E303AE">
        <w:rPr>
          <w:lang w:eastAsia="x-none"/>
        </w:rPr>
        <w:tab/>
        <w:t>Huawei, HiSilicon</w:t>
      </w:r>
    </w:p>
    <w:p w14:paraId="6DB78D2B" w14:textId="28682F9F" w:rsidR="00E303AE" w:rsidRPr="00E303AE" w:rsidRDefault="001B7BF2" w:rsidP="00E303AE">
      <w:pPr>
        <w:ind w:left="720" w:hanging="720"/>
        <w:rPr>
          <w:lang w:eastAsia="x-none"/>
        </w:rPr>
      </w:pPr>
      <w:hyperlink r:id="rId1395" w:history="1">
        <w:r w:rsidR="00625873">
          <w:rPr>
            <w:rStyle w:val="Hyperlink"/>
            <w:lang w:eastAsia="x-none"/>
          </w:rPr>
          <w:t>R1-1809505</w:t>
        </w:r>
      </w:hyperlink>
      <w:r w:rsidR="00E303AE" w:rsidRPr="00E303AE">
        <w:rPr>
          <w:lang w:eastAsia="x-none"/>
        </w:rPr>
        <w:tab/>
        <w:t>Remaining issues on PDSCH rate matching in CORESET</w:t>
      </w:r>
      <w:r w:rsidR="00E303AE" w:rsidRPr="00E303AE">
        <w:rPr>
          <w:lang w:eastAsia="x-none"/>
        </w:rPr>
        <w:tab/>
        <w:t>Qualcomm Incorporated</w:t>
      </w:r>
      <w:r w:rsidR="00625873">
        <w:rPr>
          <w:lang w:eastAsia="x-none"/>
        </w:rPr>
        <w:tab/>
        <w:t>(</w:t>
      </w:r>
      <w:hyperlink r:id="rId1396" w:history="1">
        <w:r w:rsidR="00625873">
          <w:rPr>
            <w:rStyle w:val="Hyperlink"/>
            <w:lang w:eastAsia="x-none"/>
          </w:rPr>
          <w:t>R1-1809430</w:t>
        </w:r>
      </w:hyperlink>
      <w:r w:rsidR="00625873">
        <w:rPr>
          <w:rStyle w:val="Hyperlink"/>
          <w:lang w:eastAsia="x-none"/>
        </w:rPr>
        <w:t>)</w:t>
      </w:r>
    </w:p>
    <w:p w14:paraId="35AF9698" w14:textId="77777777" w:rsidR="00E303AE" w:rsidRPr="00E303AE" w:rsidRDefault="00E303AE" w:rsidP="00063CD3">
      <w:pPr>
        <w:pStyle w:val="Heading3"/>
      </w:pPr>
      <w:bookmarkStart w:id="951" w:name="_Toc486620681"/>
      <w:bookmarkStart w:id="952" w:name="_Toc521704523"/>
      <w:bookmarkStart w:id="953" w:name="_Toc526458917"/>
      <w:bookmarkEnd w:id="236"/>
      <w:r w:rsidRPr="00E303AE">
        <w:t xml:space="preserve">Maintenance for </w:t>
      </w:r>
      <w:r w:rsidRPr="00E303AE">
        <w:rPr>
          <w:rFonts w:hint="eastAsia"/>
        </w:rPr>
        <w:t>NR-LTE co-existence</w:t>
      </w:r>
      <w:bookmarkEnd w:id="951"/>
      <w:bookmarkEnd w:id="952"/>
      <w:bookmarkEnd w:id="953"/>
    </w:p>
    <w:p w14:paraId="2C311552" w14:textId="77777777" w:rsidR="00E303AE" w:rsidRPr="00E303AE" w:rsidRDefault="00E303AE" w:rsidP="00E303AE">
      <w:pPr>
        <w:rPr>
          <w:i/>
          <w:lang w:eastAsia="x-none"/>
        </w:rPr>
      </w:pPr>
      <w:r w:rsidRPr="00E303AE">
        <w:rPr>
          <w:i/>
          <w:lang w:eastAsia="x-none"/>
        </w:rPr>
        <w:t xml:space="preserve">Including architecture option 4 related issues for </w:t>
      </w:r>
      <w:r w:rsidRPr="00E303AE">
        <w:rPr>
          <w:b/>
          <w:i/>
          <w:lang w:eastAsia="x-none"/>
        </w:rPr>
        <w:t>both NR and LTE</w:t>
      </w:r>
      <w:r w:rsidRPr="00E303AE">
        <w:rPr>
          <w:i/>
          <w:lang w:eastAsia="x-none"/>
        </w:rPr>
        <w:t xml:space="preserve">, if any (please refer to </w:t>
      </w:r>
      <w:hyperlink r:id="rId1397" w:history="1">
        <w:r w:rsidRPr="00E303AE">
          <w:rPr>
            <w:i/>
            <w:color w:val="0000FF"/>
            <w:u w:val="single"/>
            <w:lang w:eastAsia="x-none"/>
          </w:rPr>
          <w:t>RP-181473</w:t>
        </w:r>
      </w:hyperlink>
      <w:r w:rsidRPr="00E303AE">
        <w:rPr>
          <w:i/>
          <w:lang w:eastAsia="x-none"/>
        </w:rPr>
        <w:t xml:space="preserve"> for detailed scoping)</w:t>
      </w:r>
    </w:p>
    <w:p w14:paraId="0F1A80CE" w14:textId="77777777" w:rsidR="003D6A10" w:rsidRDefault="003D6A10" w:rsidP="00E303AE">
      <w:pPr>
        <w:ind w:left="720" w:hanging="720"/>
        <w:rPr>
          <w:lang w:eastAsia="x-none"/>
        </w:rPr>
      </w:pPr>
    </w:p>
    <w:p w14:paraId="7CD9060E" w14:textId="77777777" w:rsidR="003D6A10" w:rsidRPr="003D6A10" w:rsidRDefault="003D6A10" w:rsidP="003D6A10">
      <w:pPr>
        <w:rPr>
          <w:b/>
        </w:rPr>
      </w:pPr>
      <w:r w:rsidRPr="003D6A10">
        <w:rPr>
          <w:b/>
        </w:rPr>
        <w:t>Friday</w:t>
      </w:r>
    </w:p>
    <w:p w14:paraId="2CCA3528" w14:textId="3E554E2A" w:rsidR="003D6A10" w:rsidRPr="003D6A10" w:rsidRDefault="001B7BF2" w:rsidP="003D6A10">
      <w:pPr>
        <w:rPr>
          <w:b/>
        </w:rPr>
      </w:pPr>
      <w:hyperlink r:id="rId1398" w:history="1">
        <w:r w:rsidR="00D93AE1">
          <w:rPr>
            <w:rStyle w:val="Hyperlink"/>
            <w:b/>
          </w:rPr>
          <w:t>R1-1809914</w:t>
        </w:r>
      </w:hyperlink>
      <w:r w:rsidR="003D6A10" w:rsidRPr="003D6A10">
        <w:rPr>
          <w:b/>
        </w:rPr>
        <w:tab/>
        <w:t>Chairman's notes of AI 7.1.4 Maintenance for NR-LTE co-existence</w:t>
      </w:r>
      <w:r w:rsidR="003D6A10" w:rsidRPr="003D6A10">
        <w:rPr>
          <w:b/>
        </w:rPr>
        <w:tab/>
        <w:t>Ad-hoc chair (Ericsson)</w:t>
      </w:r>
    </w:p>
    <w:p w14:paraId="646612ED" w14:textId="77777777" w:rsidR="003D6A10" w:rsidRPr="00BD0234" w:rsidRDefault="003D6A10" w:rsidP="003D6A1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endorsed, content is incorporated below.</w:t>
      </w:r>
    </w:p>
    <w:p w14:paraId="58D27256" w14:textId="77777777" w:rsidR="003D6A10" w:rsidRDefault="003D6A10" w:rsidP="00E303AE">
      <w:pPr>
        <w:ind w:left="720" w:hanging="720"/>
        <w:rPr>
          <w:lang w:eastAsia="x-none"/>
        </w:rPr>
      </w:pPr>
    </w:p>
    <w:p w14:paraId="573B6A58" w14:textId="77777777" w:rsidR="003D6A10" w:rsidRDefault="003D6A10" w:rsidP="00E303AE">
      <w:pPr>
        <w:ind w:left="720" w:hanging="720"/>
        <w:rPr>
          <w:lang w:eastAsia="x-none"/>
        </w:rPr>
      </w:pPr>
    </w:p>
    <w:bookmarkStart w:id="954" w:name="_Toc521704524"/>
    <w:p w14:paraId="5B79D657" w14:textId="09C6CE34" w:rsidR="00875521" w:rsidRPr="00875521" w:rsidRDefault="00D93AE1" w:rsidP="00875521">
      <w:pPr>
        <w:ind w:left="720" w:hanging="720"/>
        <w:rPr>
          <w:lang w:eastAsia="x-none"/>
        </w:rPr>
      </w:pPr>
      <w:r>
        <w:rPr>
          <w:color w:val="0000FF"/>
          <w:u w:val="single"/>
          <w:lang w:eastAsia="x-none"/>
        </w:rPr>
        <w:fldChar w:fldCharType="begin"/>
      </w:r>
      <w:r w:rsidR="00580D49">
        <w:rPr>
          <w:color w:val="0000FF"/>
          <w:u w:val="single"/>
          <w:lang w:eastAsia="x-none"/>
        </w:rPr>
        <w:instrText>HYPERLINK "C:\\Users\\Merias\\Documents\\RAN1\\TSGR1_94-Sweden\\Docs\\R1-1808266.zip"</w:instrText>
      </w:r>
      <w:r>
        <w:rPr>
          <w:color w:val="0000FF"/>
          <w:u w:val="single"/>
          <w:lang w:eastAsia="x-none"/>
        </w:rPr>
        <w:fldChar w:fldCharType="separate"/>
      </w:r>
      <w:r>
        <w:rPr>
          <w:rStyle w:val="Hyperlink"/>
          <w:lang w:eastAsia="x-none"/>
        </w:rPr>
        <w:t>R1-1808266</w:t>
      </w:r>
      <w:r>
        <w:rPr>
          <w:color w:val="0000FF"/>
          <w:u w:val="single"/>
          <w:lang w:eastAsia="x-none"/>
        </w:rPr>
        <w:fldChar w:fldCharType="end"/>
      </w:r>
      <w:r w:rsidR="00875521" w:rsidRPr="00875521">
        <w:rPr>
          <w:lang w:eastAsia="x-none"/>
        </w:rPr>
        <w:tab/>
        <w:t>MPR and A-MPR considerations for EN-DC UE</w:t>
      </w:r>
      <w:r w:rsidR="00875521" w:rsidRPr="00875521">
        <w:rPr>
          <w:lang w:eastAsia="x-none"/>
        </w:rPr>
        <w:tab/>
        <w:t>MediaTek Inc.</w:t>
      </w:r>
    </w:p>
    <w:p w14:paraId="6C20A676" w14:textId="1ED11942" w:rsidR="00875521" w:rsidRPr="00875521" w:rsidRDefault="00875521" w:rsidP="00875521">
      <w:pPr>
        <w:ind w:left="720" w:hanging="720"/>
        <w:rPr>
          <w:lang w:eastAsia="x-none"/>
        </w:rPr>
      </w:pPr>
      <w:r w:rsidRPr="00875521">
        <w:rPr>
          <w:lang w:eastAsia="x-none"/>
        </w:rPr>
        <w:t xml:space="preserve">Revised in </w:t>
      </w:r>
      <w:hyperlink r:id="rId1399" w:history="1">
        <w:r w:rsidR="00D93AE1">
          <w:rPr>
            <w:rStyle w:val="Hyperlink"/>
            <w:b/>
            <w:lang w:eastAsia="x-none"/>
          </w:rPr>
          <w:t>R1-1809730</w:t>
        </w:r>
      </w:hyperlink>
    </w:p>
    <w:p w14:paraId="3B9EFB6C" w14:textId="1437E465" w:rsidR="00875521" w:rsidRPr="00BA1001" w:rsidRDefault="001B7BF2" w:rsidP="00875521">
      <w:pPr>
        <w:ind w:left="720" w:hanging="720"/>
        <w:rPr>
          <w:b/>
          <w:lang w:eastAsia="x-none"/>
        </w:rPr>
      </w:pPr>
      <w:hyperlink r:id="rId1400" w:history="1">
        <w:r w:rsidR="00D93AE1" w:rsidRPr="00BA1001">
          <w:rPr>
            <w:rStyle w:val="Hyperlink"/>
            <w:b/>
            <w:lang w:eastAsia="x-none"/>
          </w:rPr>
          <w:t>R1-1808383</w:t>
        </w:r>
      </w:hyperlink>
      <w:r w:rsidR="00875521" w:rsidRPr="00BA1001">
        <w:rPr>
          <w:b/>
          <w:lang w:eastAsia="x-none"/>
        </w:rPr>
        <w:tab/>
        <w:t>Remaining issues of LTE-NR Dual Connectivity</w:t>
      </w:r>
      <w:r w:rsidR="00875521" w:rsidRPr="00BA1001">
        <w:rPr>
          <w:b/>
          <w:lang w:eastAsia="x-none"/>
        </w:rPr>
        <w:tab/>
        <w:t>CATT</w:t>
      </w:r>
    </w:p>
    <w:p w14:paraId="5D203021" w14:textId="4D888B50" w:rsidR="00875521" w:rsidRPr="00BA1001" w:rsidRDefault="001B7BF2" w:rsidP="00875521">
      <w:pPr>
        <w:ind w:left="720" w:hanging="720"/>
        <w:rPr>
          <w:b/>
          <w:lang w:eastAsia="x-none"/>
        </w:rPr>
      </w:pPr>
      <w:hyperlink r:id="rId1401" w:history="1">
        <w:r w:rsidR="00D93AE1" w:rsidRPr="00BA1001">
          <w:rPr>
            <w:rStyle w:val="Hyperlink"/>
            <w:b/>
            <w:lang w:eastAsia="x-none"/>
          </w:rPr>
          <w:t>R1-1808495</w:t>
        </w:r>
      </w:hyperlink>
      <w:r w:rsidR="00875521" w:rsidRPr="00BA1001">
        <w:rPr>
          <w:b/>
          <w:lang w:eastAsia="x-none"/>
        </w:rPr>
        <w:tab/>
        <w:t>Remaining issues on NR LTE coexistence</w:t>
      </w:r>
      <w:r w:rsidR="00875521" w:rsidRPr="00BA1001">
        <w:rPr>
          <w:b/>
          <w:lang w:eastAsia="x-none"/>
        </w:rPr>
        <w:tab/>
        <w:t>LG ELECTRONICS</w:t>
      </w:r>
    </w:p>
    <w:p w14:paraId="36E35049" w14:textId="77777777" w:rsidR="00875521" w:rsidRPr="00875521" w:rsidRDefault="00875521" w:rsidP="00875521">
      <w:pPr>
        <w:ind w:left="720" w:hanging="720"/>
        <w:rPr>
          <w:lang w:eastAsia="x-none"/>
        </w:rPr>
      </w:pPr>
    </w:p>
    <w:p w14:paraId="498BC262" w14:textId="77777777" w:rsidR="00875521" w:rsidRPr="00875521" w:rsidRDefault="00875521" w:rsidP="00875521">
      <w:pPr>
        <w:ind w:left="720" w:hanging="720"/>
        <w:rPr>
          <w:lang w:eastAsia="x-none"/>
        </w:rPr>
      </w:pPr>
      <w:r w:rsidRPr="00875521">
        <w:rPr>
          <w:highlight w:val="green"/>
          <w:lang w:eastAsia="x-none"/>
        </w:rPr>
        <w:t>Agreement:</w:t>
      </w:r>
    </w:p>
    <w:p w14:paraId="11ACF67B" w14:textId="77777777" w:rsidR="00875521" w:rsidRPr="00875521" w:rsidRDefault="00875521" w:rsidP="00875521">
      <w:pPr>
        <w:rPr>
          <w:lang w:eastAsia="x-none"/>
        </w:rPr>
      </w:pPr>
      <w:r w:rsidRPr="00875521">
        <w:rPr>
          <w:lang w:eastAsia="x-none"/>
        </w:rPr>
        <w:lastRenderedPageBreak/>
        <w:t>A UE is not expected to be configured with sTTI and/or shortened processing time operation on a carrier that is part of an EN-DC configuration in Rel-15.</w:t>
      </w:r>
    </w:p>
    <w:p w14:paraId="33788E19" w14:textId="77777777" w:rsidR="00875521" w:rsidRPr="00875521" w:rsidRDefault="00875521" w:rsidP="00875521">
      <w:pPr>
        <w:ind w:left="720" w:hanging="720"/>
        <w:rPr>
          <w:lang w:eastAsia="x-none"/>
        </w:rPr>
      </w:pPr>
    </w:p>
    <w:p w14:paraId="32F01E83" w14:textId="293A1A7B" w:rsidR="00875521" w:rsidRPr="00BA1001" w:rsidRDefault="001B7BF2" w:rsidP="00875521">
      <w:pPr>
        <w:ind w:left="720" w:hanging="720"/>
        <w:rPr>
          <w:b/>
          <w:lang w:eastAsia="x-none"/>
        </w:rPr>
      </w:pPr>
      <w:hyperlink r:id="rId1402" w:history="1">
        <w:r w:rsidR="00D93AE1" w:rsidRPr="00BA1001">
          <w:rPr>
            <w:rStyle w:val="Hyperlink"/>
            <w:b/>
            <w:lang w:eastAsia="x-none"/>
          </w:rPr>
          <w:t>R1-1808675</w:t>
        </w:r>
      </w:hyperlink>
      <w:r w:rsidR="00875521" w:rsidRPr="00BA1001">
        <w:rPr>
          <w:b/>
          <w:lang w:eastAsia="x-none"/>
        </w:rPr>
        <w:tab/>
        <w:t>Remaining issues of NR-LTE co-existence</w:t>
      </w:r>
      <w:r w:rsidR="00875521" w:rsidRPr="00BA1001">
        <w:rPr>
          <w:b/>
          <w:lang w:eastAsia="x-none"/>
        </w:rPr>
        <w:tab/>
        <w:t>Intel Corporation</w:t>
      </w:r>
    </w:p>
    <w:p w14:paraId="40CF61BB" w14:textId="5A4FCE41" w:rsidR="00875521" w:rsidRPr="00BA1001" w:rsidRDefault="001B7BF2" w:rsidP="00875521">
      <w:pPr>
        <w:ind w:left="720" w:hanging="720"/>
        <w:rPr>
          <w:b/>
          <w:lang w:eastAsia="x-none"/>
        </w:rPr>
      </w:pPr>
      <w:hyperlink r:id="rId1403" w:history="1">
        <w:r w:rsidR="00D93AE1" w:rsidRPr="00BA1001">
          <w:rPr>
            <w:rStyle w:val="Hyperlink"/>
            <w:b/>
            <w:lang w:eastAsia="x-none"/>
          </w:rPr>
          <w:t>R1-1808757</w:t>
        </w:r>
      </w:hyperlink>
      <w:r w:rsidR="00875521" w:rsidRPr="00BA1001">
        <w:rPr>
          <w:b/>
          <w:lang w:eastAsia="x-none"/>
        </w:rPr>
        <w:tab/>
        <w:t>Remaining Issues on LTE-NR Coexistence</w:t>
      </w:r>
      <w:r w:rsidR="00875521" w:rsidRPr="00BA1001">
        <w:rPr>
          <w:b/>
          <w:lang w:eastAsia="x-none"/>
        </w:rPr>
        <w:tab/>
        <w:t>Samsung</w:t>
      </w:r>
    </w:p>
    <w:p w14:paraId="6EE50A1D" w14:textId="059F963C" w:rsidR="00875521" w:rsidRPr="00BA1001" w:rsidRDefault="001B7BF2" w:rsidP="00875521">
      <w:pPr>
        <w:ind w:left="720" w:hanging="720"/>
        <w:rPr>
          <w:b/>
          <w:lang w:eastAsia="x-none"/>
        </w:rPr>
      </w:pPr>
      <w:hyperlink r:id="rId1404" w:history="1">
        <w:r w:rsidR="00D93AE1" w:rsidRPr="00BA1001">
          <w:rPr>
            <w:rStyle w:val="Hyperlink"/>
            <w:b/>
            <w:lang w:eastAsia="x-none"/>
          </w:rPr>
          <w:t>R1-1808872</w:t>
        </w:r>
      </w:hyperlink>
      <w:r w:rsidR="00875521" w:rsidRPr="00BA1001">
        <w:rPr>
          <w:b/>
          <w:lang w:eastAsia="x-none"/>
        </w:rPr>
        <w:tab/>
        <w:t>Main</w:t>
      </w:r>
      <w:r w:rsidR="00BA1001">
        <w:rPr>
          <w:b/>
          <w:lang w:eastAsia="x-none"/>
        </w:rPr>
        <w:t>tenance for NR-LTE co-existence</w:t>
      </w:r>
      <w:r w:rsidR="00875521" w:rsidRPr="00BA1001">
        <w:rPr>
          <w:b/>
          <w:lang w:eastAsia="x-none"/>
        </w:rPr>
        <w:tab/>
        <w:t>Panasonic Corporation</w:t>
      </w:r>
    </w:p>
    <w:p w14:paraId="63C1E9CD" w14:textId="58D10A79" w:rsidR="00875521" w:rsidRPr="00BA1001" w:rsidRDefault="001B7BF2" w:rsidP="00875521">
      <w:pPr>
        <w:ind w:left="720" w:hanging="720"/>
        <w:rPr>
          <w:b/>
          <w:lang w:eastAsia="x-none"/>
        </w:rPr>
      </w:pPr>
      <w:hyperlink r:id="rId1405" w:history="1">
        <w:r w:rsidR="00D93AE1" w:rsidRPr="00BA1001">
          <w:rPr>
            <w:rStyle w:val="Hyperlink"/>
            <w:b/>
            <w:lang w:eastAsia="x-none"/>
          </w:rPr>
          <w:t>R1-1808930</w:t>
        </w:r>
      </w:hyperlink>
      <w:r w:rsidR="00875521" w:rsidRPr="00BA1001">
        <w:rPr>
          <w:b/>
          <w:lang w:eastAsia="x-none"/>
        </w:rPr>
        <w:tab/>
        <w:t>Remaining issues on EN-DC, NE-DC, and SUL</w:t>
      </w:r>
      <w:r w:rsidR="00875521" w:rsidRPr="00BA1001">
        <w:rPr>
          <w:b/>
          <w:lang w:eastAsia="x-none"/>
        </w:rPr>
        <w:tab/>
        <w:t>Huawei, HiSilicon</w:t>
      </w:r>
    </w:p>
    <w:p w14:paraId="213353A3" w14:textId="77777777" w:rsidR="00875521" w:rsidRPr="00875521" w:rsidRDefault="00875521" w:rsidP="00875521">
      <w:pPr>
        <w:ind w:left="720" w:hanging="720"/>
        <w:rPr>
          <w:lang w:eastAsia="x-none"/>
        </w:rPr>
      </w:pPr>
    </w:p>
    <w:p w14:paraId="491C58D9" w14:textId="77777777" w:rsidR="00875521" w:rsidRPr="00875521" w:rsidRDefault="00875521" w:rsidP="00875521">
      <w:pPr>
        <w:ind w:left="720" w:hanging="720"/>
        <w:rPr>
          <w:lang w:eastAsia="x-none"/>
        </w:rPr>
      </w:pPr>
      <w:r w:rsidRPr="00875521">
        <w:rPr>
          <w:highlight w:val="green"/>
          <w:lang w:eastAsia="x-none"/>
        </w:rPr>
        <w:t>Agreement:</w:t>
      </w:r>
    </w:p>
    <w:p w14:paraId="5F89655B" w14:textId="77777777" w:rsidR="00875521" w:rsidRPr="00875521" w:rsidRDefault="00875521" w:rsidP="00875521">
      <w:pPr>
        <w:rPr>
          <w:lang w:eastAsia="x-none"/>
        </w:rPr>
      </w:pPr>
      <w:r w:rsidRPr="00875521">
        <w:rPr>
          <w:lang w:eastAsia="x-none"/>
        </w:rPr>
        <w:t>For a serving cell configured with SUL, the same uplink carrier is used for both initial transmission and re-transmission(s) of a TB in Rel-15.</w:t>
      </w:r>
    </w:p>
    <w:p w14:paraId="35023CCF" w14:textId="77777777" w:rsidR="00875521" w:rsidRPr="00875521" w:rsidRDefault="00875521" w:rsidP="00875521">
      <w:pPr>
        <w:ind w:left="720" w:hanging="720"/>
        <w:rPr>
          <w:lang w:eastAsia="x-none"/>
        </w:rPr>
      </w:pPr>
    </w:p>
    <w:p w14:paraId="31E3A87E" w14:textId="75D9613E" w:rsidR="00875521" w:rsidRPr="00BA1001" w:rsidRDefault="001B7BF2" w:rsidP="00875521">
      <w:pPr>
        <w:ind w:left="720" w:hanging="720"/>
        <w:rPr>
          <w:b/>
          <w:lang w:eastAsia="x-none"/>
        </w:rPr>
      </w:pPr>
      <w:hyperlink r:id="rId1406" w:history="1">
        <w:r w:rsidR="00D93AE1" w:rsidRPr="00BA1001">
          <w:rPr>
            <w:rStyle w:val="Hyperlink"/>
            <w:b/>
            <w:lang w:eastAsia="x-none"/>
          </w:rPr>
          <w:t>R1-1809075</w:t>
        </w:r>
      </w:hyperlink>
      <w:r w:rsidR="00875521" w:rsidRPr="00BA1001">
        <w:rPr>
          <w:b/>
          <w:lang w:eastAsia="x-none"/>
        </w:rPr>
        <w:tab/>
        <w:t>Power control for Option 4 DC</w:t>
      </w:r>
      <w:r w:rsidR="00875521" w:rsidRPr="00BA1001">
        <w:rPr>
          <w:b/>
          <w:lang w:eastAsia="x-none"/>
        </w:rPr>
        <w:tab/>
        <w:t>AT&amp;T</w:t>
      </w:r>
    </w:p>
    <w:p w14:paraId="05C3B4B5" w14:textId="19DF22A4" w:rsidR="00875521" w:rsidRPr="00BA1001" w:rsidRDefault="001B7BF2" w:rsidP="00875521">
      <w:pPr>
        <w:ind w:left="720" w:hanging="720"/>
        <w:rPr>
          <w:b/>
          <w:lang w:eastAsia="x-none"/>
        </w:rPr>
      </w:pPr>
      <w:hyperlink r:id="rId1407" w:history="1">
        <w:r w:rsidR="00D93AE1" w:rsidRPr="00BA1001">
          <w:rPr>
            <w:rStyle w:val="Hyperlink"/>
            <w:b/>
            <w:lang w:eastAsia="x-none"/>
          </w:rPr>
          <w:t>R1-1809102</w:t>
        </w:r>
      </w:hyperlink>
      <w:r w:rsidR="00875521" w:rsidRPr="00BA1001">
        <w:rPr>
          <w:b/>
          <w:lang w:eastAsia="x-none"/>
        </w:rPr>
        <w:tab/>
        <w:t>MPR and A-MPR considerations in EN-DC dynamic power sharing</w:t>
      </w:r>
      <w:r w:rsidR="00875521" w:rsidRPr="00BA1001">
        <w:rPr>
          <w:b/>
          <w:lang w:eastAsia="x-none"/>
        </w:rPr>
        <w:tab/>
        <w:t>SPRINT Corporation</w:t>
      </w:r>
    </w:p>
    <w:p w14:paraId="3FF82971" w14:textId="5C17C492" w:rsidR="00875521" w:rsidRPr="00BA1001" w:rsidRDefault="001B7BF2" w:rsidP="00875521">
      <w:pPr>
        <w:ind w:left="720" w:hanging="720"/>
        <w:rPr>
          <w:b/>
          <w:lang w:eastAsia="x-none"/>
        </w:rPr>
      </w:pPr>
      <w:hyperlink r:id="rId1408" w:history="1">
        <w:r w:rsidR="00D93AE1" w:rsidRPr="00BA1001">
          <w:rPr>
            <w:rStyle w:val="Hyperlink"/>
            <w:b/>
            <w:lang w:eastAsia="x-none"/>
          </w:rPr>
          <w:t>R1-1809393</w:t>
        </w:r>
      </w:hyperlink>
      <w:r w:rsidR="00875521" w:rsidRPr="00BA1001">
        <w:rPr>
          <w:b/>
          <w:lang w:eastAsia="x-none"/>
        </w:rPr>
        <w:tab/>
        <w:t>Intra-band EN-DC UE Tx power requirements</w:t>
      </w:r>
      <w:r w:rsidR="00875521" w:rsidRPr="00BA1001">
        <w:rPr>
          <w:b/>
          <w:lang w:eastAsia="x-none"/>
        </w:rPr>
        <w:tab/>
        <w:t>Nokia, Nokia Shanghai Bell</w:t>
      </w:r>
    </w:p>
    <w:p w14:paraId="2E5ABBE7" w14:textId="361374A4" w:rsidR="00875521" w:rsidRPr="00BA1001" w:rsidRDefault="001B7BF2" w:rsidP="00875521">
      <w:pPr>
        <w:ind w:left="720" w:hanging="720"/>
        <w:rPr>
          <w:b/>
          <w:lang w:eastAsia="x-none"/>
        </w:rPr>
      </w:pPr>
      <w:hyperlink r:id="rId1409" w:history="1">
        <w:r w:rsidR="00D93AE1" w:rsidRPr="00BA1001">
          <w:rPr>
            <w:rStyle w:val="Hyperlink"/>
            <w:b/>
            <w:lang w:eastAsia="x-none"/>
          </w:rPr>
          <w:t>R1-1809397</w:t>
        </w:r>
      </w:hyperlink>
      <w:r w:rsidR="00875521" w:rsidRPr="00BA1001">
        <w:rPr>
          <w:b/>
          <w:lang w:eastAsia="x-none"/>
        </w:rPr>
        <w:tab/>
        <w:t>Maintenance for NR-LTE co-existence</w:t>
      </w:r>
      <w:r w:rsidR="00875521" w:rsidRPr="00BA1001">
        <w:rPr>
          <w:b/>
          <w:lang w:eastAsia="x-none"/>
        </w:rPr>
        <w:tab/>
        <w:t>Motorola Mobility, Lenovo</w:t>
      </w:r>
    </w:p>
    <w:p w14:paraId="69E75D50" w14:textId="68E7FBD5" w:rsidR="00875521" w:rsidRPr="00BA1001" w:rsidRDefault="001B7BF2" w:rsidP="00875521">
      <w:pPr>
        <w:ind w:left="720" w:hanging="720"/>
        <w:rPr>
          <w:b/>
          <w:lang w:eastAsia="x-none"/>
        </w:rPr>
      </w:pPr>
      <w:hyperlink r:id="rId1410" w:history="1">
        <w:r w:rsidR="00D93AE1" w:rsidRPr="00BA1001">
          <w:rPr>
            <w:rStyle w:val="Hyperlink"/>
            <w:b/>
            <w:lang w:eastAsia="x-none"/>
          </w:rPr>
          <w:t>R1-1809409</w:t>
        </w:r>
      </w:hyperlink>
      <w:r w:rsidR="00875521" w:rsidRPr="00BA1001">
        <w:rPr>
          <w:b/>
          <w:lang w:eastAsia="x-none"/>
        </w:rPr>
        <w:tab/>
        <w:t>Remaining issues related to LTE-NR coexistence</w:t>
      </w:r>
      <w:r w:rsidR="00875521" w:rsidRPr="00BA1001">
        <w:rPr>
          <w:b/>
          <w:lang w:eastAsia="x-none"/>
        </w:rPr>
        <w:tab/>
        <w:t>Ericsson</w:t>
      </w:r>
    </w:p>
    <w:p w14:paraId="6BF3C271" w14:textId="282146FF" w:rsidR="00875521" w:rsidRPr="00BA1001" w:rsidRDefault="001B7BF2" w:rsidP="00875521">
      <w:pPr>
        <w:ind w:left="720" w:hanging="720"/>
        <w:rPr>
          <w:b/>
          <w:lang w:eastAsia="x-none"/>
        </w:rPr>
      </w:pPr>
      <w:hyperlink r:id="rId1411" w:history="1">
        <w:r w:rsidR="00D93AE1" w:rsidRPr="00BA1001">
          <w:rPr>
            <w:rStyle w:val="Hyperlink"/>
            <w:b/>
            <w:lang w:eastAsia="x-none"/>
          </w:rPr>
          <w:t>R1-1809847</w:t>
        </w:r>
      </w:hyperlink>
      <w:r w:rsidR="00875521" w:rsidRPr="00BA1001">
        <w:rPr>
          <w:lang w:eastAsia="x-none"/>
        </w:rPr>
        <w:t xml:space="preserve"> (Revision of </w:t>
      </w:r>
      <w:hyperlink r:id="rId1412" w:history="1">
        <w:r w:rsidR="00D93AE1" w:rsidRPr="00BA1001">
          <w:rPr>
            <w:rStyle w:val="Hyperlink"/>
            <w:lang w:eastAsia="x-none"/>
          </w:rPr>
          <w:t>R1-1809409</w:t>
        </w:r>
      </w:hyperlink>
      <w:r w:rsidR="00875521" w:rsidRPr="00BA1001">
        <w:rPr>
          <w:lang w:eastAsia="x-none"/>
        </w:rPr>
        <w:t>)</w:t>
      </w:r>
      <w:r w:rsidR="00875521" w:rsidRPr="00BA1001">
        <w:rPr>
          <w:b/>
          <w:lang w:eastAsia="x-none"/>
        </w:rPr>
        <w:tab/>
        <w:t>Remaining issues related to LTE-NR coexistence</w:t>
      </w:r>
      <w:r w:rsidR="00875521" w:rsidRPr="00BA1001">
        <w:rPr>
          <w:b/>
          <w:lang w:eastAsia="x-none"/>
        </w:rPr>
        <w:tab/>
        <w:t>Ericsson</w:t>
      </w:r>
    </w:p>
    <w:p w14:paraId="017756FA" w14:textId="77777777" w:rsidR="00875521" w:rsidRPr="00875521" w:rsidRDefault="00875521" w:rsidP="00875521">
      <w:pPr>
        <w:ind w:left="720" w:hanging="720"/>
        <w:rPr>
          <w:lang w:eastAsia="x-none"/>
        </w:rPr>
      </w:pPr>
    </w:p>
    <w:p w14:paraId="5A5053EA" w14:textId="29BEE7C0" w:rsidR="00875521" w:rsidRPr="00BA1001" w:rsidRDefault="001B7BF2" w:rsidP="00875521">
      <w:pPr>
        <w:ind w:left="720" w:hanging="720"/>
        <w:rPr>
          <w:b/>
          <w:lang w:eastAsia="x-none"/>
        </w:rPr>
      </w:pPr>
      <w:hyperlink r:id="rId1413" w:history="1">
        <w:r w:rsidR="00D93AE1" w:rsidRPr="00BA1001">
          <w:rPr>
            <w:rStyle w:val="Hyperlink"/>
            <w:b/>
            <w:lang w:eastAsia="x-none"/>
          </w:rPr>
          <w:t>R1-1809431</w:t>
        </w:r>
      </w:hyperlink>
      <w:r w:rsidR="00875521" w:rsidRPr="00BA1001">
        <w:rPr>
          <w:b/>
          <w:lang w:eastAsia="x-none"/>
        </w:rPr>
        <w:tab/>
        <w:t>Maintenance for NR-LTE co-existence</w:t>
      </w:r>
      <w:r w:rsidR="00875521" w:rsidRPr="00BA1001">
        <w:rPr>
          <w:b/>
          <w:lang w:eastAsia="x-none"/>
        </w:rPr>
        <w:tab/>
        <w:t>Qualcomm Incorporated</w:t>
      </w:r>
    </w:p>
    <w:p w14:paraId="56B02075" w14:textId="77777777" w:rsidR="00875521" w:rsidRPr="00875521" w:rsidRDefault="00875521" w:rsidP="00875521">
      <w:pPr>
        <w:rPr>
          <w:lang w:eastAsia="x-none"/>
        </w:rPr>
      </w:pPr>
    </w:p>
    <w:p w14:paraId="3DDA15C0" w14:textId="77777777" w:rsidR="00875521" w:rsidRPr="00875521" w:rsidRDefault="00875521" w:rsidP="00875521">
      <w:pPr>
        <w:ind w:left="720" w:hanging="720"/>
        <w:rPr>
          <w:lang w:eastAsia="x-none"/>
        </w:rPr>
      </w:pPr>
    </w:p>
    <w:p w14:paraId="6944FC06" w14:textId="17C34E87" w:rsidR="007704C1" w:rsidRPr="007704C1" w:rsidRDefault="001B7BF2" w:rsidP="00875521">
      <w:pPr>
        <w:ind w:left="720" w:hanging="720"/>
      </w:pPr>
      <w:hyperlink r:id="rId1414" w:history="1">
        <w:r w:rsidR="007704C1">
          <w:rPr>
            <w:rStyle w:val="Hyperlink"/>
          </w:rPr>
          <w:t>R1-1809831</w:t>
        </w:r>
      </w:hyperlink>
      <w:r w:rsidR="007704C1" w:rsidRPr="007704C1">
        <w:tab/>
        <w:t>Clarifications for EN-DC power control</w:t>
      </w:r>
      <w:r w:rsidR="007704C1" w:rsidRPr="007704C1">
        <w:tab/>
        <w:t>Qualcomm</w:t>
      </w:r>
    </w:p>
    <w:p w14:paraId="72813A24" w14:textId="2E255545" w:rsidR="00875521" w:rsidRPr="00BA1001" w:rsidRDefault="001B7BF2" w:rsidP="00875521">
      <w:pPr>
        <w:ind w:left="720" w:hanging="720"/>
        <w:rPr>
          <w:b/>
          <w:lang w:eastAsia="x-none"/>
        </w:rPr>
      </w:pPr>
      <w:hyperlink r:id="rId1415" w:history="1">
        <w:r w:rsidR="00D93AE1" w:rsidRPr="00BA1001">
          <w:rPr>
            <w:rStyle w:val="Hyperlink"/>
            <w:b/>
            <w:lang w:eastAsia="x-none"/>
          </w:rPr>
          <w:t>R1-1809830</w:t>
        </w:r>
      </w:hyperlink>
      <w:r w:rsidR="00875521" w:rsidRPr="00BA1001">
        <w:rPr>
          <w:b/>
          <w:lang w:eastAsia="x-none"/>
        </w:rPr>
        <w:tab/>
        <w:t>Clarification for FR1-FR2 power control in EN-DC</w:t>
      </w:r>
      <w:r w:rsidR="00875521" w:rsidRPr="00BA1001">
        <w:rPr>
          <w:b/>
          <w:lang w:eastAsia="x-none"/>
        </w:rPr>
        <w:tab/>
        <w:t>Qualc</w:t>
      </w:r>
      <w:r w:rsidR="007704C1">
        <w:rPr>
          <w:b/>
          <w:lang w:eastAsia="x-none"/>
        </w:rPr>
        <w:t>omm</w:t>
      </w:r>
    </w:p>
    <w:p w14:paraId="62A07DA6" w14:textId="623D3957" w:rsidR="00875521" w:rsidRPr="00875521" w:rsidRDefault="00875521" w:rsidP="00875521">
      <w:pPr>
        <w:rPr>
          <w:lang w:eastAsia="x-none"/>
        </w:rPr>
      </w:pPr>
      <w:r w:rsidRPr="00875521">
        <w:rPr>
          <w:highlight w:val="green"/>
          <w:lang w:eastAsia="x-none"/>
        </w:rPr>
        <w:t xml:space="preserve">The text proposal on slide 3 of </w:t>
      </w:r>
      <w:hyperlink r:id="rId1416" w:history="1">
        <w:r w:rsidR="00D93AE1">
          <w:rPr>
            <w:rStyle w:val="Hyperlink"/>
            <w:highlight w:val="green"/>
            <w:lang w:eastAsia="x-none"/>
          </w:rPr>
          <w:t>R1-1809830</w:t>
        </w:r>
      </w:hyperlink>
      <w:r w:rsidRPr="00875521">
        <w:rPr>
          <w:highlight w:val="green"/>
          <w:lang w:eastAsia="x-none"/>
        </w:rPr>
        <w:t xml:space="preserve"> is endorsed with the indentation of the last sub-bullet modified to be at the same level as the previous two main sub-bullets (i.e., no change to the indentation in the current specification).</w:t>
      </w:r>
    </w:p>
    <w:p w14:paraId="42012BD6" w14:textId="77777777" w:rsidR="00875521" w:rsidRPr="00875521" w:rsidRDefault="00875521" w:rsidP="00875521">
      <w:pPr>
        <w:ind w:left="540" w:hanging="540"/>
        <w:rPr>
          <w:lang w:eastAsia="x-none"/>
        </w:rPr>
      </w:pPr>
    </w:p>
    <w:p w14:paraId="41FB851D" w14:textId="5AEA9ACD" w:rsidR="00875521" w:rsidRPr="00875521" w:rsidRDefault="00875521" w:rsidP="00875521">
      <w:pPr>
        <w:ind w:left="540" w:hanging="540"/>
        <w:rPr>
          <w:lang w:eastAsia="x-none"/>
        </w:rPr>
      </w:pPr>
      <w:r w:rsidRPr="00875521">
        <w:rPr>
          <w:lang w:eastAsia="x-none"/>
        </w:rPr>
        <w:t>Note:</w:t>
      </w:r>
      <w:r w:rsidR="00BA1001">
        <w:rPr>
          <w:lang w:eastAsia="x-none"/>
        </w:rPr>
        <w:t xml:space="preserve"> </w:t>
      </w:r>
      <w:r w:rsidRPr="00875521">
        <w:rPr>
          <w:lang w:eastAsia="x-none"/>
        </w:rPr>
        <w:t>Currently the definition of P</w:t>
      </w:r>
      <w:r w:rsidRPr="00875521">
        <w:rPr>
          <w:vertAlign w:val="subscript"/>
          <w:lang w:eastAsia="x-none"/>
        </w:rPr>
        <w:t>cmax,c</w:t>
      </w:r>
      <w:r w:rsidRPr="00875521">
        <w:rPr>
          <w:lang w:eastAsia="x-none"/>
        </w:rPr>
        <w:t xml:space="preserve"> is incomplete in the RAN4 specifications (TS38.101-3) for the EN-DC case. If P</w:t>
      </w:r>
      <w:r w:rsidRPr="00875521">
        <w:rPr>
          <w:vertAlign w:val="subscript"/>
          <w:lang w:eastAsia="x-none"/>
        </w:rPr>
        <w:t>LTE</w:t>
      </w:r>
      <w:r w:rsidRPr="00875521">
        <w:rPr>
          <w:lang w:eastAsia="x-none"/>
        </w:rPr>
        <w:t>, P</w:t>
      </w:r>
      <w:r w:rsidRPr="00875521">
        <w:rPr>
          <w:vertAlign w:val="subscript"/>
          <w:lang w:eastAsia="x-none"/>
        </w:rPr>
        <w:t>NR</w:t>
      </w:r>
      <w:r w:rsidRPr="00875521">
        <w:rPr>
          <w:lang w:eastAsia="x-none"/>
        </w:rPr>
        <w:t xml:space="preserve"> are incorporated in the P</w:t>
      </w:r>
      <w:r w:rsidRPr="00875521">
        <w:rPr>
          <w:vertAlign w:val="subscript"/>
          <w:lang w:eastAsia="x-none"/>
        </w:rPr>
        <w:t>cmax,c</w:t>
      </w:r>
      <w:r w:rsidRPr="00875521">
        <w:rPr>
          <w:lang w:eastAsia="x-none"/>
        </w:rPr>
        <w:t xml:space="preserve"> definition in RAN4, the specification text addressed by the above agreement should be revised to take that into account.</w:t>
      </w:r>
    </w:p>
    <w:p w14:paraId="692E713D" w14:textId="77777777" w:rsidR="00875521" w:rsidRPr="00875521" w:rsidRDefault="00875521" w:rsidP="00875521">
      <w:pPr>
        <w:ind w:left="720" w:hanging="720"/>
        <w:rPr>
          <w:lang w:eastAsia="x-none"/>
        </w:rPr>
      </w:pPr>
    </w:p>
    <w:p w14:paraId="35BB2AD8" w14:textId="77777777" w:rsidR="00875521" w:rsidRPr="00875521" w:rsidRDefault="00875521" w:rsidP="00875521">
      <w:pPr>
        <w:ind w:left="720" w:hanging="720"/>
        <w:rPr>
          <w:lang w:eastAsia="x-none"/>
        </w:rPr>
      </w:pPr>
    </w:p>
    <w:p w14:paraId="686779B5" w14:textId="77777777" w:rsidR="00875521" w:rsidRPr="00875521" w:rsidRDefault="00875521" w:rsidP="00875521">
      <w:pPr>
        <w:ind w:left="720" w:hanging="720"/>
        <w:rPr>
          <w:u w:val="single"/>
          <w:lang w:eastAsia="x-none"/>
        </w:rPr>
      </w:pPr>
      <w:r w:rsidRPr="00875521">
        <w:rPr>
          <w:u w:val="single"/>
          <w:lang w:eastAsia="x-none"/>
        </w:rPr>
        <w:t>Continue offline discussions on the following topics:</w:t>
      </w:r>
    </w:p>
    <w:p w14:paraId="64B4FB67" w14:textId="77777777" w:rsidR="00875521" w:rsidRPr="00875521" w:rsidRDefault="00875521" w:rsidP="00875521">
      <w:pPr>
        <w:ind w:left="720" w:hanging="720"/>
        <w:rPr>
          <w:lang w:eastAsia="x-none"/>
        </w:rPr>
      </w:pPr>
      <w:r w:rsidRPr="00875521">
        <w:rPr>
          <w:lang w:eastAsia="x-none"/>
        </w:rPr>
        <w:t>A-MPR on intra-band EN-DC (Qualcomm)</w:t>
      </w:r>
    </w:p>
    <w:p w14:paraId="0E1D98C7" w14:textId="59A190D0" w:rsidR="00875521" w:rsidRPr="00BA1001" w:rsidRDefault="001B7BF2" w:rsidP="00875521">
      <w:pPr>
        <w:ind w:left="720" w:hanging="720"/>
        <w:rPr>
          <w:b/>
          <w:lang w:eastAsia="x-none"/>
        </w:rPr>
      </w:pPr>
      <w:hyperlink r:id="rId1417" w:history="1">
        <w:r w:rsidR="00D93AE1" w:rsidRPr="00BA1001">
          <w:rPr>
            <w:rStyle w:val="Hyperlink"/>
            <w:b/>
            <w:lang w:eastAsia="x-none"/>
          </w:rPr>
          <w:t>R1-1809833</w:t>
        </w:r>
      </w:hyperlink>
      <w:r w:rsidR="00875521" w:rsidRPr="00BA1001">
        <w:rPr>
          <w:b/>
          <w:lang w:eastAsia="x-none"/>
        </w:rPr>
        <w:tab/>
        <w:t>Proposals on intra-band EN-DC MPR handling</w:t>
      </w:r>
      <w:r w:rsidR="00875521" w:rsidRPr="00BA1001">
        <w:rPr>
          <w:b/>
          <w:lang w:eastAsia="x-none"/>
        </w:rPr>
        <w:tab/>
        <w:t>Qualcomm</w:t>
      </w:r>
    </w:p>
    <w:p w14:paraId="207AD586" w14:textId="77777777" w:rsidR="00875521" w:rsidRPr="00875521" w:rsidRDefault="00875521" w:rsidP="00875521">
      <w:pPr>
        <w:ind w:left="720" w:hanging="720"/>
        <w:rPr>
          <w:lang w:eastAsia="x-none"/>
        </w:rPr>
      </w:pPr>
    </w:p>
    <w:p w14:paraId="235E373E" w14:textId="77777777" w:rsidR="00875521" w:rsidRPr="00875521" w:rsidRDefault="00875521" w:rsidP="00875521">
      <w:pPr>
        <w:ind w:left="720" w:hanging="720"/>
        <w:rPr>
          <w:lang w:eastAsia="x-none"/>
        </w:rPr>
      </w:pPr>
      <w:r w:rsidRPr="00875521">
        <w:rPr>
          <w:lang w:eastAsia="x-none"/>
        </w:rPr>
        <w:t>Phase continuity issues (Hong)</w:t>
      </w:r>
    </w:p>
    <w:p w14:paraId="707A1CE3" w14:textId="754EDDDE" w:rsidR="00875521" w:rsidRPr="00BA1001" w:rsidRDefault="001B7BF2" w:rsidP="00875521">
      <w:pPr>
        <w:ind w:left="720" w:hanging="720"/>
        <w:rPr>
          <w:b/>
          <w:lang w:eastAsia="x-none"/>
        </w:rPr>
      </w:pPr>
      <w:hyperlink r:id="rId1418" w:history="1">
        <w:r w:rsidR="00D93AE1" w:rsidRPr="00BA1001">
          <w:rPr>
            <w:rStyle w:val="Hyperlink"/>
            <w:b/>
            <w:lang w:eastAsia="x-none"/>
          </w:rPr>
          <w:t>R1-1809823</w:t>
        </w:r>
      </w:hyperlink>
      <w:r w:rsidR="00875521" w:rsidRPr="00BA1001">
        <w:rPr>
          <w:b/>
          <w:lang w:eastAsia="x-none"/>
        </w:rPr>
        <w:tab/>
        <w:t>Summary on the phase continuity issue of intra-band EN-DC  Intel</w:t>
      </w:r>
    </w:p>
    <w:p w14:paraId="17B328BA" w14:textId="77777777" w:rsidR="00875521" w:rsidRPr="00875521" w:rsidRDefault="00875521" w:rsidP="00875521">
      <w:pPr>
        <w:ind w:left="720" w:hanging="720"/>
        <w:rPr>
          <w:lang w:eastAsia="x-none"/>
        </w:rPr>
      </w:pPr>
    </w:p>
    <w:p w14:paraId="4F2E2F93" w14:textId="77777777" w:rsidR="00875521" w:rsidRPr="00875521" w:rsidRDefault="00875521" w:rsidP="00875521">
      <w:pPr>
        <w:ind w:left="720" w:hanging="720"/>
        <w:rPr>
          <w:lang w:eastAsia="x-none"/>
        </w:rPr>
      </w:pPr>
    </w:p>
    <w:p w14:paraId="39E40999" w14:textId="77777777" w:rsidR="00875521" w:rsidRPr="00875521" w:rsidRDefault="00875521" w:rsidP="00875521">
      <w:pPr>
        <w:ind w:left="720" w:hanging="720"/>
        <w:rPr>
          <w:lang w:eastAsia="x-none"/>
        </w:rPr>
      </w:pPr>
      <w:r w:rsidRPr="00875521">
        <w:rPr>
          <w:highlight w:val="green"/>
          <w:lang w:eastAsia="x-none"/>
        </w:rPr>
        <w:t>Agreement:</w:t>
      </w:r>
    </w:p>
    <w:p w14:paraId="7C50FB56" w14:textId="77777777" w:rsidR="00875521" w:rsidRPr="00875521" w:rsidRDefault="00875521" w:rsidP="00875521">
      <w:pPr>
        <w:rPr>
          <w:lang w:eastAsia="x-none"/>
        </w:rPr>
      </w:pPr>
      <w:r w:rsidRPr="00875521">
        <w:rPr>
          <w:lang w:eastAsia="x-none"/>
        </w:rPr>
        <w:t>UE capability signalling that indicates per band per band combination whether the UE can handle (motivated by impacts of PA phase discontinuity) cases with overlapping transmissions with non-aligned starting or ending times or hop boundaries across carriers is beneficial and is introduced.</w:t>
      </w:r>
    </w:p>
    <w:p w14:paraId="49C6FA64" w14:textId="77777777" w:rsidR="00875521" w:rsidRPr="00875521" w:rsidRDefault="00875521" w:rsidP="00FD2787">
      <w:pPr>
        <w:numPr>
          <w:ilvl w:val="0"/>
          <w:numId w:val="226"/>
        </w:numPr>
        <w:rPr>
          <w:lang w:eastAsia="x-none"/>
        </w:rPr>
      </w:pPr>
      <w:r w:rsidRPr="00875521">
        <w:rPr>
          <w:lang w:eastAsia="x-none"/>
        </w:rPr>
        <w:t>Only applicable to intra-band EN-DC, intra-band CA, FDM-based ULSUP (UL Sharing from UE Perspective)</w:t>
      </w:r>
    </w:p>
    <w:p w14:paraId="7180BABF" w14:textId="77777777" w:rsidR="00875521" w:rsidRPr="00875521" w:rsidRDefault="00875521" w:rsidP="00FD2787">
      <w:pPr>
        <w:numPr>
          <w:ilvl w:val="1"/>
          <w:numId w:val="226"/>
        </w:numPr>
        <w:rPr>
          <w:lang w:eastAsia="x-none"/>
        </w:rPr>
      </w:pPr>
      <w:r w:rsidRPr="00875521">
        <w:rPr>
          <w:lang w:eastAsia="x-none"/>
        </w:rPr>
        <w:t>Note: Normal UE behaviour is assumed when the UE does not indicate the lack of this capability through the capability signalling or when the capability is not applicable</w:t>
      </w:r>
    </w:p>
    <w:p w14:paraId="72892B38" w14:textId="77777777" w:rsidR="00875521" w:rsidRPr="00875521" w:rsidRDefault="00875521" w:rsidP="00FD2787">
      <w:pPr>
        <w:numPr>
          <w:ilvl w:val="0"/>
          <w:numId w:val="226"/>
        </w:numPr>
        <w:rPr>
          <w:lang w:eastAsia="x-none"/>
        </w:rPr>
      </w:pPr>
      <w:r w:rsidRPr="00875521">
        <w:rPr>
          <w:lang w:eastAsia="x-none"/>
        </w:rPr>
        <w:t>RAN4 to determine whether a UE that cannot handle such cases needs different performance requirements or whether these cases are treated as error cases.</w:t>
      </w:r>
    </w:p>
    <w:p w14:paraId="134BEAAC" w14:textId="77777777" w:rsidR="00875521" w:rsidRPr="00875521" w:rsidRDefault="00875521" w:rsidP="00FD2787">
      <w:pPr>
        <w:numPr>
          <w:ilvl w:val="0"/>
          <w:numId w:val="226"/>
        </w:numPr>
        <w:rPr>
          <w:lang w:eastAsia="x-none"/>
        </w:rPr>
      </w:pPr>
      <w:r w:rsidRPr="00875521">
        <w:rPr>
          <w:lang w:eastAsia="x-none"/>
        </w:rPr>
        <w:t>For intra-band EN-DC and FDM-based ULSUP, whether the capability is applicable also when NR is operated with different numerology than LTE should be determined in RAN4</w:t>
      </w:r>
    </w:p>
    <w:p w14:paraId="62768E8A" w14:textId="77777777" w:rsidR="00875521" w:rsidRPr="00875521" w:rsidRDefault="00875521" w:rsidP="00FD2787">
      <w:pPr>
        <w:numPr>
          <w:ilvl w:val="0"/>
          <w:numId w:val="226"/>
        </w:numPr>
        <w:rPr>
          <w:lang w:eastAsia="x-none"/>
        </w:rPr>
      </w:pPr>
      <w:r w:rsidRPr="00875521">
        <w:rPr>
          <w:lang w:eastAsia="x-none"/>
        </w:rPr>
        <w:t xml:space="preserve">RAN4 to determine in which bands, in which band-combinations (including in which bands in the band-combination) the capability is applicable </w:t>
      </w:r>
    </w:p>
    <w:p w14:paraId="79473DF7" w14:textId="77777777" w:rsidR="00875521" w:rsidRPr="00875521" w:rsidRDefault="00875521" w:rsidP="00FD2787">
      <w:pPr>
        <w:numPr>
          <w:ilvl w:val="1"/>
          <w:numId w:val="226"/>
        </w:numPr>
        <w:rPr>
          <w:lang w:eastAsia="x-none"/>
        </w:rPr>
      </w:pPr>
      <w:r w:rsidRPr="00875521">
        <w:rPr>
          <w:lang w:eastAsia="x-none"/>
        </w:rPr>
        <w:t>Note: This is not intended to change other UE capabilities and minimum performance requirements related to the number of antennas and PAs as per the RAN4 requirements.</w:t>
      </w:r>
    </w:p>
    <w:p w14:paraId="3D2113E8" w14:textId="77777777" w:rsidR="00875521" w:rsidRPr="00875521" w:rsidRDefault="00875521" w:rsidP="00875521">
      <w:pPr>
        <w:rPr>
          <w:lang w:eastAsia="x-none"/>
        </w:rPr>
      </w:pPr>
    </w:p>
    <w:p w14:paraId="390589C4" w14:textId="3F099CB6" w:rsidR="00875521" w:rsidRPr="00BA1001" w:rsidRDefault="001B7BF2" w:rsidP="00875521">
      <w:pPr>
        <w:ind w:left="720" w:hanging="720"/>
        <w:rPr>
          <w:b/>
          <w:lang w:eastAsia="x-none"/>
        </w:rPr>
      </w:pPr>
      <w:hyperlink r:id="rId1419" w:history="1">
        <w:r w:rsidR="00D93AE1" w:rsidRPr="00BA1001">
          <w:rPr>
            <w:rStyle w:val="Hyperlink"/>
            <w:b/>
            <w:lang w:eastAsia="x-none"/>
          </w:rPr>
          <w:t>R1-1809967</w:t>
        </w:r>
      </w:hyperlink>
      <w:r w:rsidR="00875521" w:rsidRPr="00BA1001">
        <w:rPr>
          <w:b/>
          <w:lang w:eastAsia="x-none"/>
        </w:rPr>
        <w:tab/>
        <w:t>[Draft] LS on UE capability f</w:t>
      </w:r>
      <w:r w:rsidR="00BA1001">
        <w:rPr>
          <w:b/>
          <w:lang w:eastAsia="x-none"/>
        </w:rPr>
        <w:t>or NR-LTE co-existence</w:t>
      </w:r>
      <w:r w:rsidR="00BA1001">
        <w:rPr>
          <w:b/>
          <w:lang w:eastAsia="x-none"/>
        </w:rPr>
        <w:tab/>
        <w:t>Intel</w:t>
      </w:r>
    </w:p>
    <w:p w14:paraId="2482FFEB" w14:textId="022CDCB2" w:rsidR="00875521" w:rsidRPr="00875521" w:rsidRDefault="00875521" w:rsidP="00875521">
      <w:pPr>
        <w:ind w:left="720" w:hanging="720"/>
        <w:rPr>
          <w:lang w:eastAsia="x-none"/>
        </w:rPr>
      </w:pPr>
      <w:r w:rsidRPr="00875521">
        <w:rPr>
          <w:highlight w:val="green"/>
          <w:lang w:eastAsia="x-none"/>
        </w:rPr>
        <w:t xml:space="preserve">Final LS approved in </w:t>
      </w:r>
      <w:hyperlink r:id="rId1420" w:history="1">
        <w:r w:rsidR="00D93AE1">
          <w:rPr>
            <w:rStyle w:val="Hyperlink"/>
            <w:highlight w:val="green"/>
            <w:lang w:eastAsia="x-none"/>
          </w:rPr>
          <w:t>R1-1809992</w:t>
        </w:r>
      </w:hyperlink>
      <w:r w:rsidRPr="00875521">
        <w:rPr>
          <w:lang w:eastAsia="x-none"/>
        </w:rPr>
        <w:t xml:space="preserve"> with the following modifications:</w:t>
      </w:r>
    </w:p>
    <w:p w14:paraId="50A09A6F" w14:textId="77777777" w:rsidR="00875521" w:rsidRPr="00875521" w:rsidRDefault="00875521" w:rsidP="00FD2787">
      <w:pPr>
        <w:numPr>
          <w:ilvl w:val="0"/>
          <w:numId w:val="227"/>
        </w:numPr>
        <w:rPr>
          <w:lang w:eastAsia="x-none"/>
        </w:rPr>
      </w:pPr>
      <w:r w:rsidRPr="00875521">
        <w:rPr>
          <w:lang w:eastAsia="x-none"/>
        </w:rPr>
        <w:t>Change title to “LS on NR-LTE co-existence</w:t>
      </w:r>
    </w:p>
    <w:p w14:paraId="3C5179C7" w14:textId="71A71ECA" w:rsidR="00875521" w:rsidRPr="00875521" w:rsidRDefault="00875521" w:rsidP="00FD2787">
      <w:pPr>
        <w:numPr>
          <w:ilvl w:val="0"/>
          <w:numId w:val="227"/>
        </w:numPr>
        <w:rPr>
          <w:lang w:eastAsia="x-none"/>
        </w:rPr>
      </w:pPr>
      <w:r w:rsidRPr="00875521">
        <w:rPr>
          <w:lang w:eastAsia="x-none"/>
        </w:rPr>
        <w:t xml:space="preserve">Add the agreement on sTTI and SPT to the draft LS in </w:t>
      </w:r>
      <w:hyperlink r:id="rId1421" w:history="1">
        <w:r w:rsidR="00D93AE1">
          <w:rPr>
            <w:rStyle w:val="Hyperlink"/>
            <w:lang w:eastAsia="x-none"/>
          </w:rPr>
          <w:t>R1-1809967</w:t>
        </w:r>
      </w:hyperlink>
    </w:p>
    <w:p w14:paraId="1CB99EE3" w14:textId="77777777" w:rsidR="00875521" w:rsidRPr="00875521" w:rsidRDefault="00875521" w:rsidP="00FD2787">
      <w:pPr>
        <w:numPr>
          <w:ilvl w:val="0"/>
          <w:numId w:val="227"/>
        </w:numPr>
        <w:rPr>
          <w:lang w:eastAsia="x-none"/>
        </w:rPr>
      </w:pPr>
      <w:r w:rsidRPr="00875521">
        <w:rPr>
          <w:lang w:eastAsia="x-none"/>
        </w:rPr>
        <w:t>LS to be addressed to RAN4 and RAN2 with the same action, i.e., to take the agreements into account in their work.</w:t>
      </w:r>
    </w:p>
    <w:p w14:paraId="18112AE8" w14:textId="77777777" w:rsidR="00875521" w:rsidRPr="00875521" w:rsidRDefault="00875521" w:rsidP="00875521">
      <w:pPr>
        <w:ind w:left="720" w:hanging="720"/>
        <w:rPr>
          <w:lang w:eastAsia="x-none"/>
        </w:rPr>
      </w:pPr>
    </w:p>
    <w:p w14:paraId="65A7C1D9" w14:textId="77777777" w:rsidR="00875521" w:rsidRPr="00875521" w:rsidRDefault="00875521" w:rsidP="00875521">
      <w:pPr>
        <w:ind w:left="720" w:hanging="720"/>
        <w:rPr>
          <w:lang w:eastAsia="x-none"/>
        </w:rPr>
      </w:pPr>
    </w:p>
    <w:p w14:paraId="6FC48B2E" w14:textId="49087ABB" w:rsidR="00875521" w:rsidRPr="00BA1001" w:rsidRDefault="001B7BF2" w:rsidP="00875521">
      <w:pPr>
        <w:ind w:left="720" w:hanging="720"/>
        <w:rPr>
          <w:b/>
          <w:lang w:val="fr-FR" w:eastAsia="x-none"/>
        </w:rPr>
      </w:pPr>
      <w:hyperlink r:id="rId1422" w:history="1">
        <w:r w:rsidR="00D93AE1" w:rsidRPr="00BA1001">
          <w:rPr>
            <w:rStyle w:val="Hyperlink"/>
            <w:b/>
            <w:lang w:val="fr-FR" w:eastAsia="x-none"/>
          </w:rPr>
          <w:t>R1-1809832</w:t>
        </w:r>
      </w:hyperlink>
      <w:r w:rsidR="00875521" w:rsidRPr="00BA1001">
        <w:rPr>
          <w:b/>
          <w:lang w:val="fr-FR" w:eastAsia="x-none"/>
        </w:rPr>
        <w:tab/>
        <w:t>Limitations on EN-DC PHR</w:t>
      </w:r>
      <w:r w:rsidR="00875521" w:rsidRPr="00BA1001">
        <w:rPr>
          <w:b/>
          <w:lang w:val="fr-FR" w:eastAsia="x-none"/>
        </w:rPr>
        <w:tab/>
        <w:t>Qualcomm</w:t>
      </w:r>
    </w:p>
    <w:p w14:paraId="621C4C62" w14:textId="77777777" w:rsidR="00875521" w:rsidRPr="00875521" w:rsidRDefault="00875521" w:rsidP="00875521">
      <w:pPr>
        <w:ind w:left="720" w:hanging="720"/>
        <w:rPr>
          <w:lang w:val="fr-FR" w:eastAsia="x-none"/>
        </w:rPr>
      </w:pPr>
    </w:p>
    <w:p w14:paraId="72AB425C" w14:textId="0044D3CB" w:rsidR="00875521" w:rsidRPr="00875521" w:rsidRDefault="001B7BF2" w:rsidP="00875521">
      <w:pPr>
        <w:ind w:left="720" w:hanging="720"/>
        <w:rPr>
          <w:lang w:eastAsia="x-none"/>
        </w:rPr>
      </w:pPr>
      <w:hyperlink r:id="rId1423" w:history="1">
        <w:r w:rsidR="00D93AE1">
          <w:rPr>
            <w:rStyle w:val="Hyperlink"/>
            <w:lang w:eastAsia="x-none"/>
          </w:rPr>
          <w:t>R1-1809843</w:t>
        </w:r>
      </w:hyperlink>
      <w:r w:rsidR="00875521" w:rsidRPr="00875521">
        <w:rPr>
          <w:lang w:eastAsia="x-none"/>
        </w:rPr>
        <w:tab/>
        <w:t>Offline discussion on LTE sTTI for EN-DC</w:t>
      </w:r>
      <w:r w:rsidR="00875521" w:rsidRPr="00875521">
        <w:rPr>
          <w:lang w:eastAsia="x-none"/>
        </w:rPr>
        <w:tab/>
        <w:t>LG</w:t>
      </w:r>
    </w:p>
    <w:p w14:paraId="2F1DBFCE" w14:textId="2D7AF57A" w:rsidR="00875521" w:rsidRPr="00BA1001" w:rsidRDefault="001B7BF2" w:rsidP="00875521">
      <w:pPr>
        <w:ind w:left="720" w:hanging="720"/>
        <w:rPr>
          <w:b/>
          <w:lang w:eastAsia="x-none"/>
        </w:rPr>
      </w:pPr>
      <w:hyperlink r:id="rId1424" w:history="1">
        <w:r w:rsidR="00D93AE1" w:rsidRPr="00BA1001">
          <w:rPr>
            <w:rStyle w:val="Hyperlink"/>
            <w:b/>
            <w:lang w:eastAsia="x-none"/>
          </w:rPr>
          <w:t>R1-1809885</w:t>
        </w:r>
      </w:hyperlink>
      <w:r w:rsidR="00875521" w:rsidRPr="00BA1001">
        <w:rPr>
          <w:b/>
          <w:lang w:eastAsia="x-none"/>
        </w:rPr>
        <w:tab/>
        <w:t>Offline discussion on LTE sTTI for EN-DC LG</w:t>
      </w:r>
    </w:p>
    <w:p w14:paraId="23540965" w14:textId="77777777" w:rsidR="00875521" w:rsidRPr="00875521" w:rsidRDefault="00875521" w:rsidP="00875521">
      <w:pPr>
        <w:ind w:left="720" w:hanging="720"/>
        <w:rPr>
          <w:lang w:eastAsia="x-none"/>
        </w:rPr>
      </w:pPr>
    </w:p>
    <w:p w14:paraId="69F92D13" w14:textId="40B69637" w:rsidR="00875521" w:rsidRPr="00875521" w:rsidRDefault="001B7BF2" w:rsidP="00875521">
      <w:pPr>
        <w:ind w:left="720" w:hanging="720"/>
        <w:rPr>
          <w:lang w:eastAsia="x-none"/>
        </w:rPr>
      </w:pPr>
      <w:hyperlink r:id="rId1425" w:history="1">
        <w:r w:rsidR="00D93AE1">
          <w:rPr>
            <w:rStyle w:val="Hyperlink"/>
            <w:lang w:eastAsia="x-none"/>
          </w:rPr>
          <w:t>R1-1809874</w:t>
        </w:r>
      </w:hyperlink>
      <w:r w:rsidR="00875521" w:rsidRPr="00875521">
        <w:rPr>
          <w:lang w:eastAsia="x-none"/>
        </w:rPr>
        <w:tab/>
        <w:t>Issue on EN-DC Dynamic Power Sharing with LTE SPS UL Skipping</w:t>
      </w:r>
      <w:r w:rsidR="00875521" w:rsidRPr="00875521">
        <w:rPr>
          <w:lang w:eastAsia="x-none"/>
        </w:rPr>
        <w:tab/>
        <w:t>Motorola Mobility, Lenovo</w:t>
      </w:r>
    </w:p>
    <w:p w14:paraId="11AADB00" w14:textId="2A309BCE" w:rsidR="00875521" w:rsidRPr="00BA1001" w:rsidRDefault="001B7BF2" w:rsidP="00875521">
      <w:pPr>
        <w:ind w:left="720" w:hanging="720"/>
        <w:rPr>
          <w:b/>
          <w:lang w:eastAsia="x-none"/>
        </w:rPr>
      </w:pPr>
      <w:hyperlink r:id="rId1426" w:history="1">
        <w:r w:rsidR="00D93AE1" w:rsidRPr="00BA1001">
          <w:rPr>
            <w:rStyle w:val="Hyperlink"/>
            <w:b/>
            <w:lang w:eastAsia="x-none"/>
          </w:rPr>
          <w:t>R1-1809954</w:t>
        </w:r>
      </w:hyperlink>
      <w:r w:rsidR="00875521" w:rsidRPr="00BA1001">
        <w:rPr>
          <w:b/>
          <w:lang w:eastAsia="x-none"/>
        </w:rPr>
        <w:tab/>
        <w:t>Issue on EN-DC Dynamic Power Sharing with LTE SPS UL Skipping</w:t>
      </w:r>
      <w:r w:rsidR="00875521" w:rsidRPr="00BA1001">
        <w:rPr>
          <w:b/>
          <w:lang w:eastAsia="x-none"/>
        </w:rPr>
        <w:tab/>
        <w:t>Motorola Mobility, Lenovo</w:t>
      </w:r>
    </w:p>
    <w:p w14:paraId="1FBE03A2" w14:textId="77777777" w:rsidR="00E303AE" w:rsidRPr="00E303AE" w:rsidRDefault="00E303AE" w:rsidP="00063CD3">
      <w:pPr>
        <w:pStyle w:val="Heading3"/>
      </w:pPr>
      <w:bookmarkStart w:id="955" w:name="_Toc526458918"/>
      <w:r w:rsidRPr="00E303AE">
        <w:t xml:space="preserve">Maintenance for </w:t>
      </w:r>
      <w:r w:rsidRPr="00E303AE">
        <w:rPr>
          <w:rFonts w:hint="eastAsia"/>
        </w:rPr>
        <w:t>UL power control</w:t>
      </w:r>
      <w:bookmarkEnd w:id="954"/>
      <w:bookmarkEnd w:id="955"/>
    </w:p>
    <w:p w14:paraId="579E2A94" w14:textId="77777777" w:rsidR="00E303AE" w:rsidRPr="00E303AE" w:rsidRDefault="00E303AE" w:rsidP="00E303AE">
      <w:pPr>
        <w:rPr>
          <w:i/>
          <w:lang w:eastAsia="x-none"/>
        </w:rPr>
      </w:pPr>
      <w:r w:rsidRPr="00E303AE">
        <w:rPr>
          <w:i/>
          <w:lang w:eastAsia="x-none"/>
        </w:rPr>
        <w:t xml:space="preserve">Including both non-CA and CA aspects, NR-NR DC related power control issues (if any) (please refer to </w:t>
      </w:r>
      <w:hyperlink r:id="rId1427" w:history="1">
        <w:r w:rsidRPr="00E303AE">
          <w:rPr>
            <w:i/>
            <w:color w:val="0000FF"/>
            <w:u w:val="single"/>
            <w:lang w:eastAsia="x-none"/>
          </w:rPr>
          <w:t>RP-181473</w:t>
        </w:r>
      </w:hyperlink>
      <w:r w:rsidRPr="00E303AE">
        <w:rPr>
          <w:i/>
          <w:lang w:eastAsia="x-none"/>
        </w:rPr>
        <w:t xml:space="preserve"> for detailed scoping), etc.</w:t>
      </w:r>
    </w:p>
    <w:p w14:paraId="69D4499A" w14:textId="77777777" w:rsidR="00E303AE" w:rsidRPr="00E303AE" w:rsidRDefault="00E303AE" w:rsidP="00E303AE">
      <w:pPr>
        <w:ind w:left="720" w:hanging="720"/>
        <w:rPr>
          <w:b/>
          <w:i/>
          <w:color w:val="FF0000"/>
          <w:lang w:eastAsia="x-none"/>
        </w:rPr>
      </w:pPr>
      <w:r w:rsidRPr="00E303AE">
        <w:rPr>
          <w:b/>
          <w:i/>
          <w:color w:val="FF0000"/>
          <w:lang w:eastAsia="x-none"/>
        </w:rPr>
        <w:t xml:space="preserve">Please use separate sections for each of the respective sub-topic to facilitate reviews and summary. </w:t>
      </w:r>
    </w:p>
    <w:p w14:paraId="2EC98FC8" w14:textId="77777777" w:rsidR="003D6A10" w:rsidRDefault="003D6A10" w:rsidP="00E303AE">
      <w:pPr>
        <w:ind w:left="720" w:hanging="720"/>
        <w:rPr>
          <w:lang w:eastAsia="x-none"/>
        </w:rPr>
      </w:pPr>
    </w:p>
    <w:p w14:paraId="33532336" w14:textId="77777777" w:rsidR="003D6A10" w:rsidRPr="003D6A10" w:rsidRDefault="003D6A10" w:rsidP="003D6A10">
      <w:pPr>
        <w:rPr>
          <w:b/>
        </w:rPr>
      </w:pPr>
      <w:r w:rsidRPr="003D6A10">
        <w:rPr>
          <w:b/>
        </w:rPr>
        <w:t>Friday</w:t>
      </w:r>
    </w:p>
    <w:p w14:paraId="177A94D4" w14:textId="2347DAAA" w:rsidR="003D6A10" w:rsidRPr="003D6A10" w:rsidRDefault="001B7BF2" w:rsidP="003D6A10">
      <w:pPr>
        <w:rPr>
          <w:b/>
        </w:rPr>
      </w:pPr>
      <w:hyperlink r:id="rId1428" w:history="1">
        <w:r w:rsidR="00D93AE1">
          <w:rPr>
            <w:rStyle w:val="Hyperlink"/>
            <w:b/>
          </w:rPr>
          <w:t>R1-1809915</w:t>
        </w:r>
      </w:hyperlink>
      <w:r w:rsidR="003D6A10" w:rsidRPr="003D6A10">
        <w:rPr>
          <w:b/>
        </w:rPr>
        <w:tab/>
        <w:t>Chairman's notes of AI 7.1.5 Maintenance for UL power control</w:t>
      </w:r>
      <w:r w:rsidR="003D6A10" w:rsidRPr="003D6A10">
        <w:rPr>
          <w:b/>
        </w:rPr>
        <w:tab/>
        <w:t>Ad-hoc chair (Samsung)</w:t>
      </w:r>
    </w:p>
    <w:p w14:paraId="54AC440F" w14:textId="77777777" w:rsidR="003D6A10" w:rsidRPr="00BD0234" w:rsidRDefault="003D6A10" w:rsidP="003D6A1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endorsed, content is incorporated below.</w:t>
      </w:r>
    </w:p>
    <w:p w14:paraId="164C07D9" w14:textId="77777777" w:rsidR="003D6A10" w:rsidRDefault="003D6A10" w:rsidP="00E303AE">
      <w:pPr>
        <w:ind w:left="720" w:hanging="720"/>
        <w:rPr>
          <w:lang w:eastAsia="x-none"/>
        </w:rPr>
      </w:pPr>
    </w:p>
    <w:p w14:paraId="2FACC9BB" w14:textId="77777777" w:rsidR="003D6A10" w:rsidRDefault="003D6A10" w:rsidP="00E303AE">
      <w:pPr>
        <w:ind w:left="720" w:hanging="720"/>
        <w:rPr>
          <w:lang w:eastAsia="x-none"/>
        </w:rPr>
      </w:pPr>
    </w:p>
    <w:bookmarkStart w:id="956" w:name="_Toc521704525"/>
    <w:p w14:paraId="4B502F3A" w14:textId="246E422D" w:rsidR="0098455E" w:rsidRPr="0071673B" w:rsidRDefault="00D93AE1" w:rsidP="0098455E">
      <w:pPr>
        <w:ind w:left="720" w:hanging="720"/>
        <w:rPr>
          <w:b/>
          <w:lang w:eastAsia="x-none"/>
        </w:rPr>
      </w:pPr>
      <w:r w:rsidRPr="0071673B">
        <w:rPr>
          <w:b/>
          <w:color w:val="0000FF"/>
          <w:u w:val="single"/>
        </w:rPr>
        <w:fldChar w:fldCharType="begin"/>
      </w:r>
      <w:r w:rsidR="00580D49" w:rsidRPr="0071673B">
        <w:rPr>
          <w:b/>
          <w:color w:val="0000FF"/>
          <w:u w:val="single"/>
        </w:rPr>
        <w:instrText>HYPERLINK "C:\\Users\\Merias\\Documents\\RAN1\\TSGR1_94-Sweden\\Docs\\R1-1809772.zip"</w:instrText>
      </w:r>
      <w:r w:rsidRPr="0071673B">
        <w:rPr>
          <w:b/>
          <w:color w:val="0000FF"/>
          <w:u w:val="single"/>
        </w:rPr>
        <w:fldChar w:fldCharType="separate"/>
      </w:r>
      <w:r w:rsidRPr="0071673B">
        <w:rPr>
          <w:rStyle w:val="Hyperlink"/>
          <w:b/>
        </w:rPr>
        <w:t>R1-1809772</w:t>
      </w:r>
      <w:r w:rsidRPr="0071673B">
        <w:rPr>
          <w:b/>
          <w:color w:val="0000FF"/>
          <w:u w:val="single"/>
        </w:rPr>
        <w:fldChar w:fldCharType="end"/>
      </w:r>
      <w:r w:rsidR="0098455E" w:rsidRPr="0071673B">
        <w:rPr>
          <w:b/>
          <w:lang w:eastAsia="x-none"/>
        </w:rPr>
        <w:tab/>
        <w:t>Summary for Al 7.1.5 NR UL power control in non-CA aspects</w:t>
      </w:r>
      <w:r w:rsidR="0098455E" w:rsidRPr="0071673B">
        <w:rPr>
          <w:b/>
          <w:lang w:eastAsia="x-none"/>
        </w:rPr>
        <w:tab/>
        <w:t>ZTE</w:t>
      </w:r>
    </w:p>
    <w:p w14:paraId="5E30A673" w14:textId="77777777" w:rsidR="0098455E" w:rsidRPr="0098455E" w:rsidRDefault="0098455E" w:rsidP="0098455E">
      <w:pPr>
        <w:ind w:left="720" w:hanging="720"/>
        <w:rPr>
          <w:lang w:eastAsia="x-none"/>
        </w:rPr>
      </w:pPr>
    </w:p>
    <w:p w14:paraId="0B6E7694" w14:textId="77777777" w:rsidR="0098455E" w:rsidRPr="0098455E" w:rsidRDefault="0098455E" w:rsidP="0098455E">
      <w:pPr>
        <w:ind w:left="720" w:hanging="720"/>
        <w:rPr>
          <w:b/>
          <w:szCs w:val="32"/>
          <w:lang w:eastAsia="x-none"/>
        </w:rPr>
      </w:pPr>
      <w:r w:rsidRPr="0098455E">
        <w:rPr>
          <w:b/>
          <w:szCs w:val="32"/>
          <w:lang w:eastAsia="x-none"/>
        </w:rPr>
        <w:t>Conclusion</w:t>
      </w:r>
    </w:p>
    <w:p w14:paraId="27C7B55A" w14:textId="77777777" w:rsidR="0098455E" w:rsidRPr="0098455E" w:rsidRDefault="0098455E" w:rsidP="0098455E">
      <w:pPr>
        <w:ind w:left="720" w:hanging="720"/>
        <w:rPr>
          <w:szCs w:val="32"/>
          <w:lang w:eastAsia="x-none"/>
        </w:rPr>
      </w:pPr>
      <w:r w:rsidRPr="0098455E">
        <w:rPr>
          <w:szCs w:val="32"/>
          <w:lang w:eastAsia="x-none"/>
        </w:rPr>
        <w:t>Editor to reflect the following existing agreement into the specification:</w:t>
      </w:r>
    </w:p>
    <w:p w14:paraId="33851044" w14:textId="77777777" w:rsidR="0098455E" w:rsidRPr="0098455E" w:rsidRDefault="0098455E" w:rsidP="0098455E">
      <w:pPr>
        <w:rPr>
          <w:sz w:val="32"/>
          <w:szCs w:val="32"/>
          <w:lang w:eastAsia="x-none"/>
        </w:rPr>
      </w:pPr>
      <w:r w:rsidRPr="0098455E">
        <w:rPr>
          <w:iCs/>
          <w:szCs w:val="32"/>
        </w:rPr>
        <w:t>A UE is not expected to simultaneously maintain more than four pathloss estimates per serving cell for all PUSCH/PUCCH/SRS transmissions</w:t>
      </w:r>
    </w:p>
    <w:p w14:paraId="12CDE0FD" w14:textId="77777777" w:rsidR="0098455E" w:rsidRPr="0098455E" w:rsidRDefault="0098455E" w:rsidP="0098455E">
      <w:pPr>
        <w:ind w:left="720" w:hanging="720"/>
        <w:rPr>
          <w:lang w:eastAsia="x-none"/>
        </w:rPr>
      </w:pPr>
    </w:p>
    <w:p w14:paraId="7F3D0D0B" w14:textId="77777777" w:rsidR="0098455E" w:rsidRPr="0071673B" w:rsidRDefault="0098455E" w:rsidP="0098455E">
      <w:pPr>
        <w:snapToGrid w:val="0"/>
        <w:jc w:val="both"/>
        <w:rPr>
          <w:rFonts w:eastAsia="SimSun"/>
          <w:highlight w:val="green"/>
        </w:rPr>
      </w:pPr>
      <w:r w:rsidRPr="0071673B">
        <w:rPr>
          <w:rFonts w:eastAsia="SimSun"/>
          <w:highlight w:val="green"/>
        </w:rPr>
        <w:t>Agreement</w:t>
      </w:r>
    </w:p>
    <w:p w14:paraId="642A559B" w14:textId="77777777" w:rsidR="0098455E" w:rsidRPr="0098455E" w:rsidRDefault="0098455E" w:rsidP="0098455E">
      <w:pPr>
        <w:snapToGrid w:val="0"/>
        <w:jc w:val="both"/>
        <w:rPr>
          <w:bCs/>
          <w:szCs w:val="20"/>
        </w:rPr>
      </w:pPr>
      <w:r w:rsidRPr="0098455E">
        <w:rPr>
          <w:rFonts w:eastAsia="SimSun"/>
          <w:szCs w:val="20"/>
        </w:rPr>
        <w:t>F</w:t>
      </w:r>
      <w:r w:rsidRPr="0098455E">
        <w:rPr>
          <w:rFonts w:eastAsia="SimSun" w:hint="eastAsia"/>
          <w:szCs w:val="20"/>
        </w:rPr>
        <w:t>ollowing working assumption</w:t>
      </w:r>
      <w:r w:rsidRPr="0098455E">
        <w:rPr>
          <w:rFonts w:eastAsia="SimSun"/>
          <w:szCs w:val="20"/>
        </w:rPr>
        <w:t xml:space="preserve"> is confirmed</w:t>
      </w:r>
    </w:p>
    <w:p w14:paraId="472309D4" w14:textId="77777777" w:rsidR="0098455E" w:rsidRPr="0098455E" w:rsidRDefault="0098455E" w:rsidP="0098455E">
      <w:pPr>
        <w:snapToGrid w:val="0"/>
        <w:jc w:val="both"/>
        <w:rPr>
          <w:szCs w:val="20"/>
        </w:rPr>
      </w:pPr>
      <w:r w:rsidRPr="0098455E">
        <w:rPr>
          <w:szCs w:val="20"/>
        </w:rPr>
        <w:t>For PUCCH, K value for non-scheduled UL transmission is the minimum of the common configured K2 values</w:t>
      </w:r>
    </w:p>
    <w:p w14:paraId="263CE0C9" w14:textId="77777777" w:rsidR="0098455E" w:rsidRPr="0098455E" w:rsidRDefault="0098455E" w:rsidP="0098455E">
      <w:pPr>
        <w:ind w:left="720" w:hanging="720"/>
        <w:rPr>
          <w:szCs w:val="20"/>
          <w:lang w:eastAsia="x-none"/>
        </w:rPr>
      </w:pPr>
    </w:p>
    <w:p w14:paraId="08883F89" w14:textId="77777777" w:rsidR="0098455E" w:rsidRPr="0071673B" w:rsidRDefault="0098455E" w:rsidP="0098455E">
      <w:pPr>
        <w:snapToGrid w:val="0"/>
        <w:ind w:left="720" w:hanging="720"/>
        <w:jc w:val="both"/>
        <w:rPr>
          <w:rFonts w:eastAsia="SimSun"/>
          <w:szCs w:val="20"/>
          <w:highlight w:val="green"/>
        </w:rPr>
      </w:pPr>
      <w:r w:rsidRPr="0071673B">
        <w:rPr>
          <w:rFonts w:eastAsia="SimSun"/>
          <w:szCs w:val="20"/>
          <w:highlight w:val="green"/>
        </w:rPr>
        <w:t>Agreement</w:t>
      </w:r>
    </w:p>
    <w:p w14:paraId="6DFA2D4E" w14:textId="77777777" w:rsidR="0098455E" w:rsidRPr="0098455E" w:rsidRDefault="0098455E" w:rsidP="0098455E">
      <w:pPr>
        <w:snapToGrid w:val="0"/>
        <w:ind w:left="720" w:hanging="720"/>
        <w:jc w:val="both"/>
        <w:rPr>
          <w:rFonts w:eastAsia="SimSun"/>
          <w:iCs/>
        </w:rPr>
      </w:pPr>
      <w:r w:rsidRPr="0098455E">
        <w:rPr>
          <w:rFonts w:eastAsia="Microsoft YaHei" w:hint="eastAsia"/>
          <w:iCs/>
          <w:szCs w:val="20"/>
        </w:rPr>
        <w:t xml:space="preserve">The text </w:t>
      </w:r>
      <w:r w:rsidRPr="0098455E">
        <w:rPr>
          <w:rFonts w:eastAsia="Microsoft YaHei"/>
          <w:iCs/>
          <w:szCs w:val="20"/>
        </w:rPr>
        <w:t xml:space="preserve">in the paragraph on the PUSCH power control </w:t>
      </w:r>
      <w:r w:rsidRPr="0098455E">
        <w:rPr>
          <w:rFonts w:eastAsia="Microsoft YaHei" w:hint="eastAsia"/>
          <w:iCs/>
          <w:szCs w:val="20"/>
        </w:rPr>
        <w:t xml:space="preserve">in {38.213: </w:t>
      </w:r>
      <w:r w:rsidRPr="0098455E">
        <w:rPr>
          <w:rFonts w:eastAsia="Microsoft YaHei"/>
          <w:iCs/>
          <w:szCs w:val="20"/>
        </w:rPr>
        <w:t>7.1.1</w:t>
      </w:r>
      <w:r w:rsidRPr="0098455E">
        <w:rPr>
          <w:rFonts w:eastAsia="Microsoft YaHei"/>
          <w:iCs/>
          <w:szCs w:val="20"/>
        </w:rPr>
        <w:tab/>
        <w:t>UE behaviour</w:t>
      </w:r>
      <w:r w:rsidRPr="0098455E">
        <w:rPr>
          <w:rFonts w:eastAsia="Microsoft YaHei" w:hint="eastAsia"/>
          <w:iCs/>
          <w:szCs w:val="20"/>
        </w:rPr>
        <w:t>}</w:t>
      </w:r>
      <w:r w:rsidRPr="0098455E">
        <w:rPr>
          <w:rFonts w:eastAsia="SimSun" w:hint="eastAsia"/>
          <w:iCs/>
        </w:rPr>
        <w:t>.</w:t>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76"/>
      </w:tblGrid>
      <w:tr w:rsidR="0098455E" w:rsidRPr="0098455E" w14:paraId="38D4F370" w14:textId="77777777" w:rsidTr="00776945">
        <w:tc>
          <w:tcPr>
            <w:tcW w:w="9576" w:type="dxa"/>
            <w:shd w:val="clear" w:color="auto" w:fill="auto"/>
          </w:tcPr>
          <w:p w14:paraId="31A8EE91" w14:textId="08C2BBB2" w:rsidR="0098455E" w:rsidRPr="0098455E" w:rsidRDefault="0098455E" w:rsidP="0098455E">
            <w:pPr>
              <w:snapToGrid w:val="0"/>
              <w:ind w:leftChars="400" w:left="1000" w:hangingChars="100" w:hanging="200"/>
              <w:jc w:val="both"/>
              <w:rPr>
                <w:rFonts w:eastAsia="SimSun"/>
                <w:iCs/>
              </w:rPr>
            </w:pPr>
            <w:ins w:id="957" w:author="ZTE" w:date="2018-08-14T19:28:00Z">
              <w:r w:rsidRPr="0098455E">
                <w:t>-</w:t>
              </w:r>
            </w:ins>
            <w:r w:rsidRPr="0098455E">
              <w:tab/>
              <w:t xml:space="preserve">If the PUSCH transmission is configured by higher layer parameter </w:t>
            </w:r>
            <w:r w:rsidRPr="0098455E">
              <w:rPr>
                <w:i/>
                <w:iCs/>
              </w:rPr>
              <w:t>ConfiguredGrantConfig</w:t>
            </w:r>
            <w:r w:rsidRPr="0098455E">
              <w:t xml:space="preserve">, </w:t>
            </w:r>
            <w:r w:rsidRPr="0098455E">
              <w:rPr>
                <w:noProof/>
                <w:position w:val="-10"/>
                <w:lang w:eastAsia="en-GB"/>
              </w:rPr>
              <w:drawing>
                <wp:inline distT="0" distB="0" distL="0" distR="0" wp14:anchorId="51B39FFE" wp14:editId="0FECC15D">
                  <wp:extent cx="403860" cy="19812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3"/>
                          <pic:cNvPicPr>
                            <a:picLocks noChangeAspect="1" noChangeArrowheads="1"/>
                          </pic:cNvPicPr>
                        </pic:nvPicPr>
                        <pic:blipFill>
                          <a:blip r:embed="rId1429" cstate="print">
                            <a:extLst>
                              <a:ext uri="{28A0092B-C50C-407E-A947-70E740481C1C}">
                                <a14:useLocalDpi xmlns:a14="http://schemas.microsoft.com/office/drawing/2010/main" val="0"/>
                              </a:ext>
                            </a:extLst>
                          </a:blip>
                          <a:srcRect/>
                          <a:stretch>
                            <a:fillRect/>
                          </a:stretch>
                        </pic:blipFill>
                        <pic:spPr bwMode="auto">
                          <a:xfrm>
                            <a:off x="0" y="0"/>
                            <a:ext cx="403860" cy="198120"/>
                          </a:xfrm>
                          <a:prstGeom prst="rect">
                            <a:avLst/>
                          </a:prstGeom>
                          <a:noFill/>
                          <a:ln>
                            <a:noFill/>
                          </a:ln>
                        </pic:spPr>
                      </pic:pic>
                    </a:graphicData>
                  </a:graphic>
                </wp:inline>
              </w:drawing>
            </w:r>
            <w:r w:rsidRPr="0098455E">
              <w:t xml:space="preserve"> is a number of </w:t>
            </w:r>
            <w:r w:rsidRPr="0098455E">
              <w:rPr>
                <w:noProof/>
                <w:position w:val="-12"/>
                <w:lang w:eastAsia="en-GB"/>
              </w:rPr>
              <w:drawing>
                <wp:inline distT="0" distB="0" distL="0" distR="0" wp14:anchorId="730DA2FF" wp14:editId="561611A1">
                  <wp:extent cx="556260" cy="205740"/>
                  <wp:effectExtent l="0" t="0" r="0" b="381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4"/>
                          <pic:cNvPicPr>
                            <a:picLocks noChangeAspect="1" noChangeArrowheads="1"/>
                          </pic:cNvPicPr>
                        </pic:nvPicPr>
                        <pic:blipFill>
                          <a:blip r:embed="rId1430" cstate="print">
                            <a:extLst>
                              <a:ext uri="{28A0092B-C50C-407E-A947-70E740481C1C}">
                                <a14:useLocalDpi xmlns:a14="http://schemas.microsoft.com/office/drawing/2010/main" val="0"/>
                              </a:ext>
                            </a:extLst>
                          </a:blip>
                          <a:srcRect/>
                          <a:stretch>
                            <a:fillRect/>
                          </a:stretch>
                        </pic:blipFill>
                        <pic:spPr bwMode="auto">
                          <a:xfrm>
                            <a:off x="0" y="0"/>
                            <a:ext cx="556260" cy="205740"/>
                          </a:xfrm>
                          <a:prstGeom prst="rect">
                            <a:avLst/>
                          </a:prstGeom>
                          <a:noFill/>
                          <a:ln>
                            <a:noFill/>
                          </a:ln>
                        </pic:spPr>
                      </pic:pic>
                    </a:graphicData>
                  </a:graphic>
                </wp:inline>
              </w:drawing>
            </w:r>
            <w:r w:rsidRPr="0098455E">
              <w:t xml:space="preserve"> symbols equal to the product of a number of symbols per slot, </w:t>
            </w:r>
            <w:r w:rsidRPr="0098455E">
              <w:rPr>
                <w:noProof/>
                <w:position w:val="-12"/>
                <w:lang w:eastAsia="en-GB"/>
              </w:rPr>
              <w:drawing>
                <wp:inline distT="0" distB="0" distL="0" distR="0" wp14:anchorId="6D330BAB" wp14:editId="79153D70">
                  <wp:extent cx="281940" cy="213360"/>
                  <wp:effectExtent l="0" t="0" r="381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5"/>
                          <pic:cNvPicPr>
                            <a:picLocks noChangeAspect="1" noChangeArrowheads="1"/>
                          </pic:cNvPicPr>
                        </pic:nvPicPr>
                        <pic:blipFill>
                          <a:blip r:embed="rId1431" cstate="print">
                            <a:extLst>
                              <a:ext uri="{28A0092B-C50C-407E-A947-70E740481C1C}">
                                <a14:useLocalDpi xmlns:a14="http://schemas.microsoft.com/office/drawing/2010/main" val="0"/>
                              </a:ext>
                            </a:extLst>
                          </a:blip>
                          <a:srcRect/>
                          <a:stretch>
                            <a:fillRect/>
                          </a:stretch>
                        </pic:blipFill>
                        <pic:spPr bwMode="auto">
                          <a:xfrm>
                            <a:off x="0" y="0"/>
                            <a:ext cx="281940" cy="213360"/>
                          </a:xfrm>
                          <a:prstGeom prst="rect">
                            <a:avLst/>
                          </a:prstGeom>
                          <a:noFill/>
                          <a:ln>
                            <a:noFill/>
                          </a:ln>
                        </pic:spPr>
                      </pic:pic>
                    </a:graphicData>
                  </a:graphic>
                </wp:inline>
              </w:drawing>
            </w:r>
            <w:r w:rsidRPr="0098455E">
              <w:t xml:space="preserve">, and the minimum of the values provided by higher layer parameter </w:t>
            </w:r>
            <w:r w:rsidRPr="0098455E">
              <w:rPr>
                <w:i/>
              </w:rPr>
              <w:t>k2</w:t>
            </w:r>
            <w:r w:rsidRPr="0098455E">
              <w:rPr>
                <w:rFonts w:eastAsia="SimSun" w:hint="eastAsia"/>
              </w:rPr>
              <w:t xml:space="preserve"> </w:t>
            </w:r>
            <w:ins w:id="958" w:author="ZTE" w:date="2018-08-14T19:28:00Z">
              <w:r w:rsidRPr="0098455E">
                <w:rPr>
                  <w:rFonts w:eastAsia="SimSun" w:hint="eastAsia"/>
                </w:rPr>
                <w:t xml:space="preserve">in </w:t>
              </w:r>
              <w:r w:rsidRPr="0098455E">
                <w:rPr>
                  <w:rFonts w:eastAsia="SimSun" w:hint="eastAsia"/>
                  <w:i/>
                  <w:iCs/>
                </w:rPr>
                <w:t xml:space="preserve">PUSCH-ConfigCommon </w:t>
              </w:r>
            </w:ins>
            <w:r w:rsidRPr="0098455E">
              <w:t xml:space="preserve">and for UL BWP </w:t>
            </w:r>
            <w:r w:rsidRPr="0098455E">
              <w:rPr>
                <w:noProof/>
                <w:position w:val="-6"/>
                <w:lang w:eastAsia="en-GB"/>
              </w:rPr>
              <w:drawing>
                <wp:inline distT="0" distB="0" distL="0" distR="0" wp14:anchorId="5A5382D9" wp14:editId="3D724988">
                  <wp:extent cx="121920" cy="17526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6"/>
                          <pic:cNvPicPr>
                            <a:picLocks noChangeAspect="1" noChangeArrowheads="1"/>
                          </pic:cNvPicPr>
                        </pic:nvPicPr>
                        <pic:blipFill>
                          <a:blip r:embed="rId1432" cstate="print">
                            <a:extLst>
                              <a:ext uri="{28A0092B-C50C-407E-A947-70E740481C1C}">
                                <a14:useLocalDpi xmlns:a14="http://schemas.microsoft.com/office/drawing/2010/main" val="0"/>
                              </a:ext>
                            </a:extLst>
                          </a:blip>
                          <a:srcRect/>
                          <a:stretch>
                            <a:fillRect/>
                          </a:stretch>
                        </pic:blipFill>
                        <pic:spPr bwMode="auto">
                          <a:xfrm>
                            <a:off x="0" y="0"/>
                            <a:ext cx="121920" cy="175260"/>
                          </a:xfrm>
                          <a:prstGeom prst="rect">
                            <a:avLst/>
                          </a:prstGeom>
                          <a:noFill/>
                          <a:ln>
                            <a:noFill/>
                          </a:ln>
                        </pic:spPr>
                      </pic:pic>
                    </a:graphicData>
                  </a:graphic>
                </wp:inline>
              </w:drawing>
            </w:r>
            <w:r w:rsidRPr="0098455E">
              <w:rPr>
                <w:iCs/>
              </w:rPr>
              <w:t xml:space="preserve"> </w:t>
            </w:r>
            <w:r w:rsidRPr="0098455E">
              <w:t xml:space="preserve">of carrier </w:t>
            </w:r>
            <w:r w:rsidRPr="0098455E">
              <w:rPr>
                <w:noProof/>
                <w:position w:val="-10"/>
                <w:lang w:eastAsia="en-GB"/>
              </w:rPr>
              <w:drawing>
                <wp:inline distT="0" distB="0" distL="0" distR="0" wp14:anchorId="50CFB60B" wp14:editId="19DF1B54">
                  <wp:extent cx="129540" cy="205740"/>
                  <wp:effectExtent l="0" t="0" r="3810" b="381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7"/>
                          <pic:cNvPicPr>
                            <a:picLocks noChangeAspect="1" noChangeArrowheads="1"/>
                          </pic:cNvPicPr>
                        </pic:nvPicPr>
                        <pic:blipFill>
                          <a:blip r:embed="rId1433" cstate="print">
                            <a:extLst>
                              <a:ext uri="{28A0092B-C50C-407E-A947-70E740481C1C}">
                                <a14:useLocalDpi xmlns:a14="http://schemas.microsoft.com/office/drawing/2010/main" val="0"/>
                              </a:ext>
                            </a:extLst>
                          </a:blip>
                          <a:srcRect/>
                          <a:stretch>
                            <a:fillRect/>
                          </a:stretch>
                        </pic:blipFill>
                        <pic:spPr bwMode="auto">
                          <a:xfrm>
                            <a:off x="0" y="0"/>
                            <a:ext cx="129540" cy="205740"/>
                          </a:xfrm>
                          <a:prstGeom prst="rect">
                            <a:avLst/>
                          </a:prstGeom>
                          <a:noFill/>
                          <a:ln>
                            <a:noFill/>
                          </a:ln>
                        </pic:spPr>
                      </pic:pic>
                    </a:graphicData>
                  </a:graphic>
                </wp:inline>
              </w:drawing>
            </w:r>
            <w:r w:rsidRPr="0098455E">
              <w:rPr>
                <w:iCs/>
              </w:rPr>
              <w:t xml:space="preserve"> of</w:t>
            </w:r>
            <w:r w:rsidRPr="0098455E">
              <w:t xml:space="preserve"> serving cell </w:t>
            </w:r>
            <w:r w:rsidRPr="0098455E">
              <w:rPr>
                <w:noProof/>
                <w:position w:val="-6"/>
                <w:lang w:eastAsia="en-GB"/>
              </w:rPr>
              <w:drawing>
                <wp:inline distT="0" distB="0" distL="0" distR="0" wp14:anchorId="4B879D76" wp14:editId="4B25BF28">
                  <wp:extent cx="121920" cy="129540"/>
                  <wp:effectExtent l="0" t="0" r="0" b="381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8"/>
                          <pic:cNvPicPr>
                            <a:picLocks noChangeAspect="1" noChangeArrowheads="1"/>
                          </pic:cNvPicPr>
                        </pic:nvPicPr>
                        <pic:blipFill>
                          <a:blip r:embed="rId1434" cstate="print">
                            <a:extLst>
                              <a:ext uri="{28A0092B-C50C-407E-A947-70E740481C1C}">
                                <a14:useLocalDpi xmlns:a14="http://schemas.microsoft.com/office/drawing/2010/main" val="0"/>
                              </a:ext>
                            </a:extLst>
                          </a:blip>
                          <a:srcRect/>
                          <a:stretch>
                            <a:fillRect/>
                          </a:stretch>
                        </pic:blipFill>
                        <pic:spPr bwMode="auto">
                          <a:xfrm>
                            <a:off x="0" y="0"/>
                            <a:ext cx="121920" cy="129540"/>
                          </a:xfrm>
                          <a:prstGeom prst="rect">
                            <a:avLst/>
                          </a:prstGeom>
                          <a:noFill/>
                          <a:ln>
                            <a:noFill/>
                          </a:ln>
                        </pic:spPr>
                      </pic:pic>
                    </a:graphicData>
                  </a:graphic>
                </wp:inline>
              </w:drawing>
            </w:r>
            <w:r w:rsidRPr="0098455E">
              <w:t xml:space="preserve"> </w:t>
            </w:r>
          </w:p>
        </w:tc>
      </w:tr>
    </w:tbl>
    <w:p w14:paraId="5C8BE375" w14:textId="77777777" w:rsidR="0098455E" w:rsidRPr="0071673B" w:rsidRDefault="0098455E" w:rsidP="0098455E">
      <w:pPr>
        <w:snapToGrid w:val="0"/>
        <w:ind w:left="720" w:hanging="720"/>
        <w:jc w:val="both"/>
        <w:rPr>
          <w:rFonts w:eastAsia="SimSun"/>
          <w:i/>
          <w:highlight w:val="cyan"/>
        </w:rPr>
      </w:pPr>
    </w:p>
    <w:p w14:paraId="7DA1DC30" w14:textId="42BA4040" w:rsidR="0098455E" w:rsidRPr="0071673B" w:rsidRDefault="0098455E" w:rsidP="0098455E">
      <w:pPr>
        <w:snapToGrid w:val="0"/>
        <w:ind w:left="720" w:hanging="720"/>
        <w:jc w:val="both"/>
        <w:rPr>
          <w:bCs/>
          <w:szCs w:val="20"/>
        </w:rPr>
      </w:pPr>
      <w:r w:rsidRPr="0071673B">
        <w:rPr>
          <w:rFonts w:eastAsia="SimSun"/>
          <w:highlight w:val="green"/>
        </w:rPr>
        <w:t>Agreement</w:t>
      </w:r>
    </w:p>
    <w:p w14:paraId="458911BA" w14:textId="77777777" w:rsidR="0098455E" w:rsidRPr="0098455E" w:rsidRDefault="0098455E" w:rsidP="0098455E">
      <w:pPr>
        <w:snapToGrid w:val="0"/>
        <w:ind w:left="720" w:hanging="720"/>
        <w:jc w:val="both"/>
        <w:rPr>
          <w:rFonts w:eastAsia="SimSun"/>
          <w:iCs/>
        </w:rPr>
      </w:pPr>
      <w:r w:rsidRPr="0098455E">
        <w:rPr>
          <w:rFonts w:eastAsia="Microsoft YaHei" w:hint="eastAsia"/>
          <w:iCs/>
          <w:szCs w:val="20"/>
        </w:rPr>
        <w:t xml:space="preserve">The text </w:t>
      </w:r>
      <w:r w:rsidRPr="0098455E">
        <w:rPr>
          <w:rFonts w:eastAsia="Microsoft YaHei"/>
          <w:iCs/>
          <w:szCs w:val="20"/>
        </w:rPr>
        <w:t>in the paragraph on the PU</w:t>
      </w:r>
      <w:r w:rsidRPr="0098455E">
        <w:rPr>
          <w:rFonts w:eastAsia="Microsoft YaHei" w:hint="eastAsia"/>
          <w:iCs/>
          <w:szCs w:val="20"/>
        </w:rPr>
        <w:t>C</w:t>
      </w:r>
      <w:r w:rsidRPr="0098455E">
        <w:rPr>
          <w:rFonts w:eastAsia="Microsoft YaHei"/>
          <w:iCs/>
          <w:szCs w:val="20"/>
        </w:rPr>
        <w:t xml:space="preserve">CH power control </w:t>
      </w:r>
      <w:r w:rsidRPr="0098455E">
        <w:rPr>
          <w:rFonts w:eastAsia="Microsoft YaHei" w:hint="eastAsia"/>
          <w:iCs/>
          <w:szCs w:val="20"/>
        </w:rPr>
        <w:t>in {38.213:</w:t>
      </w:r>
      <w:r w:rsidRPr="0098455E">
        <w:rPr>
          <w:rFonts w:eastAsia="Microsoft YaHei"/>
          <w:iCs/>
          <w:szCs w:val="20"/>
        </w:rPr>
        <w:t>7.</w:t>
      </w:r>
      <w:r w:rsidRPr="0098455E">
        <w:rPr>
          <w:rFonts w:eastAsia="Microsoft YaHei" w:hint="eastAsia"/>
          <w:iCs/>
          <w:szCs w:val="20"/>
        </w:rPr>
        <w:t>2</w:t>
      </w:r>
      <w:r w:rsidRPr="0098455E">
        <w:rPr>
          <w:rFonts w:eastAsia="Microsoft YaHei"/>
          <w:iCs/>
          <w:szCs w:val="20"/>
        </w:rPr>
        <w:t>.1</w:t>
      </w:r>
      <w:r w:rsidRPr="0098455E">
        <w:rPr>
          <w:rFonts w:eastAsia="Microsoft YaHei"/>
          <w:iCs/>
          <w:szCs w:val="20"/>
        </w:rPr>
        <w:tab/>
        <w:t>UE behaviour</w:t>
      </w:r>
      <w:r w:rsidRPr="0098455E">
        <w:rPr>
          <w:rFonts w:eastAsia="Microsoft YaHei" w:hint="eastAsia"/>
          <w:iCs/>
          <w:szCs w:val="20"/>
        </w:rPr>
        <w:t>}</w:t>
      </w:r>
      <w:r w:rsidRPr="0098455E">
        <w:rPr>
          <w:rFonts w:eastAsia="SimSun" w:hint="eastAsia"/>
          <w:iCs/>
        </w:rPr>
        <w:t>.</w:t>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76"/>
      </w:tblGrid>
      <w:tr w:rsidR="0098455E" w:rsidRPr="0098455E" w14:paraId="7CFF2205" w14:textId="77777777" w:rsidTr="00776945">
        <w:tc>
          <w:tcPr>
            <w:tcW w:w="9576" w:type="dxa"/>
            <w:shd w:val="clear" w:color="auto" w:fill="auto"/>
          </w:tcPr>
          <w:p w14:paraId="3679E2D0" w14:textId="2BA9DE52" w:rsidR="0098455E" w:rsidRPr="0098455E" w:rsidRDefault="0098455E" w:rsidP="0098455E">
            <w:pPr>
              <w:ind w:left="1135" w:hanging="284"/>
              <w:rPr>
                <w:rFonts w:ascii="Times New Roman" w:eastAsia="SimSun" w:hAnsi="Times New Roman"/>
                <w:iCs/>
                <w:szCs w:val="20"/>
                <w:highlight w:val="yellow"/>
              </w:rPr>
            </w:pPr>
            <w:r w:rsidRPr="0098455E">
              <w:rPr>
                <w:rFonts w:ascii="Times New Roman" w:eastAsia="MS Mincho" w:hAnsi="Times New Roman"/>
                <w:szCs w:val="20"/>
              </w:rPr>
              <w:t>-</w:t>
            </w:r>
            <w:r w:rsidRPr="0098455E">
              <w:rPr>
                <w:rFonts w:ascii="Times New Roman" w:eastAsia="MS Mincho" w:hAnsi="Times New Roman"/>
                <w:szCs w:val="20"/>
              </w:rPr>
              <w:tab/>
              <w:t xml:space="preserve">If the PUCCH transmission is not in response to a detection by the UE of a DCI format 1_0 or DCI format 1_1, </w:t>
            </w:r>
            <w:r w:rsidRPr="0098455E">
              <w:rPr>
                <w:rFonts w:ascii="Times New Roman" w:eastAsia="MS Mincho" w:hAnsi="Times New Roman"/>
                <w:noProof/>
                <w:position w:val="-10"/>
                <w:szCs w:val="20"/>
                <w:lang w:eastAsia="en-GB"/>
              </w:rPr>
              <w:drawing>
                <wp:inline distT="0" distB="0" distL="0" distR="0" wp14:anchorId="2CB08D10" wp14:editId="2C900202">
                  <wp:extent cx="403860" cy="19812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1435" cstate="print">
                            <a:extLst>
                              <a:ext uri="{28A0092B-C50C-407E-A947-70E740481C1C}">
                                <a14:useLocalDpi xmlns:a14="http://schemas.microsoft.com/office/drawing/2010/main" val="0"/>
                              </a:ext>
                            </a:extLst>
                          </a:blip>
                          <a:srcRect/>
                          <a:stretch>
                            <a:fillRect/>
                          </a:stretch>
                        </pic:blipFill>
                        <pic:spPr bwMode="auto">
                          <a:xfrm>
                            <a:off x="0" y="0"/>
                            <a:ext cx="403860" cy="198120"/>
                          </a:xfrm>
                          <a:prstGeom prst="rect">
                            <a:avLst/>
                          </a:prstGeom>
                          <a:noFill/>
                          <a:ln>
                            <a:noFill/>
                          </a:ln>
                        </pic:spPr>
                      </pic:pic>
                    </a:graphicData>
                  </a:graphic>
                </wp:inline>
              </w:drawing>
            </w:r>
            <w:r w:rsidRPr="0098455E">
              <w:rPr>
                <w:rFonts w:ascii="Times New Roman" w:eastAsia="MS Mincho" w:hAnsi="Times New Roman"/>
                <w:szCs w:val="20"/>
              </w:rPr>
              <w:t xml:space="preserve"> is a number of </w:t>
            </w:r>
            <w:r w:rsidRPr="0098455E">
              <w:rPr>
                <w:rFonts w:ascii="Times New Roman" w:eastAsia="MS Mincho" w:hAnsi="Times New Roman"/>
                <w:noProof/>
                <w:position w:val="-12"/>
                <w:szCs w:val="20"/>
                <w:lang w:eastAsia="en-GB"/>
              </w:rPr>
              <w:drawing>
                <wp:inline distT="0" distB="0" distL="0" distR="0" wp14:anchorId="0C206673" wp14:editId="5BF80BAD">
                  <wp:extent cx="548640" cy="205740"/>
                  <wp:effectExtent l="0" t="0" r="3810" b="381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1436" cstate="print">
                            <a:extLst>
                              <a:ext uri="{28A0092B-C50C-407E-A947-70E740481C1C}">
                                <a14:useLocalDpi xmlns:a14="http://schemas.microsoft.com/office/drawing/2010/main" val="0"/>
                              </a:ext>
                            </a:extLst>
                          </a:blip>
                          <a:srcRect/>
                          <a:stretch>
                            <a:fillRect/>
                          </a:stretch>
                        </pic:blipFill>
                        <pic:spPr bwMode="auto">
                          <a:xfrm>
                            <a:off x="0" y="0"/>
                            <a:ext cx="548640" cy="205740"/>
                          </a:xfrm>
                          <a:prstGeom prst="rect">
                            <a:avLst/>
                          </a:prstGeom>
                          <a:noFill/>
                          <a:ln>
                            <a:noFill/>
                          </a:ln>
                        </pic:spPr>
                      </pic:pic>
                    </a:graphicData>
                  </a:graphic>
                </wp:inline>
              </w:drawing>
            </w:r>
            <w:r w:rsidRPr="0098455E">
              <w:rPr>
                <w:rFonts w:ascii="Times New Roman" w:eastAsia="MS Mincho" w:hAnsi="Times New Roman"/>
                <w:szCs w:val="20"/>
              </w:rPr>
              <w:t xml:space="preserve"> symbols equal to the product of a number of symbols per slot, </w:t>
            </w:r>
            <w:r w:rsidRPr="0098455E">
              <w:rPr>
                <w:rFonts w:ascii="Times New Roman" w:eastAsia="MS Mincho" w:hAnsi="Times New Roman"/>
                <w:noProof/>
                <w:position w:val="-12"/>
                <w:szCs w:val="20"/>
                <w:lang w:eastAsia="en-GB"/>
              </w:rPr>
              <w:drawing>
                <wp:inline distT="0" distB="0" distL="0" distR="0" wp14:anchorId="5206EFC4" wp14:editId="1FBED907">
                  <wp:extent cx="289560" cy="21336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1437" cstate="print">
                            <a:extLst>
                              <a:ext uri="{28A0092B-C50C-407E-A947-70E740481C1C}">
                                <a14:useLocalDpi xmlns:a14="http://schemas.microsoft.com/office/drawing/2010/main" val="0"/>
                              </a:ext>
                            </a:extLst>
                          </a:blip>
                          <a:srcRect/>
                          <a:stretch>
                            <a:fillRect/>
                          </a:stretch>
                        </pic:blipFill>
                        <pic:spPr bwMode="auto">
                          <a:xfrm>
                            <a:off x="0" y="0"/>
                            <a:ext cx="289560" cy="213360"/>
                          </a:xfrm>
                          <a:prstGeom prst="rect">
                            <a:avLst/>
                          </a:prstGeom>
                          <a:noFill/>
                          <a:ln>
                            <a:noFill/>
                          </a:ln>
                        </pic:spPr>
                      </pic:pic>
                    </a:graphicData>
                  </a:graphic>
                </wp:inline>
              </w:drawing>
            </w:r>
            <w:r w:rsidRPr="0098455E">
              <w:rPr>
                <w:rFonts w:ascii="Times New Roman" w:eastAsia="MS Mincho" w:hAnsi="Times New Roman"/>
                <w:szCs w:val="20"/>
              </w:rPr>
              <w:t xml:space="preserve">, and the minimum of the values provided by higher layer parameter </w:t>
            </w:r>
            <w:r w:rsidRPr="0098455E">
              <w:rPr>
                <w:rFonts w:ascii="Times New Roman" w:eastAsia="MS Mincho" w:hAnsi="Times New Roman"/>
                <w:i/>
                <w:szCs w:val="20"/>
              </w:rPr>
              <w:t>k2</w:t>
            </w:r>
            <w:r w:rsidRPr="0098455E">
              <w:rPr>
                <w:rFonts w:ascii="Times New Roman" w:eastAsia="MS Mincho" w:hAnsi="Times New Roman"/>
                <w:szCs w:val="20"/>
              </w:rPr>
              <w:t xml:space="preserve"> </w:t>
            </w:r>
            <w:ins w:id="959" w:author="ZTE" w:date="2018-08-14T19:28:00Z">
              <w:r w:rsidRPr="0098455E">
                <w:rPr>
                  <w:rFonts w:ascii="Times New Roman" w:eastAsia="SimSun" w:hAnsi="Times New Roman" w:hint="eastAsia"/>
                  <w:szCs w:val="20"/>
                </w:rPr>
                <w:t xml:space="preserve">in </w:t>
              </w:r>
              <w:r w:rsidRPr="0098455E">
                <w:rPr>
                  <w:rFonts w:ascii="Times New Roman" w:eastAsia="SimSun" w:hAnsi="Times New Roman" w:hint="eastAsia"/>
                  <w:i/>
                  <w:iCs/>
                  <w:szCs w:val="20"/>
                </w:rPr>
                <w:t>PUSCH-ConfigCommon</w:t>
              </w:r>
            </w:ins>
            <w:r w:rsidRPr="0098455E">
              <w:rPr>
                <w:rFonts w:ascii="Times New Roman" w:eastAsia="MS Mincho" w:hAnsi="Times New Roman"/>
                <w:szCs w:val="20"/>
              </w:rPr>
              <w:t xml:space="preserve"> and for UL BWP </w:t>
            </w:r>
            <w:r w:rsidRPr="0098455E">
              <w:rPr>
                <w:rFonts w:ascii="Times New Roman" w:eastAsia="MS Mincho" w:hAnsi="Times New Roman"/>
                <w:noProof/>
                <w:position w:val="-6"/>
                <w:szCs w:val="20"/>
                <w:lang w:eastAsia="en-GB"/>
              </w:rPr>
              <w:drawing>
                <wp:inline distT="0" distB="0" distL="0" distR="0" wp14:anchorId="6F290F90" wp14:editId="4096E987">
                  <wp:extent cx="121920" cy="17526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1432" cstate="print">
                            <a:extLst>
                              <a:ext uri="{28A0092B-C50C-407E-A947-70E740481C1C}">
                                <a14:useLocalDpi xmlns:a14="http://schemas.microsoft.com/office/drawing/2010/main" val="0"/>
                              </a:ext>
                            </a:extLst>
                          </a:blip>
                          <a:srcRect/>
                          <a:stretch>
                            <a:fillRect/>
                          </a:stretch>
                        </pic:blipFill>
                        <pic:spPr bwMode="auto">
                          <a:xfrm>
                            <a:off x="0" y="0"/>
                            <a:ext cx="121920" cy="175260"/>
                          </a:xfrm>
                          <a:prstGeom prst="rect">
                            <a:avLst/>
                          </a:prstGeom>
                          <a:noFill/>
                          <a:ln>
                            <a:noFill/>
                          </a:ln>
                        </pic:spPr>
                      </pic:pic>
                    </a:graphicData>
                  </a:graphic>
                </wp:inline>
              </w:drawing>
            </w:r>
            <w:r w:rsidRPr="0098455E">
              <w:rPr>
                <w:rFonts w:ascii="Times New Roman" w:eastAsia="MS Mincho" w:hAnsi="Times New Roman"/>
                <w:iCs/>
                <w:szCs w:val="20"/>
              </w:rPr>
              <w:t xml:space="preserve"> </w:t>
            </w:r>
            <w:r w:rsidRPr="0098455E">
              <w:rPr>
                <w:rFonts w:ascii="Times New Roman" w:eastAsia="MS Mincho" w:hAnsi="Times New Roman"/>
                <w:szCs w:val="20"/>
              </w:rPr>
              <w:t xml:space="preserve">of carrier </w:t>
            </w:r>
            <w:r w:rsidRPr="0098455E">
              <w:rPr>
                <w:rFonts w:ascii="Times New Roman" w:eastAsia="MS Mincho" w:hAnsi="Times New Roman"/>
                <w:noProof/>
                <w:position w:val="-10"/>
                <w:szCs w:val="20"/>
                <w:lang w:eastAsia="en-GB"/>
              </w:rPr>
              <w:drawing>
                <wp:inline distT="0" distB="0" distL="0" distR="0" wp14:anchorId="1546ED98" wp14:editId="1C6119D3">
                  <wp:extent cx="137160" cy="205740"/>
                  <wp:effectExtent l="0" t="0" r="0" b="381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433" cstate="print">
                            <a:extLst>
                              <a:ext uri="{28A0092B-C50C-407E-A947-70E740481C1C}">
                                <a14:useLocalDpi xmlns:a14="http://schemas.microsoft.com/office/drawing/2010/main" val="0"/>
                              </a:ext>
                            </a:extLst>
                          </a:blip>
                          <a:srcRect/>
                          <a:stretch>
                            <a:fillRect/>
                          </a:stretch>
                        </pic:blipFill>
                        <pic:spPr bwMode="auto">
                          <a:xfrm>
                            <a:off x="0" y="0"/>
                            <a:ext cx="137160" cy="205740"/>
                          </a:xfrm>
                          <a:prstGeom prst="rect">
                            <a:avLst/>
                          </a:prstGeom>
                          <a:noFill/>
                          <a:ln>
                            <a:noFill/>
                          </a:ln>
                        </pic:spPr>
                      </pic:pic>
                    </a:graphicData>
                  </a:graphic>
                </wp:inline>
              </w:drawing>
            </w:r>
            <w:r w:rsidRPr="0098455E">
              <w:rPr>
                <w:rFonts w:ascii="Times New Roman" w:eastAsia="MS Mincho" w:hAnsi="Times New Roman"/>
                <w:iCs/>
                <w:szCs w:val="20"/>
              </w:rPr>
              <w:t xml:space="preserve"> of</w:t>
            </w:r>
            <w:r w:rsidRPr="0098455E">
              <w:rPr>
                <w:rFonts w:ascii="Times New Roman" w:eastAsia="MS Mincho" w:hAnsi="Times New Roman"/>
                <w:szCs w:val="20"/>
              </w:rPr>
              <w:t xml:space="preserve"> serving cell </w:t>
            </w:r>
            <w:r w:rsidRPr="0098455E">
              <w:rPr>
                <w:rFonts w:ascii="Times New Roman" w:eastAsia="MS Mincho" w:hAnsi="Times New Roman"/>
                <w:noProof/>
                <w:position w:val="-6"/>
                <w:szCs w:val="20"/>
                <w:lang w:eastAsia="en-GB"/>
              </w:rPr>
              <w:drawing>
                <wp:inline distT="0" distB="0" distL="0" distR="0" wp14:anchorId="5D159172" wp14:editId="2A4FA386">
                  <wp:extent cx="121920" cy="129540"/>
                  <wp:effectExtent l="0" t="0" r="0" b="381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1434" cstate="print">
                            <a:extLst>
                              <a:ext uri="{28A0092B-C50C-407E-A947-70E740481C1C}">
                                <a14:useLocalDpi xmlns:a14="http://schemas.microsoft.com/office/drawing/2010/main" val="0"/>
                              </a:ext>
                            </a:extLst>
                          </a:blip>
                          <a:srcRect/>
                          <a:stretch>
                            <a:fillRect/>
                          </a:stretch>
                        </pic:blipFill>
                        <pic:spPr bwMode="auto">
                          <a:xfrm>
                            <a:off x="0" y="0"/>
                            <a:ext cx="121920" cy="129540"/>
                          </a:xfrm>
                          <a:prstGeom prst="rect">
                            <a:avLst/>
                          </a:prstGeom>
                          <a:noFill/>
                          <a:ln>
                            <a:noFill/>
                          </a:ln>
                        </pic:spPr>
                      </pic:pic>
                    </a:graphicData>
                  </a:graphic>
                </wp:inline>
              </w:drawing>
            </w:r>
            <w:r w:rsidRPr="0098455E">
              <w:rPr>
                <w:rFonts w:ascii="Times New Roman" w:eastAsia="MS Mincho" w:hAnsi="Times New Roman"/>
                <w:szCs w:val="20"/>
              </w:rPr>
              <w:t xml:space="preserve"> </w:t>
            </w:r>
          </w:p>
        </w:tc>
      </w:tr>
    </w:tbl>
    <w:p w14:paraId="62C91F90" w14:textId="77777777" w:rsidR="0098455E" w:rsidRPr="0071673B" w:rsidRDefault="0098455E" w:rsidP="0098455E">
      <w:pPr>
        <w:snapToGrid w:val="0"/>
        <w:ind w:left="720" w:hanging="720"/>
        <w:jc w:val="both"/>
        <w:rPr>
          <w:rFonts w:eastAsia="SimSun"/>
          <w:highlight w:val="green"/>
        </w:rPr>
      </w:pPr>
    </w:p>
    <w:p w14:paraId="58CCB9FE" w14:textId="23673EF3" w:rsidR="0098455E" w:rsidRPr="0071673B" w:rsidRDefault="0098455E" w:rsidP="0098455E">
      <w:pPr>
        <w:snapToGrid w:val="0"/>
        <w:ind w:left="720" w:hanging="720"/>
        <w:jc w:val="both"/>
        <w:rPr>
          <w:rFonts w:eastAsia="Microsoft YaHei"/>
          <w:iCs/>
          <w:szCs w:val="20"/>
        </w:rPr>
      </w:pPr>
      <w:r w:rsidRPr="0071673B">
        <w:rPr>
          <w:rFonts w:eastAsia="SimSun"/>
          <w:highlight w:val="green"/>
        </w:rPr>
        <w:t>Agreement</w:t>
      </w:r>
    </w:p>
    <w:p w14:paraId="41082794" w14:textId="77777777" w:rsidR="0098455E" w:rsidRPr="0098455E" w:rsidRDefault="0098455E" w:rsidP="0098455E">
      <w:pPr>
        <w:snapToGrid w:val="0"/>
        <w:ind w:left="720" w:hanging="720"/>
        <w:jc w:val="both"/>
        <w:rPr>
          <w:rFonts w:eastAsia="SimSun"/>
          <w:iCs/>
        </w:rPr>
      </w:pPr>
      <w:r w:rsidRPr="0098455E">
        <w:rPr>
          <w:rFonts w:eastAsia="Microsoft YaHei" w:hint="eastAsia"/>
          <w:iCs/>
          <w:szCs w:val="20"/>
        </w:rPr>
        <w:t xml:space="preserve">The text </w:t>
      </w:r>
      <w:r w:rsidRPr="0098455E">
        <w:rPr>
          <w:rFonts w:eastAsia="Microsoft YaHei"/>
          <w:iCs/>
          <w:szCs w:val="20"/>
        </w:rPr>
        <w:t xml:space="preserve">in the paragraph on the </w:t>
      </w:r>
      <w:r w:rsidRPr="0098455E">
        <w:rPr>
          <w:rFonts w:eastAsia="Microsoft YaHei" w:hint="eastAsia"/>
          <w:iCs/>
          <w:szCs w:val="20"/>
        </w:rPr>
        <w:t xml:space="preserve">SRS </w:t>
      </w:r>
      <w:r w:rsidRPr="0098455E">
        <w:rPr>
          <w:rFonts w:eastAsia="Microsoft YaHei"/>
          <w:iCs/>
          <w:szCs w:val="20"/>
        </w:rPr>
        <w:t xml:space="preserve">power control </w:t>
      </w:r>
      <w:r w:rsidRPr="0098455E">
        <w:rPr>
          <w:rFonts w:eastAsia="Microsoft YaHei" w:hint="eastAsia"/>
          <w:iCs/>
          <w:szCs w:val="20"/>
        </w:rPr>
        <w:t xml:space="preserve">in {38.213: </w:t>
      </w:r>
      <w:r w:rsidRPr="0098455E">
        <w:rPr>
          <w:rFonts w:eastAsia="Microsoft YaHei"/>
          <w:iCs/>
          <w:szCs w:val="20"/>
        </w:rPr>
        <w:t>7.</w:t>
      </w:r>
      <w:r w:rsidRPr="0098455E">
        <w:rPr>
          <w:rFonts w:eastAsia="Microsoft YaHei" w:hint="eastAsia"/>
          <w:iCs/>
          <w:szCs w:val="20"/>
        </w:rPr>
        <w:t>3</w:t>
      </w:r>
      <w:r w:rsidRPr="0098455E">
        <w:rPr>
          <w:rFonts w:eastAsia="Microsoft YaHei"/>
          <w:iCs/>
          <w:szCs w:val="20"/>
        </w:rPr>
        <w:t>.1</w:t>
      </w:r>
      <w:r w:rsidRPr="0098455E">
        <w:rPr>
          <w:rFonts w:eastAsia="Microsoft YaHei"/>
          <w:iCs/>
          <w:szCs w:val="20"/>
        </w:rPr>
        <w:tab/>
        <w:t>UE behaviour</w:t>
      </w:r>
      <w:r w:rsidRPr="0098455E">
        <w:rPr>
          <w:rFonts w:eastAsia="Microsoft YaHei" w:hint="eastAsia"/>
          <w:iCs/>
          <w:szCs w:val="20"/>
        </w:rPr>
        <w:t>}</w:t>
      </w:r>
      <w:r w:rsidRPr="0098455E">
        <w:rPr>
          <w:rFonts w:eastAsia="SimSun" w:hint="eastAsia"/>
          <w:iCs/>
        </w:rPr>
        <w:t>.</w:t>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76"/>
      </w:tblGrid>
      <w:tr w:rsidR="0098455E" w:rsidRPr="0098455E" w14:paraId="58E5214A" w14:textId="77777777" w:rsidTr="00776945">
        <w:tc>
          <w:tcPr>
            <w:tcW w:w="9576" w:type="dxa"/>
            <w:shd w:val="clear" w:color="auto" w:fill="auto"/>
          </w:tcPr>
          <w:p w14:paraId="70E33E97" w14:textId="310FF877" w:rsidR="0098455E" w:rsidRPr="0098455E" w:rsidRDefault="0098455E" w:rsidP="0098455E">
            <w:pPr>
              <w:ind w:left="1135" w:hanging="284"/>
              <w:rPr>
                <w:rFonts w:ascii="Times New Roman" w:eastAsia="SimSun" w:hAnsi="Times New Roman"/>
                <w:iCs/>
                <w:szCs w:val="20"/>
                <w:highlight w:val="yellow"/>
              </w:rPr>
            </w:pPr>
            <w:r w:rsidRPr="0098455E">
              <w:rPr>
                <w:rFonts w:ascii="Times New Roman" w:eastAsia="MS Mincho" w:hAnsi="Times New Roman"/>
                <w:szCs w:val="20"/>
              </w:rPr>
              <w:t>-</w:t>
            </w:r>
            <w:r w:rsidRPr="0098455E">
              <w:rPr>
                <w:rFonts w:ascii="Times New Roman" w:eastAsia="MS Mincho" w:hAnsi="Times New Roman"/>
                <w:szCs w:val="20"/>
              </w:rPr>
              <w:tab/>
              <w:t xml:space="preserve">if the SRS transmission is semi-persistent or periodic, </w:t>
            </w:r>
            <w:r w:rsidRPr="0098455E">
              <w:rPr>
                <w:rFonts w:ascii="Times New Roman" w:eastAsia="MS Mincho" w:hAnsi="Times New Roman"/>
                <w:noProof/>
                <w:position w:val="-10"/>
                <w:szCs w:val="20"/>
                <w:lang w:eastAsia="en-GB"/>
              </w:rPr>
              <w:drawing>
                <wp:inline distT="0" distB="0" distL="0" distR="0" wp14:anchorId="1F79A938" wp14:editId="6CF5E99C">
                  <wp:extent cx="274320" cy="19812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1438" cstate="print">
                            <a:extLst>
                              <a:ext uri="{28A0092B-C50C-407E-A947-70E740481C1C}">
                                <a14:useLocalDpi xmlns:a14="http://schemas.microsoft.com/office/drawing/2010/main" val="0"/>
                              </a:ext>
                            </a:extLst>
                          </a:blip>
                          <a:srcRect/>
                          <a:stretch>
                            <a:fillRect/>
                          </a:stretch>
                        </pic:blipFill>
                        <pic:spPr bwMode="auto">
                          <a:xfrm>
                            <a:off x="0" y="0"/>
                            <a:ext cx="274320" cy="198120"/>
                          </a:xfrm>
                          <a:prstGeom prst="rect">
                            <a:avLst/>
                          </a:prstGeom>
                          <a:noFill/>
                          <a:ln>
                            <a:noFill/>
                          </a:ln>
                        </pic:spPr>
                      </pic:pic>
                    </a:graphicData>
                  </a:graphic>
                </wp:inline>
              </w:drawing>
            </w:r>
            <w:r w:rsidRPr="0098455E">
              <w:rPr>
                <w:rFonts w:ascii="Times New Roman" w:eastAsia="MS Mincho" w:hAnsi="Times New Roman"/>
                <w:szCs w:val="20"/>
              </w:rPr>
              <w:t xml:space="preserve"> is a number of </w:t>
            </w:r>
            <w:r w:rsidRPr="0098455E">
              <w:rPr>
                <w:rFonts w:ascii="Times New Roman" w:eastAsia="MS Mincho" w:hAnsi="Times New Roman"/>
                <w:noProof/>
                <w:position w:val="-12"/>
                <w:szCs w:val="20"/>
                <w:lang w:eastAsia="en-GB"/>
              </w:rPr>
              <w:drawing>
                <wp:inline distT="0" distB="0" distL="0" distR="0" wp14:anchorId="195D84EA" wp14:editId="759EFE2C">
                  <wp:extent cx="426720" cy="205740"/>
                  <wp:effectExtent l="0" t="0" r="0" b="381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439" cstate="print">
                            <a:extLst>
                              <a:ext uri="{28A0092B-C50C-407E-A947-70E740481C1C}">
                                <a14:useLocalDpi xmlns:a14="http://schemas.microsoft.com/office/drawing/2010/main" val="0"/>
                              </a:ext>
                            </a:extLst>
                          </a:blip>
                          <a:srcRect/>
                          <a:stretch>
                            <a:fillRect/>
                          </a:stretch>
                        </pic:blipFill>
                        <pic:spPr bwMode="auto">
                          <a:xfrm>
                            <a:off x="0" y="0"/>
                            <a:ext cx="426720" cy="205740"/>
                          </a:xfrm>
                          <a:prstGeom prst="rect">
                            <a:avLst/>
                          </a:prstGeom>
                          <a:noFill/>
                          <a:ln>
                            <a:noFill/>
                          </a:ln>
                        </pic:spPr>
                      </pic:pic>
                    </a:graphicData>
                  </a:graphic>
                </wp:inline>
              </w:drawing>
            </w:r>
            <w:r w:rsidRPr="0098455E">
              <w:rPr>
                <w:rFonts w:ascii="Times New Roman" w:eastAsia="MS Mincho" w:hAnsi="Times New Roman"/>
                <w:szCs w:val="20"/>
              </w:rPr>
              <w:t xml:space="preserve"> symbols equal to the product of a number of symbols per slot, </w:t>
            </w:r>
            <w:r w:rsidRPr="0098455E">
              <w:rPr>
                <w:rFonts w:ascii="Times New Roman" w:eastAsia="MS Mincho" w:hAnsi="Times New Roman"/>
                <w:noProof/>
                <w:position w:val="-12"/>
                <w:szCs w:val="20"/>
                <w:lang w:eastAsia="en-GB"/>
              </w:rPr>
              <w:drawing>
                <wp:inline distT="0" distB="0" distL="0" distR="0" wp14:anchorId="33C0C7FF" wp14:editId="6D19D9F2">
                  <wp:extent cx="289560" cy="21336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1437" cstate="print">
                            <a:extLst>
                              <a:ext uri="{28A0092B-C50C-407E-A947-70E740481C1C}">
                                <a14:useLocalDpi xmlns:a14="http://schemas.microsoft.com/office/drawing/2010/main" val="0"/>
                              </a:ext>
                            </a:extLst>
                          </a:blip>
                          <a:srcRect/>
                          <a:stretch>
                            <a:fillRect/>
                          </a:stretch>
                        </pic:blipFill>
                        <pic:spPr bwMode="auto">
                          <a:xfrm>
                            <a:off x="0" y="0"/>
                            <a:ext cx="289560" cy="213360"/>
                          </a:xfrm>
                          <a:prstGeom prst="rect">
                            <a:avLst/>
                          </a:prstGeom>
                          <a:noFill/>
                          <a:ln>
                            <a:noFill/>
                          </a:ln>
                        </pic:spPr>
                      </pic:pic>
                    </a:graphicData>
                  </a:graphic>
                </wp:inline>
              </w:drawing>
            </w:r>
            <w:r w:rsidRPr="0098455E">
              <w:rPr>
                <w:rFonts w:ascii="Times New Roman" w:eastAsia="MS Mincho" w:hAnsi="Times New Roman"/>
                <w:szCs w:val="20"/>
              </w:rPr>
              <w:t xml:space="preserve">, and the minimum of the values provided by higher layer parameter </w:t>
            </w:r>
            <w:r w:rsidRPr="0098455E">
              <w:rPr>
                <w:rFonts w:ascii="Times New Roman" w:eastAsia="MS Mincho" w:hAnsi="Times New Roman"/>
                <w:i/>
                <w:szCs w:val="20"/>
              </w:rPr>
              <w:t>k2</w:t>
            </w:r>
            <w:r w:rsidRPr="0098455E">
              <w:rPr>
                <w:rFonts w:ascii="Times New Roman" w:eastAsia="MS Mincho" w:hAnsi="Times New Roman"/>
                <w:szCs w:val="20"/>
              </w:rPr>
              <w:t xml:space="preserve"> </w:t>
            </w:r>
            <w:ins w:id="960" w:author="ZTE" w:date="2018-08-14T19:28:00Z">
              <w:r w:rsidRPr="0098455E">
                <w:rPr>
                  <w:rFonts w:ascii="Times New Roman" w:eastAsia="SimSun" w:hAnsi="Times New Roman" w:hint="eastAsia"/>
                  <w:szCs w:val="20"/>
                </w:rPr>
                <w:t xml:space="preserve">in </w:t>
              </w:r>
              <w:r w:rsidRPr="0098455E">
                <w:rPr>
                  <w:rFonts w:ascii="Times New Roman" w:eastAsia="SimSun" w:hAnsi="Times New Roman" w:hint="eastAsia"/>
                  <w:i/>
                  <w:iCs/>
                  <w:szCs w:val="20"/>
                </w:rPr>
                <w:t>PUSCH-ConfigCommon</w:t>
              </w:r>
            </w:ins>
            <w:r w:rsidRPr="0098455E">
              <w:rPr>
                <w:rFonts w:ascii="Times New Roman" w:eastAsia="MS Mincho" w:hAnsi="Times New Roman"/>
                <w:szCs w:val="20"/>
              </w:rPr>
              <w:t xml:space="preserve"> and for UL BWP </w:t>
            </w:r>
            <w:r w:rsidRPr="0098455E">
              <w:rPr>
                <w:rFonts w:ascii="Times New Roman" w:eastAsia="MS Mincho" w:hAnsi="Times New Roman"/>
                <w:noProof/>
                <w:position w:val="-6"/>
                <w:szCs w:val="20"/>
                <w:lang w:eastAsia="en-GB"/>
              </w:rPr>
              <w:drawing>
                <wp:inline distT="0" distB="0" distL="0" distR="0" wp14:anchorId="05C543F4" wp14:editId="4433ECBA">
                  <wp:extent cx="121920" cy="17526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1432" cstate="print">
                            <a:extLst>
                              <a:ext uri="{28A0092B-C50C-407E-A947-70E740481C1C}">
                                <a14:useLocalDpi xmlns:a14="http://schemas.microsoft.com/office/drawing/2010/main" val="0"/>
                              </a:ext>
                            </a:extLst>
                          </a:blip>
                          <a:srcRect/>
                          <a:stretch>
                            <a:fillRect/>
                          </a:stretch>
                        </pic:blipFill>
                        <pic:spPr bwMode="auto">
                          <a:xfrm>
                            <a:off x="0" y="0"/>
                            <a:ext cx="121920" cy="175260"/>
                          </a:xfrm>
                          <a:prstGeom prst="rect">
                            <a:avLst/>
                          </a:prstGeom>
                          <a:noFill/>
                          <a:ln>
                            <a:noFill/>
                          </a:ln>
                        </pic:spPr>
                      </pic:pic>
                    </a:graphicData>
                  </a:graphic>
                </wp:inline>
              </w:drawing>
            </w:r>
            <w:r w:rsidRPr="0098455E">
              <w:rPr>
                <w:rFonts w:ascii="Times New Roman" w:eastAsia="MS Mincho" w:hAnsi="Times New Roman"/>
                <w:iCs/>
                <w:szCs w:val="20"/>
              </w:rPr>
              <w:t xml:space="preserve"> </w:t>
            </w:r>
            <w:r w:rsidRPr="0098455E">
              <w:rPr>
                <w:rFonts w:ascii="Times New Roman" w:eastAsia="MS Mincho" w:hAnsi="Times New Roman"/>
                <w:szCs w:val="20"/>
              </w:rPr>
              <w:t xml:space="preserve">of carrier </w:t>
            </w:r>
            <w:r w:rsidRPr="0098455E">
              <w:rPr>
                <w:rFonts w:ascii="Times New Roman" w:eastAsia="MS Mincho" w:hAnsi="Times New Roman"/>
                <w:noProof/>
                <w:position w:val="-10"/>
                <w:szCs w:val="20"/>
                <w:lang w:eastAsia="en-GB"/>
              </w:rPr>
              <w:drawing>
                <wp:inline distT="0" distB="0" distL="0" distR="0" wp14:anchorId="7BCC9199" wp14:editId="5731F082">
                  <wp:extent cx="137160" cy="205740"/>
                  <wp:effectExtent l="0" t="0" r="0" b="381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1433" cstate="print">
                            <a:extLst>
                              <a:ext uri="{28A0092B-C50C-407E-A947-70E740481C1C}">
                                <a14:useLocalDpi xmlns:a14="http://schemas.microsoft.com/office/drawing/2010/main" val="0"/>
                              </a:ext>
                            </a:extLst>
                          </a:blip>
                          <a:srcRect/>
                          <a:stretch>
                            <a:fillRect/>
                          </a:stretch>
                        </pic:blipFill>
                        <pic:spPr bwMode="auto">
                          <a:xfrm>
                            <a:off x="0" y="0"/>
                            <a:ext cx="137160" cy="205740"/>
                          </a:xfrm>
                          <a:prstGeom prst="rect">
                            <a:avLst/>
                          </a:prstGeom>
                          <a:noFill/>
                          <a:ln>
                            <a:noFill/>
                          </a:ln>
                        </pic:spPr>
                      </pic:pic>
                    </a:graphicData>
                  </a:graphic>
                </wp:inline>
              </w:drawing>
            </w:r>
            <w:r w:rsidRPr="0098455E">
              <w:rPr>
                <w:rFonts w:ascii="Times New Roman" w:eastAsia="MS Mincho" w:hAnsi="Times New Roman"/>
                <w:iCs/>
                <w:szCs w:val="20"/>
              </w:rPr>
              <w:t xml:space="preserve"> of</w:t>
            </w:r>
            <w:r w:rsidRPr="0098455E">
              <w:rPr>
                <w:rFonts w:ascii="Times New Roman" w:eastAsia="MS Mincho" w:hAnsi="Times New Roman"/>
                <w:szCs w:val="20"/>
              </w:rPr>
              <w:t xml:space="preserve"> serving cell </w:t>
            </w:r>
            <w:r w:rsidRPr="0098455E">
              <w:rPr>
                <w:rFonts w:ascii="Times New Roman" w:eastAsia="MS Mincho" w:hAnsi="Times New Roman"/>
                <w:noProof/>
                <w:position w:val="-6"/>
                <w:szCs w:val="20"/>
                <w:lang w:eastAsia="en-GB"/>
              </w:rPr>
              <w:drawing>
                <wp:inline distT="0" distB="0" distL="0" distR="0" wp14:anchorId="71FA8FFE" wp14:editId="1CAF468B">
                  <wp:extent cx="121920" cy="129540"/>
                  <wp:effectExtent l="0" t="0" r="0" b="381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434" cstate="print">
                            <a:extLst>
                              <a:ext uri="{28A0092B-C50C-407E-A947-70E740481C1C}">
                                <a14:useLocalDpi xmlns:a14="http://schemas.microsoft.com/office/drawing/2010/main" val="0"/>
                              </a:ext>
                            </a:extLst>
                          </a:blip>
                          <a:srcRect/>
                          <a:stretch>
                            <a:fillRect/>
                          </a:stretch>
                        </pic:blipFill>
                        <pic:spPr bwMode="auto">
                          <a:xfrm>
                            <a:off x="0" y="0"/>
                            <a:ext cx="121920" cy="129540"/>
                          </a:xfrm>
                          <a:prstGeom prst="rect">
                            <a:avLst/>
                          </a:prstGeom>
                          <a:noFill/>
                          <a:ln>
                            <a:noFill/>
                          </a:ln>
                        </pic:spPr>
                      </pic:pic>
                    </a:graphicData>
                  </a:graphic>
                </wp:inline>
              </w:drawing>
            </w:r>
            <w:r w:rsidRPr="0098455E">
              <w:rPr>
                <w:rFonts w:ascii="Times New Roman" w:eastAsia="MS Mincho" w:hAnsi="Times New Roman"/>
                <w:szCs w:val="20"/>
              </w:rPr>
              <w:t xml:space="preserve"> </w:t>
            </w:r>
          </w:p>
        </w:tc>
      </w:tr>
    </w:tbl>
    <w:p w14:paraId="693AE63A" w14:textId="77777777" w:rsidR="0098455E" w:rsidRPr="0071673B" w:rsidRDefault="0098455E" w:rsidP="0098455E">
      <w:pPr>
        <w:snapToGrid w:val="0"/>
        <w:ind w:left="720" w:hanging="720"/>
        <w:jc w:val="both"/>
        <w:rPr>
          <w:szCs w:val="20"/>
        </w:rPr>
      </w:pPr>
    </w:p>
    <w:p w14:paraId="139F30D1" w14:textId="77777777" w:rsidR="0098455E" w:rsidRPr="0071673B" w:rsidRDefault="0098455E" w:rsidP="0098455E">
      <w:pPr>
        <w:snapToGrid w:val="0"/>
        <w:ind w:left="720" w:hanging="720"/>
        <w:jc w:val="both"/>
        <w:rPr>
          <w:szCs w:val="20"/>
          <w:highlight w:val="green"/>
        </w:rPr>
      </w:pPr>
      <w:r w:rsidRPr="0071673B">
        <w:rPr>
          <w:szCs w:val="20"/>
          <w:highlight w:val="green"/>
        </w:rPr>
        <w:t>Agreement</w:t>
      </w:r>
    </w:p>
    <w:p w14:paraId="5D206B0F" w14:textId="77777777" w:rsidR="0098455E" w:rsidRPr="0098455E" w:rsidRDefault="0098455E" w:rsidP="0098455E">
      <w:pPr>
        <w:snapToGrid w:val="0"/>
        <w:ind w:left="720" w:hanging="720"/>
        <w:jc w:val="both"/>
        <w:rPr>
          <w:szCs w:val="20"/>
        </w:rPr>
      </w:pPr>
      <w:r w:rsidRPr="0098455E">
        <w:rPr>
          <w:szCs w:val="20"/>
        </w:rPr>
        <w:t>Editor to update the specification to reflect the following existing agreement:</w:t>
      </w:r>
    </w:p>
    <w:p w14:paraId="3FB813F0" w14:textId="77777777" w:rsidR="0098455E" w:rsidRPr="0071673B" w:rsidRDefault="0098455E" w:rsidP="0071673B">
      <w:pPr>
        <w:pStyle w:val="ListParagraph"/>
        <w:numPr>
          <w:ilvl w:val="0"/>
          <w:numId w:val="195"/>
        </w:numPr>
        <w:snapToGrid w:val="0"/>
        <w:jc w:val="both"/>
        <w:rPr>
          <w:rFonts w:eastAsia="Malgun Gothic"/>
          <w:lang w:val="en-US" w:eastAsia="zh-CN"/>
        </w:rPr>
      </w:pPr>
      <w:r w:rsidRPr="0071673B">
        <w:t xml:space="preserve">If </w:t>
      </w:r>
      <w:r w:rsidRPr="0071673B">
        <w:rPr>
          <w:rFonts w:eastAsia="Malgun Gothic"/>
          <w:lang w:val="en-US" w:eastAsia="zh-CN"/>
        </w:rPr>
        <w:t xml:space="preserve">{P0, alpha} is reconfigured for one closed loop process by higher layer change, the CL PC is reset. </w:t>
      </w:r>
    </w:p>
    <w:p w14:paraId="13E1B0D6" w14:textId="77777777" w:rsidR="0098455E" w:rsidRPr="0071673B" w:rsidRDefault="0098455E" w:rsidP="0071673B">
      <w:pPr>
        <w:pStyle w:val="ListParagraph"/>
        <w:numPr>
          <w:ilvl w:val="0"/>
          <w:numId w:val="195"/>
        </w:numPr>
        <w:snapToGrid w:val="0"/>
        <w:jc w:val="both"/>
        <w:rPr>
          <w:rFonts w:eastAsia="Malgun Gothic"/>
          <w:lang w:val="en-US" w:eastAsia="zh-CN"/>
        </w:rPr>
      </w:pPr>
      <w:r w:rsidRPr="0071673B">
        <w:t xml:space="preserve">If </w:t>
      </w:r>
      <w:r w:rsidRPr="0071673B">
        <w:rPr>
          <w:rFonts w:eastAsia="Malgun Gothic"/>
          <w:lang w:val="en-US" w:eastAsia="zh-CN"/>
        </w:rPr>
        <w:t xml:space="preserve">{P0, alpha} is changed for one closed loop process by DCI, the CL PC is not reset. </w:t>
      </w:r>
    </w:p>
    <w:p w14:paraId="5449C2A1" w14:textId="77777777" w:rsidR="0098455E" w:rsidRPr="0098455E" w:rsidRDefault="0098455E" w:rsidP="0098455E">
      <w:pPr>
        <w:snapToGrid w:val="0"/>
        <w:ind w:left="720" w:hanging="720"/>
        <w:jc w:val="both"/>
        <w:rPr>
          <w:szCs w:val="20"/>
          <w:lang w:val="en-US"/>
        </w:rPr>
      </w:pPr>
    </w:p>
    <w:p w14:paraId="2CBC7FDE" w14:textId="77777777" w:rsidR="0098455E" w:rsidRPr="0098455E" w:rsidRDefault="0098455E" w:rsidP="0098455E">
      <w:pPr>
        <w:snapToGrid w:val="0"/>
        <w:ind w:left="720" w:hanging="720"/>
        <w:jc w:val="both"/>
        <w:rPr>
          <w:b/>
          <w:szCs w:val="20"/>
          <w:lang w:val="en-US"/>
        </w:rPr>
      </w:pPr>
      <w:r w:rsidRPr="0098455E">
        <w:rPr>
          <w:b/>
          <w:szCs w:val="20"/>
          <w:lang w:val="en-US"/>
        </w:rPr>
        <w:t>Conclusion:</w:t>
      </w:r>
    </w:p>
    <w:p w14:paraId="56823845" w14:textId="77777777" w:rsidR="0098455E" w:rsidRPr="0098455E" w:rsidRDefault="0098455E" w:rsidP="0098455E">
      <w:pPr>
        <w:rPr>
          <w:rFonts w:ascii="Times New Roman" w:eastAsia="MS Mincho" w:hAnsi="Times New Roman"/>
          <w:szCs w:val="20"/>
          <w:lang w:val="en-US"/>
        </w:rPr>
      </w:pPr>
      <w:r w:rsidRPr="0098455E">
        <w:rPr>
          <w:rFonts w:ascii="Times New Roman" w:eastAsia="MS Mincho" w:hAnsi="Times New Roman"/>
          <w:szCs w:val="20"/>
        </w:rPr>
        <w:lastRenderedPageBreak/>
        <w:t xml:space="preserve">If </w:t>
      </w:r>
      <w:r w:rsidRPr="0098455E">
        <w:rPr>
          <w:rFonts w:ascii="Times New Roman" w:eastAsia="MS Mincho" w:hAnsi="Times New Roman"/>
          <w:szCs w:val="20"/>
          <w:lang w:val="en-US"/>
        </w:rPr>
        <w:t xml:space="preserve">the </w:t>
      </w:r>
      <w:r w:rsidRPr="0098455E">
        <w:rPr>
          <w:rFonts w:ascii="Times New Roman" w:eastAsia="MS Mincho" w:hAnsi="Times New Roman"/>
          <w:szCs w:val="20"/>
        </w:rPr>
        <w:t xml:space="preserve">UE has reached </w:t>
      </w:r>
      <w:r w:rsidRPr="0098455E">
        <w:rPr>
          <w:rFonts w:ascii="Times New Roman" w:eastAsia="MS Mincho" w:hAnsi="Times New Roman"/>
          <w:position w:val="-12"/>
          <w:szCs w:val="20"/>
        </w:rPr>
        <w:object w:dxaOrig="918" w:dyaOrig="316" w14:anchorId="3472F564">
          <v:shape id="_x0000_i1435" type="#_x0000_t75" style="width:45.6pt;height:15.2pt" o:ole="">
            <v:imagedata r:id="rId1440" o:title=""/>
          </v:shape>
          <o:OLEObject Type="Embed" ProgID="Equation.3" ShapeID="_x0000_i1435" DrawAspect="Content" ObjectID="_1600200813" r:id="rId1441"/>
        </w:object>
      </w:r>
      <w:r w:rsidRPr="0098455E">
        <w:rPr>
          <w:rFonts w:ascii="Times New Roman" w:eastAsia="MS Mincho" w:hAnsi="Times New Roman"/>
          <w:szCs w:val="20"/>
        </w:rPr>
        <w:t xml:space="preserve"> for </w:t>
      </w:r>
      <w:r w:rsidRPr="0098455E">
        <w:rPr>
          <w:rFonts w:ascii="Times New Roman" w:eastAsia="MS Mincho" w:hAnsi="Times New Roman"/>
          <w:szCs w:val="20"/>
          <w:lang w:val="en-US"/>
        </w:rPr>
        <w:t xml:space="preserve">UL BWP </w:t>
      </w:r>
      <w:r w:rsidRPr="0098455E">
        <w:rPr>
          <w:rFonts w:ascii="Times New Roman" w:eastAsia="MS Mincho" w:hAnsi="Times New Roman"/>
          <w:iCs/>
          <w:position w:val="-6"/>
          <w:szCs w:val="20"/>
        </w:rPr>
        <w:object w:dxaOrig="174" w:dyaOrig="269" w14:anchorId="393CC962">
          <v:shape id="_x0000_i1436" type="#_x0000_t75" style="width:8.8pt;height:13.6pt" o:ole="">
            <v:imagedata r:id="rId1442" o:title=""/>
          </v:shape>
          <o:OLEObject Type="Embed" ProgID="Equation.3" ShapeID="_x0000_i1436" DrawAspect="Content" ObjectID="_1600200814" r:id="rId1443"/>
        </w:object>
      </w:r>
      <w:r w:rsidRPr="0098455E">
        <w:rPr>
          <w:rFonts w:ascii="Times New Roman" w:eastAsia="MS Mincho" w:hAnsi="Times New Roman"/>
          <w:iCs/>
          <w:szCs w:val="20"/>
          <w:lang w:val="en-US"/>
        </w:rPr>
        <w:t xml:space="preserve"> </w:t>
      </w:r>
      <w:r w:rsidRPr="0098455E">
        <w:rPr>
          <w:rFonts w:ascii="Times New Roman" w:eastAsia="MS Mincho" w:hAnsi="Times New Roman"/>
          <w:szCs w:val="20"/>
          <w:lang w:val="en-US"/>
        </w:rPr>
        <w:t xml:space="preserve">of carrier </w:t>
      </w:r>
      <w:r w:rsidRPr="0098455E">
        <w:rPr>
          <w:rFonts w:ascii="Times New Roman" w:eastAsia="MS Mincho" w:hAnsi="Times New Roman"/>
          <w:iCs/>
          <w:position w:val="-10"/>
          <w:szCs w:val="20"/>
        </w:rPr>
        <w:object w:dxaOrig="222" w:dyaOrig="316" w14:anchorId="6C067616">
          <v:shape id="_x0000_i1437" type="#_x0000_t75" style="width:11.2pt;height:15.2pt" o:ole="">
            <v:imagedata r:id="rId1444" o:title=""/>
          </v:shape>
          <o:OLEObject Type="Embed" ProgID="Equation.3" ShapeID="_x0000_i1437" DrawAspect="Content" ObjectID="_1600200815" r:id="rId1445"/>
        </w:object>
      </w:r>
      <w:r w:rsidRPr="0098455E">
        <w:rPr>
          <w:rFonts w:ascii="Times New Roman" w:eastAsia="MS Mincho" w:hAnsi="Times New Roman"/>
          <w:iCs/>
          <w:szCs w:val="20"/>
          <w:lang w:val="en-US"/>
        </w:rPr>
        <w:t xml:space="preserve"> of</w:t>
      </w:r>
      <w:r w:rsidRPr="0098455E">
        <w:rPr>
          <w:rFonts w:ascii="Times New Roman" w:eastAsia="MS Mincho" w:hAnsi="Times New Roman"/>
          <w:szCs w:val="20"/>
        </w:rPr>
        <w:t xml:space="preserve"> serving cell </w:t>
      </w:r>
      <w:r w:rsidRPr="0098455E">
        <w:rPr>
          <w:rFonts w:ascii="Times New Roman" w:eastAsia="MS Mincho" w:hAnsi="Times New Roman"/>
          <w:position w:val="-6"/>
          <w:szCs w:val="20"/>
        </w:rPr>
        <w:object w:dxaOrig="174" w:dyaOrig="206" w14:anchorId="4EED20C1">
          <v:shape id="_x0000_i1438" type="#_x0000_t75" style="width:8.8pt;height:9.6pt" o:ole="">
            <v:imagedata r:id="rId1442" o:title=""/>
          </v:shape>
          <o:OLEObject Type="Embed" ProgID="Equation.3" ShapeID="_x0000_i1438" DrawAspect="Content" ObjectID="_1600200816" r:id="rId1446"/>
        </w:object>
      </w:r>
      <w:r w:rsidRPr="0098455E">
        <w:rPr>
          <w:rFonts w:ascii="Times New Roman" w:eastAsia="MS Mincho" w:hAnsi="Times New Roman"/>
          <w:szCs w:val="20"/>
        </w:rPr>
        <w:t xml:space="preserve"> for closed loop </w:t>
      </w:r>
      <w:r w:rsidRPr="0098455E">
        <w:rPr>
          <w:rFonts w:ascii="Times New Roman" w:eastAsia="MS Mincho" w:hAnsi="Times New Roman"/>
          <w:i/>
          <w:szCs w:val="20"/>
        </w:rPr>
        <w:t>l</w:t>
      </w:r>
      <w:r w:rsidRPr="0098455E">
        <w:rPr>
          <w:rFonts w:ascii="Times New Roman" w:eastAsia="MS Mincho" w:hAnsi="Times New Roman"/>
          <w:szCs w:val="20"/>
        </w:rPr>
        <w:t xml:space="preserve">, the UE does not accumulate positive TPC commands for closed-loop </w:t>
      </w:r>
      <w:r w:rsidRPr="0098455E">
        <w:rPr>
          <w:rFonts w:ascii="Times New Roman" w:eastAsia="MS Mincho" w:hAnsi="Times New Roman"/>
          <w:i/>
          <w:szCs w:val="20"/>
        </w:rPr>
        <w:t>l</w:t>
      </w:r>
      <w:r w:rsidRPr="0098455E">
        <w:rPr>
          <w:rFonts w:ascii="Times New Roman" w:eastAsia="MS Mincho" w:hAnsi="Times New Roman"/>
          <w:szCs w:val="20"/>
        </w:rPr>
        <w:t xml:space="preserve"> of </w:t>
      </w:r>
      <w:r w:rsidRPr="0098455E">
        <w:rPr>
          <w:rFonts w:ascii="Times New Roman" w:eastAsia="MS Mincho" w:hAnsi="Times New Roman"/>
          <w:szCs w:val="20"/>
          <w:lang w:val="en-US"/>
        </w:rPr>
        <w:t xml:space="preserve">UL BWP </w:t>
      </w:r>
      <w:r w:rsidRPr="0098455E">
        <w:rPr>
          <w:rFonts w:ascii="Times New Roman" w:eastAsia="MS Mincho" w:hAnsi="Times New Roman"/>
          <w:iCs/>
          <w:position w:val="-6"/>
          <w:szCs w:val="20"/>
        </w:rPr>
        <w:object w:dxaOrig="174" w:dyaOrig="269" w14:anchorId="7A0E6234">
          <v:shape id="_x0000_i1439" type="#_x0000_t75" style="width:8.8pt;height:13.6pt" o:ole="">
            <v:imagedata r:id="rId1447" o:title=""/>
          </v:shape>
          <o:OLEObject Type="Embed" ProgID="Equation.3" ShapeID="_x0000_i1439" DrawAspect="Content" ObjectID="_1600200817" r:id="rId1448"/>
        </w:object>
      </w:r>
      <w:r w:rsidRPr="0098455E">
        <w:rPr>
          <w:rFonts w:ascii="Times New Roman" w:eastAsia="MS Mincho" w:hAnsi="Times New Roman"/>
          <w:iCs/>
          <w:szCs w:val="20"/>
          <w:lang w:val="en-US"/>
        </w:rPr>
        <w:t xml:space="preserve"> </w:t>
      </w:r>
      <w:r w:rsidRPr="0098455E">
        <w:rPr>
          <w:rFonts w:ascii="Times New Roman" w:eastAsia="MS Mincho" w:hAnsi="Times New Roman"/>
          <w:szCs w:val="20"/>
          <w:lang w:val="en-US"/>
        </w:rPr>
        <w:t xml:space="preserve">of carrier </w:t>
      </w:r>
      <w:r w:rsidRPr="0098455E">
        <w:rPr>
          <w:rFonts w:ascii="Times New Roman" w:eastAsia="MS Mincho" w:hAnsi="Times New Roman"/>
          <w:iCs/>
          <w:position w:val="-10"/>
          <w:szCs w:val="20"/>
        </w:rPr>
        <w:object w:dxaOrig="222" w:dyaOrig="316" w14:anchorId="14DA59C8">
          <v:shape id="_x0000_i1440" type="#_x0000_t75" style="width:11.2pt;height:15.2pt" o:ole="">
            <v:imagedata r:id="rId1444" o:title=""/>
          </v:shape>
          <o:OLEObject Type="Embed" ProgID="Equation.3" ShapeID="_x0000_i1440" DrawAspect="Content" ObjectID="_1600200818" r:id="rId1449"/>
        </w:object>
      </w:r>
      <w:r w:rsidRPr="0098455E">
        <w:rPr>
          <w:rFonts w:ascii="Times New Roman" w:eastAsia="MS Mincho" w:hAnsi="Times New Roman"/>
          <w:iCs/>
          <w:szCs w:val="20"/>
          <w:lang w:val="en-US"/>
        </w:rPr>
        <w:t xml:space="preserve"> of</w:t>
      </w:r>
      <w:r w:rsidRPr="0098455E">
        <w:rPr>
          <w:rFonts w:ascii="Times New Roman" w:eastAsia="MS Mincho" w:hAnsi="Times New Roman"/>
          <w:szCs w:val="20"/>
        </w:rPr>
        <w:t xml:space="preserve"> serving cell </w:t>
      </w:r>
      <w:r w:rsidRPr="0098455E">
        <w:rPr>
          <w:rFonts w:ascii="Times New Roman" w:eastAsia="MS Mincho" w:hAnsi="Times New Roman"/>
          <w:position w:val="-6"/>
          <w:szCs w:val="20"/>
        </w:rPr>
        <w:object w:dxaOrig="174" w:dyaOrig="206" w14:anchorId="17B30EEC">
          <v:shape id="_x0000_i1441" type="#_x0000_t75" style="width:8.8pt;height:9.6pt" o:ole="">
            <v:imagedata r:id="rId1442" o:title=""/>
          </v:shape>
          <o:OLEObject Type="Embed" ProgID="Equation.3" ShapeID="_x0000_i1441" DrawAspect="Content" ObjectID="_1600200819" r:id="rId1450"/>
        </w:object>
      </w:r>
      <w:r w:rsidRPr="0098455E">
        <w:rPr>
          <w:rFonts w:ascii="Times New Roman" w:eastAsia="MS Mincho" w:hAnsi="Times New Roman"/>
          <w:szCs w:val="20"/>
          <w:lang w:val="en-US"/>
        </w:rPr>
        <w:t>.</w:t>
      </w:r>
    </w:p>
    <w:p w14:paraId="5CB599FD" w14:textId="77777777" w:rsidR="0098455E" w:rsidRPr="0098455E" w:rsidRDefault="0098455E" w:rsidP="00FD2787">
      <w:pPr>
        <w:numPr>
          <w:ilvl w:val="0"/>
          <w:numId w:val="289"/>
        </w:numPr>
        <w:rPr>
          <w:rFonts w:ascii="Times New Roman" w:eastAsia="MS Mincho" w:hAnsi="Times New Roman"/>
          <w:szCs w:val="20"/>
          <w:lang w:val="en-US"/>
        </w:rPr>
      </w:pPr>
      <w:r w:rsidRPr="0098455E">
        <w:rPr>
          <w:rFonts w:ascii="Times New Roman" w:eastAsia="MS Mincho" w:hAnsi="Times New Roman"/>
          <w:szCs w:val="20"/>
          <w:lang w:val="en-US"/>
        </w:rPr>
        <w:t>Up to the editor to capture the above conclusion</w:t>
      </w:r>
    </w:p>
    <w:p w14:paraId="3DE16078" w14:textId="77777777" w:rsidR="0098455E" w:rsidRPr="0098455E" w:rsidRDefault="0098455E" w:rsidP="0098455E">
      <w:pPr>
        <w:ind w:left="720" w:hanging="720"/>
        <w:rPr>
          <w:lang w:eastAsia="x-none"/>
        </w:rPr>
      </w:pPr>
    </w:p>
    <w:p w14:paraId="0A3EA21B" w14:textId="77777777" w:rsidR="0098455E" w:rsidRPr="0071673B" w:rsidRDefault="0098455E" w:rsidP="0098455E">
      <w:pPr>
        <w:ind w:left="720" w:hanging="720"/>
        <w:rPr>
          <w:lang w:eastAsia="x-none"/>
        </w:rPr>
      </w:pPr>
      <w:r w:rsidRPr="0071673B">
        <w:rPr>
          <w:highlight w:val="green"/>
          <w:lang w:eastAsia="x-none"/>
        </w:rPr>
        <w:t>Agreement:</w:t>
      </w:r>
    </w:p>
    <w:p w14:paraId="1FDD965D" w14:textId="77777777" w:rsidR="0098455E" w:rsidRPr="0098455E" w:rsidRDefault="0098455E" w:rsidP="0098455E">
      <w:pPr>
        <w:rPr>
          <w:lang w:eastAsia="x-none"/>
        </w:rPr>
      </w:pPr>
      <w:r w:rsidRPr="0098455E">
        <w:rPr>
          <w:lang w:eastAsia="x-none"/>
        </w:rPr>
        <w:t>Power control for PRACH BFR should be captured in the specifications. Editor to come up with wording. Vivo tdoc provides some reference for TP.</w:t>
      </w:r>
    </w:p>
    <w:p w14:paraId="12DE3C3D" w14:textId="77777777" w:rsidR="0098455E" w:rsidRPr="0098455E" w:rsidRDefault="0098455E" w:rsidP="0098455E">
      <w:pPr>
        <w:ind w:left="720" w:hanging="720"/>
        <w:rPr>
          <w:lang w:eastAsia="x-none"/>
        </w:rPr>
      </w:pPr>
    </w:p>
    <w:p w14:paraId="72B9AA74" w14:textId="77777777" w:rsidR="0098455E" w:rsidRPr="0071673B" w:rsidRDefault="0098455E" w:rsidP="0098455E">
      <w:pPr>
        <w:ind w:left="720" w:hanging="720"/>
        <w:rPr>
          <w:szCs w:val="40"/>
          <w:lang w:eastAsia="x-none"/>
        </w:rPr>
      </w:pPr>
      <w:r w:rsidRPr="0071673B">
        <w:rPr>
          <w:szCs w:val="40"/>
          <w:highlight w:val="green"/>
          <w:lang w:eastAsia="x-none"/>
        </w:rPr>
        <w:t>Agreement</w:t>
      </w:r>
    </w:p>
    <w:p w14:paraId="57CD0A1E" w14:textId="77777777" w:rsidR="0098455E" w:rsidRPr="0098455E" w:rsidRDefault="0098455E" w:rsidP="0098455E">
      <w:pPr>
        <w:ind w:left="720" w:hanging="720"/>
        <w:rPr>
          <w:szCs w:val="40"/>
          <w:lang w:eastAsia="x-none"/>
        </w:rPr>
      </w:pPr>
      <w:r w:rsidRPr="0098455E">
        <w:rPr>
          <w:bCs/>
          <w:szCs w:val="40"/>
        </w:rPr>
        <w:t>UE-specific P0 for PUCCH</w:t>
      </w:r>
      <w:r w:rsidRPr="0098455E">
        <w:rPr>
          <w:rFonts w:hint="eastAsia"/>
          <w:iCs/>
          <w:szCs w:val="40"/>
        </w:rPr>
        <w:t xml:space="preserve"> should be</w:t>
      </w:r>
      <w:r w:rsidRPr="0098455E">
        <w:rPr>
          <w:iCs/>
          <w:szCs w:val="40"/>
        </w:rPr>
        <w:t xml:space="preserve"> assumed as</w:t>
      </w:r>
      <w:r w:rsidRPr="0098455E">
        <w:rPr>
          <w:rFonts w:hint="eastAsia"/>
          <w:iCs/>
          <w:szCs w:val="40"/>
        </w:rPr>
        <w:t xml:space="preserve"> 0 before </w:t>
      </w:r>
      <w:r w:rsidRPr="0098455E">
        <w:rPr>
          <w:iCs/>
          <w:szCs w:val="40"/>
        </w:rPr>
        <w:t>UE specific RRC configuration</w:t>
      </w:r>
    </w:p>
    <w:p w14:paraId="700A02FA" w14:textId="77777777" w:rsidR="0098455E" w:rsidRPr="0098455E" w:rsidRDefault="0098455E" w:rsidP="0098455E">
      <w:pPr>
        <w:ind w:left="720" w:hanging="720"/>
        <w:rPr>
          <w:lang w:eastAsia="x-none"/>
        </w:rPr>
      </w:pPr>
    </w:p>
    <w:p w14:paraId="4B21281B" w14:textId="77777777" w:rsidR="0098455E" w:rsidRPr="0071673B" w:rsidRDefault="0098455E" w:rsidP="0098455E">
      <w:pPr>
        <w:ind w:left="720" w:hanging="720"/>
        <w:rPr>
          <w:lang w:eastAsia="x-none"/>
        </w:rPr>
      </w:pPr>
      <w:r w:rsidRPr="0071673B">
        <w:rPr>
          <w:highlight w:val="green"/>
          <w:lang w:eastAsia="x-none"/>
        </w:rPr>
        <w:t>Agreement</w:t>
      </w:r>
    </w:p>
    <w:p w14:paraId="520C743E" w14:textId="77777777" w:rsidR="0098455E" w:rsidRPr="0098455E" w:rsidRDefault="0098455E" w:rsidP="0098455E">
      <w:r w:rsidRPr="0098455E">
        <w:rPr>
          <w:rFonts w:hint="eastAsia"/>
        </w:rPr>
        <w:t>For PUCCH format 1, 10log</w:t>
      </w:r>
      <w:r w:rsidRPr="0098455E">
        <w:rPr>
          <w:rFonts w:hint="eastAsia"/>
          <w:vertAlign w:val="subscript"/>
        </w:rPr>
        <w:t>10</w:t>
      </w:r>
      <w:r w:rsidRPr="0098455E">
        <w:rPr>
          <w:rFonts w:hint="eastAsia"/>
        </w:rPr>
        <w:t>(O</w:t>
      </w:r>
      <w:r w:rsidRPr="0098455E">
        <w:rPr>
          <w:vertAlign w:val="subscript"/>
        </w:rPr>
        <w:t>UCI</w:t>
      </w:r>
      <w:r w:rsidRPr="0098455E">
        <w:rPr>
          <w:rFonts w:hint="eastAsia"/>
        </w:rPr>
        <w:t xml:space="preserve">) factor is added in </w:t>
      </w:r>
      <w:r w:rsidRPr="0098455E">
        <w:rPr>
          <w:lang w:val="zh-CN"/>
        </w:rPr>
        <w:t>Δ</w:t>
      </w:r>
      <w:r w:rsidRPr="0098455E">
        <w:rPr>
          <w:rFonts w:hint="eastAsia"/>
          <w:vertAlign w:val="subscript"/>
        </w:rPr>
        <w:t>TF,b,f,c</w:t>
      </w:r>
      <w:r w:rsidRPr="0098455E">
        <w:rPr>
          <w:rFonts w:hint="eastAsia"/>
        </w:rPr>
        <w:t xml:space="preserve"> (i)</w:t>
      </w:r>
    </w:p>
    <w:p w14:paraId="42D43F99" w14:textId="77777777" w:rsidR="0098455E" w:rsidRPr="0098455E" w:rsidRDefault="0098455E" w:rsidP="00FD2787">
      <w:pPr>
        <w:numPr>
          <w:ilvl w:val="0"/>
          <w:numId w:val="290"/>
        </w:numPr>
        <w:rPr>
          <w:lang w:eastAsia="x-none"/>
        </w:rPr>
      </w:pPr>
      <w:r w:rsidRPr="0098455E">
        <w:rPr>
          <w:lang w:eastAsia="x-none"/>
        </w:rPr>
        <w:t xml:space="preserve">FFS: Whether the same factor is added for </w:t>
      </w:r>
      <w:r w:rsidRPr="0098455E">
        <w:rPr>
          <w:rFonts w:hint="eastAsia"/>
        </w:rPr>
        <w:t>PUCCH format 0</w:t>
      </w:r>
    </w:p>
    <w:p w14:paraId="63989896" w14:textId="77777777" w:rsidR="0098455E" w:rsidRPr="0098455E" w:rsidRDefault="0098455E" w:rsidP="0098455E">
      <w:pPr>
        <w:ind w:left="720" w:hanging="720"/>
        <w:rPr>
          <w:lang w:eastAsia="x-none"/>
        </w:rPr>
      </w:pPr>
    </w:p>
    <w:p w14:paraId="7022A1AF" w14:textId="42764B92" w:rsidR="0098455E" w:rsidRPr="0071673B" w:rsidRDefault="001B7BF2" w:rsidP="0098455E">
      <w:pPr>
        <w:ind w:left="720" w:hanging="720"/>
        <w:rPr>
          <w:b/>
          <w:lang w:eastAsia="x-none"/>
        </w:rPr>
      </w:pPr>
      <w:hyperlink r:id="rId1451" w:history="1">
        <w:r w:rsidR="00D93AE1" w:rsidRPr="0071673B">
          <w:rPr>
            <w:rStyle w:val="Hyperlink"/>
            <w:b/>
          </w:rPr>
          <w:t>R1-1809778</w:t>
        </w:r>
      </w:hyperlink>
      <w:r w:rsidR="0098455E" w:rsidRPr="0071673B">
        <w:rPr>
          <w:b/>
          <w:lang w:eastAsia="x-none"/>
        </w:rPr>
        <w:tab/>
        <w:t>Summary of NR UL power control – CA/DC aspects</w:t>
      </w:r>
      <w:r w:rsidR="0098455E" w:rsidRPr="0071673B">
        <w:rPr>
          <w:b/>
          <w:lang w:eastAsia="x-none"/>
        </w:rPr>
        <w:tab/>
        <w:t>Samsung</w:t>
      </w:r>
    </w:p>
    <w:p w14:paraId="7BA1A5B1" w14:textId="77777777" w:rsidR="0098455E" w:rsidRPr="0098455E" w:rsidRDefault="0098455E" w:rsidP="0098455E">
      <w:pPr>
        <w:ind w:left="720" w:hanging="720"/>
        <w:rPr>
          <w:lang w:eastAsia="x-none"/>
        </w:rPr>
      </w:pPr>
    </w:p>
    <w:p w14:paraId="035E5F88" w14:textId="77777777" w:rsidR="0098455E" w:rsidRPr="0071673B" w:rsidRDefault="0098455E" w:rsidP="0098455E">
      <w:pPr>
        <w:ind w:left="720" w:hanging="720"/>
        <w:rPr>
          <w:lang w:eastAsia="x-none"/>
        </w:rPr>
      </w:pPr>
      <w:r w:rsidRPr="0071673B">
        <w:rPr>
          <w:highlight w:val="green"/>
          <w:lang w:eastAsia="x-none"/>
        </w:rPr>
        <w:t>Agreement</w:t>
      </w:r>
    </w:p>
    <w:p w14:paraId="56838AFE" w14:textId="77777777" w:rsidR="0098455E" w:rsidRPr="0098455E" w:rsidRDefault="0098455E" w:rsidP="0098455E">
      <w:pPr>
        <w:rPr>
          <w:rFonts w:ascii="Times New Roman" w:hAnsi="Times New Roman"/>
          <w:szCs w:val="20"/>
        </w:rPr>
      </w:pPr>
      <w:r w:rsidRPr="0098455E">
        <w:rPr>
          <w:rFonts w:ascii="Times New Roman" w:hAnsi="Times New Roman"/>
          <w:szCs w:val="20"/>
        </w:rPr>
        <w:t>In NR-NR DC where one cell group is in FR1 and the other in FR2, the two cell groups perform power control independently according to section 7 of 38.213.</w:t>
      </w:r>
    </w:p>
    <w:p w14:paraId="0F782105" w14:textId="77777777" w:rsidR="0098455E" w:rsidRPr="0098455E" w:rsidRDefault="0098455E" w:rsidP="00FD2787">
      <w:pPr>
        <w:numPr>
          <w:ilvl w:val="0"/>
          <w:numId w:val="291"/>
        </w:numPr>
        <w:rPr>
          <w:lang w:eastAsia="x-none"/>
        </w:rPr>
      </w:pPr>
      <w:r w:rsidRPr="0098455E">
        <w:rPr>
          <w:lang w:eastAsia="x-none"/>
        </w:rPr>
        <w:t>Applies for synchronous NR-NR DC for late drop of Rel-15 per RAN agreement</w:t>
      </w:r>
    </w:p>
    <w:p w14:paraId="0E978221" w14:textId="77777777" w:rsidR="0098455E" w:rsidRPr="0098455E" w:rsidRDefault="0098455E" w:rsidP="00FD2787">
      <w:pPr>
        <w:numPr>
          <w:ilvl w:val="0"/>
          <w:numId w:val="291"/>
        </w:numPr>
        <w:rPr>
          <w:lang w:eastAsia="x-none"/>
        </w:rPr>
      </w:pPr>
      <w:r w:rsidRPr="0098455E">
        <w:rPr>
          <w:lang w:eastAsia="x-none"/>
        </w:rPr>
        <w:t>It is RAN1 understanding that a common power limit for FR1+FR2 is not defined in RAN4 specifications</w:t>
      </w:r>
    </w:p>
    <w:p w14:paraId="6567E023" w14:textId="77777777" w:rsidR="0098455E" w:rsidRPr="0098455E" w:rsidRDefault="0098455E" w:rsidP="00FD2787">
      <w:pPr>
        <w:numPr>
          <w:ilvl w:val="0"/>
          <w:numId w:val="291"/>
        </w:numPr>
        <w:rPr>
          <w:lang w:eastAsia="x-none"/>
        </w:rPr>
      </w:pPr>
      <w:r w:rsidRPr="0098455E">
        <w:rPr>
          <w:lang w:eastAsia="x-none"/>
        </w:rPr>
        <w:t>It is up to the editor to whether and how to capture the above</w:t>
      </w:r>
    </w:p>
    <w:p w14:paraId="5D0E88BD" w14:textId="11038FF7" w:rsidR="0098455E" w:rsidRPr="0098455E" w:rsidRDefault="0098455E" w:rsidP="0098455E">
      <w:pPr>
        <w:rPr>
          <w:lang w:eastAsia="x-none"/>
        </w:rPr>
      </w:pPr>
      <w:r w:rsidRPr="0098455E">
        <w:rPr>
          <w:lang w:eastAsia="x-none"/>
        </w:rPr>
        <w:t>Send an LS to RAN4 to inform them of the above agreement</w:t>
      </w:r>
    </w:p>
    <w:p w14:paraId="11A09554" w14:textId="77777777" w:rsidR="0098455E" w:rsidRPr="0098455E" w:rsidRDefault="0098455E" w:rsidP="0098455E">
      <w:pPr>
        <w:ind w:left="720" w:hanging="720"/>
        <w:rPr>
          <w:lang w:eastAsia="x-none"/>
        </w:rPr>
      </w:pPr>
    </w:p>
    <w:p w14:paraId="588D62C0" w14:textId="1B5BD7AF" w:rsidR="0098455E" w:rsidRPr="0071673B" w:rsidRDefault="001B7BF2" w:rsidP="0098455E">
      <w:pPr>
        <w:ind w:left="720" w:hanging="720"/>
        <w:rPr>
          <w:b/>
          <w:lang w:eastAsia="x-none"/>
        </w:rPr>
      </w:pPr>
      <w:hyperlink r:id="rId1452" w:history="1">
        <w:r w:rsidR="00D93AE1" w:rsidRPr="0071673B">
          <w:rPr>
            <w:rStyle w:val="Hyperlink"/>
            <w:b/>
          </w:rPr>
          <w:t>R1-1809873</w:t>
        </w:r>
      </w:hyperlink>
      <w:r w:rsidR="0098455E" w:rsidRPr="0071673B">
        <w:rPr>
          <w:b/>
          <w:lang w:eastAsia="x-none"/>
        </w:rPr>
        <w:tab/>
        <w:t>[Draft] LS on power control for NR(FR1)-NR(FR2) Dual Connectivity</w:t>
      </w:r>
      <w:r w:rsidR="0098455E" w:rsidRPr="0071673B">
        <w:rPr>
          <w:b/>
          <w:lang w:eastAsia="x-none"/>
        </w:rPr>
        <w:tab/>
        <w:t>Ericsson</w:t>
      </w:r>
    </w:p>
    <w:p w14:paraId="4312322C" w14:textId="2A017DD8" w:rsidR="0098455E" w:rsidRDefault="0071673B" w:rsidP="0098455E">
      <w:pPr>
        <w:ind w:left="720" w:hanging="720"/>
        <w:rPr>
          <w:rStyle w:val="Hyperlink"/>
          <w:lang w:eastAsia="x-none"/>
        </w:rPr>
      </w:pPr>
      <w:r w:rsidRPr="0071673B">
        <w:rPr>
          <w:b/>
          <w:lang w:eastAsia="x-none"/>
        </w:rPr>
        <w:t>Decision:</w:t>
      </w:r>
      <w:r>
        <w:rPr>
          <w:lang w:eastAsia="x-none"/>
        </w:rPr>
        <w:t xml:space="preserve"> The draft LS is endorsed and final </w:t>
      </w:r>
      <w:r w:rsidRPr="0071673B">
        <w:rPr>
          <w:lang w:eastAsia="x-none"/>
        </w:rPr>
        <w:t xml:space="preserve">LS is </w:t>
      </w:r>
      <w:r w:rsidRPr="0098455E">
        <w:rPr>
          <w:highlight w:val="green"/>
          <w:lang w:eastAsia="x-none"/>
        </w:rPr>
        <w:t>a</w:t>
      </w:r>
      <w:r>
        <w:rPr>
          <w:highlight w:val="green"/>
          <w:lang w:eastAsia="x-none"/>
        </w:rPr>
        <w:t>pproved</w:t>
      </w:r>
      <w:r w:rsidRPr="0098455E">
        <w:rPr>
          <w:highlight w:val="green"/>
          <w:lang w:eastAsia="x-none"/>
        </w:rPr>
        <w:t xml:space="preserve"> in </w:t>
      </w:r>
      <w:hyperlink r:id="rId1453" w:history="1">
        <w:r>
          <w:rPr>
            <w:rStyle w:val="Hyperlink"/>
            <w:highlight w:val="green"/>
            <w:lang w:eastAsia="x-none"/>
          </w:rPr>
          <w:t>R1-1809886</w:t>
        </w:r>
      </w:hyperlink>
      <w:r>
        <w:rPr>
          <w:rStyle w:val="Hyperlink"/>
          <w:lang w:eastAsia="x-none"/>
        </w:rPr>
        <w:t>.</w:t>
      </w:r>
    </w:p>
    <w:p w14:paraId="16458F2E" w14:textId="77777777" w:rsidR="0071673B" w:rsidRPr="0098455E" w:rsidRDefault="0071673B" w:rsidP="0098455E">
      <w:pPr>
        <w:ind w:left="720" w:hanging="720"/>
        <w:rPr>
          <w:lang w:eastAsia="x-none"/>
        </w:rPr>
      </w:pPr>
    </w:p>
    <w:p w14:paraId="2C1B9455" w14:textId="22E2550B" w:rsidR="0098455E" w:rsidRPr="00797FE5" w:rsidRDefault="001B7BF2" w:rsidP="0098455E">
      <w:pPr>
        <w:ind w:left="720" w:hanging="720"/>
        <w:rPr>
          <w:b/>
          <w:lang w:eastAsia="x-none"/>
        </w:rPr>
      </w:pPr>
      <w:hyperlink r:id="rId1454" w:history="1">
        <w:r w:rsidR="00D93AE1" w:rsidRPr="00797FE5">
          <w:rPr>
            <w:rStyle w:val="Hyperlink"/>
            <w:b/>
          </w:rPr>
          <w:t>R1-1809124</w:t>
        </w:r>
      </w:hyperlink>
      <w:r w:rsidR="0098455E" w:rsidRPr="00797FE5">
        <w:rPr>
          <w:b/>
          <w:lang w:eastAsia="x-none"/>
        </w:rPr>
        <w:tab/>
        <w:t>[Draft] reply LS on UE power class and UE capability on</w:t>
      </w:r>
      <w:r w:rsidR="00797FE5">
        <w:rPr>
          <w:b/>
          <w:lang w:eastAsia="x-none"/>
        </w:rPr>
        <w:t xml:space="preserve"> SRS carrier switch</w:t>
      </w:r>
      <w:r w:rsidR="00797FE5">
        <w:rPr>
          <w:b/>
          <w:lang w:eastAsia="x-none"/>
        </w:rPr>
        <w:tab/>
        <w:t>Huawei</w:t>
      </w:r>
    </w:p>
    <w:p w14:paraId="39164C42" w14:textId="77777777" w:rsidR="0098455E" w:rsidRPr="0098455E" w:rsidRDefault="0098455E" w:rsidP="0098455E">
      <w:pPr>
        <w:ind w:left="720" w:hanging="720"/>
        <w:rPr>
          <w:lang w:eastAsia="x-none"/>
        </w:rPr>
      </w:pPr>
    </w:p>
    <w:p w14:paraId="27784F7A" w14:textId="77777777" w:rsidR="0098455E" w:rsidRPr="0098455E" w:rsidRDefault="0098455E" w:rsidP="0098455E">
      <w:pPr>
        <w:rPr>
          <w:b/>
          <w:lang w:eastAsia="x-none"/>
        </w:rPr>
      </w:pPr>
      <w:r w:rsidRPr="0098455E">
        <w:rPr>
          <w:b/>
          <w:lang w:eastAsia="x-none"/>
        </w:rPr>
        <w:t>Power control issues to be resolved in the next RAN1 meeting on whether any specification change is needed or not:</w:t>
      </w:r>
    </w:p>
    <w:p w14:paraId="4D8DCA72" w14:textId="77777777" w:rsidR="0098455E" w:rsidRPr="0098455E" w:rsidRDefault="0098455E" w:rsidP="00FD2787">
      <w:pPr>
        <w:numPr>
          <w:ilvl w:val="0"/>
          <w:numId w:val="198"/>
        </w:numPr>
        <w:rPr>
          <w:lang w:val="en-US" w:eastAsia="x-none"/>
        </w:rPr>
      </w:pPr>
      <w:r w:rsidRPr="0098455E">
        <w:rPr>
          <w:lang w:val="en-US" w:eastAsia="x-none"/>
        </w:rPr>
        <w:t>Issue#1: Cross-carrier indication for power control parameters for PUCCH, SRS and PUSCH</w:t>
      </w:r>
    </w:p>
    <w:p w14:paraId="539C4A0F" w14:textId="77777777" w:rsidR="0098455E" w:rsidRPr="0098455E" w:rsidRDefault="0098455E" w:rsidP="00FD2787">
      <w:pPr>
        <w:numPr>
          <w:ilvl w:val="0"/>
          <w:numId w:val="198"/>
        </w:numPr>
        <w:rPr>
          <w:lang w:val="en-US" w:eastAsia="x-none"/>
        </w:rPr>
      </w:pPr>
      <w:r w:rsidRPr="0098455E">
        <w:rPr>
          <w:lang w:val="en-US" w:eastAsia="x-none"/>
        </w:rPr>
        <w:t>Issue#2: UE behavior for PHR on SUL/non-SUL, e.g.,</w:t>
      </w:r>
    </w:p>
    <w:p w14:paraId="2DD208B4" w14:textId="77777777" w:rsidR="0098455E" w:rsidRPr="0098455E" w:rsidRDefault="0098455E" w:rsidP="00FD2787">
      <w:pPr>
        <w:numPr>
          <w:ilvl w:val="1"/>
          <w:numId w:val="198"/>
        </w:numPr>
        <w:rPr>
          <w:lang w:val="en-US" w:eastAsia="x-none"/>
        </w:rPr>
      </w:pPr>
      <w:r w:rsidRPr="0098455E">
        <w:rPr>
          <w:lang w:val="en-US" w:eastAsia="x-none"/>
        </w:rPr>
        <w:t>For UEs capable of simultaneous transmission of PUSCH at SUL/non-SUL and transmission of SRS at the other UL carrier, if PHR is triggered, which type of PHR to report</w:t>
      </w:r>
    </w:p>
    <w:p w14:paraId="6DA4A067" w14:textId="77777777" w:rsidR="0098455E" w:rsidRPr="0098455E" w:rsidRDefault="0098455E" w:rsidP="00FD2787">
      <w:pPr>
        <w:numPr>
          <w:ilvl w:val="0"/>
          <w:numId w:val="198"/>
        </w:numPr>
        <w:rPr>
          <w:lang w:val="en-US" w:eastAsia="x-none"/>
        </w:rPr>
      </w:pPr>
      <w:r w:rsidRPr="0098455E">
        <w:rPr>
          <w:lang w:val="en-US" w:eastAsia="x-none"/>
        </w:rPr>
        <w:t xml:space="preserve">Issue#3: How to set </w:t>
      </w:r>
      <w:r w:rsidRPr="0098455E">
        <w:rPr>
          <w:i/>
          <w:iCs/>
          <w:lang w:val="en-US" w:eastAsia="x-none"/>
        </w:rPr>
        <w:t>P</w:t>
      </w:r>
      <w:r w:rsidRPr="0098455E">
        <w:rPr>
          <w:vertAlign w:val="subscript"/>
          <w:lang w:val="en-US" w:eastAsia="x-none"/>
        </w:rPr>
        <w:t>0_NOMINAL_PUSCH,</w:t>
      </w:r>
      <w:r w:rsidRPr="0098455E">
        <w:rPr>
          <w:i/>
          <w:iCs/>
          <w:vertAlign w:val="subscript"/>
          <w:lang w:val="en-US" w:eastAsia="x-none"/>
        </w:rPr>
        <w:t>f,c</w:t>
      </w:r>
      <w:r w:rsidRPr="0098455E">
        <w:rPr>
          <w:lang w:val="en-US" w:eastAsia="x-none"/>
        </w:rPr>
        <w:t>(</w:t>
      </w:r>
      <w:r w:rsidRPr="0098455E">
        <w:rPr>
          <w:i/>
          <w:iCs/>
          <w:lang w:val="en-US" w:eastAsia="x-none"/>
        </w:rPr>
        <w:t>j</w:t>
      </w:r>
      <w:r w:rsidRPr="0098455E">
        <w:rPr>
          <w:lang w:val="en-US" w:eastAsia="x-none"/>
        </w:rPr>
        <w:t>) for virtual PHR</w:t>
      </w:r>
    </w:p>
    <w:p w14:paraId="5FAA8667" w14:textId="77777777" w:rsidR="0098455E" w:rsidRPr="0098455E" w:rsidRDefault="0098455E" w:rsidP="00FD2787">
      <w:pPr>
        <w:numPr>
          <w:ilvl w:val="1"/>
          <w:numId w:val="198"/>
        </w:numPr>
        <w:rPr>
          <w:lang w:val="en-US" w:eastAsia="x-none"/>
        </w:rPr>
      </w:pPr>
      <w:r w:rsidRPr="0098455E">
        <w:rPr>
          <w:lang w:val="en-US" w:eastAsia="x-none"/>
        </w:rPr>
        <w:t xml:space="preserve">Regarding the cell-specific P0 for virtual PHR, the cell-specific P0 for grant-free transmission should be used if </w:t>
      </w:r>
      <w:r w:rsidRPr="0098455E">
        <w:rPr>
          <w:i/>
          <w:iCs/>
          <w:lang w:val="en-US" w:eastAsia="x-none"/>
        </w:rPr>
        <w:t>P0alphasetindex</w:t>
      </w:r>
      <w:r w:rsidRPr="0098455E">
        <w:rPr>
          <w:lang w:val="en-US" w:eastAsia="x-none"/>
        </w:rPr>
        <w:t xml:space="preserve"> = 0 is configured in higher layer parameter </w:t>
      </w:r>
      <w:r w:rsidRPr="0098455E">
        <w:rPr>
          <w:i/>
          <w:iCs/>
          <w:lang w:val="en-US" w:eastAsia="x-none"/>
        </w:rPr>
        <w:t>ConfiguredGrantConfig</w:t>
      </w:r>
      <w:r w:rsidRPr="0098455E">
        <w:rPr>
          <w:lang w:val="en-US" w:eastAsia="x-none"/>
        </w:rPr>
        <w:t>; otherwise, the cell-specific P0 for grant-based transmission should be used.</w:t>
      </w:r>
    </w:p>
    <w:p w14:paraId="2BF30858" w14:textId="77777777" w:rsidR="0098455E" w:rsidRPr="0098455E" w:rsidRDefault="0098455E" w:rsidP="00FD2787">
      <w:pPr>
        <w:numPr>
          <w:ilvl w:val="0"/>
          <w:numId w:val="198"/>
        </w:numPr>
        <w:rPr>
          <w:lang w:val="en-US" w:eastAsia="x-none"/>
        </w:rPr>
      </w:pPr>
      <w:r w:rsidRPr="0098455E">
        <w:rPr>
          <w:lang w:val="en-US" w:eastAsia="x-none"/>
        </w:rPr>
        <w:t>Issue#4: Linkage between DL BWP and UL BWP for paired spectrum, e.g.,</w:t>
      </w:r>
    </w:p>
    <w:p w14:paraId="2593D32A" w14:textId="77777777" w:rsidR="0098455E" w:rsidRPr="0098455E" w:rsidRDefault="0098455E" w:rsidP="00FD2787">
      <w:pPr>
        <w:numPr>
          <w:ilvl w:val="1"/>
          <w:numId w:val="198"/>
        </w:numPr>
        <w:rPr>
          <w:lang w:val="en-US" w:eastAsia="x-none"/>
        </w:rPr>
      </w:pPr>
      <w:r w:rsidRPr="0098455E">
        <w:rPr>
          <w:lang w:val="en-US" w:eastAsia="x-none"/>
        </w:rPr>
        <w:t xml:space="preserve">PL is measured using reference signal for DL BWP which has the same BWP ID as UL BWP or PL is measured using reference signal for the active DL BWP. </w:t>
      </w:r>
    </w:p>
    <w:p w14:paraId="3318B8C4" w14:textId="77777777" w:rsidR="0098455E" w:rsidRPr="0098455E" w:rsidRDefault="0098455E" w:rsidP="0098455E">
      <w:pPr>
        <w:ind w:left="720" w:hanging="720"/>
        <w:rPr>
          <w:lang w:val="en-US" w:eastAsia="x-none"/>
        </w:rPr>
      </w:pPr>
    </w:p>
    <w:p w14:paraId="56750E1E" w14:textId="77777777" w:rsidR="0098455E" w:rsidRPr="0071673B" w:rsidRDefault="0098455E" w:rsidP="0098455E">
      <w:pPr>
        <w:ind w:left="720" w:hanging="720"/>
        <w:rPr>
          <w:highlight w:val="green"/>
          <w:lang w:val="en-US" w:eastAsia="x-none"/>
        </w:rPr>
      </w:pPr>
      <w:r w:rsidRPr="0071673B">
        <w:rPr>
          <w:highlight w:val="green"/>
          <w:lang w:val="en-US" w:eastAsia="x-none"/>
        </w:rPr>
        <w:t>Agreement</w:t>
      </w:r>
    </w:p>
    <w:p w14:paraId="63AB89B6" w14:textId="77777777" w:rsidR="0098455E" w:rsidRPr="0098455E" w:rsidRDefault="0098455E" w:rsidP="0098455E">
      <w:pPr>
        <w:ind w:left="1440" w:hanging="1440"/>
        <w:rPr>
          <w:lang w:eastAsia="x-none"/>
        </w:rPr>
      </w:pPr>
      <w:r w:rsidRPr="0098455E">
        <w:rPr>
          <w:bCs/>
          <w:lang w:eastAsia="x-none"/>
        </w:rPr>
        <w:t xml:space="preserve">Selection of UL carrier for virtual </w:t>
      </w:r>
      <w:r w:rsidRPr="0098455E">
        <w:rPr>
          <w:rFonts w:hint="eastAsia"/>
          <w:bCs/>
        </w:rPr>
        <w:t>SRS</w:t>
      </w:r>
      <w:r w:rsidRPr="0098455E">
        <w:rPr>
          <w:bCs/>
          <w:lang w:eastAsia="x-none"/>
        </w:rPr>
        <w:t xml:space="preserve"> PHR</w:t>
      </w:r>
    </w:p>
    <w:p w14:paraId="46CEEBC6" w14:textId="77777777" w:rsidR="0098455E" w:rsidRPr="0098455E" w:rsidRDefault="0098455E" w:rsidP="00FD2787">
      <w:pPr>
        <w:numPr>
          <w:ilvl w:val="0"/>
          <w:numId w:val="292"/>
        </w:numPr>
        <w:rPr>
          <w:sz w:val="24"/>
          <w:lang w:val="en-US" w:eastAsia="x-none"/>
        </w:rPr>
      </w:pPr>
      <w:r w:rsidRPr="0098455E">
        <w:rPr>
          <w:lang w:eastAsia="x-none"/>
        </w:rPr>
        <w:t xml:space="preserve">For the PC setting for virtual </w:t>
      </w:r>
      <w:r w:rsidRPr="0098455E">
        <w:rPr>
          <w:rFonts w:hint="eastAsia"/>
        </w:rPr>
        <w:t>SRS</w:t>
      </w:r>
      <w:r w:rsidRPr="0098455E">
        <w:rPr>
          <w:lang w:eastAsia="x-none"/>
        </w:rPr>
        <w:t xml:space="preserve"> PHR in case of CA/DC,</w:t>
      </w:r>
      <w:r w:rsidRPr="0098455E">
        <w:rPr>
          <w:b/>
          <w:bCs/>
          <w:lang w:eastAsia="x-none"/>
        </w:rPr>
        <w:t xml:space="preserve"> </w:t>
      </w:r>
      <w:r w:rsidRPr="0098455E">
        <w:rPr>
          <w:lang w:eastAsia="x-none"/>
        </w:rPr>
        <w:t>for a cell configured with non-SUL and SUL, a default UL carrier is selected according to the following rules:</w:t>
      </w:r>
    </w:p>
    <w:p w14:paraId="0B37F0E9" w14:textId="77777777" w:rsidR="0098455E" w:rsidRPr="0098455E" w:rsidRDefault="0098455E" w:rsidP="00FD2787">
      <w:pPr>
        <w:numPr>
          <w:ilvl w:val="1"/>
          <w:numId w:val="292"/>
        </w:numPr>
        <w:rPr>
          <w:sz w:val="24"/>
          <w:lang w:val="en-US" w:eastAsia="x-none"/>
        </w:rPr>
      </w:pPr>
      <w:r w:rsidRPr="0098455E">
        <w:rPr>
          <w:lang w:eastAsia="x-none"/>
        </w:rPr>
        <w:t xml:space="preserve">The </w:t>
      </w:r>
      <w:r w:rsidRPr="0098455E">
        <w:rPr>
          <w:rFonts w:hint="eastAsia"/>
        </w:rPr>
        <w:t xml:space="preserve">UL carrier </w:t>
      </w:r>
      <w:r w:rsidRPr="0098455E">
        <w:rPr>
          <w:lang w:eastAsia="x-none"/>
        </w:rPr>
        <w:t>configured for PUCCH if present, otherwise the non-SUL carrier</w:t>
      </w:r>
    </w:p>
    <w:p w14:paraId="7C21D649" w14:textId="0CC8F11A" w:rsidR="0098455E" w:rsidRDefault="0098455E" w:rsidP="0098455E">
      <w:pPr>
        <w:ind w:left="720" w:hanging="720"/>
        <w:rPr>
          <w:lang w:eastAsia="x-none"/>
        </w:rPr>
      </w:pPr>
    </w:p>
    <w:p w14:paraId="13D636A2" w14:textId="77777777" w:rsidR="0071673B" w:rsidRPr="0098455E" w:rsidRDefault="0071673B" w:rsidP="0098455E">
      <w:pPr>
        <w:ind w:left="720" w:hanging="720"/>
        <w:rPr>
          <w:lang w:eastAsia="x-none"/>
        </w:rPr>
      </w:pPr>
    </w:p>
    <w:p w14:paraId="39269ED6" w14:textId="56B5054E" w:rsidR="0098455E" w:rsidRPr="0098455E" w:rsidRDefault="001B7BF2" w:rsidP="0098455E">
      <w:pPr>
        <w:ind w:left="720" w:hanging="720"/>
        <w:rPr>
          <w:lang w:eastAsia="x-none"/>
        </w:rPr>
      </w:pPr>
      <w:hyperlink r:id="rId1455" w:history="1">
        <w:r w:rsidR="00D93AE1">
          <w:rPr>
            <w:rStyle w:val="Hyperlink"/>
            <w:lang w:eastAsia="x-none"/>
          </w:rPr>
          <w:t>R1-1808070</w:t>
        </w:r>
      </w:hyperlink>
      <w:r w:rsidR="0098455E" w:rsidRPr="0098455E">
        <w:rPr>
          <w:lang w:eastAsia="x-none"/>
        </w:rPr>
        <w:tab/>
        <w:t>Discussion on UE power control</w:t>
      </w:r>
      <w:r w:rsidR="0098455E" w:rsidRPr="0098455E">
        <w:rPr>
          <w:lang w:eastAsia="x-none"/>
        </w:rPr>
        <w:tab/>
        <w:t>Huawei, HiSilicon</w:t>
      </w:r>
    </w:p>
    <w:p w14:paraId="19A85C60" w14:textId="6FB4A853" w:rsidR="0098455E" w:rsidRPr="0098455E" w:rsidRDefault="001B7BF2" w:rsidP="0098455E">
      <w:pPr>
        <w:ind w:left="720" w:hanging="720"/>
        <w:rPr>
          <w:lang w:eastAsia="x-none"/>
        </w:rPr>
      </w:pPr>
      <w:hyperlink r:id="rId1456" w:history="1">
        <w:r w:rsidR="00D93AE1">
          <w:rPr>
            <w:rStyle w:val="Hyperlink"/>
            <w:lang w:eastAsia="x-none"/>
          </w:rPr>
          <w:t>R1-1808200</w:t>
        </w:r>
      </w:hyperlink>
      <w:r w:rsidR="0098455E" w:rsidRPr="0098455E">
        <w:rPr>
          <w:lang w:eastAsia="x-none"/>
        </w:rPr>
        <w:tab/>
        <w:t>Maintenance for UL power control</w:t>
      </w:r>
      <w:r w:rsidR="0098455E" w:rsidRPr="0098455E">
        <w:rPr>
          <w:lang w:eastAsia="x-none"/>
        </w:rPr>
        <w:tab/>
        <w:t>ZTE</w:t>
      </w:r>
    </w:p>
    <w:p w14:paraId="6AEC802D" w14:textId="0F8386DD" w:rsidR="0098455E" w:rsidRPr="0098455E" w:rsidRDefault="001B7BF2" w:rsidP="0098455E">
      <w:pPr>
        <w:ind w:left="720" w:hanging="720"/>
        <w:rPr>
          <w:lang w:eastAsia="x-none"/>
        </w:rPr>
      </w:pPr>
      <w:hyperlink r:id="rId1457" w:history="1">
        <w:r w:rsidR="00D93AE1">
          <w:rPr>
            <w:rStyle w:val="Hyperlink"/>
            <w:lang w:eastAsia="x-none"/>
          </w:rPr>
          <w:t>R1-1808228</w:t>
        </w:r>
      </w:hyperlink>
      <w:r w:rsidR="0098455E" w:rsidRPr="0098455E">
        <w:rPr>
          <w:lang w:eastAsia="x-none"/>
        </w:rPr>
        <w:tab/>
        <w:t>Remaining issues on UL power control</w:t>
      </w:r>
      <w:r w:rsidR="0098455E" w:rsidRPr="0098455E">
        <w:rPr>
          <w:lang w:eastAsia="x-none"/>
        </w:rPr>
        <w:tab/>
        <w:t>vivo</w:t>
      </w:r>
    </w:p>
    <w:p w14:paraId="0DFE2C1F" w14:textId="350621D7" w:rsidR="0098455E" w:rsidRPr="0098455E" w:rsidRDefault="001B7BF2" w:rsidP="0098455E">
      <w:pPr>
        <w:ind w:left="720" w:hanging="720"/>
        <w:rPr>
          <w:lang w:eastAsia="x-none"/>
        </w:rPr>
      </w:pPr>
      <w:hyperlink r:id="rId1458" w:history="1">
        <w:r w:rsidR="00D93AE1">
          <w:rPr>
            <w:rStyle w:val="Hyperlink"/>
            <w:lang w:eastAsia="x-none"/>
          </w:rPr>
          <w:t>R1-1808384</w:t>
        </w:r>
      </w:hyperlink>
      <w:r w:rsidR="0098455E" w:rsidRPr="0098455E">
        <w:rPr>
          <w:lang w:eastAsia="x-none"/>
        </w:rPr>
        <w:tab/>
        <w:t>Remaining issues of NR power control</w:t>
      </w:r>
      <w:r w:rsidR="0098455E" w:rsidRPr="0098455E">
        <w:rPr>
          <w:lang w:eastAsia="x-none"/>
        </w:rPr>
        <w:tab/>
        <w:t>CATT</w:t>
      </w:r>
    </w:p>
    <w:p w14:paraId="6AEF58C8" w14:textId="73D908A8" w:rsidR="0098455E" w:rsidRPr="0098455E" w:rsidRDefault="001B7BF2" w:rsidP="0098455E">
      <w:pPr>
        <w:ind w:left="720" w:hanging="720"/>
        <w:rPr>
          <w:lang w:eastAsia="x-none"/>
        </w:rPr>
      </w:pPr>
      <w:hyperlink r:id="rId1459" w:history="1">
        <w:r w:rsidR="00D93AE1">
          <w:rPr>
            <w:rStyle w:val="Hyperlink"/>
            <w:lang w:eastAsia="x-none"/>
          </w:rPr>
          <w:t>R1-1808597</w:t>
        </w:r>
      </w:hyperlink>
      <w:r w:rsidR="0098455E" w:rsidRPr="0098455E">
        <w:rPr>
          <w:lang w:eastAsia="x-none"/>
        </w:rPr>
        <w:tab/>
        <w:t>Power scaling with transmissions associated to different MCS tables</w:t>
      </w:r>
      <w:r w:rsidR="0098455E" w:rsidRPr="0098455E">
        <w:rPr>
          <w:lang w:eastAsia="x-none"/>
        </w:rPr>
        <w:tab/>
        <w:t>InterDigital, Inc.</w:t>
      </w:r>
    </w:p>
    <w:p w14:paraId="7B2DE158" w14:textId="3E8BAA15" w:rsidR="0098455E" w:rsidRPr="0098455E" w:rsidRDefault="001B7BF2" w:rsidP="0098455E">
      <w:pPr>
        <w:ind w:left="720" w:hanging="720"/>
        <w:rPr>
          <w:lang w:eastAsia="x-none"/>
        </w:rPr>
      </w:pPr>
      <w:hyperlink r:id="rId1460" w:history="1">
        <w:r w:rsidR="00D93AE1">
          <w:rPr>
            <w:rStyle w:val="Hyperlink"/>
            <w:lang w:eastAsia="x-none"/>
          </w:rPr>
          <w:t>R1-1808676</w:t>
        </w:r>
      </w:hyperlink>
      <w:r w:rsidR="0098455E" w:rsidRPr="0098455E">
        <w:rPr>
          <w:lang w:eastAsia="x-none"/>
        </w:rPr>
        <w:tab/>
        <w:t>Remaining Issues on UL Power Control</w:t>
      </w:r>
      <w:r w:rsidR="0098455E" w:rsidRPr="0098455E">
        <w:rPr>
          <w:lang w:eastAsia="x-none"/>
        </w:rPr>
        <w:tab/>
        <w:t>Intel Corporation</w:t>
      </w:r>
    </w:p>
    <w:p w14:paraId="2A2AF45E" w14:textId="6F39F47F" w:rsidR="0098455E" w:rsidRPr="0098455E" w:rsidRDefault="001B7BF2" w:rsidP="0098455E">
      <w:pPr>
        <w:ind w:left="720" w:hanging="720"/>
        <w:rPr>
          <w:lang w:eastAsia="x-none"/>
        </w:rPr>
      </w:pPr>
      <w:hyperlink r:id="rId1461" w:history="1">
        <w:r w:rsidR="00D93AE1">
          <w:rPr>
            <w:rStyle w:val="Hyperlink"/>
            <w:lang w:eastAsia="x-none"/>
          </w:rPr>
          <w:t>R1-1808758</w:t>
        </w:r>
      </w:hyperlink>
      <w:r w:rsidR="0098455E" w:rsidRPr="0098455E">
        <w:rPr>
          <w:lang w:eastAsia="x-none"/>
        </w:rPr>
        <w:tab/>
        <w:t>Remaining Issues on UL Power Control</w:t>
      </w:r>
      <w:r w:rsidR="0098455E" w:rsidRPr="0098455E">
        <w:rPr>
          <w:lang w:eastAsia="x-none"/>
        </w:rPr>
        <w:tab/>
        <w:t>Samsung</w:t>
      </w:r>
    </w:p>
    <w:p w14:paraId="4CED7651" w14:textId="708023DD" w:rsidR="0098455E" w:rsidRPr="0098455E" w:rsidRDefault="001B7BF2" w:rsidP="0098455E">
      <w:pPr>
        <w:ind w:left="720" w:hanging="720"/>
        <w:rPr>
          <w:lang w:eastAsia="x-none"/>
        </w:rPr>
      </w:pPr>
      <w:hyperlink r:id="rId1462" w:history="1">
        <w:r w:rsidR="00D93AE1">
          <w:rPr>
            <w:rStyle w:val="Hyperlink"/>
            <w:lang w:eastAsia="x-none"/>
          </w:rPr>
          <w:t>R1-1808882</w:t>
        </w:r>
      </w:hyperlink>
      <w:r w:rsidR="0098455E" w:rsidRPr="0098455E">
        <w:rPr>
          <w:lang w:eastAsia="x-none"/>
        </w:rPr>
        <w:tab/>
        <w:t>Text proposals for uplink power control</w:t>
      </w:r>
      <w:r w:rsidR="0098455E" w:rsidRPr="0098455E">
        <w:rPr>
          <w:lang w:eastAsia="x-none"/>
        </w:rPr>
        <w:tab/>
        <w:t>Guangdong OPPO Mobile Telecom</w:t>
      </w:r>
    </w:p>
    <w:p w14:paraId="4CE0D5CB" w14:textId="3DFB3A5E" w:rsidR="0098455E" w:rsidRPr="0098455E" w:rsidRDefault="001B7BF2" w:rsidP="0098455E">
      <w:pPr>
        <w:ind w:left="720" w:hanging="720"/>
        <w:rPr>
          <w:lang w:eastAsia="x-none"/>
        </w:rPr>
      </w:pPr>
      <w:hyperlink r:id="rId1463" w:history="1">
        <w:r w:rsidR="00D93AE1">
          <w:rPr>
            <w:rStyle w:val="Hyperlink"/>
            <w:lang w:eastAsia="x-none"/>
          </w:rPr>
          <w:t>R1-1809074</w:t>
        </w:r>
      </w:hyperlink>
      <w:r w:rsidR="0098455E" w:rsidRPr="0098455E">
        <w:rPr>
          <w:lang w:eastAsia="x-none"/>
        </w:rPr>
        <w:tab/>
        <w:t>Power control for Option 2 DC</w:t>
      </w:r>
      <w:r w:rsidR="0098455E" w:rsidRPr="0098455E">
        <w:rPr>
          <w:lang w:eastAsia="x-none"/>
        </w:rPr>
        <w:tab/>
        <w:t>AT&amp;T</w:t>
      </w:r>
    </w:p>
    <w:p w14:paraId="6876BAD0" w14:textId="6F42A309" w:rsidR="0098455E" w:rsidRPr="0098455E" w:rsidRDefault="001B7BF2" w:rsidP="0098455E">
      <w:pPr>
        <w:ind w:left="720" w:hanging="720"/>
        <w:rPr>
          <w:lang w:eastAsia="x-none"/>
        </w:rPr>
      </w:pPr>
      <w:hyperlink r:id="rId1464" w:history="1">
        <w:r w:rsidR="00D93AE1">
          <w:rPr>
            <w:rStyle w:val="Hyperlink"/>
            <w:lang w:eastAsia="x-none"/>
          </w:rPr>
          <w:t>R1-1809145</w:t>
        </w:r>
      </w:hyperlink>
      <w:r w:rsidR="0098455E" w:rsidRPr="0098455E">
        <w:rPr>
          <w:lang w:eastAsia="x-none"/>
        </w:rPr>
        <w:tab/>
        <w:t>Correction on EN-DC power sharing</w:t>
      </w:r>
      <w:r w:rsidR="0098455E" w:rsidRPr="0098455E">
        <w:rPr>
          <w:lang w:eastAsia="x-none"/>
        </w:rPr>
        <w:tab/>
        <w:t>NTT DOCOMO, INC.</w:t>
      </w:r>
    </w:p>
    <w:p w14:paraId="2DE9B73F" w14:textId="214379E5" w:rsidR="0098455E" w:rsidRPr="0098455E" w:rsidRDefault="001B7BF2" w:rsidP="0098455E">
      <w:pPr>
        <w:ind w:left="720" w:hanging="720"/>
        <w:rPr>
          <w:lang w:eastAsia="x-none"/>
        </w:rPr>
      </w:pPr>
      <w:hyperlink r:id="rId1465" w:history="1">
        <w:r w:rsidR="00D93AE1">
          <w:rPr>
            <w:rStyle w:val="Hyperlink"/>
            <w:lang w:eastAsia="x-none"/>
          </w:rPr>
          <w:t>R1-1809282</w:t>
        </w:r>
      </w:hyperlink>
      <w:r w:rsidR="0098455E" w:rsidRPr="0098455E">
        <w:rPr>
          <w:lang w:eastAsia="x-none"/>
        </w:rPr>
        <w:tab/>
        <w:t>Further clarification on NR PUSCH power control</w:t>
      </w:r>
      <w:r w:rsidR="0098455E" w:rsidRPr="0098455E">
        <w:rPr>
          <w:lang w:eastAsia="x-none"/>
        </w:rPr>
        <w:tab/>
        <w:t>Nokia, Nokia Shanghai Bell</w:t>
      </w:r>
    </w:p>
    <w:p w14:paraId="7A27C520" w14:textId="3D500217" w:rsidR="0098455E" w:rsidRPr="0098455E" w:rsidRDefault="001B7BF2" w:rsidP="0098455E">
      <w:pPr>
        <w:ind w:left="720" w:hanging="720"/>
        <w:rPr>
          <w:lang w:eastAsia="x-none"/>
        </w:rPr>
      </w:pPr>
      <w:hyperlink r:id="rId1466" w:history="1">
        <w:r w:rsidR="00D93AE1">
          <w:rPr>
            <w:rStyle w:val="Hyperlink"/>
            <w:lang w:eastAsia="x-none"/>
          </w:rPr>
          <w:t>R1-1809295</w:t>
        </w:r>
      </w:hyperlink>
      <w:r w:rsidR="0098455E" w:rsidRPr="0098455E">
        <w:rPr>
          <w:lang w:eastAsia="x-none"/>
        </w:rPr>
        <w:tab/>
        <w:t>Remaining issues on PUSCH power control</w:t>
      </w:r>
      <w:r w:rsidR="0098455E" w:rsidRPr="0098455E">
        <w:rPr>
          <w:lang w:eastAsia="x-none"/>
        </w:rPr>
        <w:tab/>
        <w:t>ASUSTeK</w:t>
      </w:r>
    </w:p>
    <w:p w14:paraId="62C24346" w14:textId="62D81BE4" w:rsidR="0098455E" w:rsidRPr="0098455E" w:rsidRDefault="001B7BF2" w:rsidP="0098455E">
      <w:pPr>
        <w:ind w:left="720" w:hanging="720"/>
        <w:rPr>
          <w:color w:val="808080"/>
          <w:lang w:eastAsia="x-none"/>
        </w:rPr>
      </w:pPr>
      <w:hyperlink r:id="rId1467" w:history="1">
        <w:r w:rsidR="00D93AE1">
          <w:rPr>
            <w:rStyle w:val="Hyperlink"/>
            <w:lang w:eastAsia="x-none"/>
          </w:rPr>
          <w:t>R1-1809398</w:t>
        </w:r>
      </w:hyperlink>
      <w:r w:rsidR="0098455E" w:rsidRPr="0098455E">
        <w:rPr>
          <w:color w:val="808080"/>
          <w:lang w:eastAsia="x-none"/>
        </w:rPr>
        <w:tab/>
        <w:t>Maintenance for UL power control</w:t>
      </w:r>
      <w:r w:rsidR="0098455E" w:rsidRPr="0098455E">
        <w:rPr>
          <w:color w:val="808080"/>
          <w:lang w:eastAsia="x-none"/>
        </w:rPr>
        <w:tab/>
        <w:t>Motorola Mobility, Lenovo</w:t>
      </w:r>
    </w:p>
    <w:p w14:paraId="519BCEF0" w14:textId="77777777" w:rsidR="0098455E" w:rsidRPr="0098455E" w:rsidRDefault="0098455E" w:rsidP="0098455E">
      <w:pPr>
        <w:ind w:left="720" w:hanging="720"/>
        <w:rPr>
          <w:color w:val="808080"/>
          <w:lang w:eastAsia="x-none"/>
        </w:rPr>
      </w:pPr>
      <w:r w:rsidRPr="0098455E">
        <w:rPr>
          <w:color w:val="808080"/>
          <w:lang w:eastAsia="x-none"/>
        </w:rPr>
        <w:t>Late submission</w:t>
      </w:r>
    </w:p>
    <w:p w14:paraId="615EA65A" w14:textId="630DDAB3" w:rsidR="0098455E" w:rsidRPr="0098455E" w:rsidRDefault="001B7BF2" w:rsidP="0098455E">
      <w:pPr>
        <w:ind w:left="720" w:hanging="720"/>
        <w:rPr>
          <w:lang w:eastAsia="x-none"/>
        </w:rPr>
      </w:pPr>
      <w:hyperlink r:id="rId1468" w:history="1">
        <w:r w:rsidR="00D93AE1">
          <w:rPr>
            <w:rStyle w:val="Hyperlink"/>
            <w:lang w:eastAsia="x-none"/>
          </w:rPr>
          <w:t>R1-1809410</w:t>
        </w:r>
      </w:hyperlink>
      <w:r w:rsidR="0098455E" w:rsidRPr="0098455E">
        <w:rPr>
          <w:lang w:eastAsia="x-none"/>
        </w:rPr>
        <w:tab/>
        <w:t>Remaining issues on Power Control</w:t>
      </w:r>
      <w:r w:rsidR="0098455E" w:rsidRPr="0098455E">
        <w:rPr>
          <w:lang w:eastAsia="x-none"/>
        </w:rPr>
        <w:tab/>
        <w:t>Ericsson</w:t>
      </w:r>
    </w:p>
    <w:p w14:paraId="0B35235C" w14:textId="42EE1A29" w:rsidR="0098455E" w:rsidRPr="0098455E" w:rsidRDefault="001B7BF2" w:rsidP="0098455E">
      <w:pPr>
        <w:ind w:left="720" w:hanging="720"/>
        <w:rPr>
          <w:lang w:eastAsia="x-none"/>
        </w:rPr>
      </w:pPr>
      <w:hyperlink r:id="rId1469" w:history="1">
        <w:r w:rsidR="00D93AE1">
          <w:rPr>
            <w:rStyle w:val="Hyperlink"/>
            <w:lang w:eastAsia="x-none"/>
          </w:rPr>
          <w:t>R1-1809432</w:t>
        </w:r>
      </w:hyperlink>
      <w:r w:rsidR="0098455E" w:rsidRPr="0098455E">
        <w:rPr>
          <w:lang w:eastAsia="x-none"/>
        </w:rPr>
        <w:tab/>
        <w:t>Maintenace for NR power control</w:t>
      </w:r>
      <w:r w:rsidR="0098455E" w:rsidRPr="0098455E">
        <w:rPr>
          <w:lang w:eastAsia="x-none"/>
        </w:rPr>
        <w:tab/>
        <w:t>Qualcomm Incorporated</w:t>
      </w:r>
    </w:p>
    <w:p w14:paraId="6B472862" w14:textId="77777777" w:rsidR="00E303AE" w:rsidRPr="00E303AE" w:rsidRDefault="00E303AE" w:rsidP="00063CD3">
      <w:pPr>
        <w:pStyle w:val="Heading3"/>
      </w:pPr>
      <w:bookmarkStart w:id="961" w:name="_Toc526458919"/>
      <w:r w:rsidRPr="00E303AE">
        <w:t>Maintenance for URLLC</w:t>
      </w:r>
      <w:bookmarkEnd w:id="956"/>
      <w:bookmarkEnd w:id="961"/>
    </w:p>
    <w:p w14:paraId="23E51E55" w14:textId="77777777" w:rsidR="00E303AE" w:rsidRPr="00E303AE" w:rsidRDefault="00E303AE" w:rsidP="00E303AE">
      <w:pPr>
        <w:ind w:left="720" w:hanging="720"/>
        <w:rPr>
          <w:i/>
          <w:lang w:eastAsia="x-none"/>
        </w:rPr>
      </w:pPr>
      <w:r w:rsidRPr="00E303AE">
        <w:rPr>
          <w:i/>
          <w:lang w:eastAsia="x-none"/>
        </w:rPr>
        <w:t>Focusing on CQI/MCS aspects</w:t>
      </w:r>
    </w:p>
    <w:p w14:paraId="2D322A27" w14:textId="77777777" w:rsidR="00D6224A" w:rsidRDefault="00D6224A" w:rsidP="00E303AE">
      <w:pPr>
        <w:ind w:left="720" w:hanging="720"/>
      </w:pPr>
    </w:p>
    <w:p w14:paraId="7AECD843" w14:textId="4D885ADF" w:rsidR="00D6224A" w:rsidRPr="00D6224A" w:rsidRDefault="001B7BF2" w:rsidP="00D6224A">
      <w:pPr>
        <w:ind w:left="720" w:hanging="720"/>
        <w:rPr>
          <w:b/>
        </w:rPr>
      </w:pPr>
      <w:hyperlink r:id="rId1470" w:history="1">
        <w:r w:rsidR="00D93AE1">
          <w:rPr>
            <w:rStyle w:val="Hyperlink"/>
            <w:b/>
          </w:rPr>
          <w:t>R1-1809784</w:t>
        </w:r>
      </w:hyperlink>
      <w:r w:rsidR="00D6224A" w:rsidRPr="00D6224A">
        <w:rPr>
          <w:b/>
        </w:rPr>
        <w:tab/>
        <w:t>Summary of 7.1.6 Maintenance for URLLC</w:t>
      </w:r>
      <w:r w:rsidR="00D6224A" w:rsidRPr="00D6224A">
        <w:rPr>
          <w:b/>
        </w:rPr>
        <w:tab/>
        <w:t>Ericsson</w:t>
      </w:r>
    </w:p>
    <w:p w14:paraId="396EC163" w14:textId="77777777" w:rsidR="00D6224A" w:rsidRPr="00DA0776" w:rsidRDefault="00D6224A" w:rsidP="00D6224A">
      <w:pPr>
        <w:rPr>
          <w:rFonts w:ascii="Times New Roman" w:hAnsi="Times New Roman"/>
          <w:szCs w:val="20"/>
        </w:rPr>
      </w:pPr>
      <w:r w:rsidRPr="00DA0776">
        <w:rPr>
          <w:rFonts w:ascii="Times New Roman" w:hAnsi="Times New Roman"/>
          <w:b/>
          <w:szCs w:val="20"/>
        </w:rPr>
        <w:t xml:space="preserve">Decision: </w:t>
      </w:r>
      <w:r w:rsidRPr="00DA0776">
        <w:rPr>
          <w:rFonts w:ascii="Times New Roman" w:hAnsi="Times New Roman"/>
          <w:szCs w:val="20"/>
        </w:rPr>
        <w:t>The document is noted.</w:t>
      </w:r>
    </w:p>
    <w:p w14:paraId="64C47AEA" w14:textId="77777777" w:rsidR="00D6224A" w:rsidRDefault="00D6224A" w:rsidP="00D6224A">
      <w:pPr>
        <w:ind w:left="720" w:hanging="720"/>
      </w:pPr>
    </w:p>
    <w:p w14:paraId="1A975729" w14:textId="548F246F" w:rsidR="00D6224A" w:rsidRPr="00D6224A" w:rsidRDefault="001B7BF2" w:rsidP="00D6224A">
      <w:pPr>
        <w:ind w:left="720" w:hanging="720"/>
        <w:rPr>
          <w:b/>
        </w:rPr>
      </w:pPr>
      <w:hyperlink r:id="rId1471" w:history="1">
        <w:r w:rsidR="00D93AE1">
          <w:rPr>
            <w:rStyle w:val="Hyperlink"/>
            <w:b/>
          </w:rPr>
          <w:t>R1-1809836</w:t>
        </w:r>
      </w:hyperlink>
      <w:r w:rsidR="00D6224A" w:rsidRPr="00D6224A">
        <w:rPr>
          <w:b/>
        </w:rPr>
        <w:tab/>
        <w:t>Text Proposal to 3</w:t>
      </w:r>
      <w:r w:rsidR="005C714A">
        <w:rPr>
          <w:b/>
        </w:rPr>
        <w:t>8</w:t>
      </w:r>
      <w:r w:rsidR="00D6224A" w:rsidRPr="00D6224A">
        <w:rPr>
          <w:b/>
        </w:rPr>
        <w:t>.300 for URLLC</w:t>
      </w:r>
      <w:r w:rsidR="00D6224A" w:rsidRPr="00D6224A">
        <w:rPr>
          <w:b/>
        </w:rPr>
        <w:tab/>
        <w:t>Ericsson</w:t>
      </w:r>
    </w:p>
    <w:p w14:paraId="3D50F44A" w14:textId="77777777" w:rsidR="00D6224A" w:rsidRPr="00DA0776" w:rsidRDefault="00D6224A" w:rsidP="00D6224A">
      <w:pPr>
        <w:rPr>
          <w:rFonts w:ascii="Times New Roman" w:hAnsi="Times New Roman"/>
          <w:szCs w:val="20"/>
        </w:rPr>
      </w:pPr>
      <w:r w:rsidRPr="00DA0776">
        <w:rPr>
          <w:rFonts w:ascii="Times New Roman" w:hAnsi="Times New Roman"/>
          <w:b/>
          <w:szCs w:val="20"/>
        </w:rPr>
        <w:t xml:space="preserve">Decision: </w:t>
      </w:r>
      <w:r w:rsidRPr="00DA0776">
        <w:rPr>
          <w:rFonts w:ascii="Times New Roman" w:hAnsi="Times New Roman"/>
          <w:szCs w:val="20"/>
        </w:rPr>
        <w:t>The document is noted.</w:t>
      </w:r>
    </w:p>
    <w:p w14:paraId="7AAE07A2" w14:textId="7E6F38B7" w:rsidR="00D6224A" w:rsidRDefault="00D6224A" w:rsidP="00D6224A">
      <w:pPr>
        <w:ind w:left="720" w:hanging="720"/>
      </w:pPr>
    </w:p>
    <w:p w14:paraId="0BDFB21B" w14:textId="1D2661C7" w:rsidR="00C843D8" w:rsidRPr="00625873" w:rsidRDefault="00C843D8" w:rsidP="00D6224A">
      <w:pPr>
        <w:ind w:left="720" w:hanging="720"/>
      </w:pPr>
      <w:r w:rsidRPr="00625873">
        <w:t>Proposal</w:t>
      </w:r>
    </w:p>
    <w:p w14:paraId="782DFBC3" w14:textId="77777777" w:rsidR="00C843D8" w:rsidRPr="00625873" w:rsidRDefault="00C843D8" w:rsidP="00C843D8">
      <w:bookmarkStart w:id="962" w:name="_Toc517229205"/>
      <w:r w:rsidRPr="00625873">
        <w:t>16.1 URLLC</w:t>
      </w:r>
      <w:bookmarkEnd w:id="962"/>
    </w:p>
    <w:p w14:paraId="17206739" w14:textId="77777777" w:rsidR="00C843D8" w:rsidRPr="00625873" w:rsidRDefault="00C843D8" w:rsidP="00C843D8">
      <w:pPr>
        <w:rPr>
          <w:color w:val="FF0000"/>
          <w:u w:val="single"/>
        </w:rPr>
      </w:pPr>
      <w:r w:rsidRPr="00625873">
        <w:rPr>
          <w:color w:val="FF0000"/>
          <w:u w:val="single"/>
        </w:rPr>
        <w:t>16.1.4</w:t>
      </w:r>
      <w:r w:rsidRPr="00625873">
        <w:rPr>
          <w:color w:val="FF0000"/>
          <w:u w:val="single"/>
        </w:rPr>
        <w:tab/>
        <w:t>CQI and MCS</w:t>
      </w:r>
    </w:p>
    <w:p w14:paraId="5124A117" w14:textId="77777777" w:rsidR="00C843D8" w:rsidRPr="00625873" w:rsidRDefault="00C843D8" w:rsidP="00C843D8">
      <w:pPr>
        <w:rPr>
          <w:color w:val="FF0000"/>
          <w:u w:val="single"/>
        </w:rPr>
      </w:pPr>
      <w:r w:rsidRPr="00625873">
        <w:rPr>
          <w:color w:val="FF0000"/>
          <w:u w:val="single"/>
        </w:rPr>
        <w:t>For channel state reporting, A CQI table for target block error rate 10</w:t>
      </w:r>
      <w:r w:rsidRPr="00625873">
        <w:rPr>
          <w:color w:val="FF0000"/>
          <w:u w:val="single"/>
          <w:vertAlign w:val="superscript"/>
        </w:rPr>
        <w:t>-5</w:t>
      </w:r>
      <w:r w:rsidRPr="00625873">
        <w:rPr>
          <w:color w:val="FF0000"/>
          <w:u w:val="single"/>
        </w:rPr>
        <w:t xml:space="preserve"> is introduced. </w:t>
      </w:r>
    </w:p>
    <w:p w14:paraId="0544CFB8" w14:textId="77777777" w:rsidR="00C843D8" w:rsidRPr="00625873" w:rsidRDefault="00C843D8" w:rsidP="00C843D8">
      <w:pPr>
        <w:rPr>
          <w:color w:val="FF0000"/>
          <w:u w:val="single"/>
        </w:rPr>
      </w:pPr>
      <w:r w:rsidRPr="00625873">
        <w:rPr>
          <w:color w:val="FF0000"/>
          <w:u w:val="single"/>
        </w:rPr>
        <w:t>For scheduling data packets with higher reliability, 64QAM MCS tables containing entries with lower spectral efficiency are introduced for both downlink and uplink. The tables are different for CP-OFDM and DFT-s-OFDM. The MCS tables can be configured semi-statically or dynamically. The dynamic signalling of MCS table is supported by configuring UE with new-RNTI, where new-RNTI indicates the 64QAM MCS tables with entries of lower spectral efficiency.</w:t>
      </w:r>
    </w:p>
    <w:p w14:paraId="3BE16996" w14:textId="77777777" w:rsidR="00C843D8" w:rsidRPr="00625873" w:rsidRDefault="00C843D8" w:rsidP="00C843D8">
      <w:pPr>
        <w:rPr>
          <w:b/>
          <w:lang w:eastAsia="x-none"/>
        </w:rPr>
      </w:pPr>
    </w:p>
    <w:p w14:paraId="519C6B9E" w14:textId="20C10F8B" w:rsidR="00C843D8" w:rsidRDefault="00C843D8" w:rsidP="00C843D8">
      <w:pPr>
        <w:rPr>
          <w:szCs w:val="20"/>
          <w:lang w:eastAsia="x-none"/>
        </w:rPr>
      </w:pPr>
      <w:r w:rsidRPr="00625873">
        <w:rPr>
          <w:szCs w:val="20"/>
          <w:lang w:eastAsia="x-none"/>
        </w:rPr>
        <w:t>Offline discussion to idenfity impact of “new-RNTI” to NR specs such as 38.211, 38.213 and 38.214 and to capture in a document for the editors to take into account in the spec update.</w:t>
      </w:r>
    </w:p>
    <w:p w14:paraId="297E1CD7" w14:textId="7614BF8B" w:rsidR="00625873" w:rsidRDefault="00625873" w:rsidP="00C843D8">
      <w:pPr>
        <w:rPr>
          <w:szCs w:val="20"/>
          <w:lang w:eastAsia="x-none"/>
        </w:rPr>
      </w:pPr>
    </w:p>
    <w:p w14:paraId="15053514" w14:textId="2E195A3E" w:rsidR="00625873" w:rsidRPr="00625873" w:rsidRDefault="00625873" w:rsidP="00C843D8">
      <w:pPr>
        <w:rPr>
          <w:b/>
          <w:szCs w:val="20"/>
          <w:lang w:eastAsia="x-none"/>
        </w:rPr>
      </w:pPr>
      <w:r w:rsidRPr="00625873">
        <w:rPr>
          <w:b/>
          <w:szCs w:val="20"/>
          <w:lang w:eastAsia="x-none"/>
        </w:rPr>
        <w:t>Friday session</w:t>
      </w:r>
    </w:p>
    <w:p w14:paraId="31D4B3F4" w14:textId="77777777" w:rsidR="00625873" w:rsidRPr="00625873" w:rsidRDefault="00625873" w:rsidP="00625873">
      <w:pPr>
        <w:ind w:left="720" w:hanging="720"/>
        <w:rPr>
          <w:b/>
        </w:rPr>
      </w:pPr>
      <w:r w:rsidRPr="00625873">
        <w:rPr>
          <w:b/>
        </w:rPr>
        <w:t>R1-1809869</w:t>
      </w:r>
      <w:r w:rsidRPr="00625873">
        <w:rPr>
          <w:b/>
        </w:rPr>
        <w:tab/>
        <w:t>Text Proposal to 38.300 for URLLC</w:t>
      </w:r>
      <w:r w:rsidRPr="00625873">
        <w:rPr>
          <w:b/>
        </w:rPr>
        <w:tab/>
        <w:t>Ericsson</w:t>
      </w:r>
    </w:p>
    <w:p w14:paraId="3C673128" w14:textId="77777777" w:rsidR="00625873" w:rsidRDefault="00625873" w:rsidP="00625873">
      <w:pPr>
        <w:rPr>
          <w:lang w:eastAsia="x-none"/>
        </w:rPr>
      </w:pPr>
      <w:r w:rsidRPr="00DA0776">
        <w:rPr>
          <w:rFonts w:ascii="Times New Roman" w:hAnsi="Times New Roman"/>
          <w:b/>
          <w:szCs w:val="20"/>
        </w:rPr>
        <w:t xml:space="preserve">Decision: </w:t>
      </w:r>
      <w:r w:rsidRPr="00DA0776">
        <w:rPr>
          <w:rFonts w:ascii="Times New Roman" w:hAnsi="Times New Roman"/>
          <w:szCs w:val="20"/>
        </w:rPr>
        <w:t>The document is noted.</w:t>
      </w:r>
      <w:r>
        <w:rPr>
          <w:rFonts w:ascii="Times New Roman" w:hAnsi="Times New Roman"/>
          <w:szCs w:val="20"/>
        </w:rPr>
        <w:t xml:space="preserve"> </w:t>
      </w:r>
      <w:r w:rsidRPr="00625873">
        <w:rPr>
          <w:lang w:eastAsia="x-none"/>
        </w:rPr>
        <w:t xml:space="preserve">The TP to 38.300 in </w:t>
      </w:r>
      <w:hyperlink r:id="rId1472" w:history="1">
        <w:r w:rsidRPr="00625873">
          <w:rPr>
            <w:color w:val="0000FF"/>
            <w:u w:val="single"/>
            <w:lang w:eastAsia="x-none"/>
          </w:rPr>
          <w:t>R1-1809869</w:t>
        </w:r>
      </w:hyperlink>
      <w:r w:rsidRPr="00625873">
        <w:rPr>
          <w:lang w:eastAsia="x-none"/>
        </w:rPr>
        <w:t xml:space="preserve"> is </w:t>
      </w:r>
      <w:r w:rsidRPr="00625873">
        <w:rPr>
          <w:highlight w:val="green"/>
          <w:lang w:eastAsia="x-none"/>
        </w:rPr>
        <w:t>endorsed</w:t>
      </w:r>
      <w:r w:rsidRPr="00625873">
        <w:rPr>
          <w:lang w:eastAsia="x-none"/>
        </w:rPr>
        <w:t>. Send an LS to RAN2</w:t>
      </w:r>
      <w:r>
        <w:rPr>
          <w:lang w:eastAsia="x-none"/>
        </w:rPr>
        <w:t>.</w:t>
      </w:r>
    </w:p>
    <w:p w14:paraId="108B291D" w14:textId="77777777" w:rsidR="00625873" w:rsidRPr="00625873" w:rsidRDefault="00625873" w:rsidP="00625873">
      <w:pPr>
        <w:rPr>
          <w:b/>
          <w:lang w:eastAsia="x-none"/>
        </w:rPr>
      </w:pPr>
      <w:r w:rsidRPr="00625873">
        <w:rPr>
          <w:b/>
          <w:lang w:eastAsia="x-none"/>
        </w:rPr>
        <w:t>R1-1809984</w:t>
      </w:r>
      <w:r w:rsidRPr="00625873">
        <w:rPr>
          <w:b/>
          <w:lang w:eastAsia="x-none"/>
        </w:rPr>
        <w:tab/>
        <w:t>[Draft] LS on Text Proposal to 38.300 for URLLC</w:t>
      </w:r>
      <w:r w:rsidRPr="00625873">
        <w:rPr>
          <w:b/>
          <w:lang w:eastAsia="x-none"/>
        </w:rPr>
        <w:tab/>
        <w:t>Ericsson</w:t>
      </w:r>
    </w:p>
    <w:p w14:paraId="3347AA30" w14:textId="70DFE652" w:rsidR="00625873" w:rsidRPr="00625873" w:rsidRDefault="00625873" w:rsidP="00625873">
      <w:pPr>
        <w:rPr>
          <w:lang w:eastAsia="x-none"/>
        </w:rPr>
      </w:pPr>
      <w:r w:rsidRPr="00DA0776">
        <w:rPr>
          <w:rFonts w:ascii="Times New Roman" w:hAnsi="Times New Roman"/>
          <w:b/>
          <w:szCs w:val="20"/>
        </w:rPr>
        <w:t xml:space="preserve">Decision: </w:t>
      </w:r>
      <w:r w:rsidRPr="00DA0776">
        <w:rPr>
          <w:rFonts w:ascii="Times New Roman" w:hAnsi="Times New Roman"/>
          <w:szCs w:val="20"/>
        </w:rPr>
        <w:t xml:space="preserve">The document is </w:t>
      </w:r>
      <w:r>
        <w:rPr>
          <w:rFonts w:ascii="Times New Roman" w:hAnsi="Times New Roman"/>
          <w:szCs w:val="20"/>
        </w:rPr>
        <w:t xml:space="preserve">endorsed and </w:t>
      </w:r>
      <w:r w:rsidRPr="00625873">
        <w:rPr>
          <w:lang w:eastAsia="x-none"/>
        </w:rPr>
        <w:t>final LS</w:t>
      </w:r>
      <w:r>
        <w:rPr>
          <w:lang w:eastAsia="x-none"/>
        </w:rPr>
        <w:t xml:space="preserve"> is </w:t>
      </w:r>
      <w:r w:rsidRPr="00625873">
        <w:rPr>
          <w:highlight w:val="green"/>
          <w:lang w:eastAsia="x-none"/>
        </w:rPr>
        <w:t>approved in R1-1809991</w:t>
      </w:r>
    </w:p>
    <w:p w14:paraId="5F58B333" w14:textId="77777777" w:rsidR="00625873" w:rsidRPr="00625873" w:rsidRDefault="00625873" w:rsidP="00625873">
      <w:pPr>
        <w:rPr>
          <w:lang w:eastAsia="x-none"/>
        </w:rPr>
      </w:pPr>
    </w:p>
    <w:p w14:paraId="380A7F33" w14:textId="77777777" w:rsidR="00625873" w:rsidRPr="00625873" w:rsidRDefault="00625873" w:rsidP="00625873">
      <w:pPr>
        <w:ind w:left="720" w:hanging="720"/>
        <w:rPr>
          <w:b/>
        </w:rPr>
      </w:pPr>
      <w:r w:rsidRPr="00625873">
        <w:rPr>
          <w:b/>
        </w:rPr>
        <w:t>R1-1809871</w:t>
      </w:r>
      <w:r w:rsidRPr="00625873">
        <w:rPr>
          <w:b/>
        </w:rPr>
        <w:tab/>
        <w:t>Text Proposal to Capture MCS-C-RNTI</w:t>
      </w:r>
      <w:r w:rsidRPr="00625873">
        <w:rPr>
          <w:b/>
        </w:rPr>
        <w:tab/>
        <w:t>Ericsson</w:t>
      </w:r>
      <w:r w:rsidRPr="00625873">
        <w:rPr>
          <w:b/>
          <w:highlight w:val="green"/>
        </w:rPr>
        <w:t>Agreements</w:t>
      </w:r>
      <w:r w:rsidRPr="00625873">
        <w:rPr>
          <w:b/>
        </w:rPr>
        <w:t>:</w:t>
      </w:r>
    </w:p>
    <w:p w14:paraId="4748B7C9" w14:textId="71C773BE" w:rsidR="00625873" w:rsidRDefault="00625873" w:rsidP="00625873">
      <w:pPr>
        <w:rPr>
          <w:rFonts w:ascii="Times New Roman" w:hAnsi="Times New Roman"/>
          <w:szCs w:val="20"/>
        </w:rPr>
      </w:pPr>
      <w:r w:rsidRPr="00DA0776">
        <w:rPr>
          <w:rFonts w:ascii="Times New Roman" w:hAnsi="Times New Roman"/>
          <w:b/>
          <w:szCs w:val="20"/>
        </w:rPr>
        <w:t xml:space="preserve">Decision: </w:t>
      </w:r>
      <w:r w:rsidRPr="00DA0776">
        <w:rPr>
          <w:rFonts w:ascii="Times New Roman" w:hAnsi="Times New Roman"/>
          <w:szCs w:val="20"/>
        </w:rPr>
        <w:t>The document is noted.</w:t>
      </w:r>
    </w:p>
    <w:p w14:paraId="0BB03EA8" w14:textId="77777777" w:rsidR="00625873" w:rsidRPr="00DA0776" w:rsidRDefault="00625873" w:rsidP="00625873">
      <w:pPr>
        <w:rPr>
          <w:rFonts w:ascii="Times New Roman" w:hAnsi="Times New Roman"/>
          <w:szCs w:val="20"/>
        </w:rPr>
      </w:pPr>
    </w:p>
    <w:p w14:paraId="655C32AB" w14:textId="77777777" w:rsidR="00625873" w:rsidRPr="00625873" w:rsidRDefault="00625873" w:rsidP="00625873">
      <w:pPr>
        <w:rPr>
          <w:szCs w:val="20"/>
          <w:lang w:eastAsia="x-none"/>
        </w:rPr>
      </w:pPr>
      <w:r w:rsidRPr="00625873">
        <w:rPr>
          <w:szCs w:val="20"/>
          <w:highlight w:val="green"/>
          <w:lang w:eastAsia="x-none"/>
        </w:rPr>
        <w:t>Agreements</w:t>
      </w:r>
      <w:r w:rsidRPr="00625873">
        <w:rPr>
          <w:szCs w:val="20"/>
          <w:lang w:eastAsia="x-none"/>
        </w:rPr>
        <w:t>:</w:t>
      </w:r>
    </w:p>
    <w:p w14:paraId="1D10AF6D" w14:textId="77777777" w:rsidR="00625873" w:rsidRPr="00625873" w:rsidRDefault="00625873" w:rsidP="008E772F">
      <w:pPr>
        <w:numPr>
          <w:ilvl w:val="0"/>
          <w:numId w:val="192"/>
        </w:numPr>
        <w:rPr>
          <w:b/>
          <w:szCs w:val="20"/>
          <w:lang w:eastAsia="x-none"/>
        </w:rPr>
      </w:pPr>
      <w:r w:rsidRPr="00625873">
        <w:rPr>
          <w:szCs w:val="20"/>
        </w:rPr>
        <w:t>Use “MCS-C-RNTI” instead of placeholder name “new-RNTI” in RAN1 specifications and TPs.</w:t>
      </w:r>
    </w:p>
    <w:p w14:paraId="2426B241" w14:textId="77777777" w:rsidR="00625873" w:rsidRPr="00625873" w:rsidRDefault="00625873" w:rsidP="008E772F">
      <w:pPr>
        <w:numPr>
          <w:ilvl w:val="0"/>
          <w:numId w:val="192"/>
        </w:numPr>
        <w:rPr>
          <w:szCs w:val="20"/>
          <w:lang w:eastAsia="x-none"/>
        </w:rPr>
      </w:pPr>
      <w:r w:rsidRPr="00625873">
        <w:rPr>
          <w:szCs w:val="20"/>
          <w:lang w:eastAsia="x-none"/>
        </w:rPr>
        <w:t xml:space="preserve">The TPs in </w:t>
      </w:r>
      <w:hyperlink r:id="rId1473" w:history="1">
        <w:r w:rsidRPr="00625873">
          <w:rPr>
            <w:color w:val="0000FF"/>
            <w:szCs w:val="20"/>
            <w:u w:val="single"/>
            <w:lang w:eastAsia="x-none"/>
          </w:rPr>
          <w:t>R1-1809871</w:t>
        </w:r>
      </w:hyperlink>
      <w:r w:rsidRPr="00625873">
        <w:rPr>
          <w:szCs w:val="20"/>
          <w:lang w:eastAsia="x-none"/>
        </w:rPr>
        <w:t xml:space="preserve"> are endorsed (38.211, 213, &amp; 214)</w:t>
      </w:r>
    </w:p>
    <w:p w14:paraId="7B91304A" w14:textId="77777777" w:rsidR="00625873" w:rsidRPr="00625873" w:rsidRDefault="00625873" w:rsidP="00625873">
      <w:pPr>
        <w:ind w:left="720" w:hanging="720"/>
      </w:pPr>
    </w:p>
    <w:p w14:paraId="0BF68E6E" w14:textId="77777777" w:rsidR="00625873" w:rsidRPr="00625873" w:rsidRDefault="001B7BF2" w:rsidP="00625873">
      <w:pPr>
        <w:ind w:left="720" w:hanging="720"/>
        <w:rPr>
          <w:b/>
        </w:rPr>
      </w:pPr>
      <w:hyperlink r:id="rId1474" w:history="1">
        <w:r w:rsidR="00625873" w:rsidRPr="00625873">
          <w:rPr>
            <w:b/>
            <w:color w:val="0000FF"/>
            <w:u w:val="single"/>
          </w:rPr>
          <w:t>R1-1809870</w:t>
        </w:r>
      </w:hyperlink>
      <w:r w:rsidR="00625873" w:rsidRPr="00625873">
        <w:rPr>
          <w:b/>
        </w:rPr>
        <w:tab/>
        <w:t>Text Proposal for MCS Determination</w:t>
      </w:r>
      <w:r w:rsidR="00625873" w:rsidRPr="00625873">
        <w:rPr>
          <w:b/>
        </w:rPr>
        <w:tab/>
        <w:t>Ericsson</w:t>
      </w:r>
    </w:p>
    <w:p w14:paraId="597BCF2C" w14:textId="3B7A9CA9" w:rsidR="00625873" w:rsidRDefault="00625873" w:rsidP="00625873">
      <w:pPr>
        <w:rPr>
          <w:rFonts w:ascii="Times New Roman" w:hAnsi="Times New Roman"/>
          <w:szCs w:val="20"/>
        </w:rPr>
      </w:pPr>
      <w:r w:rsidRPr="00DA0776">
        <w:rPr>
          <w:rFonts w:ascii="Times New Roman" w:hAnsi="Times New Roman"/>
          <w:b/>
          <w:szCs w:val="20"/>
        </w:rPr>
        <w:t xml:space="preserve">Decision: </w:t>
      </w:r>
      <w:r w:rsidRPr="00DA0776">
        <w:rPr>
          <w:rFonts w:ascii="Times New Roman" w:hAnsi="Times New Roman"/>
          <w:szCs w:val="20"/>
        </w:rPr>
        <w:t>The document is noted.</w:t>
      </w:r>
    </w:p>
    <w:p w14:paraId="69D8C706" w14:textId="4C7382D3" w:rsidR="00625873" w:rsidRDefault="00625873" w:rsidP="00625873">
      <w:pPr>
        <w:rPr>
          <w:rFonts w:ascii="Times New Roman" w:hAnsi="Times New Roman"/>
          <w:szCs w:val="20"/>
        </w:rPr>
      </w:pPr>
    </w:p>
    <w:p w14:paraId="066EB844" w14:textId="2F63575F" w:rsidR="00625873" w:rsidRPr="00625873" w:rsidRDefault="00625873" w:rsidP="00625873">
      <w:pPr>
        <w:rPr>
          <w:szCs w:val="20"/>
          <w:lang w:eastAsia="x-none"/>
        </w:rPr>
      </w:pPr>
      <w:r w:rsidRPr="00625873">
        <w:rPr>
          <w:szCs w:val="20"/>
          <w:highlight w:val="green"/>
          <w:lang w:eastAsia="x-none"/>
        </w:rPr>
        <w:t>Agreement</w:t>
      </w:r>
      <w:r w:rsidRPr="00625873">
        <w:rPr>
          <w:szCs w:val="20"/>
          <w:lang w:eastAsia="x-none"/>
        </w:rPr>
        <w:t>:</w:t>
      </w:r>
    </w:p>
    <w:p w14:paraId="2A81444E" w14:textId="77777777" w:rsidR="00625873" w:rsidRPr="00625873" w:rsidRDefault="00625873" w:rsidP="008E772F">
      <w:pPr>
        <w:numPr>
          <w:ilvl w:val="0"/>
          <w:numId w:val="192"/>
        </w:numPr>
      </w:pPr>
      <w:r w:rsidRPr="00625873">
        <w:t>The TPs in R1-1809870 are endorsed</w:t>
      </w:r>
    </w:p>
    <w:p w14:paraId="1DA7CDF9" w14:textId="77777777" w:rsidR="00625873" w:rsidRPr="00C843D8" w:rsidRDefault="00625873" w:rsidP="00C843D8">
      <w:pPr>
        <w:rPr>
          <w:szCs w:val="20"/>
          <w:lang w:eastAsia="x-none"/>
        </w:rPr>
      </w:pPr>
    </w:p>
    <w:p w14:paraId="6481C17E" w14:textId="77777777" w:rsidR="00C843D8" w:rsidRDefault="00C843D8" w:rsidP="00D6224A">
      <w:pPr>
        <w:ind w:left="720" w:hanging="720"/>
      </w:pPr>
    </w:p>
    <w:p w14:paraId="266B1F54" w14:textId="4D9116A9" w:rsidR="00C843D8" w:rsidRDefault="001B7BF2" w:rsidP="00C843D8">
      <w:pPr>
        <w:ind w:left="720" w:hanging="720"/>
      </w:pPr>
      <w:hyperlink r:id="rId1475" w:history="1">
        <w:r w:rsidR="00D93AE1">
          <w:rPr>
            <w:rStyle w:val="Hyperlink"/>
          </w:rPr>
          <w:t>R1-1809837</w:t>
        </w:r>
      </w:hyperlink>
      <w:r w:rsidR="00C843D8">
        <w:tab/>
        <w:t>Text Proposal for MCS determination</w:t>
      </w:r>
      <w:r w:rsidR="00C843D8">
        <w:tab/>
        <w:t>Ericsson</w:t>
      </w:r>
    </w:p>
    <w:p w14:paraId="718E83E5" w14:textId="77777777" w:rsidR="00C843D8" w:rsidRDefault="00C843D8" w:rsidP="00D6224A">
      <w:pPr>
        <w:ind w:left="720" w:hanging="720"/>
      </w:pPr>
    </w:p>
    <w:p w14:paraId="27C9578E" w14:textId="3ABCCF85" w:rsidR="00E303AE" w:rsidRPr="00E303AE" w:rsidRDefault="001B7BF2" w:rsidP="00D6224A">
      <w:pPr>
        <w:ind w:left="720" w:hanging="720"/>
        <w:rPr>
          <w:lang w:eastAsia="x-none"/>
        </w:rPr>
      </w:pPr>
      <w:hyperlink r:id="rId1476" w:history="1">
        <w:r w:rsidR="00D93AE1">
          <w:rPr>
            <w:rStyle w:val="Hyperlink"/>
            <w:lang w:eastAsia="x-none"/>
          </w:rPr>
          <w:t>R1-1808496</w:t>
        </w:r>
      </w:hyperlink>
      <w:r w:rsidR="00E303AE" w:rsidRPr="00E303AE">
        <w:rPr>
          <w:lang w:eastAsia="x-none"/>
        </w:rPr>
        <w:tab/>
        <w:t>Discussion on MCS table selection for URLLC</w:t>
      </w:r>
      <w:r w:rsidR="00E303AE" w:rsidRPr="00E303AE">
        <w:rPr>
          <w:lang w:eastAsia="x-none"/>
        </w:rPr>
        <w:tab/>
        <w:t>LG Electronics</w:t>
      </w:r>
    </w:p>
    <w:p w14:paraId="7230B0A9" w14:textId="7625723C" w:rsidR="00E303AE" w:rsidRPr="00E303AE" w:rsidRDefault="001B7BF2" w:rsidP="00E303AE">
      <w:pPr>
        <w:ind w:left="720" w:hanging="720"/>
        <w:rPr>
          <w:lang w:eastAsia="x-none"/>
        </w:rPr>
      </w:pPr>
      <w:hyperlink r:id="rId1477" w:history="1">
        <w:r w:rsidR="00D93AE1">
          <w:rPr>
            <w:rStyle w:val="Hyperlink"/>
            <w:lang w:eastAsia="x-none"/>
          </w:rPr>
          <w:t>R1-1808945</w:t>
        </w:r>
      </w:hyperlink>
      <w:r w:rsidR="00E303AE" w:rsidRPr="00E303AE">
        <w:rPr>
          <w:lang w:eastAsia="x-none"/>
        </w:rPr>
        <w:tab/>
        <w:t>Correction on interrupted transmission indication in 213</w:t>
      </w:r>
      <w:r w:rsidR="00E303AE" w:rsidRPr="00E303AE">
        <w:rPr>
          <w:lang w:eastAsia="x-none"/>
        </w:rPr>
        <w:tab/>
        <w:t>Huawei, HiSilicon</w:t>
      </w:r>
    </w:p>
    <w:p w14:paraId="50F62793" w14:textId="33C73AD6" w:rsidR="00E303AE" w:rsidRPr="00E303AE" w:rsidRDefault="001B7BF2" w:rsidP="00E303AE">
      <w:pPr>
        <w:ind w:left="720" w:hanging="720"/>
        <w:rPr>
          <w:lang w:eastAsia="x-none"/>
        </w:rPr>
      </w:pPr>
      <w:hyperlink r:id="rId1478" w:history="1">
        <w:r w:rsidR="00D93AE1">
          <w:rPr>
            <w:rStyle w:val="Hyperlink"/>
            <w:lang w:eastAsia="x-none"/>
          </w:rPr>
          <w:t>R1-1809042</w:t>
        </w:r>
      </w:hyperlink>
      <w:r w:rsidR="00E303AE" w:rsidRPr="00E303AE">
        <w:rPr>
          <w:lang w:eastAsia="x-none"/>
        </w:rPr>
        <w:tab/>
        <w:t>Maintenance of Rel-15 URLLC</w:t>
      </w:r>
      <w:r w:rsidR="00E303AE" w:rsidRPr="00E303AE">
        <w:rPr>
          <w:lang w:eastAsia="x-none"/>
        </w:rPr>
        <w:tab/>
        <w:t>Ericsson</w:t>
      </w:r>
    </w:p>
    <w:p w14:paraId="0E5906B3" w14:textId="60EFCD69" w:rsidR="00E303AE" w:rsidRPr="00E303AE" w:rsidRDefault="001B7BF2" w:rsidP="00E303AE">
      <w:pPr>
        <w:ind w:left="720" w:hanging="720"/>
        <w:rPr>
          <w:lang w:eastAsia="x-none"/>
        </w:rPr>
      </w:pPr>
      <w:hyperlink r:id="rId1479" w:history="1">
        <w:r w:rsidR="00D93AE1">
          <w:rPr>
            <w:rStyle w:val="Hyperlink"/>
            <w:lang w:eastAsia="x-none"/>
          </w:rPr>
          <w:t>R1-1809146</w:t>
        </w:r>
      </w:hyperlink>
      <w:r w:rsidR="00E303AE" w:rsidRPr="00E303AE">
        <w:rPr>
          <w:lang w:eastAsia="x-none"/>
        </w:rPr>
        <w:tab/>
        <w:t>Maintenance for URLLC</w:t>
      </w:r>
      <w:r w:rsidR="00E303AE" w:rsidRPr="00E303AE">
        <w:rPr>
          <w:lang w:eastAsia="x-none"/>
        </w:rPr>
        <w:tab/>
        <w:t>NTT DOCOMO, INC.</w:t>
      </w:r>
    </w:p>
    <w:p w14:paraId="0862C1C5" w14:textId="75B2C2FD" w:rsidR="00E303AE" w:rsidRDefault="001B7BF2" w:rsidP="00E303AE">
      <w:pPr>
        <w:ind w:left="720" w:hanging="720"/>
        <w:rPr>
          <w:lang w:eastAsia="x-none"/>
        </w:rPr>
      </w:pPr>
      <w:hyperlink r:id="rId1480" w:history="1">
        <w:r w:rsidR="00D93AE1">
          <w:rPr>
            <w:rStyle w:val="Hyperlink"/>
            <w:lang w:eastAsia="x-none"/>
          </w:rPr>
          <w:t>R1-1809172</w:t>
        </w:r>
      </w:hyperlink>
      <w:r w:rsidR="00E303AE" w:rsidRPr="00E303AE">
        <w:rPr>
          <w:lang w:eastAsia="x-none"/>
        </w:rPr>
        <w:tab/>
        <w:t>Corrections on MCS table determination</w:t>
      </w:r>
      <w:r w:rsidR="00E303AE" w:rsidRPr="00E303AE">
        <w:rPr>
          <w:lang w:eastAsia="x-none"/>
        </w:rPr>
        <w:tab/>
        <w:t>Nokia, Nokia Shanghai Bell</w:t>
      </w:r>
    </w:p>
    <w:p w14:paraId="64F97B93" w14:textId="2DBA09C2" w:rsidR="007F316C" w:rsidRPr="00E303AE" w:rsidRDefault="001B7BF2" w:rsidP="00E303AE">
      <w:pPr>
        <w:ind w:left="720" w:hanging="720"/>
        <w:rPr>
          <w:lang w:eastAsia="x-none"/>
        </w:rPr>
      </w:pPr>
      <w:hyperlink r:id="rId1481" w:history="1">
        <w:r w:rsidR="00D93AE1">
          <w:rPr>
            <w:rStyle w:val="Hyperlink"/>
            <w:lang w:eastAsia="x-none"/>
          </w:rPr>
          <w:t>R1-1809</w:t>
        </w:r>
        <w:r w:rsidR="00D721C8">
          <w:rPr>
            <w:rStyle w:val="Hyperlink"/>
            <w:lang w:eastAsia="x-none"/>
          </w:rPr>
          <w:t>733</w:t>
        </w:r>
      </w:hyperlink>
      <w:r w:rsidR="007F316C" w:rsidRPr="00E303AE">
        <w:rPr>
          <w:lang w:eastAsia="x-none"/>
        </w:rPr>
        <w:tab/>
        <w:t>Text proposal on physical layer mechanisms for UR</w:t>
      </w:r>
      <w:r w:rsidR="007F316C">
        <w:rPr>
          <w:lang w:eastAsia="x-none"/>
        </w:rPr>
        <w:t>LLC in 38.300</w:t>
      </w:r>
      <w:r w:rsidR="007F316C">
        <w:rPr>
          <w:lang w:eastAsia="x-none"/>
        </w:rPr>
        <w:tab/>
        <w:t>Huawei, HiSilicon</w:t>
      </w:r>
      <w:r w:rsidR="00625873">
        <w:rPr>
          <w:lang w:eastAsia="x-none"/>
        </w:rPr>
        <w:tab/>
        <w:t>(</w:t>
      </w:r>
      <w:hyperlink r:id="rId1482" w:history="1">
        <w:r w:rsidR="00625873">
          <w:rPr>
            <w:rStyle w:val="Hyperlink"/>
            <w:lang w:eastAsia="x-none"/>
          </w:rPr>
          <w:t>R1-1809349</w:t>
        </w:r>
      </w:hyperlink>
      <w:r w:rsidR="00625873">
        <w:rPr>
          <w:rStyle w:val="Hyperlink"/>
          <w:lang w:eastAsia="x-none"/>
        </w:rPr>
        <w:t>)</w:t>
      </w:r>
    </w:p>
    <w:p w14:paraId="4FB053A5" w14:textId="77777777" w:rsidR="00E303AE" w:rsidRPr="00E303AE" w:rsidRDefault="00E303AE" w:rsidP="00063CD3">
      <w:pPr>
        <w:pStyle w:val="Heading3"/>
      </w:pPr>
      <w:bookmarkStart w:id="963" w:name="_Toc521704526"/>
      <w:bookmarkStart w:id="964" w:name="_Toc526458920"/>
      <w:r w:rsidRPr="00E303AE">
        <w:t>NR Release 15 UE features</w:t>
      </w:r>
      <w:bookmarkEnd w:id="963"/>
      <w:bookmarkEnd w:id="964"/>
    </w:p>
    <w:p w14:paraId="3A85B9CF" w14:textId="77777777" w:rsidR="00E303AE" w:rsidRPr="00E303AE" w:rsidRDefault="00E303AE" w:rsidP="00E303AE">
      <w:pPr>
        <w:ind w:left="720" w:hanging="720"/>
        <w:rPr>
          <w:i/>
          <w:lang w:eastAsia="x-none"/>
        </w:rPr>
      </w:pPr>
      <w:r w:rsidRPr="00E303AE">
        <w:rPr>
          <w:i/>
          <w:lang w:eastAsia="x-none"/>
        </w:rPr>
        <w:t>Including both eMBB and URLLC</w:t>
      </w:r>
    </w:p>
    <w:p w14:paraId="7145FA10" w14:textId="77777777" w:rsidR="003D6A10" w:rsidRDefault="003D6A10" w:rsidP="003D6A10">
      <w:pPr>
        <w:rPr>
          <w:b/>
        </w:rPr>
      </w:pPr>
    </w:p>
    <w:p w14:paraId="382E6CEB" w14:textId="116881BD" w:rsidR="003D6A10" w:rsidRPr="003D6A10" w:rsidRDefault="003D6A10" w:rsidP="003D6A10">
      <w:pPr>
        <w:rPr>
          <w:b/>
        </w:rPr>
      </w:pPr>
      <w:r w:rsidRPr="003D6A10">
        <w:rPr>
          <w:b/>
        </w:rPr>
        <w:t>Friday</w:t>
      </w:r>
    </w:p>
    <w:p w14:paraId="68153CCD" w14:textId="3D58F4DC" w:rsidR="003D6A10" w:rsidRPr="003D6A10" w:rsidRDefault="001B7BF2" w:rsidP="003D6A10">
      <w:pPr>
        <w:rPr>
          <w:b/>
        </w:rPr>
      </w:pPr>
      <w:hyperlink r:id="rId1483" w:history="1">
        <w:r w:rsidR="00D93AE1">
          <w:rPr>
            <w:rStyle w:val="Hyperlink"/>
            <w:b/>
          </w:rPr>
          <w:t>R1-1809918</w:t>
        </w:r>
      </w:hyperlink>
      <w:r w:rsidR="003D6A10" w:rsidRPr="003D6A10">
        <w:rPr>
          <w:b/>
        </w:rPr>
        <w:tab/>
        <w:t>Chairman's notes of AI 7.1.7 UE features</w:t>
      </w:r>
      <w:r w:rsidR="003D6A10" w:rsidRPr="003D6A10">
        <w:rPr>
          <w:b/>
        </w:rPr>
        <w:tab/>
        <w:t>Ad-hoc chair (NTT DOCOMO)</w:t>
      </w:r>
    </w:p>
    <w:p w14:paraId="11CA6A14" w14:textId="77777777" w:rsidR="003D6A10" w:rsidRPr="00BD0234" w:rsidRDefault="003D6A10" w:rsidP="003D6A10">
      <w:pPr>
        <w:rPr>
          <w:rFonts w:ascii="Times New Roman" w:hAnsi="Times New Roman"/>
          <w:szCs w:val="20"/>
        </w:rPr>
      </w:pPr>
      <w:r w:rsidRPr="00777035">
        <w:rPr>
          <w:rFonts w:ascii="Times New Roman" w:hAnsi="Times New Roman"/>
          <w:b/>
          <w:szCs w:val="20"/>
        </w:rPr>
        <w:lastRenderedPageBreak/>
        <w:t xml:space="preserve">Decision: </w:t>
      </w:r>
      <w:r w:rsidRPr="00777035">
        <w:rPr>
          <w:rFonts w:ascii="Times New Roman" w:hAnsi="Times New Roman"/>
          <w:szCs w:val="20"/>
        </w:rPr>
        <w:t xml:space="preserve">The document is </w:t>
      </w:r>
      <w:r>
        <w:rPr>
          <w:rFonts w:ascii="Times New Roman" w:hAnsi="Times New Roman"/>
          <w:szCs w:val="20"/>
        </w:rPr>
        <w:t>endorsed, content is incorporated below.</w:t>
      </w:r>
    </w:p>
    <w:p w14:paraId="4CCBCDDE" w14:textId="77777777" w:rsidR="003D6A10" w:rsidRDefault="003D6A10" w:rsidP="00E303AE">
      <w:pPr>
        <w:ind w:left="720" w:hanging="720"/>
        <w:rPr>
          <w:lang w:eastAsia="x-none"/>
        </w:rPr>
      </w:pPr>
    </w:p>
    <w:bookmarkStart w:id="965" w:name="_Toc521704527"/>
    <w:p w14:paraId="48A88840" w14:textId="0B8B7C88" w:rsidR="00CB31A0" w:rsidRPr="004705EE" w:rsidRDefault="00D93AE1" w:rsidP="00CB31A0">
      <w:pPr>
        <w:ind w:left="720" w:hanging="720"/>
        <w:rPr>
          <w:b/>
          <w:lang w:eastAsia="x-none"/>
        </w:rPr>
      </w:pPr>
      <w:r w:rsidRPr="004705EE">
        <w:rPr>
          <w:b/>
          <w:color w:val="0000FF"/>
          <w:u w:val="single"/>
          <w:lang w:eastAsia="x-none"/>
        </w:rPr>
        <w:fldChar w:fldCharType="begin"/>
      </w:r>
      <w:r w:rsidR="00580D49">
        <w:rPr>
          <w:b/>
          <w:color w:val="0000FF"/>
          <w:u w:val="single"/>
          <w:lang w:eastAsia="x-none"/>
        </w:rPr>
        <w:instrText>HYPERLINK "C:\\Users\\Merias\\Documents\\RAN1\\TSGR1_94-Sweden\\Docs\\R1-1808097.zip"</w:instrText>
      </w:r>
      <w:r w:rsidRPr="004705EE">
        <w:rPr>
          <w:b/>
          <w:color w:val="0000FF"/>
          <w:u w:val="single"/>
          <w:lang w:eastAsia="x-none"/>
        </w:rPr>
        <w:fldChar w:fldCharType="separate"/>
      </w:r>
      <w:r w:rsidRPr="004705EE">
        <w:rPr>
          <w:rStyle w:val="Hyperlink"/>
          <w:b/>
          <w:lang w:eastAsia="x-none"/>
        </w:rPr>
        <w:t>R1-1808097</w:t>
      </w:r>
      <w:r w:rsidRPr="004705EE">
        <w:rPr>
          <w:b/>
          <w:color w:val="0000FF"/>
          <w:u w:val="single"/>
          <w:lang w:eastAsia="x-none"/>
        </w:rPr>
        <w:fldChar w:fldCharType="end"/>
      </w:r>
      <w:r w:rsidR="00CB31A0" w:rsidRPr="004705EE">
        <w:rPr>
          <w:b/>
          <w:lang w:eastAsia="x-none"/>
        </w:rPr>
        <w:tab/>
        <w:t>Discussion on remaining issues of UE features</w:t>
      </w:r>
      <w:r w:rsidR="00CB31A0" w:rsidRPr="004705EE">
        <w:rPr>
          <w:b/>
          <w:lang w:eastAsia="x-none"/>
        </w:rPr>
        <w:tab/>
        <w:t>Huawei, HiSilicon</w:t>
      </w:r>
    </w:p>
    <w:p w14:paraId="047FE6F4" w14:textId="6D59CE1B" w:rsidR="00CB31A0" w:rsidRPr="00CB31A0" w:rsidRDefault="001B7BF2" w:rsidP="00CB31A0">
      <w:pPr>
        <w:ind w:left="720" w:hanging="720"/>
        <w:rPr>
          <w:lang w:eastAsia="x-none"/>
        </w:rPr>
      </w:pPr>
      <w:hyperlink r:id="rId1484" w:history="1">
        <w:r w:rsidR="00D93AE1">
          <w:rPr>
            <w:rStyle w:val="Hyperlink"/>
            <w:lang w:eastAsia="x-none"/>
          </w:rPr>
          <w:t>R1-1808229</w:t>
        </w:r>
      </w:hyperlink>
      <w:r w:rsidR="00CB31A0" w:rsidRPr="00CB31A0">
        <w:rPr>
          <w:lang w:eastAsia="x-none"/>
        </w:rPr>
        <w:tab/>
        <w:t>Rel-15 UE features for eMBB and URLLC</w:t>
      </w:r>
      <w:r w:rsidR="00CB31A0" w:rsidRPr="00CB31A0">
        <w:rPr>
          <w:lang w:eastAsia="x-none"/>
        </w:rPr>
        <w:tab/>
        <w:t>vivo</w:t>
      </w:r>
    </w:p>
    <w:p w14:paraId="39CBE11A" w14:textId="61575BCC" w:rsidR="00CB31A0" w:rsidRPr="00CB31A0" w:rsidRDefault="001B7BF2" w:rsidP="00CB31A0">
      <w:pPr>
        <w:ind w:left="720" w:hanging="720"/>
        <w:rPr>
          <w:lang w:eastAsia="x-none"/>
        </w:rPr>
      </w:pPr>
      <w:hyperlink r:id="rId1485" w:history="1">
        <w:r w:rsidR="00D93AE1">
          <w:rPr>
            <w:rStyle w:val="Hyperlink"/>
            <w:lang w:eastAsia="x-none"/>
          </w:rPr>
          <w:t>R1-1809723</w:t>
        </w:r>
      </w:hyperlink>
      <w:r w:rsidR="00CB31A0" w:rsidRPr="00CB31A0">
        <w:rPr>
          <w:lang w:eastAsia="x-none"/>
        </w:rPr>
        <w:tab/>
        <w:t>Remaining issues in NR R-15 UE features</w:t>
      </w:r>
      <w:r w:rsidR="00CB31A0" w:rsidRPr="00CB31A0">
        <w:rPr>
          <w:lang w:eastAsia="x-none"/>
        </w:rPr>
        <w:tab/>
        <w:t>MediaTek Inc.</w:t>
      </w:r>
    </w:p>
    <w:p w14:paraId="5D8780B4" w14:textId="18CEA24F" w:rsidR="00CB31A0" w:rsidRPr="00CB31A0" w:rsidRDefault="00CB31A0" w:rsidP="00CB31A0">
      <w:pPr>
        <w:ind w:left="720" w:hanging="720"/>
        <w:rPr>
          <w:lang w:eastAsia="x-none"/>
        </w:rPr>
      </w:pPr>
      <w:r w:rsidRPr="00CB31A0">
        <w:rPr>
          <w:lang w:eastAsia="x-none"/>
        </w:rPr>
        <w:t xml:space="preserve">Revision of </w:t>
      </w:r>
      <w:hyperlink r:id="rId1486" w:history="1">
        <w:r w:rsidR="00D93AE1">
          <w:rPr>
            <w:rStyle w:val="Hyperlink"/>
            <w:lang w:eastAsia="x-none"/>
          </w:rPr>
          <w:t>R1-1808259</w:t>
        </w:r>
      </w:hyperlink>
    </w:p>
    <w:p w14:paraId="32616690" w14:textId="7AEA6672" w:rsidR="00CB31A0" w:rsidRPr="00CB31A0" w:rsidRDefault="001B7BF2" w:rsidP="00CB31A0">
      <w:pPr>
        <w:ind w:left="720" w:hanging="720"/>
        <w:rPr>
          <w:lang w:eastAsia="x-none"/>
        </w:rPr>
      </w:pPr>
      <w:hyperlink r:id="rId1487" w:history="1">
        <w:r w:rsidR="00D93AE1">
          <w:rPr>
            <w:rStyle w:val="Hyperlink"/>
            <w:lang w:eastAsia="x-none"/>
          </w:rPr>
          <w:t>R1-1808327</w:t>
        </w:r>
      </w:hyperlink>
      <w:r w:rsidR="00CB31A0" w:rsidRPr="00CB31A0">
        <w:rPr>
          <w:lang w:eastAsia="x-none"/>
        </w:rPr>
        <w:tab/>
        <w:t>Remaining issues on Rel-15 NR UE features</w:t>
      </w:r>
      <w:r w:rsidR="00CB31A0" w:rsidRPr="00CB31A0">
        <w:rPr>
          <w:lang w:eastAsia="x-none"/>
        </w:rPr>
        <w:tab/>
        <w:t>ZTE</w:t>
      </w:r>
    </w:p>
    <w:p w14:paraId="5DA86EBD" w14:textId="52CE51CE" w:rsidR="00CB31A0" w:rsidRPr="00CB31A0" w:rsidRDefault="001B7BF2" w:rsidP="00CB31A0">
      <w:pPr>
        <w:ind w:left="720" w:hanging="720"/>
        <w:rPr>
          <w:lang w:eastAsia="x-none"/>
        </w:rPr>
      </w:pPr>
      <w:hyperlink r:id="rId1488" w:history="1">
        <w:r w:rsidR="00D93AE1">
          <w:rPr>
            <w:rStyle w:val="Hyperlink"/>
            <w:lang w:eastAsia="x-none"/>
          </w:rPr>
          <w:t>R1-1809506</w:t>
        </w:r>
      </w:hyperlink>
      <w:r w:rsidR="00CB31A0" w:rsidRPr="00CB31A0">
        <w:rPr>
          <w:lang w:eastAsia="x-none"/>
        </w:rPr>
        <w:tab/>
        <w:t>On Rel-15 UE features</w:t>
      </w:r>
      <w:r w:rsidR="00CB31A0" w:rsidRPr="00CB31A0">
        <w:rPr>
          <w:lang w:eastAsia="x-none"/>
        </w:rPr>
        <w:tab/>
        <w:t>CATT</w:t>
      </w:r>
    </w:p>
    <w:p w14:paraId="21AD2CFE" w14:textId="67FEE72A" w:rsidR="00CB31A0" w:rsidRPr="00CB31A0" w:rsidRDefault="00CB31A0" w:rsidP="00CB31A0">
      <w:pPr>
        <w:ind w:left="720" w:hanging="720"/>
        <w:rPr>
          <w:lang w:eastAsia="x-none"/>
        </w:rPr>
      </w:pPr>
      <w:r w:rsidRPr="00CB31A0">
        <w:rPr>
          <w:lang w:eastAsia="x-none"/>
        </w:rPr>
        <w:t xml:space="preserve">Revision of </w:t>
      </w:r>
      <w:hyperlink r:id="rId1489" w:history="1">
        <w:r w:rsidR="00D93AE1">
          <w:rPr>
            <w:rStyle w:val="Hyperlink"/>
            <w:lang w:eastAsia="x-none"/>
          </w:rPr>
          <w:t>R1-1808385</w:t>
        </w:r>
      </w:hyperlink>
    </w:p>
    <w:p w14:paraId="0BA3C812" w14:textId="7834026C" w:rsidR="00CB31A0" w:rsidRPr="00CB31A0" w:rsidRDefault="001B7BF2" w:rsidP="00CB31A0">
      <w:pPr>
        <w:ind w:left="720" w:hanging="720"/>
        <w:rPr>
          <w:lang w:eastAsia="x-none"/>
        </w:rPr>
      </w:pPr>
      <w:hyperlink r:id="rId1490" w:history="1">
        <w:r w:rsidR="00D93AE1">
          <w:rPr>
            <w:rStyle w:val="Hyperlink"/>
            <w:lang w:eastAsia="x-none"/>
          </w:rPr>
          <w:t>R1-1808497</w:t>
        </w:r>
      </w:hyperlink>
      <w:r w:rsidR="00CB31A0" w:rsidRPr="00CB31A0">
        <w:rPr>
          <w:lang w:eastAsia="x-none"/>
        </w:rPr>
        <w:tab/>
        <w:t>Discussion on UE features including URLLC</w:t>
      </w:r>
      <w:r w:rsidR="00CB31A0" w:rsidRPr="00CB31A0">
        <w:rPr>
          <w:lang w:eastAsia="x-none"/>
        </w:rPr>
        <w:tab/>
        <w:t>LG Electronics</w:t>
      </w:r>
    </w:p>
    <w:p w14:paraId="253F0C12" w14:textId="2DD26B0D" w:rsidR="00CB31A0" w:rsidRPr="00CB31A0" w:rsidRDefault="001B7BF2" w:rsidP="00CB31A0">
      <w:pPr>
        <w:ind w:left="720" w:hanging="720"/>
        <w:rPr>
          <w:lang w:eastAsia="x-none"/>
        </w:rPr>
      </w:pPr>
      <w:hyperlink r:id="rId1491" w:history="1">
        <w:r w:rsidR="00D93AE1">
          <w:rPr>
            <w:rStyle w:val="Hyperlink"/>
            <w:lang w:eastAsia="x-none"/>
          </w:rPr>
          <w:t>R1-1808610</w:t>
        </w:r>
      </w:hyperlink>
      <w:r w:rsidR="00CB31A0" w:rsidRPr="00CB31A0">
        <w:rPr>
          <w:lang w:eastAsia="x-none"/>
        </w:rPr>
        <w:tab/>
        <w:t>Discussions on NR UE feature list</w:t>
      </w:r>
      <w:r w:rsidR="00CB31A0" w:rsidRPr="00CB31A0">
        <w:rPr>
          <w:lang w:eastAsia="x-none"/>
        </w:rPr>
        <w:tab/>
        <w:t>Apple Inc.</w:t>
      </w:r>
    </w:p>
    <w:p w14:paraId="7EBEC47C" w14:textId="2738F55D" w:rsidR="00CB31A0" w:rsidRPr="00CB31A0" w:rsidRDefault="001B7BF2" w:rsidP="00CB31A0">
      <w:pPr>
        <w:ind w:left="720" w:hanging="720"/>
        <w:rPr>
          <w:lang w:eastAsia="x-none"/>
        </w:rPr>
      </w:pPr>
      <w:hyperlink r:id="rId1492" w:history="1">
        <w:r w:rsidR="00D93AE1">
          <w:rPr>
            <w:rStyle w:val="Hyperlink"/>
            <w:lang w:eastAsia="x-none"/>
          </w:rPr>
          <w:t>R1-1808759</w:t>
        </w:r>
      </w:hyperlink>
      <w:r w:rsidR="00CB31A0" w:rsidRPr="00CB31A0">
        <w:rPr>
          <w:lang w:eastAsia="x-none"/>
        </w:rPr>
        <w:tab/>
        <w:t>Remaining Issues on UE Features for Rel-15</w:t>
      </w:r>
      <w:r w:rsidR="00CB31A0" w:rsidRPr="00CB31A0">
        <w:rPr>
          <w:lang w:eastAsia="x-none"/>
        </w:rPr>
        <w:tab/>
        <w:t>Samsung</w:t>
      </w:r>
    </w:p>
    <w:p w14:paraId="7784C0DB" w14:textId="534D34EF" w:rsidR="00CB31A0" w:rsidRPr="00CB31A0" w:rsidRDefault="001B7BF2" w:rsidP="00CB31A0">
      <w:pPr>
        <w:ind w:left="720" w:hanging="720"/>
        <w:rPr>
          <w:lang w:eastAsia="x-none"/>
        </w:rPr>
      </w:pPr>
      <w:hyperlink r:id="rId1493" w:history="1">
        <w:r w:rsidR="00D93AE1">
          <w:rPr>
            <w:rStyle w:val="Hyperlink"/>
            <w:lang w:eastAsia="x-none"/>
          </w:rPr>
          <w:t>R1-1808974</w:t>
        </w:r>
      </w:hyperlink>
      <w:r w:rsidR="00CB31A0" w:rsidRPr="00CB31A0">
        <w:rPr>
          <w:lang w:eastAsia="x-none"/>
        </w:rPr>
        <w:tab/>
        <w:t>On NR UE feature list</w:t>
      </w:r>
      <w:r w:rsidR="00CB31A0" w:rsidRPr="00CB31A0">
        <w:rPr>
          <w:lang w:eastAsia="x-none"/>
        </w:rPr>
        <w:tab/>
        <w:t>Ericsson</w:t>
      </w:r>
    </w:p>
    <w:p w14:paraId="3AE77C7B" w14:textId="2A5FC9B2" w:rsidR="00CB31A0" w:rsidRPr="00CB31A0" w:rsidRDefault="001B7BF2" w:rsidP="00CB31A0">
      <w:pPr>
        <w:ind w:left="720" w:hanging="720"/>
        <w:rPr>
          <w:lang w:eastAsia="x-none"/>
        </w:rPr>
      </w:pPr>
      <w:hyperlink r:id="rId1494" w:history="1">
        <w:r w:rsidR="00D93AE1">
          <w:rPr>
            <w:rStyle w:val="Hyperlink"/>
            <w:lang w:eastAsia="x-none"/>
          </w:rPr>
          <w:t>R1-1809147</w:t>
        </w:r>
      </w:hyperlink>
      <w:r w:rsidR="00CB31A0" w:rsidRPr="00CB31A0">
        <w:rPr>
          <w:lang w:eastAsia="x-none"/>
        </w:rPr>
        <w:tab/>
        <w:t>Remaining issues on NR UE features</w:t>
      </w:r>
      <w:r w:rsidR="00CB31A0" w:rsidRPr="00CB31A0">
        <w:rPr>
          <w:lang w:eastAsia="x-none"/>
        </w:rPr>
        <w:tab/>
        <w:t>NTT DOCOMO, INC.</w:t>
      </w:r>
    </w:p>
    <w:p w14:paraId="5D9F5C50" w14:textId="04439E32" w:rsidR="00CB31A0" w:rsidRPr="00CB31A0" w:rsidRDefault="001B7BF2" w:rsidP="00CB31A0">
      <w:pPr>
        <w:ind w:left="720" w:hanging="720"/>
        <w:rPr>
          <w:lang w:eastAsia="x-none"/>
        </w:rPr>
      </w:pPr>
      <w:hyperlink r:id="rId1495" w:history="1">
        <w:r w:rsidR="00D93AE1">
          <w:rPr>
            <w:rStyle w:val="Hyperlink"/>
            <w:lang w:eastAsia="x-none"/>
          </w:rPr>
          <w:t>R1-1809712</w:t>
        </w:r>
      </w:hyperlink>
      <w:r w:rsidR="00CB31A0" w:rsidRPr="00CB31A0">
        <w:rPr>
          <w:lang w:eastAsia="x-none"/>
        </w:rPr>
        <w:tab/>
        <w:t>On selected UE features</w:t>
      </w:r>
      <w:r w:rsidR="00CB31A0" w:rsidRPr="00CB31A0">
        <w:rPr>
          <w:lang w:eastAsia="x-none"/>
        </w:rPr>
        <w:tab/>
        <w:t>Nokia, Nokia Shanghai Bell</w:t>
      </w:r>
    </w:p>
    <w:p w14:paraId="45A55CE7" w14:textId="3A38859C" w:rsidR="00CB31A0" w:rsidRPr="00CB31A0" w:rsidRDefault="00CB31A0" w:rsidP="00CB31A0">
      <w:pPr>
        <w:ind w:left="720" w:hanging="720"/>
        <w:rPr>
          <w:lang w:eastAsia="x-none"/>
        </w:rPr>
      </w:pPr>
      <w:r w:rsidRPr="00CB31A0">
        <w:rPr>
          <w:lang w:eastAsia="x-none"/>
        </w:rPr>
        <w:t xml:space="preserve">Revision of </w:t>
      </w:r>
      <w:hyperlink r:id="rId1496" w:history="1">
        <w:r w:rsidR="00D93AE1">
          <w:rPr>
            <w:rStyle w:val="Hyperlink"/>
            <w:lang w:eastAsia="x-none"/>
          </w:rPr>
          <w:t>R1-1809394</w:t>
        </w:r>
      </w:hyperlink>
    </w:p>
    <w:p w14:paraId="73E9DCB6" w14:textId="226DEC4B" w:rsidR="00CB31A0" w:rsidRPr="004705EE" w:rsidRDefault="001B7BF2" w:rsidP="00CB31A0">
      <w:pPr>
        <w:ind w:left="720" w:hanging="720"/>
        <w:rPr>
          <w:b/>
          <w:lang w:eastAsia="x-none"/>
        </w:rPr>
      </w:pPr>
      <w:hyperlink r:id="rId1497" w:history="1">
        <w:r w:rsidR="00D93AE1" w:rsidRPr="004705EE">
          <w:rPr>
            <w:rStyle w:val="Hyperlink"/>
            <w:b/>
            <w:lang w:eastAsia="x-none"/>
          </w:rPr>
          <w:t>R1-1809433</w:t>
        </w:r>
      </w:hyperlink>
      <w:r w:rsidR="00CB31A0" w:rsidRPr="004705EE">
        <w:rPr>
          <w:b/>
          <w:lang w:eastAsia="x-none"/>
        </w:rPr>
        <w:tab/>
        <w:t>NR Features and Capabilities</w:t>
      </w:r>
      <w:r w:rsidR="00CB31A0" w:rsidRPr="004705EE">
        <w:rPr>
          <w:b/>
          <w:lang w:eastAsia="x-none"/>
        </w:rPr>
        <w:tab/>
        <w:t>Qualcomm Incorporated</w:t>
      </w:r>
    </w:p>
    <w:p w14:paraId="6DC5274D" w14:textId="5ED88502" w:rsidR="00CB31A0" w:rsidRPr="004705EE" w:rsidRDefault="001B7BF2" w:rsidP="00CB31A0">
      <w:pPr>
        <w:ind w:left="720" w:hanging="720"/>
        <w:rPr>
          <w:b/>
          <w:lang w:eastAsia="x-none"/>
        </w:rPr>
      </w:pPr>
      <w:hyperlink r:id="rId1498" w:history="1">
        <w:r w:rsidR="00D93AE1" w:rsidRPr="004705EE">
          <w:rPr>
            <w:rStyle w:val="Hyperlink"/>
            <w:b/>
            <w:lang w:eastAsia="x-none"/>
          </w:rPr>
          <w:t>R1-1809486</w:t>
        </w:r>
      </w:hyperlink>
      <w:r w:rsidR="00CB31A0" w:rsidRPr="004705EE">
        <w:rPr>
          <w:b/>
          <w:lang w:eastAsia="x-none"/>
        </w:rPr>
        <w:tab/>
        <w:t>Rel-15 NR UE feature list</w:t>
      </w:r>
      <w:r w:rsidR="00CB31A0" w:rsidRPr="004705EE">
        <w:rPr>
          <w:b/>
          <w:lang w:eastAsia="x-none"/>
        </w:rPr>
        <w:tab/>
        <w:t>Intel Corporation</w:t>
      </w:r>
    </w:p>
    <w:p w14:paraId="3F81B879" w14:textId="77777777" w:rsidR="00CB31A0" w:rsidRPr="00CB31A0" w:rsidRDefault="00CB31A0" w:rsidP="00CB31A0">
      <w:pPr>
        <w:ind w:left="720" w:hanging="720"/>
        <w:rPr>
          <w:lang w:eastAsia="x-none"/>
        </w:rPr>
      </w:pPr>
    </w:p>
    <w:p w14:paraId="6E8ECB67" w14:textId="77777777" w:rsidR="00CB31A0" w:rsidRPr="00CB31A0" w:rsidRDefault="00CB31A0" w:rsidP="00CB31A0">
      <w:pPr>
        <w:ind w:left="720" w:hanging="720"/>
        <w:rPr>
          <w:rFonts w:eastAsia="Yu Mincho"/>
          <w:b/>
          <w:u w:val="single"/>
          <w:lang w:eastAsia="ja-JP"/>
        </w:rPr>
      </w:pPr>
      <w:r w:rsidRPr="00CB31A0">
        <w:rPr>
          <w:rFonts w:eastAsia="Yu Mincho"/>
          <w:b/>
          <w:u w:val="single"/>
          <w:lang w:eastAsia="ja-JP"/>
        </w:rPr>
        <w:t>Conclusion</w:t>
      </w:r>
    </w:p>
    <w:p w14:paraId="771E1943" w14:textId="77777777" w:rsidR="00CB31A0" w:rsidRPr="00CB31A0" w:rsidRDefault="00CB31A0" w:rsidP="00CB31A0">
      <w:pPr>
        <w:ind w:left="720" w:hanging="720"/>
        <w:rPr>
          <w:rFonts w:eastAsia="Yu Mincho"/>
          <w:lang w:eastAsia="ja-JP"/>
        </w:rPr>
      </w:pPr>
      <w:r w:rsidRPr="00CB31A0">
        <w:rPr>
          <w:rFonts w:eastAsia="Yu Mincho"/>
          <w:lang w:eastAsia="ja-JP"/>
        </w:rPr>
        <w:t>How/if the following component is captured in the spec will be discussed in the CR sessions.</w:t>
      </w:r>
    </w:p>
    <w:p w14:paraId="58BC2071" w14:textId="77777777" w:rsidR="00CB31A0" w:rsidRPr="00CB31A0" w:rsidRDefault="00CB31A0" w:rsidP="00CB31A0">
      <w:pPr>
        <w:ind w:left="720" w:hanging="720"/>
        <w:rPr>
          <w:rFonts w:eastAsia="Yu Mincho"/>
          <w:lang w:eastAsia="ja-JP"/>
        </w:rPr>
      </w:pPr>
    </w:p>
    <w:p w14:paraId="443567B1" w14:textId="77777777" w:rsidR="00CB31A0" w:rsidRPr="004705EE" w:rsidRDefault="00CB31A0" w:rsidP="004705EE">
      <w:pPr>
        <w:rPr>
          <w:i/>
          <w:lang w:eastAsia="ja-JP"/>
        </w:rPr>
      </w:pPr>
      <w:r w:rsidRPr="004705EE">
        <w:rPr>
          <w:rFonts w:hint="eastAsia"/>
          <w:i/>
          <w:lang w:eastAsia="ja-JP"/>
        </w:rPr>
        <w:t xml:space="preserve">7) </w:t>
      </w:r>
      <w:r w:rsidRPr="004705EE">
        <w:rPr>
          <w:i/>
          <w:lang w:eastAsia="ja-JP"/>
        </w:rPr>
        <w:t>Processing no more than one DCI with each RNTI in</w:t>
      </w:r>
      <w:r w:rsidRPr="004705EE">
        <w:rPr>
          <w:rFonts w:hint="eastAsia"/>
          <w:i/>
          <w:lang w:eastAsia="ja-JP"/>
        </w:rPr>
        <w:t xml:space="preserve"> each of Type 0 CSS, Type 0A CSS, Type 1 CSS, Type 2 CSS, Type 3 CSS excluding unicast DCI </w:t>
      </w:r>
      <w:r w:rsidRPr="004705EE">
        <w:rPr>
          <w:i/>
          <w:lang w:eastAsia="ja-JP"/>
        </w:rPr>
        <w:t>per slot</w:t>
      </w:r>
    </w:p>
    <w:p w14:paraId="4FD7C692" w14:textId="77777777" w:rsidR="00CB31A0" w:rsidRPr="00CB31A0" w:rsidRDefault="00CB31A0" w:rsidP="00CB31A0">
      <w:pPr>
        <w:ind w:left="720" w:hanging="720"/>
        <w:rPr>
          <w:rFonts w:eastAsia="Yu Mincho"/>
          <w:lang w:eastAsia="ja-JP"/>
        </w:rPr>
      </w:pPr>
    </w:p>
    <w:p w14:paraId="23E99DA4" w14:textId="77777777" w:rsidR="00CB31A0" w:rsidRPr="00CB31A0" w:rsidRDefault="00CB31A0" w:rsidP="00CB31A0">
      <w:pPr>
        <w:ind w:left="720" w:hanging="720"/>
        <w:rPr>
          <w:rFonts w:eastAsia="Yu Mincho"/>
          <w:lang w:eastAsia="ja-JP"/>
        </w:rPr>
      </w:pPr>
      <w:r w:rsidRPr="00CB31A0">
        <w:rPr>
          <w:rFonts w:eastAsia="Yu Mincho" w:hint="eastAsia"/>
          <w:highlight w:val="green"/>
          <w:lang w:eastAsia="ja-JP"/>
        </w:rPr>
        <w:t>A</w:t>
      </w:r>
      <w:r w:rsidRPr="00CB31A0">
        <w:rPr>
          <w:rFonts w:eastAsia="Yu Mincho"/>
          <w:highlight w:val="green"/>
          <w:lang w:eastAsia="ja-JP"/>
        </w:rPr>
        <w:t>greement</w:t>
      </w:r>
    </w:p>
    <w:p w14:paraId="545164CF" w14:textId="77777777" w:rsidR="00CB31A0" w:rsidRPr="004705EE" w:rsidRDefault="00CB31A0" w:rsidP="008E772F">
      <w:pPr>
        <w:pStyle w:val="ListParagraph"/>
        <w:numPr>
          <w:ilvl w:val="0"/>
          <w:numId w:val="195"/>
        </w:numPr>
        <w:rPr>
          <w:rFonts w:eastAsia="Yu Mincho"/>
        </w:rPr>
      </w:pPr>
      <w:r w:rsidRPr="004705EE">
        <w:rPr>
          <w:rFonts w:eastAsia="Yu Mincho"/>
        </w:rPr>
        <w:t>RAN1 asks RAN2 to define the capability signalling for 1-8 in the LS.</w:t>
      </w:r>
    </w:p>
    <w:p w14:paraId="519536EF" w14:textId="77777777" w:rsidR="00CB31A0" w:rsidRPr="004705EE" w:rsidRDefault="00CB31A0" w:rsidP="008E772F">
      <w:pPr>
        <w:pStyle w:val="ListParagraph"/>
        <w:numPr>
          <w:ilvl w:val="0"/>
          <w:numId w:val="195"/>
        </w:numPr>
        <w:rPr>
          <w:rFonts w:eastAsia="Yu Mincho"/>
        </w:rPr>
      </w:pPr>
      <w:r w:rsidRPr="004705EE">
        <w:rPr>
          <w:rFonts w:eastAsia="Yu Mincho"/>
        </w:rPr>
        <w:t>RAN1 and RAN2 will check other potential missing capability signalling.</w:t>
      </w:r>
    </w:p>
    <w:p w14:paraId="64695194" w14:textId="77777777" w:rsidR="00CB31A0" w:rsidRPr="00CB31A0" w:rsidRDefault="00CB31A0" w:rsidP="00CB31A0">
      <w:pPr>
        <w:ind w:left="720" w:hanging="720"/>
        <w:rPr>
          <w:rFonts w:eastAsia="Yu Mincho"/>
          <w:lang w:eastAsia="ja-JP"/>
        </w:rPr>
      </w:pPr>
    </w:p>
    <w:p w14:paraId="376B840A" w14:textId="7544C7B1" w:rsidR="00CB31A0" w:rsidRPr="004705EE" w:rsidRDefault="001B7BF2" w:rsidP="00CB31A0">
      <w:pPr>
        <w:rPr>
          <w:rFonts w:ascii="Times New Roman" w:eastAsia="Yu Mincho" w:hAnsi="Times New Roman"/>
          <w:b/>
          <w:szCs w:val="20"/>
          <w:lang w:eastAsia="ja-JP"/>
        </w:rPr>
      </w:pPr>
      <w:hyperlink r:id="rId1499" w:history="1">
        <w:r w:rsidR="00D93AE1" w:rsidRPr="004705EE">
          <w:rPr>
            <w:rStyle w:val="Hyperlink"/>
            <w:rFonts w:ascii="Times New Roman" w:eastAsia="Yu Mincho" w:hAnsi="Times New Roman"/>
            <w:b/>
            <w:szCs w:val="20"/>
            <w:lang w:eastAsia="ja-JP"/>
          </w:rPr>
          <w:t>R1-1809883</w:t>
        </w:r>
      </w:hyperlink>
      <w:r w:rsidR="00CB31A0" w:rsidRPr="004705EE">
        <w:rPr>
          <w:rFonts w:ascii="Times New Roman" w:eastAsia="Yu Mincho" w:hAnsi="Times New Roman"/>
          <w:b/>
          <w:szCs w:val="20"/>
          <w:lang w:eastAsia="ja-JP"/>
        </w:rPr>
        <w:tab/>
        <w:t>Proposal on Rel-15 UE feature group 6-23, 4-19 and 8-2</w:t>
      </w:r>
      <w:r w:rsidR="00CB31A0" w:rsidRPr="004705EE">
        <w:rPr>
          <w:rFonts w:ascii="Times New Roman" w:eastAsia="Yu Mincho" w:hAnsi="Times New Roman"/>
          <w:b/>
          <w:szCs w:val="20"/>
          <w:lang w:eastAsia="ja-JP"/>
        </w:rPr>
        <w:tab/>
        <w:t>Intel</w:t>
      </w:r>
    </w:p>
    <w:p w14:paraId="32B55557" w14:textId="2B2A8AA5" w:rsidR="00CB31A0" w:rsidRPr="004705EE" w:rsidRDefault="001B7BF2" w:rsidP="00CB31A0">
      <w:pPr>
        <w:rPr>
          <w:rFonts w:ascii="Times New Roman" w:eastAsia="Yu Mincho" w:hAnsi="Times New Roman"/>
          <w:b/>
          <w:szCs w:val="20"/>
          <w:lang w:eastAsia="ja-JP"/>
        </w:rPr>
      </w:pPr>
      <w:hyperlink r:id="rId1500" w:history="1">
        <w:r w:rsidR="00D93AE1" w:rsidRPr="004705EE">
          <w:rPr>
            <w:rStyle w:val="Hyperlink"/>
            <w:rFonts w:ascii="Times New Roman" w:eastAsia="Yu Mincho" w:hAnsi="Times New Roman"/>
            <w:b/>
            <w:szCs w:val="20"/>
            <w:lang w:eastAsia="ja-JP"/>
          </w:rPr>
          <w:t>R1-1809905</w:t>
        </w:r>
      </w:hyperlink>
      <w:r w:rsidR="00CB31A0" w:rsidRPr="004705EE">
        <w:rPr>
          <w:rFonts w:ascii="Times New Roman" w:eastAsia="Yu Mincho" w:hAnsi="Times New Roman"/>
          <w:b/>
          <w:szCs w:val="20"/>
          <w:lang w:eastAsia="ja-JP"/>
        </w:rPr>
        <w:tab/>
      </w:r>
      <w:r w:rsidR="004705EE" w:rsidRPr="004705EE">
        <w:rPr>
          <w:rFonts w:ascii="Times New Roman" w:eastAsia="Yu Mincho" w:hAnsi="Times New Roman"/>
          <w:b/>
          <w:szCs w:val="20"/>
          <w:lang w:eastAsia="ja-JP"/>
        </w:rPr>
        <w:t>Remaining issues for non-MIMO features and capabilities</w:t>
      </w:r>
      <w:r w:rsidR="00CB31A0" w:rsidRPr="004705EE">
        <w:rPr>
          <w:rFonts w:ascii="Times New Roman" w:eastAsia="Yu Mincho" w:hAnsi="Times New Roman"/>
          <w:b/>
          <w:szCs w:val="20"/>
          <w:lang w:eastAsia="ja-JP"/>
        </w:rPr>
        <w:tab/>
        <w:t>Qualcomm</w:t>
      </w:r>
    </w:p>
    <w:p w14:paraId="7197BF0C" w14:textId="77777777" w:rsidR="00CB31A0" w:rsidRPr="004705EE" w:rsidRDefault="00CB31A0" w:rsidP="00CB31A0">
      <w:pPr>
        <w:rPr>
          <w:rFonts w:ascii="Times New Roman" w:eastAsia="Yu Mincho" w:hAnsi="Times New Roman"/>
          <w:szCs w:val="20"/>
          <w:lang w:eastAsia="ja-JP"/>
        </w:rPr>
      </w:pPr>
    </w:p>
    <w:p w14:paraId="5A0387BB" w14:textId="77777777" w:rsidR="004705EE" w:rsidRDefault="004705EE" w:rsidP="00CB31A0">
      <w:pPr>
        <w:rPr>
          <w:rFonts w:ascii="Times New Roman" w:hAnsi="Times New Roman"/>
          <w:szCs w:val="20"/>
        </w:rPr>
      </w:pPr>
      <w:r w:rsidRPr="004705EE">
        <w:rPr>
          <w:rFonts w:ascii="Times New Roman" w:hAnsi="Times New Roman"/>
          <w:szCs w:val="20"/>
        </w:rPr>
        <w:t>R1-1809884</w:t>
      </w:r>
      <w:r w:rsidRPr="004705EE">
        <w:rPr>
          <w:rFonts w:ascii="Times New Roman" w:hAnsi="Times New Roman"/>
          <w:szCs w:val="20"/>
        </w:rPr>
        <w:tab/>
        <w:t>Remaining issues on BWP features in R15 NR</w:t>
      </w:r>
      <w:r w:rsidRPr="004705EE">
        <w:rPr>
          <w:rFonts w:ascii="Times New Roman" w:hAnsi="Times New Roman"/>
          <w:szCs w:val="20"/>
        </w:rPr>
        <w:tab/>
        <w:t>MediaTek</w:t>
      </w:r>
    </w:p>
    <w:p w14:paraId="59462C67" w14:textId="7FCF97E7" w:rsidR="00CB31A0" w:rsidRPr="004705EE" w:rsidRDefault="00CB31A0" w:rsidP="00CB31A0">
      <w:pPr>
        <w:rPr>
          <w:rFonts w:ascii="Times New Roman" w:eastAsia="Yu Mincho" w:hAnsi="Times New Roman"/>
          <w:szCs w:val="20"/>
          <w:lang w:eastAsia="ja-JP"/>
        </w:rPr>
      </w:pPr>
      <w:r w:rsidRPr="004705EE">
        <w:rPr>
          <w:rFonts w:ascii="Times New Roman" w:eastAsia="Yu Mincho" w:hAnsi="Times New Roman"/>
          <w:szCs w:val="20"/>
          <w:lang w:eastAsia="ja-JP"/>
        </w:rPr>
        <w:t>Come back in RAN1#94bis</w:t>
      </w:r>
    </w:p>
    <w:p w14:paraId="742252F7" w14:textId="77777777" w:rsidR="00CB31A0" w:rsidRPr="004705EE" w:rsidRDefault="00CB31A0" w:rsidP="00CB31A0">
      <w:pPr>
        <w:rPr>
          <w:rFonts w:ascii="Times New Roman" w:eastAsia="Yu Mincho" w:hAnsi="Times New Roman"/>
          <w:szCs w:val="20"/>
          <w:lang w:eastAsia="ja-JP"/>
        </w:rPr>
      </w:pPr>
    </w:p>
    <w:p w14:paraId="63D5CEFB" w14:textId="38AAB786" w:rsidR="00CB31A0" w:rsidRPr="004705EE" w:rsidRDefault="001B7BF2" w:rsidP="00CB31A0">
      <w:pPr>
        <w:rPr>
          <w:rFonts w:ascii="Times New Roman" w:eastAsia="Yu Mincho" w:hAnsi="Times New Roman"/>
          <w:b/>
          <w:szCs w:val="20"/>
          <w:lang w:eastAsia="ja-JP"/>
        </w:rPr>
      </w:pPr>
      <w:hyperlink r:id="rId1501" w:history="1">
        <w:r w:rsidR="00D93AE1" w:rsidRPr="004705EE">
          <w:rPr>
            <w:rStyle w:val="Hyperlink"/>
            <w:rFonts w:ascii="Times New Roman" w:eastAsia="Yu Mincho" w:hAnsi="Times New Roman"/>
            <w:b/>
            <w:szCs w:val="20"/>
            <w:lang w:eastAsia="ja-JP"/>
          </w:rPr>
          <w:t>R1-1809942</w:t>
        </w:r>
      </w:hyperlink>
      <w:r w:rsidR="00CB31A0" w:rsidRPr="004705EE">
        <w:rPr>
          <w:rFonts w:ascii="Times New Roman" w:eastAsia="Yu Mincho" w:hAnsi="Times New Roman"/>
          <w:b/>
          <w:szCs w:val="20"/>
          <w:lang w:eastAsia="ja-JP"/>
        </w:rPr>
        <w:tab/>
        <w:t>LS on UE capability for simultaneousTxSUL-NonSUL</w:t>
      </w:r>
      <w:r w:rsidR="004705EE">
        <w:rPr>
          <w:rFonts w:ascii="Times New Roman" w:eastAsia="Yu Mincho" w:hAnsi="Times New Roman"/>
          <w:b/>
          <w:szCs w:val="20"/>
          <w:lang w:eastAsia="ja-JP"/>
        </w:rPr>
        <w:tab/>
      </w:r>
      <w:r w:rsidR="00CB31A0" w:rsidRPr="004705EE">
        <w:rPr>
          <w:rFonts w:ascii="Times New Roman" w:eastAsia="Yu Mincho" w:hAnsi="Times New Roman"/>
          <w:b/>
          <w:szCs w:val="20"/>
          <w:lang w:eastAsia="ja-JP"/>
        </w:rPr>
        <w:t>RAN2, Huawei</w:t>
      </w:r>
    </w:p>
    <w:p w14:paraId="69EA5ADD" w14:textId="77777777" w:rsidR="00CB31A0" w:rsidRPr="004705EE" w:rsidRDefault="00CB31A0" w:rsidP="00CB31A0">
      <w:pPr>
        <w:rPr>
          <w:rFonts w:ascii="Times New Roman" w:eastAsia="Yu Mincho" w:hAnsi="Times New Roman"/>
          <w:szCs w:val="20"/>
          <w:lang w:eastAsia="ja-JP"/>
        </w:rPr>
      </w:pPr>
      <w:r w:rsidRPr="004705EE">
        <w:rPr>
          <w:rFonts w:ascii="Times New Roman" w:eastAsia="Yu Mincho" w:hAnsi="Times New Roman"/>
          <w:szCs w:val="20"/>
          <w:lang w:eastAsia="ja-JP"/>
        </w:rPr>
        <w:t>Possible agreement</w:t>
      </w:r>
    </w:p>
    <w:p w14:paraId="5EACC5FF" w14:textId="77777777" w:rsidR="00CB31A0" w:rsidRPr="004705EE" w:rsidRDefault="00CB31A0" w:rsidP="00CB31A0">
      <w:pPr>
        <w:rPr>
          <w:rFonts w:ascii="Times New Roman" w:eastAsia="Yu Mincho" w:hAnsi="Times New Roman"/>
          <w:szCs w:val="20"/>
          <w:lang w:eastAsia="ja-JP"/>
        </w:rPr>
      </w:pPr>
      <w:r w:rsidRPr="004705EE">
        <w:rPr>
          <w:rFonts w:ascii="Times New Roman" w:eastAsia="Yu Mincho" w:hAnsi="Times New Roman"/>
          <w:szCs w:val="20"/>
          <w:lang w:eastAsia="ja-JP"/>
        </w:rPr>
        <w:t>RAN1 understanding is that simultaneousTxSUL-NonSUL capability is per band combination</w:t>
      </w:r>
    </w:p>
    <w:p w14:paraId="2534AF31" w14:textId="77777777" w:rsidR="00CB31A0" w:rsidRPr="004705EE" w:rsidRDefault="00CB31A0" w:rsidP="00CB31A0">
      <w:pPr>
        <w:rPr>
          <w:rFonts w:ascii="Times New Roman" w:eastAsia="Yu Mincho" w:hAnsi="Times New Roman"/>
          <w:szCs w:val="20"/>
          <w:lang w:eastAsia="ja-JP"/>
        </w:rPr>
      </w:pPr>
      <w:r w:rsidRPr="004705EE">
        <w:rPr>
          <w:rFonts w:ascii="Times New Roman" w:eastAsia="Yu Mincho" w:hAnsi="Times New Roman"/>
          <w:szCs w:val="20"/>
          <w:lang w:eastAsia="ja-JP"/>
        </w:rPr>
        <w:t>Draft reply LS will be drafted by Zukang (Huawei)</w:t>
      </w:r>
    </w:p>
    <w:p w14:paraId="71319F53" w14:textId="54687163" w:rsidR="00CB31A0" w:rsidRDefault="00CB31A0" w:rsidP="00CB31A0">
      <w:pPr>
        <w:rPr>
          <w:rFonts w:ascii="Times New Roman" w:eastAsia="Yu Mincho" w:hAnsi="Times New Roman"/>
          <w:szCs w:val="20"/>
          <w:lang w:eastAsia="ja-JP"/>
        </w:rPr>
      </w:pPr>
    </w:p>
    <w:p w14:paraId="45D2D515" w14:textId="7DABBC47" w:rsidR="004705EE" w:rsidRPr="004705EE" w:rsidRDefault="004705EE" w:rsidP="00CB31A0">
      <w:pPr>
        <w:rPr>
          <w:rFonts w:ascii="Times New Roman" w:eastAsia="Yu Mincho" w:hAnsi="Times New Roman"/>
          <w:b/>
          <w:szCs w:val="20"/>
          <w:lang w:eastAsia="ja-JP"/>
        </w:rPr>
      </w:pPr>
      <w:r w:rsidRPr="004705EE">
        <w:rPr>
          <w:rFonts w:ascii="Times New Roman" w:eastAsia="Yu Mincho" w:hAnsi="Times New Roman"/>
          <w:b/>
          <w:szCs w:val="20"/>
          <w:lang w:eastAsia="ja-JP"/>
        </w:rPr>
        <w:t>Friday session</w:t>
      </w:r>
    </w:p>
    <w:p w14:paraId="41FE3E3D" w14:textId="77777777" w:rsidR="004705EE" w:rsidRDefault="004705EE" w:rsidP="004705EE">
      <w:pPr>
        <w:rPr>
          <w:rFonts w:eastAsia="Yu Mincho"/>
          <w:szCs w:val="20"/>
          <w:highlight w:val="green"/>
          <w:lang w:eastAsia="ja-JP"/>
        </w:rPr>
      </w:pPr>
    </w:p>
    <w:p w14:paraId="46F96B5B" w14:textId="2F5A8A32" w:rsidR="004705EE" w:rsidRDefault="004705EE" w:rsidP="004705EE">
      <w:pPr>
        <w:rPr>
          <w:rFonts w:eastAsia="Yu Mincho"/>
          <w:szCs w:val="20"/>
          <w:lang w:eastAsia="ja-JP"/>
        </w:rPr>
      </w:pPr>
      <w:r w:rsidRPr="004705EE">
        <w:rPr>
          <w:rFonts w:eastAsia="Yu Mincho"/>
          <w:szCs w:val="20"/>
          <w:highlight w:val="green"/>
          <w:lang w:eastAsia="ja-JP"/>
        </w:rPr>
        <w:t>Agreement</w:t>
      </w:r>
      <w:r>
        <w:rPr>
          <w:rFonts w:eastAsia="Yu Mincho"/>
          <w:szCs w:val="20"/>
          <w:highlight w:val="green"/>
          <w:lang w:eastAsia="ja-JP"/>
        </w:rPr>
        <w:t>:</w:t>
      </w:r>
      <w:r w:rsidRPr="004705EE">
        <w:rPr>
          <w:rFonts w:eastAsia="Yu Mincho"/>
          <w:szCs w:val="20"/>
          <w:lang w:eastAsia="ja-JP"/>
        </w:rPr>
        <w:t xml:space="preserve"> </w:t>
      </w:r>
      <w:r w:rsidRPr="004705EE">
        <w:rPr>
          <w:rFonts w:eastAsia="Yu Mincho" w:hint="eastAsia"/>
          <w:szCs w:val="20"/>
          <w:lang w:eastAsia="ja-JP"/>
        </w:rPr>
        <w:t>R</w:t>
      </w:r>
      <w:r w:rsidRPr="004705EE">
        <w:rPr>
          <w:rFonts w:eastAsia="Yu Mincho"/>
          <w:szCs w:val="20"/>
          <w:lang w:eastAsia="ja-JP"/>
        </w:rPr>
        <w:t>AN1 understanding is that simultaneousTxSUL-NonSUL capability is per band per band combination</w:t>
      </w:r>
      <w:r>
        <w:rPr>
          <w:rFonts w:eastAsia="Yu Mincho"/>
          <w:szCs w:val="20"/>
          <w:lang w:eastAsia="ja-JP"/>
        </w:rPr>
        <w:t>.</w:t>
      </w:r>
    </w:p>
    <w:p w14:paraId="3F745A63" w14:textId="77777777" w:rsidR="004705EE" w:rsidRPr="004705EE" w:rsidRDefault="004705EE" w:rsidP="004705EE">
      <w:pPr>
        <w:rPr>
          <w:rFonts w:eastAsia="Yu Mincho"/>
          <w:szCs w:val="20"/>
          <w:lang w:eastAsia="ja-JP"/>
        </w:rPr>
      </w:pPr>
    </w:p>
    <w:p w14:paraId="69986782" w14:textId="643E0D3F" w:rsidR="004705EE" w:rsidRPr="004705EE" w:rsidRDefault="001B7BF2" w:rsidP="004705EE">
      <w:pPr>
        <w:ind w:left="720" w:hanging="720"/>
        <w:rPr>
          <w:rFonts w:ascii="Times New Roman" w:hAnsi="Times New Roman"/>
          <w:b/>
          <w:szCs w:val="20"/>
        </w:rPr>
      </w:pPr>
      <w:hyperlink r:id="rId1502" w:history="1">
        <w:r w:rsidR="00797FE5">
          <w:rPr>
            <w:rStyle w:val="Hyperlink"/>
            <w:rFonts w:ascii="Times New Roman" w:hAnsi="Times New Roman"/>
            <w:b/>
            <w:szCs w:val="20"/>
          </w:rPr>
          <w:t>R1-1809999</w:t>
        </w:r>
      </w:hyperlink>
      <w:r w:rsidR="004705EE" w:rsidRPr="004705EE">
        <w:rPr>
          <w:rFonts w:ascii="Times New Roman" w:hAnsi="Times New Roman"/>
          <w:b/>
          <w:szCs w:val="20"/>
        </w:rPr>
        <w:tab/>
        <w:t>Draft reply LS on UE capability for simultaneousTxSUL-NonSUL</w:t>
      </w:r>
      <w:r w:rsidR="004705EE">
        <w:rPr>
          <w:rFonts w:ascii="Times New Roman" w:hAnsi="Times New Roman"/>
          <w:b/>
          <w:szCs w:val="20"/>
        </w:rPr>
        <w:tab/>
      </w:r>
      <w:r w:rsidR="004705EE" w:rsidRPr="004705EE">
        <w:rPr>
          <w:rFonts w:ascii="Times New Roman" w:hAnsi="Times New Roman"/>
          <w:b/>
          <w:szCs w:val="20"/>
        </w:rPr>
        <w:t>Huawei</w:t>
      </w:r>
    </w:p>
    <w:p w14:paraId="16C7E42F" w14:textId="3A5DAECF" w:rsidR="004705EE" w:rsidRPr="004705EE" w:rsidRDefault="004705EE" w:rsidP="004705EE">
      <w:pPr>
        <w:rPr>
          <w:rFonts w:ascii="Times New Roman" w:eastAsia="Yu Mincho" w:hAnsi="Times New Roman"/>
          <w:szCs w:val="20"/>
          <w:lang w:eastAsia="ja-JP"/>
        </w:rPr>
      </w:pPr>
      <w:r w:rsidRPr="00DA0776">
        <w:rPr>
          <w:rFonts w:ascii="Times New Roman" w:hAnsi="Times New Roman"/>
          <w:b/>
          <w:szCs w:val="20"/>
        </w:rPr>
        <w:t xml:space="preserve">Decision: </w:t>
      </w:r>
      <w:r w:rsidRPr="00DA0776">
        <w:rPr>
          <w:rFonts w:ascii="Times New Roman" w:hAnsi="Times New Roman"/>
          <w:szCs w:val="20"/>
        </w:rPr>
        <w:t xml:space="preserve">The document is </w:t>
      </w:r>
      <w:r>
        <w:rPr>
          <w:rFonts w:ascii="Times New Roman" w:hAnsi="Times New Roman"/>
          <w:szCs w:val="20"/>
        </w:rPr>
        <w:t xml:space="preserve">endorsed </w:t>
      </w:r>
      <w:r w:rsidRPr="004705EE">
        <w:rPr>
          <w:rFonts w:ascii="Times New Roman" w:eastAsia="Yu Mincho" w:hAnsi="Times New Roman"/>
          <w:szCs w:val="20"/>
          <w:lang w:eastAsia="ja-JP"/>
        </w:rPr>
        <w:t>with the following update:</w:t>
      </w:r>
    </w:p>
    <w:p w14:paraId="0D899F84" w14:textId="77777777" w:rsidR="004705EE" w:rsidRPr="004705EE" w:rsidRDefault="004705EE" w:rsidP="004705EE">
      <w:pPr>
        <w:rPr>
          <w:rFonts w:ascii="Times New Roman" w:eastAsia="SimSun" w:hAnsi="Times New Roman"/>
          <w:strike/>
          <w:color w:val="FF0000"/>
          <w:szCs w:val="20"/>
          <w:lang w:val="en-US" w:eastAsia="zh-CN"/>
        </w:rPr>
      </w:pPr>
      <w:r w:rsidRPr="004705EE">
        <w:rPr>
          <w:rFonts w:ascii="Times New Roman" w:eastAsia="SimSun" w:hAnsi="Times New Roman"/>
          <w:strike/>
          <w:color w:val="FF0000"/>
          <w:szCs w:val="20"/>
          <w:lang w:val="en-US" w:eastAsia="zh-CN"/>
        </w:rPr>
        <w:t xml:space="preserve">In a band combination including SUL and multiple other NR bands, RAN1’s understanding is that the SUL carrier can be paired with a non-SUL carrier in any of the NR bands in the band combination. Thus, </w:t>
      </w:r>
    </w:p>
    <w:p w14:paraId="73B94685" w14:textId="5EB833D7" w:rsidR="004705EE" w:rsidRPr="004705EE" w:rsidRDefault="004705EE" w:rsidP="004705EE">
      <w:pPr>
        <w:rPr>
          <w:rFonts w:ascii="Times New Roman" w:eastAsia="Yu Mincho" w:hAnsi="Times New Roman"/>
          <w:szCs w:val="20"/>
          <w:lang w:eastAsia="ja-JP"/>
        </w:rPr>
      </w:pPr>
      <w:r w:rsidRPr="004705EE">
        <w:rPr>
          <w:rFonts w:ascii="Times New Roman" w:eastAsia="Yu Mincho" w:hAnsi="Times New Roman"/>
          <w:szCs w:val="20"/>
          <w:lang w:eastAsia="ja-JP"/>
        </w:rPr>
        <w:t xml:space="preserve">Final LS </w:t>
      </w:r>
      <w:r>
        <w:rPr>
          <w:rFonts w:ascii="Times New Roman" w:eastAsia="Yu Mincho" w:hAnsi="Times New Roman"/>
          <w:szCs w:val="20"/>
          <w:lang w:eastAsia="ja-JP"/>
        </w:rPr>
        <w:t xml:space="preserve">is </w:t>
      </w:r>
      <w:r w:rsidRPr="004705EE">
        <w:rPr>
          <w:rFonts w:ascii="Times New Roman" w:eastAsia="Yu Mincho" w:hAnsi="Times New Roman"/>
          <w:szCs w:val="20"/>
          <w:highlight w:val="green"/>
          <w:lang w:eastAsia="ja-JP"/>
        </w:rPr>
        <w:t xml:space="preserve">approved in </w:t>
      </w:r>
      <w:hyperlink r:id="rId1503" w:history="1">
        <w:r w:rsidR="00797FE5">
          <w:rPr>
            <w:rStyle w:val="Hyperlink"/>
            <w:rFonts w:ascii="Times New Roman" w:eastAsia="Yu Mincho" w:hAnsi="Times New Roman"/>
            <w:szCs w:val="20"/>
            <w:highlight w:val="green"/>
            <w:lang w:eastAsia="ja-JP"/>
          </w:rPr>
          <w:t>R1-1810004</w:t>
        </w:r>
      </w:hyperlink>
      <w:r>
        <w:rPr>
          <w:rFonts w:ascii="Times New Roman" w:eastAsia="Yu Mincho" w:hAnsi="Times New Roman"/>
          <w:szCs w:val="20"/>
          <w:lang w:eastAsia="ja-JP"/>
        </w:rPr>
        <w:t>.</w:t>
      </w:r>
    </w:p>
    <w:p w14:paraId="25D345AB" w14:textId="77777777" w:rsidR="004705EE" w:rsidRPr="004705EE" w:rsidRDefault="004705EE" w:rsidP="004705EE">
      <w:pPr>
        <w:rPr>
          <w:rFonts w:ascii="Times New Roman" w:eastAsia="Yu Mincho" w:hAnsi="Times New Roman"/>
          <w:szCs w:val="20"/>
          <w:lang w:eastAsia="ja-JP"/>
        </w:rPr>
      </w:pPr>
    </w:p>
    <w:p w14:paraId="35247395" w14:textId="67ED239D" w:rsidR="004705EE" w:rsidRPr="004705EE" w:rsidRDefault="001B7BF2" w:rsidP="004705EE">
      <w:pPr>
        <w:rPr>
          <w:rFonts w:ascii="Times New Roman" w:eastAsia="Yu Mincho" w:hAnsi="Times New Roman"/>
          <w:b/>
          <w:szCs w:val="20"/>
          <w:lang w:eastAsia="ja-JP"/>
        </w:rPr>
      </w:pPr>
      <w:hyperlink r:id="rId1504" w:history="1">
        <w:r w:rsidR="00797FE5">
          <w:rPr>
            <w:rStyle w:val="Hyperlink"/>
            <w:rFonts w:ascii="Times New Roman" w:eastAsia="Yu Mincho" w:hAnsi="Times New Roman"/>
            <w:b/>
            <w:szCs w:val="20"/>
            <w:lang w:eastAsia="ja-JP"/>
          </w:rPr>
          <w:t>R1-1809922</w:t>
        </w:r>
      </w:hyperlink>
      <w:r w:rsidR="004705EE" w:rsidRPr="004705EE">
        <w:rPr>
          <w:rFonts w:ascii="Times New Roman" w:eastAsia="Yu Mincho" w:hAnsi="Times New Roman"/>
          <w:b/>
          <w:szCs w:val="20"/>
          <w:lang w:eastAsia="ja-JP"/>
        </w:rPr>
        <w:tab/>
        <w:t>New UE features list for NR</w:t>
      </w:r>
      <w:r w:rsidR="004705EE" w:rsidRPr="004705EE">
        <w:rPr>
          <w:rFonts w:ascii="Times New Roman" w:eastAsia="Yu Mincho" w:hAnsi="Times New Roman"/>
          <w:b/>
          <w:szCs w:val="20"/>
          <w:lang w:eastAsia="ja-JP"/>
        </w:rPr>
        <w:tab/>
        <w:t>NTT DOCOMO, AT&amp;T</w:t>
      </w:r>
    </w:p>
    <w:p w14:paraId="5272F963" w14:textId="06348D59" w:rsidR="004705EE" w:rsidRDefault="001B7BF2" w:rsidP="004705EE">
      <w:pPr>
        <w:rPr>
          <w:rFonts w:ascii="Times New Roman" w:hAnsi="Times New Roman"/>
          <w:b/>
          <w:szCs w:val="20"/>
        </w:rPr>
      </w:pPr>
      <w:hyperlink r:id="rId1505" w:history="1">
        <w:r w:rsidR="00797FE5">
          <w:rPr>
            <w:rStyle w:val="Hyperlink"/>
            <w:rFonts w:ascii="Times New Roman" w:eastAsia="Yu Mincho" w:hAnsi="Times New Roman"/>
            <w:b/>
            <w:szCs w:val="20"/>
            <w:highlight w:val="green"/>
            <w:lang w:eastAsia="ja-JP"/>
          </w:rPr>
          <w:t>R1-1809989</w:t>
        </w:r>
      </w:hyperlink>
      <w:r w:rsidR="004705EE" w:rsidRPr="004705EE">
        <w:rPr>
          <w:rFonts w:ascii="Times New Roman" w:eastAsia="Yu Mincho" w:hAnsi="Times New Roman"/>
          <w:b/>
          <w:szCs w:val="20"/>
          <w:lang w:eastAsia="ja-JP"/>
        </w:rPr>
        <w:tab/>
      </w:r>
      <w:r w:rsidR="004705EE" w:rsidRPr="004705EE">
        <w:rPr>
          <w:rFonts w:ascii="Times New Roman" w:hAnsi="Times New Roman"/>
          <w:b/>
          <w:szCs w:val="20"/>
        </w:rPr>
        <w:t>UE UL beam capability</w:t>
      </w:r>
      <w:r w:rsidR="004705EE" w:rsidRPr="004705EE">
        <w:rPr>
          <w:rFonts w:ascii="Times New Roman" w:hAnsi="Times New Roman"/>
          <w:b/>
          <w:szCs w:val="20"/>
        </w:rPr>
        <w:tab/>
        <w:t>Qualcomm</w:t>
      </w:r>
    </w:p>
    <w:p w14:paraId="1B286A17" w14:textId="77777777" w:rsidR="004705EE" w:rsidRPr="004705EE" w:rsidRDefault="004705EE" w:rsidP="004705EE">
      <w:pPr>
        <w:rPr>
          <w:rFonts w:ascii="Times New Roman" w:eastAsia="Yu Mincho" w:hAnsi="Times New Roman"/>
          <w:b/>
          <w:szCs w:val="20"/>
          <w:highlight w:val="green"/>
          <w:lang w:eastAsia="ja-JP"/>
        </w:rPr>
      </w:pPr>
    </w:p>
    <w:p w14:paraId="1FD63823" w14:textId="77777777" w:rsidR="004705EE" w:rsidRPr="004705EE" w:rsidRDefault="004705EE" w:rsidP="004705EE">
      <w:pPr>
        <w:rPr>
          <w:rFonts w:ascii="Times New Roman" w:eastAsia="Yu Mincho" w:hAnsi="Times New Roman"/>
          <w:szCs w:val="20"/>
          <w:highlight w:val="green"/>
          <w:lang w:eastAsia="ja-JP"/>
        </w:rPr>
      </w:pPr>
      <w:r w:rsidRPr="004705EE">
        <w:rPr>
          <w:rFonts w:ascii="Times New Roman" w:eastAsia="Yu Mincho" w:hAnsi="Times New Roman"/>
          <w:szCs w:val="20"/>
          <w:highlight w:val="green"/>
          <w:lang w:eastAsia="ja-JP"/>
        </w:rPr>
        <w:t>Agreements</w:t>
      </w:r>
    </w:p>
    <w:p w14:paraId="78346323" w14:textId="0797ECED" w:rsidR="004705EE" w:rsidRPr="004705EE" w:rsidRDefault="001B7BF2" w:rsidP="00FD2787">
      <w:pPr>
        <w:numPr>
          <w:ilvl w:val="0"/>
          <w:numId w:val="275"/>
        </w:numPr>
        <w:rPr>
          <w:rFonts w:ascii="Times New Roman" w:eastAsia="Yu Mincho" w:hAnsi="Times New Roman"/>
          <w:szCs w:val="20"/>
          <w:lang w:eastAsia="ja-JP"/>
        </w:rPr>
      </w:pPr>
      <w:hyperlink r:id="rId1506" w:history="1">
        <w:r w:rsidR="00797FE5">
          <w:rPr>
            <w:rStyle w:val="Hyperlink"/>
            <w:rFonts w:ascii="Times New Roman" w:eastAsia="Yu Mincho" w:hAnsi="Times New Roman"/>
            <w:szCs w:val="20"/>
            <w:lang w:eastAsia="ja-JP"/>
          </w:rPr>
          <w:t>R1-1809922</w:t>
        </w:r>
      </w:hyperlink>
      <w:r w:rsidR="004705EE" w:rsidRPr="004705EE">
        <w:rPr>
          <w:rFonts w:ascii="Times New Roman" w:eastAsia="Yu Mincho" w:hAnsi="Times New Roman"/>
          <w:szCs w:val="20"/>
          <w:lang w:eastAsia="ja-JP"/>
        </w:rPr>
        <w:t xml:space="preserve"> is endorsed, with the following updates:</w:t>
      </w:r>
    </w:p>
    <w:p w14:paraId="0CCC4069" w14:textId="6F79DD81" w:rsidR="004705EE" w:rsidRPr="004705EE" w:rsidRDefault="004705EE" w:rsidP="00FD2787">
      <w:pPr>
        <w:numPr>
          <w:ilvl w:val="1"/>
          <w:numId w:val="275"/>
        </w:numPr>
        <w:rPr>
          <w:rFonts w:ascii="Times New Roman" w:eastAsia="Yu Mincho" w:hAnsi="Times New Roman"/>
          <w:szCs w:val="20"/>
          <w:lang w:eastAsia="ja-JP"/>
        </w:rPr>
      </w:pPr>
      <w:r w:rsidRPr="004705EE">
        <w:rPr>
          <w:rFonts w:ascii="Times New Roman" w:eastAsia="Yu Mincho" w:hAnsi="Times New Roman"/>
          <w:szCs w:val="20"/>
          <w:lang w:eastAsia="ja-JP"/>
        </w:rPr>
        <w:t xml:space="preserve">Incorporating </w:t>
      </w:r>
      <w:hyperlink r:id="rId1507" w:history="1">
        <w:r w:rsidR="00797FE5">
          <w:rPr>
            <w:rStyle w:val="Hyperlink"/>
            <w:rFonts w:ascii="Times New Roman" w:eastAsia="Yu Mincho" w:hAnsi="Times New Roman"/>
            <w:szCs w:val="20"/>
            <w:lang w:eastAsia="ja-JP"/>
          </w:rPr>
          <w:t>R1-1809989</w:t>
        </w:r>
      </w:hyperlink>
      <w:r w:rsidRPr="004705EE">
        <w:rPr>
          <w:rFonts w:ascii="Times New Roman" w:eastAsia="Yu Mincho" w:hAnsi="Times New Roman"/>
          <w:szCs w:val="20"/>
          <w:lang w:eastAsia="ja-JP"/>
        </w:rPr>
        <w:t xml:space="preserve"> </w:t>
      </w:r>
    </w:p>
    <w:p w14:paraId="12CFB804" w14:textId="77777777" w:rsidR="004705EE" w:rsidRPr="004705EE" w:rsidRDefault="004705EE" w:rsidP="00FD2787">
      <w:pPr>
        <w:numPr>
          <w:ilvl w:val="1"/>
          <w:numId w:val="275"/>
        </w:numPr>
        <w:rPr>
          <w:rFonts w:ascii="Times New Roman" w:eastAsia="Yu Mincho" w:hAnsi="Times New Roman"/>
          <w:szCs w:val="20"/>
          <w:lang w:eastAsia="ja-JP"/>
        </w:rPr>
      </w:pPr>
      <w:r w:rsidRPr="004705EE">
        <w:rPr>
          <w:rFonts w:ascii="Times New Roman" w:eastAsia="Yu Mincho" w:hAnsi="Times New Roman"/>
          <w:szCs w:val="20"/>
          <w:lang w:eastAsia="ja-JP"/>
        </w:rPr>
        <w:t>Remove yellow-highlight of 2-24 (by updating “</w:t>
      </w:r>
      <w:r w:rsidRPr="004705EE">
        <w:rPr>
          <w:rFonts w:ascii="Times New Roman" w:eastAsia="Yu Mincho" w:hAnsi="Times New Roman"/>
          <w:color w:val="FF0000"/>
          <w:szCs w:val="20"/>
          <w:u w:val="single"/>
          <w:lang w:eastAsia="ja-JP"/>
        </w:rPr>
        <w:t>configured</w:t>
      </w:r>
      <w:r w:rsidRPr="004705EE">
        <w:rPr>
          <w:rFonts w:ascii="Times New Roman" w:eastAsia="Yu Mincho" w:hAnsi="Times New Roman"/>
          <w:szCs w:val="20"/>
          <w:lang w:eastAsia="ja-JP"/>
        </w:rPr>
        <w:t xml:space="preserve"> to measure”)</w:t>
      </w:r>
    </w:p>
    <w:p w14:paraId="45D329F3" w14:textId="77777777" w:rsidR="004705EE" w:rsidRPr="004705EE" w:rsidRDefault="004705EE" w:rsidP="00FD2787">
      <w:pPr>
        <w:numPr>
          <w:ilvl w:val="2"/>
          <w:numId w:val="275"/>
        </w:numPr>
        <w:rPr>
          <w:rFonts w:ascii="Times New Roman" w:eastAsia="Yu Mincho" w:hAnsi="Times New Roman"/>
          <w:szCs w:val="20"/>
          <w:lang w:eastAsia="ja-JP"/>
        </w:rPr>
      </w:pPr>
      <w:r w:rsidRPr="004705EE">
        <w:rPr>
          <w:rFonts w:ascii="Times New Roman" w:eastAsia="Yu Mincho" w:hAnsi="Times New Roman"/>
          <w:szCs w:val="20"/>
          <w:lang w:eastAsia="ja-JP"/>
        </w:rPr>
        <w:t>2-24, add component 1A (which is the same as component 2)</w:t>
      </w:r>
    </w:p>
    <w:p w14:paraId="50FD2778" w14:textId="77777777" w:rsidR="004705EE" w:rsidRPr="004705EE" w:rsidRDefault="004705EE" w:rsidP="00FD2787">
      <w:pPr>
        <w:numPr>
          <w:ilvl w:val="1"/>
          <w:numId w:val="275"/>
        </w:numPr>
        <w:rPr>
          <w:rFonts w:ascii="Times New Roman" w:eastAsia="Yu Mincho" w:hAnsi="Times New Roman"/>
          <w:szCs w:val="20"/>
          <w:lang w:eastAsia="ja-JP"/>
        </w:rPr>
      </w:pPr>
      <w:r w:rsidRPr="004705EE">
        <w:rPr>
          <w:rFonts w:ascii="Times New Roman" w:eastAsia="Yu Mincho" w:hAnsi="Times New Roman"/>
          <w:szCs w:val="20"/>
          <w:lang w:eastAsia="ja-JP"/>
        </w:rPr>
        <w:t>6-23, the tdoc # is R1-1809992</w:t>
      </w:r>
    </w:p>
    <w:p w14:paraId="6114562B" w14:textId="77777777" w:rsidR="004705EE" w:rsidRDefault="004705EE" w:rsidP="004705EE">
      <w:pPr>
        <w:ind w:left="720" w:hanging="720"/>
        <w:rPr>
          <w:rFonts w:ascii="Times New Roman" w:eastAsia="Yu Mincho" w:hAnsi="Times New Roman"/>
          <w:szCs w:val="20"/>
          <w:highlight w:val="green"/>
          <w:lang w:eastAsia="ja-JP"/>
        </w:rPr>
      </w:pPr>
    </w:p>
    <w:p w14:paraId="1ADFF86B" w14:textId="78E4155C" w:rsidR="004705EE" w:rsidRPr="004705EE" w:rsidRDefault="004705EE" w:rsidP="004705EE">
      <w:pPr>
        <w:ind w:left="720" w:hanging="720"/>
        <w:rPr>
          <w:rFonts w:ascii="Times New Roman" w:eastAsia="Yu Mincho" w:hAnsi="Times New Roman"/>
          <w:szCs w:val="20"/>
          <w:highlight w:val="green"/>
          <w:lang w:eastAsia="ja-JP"/>
        </w:rPr>
      </w:pPr>
      <w:r w:rsidRPr="004705EE">
        <w:rPr>
          <w:rFonts w:ascii="Times New Roman" w:eastAsia="Yu Mincho" w:hAnsi="Times New Roman"/>
          <w:szCs w:val="20"/>
          <w:highlight w:val="green"/>
          <w:lang w:eastAsia="ja-JP"/>
        </w:rPr>
        <w:t>Agreements:</w:t>
      </w:r>
    </w:p>
    <w:p w14:paraId="1D49E1D6" w14:textId="77777777" w:rsidR="004705EE" w:rsidRPr="004705EE" w:rsidRDefault="004705EE" w:rsidP="00FD2787">
      <w:pPr>
        <w:numPr>
          <w:ilvl w:val="0"/>
          <w:numId w:val="276"/>
        </w:numPr>
        <w:rPr>
          <w:rFonts w:ascii="Times New Roman" w:hAnsi="Times New Roman"/>
          <w:szCs w:val="20"/>
        </w:rPr>
      </w:pPr>
      <w:r w:rsidRPr="004705EE">
        <w:rPr>
          <w:rFonts w:ascii="Times New Roman" w:hAnsi="Times New Roman"/>
          <w:szCs w:val="20"/>
        </w:rPr>
        <w:lastRenderedPageBreak/>
        <w:t>Change [5-5b?] as indicated in red</w:t>
      </w:r>
    </w:p>
    <w:p w14:paraId="366994BA" w14:textId="77777777" w:rsidR="004705EE" w:rsidRPr="004705EE" w:rsidRDefault="004705EE" w:rsidP="004705EE">
      <w:pPr>
        <w:ind w:left="720" w:hanging="720"/>
        <w:rPr>
          <w:rFonts w:ascii="Times New Roman" w:hAnsi="Times New Roman"/>
          <w:szCs w:val="20"/>
        </w:rPr>
      </w:pPr>
      <w:r w:rsidRPr="004705EE">
        <w:rPr>
          <w:rFonts w:ascii="Times New Roman" w:hAnsi="Times New Roman"/>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057"/>
        <w:gridCol w:w="1319"/>
        <w:gridCol w:w="3244"/>
        <w:gridCol w:w="3737"/>
      </w:tblGrid>
      <w:tr w:rsidR="004705EE" w:rsidRPr="004705EE" w14:paraId="3C73CFCA" w14:textId="77777777" w:rsidTr="00145941">
        <w:trPr>
          <w:trHeight w:val="525"/>
        </w:trPr>
        <w:tc>
          <w:tcPr>
            <w:tcW w:w="346" w:type="pct"/>
            <w:tcBorders>
              <w:top w:val="single" w:sz="4" w:space="0" w:color="auto"/>
              <w:left w:val="single" w:sz="4" w:space="5" w:color="auto"/>
              <w:bottom w:val="single" w:sz="4" w:space="0" w:color="auto"/>
              <w:right w:val="single" w:sz="4" w:space="5" w:color="auto"/>
            </w:tcBorders>
          </w:tcPr>
          <w:p w14:paraId="0B7B7013" w14:textId="77777777" w:rsidR="004705EE" w:rsidRPr="004705EE" w:rsidRDefault="004705EE" w:rsidP="007320A2">
            <w:pPr>
              <w:pStyle w:val="TAL"/>
            </w:pPr>
          </w:p>
        </w:tc>
        <w:tc>
          <w:tcPr>
            <w:tcW w:w="222" w:type="pct"/>
            <w:tcBorders>
              <w:top w:val="single" w:sz="4" w:space="0" w:color="auto"/>
              <w:left w:val="single" w:sz="4" w:space="5" w:color="auto"/>
              <w:bottom w:val="single" w:sz="4" w:space="0" w:color="auto"/>
              <w:right w:val="single" w:sz="4" w:space="5" w:color="auto"/>
            </w:tcBorders>
            <w:vAlign w:val="center"/>
            <w:hideMark/>
          </w:tcPr>
          <w:p w14:paraId="19874DD7" w14:textId="77777777" w:rsidR="004705EE" w:rsidRPr="004705EE" w:rsidRDefault="004705EE" w:rsidP="007320A2">
            <w:pPr>
              <w:pStyle w:val="TAL"/>
            </w:pPr>
            <w:r w:rsidRPr="004705EE">
              <w:t>2 [5-5b]?</w:t>
            </w:r>
          </w:p>
        </w:tc>
        <w:tc>
          <w:tcPr>
            <w:tcW w:w="546" w:type="pct"/>
            <w:tcBorders>
              <w:top w:val="single" w:sz="4" w:space="0" w:color="auto"/>
              <w:left w:val="single" w:sz="4" w:space="5" w:color="auto"/>
              <w:bottom w:val="single" w:sz="4" w:space="0" w:color="auto"/>
              <w:right w:val="single" w:sz="4" w:space="5" w:color="auto"/>
            </w:tcBorders>
            <w:vAlign w:val="center"/>
            <w:hideMark/>
          </w:tcPr>
          <w:p w14:paraId="76C1E8C6" w14:textId="77777777" w:rsidR="004705EE" w:rsidRPr="004705EE" w:rsidRDefault="004705EE" w:rsidP="007320A2">
            <w:pPr>
              <w:pStyle w:val="TAL"/>
            </w:pPr>
            <w:r w:rsidRPr="004705EE">
              <w:t xml:space="preserve">UE PDSCH processing capability #2 with scheduling limitation for 30kHz-SCS </w:t>
            </w:r>
          </w:p>
        </w:tc>
        <w:tc>
          <w:tcPr>
            <w:tcW w:w="629" w:type="pct"/>
            <w:tcBorders>
              <w:top w:val="single" w:sz="4" w:space="0" w:color="auto"/>
              <w:left w:val="single" w:sz="4" w:space="5" w:color="auto"/>
              <w:bottom w:val="single" w:sz="4" w:space="0" w:color="auto"/>
              <w:right w:val="single" w:sz="4" w:space="5" w:color="auto"/>
            </w:tcBorders>
            <w:vAlign w:val="center"/>
            <w:hideMark/>
          </w:tcPr>
          <w:p w14:paraId="080BF290" w14:textId="77777777" w:rsidR="004705EE" w:rsidRPr="004705EE" w:rsidRDefault="004705EE" w:rsidP="007320A2">
            <w:pPr>
              <w:pStyle w:val="TAL"/>
              <w:rPr>
                <w:strike/>
                <w:color w:val="FF0000"/>
              </w:rPr>
            </w:pPr>
            <w:r w:rsidRPr="004705EE">
              <w:rPr>
                <w:strike/>
                <w:color w:val="FF0000"/>
                <w:highlight w:val="yellow"/>
              </w:rPr>
              <w:t xml:space="preserve">1) Support of carrier aggregation? </w:t>
            </w:r>
            <w:r w:rsidRPr="004705EE">
              <w:rPr>
                <w:rFonts w:ascii="Calibri" w:hAnsi="Calibri"/>
                <w:color w:val="FF0000"/>
                <w:u w:val="single"/>
              </w:rPr>
              <w:t>Capability #2 supported only if 1 carrier configured in the band (independent of #carriers configured in other bands)</w:t>
            </w:r>
          </w:p>
          <w:p w14:paraId="4D6530E3" w14:textId="77777777" w:rsidR="004705EE" w:rsidRPr="004705EE" w:rsidRDefault="004705EE" w:rsidP="007320A2">
            <w:pPr>
              <w:pStyle w:val="TAL"/>
            </w:pPr>
            <w:r w:rsidRPr="004705EE">
              <w:t xml:space="preserve">2) Max PDSCH BW of 136 PRBs </w:t>
            </w:r>
          </w:p>
          <w:p w14:paraId="3E11659B" w14:textId="77777777" w:rsidR="004705EE" w:rsidRPr="004705EE" w:rsidRDefault="004705EE" w:rsidP="007320A2">
            <w:pPr>
              <w:pStyle w:val="TAL"/>
            </w:pPr>
            <w:r w:rsidRPr="004705EE">
              <w:t>3) N1 based on Table 5.3-2 of TS 38.214 for 30 kHz SCS</w:t>
            </w:r>
          </w:p>
        </w:tc>
      </w:tr>
    </w:tbl>
    <w:p w14:paraId="41F7421D" w14:textId="77777777" w:rsidR="004705EE" w:rsidRPr="004705EE" w:rsidRDefault="004705EE" w:rsidP="004705EE">
      <w:pPr>
        <w:ind w:left="720" w:hanging="720"/>
        <w:rPr>
          <w:rFonts w:eastAsia="Yu Mincho"/>
          <w:szCs w:val="20"/>
          <w:highlight w:val="yellow"/>
          <w:lang w:eastAsia="ja-JP"/>
        </w:rPr>
      </w:pPr>
    </w:p>
    <w:p w14:paraId="45B0222F" w14:textId="2CC2024C" w:rsidR="004705EE" w:rsidRPr="004705EE" w:rsidRDefault="004705EE" w:rsidP="004705EE">
      <w:pPr>
        <w:ind w:left="720" w:hanging="720"/>
        <w:rPr>
          <w:rFonts w:eastAsia="Yu Mincho"/>
          <w:szCs w:val="20"/>
          <w:lang w:eastAsia="ja-JP"/>
        </w:rPr>
      </w:pPr>
      <w:r w:rsidRPr="004705EE">
        <w:rPr>
          <w:rFonts w:eastAsia="Yu Mincho"/>
          <w:szCs w:val="20"/>
          <w:lang w:eastAsia="ja-JP"/>
        </w:rPr>
        <w:t xml:space="preserve">The updated new UE feature list for NR is </w:t>
      </w:r>
      <w:r w:rsidR="007320A2" w:rsidRPr="007320A2">
        <w:rPr>
          <w:rFonts w:eastAsia="Yu Mincho"/>
          <w:szCs w:val="20"/>
          <w:highlight w:val="green"/>
          <w:lang w:eastAsia="ja-JP"/>
        </w:rPr>
        <w:t xml:space="preserve">agreed in </w:t>
      </w:r>
      <w:r w:rsidRPr="004705EE">
        <w:rPr>
          <w:rFonts w:eastAsia="Yu Mincho"/>
          <w:szCs w:val="20"/>
          <w:highlight w:val="green"/>
          <w:lang w:eastAsia="ja-JP"/>
        </w:rPr>
        <w:t>R1-1809998</w:t>
      </w:r>
      <w:r w:rsidR="007320A2">
        <w:rPr>
          <w:rFonts w:eastAsia="Yu Mincho"/>
          <w:szCs w:val="20"/>
          <w:lang w:eastAsia="ja-JP"/>
        </w:rPr>
        <w:t>.</w:t>
      </w:r>
    </w:p>
    <w:p w14:paraId="111C4223" w14:textId="3EEA05CA" w:rsidR="004705EE" w:rsidRPr="004705EE" w:rsidRDefault="004705EE" w:rsidP="004705EE">
      <w:pPr>
        <w:ind w:left="720" w:hanging="720"/>
        <w:rPr>
          <w:rFonts w:eastAsia="Yu Mincho"/>
          <w:szCs w:val="20"/>
          <w:lang w:eastAsia="ja-JP"/>
        </w:rPr>
      </w:pPr>
    </w:p>
    <w:p w14:paraId="0422031F" w14:textId="09F10DE3" w:rsidR="004705EE" w:rsidRPr="007320A2" w:rsidRDefault="004705EE" w:rsidP="004705EE">
      <w:pPr>
        <w:rPr>
          <w:rFonts w:eastAsia="Yu Mincho"/>
          <w:b/>
          <w:szCs w:val="20"/>
          <w:lang w:eastAsia="ja-JP"/>
        </w:rPr>
      </w:pPr>
      <w:r w:rsidRPr="004705EE">
        <w:rPr>
          <w:rFonts w:eastAsia="Yu Mincho"/>
          <w:b/>
          <w:szCs w:val="20"/>
          <w:lang w:eastAsia="ja-JP"/>
        </w:rPr>
        <w:t>R1-1809923</w:t>
      </w:r>
      <w:r w:rsidRPr="004705EE">
        <w:rPr>
          <w:rFonts w:eastAsia="Yu Mincho"/>
          <w:b/>
          <w:szCs w:val="20"/>
          <w:lang w:eastAsia="ja-JP"/>
        </w:rPr>
        <w:tab/>
        <w:t>[Draft] LS on new UE features list for NR</w:t>
      </w:r>
      <w:r w:rsidRPr="004705EE">
        <w:rPr>
          <w:rFonts w:eastAsia="Yu Mincho"/>
          <w:b/>
          <w:szCs w:val="20"/>
          <w:lang w:eastAsia="ja-JP"/>
        </w:rPr>
        <w:tab/>
        <w:t>NTT DOCOMO, AT&amp;T</w:t>
      </w:r>
    </w:p>
    <w:p w14:paraId="71B0DED3" w14:textId="11292D4B" w:rsidR="00CB31A0" w:rsidRPr="004705EE" w:rsidRDefault="004705EE" w:rsidP="00CB31A0">
      <w:pPr>
        <w:rPr>
          <w:rFonts w:eastAsia="Yu Mincho"/>
          <w:szCs w:val="20"/>
          <w:lang w:eastAsia="ja-JP"/>
        </w:rPr>
      </w:pPr>
      <w:r w:rsidRPr="00DA0776">
        <w:rPr>
          <w:rFonts w:ascii="Times New Roman" w:hAnsi="Times New Roman"/>
          <w:b/>
          <w:szCs w:val="20"/>
        </w:rPr>
        <w:t xml:space="preserve">Decision: </w:t>
      </w:r>
      <w:r w:rsidRPr="00DA0776">
        <w:rPr>
          <w:rFonts w:ascii="Times New Roman" w:hAnsi="Times New Roman"/>
          <w:szCs w:val="20"/>
        </w:rPr>
        <w:t xml:space="preserve">The document is </w:t>
      </w:r>
      <w:r>
        <w:rPr>
          <w:rFonts w:ascii="Times New Roman" w:hAnsi="Times New Roman"/>
          <w:szCs w:val="20"/>
        </w:rPr>
        <w:t xml:space="preserve">endorsed </w:t>
      </w:r>
      <w:r w:rsidRPr="004705EE">
        <w:rPr>
          <w:rFonts w:eastAsia="Yu Mincho"/>
          <w:szCs w:val="20"/>
          <w:lang w:eastAsia="ja-JP"/>
        </w:rPr>
        <w:t xml:space="preserve">(by updating the new UE feature list tdoc #), </w:t>
      </w:r>
      <w:r w:rsidR="007320A2">
        <w:rPr>
          <w:rFonts w:eastAsia="Yu Mincho"/>
          <w:szCs w:val="20"/>
          <w:lang w:eastAsia="ja-JP"/>
        </w:rPr>
        <w:t xml:space="preserve">and </w:t>
      </w:r>
      <w:r w:rsidRPr="004705EE">
        <w:rPr>
          <w:rFonts w:eastAsia="Yu Mincho"/>
          <w:szCs w:val="20"/>
          <w:lang w:eastAsia="ja-JP"/>
        </w:rPr>
        <w:t xml:space="preserve">final LS </w:t>
      </w:r>
      <w:r w:rsidR="007320A2">
        <w:rPr>
          <w:rFonts w:eastAsia="Yu Mincho"/>
          <w:szCs w:val="20"/>
          <w:lang w:eastAsia="ja-JP"/>
        </w:rPr>
        <w:t xml:space="preserve">is </w:t>
      </w:r>
      <w:r w:rsidR="007320A2" w:rsidRPr="007320A2">
        <w:rPr>
          <w:rFonts w:eastAsia="Yu Mincho"/>
          <w:szCs w:val="20"/>
          <w:highlight w:val="green"/>
          <w:lang w:eastAsia="ja-JP"/>
        </w:rPr>
        <w:t xml:space="preserve">approved </w:t>
      </w:r>
      <w:r w:rsidRPr="004705EE">
        <w:rPr>
          <w:rFonts w:eastAsia="Yu Mincho"/>
          <w:szCs w:val="20"/>
          <w:highlight w:val="green"/>
          <w:lang w:eastAsia="ja-JP"/>
        </w:rPr>
        <w:t>in R1-1810005</w:t>
      </w:r>
      <w:r w:rsidR="007320A2">
        <w:rPr>
          <w:rFonts w:eastAsia="Yu Mincho"/>
          <w:szCs w:val="20"/>
          <w:lang w:eastAsia="ja-JP"/>
        </w:rPr>
        <w:t>.</w:t>
      </w:r>
    </w:p>
    <w:p w14:paraId="79CDB246" w14:textId="35A217C1" w:rsidR="00E303AE" w:rsidRPr="00E303AE" w:rsidRDefault="00E303AE" w:rsidP="00063CD3">
      <w:pPr>
        <w:pStyle w:val="Heading3"/>
      </w:pPr>
      <w:bookmarkStart w:id="966" w:name="_Toc526458921"/>
      <w:r w:rsidRPr="00E303AE">
        <w:t>Other</w:t>
      </w:r>
      <w:bookmarkEnd w:id="965"/>
      <w:bookmarkEnd w:id="966"/>
    </w:p>
    <w:p w14:paraId="13C7F202" w14:textId="31A63A82" w:rsidR="00D721C8" w:rsidRPr="00D721C8" w:rsidRDefault="001B7BF2" w:rsidP="00D721C8">
      <w:pPr>
        <w:ind w:left="720" w:hanging="720"/>
        <w:rPr>
          <w:lang w:eastAsia="x-none"/>
        </w:rPr>
      </w:pPr>
      <w:hyperlink r:id="rId1508" w:history="1">
        <w:r w:rsidR="00D721C8">
          <w:rPr>
            <w:rStyle w:val="Hyperlink"/>
            <w:lang w:eastAsia="x-none"/>
          </w:rPr>
          <w:t>R1-1808316</w:t>
        </w:r>
      </w:hyperlink>
      <w:r w:rsidR="00D721C8" w:rsidRPr="00D721C8">
        <w:rPr>
          <w:lang w:eastAsia="x-none"/>
        </w:rPr>
        <w:tab/>
        <w:t>Clarification on UCI multiplexing on PUSCH</w:t>
      </w:r>
      <w:r w:rsidR="00D721C8" w:rsidRPr="00D721C8">
        <w:rPr>
          <w:lang w:eastAsia="x-none"/>
        </w:rPr>
        <w:tab/>
        <w:t>Fujitsu</w:t>
      </w:r>
    </w:p>
    <w:p w14:paraId="789BEC5F" w14:textId="5622E7D1" w:rsidR="00D721C8" w:rsidRPr="00D721C8" w:rsidRDefault="001B7BF2" w:rsidP="00D721C8">
      <w:pPr>
        <w:ind w:left="720" w:hanging="720"/>
        <w:rPr>
          <w:lang w:eastAsia="x-none"/>
        </w:rPr>
      </w:pPr>
      <w:hyperlink r:id="rId1509" w:history="1">
        <w:r w:rsidR="00D721C8">
          <w:rPr>
            <w:rStyle w:val="Hyperlink"/>
            <w:lang w:eastAsia="x-none"/>
          </w:rPr>
          <w:t>R1-1809411</w:t>
        </w:r>
      </w:hyperlink>
      <w:r w:rsidR="00D721C8" w:rsidRPr="00D721C8">
        <w:rPr>
          <w:lang w:eastAsia="x-none"/>
        </w:rPr>
        <w:tab/>
        <w:t>PUSCH power scaling in UL power control</w:t>
      </w:r>
      <w:r w:rsidR="00D721C8" w:rsidRPr="00D721C8">
        <w:rPr>
          <w:lang w:eastAsia="x-none"/>
        </w:rPr>
        <w:tab/>
        <w:t>Ericsson</w:t>
      </w:r>
    </w:p>
    <w:p w14:paraId="10C7FAD1" w14:textId="73B328BD" w:rsidR="00D721C8" w:rsidRPr="00D721C8" w:rsidRDefault="001B7BF2" w:rsidP="00D721C8">
      <w:pPr>
        <w:ind w:left="720" w:hanging="720"/>
        <w:rPr>
          <w:lang w:eastAsia="x-none"/>
        </w:rPr>
      </w:pPr>
      <w:hyperlink r:id="rId1510" w:history="1">
        <w:r w:rsidR="00D721C8">
          <w:rPr>
            <w:rStyle w:val="Hyperlink"/>
            <w:lang w:eastAsia="x-none"/>
          </w:rPr>
          <w:t>R1-1809412</w:t>
        </w:r>
      </w:hyperlink>
      <w:r w:rsidR="00D721C8" w:rsidRPr="00D721C8">
        <w:rPr>
          <w:lang w:eastAsia="x-none"/>
        </w:rPr>
        <w:tab/>
        <w:t>SRS power scaling in UL power control</w:t>
      </w:r>
      <w:r w:rsidR="00D721C8" w:rsidRPr="00D721C8">
        <w:rPr>
          <w:lang w:eastAsia="x-none"/>
        </w:rPr>
        <w:tab/>
        <w:t>Ericsson</w:t>
      </w:r>
    </w:p>
    <w:p w14:paraId="62EDD29B" w14:textId="2F9539D8" w:rsidR="00D721C8" w:rsidRPr="00D721C8" w:rsidRDefault="001B7BF2" w:rsidP="00D721C8">
      <w:pPr>
        <w:ind w:left="720" w:hanging="720"/>
        <w:rPr>
          <w:lang w:eastAsia="x-none"/>
        </w:rPr>
      </w:pPr>
      <w:hyperlink r:id="rId1511" w:history="1">
        <w:r w:rsidR="00D721C8">
          <w:rPr>
            <w:rStyle w:val="Hyperlink"/>
            <w:lang w:eastAsia="x-none"/>
          </w:rPr>
          <w:t>R1-1809491</w:t>
        </w:r>
      </w:hyperlink>
      <w:r w:rsidR="00D721C8" w:rsidRPr="00D721C8">
        <w:rPr>
          <w:lang w:eastAsia="x-none"/>
        </w:rPr>
        <w:tab/>
        <w:t>A comparison of polar and LDPC codes for URLLC</w:t>
      </w:r>
      <w:r w:rsidR="00D721C8" w:rsidRPr="00D721C8">
        <w:rPr>
          <w:lang w:eastAsia="x-none"/>
        </w:rPr>
        <w:tab/>
        <w:t>Polaran</w:t>
      </w:r>
    </w:p>
    <w:p w14:paraId="3E72F94E" w14:textId="5056F96C" w:rsidR="00D721C8" w:rsidRPr="00D721C8" w:rsidRDefault="001B7BF2" w:rsidP="00D721C8">
      <w:pPr>
        <w:ind w:left="720" w:hanging="720"/>
        <w:rPr>
          <w:lang w:eastAsia="x-none"/>
        </w:rPr>
      </w:pPr>
      <w:hyperlink r:id="rId1512" w:history="1">
        <w:r w:rsidR="00D721C8">
          <w:rPr>
            <w:rStyle w:val="Hyperlink"/>
            <w:lang w:eastAsia="x-none"/>
          </w:rPr>
          <w:t>R1-1810007</w:t>
        </w:r>
      </w:hyperlink>
      <w:r w:rsidR="00D721C8" w:rsidRPr="00D721C8">
        <w:rPr>
          <w:lang w:eastAsia="x-none"/>
        </w:rPr>
        <w:tab/>
        <w:t>Correction and confirmation of some evaluation assumption parameters</w:t>
      </w:r>
      <w:r w:rsidR="00D721C8" w:rsidRPr="00D721C8">
        <w:rPr>
          <w:lang w:eastAsia="x-none"/>
        </w:rPr>
        <w:tab/>
        <w:t>LG Electronics</w:t>
      </w:r>
    </w:p>
    <w:p w14:paraId="22DE9826" w14:textId="77777777" w:rsidR="00E303AE" w:rsidRPr="00E303AE" w:rsidRDefault="00E303AE" w:rsidP="00063CD3">
      <w:pPr>
        <w:pStyle w:val="Heading2"/>
      </w:pPr>
      <w:bookmarkStart w:id="967" w:name="_Toc521704528"/>
      <w:bookmarkStart w:id="968" w:name="_Toc526458922"/>
      <w:r w:rsidRPr="00E303AE">
        <w:t>NR in Release 16</w:t>
      </w:r>
      <w:bookmarkEnd w:id="967"/>
      <w:bookmarkEnd w:id="968"/>
    </w:p>
    <w:p w14:paraId="507F9D48" w14:textId="77777777" w:rsidR="00E303AE" w:rsidRPr="00E303AE" w:rsidRDefault="00E303AE" w:rsidP="002F4311">
      <w:pPr>
        <w:pStyle w:val="Heading3"/>
      </w:pPr>
      <w:bookmarkStart w:id="969" w:name="_Toc521704529"/>
      <w:bookmarkStart w:id="970" w:name="_Toc526458923"/>
      <w:r w:rsidRPr="00E303AE">
        <w:t>Study on non-orthogonal multiple access for NR</w:t>
      </w:r>
      <w:bookmarkEnd w:id="969"/>
      <w:bookmarkEnd w:id="970"/>
    </w:p>
    <w:p w14:paraId="4AC1A4D4" w14:textId="77777777" w:rsidR="00E303AE" w:rsidRPr="00E303AE" w:rsidRDefault="00E303AE" w:rsidP="00E303AE">
      <w:pPr>
        <w:ind w:left="720" w:hanging="720"/>
        <w:rPr>
          <w:i/>
          <w:lang w:eastAsia="x-none"/>
        </w:rPr>
      </w:pPr>
      <w:r w:rsidRPr="00E303AE">
        <w:rPr>
          <w:i/>
          <w:lang w:eastAsia="x-none"/>
        </w:rPr>
        <w:t xml:space="preserve">FS_NR_NOMA; SID in </w:t>
      </w:r>
      <w:hyperlink r:id="rId1513" w:history="1">
        <w:r w:rsidRPr="00E303AE">
          <w:rPr>
            <w:i/>
            <w:color w:val="0000FF"/>
            <w:u w:val="single"/>
            <w:lang w:eastAsia="x-none"/>
          </w:rPr>
          <w:t>RP-181403</w:t>
        </w:r>
      </w:hyperlink>
      <w:r w:rsidRPr="00E303AE">
        <w:rPr>
          <w:i/>
          <w:lang w:eastAsia="x-none"/>
        </w:rPr>
        <w:t>. Please refer to the SID for detailed scoping</w:t>
      </w:r>
    </w:p>
    <w:p w14:paraId="01DD3269" w14:textId="77777777" w:rsidR="00E303AE" w:rsidRPr="00E303AE" w:rsidRDefault="00E303AE" w:rsidP="00E303AE">
      <w:pPr>
        <w:ind w:left="720" w:hanging="720"/>
        <w:rPr>
          <w:lang w:eastAsia="x-none"/>
        </w:rPr>
      </w:pPr>
    </w:p>
    <w:p w14:paraId="1DE38E02" w14:textId="2CAF73B3" w:rsidR="00E303AE" w:rsidRPr="00855F5F" w:rsidRDefault="001B7BF2" w:rsidP="00E303AE">
      <w:pPr>
        <w:ind w:left="720" w:hanging="720"/>
        <w:rPr>
          <w:b/>
          <w:lang w:eastAsia="x-none"/>
        </w:rPr>
      </w:pPr>
      <w:hyperlink r:id="rId1514" w:history="1">
        <w:r w:rsidR="00D93AE1">
          <w:rPr>
            <w:rStyle w:val="Hyperlink"/>
            <w:b/>
            <w:lang w:eastAsia="x-none"/>
          </w:rPr>
          <w:t>R1-1808150</w:t>
        </w:r>
      </w:hyperlink>
      <w:r w:rsidR="00E303AE" w:rsidRPr="00855F5F">
        <w:rPr>
          <w:b/>
          <w:lang w:eastAsia="x-none"/>
        </w:rPr>
        <w:tab/>
        <w:t>Text proposal to capture agreements made in RAN1#93 to TR 38.812 (NOMA)</w:t>
      </w:r>
      <w:r w:rsidR="00E303AE" w:rsidRPr="00855F5F">
        <w:rPr>
          <w:b/>
          <w:lang w:eastAsia="x-none"/>
        </w:rPr>
        <w:tab/>
        <w:t>ZTE</w:t>
      </w:r>
    </w:p>
    <w:p w14:paraId="2F883B40" w14:textId="39255011" w:rsidR="00855F5F" w:rsidRDefault="00ED776A" w:rsidP="00E303AE">
      <w:pPr>
        <w:ind w:left="720" w:hanging="720"/>
        <w:rPr>
          <w:rFonts w:ascii="Times New Roman" w:hAnsi="Times New Roman"/>
          <w:szCs w:val="20"/>
        </w:rPr>
      </w:pPr>
      <w:r>
        <w:rPr>
          <w:rFonts w:ascii="Times New Roman" w:hAnsi="Times New Roman"/>
          <w:b/>
          <w:szCs w:val="20"/>
        </w:rPr>
        <w:t>D</w:t>
      </w:r>
      <w:r w:rsidR="00855F5F" w:rsidRPr="00777035">
        <w:rPr>
          <w:rFonts w:ascii="Times New Roman" w:hAnsi="Times New Roman"/>
          <w:b/>
          <w:szCs w:val="20"/>
        </w:rPr>
        <w:t xml:space="preserve">ecision: </w:t>
      </w:r>
      <w:r w:rsidR="00855F5F" w:rsidRPr="00777035">
        <w:rPr>
          <w:rFonts w:ascii="Times New Roman" w:hAnsi="Times New Roman"/>
          <w:szCs w:val="20"/>
        </w:rPr>
        <w:t xml:space="preserve">The </w:t>
      </w:r>
      <w:r w:rsidR="00855F5F">
        <w:rPr>
          <w:rFonts w:ascii="Times New Roman" w:hAnsi="Times New Roman"/>
          <w:szCs w:val="20"/>
        </w:rPr>
        <w:t xml:space="preserve">text proposal is </w:t>
      </w:r>
      <w:r w:rsidR="00855F5F" w:rsidRPr="00855F5F">
        <w:rPr>
          <w:rFonts w:ascii="Times New Roman" w:hAnsi="Times New Roman"/>
          <w:szCs w:val="20"/>
          <w:highlight w:val="green"/>
        </w:rPr>
        <w:t>endorsed</w:t>
      </w:r>
      <w:r w:rsidR="00855F5F">
        <w:rPr>
          <w:rFonts w:ascii="Times New Roman" w:hAnsi="Times New Roman"/>
          <w:szCs w:val="20"/>
        </w:rPr>
        <w:t>.</w:t>
      </w:r>
    </w:p>
    <w:p w14:paraId="677D74AA" w14:textId="7F0E2270" w:rsidR="009E51F6" w:rsidRPr="009E51F6" w:rsidRDefault="009E51F6" w:rsidP="00E303AE">
      <w:pPr>
        <w:ind w:left="720" w:hanging="720"/>
        <w:rPr>
          <w:lang w:eastAsia="x-none"/>
        </w:rPr>
      </w:pPr>
      <w:r w:rsidRPr="009E51F6">
        <w:rPr>
          <w:highlight w:val="magenta"/>
          <w:lang w:eastAsia="x-none"/>
        </w:rPr>
        <w:t>MCC post meeting:</w:t>
      </w:r>
      <w:r>
        <w:rPr>
          <w:lang w:eastAsia="x-none"/>
        </w:rPr>
        <w:t xml:space="preserve"> Cl</w:t>
      </w:r>
      <w:r w:rsidRPr="009E51F6">
        <w:rPr>
          <w:lang w:eastAsia="x-none"/>
        </w:rPr>
        <w:t>ean-up of the version endorsed in RAN1#94 and creat</w:t>
      </w:r>
      <w:r>
        <w:rPr>
          <w:lang w:eastAsia="x-none"/>
        </w:rPr>
        <w:t xml:space="preserve">ion of </w:t>
      </w:r>
      <w:r w:rsidRPr="009E51F6">
        <w:rPr>
          <w:lang w:eastAsia="x-none"/>
        </w:rPr>
        <w:t>v0.1.0 as baseline for further update</w:t>
      </w:r>
      <w:r>
        <w:rPr>
          <w:lang w:eastAsia="x-none"/>
        </w:rPr>
        <w:t xml:space="preserve"> (R1-1810046).</w:t>
      </w:r>
    </w:p>
    <w:p w14:paraId="3DCBAE7B" w14:textId="77777777" w:rsidR="00E303AE" w:rsidRPr="00E303AE" w:rsidRDefault="00E303AE" w:rsidP="00855F5F">
      <w:pPr>
        <w:pStyle w:val="Heading4"/>
      </w:pPr>
      <w:bookmarkStart w:id="971" w:name="_Toc521704530"/>
      <w:bookmarkStart w:id="972" w:name="_Hlk505097836"/>
      <w:bookmarkStart w:id="973" w:name="_Toc526458924"/>
      <w:r w:rsidRPr="00E303AE">
        <w:t>Transmitter side signal processing schemes for NOMA</w:t>
      </w:r>
      <w:bookmarkEnd w:id="971"/>
      <w:bookmarkEnd w:id="973"/>
    </w:p>
    <w:p w14:paraId="464EACE8" w14:textId="04CEEB41" w:rsidR="00ED776A" w:rsidRPr="00E303AE" w:rsidRDefault="001B7BF2" w:rsidP="00E303AE">
      <w:pPr>
        <w:ind w:left="720" w:hanging="720"/>
        <w:rPr>
          <w:lang w:eastAsia="x-none"/>
        </w:rPr>
      </w:pPr>
      <w:hyperlink r:id="rId1515" w:history="1">
        <w:r w:rsidR="00D93AE1">
          <w:rPr>
            <w:rStyle w:val="Hyperlink"/>
            <w:b/>
            <w:lang w:eastAsia="x-none"/>
          </w:rPr>
          <w:t>R1-1809753</w:t>
        </w:r>
      </w:hyperlink>
      <w:r w:rsidR="00E303AE" w:rsidRPr="00ED776A">
        <w:rPr>
          <w:b/>
          <w:lang w:eastAsia="x-none"/>
        </w:rPr>
        <w:tab/>
        <w:t>Discussion on the design of SCMA</w:t>
      </w:r>
      <w:r w:rsidR="00E303AE" w:rsidRPr="00ED776A">
        <w:rPr>
          <w:b/>
          <w:lang w:eastAsia="x-none"/>
        </w:rPr>
        <w:tab/>
        <w:t>Huawei, HiSilicon</w:t>
      </w:r>
      <w:r w:rsidR="00ED776A">
        <w:rPr>
          <w:lang w:eastAsia="x-none"/>
        </w:rPr>
        <w:tab/>
        <w:t>(rev of</w:t>
      </w:r>
      <w:r w:rsidR="00ED776A" w:rsidRPr="00ED776A">
        <w:rPr>
          <w:lang w:eastAsia="x-none"/>
        </w:rPr>
        <w:t xml:space="preserve"> </w:t>
      </w:r>
      <w:hyperlink r:id="rId1516" w:history="1">
        <w:r w:rsidR="00D93AE1">
          <w:rPr>
            <w:rStyle w:val="Hyperlink"/>
            <w:lang w:eastAsia="x-none"/>
          </w:rPr>
          <w:t>R1-1808049</w:t>
        </w:r>
      </w:hyperlink>
      <w:r w:rsidR="00ED776A">
        <w:rPr>
          <w:lang w:eastAsia="x-none"/>
        </w:rPr>
        <w:t>)</w:t>
      </w:r>
    </w:p>
    <w:p w14:paraId="6878C095" w14:textId="77777777" w:rsidR="00ED776A" w:rsidRPr="00ED776A" w:rsidRDefault="00ED776A" w:rsidP="008E772F">
      <w:pPr>
        <w:pStyle w:val="ListParagraph"/>
        <w:numPr>
          <w:ilvl w:val="0"/>
          <w:numId w:val="68"/>
        </w:numPr>
        <w:spacing w:after="0"/>
        <w:ind w:left="714" w:hanging="357"/>
        <w:rPr>
          <w:lang w:val="en-US" w:eastAsia="zh-CN"/>
        </w:rPr>
      </w:pPr>
      <w:r w:rsidRPr="00ED776A">
        <w:rPr>
          <w:lang w:val="en-US" w:eastAsia="zh-CN"/>
        </w:rPr>
        <w:t xml:space="preserve">Observation 1: The structured symbol dependency in the bits-to-symbols mapping of SCMA provides more flexibility and better distance properties than sequence or repetition based linear spreading. </w:t>
      </w:r>
    </w:p>
    <w:p w14:paraId="7B8114C7" w14:textId="77777777" w:rsidR="00ED776A" w:rsidRPr="00ED776A" w:rsidRDefault="00ED776A" w:rsidP="008E772F">
      <w:pPr>
        <w:pStyle w:val="ListParagraph"/>
        <w:numPr>
          <w:ilvl w:val="0"/>
          <w:numId w:val="68"/>
        </w:numPr>
        <w:spacing w:after="0"/>
        <w:ind w:left="714" w:hanging="357"/>
        <w:rPr>
          <w:lang w:val="en-US" w:eastAsia="zh-CN"/>
        </w:rPr>
      </w:pPr>
      <w:r w:rsidRPr="00ED776A">
        <w:rPr>
          <w:lang w:val="en-US" w:eastAsia="zh-CN"/>
        </w:rPr>
        <w:t>Observation 2: The bits-to-symbols mapping design in SCMA provides more modulation granularity than the sequence or repetition based linear spreading.</w:t>
      </w:r>
    </w:p>
    <w:p w14:paraId="220711C7" w14:textId="77777777" w:rsidR="00ED776A" w:rsidRPr="00ED776A" w:rsidRDefault="00ED776A" w:rsidP="008E772F">
      <w:pPr>
        <w:pStyle w:val="ListParagraph"/>
        <w:numPr>
          <w:ilvl w:val="0"/>
          <w:numId w:val="68"/>
        </w:numPr>
        <w:spacing w:after="0"/>
        <w:ind w:left="714" w:hanging="357"/>
        <w:rPr>
          <w:lang w:val="en-US" w:eastAsia="zh-CN"/>
        </w:rPr>
      </w:pPr>
      <w:r w:rsidRPr="00ED776A">
        <w:rPr>
          <w:lang w:val="en-US" w:eastAsia="zh-CN"/>
        </w:rPr>
        <w:t>Observation 3: UE-specific sparse mapping of SCMA provides good tradeoff between the coding gain and the multi-user interference mitigation capability.</w:t>
      </w:r>
    </w:p>
    <w:p w14:paraId="0441BFF6" w14:textId="77777777" w:rsidR="00ED776A" w:rsidRPr="00ED776A" w:rsidRDefault="00ED776A" w:rsidP="008E772F">
      <w:pPr>
        <w:pStyle w:val="ListParagraph"/>
        <w:numPr>
          <w:ilvl w:val="0"/>
          <w:numId w:val="68"/>
        </w:numPr>
        <w:spacing w:after="0"/>
        <w:ind w:left="714" w:hanging="357"/>
        <w:rPr>
          <w:bCs/>
          <w:sz w:val="24"/>
          <w:lang w:val="en-US" w:eastAsia="zh-CN"/>
        </w:rPr>
      </w:pPr>
      <w:r w:rsidRPr="00ED776A">
        <w:rPr>
          <w:lang w:val="en-US" w:eastAsia="zh-CN"/>
        </w:rPr>
        <w:t>Observation 4: SCMA provides flexible and scalable solution for NoMA transmission to address versatile KPIs in different application scenarios.</w:t>
      </w:r>
      <w:r w:rsidRPr="00ED776A">
        <w:rPr>
          <w:bCs/>
          <w:lang w:val="en-US" w:eastAsia="zh-CN"/>
        </w:rPr>
        <w:t xml:space="preserve"> </w:t>
      </w:r>
      <w:r w:rsidRPr="00ED776A">
        <w:rPr>
          <w:bCs/>
          <w:sz w:val="24"/>
          <w:lang w:val="en-US" w:eastAsia="zh-CN"/>
        </w:rPr>
        <w:t xml:space="preserve"> </w:t>
      </w:r>
    </w:p>
    <w:p w14:paraId="696DEA7A" w14:textId="77777777" w:rsidR="00ED776A" w:rsidRPr="00ED776A" w:rsidRDefault="00ED776A" w:rsidP="008E772F">
      <w:pPr>
        <w:pStyle w:val="ListParagraph"/>
        <w:numPr>
          <w:ilvl w:val="0"/>
          <w:numId w:val="68"/>
        </w:numPr>
        <w:spacing w:after="0"/>
        <w:ind w:left="714" w:hanging="357"/>
        <w:rPr>
          <w:lang w:val="en-US" w:eastAsia="zh-CN"/>
        </w:rPr>
      </w:pPr>
      <w:r w:rsidRPr="00ED776A">
        <w:rPr>
          <w:lang w:val="en-US" w:eastAsia="zh-CN"/>
        </w:rPr>
        <w:t xml:space="preserve">Observation </w:t>
      </w:r>
      <w:r w:rsidRPr="00ED776A">
        <w:rPr>
          <w:rFonts w:hint="eastAsia"/>
          <w:lang w:val="en-US" w:eastAsia="zh-CN"/>
        </w:rPr>
        <w:t>5</w:t>
      </w:r>
      <w:r w:rsidRPr="00ED776A">
        <w:rPr>
          <w:lang w:val="en-US" w:eastAsia="zh-CN"/>
        </w:rPr>
        <w:t>: With both CP-OFDM and DFT-s-OFDM waveform, SCMA can provide large SNR gain over sequence spreading based NoMA schemes with layer and/or spreading factor adaptation in all the cases simulated.</w:t>
      </w:r>
    </w:p>
    <w:p w14:paraId="38C9274F" w14:textId="77777777" w:rsidR="00ED776A" w:rsidRPr="00ED776A" w:rsidRDefault="00ED776A" w:rsidP="008E772F">
      <w:pPr>
        <w:pStyle w:val="ListParagraph"/>
        <w:numPr>
          <w:ilvl w:val="0"/>
          <w:numId w:val="68"/>
        </w:numPr>
        <w:spacing w:after="0"/>
        <w:ind w:left="714" w:hanging="357"/>
        <w:rPr>
          <w:lang w:val="en-US" w:eastAsia="zh-CN"/>
        </w:rPr>
      </w:pPr>
      <w:r w:rsidRPr="00ED776A">
        <w:rPr>
          <w:lang w:val="en-US" w:eastAsia="zh-CN"/>
        </w:rPr>
        <w:t xml:space="preserve">Observation 6: Multi-layer sequence spreading based NoMA schemes without sparsity increase the PAPR for DFT-s-OFDM, compared to </w:t>
      </w:r>
      <w:r w:rsidRPr="00ED776A">
        <w:rPr>
          <w:rFonts w:hint="eastAsia"/>
          <w:lang w:val="en-US" w:eastAsia="zh-CN"/>
        </w:rPr>
        <w:t>QAM baseline</w:t>
      </w:r>
      <w:r w:rsidRPr="00ED776A">
        <w:rPr>
          <w:lang w:val="en-US" w:eastAsia="zh-CN"/>
        </w:rPr>
        <w:t>.</w:t>
      </w:r>
    </w:p>
    <w:p w14:paraId="17F5C523" w14:textId="77777777" w:rsidR="00ED776A" w:rsidRPr="00ED776A" w:rsidRDefault="00ED776A" w:rsidP="008E772F">
      <w:pPr>
        <w:pStyle w:val="ListParagraph"/>
        <w:numPr>
          <w:ilvl w:val="0"/>
          <w:numId w:val="68"/>
        </w:numPr>
        <w:spacing w:after="0"/>
        <w:ind w:left="714" w:hanging="357"/>
        <w:rPr>
          <w:lang w:val="en-US" w:eastAsia="zh-CN"/>
        </w:rPr>
      </w:pPr>
      <w:r w:rsidRPr="00ED776A">
        <w:rPr>
          <w:lang w:val="en-US" w:eastAsia="zh-CN"/>
        </w:rPr>
        <w:t>Proposal 1: SCMA should be a candidate NoMA scheme of Rel-16 NoMA SI and captured in the TR.</w:t>
      </w:r>
    </w:p>
    <w:p w14:paraId="2DDE4E14" w14:textId="23D60B7E" w:rsidR="00ED776A" w:rsidRDefault="00ED776A" w:rsidP="00ED776A">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76E826CB" w14:textId="77777777" w:rsidR="00ED776A" w:rsidRDefault="00ED776A" w:rsidP="00E303AE">
      <w:pPr>
        <w:ind w:left="720" w:hanging="720"/>
        <w:rPr>
          <w:lang w:eastAsia="x-none"/>
        </w:rPr>
      </w:pPr>
    </w:p>
    <w:p w14:paraId="5AAA12F7" w14:textId="5A577E3D" w:rsidR="00246EBF" w:rsidRDefault="001B7BF2" w:rsidP="00246EBF">
      <w:pPr>
        <w:ind w:left="720" w:hanging="720"/>
        <w:rPr>
          <w:b/>
          <w:lang w:eastAsia="x-none"/>
        </w:rPr>
      </w:pPr>
      <w:hyperlink r:id="rId1517" w:history="1">
        <w:r w:rsidR="00D93AE1">
          <w:rPr>
            <w:rStyle w:val="Hyperlink"/>
            <w:b/>
            <w:lang w:eastAsia="x-none"/>
          </w:rPr>
          <w:t>R1-1809148</w:t>
        </w:r>
      </w:hyperlink>
      <w:r w:rsidR="00246EBF" w:rsidRPr="00246EBF">
        <w:rPr>
          <w:b/>
          <w:lang w:eastAsia="x-none"/>
        </w:rPr>
        <w:tab/>
        <w:t>Transmitter design for uplink NOMA</w:t>
      </w:r>
      <w:r w:rsidR="00246EBF" w:rsidRPr="00246EBF">
        <w:rPr>
          <w:b/>
          <w:lang w:eastAsia="x-none"/>
        </w:rPr>
        <w:tab/>
        <w:t>NTT DOCOMO, INC.</w:t>
      </w:r>
    </w:p>
    <w:p w14:paraId="55794009" w14:textId="77777777" w:rsidR="00246EBF" w:rsidRPr="00246EBF" w:rsidRDefault="00246EBF" w:rsidP="008E772F">
      <w:pPr>
        <w:pStyle w:val="ListParagraph"/>
        <w:numPr>
          <w:ilvl w:val="0"/>
          <w:numId w:val="78"/>
        </w:numPr>
        <w:spacing w:after="0"/>
        <w:ind w:left="714" w:hanging="357"/>
        <w:rPr>
          <w:lang w:val="en-US" w:eastAsia="zh-CN"/>
        </w:rPr>
      </w:pPr>
      <w:r w:rsidRPr="00246EBF">
        <w:rPr>
          <w:lang w:val="en-US" w:eastAsia="zh-CN"/>
        </w:rPr>
        <w:t>Observation 1: UE-specific bit-level scrambling has already been supported in NR Rel-15. UE-specific bit-level interleaving can be equivalent to UE-specific symbol-level interleaving.</w:t>
      </w:r>
    </w:p>
    <w:p w14:paraId="279A8A7D" w14:textId="77777777" w:rsidR="00246EBF" w:rsidRPr="00246EBF" w:rsidRDefault="00246EBF" w:rsidP="008E772F">
      <w:pPr>
        <w:pStyle w:val="ListParagraph"/>
        <w:numPr>
          <w:ilvl w:val="0"/>
          <w:numId w:val="78"/>
        </w:numPr>
        <w:spacing w:after="0"/>
        <w:ind w:left="714" w:hanging="357"/>
        <w:rPr>
          <w:lang w:val="en-US" w:eastAsia="zh-CN"/>
        </w:rPr>
      </w:pPr>
      <w:r w:rsidRPr="00246EBF">
        <w:rPr>
          <w:lang w:val="en-US" w:eastAsia="zh-CN"/>
        </w:rPr>
        <w:t>Observation 2: Less iteration is needed for NOMA scheme with symbol-level spreading and lower decoding complexity can be expected compared to bit-level design.</w:t>
      </w:r>
    </w:p>
    <w:p w14:paraId="6EBFA27E" w14:textId="77777777" w:rsidR="00246EBF" w:rsidRPr="00246EBF" w:rsidRDefault="00246EBF" w:rsidP="008E772F">
      <w:pPr>
        <w:pStyle w:val="ListParagraph"/>
        <w:numPr>
          <w:ilvl w:val="0"/>
          <w:numId w:val="78"/>
        </w:numPr>
        <w:spacing w:after="0"/>
        <w:ind w:left="714" w:hanging="357"/>
        <w:rPr>
          <w:lang w:val="en-US" w:eastAsia="zh-CN"/>
        </w:rPr>
      </w:pPr>
      <w:r w:rsidRPr="00246EBF">
        <w:rPr>
          <w:lang w:val="en-US" w:eastAsia="zh-CN"/>
        </w:rPr>
        <w:t>Observation 3: Higher throughput or larger overloading can be obtained by power domain NOMA than OMA.</w:t>
      </w:r>
    </w:p>
    <w:p w14:paraId="48C9A7BF" w14:textId="77777777" w:rsidR="00246EBF" w:rsidRPr="00246EBF" w:rsidRDefault="00246EBF" w:rsidP="008E772F">
      <w:pPr>
        <w:pStyle w:val="ListParagraph"/>
        <w:numPr>
          <w:ilvl w:val="0"/>
          <w:numId w:val="78"/>
        </w:numPr>
        <w:spacing w:after="0"/>
        <w:ind w:left="714" w:hanging="357"/>
        <w:rPr>
          <w:lang w:val="en-US" w:eastAsia="zh-CN"/>
        </w:rPr>
      </w:pPr>
      <w:r w:rsidRPr="00246EBF">
        <w:rPr>
          <w:lang w:val="en-US" w:eastAsia="zh-CN"/>
        </w:rPr>
        <w:t>Observation 4 Low code rate coding may not be sure to give a significantly better performance than repetition but has a higher decoding complexity.</w:t>
      </w:r>
    </w:p>
    <w:p w14:paraId="7B351A7B" w14:textId="77777777" w:rsidR="00246EBF" w:rsidRPr="00246EBF" w:rsidRDefault="00246EBF" w:rsidP="008E772F">
      <w:pPr>
        <w:pStyle w:val="ListParagraph"/>
        <w:numPr>
          <w:ilvl w:val="0"/>
          <w:numId w:val="78"/>
        </w:numPr>
        <w:spacing w:after="0"/>
        <w:ind w:left="714" w:hanging="357"/>
        <w:rPr>
          <w:lang w:val="en-US" w:eastAsia="zh-CN"/>
        </w:rPr>
      </w:pPr>
      <w:r w:rsidRPr="00246EBF">
        <w:rPr>
          <w:lang w:val="en-US" w:eastAsia="zh-CN"/>
        </w:rPr>
        <w:t>Observation 5 Symbol level design is a more suitable way for NR NOMA schemes.</w:t>
      </w:r>
    </w:p>
    <w:p w14:paraId="3F45E78E" w14:textId="77777777" w:rsidR="00246EBF" w:rsidRPr="00246EBF" w:rsidRDefault="00246EBF" w:rsidP="008E772F">
      <w:pPr>
        <w:pStyle w:val="ListParagraph"/>
        <w:numPr>
          <w:ilvl w:val="0"/>
          <w:numId w:val="78"/>
        </w:numPr>
        <w:spacing w:after="0"/>
        <w:ind w:left="714" w:hanging="357"/>
        <w:rPr>
          <w:lang w:val="en-US" w:eastAsia="zh-CN"/>
        </w:rPr>
      </w:pPr>
      <w:r w:rsidRPr="00246EBF">
        <w:rPr>
          <w:lang w:val="en-US" w:eastAsia="zh-CN"/>
        </w:rPr>
        <w:t>Observation 6: Sequences targeting to generalized welch-bound equality under any powers can achieve optimal cross-correlation performance.</w:t>
      </w:r>
    </w:p>
    <w:p w14:paraId="77D10AA0" w14:textId="77777777" w:rsidR="00246EBF" w:rsidRPr="00246EBF" w:rsidRDefault="00246EBF" w:rsidP="008E772F">
      <w:pPr>
        <w:pStyle w:val="ListParagraph"/>
        <w:numPr>
          <w:ilvl w:val="0"/>
          <w:numId w:val="78"/>
        </w:numPr>
        <w:spacing w:after="0"/>
        <w:ind w:left="714" w:hanging="357"/>
        <w:rPr>
          <w:rFonts w:eastAsia="MS Gothic"/>
          <w:szCs w:val="22"/>
        </w:rPr>
      </w:pPr>
      <w:r w:rsidRPr="00246EBF">
        <w:rPr>
          <w:rFonts w:eastAsia="MS Gothic" w:hint="eastAsia"/>
          <w:szCs w:val="22"/>
        </w:rPr>
        <w:lastRenderedPageBreak/>
        <w:t xml:space="preserve">Observation </w:t>
      </w:r>
      <w:r w:rsidRPr="00246EBF">
        <w:rPr>
          <w:rFonts w:eastAsia="MS Gothic"/>
          <w:szCs w:val="22"/>
        </w:rPr>
        <w:t>7: NOMA with user grouping can achieve much higher sum throughput than existing NOMA schemes with WBE sequences and equal SNR.</w:t>
      </w:r>
      <w:r w:rsidRPr="00246EBF">
        <w:rPr>
          <w:lang w:val="en-US" w:eastAsia="zh-CN"/>
        </w:rPr>
        <w:t xml:space="preserve"> </w:t>
      </w:r>
    </w:p>
    <w:p w14:paraId="29918660" w14:textId="77777777" w:rsidR="00246EBF" w:rsidRPr="00246EBF" w:rsidRDefault="00246EBF" w:rsidP="008E772F">
      <w:pPr>
        <w:pStyle w:val="ListParagraph"/>
        <w:numPr>
          <w:ilvl w:val="0"/>
          <w:numId w:val="78"/>
        </w:numPr>
        <w:spacing w:after="0"/>
        <w:ind w:left="714" w:hanging="357"/>
        <w:rPr>
          <w:rFonts w:eastAsia="MS Gothic"/>
        </w:rPr>
      </w:pPr>
      <w:r w:rsidRPr="00246EBF">
        <w:rPr>
          <w:rFonts w:eastAsia="MS Gothic"/>
        </w:rPr>
        <w:t xml:space="preserve">Observation 8: </w:t>
      </w:r>
      <w:r w:rsidRPr="00246EBF">
        <w:rPr>
          <w:lang w:val="en-US" w:eastAsia="zh-CN"/>
        </w:rPr>
        <w:t>NOMA with user grouping has better flexibility and robustness on user number and TBS than existing NOMA schemes with WBE sequences and equal SNR.</w:t>
      </w:r>
    </w:p>
    <w:p w14:paraId="4EDCDA3B" w14:textId="77777777" w:rsidR="00246EBF" w:rsidRPr="00246EBF" w:rsidRDefault="00246EBF" w:rsidP="008E772F">
      <w:pPr>
        <w:pStyle w:val="ListParagraph"/>
        <w:numPr>
          <w:ilvl w:val="0"/>
          <w:numId w:val="78"/>
        </w:numPr>
        <w:spacing w:after="0"/>
        <w:ind w:left="714" w:hanging="357"/>
        <w:rPr>
          <w:lang w:val="en-US" w:eastAsia="zh-CN"/>
        </w:rPr>
      </w:pPr>
      <w:r w:rsidRPr="00246EBF">
        <w:rPr>
          <w:lang w:val="en-US" w:eastAsia="zh-CN"/>
        </w:rPr>
        <w:t>Proposal 1 Adopt power assignment and multi-branch based data processing units for NOMA.</w:t>
      </w:r>
    </w:p>
    <w:p w14:paraId="09ACDC9C" w14:textId="77777777" w:rsidR="00246EBF" w:rsidRPr="00246EBF" w:rsidRDefault="00246EBF" w:rsidP="008E772F">
      <w:pPr>
        <w:pStyle w:val="ListParagraph"/>
        <w:numPr>
          <w:ilvl w:val="0"/>
          <w:numId w:val="78"/>
        </w:numPr>
        <w:spacing w:after="0"/>
        <w:ind w:left="714" w:hanging="357"/>
        <w:rPr>
          <w:lang w:val="en-US" w:eastAsia="zh-CN"/>
        </w:rPr>
      </w:pPr>
      <w:r w:rsidRPr="00246EBF">
        <w:rPr>
          <w:lang w:val="en-US" w:eastAsia="zh-CN"/>
        </w:rPr>
        <w:t>Proposal 2: Sequence grouping based on cross-correlations can be further discussed.</w:t>
      </w:r>
    </w:p>
    <w:p w14:paraId="4797F19D" w14:textId="77777777" w:rsidR="00246EBF" w:rsidRPr="00246EBF" w:rsidRDefault="00246EBF" w:rsidP="008E772F">
      <w:pPr>
        <w:pStyle w:val="ListParagraph"/>
        <w:numPr>
          <w:ilvl w:val="0"/>
          <w:numId w:val="78"/>
        </w:numPr>
        <w:spacing w:after="0"/>
        <w:ind w:left="714" w:hanging="357"/>
        <w:rPr>
          <w:lang w:val="en-US" w:eastAsia="zh-CN"/>
        </w:rPr>
      </w:pPr>
      <w:r w:rsidRPr="00246EBF">
        <w:rPr>
          <w:lang w:val="en-US" w:eastAsia="zh-CN"/>
        </w:rPr>
        <w:t>Proposal 3: NOMA with user grouping</w:t>
      </w:r>
      <w:r w:rsidRPr="00246EBF">
        <w:rPr>
          <w:rFonts w:eastAsia="Yu Mincho" w:hint="eastAsia"/>
          <w:lang w:val="en-US"/>
        </w:rPr>
        <w:t xml:space="preserve"> </w:t>
      </w:r>
      <w:r w:rsidRPr="00246EBF">
        <w:rPr>
          <w:rFonts w:eastAsia="Yu Mincho"/>
          <w:lang w:val="en-US"/>
        </w:rPr>
        <w:t>should</w:t>
      </w:r>
      <w:r w:rsidRPr="00246EBF">
        <w:rPr>
          <w:rFonts w:eastAsia="Yu Mincho" w:hint="eastAsia"/>
          <w:lang w:val="en-US"/>
        </w:rPr>
        <w:t xml:space="preserve"> be considered as the candidate technique</w:t>
      </w:r>
      <w:r w:rsidRPr="00246EBF">
        <w:rPr>
          <w:lang w:val="en-US" w:eastAsia="zh-CN"/>
        </w:rPr>
        <w:t xml:space="preserve"> for further performance enhancement.</w:t>
      </w:r>
    </w:p>
    <w:p w14:paraId="2B1CDC91" w14:textId="77777777" w:rsidR="00246EBF" w:rsidRPr="00246EBF" w:rsidRDefault="00246EBF" w:rsidP="008E772F">
      <w:pPr>
        <w:pStyle w:val="ListParagraph"/>
        <w:numPr>
          <w:ilvl w:val="0"/>
          <w:numId w:val="78"/>
        </w:numPr>
        <w:spacing w:after="0"/>
        <w:ind w:left="714" w:hanging="357"/>
        <w:rPr>
          <w:lang w:val="en-US" w:eastAsia="zh-CN"/>
        </w:rPr>
      </w:pPr>
      <w:r w:rsidRPr="00246EBF">
        <w:rPr>
          <w:lang w:val="en-US" w:eastAsia="zh-CN"/>
        </w:rPr>
        <w:t>Proposal 4: Sequences meeting generalized welch-bound equality (GWBE) have low cross-correlation and should be considered as one candidate of sequence pools for NOMA.</w:t>
      </w:r>
    </w:p>
    <w:p w14:paraId="2F946AAA" w14:textId="77777777" w:rsidR="00246EBF" w:rsidRDefault="00246EBF" w:rsidP="00246EBF">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6BCCBA2C" w14:textId="77777777" w:rsidR="00246EBF" w:rsidRDefault="00246EBF" w:rsidP="00246EBF">
      <w:pPr>
        <w:ind w:left="720" w:hanging="720"/>
        <w:rPr>
          <w:lang w:eastAsia="x-none"/>
        </w:rPr>
      </w:pPr>
    </w:p>
    <w:p w14:paraId="49A67C40" w14:textId="67FBF832" w:rsidR="00246EBF" w:rsidRDefault="001B7BF2" w:rsidP="00246EBF">
      <w:pPr>
        <w:ind w:left="720" w:hanging="720"/>
        <w:rPr>
          <w:b/>
          <w:lang w:eastAsia="x-none"/>
        </w:rPr>
      </w:pPr>
      <w:hyperlink r:id="rId1518" w:history="1">
        <w:r w:rsidR="00D93AE1">
          <w:rPr>
            <w:rStyle w:val="Hyperlink"/>
            <w:b/>
            <w:lang w:eastAsia="x-none"/>
          </w:rPr>
          <w:t>R1-1809434</w:t>
        </w:r>
      </w:hyperlink>
      <w:r w:rsidR="00246EBF" w:rsidRPr="00246EBF">
        <w:rPr>
          <w:b/>
          <w:lang w:eastAsia="x-none"/>
        </w:rPr>
        <w:tab/>
        <w:t>Transmitter side signaling processing schemes for NOMA</w:t>
      </w:r>
      <w:r w:rsidR="00246EBF" w:rsidRPr="00246EBF">
        <w:rPr>
          <w:b/>
          <w:lang w:eastAsia="x-none"/>
        </w:rPr>
        <w:tab/>
        <w:t>Qualcomm Incorporated</w:t>
      </w:r>
    </w:p>
    <w:p w14:paraId="2EB421FB" w14:textId="77777777" w:rsidR="00246EBF" w:rsidRPr="00246EBF" w:rsidRDefault="00246EBF" w:rsidP="008E772F">
      <w:pPr>
        <w:pStyle w:val="ListParagraph"/>
        <w:numPr>
          <w:ilvl w:val="0"/>
          <w:numId w:val="79"/>
        </w:numPr>
        <w:spacing w:after="0"/>
        <w:ind w:hanging="357"/>
        <w:rPr>
          <w:lang w:eastAsia="en-GB"/>
        </w:rPr>
      </w:pPr>
      <w:r w:rsidRPr="00246EBF">
        <w:rPr>
          <w:lang w:eastAsia="en-GB"/>
        </w:rPr>
        <w:t xml:space="preserve">Observation 1 </w:t>
      </w:r>
    </w:p>
    <w:p w14:paraId="4F885C92" w14:textId="77777777" w:rsidR="00246EBF" w:rsidRPr="00246EBF" w:rsidRDefault="00246EBF" w:rsidP="008E772F">
      <w:pPr>
        <w:pStyle w:val="ListParagraph"/>
        <w:numPr>
          <w:ilvl w:val="1"/>
          <w:numId w:val="79"/>
        </w:numPr>
        <w:spacing w:after="0"/>
        <w:ind w:hanging="357"/>
        <w:rPr>
          <w:rFonts w:eastAsia="Calibri"/>
          <w:lang w:eastAsia="en-GB"/>
        </w:rPr>
      </w:pPr>
      <w:r w:rsidRPr="00246EBF">
        <w:rPr>
          <w:rFonts w:eastAsia="Calibri"/>
          <w:lang w:eastAsia="en-GB"/>
        </w:rPr>
        <w:t>When the network operates in grant-based mode, transmission schemes proposed for NOMA can be applied to MU-MIMO as well. The gain of NOMA over MU-MIMO in spectral efficiency is questionable, especially for underloading scenarios.</w:t>
      </w:r>
    </w:p>
    <w:p w14:paraId="3D542455" w14:textId="77777777" w:rsidR="00246EBF" w:rsidRPr="00246EBF" w:rsidRDefault="00246EBF" w:rsidP="008E772F">
      <w:pPr>
        <w:pStyle w:val="ListParagraph"/>
        <w:numPr>
          <w:ilvl w:val="1"/>
          <w:numId w:val="79"/>
        </w:numPr>
        <w:spacing w:after="0"/>
        <w:ind w:hanging="357"/>
        <w:rPr>
          <w:rFonts w:eastAsia="Calibri"/>
          <w:lang w:eastAsia="en-GB"/>
        </w:rPr>
      </w:pPr>
      <w:r w:rsidRPr="00246EBF">
        <w:rPr>
          <w:rFonts w:eastAsia="Calibri"/>
          <w:lang w:eastAsia="en-GB"/>
        </w:rPr>
        <w:t>When the network operates in grant-free mode and the UL access is contention-free, the gain of NOMA over MU-MIMO in spectral efficiency is questionable.</w:t>
      </w:r>
    </w:p>
    <w:p w14:paraId="60029BCE" w14:textId="77777777" w:rsidR="00246EBF" w:rsidRPr="00246EBF" w:rsidRDefault="00246EBF" w:rsidP="008E772F">
      <w:pPr>
        <w:pStyle w:val="ListParagraph"/>
        <w:numPr>
          <w:ilvl w:val="1"/>
          <w:numId w:val="79"/>
        </w:numPr>
        <w:spacing w:after="0"/>
        <w:ind w:hanging="357"/>
        <w:rPr>
          <w:rFonts w:eastAsia="Calibri"/>
          <w:lang w:eastAsia="en-GB"/>
        </w:rPr>
      </w:pPr>
      <w:r w:rsidRPr="00246EBF">
        <w:rPr>
          <w:rFonts w:eastAsia="Calibri"/>
          <w:lang w:eastAsia="en-GB"/>
        </w:rPr>
        <w:t>The most significant gain of NOMA over MU-MIMO can be achieved in the following scenarios:</w:t>
      </w:r>
    </w:p>
    <w:p w14:paraId="5F202040" w14:textId="77777777" w:rsidR="00246EBF" w:rsidRPr="00246EBF" w:rsidRDefault="00246EBF" w:rsidP="008E772F">
      <w:pPr>
        <w:pStyle w:val="ListParagraph"/>
        <w:numPr>
          <w:ilvl w:val="2"/>
          <w:numId w:val="79"/>
        </w:numPr>
        <w:spacing w:after="0"/>
        <w:ind w:hanging="357"/>
        <w:rPr>
          <w:rFonts w:eastAsia="Calibri"/>
          <w:lang w:eastAsia="en-GB"/>
        </w:rPr>
      </w:pPr>
      <w:r w:rsidRPr="00246EBF">
        <w:rPr>
          <w:rFonts w:eastAsia="Calibri"/>
          <w:lang w:eastAsia="en-GB"/>
        </w:rPr>
        <w:t>contention-based, grant-free transmission</w:t>
      </w:r>
    </w:p>
    <w:p w14:paraId="6E821F19" w14:textId="77777777" w:rsidR="00246EBF" w:rsidRPr="00246EBF" w:rsidRDefault="00246EBF" w:rsidP="008E772F">
      <w:pPr>
        <w:pStyle w:val="ListParagraph"/>
        <w:numPr>
          <w:ilvl w:val="2"/>
          <w:numId w:val="79"/>
        </w:numPr>
        <w:spacing w:after="0"/>
        <w:ind w:hanging="357"/>
        <w:rPr>
          <w:rFonts w:eastAsia="Calibri"/>
          <w:lang w:eastAsia="en-GB"/>
        </w:rPr>
      </w:pPr>
      <w:r w:rsidRPr="00246EBF">
        <w:rPr>
          <w:rFonts w:eastAsia="Calibri"/>
          <w:lang w:eastAsia="en-GB"/>
        </w:rPr>
        <w:t>small data transmission from RRC_INACTIVE state</w:t>
      </w:r>
    </w:p>
    <w:p w14:paraId="612A4C8F" w14:textId="77777777" w:rsidR="00246EBF" w:rsidRPr="00246EBF" w:rsidRDefault="00246EBF" w:rsidP="008E772F">
      <w:pPr>
        <w:pStyle w:val="ListParagraph"/>
        <w:numPr>
          <w:ilvl w:val="0"/>
          <w:numId w:val="79"/>
        </w:numPr>
        <w:spacing w:after="0"/>
        <w:ind w:hanging="357"/>
        <w:rPr>
          <w:lang w:eastAsia="en-GB"/>
        </w:rPr>
      </w:pPr>
      <w:r w:rsidRPr="00246EBF">
        <w:rPr>
          <w:lang w:eastAsia="en-GB"/>
        </w:rPr>
        <w:t>Proposal 1: NR NOMA solutions achieving performance gains over NR Rel-15 MU-MIMO should be prioritized in the study and evaluation.</w:t>
      </w:r>
    </w:p>
    <w:p w14:paraId="2EC7FED7" w14:textId="77777777" w:rsidR="00246EBF" w:rsidRPr="00246EBF" w:rsidRDefault="00246EBF" w:rsidP="008E772F">
      <w:pPr>
        <w:pStyle w:val="ListParagraph"/>
        <w:numPr>
          <w:ilvl w:val="0"/>
          <w:numId w:val="79"/>
        </w:numPr>
        <w:spacing w:after="0"/>
        <w:ind w:hanging="357"/>
        <w:rPr>
          <w:rFonts w:eastAsia="Calibri"/>
          <w:lang w:eastAsia="en-GB"/>
        </w:rPr>
      </w:pPr>
      <w:r w:rsidRPr="00246EBF">
        <w:rPr>
          <w:rFonts w:eastAsia="Calibri"/>
          <w:lang w:eastAsia="en-GB"/>
        </w:rPr>
        <w:t xml:space="preserve">Proposal 2:  For normal cell coverage and DL synchronized UE, solutions capable of achieving a better tradeoff than 4-step RACH and CP extension in performance, latency and complexity should be studied for asynchronized NOMA. </w:t>
      </w:r>
    </w:p>
    <w:p w14:paraId="0AF3DB02" w14:textId="77777777" w:rsidR="00246EBF" w:rsidRPr="00246EBF" w:rsidRDefault="00246EBF" w:rsidP="008E772F">
      <w:pPr>
        <w:pStyle w:val="ListParagraph"/>
        <w:numPr>
          <w:ilvl w:val="0"/>
          <w:numId w:val="79"/>
        </w:numPr>
        <w:spacing w:after="0"/>
        <w:ind w:hanging="357"/>
        <w:rPr>
          <w:rFonts w:eastAsia="Calibri"/>
          <w:lang w:eastAsia="en-GB"/>
        </w:rPr>
      </w:pPr>
      <w:r w:rsidRPr="00246EBF">
        <w:rPr>
          <w:rFonts w:eastAsia="Calibri"/>
          <w:lang w:eastAsia="en-GB"/>
        </w:rPr>
        <w:t>Proposal 3: The asynchronized NOMA transmission scheme in normal cell coverage, such as two-step RACH, should be studied, wherein MSG1 carries MA signature and small data, and UE does not need to perform timing advance prior to MSG1 transmission.</w:t>
      </w:r>
    </w:p>
    <w:p w14:paraId="653B40D1" w14:textId="77777777" w:rsidR="00246EBF" w:rsidRPr="00246EBF" w:rsidRDefault="00246EBF" w:rsidP="008E772F">
      <w:pPr>
        <w:pStyle w:val="ListParagraph"/>
        <w:numPr>
          <w:ilvl w:val="0"/>
          <w:numId w:val="79"/>
        </w:numPr>
        <w:spacing w:after="0"/>
        <w:ind w:hanging="357"/>
        <w:rPr>
          <w:rFonts w:eastAsia="Calibri"/>
          <w:lang w:eastAsia="en-GB"/>
        </w:rPr>
      </w:pPr>
      <w:r w:rsidRPr="00246EBF">
        <w:rPr>
          <w:rFonts w:eastAsia="Calibri"/>
          <w:lang w:eastAsia="en-GB"/>
        </w:rPr>
        <w:t>Proposal 4: For grant-based UL transmission, the degree of freedom can be defined as the number of orthogonal physical resource units in time, frequency and space domains, which is measured for a given TTI, a given transmission bandwidth and a given number of transceiver antennas.</w:t>
      </w:r>
    </w:p>
    <w:p w14:paraId="2D32883D" w14:textId="77777777" w:rsidR="00246EBF" w:rsidRPr="00246EBF" w:rsidRDefault="00246EBF" w:rsidP="008E772F">
      <w:pPr>
        <w:pStyle w:val="ListParagraph"/>
        <w:numPr>
          <w:ilvl w:val="0"/>
          <w:numId w:val="79"/>
        </w:numPr>
        <w:spacing w:after="0"/>
        <w:ind w:hanging="357"/>
        <w:rPr>
          <w:rFonts w:eastAsia="Calibri"/>
          <w:lang w:eastAsia="en-GB"/>
        </w:rPr>
      </w:pPr>
      <w:r w:rsidRPr="00246EBF">
        <w:rPr>
          <w:rFonts w:eastAsia="Calibri"/>
          <w:lang w:eastAsia="en-GB"/>
        </w:rPr>
        <w:t>Proposal 5: For synchronized NOMA transmission, TX solutions incapable of UE overloading and/or unsuitable for scalable configuration should be deprioritized and FFS whether they have significant performance gains over OMA or MU-MIMO with the same transceiver complexity.</w:t>
      </w:r>
    </w:p>
    <w:p w14:paraId="06A15EBC" w14:textId="77777777" w:rsidR="00246EBF" w:rsidRPr="00246EBF" w:rsidRDefault="00246EBF" w:rsidP="008E772F">
      <w:pPr>
        <w:pStyle w:val="ListParagraph"/>
        <w:numPr>
          <w:ilvl w:val="0"/>
          <w:numId w:val="79"/>
        </w:numPr>
        <w:spacing w:after="0"/>
        <w:ind w:hanging="357"/>
        <w:rPr>
          <w:lang w:eastAsia="en-GB"/>
        </w:rPr>
      </w:pPr>
      <w:r w:rsidRPr="00246EBF">
        <w:rPr>
          <w:lang w:eastAsia="en-GB"/>
        </w:rPr>
        <w:t>Proposal 6: NR NOMA should re-use linear modulations compliant with NR Rel-15. NR NOMA should consider the use of group or cell-specific scrambling at symbol level, multi-branch transmission and power domain multiplexing to optimize the tradeoff in performance and transceiver complexity.</w:t>
      </w:r>
    </w:p>
    <w:p w14:paraId="77BC0C37" w14:textId="77777777" w:rsidR="00246EBF" w:rsidRPr="00246EBF" w:rsidRDefault="00246EBF" w:rsidP="008E772F">
      <w:pPr>
        <w:pStyle w:val="ListParagraph"/>
        <w:numPr>
          <w:ilvl w:val="0"/>
          <w:numId w:val="79"/>
        </w:numPr>
        <w:spacing w:after="0"/>
        <w:ind w:hanging="357"/>
        <w:rPr>
          <w:lang w:eastAsia="zh-CN"/>
        </w:rPr>
      </w:pPr>
      <w:r w:rsidRPr="00246EBF">
        <w:rPr>
          <w:lang w:eastAsia="en-GB"/>
        </w:rPr>
        <w:t xml:space="preserve">Proposal 7:  NOMA transmission scheme should provide flexibility and scalability to support different spectral efficiencies and overloading factors. </w:t>
      </w:r>
      <w:r w:rsidRPr="00246EBF">
        <w:rPr>
          <w:lang w:eastAsia="zh-CN"/>
        </w:rPr>
        <w:t>To reduce the description complexity and memory size of transceivers, it should consider:</w:t>
      </w:r>
    </w:p>
    <w:p w14:paraId="042D837C" w14:textId="77777777" w:rsidR="00246EBF" w:rsidRPr="00246EBF" w:rsidRDefault="00246EBF" w:rsidP="008E772F">
      <w:pPr>
        <w:pStyle w:val="ListParagraph"/>
        <w:numPr>
          <w:ilvl w:val="1"/>
          <w:numId w:val="79"/>
        </w:numPr>
        <w:spacing w:after="0"/>
        <w:ind w:hanging="357"/>
        <w:rPr>
          <w:rFonts w:eastAsia="Calibri"/>
          <w:lang w:eastAsia="en-GB"/>
        </w:rPr>
      </w:pPr>
      <w:r w:rsidRPr="00246EBF">
        <w:rPr>
          <w:rFonts w:eastAsia="Calibri"/>
          <w:lang w:eastAsia="zh-CN"/>
        </w:rPr>
        <w:t>a closed form design for the short spreading codes that achieves Welch bound equality (WBE) for arbitrary spreading factor (K) and overloading ratio (N/K&gt;1);</w:t>
      </w:r>
    </w:p>
    <w:p w14:paraId="6119D5EE" w14:textId="77777777" w:rsidR="00246EBF" w:rsidRPr="00246EBF" w:rsidRDefault="00246EBF" w:rsidP="008E772F">
      <w:pPr>
        <w:pStyle w:val="ListParagraph"/>
        <w:numPr>
          <w:ilvl w:val="1"/>
          <w:numId w:val="79"/>
        </w:numPr>
        <w:spacing w:after="0"/>
        <w:ind w:hanging="357"/>
        <w:rPr>
          <w:rFonts w:eastAsia="Calibri"/>
          <w:lang w:eastAsia="en-GB"/>
        </w:rPr>
      </w:pPr>
      <w:r w:rsidRPr="00246EBF">
        <w:rPr>
          <w:rFonts w:eastAsia="Calibri"/>
          <w:lang w:eastAsia="zh-CN"/>
        </w:rPr>
        <w:t>a closed from design for the long scrambling codes that is compliant with NR Rel-15;</w:t>
      </w:r>
    </w:p>
    <w:p w14:paraId="3730F9E8" w14:textId="77777777" w:rsidR="00246EBF" w:rsidRPr="00246EBF" w:rsidRDefault="00246EBF" w:rsidP="008E772F">
      <w:pPr>
        <w:pStyle w:val="ListParagraph"/>
        <w:numPr>
          <w:ilvl w:val="1"/>
          <w:numId w:val="79"/>
        </w:numPr>
        <w:spacing w:after="0"/>
        <w:ind w:hanging="357"/>
        <w:rPr>
          <w:rFonts w:eastAsia="Calibri"/>
          <w:lang w:eastAsia="en-GB"/>
        </w:rPr>
      </w:pPr>
      <w:r w:rsidRPr="00246EBF">
        <w:rPr>
          <w:rFonts w:eastAsia="Calibri"/>
          <w:lang w:eastAsia="en-GB"/>
        </w:rPr>
        <w:t>reuse the same spreading codes and scrambling codes for both DFT-s-OFDM and CF-OFDM waveforms;</w:t>
      </w:r>
    </w:p>
    <w:p w14:paraId="6CF00914" w14:textId="77777777" w:rsidR="00246EBF" w:rsidRPr="00246EBF" w:rsidRDefault="00246EBF" w:rsidP="008E772F">
      <w:pPr>
        <w:pStyle w:val="ListParagraph"/>
        <w:numPr>
          <w:ilvl w:val="1"/>
          <w:numId w:val="79"/>
        </w:numPr>
        <w:spacing w:after="0"/>
        <w:ind w:hanging="357"/>
        <w:rPr>
          <w:rFonts w:eastAsia="Calibri"/>
          <w:lang w:eastAsia="en-GB"/>
        </w:rPr>
      </w:pPr>
      <w:r w:rsidRPr="00246EBF">
        <w:rPr>
          <w:rFonts w:eastAsia="Calibri"/>
          <w:lang w:eastAsia="zh-CN"/>
        </w:rPr>
        <w:t>reuse linear modulations compliant with NR Rel-15 Tx chain.</w:t>
      </w:r>
    </w:p>
    <w:p w14:paraId="4F992F43" w14:textId="77777777" w:rsidR="00246EBF" w:rsidRPr="00246EBF" w:rsidRDefault="00246EBF" w:rsidP="008E772F">
      <w:pPr>
        <w:pStyle w:val="ListParagraph"/>
        <w:numPr>
          <w:ilvl w:val="0"/>
          <w:numId w:val="79"/>
        </w:numPr>
        <w:spacing w:after="0"/>
        <w:ind w:hanging="357"/>
        <w:rPr>
          <w:lang w:eastAsia="en-GB"/>
        </w:rPr>
      </w:pPr>
      <w:r w:rsidRPr="00246EBF">
        <w:rPr>
          <w:lang w:eastAsia="en-GB"/>
        </w:rPr>
        <w:t>Proposal 8:   Intra-cell and inter-cell interference in NOMA transmission can be mitigated by UE grouping, power control, symbol-level scrambling, and the hopping of MA signatures. Specifically:</w:t>
      </w:r>
    </w:p>
    <w:p w14:paraId="42B705DD" w14:textId="77777777" w:rsidR="00246EBF" w:rsidRPr="00246EBF" w:rsidRDefault="00246EBF" w:rsidP="008E772F">
      <w:pPr>
        <w:pStyle w:val="ListParagraph"/>
        <w:numPr>
          <w:ilvl w:val="1"/>
          <w:numId w:val="79"/>
        </w:numPr>
        <w:spacing w:after="0"/>
        <w:ind w:hanging="357"/>
        <w:rPr>
          <w:rFonts w:eastAsia="Calibri"/>
          <w:lang w:eastAsia="en-GB"/>
        </w:rPr>
      </w:pPr>
      <w:r w:rsidRPr="00246EBF">
        <w:rPr>
          <w:rFonts w:eastAsia="Calibri"/>
          <w:lang w:eastAsia="en-GB"/>
        </w:rPr>
        <w:t>NOMA UEs within the same cell can be partitioned into multiple groups. Same or different short spreading codes achieving WBE can be applied to each group. Group-specific scrambling and power domain multiplexing can be applied to each UE group, wherein the configuration of scrambling codes can be made as a function of cell ID and UE group ID.</w:t>
      </w:r>
    </w:p>
    <w:p w14:paraId="0B34A891" w14:textId="77777777" w:rsidR="00246EBF" w:rsidRPr="00246EBF" w:rsidRDefault="00246EBF" w:rsidP="008E772F">
      <w:pPr>
        <w:pStyle w:val="ListParagraph"/>
        <w:numPr>
          <w:ilvl w:val="1"/>
          <w:numId w:val="79"/>
        </w:numPr>
        <w:spacing w:after="0"/>
        <w:ind w:hanging="357"/>
        <w:rPr>
          <w:rFonts w:eastAsia="Calibri"/>
          <w:lang w:eastAsia="en-GB"/>
        </w:rPr>
      </w:pPr>
      <w:r w:rsidRPr="00246EBF">
        <w:rPr>
          <w:rFonts w:eastAsia="Calibri"/>
          <w:lang w:eastAsia="en-GB"/>
        </w:rPr>
        <w:t>To average the intra-cell and inter-cell interference, the use of short spreading codes and long scrambling codes can be hopping in time domain.</w:t>
      </w:r>
    </w:p>
    <w:p w14:paraId="150C9892" w14:textId="77777777" w:rsidR="00246EBF" w:rsidRPr="00246EBF" w:rsidRDefault="00246EBF" w:rsidP="008E772F">
      <w:pPr>
        <w:pStyle w:val="ListParagraph"/>
        <w:numPr>
          <w:ilvl w:val="0"/>
          <w:numId w:val="79"/>
        </w:numPr>
        <w:spacing w:after="0"/>
        <w:ind w:hanging="357"/>
        <w:rPr>
          <w:lang w:eastAsia="zh-CN"/>
        </w:rPr>
      </w:pPr>
      <w:r w:rsidRPr="00246EBF">
        <w:rPr>
          <w:lang w:eastAsia="en-GB"/>
        </w:rPr>
        <w:t>Proposal 9: The design of linear spreading scheme for NOMA should consider the inclusion of symbol-wise scrambling to improve the PAPR performance. The PAPR performance of QPSK can be used as a baseline.</w:t>
      </w:r>
    </w:p>
    <w:p w14:paraId="55543DCE" w14:textId="6710F0B7" w:rsidR="00246EBF" w:rsidRDefault="00246EBF" w:rsidP="00246EBF">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1BD3D9A9" w14:textId="77777777" w:rsidR="00246EBF" w:rsidRDefault="00246EBF" w:rsidP="00246EBF">
      <w:pPr>
        <w:ind w:left="720" w:hanging="720"/>
        <w:rPr>
          <w:lang w:eastAsia="x-none"/>
        </w:rPr>
      </w:pPr>
    </w:p>
    <w:p w14:paraId="53104429" w14:textId="3E13C540" w:rsidR="00ED776A" w:rsidRPr="00C05D83" w:rsidRDefault="00C05D83" w:rsidP="00E303AE">
      <w:pPr>
        <w:ind w:left="720" w:hanging="720"/>
        <w:rPr>
          <w:b/>
          <w:lang w:eastAsia="x-none"/>
        </w:rPr>
      </w:pPr>
      <w:r w:rsidRPr="00C05D83">
        <w:rPr>
          <w:b/>
          <w:lang w:eastAsia="x-none"/>
        </w:rPr>
        <w:t>Wednesday session</w:t>
      </w:r>
    </w:p>
    <w:p w14:paraId="1782F3B5" w14:textId="086A280B" w:rsidR="00C05D83" w:rsidRPr="00C05D83" w:rsidRDefault="001B7BF2" w:rsidP="00C05D83">
      <w:pPr>
        <w:ind w:left="720" w:hanging="720"/>
        <w:rPr>
          <w:b/>
          <w:lang w:eastAsia="x-none"/>
        </w:rPr>
      </w:pPr>
      <w:hyperlink r:id="rId1519" w:history="1">
        <w:r w:rsidR="00D93AE1">
          <w:rPr>
            <w:rStyle w:val="Hyperlink"/>
            <w:b/>
            <w:lang w:eastAsia="x-none"/>
          </w:rPr>
          <w:t>R1-1809786</w:t>
        </w:r>
      </w:hyperlink>
      <w:r w:rsidR="00C05D83" w:rsidRPr="00C05D83">
        <w:rPr>
          <w:b/>
          <w:lang w:eastAsia="x-none"/>
        </w:rPr>
        <w:tab/>
        <w:t>Offline summary of transmitter processing for NOMA</w:t>
      </w:r>
      <w:r w:rsidR="00C05D83" w:rsidRPr="00C05D83">
        <w:rPr>
          <w:b/>
          <w:lang w:eastAsia="x-none"/>
        </w:rPr>
        <w:tab/>
        <w:t>ZTE</w:t>
      </w:r>
    </w:p>
    <w:p w14:paraId="16684986" w14:textId="77777777" w:rsidR="00C05D83" w:rsidRDefault="00C05D83" w:rsidP="00C05D83">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1E3819C5" w14:textId="5370C01F" w:rsidR="00C05D83" w:rsidRDefault="00C05D83" w:rsidP="00C05D83">
      <w:pPr>
        <w:ind w:left="720" w:hanging="720"/>
        <w:rPr>
          <w:lang w:eastAsia="x-none"/>
        </w:rPr>
      </w:pPr>
    </w:p>
    <w:p w14:paraId="7CD1F7CF" w14:textId="77777777" w:rsidR="005C2E5E" w:rsidRPr="005C2E5E" w:rsidRDefault="005C2E5E" w:rsidP="005C2E5E">
      <w:pPr>
        <w:ind w:left="720" w:hanging="720"/>
        <w:rPr>
          <w:b/>
          <w:szCs w:val="20"/>
          <w:lang w:eastAsia="x-none"/>
        </w:rPr>
      </w:pPr>
      <w:r w:rsidRPr="005C2E5E">
        <w:rPr>
          <w:szCs w:val="20"/>
          <w:highlight w:val="green"/>
          <w:lang w:eastAsia="x-none"/>
        </w:rPr>
        <w:t>Agreements</w:t>
      </w:r>
      <w:r w:rsidRPr="005C2E5E">
        <w:rPr>
          <w:b/>
          <w:szCs w:val="20"/>
          <w:lang w:eastAsia="x-none"/>
        </w:rPr>
        <w:t>:</w:t>
      </w:r>
    </w:p>
    <w:p w14:paraId="2A9204DE" w14:textId="2372FC29" w:rsidR="00934137" w:rsidRPr="00934137" w:rsidRDefault="00934137" w:rsidP="008E772F">
      <w:pPr>
        <w:widowControl w:val="0"/>
        <w:numPr>
          <w:ilvl w:val="0"/>
          <w:numId w:val="153"/>
        </w:numPr>
        <w:overflowPunct w:val="0"/>
        <w:autoSpaceDE w:val="0"/>
        <w:autoSpaceDN w:val="0"/>
        <w:adjustRightInd w:val="0"/>
        <w:snapToGrid w:val="0"/>
        <w:spacing w:afterLines="20" w:after="48" w:line="276" w:lineRule="auto"/>
        <w:jc w:val="both"/>
        <w:textAlignment w:val="baseline"/>
        <w:rPr>
          <w:szCs w:val="20"/>
          <w:lang w:eastAsia="x-none"/>
        </w:rPr>
      </w:pPr>
      <w:r w:rsidRPr="00934137">
        <w:rPr>
          <w:rFonts w:hint="eastAsia"/>
          <w:szCs w:val="20"/>
          <w:lang w:eastAsia="x-none"/>
        </w:rPr>
        <w:t xml:space="preserve">Capture </w:t>
      </w:r>
      <w:r w:rsidRPr="00934137">
        <w:rPr>
          <w:szCs w:val="20"/>
          <w:lang w:eastAsia="x-none"/>
        </w:rPr>
        <w:t>S</w:t>
      </w:r>
      <w:r w:rsidRPr="00934137">
        <w:rPr>
          <w:rFonts w:hint="eastAsia"/>
          <w:szCs w:val="20"/>
          <w:lang w:eastAsia="x-none"/>
        </w:rPr>
        <w:t>ection 2</w:t>
      </w:r>
      <w:r w:rsidRPr="00934137">
        <w:rPr>
          <w:szCs w:val="20"/>
          <w:lang w:eastAsia="x-none"/>
        </w:rPr>
        <w:t xml:space="preserve"> </w:t>
      </w:r>
      <w:r w:rsidRPr="00934137">
        <w:rPr>
          <w:rFonts w:hint="eastAsia"/>
          <w:szCs w:val="20"/>
          <w:lang w:eastAsia="x-none"/>
        </w:rPr>
        <w:t xml:space="preserve">and Annex </w:t>
      </w:r>
      <w:r w:rsidRPr="00934137">
        <w:rPr>
          <w:szCs w:val="20"/>
          <w:lang w:eastAsia="x-none"/>
        </w:rPr>
        <w:t xml:space="preserve">in </w:t>
      </w:r>
      <w:hyperlink r:id="rId1520" w:history="1">
        <w:r w:rsidRPr="00934137">
          <w:rPr>
            <w:color w:val="0000FF"/>
            <w:szCs w:val="20"/>
            <w:u w:val="single"/>
            <w:lang w:eastAsia="x-none"/>
          </w:rPr>
          <w:t>R1-1809786</w:t>
        </w:r>
      </w:hyperlink>
      <w:r w:rsidRPr="00934137">
        <w:rPr>
          <w:szCs w:val="20"/>
          <w:lang w:eastAsia="x-none"/>
        </w:rPr>
        <w:t xml:space="preserve"> into </w:t>
      </w:r>
      <w:r w:rsidRPr="00934137">
        <w:rPr>
          <w:rFonts w:hint="eastAsia"/>
          <w:szCs w:val="20"/>
          <w:lang w:eastAsia="x-none"/>
        </w:rPr>
        <w:t xml:space="preserve">TR38.812. </w:t>
      </w:r>
    </w:p>
    <w:p w14:paraId="3ED193FD" w14:textId="7C9E052D" w:rsidR="00934137" w:rsidRPr="00934137" w:rsidRDefault="00934137" w:rsidP="008E772F">
      <w:pPr>
        <w:widowControl w:val="0"/>
        <w:numPr>
          <w:ilvl w:val="1"/>
          <w:numId w:val="153"/>
        </w:numPr>
        <w:overflowPunct w:val="0"/>
        <w:autoSpaceDE w:val="0"/>
        <w:autoSpaceDN w:val="0"/>
        <w:adjustRightInd w:val="0"/>
        <w:snapToGrid w:val="0"/>
        <w:spacing w:afterLines="20" w:after="48" w:line="276" w:lineRule="auto"/>
        <w:jc w:val="both"/>
        <w:textAlignment w:val="baseline"/>
        <w:rPr>
          <w:strike/>
          <w:color w:val="FF0000"/>
          <w:szCs w:val="20"/>
          <w:lang w:eastAsia="x-none"/>
        </w:rPr>
      </w:pPr>
      <w:r w:rsidRPr="00934137">
        <w:rPr>
          <w:strike/>
          <w:color w:val="FF0000"/>
          <w:szCs w:val="20"/>
          <w:lang w:val="en-US" w:eastAsia="x-none"/>
        </w:rPr>
        <w:t xml:space="preserve">Companies are encouraged to check the exact content of Section 2 and Annex in </w:t>
      </w:r>
      <w:hyperlink r:id="rId1521" w:history="1">
        <w:r w:rsidRPr="00934137">
          <w:rPr>
            <w:strike/>
            <w:color w:val="FF0000"/>
            <w:szCs w:val="20"/>
            <w:u w:val="single"/>
            <w:lang w:val="en-US" w:eastAsia="x-none"/>
          </w:rPr>
          <w:t>R1-1809786</w:t>
        </w:r>
      </w:hyperlink>
      <w:r w:rsidRPr="00934137">
        <w:rPr>
          <w:strike/>
          <w:color w:val="FF0000"/>
          <w:szCs w:val="20"/>
          <w:lang w:val="en-US" w:eastAsia="x-none"/>
        </w:rPr>
        <w:t xml:space="preserve"> and to provide comments if any by Friday</w:t>
      </w:r>
    </w:p>
    <w:p w14:paraId="5AC9F6ED" w14:textId="2BA63E6C" w:rsidR="00934137" w:rsidRPr="00934137" w:rsidRDefault="00934137" w:rsidP="008E772F">
      <w:pPr>
        <w:widowControl w:val="0"/>
        <w:numPr>
          <w:ilvl w:val="1"/>
          <w:numId w:val="153"/>
        </w:numPr>
        <w:overflowPunct w:val="0"/>
        <w:autoSpaceDE w:val="0"/>
        <w:autoSpaceDN w:val="0"/>
        <w:adjustRightInd w:val="0"/>
        <w:snapToGrid w:val="0"/>
        <w:spacing w:afterLines="20" w:after="48" w:line="276" w:lineRule="auto"/>
        <w:jc w:val="both"/>
        <w:textAlignment w:val="baseline"/>
        <w:rPr>
          <w:szCs w:val="20"/>
          <w:lang w:eastAsia="x-none"/>
        </w:rPr>
      </w:pPr>
      <w:r w:rsidRPr="00934137">
        <w:rPr>
          <w:szCs w:val="20"/>
          <w:lang w:eastAsia="x-none"/>
        </w:rPr>
        <w:t xml:space="preserve">(Update on Friday) R1-1809974 – </w:t>
      </w:r>
      <w:r w:rsidRPr="00934137">
        <w:rPr>
          <w:szCs w:val="20"/>
          <w:highlight w:val="green"/>
          <w:lang w:eastAsia="x-none"/>
        </w:rPr>
        <w:t>section 2 and Annex are agreed</w:t>
      </w:r>
    </w:p>
    <w:p w14:paraId="4A426F05" w14:textId="6687C9D0" w:rsidR="005C2E5E" w:rsidRPr="005C2E5E" w:rsidRDefault="005C2E5E" w:rsidP="008E772F">
      <w:pPr>
        <w:numPr>
          <w:ilvl w:val="0"/>
          <w:numId w:val="153"/>
        </w:numPr>
        <w:rPr>
          <w:b/>
          <w:szCs w:val="20"/>
          <w:highlight w:val="cyan"/>
          <w:lang w:eastAsia="x-none"/>
        </w:rPr>
      </w:pPr>
      <w:r w:rsidRPr="005C2E5E">
        <w:rPr>
          <w:szCs w:val="20"/>
          <w:lang w:val="en-US"/>
        </w:rPr>
        <w:t>Comparnies to provide more detailed description of the proposed sche</w:t>
      </w:r>
      <w:r w:rsidRPr="005C2E5E">
        <w:rPr>
          <w:szCs w:val="20"/>
          <w:lang w:val="en-US" w:eastAsia="x-none"/>
        </w:rPr>
        <w:t xml:space="preserve">me (to the extent that solid simulations can be performed) </w:t>
      </w:r>
      <w:r w:rsidRPr="005C2E5E">
        <w:rPr>
          <w:szCs w:val="20"/>
          <w:highlight w:val="cyan"/>
          <w:lang w:val="en-US" w:eastAsia="x-none"/>
        </w:rPr>
        <w:t xml:space="preserve">by email by 8/28, and to be commented by 8/31.  These schemes are to be captured in </w:t>
      </w:r>
      <w:hyperlink r:id="rId1522" w:history="1">
        <w:r w:rsidR="00D93AE1">
          <w:rPr>
            <w:rStyle w:val="Hyperlink"/>
            <w:szCs w:val="20"/>
            <w:highlight w:val="cyan"/>
            <w:lang w:val="en-US" w:eastAsia="x-none"/>
          </w:rPr>
          <w:t>R1-1809844</w:t>
        </w:r>
      </w:hyperlink>
      <w:r w:rsidRPr="005C2E5E">
        <w:rPr>
          <w:szCs w:val="20"/>
          <w:highlight w:val="cyan"/>
          <w:lang w:val="en-US" w:eastAsia="x-none"/>
        </w:rPr>
        <w:t xml:space="preserve"> – Li (ZTE)</w:t>
      </w:r>
    </w:p>
    <w:p w14:paraId="71A9FB0A" w14:textId="77777777" w:rsidR="005C2E5E" w:rsidRPr="005C2E5E" w:rsidRDefault="005C2E5E" w:rsidP="005C2E5E">
      <w:pPr>
        <w:ind w:left="720" w:hanging="720"/>
        <w:rPr>
          <w:lang w:eastAsia="x-none"/>
        </w:rPr>
      </w:pPr>
    </w:p>
    <w:p w14:paraId="278746D2" w14:textId="3075EFEB" w:rsidR="00467D27" w:rsidRPr="00934137" w:rsidRDefault="00934137" w:rsidP="00C05D83">
      <w:pPr>
        <w:ind w:left="720" w:hanging="720"/>
        <w:rPr>
          <w:b/>
          <w:lang w:eastAsia="x-none"/>
        </w:rPr>
      </w:pPr>
      <w:r w:rsidRPr="00934137">
        <w:rPr>
          <w:b/>
          <w:lang w:eastAsia="x-none"/>
        </w:rPr>
        <w:t>Friday</w:t>
      </w:r>
      <w:r>
        <w:rPr>
          <w:b/>
          <w:lang w:eastAsia="x-none"/>
        </w:rPr>
        <w:t xml:space="preserve"> session</w:t>
      </w:r>
    </w:p>
    <w:p w14:paraId="230F21CD" w14:textId="7AD89871" w:rsidR="00934137" w:rsidRPr="00934137" w:rsidRDefault="00934137" w:rsidP="00C05D83">
      <w:pPr>
        <w:ind w:left="720" w:hanging="720"/>
        <w:rPr>
          <w:b/>
          <w:lang w:eastAsia="x-none"/>
        </w:rPr>
      </w:pPr>
      <w:r w:rsidRPr="00934137">
        <w:rPr>
          <w:b/>
          <w:lang w:eastAsia="x-none"/>
        </w:rPr>
        <w:t>R1-1809974</w:t>
      </w:r>
      <w:r w:rsidRPr="00934137">
        <w:rPr>
          <w:b/>
          <w:lang w:eastAsia="x-none"/>
        </w:rPr>
        <w:tab/>
        <w:t>Updated summary of transmitter side signal processing schemes for NOMA</w:t>
      </w:r>
      <w:r w:rsidRPr="00934137">
        <w:rPr>
          <w:b/>
          <w:lang w:eastAsia="x-none"/>
        </w:rPr>
        <w:tab/>
        <w:t>ZTE</w:t>
      </w:r>
    </w:p>
    <w:p w14:paraId="625D1605" w14:textId="612F8D10" w:rsidR="00934137" w:rsidRDefault="00934137" w:rsidP="00C05D83">
      <w:pPr>
        <w:ind w:left="720" w:hanging="720"/>
        <w:rPr>
          <w:lang w:eastAsia="x-none"/>
        </w:rPr>
      </w:pPr>
      <w:r>
        <w:rPr>
          <w:lang w:eastAsia="x-none"/>
        </w:rPr>
        <w:t>Decision: see the agreements above.</w:t>
      </w:r>
    </w:p>
    <w:p w14:paraId="784394D2" w14:textId="277B0C58" w:rsidR="00934137" w:rsidRDefault="00934137" w:rsidP="00C05D83">
      <w:pPr>
        <w:ind w:left="720" w:hanging="720"/>
        <w:rPr>
          <w:lang w:eastAsia="x-none"/>
        </w:rPr>
      </w:pPr>
    </w:p>
    <w:p w14:paraId="36955074" w14:textId="77777777" w:rsidR="00934137" w:rsidRDefault="00934137" w:rsidP="00C05D83">
      <w:pPr>
        <w:ind w:left="720" w:hanging="720"/>
        <w:rPr>
          <w:lang w:eastAsia="x-none"/>
        </w:rPr>
      </w:pPr>
    </w:p>
    <w:p w14:paraId="51EE5C93" w14:textId="1750241D" w:rsidR="00E303AE" w:rsidRPr="00E303AE" w:rsidRDefault="001B7BF2" w:rsidP="00E303AE">
      <w:pPr>
        <w:ind w:left="720" w:hanging="720"/>
        <w:rPr>
          <w:lang w:eastAsia="x-none"/>
        </w:rPr>
      </w:pPr>
      <w:hyperlink r:id="rId1523" w:history="1">
        <w:r w:rsidR="00D93AE1">
          <w:rPr>
            <w:rStyle w:val="Hyperlink"/>
            <w:lang w:eastAsia="x-none"/>
          </w:rPr>
          <w:t>R1-1808151</w:t>
        </w:r>
      </w:hyperlink>
      <w:r w:rsidR="00E303AE" w:rsidRPr="00E303AE">
        <w:rPr>
          <w:lang w:eastAsia="x-none"/>
        </w:rPr>
        <w:tab/>
        <w:t>Transmitter side designs for NOMA</w:t>
      </w:r>
      <w:r w:rsidR="00E303AE" w:rsidRPr="00E303AE">
        <w:rPr>
          <w:lang w:eastAsia="x-none"/>
        </w:rPr>
        <w:tab/>
        <w:t>ZTE</w:t>
      </w:r>
    </w:p>
    <w:p w14:paraId="406248BF" w14:textId="3BAD3C8B" w:rsidR="00E303AE" w:rsidRPr="00E303AE" w:rsidRDefault="001B7BF2" w:rsidP="00E303AE">
      <w:pPr>
        <w:ind w:left="720" w:hanging="720"/>
        <w:rPr>
          <w:lang w:eastAsia="x-none"/>
        </w:rPr>
      </w:pPr>
      <w:hyperlink r:id="rId1524" w:history="1">
        <w:r w:rsidR="00D93AE1">
          <w:rPr>
            <w:rStyle w:val="Hyperlink"/>
            <w:lang w:eastAsia="x-none"/>
          </w:rPr>
          <w:t>R1-1808230</w:t>
        </w:r>
      </w:hyperlink>
      <w:r w:rsidR="00E303AE" w:rsidRPr="00E303AE">
        <w:rPr>
          <w:lang w:eastAsia="x-none"/>
        </w:rPr>
        <w:tab/>
        <w:t>Discussion on NOMA transmitters</w:t>
      </w:r>
      <w:r w:rsidR="00E303AE" w:rsidRPr="00E303AE">
        <w:rPr>
          <w:lang w:eastAsia="x-none"/>
        </w:rPr>
        <w:tab/>
        <w:t>vivo</w:t>
      </w:r>
    </w:p>
    <w:p w14:paraId="158D9CF5" w14:textId="0F413191" w:rsidR="00E303AE" w:rsidRPr="00E303AE" w:rsidRDefault="001B7BF2" w:rsidP="00E303AE">
      <w:pPr>
        <w:ind w:left="720" w:hanging="720"/>
        <w:rPr>
          <w:lang w:eastAsia="x-none"/>
        </w:rPr>
      </w:pPr>
      <w:hyperlink r:id="rId1525" w:history="1">
        <w:r w:rsidR="00D93AE1">
          <w:rPr>
            <w:rStyle w:val="Hyperlink"/>
            <w:lang w:eastAsia="x-none"/>
          </w:rPr>
          <w:t>R1-1808331</w:t>
        </w:r>
      </w:hyperlink>
      <w:r w:rsidR="00E303AE" w:rsidRPr="00E303AE">
        <w:rPr>
          <w:lang w:eastAsia="x-none"/>
        </w:rPr>
        <w:tab/>
        <w:t>Consideration on the transmitter side signal processing for NOMA</w:t>
      </w:r>
      <w:r w:rsidR="00E303AE" w:rsidRPr="00E303AE">
        <w:rPr>
          <w:lang w:eastAsia="x-none"/>
        </w:rPr>
        <w:tab/>
        <w:t>Sony</w:t>
      </w:r>
    </w:p>
    <w:p w14:paraId="74CB271C" w14:textId="18E38293" w:rsidR="00E303AE" w:rsidRPr="00E303AE" w:rsidRDefault="001B7BF2" w:rsidP="00E303AE">
      <w:pPr>
        <w:ind w:left="720" w:hanging="720"/>
        <w:rPr>
          <w:lang w:eastAsia="x-none"/>
        </w:rPr>
      </w:pPr>
      <w:hyperlink r:id="rId1526" w:history="1">
        <w:r w:rsidR="00D93AE1">
          <w:rPr>
            <w:rStyle w:val="Hyperlink"/>
            <w:lang w:eastAsia="x-none"/>
          </w:rPr>
          <w:t>R1-1808386</w:t>
        </w:r>
      </w:hyperlink>
      <w:r w:rsidR="00E303AE" w:rsidRPr="00E303AE">
        <w:rPr>
          <w:lang w:eastAsia="x-none"/>
        </w:rPr>
        <w:tab/>
        <w:t>NOMA transmitter side signal processing</w:t>
      </w:r>
      <w:r w:rsidR="00E303AE" w:rsidRPr="00E303AE">
        <w:rPr>
          <w:lang w:eastAsia="x-none"/>
        </w:rPr>
        <w:tab/>
        <w:t>CATT</w:t>
      </w:r>
    </w:p>
    <w:p w14:paraId="30A861A5" w14:textId="200360FD" w:rsidR="00E303AE" w:rsidRPr="00E303AE" w:rsidRDefault="001B7BF2" w:rsidP="00E303AE">
      <w:pPr>
        <w:ind w:left="720" w:hanging="720"/>
        <w:rPr>
          <w:lang w:eastAsia="x-none"/>
        </w:rPr>
      </w:pPr>
      <w:hyperlink r:id="rId1527" w:history="1">
        <w:r w:rsidR="00D93AE1">
          <w:rPr>
            <w:rStyle w:val="Hyperlink"/>
            <w:lang w:eastAsia="x-none"/>
          </w:rPr>
          <w:t>R1-1808499</w:t>
        </w:r>
      </w:hyperlink>
      <w:r w:rsidR="00E303AE" w:rsidRPr="00E303AE">
        <w:rPr>
          <w:lang w:eastAsia="x-none"/>
        </w:rPr>
        <w:tab/>
        <w:t>Transmitter side signal processing schemes for NCMA</w:t>
      </w:r>
      <w:r w:rsidR="00E303AE" w:rsidRPr="00E303AE">
        <w:rPr>
          <w:lang w:eastAsia="x-none"/>
        </w:rPr>
        <w:tab/>
        <w:t>LG Electronics</w:t>
      </w:r>
    </w:p>
    <w:p w14:paraId="46B6D62D" w14:textId="2E4239C7" w:rsidR="00E303AE" w:rsidRPr="00E303AE" w:rsidRDefault="001B7BF2" w:rsidP="00E303AE">
      <w:pPr>
        <w:ind w:left="720" w:hanging="720"/>
        <w:rPr>
          <w:lang w:eastAsia="x-none"/>
        </w:rPr>
      </w:pPr>
      <w:hyperlink r:id="rId1528" w:history="1">
        <w:r w:rsidR="00D93AE1">
          <w:rPr>
            <w:rStyle w:val="Hyperlink"/>
            <w:lang w:eastAsia="x-none"/>
          </w:rPr>
          <w:t>R1-1808563</w:t>
        </w:r>
      </w:hyperlink>
      <w:r w:rsidR="00E303AE" w:rsidRPr="00E303AE">
        <w:rPr>
          <w:lang w:eastAsia="x-none"/>
        </w:rPr>
        <w:tab/>
        <w:t>Discussion on NOMA Schemes for NR</w:t>
      </w:r>
      <w:r w:rsidR="00E303AE" w:rsidRPr="00E303AE">
        <w:rPr>
          <w:lang w:eastAsia="x-none"/>
        </w:rPr>
        <w:tab/>
        <w:t>NEC</w:t>
      </w:r>
    </w:p>
    <w:p w14:paraId="6F435104" w14:textId="262F3C17" w:rsidR="00E303AE" w:rsidRPr="00E303AE" w:rsidRDefault="001B7BF2" w:rsidP="00E303AE">
      <w:pPr>
        <w:ind w:left="720" w:hanging="720"/>
        <w:rPr>
          <w:lang w:eastAsia="x-none"/>
        </w:rPr>
      </w:pPr>
      <w:hyperlink r:id="rId1529" w:history="1">
        <w:r w:rsidR="00D93AE1">
          <w:rPr>
            <w:rStyle w:val="Hyperlink"/>
            <w:lang w:eastAsia="x-none"/>
          </w:rPr>
          <w:t>R1-1808677</w:t>
        </w:r>
      </w:hyperlink>
      <w:r w:rsidR="00E303AE" w:rsidRPr="00E303AE">
        <w:rPr>
          <w:lang w:eastAsia="x-none"/>
        </w:rPr>
        <w:tab/>
        <w:t>NOMA transmission scheme</w:t>
      </w:r>
      <w:r w:rsidR="00E303AE" w:rsidRPr="00E303AE">
        <w:rPr>
          <w:lang w:eastAsia="x-none"/>
        </w:rPr>
        <w:tab/>
        <w:t>Intel Corporation</w:t>
      </w:r>
    </w:p>
    <w:p w14:paraId="0487EA09" w14:textId="67EFD728" w:rsidR="00E303AE" w:rsidRPr="00E303AE" w:rsidRDefault="00615D0A" w:rsidP="00E303AE">
      <w:pPr>
        <w:ind w:left="720" w:hanging="720"/>
        <w:rPr>
          <w:lang w:eastAsia="x-none"/>
        </w:rPr>
      </w:pPr>
      <w:r>
        <w:rPr>
          <w:lang w:eastAsia="x-none"/>
        </w:rPr>
        <w:t>R1-1809499</w:t>
      </w:r>
      <w:r>
        <w:rPr>
          <w:lang w:eastAsia="x-none"/>
        </w:rPr>
        <w:tab/>
        <w:t>Transmitter side signal processing schemes for NOMA</w:t>
      </w:r>
      <w:r>
        <w:rPr>
          <w:lang w:eastAsia="x-none"/>
        </w:rPr>
        <w:tab/>
        <w:t xml:space="preserve">Samsung (rev of </w:t>
      </w:r>
      <w:hyperlink r:id="rId1530" w:history="1">
        <w:r w:rsidR="00D93AE1">
          <w:rPr>
            <w:rStyle w:val="Hyperlink"/>
            <w:lang w:eastAsia="x-none"/>
          </w:rPr>
          <w:t>R1-1808760</w:t>
        </w:r>
      </w:hyperlink>
      <w:r>
        <w:rPr>
          <w:lang w:eastAsia="x-none"/>
        </w:rPr>
        <w:t>)</w:t>
      </w:r>
    </w:p>
    <w:p w14:paraId="6D2A1E2E" w14:textId="745DDC91" w:rsidR="00E303AE" w:rsidRPr="00E303AE" w:rsidRDefault="001B7BF2" w:rsidP="00E303AE">
      <w:pPr>
        <w:ind w:left="720" w:hanging="720"/>
        <w:rPr>
          <w:lang w:eastAsia="x-none"/>
        </w:rPr>
      </w:pPr>
      <w:hyperlink r:id="rId1531" w:history="1">
        <w:r w:rsidR="00D93AE1">
          <w:rPr>
            <w:rStyle w:val="Hyperlink"/>
            <w:lang w:eastAsia="x-none"/>
          </w:rPr>
          <w:t>R1-1808834</w:t>
        </w:r>
      </w:hyperlink>
      <w:r w:rsidR="00E303AE" w:rsidRPr="00E303AE">
        <w:rPr>
          <w:lang w:eastAsia="x-none"/>
        </w:rPr>
        <w:tab/>
        <w:t>Discussion on NoMA transmitter schemes</w:t>
      </w:r>
      <w:r w:rsidR="00E303AE" w:rsidRPr="00E303AE">
        <w:rPr>
          <w:lang w:eastAsia="x-none"/>
        </w:rPr>
        <w:tab/>
        <w:t>CMCC</w:t>
      </w:r>
    </w:p>
    <w:p w14:paraId="03D4AC6C" w14:textId="2BB4F1D0" w:rsidR="00E303AE" w:rsidRPr="00E303AE" w:rsidRDefault="00615D0A" w:rsidP="00E303AE">
      <w:pPr>
        <w:ind w:left="720" w:hanging="720"/>
        <w:rPr>
          <w:lang w:eastAsia="x-none"/>
        </w:rPr>
      </w:pPr>
      <w:r>
        <w:rPr>
          <w:lang w:eastAsia="x-none"/>
        </w:rPr>
        <w:t>R1-1809515</w:t>
      </w:r>
      <w:r>
        <w:rPr>
          <w:lang w:eastAsia="x-none"/>
        </w:rPr>
        <w:tab/>
        <w:t>New Coding Scheme for NOMA with Traffic Control</w:t>
      </w:r>
      <w:r>
        <w:rPr>
          <w:lang w:eastAsia="x-none"/>
        </w:rPr>
        <w:tab/>
        <w:t>Sequans Communications</w:t>
      </w:r>
      <w:r>
        <w:rPr>
          <w:lang w:eastAsia="x-none"/>
        </w:rPr>
        <w:tab/>
        <w:t xml:space="preserve">(rev of </w:t>
      </w:r>
      <w:hyperlink r:id="rId1532" w:history="1">
        <w:r w:rsidR="00D93AE1">
          <w:rPr>
            <w:rStyle w:val="Hyperlink"/>
            <w:lang w:eastAsia="x-none"/>
          </w:rPr>
          <w:t>R1-1808948</w:t>
        </w:r>
      </w:hyperlink>
      <w:r>
        <w:rPr>
          <w:lang w:eastAsia="x-none"/>
        </w:rPr>
        <w:t>)</w:t>
      </w:r>
    </w:p>
    <w:p w14:paraId="10E75952" w14:textId="56DA5E9F" w:rsidR="00E303AE" w:rsidRPr="00E303AE" w:rsidRDefault="001B7BF2" w:rsidP="00E303AE">
      <w:pPr>
        <w:ind w:left="1440" w:hanging="1440"/>
        <w:rPr>
          <w:lang w:eastAsia="x-none"/>
        </w:rPr>
      </w:pPr>
      <w:hyperlink r:id="rId1533" w:history="1">
        <w:r w:rsidR="00D93AE1">
          <w:rPr>
            <w:rStyle w:val="Hyperlink"/>
            <w:lang w:eastAsia="x-none"/>
          </w:rPr>
          <w:t>R1-1808955</w:t>
        </w:r>
      </w:hyperlink>
      <w:r w:rsidR="00E303AE" w:rsidRPr="00E303AE">
        <w:rPr>
          <w:lang w:eastAsia="x-none"/>
        </w:rPr>
        <w:tab/>
        <w:t>Discussion on general symbol-to-resource mapping for NR-NOMA</w:t>
      </w:r>
      <w:r w:rsidR="00E303AE" w:rsidRPr="00E303AE">
        <w:rPr>
          <w:lang w:eastAsia="x-none"/>
        </w:rPr>
        <w:tab/>
        <w:t>Fraunhofer HHI, Fraunhofer IIS</w:t>
      </w:r>
    </w:p>
    <w:p w14:paraId="165A471A" w14:textId="47FE984A" w:rsidR="00E303AE" w:rsidRPr="00E303AE" w:rsidRDefault="001B7BF2" w:rsidP="00E303AE">
      <w:pPr>
        <w:ind w:left="720" w:hanging="720"/>
        <w:rPr>
          <w:lang w:eastAsia="x-none"/>
        </w:rPr>
      </w:pPr>
      <w:hyperlink r:id="rId1534" w:history="1">
        <w:r w:rsidR="00D93AE1">
          <w:rPr>
            <w:rStyle w:val="Hyperlink"/>
            <w:lang w:eastAsia="x-none"/>
          </w:rPr>
          <w:t>R1-1808968</w:t>
        </w:r>
      </w:hyperlink>
      <w:r w:rsidR="00E303AE" w:rsidRPr="00E303AE">
        <w:rPr>
          <w:lang w:eastAsia="x-none"/>
        </w:rPr>
        <w:tab/>
        <w:t>Considerations on NOMA Transmitter</w:t>
      </w:r>
      <w:r w:rsidR="00E303AE" w:rsidRPr="00E303AE">
        <w:rPr>
          <w:lang w:eastAsia="x-none"/>
        </w:rPr>
        <w:tab/>
        <w:t>Nokia, Nokia Shanghai Bell</w:t>
      </w:r>
    </w:p>
    <w:p w14:paraId="20667FA6" w14:textId="0BAA0DCB" w:rsidR="00E303AE" w:rsidRPr="00E303AE" w:rsidRDefault="001B7BF2" w:rsidP="00E303AE">
      <w:pPr>
        <w:ind w:left="720" w:hanging="720"/>
        <w:rPr>
          <w:lang w:eastAsia="x-none"/>
        </w:rPr>
      </w:pPr>
      <w:hyperlink r:id="rId1535" w:history="1">
        <w:r w:rsidR="00D93AE1">
          <w:rPr>
            <w:rStyle w:val="Hyperlink"/>
            <w:lang w:eastAsia="x-none"/>
          </w:rPr>
          <w:t>R1-1808975</w:t>
        </w:r>
      </w:hyperlink>
      <w:r w:rsidR="00E303AE" w:rsidRPr="00E303AE">
        <w:rPr>
          <w:lang w:eastAsia="x-none"/>
        </w:rPr>
        <w:tab/>
        <w:t>TX schemes for NoMA</w:t>
      </w:r>
      <w:r w:rsidR="00E303AE" w:rsidRPr="00E303AE">
        <w:rPr>
          <w:lang w:eastAsia="x-none"/>
        </w:rPr>
        <w:tab/>
        <w:t>Ericsson</w:t>
      </w:r>
    </w:p>
    <w:p w14:paraId="173BB68F" w14:textId="7E9CFC36" w:rsidR="00E303AE" w:rsidRPr="00E303AE" w:rsidRDefault="001B7BF2" w:rsidP="00E303AE">
      <w:pPr>
        <w:ind w:left="720" w:hanging="720"/>
        <w:rPr>
          <w:lang w:eastAsia="x-none"/>
        </w:rPr>
      </w:pPr>
      <w:hyperlink r:id="rId1536" w:history="1">
        <w:r w:rsidR="00D93AE1">
          <w:rPr>
            <w:rStyle w:val="Hyperlink"/>
            <w:lang w:eastAsia="x-none"/>
          </w:rPr>
          <w:t>R1-1809056</w:t>
        </w:r>
      </w:hyperlink>
      <w:r w:rsidR="00E303AE" w:rsidRPr="00E303AE">
        <w:rPr>
          <w:lang w:eastAsia="x-none"/>
        </w:rPr>
        <w:tab/>
        <w:t>On Transmitter Side signal Processing for NOMA</w:t>
      </w:r>
      <w:r w:rsidR="00E303AE" w:rsidRPr="00E303AE">
        <w:rPr>
          <w:lang w:eastAsia="x-none"/>
        </w:rPr>
        <w:tab/>
        <w:t>AT&amp;T</w:t>
      </w:r>
    </w:p>
    <w:p w14:paraId="4163ED2B" w14:textId="205F507D" w:rsidR="00934137" w:rsidRPr="00E303AE" w:rsidRDefault="00934137" w:rsidP="00934137">
      <w:pPr>
        <w:ind w:left="720" w:hanging="720"/>
        <w:rPr>
          <w:lang w:eastAsia="x-none"/>
        </w:rPr>
      </w:pPr>
      <w:r>
        <w:rPr>
          <w:lang w:eastAsia="x-none"/>
        </w:rPr>
        <w:t>R1-1809841</w:t>
      </w:r>
      <w:r>
        <w:rPr>
          <w:lang w:eastAsia="x-none"/>
        </w:rPr>
        <w:tab/>
        <w:t>Discussion on Transmit Timing Offset for NOMA Evaluation</w:t>
      </w:r>
      <w:r>
        <w:rPr>
          <w:lang w:eastAsia="x-none"/>
        </w:rPr>
        <w:tab/>
        <w:t>InterDigital, Inc.</w:t>
      </w:r>
      <w:r w:rsidR="00615D0A">
        <w:rPr>
          <w:lang w:eastAsia="x-none"/>
        </w:rPr>
        <w:tab/>
        <w:t xml:space="preserve">(rev of </w:t>
      </w:r>
      <w:hyperlink r:id="rId1537" w:history="1">
        <w:r w:rsidR="00615D0A">
          <w:rPr>
            <w:rStyle w:val="Hyperlink"/>
            <w:lang w:eastAsia="x-none"/>
          </w:rPr>
          <w:t>R1-1809078</w:t>
        </w:r>
      </w:hyperlink>
      <w:r w:rsidR="00615D0A">
        <w:rPr>
          <w:rStyle w:val="Hyperlink"/>
          <w:lang w:eastAsia="x-none"/>
        </w:rPr>
        <w:t>)</w:t>
      </w:r>
    </w:p>
    <w:p w14:paraId="07BC79E0" w14:textId="77777777" w:rsidR="00E303AE" w:rsidRPr="00E303AE" w:rsidRDefault="00E303AE" w:rsidP="00855F5F">
      <w:pPr>
        <w:pStyle w:val="Heading4"/>
      </w:pPr>
      <w:bookmarkStart w:id="974" w:name="_Toc521704531"/>
      <w:bookmarkStart w:id="975" w:name="_Toc526458925"/>
      <w:r w:rsidRPr="00E303AE">
        <w:t>Receivers for NOMA</w:t>
      </w:r>
      <w:bookmarkEnd w:id="974"/>
      <w:bookmarkEnd w:id="975"/>
      <w:r w:rsidRPr="00E303AE">
        <w:t xml:space="preserve"> </w:t>
      </w:r>
    </w:p>
    <w:p w14:paraId="6BE4B171" w14:textId="16A6CC1E" w:rsidR="003E702A" w:rsidRDefault="001B7BF2" w:rsidP="003E702A">
      <w:pPr>
        <w:ind w:left="720" w:hanging="720"/>
        <w:rPr>
          <w:b/>
          <w:lang w:eastAsia="x-none"/>
        </w:rPr>
      </w:pPr>
      <w:hyperlink r:id="rId1538" w:history="1">
        <w:r w:rsidR="00D93AE1">
          <w:rPr>
            <w:rStyle w:val="Hyperlink"/>
            <w:b/>
            <w:lang w:eastAsia="x-none"/>
          </w:rPr>
          <w:t>R1-1808231</w:t>
        </w:r>
      </w:hyperlink>
      <w:r w:rsidR="003E702A" w:rsidRPr="003E702A">
        <w:rPr>
          <w:b/>
          <w:lang w:eastAsia="x-none"/>
        </w:rPr>
        <w:tab/>
        <w:t>Receiver design considerations for NOMA</w:t>
      </w:r>
      <w:r w:rsidR="003E702A" w:rsidRPr="003E702A">
        <w:rPr>
          <w:b/>
          <w:lang w:eastAsia="x-none"/>
        </w:rPr>
        <w:tab/>
        <w:t>vivo</w:t>
      </w:r>
    </w:p>
    <w:p w14:paraId="374848C2" w14:textId="5E693636" w:rsidR="003E702A" w:rsidRPr="003E702A" w:rsidRDefault="003E702A" w:rsidP="008E772F">
      <w:pPr>
        <w:pStyle w:val="ListParagraph"/>
        <w:numPr>
          <w:ilvl w:val="0"/>
          <w:numId w:val="80"/>
        </w:numPr>
        <w:spacing w:after="0"/>
        <w:ind w:left="714" w:hanging="357"/>
        <w:rPr>
          <w:lang w:eastAsia="zh-CN"/>
        </w:rPr>
      </w:pPr>
      <w:r w:rsidRPr="003E702A">
        <w:t>Proposal</w:t>
      </w:r>
      <w:r>
        <w:t xml:space="preserve"> 1</w:t>
      </w:r>
      <w:r w:rsidRPr="003E702A">
        <w:t xml:space="preserve">: NR Rx discussion should focus on the typical receiver classification and should not take too much details of receiver implementation for performance and complexity comparison. </w:t>
      </w:r>
    </w:p>
    <w:p w14:paraId="6B1C12BD" w14:textId="781C68B2" w:rsidR="003E702A" w:rsidRPr="003E702A" w:rsidRDefault="003E702A" w:rsidP="008E772F">
      <w:pPr>
        <w:pStyle w:val="ListParagraph"/>
        <w:numPr>
          <w:ilvl w:val="0"/>
          <w:numId w:val="80"/>
        </w:numPr>
        <w:spacing w:after="0"/>
        <w:ind w:left="714" w:hanging="357"/>
        <w:rPr>
          <w:lang w:eastAsia="zh-CN"/>
        </w:rPr>
      </w:pPr>
      <w:r w:rsidRPr="003E702A">
        <w:t>Proposal 2: Performance of different Tx schemes are compared under the same</w:t>
      </w:r>
      <w:r w:rsidR="00FB5EC7">
        <w:t xml:space="preserve"> Rx complexity class</w:t>
      </w:r>
    </w:p>
    <w:p w14:paraId="2F07DBD1" w14:textId="77777777" w:rsidR="003E702A" w:rsidRPr="003E702A" w:rsidRDefault="003E702A" w:rsidP="008E772F">
      <w:pPr>
        <w:pStyle w:val="ListParagraph"/>
        <w:numPr>
          <w:ilvl w:val="0"/>
          <w:numId w:val="80"/>
        </w:numPr>
        <w:spacing w:after="0"/>
        <w:ind w:left="714" w:hanging="357"/>
        <w:rPr>
          <w:lang w:eastAsia="zh-CN"/>
        </w:rPr>
      </w:pPr>
      <w:r w:rsidRPr="003E702A">
        <w:t>Proposal 3: For asynchronous scenarios, Rx classification could be based on the same rule as synchronous cases.</w:t>
      </w:r>
    </w:p>
    <w:p w14:paraId="5B889DD7" w14:textId="77777777" w:rsidR="003E702A" w:rsidRPr="003E702A" w:rsidRDefault="003E702A" w:rsidP="008E772F">
      <w:pPr>
        <w:pStyle w:val="ListParagraph"/>
        <w:numPr>
          <w:ilvl w:val="0"/>
          <w:numId w:val="80"/>
        </w:numPr>
        <w:spacing w:after="0"/>
        <w:ind w:left="714" w:hanging="357"/>
      </w:pPr>
      <w:r w:rsidRPr="003E702A">
        <w:t>Proposal 4: Tx scheme performance comparison should mainly be based on MMSE-IRC considering the commercial interest of the industry.</w:t>
      </w:r>
    </w:p>
    <w:p w14:paraId="29B46565" w14:textId="77777777" w:rsidR="003E702A" w:rsidRDefault="003E702A" w:rsidP="003E702A">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08A293C2" w14:textId="2A69F0B3" w:rsidR="003E702A" w:rsidRDefault="003E702A" w:rsidP="003E702A">
      <w:pPr>
        <w:ind w:left="720" w:hanging="720"/>
        <w:rPr>
          <w:lang w:eastAsia="x-none"/>
        </w:rPr>
      </w:pPr>
    </w:p>
    <w:p w14:paraId="25D44BAA" w14:textId="3FD20879" w:rsidR="00E9264D" w:rsidRPr="00E9264D" w:rsidRDefault="001B7BF2" w:rsidP="00E9264D">
      <w:pPr>
        <w:ind w:left="720" w:hanging="720"/>
        <w:rPr>
          <w:b/>
          <w:lang w:eastAsia="x-none"/>
        </w:rPr>
      </w:pPr>
      <w:hyperlink r:id="rId1539" w:history="1">
        <w:r w:rsidR="00D93AE1">
          <w:rPr>
            <w:rStyle w:val="Hyperlink"/>
            <w:b/>
            <w:lang w:eastAsia="x-none"/>
          </w:rPr>
          <w:t>R1-1808969</w:t>
        </w:r>
      </w:hyperlink>
      <w:r w:rsidR="00E9264D" w:rsidRPr="00E9264D">
        <w:rPr>
          <w:b/>
          <w:lang w:eastAsia="x-none"/>
        </w:rPr>
        <w:tab/>
        <w:t>Receiver considerations for UL NOMA</w:t>
      </w:r>
      <w:r w:rsidR="00E9264D" w:rsidRPr="00E9264D">
        <w:rPr>
          <w:b/>
          <w:lang w:eastAsia="x-none"/>
        </w:rPr>
        <w:tab/>
        <w:t>Nokia, Nokia Shanghai Bell</w:t>
      </w:r>
    </w:p>
    <w:p w14:paraId="6F6783C4" w14:textId="77777777" w:rsidR="00E9264D" w:rsidRPr="00E9264D" w:rsidRDefault="00E9264D" w:rsidP="008E772F">
      <w:pPr>
        <w:pStyle w:val="ListParagraph"/>
        <w:numPr>
          <w:ilvl w:val="0"/>
          <w:numId w:val="81"/>
        </w:numPr>
        <w:spacing w:after="0"/>
        <w:ind w:left="714" w:hanging="357"/>
        <w:rPr>
          <w:lang w:val="en-US"/>
        </w:rPr>
      </w:pPr>
      <w:r w:rsidRPr="00E9264D">
        <w:rPr>
          <w:lang w:val="en-US"/>
        </w:rPr>
        <w:t>Observation 1: The choice of receiver architecture influences the size and latency of the receiver.</w:t>
      </w:r>
    </w:p>
    <w:p w14:paraId="7136D8F5" w14:textId="77777777" w:rsidR="00E9264D" w:rsidRPr="00E9264D" w:rsidRDefault="00E9264D" w:rsidP="008E772F">
      <w:pPr>
        <w:pStyle w:val="ListParagraph"/>
        <w:numPr>
          <w:ilvl w:val="0"/>
          <w:numId w:val="81"/>
        </w:numPr>
        <w:spacing w:after="0"/>
        <w:ind w:left="714" w:hanging="357"/>
        <w:rPr>
          <w:lang w:val="en-US"/>
        </w:rPr>
      </w:pPr>
      <w:r w:rsidRPr="00E9264D">
        <w:rPr>
          <w:lang w:val="en-US"/>
        </w:rPr>
        <w:t>Observation 2: Latency of the receiver depends on the computational complexity of each block, and the number of iterations.</w:t>
      </w:r>
    </w:p>
    <w:p w14:paraId="602E23D1" w14:textId="77777777" w:rsidR="00E9264D" w:rsidRPr="00E9264D" w:rsidRDefault="00E9264D" w:rsidP="008E772F">
      <w:pPr>
        <w:pStyle w:val="ListParagraph"/>
        <w:numPr>
          <w:ilvl w:val="0"/>
          <w:numId w:val="81"/>
        </w:numPr>
        <w:spacing w:after="0"/>
        <w:ind w:left="714" w:hanging="357"/>
        <w:rPr>
          <w:lang w:val="en-US"/>
        </w:rPr>
      </w:pPr>
      <w:r w:rsidRPr="00E9264D">
        <w:rPr>
          <w:lang w:val="en-US"/>
        </w:rPr>
        <w:t xml:space="preserve">Proposal 1: The overall computational complexity is a good indication of the latency at a constant receiver size. </w:t>
      </w:r>
    </w:p>
    <w:p w14:paraId="6520E9A8" w14:textId="77777777" w:rsidR="00E9264D" w:rsidRPr="00E9264D" w:rsidRDefault="00E9264D" w:rsidP="008E772F">
      <w:pPr>
        <w:pStyle w:val="ListParagraph"/>
        <w:numPr>
          <w:ilvl w:val="0"/>
          <w:numId w:val="81"/>
        </w:numPr>
        <w:spacing w:after="0"/>
        <w:ind w:left="714" w:hanging="357"/>
        <w:rPr>
          <w:lang w:val="en-US"/>
        </w:rPr>
      </w:pPr>
      <w:r w:rsidRPr="00E9264D">
        <w:rPr>
          <w:lang w:val="en-US"/>
        </w:rPr>
        <w:t>Observation 3: The overall computation complexity depends on the complexity of each functional block of the receiver, the number of iterations and number of users processed per iteration.</w:t>
      </w:r>
    </w:p>
    <w:p w14:paraId="3AB0BEFA" w14:textId="6C141977" w:rsidR="00E9264D" w:rsidRPr="00E9264D" w:rsidRDefault="00E9264D" w:rsidP="008E772F">
      <w:pPr>
        <w:pStyle w:val="ListParagraph"/>
        <w:numPr>
          <w:ilvl w:val="0"/>
          <w:numId w:val="81"/>
        </w:numPr>
        <w:spacing w:after="0"/>
        <w:ind w:left="714" w:hanging="357"/>
        <w:rPr>
          <w:lang w:val="en-US"/>
        </w:rPr>
      </w:pPr>
      <w:r w:rsidRPr="00E9264D">
        <w:rPr>
          <w:lang w:val="en-US"/>
        </w:rPr>
        <w:t>Proposal 2: For computational complexity analysis of the receiver for different NOMA schemes use</w:t>
      </w:r>
      <w:r>
        <w:rPr>
          <w:lang w:val="en-US"/>
        </w:rPr>
        <w:t xml:space="preserve"> Table 1 of x8969</w:t>
      </w:r>
      <w:r w:rsidRPr="00E9264D">
        <w:rPr>
          <w:lang w:val="en-US"/>
        </w:rPr>
        <w:t>.</w:t>
      </w:r>
    </w:p>
    <w:p w14:paraId="299B5AB5" w14:textId="365FD5E8" w:rsidR="00E9264D" w:rsidRPr="00E9264D" w:rsidRDefault="00E9264D" w:rsidP="008E772F">
      <w:pPr>
        <w:pStyle w:val="ListParagraph"/>
        <w:numPr>
          <w:ilvl w:val="0"/>
          <w:numId w:val="81"/>
        </w:numPr>
        <w:spacing w:after="0"/>
        <w:ind w:left="714" w:hanging="357"/>
        <w:rPr>
          <w:lang w:val="en-US"/>
        </w:rPr>
      </w:pPr>
      <w:r w:rsidRPr="00E9264D">
        <w:rPr>
          <w:lang w:val="en-US"/>
        </w:rPr>
        <w:t>Proposal 3: Use parameters in</w:t>
      </w:r>
      <w:r>
        <w:rPr>
          <w:lang w:val="en-US"/>
        </w:rPr>
        <w:t xml:space="preserve"> Table 2 of x8969</w:t>
      </w:r>
      <w:r w:rsidRPr="00E9264D">
        <w:rPr>
          <w:lang w:val="en-US"/>
        </w:rPr>
        <w:t xml:space="preserve"> for computation complexity evaluation assuming eMBB user.</w:t>
      </w:r>
    </w:p>
    <w:p w14:paraId="47F39C15" w14:textId="77777777" w:rsidR="00E9264D" w:rsidRPr="00E9264D" w:rsidRDefault="00E9264D" w:rsidP="008E772F">
      <w:pPr>
        <w:pStyle w:val="ListParagraph"/>
        <w:numPr>
          <w:ilvl w:val="0"/>
          <w:numId w:val="81"/>
        </w:numPr>
        <w:spacing w:after="0"/>
        <w:ind w:left="714" w:hanging="357"/>
        <w:rPr>
          <w:lang w:val="en-US"/>
        </w:rPr>
      </w:pPr>
      <w:r w:rsidRPr="00E9264D">
        <w:rPr>
          <w:lang w:val="en-US"/>
        </w:rPr>
        <w:t>Proposal 4: For NOMA evaluation consider an MMES-based Hard IC receiver.</w:t>
      </w:r>
    </w:p>
    <w:p w14:paraId="67B7B2A9" w14:textId="77777777" w:rsidR="00E9264D" w:rsidRPr="00E9264D" w:rsidRDefault="00E9264D" w:rsidP="008E772F">
      <w:pPr>
        <w:pStyle w:val="ListParagraph"/>
        <w:numPr>
          <w:ilvl w:val="0"/>
          <w:numId w:val="81"/>
        </w:numPr>
        <w:spacing w:after="0"/>
        <w:ind w:left="714" w:hanging="357"/>
        <w:rPr>
          <w:lang w:val="en-US"/>
        </w:rPr>
      </w:pPr>
      <w:r w:rsidRPr="00E9264D">
        <w:rPr>
          <w:lang w:val="en-US"/>
        </w:rPr>
        <w:t>Proposal 5: For NOMA evaluation consider an ESE-based Soft IC receiver.</w:t>
      </w:r>
    </w:p>
    <w:p w14:paraId="73CF3640" w14:textId="797CE8FA" w:rsidR="00E9264D" w:rsidRDefault="00E9264D" w:rsidP="00E9264D">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3D43DA9E" w14:textId="37290CD4" w:rsidR="00E9264D" w:rsidRDefault="00E9264D" w:rsidP="003E702A">
      <w:pPr>
        <w:ind w:left="720" w:hanging="720"/>
        <w:rPr>
          <w:lang w:eastAsia="x-none"/>
        </w:rPr>
      </w:pPr>
    </w:p>
    <w:p w14:paraId="014D1D88" w14:textId="1DB1CDC7" w:rsidR="001C262A" w:rsidRPr="001C262A" w:rsidRDefault="001B7BF2" w:rsidP="001C262A">
      <w:pPr>
        <w:ind w:left="720" w:hanging="720"/>
        <w:rPr>
          <w:b/>
          <w:lang w:eastAsia="x-none"/>
        </w:rPr>
      </w:pPr>
      <w:hyperlink r:id="rId1540" w:history="1">
        <w:r w:rsidR="00D93AE1">
          <w:rPr>
            <w:rStyle w:val="Hyperlink"/>
            <w:b/>
            <w:lang w:eastAsia="x-none"/>
          </w:rPr>
          <w:t>R1-1809180</w:t>
        </w:r>
      </w:hyperlink>
      <w:r w:rsidR="001C262A" w:rsidRPr="001C262A">
        <w:rPr>
          <w:b/>
          <w:lang w:eastAsia="x-none"/>
        </w:rPr>
        <w:tab/>
        <w:t>Discussion on Receiver for NOMA</w:t>
      </w:r>
      <w:r w:rsidR="001C262A" w:rsidRPr="001C262A">
        <w:rPr>
          <w:b/>
          <w:lang w:eastAsia="x-none"/>
        </w:rPr>
        <w:tab/>
        <w:t>KDDI Corporation</w:t>
      </w:r>
    </w:p>
    <w:p w14:paraId="7D746000" w14:textId="77777777" w:rsidR="001C262A" w:rsidRPr="001C262A" w:rsidRDefault="001C262A" w:rsidP="008E772F">
      <w:pPr>
        <w:pStyle w:val="ListParagraph"/>
        <w:numPr>
          <w:ilvl w:val="0"/>
          <w:numId w:val="82"/>
        </w:numPr>
        <w:spacing w:after="0"/>
        <w:ind w:left="714" w:hanging="357"/>
        <w:rPr>
          <w:lang w:val="en-US"/>
        </w:rPr>
      </w:pPr>
      <w:r w:rsidRPr="001C262A">
        <w:rPr>
          <w:rFonts w:hint="eastAsia"/>
          <w:lang w:val="en-US"/>
        </w:rPr>
        <w:t xml:space="preserve">Proposal 1: RAN1 should </w:t>
      </w:r>
      <w:r w:rsidRPr="001C262A">
        <w:rPr>
          <w:lang w:val="en-US"/>
        </w:rPr>
        <w:t xml:space="preserve">set a </w:t>
      </w:r>
      <w:r w:rsidRPr="001C262A">
        <w:rPr>
          <w:rFonts w:hint="eastAsia"/>
          <w:lang w:val="en-US"/>
        </w:rPr>
        <w:t>target performance</w:t>
      </w:r>
      <w:r w:rsidRPr="001C262A">
        <w:rPr>
          <w:lang w:val="en-US"/>
        </w:rPr>
        <w:t xml:space="preserve"> to evaluate</w:t>
      </w:r>
      <w:r w:rsidRPr="001C262A">
        <w:rPr>
          <w:rFonts w:hint="eastAsia"/>
          <w:lang w:val="en-US"/>
        </w:rPr>
        <w:t xml:space="preserve"> the receiver complexity</w:t>
      </w:r>
      <w:r w:rsidRPr="001C262A">
        <w:rPr>
          <w:lang w:val="en-US"/>
        </w:rPr>
        <w:t xml:space="preserve"> for fair comparison.</w:t>
      </w:r>
    </w:p>
    <w:p w14:paraId="6857B946" w14:textId="77777777" w:rsidR="001C262A" w:rsidRPr="001C262A" w:rsidRDefault="001C262A" w:rsidP="008E772F">
      <w:pPr>
        <w:pStyle w:val="ListParagraph"/>
        <w:numPr>
          <w:ilvl w:val="0"/>
          <w:numId w:val="82"/>
        </w:numPr>
        <w:spacing w:after="0"/>
        <w:ind w:left="714" w:hanging="357"/>
        <w:rPr>
          <w:rFonts w:eastAsia="DengXian"/>
          <w:lang w:val="en-US" w:eastAsia="zh-CN"/>
        </w:rPr>
      </w:pPr>
      <w:r w:rsidRPr="001C262A">
        <w:rPr>
          <w:lang w:val="en-US"/>
        </w:rPr>
        <w:t>Proposal 2: Receiver evaluation relating to complexity should be based on the mMTC scenario as the first priority.</w:t>
      </w:r>
    </w:p>
    <w:p w14:paraId="231EABA7" w14:textId="77777777" w:rsidR="001C262A" w:rsidRPr="001C262A" w:rsidRDefault="001C262A" w:rsidP="008E772F">
      <w:pPr>
        <w:pStyle w:val="ListParagraph"/>
        <w:numPr>
          <w:ilvl w:val="0"/>
          <w:numId w:val="82"/>
        </w:numPr>
        <w:spacing w:after="0"/>
        <w:ind w:left="714" w:hanging="357"/>
        <w:rPr>
          <w:rFonts w:eastAsia="Arial Unicode MS"/>
          <w:lang w:val="en-US"/>
        </w:rPr>
      </w:pPr>
      <w:r w:rsidRPr="001C262A">
        <w:rPr>
          <w:rFonts w:eastAsia="Arial Unicode MS" w:hint="eastAsia"/>
          <w:lang w:val="en-US"/>
        </w:rPr>
        <w:t>Prop</w:t>
      </w:r>
      <w:r w:rsidRPr="001C262A">
        <w:rPr>
          <w:rFonts w:eastAsia="Arial Unicode MS"/>
          <w:lang w:val="en-US"/>
        </w:rPr>
        <w:t>o</w:t>
      </w:r>
      <w:r w:rsidRPr="001C262A">
        <w:rPr>
          <w:rFonts w:eastAsia="Arial Unicode MS" w:hint="eastAsia"/>
          <w:lang w:val="en-US"/>
        </w:rPr>
        <w:t>sal</w:t>
      </w:r>
      <w:r w:rsidRPr="001C262A">
        <w:rPr>
          <w:rFonts w:eastAsia="Arial Unicode MS"/>
          <w:lang w:val="en-US"/>
        </w:rPr>
        <w:t xml:space="preserve"> 3</w:t>
      </w:r>
      <w:r w:rsidRPr="001C262A">
        <w:rPr>
          <w:rFonts w:eastAsia="Arial Unicode MS" w:hint="eastAsia"/>
          <w:lang w:val="en-US"/>
        </w:rPr>
        <w:t xml:space="preserve">: </w:t>
      </w:r>
      <w:r w:rsidRPr="001C262A">
        <w:rPr>
          <w:rFonts w:eastAsia="Arial Unicode MS"/>
          <w:lang w:val="en-US"/>
        </w:rPr>
        <w:t xml:space="preserve">Performance evaluation for asynchronous transmission should take the additional signal processing into account, such as multiple FFT timing decision, multiple timing FFT, multi-user detection for each FFT timing and </w:t>
      </w:r>
      <w:r w:rsidRPr="001C262A">
        <w:rPr>
          <w:rFonts w:eastAsia="Arial Unicode MS"/>
          <w:lang w:val="en-US"/>
        </w:rPr>
        <w:lastRenderedPageBreak/>
        <w:t>interference mitigation among different FFT timings</w:t>
      </w:r>
      <w:r w:rsidRPr="001C262A">
        <w:rPr>
          <w:rFonts w:eastAsia="Arial Unicode MS" w:hint="eastAsia"/>
          <w:lang w:val="en-US"/>
        </w:rPr>
        <w:t>,</w:t>
      </w:r>
      <w:r w:rsidRPr="001C262A">
        <w:rPr>
          <w:rFonts w:eastAsia="Arial Unicode MS"/>
          <w:lang w:val="en-US"/>
        </w:rPr>
        <w:t xml:space="preserve"> </w:t>
      </w:r>
      <w:r w:rsidRPr="001C262A">
        <w:rPr>
          <w:rFonts w:eastAsia="Arial Unicode MS" w:hint="eastAsia"/>
          <w:lang w:val="en-US"/>
        </w:rPr>
        <w:t xml:space="preserve">and </w:t>
      </w:r>
      <w:r w:rsidRPr="001C262A">
        <w:rPr>
          <w:rFonts w:eastAsia="Arial Unicode MS"/>
          <w:lang w:val="en-US"/>
        </w:rPr>
        <w:t xml:space="preserve">should </w:t>
      </w:r>
      <w:r w:rsidRPr="001C262A">
        <w:rPr>
          <w:rFonts w:eastAsia="Arial Unicode MS" w:hint="eastAsia"/>
          <w:lang w:val="en-US"/>
        </w:rPr>
        <w:t>clarify</w:t>
      </w:r>
      <w:r w:rsidRPr="001C262A">
        <w:rPr>
          <w:rFonts w:eastAsia="Arial Unicode MS"/>
          <w:lang w:val="en-US"/>
        </w:rPr>
        <w:t xml:space="preserve"> the effectiveness from the aspects of performance gain by neglecting TA procedure and receiver complexity</w:t>
      </w:r>
    </w:p>
    <w:p w14:paraId="5E90A848" w14:textId="77777777" w:rsidR="001C262A" w:rsidRPr="001C262A" w:rsidRDefault="001C262A" w:rsidP="008E772F">
      <w:pPr>
        <w:pStyle w:val="ListParagraph"/>
        <w:numPr>
          <w:ilvl w:val="0"/>
          <w:numId w:val="82"/>
        </w:numPr>
        <w:spacing w:after="0"/>
        <w:ind w:left="714" w:hanging="357"/>
        <w:rPr>
          <w:rFonts w:eastAsia="Arial Unicode MS"/>
          <w:lang w:val="en-US"/>
        </w:rPr>
      </w:pPr>
      <w:r w:rsidRPr="001C262A">
        <w:rPr>
          <w:rFonts w:eastAsia="Arial Unicode MS" w:hint="eastAsia"/>
          <w:lang w:val="en-US"/>
        </w:rPr>
        <w:t>Proposal 4:</w:t>
      </w:r>
      <w:r w:rsidRPr="001C262A">
        <w:rPr>
          <w:rFonts w:eastAsia="Arial Unicode MS"/>
          <w:lang w:val="en-US"/>
        </w:rPr>
        <w:t xml:space="preserve"> For asynchronous transmission, effect of interference from asynchronous UEs to UEs for synchronous transmission including grant-based access which are simultaneously operated in the same system bandwidth should be evaluated</w:t>
      </w:r>
    </w:p>
    <w:p w14:paraId="64B11BFF" w14:textId="0AE1F541" w:rsidR="001C262A" w:rsidRDefault="001C262A" w:rsidP="001C262A">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3CDDED85" w14:textId="195AB8EF" w:rsidR="001C262A" w:rsidRDefault="001C262A" w:rsidP="003E702A">
      <w:pPr>
        <w:ind w:left="720" w:hanging="720"/>
        <w:rPr>
          <w:lang w:eastAsia="x-none"/>
        </w:rPr>
      </w:pPr>
    </w:p>
    <w:p w14:paraId="3EC78601" w14:textId="77777777" w:rsidR="00467D27" w:rsidRPr="00C05D83" w:rsidRDefault="00467D27" w:rsidP="00467D27">
      <w:pPr>
        <w:ind w:left="720" w:hanging="720"/>
        <w:rPr>
          <w:b/>
          <w:lang w:eastAsia="x-none"/>
        </w:rPr>
      </w:pPr>
      <w:r w:rsidRPr="00C05D83">
        <w:rPr>
          <w:b/>
          <w:lang w:eastAsia="x-none"/>
        </w:rPr>
        <w:t>Wednesday session</w:t>
      </w:r>
    </w:p>
    <w:p w14:paraId="0E20553D" w14:textId="5EEC6E25" w:rsidR="00467D27" w:rsidRPr="00467D27" w:rsidRDefault="001B7BF2" w:rsidP="00467D27">
      <w:pPr>
        <w:ind w:left="720" w:hanging="720"/>
        <w:rPr>
          <w:b/>
          <w:lang w:eastAsia="x-none"/>
        </w:rPr>
      </w:pPr>
      <w:hyperlink r:id="rId1541" w:history="1">
        <w:r w:rsidR="00D93AE1">
          <w:rPr>
            <w:rStyle w:val="Hyperlink"/>
            <w:b/>
            <w:lang w:eastAsia="x-none"/>
          </w:rPr>
          <w:t>R1-1809787</w:t>
        </w:r>
      </w:hyperlink>
      <w:r w:rsidR="00467D27" w:rsidRPr="00467D27">
        <w:rPr>
          <w:b/>
          <w:lang w:eastAsia="x-none"/>
        </w:rPr>
        <w:tab/>
        <w:t>Offline summary of receiver for NOMA</w:t>
      </w:r>
      <w:r w:rsidR="00467D27" w:rsidRPr="00467D27">
        <w:rPr>
          <w:b/>
          <w:lang w:eastAsia="x-none"/>
        </w:rPr>
        <w:tab/>
        <w:t>ZTE</w:t>
      </w:r>
    </w:p>
    <w:p w14:paraId="6D3ECB43" w14:textId="77777777" w:rsidR="00467D27" w:rsidRDefault="00467D27" w:rsidP="00467D27">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48755CE6" w14:textId="111D3DFC" w:rsidR="00467D27" w:rsidRDefault="00467D27" w:rsidP="003E702A">
      <w:pPr>
        <w:ind w:left="720" w:hanging="720"/>
        <w:rPr>
          <w:lang w:eastAsia="x-none"/>
        </w:rPr>
      </w:pPr>
    </w:p>
    <w:p w14:paraId="29DF9E27" w14:textId="6C29BAF1" w:rsidR="00EA043E" w:rsidRPr="00D60502" w:rsidRDefault="00EA043E" w:rsidP="003E702A">
      <w:pPr>
        <w:ind w:left="720" w:hanging="720"/>
        <w:rPr>
          <w:b/>
          <w:lang w:eastAsia="x-none"/>
        </w:rPr>
      </w:pPr>
      <w:r w:rsidRPr="00D60502">
        <w:rPr>
          <w:b/>
          <w:lang w:eastAsia="x-none"/>
        </w:rPr>
        <w:t>Thursday session</w:t>
      </w:r>
    </w:p>
    <w:p w14:paraId="5428C261" w14:textId="25AD1F53" w:rsidR="00D60502" w:rsidRDefault="001B7BF2" w:rsidP="00D60502">
      <w:pPr>
        <w:ind w:left="720" w:hanging="720"/>
        <w:rPr>
          <w:b/>
          <w:lang w:eastAsia="x-none"/>
        </w:rPr>
      </w:pPr>
      <w:hyperlink r:id="rId1542" w:history="1">
        <w:r w:rsidR="00D93AE1">
          <w:rPr>
            <w:rStyle w:val="Hyperlink"/>
            <w:b/>
            <w:lang w:eastAsia="x-none"/>
          </w:rPr>
          <w:t>R1-1809859</w:t>
        </w:r>
      </w:hyperlink>
      <w:r w:rsidR="00D60502" w:rsidRPr="00D60502">
        <w:rPr>
          <w:b/>
          <w:lang w:eastAsia="x-none"/>
        </w:rPr>
        <w:tab/>
        <w:t>Updated offline summary of receiver for NOMA</w:t>
      </w:r>
      <w:r w:rsidR="00D60502" w:rsidRPr="00D60502">
        <w:rPr>
          <w:b/>
          <w:lang w:eastAsia="x-none"/>
        </w:rPr>
        <w:tab/>
        <w:t>ZTE</w:t>
      </w:r>
    </w:p>
    <w:p w14:paraId="781C1526" w14:textId="77777777" w:rsidR="00D60502" w:rsidRDefault="00D60502" w:rsidP="00D60502">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61DA93E2" w14:textId="77777777" w:rsidR="00D60502" w:rsidRDefault="00D60502" w:rsidP="00D60502">
      <w:pPr>
        <w:ind w:left="720" w:hanging="720"/>
        <w:rPr>
          <w:highlight w:val="green"/>
          <w:lang w:eastAsia="x-none"/>
        </w:rPr>
      </w:pPr>
    </w:p>
    <w:p w14:paraId="0DDA549C" w14:textId="43F67B07" w:rsidR="00EA043E" w:rsidRPr="00EA043E" w:rsidRDefault="00EA043E" w:rsidP="00D60502">
      <w:pPr>
        <w:ind w:left="720" w:hanging="720"/>
        <w:rPr>
          <w:b/>
          <w:lang w:eastAsia="x-none"/>
        </w:rPr>
      </w:pPr>
      <w:r w:rsidRPr="00EA043E">
        <w:rPr>
          <w:highlight w:val="green"/>
          <w:lang w:eastAsia="x-none"/>
        </w:rPr>
        <w:t>Agreements</w:t>
      </w:r>
      <w:r w:rsidRPr="00EA043E">
        <w:rPr>
          <w:b/>
          <w:lang w:eastAsia="x-none"/>
        </w:rPr>
        <w:t>:</w:t>
      </w:r>
    </w:p>
    <w:p w14:paraId="0BEC9E72" w14:textId="77777777" w:rsidR="00EA043E" w:rsidRPr="00D60502" w:rsidRDefault="00EA043E" w:rsidP="008E772F">
      <w:pPr>
        <w:pStyle w:val="ListParagraph"/>
        <w:widowControl w:val="0"/>
        <w:numPr>
          <w:ilvl w:val="0"/>
          <w:numId w:val="176"/>
        </w:numPr>
        <w:spacing w:after="0"/>
        <w:ind w:left="714" w:hanging="357"/>
        <w:jc w:val="both"/>
        <w:rPr>
          <w:rFonts w:eastAsia="DengXian"/>
          <w:iCs/>
          <w:kern w:val="2"/>
          <w:lang w:val="en-US" w:eastAsia="zh-CN"/>
        </w:rPr>
      </w:pPr>
      <w:r w:rsidRPr="00D60502">
        <w:rPr>
          <w:iCs/>
          <w:kern w:val="2"/>
          <w:lang w:val="en-US" w:eastAsia="zh-CN"/>
        </w:rPr>
        <w:t>T</w:t>
      </w:r>
      <w:r w:rsidRPr="00D60502">
        <w:rPr>
          <w:rFonts w:hint="eastAsia"/>
          <w:iCs/>
          <w:kern w:val="2"/>
          <w:lang w:val="en-US" w:eastAsia="zh-CN"/>
        </w:rPr>
        <w:t xml:space="preserve">he following table </w:t>
      </w:r>
      <w:r w:rsidRPr="00D60502">
        <w:rPr>
          <w:iCs/>
          <w:kern w:val="2"/>
          <w:lang w:val="en-US" w:eastAsia="zh-CN"/>
        </w:rPr>
        <w:t>for computation</w:t>
      </w:r>
      <w:r w:rsidRPr="00D60502">
        <w:rPr>
          <w:rFonts w:hint="eastAsia"/>
          <w:iCs/>
          <w:kern w:val="2"/>
          <w:lang w:val="en-US" w:eastAsia="zh-CN"/>
        </w:rPr>
        <w:t xml:space="preserve"> complexity analysis of the receiver</w:t>
      </w:r>
      <w:r w:rsidRPr="00D60502">
        <w:rPr>
          <w:iCs/>
          <w:kern w:val="2"/>
          <w:lang w:val="en-US" w:eastAsia="zh-CN"/>
        </w:rPr>
        <w:t xml:space="preserve"> as the starting point, entries can be updated till RAN1#94bis.</w:t>
      </w:r>
      <w:r w:rsidRPr="00D60502">
        <w:rPr>
          <w:rFonts w:hint="eastAsia"/>
          <w:iCs/>
          <w:kern w:val="2"/>
          <w:lang w:val="en-US" w:eastAsia="zh-CN"/>
        </w:rPr>
        <w:t xml:space="preserve"> </w:t>
      </w:r>
    </w:p>
    <w:p w14:paraId="0F87309E" w14:textId="77777777" w:rsidR="00EA043E" w:rsidRPr="00EA043E" w:rsidRDefault="00EA043E" w:rsidP="00EA043E">
      <w:pPr>
        <w:widowControl w:val="0"/>
        <w:spacing w:beforeLines="50" w:before="120"/>
        <w:ind w:left="720" w:hanging="720"/>
        <w:jc w:val="center"/>
        <w:rPr>
          <w:rFonts w:eastAsia="SimSun"/>
          <w:iCs/>
          <w:kern w:val="2"/>
          <w:szCs w:val="20"/>
        </w:rPr>
      </w:pPr>
      <w:r w:rsidRPr="00EA043E">
        <w:rPr>
          <w:rFonts w:eastAsia="SimSun" w:hint="eastAsia"/>
          <w:iCs/>
          <w:kern w:val="2"/>
          <w:szCs w:val="20"/>
        </w:rPr>
        <w:t>Table I</w:t>
      </w:r>
      <w:r w:rsidRPr="00EA043E">
        <w:rPr>
          <w:rFonts w:eastAsia="SimSun" w:hint="eastAsia"/>
          <w:iCs/>
          <w:kern w:val="2"/>
          <w:szCs w:val="20"/>
        </w:rPr>
        <w:tab/>
      </w:r>
      <w:r w:rsidRPr="00EA043E">
        <w:rPr>
          <w:rFonts w:eastAsia="SimSun"/>
          <w:iCs/>
          <w:kern w:val="2"/>
          <w:szCs w:val="20"/>
        </w:rPr>
        <w:t xml:space="preserve">Template of </w:t>
      </w:r>
      <w:r w:rsidRPr="00EA043E">
        <w:rPr>
          <w:rFonts w:eastAsia="SimSun" w:hint="eastAsia"/>
          <w:iCs/>
          <w:kern w:val="2"/>
          <w:szCs w:val="20"/>
        </w:rPr>
        <w:t xml:space="preserve">Receiver </w:t>
      </w:r>
      <w:r w:rsidRPr="00EA043E">
        <w:rPr>
          <w:rFonts w:eastAsia="SimSun"/>
          <w:iCs/>
          <w:kern w:val="2"/>
          <w:szCs w:val="20"/>
        </w:rPr>
        <w:t xml:space="preserve">Computation </w:t>
      </w:r>
      <w:r w:rsidRPr="00EA043E">
        <w:rPr>
          <w:rFonts w:eastAsia="SimSun" w:hint="eastAsia"/>
          <w:iCs/>
          <w:kern w:val="2"/>
          <w:szCs w:val="20"/>
        </w:rPr>
        <w:t xml:space="preserve">Complexity </w:t>
      </w:r>
      <w:r w:rsidRPr="00EA043E">
        <w:rPr>
          <w:rFonts w:eastAsia="SimSun"/>
          <w:iCs/>
          <w:kern w:val="2"/>
          <w:szCs w:val="20"/>
        </w:rPr>
        <w:t xml:space="preserve">breakup </w:t>
      </w:r>
    </w:p>
    <w:tbl>
      <w:tblPr>
        <w:tblW w:w="8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5"/>
        <w:gridCol w:w="3030"/>
        <w:gridCol w:w="1127"/>
        <w:gridCol w:w="1134"/>
        <w:gridCol w:w="2097"/>
      </w:tblGrid>
      <w:tr w:rsidR="00EA043E" w:rsidRPr="00EA043E" w14:paraId="7882AC52" w14:textId="77777777" w:rsidTr="00D60502">
        <w:trPr>
          <w:trHeight w:val="573"/>
        </w:trPr>
        <w:tc>
          <w:tcPr>
            <w:tcW w:w="1205" w:type="dxa"/>
            <w:vMerge w:val="restart"/>
            <w:tcBorders>
              <w:bottom w:val="single" w:sz="12" w:space="0" w:color="666666"/>
            </w:tcBorders>
            <w:shd w:val="clear" w:color="auto" w:fill="auto"/>
            <w:vAlign w:val="center"/>
          </w:tcPr>
          <w:p w14:paraId="5060CF86" w14:textId="77777777" w:rsidR="00EA043E" w:rsidRPr="00EA043E" w:rsidRDefault="00EA043E" w:rsidP="00D60502">
            <w:pPr>
              <w:pStyle w:val="TAH"/>
              <w:rPr>
                <w:rFonts w:eastAsia="MS Mincho"/>
                <w:noProof/>
              </w:rPr>
            </w:pPr>
            <w:r w:rsidRPr="00EA043E">
              <w:rPr>
                <w:rFonts w:eastAsia="MS Mincho" w:hint="eastAsia"/>
                <w:noProof/>
              </w:rPr>
              <w:t>Receiver component</w:t>
            </w:r>
          </w:p>
        </w:tc>
        <w:tc>
          <w:tcPr>
            <w:tcW w:w="3030" w:type="dxa"/>
            <w:vMerge w:val="restart"/>
            <w:tcBorders>
              <w:bottom w:val="single" w:sz="12" w:space="0" w:color="666666"/>
            </w:tcBorders>
            <w:shd w:val="clear" w:color="auto" w:fill="auto"/>
            <w:vAlign w:val="center"/>
          </w:tcPr>
          <w:p w14:paraId="2D063560" w14:textId="77777777" w:rsidR="00EA043E" w:rsidRPr="00EA043E" w:rsidRDefault="00EA043E" w:rsidP="00D60502">
            <w:pPr>
              <w:pStyle w:val="TAH"/>
              <w:rPr>
                <w:rFonts w:eastAsia="SimSun"/>
                <w:iCs/>
                <w:noProof/>
                <w:kern w:val="2"/>
              </w:rPr>
            </w:pPr>
            <w:r w:rsidRPr="00EA043E">
              <w:rPr>
                <w:rFonts w:eastAsia="SimSun" w:hint="eastAsia"/>
                <w:iCs/>
                <w:noProof/>
                <w:kern w:val="2"/>
              </w:rPr>
              <w:t>Detailed component</w:t>
            </w:r>
          </w:p>
        </w:tc>
        <w:tc>
          <w:tcPr>
            <w:tcW w:w="4358" w:type="dxa"/>
            <w:gridSpan w:val="3"/>
            <w:tcBorders>
              <w:bottom w:val="single" w:sz="12" w:space="0" w:color="666666"/>
            </w:tcBorders>
            <w:shd w:val="clear" w:color="auto" w:fill="auto"/>
            <w:vAlign w:val="center"/>
          </w:tcPr>
          <w:p w14:paraId="623A7AB7" w14:textId="77777777" w:rsidR="00EA043E" w:rsidRPr="00EA043E" w:rsidRDefault="00EA043E" w:rsidP="00D60502">
            <w:pPr>
              <w:pStyle w:val="TAH"/>
              <w:rPr>
                <w:rFonts w:eastAsia="SimSun"/>
                <w:iCs/>
                <w:kern w:val="2"/>
              </w:rPr>
            </w:pPr>
            <w:r w:rsidRPr="00EA043E">
              <w:rPr>
                <w:rFonts w:eastAsia="SimSun" w:hint="eastAsia"/>
                <w:iCs/>
                <w:kern w:val="2"/>
              </w:rPr>
              <w:t xml:space="preserve">Computation </w:t>
            </w:r>
            <w:r w:rsidRPr="00EA043E">
              <w:rPr>
                <w:rFonts w:eastAsia="SimSun"/>
                <w:iCs/>
                <w:kern w:val="2"/>
              </w:rPr>
              <w:t>in parametric number of usages, O(.) analysis, [impact factor]</w:t>
            </w:r>
          </w:p>
        </w:tc>
      </w:tr>
      <w:tr w:rsidR="00EA043E" w:rsidRPr="00EA043E" w14:paraId="6C35C8DC" w14:textId="77777777" w:rsidTr="00D60502">
        <w:trPr>
          <w:trHeight w:val="547"/>
        </w:trPr>
        <w:tc>
          <w:tcPr>
            <w:tcW w:w="1205" w:type="dxa"/>
            <w:vMerge/>
            <w:tcBorders>
              <w:bottom w:val="single" w:sz="12" w:space="0" w:color="666666"/>
            </w:tcBorders>
            <w:shd w:val="clear" w:color="auto" w:fill="auto"/>
          </w:tcPr>
          <w:p w14:paraId="4819D0EE" w14:textId="77777777" w:rsidR="00EA043E" w:rsidRPr="00EA043E" w:rsidRDefault="00EA043E" w:rsidP="00D60502">
            <w:pPr>
              <w:pStyle w:val="TAH"/>
              <w:rPr>
                <w:rFonts w:eastAsia="MS Mincho"/>
                <w:noProof/>
              </w:rPr>
            </w:pPr>
          </w:p>
        </w:tc>
        <w:tc>
          <w:tcPr>
            <w:tcW w:w="3030" w:type="dxa"/>
            <w:vMerge/>
            <w:tcBorders>
              <w:bottom w:val="single" w:sz="12" w:space="0" w:color="666666"/>
            </w:tcBorders>
            <w:shd w:val="clear" w:color="auto" w:fill="auto"/>
          </w:tcPr>
          <w:p w14:paraId="21712024" w14:textId="77777777" w:rsidR="00EA043E" w:rsidRPr="00EA043E" w:rsidRDefault="00EA043E" w:rsidP="00D60502">
            <w:pPr>
              <w:pStyle w:val="TAH"/>
              <w:rPr>
                <w:rFonts w:eastAsia="SimSun"/>
                <w:iCs/>
                <w:noProof/>
                <w:kern w:val="2"/>
              </w:rPr>
            </w:pPr>
          </w:p>
        </w:tc>
        <w:tc>
          <w:tcPr>
            <w:tcW w:w="1127" w:type="dxa"/>
            <w:tcBorders>
              <w:bottom w:val="single" w:sz="12" w:space="0" w:color="666666"/>
            </w:tcBorders>
            <w:shd w:val="clear" w:color="auto" w:fill="auto"/>
            <w:vAlign w:val="center"/>
          </w:tcPr>
          <w:p w14:paraId="0BEACB37" w14:textId="77777777" w:rsidR="00EA043E" w:rsidRPr="00EA043E" w:rsidRDefault="00EA043E" w:rsidP="00D60502">
            <w:pPr>
              <w:pStyle w:val="TAH"/>
              <w:rPr>
                <w:rFonts w:eastAsia="SimSun"/>
              </w:rPr>
            </w:pPr>
            <w:r w:rsidRPr="00EA043E">
              <w:rPr>
                <w:rFonts w:eastAsia="SimSun" w:hint="eastAsia"/>
              </w:rPr>
              <w:t>Receiver</w:t>
            </w:r>
            <w:r w:rsidRPr="00EA043E">
              <w:rPr>
                <w:rFonts w:eastAsia="SimSun"/>
              </w:rPr>
              <w:t xml:space="preserve"> type 1</w:t>
            </w:r>
          </w:p>
        </w:tc>
        <w:tc>
          <w:tcPr>
            <w:tcW w:w="1134" w:type="dxa"/>
            <w:tcBorders>
              <w:bottom w:val="single" w:sz="12" w:space="0" w:color="666666"/>
            </w:tcBorders>
            <w:shd w:val="clear" w:color="auto" w:fill="auto"/>
            <w:vAlign w:val="center"/>
          </w:tcPr>
          <w:p w14:paraId="4982B10E" w14:textId="77777777" w:rsidR="00EA043E" w:rsidRPr="00EA043E" w:rsidRDefault="00EA043E" w:rsidP="00D60502">
            <w:pPr>
              <w:pStyle w:val="TAH"/>
              <w:rPr>
                <w:rFonts w:eastAsia="SimSun"/>
              </w:rPr>
            </w:pPr>
            <w:r w:rsidRPr="00EA043E">
              <w:rPr>
                <w:rFonts w:eastAsia="SimSun" w:hint="eastAsia"/>
              </w:rPr>
              <w:t>Receiver</w:t>
            </w:r>
            <w:r w:rsidRPr="00EA043E">
              <w:rPr>
                <w:rFonts w:eastAsia="SimSun"/>
              </w:rPr>
              <w:t xml:space="preserve"> type 2</w:t>
            </w:r>
          </w:p>
        </w:tc>
        <w:tc>
          <w:tcPr>
            <w:tcW w:w="2097" w:type="dxa"/>
            <w:tcBorders>
              <w:bottom w:val="single" w:sz="12" w:space="0" w:color="666666"/>
            </w:tcBorders>
            <w:shd w:val="clear" w:color="auto" w:fill="auto"/>
            <w:vAlign w:val="center"/>
          </w:tcPr>
          <w:p w14:paraId="35CF4924" w14:textId="77777777" w:rsidR="00EA043E" w:rsidRPr="00EA043E" w:rsidRDefault="00EA043E" w:rsidP="00D60502">
            <w:pPr>
              <w:pStyle w:val="TAH"/>
              <w:rPr>
                <w:rFonts w:eastAsia="SimSun"/>
              </w:rPr>
            </w:pPr>
            <w:r w:rsidRPr="00EA043E">
              <w:rPr>
                <w:rFonts w:eastAsia="SimSun"/>
              </w:rPr>
              <w:t>…</w:t>
            </w:r>
          </w:p>
        </w:tc>
      </w:tr>
      <w:tr w:rsidR="00EA043E" w:rsidRPr="00EA043E" w14:paraId="4459599C" w14:textId="77777777" w:rsidTr="00D60502">
        <w:tc>
          <w:tcPr>
            <w:tcW w:w="1205" w:type="dxa"/>
            <w:vMerge w:val="restart"/>
            <w:shd w:val="clear" w:color="auto" w:fill="auto"/>
            <w:vAlign w:val="center"/>
          </w:tcPr>
          <w:p w14:paraId="66679781" w14:textId="77777777" w:rsidR="00EA043E" w:rsidRPr="00EA043E" w:rsidRDefault="00EA043E" w:rsidP="00D60502">
            <w:pPr>
              <w:pStyle w:val="TAL"/>
              <w:rPr>
                <w:lang w:eastAsia="en-GB"/>
              </w:rPr>
            </w:pPr>
            <w:r w:rsidRPr="00EA043E">
              <w:rPr>
                <w:rFonts w:hint="eastAsia"/>
                <w:lang w:eastAsia="en-GB"/>
              </w:rPr>
              <w:t>Detector</w:t>
            </w:r>
          </w:p>
          <w:p w14:paraId="2F2C2C2C" w14:textId="77777777" w:rsidR="00EA043E" w:rsidRPr="00EA043E" w:rsidRDefault="00EA043E" w:rsidP="00D60502">
            <w:pPr>
              <w:pStyle w:val="TAL"/>
              <w:rPr>
                <w:lang w:eastAsia="en-GB"/>
              </w:rPr>
            </w:pPr>
          </w:p>
        </w:tc>
        <w:tc>
          <w:tcPr>
            <w:tcW w:w="3030" w:type="dxa"/>
            <w:shd w:val="clear" w:color="auto" w:fill="auto"/>
          </w:tcPr>
          <w:p w14:paraId="4CA75492" w14:textId="77777777" w:rsidR="00EA043E" w:rsidRPr="00EA043E" w:rsidRDefault="00EA043E" w:rsidP="00D60502">
            <w:pPr>
              <w:pStyle w:val="TAL"/>
              <w:rPr>
                <w:iCs/>
                <w:kern w:val="2"/>
                <w:lang w:eastAsia="en-GB"/>
              </w:rPr>
            </w:pPr>
            <w:r w:rsidRPr="00EA043E">
              <w:rPr>
                <w:iCs/>
                <w:kern w:val="2"/>
                <w:lang w:eastAsia="en-GB"/>
              </w:rPr>
              <w:t xml:space="preserve">UE detection </w:t>
            </w:r>
          </w:p>
        </w:tc>
        <w:tc>
          <w:tcPr>
            <w:tcW w:w="1127" w:type="dxa"/>
            <w:shd w:val="clear" w:color="auto" w:fill="auto"/>
          </w:tcPr>
          <w:p w14:paraId="4A6454E8" w14:textId="77777777" w:rsidR="00EA043E" w:rsidRPr="00EA043E" w:rsidRDefault="00EA043E" w:rsidP="00D60502">
            <w:pPr>
              <w:pStyle w:val="TAL"/>
              <w:rPr>
                <w:iCs/>
                <w:kern w:val="2"/>
                <w:lang w:eastAsia="en-GB"/>
              </w:rPr>
            </w:pPr>
          </w:p>
        </w:tc>
        <w:tc>
          <w:tcPr>
            <w:tcW w:w="1134" w:type="dxa"/>
            <w:shd w:val="clear" w:color="auto" w:fill="auto"/>
          </w:tcPr>
          <w:p w14:paraId="061A2964" w14:textId="77777777" w:rsidR="00EA043E" w:rsidRPr="00EA043E" w:rsidRDefault="00EA043E" w:rsidP="00D60502">
            <w:pPr>
              <w:pStyle w:val="TAL"/>
              <w:rPr>
                <w:iCs/>
                <w:kern w:val="2"/>
                <w:lang w:eastAsia="en-GB"/>
              </w:rPr>
            </w:pPr>
          </w:p>
        </w:tc>
        <w:tc>
          <w:tcPr>
            <w:tcW w:w="2097" w:type="dxa"/>
            <w:shd w:val="clear" w:color="auto" w:fill="auto"/>
          </w:tcPr>
          <w:p w14:paraId="34B2A464" w14:textId="77777777" w:rsidR="00EA043E" w:rsidRPr="00EA043E" w:rsidRDefault="00EA043E" w:rsidP="00D60502">
            <w:pPr>
              <w:pStyle w:val="TAL"/>
              <w:rPr>
                <w:iCs/>
                <w:kern w:val="2"/>
                <w:lang w:eastAsia="en-GB"/>
              </w:rPr>
            </w:pPr>
          </w:p>
        </w:tc>
      </w:tr>
      <w:tr w:rsidR="00EA043E" w:rsidRPr="00EA043E" w14:paraId="2A3E7450" w14:textId="77777777" w:rsidTr="00D60502">
        <w:tc>
          <w:tcPr>
            <w:tcW w:w="1205" w:type="dxa"/>
            <w:vMerge/>
            <w:shd w:val="clear" w:color="auto" w:fill="auto"/>
            <w:vAlign w:val="center"/>
          </w:tcPr>
          <w:p w14:paraId="32CF81E0" w14:textId="77777777" w:rsidR="00EA043E" w:rsidRPr="00EA043E" w:rsidRDefault="00EA043E" w:rsidP="00D60502">
            <w:pPr>
              <w:pStyle w:val="TAL"/>
              <w:rPr>
                <w:lang w:eastAsia="en-GB"/>
              </w:rPr>
            </w:pPr>
          </w:p>
        </w:tc>
        <w:tc>
          <w:tcPr>
            <w:tcW w:w="3030" w:type="dxa"/>
            <w:shd w:val="clear" w:color="auto" w:fill="auto"/>
          </w:tcPr>
          <w:p w14:paraId="5DB63DCC" w14:textId="77777777" w:rsidR="00EA043E" w:rsidRPr="00EA043E" w:rsidRDefault="00EA043E" w:rsidP="00D60502">
            <w:pPr>
              <w:pStyle w:val="TAL"/>
              <w:rPr>
                <w:iCs/>
                <w:kern w:val="2"/>
                <w:lang w:eastAsia="en-GB"/>
              </w:rPr>
            </w:pPr>
            <w:r w:rsidRPr="00EA043E">
              <w:rPr>
                <w:iCs/>
                <w:kern w:val="2"/>
                <w:lang w:eastAsia="en-GB"/>
              </w:rPr>
              <w:t>Channel estimation</w:t>
            </w:r>
          </w:p>
        </w:tc>
        <w:tc>
          <w:tcPr>
            <w:tcW w:w="1127" w:type="dxa"/>
            <w:shd w:val="clear" w:color="auto" w:fill="auto"/>
          </w:tcPr>
          <w:p w14:paraId="336DA9A1" w14:textId="77777777" w:rsidR="00EA043E" w:rsidRPr="00EA043E" w:rsidRDefault="00EA043E" w:rsidP="00D60502">
            <w:pPr>
              <w:pStyle w:val="TAL"/>
              <w:rPr>
                <w:iCs/>
                <w:kern w:val="2"/>
                <w:lang w:eastAsia="en-GB"/>
              </w:rPr>
            </w:pPr>
          </w:p>
        </w:tc>
        <w:tc>
          <w:tcPr>
            <w:tcW w:w="1134" w:type="dxa"/>
            <w:shd w:val="clear" w:color="auto" w:fill="auto"/>
          </w:tcPr>
          <w:p w14:paraId="11115C42" w14:textId="77777777" w:rsidR="00EA043E" w:rsidRPr="00EA043E" w:rsidRDefault="00EA043E" w:rsidP="00D60502">
            <w:pPr>
              <w:pStyle w:val="TAL"/>
              <w:rPr>
                <w:iCs/>
                <w:kern w:val="2"/>
                <w:lang w:eastAsia="en-GB"/>
              </w:rPr>
            </w:pPr>
          </w:p>
        </w:tc>
        <w:tc>
          <w:tcPr>
            <w:tcW w:w="2097" w:type="dxa"/>
            <w:shd w:val="clear" w:color="auto" w:fill="auto"/>
          </w:tcPr>
          <w:p w14:paraId="620D107D" w14:textId="77777777" w:rsidR="00EA043E" w:rsidRPr="00EA043E" w:rsidRDefault="00EA043E" w:rsidP="00D60502">
            <w:pPr>
              <w:pStyle w:val="TAL"/>
              <w:rPr>
                <w:iCs/>
                <w:kern w:val="2"/>
                <w:lang w:eastAsia="en-GB"/>
              </w:rPr>
            </w:pPr>
          </w:p>
        </w:tc>
      </w:tr>
      <w:tr w:rsidR="00EA043E" w:rsidRPr="00EA043E" w14:paraId="2A03144E" w14:textId="77777777" w:rsidTr="00D60502">
        <w:trPr>
          <w:trHeight w:val="199"/>
        </w:trPr>
        <w:tc>
          <w:tcPr>
            <w:tcW w:w="1205" w:type="dxa"/>
            <w:vMerge/>
            <w:shd w:val="clear" w:color="auto" w:fill="auto"/>
            <w:vAlign w:val="center"/>
          </w:tcPr>
          <w:p w14:paraId="3900DFEE" w14:textId="77777777" w:rsidR="00EA043E" w:rsidRPr="00EA043E" w:rsidRDefault="00EA043E" w:rsidP="00D60502">
            <w:pPr>
              <w:pStyle w:val="TAL"/>
              <w:rPr>
                <w:lang w:eastAsia="en-GB"/>
              </w:rPr>
            </w:pPr>
          </w:p>
        </w:tc>
        <w:tc>
          <w:tcPr>
            <w:tcW w:w="3030" w:type="dxa"/>
            <w:shd w:val="clear" w:color="auto" w:fill="auto"/>
          </w:tcPr>
          <w:p w14:paraId="719B7025" w14:textId="77777777" w:rsidR="00EA043E" w:rsidRPr="00EA043E" w:rsidRDefault="00EA043E" w:rsidP="00D60502">
            <w:pPr>
              <w:pStyle w:val="TAL"/>
              <w:rPr>
                <w:iCs/>
                <w:kern w:val="2"/>
                <w:lang w:eastAsia="en-GB"/>
              </w:rPr>
            </w:pPr>
            <w:r w:rsidRPr="00EA043E">
              <w:rPr>
                <w:iCs/>
                <w:kern w:val="2"/>
                <w:lang w:eastAsia="en-GB"/>
              </w:rPr>
              <w:t>Rx combining, if any</w:t>
            </w:r>
          </w:p>
        </w:tc>
        <w:tc>
          <w:tcPr>
            <w:tcW w:w="1127" w:type="dxa"/>
            <w:shd w:val="clear" w:color="auto" w:fill="auto"/>
          </w:tcPr>
          <w:p w14:paraId="732A2E9A" w14:textId="77777777" w:rsidR="00EA043E" w:rsidRPr="00EA043E" w:rsidRDefault="00EA043E" w:rsidP="00D60502">
            <w:pPr>
              <w:pStyle w:val="TAL"/>
              <w:rPr>
                <w:iCs/>
                <w:kern w:val="2"/>
                <w:lang w:eastAsia="en-GB"/>
              </w:rPr>
            </w:pPr>
          </w:p>
        </w:tc>
        <w:tc>
          <w:tcPr>
            <w:tcW w:w="1134" w:type="dxa"/>
            <w:shd w:val="clear" w:color="auto" w:fill="auto"/>
          </w:tcPr>
          <w:p w14:paraId="344AD131" w14:textId="77777777" w:rsidR="00EA043E" w:rsidRPr="00EA043E" w:rsidRDefault="00EA043E" w:rsidP="00D60502">
            <w:pPr>
              <w:pStyle w:val="TAL"/>
              <w:rPr>
                <w:iCs/>
                <w:kern w:val="2"/>
                <w:lang w:eastAsia="en-GB"/>
              </w:rPr>
            </w:pPr>
          </w:p>
        </w:tc>
        <w:tc>
          <w:tcPr>
            <w:tcW w:w="2097" w:type="dxa"/>
            <w:shd w:val="clear" w:color="auto" w:fill="auto"/>
          </w:tcPr>
          <w:p w14:paraId="35481965" w14:textId="77777777" w:rsidR="00EA043E" w:rsidRPr="00EA043E" w:rsidRDefault="00EA043E" w:rsidP="00D60502">
            <w:pPr>
              <w:pStyle w:val="TAL"/>
              <w:rPr>
                <w:iCs/>
                <w:kern w:val="2"/>
                <w:lang w:eastAsia="en-GB"/>
              </w:rPr>
            </w:pPr>
          </w:p>
        </w:tc>
      </w:tr>
      <w:tr w:rsidR="00EA043E" w:rsidRPr="00EA043E" w14:paraId="0A06043F" w14:textId="77777777" w:rsidTr="00D60502">
        <w:tc>
          <w:tcPr>
            <w:tcW w:w="1205" w:type="dxa"/>
            <w:vMerge/>
            <w:shd w:val="clear" w:color="auto" w:fill="auto"/>
            <w:vAlign w:val="center"/>
          </w:tcPr>
          <w:p w14:paraId="532EBB4B" w14:textId="77777777" w:rsidR="00EA043E" w:rsidRPr="00EA043E" w:rsidRDefault="00EA043E" w:rsidP="00D60502">
            <w:pPr>
              <w:pStyle w:val="TAL"/>
              <w:rPr>
                <w:lang w:eastAsia="en-GB"/>
              </w:rPr>
            </w:pPr>
          </w:p>
        </w:tc>
        <w:tc>
          <w:tcPr>
            <w:tcW w:w="3030" w:type="dxa"/>
            <w:shd w:val="clear" w:color="auto" w:fill="auto"/>
          </w:tcPr>
          <w:p w14:paraId="42D4069C" w14:textId="77777777" w:rsidR="00EA043E" w:rsidRPr="00EA043E" w:rsidRDefault="00EA043E" w:rsidP="00D60502">
            <w:pPr>
              <w:pStyle w:val="TAL"/>
              <w:rPr>
                <w:iCs/>
                <w:kern w:val="2"/>
                <w:lang w:eastAsia="en-GB"/>
              </w:rPr>
            </w:pPr>
            <w:r w:rsidRPr="00EA043E">
              <w:rPr>
                <w:iCs/>
                <w:kern w:val="2"/>
                <w:lang w:eastAsia="en-GB"/>
              </w:rPr>
              <w:t>Covariance matrix calculation, if any</w:t>
            </w:r>
          </w:p>
        </w:tc>
        <w:tc>
          <w:tcPr>
            <w:tcW w:w="1127" w:type="dxa"/>
            <w:shd w:val="clear" w:color="auto" w:fill="auto"/>
          </w:tcPr>
          <w:p w14:paraId="5B0E6AC2" w14:textId="77777777" w:rsidR="00EA043E" w:rsidRPr="00EA043E" w:rsidRDefault="00EA043E" w:rsidP="00D60502">
            <w:pPr>
              <w:pStyle w:val="TAL"/>
              <w:rPr>
                <w:iCs/>
                <w:kern w:val="2"/>
                <w:lang w:eastAsia="en-GB"/>
              </w:rPr>
            </w:pPr>
          </w:p>
        </w:tc>
        <w:tc>
          <w:tcPr>
            <w:tcW w:w="1134" w:type="dxa"/>
            <w:shd w:val="clear" w:color="auto" w:fill="auto"/>
          </w:tcPr>
          <w:p w14:paraId="53227762" w14:textId="77777777" w:rsidR="00EA043E" w:rsidRPr="00EA043E" w:rsidRDefault="00EA043E" w:rsidP="00D60502">
            <w:pPr>
              <w:pStyle w:val="TAL"/>
              <w:rPr>
                <w:iCs/>
                <w:kern w:val="2"/>
                <w:lang w:eastAsia="en-GB"/>
              </w:rPr>
            </w:pPr>
          </w:p>
        </w:tc>
        <w:tc>
          <w:tcPr>
            <w:tcW w:w="2097" w:type="dxa"/>
            <w:shd w:val="clear" w:color="auto" w:fill="auto"/>
          </w:tcPr>
          <w:p w14:paraId="6C4ABB72" w14:textId="77777777" w:rsidR="00EA043E" w:rsidRPr="00EA043E" w:rsidRDefault="00EA043E" w:rsidP="00D60502">
            <w:pPr>
              <w:pStyle w:val="TAL"/>
              <w:rPr>
                <w:iCs/>
                <w:kern w:val="2"/>
                <w:lang w:eastAsia="en-GB"/>
              </w:rPr>
            </w:pPr>
          </w:p>
        </w:tc>
      </w:tr>
      <w:tr w:rsidR="00EA043E" w:rsidRPr="00EA043E" w14:paraId="01A4A0B8" w14:textId="77777777" w:rsidTr="00D60502">
        <w:tc>
          <w:tcPr>
            <w:tcW w:w="1205" w:type="dxa"/>
            <w:vMerge/>
            <w:shd w:val="clear" w:color="auto" w:fill="auto"/>
            <w:vAlign w:val="center"/>
          </w:tcPr>
          <w:p w14:paraId="23DD93DE" w14:textId="77777777" w:rsidR="00EA043E" w:rsidRPr="00EA043E" w:rsidRDefault="00EA043E" w:rsidP="00D60502">
            <w:pPr>
              <w:pStyle w:val="TAL"/>
              <w:rPr>
                <w:lang w:eastAsia="en-GB"/>
              </w:rPr>
            </w:pPr>
          </w:p>
        </w:tc>
        <w:tc>
          <w:tcPr>
            <w:tcW w:w="3030" w:type="dxa"/>
            <w:shd w:val="clear" w:color="auto" w:fill="auto"/>
          </w:tcPr>
          <w:p w14:paraId="067E8138" w14:textId="77777777" w:rsidR="00EA043E" w:rsidRPr="00EA043E" w:rsidRDefault="00EA043E" w:rsidP="00D60502">
            <w:pPr>
              <w:pStyle w:val="TAL"/>
              <w:rPr>
                <w:iCs/>
                <w:kern w:val="2"/>
                <w:lang w:eastAsia="en-GB"/>
              </w:rPr>
            </w:pPr>
            <w:r w:rsidRPr="00EA043E">
              <w:rPr>
                <w:iCs/>
                <w:kern w:val="2"/>
                <w:lang w:eastAsia="en-GB"/>
              </w:rPr>
              <w:t>Demodulation weight computation, if any</w:t>
            </w:r>
          </w:p>
        </w:tc>
        <w:tc>
          <w:tcPr>
            <w:tcW w:w="1127" w:type="dxa"/>
            <w:shd w:val="clear" w:color="auto" w:fill="auto"/>
          </w:tcPr>
          <w:p w14:paraId="3E300574" w14:textId="77777777" w:rsidR="00EA043E" w:rsidRPr="00EA043E" w:rsidRDefault="00EA043E" w:rsidP="00D60502">
            <w:pPr>
              <w:pStyle w:val="TAL"/>
              <w:rPr>
                <w:iCs/>
                <w:kern w:val="2"/>
                <w:lang w:eastAsia="en-GB"/>
              </w:rPr>
            </w:pPr>
          </w:p>
        </w:tc>
        <w:tc>
          <w:tcPr>
            <w:tcW w:w="1134" w:type="dxa"/>
            <w:shd w:val="clear" w:color="auto" w:fill="auto"/>
          </w:tcPr>
          <w:p w14:paraId="534E1140" w14:textId="77777777" w:rsidR="00EA043E" w:rsidRPr="00EA043E" w:rsidRDefault="00EA043E" w:rsidP="00D60502">
            <w:pPr>
              <w:pStyle w:val="TAL"/>
              <w:rPr>
                <w:iCs/>
                <w:kern w:val="2"/>
                <w:lang w:eastAsia="en-GB"/>
              </w:rPr>
            </w:pPr>
          </w:p>
        </w:tc>
        <w:tc>
          <w:tcPr>
            <w:tcW w:w="2097" w:type="dxa"/>
            <w:shd w:val="clear" w:color="auto" w:fill="auto"/>
          </w:tcPr>
          <w:p w14:paraId="74F8A37B" w14:textId="77777777" w:rsidR="00EA043E" w:rsidRPr="00EA043E" w:rsidRDefault="00EA043E" w:rsidP="00D60502">
            <w:pPr>
              <w:pStyle w:val="TAL"/>
              <w:rPr>
                <w:iCs/>
                <w:kern w:val="2"/>
                <w:lang w:eastAsia="en-GB"/>
              </w:rPr>
            </w:pPr>
          </w:p>
        </w:tc>
      </w:tr>
      <w:tr w:rsidR="00EA043E" w:rsidRPr="00EA043E" w14:paraId="4D140DC2" w14:textId="77777777" w:rsidTr="00D60502">
        <w:tc>
          <w:tcPr>
            <w:tcW w:w="1205" w:type="dxa"/>
            <w:vMerge/>
            <w:shd w:val="clear" w:color="auto" w:fill="auto"/>
            <w:vAlign w:val="center"/>
          </w:tcPr>
          <w:p w14:paraId="23B67036" w14:textId="77777777" w:rsidR="00EA043E" w:rsidRPr="00EA043E" w:rsidRDefault="00EA043E" w:rsidP="00D60502">
            <w:pPr>
              <w:pStyle w:val="TAL"/>
              <w:rPr>
                <w:lang w:eastAsia="en-GB"/>
              </w:rPr>
            </w:pPr>
          </w:p>
        </w:tc>
        <w:tc>
          <w:tcPr>
            <w:tcW w:w="3030" w:type="dxa"/>
            <w:shd w:val="clear" w:color="auto" w:fill="auto"/>
          </w:tcPr>
          <w:p w14:paraId="28FB9865" w14:textId="77777777" w:rsidR="00EA043E" w:rsidRPr="00EA043E" w:rsidRDefault="00EA043E" w:rsidP="00D60502">
            <w:pPr>
              <w:pStyle w:val="TAL"/>
              <w:rPr>
                <w:iCs/>
                <w:kern w:val="2"/>
                <w:lang w:eastAsia="en-GB"/>
              </w:rPr>
            </w:pPr>
            <w:r w:rsidRPr="00EA043E">
              <w:rPr>
                <w:iCs/>
                <w:kern w:val="2"/>
                <w:lang w:eastAsia="en-GB"/>
              </w:rPr>
              <w:t>UE ordering, if any</w:t>
            </w:r>
          </w:p>
        </w:tc>
        <w:tc>
          <w:tcPr>
            <w:tcW w:w="1127" w:type="dxa"/>
            <w:shd w:val="clear" w:color="auto" w:fill="auto"/>
          </w:tcPr>
          <w:p w14:paraId="57121253" w14:textId="77777777" w:rsidR="00EA043E" w:rsidRPr="00EA043E" w:rsidRDefault="00EA043E" w:rsidP="00D60502">
            <w:pPr>
              <w:pStyle w:val="TAL"/>
              <w:rPr>
                <w:iCs/>
                <w:kern w:val="2"/>
                <w:lang w:eastAsia="en-GB"/>
              </w:rPr>
            </w:pPr>
          </w:p>
        </w:tc>
        <w:tc>
          <w:tcPr>
            <w:tcW w:w="1134" w:type="dxa"/>
            <w:shd w:val="clear" w:color="auto" w:fill="auto"/>
          </w:tcPr>
          <w:p w14:paraId="6B55E21D" w14:textId="77777777" w:rsidR="00EA043E" w:rsidRPr="00EA043E" w:rsidRDefault="00EA043E" w:rsidP="00D60502">
            <w:pPr>
              <w:pStyle w:val="TAL"/>
              <w:rPr>
                <w:iCs/>
                <w:kern w:val="2"/>
                <w:lang w:eastAsia="en-GB"/>
              </w:rPr>
            </w:pPr>
          </w:p>
        </w:tc>
        <w:tc>
          <w:tcPr>
            <w:tcW w:w="2097" w:type="dxa"/>
            <w:shd w:val="clear" w:color="auto" w:fill="auto"/>
          </w:tcPr>
          <w:p w14:paraId="58D06087" w14:textId="77777777" w:rsidR="00EA043E" w:rsidRPr="00EA043E" w:rsidRDefault="00EA043E" w:rsidP="00D60502">
            <w:pPr>
              <w:pStyle w:val="TAL"/>
              <w:rPr>
                <w:iCs/>
                <w:kern w:val="2"/>
                <w:lang w:eastAsia="en-GB"/>
              </w:rPr>
            </w:pPr>
          </w:p>
        </w:tc>
      </w:tr>
      <w:tr w:rsidR="00EA043E" w:rsidRPr="00EA043E" w14:paraId="5A10C5BF" w14:textId="77777777" w:rsidTr="00D60502">
        <w:tc>
          <w:tcPr>
            <w:tcW w:w="1205" w:type="dxa"/>
            <w:vMerge/>
            <w:shd w:val="clear" w:color="auto" w:fill="auto"/>
            <w:vAlign w:val="center"/>
          </w:tcPr>
          <w:p w14:paraId="1560A8D7" w14:textId="77777777" w:rsidR="00EA043E" w:rsidRPr="00EA043E" w:rsidRDefault="00EA043E" w:rsidP="00D60502">
            <w:pPr>
              <w:pStyle w:val="TAL"/>
              <w:rPr>
                <w:lang w:eastAsia="en-GB"/>
              </w:rPr>
            </w:pPr>
          </w:p>
        </w:tc>
        <w:tc>
          <w:tcPr>
            <w:tcW w:w="3030" w:type="dxa"/>
            <w:shd w:val="clear" w:color="auto" w:fill="auto"/>
          </w:tcPr>
          <w:p w14:paraId="383A0005" w14:textId="77777777" w:rsidR="00EA043E" w:rsidRPr="00EA043E" w:rsidRDefault="00EA043E" w:rsidP="00D60502">
            <w:pPr>
              <w:pStyle w:val="TAL"/>
              <w:rPr>
                <w:iCs/>
                <w:kern w:val="2"/>
                <w:lang w:eastAsia="en-GB"/>
              </w:rPr>
            </w:pPr>
            <w:r w:rsidRPr="00EA043E">
              <w:rPr>
                <w:iCs/>
                <w:kern w:val="2"/>
                <w:lang w:eastAsia="en-GB"/>
              </w:rPr>
              <w:t>Demodulation, if any</w:t>
            </w:r>
          </w:p>
        </w:tc>
        <w:tc>
          <w:tcPr>
            <w:tcW w:w="1127" w:type="dxa"/>
            <w:shd w:val="clear" w:color="auto" w:fill="auto"/>
          </w:tcPr>
          <w:p w14:paraId="241F9756" w14:textId="77777777" w:rsidR="00EA043E" w:rsidRPr="00EA043E" w:rsidRDefault="00EA043E" w:rsidP="00D60502">
            <w:pPr>
              <w:pStyle w:val="TAL"/>
              <w:rPr>
                <w:iCs/>
                <w:kern w:val="2"/>
                <w:lang w:eastAsia="en-GB"/>
              </w:rPr>
            </w:pPr>
          </w:p>
        </w:tc>
        <w:tc>
          <w:tcPr>
            <w:tcW w:w="1134" w:type="dxa"/>
            <w:shd w:val="clear" w:color="auto" w:fill="auto"/>
          </w:tcPr>
          <w:p w14:paraId="6AFD77B6" w14:textId="77777777" w:rsidR="00EA043E" w:rsidRPr="00EA043E" w:rsidRDefault="00EA043E" w:rsidP="00D60502">
            <w:pPr>
              <w:pStyle w:val="TAL"/>
              <w:rPr>
                <w:iCs/>
                <w:kern w:val="2"/>
                <w:lang w:eastAsia="en-GB"/>
              </w:rPr>
            </w:pPr>
          </w:p>
        </w:tc>
        <w:tc>
          <w:tcPr>
            <w:tcW w:w="2097" w:type="dxa"/>
            <w:shd w:val="clear" w:color="auto" w:fill="auto"/>
          </w:tcPr>
          <w:p w14:paraId="18E6672C" w14:textId="77777777" w:rsidR="00EA043E" w:rsidRPr="00EA043E" w:rsidRDefault="00EA043E" w:rsidP="00D60502">
            <w:pPr>
              <w:pStyle w:val="TAL"/>
              <w:rPr>
                <w:iCs/>
                <w:kern w:val="2"/>
                <w:lang w:eastAsia="en-GB"/>
              </w:rPr>
            </w:pPr>
          </w:p>
        </w:tc>
      </w:tr>
      <w:tr w:rsidR="00EA043E" w:rsidRPr="00EA043E" w14:paraId="738BD947" w14:textId="77777777" w:rsidTr="00D60502">
        <w:tc>
          <w:tcPr>
            <w:tcW w:w="1205" w:type="dxa"/>
            <w:vMerge/>
            <w:shd w:val="clear" w:color="auto" w:fill="auto"/>
            <w:vAlign w:val="center"/>
          </w:tcPr>
          <w:p w14:paraId="507F0428" w14:textId="77777777" w:rsidR="00EA043E" w:rsidRPr="00EA043E" w:rsidRDefault="00EA043E" w:rsidP="00D60502">
            <w:pPr>
              <w:pStyle w:val="TAL"/>
              <w:rPr>
                <w:lang w:eastAsia="en-GB"/>
              </w:rPr>
            </w:pPr>
          </w:p>
        </w:tc>
        <w:tc>
          <w:tcPr>
            <w:tcW w:w="3030" w:type="dxa"/>
            <w:shd w:val="clear" w:color="auto" w:fill="auto"/>
          </w:tcPr>
          <w:p w14:paraId="33CF4F38" w14:textId="77777777" w:rsidR="00EA043E" w:rsidRPr="00EA043E" w:rsidRDefault="00EA043E" w:rsidP="00D60502">
            <w:pPr>
              <w:pStyle w:val="TAL"/>
              <w:rPr>
                <w:iCs/>
                <w:kern w:val="2"/>
                <w:lang w:eastAsia="en-GB"/>
              </w:rPr>
            </w:pPr>
            <w:r w:rsidRPr="00EA043E">
              <w:rPr>
                <w:iCs/>
                <w:kern w:val="2"/>
                <w:lang w:eastAsia="en-GB"/>
              </w:rPr>
              <w:t>Soft information generation, if any</w:t>
            </w:r>
          </w:p>
        </w:tc>
        <w:tc>
          <w:tcPr>
            <w:tcW w:w="1127" w:type="dxa"/>
            <w:shd w:val="clear" w:color="auto" w:fill="auto"/>
          </w:tcPr>
          <w:p w14:paraId="331EE545" w14:textId="77777777" w:rsidR="00EA043E" w:rsidRPr="00EA043E" w:rsidRDefault="00EA043E" w:rsidP="00D60502">
            <w:pPr>
              <w:pStyle w:val="TAL"/>
              <w:rPr>
                <w:iCs/>
                <w:kern w:val="2"/>
                <w:lang w:eastAsia="en-GB"/>
              </w:rPr>
            </w:pPr>
          </w:p>
        </w:tc>
        <w:tc>
          <w:tcPr>
            <w:tcW w:w="1134" w:type="dxa"/>
            <w:shd w:val="clear" w:color="auto" w:fill="auto"/>
          </w:tcPr>
          <w:p w14:paraId="434E5E4F" w14:textId="77777777" w:rsidR="00EA043E" w:rsidRPr="00EA043E" w:rsidRDefault="00EA043E" w:rsidP="00D60502">
            <w:pPr>
              <w:pStyle w:val="TAL"/>
              <w:rPr>
                <w:iCs/>
                <w:kern w:val="2"/>
                <w:lang w:eastAsia="en-GB"/>
              </w:rPr>
            </w:pPr>
          </w:p>
        </w:tc>
        <w:tc>
          <w:tcPr>
            <w:tcW w:w="2097" w:type="dxa"/>
            <w:shd w:val="clear" w:color="auto" w:fill="auto"/>
          </w:tcPr>
          <w:p w14:paraId="3084D929" w14:textId="77777777" w:rsidR="00EA043E" w:rsidRPr="00EA043E" w:rsidRDefault="00EA043E" w:rsidP="00D60502">
            <w:pPr>
              <w:pStyle w:val="TAL"/>
              <w:rPr>
                <w:iCs/>
                <w:kern w:val="2"/>
                <w:lang w:eastAsia="en-GB"/>
              </w:rPr>
            </w:pPr>
          </w:p>
        </w:tc>
      </w:tr>
      <w:tr w:rsidR="00EA043E" w:rsidRPr="00EA043E" w14:paraId="752F0108" w14:textId="77777777" w:rsidTr="00D60502">
        <w:tc>
          <w:tcPr>
            <w:tcW w:w="1205" w:type="dxa"/>
            <w:vMerge/>
            <w:shd w:val="clear" w:color="auto" w:fill="auto"/>
            <w:vAlign w:val="center"/>
          </w:tcPr>
          <w:p w14:paraId="571B5B66" w14:textId="77777777" w:rsidR="00EA043E" w:rsidRPr="00EA043E" w:rsidRDefault="00EA043E" w:rsidP="00D60502">
            <w:pPr>
              <w:pStyle w:val="TAL"/>
              <w:rPr>
                <w:lang w:eastAsia="en-GB"/>
              </w:rPr>
            </w:pPr>
          </w:p>
        </w:tc>
        <w:tc>
          <w:tcPr>
            <w:tcW w:w="3030" w:type="dxa"/>
            <w:shd w:val="clear" w:color="auto" w:fill="auto"/>
          </w:tcPr>
          <w:p w14:paraId="4F8E3364" w14:textId="77777777" w:rsidR="00EA043E" w:rsidRPr="00EA043E" w:rsidRDefault="00EA043E" w:rsidP="00D60502">
            <w:pPr>
              <w:pStyle w:val="TAL"/>
              <w:rPr>
                <w:iCs/>
                <w:kern w:val="2"/>
                <w:lang w:eastAsia="en-GB"/>
              </w:rPr>
            </w:pPr>
            <w:r w:rsidRPr="00EA043E">
              <w:rPr>
                <w:iCs/>
                <w:kern w:val="2"/>
                <w:lang w:eastAsia="en-GB"/>
              </w:rPr>
              <w:t>Soft symbol reconstruction, if any</w:t>
            </w:r>
          </w:p>
        </w:tc>
        <w:tc>
          <w:tcPr>
            <w:tcW w:w="1127" w:type="dxa"/>
            <w:shd w:val="clear" w:color="auto" w:fill="auto"/>
          </w:tcPr>
          <w:p w14:paraId="1D566D47" w14:textId="77777777" w:rsidR="00EA043E" w:rsidRPr="00EA043E" w:rsidRDefault="00EA043E" w:rsidP="00D60502">
            <w:pPr>
              <w:pStyle w:val="TAL"/>
              <w:rPr>
                <w:iCs/>
                <w:kern w:val="2"/>
                <w:lang w:eastAsia="en-GB"/>
              </w:rPr>
            </w:pPr>
          </w:p>
        </w:tc>
        <w:tc>
          <w:tcPr>
            <w:tcW w:w="1134" w:type="dxa"/>
            <w:shd w:val="clear" w:color="auto" w:fill="auto"/>
          </w:tcPr>
          <w:p w14:paraId="17AB107E" w14:textId="77777777" w:rsidR="00EA043E" w:rsidRPr="00EA043E" w:rsidRDefault="00EA043E" w:rsidP="00D60502">
            <w:pPr>
              <w:pStyle w:val="TAL"/>
              <w:rPr>
                <w:iCs/>
                <w:kern w:val="2"/>
                <w:lang w:eastAsia="en-GB"/>
              </w:rPr>
            </w:pPr>
          </w:p>
        </w:tc>
        <w:tc>
          <w:tcPr>
            <w:tcW w:w="2097" w:type="dxa"/>
            <w:shd w:val="clear" w:color="auto" w:fill="auto"/>
          </w:tcPr>
          <w:p w14:paraId="18A46121" w14:textId="77777777" w:rsidR="00EA043E" w:rsidRPr="00EA043E" w:rsidRDefault="00EA043E" w:rsidP="00D60502">
            <w:pPr>
              <w:pStyle w:val="TAL"/>
              <w:rPr>
                <w:iCs/>
                <w:kern w:val="2"/>
                <w:lang w:eastAsia="en-GB"/>
              </w:rPr>
            </w:pPr>
          </w:p>
        </w:tc>
      </w:tr>
      <w:tr w:rsidR="00EA043E" w:rsidRPr="00EA043E" w14:paraId="441B9768" w14:textId="77777777" w:rsidTr="00D60502">
        <w:tc>
          <w:tcPr>
            <w:tcW w:w="1205" w:type="dxa"/>
            <w:vMerge/>
            <w:shd w:val="clear" w:color="auto" w:fill="auto"/>
            <w:vAlign w:val="center"/>
          </w:tcPr>
          <w:p w14:paraId="27478C24" w14:textId="77777777" w:rsidR="00EA043E" w:rsidRPr="00EA043E" w:rsidRDefault="00EA043E" w:rsidP="00D60502">
            <w:pPr>
              <w:pStyle w:val="TAL"/>
              <w:rPr>
                <w:lang w:eastAsia="en-GB"/>
              </w:rPr>
            </w:pPr>
          </w:p>
        </w:tc>
        <w:tc>
          <w:tcPr>
            <w:tcW w:w="3030" w:type="dxa"/>
            <w:shd w:val="clear" w:color="auto" w:fill="auto"/>
          </w:tcPr>
          <w:p w14:paraId="7ED7FAD8" w14:textId="77777777" w:rsidR="00EA043E" w:rsidRPr="00EA043E" w:rsidRDefault="00EA043E" w:rsidP="00D60502">
            <w:pPr>
              <w:pStyle w:val="TAL"/>
              <w:rPr>
                <w:iCs/>
                <w:kern w:val="2"/>
                <w:lang w:eastAsia="en-GB"/>
              </w:rPr>
            </w:pPr>
            <w:r w:rsidRPr="00EA043E">
              <w:rPr>
                <w:iCs/>
                <w:kern w:val="2"/>
                <w:lang w:eastAsia="en-GB"/>
              </w:rPr>
              <w:t>Message passing, if any</w:t>
            </w:r>
          </w:p>
        </w:tc>
        <w:tc>
          <w:tcPr>
            <w:tcW w:w="1127" w:type="dxa"/>
            <w:shd w:val="clear" w:color="auto" w:fill="auto"/>
          </w:tcPr>
          <w:p w14:paraId="3EBF3265" w14:textId="77777777" w:rsidR="00EA043E" w:rsidRPr="00EA043E" w:rsidRDefault="00EA043E" w:rsidP="00D60502">
            <w:pPr>
              <w:pStyle w:val="TAL"/>
              <w:rPr>
                <w:iCs/>
                <w:kern w:val="2"/>
                <w:lang w:eastAsia="en-GB"/>
              </w:rPr>
            </w:pPr>
          </w:p>
        </w:tc>
        <w:tc>
          <w:tcPr>
            <w:tcW w:w="1134" w:type="dxa"/>
            <w:shd w:val="clear" w:color="auto" w:fill="auto"/>
          </w:tcPr>
          <w:p w14:paraId="47FD2555" w14:textId="77777777" w:rsidR="00EA043E" w:rsidRPr="00EA043E" w:rsidRDefault="00EA043E" w:rsidP="00D60502">
            <w:pPr>
              <w:pStyle w:val="TAL"/>
              <w:rPr>
                <w:iCs/>
                <w:kern w:val="2"/>
                <w:lang w:eastAsia="en-GB"/>
              </w:rPr>
            </w:pPr>
          </w:p>
        </w:tc>
        <w:tc>
          <w:tcPr>
            <w:tcW w:w="2097" w:type="dxa"/>
            <w:shd w:val="clear" w:color="auto" w:fill="auto"/>
          </w:tcPr>
          <w:p w14:paraId="558E0325" w14:textId="77777777" w:rsidR="00EA043E" w:rsidRPr="00EA043E" w:rsidRDefault="00EA043E" w:rsidP="00D60502">
            <w:pPr>
              <w:pStyle w:val="TAL"/>
              <w:rPr>
                <w:iCs/>
                <w:kern w:val="2"/>
                <w:lang w:eastAsia="en-GB"/>
              </w:rPr>
            </w:pPr>
          </w:p>
        </w:tc>
      </w:tr>
      <w:tr w:rsidR="00EA043E" w:rsidRPr="00EA043E" w14:paraId="2788B365" w14:textId="77777777" w:rsidTr="00D60502">
        <w:tc>
          <w:tcPr>
            <w:tcW w:w="1205" w:type="dxa"/>
            <w:vMerge/>
            <w:shd w:val="clear" w:color="auto" w:fill="auto"/>
            <w:vAlign w:val="center"/>
          </w:tcPr>
          <w:p w14:paraId="718C3902" w14:textId="77777777" w:rsidR="00EA043E" w:rsidRPr="00EA043E" w:rsidRDefault="00EA043E" w:rsidP="00D60502">
            <w:pPr>
              <w:pStyle w:val="TAL"/>
              <w:rPr>
                <w:lang w:eastAsia="en-GB"/>
              </w:rPr>
            </w:pPr>
          </w:p>
        </w:tc>
        <w:tc>
          <w:tcPr>
            <w:tcW w:w="3030" w:type="dxa"/>
            <w:shd w:val="clear" w:color="auto" w:fill="auto"/>
          </w:tcPr>
          <w:p w14:paraId="2B7405D4" w14:textId="77777777" w:rsidR="00EA043E" w:rsidRPr="00EA043E" w:rsidRDefault="00EA043E" w:rsidP="00D60502">
            <w:pPr>
              <w:pStyle w:val="TAL"/>
              <w:rPr>
                <w:iCs/>
                <w:kern w:val="2"/>
                <w:lang w:eastAsia="en-GB"/>
              </w:rPr>
            </w:pPr>
            <w:r w:rsidRPr="00EA043E">
              <w:rPr>
                <w:iCs/>
                <w:kern w:val="2"/>
                <w:lang w:eastAsia="en-GB"/>
              </w:rPr>
              <w:t>Others</w:t>
            </w:r>
          </w:p>
        </w:tc>
        <w:tc>
          <w:tcPr>
            <w:tcW w:w="1127" w:type="dxa"/>
            <w:shd w:val="clear" w:color="auto" w:fill="auto"/>
          </w:tcPr>
          <w:p w14:paraId="1D10527C" w14:textId="77777777" w:rsidR="00EA043E" w:rsidRPr="00EA043E" w:rsidRDefault="00EA043E" w:rsidP="00D60502">
            <w:pPr>
              <w:pStyle w:val="TAL"/>
              <w:rPr>
                <w:iCs/>
                <w:kern w:val="2"/>
                <w:lang w:eastAsia="en-GB"/>
              </w:rPr>
            </w:pPr>
          </w:p>
        </w:tc>
        <w:tc>
          <w:tcPr>
            <w:tcW w:w="1134" w:type="dxa"/>
            <w:shd w:val="clear" w:color="auto" w:fill="auto"/>
          </w:tcPr>
          <w:p w14:paraId="163928EE" w14:textId="77777777" w:rsidR="00EA043E" w:rsidRPr="00EA043E" w:rsidRDefault="00EA043E" w:rsidP="00D60502">
            <w:pPr>
              <w:pStyle w:val="TAL"/>
              <w:rPr>
                <w:iCs/>
                <w:kern w:val="2"/>
                <w:lang w:eastAsia="en-GB"/>
              </w:rPr>
            </w:pPr>
          </w:p>
        </w:tc>
        <w:tc>
          <w:tcPr>
            <w:tcW w:w="2097" w:type="dxa"/>
            <w:shd w:val="clear" w:color="auto" w:fill="auto"/>
          </w:tcPr>
          <w:p w14:paraId="29E3E9AF" w14:textId="77777777" w:rsidR="00EA043E" w:rsidRPr="00EA043E" w:rsidRDefault="00EA043E" w:rsidP="00D60502">
            <w:pPr>
              <w:pStyle w:val="TAL"/>
              <w:rPr>
                <w:iCs/>
                <w:kern w:val="2"/>
                <w:lang w:eastAsia="en-GB"/>
              </w:rPr>
            </w:pPr>
          </w:p>
        </w:tc>
      </w:tr>
      <w:tr w:rsidR="00EA043E" w:rsidRPr="00EA043E" w14:paraId="2EA6E040" w14:textId="77777777" w:rsidTr="00D60502">
        <w:tc>
          <w:tcPr>
            <w:tcW w:w="1205" w:type="dxa"/>
            <w:shd w:val="clear" w:color="auto" w:fill="auto"/>
            <w:vAlign w:val="center"/>
          </w:tcPr>
          <w:p w14:paraId="4256F4D8" w14:textId="77777777" w:rsidR="00EA043E" w:rsidRPr="00EA043E" w:rsidRDefault="00EA043E" w:rsidP="00D60502">
            <w:pPr>
              <w:pStyle w:val="TAL"/>
              <w:rPr>
                <w:rFonts w:eastAsia="DengXian"/>
                <w:b/>
                <w:lang w:eastAsia="en-GB"/>
              </w:rPr>
            </w:pPr>
            <w:r w:rsidRPr="00EA043E">
              <w:rPr>
                <w:rFonts w:hint="eastAsia"/>
                <w:lang w:eastAsia="en-GB"/>
              </w:rPr>
              <w:t>Decod</w:t>
            </w:r>
            <w:r w:rsidRPr="00EA043E">
              <w:rPr>
                <w:rFonts w:eastAsia="DengXian" w:hint="eastAsia"/>
                <w:lang w:eastAsia="en-GB"/>
              </w:rPr>
              <w:t>er</w:t>
            </w:r>
          </w:p>
        </w:tc>
        <w:tc>
          <w:tcPr>
            <w:tcW w:w="3030" w:type="dxa"/>
            <w:shd w:val="clear" w:color="auto" w:fill="auto"/>
          </w:tcPr>
          <w:p w14:paraId="1CFBE36E" w14:textId="77777777" w:rsidR="00EA043E" w:rsidRPr="00EA043E" w:rsidRDefault="00EA043E" w:rsidP="00D60502">
            <w:pPr>
              <w:pStyle w:val="TAL"/>
              <w:rPr>
                <w:iCs/>
                <w:kern w:val="2"/>
                <w:lang w:eastAsia="en-GB"/>
              </w:rPr>
            </w:pPr>
            <w:r w:rsidRPr="00EA043E">
              <w:rPr>
                <w:iCs/>
                <w:kern w:val="2"/>
                <w:lang w:eastAsia="en-GB"/>
              </w:rPr>
              <w:t>LDPC decoding</w:t>
            </w:r>
          </w:p>
        </w:tc>
        <w:tc>
          <w:tcPr>
            <w:tcW w:w="1127" w:type="dxa"/>
            <w:shd w:val="clear" w:color="auto" w:fill="auto"/>
          </w:tcPr>
          <w:p w14:paraId="0650A817" w14:textId="77777777" w:rsidR="00EA043E" w:rsidRPr="00EA043E" w:rsidRDefault="00EA043E" w:rsidP="00D60502">
            <w:pPr>
              <w:pStyle w:val="TAL"/>
              <w:rPr>
                <w:iCs/>
                <w:kern w:val="2"/>
                <w:lang w:eastAsia="en-GB"/>
              </w:rPr>
            </w:pPr>
          </w:p>
        </w:tc>
        <w:tc>
          <w:tcPr>
            <w:tcW w:w="1134" w:type="dxa"/>
            <w:shd w:val="clear" w:color="auto" w:fill="auto"/>
          </w:tcPr>
          <w:p w14:paraId="5F4D2583" w14:textId="77777777" w:rsidR="00EA043E" w:rsidRPr="00EA043E" w:rsidRDefault="00EA043E" w:rsidP="00D60502">
            <w:pPr>
              <w:pStyle w:val="TAL"/>
              <w:rPr>
                <w:iCs/>
                <w:kern w:val="2"/>
                <w:lang w:eastAsia="en-GB"/>
              </w:rPr>
            </w:pPr>
          </w:p>
        </w:tc>
        <w:tc>
          <w:tcPr>
            <w:tcW w:w="2097" w:type="dxa"/>
            <w:shd w:val="clear" w:color="auto" w:fill="auto"/>
          </w:tcPr>
          <w:p w14:paraId="2DA50468" w14:textId="77777777" w:rsidR="00EA043E" w:rsidRPr="00EA043E" w:rsidRDefault="00EA043E" w:rsidP="00D60502">
            <w:pPr>
              <w:pStyle w:val="TAL"/>
              <w:rPr>
                <w:iCs/>
                <w:kern w:val="2"/>
                <w:lang w:eastAsia="en-GB"/>
              </w:rPr>
            </w:pPr>
          </w:p>
        </w:tc>
      </w:tr>
      <w:tr w:rsidR="00EA043E" w:rsidRPr="00EA043E" w14:paraId="2605ABD3" w14:textId="77777777" w:rsidTr="00D60502">
        <w:tc>
          <w:tcPr>
            <w:tcW w:w="1205" w:type="dxa"/>
            <w:vMerge w:val="restart"/>
            <w:shd w:val="clear" w:color="auto" w:fill="auto"/>
            <w:vAlign w:val="center"/>
          </w:tcPr>
          <w:p w14:paraId="52F5C241" w14:textId="77777777" w:rsidR="00EA043E" w:rsidRPr="00EA043E" w:rsidRDefault="00EA043E" w:rsidP="00D60502">
            <w:pPr>
              <w:pStyle w:val="TAL"/>
              <w:rPr>
                <w:lang w:eastAsia="en-GB"/>
              </w:rPr>
            </w:pPr>
            <w:r w:rsidRPr="00EA043E">
              <w:rPr>
                <w:rFonts w:hint="eastAsia"/>
                <w:lang w:eastAsia="en-GB"/>
              </w:rPr>
              <w:t>I</w:t>
            </w:r>
            <w:r w:rsidRPr="00EA043E">
              <w:rPr>
                <w:lang w:eastAsia="en-GB"/>
              </w:rPr>
              <w:t>nterference cancellation</w:t>
            </w:r>
          </w:p>
        </w:tc>
        <w:tc>
          <w:tcPr>
            <w:tcW w:w="3030" w:type="dxa"/>
            <w:shd w:val="clear" w:color="auto" w:fill="auto"/>
          </w:tcPr>
          <w:p w14:paraId="392A0AA2" w14:textId="77777777" w:rsidR="00EA043E" w:rsidRPr="00EA043E" w:rsidRDefault="00EA043E" w:rsidP="00D60502">
            <w:pPr>
              <w:pStyle w:val="TAL"/>
              <w:rPr>
                <w:iCs/>
                <w:kern w:val="2"/>
                <w:lang w:eastAsia="en-GB"/>
              </w:rPr>
            </w:pPr>
            <w:r w:rsidRPr="00EA043E">
              <w:rPr>
                <w:iCs/>
                <w:kern w:val="2"/>
                <w:lang w:eastAsia="en-GB"/>
              </w:rPr>
              <w:t>Symbol reconstruction</w:t>
            </w:r>
            <w:r w:rsidRPr="00EA043E">
              <w:rPr>
                <w:rFonts w:eastAsia="DengXian"/>
                <w:iCs/>
                <w:kern w:val="2"/>
                <w:lang w:eastAsia="en-GB"/>
              </w:rPr>
              <w:t>(Including FFT operations for DFT-S-OFDM waveform)</w:t>
            </w:r>
            <w:r w:rsidRPr="00EA043E">
              <w:rPr>
                <w:iCs/>
                <w:kern w:val="2"/>
                <w:lang w:eastAsia="en-GB"/>
              </w:rPr>
              <w:t>, if any</w:t>
            </w:r>
          </w:p>
        </w:tc>
        <w:tc>
          <w:tcPr>
            <w:tcW w:w="1127" w:type="dxa"/>
            <w:shd w:val="clear" w:color="auto" w:fill="auto"/>
          </w:tcPr>
          <w:p w14:paraId="1CE6CC95" w14:textId="77777777" w:rsidR="00EA043E" w:rsidRPr="00EA043E" w:rsidRDefault="00EA043E" w:rsidP="00D60502">
            <w:pPr>
              <w:pStyle w:val="TAL"/>
              <w:rPr>
                <w:iCs/>
                <w:kern w:val="2"/>
                <w:lang w:eastAsia="en-GB"/>
              </w:rPr>
            </w:pPr>
          </w:p>
        </w:tc>
        <w:tc>
          <w:tcPr>
            <w:tcW w:w="1134" w:type="dxa"/>
            <w:shd w:val="clear" w:color="auto" w:fill="auto"/>
          </w:tcPr>
          <w:p w14:paraId="5D4340E6" w14:textId="77777777" w:rsidR="00EA043E" w:rsidRPr="00EA043E" w:rsidRDefault="00EA043E" w:rsidP="00D60502">
            <w:pPr>
              <w:pStyle w:val="TAL"/>
              <w:rPr>
                <w:iCs/>
                <w:kern w:val="2"/>
                <w:lang w:eastAsia="en-GB"/>
              </w:rPr>
            </w:pPr>
          </w:p>
        </w:tc>
        <w:tc>
          <w:tcPr>
            <w:tcW w:w="2097" w:type="dxa"/>
            <w:shd w:val="clear" w:color="auto" w:fill="auto"/>
          </w:tcPr>
          <w:p w14:paraId="781DB069" w14:textId="77777777" w:rsidR="00EA043E" w:rsidRPr="00EA043E" w:rsidRDefault="00EA043E" w:rsidP="00D60502">
            <w:pPr>
              <w:pStyle w:val="TAL"/>
              <w:rPr>
                <w:iCs/>
                <w:kern w:val="2"/>
                <w:lang w:eastAsia="en-GB"/>
              </w:rPr>
            </w:pPr>
          </w:p>
        </w:tc>
      </w:tr>
      <w:tr w:rsidR="00EA043E" w:rsidRPr="00EA043E" w14:paraId="1714EBDC" w14:textId="77777777" w:rsidTr="00D60502">
        <w:tc>
          <w:tcPr>
            <w:tcW w:w="1205" w:type="dxa"/>
            <w:vMerge/>
            <w:shd w:val="clear" w:color="auto" w:fill="auto"/>
          </w:tcPr>
          <w:p w14:paraId="429D84E9" w14:textId="77777777" w:rsidR="00EA043E" w:rsidRPr="00EA043E" w:rsidRDefault="00EA043E" w:rsidP="00D60502">
            <w:pPr>
              <w:pStyle w:val="TAL"/>
              <w:rPr>
                <w:iCs/>
                <w:kern w:val="2"/>
                <w:lang w:eastAsia="en-GB"/>
              </w:rPr>
            </w:pPr>
          </w:p>
        </w:tc>
        <w:tc>
          <w:tcPr>
            <w:tcW w:w="3030" w:type="dxa"/>
            <w:shd w:val="clear" w:color="auto" w:fill="auto"/>
          </w:tcPr>
          <w:p w14:paraId="3000AE85" w14:textId="77777777" w:rsidR="00EA043E" w:rsidRPr="00EA043E" w:rsidRDefault="00EA043E" w:rsidP="00D60502">
            <w:pPr>
              <w:pStyle w:val="TAL"/>
              <w:rPr>
                <w:iCs/>
                <w:kern w:val="2"/>
                <w:lang w:eastAsia="en-GB"/>
              </w:rPr>
            </w:pPr>
            <w:r w:rsidRPr="00EA043E">
              <w:rPr>
                <w:iCs/>
                <w:kern w:val="2"/>
                <w:lang w:eastAsia="en-GB"/>
              </w:rPr>
              <w:t>LLR to probability conversion, if any</w:t>
            </w:r>
          </w:p>
        </w:tc>
        <w:tc>
          <w:tcPr>
            <w:tcW w:w="1127" w:type="dxa"/>
            <w:shd w:val="clear" w:color="auto" w:fill="auto"/>
          </w:tcPr>
          <w:p w14:paraId="2533EFEC" w14:textId="77777777" w:rsidR="00EA043E" w:rsidRPr="00EA043E" w:rsidRDefault="00EA043E" w:rsidP="00D60502">
            <w:pPr>
              <w:pStyle w:val="TAL"/>
              <w:rPr>
                <w:iCs/>
                <w:kern w:val="2"/>
                <w:lang w:eastAsia="en-GB"/>
              </w:rPr>
            </w:pPr>
          </w:p>
        </w:tc>
        <w:tc>
          <w:tcPr>
            <w:tcW w:w="1134" w:type="dxa"/>
            <w:shd w:val="clear" w:color="auto" w:fill="auto"/>
          </w:tcPr>
          <w:p w14:paraId="5487EEC6" w14:textId="77777777" w:rsidR="00EA043E" w:rsidRPr="00EA043E" w:rsidRDefault="00EA043E" w:rsidP="00D60502">
            <w:pPr>
              <w:pStyle w:val="TAL"/>
              <w:rPr>
                <w:iCs/>
                <w:kern w:val="2"/>
                <w:lang w:eastAsia="en-GB"/>
              </w:rPr>
            </w:pPr>
          </w:p>
        </w:tc>
        <w:tc>
          <w:tcPr>
            <w:tcW w:w="2097" w:type="dxa"/>
            <w:shd w:val="clear" w:color="auto" w:fill="auto"/>
          </w:tcPr>
          <w:p w14:paraId="7DE00B0D" w14:textId="77777777" w:rsidR="00EA043E" w:rsidRPr="00EA043E" w:rsidRDefault="00EA043E" w:rsidP="00D60502">
            <w:pPr>
              <w:pStyle w:val="TAL"/>
              <w:rPr>
                <w:iCs/>
                <w:kern w:val="2"/>
                <w:lang w:eastAsia="en-GB"/>
              </w:rPr>
            </w:pPr>
          </w:p>
        </w:tc>
      </w:tr>
      <w:tr w:rsidR="00EA043E" w:rsidRPr="00EA043E" w14:paraId="1CCBF1B2" w14:textId="77777777" w:rsidTr="00D60502">
        <w:tc>
          <w:tcPr>
            <w:tcW w:w="1205" w:type="dxa"/>
            <w:vMerge/>
            <w:shd w:val="clear" w:color="auto" w:fill="auto"/>
          </w:tcPr>
          <w:p w14:paraId="18A90D66" w14:textId="77777777" w:rsidR="00EA043E" w:rsidRPr="00EA043E" w:rsidRDefault="00EA043E" w:rsidP="00D60502">
            <w:pPr>
              <w:pStyle w:val="TAL"/>
              <w:rPr>
                <w:iCs/>
                <w:kern w:val="2"/>
                <w:lang w:eastAsia="en-GB"/>
              </w:rPr>
            </w:pPr>
          </w:p>
        </w:tc>
        <w:tc>
          <w:tcPr>
            <w:tcW w:w="3030" w:type="dxa"/>
            <w:shd w:val="clear" w:color="auto" w:fill="auto"/>
          </w:tcPr>
          <w:p w14:paraId="2873B78E" w14:textId="77777777" w:rsidR="00EA043E" w:rsidRPr="00EA043E" w:rsidRDefault="00EA043E" w:rsidP="00D60502">
            <w:pPr>
              <w:pStyle w:val="TAL"/>
              <w:rPr>
                <w:iCs/>
                <w:kern w:val="2"/>
                <w:lang w:eastAsia="en-GB"/>
              </w:rPr>
            </w:pPr>
            <w:r w:rsidRPr="00EA043E">
              <w:rPr>
                <w:iCs/>
                <w:kern w:val="2"/>
                <w:lang w:eastAsia="en-GB"/>
              </w:rPr>
              <w:t>Interference cancellation</w:t>
            </w:r>
          </w:p>
        </w:tc>
        <w:tc>
          <w:tcPr>
            <w:tcW w:w="1127" w:type="dxa"/>
            <w:shd w:val="clear" w:color="auto" w:fill="auto"/>
          </w:tcPr>
          <w:p w14:paraId="7A559095" w14:textId="77777777" w:rsidR="00EA043E" w:rsidRPr="00EA043E" w:rsidRDefault="00EA043E" w:rsidP="00D60502">
            <w:pPr>
              <w:pStyle w:val="TAL"/>
              <w:rPr>
                <w:iCs/>
                <w:kern w:val="2"/>
                <w:lang w:eastAsia="en-GB"/>
              </w:rPr>
            </w:pPr>
          </w:p>
        </w:tc>
        <w:tc>
          <w:tcPr>
            <w:tcW w:w="1134" w:type="dxa"/>
            <w:shd w:val="clear" w:color="auto" w:fill="auto"/>
          </w:tcPr>
          <w:p w14:paraId="3F98A7B4" w14:textId="77777777" w:rsidR="00EA043E" w:rsidRPr="00EA043E" w:rsidRDefault="00EA043E" w:rsidP="00D60502">
            <w:pPr>
              <w:pStyle w:val="TAL"/>
              <w:rPr>
                <w:iCs/>
                <w:kern w:val="2"/>
                <w:lang w:eastAsia="en-GB"/>
              </w:rPr>
            </w:pPr>
          </w:p>
        </w:tc>
        <w:tc>
          <w:tcPr>
            <w:tcW w:w="2097" w:type="dxa"/>
            <w:shd w:val="clear" w:color="auto" w:fill="auto"/>
          </w:tcPr>
          <w:p w14:paraId="5E667CBB" w14:textId="77777777" w:rsidR="00EA043E" w:rsidRPr="00EA043E" w:rsidRDefault="00EA043E" w:rsidP="00D60502">
            <w:pPr>
              <w:pStyle w:val="TAL"/>
              <w:rPr>
                <w:iCs/>
                <w:kern w:val="2"/>
                <w:lang w:eastAsia="en-GB"/>
              </w:rPr>
            </w:pPr>
          </w:p>
        </w:tc>
      </w:tr>
      <w:tr w:rsidR="00EA043E" w:rsidRPr="00EA043E" w14:paraId="6C933AC8" w14:textId="77777777" w:rsidTr="00D60502">
        <w:trPr>
          <w:trHeight w:val="179"/>
        </w:trPr>
        <w:tc>
          <w:tcPr>
            <w:tcW w:w="1205" w:type="dxa"/>
            <w:vMerge/>
            <w:shd w:val="clear" w:color="auto" w:fill="auto"/>
          </w:tcPr>
          <w:p w14:paraId="5703F262" w14:textId="77777777" w:rsidR="00EA043E" w:rsidRPr="00EA043E" w:rsidRDefault="00EA043E" w:rsidP="00D60502">
            <w:pPr>
              <w:pStyle w:val="TAL"/>
              <w:rPr>
                <w:iCs/>
                <w:kern w:val="2"/>
                <w:lang w:eastAsia="en-GB"/>
              </w:rPr>
            </w:pPr>
          </w:p>
        </w:tc>
        <w:tc>
          <w:tcPr>
            <w:tcW w:w="3030" w:type="dxa"/>
            <w:shd w:val="clear" w:color="auto" w:fill="auto"/>
          </w:tcPr>
          <w:p w14:paraId="4D7686B2" w14:textId="77777777" w:rsidR="00EA043E" w:rsidRPr="00EA043E" w:rsidRDefault="00EA043E" w:rsidP="00D60502">
            <w:pPr>
              <w:pStyle w:val="TAL"/>
              <w:rPr>
                <w:iCs/>
                <w:kern w:val="2"/>
                <w:lang w:eastAsia="en-GB"/>
              </w:rPr>
            </w:pPr>
            <w:r w:rsidRPr="00EA043E">
              <w:rPr>
                <w:iCs/>
                <w:kern w:val="2"/>
                <w:lang w:eastAsia="en-GB"/>
              </w:rPr>
              <w:t>LDPC encoding, if any</w:t>
            </w:r>
          </w:p>
        </w:tc>
        <w:tc>
          <w:tcPr>
            <w:tcW w:w="1127" w:type="dxa"/>
            <w:shd w:val="clear" w:color="auto" w:fill="auto"/>
          </w:tcPr>
          <w:p w14:paraId="571A467C" w14:textId="77777777" w:rsidR="00EA043E" w:rsidRPr="00EA043E" w:rsidRDefault="00EA043E" w:rsidP="00D60502">
            <w:pPr>
              <w:pStyle w:val="TAL"/>
              <w:rPr>
                <w:iCs/>
                <w:kern w:val="2"/>
                <w:lang w:eastAsia="en-GB"/>
              </w:rPr>
            </w:pPr>
          </w:p>
        </w:tc>
        <w:tc>
          <w:tcPr>
            <w:tcW w:w="1134" w:type="dxa"/>
            <w:shd w:val="clear" w:color="auto" w:fill="auto"/>
          </w:tcPr>
          <w:p w14:paraId="260EEB80" w14:textId="77777777" w:rsidR="00EA043E" w:rsidRPr="00EA043E" w:rsidRDefault="00EA043E" w:rsidP="00D60502">
            <w:pPr>
              <w:pStyle w:val="TAL"/>
              <w:rPr>
                <w:iCs/>
                <w:kern w:val="2"/>
                <w:lang w:eastAsia="en-GB"/>
              </w:rPr>
            </w:pPr>
          </w:p>
        </w:tc>
        <w:tc>
          <w:tcPr>
            <w:tcW w:w="2097" w:type="dxa"/>
            <w:shd w:val="clear" w:color="auto" w:fill="auto"/>
          </w:tcPr>
          <w:p w14:paraId="256D48EC" w14:textId="77777777" w:rsidR="00EA043E" w:rsidRPr="00EA043E" w:rsidRDefault="00EA043E" w:rsidP="00D60502">
            <w:pPr>
              <w:pStyle w:val="TAL"/>
              <w:rPr>
                <w:iCs/>
                <w:kern w:val="2"/>
                <w:lang w:eastAsia="en-GB"/>
              </w:rPr>
            </w:pPr>
          </w:p>
        </w:tc>
      </w:tr>
      <w:tr w:rsidR="00EA043E" w:rsidRPr="00EA043E" w14:paraId="4514F901" w14:textId="77777777" w:rsidTr="00D60502">
        <w:trPr>
          <w:trHeight w:val="60"/>
        </w:trPr>
        <w:tc>
          <w:tcPr>
            <w:tcW w:w="1205" w:type="dxa"/>
            <w:vMerge/>
            <w:shd w:val="clear" w:color="auto" w:fill="auto"/>
          </w:tcPr>
          <w:p w14:paraId="6742FB92" w14:textId="77777777" w:rsidR="00EA043E" w:rsidRPr="00EA043E" w:rsidRDefault="00EA043E" w:rsidP="00D60502">
            <w:pPr>
              <w:pStyle w:val="TAL"/>
              <w:rPr>
                <w:iCs/>
                <w:kern w:val="2"/>
                <w:lang w:eastAsia="en-GB"/>
              </w:rPr>
            </w:pPr>
          </w:p>
        </w:tc>
        <w:tc>
          <w:tcPr>
            <w:tcW w:w="3030" w:type="dxa"/>
            <w:shd w:val="clear" w:color="auto" w:fill="auto"/>
          </w:tcPr>
          <w:p w14:paraId="0FBA060E" w14:textId="77777777" w:rsidR="00EA043E" w:rsidRPr="00EA043E" w:rsidRDefault="00EA043E" w:rsidP="00D60502">
            <w:pPr>
              <w:pStyle w:val="TAL"/>
              <w:rPr>
                <w:iCs/>
                <w:kern w:val="2"/>
                <w:lang w:eastAsia="en-GB"/>
              </w:rPr>
            </w:pPr>
            <w:r w:rsidRPr="00EA043E">
              <w:rPr>
                <w:iCs/>
                <w:kern w:val="2"/>
                <w:lang w:eastAsia="en-GB"/>
              </w:rPr>
              <w:t>Others</w:t>
            </w:r>
          </w:p>
        </w:tc>
        <w:tc>
          <w:tcPr>
            <w:tcW w:w="1127" w:type="dxa"/>
            <w:shd w:val="clear" w:color="auto" w:fill="auto"/>
          </w:tcPr>
          <w:p w14:paraId="6E86FDC8" w14:textId="77777777" w:rsidR="00EA043E" w:rsidRPr="00EA043E" w:rsidRDefault="00EA043E" w:rsidP="00D60502">
            <w:pPr>
              <w:pStyle w:val="TAL"/>
              <w:rPr>
                <w:iCs/>
                <w:kern w:val="2"/>
                <w:lang w:eastAsia="en-GB"/>
              </w:rPr>
            </w:pPr>
          </w:p>
        </w:tc>
        <w:tc>
          <w:tcPr>
            <w:tcW w:w="1134" w:type="dxa"/>
            <w:shd w:val="clear" w:color="auto" w:fill="auto"/>
          </w:tcPr>
          <w:p w14:paraId="4BC2D26C" w14:textId="77777777" w:rsidR="00EA043E" w:rsidRPr="00EA043E" w:rsidRDefault="00EA043E" w:rsidP="00D60502">
            <w:pPr>
              <w:pStyle w:val="TAL"/>
              <w:rPr>
                <w:iCs/>
                <w:kern w:val="2"/>
                <w:lang w:eastAsia="en-GB"/>
              </w:rPr>
            </w:pPr>
          </w:p>
        </w:tc>
        <w:tc>
          <w:tcPr>
            <w:tcW w:w="2097" w:type="dxa"/>
            <w:shd w:val="clear" w:color="auto" w:fill="auto"/>
          </w:tcPr>
          <w:p w14:paraId="0C0F6150" w14:textId="77777777" w:rsidR="00EA043E" w:rsidRPr="00EA043E" w:rsidRDefault="00EA043E" w:rsidP="00D60502">
            <w:pPr>
              <w:pStyle w:val="TAL"/>
              <w:rPr>
                <w:iCs/>
                <w:kern w:val="2"/>
                <w:lang w:eastAsia="en-GB"/>
              </w:rPr>
            </w:pPr>
          </w:p>
        </w:tc>
      </w:tr>
    </w:tbl>
    <w:p w14:paraId="50A16504" w14:textId="77777777" w:rsidR="00EA043E" w:rsidRPr="00EA043E" w:rsidRDefault="00EA043E" w:rsidP="008E772F">
      <w:pPr>
        <w:widowControl w:val="0"/>
        <w:numPr>
          <w:ilvl w:val="0"/>
          <w:numId w:val="175"/>
        </w:numPr>
        <w:spacing w:beforeLines="50" w:before="120"/>
        <w:jc w:val="both"/>
        <w:rPr>
          <w:rFonts w:ascii="Times New Roman" w:eastAsia="SimSun" w:hAnsi="Times New Roman"/>
          <w:iCs/>
          <w:kern w:val="2"/>
          <w:szCs w:val="20"/>
          <w:lang w:val="en-US" w:eastAsia="zh-CN"/>
        </w:rPr>
      </w:pPr>
      <w:r w:rsidRPr="00EA043E">
        <w:rPr>
          <w:rFonts w:ascii="Times New Roman" w:eastAsia="SimSun" w:hAnsi="Times New Roman"/>
          <w:iCs/>
          <w:kern w:val="2"/>
          <w:szCs w:val="20"/>
          <w:lang w:val="en-US" w:eastAsia="zh-CN"/>
        </w:rPr>
        <w:t xml:space="preserve">The impact factor is to be estimated based on the analysis of computation, memory size, hardware and software implementation, etc. </w:t>
      </w:r>
    </w:p>
    <w:p w14:paraId="5AAD397F" w14:textId="77777777" w:rsidR="00EA043E" w:rsidRPr="00EA043E" w:rsidRDefault="00EA043E" w:rsidP="008E772F">
      <w:pPr>
        <w:widowControl w:val="0"/>
        <w:numPr>
          <w:ilvl w:val="1"/>
          <w:numId w:val="175"/>
        </w:numPr>
        <w:ind w:hanging="357"/>
        <w:jc w:val="both"/>
        <w:rPr>
          <w:rFonts w:ascii="Times New Roman" w:eastAsia="SimSun" w:hAnsi="Times New Roman"/>
          <w:iCs/>
          <w:kern w:val="2"/>
          <w:szCs w:val="20"/>
          <w:lang w:val="en-US" w:eastAsia="zh-CN"/>
        </w:rPr>
      </w:pPr>
      <w:r w:rsidRPr="00EA043E">
        <w:rPr>
          <w:rFonts w:ascii="Times New Roman" w:eastAsia="SimSun" w:hAnsi="Times New Roman"/>
          <w:iCs/>
          <w:kern w:val="2"/>
          <w:szCs w:val="20"/>
          <w:lang w:val="en-US" w:eastAsia="zh-CN"/>
        </w:rPr>
        <w:t xml:space="preserve">If/How and which entries are to be combined/compared in order to get the total complexity estimate is FFS. </w:t>
      </w:r>
    </w:p>
    <w:p w14:paraId="42839E52" w14:textId="77777777" w:rsidR="00EA043E" w:rsidRPr="00EA043E" w:rsidRDefault="00EA043E" w:rsidP="008E772F">
      <w:pPr>
        <w:widowControl w:val="0"/>
        <w:numPr>
          <w:ilvl w:val="0"/>
          <w:numId w:val="175"/>
        </w:numPr>
        <w:ind w:hanging="357"/>
        <w:jc w:val="both"/>
        <w:rPr>
          <w:rFonts w:ascii="Times New Roman" w:eastAsia="SimSun" w:hAnsi="Times New Roman"/>
          <w:iCs/>
          <w:kern w:val="2"/>
          <w:szCs w:val="20"/>
          <w:lang w:val="en-US" w:eastAsia="zh-CN"/>
        </w:rPr>
      </w:pPr>
      <w:r w:rsidRPr="00EA043E">
        <w:rPr>
          <w:rFonts w:ascii="Times New Roman" w:eastAsia="SimSun" w:hAnsi="Times New Roman"/>
          <w:iCs/>
          <w:kern w:val="2"/>
          <w:szCs w:val="20"/>
          <w:lang w:val="en-US" w:eastAsia="zh-CN"/>
        </w:rPr>
        <w:t>Companies may provide the impact factor</w:t>
      </w:r>
    </w:p>
    <w:p w14:paraId="4E5D79D1" w14:textId="77777777" w:rsidR="00EA043E" w:rsidRPr="00EA043E" w:rsidRDefault="00EA043E" w:rsidP="008E772F">
      <w:pPr>
        <w:widowControl w:val="0"/>
        <w:numPr>
          <w:ilvl w:val="1"/>
          <w:numId w:val="175"/>
        </w:numPr>
        <w:ind w:hanging="357"/>
        <w:jc w:val="both"/>
        <w:rPr>
          <w:rFonts w:ascii="Times New Roman" w:eastAsia="SimSun" w:hAnsi="Times New Roman"/>
          <w:iCs/>
          <w:kern w:val="2"/>
          <w:szCs w:val="20"/>
          <w:lang w:val="en-US" w:eastAsia="zh-CN"/>
        </w:rPr>
      </w:pPr>
      <w:r w:rsidRPr="00EA043E">
        <w:rPr>
          <w:rFonts w:ascii="Times New Roman" w:eastAsia="SimSun" w:hAnsi="Times New Roman"/>
          <w:iCs/>
          <w:kern w:val="2"/>
          <w:szCs w:val="20"/>
          <w:lang w:val="en-US" w:eastAsia="zh-CN"/>
        </w:rPr>
        <w:t xml:space="preserve">The impact factor is for each cell </w:t>
      </w:r>
    </w:p>
    <w:p w14:paraId="73173272" w14:textId="77777777" w:rsidR="00EA043E" w:rsidRPr="00EA043E" w:rsidRDefault="00EA043E" w:rsidP="008E772F">
      <w:pPr>
        <w:widowControl w:val="0"/>
        <w:numPr>
          <w:ilvl w:val="0"/>
          <w:numId w:val="175"/>
        </w:numPr>
        <w:ind w:hanging="357"/>
        <w:jc w:val="both"/>
        <w:rPr>
          <w:rFonts w:ascii="Times New Roman" w:eastAsia="SimSun" w:hAnsi="Times New Roman"/>
          <w:iCs/>
          <w:kern w:val="2"/>
          <w:szCs w:val="20"/>
          <w:lang w:val="en-US" w:eastAsia="zh-CN"/>
        </w:rPr>
      </w:pPr>
      <w:r w:rsidRPr="00EA043E">
        <w:rPr>
          <w:rFonts w:ascii="Times New Roman" w:eastAsia="SimSun" w:hAnsi="Times New Roman"/>
          <w:iCs/>
          <w:kern w:val="2"/>
          <w:szCs w:val="20"/>
          <w:lang w:val="en-US" w:eastAsia="zh-CN"/>
        </w:rPr>
        <w:t>The rows in the above table are subject to potential re-finement, e.g., adding new row(s), merge some rows, etc.</w:t>
      </w:r>
    </w:p>
    <w:p w14:paraId="5BF7325A" w14:textId="77777777" w:rsidR="00EA043E" w:rsidRPr="00EA043E" w:rsidRDefault="00EA043E" w:rsidP="008E772F">
      <w:pPr>
        <w:widowControl w:val="0"/>
        <w:numPr>
          <w:ilvl w:val="0"/>
          <w:numId w:val="175"/>
        </w:numPr>
        <w:ind w:hanging="357"/>
        <w:jc w:val="both"/>
        <w:rPr>
          <w:rFonts w:ascii="Times New Roman" w:eastAsia="SimSun" w:hAnsi="Times New Roman"/>
          <w:iCs/>
          <w:kern w:val="2"/>
          <w:szCs w:val="20"/>
          <w:lang w:val="en-US" w:eastAsia="zh-CN"/>
        </w:rPr>
      </w:pPr>
      <w:r w:rsidRPr="00EA043E">
        <w:rPr>
          <w:rFonts w:ascii="Times New Roman" w:eastAsia="SimSun" w:hAnsi="Times New Roman"/>
          <w:iCs/>
          <w:kern w:val="2"/>
          <w:szCs w:val="20"/>
          <w:lang w:val="en-US" w:eastAsia="zh-CN"/>
        </w:rPr>
        <w:t>Note: the numbers may or may not be a function of UL waveform</w:t>
      </w:r>
    </w:p>
    <w:p w14:paraId="3553991D" w14:textId="77777777" w:rsidR="00EA043E" w:rsidRPr="00EA043E" w:rsidRDefault="00EA043E" w:rsidP="008E772F">
      <w:pPr>
        <w:widowControl w:val="0"/>
        <w:numPr>
          <w:ilvl w:val="0"/>
          <w:numId w:val="175"/>
        </w:numPr>
        <w:ind w:hanging="357"/>
        <w:jc w:val="both"/>
        <w:rPr>
          <w:rFonts w:ascii="Times New Roman" w:eastAsia="SimSun" w:hAnsi="Times New Roman"/>
          <w:iCs/>
          <w:kern w:val="2"/>
          <w:szCs w:val="20"/>
          <w:lang w:val="en-US" w:eastAsia="zh-CN"/>
        </w:rPr>
      </w:pPr>
      <w:r w:rsidRPr="00EA043E">
        <w:rPr>
          <w:rFonts w:ascii="Times New Roman" w:eastAsia="SimSun" w:hAnsi="Times New Roman"/>
          <w:iCs/>
          <w:kern w:val="2"/>
          <w:szCs w:val="20"/>
          <w:lang w:val="en-US" w:eastAsia="zh-CN"/>
        </w:rPr>
        <w:t>FFS whether or not to add row(s) for memory blocks</w:t>
      </w:r>
    </w:p>
    <w:p w14:paraId="6325AF05" w14:textId="77777777" w:rsidR="00EA043E" w:rsidRPr="00EA043E" w:rsidRDefault="00EA043E" w:rsidP="00EA043E">
      <w:pPr>
        <w:ind w:left="720" w:hanging="720"/>
        <w:rPr>
          <w:b/>
          <w:lang w:val="en-US" w:eastAsia="x-none"/>
        </w:rPr>
      </w:pPr>
    </w:p>
    <w:p w14:paraId="17F5917C" w14:textId="77777777" w:rsidR="00EA043E" w:rsidRPr="00EA043E" w:rsidRDefault="00EA043E" w:rsidP="003E702A">
      <w:pPr>
        <w:ind w:left="720" w:hanging="720"/>
        <w:rPr>
          <w:lang w:val="en-US" w:eastAsia="x-none"/>
        </w:rPr>
      </w:pPr>
    </w:p>
    <w:p w14:paraId="649C4371" w14:textId="077448AE" w:rsidR="00E303AE" w:rsidRPr="00E303AE" w:rsidRDefault="001B7BF2" w:rsidP="00E303AE">
      <w:pPr>
        <w:ind w:left="720" w:hanging="720"/>
        <w:rPr>
          <w:lang w:eastAsia="x-none"/>
        </w:rPr>
      </w:pPr>
      <w:hyperlink r:id="rId1543" w:history="1">
        <w:r w:rsidR="00D93AE1">
          <w:rPr>
            <w:rStyle w:val="Hyperlink"/>
            <w:lang w:eastAsia="x-none"/>
          </w:rPr>
          <w:t>R1-1808050</w:t>
        </w:r>
      </w:hyperlink>
      <w:r w:rsidR="00E303AE" w:rsidRPr="00E303AE">
        <w:rPr>
          <w:lang w:eastAsia="x-none"/>
        </w:rPr>
        <w:tab/>
        <w:t>Discussion on the design of NoMA receiver</w:t>
      </w:r>
      <w:r w:rsidR="00E303AE" w:rsidRPr="00E303AE">
        <w:rPr>
          <w:lang w:eastAsia="x-none"/>
        </w:rPr>
        <w:tab/>
        <w:t>Huawei, HiSilicon</w:t>
      </w:r>
    </w:p>
    <w:p w14:paraId="59D42150" w14:textId="56A47131" w:rsidR="00E303AE" w:rsidRPr="00E303AE" w:rsidRDefault="001B7BF2" w:rsidP="00E303AE">
      <w:pPr>
        <w:ind w:left="720" w:hanging="720"/>
        <w:rPr>
          <w:lang w:eastAsia="x-none"/>
        </w:rPr>
      </w:pPr>
      <w:hyperlink r:id="rId1544" w:history="1">
        <w:r w:rsidR="00D93AE1">
          <w:rPr>
            <w:rStyle w:val="Hyperlink"/>
            <w:lang w:eastAsia="x-none"/>
          </w:rPr>
          <w:t>R1-1808152</w:t>
        </w:r>
      </w:hyperlink>
      <w:r w:rsidR="00E303AE" w:rsidRPr="00E303AE">
        <w:rPr>
          <w:lang w:eastAsia="x-none"/>
        </w:rPr>
        <w:tab/>
        <w:t>Multi-user advanced receivers for NOMA</w:t>
      </w:r>
      <w:r w:rsidR="00E303AE" w:rsidRPr="00E303AE">
        <w:rPr>
          <w:lang w:eastAsia="x-none"/>
        </w:rPr>
        <w:tab/>
        <w:t>ZTE</w:t>
      </w:r>
    </w:p>
    <w:p w14:paraId="6742C6CF" w14:textId="17C9CD7F" w:rsidR="00E303AE" w:rsidRPr="00E303AE" w:rsidRDefault="001B7BF2" w:rsidP="00E303AE">
      <w:pPr>
        <w:ind w:left="720" w:hanging="720"/>
        <w:rPr>
          <w:lang w:eastAsia="x-none"/>
        </w:rPr>
      </w:pPr>
      <w:hyperlink r:id="rId1545" w:history="1">
        <w:r w:rsidR="00D93AE1">
          <w:rPr>
            <w:rStyle w:val="Hyperlink"/>
            <w:lang w:eastAsia="x-none"/>
          </w:rPr>
          <w:t>R1-1808387</w:t>
        </w:r>
      </w:hyperlink>
      <w:r w:rsidR="00E303AE" w:rsidRPr="00E303AE">
        <w:rPr>
          <w:lang w:eastAsia="x-none"/>
        </w:rPr>
        <w:tab/>
        <w:t>Discussion on NOMA receivers</w:t>
      </w:r>
      <w:r w:rsidR="00E303AE" w:rsidRPr="00E303AE">
        <w:rPr>
          <w:lang w:eastAsia="x-none"/>
        </w:rPr>
        <w:tab/>
        <w:t>CATT</w:t>
      </w:r>
    </w:p>
    <w:p w14:paraId="07D1EEE9" w14:textId="423A6DD2" w:rsidR="00E303AE" w:rsidRPr="00E303AE" w:rsidRDefault="001B7BF2" w:rsidP="00E303AE">
      <w:pPr>
        <w:ind w:left="720" w:hanging="720"/>
        <w:rPr>
          <w:lang w:eastAsia="x-none"/>
        </w:rPr>
      </w:pPr>
      <w:hyperlink r:id="rId1546" w:history="1">
        <w:r w:rsidR="00D93AE1">
          <w:rPr>
            <w:rStyle w:val="Hyperlink"/>
            <w:lang w:eastAsia="x-none"/>
          </w:rPr>
          <w:t>R1-1808500</w:t>
        </w:r>
      </w:hyperlink>
      <w:r w:rsidR="00E303AE" w:rsidRPr="00E303AE">
        <w:rPr>
          <w:lang w:eastAsia="x-none"/>
        </w:rPr>
        <w:tab/>
        <w:t>Considerations on the receiver types and NoMA schemes</w:t>
      </w:r>
      <w:r w:rsidR="00E303AE" w:rsidRPr="00E303AE">
        <w:rPr>
          <w:lang w:eastAsia="x-none"/>
        </w:rPr>
        <w:tab/>
        <w:t>LG Electronics</w:t>
      </w:r>
    </w:p>
    <w:p w14:paraId="1BC70FDA" w14:textId="52BB9C89" w:rsidR="00E303AE" w:rsidRPr="00E303AE" w:rsidRDefault="001B7BF2" w:rsidP="00E303AE">
      <w:pPr>
        <w:ind w:left="720" w:hanging="720"/>
        <w:rPr>
          <w:lang w:eastAsia="x-none"/>
        </w:rPr>
      </w:pPr>
      <w:hyperlink r:id="rId1547" w:history="1">
        <w:r w:rsidR="00D93AE1">
          <w:rPr>
            <w:rStyle w:val="Hyperlink"/>
            <w:lang w:eastAsia="x-none"/>
          </w:rPr>
          <w:t>R1-1808678</w:t>
        </w:r>
      </w:hyperlink>
      <w:r w:rsidR="00E303AE" w:rsidRPr="00E303AE">
        <w:rPr>
          <w:lang w:eastAsia="x-none"/>
        </w:rPr>
        <w:tab/>
        <w:t>NOMA receiver structure</w:t>
      </w:r>
      <w:r w:rsidR="00E303AE" w:rsidRPr="00E303AE">
        <w:rPr>
          <w:lang w:eastAsia="x-none"/>
        </w:rPr>
        <w:tab/>
        <w:t>Intel Corporation</w:t>
      </w:r>
    </w:p>
    <w:p w14:paraId="3EB7E24E" w14:textId="7FC7F151" w:rsidR="00E303AE" w:rsidRPr="00E303AE" w:rsidRDefault="001B7BF2" w:rsidP="00E303AE">
      <w:pPr>
        <w:ind w:left="720" w:hanging="720"/>
        <w:rPr>
          <w:lang w:eastAsia="x-none"/>
        </w:rPr>
      </w:pPr>
      <w:hyperlink r:id="rId1548" w:history="1">
        <w:r w:rsidR="00D93AE1">
          <w:rPr>
            <w:rStyle w:val="Hyperlink"/>
            <w:lang w:eastAsia="x-none"/>
          </w:rPr>
          <w:t>R1-1808761</w:t>
        </w:r>
      </w:hyperlink>
      <w:r w:rsidR="00E303AE" w:rsidRPr="00E303AE">
        <w:rPr>
          <w:lang w:eastAsia="x-none"/>
        </w:rPr>
        <w:tab/>
        <w:t>Receivers for NOMA</w:t>
      </w:r>
      <w:r w:rsidR="00E303AE" w:rsidRPr="00E303AE">
        <w:rPr>
          <w:lang w:eastAsia="x-none"/>
        </w:rPr>
        <w:tab/>
        <w:t>Samsung</w:t>
      </w:r>
    </w:p>
    <w:p w14:paraId="3657FCA6" w14:textId="6FFBC651" w:rsidR="00E303AE" w:rsidRPr="00E303AE" w:rsidRDefault="001B7BF2" w:rsidP="00E303AE">
      <w:pPr>
        <w:ind w:left="720" w:hanging="720"/>
        <w:rPr>
          <w:lang w:eastAsia="x-none"/>
        </w:rPr>
      </w:pPr>
      <w:hyperlink r:id="rId1549" w:history="1">
        <w:r w:rsidR="00D93AE1">
          <w:rPr>
            <w:rStyle w:val="Hyperlink"/>
            <w:lang w:eastAsia="x-none"/>
          </w:rPr>
          <w:t>R1-1808976</w:t>
        </w:r>
      </w:hyperlink>
      <w:r w:rsidR="00E303AE" w:rsidRPr="00E303AE">
        <w:rPr>
          <w:lang w:eastAsia="x-none"/>
        </w:rPr>
        <w:tab/>
        <w:t>Receiver design for NOMA</w:t>
      </w:r>
      <w:r w:rsidR="00E303AE" w:rsidRPr="00E303AE">
        <w:rPr>
          <w:lang w:eastAsia="x-none"/>
        </w:rPr>
        <w:tab/>
        <w:t>Ericsson</w:t>
      </w:r>
    </w:p>
    <w:p w14:paraId="688440F9" w14:textId="2058206F" w:rsidR="00E303AE" w:rsidRPr="00E303AE" w:rsidRDefault="001B7BF2" w:rsidP="00E303AE">
      <w:pPr>
        <w:ind w:left="720" w:hanging="720"/>
        <w:rPr>
          <w:lang w:eastAsia="x-none"/>
        </w:rPr>
      </w:pPr>
      <w:hyperlink r:id="rId1550" w:history="1">
        <w:r w:rsidR="00D93AE1">
          <w:rPr>
            <w:rStyle w:val="Hyperlink"/>
            <w:lang w:eastAsia="x-none"/>
          </w:rPr>
          <w:t>R1-1809057</w:t>
        </w:r>
      </w:hyperlink>
      <w:r w:rsidR="00E303AE" w:rsidRPr="00E303AE">
        <w:rPr>
          <w:lang w:eastAsia="x-none"/>
        </w:rPr>
        <w:tab/>
        <w:t>Receiver techniques for NOMA</w:t>
      </w:r>
      <w:r w:rsidR="00E303AE" w:rsidRPr="00E303AE">
        <w:rPr>
          <w:lang w:eastAsia="x-none"/>
        </w:rPr>
        <w:tab/>
        <w:t>AT&amp;T</w:t>
      </w:r>
    </w:p>
    <w:p w14:paraId="34BD740A" w14:textId="03FCC1DF" w:rsidR="00E303AE" w:rsidRPr="00E303AE" w:rsidRDefault="001B7BF2" w:rsidP="00E303AE">
      <w:pPr>
        <w:ind w:left="720" w:hanging="720"/>
        <w:rPr>
          <w:lang w:eastAsia="x-none"/>
        </w:rPr>
      </w:pPr>
      <w:hyperlink r:id="rId1551" w:history="1">
        <w:r w:rsidR="00D93AE1">
          <w:rPr>
            <w:rStyle w:val="Hyperlink"/>
            <w:lang w:eastAsia="x-none"/>
          </w:rPr>
          <w:t>R1-1809079</w:t>
        </w:r>
      </w:hyperlink>
      <w:r w:rsidR="00E303AE" w:rsidRPr="00E303AE">
        <w:rPr>
          <w:lang w:eastAsia="x-none"/>
        </w:rPr>
        <w:tab/>
        <w:t xml:space="preserve">Complexity Analysis of IDMA NOMA Reception </w:t>
      </w:r>
      <w:r w:rsidR="00E303AE" w:rsidRPr="00E303AE">
        <w:rPr>
          <w:lang w:eastAsia="x-none"/>
        </w:rPr>
        <w:tab/>
        <w:t>InterDigital, Inc.</w:t>
      </w:r>
    </w:p>
    <w:p w14:paraId="63196678" w14:textId="0E9DEC2F" w:rsidR="00E303AE" w:rsidRPr="00E303AE" w:rsidRDefault="001B7BF2" w:rsidP="00E303AE">
      <w:pPr>
        <w:ind w:left="720" w:hanging="720"/>
        <w:rPr>
          <w:lang w:eastAsia="x-none"/>
        </w:rPr>
      </w:pPr>
      <w:hyperlink r:id="rId1552" w:history="1">
        <w:r w:rsidR="00D93AE1">
          <w:rPr>
            <w:rStyle w:val="Hyperlink"/>
            <w:lang w:eastAsia="x-none"/>
          </w:rPr>
          <w:t>R1-1809149</w:t>
        </w:r>
      </w:hyperlink>
      <w:r w:rsidR="00E303AE" w:rsidRPr="00E303AE">
        <w:rPr>
          <w:lang w:eastAsia="x-none"/>
        </w:rPr>
        <w:tab/>
        <w:t>Receiver for uplink NOMA</w:t>
      </w:r>
      <w:r w:rsidR="00E303AE" w:rsidRPr="00E303AE">
        <w:rPr>
          <w:lang w:eastAsia="x-none"/>
        </w:rPr>
        <w:tab/>
        <w:t>NTT DOCOMO, INC.</w:t>
      </w:r>
    </w:p>
    <w:p w14:paraId="32506972" w14:textId="3A2889FD" w:rsidR="00E303AE" w:rsidRPr="00E303AE" w:rsidRDefault="001B7BF2" w:rsidP="00E303AE">
      <w:pPr>
        <w:ind w:left="720" w:hanging="720"/>
        <w:rPr>
          <w:lang w:eastAsia="x-none"/>
        </w:rPr>
      </w:pPr>
      <w:hyperlink r:id="rId1553" w:history="1">
        <w:r w:rsidR="00D93AE1">
          <w:rPr>
            <w:rStyle w:val="Hyperlink"/>
            <w:lang w:eastAsia="x-none"/>
          </w:rPr>
          <w:t>R1-1809435</w:t>
        </w:r>
      </w:hyperlink>
      <w:r w:rsidR="00E303AE" w:rsidRPr="00E303AE">
        <w:rPr>
          <w:lang w:eastAsia="x-none"/>
        </w:rPr>
        <w:tab/>
        <w:t>Receivers for NOMA</w:t>
      </w:r>
      <w:r w:rsidR="00E303AE" w:rsidRPr="00E303AE">
        <w:rPr>
          <w:lang w:eastAsia="x-none"/>
        </w:rPr>
        <w:tab/>
        <w:t>Qualcomm Incorporated</w:t>
      </w:r>
    </w:p>
    <w:p w14:paraId="51EA08B7" w14:textId="77777777" w:rsidR="00E303AE" w:rsidRPr="00E303AE" w:rsidRDefault="00E303AE" w:rsidP="00E303AE">
      <w:pPr>
        <w:ind w:left="720" w:hanging="720"/>
        <w:rPr>
          <w:lang w:eastAsia="x-none"/>
        </w:rPr>
      </w:pPr>
    </w:p>
    <w:p w14:paraId="1A5D2734" w14:textId="77777777" w:rsidR="00E303AE" w:rsidRPr="00E303AE" w:rsidRDefault="00E303AE" w:rsidP="00855F5F">
      <w:pPr>
        <w:pStyle w:val="Heading4"/>
      </w:pPr>
      <w:bookmarkStart w:id="976" w:name="_Toc521704532"/>
      <w:bookmarkStart w:id="977" w:name="_Toc526458926"/>
      <w:r w:rsidRPr="00E303AE">
        <w:t>Procedures related to NOMA</w:t>
      </w:r>
      <w:bookmarkEnd w:id="976"/>
      <w:bookmarkEnd w:id="977"/>
    </w:p>
    <w:p w14:paraId="708DB1D2" w14:textId="31D997C0" w:rsidR="00B56D6F" w:rsidRDefault="001B7BF2" w:rsidP="00B56D6F">
      <w:pPr>
        <w:ind w:left="720" w:hanging="720"/>
        <w:rPr>
          <w:b/>
          <w:lang w:eastAsia="x-none"/>
        </w:rPr>
      </w:pPr>
      <w:hyperlink r:id="rId1554" w:history="1">
        <w:r w:rsidR="00D93AE1">
          <w:rPr>
            <w:rStyle w:val="Hyperlink"/>
            <w:b/>
            <w:lang w:eastAsia="x-none"/>
          </w:rPr>
          <w:t>R1-1808153</w:t>
        </w:r>
      </w:hyperlink>
      <w:r w:rsidR="00B56D6F" w:rsidRPr="00B56D6F">
        <w:rPr>
          <w:b/>
          <w:lang w:eastAsia="x-none"/>
        </w:rPr>
        <w:tab/>
        <w:t>Procedures related to NOMA</w:t>
      </w:r>
      <w:r w:rsidR="00B56D6F" w:rsidRPr="00B56D6F">
        <w:rPr>
          <w:b/>
          <w:lang w:eastAsia="x-none"/>
        </w:rPr>
        <w:tab/>
        <w:t>ZTE</w:t>
      </w:r>
    </w:p>
    <w:p w14:paraId="7A7F6CF0" w14:textId="77777777" w:rsidR="00B56D6F" w:rsidRPr="00B56D6F" w:rsidRDefault="00B56D6F" w:rsidP="008E772F">
      <w:pPr>
        <w:pStyle w:val="ListParagraph"/>
        <w:numPr>
          <w:ilvl w:val="0"/>
          <w:numId w:val="83"/>
        </w:numPr>
        <w:spacing w:after="0"/>
        <w:ind w:left="714" w:hanging="357"/>
        <w:rPr>
          <w:lang w:val="en-US" w:eastAsia="zh-CN"/>
        </w:rPr>
      </w:pPr>
      <w:r w:rsidRPr="00B56D6F">
        <w:rPr>
          <w:rFonts w:hint="eastAsia"/>
          <w:lang w:val="en-US" w:eastAsia="zh-CN"/>
        </w:rPr>
        <w:t xml:space="preserve">Observation </w:t>
      </w:r>
      <w:r w:rsidRPr="00B56D6F">
        <w:rPr>
          <w:lang w:val="en-US" w:eastAsia="zh-CN"/>
        </w:rPr>
        <w:t>1</w:t>
      </w:r>
      <w:r w:rsidRPr="00B56D6F">
        <w:rPr>
          <w:rFonts w:hint="eastAsia"/>
          <w:lang w:val="en-US" w:eastAsia="zh-CN"/>
        </w:rPr>
        <w:t xml:space="preserve">: Configured grant transmission is not suited to eMBB small data or mMTC scenario due to its limitation in conveying an efficient small data transmission, in particular sporadically. </w:t>
      </w:r>
    </w:p>
    <w:p w14:paraId="05833A10" w14:textId="77777777" w:rsidR="00B56D6F" w:rsidRPr="00B56D6F" w:rsidRDefault="00B56D6F" w:rsidP="008E772F">
      <w:pPr>
        <w:pStyle w:val="ListParagraph"/>
        <w:numPr>
          <w:ilvl w:val="0"/>
          <w:numId w:val="83"/>
        </w:numPr>
        <w:spacing w:after="0"/>
        <w:ind w:left="714" w:hanging="357"/>
        <w:rPr>
          <w:lang w:val="en-US" w:eastAsia="zh-CN"/>
        </w:rPr>
      </w:pPr>
      <w:r w:rsidRPr="00B56D6F">
        <w:rPr>
          <w:rFonts w:hint="eastAsia"/>
          <w:lang w:val="en-US" w:eastAsia="zh-CN"/>
        </w:rPr>
        <w:t xml:space="preserve">Observation </w:t>
      </w:r>
      <w:r w:rsidRPr="00B56D6F">
        <w:rPr>
          <w:lang w:val="en-US" w:eastAsia="zh-CN"/>
        </w:rPr>
        <w:t>2</w:t>
      </w:r>
      <w:r w:rsidRPr="00B56D6F">
        <w:rPr>
          <w:rFonts w:hint="eastAsia"/>
          <w:lang w:val="en-US" w:eastAsia="zh-CN"/>
        </w:rPr>
        <w:t>: NOMA</w:t>
      </w:r>
      <w:r w:rsidRPr="00B56D6F">
        <w:rPr>
          <w:lang w:val="en-US" w:eastAsia="zh-CN"/>
        </w:rPr>
        <w:t xml:space="preserve"> based UL transmission in RRC-inactive can well support the usage in all cases with maximizing the benefits on signaling/latency and power saving.</w:t>
      </w:r>
    </w:p>
    <w:p w14:paraId="1657297E" w14:textId="77777777" w:rsidR="00B56D6F" w:rsidRPr="00B56D6F" w:rsidRDefault="00B56D6F" w:rsidP="008E772F">
      <w:pPr>
        <w:pStyle w:val="ListParagraph"/>
        <w:numPr>
          <w:ilvl w:val="0"/>
          <w:numId w:val="83"/>
        </w:numPr>
        <w:spacing w:after="0"/>
        <w:ind w:left="714" w:hanging="357"/>
        <w:rPr>
          <w:lang w:val="en-US" w:eastAsia="zh-CN"/>
        </w:rPr>
      </w:pPr>
      <w:r w:rsidRPr="00B56D6F">
        <w:rPr>
          <w:rFonts w:hint="eastAsia"/>
          <w:lang w:val="en-US" w:eastAsia="zh-CN"/>
        </w:rPr>
        <w:t xml:space="preserve">Observation </w:t>
      </w:r>
      <w:r w:rsidRPr="00B56D6F">
        <w:rPr>
          <w:lang w:val="en-US" w:eastAsia="zh-CN"/>
        </w:rPr>
        <w:t>3</w:t>
      </w:r>
      <w:r w:rsidRPr="00B56D6F">
        <w:rPr>
          <w:rFonts w:hint="eastAsia"/>
          <w:lang w:val="en-US" w:eastAsia="zh-CN"/>
        </w:rPr>
        <w:t xml:space="preserve">: </w:t>
      </w:r>
      <w:r w:rsidRPr="00B56D6F">
        <w:rPr>
          <w:lang w:val="en-US" w:eastAsia="zh-CN"/>
        </w:rPr>
        <w:t>Collision of RS allocation/selection could happen in both configured-grant and purely grant free transmission.</w:t>
      </w:r>
    </w:p>
    <w:p w14:paraId="28DF8AA9" w14:textId="77777777" w:rsidR="00B56D6F" w:rsidRPr="00B56D6F" w:rsidRDefault="00B56D6F" w:rsidP="008E772F">
      <w:pPr>
        <w:pStyle w:val="ListParagraph"/>
        <w:numPr>
          <w:ilvl w:val="0"/>
          <w:numId w:val="83"/>
        </w:numPr>
        <w:spacing w:after="0"/>
        <w:ind w:left="714" w:hanging="357"/>
        <w:rPr>
          <w:lang w:val="en-US" w:eastAsia="zh-CN"/>
        </w:rPr>
      </w:pPr>
      <w:r w:rsidRPr="00B56D6F">
        <w:rPr>
          <w:lang w:val="en-US" w:eastAsia="zh-CN"/>
        </w:rPr>
        <w:t xml:space="preserve">Observation 4: RS enhancement with directly increasing the overhead </w:t>
      </w:r>
      <w:r w:rsidRPr="00B56D6F">
        <w:rPr>
          <w:rFonts w:hint="eastAsia"/>
          <w:lang w:val="en-US" w:eastAsia="zh-CN"/>
        </w:rPr>
        <w:t>is not efficient.</w:t>
      </w:r>
    </w:p>
    <w:p w14:paraId="22D73E9A" w14:textId="77777777" w:rsidR="00B56D6F" w:rsidRPr="00B56D6F" w:rsidRDefault="00B56D6F" w:rsidP="008E772F">
      <w:pPr>
        <w:pStyle w:val="ListParagraph"/>
        <w:numPr>
          <w:ilvl w:val="0"/>
          <w:numId w:val="83"/>
        </w:numPr>
        <w:spacing w:after="0"/>
        <w:ind w:left="714" w:hanging="357"/>
        <w:rPr>
          <w:lang w:val="en-US" w:eastAsia="zh-CN"/>
        </w:rPr>
      </w:pPr>
      <w:r w:rsidRPr="00B56D6F">
        <w:rPr>
          <w:lang w:val="en-US" w:eastAsia="zh-CN"/>
        </w:rPr>
        <w:t>Observation 5: DM-RS enhancement via either reducing the density in frequency domain or introducing quasi-orthogonal sequence has negative impacts on the performance.</w:t>
      </w:r>
    </w:p>
    <w:p w14:paraId="36895F2E" w14:textId="77777777" w:rsidR="00B56D6F" w:rsidRPr="00B56D6F" w:rsidRDefault="00B56D6F" w:rsidP="008E772F">
      <w:pPr>
        <w:pStyle w:val="ListParagraph"/>
        <w:numPr>
          <w:ilvl w:val="0"/>
          <w:numId w:val="83"/>
        </w:numPr>
        <w:spacing w:after="0"/>
        <w:ind w:left="714" w:hanging="357"/>
        <w:rPr>
          <w:lang w:val="en-US" w:eastAsia="zh-CN"/>
        </w:rPr>
      </w:pPr>
      <w:r w:rsidRPr="00B56D6F">
        <w:rPr>
          <w:rFonts w:hint="eastAsia"/>
          <w:lang w:val="en-US" w:eastAsia="zh-CN"/>
        </w:rPr>
        <w:t xml:space="preserve">Observation </w:t>
      </w:r>
      <w:r w:rsidRPr="00B56D6F">
        <w:rPr>
          <w:lang w:val="en-US" w:eastAsia="zh-CN"/>
        </w:rPr>
        <w:t>6</w:t>
      </w:r>
      <w:r w:rsidRPr="00B56D6F">
        <w:rPr>
          <w:rFonts w:hint="eastAsia"/>
          <w:lang w:val="en-US" w:eastAsia="zh-CN"/>
        </w:rPr>
        <w:t xml:space="preserve">: </w:t>
      </w:r>
      <w:r w:rsidRPr="00B56D6F">
        <w:rPr>
          <w:lang w:val="en-US" w:eastAsia="zh-CN"/>
        </w:rPr>
        <w:t xml:space="preserve"> In case of fixed MA/RS allocation, up to 24 UEs can be supported with enhanced RS</w:t>
      </w:r>
      <w:r w:rsidRPr="00B56D6F">
        <w:rPr>
          <w:rFonts w:hint="eastAsia"/>
          <w:lang w:val="en-US" w:eastAsia="zh-CN"/>
        </w:rPr>
        <w:t>.</w:t>
      </w:r>
    </w:p>
    <w:p w14:paraId="4F153B41" w14:textId="77777777" w:rsidR="00B56D6F" w:rsidRPr="00B56D6F" w:rsidRDefault="00B56D6F" w:rsidP="008E772F">
      <w:pPr>
        <w:pStyle w:val="ListParagraph"/>
        <w:numPr>
          <w:ilvl w:val="0"/>
          <w:numId w:val="83"/>
        </w:numPr>
        <w:spacing w:after="0"/>
        <w:ind w:left="714" w:hanging="357"/>
        <w:rPr>
          <w:lang w:val="en-US" w:eastAsia="zh-CN"/>
        </w:rPr>
      </w:pPr>
      <w:r w:rsidRPr="00B56D6F">
        <w:rPr>
          <w:rFonts w:hint="eastAsia"/>
          <w:lang w:val="en-US" w:eastAsia="zh-CN"/>
        </w:rPr>
        <w:t xml:space="preserve">Observation </w:t>
      </w:r>
      <w:r w:rsidRPr="00B56D6F">
        <w:rPr>
          <w:lang w:val="en-US" w:eastAsia="zh-CN"/>
        </w:rPr>
        <w:t>7</w:t>
      </w:r>
      <w:r w:rsidRPr="00B56D6F">
        <w:rPr>
          <w:rFonts w:hint="eastAsia"/>
          <w:lang w:val="en-US" w:eastAsia="zh-CN"/>
        </w:rPr>
        <w:t xml:space="preserve">: </w:t>
      </w:r>
      <w:r w:rsidRPr="00B56D6F">
        <w:rPr>
          <w:lang w:val="en-US" w:eastAsia="zh-CN"/>
        </w:rPr>
        <w:t>In case of randomly selection of MA/RS allocation with t</w:t>
      </w:r>
      <w:r w:rsidRPr="00B56D6F">
        <w:rPr>
          <w:rFonts w:hint="eastAsia"/>
          <w:lang w:val="en-US" w:eastAsia="zh-CN"/>
        </w:rPr>
        <w:t>iming offset within</w:t>
      </w:r>
      <w:r w:rsidRPr="00B56D6F">
        <w:rPr>
          <w:lang w:val="en-US" w:eastAsia="zh-CN"/>
        </w:rPr>
        <w:t xml:space="preserve"> </w:t>
      </w:r>
      <w:r w:rsidRPr="00B56D6F">
        <w:rPr>
          <w:rFonts w:hint="eastAsia"/>
          <w:lang w:val="en-US" w:eastAsia="zh-CN"/>
        </w:rPr>
        <w:t>CP</w:t>
      </w:r>
      <w:r w:rsidRPr="00B56D6F">
        <w:rPr>
          <w:lang w:val="en-US" w:eastAsia="zh-CN"/>
        </w:rPr>
        <w:t>, simultaneously transmission with medium number of UE can be well supported with enhanced RS.</w:t>
      </w:r>
    </w:p>
    <w:p w14:paraId="7C8F1AC1" w14:textId="77777777" w:rsidR="00B56D6F" w:rsidRPr="00B56D6F" w:rsidRDefault="00B56D6F" w:rsidP="008E772F">
      <w:pPr>
        <w:pStyle w:val="ListParagraph"/>
        <w:numPr>
          <w:ilvl w:val="0"/>
          <w:numId w:val="83"/>
        </w:numPr>
        <w:spacing w:after="0"/>
        <w:ind w:left="714" w:hanging="357"/>
        <w:rPr>
          <w:lang w:val="en-US" w:eastAsia="zh-CN"/>
        </w:rPr>
      </w:pPr>
      <w:r w:rsidRPr="00B56D6F">
        <w:rPr>
          <w:rFonts w:hint="eastAsia"/>
          <w:lang w:val="en-US" w:eastAsia="zh-CN"/>
        </w:rPr>
        <w:t xml:space="preserve">Observation </w:t>
      </w:r>
      <w:r w:rsidRPr="00B56D6F">
        <w:rPr>
          <w:lang w:val="en-US" w:eastAsia="zh-CN"/>
        </w:rPr>
        <w:t>8</w:t>
      </w:r>
      <w:r w:rsidRPr="00B56D6F">
        <w:rPr>
          <w:rFonts w:hint="eastAsia"/>
          <w:lang w:val="en-US" w:eastAsia="zh-CN"/>
        </w:rPr>
        <w:t xml:space="preserve">: </w:t>
      </w:r>
      <w:r w:rsidRPr="00B56D6F">
        <w:rPr>
          <w:lang w:val="en-US" w:eastAsia="zh-CN"/>
        </w:rPr>
        <w:t>The necessity of the enhancement on link adaption for NOMA based UL transmission should be further verified.</w:t>
      </w:r>
    </w:p>
    <w:p w14:paraId="19025EC5" w14:textId="77777777" w:rsidR="00B56D6F" w:rsidRPr="00B56D6F" w:rsidRDefault="00B56D6F" w:rsidP="008E772F">
      <w:pPr>
        <w:pStyle w:val="ListParagraph"/>
        <w:numPr>
          <w:ilvl w:val="0"/>
          <w:numId w:val="83"/>
        </w:numPr>
        <w:spacing w:after="0"/>
        <w:ind w:left="714" w:hanging="357"/>
        <w:rPr>
          <w:lang w:val="en-US" w:eastAsia="zh-CN"/>
        </w:rPr>
      </w:pPr>
      <w:r w:rsidRPr="00B56D6F">
        <w:rPr>
          <w:rFonts w:hint="eastAsia"/>
          <w:lang w:val="en-US" w:eastAsia="zh-CN"/>
        </w:rPr>
        <w:t xml:space="preserve">Observation </w:t>
      </w:r>
      <w:r w:rsidRPr="00B56D6F">
        <w:rPr>
          <w:lang w:val="en-US" w:eastAsia="zh-CN"/>
        </w:rPr>
        <w:t>9</w:t>
      </w:r>
      <w:r w:rsidRPr="00B56D6F">
        <w:rPr>
          <w:rFonts w:hint="eastAsia"/>
          <w:lang w:val="en-US" w:eastAsia="zh-CN"/>
        </w:rPr>
        <w:t xml:space="preserve">: </w:t>
      </w:r>
      <w:r w:rsidRPr="00B56D6F">
        <w:rPr>
          <w:lang w:val="en-US" w:eastAsia="zh-CN"/>
        </w:rPr>
        <w:t>Minor gain from network perspective can be expected with introducing the mechanism to enable the switching between NOMA and OMA.</w:t>
      </w:r>
    </w:p>
    <w:p w14:paraId="0AFA5A66" w14:textId="77777777" w:rsidR="00B56D6F" w:rsidRPr="00B56D6F" w:rsidRDefault="00B56D6F" w:rsidP="008E772F">
      <w:pPr>
        <w:pStyle w:val="ListParagraph"/>
        <w:numPr>
          <w:ilvl w:val="0"/>
          <w:numId w:val="83"/>
        </w:numPr>
        <w:spacing w:after="0"/>
        <w:ind w:left="714" w:hanging="357"/>
        <w:rPr>
          <w:lang w:val="en-US" w:eastAsia="zh-CN"/>
        </w:rPr>
      </w:pPr>
      <w:r w:rsidRPr="00B56D6F">
        <w:rPr>
          <w:rFonts w:hint="eastAsia"/>
          <w:lang w:val="en-US" w:eastAsia="zh-CN"/>
        </w:rPr>
        <w:t xml:space="preserve">Proposal 1: UL data transmission from UE_INACTIVE state </w:t>
      </w:r>
      <w:r w:rsidRPr="00B56D6F">
        <w:rPr>
          <w:lang w:val="en-US" w:eastAsia="zh-CN"/>
        </w:rPr>
        <w:t>should be also studied to fully utilize the benefits of NOMA techniques</w:t>
      </w:r>
      <w:r w:rsidRPr="00B56D6F">
        <w:rPr>
          <w:rFonts w:hint="eastAsia"/>
          <w:lang w:val="en-US" w:eastAsia="zh-CN"/>
        </w:rPr>
        <w:t>.</w:t>
      </w:r>
    </w:p>
    <w:p w14:paraId="416AC2B0" w14:textId="77777777" w:rsidR="00B56D6F" w:rsidRPr="00B56D6F" w:rsidRDefault="00B56D6F" w:rsidP="008E772F">
      <w:pPr>
        <w:pStyle w:val="ListParagraph"/>
        <w:numPr>
          <w:ilvl w:val="0"/>
          <w:numId w:val="83"/>
        </w:numPr>
        <w:spacing w:after="0"/>
        <w:ind w:left="714" w:hanging="357"/>
        <w:rPr>
          <w:lang w:val="en-US" w:eastAsia="zh-CN"/>
        </w:rPr>
      </w:pPr>
      <w:r w:rsidRPr="00B56D6F">
        <w:rPr>
          <w:lang w:val="en-US" w:eastAsia="zh-CN"/>
        </w:rPr>
        <w:t>Proposal</w:t>
      </w:r>
      <w:r w:rsidRPr="00B56D6F">
        <w:rPr>
          <w:rFonts w:hint="eastAsia"/>
          <w:lang w:val="en-US" w:eastAsia="zh-CN"/>
        </w:rPr>
        <w:t xml:space="preserve"> </w:t>
      </w:r>
      <w:r w:rsidRPr="00B56D6F">
        <w:rPr>
          <w:lang w:val="en-US" w:eastAsia="zh-CN"/>
        </w:rPr>
        <w:t>2</w:t>
      </w:r>
      <w:r w:rsidRPr="00B56D6F">
        <w:rPr>
          <w:rFonts w:hint="eastAsia"/>
          <w:lang w:val="en-US" w:eastAsia="zh-CN"/>
        </w:rPr>
        <w:t xml:space="preserve">: </w:t>
      </w:r>
      <w:r w:rsidRPr="00B56D6F">
        <w:rPr>
          <w:lang w:val="en-US" w:eastAsia="zh-CN"/>
        </w:rPr>
        <w:t>Enhancement on the RS with different numerology should be considered to achieving the large pool size with supporting both UE detection and channel estimation.</w:t>
      </w:r>
    </w:p>
    <w:p w14:paraId="37BBA64A" w14:textId="4EFFACAD" w:rsidR="00B56D6F" w:rsidRPr="00B56D6F" w:rsidRDefault="00B56D6F" w:rsidP="008E772F">
      <w:pPr>
        <w:pStyle w:val="ListParagraph"/>
        <w:numPr>
          <w:ilvl w:val="0"/>
          <w:numId w:val="83"/>
        </w:numPr>
        <w:spacing w:after="0"/>
        <w:ind w:left="714" w:hanging="357"/>
        <w:rPr>
          <w:lang w:val="en-US" w:eastAsia="zh-CN"/>
        </w:rPr>
      </w:pPr>
      <w:r w:rsidRPr="00B56D6F">
        <w:rPr>
          <w:lang w:val="en-US" w:eastAsia="zh-CN"/>
        </w:rPr>
        <w:t>Proposal</w:t>
      </w:r>
      <w:r w:rsidRPr="00B56D6F">
        <w:rPr>
          <w:rFonts w:hint="eastAsia"/>
          <w:lang w:val="en-US" w:eastAsia="zh-CN"/>
        </w:rPr>
        <w:t xml:space="preserve"> </w:t>
      </w:r>
      <w:r w:rsidRPr="00B56D6F">
        <w:rPr>
          <w:lang w:val="en-US" w:eastAsia="zh-CN"/>
        </w:rPr>
        <w:t>3</w:t>
      </w:r>
      <w:r w:rsidRPr="00B56D6F">
        <w:rPr>
          <w:rFonts w:hint="eastAsia"/>
          <w:lang w:val="en-US" w:eastAsia="zh-CN"/>
        </w:rPr>
        <w:t xml:space="preserve">: </w:t>
      </w:r>
      <w:r w:rsidRPr="00B56D6F">
        <w:rPr>
          <w:lang w:val="en-US" w:eastAsia="zh-CN"/>
        </w:rPr>
        <w:t>The mechanism of HARQ via both explicit and implicit way should be considered for supporting NOMA transmission.</w:t>
      </w:r>
    </w:p>
    <w:p w14:paraId="34E7423F" w14:textId="77C7C171" w:rsidR="00B56D6F" w:rsidRPr="00B56D6F" w:rsidRDefault="00B56D6F" w:rsidP="008E772F">
      <w:pPr>
        <w:pStyle w:val="ListParagraph"/>
        <w:numPr>
          <w:ilvl w:val="0"/>
          <w:numId w:val="83"/>
        </w:numPr>
        <w:spacing w:after="0"/>
        <w:ind w:left="714" w:hanging="357"/>
        <w:rPr>
          <w:lang w:val="en-US" w:eastAsia="zh-CN"/>
        </w:rPr>
      </w:pPr>
      <w:r w:rsidRPr="00B56D6F">
        <w:rPr>
          <w:lang w:val="en-US" w:eastAsia="zh-CN"/>
        </w:rPr>
        <w:t>Proposal</w:t>
      </w:r>
      <w:r w:rsidRPr="00B56D6F">
        <w:rPr>
          <w:rFonts w:hint="eastAsia"/>
          <w:lang w:val="en-US" w:eastAsia="zh-CN"/>
        </w:rPr>
        <w:t xml:space="preserve"> </w:t>
      </w:r>
      <w:r w:rsidRPr="00B56D6F">
        <w:rPr>
          <w:lang w:val="en-US" w:eastAsia="zh-CN"/>
        </w:rPr>
        <w:t>4</w:t>
      </w:r>
      <w:r w:rsidRPr="00B56D6F">
        <w:rPr>
          <w:rFonts w:hint="eastAsia"/>
          <w:lang w:val="en-US" w:eastAsia="zh-CN"/>
        </w:rPr>
        <w:t xml:space="preserve">: </w:t>
      </w:r>
      <w:r w:rsidRPr="00B56D6F">
        <w:rPr>
          <w:lang w:val="en-US" w:eastAsia="zh-CN"/>
        </w:rPr>
        <w:t>Additional enhancements, e.g., MA hooping or power ramping, can be considered to ensure the performance of re-transmission.</w:t>
      </w:r>
    </w:p>
    <w:p w14:paraId="26E52ACD" w14:textId="31C3B476" w:rsidR="00B56D6F" w:rsidRPr="00B56D6F" w:rsidRDefault="00B56D6F" w:rsidP="008E772F">
      <w:pPr>
        <w:pStyle w:val="ListParagraph"/>
        <w:numPr>
          <w:ilvl w:val="0"/>
          <w:numId w:val="83"/>
        </w:numPr>
        <w:spacing w:after="0"/>
        <w:ind w:left="714" w:hanging="357"/>
        <w:rPr>
          <w:lang w:val="en-US" w:eastAsia="zh-CN"/>
        </w:rPr>
      </w:pPr>
      <w:r w:rsidRPr="00B56D6F">
        <w:rPr>
          <w:lang w:val="en-US" w:eastAsia="zh-CN"/>
        </w:rPr>
        <w:t>Proposal</w:t>
      </w:r>
      <w:r w:rsidRPr="00B56D6F">
        <w:rPr>
          <w:rFonts w:hint="eastAsia"/>
          <w:lang w:val="en-US" w:eastAsia="zh-CN"/>
        </w:rPr>
        <w:t xml:space="preserve"> </w:t>
      </w:r>
      <w:r w:rsidRPr="00B56D6F">
        <w:rPr>
          <w:lang w:val="en-US" w:eastAsia="zh-CN"/>
        </w:rPr>
        <w:t>5</w:t>
      </w:r>
      <w:r w:rsidRPr="00B56D6F">
        <w:rPr>
          <w:rFonts w:hint="eastAsia"/>
          <w:lang w:val="en-US" w:eastAsia="zh-CN"/>
        </w:rPr>
        <w:t xml:space="preserve">: </w:t>
      </w:r>
      <w:r w:rsidRPr="00B56D6F">
        <w:rPr>
          <w:lang w:val="en-US" w:eastAsia="zh-CN"/>
        </w:rPr>
        <w:t xml:space="preserve">Study on the link adaption and transmission scheme switching should be down-prioritized </w:t>
      </w:r>
      <w:r w:rsidRPr="00B56D6F">
        <w:rPr>
          <w:rFonts w:hint="eastAsia"/>
          <w:lang w:val="en-US" w:eastAsia="zh-CN"/>
        </w:rPr>
        <w:t>in NOMA SI</w:t>
      </w:r>
      <w:r w:rsidRPr="00B56D6F">
        <w:rPr>
          <w:lang w:val="en-US" w:eastAsia="zh-CN"/>
        </w:rPr>
        <w:t>.</w:t>
      </w:r>
    </w:p>
    <w:p w14:paraId="04AA3346" w14:textId="77777777" w:rsidR="00B56D6F" w:rsidRDefault="00B56D6F" w:rsidP="00B56D6F">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107DB49D" w14:textId="77777777" w:rsidR="00B56D6F" w:rsidRDefault="00B56D6F" w:rsidP="00B56D6F">
      <w:pPr>
        <w:ind w:left="720" w:hanging="720"/>
        <w:rPr>
          <w:lang w:eastAsia="x-none"/>
        </w:rPr>
      </w:pPr>
    </w:p>
    <w:p w14:paraId="55FF6F02" w14:textId="0026414A" w:rsidR="00995533" w:rsidRPr="00995533" w:rsidRDefault="001B7BF2" w:rsidP="00995533">
      <w:pPr>
        <w:ind w:left="720" w:hanging="720"/>
        <w:rPr>
          <w:b/>
          <w:lang w:eastAsia="x-none"/>
        </w:rPr>
      </w:pPr>
      <w:hyperlink r:id="rId1555" w:history="1">
        <w:r w:rsidR="00D93AE1">
          <w:rPr>
            <w:rStyle w:val="Hyperlink"/>
            <w:b/>
            <w:lang w:eastAsia="x-none"/>
          </w:rPr>
          <w:t>R1-1808288</w:t>
        </w:r>
      </w:hyperlink>
      <w:r w:rsidR="00995533" w:rsidRPr="00995533">
        <w:rPr>
          <w:b/>
          <w:lang w:eastAsia="x-none"/>
        </w:rPr>
        <w:tab/>
        <w:t>On NOMA procedures for Grant Free</w:t>
      </w:r>
      <w:r w:rsidR="00995533" w:rsidRPr="00995533">
        <w:rPr>
          <w:b/>
          <w:lang w:eastAsia="x-none"/>
        </w:rPr>
        <w:tab/>
        <w:t>Orange</w:t>
      </w:r>
    </w:p>
    <w:p w14:paraId="128D2BCC" w14:textId="77777777" w:rsidR="00995533" w:rsidRPr="00995533" w:rsidRDefault="00995533" w:rsidP="008E772F">
      <w:pPr>
        <w:pStyle w:val="ListParagraph"/>
        <w:numPr>
          <w:ilvl w:val="0"/>
          <w:numId w:val="84"/>
        </w:numPr>
        <w:spacing w:after="0"/>
        <w:ind w:left="714" w:hanging="357"/>
        <w:rPr>
          <w:lang w:val="en-US"/>
        </w:rPr>
      </w:pPr>
      <w:r w:rsidRPr="00995533">
        <w:rPr>
          <w:lang w:val="en-US"/>
        </w:rPr>
        <w:t>Observation 1: grant free NOMA benefits at least mMTC and URLLC</w:t>
      </w:r>
    </w:p>
    <w:p w14:paraId="463EAE30" w14:textId="77777777" w:rsidR="00995533" w:rsidRPr="00995533" w:rsidRDefault="00995533" w:rsidP="008E772F">
      <w:pPr>
        <w:pStyle w:val="ListParagraph"/>
        <w:numPr>
          <w:ilvl w:val="0"/>
          <w:numId w:val="84"/>
        </w:numPr>
        <w:spacing w:after="0"/>
        <w:ind w:left="714" w:hanging="357"/>
        <w:rPr>
          <w:lang w:val="en-US" w:eastAsia="zh-CN"/>
        </w:rPr>
      </w:pPr>
      <w:r w:rsidRPr="00995533">
        <w:rPr>
          <w:lang w:val="en-US" w:eastAsia="zh-CN"/>
        </w:rPr>
        <w:t>Observation 2: To perform a grant-free uplink transmission, a UE has access to at least one pool of resources pre-allocated for grant-free access which are shared between several UEs. In mMTC scenarios, many UEs could share the same pool.</w:t>
      </w:r>
    </w:p>
    <w:p w14:paraId="2B016EB7" w14:textId="77777777" w:rsidR="00995533" w:rsidRPr="00995533" w:rsidRDefault="00995533" w:rsidP="008E772F">
      <w:pPr>
        <w:pStyle w:val="ListParagraph"/>
        <w:numPr>
          <w:ilvl w:val="0"/>
          <w:numId w:val="84"/>
        </w:numPr>
        <w:spacing w:after="0"/>
        <w:ind w:left="714" w:hanging="357"/>
        <w:rPr>
          <w:lang w:val="en-US"/>
        </w:rPr>
      </w:pPr>
      <w:r w:rsidRPr="00995533">
        <w:rPr>
          <w:lang w:val="en-US"/>
        </w:rPr>
        <w:t>Observation 3: Blind resource selection is very often considered for uplink grant free transmission, even if sub-optimal, it is due to the UE inability to acquire information on current grant-free resource use</w:t>
      </w:r>
    </w:p>
    <w:p w14:paraId="56BBEFBD" w14:textId="77777777" w:rsidR="00995533" w:rsidRPr="00995533" w:rsidRDefault="00995533" w:rsidP="008E772F">
      <w:pPr>
        <w:pStyle w:val="ListParagraph"/>
        <w:numPr>
          <w:ilvl w:val="0"/>
          <w:numId w:val="84"/>
        </w:numPr>
        <w:spacing w:after="0"/>
        <w:ind w:left="714" w:hanging="357"/>
        <w:rPr>
          <w:lang w:val="en-US"/>
        </w:rPr>
      </w:pPr>
      <w:r w:rsidRPr="00995533">
        <w:rPr>
          <w:lang w:val="en-US"/>
        </w:rPr>
        <w:t>Observation 4: The gNB knows the information of the use of grant-free resources that UE are lacking. This lack of information leads them to perform sub-optimal blind resource selection.</w:t>
      </w:r>
    </w:p>
    <w:p w14:paraId="3EDB2BF7" w14:textId="77777777" w:rsidR="00995533" w:rsidRPr="00995533" w:rsidRDefault="00995533" w:rsidP="008E772F">
      <w:pPr>
        <w:pStyle w:val="ListParagraph"/>
        <w:numPr>
          <w:ilvl w:val="0"/>
          <w:numId w:val="84"/>
        </w:numPr>
        <w:spacing w:after="0"/>
        <w:ind w:left="714" w:hanging="357"/>
        <w:rPr>
          <w:lang w:val="en-US" w:eastAsia="zh-CN"/>
        </w:rPr>
      </w:pPr>
      <w:r w:rsidRPr="00995533">
        <w:rPr>
          <w:rFonts w:hint="eastAsia"/>
          <w:lang w:val="en-US" w:eastAsia="zh-CN"/>
        </w:rPr>
        <w:t xml:space="preserve">Proposal </w:t>
      </w:r>
      <w:r w:rsidRPr="00995533">
        <w:rPr>
          <w:lang w:val="en-US" w:eastAsia="zh-CN"/>
        </w:rPr>
        <w:t>1</w:t>
      </w:r>
      <w:r w:rsidRPr="00995533">
        <w:rPr>
          <w:rFonts w:hint="eastAsia"/>
          <w:lang w:val="en-US" w:eastAsia="zh-CN"/>
        </w:rPr>
        <w:t xml:space="preserve">: </w:t>
      </w:r>
      <w:r w:rsidRPr="00995533">
        <w:rPr>
          <w:lang w:val="en-US" w:eastAsia="zh-CN"/>
        </w:rPr>
        <w:t>The ability by the gNB to broadcast a real-time view of the use of the resource</w:t>
      </w:r>
      <w:r w:rsidRPr="00995533">
        <w:rPr>
          <w:rFonts w:hint="eastAsia"/>
          <w:lang w:val="en-US" w:eastAsia="zh-CN"/>
        </w:rPr>
        <w:t xml:space="preserve"> pool </w:t>
      </w:r>
      <w:r w:rsidRPr="00995533">
        <w:rPr>
          <w:lang w:val="en-US" w:eastAsia="zh-CN"/>
        </w:rPr>
        <w:t xml:space="preserve">for grant-free access currently in operation should be considered, and its associated benefits should be evaluated with respect to a fixed or a pure random grant free resource selection. </w:t>
      </w:r>
    </w:p>
    <w:p w14:paraId="22910251" w14:textId="77777777" w:rsidR="00995533" w:rsidRPr="00995533" w:rsidRDefault="00995533" w:rsidP="008E772F">
      <w:pPr>
        <w:pStyle w:val="ListParagraph"/>
        <w:numPr>
          <w:ilvl w:val="0"/>
          <w:numId w:val="84"/>
        </w:numPr>
        <w:spacing w:after="0"/>
        <w:ind w:left="714" w:hanging="357"/>
        <w:rPr>
          <w:lang w:val="en-US" w:eastAsia="zh-CN"/>
        </w:rPr>
      </w:pPr>
      <w:r w:rsidRPr="00995533">
        <w:rPr>
          <w:lang w:val="en-US" w:eastAsia="zh-CN"/>
        </w:rPr>
        <w:t>Proposal 2: Including into the broadcasted r</w:t>
      </w:r>
      <w:r w:rsidRPr="00995533">
        <w:rPr>
          <w:rFonts w:hint="eastAsia"/>
          <w:lang w:val="en-US" w:eastAsia="zh-CN"/>
        </w:rPr>
        <w:t xml:space="preserve">esource pool </w:t>
      </w:r>
      <w:r w:rsidRPr="00995533">
        <w:rPr>
          <w:lang w:val="en-US" w:eastAsia="zh-CN"/>
        </w:rPr>
        <w:t xml:space="preserve">for grant-free access relevant statistical information on the use made by UEs configured to these resource pools should be considered and its associated benefits should be evaluated with respect to a pure random or fixed grant free resource selection. Which information is relevant depends on the considered NOMA techniques and should be further studied. </w:t>
      </w:r>
    </w:p>
    <w:p w14:paraId="76DC92B2" w14:textId="16D389FC" w:rsidR="00995533" w:rsidRDefault="00995533" w:rsidP="00995533">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1957B582" w14:textId="707C2D29" w:rsidR="00B56D6F" w:rsidRDefault="00B56D6F" w:rsidP="00E303AE">
      <w:pPr>
        <w:ind w:left="720" w:hanging="720"/>
        <w:rPr>
          <w:lang w:eastAsia="x-none"/>
        </w:rPr>
      </w:pPr>
    </w:p>
    <w:p w14:paraId="66DD6A17" w14:textId="7B6FF68A" w:rsidR="00E838CF" w:rsidRPr="00E838CF" w:rsidRDefault="00E838CF" w:rsidP="00E303AE">
      <w:pPr>
        <w:ind w:left="720" w:hanging="720"/>
        <w:rPr>
          <w:b/>
          <w:lang w:eastAsia="x-none"/>
        </w:rPr>
      </w:pPr>
      <w:r w:rsidRPr="00E838CF">
        <w:rPr>
          <w:b/>
          <w:lang w:eastAsia="x-none"/>
        </w:rPr>
        <w:t>Wednesday session</w:t>
      </w:r>
    </w:p>
    <w:p w14:paraId="6622627B" w14:textId="5BA1FB41" w:rsidR="00E838CF" w:rsidRDefault="001B7BF2" w:rsidP="00E838CF">
      <w:pPr>
        <w:ind w:left="720" w:hanging="720"/>
        <w:rPr>
          <w:b/>
          <w:lang w:eastAsia="x-none"/>
        </w:rPr>
      </w:pPr>
      <w:hyperlink r:id="rId1556" w:history="1">
        <w:r w:rsidR="00D93AE1">
          <w:rPr>
            <w:rStyle w:val="Hyperlink"/>
            <w:b/>
            <w:lang w:eastAsia="x-none"/>
          </w:rPr>
          <w:t>R1-1808762</w:t>
        </w:r>
      </w:hyperlink>
      <w:r w:rsidR="00E838CF" w:rsidRPr="00E838CF">
        <w:rPr>
          <w:b/>
          <w:lang w:eastAsia="x-none"/>
        </w:rPr>
        <w:tab/>
        <w:t>Procedures related consideration to NOMA</w:t>
      </w:r>
      <w:r w:rsidR="00E838CF" w:rsidRPr="00E838CF">
        <w:rPr>
          <w:b/>
          <w:lang w:eastAsia="x-none"/>
        </w:rPr>
        <w:tab/>
        <w:t>Samsung</w:t>
      </w:r>
    </w:p>
    <w:p w14:paraId="26CA78D1" w14:textId="77777777" w:rsidR="00E838CF" w:rsidRPr="00E838CF" w:rsidRDefault="00E838CF" w:rsidP="008E772F">
      <w:pPr>
        <w:pStyle w:val="ListParagraph"/>
        <w:numPr>
          <w:ilvl w:val="0"/>
          <w:numId w:val="135"/>
        </w:numPr>
        <w:spacing w:after="0"/>
        <w:rPr>
          <w:lang w:eastAsia="zh-CN"/>
        </w:rPr>
      </w:pPr>
      <w:r w:rsidRPr="00E838CF">
        <w:rPr>
          <w:rFonts w:hint="eastAsia"/>
          <w:lang w:eastAsia="zh-CN"/>
        </w:rPr>
        <w:t xml:space="preserve">Observation 1: Purely no TA </w:t>
      </w:r>
      <w:r w:rsidRPr="00E838CF">
        <w:rPr>
          <w:lang w:eastAsia="zh-CN"/>
        </w:rPr>
        <w:t>acquisition</w:t>
      </w:r>
      <w:r w:rsidRPr="00E838CF">
        <w:rPr>
          <w:rFonts w:hint="eastAsia"/>
          <w:lang w:eastAsia="zh-CN"/>
        </w:rPr>
        <w:t xml:space="preserve">, i.e., Type 3, suffers from severe ISI, ICI and channel estimation </w:t>
      </w:r>
      <w:r w:rsidRPr="00E838CF">
        <w:rPr>
          <w:lang w:eastAsia="zh-CN"/>
        </w:rPr>
        <w:t>degradatio</w:t>
      </w:r>
      <w:r w:rsidRPr="00E838CF">
        <w:rPr>
          <w:rFonts w:hint="eastAsia"/>
          <w:lang w:eastAsia="zh-CN"/>
        </w:rPr>
        <w:t xml:space="preserve">n in NR OFDM based system. </w:t>
      </w:r>
      <w:r w:rsidRPr="00E838CF">
        <w:rPr>
          <w:lang w:eastAsia="zh-CN"/>
        </w:rPr>
        <w:t>A</w:t>
      </w:r>
      <w:r w:rsidRPr="00E838CF">
        <w:rPr>
          <w:rFonts w:hint="eastAsia"/>
          <w:lang w:eastAsia="zh-CN"/>
        </w:rPr>
        <w:t xml:space="preserve">dditional means are needed in order to support type 3 and should be carefully investigated. </w:t>
      </w:r>
    </w:p>
    <w:p w14:paraId="40899FE0" w14:textId="77777777" w:rsidR="00E838CF" w:rsidRPr="00E838CF" w:rsidRDefault="00E838CF" w:rsidP="008E772F">
      <w:pPr>
        <w:pStyle w:val="ListParagraph"/>
        <w:numPr>
          <w:ilvl w:val="0"/>
          <w:numId w:val="135"/>
        </w:numPr>
        <w:spacing w:after="0"/>
        <w:rPr>
          <w:lang w:eastAsia="zh-CN"/>
        </w:rPr>
      </w:pPr>
      <w:r w:rsidRPr="00E838CF">
        <w:rPr>
          <w:rFonts w:hint="eastAsia"/>
        </w:rPr>
        <w:t>Observation</w:t>
      </w:r>
      <w:r w:rsidRPr="00E838CF">
        <w:rPr>
          <w:rFonts w:hint="eastAsia"/>
          <w:lang w:eastAsia="zh-CN"/>
        </w:rPr>
        <w:t xml:space="preserve"> 2</w:t>
      </w:r>
      <w:r w:rsidRPr="00E838CF">
        <w:rPr>
          <w:rFonts w:hint="eastAsia"/>
        </w:rPr>
        <w:t xml:space="preserve">: pure asynchronized case may need large CP overhead in order to support grant free </w:t>
      </w:r>
      <w:r w:rsidRPr="00E838CF">
        <w:t>transmission</w:t>
      </w:r>
      <w:r w:rsidRPr="00E838CF">
        <w:rPr>
          <w:rFonts w:hint="eastAsia"/>
          <w:lang w:eastAsia="zh-CN"/>
        </w:rPr>
        <w:t>, subject to cell radius</w:t>
      </w:r>
      <w:r w:rsidRPr="00E838CF">
        <w:rPr>
          <w:rFonts w:hint="eastAsia"/>
        </w:rPr>
        <w:t>.</w:t>
      </w:r>
    </w:p>
    <w:p w14:paraId="7AC725D2" w14:textId="77777777" w:rsidR="00E838CF" w:rsidRPr="00E838CF" w:rsidRDefault="00E838CF" w:rsidP="008E772F">
      <w:pPr>
        <w:pStyle w:val="ListParagraph"/>
        <w:numPr>
          <w:ilvl w:val="0"/>
          <w:numId w:val="135"/>
        </w:numPr>
        <w:spacing w:after="0"/>
        <w:rPr>
          <w:lang w:val="en-US" w:eastAsia="ko-KR"/>
        </w:rPr>
      </w:pPr>
      <w:r w:rsidRPr="00E838CF">
        <w:rPr>
          <w:rFonts w:hint="eastAsia"/>
          <w:lang w:val="en-US" w:eastAsia="ko-KR"/>
        </w:rPr>
        <w:lastRenderedPageBreak/>
        <w:t xml:space="preserve">Observation </w:t>
      </w:r>
      <w:r w:rsidRPr="00E838CF">
        <w:rPr>
          <w:rFonts w:hint="eastAsia"/>
          <w:lang w:val="en-US" w:eastAsia="zh-CN"/>
        </w:rPr>
        <w:t>3</w:t>
      </w:r>
      <w:r w:rsidRPr="00E838CF">
        <w:rPr>
          <w:lang w:val="en-US" w:eastAsia="ko-KR"/>
        </w:rPr>
        <w:t xml:space="preserve">: Grant-based NoMA </w:t>
      </w:r>
      <w:r w:rsidRPr="00E838CF">
        <w:rPr>
          <w:rFonts w:hint="eastAsia"/>
          <w:lang w:val="en-US" w:eastAsia="ko-KR"/>
        </w:rPr>
        <w:t>is more efficient way to schedule a number of UEs in the same resources compared to MU-MIMO.</w:t>
      </w:r>
    </w:p>
    <w:p w14:paraId="4502D423" w14:textId="77777777" w:rsidR="00E838CF" w:rsidRPr="00E838CF" w:rsidRDefault="00E838CF" w:rsidP="008E772F">
      <w:pPr>
        <w:pStyle w:val="ListParagraph"/>
        <w:numPr>
          <w:ilvl w:val="0"/>
          <w:numId w:val="135"/>
        </w:numPr>
        <w:spacing w:after="0"/>
        <w:rPr>
          <w:lang w:val="en-US" w:eastAsia="ko-KR"/>
        </w:rPr>
      </w:pPr>
      <w:r w:rsidRPr="00E838CF">
        <w:rPr>
          <w:rFonts w:hint="eastAsia"/>
          <w:lang w:val="en-US" w:eastAsia="ko-KR"/>
        </w:rPr>
        <w:t xml:space="preserve">Observation </w:t>
      </w:r>
      <w:r w:rsidRPr="00E838CF">
        <w:rPr>
          <w:rFonts w:hint="eastAsia"/>
          <w:lang w:val="en-US" w:eastAsia="zh-CN"/>
        </w:rPr>
        <w:t>4</w:t>
      </w:r>
      <w:r w:rsidRPr="00E838CF">
        <w:rPr>
          <w:lang w:val="en-US" w:eastAsia="ko-KR"/>
        </w:rPr>
        <w:t xml:space="preserve">: Grant-based NoMA </w:t>
      </w:r>
      <w:r w:rsidRPr="00E838CF">
        <w:rPr>
          <w:rFonts w:hint="eastAsia"/>
          <w:lang w:val="en-US" w:eastAsia="ko-KR"/>
        </w:rPr>
        <w:t xml:space="preserve">is a good </w:t>
      </w:r>
      <w:r w:rsidRPr="00E838CF">
        <w:rPr>
          <w:lang w:val="en-US" w:eastAsia="ko-KR"/>
        </w:rPr>
        <w:t>supplement</w:t>
      </w:r>
      <w:r w:rsidRPr="00E838CF">
        <w:rPr>
          <w:rFonts w:hint="eastAsia"/>
          <w:lang w:val="en-US" w:eastAsia="ko-KR"/>
        </w:rPr>
        <w:t xml:space="preserve"> to remedy weak points of grant-free NoMA. </w:t>
      </w:r>
    </w:p>
    <w:p w14:paraId="18911D75" w14:textId="77777777" w:rsidR="00E838CF" w:rsidRPr="00E838CF" w:rsidRDefault="00E838CF" w:rsidP="008E772F">
      <w:pPr>
        <w:pStyle w:val="ListParagraph"/>
        <w:numPr>
          <w:ilvl w:val="0"/>
          <w:numId w:val="135"/>
        </w:numPr>
        <w:spacing w:after="0"/>
        <w:rPr>
          <w:rFonts w:eastAsia="Malgun Gothic"/>
          <w:bCs/>
          <w:kern w:val="2"/>
          <w:sz w:val="21"/>
          <w:szCs w:val="22"/>
          <w:lang w:eastAsia="ko-KR"/>
        </w:rPr>
      </w:pPr>
      <w:r w:rsidRPr="00E838CF">
        <w:rPr>
          <w:rFonts w:hint="eastAsia"/>
          <w:bCs/>
          <w:kern w:val="2"/>
          <w:sz w:val="21"/>
          <w:szCs w:val="22"/>
          <w:lang w:eastAsia="ko-KR"/>
        </w:rPr>
        <w:t xml:space="preserve">Observation </w:t>
      </w:r>
      <w:r w:rsidRPr="00E838CF">
        <w:rPr>
          <w:rFonts w:hint="eastAsia"/>
          <w:bCs/>
          <w:kern w:val="2"/>
          <w:sz w:val="21"/>
          <w:szCs w:val="22"/>
          <w:lang w:eastAsia="zh-CN"/>
        </w:rPr>
        <w:t>5</w:t>
      </w:r>
      <w:r w:rsidRPr="00E838CF">
        <w:rPr>
          <w:bCs/>
          <w:kern w:val="2"/>
          <w:sz w:val="21"/>
          <w:szCs w:val="22"/>
          <w:lang w:eastAsia="ko-KR"/>
        </w:rPr>
        <w:t xml:space="preserve">: </w:t>
      </w:r>
      <w:r w:rsidRPr="00E838CF">
        <w:rPr>
          <w:rFonts w:eastAsia="Malgun Gothic" w:hint="eastAsia"/>
          <w:bCs/>
          <w:kern w:val="2"/>
          <w:sz w:val="21"/>
          <w:szCs w:val="22"/>
          <w:lang w:eastAsia="ko-KR"/>
        </w:rPr>
        <w:t xml:space="preserve">For grant-based NoMA, downlink control </w:t>
      </w:r>
      <w:r w:rsidRPr="00E838CF">
        <w:rPr>
          <w:rFonts w:eastAsia="Malgun Gothic"/>
          <w:bCs/>
          <w:kern w:val="2"/>
          <w:sz w:val="21"/>
          <w:szCs w:val="22"/>
          <w:lang w:eastAsia="ko-KR"/>
        </w:rPr>
        <w:t>signalling</w:t>
      </w:r>
      <w:r w:rsidRPr="00E838CF">
        <w:rPr>
          <w:rFonts w:eastAsia="Malgun Gothic" w:hint="eastAsia"/>
          <w:bCs/>
          <w:kern w:val="2"/>
          <w:sz w:val="21"/>
          <w:szCs w:val="22"/>
          <w:lang w:eastAsia="ko-KR"/>
        </w:rPr>
        <w:t xml:space="preserve"> should be minimized to support huge connection density at least for mMTC.</w:t>
      </w:r>
    </w:p>
    <w:p w14:paraId="0117C50F" w14:textId="77777777" w:rsidR="00E838CF" w:rsidRPr="00E838CF" w:rsidRDefault="00E838CF" w:rsidP="008E772F">
      <w:pPr>
        <w:pStyle w:val="ListParagraph"/>
        <w:numPr>
          <w:ilvl w:val="0"/>
          <w:numId w:val="135"/>
        </w:numPr>
        <w:spacing w:after="0"/>
        <w:rPr>
          <w:lang w:val="en-US" w:eastAsia="zh-CN"/>
        </w:rPr>
      </w:pPr>
      <w:r w:rsidRPr="00E838CF">
        <w:rPr>
          <w:rFonts w:hint="eastAsia"/>
        </w:rPr>
        <w:t>Proposal 1:</w:t>
      </w:r>
      <w:r w:rsidRPr="00E838CF">
        <w:rPr>
          <w:lang w:val="en-US"/>
        </w:rPr>
        <w:t xml:space="preserve"> </w:t>
      </w:r>
      <w:r w:rsidRPr="00E838CF">
        <w:rPr>
          <w:rFonts w:hint="eastAsia"/>
        </w:rPr>
        <w:t xml:space="preserve">The channel structure of </w:t>
      </w:r>
      <w:r w:rsidRPr="00E838CF">
        <w:t xml:space="preserve">a </w:t>
      </w:r>
      <w:r w:rsidRPr="00E838CF">
        <w:rPr>
          <w:rFonts w:hint="eastAsia"/>
        </w:rPr>
        <w:t xml:space="preserve">preamble preceding </w:t>
      </w:r>
      <w:r w:rsidRPr="00E838CF">
        <w:t xml:space="preserve">a </w:t>
      </w:r>
      <w:r w:rsidRPr="00E838CF">
        <w:rPr>
          <w:rFonts w:hint="eastAsia"/>
        </w:rPr>
        <w:t xml:space="preserve">data </w:t>
      </w:r>
      <w:r w:rsidRPr="00E838CF">
        <w:t>payload</w:t>
      </w:r>
      <w:r w:rsidRPr="00E838CF">
        <w:rPr>
          <w:rFonts w:hint="eastAsia"/>
        </w:rPr>
        <w:t xml:space="preserve"> can be considered for grant-free transmission based non-orthogonal multiple access.</w:t>
      </w:r>
    </w:p>
    <w:p w14:paraId="07EF7CCF" w14:textId="77777777" w:rsidR="00E838CF" w:rsidRPr="00E838CF" w:rsidRDefault="00E838CF" w:rsidP="008E772F">
      <w:pPr>
        <w:pStyle w:val="ListParagraph"/>
        <w:numPr>
          <w:ilvl w:val="0"/>
          <w:numId w:val="135"/>
        </w:numPr>
        <w:spacing w:after="0"/>
        <w:rPr>
          <w:lang w:val="en-US" w:eastAsia="zh-CN"/>
        </w:rPr>
      </w:pPr>
      <w:r w:rsidRPr="00E838CF">
        <w:rPr>
          <w:lang w:val="en-US" w:eastAsia="zh-CN"/>
        </w:rPr>
        <w:t>P</w:t>
      </w:r>
      <w:r w:rsidRPr="00E838CF">
        <w:rPr>
          <w:rFonts w:hint="eastAsia"/>
          <w:lang w:val="en-US" w:eastAsia="zh-CN"/>
        </w:rPr>
        <w:t xml:space="preserve">roposal 2: the resource configuration for grant free transmission should consider the GFO indication, preamble/DMRS </w:t>
      </w:r>
      <w:r w:rsidRPr="00E838CF">
        <w:rPr>
          <w:lang w:val="en-US" w:eastAsia="zh-CN"/>
        </w:rPr>
        <w:t>indication</w:t>
      </w:r>
      <w:r w:rsidRPr="00E838CF">
        <w:rPr>
          <w:rFonts w:hint="eastAsia"/>
          <w:lang w:val="en-US" w:eastAsia="zh-CN"/>
        </w:rPr>
        <w:t xml:space="preserve"> and MA </w:t>
      </w:r>
      <w:r w:rsidRPr="00E838CF">
        <w:rPr>
          <w:lang w:val="en-US" w:eastAsia="zh-CN"/>
        </w:rPr>
        <w:t>signature</w:t>
      </w:r>
      <w:r w:rsidRPr="00E838CF">
        <w:rPr>
          <w:rFonts w:hint="eastAsia"/>
          <w:lang w:val="en-US" w:eastAsia="zh-CN"/>
        </w:rPr>
        <w:t xml:space="preserve"> indication.</w:t>
      </w:r>
    </w:p>
    <w:p w14:paraId="0993D90F" w14:textId="77777777" w:rsidR="00E838CF" w:rsidRPr="00E838CF" w:rsidRDefault="00E838CF" w:rsidP="008E772F">
      <w:pPr>
        <w:pStyle w:val="ListParagraph"/>
        <w:numPr>
          <w:ilvl w:val="0"/>
          <w:numId w:val="135"/>
        </w:numPr>
        <w:spacing w:after="0"/>
        <w:rPr>
          <w:lang w:val="en-US" w:eastAsia="zh-CN"/>
        </w:rPr>
      </w:pPr>
      <w:r w:rsidRPr="00E838CF">
        <w:rPr>
          <w:lang w:val="en-US" w:eastAsia="zh-CN"/>
        </w:rPr>
        <w:t>P</w:t>
      </w:r>
      <w:r w:rsidRPr="00E838CF">
        <w:rPr>
          <w:rFonts w:hint="eastAsia"/>
          <w:lang w:val="en-US" w:eastAsia="zh-CN"/>
        </w:rPr>
        <w:t>roposal 3: Means to determine the GF-RNTI need to be studied.</w:t>
      </w:r>
    </w:p>
    <w:p w14:paraId="07FADAD9" w14:textId="77777777" w:rsidR="00E838CF" w:rsidRPr="00E838CF" w:rsidRDefault="00E838CF" w:rsidP="008E772F">
      <w:pPr>
        <w:pStyle w:val="ListParagraph"/>
        <w:numPr>
          <w:ilvl w:val="0"/>
          <w:numId w:val="135"/>
        </w:numPr>
        <w:spacing w:after="0"/>
        <w:rPr>
          <w:lang w:eastAsia="zh-CN"/>
        </w:rPr>
      </w:pPr>
      <w:r w:rsidRPr="00E838CF">
        <w:rPr>
          <w:rFonts w:hint="eastAsia"/>
          <w:lang w:eastAsia="ko-KR"/>
        </w:rPr>
        <w:t xml:space="preserve">Proposal </w:t>
      </w:r>
      <w:r w:rsidRPr="00E838CF">
        <w:rPr>
          <w:rFonts w:hint="eastAsia"/>
          <w:lang w:eastAsia="zh-CN"/>
        </w:rPr>
        <w:t>4</w:t>
      </w:r>
      <w:r w:rsidRPr="00E838CF">
        <w:rPr>
          <w:rFonts w:hint="eastAsia"/>
          <w:lang w:eastAsia="ko-KR"/>
        </w:rPr>
        <w:t>: For grant-based NoMA, an enhancement in downlink control siganling needs to be further studied.</w:t>
      </w:r>
    </w:p>
    <w:p w14:paraId="5EA2212F" w14:textId="77777777" w:rsidR="00E838CF" w:rsidRDefault="00E838CF" w:rsidP="00E838CF">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1151F410" w14:textId="0661E163" w:rsidR="00E838CF" w:rsidRDefault="00E838CF" w:rsidP="00E303AE">
      <w:pPr>
        <w:ind w:left="720" w:hanging="720"/>
        <w:rPr>
          <w:lang w:eastAsia="x-none"/>
        </w:rPr>
      </w:pPr>
    </w:p>
    <w:p w14:paraId="74103E7F" w14:textId="26F18AB7" w:rsidR="00934137" w:rsidRPr="00615D0A" w:rsidRDefault="00934137" w:rsidP="00E303AE">
      <w:pPr>
        <w:ind w:left="720" w:hanging="720"/>
        <w:rPr>
          <w:b/>
          <w:lang w:eastAsia="x-none"/>
        </w:rPr>
      </w:pPr>
      <w:r w:rsidRPr="00615D0A">
        <w:rPr>
          <w:b/>
          <w:lang w:eastAsia="x-none"/>
        </w:rPr>
        <w:t>Friday session</w:t>
      </w:r>
    </w:p>
    <w:p w14:paraId="4EB58729" w14:textId="77777777" w:rsidR="00615D0A" w:rsidRDefault="00615D0A" w:rsidP="00934137">
      <w:pPr>
        <w:ind w:left="720" w:hanging="720"/>
        <w:rPr>
          <w:b/>
          <w:lang w:eastAsia="x-none"/>
        </w:rPr>
      </w:pPr>
      <w:r w:rsidRPr="00615D0A">
        <w:rPr>
          <w:b/>
          <w:lang w:eastAsia="x-none"/>
        </w:rPr>
        <w:t>R1-1809788</w:t>
      </w:r>
      <w:r w:rsidRPr="00615D0A">
        <w:rPr>
          <w:b/>
          <w:lang w:eastAsia="x-none"/>
        </w:rPr>
        <w:tab/>
        <w:t>Offline summary of procedures for NOMA</w:t>
      </w:r>
      <w:r w:rsidRPr="00615D0A">
        <w:rPr>
          <w:b/>
          <w:lang w:eastAsia="x-none"/>
        </w:rPr>
        <w:tab/>
        <w:t>ZTE</w:t>
      </w:r>
    </w:p>
    <w:p w14:paraId="0812115E" w14:textId="77777777" w:rsidR="00615D0A" w:rsidRDefault="00615D0A" w:rsidP="00615D0A">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4D317B59" w14:textId="77777777" w:rsidR="00615D0A" w:rsidRDefault="00615D0A" w:rsidP="00934137">
      <w:pPr>
        <w:ind w:left="720" w:hanging="720"/>
        <w:rPr>
          <w:b/>
          <w:lang w:eastAsia="x-none"/>
        </w:rPr>
      </w:pPr>
    </w:p>
    <w:p w14:paraId="1C013FC2" w14:textId="17FFD8EB" w:rsidR="00934137" w:rsidRPr="00934137" w:rsidRDefault="00934137" w:rsidP="00934137">
      <w:pPr>
        <w:ind w:left="720" w:hanging="720"/>
        <w:rPr>
          <w:szCs w:val="20"/>
          <w:lang w:eastAsia="x-none"/>
        </w:rPr>
      </w:pPr>
      <w:r w:rsidRPr="00934137">
        <w:rPr>
          <w:szCs w:val="20"/>
          <w:highlight w:val="green"/>
          <w:lang w:eastAsia="x-none"/>
        </w:rPr>
        <w:t>Agreements</w:t>
      </w:r>
      <w:r w:rsidRPr="00934137">
        <w:rPr>
          <w:szCs w:val="20"/>
          <w:lang w:eastAsia="x-none"/>
        </w:rPr>
        <w:t>:</w:t>
      </w:r>
    </w:p>
    <w:p w14:paraId="76F7BBC2" w14:textId="77777777" w:rsidR="00934137" w:rsidRPr="00934137" w:rsidRDefault="00934137" w:rsidP="00FD2787">
      <w:pPr>
        <w:numPr>
          <w:ilvl w:val="0"/>
          <w:numId w:val="277"/>
        </w:numPr>
        <w:rPr>
          <w:szCs w:val="20"/>
        </w:rPr>
      </w:pPr>
      <w:r w:rsidRPr="00934137">
        <w:rPr>
          <w:szCs w:val="20"/>
        </w:rPr>
        <w:t>Consider mechanism to handle or mitigate the collision on MA signature/RS/resource, if needed</w:t>
      </w:r>
    </w:p>
    <w:p w14:paraId="18EAE9DB" w14:textId="77777777" w:rsidR="00934137" w:rsidRPr="00934137" w:rsidRDefault="00934137" w:rsidP="00FD2787">
      <w:pPr>
        <w:numPr>
          <w:ilvl w:val="0"/>
          <w:numId w:val="277"/>
        </w:numPr>
        <w:rPr>
          <w:szCs w:val="20"/>
        </w:rPr>
      </w:pPr>
      <w:r w:rsidRPr="00934137">
        <w:rPr>
          <w:szCs w:val="20"/>
        </w:rPr>
        <w:t>FFS whether the number of configured MA signature/RS/resource from UE perspective can be 1 or multiple</w:t>
      </w:r>
    </w:p>
    <w:p w14:paraId="071A2B16" w14:textId="77777777" w:rsidR="00934137" w:rsidRPr="00934137" w:rsidRDefault="00934137" w:rsidP="00FD2787">
      <w:pPr>
        <w:numPr>
          <w:ilvl w:val="0"/>
          <w:numId w:val="277"/>
        </w:numPr>
        <w:rPr>
          <w:szCs w:val="20"/>
        </w:rPr>
      </w:pPr>
      <w:r w:rsidRPr="00934137">
        <w:rPr>
          <w:szCs w:val="20"/>
        </w:rPr>
        <w:t>FFS whether multiple sets of MA signature/RS/resource can be configured to a UE</w:t>
      </w:r>
    </w:p>
    <w:p w14:paraId="1B635524" w14:textId="038DB5AF" w:rsidR="00934137" w:rsidRDefault="00934137" w:rsidP="00E303AE">
      <w:pPr>
        <w:ind w:left="720" w:hanging="720"/>
        <w:rPr>
          <w:lang w:eastAsia="x-none"/>
        </w:rPr>
      </w:pPr>
    </w:p>
    <w:p w14:paraId="6E7FA1D6" w14:textId="77777777" w:rsidR="00934137" w:rsidRDefault="00934137" w:rsidP="00E303AE">
      <w:pPr>
        <w:ind w:left="720" w:hanging="720"/>
        <w:rPr>
          <w:lang w:eastAsia="x-none"/>
        </w:rPr>
      </w:pPr>
    </w:p>
    <w:p w14:paraId="02B5BDC0" w14:textId="5B8C54CC" w:rsidR="00E303AE" w:rsidRPr="00E303AE" w:rsidRDefault="001B7BF2" w:rsidP="00E303AE">
      <w:pPr>
        <w:ind w:left="720" w:hanging="720"/>
        <w:rPr>
          <w:lang w:eastAsia="x-none"/>
        </w:rPr>
      </w:pPr>
      <w:hyperlink r:id="rId1557" w:history="1">
        <w:r w:rsidR="00D93AE1">
          <w:rPr>
            <w:rStyle w:val="Hyperlink"/>
            <w:lang w:eastAsia="x-none"/>
          </w:rPr>
          <w:t>R1-1808051</w:t>
        </w:r>
      </w:hyperlink>
      <w:r w:rsidR="00E303AE" w:rsidRPr="00E303AE">
        <w:rPr>
          <w:lang w:eastAsia="x-none"/>
        </w:rPr>
        <w:tab/>
        <w:t>Discussion on NoMA related procedures</w:t>
      </w:r>
      <w:r w:rsidR="00E303AE" w:rsidRPr="00E303AE">
        <w:rPr>
          <w:lang w:eastAsia="x-none"/>
        </w:rPr>
        <w:tab/>
        <w:t>Huawei, HiSilicon</w:t>
      </w:r>
    </w:p>
    <w:p w14:paraId="72736FF0" w14:textId="2B63874F" w:rsidR="00E303AE" w:rsidRPr="00E303AE" w:rsidRDefault="001B7BF2" w:rsidP="00E303AE">
      <w:pPr>
        <w:ind w:left="720" w:hanging="720"/>
        <w:rPr>
          <w:lang w:eastAsia="x-none"/>
        </w:rPr>
      </w:pPr>
      <w:hyperlink r:id="rId1558" w:history="1">
        <w:r w:rsidR="00D93AE1">
          <w:rPr>
            <w:rStyle w:val="Hyperlink"/>
            <w:lang w:eastAsia="x-none"/>
          </w:rPr>
          <w:t>R1-1808232</w:t>
        </w:r>
      </w:hyperlink>
      <w:r w:rsidR="00E303AE" w:rsidRPr="00E303AE">
        <w:rPr>
          <w:lang w:eastAsia="x-none"/>
        </w:rPr>
        <w:tab/>
        <w:t>Discussion on NOMA procedures</w:t>
      </w:r>
      <w:r w:rsidR="00E303AE" w:rsidRPr="00E303AE">
        <w:rPr>
          <w:lang w:eastAsia="x-none"/>
        </w:rPr>
        <w:tab/>
        <w:t>vivo</w:t>
      </w:r>
    </w:p>
    <w:p w14:paraId="26DFB32E" w14:textId="5A3BD23D" w:rsidR="00E303AE" w:rsidRPr="00E303AE" w:rsidRDefault="001B7BF2" w:rsidP="00E303AE">
      <w:pPr>
        <w:ind w:left="720" w:hanging="720"/>
        <w:rPr>
          <w:lang w:eastAsia="x-none"/>
        </w:rPr>
      </w:pPr>
      <w:hyperlink r:id="rId1559" w:history="1">
        <w:r w:rsidR="00D93AE1">
          <w:rPr>
            <w:rStyle w:val="Hyperlink"/>
            <w:lang w:eastAsia="x-none"/>
          </w:rPr>
          <w:t>R1-1808290</w:t>
        </w:r>
      </w:hyperlink>
      <w:r w:rsidR="00E303AE" w:rsidRPr="00E303AE">
        <w:rPr>
          <w:lang w:eastAsia="x-none"/>
        </w:rPr>
        <w:tab/>
        <w:t>Considerations on procedures related to NOMA</w:t>
      </w:r>
      <w:r w:rsidR="00E303AE" w:rsidRPr="00E303AE">
        <w:rPr>
          <w:lang w:eastAsia="x-none"/>
        </w:rPr>
        <w:tab/>
        <w:t>Fujitsu</w:t>
      </w:r>
    </w:p>
    <w:p w14:paraId="6EE9BBE2" w14:textId="676BB12F" w:rsidR="00E303AE" w:rsidRPr="00E303AE" w:rsidRDefault="001B7BF2" w:rsidP="00E303AE">
      <w:pPr>
        <w:ind w:left="720" w:hanging="720"/>
        <w:rPr>
          <w:lang w:eastAsia="x-none"/>
        </w:rPr>
      </w:pPr>
      <w:hyperlink r:id="rId1560" w:history="1">
        <w:r w:rsidR="00D93AE1">
          <w:rPr>
            <w:rStyle w:val="Hyperlink"/>
            <w:lang w:eastAsia="x-none"/>
          </w:rPr>
          <w:t>R1-1808332</w:t>
        </w:r>
      </w:hyperlink>
      <w:r w:rsidR="00E303AE" w:rsidRPr="00E303AE">
        <w:rPr>
          <w:lang w:eastAsia="x-none"/>
        </w:rPr>
        <w:tab/>
        <w:t>Considerations on NOMA related procedures</w:t>
      </w:r>
      <w:r w:rsidR="00E303AE" w:rsidRPr="00E303AE">
        <w:rPr>
          <w:lang w:eastAsia="x-none"/>
        </w:rPr>
        <w:tab/>
        <w:t>Sony</w:t>
      </w:r>
    </w:p>
    <w:p w14:paraId="17D9B495" w14:textId="79570F27" w:rsidR="00E303AE" w:rsidRPr="00E303AE" w:rsidRDefault="001B7BF2" w:rsidP="00E303AE">
      <w:pPr>
        <w:ind w:left="720" w:hanging="720"/>
        <w:rPr>
          <w:lang w:eastAsia="x-none"/>
        </w:rPr>
      </w:pPr>
      <w:hyperlink r:id="rId1561" w:history="1">
        <w:r w:rsidR="00D93AE1">
          <w:rPr>
            <w:rStyle w:val="Hyperlink"/>
            <w:lang w:eastAsia="x-none"/>
          </w:rPr>
          <w:t>R1-1808388</w:t>
        </w:r>
      </w:hyperlink>
      <w:r w:rsidR="00E303AE" w:rsidRPr="00E303AE">
        <w:rPr>
          <w:lang w:eastAsia="x-none"/>
        </w:rPr>
        <w:tab/>
        <w:t>Discussion on NOMA procedures</w:t>
      </w:r>
      <w:r w:rsidR="00E303AE" w:rsidRPr="00E303AE">
        <w:rPr>
          <w:lang w:eastAsia="x-none"/>
        </w:rPr>
        <w:tab/>
        <w:t>CATT</w:t>
      </w:r>
    </w:p>
    <w:p w14:paraId="15F165C3" w14:textId="0B4B5D0E" w:rsidR="00E303AE" w:rsidRPr="00E303AE" w:rsidRDefault="001B7BF2" w:rsidP="00E303AE">
      <w:pPr>
        <w:ind w:left="720" w:hanging="720"/>
        <w:rPr>
          <w:lang w:eastAsia="x-none"/>
        </w:rPr>
      </w:pPr>
      <w:hyperlink r:id="rId1562" w:history="1">
        <w:r w:rsidR="00D93AE1">
          <w:rPr>
            <w:rStyle w:val="Hyperlink"/>
            <w:lang w:eastAsia="x-none"/>
          </w:rPr>
          <w:t>R1-1808501</w:t>
        </w:r>
      </w:hyperlink>
      <w:r w:rsidR="00E303AE" w:rsidRPr="00E303AE">
        <w:rPr>
          <w:lang w:eastAsia="x-none"/>
        </w:rPr>
        <w:tab/>
        <w:t>Discussion on procedures related to NOMA</w:t>
      </w:r>
      <w:r w:rsidR="00E303AE" w:rsidRPr="00E303AE">
        <w:rPr>
          <w:lang w:eastAsia="x-none"/>
        </w:rPr>
        <w:tab/>
        <w:t>LG Electronics</w:t>
      </w:r>
    </w:p>
    <w:p w14:paraId="68D9B511" w14:textId="76728BD9" w:rsidR="00E303AE" w:rsidRPr="00E303AE" w:rsidRDefault="001B7BF2" w:rsidP="00E303AE">
      <w:pPr>
        <w:ind w:left="720" w:hanging="720"/>
        <w:rPr>
          <w:lang w:eastAsia="x-none"/>
        </w:rPr>
      </w:pPr>
      <w:hyperlink r:id="rId1563" w:history="1">
        <w:r w:rsidR="00D93AE1">
          <w:rPr>
            <w:rStyle w:val="Hyperlink"/>
            <w:lang w:eastAsia="x-none"/>
          </w:rPr>
          <w:t>R1-1808564</w:t>
        </w:r>
      </w:hyperlink>
      <w:r w:rsidR="00E303AE" w:rsidRPr="00E303AE">
        <w:rPr>
          <w:lang w:eastAsia="x-none"/>
        </w:rPr>
        <w:tab/>
        <w:t>Considerations on NOMA related procedures</w:t>
      </w:r>
      <w:r w:rsidR="00E303AE" w:rsidRPr="00E303AE">
        <w:rPr>
          <w:lang w:eastAsia="x-none"/>
        </w:rPr>
        <w:tab/>
        <w:t>NEC</w:t>
      </w:r>
    </w:p>
    <w:p w14:paraId="0304351B" w14:textId="5D593DCD" w:rsidR="00E303AE" w:rsidRPr="00E303AE" w:rsidRDefault="001B7BF2" w:rsidP="00E303AE">
      <w:pPr>
        <w:ind w:left="720" w:hanging="720"/>
        <w:rPr>
          <w:lang w:eastAsia="x-none"/>
        </w:rPr>
      </w:pPr>
      <w:hyperlink r:id="rId1564" w:history="1">
        <w:r w:rsidR="00D93AE1">
          <w:rPr>
            <w:rStyle w:val="Hyperlink"/>
            <w:lang w:eastAsia="x-none"/>
          </w:rPr>
          <w:t>R1-1808679</w:t>
        </w:r>
      </w:hyperlink>
      <w:r w:rsidR="00E303AE" w:rsidRPr="00E303AE">
        <w:rPr>
          <w:lang w:eastAsia="x-none"/>
        </w:rPr>
        <w:tab/>
        <w:t>NOMA related procedure</w:t>
      </w:r>
      <w:r w:rsidR="00E303AE" w:rsidRPr="00E303AE">
        <w:rPr>
          <w:lang w:eastAsia="x-none"/>
        </w:rPr>
        <w:tab/>
        <w:t>Intel Corporation</w:t>
      </w:r>
    </w:p>
    <w:p w14:paraId="7096E675" w14:textId="2D2FECD0" w:rsidR="00E303AE" w:rsidRPr="00E303AE" w:rsidRDefault="001B7BF2" w:rsidP="00E303AE">
      <w:pPr>
        <w:ind w:left="720" w:hanging="720"/>
        <w:rPr>
          <w:lang w:eastAsia="x-none"/>
        </w:rPr>
      </w:pPr>
      <w:hyperlink r:id="rId1565" w:history="1">
        <w:r w:rsidR="00D93AE1">
          <w:rPr>
            <w:rStyle w:val="Hyperlink"/>
            <w:lang w:eastAsia="x-none"/>
          </w:rPr>
          <w:t>R1-1808835</w:t>
        </w:r>
      </w:hyperlink>
      <w:r w:rsidR="00E303AE" w:rsidRPr="00E303AE">
        <w:rPr>
          <w:lang w:eastAsia="x-none"/>
        </w:rPr>
        <w:tab/>
        <w:t>Discussion on NoMA related procedures</w:t>
      </w:r>
      <w:r w:rsidR="00E303AE" w:rsidRPr="00E303AE">
        <w:rPr>
          <w:lang w:eastAsia="x-none"/>
        </w:rPr>
        <w:tab/>
        <w:t>CMCC</w:t>
      </w:r>
    </w:p>
    <w:p w14:paraId="50F712B5" w14:textId="77777777" w:rsidR="00761F81" w:rsidRPr="00982E91" w:rsidRDefault="001B7BF2" w:rsidP="00761F81">
      <w:pPr>
        <w:ind w:left="720" w:hanging="720"/>
        <w:rPr>
          <w:lang w:eastAsia="x-none"/>
        </w:rPr>
      </w:pPr>
      <w:hyperlink r:id="rId1566" w:history="1">
        <w:r w:rsidR="00761F81">
          <w:rPr>
            <w:rStyle w:val="Hyperlink"/>
            <w:lang w:eastAsia="x-none"/>
          </w:rPr>
          <w:t>R1-1808915</w:t>
        </w:r>
      </w:hyperlink>
      <w:r w:rsidR="00761F81" w:rsidRPr="00982E91">
        <w:rPr>
          <w:lang w:eastAsia="x-none"/>
        </w:rPr>
        <w:tab/>
        <w:t>Consideration on NoMA procedure</w:t>
      </w:r>
      <w:r w:rsidR="00761F81" w:rsidRPr="00982E91">
        <w:rPr>
          <w:lang w:eastAsia="x-none"/>
        </w:rPr>
        <w:tab/>
        <w:t>Guangdong OPPO Mobile Telecom</w:t>
      </w:r>
    </w:p>
    <w:p w14:paraId="68141BCD" w14:textId="285534D8" w:rsidR="00E303AE" w:rsidRPr="00E303AE" w:rsidRDefault="001B7BF2" w:rsidP="00E303AE">
      <w:pPr>
        <w:ind w:left="720" w:hanging="720"/>
        <w:rPr>
          <w:lang w:eastAsia="x-none"/>
        </w:rPr>
      </w:pPr>
      <w:hyperlink r:id="rId1567" w:history="1">
        <w:r w:rsidR="00D93AE1">
          <w:rPr>
            <w:rStyle w:val="Hyperlink"/>
            <w:lang w:eastAsia="x-none"/>
          </w:rPr>
          <w:t>R1-1808970</w:t>
        </w:r>
      </w:hyperlink>
      <w:r w:rsidR="00E303AE" w:rsidRPr="00E303AE">
        <w:rPr>
          <w:lang w:eastAsia="x-none"/>
        </w:rPr>
        <w:tab/>
        <w:t>Procedures to be considered for NOMA operation</w:t>
      </w:r>
      <w:r w:rsidR="00E303AE" w:rsidRPr="00E303AE">
        <w:rPr>
          <w:lang w:eastAsia="x-none"/>
        </w:rPr>
        <w:tab/>
        <w:t>Nokia, Nokia Shanghai Bell</w:t>
      </w:r>
    </w:p>
    <w:p w14:paraId="667B66B4" w14:textId="25CE17A2" w:rsidR="00E303AE" w:rsidRPr="00E303AE" w:rsidRDefault="001B7BF2" w:rsidP="00E303AE">
      <w:pPr>
        <w:ind w:left="720" w:hanging="720"/>
        <w:rPr>
          <w:lang w:eastAsia="x-none"/>
        </w:rPr>
      </w:pPr>
      <w:hyperlink r:id="rId1568" w:history="1">
        <w:r w:rsidR="00D93AE1">
          <w:rPr>
            <w:rStyle w:val="Hyperlink"/>
            <w:lang w:eastAsia="x-none"/>
          </w:rPr>
          <w:t>R1-1808977</w:t>
        </w:r>
      </w:hyperlink>
      <w:r w:rsidR="00E303AE" w:rsidRPr="00E303AE">
        <w:rPr>
          <w:lang w:eastAsia="x-none"/>
        </w:rPr>
        <w:tab/>
        <w:t>Procedures for NoMA</w:t>
      </w:r>
      <w:r w:rsidR="00E303AE" w:rsidRPr="00E303AE">
        <w:rPr>
          <w:lang w:eastAsia="x-none"/>
        </w:rPr>
        <w:tab/>
        <w:t>Ericsson</w:t>
      </w:r>
    </w:p>
    <w:p w14:paraId="2720026D" w14:textId="77531505" w:rsidR="00E303AE" w:rsidRPr="00E303AE" w:rsidRDefault="001B7BF2" w:rsidP="00E303AE">
      <w:pPr>
        <w:ind w:left="720" w:hanging="720"/>
        <w:rPr>
          <w:lang w:eastAsia="x-none"/>
        </w:rPr>
      </w:pPr>
      <w:hyperlink r:id="rId1569" w:history="1">
        <w:r w:rsidR="00D93AE1">
          <w:rPr>
            <w:rStyle w:val="Hyperlink"/>
            <w:lang w:eastAsia="x-none"/>
          </w:rPr>
          <w:t>R1-1809058</w:t>
        </w:r>
      </w:hyperlink>
      <w:r w:rsidR="00E303AE" w:rsidRPr="00E303AE">
        <w:rPr>
          <w:lang w:eastAsia="x-none"/>
        </w:rPr>
        <w:tab/>
        <w:t>On NOMA Procedures</w:t>
      </w:r>
      <w:r w:rsidR="00E303AE" w:rsidRPr="00E303AE">
        <w:rPr>
          <w:lang w:eastAsia="x-none"/>
        </w:rPr>
        <w:tab/>
        <w:t>AT&amp;T</w:t>
      </w:r>
    </w:p>
    <w:p w14:paraId="1209CCD1" w14:textId="7ECCD602" w:rsidR="00E303AE" w:rsidRPr="00E303AE" w:rsidRDefault="001B7BF2" w:rsidP="00E303AE">
      <w:pPr>
        <w:ind w:left="720" w:hanging="720"/>
        <w:rPr>
          <w:lang w:eastAsia="x-none"/>
        </w:rPr>
      </w:pPr>
      <w:hyperlink r:id="rId1570" w:history="1">
        <w:r w:rsidR="00D93AE1">
          <w:rPr>
            <w:rStyle w:val="Hyperlink"/>
            <w:lang w:eastAsia="x-none"/>
          </w:rPr>
          <w:t>R1-1809080</w:t>
        </w:r>
      </w:hyperlink>
      <w:r w:rsidR="00E303AE" w:rsidRPr="00E303AE">
        <w:rPr>
          <w:lang w:eastAsia="x-none"/>
        </w:rPr>
        <w:tab/>
        <w:t xml:space="preserve">On NOMA Related Procedures in NR </w:t>
      </w:r>
      <w:r w:rsidR="00E303AE" w:rsidRPr="00E303AE">
        <w:rPr>
          <w:lang w:eastAsia="x-none"/>
        </w:rPr>
        <w:tab/>
        <w:t>InterDigital, Inc.</w:t>
      </w:r>
    </w:p>
    <w:p w14:paraId="1D0330C4" w14:textId="1D129E9C" w:rsidR="00E303AE" w:rsidRPr="00E303AE" w:rsidRDefault="001B7BF2" w:rsidP="00E303AE">
      <w:pPr>
        <w:ind w:left="720" w:hanging="720"/>
        <w:rPr>
          <w:lang w:eastAsia="x-none"/>
        </w:rPr>
      </w:pPr>
      <w:hyperlink r:id="rId1571" w:history="1">
        <w:r w:rsidR="00D93AE1">
          <w:rPr>
            <w:rStyle w:val="Hyperlink"/>
            <w:lang w:eastAsia="x-none"/>
          </w:rPr>
          <w:t>R1-1809150</w:t>
        </w:r>
      </w:hyperlink>
      <w:r w:rsidR="00E303AE" w:rsidRPr="00E303AE">
        <w:rPr>
          <w:lang w:eastAsia="x-none"/>
        </w:rPr>
        <w:tab/>
        <w:t>Extended DMRS design and NOMA related procedures</w:t>
      </w:r>
      <w:r w:rsidR="00E303AE" w:rsidRPr="00E303AE">
        <w:rPr>
          <w:lang w:eastAsia="x-none"/>
        </w:rPr>
        <w:tab/>
        <w:t>NTT DOCOMO, INC.</w:t>
      </w:r>
    </w:p>
    <w:p w14:paraId="1E728395" w14:textId="5DA6B468" w:rsidR="00E303AE" w:rsidRPr="00E303AE" w:rsidRDefault="001B7BF2" w:rsidP="00E303AE">
      <w:pPr>
        <w:ind w:left="720" w:hanging="720"/>
        <w:rPr>
          <w:lang w:eastAsia="x-none"/>
        </w:rPr>
      </w:pPr>
      <w:hyperlink r:id="rId1572" w:history="1">
        <w:r w:rsidR="00D93AE1">
          <w:rPr>
            <w:rStyle w:val="Hyperlink"/>
            <w:lang w:eastAsia="x-none"/>
          </w:rPr>
          <w:t>R1-1809181</w:t>
        </w:r>
      </w:hyperlink>
      <w:r w:rsidR="00E303AE" w:rsidRPr="00E303AE">
        <w:rPr>
          <w:lang w:eastAsia="x-none"/>
        </w:rPr>
        <w:tab/>
        <w:t xml:space="preserve">Discussion on procedures related to NOMA </w:t>
      </w:r>
      <w:r w:rsidR="00E303AE" w:rsidRPr="00E303AE">
        <w:rPr>
          <w:lang w:eastAsia="x-none"/>
        </w:rPr>
        <w:tab/>
        <w:t>KDDI Corporation</w:t>
      </w:r>
    </w:p>
    <w:p w14:paraId="2A2E9D55" w14:textId="4A70948C" w:rsidR="00E303AE" w:rsidRPr="00E303AE" w:rsidRDefault="001B7BF2" w:rsidP="00E303AE">
      <w:pPr>
        <w:ind w:left="720" w:hanging="720"/>
        <w:rPr>
          <w:lang w:eastAsia="x-none"/>
        </w:rPr>
      </w:pPr>
      <w:hyperlink r:id="rId1573" w:history="1">
        <w:r w:rsidR="00D93AE1">
          <w:rPr>
            <w:rStyle w:val="Hyperlink"/>
            <w:lang w:eastAsia="x-none"/>
          </w:rPr>
          <w:t>R1-1809190</w:t>
        </w:r>
      </w:hyperlink>
      <w:r w:rsidR="00E303AE" w:rsidRPr="00E303AE">
        <w:rPr>
          <w:lang w:eastAsia="x-none"/>
        </w:rPr>
        <w:tab/>
        <w:t>Discussion on NOMA related procedures</w:t>
      </w:r>
      <w:r w:rsidR="00E303AE" w:rsidRPr="00E303AE">
        <w:rPr>
          <w:lang w:eastAsia="x-none"/>
        </w:rPr>
        <w:tab/>
        <w:t>ITRI</w:t>
      </w:r>
    </w:p>
    <w:p w14:paraId="5956942E" w14:textId="36285DC8" w:rsidR="00E303AE" w:rsidRPr="00E303AE" w:rsidRDefault="001B7BF2" w:rsidP="00E303AE">
      <w:pPr>
        <w:ind w:left="720" w:hanging="720"/>
        <w:rPr>
          <w:lang w:eastAsia="x-none"/>
        </w:rPr>
      </w:pPr>
      <w:hyperlink r:id="rId1574" w:history="1">
        <w:r w:rsidR="00D93AE1">
          <w:rPr>
            <w:rStyle w:val="Hyperlink"/>
            <w:lang w:eastAsia="x-none"/>
          </w:rPr>
          <w:t>R1-1809283</w:t>
        </w:r>
      </w:hyperlink>
      <w:r w:rsidR="00E303AE" w:rsidRPr="00E303AE">
        <w:rPr>
          <w:lang w:eastAsia="x-none"/>
        </w:rPr>
        <w:tab/>
        <w:t>Considerations on Procedures of Non-orthogonal Multiple Access Schemes</w:t>
      </w:r>
      <w:r w:rsidR="00E303AE" w:rsidRPr="00E303AE">
        <w:rPr>
          <w:lang w:eastAsia="x-none"/>
        </w:rPr>
        <w:tab/>
        <w:t>CAICT</w:t>
      </w:r>
    </w:p>
    <w:p w14:paraId="697F7B6E" w14:textId="28BBF22B" w:rsidR="00E303AE" w:rsidRPr="00E303AE" w:rsidRDefault="001B7BF2" w:rsidP="00E303AE">
      <w:pPr>
        <w:ind w:left="720" w:hanging="720"/>
        <w:rPr>
          <w:lang w:eastAsia="x-none"/>
        </w:rPr>
      </w:pPr>
      <w:hyperlink r:id="rId1575" w:history="1">
        <w:r w:rsidR="00D93AE1">
          <w:rPr>
            <w:rStyle w:val="Hyperlink"/>
            <w:lang w:eastAsia="x-none"/>
          </w:rPr>
          <w:t>R1-1809316</w:t>
        </w:r>
      </w:hyperlink>
      <w:r w:rsidR="00E303AE" w:rsidRPr="00E303AE">
        <w:rPr>
          <w:lang w:eastAsia="x-none"/>
        </w:rPr>
        <w:tab/>
        <w:t>Considerations on MA Preamble Design for NOMA</w:t>
      </w:r>
      <w:r w:rsidR="00E303AE" w:rsidRPr="00E303AE">
        <w:rPr>
          <w:lang w:eastAsia="x-none"/>
        </w:rPr>
        <w:tab/>
        <w:t>KT Corp.</w:t>
      </w:r>
    </w:p>
    <w:p w14:paraId="5AAF192E" w14:textId="21500949" w:rsidR="00E303AE" w:rsidRPr="00E303AE" w:rsidRDefault="001B7BF2" w:rsidP="00E303AE">
      <w:pPr>
        <w:ind w:left="720" w:hanging="720"/>
        <w:rPr>
          <w:lang w:eastAsia="x-none"/>
        </w:rPr>
      </w:pPr>
      <w:hyperlink r:id="rId1576" w:history="1">
        <w:r w:rsidR="00D93AE1">
          <w:rPr>
            <w:rStyle w:val="Hyperlink"/>
            <w:lang w:eastAsia="x-none"/>
          </w:rPr>
          <w:t>R1-1809379</w:t>
        </w:r>
      </w:hyperlink>
      <w:r w:rsidR="00E303AE" w:rsidRPr="00E303AE">
        <w:rPr>
          <w:lang w:eastAsia="x-none"/>
        </w:rPr>
        <w:tab/>
        <w:t xml:space="preserve">Design consideration on NOMA procedure </w:t>
      </w:r>
      <w:r w:rsidR="00E303AE" w:rsidRPr="00E303AE">
        <w:rPr>
          <w:lang w:eastAsia="x-none"/>
        </w:rPr>
        <w:tab/>
        <w:t>Convida Wireless LLC</w:t>
      </w:r>
    </w:p>
    <w:p w14:paraId="0A65DAF9" w14:textId="65A0291A" w:rsidR="00E303AE" w:rsidRPr="00E303AE" w:rsidRDefault="001B7BF2" w:rsidP="00E303AE">
      <w:pPr>
        <w:ind w:left="720" w:hanging="720"/>
        <w:rPr>
          <w:lang w:eastAsia="x-none"/>
        </w:rPr>
      </w:pPr>
      <w:hyperlink r:id="rId1577" w:history="1">
        <w:r w:rsidR="00D93AE1">
          <w:rPr>
            <w:rStyle w:val="Hyperlink"/>
            <w:lang w:eastAsia="x-none"/>
          </w:rPr>
          <w:t>R1-1809436</w:t>
        </w:r>
      </w:hyperlink>
      <w:r w:rsidR="00E303AE" w:rsidRPr="00E303AE">
        <w:rPr>
          <w:lang w:eastAsia="x-none"/>
        </w:rPr>
        <w:tab/>
        <w:t>Procedures related to NOMA</w:t>
      </w:r>
      <w:r w:rsidR="00E303AE" w:rsidRPr="00E303AE">
        <w:rPr>
          <w:lang w:eastAsia="x-none"/>
        </w:rPr>
        <w:tab/>
        <w:t>Qualcomm Incorporated</w:t>
      </w:r>
    </w:p>
    <w:p w14:paraId="008E2D18" w14:textId="5163875E" w:rsidR="00E303AE" w:rsidRPr="00E303AE" w:rsidRDefault="001B7BF2" w:rsidP="00E303AE">
      <w:pPr>
        <w:ind w:left="720" w:hanging="720"/>
        <w:rPr>
          <w:lang w:eastAsia="x-none"/>
        </w:rPr>
      </w:pPr>
      <w:hyperlink r:id="rId1578" w:history="1">
        <w:r w:rsidR="00D93AE1">
          <w:rPr>
            <w:rStyle w:val="Hyperlink"/>
            <w:lang w:eastAsia="x-none"/>
          </w:rPr>
          <w:t>R1-1809487</w:t>
        </w:r>
      </w:hyperlink>
      <w:r w:rsidR="00E303AE" w:rsidRPr="00E303AE">
        <w:rPr>
          <w:lang w:eastAsia="x-none"/>
        </w:rPr>
        <w:tab/>
        <w:t xml:space="preserve">NOMA Procedure Considerations </w:t>
      </w:r>
      <w:r w:rsidR="00E303AE" w:rsidRPr="00E303AE">
        <w:rPr>
          <w:lang w:eastAsia="x-none"/>
        </w:rPr>
        <w:tab/>
        <w:t>Sierra Wireless, S.A.</w:t>
      </w:r>
    </w:p>
    <w:p w14:paraId="6964B2C1" w14:textId="77777777" w:rsidR="00E303AE" w:rsidRPr="00E303AE" w:rsidRDefault="00E303AE" w:rsidP="00855F5F">
      <w:pPr>
        <w:pStyle w:val="Heading4"/>
      </w:pPr>
      <w:bookmarkStart w:id="978" w:name="_Toc521704533"/>
      <w:bookmarkStart w:id="979" w:name="_Toc526458927"/>
      <w:r w:rsidRPr="00E303AE">
        <w:t>Link and system level performance evaluation for NOMA</w:t>
      </w:r>
      <w:bookmarkEnd w:id="978"/>
      <w:bookmarkEnd w:id="979"/>
    </w:p>
    <w:p w14:paraId="08C88170" w14:textId="5F03A2AB" w:rsidR="00565BB0" w:rsidRPr="00565BB0" w:rsidRDefault="001B7BF2" w:rsidP="00565BB0">
      <w:pPr>
        <w:ind w:left="720" w:hanging="720"/>
        <w:rPr>
          <w:b/>
          <w:lang w:eastAsia="x-none"/>
        </w:rPr>
      </w:pPr>
      <w:hyperlink r:id="rId1579" w:history="1">
        <w:r w:rsidR="00D93AE1">
          <w:rPr>
            <w:rStyle w:val="Hyperlink"/>
            <w:b/>
            <w:lang w:eastAsia="x-none"/>
          </w:rPr>
          <w:t>R1-1808159</w:t>
        </w:r>
      </w:hyperlink>
      <w:r w:rsidR="00565BB0" w:rsidRPr="00565BB0">
        <w:rPr>
          <w:b/>
          <w:lang w:eastAsia="x-none"/>
        </w:rPr>
        <w:tab/>
        <w:t>Email discussion on the templates of reporting LLS evaluation results</w:t>
      </w:r>
      <w:r w:rsidR="00565BB0" w:rsidRPr="00565BB0">
        <w:rPr>
          <w:b/>
          <w:lang w:eastAsia="x-none"/>
        </w:rPr>
        <w:tab/>
        <w:t>ZTE</w:t>
      </w:r>
    </w:p>
    <w:p w14:paraId="75FE74A4" w14:textId="77777777" w:rsidR="00565BB0" w:rsidRDefault="00565BB0" w:rsidP="00565BB0">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512AA95A" w14:textId="540276B5" w:rsidR="00565BB0" w:rsidRDefault="00565BB0" w:rsidP="00E303AE">
      <w:pPr>
        <w:ind w:left="720" w:hanging="720"/>
      </w:pPr>
    </w:p>
    <w:p w14:paraId="7D90D87D" w14:textId="4BE09791" w:rsidR="00565BB0" w:rsidRPr="00565BB0" w:rsidRDefault="001B7BF2" w:rsidP="00565BB0">
      <w:pPr>
        <w:ind w:left="720" w:hanging="720"/>
        <w:rPr>
          <w:b/>
        </w:rPr>
      </w:pPr>
      <w:hyperlink r:id="rId1580" w:history="1">
        <w:r w:rsidR="00D93AE1">
          <w:rPr>
            <w:rStyle w:val="Hyperlink"/>
            <w:b/>
          </w:rPr>
          <w:t>R1-1809789</w:t>
        </w:r>
      </w:hyperlink>
      <w:r w:rsidR="00565BB0" w:rsidRPr="00565BB0">
        <w:rPr>
          <w:b/>
        </w:rPr>
        <w:tab/>
        <w:t>Offline summary of performance evaluations for NOMA</w:t>
      </w:r>
      <w:r w:rsidR="00565BB0" w:rsidRPr="00565BB0">
        <w:rPr>
          <w:b/>
        </w:rPr>
        <w:tab/>
        <w:t>ZTE</w:t>
      </w:r>
    </w:p>
    <w:p w14:paraId="1B992BD8" w14:textId="77777777" w:rsidR="00565BB0" w:rsidRDefault="00565BB0" w:rsidP="00565BB0">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77B8E602" w14:textId="14571E85" w:rsidR="00565BB0" w:rsidRDefault="00565BB0" w:rsidP="00565BB0">
      <w:pPr>
        <w:ind w:left="720" w:hanging="720"/>
      </w:pPr>
    </w:p>
    <w:p w14:paraId="1B7F3432" w14:textId="77777777" w:rsidR="005C2E5E" w:rsidRPr="005C2E5E" w:rsidRDefault="005C2E5E" w:rsidP="005C2E5E">
      <w:pPr>
        <w:ind w:left="720" w:hanging="720"/>
        <w:rPr>
          <w:b/>
          <w:szCs w:val="20"/>
        </w:rPr>
      </w:pPr>
      <w:r w:rsidRPr="005C2E5E">
        <w:rPr>
          <w:szCs w:val="20"/>
          <w:highlight w:val="green"/>
        </w:rPr>
        <w:t>Agreements</w:t>
      </w:r>
      <w:r w:rsidRPr="005C2E5E">
        <w:rPr>
          <w:b/>
          <w:szCs w:val="20"/>
        </w:rPr>
        <w:t>:</w:t>
      </w:r>
    </w:p>
    <w:p w14:paraId="7A0223B9" w14:textId="656FDF6D" w:rsidR="005C2E5E" w:rsidRPr="005C2E5E" w:rsidRDefault="005C2E5E" w:rsidP="008E772F">
      <w:pPr>
        <w:pStyle w:val="ListParagraph"/>
        <w:numPr>
          <w:ilvl w:val="0"/>
          <w:numId w:val="156"/>
        </w:numPr>
      </w:pPr>
      <w:r w:rsidRPr="005C2E5E">
        <w:t xml:space="preserve">An exemplary list of simulation cases are included in the companion spreadsheet ‘template 1’ in </w:t>
      </w:r>
      <w:hyperlink r:id="rId1581" w:history="1">
        <w:r w:rsidR="00D93AE1">
          <w:rPr>
            <w:rStyle w:val="Hyperlink"/>
          </w:rPr>
          <w:t>R1-1809789</w:t>
        </w:r>
      </w:hyperlink>
      <w:r w:rsidRPr="005C2E5E">
        <w:t>, for initial collection of BLER vs. SNR curves.</w:t>
      </w:r>
    </w:p>
    <w:p w14:paraId="3F216DF0" w14:textId="77777777" w:rsidR="005C2E5E" w:rsidRPr="005C2E5E" w:rsidRDefault="005C2E5E" w:rsidP="008E772F">
      <w:pPr>
        <w:pStyle w:val="ListParagraph"/>
        <w:numPr>
          <w:ilvl w:val="1"/>
          <w:numId w:val="156"/>
        </w:numPr>
      </w:pPr>
      <w:r w:rsidRPr="005C2E5E">
        <w:t>Companies can select among the list of simulation conditions in templates 1 &amp; 2 when performing initial link level simulations</w:t>
      </w:r>
    </w:p>
    <w:p w14:paraId="0083623D" w14:textId="77777777" w:rsidR="005C2E5E" w:rsidRPr="005C2E5E" w:rsidRDefault="005C2E5E" w:rsidP="008E772F">
      <w:pPr>
        <w:pStyle w:val="ListParagraph"/>
        <w:numPr>
          <w:ilvl w:val="2"/>
          <w:numId w:val="156"/>
        </w:numPr>
      </w:pPr>
      <w:r w:rsidRPr="005C2E5E">
        <w:t>Companies are encouraged to simulate enough cases to support a broad understanding for scenarios under study in NOMA</w:t>
      </w:r>
    </w:p>
    <w:p w14:paraId="4B5C6DAA" w14:textId="77777777" w:rsidR="005C2E5E" w:rsidRPr="005C2E5E" w:rsidRDefault="005C2E5E" w:rsidP="008E772F">
      <w:pPr>
        <w:pStyle w:val="ListParagraph"/>
        <w:numPr>
          <w:ilvl w:val="2"/>
          <w:numId w:val="156"/>
        </w:numPr>
      </w:pPr>
      <w:r w:rsidRPr="005C2E5E">
        <w:t>Additional simulation cases may be captured in template 1.</w:t>
      </w:r>
    </w:p>
    <w:p w14:paraId="33E7F2BE" w14:textId="77777777" w:rsidR="005C2E5E" w:rsidRPr="005C2E5E" w:rsidRDefault="005C2E5E" w:rsidP="008E772F">
      <w:pPr>
        <w:pStyle w:val="ListParagraph"/>
        <w:numPr>
          <w:ilvl w:val="1"/>
          <w:numId w:val="156"/>
        </w:numPr>
      </w:pPr>
      <w:r w:rsidRPr="005C2E5E">
        <w:lastRenderedPageBreak/>
        <w:t>For unequal SNR distribution within range [x - a, x + a] (dB), per UE SNR is the average SNR in dB, i.e. x (dB)</w:t>
      </w:r>
    </w:p>
    <w:p w14:paraId="64583C1C" w14:textId="550C4F49" w:rsidR="005C2E5E" w:rsidRPr="005C2E5E" w:rsidRDefault="005C2E5E" w:rsidP="008E772F">
      <w:pPr>
        <w:pStyle w:val="ListParagraph"/>
        <w:numPr>
          <w:ilvl w:val="0"/>
          <w:numId w:val="156"/>
        </w:numPr>
      </w:pPr>
      <w:r w:rsidRPr="005C2E5E">
        <w:t xml:space="preserve">Adopt the companion spreadsheet ‘template 2’ in </w:t>
      </w:r>
      <w:hyperlink r:id="rId1582" w:history="1">
        <w:r w:rsidR="00D93AE1">
          <w:rPr>
            <w:rStyle w:val="Hyperlink"/>
          </w:rPr>
          <w:t>R1-1809789</w:t>
        </w:r>
      </w:hyperlink>
      <w:r w:rsidRPr="005C2E5E">
        <w:t xml:space="preserve"> as the template for collecting the initial evaluation results of per UE SNR at the target BLER level (in addition to BLER vs. SNR curve).</w:t>
      </w:r>
    </w:p>
    <w:p w14:paraId="2806FD41" w14:textId="6A31D0DD" w:rsidR="005C2E5E" w:rsidRPr="005C2E5E" w:rsidRDefault="005C2E5E" w:rsidP="008E772F">
      <w:pPr>
        <w:pStyle w:val="ListParagraph"/>
        <w:numPr>
          <w:ilvl w:val="0"/>
          <w:numId w:val="156"/>
        </w:numPr>
      </w:pPr>
      <w:r w:rsidRPr="005C2E5E">
        <w:t xml:space="preserve">CM/PAPR results as proposed for ‘template 3’ in </w:t>
      </w:r>
      <w:hyperlink r:id="rId1583" w:history="1">
        <w:r w:rsidR="00D93AE1">
          <w:rPr>
            <w:rStyle w:val="Hyperlink"/>
          </w:rPr>
          <w:t>R1-1809789</w:t>
        </w:r>
      </w:hyperlink>
      <w:r w:rsidRPr="005C2E5E">
        <w:t xml:space="preserve"> can be collected</w:t>
      </w:r>
    </w:p>
    <w:p w14:paraId="2F2E5C7D" w14:textId="77777777" w:rsidR="005C2E5E" w:rsidRPr="005C2E5E" w:rsidRDefault="005C2E5E" w:rsidP="008E772F">
      <w:pPr>
        <w:pStyle w:val="ListParagraph"/>
        <w:numPr>
          <w:ilvl w:val="1"/>
          <w:numId w:val="156"/>
        </w:numPr>
      </w:pPr>
      <w:r w:rsidRPr="005C2E5E">
        <w:t>It is FFS how the CM/PAPR relates to UE performance tradeoffs, PA backoff, and UE power saving</w:t>
      </w:r>
    </w:p>
    <w:p w14:paraId="209EF1E4" w14:textId="77777777" w:rsidR="005C2E5E" w:rsidRPr="005C2E5E" w:rsidRDefault="005C2E5E" w:rsidP="008E772F">
      <w:pPr>
        <w:pStyle w:val="ListParagraph"/>
        <w:numPr>
          <w:ilvl w:val="1"/>
          <w:numId w:val="156"/>
        </w:numPr>
      </w:pPr>
      <w:r w:rsidRPr="005C2E5E">
        <w:t>It is FFS how to compare the CM/PAPR results using this template, e.g. modulation order should be aligned or not</w:t>
      </w:r>
    </w:p>
    <w:p w14:paraId="0CB28070" w14:textId="77777777" w:rsidR="005C2E5E" w:rsidRPr="005C2E5E" w:rsidRDefault="005C2E5E" w:rsidP="008E772F">
      <w:pPr>
        <w:pStyle w:val="ListParagraph"/>
        <w:numPr>
          <w:ilvl w:val="1"/>
          <w:numId w:val="156"/>
        </w:numPr>
      </w:pPr>
      <w:r w:rsidRPr="005C2E5E">
        <w:rPr>
          <w:rFonts w:hint="eastAsia"/>
        </w:rPr>
        <w:t>PAPR</w:t>
      </w:r>
      <w:r w:rsidRPr="005C2E5E">
        <w:t xml:space="preserve"> is reported as the CCDF of instantaneous power divided by mean power over all the samples.</w:t>
      </w:r>
    </w:p>
    <w:p w14:paraId="36F5FC8A" w14:textId="77777777" w:rsidR="005C2E5E" w:rsidRPr="005C2E5E" w:rsidRDefault="005C2E5E" w:rsidP="005C2E5E">
      <w:pPr>
        <w:ind w:left="720" w:hanging="720"/>
      </w:pPr>
    </w:p>
    <w:p w14:paraId="15E60849" w14:textId="77777777" w:rsidR="005C2E5E" w:rsidRPr="005C2E5E" w:rsidRDefault="005C2E5E" w:rsidP="005C2E5E">
      <w:pPr>
        <w:ind w:left="720" w:hanging="720"/>
        <w:rPr>
          <w:szCs w:val="20"/>
        </w:rPr>
      </w:pPr>
      <w:r w:rsidRPr="005C2E5E">
        <w:rPr>
          <w:szCs w:val="20"/>
          <w:highlight w:val="green"/>
        </w:rPr>
        <w:t>Agreements</w:t>
      </w:r>
      <w:r w:rsidRPr="005C2E5E">
        <w:rPr>
          <w:szCs w:val="20"/>
        </w:rPr>
        <w:t>:</w:t>
      </w:r>
    </w:p>
    <w:p w14:paraId="34D89D4E" w14:textId="77777777" w:rsidR="005C2E5E" w:rsidRPr="005C2E5E" w:rsidRDefault="005C2E5E" w:rsidP="008E772F">
      <w:pPr>
        <w:numPr>
          <w:ilvl w:val="0"/>
          <w:numId w:val="154"/>
        </w:numPr>
        <w:rPr>
          <w:szCs w:val="20"/>
        </w:rPr>
      </w:pPr>
      <w:r w:rsidRPr="005C2E5E">
        <w:rPr>
          <w:szCs w:val="20"/>
        </w:rPr>
        <w:t xml:space="preserve">Refine the relative SINR and/or </w:t>
      </w:r>
      <w:r w:rsidRPr="005C2E5E">
        <w:rPr>
          <w:rFonts w:hint="eastAsia"/>
          <w:szCs w:val="20"/>
        </w:rPr>
        <w:t>I</w:t>
      </w:r>
      <w:r w:rsidRPr="005C2E5E">
        <w:rPr>
          <w:szCs w:val="20"/>
        </w:rPr>
        <w:t>(inter-cell interference)</w:t>
      </w:r>
      <w:r w:rsidRPr="005C2E5E">
        <w:rPr>
          <w:rFonts w:hint="eastAsia"/>
          <w:szCs w:val="20"/>
        </w:rPr>
        <w:t>NR</w:t>
      </w:r>
      <w:r w:rsidRPr="005C2E5E">
        <w:rPr>
          <w:szCs w:val="20"/>
        </w:rPr>
        <w:t xml:space="preserve"> values used for link level simulations to reflect those observed in a cell, if needed</w:t>
      </w:r>
    </w:p>
    <w:p w14:paraId="7517896E" w14:textId="77777777" w:rsidR="005C2E5E" w:rsidRPr="005C2E5E" w:rsidRDefault="005C2E5E" w:rsidP="008E772F">
      <w:pPr>
        <w:numPr>
          <w:ilvl w:val="1"/>
          <w:numId w:val="154"/>
        </w:numPr>
        <w:rPr>
          <w:szCs w:val="20"/>
        </w:rPr>
      </w:pPr>
      <w:r w:rsidRPr="005C2E5E">
        <w:rPr>
          <w:szCs w:val="20"/>
        </w:rPr>
        <w:t>The extent of the refinement, if any, is to be determined according to evaluations.</w:t>
      </w:r>
    </w:p>
    <w:p w14:paraId="230047D5" w14:textId="77777777" w:rsidR="005C2E5E" w:rsidRPr="005C2E5E" w:rsidRDefault="005C2E5E" w:rsidP="005C2E5E">
      <w:pPr>
        <w:ind w:left="720" w:hanging="720"/>
        <w:rPr>
          <w:szCs w:val="20"/>
        </w:rPr>
      </w:pPr>
    </w:p>
    <w:p w14:paraId="5CD08E6B" w14:textId="77777777" w:rsidR="005C2E5E" w:rsidRPr="005C2E5E" w:rsidRDefault="005C2E5E" w:rsidP="005C2E5E">
      <w:pPr>
        <w:ind w:left="720" w:hanging="720"/>
        <w:rPr>
          <w:szCs w:val="20"/>
        </w:rPr>
      </w:pPr>
      <w:r w:rsidRPr="005C2E5E">
        <w:rPr>
          <w:szCs w:val="20"/>
          <w:highlight w:val="green"/>
        </w:rPr>
        <w:t>Agreements</w:t>
      </w:r>
      <w:r w:rsidRPr="005C2E5E">
        <w:rPr>
          <w:szCs w:val="20"/>
        </w:rPr>
        <w:t>:</w:t>
      </w:r>
    </w:p>
    <w:p w14:paraId="47F4891F" w14:textId="77777777" w:rsidR="005C2E5E" w:rsidRPr="005C2E5E" w:rsidRDefault="005C2E5E" w:rsidP="008E772F">
      <w:pPr>
        <w:numPr>
          <w:ilvl w:val="0"/>
          <w:numId w:val="155"/>
        </w:numPr>
        <w:spacing w:after="200" w:line="276" w:lineRule="auto"/>
        <w:rPr>
          <w:szCs w:val="20"/>
        </w:rPr>
      </w:pPr>
      <w:r w:rsidRPr="005C2E5E">
        <w:rPr>
          <w:szCs w:val="20"/>
        </w:rPr>
        <w:t>Further study how many NOMA UEs can be multiplexed in the same PRBs in practical multi-cell deployments by system-level evaluations, taking inter-cell interference and per UE performance into account</w:t>
      </w:r>
    </w:p>
    <w:p w14:paraId="6D3A9C18" w14:textId="77777777" w:rsidR="005C2E5E" w:rsidRDefault="005C2E5E" w:rsidP="00565BB0">
      <w:pPr>
        <w:ind w:left="720" w:hanging="720"/>
      </w:pPr>
    </w:p>
    <w:p w14:paraId="03E1697E" w14:textId="1234345E" w:rsidR="005C2E5E" w:rsidRPr="005C2E5E" w:rsidRDefault="001B7BF2" w:rsidP="005C2E5E">
      <w:pPr>
        <w:ind w:left="720" w:hanging="720"/>
        <w:rPr>
          <w:lang w:eastAsia="x-none"/>
        </w:rPr>
      </w:pPr>
      <w:hyperlink r:id="rId1584" w:history="1">
        <w:r w:rsidR="00D93AE1">
          <w:rPr>
            <w:rStyle w:val="Hyperlink"/>
            <w:b/>
          </w:rPr>
          <w:t>R1-1809790</w:t>
        </w:r>
      </w:hyperlink>
      <w:r w:rsidR="005003D7" w:rsidRPr="00C05D83">
        <w:rPr>
          <w:b/>
        </w:rPr>
        <w:tab/>
        <w:t>Email discussion on the calibration results of reference OMA single user cases</w:t>
      </w:r>
      <w:r w:rsidR="005003D7" w:rsidRPr="00C05D83">
        <w:rPr>
          <w:b/>
        </w:rPr>
        <w:tab/>
        <w:t>ZTE</w:t>
      </w:r>
      <w:r w:rsidR="005C2E5E" w:rsidRPr="005C2E5E">
        <w:rPr>
          <w:rFonts w:ascii="Times New Roman" w:hAnsi="Times New Roman"/>
          <w:szCs w:val="20"/>
        </w:rPr>
        <w:tab/>
        <w:t xml:space="preserve">(rev of </w:t>
      </w:r>
      <w:hyperlink r:id="rId1585" w:history="1">
        <w:r w:rsidR="00D93AE1">
          <w:rPr>
            <w:rStyle w:val="Hyperlink"/>
            <w:rFonts w:ascii="Times New Roman" w:hAnsi="Times New Roman"/>
            <w:szCs w:val="20"/>
          </w:rPr>
          <w:t>R1-1808160</w:t>
        </w:r>
      </w:hyperlink>
      <w:r w:rsidR="005C2E5E" w:rsidRPr="005C2E5E">
        <w:rPr>
          <w:lang w:eastAsia="x-none"/>
        </w:rPr>
        <w:t>)</w:t>
      </w:r>
    </w:p>
    <w:p w14:paraId="6A8D23A5" w14:textId="0BC973AA" w:rsidR="00C05D83" w:rsidRDefault="00C05D83" w:rsidP="00C05D83">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7FA45628" w14:textId="4BF552A9" w:rsidR="00C05D83" w:rsidRDefault="00C05D83" w:rsidP="005003D7">
      <w:pPr>
        <w:ind w:left="720" w:hanging="720"/>
      </w:pPr>
    </w:p>
    <w:p w14:paraId="7A82B33D" w14:textId="77777777" w:rsidR="005C2E5E" w:rsidRPr="005C2E5E" w:rsidRDefault="005C2E5E" w:rsidP="005C2E5E">
      <w:pPr>
        <w:ind w:left="720" w:hanging="720"/>
        <w:rPr>
          <w:szCs w:val="20"/>
          <w:lang w:eastAsia="x-none"/>
        </w:rPr>
      </w:pPr>
      <w:r w:rsidRPr="005C2E5E">
        <w:rPr>
          <w:szCs w:val="20"/>
          <w:highlight w:val="green"/>
          <w:lang w:eastAsia="x-none"/>
        </w:rPr>
        <w:t>Agreements</w:t>
      </w:r>
      <w:r w:rsidRPr="005C2E5E">
        <w:rPr>
          <w:szCs w:val="20"/>
          <w:lang w:eastAsia="x-none"/>
        </w:rPr>
        <w:t>:</w:t>
      </w:r>
    </w:p>
    <w:p w14:paraId="03232B5E" w14:textId="6ED93D39" w:rsidR="005C2E5E" w:rsidRPr="005C2E5E" w:rsidRDefault="005C2E5E" w:rsidP="008E772F">
      <w:pPr>
        <w:numPr>
          <w:ilvl w:val="0"/>
          <w:numId w:val="155"/>
        </w:numPr>
        <w:rPr>
          <w:szCs w:val="20"/>
        </w:rPr>
      </w:pPr>
      <w:r w:rsidRPr="005C2E5E">
        <w:rPr>
          <w:rFonts w:hint="eastAsia"/>
          <w:szCs w:val="20"/>
        </w:rPr>
        <w:t xml:space="preserve">Adopt the calibration results in </w:t>
      </w:r>
      <w:hyperlink r:id="rId1586" w:history="1">
        <w:r w:rsidR="00D93AE1">
          <w:rPr>
            <w:rStyle w:val="Hyperlink"/>
            <w:szCs w:val="20"/>
          </w:rPr>
          <w:t>R1-1809790</w:t>
        </w:r>
      </w:hyperlink>
      <w:r w:rsidRPr="005C2E5E">
        <w:rPr>
          <w:szCs w:val="20"/>
        </w:rPr>
        <w:t xml:space="preserve">, to be captured in </w:t>
      </w:r>
      <w:r w:rsidRPr="005C2E5E">
        <w:rPr>
          <w:rFonts w:hint="eastAsia"/>
          <w:szCs w:val="20"/>
        </w:rPr>
        <w:t>TR38.812.</w:t>
      </w:r>
    </w:p>
    <w:p w14:paraId="77436087" w14:textId="77777777" w:rsidR="005C2E5E" w:rsidRPr="005C2E5E" w:rsidRDefault="005C2E5E" w:rsidP="008E772F">
      <w:pPr>
        <w:numPr>
          <w:ilvl w:val="1"/>
          <w:numId w:val="155"/>
        </w:numPr>
        <w:rPr>
          <w:szCs w:val="20"/>
        </w:rPr>
      </w:pPr>
      <w:r w:rsidRPr="005C2E5E">
        <w:rPr>
          <w:szCs w:val="20"/>
        </w:rPr>
        <w:t>To update the legends of the results by replacing companies’ names with the reference indexing</w:t>
      </w:r>
    </w:p>
    <w:p w14:paraId="6EDB21C4" w14:textId="77777777" w:rsidR="005C2E5E" w:rsidRPr="005C2E5E" w:rsidRDefault="005C2E5E" w:rsidP="008E772F">
      <w:pPr>
        <w:numPr>
          <w:ilvl w:val="1"/>
          <w:numId w:val="155"/>
        </w:numPr>
        <w:rPr>
          <w:szCs w:val="20"/>
        </w:rPr>
      </w:pPr>
      <w:r w:rsidRPr="005C2E5E">
        <w:rPr>
          <w:szCs w:val="20"/>
        </w:rPr>
        <w:t xml:space="preserve">Further update is possible </w:t>
      </w:r>
    </w:p>
    <w:p w14:paraId="67AB3D62" w14:textId="77777777" w:rsidR="005C2E5E" w:rsidRPr="005C2E5E" w:rsidRDefault="005C2E5E" w:rsidP="008E772F">
      <w:pPr>
        <w:numPr>
          <w:ilvl w:val="0"/>
          <w:numId w:val="155"/>
        </w:numPr>
        <w:rPr>
          <w:szCs w:val="20"/>
        </w:rPr>
      </w:pPr>
      <w:r w:rsidRPr="005C2E5E">
        <w:rPr>
          <w:szCs w:val="20"/>
        </w:rPr>
        <w:t>Further alignment on the decoding algorithm for NOMA evaluations can be considered in the future, if necessary.</w:t>
      </w:r>
    </w:p>
    <w:p w14:paraId="2F5EC912" w14:textId="77777777" w:rsidR="005C2E5E" w:rsidRPr="005C2E5E" w:rsidRDefault="005C2E5E" w:rsidP="008E772F">
      <w:pPr>
        <w:numPr>
          <w:ilvl w:val="1"/>
          <w:numId w:val="155"/>
        </w:numPr>
        <w:rPr>
          <w:szCs w:val="20"/>
        </w:rPr>
      </w:pPr>
      <w:r w:rsidRPr="005C2E5E">
        <w:rPr>
          <w:szCs w:val="20"/>
        </w:rPr>
        <w:t>Note: this is not intended to revise the corresponding calibration results</w:t>
      </w:r>
    </w:p>
    <w:p w14:paraId="1D710CF7" w14:textId="45BDE5C0" w:rsidR="00C05D83" w:rsidRDefault="00C05D83" w:rsidP="005003D7">
      <w:pPr>
        <w:ind w:left="720" w:hanging="720"/>
      </w:pPr>
    </w:p>
    <w:p w14:paraId="2123C461" w14:textId="276BEE4D" w:rsidR="005C2E5E" w:rsidRPr="002F219F" w:rsidRDefault="002F219F" w:rsidP="005003D7">
      <w:pPr>
        <w:ind w:left="720" w:hanging="720"/>
        <w:rPr>
          <w:b/>
        </w:rPr>
      </w:pPr>
      <w:r w:rsidRPr="002F219F">
        <w:rPr>
          <w:b/>
        </w:rPr>
        <w:t>Thursday session</w:t>
      </w:r>
    </w:p>
    <w:p w14:paraId="2AA0FB44" w14:textId="626D46C0" w:rsidR="002F219F" w:rsidRDefault="001B7BF2" w:rsidP="002F219F">
      <w:pPr>
        <w:ind w:left="720" w:hanging="720"/>
        <w:rPr>
          <w:b/>
          <w:lang w:eastAsia="x-none"/>
        </w:rPr>
      </w:pPr>
      <w:hyperlink r:id="rId1587" w:history="1">
        <w:r w:rsidR="00D93AE1">
          <w:rPr>
            <w:rStyle w:val="Hyperlink"/>
            <w:b/>
            <w:lang w:eastAsia="x-none"/>
          </w:rPr>
          <w:t>R1-1809860</w:t>
        </w:r>
      </w:hyperlink>
      <w:r w:rsidR="002F219F" w:rsidRPr="002F219F">
        <w:rPr>
          <w:b/>
          <w:lang w:eastAsia="x-none"/>
        </w:rPr>
        <w:tab/>
        <w:t>Updated offline summary of performance evaluations for NOMA</w:t>
      </w:r>
      <w:r w:rsidR="002F219F" w:rsidRPr="002F219F">
        <w:rPr>
          <w:b/>
          <w:lang w:eastAsia="x-none"/>
        </w:rPr>
        <w:tab/>
        <w:t>ZTE</w:t>
      </w:r>
    </w:p>
    <w:p w14:paraId="736A8647" w14:textId="77777777" w:rsidR="002F219F" w:rsidRDefault="002F219F" w:rsidP="002F219F">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14829855" w14:textId="77777777" w:rsidR="002F219F" w:rsidRDefault="002F219F" w:rsidP="002F219F">
      <w:pPr>
        <w:ind w:left="720" w:hanging="720"/>
        <w:rPr>
          <w:b/>
          <w:lang w:eastAsia="x-none"/>
        </w:rPr>
      </w:pPr>
    </w:p>
    <w:p w14:paraId="39674760" w14:textId="3DAC4291" w:rsidR="002F219F" w:rsidRPr="002F219F" w:rsidRDefault="002F219F" w:rsidP="002F219F">
      <w:pPr>
        <w:ind w:left="720" w:hanging="720"/>
        <w:rPr>
          <w:b/>
          <w:szCs w:val="20"/>
          <w:lang w:eastAsia="x-none"/>
        </w:rPr>
      </w:pPr>
      <w:r w:rsidRPr="002F219F">
        <w:rPr>
          <w:szCs w:val="20"/>
          <w:highlight w:val="green"/>
          <w:lang w:eastAsia="x-none"/>
        </w:rPr>
        <w:t>Agreements</w:t>
      </w:r>
      <w:r w:rsidRPr="002F219F">
        <w:rPr>
          <w:b/>
          <w:szCs w:val="20"/>
          <w:lang w:eastAsia="x-none"/>
        </w:rPr>
        <w:t>:</w:t>
      </w:r>
    </w:p>
    <w:p w14:paraId="4A29F4AF" w14:textId="77777777" w:rsidR="002F219F" w:rsidRPr="002F219F" w:rsidRDefault="002F219F" w:rsidP="008E772F">
      <w:pPr>
        <w:numPr>
          <w:ilvl w:val="0"/>
          <w:numId w:val="177"/>
        </w:numPr>
        <w:rPr>
          <w:szCs w:val="20"/>
        </w:rPr>
      </w:pPr>
      <w:r w:rsidRPr="002F219F">
        <w:rPr>
          <w:szCs w:val="20"/>
        </w:rPr>
        <w:t>Determine the value y for the evaluation with non-zero timing offset (including asynchronous)</w:t>
      </w:r>
    </w:p>
    <w:p w14:paraId="469CAA00" w14:textId="77777777" w:rsidR="002F219F" w:rsidRPr="002F219F" w:rsidRDefault="002F219F" w:rsidP="008E772F">
      <w:pPr>
        <w:numPr>
          <w:ilvl w:val="1"/>
          <w:numId w:val="177"/>
        </w:numPr>
        <w:rPr>
          <w:szCs w:val="20"/>
        </w:rPr>
      </w:pPr>
      <w:r w:rsidRPr="002F219F">
        <w:rPr>
          <w:szCs w:val="20"/>
        </w:rPr>
        <w:t>For Case 1</w:t>
      </w:r>
      <w:r w:rsidRPr="002F219F">
        <w:rPr>
          <w:rFonts w:hint="eastAsia"/>
          <w:szCs w:val="20"/>
        </w:rPr>
        <w:t xml:space="preserve">: </w:t>
      </w:r>
      <w:r w:rsidRPr="002F219F">
        <w:rPr>
          <w:szCs w:val="20"/>
        </w:rPr>
        <w:t>y = NCP/2</w:t>
      </w:r>
    </w:p>
    <w:p w14:paraId="0332A655" w14:textId="77777777" w:rsidR="002F219F" w:rsidRPr="002F219F" w:rsidRDefault="002F219F" w:rsidP="008E772F">
      <w:pPr>
        <w:numPr>
          <w:ilvl w:val="1"/>
          <w:numId w:val="177"/>
        </w:numPr>
        <w:rPr>
          <w:szCs w:val="20"/>
        </w:rPr>
      </w:pPr>
      <w:r w:rsidRPr="002F219F">
        <w:rPr>
          <w:szCs w:val="20"/>
        </w:rPr>
        <w:t>For Case 2: y = 1.5*NCP</w:t>
      </w:r>
    </w:p>
    <w:p w14:paraId="4923C6AC" w14:textId="77777777" w:rsidR="002F219F" w:rsidRPr="002F219F" w:rsidRDefault="002F219F" w:rsidP="002F219F">
      <w:pPr>
        <w:ind w:left="720" w:hanging="720"/>
        <w:rPr>
          <w:b/>
          <w:lang w:eastAsia="x-none"/>
        </w:rPr>
      </w:pPr>
    </w:p>
    <w:p w14:paraId="7C898C60" w14:textId="77777777" w:rsidR="002F219F" w:rsidRPr="002F219F" w:rsidRDefault="002F219F" w:rsidP="002F219F">
      <w:pPr>
        <w:ind w:left="720" w:hanging="720"/>
        <w:rPr>
          <w:b/>
          <w:lang w:eastAsia="x-none"/>
        </w:rPr>
      </w:pPr>
      <w:r w:rsidRPr="002F219F">
        <w:rPr>
          <w:highlight w:val="green"/>
          <w:lang w:eastAsia="x-none"/>
        </w:rPr>
        <w:t>Agreements</w:t>
      </w:r>
      <w:r w:rsidRPr="002F219F">
        <w:rPr>
          <w:b/>
          <w:lang w:eastAsia="x-none"/>
        </w:rPr>
        <w:t>:</w:t>
      </w:r>
    </w:p>
    <w:p w14:paraId="43DB3231" w14:textId="77777777" w:rsidR="002F219F" w:rsidRPr="002F219F" w:rsidRDefault="002F219F" w:rsidP="008E772F">
      <w:pPr>
        <w:pStyle w:val="ListParagraph"/>
        <w:numPr>
          <w:ilvl w:val="0"/>
          <w:numId w:val="178"/>
        </w:numPr>
      </w:pPr>
      <w:r w:rsidRPr="002F219F">
        <w:t>For random MA signature (including RS) in LLS, companies report the details of the chosen Option(s):</w:t>
      </w:r>
    </w:p>
    <w:p w14:paraId="4B214A42" w14:textId="77777777" w:rsidR="002F219F" w:rsidRPr="002F219F" w:rsidRDefault="002F219F" w:rsidP="008E772F">
      <w:pPr>
        <w:pStyle w:val="ListParagraph"/>
        <w:numPr>
          <w:ilvl w:val="1"/>
          <w:numId w:val="178"/>
        </w:numPr>
      </w:pPr>
      <w:r w:rsidRPr="002F219F">
        <w:t>Opt 1: Fixed number of UEs, with each UE randomly selects a MA signature from a pre-configured MA signature pool</w:t>
      </w:r>
    </w:p>
    <w:p w14:paraId="572A9241" w14:textId="77777777" w:rsidR="002F219F" w:rsidRPr="002F219F" w:rsidRDefault="002F219F" w:rsidP="008E772F">
      <w:pPr>
        <w:pStyle w:val="ListParagraph"/>
        <w:numPr>
          <w:ilvl w:val="2"/>
          <w:numId w:val="178"/>
        </w:numPr>
      </w:pPr>
      <w:r w:rsidRPr="002F219F">
        <w:t>Number of potential UEs and the pool size should be reported</w:t>
      </w:r>
    </w:p>
    <w:p w14:paraId="17399E02" w14:textId="77777777" w:rsidR="002F219F" w:rsidRPr="002F219F" w:rsidRDefault="002F219F" w:rsidP="008E772F">
      <w:pPr>
        <w:pStyle w:val="ListParagraph"/>
        <w:numPr>
          <w:ilvl w:val="1"/>
          <w:numId w:val="178"/>
        </w:numPr>
      </w:pPr>
      <w:r w:rsidRPr="002F219F">
        <w:t>Opt 2: Fixed number of randomly activated UEs, with each potential UE’s MA signature pre-configured.</w:t>
      </w:r>
    </w:p>
    <w:p w14:paraId="186F76C4" w14:textId="77777777" w:rsidR="002F219F" w:rsidRPr="002F219F" w:rsidRDefault="002F219F" w:rsidP="008E772F">
      <w:pPr>
        <w:pStyle w:val="ListParagraph"/>
        <w:numPr>
          <w:ilvl w:val="2"/>
          <w:numId w:val="178"/>
        </w:numPr>
      </w:pPr>
      <w:r w:rsidRPr="002F219F">
        <w:t>Number of potential UEs and the pool size should be reported</w:t>
      </w:r>
    </w:p>
    <w:p w14:paraId="072BEDFC" w14:textId="77777777" w:rsidR="002F219F" w:rsidRPr="002F219F" w:rsidRDefault="002F219F" w:rsidP="008E772F">
      <w:pPr>
        <w:pStyle w:val="ListParagraph"/>
        <w:numPr>
          <w:ilvl w:val="1"/>
          <w:numId w:val="178"/>
        </w:numPr>
      </w:pPr>
      <w:r w:rsidRPr="002F219F">
        <w:t>Realistic UE/MA signature detection should be performed.</w:t>
      </w:r>
    </w:p>
    <w:p w14:paraId="3B55998A" w14:textId="77777777" w:rsidR="002F219F" w:rsidRPr="002F219F" w:rsidRDefault="002F219F" w:rsidP="008E772F">
      <w:pPr>
        <w:pStyle w:val="ListParagraph"/>
        <w:numPr>
          <w:ilvl w:val="1"/>
          <w:numId w:val="178"/>
        </w:numPr>
      </w:pPr>
      <w:r w:rsidRPr="002F219F">
        <w:t>DMRS extension, if any</w:t>
      </w:r>
    </w:p>
    <w:p w14:paraId="5DF0176D" w14:textId="77777777" w:rsidR="002F219F" w:rsidRPr="002F219F" w:rsidRDefault="002F219F" w:rsidP="008E772F">
      <w:pPr>
        <w:pStyle w:val="ListParagraph"/>
        <w:numPr>
          <w:ilvl w:val="1"/>
          <w:numId w:val="178"/>
        </w:numPr>
      </w:pPr>
      <w:r w:rsidRPr="002F219F">
        <w:t>FFS whether to align the pool size for performance evaluations.</w:t>
      </w:r>
    </w:p>
    <w:p w14:paraId="5EBF97B3" w14:textId="77777777" w:rsidR="002F219F" w:rsidRPr="002F219F" w:rsidRDefault="002F219F" w:rsidP="002F219F">
      <w:pPr>
        <w:ind w:left="720" w:hanging="720"/>
        <w:rPr>
          <w:b/>
          <w:lang w:eastAsia="x-none"/>
        </w:rPr>
      </w:pPr>
    </w:p>
    <w:p w14:paraId="772B8577" w14:textId="77777777" w:rsidR="002F219F" w:rsidRPr="002F219F" w:rsidRDefault="002F219F" w:rsidP="002F219F">
      <w:pPr>
        <w:ind w:left="720" w:hanging="720"/>
        <w:rPr>
          <w:b/>
          <w:lang w:eastAsia="x-none"/>
        </w:rPr>
      </w:pPr>
      <w:r w:rsidRPr="002F219F">
        <w:rPr>
          <w:highlight w:val="green"/>
          <w:lang w:eastAsia="x-none"/>
        </w:rPr>
        <w:t>Agreements</w:t>
      </w:r>
      <w:r w:rsidRPr="002F219F">
        <w:rPr>
          <w:b/>
          <w:lang w:eastAsia="x-none"/>
        </w:rPr>
        <w:t>:</w:t>
      </w:r>
    </w:p>
    <w:p w14:paraId="5BAC2575" w14:textId="77777777" w:rsidR="002F219F" w:rsidRPr="002F219F" w:rsidRDefault="002F219F" w:rsidP="008E772F">
      <w:pPr>
        <w:pStyle w:val="ListParagraph"/>
        <w:widowControl w:val="0"/>
        <w:numPr>
          <w:ilvl w:val="0"/>
          <w:numId w:val="178"/>
        </w:numPr>
        <w:spacing w:after="0"/>
        <w:ind w:left="714" w:hanging="357"/>
        <w:jc w:val="both"/>
        <w:rPr>
          <w:iCs/>
          <w:lang w:eastAsia="x-none"/>
        </w:rPr>
      </w:pPr>
      <w:r w:rsidRPr="002F219F">
        <w:rPr>
          <w:rFonts w:hint="eastAsia"/>
          <w:iCs/>
          <w:lang w:eastAsia="x-none"/>
        </w:rPr>
        <w:t>Adopt the additional assumptions in the following table for SLS calibration:</w:t>
      </w:r>
    </w:p>
    <w:p w14:paraId="7625E3D3" w14:textId="77777777" w:rsidR="002F219F" w:rsidRPr="002F219F" w:rsidRDefault="002F219F" w:rsidP="002F219F">
      <w:pPr>
        <w:spacing w:beforeLines="50" w:before="120" w:after="120"/>
        <w:ind w:left="720" w:hanging="720"/>
        <w:jc w:val="both"/>
        <w:rPr>
          <w:rFonts w:eastAsia="SimSun"/>
          <w:b/>
          <w:i/>
          <w:iCs/>
          <w:lang w:eastAsia="x-none"/>
        </w:rPr>
      </w:pPr>
    </w:p>
    <w:tbl>
      <w:tblPr>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00"/>
        <w:gridCol w:w="5476"/>
      </w:tblGrid>
      <w:tr w:rsidR="002F219F" w:rsidRPr="002F219F" w14:paraId="5929C8AB" w14:textId="77777777" w:rsidTr="0096501D">
        <w:trPr>
          <w:trHeight w:val="299"/>
          <w:jc w:val="center"/>
        </w:trPr>
        <w:tc>
          <w:tcPr>
            <w:tcW w:w="4100" w:type="dxa"/>
            <w:vAlign w:val="center"/>
          </w:tcPr>
          <w:p w14:paraId="26A20C31" w14:textId="77777777" w:rsidR="002F219F" w:rsidRPr="002F219F" w:rsidRDefault="002F219F" w:rsidP="002F219F">
            <w:pPr>
              <w:pStyle w:val="TAH"/>
            </w:pPr>
            <w:r w:rsidRPr="002F219F">
              <w:lastRenderedPageBreak/>
              <w:t>Parameters</w:t>
            </w:r>
          </w:p>
        </w:tc>
        <w:tc>
          <w:tcPr>
            <w:tcW w:w="5476" w:type="dxa"/>
            <w:vAlign w:val="center"/>
          </w:tcPr>
          <w:p w14:paraId="31BA7511" w14:textId="77777777" w:rsidR="002F219F" w:rsidRPr="002F219F" w:rsidRDefault="002F219F" w:rsidP="002F219F">
            <w:pPr>
              <w:pStyle w:val="TAH"/>
            </w:pPr>
            <w:r w:rsidRPr="002F219F">
              <w:rPr>
                <w:rFonts w:eastAsia="DengXian"/>
                <w:lang w:eastAsia="ko-KR"/>
              </w:rPr>
              <w:t>Assumptions</w:t>
            </w:r>
          </w:p>
        </w:tc>
      </w:tr>
      <w:tr w:rsidR="002F219F" w:rsidRPr="002F219F" w14:paraId="310AFC8F" w14:textId="77777777" w:rsidTr="0096501D">
        <w:trPr>
          <w:trHeight w:val="299"/>
          <w:jc w:val="center"/>
        </w:trPr>
        <w:tc>
          <w:tcPr>
            <w:tcW w:w="4100" w:type="dxa"/>
            <w:vAlign w:val="center"/>
          </w:tcPr>
          <w:p w14:paraId="33042A81" w14:textId="77777777" w:rsidR="002F219F" w:rsidRPr="002F219F" w:rsidRDefault="002F219F" w:rsidP="002F219F">
            <w:pPr>
              <w:pStyle w:val="TAL"/>
            </w:pPr>
            <w:r w:rsidRPr="002F219F">
              <w:t xml:space="preserve">Minimum distance between UE and </w:t>
            </w:r>
            <w:r w:rsidRPr="002F219F">
              <w:rPr>
                <w:rFonts w:hint="eastAsia"/>
              </w:rPr>
              <w:t>BS</w:t>
            </w:r>
          </w:p>
        </w:tc>
        <w:tc>
          <w:tcPr>
            <w:tcW w:w="5476" w:type="dxa"/>
            <w:vAlign w:val="center"/>
          </w:tcPr>
          <w:p w14:paraId="41DF5D4C" w14:textId="77777777" w:rsidR="002F219F" w:rsidRPr="002F219F" w:rsidRDefault="002F219F" w:rsidP="002F219F">
            <w:pPr>
              <w:pStyle w:val="TAL"/>
              <w:rPr>
                <w:iCs/>
                <w:highlight w:val="yellow"/>
              </w:rPr>
            </w:pPr>
            <w:r w:rsidRPr="002F219F">
              <w:rPr>
                <w:rFonts w:hint="eastAsia"/>
                <w:iCs/>
              </w:rPr>
              <w:t>35m for Case 1, 10m for Case 2 and Case 3</w:t>
            </w:r>
          </w:p>
        </w:tc>
      </w:tr>
      <w:tr w:rsidR="002F219F" w:rsidRPr="002F219F" w14:paraId="69DDD914" w14:textId="77777777" w:rsidTr="0096501D">
        <w:trPr>
          <w:trHeight w:val="566"/>
          <w:jc w:val="center"/>
        </w:trPr>
        <w:tc>
          <w:tcPr>
            <w:tcW w:w="4100" w:type="dxa"/>
            <w:vAlign w:val="center"/>
          </w:tcPr>
          <w:p w14:paraId="0D87CC86" w14:textId="77777777" w:rsidR="002F219F" w:rsidRPr="002F219F" w:rsidRDefault="002F219F" w:rsidP="002F219F">
            <w:pPr>
              <w:pStyle w:val="TAL"/>
            </w:pPr>
            <w:r w:rsidRPr="002F219F">
              <w:rPr>
                <w:iCs/>
              </w:rPr>
              <w:t>Building penetration loss</w:t>
            </w:r>
          </w:p>
        </w:tc>
        <w:tc>
          <w:tcPr>
            <w:tcW w:w="5476" w:type="dxa"/>
            <w:vAlign w:val="center"/>
          </w:tcPr>
          <w:p w14:paraId="2DBDEA9A" w14:textId="77777777" w:rsidR="002F219F" w:rsidRPr="002F219F" w:rsidRDefault="002F219F" w:rsidP="002F219F">
            <w:pPr>
              <w:pStyle w:val="TAL"/>
              <w:rPr>
                <w:iCs/>
              </w:rPr>
            </w:pPr>
            <w:r w:rsidRPr="002F219F">
              <w:t>Follow the evaluation assumptions</w:t>
            </w:r>
          </w:p>
        </w:tc>
      </w:tr>
      <w:tr w:rsidR="002F219F" w:rsidRPr="002F219F" w14:paraId="7230053C" w14:textId="77777777" w:rsidTr="0096501D">
        <w:trPr>
          <w:trHeight w:val="349"/>
          <w:jc w:val="center"/>
        </w:trPr>
        <w:tc>
          <w:tcPr>
            <w:tcW w:w="4100" w:type="dxa"/>
            <w:vAlign w:val="center"/>
          </w:tcPr>
          <w:p w14:paraId="7EDDCAE0" w14:textId="77777777" w:rsidR="002F219F" w:rsidRPr="002F219F" w:rsidRDefault="002F219F" w:rsidP="002F219F">
            <w:pPr>
              <w:pStyle w:val="TAL"/>
            </w:pPr>
            <w:r w:rsidRPr="002F219F">
              <w:t>TXRU mapping to antenna elements on BS side</w:t>
            </w:r>
          </w:p>
        </w:tc>
        <w:tc>
          <w:tcPr>
            <w:tcW w:w="5476" w:type="dxa"/>
            <w:vAlign w:val="center"/>
          </w:tcPr>
          <w:p w14:paraId="1DBCE1D2" w14:textId="77777777" w:rsidR="002F219F" w:rsidRPr="002F219F" w:rsidRDefault="002F219F" w:rsidP="002F219F">
            <w:pPr>
              <w:pStyle w:val="TAL"/>
            </w:pPr>
            <w:r w:rsidRPr="002F219F">
              <w:t>One TXRU per vertical dimension per polarization</w:t>
            </w:r>
          </w:p>
        </w:tc>
      </w:tr>
      <w:tr w:rsidR="002F219F" w:rsidRPr="002F219F" w14:paraId="6DCEB438" w14:textId="77777777" w:rsidTr="0096501D">
        <w:trPr>
          <w:trHeight w:val="566"/>
          <w:jc w:val="center"/>
        </w:trPr>
        <w:tc>
          <w:tcPr>
            <w:tcW w:w="4100" w:type="dxa"/>
            <w:vAlign w:val="center"/>
          </w:tcPr>
          <w:p w14:paraId="3745C7BB" w14:textId="77777777" w:rsidR="002F219F" w:rsidRPr="002F219F" w:rsidRDefault="002F219F" w:rsidP="002F219F">
            <w:pPr>
              <w:pStyle w:val="TAL"/>
              <w:rPr>
                <w:rFonts w:eastAsia="DengXian"/>
              </w:rPr>
            </w:pPr>
            <w:r w:rsidRPr="002F219F">
              <w:rPr>
                <w:rFonts w:eastAsia="DengXian"/>
              </w:rPr>
              <w:t>TXRU mapping weights on BS side</w:t>
            </w:r>
          </w:p>
        </w:tc>
        <w:tc>
          <w:tcPr>
            <w:tcW w:w="5476" w:type="dxa"/>
            <w:vAlign w:val="center"/>
          </w:tcPr>
          <w:p w14:paraId="0B0C315F" w14:textId="77777777" w:rsidR="002F219F" w:rsidRPr="002F219F" w:rsidRDefault="002F219F" w:rsidP="002F219F">
            <w:pPr>
              <w:pStyle w:val="TAL"/>
              <w:rPr>
                <w:rFonts w:eastAsia="DengXian"/>
              </w:rPr>
            </w:pPr>
            <w:r w:rsidRPr="002F219F">
              <w:rPr>
                <w:rFonts w:eastAsia="DengXian"/>
                <w:lang w:eastAsia="ko-KR"/>
              </w:rPr>
              <w:t>TXRU virtualization only in the vertical dimension, i.e., sub-array partition model  with 1D virtualization</w:t>
            </w:r>
            <w:r w:rsidRPr="002F219F">
              <w:rPr>
                <w:rFonts w:eastAsia="DengXian" w:hint="eastAsia"/>
              </w:rPr>
              <w:t>, refer to</w:t>
            </w:r>
            <w:r w:rsidRPr="002F219F">
              <w:rPr>
                <w:rFonts w:eastAsia="DengXian"/>
                <w:lang w:eastAsia="ko-KR"/>
              </w:rPr>
              <w:t xml:space="preserve"> TR36.897</w:t>
            </w:r>
          </w:p>
        </w:tc>
      </w:tr>
      <w:tr w:rsidR="002F219F" w:rsidRPr="002F219F" w14:paraId="1D85CCB1" w14:textId="77777777" w:rsidTr="0096501D">
        <w:trPr>
          <w:trHeight w:val="364"/>
          <w:jc w:val="center"/>
        </w:trPr>
        <w:tc>
          <w:tcPr>
            <w:tcW w:w="4100" w:type="dxa"/>
            <w:vAlign w:val="center"/>
          </w:tcPr>
          <w:p w14:paraId="2DE4B6B7" w14:textId="77777777" w:rsidR="002F219F" w:rsidRPr="002F219F" w:rsidRDefault="002F219F" w:rsidP="002F219F">
            <w:pPr>
              <w:pStyle w:val="TAL"/>
            </w:pPr>
            <w:r w:rsidRPr="002F219F">
              <w:t>BS Tx power</w:t>
            </w:r>
          </w:p>
        </w:tc>
        <w:tc>
          <w:tcPr>
            <w:tcW w:w="5476" w:type="dxa"/>
            <w:vAlign w:val="center"/>
          </w:tcPr>
          <w:p w14:paraId="3A425363" w14:textId="77777777" w:rsidR="002F219F" w:rsidRPr="002F219F" w:rsidRDefault="002F219F" w:rsidP="002F219F">
            <w:pPr>
              <w:pStyle w:val="TAL"/>
              <w:rPr>
                <w:highlight w:val="yellow"/>
              </w:rPr>
            </w:pPr>
            <w:r w:rsidRPr="002F219F">
              <w:t>46</w:t>
            </w:r>
            <w:r w:rsidRPr="002F219F">
              <w:rPr>
                <w:rFonts w:hint="eastAsia"/>
              </w:rPr>
              <w:t xml:space="preserve"> </w:t>
            </w:r>
            <w:r w:rsidRPr="002F219F">
              <w:t>dBm</w:t>
            </w:r>
            <w:r w:rsidRPr="002F219F">
              <w:rPr>
                <w:rFonts w:hint="eastAsia"/>
              </w:rPr>
              <w:t xml:space="preserve"> for </w:t>
            </w:r>
            <w:r w:rsidRPr="002F219F">
              <w:t>500m/1732m ISD</w:t>
            </w:r>
            <w:r w:rsidRPr="002F219F">
              <w:rPr>
                <w:rFonts w:hint="eastAsia"/>
              </w:rPr>
              <w:t>;</w:t>
            </w:r>
            <w:r w:rsidRPr="002F219F">
              <w:t xml:space="preserve"> </w:t>
            </w:r>
            <w:r w:rsidRPr="002F219F">
              <w:rPr>
                <w:rFonts w:hint="eastAsia"/>
              </w:rPr>
              <w:t>41</w:t>
            </w:r>
            <w:r w:rsidRPr="002F219F">
              <w:t xml:space="preserve"> dBm</w:t>
            </w:r>
            <w:r w:rsidRPr="002F219F">
              <w:rPr>
                <w:rFonts w:hint="eastAsia"/>
              </w:rPr>
              <w:t xml:space="preserve"> for </w:t>
            </w:r>
            <w:r w:rsidRPr="002F219F">
              <w:t>200m ISD</w:t>
            </w:r>
          </w:p>
        </w:tc>
      </w:tr>
      <w:tr w:rsidR="002F219F" w:rsidRPr="002F219F" w14:paraId="7027123F" w14:textId="77777777" w:rsidTr="0096501D">
        <w:trPr>
          <w:trHeight w:val="359"/>
          <w:jc w:val="center"/>
        </w:trPr>
        <w:tc>
          <w:tcPr>
            <w:tcW w:w="4100" w:type="dxa"/>
            <w:vAlign w:val="center"/>
          </w:tcPr>
          <w:p w14:paraId="310A5FF8" w14:textId="77777777" w:rsidR="002F219F" w:rsidRPr="002F219F" w:rsidRDefault="002F219F" w:rsidP="002F219F">
            <w:pPr>
              <w:pStyle w:val="TAL"/>
            </w:pPr>
            <w:r w:rsidRPr="002F219F">
              <w:t>Polarized antenna modeling</w:t>
            </w:r>
          </w:p>
        </w:tc>
        <w:tc>
          <w:tcPr>
            <w:tcW w:w="5476" w:type="dxa"/>
            <w:vAlign w:val="center"/>
          </w:tcPr>
          <w:p w14:paraId="76107360" w14:textId="77777777" w:rsidR="002F219F" w:rsidRPr="002F219F" w:rsidRDefault="002F219F" w:rsidP="002F219F">
            <w:pPr>
              <w:pStyle w:val="TAL"/>
            </w:pPr>
            <w:r w:rsidRPr="002F219F">
              <w:t>Model-2 in TR36.873</w:t>
            </w:r>
          </w:p>
        </w:tc>
      </w:tr>
      <w:tr w:rsidR="002F219F" w:rsidRPr="002F219F" w14:paraId="13CA5747" w14:textId="77777777" w:rsidTr="0096501D">
        <w:trPr>
          <w:trHeight w:val="287"/>
          <w:jc w:val="center"/>
        </w:trPr>
        <w:tc>
          <w:tcPr>
            <w:tcW w:w="4100" w:type="dxa"/>
            <w:vAlign w:val="center"/>
          </w:tcPr>
          <w:p w14:paraId="25F3FC24" w14:textId="77777777" w:rsidR="002F219F" w:rsidRPr="002F219F" w:rsidRDefault="002F219F" w:rsidP="002F219F">
            <w:pPr>
              <w:pStyle w:val="TAL"/>
            </w:pPr>
            <w:r w:rsidRPr="002F219F">
              <w:t>Bandwidth</w:t>
            </w:r>
          </w:p>
        </w:tc>
        <w:tc>
          <w:tcPr>
            <w:tcW w:w="5476" w:type="dxa"/>
            <w:vAlign w:val="center"/>
          </w:tcPr>
          <w:p w14:paraId="1C1CB14B" w14:textId="77777777" w:rsidR="002F219F" w:rsidRPr="002F219F" w:rsidRDefault="002F219F" w:rsidP="002F219F">
            <w:pPr>
              <w:pStyle w:val="TAL"/>
            </w:pPr>
            <w:r w:rsidRPr="002F219F">
              <w:t>10MHz</w:t>
            </w:r>
          </w:p>
        </w:tc>
      </w:tr>
      <w:tr w:rsidR="002F219F" w:rsidRPr="002F219F" w14:paraId="297ACD5C" w14:textId="77777777" w:rsidTr="0096501D">
        <w:trPr>
          <w:trHeight w:val="287"/>
          <w:jc w:val="center"/>
        </w:trPr>
        <w:tc>
          <w:tcPr>
            <w:tcW w:w="4100" w:type="dxa"/>
            <w:vAlign w:val="center"/>
          </w:tcPr>
          <w:p w14:paraId="5482E7C7" w14:textId="77777777" w:rsidR="002F219F" w:rsidRPr="002F219F" w:rsidRDefault="002F219F" w:rsidP="002F219F">
            <w:pPr>
              <w:pStyle w:val="TAL"/>
            </w:pPr>
            <w:r w:rsidRPr="002F219F">
              <w:t>UE antenna configuration</w:t>
            </w:r>
          </w:p>
        </w:tc>
        <w:tc>
          <w:tcPr>
            <w:tcW w:w="5476" w:type="dxa"/>
            <w:vAlign w:val="center"/>
          </w:tcPr>
          <w:p w14:paraId="3D02A4D8" w14:textId="77777777" w:rsidR="002F219F" w:rsidRPr="002F219F" w:rsidRDefault="002F219F" w:rsidP="002F219F">
            <w:pPr>
              <w:pStyle w:val="TAL"/>
            </w:pPr>
            <w:r w:rsidRPr="002F219F">
              <w:t>1 (vertical polarization)</w:t>
            </w:r>
          </w:p>
        </w:tc>
      </w:tr>
      <w:tr w:rsidR="002F219F" w:rsidRPr="002F219F" w14:paraId="5C7A53FB" w14:textId="77777777" w:rsidTr="0096501D">
        <w:trPr>
          <w:trHeight w:val="287"/>
          <w:jc w:val="center"/>
        </w:trPr>
        <w:tc>
          <w:tcPr>
            <w:tcW w:w="4100" w:type="dxa"/>
            <w:vAlign w:val="center"/>
          </w:tcPr>
          <w:p w14:paraId="6725028F" w14:textId="77777777" w:rsidR="002F219F" w:rsidRPr="002F219F" w:rsidRDefault="002F219F" w:rsidP="002F219F">
            <w:pPr>
              <w:pStyle w:val="TAL"/>
            </w:pPr>
            <w:r w:rsidRPr="002F219F">
              <w:t>UT array orientation</w:t>
            </w:r>
          </w:p>
        </w:tc>
        <w:tc>
          <w:tcPr>
            <w:tcW w:w="5476" w:type="dxa"/>
            <w:vAlign w:val="center"/>
          </w:tcPr>
          <w:p w14:paraId="11E01460" w14:textId="77777777" w:rsidR="002F219F" w:rsidRPr="002F219F" w:rsidRDefault="002F219F" w:rsidP="002F219F">
            <w:pPr>
              <w:pStyle w:val="TAL"/>
            </w:pPr>
            <w:r w:rsidRPr="002F219F">
              <w:t>uniformly distributed on [0,360] degree</w:t>
            </w:r>
          </w:p>
        </w:tc>
      </w:tr>
      <w:tr w:rsidR="002F219F" w:rsidRPr="002F219F" w14:paraId="52FEAE1F" w14:textId="77777777" w:rsidTr="0096501D">
        <w:trPr>
          <w:trHeight w:val="287"/>
          <w:jc w:val="center"/>
        </w:trPr>
        <w:tc>
          <w:tcPr>
            <w:tcW w:w="4100" w:type="dxa"/>
            <w:vAlign w:val="center"/>
          </w:tcPr>
          <w:p w14:paraId="5BF4AB5C" w14:textId="77777777" w:rsidR="002F219F" w:rsidRPr="002F219F" w:rsidRDefault="002F219F" w:rsidP="002F219F">
            <w:pPr>
              <w:pStyle w:val="TAL"/>
            </w:pPr>
            <w:r w:rsidRPr="002F219F">
              <w:t>UE receiver noise figure</w:t>
            </w:r>
          </w:p>
        </w:tc>
        <w:tc>
          <w:tcPr>
            <w:tcW w:w="5476" w:type="dxa"/>
            <w:vAlign w:val="center"/>
          </w:tcPr>
          <w:p w14:paraId="545EC6D5" w14:textId="77777777" w:rsidR="002F219F" w:rsidRPr="002F219F" w:rsidRDefault="002F219F" w:rsidP="002F219F">
            <w:pPr>
              <w:pStyle w:val="TAL"/>
            </w:pPr>
            <w:r w:rsidRPr="002F219F">
              <w:t>9dB</w:t>
            </w:r>
          </w:p>
        </w:tc>
      </w:tr>
      <w:tr w:rsidR="002F219F" w:rsidRPr="002F219F" w14:paraId="680D2DE7" w14:textId="77777777" w:rsidTr="0096501D">
        <w:trPr>
          <w:trHeight w:val="421"/>
          <w:jc w:val="center"/>
        </w:trPr>
        <w:tc>
          <w:tcPr>
            <w:tcW w:w="4100" w:type="dxa"/>
            <w:vAlign w:val="center"/>
          </w:tcPr>
          <w:p w14:paraId="0F6AC5D0" w14:textId="77777777" w:rsidR="002F219F" w:rsidRPr="002F219F" w:rsidRDefault="002F219F" w:rsidP="002F219F">
            <w:pPr>
              <w:pStyle w:val="TAL"/>
            </w:pPr>
            <w:r w:rsidRPr="002F219F">
              <w:t>UE distribution and antenna height</w:t>
            </w:r>
          </w:p>
        </w:tc>
        <w:tc>
          <w:tcPr>
            <w:tcW w:w="5476" w:type="dxa"/>
            <w:vAlign w:val="center"/>
          </w:tcPr>
          <w:p w14:paraId="0E337B48" w14:textId="77777777" w:rsidR="002F219F" w:rsidRPr="002F219F" w:rsidRDefault="002F219F" w:rsidP="002F219F">
            <w:pPr>
              <w:pStyle w:val="TAL"/>
            </w:pPr>
            <w:r w:rsidRPr="002F219F">
              <w:t>Follow the evaluation assumptions</w:t>
            </w:r>
          </w:p>
        </w:tc>
      </w:tr>
      <w:tr w:rsidR="002F219F" w:rsidRPr="002F219F" w14:paraId="42E4FE36" w14:textId="77777777" w:rsidTr="0096501D">
        <w:trPr>
          <w:trHeight w:val="287"/>
          <w:jc w:val="center"/>
        </w:trPr>
        <w:tc>
          <w:tcPr>
            <w:tcW w:w="4100" w:type="dxa"/>
            <w:vAlign w:val="center"/>
          </w:tcPr>
          <w:p w14:paraId="5CA6F253" w14:textId="77777777" w:rsidR="002F219F" w:rsidRPr="002F219F" w:rsidRDefault="002F219F" w:rsidP="002F219F">
            <w:pPr>
              <w:pStyle w:val="TAL"/>
            </w:pPr>
            <w:r w:rsidRPr="002F219F">
              <w:t>Handover margin</w:t>
            </w:r>
          </w:p>
        </w:tc>
        <w:tc>
          <w:tcPr>
            <w:tcW w:w="5476" w:type="dxa"/>
            <w:vAlign w:val="center"/>
          </w:tcPr>
          <w:p w14:paraId="0BAB3A37" w14:textId="77777777" w:rsidR="002F219F" w:rsidRPr="002F219F" w:rsidRDefault="002F219F" w:rsidP="002F219F">
            <w:pPr>
              <w:pStyle w:val="TAL"/>
            </w:pPr>
            <w:r w:rsidRPr="002F219F">
              <w:t>0dB</w:t>
            </w:r>
          </w:p>
        </w:tc>
      </w:tr>
      <w:tr w:rsidR="002F219F" w:rsidRPr="002F219F" w14:paraId="7DEAC6B0" w14:textId="77777777" w:rsidTr="0096501D">
        <w:trPr>
          <w:trHeight w:val="287"/>
          <w:jc w:val="center"/>
        </w:trPr>
        <w:tc>
          <w:tcPr>
            <w:tcW w:w="4100" w:type="dxa"/>
            <w:vAlign w:val="center"/>
          </w:tcPr>
          <w:p w14:paraId="65F93A3A" w14:textId="77777777" w:rsidR="002F219F" w:rsidRPr="002F219F" w:rsidRDefault="002F219F" w:rsidP="002F219F">
            <w:pPr>
              <w:pStyle w:val="TAL"/>
            </w:pPr>
            <w:r w:rsidRPr="002F219F">
              <w:t>Wrapping method</w:t>
            </w:r>
          </w:p>
        </w:tc>
        <w:tc>
          <w:tcPr>
            <w:tcW w:w="5476" w:type="dxa"/>
            <w:vAlign w:val="center"/>
          </w:tcPr>
          <w:p w14:paraId="253BB065" w14:textId="77777777" w:rsidR="002F219F" w:rsidRPr="002F219F" w:rsidRDefault="002F219F" w:rsidP="002F219F">
            <w:pPr>
              <w:pStyle w:val="TAL"/>
            </w:pPr>
            <w:r w:rsidRPr="002F219F">
              <w:rPr>
                <w:rFonts w:hint="eastAsia"/>
              </w:rPr>
              <w:t>G</w:t>
            </w:r>
            <w:r w:rsidRPr="002F219F">
              <w:t>eographical distance based wrapping</w:t>
            </w:r>
          </w:p>
        </w:tc>
      </w:tr>
      <w:tr w:rsidR="002F219F" w:rsidRPr="002F219F" w14:paraId="271EC3BB" w14:textId="77777777" w:rsidTr="0096501D">
        <w:trPr>
          <w:trHeight w:val="576"/>
          <w:jc w:val="center"/>
        </w:trPr>
        <w:tc>
          <w:tcPr>
            <w:tcW w:w="4100" w:type="dxa"/>
            <w:vAlign w:val="center"/>
          </w:tcPr>
          <w:p w14:paraId="32D55064" w14:textId="77777777" w:rsidR="002F219F" w:rsidRPr="002F219F" w:rsidRDefault="002F219F" w:rsidP="002F219F">
            <w:pPr>
              <w:pStyle w:val="TAL"/>
            </w:pPr>
            <w:r w:rsidRPr="002F219F">
              <w:t>UE attachment</w:t>
            </w:r>
          </w:p>
        </w:tc>
        <w:tc>
          <w:tcPr>
            <w:tcW w:w="5476" w:type="dxa"/>
            <w:vAlign w:val="center"/>
          </w:tcPr>
          <w:p w14:paraId="3C79C8F2" w14:textId="77777777" w:rsidR="002F219F" w:rsidRPr="002F219F" w:rsidRDefault="002F219F" w:rsidP="002F219F">
            <w:pPr>
              <w:pStyle w:val="TAL"/>
            </w:pPr>
            <w:r w:rsidRPr="002F219F">
              <w:t>Based on RSRP</w:t>
            </w:r>
          </w:p>
        </w:tc>
      </w:tr>
    </w:tbl>
    <w:p w14:paraId="6247B246" w14:textId="77777777" w:rsidR="002F219F" w:rsidRPr="002F219F" w:rsidRDefault="002F219F" w:rsidP="002F219F">
      <w:pPr>
        <w:ind w:left="720" w:hanging="720"/>
        <w:rPr>
          <w:b/>
          <w:lang w:eastAsia="x-none"/>
        </w:rPr>
      </w:pPr>
    </w:p>
    <w:p w14:paraId="738F235C" w14:textId="77777777" w:rsidR="002F219F" w:rsidRPr="002F219F" w:rsidRDefault="002F219F" w:rsidP="002F219F">
      <w:pPr>
        <w:ind w:left="720" w:hanging="720"/>
        <w:rPr>
          <w:szCs w:val="20"/>
          <w:lang w:eastAsia="x-none"/>
        </w:rPr>
      </w:pPr>
      <w:r w:rsidRPr="002F219F">
        <w:rPr>
          <w:szCs w:val="20"/>
          <w:highlight w:val="green"/>
          <w:lang w:eastAsia="x-none"/>
        </w:rPr>
        <w:t>Agreements</w:t>
      </w:r>
      <w:r w:rsidRPr="002F219F">
        <w:rPr>
          <w:szCs w:val="20"/>
          <w:lang w:eastAsia="x-none"/>
        </w:rPr>
        <w:t>:</w:t>
      </w:r>
    </w:p>
    <w:p w14:paraId="554C6AE5" w14:textId="77777777" w:rsidR="002F219F" w:rsidRPr="002F219F" w:rsidRDefault="002F219F" w:rsidP="008E772F">
      <w:pPr>
        <w:pStyle w:val="ListParagraph"/>
        <w:numPr>
          <w:ilvl w:val="0"/>
          <w:numId w:val="178"/>
        </w:numPr>
      </w:pPr>
      <w:r w:rsidRPr="002F219F">
        <w:t>The target higher layer system PDR to be used to evaluate the supported system capability in terms of high layer system PAR for mMTC or eMBB scenarios is 1%</w:t>
      </w:r>
    </w:p>
    <w:p w14:paraId="6FADB160" w14:textId="77777777" w:rsidR="002F219F" w:rsidRPr="002F219F" w:rsidRDefault="002F219F" w:rsidP="008E772F">
      <w:pPr>
        <w:pStyle w:val="ListParagraph"/>
        <w:numPr>
          <w:ilvl w:val="0"/>
          <w:numId w:val="178"/>
        </w:numPr>
      </w:pPr>
      <w:r w:rsidRPr="002F219F">
        <w:t>The target percentage of users satisfying reliability and latency requirements to be used to evaluate the supported system capability in terms per UE PAR for URLLC scenario is</w:t>
      </w:r>
      <w:r w:rsidRPr="002F219F">
        <w:rPr>
          <w:rFonts w:hint="eastAsia"/>
        </w:rPr>
        <w:t xml:space="preserve"> </w:t>
      </w:r>
      <w:r w:rsidRPr="002F219F">
        <w:t>95%</w:t>
      </w:r>
    </w:p>
    <w:p w14:paraId="757A9613" w14:textId="77777777" w:rsidR="002F219F" w:rsidRPr="002F219F" w:rsidRDefault="002F219F" w:rsidP="002F219F">
      <w:pPr>
        <w:ind w:left="720" w:hanging="720"/>
        <w:rPr>
          <w:lang w:eastAsia="x-none"/>
        </w:rPr>
      </w:pPr>
    </w:p>
    <w:p w14:paraId="7ADC4DCF" w14:textId="77777777" w:rsidR="002F219F" w:rsidRPr="002F219F" w:rsidRDefault="002F219F" w:rsidP="002F219F">
      <w:pPr>
        <w:ind w:left="720" w:hanging="720"/>
        <w:rPr>
          <w:szCs w:val="20"/>
          <w:lang w:eastAsia="x-none"/>
        </w:rPr>
      </w:pPr>
      <w:r w:rsidRPr="002F219F">
        <w:rPr>
          <w:szCs w:val="20"/>
          <w:highlight w:val="green"/>
          <w:lang w:eastAsia="x-none"/>
        </w:rPr>
        <w:t>Agreements</w:t>
      </w:r>
      <w:r w:rsidRPr="002F219F">
        <w:rPr>
          <w:szCs w:val="20"/>
          <w:lang w:eastAsia="x-none"/>
        </w:rPr>
        <w:t>:</w:t>
      </w:r>
    </w:p>
    <w:p w14:paraId="70A20897" w14:textId="77777777" w:rsidR="002F219F" w:rsidRPr="00A03048" w:rsidRDefault="002F219F" w:rsidP="008E772F">
      <w:pPr>
        <w:pStyle w:val="ListParagraph"/>
        <w:numPr>
          <w:ilvl w:val="0"/>
          <w:numId w:val="178"/>
        </w:numPr>
        <w:rPr>
          <w:rFonts w:eastAsia="MS Gothic"/>
        </w:rPr>
      </w:pPr>
      <w:r w:rsidRPr="002F219F">
        <w:t>At least for eMBB, companies are encouraged to report the distribution of PDCCH RB utilization (including PDCCH outage) in each slot at each gNB, which can be used for representing the signalling overhead for grants.</w:t>
      </w:r>
    </w:p>
    <w:p w14:paraId="13307594" w14:textId="77777777" w:rsidR="002F219F" w:rsidRPr="00A03048" w:rsidRDefault="002F219F" w:rsidP="008E772F">
      <w:pPr>
        <w:pStyle w:val="ListParagraph"/>
        <w:numPr>
          <w:ilvl w:val="1"/>
          <w:numId w:val="178"/>
        </w:numPr>
        <w:rPr>
          <w:rFonts w:eastAsia="MS Gothic"/>
        </w:rPr>
      </w:pPr>
      <w:r w:rsidRPr="00A03048">
        <w:t>If used, companies report the system bandwidth and the scheduling mechanism used in simulation.</w:t>
      </w:r>
    </w:p>
    <w:p w14:paraId="451B77D2" w14:textId="77777777" w:rsidR="002F219F" w:rsidRPr="00A03048" w:rsidRDefault="002F219F" w:rsidP="008E772F">
      <w:pPr>
        <w:pStyle w:val="ListParagraph"/>
        <w:numPr>
          <w:ilvl w:val="2"/>
          <w:numId w:val="178"/>
        </w:numPr>
        <w:rPr>
          <w:rFonts w:eastAsia="MS Gothic"/>
        </w:rPr>
      </w:pPr>
      <w:r w:rsidRPr="00A03048">
        <w:rPr>
          <w:rFonts w:eastAsia="MS Gothic" w:hint="eastAsia"/>
        </w:rPr>
        <w:t>T</w:t>
      </w:r>
      <w:r w:rsidRPr="00A03048">
        <w:rPr>
          <w:rFonts w:eastAsia="MS Gothic"/>
        </w:rPr>
        <w:t>he simulation should contain both DL and UL transmissions.</w:t>
      </w:r>
    </w:p>
    <w:p w14:paraId="49D090F3" w14:textId="77777777" w:rsidR="002F219F" w:rsidRPr="002F219F" w:rsidRDefault="002F219F" w:rsidP="002F219F">
      <w:pPr>
        <w:ind w:left="720" w:hanging="720"/>
        <w:rPr>
          <w:lang w:eastAsia="x-none"/>
        </w:rPr>
      </w:pPr>
    </w:p>
    <w:p w14:paraId="61559610" w14:textId="77777777" w:rsidR="002F219F" w:rsidRPr="002F219F" w:rsidRDefault="002F219F" w:rsidP="002F219F">
      <w:pPr>
        <w:ind w:left="720" w:hanging="720"/>
        <w:rPr>
          <w:highlight w:val="cyan"/>
        </w:rPr>
      </w:pPr>
      <w:r w:rsidRPr="002F219F">
        <w:rPr>
          <w:highlight w:val="cyan"/>
        </w:rPr>
        <w:t>Email discussion on SLS calibration and templates for collecting the SLS evaluation results, by 09/07 – Li (ZTE)</w:t>
      </w:r>
    </w:p>
    <w:p w14:paraId="2B6AD136" w14:textId="77777777" w:rsidR="002F219F" w:rsidRPr="002F219F" w:rsidRDefault="002F219F" w:rsidP="002F219F">
      <w:pPr>
        <w:ind w:left="720" w:hanging="720"/>
        <w:rPr>
          <w:lang w:eastAsia="x-none"/>
        </w:rPr>
      </w:pPr>
    </w:p>
    <w:p w14:paraId="72A1BCF6" w14:textId="46FE921D" w:rsidR="002F219F" w:rsidRPr="00615D0A" w:rsidRDefault="00615D0A" w:rsidP="005003D7">
      <w:pPr>
        <w:ind w:left="720" w:hanging="720"/>
        <w:rPr>
          <w:b/>
        </w:rPr>
      </w:pPr>
      <w:r w:rsidRPr="00615D0A">
        <w:rPr>
          <w:b/>
        </w:rPr>
        <w:t>Friday session</w:t>
      </w:r>
    </w:p>
    <w:p w14:paraId="5AB196A7" w14:textId="77777777" w:rsidR="00B349AB" w:rsidRDefault="00B349AB" w:rsidP="00615D0A">
      <w:pPr>
        <w:ind w:left="720" w:hanging="720"/>
        <w:rPr>
          <w:b/>
          <w:lang w:eastAsia="x-none"/>
        </w:rPr>
      </w:pPr>
      <w:r w:rsidRPr="00B349AB">
        <w:rPr>
          <w:b/>
          <w:lang w:eastAsia="x-none"/>
        </w:rPr>
        <w:t>R1-1809975</w:t>
      </w:r>
      <w:r w:rsidRPr="00B349AB">
        <w:rPr>
          <w:b/>
          <w:lang w:eastAsia="x-none"/>
        </w:rPr>
        <w:tab/>
        <w:t>Updated offline summary of performance evaluations for NOMA</w:t>
      </w:r>
      <w:r w:rsidRPr="00B349AB">
        <w:rPr>
          <w:b/>
          <w:lang w:eastAsia="x-none"/>
        </w:rPr>
        <w:tab/>
        <w:t>ZTE</w:t>
      </w:r>
    </w:p>
    <w:p w14:paraId="7418AF88" w14:textId="5EF0E5ED" w:rsidR="00615D0A" w:rsidRDefault="00615D0A" w:rsidP="00615D0A">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25BE46BD" w14:textId="77777777" w:rsidR="00615D0A" w:rsidRPr="00615D0A" w:rsidRDefault="00615D0A" w:rsidP="00615D0A">
      <w:pPr>
        <w:ind w:left="720" w:hanging="720"/>
        <w:rPr>
          <w:b/>
          <w:lang w:eastAsia="x-none"/>
        </w:rPr>
      </w:pPr>
    </w:p>
    <w:p w14:paraId="42F81A7A" w14:textId="77777777" w:rsidR="00615D0A" w:rsidRPr="00615D0A" w:rsidRDefault="00615D0A" w:rsidP="00615D0A">
      <w:pPr>
        <w:ind w:left="720" w:hanging="720"/>
        <w:rPr>
          <w:szCs w:val="20"/>
          <w:highlight w:val="green"/>
          <w:lang w:eastAsia="x-none"/>
        </w:rPr>
      </w:pPr>
      <w:r w:rsidRPr="00615D0A">
        <w:rPr>
          <w:szCs w:val="20"/>
          <w:highlight w:val="green"/>
          <w:lang w:eastAsia="x-none"/>
        </w:rPr>
        <w:t>Agreements</w:t>
      </w:r>
    </w:p>
    <w:p w14:paraId="431C9608" w14:textId="77777777" w:rsidR="00615D0A" w:rsidRPr="00615D0A" w:rsidRDefault="00615D0A" w:rsidP="008E772F">
      <w:pPr>
        <w:pStyle w:val="ListParagraph"/>
        <w:numPr>
          <w:ilvl w:val="0"/>
          <w:numId w:val="178"/>
        </w:numPr>
      </w:pPr>
      <w:r w:rsidRPr="00615D0A">
        <w:t>For performance metric of Sum throughput v.s. SNR at given BLER level, for a given pair of {per UE SE, # of UEs}</w:t>
      </w:r>
    </w:p>
    <w:p w14:paraId="3AB49755" w14:textId="77777777" w:rsidR="00615D0A" w:rsidRPr="00615D0A" w:rsidRDefault="00615D0A" w:rsidP="008E772F">
      <w:pPr>
        <w:pStyle w:val="ListParagraph"/>
        <w:numPr>
          <w:ilvl w:val="1"/>
          <w:numId w:val="178"/>
        </w:numPr>
      </w:pPr>
      <w:r w:rsidRPr="00615D0A">
        <w:t>Same TBS is assumed for each curve</w:t>
      </w:r>
    </w:p>
    <w:p w14:paraId="3D1E7D55" w14:textId="77777777" w:rsidR="00615D0A" w:rsidRPr="00615D0A" w:rsidRDefault="00615D0A" w:rsidP="008E772F">
      <w:pPr>
        <w:pStyle w:val="ListParagraph"/>
        <w:numPr>
          <w:ilvl w:val="1"/>
          <w:numId w:val="178"/>
        </w:numPr>
      </w:pPr>
      <w:r w:rsidRPr="00615D0A">
        <w:t>Total SNR is used</w:t>
      </w:r>
    </w:p>
    <w:p w14:paraId="55BAFD78" w14:textId="77777777" w:rsidR="00615D0A" w:rsidRPr="00615D0A" w:rsidRDefault="00615D0A" w:rsidP="008E772F">
      <w:pPr>
        <w:pStyle w:val="ListParagraph"/>
        <w:numPr>
          <w:ilvl w:val="2"/>
          <w:numId w:val="178"/>
        </w:numPr>
      </w:pPr>
      <w:r w:rsidRPr="00615D0A">
        <w:t>Total SNR is simplified as sum of average SNR conducted in dB, i.e. x+10*log10(N) (dB), where N is the number of UEs.</w:t>
      </w:r>
    </w:p>
    <w:p w14:paraId="019ACB66" w14:textId="3149D49B" w:rsidR="00615D0A" w:rsidRPr="00615D0A" w:rsidRDefault="00615D0A" w:rsidP="00615D0A">
      <w:pPr>
        <w:ind w:left="720" w:hanging="720"/>
        <w:rPr>
          <w:lang w:eastAsia="x-none"/>
        </w:rPr>
      </w:pPr>
      <w:r>
        <w:rPr>
          <w:highlight w:val="green"/>
          <w:lang w:eastAsia="x-none"/>
        </w:rPr>
        <w:t>Agreement</w:t>
      </w:r>
      <w:r w:rsidRPr="00615D0A">
        <w:rPr>
          <w:lang w:eastAsia="x-none"/>
        </w:rPr>
        <w:t>:</w:t>
      </w:r>
    </w:p>
    <w:p w14:paraId="2A79C3A0" w14:textId="77777777" w:rsidR="00615D0A" w:rsidRPr="00615D0A" w:rsidRDefault="00615D0A" w:rsidP="008E772F">
      <w:pPr>
        <w:pStyle w:val="ListParagraph"/>
        <w:numPr>
          <w:ilvl w:val="0"/>
          <w:numId w:val="178"/>
        </w:numPr>
        <w:rPr>
          <w:b/>
          <w:i/>
          <w:u w:val="single"/>
        </w:rPr>
      </w:pPr>
      <w:r w:rsidRPr="00615D0A">
        <w:t xml:space="preserve">Confirm frequency offset for 4GHz carrier frequency as </w:t>
      </w:r>
    </w:p>
    <w:p w14:paraId="1C52941D" w14:textId="77777777" w:rsidR="00615D0A" w:rsidRPr="00615D0A" w:rsidRDefault="00615D0A" w:rsidP="008E772F">
      <w:pPr>
        <w:pStyle w:val="ListParagraph"/>
        <w:numPr>
          <w:ilvl w:val="1"/>
          <w:numId w:val="178"/>
        </w:numPr>
        <w:rPr>
          <w:b/>
          <w:i/>
          <w:u w:val="single"/>
        </w:rPr>
      </w:pPr>
      <w:r w:rsidRPr="00615D0A">
        <w:t>uniform distribution between -140 and 140 Hz</w:t>
      </w:r>
    </w:p>
    <w:p w14:paraId="2708EA5A" w14:textId="77777777" w:rsidR="00615D0A" w:rsidRPr="00615D0A" w:rsidRDefault="00615D0A" w:rsidP="00615D0A">
      <w:pPr>
        <w:ind w:left="720" w:hanging="720"/>
        <w:rPr>
          <w:lang w:eastAsia="x-none"/>
        </w:rPr>
      </w:pPr>
      <w:r w:rsidRPr="00615D0A">
        <w:rPr>
          <w:highlight w:val="green"/>
          <w:lang w:eastAsia="x-none"/>
        </w:rPr>
        <w:t>Agreements</w:t>
      </w:r>
      <w:r w:rsidRPr="00615D0A">
        <w:rPr>
          <w:lang w:eastAsia="x-none"/>
        </w:rPr>
        <w:t>:</w:t>
      </w:r>
    </w:p>
    <w:p w14:paraId="1C13374E" w14:textId="77777777" w:rsidR="00615D0A" w:rsidRPr="00615D0A" w:rsidRDefault="00615D0A" w:rsidP="008E772F">
      <w:pPr>
        <w:numPr>
          <w:ilvl w:val="0"/>
          <w:numId w:val="177"/>
        </w:numPr>
      </w:pPr>
      <w:r w:rsidRPr="00615D0A">
        <w:t>For non-zero timing offset (for  asynchronous)</w:t>
      </w:r>
    </w:p>
    <w:p w14:paraId="283D7ACD" w14:textId="77777777" w:rsidR="00615D0A" w:rsidRPr="00615D0A" w:rsidRDefault="00615D0A" w:rsidP="008E772F">
      <w:pPr>
        <w:numPr>
          <w:ilvl w:val="1"/>
          <w:numId w:val="177"/>
        </w:numPr>
      </w:pPr>
      <w:r w:rsidRPr="00615D0A">
        <w:t xml:space="preserve">For all UEs in Case 1 or all UEs in Case 2, TO values for each UE for each transmission are i.i.d from uniform distribution [0, y], and independent between UEs. </w:t>
      </w:r>
    </w:p>
    <w:p w14:paraId="599CC2EE" w14:textId="77777777" w:rsidR="00615D0A" w:rsidRPr="00615D0A" w:rsidRDefault="00615D0A" w:rsidP="008E772F">
      <w:pPr>
        <w:numPr>
          <w:ilvl w:val="1"/>
          <w:numId w:val="177"/>
        </w:numPr>
      </w:pPr>
      <w:r w:rsidRPr="00615D0A">
        <w:t>For mixed sync and async, X% of UEs with zero TO and (100–X)% with non-zero TO.</w:t>
      </w:r>
    </w:p>
    <w:p w14:paraId="6DEF0C59" w14:textId="77777777" w:rsidR="00615D0A" w:rsidRPr="00615D0A" w:rsidRDefault="00615D0A" w:rsidP="008E772F">
      <w:pPr>
        <w:numPr>
          <w:ilvl w:val="2"/>
          <w:numId w:val="177"/>
        </w:numPr>
      </w:pPr>
      <w:r w:rsidRPr="00615D0A">
        <w:t>X = 80</w:t>
      </w:r>
    </w:p>
    <w:p w14:paraId="06B99970" w14:textId="77777777" w:rsidR="00615D0A" w:rsidRPr="00615D0A" w:rsidRDefault="00615D0A" w:rsidP="008E772F">
      <w:pPr>
        <w:numPr>
          <w:ilvl w:val="2"/>
          <w:numId w:val="177"/>
        </w:numPr>
      </w:pPr>
      <w:r w:rsidRPr="00615D0A">
        <w:lastRenderedPageBreak/>
        <w:t>Other values are not precluded</w:t>
      </w:r>
    </w:p>
    <w:p w14:paraId="19400EC5" w14:textId="77777777" w:rsidR="00615D0A" w:rsidRPr="00615D0A" w:rsidRDefault="00615D0A" w:rsidP="008E772F">
      <w:pPr>
        <w:numPr>
          <w:ilvl w:val="1"/>
          <w:numId w:val="177"/>
        </w:numPr>
      </w:pPr>
      <w:r w:rsidRPr="00615D0A">
        <w:t>Note</w:t>
      </w:r>
      <w:r w:rsidRPr="00615D0A">
        <w:rPr>
          <w:rFonts w:hint="eastAsia"/>
        </w:rPr>
        <w:t xml:space="preserve">: Companies </w:t>
      </w:r>
      <w:r w:rsidRPr="00615D0A">
        <w:t xml:space="preserve">should </w:t>
      </w:r>
      <w:r w:rsidRPr="00615D0A">
        <w:rPr>
          <w:rFonts w:hint="eastAsia"/>
        </w:rPr>
        <w:t xml:space="preserve">provide the </w:t>
      </w:r>
      <w:r w:rsidRPr="00615D0A">
        <w:t xml:space="preserve">details of receiver structure and TO </w:t>
      </w:r>
      <w:r w:rsidRPr="00615D0A">
        <w:rPr>
          <w:rFonts w:hint="eastAsia"/>
        </w:rPr>
        <w:t>estimation.</w:t>
      </w:r>
      <w:r w:rsidRPr="00615D0A">
        <w:t xml:space="preserve"> </w:t>
      </w:r>
    </w:p>
    <w:p w14:paraId="49834E11" w14:textId="77777777" w:rsidR="00615D0A" w:rsidRPr="00615D0A" w:rsidRDefault="00615D0A" w:rsidP="00615D0A">
      <w:pPr>
        <w:ind w:left="720" w:hanging="720"/>
        <w:rPr>
          <w:lang w:eastAsia="x-none"/>
        </w:rPr>
      </w:pPr>
    </w:p>
    <w:p w14:paraId="4D56CC59" w14:textId="77777777" w:rsidR="00615D0A" w:rsidRPr="00615D0A" w:rsidRDefault="00615D0A" w:rsidP="00615D0A">
      <w:pPr>
        <w:ind w:left="720" w:hanging="720"/>
        <w:rPr>
          <w:lang w:eastAsia="x-none"/>
        </w:rPr>
      </w:pPr>
      <w:r w:rsidRPr="00615D0A">
        <w:rPr>
          <w:highlight w:val="green"/>
          <w:lang w:eastAsia="x-none"/>
        </w:rPr>
        <w:t>Agreements</w:t>
      </w:r>
      <w:r w:rsidRPr="00615D0A">
        <w:rPr>
          <w:lang w:eastAsia="x-none"/>
        </w:rPr>
        <w:t>:</w:t>
      </w:r>
    </w:p>
    <w:p w14:paraId="15EA5AEF" w14:textId="77777777" w:rsidR="00615D0A" w:rsidRPr="00615D0A" w:rsidRDefault="00615D0A" w:rsidP="008E772F">
      <w:pPr>
        <w:numPr>
          <w:ilvl w:val="0"/>
          <w:numId w:val="177"/>
        </w:numPr>
      </w:pPr>
      <w:r w:rsidRPr="00615D0A">
        <w:rPr>
          <w:rFonts w:hint="eastAsia"/>
        </w:rPr>
        <w:t>The packet size for NOMA evaluations in eMBB scenario</w:t>
      </w:r>
    </w:p>
    <w:p w14:paraId="5AAF4C2D" w14:textId="77777777" w:rsidR="00615D0A" w:rsidRPr="00615D0A" w:rsidRDefault="00615D0A" w:rsidP="008E772F">
      <w:pPr>
        <w:numPr>
          <w:ilvl w:val="1"/>
          <w:numId w:val="177"/>
        </w:numPr>
      </w:pPr>
      <w:r w:rsidRPr="00615D0A">
        <w:rPr>
          <w:rFonts w:hint="eastAsia"/>
        </w:rPr>
        <w:t xml:space="preserve">50~600 bytes Pareto distribution, with shaping parameter alpha </w:t>
      </w:r>
      <w:r w:rsidRPr="00615D0A">
        <w:t xml:space="preserve">= </w:t>
      </w:r>
      <w:r w:rsidRPr="00615D0A">
        <w:rPr>
          <w:rFonts w:hint="eastAsia"/>
        </w:rPr>
        <w:t>1.5</w:t>
      </w:r>
    </w:p>
    <w:p w14:paraId="120A53E2" w14:textId="77777777" w:rsidR="00615D0A" w:rsidRPr="00615D0A" w:rsidRDefault="00615D0A" w:rsidP="008E772F">
      <w:pPr>
        <w:numPr>
          <w:ilvl w:val="0"/>
          <w:numId w:val="177"/>
        </w:numPr>
      </w:pPr>
      <w:r w:rsidRPr="00615D0A">
        <w:t xml:space="preserve">Clarification of ‘‘8 dBi, including 3dB cable loss” for both system-level evaluation and calibration as </w:t>
      </w:r>
    </w:p>
    <w:p w14:paraId="3140D068" w14:textId="77777777" w:rsidR="00615D0A" w:rsidRPr="00615D0A" w:rsidRDefault="00615D0A" w:rsidP="008E772F">
      <w:pPr>
        <w:numPr>
          <w:ilvl w:val="1"/>
          <w:numId w:val="177"/>
        </w:numPr>
      </w:pPr>
      <w:r w:rsidRPr="00615D0A">
        <w:t>8dBi, 0dB cable loss</w:t>
      </w:r>
    </w:p>
    <w:p w14:paraId="1E87EE50" w14:textId="77777777" w:rsidR="00615D0A" w:rsidRPr="00615D0A" w:rsidRDefault="00615D0A" w:rsidP="008E772F">
      <w:pPr>
        <w:numPr>
          <w:ilvl w:val="0"/>
          <w:numId w:val="177"/>
        </w:numPr>
      </w:pPr>
      <w:r w:rsidRPr="00615D0A">
        <w:t>In the case of packet segmentation, use 5 bytes packet segmentation overhead for each TB in the SLS evaluation of the NoMA schemes.</w:t>
      </w:r>
    </w:p>
    <w:p w14:paraId="5FCE464E" w14:textId="77777777" w:rsidR="00615D0A" w:rsidRPr="00615D0A" w:rsidRDefault="00615D0A" w:rsidP="008E772F">
      <w:pPr>
        <w:numPr>
          <w:ilvl w:val="1"/>
          <w:numId w:val="177"/>
        </w:numPr>
      </w:pPr>
      <w:r w:rsidRPr="00615D0A">
        <w:t>Company report the details of packet segmentation</w:t>
      </w:r>
    </w:p>
    <w:p w14:paraId="076C16F9" w14:textId="77777777" w:rsidR="00615D0A" w:rsidRPr="00615D0A" w:rsidRDefault="00615D0A" w:rsidP="00615D0A">
      <w:pPr>
        <w:ind w:left="720" w:hanging="720"/>
        <w:rPr>
          <w:lang w:eastAsia="x-none"/>
        </w:rPr>
      </w:pPr>
    </w:p>
    <w:p w14:paraId="2F384584" w14:textId="77777777" w:rsidR="00615D0A" w:rsidRDefault="00615D0A" w:rsidP="005003D7">
      <w:pPr>
        <w:ind w:left="720" w:hanging="720"/>
      </w:pPr>
    </w:p>
    <w:p w14:paraId="572A896E" w14:textId="495678C4" w:rsidR="00E303AE" w:rsidRPr="00E303AE" w:rsidRDefault="007C4FCA" w:rsidP="00E303AE">
      <w:pPr>
        <w:ind w:left="720" w:hanging="720"/>
        <w:rPr>
          <w:lang w:eastAsia="x-none"/>
        </w:rPr>
      </w:pPr>
      <w:r>
        <w:rPr>
          <w:lang w:eastAsia="x-none"/>
        </w:rPr>
        <w:t>R1-1809754</w:t>
      </w:r>
      <w:r>
        <w:rPr>
          <w:lang w:eastAsia="x-none"/>
        </w:rPr>
        <w:tab/>
        <w:t>Further discussion on NoMA evaluations</w:t>
      </w:r>
      <w:r>
        <w:rPr>
          <w:lang w:eastAsia="x-none"/>
        </w:rPr>
        <w:tab/>
        <w:t>Huawei, HiSilicon</w:t>
      </w:r>
      <w:r>
        <w:rPr>
          <w:lang w:eastAsia="x-none"/>
        </w:rPr>
        <w:tab/>
        <w:t xml:space="preserve">(rev of </w:t>
      </w:r>
      <w:hyperlink r:id="rId1588" w:history="1">
        <w:r w:rsidR="00D93AE1">
          <w:rPr>
            <w:rStyle w:val="Hyperlink"/>
            <w:lang w:eastAsia="x-none"/>
          </w:rPr>
          <w:t>R1-1808052</w:t>
        </w:r>
      </w:hyperlink>
      <w:r>
        <w:rPr>
          <w:lang w:eastAsia="x-none"/>
        </w:rPr>
        <w:t>)</w:t>
      </w:r>
    </w:p>
    <w:p w14:paraId="15E714CF" w14:textId="42ACEC35" w:rsidR="00E303AE" w:rsidRPr="00E303AE" w:rsidRDefault="001B7BF2" w:rsidP="00E303AE">
      <w:pPr>
        <w:ind w:left="720" w:hanging="720"/>
        <w:rPr>
          <w:lang w:eastAsia="x-none"/>
        </w:rPr>
      </w:pPr>
      <w:hyperlink r:id="rId1589" w:history="1">
        <w:r w:rsidR="00D93AE1">
          <w:rPr>
            <w:rStyle w:val="Hyperlink"/>
            <w:lang w:eastAsia="x-none"/>
          </w:rPr>
          <w:t>R1-1808154</w:t>
        </w:r>
      </w:hyperlink>
      <w:r w:rsidR="00E303AE" w:rsidRPr="00E303AE">
        <w:rPr>
          <w:lang w:eastAsia="x-none"/>
        </w:rPr>
        <w:tab/>
        <w:t>Prelimenary system-level simulation results for NOMA</w:t>
      </w:r>
      <w:r w:rsidR="00E303AE" w:rsidRPr="00E303AE">
        <w:rPr>
          <w:lang w:eastAsia="x-none"/>
        </w:rPr>
        <w:tab/>
        <w:t>ZTE</w:t>
      </w:r>
    </w:p>
    <w:p w14:paraId="7BBED961" w14:textId="2070CF05" w:rsidR="00E303AE" w:rsidRPr="00E303AE" w:rsidRDefault="001B7BF2" w:rsidP="00E303AE">
      <w:pPr>
        <w:ind w:left="720" w:hanging="720"/>
        <w:rPr>
          <w:lang w:eastAsia="x-none"/>
        </w:rPr>
      </w:pPr>
      <w:hyperlink r:id="rId1590" w:history="1">
        <w:r w:rsidR="00D93AE1">
          <w:rPr>
            <w:rStyle w:val="Hyperlink"/>
            <w:lang w:eastAsia="x-none"/>
          </w:rPr>
          <w:t>R1-1808204</w:t>
        </w:r>
      </w:hyperlink>
      <w:r w:rsidR="00E303AE" w:rsidRPr="00E303AE">
        <w:rPr>
          <w:lang w:eastAsia="x-none"/>
        </w:rPr>
        <w:tab/>
        <w:t>Link-Level Simulation Results for ACMA with Synchronous, Asynchronous transmission</w:t>
      </w:r>
      <w:r w:rsidR="00E303AE" w:rsidRPr="00E303AE">
        <w:rPr>
          <w:lang w:eastAsia="x-none"/>
        </w:rPr>
        <w:tab/>
        <w:t>HUGHES Network Systems Ltd</w:t>
      </w:r>
    </w:p>
    <w:p w14:paraId="63A65D8A" w14:textId="4188B889" w:rsidR="00E303AE" w:rsidRPr="00E303AE" w:rsidRDefault="001B7BF2" w:rsidP="00E303AE">
      <w:pPr>
        <w:ind w:left="1440" w:hanging="1440"/>
        <w:rPr>
          <w:lang w:eastAsia="x-none"/>
        </w:rPr>
      </w:pPr>
      <w:hyperlink r:id="rId1591" w:history="1">
        <w:r w:rsidR="00D93AE1">
          <w:rPr>
            <w:rStyle w:val="Hyperlink"/>
            <w:lang w:eastAsia="x-none"/>
          </w:rPr>
          <w:t>R1-1808205</w:t>
        </w:r>
      </w:hyperlink>
      <w:r w:rsidR="00E303AE" w:rsidRPr="00E303AE">
        <w:rPr>
          <w:lang w:eastAsia="x-none"/>
        </w:rPr>
        <w:tab/>
        <w:t>Partially Asynchronous and Multi-stream Transmission of ACMA</w:t>
      </w:r>
      <w:r w:rsidR="00E303AE" w:rsidRPr="00E303AE">
        <w:rPr>
          <w:lang w:eastAsia="x-none"/>
        </w:rPr>
        <w:tab/>
        <w:t>HUGHES Network Systems Ltd</w:t>
      </w:r>
    </w:p>
    <w:p w14:paraId="005F685B" w14:textId="2EF6E682" w:rsidR="00E303AE" w:rsidRPr="00E303AE" w:rsidRDefault="001B7BF2" w:rsidP="00E303AE">
      <w:pPr>
        <w:ind w:left="720" w:hanging="720"/>
        <w:rPr>
          <w:lang w:eastAsia="x-none"/>
        </w:rPr>
      </w:pPr>
      <w:hyperlink r:id="rId1592" w:history="1">
        <w:r w:rsidR="00D93AE1">
          <w:rPr>
            <w:rStyle w:val="Hyperlink"/>
            <w:lang w:eastAsia="x-none"/>
          </w:rPr>
          <w:t>R1-1808233</w:t>
        </w:r>
      </w:hyperlink>
      <w:r w:rsidR="00E303AE" w:rsidRPr="00E303AE">
        <w:rPr>
          <w:lang w:eastAsia="x-none"/>
        </w:rPr>
        <w:tab/>
        <w:t>Evaluations for NOMA</w:t>
      </w:r>
      <w:r w:rsidR="00E303AE" w:rsidRPr="00E303AE">
        <w:rPr>
          <w:lang w:eastAsia="x-none"/>
        </w:rPr>
        <w:tab/>
        <w:t>vivo</w:t>
      </w:r>
    </w:p>
    <w:p w14:paraId="673309C7" w14:textId="157CD554" w:rsidR="00E303AE" w:rsidRPr="00E303AE" w:rsidRDefault="001B7BF2" w:rsidP="00E303AE">
      <w:pPr>
        <w:ind w:left="720" w:hanging="720"/>
        <w:rPr>
          <w:lang w:eastAsia="x-none"/>
        </w:rPr>
      </w:pPr>
      <w:hyperlink r:id="rId1593" w:history="1">
        <w:r w:rsidR="00D93AE1">
          <w:rPr>
            <w:rStyle w:val="Hyperlink"/>
            <w:lang w:eastAsia="x-none"/>
          </w:rPr>
          <w:t>R1-1808389</w:t>
        </w:r>
      </w:hyperlink>
      <w:r w:rsidR="00E303AE" w:rsidRPr="00E303AE">
        <w:rPr>
          <w:lang w:eastAsia="x-none"/>
        </w:rPr>
        <w:tab/>
        <w:t>Link level and initial system level evaluation results of NOMA</w:t>
      </w:r>
      <w:r w:rsidR="00E303AE" w:rsidRPr="00E303AE">
        <w:rPr>
          <w:lang w:eastAsia="x-none"/>
        </w:rPr>
        <w:tab/>
        <w:t>CATT</w:t>
      </w:r>
    </w:p>
    <w:p w14:paraId="2C0B0345" w14:textId="51CA3BA9" w:rsidR="00E303AE" w:rsidRPr="00E303AE" w:rsidRDefault="001B7BF2" w:rsidP="00E303AE">
      <w:pPr>
        <w:ind w:left="720" w:hanging="720"/>
        <w:rPr>
          <w:lang w:eastAsia="x-none"/>
        </w:rPr>
      </w:pPr>
      <w:hyperlink r:id="rId1594" w:history="1">
        <w:r w:rsidR="00D93AE1">
          <w:rPr>
            <w:rStyle w:val="Hyperlink"/>
            <w:lang w:eastAsia="x-none"/>
          </w:rPr>
          <w:t>R1-1808502</w:t>
        </w:r>
      </w:hyperlink>
      <w:r w:rsidR="00E303AE" w:rsidRPr="00E303AE">
        <w:rPr>
          <w:lang w:eastAsia="x-none"/>
        </w:rPr>
        <w:tab/>
        <w:t>Further LLS evaluation for NCMA in mMTC</w:t>
      </w:r>
      <w:r w:rsidR="00E303AE" w:rsidRPr="00E303AE">
        <w:rPr>
          <w:lang w:eastAsia="x-none"/>
        </w:rPr>
        <w:tab/>
        <w:t>LG Electronics</w:t>
      </w:r>
    </w:p>
    <w:p w14:paraId="3D89261D" w14:textId="3CE705F5" w:rsidR="00E303AE" w:rsidRPr="00E303AE" w:rsidRDefault="001B7BF2" w:rsidP="00E303AE">
      <w:pPr>
        <w:ind w:left="720" w:hanging="720"/>
        <w:rPr>
          <w:lang w:eastAsia="x-none"/>
        </w:rPr>
      </w:pPr>
      <w:hyperlink r:id="rId1595" w:history="1">
        <w:r w:rsidR="00D93AE1">
          <w:rPr>
            <w:rStyle w:val="Hyperlink"/>
            <w:lang w:eastAsia="x-none"/>
          </w:rPr>
          <w:t>R1-1808680</w:t>
        </w:r>
      </w:hyperlink>
      <w:r w:rsidR="00E303AE" w:rsidRPr="00E303AE">
        <w:rPr>
          <w:lang w:eastAsia="x-none"/>
        </w:rPr>
        <w:tab/>
        <w:t>Performance evaluation for NOMA</w:t>
      </w:r>
      <w:r w:rsidR="00E303AE" w:rsidRPr="00E303AE">
        <w:rPr>
          <w:lang w:eastAsia="x-none"/>
        </w:rPr>
        <w:tab/>
        <w:t>Intel Corporation</w:t>
      </w:r>
    </w:p>
    <w:p w14:paraId="5187FB47" w14:textId="6AF17D55" w:rsidR="00E303AE" w:rsidRPr="00E303AE" w:rsidRDefault="003A3FF4" w:rsidP="00E303AE">
      <w:pPr>
        <w:ind w:left="720" w:hanging="720"/>
        <w:rPr>
          <w:lang w:eastAsia="x-none"/>
        </w:rPr>
      </w:pPr>
      <w:r>
        <w:rPr>
          <w:lang w:eastAsia="x-none"/>
        </w:rPr>
        <w:t>R1-1809500</w:t>
      </w:r>
      <w:r>
        <w:rPr>
          <w:lang w:eastAsia="x-none"/>
        </w:rPr>
        <w:tab/>
        <w:t>Performance evaluation for NoMA</w:t>
      </w:r>
      <w:r>
        <w:rPr>
          <w:lang w:eastAsia="x-none"/>
        </w:rPr>
        <w:tab/>
        <w:t>Samsung</w:t>
      </w:r>
      <w:r>
        <w:rPr>
          <w:lang w:eastAsia="x-none"/>
        </w:rPr>
        <w:tab/>
        <w:t xml:space="preserve">(rev of </w:t>
      </w:r>
      <w:hyperlink r:id="rId1596" w:history="1">
        <w:r w:rsidR="00D93AE1">
          <w:rPr>
            <w:rStyle w:val="Hyperlink"/>
            <w:lang w:eastAsia="x-none"/>
          </w:rPr>
          <w:t>R1-1808763</w:t>
        </w:r>
      </w:hyperlink>
      <w:r>
        <w:rPr>
          <w:lang w:eastAsia="x-none"/>
        </w:rPr>
        <w:t>)</w:t>
      </w:r>
    </w:p>
    <w:p w14:paraId="68BFBD57" w14:textId="6DA4BDB4" w:rsidR="00E303AE" w:rsidRPr="00E303AE" w:rsidRDefault="001B7BF2" w:rsidP="00E303AE">
      <w:pPr>
        <w:ind w:left="720" w:hanging="720"/>
        <w:rPr>
          <w:lang w:eastAsia="x-none"/>
        </w:rPr>
      </w:pPr>
      <w:hyperlink r:id="rId1597" w:history="1">
        <w:r w:rsidR="00D93AE1">
          <w:rPr>
            <w:rStyle w:val="Hyperlink"/>
            <w:lang w:eastAsia="x-none"/>
          </w:rPr>
          <w:t>R1-1808971</w:t>
        </w:r>
      </w:hyperlink>
      <w:r w:rsidR="00E303AE" w:rsidRPr="00E303AE">
        <w:rPr>
          <w:lang w:eastAsia="x-none"/>
        </w:rPr>
        <w:tab/>
        <w:t>Evaluations for NOCA</w:t>
      </w:r>
      <w:r w:rsidR="00E303AE" w:rsidRPr="00E303AE">
        <w:rPr>
          <w:lang w:eastAsia="x-none"/>
        </w:rPr>
        <w:tab/>
        <w:t>Nokia, Nokia Shanghai Bell</w:t>
      </w:r>
    </w:p>
    <w:p w14:paraId="1ECF97B0" w14:textId="53805435" w:rsidR="00E303AE" w:rsidRPr="00E303AE" w:rsidRDefault="001B7BF2" w:rsidP="00E303AE">
      <w:pPr>
        <w:ind w:left="720" w:hanging="720"/>
        <w:rPr>
          <w:lang w:eastAsia="x-none"/>
        </w:rPr>
      </w:pPr>
      <w:hyperlink r:id="rId1598" w:history="1">
        <w:r w:rsidR="00D93AE1">
          <w:rPr>
            <w:rStyle w:val="Hyperlink"/>
            <w:lang w:eastAsia="x-none"/>
          </w:rPr>
          <w:t>R1-1808978</w:t>
        </w:r>
      </w:hyperlink>
      <w:r w:rsidR="00E303AE" w:rsidRPr="00E303AE">
        <w:rPr>
          <w:lang w:eastAsia="x-none"/>
        </w:rPr>
        <w:tab/>
        <w:t>Evaluation methodology and metrics for NoMA</w:t>
      </w:r>
      <w:r w:rsidR="00E303AE" w:rsidRPr="00E303AE">
        <w:rPr>
          <w:lang w:eastAsia="x-none"/>
        </w:rPr>
        <w:tab/>
        <w:t>Ericsson</w:t>
      </w:r>
    </w:p>
    <w:p w14:paraId="1CFAEFB1" w14:textId="7C95B4A0" w:rsidR="00E303AE" w:rsidRPr="00E303AE" w:rsidRDefault="001B7BF2" w:rsidP="00E303AE">
      <w:pPr>
        <w:ind w:left="720" w:hanging="720"/>
        <w:rPr>
          <w:lang w:eastAsia="x-none"/>
        </w:rPr>
      </w:pPr>
      <w:hyperlink r:id="rId1599" w:history="1">
        <w:r w:rsidR="00D93AE1">
          <w:rPr>
            <w:rStyle w:val="Hyperlink"/>
            <w:lang w:eastAsia="x-none"/>
          </w:rPr>
          <w:t>R1-1809059</w:t>
        </w:r>
      </w:hyperlink>
      <w:r w:rsidR="00E303AE" w:rsidRPr="00E303AE">
        <w:rPr>
          <w:lang w:eastAsia="x-none"/>
        </w:rPr>
        <w:tab/>
        <w:t>Link Level Performance for NOMA</w:t>
      </w:r>
      <w:r w:rsidR="00E303AE" w:rsidRPr="00E303AE">
        <w:rPr>
          <w:lang w:eastAsia="x-none"/>
        </w:rPr>
        <w:tab/>
        <w:t>AT&amp;T</w:t>
      </w:r>
    </w:p>
    <w:p w14:paraId="61CA07FB" w14:textId="63553718" w:rsidR="00E303AE" w:rsidRPr="00E303AE" w:rsidRDefault="001B7BF2" w:rsidP="00E303AE">
      <w:pPr>
        <w:ind w:left="720" w:hanging="720"/>
        <w:rPr>
          <w:lang w:eastAsia="x-none"/>
        </w:rPr>
      </w:pPr>
      <w:hyperlink r:id="rId1600" w:history="1">
        <w:r w:rsidR="00D93AE1">
          <w:rPr>
            <w:rStyle w:val="Hyperlink"/>
            <w:lang w:eastAsia="x-none"/>
          </w:rPr>
          <w:t>R1-1809081</w:t>
        </w:r>
      </w:hyperlink>
      <w:r w:rsidR="00E303AE" w:rsidRPr="00E303AE">
        <w:rPr>
          <w:lang w:eastAsia="x-none"/>
        </w:rPr>
        <w:tab/>
        <w:t xml:space="preserve">System Level Simulation Methodology in mMTC Scenario </w:t>
      </w:r>
      <w:r w:rsidR="00E303AE" w:rsidRPr="00E303AE">
        <w:rPr>
          <w:lang w:eastAsia="x-none"/>
        </w:rPr>
        <w:tab/>
        <w:t>InterDigital, Inc.</w:t>
      </w:r>
    </w:p>
    <w:p w14:paraId="1EA1083E" w14:textId="235A180F" w:rsidR="00E303AE" w:rsidRPr="00E303AE" w:rsidRDefault="001B7BF2" w:rsidP="00E303AE">
      <w:pPr>
        <w:ind w:left="720" w:hanging="720"/>
        <w:rPr>
          <w:lang w:eastAsia="x-none"/>
        </w:rPr>
      </w:pPr>
      <w:hyperlink r:id="rId1601" w:history="1">
        <w:r w:rsidR="00D93AE1">
          <w:rPr>
            <w:rStyle w:val="Hyperlink"/>
            <w:lang w:eastAsia="x-none"/>
          </w:rPr>
          <w:t>R1-1809151</w:t>
        </w:r>
      </w:hyperlink>
      <w:r w:rsidR="00E303AE" w:rsidRPr="00E303AE">
        <w:rPr>
          <w:lang w:eastAsia="x-none"/>
        </w:rPr>
        <w:tab/>
        <w:t>Link and system level simulation results and analysis of UL NOMA</w:t>
      </w:r>
      <w:r w:rsidR="00E303AE" w:rsidRPr="00E303AE">
        <w:rPr>
          <w:lang w:eastAsia="x-none"/>
        </w:rPr>
        <w:tab/>
        <w:t>NTT DOCOMO, INC.</w:t>
      </w:r>
    </w:p>
    <w:p w14:paraId="22C6071F" w14:textId="0E44726C" w:rsidR="00E303AE" w:rsidRPr="00E303AE" w:rsidRDefault="001B7BF2" w:rsidP="00E303AE">
      <w:pPr>
        <w:ind w:left="720" w:hanging="720"/>
        <w:rPr>
          <w:lang w:eastAsia="x-none"/>
        </w:rPr>
      </w:pPr>
      <w:hyperlink r:id="rId1602" w:history="1">
        <w:r w:rsidR="00D93AE1">
          <w:rPr>
            <w:rStyle w:val="Hyperlink"/>
            <w:lang w:eastAsia="x-none"/>
          </w:rPr>
          <w:t>R1-1809284</w:t>
        </w:r>
      </w:hyperlink>
      <w:r w:rsidR="00E303AE" w:rsidRPr="00E303AE">
        <w:rPr>
          <w:lang w:eastAsia="x-none"/>
        </w:rPr>
        <w:tab/>
        <w:t>Further LLS results of NOMA schemes</w:t>
      </w:r>
      <w:r w:rsidR="00E303AE" w:rsidRPr="00E303AE">
        <w:rPr>
          <w:lang w:eastAsia="x-none"/>
        </w:rPr>
        <w:tab/>
        <w:t>CAICT</w:t>
      </w:r>
    </w:p>
    <w:p w14:paraId="220BE683" w14:textId="27741367" w:rsidR="00E303AE" w:rsidRPr="00E303AE" w:rsidRDefault="001B7BF2" w:rsidP="00E303AE">
      <w:pPr>
        <w:ind w:left="720" w:hanging="720"/>
        <w:rPr>
          <w:lang w:eastAsia="x-none"/>
        </w:rPr>
      </w:pPr>
      <w:hyperlink r:id="rId1603" w:history="1">
        <w:r w:rsidR="00D93AE1">
          <w:rPr>
            <w:rStyle w:val="Hyperlink"/>
            <w:lang w:eastAsia="x-none"/>
          </w:rPr>
          <w:t>R1-1809437</w:t>
        </w:r>
      </w:hyperlink>
      <w:r w:rsidR="00E303AE" w:rsidRPr="00E303AE">
        <w:rPr>
          <w:lang w:eastAsia="x-none"/>
        </w:rPr>
        <w:tab/>
        <w:t>System level evaluation for NOMA</w:t>
      </w:r>
      <w:r w:rsidR="00E303AE" w:rsidRPr="00E303AE">
        <w:rPr>
          <w:lang w:eastAsia="x-none"/>
        </w:rPr>
        <w:tab/>
        <w:t>Qualcomm Incorporated</w:t>
      </w:r>
    </w:p>
    <w:p w14:paraId="3D96F68C" w14:textId="4B30F70B" w:rsidR="00E303AE" w:rsidRDefault="001B7BF2" w:rsidP="00E303AE">
      <w:pPr>
        <w:ind w:left="720" w:hanging="720"/>
        <w:rPr>
          <w:lang w:eastAsia="x-none"/>
        </w:rPr>
      </w:pPr>
      <w:hyperlink r:id="rId1604" w:history="1">
        <w:r w:rsidR="00D93AE1">
          <w:rPr>
            <w:rStyle w:val="Hyperlink"/>
            <w:lang w:eastAsia="x-none"/>
          </w:rPr>
          <w:t>R1-1809438</w:t>
        </w:r>
      </w:hyperlink>
      <w:r w:rsidR="00E303AE" w:rsidRPr="00E303AE">
        <w:rPr>
          <w:lang w:eastAsia="x-none"/>
        </w:rPr>
        <w:tab/>
        <w:t>Link level evaluation for NOMA</w:t>
      </w:r>
      <w:r w:rsidR="00E303AE" w:rsidRPr="00E303AE">
        <w:rPr>
          <w:lang w:eastAsia="x-none"/>
        </w:rPr>
        <w:tab/>
        <w:t>Qualcomm Incorporated</w:t>
      </w:r>
    </w:p>
    <w:p w14:paraId="637D3339" w14:textId="12D15CF5" w:rsidR="00E303AE" w:rsidRPr="00E303AE" w:rsidRDefault="00E303AE" w:rsidP="00855F5F">
      <w:pPr>
        <w:pStyle w:val="Heading4"/>
      </w:pPr>
      <w:bookmarkStart w:id="980" w:name="_Toc521704534"/>
      <w:bookmarkStart w:id="981" w:name="_Toc526458928"/>
      <w:r w:rsidRPr="00E303AE">
        <w:t>Other</w:t>
      </w:r>
      <w:bookmarkEnd w:id="980"/>
      <w:bookmarkEnd w:id="981"/>
    </w:p>
    <w:p w14:paraId="5522EDCB" w14:textId="2369D0F3" w:rsidR="00E303AE" w:rsidRPr="00E303AE" w:rsidRDefault="001B7BF2" w:rsidP="00E303AE">
      <w:pPr>
        <w:ind w:left="720" w:hanging="720"/>
        <w:rPr>
          <w:lang w:eastAsia="x-none"/>
        </w:rPr>
      </w:pPr>
      <w:hyperlink r:id="rId1605" w:history="1">
        <w:r w:rsidR="00D93AE1">
          <w:rPr>
            <w:rStyle w:val="Hyperlink"/>
            <w:lang w:eastAsia="x-none"/>
          </w:rPr>
          <w:t>R1-1808053</w:t>
        </w:r>
      </w:hyperlink>
      <w:r w:rsidR="00E303AE" w:rsidRPr="00E303AE">
        <w:rPr>
          <w:lang w:eastAsia="x-none"/>
        </w:rPr>
        <w:tab/>
        <w:t>Evaluation results for OMA calibration</w:t>
      </w:r>
      <w:r w:rsidR="00E303AE" w:rsidRPr="00E303AE">
        <w:rPr>
          <w:lang w:eastAsia="x-none"/>
        </w:rPr>
        <w:tab/>
        <w:t>Huawei, HiSilicon</w:t>
      </w:r>
    </w:p>
    <w:p w14:paraId="380967A7" w14:textId="06B3136D" w:rsidR="00E303AE" w:rsidRPr="00E303AE" w:rsidRDefault="001B7BF2" w:rsidP="00E303AE">
      <w:pPr>
        <w:ind w:left="720" w:hanging="720"/>
        <w:rPr>
          <w:lang w:eastAsia="x-none"/>
        </w:rPr>
      </w:pPr>
      <w:hyperlink r:id="rId1606" w:history="1">
        <w:r w:rsidR="00D93AE1">
          <w:rPr>
            <w:rStyle w:val="Hyperlink"/>
            <w:lang w:eastAsia="x-none"/>
          </w:rPr>
          <w:t>R1-1808054</w:t>
        </w:r>
      </w:hyperlink>
      <w:r w:rsidR="00E303AE" w:rsidRPr="00E303AE">
        <w:rPr>
          <w:lang w:eastAsia="x-none"/>
        </w:rPr>
        <w:tab/>
        <w:t>Evaluation results for mMTC scenario</w:t>
      </w:r>
      <w:r w:rsidR="00E303AE" w:rsidRPr="00E303AE">
        <w:rPr>
          <w:lang w:eastAsia="x-none"/>
        </w:rPr>
        <w:tab/>
        <w:t>Huawei, HiSilicon</w:t>
      </w:r>
    </w:p>
    <w:p w14:paraId="5BDA4284" w14:textId="248B4D66" w:rsidR="00E303AE" w:rsidRPr="00E303AE" w:rsidRDefault="001B7BF2" w:rsidP="00E303AE">
      <w:pPr>
        <w:ind w:left="720" w:hanging="720"/>
        <w:rPr>
          <w:lang w:eastAsia="x-none"/>
        </w:rPr>
      </w:pPr>
      <w:hyperlink r:id="rId1607" w:history="1">
        <w:r w:rsidR="00D93AE1">
          <w:rPr>
            <w:rStyle w:val="Hyperlink"/>
            <w:lang w:eastAsia="x-none"/>
          </w:rPr>
          <w:t>R1-1808055</w:t>
        </w:r>
      </w:hyperlink>
      <w:r w:rsidR="00E303AE" w:rsidRPr="00E303AE">
        <w:rPr>
          <w:lang w:eastAsia="x-none"/>
        </w:rPr>
        <w:tab/>
        <w:t>Evaluation results for URLLC scenario</w:t>
      </w:r>
      <w:r w:rsidR="00E303AE" w:rsidRPr="00E303AE">
        <w:rPr>
          <w:lang w:eastAsia="x-none"/>
        </w:rPr>
        <w:tab/>
        <w:t>Huawei, HiSilicon</w:t>
      </w:r>
    </w:p>
    <w:p w14:paraId="5F369B6A" w14:textId="361E2998" w:rsidR="00E303AE" w:rsidRPr="00E303AE" w:rsidRDefault="001B7BF2" w:rsidP="00E303AE">
      <w:pPr>
        <w:ind w:left="720" w:hanging="720"/>
        <w:rPr>
          <w:lang w:eastAsia="x-none"/>
        </w:rPr>
      </w:pPr>
      <w:hyperlink r:id="rId1608" w:history="1">
        <w:r w:rsidR="00D93AE1">
          <w:rPr>
            <w:rStyle w:val="Hyperlink"/>
            <w:lang w:eastAsia="x-none"/>
          </w:rPr>
          <w:t>R1-1808056</w:t>
        </w:r>
      </w:hyperlink>
      <w:r w:rsidR="00E303AE" w:rsidRPr="00E303AE">
        <w:rPr>
          <w:lang w:eastAsia="x-none"/>
        </w:rPr>
        <w:tab/>
        <w:t>Evaluation results for eMBB scenario</w:t>
      </w:r>
      <w:r w:rsidR="00E303AE" w:rsidRPr="00E303AE">
        <w:rPr>
          <w:lang w:eastAsia="x-none"/>
        </w:rPr>
        <w:tab/>
        <w:t>Huawei, HiSilicon</w:t>
      </w:r>
    </w:p>
    <w:p w14:paraId="4CF52D10" w14:textId="6ECDAEFA" w:rsidR="00E303AE" w:rsidRPr="00E303AE" w:rsidRDefault="001B7BF2" w:rsidP="00E303AE">
      <w:pPr>
        <w:ind w:left="720" w:hanging="720"/>
        <w:rPr>
          <w:lang w:eastAsia="x-none"/>
        </w:rPr>
      </w:pPr>
      <w:hyperlink r:id="rId1609" w:history="1">
        <w:r w:rsidR="00D93AE1">
          <w:rPr>
            <w:rStyle w:val="Hyperlink"/>
            <w:lang w:eastAsia="x-none"/>
          </w:rPr>
          <w:t>R1-1808155</w:t>
        </w:r>
      </w:hyperlink>
      <w:r w:rsidR="00E303AE" w:rsidRPr="00E303AE">
        <w:rPr>
          <w:lang w:eastAsia="x-none"/>
        </w:rPr>
        <w:tab/>
        <w:t>Link-level simulation results for mMTC scenraio</w:t>
      </w:r>
      <w:r w:rsidR="00E303AE" w:rsidRPr="00E303AE">
        <w:rPr>
          <w:lang w:eastAsia="x-none"/>
        </w:rPr>
        <w:tab/>
        <w:t>ZTE</w:t>
      </w:r>
    </w:p>
    <w:p w14:paraId="74CEACCE" w14:textId="26F7786A" w:rsidR="00E303AE" w:rsidRPr="00E303AE" w:rsidRDefault="001B7BF2" w:rsidP="00E303AE">
      <w:pPr>
        <w:ind w:left="720" w:hanging="720"/>
        <w:rPr>
          <w:lang w:eastAsia="x-none"/>
        </w:rPr>
      </w:pPr>
      <w:hyperlink r:id="rId1610" w:history="1">
        <w:r w:rsidR="00D93AE1">
          <w:rPr>
            <w:rStyle w:val="Hyperlink"/>
            <w:lang w:eastAsia="x-none"/>
          </w:rPr>
          <w:t>R1-1808156</w:t>
        </w:r>
      </w:hyperlink>
      <w:r w:rsidR="00E303AE" w:rsidRPr="00E303AE">
        <w:rPr>
          <w:lang w:eastAsia="x-none"/>
        </w:rPr>
        <w:tab/>
        <w:t>Link-level simulation results for URLLC scenraio</w:t>
      </w:r>
      <w:r w:rsidR="00E303AE" w:rsidRPr="00E303AE">
        <w:rPr>
          <w:lang w:eastAsia="x-none"/>
        </w:rPr>
        <w:tab/>
        <w:t>ZTE</w:t>
      </w:r>
    </w:p>
    <w:p w14:paraId="37C84D8D" w14:textId="692EBE3F" w:rsidR="00E303AE" w:rsidRPr="00E303AE" w:rsidRDefault="001B7BF2" w:rsidP="00E303AE">
      <w:pPr>
        <w:ind w:left="720" w:hanging="720"/>
        <w:rPr>
          <w:lang w:eastAsia="x-none"/>
        </w:rPr>
      </w:pPr>
      <w:hyperlink r:id="rId1611" w:history="1">
        <w:r w:rsidR="00D93AE1">
          <w:rPr>
            <w:rStyle w:val="Hyperlink"/>
            <w:lang w:eastAsia="x-none"/>
          </w:rPr>
          <w:t>R1-1808157</w:t>
        </w:r>
      </w:hyperlink>
      <w:r w:rsidR="00E303AE" w:rsidRPr="00E303AE">
        <w:rPr>
          <w:lang w:eastAsia="x-none"/>
        </w:rPr>
        <w:tab/>
        <w:t>Link-level simulation results for eMBB scenraio</w:t>
      </w:r>
      <w:r w:rsidR="00E303AE" w:rsidRPr="00E303AE">
        <w:rPr>
          <w:lang w:eastAsia="x-none"/>
        </w:rPr>
        <w:tab/>
        <w:t>ZTE</w:t>
      </w:r>
    </w:p>
    <w:p w14:paraId="1A53F7A9" w14:textId="582B2C5A" w:rsidR="00E303AE" w:rsidRPr="00E303AE" w:rsidRDefault="001B7BF2" w:rsidP="00E303AE">
      <w:pPr>
        <w:ind w:left="720" w:hanging="720"/>
        <w:rPr>
          <w:lang w:eastAsia="x-none"/>
        </w:rPr>
      </w:pPr>
      <w:hyperlink r:id="rId1612" w:history="1">
        <w:r w:rsidR="00D93AE1">
          <w:rPr>
            <w:rStyle w:val="Hyperlink"/>
            <w:lang w:eastAsia="x-none"/>
          </w:rPr>
          <w:t>R1-1808158</w:t>
        </w:r>
      </w:hyperlink>
      <w:r w:rsidR="00E303AE" w:rsidRPr="00E303AE">
        <w:rPr>
          <w:lang w:eastAsia="x-none"/>
        </w:rPr>
        <w:tab/>
        <w:t>Physical layer abstraction for NOMA SLS</w:t>
      </w:r>
      <w:r w:rsidR="00E303AE" w:rsidRPr="00E303AE">
        <w:rPr>
          <w:lang w:eastAsia="x-none"/>
        </w:rPr>
        <w:tab/>
        <w:t>ZTE</w:t>
      </w:r>
    </w:p>
    <w:p w14:paraId="2250D547" w14:textId="6748CB4A" w:rsidR="00E303AE" w:rsidRPr="00E303AE" w:rsidRDefault="001B7BF2" w:rsidP="00E303AE">
      <w:pPr>
        <w:ind w:left="720" w:hanging="720"/>
        <w:rPr>
          <w:lang w:eastAsia="x-none"/>
        </w:rPr>
      </w:pPr>
      <w:hyperlink r:id="rId1613" w:history="1">
        <w:r w:rsidR="00D93AE1">
          <w:rPr>
            <w:rStyle w:val="Hyperlink"/>
            <w:lang w:eastAsia="x-none"/>
          </w:rPr>
          <w:t>R1-1808390</w:t>
        </w:r>
      </w:hyperlink>
      <w:r w:rsidR="00E303AE" w:rsidRPr="00E303AE">
        <w:rPr>
          <w:lang w:eastAsia="x-none"/>
        </w:rPr>
        <w:tab/>
        <w:t>Link level evaluation results of OMA</w:t>
      </w:r>
      <w:r w:rsidR="00E303AE" w:rsidRPr="00E303AE">
        <w:rPr>
          <w:lang w:eastAsia="x-none"/>
        </w:rPr>
        <w:tab/>
        <w:t>CATT</w:t>
      </w:r>
    </w:p>
    <w:p w14:paraId="1212D831" w14:textId="1D6B2D18" w:rsidR="00E303AE" w:rsidRPr="00E303AE" w:rsidRDefault="001B7BF2" w:rsidP="00E303AE">
      <w:pPr>
        <w:ind w:left="720" w:hanging="720"/>
        <w:rPr>
          <w:lang w:eastAsia="x-none"/>
        </w:rPr>
      </w:pPr>
      <w:hyperlink r:id="rId1614" w:history="1">
        <w:r w:rsidR="00D93AE1">
          <w:rPr>
            <w:rStyle w:val="Hyperlink"/>
            <w:lang w:eastAsia="x-none"/>
          </w:rPr>
          <w:t>R1-1808391</w:t>
        </w:r>
      </w:hyperlink>
      <w:r w:rsidR="00E303AE" w:rsidRPr="00E303AE">
        <w:rPr>
          <w:lang w:eastAsia="x-none"/>
        </w:rPr>
        <w:tab/>
        <w:t>System level calibration of NOMA</w:t>
      </w:r>
      <w:r w:rsidR="00E303AE" w:rsidRPr="00E303AE">
        <w:rPr>
          <w:lang w:eastAsia="x-none"/>
        </w:rPr>
        <w:tab/>
        <w:t>CATT</w:t>
      </w:r>
    </w:p>
    <w:p w14:paraId="77FC89A4" w14:textId="5F02A1B3" w:rsidR="00E303AE" w:rsidRPr="00E303AE" w:rsidRDefault="001B7BF2" w:rsidP="00E303AE">
      <w:pPr>
        <w:ind w:left="720" w:hanging="720"/>
        <w:rPr>
          <w:color w:val="808080"/>
          <w:lang w:eastAsia="x-none"/>
        </w:rPr>
      </w:pPr>
      <w:hyperlink r:id="rId1615" w:history="1">
        <w:r w:rsidR="00D93AE1">
          <w:rPr>
            <w:rStyle w:val="Hyperlink"/>
            <w:lang w:eastAsia="x-none"/>
          </w:rPr>
          <w:t>R1-1808541</w:t>
        </w:r>
      </w:hyperlink>
      <w:r w:rsidR="00E303AE" w:rsidRPr="00E303AE">
        <w:rPr>
          <w:color w:val="808080"/>
          <w:lang w:eastAsia="x-none"/>
        </w:rPr>
        <w:tab/>
        <w:t>A comparison of polar and LDPC codes for URLLC</w:t>
      </w:r>
      <w:r w:rsidR="00E303AE" w:rsidRPr="00E303AE">
        <w:rPr>
          <w:color w:val="808080"/>
          <w:lang w:eastAsia="x-none"/>
        </w:rPr>
        <w:tab/>
        <w:t>Polaran</w:t>
      </w:r>
    </w:p>
    <w:p w14:paraId="2E396179" w14:textId="77777777" w:rsidR="00E303AE" w:rsidRPr="00E303AE" w:rsidRDefault="00E303AE" w:rsidP="00E303AE">
      <w:pPr>
        <w:ind w:left="720" w:hanging="720"/>
        <w:rPr>
          <w:color w:val="808080"/>
          <w:lang w:eastAsia="x-none"/>
        </w:rPr>
      </w:pPr>
      <w:r w:rsidRPr="00E303AE">
        <w:rPr>
          <w:color w:val="808080"/>
          <w:lang w:eastAsia="x-none"/>
        </w:rPr>
        <w:t>Withdrawn</w:t>
      </w:r>
    </w:p>
    <w:p w14:paraId="6A5D3366" w14:textId="51C7C998" w:rsidR="00E303AE" w:rsidRPr="00E303AE" w:rsidRDefault="001B7BF2" w:rsidP="00E303AE">
      <w:pPr>
        <w:ind w:left="720" w:hanging="720"/>
        <w:rPr>
          <w:lang w:eastAsia="x-none"/>
        </w:rPr>
      </w:pPr>
      <w:hyperlink r:id="rId1616" w:history="1">
        <w:r w:rsidR="00D93AE1">
          <w:rPr>
            <w:rStyle w:val="Hyperlink"/>
            <w:lang w:eastAsia="x-none"/>
          </w:rPr>
          <w:t>R1-1808972</w:t>
        </w:r>
      </w:hyperlink>
      <w:r w:rsidR="00E303AE" w:rsidRPr="00E303AE">
        <w:rPr>
          <w:lang w:eastAsia="x-none"/>
        </w:rPr>
        <w:tab/>
        <w:t>Initial Link Level Simulation Results of IDMA</w:t>
      </w:r>
      <w:r w:rsidR="00E303AE" w:rsidRPr="00E303AE">
        <w:rPr>
          <w:lang w:eastAsia="x-none"/>
        </w:rPr>
        <w:tab/>
        <w:t>Nokia, Nokia Shanghai Bell</w:t>
      </w:r>
    </w:p>
    <w:p w14:paraId="1489C518" w14:textId="6006B95F" w:rsidR="00E303AE" w:rsidRPr="00E303AE" w:rsidRDefault="001B7BF2" w:rsidP="00E303AE">
      <w:pPr>
        <w:ind w:left="720" w:hanging="720"/>
        <w:rPr>
          <w:lang w:eastAsia="x-none"/>
        </w:rPr>
      </w:pPr>
      <w:hyperlink r:id="rId1617" w:history="1">
        <w:r w:rsidR="00D93AE1">
          <w:rPr>
            <w:rStyle w:val="Hyperlink"/>
            <w:lang w:eastAsia="x-none"/>
          </w:rPr>
          <w:t>R1-1808979</w:t>
        </w:r>
      </w:hyperlink>
      <w:r w:rsidR="00E303AE" w:rsidRPr="00E303AE">
        <w:rPr>
          <w:lang w:eastAsia="x-none"/>
        </w:rPr>
        <w:tab/>
        <w:t>DMRS design for NoMA</w:t>
      </w:r>
      <w:r w:rsidR="00E303AE" w:rsidRPr="00E303AE">
        <w:rPr>
          <w:lang w:eastAsia="x-none"/>
        </w:rPr>
        <w:tab/>
        <w:t>Ericsson</w:t>
      </w:r>
    </w:p>
    <w:p w14:paraId="045AF8EC" w14:textId="691DC404" w:rsidR="00E303AE" w:rsidRPr="00E303AE" w:rsidRDefault="001B7BF2" w:rsidP="00E303AE">
      <w:pPr>
        <w:ind w:left="720" w:hanging="720"/>
        <w:rPr>
          <w:lang w:eastAsia="x-none"/>
        </w:rPr>
      </w:pPr>
      <w:hyperlink r:id="rId1618" w:history="1">
        <w:r w:rsidR="00D93AE1">
          <w:rPr>
            <w:rStyle w:val="Hyperlink"/>
            <w:lang w:eastAsia="x-none"/>
          </w:rPr>
          <w:t>R1-1808980</w:t>
        </w:r>
      </w:hyperlink>
      <w:r w:rsidR="00E303AE" w:rsidRPr="00E303AE">
        <w:rPr>
          <w:lang w:eastAsia="x-none"/>
        </w:rPr>
        <w:tab/>
        <w:t>Impairments model for link and system evaluations</w:t>
      </w:r>
      <w:r w:rsidR="00E303AE" w:rsidRPr="00E303AE">
        <w:rPr>
          <w:lang w:eastAsia="x-none"/>
        </w:rPr>
        <w:tab/>
        <w:t>Ericsson</w:t>
      </w:r>
    </w:p>
    <w:p w14:paraId="310C28FD" w14:textId="3BC9E16E" w:rsidR="00E303AE" w:rsidRPr="00E303AE" w:rsidRDefault="001B7BF2" w:rsidP="00E303AE">
      <w:pPr>
        <w:ind w:left="720" w:hanging="720"/>
        <w:rPr>
          <w:lang w:eastAsia="x-none"/>
        </w:rPr>
      </w:pPr>
      <w:hyperlink r:id="rId1619" w:history="1">
        <w:r w:rsidR="00D93AE1">
          <w:rPr>
            <w:rStyle w:val="Hyperlink"/>
            <w:lang w:eastAsia="x-none"/>
          </w:rPr>
          <w:t>R1-1808981</w:t>
        </w:r>
      </w:hyperlink>
      <w:r w:rsidR="00E303AE" w:rsidRPr="00E303AE">
        <w:rPr>
          <w:lang w:eastAsia="x-none"/>
        </w:rPr>
        <w:tab/>
        <w:t>Link level evaluations for MU-MIMO</w:t>
      </w:r>
      <w:r w:rsidR="00E303AE" w:rsidRPr="00E303AE">
        <w:rPr>
          <w:lang w:eastAsia="x-none"/>
        </w:rPr>
        <w:tab/>
        <w:t>Ericsson</w:t>
      </w:r>
    </w:p>
    <w:p w14:paraId="3A8D2EAD" w14:textId="6B5B0480" w:rsidR="00E303AE" w:rsidRPr="00E303AE" w:rsidRDefault="001B7BF2" w:rsidP="00E303AE">
      <w:pPr>
        <w:ind w:left="720" w:hanging="720"/>
        <w:rPr>
          <w:lang w:eastAsia="x-none"/>
        </w:rPr>
      </w:pPr>
      <w:hyperlink r:id="rId1620" w:history="1">
        <w:r w:rsidR="00D93AE1">
          <w:rPr>
            <w:rStyle w:val="Hyperlink"/>
            <w:lang w:eastAsia="x-none"/>
          </w:rPr>
          <w:t>R1-1808982</w:t>
        </w:r>
      </w:hyperlink>
      <w:r w:rsidR="00E303AE" w:rsidRPr="00E303AE">
        <w:rPr>
          <w:lang w:eastAsia="x-none"/>
        </w:rPr>
        <w:tab/>
        <w:t>Observations on NOMA traffic models</w:t>
      </w:r>
      <w:r w:rsidR="00E303AE" w:rsidRPr="00E303AE">
        <w:rPr>
          <w:lang w:eastAsia="x-none"/>
        </w:rPr>
        <w:tab/>
        <w:t>Ericsson</w:t>
      </w:r>
    </w:p>
    <w:p w14:paraId="55448899" w14:textId="7B2FD1FC" w:rsidR="00E303AE" w:rsidRPr="00E303AE" w:rsidRDefault="001B7BF2" w:rsidP="00E303AE">
      <w:pPr>
        <w:ind w:left="720" w:hanging="720"/>
        <w:rPr>
          <w:lang w:eastAsia="x-none"/>
        </w:rPr>
      </w:pPr>
      <w:hyperlink r:id="rId1621" w:history="1">
        <w:r w:rsidR="00D93AE1">
          <w:rPr>
            <w:rStyle w:val="Hyperlink"/>
            <w:lang w:eastAsia="x-none"/>
          </w:rPr>
          <w:t>R1-1808983</w:t>
        </w:r>
      </w:hyperlink>
      <w:r w:rsidR="00E303AE" w:rsidRPr="00E303AE">
        <w:rPr>
          <w:lang w:eastAsia="x-none"/>
        </w:rPr>
        <w:tab/>
        <w:t>MU-MIMO operation in NR with configured grants</w:t>
      </w:r>
      <w:r w:rsidR="00E303AE" w:rsidRPr="00E303AE">
        <w:rPr>
          <w:lang w:eastAsia="x-none"/>
        </w:rPr>
        <w:tab/>
        <w:t>Ericsson</w:t>
      </w:r>
    </w:p>
    <w:p w14:paraId="4139490C" w14:textId="6D96132A" w:rsidR="00E303AE" w:rsidRPr="00E303AE" w:rsidRDefault="001B7BF2" w:rsidP="00E303AE">
      <w:pPr>
        <w:ind w:left="720" w:hanging="720"/>
        <w:rPr>
          <w:lang w:eastAsia="x-none"/>
        </w:rPr>
      </w:pPr>
      <w:hyperlink r:id="rId1622" w:history="1">
        <w:r w:rsidR="00D93AE1">
          <w:rPr>
            <w:rStyle w:val="Hyperlink"/>
            <w:lang w:eastAsia="x-none"/>
          </w:rPr>
          <w:t>R1-1809082</w:t>
        </w:r>
      </w:hyperlink>
      <w:r w:rsidR="00E303AE" w:rsidRPr="00E303AE">
        <w:rPr>
          <w:lang w:eastAsia="x-none"/>
        </w:rPr>
        <w:tab/>
        <w:t>On the impact of timing offset in NOMA Evaluation</w:t>
      </w:r>
      <w:r w:rsidR="00E303AE" w:rsidRPr="00E303AE">
        <w:rPr>
          <w:lang w:eastAsia="x-none"/>
        </w:rPr>
        <w:tab/>
        <w:t>InterDigital, Inc.</w:t>
      </w:r>
    </w:p>
    <w:p w14:paraId="4DB427AD" w14:textId="234FD1A1" w:rsidR="00E303AE" w:rsidRPr="00E303AE" w:rsidRDefault="001B7BF2" w:rsidP="00E303AE">
      <w:pPr>
        <w:ind w:left="720" w:hanging="720"/>
        <w:rPr>
          <w:lang w:eastAsia="x-none"/>
        </w:rPr>
      </w:pPr>
      <w:hyperlink r:id="rId1623" w:history="1">
        <w:r w:rsidR="00D93AE1">
          <w:rPr>
            <w:rStyle w:val="Hyperlink"/>
            <w:lang w:eastAsia="x-none"/>
          </w:rPr>
          <w:t>R1-1809083</w:t>
        </w:r>
      </w:hyperlink>
      <w:r w:rsidR="00E303AE" w:rsidRPr="00E303AE">
        <w:rPr>
          <w:lang w:eastAsia="x-none"/>
        </w:rPr>
        <w:tab/>
        <w:t xml:space="preserve">Aspects of IDMA NOMA Transmitter </w:t>
      </w:r>
      <w:r w:rsidR="00E303AE" w:rsidRPr="00E303AE">
        <w:rPr>
          <w:lang w:eastAsia="x-none"/>
        </w:rPr>
        <w:tab/>
        <w:t>InterDigital, Inc.</w:t>
      </w:r>
    </w:p>
    <w:p w14:paraId="1362FB48" w14:textId="1CB13A79" w:rsidR="00E303AE" w:rsidRPr="00E303AE" w:rsidRDefault="001B7BF2" w:rsidP="00E303AE">
      <w:pPr>
        <w:ind w:left="720" w:hanging="720"/>
        <w:rPr>
          <w:lang w:eastAsia="x-none"/>
        </w:rPr>
      </w:pPr>
      <w:hyperlink r:id="rId1624" w:history="1">
        <w:r w:rsidR="00D93AE1">
          <w:rPr>
            <w:rStyle w:val="Hyperlink"/>
            <w:lang w:eastAsia="x-none"/>
          </w:rPr>
          <w:t>R1-1809084</w:t>
        </w:r>
      </w:hyperlink>
      <w:r w:rsidR="00E303AE" w:rsidRPr="00E303AE">
        <w:rPr>
          <w:lang w:eastAsia="x-none"/>
        </w:rPr>
        <w:tab/>
        <w:t xml:space="preserve">Link Level Simulation Results on IDMA OFDM/DFT-s-OFDM </w:t>
      </w:r>
      <w:r w:rsidR="00E303AE" w:rsidRPr="00E303AE">
        <w:rPr>
          <w:lang w:eastAsia="x-none"/>
        </w:rPr>
        <w:tab/>
        <w:t>InterDigital, Inc.</w:t>
      </w:r>
    </w:p>
    <w:p w14:paraId="574EAE0E" w14:textId="5AC28956" w:rsidR="00E303AE" w:rsidRPr="00E303AE" w:rsidRDefault="001B7BF2" w:rsidP="00E303AE">
      <w:pPr>
        <w:ind w:left="720" w:hanging="720"/>
        <w:rPr>
          <w:lang w:eastAsia="x-none"/>
        </w:rPr>
      </w:pPr>
      <w:hyperlink r:id="rId1625" w:history="1">
        <w:r w:rsidR="00D93AE1">
          <w:rPr>
            <w:rStyle w:val="Hyperlink"/>
            <w:lang w:eastAsia="x-none"/>
          </w:rPr>
          <w:t>R1-1809152</w:t>
        </w:r>
      </w:hyperlink>
      <w:r w:rsidR="00E303AE" w:rsidRPr="00E303AE">
        <w:rPr>
          <w:lang w:eastAsia="x-none"/>
        </w:rPr>
        <w:tab/>
        <w:t>LLS evaluation results of UGMA</w:t>
      </w:r>
      <w:r w:rsidR="00E303AE" w:rsidRPr="00E303AE">
        <w:rPr>
          <w:lang w:eastAsia="x-none"/>
        </w:rPr>
        <w:tab/>
        <w:t>NTT DOCOMO, INC.</w:t>
      </w:r>
    </w:p>
    <w:p w14:paraId="00783212" w14:textId="0E34E8E6" w:rsidR="00E303AE" w:rsidRPr="00E303AE" w:rsidRDefault="001B7BF2" w:rsidP="00E303AE">
      <w:pPr>
        <w:ind w:left="720" w:hanging="720"/>
        <w:rPr>
          <w:lang w:eastAsia="x-none"/>
        </w:rPr>
      </w:pPr>
      <w:hyperlink r:id="rId1626" w:history="1">
        <w:r w:rsidR="00D93AE1">
          <w:rPr>
            <w:rStyle w:val="Hyperlink"/>
            <w:lang w:eastAsia="x-none"/>
          </w:rPr>
          <w:t>R1-1809182</w:t>
        </w:r>
      </w:hyperlink>
      <w:r w:rsidR="00E303AE" w:rsidRPr="00E303AE">
        <w:rPr>
          <w:lang w:eastAsia="x-none"/>
        </w:rPr>
        <w:tab/>
        <w:t>LLS evaluation results for OMA calibration</w:t>
      </w:r>
      <w:r w:rsidR="00E303AE" w:rsidRPr="00E303AE">
        <w:rPr>
          <w:lang w:eastAsia="x-none"/>
        </w:rPr>
        <w:tab/>
        <w:t>KDDI Corporation</w:t>
      </w:r>
    </w:p>
    <w:p w14:paraId="1E258DFE" w14:textId="77777777" w:rsidR="00E303AE" w:rsidRPr="00E303AE" w:rsidRDefault="00E303AE" w:rsidP="002F4311">
      <w:pPr>
        <w:pStyle w:val="Heading3"/>
      </w:pPr>
      <w:bookmarkStart w:id="982" w:name="_Toc521704535"/>
      <w:bookmarkStart w:id="983" w:name="_Toc526458929"/>
      <w:bookmarkEnd w:id="972"/>
      <w:r w:rsidRPr="00E303AE">
        <w:t>Study on NR-based Access to Unlicensed Spectrum</w:t>
      </w:r>
      <w:bookmarkEnd w:id="982"/>
      <w:bookmarkEnd w:id="983"/>
    </w:p>
    <w:p w14:paraId="21C51E9F" w14:textId="77777777" w:rsidR="00E303AE" w:rsidRPr="00E303AE" w:rsidRDefault="00E303AE" w:rsidP="00E303AE">
      <w:pPr>
        <w:ind w:left="720" w:hanging="720"/>
        <w:rPr>
          <w:i/>
          <w:lang w:eastAsia="x-none"/>
        </w:rPr>
      </w:pPr>
      <w:r w:rsidRPr="00E303AE">
        <w:rPr>
          <w:i/>
          <w:lang w:eastAsia="x-none"/>
        </w:rPr>
        <w:t xml:space="preserve">FS_NR_unlic; SID in </w:t>
      </w:r>
      <w:hyperlink r:id="rId1627" w:history="1">
        <w:r w:rsidRPr="00E303AE">
          <w:rPr>
            <w:i/>
            <w:color w:val="0000FF"/>
            <w:u w:val="single"/>
            <w:lang w:eastAsia="x-none"/>
          </w:rPr>
          <w:t>RP-181339</w:t>
        </w:r>
      </w:hyperlink>
      <w:r w:rsidRPr="00E303AE">
        <w:rPr>
          <w:i/>
          <w:lang w:eastAsia="x-none"/>
        </w:rPr>
        <w:t>. Please refer to the SID for detailed scoping</w:t>
      </w:r>
    </w:p>
    <w:p w14:paraId="22347478" w14:textId="041F96F9" w:rsidR="00E303AE" w:rsidRDefault="00E303AE" w:rsidP="00E303AE">
      <w:pPr>
        <w:ind w:left="720" w:hanging="720"/>
        <w:rPr>
          <w:lang w:eastAsia="x-none"/>
        </w:rPr>
      </w:pPr>
    </w:p>
    <w:p w14:paraId="70007492" w14:textId="77777777" w:rsidR="003D6A10" w:rsidRPr="003D6A10" w:rsidRDefault="003D6A10" w:rsidP="003D6A10">
      <w:pPr>
        <w:rPr>
          <w:b/>
        </w:rPr>
      </w:pPr>
      <w:r w:rsidRPr="003D6A10">
        <w:rPr>
          <w:b/>
        </w:rPr>
        <w:t>Friday</w:t>
      </w:r>
    </w:p>
    <w:p w14:paraId="5C850790" w14:textId="0AB77CCD" w:rsidR="003D6A10" w:rsidRPr="003D6A10" w:rsidRDefault="001B7BF2" w:rsidP="003D6A10">
      <w:pPr>
        <w:rPr>
          <w:b/>
        </w:rPr>
      </w:pPr>
      <w:hyperlink r:id="rId1628" w:history="1">
        <w:r w:rsidR="00D93AE1">
          <w:rPr>
            <w:rStyle w:val="Hyperlink"/>
            <w:b/>
          </w:rPr>
          <w:t>R1-1809916</w:t>
        </w:r>
      </w:hyperlink>
      <w:r w:rsidR="003D6A10" w:rsidRPr="003D6A10">
        <w:rPr>
          <w:b/>
        </w:rPr>
        <w:tab/>
        <w:t>"Chairman's notes of AI 7.2.2</w:t>
      </w:r>
      <w:r w:rsidR="003D6A10" w:rsidRPr="003D6A10">
        <w:rPr>
          <w:b/>
        </w:rPr>
        <w:tab/>
        <w:t xml:space="preserve"> Study on NR-based Access to Unlicensed Spectrum"</w:t>
      </w:r>
      <w:r w:rsidR="003D6A10" w:rsidRPr="003D6A10">
        <w:rPr>
          <w:b/>
        </w:rPr>
        <w:tab/>
        <w:t>Ad-hoc chair (Ericsson)</w:t>
      </w:r>
    </w:p>
    <w:p w14:paraId="76800955" w14:textId="77777777" w:rsidR="003D6A10" w:rsidRPr="00BD0234" w:rsidRDefault="003D6A10" w:rsidP="003D6A1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endorsed, content is incorporated below.</w:t>
      </w:r>
    </w:p>
    <w:p w14:paraId="4AEF8D9F" w14:textId="4314A81E" w:rsidR="003D6A10" w:rsidRDefault="003D6A10" w:rsidP="00E303AE">
      <w:pPr>
        <w:ind w:left="720" w:hanging="720"/>
        <w:rPr>
          <w:lang w:eastAsia="x-none"/>
        </w:rPr>
      </w:pPr>
    </w:p>
    <w:p w14:paraId="0A824E29" w14:textId="77777777" w:rsidR="003D6A10" w:rsidRPr="00E303AE" w:rsidRDefault="003D6A10" w:rsidP="00E303AE">
      <w:pPr>
        <w:ind w:left="720" w:hanging="720"/>
        <w:rPr>
          <w:lang w:eastAsia="x-none"/>
        </w:rPr>
      </w:pPr>
    </w:p>
    <w:bookmarkStart w:id="984" w:name="_Toc521704541"/>
    <w:p w14:paraId="7B3F5A92" w14:textId="68592A4A" w:rsidR="00875521" w:rsidRPr="00875521" w:rsidRDefault="00D93AE1" w:rsidP="00875521">
      <w:pPr>
        <w:ind w:left="720" w:hanging="720"/>
        <w:rPr>
          <w:lang w:eastAsia="x-none"/>
        </w:rPr>
      </w:pPr>
      <w:r>
        <w:rPr>
          <w:b/>
          <w:color w:val="0000FF"/>
          <w:u w:val="single"/>
          <w:lang w:eastAsia="x-none"/>
        </w:rPr>
        <w:fldChar w:fldCharType="begin"/>
      </w:r>
      <w:r w:rsidR="00580D49">
        <w:rPr>
          <w:b/>
          <w:color w:val="0000FF"/>
          <w:u w:val="single"/>
          <w:lang w:eastAsia="x-none"/>
        </w:rPr>
        <w:instrText>HYPERLINK "C:\\Users\\Merias\\Documents\\RAN1\\TSGR1_94-Sweden\\Docs\\R1-1809439.zip"</w:instrText>
      </w:r>
      <w:r>
        <w:rPr>
          <w:b/>
          <w:color w:val="0000FF"/>
          <w:u w:val="single"/>
          <w:lang w:eastAsia="x-none"/>
        </w:rPr>
        <w:fldChar w:fldCharType="separate"/>
      </w:r>
      <w:r>
        <w:rPr>
          <w:rStyle w:val="Hyperlink"/>
          <w:b/>
          <w:lang w:eastAsia="x-none"/>
        </w:rPr>
        <w:t>R1-1809439</w:t>
      </w:r>
      <w:r>
        <w:rPr>
          <w:b/>
          <w:color w:val="0000FF"/>
          <w:u w:val="single"/>
          <w:lang w:eastAsia="x-none"/>
        </w:rPr>
        <w:fldChar w:fldCharType="end"/>
      </w:r>
      <w:r w:rsidR="00875521" w:rsidRPr="00875521">
        <w:rPr>
          <w:lang w:eastAsia="x-none"/>
        </w:rPr>
        <w:tab/>
        <w:t>TR38.889 v0.0.2</w:t>
      </w:r>
      <w:r w:rsidR="00875521" w:rsidRPr="00875521">
        <w:rPr>
          <w:lang w:eastAsia="x-none"/>
        </w:rPr>
        <w:tab/>
        <w:t>Qualcomm Incorporated</w:t>
      </w:r>
    </w:p>
    <w:p w14:paraId="48829F88" w14:textId="1F567736" w:rsidR="00875521" w:rsidRPr="00875521" w:rsidRDefault="001B7BF2" w:rsidP="00875521">
      <w:pPr>
        <w:rPr>
          <w:lang w:eastAsia="x-none"/>
        </w:rPr>
      </w:pPr>
      <w:hyperlink r:id="rId1629" w:history="1">
        <w:r w:rsidR="00D93AE1">
          <w:rPr>
            <w:rStyle w:val="Hyperlink"/>
            <w:b/>
            <w:lang w:eastAsia="x-none"/>
          </w:rPr>
          <w:t>R1-1809795</w:t>
        </w:r>
      </w:hyperlink>
      <w:r w:rsidR="00875521" w:rsidRPr="00875521">
        <w:rPr>
          <w:lang w:eastAsia="x-none"/>
        </w:rPr>
        <w:tab/>
        <w:t>TR38.889 v0.0.3</w:t>
      </w:r>
      <w:r w:rsidR="00875521" w:rsidRPr="00875521">
        <w:rPr>
          <w:lang w:eastAsia="x-none"/>
        </w:rPr>
        <w:tab/>
        <w:t>Qualcomm Incorporated</w:t>
      </w:r>
    </w:p>
    <w:p w14:paraId="562EEE0F" w14:textId="1B00BF85" w:rsidR="00875521" w:rsidRDefault="00875521" w:rsidP="00875521">
      <w:pPr>
        <w:ind w:left="720" w:hanging="720"/>
        <w:rPr>
          <w:lang w:eastAsia="x-none"/>
        </w:rPr>
      </w:pPr>
      <w:r w:rsidRPr="00875521">
        <w:rPr>
          <w:highlight w:val="green"/>
          <w:lang w:eastAsia="x-none"/>
        </w:rPr>
        <w:t>Version v0.0.3 of TR38.889 is endorsed</w:t>
      </w:r>
      <w:r w:rsidRPr="00875521">
        <w:rPr>
          <w:lang w:eastAsia="x-none"/>
        </w:rPr>
        <w:t>.</w:t>
      </w:r>
    </w:p>
    <w:p w14:paraId="06C01A43" w14:textId="6444D4F1" w:rsidR="009E51F6" w:rsidRPr="00875521" w:rsidRDefault="009E51F6" w:rsidP="00875521">
      <w:pPr>
        <w:ind w:left="720" w:hanging="720"/>
        <w:rPr>
          <w:lang w:eastAsia="x-none"/>
        </w:rPr>
      </w:pPr>
      <w:r w:rsidRPr="009E51F6">
        <w:rPr>
          <w:highlight w:val="magenta"/>
          <w:lang w:eastAsia="x-none"/>
        </w:rPr>
        <w:t>MCC post meeting:</w:t>
      </w:r>
      <w:r>
        <w:rPr>
          <w:lang w:eastAsia="x-none"/>
        </w:rPr>
        <w:t xml:space="preserve"> Cl</w:t>
      </w:r>
      <w:r w:rsidRPr="009E51F6">
        <w:rPr>
          <w:lang w:eastAsia="x-none"/>
        </w:rPr>
        <w:t>ean-up of the version endorsed in RAN1#94 and creat</w:t>
      </w:r>
      <w:r>
        <w:rPr>
          <w:lang w:eastAsia="x-none"/>
        </w:rPr>
        <w:t xml:space="preserve">ion of </w:t>
      </w:r>
      <w:r w:rsidRPr="009E51F6">
        <w:rPr>
          <w:lang w:eastAsia="x-none"/>
        </w:rPr>
        <w:t>v0.1.0 as baseline for further update</w:t>
      </w:r>
      <w:r>
        <w:rPr>
          <w:lang w:eastAsia="x-none"/>
        </w:rPr>
        <w:t xml:space="preserve"> (R1-1810047).</w:t>
      </w:r>
    </w:p>
    <w:p w14:paraId="616FA47E" w14:textId="77777777" w:rsidR="00875521" w:rsidRPr="00875521" w:rsidRDefault="00875521" w:rsidP="00145941">
      <w:pPr>
        <w:pStyle w:val="Heading4"/>
      </w:pPr>
      <w:bookmarkStart w:id="985" w:name="_Toc521704536"/>
      <w:bookmarkStart w:id="986" w:name="_Toc526458930"/>
      <w:r w:rsidRPr="00875521">
        <w:t>Simulation Methodology for NR-U operation</w:t>
      </w:r>
      <w:bookmarkEnd w:id="985"/>
      <w:bookmarkEnd w:id="986"/>
      <w:r w:rsidRPr="00875521">
        <w:t xml:space="preserve">   </w:t>
      </w:r>
    </w:p>
    <w:p w14:paraId="130656F5" w14:textId="001D01BB" w:rsidR="00875521" w:rsidRPr="00875521" w:rsidRDefault="001B7BF2" w:rsidP="00875521">
      <w:pPr>
        <w:ind w:left="720" w:hanging="720"/>
        <w:rPr>
          <w:lang w:eastAsia="x-none"/>
        </w:rPr>
      </w:pPr>
      <w:hyperlink r:id="rId1630" w:history="1">
        <w:r w:rsidR="00D93AE1">
          <w:rPr>
            <w:rStyle w:val="Hyperlink"/>
            <w:lang w:eastAsia="x-none"/>
          </w:rPr>
          <w:t>R1-1808317</w:t>
        </w:r>
      </w:hyperlink>
      <w:r w:rsidR="00875521" w:rsidRPr="00875521">
        <w:rPr>
          <w:lang w:eastAsia="x-none"/>
        </w:rPr>
        <w:tab/>
        <w:t>Simulation Methodology and  Preliminary Results for NR-U</w:t>
      </w:r>
      <w:r w:rsidR="00875521" w:rsidRPr="00875521">
        <w:rPr>
          <w:lang w:eastAsia="x-none"/>
        </w:rPr>
        <w:tab/>
        <w:t>ZTE</w:t>
      </w:r>
    </w:p>
    <w:p w14:paraId="7542BF08" w14:textId="35491661" w:rsidR="00875521" w:rsidRPr="00875521" w:rsidRDefault="001B7BF2" w:rsidP="00875521">
      <w:pPr>
        <w:ind w:left="720" w:hanging="720"/>
        <w:rPr>
          <w:lang w:eastAsia="x-none"/>
        </w:rPr>
      </w:pPr>
      <w:hyperlink r:id="rId1631" w:history="1">
        <w:r w:rsidR="00D93AE1">
          <w:rPr>
            <w:rStyle w:val="Hyperlink"/>
            <w:lang w:eastAsia="x-none"/>
          </w:rPr>
          <w:t>R1-1808503</w:t>
        </w:r>
      </w:hyperlink>
      <w:r w:rsidR="00875521" w:rsidRPr="00875521">
        <w:rPr>
          <w:lang w:eastAsia="x-none"/>
        </w:rPr>
        <w:tab/>
        <w:t>Simulation methodology for NR unlicensed operation</w:t>
      </w:r>
      <w:r w:rsidR="00875521" w:rsidRPr="00875521">
        <w:rPr>
          <w:lang w:eastAsia="x-none"/>
        </w:rPr>
        <w:tab/>
        <w:t>LG Electronics</w:t>
      </w:r>
    </w:p>
    <w:p w14:paraId="1CA7816E" w14:textId="0EEE6635" w:rsidR="00875521" w:rsidRPr="00875521" w:rsidRDefault="001B7BF2" w:rsidP="00875521">
      <w:pPr>
        <w:ind w:left="720" w:hanging="720"/>
        <w:rPr>
          <w:lang w:eastAsia="x-none"/>
        </w:rPr>
      </w:pPr>
      <w:hyperlink r:id="rId1632" w:history="1">
        <w:r w:rsidR="00D93AE1">
          <w:rPr>
            <w:rStyle w:val="Hyperlink"/>
            <w:lang w:eastAsia="x-none"/>
          </w:rPr>
          <w:t>R1-1808681</w:t>
        </w:r>
      </w:hyperlink>
      <w:r w:rsidR="00875521" w:rsidRPr="00875521">
        <w:rPr>
          <w:lang w:eastAsia="x-none"/>
        </w:rPr>
        <w:tab/>
        <w:t>On calibrating the outdoor simulation models for NR-unlicensed</w:t>
      </w:r>
      <w:r w:rsidR="00875521" w:rsidRPr="00875521">
        <w:rPr>
          <w:lang w:eastAsia="x-none"/>
        </w:rPr>
        <w:tab/>
        <w:t>Intel Corporation</w:t>
      </w:r>
    </w:p>
    <w:p w14:paraId="611D259C" w14:textId="26B42BA0" w:rsidR="00875521" w:rsidRPr="00875521" w:rsidRDefault="001B7BF2" w:rsidP="00875521">
      <w:pPr>
        <w:ind w:left="720" w:hanging="720"/>
        <w:rPr>
          <w:lang w:eastAsia="x-none"/>
        </w:rPr>
      </w:pPr>
      <w:hyperlink r:id="rId1633" w:history="1">
        <w:r w:rsidR="00D93AE1">
          <w:rPr>
            <w:rStyle w:val="Hyperlink"/>
            <w:lang w:eastAsia="x-none"/>
          </w:rPr>
          <w:t>R1-1808764</w:t>
        </w:r>
      </w:hyperlink>
      <w:r w:rsidR="00875521" w:rsidRPr="00875521">
        <w:rPr>
          <w:lang w:eastAsia="x-none"/>
        </w:rPr>
        <w:tab/>
        <w:t>Remaining simulation methodology for NR-U</w:t>
      </w:r>
      <w:r w:rsidR="00875521" w:rsidRPr="00875521">
        <w:rPr>
          <w:lang w:eastAsia="x-none"/>
        </w:rPr>
        <w:tab/>
        <w:t>Samsung</w:t>
      </w:r>
    </w:p>
    <w:p w14:paraId="3638CAE8" w14:textId="79C859E5" w:rsidR="00875521" w:rsidRPr="00875521" w:rsidRDefault="001B7BF2" w:rsidP="00875521">
      <w:pPr>
        <w:ind w:left="720" w:hanging="720"/>
        <w:rPr>
          <w:lang w:eastAsia="x-none"/>
        </w:rPr>
      </w:pPr>
      <w:hyperlink r:id="rId1634" w:history="1">
        <w:r w:rsidR="00D93AE1">
          <w:rPr>
            <w:rStyle w:val="Hyperlink"/>
            <w:lang w:eastAsia="x-none"/>
          </w:rPr>
          <w:t>R1-1808816</w:t>
        </w:r>
      </w:hyperlink>
      <w:r w:rsidR="00875521" w:rsidRPr="00875521">
        <w:rPr>
          <w:lang w:eastAsia="x-none"/>
        </w:rPr>
        <w:tab/>
        <w:t>Simulation Methodology for NR-U operation</w:t>
      </w:r>
      <w:r w:rsidR="00875521" w:rsidRPr="00875521">
        <w:rPr>
          <w:lang w:eastAsia="x-none"/>
        </w:rPr>
        <w:tab/>
        <w:t>Nokia, Nokia Shanghai Bell</w:t>
      </w:r>
    </w:p>
    <w:p w14:paraId="3BCCFC13" w14:textId="4E82F011" w:rsidR="00875521" w:rsidRPr="00875521" w:rsidRDefault="001B7BF2" w:rsidP="00875521">
      <w:pPr>
        <w:ind w:left="720" w:hanging="720"/>
        <w:rPr>
          <w:lang w:eastAsia="x-none"/>
        </w:rPr>
      </w:pPr>
      <w:hyperlink r:id="rId1635" w:history="1">
        <w:r w:rsidR="00D93AE1">
          <w:rPr>
            <w:rStyle w:val="Hyperlink"/>
            <w:lang w:eastAsia="x-none"/>
          </w:rPr>
          <w:t>R1-1808926</w:t>
        </w:r>
      </w:hyperlink>
      <w:r w:rsidR="00875521" w:rsidRPr="00875521">
        <w:rPr>
          <w:lang w:eastAsia="x-none"/>
        </w:rPr>
        <w:tab/>
        <w:t>Simulation assumptions and preliminary results for NR unlicensed bands</w:t>
      </w:r>
      <w:r w:rsidR="00875521" w:rsidRPr="00875521">
        <w:rPr>
          <w:lang w:eastAsia="x-none"/>
        </w:rPr>
        <w:tab/>
        <w:t>Huawei, HiSilicon</w:t>
      </w:r>
    </w:p>
    <w:p w14:paraId="41EF3DEB" w14:textId="2B1BD884" w:rsidR="00875521" w:rsidRPr="00875521" w:rsidRDefault="001B7BF2" w:rsidP="00875521">
      <w:pPr>
        <w:ind w:left="720" w:hanging="720"/>
        <w:rPr>
          <w:lang w:eastAsia="x-none"/>
        </w:rPr>
      </w:pPr>
      <w:hyperlink r:id="rId1636" w:history="1">
        <w:r w:rsidR="00D93AE1">
          <w:rPr>
            <w:rStyle w:val="Hyperlink"/>
            <w:lang w:eastAsia="x-none"/>
          </w:rPr>
          <w:t>R1-1809085</w:t>
        </w:r>
      </w:hyperlink>
      <w:r w:rsidR="00875521" w:rsidRPr="00875521">
        <w:rPr>
          <w:lang w:eastAsia="x-none"/>
        </w:rPr>
        <w:tab/>
        <w:t xml:space="preserve">Simulation and calibration for NR-U outdoor sub-7GHz </w:t>
      </w:r>
      <w:r w:rsidR="00875521" w:rsidRPr="00875521">
        <w:rPr>
          <w:lang w:eastAsia="x-none"/>
        </w:rPr>
        <w:tab/>
        <w:t>InterDigital, Inc.</w:t>
      </w:r>
    </w:p>
    <w:p w14:paraId="1227321F" w14:textId="3FC20A4C" w:rsidR="00875521" w:rsidRPr="008413BB" w:rsidRDefault="001B7BF2" w:rsidP="00875521">
      <w:pPr>
        <w:ind w:left="720" w:hanging="720"/>
        <w:rPr>
          <w:b/>
          <w:lang w:eastAsia="x-none"/>
        </w:rPr>
      </w:pPr>
      <w:hyperlink r:id="rId1637" w:history="1">
        <w:r w:rsidR="00D93AE1" w:rsidRPr="008413BB">
          <w:rPr>
            <w:rStyle w:val="Hyperlink"/>
            <w:b/>
            <w:lang w:eastAsia="x-none"/>
          </w:rPr>
          <w:t>R1-1809200</w:t>
        </w:r>
      </w:hyperlink>
      <w:r w:rsidR="00875521" w:rsidRPr="008413BB">
        <w:rPr>
          <w:b/>
          <w:lang w:eastAsia="x-none"/>
        </w:rPr>
        <w:tab/>
        <w:t>NR-U evaluation methodology</w:t>
      </w:r>
      <w:r w:rsidR="00875521" w:rsidRPr="008413BB">
        <w:rPr>
          <w:b/>
          <w:lang w:eastAsia="x-none"/>
        </w:rPr>
        <w:tab/>
        <w:t>Ericsson</w:t>
      </w:r>
    </w:p>
    <w:p w14:paraId="04BA8943" w14:textId="0148B16E" w:rsidR="00875521" w:rsidRPr="00875521" w:rsidRDefault="001B7BF2" w:rsidP="00875521">
      <w:pPr>
        <w:ind w:left="720" w:hanging="720"/>
        <w:rPr>
          <w:lang w:eastAsia="x-none"/>
        </w:rPr>
      </w:pPr>
      <w:hyperlink r:id="rId1638" w:history="1">
        <w:r w:rsidR="00D93AE1">
          <w:rPr>
            <w:rStyle w:val="Hyperlink"/>
            <w:lang w:eastAsia="x-none"/>
          </w:rPr>
          <w:t>R1-1809440</w:t>
        </w:r>
      </w:hyperlink>
      <w:r w:rsidR="00875521" w:rsidRPr="00875521">
        <w:rPr>
          <w:lang w:eastAsia="x-none"/>
        </w:rPr>
        <w:tab/>
        <w:t>Email discussion summary for sub7 outdoor evalution calibration</w:t>
      </w:r>
      <w:r w:rsidR="00875521" w:rsidRPr="00875521">
        <w:rPr>
          <w:lang w:eastAsia="x-none"/>
        </w:rPr>
        <w:tab/>
        <w:t>Qualcomm Incorporated</w:t>
      </w:r>
    </w:p>
    <w:p w14:paraId="03307316" w14:textId="6BE3E89E" w:rsidR="00875521" w:rsidRPr="00875521" w:rsidRDefault="001B7BF2" w:rsidP="00875521">
      <w:pPr>
        <w:ind w:left="720" w:hanging="720"/>
        <w:rPr>
          <w:lang w:eastAsia="x-none"/>
        </w:rPr>
      </w:pPr>
      <w:hyperlink r:id="rId1639" w:history="1">
        <w:r w:rsidR="00D93AE1">
          <w:rPr>
            <w:rStyle w:val="Hyperlink"/>
            <w:lang w:eastAsia="x-none"/>
          </w:rPr>
          <w:t>R1-1809441</w:t>
        </w:r>
      </w:hyperlink>
      <w:r w:rsidR="00875521" w:rsidRPr="00875521">
        <w:rPr>
          <w:lang w:eastAsia="x-none"/>
        </w:rPr>
        <w:tab/>
        <w:t>Simulation methodology for NR unlicensed</w:t>
      </w:r>
      <w:r w:rsidR="00875521" w:rsidRPr="00875521">
        <w:rPr>
          <w:lang w:eastAsia="x-none"/>
        </w:rPr>
        <w:tab/>
        <w:t>Qualcomm Incorporated</w:t>
      </w:r>
    </w:p>
    <w:p w14:paraId="74BBB8C1" w14:textId="77777777" w:rsidR="00875521" w:rsidRPr="00875521" w:rsidRDefault="00875521" w:rsidP="00875521">
      <w:pPr>
        <w:ind w:left="720" w:hanging="720"/>
        <w:rPr>
          <w:lang w:eastAsia="x-none"/>
        </w:rPr>
      </w:pPr>
    </w:p>
    <w:p w14:paraId="60ABB2EF" w14:textId="0845C2DD" w:rsidR="00875521" w:rsidRPr="008413BB" w:rsidRDefault="001B7BF2" w:rsidP="00875521">
      <w:pPr>
        <w:ind w:left="720" w:hanging="720"/>
        <w:rPr>
          <w:b/>
          <w:lang w:eastAsia="x-none"/>
        </w:rPr>
      </w:pPr>
      <w:hyperlink r:id="rId1640" w:history="1">
        <w:r w:rsidR="00D93AE1" w:rsidRPr="008413BB">
          <w:rPr>
            <w:rStyle w:val="Hyperlink"/>
            <w:b/>
            <w:lang w:eastAsia="x-none"/>
          </w:rPr>
          <w:t>R1-1809764</w:t>
        </w:r>
      </w:hyperlink>
      <w:r w:rsidR="00875521" w:rsidRPr="008413BB">
        <w:rPr>
          <w:b/>
          <w:lang w:eastAsia="x-none"/>
        </w:rPr>
        <w:tab/>
        <w:t>Feature summary on Simulation Methodology for NR-U operation</w:t>
      </w:r>
      <w:r w:rsidR="00875521" w:rsidRPr="008413BB">
        <w:rPr>
          <w:b/>
          <w:lang w:eastAsia="x-none"/>
        </w:rPr>
        <w:tab/>
        <w:t>Qualcomm Incorporated</w:t>
      </w:r>
    </w:p>
    <w:p w14:paraId="35FC5E1B" w14:textId="77777777" w:rsidR="00875521" w:rsidRPr="00875521" w:rsidRDefault="00875521" w:rsidP="00875521">
      <w:pPr>
        <w:ind w:left="720" w:hanging="720"/>
        <w:rPr>
          <w:b/>
          <w:lang w:eastAsia="x-none"/>
        </w:rPr>
      </w:pPr>
    </w:p>
    <w:p w14:paraId="2DB2FF23" w14:textId="77777777" w:rsidR="00875521" w:rsidRPr="00875521" w:rsidRDefault="00875521" w:rsidP="00875521">
      <w:pPr>
        <w:ind w:left="720" w:hanging="720"/>
        <w:rPr>
          <w:lang w:eastAsia="x-none"/>
        </w:rPr>
      </w:pPr>
      <w:r w:rsidRPr="00875521">
        <w:rPr>
          <w:highlight w:val="green"/>
          <w:lang w:eastAsia="x-none"/>
        </w:rPr>
        <w:t>Agreements:</w:t>
      </w:r>
    </w:p>
    <w:p w14:paraId="46F2A693" w14:textId="77777777" w:rsidR="00875521" w:rsidRPr="00875521" w:rsidRDefault="00875521" w:rsidP="00FD2787">
      <w:pPr>
        <w:widowControl w:val="0"/>
        <w:numPr>
          <w:ilvl w:val="0"/>
          <w:numId w:val="228"/>
        </w:numPr>
        <w:contextualSpacing/>
        <w:jc w:val="both"/>
        <w:rPr>
          <w:lang w:eastAsia="ko-KR"/>
        </w:rPr>
      </w:pPr>
      <w:r w:rsidRPr="00875521">
        <w:rPr>
          <w:lang w:eastAsia="ko-KR"/>
        </w:rPr>
        <w:t xml:space="preserve">The base metrics for NR-U evaluation are the same as in LTE-LAA in </w:t>
      </w:r>
      <w:r w:rsidRPr="00875521">
        <w:rPr>
          <w:rFonts w:eastAsia="SimSun"/>
          <w:lang w:val="en-US" w:eastAsia="zh-CN"/>
        </w:rPr>
        <w:t>TR 36.889.</w:t>
      </w:r>
    </w:p>
    <w:p w14:paraId="65ED2C78" w14:textId="77777777" w:rsidR="00875521" w:rsidRPr="00875521" w:rsidRDefault="00875521" w:rsidP="00FD2787">
      <w:pPr>
        <w:widowControl w:val="0"/>
        <w:numPr>
          <w:ilvl w:val="0"/>
          <w:numId w:val="228"/>
        </w:numPr>
        <w:contextualSpacing/>
        <w:jc w:val="both"/>
        <w:rPr>
          <w:lang w:eastAsia="ko-KR"/>
        </w:rPr>
      </w:pPr>
      <w:r w:rsidRPr="00875521">
        <w:rPr>
          <w:lang w:eastAsia="ko-KR"/>
        </w:rPr>
        <w:t>For coexistence evaluations below 7GHz, for parameters not covered by previous agreements, the evaluations assumptions specified for LTE (e)LAA coexistence evaluations apply.</w:t>
      </w:r>
    </w:p>
    <w:p w14:paraId="56CFD3FB" w14:textId="77777777" w:rsidR="00875521" w:rsidRPr="00875521" w:rsidRDefault="00875521" w:rsidP="00FD2787">
      <w:pPr>
        <w:widowControl w:val="0"/>
        <w:numPr>
          <w:ilvl w:val="1"/>
          <w:numId w:val="228"/>
        </w:numPr>
        <w:contextualSpacing/>
        <w:jc w:val="both"/>
        <w:rPr>
          <w:lang w:eastAsia="ko-KR"/>
        </w:rPr>
      </w:pPr>
      <w:r w:rsidRPr="00875521">
        <w:rPr>
          <w:lang w:eastAsia="ko-KR"/>
        </w:rPr>
        <w:t>For example, the minimum distance between a small cell and a UE, and between two UEs is three meters.</w:t>
      </w:r>
    </w:p>
    <w:p w14:paraId="7E041C98" w14:textId="77777777" w:rsidR="00875521" w:rsidRPr="00875521" w:rsidRDefault="00875521" w:rsidP="00875521">
      <w:pPr>
        <w:ind w:left="720" w:hanging="720"/>
        <w:rPr>
          <w:highlight w:val="yellow"/>
          <w:lang w:eastAsia="ko-KR"/>
        </w:rPr>
      </w:pPr>
    </w:p>
    <w:p w14:paraId="7ECA004E" w14:textId="77777777" w:rsidR="00875521" w:rsidRPr="00875521" w:rsidRDefault="00875521" w:rsidP="00875521">
      <w:pPr>
        <w:ind w:left="720" w:hanging="720"/>
        <w:rPr>
          <w:lang w:eastAsia="ko-KR"/>
        </w:rPr>
      </w:pPr>
      <w:r w:rsidRPr="00875521">
        <w:rPr>
          <w:highlight w:val="green"/>
          <w:lang w:eastAsia="ko-KR"/>
        </w:rPr>
        <w:t>Agreement:</w:t>
      </w:r>
    </w:p>
    <w:p w14:paraId="267AB1BD" w14:textId="77777777" w:rsidR="00875521" w:rsidRPr="00875521" w:rsidRDefault="00875521" w:rsidP="00FD2787">
      <w:pPr>
        <w:widowControl w:val="0"/>
        <w:numPr>
          <w:ilvl w:val="0"/>
          <w:numId w:val="228"/>
        </w:numPr>
        <w:contextualSpacing/>
        <w:jc w:val="both"/>
        <w:rPr>
          <w:lang w:eastAsia="ko-KR"/>
        </w:rPr>
      </w:pPr>
      <w:r w:rsidRPr="00875521">
        <w:rPr>
          <w:lang w:eastAsia="ko-KR"/>
        </w:rPr>
        <w:t>For coexistence evaluation, WiFi+WiFi, WiFi+NR-U and NR-U+NR-U evaluations are baseline with equal priority.</w:t>
      </w:r>
    </w:p>
    <w:p w14:paraId="4C016DCF" w14:textId="77777777" w:rsidR="00875521" w:rsidRPr="00875521" w:rsidRDefault="00875521" w:rsidP="00875521">
      <w:pPr>
        <w:ind w:left="720" w:hanging="720"/>
        <w:rPr>
          <w:lang w:eastAsia="x-none"/>
        </w:rPr>
      </w:pPr>
    </w:p>
    <w:p w14:paraId="6DDE8958" w14:textId="77777777" w:rsidR="00875521" w:rsidRPr="00875521" w:rsidRDefault="00875521" w:rsidP="00875521">
      <w:pPr>
        <w:ind w:left="720" w:hanging="720"/>
        <w:rPr>
          <w:lang w:eastAsia="x-none"/>
        </w:rPr>
      </w:pPr>
      <w:r w:rsidRPr="00875521">
        <w:rPr>
          <w:highlight w:val="green"/>
          <w:lang w:eastAsia="x-none"/>
        </w:rPr>
        <w:t>Agreement:</w:t>
      </w:r>
    </w:p>
    <w:p w14:paraId="0D47EB6F" w14:textId="77777777" w:rsidR="00875521" w:rsidRPr="00875521" w:rsidRDefault="00875521" w:rsidP="00875521">
      <w:pPr>
        <w:ind w:left="720" w:hanging="720"/>
        <w:rPr>
          <w:lang w:eastAsia="x-none"/>
        </w:rPr>
      </w:pPr>
      <w:r w:rsidRPr="00875521">
        <w:rPr>
          <w:lang w:eastAsia="x-none"/>
        </w:rPr>
        <w:t>A=1.0 for scenario 1 and A=1.5 for scenario 2</w:t>
      </w:r>
    </w:p>
    <w:p w14:paraId="1B1FBB8C" w14:textId="77777777" w:rsidR="00875521" w:rsidRPr="00875521" w:rsidRDefault="00875521" w:rsidP="00875521">
      <w:pPr>
        <w:rPr>
          <w:lang w:eastAsia="x-none"/>
        </w:rPr>
      </w:pPr>
      <w:r w:rsidRPr="00875521">
        <w:rPr>
          <w:lang w:eastAsia="x-none"/>
        </w:rPr>
        <w:t>Note: The agreed scenarios are the baseline for generation of results to be included in the TR. Contributions based on other scenarios are not precluded from being considered for discussion and decisions on NR-U design.</w:t>
      </w:r>
    </w:p>
    <w:p w14:paraId="2B6AA282" w14:textId="77777777" w:rsidR="00875521" w:rsidRPr="00875521" w:rsidRDefault="00875521" w:rsidP="00145941">
      <w:pPr>
        <w:pStyle w:val="Heading4"/>
      </w:pPr>
      <w:bookmarkStart w:id="987" w:name="_Toc521704537"/>
      <w:bookmarkStart w:id="988" w:name="_Toc526458931"/>
      <w:r w:rsidRPr="00875521">
        <w:t>Frame structure for NR-U operation</w:t>
      </w:r>
      <w:bookmarkEnd w:id="987"/>
      <w:bookmarkEnd w:id="988"/>
    </w:p>
    <w:p w14:paraId="34E914FE" w14:textId="5B0E7A80" w:rsidR="00875521" w:rsidRPr="00875521" w:rsidRDefault="001B7BF2" w:rsidP="00875521">
      <w:pPr>
        <w:ind w:left="720" w:hanging="720"/>
        <w:rPr>
          <w:lang w:eastAsia="x-none"/>
        </w:rPr>
      </w:pPr>
      <w:hyperlink r:id="rId1641" w:history="1">
        <w:r w:rsidR="00D93AE1">
          <w:rPr>
            <w:rStyle w:val="Hyperlink"/>
            <w:lang w:eastAsia="x-none"/>
          </w:rPr>
          <w:t>R1-1808058</w:t>
        </w:r>
      </w:hyperlink>
      <w:r w:rsidR="00875521" w:rsidRPr="00875521">
        <w:rPr>
          <w:lang w:eastAsia="x-none"/>
        </w:rPr>
        <w:tab/>
        <w:t>NR numerology and frame structure for unlicensed bands</w:t>
      </w:r>
      <w:r w:rsidR="00875521" w:rsidRPr="00875521">
        <w:rPr>
          <w:lang w:eastAsia="x-none"/>
        </w:rPr>
        <w:tab/>
        <w:t>Huawei, HiSilicon</w:t>
      </w:r>
    </w:p>
    <w:p w14:paraId="6CD71DDA" w14:textId="0DD7580A" w:rsidR="00875521" w:rsidRPr="00875521" w:rsidRDefault="001B7BF2" w:rsidP="00875521">
      <w:pPr>
        <w:ind w:left="720" w:hanging="720"/>
        <w:rPr>
          <w:lang w:eastAsia="x-none"/>
        </w:rPr>
      </w:pPr>
      <w:hyperlink r:id="rId1642" w:history="1">
        <w:r w:rsidR="00D93AE1">
          <w:rPr>
            <w:rStyle w:val="Hyperlink"/>
            <w:lang w:eastAsia="x-none"/>
          </w:rPr>
          <w:t>R1-1808234</w:t>
        </w:r>
      </w:hyperlink>
      <w:r w:rsidR="00875521" w:rsidRPr="00875521">
        <w:rPr>
          <w:lang w:eastAsia="x-none"/>
        </w:rPr>
        <w:tab/>
        <w:t>Frame structure for NR-U operation</w:t>
      </w:r>
      <w:r w:rsidR="00875521" w:rsidRPr="00875521">
        <w:rPr>
          <w:lang w:eastAsia="x-none"/>
        </w:rPr>
        <w:tab/>
        <w:t>vivo</w:t>
      </w:r>
    </w:p>
    <w:p w14:paraId="13A11C46" w14:textId="7BF2F716" w:rsidR="00875521" w:rsidRPr="00875521" w:rsidRDefault="001B7BF2" w:rsidP="00875521">
      <w:pPr>
        <w:ind w:left="720" w:hanging="720"/>
        <w:rPr>
          <w:lang w:eastAsia="x-none"/>
        </w:rPr>
      </w:pPr>
      <w:hyperlink r:id="rId1643" w:history="1">
        <w:r w:rsidR="00D93AE1">
          <w:rPr>
            <w:rStyle w:val="Hyperlink"/>
            <w:lang w:eastAsia="x-none"/>
          </w:rPr>
          <w:t>R1-1808271</w:t>
        </w:r>
      </w:hyperlink>
      <w:r w:rsidR="00875521" w:rsidRPr="00875521">
        <w:rPr>
          <w:lang w:eastAsia="x-none"/>
        </w:rPr>
        <w:tab/>
        <w:t>On frame structure design for NR-U operation</w:t>
      </w:r>
      <w:r w:rsidR="00875521" w:rsidRPr="00875521">
        <w:rPr>
          <w:lang w:eastAsia="x-none"/>
        </w:rPr>
        <w:tab/>
        <w:t>MediaTek Inc.</w:t>
      </w:r>
    </w:p>
    <w:p w14:paraId="26C66872" w14:textId="5CCCCE8D" w:rsidR="00875521" w:rsidRPr="00875521" w:rsidRDefault="001B7BF2" w:rsidP="00875521">
      <w:pPr>
        <w:ind w:left="720" w:hanging="720"/>
        <w:rPr>
          <w:lang w:eastAsia="x-none"/>
        </w:rPr>
      </w:pPr>
      <w:hyperlink r:id="rId1644" w:history="1">
        <w:r w:rsidR="00D93AE1">
          <w:rPr>
            <w:rStyle w:val="Hyperlink"/>
            <w:lang w:eastAsia="x-none"/>
          </w:rPr>
          <w:t>R1-1808291</w:t>
        </w:r>
      </w:hyperlink>
      <w:r w:rsidR="00875521" w:rsidRPr="00875521">
        <w:rPr>
          <w:lang w:eastAsia="x-none"/>
        </w:rPr>
        <w:tab/>
        <w:t>On flexible starting positions and related PDCCH monitoring for NR-U</w:t>
      </w:r>
      <w:r w:rsidR="00875521" w:rsidRPr="00875521">
        <w:rPr>
          <w:lang w:eastAsia="x-none"/>
        </w:rPr>
        <w:tab/>
        <w:t>Fujitsu</w:t>
      </w:r>
    </w:p>
    <w:p w14:paraId="24A1AE0A" w14:textId="17476676" w:rsidR="00875521" w:rsidRPr="00875521" w:rsidRDefault="001B7BF2" w:rsidP="00875521">
      <w:pPr>
        <w:ind w:left="720" w:hanging="720"/>
        <w:rPr>
          <w:lang w:eastAsia="x-none"/>
        </w:rPr>
      </w:pPr>
      <w:hyperlink r:id="rId1645" w:history="1">
        <w:r w:rsidR="00D93AE1">
          <w:rPr>
            <w:rStyle w:val="Hyperlink"/>
            <w:lang w:eastAsia="x-none"/>
          </w:rPr>
          <w:t>R1-1808318</w:t>
        </w:r>
      </w:hyperlink>
      <w:r w:rsidR="00875521" w:rsidRPr="00875521">
        <w:rPr>
          <w:lang w:eastAsia="x-none"/>
        </w:rPr>
        <w:tab/>
        <w:t>Discussion on frame structure for NR-U</w:t>
      </w:r>
      <w:r w:rsidR="00875521" w:rsidRPr="00875521">
        <w:rPr>
          <w:lang w:eastAsia="x-none"/>
        </w:rPr>
        <w:tab/>
        <w:t>ZTE</w:t>
      </w:r>
    </w:p>
    <w:p w14:paraId="699E7A31" w14:textId="27DAADF3" w:rsidR="00875521" w:rsidRPr="00875521" w:rsidRDefault="001B7BF2" w:rsidP="00875521">
      <w:pPr>
        <w:ind w:left="720" w:hanging="720"/>
        <w:rPr>
          <w:lang w:eastAsia="x-none"/>
        </w:rPr>
      </w:pPr>
      <w:hyperlink r:id="rId1646" w:history="1">
        <w:r w:rsidR="00D93AE1">
          <w:rPr>
            <w:rStyle w:val="Hyperlink"/>
            <w:lang w:eastAsia="x-none"/>
          </w:rPr>
          <w:t>R1-1808333</w:t>
        </w:r>
      </w:hyperlink>
      <w:r w:rsidR="00875521" w:rsidRPr="00875521">
        <w:rPr>
          <w:lang w:eastAsia="x-none"/>
        </w:rPr>
        <w:tab/>
        <w:t>Considerations on Frame Structure for NR Unlicensed Operations</w:t>
      </w:r>
      <w:r w:rsidR="00875521" w:rsidRPr="00875521">
        <w:rPr>
          <w:lang w:eastAsia="x-none"/>
        </w:rPr>
        <w:tab/>
        <w:t>Sony</w:t>
      </w:r>
    </w:p>
    <w:p w14:paraId="7FC28B5B" w14:textId="49AA506A" w:rsidR="00875521" w:rsidRPr="00875521" w:rsidRDefault="001B7BF2" w:rsidP="00875521">
      <w:pPr>
        <w:ind w:left="720" w:hanging="720"/>
        <w:rPr>
          <w:lang w:eastAsia="x-none"/>
        </w:rPr>
      </w:pPr>
      <w:hyperlink r:id="rId1647" w:history="1">
        <w:r w:rsidR="00D93AE1">
          <w:rPr>
            <w:rStyle w:val="Hyperlink"/>
            <w:lang w:eastAsia="x-none"/>
          </w:rPr>
          <w:t>R1-1808392</w:t>
        </w:r>
      </w:hyperlink>
      <w:r w:rsidR="00875521" w:rsidRPr="00875521">
        <w:rPr>
          <w:lang w:eastAsia="x-none"/>
        </w:rPr>
        <w:tab/>
        <w:t>Frame Structure for NR Unlicencensed Operations</w:t>
      </w:r>
      <w:r w:rsidR="00875521" w:rsidRPr="00875521">
        <w:rPr>
          <w:lang w:eastAsia="x-none"/>
        </w:rPr>
        <w:tab/>
        <w:t>CATT</w:t>
      </w:r>
    </w:p>
    <w:p w14:paraId="65690EED" w14:textId="14D34EA5" w:rsidR="00875521" w:rsidRPr="00875521" w:rsidRDefault="001B7BF2" w:rsidP="00875521">
      <w:pPr>
        <w:ind w:left="720" w:hanging="720"/>
        <w:rPr>
          <w:lang w:eastAsia="x-none"/>
        </w:rPr>
      </w:pPr>
      <w:hyperlink r:id="rId1648" w:history="1">
        <w:r w:rsidR="00D93AE1">
          <w:rPr>
            <w:rStyle w:val="Hyperlink"/>
            <w:lang w:eastAsia="x-none"/>
          </w:rPr>
          <w:t>R1-1808504</w:t>
        </w:r>
      </w:hyperlink>
      <w:r w:rsidR="00875521" w:rsidRPr="00875521">
        <w:rPr>
          <w:lang w:eastAsia="x-none"/>
        </w:rPr>
        <w:tab/>
        <w:t>Frame structure for NR unlicensed operation</w:t>
      </w:r>
      <w:r w:rsidR="00875521" w:rsidRPr="00875521">
        <w:rPr>
          <w:lang w:eastAsia="x-none"/>
        </w:rPr>
        <w:tab/>
        <w:t>LG Electronics</w:t>
      </w:r>
    </w:p>
    <w:p w14:paraId="0A6E9775" w14:textId="19C747CB" w:rsidR="00875521" w:rsidRPr="00875521" w:rsidRDefault="001B7BF2" w:rsidP="00875521">
      <w:pPr>
        <w:ind w:left="720" w:hanging="720"/>
        <w:rPr>
          <w:lang w:eastAsia="x-none"/>
        </w:rPr>
      </w:pPr>
      <w:hyperlink r:id="rId1649" w:history="1">
        <w:r w:rsidR="00D93AE1">
          <w:rPr>
            <w:rStyle w:val="Hyperlink"/>
            <w:lang w:eastAsia="x-none"/>
          </w:rPr>
          <w:t>R1-1808543</w:t>
        </w:r>
      </w:hyperlink>
      <w:r w:rsidR="00875521" w:rsidRPr="00875521">
        <w:rPr>
          <w:lang w:eastAsia="x-none"/>
        </w:rPr>
        <w:tab/>
        <w:t>Frame structure for NR-U operation</w:t>
      </w:r>
      <w:r w:rsidR="00875521" w:rsidRPr="00875521">
        <w:rPr>
          <w:lang w:eastAsia="x-none"/>
        </w:rPr>
        <w:tab/>
        <w:t>Lenovo, Motorola Mobility</w:t>
      </w:r>
    </w:p>
    <w:p w14:paraId="4FB5128F" w14:textId="0E306AF4" w:rsidR="00875521" w:rsidRPr="00875521" w:rsidRDefault="001B7BF2" w:rsidP="00875521">
      <w:pPr>
        <w:ind w:left="720" w:hanging="720"/>
        <w:rPr>
          <w:lang w:eastAsia="x-none"/>
        </w:rPr>
      </w:pPr>
      <w:hyperlink r:id="rId1650" w:history="1">
        <w:r w:rsidR="00D93AE1">
          <w:rPr>
            <w:rStyle w:val="Hyperlink"/>
            <w:lang w:eastAsia="x-none"/>
          </w:rPr>
          <w:t>R1-1808618</w:t>
        </w:r>
      </w:hyperlink>
      <w:r w:rsidR="00875521" w:rsidRPr="00875521">
        <w:rPr>
          <w:lang w:eastAsia="x-none"/>
        </w:rPr>
        <w:tab/>
        <w:t>Numerology for NR-U</w:t>
      </w:r>
      <w:r w:rsidR="00875521" w:rsidRPr="00875521">
        <w:rPr>
          <w:lang w:eastAsia="x-none"/>
        </w:rPr>
        <w:tab/>
        <w:t>Panasonic Corporation</w:t>
      </w:r>
    </w:p>
    <w:p w14:paraId="7095D47C" w14:textId="0AF94D3E" w:rsidR="00875521" w:rsidRPr="00875521" w:rsidRDefault="001B7BF2" w:rsidP="00875521">
      <w:pPr>
        <w:ind w:left="720" w:hanging="720"/>
        <w:rPr>
          <w:lang w:eastAsia="x-none"/>
        </w:rPr>
      </w:pPr>
      <w:hyperlink r:id="rId1651" w:history="1">
        <w:r w:rsidR="00D93AE1">
          <w:rPr>
            <w:rStyle w:val="Hyperlink"/>
            <w:lang w:eastAsia="x-none"/>
          </w:rPr>
          <w:t>R1-1808682</w:t>
        </w:r>
      </w:hyperlink>
      <w:r w:rsidR="00875521" w:rsidRPr="00875521">
        <w:rPr>
          <w:lang w:eastAsia="x-none"/>
        </w:rPr>
        <w:tab/>
        <w:t>On the NR-unlicensed frame structure</w:t>
      </w:r>
      <w:r w:rsidR="00875521" w:rsidRPr="00875521">
        <w:rPr>
          <w:lang w:eastAsia="x-none"/>
        </w:rPr>
        <w:tab/>
        <w:t>Intel Corporation</w:t>
      </w:r>
    </w:p>
    <w:p w14:paraId="3F057F66" w14:textId="3AC9DC79" w:rsidR="00875521" w:rsidRPr="00875521" w:rsidRDefault="001B7BF2" w:rsidP="00875521">
      <w:pPr>
        <w:ind w:left="720" w:hanging="720"/>
        <w:rPr>
          <w:lang w:eastAsia="x-none"/>
        </w:rPr>
      </w:pPr>
      <w:hyperlink r:id="rId1652" w:history="1">
        <w:r w:rsidR="00D93AE1">
          <w:rPr>
            <w:rStyle w:val="Hyperlink"/>
            <w:lang w:eastAsia="x-none"/>
          </w:rPr>
          <w:t>R1-1808765</w:t>
        </w:r>
      </w:hyperlink>
      <w:r w:rsidR="00875521" w:rsidRPr="00875521">
        <w:rPr>
          <w:lang w:eastAsia="x-none"/>
        </w:rPr>
        <w:tab/>
        <w:t>Frame structure for NR-U</w:t>
      </w:r>
      <w:r w:rsidR="00875521" w:rsidRPr="00875521">
        <w:rPr>
          <w:lang w:eastAsia="x-none"/>
        </w:rPr>
        <w:tab/>
        <w:t>Samsung</w:t>
      </w:r>
    </w:p>
    <w:p w14:paraId="50F54AB0" w14:textId="76AC5CA6" w:rsidR="00875521" w:rsidRPr="00875521" w:rsidRDefault="001B7BF2" w:rsidP="00875521">
      <w:pPr>
        <w:ind w:left="720" w:hanging="720"/>
        <w:rPr>
          <w:lang w:eastAsia="x-none"/>
        </w:rPr>
      </w:pPr>
      <w:hyperlink r:id="rId1653" w:history="1">
        <w:r w:rsidR="00D93AE1">
          <w:rPr>
            <w:rStyle w:val="Hyperlink"/>
            <w:lang w:eastAsia="x-none"/>
          </w:rPr>
          <w:t>R1-1808817</w:t>
        </w:r>
      </w:hyperlink>
      <w:r w:rsidR="00875521" w:rsidRPr="00875521">
        <w:rPr>
          <w:lang w:eastAsia="x-none"/>
        </w:rPr>
        <w:tab/>
        <w:t>Frame structure for NR-U operation</w:t>
      </w:r>
      <w:r w:rsidR="00875521" w:rsidRPr="00875521">
        <w:rPr>
          <w:lang w:eastAsia="x-none"/>
        </w:rPr>
        <w:tab/>
        <w:t>Nokia, Nokia Shanghai Bell</w:t>
      </w:r>
    </w:p>
    <w:p w14:paraId="6D3F2B95" w14:textId="5BF34A6E" w:rsidR="00875521" w:rsidRPr="00875521" w:rsidRDefault="001B7BF2" w:rsidP="00875521">
      <w:pPr>
        <w:ind w:left="720" w:hanging="720"/>
        <w:rPr>
          <w:lang w:eastAsia="x-none"/>
        </w:rPr>
      </w:pPr>
      <w:hyperlink r:id="rId1654" w:history="1">
        <w:r w:rsidR="00D93AE1">
          <w:rPr>
            <w:rStyle w:val="Hyperlink"/>
            <w:lang w:eastAsia="x-none"/>
          </w:rPr>
          <w:t>R1-1808896</w:t>
        </w:r>
      </w:hyperlink>
      <w:r w:rsidR="00875521" w:rsidRPr="00875521">
        <w:rPr>
          <w:lang w:eastAsia="x-none"/>
        </w:rPr>
        <w:tab/>
        <w:t>Frame structure for NR-U</w:t>
      </w:r>
      <w:r w:rsidR="00875521" w:rsidRPr="00875521">
        <w:rPr>
          <w:lang w:eastAsia="x-none"/>
        </w:rPr>
        <w:tab/>
        <w:t>Guangdong OPPO Mobile Telecom</w:t>
      </w:r>
    </w:p>
    <w:p w14:paraId="2B77F7AE" w14:textId="08E1FF5D" w:rsidR="00875521" w:rsidRPr="00875521" w:rsidRDefault="001B7BF2" w:rsidP="00875521">
      <w:pPr>
        <w:ind w:left="720" w:hanging="720"/>
        <w:rPr>
          <w:lang w:eastAsia="x-none"/>
        </w:rPr>
      </w:pPr>
      <w:hyperlink r:id="rId1655" w:history="1">
        <w:r w:rsidR="00D93AE1">
          <w:rPr>
            <w:rStyle w:val="Hyperlink"/>
            <w:lang w:eastAsia="x-none"/>
          </w:rPr>
          <w:t>R1-1809061</w:t>
        </w:r>
      </w:hyperlink>
      <w:r w:rsidR="00875521" w:rsidRPr="00875521">
        <w:rPr>
          <w:lang w:eastAsia="x-none"/>
        </w:rPr>
        <w:tab/>
        <w:t>Frame structure for NR-U operation</w:t>
      </w:r>
      <w:r w:rsidR="00875521" w:rsidRPr="00875521">
        <w:rPr>
          <w:lang w:eastAsia="x-none"/>
        </w:rPr>
        <w:tab/>
        <w:t>AT&amp;T</w:t>
      </w:r>
    </w:p>
    <w:p w14:paraId="34658E20" w14:textId="5E76AD26" w:rsidR="00875521" w:rsidRPr="00875521" w:rsidRDefault="001B7BF2" w:rsidP="00875521">
      <w:pPr>
        <w:ind w:left="720" w:hanging="720"/>
        <w:rPr>
          <w:lang w:eastAsia="x-none"/>
        </w:rPr>
      </w:pPr>
      <w:hyperlink r:id="rId1656" w:history="1">
        <w:r w:rsidR="00D93AE1">
          <w:rPr>
            <w:rStyle w:val="Hyperlink"/>
            <w:lang w:eastAsia="x-none"/>
          </w:rPr>
          <w:t>R1-1809086</w:t>
        </w:r>
      </w:hyperlink>
      <w:r w:rsidR="00875521" w:rsidRPr="00875521">
        <w:rPr>
          <w:lang w:eastAsia="x-none"/>
        </w:rPr>
        <w:tab/>
        <w:t xml:space="preserve">On NR-U frame structure </w:t>
      </w:r>
      <w:r w:rsidR="00875521" w:rsidRPr="00875521">
        <w:rPr>
          <w:lang w:eastAsia="x-none"/>
        </w:rPr>
        <w:tab/>
        <w:t>InterDigital, Inc.</w:t>
      </w:r>
    </w:p>
    <w:p w14:paraId="370A3924" w14:textId="10D7D8CB" w:rsidR="00875521" w:rsidRPr="00875521" w:rsidRDefault="001B7BF2" w:rsidP="00875521">
      <w:pPr>
        <w:ind w:left="720" w:hanging="720"/>
        <w:rPr>
          <w:lang w:eastAsia="x-none"/>
        </w:rPr>
      </w:pPr>
      <w:hyperlink r:id="rId1657" w:history="1">
        <w:r w:rsidR="00D93AE1">
          <w:rPr>
            <w:rStyle w:val="Hyperlink"/>
            <w:lang w:eastAsia="x-none"/>
          </w:rPr>
          <w:t>R1-1809201</w:t>
        </w:r>
      </w:hyperlink>
      <w:r w:rsidR="00875521" w:rsidRPr="00875521">
        <w:rPr>
          <w:lang w:eastAsia="x-none"/>
        </w:rPr>
        <w:tab/>
        <w:t>Frame Structure for NR-U</w:t>
      </w:r>
      <w:r w:rsidR="00875521" w:rsidRPr="00875521">
        <w:rPr>
          <w:lang w:eastAsia="x-none"/>
        </w:rPr>
        <w:tab/>
        <w:t>Ericsson</w:t>
      </w:r>
    </w:p>
    <w:p w14:paraId="1E3EF9EA" w14:textId="403F0EF7" w:rsidR="00875521" w:rsidRPr="00875521" w:rsidRDefault="001B7BF2" w:rsidP="00875521">
      <w:pPr>
        <w:ind w:left="720" w:hanging="720"/>
        <w:rPr>
          <w:lang w:eastAsia="x-none"/>
        </w:rPr>
      </w:pPr>
      <w:hyperlink r:id="rId1658" w:history="1">
        <w:r w:rsidR="00D93AE1">
          <w:rPr>
            <w:rStyle w:val="Hyperlink"/>
            <w:lang w:eastAsia="x-none"/>
          </w:rPr>
          <w:t>R1-1809220</w:t>
        </w:r>
      </w:hyperlink>
      <w:r w:rsidR="00875521" w:rsidRPr="00875521">
        <w:rPr>
          <w:lang w:eastAsia="x-none"/>
        </w:rPr>
        <w:tab/>
        <w:t>Discussion on the frame structure for NR-U</w:t>
      </w:r>
      <w:r w:rsidR="00875521" w:rsidRPr="00875521">
        <w:rPr>
          <w:lang w:eastAsia="x-none"/>
        </w:rPr>
        <w:tab/>
        <w:t>Xiaomi</w:t>
      </w:r>
    </w:p>
    <w:p w14:paraId="710645B2" w14:textId="10E25DB5" w:rsidR="00875521" w:rsidRPr="00875521" w:rsidRDefault="001B7BF2" w:rsidP="00875521">
      <w:pPr>
        <w:ind w:left="720" w:hanging="720"/>
        <w:rPr>
          <w:lang w:eastAsia="x-none"/>
        </w:rPr>
      </w:pPr>
      <w:hyperlink r:id="rId1659" w:history="1">
        <w:r w:rsidR="00D93AE1">
          <w:rPr>
            <w:rStyle w:val="Hyperlink"/>
            <w:lang w:eastAsia="x-none"/>
          </w:rPr>
          <w:t>R1-1809227</w:t>
        </w:r>
      </w:hyperlink>
      <w:r w:rsidR="00875521" w:rsidRPr="00875521">
        <w:rPr>
          <w:lang w:eastAsia="x-none"/>
        </w:rPr>
        <w:tab/>
        <w:t>Discussion on frame structure for NR-U operation</w:t>
      </w:r>
      <w:r w:rsidR="00875521" w:rsidRPr="00875521">
        <w:rPr>
          <w:lang w:eastAsia="x-none"/>
        </w:rPr>
        <w:tab/>
        <w:t>ASUSTEK COMPUTER (SHANGHAI)</w:t>
      </w:r>
    </w:p>
    <w:p w14:paraId="18ACA6A4" w14:textId="3DAE3945" w:rsidR="00875521" w:rsidRPr="00875521" w:rsidRDefault="001B7BF2" w:rsidP="00875521">
      <w:pPr>
        <w:ind w:left="720" w:hanging="720"/>
        <w:rPr>
          <w:lang w:eastAsia="x-none"/>
        </w:rPr>
      </w:pPr>
      <w:hyperlink r:id="rId1660" w:history="1">
        <w:r w:rsidR="00D93AE1">
          <w:rPr>
            <w:rStyle w:val="Hyperlink"/>
            <w:lang w:eastAsia="x-none"/>
          </w:rPr>
          <w:t>R1-1809285</w:t>
        </w:r>
      </w:hyperlink>
      <w:r w:rsidR="00875521" w:rsidRPr="00875521">
        <w:rPr>
          <w:lang w:eastAsia="x-none"/>
        </w:rPr>
        <w:tab/>
        <w:t>Discussions on frame structure design in NR-U</w:t>
      </w:r>
      <w:r w:rsidR="00875521" w:rsidRPr="00875521">
        <w:rPr>
          <w:lang w:eastAsia="x-none"/>
        </w:rPr>
        <w:tab/>
        <w:t>CAICT</w:t>
      </w:r>
    </w:p>
    <w:p w14:paraId="3281A77D" w14:textId="165CF554" w:rsidR="00875521" w:rsidRPr="00875521" w:rsidRDefault="001B7BF2" w:rsidP="00875521">
      <w:pPr>
        <w:ind w:left="720" w:hanging="720"/>
        <w:rPr>
          <w:lang w:eastAsia="x-none"/>
        </w:rPr>
      </w:pPr>
      <w:hyperlink r:id="rId1661" w:history="1">
        <w:r w:rsidR="00D93AE1">
          <w:rPr>
            <w:rStyle w:val="Hyperlink"/>
            <w:lang w:eastAsia="x-none"/>
          </w:rPr>
          <w:t>R1-1809476</w:t>
        </w:r>
      </w:hyperlink>
      <w:r w:rsidR="00875521" w:rsidRPr="00875521">
        <w:rPr>
          <w:lang w:eastAsia="x-none"/>
        </w:rPr>
        <w:tab/>
        <w:t>Frame structure for NR-U operation</w:t>
      </w:r>
      <w:r w:rsidR="00875521" w:rsidRPr="00875521">
        <w:rPr>
          <w:lang w:eastAsia="x-none"/>
        </w:rPr>
        <w:tab/>
        <w:t>Qualcomm Incorporated</w:t>
      </w:r>
    </w:p>
    <w:p w14:paraId="33032BF2" w14:textId="77777777" w:rsidR="00875521" w:rsidRPr="00875521" w:rsidRDefault="00875521" w:rsidP="00875521">
      <w:pPr>
        <w:ind w:left="720" w:hanging="720"/>
        <w:rPr>
          <w:lang w:eastAsia="x-none"/>
        </w:rPr>
      </w:pPr>
    </w:p>
    <w:p w14:paraId="1BB9ABF9" w14:textId="4956F139" w:rsidR="00875521" w:rsidRPr="008413BB" w:rsidRDefault="001B7BF2" w:rsidP="00875521">
      <w:pPr>
        <w:ind w:left="720" w:hanging="720"/>
        <w:rPr>
          <w:b/>
          <w:lang w:eastAsia="x-none"/>
        </w:rPr>
      </w:pPr>
      <w:hyperlink r:id="rId1662" w:history="1">
        <w:r w:rsidR="00D93AE1" w:rsidRPr="008413BB">
          <w:rPr>
            <w:rStyle w:val="Hyperlink"/>
            <w:b/>
            <w:lang w:eastAsia="x-none"/>
          </w:rPr>
          <w:t>R1-1809738</w:t>
        </w:r>
      </w:hyperlink>
      <w:r w:rsidR="00875521" w:rsidRPr="008413BB">
        <w:rPr>
          <w:b/>
          <w:lang w:eastAsia="x-none"/>
        </w:rPr>
        <w:tab/>
        <w:t>Summary on frame structure for NR-U</w:t>
      </w:r>
      <w:r w:rsidR="00875521" w:rsidRPr="008413BB">
        <w:rPr>
          <w:b/>
          <w:lang w:eastAsia="x-none"/>
        </w:rPr>
        <w:tab/>
        <w:t>LG Electronics</w:t>
      </w:r>
    </w:p>
    <w:p w14:paraId="3D0726C1" w14:textId="77777777" w:rsidR="00875521" w:rsidRPr="00875521" w:rsidRDefault="00875521" w:rsidP="00875521">
      <w:pPr>
        <w:ind w:left="720" w:hanging="720"/>
        <w:rPr>
          <w:b/>
          <w:lang w:eastAsia="x-none"/>
        </w:rPr>
      </w:pPr>
    </w:p>
    <w:p w14:paraId="566695E6" w14:textId="77777777" w:rsidR="00875521" w:rsidRPr="00875521" w:rsidRDefault="00875521" w:rsidP="00875521">
      <w:pPr>
        <w:ind w:left="720" w:hanging="720"/>
        <w:rPr>
          <w:lang w:eastAsia="x-none"/>
        </w:rPr>
      </w:pPr>
      <w:r w:rsidRPr="00875521">
        <w:rPr>
          <w:highlight w:val="green"/>
          <w:lang w:eastAsia="x-none"/>
        </w:rPr>
        <w:t>Agreement:</w:t>
      </w:r>
    </w:p>
    <w:p w14:paraId="389185F3" w14:textId="77777777" w:rsidR="00875521" w:rsidRPr="00875521" w:rsidRDefault="00875521" w:rsidP="00FD2787">
      <w:pPr>
        <w:numPr>
          <w:ilvl w:val="0"/>
          <w:numId w:val="228"/>
        </w:numPr>
        <w:rPr>
          <w:lang w:eastAsia="x-none"/>
        </w:rPr>
      </w:pPr>
      <w:r w:rsidRPr="00875521">
        <w:rPr>
          <w:lang w:eastAsia="x-none"/>
        </w:rPr>
        <w:t>It is identified that being able to operate all DL signal/channels with the same numerology for a carrier and at least for intra-band CA on serving cells on unlicensed bands has at least the following benefits (at least for standalone operation, FFS whether this is benefit is realizable for inter-operator measurements)</w:t>
      </w:r>
    </w:p>
    <w:p w14:paraId="41CC9C9C" w14:textId="77777777" w:rsidR="00875521" w:rsidRPr="00875521" w:rsidRDefault="00875521" w:rsidP="00FD2787">
      <w:pPr>
        <w:numPr>
          <w:ilvl w:val="1"/>
          <w:numId w:val="228"/>
        </w:numPr>
        <w:rPr>
          <w:lang w:eastAsia="x-none"/>
        </w:rPr>
      </w:pPr>
      <w:r w:rsidRPr="00875521">
        <w:rPr>
          <w:lang w:eastAsia="x-none"/>
        </w:rPr>
        <w:t>Lower implementation complexity (e.g., a single FFT, no switching gaps)</w:t>
      </w:r>
    </w:p>
    <w:p w14:paraId="61A0E4A3" w14:textId="77777777" w:rsidR="00875521" w:rsidRPr="00875521" w:rsidRDefault="00875521" w:rsidP="00FD2787">
      <w:pPr>
        <w:numPr>
          <w:ilvl w:val="1"/>
          <w:numId w:val="228"/>
        </w:numPr>
        <w:rPr>
          <w:lang w:eastAsia="x-none"/>
        </w:rPr>
      </w:pPr>
      <w:r w:rsidRPr="00875521">
        <w:rPr>
          <w:lang w:eastAsia="x-none"/>
        </w:rPr>
        <w:t>Lower specification impact</w:t>
      </w:r>
    </w:p>
    <w:p w14:paraId="7470247E" w14:textId="77777777" w:rsidR="00875521" w:rsidRPr="00875521" w:rsidRDefault="00875521" w:rsidP="00FD2787">
      <w:pPr>
        <w:numPr>
          <w:ilvl w:val="1"/>
          <w:numId w:val="228"/>
        </w:numPr>
        <w:rPr>
          <w:lang w:eastAsia="x-none"/>
        </w:rPr>
      </w:pPr>
      <w:r w:rsidRPr="00875521">
        <w:rPr>
          <w:lang w:eastAsia="x-none"/>
        </w:rPr>
        <w:t>No need for gaps for measurements on frequencies with a configured serving cell in unlicensed bands</w:t>
      </w:r>
    </w:p>
    <w:p w14:paraId="0D34E977" w14:textId="77777777" w:rsidR="00875521" w:rsidRPr="00875521" w:rsidRDefault="00875521" w:rsidP="00FD2787">
      <w:pPr>
        <w:numPr>
          <w:ilvl w:val="0"/>
          <w:numId w:val="228"/>
        </w:numPr>
        <w:rPr>
          <w:lang w:eastAsia="x-none"/>
        </w:rPr>
      </w:pPr>
      <w:r w:rsidRPr="00875521">
        <w:rPr>
          <w:lang w:eastAsia="x-none"/>
        </w:rPr>
        <w:t xml:space="preserve">It is identified that being able to operate all UL signal/channels with the same numerology for a carrier and at least for intra-band CA on serving cells on unlicensed bands has at least the following benefits </w:t>
      </w:r>
    </w:p>
    <w:p w14:paraId="41ED3F17" w14:textId="77777777" w:rsidR="00875521" w:rsidRPr="00875521" w:rsidRDefault="00875521" w:rsidP="00FD2787">
      <w:pPr>
        <w:numPr>
          <w:ilvl w:val="1"/>
          <w:numId w:val="228"/>
        </w:numPr>
        <w:rPr>
          <w:lang w:eastAsia="x-none"/>
        </w:rPr>
      </w:pPr>
      <w:r w:rsidRPr="00875521">
        <w:rPr>
          <w:lang w:eastAsia="x-none"/>
        </w:rPr>
        <w:t>Lower implementation complexity (e.g., a single FFT, no switching gaps)</w:t>
      </w:r>
    </w:p>
    <w:p w14:paraId="459A2C6C" w14:textId="77777777" w:rsidR="00875521" w:rsidRPr="00875521" w:rsidRDefault="00875521" w:rsidP="00FD2787">
      <w:pPr>
        <w:numPr>
          <w:ilvl w:val="1"/>
          <w:numId w:val="228"/>
        </w:numPr>
        <w:rPr>
          <w:lang w:eastAsia="x-none"/>
        </w:rPr>
      </w:pPr>
      <w:r w:rsidRPr="00875521">
        <w:rPr>
          <w:lang w:eastAsia="x-none"/>
        </w:rPr>
        <w:t>Lower specification impact</w:t>
      </w:r>
    </w:p>
    <w:p w14:paraId="46A7079F" w14:textId="77777777" w:rsidR="00875521" w:rsidRPr="00875521" w:rsidRDefault="00875521" w:rsidP="00FD2787">
      <w:pPr>
        <w:numPr>
          <w:ilvl w:val="1"/>
          <w:numId w:val="228"/>
        </w:numPr>
        <w:rPr>
          <w:lang w:eastAsia="x-none"/>
        </w:rPr>
      </w:pPr>
      <w:r w:rsidRPr="00875521">
        <w:rPr>
          <w:lang w:eastAsia="x-none"/>
        </w:rPr>
        <w:t>Common interlace structure</w:t>
      </w:r>
    </w:p>
    <w:p w14:paraId="10DC372E" w14:textId="77777777" w:rsidR="00875521" w:rsidRPr="00875521" w:rsidRDefault="00875521" w:rsidP="00FD2787">
      <w:pPr>
        <w:numPr>
          <w:ilvl w:val="1"/>
          <w:numId w:val="228"/>
        </w:numPr>
        <w:rPr>
          <w:lang w:eastAsia="x-none"/>
        </w:rPr>
      </w:pPr>
      <w:r w:rsidRPr="00875521">
        <w:rPr>
          <w:lang w:eastAsia="x-none"/>
        </w:rPr>
        <w:t>No need for gaps for transmission of SRS on a configured serving cell in unlicensed bands</w:t>
      </w:r>
    </w:p>
    <w:p w14:paraId="6B3DA012" w14:textId="77777777" w:rsidR="00875521" w:rsidRPr="00875521" w:rsidRDefault="00875521" w:rsidP="00FD2787">
      <w:pPr>
        <w:numPr>
          <w:ilvl w:val="1"/>
          <w:numId w:val="228"/>
        </w:numPr>
        <w:rPr>
          <w:lang w:eastAsia="x-none"/>
        </w:rPr>
      </w:pPr>
      <w:r w:rsidRPr="00875521">
        <w:rPr>
          <w:lang w:eastAsia="x-none"/>
        </w:rPr>
        <w:t>FFS: PRACH benefits</w:t>
      </w:r>
    </w:p>
    <w:p w14:paraId="56F6B2E7" w14:textId="3510560A" w:rsidR="00875521" w:rsidRDefault="00875521" w:rsidP="008413BB">
      <w:pPr>
        <w:numPr>
          <w:ilvl w:val="0"/>
          <w:numId w:val="228"/>
        </w:numPr>
        <w:rPr>
          <w:lang w:eastAsia="x-none"/>
        </w:rPr>
      </w:pPr>
      <w:r w:rsidRPr="00875521">
        <w:rPr>
          <w:lang w:eastAsia="x-none"/>
        </w:rPr>
        <w:t>FFS: same numerology for DL and UL considering switching gap</w:t>
      </w:r>
    </w:p>
    <w:p w14:paraId="4EC18257" w14:textId="24E267A9" w:rsidR="008413BB" w:rsidRDefault="008413BB" w:rsidP="008413BB">
      <w:pPr>
        <w:rPr>
          <w:lang w:eastAsia="x-none"/>
        </w:rPr>
      </w:pPr>
    </w:p>
    <w:p w14:paraId="1CAF8534" w14:textId="1E13BE47" w:rsidR="008413BB" w:rsidRPr="00875521" w:rsidRDefault="008413BB" w:rsidP="008413BB">
      <w:pPr>
        <w:rPr>
          <w:lang w:eastAsia="x-none"/>
        </w:rPr>
      </w:pPr>
      <w:r w:rsidRPr="008413BB">
        <w:rPr>
          <w:lang w:eastAsia="x-none"/>
        </w:rPr>
        <w:t>R1-1809972</w:t>
      </w:r>
      <w:r w:rsidRPr="008413BB">
        <w:rPr>
          <w:lang w:eastAsia="x-none"/>
        </w:rPr>
        <w:tab/>
        <w:t>Summary #2 on frame structure for NR-U</w:t>
      </w:r>
      <w:r w:rsidRPr="008413BB">
        <w:rPr>
          <w:lang w:eastAsia="x-none"/>
        </w:rPr>
        <w:tab/>
        <w:t>LG Electronics</w:t>
      </w:r>
    </w:p>
    <w:p w14:paraId="513A3E27" w14:textId="77777777" w:rsidR="00875521" w:rsidRPr="00875521" w:rsidRDefault="00875521" w:rsidP="00145941">
      <w:pPr>
        <w:pStyle w:val="Heading4"/>
      </w:pPr>
      <w:bookmarkStart w:id="989" w:name="_Toc521704538"/>
      <w:bookmarkStart w:id="990" w:name="_Toc526458932"/>
      <w:r w:rsidRPr="00875521">
        <w:t>Potential physical layer channel design</w:t>
      </w:r>
      <w:bookmarkEnd w:id="989"/>
      <w:bookmarkEnd w:id="990"/>
      <w:r w:rsidRPr="00875521">
        <w:t xml:space="preserve">  </w:t>
      </w:r>
    </w:p>
    <w:p w14:paraId="426F5022" w14:textId="77777777" w:rsidR="00875521" w:rsidRPr="00875521" w:rsidRDefault="00875521" w:rsidP="00145941">
      <w:pPr>
        <w:pStyle w:val="Heading5"/>
      </w:pPr>
      <w:bookmarkStart w:id="991" w:name="_Toc526458933"/>
      <w:r w:rsidRPr="00875521">
        <w:t>DL Signals and Channels</w:t>
      </w:r>
      <w:bookmarkEnd w:id="991"/>
    </w:p>
    <w:p w14:paraId="43620CC1" w14:textId="77777777" w:rsidR="00875521" w:rsidRPr="00875521" w:rsidRDefault="00875521" w:rsidP="00875521">
      <w:pPr>
        <w:ind w:left="720" w:hanging="720"/>
        <w:rPr>
          <w:i/>
          <w:lang w:eastAsia="x-none"/>
        </w:rPr>
      </w:pPr>
      <w:r w:rsidRPr="00875521">
        <w:rPr>
          <w:i/>
          <w:lang w:eastAsia="x-none"/>
        </w:rPr>
        <w:t>Including DL data channel, DL control channel, DL RS, Sync channel, etc.</w:t>
      </w:r>
    </w:p>
    <w:p w14:paraId="7A79E5FA" w14:textId="77777777" w:rsidR="008413BB" w:rsidRDefault="008413BB" w:rsidP="00875521">
      <w:pPr>
        <w:ind w:left="720" w:hanging="720"/>
      </w:pPr>
    </w:p>
    <w:p w14:paraId="2390313D" w14:textId="0275C101" w:rsidR="00875521" w:rsidRPr="00875521" w:rsidRDefault="001B7BF2" w:rsidP="00875521">
      <w:pPr>
        <w:ind w:left="720" w:hanging="720"/>
        <w:rPr>
          <w:lang w:eastAsia="x-none"/>
        </w:rPr>
      </w:pPr>
      <w:hyperlink r:id="rId1663" w:history="1">
        <w:r w:rsidR="00D93AE1">
          <w:rPr>
            <w:rStyle w:val="Hyperlink"/>
            <w:lang w:eastAsia="x-none"/>
          </w:rPr>
          <w:t>R1-1808059</w:t>
        </w:r>
      </w:hyperlink>
      <w:r w:rsidR="00875521" w:rsidRPr="00875521">
        <w:rPr>
          <w:lang w:eastAsia="x-none"/>
        </w:rPr>
        <w:tab/>
        <w:t>DL channels and signals in NR unlicensed band</w:t>
      </w:r>
      <w:r w:rsidR="00875521" w:rsidRPr="00875521">
        <w:rPr>
          <w:lang w:eastAsia="x-none"/>
        </w:rPr>
        <w:tab/>
        <w:t>Huawei, HiSilicon</w:t>
      </w:r>
    </w:p>
    <w:p w14:paraId="6DBDC4ED" w14:textId="12430CD4" w:rsidR="00875521" w:rsidRPr="00875521" w:rsidRDefault="001B7BF2" w:rsidP="00875521">
      <w:pPr>
        <w:ind w:left="720" w:hanging="720"/>
        <w:rPr>
          <w:lang w:eastAsia="x-none"/>
        </w:rPr>
      </w:pPr>
      <w:hyperlink r:id="rId1664" w:history="1">
        <w:r w:rsidR="00D93AE1">
          <w:rPr>
            <w:rStyle w:val="Hyperlink"/>
            <w:lang w:eastAsia="x-none"/>
          </w:rPr>
          <w:t>R1-1808235</w:t>
        </w:r>
      </w:hyperlink>
      <w:r w:rsidR="00875521" w:rsidRPr="00875521">
        <w:rPr>
          <w:lang w:eastAsia="x-none"/>
        </w:rPr>
        <w:tab/>
        <w:t>Discussion on physical DL channel design in unlicensed spectrum</w:t>
      </w:r>
      <w:r w:rsidR="00875521" w:rsidRPr="00875521">
        <w:rPr>
          <w:lang w:eastAsia="x-none"/>
        </w:rPr>
        <w:tab/>
        <w:t>vivo</w:t>
      </w:r>
    </w:p>
    <w:p w14:paraId="2F706ECE" w14:textId="2F028FFA" w:rsidR="00875521" w:rsidRPr="00875521" w:rsidRDefault="001B7BF2" w:rsidP="00875521">
      <w:pPr>
        <w:ind w:left="720" w:hanging="720"/>
        <w:rPr>
          <w:lang w:eastAsia="x-none"/>
        </w:rPr>
      </w:pPr>
      <w:hyperlink r:id="rId1665" w:history="1">
        <w:r w:rsidR="00D93AE1">
          <w:rPr>
            <w:rStyle w:val="Hyperlink"/>
            <w:lang w:eastAsia="x-none"/>
          </w:rPr>
          <w:t>R1-1808272</w:t>
        </w:r>
      </w:hyperlink>
      <w:r w:rsidR="00875521" w:rsidRPr="00875521">
        <w:rPr>
          <w:lang w:eastAsia="x-none"/>
        </w:rPr>
        <w:tab/>
        <w:t>On downlink transmission detection in NR-U</w:t>
      </w:r>
      <w:r w:rsidR="00875521" w:rsidRPr="00875521">
        <w:rPr>
          <w:lang w:eastAsia="x-none"/>
        </w:rPr>
        <w:tab/>
        <w:t>MediaTek Inc.</w:t>
      </w:r>
    </w:p>
    <w:p w14:paraId="0757B20D" w14:textId="62AC6A44" w:rsidR="00875521" w:rsidRPr="00875521" w:rsidRDefault="001B7BF2" w:rsidP="00875521">
      <w:pPr>
        <w:ind w:left="720" w:hanging="720"/>
        <w:rPr>
          <w:lang w:eastAsia="x-none"/>
        </w:rPr>
      </w:pPr>
      <w:hyperlink r:id="rId1666" w:history="1">
        <w:r w:rsidR="00D93AE1">
          <w:rPr>
            <w:rStyle w:val="Hyperlink"/>
            <w:lang w:eastAsia="x-none"/>
          </w:rPr>
          <w:t>R1-1808319</w:t>
        </w:r>
      </w:hyperlink>
      <w:r w:rsidR="00875521" w:rsidRPr="00875521">
        <w:rPr>
          <w:lang w:eastAsia="x-none"/>
        </w:rPr>
        <w:tab/>
        <w:t>Considerations on DL reference signals and channels design for NR-U</w:t>
      </w:r>
      <w:r w:rsidR="00875521" w:rsidRPr="00875521">
        <w:rPr>
          <w:lang w:eastAsia="x-none"/>
        </w:rPr>
        <w:tab/>
        <w:t>ZTE</w:t>
      </w:r>
    </w:p>
    <w:p w14:paraId="4A564EB3" w14:textId="3468D5D3" w:rsidR="00875521" w:rsidRPr="00875521" w:rsidRDefault="001B7BF2" w:rsidP="00875521">
      <w:pPr>
        <w:ind w:left="720" w:hanging="720"/>
        <w:rPr>
          <w:lang w:eastAsia="x-none"/>
        </w:rPr>
      </w:pPr>
      <w:hyperlink r:id="rId1667" w:history="1">
        <w:r w:rsidR="00D93AE1">
          <w:rPr>
            <w:rStyle w:val="Hyperlink"/>
            <w:lang w:eastAsia="x-none"/>
          </w:rPr>
          <w:t>R1-1808334</w:t>
        </w:r>
      </w:hyperlink>
      <w:r w:rsidR="00875521" w:rsidRPr="00875521">
        <w:rPr>
          <w:lang w:eastAsia="x-none"/>
        </w:rPr>
        <w:tab/>
        <w:t>Considerations on DL Signals and Channels for NR unlicensed operation</w:t>
      </w:r>
      <w:r w:rsidR="00875521" w:rsidRPr="00875521">
        <w:rPr>
          <w:lang w:eastAsia="x-none"/>
        </w:rPr>
        <w:tab/>
        <w:t>Sony</w:t>
      </w:r>
    </w:p>
    <w:p w14:paraId="6C1608C9" w14:textId="3E92AC5B" w:rsidR="00875521" w:rsidRPr="00875521" w:rsidRDefault="001B7BF2" w:rsidP="00875521">
      <w:pPr>
        <w:ind w:left="720" w:hanging="720"/>
        <w:rPr>
          <w:lang w:eastAsia="x-none"/>
        </w:rPr>
      </w:pPr>
      <w:hyperlink r:id="rId1668" w:history="1">
        <w:r w:rsidR="00D93AE1">
          <w:rPr>
            <w:rStyle w:val="Hyperlink"/>
            <w:lang w:eastAsia="x-none"/>
          </w:rPr>
          <w:t>R1-1808393</w:t>
        </w:r>
      </w:hyperlink>
      <w:r w:rsidR="00875521" w:rsidRPr="00875521">
        <w:rPr>
          <w:lang w:eastAsia="x-none"/>
        </w:rPr>
        <w:tab/>
        <w:t>DL Physical Channel and Signal Design for NR Unlicensed Operations</w:t>
      </w:r>
      <w:r w:rsidR="00875521" w:rsidRPr="00875521">
        <w:rPr>
          <w:lang w:eastAsia="x-none"/>
        </w:rPr>
        <w:tab/>
        <w:t>CATT</w:t>
      </w:r>
    </w:p>
    <w:p w14:paraId="245BE61B" w14:textId="12B5EDED" w:rsidR="00875521" w:rsidRPr="00875521" w:rsidRDefault="001B7BF2" w:rsidP="00875521">
      <w:pPr>
        <w:ind w:left="720" w:hanging="720"/>
        <w:rPr>
          <w:lang w:eastAsia="x-none"/>
        </w:rPr>
      </w:pPr>
      <w:hyperlink r:id="rId1669" w:history="1">
        <w:r w:rsidR="00D93AE1">
          <w:rPr>
            <w:rStyle w:val="Hyperlink"/>
            <w:lang w:eastAsia="x-none"/>
          </w:rPr>
          <w:t>R1-1808505</w:t>
        </w:r>
      </w:hyperlink>
      <w:r w:rsidR="00875521" w:rsidRPr="00875521">
        <w:rPr>
          <w:lang w:eastAsia="x-none"/>
        </w:rPr>
        <w:tab/>
        <w:t>Physical layer design of DL signals and channels for NR unlicensed operation</w:t>
      </w:r>
      <w:r w:rsidR="00875521" w:rsidRPr="00875521">
        <w:rPr>
          <w:lang w:eastAsia="x-none"/>
        </w:rPr>
        <w:tab/>
        <w:t>LG Electronics</w:t>
      </w:r>
    </w:p>
    <w:p w14:paraId="7497609D" w14:textId="189F6D46" w:rsidR="00875521" w:rsidRPr="00875521" w:rsidRDefault="001B7BF2" w:rsidP="00875521">
      <w:pPr>
        <w:ind w:left="720" w:hanging="720"/>
        <w:rPr>
          <w:lang w:eastAsia="x-none"/>
        </w:rPr>
      </w:pPr>
      <w:hyperlink r:id="rId1670" w:history="1">
        <w:r w:rsidR="00D93AE1">
          <w:rPr>
            <w:rStyle w:val="Hyperlink"/>
            <w:lang w:eastAsia="x-none"/>
          </w:rPr>
          <w:t>R1-1808612</w:t>
        </w:r>
      </w:hyperlink>
      <w:r w:rsidR="00875521" w:rsidRPr="00875521">
        <w:rPr>
          <w:lang w:eastAsia="x-none"/>
        </w:rPr>
        <w:tab/>
        <w:t>On DL signals and channels for NR-U</w:t>
      </w:r>
      <w:r w:rsidR="00875521" w:rsidRPr="00875521">
        <w:rPr>
          <w:lang w:eastAsia="x-none"/>
        </w:rPr>
        <w:tab/>
        <w:t>Apple Inc.</w:t>
      </w:r>
    </w:p>
    <w:p w14:paraId="6E6259D3" w14:textId="57FAC263" w:rsidR="00875521" w:rsidRPr="00875521" w:rsidRDefault="001B7BF2" w:rsidP="00875521">
      <w:pPr>
        <w:ind w:left="720" w:hanging="720"/>
        <w:rPr>
          <w:lang w:eastAsia="x-none"/>
        </w:rPr>
      </w:pPr>
      <w:hyperlink r:id="rId1671" w:history="1">
        <w:r w:rsidR="00D93AE1">
          <w:rPr>
            <w:rStyle w:val="Hyperlink"/>
            <w:lang w:eastAsia="x-none"/>
          </w:rPr>
          <w:t>R1-1808683</w:t>
        </w:r>
      </w:hyperlink>
      <w:r w:rsidR="00875521" w:rsidRPr="00875521">
        <w:rPr>
          <w:lang w:eastAsia="x-none"/>
        </w:rPr>
        <w:tab/>
        <w:t>Enhancements to NR DL signals and channels for unlicensed operation</w:t>
      </w:r>
      <w:r w:rsidR="00875521" w:rsidRPr="00875521">
        <w:rPr>
          <w:lang w:eastAsia="x-none"/>
        </w:rPr>
        <w:tab/>
        <w:t>Intel Corporation</w:t>
      </w:r>
    </w:p>
    <w:p w14:paraId="4E1CD7FB" w14:textId="0447F1AD" w:rsidR="00875521" w:rsidRPr="00875521" w:rsidRDefault="001B7BF2" w:rsidP="00875521">
      <w:pPr>
        <w:ind w:left="720" w:hanging="720"/>
        <w:rPr>
          <w:lang w:eastAsia="x-none"/>
        </w:rPr>
      </w:pPr>
      <w:hyperlink r:id="rId1672" w:history="1">
        <w:r w:rsidR="00D93AE1">
          <w:rPr>
            <w:rStyle w:val="Hyperlink"/>
            <w:lang w:eastAsia="x-none"/>
          </w:rPr>
          <w:t>R1-1808766</w:t>
        </w:r>
      </w:hyperlink>
      <w:r w:rsidR="00875521" w:rsidRPr="00875521">
        <w:rPr>
          <w:lang w:eastAsia="x-none"/>
        </w:rPr>
        <w:tab/>
        <w:t>Downlink signal and channel design for NR-U</w:t>
      </w:r>
      <w:r w:rsidR="00875521" w:rsidRPr="00875521">
        <w:rPr>
          <w:lang w:eastAsia="x-none"/>
        </w:rPr>
        <w:tab/>
        <w:t>Samsung</w:t>
      </w:r>
    </w:p>
    <w:p w14:paraId="43969A6A" w14:textId="6A167770" w:rsidR="00875521" w:rsidRPr="00875521" w:rsidRDefault="001B7BF2" w:rsidP="00875521">
      <w:pPr>
        <w:ind w:left="720" w:hanging="720"/>
        <w:rPr>
          <w:lang w:eastAsia="x-none"/>
        </w:rPr>
      </w:pPr>
      <w:hyperlink r:id="rId1673" w:history="1">
        <w:r w:rsidR="00D93AE1">
          <w:rPr>
            <w:rStyle w:val="Hyperlink"/>
            <w:lang w:eastAsia="x-none"/>
          </w:rPr>
          <w:t>R1-1808807</w:t>
        </w:r>
      </w:hyperlink>
      <w:r w:rsidR="00875521" w:rsidRPr="00875521">
        <w:rPr>
          <w:lang w:eastAsia="x-none"/>
        </w:rPr>
        <w:tab/>
        <w:t>Discussion on SS_PBCH block in NR-U operation</w:t>
      </w:r>
      <w:r w:rsidR="00875521" w:rsidRPr="00875521">
        <w:rPr>
          <w:lang w:eastAsia="x-none"/>
        </w:rPr>
        <w:tab/>
        <w:t>Spreadtrum Communications</w:t>
      </w:r>
    </w:p>
    <w:p w14:paraId="03AEB35F" w14:textId="32E4A549" w:rsidR="00875521" w:rsidRPr="00875521" w:rsidRDefault="001B7BF2" w:rsidP="00875521">
      <w:pPr>
        <w:ind w:left="720" w:hanging="720"/>
        <w:rPr>
          <w:lang w:eastAsia="x-none"/>
        </w:rPr>
      </w:pPr>
      <w:hyperlink r:id="rId1674" w:history="1">
        <w:r w:rsidR="00D93AE1">
          <w:rPr>
            <w:rStyle w:val="Hyperlink"/>
            <w:lang w:eastAsia="x-none"/>
          </w:rPr>
          <w:t>R1-1808897</w:t>
        </w:r>
      </w:hyperlink>
      <w:r w:rsidR="00875521" w:rsidRPr="00875521">
        <w:rPr>
          <w:lang w:eastAsia="x-none"/>
        </w:rPr>
        <w:tab/>
        <w:t>DL design for NR-U</w:t>
      </w:r>
      <w:r w:rsidR="00875521" w:rsidRPr="00875521">
        <w:rPr>
          <w:lang w:eastAsia="x-none"/>
        </w:rPr>
        <w:tab/>
        <w:t>Guangdong OPPO Mobile Telecom</w:t>
      </w:r>
    </w:p>
    <w:p w14:paraId="6023F556" w14:textId="193F338B" w:rsidR="00875521" w:rsidRPr="00875521" w:rsidRDefault="001B7BF2" w:rsidP="00875521">
      <w:pPr>
        <w:ind w:left="720" w:hanging="720"/>
        <w:rPr>
          <w:lang w:eastAsia="x-none"/>
        </w:rPr>
      </w:pPr>
      <w:hyperlink r:id="rId1675" w:history="1">
        <w:r w:rsidR="00D93AE1">
          <w:rPr>
            <w:rStyle w:val="Hyperlink"/>
            <w:lang w:eastAsia="x-none"/>
          </w:rPr>
          <w:t>R1-1808917</w:t>
        </w:r>
      </w:hyperlink>
      <w:r w:rsidR="00875521" w:rsidRPr="00875521">
        <w:rPr>
          <w:lang w:eastAsia="x-none"/>
        </w:rPr>
        <w:tab/>
        <w:t>On DL Signals and Channels for NR-U</w:t>
      </w:r>
      <w:r w:rsidR="00875521" w:rsidRPr="00875521">
        <w:rPr>
          <w:lang w:eastAsia="x-none"/>
        </w:rPr>
        <w:tab/>
        <w:t>Nokia, Nokia Shanghai Bell</w:t>
      </w:r>
    </w:p>
    <w:p w14:paraId="5E87DC6D" w14:textId="554946CE" w:rsidR="00875521" w:rsidRPr="00875521" w:rsidRDefault="001B7BF2" w:rsidP="00875521">
      <w:pPr>
        <w:ind w:left="720" w:hanging="720"/>
        <w:rPr>
          <w:lang w:eastAsia="x-none"/>
        </w:rPr>
      </w:pPr>
      <w:hyperlink r:id="rId1676" w:history="1">
        <w:r w:rsidR="00D93AE1">
          <w:rPr>
            <w:rStyle w:val="Hyperlink"/>
            <w:lang w:eastAsia="x-none"/>
          </w:rPr>
          <w:t>R1-1809062</w:t>
        </w:r>
      </w:hyperlink>
      <w:r w:rsidR="00875521" w:rsidRPr="00875521">
        <w:rPr>
          <w:lang w:eastAsia="x-none"/>
        </w:rPr>
        <w:tab/>
        <w:t>NR-U design for DL signals and channels</w:t>
      </w:r>
      <w:r w:rsidR="00875521" w:rsidRPr="00875521">
        <w:rPr>
          <w:lang w:eastAsia="x-none"/>
        </w:rPr>
        <w:tab/>
        <w:t>AT&amp;T</w:t>
      </w:r>
    </w:p>
    <w:p w14:paraId="1D2028ED" w14:textId="1E672C5E" w:rsidR="00875521" w:rsidRPr="00875521" w:rsidRDefault="001B7BF2" w:rsidP="00875521">
      <w:pPr>
        <w:ind w:left="720" w:hanging="720"/>
        <w:rPr>
          <w:lang w:eastAsia="x-none"/>
        </w:rPr>
      </w:pPr>
      <w:hyperlink r:id="rId1677" w:history="1">
        <w:r w:rsidR="00D93AE1">
          <w:rPr>
            <w:rStyle w:val="Hyperlink"/>
            <w:lang w:eastAsia="x-none"/>
          </w:rPr>
          <w:t>R1-1809087</w:t>
        </w:r>
      </w:hyperlink>
      <w:r w:rsidR="00875521" w:rsidRPr="00875521">
        <w:rPr>
          <w:lang w:eastAsia="x-none"/>
        </w:rPr>
        <w:tab/>
        <w:t xml:space="preserve">On downlink signals and channels for NR-U </w:t>
      </w:r>
      <w:r w:rsidR="00875521" w:rsidRPr="00875521">
        <w:rPr>
          <w:lang w:eastAsia="x-none"/>
        </w:rPr>
        <w:tab/>
        <w:t>InterDigital, Inc.</w:t>
      </w:r>
    </w:p>
    <w:p w14:paraId="75CED214" w14:textId="11607139" w:rsidR="00875521" w:rsidRPr="00875521" w:rsidRDefault="001B7BF2" w:rsidP="00875521">
      <w:pPr>
        <w:ind w:left="720" w:hanging="720"/>
        <w:rPr>
          <w:lang w:eastAsia="x-none"/>
        </w:rPr>
      </w:pPr>
      <w:hyperlink r:id="rId1678" w:history="1">
        <w:r w:rsidR="00D93AE1">
          <w:rPr>
            <w:rStyle w:val="Hyperlink"/>
            <w:lang w:eastAsia="x-none"/>
          </w:rPr>
          <w:t>R1-1809184</w:t>
        </w:r>
      </w:hyperlink>
      <w:r w:rsidR="00875521" w:rsidRPr="00875521">
        <w:rPr>
          <w:lang w:eastAsia="x-none"/>
        </w:rPr>
        <w:tab/>
        <w:t>Discussion on SSB transmission for NR-U</w:t>
      </w:r>
      <w:r w:rsidR="00875521" w:rsidRPr="00875521">
        <w:rPr>
          <w:lang w:eastAsia="x-none"/>
        </w:rPr>
        <w:tab/>
        <w:t>ITRI</w:t>
      </w:r>
    </w:p>
    <w:p w14:paraId="1A5E3C22" w14:textId="0C7CEE54" w:rsidR="00875521" w:rsidRPr="00875521" w:rsidRDefault="001B7BF2" w:rsidP="00875521">
      <w:pPr>
        <w:ind w:left="720" w:hanging="720"/>
        <w:rPr>
          <w:lang w:eastAsia="x-none"/>
        </w:rPr>
      </w:pPr>
      <w:hyperlink r:id="rId1679" w:history="1">
        <w:r w:rsidR="00D93AE1">
          <w:rPr>
            <w:rStyle w:val="Hyperlink"/>
            <w:lang w:eastAsia="x-none"/>
          </w:rPr>
          <w:t>R1-1809202</w:t>
        </w:r>
      </w:hyperlink>
      <w:r w:rsidR="00875521" w:rsidRPr="00875521">
        <w:rPr>
          <w:lang w:eastAsia="x-none"/>
        </w:rPr>
        <w:tab/>
        <w:t>On DL signals and channels</w:t>
      </w:r>
      <w:r w:rsidR="00875521" w:rsidRPr="00875521">
        <w:rPr>
          <w:lang w:eastAsia="x-none"/>
        </w:rPr>
        <w:tab/>
        <w:t>Ericsson</w:t>
      </w:r>
    </w:p>
    <w:p w14:paraId="2C35A95D" w14:textId="3A508EB1" w:rsidR="00875521" w:rsidRPr="00875521" w:rsidRDefault="001B7BF2" w:rsidP="00875521">
      <w:pPr>
        <w:ind w:left="720" w:hanging="720"/>
        <w:rPr>
          <w:lang w:eastAsia="x-none"/>
        </w:rPr>
      </w:pPr>
      <w:hyperlink r:id="rId1680" w:history="1">
        <w:r w:rsidR="00D93AE1">
          <w:rPr>
            <w:rStyle w:val="Hyperlink"/>
            <w:lang w:eastAsia="x-none"/>
          </w:rPr>
          <w:t>R1-1809380</w:t>
        </w:r>
      </w:hyperlink>
      <w:r w:rsidR="00875521" w:rsidRPr="00875521">
        <w:rPr>
          <w:lang w:eastAsia="x-none"/>
        </w:rPr>
        <w:tab/>
        <w:t>Discussion on partial slot transmission in NR-U</w:t>
      </w:r>
      <w:r w:rsidR="00875521" w:rsidRPr="00875521">
        <w:rPr>
          <w:lang w:eastAsia="x-none"/>
        </w:rPr>
        <w:tab/>
        <w:t>TCL Communication Ltd.</w:t>
      </w:r>
    </w:p>
    <w:p w14:paraId="21AF136D" w14:textId="425250A5" w:rsidR="00875521" w:rsidRPr="00875521" w:rsidRDefault="001B7BF2" w:rsidP="00875521">
      <w:pPr>
        <w:ind w:left="720" w:hanging="720"/>
        <w:rPr>
          <w:lang w:eastAsia="x-none"/>
        </w:rPr>
      </w:pPr>
      <w:hyperlink r:id="rId1681" w:history="1">
        <w:r w:rsidR="00D93AE1">
          <w:rPr>
            <w:rStyle w:val="Hyperlink"/>
            <w:lang w:eastAsia="x-none"/>
          </w:rPr>
          <w:t>R1-1809477</w:t>
        </w:r>
      </w:hyperlink>
      <w:r w:rsidR="00875521" w:rsidRPr="00875521">
        <w:rPr>
          <w:lang w:eastAsia="x-none"/>
        </w:rPr>
        <w:tab/>
        <w:t>DL signals and channels for NR-U</w:t>
      </w:r>
      <w:r w:rsidR="00875521" w:rsidRPr="00875521">
        <w:rPr>
          <w:lang w:eastAsia="x-none"/>
        </w:rPr>
        <w:tab/>
        <w:t>Qualcomm Incorporated</w:t>
      </w:r>
    </w:p>
    <w:p w14:paraId="548910BE" w14:textId="77777777" w:rsidR="00875521" w:rsidRPr="00875521" w:rsidRDefault="00875521" w:rsidP="00875521">
      <w:pPr>
        <w:ind w:left="720" w:hanging="720"/>
        <w:rPr>
          <w:lang w:eastAsia="x-none"/>
        </w:rPr>
      </w:pPr>
    </w:p>
    <w:p w14:paraId="29542231" w14:textId="383FAA36" w:rsidR="00875521" w:rsidRPr="00875521" w:rsidRDefault="001B7BF2" w:rsidP="00875521">
      <w:pPr>
        <w:ind w:left="720" w:hanging="720"/>
        <w:rPr>
          <w:lang w:eastAsia="x-none"/>
        </w:rPr>
      </w:pPr>
      <w:hyperlink r:id="rId1682" w:history="1">
        <w:r w:rsidR="00D93AE1">
          <w:rPr>
            <w:rStyle w:val="Hyperlink"/>
            <w:lang w:eastAsia="x-none"/>
          </w:rPr>
          <w:t>R1-1809791</w:t>
        </w:r>
      </w:hyperlink>
      <w:r w:rsidR="00875521" w:rsidRPr="00875521">
        <w:rPr>
          <w:lang w:eastAsia="x-none"/>
        </w:rPr>
        <w:tab/>
        <w:t>Feature lead summary for NR-U DL Signals and Channels</w:t>
      </w:r>
      <w:r w:rsidR="00875521" w:rsidRPr="00875521">
        <w:rPr>
          <w:lang w:eastAsia="x-none"/>
        </w:rPr>
        <w:tab/>
        <w:t>Motorola Mobility, Lenovo</w:t>
      </w:r>
    </w:p>
    <w:p w14:paraId="1BB06B20" w14:textId="1F850A1C" w:rsidR="00875521" w:rsidRPr="008413BB" w:rsidRDefault="001B7BF2" w:rsidP="00875521">
      <w:pPr>
        <w:ind w:left="720" w:hanging="720"/>
        <w:rPr>
          <w:b/>
          <w:lang w:eastAsia="x-none"/>
        </w:rPr>
      </w:pPr>
      <w:hyperlink r:id="rId1683" w:history="1">
        <w:r w:rsidR="00D93AE1" w:rsidRPr="008413BB">
          <w:rPr>
            <w:rStyle w:val="Hyperlink"/>
            <w:b/>
            <w:lang w:eastAsia="x-none"/>
          </w:rPr>
          <w:t>R1-1809822</w:t>
        </w:r>
      </w:hyperlink>
      <w:r w:rsidR="00875521" w:rsidRPr="008413BB">
        <w:rPr>
          <w:b/>
          <w:lang w:eastAsia="x-none"/>
        </w:rPr>
        <w:tab/>
        <w:t>Feature lead summary for NR-U DL Signals and Channels</w:t>
      </w:r>
      <w:r w:rsidR="00875521" w:rsidRPr="008413BB">
        <w:rPr>
          <w:b/>
          <w:lang w:eastAsia="x-none"/>
        </w:rPr>
        <w:tab/>
        <w:t>Motorola Mobility, Lenovo</w:t>
      </w:r>
    </w:p>
    <w:p w14:paraId="5A0A5C60" w14:textId="77777777" w:rsidR="00875521" w:rsidRPr="00875521" w:rsidRDefault="00875521" w:rsidP="00875521">
      <w:pPr>
        <w:ind w:left="720" w:hanging="720"/>
        <w:rPr>
          <w:b/>
          <w:lang w:eastAsia="x-none"/>
        </w:rPr>
      </w:pPr>
    </w:p>
    <w:p w14:paraId="5A86C017" w14:textId="77777777" w:rsidR="00875521" w:rsidRPr="00875521" w:rsidRDefault="00875521" w:rsidP="00875521">
      <w:pPr>
        <w:ind w:left="720" w:hanging="720"/>
        <w:rPr>
          <w:lang w:eastAsia="x-none"/>
        </w:rPr>
      </w:pPr>
      <w:r w:rsidRPr="00875521">
        <w:rPr>
          <w:highlight w:val="green"/>
          <w:lang w:eastAsia="x-none"/>
        </w:rPr>
        <w:t>Agreement:</w:t>
      </w:r>
      <w:r w:rsidRPr="00875521">
        <w:rPr>
          <w:lang w:eastAsia="x-none"/>
        </w:rPr>
        <w:t xml:space="preserve"> </w:t>
      </w:r>
    </w:p>
    <w:p w14:paraId="7E841DCD" w14:textId="77777777" w:rsidR="00875521" w:rsidRPr="00875521" w:rsidRDefault="00875521" w:rsidP="00FD2787">
      <w:pPr>
        <w:numPr>
          <w:ilvl w:val="0"/>
          <w:numId w:val="238"/>
        </w:numPr>
        <w:rPr>
          <w:lang w:eastAsia="x-none"/>
        </w:rPr>
      </w:pPr>
      <w:r w:rsidRPr="00875521">
        <w:rPr>
          <w:lang w:eastAsia="x-none"/>
        </w:rPr>
        <w:t>Inclusion of the CSI-RS and RMSI-CORESET(s)+PDSCH(s) (carrying RMSI) associated with SS/PBCH block(s) in addition to the SS/PBCH burst set in one contiguous burst (tentatively referred to as the NR-U DRS) can be beneficial for</w:t>
      </w:r>
    </w:p>
    <w:p w14:paraId="2D782D72" w14:textId="77777777" w:rsidR="00875521" w:rsidRPr="00875521" w:rsidRDefault="00875521" w:rsidP="00FD2787">
      <w:pPr>
        <w:numPr>
          <w:ilvl w:val="0"/>
          <w:numId w:val="237"/>
        </w:numPr>
        <w:ind w:left="1080"/>
        <w:rPr>
          <w:lang w:eastAsia="x-none"/>
        </w:rPr>
      </w:pPr>
      <w:r w:rsidRPr="00875521">
        <w:rPr>
          <w:lang w:eastAsia="x-none"/>
        </w:rPr>
        <w:t>Meeting OCB requirement</w:t>
      </w:r>
    </w:p>
    <w:p w14:paraId="76743E82" w14:textId="77777777" w:rsidR="00875521" w:rsidRPr="00875521" w:rsidRDefault="00875521" w:rsidP="00FD2787">
      <w:pPr>
        <w:numPr>
          <w:ilvl w:val="0"/>
          <w:numId w:val="237"/>
        </w:numPr>
        <w:ind w:left="1080"/>
        <w:rPr>
          <w:lang w:eastAsia="x-none"/>
        </w:rPr>
      </w:pPr>
      <w:r w:rsidRPr="00875521">
        <w:rPr>
          <w:lang w:eastAsia="x-none"/>
        </w:rPr>
        <w:t>Compacting signals in time domain to limit the required number of channel access and for short channel occupancy</w:t>
      </w:r>
    </w:p>
    <w:p w14:paraId="648F0818" w14:textId="77777777" w:rsidR="00875521" w:rsidRPr="00875521" w:rsidRDefault="00875521" w:rsidP="00FD2787">
      <w:pPr>
        <w:numPr>
          <w:ilvl w:val="0"/>
          <w:numId w:val="237"/>
        </w:numPr>
        <w:ind w:left="1080"/>
        <w:rPr>
          <w:lang w:eastAsia="x-none"/>
        </w:rPr>
      </w:pPr>
      <w:r w:rsidRPr="00875521">
        <w:rPr>
          <w:lang w:eastAsia="x-none"/>
        </w:rPr>
        <w:t>Support of stand-alone NR-U deployments</w:t>
      </w:r>
    </w:p>
    <w:p w14:paraId="5E367F1F" w14:textId="77777777" w:rsidR="00875521" w:rsidRPr="00875521" w:rsidRDefault="00875521" w:rsidP="00FD2787">
      <w:pPr>
        <w:numPr>
          <w:ilvl w:val="0"/>
          <w:numId w:val="237"/>
        </w:numPr>
        <w:ind w:left="1080"/>
        <w:rPr>
          <w:lang w:eastAsia="x-none"/>
        </w:rPr>
      </w:pPr>
      <w:r w:rsidRPr="00875521">
        <w:rPr>
          <w:lang w:eastAsia="x-none"/>
        </w:rPr>
        <w:t xml:space="preserve">Support of automatic neighbour relations (ANR) functionality in an NR-U deployment </w:t>
      </w:r>
    </w:p>
    <w:p w14:paraId="6BB7B282" w14:textId="77777777" w:rsidR="00875521" w:rsidRPr="00875521" w:rsidRDefault="00875521" w:rsidP="00FD2787">
      <w:pPr>
        <w:numPr>
          <w:ilvl w:val="0"/>
          <w:numId w:val="237"/>
        </w:numPr>
        <w:ind w:left="1080"/>
        <w:rPr>
          <w:lang w:eastAsia="x-none"/>
        </w:rPr>
      </w:pPr>
      <w:r w:rsidRPr="00875521">
        <w:rPr>
          <w:lang w:eastAsia="x-none"/>
        </w:rPr>
        <w:t>Resolution of PCI confusion in an NR-U deployment</w:t>
      </w:r>
    </w:p>
    <w:p w14:paraId="014814CD" w14:textId="77777777" w:rsidR="00875521" w:rsidRPr="00875521" w:rsidRDefault="00875521" w:rsidP="00FD2787">
      <w:pPr>
        <w:numPr>
          <w:ilvl w:val="0"/>
          <w:numId w:val="237"/>
        </w:numPr>
        <w:ind w:left="1080"/>
        <w:rPr>
          <w:lang w:eastAsia="x-none"/>
        </w:rPr>
      </w:pPr>
      <w:r w:rsidRPr="00875521">
        <w:rPr>
          <w:lang w:eastAsia="x-none"/>
        </w:rPr>
        <w:t>Note: The NR-U DRS (it can be called something else in the future) can include signals and channels that are required for cell acquisition etc. and is not limited only to reference signals</w:t>
      </w:r>
    </w:p>
    <w:p w14:paraId="45529B6B" w14:textId="77777777" w:rsidR="00875521" w:rsidRPr="00875521" w:rsidRDefault="00875521" w:rsidP="00FD2787">
      <w:pPr>
        <w:numPr>
          <w:ilvl w:val="0"/>
          <w:numId w:val="237"/>
        </w:numPr>
        <w:rPr>
          <w:lang w:eastAsia="x-none"/>
        </w:rPr>
      </w:pPr>
      <w:r w:rsidRPr="00875521">
        <w:rPr>
          <w:lang w:eastAsia="x-none"/>
        </w:rPr>
        <w:t>The transmission of additional signals such as OSI and paging within the NR-U DRS is allowed and can be beneficial</w:t>
      </w:r>
    </w:p>
    <w:p w14:paraId="4D96CF17" w14:textId="46925B29" w:rsidR="00875521" w:rsidRPr="008413BB" w:rsidRDefault="00875521" w:rsidP="008413BB">
      <w:pPr>
        <w:numPr>
          <w:ilvl w:val="0"/>
          <w:numId w:val="237"/>
        </w:numPr>
        <w:rPr>
          <w:lang w:eastAsia="x-none"/>
        </w:rPr>
      </w:pPr>
      <w:r w:rsidRPr="00875521">
        <w:rPr>
          <w:lang w:eastAsia="x-none"/>
        </w:rPr>
        <w:t>Note: This does not imply that RMSI-CORESET+PDSCH and CSI-RS can only be transmitted as part of the NR-U DRS, and does not imply that these are necessarily part of all NR-U DRS transmissions.</w:t>
      </w:r>
    </w:p>
    <w:p w14:paraId="2D937801" w14:textId="77777777" w:rsidR="00875521" w:rsidRPr="00875521" w:rsidRDefault="00875521" w:rsidP="00145941">
      <w:pPr>
        <w:pStyle w:val="Heading5"/>
      </w:pPr>
      <w:bookmarkStart w:id="992" w:name="_Toc526458934"/>
      <w:r w:rsidRPr="00875521">
        <w:lastRenderedPageBreak/>
        <w:t>UL Signals and Channels</w:t>
      </w:r>
      <w:bookmarkEnd w:id="992"/>
    </w:p>
    <w:p w14:paraId="0D6F7F41" w14:textId="77777777" w:rsidR="00875521" w:rsidRPr="00875521" w:rsidRDefault="00875521" w:rsidP="00875521">
      <w:pPr>
        <w:ind w:left="720" w:hanging="720"/>
        <w:rPr>
          <w:i/>
          <w:lang w:eastAsia="x-none"/>
        </w:rPr>
      </w:pPr>
      <w:r w:rsidRPr="00875521">
        <w:rPr>
          <w:i/>
          <w:lang w:eastAsia="x-none"/>
        </w:rPr>
        <w:t>Including UL data channel, UL control channel, UL RS, PRACH, etc.</w:t>
      </w:r>
    </w:p>
    <w:p w14:paraId="525181C6" w14:textId="77777777" w:rsidR="008413BB" w:rsidRDefault="008413BB" w:rsidP="00875521">
      <w:pPr>
        <w:ind w:left="720" w:hanging="720"/>
      </w:pPr>
    </w:p>
    <w:p w14:paraId="09719FA2" w14:textId="08AF90C5" w:rsidR="00875521" w:rsidRPr="00875521" w:rsidRDefault="001B7BF2" w:rsidP="00875521">
      <w:pPr>
        <w:ind w:left="720" w:hanging="720"/>
        <w:rPr>
          <w:lang w:eastAsia="x-none"/>
        </w:rPr>
      </w:pPr>
      <w:hyperlink r:id="rId1684" w:history="1">
        <w:r w:rsidR="00D93AE1">
          <w:rPr>
            <w:rStyle w:val="Hyperlink"/>
            <w:lang w:eastAsia="x-none"/>
          </w:rPr>
          <w:t>R1-1808060</w:t>
        </w:r>
      </w:hyperlink>
      <w:r w:rsidR="00875521" w:rsidRPr="00875521">
        <w:rPr>
          <w:lang w:eastAsia="x-none"/>
        </w:rPr>
        <w:tab/>
        <w:t>UL PHY channels for NR unlicensed</w:t>
      </w:r>
      <w:r w:rsidR="00875521" w:rsidRPr="00875521">
        <w:rPr>
          <w:lang w:eastAsia="x-none"/>
        </w:rPr>
        <w:tab/>
        <w:t>Huawei, HiSilicon</w:t>
      </w:r>
    </w:p>
    <w:p w14:paraId="6705B41C" w14:textId="44E74C7C" w:rsidR="00875521" w:rsidRPr="00875521" w:rsidRDefault="001B7BF2" w:rsidP="00875521">
      <w:pPr>
        <w:ind w:left="720" w:hanging="720"/>
        <w:rPr>
          <w:lang w:eastAsia="x-none"/>
        </w:rPr>
      </w:pPr>
      <w:hyperlink r:id="rId1685" w:history="1">
        <w:r w:rsidR="00D93AE1">
          <w:rPr>
            <w:rStyle w:val="Hyperlink"/>
            <w:lang w:eastAsia="x-none"/>
          </w:rPr>
          <w:t>R1-1808236</w:t>
        </w:r>
      </w:hyperlink>
      <w:r w:rsidR="00875521" w:rsidRPr="00875521">
        <w:rPr>
          <w:lang w:eastAsia="x-none"/>
        </w:rPr>
        <w:tab/>
        <w:t>Discussion on physical UL channel design in unlicensed spectrum</w:t>
      </w:r>
      <w:r w:rsidR="00875521" w:rsidRPr="00875521">
        <w:rPr>
          <w:lang w:eastAsia="x-none"/>
        </w:rPr>
        <w:tab/>
        <w:t>vivo</w:t>
      </w:r>
    </w:p>
    <w:p w14:paraId="60DB8118" w14:textId="5CEFCAD3" w:rsidR="00875521" w:rsidRPr="00875521" w:rsidRDefault="001B7BF2" w:rsidP="00875521">
      <w:pPr>
        <w:ind w:left="720" w:hanging="720"/>
        <w:rPr>
          <w:lang w:eastAsia="x-none"/>
        </w:rPr>
      </w:pPr>
      <w:hyperlink r:id="rId1686" w:history="1">
        <w:r w:rsidR="00D93AE1">
          <w:rPr>
            <w:rStyle w:val="Hyperlink"/>
            <w:lang w:eastAsia="x-none"/>
          </w:rPr>
          <w:t>R1-1808273</w:t>
        </w:r>
      </w:hyperlink>
      <w:r w:rsidR="00875521" w:rsidRPr="00875521">
        <w:rPr>
          <w:lang w:eastAsia="x-none"/>
        </w:rPr>
        <w:tab/>
        <w:t>On UL signals and channels in NR-U</w:t>
      </w:r>
      <w:r w:rsidR="00875521" w:rsidRPr="00875521">
        <w:rPr>
          <w:lang w:eastAsia="x-none"/>
        </w:rPr>
        <w:tab/>
        <w:t>MediaTek Inc.</w:t>
      </w:r>
    </w:p>
    <w:p w14:paraId="5FF45746" w14:textId="16DD8338" w:rsidR="00875521" w:rsidRPr="00875521" w:rsidRDefault="001B7BF2" w:rsidP="00875521">
      <w:pPr>
        <w:ind w:left="720" w:hanging="720"/>
        <w:rPr>
          <w:lang w:eastAsia="x-none"/>
        </w:rPr>
      </w:pPr>
      <w:hyperlink r:id="rId1687" w:history="1">
        <w:r w:rsidR="00D93AE1">
          <w:rPr>
            <w:rStyle w:val="Hyperlink"/>
            <w:lang w:eastAsia="x-none"/>
          </w:rPr>
          <w:t>R1-1808292</w:t>
        </w:r>
      </w:hyperlink>
      <w:r w:rsidR="00875521" w:rsidRPr="00875521">
        <w:rPr>
          <w:lang w:eastAsia="x-none"/>
        </w:rPr>
        <w:tab/>
        <w:t>On UL signals and channels design for NR-U</w:t>
      </w:r>
      <w:r w:rsidR="00875521" w:rsidRPr="00875521">
        <w:rPr>
          <w:lang w:eastAsia="x-none"/>
        </w:rPr>
        <w:tab/>
        <w:t>Fujitsu</w:t>
      </w:r>
    </w:p>
    <w:p w14:paraId="3BC5054D" w14:textId="7CFAD31F" w:rsidR="00875521" w:rsidRPr="00875521" w:rsidRDefault="001B7BF2" w:rsidP="00875521">
      <w:pPr>
        <w:ind w:left="720" w:hanging="720"/>
        <w:rPr>
          <w:lang w:eastAsia="x-none"/>
        </w:rPr>
      </w:pPr>
      <w:hyperlink r:id="rId1688" w:history="1">
        <w:r w:rsidR="00D93AE1">
          <w:rPr>
            <w:rStyle w:val="Hyperlink"/>
            <w:lang w:eastAsia="x-none"/>
          </w:rPr>
          <w:t>R1-1808320</w:t>
        </w:r>
      </w:hyperlink>
      <w:r w:rsidR="00875521" w:rsidRPr="00875521">
        <w:rPr>
          <w:lang w:eastAsia="x-none"/>
        </w:rPr>
        <w:tab/>
        <w:t>Considerations on UL reference signals and channels design for NR-U</w:t>
      </w:r>
      <w:r w:rsidR="00875521" w:rsidRPr="00875521">
        <w:rPr>
          <w:lang w:eastAsia="x-none"/>
        </w:rPr>
        <w:tab/>
        <w:t>ZTE</w:t>
      </w:r>
    </w:p>
    <w:p w14:paraId="106931E5" w14:textId="45EC6BB7" w:rsidR="00875521" w:rsidRPr="00875521" w:rsidRDefault="001B7BF2" w:rsidP="00875521">
      <w:pPr>
        <w:ind w:left="720" w:hanging="720"/>
        <w:rPr>
          <w:lang w:eastAsia="x-none"/>
        </w:rPr>
      </w:pPr>
      <w:hyperlink r:id="rId1689" w:history="1">
        <w:r w:rsidR="00D93AE1">
          <w:rPr>
            <w:rStyle w:val="Hyperlink"/>
            <w:lang w:eastAsia="x-none"/>
          </w:rPr>
          <w:t>R1-1808394</w:t>
        </w:r>
      </w:hyperlink>
      <w:r w:rsidR="00875521" w:rsidRPr="00875521">
        <w:rPr>
          <w:lang w:eastAsia="x-none"/>
        </w:rPr>
        <w:tab/>
        <w:t>UL Physical Channel and Signal Design for NR Unlicensed Operations</w:t>
      </w:r>
      <w:r w:rsidR="00875521" w:rsidRPr="00875521">
        <w:rPr>
          <w:lang w:eastAsia="x-none"/>
        </w:rPr>
        <w:tab/>
        <w:t>CATT</w:t>
      </w:r>
    </w:p>
    <w:p w14:paraId="2EABC648" w14:textId="445DE5AB" w:rsidR="00875521" w:rsidRPr="00875521" w:rsidRDefault="001B7BF2" w:rsidP="00875521">
      <w:pPr>
        <w:ind w:left="720" w:hanging="720"/>
        <w:rPr>
          <w:lang w:eastAsia="x-none"/>
        </w:rPr>
      </w:pPr>
      <w:hyperlink r:id="rId1690" w:history="1">
        <w:r w:rsidR="00D93AE1">
          <w:rPr>
            <w:rStyle w:val="Hyperlink"/>
            <w:lang w:eastAsia="x-none"/>
          </w:rPr>
          <w:t>R1-1808506</w:t>
        </w:r>
      </w:hyperlink>
      <w:r w:rsidR="00875521" w:rsidRPr="00875521">
        <w:rPr>
          <w:lang w:eastAsia="x-none"/>
        </w:rPr>
        <w:tab/>
        <w:t>Physical layer design of UL signals and channels for NR unlicensed operation</w:t>
      </w:r>
      <w:r w:rsidR="00875521" w:rsidRPr="00875521">
        <w:rPr>
          <w:lang w:eastAsia="x-none"/>
        </w:rPr>
        <w:tab/>
        <w:t>LG Electronics</w:t>
      </w:r>
    </w:p>
    <w:p w14:paraId="0EE27274" w14:textId="74A568A3" w:rsidR="00875521" w:rsidRPr="00875521" w:rsidRDefault="001B7BF2" w:rsidP="00875521">
      <w:pPr>
        <w:ind w:left="720" w:hanging="720"/>
        <w:rPr>
          <w:lang w:eastAsia="x-none"/>
        </w:rPr>
      </w:pPr>
      <w:hyperlink r:id="rId1691" w:history="1">
        <w:r w:rsidR="00D93AE1">
          <w:rPr>
            <w:rStyle w:val="Hyperlink"/>
            <w:lang w:eastAsia="x-none"/>
          </w:rPr>
          <w:t>R1-1808544</w:t>
        </w:r>
      </w:hyperlink>
      <w:r w:rsidR="00875521" w:rsidRPr="00875521">
        <w:rPr>
          <w:lang w:eastAsia="x-none"/>
        </w:rPr>
        <w:tab/>
        <w:t>UL signals and channels for NR-U operation</w:t>
      </w:r>
      <w:r w:rsidR="00875521" w:rsidRPr="00875521">
        <w:rPr>
          <w:lang w:eastAsia="x-none"/>
        </w:rPr>
        <w:tab/>
        <w:t>Lenovo, Motorola Mobility</w:t>
      </w:r>
    </w:p>
    <w:p w14:paraId="204D8BC2" w14:textId="7E613A2B" w:rsidR="00875521" w:rsidRPr="00875521" w:rsidRDefault="001B7BF2" w:rsidP="00875521">
      <w:pPr>
        <w:ind w:left="720" w:hanging="720"/>
        <w:rPr>
          <w:lang w:eastAsia="x-none"/>
        </w:rPr>
      </w:pPr>
      <w:hyperlink r:id="rId1692" w:history="1">
        <w:r w:rsidR="00D93AE1">
          <w:rPr>
            <w:rStyle w:val="Hyperlink"/>
            <w:lang w:eastAsia="x-none"/>
          </w:rPr>
          <w:t>R1-1808613</w:t>
        </w:r>
      </w:hyperlink>
      <w:r w:rsidR="00875521" w:rsidRPr="00875521">
        <w:rPr>
          <w:lang w:eastAsia="x-none"/>
        </w:rPr>
        <w:tab/>
        <w:t>On UL signals and channels for NR-U</w:t>
      </w:r>
      <w:r w:rsidR="00875521" w:rsidRPr="00875521">
        <w:rPr>
          <w:lang w:eastAsia="x-none"/>
        </w:rPr>
        <w:tab/>
        <w:t>Apple Inc.</w:t>
      </w:r>
    </w:p>
    <w:p w14:paraId="59F74D1E" w14:textId="73F0219B" w:rsidR="00875521" w:rsidRPr="00875521" w:rsidRDefault="001B7BF2" w:rsidP="00875521">
      <w:pPr>
        <w:ind w:left="720" w:hanging="720"/>
        <w:rPr>
          <w:lang w:eastAsia="x-none"/>
        </w:rPr>
      </w:pPr>
      <w:hyperlink r:id="rId1693" w:history="1">
        <w:r w:rsidR="00D93AE1">
          <w:rPr>
            <w:rStyle w:val="Hyperlink"/>
            <w:lang w:eastAsia="x-none"/>
          </w:rPr>
          <w:t>R1-1808619</w:t>
        </w:r>
      </w:hyperlink>
      <w:r w:rsidR="00875521" w:rsidRPr="00875521">
        <w:rPr>
          <w:lang w:eastAsia="x-none"/>
        </w:rPr>
        <w:tab/>
        <w:t>Resource allocation for NR-U UL channels</w:t>
      </w:r>
      <w:r w:rsidR="00875521" w:rsidRPr="00875521">
        <w:rPr>
          <w:lang w:eastAsia="x-none"/>
        </w:rPr>
        <w:tab/>
        <w:t>Panasonic Corporation</w:t>
      </w:r>
    </w:p>
    <w:p w14:paraId="7F566836" w14:textId="715670DB" w:rsidR="00875521" w:rsidRPr="00875521" w:rsidRDefault="001B7BF2" w:rsidP="00875521">
      <w:pPr>
        <w:ind w:left="720" w:hanging="720"/>
        <w:rPr>
          <w:lang w:eastAsia="x-none"/>
        </w:rPr>
      </w:pPr>
      <w:hyperlink r:id="rId1694" w:history="1">
        <w:r w:rsidR="00D93AE1">
          <w:rPr>
            <w:rStyle w:val="Hyperlink"/>
            <w:lang w:eastAsia="x-none"/>
          </w:rPr>
          <w:t>R1-1808684</w:t>
        </w:r>
      </w:hyperlink>
      <w:r w:rsidR="00875521" w:rsidRPr="00875521">
        <w:rPr>
          <w:lang w:eastAsia="x-none"/>
        </w:rPr>
        <w:tab/>
        <w:t>Enhancements to NR UL signals and channels for unlicensed operation</w:t>
      </w:r>
      <w:r w:rsidR="00875521" w:rsidRPr="00875521">
        <w:rPr>
          <w:lang w:eastAsia="x-none"/>
        </w:rPr>
        <w:tab/>
        <w:t>Intel Corporation</w:t>
      </w:r>
    </w:p>
    <w:p w14:paraId="30E8EA89" w14:textId="7F0D8E96" w:rsidR="00875521" w:rsidRPr="00875521" w:rsidRDefault="001B7BF2" w:rsidP="00875521">
      <w:pPr>
        <w:ind w:left="720" w:hanging="720"/>
        <w:rPr>
          <w:lang w:eastAsia="x-none"/>
        </w:rPr>
      </w:pPr>
      <w:hyperlink r:id="rId1695" w:history="1">
        <w:r w:rsidR="00D93AE1">
          <w:rPr>
            <w:rStyle w:val="Hyperlink"/>
            <w:lang w:eastAsia="x-none"/>
          </w:rPr>
          <w:t>R1-1808767</w:t>
        </w:r>
      </w:hyperlink>
      <w:r w:rsidR="00875521" w:rsidRPr="00875521">
        <w:rPr>
          <w:lang w:eastAsia="x-none"/>
        </w:rPr>
        <w:tab/>
        <w:t>Uplink signal and channel design for NR-U</w:t>
      </w:r>
      <w:r w:rsidR="00875521" w:rsidRPr="00875521">
        <w:rPr>
          <w:lang w:eastAsia="x-none"/>
        </w:rPr>
        <w:tab/>
        <w:t>Samsung</w:t>
      </w:r>
    </w:p>
    <w:p w14:paraId="727A5A9D" w14:textId="5D99568E" w:rsidR="00875521" w:rsidRPr="00875521" w:rsidRDefault="001B7BF2" w:rsidP="00875521">
      <w:pPr>
        <w:ind w:left="720" w:hanging="720"/>
        <w:rPr>
          <w:lang w:eastAsia="x-none"/>
        </w:rPr>
      </w:pPr>
      <w:hyperlink r:id="rId1696" w:history="1">
        <w:r w:rsidR="00D93AE1">
          <w:rPr>
            <w:rStyle w:val="Hyperlink"/>
            <w:lang w:eastAsia="x-none"/>
          </w:rPr>
          <w:t>R1-1808798</w:t>
        </w:r>
      </w:hyperlink>
      <w:r w:rsidR="00875521" w:rsidRPr="00875521">
        <w:rPr>
          <w:lang w:eastAsia="x-none"/>
        </w:rPr>
        <w:tab/>
        <w:t>Discussion on UL Signals and Channels in NR-U</w:t>
      </w:r>
      <w:r w:rsidR="00875521" w:rsidRPr="00875521">
        <w:rPr>
          <w:lang w:eastAsia="x-none"/>
        </w:rPr>
        <w:tab/>
        <w:t>Spreadtrum Communications</w:t>
      </w:r>
    </w:p>
    <w:p w14:paraId="5AF338DD" w14:textId="72567D40" w:rsidR="00875521" w:rsidRPr="00875521" w:rsidRDefault="001B7BF2" w:rsidP="00875521">
      <w:pPr>
        <w:ind w:left="720" w:hanging="720"/>
        <w:rPr>
          <w:lang w:eastAsia="x-none"/>
        </w:rPr>
      </w:pPr>
      <w:hyperlink r:id="rId1697" w:history="1">
        <w:r w:rsidR="00D93AE1">
          <w:rPr>
            <w:rStyle w:val="Hyperlink"/>
            <w:lang w:eastAsia="x-none"/>
          </w:rPr>
          <w:t>R1-1808818</w:t>
        </w:r>
      </w:hyperlink>
      <w:r w:rsidR="00875521" w:rsidRPr="00875521">
        <w:rPr>
          <w:lang w:eastAsia="x-none"/>
        </w:rPr>
        <w:tab/>
        <w:t>On uplink signal and channel structures for NR-U</w:t>
      </w:r>
      <w:r w:rsidR="00875521" w:rsidRPr="00875521">
        <w:rPr>
          <w:lang w:eastAsia="x-none"/>
        </w:rPr>
        <w:tab/>
        <w:t>Nokia, Nokia Shanghai Bell</w:t>
      </w:r>
    </w:p>
    <w:p w14:paraId="3FD94BA1" w14:textId="236BDDB8" w:rsidR="00875521" w:rsidRPr="00875521" w:rsidRDefault="001B7BF2" w:rsidP="00875521">
      <w:pPr>
        <w:ind w:left="720" w:hanging="720"/>
        <w:rPr>
          <w:lang w:eastAsia="x-none"/>
        </w:rPr>
      </w:pPr>
      <w:hyperlink r:id="rId1698" w:history="1">
        <w:r w:rsidR="00D93AE1">
          <w:rPr>
            <w:rStyle w:val="Hyperlink"/>
            <w:lang w:eastAsia="x-none"/>
          </w:rPr>
          <w:t>R1-1808898</w:t>
        </w:r>
      </w:hyperlink>
      <w:r w:rsidR="00875521" w:rsidRPr="00875521">
        <w:rPr>
          <w:lang w:eastAsia="x-none"/>
        </w:rPr>
        <w:tab/>
        <w:t>UL design for NR-U</w:t>
      </w:r>
      <w:r w:rsidR="00875521" w:rsidRPr="00875521">
        <w:rPr>
          <w:lang w:eastAsia="x-none"/>
        </w:rPr>
        <w:tab/>
        <w:t>Guangdong OPPO Mobile Telecom</w:t>
      </w:r>
    </w:p>
    <w:p w14:paraId="0E37350F" w14:textId="220987C8" w:rsidR="00875521" w:rsidRPr="00875521" w:rsidRDefault="001B7BF2" w:rsidP="00875521">
      <w:pPr>
        <w:ind w:left="720" w:hanging="720"/>
        <w:rPr>
          <w:lang w:eastAsia="x-none"/>
        </w:rPr>
      </w:pPr>
      <w:hyperlink r:id="rId1699" w:history="1">
        <w:r w:rsidR="00D93AE1">
          <w:rPr>
            <w:rStyle w:val="Hyperlink"/>
            <w:lang w:eastAsia="x-none"/>
          </w:rPr>
          <w:t>R1-1809088</w:t>
        </w:r>
      </w:hyperlink>
      <w:r w:rsidR="00875521" w:rsidRPr="00875521">
        <w:rPr>
          <w:lang w:eastAsia="x-none"/>
        </w:rPr>
        <w:tab/>
        <w:t xml:space="preserve">On uplink signals and channels for NR-U </w:t>
      </w:r>
      <w:r w:rsidR="00875521" w:rsidRPr="00875521">
        <w:rPr>
          <w:lang w:eastAsia="x-none"/>
        </w:rPr>
        <w:tab/>
        <w:t>InterDigital, Inc.</w:t>
      </w:r>
    </w:p>
    <w:p w14:paraId="76FB448E" w14:textId="5D74F281" w:rsidR="00875521" w:rsidRPr="00875521" w:rsidRDefault="001B7BF2" w:rsidP="00875521">
      <w:pPr>
        <w:ind w:left="720" w:hanging="720"/>
        <w:rPr>
          <w:lang w:eastAsia="x-none"/>
        </w:rPr>
      </w:pPr>
      <w:hyperlink r:id="rId1700" w:history="1">
        <w:r w:rsidR="00D93AE1">
          <w:rPr>
            <w:rStyle w:val="Hyperlink"/>
            <w:lang w:eastAsia="x-none"/>
          </w:rPr>
          <w:t>R1-1809153</w:t>
        </w:r>
      </w:hyperlink>
      <w:r w:rsidR="00875521" w:rsidRPr="00875521">
        <w:rPr>
          <w:lang w:eastAsia="x-none"/>
        </w:rPr>
        <w:tab/>
        <w:t>UL Signals and Channels for NR-U operation</w:t>
      </w:r>
      <w:r w:rsidR="00875521" w:rsidRPr="00875521">
        <w:rPr>
          <w:lang w:eastAsia="x-none"/>
        </w:rPr>
        <w:tab/>
        <w:t>NTT DOCOMO, INC.</w:t>
      </w:r>
    </w:p>
    <w:p w14:paraId="20820010" w14:textId="61D4C953" w:rsidR="00875521" w:rsidRPr="00875521" w:rsidRDefault="001B7BF2" w:rsidP="00875521">
      <w:pPr>
        <w:ind w:left="720" w:hanging="720"/>
        <w:rPr>
          <w:lang w:eastAsia="x-none"/>
        </w:rPr>
      </w:pPr>
      <w:hyperlink r:id="rId1701" w:history="1">
        <w:r w:rsidR="00D93AE1">
          <w:rPr>
            <w:rStyle w:val="Hyperlink"/>
            <w:lang w:eastAsia="x-none"/>
          </w:rPr>
          <w:t>R1-1809203</w:t>
        </w:r>
      </w:hyperlink>
      <w:r w:rsidR="00875521" w:rsidRPr="00875521">
        <w:rPr>
          <w:lang w:eastAsia="x-none"/>
        </w:rPr>
        <w:tab/>
        <w:t>On UL signals and channels</w:t>
      </w:r>
      <w:r w:rsidR="00875521" w:rsidRPr="00875521">
        <w:rPr>
          <w:lang w:eastAsia="x-none"/>
        </w:rPr>
        <w:tab/>
        <w:t>Ericsson</w:t>
      </w:r>
    </w:p>
    <w:p w14:paraId="36491EAF" w14:textId="5616A6F9" w:rsidR="00875521" w:rsidRPr="00875521" w:rsidRDefault="001B7BF2" w:rsidP="00875521">
      <w:pPr>
        <w:ind w:left="720" w:hanging="720"/>
        <w:rPr>
          <w:lang w:eastAsia="x-none"/>
        </w:rPr>
      </w:pPr>
      <w:hyperlink r:id="rId1702" w:history="1">
        <w:r w:rsidR="00D93AE1">
          <w:rPr>
            <w:rStyle w:val="Hyperlink"/>
            <w:lang w:eastAsia="x-none"/>
          </w:rPr>
          <w:t>R1-1809324</w:t>
        </w:r>
      </w:hyperlink>
      <w:r w:rsidR="00875521" w:rsidRPr="00875521">
        <w:rPr>
          <w:lang w:eastAsia="x-none"/>
        </w:rPr>
        <w:tab/>
        <w:t>Discussion on UL signals and channels for NR-U operation</w:t>
      </w:r>
      <w:r w:rsidR="00875521" w:rsidRPr="00875521">
        <w:rPr>
          <w:lang w:eastAsia="x-none"/>
        </w:rPr>
        <w:tab/>
        <w:t>WILUS Inc.</w:t>
      </w:r>
    </w:p>
    <w:p w14:paraId="2E2AF43F" w14:textId="6AB35E09" w:rsidR="00875521" w:rsidRPr="00875521" w:rsidRDefault="001B7BF2" w:rsidP="00875521">
      <w:pPr>
        <w:ind w:left="720" w:hanging="720"/>
        <w:rPr>
          <w:lang w:eastAsia="x-none"/>
        </w:rPr>
      </w:pPr>
      <w:hyperlink r:id="rId1703" w:history="1">
        <w:r w:rsidR="00D93AE1">
          <w:rPr>
            <w:rStyle w:val="Hyperlink"/>
            <w:lang w:eastAsia="x-none"/>
          </w:rPr>
          <w:t>R1-1809478</w:t>
        </w:r>
      </w:hyperlink>
      <w:r w:rsidR="00875521" w:rsidRPr="00875521">
        <w:rPr>
          <w:lang w:eastAsia="x-none"/>
        </w:rPr>
        <w:tab/>
        <w:t>UL signals and channels for NR-U</w:t>
      </w:r>
      <w:r w:rsidR="00875521" w:rsidRPr="00875521">
        <w:rPr>
          <w:lang w:eastAsia="x-none"/>
        </w:rPr>
        <w:tab/>
        <w:t>Qualcomm Incorporated</w:t>
      </w:r>
    </w:p>
    <w:p w14:paraId="40E8D21A" w14:textId="77777777" w:rsidR="00875521" w:rsidRPr="00875521" w:rsidRDefault="00875521" w:rsidP="00875521">
      <w:pPr>
        <w:ind w:left="720" w:hanging="720"/>
        <w:rPr>
          <w:lang w:eastAsia="x-none"/>
        </w:rPr>
      </w:pPr>
    </w:p>
    <w:p w14:paraId="3ED118A5" w14:textId="065E4F24" w:rsidR="00875521" w:rsidRPr="008413BB" w:rsidRDefault="001B7BF2" w:rsidP="00875521">
      <w:pPr>
        <w:ind w:left="720" w:hanging="720"/>
        <w:rPr>
          <w:b/>
          <w:lang w:eastAsia="x-none"/>
        </w:rPr>
      </w:pPr>
      <w:hyperlink r:id="rId1704" w:history="1">
        <w:r w:rsidR="00D93AE1" w:rsidRPr="008413BB">
          <w:rPr>
            <w:rStyle w:val="Hyperlink"/>
            <w:b/>
            <w:lang w:eastAsia="x-none"/>
          </w:rPr>
          <w:t>R1-1809726</w:t>
        </w:r>
      </w:hyperlink>
      <w:r w:rsidR="00875521" w:rsidRPr="008413BB">
        <w:rPr>
          <w:b/>
          <w:lang w:eastAsia="x-none"/>
        </w:rPr>
        <w:tab/>
        <w:t>Feature lead summary for UL Signals and Channels</w:t>
      </w:r>
      <w:r w:rsidR="00875521" w:rsidRPr="008413BB">
        <w:rPr>
          <w:b/>
          <w:lang w:eastAsia="x-none"/>
        </w:rPr>
        <w:tab/>
        <w:t>Ericsson</w:t>
      </w:r>
    </w:p>
    <w:p w14:paraId="76AB4CAD" w14:textId="77777777" w:rsidR="00875521" w:rsidRPr="00875521" w:rsidRDefault="00875521" w:rsidP="00875521">
      <w:pPr>
        <w:ind w:left="720" w:hanging="720"/>
        <w:rPr>
          <w:b/>
          <w:lang w:eastAsia="x-none"/>
        </w:rPr>
      </w:pPr>
    </w:p>
    <w:p w14:paraId="24A987C7" w14:textId="77777777" w:rsidR="00875521" w:rsidRPr="00875521" w:rsidRDefault="00875521" w:rsidP="00875521">
      <w:pPr>
        <w:ind w:left="720" w:hanging="720"/>
      </w:pPr>
      <w:r w:rsidRPr="00875521">
        <w:rPr>
          <w:highlight w:val="green"/>
        </w:rPr>
        <w:t>Agreement:</w:t>
      </w:r>
    </w:p>
    <w:p w14:paraId="16CAABBF" w14:textId="77777777" w:rsidR="00875521" w:rsidRPr="00875521" w:rsidRDefault="00875521" w:rsidP="00FD2787">
      <w:pPr>
        <w:numPr>
          <w:ilvl w:val="0"/>
          <w:numId w:val="229"/>
        </w:numPr>
        <w:contextualSpacing/>
        <w:jc w:val="both"/>
        <w:rPr>
          <w:lang w:eastAsia="x-none"/>
        </w:rPr>
      </w:pPr>
      <w:r w:rsidRPr="00875521">
        <w:rPr>
          <w:lang w:eastAsia="x-none"/>
        </w:rPr>
        <w:t>For scenarios in which a block-interlaced waveform is used for PUCCH/PUSCH, it has been identified that from FDM-based user-multiplexing standpoint it can be beneficial to have UL channels on a common interlace structure, at least for PUSCH, PUCCH, associated DMRS, and potentially PRACH</w:t>
      </w:r>
    </w:p>
    <w:p w14:paraId="782B78AE" w14:textId="77777777" w:rsidR="00875521" w:rsidRPr="00875521" w:rsidRDefault="00875521" w:rsidP="00FD2787">
      <w:pPr>
        <w:numPr>
          <w:ilvl w:val="1"/>
          <w:numId w:val="229"/>
        </w:numPr>
        <w:contextualSpacing/>
        <w:jc w:val="both"/>
        <w:rPr>
          <w:lang w:eastAsia="x-none"/>
        </w:rPr>
      </w:pPr>
      <w:r w:rsidRPr="00875521">
        <w:rPr>
          <w:lang w:eastAsia="x-none"/>
        </w:rPr>
        <w:t>Note: This is only from a user-multiplexing perspective. Other aspects of PRACH design need to be considered, i.e., timing estimation accuracy, miss detection rate, PAPR, RACH capacity, transmission power</w:t>
      </w:r>
    </w:p>
    <w:p w14:paraId="36C19130" w14:textId="77777777" w:rsidR="00875521" w:rsidRPr="00875521" w:rsidRDefault="00875521" w:rsidP="00FD2787">
      <w:pPr>
        <w:numPr>
          <w:ilvl w:val="0"/>
          <w:numId w:val="229"/>
        </w:numPr>
        <w:contextualSpacing/>
        <w:jc w:val="both"/>
        <w:rPr>
          <w:lang w:eastAsia="x-none"/>
        </w:rPr>
      </w:pPr>
      <w:r w:rsidRPr="00875521">
        <w:rPr>
          <w:lang w:eastAsia="x-none"/>
        </w:rPr>
        <w:t>For scenarios in which a contiguous allocation for PUSCH and PUCCH is used, it is beneficial to use contiguous resource allocation for PRACH</w:t>
      </w:r>
    </w:p>
    <w:p w14:paraId="3AEBC085" w14:textId="77777777" w:rsidR="00875521" w:rsidRPr="00875521" w:rsidRDefault="00875521" w:rsidP="00FD2787">
      <w:pPr>
        <w:numPr>
          <w:ilvl w:val="0"/>
          <w:numId w:val="229"/>
        </w:numPr>
        <w:contextualSpacing/>
        <w:jc w:val="both"/>
        <w:rPr>
          <w:lang w:eastAsia="x-none"/>
        </w:rPr>
      </w:pPr>
      <w:r w:rsidRPr="00875521">
        <w:rPr>
          <w:lang w:eastAsia="x-none"/>
        </w:rPr>
        <w:t>FFS: Potential LBT blocking due to TA difference between FDM’d PUSCH, PUCCH, and PRACH</w:t>
      </w:r>
    </w:p>
    <w:p w14:paraId="01457F3E" w14:textId="77777777" w:rsidR="00875521" w:rsidRPr="00875521" w:rsidRDefault="00875521" w:rsidP="00875521">
      <w:pPr>
        <w:ind w:left="720" w:hanging="720"/>
        <w:rPr>
          <w:b/>
          <w:lang w:eastAsia="x-none"/>
        </w:rPr>
      </w:pPr>
    </w:p>
    <w:p w14:paraId="622F2797" w14:textId="184F91D5" w:rsidR="00875521" w:rsidRPr="008413BB" w:rsidRDefault="001B7BF2" w:rsidP="00875521">
      <w:pPr>
        <w:ind w:left="720" w:hanging="720"/>
        <w:rPr>
          <w:b/>
          <w:lang w:eastAsia="x-none"/>
        </w:rPr>
      </w:pPr>
      <w:hyperlink r:id="rId1705" w:history="1">
        <w:r w:rsidR="00D93AE1" w:rsidRPr="008413BB">
          <w:rPr>
            <w:rStyle w:val="Hyperlink"/>
            <w:b/>
            <w:lang w:eastAsia="x-none"/>
          </w:rPr>
          <w:t>R1-1809819</w:t>
        </w:r>
      </w:hyperlink>
      <w:r w:rsidR="00875521" w:rsidRPr="008413BB">
        <w:rPr>
          <w:b/>
          <w:lang w:eastAsia="x-none"/>
        </w:rPr>
        <w:tab/>
        <w:t>Feature lead summary 2 for UL Signals and Channels</w:t>
      </w:r>
      <w:r w:rsidR="00875521" w:rsidRPr="008413BB">
        <w:rPr>
          <w:b/>
          <w:lang w:eastAsia="x-none"/>
        </w:rPr>
        <w:tab/>
        <w:t>Ericsson</w:t>
      </w:r>
    </w:p>
    <w:p w14:paraId="460EC34B" w14:textId="77777777" w:rsidR="00875521" w:rsidRPr="00875521" w:rsidRDefault="00875521" w:rsidP="00875521">
      <w:pPr>
        <w:ind w:left="720" w:hanging="720"/>
        <w:rPr>
          <w:lang w:eastAsia="x-none"/>
        </w:rPr>
      </w:pPr>
    </w:p>
    <w:p w14:paraId="3F66E7B7" w14:textId="77777777" w:rsidR="00875521" w:rsidRPr="00875521" w:rsidRDefault="00875521" w:rsidP="00875521">
      <w:pPr>
        <w:ind w:left="720" w:hanging="720"/>
        <w:rPr>
          <w:lang w:eastAsia="x-none"/>
        </w:rPr>
      </w:pPr>
      <w:r w:rsidRPr="00875521">
        <w:rPr>
          <w:highlight w:val="green"/>
          <w:lang w:eastAsia="x-none"/>
        </w:rPr>
        <w:t>Agreement:</w:t>
      </w:r>
    </w:p>
    <w:p w14:paraId="69D43EA8" w14:textId="77777777" w:rsidR="00875521" w:rsidRPr="00875521" w:rsidRDefault="00875521" w:rsidP="00FD2787">
      <w:pPr>
        <w:numPr>
          <w:ilvl w:val="0"/>
          <w:numId w:val="230"/>
        </w:numPr>
        <w:rPr>
          <w:lang w:val="en-US" w:eastAsia="x-none"/>
        </w:rPr>
      </w:pPr>
      <w:r w:rsidRPr="00875521">
        <w:rPr>
          <w:lang w:val="en-US" w:eastAsia="x-none"/>
        </w:rPr>
        <w:t>For scenarios in which a block-interlaced waveform is used for UL transmission, a PRB-based block-interlace design has been identified as beneficial at least for 15 and 30 kHz SCS, and potentially for 60 kHz SCS</w:t>
      </w:r>
    </w:p>
    <w:p w14:paraId="0E749172" w14:textId="77777777" w:rsidR="00875521" w:rsidRPr="00875521" w:rsidRDefault="00875521" w:rsidP="00FD2787">
      <w:pPr>
        <w:numPr>
          <w:ilvl w:val="1"/>
          <w:numId w:val="230"/>
        </w:numPr>
        <w:rPr>
          <w:lang w:val="en-US" w:eastAsia="x-none"/>
        </w:rPr>
      </w:pPr>
      <w:r w:rsidRPr="00875521">
        <w:rPr>
          <w:lang w:val="en-US" w:eastAsia="x-none"/>
        </w:rPr>
        <w:t>Link budget limited cases with given PSD constraint</w:t>
      </w:r>
    </w:p>
    <w:p w14:paraId="28FC70CC" w14:textId="77777777" w:rsidR="00875521" w:rsidRPr="00875521" w:rsidRDefault="00875521" w:rsidP="00FD2787">
      <w:pPr>
        <w:numPr>
          <w:ilvl w:val="2"/>
          <w:numId w:val="230"/>
        </w:numPr>
        <w:rPr>
          <w:lang w:val="en-US" w:eastAsia="x-none"/>
        </w:rPr>
      </w:pPr>
      <w:r w:rsidRPr="00875521">
        <w:rPr>
          <w:lang w:val="en-US" w:eastAsia="x-none"/>
        </w:rPr>
        <w:t>It is observed that power boosting gains decrease with increasing SCS</w:t>
      </w:r>
    </w:p>
    <w:p w14:paraId="7780064B" w14:textId="77777777" w:rsidR="00875521" w:rsidRPr="00875521" w:rsidRDefault="00875521" w:rsidP="00FD2787">
      <w:pPr>
        <w:numPr>
          <w:ilvl w:val="1"/>
          <w:numId w:val="230"/>
        </w:numPr>
        <w:rPr>
          <w:lang w:val="en-US" w:eastAsia="x-none"/>
        </w:rPr>
      </w:pPr>
      <w:r w:rsidRPr="00875521">
        <w:rPr>
          <w:lang w:val="en-US" w:eastAsia="x-none"/>
        </w:rPr>
        <w:t>As one option to efficiently meet the occupied channel bandwidth requirement</w:t>
      </w:r>
    </w:p>
    <w:p w14:paraId="057E5054" w14:textId="77777777" w:rsidR="00875521" w:rsidRPr="00875521" w:rsidRDefault="00875521" w:rsidP="00FD2787">
      <w:pPr>
        <w:numPr>
          <w:ilvl w:val="1"/>
          <w:numId w:val="230"/>
        </w:numPr>
        <w:rPr>
          <w:lang w:val="en-US" w:eastAsia="x-none"/>
        </w:rPr>
      </w:pPr>
      <w:r w:rsidRPr="00875521">
        <w:rPr>
          <w:lang w:val="en-US" w:eastAsia="x-none"/>
        </w:rPr>
        <w:t xml:space="preserve">Comparatively less specification impact than Sub-PRB interlace design </w:t>
      </w:r>
    </w:p>
    <w:p w14:paraId="59DC5B57" w14:textId="77777777" w:rsidR="00875521" w:rsidRPr="00875521" w:rsidRDefault="00875521" w:rsidP="00FD2787">
      <w:pPr>
        <w:numPr>
          <w:ilvl w:val="0"/>
          <w:numId w:val="230"/>
        </w:numPr>
        <w:rPr>
          <w:lang w:val="en-US" w:eastAsia="x-none"/>
        </w:rPr>
      </w:pPr>
      <w:r w:rsidRPr="00875521">
        <w:rPr>
          <w:lang w:val="en-US" w:eastAsia="x-none"/>
        </w:rPr>
        <w:t>Design for 60 kHz requires further discussion, e.g., sub-PRB vs. PRB-based block interlace designs</w:t>
      </w:r>
    </w:p>
    <w:p w14:paraId="75A8F49D" w14:textId="77777777" w:rsidR="00875521" w:rsidRPr="00875521" w:rsidRDefault="00875521" w:rsidP="00FD2787">
      <w:pPr>
        <w:numPr>
          <w:ilvl w:val="0"/>
          <w:numId w:val="230"/>
        </w:numPr>
        <w:rPr>
          <w:lang w:val="en-US" w:eastAsia="x-none"/>
        </w:rPr>
      </w:pPr>
      <w:r w:rsidRPr="00875521">
        <w:rPr>
          <w:lang w:val="en-US" w:eastAsia="x-none"/>
        </w:rPr>
        <w:t>The following has been observed for sub-PRB block interlace designs</w:t>
      </w:r>
    </w:p>
    <w:p w14:paraId="6DBD2D55" w14:textId="77777777" w:rsidR="00875521" w:rsidRPr="00875521" w:rsidRDefault="00875521" w:rsidP="00FD2787">
      <w:pPr>
        <w:numPr>
          <w:ilvl w:val="1"/>
          <w:numId w:val="230"/>
        </w:numPr>
        <w:rPr>
          <w:lang w:val="en-US" w:eastAsia="x-none"/>
        </w:rPr>
      </w:pPr>
      <w:r w:rsidRPr="00875521">
        <w:rPr>
          <w:lang w:val="en-US" w:eastAsia="x-none"/>
        </w:rPr>
        <w:t>In some scenarios sub-PRB interlacing can be beneficial in terms of power boosting</w:t>
      </w:r>
    </w:p>
    <w:p w14:paraId="0D81114A" w14:textId="77777777" w:rsidR="00875521" w:rsidRPr="00875521" w:rsidRDefault="00875521" w:rsidP="00FD2787">
      <w:pPr>
        <w:numPr>
          <w:ilvl w:val="2"/>
          <w:numId w:val="230"/>
        </w:numPr>
        <w:rPr>
          <w:lang w:val="en-US" w:eastAsia="x-none"/>
        </w:rPr>
      </w:pPr>
      <w:r w:rsidRPr="00875521">
        <w:rPr>
          <w:lang w:val="en-US" w:eastAsia="x-none"/>
        </w:rPr>
        <w:t>FFS: scenario details, e.g., small resource allocations</w:t>
      </w:r>
    </w:p>
    <w:p w14:paraId="2B80FDA7" w14:textId="77777777" w:rsidR="00875521" w:rsidRPr="00875521" w:rsidRDefault="00875521" w:rsidP="00FD2787">
      <w:pPr>
        <w:numPr>
          <w:ilvl w:val="1"/>
          <w:numId w:val="230"/>
        </w:numPr>
        <w:rPr>
          <w:lang w:val="en-US" w:eastAsia="x-none"/>
        </w:rPr>
      </w:pPr>
      <w:r w:rsidRPr="00875521">
        <w:rPr>
          <w:lang w:val="en-US" w:eastAsia="x-none"/>
        </w:rPr>
        <w:t>Sub-PRB interlace design has at least the following specification impact:</w:t>
      </w:r>
    </w:p>
    <w:p w14:paraId="0E8FCB3C" w14:textId="77777777" w:rsidR="00875521" w:rsidRPr="00875521" w:rsidRDefault="00875521" w:rsidP="00FD2787">
      <w:pPr>
        <w:numPr>
          <w:ilvl w:val="2"/>
          <w:numId w:val="230"/>
        </w:numPr>
        <w:rPr>
          <w:lang w:val="en-US" w:eastAsia="x-none"/>
        </w:rPr>
      </w:pPr>
      <w:r w:rsidRPr="00875521">
        <w:rPr>
          <w:lang w:val="en-US" w:eastAsia="x-none"/>
        </w:rPr>
        <w:t>Reference signal design (e.g., DMRS)</w:t>
      </w:r>
    </w:p>
    <w:p w14:paraId="3D746EED" w14:textId="77777777" w:rsidR="00875521" w:rsidRPr="00875521" w:rsidRDefault="00875521" w:rsidP="00FD2787">
      <w:pPr>
        <w:numPr>
          <w:ilvl w:val="2"/>
          <w:numId w:val="230"/>
        </w:numPr>
        <w:rPr>
          <w:lang w:val="en-US" w:eastAsia="x-none"/>
        </w:rPr>
      </w:pPr>
      <w:r w:rsidRPr="00875521">
        <w:rPr>
          <w:lang w:val="en-US" w:eastAsia="x-none"/>
        </w:rPr>
        <w:t>Channel estimation aspects</w:t>
      </w:r>
    </w:p>
    <w:p w14:paraId="36D0416E" w14:textId="77777777" w:rsidR="00875521" w:rsidRPr="00875521" w:rsidRDefault="00875521" w:rsidP="00FD2787">
      <w:pPr>
        <w:numPr>
          <w:ilvl w:val="2"/>
          <w:numId w:val="230"/>
        </w:numPr>
        <w:rPr>
          <w:lang w:val="en-US" w:eastAsia="x-none"/>
        </w:rPr>
      </w:pPr>
      <w:r w:rsidRPr="00875521">
        <w:rPr>
          <w:lang w:val="en-US" w:eastAsia="x-none"/>
        </w:rPr>
        <w:t>Resource allocation</w:t>
      </w:r>
    </w:p>
    <w:p w14:paraId="6E6AEFCD" w14:textId="77777777" w:rsidR="00875521" w:rsidRPr="00875521" w:rsidRDefault="00875521" w:rsidP="00875521">
      <w:pPr>
        <w:ind w:left="720" w:hanging="720"/>
        <w:rPr>
          <w:lang w:eastAsia="x-none"/>
        </w:rPr>
      </w:pPr>
    </w:p>
    <w:p w14:paraId="177E7952" w14:textId="77777777" w:rsidR="00875521" w:rsidRPr="00875521" w:rsidRDefault="00875521" w:rsidP="00875521">
      <w:pPr>
        <w:ind w:left="720" w:hanging="720"/>
        <w:rPr>
          <w:lang w:val="en-US" w:eastAsia="x-none"/>
        </w:rPr>
      </w:pPr>
      <w:r w:rsidRPr="00875521">
        <w:rPr>
          <w:highlight w:val="green"/>
          <w:lang w:val="en-US" w:eastAsia="x-none"/>
        </w:rPr>
        <w:t>Agreement:</w:t>
      </w:r>
    </w:p>
    <w:p w14:paraId="6A00FD5A" w14:textId="77777777" w:rsidR="00875521" w:rsidRPr="00875521" w:rsidRDefault="00875521" w:rsidP="00FD2787">
      <w:pPr>
        <w:numPr>
          <w:ilvl w:val="0"/>
          <w:numId w:val="231"/>
        </w:numPr>
        <w:rPr>
          <w:lang w:val="en-US" w:eastAsia="x-none"/>
        </w:rPr>
      </w:pPr>
      <w:r w:rsidRPr="00875521">
        <w:rPr>
          <w:lang w:val="en-US" w:eastAsia="x-none"/>
        </w:rPr>
        <w:t>It has been identified as beneficial to support a block-interlaced structure in which the number of interlaces (M) decreases with increasing SCS, and the nominal number of PRBs per interlace (N) is similar for each SCS (in a given bandwidth) at least for 15 and 30 kHz SCS, and potentially 60 kHz depending on supported interlace design</w:t>
      </w:r>
    </w:p>
    <w:p w14:paraId="4304593C" w14:textId="77777777" w:rsidR="00875521" w:rsidRPr="00875521" w:rsidRDefault="00875521" w:rsidP="00FD2787">
      <w:pPr>
        <w:numPr>
          <w:ilvl w:val="0"/>
          <w:numId w:val="231"/>
        </w:numPr>
        <w:rPr>
          <w:lang w:val="en-US" w:eastAsia="x-none"/>
        </w:rPr>
      </w:pPr>
      <w:r w:rsidRPr="00875521">
        <w:rPr>
          <w:lang w:val="en-US" w:eastAsia="x-none"/>
        </w:rPr>
        <w:t>FFS: M and N for each supported SCS</w:t>
      </w:r>
    </w:p>
    <w:p w14:paraId="18E03016" w14:textId="77777777" w:rsidR="00875521" w:rsidRPr="00875521" w:rsidRDefault="00875521" w:rsidP="00FD2787">
      <w:pPr>
        <w:numPr>
          <w:ilvl w:val="0"/>
          <w:numId w:val="231"/>
        </w:numPr>
        <w:rPr>
          <w:lang w:val="en-US" w:eastAsia="x-none"/>
        </w:rPr>
      </w:pPr>
      <w:r w:rsidRPr="00875521">
        <w:rPr>
          <w:lang w:val="en-US" w:eastAsia="x-none"/>
        </w:rPr>
        <w:t>FFS: 60 kHz in case a sub-PRB interlace is introduced</w:t>
      </w:r>
    </w:p>
    <w:p w14:paraId="6BA174EF" w14:textId="77777777" w:rsidR="00875521" w:rsidRPr="00875521" w:rsidRDefault="00875521" w:rsidP="00875521">
      <w:pPr>
        <w:ind w:left="720" w:hanging="720"/>
        <w:rPr>
          <w:lang w:val="en-US" w:eastAsia="x-none"/>
        </w:rPr>
      </w:pPr>
    </w:p>
    <w:p w14:paraId="2C0FF6D4" w14:textId="77777777" w:rsidR="00875521" w:rsidRPr="00875521" w:rsidRDefault="00875521" w:rsidP="00875521">
      <w:pPr>
        <w:ind w:left="720" w:hanging="720"/>
        <w:rPr>
          <w:lang w:val="en-US" w:eastAsia="x-none"/>
        </w:rPr>
      </w:pPr>
      <w:r w:rsidRPr="00875521">
        <w:rPr>
          <w:highlight w:val="green"/>
          <w:lang w:val="en-US" w:eastAsia="x-none"/>
        </w:rPr>
        <w:t>Agreement:</w:t>
      </w:r>
    </w:p>
    <w:p w14:paraId="7B7CDC2F" w14:textId="77777777" w:rsidR="00875521" w:rsidRPr="00875521" w:rsidRDefault="00875521" w:rsidP="00FD2787">
      <w:pPr>
        <w:numPr>
          <w:ilvl w:val="0"/>
          <w:numId w:val="232"/>
        </w:numPr>
        <w:ind w:left="360"/>
        <w:rPr>
          <w:lang w:val="en-US" w:eastAsia="x-none"/>
        </w:rPr>
      </w:pPr>
      <w:r w:rsidRPr="00875521">
        <w:rPr>
          <w:lang w:val="en-US" w:eastAsia="x-none"/>
        </w:rPr>
        <w:lastRenderedPageBreak/>
        <w:t>From a RAN1 perspective it has been identified that supporting a non-uniform interlace structure in which the number of PRBs per interlace is allowed to be different for different interlaces is beneficial from a spectrum utilization point of view</w:t>
      </w:r>
    </w:p>
    <w:p w14:paraId="0017E79F" w14:textId="77777777" w:rsidR="00875521" w:rsidRPr="00875521" w:rsidRDefault="00875521" w:rsidP="00FD2787">
      <w:pPr>
        <w:numPr>
          <w:ilvl w:val="1"/>
          <w:numId w:val="232"/>
        </w:numPr>
        <w:ind w:left="1080"/>
        <w:rPr>
          <w:lang w:val="en-US" w:eastAsia="x-none"/>
        </w:rPr>
      </w:pPr>
      <w:r w:rsidRPr="00875521">
        <w:rPr>
          <w:lang w:val="en-US" w:eastAsia="x-none"/>
        </w:rPr>
        <w:t>FFS: Exact number of PRBs per interlace for supported value(s) of M and N</w:t>
      </w:r>
    </w:p>
    <w:p w14:paraId="301D6BA5" w14:textId="77777777" w:rsidR="00875521" w:rsidRPr="00875521" w:rsidRDefault="00875521" w:rsidP="00FD2787">
      <w:pPr>
        <w:numPr>
          <w:ilvl w:val="2"/>
          <w:numId w:val="232"/>
        </w:numPr>
        <w:ind w:left="1800"/>
        <w:rPr>
          <w:lang w:val="en-US" w:eastAsia="x-none"/>
        </w:rPr>
      </w:pPr>
      <w:r w:rsidRPr="00875521">
        <w:rPr>
          <w:lang w:val="en-US" w:eastAsia="x-none"/>
        </w:rPr>
        <w:t>Note: M is the number of interlaces and N is the nominal number of PRBs per interlace in a given bandwidth</w:t>
      </w:r>
    </w:p>
    <w:p w14:paraId="2C16B57D" w14:textId="448DAD39" w:rsidR="00875521" w:rsidRPr="008413BB" w:rsidRDefault="00875521" w:rsidP="008413BB">
      <w:pPr>
        <w:numPr>
          <w:ilvl w:val="1"/>
          <w:numId w:val="233"/>
        </w:numPr>
        <w:ind w:left="1080"/>
        <w:rPr>
          <w:lang w:val="en-US" w:eastAsia="x-none"/>
        </w:rPr>
      </w:pPr>
      <w:r w:rsidRPr="00875521">
        <w:rPr>
          <w:lang w:val="en-US" w:eastAsia="x-none"/>
        </w:rPr>
        <w:t>FFS: Whether or not there are issues in the interlace design in the resource allocation to 2^n1*3^n2*5^n3 in the case of DFT-s-OFDM</w:t>
      </w:r>
    </w:p>
    <w:p w14:paraId="7E3D3CFF" w14:textId="77777777" w:rsidR="00875521" w:rsidRPr="00875521" w:rsidRDefault="00875521" w:rsidP="00145941">
      <w:pPr>
        <w:pStyle w:val="Heading4"/>
      </w:pPr>
      <w:bookmarkStart w:id="993" w:name="_Toc521704539"/>
      <w:bookmarkStart w:id="994" w:name="_Toc526458935"/>
      <w:r w:rsidRPr="00875521">
        <w:t>Potential physical layer procedures</w:t>
      </w:r>
      <w:bookmarkEnd w:id="993"/>
      <w:bookmarkEnd w:id="994"/>
      <w:r w:rsidRPr="00875521">
        <w:t xml:space="preserve"> </w:t>
      </w:r>
    </w:p>
    <w:p w14:paraId="0E59F282" w14:textId="77777777" w:rsidR="00875521" w:rsidRPr="00875521" w:rsidRDefault="00875521" w:rsidP="00145941">
      <w:pPr>
        <w:pStyle w:val="Heading5"/>
      </w:pPr>
      <w:bookmarkStart w:id="995" w:name="_Toc526458936"/>
      <w:r w:rsidRPr="00875521">
        <w:t>Channel access procedures</w:t>
      </w:r>
      <w:bookmarkEnd w:id="995"/>
    </w:p>
    <w:p w14:paraId="2BB9200C" w14:textId="3935BA07" w:rsidR="00875521" w:rsidRPr="00875521" w:rsidRDefault="001B7BF2" w:rsidP="00875521">
      <w:pPr>
        <w:ind w:left="720" w:hanging="720"/>
        <w:rPr>
          <w:lang w:eastAsia="x-none"/>
        </w:rPr>
      </w:pPr>
      <w:hyperlink r:id="rId1706" w:history="1">
        <w:r w:rsidR="00D93AE1">
          <w:rPr>
            <w:rStyle w:val="Hyperlink"/>
            <w:lang w:eastAsia="x-none"/>
          </w:rPr>
          <w:t>R1-1808061</w:t>
        </w:r>
      </w:hyperlink>
      <w:r w:rsidR="00875521" w:rsidRPr="00875521">
        <w:rPr>
          <w:lang w:eastAsia="x-none"/>
        </w:rPr>
        <w:tab/>
        <w:t>Coexistence and channel access for NR unlicensed band operations</w:t>
      </w:r>
      <w:r w:rsidR="00875521" w:rsidRPr="00875521">
        <w:rPr>
          <w:lang w:eastAsia="x-none"/>
        </w:rPr>
        <w:tab/>
        <w:t>Huawei, HiSilicon</w:t>
      </w:r>
    </w:p>
    <w:p w14:paraId="780F3663" w14:textId="4D60B4A3" w:rsidR="00875521" w:rsidRPr="00875521" w:rsidRDefault="001B7BF2" w:rsidP="00875521">
      <w:pPr>
        <w:ind w:left="720" w:hanging="720"/>
        <w:rPr>
          <w:lang w:eastAsia="x-none"/>
        </w:rPr>
      </w:pPr>
      <w:hyperlink r:id="rId1707" w:history="1">
        <w:r w:rsidR="00D93AE1">
          <w:rPr>
            <w:rStyle w:val="Hyperlink"/>
            <w:lang w:eastAsia="x-none"/>
          </w:rPr>
          <w:t>R1-1808237</w:t>
        </w:r>
      </w:hyperlink>
      <w:r w:rsidR="00875521" w:rsidRPr="00875521">
        <w:rPr>
          <w:lang w:eastAsia="x-none"/>
        </w:rPr>
        <w:tab/>
        <w:t>Discussion on the channel access procedures</w:t>
      </w:r>
      <w:r w:rsidR="00875521" w:rsidRPr="00875521">
        <w:rPr>
          <w:lang w:eastAsia="x-none"/>
        </w:rPr>
        <w:tab/>
        <w:t>vivo</w:t>
      </w:r>
    </w:p>
    <w:p w14:paraId="7AA65F7C" w14:textId="44EBEE35" w:rsidR="00875521" w:rsidRPr="00875521" w:rsidRDefault="001B7BF2" w:rsidP="00875521">
      <w:pPr>
        <w:ind w:left="720" w:hanging="720"/>
        <w:rPr>
          <w:lang w:eastAsia="x-none"/>
        </w:rPr>
      </w:pPr>
      <w:hyperlink r:id="rId1708" w:history="1">
        <w:r w:rsidR="00D93AE1">
          <w:rPr>
            <w:rStyle w:val="Hyperlink"/>
            <w:lang w:eastAsia="x-none"/>
          </w:rPr>
          <w:t>R1-1808253</w:t>
        </w:r>
      </w:hyperlink>
      <w:r w:rsidR="00875521" w:rsidRPr="00875521">
        <w:rPr>
          <w:lang w:eastAsia="x-none"/>
        </w:rPr>
        <w:tab/>
        <w:t>Discussion on synchronized user multiplexing for NR-U</w:t>
      </w:r>
      <w:r w:rsidR="00875521" w:rsidRPr="00875521">
        <w:rPr>
          <w:lang w:eastAsia="x-none"/>
        </w:rPr>
        <w:tab/>
        <w:t>TCL Communication Ltd.</w:t>
      </w:r>
    </w:p>
    <w:p w14:paraId="5BAA0B0F" w14:textId="6D992BE3" w:rsidR="00875521" w:rsidRPr="00875521" w:rsidRDefault="001B7BF2" w:rsidP="00875521">
      <w:pPr>
        <w:ind w:left="720" w:hanging="720"/>
        <w:rPr>
          <w:lang w:eastAsia="x-none"/>
        </w:rPr>
      </w:pPr>
      <w:hyperlink r:id="rId1709" w:history="1">
        <w:r w:rsidR="00D93AE1">
          <w:rPr>
            <w:rStyle w:val="Hyperlink"/>
            <w:lang w:eastAsia="x-none"/>
          </w:rPr>
          <w:t>R1-1808274</w:t>
        </w:r>
      </w:hyperlink>
      <w:r w:rsidR="00875521" w:rsidRPr="00875521">
        <w:rPr>
          <w:lang w:eastAsia="x-none"/>
        </w:rPr>
        <w:tab/>
        <w:t>On channel access procedure in NR-U</w:t>
      </w:r>
      <w:r w:rsidR="00875521" w:rsidRPr="00875521">
        <w:rPr>
          <w:lang w:eastAsia="x-none"/>
        </w:rPr>
        <w:tab/>
        <w:t>MediaTek Inc.</w:t>
      </w:r>
    </w:p>
    <w:p w14:paraId="257737C3" w14:textId="61977CF2" w:rsidR="00875521" w:rsidRPr="00875521" w:rsidRDefault="001B7BF2" w:rsidP="00875521">
      <w:pPr>
        <w:ind w:left="720" w:hanging="720"/>
        <w:rPr>
          <w:lang w:eastAsia="x-none"/>
        </w:rPr>
      </w:pPr>
      <w:hyperlink r:id="rId1710" w:history="1">
        <w:r w:rsidR="00D93AE1">
          <w:rPr>
            <w:rStyle w:val="Hyperlink"/>
            <w:lang w:eastAsia="x-none"/>
          </w:rPr>
          <w:t>R1-1808293</w:t>
        </w:r>
      </w:hyperlink>
      <w:r w:rsidR="00875521" w:rsidRPr="00875521">
        <w:rPr>
          <w:lang w:eastAsia="x-none"/>
        </w:rPr>
        <w:tab/>
        <w:t>On channel access procedure for NR-U</w:t>
      </w:r>
      <w:r w:rsidR="00875521" w:rsidRPr="00875521">
        <w:rPr>
          <w:lang w:eastAsia="x-none"/>
        </w:rPr>
        <w:tab/>
        <w:t>Fujitsu</w:t>
      </w:r>
    </w:p>
    <w:p w14:paraId="69A2EA3C" w14:textId="435238F9" w:rsidR="00875521" w:rsidRPr="00875521" w:rsidRDefault="001B7BF2" w:rsidP="00875521">
      <w:pPr>
        <w:ind w:left="720" w:hanging="720"/>
        <w:rPr>
          <w:lang w:eastAsia="x-none"/>
        </w:rPr>
      </w:pPr>
      <w:hyperlink r:id="rId1711" w:history="1">
        <w:r w:rsidR="00D93AE1">
          <w:rPr>
            <w:rStyle w:val="Hyperlink"/>
            <w:lang w:eastAsia="x-none"/>
          </w:rPr>
          <w:t>R1-1808321</w:t>
        </w:r>
      </w:hyperlink>
      <w:r w:rsidR="00875521" w:rsidRPr="00875521">
        <w:rPr>
          <w:lang w:eastAsia="x-none"/>
        </w:rPr>
        <w:tab/>
        <w:t>Discussion on Channel access mechanism for NR-U</w:t>
      </w:r>
      <w:r w:rsidR="00875521" w:rsidRPr="00875521">
        <w:rPr>
          <w:lang w:eastAsia="x-none"/>
        </w:rPr>
        <w:tab/>
        <w:t>ZTE</w:t>
      </w:r>
    </w:p>
    <w:p w14:paraId="2A00FB0E" w14:textId="46505D4E" w:rsidR="00875521" w:rsidRPr="00875521" w:rsidRDefault="001B7BF2" w:rsidP="00875521">
      <w:pPr>
        <w:ind w:left="720" w:hanging="720"/>
        <w:rPr>
          <w:lang w:eastAsia="x-none"/>
        </w:rPr>
      </w:pPr>
      <w:hyperlink r:id="rId1712" w:history="1">
        <w:r w:rsidR="00D93AE1">
          <w:rPr>
            <w:rStyle w:val="Hyperlink"/>
            <w:lang w:eastAsia="x-none"/>
          </w:rPr>
          <w:t>R1-1808335</w:t>
        </w:r>
      </w:hyperlink>
      <w:r w:rsidR="00875521" w:rsidRPr="00875521">
        <w:rPr>
          <w:lang w:eastAsia="x-none"/>
        </w:rPr>
        <w:tab/>
        <w:t>Considerations on channel access for NR unlicensed operations</w:t>
      </w:r>
      <w:r w:rsidR="00875521" w:rsidRPr="00875521">
        <w:rPr>
          <w:lang w:eastAsia="x-none"/>
        </w:rPr>
        <w:tab/>
        <w:t>Sony</w:t>
      </w:r>
    </w:p>
    <w:p w14:paraId="02AC1A36" w14:textId="0A5EABDB" w:rsidR="00875521" w:rsidRPr="00875521" w:rsidRDefault="001B7BF2" w:rsidP="00875521">
      <w:pPr>
        <w:ind w:left="720" w:hanging="720"/>
        <w:rPr>
          <w:lang w:eastAsia="x-none"/>
        </w:rPr>
      </w:pPr>
      <w:hyperlink r:id="rId1713" w:history="1">
        <w:r w:rsidR="00D93AE1">
          <w:rPr>
            <w:rStyle w:val="Hyperlink"/>
            <w:lang w:eastAsia="x-none"/>
          </w:rPr>
          <w:t>R1-1808359</w:t>
        </w:r>
      </w:hyperlink>
      <w:r w:rsidR="00875521" w:rsidRPr="00875521">
        <w:rPr>
          <w:lang w:eastAsia="x-none"/>
        </w:rPr>
        <w:tab/>
        <w:t>Discussion on subband based channel access procedures for NR-U</w:t>
      </w:r>
      <w:r w:rsidR="00875521" w:rsidRPr="00875521">
        <w:rPr>
          <w:lang w:eastAsia="x-none"/>
        </w:rPr>
        <w:tab/>
        <w:t>NEC</w:t>
      </w:r>
    </w:p>
    <w:p w14:paraId="1F764018" w14:textId="1D2E09B7" w:rsidR="00875521" w:rsidRPr="00875521" w:rsidRDefault="001B7BF2" w:rsidP="00875521">
      <w:pPr>
        <w:ind w:left="720" w:hanging="720"/>
        <w:rPr>
          <w:lang w:eastAsia="x-none"/>
        </w:rPr>
      </w:pPr>
      <w:hyperlink r:id="rId1714" w:history="1">
        <w:r w:rsidR="00D93AE1">
          <w:rPr>
            <w:rStyle w:val="Hyperlink"/>
            <w:lang w:eastAsia="x-none"/>
          </w:rPr>
          <w:t>R1-1808395</w:t>
        </w:r>
      </w:hyperlink>
      <w:r w:rsidR="00875521" w:rsidRPr="00875521">
        <w:rPr>
          <w:lang w:eastAsia="x-none"/>
        </w:rPr>
        <w:tab/>
        <w:t>Channel Access Procedures for NR Unlicensed Operations</w:t>
      </w:r>
      <w:r w:rsidR="00875521" w:rsidRPr="00875521">
        <w:rPr>
          <w:lang w:eastAsia="x-none"/>
        </w:rPr>
        <w:tab/>
        <w:t>CATT</w:t>
      </w:r>
    </w:p>
    <w:p w14:paraId="16858E39" w14:textId="0FDDF88C" w:rsidR="00875521" w:rsidRPr="00875521" w:rsidRDefault="001B7BF2" w:rsidP="00875521">
      <w:pPr>
        <w:ind w:left="720" w:hanging="720"/>
        <w:rPr>
          <w:lang w:eastAsia="x-none"/>
        </w:rPr>
      </w:pPr>
      <w:hyperlink r:id="rId1715" w:history="1">
        <w:r w:rsidR="00D93AE1">
          <w:rPr>
            <w:rStyle w:val="Hyperlink"/>
            <w:lang w:eastAsia="x-none"/>
          </w:rPr>
          <w:t>R1-1808507</w:t>
        </w:r>
      </w:hyperlink>
      <w:r w:rsidR="00875521" w:rsidRPr="00875521">
        <w:rPr>
          <w:lang w:eastAsia="x-none"/>
        </w:rPr>
        <w:tab/>
        <w:t>Channel access procedure for NR unlicensed operation</w:t>
      </w:r>
      <w:r w:rsidR="00875521" w:rsidRPr="00875521">
        <w:rPr>
          <w:lang w:eastAsia="x-none"/>
        </w:rPr>
        <w:tab/>
        <w:t>LG Electronics</w:t>
      </w:r>
    </w:p>
    <w:p w14:paraId="1CADDF59" w14:textId="1F1EDAA6" w:rsidR="00875521" w:rsidRPr="00875521" w:rsidRDefault="001B7BF2" w:rsidP="00875521">
      <w:pPr>
        <w:ind w:left="720" w:hanging="720"/>
        <w:rPr>
          <w:lang w:eastAsia="x-none"/>
        </w:rPr>
      </w:pPr>
      <w:hyperlink r:id="rId1716" w:history="1">
        <w:r w:rsidR="00D93AE1">
          <w:rPr>
            <w:rStyle w:val="Hyperlink"/>
            <w:lang w:eastAsia="x-none"/>
          </w:rPr>
          <w:t>R1-1808611</w:t>
        </w:r>
      </w:hyperlink>
      <w:r w:rsidR="00875521" w:rsidRPr="00875521">
        <w:rPr>
          <w:lang w:eastAsia="x-none"/>
        </w:rPr>
        <w:tab/>
        <w:t>Channel access procedures for NR-U</w:t>
      </w:r>
      <w:r w:rsidR="00875521" w:rsidRPr="00875521">
        <w:rPr>
          <w:lang w:eastAsia="x-none"/>
        </w:rPr>
        <w:tab/>
        <w:t>Apple Inc.</w:t>
      </w:r>
    </w:p>
    <w:p w14:paraId="555E2D7A" w14:textId="4619FC69" w:rsidR="00875521" w:rsidRPr="00875521" w:rsidRDefault="001B7BF2" w:rsidP="00875521">
      <w:pPr>
        <w:ind w:left="720" w:hanging="720"/>
        <w:rPr>
          <w:lang w:eastAsia="x-none"/>
        </w:rPr>
      </w:pPr>
      <w:hyperlink r:id="rId1717" w:history="1">
        <w:r w:rsidR="00D93AE1">
          <w:rPr>
            <w:rStyle w:val="Hyperlink"/>
            <w:lang w:eastAsia="x-none"/>
          </w:rPr>
          <w:t>R1-1808685</w:t>
        </w:r>
      </w:hyperlink>
      <w:r w:rsidR="00875521" w:rsidRPr="00875521">
        <w:rPr>
          <w:lang w:eastAsia="x-none"/>
        </w:rPr>
        <w:tab/>
        <w:t>Enhancements to channel access mechanism for NR-unlicensed</w:t>
      </w:r>
      <w:r w:rsidR="00875521" w:rsidRPr="00875521">
        <w:rPr>
          <w:lang w:eastAsia="x-none"/>
        </w:rPr>
        <w:tab/>
        <w:t>Intel Corporation</w:t>
      </w:r>
    </w:p>
    <w:p w14:paraId="19037A7D" w14:textId="0BB12F1D" w:rsidR="00875521" w:rsidRPr="00875521" w:rsidRDefault="001B7BF2" w:rsidP="00875521">
      <w:pPr>
        <w:ind w:left="720" w:hanging="720"/>
        <w:rPr>
          <w:lang w:eastAsia="x-none"/>
        </w:rPr>
      </w:pPr>
      <w:hyperlink r:id="rId1718" w:history="1">
        <w:r w:rsidR="00D93AE1">
          <w:rPr>
            <w:rStyle w:val="Hyperlink"/>
            <w:lang w:eastAsia="x-none"/>
          </w:rPr>
          <w:t>R1-1808768</w:t>
        </w:r>
      </w:hyperlink>
      <w:r w:rsidR="00875521" w:rsidRPr="00875521">
        <w:rPr>
          <w:lang w:eastAsia="x-none"/>
        </w:rPr>
        <w:tab/>
        <w:t>Channel access procedure for NR-U</w:t>
      </w:r>
      <w:r w:rsidR="00875521" w:rsidRPr="00875521">
        <w:rPr>
          <w:lang w:eastAsia="x-none"/>
        </w:rPr>
        <w:tab/>
        <w:t>Samsung</w:t>
      </w:r>
    </w:p>
    <w:p w14:paraId="357EC6BB" w14:textId="3DB34AAA" w:rsidR="00875521" w:rsidRPr="00875521" w:rsidRDefault="001B7BF2" w:rsidP="00875521">
      <w:pPr>
        <w:ind w:left="720" w:hanging="720"/>
        <w:rPr>
          <w:lang w:eastAsia="x-none"/>
        </w:rPr>
      </w:pPr>
      <w:hyperlink r:id="rId1719" w:history="1">
        <w:r w:rsidR="00D93AE1">
          <w:rPr>
            <w:rStyle w:val="Hyperlink"/>
            <w:lang w:eastAsia="x-none"/>
          </w:rPr>
          <w:t>R1-1808819</w:t>
        </w:r>
      </w:hyperlink>
      <w:r w:rsidR="00875521" w:rsidRPr="00875521">
        <w:rPr>
          <w:lang w:eastAsia="x-none"/>
        </w:rPr>
        <w:tab/>
        <w:t>Channel access and co-existence for NR-U operation</w:t>
      </w:r>
      <w:r w:rsidR="00875521" w:rsidRPr="00875521">
        <w:rPr>
          <w:lang w:eastAsia="x-none"/>
        </w:rPr>
        <w:tab/>
        <w:t>Nokia, Nokia Shanghai Bell</w:t>
      </w:r>
    </w:p>
    <w:p w14:paraId="5B9ACC0C" w14:textId="390904B0" w:rsidR="00875521" w:rsidRPr="00875521" w:rsidRDefault="001B7BF2" w:rsidP="00875521">
      <w:pPr>
        <w:ind w:left="720" w:hanging="720"/>
        <w:rPr>
          <w:lang w:eastAsia="x-none"/>
        </w:rPr>
      </w:pPr>
      <w:hyperlink r:id="rId1720" w:history="1">
        <w:r w:rsidR="00D93AE1">
          <w:rPr>
            <w:rStyle w:val="Hyperlink"/>
            <w:lang w:eastAsia="x-none"/>
          </w:rPr>
          <w:t>R1-1808899</w:t>
        </w:r>
      </w:hyperlink>
      <w:r w:rsidR="00875521" w:rsidRPr="00875521">
        <w:rPr>
          <w:lang w:eastAsia="x-none"/>
        </w:rPr>
        <w:tab/>
        <w:t>Channel access mechanisms on NR-U</w:t>
      </w:r>
      <w:r w:rsidR="00875521" w:rsidRPr="00875521">
        <w:rPr>
          <w:lang w:eastAsia="x-none"/>
        </w:rPr>
        <w:tab/>
        <w:t>Guangdong OPPO Mobile Telecom</w:t>
      </w:r>
    </w:p>
    <w:p w14:paraId="5C92D993" w14:textId="268E1E6D" w:rsidR="00875521" w:rsidRPr="00875521" w:rsidRDefault="001B7BF2" w:rsidP="00875521">
      <w:pPr>
        <w:ind w:left="720" w:hanging="720"/>
        <w:rPr>
          <w:lang w:eastAsia="x-none"/>
        </w:rPr>
      </w:pPr>
      <w:hyperlink r:id="rId1721" w:history="1">
        <w:r w:rsidR="00D93AE1">
          <w:rPr>
            <w:rStyle w:val="Hyperlink"/>
            <w:lang w:eastAsia="x-none"/>
          </w:rPr>
          <w:t>R1-1809063</w:t>
        </w:r>
      </w:hyperlink>
      <w:r w:rsidR="00875521" w:rsidRPr="00875521">
        <w:rPr>
          <w:lang w:eastAsia="x-none"/>
        </w:rPr>
        <w:tab/>
        <w:t>Enhancements for the NR-U channel access procedure</w:t>
      </w:r>
      <w:r w:rsidR="00875521" w:rsidRPr="00875521">
        <w:rPr>
          <w:lang w:eastAsia="x-none"/>
        </w:rPr>
        <w:tab/>
        <w:t>AT&amp;T</w:t>
      </w:r>
    </w:p>
    <w:p w14:paraId="08B1C7DA" w14:textId="49CDA547" w:rsidR="00875521" w:rsidRPr="00875521" w:rsidRDefault="001B7BF2" w:rsidP="00875521">
      <w:pPr>
        <w:ind w:left="720" w:hanging="720"/>
        <w:rPr>
          <w:lang w:eastAsia="x-none"/>
        </w:rPr>
      </w:pPr>
      <w:hyperlink r:id="rId1722" w:history="1">
        <w:r w:rsidR="00D93AE1">
          <w:rPr>
            <w:rStyle w:val="Hyperlink"/>
            <w:lang w:eastAsia="x-none"/>
          </w:rPr>
          <w:t>R1-1809089</w:t>
        </w:r>
      </w:hyperlink>
      <w:r w:rsidR="00875521" w:rsidRPr="00875521">
        <w:rPr>
          <w:lang w:eastAsia="x-none"/>
        </w:rPr>
        <w:tab/>
        <w:t xml:space="preserve">Channel access procedure and coexistence in NR-U </w:t>
      </w:r>
      <w:r w:rsidR="00875521" w:rsidRPr="00875521">
        <w:rPr>
          <w:lang w:eastAsia="x-none"/>
        </w:rPr>
        <w:tab/>
        <w:t>InterDigital, Inc.</w:t>
      </w:r>
    </w:p>
    <w:p w14:paraId="274CBBCE" w14:textId="204871DC" w:rsidR="00875521" w:rsidRPr="00875521" w:rsidRDefault="001B7BF2" w:rsidP="00875521">
      <w:pPr>
        <w:ind w:left="720" w:hanging="720"/>
        <w:rPr>
          <w:lang w:eastAsia="x-none"/>
        </w:rPr>
      </w:pPr>
      <w:hyperlink r:id="rId1723" w:history="1">
        <w:r w:rsidR="00D93AE1">
          <w:rPr>
            <w:rStyle w:val="Hyperlink"/>
            <w:lang w:eastAsia="x-none"/>
          </w:rPr>
          <w:t>R1-1809111</w:t>
        </w:r>
      </w:hyperlink>
      <w:r w:rsidR="00875521" w:rsidRPr="00875521">
        <w:rPr>
          <w:lang w:eastAsia="x-none"/>
        </w:rPr>
        <w:tab/>
        <w:t>Channel access procedures for NR unlicensed operation</w:t>
      </w:r>
      <w:r w:rsidR="00875521" w:rsidRPr="00875521">
        <w:rPr>
          <w:lang w:eastAsia="x-none"/>
        </w:rPr>
        <w:tab/>
        <w:t>Sharp</w:t>
      </w:r>
    </w:p>
    <w:p w14:paraId="45CD9DDC" w14:textId="4A89006E" w:rsidR="00875521" w:rsidRPr="00875521" w:rsidRDefault="001B7BF2" w:rsidP="00875521">
      <w:pPr>
        <w:ind w:left="720" w:hanging="720"/>
        <w:rPr>
          <w:lang w:eastAsia="x-none"/>
        </w:rPr>
      </w:pPr>
      <w:hyperlink r:id="rId1724" w:history="1">
        <w:r w:rsidR="00D93AE1">
          <w:rPr>
            <w:rStyle w:val="Hyperlink"/>
            <w:lang w:eastAsia="x-none"/>
          </w:rPr>
          <w:t>R1-1809154</w:t>
        </w:r>
      </w:hyperlink>
      <w:r w:rsidR="00875521" w:rsidRPr="00875521">
        <w:rPr>
          <w:lang w:eastAsia="x-none"/>
        </w:rPr>
        <w:tab/>
        <w:t>Channel access procedures for NR-U operation</w:t>
      </w:r>
      <w:r w:rsidR="00875521" w:rsidRPr="00875521">
        <w:rPr>
          <w:lang w:eastAsia="x-none"/>
        </w:rPr>
        <w:tab/>
        <w:t>NTT DOCOMO, INC.</w:t>
      </w:r>
    </w:p>
    <w:p w14:paraId="7C2DDA75" w14:textId="209364DE" w:rsidR="00875521" w:rsidRPr="00875521" w:rsidRDefault="001B7BF2" w:rsidP="00875521">
      <w:pPr>
        <w:ind w:left="720" w:hanging="720"/>
        <w:rPr>
          <w:lang w:eastAsia="x-none"/>
        </w:rPr>
      </w:pPr>
      <w:hyperlink r:id="rId1725" w:history="1">
        <w:r w:rsidR="00D93AE1">
          <w:rPr>
            <w:rStyle w:val="Hyperlink"/>
            <w:lang w:eastAsia="x-none"/>
          </w:rPr>
          <w:t>R1-1809204</w:t>
        </w:r>
      </w:hyperlink>
      <w:r w:rsidR="00875521" w:rsidRPr="00875521">
        <w:rPr>
          <w:lang w:eastAsia="x-none"/>
        </w:rPr>
        <w:tab/>
        <w:t>Channel access mechanisms for NR-U</w:t>
      </w:r>
      <w:r w:rsidR="00875521" w:rsidRPr="00875521">
        <w:rPr>
          <w:lang w:eastAsia="x-none"/>
        </w:rPr>
        <w:tab/>
        <w:t>Ericsson</w:t>
      </w:r>
    </w:p>
    <w:p w14:paraId="0622BD08" w14:textId="0719508D" w:rsidR="00875521" w:rsidRPr="00875521" w:rsidRDefault="001B7BF2" w:rsidP="00875521">
      <w:pPr>
        <w:ind w:left="720" w:hanging="720"/>
        <w:rPr>
          <w:lang w:eastAsia="x-none"/>
        </w:rPr>
      </w:pPr>
      <w:hyperlink r:id="rId1726" w:history="1">
        <w:r w:rsidR="00D93AE1">
          <w:rPr>
            <w:rStyle w:val="Hyperlink"/>
            <w:lang w:eastAsia="x-none"/>
          </w:rPr>
          <w:t>R1-1809248</w:t>
        </w:r>
      </w:hyperlink>
      <w:r w:rsidR="00875521" w:rsidRPr="00875521">
        <w:rPr>
          <w:lang w:eastAsia="x-none"/>
        </w:rPr>
        <w:tab/>
        <w:t>Channel access procedure in NR-U</w:t>
      </w:r>
      <w:r w:rsidR="00875521" w:rsidRPr="00875521">
        <w:rPr>
          <w:lang w:eastAsia="x-none"/>
        </w:rPr>
        <w:tab/>
        <w:t>ASUSTEK COMPUTER (SHANGHAI)</w:t>
      </w:r>
    </w:p>
    <w:p w14:paraId="7DBA9F90" w14:textId="2FF3875A" w:rsidR="00875521" w:rsidRPr="00875521" w:rsidRDefault="001B7BF2" w:rsidP="00875521">
      <w:pPr>
        <w:ind w:left="720" w:hanging="720"/>
        <w:rPr>
          <w:lang w:eastAsia="x-none"/>
        </w:rPr>
      </w:pPr>
      <w:hyperlink r:id="rId1727" w:history="1">
        <w:r w:rsidR="00D93AE1">
          <w:rPr>
            <w:rStyle w:val="Hyperlink"/>
            <w:lang w:eastAsia="x-none"/>
          </w:rPr>
          <w:t>R1-1809296</w:t>
        </w:r>
      </w:hyperlink>
      <w:r w:rsidR="00875521" w:rsidRPr="00875521">
        <w:rPr>
          <w:lang w:eastAsia="x-none"/>
        </w:rPr>
        <w:tab/>
        <w:t>Discussion on proposed channel access schemes for NR-Unlicensed</w:t>
      </w:r>
      <w:r w:rsidR="00875521" w:rsidRPr="00875521">
        <w:rPr>
          <w:lang w:eastAsia="x-none"/>
        </w:rPr>
        <w:tab/>
        <w:t>BROADCOM LTD</w:t>
      </w:r>
    </w:p>
    <w:p w14:paraId="7B885856" w14:textId="1D468CED" w:rsidR="00875521" w:rsidRPr="00875521" w:rsidRDefault="001B7BF2" w:rsidP="00875521">
      <w:pPr>
        <w:ind w:left="720" w:hanging="720"/>
        <w:rPr>
          <w:lang w:eastAsia="x-none"/>
        </w:rPr>
      </w:pPr>
      <w:hyperlink r:id="rId1728" w:history="1">
        <w:r w:rsidR="00D93AE1">
          <w:rPr>
            <w:rStyle w:val="Hyperlink"/>
            <w:lang w:eastAsia="x-none"/>
          </w:rPr>
          <w:t>R1-1809300</w:t>
        </w:r>
      </w:hyperlink>
      <w:r w:rsidR="00875521" w:rsidRPr="00875521">
        <w:rPr>
          <w:lang w:eastAsia="x-none"/>
        </w:rPr>
        <w:tab/>
        <w:t>Extensions for Channel Access Procedures</w:t>
      </w:r>
      <w:r w:rsidR="00875521" w:rsidRPr="00875521">
        <w:rPr>
          <w:lang w:eastAsia="x-none"/>
        </w:rPr>
        <w:tab/>
        <w:t>Motorola Mobility, Lenovo</w:t>
      </w:r>
    </w:p>
    <w:p w14:paraId="38B1D35A" w14:textId="30133CC2" w:rsidR="00875521" w:rsidRPr="00875521" w:rsidRDefault="001B7BF2" w:rsidP="00875521">
      <w:pPr>
        <w:ind w:left="720" w:hanging="720"/>
        <w:rPr>
          <w:lang w:eastAsia="x-none"/>
        </w:rPr>
      </w:pPr>
      <w:hyperlink r:id="rId1729" w:history="1">
        <w:r w:rsidR="00D93AE1">
          <w:rPr>
            <w:rStyle w:val="Hyperlink"/>
            <w:lang w:eastAsia="x-none"/>
          </w:rPr>
          <w:t>R1-1809325</w:t>
        </w:r>
      </w:hyperlink>
      <w:r w:rsidR="00875521" w:rsidRPr="00875521">
        <w:rPr>
          <w:lang w:eastAsia="x-none"/>
        </w:rPr>
        <w:tab/>
        <w:t>Discussion on channel access procedure for NR-U operation</w:t>
      </w:r>
      <w:r w:rsidR="00875521" w:rsidRPr="00875521">
        <w:rPr>
          <w:lang w:eastAsia="x-none"/>
        </w:rPr>
        <w:tab/>
        <w:t>WILUS Inc.</w:t>
      </w:r>
    </w:p>
    <w:p w14:paraId="19060421" w14:textId="4F7077F7" w:rsidR="00875521" w:rsidRPr="00875521" w:rsidRDefault="001B7BF2" w:rsidP="00875521">
      <w:pPr>
        <w:ind w:left="720" w:hanging="720"/>
        <w:rPr>
          <w:lang w:eastAsia="x-none"/>
        </w:rPr>
      </w:pPr>
      <w:hyperlink r:id="rId1730" w:history="1">
        <w:r w:rsidR="00D93AE1">
          <w:rPr>
            <w:rStyle w:val="Hyperlink"/>
            <w:lang w:eastAsia="x-none"/>
          </w:rPr>
          <w:t>R1-1809381</w:t>
        </w:r>
      </w:hyperlink>
      <w:r w:rsidR="00875521" w:rsidRPr="00875521">
        <w:rPr>
          <w:lang w:eastAsia="x-none"/>
        </w:rPr>
        <w:tab/>
        <w:t>Design considerations on channel accessing</w:t>
      </w:r>
      <w:r w:rsidR="00875521" w:rsidRPr="00875521">
        <w:rPr>
          <w:lang w:eastAsia="x-none"/>
        </w:rPr>
        <w:tab/>
        <w:t>Convida Wireless LLC</w:t>
      </w:r>
    </w:p>
    <w:p w14:paraId="16D93710" w14:textId="57E6D670" w:rsidR="00875521" w:rsidRDefault="001B7BF2" w:rsidP="00875521">
      <w:pPr>
        <w:ind w:left="720" w:hanging="720"/>
        <w:rPr>
          <w:lang w:eastAsia="x-none"/>
        </w:rPr>
      </w:pPr>
      <w:hyperlink r:id="rId1731" w:history="1">
        <w:r w:rsidR="00D93AE1">
          <w:rPr>
            <w:rStyle w:val="Hyperlink"/>
            <w:lang w:eastAsia="x-none"/>
          </w:rPr>
          <w:t>R1-1809479</w:t>
        </w:r>
      </w:hyperlink>
      <w:r w:rsidR="00875521" w:rsidRPr="00875521">
        <w:rPr>
          <w:lang w:eastAsia="x-none"/>
        </w:rPr>
        <w:tab/>
        <w:t>Channel access procedure for NR-U</w:t>
      </w:r>
      <w:r w:rsidR="00875521" w:rsidRPr="00875521">
        <w:rPr>
          <w:lang w:eastAsia="x-none"/>
        </w:rPr>
        <w:tab/>
        <w:t>Qualcomm Incorporated</w:t>
      </w:r>
    </w:p>
    <w:p w14:paraId="4DBD7368" w14:textId="19D84CDE" w:rsidR="008413BB" w:rsidRPr="00875521" w:rsidRDefault="001B7BF2" w:rsidP="00875521">
      <w:pPr>
        <w:ind w:left="720" w:hanging="720"/>
        <w:rPr>
          <w:lang w:eastAsia="x-none"/>
        </w:rPr>
      </w:pPr>
      <w:hyperlink r:id="rId1732" w:history="1">
        <w:r w:rsidR="008413BB">
          <w:rPr>
            <w:rStyle w:val="Hyperlink"/>
            <w:lang w:eastAsia="x-none"/>
          </w:rPr>
          <w:t>R1-1809821</w:t>
        </w:r>
      </w:hyperlink>
      <w:r w:rsidR="008413BB" w:rsidRPr="008413BB">
        <w:rPr>
          <w:lang w:eastAsia="x-none"/>
        </w:rPr>
        <w:tab/>
        <w:t>WF on the use of No-LBT and one-shot LBT for transmissions outside a shared COT</w:t>
      </w:r>
      <w:r w:rsidR="008413BB" w:rsidRPr="008413BB">
        <w:rPr>
          <w:lang w:eastAsia="x-none"/>
        </w:rPr>
        <w:tab/>
        <w:t>Broadcom, CableLabs, BlackBerry, HPE (Aruba), Ruckus</w:t>
      </w:r>
    </w:p>
    <w:p w14:paraId="262228D2" w14:textId="77777777" w:rsidR="00875521" w:rsidRPr="00875521" w:rsidRDefault="00875521" w:rsidP="00875521">
      <w:pPr>
        <w:ind w:left="720" w:hanging="720"/>
        <w:rPr>
          <w:lang w:eastAsia="x-none"/>
        </w:rPr>
      </w:pPr>
    </w:p>
    <w:p w14:paraId="0784C920" w14:textId="2948684F" w:rsidR="00875521" w:rsidRPr="008413BB" w:rsidRDefault="001B7BF2" w:rsidP="00875521">
      <w:pPr>
        <w:ind w:left="720" w:hanging="720"/>
        <w:rPr>
          <w:b/>
          <w:lang w:eastAsia="x-none"/>
        </w:rPr>
      </w:pPr>
      <w:hyperlink r:id="rId1733" w:history="1">
        <w:r w:rsidR="00D93AE1" w:rsidRPr="008413BB">
          <w:rPr>
            <w:rStyle w:val="Hyperlink"/>
            <w:b/>
            <w:lang w:eastAsia="x-none"/>
          </w:rPr>
          <w:t>R1-1809801</w:t>
        </w:r>
      </w:hyperlink>
      <w:r w:rsidR="00875521" w:rsidRPr="008413BB">
        <w:rPr>
          <w:b/>
          <w:lang w:eastAsia="x-none"/>
        </w:rPr>
        <w:tab/>
        <w:t>Feature Lead’s Summary on Channel Access Procedures</w:t>
      </w:r>
      <w:r w:rsidR="00875521" w:rsidRPr="008413BB">
        <w:rPr>
          <w:b/>
          <w:lang w:eastAsia="x-none"/>
        </w:rPr>
        <w:tab/>
        <w:t>Nokia, Nokia Shanghai Bell</w:t>
      </w:r>
    </w:p>
    <w:p w14:paraId="59D66C19" w14:textId="77777777" w:rsidR="008413BB" w:rsidRPr="00875521" w:rsidRDefault="008413BB" w:rsidP="00875521">
      <w:pPr>
        <w:ind w:left="720" w:hanging="720"/>
        <w:rPr>
          <w:lang w:eastAsia="x-none"/>
        </w:rPr>
      </w:pPr>
    </w:p>
    <w:p w14:paraId="0C247305" w14:textId="77777777" w:rsidR="00875521" w:rsidRPr="00875521" w:rsidRDefault="00875521" w:rsidP="00875521">
      <w:pPr>
        <w:ind w:left="720" w:hanging="720"/>
        <w:rPr>
          <w:lang w:eastAsia="x-none"/>
        </w:rPr>
      </w:pPr>
      <w:r w:rsidRPr="00875521">
        <w:rPr>
          <w:highlight w:val="green"/>
          <w:lang w:eastAsia="x-none"/>
        </w:rPr>
        <w:t>Agreement:</w:t>
      </w:r>
      <w:r w:rsidRPr="00875521">
        <w:rPr>
          <w:lang w:eastAsia="x-none"/>
        </w:rPr>
        <w:t xml:space="preserve"> </w:t>
      </w:r>
    </w:p>
    <w:p w14:paraId="6D5D489A" w14:textId="77777777" w:rsidR="00875521" w:rsidRPr="00875521" w:rsidRDefault="00875521" w:rsidP="00875521">
      <w:pPr>
        <w:rPr>
          <w:lang w:eastAsia="x-none"/>
        </w:rPr>
      </w:pPr>
      <w:r w:rsidRPr="00875521">
        <w:rPr>
          <w:lang w:eastAsia="x-none"/>
        </w:rPr>
        <w:t>In addition to aspects considered in LTE LAA, CWS adjustment procedure in NR-U may additionally consider at least the following aspects:</w:t>
      </w:r>
    </w:p>
    <w:p w14:paraId="2EB72838" w14:textId="77777777" w:rsidR="00875521" w:rsidRPr="00875521" w:rsidRDefault="00875521" w:rsidP="00FD2787">
      <w:pPr>
        <w:numPr>
          <w:ilvl w:val="0"/>
          <w:numId w:val="232"/>
        </w:numPr>
        <w:rPr>
          <w:lang w:eastAsia="x-none"/>
        </w:rPr>
      </w:pPr>
      <w:r w:rsidRPr="00875521">
        <w:rPr>
          <w:lang w:eastAsia="x-none"/>
        </w:rPr>
        <w:t>CBG based HARQ-ACK operation,</w:t>
      </w:r>
    </w:p>
    <w:p w14:paraId="438EB1F4" w14:textId="77777777" w:rsidR="00875521" w:rsidRPr="00875521" w:rsidRDefault="00875521" w:rsidP="00FD2787">
      <w:pPr>
        <w:numPr>
          <w:ilvl w:val="0"/>
          <w:numId w:val="232"/>
        </w:numPr>
        <w:rPr>
          <w:lang w:eastAsia="x-none"/>
        </w:rPr>
      </w:pPr>
      <w:r w:rsidRPr="00875521">
        <w:rPr>
          <w:lang w:eastAsia="x-none"/>
        </w:rPr>
        <w:t>NR scheduling and HARQ-feedback delays and processing times</w:t>
      </w:r>
    </w:p>
    <w:p w14:paraId="544DADAA" w14:textId="77777777" w:rsidR="00875521" w:rsidRPr="00875521" w:rsidRDefault="00875521" w:rsidP="00FD2787">
      <w:pPr>
        <w:numPr>
          <w:ilvl w:val="0"/>
          <w:numId w:val="232"/>
        </w:numPr>
        <w:rPr>
          <w:lang w:eastAsia="x-none"/>
        </w:rPr>
      </w:pPr>
      <w:r w:rsidRPr="00875521">
        <w:rPr>
          <w:lang w:eastAsia="x-none"/>
        </w:rPr>
        <w:t>wideband (&gt;20 MHz) operation including BWPs</w:t>
      </w:r>
    </w:p>
    <w:p w14:paraId="430C2C4C" w14:textId="77777777" w:rsidR="00875521" w:rsidRPr="00875521" w:rsidRDefault="00875521" w:rsidP="00FD2787">
      <w:pPr>
        <w:numPr>
          <w:ilvl w:val="0"/>
          <w:numId w:val="232"/>
        </w:numPr>
        <w:rPr>
          <w:lang w:eastAsia="x-none"/>
        </w:rPr>
      </w:pPr>
      <w:r w:rsidRPr="00875521">
        <w:rPr>
          <w:lang w:eastAsia="x-none"/>
        </w:rPr>
        <w:t>Configured grant operation</w:t>
      </w:r>
    </w:p>
    <w:p w14:paraId="450C3BC5" w14:textId="77777777" w:rsidR="00875521" w:rsidRPr="00875521" w:rsidRDefault="00875521" w:rsidP="00145941">
      <w:pPr>
        <w:pStyle w:val="Heading5"/>
      </w:pPr>
      <w:bookmarkStart w:id="996" w:name="_Toc526458937"/>
      <w:r w:rsidRPr="00875521">
        <w:t>Initial access and mobility</w:t>
      </w:r>
      <w:bookmarkEnd w:id="996"/>
    </w:p>
    <w:p w14:paraId="015DDE72" w14:textId="2557CAB1" w:rsidR="00875521" w:rsidRPr="00875521" w:rsidRDefault="001B7BF2" w:rsidP="00875521">
      <w:pPr>
        <w:ind w:left="720" w:hanging="720"/>
        <w:rPr>
          <w:lang w:eastAsia="x-none"/>
        </w:rPr>
      </w:pPr>
      <w:hyperlink r:id="rId1734" w:history="1">
        <w:r w:rsidR="00D93AE1">
          <w:rPr>
            <w:rStyle w:val="Hyperlink"/>
            <w:lang w:eastAsia="x-none"/>
          </w:rPr>
          <w:t>R1-1808062</w:t>
        </w:r>
      </w:hyperlink>
      <w:r w:rsidR="00875521" w:rsidRPr="00875521">
        <w:rPr>
          <w:lang w:eastAsia="x-none"/>
        </w:rPr>
        <w:tab/>
        <w:t>Initial access in NR unlicensed</w:t>
      </w:r>
      <w:r w:rsidR="00875521" w:rsidRPr="00875521">
        <w:rPr>
          <w:lang w:eastAsia="x-none"/>
        </w:rPr>
        <w:tab/>
        <w:t>Huawei, HiSilicon</w:t>
      </w:r>
    </w:p>
    <w:p w14:paraId="092B61C8" w14:textId="3C2B0F16" w:rsidR="00875521" w:rsidRPr="00875521" w:rsidRDefault="001B7BF2" w:rsidP="00875521">
      <w:pPr>
        <w:ind w:left="720" w:hanging="720"/>
        <w:rPr>
          <w:lang w:eastAsia="x-none"/>
        </w:rPr>
      </w:pPr>
      <w:hyperlink r:id="rId1735" w:history="1">
        <w:r w:rsidR="00D93AE1">
          <w:rPr>
            <w:rStyle w:val="Hyperlink"/>
            <w:lang w:eastAsia="x-none"/>
          </w:rPr>
          <w:t>R1-1808238</w:t>
        </w:r>
      </w:hyperlink>
      <w:r w:rsidR="00875521" w:rsidRPr="00875521">
        <w:rPr>
          <w:lang w:eastAsia="x-none"/>
        </w:rPr>
        <w:tab/>
        <w:t>Discussion on initial access and mobility procedure for NR-U</w:t>
      </w:r>
      <w:r w:rsidR="00875521" w:rsidRPr="00875521">
        <w:rPr>
          <w:lang w:eastAsia="x-none"/>
        </w:rPr>
        <w:tab/>
        <w:t>vivo</w:t>
      </w:r>
    </w:p>
    <w:p w14:paraId="6052E922" w14:textId="71220E07" w:rsidR="00875521" w:rsidRPr="00875521" w:rsidRDefault="001B7BF2" w:rsidP="00875521">
      <w:pPr>
        <w:ind w:left="720" w:hanging="720"/>
        <w:rPr>
          <w:lang w:eastAsia="x-none"/>
        </w:rPr>
      </w:pPr>
      <w:hyperlink r:id="rId1736" w:history="1">
        <w:r w:rsidR="00D93AE1">
          <w:rPr>
            <w:rStyle w:val="Hyperlink"/>
            <w:lang w:eastAsia="x-none"/>
          </w:rPr>
          <w:t>R1-1808275</w:t>
        </w:r>
      </w:hyperlink>
      <w:r w:rsidR="00875521" w:rsidRPr="00875521">
        <w:rPr>
          <w:lang w:eastAsia="x-none"/>
        </w:rPr>
        <w:tab/>
        <w:t>On initial access procedure in NR-U</w:t>
      </w:r>
      <w:r w:rsidR="00875521" w:rsidRPr="00875521">
        <w:rPr>
          <w:lang w:eastAsia="x-none"/>
        </w:rPr>
        <w:tab/>
        <w:t>MediaTek Inc.</w:t>
      </w:r>
    </w:p>
    <w:p w14:paraId="67C69A86" w14:textId="53326FC9" w:rsidR="00875521" w:rsidRPr="00875521" w:rsidRDefault="001B7BF2" w:rsidP="00875521">
      <w:pPr>
        <w:ind w:left="720" w:hanging="720"/>
        <w:rPr>
          <w:lang w:eastAsia="x-none"/>
        </w:rPr>
      </w:pPr>
      <w:hyperlink r:id="rId1737" w:history="1">
        <w:r w:rsidR="00D93AE1">
          <w:rPr>
            <w:rStyle w:val="Hyperlink"/>
            <w:lang w:eastAsia="x-none"/>
          </w:rPr>
          <w:t>R1-1808322</w:t>
        </w:r>
      </w:hyperlink>
      <w:r w:rsidR="00875521" w:rsidRPr="00875521">
        <w:rPr>
          <w:lang w:eastAsia="x-none"/>
        </w:rPr>
        <w:tab/>
        <w:t>Discussion on initial access and mobility for NR-U</w:t>
      </w:r>
      <w:r w:rsidR="00875521" w:rsidRPr="00875521">
        <w:rPr>
          <w:lang w:eastAsia="x-none"/>
        </w:rPr>
        <w:tab/>
        <w:t>ZTE</w:t>
      </w:r>
    </w:p>
    <w:p w14:paraId="4922EEAE" w14:textId="6DA9DC48" w:rsidR="00875521" w:rsidRPr="00875521" w:rsidRDefault="001B7BF2" w:rsidP="00875521">
      <w:pPr>
        <w:ind w:left="720" w:hanging="720"/>
        <w:rPr>
          <w:lang w:eastAsia="x-none"/>
        </w:rPr>
      </w:pPr>
      <w:hyperlink r:id="rId1738" w:history="1">
        <w:r w:rsidR="00D93AE1">
          <w:rPr>
            <w:rStyle w:val="Hyperlink"/>
            <w:lang w:eastAsia="x-none"/>
          </w:rPr>
          <w:t>R1-1808336</w:t>
        </w:r>
      </w:hyperlink>
      <w:r w:rsidR="00875521" w:rsidRPr="00875521">
        <w:rPr>
          <w:lang w:eastAsia="x-none"/>
        </w:rPr>
        <w:tab/>
        <w:t>Considerations on initial access and mobility for NR unlicensed operations</w:t>
      </w:r>
      <w:r w:rsidR="00875521" w:rsidRPr="00875521">
        <w:rPr>
          <w:lang w:eastAsia="x-none"/>
        </w:rPr>
        <w:tab/>
        <w:t>Sony</w:t>
      </w:r>
    </w:p>
    <w:p w14:paraId="5C2B678B" w14:textId="4C4DC786" w:rsidR="00875521" w:rsidRPr="00875521" w:rsidRDefault="001B7BF2" w:rsidP="00875521">
      <w:pPr>
        <w:ind w:left="720" w:hanging="720"/>
        <w:rPr>
          <w:lang w:eastAsia="x-none"/>
        </w:rPr>
      </w:pPr>
      <w:hyperlink r:id="rId1739" w:history="1">
        <w:r w:rsidR="00D93AE1">
          <w:rPr>
            <w:rStyle w:val="Hyperlink"/>
            <w:lang w:eastAsia="x-none"/>
          </w:rPr>
          <w:t>R1-1808396</w:t>
        </w:r>
      </w:hyperlink>
      <w:r w:rsidR="00875521" w:rsidRPr="00875521">
        <w:rPr>
          <w:lang w:eastAsia="x-none"/>
        </w:rPr>
        <w:tab/>
        <w:t>Initial Access and Mobiity for NR Unlicensed Operations</w:t>
      </w:r>
      <w:r w:rsidR="00875521" w:rsidRPr="00875521">
        <w:rPr>
          <w:lang w:eastAsia="x-none"/>
        </w:rPr>
        <w:tab/>
        <w:t>CATT</w:t>
      </w:r>
    </w:p>
    <w:p w14:paraId="083033A4" w14:textId="7C922819" w:rsidR="00875521" w:rsidRPr="00875521" w:rsidRDefault="001B7BF2" w:rsidP="00875521">
      <w:pPr>
        <w:ind w:left="720" w:hanging="720"/>
        <w:rPr>
          <w:lang w:eastAsia="x-none"/>
        </w:rPr>
      </w:pPr>
      <w:hyperlink r:id="rId1740" w:history="1">
        <w:r w:rsidR="00D93AE1">
          <w:rPr>
            <w:rStyle w:val="Hyperlink"/>
            <w:lang w:eastAsia="x-none"/>
          </w:rPr>
          <w:t>R1-1808508</w:t>
        </w:r>
      </w:hyperlink>
      <w:r w:rsidR="00875521" w:rsidRPr="00875521">
        <w:rPr>
          <w:lang w:eastAsia="x-none"/>
        </w:rPr>
        <w:tab/>
        <w:t>Initial access and mobility for NR unlicensed operation</w:t>
      </w:r>
      <w:r w:rsidR="00875521" w:rsidRPr="00875521">
        <w:rPr>
          <w:lang w:eastAsia="x-none"/>
        </w:rPr>
        <w:tab/>
        <w:t>LG Electronics</w:t>
      </w:r>
    </w:p>
    <w:p w14:paraId="3C39BC85" w14:textId="32978CFD" w:rsidR="00875521" w:rsidRPr="00875521" w:rsidRDefault="001B7BF2" w:rsidP="00875521">
      <w:pPr>
        <w:ind w:left="720" w:hanging="720"/>
        <w:rPr>
          <w:lang w:eastAsia="x-none"/>
        </w:rPr>
      </w:pPr>
      <w:hyperlink r:id="rId1741" w:history="1">
        <w:r w:rsidR="00D93AE1">
          <w:rPr>
            <w:rStyle w:val="Hyperlink"/>
            <w:lang w:eastAsia="x-none"/>
          </w:rPr>
          <w:t>R1-1808686</w:t>
        </w:r>
      </w:hyperlink>
      <w:r w:rsidR="00875521" w:rsidRPr="00875521">
        <w:rPr>
          <w:lang w:eastAsia="x-none"/>
        </w:rPr>
        <w:tab/>
        <w:t>Enhancements to initial access and mobility for NR-unlicensed</w:t>
      </w:r>
      <w:r w:rsidR="00875521" w:rsidRPr="00875521">
        <w:rPr>
          <w:lang w:eastAsia="x-none"/>
        </w:rPr>
        <w:tab/>
        <w:t>Intel Corporation</w:t>
      </w:r>
    </w:p>
    <w:p w14:paraId="0E021F06" w14:textId="0E2273BB" w:rsidR="00875521" w:rsidRPr="00875521" w:rsidRDefault="001B7BF2" w:rsidP="00875521">
      <w:pPr>
        <w:ind w:left="720" w:hanging="720"/>
        <w:rPr>
          <w:lang w:eastAsia="x-none"/>
        </w:rPr>
      </w:pPr>
      <w:hyperlink r:id="rId1742" w:history="1">
        <w:r w:rsidR="00D93AE1">
          <w:rPr>
            <w:rStyle w:val="Hyperlink"/>
            <w:lang w:eastAsia="x-none"/>
          </w:rPr>
          <w:t>R1-1808769</w:t>
        </w:r>
      </w:hyperlink>
      <w:r w:rsidR="00875521" w:rsidRPr="00875521">
        <w:rPr>
          <w:lang w:eastAsia="x-none"/>
        </w:rPr>
        <w:tab/>
        <w:t>Initial access and mobility procedure for NR-U</w:t>
      </w:r>
      <w:r w:rsidR="00875521" w:rsidRPr="00875521">
        <w:rPr>
          <w:lang w:eastAsia="x-none"/>
        </w:rPr>
        <w:tab/>
        <w:t>Samsung</w:t>
      </w:r>
    </w:p>
    <w:p w14:paraId="026CE174" w14:textId="25BA2705" w:rsidR="00875521" w:rsidRPr="00875521" w:rsidRDefault="001B7BF2" w:rsidP="00875521">
      <w:pPr>
        <w:ind w:left="720" w:hanging="720"/>
        <w:rPr>
          <w:lang w:eastAsia="x-none"/>
        </w:rPr>
      </w:pPr>
      <w:hyperlink r:id="rId1743" w:history="1">
        <w:r w:rsidR="00D93AE1">
          <w:rPr>
            <w:rStyle w:val="Hyperlink"/>
            <w:lang w:eastAsia="x-none"/>
          </w:rPr>
          <w:t>R1-1808900</w:t>
        </w:r>
      </w:hyperlink>
      <w:r w:rsidR="00875521" w:rsidRPr="00875521">
        <w:rPr>
          <w:lang w:eastAsia="x-none"/>
        </w:rPr>
        <w:tab/>
        <w:t>Initial access procedure on NR-U</w:t>
      </w:r>
      <w:r w:rsidR="00875521" w:rsidRPr="00875521">
        <w:rPr>
          <w:lang w:eastAsia="x-none"/>
        </w:rPr>
        <w:tab/>
        <w:t>Guangdong OPPO Mobile Telecom</w:t>
      </w:r>
    </w:p>
    <w:p w14:paraId="2611E26E" w14:textId="2AD70452" w:rsidR="00875521" w:rsidRPr="00875521" w:rsidRDefault="001B7BF2" w:rsidP="00875521">
      <w:pPr>
        <w:ind w:left="720" w:hanging="720"/>
        <w:rPr>
          <w:lang w:eastAsia="x-none"/>
        </w:rPr>
      </w:pPr>
      <w:hyperlink r:id="rId1744" w:history="1">
        <w:r w:rsidR="00D93AE1">
          <w:rPr>
            <w:rStyle w:val="Hyperlink"/>
            <w:lang w:eastAsia="x-none"/>
          </w:rPr>
          <w:t>R1-1808920</w:t>
        </w:r>
      </w:hyperlink>
      <w:r w:rsidR="00875521" w:rsidRPr="00875521">
        <w:rPr>
          <w:lang w:eastAsia="x-none"/>
        </w:rPr>
        <w:tab/>
        <w:t>Discussion on initial access for NR-U</w:t>
      </w:r>
      <w:r w:rsidR="00875521" w:rsidRPr="00875521">
        <w:rPr>
          <w:lang w:eastAsia="x-none"/>
        </w:rPr>
        <w:tab/>
        <w:t>Potevio</w:t>
      </w:r>
    </w:p>
    <w:p w14:paraId="17284DCA" w14:textId="1A682093" w:rsidR="00875521" w:rsidRPr="00875521" w:rsidRDefault="001B7BF2" w:rsidP="00875521">
      <w:pPr>
        <w:ind w:left="720" w:hanging="720"/>
        <w:rPr>
          <w:lang w:eastAsia="x-none"/>
        </w:rPr>
      </w:pPr>
      <w:hyperlink r:id="rId1745" w:history="1">
        <w:r w:rsidR="00D93AE1">
          <w:rPr>
            <w:rStyle w:val="Hyperlink"/>
            <w:lang w:eastAsia="x-none"/>
          </w:rPr>
          <w:t>R1-1808951</w:t>
        </w:r>
      </w:hyperlink>
      <w:r w:rsidR="00875521" w:rsidRPr="00875521">
        <w:rPr>
          <w:lang w:eastAsia="x-none"/>
        </w:rPr>
        <w:tab/>
        <w:t>On Initial Access and Mobility for NR-U</w:t>
      </w:r>
      <w:r w:rsidR="00875521" w:rsidRPr="00875521">
        <w:rPr>
          <w:lang w:eastAsia="x-none"/>
        </w:rPr>
        <w:tab/>
        <w:t>Nokia, Nokia Shanghai Bell</w:t>
      </w:r>
    </w:p>
    <w:p w14:paraId="003CEEDE" w14:textId="161EBD6C" w:rsidR="00875521" w:rsidRPr="00875521" w:rsidRDefault="001B7BF2" w:rsidP="00875521">
      <w:pPr>
        <w:ind w:left="720" w:hanging="720"/>
        <w:rPr>
          <w:lang w:eastAsia="x-none"/>
        </w:rPr>
      </w:pPr>
      <w:hyperlink r:id="rId1746" w:history="1">
        <w:r w:rsidR="00D93AE1">
          <w:rPr>
            <w:rStyle w:val="Hyperlink"/>
            <w:lang w:eastAsia="x-none"/>
          </w:rPr>
          <w:t>R1-1809064</w:t>
        </w:r>
      </w:hyperlink>
      <w:r w:rsidR="00875521" w:rsidRPr="00875521">
        <w:rPr>
          <w:lang w:eastAsia="x-none"/>
        </w:rPr>
        <w:tab/>
        <w:t>NR-U design for initial access and mobility</w:t>
      </w:r>
      <w:r w:rsidR="00875521" w:rsidRPr="00875521">
        <w:rPr>
          <w:lang w:eastAsia="x-none"/>
        </w:rPr>
        <w:tab/>
        <w:t>AT&amp;T</w:t>
      </w:r>
    </w:p>
    <w:p w14:paraId="3CA45BC4" w14:textId="6EDD0BD1" w:rsidR="00875521" w:rsidRPr="00875521" w:rsidRDefault="001B7BF2" w:rsidP="00875521">
      <w:pPr>
        <w:ind w:left="720" w:hanging="720"/>
        <w:rPr>
          <w:lang w:eastAsia="x-none"/>
        </w:rPr>
      </w:pPr>
      <w:hyperlink r:id="rId1747" w:history="1">
        <w:r w:rsidR="00D93AE1">
          <w:rPr>
            <w:rStyle w:val="Hyperlink"/>
            <w:lang w:eastAsia="x-none"/>
          </w:rPr>
          <w:t>R1-1809090</w:t>
        </w:r>
      </w:hyperlink>
      <w:r w:rsidR="00875521" w:rsidRPr="00875521">
        <w:rPr>
          <w:lang w:eastAsia="x-none"/>
        </w:rPr>
        <w:tab/>
        <w:t xml:space="preserve">On Initial Access and Mobility for NR-U </w:t>
      </w:r>
      <w:r w:rsidR="00875521" w:rsidRPr="00875521">
        <w:rPr>
          <w:lang w:eastAsia="x-none"/>
        </w:rPr>
        <w:tab/>
        <w:t>InterDigital, Inc.</w:t>
      </w:r>
    </w:p>
    <w:p w14:paraId="086152FD" w14:textId="35DF8046" w:rsidR="00875521" w:rsidRPr="00875521" w:rsidRDefault="001B7BF2" w:rsidP="00875521">
      <w:pPr>
        <w:ind w:left="720" w:hanging="720"/>
        <w:rPr>
          <w:lang w:eastAsia="x-none"/>
        </w:rPr>
      </w:pPr>
      <w:hyperlink r:id="rId1748" w:history="1">
        <w:r w:rsidR="00D93AE1">
          <w:rPr>
            <w:rStyle w:val="Hyperlink"/>
            <w:lang w:eastAsia="x-none"/>
          </w:rPr>
          <w:t>R1-1809179</w:t>
        </w:r>
      </w:hyperlink>
      <w:r w:rsidR="00875521" w:rsidRPr="00875521">
        <w:rPr>
          <w:lang w:eastAsia="x-none"/>
        </w:rPr>
        <w:tab/>
        <w:t>SI Transmission in NR-U</w:t>
      </w:r>
      <w:r w:rsidR="00875521" w:rsidRPr="00875521">
        <w:rPr>
          <w:lang w:eastAsia="x-none"/>
        </w:rPr>
        <w:tab/>
        <w:t>Charter Communications</w:t>
      </w:r>
    </w:p>
    <w:p w14:paraId="18B95B2D" w14:textId="2BB8C80E" w:rsidR="00875521" w:rsidRPr="00875521" w:rsidRDefault="001B7BF2" w:rsidP="00875521">
      <w:pPr>
        <w:ind w:left="720" w:hanging="720"/>
        <w:rPr>
          <w:lang w:eastAsia="x-none"/>
        </w:rPr>
      </w:pPr>
      <w:hyperlink r:id="rId1749" w:history="1">
        <w:r w:rsidR="00D93AE1">
          <w:rPr>
            <w:rStyle w:val="Hyperlink"/>
            <w:lang w:eastAsia="x-none"/>
          </w:rPr>
          <w:t>R1-1809185</w:t>
        </w:r>
      </w:hyperlink>
      <w:r w:rsidR="00875521" w:rsidRPr="00875521">
        <w:rPr>
          <w:lang w:eastAsia="x-none"/>
        </w:rPr>
        <w:tab/>
        <w:t>Enhancement of configured grant for NR unlicensed band</w:t>
      </w:r>
      <w:r w:rsidR="00875521" w:rsidRPr="00875521">
        <w:rPr>
          <w:lang w:eastAsia="x-none"/>
        </w:rPr>
        <w:tab/>
        <w:t>ITRI</w:t>
      </w:r>
    </w:p>
    <w:p w14:paraId="19EB87B8" w14:textId="619DEA00" w:rsidR="00875521" w:rsidRPr="00875521" w:rsidRDefault="001B7BF2" w:rsidP="00875521">
      <w:pPr>
        <w:ind w:left="720" w:hanging="720"/>
        <w:rPr>
          <w:lang w:eastAsia="x-none"/>
        </w:rPr>
      </w:pPr>
      <w:hyperlink r:id="rId1750" w:history="1">
        <w:r w:rsidR="00D93AE1">
          <w:rPr>
            <w:rStyle w:val="Hyperlink"/>
            <w:lang w:eastAsia="x-none"/>
          </w:rPr>
          <w:t>R1-1809205</w:t>
        </w:r>
      </w:hyperlink>
      <w:r w:rsidR="00875521" w:rsidRPr="00875521">
        <w:rPr>
          <w:lang w:eastAsia="x-none"/>
        </w:rPr>
        <w:tab/>
        <w:t>On initial access, RRM, mobility and RLM</w:t>
      </w:r>
      <w:r w:rsidR="00875521" w:rsidRPr="00875521">
        <w:rPr>
          <w:lang w:eastAsia="x-none"/>
        </w:rPr>
        <w:tab/>
        <w:t>Ericsson</w:t>
      </w:r>
    </w:p>
    <w:p w14:paraId="7BC2646C" w14:textId="5DC8D162" w:rsidR="00875521" w:rsidRPr="00875521" w:rsidRDefault="001B7BF2" w:rsidP="00875521">
      <w:pPr>
        <w:ind w:left="720" w:hanging="720"/>
        <w:rPr>
          <w:lang w:eastAsia="x-none"/>
        </w:rPr>
      </w:pPr>
      <w:hyperlink r:id="rId1751" w:history="1">
        <w:r w:rsidR="00D93AE1">
          <w:rPr>
            <w:rStyle w:val="Hyperlink"/>
            <w:lang w:eastAsia="x-none"/>
          </w:rPr>
          <w:t>R1-1809219</w:t>
        </w:r>
      </w:hyperlink>
      <w:r w:rsidR="00875521" w:rsidRPr="00875521">
        <w:rPr>
          <w:lang w:eastAsia="x-none"/>
        </w:rPr>
        <w:tab/>
        <w:t>Initial access in NR Unlicensed</w:t>
      </w:r>
      <w:r w:rsidR="00875521" w:rsidRPr="00875521">
        <w:rPr>
          <w:lang w:eastAsia="x-none"/>
        </w:rPr>
        <w:tab/>
        <w:t>Xiaomi Technology</w:t>
      </w:r>
    </w:p>
    <w:p w14:paraId="15C16A74" w14:textId="35A41B66" w:rsidR="00875521" w:rsidRPr="00D7050C" w:rsidRDefault="001B7BF2" w:rsidP="00875521">
      <w:pPr>
        <w:ind w:left="720" w:hanging="720"/>
        <w:rPr>
          <w:lang w:eastAsia="x-none"/>
        </w:rPr>
      </w:pPr>
      <w:hyperlink r:id="rId1752" w:history="1">
        <w:r w:rsidR="00D93AE1">
          <w:rPr>
            <w:rStyle w:val="Hyperlink"/>
            <w:lang w:eastAsia="x-none"/>
          </w:rPr>
          <w:t>R1-1809492</w:t>
        </w:r>
      </w:hyperlink>
      <w:r w:rsidR="00875521" w:rsidRPr="00875521">
        <w:rPr>
          <w:lang w:eastAsia="x-none"/>
        </w:rPr>
        <w:tab/>
        <w:t>Diversity in RACH transmissions</w:t>
      </w:r>
      <w:r w:rsidR="00875521" w:rsidRPr="00875521">
        <w:rPr>
          <w:lang w:eastAsia="x-none"/>
        </w:rPr>
        <w:tab/>
        <w:t>Motorola Mobility, Lenovo</w:t>
      </w:r>
      <w:r w:rsidR="00D7050C">
        <w:rPr>
          <w:lang w:eastAsia="x-none"/>
        </w:rPr>
        <w:tab/>
        <w:t>(</w:t>
      </w:r>
      <w:r w:rsidR="00875521" w:rsidRPr="00875521">
        <w:rPr>
          <w:lang w:eastAsia="x-none"/>
        </w:rPr>
        <w:t xml:space="preserve">Revision of </w:t>
      </w:r>
      <w:hyperlink r:id="rId1753" w:history="1">
        <w:r w:rsidR="00D93AE1">
          <w:rPr>
            <w:rStyle w:val="Hyperlink"/>
            <w:lang w:eastAsia="x-none"/>
          </w:rPr>
          <w:t>R1-1809315</w:t>
        </w:r>
      </w:hyperlink>
      <w:r w:rsidR="00D7050C" w:rsidRPr="00D7050C">
        <w:rPr>
          <w:rStyle w:val="Hyperlink"/>
          <w:u w:val="none"/>
          <w:lang w:eastAsia="x-none"/>
        </w:rPr>
        <w:t>)</w:t>
      </w:r>
    </w:p>
    <w:p w14:paraId="381DA5DB" w14:textId="5FB3AE59" w:rsidR="00875521" w:rsidRPr="00875521" w:rsidRDefault="001B7BF2" w:rsidP="00875521">
      <w:pPr>
        <w:ind w:left="720" w:hanging="720"/>
        <w:rPr>
          <w:lang w:eastAsia="x-none"/>
        </w:rPr>
      </w:pPr>
      <w:hyperlink r:id="rId1754" w:history="1">
        <w:r w:rsidR="00D93AE1">
          <w:rPr>
            <w:rStyle w:val="Hyperlink"/>
            <w:lang w:eastAsia="x-none"/>
          </w:rPr>
          <w:t>R1-1809326</w:t>
        </w:r>
      </w:hyperlink>
      <w:r w:rsidR="00875521" w:rsidRPr="00875521">
        <w:rPr>
          <w:lang w:eastAsia="x-none"/>
        </w:rPr>
        <w:tab/>
        <w:t>Discussion on initial access and mobility for NR-U operation</w:t>
      </w:r>
      <w:r w:rsidR="00875521" w:rsidRPr="00875521">
        <w:rPr>
          <w:lang w:eastAsia="x-none"/>
        </w:rPr>
        <w:tab/>
        <w:t>WILUS Inc.</w:t>
      </w:r>
    </w:p>
    <w:p w14:paraId="6470817F" w14:textId="2E638065" w:rsidR="00875521" w:rsidRPr="00875521" w:rsidRDefault="001B7BF2" w:rsidP="00875521">
      <w:pPr>
        <w:ind w:left="720" w:hanging="720"/>
        <w:rPr>
          <w:color w:val="808080"/>
          <w:lang w:eastAsia="x-none"/>
        </w:rPr>
      </w:pPr>
      <w:hyperlink r:id="rId1755" w:history="1">
        <w:r w:rsidR="00D93AE1">
          <w:rPr>
            <w:rStyle w:val="Hyperlink"/>
            <w:lang w:eastAsia="x-none"/>
          </w:rPr>
          <w:t>R1-1809399</w:t>
        </w:r>
      </w:hyperlink>
      <w:r w:rsidR="00875521" w:rsidRPr="00875521">
        <w:rPr>
          <w:color w:val="808080"/>
          <w:lang w:eastAsia="x-none"/>
        </w:rPr>
        <w:tab/>
        <w:t>Initial access and mobility in NR-U</w:t>
      </w:r>
      <w:r w:rsidR="00875521" w:rsidRPr="00875521">
        <w:rPr>
          <w:color w:val="808080"/>
          <w:lang w:eastAsia="x-none"/>
        </w:rPr>
        <w:tab/>
        <w:t>Motorola Mobility, Lenovo</w:t>
      </w:r>
    </w:p>
    <w:p w14:paraId="4B24D527" w14:textId="77777777" w:rsidR="00875521" w:rsidRPr="00875521" w:rsidRDefault="00875521" w:rsidP="00875521">
      <w:pPr>
        <w:ind w:left="720" w:hanging="720"/>
        <w:rPr>
          <w:color w:val="808080"/>
          <w:lang w:eastAsia="x-none"/>
        </w:rPr>
      </w:pPr>
      <w:r w:rsidRPr="00875521">
        <w:rPr>
          <w:color w:val="808080"/>
          <w:lang w:eastAsia="x-none"/>
        </w:rPr>
        <w:t>Withdrawn</w:t>
      </w:r>
    </w:p>
    <w:p w14:paraId="5F122836" w14:textId="324FA306" w:rsidR="00875521" w:rsidRPr="00875521" w:rsidRDefault="001B7BF2" w:rsidP="00875521">
      <w:pPr>
        <w:ind w:left="720" w:hanging="720"/>
        <w:rPr>
          <w:lang w:eastAsia="x-none"/>
        </w:rPr>
      </w:pPr>
      <w:hyperlink r:id="rId1756" w:history="1">
        <w:r w:rsidR="00D93AE1">
          <w:rPr>
            <w:rStyle w:val="Hyperlink"/>
            <w:lang w:eastAsia="x-none"/>
          </w:rPr>
          <w:t>R1-1809402</w:t>
        </w:r>
      </w:hyperlink>
      <w:r w:rsidR="00875521" w:rsidRPr="00875521">
        <w:rPr>
          <w:lang w:eastAsia="x-none"/>
        </w:rPr>
        <w:tab/>
        <w:t>Discussion on initial access in NR-U</w:t>
      </w:r>
      <w:r w:rsidR="00875521" w:rsidRPr="00875521">
        <w:rPr>
          <w:lang w:eastAsia="x-none"/>
        </w:rPr>
        <w:tab/>
        <w:t>KT Corp.</w:t>
      </w:r>
    </w:p>
    <w:p w14:paraId="569D80CC" w14:textId="10686348" w:rsidR="00875521" w:rsidRPr="00875521" w:rsidRDefault="001B7BF2" w:rsidP="00875521">
      <w:pPr>
        <w:ind w:left="720" w:hanging="720"/>
        <w:rPr>
          <w:lang w:eastAsia="x-none"/>
        </w:rPr>
      </w:pPr>
      <w:hyperlink r:id="rId1757" w:history="1">
        <w:r w:rsidR="00D93AE1">
          <w:rPr>
            <w:rStyle w:val="Hyperlink"/>
            <w:lang w:eastAsia="x-none"/>
          </w:rPr>
          <w:t>R1-1809473</w:t>
        </w:r>
      </w:hyperlink>
      <w:r w:rsidR="00875521" w:rsidRPr="00875521">
        <w:rPr>
          <w:lang w:eastAsia="x-none"/>
        </w:rPr>
        <w:tab/>
        <w:t>Initial access and mobility for NR-U</w:t>
      </w:r>
      <w:r w:rsidR="00875521" w:rsidRPr="00875521">
        <w:rPr>
          <w:lang w:eastAsia="x-none"/>
        </w:rPr>
        <w:tab/>
        <w:t>ITL</w:t>
      </w:r>
    </w:p>
    <w:p w14:paraId="73630280" w14:textId="686D01E7" w:rsidR="00875521" w:rsidRPr="00875521" w:rsidRDefault="001B7BF2" w:rsidP="00875521">
      <w:pPr>
        <w:ind w:left="720" w:hanging="720"/>
        <w:rPr>
          <w:lang w:eastAsia="x-none"/>
        </w:rPr>
      </w:pPr>
      <w:hyperlink r:id="rId1758" w:history="1">
        <w:r w:rsidR="00D93AE1">
          <w:rPr>
            <w:rStyle w:val="Hyperlink"/>
            <w:lang w:eastAsia="x-none"/>
          </w:rPr>
          <w:t>R1-1809480</w:t>
        </w:r>
      </w:hyperlink>
      <w:r w:rsidR="00875521" w:rsidRPr="00875521">
        <w:rPr>
          <w:lang w:eastAsia="x-none"/>
        </w:rPr>
        <w:tab/>
        <w:t>Initial access and mobility for NR-U</w:t>
      </w:r>
      <w:r w:rsidR="00875521" w:rsidRPr="00875521">
        <w:rPr>
          <w:lang w:eastAsia="x-none"/>
        </w:rPr>
        <w:tab/>
        <w:t>Qualcomm Incorporated</w:t>
      </w:r>
    </w:p>
    <w:p w14:paraId="3863D406" w14:textId="77777777" w:rsidR="00875521" w:rsidRPr="00875521" w:rsidRDefault="00875521" w:rsidP="00875521">
      <w:pPr>
        <w:ind w:left="720" w:hanging="720"/>
        <w:rPr>
          <w:lang w:eastAsia="x-none"/>
        </w:rPr>
      </w:pPr>
    </w:p>
    <w:p w14:paraId="68C9B6D4" w14:textId="4D1D91C4" w:rsidR="00875521" w:rsidRPr="00875521" w:rsidRDefault="001B7BF2" w:rsidP="00875521">
      <w:pPr>
        <w:ind w:left="720" w:hanging="720"/>
        <w:rPr>
          <w:lang w:eastAsia="x-none"/>
        </w:rPr>
      </w:pPr>
      <w:hyperlink r:id="rId1759" w:history="1">
        <w:r w:rsidR="00D93AE1">
          <w:rPr>
            <w:rStyle w:val="Hyperlink"/>
            <w:lang w:eastAsia="x-none"/>
          </w:rPr>
          <w:t>R1-1809727</w:t>
        </w:r>
      </w:hyperlink>
      <w:r w:rsidR="00875521" w:rsidRPr="00875521">
        <w:rPr>
          <w:lang w:eastAsia="x-none"/>
        </w:rPr>
        <w:tab/>
        <w:t>Feature lead summary #1 of initial access and mobility</w:t>
      </w:r>
      <w:r w:rsidR="00875521" w:rsidRPr="00875521">
        <w:rPr>
          <w:lang w:eastAsia="x-none"/>
        </w:rPr>
        <w:tab/>
        <w:t>Charter Communications</w:t>
      </w:r>
    </w:p>
    <w:p w14:paraId="1D77DC41" w14:textId="1F15AEAC" w:rsidR="00875521" w:rsidRPr="008413BB" w:rsidRDefault="001B7BF2" w:rsidP="00875521">
      <w:pPr>
        <w:ind w:left="720" w:hanging="720"/>
        <w:rPr>
          <w:b/>
          <w:lang w:eastAsia="x-none"/>
        </w:rPr>
      </w:pPr>
      <w:hyperlink r:id="rId1760" w:history="1">
        <w:r w:rsidR="00D93AE1" w:rsidRPr="008413BB">
          <w:rPr>
            <w:rStyle w:val="Hyperlink"/>
            <w:b/>
            <w:lang w:eastAsia="x-none"/>
          </w:rPr>
          <w:t>R1-1809826</w:t>
        </w:r>
      </w:hyperlink>
      <w:r w:rsidR="00875521" w:rsidRPr="008413BB">
        <w:rPr>
          <w:b/>
          <w:lang w:eastAsia="x-none"/>
        </w:rPr>
        <w:t xml:space="preserve"> </w:t>
      </w:r>
      <w:r w:rsidR="00875521" w:rsidRPr="008413BB">
        <w:rPr>
          <w:b/>
          <w:lang w:eastAsia="x-none"/>
        </w:rPr>
        <w:tab/>
        <w:t>Feature lead summary #1 of initial access and mobility</w:t>
      </w:r>
      <w:r w:rsidR="00875521" w:rsidRPr="008413BB">
        <w:rPr>
          <w:b/>
          <w:lang w:eastAsia="x-none"/>
        </w:rPr>
        <w:tab/>
        <w:t>Charter Communications</w:t>
      </w:r>
    </w:p>
    <w:p w14:paraId="1A49590C" w14:textId="77777777" w:rsidR="00875521" w:rsidRPr="00875521" w:rsidRDefault="00875521" w:rsidP="00875521">
      <w:pPr>
        <w:ind w:left="720" w:hanging="720"/>
        <w:rPr>
          <w:lang w:eastAsia="x-none"/>
        </w:rPr>
      </w:pPr>
    </w:p>
    <w:p w14:paraId="0AE9D404" w14:textId="77777777" w:rsidR="00875521" w:rsidRPr="00875521" w:rsidRDefault="00875521" w:rsidP="00875521">
      <w:pPr>
        <w:ind w:left="720" w:hanging="720"/>
        <w:rPr>
          <w:lang w:val="en-US" w:eastAsia="x-none"/>
        </w:rPr>
      </w:pPr>
      <w:r w:rsidRPr="00875521">
        <w:rPr>
          <w:highlight w:val="green"/>
          <w:lang w:val="en-US" w:eastAsia="x-none"/>
        </w:rPr>
        <w:t>Agreement:</w:t>
      </w:r>
    </w:p>
    <w:p w14:paraId="477748D6" w14:textId="77777777" w:rsidR="00875521" w:rsidRPr="00875521" w:rsidRDefault="00875521" w:rsidP="00FD2787">
      <w:pPr>
        <w:numPr>
          <w:ilvl w:val="0"/>
          <w:numId w:val="232"/>
        </w:numPr>
        <w:rPr>
          <w:lang w:val="en-US" w:eastAsia="x-none"/>
        </w:rPr>
      </w:pPr>
      <w:r w:rsidRPr="00875521">
        <w:rPr>
          <w:lang w:val="en-US" w:eastAsia="x-none"/>
        </w:rPr>
        <w:t xml:space="preserve">It is recommended to define a mechanism to transmit SSBs dropped due to LBT failure </w:t>
      </w:r>
    </w:p>
    <w:p w14:paraId="46321A1A" w14:textId="77777777" w:rsidR="00875521" w:rsidRPr="00875521" w:rsidRDefault="00875521" w:rsidP="00FD2787">
      <w:pPr>
        <w:numPr>
          <w:ilvl w:val="0"/>
          <w:numId w:val="232"/>
        </w:numPr>
        <w:rPr>
          <w:lang w:val="en-US" w:eastAsia="x-none"/>
        </w:rPr>
      </w:pPr>
      <w:r w:rsidRPr="00875521">
        <w:rPr>
          <w:lang w:val="en-US" w:eastAsia="x-none"/>
        </w:rPr>
        <w:t>Following are examples of candidate mechanisms for further consideration with enhancements or modifications not precluded:</w:t>
      </w:r>
    </w:p>
    <w:p w14:paraId="0B20218E" w14:textId="77777777" w:rsidR="00875521" w:rsidRPr="00875521" w:rsidRDefault="00875521" w:rsidP="00FD2787">
      <w:pPr>
        <w:numPr>
          <w:ilvl w:val="1"/>
          <w:numId w:val="232"/>
        </w:numPr>
        <w:rPr>
          <w:lang w:val="en-US" w:eastAsia="x-none"/>
        </w:rPr>
      </w:pPr>
      <w:r w:rsidRPr="00875521">
        <w:rPr>
          <w:lang w:val="en-US" w:eastAsia="x-none"/>
        </w:rPr>
        <w:t xml:space="preserve">Alt-1: Shift SSB(s) in time to the next transmission instance </w:t>
      </w:r>
    </w:p>
    <w:p w14:paraId="6AB3EA59" w14:textId="77777777" w:rsidR="00875521" w:rsidRPr="00875521" w:rsidRDefault="00875521" w:rsidP="00FD2787">
      <w:pPr>
        <w:numPr>
          <w:ilvl w:val="1"/>
          <w:numId w:val="232"/>
        </w:numPr>
        <w:rPr>
          <w:lang w:val="en-US" w:eastAsia="x-none"/>
        </w:rPr>
      </w:pPr>
      <w:r w:rsidRPr="00875521">
        <w:rPr>
          <w:lang w:val="en-US" w:eastAsia="x-none"/>
        </w:rPr>
        <w:t>Alt-2: Cyclically wrap the SSBs dropped due to LBT failure around to the end of the burst set transmission</w:t>
      </w:r>
    </w:p>
    <w:p w14:paraId="13324727" w14:textId="77777777" w:rsidR="00875521" w:rsidRPr="00875521" w:rsidRDefault="00875521" w:rsidP="00FD2787">
      <w:pPr>
        <w:numPr>
          <w:ilvl w:val="1"/>
          <w:numId w:val="232"/>
        </w:numPr>
        <w:rPr>
          <w:lang w:val="en-US" w:eastAsia="x-none"/>
        </w:rPr>
      </w:pPr>
      <w:r w:rsidRPr="00875521">
        <w:rPr>
          <w:lang w:val="en-US" w:eastAsia="x-none"/>
        </w:rPr>
        <w:t>Alt-3: Network to flexibly position SSB index and indicate the timing information</w:t>
      </w:r>
    </w:p>
    <w:p w14:paraId="0AE06F73" w14:textId="77777777" w:rsidR="00875521" w:rsidRPr="00875521" w:rsidRDefault="00875521" w:rsidP="00FD2787">
      <w:pPr>
        <w:numPr>
          <w:ilvl w:val="1"/>
          <w:numId w:val="232"/>
        </w:numPr>
        <w:rPr>
          <w:lang w:val="en-US" w:eastAsia="x-none"/>
        </w:rPr>
      </w:pPr>
      <w:r w:rsidRPr="00875521">
        <w:rPr>
          <w:lang w:val="en-US" w:eastAsia="x-none"/>
        </w:rPr>
        <w:t>Other alternatives are not precluded</w:t>
      </w:r>
    </w:p>
    <w:p w14:paraId="5F203ECE" w14:textId="77777777" w:rsidR="00875521" w:rsidRPr="00875521" w:rsidRDefault="00875521" w:rsidP="00FD2787">
      <w:pPr>
        <w:numPr>
          <w:ilvl w:val="0"/>
          <w:numId w:val="232"/>
        </w:numPr>
        <w:rPr>
          <w:lang w:val="en-US" w:eastAsia="x-none"/>
        </w:rPr>
      </w:pPr>
      <w:r w:rsidRPr="00875521">
        <w:rPr>
          <w:lang w:val="en-US" w:eastAsia="x-none"/>
        </w:rPr>
        <w:t>It is recommended to define a mechanism for UE(s) to determine the timing and QCL assumptions from the detected SSB</w:t>
      </w:r>
    </w:p>
    <w:p w14:paraId="73164F3B" w14:textId="77777777" w:rsidR="00875521" w:rsidRPr="00875521" w:rsidRDefault="00875521" w:rsidP="00875521">
      <w:pPr>
        <w:ind w:left="720" w:hanging="720"/>
        <w:rPr>
          <w:lang w:val="en-US" w:eastAsia="x-none"/>
        </w:rPr>
      </w:pPr>
    </w:p>
    <w:p w14:paraId="39EA87F0" w14:textId="77777777" w:rsidR="00875521" w:rsidRPr="00875521" w:rsidRDefault="00875521" w:rsidP="00875521">
      <w:pPr>
        <w:ind w:left="720" w:hanging="720"/>
        <w:rPr>
          <w:lang w:val="en-US" w:eastAsia="x-none"/>
        </w:rPr>
      </w:pPr>
      <w:r w:rsidRPr="00875521">
        <w:rPr>
          <w:highlight w:val="green"/>
          <w:lang w:val="en-US" w:eastAsia="x-none"/>
        </w:rPr>
        <w:t>Agreement:</w:t>
      </w:r>
      <w:r w:rsidRPr="00875521">
        <w:rPr>
          <w:lang w:val="en-US" w:eastAsia="x-none"/>
        </w:rPr>
        <w:t xml:space="preserve"> </w:t>
      </w:r>
    </w:p>
    <w:p w14:paraId="756DE59D" w14:textId="77777777" w:rsidR="00875521" w:rsidRPr="00875521" w:rsidRDefault="00875521" w:rsidP="00875521">
      <w:pPr>
        <w:ind w:left="720" w:hanging="720"/>
        <w:rPr>
          <w:lang w:val="en-US" w:eastAsia="x-none"/>
        </w:rPr>
      </w:pPr>
      <w:r w:rsidRPr="00875521">
        <w:rPr>
          <w:lang w:val="en-US" w:eastAsia="x-none"/>
        </w:rPr>
        <w:t>If preamble transmissions are dropped due to LBT failure, then</w:t>
      </w:r>
    </w:p>
    <w:p w14:paraId="140EB9AA" w14:textId="77777777" w:rsidR="00875521" w:rsidRPr="00875521" w:rsidRDefault="00875521" w:rsidP="00FD2787">
      <w:pPr>
        <w:numPr>
          <w:ilvl w:val="0"/>
          <w:numId w:val="234"/>
        </w:numPr>
        <w:rPr>
          <w:lang w:val="en-US" w:eastAsia="x-none"/>
        </w:rPr>
      </w:pPr>
      <w:r w:rsidRPr="00875521">
        <w:rPr>
          <w:lang w:val="en-US" w:eastAsia="x-none"/>
        </w:rPr>
        <w:t>From a RAN1 perspective, it is recommended that preamble power ramping is not performed and that the preamble transmission counter is not incremented</w:t>
      </w:r>
    </w:p>
    <w:p w14:paraId="13F56B87" w14:textId="77777777" w:rsidR="00875521" w:rsidRPr="00875521" w:rsidRDefault="00875521" w:rsidP="00875521">
      <w:pPr>
        <w:ind w:left="720" w:hanging="720"/>
        <w:rPr>
          <w:lang w:eastAsia="x-none"/>
        </w:rPr>
      </w:pPr>
    </w:p>
    <w:p w14:paraId="492AD96F" w14:textId="77777777" w:rsidR="00875521" w:rsidRPr="00875521" w:rsidRDefault="00875521" w:rsidP="00875521">
      <w:pPr>
        <w:ind w:left="720" w:hanging="720"/>
        <w:rPr>
          <w:lang w:eastAsia="x-none"/>
        </w:rPr>
      </w:pPr>
      <w:r w:rsidRPr="00875521">
        <w:rPr>
          <w:highlight w:val="green"/>
          <w:lang w:eastAsia="x-none"/>
        </w:rPr>
        <w:t>Agreement:</w:t>
      </w:r>
    </w:p>
    <w:p w14:paraId="0BE4446E" w14:textId="77777777" w:rsidR="00875521" w:rsidRPr="00875521" w:rsidRDefault="00875521" w:rsidP="00FD2787">
      <w:pPr>
        <w:numPr>
          <w:ilvl w:val="0"/>
          <w:numId w:val="234"/>
        </w:numPr>
        <w:rPr>
          <w:lang w:eastAsia="x-none"/>
        </w:rPr>
      </w:pPr>
      <w:r w:rsidRPr="00875521">
        <w:rPr>
          <w:lang w:eastAsia="x-none"/>
        </w:rPr>
        <w:t>In some scenarios it is beneficial for the maximum RAR window size to be extended beyond 10 ms to increase robustness to DL LBT failure</w:t>
      </w:r>
    </w:p>
    <w:p w14:paraId="4F21DFEA" w14:textId="77777777" w:rsidR="00875521" w:rsidRPr="00875521" w:rsidRDefault="00875521" w:rsidP="00FD2787">
      <w:pPr>
        <w:numPr>
          <w:ilvl w:val="1"/>
          <w:numId w:val="234"/>
        </w:numPr>
        <w:rPr>
          <w:lang w:eastAsia="x-none"/>
        </w:rPr>
      </w:pPr>
      <w:r w:rsidRPr="00875521">
        <w:rPr>
          <w:lang w:eastAsia="x-none"/>
        </w:rPr>
        <w:t>FFS: Value of maximum RAR window size</w:t>
      </w:r>
    </w:p>
    <w:p w14:paraId="1DFC5EF4" w14:textId="77777777" w:rsidR="00875521" w:rsidRPr="00875521" w:rsidRDefault="00875521" w:rsidP="00875521">
      <w:pPr>
        <w:ind w:left="720" w:hanging="720"/>
        <w:rPr>
          <w:lang w:eastAsia="x-none"/>
        </w:rPr>
      </w:pPr>
    </w:p>
    <w:p w14:paraId="75D37341" w14:textId="77777777" w:rsidR="00875521" w:rsidRPr="00875521" w:rsidRDefault="00875521" w:rsidP="00875521">
      <w:pPr>
        <w:ind w:left="720" w:hanging="720"/>
        <w:rPr>
          <w:lang w:eastAsia="x-none"/>
        </w:rPr>
      </w:pPr>
      <w:r w:rsidRPr="00875521">
        <w:rPr>
          <w:highlight w:val="green"/>
          <w:lang w:eastAsia="x-none"/>
        </w:rPr>
        <w:t>Agreement:</w:t>
      </w:r>
    </w:p>
    <w:p w14:paraId="4BF982CB" w14:textId="77777777" w:rsidR="00875521" w:rsidRPr="00875521" w:rsidRDefault="00875521" w:rsidP="00875521">
      <w:pPr>
        <w:ind w:left="720" w:hanging="720"/>
        <w:rPr>
          <w:lang w:eastAsia="x-none"/>
        </w:rPr>
      </w:pPr>
      <w:r w:rsidRPr="00875521">
        <w:rPr>
          <w:lang w:eastAsia="x-none"/>
        </w:rPr>
        <w:t>It is beneficial to support reporting of RSSI</w:t>
      </w:r>
    </w:p>
    <w:p w14:paraId="3E1B7B17" w14:textId="77777777" w:rsidR="00875521" w:rsidRPr="00875521" w:rsidRDefault="00875521" w:rsidP="00FD2787">
      <w:pPr>
        <w:numPr>
          <w:ilvl w:val="0"/>
          <w:numId w:val="235"/>
        </w:numPr>
        <w:rPr>
          <w:lang w:eastAsia="x-none"/>
        </w:rPr>
      </w:pPr>
      <w:r w:rsidRPr="00875521">
        <w:rPr>
          <w:lang w:eastAsia="x-none"/>
        </w:rPr>
        <w:t>FFS: The time and frequency resources on which RSSI is measured</w:t>
      </w:r>
    </w:p>
    <w:p w14:paraId="3F4DF6ED" w14:textId="77777777" w:rsidR="00875521" w:rsidRPr="00875521" w:rsidRDefault="00875521" w:rsidP="00145941">
      <w:pPr>
        <w:pStyle w:val="Heading5"/>
      </w:pPr>
      <w:bookmarkStart w:id="997" w:name="_Toc526458938"/>
      <w:r w:rsidRPr="00875521">
        <w:t>Potential HARQ enhancements</w:t>
      </w:r>
      <w:bookmarkEnd w:id="997"/>
    </w:p>
    <w:p w14:paraId="2D06A635" w14:textId="097A0711" w:rsidR="00875521" w:rsidRPr="00875521" w:rsidRDefault="001B7BF2" w:rsidP="00875521">
      <w:pPr>
        <w:ind w:left="720" w:hanging="720"/>
        <w:rPr>
          <w:lang w:eastAsia="x-none"/>
        </w:rPr>
      </w:pPr>
      <w:hyperlink r:id="rId1761" w:history="1">
        <w:r w:rsidR="00D93AE1">
          <w:rPr>
            <w:rStyle w:val="Hyperlink"/>
            <w:lang w:eastAsia="x-none"/>
          </w:rPr>
          <w:t>R1-1808063</w:t>
        </w:r>
      </w:hyperlink>
      <w:r w:rsidR="00875521" w:rsidRPr="00875521">
        <w:rPr>
          <w:lang w:eastAsia="x-none"/>
        </w:rPr>
        <w:tab/>
        <w:t>HARQ enhancement in NR unlicensed</w:t>
      </w:r>
      <w:r w:rsidR="00875521" w:rsidRPr="00875521">
        <w:rPr>
          <w:lang w:eastAsia="x-none"/>
        </w:rPr>
        <w:tab/>
        <w:t>Huawei, HiSilicon</w:t>
      </w:r>
    </w:p>
    <w:p w14:paraId="73231D5C" w14:textId="60E8950C" w:rsidR="00875521" w:rsidRPr="00875521" w:rsidRDefault="001B7BF2" w:rsidP="00875521">
      <w:pPr>
        <w:ind w:left="720" w:hanging="720"/>
        <w:rPr>
          <w:lang w:eastAsia="x-none"/>
        </w:rPr>
      </w:pPr>
      <w:hyperlink r:id="rId1762" w:history="1">
        <w:r w:rsidR="00D93AE1">
          <w:rPr>
            <w:rStyle w:val="Hyperlink"/>
            <w:lang w:eastAsia="x-none"/>
          </w:rPr>
          <w:t>R1-1808239</w:t>
        </w:r>
      </w:hyperlink>
      <w:r w:rsidR="00875521" w:rsidRPr="00875521">
        <w:rPr>
          <w:lang w:eastAsia="x-none"/>
        </w:rPr>
        <w:tab/>
        <w:t>Discussion on HARQ operation for NR-U</w:t>
      </w:r>
      <w:r w:rsidR="00875521" w:rsidRPr="00875521">
        <w:rPr>
          <w:lang w:eastAsia="x-none"/>
        </w:rPr>
        <w:tab/>
        <w:t>vivo</w:t>
      </w:r>
    </w:p>
    <w:p w14:paraId="252A5805" w14:textId="04AADA02" w:rsidR="00875521" w:rsidRPr="00875521" w:rsidRDefault="001B7BF2" w:rsidP="00875521">
      <w:pPr>
        <w:ind w:left="720" w:hanging="720"/>
        <w:rPr>
          <w:lang w:eastAsia="x-none"/>
        </w:rPr>
      </w:pPr>
      <w:hyperlink r:id="rId1763" w:history="1">
        <w:r w:rsidR="00D93AE1">
          <w:rPr>
            <w:rStyle w:val="Hyperlink"/>
            <w:lang w:eastAsia="x-none"/>
          </w:rPr>
          <w:t>R1-1808276</w:t>
        </w:r>
      </w:hyperlink>
      <w:r w:rsidR="00875521" w:rsidRPr="00875521">
        <w:rPr>
          <w:lang w:eastAsia="x-none"/>
        </w:rPr>
        <w:tab/>
        <w:t>Enhancements on HARQ for NR-U operation</w:t>
      </w:r>
      <w:r w:rsidR="00875521" w:rsidRPr="00875521">
        <w:rPr>
          <w:lang w:eastAsia="x-none"/>
        </w:rPr>
        <w:tab/>
        <w:t>MediaTek Inc.</w:t>
      </w:r>
    </w:p>
    <w:p w14:paraId="647F8C8F" w14:textId="7E600694" w:rsidR="00875521" w:rsidRPr="00875521" w:rsidRDefault="001B7BF2" w:rsidP="00875521">
      <w:pPr>
        <w:ind w:left="720" w:hanging="720"/>
        <w:rPr>
          <w:lang w:eastAsia="x-none"/>
        </w:rPr>
      </w:pPr>
      <w:hyperlink r:id="rId1764" w:history="1">
        <w:r w:rsidR="00D93AE1">
          <w:rPr>
            <w:rStyle w:val="Hyperlink"/>
            <w:lang w:eastAsia="x-none"/>
          </w:rPr>
          <w:t>R1-1808323</w:t>
        </w:r>
      </w:hyperlink>
      <w:r w:rsidR="00875521" w:rsidRPr="00875521">
        <w:rPr>
          <w:lang w:eastAsia="x-none"/>
        </w:rPr>
        <w:tab/>
        <w:t>Discussion on scheduling and HARQ for NR-U</w:t>
      </w:r>
      <w:r w:rsidR="00875521" w:rsidRPr="00875521">
        <w:rPr>
          <w:lang w:eastAsia="x-none"/>
        </w:rPr>
        <w:tab/>
        <w:t>ZTE</w:t>
      </w:r>
    </w:p>
    <w:p w14:paraId="0C403480" w14:textId="3BD6F08C" w:rsidR="00875521" w:rsidRPr="00875521" w:rsidRDefault="001B7BF2" w:rsidP="00875521">
      <w:pPr>
        <w:ind w:left="720" w:hanging="720"/>
        <w:rPr>
          <w:lang w:eastAsia="x-none"/>
        </w:rPr>
      </w:pPr>
      <w:hyperlink r:id="rId1765" w:history="1">
        <w:r w:rsidR="00D93AE1">
          <w:rPr>
            <w:rStyle w:val="Hyperlink"/>
            <w:lang w:eastAsia="x-none"/>
          </w:rPr>
          <w:t>R1-1808337</w:t>
        </w:r>
      </w:hyperlink>
      <w:r w:rsidR="00875521" w:rsidRPr="00875521">
        <w:rPr>
          <w:lang w:eastAsia="x-none"/>
        </w:rPr>
        <w:tab/>
        <w:t>Considerations on HARQ enhancements for NR unlicensed operations</w:t>
      </w:r>
      <w:r w:rsidR="00875521" w:rsidRPr="00875521">
        <w:rPr>
          <w:lang w:eastAsia="x-none"/>
        </w:rPr>
        <w:tab/>
        <w:t>Sony</w:t>
      </w:r>
    </w:p>
    <w:p w14:paraId="162AD138" w14:textId="7A9C28CC" w:rsidR="00875521" w:rsidRPr="00875521" w:rsidRDefault="001B7BF2" w:rsidP="00875521">
      <w:pPr>
        <w:ind w:left="720" w:hanging="720"/>
        <w:rPr>
          <w:lang w:eastAsia="x-none"/>
        </w:rPr>
      </w:pPr>
      <w:hyperlink r:id="rId1766" w:history="1">
        <w:r w:rsidR="00D93AE1">
          <w:rPr>
            <w:rStyle w:val="Hyperlink"/>
            <w:lang w:eastAsia="x-none"/>
          </w:rPr>
          <w:t>R1-1808360</w:t>
        </w:r>
      </w:hyperlink>
      <w:r w:rsidR="00875521" w:rsidRPr="00875521">
        <w:rPr>
          <w:lang w:eastAsia="x-none"/>
        </w:rPr>
        <w:tab/>
        <w:t>Discussion on HARQ enhancements for NR-U</w:t>
      </w:r>
      <w:r w:rsidR="00875521" w:rsidRPr="00875521">
        <w:rPr>
          <w:lang w:eastAsia="x-none"/>
        </w:rPr>
        <w:tab/>
        <w:t>NEC</w:t>
      </w:r>
    </w:p>
    <w:p w14:paraId="03A90619" w14:textId="1522315F" w:rsidR="00875521" w:rsidRPr="00875521" w:rsidRDefault="001B7BF2" w:rsidP="00875521">
      <w:pPr>
        <w:ind w:left="720" w:hanging="720"/>
        <w:rPr>
          <w:lang w:eastAsia="x-none"/>
        </w:rPr>
      </w:pPr>
      <w:hyperlink r:id="rId1767" w:history="1">
        <w:r w:rsidR="00D93AE1">
          <w:rPr>
            <w:rStyle w:val="Hyperlink"/>
            <w:lang w:eastAsia="x-none"/>
          </w:rPr>
          <w:t>R1-1808397</w:t>
        </w:r>
      </w:hyperlink>
      <w:r w:rsidR="00875521" w:rsidRPr="00875521">
        <w:rPr>
          <w:lang w:eastAsia="x-none"/>
        </w:rPr>
        <w:tab/>
        <w:t>HARQ Operations in NR-U</w:t>
      </w:r>
      <w:r w:rsidR="00875521" w:rsidRPr="00875521">
        <w:rPr>
          <w:lang w:eastAsia="x-none"/>
        </w:rPr>
        <w:tab/>
        <w:t>CATT</w:t>
      </w:r>
    </w:p>
    <w:p w14:paraId="065B9BC4" w14:textId="7F5FE276" w:rsidR="00875521" w:rsidRPr="00875521" w:rsidRDefault="001B7BF2" w:rsidP="00875521">
      <w:pPr>
        <w:ind w:left="720" w:hanging="720"/>
        <w:rPr>
          <w:lang w:eastAsia="x-none"/>
        </w:rPr>
      </w:pPr>
      <w:hyperlink r:id="rId1768" w:history="1">
        <w:r w:rsidR="00D93AE1">
          <w:rPr>
            <w:rStyle w:val="Hyperlink"/>
            <w:lang w:eastAsia="x-none"/>
          </w:rPr>
          <w:t>R1-1808509</w:t>
        </w:r>
      </w:hyperlink>
      <w:r w:rsidR="00875521" w:rsidRPr="00875521">
        <w:rPr>
          <w:lang w:eastAsia="x-none"/>
        </w:rPr>
        <w:tab/>
        <w:t>HARQ procedure for NR unlicensed operation</w:t>
      </w:r>
      <w:r w:rsidR="00875521" w:rsidRPr="00875521">
        <w:rPr>
          <w:lang w:eastAsia="x-none"/>
        </w:rPr>
        <w:tab/>
        <w:t>LG Electronics</w:t>
      </w:r>
    </w:p>
    <w:p w14:paraId="037367E7" w14:textId="58A66AA8" w:rsidR="00875521" w:rsidRPr="00875521" w:rsidRDefault="001B7BF2" w:rsidP="00875521">
      <w:pPr>
        <w:ind w:left="720" w:hanging="720"/>
        <w:rPr>
          <w:lang w:eastAsia="x-none"/>
        </w:rPr>
      </w:pPr>
      <w:hyperlink r:id="rId1769" w:history="1">
        <w:r w:rsidR="00D93AE1">
          <w:rPr>
            <w:rStyle w:val="Hyperlink"/>
            <w:lang w:eastAsia="x-none"/>
          </w:rPr>
          <w:t>R1-1808545</w:t>
        </w:r>
      </w:hyperlink>
      <w:r w:rsidR="00875521" w:rsidRPr="00875521">
        <w:rPr>
          <w:lang w:eastAsia="x-none"/>
        </w:rPr>
        <w:tab/>
        <w:t>HARQ-ACK enhancement for NR-U</w:t>
      </w:r>
      <w:r w:rsidR="00875521" w:rsidRPr="00875521">
        <w:rPr>
          <w:lang w:eastAsia="x-none"/>
        </w:rPr>
        <w:tab/>
        <w:t>Lenovo, Motorola Mobility</w:t>
      </w:r>
    </w:p>
    <w:p w14:paraId="7D65B725" w14:textId="608F2448" w:rsidR="00875521" w:rsidRPr="00875521" w:rsidRDefault="001B7BF2" w:rsidP="00875521">
      <w:pPr>
        <w:ind w:left="720" w:hanging="720"/>
        <w:rPr>
          <w:lang w:eastAsia="x-none"/>
        </w:rPr>
      </w:pPr>
      <w:hyperlink r:id="rId1770" w:history="1">
        <w:r w:rsidR="00D93AE1">
          <w:rPr>
            <w:rStyle w:val="Hyperlink"/>
            <w:lang w:eastAsia="x-none"/>
          </w:rPr>
          <w:t>R1-1808687</w:t>
        </w:r>
      </w:hyperlink>
      <w:r w:rsidR="00875521" w:rsidRPr="00875521">
        <w:rPr>
          <w:lang w:eastAsia="x-none"/>
        </w:rPr>
        <w:tab/>
        <w:t>Enhancements to HARQ for NR-unlicensed</w:t>
      </w:r>
      <w:r w:rsidR="00875521" w:rsidRPr="00875521">
        <w:rPr>
          <w:lang w:eastAsia="x-none"/>
        </w:rPr>
        <w:tab/>
        <w:t>Intel Corporation</w:t>
      </w:r>
    </w:p>
    <w:p w14:paraId="4230096B" w14:textId="6EE9921C" w:rsidR="00875521" w:rsidRPr="00875521" w:rsidRDefault="001B7BF2" w:rsidP="00875521">
      <w:pPr>
        <w:ind w:left="720" w:hanging="720"/>
        <w:rPr>
          <w:lang w:eastAsia="x-none"/>
        </w:rPr>
      </w:pPr>
      <w:hyperlink r:id="rId1771" w:history="1">
        <w:r w:rsidR="00D93AE1">
          <w:rPr>
            <w:rStyle w:val="Hyperlink"/>
            <w:lang w:eastAsia="x-none"/>
          </w:rPr>
          <w:t>R1-1808770</w:t>
        </w:r>
      </w:hyperlink>
      <w:r w:rsidR="00875521" w:rsidRPr="00875521">
        <w:rPr>
          <w:lang w:eastAsia="x-none"/>
        </w:rPr>
        <w:tab/>
        <w:t>HARQ enhancements for NR-U</w:t>
      </w:r>
      <w:r w:rsidR="00875521" w:rsidRPr="00875521">
        <w:rPr>
          <w:lang w:eastAsia="x-none"/>
        </w:rPr>
        <w:tab/>
        <w:t>Samsung</w:t>
      </w:r>
    </w:p>
    <w:p w14:paraId="47E614D4" w14:textId="4F6B597D" w:rsidR="00875521" w:rsidRPr="00875521" w:rsidRDefault="001B7BF2" w:rsidP="00875521">
      <w:pPr>
        <w:ind w:left="720" w:hanging="720"/>
        <w:rPr>
          <w:lang w:eastAsia="x-none"/>
        </w:rPr>
      </w:pPr>
      <w:hyperlink r:id="rId1772" w:history="1">
        <w:r w:rsidR="00D93AE1">
          <w:rPr>
            <w:rStyle w:val="Hyperlink"/>
            <w:lang w:eastAsia="x-none"/>
          </w:rPr>
          <w:t>R1-1808811</w:t>
        </w:r>
      </w:hyperlink>
      <w:r w:rsidR="00875521" w:rsidRPr="00875521">
        <w:rPr>
          <w:lang w:eastAsia="x-none"/>
        </w:rPr>
        <w:tab/>
        <w:t>Consideration on HARQ enhancements in NR-U</w:t>
      </w:r>
      <w:r w:rsidR="00875521" w:rsidRPr="00875521">
        <w:rPr>
          <w:lang w:eastAsia="x-none"/>
        </w:rPr>
        <w:tab/>
        <w:t>Spreadtrum Communications</w:t>
      </w:r>
    </w:p>
    <w:p w14:paraId="60B9E361" w14:textId="3C7313B8" w:rsidR="00875521" w:rsidRPr="00875521" w:rsidRDefault="001B7BF2" w:rsidP="00875521">
      <w:pPr>
        <w:ind w:left="720" w:hanging="720"/>
        <w:rPr>
          <w:lang w:eastAsia="x-none"/>
        </w:rPr>
      </w:pPr>
      <w:hyperlink r:id="rId1773" w:history="1">
        <w:r w:rsidR="00D93AE1">
          <w:rPr>
            <w:rStyle w:val="Hyperlink"/>
            <w:lang w:eastAsia="x-none"/>
          </w:rPr>
          <w:t>R1-1808820</w:t>
        </w:r>
      </w:hyperlink>
      <w:r w:rsidR="00875521" w:rsidRPr="00875521">
        <w:rPr>
          <w:lang w:eastAsia="x-none"/>
        </w:rPr>
        <w:tab/>
        <w:t>HARQ Operation in</w:t>
      </w:r>
      <w:r w:rsidR="00D7050C">
        <w:rPr>
          <w:lang w:eastAsia="x-none"/>
        </w:rPr>
        <w:t xml:space="preserve"> </w:t>
      </w:r>
      <w:r w:rsidR="00875521" w:rsidRPr="00875521">
        <w:rPr>
          <w:lang w:eastAsia="x-none"/>
        </w:rPr>
        <w:t>NR-Unlicensed</w:t>
      </w:r>
      <w:r w:rsidR="00875521" w:rsidRPr="00875521">
        <w:rPr>
          <w:lang w:eastAsia="x-none"/>
        </w:rPr>
        <w:tab/>
        <w:t>Nokia, Nokia Shanghai Bell</w:t>
      </w:r>
    </w:p>
    <w:p w14:paraId="5654DC53" w14:textId="243DBC4A" w:rsidR="00875521" w:rsidRPr="00875521" w:rsidRDefault="001B7BF2" w:rsidP="00875521">
      <w:pPr>
        <w:ind w:left="720" w:hanging="720"/>
        <w:rPr>
          <w:lang w:eastAsia="x-none"/>
        </w:rPr>
      </w:pPr>
      <w:hyperlink r:id="rId1774" w:history="1">
        <w:r w:rsidR="00D93AE1">
          <w:rPr>
            <w:rStyle w:val="Hyperlink"/>
            <w:lang w:eastAsia="x-none"/>
          </w:rPr>
          <w:t>R1-1808895</w:t>
        </w:r>
      </w:hyperlink>
      <w:r w:rsidR="00875521" w:rsidRPr="00875521">
        <w:rPr>
          <w:lang w:eastAsia="x-none"/>
        </w:rPr>
        <w:tab/>
        <w:t>HARQ enhancements for NR-U</w:t>
      </w:r>
      <w:r w:rsidR="00875521" w:rsidRPr="00875521">
        <w:rPr>
          <w:lang w:eastAsia="x-none"/>
        </w:rPr>
        <w:tab/>
        <w:t>Guangdong OPPO Mobile Telecom</w:t>
      </w:r>
    </w:p>
    <w:p w14:paraId="10953F10" w14:textId="57F71898" w:rsidR="00875521" w:rsidRPr="00875521" w:rsidRDefault="001B7BF2" w:rsidP="00875521">
      <w:pPr>
        <w:ind w:left="720" w:hanging="720"/>
        <w:rPr>
          <w:lang w:eastAsia="x-none"/>
        </w:rPr>
      </w:pPr>
      <w:hyperlink r:id="rId1775" w:history="1">
        <w:r w:rsidR="00D93AE1">
          <w:rPr>
            <w:rStyle w:val="Hyperlink"/>
            <w:lang w:eastAsia="x-none"/>
          </w:rPr>
          <w:t>R1-1809065</w:t>
        </w:r>
      </w:hyperlink>
      <w:r w:rsidR="00875521" w:rsidRPr="00875521">
        <w:rPr>
          <w:lang w:eastAsia="x-none"/>
        </w:rPr>
        <w:tab/>
        <w:t>HARQ enhancements for NR-U</w:t>
      </w:r>
      <w:r w:rsidR="00875521" w:rsidRPr="00875521">
        <w:rPr>
          <w:lang w:eastAsia="x-none"/>
        </w:rPr>
        <w:tab/>
        <w:t>AT&amp;T</w:t>
      </w:r>
    </w:p>
    <w:p w14:paraId="48A0F34C" w14:textId="6E9FA224" w:rsidR="00875521" w:rsidRPr="00875521" w:rsidRDefault="001B7BF2" w:rsidP="00875521">
      <w:pPr>
        <w:ind w:left="720" w:hanging="720"/>
        <w:rPr>
          <w:lang w:eastAsia="x-none"/>
        </w:rPr>
      </w:pPr>
      <w:hyperlink r:id="rId1776" w:history="1">
        <w:r w:rsidR="00D93AE1">
          <w:rPr>
            <w:rStyle w:val="Hyperlink"/>
            <w:lang w:eastAsia="x-none"/>
          </w:rPr>
          <w:t>R1-1809091</w:t>
        </w:r>
      </w:hyperlink>
      <w:r w:rsidR="00875521" w:rsidRPr="00875521">
        <w:rPr>
          <w:lang w:eastAsia="x-none"/>
        </w:rPr>
        <w:tab/>
        <w:t xml:space="preserve">On HARQ enhancements for NR-U </w:t>
      </w:r>
      <w:r w:rsidR="00875521" w:rsidRPr="00875521">
        <w:rPr>
          <w:lang w:eastAsia="x-none"/>
        </w:rPr>
        <w:tab/>
        <w:t>InterDigital, Inc.</w:t>
      </w:r>
    </w:p>
    <w:p w14:paraId="61A28412" w14:textId="6EBFB526" w:rsidR="00875521" w:rsidRPr="00875521" w:rsidRDefault="001B7BF2" w:rsidP="00875521">
      <w:pPr>
        <w:ind w:left="720" w:hanging="720"/>
        <w:rPr>
          <w:lang w:eastAsia="x-none"/>
        </w:rPr>
      </w:pPr>
      <w:hyperlink r:id="rId1777" w:history="1">
        <w:r w:rsidR="00D93AE1">
          <w:rPr>
            <w:rStyle w:val="Hyperlink"/>
            <w:lang w:eastAsia="x-none"/>
          </w:rPr>
          <w:t>R1-1809186</w:t>
        </w:r>
      </w:hyperlink>
      <w:r w:rsidR="00875521" w:rsidRPr="00875521">
        <w:rPr>
          <w:lang w:eastAsia="x-none"/>
        </w:rPr>
        <w:tab/>
        <w:t>Potential HARQ enhancements for NR-U</w:t>
      </w:r>
      <w:r w:rsidR="00875521" w:rsidRPr="00875521">
        <w:rPr>
          <w:lang w:eastAsia="x-none"/>
        </w:rPr>
        <w:tab/>
        <w:t>ITRI</w:t>
      </w:r>
    </w:p>
    <w:p w14:paraId="32B1A219" w14:textId="7671DE89" w:rsidR="00875521" w:rsidRPr="00875521" w:rsidRDefault="001B7BF2" w:rsidP="00875521">
      <w:pPr>
        <w:ind w:left="720" w:hanging="720"/>
        <w:rPr>
          <w:lang w:eastAsia="x-none"/>
        </w:rPr>
      </w:pPr>
      <w:hyperlink r:id="rId1778" w:history="1">
        <w:r w:rsidR="00D93AE1">
          <w:rPr>
            <w:rStyle w:val="Hyperlink"/>
            <w:lang w:eastAsia="x-none"/>
          </w:rPr>
          <w:t>R1-1809206</w:t>
        </w:r>
      </w:hyperlink>
      <w:r w:rsidR="00875521" w:rsidRPr="00875521">
        <w:rPr>
          <w:lang w:eastAsia="x-none"/>
        </w:rPr>
        <w:tab/>
        <w:t>HARQ enhancements for NR-U</w:t>
      </w:r>
      <w:r w:rsidR="00875521" w:rsidRPr="00875521">
        <w:rPr>
          <w:lang w:eastAsia="x-none"/>
        </w:rPr>
        <w:tab/>
        <w:t>Ericsson</w:t>
      </w:r>
    </w:p>
    <w:p w14:paraId="63A460B6" w14:textId="4D2202AC" w:rsidR="00875521" w:rsidRPr="00875521" w:rsidRDefault="001B7BF2" w:rsidP="00875521">
      <w:pPr>
        <w:ind w:left="720" w:hanging="720"/>
        <w:rPr>
          <w:lang w:eastAsia="x-none"/>
        </w:rPr>
      </w:pPr>
      <w:hyperlink r:id="rId1779" w:history="1">
        <w:r w:rsidR="00D93AE1">
          <w:rPr>
            <w:rStyle w:val="Hyperlink"/>
            <w:lang w:eastAsia="x-none"/>
          </w:rPr>
          <w:t>R1-1809286</w:t>
        </w:r>
      </w:hyperlink>
      <w:r w:rsidR="00875521" w:rsidRPr="00875521">
        <w:rPr>
          <w:lang w:eastAsia="x-none"/>
        </w:rPr>
        <w:tab/>
        <w:t>Discussions on HARQ enhancement for NR-U</w:t>
      </w:r>
      <w:r w:rsidR="00875521" w:rsidRPr="00875521">
        <w:rPr>
          <w:lang w:eastAsia="x-none"/>
        </w:rPr>
        <w:tab/>
        <w:t>CAICT</w:t>
      </w:r>
    </w:p>
    <w:p w14:paraId="341F18D5" w14:textId="64D42D3B" w:rsidR="00875521" w:rsidRPr="00875521" w:rsidRDefault="001B7BF2" w:rsidP="00875521">
      <w:pPr>
        <w:ind w:left="720" w:hanging="720"/>
        <w:rPr>
          <w:lang w:eastAsia="x-none"/>
        </w:rPr>
      </w:pPr>
      <w:hyperlink r:id="rId1780" w:history="1">
        <w:r w:rsidR="00D93AE1">
          <w:rPr>
            <w:rStyle w:val="Hyperlink"/>
            <w:lang w:eastAsia="x-none"/>
          </w:rPr>
          <w:t>R1-1809403</w:t>
        </w:r>
      </w:hyperlink>
      <w:r w:rsidR="00875521" w:rsidRPr="00875521">
        <w:rPr>
          <w:lang w:eastAsia="x-none"/>
        </w:rPr>
        <w:tab/>
        <w:t>Considerations on HARQ operation for NR-U</w:t>
      </w:r>
      <w:r w:rsidR="00875521" w:rsidRPr="00875521">
        <w:rPr>
          <w:lang w:eastAsia="x-none"/>
        </w:rPr>
        <w:tab/>
        <w:t>KT Corp.</w:t>
      </w:r>
    </w:p>
    <w:p w14:paraId="280880BE" w14:textId="325979CE" w:rsidR="00875521" w:rsidRPr="00875521" w:rsidRDefault="001B7BF2" w:rsidP="00875521">
      <w:pPr>
        <w:ind w:left="720" w:hanging="720"/>
        <w:rPr>
          <w:lang w:eastAsia="x-none"/>
        </w:rPr>
      </w:pPr>
      <w:hyperlink r:id="rId1781" w:history="1">
        <w:r w:rsidR="00D93AE1">
          <w:rPr>
            <w:rStyle w:val="Hyperlink"/>
            <w:lang w:eastAsia="x-none"/>
          </w:rPr>
          <w:t>R1-1809481</w:t>
        </w:r>
      </w:hyperlink>
      <w:r w:rsidR="00875521" w:rsidRPr="00875521">
        <w:rPr>
          <w:lang w:eastAsia="x-none"/>
        </w:rPr>
        <w:tab/>
        <w:t>Potential HARQ enhancements for NR-U</w:t>
      </w:r>
      <w:r w:rsidR="00875521" w:rsidRPr="00875521">
        <w:rPr>
          <w:lang w:eastAsia="x-none"/>
        </w:rPr>
        <w:tab/>
        <w:t>Qualcomm Incorporated</w:t>
      </w:r>
    </w:p>
    <w:p w14:paraId="693FB8EF" w14:textId="77777777" w:rsidR="00875521" w:rsidRPr="00875521" w:rsidRDefault="00875521" w:rsidP="00875521">
      <w:pPr>
        <w:ind w:left="720" w:hanging="720"/>
        <w:rPr>
          <w:lang w:eastAsia="x-none"/>
        </w:rPr>
      </w:pPr>
    </w:p>
    <w:p w14:paraId="4CA6A6B4" w14:textId="2434A61A" w:rsidR="00875521" w:rsidRPr="00D7050C" w:rsidRDefault="001B7BF2" w:rsidP="00875521">
      <w:pPr>
        <w:ind w:left="720" w:hanging="720"/>
        <w:rPr>
          <w:b/>
          <w:lang w:eastAsia="x-none"/>
        </w:rPr>
      </w:pPr>
      <w:hyperlink r:id="rId1782" w:history="1">
        <w:r w:rsidR="00D93AE1" w:rsidRPr="00D7050C">
          <w:rPr>
            <w:rStyle w:val="Hyperlink"/>
            <w:b/>
            <w:lang w:eastAsia="x-none"/>
          </w:rPr>
          <w:t>R1-1809750</w:t>
        </w:r>
      </w:hyperlink>
      <w:r w:rsidR="00875521" w:rsidRPr="00D7050C">
        <w:rPr>
          <w:b/>
          <w:lang w:eastAsia="x-none"/>
        </w:rPr>
        <w:tab/>
        <w:t>Feature lead summary of HARQ enhancement in NR-U</w:t>
      </w:r>
      <w:r w:rsidR="00875521" w:rsidRPr="00D7050C">
        <w:rPr>
          <w:b/>
          <w:lang w:eastAsia="x-none"/>
        </w:rPr>
        <w:tab/>
        <w:t>Huawei, HiSilicon</w:t>
      </w:r>
    </w:p>
    <w:p w14:paraId="3056273A" w14:textId="10791AC6" w:rsidR="00875521" w:rsidRPr="00D7050C" w:rsidRDefault="001B7BF2" w:rsidP="00875521">
      <w:pPr>
        <w:ind w:left="720" w:hanging="720"/>
        <w:rPr>
          <w:b/>
          <w:lang w:eastAsia="x-none"/>
        </w:rPr>
      </w:pPr>
      <w:hyperlink r:id="rId1783" w:history="1">
        <w:r w:rsidR="00D93AE1" w:rsidRPr="00D7050C">
          <w:rPr>
            <w:rStyle w:val="Hyperlink"/>
            <w:b/>
            <w:lang w:eastAsia="x-none"/>
          </w:rPr>
          <w:t>R1-1809921</w:t>
        </w:r>
      </w:hyperlink>
      <w:r w:rsidR="00875521" w:rsidRPr="00D7050C">
        <w:rPr>
          <w:b/>
          <w:lang w:eastAsia="x-none"/>
        </w:rPr>
        <w:tab/>
        <w:t>Feature lead summary of HARQ enhancement in NR-U</w:t>
      </w:r>
      <w:r w:rsidR="00875521" w:rsidRPr="00D7050C">
        <w:rPr>
          <w:b/>
          <w:lang w:eastAsia="x-none"/>
        </w:rPr>
        <w:tab/>
        <w:t>Huawei, HiSilicon</w:t>
      </w:r>
    </w:p>
    <w:p w14:paraId="6F6447C8" w14:textId="77777777" w:rsidR="00D7050C" w:rsidRDefault="00D7050C" w:rsidP="00875521">
      <w:pPr>
        <w:ind w:left="720" w:hanging="720"/>
        <w:rPr>
          <w:highlight w:val="green"/>
          <w:lang w:val="en-US" w:eastAsia="x-none"/>
        </w:rPr>
      </w:pPr>
    </w:p>
    <w:p w14:paraId="742B9BC2" w14:textId="795FE86B" w:rsidR="00875521" w:rsidRPr="00875521" w:rsidRDefault="00875521" w:rsidP="00875521">
      <w:pPr>
        <w:ind w:left="720" w:hanging="720"/>
        <w:rPr>
          <w:lang w:val="en-US" w:eastAsia="x-none"/>
        </w:rPr>
      </w:pPr>
      <w:r w:rsidRPr="00875521">
        <w:rPr>
          <w:highlight w:val="green"/>
          <w:lang w:val="en-US" w:eastAsia="x-none"/>
        </w:rPr>
        <w:t>Agreement:</w:t>
      </w:r>
      <w:r w:rsidRPr="00875521">
        <w:rPr>
          <w:rFonts w:hint="eastAsia"/>
          <w:lang w:val="en-US" w:eastAsia="x-none"/>
        </w:rPr>
        <w:t xml:space="preserve"> </w:t>
      </w:r>
    </w:p>
    <w:p w14:paraId="48034A73" w14:textId="77777777" w:rsidR="00875521" w:rsidRPr="00875521" w:rsidRDefault="00875521" w:rsidP="00FD2787">
      <w:pPr>
        <w:numPr>
          <w:ilvl w:val="0"/>
          <w:numId w:val="236"/>
        </w:numPr>
        <w:rPr>
          <w:lang w:val="en-US" w:eastAsia="x-none"/>
        </w:rPr>
      </w:pPr>
      <w:r w:rsidRPr="00875521">
        <w:rPr>
          <w:lang w:val="en-US" w:eastAsia="x-none"/>
        </w:rPr>
        <w:t>NR-U should support both:</w:t>
      </w:r>
    </w:p>
    <w:p w14:paraId="414C0A0D" w14:textId="77777777" w:rsidR="00875521" w:rsidRPr="00875521" w:rsidRDefault="00875521" w:rsidP="00FD2787">
      <w:pPr>
        <w:numPr>
          <w:ilvl w:val="1"/>
          <w:numId w:val="236"/>
        </w:numPr>
        <w:rPr>
          <w:lang w:val="en-US" w:eastAsia="x-none"/>
        </w:rPr>
      </w:pPr>
      <w:bookmarkStart w:id="998" w:name="OLE_LINK20"/>
      <w:r w:rsidRPr="00875521">
        <w:rPr>
          <w:lang w:val="en-US" w:eastAsia="x-none"/>
        </w:rPr>
        <w:t>HARQ feedback corresponding to some or all the PDSCHs of a channel occupancy can be reported in the same channel occupancy</w:t>
      </w:r>
      <w:bookmarkEnd w:id="998"/>
    </w:p>
    <w:p w14:paraId="1D2A5A42" w14:textId="77777777" w:rsidR="00875521" w:rsidRPr="00875521" w:rsidRDefault="00875521" w:rsidP="00FD2787">
      <w:pPr>
        <w:numPr>
          <w:ilvl w:val="2"/>
          <w:numId w:val="236"/>
        </w:numPr>
        <w:rPr>
          <w:lang w:val="en-US" w:eastAsia="x-none"/>
        </w:rPr>
      </w:pPr>
      <w:r w:rsidRPr="00875521">
        <w:rPr>
          <w:bCs/>
          <w:lang w:val="en-US" w:eastAsia="x-none"/>
        </w:rPr>
        <w:t>It is found beneficial to extend the PDSCH-to-HARQ-timing to support indicating timings up to the end of the longest COT allowed by regulations, one or more of the following would be needed:</w:t>
      </w:r>
    </w:p>
    <w:p w14:paraId="7CD55F07" w14:textId="77777777" w:rsidR="00875521" w:rsidRPr="00875521" w:rsidRDefault="00875521" w:rsidP="00FD2787">
      <w:pPr>
        <w:numPr>
          <w:ilvl w:val="3"/>
          <w:numId w:val="236"/>
        </w:numPr>
        <w:rPr>
          <w:lang w:val="en-US" w:eastAsia="x-none"/>
        </w:rPr>
      </w:pPr>
      <w:r w:rsidRPr="00875521">
        <w:rPr>
          <w:bCs/>
          <w:lang w:val="en-US" w:eastAsia="x-none"/>
        </w:rPr>
        <w:t>Allow values larger than 15 by RRC signaling (FFS the largest value needed)</w:t>
      </w:r>
    </w:p>
    <w:p w14:paraId="20AB9392" w14:textId="77777777" w:rsidR="00875521" w:rsidRPr="00875521" w:rsidRDefault="00875521" w:rsidP="00FD2787">
      <w:pPr>
        <w:numPr>
          <w:ilvl w:val="4"/>
          <w:numId w:val="236"/>
        </w:numPr>
        <w:rPr>
          <w:lang w:val="en-US" w:eastAsia="x-none"/>
        </w:rPr>
      </w:pPr>
      <w:r w:rsidRPr="00875521">
        <w:rPr>
          <w:bCs/>
          <w:lang w:val="en-US" w:eastAsia="x-none"/>
        </w:rPr>
        <w:t>Note: in some cases this may point outside of the COT</w:t>
      </w:r>
    </w:p>
    <w:p w14:paraId="7148FD9C" w14:textId="77777777" w:rsidR="00875521" w:rsidRPr="00875521" w:rsidRDefault="00875521" w:rsidP="00FD2787">
      <w:pPr>
        <w:numPr>
          <w:ilvl w:val="3"/>
          <w:numId w:val="236"/>
        </w:numPr>
        <w:rPr>
          <w:lang w:val="en-US" w:eastAsia="x-none"/>
        </w:rPr>
      </w:pPr>
      <w:r w:rsidRPr="00875521">
        <w:rPr>
          <w:bCs/>
          <w:lang w:val="en-US" w:eastAsia="x-none"/>
        </w:rPr>
        <w:t>Allow more bits for the PDSCH-to-HARQ-timing-indicator</w:t>
      </w:r>
    </w:p>
    <w:p w14:paraId="18364502" w14:textId="77777777" w:rsidR="00875521" w:rsidRPr="00875521" w:rsidRDefault="00875521" w:rsidP="00FD2787">
      <w:pPr>
        <w:numPr>
          <w:ilvl w:val="1"/>
          <w:numId w:val="236"/>
        </w:numPr>
        <w:rPr>
          <w:lang w:val="en-US" w:eastAsia="x-none"/>
        </w:rPr>
      </w:pPr>
      <w:r w:rsidRPr="00875521">
        <w:rPr>
          <w:lang w:val="en-US" w:eastAsia="x-none"/>
        </w:rPr>
        <w:t>HARQ feedback corresponding to PDSCHs of a channel occupancy can be reported outside of that channel occupancy. These possible candidate solutions can be considered:</w:t>
      </w:r>
    </w:p>
    <w:p w14:paraId="7502109A" w14:textId="77777777" w:rsidR="00875521" w:rsidRPr="00875521" w:rsidRDefault="00875521" w:rsidP="00FD2787">
      <w:pPr>
        <w:numPr>
          <w:ilvl w:val="2"/>
          <w:numId w:val="236"/>
        </w:numPr>
        <w:rPr>
          <w:lang w:val="en-US" w:eastAsia="x-none"/>
        </w:rPr>
      </w:pPr>
      <w:r w:rsidRPr="00875521">
        <w:rPr>
          <w:lang w:val="en-US" w:eastAsia="x-none"/>
        </w:rPr>
        <w:t>Alt1: gNB requests/triggers feedback for PDSCH from earlier COT(s)</w:t>
      </w:r>
    </w:p>
    <w:p w14:paraId="6B43CA98" w14:textId="77777777" w:rsidR="00875521" w:rsidRPr="00875521" w:rsidRDefault="00875521" w:rsidP="00FD2787">
      <w:pPr>
        <w:numPr>
          <w:ilvl w:val="2"/>
          <w:numId w:val="236"/>
        </w:numPr>
        <w:rPr>
          <w:lang w:val="en-US" w:eastAsia="x-none"/>
        </w:rPr>
      </w:pPr>
      <w:r w:rsidRPr="00875521">
        <w:rPr>
          <w:lang w:val="en-US" w:eastAsia="x-none"/>
        </w:rPr>
        <w:t>Alt2: UE is configured to report HARQ feedback for PDSCH from earlier COT(s) without an explicit request/trigger</w:t>
      </w:r>
    </w:p>
    <w:p w14:paraId="22C023BB" w14:textId="77777777" w:rsidR="00875521" w:rsidRPr="00875521" w:rsidRDefault="00875521" w:rsidP="00FD2787">
      <w:pPr>
        <w:numPr>
          <w:ilvl w:val="2"/>
          <w:numId w:val="236"/>
        </w:numPr>
        <w:rPr>
          <w:lang w:val="en-US" w:eastAsia="x-none"/>
        </w:rPr>
      </w:pPr>
      <w:r w:rsidRPr="00875521">
        <w:rPr>
          <w:lang w:val="en-US" w:eastAsia="x-none"/>
        </w:rPr>
        <w:t xml:space="preserve">Alt3: by </w:t>
      </w:r>
      <w:r w:rsidRPr="00875521">
        <w:rPr>
          <w:bCs/>
          <w:lang w:val="en-US" w:eastAsia="x-none"/>
        </w:rPr>
        <w:t>PDSCH-to-HARQ-timing-indicator in the DCI scheduling the PDSCH</w:t>
      </w:r>
    </w:p>
    <w:p w14:paraId="40276FCF" w14:textId="77777777" w:rsidR="00875521" w:rsidRPr="00875521" w:rsidRDefault="00875521" w:rsidP="00FD2787">
      <w:pPr>
        <w:numPr>
          <w:ilvl w:val="2"/>
          <w:numId w:val="236"/>
        </w:numPr>
        <w:rPr>
          <w:lang w:val="en-US" w:eastAsia="x-none"/>
        </w:rPr>
      </w:pPr>
      <w:r w:rsidRPr="00875521">
        <w:rPr>
          <w:bCs/>
          <w:lang w:val="en-US" w:eastAsia="x-none"/>
        </w:rPr>
        <w:t>Note: the alternatives above are at least applicable for the case where there is no HARQ feedback expected in the same channel occupancy as the PDSCH</w:t>
      </w:r>
    </w:p>
    <w:p w14:paraId="43F93EDA" w14:textId="77777777" w:rsidR="00875521" w:rsidRPr="00875521" w:rsidRDefault="00875521" w:rsidP="00FD2787">
      <w:pPr>
        <w:numPr>
          <w:ilvl w:val="2"/>
          <w:numId w:val="236"/>
        </w:numPr>
        <w:rPr>
          <w:lang w:val="en-US" w:eastAsia="x-none"/>
        </w:rPr>
      </w:pPr>
      <w:r w:rsidRPr="00875521">
        <w:rPr>
          <w:bCs/>
          <w:lang w:val="en-US" w:eastAsia="x-none"/>
        </w:rPr>
        <w:t>Study the impact of the above candidate solutions on the HARQ codebook</w:t>
      </w:r>
    </w:p>
    <w:p w14:paraId="34E95144" w14:textId="77777777" w:rsidR="00875521" w:rsidRPr="00875521" w:rsidRDefault="00875521" w:rsidP="00145941">
      <w:pPr>
        <w:pStyle w:val="Heading5"/>
      </w:pPr>
      <w:bookmarkStart w:id="999" w:name="_Toc526458939"/>
      <w:r w:rsidRPr="00875521">
        <w:t>Potential enhancements to configured grants</w:t>
      </w:r>
      <w:bookmarkEnd w:id="999"/>
    </w:p>
    <w:p w14:paraId="75DF65A2" w14:textId="7328A0DB" w:rsidR="00875521" w:rsidRPr="00875521" w:rsidRDefault="001B7BF2" w:rsidP="00875521">
      <w:pPr>
        <w:ind w:left="720" w:hanging="720"/>
        <w:rPr>
          <w:lang w:eastAsia="x-none"/>
        </w:rPr>
      </w:pPr>
      <w:hyperlink r:id="rId1784" w:history="1">
        <w:r w:rsidR="00D93AE1">
          <w:rPr>
            <w:rStyle w:val="Hyperlink"/>
            <w:lang w:eastAsia="x-none"/>
          </w:rPr>
          <w:t>R1-1808064</w:t>
        </w:r>
      </w:hyperlink>
      <w:r w:rsidR="00875521" w:rsidRPr="00875521">
        <w:rPr>
          <w:lang w:eastAsia="x-none"/>
        </w:rPr>
        <w:tab/>
        <w:t>Transmission with configured grant in NR unlicensed band</w:t>
      </w:r>
      <w:r w:rsidR="00875521" w:rsidRPr="00875521">
        <w:rPr>
          <w:lang w:eastAsia="x-none"/>
        </w:rPr>
        <w:tab/>
        <w:t>Huawei, HiSilicon</w:t>
      </w:r>
    </w:p>
    <w:p w14:paraId="164AE014" w14:textId="125816A7" w:rsidR="00875521" w:rsidRPr="00875521" w:rsidRDefault="001B7BF2" w:rsidP="00875521">
      <w:pPr>
        <w:ind w:left="720" w:hanging="720"/>
        <w:rPr>
          <w:lang w:eastAsia="x-none"/>
        </w:rPr>
      </w:pPr>
      <w:hyperlink r:id="rId1785" w:history="1">
        <w:r w:rsidR="00D93AE1">
          <w:rPr>
            <w:rStyle w:val="Hyperlink"/>
            <w:lang w:eastAsia="x-none"/>
          </w:rPr>
          <w:t>R1-1808240</w:t>
        </w:r>
      </w:hyperlink>
      <w:r w:rsidR="00875521" w:rsidRPr="00875521">
        <w:rPr>
          <w:lang w:eastAsia="x-none"/>
        </w:rPr>
        <w:tab/>
        <w:t>Discussion on the enhancements to configured grants</w:t>
      </w:r>
      <w:r w:rsidR="00875521" w:rsidRPr="00875521">
        <w:rPr>
          <w:lang w:eastAsia="x-none"/>
        </w:rPr>
        <w:tab/>
        <w:t>vivo</w:t>
      </w:r>
    </w:p>
    <w:p w14:paraId="51832C37" w14:textId="5AF7E4E9" w:rsidR="00875521" w:rsidRPr="00875521" w:rsidRDefault="001B7BF2" w:rsidP="00875521">
      <w:pPr>
        <w:ind w:left="720" w:hanging="720"/>
        <w:rPr>
          <w:lang w:eastAsia="x-none"/>
        </w:rPr>
      </w:pPr>
      <w:hyperlink r:id="rId1786" w:history="1">
        <w:r w:rsidR="00D93AE1">
          <w:rPr>
            <w:rStyle w:val="Hyperlink"/>
            <w:lang w:eastAsia="x-none"/>
          </w:rPr>
          <w:t>R1-1808277</w:t>
        </w:r>
      </w:hyperlink>
      <w:r w:rsidR="00875521" w:rsidRPr="00875521">
        <w:rPr>
          <w:lang w:eastAsia="x-none"/>
        </w:rPr>
        <w:tab/>
        <w:t>Discussion on NR-U configured grant</w:t>
      </w:r>
      <w:r w:rsidR="00875521" w:rsidRPr="00875521">
        <w:rPr>
          <w:lang w:eastAsia="x-none"/>
        </w:rPr>
        <w:tab/>
        <w:t>MediaTek Inc.</w:t>
      </w:r>
    </w:p>
    <w:p w14:paraId="304428BA" w14:textId="6E4E2952" w:rsidR="00875521" w:rsidRPr="00875521" w:rsidRDefault="001B7BF2" w:rsidP="00875521">
      <w:pPr>
        <w:ind w:left="720" w:hanging="720"/>
        <w:rPr>
          <w:lang w:eastAsia="x-none"/>
        </w:rPr>
      </w:pPr>
      <w:hyperlink r:id="rId1787" w:history="1">
        <w:r w:rsidR="00D93AE1">
          <w:rPr>
            <w:rStyle w:val="Hyperlink"/>
            <w:lang w:eastAsia="x-none"/>
          </w:rPr>
          <w:t>R1-1808324</w:t>
        </w:r>
      </w:hyperlink>
      <w:r w:rsidR="00875521" w:rsidRPr="00875521">
        <w:rPr>
          <w:lang w:eastAsia="x-none"/>
        </w:rPr>
        <w:tab/>
        <w:t>Discussion on configured grant for NR-U</w:t>
      </w:r>
      <w:r w:rsidR="00875521" w:rsidRPr="00875521">
        <w:rPr>
          <w:lang w:eastAsia="x-none"/>
        </w:rPr>
        <w:tab/>
        <w:t>ZTE</w:t>
      </w:r>
    </w:p>
    <w:p w14:paraId="41DB2CE1" w14:textId="66C84FF3" w:rsidR="00875521" w:rsidRPr="00875521" w:rsidRDefault="001B7BF2" w:rsidP="00875521">
      <w:pPr>
        <w:ind w:left="720" w:hanging="720"/>
        <w:rPr>
          <w:lang w:eastAsia="x-none"/>
        </w:rPr>
      </w:pPr>
      <w:hyperlink r:id="rId1788" w:history="1">
        <w:r w:rsidR="00D93AE1">
          <w:rPr>
            <w:rStyle w:val="Hyperlink"/>
            <w:lang w:eastAsia="x-none"/>
          </w:rPr>
          <w:t>R1-1808338</w:t>
        </w:r>
      </w:hyperlink>
      <w:r w:rsidR="00875521" w:rsidRPr="00875521">
        <w:rPr>
          <w:lang w:eastAsia="x-none"/>
        </w:rPr>
        <w:tab/>
        <w:t>Considerations on Enhancements to Configured Grants for NR Unlicensed operation</w:t>
      </w:r>
      <w:r w:rsidR="00875521" w:rsidRPr="00875521">
        <w:rPr>
          <w:lang w:eastAsia="x-none"/>
        </w:rPr>
        <w:tab/>
        <w:t>Sony</w:t>
      </w:r>
    </w:p>
    <w:p w14:paraId="10558E41" w14:textId="5D896817" w:rsidR="00875521" w:rsidRPr="00875521" w:rsidRDefault="001B7BF2" w:rsidP="00875521">
      <w:pPr>
        <w:ind w:left="720" w:hanging="720"/>
        <w:rPr>
          <w:lang w:eastAsia="x-none"/>
        </w:rPr>
      </w:pPr>
      <w:hyperlink r:id="rId1789" w:history="1">
        <w:r w:rsidR="00D93AE1">
          <w:rPr>
            <w:rStyle w:val="Hyperlink"/>
            <w:lang w:eastAsia="x-none"/>
          </w:rPr>
          <w:t>R1-1808361</w:t>
        </w:r>
      </w:hyperlink>
      <w:r w:rsidR="00875521" w:rsidRPr="00875521">
        <w:rPr>
          <w:lang w:eastAsia="x-none"/>
        </w:rPr>
        <w:tab/>
        <w:t>Discussion on configured grants in NR-U</w:t>
      </w:r>
      <w:r w:rsidR="00875521" w:rsidRPr="00875521">
        <w:rPr>
          <w:lang w:eastAsia="x-none"/>
        </w:rPr>
        <w:tab/>
        <w:t>NEC</w:t>
      </w:r>
    </w:p>
    <w:p w14:paraId="3D3F1746" w14:textId="3B8B35B7" w:rsidR="00875521" w:rsidRPr="00875521" w:rsidRDefault="001B7BF2" w:rsidP="00875521">
      <w:pPr>
        <w:ind w:left="720" w:hanging="720"/>
        <w:rPr>
          <w:lang w:eastAsia="x-none"/>
        </w:rPr>
      </w:pPr>
      <w:hyperlink r:id="rId1790" w:history="1">
        <w:r w:rsidR="00D93AE1">
          <w:rPr>
            <w:rStyle w:val="Hyperlink"/>
            <w:lang w:eastAsia="x-none"/>
          </w:rPr>
          <w:t>R1-1808510</w:t>
        </w:r>
      </w:hyperlink>
      <w:r w:rsidR="00875521" w:rsidRPr="00875521">
        <w:rPr>
          <w:lang w:eastAsia="x-none"/>
        </w:rPr>
        <w:tab/>
        <w:t>Discussion on configured grant for NR unlicensed operation</w:t>
      </w:r>
      <w:r w:rsidR="00875521" w:rsidRPr="00875521">
        <w:rPr>
          <w:lang w:eastAsia="x-none"/>
        </w:rPr>
        <w:tab/>
        <w:t>LG Electronics</w:t>
      </w:r>
    </w:p>
    <w:p w14:paraId="386CB318" w14:textId="030D4779" w:rsidR="00875521" w:rsidRPr="00875521" w:rsidRDefault="001B7BF2" w:rsidP="00875521">
      <w:pPr>
        <w:ind w:left="720" w:hanging="720"/>
        <w:rPr>
          <w:lang w:eastAsia="x-none"/>
        </w:rPr>
      </w:pPr>
      <w:hyperlink r:id="rId1791" w:history="1">
        <w:r w:rsidR="00D93AE1">
          <w:rPr>
            <w:rStyle w:val="Hyperlink"/>
            <w:lang w:eastAsia="x-none"/>
          </w:rPr>
          <w:t>R1-1808688</w:t>
        </w:r>
      </w:hyperlink>
      <w:r w:rsidR="00875521" w:rsidRPr="00875521">
        <w:rPr>
          <w:lang w:eastAsia="x-none"/>
        </w:rPr>
        <w:tab/>
        <w:t>Enhancements to NR configured grants for unlicensed operation</w:t>
      </w:r>
      <w:r w:rsidR="00875521" w:rsidRPr="00875521">
        <w:rPr>
          <w:lang w:eastAsia="x-none"/>
        </w:rPr>
        <w:tab/>
        <w:t>Intel Corporation</w:t>
      </w:r>
    </w:p>
    <w:p w14:paraId="3D1F7151" w14:textId="2E77BA9A" w:rsidR="00875521" w:rsidRPr="00875521" w:rsidRDefault="001B7BF2" w:rsidP="00875521">
      <w:pPr>
        <w:ind w:left="720" w:hanging="720"/>
        <w:rPr>
          <w:lang w:eastAsia="x-none"/>
        </w:rPr>
      </w:pPr>
      <w:hyperlink r:id="rId1792" w:history="1">
        <w:r w:rsidR="00D93AE1">
          <w:rPr>
            <w:rStyle w:val="Hyperlink"/>
            <w:lang w:eastAsia="x-none"/>
          </w:rPr>
          <w:t>R1-1808771</w:t>
        </w:r>
      </w:hyperlink>
      <w:r w:rsidR="00875521" w:rsidRPr="00875521">
        <w:rPr>
          <w:lang w:eastAsia="x-none"/>
        </w:rPr>
        <w:tab/>
        <w:t>Enhancements on configured grant for NR-U</w:t>
      </w:r>
      <w:r w:rsidR="00875521" w:rsidRPr="00875521">
        <w:rPr>
          <w:lang w:eastAsia="x-none"/>
        </w:rPr>
        <w:tab/>
        <w:t>Samsung</w:t>
      </w:r>
    </w:p>
    <w:p w14:paraId="7A4B02D8" w14:textId="298A98DC" w:rsidR="00875521" w:rsidRPr="00875521" w:rsidRDefault="001B7BF2" w:rsidP="00875521">
      <w:pPr>
        <w:ind w:left="720" w:hanging="720"/>
        <w:rPr>
          <w:lang w:eastAsia="x-none"/>
        </w:rPr>
      </w:pPr>
      <w:hyperlink r:id="rId1793" w:history="1">
        <w:r w:rsidR="00D93AE1">
          <w:rPr>
            <w:rStyle w:val="Hyperlink"/>
            <w:lang w:eastAsia="x-none"/>
          </w:rPr>
          <w:t>R1-1808806</w:t>
        </w:r>
      </w:hyperlink>
      <w:r w:rsidR="00875521" w:rsidRPr="00875521">
        <w:rPr>
          <w:lang w:eastAsia="x-none"/>
        </w:rPr>
        <w:tab/>
        <w:t>Consideration on autonomous UL transmission in NR-U operation</w:t>
      </w:r>
      <w:r w:rsidR="00875521" w:rsidRPr="00875521">
        <w:rPr>
          <w:lang w:eastAsia="x-none"/>
        </w:rPr>
        <w:tab/>
        <w:t>Spreadtrum Communications</w:t>
      </w:r>
    </w:p>
    <w:p w14:paraId="2AB9112E" w14:textId="1A7B81F7" w:rsidR="00875521" w:rsidRPr="00875521" w:rsidRDefault="001B7BF2" w:rsidP="00875521">
      <w:pPr>
        <w:ind w:left="720" w:hanging="720"/>
        <w:rPr>
          <w:lang w:eastAsia="x-none"/>
        </w:rPr>
      </w:pPr>
      <w:hyperlink r:id="rId1794" w:history="1">
        <w:r w:rsidR="00D93AE1">
          <w:rPr>
            <w:rStyle w:val="Hyperlink"/>
            <w:lang w:eastAsia="x-none"/>
          </w:rPr>
          <w:t>R1-1808821</w:t>
        </w:r>
      </w:hyperlink>
      <w:r w:rsidR="00875521" w:rsidRPr="00875521">
        <w:rPr>
          <w:lang w:eastAsia="x-none"/>
        </w:rPr>
        <w:tab/>
        <w:t>On support of UL transmission with configured grants in NR-U</w:t>
      </w:r>
      <w:r w:rsidR="00875521" w:rsidRPr="00875521">
        <w:rPr>
          <w:lang w:eastAsia="x-none"/>
        </w:rPr>
        <w:tab/>
        <w:t>Nokia, Nokia Shanghai Bell</w:t>
      </w:r>
    </w:p>
    <w:p w14:paraId="18D4DD2B" w14:textId="1D873708" w:rsidR="00875521" w:rsidRPr="00875521" w:rsidRDefault="001B7BF2" w:rsidP="00875521">
      <w:pPr>
        <w:ind w:left="720" w:hanging="720"/>
        <w:rPr>
          <w:lang w:eastAsia="x-none"/>
        </w:rPr>
      </w:pPr>
      <w:hyperlink r:id="rId1795" w:history="1">
        <w:r w:rsidR="00D93AE1">
          <w:rPr>
            <w:rStyle w:val="Hyperlink"/>
            <w:lang w:eastAsia="x-none"/>
          </w:rPr>
          <w:t>R1-1808901</w:t>
        </w:r>
      </w:hyperlink>
      <w:r w:rsidR="00875521" w:rsidRPr="00875521">
        <w:rPr>
          <w:lang w:eastAsia="x-none"/>
        </w:rPr>
        <w:tab/>
        <w:t>Configured grant transmission on NR-U</w:t>
      </w:r>
      <w:r w:rsidR="00875521" w:rsidRPr="00875521">
        <w:rPr>
          <w:lang w:eastAsia="x-none"/>
        </w:rPr>
        <w:tab/>
        <w:t>Guangdong OPPO Mobile Telecom</w:t>
      </w:r>
    </w:p>
    <w:p w14:paraId="39356ABA" w14:textId="7A03C49F" w:rsidR="00875521" w:rsidRPr="00875521" w:rsidRDefault="001B7BF2" w:rsidP="00875521">
      <w:pPr>
        <w:ind w:left="720" w:hanging="720"/>
        <w:rPr>
          <w:lang w:eastAsia="x-none"/>
        </w:rPr>
      </w:pPr>
      <w:hyperlink r:id="rId1796" w:history="1">
        <w:r w:rsidR="00D93AE1">
          <w:rPr>
            <w:rStyle w:val="Hyperlink"/>
            <w:lang w:eastAsia="x-none"/>
          </w:rPr>
          <w:t>R1-1809092</w:t>
        </w:r>
      </w:hyperlink>
      <w:r w:rsidR="00875521" w:rsidRPr="00875521">
        <w:rPr>
          <w:lang w:eastAsia="x-none"/>
        </w:rPr>
        <w:tab/>
        <w:t xml:space="preserve">Configured grant enhancements in NR-U </w:t>
      </w:r>
      <w:r w:rsidR="00875521" w:rsidRPr="00875521">
        <w:rPr>
          <w:lang w:eastAsia="x-none"/>
        </w:rPr>
        <w:tab/>
        <w:t>InterDigital, Inc.</w:t>
      </w:r>
    </w:p>
    <w:p w14:paraId="514C2C93" w14:textId="4636527F" w:rsidR="00875521" w:rsidRPr="00875521" w:rsidRDefault="001B7BF2" w:rsidP="00875521">
      <w:pPr>
        <w:ind w:left="720" w:hanging="720"/>
        <w:rPr>
          <w:lang w:eastAsia="x-none"/>
        </w:rPr>
      </w:pPr>
      <w:hyperlink r:id="rId1797" w:history="1">
        <w:r w:rsidR="00D93AE1">
          <w:rPr>
            <w:rStyle w:val="Hyperlink"/>
            <w:lang w:eastAsia="x-none"/>
          </w:rPr>
          <w:t>R1-1809207</w:t>
        </w:r>
      </w:hyperlink>
      <w:r w:rsidR="00875521" w:rsidRPr="00875521">
        <w:rPr>
          <w:lang w:eastAsia="x-none"/>
        </w:rPr>
        <w:tab/>
        <w:t>Configured UL grant for NR-U</w:t>
      </w:r>
      <w:r w:rsidR="00875521" w:rsidRPr="00875521">
        <w:rPr>
          <w:lang w:eastAsia="x-none"/>
        </w:rPr>
        <w:tab/>
        <w:t>Ericsson</w:t>
      </w:r>
    </w:p>
    <w:p w14:paraId="7256D66C" w14:textId="6DBCF00C" w:rsidR="00875521" w:rsidRPr="00875521" w:rsidRDefault="001B7BF2" w:rsidP="00875521">
      <w:pPr>
        <w:ind w:left="720" w:hanging="720"/>
        <w:rPr>
          <w:lang w:eastAsia="x-none"/>
        </w:rPr>
      </w:pPr>
      <w:hyperlink r:id="rId1798" w:history="1">
        <w:r w:rsidR="00D93AE1">
          <w:rPr>
            <w:rStyle w:val="Hyperlink"/>
            <w:lang w:eastAsia="x-none"/>
          </w:rPr>
          <w:t>R1-1809382</w:t>
        </w:r>
      </w:hyperlink>
      <w:r w:rsidR="00875521" w:rsidRPr="00875521">
        <w:rPr>
          <w:lang w:eastAsia="x-none"/>
        </w:rPr>
        <w:tab/>
        <w:t>Autonomous Uplink Transmission in NR Unlicensed</w:t>
      </w:r>
      <w:r w:rsidR="00875521" w:rsidRPr="00875521">
        <w:rPr>
          <w:lang w:eastAsia="x-none"/>
        </w:rPr>
        <w:tab/>
        <w:t>Convida Wireless LLC</w:t>
      </w:r>
    </w:p>
    <w:p w14:paraId="086CD0F8" w14:textId="02CAB84F" w:rsidR="00875521" w:rsidRPr="00875521" w:rsidRDefault="001B7BF2" w:rsidP="00875521">
      <w:pPr>
        <w:ind w:left="720" w:hanging="720"/>
        <w:rPr>
          <w:lang w:eastAsia="x-none"/>
        </w:rPr>
      </w:pPr>
      <w:hyperlink r:id="rId1799" w:history="1">
        <w:r w:rsidR="00D93AE1">
          <w:rPr>
            <w:rStyle w:val="Hyperlink"/>
            <w:lang w:eastAsia="x-none"/>
          </w:rPr>
          <w:t>R1-1809482</w:t>
        </w:r>
      </w:hyperlink>
      <w:r w:rsidR="00875521" w:rsidRPr="00875521">
        <w:rPr>
          <w:lang w:eastAsia="x-none"/>
        </w:rPr>
        <w:tab/>
        <w:t>Potential enhancements to configured grants for NR-U</w:t>
      </w:r>
      <w:r w:rsidR="00875521" w:rsidRPr="00875521">
        <w:rPr>
          <w:lang w:eastAsia="x-none"/>
        </w:rPr>
        <w:tab/>
        <w:t>Qualcomm Incorporated</w:t>
      </w:r>
    </w:p>
    <w:p w14:paraId="51996494" w14:textId="77777777" w:rsidR="00875521" w:rsidRPr="00875521" w:rsidRDefault="00875521" w:rsidP="00875521">
      <w:pPr>
        <w:ind w:left="720" w:hanging="720"/>
        <w:rPr>
          <w:lang w:eastAsia="x-none"/>
        </w:rPr>
      </w:pPr>
    </w:p>
    <w:p w14:paraId="04B45B3C" w14:textId="1CE237B8" w:rsidR="00875521" w:rsidRPr="00D7050C" w:rsidRDefault="001B7BF2" w:rsidP="00875521">
      <w:pPr>
        <w:ind w:left="720" w:hanging="720"/>
        <w:rPr>
          <w:b/>
          <w:lang w:eastAsia="x-none"/>
        </w:rPr>
      </w:pPr>
      <w:hyperlink r:id="rId1800" w:history="1">
        <w:r w:rsidR="00D93AE1" w:rsidRPr="00D7050C">
          <w:rPr>
            <w:rStyle w:val="Hyperlink"/>
            <w:b/>
            <w:lang w:eastAsia="x-none"/>
          </w:rPr>
          <w:t>R1-1809747</w:t>
        </w:r>
      </w:hyperlink>
      <w:r w:rsidR="00875521" w:rsidRPr="00D7050C">
        <w:rPr>
          <w:b/>
          <w:lang w:eastAsia="x-none"/>
        </w:rPr>
        <w:tab/>
        <w:t>Summary of views on the potential enhancements to configured grants</w:t>
      </w:r>
      <w:r w:rsidR="00875521" w:rsidRPr="00D7050C">
        <w:rPr>
          <w:b/>
          <w:lang w:eastAsia="x-none"/>
        </w:rPr>
        <w:tab/>
        <w:t>Intel Corporation</w:t>
      </w:r>
    </w:p>
    <w:p w14:paraId="161CBBA1" w14:textId="77777777" w:rsidR="00875521" w:rsidRPr="00875521" w:rsidRDefault="00875521" w:rsidP="00875521">
      <w:pPr>
        <w:ind w:left="720" w:hanging="720"/>
        <w:rPr>
          <w:lang w:eastAsia="x-none"/>
        </w:rPr>
      </w:pPr>
    </w:p>
    <w:p w14:paraId="6756D71E" w14:textId="77777777" w:rsidR="00875521" w:rsidRPr="00875521" w:rsidRDefault="00875521" w:rsidP="00875521">
      <w:pPr>
        <w:rPr>
          <w:rFonts w:eastAsia="MS Mincho"/>
          <w:iCs/>
          <w:lang w:eastAsia="ja-JP"/>
        </w:rPr>
      </w:pPr>
      <w:r w:rsidRPr="00875521">
        <w:rPr>
          <w:rFonts w:eastAsia="MS Mincho"/>
          <w:iCs/>
          <w:highlight w:val="green"/>
          <w:lang w:eastAsia="ja-JP"/>
        </w:rPr>
        <w:t>Agreement:</w:t>
      </w:r>
    </w:p>
    <w:p w14:paraId="09878C9E" w14:textId="77777777" w:rsidR="00875521" w:rsidRPr="00875521" w:rsidRDefault="00875521" w:rsidP="00875521">
      <w:pPr>
        <w:rPr>
          <w:rFonts w:eastAsia="MS Mincho"/>
          <w:iCs/>
          <w:lang w:eastAsia="ja-JP"/>
        </w:rPr>
      </w:pPr>
      <w:r w:rsidRPr="00875521">
        <w:rPr>
          <w:rFonts w:eastAsia="MS Mincho"/>
          <w:iCs/>
          <w:lang w:eastAsia="ja-JP"/>
        </w:rPr>
        <w:t>Allowing consecutive configured grant resources in time without any gaps in between the resources and non-consecutive configured grant resources (not necessarily periodic) with gaps in between the resources is beneficial and should be considered for NR in unlicensed spectrum</w:t>
      </w:r>
    </w:p>
    <w:p w14:paraId="302A4066" w14:textId="77777777" w:rsidR="00875521" w:rsidRPr="00875521" w:rsidRDefault="00875521" w:rsidP="00875521">
      <w:pPr>
        <w:rPr>
          <w:rFonts w:eastAsia="MS Mincho"/>
          <w:iCs/>
          <w:lang w:eastAsia="ja-JP"/>
        </w:rPr>
      </w:pPr>
    </w:p>
    <w:p w14:paraId="5FF548F8" w14:textId="1884C564" w:rsidR="00875521" w:rsidRPr="00D7050C" w:rsidRDefault="001B7BF2" w:rsidP="00875521">
      <w:pPr>
        <w:rPr>
          <w:b/>
          <w:lang w:eastAsia="x-none"/>
        </w:rPr>
      </w:pPr>
      <w:hyperlink r:id="rId1801" w:history="1">
        <w:r w:rsidR="00D93AE1" w:rsidRPr="00D7050C">
          <w:rPr>
            <w:rStyle w:val="Hyperlink"/>
            <w:b/>
            <w:lang w:eastAsia="x-none"/>
          </w:rPr>
          <w:t>R1-1809825</w:t>
        </w:r>
      </w:hyperlink>
      <w:r w:rsidR="00875521" w:rsidRPr="00D7050C">
        <w:rPr>
          <w:b/>
          <w:lang w:eastAsia="x-none"/>
        </w:rPr>
        <w:tab/>
        <w:t>Summary of views on the potential enhancements to configured grants</w:t>
      </w:r>
      <w:r w:rsidR="00875521" w:rsidRPr="00D7050C">
        <w:rPr>
          <w:b/>
          <w:lang w:eastAsia="x-none"/>
        </w:rPr>
        <w:tab/>
        <w:t>Intel Corporation</w:t>
      </w:r>
    </w:p>
    <w:p w14:paraId="5FFD299C" w14:textId="77777777" w:rsidR="00875521" w:rsidRPr="00875521" w:rsidRDefault="00875521" w:rsidP="00875521">
      <w:pPr>
        <w:ind w:left="720" w:hanging="720"/>
        <w:rPr>
          <w:lang w:eastAsia="x-none"/>
        </w:rPr>
      </w:pPr>
    </w:p>
    <w:p w14:paraId="0E322582" w14:textId="77777777" w:rsidR="00875521" w:rsidRPr="00875521" w:rsidRDefault="00875521" w:rsidP="00875521">
      <w:pPr>
        <w:ind w:left="720" w:hanging="720"/>
        <w:rPr>
          <w:u w:val="single"/>
          <w:lang w:eastAsia="x-none"/>
        </w:rPr>
      </w:pPr>
      <w:r w:rsidRPr="00875521">
        <w:rPr>
          <w:u w:val="single"/>
          <w:lang w:eastAsia="x-none"/>
        </w:rPr>
        <w:t>Conclusion:</w:t>
      </w:r>
    </w:p>
    <w:p w14:paraId="34D5ABEB" w14:textId="77777777" w:rsidR="00875521" w:rsidRPr="00875521" w:rsidRDefault="00875521" w:rsidP="00875521">
      <w:pPr>
        <w:rPr>
          <w:lang w:eastAsia="x-none"/>
        </w:rPr>
      </w:pPr>
      <w:r w:rsidRPr="00875521">
        <w:rPr>
          <w:lang w:eastAsia="x-none"/>
        </w:rPr>
        <w:t>There is no necessity to exclude Type-1 or Type-2 configured grant mechanism for operation of NR in unlicensed spectrum.</w:t>
      </w:r>
    </w:p>
    <w:p w14:paraId="043118FC" w14:textId="77777777" w:rsidR="00875521" w:rsidRPr="00875521" w:rsidRDefault="00875521" w:rsidP="00875521">
      <w:pPr>
        <w:rPr>
          <w:lang w:eastAsia="x-none"/>
        </w:rPr>
      </w:pPr>
    </w:p>
    <w:p w14:paraId="6A984161" w14:textId="77777777" w:rsidR="00875521" w:rsidRPr="00875521" w:rsidRDefault="00875521" w:rsidP="00875521">
      <w:pPr>
        <w:rPr>
          <w:lang w:eastAsia="x-none"/>
        </w:rPr>
      </w:pPr>
      <w:r w:rsidRPr="00875521">
        <w:rPr>
          <w:highlight w:val="green"/>
          <w:lang w:eastAsia="x-none"/>
        </w:rPr>
        <w:t>Agreement:</w:t>
      </w:r>
    </w:p>
    <w:p w14:paraId="6E110B2A" w14:textId="77777777" w:rsidR="00875521" w:rsidRPr="00875521" w:rsidRDefault="00875521" w:rsidP="00875521">
      <w:pPr>
        <w:rPr>
          <w:lang w:eastAsia="x-none"/>
        </w:rPr>
      </w:pPr>
      <w:r w:rsidRPr="00875521">
        <w:rPr>
          <w:lang w:eastAsia="x-none"/>
        </w:rPr>
        <w:t>UE selects the HARQ process ID from an RRC configured set of HARQ IDs for NR-unlicensed configured grant transmission.</w:t>
      </w:r>
    </w:p>
    <w:p w14:paraId="1EE63DCD" w14:textId="77777777" w:rsidR="00875521" w:rsidRPr="00875521" w:rsidRDefault="00875521" w:rsidP="00875521">
      <w:pPr>
        <w:ind w:left="720" w:hanging="720"/>
        <w:rPr>
          <w:lang w:eastAsia="x-none"/>
        </w:rPr>
      </w:pPr>
    </w:p>
    <w:p w14:paraId="01DD988D" w14:textId="77777777" w:rsidR="00875521" w:rsidRPr="00875521" w:rsidRDefault="00875521" w:rsidP="00875521">
      <w:pPr>
        <w:ind w:left="720" w:hanging="720"/>
        <w:rPr>
          <w:lang w:eastAsia="x-none"/>
        </w:rPr>
      </w:pPr>
      <w:r w:rsidRPr="00875521">
        <w:rPr>
          <w:highlight w:val="green"/>
          <w:lang w:eastAsia="x-none"/>
        </w:rPr>
        <w:t>Agreement:</w:t>
      </w:r>
    </w:p>
    <w:p w14:paraId="2D31F9BE" w14:textId="77777777" w:rsidR="00875521" w:rsidRPr="00875521" w:rsidRDefault="00875521" w:rsidP="00875521">
      <w:pPr>
        <w:rPr>
          <w:lang w:eastAsia="x-none"/>
        </w:rPr>
      </w:pPr>
      <w:r w:rsidRPr="00875521">
        <w:rPr>
          <w:lang w:eastAsia="x-none"/>
        </w:rPr>
        <w:t xml:space="preserve">It is identified to be beneficial to support DFI to include pending HARQ ACK feedback for prior configured grant transmissions from the same UE. </w:t>
      </w:r>
    </w:p>
    <w:p w14:paraId="7146C16B" w14:textId="77777777" w:rsidR="00875521" w:rsidRPr="00875521" w:rsidRDefault="00875521" w:rsidP="00FD2787">
      <w:pPr>
        <w:numPr>
          <w:ilvl w:val="0"/>
          <w:numId w:val="239"/>
        </w:numPr>
        <w:rPr>
          <w:lang w:eastAsia="x-none"/>
        </w:rPr>
      </w:pPr>
      <w:r w:rsidRPr="00875521">
        <w:rPr>
          <w:lang w:eastAsia="x-none"/>
        </w:rPr>
        <w:lastRenderedPageBreak/>
        <w:t>FFS: DFI to include HARQ ACK feedback for scheduled UL transmissions using HARQ IDs configured for NR-unlicensed configured grant transmission.</w:t>
      </w:r>
    </w:p>
    <w:p w14:paraId="42771D15" w14:textId="77777777" w:rsidR="00875521" w:rsidRPr="00875521" w:rsidRDefault="00875521" w:rsidP="00875521">
      <w:pPr>
        <w:ind w:left="720" w:hanging="720"/>
        <w:rPr>
          <w:lang w:eastAsia="x-none"/>
        </w:rPr>
      </w:pPr>
    </w:p>
    <w:p w14:paraId="6EA3882A" w14:textId="77777777" w:rsidR="00875521" w:rsidRPr="00875521" w:rsidRDefault="00875521" w:rsidP="00875521">
      <w:pPr>
        <w:ind w:left="720" w:hanging="720"/>
        <w:rPr>
          <w:lang w:eastAsia="x-none"/>
        </w:rPr>
      </w:pPr>
      <w:r w:rsidRPr="00875521">
        <w:rPr>
          <w:highlight w:val="green"/>
          <w:lang w:eastAsia="x-none"/>
        </w:rPr>
        <w:t>Agreement:</w:t>
      </w:r>
    </w:p>
    <w:p w14:paraId="12ABB5C9" w14:textId="77777777" w:rsidR="00875521" w:rsidRPr="00875521" w:rsidRDefault="00875521" w:rsidP="00FD2787">
      <w:pPr>
        <w:numPr>
          <w:ilvl w:val="0"/>
          <w:numId w:val="239"/>
        </w:numPr>
        <w:rPr>
          <w:lang w:eastAsia="x-none"/>
        </w:rPr>
      </w:pPr>
      <w:r w:rsidRPr="00875521">
        <w:rPr>
          <w:lang w:eastAsia="x-none"/>
        </w:rPr>
        <w:t xml:space="preserve">Retransmission via same configured grant resource is supported for a HARQ process that was initially transmitted via configured grant resource. </w:t>
      </w:r>
    </w:p>
    <w:p w14:paraId="6069A3AE" w14:textId="77777777" w:rsidR="00875521" w:rsidRPr="00875521" w:rsidRDefault="00875521" w:rsidP="00FD2787">
      <w:pPr>
        <w:numPr>
          <w:ilvl w:val="0"/>
          <w:numId w:val="239"/>
        </w:numPr>
        <w:rPr>
          <w:lang w:eastAsia="x-none"/>
        </w:rPr>
      </w:pPr>
      <w:r w:rsidRPr="00875521">
        <w:rPr>
          <w:lang w:eastAsia="x-none"/>
        </w:rPr>
        <w:t>Retransmission via resource scheduled by UL grant is supported for a HARQ process that was initially transmitted via configured grant resource.</w:t>
      </w:r>
    </w:p>
    <w:p w14:paraId="4FB924E0" w14:textId="77777777" w:rsidR="00875521" w:rsidRPr="00875521" w:rsidRDefault="00875521" w:rsidP="00875521">
      <w:pPr>
        <w:ind w:left="720" w:hanging="720"/>
        <w:rPr>
          <w:lang w:eastAsia="x-none"/>
        </w:rPr>
      </w:pPr>
    </w:p>
    <w:p w14:paraId="0CC876FA" w14:textId="77777777" w:rsidR="00875521" w:rsidRPr="00875521" w:rsidRDefault="00875521" w:rsidP="00875521">
      <w:pPr>
        <w:ind w:left="720" w:hanging="720"/>
        <w:rPr>
          <w:lang w:eastAsia="x-none"/>
        </w:rPr>
      </w:pPr>
      <w:r w:rsidRPr="00875521">
        <w:rPr>
          <w:highlight w:val="green"/>
          <w:lang w:eastAsia="x-none"/>
        </w:rPr>
        <w:t>Agreement</w:t>
      </w:r>
      <w:r w:rsidRPr="00875521">
        <w:rPr>
          <w:lang w:eastAsia="x-none"/>
        </w:rPr>
        <w:t>:</w:t>
      </w:r>
    </w:p>
    <w:p w14:paraId="018900E2" w14:textId="77777777" w:rsidR="00875521" w:rsidRPr="00875521" w:rsidRDefault="00875521" w:rsidP="00875521">
      <w:pPr>
        <w:rPr>
          <w:lang w:eastAsia="x-none"/>
        </w:rPr>
      </w:pPr>
      <w:r w:rsidRPr="00875521">
        <w:rPr>
          <w:lang w:eastAsia="x-none"/>
        </w:rPr>
        <w:t>UE may autonomously initiate retransmission for a HARQ process that was initially transmitted via configured grant mechanism for NR-unlicensed when one of the following conditions is met:</w:t>
      </w:r>
    </w:p>
    <w:p w14:paraId="7FF38A15" w14:textId="77777777" w:rsidR="00875521" w:rsidRPr="00875521" w:rsidRDefault="00875521" w:rsidP="00FD2787">
      <w:pPr>
        <w:numPr>
          <w:ilvl w:val="0"/>
          <w:numId w:val="240"/>
        </w:numPr>
        <w:rPr>
          <w:lang w:eastAsia="x-none"/>
        </w:rPr>
      </w:pPr>
      <w:r w:rsidRPr="00875521">
        <w:rPr>
          <w:lang w:eastAsia="x-none"/>
        </w:rPr>
        <w:t>Reception of NACK feedback via DFI for the corresponding HARQ process</w:t>
      </w:r>
    </w:p>
    <w:p w14:paraId="3D05395F" w14:textId="77777777" w:rsidR="00875521" w:rsidRPr="00875521" w:rsidRDefault="00875521" w:rsidP="00FD2787">
      <w:pPr>
        <w:numPr>
          <w:ilvl w:val="0"/>
          <w:numId w:val="240"/>
        </w:numPr>
        <w:rPr>
          <w:lang w:eastAsia="x-none"/>
        </w:rPr>
      </w:pPr>
      <w:r w:rsidRPr="00875521">
        <w:rPr>
          <w:lang w:eastAsia="x-none"/>
        </w:rPr>
        <w:t>FFS: No reception of feedback from gNB upon the timer expiration.</w:t>
      </w:r>
    </w:p>
    <w:p w14:paraId="0C76CC8E" w14:textId="77777777" w:rsidR="00875521" w:rsidRPr="00875521" w:rsidRDefault="00875521" w:rsidP="00FD2787">
      <w:pPr>
        <w:numPr>
          <w:ilvl w:val="1"/>
          <w:numId w:val="240"/>
        </w:numPr>
        <w:rPr>
          <w:lang w:eastAsia="x-none"/>
        </w:rPr>
      </w:pPr>
      <w:r w:rsidRPr="00875521">
        <w:rPr>
          <w:lang w:eastAsia="x-none"/>
        </w:rPr>
        <w:t xml:space="preserve">To introduce a new timer or reuse </w:t>
      </w:r>
      <w:r w:rsidRPr="00875521">
        <w:rPr>
          <w:i/>
          <w:lang w:eastAsia="x-none"/>
        </w:rPr>
        <w:t>configuredGrantTimer.</w:t>
      </w:r>
    </w:p>
    <w:p w14:paraId="44920B4C" w14:textId="77777777" w:rsidR="00875521" w:rsidRPr="00875521" w:rsidRDefault="00875521" w:rsidP="00875521">
      <w:pPr>
        <w:ind w:left="720" w:hanging="720"/>
        <w:rPr>
          <w:lang w:eastAsia="x-none"/>
        </w:rPr>
      </w:pPr>
    </w:p>
    <w:p w14:paraId="31C846CA" w14:textId="77777777" w:rsidR="00875521" w:rsidRPr="00875521" w:rsidRDefault="00875521" w:rsidP="00875521">
      <w:pPr>
        <w:ind w:left="720" w:hanging="720"/>
        <w:rPr>
          <w:lang w:eastAsia="x-none"/>
        </w:rPr>
      </w:pPr>
      <w:r w:rsidRPr="00875521">
        <w:rPr>
          <w:highlight w:val="green"/>
          <w:lang w:eastAsia="x-none"/>
        </w:rPr>
        <w:t>Agreement:</w:t>
      </w:r>
    </w:p>
    <w:p w14:paraId="6B50879A" w14:textId="77777777" w:rsidR="00875521" w:rsidRPr="00875521" w:rsidRDefault="00875521" w:rsidP="00875521">
      <w:pPr>
        <w:rPr>
          <w:lang w:eastAsia="x-none"/>
        </w:rPr>
      </w:pPr>
      <w:r w:rsidRPr="00875521">
        <w:rPr>
          <w:lang w:eastAsia="x-none"/>
        </w:rPr>
        <w:t xml:space="preserve">It is identified to be beneficial to consider UE multiplexing and collision avoidance mechanisms between configured grant transmissions and between configured grant and scheduled grant transmissions. </w:t>
      </w:r>
    </w:p>
    <w:p w14:paraId="0B6EFF15" w14:textId="77777777" w:rsidR="00875521" w:rsidRPr="00875521" w:rsidRDefault="00875521" w:rsidP="00FD2787">
      <w:pPr>
        <w:numPr>
          <w:ilvl w:val="0"/>
          <w:numId w:val="241"/>
        </w:numPr>
        <w:rPr>
          <w:lang w:eastAsia="x-none"/>
        </w:rPr>
      </w:pPr>
      <w:r w:rsidRPr="00875521">
        <w:rPr>
          <w:lang w:eastAsia="x-none"/>
        </w:rPr>
        <w:t>FFS: detailed mechanism.</w:t>
      </w:r>
    </w:p>
    <w:p w14:paraId="3C3C7DE7" w14:textId="77777777" w:rsidR="00875521" w:rsidRPr="00875521" w:rsidRDefault="00875521" w:rsidP="00875521">
      <w:pPr>
        <w:ind w:left="720" w:hanging="720"/>
        <w:rPr>
          <w:lang w:eastAsia="x-none"/>
        </w:rPr>
      </w:pPr>
    </w:p>
    <w:p w14:paraId="77B6E660" w14:textId="77777777" w:rsidR="00875521" w:rsidRPr="00875521" w:rsidRDefault="00875521" w:rsidP="00875521">
      <w:pPr>
        <w:ind w:left="720" w:hanging="720"/>
        <w:rPr>
          <w:lang w:eastAsia="x-none"/>
        </w:rPr>
      </w:pPr>
      <w:r w:rsidRPr="00875521">
        <w:rPr>
          <w:highlight w:val="green"/>
          <w:lang w:eastAsia="x-none"/>
        </w:rPr>
        <w:t>Agreement:</w:t>
      </w:r>
    </w:p>
    <w:p w14:paraId="5B9B8E77" w14:textId="2C2D11C2" w:rsidR="00875521" w:rsidRPr="00875521" w:rsidRDefault="00875521" w:rsidP="00875521">
      <w:pPr>
        <w:rPr>
          <w:lang w:eastAsia="x-none"/>
        </w:rPr>
      </w:pPr>
      <w:r w:rsidRPr="00875521">
        <w:rPr>
          <w:lang w:eastAsia="x-none"/>
        </w:rPr>
        <w:t xml:space="preserve">NR-unlicensed configured grant transmission is not allowed during the time when it overlaps with occasions configured for potential NR-U DRS of the serving cell irrespective of the configured time domain resource for </w:t>
      </w:r>
      <w:r w:rsidR="00D7050C">
        <w:rPr>
          <w:lang w:eastAsia="x-none"/>
        </w:rPr>
        <w:t>configured grant transmission.</w:t>
      </w:r>
    </w:p>
    <w:p w14:paraId="79B55DA5" w14:textId="7C31F582" w:rsidR="00875521" w:rsidRPr="00875521" w:rsidRDefault="00875521" w:rsidP="00145941">
      <w:pPr>
        <w:pStyle w:val="Heading5"/>
      </w:pPr>
      <w:bookmarkStart w:id="1000" w:name="_Toc526458940"/>
      <w:r w:rsidRPr="00875521">
        <w:t>Other</w:t>
      </w:r>
      <w:bookmarkEnd w:id="1000"/>
    </w:p>
    <w:p w14:paraId="3DD66ACB" w14:textId="35DCAB7E" w:rsidR="00875521" w:rsidRPr="00875521" w:rsidRDefault="001B7BF2" w:rsidP="00875521">
      <w:pPr>
        <w:ind w:left="720" w:hanging="720"/>
        <w:rPr>
          <w:lang w:eastAsia="x-none"/>
        </w:rPr>
      </w:pPr>
      <w:hyperlink r:id="rId1802" w:history="1">
        <w:r w:rsidR="00D93AE1">
          <w:rPr>
            <w:rStyle w:val="Hyperlink"/>
            <w:lang w:eastAsia="x-none"/>
          </w:rPr>
          <w:t>R1-1808065</w:t>
        </w:r>
      </w:hyperlink>
      <w:r w:rsidR="00875521" w:rsidRPr="00875521">
        <w:rPr>
          <w:lang w:eastAsia="x-none"/>
        </w:rPr>
        <w:tab/>
        <w:t>BWP operation in NR unlicensed band</w:t>
      </w:r>
      <w:r w:rsidR="00875521" w:rsidRPr="00875521">
        <w:rPr>
          <w:lang w:eastAsia="x-none"/>
        </w:rPr>
        <w:tab/>
        <w:t>Huawei, HiSilicon</w:t>
      </w:r>
    </w:p>
    <w:p w14:paraId="65CBBE4B" w14:textId="02F1F465" w:rsidR="00875521" w:rsidRPr="00875521" w:rsidRDefault="001B7BF2" w:rsidP="00875521">
      <w:pPr>
        <w:ind w:left="720" w:hanging="720"/>
        <w:rPr>
          <w:lang w:eastAsia="x-none"/>
        </w:rPr>
      </w:pPr>
      <w:hyperlink r:id="rId1803" w:history="1">
        <w:r w:rsidR="00D93AE1">
          <w:rPr>
            <w:rStyle w:val="Hyperlink"/>
            <w:lang w:eastAsia="x-none"/>
          </w:rPr>
          <w:t>R1-1808825</w:t>
        </w:r>
      </w:hyperlink>
      <w:r w:rsidR="00875521" w:rsidRPr="00875521">
        <w:rPr>
          <w:lang w:eastAsia="x-none"/>
        </w:rPr>
        <w:tab/>
        <w:t>On Wideband Operation for NR-U</w:t>
      </w:r>
      <w:r w:rsidR="00875521" w:rsidRPr="00875521">
        <w:rPr>
          <w:lang w:eastAsia="x-none"/>
        </w:rPr>
        <w:tab/>
        <w:t>Nokia, Nokia Shanghai Bell</w:t>
      </w:r>
    </w:p>
    <w:p w14:paraId="54502733" w14:textId="0482502E" w:rsidR="00875521" w:rsidRPr="00875521" w:rsidRDefault="001B7BF2" w:rsidP="00875521">
      <w:pPr>
        <w:ind w:left="720" w:hanging="720"/>
        <w:rPr>
          <w:lang w:eastAsia="x-none"/>
        </w:rPr>
      </w:pPr>
      <w:hyperlink r:id="rId1804" w:history="1">
        <w:r w:rsidR="00D93AE1">
          <w:rPr>
            <w:rStyle w:val="Hyperlink"/>
            <w:lang w:eastAsia="x-none"/>
          </w:rPr>
          <w:t>R1-1809208</w:t>
        </w:r>
      </w:hyperlink>
      <w:r w:rsidR="00875521" w:rsidRPr="00875521">
        <w:rPr>
          <w:lang w:eastAsia="x-none"/>
        </w:rPr>
        <w:tab/>
        <w:t>On SRS design for unlicensed operation</w:t>
      </w:r>
      <w:r w:rsidR="00875521" w:rsidRPr="00875521">
        <w:rPr>
          <w:lang w:eastAsia="x-none"/>
        </w:rPr>
        <w:tab/>
        <w:t>Ericsson</w:t>
      </w:r>
    </w:p>
    <w:p w14:paraId="21FCB535" w14:textId="3E9A7A12" w:rsidR="00875521" w:rsidRPr="00875521" w:rsidRDefault="001B7BF2" w:rsidP="00875521">
      <w:pPr>
        <w:ind w:left="720" w:hanging="720"/>
        <w:rPr>
          <w:lang w:eastAsia="x-none"/>
        </w:rPr>
      </w:pPr>
      <w:hyperlink r:id="rId1805" w:history="1">
        <w:r w:rsidR="00D93AE1">
          <w:rPr>
            <w:rStyle w:val="Hyperlink"/>
            <w:lang w:eastAsia="x-none"/>
          </w:rPr>
          <w:t>R1-1809209</w:t>
        </w:r>
      </w:hyperlink>
      <w:r w:rsidR="00875521" w:rsidRPr="00875521">
        <w:rPr>
          <w:lang w:eastAsia="x-none"/>
        </w:rPr>
        <w:tab/>
        <w:t>On interlace design for NR-U uplinks</w:t>
      </w:r>
      <w:r w:rsidR="00875521" w:rsidRPr="00875521">
        <w:rPr>
          <w:lang w:eastAsia="x-none"/>
        </w:rPr>
        <w:tab/>
        <w:t>Ericsson</w:t>
      </w:r>
    </w:p>
    <w:p w14:paraId="76C07862" w14:textId="026BAE66" w:rsidR="00875521" w:rsidRPr="00875521" w:rsidRDefault="001B7BF2" w:rsidP="00875521">
      <w:pPr>
        <w:ind w:left="720" w:hanging="720"/>
        <w:rPr>
          <w:lang w:eastAsia="x-none"/>
        </w:rPr>
      </w:pPr>
      <w:hyperlink r:id="rId1806" w:history="1">
        <w:r w:rsidR="00D93AE1">
          <w:rPr>
            <w:rStyle w:val="Hyperlink"/>
            <w:lang w:eastAsia="x-none"/>
          </w:rPr>
          <w:t>R1-1809210</w:t>
        </w:r>
      </w:hyperlink>
      <w:r w:rsidR="00875521" w:rsidRPr="00875521">
        <w:rPr>
          <w:lang w:eastAsia="x-none"/>
        </w:rPr>
        <w:tab/>
        <w:t>Indoor coexistence evaluation results for NR-U and WiFi</w:t>
      </w:r>
      <w:r w:rsidR="00875521" w:rsidRPr="00875521">
        <w:rPr>
          <w:lang w:eastAsia="x-none"/>
        </w:rPr>
        <w:tab/>
        <w:t>Ericsson</w:t>
      </w:r>
    </w:p>
    <w:p w14:paraId="50D74867" w14:textId="650B852B" w:rsidR="00875521" w:rsidRPr="00875521" w:rsidRDefault="00875521" w:rsidP="00145941">
      <w:pPr>
        <w:pStyle w:val="Heading4"/>
      </w:pPr>
      <w:bookmarkStart w:id="1001" w:name="_Toc521704540"/>
      <w:bookmarkStart w:id="1002" w:name="_Toc526458941"/>
      <w:r w:rsidRPr="00875521">
        <w:t>Other</w:t>
      </w:r>
      <w:bookmarkEnd w:id="1001"/>
      <w:bookmarkEnd w:id="1002"/>
    </w:p>
    <w:p w14:paraId="6E017A8C" w14:textId="79CD1C48" w:rsidR="00875521" w:rsidRPr="00875521" w:rsidRDefault="001B7BF2" w:rsidP="00875521">
      <w:pPr>
        <w:ind w:left="720" w:hanging="720"/>
        <w:rPr>
          <w:lang w:eastAsia="x-none"/>
        </w:rPr>
      </w:pPr>
      <w:hyperlink r:id="rId1807" w:history="1">
        <w:r w:rsidR="00D93AE1">
          <w:rPr>
            <w:rStyle w:val="Hyperlink"/>
            <w:lang w:eastAsia="x-none"/>
          </w:rPr>
          <w:t>R1-1808066</w:t>
        </w:r>
      </w:hyperlink>
      <w:r w:rsidR="00875521" w:rsidRPr="00875521">
        <w:rPr>
          <w:lang w:eastAsia="x-none"/>
        </w:rPr>
        <w:tab/>
        <w:t>Zero-Autocorrelation zone of frequency-interlaced PRACH</w:t>
      </w:r>
      <w:r w:rsidR="00875521" w:rsidRPr="00875521">
        <w:rPr>
          <w:lang w:eastAsia="x-none"/>
        </w:rPr>
        <w:tab/>
        <w:t>Huawei, HiSilicon</w:t>
      </w:r>
    </w:p>
    <w:p w14:paraId="49C7329D" w14:textId="7902DAD3" w:rsidR="00875521" w:rsidRPr="00875521" w:rsidRDefault="001B7BF2" w:rsidP="00875521">
      <w:pPr>
        <w:ind w:left="720" w:hanging="720"/>
        <w:rPr>
          <w:lang w:eastAsia="x-none"/>
        </w:rPr>
      </w:pPr>
      <w:hyperlink r:id="rId1808" w:history="1">
        <w:r w:rsidR="00D93AE1">
          <w:rPr>
            <w:rStyle w:val="Hyperlink"/>
            <w:lang w:eastAsia="x-none"/>
          </w:rPr>
          <w:t>R1-1808257</w:t>
        </w:r>
      </w:hyperlink>
      <w:r w:rsidR="00875521" w:rsidRPr="00875521">
        <w:rPr>
          <w:lang w:eastAsia="x-none"/>
        </w:rPr>
        <w:tab/>
        <w:t>Discussion on user multiplexing for NR-U</w:t>
      </w:r>
      <w:r w:rsidR="00875521" w:rsidRPr="00875521">
        <w:rPr>
          <w:lang w:eastAsia="x-none"/>
        </w:rPr>
        <w:tab/>
        <w:t>TCL Communication Ltd.</w:t>
      </w:r>
    </w:p>
    <w:p w14:paraId="79ED7E48" w14:textId="2109F3B5" w:rsidR="00875521" w:rsidRPr="00875521" w:rsidRDefault="001B7BF2" w:rsidP="00875521">
      <w:pPr>
        <w:ind w:left="720" w:hanging="720"/>
        <w:rPr>
          <w:lang w:eastAsia="x-none"/>
        </w:rPr>
      </w:pPr>
      <w:hyperlink r:id="rId1809" w:history="1">
        <w:r w:rsidR="00D93AE1">
          <w:rPr>
            <w:rStyle w:val="Hyperlink"/>
            <w:lang w:eastAsia="x-none"/>
          </w:rPr>
          <w:t>R1-1808258</w:t>
        </w:r>
      </w:hyperlink>
      <w:r w:rsidR="00875521" w:rsidRPr="00875521">
        <w:rPr>
          <w:lang w:eastAsia="x-none"/>
        </w:rPr>
        <w:tab/>
        <w:t>Discussion on Frequency Reuse for NR-U</w:t>
      </w:r>
      <w:r w:rsidR="00875521" w:rsidRPr="00875521">
        <w:rPr>
          <w:lang w:eastAsia="x-none"/>
        </w:rPr>
        <w:tab/>
        <w:t>TCL Communication Ltd.</w:t>
      </w:r>
    </w:p>
    <w:p w14:paraId="27129AC7" w14:textId="011BABAA" w:rsidR="00875521" w:rsidRPr="00875521" w:rsidRDefault="001B7BF2" w:rsidP="00875521">
      <w:pPr>
        <w:ind w:left="720" w:hanging="720"/>
        <w:rPr>
          <w:lang w:eastAsia="x-none"/>
        </w:rPr>
      </w:pPr>
      <w:hyperlink r:id="rId1810" w:history="1">
        <w:r w:rsidR="00D93AE1">
          <w:rPr>
            <w:rStyle w:val="Hyperlink"/>
            <w:lang w:eastAsia="x-none"/>
          </w:rPr>
          <w:t>R1-1808689</w:t>
        </w:r>
      </w:hyperlink>
      <w:r w:rsidR="00875521" w:rsidRPr="00875521">
        <w:rPr>
          <w:lang w:eastAsia="x-none"/>
        </w:rPr>
        <w:tab/>
        <w:t>On the consideration for spatial reuse for NR-unlicensed</w:t>
      </w:r>
      <w:r w:rsidR="00875521" w:rsidRPr="00875521">
        <w:rPr>
          <w:lang w:eastAsia="x-none"/>
        </w:rPr>
        <w:tab/>
        <w:t>Intel Corporation</w:t>
      </w:r>
    </w:p>
    <w:p w14:paraId="0FC87945" w14:textId="054F49F9" w:rsidR="00875521" w:rsidRPr="00875521" w:rsidRDefault="001B7BF2" w:rsidP="00875521">
      <w:pPr>
        <w:ind w:left="720" w:hanging="720"/>
        <w:rPr>
          <w:lang w:eastAsia="x-none"/>
        </w:rPr>
      </w:pPr>
      <w:hyperlink r:id="rId1811" w:history="1">
        <w:r w:rsidR="00D93AE1">
          <w:rPr>
            <w:rStyle w:val="Hyperlink"/>
            <w:lang w:eastAsia="x-none"/>
          </w:rPr>
          <w:t>R1-1808690</w:t>
        </w:r>
      </w:hyperlink>
      <w:r w:rsidR="00875521" w:rsidRPr="00875521">
        <w:rPr>
          <w:lang w:eastAsia="x-none"/>
        </w:rPr>
        <w:tab/>
        <w:t>Initial design on technology neutral preamble for unlicensed operation</w:t>
      </w:r>
      <w:r w:rsidR="00875521" w:rsidRPr="00875521">
        <w:rPr>
          <w:lang w:eastAsia="x-none"/>
        </w:rPr>
        <w:tab/>
        <w:t>Intel Corporation</w:t>
      </w:r>
    </w:p>
    <w:p w14:paraId="18E10FA8" w14:textId="10A402FB" w:rsidR="00875521" w:rsidRPr="00875521" w:rsidRDefault="001B7BF2" w:rsidP="00875521">
      <w:pPr>
        <w:ind w:left="720" w:hanging="720"/>
        <w:rPr>
          <w:lang w:eastAsia="x-none"/>
        </w:rPr>
      </w:pPr>
      <w:hyperlink r:id="rId1812" w:history="1">
        <w:r w:rsidR="00D93AE1">
          <w:rPr>
            <w:rStyle w:val="Hyperlink"/>
            <w:lang w:eastAsia="x-none"/>
          </w:rPr>
          <w:t>R1-1808826</w:t>
        </w:r>
      </w:hyperlink>
      <w:r w:rsidR="00875521" w:rsidRPr="00875521">
        <w:rPr>
          <w:lang w:eastAsia="x-none"/>
        </w:rPr>
        <w:tab/>
        <w:t>On Maximum TX Power for UL Interlace Structures</w:t>
      </w:r>
      <w:r w:rsidR="00875521" w:rsidRPr="00875521">
        <w:rPr>
          <w:lang w:eastAsia="x-none"/>
        </w:rPr>
        <w:tab/>
        <w:t>Nokia, Nokia Shanghai Bell</w:t>
      </w:r>
    </w:p>
    <w:p w14:paraId="77FEBE80" w14:textId="44F61545" w:rsidR="00875521" w:rsidRPr="00D7050C" w:rsidRDefault="001B7BF2" w:rsidP="00875521">
      <w:pPr>
        <w:ind w:left="720" w:hanging="720"/>
        <w:rPr>
          <w:lang w:eastAsia="x-none"/>
        </w:rPr>
      </w:pPr>
      <w:hyperlink r:id="rId1813" w:history="1">
        <w:r w:rsidR="00D93AE1">
          <w:rPr>
            <w:rStyle w:val="Hyperlink"/>
            <w:lang w:eastAsia="x-none"/>
          </w:rPr>
          <w:t>R1-1809223</w:t>
        </w:r>
      </w:hyperlink>
      <w:r w:rsidR="00875521" w:rsidRPr="00875521">
        <w:rPr>
          <w:lang w:eastAsia="x-none"/>
        </w:rPr>
        <w:tab/>
        <w:t>Wideband operation in NR unlicensed</w:t>
      </w:r>
      <w:r w:rsidR="00875521" w:rsidRPr="00875521">
        <w:rPr>
          <w:lang w:eastAsia="x-none"/>
        </w:rPr>
        <w:tab/>
        <w:t>PANASONIC</w:t>
      </w:r>
    </w:p>
    <w:p w14:paraId="600119F4" w14:textId="77777777" w:rsidR="00E303AE" w:rsidRPr="00E303AE" w:rsidRDefault="00E303AE" w:rsidP="002F4311">
      <w:pPr>
        <w:pStyle w:val="Heading3"/>
      </w:pPr>
      <w:bookmarkStart w:id="1003" w:name="_Toc526458942"/>
      <w:r w:rsidRPr="00E303AE">
        <w:t>Study on Integrated Access and Backhaul for NR</w:t>
      </w:r>
      <w:bookmarkEnd w:id="984"/>
      <w:bookmarkEnd w:id="1003"/>
    </w:p>
    <w:p w14:paraId="254D92F7" w14:textId="77777777" w:rsidR="00E303AE" w:rsidRPr="00E303AE" w:rsidRDefault="00E303AE" w:rsidP="00E303AE">
      <w:pPr>
        <w:ind w:left="720" w:hanging="720"/>
        <w:rPr>
          <w:i/>
          <w:lang w:eastAsia="x-none"/>
        </w:rPr>
      </w:pPr>
      <w:r w:rsidRPr="00E303AE">
        <w:rPr>
          <w:i/>
          <w:lang w:eastAsia="x-none"/>
        </w:rPr>
        <w:t xml:space="preserve">FS_NR_IAB; SID in </w:t>
      </w:r>
      <w:hyperlink r:id="rId1814" w:history="1">
        <w:r w:rsidRPr="00E303AE">
          <w:rPr>
            <w:i/>
            <w:color w:val="0000FF"/>
            <w:u w:val="single"/>
            <w:lang w:eastAsia="x-none"/>
          </w:rPr>
          <w:t>RP_181349</w:t>
        </w:r>
      </w:hyperlink>
      <w:r w:rsidRPr="00E303AE">
        <w:rPr>
          <w:i/>
          <w:lang w:eastAsia="x-none"/>
        </w:rPr>
        <w:t>. Please refer to the SID for detailed scoping</w:t>
      </w:r>
    </w:p>
    <w:p w14:paraId="2C0BC1BB" w14:textId="77777777" w:rsidR="00E303AE" w:rsidRPr="00E303AE" w:rsidRDefault="00E303AE" w:rsidP="00E303AE">
      <w:pPr>
        <w:ind w:left="720" w:hanging="720"/>
        <w:rPr>
          <w:lang w:eastAsia="x-none"/>
        </w:rPr>
      </w:pPr>
    </w:p>
    <w:p w14:paraId="5A13FF05" w14:textId="1598EDC8" w:rsidR="00E303AE" w:rsidRPr="00F1707D" w:rsidRDefault="001B7BF2" w:rsidP="00E303AE">
      <w:pPr>
        <w:ind w:left="720" w:hanging="720"/>
        <w:rPr>
          <w:b/>
          <w:lang w:eastAsia="x-none"/>
        </w:rPr>
      </w:pPr>
      <w:hyperlink r:id="rId1815" w:history="1">
        <w:r w:rsidR="00D93AE1">
          <w:rPr>
            <w:rStyle w:val="Hyperlink"/>
            <w:b/>
            <w:lang w:eastAsia="x-none"/>
          </w:rPr>
          <w:t>R1-1809488</w:t>
        </w:r>
      </w:hyperlink>
      <w:r w:rsidR="00E303AE" w:rsidRPr="00F1707D">
        <w:rPr>
          <w:b/>
          <w:lang w:eastAsia="x-none"/>
        </w:rPr>
        <w:tab/>
        <w:t>Work plan for Integrated Access and Backhaul Study Item</w:t>
      </w:r>
      <w:r w:rsidR="00CF6B14">
        <w:rPr>
          <w:b/>
          <w:lang w:eastAsia="x-none"/>
        </w:rPr>
        <w:tab/>
      </w:r>
      <w:r w:rsidR="00E303AE" w:rsidRPr="00F1707D">
        <w:rPr>
          <w:b/>
          <w:lang w:eastAsia="x-none"/>
        </w:rPr>
        <w:tab/>
        <w:t>AT&amp;T, KDDI, Qualcomm, Samsung</w:t>
      </w:r>
    </w:p>
    <w:p w14:paraId="484745BB" w14:textId="72B403F5" w:rsidR="00CF6B14" w:rsidRDefault="00CF6B14" w:rsidP="00CF6B14">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022BAF8B" w14:textId="77777777" w:rsidR="00CF6B14" w:rsidRDefault="00CF6B14" w:rsidP="00E303AE">
      <w:pPr>
        <w:ind w:left="720" w:hanging="720"/>
      </w:pPr>
    </w:p>
    <w:p w14:paraId="4C2B45B9" w14:textId="5B6FFE8A" w:rsidR="00E303AE" w:rsidRPr="00CF6B14" w:rsidRDefault="001B7BF2" w:rsidP="00E303AE">
      <w:pPr>
        <w:ind w:left="720" w:hanging="720"/>
        <w:rPr>
          <w:b/>
          <w:lang w:eastAsia="x-none"/>
        </w:rPr>
      </w:pPr>
      <w:hyperlink r:id="rId1816" w:history="1">
        <w:r w:rsidR="00D93AE1">
          <w:rPr>
            <w:rStyle w:val="Hyperlink"/>
            <w:b/>
            <w:lang w:eastAsia="x-none"/>
          </w:rPr>
          <w:t>R1-1809489</w:t>
        </w:r>
      </w:hyperlink>
      <w:r w:rsidR="00E303AE" w:rsidRPr="00CF6B14">
        <w:rPr>
          <w:b/>
          <w:lang w:eastAsia="x-none"/>
        </w:rPr>
        <w:tab/>
        <w:t>TR38.874, Version 0.4.0</w:t>
      </w:r>
      <w:r w:rsidR="00E303AE" w:rsidRPr="00CF6B14">
        <w:rPr>
          <w:b/>
          <w:lang w:eastAsia="x-none"/>
        </w:rPr>
        <w:tab/>
        <w:t>AT&amp;T, KDDI, Qualcomm, Samsung</w:t>
      </w:r>
    </w:p>
    <w:p w14:paraId="48B018D1" w14:textId="44FC7C12" w:rsidR="00CF6B14" w:rsidRDefault="00CF6B14" w:rsidP="00E303AE">
      <w:pPr>
        <w:ind w:left="720" w:hanging="720"/>
        <w:rPr>
          <w:lang w:eastAsia="x-none"/>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w:t>
      </w:r>
      <w:r>
        <w:rPr>
          <w:lang w:eastAsia="x-none"/>
        </w:rPr>
        <w:t>Sharp: is the document content the same for all WG? AT&amp;T --&gt; yes, RAN2 lead WI - the TR provides the current status of progress.</w:t>
      </w:r>
    </w:p>
    <w:p w14:paraId="7644197C" w14:textId="0F2D7634" w:rsidR="00CF6B14" w:rsidRPr="00CF6B14" w:rsidRDefault="00CF6B14" w:rsidP="00CF6B14">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331E9B0E" w14:textId="77777777" w:rsidR="00E303AE" w:rsidRPr="00E303AE" w:rsidRDefault="00E303AE" w:rsidP="00CF6B14">
      <w:pPr>
        <w:pStyle w:val="Heading4"/>
      </w:pPr>
      <w:bookmarkStart w:id="1004" w:name="_Toc521704542"/>
      <w:bookmarkStart w:id="1005" w:name="_Toc526458943"/>
      <w:r w:rsidRPr="00E303AE">
        <w:t>Enhancements to support NR backhaul links</w:t>
      </w:r>
      <w:bookmarkEnd w:id="1004"/>
      <w:bookmarkEnd w:id="1005"/>
    </w:p>
    <w:p w14:paraId="382F418D" w14:textId="2CAD8C89" w:rsidR="00E303AE" w:rsidRDefault="001B7BF2" w:rsidP="00E303AE">
      <w:pPr>
        <w:ind w:left="720" w:hanging="720"/>
        <w:rPr>
          <w:b/>
          <w:lang w:eastAsia="x-none"/>
        </w:rPr>
      </w:pPr>
      <w:hyperlink r:id="rId1817" w:history="1">
        <w:r w:rsidR="00D93AE1">
          <w:rPr>
            <w:rStyle w:val="Hyperlink"/>
            <w:b/>
            <w:lang w:eastAsia="x-none"/>
          </w:rPr>
          <w:t>R1-1808101</w:t>
        </w:r>
      </w:hyperlink>
      <w:r w:rsidR="00E303AE" w:rsidRPr="00621661">
        <w:rPr>
          <w:b/>
          <w:lang w:eastAsia="x-none"/>
        </w:rPr>
        <w:tab/>
        <w:t>Physical layer design for NR IAB</w:t>
      </w:r>
      <w:r w:rsidR="00E303AE" w:rsidRPr="00621661">
        <w:rPr>
          <w:b/>
          <w:lang w:eastAsia="x-none"/>
        </w:rPr>
        <w:tab/>
        <w:t>Huawei, HiSilicon</w:t>
      </w:r>
    </w:p>
    <w:p w14:paraId="54F37870" w14:textId="77777777" w:rsidR="00621661" w:rsidRPr="00621661" w:rsidRDefault="00621661" w:rsidP="008E772F">
      <w:pPr>
        <w:pStyle w:val="ListParagraph"/>
        <w:numPr>
          <w:ilvl w:val="0"/>
          <w:numId w:val="109"/>
        </w:numPr>
        <w:spacing w:after="0"/>
        <w:ind w:left="714" w:hanging="357"/>
        <w:rPr>
          <w:lang w:val="en-US" w:eastAsia="zh-CN"/>
        </w:rPr>
      </w:pPr>
      <w:r w:rsidRPr="00621661">
        <w:rPr>
          <w:lang w:val="en-US" w:eastAsia="zh-CN"/>
        </w:rPr>
        <w:t>Proposal 1: Study whether the maximum number of candidate SSBs in Rel-15 is sufficient to serve both access UEs and IAB nodes for initial access.</w:t>
      </w:r>
    </w:p>
    <w:p w14:paraId="1B604C70" w14:textId="77777777" w:rsidR="00621661" w:rsidRPr="00621661" w:rsidRDefault="00621661" w:rsidP="008E772F">
      <w:pPr>
        <w:pStyle w:val="ListParagraph"/>
        <w:numPr>
          <w:ilvl w:val="0"/>
          <w:numId w:val="109"/>
        </w:numPr>
        <w:spacing w:after="0"/>
        <w:ind w:left="714" w:hanging="357"/>
        <w:rPr>
          <w:lang w:val="en-US" w:eastAsia="zh-CN"/>
        </w:rPr>
      </w:pPr>
      <w:r w:rsidRPr="00621661">
        <w:rPr>
          <w:lang w:val="en-US" w:eastAsia="zh-CN"/>
        </w:rPr>
        <w:t>Proposal 2: Support TDM of SSBs for IAB nodes and access UEs considering the following two options (1) TDM within a SSB burst set; (2) TDM across SSB burst sets with dedicated periodicity and offset settings for IAB nodes.</w:t>
      </w:r>
    </w:p>
    <w:p w14:paraId="58611FCE" w14:textId="77777777" w:rsidR="00621661" w:rsidRPr="00621661" w:rsidRDefault="00621661" w:rsidP="008E772F">
      <w:pPr>
        <w:pStyle w:val="ListParagraph"/>
        <w:numPr>
          <w:ilvl w:val="0"/>
          <w:numId w:val="109"/>
        </w:numPr>
        <w:spacing w:after="0"/>
        <w:ind w:left="714" w:hanging="357"/>
        <w:rPr>
          <w:lang w:val="en-US" w:eastAsia="zh-CN"/>
        </w:rPr>
      </w:pPr>
      <w:r w:rsidRPr="00621661">
        <w:rPr>
          <w:lang w:val="en-US" w:eastAsia="zh-CN"/>
        </w:rPr>
        <w:t>Proposal 3: The SSBs for IAB node discovery and RRM measurement can be placed at the frequency location different from those for initial access, in order not to cause UE confusion.</w:t>
      </w:r>
    </w:p>
    <w:p w14:paraId="210E07BE" w14:textId="77777777" w:rsidR="00621661" w:rsidRPr="00621661" w:rsidRDefault="00621661" w:rsidP="008E772F">
      <w:pPr>
        <w:pStyle w:val="ListParagraph"/>
        <w:numPr>
          <w:ilvl w:val="1"/>
          <w:numId w:val="109"/>
        </w:numPr>
        <w:spacing w:after="0"/>
        <w:rPr>
          <w:lang w:val="en-US" w:eastAsia="zh-CN"/>
        </w:rPr>
      </w:pPr>
      <w:r w:rsidRPr="00621661">
        <w:rPr>
          <w:lang w:val="en-US" w:eastAsia="zh-CN"/>
        </w:rPr>
        <w:t>Off-raster frequency position can be an option for further study</w:t>
      </w:r>
    </w:p>
    <w:p w14:paraId="324BB8B3" w14:textId="77777777" w:rsidR="00621661" w:rsidRPr="00621661" w:rsidRDefault="00621661" w:rsidP="008E772F">
      <w:pPr>
        <w:pStyle w:val="ListParagraph"/>
        <w:numPr>
          <w:ilvl w:val="0"/>
          <w:numId w:val="109"/>
        </w:numPr>
        <w:spacing w:after="0"/>
        <w:ind w:left="714" w:hanging="357"/>
        <w:rPr>
          <w:lang w:val="en-US" w:eastAsia="zh-CN"/>
        </w:rPr>
      </w:pPr>
      <w:r w:rsidRPr="00621661">
        <w:rPr>
          <w:lang w:val="en-US" w:eastAsia="zh-CN"/>
        </w:rPr>
        <w:lastRenderedPageBreak/>
        <w:t xml:space="preserve">Proposal 4: The SSBs for IAB node discovery/measurement among IAB nodes can be overlapped.  </w:t>
      </w:r>
    </w:p>
    <w:p w14:paraId="1DF9791B" w14:textId="77777777" w:rsidR="00621661" w:rsidRPr="00621661" w:rsidRDefault="00621661" w:rsidP="008E772F">
      <w:pPr>
        <w:pStyle w:val="ListParagraph"/>
        <w:numPr>
          <w:ilvl w:val="0"/>
          <w:numId w:val="109"/>
        </w:numPr>
        <w:spacing w:after="0"/>
        <w:ind w:left="714" w:hanging="357"/>
        <w:rPr>
          <w:lang w:val="en-US" w:eastAsia="zh-CN"/>
        </w:rPr>
      </w:pPr>
      <w:r w:rsidRPr="00621661">
        <w:rPr>
          <w:lang w:val="en-US" w:eastAsia="zh-CN"/>
        </w:rPr>
        <w:t>Proposal 5: For a given IAB node, its SSB transmission should be muted to facilitate the measurement for other IAB nodes if its SMTC window is overlapped with its SSB transmission.</w:t>
      </w:r>
    </w:p>
    <w:p w14:paraId="06A7BEA1" w14:textId="77777777" w:rsidR="00621661" w:rsidRPr="00621661" w:rsidRDefault="00621661" w:rsidP="008E772F">
      <w:pPr>
        <w:pStyle w:val="ListParagraph"/>
        <w:numPr>
          <w:ilvl w:val="0"/>
          <w:numId w:val="109"/>
        </w:numPr>
        <w:spacing w:after="0"/>
        <w:ind w:left="714" w:hanging="357"/>
        <w:rPr>
          <w:lang w:val="en-US" w:eastAsia="zh-CN"/>
        </w:rPr>
      </w:pPr>
      <w:r w:rsidRPr="00621661">
        <w:rPr>
          <w:lang w:val="en-US" w:eastAsia="zh-CN"/>
        </w:rPr>
        <w:t>Proposal 6: For IAB node discovery and backhaul link RRM measurement, the principle defined in Rel-15 should be a starting point and further optimization can be studied for backhaul links to save measurement overhead</w:t>
      </w:r>
    </w:p>
    <w:p w14:paraId="6C48D458" w14:textId="77777777" w:rsidR="00621661" w:rsidRPr="00621661" w:rsidRDefault="00621661" w:rsidP="008E772F">
      <w:pPr>
        <w:pStyle w:val="ListParagraph"/>
        <w:numPr>
          <w:ilvl w:val="1"/>
          <w:numId w:val="109"/>
        </w:numPr>
        <w:spacing w:after="0"/>
        <w:rPr>
          <w:lang w:val="en-US" w:eastAsia="zh-CN"/>
        </w:rPr>
      </w:pPr>
      <w:r w:rsidRPr="00621661">
        <w:rPr>
          <w:lang w:val="en-US" w:eastAsia="zh-CN"/>
        </w:rPr>
        <w:t>Longer SMTC period and CSI-RS measurement period</w:t>
      </w:r>
    </w:p>
    <w:p w14:paraId="4107141A" w14:textId="77777777" w:rsidR="00621661" w:rsidRPr="00621661" w:rsidRDefault="00621661" w:rsidP="008E772F">
      <w:pPr>
        <w:pStyle w:val="ListParagraph"/>
        <w:numPr>
          <w:ilvl w:val="1"/>
          <w:numId w:val="109"/>
        </w:numPr>
        <w:spacing w:after="0"/>
        <w:rPr>
          <w:lang w:val="en-US" w:eastAsia="zh-CN"/>
        </w:rPr>
      </w:pPr>
      <w:r w:rsidRPr="00621661">
        <w:rPr>
          <w:lang w:val="en-US" w:eastAsia="zh-CN"/>
        </w:rPr>
        <w:t xml:space="preserve">Aperiodic measurement configuration </w:t>
      </w:r>
    </w:p>
    <w:p w14:paraId="479B0515" w14:textId="77777777" w:rsidR="00621661" w:rsidRPr="00621661" w:rsidRDefault="00621661" w:rsidP="008E772F">
      <w:pPr>
        <w:pStyle w:val="ListParagraph"/>
        <w:numPr>
          <w:ilvl w:val="0"/>
          <w:numId w:val="109"/>
        </w:numPr>
        <w:spacing w:after="0"/>
        <w:ind w:left="714" w:hanging="357"/>
        <w:rPr>
          <w:lang w:val="en-US" w:eastAsia="zh-CN"/>
        </w:rPr>
      </w:pPr>
      <w:r w:rsidRPr="00621661">
        <w:rPr>
          <w:lang w:val="en-US" w:eastAsia="zh-CN"/>
        </w:rPr>
        <w:t>Proposal 7: Faster beam failure recovery mechanism for backhaul link should be studied.</w:t>
      </w:r>
    </w:p>
    <w:p w14:paraId="211ED617" w14:textId="77777777" w:rsidR="00621661" w:rsidRPr="00621661" w:rsidRDefault="00621661" w:rsidP="008E772F">
      <w:pPr>
        <w:pStyle w:val="ListParagraph"/>
        <w:numPr>
          <w:ilvl w:val="0"/>
          <w:numId w:val="109"/>
        </w:numPr>
        <w:spacing w:after="0"/>
        <w:ind w:left="714" w:hanging="357"/>
        <w:rPr>
          <w:lang w:val="en-US" w:eastAsia="zh-CN"/>
        </w:rPr>
      </w:pPr>
      <w:r w:rsidRPr="00621661">
        <w:rPr>
          <w:lang w:val="en-US" w:eastAsia="zh-CN"/>
        </w:rPr>
        <w:t>Proposal 8: Beam failure notification mechanism to child node and child node’s behavior should be studied.</w:t>
      </w:r>
    </w:p>
    <w:p w14:paraId="3707F391" w14:textId="77777777" w:rsidR="00621661" w:rsidRPr="00621661" w:rsidRDefault="00621661" w:rsidP="008E772F">
      <w:pPr>
        <w:pStyle w:val="ListParagraph"/>
        <w:numPr>
          <w:ilvl w:val="0"/>
          <w:numId w:val="109"/>
        </w:numPr>
        <w:spacing w:after="0"/>
        <w:ind w:left="714" w:hanging="357"/>
        <w:rPr>
          <w:lang w:val="en-US" w:eastAsia="zh-CN"/>
        </w:rPr>
      </w:pPr>
      <w:r w:rsidRPr="00621661">
        <w:rPr>
          <w:lang w:val="en-US" w:eastAsia="zh-CN"/>
        </w:rPr>
        <w:t>Proposal 9: Semi-static slot configuration for each IAB node should be supported,</w:t>
      </w:r>
    </w:p>
    <w:p w14:paraId="4717D8E4" w14:textId="77777777" w:rsidR="00621661" w:rsidRPr="00621661" w:rsidRDefault="00621661" w:rsidP="008E772F">
      <w:pPr>
        <w:pStyle w:val="ListParagraph"/>
        <w:numPr>
          <w:ilvl w:val="1"/>
          <w:numId w:val="109"/>
        </w:numPr>
        <w:spacing w:after="0"/>
        <w:rPr>
          <w:lang w:val="en-US" w:eastAsia="zh-CN"/>
        </w:rPr>
      </w:pPr>
      <w:r w:rsidRPr="00621661">
        <w:rPr>
          <w:lang w:val="en-US" w:eastAsia="zh-CN"/>
        </w:rPr>
        <w:t>For L2 IAB, the configuration is determined by the CU of IAB donor according to centralized coordination, and configured by the CU to the DU of is associated IAB nodes</w:t>
      </w:r>
    </w:p>
    <w:p w14:paraId="78E88D26" w14:textId="77777777" w:rsidR="00621661" w:rsidRPr="00621661" w:rsidRDefault="00621661" w:rsidP="008E772F">
      <w:pPr>
        <w:pStyle w:val="ListParagraph"/>
        <w:numPr>
          <w:ilvl w:val="1"/>
          <w:numId w:val="109"/>
        </w:numPr>
        <w:spacing w:after="0"/>
        <w:rPr>
          <w:lang w:val="en-US" w:eastAsia="zh-CN"/>
        </w:rPr>
      </w:pPr>
      <w:r w:rsidRPr="00621661">
        <w:rPr>
          <w:lang w:val="en-US" w:eastAsia="zh-CN"/>
        </w:rPr>
        <w:t>For L3 IAB, the configuration is determined by each IAB node according to distributed coordination</w:t>
      </w:r>
    </w:p>
    <w:p w14:paraId="0C7BE158" w14:textId="77777777" w:rsidR="00621661" w:rsidRPr="00621661" w:rsidRDefault="00621661" w:rsidP="008E772F">
      <w:pPr>
        <w:pStyle w:val="ListParagraph"/>
        <w:numPr>
          <w:ilvl w:val="0"/>
          <w:numId w:val="109"/>
        </w:numPr>
        <w:spacing w:after="0"/>
        <w:ind w:left="714" w:hanging="357"/>
        <w:rPr>
          <w:lang w:val="en-US" w:eastAsia="zh-CN"/>
        </w:rPr>
      </w:pPr>
      <w:r w:rsidRPr="00621661">
        <w:rPr>
          <w:lang w:val="en-US" w:eastAsia="zh-CN"/>
        </w:rPr>
        <w:t xml:space="preserve">Proposal 10: </w:t>
      </w:r>
      <w:r w:rsidRPr="00621661">
        <w:rPr>
          <w:iCs/>
          <w:color w:val="000000"/>
          <w:lang w:val="en-US"/>
        </w:rPr>
        <w:t>An IAB node can be configured with a set of slots for backhaul and access transmission including the link directions.</w:t>
      </w:r>
    </w:p>
    <w:p w14:paraId="0780AE3C" w14:textId="77777777" w:rsidR="00621661" w:rsidRPr="00621661" w:rsidRDefault="00621661" w:rsidP="008E772F">
      <w:pPr>
        <w:pStyle w:val="ListParagraph"/>
        <w:numPr>
          <w:ilvl w:val="0"/>
          <w:numId w:val="109"/>
        </w:numPr>
        <w:spacing w:after="0"/>
        <w:ind w:left="714" w:hanging="357"/>
        <w:rPr>
          <w:lang w:val="en-US" w:eastAsia="zh-CN"/>
        </w:rPr>
      </w:pPr>
      <w:r w:rsidRPr="00621661">
        <w:rPr>
          <w:lang w:val="en-US" w:eastAsia="zh-CN"/>
        </w:rPr>
        <w:t>Proposal 11: For the backhaul-access dynamic sharing slot, the PDCCH time location for IAB node MT’s backhaul link and the PDCCH for its DU’s access link should meet the following requirement</w:t>
      </w:r>
    </w:p>
    <w:p w14:paraId="6EA8EF4A" w14:textId="77777777" w:rsidR="00621661" w:rsidRPr="00621661" w:rsidRDefault="00621661" w:rsidP="008E772F">
      <w:pPr>
        <w:pStyle w:val="ListParagraph"/>
        <w:numPr>
          <w:ilvl w:val="1"/>
          <w:numId w:val="109"/>
        </w:numPr>
        <w:spacing w:after="0"/>
        <w:rPr>
          <w:lang w:val="en-US" w:eastAsia="zh-CN"/>
        </w:rPr>
      </w:pPr>
      <w:r w:rsidRPr="00621661">
        <w:rPr>
          <w:lang w:val="en-US" w:eastAsia="zh-CN"/>
        </w:rPr>
        <w:t>The backhaul link PDCCH (BH-PDCCH) should be ahead of its associated PDSCH/PUSCH</w:t>
      </w:r>
    </w:p>
    <w:p w14:paraId="61F0CC43" w14:textId="77777777" w:rsidR="00621661" w:rsidRPr="00621661" w:rsidRDefault="00621661" w:rsidP="008E772F">
      <w:pPr>
        <w:pStyle w:val="ListParagraph"/>
        <w:numPr>
          <w:ilvl w:val="1"/>
          <w:numId w:val="109"/>
        </w:numPr>
        <w:spacing w:after="0"/>
        <w:rPr>
          <w:lang w:val="en-US" w:eastAsia="zh-CN"/>
        </w:rPr>
      </w:pPr>
      <w:r w:rsidRPr="00621661">
        <w:rPr>
          <w:lang w:val="en-US" w:eastAsia="zh-CN"/>
        </w:rPr>
        <w:t>The backhaul link PDCCH (BH-PDCCH) should be ahead of the access link PDCCH (AC-PDCCH)</w:t>
      </w:r>
    </w:p>
    <w:p w14:paraId="6DD91335" w14:textId="77777777" w:rsidR="00621661" w:rsidRPr="00621661" w:rsidRDefault="00621661" w:rsidP="008E772F">
      <w:pPr>
        <w:pStyle w:val="ListParagraph"/>
        <w:numPr>
          <w:ilvl w:val="0"/>
          <w:numId w:val="109"/>
        </w:numPr>
        <w:spacing w:after="0"/>
        <w:ind w:left="714" w:hanging="357"/>
        <w:rPr>
          <w:lang w:val="en-US" w:eastAsia="zh-CN"/>
        </w:rPr>
      </w:pPr>
      <w:r w:rsidRPr="00621661">
        <w:rPr>
          <w:lang w:val="en-US" w:eastAsia="zh-CN"/>
        </w:rPr>
        <w:t>Proposal 12: To support FDM and SDM between backhaul and access links, enhanced downlink power control scheme on backhaul link should be studied in order to solve the power imbalance issue between backhaul and access links.</w:t>
      </w:r>
    </w:p>
    <w:p w14:paraId="3BC2D589" w14:textId="77777777" w:rsidR="00621661" w:rsidRPr="00621661" w:rsidRDefault="00621661" w:rsidP="008E772F">
      <w:pPr>
        <w:pStyle w:val="ListParagraph"/>
        <w:numPr>
          <w:ilvl w:val="0"/>
          <w:numId w:val="109"/>
        </w:numPr>
        <w:spacing w:after="0"/>
        <w:ind w:left="714" w:hanging="357"/>
        <w:rPr>
          <w:lang w:val="en-US" w:eastAsia="zh-CN"/>
        </w:rPr>
      </w:pPr>
      <w:r w:rsidRPr="00621661">
        <w:rPr>
          <w:lang w:val="en-US" w:eastAsia="zh-CN"/>
        </w:rPr>
        <w:t>Proposal 13: For FR1, it should be studied whether TA/2 timing adjustment for OTA based DL Tx timing synchronization can work for multi-hop topology.</w:t>
      </w:r>
    </w:p>
    <w:p w14:paraId="3C86B738" w14:textId="77777777" w:rsidR="00621661" w:rsidRPr="00621661" w:rsidRDefault="00621661" w:rsidP="008E772F">
      <w:pPr>
        <w:pStyle w:val="ListParagraph"/>
        <w:numPr>
          <w:ilvl w:val="0"/>
          <w:numId w:val="109"/>
        </w:numPr>
        <w:spacing w:after="0"/>
        <w:ind w:left="714" w:hanging="357"/>
        <w:rPr>
          <w:lang w:val="en-US" w:eastAsia="zh-CN"/>
        </w:rPr>
      </w:pPr>
      <w:r w:rsidRPr="00621661">
        <w:rPr>
          <w:lang w:val="en-US" w:eastAsia="zh-CN"/>
        </w:rPr>
        <w:t>Proposal 14: It should be studied how the DL Tx timing of IAB node can be configured in an accurately and timely manner to avoid timing error propagation and system performance degradation.</w:t>
      </w:r>
    </w:p>
    <w:p w14:paraId="172FC001" w14:textId="77777777" w:rsidR="00621661" w:rsidRPr="00621661" w:rsidRDefault="00621661" w:rsidP="008E772F">
      <w:pPr>
        <w:pStyle w:val="ListParagraph"/>
        <w:numPr>
          <w:ilvl w:val="0"/>
          <w:numId w:val="109"/>
        </w:numPr>
        <w:spacing w:after="0"/>
        <w:ind w:left="714" w:hanging="357"/>
        <w:rPr>
          <w:lang w:val="en-US" w:eastAsia="zh-CN"/>
        </w:rPr>
      </w:pPr>
      <w:r w:rsidRPr="00621661">
        <w:rPr>
          <w:lang w:val="en-US" w:eastAsia="zh-CN"/>
        </w:rPr>
        <w:t>Proposal 15: It should be studied how to maintain IAB node local DL Tx timing in case of route switching after it finishes initial DL Tx timing configuration.</w:t>
      </w:r>
    </w:p>
    <w:p w14:paraId="1DE5A5FB" w14:textId="77777777" w:rsidR="00621661" w:rsidRPr="00621661" w:rsidRDefault="00621661" w:rsidP="008E772F">
      <w:pPr>
        <w:pStyle w:val="ListParagraph"/>
        <w:numPr>
          <w:ilvl w:val="0"/>
          <w:numId w:val="109"/>
        </w:numPr>
        <w:spacing w:after="0"/>
        <w:ind w:left="714" w:hanging="357"/>
        <w:rPr>
          <w:lang w:val="en-US" w:eastAsia="zh-CN"/>
        </w:rPr>
      </w:pPr>
      <w:r w:rsidRPr="00621661">
        <w:rPr>
          <w:lang w:val="en-US" w:eastAsia="zh-CN"/>
        </w:rPr>
        <w:t>Proposal 16: In order to support symbol alignment between access and backhaul link within IAB node, additional TA adjustment on IAB node or UE should be further studied.</w:t>
      </w:r>
    </w:p>
    <w:p w14:paraId="0E1D49D4" w14:textId="77777777" w:rsidR="00621661" w:rsidRPr="00621661" w:rsidRDefault="00621661" w:rsidP="008E772F">
      <w:pPr>
        <w:pStyle w:val="ListParagraph"/>
        <w:numPr>
          <w:ilvl w:val="0"/>
          <w:numId w:val="109"/>
        </w:numPr>
        <w:spacing w:after="0"/>
        <w:ind w:left="714" w:hanging="357"/>
        <w:rPr>
          <w:lang w:val="en-US" w:eastAsia="zh-CN"/>
        </w:rPr>
      </w:pPr>
      <w:r w:rsidRPr="00621661">
        <w:rPr>
          <w:lang w:val="en-US" w:eastAsia="zh-CN"/>
        </w:rPr>
        <w:t>Proposal 17: In addition to symbol alignment, other mechanisms to enable SDM based interference mitigation should also be studied, at least including</w:t>
      </w:r>
    </w:p>
    <w:p w14:paraId="14A613F9" w14:textId="77777777" w:rsidR="00621661" w:rsidRPr="00621661" w:rsidRDefault="00621661" w:rsidP="008E772F">
      <w:pPr>
        <w:pStyle w:val="ListParagraph"/>
        <w:numPr>
          <w:ilvl w:val="1"/>
          <w:numId w:val="109"/>
        </w:numPr>
        <w:spacing w:after="0"/>
        <w:rPr>
          <w:lang w:val="en-US" w:eastAsia="zh-CN"/>
        </w:rPr>
      </w:pPr>
      <w:r w:rsidRPr="00621661">
        <w:rPr>
          <w:lang w:val="en-US" w:eastAsia="zh-CN"/>
        </w:rPr>
        <w:t>DMRS orthogonal configuration between access and backhaul links</w:t>
      </w:r>
    </w:p>
    <w:p w14:paraId="4258F5A6" w14:textId="77777777" w:rsidR="00621661" w:rsidRPr="00621661" w:rsidRDefault="00621661" w:rsidP="008E772F">
      <w:pPr>
        <w:pStyle w:val="ListParagraph"/>
        <w:numPr>
          <w:ilvl w:val="1"/>
          <w:numId w:val="109"/>
        </w:numPr>
        <w:spacing w:after="0"/>
        <w:rPr>
          <w:lang w:val="en-US" w:eastAsia="zh-CN"/>
        </w:rPr>
      </w:pPr>
      <w:r w:rsidRPr="00621661">
        <w:rPr>
          <w:lang w:val="en-US" w:eastAsia="zh-CN"/>
        </w:rPr>
        <w:t xml:space="preserve">Interference mitigation receiver </w:t>
      </w:r>
    </w:p>
    <w:p w14:paraId="69D4B200" w14:textId="77777777" w:rsidR="00621661" w:rsidRPr="00621661" w:rsidRDefault="00621661" w:rsidP="008E772F">
      <w:pPr>
        <w:pStyle w:val="ListParagraph"/>
        <w:numPr>
          <w:ilvl w:val="0"/>
          <w:numId w:val="109"/>
        </w:numPr>
        <w:spacing w:after="0"/>
        <w:ind w:left="714" w:hanging="357"/>
        <w:rPr>
          <w:lang w:val="en-US" w:eastAsia="zh-CN"/>
        </w:rPr>
      </w:pPr>
      <w:r w:rsidRPr="00621661">
        <w:rPr>
          <w:lang w:val="en-US" w:eastAsia="zh-CN"/>
        </w:rPr>
        <w:t xml:space="preserve">Proposal 18: Both distributed and centralized interference management schemes should be studied </w:t>
      </w:r>
      <w:r w:rsidRPr="00621661">
        <w:rPr>
          <w:rFonts w:hint="eastAsia"/>
          <w:lang w:val="en-US" w:eastAsia="zh-CN"/>
        </w:rPr>
        <w:t>for inter-IA</w:t>
      </w:r>
      <w:r w:rsidRPr="00621661">
        <w:rPr>
          <w:lang w:val="en-US" w:eastAsia="zh-CN"/>
        </w:rPr>
        <w:t>B CLI management.</w:t>
      </w:r>
    </w:p>
    <w:p w14:paraId="1FBD9BE5" w14:textId="77777777" w:rsidR="00621661" w:rsidRPr="00621661" w:rsidRDefault="00621661" w:rsidP="008E772F">
      <w:pPr>
        <w:pStyle w:val="ListParagraph"/>
        <w:numPr>
          <w:ilvl w:val="0"/>
          <w:numId w:val="109"/>
        </w:numPr>
        <w:spacing w:after="0"/>
        <w:ind w:left="714" w:hanging="357"/>
        <w:rPr>
          <w:lang w:val="en-US" w:eastAsia="zh-CN"/>
        </w:rPr>
      </w:pPr>
      <w:r w:rsidRPr="00621661">
        <w:rPr>
          <w:lang w:val="en-US" w:eastAsia="zh-CN"/>
        </w:rPr>
        <w:t>Proposal 19: RAN1 should study the enabling mechanisms to support the inter-IAB node CLI mitigation method, at least including</w:t>
      </w:r>
    </w:p>
    <w:p w14:paraId="48125743" w14:textId="77777777" w:rsidR="00621661" w:rsidRPr="00621661" w:rsidRDefault="00621661" w:rsidP="008E772F">
      <w:pPr>
        <w:pStyle w:val="ListParagraph"/>
        <w:numPr>
          <w:ilvl w:val="1"/>
          <w:numId w:val="109"/>
        </w:numPr>
        <w:spacing w:after="0"/>
        <w:rPr>
          <w:lang w:val="en-US" w:eastAsia="zh-CN"/>
        </w:rPr>
      </w:pPr>
      <w:r w:rsidRPr="00621661">
        <w:rPr>
          <w:lang w:val="en-US" w:eastAsia="zh-CN"/>
        </w:rPr>
        <w:t>Time/frequency coordination</w:t>
      </w:r>
    </w:p>
    <w:p w14:paraId="02AA9297" w14:textId="77777777" w:rsidR="00621661" w:rsidRPr="00621661" w:rsidRDefault="00621661" w:rsidP="008E772F">
      <w:pPr>
        <w:pStyle w:val="ListParagraph"/>
        <w:numPr>
          <w:ilvl w:val="1"/>
          <w:numId w:val="109"/>
        </w:numPr>
        <w:spacing w:after="0"/>
        <w:rPr>
          <w:lang w:val="en-US" w:eastAsia="zh-CN"/>
        </w:rPr>
      </w:pPr>
      <w:r w:rsidRPr="00621661">
        <w:rPr>
          <w:lang w:val="en-US" w:eastAsia="zh-CN"/>
        </w:rPr>
        <w:t>Beam coordination</w:t>
      </w:r>
    </w:p>
    <w:p w14:paraId="64C657E3" w14:textId="77777777" w:rsidR="00621661" w:rsidRPr="00621661" w:rsidRDefault="00621661" w:rsidP="008E772F">
      <w:pPr>
        <w:pStyle w:val="ListParagraph"/>
        <w:numPr>
          <w:ilvl w:val="1"/>
          <w:numId w:val="109"/>
        </w:numPr>
        <w:spacing w:after="0"/>
        <w:rPr>
          <w:lang w:val="en-US" w:eastAsia="zh-CN"/>
        </w:rPr>
      </w:pPr>
      <w:r w:rsidRPr="00621661">
        <w:rPr>
          <w:lang w:val="en-US" w:eastAsia="zh-CN"/>
        </w:rPr>
        <w:t>Power control</w:t>
      </w:r>
    </w:p>
    <w:p w14:paraId="28267FAD" w14:textId="77777777" w:rsidR="00621661" w:rsidRPr="00621661" w:rsidRDefault="00621661" w:rsidP="008E772F">
      <w:pPr>
        <w:pStyle w:val="ListParagraph"/>
        <w:numPr>
          <w:ilvl w:val="0"/>
          <w:numId w:val="109"/>
        </w:numPr>
        <w:spacing w:after="0"/>
        <w:ind w:left="714" w:hanging="357"/>
        <w:rPr>
          <w:lang w:val="en-US" w:eastAsia="zh-CN"/>
        </w:rPr>
      </w:pPr>
      <w:r w:rsidRPr="00621661">
        <w:rPr>
          <w:rFonts w:hint="eastAsia"/>
          <w:lang w:val="en-US" w:eastAsia="zh-CN"/>
        </w:rPr>
        <w:t>Pro</w:t>
      </w:r>
      <w:r w:rsidRPr="00621661">
        <w:rPr>
          <w:lang w:val="en-US" w:eastAsia="zh-CN"/>
        </w:rPr>
        <w:t>posal 20: Up to 1024QAM should be considered for backhaul link.</w:t>
      </w:r>
    </w:p>
    <w:p w14:paraId="67FCE304" w14:textId="77777777" w:rsidR="00621661" w:rsidRPr="00621661" w:rsidRDefault="00621661" w:rsidP="008E772F">
      <w:pPr>
        <w:pStyle w:val="ListParagraph"/>
        <w:numPr>
          <w:ilvl w:val="0"/>
          <w:numId w:val="109"/>
        </w:numPr>
        <w:spacing w:after="0"/>
        <w:ind w:left="714" w:hanging="357"/>
        <w:rPr>
          <w:lang w:val="en-US" w:eastAsia="zh-CN"/>
        </w:rPr>
      </w:pPr>
      <w:r w:rsidRPr="00621661">
        <w:rPr>
          <w:lang w:val="en-US" w:eastAsia="zh-CN"/>
        </w:rPr>
        <w:t>Proposal 21: Phase noise compensation performance improvement on backhaul link should be investigated to support higher order modulation above 64QAM. Two possible directions are: 1) PT-RS redesign 2) Compensation algorithm improvement, e.g., CPE with ICI.</w:t>
      </w:r>
    </w:p>
    <w:p w14:paraId="64F189C1" w14:textId="77777777" w:rsidR="00621661" w:rsidRPr="00CF6B14" w:rsidRDefault="00621661" w:rsidP="0062166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48F06216" w14:textId="7E43C0B0" w:rsidR="00621661" w:rsidRDefault="00621661" w:rsidP="00E303AE">
      <w:pPr>
        <w:ind w:left="720" w:hanging="720"/>
      </w:pPr>
    </w:p>
    <w:p w14:paraId="65AE2E53" w14:textId="093AA75F" w:rsidR="00227800" w:rsidRDefault="001B7BF2" w:rsidP="00227800">
      <w:pPr>
        <w:ind w:left="720" w:hanging="720"/>
        <w:rPr>
          <w:b/>
          <w:lang w:eastAsia="x-none"/>
        </w:rPr>
      </w:pPr>
      <w:hyperlink r:id="rId1818" w:history="1">
        <w:r w:rsidR="00D93AE1">
          <w:rPr>
            <w:rStyle w:val="Hyperlink"/>
            <w:b/>
            <w:lang w:eastAsia="x-none"/>
          </w:rPr>
          <w:t>R1-1808578</w:t>
        </w:r>
      </w:hyperlink>
      <w:r w:rsidR="00227800" w:rsidRPr="00227800">
        <w:rPr>
          <w:b/>
          <w:lang w:eastAsia="x-none"/>
        </w:rPr>
        <w:tab/>
        <w:t>NR support for IAB</w:t>
      </w:r>
      <w:r w:rsidR="00227800" w:rsidRPr="00227800">
        <w:rPr>
          <w:b/>
          <w:lang w:eastAsia="x-none"/>
        </w:rPr>
        <w:tab/>
        <w:t>Nokia, Nokia Shanghai Bell</w:t>
      </w:r>
    </w:p>
    <w:p w14:paraId="63909867" w14:textId="77777777" w:rsidR="00227800" w:rsidRPr="00227800" w:rsidRDefault="00227800" w:rsidP="008E772F">
      <w:pPr>
        <w:pStyle w:val="ListParagraph"/>
        <w:numPr>
          <w:ilvl w:val="0"/>
          <w:numId w:val="110"/>
        </w:numPr>
        <w:spacing w:after="0"/>
      </w:pPr>
      <w:r w:rsidRPr="00227800">
        <w:t xml:space="preserve">Observation 1: IAB node discovery can be handled by (access UE) SSB search in the initial access, followed by CSI-RS detection in later phases. </w:t>
      </w:r>
    </w:p>
    <w:p w14:paraId="3D339736" w14:textId="77777777" w:rsidR="00227800" w:rsidRPr="00227800" w:rsidRDefault="00227800" w:rsidP="008E772F">
      <w:pPr>
        <w:pStyle w:val="ListParagraph"/>
        <w:numPr>
          <w:ilvl w:val="0"/>
          <w:numId w:val="110"/>
        </w:numPr>
        <w:spacing w:after="0"/>
      </w:pPr>
      <w:r w:rsidRPr="00227800">
        <w:t xml:space="preserve">Observation 2: </w:t>
      </w:r>
      <m:oMath>
        <m:d>
          <m:dPr>
            <m:ctrlPr>
              <w:rPr>
                <w:rFonts w:ascii="Cambria Math" w:hAnsi="Cambria Math"/>
              </w:rPr>
            </m:ctrlPr>
          </m:dPr>
          <m:e>
            <m:f>
              <m:fPr>
                <m:type m:val="noBar"/>
                <m:ctrlPr>
                  <w:rPr>
                    <w:rFonts w:ascii="Cambria Math" w:hAnsi="Cambria Math"/>
                  </w:rPr>
                </m:ctrlPr>
              </m:fPr>
              <m:num>
                <m:r>
                  <m:rPr>
                    <m:sty m:val="bi"/>
                  </m:rPr>
                  <w:rPr>
                    <w:rFonts w:ascii="Cambria Math" w:hAnsi="Cambria Math"/>
                  </w:rPr>
                  <m:t>N</m:t>
                </m:r>
              </m:num>
              <m:den>
                <m:r>
                  <m:rPr>
                    <m:sty m:val="bi"/>
                  </m:rPr>
                  <w:rPr>
                    <w:rFonts w:ascii="Cambria Math" w:hAnsi="Cambria Math"/>
                  </w:rPr>
                  <m:t>M</m:t>
                </m:r>
              </m:den>
            </m:f>
          </m:e>
        </m:d>
      </m:oMath>
      <w:r w:rsidRPr="00227800">
        <w:t xml:space="preserve">-patterns for IAB SSB TX-RX would provide discovery opportunities for a group of IAB nodes within a fixed number of SSB set TX/RX windows but co-ordination for pattern reuse would be needed.    </w:t>
      </w:r>
    </w:p>
    <w:p w14:paraId="7F3CCCC1" w14:textId="1182F5ED" w:rsidR="00227800" w:rsidRPr="00227800" w:rsidRDefault="00227800" w:rsidP="008E772F">
      <w:pPr>
        <w:pStyle w:val="ListParagraph"/>
        <w:numPr>
          <w:ilvl w:val="0"/>
          <w:numId w:val="110"/>
        </w:numPr>
        <w:spacing w:after="0"/>
      </w:pPr>
      <w:r w:rsidRPr="00227800">
        <w:t>Observation 3: From access UEs’ point of view, IAB SSBs could be handled the same way as access UE SSBs that are not connected to SIB1</w:t>
      </w:r>
      <w:r>
        <w:t>.</w:t>
      </w:r>
    </w:p>
    <w:p w14:paraId="5A87F5A8" w14:textId="77777777" w:rsidR="00227800" w:rsidRPr="00227800" w:rsidRDefault="00227800" w:rsidP="008E772F">
      <w:pPr>
        <w:pStyle w:val="ListParagraph"/>
        <w:numPr>
          <w:ilvl w:val="0"/>
          <w:numId w:val="110"/>
        </w:numPr>
        <w:spacing w:after="0"/>
      </w:pPr>
      <w:r w:rsidRPr="00227800">
        <w:t xml:space="preserve">Observation 4: CSI-RS based IAB link monitoring of candidate links can be done like UE measurements for mobility except that the maximum periodicity could be larger for IAB. </w:t>
      </w:r>
    </w:p>
    <w:p w14:paraId="2CE81D73" w14:textId="77777777" w:rsidR="00227800" w:rsidRPr="00227800" w:rsidRDefault="00227800" w:rsidP="008E772F">
      <w:pPr>
        <w:pStyle w:val="ListParagraph"/>
        <w:numPr>
          <w:ilvl w:val="0"/>
          <w:numId w:val="110"/>
        </w:numPr>
        <w:spacing w:after="0"/>
        <w:rPr>
          <w:rFonts w:eastAsia="Times New Roman"/>
          <w:lang w:val="en-US" w:eastAsia="fi-FI"/>
        </w:rPr>
      </w:pPr>
      <w:r w:rsidRPr="00227800">
        <w:rPr>
          <w:rFonts w:eastAsia="Times New Roman"/>
          <w:lang w:val="en-US" w:eastAsia="fi-FI"/>
        </w:rPr>
        <w:t>Observation 5: Resource allocation schemes developed for different access link scenarios can be reused for BH link.</w:t>
      </w:r>
    </w:p>
    <w:p w14:paraId="5FBEA270" w14:textId="77777777" w:rsidR="00227800" w:rsidRPr="00227800" w:rsidRDefault="00227800" w:rsidP="008E772F">
      <w:pPr>
        <w:pStyle w:val="ListParagraph"/>
        <w:numPr>
          <w:ilvl w:val="0"/>
          <w:numId w:val="110"/>
        </w:numPr>
        <w:spacing w:after="0"/>
        <w:rPr>
          <w:rFonts w:eastAsia="Times New Roman"/>
          <w:sz w:val="22"/>
          <w:szCs w:val="22"/>
          <w:lang w:val="en-US" w:eastAsia="fi-FI"/>
        </w:rPr>
      </w:pPr>
      <w:r w:rsidRPr="00227800">
        <w:rPr>
          <w:rFonts w:eastAsia="Times New Roman"/>
          <w:lang w:eastAsia="fi-FI"/>
        </w:rPr>
        <w:t>Observation 6: Depending on the IAB architecture and protocol choices, RRC signalling may need to be enhanced to support multiple hops with centralized resource pool coordination.</w:t>
      </w:r>
      <w:r w:rsidRPr="00227800">
        <w:rPr>
          <w:rFonts w:eastAsia="Times New Roman"/>
          <w:lang w:val="en-US" w:eastAsia="fi-FI"/>
        </w:rPr>
        <w:t> </w:t>
      </w:r>
    </w:p>
    <w:p w14:paraId="2F6A7E7A" w14:textId="77777777" w:rsidR="00227800" w:rsidRPr="00227800" w:rsidRDefault="00227800" w:rsidP="008E772F">
      <w:pPr>
        <w:pStyle w:val="ListParagraph"/>
        <w:numPr>
          <w:ilvl w:val="0"/>
          <w:numId w:val="110"/>
        </w:numPr>
        <w:spacing w:after="0"/>
        <w:rPr>
          <w:lang w:val="en-US"/>
        </w:rPr>
      </w:pPr>
      <w:r w:rsidRPr="00227800">
        <w:rPr>
          <w:lang w:val="en-US"/>
        </w:rPr>
        <w:t xml:space="preserve">Observation 7: Random access of the UE part of the IAB node is less frequent compared to access UEs. </w:t>
      </w:r>
    </w:p>
    <w:p w14:paraId="6D3FBF06" w14:textId="6AA0984C" w:rsidR="00227800" w:rsidRPr="00227800" w:rsidRDefault="00227800" w:rsidP="008E772F">
      <w:pPr>
        <w:pStyle w:val="ListParagraph"/>
        <w:numPr>
          <w:ilvl w:val="0"/>
          <w:numId w:val="110"/>
        </w:numPr>
        <w:spacing w:after="0"/>
        <w:rPr>
          <w:lang w:val="en-US"/>
        </w:rPr>
      </w:pPr>
      <w:r w:rsidRPr="00227800">
        <w:rPr>
          <w:lang w:val="en-US"/>
        </w:rPr>
        <w:lastRenderedPageBreak/>
        <w:t xml:space="preserve">Observation 8: For sharing RACH resources between IAB and UE access, the maximum round-trip time (i.e. cyclic shift step) should be estimated based on the IAB hop length rather than the maximum path loss supported </w:t>
      </w:r>
      <w:r>
        <w:rPr>
          <w:lang w:val="en-US"/>
        </w:rPr>
        <w:t>by IAB node for a RACH format.</w:t>
      </w:r>
    </w:p>
    <w:p w14:paraId="41904782" w14:textId="77777777" w:rsidR="00227800" w:rsidRPr="00227800" w:rsidRDefault="00227800" w:rsidP="008E772F">
      <w:pPr>
        <w:pStyle w:val="ListParagraph"/>
        <w:numPr>
          <w:ilvl w:val="0"/>
          <w:numId w:val="110"/>
        </w:numPr>
        <w:spacing w:after="0"/>
      </w:pPr>
      <w:r w:rsidRPr="00227800">
        <w:t>Proposal 1: RAN1 is asked to consider the need for IAB specific SSB transmissions and if the CSI-RS (or SRS) based detection and monitoring of the IAB nodes is sufficient between nodes that have done cell selection and network access.</w:t>
      </w:r>
    </w:p>
    <w:p w14:paraId="571429A8" w14:textId="77777777" w:rsidR="00227800" w:rsidRPr="00227800" w:rsidRDefault="00227800" w:rsidP="008E772F">
      <w:pPr>
        <w:pStyle w:val="ListParagraph"/>
        <w:numPr>
          <w:ilvl w:val="0"/>
          <w:numId w:val="110"/>
        </w:numPr>
        <w:spacing w:after="0"/>
        <w:rPr>
          <w:rFonts w:eastAsia="Times New Roman"/>
          <w:lang w:val="en-US" w:eastAsia="fi-FI"/>
        </w:rPr>
      </w:pPr>
      <w:r w:rsidRPr="00227800">
        <w:rPr>
          <w:lang w:eastAsia="fi-FI"/>
        </w:rPr>
        <w:t>Proposal 2</w:t>
      </w:r>
      <w:r w:rsidRPr="00227800">
        <w:rPr>
          <w:rFonts w:eastAsia="Times New Roman"/>
          <w:lang w:eastAsia="fi-FI"/>
        </w:rPr>
        <w:t xml:space="preserve">: </w:t>
      </w:r>
      <w:r w:rsidRPr="00227800">
        <w:rPr>
          <w:lang w:eastAsia="fi-FI"/>
        </w:rPr>
        <w:t>Distributed resource pool coordination scheme is the baseline resource allocation scheme. It can be enhanced by centralized coordination by IAB-donor.</w:t>
      </w:r>
      <w:r w:rsidRPr="00227800">
        <w:rPr>
          <w:rFonts w:eastAsia="Times New Roman"/>
          <w:lang w:val="en-US" w:eastAsia="fi-FI"/>
        </w:rPr>
        <w:t> </w:t>
      </w:r>
    </w:p>
    <w:p w14:paraId="3B8EED4B" w14:textId="77777777" w:rsidR="00227800" w:rsidRPr="00227800" w:rsidRDefault="00227800" w:rsidP="008E772F">
      <w:pPr>
        <w:pStyle w:val="ListParagraph"/>
        <w:numPr>
          <w:ilvl w:val="0"/>
          <w:numId w:val="110"/>
        </w:numPr>
        <w:spacing w:after="0"/>
        <w:rPr>
          <w:lang w:val="en-US"/>
        </w:rPr>
      </w:pPr>
      <w:r w:rsidRPr="00227800">
        <w:t>Proposal 3: Granularity for the resource pool coordination between IAB-donor and IAB-nodes is one slot.</w:t>
      </w:r>
      <w:r w:rsidRPr="00227800">
        <w:rPr>
          <w:lang w:val="en-US"/>
        </w:rPr>
        <w:t> </w:t>
      </w:r>
    </w:p>
    <w:p w14:paraId="75323939" w14:textId="77777777" w:rsidR="00227800" w:rsidRPr="00227800" w:rsidRDefault="00227800" w:rsidP="008E772F">
      <w:pPr>
        <w:pStyle w:val="ListParagraph"/>
        <w:numPr>
          <w:ilvl w:val="0"/>
          <w:numId w:val="110"/>
        </w:numPr>
        <w:spacing w:after="0"/>
        <w:rPr>
          <w:lang w:val="en-US"/>
        </w:rPr>
      </w:pPr>
      <w:r w:rsidRPr="00227800">
        <w:rPr>
          <w:lang w:val="en-US"/>
        </w:rPr>
        <w:t>Proposal 4: GC-PDCCH enhancements are needed to facilitate dynamic resource allocation between the backhaul and access links as well as centralized resource coordination. </w:t>
      </w:r>
    </w:p>
    <w:p w14:paraId="22CA3DE3" w14:textId="77777777" w:rsidR="00227800" w:rsidRPr="00227800" w:rsidRDefault="00227800" w:rsidP="008E772F">
      <w:pPr>
        <w:pStyle w:val="ListParagraph"/>
        <w:numPr>
          <w:ilvl w:val="0"/>
          <w:numId w:val="110"/>
        </w:numPr>
        <w:spacing w:after="0"/>
        <w:rPr>
          <w:rFonts w:eastAsia="Times New Roman"/>
          <w:lang w:val="en-US" w:eastAsia="fi-FI"/>
        </w:rPr>
      </w:pPr>
      <w:r w:rsidRPr="00227800">
        <w:rPr>
          <w:lang w:val="en-US"/>
        </w:rPr>
        <w:t>Proposal 5: RN processing time capabilities need to be discussed as part of the IAB studies. </w:t>
      </w:r>
    </w:p>
    <w:p w14:paraId="43B502CF" w14:textId="77777777" w:rsidR="00227800" w:rsidRPr="00227800" w:rsidRDefault="00227800" w:rsidP="008E772F">
      <w:pPr>
        <w:pStyle w:val="ListParagraph"/>
        <w:numPr>
          <w:ilvl w:val="0"/>
          <w:numId w:val="110"/>
        </w:numPr>
        <w:spacing w:after="0"/>
        <w:rPr>
          <w:rFonts w:eastAsia="Times New Roman"/>
          <w:lang w:val="en-US" w:eastAsia="fi-FI"/>
        </w:rPr>
      </w:pPr>
      <w:r w:rsidRPr="00227800">
        <w:t xml:space="preserve">Proposal 6: Multiplexing RACH transmissions of access UEs and IAB nodes can be handled within the Rel-15 framework. </w:t>
      </w:r>
    </w:p>
    <w:p w14:paraId="123994C5" w14:textId="77777777" w:rsidR="00227800" w:rsidRPr="00227800" w:rsidRDefault="00227800" w:rsidP="008E772F">
      <w:pPr>
        <w:pStyle w:val="ListParagraph"/>
        <w:numPr>
          <w:ilvl w:val="0"/>
          <w:numId w:val="110"/>
        </w:numPr>
        <w:spacing w:after="0"/>
        <w:rPr>
          <w:rFonts w:eastAsia="Times New Roman"/>
          <w:lang w:val="en-US" w:eastAsia="fi-FI"/>
        </w:rPr>
      </w:pPr>
      <w:r w:rsidRPr="00227800">
        <w:rPr>
          <w:lang w:val="en-US"/>
        </w:rPr>
        <w:t>Proposal 7: It should be clarified whether there will be standard impacts related to use of different timing options or could they be left for implementation options.</w:t>
      </w:r>
    </w:p>
    <w:p w14:paraId="460D0DAD" w14:textId="77777777" w:rsidR="00227800" w:rsidRPr="00227800" w:rsidRDefault="00227800" w:rsidP="008E772F">
      <w:pPr>
        <w:pStyle w:val="ListParagraph"/>
        <w:numPr>
          <w:ilvl w:val="0"/>
          <w:numId w:val="110"/>
        </w:numPr>
        <w:spacing w:after="0"/>
        <w:rPr>
          <w:rFonts w:eastAsia="Times New Roman"/>
          <w:lang w:val="en-US" w:eastAsia="fi-FI"/>
        </w:rPr>
      </w:pPr>
      <w:r w:rsidRPr="00227800">
        <w:rPr>
          <w:lang w:val="en-US"/>
        </w:rPr>
        <w:t>Proposal 8: Options leading to synchronized network can be taken as a baseline for IAB operation and deployment. The other options can be left for later studies and/or choices for implementation.</w:t>
      </w:r>
    </w:p>
    <w:p w14:paraId="1622EEBA" w14:textId="77777777" w:rsidR="00227800" w:rsidRPr="00CF6B14" w:rsidRDefault="00227800" w:rsidP="0022780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0844138E" w14:textId="2A8E73BA" w:rsidR="00227800" w:rsidRDefault="00227800" w:rsidP="00E303AE">
      <w:pPr>
        <w:ind w:left="720" w:hanging="720"/>
      </w:pPr>
    </w:p>
    <w:p w14:paraId="08B07109" w14:textId="415543A3" w:rsidR="0061012C" w:rsidRDefault="001B7BF2" w:rsidP="0061012C">
      <w:pPr>
        <w:ind w:left="720" w:hanging="720"/>
        <w:rPr>
          <w:b/>
          <w:lang w:eastAsia="x-none"/>
        </w:rPr>
      </w:pPr>
      <w:hyperlink r:id="rId1819" w:history="1">
        <w:r w:rsidR="00D93AE1">
          <w:rPr>
            <w:rStyle w:val="Hyperlink"/>
            <w:b/>
            <w:lang w:eastAsia="x-none"/>
          </w:rPr>
          <w:t>R1-1808691</w:t>
        </w:r>
      </w:hyperlink>
      <w:r w:rsidR="0061012C" w:rsidRPr="0061012C">
        <w:rPr>
          <w:b/>
          <w:lang w:eastAsia="x-none"/>
        </w:rPr>
        <w:tab/>
        <w:t>PHY layer enhancement to support NR IAB</w:t>
      </w:r>
      <w:r w:rsidR="0061012C" w:rsidRPr="0061012C">
        <w:rPr>
          <w:b/>
          <w:lang w:eastAsia="x-none"/>
        </w:rPr>
        <w:tab/>
        <w:t>Intel Corporation</w:t>
      </w:r>
    </w:p>
    <w:p w14:paraId="3FF9D000" w14:textId="77777777" w:rsidR="0061012C" w:rsidRPr="0061012C" w:rsidRDefault="0061012C" w:rsidP="008E772F">
      <w:pPr>
        <w:pStyle w:val="ListParagraph"/>
        <w:numPr>
          <w:ilvl w:val="0"/>
          <w:numId w:val="111"/>
        </w:numPr>
        <w:spacing w:after="0"/>
        <w:ind w:left="714" w:hanging="357"/>
        <w:rPr>
          <w:lang w:eastAsia="zh-CN"/>
        </w:rPr>
      </w:pPr>
      <w:r w:rsidRPr="0061012C">
        <w:rPr>
          <w:lang w:eastAsia="zh-CN"/>
        </w:rPr>
        <w:t xml:space="preserve">Observation 1: Different PRACH Configuration Index does not guarantee the orthogonality of PRACH transmitting time in an IAB RN and its child node. </w:t>
      </w:r>
    </w:p>
    <w:p w14:paraId="6DAD6F28" w14:textId="77777777" w:rsidR="0061012C" w:rsidRPr="0061012C" w:rsidRDefault="0061012C" w:rsidP="008E772F">
      <w:pPr>
        <w:pStyle w:val="ListParagraph"/>
        <w:numPr>
          <w:ilvl w:val="0"/>
          <w:numId w:val="111"/>
        </w:numPr>
        <w:spacing w:after="0"/>
        <w:ind w:left="714" w:hanging="357"/>
        <w:rPr>
          <w:lang w:eastAsia="zh-CN"/>
        </w:rPr>
      </w:pPr>
      <w:r w:rsidRPr="0061012C">
        <w:rPr>
          <w:lang w:eastAsia="zh-CN"/>
        </w:rPr>
        <w:t xml:space="preserve">Observation 2: </w:t>
      </w:r>
      <w:r w:rsidRPr="0061012C">
        <w:t xml:space="preserve">The semi-static configuration on cell-specific DL-UL-F configurations and the set of slot format combinations in Rel-15 NR design is expected to be sufficient for time-domain resource allocation for IAB nodes.  </w:t>
      </w:r>
    </w:p>
    <w:p w14:paraId="318E4599" w14:textId="77777777" w:rsidR="0061012C" w:rsidRPr="0061012C" w:rsidRDefault="0061012C" w:rsidP="008E772F">
      <w:pPr>
        <w:pStyle w:val="ListParagraph"/>
        <w:numPr>
          <w:ilvl w:val="0"/>
          <w:numId w:val="111"/>
        </w:numPr>
        <w:spacing w:after="0"/>
        <w:ind w:left="714" w:hanging="357"/>
        <w:rPr>
          <w:lang w:eastAsia="zh-CN"/>
        </w:rPr>
      </w:pPr>
      <w:r w:rsidRPr="0061012C">
        <w:rPr>
          <w:lang w:eastAsia="zh-CN"/>
        </w:rPr>
        <w:t xml:space="preserve">Observation 3: Current NR design support frequency resource allocation across IAB node in RB level. </w:t>
      </w:r>
    </w:p>
    <w:p w14:paraId="3A10BFFF" w14:textId="77777777" w:rsidR="0061012C" w:rsidRPr="0061012C" w:rsidRDefault="0061012C" w:rsidP="008E772F">
      <w:pPr>
        <w:pStyle w:val="ListParagraph"/>
        <w:numPr>
          <w:ilvl w:val="0"/>
          <w:numId w:val="111"/>
        </w:numPr>
        <w:spacing w:after="0"/>
        <w:ind w:left="714" w:hanging="357"/>
      </w:pPr>
      <w:r w:rsidRPr="0061012C">
        <w:t xml:space="preserve">Observation 4: IAB relaying is effective in improving coverage. But the user perceived throughput could be undermined due to half-duplexed constraint. </w:t>
      </w:r>
    </w:p>
    <w:p w14:paraId="2FA26311" w14:textId="77777777" w:rsidR="0061012C" w:rsidRPr="0061012C" w:rsidRDefault="0061012C" w:rsidP="008E772F">
      <w:pPr>
        <w:pStyle w:val="ListParagraph"/>
        <w:numPr>
          <w:ilvl w:val="0"/>
          <w:numId w:val="111"/>
        </w:numPr>
        <w:spacing w:after="0"/>
        <w:ind w:left="714" w:hanging="357"/>
        <w:rPr>
          <w:kern w:val="24"/>
        </w:rPr>
      </w:pPr>
      <w:r w:rsidRPr="0061012C">
        <w:rPr>
          <w:kern w:val="24"/>
        </w:rPr>
        <w:t>Proposal 1: For NR IAB node discovery and RRM, use Solutions 1 or 5 as baseline solution and use Solution 3 as a supplementary solution.</w:t>
      </w:r>
    </w:p>
    <w:p w14:paraId="03BF5D52" w14:textId="77777777" w:rsidR="0061012C" w:rsidRPr="0061012C" w:rsidRDefault="0061012C" w:rsidP="008E772F">
      <w:pPr>
        <w:pStyle w:val="ListParagraph"/>
        <w:numPr>
          <w:ilvl w:val="0"/>
          <w:numId w:val="111"/>
        </w:numPr>
        <w:spacing w:after="0"/>
        <w:ind w:left="714" w:hanging="357"/>
        <w:rPr>
          <w:kern w:val="24"/>
        </w:rPr>
      </w:pPr>
      <w:r w:rsidRPr="0061012C">
        <w:rPr>
          <w:kern w:val="24"/>
        </w:rPr>
        <w:t>Proposal 2: To coordinate the SSB resource or periodicity across IAB nodes, either RRC or F1-AP signalling can be applied.</w:t>
      </w:r>
    </w:p>
    <w:p w14:paraId="5F6BB39B" w14:textId="77777777" w:rsidR="0061012C" w:rsidRPr="0061012C" w:rsidRDefault="0061012C" w:rsidP="008E772F">
      <w:pPr>
        <w:pStyle w:val="ListParagraph"/>
        <w:numPr>
          <w:ilvl w:val="0"/>
          <w:numId w:val="111"/>
        </w:numPr>
        <w:spacing w:after="0"/>
        <w:ind w:left="714" w:hanging="357"/>
        <w:rPr>
          <w:lang w:eastAsia="zh-CN"/>
        </w:rPr>
      </w:pPr>
      <w:r w:rsidRPr="0061012C">
        <w:rPr>
          <w:lang w:eastAsia="zh-CN"/>
        </w:rPr>
        <w:t>Proposal 3: For UE or RN cell selection, the backhaul link condition should be factored in. The following two options are preferred considering latency, power consumption and specification effort:</w:t>
      </w:r>
    </w:p>
    <w:p w14:paraId="41D63094" w14:textId="77777777" w:rsidR="0061012C" w:rsidRPr="0061012C" w:rsidRDefault="0061012C" w:rsidP="008E772F">
      <w:pPr>
        <w:pStyle w:val="ListParagraph"/>
        <w:numPr>
          <w:ilvl w:val="1"/>
          <w:numId w:val="111"/>
        </w:numPr>
        <w:spacing w:after="0"/>
        <w:rPr>
          <w:rFonts w:eastAsia="MS Mincho"/>
          <w:lang w:val="en-US" w:eastAsia="ko-KR" w:bidi="hi-IN"/>
        </w:rPr>
      </w:pPr>
      <w:r w:rsidRPr="0061012C">
        <w:rPr>
          <w:rFonts w:eastAsia="MS Mincho"/>
          <w:lang w:val="en-US" w:eastAsia="ko-KR" w:bidi="hi-IN"/>
        </w:rPr>
        <w:t xml:space="preserve">Option 1a: use </w:t>
      </w:r>
      <w:r w:rsidRPr="0061012C">
        <w:rPr>
          <w:rFonts w:eastAsia="MS Mincho"/>
          <w:i/>
          <w:lang w:val="en-US" w:eastAsia="ko-KR" w:bidi="hi-IN"/>
        </w:rPr>
        <w:t>cellBarred</w:t>
      </w:r>
      <w:r w:rsidRPr="0061012C">
        <w:rPr>
          <w:rFonts w:eastAsia="MS Mincho"/>
          <w:lang w:val="en-US" w:eastAsia="ko-KR" w:bidi="hi-IN"/>
        </w:rPr>
        <w:t xml:space="preserve"> indication in MIB;</w:t>
      </w:r>
    </w:p>
    <w:p w14:paraId="51126D7D" w14:textId="77777777" w:rsidR="0061012C" w:rsidRPr="0061012C" w:rsidRDefault="0061012C" w:rsidP="008E772F">
      <w:pPr>
        <w:pStyle w:val="ListParagraph"/>
        <w:numPr>
          <w:ilvl w:val="1"/>
          <w:numId w:val="111"/>
        </w:numPr>
        <w:spacing w:after="0"/>
        <w:rPr>
          <w:rFonts w:eastAsia="MS Mincho"/>
          <w:lang w:eastAsia="ko-KR" w:bidi="hi-IN"/>
        </w:rPr>
      </w:pPr>
      <w:r w:rsidRPr="0061012C">
        <w:rPr>
          <w:rFonts w:eastAsia="MS Mincho"/>
          <w:lang w:eastAsia="ko-KR" w:bidi="hi-IN"/>
        </w:rPr>
        <w:t>Option 2: adjust RSRP threshold in initial access based on backhaul link condition.</w:t>
      </w:r>
    </w:p>
    <w:p w14:paraId="4AFF3870" w14:textId="77777777" w:rsidR="0061012C" w:rsidRPr="0061012C" w:rsidRDefault="0061012C" w:rsidP="008E772F">
      <w:pPr>
        <w:pStyle w:val="ListParagraph"/>
        <w:numPr>
          <w:ilvl w:val="0"/>
          <w:numId w:val="111"/>
        </w:numPr>
        <w:spacing w:after="0"/>
        <w:ind w:left="714" w:hanging="357"/>
        <w:rPr>
          <w:rFonts w:eastAsia="Malgun Gothic" w:cs="Batang"/>
          <w:kern w:val="24"/>
        </w:rPr>
      </w:pPr>
      <w:r w:rsidRPr="0061012C">
        <w:rPr>
          <w:rFonts w:eastAsia="Malgun Gothic" w:cs="Batang"/>
          <w:kern w:val="24"/>
        </w:rPr>
        <w:t xml:space="preserve">Proposal 4: For Rel-16, no additional specification effort is needed for IAB node selection considering backhaul link condition. Further enhancement can be considered in future releases. </w:t>
      </w:r>
    </w:p>
    <w:p w14:paraId="3C250D56" w14:textId="77777777" w:rsidR="0061012C" w:rsidRPr="0061012C" w:rsidRDefault="0061012C" w:rsidP="008E772F">
      <w:pPr>
        <w:pStyle w:val="ListParagraph"/>
        <w:numPr>
          <w:ilvl w:val="0"/>
          <w:numId w:val="111"/>
        </w:numPr>
        <w:spacing w:after="0"/>
        <w:ind w:left="714" w:hanging="357"/>
        <w:rPr>
          <w:rFonts w:eastAsia="MS Mincho"/>
        </w:rPr>
      </w:pPr>
      <w:r w:rsidRPr="0061012C">
        <w:rPr>
          <w:rFonts w:eastAsia="MS Mincho"/>
        </w:rPr>
        <w:t xml:space="preserve">Proposal 5: For NR IAB synchronization, support Case 1 for NR IAB. </w:t>
      </w:r>
    </w:p>
    <w:p w14:paraId="747D5E40" w14:textId="77777777" w:rsidR="0061012C" w:rsidRPr="0061012C" w:rsidRDefault="0061012C" w:rsidP="008E772F">
      <w:pPr>
        <w:pStyle w:val="ListParagraph"/>
        <w:numPr>
          <w:ilvl w:val="0"/>
          <w:numId w:val="111"/>
        </w:numPr>
        <w:spacing w:after="0"/>
        <w:ind w:left="714" w:hanging="357"/>
        <w:rPr>
          <w:lang w:eastAsia="zh-CN"/>
        </w:rPr>
      </w:pPr>
      <w:r w:rsidRPr="0061012C">
        <w:rPr>
          <w:lang w:eastAsia="zh-CN"/>
        </w:rPr>
        <w:t xml:space="preserve">Proposal 6: For an IAB RN to operate in half-duplex mode, the PRACH Configuration Index of the IAB RN and its child node needs to be carefully chosen to guarantee the orthogonality among adjacent hops. </w:t>
      </w:r>
    </w:p>
    <w:p w14:paraId="0895BE6E" w14:textId="77777777" w:rsidR="0061012C" w:rsidRPr="0061012C" w:rsidRDefault="0061012C" w:rsidP="008E772F">
      <w:pPr>
        <w:pStyle w:val="ListParagraph"/>
        <w:numPr>
          <w:ilvl w:val="0"/>
          <w:numId w:val="111"/>
        </w:numPr>
        <w:spacing w:after="0"/>
        <w:ind w:left="714" w:hanging="357"/>
      </w:pPr>
      <w:r w:rsidRPr="0061012C">
        <w:t>Proposal 7: Study approaches to offset the impact of half-duplex constraint on per link and overall system performance.</w:t>
      </w:r>
    </w:p>
    <w:p w14:paraId="73B73B21" w14:textId="77777777" w:rsidR="0061012C" w:rsidRPr="0061012C" w:rsidRDefault="0061012C" w:rsidP="008E772F">
      <w:pPr>
        <w:pStyle w:val="ListParagraph"/>
        <w:numPr>
          <w:ilvl w:val="0"/>
          <w:numId w:val="111"/>
        </w:numPr>
        <w:spacing w:after="0"/>
        <w:ind w:left="714" w:hanging="357"/>
        <w:rPr>
          <w:kern w:val="24"/>
        </w:rPr>
      </w:pPr>
      <w:r w:rsidRPr="0061012C">
        <w:rPr>
          <w:kern w:val="24"/>
        </w:rPr>
        <w:t xml:space="preserve">Proposal 8: Consider link </w:t>
      </w:r>
      <w:r w:rsidRPr="0061012C">
        <w:rPr>
          <w:kern w:val="24"/>
          <w:lang w:eastAsia="zh-CN"/>
        </w:rPr>
        <w:t>adaptation based on measurement that emulates the upcoming interference level for NR IAB CLI management.</w:t>
      </w:r>
    </w:p>
    <w:p w14:paraId="57645188" w14:textId="77777777" w:rsidR="0061012C" w:rsidRPr="0061012C" w:rsidRDefault="0061012C" w:rsidP="008E772F">
      <w:pPr>
        <w:pStyle w:val="ListParagraph"/>
        <w:numPr>
          <w:ilvl w:val="0"/>
          <w:numId w:val="111"/>
        </w:numPr>
        <w:spacing w:after="0"/>
        <w:ind w:left="714" w:hanging="357"/>
      </w:pPr>
      <w:r w:rsidRPr="0061012C">
        <w:rPr>
          <w:lang w:val="en-US" w:eastAsia="zh-CN"/>
        </w:rPr>
        <w:t>Proposal 9:</w:t>
      </w:r>
      <w:r w:rsidRPr="0061012C">
        <w:t xml:space="preserve"> Clarify that in NR IAB, if FDM and SDM are supported, it should assume that the IAB node has multiple antenna panels and multiple basebands each serving different frequency bands or transmission directions.  </w:t>
      </w:r>
    </w:p>
    <w:p w14:paraId="3E98A1A7" w14:textId="77777777" w:rsidR="0061012C" w:rsidRPr="0061012C" w:rsidRDefault="0061012C" w:rsidP="008E772F">
      <w:pPr>
        <w:pStyle w:val="ListParagraph"/>
        <w:numPr>
          <w:ilvl w:val="0"/>
          <w:numId w:val="111"/>
        </w:numPr>
        <w:spacing w:after="0"/>
        <w:ind w:left="714" w:hanging="357"/>
        <w:rPr>
          <w:lang w:val="en-US" w:eastAsia="zh-CN"/>
        </w:rPr>
      </w:pPr>
      <w:r w:rsidRPr="0061012C">
        <w:rPr>
          <w:lang w:val="en-US" w:eastAsia="zh-CN"/>
        </w:rPr>
        <w:t xml:space="preserve">Proposal 10: Study mechanisms on IAB node power saving.  </w:t>
      </w:r>
    </w:p>
    <w:p w14:paraId="7B224CAB" w14:textId="77777777" w:rsidR="0061012C" w:rsidRPr="00CF6B14" w:rsidRDefault="0061012C" w:rsidP="0061012C">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35FA6151" w14:textId="0A30D701" w:rsidR="0061012C" w:rsidRDefault="0061012C" w:rsidP="00E303AE">
      <w:pPr>
        <w:ind w:left="720" w:hanging="720"/>
      </w:pPr>
    </w:p>
    <w:p w14:paraId="6AAD76E1" w14:textId="4172AA22" w:rsidR="0061012C" w:rsidRDefault="001B7BF2" w:rsidP="0061012C">
      <w:pPr>
        <w:ind w:left="720" w:hanging="720"/>
        <w:rPr>
          <w:b/>
          <w:lang w:eastAsia="x-none"/>
        </w:rPr>
      </w:pPr>
      <w:hyperlink r:id="rId1820" w:history="1">
        <w:r w:rsidR="00D93AE1">
          <w:rPr>
            <w:rStyle w:val="Hyperlink"/>
            <w:b/>
            <w:lang w:eastAsia="x-none"/>
          </w:rPr>
          <w:t>R1-1809442</w:t>
        </w:r>
      </w:hyperlink>
      <w:r w:rsidR="0061012C" w:rsidRPr="0061012C">
        <w:rPr>
          <w:b/>
          <w:lang w:eastAsia="x-none"/>
        </w:rPr>
        <w:tab/>
        <w:t>Enhancements to support NR backhaul links</w:t>
      </w:r>
      <w:r w:rsidR="0061012C" w:rsidRPr="0061012C">
        <w:rPr>
          <w:b/>
          <w:lang w:eastAsia="x-none"/>
        </w:rPr>
        <w:tab/>
        <w:t>Qualcomm Incorporated</w:t>
      </w:r>
    </w:p>
    <w:p w14:paraId="49A373E0" w14:textId="77777777" w:rsidR="0061012C" w:rsidRPr="0061012C" w:rsidRDefault="0061012C" w:rsidP="0061012C">
      <w:pPr>
        <w:spacing w:line="259" w:lineRule="auto"/>
        <w:jc w:val="center"/>
        <w:rPr>
          <w:rFonts w:ascii="Times New Roman" w:eastAsia="Arial" w:hAnsi="Times New Roman"/>
          <w:szCs w:val="20"/>
        </w:rPr>
      </w:pPr>
      <w:r w:rsidRPr="0061012C">
        <w:rPr>
          <w:rFonts w:ascii="Times New Roman" w:eastAsia="Arial" w:hAnsi="Times New Roman"/>
          <w:szCs w:val="20"/>
        </w:rPr>
        <w:t>--- RACH design ---</w:t>
      </w:r>
    </w:p>
    <w:p w14:paraId="1EA12780" w14:textId="77777777" w:rsidR="0061012C" w:rsidRPr="0061012C" w:rsidRDefault="0061012C" w:rsidP="0061012C">
      <w:pPr>
        <w:spacing w:line="259" w:lineRule="auto"/>
        <w:rPr>
          <w:rFonts w:ascii="Times New Roman" w:eastAsia="Calibri" w:hAnsi="Times New Roman"/>
          <w:szCs w:val="20"/>
        </w:rPr>
      </w:pPr>
      <w:r w:rsidRPr="0061012C">
        <w:rPr>
          <w:rFonts w:ascii="Times New Roman" w:eastAsia="Calibri" w:hAnsi="Times New Roman"/>
          <w:szCs w:val="20"/>
        </w:rPr>
        <w:t>Observation 1.1: The ratio of backhaul link distance to access link distance might be much higher than two in NR.</w:t>
      </w:r>
    </w:p>
    <w:p w14:paraId="27752C26" w14:textId="77777777" w:rsidR="0061012C" w:rsidRPr="0061012C" w:rsidRDefault="0061012C" w:rsidP="0061012C">
      <w:pPr>
        <w:spacing w:line="259" w:lineRule="auto"/>
        <w:rPr>
          <w:rFonts w:ascii="Times New Roman" w:eastAsia="Calibri" w:hAnsi="Times New Roman"/>
          <w:szCs w:val="20"/>
        </w:rPr>
      </w:pPr>
      <w:r w:rsidRPr="0061012C">
        <w:rPr>
          <w:rFonts w:ascii="Times New Roman" w:eastAsia="Calibri" w:hAnsi="Times New Roman"/>
          <w:szCs w:val="20"/>
        </w:rPr>
        <w:t>Observation 1.2: If access and backhaul links use same resources for RACH, supportable number of cyclic shifts for each ZC root sequence decrease significantly.</w:t>
      </w:r>
    </w:p>
    <w:p w14:paraId="552B6EB1" w14:textId="77777777" w:rsidR="0061012C" w:rsidRPr="0061012C" w:rsidRDefault="0061012C" w:rsidP="008E772F">
      <w:pPr>
        <w:numPr>
          <w:ilvl w:val="0"/>
          <w:numId w:val="115"/>
        </w:numPr>
        <w:spacing w:line="259" w:lineRule="auto"/>
        <w:rPr>
          <w:rFonts w:ascii="Times New Roman" w:eastAsia="Calibri" w:hAnsi="Times New Roman"/>
          <w:szCs w:val="20"/>
        </w:rPr>
      </w:pPr>
      <w:r w:rsidRPr="0061012C">
        <w:rPr>
          <w:rFonts w:ascii="Times New Roman" w:eastAsia="Calibri" w:hAnsi="Times New Roman"/>
          <w:szCs w:val="20"/>
        </w:rPr>
        <w:t>This, in turn, leads to the use of higher number of ZC root sequences in each cells and higher interference during RACH transmission.</w:t>
      </w:r>
    </w:p>
    <w:p w14:paraId="7E4261AD" w14:textId="77777777" w:rsidR="0061012C" w:rsidRPr="0061012C" w:rsidRDefault="0061012C" w:rsidP="0061012C">
      <w:pPr>
        <w:spacing w:line="259" w:lineRule="auto"/>
        <w:rPr>
          <w:rFonts w:ascii="Times New Roman" w:eastAsia="Calibri" w:hAnsi="Times New Roman"/>
          <w:szCs w:val="20"/>
        </w:rPr>
      </w:pPr>
      <w:r w:rsidRPr="0061012C">
        <w:rPr>
          <w:rFonts w:ascii="Times New Roman" w:eastAsia="Calibri" w:hAnsi="Times New Roman"/>
          <w:szCs w:val="20"/>
        </w:rPr>
        <w:t>Observation 1.3: Periodicity of backhaul RACH resources, that are orthogonal to access RACH resources, can be extended to reduce overhead.</w:t>
      </w:r>
    </w:p>
    <w:p w14:paraId="53AA20D5" w14:textId="77777777" w:rsidR="0061012C" w:rsidRPr="0061012C" w:rsidRDefault="0061012C" w:rsidP="0061012C">
      <w:pPr>
        <w:spacing w:line="259" w:lineRule="auto"/>
        <w:rPr>
          <w:rFonts w:ascii="Times New Roman" w:eastAsia="Calibri" w:hAnsi="Times New Roman"/>
          <w:szCs w:val="20"/>
        </w:rPr>
      </w:pPr>
      <w:r w:rsidRPr="0061012C">
        <w:rPr>
          <w:rFonts w:ascii="Times New Roman" w:eastAsia="Calibri" w:hAnsi="Times New Roman"/>
          <w:szCs w:val="20"/>
        </w:rPr>
        <w:t xml:space="preserve">Proposal 1.1: NR allows network the flexibility to configure access and backhaul RACH resources with different occasions and periodicities. </w:t>
      </w:r>
    </w:p>
    <w:p w14:paraId="4C594987" w14:textId="4532E7C6" w:rsidR="0061012C" w:rsidRPr="0061012C" w:rsidRDefault="0061012C" w:rsidP="008E772F">
      <w:pPr>
        <w:numPr>
          <w:ilvl w:val="0"/>
          <w:numId w:val="115"/>
        </w:numPr>
        <w:spacing w:line="259" w:lineRule="auto"/>
        <w:rPr>
          <w:rFonts w:ascii="Times New Roman" w:eastAsia="Calibri" w:hAnsi="Times New Roman"/>
          <w:szCs w:val="20"/>
        </w:rPr>
      </w:pPr>
      <w:r w:rsidRPr="0061012C">
        <w:rPr>
          <w:rFonts w:ascii="Times New Roman" w:eastAsia="Calibri" w:hAnsi="Times New Roman"/>
          <w:szCs w:val="20"/>
        </w:rPr>
        <w:lastRenderedPageBreak/>
        <w:t>Different mechanisms can be considered to enable this, e.g., additional bits can be introduced in RMSI to indicate backhaul CBRA occasions.</w:t>
      </w:r>
    </w:p>
    <w:p w14:paraId="1866ACEB" w14:textId="77777777" w:rsidR="0061012C" w:rsidRPr="0061012C" w:rsidRDefault="0061012C" w:rsidP="0061012C">
      <w:pPr>
        <w:spacing w:line="259" w:lineRule="auto"/>
        <w:jc w:val="center"/>
        <w:rPr>
          <w:rFonts w:ascii="Times New Roman" w:eastAsia="Arial" w:hAnsi="Times New Roman"/>
          <w:szCs w:val="20"/>
        </w:rPr>
      </w:pPr>
      <w:r w:rsidRPr="0061012C">
        <w:rPr>
          <w:rFonts w:ascii="Times New Roman" w:eastAsia="Arial" w:hAnsi="Times New Roman"/>
          <w:szCs w:val="20"/>
        </w:rPr>
        <w:t>--- inter-relay discovery and measurements ---</w:t>
      </w:r>
    </w:p>
    <w:p w14:paraId="360463ED" w14:textId="77777777" w:rsidR="0061012C" w:rsidRPr="0061012C" w:rsidRDefault="0061012C" w:rsidP="0061012C">
      <w:pPr>
        <w:spacing w:line="259" w:lineRule="auto"/>
        <w:rPr>
          <w:rFonts w:ascii="Times New Roman" w:eastAsia="Calibri" w:hAnsi="Times New Roman"/>
          <w:szCs w:val="20"/>
        </w:rPr>
      </w:pPr>
      <w:r w:rsidRPr="0061012C">
        <w:rPr>
          <w:rFonts w:ascii="Times New Roman" w:eastAsia="Calibri" w:hAnsi="Times New Roman"/>
          <w:szCs w:val="20"/>
        </w:rPr>
        <w:t xml:space="preserve">Proposal 2.1: to address the half-duplex constraint in the IAB-node discovery and measurements, support different TX/RX coordination patterns. The patterns may be (pseudo-)random, semi-persistent/periodic, or dynamically configured. </w:t>
      </w:r>
    </w:p>
    <w:p w14:paraId="617A498C" w14:textId="77777777" w:rsidR="0061012C" w:rsidRPr="0061012C" w:rsidRDefault="0061012C" w:rsidP="0061012C">
      <w:pPr>
        <w:spacing w:line="259" w:lineRule="auto"/>
        <w:rPr>
          <w:rFonts w:ascii="Times New Roman" w:eastAsia="Calibri" w:hAnsi="Times New Roman"/>
          <w:szCs w:val="20"/>
        </w:rPr>
      </w:pPr>
      <w:r w:rsidRPr="0061012C">
        <w:rPr>
          <w:rFonts w:ascii="Times New Roman" w:eastAsia="Calibri" w:hAnsi="Times New Roman"/>
          <w:szCs w:val="20"/>
        </w:rPr>
        <w:t>Proposal 2.2: support configuring the TX/RX pattern both centrally (baseline) and in a distributed manner.</w:t>
      </w:r>
    </w:p>
    <w:p w14:paraId="2B646085" w14:textId="77777777" w:rsidR="0061012C" w:rsidRPr="0061012C" w:rsidRDefault="0061012C" w:rsidP="008E772F">
      <w:pPr>
        <w:numPr>
          <w:ilvl w:val="0"/>
          <w:numId w:val="112"/>
        </w:numPr>
        <w:spacing w:line="259" w:lineRule="auto"/>
        <w:rPr>
          <w:rFonts w:ascii="Times New Roman" w:eastAsia="Calibri" w:hAnsi="Times New Roman"/>
          <w:szCs w:val="20"/>
        </w:rPr>
      </w:pPr>
      <w:r w:rsidRPr="0061012C">
        <w:rPr>
          <w:rFonts w:ascii="Times New Roman" w:eastAsia="Calibri" w:hAnsi="Times New Roman"/>
          <w:szCs w:val="20"/>
        </w:rPr>
        <w:t>FFS the required signaling.</w:t>
      </w:r>
    </w:p>
    <w:p w14:paraId="44D78DEE" w14:textId="77777777" w:rsidR="0061012C" w:rsidRPr="0061012C" w:rsidRDefault="0061012C" w:rsidP="0061012C">
      <w:pPr>
        <w:spacing w:line="259" w:lineRule="auto"/>
        <w:rPr>
          <w:rFonts w:ascii="Times New Roman" w:eastAsia="Calibri" w:hAnsi="Times New Roman"/>
          <w:szCs w:val="20"/>
        </w:rPr>
      </w:pPr>
      <w:r w:rsidRPr="0061012C">
        <w:rPr>
          <w:rFonts w:ascii="Times New Roman" w:eastAsia="Calibri" w:hAnsi="Times New Roman"/>
          <w:szCs w:val="20"/>
        </w:rPr>
        <w:t>Observation 2.1: Sporadic SSB transmissions, following a muting pattern, may confuse the initial access UEs, if they are transmitted on a sync raster.</w:t>
      </w:r>
    </w:p>
    <w:p w14:paraId="1C6CC578" w14:textId="77777777" w:rsidR="0061012C" w:rsidRPr="0061012C" w:rsidRDefault="0061012C" w:rsidP="0061012C">
      <w:pPr>
        <w:spacing w:line="259" w:lineRule="auto"/>
        <w:rPr>
          <w:rFonts w:ascii="Times New Roman" w:eastAsia="Calibri" w:hAnsi="Times New Roman"/>
          <w:szCs w:val="20"/>
        </w:rPr>
      </w:pPr>
      <w:r w:rsidRPr="0061012C">
        <w:rPr>
          <w:rFonts w:ascii="Times New Roman" w:eastAsia="Calibri" w:hAnsi="Times New Roman"/>
          <w:szCs w:val="20"/>
        </w:rPr>
        <w:t xml:space="preserve">Proposal 2.3: use off-raster SSBs for IAB discovery and measurements. </w:t>
      </w:r>
    </w:p>
    <w:p w14:paraId="13E0568D" w14:textId="77777777" w:rsidR="0061012C" w:rsidRPr="0061012C" w:rsidRDefault="0061012C" w:rsidP="0061012C">
      <w:pPr>
        <w:spacing w:line="259" w:lineRule="auto"/>
        <w:rPr>
          <w:rFonts w:ascii="Times New Roman" w:eastAsia="Calibri" w:hAnsi="Times New Roman"/>
          <w:szCs w:val="20"/>
        </w:rPr>
      </w:pPr>
      <w:r w:rsidRPr="0061012C">
        <w:rPr>
          <w:rFonts w:ascii="Times New Roman" w:eastAsia="Calibri" w:hAnsi="Times New Roman"/>
          <w:szCs w:val="20"/>
        </w:rPr>
        <w:t>Proposal 2.4: simple modifications to the NR R15 RRM framework should be considered to make it more suitable for backhaul operations, such as</w:t>
      </w:r>
    </w:p>
    <w:p w14:paraId="20651D6A" w14:textId="77777777" w:rsidR="0061012C" w:rsidRPr="0061012C" w:rsidRDefault="0061012C" w:rsidP="008E772F">
      <w:pPr>
        <w:numPr>
          <w:ilvl w:val="0"/>
          <w:numId w:val="114"/>
        </w:numPr>
        <w:spacing w:line="259" w:lineRule="auto"/>
        <w:rPr>
          <w:rFonts w:ascii="Times New Roman" w:eastAsia="Calibri" w:hAnsi="Times New Roman"/>
          <w:szCs w:val="20"/>
        </w:rPr>
      </w:pPr>
      <w:r w:rsidRPr="0061012C">
        <w:rPr>
          <w:rFonts w:ascii="Times New Roman" w:eastAsia="Calibri" w:hAnsi="Times New Roman"/>
          <w:szCs w:val="20"/>
        </w:rPr>
        <w:t>configuring new values for CSI-RS/SMTC periodicity (e.g. larger than 160 msec),</w:t>
      </w:r>
    </w:p>
    <w:p w14:paraId="62263C34" w14:textId="77777777" w:rsidR="0061012C" w:rsidRPr="0061012C" w:rsidRDefault="0061012C" w:rsidP="008E772F">
      <w:pPr>
        <w:numPr>
          <w:ilvl w:val="0"/>
          <w:numId w:val="114"/>
        </w:numPr>
        <w:spacing w:line="259" w:lineRule="auto"/>
        <w:rPr>
          <w:rFonts w:ascii="Times New Roman" w:eastAsia="Calibri" w:hAnsi="Times New Roman"/>
          <w:szCs w:val="20"/>
        </w:rPr>
      </w:pPr>
      <w:r w:rsidRPr="0061012C">
        <w:rPr>
          <w:rFonts w:ascii="Times New Roman" w:eastAsia="Calibri" w:hAnsi="Times New Roman"/>
          <w:szCs w:val="20"/>
        </w:rPr>
        <w:t xml:space="preserve">increasing the maximum number of SMTC configured per frequency, </w:t>
      </w:r>
    </w:p>
    <w:p w14:paraId="6FE088C7" w14:textId="77777777" w:rsidR="0061012C" w:rsidRPr="0061012C" w:rsidRDefault="0061012C" w:rsidP="008E772F">
      <w:pPr>
        <w:numPr>
          <w:ilvl w:val="0"/>
          <w:numId w:val="114"/>
        </w:numPr>
        <w:spacing w:line="259" w:lineRule="auto"/>
        <w:rPr>
          <w:rFonts w:ascii="Times New Roman" w:eastAsia="Calibri" w:hAnsi="Times New Roman"/>
          <w:szCs w:val="20"/>
        </w:rPr>
      </w:pPr>
      <w:r w:rsidRPr="0061012C">
        <w:rPr>
          <w:rFonts w:ascii="Times New Roman" w:eastAsia="Calibri" w:hAnsi="Times New Roman"/>
          <w:szCs w:val="20"/>
        </w:rPr>
        <w:t>supporting more flexible time-domain location of the SSBs within a SMTC,</w:t>
      </w:r>
    </w:p>
    <w:p w14:paraId="13EC3E18" w14:textId="77777777" w:rsidR="0061012C" w:rsidRPr="0061012C" w:rsidRDefault="0061012C" w:rsidP="008E772F">
      <w:pPr>
        <w:numPr>
          <w:ilvl w:val="0"/>
          <w:numId w:val="114"/>
        </w:numPr>
        <w:spacing w:line="259" w:lineRule="auto"/>
        <w:rPr>
          <w:rFonts w:ascii="Times New Roman" w:eastAsia="Calibri" w:hAnsi="Times New Roman"/>
          <w:szCs w:val="20"/>
        </w:rPr>
      </w:pPr>
      <w:r w:rsidRPr="0061012C">
        <w:rPr>
          <w:rFonts w:ascii="Times New Roman" w:eastAsia="Calibri" w:hAnsi="Times New Roman"/>
          <w:szCs w:val="20"/>
        </w:rPr>
        <w:t xml:space="preserve">leveraging SMTC design to configure transmission windows (STTC). </w:t>
      </w:r>
    </w:p>
    <w:p w14:paraId="6916E5AC" w14:textId="77777777" w:rsidR="0061012C" w:rsidRPr="0061012C" w:rsidRDefault="0061012C" w:rsidP="0061012C">
      <w:pPr>
        <w:spacing w:line="259" w:lineRule="auto"/>
        <w:rPr>
          <w:rFonts w:ascii="Times New Roman" w:eastAsia="Calibri" w:hAnsi="Times New Roman"/>
          <w:szCs w:val="20"/>
        </w:rPr>
      </w:pPr>
      <w:r w:rsidRPr="0061012C">
        <w:rPr>
          <w:rFonts w:ascii="Times New Roman" w:eastAsia="Calibri" w:hAnsi="Times New Roman"/>
          <w:szCs w:val="20"/>
        </w:rPr>
        <w:t xml:space="preserve">Proposal 2.5: adopt the proposed framework in </w:t>
      </w:r>
      <w:r w:rsidRPr="0061012C">
        <w:rPr>
          <w:rFonts w:ascii="Times New Roman" w:eastAsia="Calibri" w:hAnsi="Times New Roman"/>
          <w:szCs w:val="20"/>
        </w:rPr>
        <w:fldChar w:fldCharType="begin"/>
      </w:r>
      <w:r w:rsidRPr="0061012C">
        <w:rPr>
          <w:rFonts w:ascii="Times New Roman" w:eastAsia="Calibri" w:hAnsi="Times New Roman"/>
          <w:szCs w:val="20"/>
        </w:rPr>
        <w:instrText xml:space="preserve"> REF _Ref513564034 \h  \* MERGEFORMAT </w:instrText>
      </w:r>
      <w:r w:rsidRPr="0061012C">
        <w:rPr>
          <w:rFonts w:ascii="Times New Roman" w:eastAsia="Calibri" w:hAnsi="Times New Roman"/>
          <w:szCs w:val="20"/>
        </w:rPr>
      </w:r>
      <w:r w:rsidRPr="0061012C">
        <w:rPr>
          <w:rFonts w:ascii="Times New Roman" w:eastAsia="Calibri" w:hAnsi="Times New Roman"/>
          <w:szCs w:val="20"/>
        </w:rPr>
        <w:fldChar w:fldCharType="separate"/>
      </w:r>
      <w:r w:rsidRPr="0061012C">
        <w:rPr>
          <w:rFonts w:ascii="Times New Roman" w:eastAsia="Calibri" w:hAnsi="Times New Roman"/>
          <w:szCs w:val="20"/>
        </w:rPr>
        <w:t xml:space="preserve">Table </w:t>
      </w:r>
      <w:r w:rsidRPr="0061012C">
        <w:rPr>
          <w:rFonts w:ascii="Times New Roman" w:eastAsia="Calibri" w:hAnsi="Times New Roman"/>
          <w:noProof/>
          <w:szCs w:val="20"/>
        </w:rPr>
        <w:t>5</w:t>
      </w:r>
      <w:r w:rsidRPr="0061012C">
        <w:rPr>
          <w:rFonts w:ascii="Times New Roman" w:eastAsia="Calibri" w:hAnsi="Times New Roman"/>
          <w:szCs w:val="20"/>
        </w:rPr>
        <w:fldChar w:fldCharType="end"/>
      </w:r>
      <w:r w:rsidRPr="0061012C">
        <w:rPr>
          <w:rFonts w:ascii="Times New Roman" w:eastAsia="Calibri" w:hAnsi="Times New Roman"/>
          <w:szCs w:val="20"/>
        </w:rPr>
        <w:t xml:space="preserve"> for initial acquisition, inter-IAB-node discovery and BH measurements.</w:t>
      </w:r>
    </w:p>
    <w:p w14:paraId="2E75F836" w14:textId="77777777" w:rsidR="0061012C" w:rsidRPr="0061012C" w:rsidRDefault="0061012C" w:rsidP="0061012C">
      <w:pPr>
        <w:spacing w:line="259" w:lineRule="auto"/>
        <w:jc w:val="center"/>
        <w:rPr>
          <w:rFonts w:ascii="Times New Roman" w:eastAsia="Arial" w:hAnsi="Times New Roman"/>
          <w:szCs w:val="20"/>
        </w:rPr>
      </w:pPr>
      <w:r w:rsidRPr="0061012C">
        <w:rPr>
          <w:rFonts w:ascii="Times New Roman" w:eastAsia="Arial" w:hAnsi="Times New Roman"/>
          <w:szCs w:val="20"/>
        </w:rPr>
        <w:t>--- link failure recovery ---</w:t>
      </w:r>
    </w:p>
    <w:p w14:paraId="7EC00BB3" w14:textId="77777777" w:rsidR="0061012C" w:rsidRPr="0061012C" w:rsidRDefault="0061012C" w:rsidP="0061012C">
      <w:pPr>
        <w:spacing w:line="259" w:lineRule="auto"/>
        <w:rPr>
          <w:rFonts w:ascii="Times New Roman" w:eastAsia="Calibri" w:hAnsi="Times New Roman"/>
          <w:szCs w:val="20"/>
        </w:rPr>
      </w:pPr>
      <w:r w:rsidRPr="0061012C">
        <w:rPr>
          <w:rFonts w:ascii="Times New Roman" w:eastAsia="Calibri" w:hAnsi="Times New Roman"/>
          <w:szCs w:val="20"/>
        </w:rPr>
        <w:t>Observation 3.1: In Rel-15,</w:t>
      </w:r>
      <w:r w:rsidRPr="0061012C">
        <w:rPr>
          <w:rFonts w:ascii="Times New Roman" w:eastAsia="SimSun" w:hAnsi="Times New Roman"/>
          <w:color w:val="262626"/>
          <w:kern w:val="24"/>
          <w:szCs w:val="20"/>
        </w:rPr>
        <w:t xml:space="preserve"> </w:t>
      </w:r>
      <w:r w:rsidRPr="0061012C">
        <w:rPr>
          <w:rFonts w:ascii="Times New Roman" w:eastAsia="Calibri" w:hAnsi="Times New Roman"/>
          <w:szCs w:val="20"/>
        </w:rPr>
        <w:t>RLF is declared after a N310 consecutive OOS are detected and T310 timer runs for the configured time without receiving N311 consecutive IS indications.</w:t>
      </w:r>
    </w:p>
    <w:p w14:paraId="288DDB4C" w14:textId="77777777" w:rsidR="0061012C" w:rsidRPr="0061012C" w:rsidRDefault="0061012C" w:rsidP="008E772F">
      <w:pPr>
        <w:numPr>
          <w:ilvl w:val="0"/>
          <w:numId w:val="113"/>
        </w:numPr>
        <w:spacing w:line="259" w:lineRule="auto"/>
        <w:rPr>
          <w:rFonts w:ascii="Times New Roman" w:eastAsia="Calibri" w:hAnsi="Times New Roman"/>
          <w:szCs w:val="20"/>
        </w:rPr>
      </w:pPr>
      <w:r w:rsidRPr="0061012C">
        <w:rPr>
          <w:rFonts w:ascii="Times New Roman" w:eastAsia="Calibri" w:hAnsi="Times New Roman"/>
          <w:szCs w:val="20"/>
        </w:rPr>
        <w:t xml:space="preserve">In Rel-15, failure of beam recovery procedure leads to RLF declaration. </w:t>
      </w:r>
    </w:p>
    <w:p w14:paraId="01B138F9" w14:textId="27831CA7" w:rsidR="0061012C" w:rsidRPr="0061012C" w:rsidRDefault="0061012C" w:rsidP="008E772F">
      <w:pPr>
        <w:numPr>
          <w:ilvl w:val="0"/>
          <w:numId w:val="113"/>
        </w:numPr>
        <w:spacing w:line="259" w:lineRule="auto"/>
        <w:rPr>
          <w:rFonts w:ascii="Times New Roman" w:eastAsia="Calibri" w:hAnsi="Times New Roman"/>
          <w:szCs w:val="20"/>
        </w:rPr>
      </w:pPr>
      <w:r w:rsidRPr="0061012C">
        <w:rPr>
          <w:rFonts w:ascii="Times New Roman" w:eastAsia="Calibri" w:hAnsi="Times New Roman"/>
          <w:szCs w:val="20"/>
        </w:rPr>
        <w:t>In Rel-15, Success of beam recovery procedure does not impact RLF procedure.</w:t>
      </w:r>
    </w:p>
    <w:p w14:paraId="06E3574B" w14:textId="77777777" w:rsidR="0061012C" w:rsidRPr="0061012C" w:rsidRDefault="0061012C" w:rsidP="0061012C">
      <w:pPr>
        <w:spacing w:line="259" w:lineRule="auto"/>
        <w:rPr>
          <w:rFonts w:ascii="Times New Roman" w:eastAsia="Calibri" w:hAnsi="Times New Roman"/>
          <w:szCs w:val="20"/>
        </w:rPr>
      </w:pPr>
      <w:r w:rsidRPr="0061012C">
        <w:rPr>
          <w:rFonts w:ascii="Times New Roman" w:eastAsia="Calibri" w:hAnsi="Times New Roman"/>
          <w:szCs w:val="20"/>
        </w:rPr>
        <w:t>Observation 3.2: Radio link monitoring and candidate beam reference signals can be different.</w:t>
      </w:r>
    </w:p>
    <w:p w14:paraId="5A987984" w14:textId="77777777" w:rsidR="0061012C" w:rsidRPr="0061012C" w:rsidRDefault="0061012C" w:rsidP="008E772F">
      <w:pPr>
        <w:numPr>
          <w:ilvl w:val="0"/>
          <w:numId w:val="113"/>
        </w:numPr>
        <w:spacing w:line="259" w:lineRule="auto"/>
        <w:rPr>
          <w:rFonts w:ascii="Times New Roman" w:eastAsia="Calibri" w:hAnsi="Times New Roman"/>
          <w:szCs w:val="20"/>
        </w:rPr>
      </w:pPr>
      <w:r w:rsidRPr="0061012C">
        <w:rPr>
          <w:rFonts w:ascii="Times New Roman" w:eastAsia="Calibri" w:hAnsi="Times New Roman"/>
          <w:szCs w:val="20"/>
        </w:rPr>
        <w:t>Communication can happen via candidate beam reference signal even if radio link monitoring reference fail.</w:t>
      </w:r>
    </w:p>
    <w:p w14:paraId="267AA04D" w14:textId="77777777" w:rsidR="0061012C" w:rsidRPr="0061012C" w:rsidRDefault="0061012C" w:rsidP="0061012C">
      <w:pPr>
        <w:spacing w:line="259" w:lineRule="auto"/>
        <w:rPr>
          <w:rFonts w:ascii="Times New Roman" w:eastAsia="Calibri" w:hAnsi="Times New Roman"/>
          <w:szCs w:val="20"/>
        </w:rPr>
      </w:pPr>
      <w:r w:rsidRPr="0061012C">
        <w:rPr>
          <w:rFonts w:ascii="Times New Roman" w:eastAsia="Calibri" w:hAnsi="Times New Roman"/>
          <w:szCs w:val="20"/>
        </w:rPr>
        <w:t>Observation 3.3: Declaring RLF is costly for an IAB UEF node.</w:t>
      </w:r>
    </w:p>
    <w:p w14:paraId="49646EFB" w14:textId="77777777" w:rsidR="0061012C" w:rsidRPr="0061012C" w:rsidRDefault="0061012C" w:rsidP="008E772F">
      <w:pPr>
        <w:numPr>
          <w:ilvl w:val="0"/>
          <w:numId w:val="113"/>
        </w:numPr>
        <w:spacing w:line="259" w:lineRule="auto"/>
        <w:rPr>
          <w:rFonts w:ascii="Times New Roman" w:eastAsia="Calibri" w:hAnsi="Times New Roman"/>
          <w:szCs w:val="20"/>
        </w:rPr>
      </w:pPr>
      <w:r w:rsidRPr="0061012C">
        <w:rPr>
          <w:rFonts w:ascii="Times New Roman" w:eastAsia="Calibri" w:hAnsi="Times New Roman"/>
          <w:szCs w:val="20"/>
        </w:rPr>
        <w:t>The corresponding IAB DU will have to release all resources of its child nodes.</w:t>
      </w:r>
    </w:p>
    <w:p w14:paraId="52C99D95" w14:textId="7C1B35BA" w:rsidR="0061012C" w:rsidRPr="0061012C" w:rsidRDefault="0061012C" w:rsidP="0061012C">
      <w:pPr>
        <w:spacing w:line="259" w:lineRule="auto"/>
        <w:rPr>
          <w:rFonts w:ascii="Times New Roman" w:eastAsia="Calibri" w:hAnsi="Times New Roman"/>
          <w:szCs w:val="20"/>
        </w:rPr>
      </w:pPr>
      <w:r w:rsidRPr="0061012C">
        <w:rPr>
          <w:rFonts w:ascii="Times New Roman" w:eastAsia="Calibri" w:hAnsi="Times New Roman"/>
          <w:szCs w:val="20"/>
        </w:rPr>
        <w:t>Proposal 3.1: NR supports success of beam recovery procedure stopping the T310 timer and preventing IAB UEF to declare RLF.</w:t>
      </w:r>
    </w:p>
    <w:p w14:paraId="1BAF364C" w14:textId="77777777" w:rsidR="0061012C" w:rsidRPr="0061012C" w:rsidRDefault="0061012C" w:rsidP="0061012C">
      <w:pPr>
        <w:spacing w:line="259" w:lineRule="auto"/>
        <w:jc w:val="center"/>
        <w:rPr>
          <w:rFonts w:ascii="Times New Roman" w:eastAsia="Arial" w:hAnsi="Times New Roman"/>
          <w:szCs w:val="20"/>
        </w:rPr>
      </w:pPr>
      <w:r w:rsidRPr="0061012C">
        <w:rPr>
          <w:rFonts w:ascii="Times New Roman" w:eastAsia="Arial" w:hAnsi="Times New Roman"/>
          <w:szCs w:val="20"/>
        </w:rPr>
        <w:t>--- over-the-air synchronization ---</w:t>
      </w:r>
    </w:p>
    <w:p w14:paraId="2BC2BAEE" w14:textId="77777777" w:rsidR="0061012C" w:rsidRPr="0061012C" w:rsidRDefault="0061012C" w:rsidP="0061012C">
      <w:pPr>
        <w:spacing w:line="259" w:lineRule="auto"/>
        <w:rPr>
          <w:rFonts w:ascii="Times New Roman" w:eastAsia="Arial" w:hAnsi="Times New Roman"/>
          <w:szCs w:val="20"/>
        </w:rPr>
      </w:pPr>
      <w:r w:rsidRPr="0061012C">
        <w:rPr>
          <w:rFonts w:ascii="Times New Roman" w:eastAsia="Arial" w:hAnsi="Times New Roman"/>
          <w:szCs w:val="20"/>
        </w:rPr>
        <w:t>Observation 4.1: TA-based OTA synchronization can support multi-hop IAB network (4~5 hops) for mmw bands. TA-based OTA synchronization is not sufficient to support multiple hops in lower bands.</w:t>
      </w:r>
    </w:p>
    <w:p w14:paraId="688A1493" w14:textId="77777777" w:rsidR="0061012C" w:rsidRPr="0061012C" w:rsidRDefault="0061012C" w:rsidP="0061012C">
      <w:pPr>
        <w:spacing w:line="259" w:lineRule="auto"/>
        <w:rPr>
          <w:rFonts w:ascii="Times New Roman" w:eastAsia="Arial" w:hAnsi="Times New Roman"/>
          <w:szCs w:val="20"/>
        </w:rPr>
      </w:pPr>
      <w:r w:rsidRPr="0061012C">
        <w:rPr>
          <w:rFonts w:ascii="Times New Roman" w:eastAsia="Arial" w:hAnsi="Times New Roman"/>
          <w:szCs w:val="20"/>
        </w:rPr>
        <w:t>Proposal 4.1: To tighten the OTA timing error, especially in lower bands, RAN1 should consider the following solutions:</w:t>
      </w:r>
    </w:p>
    <w:p w14:paraId="14443C9F" w14:textId="77777777" w:rsidR="0061012C" w:rsidRPr="0061012C" w:rsidRDefault="0061012C" w:rsidP="008E772F">
      <w:pPr>
        <w:numPr>
          <w:ilvl w:val="0"/>
          <w:numId w:val="112"/>
        </w:numPr>
        <w:spacing w:line="259" w:lineRule="auto"/>
        <w:rPr>
          <w:rFonts w:ascii="Times New Roman" w:eastAsia="Arial" w:hAnsi="Times New Roman"/>
          <w:szCs w:val="20"/>
        </w:rPr>
      </w:pPr>
      <w:r w:rsidRPr="0061012C">
        <w:rPr>
          <w:rFonts w:ascii="Times New Roman" w:eastAsia="Arial" w:hAnsi="Times New Roman"/>
          <w:szCs w:val="20"/>
        </w:rPr>
        <w:t xml:space="preserve">Using wider band signals (UL and DL) to achieve more accurate timing estimation </w:t>
      </w:r>
    </w:p>
    <w:p w14:paraId="18D664D9" w14:textId="77777777" w:rsidR="0061012C" w:rsidRPr="0061012C" w:rsidRDefault="0061012C" w:rsidP="008E772F">
      <w:pPr>
        <w:numPr>
          <w:ilvl w:val="0"/>
          <w:numId w:val="112"/>
        </w:numPr>
        <w:spacing w:line="259" w:lineRule="auto"/>
        <w:rPr>
          <w:rFonts w:ascii="Times New Roman" w:eastAsia="Arial" w:hAnsi="Times New Roman"/>
          <w:szCs w:val="20"/>
        </w:rPr>
      </w:pPr>
      <w:r w:rsidRPr="0061012C">
        <w:rPr>
          <w:rFonts w:ascii="Times New Roman" w:eastAsia="Arial" w:hAnsi="Times New Roman"/>
          <w:szCs w:val="20"/>
        </w:rPr>
        <w:t>Enhancing TA, e.g. by reducing its granularity and increasing the number of bits</w:t>
      </w:r>
    </w:p>
    <w:p w14:paraId="73E79E70" w14:textId="77777777" w:rsidR="0061012C" w:rsidRPr="0061012C" w:rsidRDefault="0061012C" w:rsidP="0061012C">
      <w:pPr>
        <w:spacing w:line="259" w:lineRule="auto"/>
        <w:rPr>
          <w:rFonts w:ascii="Times New Roman" w:eastAsia="Arial" w:hAnsi="Times New Roman"/>
          <w:szCs w:val="20"/>
        </w:rPr>
      </w:pPr>
      <w:r w:rsidRPr="0061012C">
        <w:rPr>
          <w:rFonts w:ascii="Times New Roman" w:eastAsia="Arial" w:hAnsi="Times New Roman"/>
          <w:szCs w:val="20"/>
        </w:rPr>
        <w:t xml:space="preserve">Proposal 4.2: IAB TR should mention TA-based OTA synchronization can support up to [5] hops in MMW bands. </w:t>
      </w:r>
    </w:p>
    <w:p w14:paraId="17B62514" w14:textId="77777777" w:rsidR="0061012C" w:rsidRPr="0061012C" w:rsidRDefault="0061012C" w:rsidP="0061012C">
      <w:pPr>
        <w:spacing w:line="259" w:lineRule="auto"/>
        <w:rPr>
          <w:rFonts w:ascii="Times New Roman" w:eastAsia="Arial" w:hAnsi="Times New Roman"/>
          <w:szCs w:val="20"/>
        </w:rPr>
      </w:pPr>
      <w:r w:rsidRPr="0061012C">
        <w:rPr>
          <w:rFonts w:ascii="Times New Roman" w:eastAsia="Arial" w:hAnsi="Times New Roman"/>
          <w:szCs w:val="20"/>
        </w:rPr>
        <w:t xml:space="preserve">Proposal 4.3: IAB network should use other synchronization techniques, such as GNSS and PTP, along with OTA techniques to achieve tight network synchronization. </w:t>
      </w:r>
    </w:p>
    <w:p w14:paraId="76918236" w14:textId="7855ED06" w:rsidR="0061012C" w:rsidRPr="0061012C" w:rsidRDefault="0061012C" w:rsidP="0061012C">
      <w:pPr>
        <w:spacing w:line="259" w:lineRule="auto"/>
        <w:rPr>
          <w:rFonts w:ascii="Times New Roman" w:eastAsia="Arial" w:hAnsi="Times New Roman"/>
          <w:szCs w:val="20"/>
        </w:rPr>
      </w:pPr>
      <w:r w:rsidRPr="0061012C">
        <w:rPr>
          <w:rFonts w:ascii="Times New Roman" w:eastAsia="Arial" w:hAnsi="Times New Roman"/>
          <w:szCs w:val="20"/>
        </w:rPr>
        <w:t xml:space="preserve">Proposal 4.4: it should be further studied how timing adjustment of an IAB-node (following OTA synchronization) impacts the operation </w:t>
      </w:r>
      <w:r>
        <w:rPr>
          <w:rFonts w:ascii="Times New Roman" w:eastAsia="Arial" w:hAnsi="Times New Roman"/>
          <w:szCs w:val="20"/>
        </w:rPr>
        <w:t>of its child IAB-nodes and UEs.</w:t>
      </w:r>
    </w:p>
    <w:p w14:paraId="473D3B7E" w14:textId="77777777" w:rsidR="0061012C" w:rsidRPr="0061012C" w:rsidRDefault="0061012C" w:rsidP="0061012C">
      <w:pPr>
        <w:spacing w:line="259" w:lineRule="auto"/>
        <w:jc w:val="center"/>
        <w:rPr>
          <w:rFonts w:ascii="Times New Roman" w:eastAsia="Arial" w:hAnsi="Times New Roman"/>
          <w:szCs w:val="20"/>
        </w:rPr>
      </w:pPr>
      <w:r w:rsidRPr="0061012C">
        <w:rPr>
          <w:rFonts w:ascii="Times New Roman" w:eastAsia="Arial" w:hAnsi="Times New Roman"/>
          <w:szCs w:val="20"/>
        </w:rPr>
        <w:t>--- multi-hop timing alignment ---</w:t>
      </w:r>
    </w:p>
    <w:p w14:paraId="13201D94" w14:textId="77777777" w:rsidR="0061012C" w:rsidRPr="0061012C" w:rsidRDefault="0061012C" w:rsidP="0061012C">
      <w:pPr>
        <w:spacing w:line="259" w:lineRule="auto"/>
        <w:rPr>
          <w:rFonts w:ascii="Times New Roman" w:eastAsia="Arial" w:hAnsi="Times New Roman"/>
          <w:szCs w:val="20"/>
        </w:rPr>
      </w:pPr>
      <w:r w:rsidRPr="0061012C">
        <w:rPr>
          <w:rFonts w:ascii="Times New Roman" w:eastAsia="Arial" w:hAnsi="Times New Roman"/>
          <w:szCs w:val="20"/>
        </w:rPr>
        <w:t xml:space="preserve">Proposal 5.1: the timing alignment case 1 (where slot boundaries across multi-hop IAB network are aligned) is adopted as the baseline. </w:t>
      </w:r>
    </w:p>
    <w:p w14:paraId="521B7135" w14:textId="77777777" w:rsidR="0061012C" w:rsidRPr="0061012C" w:rsidRDefault="0061012C" w:rsidP="008E772F">
      <w:pPr>
        <w:numPr>
          <w:ilvl w:val="0"/>
          <w:numId w:val="112"/>
        </w:numPr>
        <w:spacing w:line="259" w:lineRule="auto"/>
        <w:rPr>
          <w:rFonts w:ascii="Times New Roman" w:eastAsia="Arial" w:hAnsi="Times New Roman"/>
          <w:szCs w:val="20"/>
        </w:rPr>
      </w:pPr>
      <w:r w:rsidRPr="0061012C">
        <w:rPr>
          <w:rFonts w:ascii="Times New Roman" w:eastAsia="Arial" w:hAnsi="Times New Roman"/>
          <w:szCs w:val="20"/>
        </w:rPr>
        <w:t>The other cases that allow simultaneous transmissions and/or receptions over two adjacent hops should also be supported.</w:t>
      </w:r>
    </w:p>
    <w:p w14:paraId="14A13563" w14:textId="731B15A5" w:rsidR="0061012C" w:rsidRPr="0061012C" w:rsidRDefault="0061012C" w:rsidP="008E772F">
      <w:pPr>
        <w:numPr>
          <w:ilvl w:val="0"/>
          <w:numId w:val="112"/>
        </w:numPr>
        <w:spacing w:line="259" w:lineRule="auto"/>
        <w:rPr>
          <w:rFonts w:ascii="Times New Roman" w:eastAsia="Arial" w:hAnsi="Times New Roman"/>
          <w:szCs w:val="20"/>
        </w:rPr>
      </w:pPr>
      <w:r w:rsidRPr="0061012C">
        <w:rPr>
          <w:rFonts w:ascii="Times New Roman" w:eastAsia="Arial" w:hAnsi="Times New Roman"/>
          <w:szCs w:val="20"/>
        </w:rPr>
        <w:t xml:space="preserve">It is left to network, which case to select. </w:t>
      </w:r>
    </w:p>
    <w:p w14:paraId="0789E1AD" w14:textId="77777777" w:rsidR="0061012C" w:rsidRPr="0061012C" w:rsidRDefault="0061012C" w:rsidP="0061012C">
      <w:pPr>
        <w:spacing w:line="259" w:lineRule="auto"/>
        <w:jc w:val="center"/>
        <w:rPr>
          <w:rFonts w:ascii="Times New Roman" w:eastAsia="Arial" w:hAnsi="Times New Roman"/>
          <w:szCs w:val="20"/>
        </w:rPr>
      </w:pPr>
      <w:r w:rsidRPr="0061012C">
        <w:rPr>
          <w:rFonts w:ascii="Times New Roman" w:eastAsia="Arial" w:hAnsi="Times New Roman"/>
          <w:szCs w:val="20"/>
        </w:rPr>
        <w:t>--- resource allocation and coordination ---</w:t>
      </w:r>
    </w:p>
    <w:p w14:paraId="4FA351A2" w14:textId="77777777" w:rsidR="0061012C" w:rsidRPr="0061012C" w:rsidRDefault="0061012C" w:rsidP="0061012C">
      <w:pPr>
        <w:spacing w:line="259" w:lineRule="auto"/>
        <w:rPr>
          <w:rFonts w:ascii="Times New Roman" w:eastAsia="Calibri" w:hAnsi="Times New Roman"/>
          <w:szCs w:val="20"/>
        </w:rPr>
      </w:pPr>
      <w:r w:rsidRPr="0061012C">
        <w:rPr>
          <w:rFonts w:ascii="Times New Roman" w:eastAsia="Calibri" w:hAnsi="Times New Roman"/>
          <w:szCs w:val="20"/>
        </w:rPr>
        <w:t>Proposal 6.1: A semi-static resource partitioning shall be supported as a baseline approach, where a set of resources, called schedulable resources, are determined for each IAB-node to schedule its child nodes.</w:t>
      </w:r>
    </w:p>
    <w:p w14:paraId="477F9F00" w14:textId="77777777" w:rsidR="0061012C" w:rsidRPr="0061012C" w:rsidRDefault="0061012C" w:rsidP="008E772F">
      <w:pPr>
        <w:numPr>
          <w:ilvl w:val="0"/>
          <w:numId w:val="112"/>
        </w:numPr>
        <w:spacing w:line="259" w:lineRule="auto"/>
        <w:rPr>
          <w:rFonts w:ascii="Times New Roman" w:eastAsia="Calibri" w:hAnsi="Times New Roman"/>
          <w:szCs w:val="20"/>
        </w:rPr>
      </w:pPr>
      <w:r w:rsidRPr="0061012C">
        <w:rPr>
          <w:rFonts w:ascii="Times New Roman" w:eastAsia="Calibri" w:hAnsi="Times New Roman"/>
          <w:szCs w:val="20"/>
        </w:rPr>
        <w:t xml:space="preserve">To support a centralized implementation of the semi-static resource partitioning schemes. New upper-layer (F1-AP) signaling is needed to indicate the required reports for selecting schedulable resources and provide the selected resources. </w:t>
      </w:r>
    </w:p>
    <w:p w14:paraId="0603931A" w14:textId="77777777" w:rsidR="0061012C" w:rsidRPr="0061012C" w:rsidRDefault="0061012C" w:rsidP="008E772F">
      <w:pPr>
        <w:numPr>
          <w:ilvl w:val="1"/>
          <w:numId w:val="112"/>
        </w:numPr>
        <w:spacing w:line="259" w:lineRule="auto"/>
        <w:rPr>
          <w:rFonts w:ascii="Times New Roman" w:eastAsia="Calibri" w:hAnsi="Times New Roman"/>
          <w:szCs w:val="20"/>
        </w:rPr>
      </w:pPr>
      <w:r w:rsidRPr="0061012C">
        <w:rPr>
          <w:rFonts w:ascii="Times New Roman" w:eastAsia="Calibri" w:hAnsi="Times New Roman"/>
          <w:szCs w:val="20"/>
        </w:rPr>
        <w:t xml:space="preserve">Exact signaling format is out of RAN1 scope. </w:t>
      </w:r>
    </w:p>
    <w:p w14:paraId="522F0697" w14:textId="77777777" w:rsidR="0061012C" w:rsidRPr="0061012C" w:rsidRDefault="0061012C" w:rsidP="008E772F">
      <w:pPr>
        <w:numPr>
          <w:ilvl w:val="0"/>
          <w:numId w:val="112"/>
        </w:numPr>
        <w:spacing w:line="259" w:lineRule="auto"/>
        <w:rPr>
          <w:rFonts w:ascii="Times New Roman" w:eastAsia="Calibri" w:hAnsi="Times New Roman"/>
          <w:szCs w:val="20"/>
        </w:rPr>
      </w:pPr>
      <w:r w:rsidRPr="0061012C">
        <w:rPr>
          <w:rFonts w:ascii="Times New Roman" w:eastAsia="Calibri" w:hAnsi="Times New Roman"/>
          <w:szCs w:val="20"/>
        </w:rPr>
        <w:t>The granularity for schedulable resource pattern shall be configurable.</w:t>
      </w:r>
    </w:p>
    <w:p w14:paraId="711CA6E5" w14:textId="77777777" w:rsidR="0061012C" w:rsidRPr="0061012C" w:rsidRDefault="0061012C" w:rsidP="008E772F">
      <w:pPr>
        <w:numPr>
          <w:ilvl w:val="0"/>
          <w:numId w:val="112"/>
        </w:numPr>
        <w:spacing w:line="259" w:lineRule="auto"/>
        <w:rPr>
          <w:rFonts w:ascii="Times New Roman" w:eastAsia="Calibri" w:hAnsi="Times New Roman"/>
          <w:szCs w:val="20"/>
        </w:rPr>
      </w:pPr>
      <w:r w:rsidRPr="0061012C">
        <w:rPr>
          <w:rFonts w:ascii="Times New Roman" w:eastAsia="Calibri" w:hAnsi="Times New Roman"/>
          <w:szCs w:val="20"/>
        </w:rPr>
        <w:t>A schedulable resource pattern for an IAB-node can be associated with only a subset of its child links.</w:t>
      </w:r>
    </w:p>
    <w:p w14:paraId="733B8970" w14:textId="77777777" w:rsidR="0061012C" w:rsidRPr="0061012C" w:rsidRDefault="0061012C" w:rsidP="008E772F">
      <w:pPr>
        <w:numPr>
          <w:ilvl w:val="0"/>
          <w:numId w:val="112"/>
        </w:numPr>
        <w:spacing w:line="259" w:lineRule="auto"/>
        <w:rPr>
          <w:rFonts w:ascii="Times New Roman" w:eastAsia="Calibri" w:hAnsi="Times New Roman"/>
          <w:szCs w:val="20"/>
        </w:rPr>
      </w:pPr>
      <w:r w:rsidRPr="0061012C">
        <w:rPr>
          <w:rFonts w:ascii="Times New Roman" w:eastAsia="Calibri" w:hAnsi="Times New Roman"/>
          <w:szCs w:val="20"/>
        </w:rPr>
        <w:t>Interaction between schedulable resource pattern and the resource allocation (e.g. RRC-configured resources) shall be further studied, including e.g. conflict resolution rules.</w:t>
      </w:r>
    </w:p>
    <w:p w14:paraId="031BD208" w14:textId="4902594E" w:rsidR="0061012C" w:rsidRPr="0061012C" w:rsidRDefault="0061012C" w:rsidP="0061012C">
      <w:pPr>
        <w:spacing w:line="259" w:lineRule="auto"/>
        <w:rPr>
          <w:rFonts w:ascii="Times New Roman" w:eastAsia="Calibri" w:hAnsi="Times New Roman"/>
          <w:szCs w:val="20"/>
        </w:rPr>
      </w:pPr>
      <w:r w:rsidRPr="0061012C">
        <w:rPr>
          <w:rFonts w:ascii="Times New Roman" w:eastAsia="Calibri" w:hAnsi="Times New Roman"/>
          <w:szCs w:val="20"/>
        </w:rPr>
        <w:t>Proposal 6.2: A dynamic coordination approach shall be supported with potentially using enhanced slot format indication framework.</w:t>
      </w:r>
    </w:p>
    <w:p w14:paraId="5D5528D0" w14:textId="77777777" w:rsidR="0061012C" w:rsidRPr="0061012C" w:rsidRDefault="0061012C" w:rsidP="0061012C">
      <w:pPr>
        <w:spacing w:line="259" w:lineRule="auto"/>
        <w:jc w:val="center"/>
        <w:rPr>
          <w:rFonts w:ascii="Times New Roman" w:eastAsia="Arial" w:hAnsi="Times New Roman"/>
          <w:szCs w:val="20"/>
        </w:rPr>
      </w:pPr>
      <w:r w:rsidRPr="0061012C">
        <w:rPr>
          <w:rFonts w:ascii="Times New Roman" w:eastAsia="Arial" w:hAnsi="Times New Roman"/>
          <w:szCs w:val="20"/>
        </w:rPr>
        <w:t>--- cross-link interference ---</w:t>
      </w:r>
    </w:p>
    <w:p w14:paraId="270B9E57" w14:textId="77777777" w:rsidR="0061012C" w:rsidRPr="0061012C" w:rsidRDefault="0061012C" w:rsidP="0061012C">
      <w:pPr>
        <w:spacing w:line="259" w:lineRule="auto"/>
        <w:rPr>
          <w:rFonts w:ascii="Times New Roman" w:eastAsia="Arial" w:hAnsi="Times New Roman"/>
          <w:szCs w:val="20"/>
        </w:rPr>
      </w:pPr>
      <w:r w:rsidRPr="0061012C">
        <w:rPr>
          <w:rFonts w:ascii="Times New Roman" w:eastAsia="Arial" w:hAnsi="Times New Roman"/>
          <w:szCs w:val="20"/>
        </w:rPr>
        <w:lastRenderedPageBreak/>
        <w:t>Observation 7.1: in a homogenous IAB network, the worst-case SINR (due to BH-to-BH interference) is sufficiently high: &gt;20dB at 10% and &gt;30dB at 50%.</w:t>
      </w:r>
    </w:p>
    <w:p w14:paraId="03C633DF" w14:textId="77777777" w:rsidR="0061012C" w:rsidRPr="0061012C" w:rsidRDefault="0061012C" w:rsidP="0061012C">
      <w:pPr>
        <w:spacing w:line="259" w:lineRule="auto"/>
        <w:rPr>
          <w:rFonts w:ascii="Times New Roman" w:eastAsia="Arial" w:hAnsi="Times New Roman"/>
          <w:szCs w:val="20"/>
        </w:rPr>
      </w:pPr>
      <w:r w:rsidRPr="0061012C">
        <w:rPr>
          <w:rFonts w:ascii="Times New Roman" w:eastAsia="Arial" w:hAnsi="Times New Roman"/>
          <w:szCs w:val="20"/>
        </w:rPr>
        <w:t xml:space="preserve">Observation 7.2: IAB CLI scenarios are very similar to cross-link (in flexible TDD) and inter-cell interference scenarios in the access network.  </w:t>
      </w:r>
    </w:p>
    <w:p w14:paraId="279440DF" w14:textId="0985ED0B" w:rsidR="0061012C" w:rsidRPr="0061012C" w:rsidRDefault="0061012C" w:rsidP="0061012C">
      <w:pPr>
        <w:spacing w:line="259" w:lineRule="auto"/>
        <w:rPr>
          <w:rFonts w:ascii="Times New Roman" w:eastAsia="Arial" w:hAnsi="Times New Roman"/>
          <w:szCs w:val="20"/>
        </w:rPr>
      </w:pPr>
      <w:r w:rsidRPr="0061012C">
        <w:rPr>
          <w:rFonts w:ascii="Times New Roman" w:eastAsia="Arial" w:hAnsi="Times New Roman"/>
          <w:szCs w:val="20"/>
        </w:rPr>
        <w:t>Proposal 7.1: IAB CLI study should be unified with other CLI scenarios and worked out in the CLI WI.</w:t>
      </w:r>
    </w:p>
    <w:p w14:paraId="7D89806D" w14:textId="77777777" w:rsidR="0061012C" w:rsidRPr="0061012C" w:rsidRDefault="0061012C" w:rsidP="0061012C">
      <w:pPr>
        <w:spacing w:line="259" w:lineRule="auto"/>
        <w:jc w:val="center"/>
        <w:rPr>
          <w:rFonts w:ascii="Times New Roman" w:eastAsia="Arial" w:hAnsi="Times New Roman"/>
          <w:szCs w:val="20"/>
        </w:rPr>
      </w:pPr>
      <w:r w:rsidRPr="0061012C">
        <w:rPr>
          <w:rFonts w:ascii="Times New Roman" w:eastAsia="Arial" w:hAnsi="Times New Roman"/>
          <w:szCs w:val="20"/>
        </w:rPr>
        <w:t>--- power control ---</w:t>
      </w:r>
    </w:p>
    <w:p w14:paraId="1F10D880" w14:textId="77777777" w:rsidR="0061012C" w:rsidRPr="0061012C" w:rsidRDefault="0061012C" w:rsidP="0061012C">
      <w:pPr>
        <w:spacing w:line="259" w:lineRule="auto"/>
        <w:rPr>
          <w:rFonts w:ascii="Times New Roman" w:eastAsia="Arial" w:hAnsi="Times New Roman"/>
          <w:szCs w:val="20"/>
        </w:rPr>
      </w:pPr>
      <w:r w:rsidRPr="0061012C">
        <w:rPr>
          <w:rFonts w:ascii="Times New Roman" w:eastAsia="Arial" w:hAnsi="Times New Roman"/>
          <w:szCs w:val="20"/>
        </w:rPr>
        <w:t>Proposal 8.1: the power of the concurrent access and backhaul links (multiplexed in frequency or spatial)</w:t>
      </w:r>
    </w:p>
    <w:p w14:paraId="644E6690" w14:textId="77777777" w:rsidR="0061012C" w:rsidRPr="0061012C" w:rsidRDefault="0061012C" w:rsidP="008E772F">
      <w:pPr>
        <w:numPr>
          <w:ilvl w:val="0"/>
          <w:numId w:val="114"/>
        </w:numPr>
        <w:spacing w:line="259" w:lineRule="auto"/>
        <w:rPr>
          <w:rFonts w:ascii="Times New Roman" w:eastAsia="Arial" w:hAnsi="Times New Roman"/>
          <w:szCs w:val="20"/>
        </w:rPr>
      </w:pPr>
      <w:r w:rsidRPr="0061012C">
        <w:rPr>
          <w:rFonts w:ascii="Times New Roman" w:eastAsia="Arial" w:hAnsi="Times New Roman"/>
          <w:szCs w:val="20"/>
        </w:rPr>
        <w:t>should be controlled semi-statically – at least for the transmissions that cannot dynamically change the power (like DL RS for RRM, periodic CSI-RS)</w:t>
      </w:r>
    </w:p>
    <w:p w14:paraId="2EC187C4" w14:textId="77777777" w:rsidR="0061012C" w:rsidRPr="0061012C" w:rsidRDefault="0061012C" w:rsidP="008E772F">
      <w:pPr>
        <w:numPr>
          <w:ilvl w:val="0"/>
          <w:numId w:val="114"/>
        </w:numPr>
        <w:spacing w:line="259" w:lineRule="auto"/>
        <w:rPr>
          <w:rFonts w:ascii="Times New Roman" w:eastAsia="Arial" w:hAnsi="Times New Roman"/>
          <w:szCs w:val="20"/>
        </w:rPr>
      </w:pPr>
      <w:r w:rsidRPr="0061012C">
        <w:rPr>
          <w:rFonts w:ascii="Times New Roman" w:eastAsia="Arial" w:hAnsi="Times New Roman"/>
          <w:szCs w:val="20"/>
        </w:rPr>
        <w:t xml:space="preserve">can be determined dynamically for the remaining transmissions. </w:t>
      </w:r>
    </w:p>
    <w:p w14:paraId="518241CB" w14:textId="77777777" w:rsidR="0061012C" w:rsidRPr="0061012C" w:rsidRDefault="0061012C" w:rsidP="008E772F">
      <w:pPr>
        <w:numPr>
          <w:ilvl w:val="0"/>
          <w:numId w:val="114"/>
        </w:numPr>
        <w:spacing w:line="259" w:lineRule="auto"/>
        <w:rPr>
          <w:rFonts w:ascii="Times New Roman" w:eastAsia="Arial" w:hAnsi="Times New Roman"/>
          <w:szCs w:val="20"/>
        </w:rPr>
      </w:pPr>
      <w:r w:rsidRPr="0061012C">
        <w:rPr>
          <w:rFonts w:ascii="Times New Roman" w:eastAsia="Arial" w:hAnsi="Times New Roman"/>
          <w:szCs w:val="20"/>
        </w:rPr>
        <w:t>FFS: enhancements to allow more efficient SDM/FDM of the access and backhaul links.</w:t>
      </w:r>
    </w:p>
    <w:p w14:paraId="5995A202" w14:textId="77777777" w:rsidR="0061012C" w:rsidRPr="00CF6B14" w:rsidRDefault="0061012C" w:rsidP="0061012C">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0EB50540" w14:textId="340E5DC3" w:rsidR="0061012C" w:rsidRDefault="0061012C" w:rsidP="00E303AE">
      <w:pPr>
        <w:ind w:left="720" w:hanging="720"/>
      </w:pPr>
    </w:p>
    <w:p w14:paraId="262FD7B6" w14:textId="5C3A135E" w:rsidR="003E5995" w:rsidRPr="003E5995" w:rsidRDefault="003E5995" w:rsidP="00E303AE">
      <w:pPr>
        <w:ind w:left="720" w:hanging="720"/>
        <w:rPr>
          <w:b/>
        </w:rPr>
      </w:pPr>
      <w:r w:rsidRPr="003E5995">
        <w:rPr>
          <w:b/>
        </w:rPr>
        <w:t>Thursday session</w:t>
      </w:r>
    </w:p>
    <w:p w14:paraId="3B05E154" w14:textId="3CE42132" w:rsidR="003E5995" w:rsidRPr="003E5995" w:rsidRDefault="001B7BF2" w:rsidP="003E5995">
      <w:pPr>
        <w:ind w:left="720" w:hanging="720"/>
        <w:rPr>
          <w:b/>
        </w:rPr>
      </w:pPr>
      <w:hyperlink r:id="rId1821" w:history="1">
        <w:r w:rsidR="00D93AE1">
          <w:rPr>
            <w:rStyle w:val="Hyperlink"/>
            <w:b/>
          </w:rPr>
          <w:t>R1-1809857</w:t>
        </w:r>
      </w:hyperlink>
      <w:r w:rsidR="003E5995" w:rsidRPr="003E5995">
        <w:rPr>
          <w:b/>
        </w:rPr>
        <w:tab/>
        <w:t>Summary of 7.2.3.1 Enhancements to support NR backhaul links</w:t>
      </w:r>
      <w:r w:rsidR="003E5995" w:rsidRPr="003E5995">
        <w:rPr>
          <w:b/>
        </w:rPr>
        <w:tab/>
        <w:t>AT&amp;T</w:t>
      </w:r>
    </w:p>
    <w:p w14:paraId="402FC82C" w14:textId="77777777" w:rsidR="003E5995" w:rsidRPr="00CF6B14" w:rsidRDefault="003E5995" w:rsidP="003E599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3154AE59" w14:textId="01DE8F19" w:rsidR="003E5995" w:rsidRDefault="003E5995" w:rsidP="003E5995">
      <w:pPr>
        <w:ind w:left="720" w:hanging="720"/>
      </w:pPr>
    </w:p>
    <w:p w14:paraId="2E824B48" w14:textId="77777777" w:rsidR="00580E2F" w:rsidRPr="00580E2F" w:rsidRDefault="00580E2F" w:rsidP="00580E2F">
      <w:pPr>
        <w:rPr>
          <w:szCs w:val="20"/>
        </w:rPr>
      </w:pPr>
      <w:r w:rsidRPr="00580E2F">
        <w:rPr>
          <w:szCs w:val="20"/>
          <w:highlight w:val="green"/>
        </w:rPr>
        <w:t>Agreements</w:t>
      </w:r>
      <w:r w:rsidRPr="00580E2F">
        <w:rPr>
          <w:szCs w:val="20"/>
        </w:rPr>
        <w:t>:</w:t>
      </w:r>
    </w:p>
    <w:p w14:paraId="578ED103" w14:textId="77777777" w:rsidR="00580E2F" w:rsidRPr="00580E2F" w:rsidRDefault="00580E2F" w:rsidP="008E772F">
      <w:pPr>
        <w:numPr>
          <w:ilvl w:val="0"/>
          <w:numId w:val="158"/>
        </w:numPr>
        <w:rPr>
          <w:szCs w:val="20"/>
        </w:rPr>
      </w:pPr>
      <w:r w:rsidRPr="00580E2F">
        <w:rPr>
          <w:szCs w:val="20"/>
        </w:rPr>
        <w:t>In case of SA deployments, initial IAB node discovery by the MT (Stage 1) follows the Rel.15 procedure for cell search and initial access based on SSBs available for access UEs without additional required specification support.</w:t>
      </w:r>
    </w:p>
    <w:p w14:paraId="1CF54159" w14:textId="77777777" w:rsidR="00580E2F" w:rsidRPr="00580E2F" w:rsidRDefault="00580E2F" w:rsidP="008E772F">
      <w:pPr>
        <w:numPr>
          <w:ilvl w:val="1"/>
          <w:numId w:val="158"/>
        </w:numPr>
        <w:rPr>
          <w:szCs w:val="20"/>
        </w:rPr>
      </w:pPr>
      <w:r w:rsidRPr="00580E2F">
        <w:rPr>
          <w:szCs w:val="20"/>
        </w:rPr>
        <w:t>FFS: how to support NSA deployment</w:t>
      </w:r>
    </w:p>
    <w:p w14:paraId="07D8C455" w14:textId="77777777" w:rsidR="00580E2F" w:rsidRPr="00580E2F" w:rsidRDefault="00580E2F" w:rsidP="008E772F">
      <w:pPr>
        <w:numPr>
          <w:ilvl w:val="1"/>
          <w:numId w:val="158"/>
        </w:numPr>
        <w:rPr>
          <w:szCs w:val="20"/>
        </w:rPr>
      </w:pPr>
      <w:r w:rsidRPr="00580E2F">
        <w:rPr>
          <w:szCs w:val="20"/>
        </w:rPr>
        <w:t>FFS whether Stage 2 enhancements (if any) can be applied to Stage 1</w:t>
      </w:r>
    </w:p>
    <w:p w14:paraId="21F0B1EB" w14:textId="77777777" w:rsidR="00580E2F" w:rsidRPr="00580E2F" w:rsidRDefault="00580E2F" w:rsidP="00580E2F">
      <w:pPr>
        <w:ind w:left="720" w:hanging="720"/>
        <w:rPr>
          <w:b/>
          <w:lang w:eastAsia="x-none"/>
        </w:rPr>
      </w:pPr>
    </w:p>
    <w:p w14:paraId="29E65153" w14:textId="77777777" w:rsidR="00580E2F" w:rsidRPr="00580E2F" w:rsidRDefault="00580E2F" w:rsidP="00580E2F">
      <w:pPr>
        <w:ind w:left="720" w:hanging="720"/>
        <w:rPr>
          <w:lang w:eastAsia="x-none"/>
        </w:rPr>
      </w:pPr>
      <w:r w:rsidRPr="00580E2F">
        <w:rPr>
          <w:highlight w:val="green"/>
          <w:lang w:eastAsia="x-none"/>
        </w:rPr>
        <w:t>Agreements</w:t>
      </w:r>
      <w:r w:rsidRPr="00580E2F">
        <w:rPr>
          <w:lang w:eastAsia="x-none"/>
        </w:rPr>
        <w:t>:</w:t>
      </w:r>
    </w:p>
    <w:p w14:paraId="03CAA589" w14:textId="77777777" w:rsidR="00580E2F" w:rsidRPr="00580E2F" w:rsidRDefault="00580E2F" w:rsidP="008E772F">
      <w:pPr>
        <w:numPr>
          <w:ilvl w:val="0"/>
          <w:numId w:val="159"/>
        </w:numPr>
        <w:spacing w:line="288" w:lineRule="auto"/>
        <w:ind w:hanging="357"/>
        <w:jc w:val="both"/>
        <w:rPr>
          <w:rFonts w:ascii="Times New Roman" w:eastAsia="Malgun Gothic" w:hAnsi="Times New Roman"/>
          <w:szCs w:val="20"/>
          <w:lang w:eastAsia="ko-KR"/>
        </w:rPr>
      </w:pPr>
      <w:r w:rsidRPr="00580E2F">
        <w:rPr>
          <w:rFonts w:ascii="Times New Roman" w:eastAsia="Malgun Gothic" w:hAnsi="Times New Roman"/>
          <w:szCs w:val="20"/>
          <w:lang w:eastAsia="ko-KR"/>
        </w:rPr>
        <w:t>For the purpose of inter-IAB node and donor detection after the IAB node DU becomes active (Stage 2) at least one of</w:t>
      </w:r>
      <w:r w:rsidRPr="00580E2F">
        <w:rPr>
          <w:rFonts w:ascii="Times New Roman" w:eastAsia="Malgun Gothic" w:hAnsi="Times New Roman"/>
          <w:color w:val="FF0000"/>
          <w:szCs w:val="20"/>
          <w:lang w:eastAsia="ko-KR"/>
        </w:rPr>
        <w:t xml:space="preserve"> </w:t>
      </w:r>
      <w:r w:rsidRPr="00580E2F">
        <w:rPr>
          <w:rFonts w:ascii="Times New Roman" w:eastAsia="Malgun Gothic" w:hAnsi="Times New Roman"/>
          <w:szCs w:val="20"/>
          <w:lang w:eastAsia="ko-KR"/>
        </w:rPr>
        <w:t>the following solutions should be supported:</w:t>
      </w:r>
    </w:p>
    <w:p w14:paraId="103D3E15" w14:textId="77777777" w:rsidR="00580E2F" w:rsidRPr="00580E2F" w:rsidRDefault="00580E2F" w:rsidP="008E772F">
      <w:pPr>
        <w:numPr>
          <w:ilvl w:val="1"/>
          <w:numId w:val="159"/>
        </w:numPr>
        <w:spacing w:line="288" w:lineRule="auto"/>
        <w:ind w:hanging="357"/>
        <w:jc w:val="both"/>
        <w:rPr>
          <w:rFonts w:ascii="Times New Roman" w:eastAsia="Malgun Gothic" w:hAnsi="Times New Roman"/>
          <w:szCs w:val="20"/>
          <w:lang w:eastAsia="ko-KR"/>
        </w:rPr>
      </w:pPr>
      <w:r w:rsidRPr="00580E2F">
        <w:rPr>
          <w:rFonts w:ascii="Times New Roman" w:eastAsia="Malgun Gothic" w:hAnsi="Times New Roman"/>
          <w:szCs w:val="20"/>
          <w:lang w:eastAsia="ko-KR"/>
        </w:rPr>
        <w:t>SSB-based solutions (Solution 1):</w:t>
      </w:r>
    </w:p>
    <w:p w14:paraId="18835FC8" w14:textId="77777777" w:rsidR="00580E2F" w:rsidRPr="00580E2F" w:rsidRDefault="00580E2F" w:rsidP="008E772F">
      <w:pPr>
        <w:numPr>
          <w:ilvl w:val="3"/>
          <w:numId w:val="159"/>
        </w:numPr>
        <w:spacing w:line="288" w:lineRule="auto"/>
        <w:ind w:hanging="357"/>
        <w:jc w:val="both"/>
        <w:rPr>
          <w:rFonts w:ascii="Times New Roman" w:eastAsia="Malgun Gothic" w:hAnsi="Times New Roman"/>
          <w:szCs w:val="20"/>
          <w:lang w:eastAsia="ko-KR"/>
        </w:rPr>
      </w:pPr>
      <w:r w:rsidRPr="00580E2F">
        <w:rPr>
          <w:rFonts w:ascii="Times New Roman" w:eastAsia="Malgun Gothic" w:hAnsi="Times New Roman"/>
          <w:szCs w:val="20"/>
          <w:lang w:eastAsia="ko-KR"/>
        </w:rPr>
        <w:t>Solution 1-A) Reusing the same set of SSBs used for access UEs</w:t>
      </w:r>
    </w:p>
    <w:p w14:paraId="02FE3F52" w14:textId="77777777" w:rsidR="00580E2F" w:rsidRPr="00580E2F" w:rsidRDefault="00580E2F" w:rsidP="008E772F">
      <w:pPr>
        <w:numPr>
          <w:ilvl w:val="3"/>
          <w:numId w:val="159"/>
        </w:numPr>
        <w:spacing w:line="288" w:lineRule="auto"/>
        <w:ind w:hanging="357"/>
        <w:jc w:val="both"/>
        <w:rPr>
          <w:rFonts w:ascii="Times New Roman" w:eastAsia="Malgun Gothic" w:hAnsi="Times New Roman"/>
          <w:szCs w:val="20"/>
          <w:lang w:eastAsia="ko-KR"/>
        </w:rPr>
      </w:pPr>
      <w:r w:rsidRPr="00580E2F">
        <w:rPr>
          <w:rFonts w:ascii="Times New Roman" w:eastAsia="Malgun Gothic" w:hAnsi="Times New Roman"/>
          <w:szCs w:val="20"/>
          <w:lang w:eastAsia="ko-KR"/>
        </w:rPr>
        <w:t>Solution 1-B) Use of SSBs which are orthogonal (TDM and/or FDM) with SSBs used for access UEs</w:t>
      </w:r>
    </w:p>
    <w:p w14:paraId="6ECFE116" w14:textId="77777777" w:rsidR="00580E2F" w:rsidRPr="00580E2F" w:rsidRDefault="00580E2F" w:rsidP="008E772F">
      <w:pPr>
        <w:numPr>
          <w:ilvl w:val="2"/>
          <w:numId w:val="159"/>
        </w:numPr>
        <w:spacing w:line="288" w:lineRule="auto"/>
        <w:ind w:hanging="357"/>
        <w:jc w:val="both"/>
        <w:rPr>
          <w:rFonts w:ascii="Times New Roman" w:eastAsia="Malgun Gothic" w:hAnsi="Times New Roman"/>
          <w:szCs w:val="20"/>
          <w:lang w:eastAsia="ko-KR"/>
        </w:rPr>
      </w:pPr>
      <w:r w:rsidRPr="00580E2F">
        <w:rPr>
          <w:rFonts w:ascii="Times New Roman" w:eastAsia="Malgun Gothic" w:hAnsi="Times New Roman"/>
          <w:szCs w:val="20"/>
          <w:lang w:eastAsia="ko-KR"/>
        </w:rPr>
        <w:t xml:space="preserve">Mechanisms to support half-duplex transmission/measurement of SSBs (e.g. muting patterns) for Solution 1-A) or Solution 1-B) </w:t>
      </w:r>
    </w:p>
    <w:p w14:paraId="37FB00F5" w14:textId="77777777" w:rsidR="00580E2F" w:rsidRPr="00580E2F" w:rsidRDefault="00580E2F" w:rsidP="008E772F">
      <w:pPr>
        <w:numPr>
          <w:ilvl w:val="2"/>
          <w:numId w:val="159"/>
        </w:numPr>
        <w:spacing w:line="288" w:lineRule="auto"/>
        <w:ind w:hanging="357"/>
        <w:jc w:val="both"/>
        <w:rPr>
          <w:rFonts w:ascii="Times New Roman" w:eastAsia="Malgun Gothic" w:hAnsi="Times New Roman"/>
          <w:szCs w:val="20"/>
          <w:lang w:eastAsia="ko-KR"/>
        </w:rPr>
      </w:pPr>
      <w:r w:rsidRPr="00580E2F">
        <w:rPr>
          <w:rFonts w:ascii="Times New Roman" w:eastAsia="Malgun Gothic" w:hAnsi="Times New Roman"/>
          <w:szCs w:val="20"/>
          <w:lang w:eastAsia="ko-KR"/>
        </w:rPr>
        <w:t>Further study potential impacts of the above solutions on access UEs performing initial access/in IDLE mode, including:</w:t>
      </w:r>
    </w:p>
    <w:p w14:paraId="33607A11" w14:textId="77777777" w:rsidR="00580E2F" w:rsidRPr="00580E2F" w:rsidRDefault="00580E2F" w:rsidP="008E772F">
      <w:pPr>
        <w:numPr>
          <w:ilvl w:val="3"/>
          <w:numId w:val="159"/>
        </w:numPr>
        <w:spacing w:line="288" w:lineRule="auto"/>
        <w:ind w:hanging="357"/>
        <w:jc w:val="both"/>
        <w:rPr>
          <w:rFonts w:ascii="Times New Roman" w:eastAsia="Malgun Gothic" w:hAnsi="Times New Roman"/>
          <w:szCs w:val="20"/>
          <w:lang w:eastAsia="ko-KR"/>
        </w:rPr>
      </w:pPr>
      <w:r w:rsidRPr="00580E2F">
        <w:rPr>
          <w:rFonts w:ascii="Times New Roman" w:eastAsia="Malgun Gothic" w:hAnsi="Times New Roman"/>
          <w:szCs w:val="20"/>
          <w:lang w:eastAsia="ko-KR"/>
        </w:rPr>
        <w:t>Cell detection/measurement performance impact due to loss of SSB occasions due to muting</w:t>
      </w:r>
    </w:p>
    <w:p w14:paraId="1737A775" w14:textId="77777777" w:rsidR="00580E2F" w:rsidRPr="00580E2F" w:rsidRDefault="00580E2F" w:rsidP="008E772F">
      <w:pPr>
        <w:numPr>
          <w:ilvl w:val="3"/>
          <w:numId w:val="159"/>
        </w:numPr>
        <w:spacing w:line="288" w:lineRule="auto"/>
        <w:ind w:hanging="357"/>
        <w:jc w:val="both"/>
        <w:rPr>
          <w:rFonts w:ascii="Times New Roman" w:eastAsia="Malgun Gothic" w:hAnsi="Times New Roman"/>
          <w:szCs w:val="20"/>
          <w:lang w:eastAsia="ko-KR"/>
        </w:rPr>
      </w:pPr>
      <w:r w:rsidRPr="00580E2F">
        <w:rPr>
          <w:rFonts w:ascii="Times New Roman" w:eastAsia="Malgun Gothic" w:hAnsi="Times New Roman"/>
          <w:szCs w:val="20"/>
          <w:lang w:eastAsia="ko-KR"/>
        </w:rPr>
        <w:t>Discovery of SSBs by access UEs which are intended only for IAB node discovery</w:t>
      </w:r>
    </w:p>
    <w:p w14:paraId="4D1FFFB5" w14:textId="77777777" w:rsidR="00580E2F" w:rsidRPr="00580E2F" w:rsidRDefault="00580E2F" w:rsidP="008E772F">
      <w:pPr>
        <w:numPr>
          <w:ilvl w:val="1"/>
          <w:numId w:val="159"/>
        </w:numPr>
        <w:spacing w:line="288" w:lineRule="auto"/>
        <w:ind w:hanging="357"/>
        <w:jc w:val="both"/>
        <w:rPr>
          <w:rFonts w:ascii="Times New Roman" w:eastAsia="Malgun Gothic" w:hAnsi="Times New Roman"/>
          <w:szCs w:val="20"/>
          <w:lang w:eastAsia="ko-KR"/>
        </w:rPr>
      </w:pPr>
      <w:r w:rsidRPr="00580E2F">
        <w:rPr>
          <w:rFonts w:ascii="Times New Roman" w:eastAsia="Malgun Gothic" w:hAnsi="Times New Roman"/>
          <w:szCs w:val="20"/>
          <w:lang w:eastAsia="ko-KR"/>
        </w:rPr>
        <w:t>CSI-RS based solutions (Solution 2)</w:t>
      </w:r>
    </w:p>
    <w:p w14:paraId="5FA1922D" w14:textId="77777777" w:rsidR="00580E2F" w:rsidRPr="00580E2F" w:rsidRDefault="00580E2F" w:rsidP="008E772F">
      <w:pPr>
        <w:numPr>
          <w:ilvl w:val="2"/>
          <w:numId w:val="159"/>
        </w:numPr>
        <w:spacing w:line="288" w:lineRule="auto"/>
        <w:ind w:hanging="357"/>
        <w:jc w:val="both"/>
        <w:rPr>
          <w:rFonts w:ascii="Times New Roman" w:eastAsia="Malgun Gothic" w:hAnsi="Times New Roman"/>
          <w:szCs w:val="20"/>
          <w:lang w:eastAsia="ko-KR"/>
        </w:rPr>
      </w:pPr>
      <w:r w:rsidRPr="00580E2F">
        <w:rPr>
          <w:rFonts w:ascii="Times New Roman" w:eastAsia="Malgun Gothic" w:hAnsi="Times New Roman"/>
          <w:szCs w:val="20"/>
          <w:lang w:eastAsia="ko-KR"/>
        </w:rPr>
        <w:t xml:space="preserve">Feasibility of CSI-RS only based discovery in case of unsynchronized network operation </w:t>
      </w:r>
    </w:p>
    <w:p w14:paraId="5471B6DE" w14:textId="77777777" w:rsidR="00580E2F" w:rsidRPr="00580E2F" w:rsidRDefault="00580E2F" w:rsidP="008E772F">
      <w:pPr>
        <w:numPr>
          <w:ilvl w:val="0"/>
          <w:numId w:val="159"/>
        </w:numPr>
        <w:spacing w:line="288" w:lineRule="auto"/>
        <w:ind w:hanging="357"/>
        <w:jc w:val="both"/>
        <w:rPr>
          <w:rFonts w:ascii="Times New Roman" w:eastAsia="Malgun Gothic" w:hAnsi="Times New Roman"/>
          <w:szCs w:val="20"/>
          <w:lang w:eastAsia="ko-KR"/>
        </w:rPr>
      </w:pPr>
      <w:r w:rsidRPr="00580E2F">
        <w:rPr>
          <w:rFonts w:ascii="Times New Roman" w:eastAsia="Malgun Gothic" w:hAnsi="Times New Roman"/>
          <w:szCs w:val="20"/>
          <w:lang w:eastAsia="ko-KR"/>
        </w:rPr>
        <w:t>Further study enhancements to existing configurations (e.g. SMTC and CSI-RS configuration) and inter-node coordination (e.g. F1) for Solutions 1) or 2) and possibility of aperiodic transmission of SSBs/CSI-RS</w:t>
      </w:r>
    </w:p>
    <w:p w14:paraId="2981396B" w14:textId="77777777" w:rsidR="00580E2F" w:rsidRPr="00580E2F" w:rsidRDefault="00580E2F" w:rsidP="00580E2F">
      <w:pPr>
        <w:ind w:left="720" w:hanging="720"/>
        <w:rPr>
          <w:b/>
          <w:lang w:eastAsia="x-none"/>
        </w:rPr>
      </w:pPr>
    </w:p>
    <w:p w14:paraId="5D847E62" w14:textId="77777777" w:rsidR="00580E2F" w:rsidRPr="00580E2F" w:rsidRDefault="00580E2F" w:rsidP="00580E2F">
      <w:pPr>
        <w:ind w:left="720" w:hanging="720"/>
        <w:rPr>
          <w:szCs w:val="20"/>
          <w:lang w:eastAsia="x-none"/>
        </w:rPr>
      </w:pPr>
      <w:r w:rsidRPr="00580E2F">
        <w:rPr>
          <w:szCs w:val="20"/>
          <w:highlight w:val="green"/>
          <w:lang w:eastAsia="x-none"/>
        </w:rPr>
        <w:t>Agreements</w:t>
      </w:r>
      <w:r w:rsidRPr="00580E2F">
        <w:rPr>
          <w:szCs w:val="20"/>
          <w:lang w:eastAsia="x-none"/>
        </w:rPr>
        <w:t>:</w:t>
      </w:r>
    </w:p>
    <w:p w14:paraId="3EF15E80" w14:textId="77777777" w:rsidR="00580E2F" w:rsidRPr="00580E2F" w:rsidRDefault="00580E2F" w:rsidP="008E772F">
      <w:pPr>
        <w:numPr>
          <w:ilvl w:val="0"/>
          <w:numId w:val="157"/>
        </w:numPr>
        <w:ind w:hanging="357"/>
        <w:jc w:val="both"/>
        <w:rPr>
          <w:szCs w:val="20"/>
        </w:rPr>
      </w:pPr>
      <w:r w:rsidRPr="00580E2F">
        <w:rPr>
          <w:szCs w:val="20"/>
        </w:rPr>
        <w:t xml:space="preserve">IAB supports the ability of network flexibility to configure backhaul RACH resources with different occasions, periodicities, and/or formats, </w:t>
      </w:r>
      <w:r w:rsidRPr="00580E2F">
        <w:rPr>
          <w:bCs/>
          <w:szCs w:val="20"/>
        </w:rPr>
        <w:t>compared to access RACH resources without impacting Rel.15 UEs</w:t>
      </w:r>
    </w:p>
    <w:p w14:paraId="4CC339BA" w14:textId="77777777" w:rsidR="00580E2F" w:rsidRPr="00580E2F" w:rsidRDefault="00580E2F" w:rsidP="008E772F">
      <w:pPr>
        <w:numPr>
          <w:ilvl w:val="1"/>
          <w:numId w:val="157"/>
        </w:numPr>
        <w:ind w:hanging="357"/>
        <w:jc w:val="both"/>
        <w:rPr>
          <w:szCs w:val="20"/>
        </w:rPr>
      </w:pPr>
      <w:r w:rsidRPr="00580E2F">
        <w:rPr>
          <w:szCs w:val="20"/>
        </w:rPr>
        <w:t>F</w:t>
      </w:r>
      <w:r w:rsidRPr="00580E2F">
        <w:rPr>
          <w:kern w:val="2"/>
          <w:szCs w:val="20"/>
          <w:lang w:eastAsia="zh-CN"/>
        </w:rPr>
        <w:t>urther study mechanisms under current PRACH design framework to ensure that after initial access, IAB nodes and access UE of its mother node can be configured or identify TDMed PRACH occasions.</w:t>
      </w:r>
    </w:p>
    <w:p w14:paraId="788A7D9E" w14:textId="77777777" w:rsidR="00580E2F" w:rsidRPr="00580E2F" w:rsidRDefault="00580E2F" w:rsidP="008E772F">
      <w:pPr>
        <w:numPr>
          <w:ilvl w:val="1"/>
          <w:numId w:val="157"/>
        </w:numPr>
        <w:ind w:hanging="357"/>
        <w:jc w:val="both"/>
        <w:rPr>
          <w:szCs w:val="20"/>
        </w:rPr>
      </w:pPr>
      <w:r w:rsidRPr="00580E2F">
        <w:rPr>
          <w:szCs w:val="20"/>
        </w:rPr>
        <w:t>Further study the need for new RACH formats/configurations specific for IAB node random access</w:t>
      </w:r>
    </w:p>
    <w:p w14:paraId="7402098F" w14:textId="77777777" w:rsidR="00580E2F" w:rsidRPr="00580E2F" w:rsidRDefault="00580E2F" w:rsidP="00580E2F">
      <w:pPr>
        <w:ind w:left="720" w:hanging="720"/>
        <w:rPr>
          <w:b/>
          <w:lang w:eastAsia="x-none"/>
        </w:rPr>
      </w:pPr>
    </w:p>
    <w:p w14:paraId="0D35BA33" w14:textId="77777777" w:rsidR="00580E2F" w:rsidRPr="00580E2F" w:rsidRDefault="00580E2F" w:rsidP="00580E2F">
      <w:pPr>
        <w:ind w:left="720" w:hanging="720"/>
        <w:rPr>
          <w:szCs w:val="20"/>
          <w:lang w:eastAsia="x-none"/>
        </w:rPr>
      </w:pPr>
      <w:r w:rsidRPr="00580E2F">
        <w:rPr>
          <w:szCs w:val="20"/>
          <w:highlight w:val="green"/>
          <w:lang w:eastAsia="x-none"/>
        </w:rPr>
        <w:t>Agreements</w:t>
      </w:r>
      <w:r w:rsidRPr="00580E2F">
        <w:rPr>
          <w:szCs w:val="20"/>
          <w:lang w:eastAsia="x-none"/>
        </w:rPr>
        <w:t>:</w:t>
      </w:r>
    </w:p>
    <w:p w14:paraId="6134E4C2" w14:textId="77777777" w:rsidR="00580E2F" w:rsidRPr="00580E2F" w:rsidRDefault="00580E2F" w:rsidP="008E772F">
      <w:pPr>
        <w:numPr>
          <w:ilvl w:val="0"/>
          <w:numId w:val="157"/>
        </w:numPr>
        <w:rPr>
          <w:szCs w:val="20"/>
        </w:rPr>
      </w:pPr>
      <w:r w:rsidRPr="00580E2F">
        <w:rPr>
          <w:szCs w:val="20"/>
        </w:rPr>
        <w:t>For the purpose of backhaul link measurements IAB supports both SSB and CSI-RS for backhaul link RSRP/RSRQ RRM measurements. Further consider the following aspects:</w:t>
      </w:r>
    </w:p>
    <w:p w14:paraId="4538C317" w14:textId="77777777" w:rsidR="00580E2F" w:rsidRPr="00580E2F" w:rsidRDefault="00580E2F" w:rsidP="008E772F">
      <w:pPr>
        <w:numPr>
          <w:ilvl w:val="1"/>
          <w:numId w:val="157"/>
        </w:numPr>
        <w:rPr>
          <w:szCs w:val="20"/>
        </w:rPr>
      </w:pPr>
      <w:r w:rsidRPr="00580E2F">
        <w:rPr>
          <w:szCs w:val="20"/>
        </w:rPr>
        <w:t xml:space="preserve">Enhancements to Rel.15 CSI-RS and SSB measurement configurations and required coordination </w:t>
      </w:r>
    </w:p>
    <w:p w14:paraId="2DA11050" w14:textId="77777777" w:rsidR="00580E2F" w:rsidRPr="00580E2F" w:rsidRDefault="00580E2F" w:rsidP="00580E2F">
      <w:pPr>
        <w:ind w:left="720" w:hanging="720"/>
        <w:rPr>
          <w:lang w:eastAsia="x-none"/>
        </w:rPr>
      </w:pPr>
    </w:p>
    <w:p w14:paraId="16FBA76E" w14:textId="77777777" w:rsidR="00580E2F" w:rsidRPr="00580E2F" w:rsidRDefault="00580E2F" w:rsidP="00580E2F">
      <w:pPr>
        <w:ind w:left="720" w:hanging="720"/>
        <w:rPr>
          <w:szCs w:val="20"/>
          <w:lang w:eastAsia="x-none"/>
        </w:rPr>
      </w:pPr>
      <w:r w:rsidRPr="00580E2F">
        <w:rPr>
          <w:szCs w:val="20"/>
          <w:highlight w:val="green"/>
          <w:lang w:eastAsia="x-none"/>
        </w:rPr>
        <w:t>Agreements</w:t>
      </w:r>
      <w:r w:rsidRPr="00580E2F">
        <w:rPr>
          <w:szCs w:val="20"/>
          <w:lang w:eastAsia="x-none"/>
        </w:rPr>
        <w:t>:</w:t>
      </w:r>
    </w:p>
    <w:p w14:paraId="4F52DCAF" w14:textId="77777777" w:rsidR="00580E2F" w:rsidRPr="00580E2F" w:rsidRDefault="00580E2F" w:rsidP="008E772F">
      <w:pPr>
        <w:numPr>
          <w:ilvl w:val="0"/>
          <w:numId w:val="157"/>
        </w:numPr>
        <w:rPr>
          <w:szCs w:val="20"/>
        </w:rPr>
      </w:pPr>
      <w:r w:rsidRPr="00580E2F">
        <w:rPr>
          <w:szCs w:val="20"/>
        </w:rPr>
        <w:t xml:space="preserve">To support RLM/RLF procedures for IAB nodes, the following should be further studied: </w:t>
      </w:r>
    </w:p>
    <w:p w14:paraId="38E9087B" w14:textId="77777777" w:rsidR="00580E2F" w:rsidRPr="00580E2F" w:rsidRDefault="00580E2F" w:rsidP="008E772F">
      <w:pPr>
        <w:numPr>
          <w:ilvl w:val="1"/>
          <w:numId w:val="157"/>
        </w:numPr>
        <w:rPr>
          <w:szCs w:val="20"/>
        </w:rPr>
      </w:pPr>
      <w:r w:rsidRPr="00580E2F">
        <w:rPr>
          <w:szCs w:val="20"/>
        </w:rPr>
        <w:t xml:space="preserve">Enhancements to support interaction between Beam Failure Recovery success indication and RLF </w:t>
      </w:r>
    </w:p>
    <w:p w14:paraId="5EF72788" w14:textId="77777777" w:rsidR="00580E2F" w:rsidRPr="00580E2F" w:rsidRDefault="00580E2F" w:rsidP="008E772F">
      <w:pPr>
        <w:numPr>
          <w:ilvl w:val="1"/>
          <w:numId w:val="157"/>
        </w:numPr>
        <w:rPr>
          <w:szCs w:val="20"/>
        </w:rPr>
      </w:pPr>
      <w:r w:rsidRPr="00580E2F">
        <w:rPr>
          <w:szCs w:val="20"/>
        </w:rPr>
        <w:t>Enhancements to existing beam management procedures for faster beam switching/coordination/recovery to avoid backhaul link outages should be considered for IAB nodes</w:t>
      </w:r>
    </w:p>
    <w:p w14:paraId="4AB465DF" w14:textId="77777777" w:rsidR="00580E2F" w:rsidRPr="00580E2F" w:rsidRDefault="00580E2F" w:rsidP="00580E2F">
      <w:pPr>
        <w:ind w:left="720" w:hanging="720"/>
        <w:rPr>
          <w:szCs w:val="20"/>
          <w:lang w:eastAsia="x-none"/>
        </w:rPr>
      </w:pPr>
      <w:r w:rsidRPr="00580E2F">
        <w:rPr>
          <w:szCs w:val="20"/>
          <w:highlight w:val="green"/>
          <w:lang w:eastAsia="x-none"/>
        </w:rPr>
        <w:lastRenderedPageBreak/>
        <w:t>Agreements</w:t>
      </w:r>
      <w:r w:rsidRPr="00580E2F">
        <w:rPr>
          <w:szCs w:val="20"/>
          <w:lang w:eastAsia="x-none"/>
        </w:rPr>
        <w:t>:</w:t>
      </w:r>
    </w:p>
    <w:p w14:paraId="05B4F136" w14:textId="77777777" w:rsidR="00580E2F" w:rsidRPr="00580E2F" w:rsidRDefault="00580E2F" w:rsidP="008E772F">
      <w:pPr>
        <w:numPr>
          <w:ilvl w:val="0"/>
          <w:numId w:val="157"/>
        </w:numPr>
        <w:rPr>
          <w:szCs w:val="20"/>
        </w:rPr>
      </w:pPr>
      <w:r w:rsidRPr="00580E2F">
        <w:rPr>
          <w:szCs w:val="20"/>
        </w:rPr>
        <w:t>Study the need for additional backhaul link condition notification mechanism from the parent IAB node DU to the child IAB node as well as corresponding IAB node behavior.</w:t>
      </w:r>
    </w:p>
    <w:p w14:paraId="099645E4" w14:textId="77777777" w:rsidR="00580E2F" w:rsidRPr="00580E2F" w:rsidRDefault="00580E2F" w:rsidP="008E772F">
      <w:pPr>
        <w:numPr>
          <w:ilvl w:val="1"/>
          <w:numId w:val="157"/>
        </w:numPr>
        <w:rPr>
          <w:szCs w:val="20"/>
        </w:rPr>
      </w:pPr>
      <w:r w:rsidRPr="00580E2F">
        <w:rPr>
          <w:szCs w:val="20"/>
        </w:rPr>
        <w:t xml:space="preserve">E.g., if the parent IAB node’s backhaul link fails (RLF or BF) </w:t>
      </w:r>
    </w:p>
    <w:p w14:paraId="6503E1D1" w14:textId="77777777" w:rsidR="00580E2F" w:rsidRPr="00580E2F" w:rsidRDefault="00580E2F" w:rsidP="008E772F">
      <w:pPr>
        <w:numPr>
          <w:ilvl w:val="1"/>
          <w:numId w:val="157"/>
        </w:numPr>
        <w:rPr>
          <w:szCs w:val="20"/>
        </w:rPr>
      </w:pPr>
      <w:r w:rsidRPr="00580E2F">
        <w:rPr>
          <w:szCs w:val="20"/>
        </w:rPr>
        <w:t>Note: this study is intended to focus on RAN1 aspecs only (any higher layers aspects are to be handled by other WGs)</w:t>
      </w:r>
    </w:p>
    <w:p w14:paraId="60FAEC49" w14:textId="77777777" w:rsidR="00580E2F" w:rsidRPr="00580E2F" w:rsidRDefault="00580E2F" w:rsidP="00580E2F">
      <w:pPr>
        <w:ind w:left="720" w:hanging="720"/>
        <w:rPr>
          <w:lang w:eastAsia="x-none"/>
        </w:rPr>
      </w:pPr>
    </w:p>
    <w:p w14:paraId="154792CD" w14:textId="77777777" w:rsidR="00580E2F" w:rsidRPr="00580E2F" w:rsidRDefault="00580E2F" w:rsidP="00580E2F">
      <w:pPr>
        <w:ind w:left="720" w:hanging="720"/>
        <w:rPr>
          <w:lang w:eastAsia="x-none"/>
        </w:rPr>
      </w:pPr>
      <w:r w:rsidRPr="00580E2F">
        <w:rPr>
          <w:highlight w:val="green"/>
          <w:lang w:eastAsia="x-none"/>
        </w:rPr>
        <w:t>Agreements</w:t>
      </w:r>
      <w:r w:rsidRPr="00580E2F">
        <w:rPr>
          <w:lang w:eastAsia="x-none"/>
        </w:rPr>
        <w:t>:</w:t>
      </w:r>
    </w:p>
    <w:p w14:paraId="75D7739F" w14:textId="77777777" w:rsidR="00580E2F" w:rsidRPr="00580E2F" w:rsidRDefault="00580E2F" w:rsidP="00037246">
      <w:pPr>
        <w:ind w:left="720" w:hanging="720"/>
        <w:rPr>
          <w:rFonts w:ascii="Times New Roman" w:eastAsia="MS Mincho" w:hAnsi="Times New Roman"/>
          <w:szCs w:val="20"/>
          <w:lang w:val="x-none" w:eastAsia="x-none"/>
        </w:rPr>
      </w:pPr>
      <w:r w:rsidRPr="00580E2F">
        <w:rPr>
          <w:rFonts w:ascii="Times New Roman" w:eastAsia="MS Mincho" w:hAnsi="Times New Roman"/>
          <w:szCs w:val="20"/>
          <w:lang w:val="x-none" w:eastAsia="x-none"/>
        </w:rPr>
        <w:t>Capture the following definitions in the TR:</w:t>
      </w:r>
    </w:p>
    <w:p w14:paraId="657BA0F5" w14:textId="77777777" w:rsidR="00580E2F" w:rsidRPr="00580E2F" w:rsidRDefault="00580E2F" w:rsidP="008E772F">
      <w:pPr>
        <w:numPr>
          <w:ilvl w:val="0"/>
          <w:numId w:val="160"/>
        </w:numPr>
        <w:spacing w:line="259" w:lineRule="auto"/>
        <w:rPr>
          <w:rFonts w:ascii="Times New Roman" w:eastAsia="MS Mincho" w:hAnsi="Times New Roman"/>
          <w:szCs w:val="20"/>
          <w:lang w:val="x-none" w:eastAsia="x-none"/>
        </w:rPr>
      </w:pPr>
      <w:r w:rsidRPr="00580E2F">
        <w:rPr>
          <w:rFonts w:ascii="Times New Roman" w:eastAsia="MS Mincho" w:hAnsi="Times New Roman"/>
          <w:szCs w:val="20"/>
          <w:lang w:val="x-none" w:eastAsia="x-none"/>
        </w:rPr>
        <w:t>Access link: a link between an access UE and an IAB node or IAB donor (L</w:t>
      </w:r>
      <w:r w:rsidRPr="00580E2F">
        <w:rPr>
          <w:rFonts w:ascii="Times New Roman" w:eastAsia="MS Mincho" w:hAnsi="Times New Roman"/>
          <w:szCs w:val="20"/>
          <w:vertAlign w:val="subscript"/>
          <w:lang w:val="x-none" w:eastAsia="x-none"/>
        </w:rPr>
        <w:t>A,DL</w:t>
      </w:r>
      <w:r w:rsidRPr="00580E2F">
        <w:rPr>
          <w:rFonts w:ascii="Times New Roman" w:eastAsia="MS Mincho" w:hAnsi="Times New Roman"/>
          <w:szCs w:val="20"/>
          <w:lang w:val="x-none" w:eastAsia="x-none"/>
        </w:rPr>
        <w:t xml:space="preserve"> or L</w:t>
      </w:r>
      <w:r w:rsidRPr="00580E2F">
        <w:rPr>
          <w:rFonts w:ascii="Times New Roman" w:eastAsia="MS Mincho" w:hAnsi="Times New Roman"/>
          <w:szCs w:val="20"/>
          <w:vertAlign w:val="subscript"/>
          <w:lang w:val="x-none" w:eastAsia="x-none"/>
        </w:rPr>
        <w:t>A,UL</w:t>
      </w:r>
      <w:r w:rsidRPr="00580E2F">
        <w:rPr>
          <w:rFonts w:ascii="Times New Roman" w:eastAsia="MS Mincho" w:hAnsi="Times New Roman"/>
          <w:szCs w:val="20"/>
          <w:lang w:val="x-none" w:eastAsia="x-none"/>
        </w:rPr>
        <w:t>)</w:t>
      </w:r>
    </w:p>
    <w:p w14:paraId="52DABD21" w14:textId="77777777" w:rsidR="00580E2F" w:rsidRPr="00580E2F" w:rsidRDefault="00580E2F" w:rsidP="008E772F">
      <w:pPr>
        <w:numPr>
          <w:ilvl w:val="0"/>
          <w:numId w:val="160"/>
        </w:numPr>
        <w:spacing w:line="259" w:lineRule="auto"/>
        <w:rPr>
          <w:rFonts w:ascii="Times New Roman" w:eastAsia="MS Mincho" w:hAnsi="Times New Roman"/>
          <w:szCs w:val="20"/>
          <w:lang w:val="x-none" w:eastAsia="x-none"/>
        </w:rPr>
      </w:pPr>
      <w:r w:rsidRPr="00580E2F">
        <w:rPr>
          <w:rFonts w:ascii="Times New Roman" w:eastAsia="MS Mincho" w:hAnsi="Times New Roman"/>
          <w:szCs w:val="20"/>
          <w:lang w:val="x-none" w:eastAsia="x-none"/>
        </w:rPr>
        <w:t>Backhaul link: a link between an IAB node and an IAB child node (L</w:t>
      </w:r>
      <w:r w:rsidRPr="00580E2F">
        <w:rPr>
          <w:rFonts w:ascii="Times New Roman" w:eastAsia="MS Mincho" w:hAnsi="Times New Roman"/>
          <w:szCs w:val="20"/>
          <w:vertAlign w:val="subscript"/>
          <w:lang w:val="x-none" w:eastAsia="x-none"/>
        </w:rPr>
        <w:t>C,DL</w:t>
      </w:r>
      <w:r w:rsidRPr="00580E2F">
        <w:rPr>
          <w:rFonts w:ascii="Times New Roman" w:eastAsia="MS Mincho" w:hAnsi="Times New Roman"/>
          <w:szCs w:val="20"/>
          <w:lang w:val="x-none" w:eastAsia="x-none"/>
        </w:rPr>
        <w:t xml:space="preserve"> or L</w:t>
      </w:r>
      <w:r w:rsidRPr="00580E2F">
        <w:rPr>
          <w:rFonts w:ascii="Times New Roman" w:eastAsia="MS Mincho" w:hAnsi="Times New Roman"/>
          <w:szCs w:val="20"/>
          <w:vertAlign w:val="subscript"/>
          <w:lang w:val="x-none" w:eastAsia="x-none"/>
        </w:rPr>
        <w:t>C,UL</w:t>
      </w:r>
      <w:r w:rsidRPr="00580E2F">
        <w:rPr>
          <w:rFonts w:ascii="Times New Roman" w:eastAsia="MS Mincho" w:hAnsi="Times New Roman"/>
          <w:szCs w:val="20"/>
          <w:lang w:val="x-none" w:eastAsia="x-none"/>
        </w:rPr>
        <w:t>)or IAB parent node (L</w:t>
      </w:r>
      <w:r w:rsidRPr="00580E2F">
        <w:rPr>
          <w:rFonts w:ascii="Times New Roman" w:eastAsia="MS Mincho" w:hAnsi="Times New Roman"/>
          <w:szCs w:val="20"/>
          <w:vertAlign w:val="subscript"/>
          <w:lang w:val="x-none" w:eastAsia="x-none"/>
        </w:rPr>
        <w:t>P,DL</w:t>
      </w:r>
      <w:r w:rsidRPr="00580E2F">
        <w:rPr>
          <w:rFonts w:ascii="Times New Roman" w:eastAsia="MS Mincho" w:hAnsi="Times New Roman"/>
          <w:szCs w:val="20"/>
          <w:lang w:val="x-none" w:eastAsia="x-none"/>
        </w:rPr>
        <w:t xml:space="preserve"> or L</w:t>
      </w:r>
      <w:r w:rsidRPr="00580E2F">
        <w:rPr>
          <w:rFonts w:ascii="Times New Roman" w:eastAsia="MS Mincho" w:hAnsi="Times New Roman"/>
          <w:szCs w:val="20"/>
          <w:vertAlign w:val="subscript"/>
          <w:lang w:val="x-none" w:eastAsia="x-none"/>
        </w:rPr>
        <w:t>P,UL</w:t>
      </w:r>
      <w:r w:rsidRPr="00580E2F">
        <w:rPr>
          <w:rFonts w:ascii="Times New Roman" w:eastAsia="MS Mincho" w:hAnsi="Times New Roman"/>
          <w:szCs w:val="20"/>
          <w:lang w:val="x-none" w:eastAsia="x-none"/>
        </w:rPr>
        <w:t>)</w:t>
      </w:r>
    </w:p>
    <w:p w14:paraId="2C968AEF" w14:textId="77777777" w:rsidR="00580E2F" w:rsidRPr="00580E2F" w:rsidRDefault="00580E2F" w:rsidP="008E772F">
      <w:pPr>
        <w:numPr>
          <w:ilvl w:val="0"/>
          <w:numId w:val="160"/>
        </w:numPr>
        <w:spacing w:line="259" w:lineRule="auto"/>
        <w:rPr>
          <w:rFonts w:ascii="Times New Roman" w:eastAsia="MS Mincho" w:hAnsi="Times New Roman"/>
          <w:szCs w:val="20"/>
          <w:lang w:val="x-none" w:eastAsia="x-none"/>
        </w:rPr>
      </w:pPr>
      <w:r w:rsidRPr="00580E2F">
        <w:rPr>
          <w:rFonts w:ascii="Times New Roman" w:eastAsia="MS Mincho" w:hAnsi="Times New Roman"/>
          <w:szCs w:val="20"/>
          <w:lang w:val="en-US" w:eastAsia="x-none"/>
        </w:rPr>
        <w:t>Note: the IAB node may have its functions for UL access and child BH respectively in the same location or different locations, which is not the scope of RAN1 discussion</w:t>
      </w:r>
    </w:p>
    <w:p w14:paraId="265CB48A" w14:textId="77777777" w:rsidR="00580E2F" w:rsidRPr="00580E2F" w:rsidRDefault="00580E2F" w:rsidP="008E772F">
      <w:pPr>
        <w:numPr>
          <w:ilvl w:val="0"/>
          <w:numId w:val="160"/>
        </w:numPr>
        <w:spacing w:line="259" w:lineRule="auto"/>
        <w:rPr>
          <w:rFonts w:ascii="Times New Roman" w:eastAsia="MS Mincho" w:hAnsi="Times New Roman"/>
          <w:szCs w:val="20"/>
          <w:lang w:val="x-none" w:eastAsia="x-none"/>
        </w:rPr>
      </w:pPr>
      <w:r w:rsidRPr="00580E2F">
        <w:rPr>
          <w:rFonts w:ascii="Times New Roman" w:eastAsia="MS Mincho" w:hAnsi="Times New Roman"/>
          <w:szCs w:val="20"/>
          <w:lang w:val="en-US" w:eastAsia="x-none"/>
        </w:rPr>
        <w:t>Note: For a given BH link for an IAB node, it may be a parent BH or a child BH, depending on the topology/architecture, which is not the scope of RAN1 disucssion</w:t>
      </w:r>
    </w:p>
    <w:p w14:paraId="4D86D112" w14:textId="3744F826" w:rsidR="00580E2F" w:rsidRPr="00580E2F" w:rsidRDefault="00580E2F" w:rsidP="00037246">
      <w:pPr>
        <w:spacing w:after="120"/>
        <w:ind w:left="720" w:hanging="720"/>
        <w:jc w:val="center"/>
        <w:rPr>
          <w:rFonts w:ascii="Times New Roman" w:eastAsia="MS Mincho" w:hAnsi="Times New Roman"/>
          <w:noProof/>
          <w:sz w:val="22"/>
          <w:lang w:val="x-none" w:eastAsia="x-none"/>
        </w:rPr>
      </w:pPr>
      <w:r w:rsidRPr="00580E2F">
        <w:rPr>
          <w:rFonts w:ascii="Times New Roman" w:eastAsia="MS Mincho" w:hAnsi="Times New Roman"/>
          <w:noProof/>
          <w:sz w:val="22"/>
          <w:lang w:eastAsia="en-GB"/>
        </w:rPr>
        <w:drawing>
          <wp:inline distT="0" distB="0" distL="0" distR="0" wp14:anchorId="4BB433AA" wp14:editId="46D4320E">
            <wp:extent cx="4479290" cy="1686742"/>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22" cstate="print">
                      <a:extLst>
                        <a:ext uri="{28A0092B-C50C-407E-A947-70E740481C1C}">
                          <a14:useLocalDpi xmlns:a14="http://schemas.microsoft.com/office/drawing/2010/main" val="0"/>
                        </a:ext>
                      </a:extLst>
                    </a:blip>
                    <a:srcRect/>
                    <a:stretch>
                      <a:fillRect/>
                    </a:stretch>
                  </pic:blipFill>
                  <pic:spPr bwMode="auto">
                    <a:xfrm>
                      <a:off x="0" y="0"/>
                      <a:ext cx="4485561" cy="1689103"/>
                    </a:xfrm>
                    <a:prstGeom prst="rect">
                      <a:avLst/>
                    </a:prstGeom>
                    <a:noFill/>
                  </pic:spPr>
                </pic:pic>
              </a:graphicData>
            </a:graphic>
          </wp:inline>
        </w:drawing>
      </w:r>
    </w:p>
    <w:p w14:paraId="6C30798B" w14:textId="77777777" w:rsidR="00037246" w:rsidRDefault="00037246" w:rsidP="00580E2F">
      <w:pPr>
        <w:spacing w:after="120"/>
        <w:ind w:left="720" w:hanging="720"/>
        <w:rPr>
          <w:rFonts w:ascii="Times New Roman" w:eastAsia="MS Mincho" w:hAnsi="Times New Roman"/>
          <w:szCs w:val="20"/>
          <w:highlight w:val="yellow"/>
          <w:lang w:val="x-none" w:eastAsia="x-none"/>
        </w:rPr>
      </w:pPr>
    </w:p>
    <w:p w14:paraId="480F8F8F" w14:textId="35DCA19B" w:rsidR="00580E2F" w:rsidRPr="00145941" w:rsidRDefault="00580E2F" w:rsidP="00037246">
      <w:pPr>
        <w:ind w:left="720" w:hanging="720"/>
        <w:rPr>
          <w:rFonts w:ascii="Times New Roman" w:eastAsia="MS Mincho" w:hAnsi="Times New Roman"/>
          <w:szCs w:val="20"/>
          <w:lang w:val="x-none" w:eastAsia="x-none"/>
        </w:rPr>
      </w:pPr>
      <w:r w:rsidRPr="00145941">
        <w:rPr>
          <w:rFonts w:ascii="Times New Roman" w:eastAsia="MS Mincho" w:hAnsi="Times New Roman"/>
          <w:szCs w:val="20"/>
          <w:lang w:val="x-none" w:eastAsia="x-none"/>
        </w:rPr>
        <w:t>Proposals:</w:t>
      </w:r>
    </w:p>
    <w:p w14:paraId="180329A2" w14:textId="77777777" w:rsidR="00580E2F" w:rsidRPr="00145941" w:rsidRDefault="00580E2F" w:rsidP="00037246">
      <w:pPr>
        <w:ind w:left="720" w:hanging="720"/>
        <w:rPr>
          <w:rFonts w:ascii="Times New Roman" w:eastAsia="MS Mincho" w:hAnsi="Times New Roman"/>
          <w:szCs w:val="20"/>
          <w:lang w:val="x-none" w:eastAsia="x-none"/>
        </w:rPr>
      </w:pPr>
      <w:r w:rsidRPr="00145941">
        <w:rPr>
          <w:rFonts w:ascii="Times New Roman" w:eastAsia="MS Mincho" w:hAnsi="Times New Roman"/>
          <w:szCs w:val="20"/>
          <w:lang w:val="x-none" w:eastAsia="x-none"/>
        </w:rPr>
        <w:t>To support TDM of parent and child links, where child links can include access links to UEs and/or backhaul links to child IAB nodes, a pattern which is specific to an IAB node is configured which indicates resources in time available for parent and child links:</w:t>
      </w:r>
    </w:p>
    <w:p w14:paraId="4C60E6AB" w14:textId="77777777" w:rsidR="00580E2F" w:rsidRPr="00145941" w:rsidRDefault="00580E2F" w:rsidP="008E772F">
      <w:pPr>
        <w:numPr>
          <w:ilvl w:val="0"/>
          <w:numId w:val="160"/>
        </w:numPr>
        <w:spacing w:line="259" w:lineRule="auto"/>
        <w:rPr>
          <w:rFonts w:ascii="Times New Roman" w:eastAsia="MS Mincho" w:hAnsi="Times New Roman"/>
          <w:szCs w:val="20"/>
          <w:lang w:val="x-none" w:eastAsia="x-none"/>
        </w:rPr>
      </w:pPr>
      <w:r w:rsidRPr="00145941">
        <w:rPr>
          <w:rFonts w:ascii="Times New Roman" w:eastAsia="MS Mincho" w:hAnsi="Times New Roman"/>
          <w:szCs w:val="20"/>
          <w:lang w:val="x-none" w:eastAsia="x-none"/>
        </w:rPr>
        <w:t>Further study details of the adaptation period and granularity (e.g. slot or symbol-level) of the pattern provided to the IAB node, including</w:t>
      </w:r>
    </w:p>
    <w:p w14:paraId="3C7E1E84" w14:textId="77777777" w:rsidR="00580E2F" w:rsidRPr="00145941" w:rsidRDefault="00580E2F" w:rsidP="008E772F">
      <w:pPr>
        <w:numPr>
          <w:ilvl w:val="1"/>
          <w:numId w:val="160"/>
        </w:numPr>
        <w:spacing w:line="259" w:lineRule="auto"/>
        <w:rPr>
          <w:rFonts w:ascii="Times New Roman" w:eastAsia="MS Mincho" w:hAnsi="Times New Roman"/>
          <w:szCs w:val="20"/>
          <w:lang w:val="x-none" w:eastAsia="x-none"/>
        </w:rPr>
      </w:pPr>
      <w:r w:rsidRPr="00145941">
        <w:rPr>
          <w:rFonts w:ascii="Times New Roman" w:eastAsia="MS Mincho" w:hAnsi="Times New Roman"/>
          <w:szCs w:val="20"/>
          <w:lang w:val="x-none" w:eastAsia="x-none"/>
        </w:rPr>
        <w:t>Explicit or implicit indication of the resources</w:t>
      </w:r>
    </w:p>
    <w:p w14:paraId="4D65731D" w14:textId="77777777" w:rsidR="00580E2F" w:rsidRPr="00145941" w:rsidRDefault="00580E2F" w:rsidP="008E772F">
      <w:pPr>
        <w:numPr>
          <w:ilvl w:val="1"/>
          <w:numId w:val="160"/>
        </w:numPr>
        <w:spacing w:line="259" w:lineRule="auto"/>
        <w:rPr>
          <w:rFonts w:ascii="Times New Roman" w:eastAsia="MS Mincho" w:hAnsi="Times New Roman"/>
          <w:szCs w:val="20"/>
          <w:lang w:val="x-none" w:eastAsia="x-none"/>
        </w:rPr>
      </w:pPr>
      <w:r w:rsidRPr="00145941">
        <w:rPr>
          <w:rFonts w:ascii="Times New Roman" w:eastAsia="MS Mincho" w:hAnsi="Times New Roman"/>
          <w:szCs w:val="20"/>
          <w:lang w:val="x-none" w:eastAsia="x-none"/>
        </w:rPr>
        <w:t>Enhancements to existing signaling mechanisms to indicate the pattern</w:t>
      </w:r>
    </w:p>
    <w:p w14:paraId="47FDEC1D" w14:textId="77777777" w:rsidR="00580E2F" w:rsidRPr="00145941" w:rsidRDefault="00580E2F" w:rsidP="008E772F">
      <w:pPr>
        <w:numPr>
          <w:ilvl w:val="1"/>
          <w:numId w:val="160"/>
        </w:numPr>
        <w:spacing w:line="259" w:lineRule="auto"/>
        <w:rPr>
          <w:rFonts w:ascii="Times New Roman" w:eastAsia="MS Mincho" w:hAnsi="Times New Roman"/>
          <w:szCs w:val="20"/>
          <w:lang w:val="x-none" w:eastAsia="x-none"/>
        </w:rPr>
      </w:pPr>
      <w:r w:rsidRPr="00145941">
        <w:rPr>
          <w:rFonts w:ascii="Times New Roman" w:eastAsia="MS Mincho" w:hAnsi="Times New Roman"/>
          <w:szCs w:val="20"/>
          <w:lang w:val="x-none" w:eastAsia="x-none"/>
        </w:rPr>
        <w:t>Potential need to differentiate the resources for UL child backhaul and UL access transmissions in time</w:t>
      </w:r>
    </w:p>
    <w:p w14:paraId="7357E06F" w14:textId="77777777" w:rsidR="00580E2F" w:rsidRPr="00145941" w:rsidRDefault="00580E2F" w:rsidP="008E772F">
      <w:pPr>
        <w:numPr>
          <w:ilvl w:val="0"/>
          <w:numId w:val="160"/>
        </w:numPr>
        <w:spacing w:line="259" w:lineRule="auto"/>
        <w:rPr>
          <w:rFonts w:ascii="Times New Roman" w:eastAsia="MS Mincho" w:hAnsi="Times New Roman"/>
          <w:szCs w:val="20"/>
          <w:lang w:val="x-none" w:eastAsia="x-none"/>
        </w:rPr>
      </w:pPr>
      <w:r w:rsidRPr="00145941">
        <w:rPr>
          <w:rFonts w:ascii="Times New Roman" w:eastAsia="MS Mincho" w:hAnsi="Times New Roman"/>
          <w:szCs w:val="20"/>
          <w:lang w:val="x-none" w:eastAsia="x-none"/>
        </w:rPr>
        <w:t>Further study the indication of resources within the configuration which can be dynamically and flexibly used for parent and child links by the IAB node, including</w:t>
      </w:r>
    </w:p>
    <w:p w14:paraId="0D4A029B" w14:textId="77777777" w:rsidR="00580E2F" w:rsidRPr="00145941" w:rsidRDefault="00580E2F" w:rsidP="008E772F">
      <w:pPr>
        <w:numPr>
          <w:ilvl w:val="1"/>
          <w:numId w:val="160"/>
        </w:numPr>
        <w:spacing w:line="259" w:lineRule="auto"/>
        <w:rPr>
          <w:rFonts w:ascii="Times New Roman" w:eastAsia="MS Mincho" w:hAnsi="Times New Roman"/>
          <w:szCs w:val="20"/>
          <w:lang w:val="x-none" w:eastAsia="x-none"/>
        </w:rPr>
      </w:pPr>
      <w:r w:rsidRPr="00145941">
        <w:rPr>
          <w:rFonts w:ascii="Times New Roman" w:eastAsia="MS Mincho" w:hAnsi="Times New Roman"/>
          <w:szCs w:val="20"/>
          <w:lang w:val="x-none" w:eastAsia="x-none"/>
        </w:rPr>
        <w:t>The need to consider the scheduling delay or information required to be available for the use of flexible resources</w:t>
      </w:r>
    </w:p>
    <w:p w14:paraId="6B52A695" w14:textId="77777777" w:rsidR="00580E2F" w:rsidRPr="00145941" w:rsidRDefault="00580E2F" w:rsidP="008E772F">
      <w:pPr>
        <w:numPr>
          <w:ilvl w:val="1"/>
          <w:numId w:val="160"/>
        </w:numPr>
        <w:spacing w:line="259" w:lineRule="auto"/>
        <w:rPr>
          <w:rFonts w:ascii="Times New Roman" w:eastAsia="MS Mincho" w:hAnsi="Times New Roman"/>
          <w:szCs w:val="20"/>
          <w:lang w:val="x-none" w:eastAsia="x-none"/>
        </w:rPr>
      </w:pPr>
      <w:r w:rsidRPr="00145941">
        <w:rPr>
          <w:rFonts w:ascii="Times New Roman" w:eastAsia="MS Mincho" w:hAnsi="Times New Roman"/>
          <w:szCs w:val="20"/>
          <w:lang w:val="x-none" w:eastAsia="x-none"/>
        </w:rPr>
        <w:t>Mechanisms to schedule flexible resources (e.g. GC-PDCCH)</w:t>
      </w:r>
    </w:p>
    <w:p w14:paraId="5CCD9DC2" w14:textId="77777777" w:rsidR="00580E2F" w:rsidRPr="00145941" w:rsidRDefault="00580E2F" w:rsidP="008E772F">
      <w:pPr>
        <w:numPr>
          <w:ilvl w:val="0"/>
          <w:numId w:val="160"/>
        </w:numPr>
        <w:spacing w:after="120" w:line="259" w:lineRule="auto"/>
        <w:rPr>
          <w:rFonts w:ascii="Times New Roman" w:eastAsia="MS Mincho" w:hAnsi="Times New Roman"/>
          <w:szCs w:val="20"/>
          <w:lang w:val="x-none" w:eastAsia="x-none"/>
        </w:rPr>
      </w:pPr>
      <w:r w:rsidRPr="00145941">
        <w:rPr>
          <w:rFonts w:ascii="Times New Roman" w:eastAsia="MS Mincho" w:hAnsi="Times New Roman"/>
          <w:szCs w:val="20"/>
          <w:lang w:val="en-US" w:eastAsia="x-none"/>
        </w:rPr>
        <w:t>Note: this does not address the question of how access and child backhaul links are multiplexed by an IAB node</w:t>
      </w:r>
    </w:p>
    <w:p w14:paraId="69F25CF2" w14:textId="77777777" w:rsidR="00037246" w:rsidRDefault="00037246" w:rsidP="00580E2F">
      <w:pPr>
        <w:rPr>
          <w:szCs w:val="20"/>
          <w:highlight w:val="green"/>
          <w:lang w:val="en-US" w:eastAsia="x-none"/>
        </w:rPr>
      </w:pPr>
    </w:p>
    <w:p w14:paraId="572A1097" w14:textId="7D922069" w:rsidR="00580E2F" w:rsidRPr="00580E2F" w:rsidRDefault="00580E2F" w:rsidP="00037246">
      <w:pPr>
        <w:rPr>
          <w:rFonts w:ascii="Times New Roman" w:hAnsi="Times New Roman"/>
          <w:szCs w:val="20"/>
          <w:lang w:val="en-US" w:eastAsia="x-none"/>
        </w:rPr>
      </w:pPr>
      <w:r w:rsidRPr="00580E2F">
        <w:rPr>
          <w:rFonts w:ascii="Times New Roman" w:hAnsi="Times New Roman"/>
          <w:szCs w:val="20"/>
          <w:highlight w:val="green"/>
          <w:lang w:val="en-US" w:eastAsia="x-none"/>
        </w:rPr>
        <w:t>Agreements</w:t>
      </w:r>
      <w:r w:rsidRPr="00580E2F">
        <w:rPr>
          <w:rFonts w:ascii="Times New Roman" w:hAnsi="Times New Roman"/>
          <w:szCs w:val="20"/>
          <w:lang w:val="en-US" w:eastAsia="x-none"/>
        </w:rPr>
        <w:t>:</w:t>
      </w:r>
    </w:p>
    <w:p w14:paraId="03CB4707" w14:textId="77777777" w:rsidR="00580E2F" w:rsidRPr="00580E2F" w:rsidRDefault="00580E2F" w:rsidP="00037246">
      <w:pPr>
        <w:ind w:left="720" w:hanging="720"/>
        <w:rPr>
          <w:rFonts w:ascii="Times New Roman" w:eastAsia="MS Mincho" w:hAnsi="Times New Roman"/>
          <w:szCs w:val="20"/>
          <w:lang w:val="x-none" w:eastAsia="x-none"/>
        </w:rPr>
      </w:pPr>
      <w:r w:rsidRPr="00580E2F">
        <w:rPr>
          <w:rFonts w:ascii="Times New Roman" w:eastAsia="MS Mincho" w:hAnsi="Times New Roman"/>
          <w:szCs w:val="20"/>
          <w:lang w:val="en-US" w:eastAsia="x-none"/>
        </w:rPr>
        <w:t>A</w:t>
      </w:r>
      <w:r w:rsidRPr="00580E2F">
        <w:rPr>
          <w:rFonts w:ascii="Times New Roman" w:eastAsia="MS Mincho" w:hAnsi="Times New Roman"/>
          <w:szCs w:val="20"/>
          <w:lang w:val="x-none" w:eastAsia="x-none"/>
        </w:rPr>
        <w:t>n IAB node can support the following cases using existing MU-MIMO or sectorization mechanisms:</w:t>
      </w:r>
    </w:p>
    <w:p w14:paraId="287086AD" w14:textId="77777777" w:rsidR="00580E2F" w:rsidRPr="00580E2F" w:rsidRDefault="00580E2F" w:rsidP="008E772F">
      <w:pPr>
        <w:numPr>
          <w:ilvl w:val="0"/>
          <w:numId w:val="160"/>
        </w:numPr>
        <w:spacing w:line="259" w:lineRule="auto"/>
        <w:rPr>
          <w:rFonts w:ascii="Times New Roman" w:eastAsia="MS Mincho" w:hAnsi="Times New Roman"/>
          <w:szCs w:val="20"/>
          <w:lang w:val="x-none" w:eastAsia="x-none"/>
        </w:rPr>
      </w:pPr>
      <w:r w:rsidRPr="00580E2F">
        <w:rPr>
          <w:rFonts w:ascii="Times New Roman" w:eastAsia="MS Mincho" w:hAnsi="Times New Roman"/>
          <w:szCs w:val="20"/>
          <w:lang w:val="x-none" w:eastAsia="x-none"/>
        </w:rPr>
        <w:t xml:space="preserve">Case A: multiplexing of DL transmissions to access UEs and child IAB nodes </w:t>
      </w:r>
    </w:p>
    <w:p w14:paraId="7FEB57FC" w14:textId="77777777" w:rsidR="00580E2F" w:rsidRPr="00580E2F" w:rsidRDefault="00580E2F" w:rsidP="008E772F">
      <w:pPr>
        <w:numPr>
          <w:ilvl w:val="0"/>
          <w:numId w:val="160"/>
        </w:numPr>
        <w:spacing w:line="259" w:lineRule="auto"/>
        <w:rPr>
          <w:rFonts w:ascii="Times New Roman" w:eastAsia="MS Mincho" w:hAnsi="Times New Roman"/>
          <w:szCs w:val="20"/>
          <w:lang w:val="x-none" w:eastAsia="x-none"/>
        </w:rPr>
      </w:pPr>
      <w:r w:rsidRPr="00580E2F">
        <w:rPr>
          <w:rFonts w:ascii="Times New Roman" w:eastAsia="MS Mincho" w:hAnsi="Times New Roman"/>
          <w:szCs w:val="20"/>
          <w:lang w:val="x-none" w:eastAsia="x-none"/>
        </w:rPr>
        <w:t>Case B: multiplexing of UL transmissions from access UEs and child IAB nodes</w:t>
      </w:r>
    </w:p>
    <w:p w14:paraId="32A524C3" w14:textId="77777777" w:rsidR="00037246" w:rsidRPr="00037246" w:rsidRDefault="00037246" w:rsidP="00037246">
      <w:pPr>
        <w:rPr>
          <w:rFonts w:ascii="Times New Roman" w:hAnsi="Times New Roman"/>
          <w:szCs w:val="20"/>
          <w:highlight w:val="green"/>
          <w:lang w:val="en-US" w:eastAsia="x-none"/>
        </w:rPr>
      </w:pPr>
    </w:p>
    <w:p w14:paraId="029B6725" w14:textId="1ED37E68" w:rsidR="00580E2F" w:rsidRPr="00580E2F" w:rsidRDefault="00580E2F" w:rsidP="00037246">
      <w:pPr>
        <w:rPr>
          <w:rFonts w:ascii="Times New Roman" w:hAnsi="Times New Roman"/>
          <w:szCs w:val="20"/>
          <w:lang w:val="en-US" w:eastAsia="x-none"/>
        </w:rPr>
      </w:pPr>
      <w:r w:rsidRPr="00580E2F">
        <w:rPr>
          <w:rFonts w:ascii="Times New Roman" w:hAnsi="Times New Roman"/>
          <w:szCs w:val="20"/>
          <w:highlight w:val="green"/>
          <w:lang w:val="en-US" w:eastAsia="x-none"/>
        </w:rPr>
        <w:t>Agreements</w:t>
      </w:r>
      <w:r w:rsidRPr="00580E2F">
        <w:rPr>
          <w:rFonts w:ascii="Times New Roman" w:hAnsi="Times New Roman"/>
          <w:szCs w:val="20"/>
          <w:lang w:val="en-US" w:eastAsia="x-none"/>
        </w:rPr>
        <w:t>:</w:t>
      </w:r>
    </w:p>
    <w:p w14:paraId="1ED0AF04" w14:textId="77777777" w:rsidR="00580E2F" w:rsidRPr="00580E2F" w:rsidRDefault="00580E2F" w:rsidP="00037246">
      <w:pPr>
        <w:ind w:left="720" w:hanging="720"/>
        <w:rPr>
          <w:rFonts w:ascii="Times New Roman" w:eastAsia="MS Mincho" w:hAnsi="Times New Roman"/>
          <w:szCs w:val="20"/>
          <w:lang w:val="x-none" w:eastAsia="x-none"/>
        </w:rPr>
      </w:pPr>
      <w:r w:rsidRPr="00580E2F">
        <w:rPr>
          <w:rFonts w:ascii="Times New Roman" w:eastAsia="MS Mincho" w:hAnsi="Times New Roman"/>
          <w:szCs w:val="20"/>
          <w:lang w:val="x-none" w:eastAsia="x-none"/>
        </w:rPr>
        <w:t xml:space="preserve">Clarify the SDM scenario definition: </w:t>
      </w:r>
    </w:p>
    <w:p w14:paraId="46D6E540" w14:textId="77777777" w:rsidR="00580E2F" w:rsidRPr="00580E2F" w:rsidRDefault="00580E2F" w:rsidP="008E772F">
      <w:pPr>
        <w:numPr>
          <w:ilvl w:val="0"/>
          <w:numId w:val="161"/>
        </w:numPr>
        <w:spacing w:line="259" w:lineRule="auto"/>
        <w:rPr>
          <w:rFonts w:ascii="Times New Roman" w:eastAsia="MS Mincho" w:hAnsi="Times New Roman"/>
          <w:szCs w:val="20"/>
          <w:lang w:val="x-none" w:eastAsia="x-none"/>
        </w:rPr>
      </w:pPr>
      <w:r w:rsidRPr="00580E2F">
        <w:rPr>
          <w:rFonts w:ascii="Times New Roman" w:eastAsia="MS Mincho" w:hAnsi="Times New Roman"/>
          <w:szCs w:val="20"/>
          <w:lang w:val="x-none" w:eastAsia="x-none"/>
        </w:rPr>
        <w:t xml:space="preserve">SDM Tx: An IAB node simultaneous transmits in the DL (to an access UE and/or child IAB node) and transmits in the UL (to a </w:t>
      </w:r>
      <w:r w:rsidRPr="00580E2F">
        <w:rPr>
          <w:rFonts w:ascii="Times New Roman" w:eastAsia="MS Mincho" w:hAnsi="Times New Roman"/>
          <w:szCs w:val="20"/>
          <w:u w:val="single"/>
          <w:lang w:val="x-none" w:eastAsia="x-none"/>
        </w:rPr>
        <w:t>parent</w:t>
      </w:r>
      <w:r w:rsidRPr="00580E2F">
        <w:rPr>
          <w:rFonts w:ascii="Times New Roman" w:eastAsia="MS Mincho" w:hAnsi="Times New Roman"/>
          <w:szCs w:val="20"/>
          <w:lang w:val="x-none" w:eastAsia="x-none"/>
        </w:rPr>
        <w:t xml:space="preserve"> IAB node)</w:t>
      </w:r>
    </w:p>
    <w:p w14:paraId="3D25ACF4" w14:textId="77777777" w:rsidR="00580E2F" w:rsidRPr="00580E2F" w:rsidRDefault="00580E2F" w:rsidP="008E772F">
      <w:pPr>
        <w:numPr>
          <w:ilvl w:val="0"/>
          <w:numId w:val="161"/>
        </w:numPr>
        <w:spacing w:line="259" w:lineRule="auto"/>
        <w:rPr>
          <w:rFonts w:ascii="Times New Roman" w:eastAsia="MS Mincho" w:hAnsi="Times New Roman"/>
          <w:szCs w:val="20"/>
          <w:lang w:val="x-none" w:eastAsia="x-none"/>
        </w:rPr>
      </w:pPr>
      <w:r w:rsidRPr="00580E2F">
        <w:rPr>
          <w:rFonts w:ascii="Times New Roman" w:eastAsia="MS Mincho" w:hAnsi="Times New Roman"/>
          <w:szCs w:val="20"/>
          <w:lang w:val="x-none" w:eastAsia="x-none"/>
        </w:rPr>
        <w:t xml:space="preserve">SDM Rx: An IAB node simultaneous receives in the DL (a transmission from a </w:t>
      </w:r>
      <w:r w:rsidRPr="00580E2F">
        <w:rPr>
          <w:rFonts w:ascii="Times New Roman" w:eastAsia="MS Mincho" w:hAnsi="Times New Roman"/>
          <w:szCs w:val="20"/>
          <w:u w:val="single"/>
          <w:lang w:val="x-none" w:eastAsia="x-none"/>
        </w:rPr>
        <w:t>parent</w:t>
      </w:r>
      <w:r w:rsidRPr="00580E2F">
        <w:rPr>
          <w:rFonts w:ascii="Times New Roman" w:eastAsia="MS Mincho" w:hAnsi="Times New Roman"/>
          <w:szCs w:val="20"/>
          <w:lang w:val="x-none" w:eastAsia="x-none"/>
        </w:rPr>
        <w:t xml:space="preserve"> node) and receives in the UL (from an access UE and/or child IAB node)</w:t>
      </w:r>
    </w:p>
    <w:p w14:paraId="6968EB46" w14:textId="77777777" w:rsidR="00580E2F" w:rsidRPr="00580E2F" w:rsidRDefault="00580E2F" w:rsidP="00037246">
      <w:pPr>
        <w:ind w:left="720" w:hanging="720"/>
        <w:rPr>
          <w:rFonts w:ascii="Times New Roman" w:eastAsia="MS Mincho" w:hAnsi="Times New Roman"/>
          <w:szCs w:val="20"/>
          <w:lang w:val="x-none" w:eastAsia="x-none"/>
        </w:rPr>
      </w:pPr>
      <w:r w:rsidRPr="00580E2F">
        <w:rPr>
          <w:rFonts w:ascii="Times New Roman" w:eastAsia="MS Mincho" w:hAnsi="Times New Roman"/>
          <w:szCs w:val="20"/>
          <w:lang w:val="x-none" w:eastAsia="x-none"/>
        </w:rPr>
        <w:t>For the support of SDM, further study the following aspects:</w:t>
      </w:r>
    </w:p>
    <w:p w14:paraId="7916C613" w14:textId="77777777" w:rsidR="00580E2F" w:rsidRPr="00580E2F" w:rsidRDefault="00580E2F" w:rsidP="008E772F">
      <w:pPr>
        <w:numPr>
          <w:ilvl w:val="0"/>
          <w:numId w:val="161"/>
        </w:numPr>
        <w:spacing w:line="259" w:lineRule="auto"/>
        <w:rPr>
          <w:rFonts w:ascii="Times New Roman" w:eastAsia="MS Mincho" w:hAnsi="Times New Roman"/>
          <w:szCs w:val="20"/>
          <w:lang w:val="x-none" w:eastAsia="x-none"/>
        </w:rPr>
      </w:pPr>
      <w:r w:rsidRPr="00580E2F">
        <w:rPr>
          <w:rFonts w:ascii="Times New Roman" w:eastAsia="MS Mincho" w:hAnsi="Times New Roman"/>
          <w:szCs w:val="20"/>
          <w:lang w:val="x-none" w:eastAsia="x-none"/>
        </w:rPr>
        <w:t xml:space="preserve">Transmit power coordination between parent and child links </w:t>
      </w:r>
    </w:p>
    <w:p w14:paraId="79B9CB73" w14:textId="77777777" w:rsidR="00580E2F" w:rsidRPr="00580E2F" w:rsidRDefault="00580E2F" w:rsidP="008E772F">
      <w:pPr>
        <w:numPr>
          <w:ilvl w:val="0"/>
          <w:numId w:val="161"/>
        </w:numPr>
        <w:spacing w:line="259" w:lineRule="auto"/>
        <w:rPr>
          <w:rFonts w:ascii="Times New Roman" w:eastAsia="MS Mincho" w:hAnsi="Times New Roman"/>
          <w:szCs w:val="20"/>
          <w:lang w:val="x-none" w:eastAsia="x-none"/>
        </w:rPr>
      </w:pPr>
      <w:r w:rsidRPr="00580E2F">
        <w:rPr>
          <w:rFonts w:ascii="Times New Roman" w:eastAsia="MS Mincho" w:hAnsi="Times New Roman"/>
          <w:szCs w:val="20"/>
          <w:lang w:val="x-none" w:eastAsia="x-none"/>
        </w:rPr>
        <w:t>Considerations of single panel vs. multi-panel operation (single or multiple baseband)</w:t>
      </w:r>
    </w:p>
    <w:p w14:paraId="67BEE10D" w14:textId="77777777" w:rsidR="00580E2F" w:rsidRPr="00580E2F" w:rsidRDefault="00580E2F" w:rsidP="008E772F">
      <w:pPr>
        <w:numPr>
          <w:ilvl w:val="0"/>
          <w:numId w:val="161"/>
        </w:numPr>
        <w:spacing w:line="259" w:lineRule="auto"/>
        <w:rPr>
          <w:rFonts w:ascii="Times New Roman" w:eastAsia="MS Mincho" w:hAnsi="Times New Roman"/>
          <w:szCs w:val="20"/>
          <w:lang w:val="x-none" w:eastAsia="x-none"/>
        </w:rPr>
      </w:pPr>
      <w:r w:rsidRPr="00580E2F">
        <w:rPr>
          <w:rFonts w:ascii="Times New Roman" w:eastAsia="MS Mincho" w:hAnsi="Times New Roman"/>
          <w:szCs w:val="20"/>
          <w:lang w:val="x-none" w:eastAsia="x-none"/>
        </w:rPr>
        <w:lastRenderedPageBreak/>
        <w:t>Requirements of symbol-level timing alignment within an IAB node (e.g. Case #6/Case #7)</w:t>
      </w:r>
    </w:p>
    <w:p w14:paraId="1292FBA3" w14:textId="77777777" w:rsidR="00037246" w:rsidRDefault="00037246" w:rsidP="00037246">
      <w:pPr>
        <w:rPr>
          <w:rFonts w:ascii="Times New Roman" w:hAnsi="Times New Roman"/>
          <w:highlight w:val="green"/>
          <w:lang w:val="en-US" w:eastAsia="x-none"/>
        </w:rPr>
      </w:pPr>
    </w:p>
    <w:p w14:paraId="20CCADAE" w14:textId="420D4814" w:rsidR="00580E2F" w:rsidRPr="00580E2F" w:rsidRDefault="00580E2F" w:rsidP="00037246">
      <w:pPr>
        <w:rPr>
          <w:rFonts w:ascii="Times New Roman" w:hAnsi="Times New Roman"/>
          <w:lang w:val="en-US" w:eastAsia="x-none"/>
        </w:rPr>
      </w:pPr>
      <w:r w:rsidRPr="00580E2F">
        <w:rPr>
          <w:rFonts w:ascii="Times New Roman" w:hAnsi="Times New Roman"/>
          <w:highlight w:val="green"/>
          <w:lang w:val="en-US" w:eastAsia="x-none"/>
        </w:rPr>
        <w:t>Agreements</w:t>
      </w:r>
      <w:r w:rsidRPr="00580E2F">
        <w:rPr>
          <w:rFonts w:ascii="Times New Roman" w:hAnsi="Times New Roman"/>
          <w:lang w:val="en-US" w:eastAsia="x-none"/>
        </w:rPr>
        <w:t>:</w:t>
      </w:r>
    </w:p>
    <w:p w14:paraId="672FACA6" w14:textId="77777777" w:rsidR="00580E2F" w:rsidRPr="00580E2F" w:rsidRDefault="00580E2F" w:rsidP="008E772F">
      <w:pPr>
        <w:numPr>
          <w:ilvl w:val="0"/>
          <w:numId w:val="162"/>
        </w:numPr>
        <w:spacing w:line="288" w:lineRule="auto"/>
        <w:jc w:val="both"/>
        <w:rPr>
          <w:rFonts w:ascii="Times New Roman" w:eastAsia="Malgun Gothic" w:hAnsi="Times New Roman"/>
          <w:szCs w:val="20"/>
          <w:lang w:eastAsia="ko-KR"/>
        </w:rPr>
      </w:pPr>
      <w:r w:rsidRPr="00580E2F">
        <w:rPr>
          <w:rFonts w:ascii="Times New Roman" w:eastAsia="Malgun Gothic" w:hAnsi="Times New Roman"/>
          <w:szCs w:val="20"/>
          <w:lang w:eastAsia="ko-KR"/>
        </w:rPr>
        <w:t xml:space="preserve">At least Case #1 is supported for both access and backhaul link transmission timing. </w:t>
      </w:r>
    </w:p>
    <w:p w14:paraId="2AFF3E3D" w14:textId="77777777" w:rsidR="00580E2F" w:rsidRPr="00580E2F" w:rsidRDefault="00580E2F" w:rsidP="008E772F">
      <w:pPr>
        <w:numPr>
          <w:ilvl w:val="0"/>
          <w:numId w:val="162"/>
        </w:numPr>
        <w:spacing w:line="288" w:lineRule="auto"/>
        <w:jc w:val="both"/>
        <w:rPr>
          <w:rFonts w:ascii="Times New Roman" w:eastAsia="Malgun Gothic" w:hAnsi="Times New Roman"/>
          <w:szCs w:val="20"/>
          <w:lang w:eastAsia="ko-KR"/>
        </w:rPr>
      </w:pPr>
      <w:r w:rsidRPr="00580E2F">
        <w:rPr>
          <w:rFonts w:ascii="Times New Roman" w:eastAsia="Malgun Gothic" w:hAnsi="Times New Roman"/>
          <w:szCs w:val="20"/>
          <w:lang w:eastAsia="ko-KR"/>
        </w:rPr>
        <w:t>Further study includes additionally the following two cases (in addition to other cases #2/3/4/5)</w:t>
      </w:r>
    </w:p>
    <w:p w14:paraId="1D036D26" w14:textId="77777777" w:rsidR="00580E2F" w:rsidRPr="00580E2F" w:rsidRDefault="00580E2F" w:rsidP="008E772F">
      <w:pPr>
        <w:numPr>
          <w:ilvl w:val="1"/>
          <w:numId w:val="162"/>
        </w:numPr>
        <w:spacing w:line="288" w:lineRule="auto"/>
        <w:jc w:val="both"/>
        <w:rPr>
          <w:rFonts w:ascii="Times New Roman" w:eastAsia="Malgun Gothic" w:hAnsi="Times New Roman"/>
          <w:szCs w:val="20"/>
          <w:lang w:eastAsia="ko-KR"/>
        </w:rPr>
      </w:pPr>
      <w:r w:rsidRPr="00580E2F">
        <w:rPr>
          <w:rFonts w:ascii="Times New Roman" w:eastAsia="Malgun Gothic" w:hAnsi="Times New Roman"/>
          <w:szCs w:val="20"/>
          <w:lang w:eastAsia="ko-KR"/>
        </w:rPr>
        <w:t>Case #6 (Case#1 DL transmission timing + Case #2 UL transmission timing):</w:t>
      </w:r>
    </w:p>
    <w:p w14:paraId="277F0D1E" w14:textId="77777777" w:rsidR="00580E2F" w:rsidRPr="00580E2F" w:rsidRDefault="00580E2F" w:rsidP="008E772F">
      <w:pPr>
        <w:numPr>
          <w:ilvl w:val="2"/>
          <w:numId w:val="162"/>
        </w:numPr>
        <w:spacing w:line="288" w:lineRule="auto"/>
        <w:jc w:val="both"/>
        <w:rPr>
          <w:rFonts w:ascii="Times New Roman" w:eastAsia="Malgun Gothic" w:hAnsi="Times New Roman"/>
          <w:szCs w:val="20"/>
          <w:lang w:eastAsia="ko-KR"/>
        </w:rPr>
      </w:pPr>
      <w:r w:rsidRPr="00580E2F">
        <w:rPr>
          <w:rFonts w:ascii="Times New Roman" w:eastAsia="Malgun Gothic" w:hAnsi="Times New Roman"/>
          <w:szCs w:val="20"/>
          <w:lang w:eastAsia="ko-KR"/>
        </w:rPr>
        <w:t>the DL transmission timing for all IAB nodes is aligned with the parent IAB node or donor DL timing (e.g. TA/2 adjustment as in Case #1)</w:t>
      </w:r>
    </w:p>
    <w:p w14:paraId="50270839" w14:textId="77777777" w:rsidR="00580E2F" w:rsidRPr="00580E2F" w:rsidRDefault="00580E2F" w:rsidP="008E772F">
      <w:pPr>
        <w:numPr>
          <w:ilvl w:val="2"/>
          <w:numId w:val="162"/>
        </w:numPr>
        <w:spacing w:line="288" w:lineRule="auto"/>
        <w:jc w:val="both"/>
        <w:rPr>
          <w:rFonts w:ascii="Times New Roman" w:eastAsia="Malgun Gothic" w:hAnsi="Times New Roman"/>
          <w:szCs w:val="20"/>
          <w:lang w:eastAsia="ko-KR"/>
        </w:rPr>
      </w:pPr>
      <w:r w:rsidRPr="00580E2F">
        <w:rPr>
          <w:rFonts w:ascii="Times New Roman" w:eastAsia="Malgun Gothic" w:hAnsi="Times New Roman"/>
          <w:szCs w:val="20"/>
          <w:lang w:eastAsia="ko-KR"/>
        </w:rPr>
        <w:t>the UL transmission timing of an IAB node can be aligned with the IAB node’s DL transmission timing</w:t>
      </w:r>
    </w:p>
    <w:p w14:paraId="047341C3" w14:textId="77777777" w:rsidR="00580E2F" w:rsidRPr="00580E2F" w:rsidRDefault="00580E2F" w:rsidP="008E772F">
      <w:pPr>
        <w:numPr>
          <w:ilvl w:val="1"/>
          <w:numId w:val="162"/>
        </w:numPr>
        <w:spacing w:line="288" w:lineRule="auto"/>
        <w:jc w:val="both"/>
        <w:rPr>
          <w:rFonts w:ascii="Times New Roman" w:eastAsia="Malgun Gothic" w:hAnsi="Times New Roman"/>
          <w:szCs w:val="20"/>
          <w:lang w:eastAsia="ko-KR"/>
        </w:rPr>
      </w:pPr>
      <w:r w:rsidRPr="00580E2F">
        <w:rPr>
          <w:rFonts w:ascii="Times New Roman" w:eastAsia="Malgun Gothic" w:hAnsi="Times New Roman"/>
          <w:szCs w:val="20"/>
          <w:lang w:eastAsia="ko-KR"/>
        </w:rPr>
        <w:t>Case #7 (Case#1 DL transmission timing + Case #3 UL reception timing):</w:t>
      </w:r>
    </w:p>
    <w:p w14:paraId="54AE7B27" w14:textId="77777777" w:rsidR="00580E2F" w:rsidRPr="00580E2F" w:rsidRDefault="00580E2F" w:rsidP="008E772F">
      <w:pPr>
        <w:numPr>
          <w:ilvl w:val="2"/>
          <w:numId w:val="162"/>
        </w:numPr>
        <w:spacing w:line="288" w:lineRule="auto"/>
        <w:jc w:val="both"/>
        <w:rPr>
          <w:rFonts w:ascii="Times New Roman" w:eastAsia="Malgun Gothic" w:hAnsi="Times New Roman"/>
          <w:szCs w:val="20"/>
          <w:lang w:eastAsia="ko-KR"/>
        </w:rPr>
      </w:pPr>
      <w:r w:rsidRPr="00580E2F">
        <w:rPr>
          <w:rFonts w:ascii="Times New Roman" w:eastAsia="Malgun Gothic" w:hAnsi="Times New Roman"/>
          <w:szCs w:val="20"/>
          <w:lang w:eastAsia="ko-KR"/>
        </w:rPr>
        <w:t>the DL transmission timing for all IAB nodes is aligned with the parent IAB node or donor DL timing (e.g. TA/2 adjustment as in Case #1)</w:t>
      </w:r>
    </w:p>
    <w:p w14:paraId="44B7728A" w14:textId="77777777" w:rsidR="00580E2F" w:rsidRPr="00580E2F" w:rsidRDefault="00580E2F" w:rsidP="008E772F">
      <w:pPr>
        <w:numPr>
          <w:ilvl w:val="2"/>
          <w:numId w:val="162"/>
        </w:numPr>
        <w:spacing w:line="288" w:lineRule="auto"/>
        <w:jc w:val="both"/>
        <w:rPr>
          <w:rFonts w:ascii="Times New Roman" w:eastAsia="Malgun Gothic" w:hAnsi="Times New Roman"/>
          <w:szCs w:val="20"/>
          <w:lang w:eastAsia="ko-KR"/>
        </w:rPr>
      </w:pPr>
      <w:r w:rsidRPr="00580E2F">
        <w:rPr>
          <w:rFonts w:ascii="Times New Roman" w:eastAsia="Malgun Gothic" w:hAnsi="Times New Roman"/>
          <w:szCs w:val="20"/>
          <w:lang w:eastAsia="ko-KR"/>
        </w:rPr>
        <w:t xml:space="preserve">the UL reception timing of an IAB node can be aligned with the IAB node’s DL reception timing </w:t>
      </w:r>
    </w:p>
    <w:p w14:paraId="4CB1FD23" w14:textId="77777777" w:rsidR="00580E2F" w:rsidRPr="00580E2F" w:rsidRDefault="00580E2F" w:rsidP="008E772F">
      <w:pPr>
        <w:numPr>
          <w:ilvl w:val="1"/>
          <w:numId w:val="162"/>
        </w:numPr>
        <w:spacing w:line="288" w:lineRule="auto"/>
        <w:jc w:val="both"/>
        <w:rPr>
          <w:rFonts w:ascii="Times New Roman" w:eastAsia="Malgun Gothic" w:hAnsi="Times New Roman"/>
          <w:szCs w:val="20"/>
          <w:lang w:eastAsia="ko-KR"/>
        </w:rPr>
      </w:pPr>
      <w:r w:rsidRPr="00580E2F">
        <w:rPr>
          <w:rFonts w:ascii="Times New Roman" w:eastAsia="Malgun Gothic" w:hAnsi="Times New Roman"/>
          <w:szCs w:val="20"/>
          <w:lang w:eastAsia="ko-KR"/>
        </w:rPr>
        <w:t>FFS: TA required for IAB nodes to support these cases</w:t>
      </w:r>
    </w:p>
    <w:p w14:paraId="6348FBDC" w14:textId="77777777" w:rsidR="00580E2F" w:rsidRPr="00580E2F" w:rsidRDefault="00580E2F" w:rsidP="008E772F">
      <w:pPr>
        <w:numPr>
          <w:ilvl w:val="1"/>
          <w:numId w:val="162"/>
        </w:numPr>
        <w:spacing w:line="288" w:lineRule="auto"/>
        <w:jc w:val="both"/>
        <w:rPr>
          <w:rFonts w:ascii="Times New Roman" w:eastAsia="Malgun Gothic" w:hAnsi="Times New Roman"/>
          <w:szCs w:val="20"/>
          <w:lang w:eastAsia="ko-KR"/>
        </w:rPr>
      </w:pPr>
      <w:r w:rsidRPr="00580E2F">
        <w:rPr>
          <w:rFonts w:ascii="Times New Roman" w:eastAsia="Malgun Gothic" w:hAnsi="Times New Roman"/>
          <w:szCs w:val="20"/>
          <w:lang w:eastAsia="ko-KR"/>
        </w:rPr>
        <w:t>For Case #6 and Case #7 further consider the potential impact of imperfect timing adjustment, overhead of required DL/UL switching gaps, and scheduling impact on access UEs and child IAB nodes</w:t>
      </w:r>
    </w:p>
    <w:p w14:paraId="01F30017" w14:textId="77777777" w:rsidR="00580E2F" w:rsidRPr="00580E2F" w:rsidRDefault="00580E2F" w:rsidP="008E772F">
      <w:pPr>
        <w:numPr>
          <w:ilvl w:val="1"/>
          <w:numId w:val="162"/>
        </w:numPr>
        <w:spacing w:line="288" w:lineRule="auto"/>
        <w:jc w:val="both"/>
        <w:rPr>
          <w:rFonts w:ascii="Times New Roman" w:eastAsia="Malgun Gothic" w:hAnsi="Times New Roman"/>
          <w:szCs w:val="20"/>
          <w:lang w:eastAsia="ko-KR"/>
        </w:rPr>
      </w:pPr>
      <w:r w:rsidRPr="00580E2F">
        <w:rPr>
          <w:rFonts w:ascii="Times New Roman" w:eastAsia="Malgun Gothic" w:hAnsi="Times New Roman"/>
          <w:szCs w:val="20"/>
          <w:lang w:eastAsia="ko-KR"/>
        </w:rPr>
        <w:t>Study to include aspects (including feasibility) when the IAB node is connected to one or multiple parent nodes</w:t>
      </w:r>
    </w:p>
    <w:p w14:paraId="62572BAD" w14:textId="77777777" w:rsidR="00580E2F" w:rsidRPr="00580E2F" w:rsidRDefault="00580E2F" w:rsidP="00037246">
      <w:pPr>
        <w:rPr>
          <w:rFonts w:ascii="Times New Roman" w:hAnsi="Times New Roman"/>
          <w:lang w:eastAsia="x-none"/>
        </w:rPr>
      </w:pPr>
    </w:p>
    <w:p w14:paraId="532335C3" w14:textId="51A92D9B" w:rsidR="003E5995" w:rsidRPr="00F26783" w:rsidRDefault="00F26783" w:rsidP="00037246">
      <w:pPr>
        <w:ind w:left="720" w:hanging="720"/>
        <w:rPr>
          <w:rFonts w:ascii="Times New Roman" w:hAnsi="Times New Roman"/>
          <w:b/>
        </w:rPr>
      </w:pPr>
      <w:r w:rsidRPr="00F26783">
        <w:rPr>
          <w:rFonts w:ascii="Times New Roman" w:hAnsi="Times New Roman"/>
          <w:b/>
        </w:rPr>
        <w:t>Friday session</w:t>
      </w:r>
    </w:p>
    <w:p w14:paraId="7878A08A" w14:textId="77777777" w:rsidR="00F26783" w:rsidRDefault="00F26783" w:rsidP="00F26783">
      <w:pPr>
        <w:rPr>
          <w:b/>
          <w:lang w:eastAsia="x-none"/>
        </w:rPr>
      </w:pPr>
      <w:r w:rsidRPr="00F26783">
        <w:rPr>
          <w:b/>
          <w:lang w:eastAsia="x-none"/>
        </w:rPr>
        <w:t>R1-1809941</w:t>
      </w:r>
      <w:r w:rsidRPr="00F26783">
        <w:rPr>
          <w:b/>
          <w:lang w:eastAsia="x-none"/>
        </w:rPr>
        <w:tab/>
        <w:t>Summary of 7.2.3.1 Enhancements to support NR backhaul links</w:t>
      </w:r>
      <w:r w:rsidRPr="00F26783">
        <w:rPr>
          <w:b/>
          <w:lang w:eastAsia="x-none"/>
        </w:rPr>
        <w:tab/>
        <w:t>AT&amp;T</w:t>
      </w:r>
    </w:p>
    <w:p w14:paraId="6035C222" w14:textId="0525068A" w:rsidR="00F26783" w:rsidRDefault="00F26783" w:rsidP="00F26783">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5699E471" w14:textId="77777777" w:rsidR="00F26783" w:rsidRDefault="00F26783" w:rsidP="00F26783">
      <w:pPr>
        <w:rPr>
          <w:szCs w:val="20"/>
          <w:highlight w:val="green"/>
          <w:lang w:eastAsia="x-none"/>
        </w:rPr>
      </w:pPr>
    </w:p>
    <w:p w14:paraId="4EF7A644" w14:textId="0D38C994" w:rsidR="00F26783" w:rsidRPr="00F26783" w:rsidRDefault="00F26783" w:rsidP="00F26783">
      <w:pPr>
        <w:rPr>
          <w:szCs w:val="20"/>
          <w:lang w:eastAsia="x-none"/>
        </w:rPr>
      </w:pPr>
      <w:r w:rsidRPr="00F26783">
        <w:rPr>
          <w:szCs w:val="20"/>
          <w:highlight w:val="green"/>
          <w:lang w:eastAsia="x-none"/>
        </w:rPr>
        <w:t>Agreements</w:t>
      </w:r>
      <w:r w:rsidRPr="00F26783">
        <w:rPr>
          <w:szCs w:val="20"/>
          <w:lang w:eastAsia="x-none"/>
        </w:rPr>
        <w:t>:</w:t>
      </w:r>
    </w:p>
    <w:p w14:paraId="0DB26C8D" w14:textId="77777777" w:rsidR="00F26783" w:rsidRPr="00F26783" w:rsidRDefault="00F26783" w:rsidP="00FD2787">
      <w:pPr>
        <w:numPr>
          <w:ilvl w:val="0"/>
          <w:numId w:val="278"/>
        </w:numPr>
        <w:spacing w:after="120"/>
        <w:rPr>
          <w:rFonts w:ascii="Times New Roman" w:eastAsia="MS Mincho" w:hAnsi="Times New Roman"/>
          <w:szCs w:val="20"/>
          <w:lang w:val="x-none" w:eastAsia="x-none"/>
        </w:rPr>
      </w:pPr>
      <w:r w:rsidRPr="00F26783">
        <w:rPr>
          <w:rFonts w:ascii="Times New Roman" w:eastAsia="MS Mincho" w:hAnsi="Times New Roman"/>
          <w:szCs w:val="20"/>
          <w:lang w:val="x-none" w:eastAsia="x-none"/>
        </w:rPr>
        <w:t>For the support of TDM, at least the following cases are supported:</w:t>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944"/>
        <w:gridCol w:w="2013"/>
        <w:gridCol w:w="6272"/>
      </w:tblGrid>
      <w:tr w:rsidR="00F26783" w:rsidRPr="00F26783" w14:paraId="592F24B3" w14:textId="77777777" w:rsidTr="00DF65B6">
        <w:tc>
          <w:tcPr>
            <w:tcW w:w="779" w:type="dxa"/>
            <w:shd w:val="clear" w:color="auto" w:fill="auto"/>
          </w:tcPr>
          <w:p w14:paraId="10FB1BA4" w14:textId="77777777" w:rsidR="00F26783" w:rsidRPr="00F26783" w:rsidRDefault="00F26783" w:rsidP="00F26783">
            <w:pPr>
              <w:pStyle w:val="TAH"/>
              <w:rPr>
                <w:rFonts w:eastAsia="MS Mincho"/>
              </w:rPr>
            </w:pPr>
          </w:p>
        </w:tc>
        <w:tc>
          <w:tcPr>
            <w:tcW w:w="2957" w:type="dxa"/>
            <w:gridSpan w:val="2"/>
            <w:shd w:val="clear" w:color="auto" w:fill="auto"/>
          </w:tcPr>
          <w:p w14:paraId="0C6021D2" w14:textId="77777777" w:rsidR="00F26783" w:rsidRPr="00F26783" w:rsidRDefault="00F26783" w:rsidP="00F26783">
            <w:pPr>
              <w:pStyle w:val="TAH"/>
              <w:rPr>
                <w:rFonts w:eastAsia="MS Mincho"/>
              </w:rPr>
            </w:pPr>
            <w:r w:rsidRPr="00F26783">
              <w:rPr>
                <w:rFonts w:eastAsia="MS Mincho"/>
              </w:rPr>
              <w:t>TDM Between:</w:t>
            </w:r>
          </w:p>
        </w:tc>
        <w:tc>
          <w:tcPr>
            <w:tcW w:w="6272" w:type="dxa"/>
            <w:shd w:val="clear" w:color="auto" w:fill="auto"/>
          </w:tcPr>
          <w:p w14:paraId="5EFE3474" w14:textId="77777777" w:rsidR="00F26783" w:rsidRPr="00F26783" w:rsidRDefault="00F26783" w:rsidP="00F26783">
            <w:pPr>
              <w:pStyle w:val="TAH"/>
              <w:rPr>
                <w:rFonts w:eastAsia="MS Mincho"/>
              </w:rPr>
            </w:pPr>
          </w:p>
        </w:tc>
      </w:tr>
      <w:tr w:rsidR="00F26783" w:rsidRPr="00F26783" w14:paraId="53F69797" w14:textId="77777777" w:rsidTr="00DF65B6">
        <w:tc>
          <w:tcPr>
            <w:tcW w:w="779" w:type="dxa"/>
            <w:shd w:val="clear" w:color="auto" w:fill="auto"/>
          </w:tcPr>
          <w:p w14:paraId="009FC9B6" w14:textId="77777777" w:rsidR="00F26783" w:rsidRPr="00F26783" w:rsidRDefault="00F26783" w:rsidP="00F26783">
            <w:pPr>
              <w:pStyle w:val="TAH"/>
              <w:rPr>
                <w:rFonts w:eastAsia="MS Mincho"/>
              </w:rPr>
            </w:pPr>
            <w:r w:rsidRPr="00F26783">
              <w:rPr>
                <w:rFonts w:eastAsia="MS Mincho"/>
              </w:rPr>
              <w:t>Case</w:t>
            </w:r>
          </w:p>
        </w:tc>
        <w:tc>
          <w:tcPr>
            <w:tcW w:w="944" w:type="dxa"/>
            <w:shd w:val="clear" w:color="auto" w:fill="auto"/>
          </w:tcPr>
          <w:p w14:paraId="0D0A0710" w14:textId="77777777" w:rsidR="00F26783" w:rsidRPr="00F26783" w:rsidRDefault="00F26783" w:rsidP="00F26783">
            <w:pPr>
              <w:pStyle w:val="TAH"/>
              <w:rPr>
                <w:rFonts w:eastAsia="MS Mincho"/>
              </w:rPr>
            </w:pPr>
            <w:r w:rsidRPr="00F26783">
              <w:rPr>
                <w:rFonts w:eastAsia="MS Mincho"/>
              </w:rPr>
              <w:t>Link 1</w:t>
            </w:r>
          </w:p>
        </w:tc>
        <w:tc>
          <w:tcPr>
            <w:tcW w:w="2013" w:type="dxa"/>
            <w:shd w:val="clear" w:color="auto" w:fill="auto"/>
          </w:tcPr>
          <w:p w14:paraId="54BDB047" w14:textId="77777777" w:rsidR="00F26783" w:rsidRPr="00F26783" w:rsidRDefault="00F26783" w:rsidP="00F26783">
            <w:pPr>
              <w:pStyle w:val="TAH"/>
              <w:rPr>
                <w:rFonts w:eastAsia="MS Mincho"/>
              </w:rPr>
            </w:pPr>
            <w:r w:rsidRPr="00F26783">
              <w:rPr>
                <w:rFonts w:eastAsia="MS Mincho"/>
              </w:rPr>
              <w:t>Link 2</w:t>
            </w:r>
          </w:p>
        </w:tc>
        <w:tc>
          <w:tcPr>
            <w:tcW w:w="6272" w:type="dxa"/>
            <w:shd w:val="clear" w:color="auto" w:fill="auto"/>
          </w:tcPr>
          <w:p w14:paraId="0C20735E" w14:textId="77777777" w:rsidR="00F26783" w:rsidRPr="00F26783" w:rsidRDefault="00F26783" w:rsidP="00F26783">
            <w:pPr>
              <w:pStyle w:val="TAH"/>
              <w:rPr>
                <w:rFonts w:eastAsia="MS Mincho"/>
              </w:rPr>
            </w:pPr>
            <w:r w:rsidRPr="00F26783">
              <w:rPr>
                <w:rFonts w:eastAsia="MS Mincho"/>
              </w:rPr>
              <w:t>Supported by a pattern?</w:t>
            </w:r>
          </w:p>
        </w:tc>
      </w:tr>
      <w:tr w:rsidR="00F26783" w:rsidRPr="00F26783" w14:paraId="64BBA76E" w14:textId="77777777" w:rsidTr="00DF65B6">
        <w:tc>
          <w:tcPr>
            <w:tcW w:w="779" w:type="dxa"/>
            <w:shd w:val="clear" w:color="auto" w:fill="auto"/>
          </w:tcPr>
          <w:p w14:paraId="36226FC5" w14:textId="77777777" w:rsidR="00F26783" w:rsidRPr="00F26783" w:rsidRDefault="00F26783" w:rsidP="00F26783">
            <w:pPr>
              <w:pStyle w:val="TAL"/>
            </w:pPr>
            <w:r w:rsidRPr="00F26783">
              <w:t>1</w:t>
            </w:r>
          </w:p>
        </w:tc>
        <w:tc>
          <w:tcPr>
            <w:tcW w:w="944" w:type="dxa"/>
            <w:shd w:val="clear" w:color="auto" w:fill="auto"/>
          </w:tcPr>
          <w:p w14:paraId="6226B254" w14:textId="77777777" w:rsidR="00F26783" w:rsidRPr="00F26783" w:rsidRDefault="00F26783" w:rsidP="00F26783">
            <w:pPr>
              <w:pStyle w:val="TAL"/>
            </w:pPr>
            <w:r w:rsidRPr="00F26783">
              <w:t>L</w:t>
            </w:r>
            <w:r w:rsidRPr="00F26783">
              <w:rPr>
                <w:vertAlign w:val="subscript"/>
              </w:rPr>
              <w:t>P,DL</w:t>
            </w:r>
          </w:p>
        </w:tc>
        <w:tc>
          <w:tcPr>
            <w:tcW w:w="2013" w:type="dxa"/>
            <w:shd w:val="clear" w:color="auto" w:fill="auto"/>
          </w:tcPr>
          <w:p w14:paraId="01943196" w14:textId="77777777" w:rsidR="00F26783" w:rsidRPr="00F26783" w:rsidRDefault="00F26783" w:rsidP="00F26783">
            <w:pPr>
              <w:pStyle w:val="TAL"/>
            </w:pPr>
            <w:r w:rsidRPr="00F26783">
              <w:t>L</w:t>
            </w:r>
            <w:r w:rsidRPr="00F26783">
              <w:rPr>
                <w:vertAlign w:val="subscript"/>
              </w:rPr>
              <w:t>C,DL</w:t>
            </w:r>
          </w:p>
        </w:tc>
        <w:tc>
          <w:tcPr>
            <w:tcW w:w="6272" w:type="dxa"/>
            <w:shd w:val="clear" w:color="auto" w:fill="auto"/>
          </w:tcPr>
          <w:p w14:paraId="2D3EFEA4" w14:textId="77777777" w:rsidR="00F26783" w:rsidRPr="00F26783" w:rsidRDefault="00F26783" w:rsidP="00F26783">
            <w:pPr>
              <w:pStyle w:val="TAL"/>
            </w:pPr>
            <w:r w:rsidRPr="00F26783">
              <w:t>Yes</w:t>
            </w:r>
          </w:p>
        </w:tc>
      </w:tr>
      <w:tr w:rsidR="00F26783" w:rsidRPr="00F26783" w14:paraId="0C7ECD13" w14:textId="77777777" w:rsidTr="00DF65B6">
        <w:tc>
          <w:tcPr>
            <w:tcW w:w="779" w:type="dxa"/>
            <w:shd w:val="clear" w:color="auto" w:fill="auto"/>
          </w:tcPr>
          <w:p w14:paraId="0E1301BD" w14:textId="77777777" w:rsidR="00F26783" w:rsidRPr="00F26783" w:rsidRDefault="00F26783" w:rsidP="00F26783">
            <w:pPr>
              <w:pStyle w:val="TAL"/>
            </w:pPr>
            <w:r w:rsidRPr="00F26783">
              <w:t>2</w:t>
            </w:r>
          </w:p>
        </w:tc>
        <w:tc>
          <w:tcPr>
            <w:tcW w:w="944" w:type="dxa"/>
            <w:shd w:val="clear" w:color="auto" w:fill="auto"/>
          </w:tcPr>
          <w:p w14:paraId="0A36787E" w14:textId="77777777" w:rsidR="00F26783" w:rsidRPr="00F26783" w:rsidRDefault="00F26783" w:rsidP="00F26783">
            <w:pPr>
              <w:pStyle w:val="TAL"/>
            </w:pPr>
            <w:r w:rsidRPr="00F26783">
              <w:t>L</w:t>
            </w:r>
            <w:r w:rsidRPr="00F26783">
              <w:rPr>
                <w:vertAlign w:val="subscript"/>
              </w:rPr>
              <w:t>P,UL</w:t>
            </w:r>
          </w:p>
        </w:tc>
        <w:tc>
          <w:tcPr>
            <w:tcW w:w="2013" w:type="dxa"/>
            <w:shd w:val="clear" w:color="auto" w:fill="auto"/>
          </w:tcPr>
          <w:p w14:paraId="66B94287" w14:textId="77777777" w:rsidR="00F26783" w:rsidRPr="00F26783" w:rsidRDefault="00F26783" w:rsidP="00F26783">
            <w:pPr>
              <w:pStyle w:val="TAL"/>
            </w:pPr>
            <w:r w:rsidRPr="00F26783">
              <w:t>L</w:t>
            </w:r>
            <w:r w:rsidRPr="00F26783">
              <w:rPr>
                <w:vertAlign w:val="subscript"/>
              </w:rPr>
              <w:t xml:space="preserve">C,UL </w:t>
            </w:r>
          </w:p>
        </w:tc>
        <w:tc>
          <w:tcPr>
            <w:tcW w:w="6272" w:type="dxa"/>
            <w:shd w:val="clear" w:color="auto" w:fill="auto"/>
          </w:tcPr>
          <w:p w14:paraId="6C3A1D31" w14:textId="77777777" w:rsidR="00F26783" w:rsidRPr="00F26783" w:rsidRDefault="00F26783" w:rsidP="00F26783">
            <w:pPr>
              <w:pStyle w:val="TAL"/>
            </w:pPr>
            <w:r w:rsidRPr="00F26783">
              <w:t>Yes</w:t>
            </w:r>
          </w:p>
        </w:tc>
      </w:tr>
      <w:tr w:rsidR="00F26783" w:rsidRPr="00F26783" w14:paraId="181C5130" w14:textId="77777777" w:rsidTr="00DF65B6">
        <w:tc>
          <w:tcPr>
            <w:tcW w:w="779" w:type="dxa"/>
            <w:shd w:val="clear" w:color="auto" w:fill="auto"/>
          </w:tcPr>
          <w:p w14:paraId="778E1782" w14:textId="77777777" w:rsidR="00F26783" w:rsidRPr="00F26783" w:rsidRDefault="00F26783" w:rsidP="00F26783">
            <w:pPr>
              <w:pStyle w:val="TAL"/>
            </w:pPr>
            <w:r w:rsidRPr="00F26783">
              <w:t>3</w:t>
            </w:r>
          </w:p>
        </w:tc>
        <w:tc>
          <w:tcPr>
            <w:tcW w:w="944" w:type="dxa"/>
            <w:shd w:val="clear" w:color="auto" w:fill="auto"/>
          </w:tcPr>
          <w:p w14:paraId="2128CC9E" w14:textId="77777777" w:rsidR="00F26783" w:rsidRPr="00F26783" w:rsidRDefault="00F26783" w:rsidP="00F26783">
            <w:pPr>
              <w:pStyle w:val="TAL"/>
            </w:pPr>
            <w:r w:rsidRPr="00F26783">
              <w:t>L</w:t>
            </w:r>
            <w:r w:rsidRPr="00F26783">
              <w:rPr>
                <w:vertAlign w:val="subscript"/>
              </w:rPr>
              <w:t>P,DL</w:t>
            </w:r>
          </w:p>
        </w:tc>
        <w:tc>
          <w:tcPr>
            <w:tcW w:w="2013" w:type="dxa"/>
            <w:shd w:val="clear" w:color="auto" w:fill="auto"/>
          </w:tcPr>
          <w:p w14:paraId="353E7C93" w14:textId="77777777" w:rsidR="00F26783" w:rsidRPr="00F26783" w:rsidRDefault="00F26783" w:rsidP="00F26783">
            <w:pPr>
              <w:pStyle w:val="TAL"/>
            </w:pPr>
            <w:r w:rsidRPr="00F26783">
              <w:t>L</w:t>
            </w:r>
            <w:r w:rsidRPr="00F26783">
              <w:rPr>
                <w:vertAlign w:val="subscript"/>
              </w:rPr>
              <w:t>C,UL</w:t>
            </w:r>
          </w:p>
        </w:tc>
        <w:tc>
          <w:tcPr>
            <w:tcW w:w="6272" w:type="dxa"/>
            <w:shd w:val="clear" w:color="auto" w:fill="auto"/>
          </w:tcPr>
          <w:p w14:paraId="393DEF91" w14:textId="77777777" w:rsidR="00F26783" w:rsidRPr="00F26783" w:rsidRDefault="00F26783" w:rsidP="00F26783">
            <w:pPr>
              <w:pStyle w:val="TAL"/>
            </w:pPr>
            <w:r w:rsidRPr="00F26783">
              <w:t>Yes</w:t>
            </w:r>
          </w:p>
        </w:tc>
      </w:tr>
      <w:tr w:rsidR="00F26783" w:rsidRPr="00F26783" w14:paraId="245AD817" w14:textId="77777777" w:rsidTr="00DF65B6">
        <w:tc>
          <w:tcPr>
            <w:tcW w:w="779" w:type="dxa"/>
            <w:shd w:val="clear" w:color="auto" w:fill="auto"/>
          </w:tcPr>
          <w:p w14:paraId="11636B2B" w14:textId="77777777" w:rsidR="00F26783" w:rsidRPr="00F26783" w:rsidRDefault="00F26783" w:rsidP="00F26783">
            <w:pPr>
              <w:pStyle w:val="TAL"/>
            </w:pPr>
            <w:r w:rsidRPr="00F26783">
              <w:t>4</w:t>
            </w:r>
          </w:p>
        </w:tc>
        <w:tc>
          <w:tcPr>
            <w:tcW w:w="944" w:type="dxa"/>
            <w:shd w:val="clear" w:color="auto" w:fill="auto"/>
          </w:tcPr>
          <w:p w14:paraId="2E130419" w14:textId="77777777" w:rsidR="00F26783" w:rsidRPr="00F26783" w:rsidRDefault="00F26783" w:rsidP="00F26783">
            <w:pPr>
              <w:pStyle w:val="TAL"/>
            </w:pPr>
            <w:r w:rsidRPr="00F26783">
              <w:t>L</w:t>
            </w:r>
            <w:r w:rsidRPr="00F26783">
              <w:rPr>
                <w:vertAlign w:val="subscript"/>
              </w:rPr>
              <w:t>P,UL</w:t>
            </w:r>
          </w:p>
        </w:tc>
        <w:tc>
          <w:tcPr>
            <w:tcW w:w="2013" w:type="dxa"/>
            <w:shd w:val="clear" w:color="auto" w:fill="auto"/>
          </w:tcPr>
          <w:p w14:paraId="2A9104C1" w14:textId="77777777" w:rsidR="00F26783" w:rsidRPr="00F26783" w:rsidRDefault="00F26783" w:rsidP="00F26783">
            <w:pPr>
              <w:pStyle w:val="TAL"/>
            </w:pPr>
            <w:r w:rsidRPr="00F26783">
              <w:t>L</w:t>
            </w:r>
            <w:r w:rsidRPr="00F26783">
              <w:rPr>
                <w:vertAlign w:val="subscript"/>
              </w:rPr>
              <w:t xml:space="preserve">C,DL </w:t>
            </w:r>
          </w:p>
        </w:tc>
        <w:tc>
          <w:tcPr>
            <w:tcW w:w="6272" w:type="dxa"/>
            <w:shd w:val="clear" w:color="auto" w:fill="auto"/>
          </w:tcPr>
          <w:p w14:paraId="18703981" w14:textId="77777777" w:rsidR="00F26783" w:rsidRPr="00F26783" w:rsidRDefault="00F26783" w:rsidP="00F26783">
            <w:pPr>
              <w:pStyle w:val="TAL"/>
            </w:pPr>
            <w:r w:rsidRPr="00F26783">
              <w:t>Yes</w:t>
            </w:r>
          </w:p>
        </w:tc>
      </w:tr>
      <w:tr w:rsidR="00F26783" w:rsidRPr="00F26783" w14:paraId="67267025" w14:textId="77777777" w:rsidTr="00DF65B6">
        <w:tc>
          <w:tcPr>
            <w:tcW w:w="779" w:type="dxa"/>
            <w:shd w:val="clear" w:color="auto" w:fill="auto"/>
          </w:tcPr>
          <w:p w14:paraId="4C20B61C" w14:textId="77777777" w:rsidR="00F26783" w:rsidRPr="00F26783" w:rsidRDefault="00F26783" w:rsidP="00F26783">
            <w:pPr>
              <w:pStyle w:val="TAL"/>
            </w:pPr>
            <w:r w:rsidRPr="00F26783">
              <w:t>5</w:t>
            </w:r>
          </w:p>
        </w:tc>
        <w:tc>
          <w:tcPr>
            <w:tcW w:w="944" w:type="dxa"/>
            <w:shd w:val="clear" w:color="auto" w:fill="auto"/>
          </w:tcPr>
          <w:p w14:paraId="1DF71C27" w14:textId="77777777" w:rsidR="00F26783" w:rsidRPr="00F26783" w:rsidRDefault="00F26783" w:rsidP="00F26783">
            <w:pPr>
              <w:pStyle w:val="TAL"/>
            </w:pPr>
            <w:r w:rsidRPr="00F26783">
              <w:t>L</w:t>
            </w:r>
            <w:r w:rsidRPr="00F26783">
              <w:rPr>
                <w:vertAlign w:val="subscript"/>
              </w:rPr>
              <w:t>P,DL</w:t>
            </w:r>
          </w:p>
        </w:tc>
        <w:tc>
          <w:tcPr>
            <w:tcW w:w="2013" w:type="dxa"/>
            <w:shd w:val="clear" w:color="auto" w:fill="auto"/>
          </w:tcPr>
          <w:p w14:paraId="2BFFBEB0" w14:textId="77777777" w:rsidR="00F26783" w:rsidRPr="00F26783" w:rsidRDefault="00F26783" w:rsidP="00F26783">
            <w:pPr>
              <w:pStyle w:val="TAL"/>
            </w:pPr>
            <w:r w:rsidRPr="00F26783">
              <w:t>L</w:t>
            </w:r>
            <w:r w:rsidRPr="00F26783">
              <w:rPr>
                <w:vertAlign w:val="subscript"/>
              </w:rPr>
              <w:t xml:space="preserve">A,DL </w:t>
            </w:r>
          </w:p>
        </w:tc>
        <w:tc>
          <w:tcPr>
            <w:tcW w:w="6272" w:type="dxa"/>
            <w:shd w:val="clear" w:color="auto" w:fill="auto"/>
          </w:tcPr>
          <w:p w14:paraId="0D433A76" w14:textId="77777777" w:rsidR="00F26783" w:rsidRPr="00F26783" w:rsidRDefault="00F26783" w:rsidP="00F26783">
            <w:pPr>
              <w:pStyle w:val="TAL"/>
            </w:pPr>
            <w:r w:rsidRPr="00F26783">
              <w:t>Yes</w:t>
            </w:r>
          </w:p>
        </w:tc>
      </w:tr>
      <w:tr w:rsidR="00F26783" w:rsidRPr="00F26783" w14:paraId="2ED7A7B7" w14:textId="77777777" w:rsidTr="00DF65B6">
        <w:tc>
          <w:tcPr>
            <w:tcW w:w="779" w:type="dxa"/>
            <w:shd w:val="clear" w:color="auto" w:fill="auto"/>
          </w:tcPr>
          <w:p w14:paraId="48A92CE2" w14:textId="77777777" w:rsidR="00F26783" w:rsidRPr="00F26783" w:rsidRDefault="00F26783" w:rsidP="00F26783">
            <w:pPr>
              <w:pStyle w:val="TAL"/>
            </w:pPr>
            <w:r w:rsidRPr="00F26783">
              <w:t>6</w:t>
            </w:r>
          </w:p>
        </w:tc>
        <w:tc>
          <w:tcPr>
            <w:tcW w:w="944" w:type="dxa"/>
            <w:shd w:val="clear" w:color="auto" w:fill="auto"/>
          </w:tcPr>
          <w:p w14:paraId="1D2BB418" w14:textId="77777777" w:rsidR="00F26783" w:rsidRPr="00F26783" w:rsidRDefault="00F26783" w:rsidP="00F26783">
            <w:pPr>
              <w:pStyle w:val="TAL"/>
            </w:pPr>
            <w:r w:rsidRPr="00F26783">
              <w:t>L</w:t>
            </w:r>
            <w:r w:rsidRPr="00F26783">
              <w:rPr>
                <w:vertAlign w:val="subscript"/>
              </w:rPr>
              <w:t>P,UL</w:t>
            </w:r>
          </w:p>
        </w:tc>
        <w:tc>
          <w:tcPr>
            <w:tcW w:w="2013" w:type="dxa"/>
            <w:shd w:val="clear" w:color="auto" w:fill="auto"/>
          </w:tcPr>
          <w:p w14:paraId="30A8B5F7" w14:textId="77777777" w:rsidR="00F26783" w:rsidRPr="00F26783" w:rsidRDefault="00F26783" w:rsidP="00F26783">
            <w:pPr>
              <w:pStyle w:val="TAL"/>
            </w:pPr>
            <w:r w:rsidRPr="00F26783">
              <w:t>L</w:t>
            </w:r>
            <w:r w:rsidRPr="00F26783">
              <w:rPr>
                <w:vertAlign w:val="subscript"/>
              </w:rPr>
              <w:t xml:space="preserve">A,UL </w:t>
            </w:r>
          </w:p>
        </w:tc>
        <w:tc>
          <w:tcPr>
            <w:tcW w:w="6272" w:type="dxa"/>
            <w:shd w:val="clear" w:color="auto" w:fill="auto"/>
          </w:tcPr>
          <w:p w14:paraId="535995E1" w14:textId="77777777" w:rsidR="00F26783" w:rsidRPr="00F26783" w:rsidRDefault="00F26783" w:rsidP="00F26783">
            <w:pPr>
              <w:pStyle w:val="TAL"/>
            </w:pPr>
            <w:r w:rsidRPr="00F26783">
              <w:t>Yes</w:t>
            </w:r>
          </w:p>
        </w:tc>
      </w:tr>
      <w:tr w:rsidR="00F26783" w:rsidRPr="00F26783" w14:paraId="14DD1297" w14:textId="77777777" w:rsidTr="00DF65B6">
        <w:tc>
          <w:tcPr>
            <w:tcW w:w="779" w:type="dxa"/>
            <w:shd w:val="clear" w:color="auto" w:fill="auto"/>
          </w:tcPr>
          <w:p w14:paraId="2249DC31" w14:textId="77777777" w:rsidR="00F26783" w:rsidRPr="00F26783" w:rsidRDefault="00F26783" w:rsidP="00F26783">
            <w:pPr>
              <w:pStyle w:val="TAL"/>
            </w:pPr>
            <w:r w:rsidRPr="00F26783">
              <w:t>7</w:t>
            </w:r>
          </w:p>
        </w:tc>
        <w:tc>
          <w:tcPr>
            <w:tcW w:w="944" w:type="dxa"/>
            <w:shd w:val="clear" w:color="auto" w:fill="auto"/>
          </w:tcPr>
          <w:p w14:paraId="06910CEF" w14:textId="77777777" w:rsidR="00F26783" w:rsidRPr="00F26783" w:rsidRDefault="00F26783" w:rsidP="00F26783">
            <w:pPr>
              <w:pStyle w:val="TAL"/>
            </w:pPr>
            <w:r w:rsidRPr="00F26783">
              <w:t>L</w:t>
            </w:r>
            <w:r w:rsidRPr="00F26783">
              <w:rPr>
                <w:vertAlign w:val="subscript"/>
              </w:rPr>
              <w:t>P,DL</w:t>
            </w:r>
          </w:p>
        </w:tc>
        <w:tc>
          <w:tcPr>
            <w:tcW w:w="2013" w:type="dxa"/>
            <w:shd w:val="clear" w:color="auto" w:fill="auto"/>
          </w:tcPr>
          <w:p w14:paraId="05A9EB18" w14:textId="77777777" w:rsidR="00F26783" w:rsidRPr="00F26783" w:rsidRDefault="00F26783" w:rsidP="00F26783">
            <w:pPr>
              <w:pStyle w:val="TAL"/>
            </w:pPr>
            <w:r w:rsidRPr="00F26783">
              <w:t>L</w:t>
            </w:r>
            <w:r w:rsidRPr="00F26783">
              <w:rPr>
                <w:vertAlign w:val="subscript"/>
              </w:rPr>
              <w:t>A,UL</w:t>
            </w:r>
          </w:p>
        </w:tc>
        <w:tc>
          <w:tcPr>
            <w:tcW w:w="6272" w:type="dxa"/>
            <w:shd w:val="clear" w:color="auto" w:fill="auto"/>
          </w:tcPr>
          <w:p w14:paraId="62ACA905" w14:textId="77777777" w:rsidR="00F26783" w:rsidRPr="00F26783" w:rsidRDefault="00F26783" w:rsidP="00F26783">
            <w:pPr>
              <w:pStyle w:val="TAL"/>
            </w:pPr>
            <w:r w:rsidRPr="00F26783">
              <w:t>Yes</w:t>
            </w:r>
          </w:p>
        </w:tc>
      </w:tr>
      <w:tr w:rsidR="00F26783" w:rsidRPr="00F26783" w14:paraId="739082D1" w14:textId="77777777" w:rsidTr="00DF65B6">
        <w:tc>
          <w:tcPr>
            <w:tcW w:w="779" w:type="dxa"/>
            <w:shd w:val="clear" w:color="auto" w:fill="auto"/>
          </w:tcPr>
          <w:p w14:paraId="001EE24E" w14:textId="77777777" w:rsidR="00F26783" w:rsidRPr="00F26783" w:rsidRDefault="00F26783" w:rsidP="00F26783">
            <w:pPr>
              <w:pStyle w:val="TAL"/>
            </w:pPr>
            <w:r w:rsidRPr="00F26783">
              <w:t>8</w:t>
            </w:r>
          </w:p>
        </w:tc>
        <w:tc>
          <w:tcPr>
            <w:tcW w:w="944" w:type="dxa"/>
            <w:shd w:val="clear" w:color="auto" w:fill="auto"/>
          </w:tcPr>
          <w:p w14:paraId="3BDC8DB2" w14:textId="77777777" w:rsidR="00F26783" w:rsidRPr="00F26783" w:rsidRDefault="00F26783" w:rsidP="00F26783">
            <w:pPr>
              <w:pStyle w:val="TAL"/>
            </w:pPr>
            <w:r w:rsidRPr="00F26783">
              <w:t>L</w:t>
            </w:r>
            <w:r w:rsidRPr="00F26783">
              <w:rPr>
                <w:vertAlign w:val="subscript"/>
              </w:rPr>
              <w:t>P,UL</w:t>
            </w:r>
          </w:p>
        </w:tc>
        <w:tc>
          <w:tcPr>
            <w:tcW w:w="2013" w:type="dxa"/>
            <w:shd w:val="clear" w:color="auto" w:fill="auto"/>
          </w:tcPr>
          <w:p w14:paraId="1734CAD2" w14:textId="77777777" w:rsidR="00F26783" w:rsidRPr="00F26783" w:rsidRDefault="00F26783" w:rsidP="00F26783">
            <w:pPr>
              <w:pStyle w:val="TAL"/>
            </w:pPr>
            <w:r w:rsidRPr="00F26783">
              <w:t>L</w:t>
            </w:r>
            <w:r w:rsidRPr="00F26783">
              <w:rPr>
                <w:vertAlign w:val="subscript"/>
              </w:rPr>
              <w:t xml:space="preserve">A,DL </w:t>
            </w:r>
          </w:p>
        </w:tc>
        <w:tc>
          <w:tcPr>
            <w:tcW w:w="6272" w:type="dxa"/>
            <w:shd w:val="clear" w:color="auto" w:fill="auto"/>
          </w:tcPr>
          <w:p w14:paraId="5F55A464" w14:textId="77777777" w:rsidR="00F26783" w:rsidRPr="00F26783" w:rsidRDefault="00F26783" w:rsidP="00F26783">
            <w:pPr>
              <w:pStyle w:val="TAL"/>
            </w:pPr>
            <w:r w:rsidRPr="00F26783">
              <w:t>Yes</w:t>
            </w:r>
          </w:p>
        </w:tc>
      </w:tr>
      <w:tr w:rsidR="00F26783" w:rsidRPr="00F26783" w14:paraId="0AFDDEFB" w14:textId="77777777" w:rsidTr="00DF65B6">
        <w:tc>
          <w:tcPr>
            <w:tcW w:w="779" w:type="dxa"/>
            <w:shd w:val="clear" w:color="auto" w:fill="auto"/>
          </w:tcPr>
          <w:p w14:paraId="09F77AC0" w14:textId="77777777" w:rsidR="00F26783" w:rsidRPr="00F26783" w:rsidRDefault="00F26783" w:rsidP="00F26783">
            <w:pPr>
              <w:pStyle w:val="TAL"/>
            </w:pPr>
            <w:r w:rsidRPr="00F26783">
              <w:t>9</w:t>
            </w:r>
          </w:p>
        </w:tc>
        <w:tc>
          <w:tcPr>
            <w:tcW w:w="944" w:type="dxa"/>
            <w:shd w:val="clear" w:color="auto" w:fill="auto"/>
          </w:tcPr>
          <w:p w14:paraId="762CBDBC" w14:textId="77777777" w:rsidR="00F26783" w:rsidRPr="00F26783" w:rsidRDefault="00F26783" w:rsidP="00F26783">
            <w:pPr>
              <w:pStyle w:val="TAL"/>
            </w:pPr>
            <w:r w:rsidRPr="00F26783">
              <w:t>L</w:t>
            </w:r>
            <w:r w:rsidRPr="00F26783">
              <w:rPr>
                <w:vertAlign w:val="subscript"/>
              </w:rPr>
              <w:t>P,DL</w:t>
            </w:r>
          </w:p>
        </w:tc>
        <w:tc>
          <w:tcPr>
            <w:tcW w:w="2013" w:type="dxa"/>
            <w:shd w:val="clear" w:color="auto" w:fill="auto"/>
          </w:tcPr>
          <w:p w14:paraId="2D77D906" w14:textId="77777777" w:rsidR="00F26783" w:rsidRPr="00256B39" w:rsidRDefault="00F26783" w:rsidP="00F26783">
            <w:pPr>
              <w:pStyle w:val="TAL"/>
              <w:rPr>
                <w:lang w:val="fr-FR"/>
              </w:rPr>
            </w:pPr>
            <w:r w:rsidRPr="00256B39">
              <w:rPr>
                <w:lang w:val="fr-FR"/>
              </w:rPr>
              <w:t>L</w:t>
            </w:r>
            <w:r w:rsidRPr="00256B39">
              <w:rPr>
                <w:vertAlign w:val="subscript"/>
                <w:lang w:val="fr-FR"/>
              </w:rPr>
              <w:t xml:space="preserve">A,DL and </w:t>
            </w:r>
            <w:r w:rsidRPr="00256B39">
              <w:rPr>
                <w:lang w:val="fr-FR"/>
              </w:rPr>
              <w:t>L</w:t>
            </w:r>
            <w:r w:rsidRPr="00256B39">
              <w:rPr>
                <w:vertAlign w:val="subscript"/>
                <w:lang w:val="fr-FR"/>
              </w:rPr>
              <w:t>C,DL</w:t>
            </w:r>
          </w:p>
        </w:tc>
        <w:tc>
          <w:tcPr>
            <w:tcW w:w="6272" w:type="dxa"/>
            <w:shd w:val="clear" w:color="auto" w:fill="auto"/>
          </w:tcPr>
          <w:p w14:paraId="69CD7B3E" w14:textId="77777777" w:rsidR="00F26783" w:rsidRPr="00F26783" w:rsidRDefault="00F26783" w:rsidP="00F26783">
            <w:pPr>
              <w:pStyle w:val="TAL"/>
            </w:pPr>
            <w:r w:rsidRPr="00F26783">
              <w:t>Yes</w:t>
            </w:r>
          </w:p>
        </w:tc>
      </w:tr>
      <w:tr w:rsidR="00F26783" w:rsidRPr="00F26783" w14:paraId="0DB170C1" w14:textId="77777777" w:rsidTr="00DF65B6">
        <w:tc>
          <w:tcPr>
            <w:tcW w:w="779" w:type="dxa"/>
            <w:shd w:val="clear" w:color="auto" w:fill="auto"/>
          </w:tcPr>
          <w:p w14:paraId="485FF469" w14:textId="77777777" w:rsidR="00F26783" w:rsidRPr="00F26783" w:rsidRDefault="00F26783" w:rsidP="00F26783">
            <w:pPr>
              <w:pStyle w:val="TAL"/>
            </w:pPr>
            <w:r w:rsidRPr="00F26783">
              <w:t>10</w:t>
            </w:r>
          </w:p>
        </w:tc>
        <w:tc>
          <w:tcPr>
            <w:tcW w:w="944" w:type="dxa"/>
            <w:shd w:val="clear" w:color="auto" w:fill="auto"/>
          </w:tcPr>
          <w:p w14:paraId="243046F3" w14:textId="77777777" w:rsidR="00F26783" w:rsidRPr="00F26783" w:rsidRDefault="00F26783" w:rsidP="00F26783">
            <w:pPr>
              <w:pStyle w:val="TAL"/>
            </w:pPr>
            <w:r w:rsidRPr="00F26783">
              <w:t>L</w:t>
            </w:r>
            <w:r w:rsidRPr="00F26783">
              <w:rPr>
                <w:vertAlign w:val="subscript"/>
              </w:rPr>
              <w:t>P,UL</w:t>
            </w:r>
          </w:p>
        </w:tc>
        <w:tc>
          <w:tcPr>
            <w:tcW w:w="2013" w:type="dxa"/>
            <w:shd w:val="clear" w:color="auto" w:fill="auto"/>
          </w:tcPr>
          <w:p w14:paraId="6B1E93D8" w14:textId="77777777" w:rsidR="00F26783" w:rsidRPr="00F26783" w:rsidRDefault="00F26783" w:rsidP="00F26783">
            <w:pPr>
              <w:pStyle w:val="TAL"/>
            </w:pPr>
            <w:r w:rsidRPr="00F26783">
              <w:t>L</w:t>
            </w:r>
            <w:r w:rsidRPr="00F26783">
              <w:rPr>
                <w:vertAlign w:val="subscript"/>
              </w:rPr>
              <w:t xml:space="preserve">A,UL and </w:t>
            </w:r>
            <w:r w:rsidRPr="00F26783">
              <w:t>L</w:t>
            </w:r>
            <w:r w:rsidRPr="00F26783">
              <w:rPr>
                <w:vertAlign w:val="subscript"/>
              </w:rPr>
              <w:t>C,UL</w:t>
            </w:r>
          </w:p>
        </w:tc>
        <w:tc>
          <w:tcPr>
            <w:tcW w:w="6272" w:type="dxa"/>
            <w:shd w:val="clear" w:color="auto" w:fill="auto"/>
          </w:tcPr>
          <w:p w14:paraId="0F1AAED2" w14:textId="77777777" w:rsidR="00F26783" w:rsidRPr="00F26783" w:rsidRDefault="00F26783" w:rsidP="00F26783">
            <w:pPr>
              <w:pStyle w:val="TAL"/>
            </w:pPr>
            <w:r w:rsidRPr="00F26783">
              <w:t>Yes</w:t>
            </w:r>
          </w:p>
        </w:tc>
      </w:tr>
      <w:tr w:rsidR="00F26783" w:rsidRPr="00F26783" w14:paraId="03C4F683" w14:textId="77777777" w:rsidTr="00DF65B6">
        <w:tc>
          <w:tcPr>
            <w:tcW w:w="779" w:type="dxa"/>
            <w:shd w:val="clear" w:color="auto" w:fill="auto"/>
          </w:tcPr>
          <w:p w14:paraId="6B3F5402" w14:textId="77777777" w:rsidR="00F26783" w:rsidRPr="00F26783" w:rsidRDefault="00F26783" w:rsidP="00F26783">
            <w:pPr>
              <w:pStyle w:val="TAL"/>
            </w:pPr>
            <w:r w:rsidRPr="00F26783">
              <w:t>11</w:t>
            </w:r>
          </w:p>
        </w:tc>
        <w:tc>
          <w:tcPr>
            <w:tcW w:w="944" w:type="dxa"/>
            <w:shd w:val="clear" w:color="auto" w:fill="auto"/>
          </w:tcPr>
          <w:p w14:paraId="7786BDE5" w14:textId="77777777" w:rsidR="00F26783" w:rsidRPr="00F26783" w:rsidRDefault="00F26783" w:rsidP="00F26783">
            <w:pPr>
              <w:pStyle w:val="TAL"/>
            </w:pPr>
            <w:r w:rsidRPr="00F26783">
              <w:t>L</w:t>
            </w:r>
            <w:r w:rsidRPr="00F26783">
              <w:rPr>
                <w:vertAlign w:val="subscript"/>
              </w:rPr>
              <w:t>P,DL</w:t>
            </w:r>
          </w:p>
        </w:tc>
        <w:tc>
          <w:tcPr>
            <w:tcW w:w="2013" w:type="dxa"/>
            <w:shd w:val="clear" w:color="auto" w:fill="auto"/>
          </w:tcPr>
          <w:p w14:paraId="072FED0F" w14:textId="77777777" w:rsidR="00F26783" w:rsidRPr="00F26783" w:rsidRDefault="00F26783" w:rsidP="00F26783">
            <w:pPr>
              <w:pStyle w:val="TAL"/>
            </w:pPr>
            <w:r w:rsidRPr="00F26783">
              <w:t>L</w:t>
            </w:r>
            <w:r w:rsidRPr="00F26783">
              <w:rPr>
                <w:vertAlign w:val="subscript"/>
              </w:rPr>
              <w:t xml:space="preserve">A,UL and </w:t>
            </w:r>
            <w:r w:rsidRPr="00F26783">
              <w:t>L</w:t>
            </w:r>
            <w:r w:rsidRPr="00F26783">
              <w:rPr>
                <w:vertAlign w:val="subscript"/>
              </w:rPr>
              <w:t>C,UL</w:t>
            </w:r>
          </w:p>
        </w:tc>
        <w:tc>
          <w:tcPr>
            <w:tcW w:w="6272" w:type="dxa"/>
            <w:shd w:val="clear" w:color="auto" w:fill="auto"/>
          </w:tcPr>
          <w:p w14:paraId="54A61D75" w14:textId="77777777" w:rsidR="00F26783" w:rsidRPr="00F26783" w:rsidRDefault="00F26783" w:rsidP="00F26783">
            <w:pPr>
              <w:pStyle w:val="TAL"/>
            </w:pPr>
            <w:r w:rsidRPr="00F26783">
              <w:t>Yes</w:t>
            </w:r>
          </w:p>
        </w:tc>
      </w:tr>
      <w:tr w:rsidR="00F26783" w:rsidRPr="00F26783" w14:paraId="68D36688" w14:textId="77777777" w:rsidTr="00DF65B6">
        <w:tc>
          <w:tcPr>
            <w:tcW w:w="779" w:type="dxa"/>
            <w:shd w:val="clear" w:color="auto" w:fill="auto"/>
          </w:tcPr>
          <w:p w14:paraId="3631AD5F" w14:textId="77777777" w:rsidR="00F26783" w:rsidRPr="00F26783" w:rsidRDefault="00F26783" w:rsidP="00F26783">
            <w:pPr>
              <w:pStyle w:val="TAL"/>
            </w:pPr>
            <w:r w:rsidRPr="00F26783">
              <w:t>12</w:t>
            </w:r>
          </w:p>
        </w:tc>
        <w:tc>
          <w:tcPr>
            <w:tcW w:w="944" w:type="dxa"/>
            <w:shd w:val="clear" w:color="auto" w:fill="auto"/>
          </w:tcPr>
          <w:p w14:paraId="2AD4EEAE" w14:textId="77777777" w:rsidR="00F26783" w:rsidRPr="00F26783" w:rsidRDefault="00F26783" w:rsidP="00F26783">
            <w:pPr>
              <w:pStyle w:val="TAL"/>
            </w:pPr>
            <w:r w:rsidRPr="00F26783">
              <w:t>L</w:t>
            </w:r>
            <w:r w:rsidRPr="00F26783">
              <w:rPr>
                <w:vertAlign w:val="subscript"/>
              </w:rPr>
              <w:t>P,UL</w:t>
            </w:r>
          </w:p>
        </w:tc>
        <w:tc>
          <w:tcPr>
            <w:tcW w:w="2013" w:type="dxa"/>
            <w:shd w:val="clear" w:color="auto" w:fill="auto"/>
          </w:tcPr>
          <w:p w14:paraId="45D54288" w14:textId="77777777" w:rsidR="00F26783" w:rsidRPr="00256B39" w:rsidRDefault="00F26783" w:rsidP="00F26783">
            <w:pPr>
              <w:pStyle w:val="TAL"/>
              <w:rPr>
                <w:lang w:val="fr-FR"/>
              </w:rPr>
            </w:pPr>
            <w:r w:rsidRPr="00256B39">
              <w:rPr>
                <w:lang w:val="fr-FR"/>
              </w:rPr>
              <w:t>L</w:t>
            </w:r>
            <w:r w:rsidRPr="00256B39">
              <w:rPr>
                <w:vertAlign w:val="subscript"/>
                <w:lang w:val="fr-FR"/>
              </w:rPr>
              <w:t xml:space="preserve">A,DL and </w:t>
            </w:r>
            <w:r w:rsidRPr="00256B39">
              <w:rPr>
                <w:lang w:val="fr-FR"/>
              </w:rPr>
              <w:t>L</w:t>
            </w:r>
            <w:r w:rsidRPr="00256B39">
              <w:rPr>
                <w:vertAlign w:val="subscript"/>
                <w:lang w:val="fr-FR"/>
              </w:rPr>
              <w:t>A,DL</w:t>
            </w:r>
          </w:p>
        </w:tc>
        <w:tc>
          <w:tcPr>
            <w:tcW w:w="6272" w:type="dxa"/>
            <w:shd w:val="clear" w:color="auto" w:fill="auto"/>
          </w:tcPr>
          <w:p w14:paraId="21663386" w14:textId="77777777" w:rsidR="00F26783" w:rsidRPr="00F26783" w:rsidRDefault="00F26783" w:rsidP="00F26783">
            <w:pPr>
              <w:pStyle w:val="TAL"/>
            </w:pPr>
            <w:r w:rsidRPr="00F26783">
              <w:t>Yes</w:t>
            </w:r>
          </w:p>
        </w:tc>
      </w:tr>
      <w:tr w:rsidR="00F26783" w:rsidRPr="00F26783" w14:paraId="48EF27D8" w14:textId="77777777" w:rsidTr="00DF65B6">
        <w:tc>
          <w:tcPr>
            <w:tcW w:w="779" w:type="dxa"/>
            <w:shd w:val="clear" w:color="auto" w:fill="auto"/>
          </w:tcPr>
          <w:p w14:paraId="11115ADB" w14:textId="77777777" w:rsidR="00F26783" w:rsidRPr="00F26783" w:rsidRDefault="00F26783" w:rsidP="00F26783">
            <w:pPr>
              <w:pStyle w:val="TAL"/>
            </w:pPr>
            <w:r w:rsidRPr="00F26783">
              <w:t>13</w:t>
            </w:r>
          </w:p>
        </w:tc>
        <w:tc>
          <w:tcPr>
            <w:tcW w:w="944" w:type="dxa"/>
            <w:shd w:val="clear" w:color="auto" w:fill="auto"/>
          </w:tcPr>
          <w:p w14:paraId="61D7492A" w14:textId="77777777" w:rsidR="00F26783" w:rsidRPr="00F26783" w:rsidRDefault="00F26783" w:rsidP="00F26783">
            <w:pPr>
              <w:pStyle w:val="TAL"/>
            </w:pPr>
            <w:r w:rsidRPr="00F26783">
              <w:t>L</w:t>
            </w:r>
            <w:r w:rsidRPr="00F26783">
              <w:rPr>
                <w:vertAlign w:val="subscript"/>
              </w:rPr>
              <w:t>C,DL</w:t>
            </w:r>
          </w:p>
        </w:tc>
        <w:tc>
          <w:tcPr>
            <w:tcW w:w="2013" w:type="dxa"/>
            <w:shd w:val="clear" w:color="auto" w:fill="auto"/>
          </w:tcPr>
          <w:p w14:paraId="1B1EC6A6" w14:textId="77777777" w:rsidR="00F26783" w:rsidRPr="00F26783" w:rsidRDefault="00F26783" w:rsidP="00F26783">
            <w:pPr>
              <w:pStyle w:val="TAL"/>
            </w:pPr>
            <w:r w:rsidRPr="00F26783">
              <w:t>L</w:t>
            </w:r>
            <w:r w:rsidRPr="00F26783">
              <w:rPr>
                <w:vertAlign w:val="subscript"/>
              </w:rPr>
              <w:t xml:space="preserve">A,DL </w:t>
            </w:r>
          </w:p>
        </w:tc>
        <w:tc>
          <w:tcPr>
            <w:tcW w:w="6272" w:type="dxa"/>
            <w:shd w:val="clear" w:color="auto" w:fill="auto"/>
          </w:tcPr>
          <w:p w14:paraId="06B7817C" w14:textId="77777777" w:rsidR="00F26783" w:rsidRPr="00F26783" w:rsidRDefault="00F26783" w:rsidP="00F26783">
            <w:pPr>
              <w:pStyle w:val="TAL"/>
            </w:pPr>
            <w:r w:rsidRPr="00F26783">
              <w:t>* At least Rel. 15 mechanisms can be used, FFS enhancements</w:t>
            </w:r>
          </w:p>
        </w:tc>
      </w:tr>
      <w:tr w:rsidR="00F26783" w:rsidRPr="00F26783" w14:paraId="4DC63429" w14:textId="77777777" w:rsidTr="00DF65B6">
        <w:tc>
          <w:tcPr>
            <w:tcW w:w="779" w:type="dxa"/>
            <w:shd w:val="clear" w:color="auto" w:fill="auto"/>
          </w:tcPr>
          <w:p w14:paraId="19D87358" w14:textId="77777777" w:rsidR="00F26783" w:rsidRPr="00F26783" w:rsidRDefault="00F26783" w:rsidP="00F26783">
            <w:pPr>
              <w:pStyle w:val="TAL"/>
            </w:pPr>
            <w:r w:rsidRPr="00F26783">
              <w:t>14</w:t>
            </w:r>
          </w:p>
        </w:tc>
        <w:tc>
          <w:tcPr>
            <w:tcW w:w="944" w:type="dxa"/>
            <w:shd w:val="clear" w:color="auto" w:fill="auto"/>
          </w:tcPr>
          <w:p w14:paraId="1FCDC3B3" w14:textId="77777777" w:rsidR="00F26783" w:rsidRPr="00F26783" w:rsidRDefault="00F26783" w:rsidP="00F26783">
            <w:pPr>
              <w:pStyle w:val="TAL"/>
            </w:pPr>
            <w:r w:rsidRPr="00F26783">
              <w:t>L</w:t>
            </w:r>
            <w:r w:rsidRPr="00F26783">
              <w:rPr>
                <w:vertAlign w:val="subscript"/>
              </w:rPr>
              <w:t>C,UL</w:t>
            </w:r>
          </w:p>
        </w:tc>
        <w:tc>
          <w:tcPr>
            <w:tcW w:w="2013" w:type="dxa"/>
            <w:shd w:val="clear" w:color="auto" w:fill="auto"/>
          </w:tcPr>
          <w:p w14:paraId="33D95D81" w14:textId="77777777" w:rsidR="00F26783" w:rsidRPr="00F26783" w:rsidRDefault="00F26783" w:rsidP="00F26783">
            <w:pPr>
              <w:pStyle w:val="TAL"/>
            </w:pPr>
            <w:r w:rsidRPr="00F26783">
              <w:t>L</w:t>
            </w:r>
            <w:r w:rsidRPr="00F26783">
              <w:rPr>
                <w:vertAlign w:val="subscript"/>
              </w:rPr>
              <w:t xml:space="preserve">A,UL </w:t>
            </w:r>
          </w:p>
        </w:tc>
        <w:tc>
          <w:tcPr>
            <w:tcW w:w="6272" w:type="dxa"/>
            <w:shd w:val="clear" w:color="auto" w:fill="auto"/>
          </w:tcPr>
          <w:p w14:paraId="34E4EF89" w14:textId="77777777" w:rsidR="00F26783" w:rsidRPr="00F26783" w:rsidRDefault="00F26783" w:rsidP="00F26783">
            <w:pPr>
              <w:pStyle w:val="TAL"/>
            </w:pPr>
            <w:r w:rsidRPr="00F26783">
              <w:t>* At least Rel. 15 mechanisms can be used, FFS enhancements</w:t>
            </w:r>
          </w:p>
        </w:tc>
      </w:tr>
      <w:tr w:rsidR="00F26783" w:rsidRPr="00F26783" w14:paraId="182567BB" w14:textId="77777777" w:rsidTr="00DF65B6">
        <w:tc>
          <w:tcPr>
            <w:tcW w:w="779" w:type="dxa"/>
            <w:shd w:val="clear" w:color="auto" w:fill="auto"/>
          </w:tcPr>
          <w:p w14:paraId="47CBD71F" w14:textId="77777777" w:rsidR="00F26783" w:rsidRPr="00F26783" w:rsidRDefault="00F26783" w:rsidP="00F26783">
            <w:pPr>
              <w:pStyle w:val="TAL"/>
            </w:pPr>
            <w:r w:rsidRPr="00F26783">
              <w:t>15</w:t>
            </w:r>
          </w:p>
        </w:tc>
        <w:tc>
          <w:tcPr>
            <w:tcW w:w="944" w:type="dxa"/>
            <w:shd w:val="clear" w:color="auto" w:fill="auto"/>
          </w:tcPr>
          <w:p w14:paraId="72088C03" w14:textId="77777777" w:rsidR="00F26783" w:rsidRPr="00F26783" w:rsidRDefault="00F26783" w:rsidP="00F26783">
            <w:pPr>
              <w:pStyle w:val="TAL"/>
            </w:pPr>
            <w:r w:rsidRPr="00F26783">
              <w:t>L</w:t>
            </w:r>
            <w:r w:rsidRPr="00F26783">
              <w:rPr>
                <w:vertAlign w:val="subscript"/>
              </w:rPr>
              <w:t>C,DL</w:t>
            </w:r>
          </w:p>
        </w:tc>
        <w:tc>
          <w:tcPr>
            <w:tcW w:w="2013" w:type="dxa"/>
            <w:shd w:val="clear" w:color="auto" w:fill="auto"/>
          </w:tcPr>
          <w:p w14:paraId="4CF0416E" w14:textId="77777777" w:rsidR="00F26783" w:rsidRPr="00F26783" w:rsidRDefault="00F26783" w:rsidP="00F26783">
            <w:pPr>
              <w:pStyle w:val="TAL"/>
            </w:pPr>
            <w:r w:rsidRPr="00F26783">
              <w:t>L</w:t>
            </w:r>
            <w:r w:rsidRPr="00F26783">
              <w:rPr>
                <w:vertAlign w:val="subscript"/>
              </w:rPr>
              <w:t>A,UL</w:t>
            </w:r>
          </w:p>
        </w:tc>
        <w:tc>
          <w:tcPr>
            <w:tcW w:w="6272" w:type="dxa"/>
            <w:shd w:val="clear" w:color="auto" w:fill="auto"/>
          </w:tcPr>
          <w:p w14:paraId="380AF9FE" w14:textId="77777777" w:rsidR="00F26783" w:rsidRPr="00F26783" w:rsidRDefault="00F26783" w:rsidP="00F26783">
            <w:pPr>
              <w:pStyle w:val="TAL"/>
            </w:pPr>
            <w:r w:rsidRPr="00F26783">
              <w:t>* At least Rel. 15 mechanisms can be used, FFS enhancements</w:t>
            </w:r>
          </w:p>
        </w:tc>
      </w:tr>
      <w:tr w:rsidR="00F26783" w:rsidRPr="00F26783" w14:paraId="32773CF7" w14:textId="77777777" w:rsidTr="00DF65B6">
        <w:tc>
          <w:tcPr>
            <w:tcW w:w="779" w:type="dxa"/>
            <w:shd w:val="clear" w:color="auto" w:fill="auto"/>
          </w:tcPr>
          <w:p w14:paraId="6E093E55" w14:textId="77777777" w:rsidR="00F26783" w:rsidRPr="00F26783" w:rsidRDefault="00F26783" w:rsidP="00F26783">
            <w:pPr>
              <w:pStyle w:val="TAL"/>
            </w:pPr>
            <w:r w:rsidRPr="00F26783">
              <w:t>16</w:t>
            </w:r>
          </w:p>
        </w:tc>
        <w:tc>
          <w:tcPr>
            <w:tcW w:w="944" w:type="dxa"/>
            <w:shd w:val="clear" w:color="auto" w:fill="auto"/>
          </w:tcPr>
          <w:p w14:paraId="73A93511" w14:textId="77777777" w:rsidR="00F26783" w:rsidRPr="00F26783" w:rsidRDefault="00F26783" w:rsidP="00F26783">
            <w:pPr>
              <w:pStyle w:val="TAL"/>
            </w:pPr>
            <w:r w:rsidRPr="00F26783">
              <w:t>L</w:t>
            </w:r>
            <w:r w:rsidRPr="00F26783">
              <w:rPr>
                <w:vertAlign w:val="subscript"/>
              </w:rPr>
              <w:t>C,UL</w:t>
            </w:r>
          </w:p>
        </w:tc>
        <w:tc>
          <w:tcPr>
            <w:tcW w:w="2013" w:type="dxa"/>
            <w:shd w:val="clear" w:color="auto" w:fill="auto"/>
          </w:tcPr>
          <w:p w14:paraId="3D65C67C" w14:textId="77777777" w:rsidR="00F26783" w:rsidRPr="00F26783" w:rsidRDefault="00F26783" w:rsidP="00F26783">
            <w:pPr>
              <w:pStyle w:val="TAL"/>
            </w:pPr>
            <w:r w:rsidRPr="00F26783">
              <w:t>L</w:t>
            </w:r>
            <w:r w:rsidRPr="00F26783">
              <w:rPr>
                <w:vertAlign w:val="subscript"/>
              </w:rPr>
              <w:t xml:space="preserve">A,DL </w:t>
            </w:r>
          </w:p>
        </w:tc>
        <w:tc>
          <w:tcPr>
            <w:tcW w:w="6272" w:type="dxa"/>
            <w:shd w:val="clear" w:color="auto" w:fill="auto"/>
          </w:tcPr>
          <w:p w14:paraId="047C5FE3" w14:textId="77777777" w:rsidR="00F26783" w:rsidRPr="00F26783" w:rsidRDefault="00F26783" w:rsidP="00F26783">
            <w:pPr>
              <w:pStyle w:val="TAL"/>
            </w:pPr>
            <w:r w:rsidRPr="00F26783">
              <w:t>* At least Rel. 15 mechanisms can be used, FFS enhancements</w:t>
            </w:r>
          </w:p>
        </w:tc>
      </w:tr>
    </w:tbl>
    <w:p w14:paraId="236A9DBC" w14:textId="77777777" w:rsidR="00F26783" w:rsidRPr="00F26783" w:rsidRDefault="00F26783" w:rsidP="00F26783">
      <w:pPr>
        <w:spacing w:after="120"/>
        <w:ind w:left="720" w:hanging="720"/>
        <w:rPr>
          <w:rFonts w:ascii="Times New Roman" w:eastAsia="MS Mincho" w:hAnsi="Times New Roman"/>
          <w:szCs w:val="20"/>
          <w:lang w:val="x-none" w:eastAsia="x-none"/>
        </w:rPr>
      </w:pPr>
    </w:p>
    <w:p w14:paraId="4C31EC25" w14:textId="77777777" w:rsidR="00F26783" w:rsidRPr="00F26783" w:rsidRDefault="00F26783" w:rsidP="00F26783">
      <w:pPr>
        <w:ind w:left="720" w:hanging="720"/>
        <w:rPr>
          <w:rFonts w:ascii="Times New Roman" w:eastAsia="MS Mincho" w:hAnsi="Times New Roman"/>
          <w:szCs w:val="20"/>
          <w:lang w:val="x-none" w:eastAsia="x-none"/>
        </w:rPr>
      </w:pPr>
      <w:r w:rsidRPr="00F26783">
        <w:rPr>
          <w:rFonts w:ascii="Times New Roman" w:eastAsia="MS Mincho" w:hAnsi="Times New Roman"/>
          <w:szCs w:val="20"/>
          <w:lang w:val="x-none" w:eastAsia="x-none"/>
        </w:rPr>
        <w:t>Note: A given pattern may include support for multiple cases, details FFS.</w:t>
      </w:r>
    </w:p>
    <w:p w14:paraId="323D1FC8" w14:textId="77777777" w:rsidR="00F26783" w:rsidRPr="00F26783" w:rsidRDefault="00F26783" w:rsidP="00F26783">
      <w:pPr>
        <w:ind w:left="720" w:hanging="720"/>
        <w:rPr>
          <w:rFonts w:ascii="Times New Roman" w:eastAsia="MS Mincho" w:hAnsi="Times New Roman"/>
          <w:szCs w:val="20"/>
          <w:lang w:val="x-none" w:eastAsia="x-none"/>
        </w:rPr>
      </w:pPr>
      <w:r w:rsidRPr="00F26783">
        <w:rPr>
          <w:rFonts w:ascii="Times New Roman" w:eastAsia="MS Mincho" w:hAnsi="Times New Roman"/>
          <w:szCs w:val="20"/>
          <w:lang w:val="x-none" w:eastAsia="x-none"/>
        </w:rPr>
        <w:t>At least for Cases 1-12, an IAB node is configured with IAB-node specific resources in time available for the links:</w:t>
      </w:r>
    </w:p>
    <w:p w14:paraId="6DF91B6A" w14:textId="77777777" w:rsidR="00F26783" w:rsidRPr="00F26783" w:rsidRDefault="00F26783" w:rsidP="008E772F">
      <w:pPr>
        <w:numPr>
          <w:ilvl w:val="0"/>
          <w:numId w:val="160"/>
        </w:numPr>
        <w:spacing w:line="259" w:lineRule="auto"/>
        <w:rPr>
          <w:rFonts w:ascii="Times New Roman" w:eastAsia="MS Mincho" w:hAnsi="Times New Roman"/>
          <w:szCs w:val="20"/>
          <w:lang w:val="x-none" w:eastAsia="x-none"/>
        </w:rPr>
      </w:pPr>
      <w:r w:rsidRPr="00F26783">
        <w:rPr>
          <w:rFonts w:ascii="Times New Roman" w:eastAsia="MS Mincho" w:hAnsi="Times New Roman"/>
          <w:szCs w:val="20"/>
          <w:lang w:val="x-none" w:eastAsia="x-none"/>
        </w:rPr>
        <w:t>Further study details of the adaptation period and granularity (e.g. slot or symbol-level) of the pattern provided to the IAB node, including</w:t>
      </w:r>
    </w:p>
    <w:p w14:paraId="089D9098" w14:textId="77777777" w:rsidR="00F26783" w:rsidRPr="00F26783" w:rsidRDefault="00F26783" w:rsidP="008E772F">
      <w:pPr>
        <w:numPr>
          <w:ilvl w:val="1"/>
          <w:numId w:val="160"/>
        </w:numPr>
        <w:spacing w:line="259" w:lineRule="auto"/>
        <w:rPr>
          <w:rFonts w:ascii="Times New Roman" w:eastAsia="MS Mincho" w:hAnsi="Times New Roman"/>
          <w:szCs w:val="20"/>
          <w:lang w:val="x-none" w:eastAsia="x-none"/>
        </w:rPr>
      </w:pPr>
      <w:r w:rsidRPr="00F26783">
        <w:rPr>
          <w:rFonts w:ascii="Times New Roman" w:eastAsia="MS Mincho" w:hAnsi="Times New Roman"/>
          <w:szCs w:val="20"/>
          <w:lang w:val="x-none" w:eastAsia="x-none"/>
        </w:rPr>
        <w:t>Explicit or implicit indication of the resources</w:t>
      </w:r>
    </w:p>
    <w:p w14:paraId="1FC0DE07" w14:textId="77777777" w:rsidR="00F26783" w:rsidRPr="00F26783" w:rsidRDefault="00F26783" w:rsidP="008E772F">
      <w:pPr>
        <w:numPr>
          <w:ilvl w:val="1"/>
          <w:numId w:val="160"/>
        </w:numPr>
        <w:spacing w:line="259" w:lineRule="auto"/>
        <w:rPr>
          <w:rFonts w:ascii="Times New Roman" w:eastAsia="MS Mincho" w:hAnsi="Times New Roman"/>
          <w:szCs w:val="20"/>
          <w:lang w:val="x-none" w:eastAsia="x-none"/>
        </w:rPr>
      </w:pPr>
      <w:r w:rsidRPr="00F26783">
        <w:rPr>
          <w:rFonts w:ascii="Times New Roman" w:eastAsia="MS Mincho" w:hAnsi="Times New Roman"/>
          <w:szCs w:val="20"/>
          <w:lang w:val="x-none" w:eastAsia="x-none"/>
        </w:rPr>
        <w:t>Enhancements to existing signaling mechanisms to indicate the pattern</w:t>
      </w:r>
    </w:p>
    <w:p w14:paraId="45127EF8" w14:textId="77777777" w:rsidR="00F26783" w:rsidRPr="00F26783" w:rsidRDefault="00F26783" w:rsidP="008E772F">
      <w:pPr>
        <w:numPr>
          <w:ilvl w:val="0"/>
          <w:numId w:val="160"/>
        </w:numPr>
        <w:spacing w:line="259" w:lineRule="auto"/>
        <w:rPr>
          <w:rFonts w:ascii="Times New Roman" w:eastAsia="MS Mincho" w:hAnsi="Times New Roman"/>
          <w:szCs w:val="20"/>
          <w:lang w:val="x-none" w:eastAsia="x-none"/>
        </w:rPr>
      </w:pPr>
      <w:r w:rsidRPr="00F26783">
        <w:rPr>
          <w:rFonts w:ascii="Times New Roman" w:eastAsia="MS Mincho" w:hAnsi="Times New Roman"/>
          <w:szCs w:val="20"/>
          <w:lang w:val="x-none" w:eastAsia="x-none"/>
        </w:rPr>
        <w:t>Further study the indication of resources within the configuration which can be dynamically and flexibly used for different links, including</w:t>
      </w:r>
    </w:p>
    <w:p w14:paraId="719DD46C" w14:textId="77777777" w:rsidR="00F26783" w:rsidRPr="00F26783" w:rsidRDefault="00F26783" w:rsidP="008E772F">
      <w:pPr>
        <w:numPr>
          <w:ilvl w:val="1"/>
          <w:numId w:val="160"/>
        </w:numPr>
        <w:spacing w:line="259" w:lineRule="auto"/>
        <w:rPr>
          <w:rFonts w:ascii="Times New Roman" w:eastAsia="MS Mincho" w:hAnsi="Times New Roman"/>
          <w:szCs w:val="20"/>
          <w:lang w:val="x-none" w:eastAsia="x-none"/>
        </w:rPr>
      </w:pPr>
      <w:r w:rsidRPr="00F26783">
        <w:rPr>
          <w:rFonts w:ascii="Times New Roman" w:eastAsia="MS Mincho" w:hAnsi="Times New Roman"/>
          <w:szCs w:val="20"/>
          <w:lang w:val="x-none" w:eastAsia="x-none"/>
        </w:rPr>
        <w:t>The need to consider the scheduling delay, IAB node processing delays, or information required to be available for the use of flexible resources</w:t>
      </w:r>
    </w:p>
    <w:p w14:paraId="4EEB1564" w14:textId="77777777" w:rsidR="00F26783" w:rsidRPr="00F26783" w:rsidRDefault="00F26783" w:rsidP="008E772F">
      <w:pPr>
        <w:numPr>
          <w:ilvl w:val="1"/>
          <w:numId w:val="160"/>
        </w:numPr>
        <w:spacing w:line="259" w:lineRule="auto"/>
        <w:rPr>
          <w:rFonts w:ascii="Times New Roman" w:eastAsia="MS Mincho" w:hAnsi="Times New Roman"/>
          <w:szCs w:val="20"/>
          <w:lang w:val="x-none" w:eastAsia="x-none"/>
        </w:rPr>
      </w:pPr>
      <w:r w:rsidRPr="00F26783">
        <w:rPr>
          <w:rFonts w:ascii="Times New Roman" w:eastAsia="MS Mincho" w:hAnsi="Times New Roman"/>
          <w:szCs w:val="20"/>
          <w:lang w:val="x-none" w:eastAsia="x-none"/>
        </w:rPr>
        <w:t>Mechanisms to schedule flexible resources (e.g. GC-PDCCH)</w:t>
      </w:r>
    </w:p>
    <w:p w14:paraId="2BA0755F" w14:textId="77777777" w:rsidR="00F26783" w:rsidRPr="00F26783" w:rsidRDefault="00F26783" w:rsidP="00F26783">
      <w:pPr>
        <w:rPr>
          <w:lang w:val="x-none" w:eastAsia="x-none"/>
        </w:rPr>
      </w:pPr>
    </w:p>
    <w:p w14:paraId="6247801A" w14:textId="77777777" w:rsidR="00F26783" w:rsidRPr="00F26783" w:rsidRDefault="00F26783" w:rsidP="00037246">
      <w:pPr>
        <w:ind w:left="720" w:hanging="720"/>
        <w:rPr>
          <w:rFonts w:ascii="Times New Roman" w:hAnsi="Times New Roman"/>
          <w:lang w:val="x-none"/>
        </w:rPr>
      </w:pPr>
    </w:p>
    <w:p w14:paraId="07F2936B" w14:textId="4B6D1055" w:rsidR="00E303AE" w:rsidRPr="00E303AE" w:rsidRDefault="001B7BF2" w:rsidP="00E303AE">
      <w:pPr>
        <w:ind w:left="720" w:hanging="720"/>
        <w:rPr>
          <w:lang w:eastAsia="x-none"/>
        </w:rPr>
      </w:pPr>
      <w:hyperlink r:id="rId1823" w:history="1">
        <w:r w:rsidR="00D93AE1">
          <w:rPr>
            <w:rStyle w:val="Hyperlink"/>
            <w:lang w:eastAsia="x-none"/>
          </w:rPr>
          <w:t>R1-1808241</w:t>
        </w:r>
      </w:hyperlink>
      <w:r w:rsidR="00E303AE" w:rsidRPr="00E303AE">
        <w:rPr>
          <w:lang w:eastAsia="x-none"/>
        </w:rPr>
        <w:tab/>
        <w:t>Enhancements to support NR backhaul links</w:t>
      </w:r>
      <w:r w:rsidR="00E303AE" w:rsidRPr="00E303AE">
        <w:rPr>
          <w:lang w:eastAsia="x-none"/>
        </w:rPr>
        <w:tab/>
        <w:t>vivo</w:t>
      </w:r>
    </w:p>
    <w:p w14:paraId="000E3782" w14:textId="5FB7D9B8" w:rsidR="00E303AE" w:rsidRPr="00E303AE" w:rsidRDefault="001B7BF2" w:rsidP="00E303AE">
      <w:pPr>
        <w:ind w:left="720" w:hanging="720"/>
        <w:rPr>
          <w:lang w:eastAsia="x-none"/>
        </w:rPr>
      </w:pPr>
      <w:hyperlink r:id="rId1824" w:history="1">
        <w:r w:rsidR="00D93AE1">
          <w:rPr>
            <w:rStyle w:val="Hyperlink"/>
            <w:lang w:eastAsia="x-none"/>
          </w:rPr>
          <w:t>R1-1808339</w:t>
        </w:r>
      </w:hyperlink>
      <w:r w:rsidR="00E303AE" w:rsidRPr="00E303AE">
        <w:rPr>
          <w:lang w:eastAsia="x-none"/>
        </w:rPr>
        <w:tab/>
        <w:t>Discussion on Enhancements to support NR backhaul links</w:t>
      </w:r>
      <w:r w:rsidR="00E303AE" w:rsidRPr="00E303AE">
        <w:rPr>
          <w:lang w:eastAsia="x-none"/>
        </w:rPr>
        <w:tab/>
        <w:t>Sony</w:t>
      </w:r>
    </w:p>
    <w:p w14:paraId="3C741C37" w14:textId="09798FB6" w:rsidR="00E303AE" w:rsidRPr="00E303AE" w:rsidRDefault="001B7BF2" w:rsidP="00E303AE">
      <w:pPr>
        <w:ind w:left="720" w:hanging="720"/>
        <w:rPr>
          <w:lang w:eastAsia="x-none"/>
        </w:rPr>
      </w:pPr>
      <w:hyperlink r:id="rId1825" w:history="1">
        <w:r w:rsidR="00D93AE1">
          <w:rPr>
            <w:rStyle w:val="Hyperlink"/>
            <w:lang w:eastAsia="x-none"/>
          </w:rPr>
          <w:t>R1-1808398</w:t>
        </w:r>
      </w:hyperlink>
      <w:r w:rsidR="00E303AE" w:rsidRPr="00E303AE">
        <w:rPr>
          <w:lang w:eastAsia="x-none"/>
        </w:rPr>
        <w:tab/>
        <w:t>NR Physical Layer design for IAB backhual link</w:t>
      </w:r>
      <w:r w:rsidR="00E303AE" w:rsidRPr="00E303AE">
        <w:rPr>
          <w:lang w:eastAsia="x-none"/>
        </w:rPr>
        <w:tab/>
        <w:t>CATT</w:t>
      </w:r>
    </w:p>
    <w:p w14:paraId="4D6B4758" w14:textId="03D616FE" w:rsidR="00E303AE" w:rsidRPr="00E303AE" w:rsidRDefault="001B7BF2" w:rsidP="00E303AE">
      <w:pPr>
        <w:ind w:left="720" w:hanging="720"/>
        <w:rPr>
          <w:lang w:eastAsia="x-none"/>
        </w:rPr>
      </w:pPr>
      <w:hyperlink r:id="rId1826" w:history="1">
        <w:r w:rsidR="00D93AE1">
          <w:rPr>
            <w:rStyle w:val="Hyperlink"/>
            <w:lang w:eastAsia="x-none"/>
          </w:rPr>
          <w:t>R1-1808511</w:t>
        </w:r>
      </w:hyperlink>
      <w:r w:rsidR="00E303AE" w:rsidRPr="00E303AE">
        <w:rPr>
          <w:lang w:eastAsia="x-none"/>
        </w:rPr>
        <w:tab/>
        <w:t>Discussions on NR IAB support</w:t>
      </w:r>
      <w:r w:rsidR="00E303AE" w:rsidRPr="00E303AE">
        <w:rPr>
          <w:lang w:eastAsia="x-none"/>
        </w:rPr>
        <w:tab/>
        <w:t>LG Electronics</w:t>
      </w:r>
    </w:p>
    <w:p w14:paraId="279CC885" w14:textId="02FFAD4D" w:rsidR="00E303AE" w:rsidRPr="00E303AE" w:rsidRDefault="001B7BF2" w:rsidP="00E303AE">
      <w:pPr>
        <w:ind w:left="720" w:hanging="720"/>
        <w:rPr>
          <w:lang w:eastAsia="x-none"/>
        </w:rPr>
      </w:pPr>
      <w:hyperlink r:id="rId1827" w:history="1">
        <w:r w:rsidR="00D93AE1">
          <w:rPr>
            <w:rStyle w:val="Hyperlink"/>
            <w:lang w:eastAsia="x-none"/>
          </w:rPr>
          <w:t>R1-1808551</w:t>
        </w:r>
      </w:hyperlink>
      <w:r w:rsidR="00E303AE" w:rsidRPr="00E303AE">
        <w:rPr>
          <w:lang w:eastAsia="x-none"/>
        </w:rPr>
        <w:tab/>
        <w:t>Discussion on resource partitioning for IAB network</w:t>
      </w:r>
      <w:r w:rsidR="00E303AE" w:rsidRPr="00E303AE">
        <w:rPr>
          <w:lang w:eastAsia="x-none"/>
        </w:rPr>
        <w:tab/>
        <w:t>Lenovo, Motorola Mobility</w:t>
      </w:r>
    </w:p>
    <w:p w14:paraId="2038BA64" w14:textId="4A0EFCDC" w:rsidR="00E303AE" w:rsidRPr="00E303AE" w:rsidRDefault="001B7BF2" w:rsidP="00E303AE">
      <w:pPr>
        <w:ind w:left="720" w:hanging="720"/>
        <w:rPr>
          <w:lang w:eastAsia="x-none"/>
        </w:rPr>
      </w:pPr>
      <w:hyperlink r:id="rId1828" w:history="1">
        <w:r w:rsidR="00D93AE1">
          <w:rPr>
            <w:rStyle w:val="Hyperlink"/>
            <w:lang w:eastAsia="x-none"/>
          </w:rPr>
          <w:t>R1-1808772</w:t>
        </w:r>
      </w:hyperlink>
      <w:r w:rsidR="00E303AE" w:rsidRPr="00E303AE">
        <w:rPr>
          <w:lang w:eastAsia="x-none"/>
        </w:rPr>
        <w:tab/>
        <w:t>Necessary Enhancements for NR IAB</w:t>
      </w:r>
      <w:r w:rsidR="00E303AE" w:rsidRPr="00E303AE">
        <w:rPr>
          <w:lang w:eastAsia="x-none"/>
        </w:rPr>
        <w:tab/>
        <w:t>Samsung</w:t>
      </w:r>
    </w:p>
    <w:p w14:paraId="3B535C2E" w14:textId="51E32C84" w:rsidR="00E303AE" w:rsidRPr="00E303AE" w:rsidRDefault="001B7BF2" w:rsidP="00E303AE">
      <w:pPr>
        <w:ind w:left="720" w:hanging="720"/>
        <w:rPr>
          <w:lang w:eastAsia="x-none"/>
        </w:rPr>
      </w:pPr>
      <w:hyperlink r:id="rId1829" w:history="1">
        <w:r w:rsidR="00D93AE1">
          <w:rPr>
            <w:rStyle w:val="Hyperlink"/>
            <w:lang w:eastAsia="x-none"/>
          </w:rPr>
          <w:t>R1-1808836</w:t>
        </w:r>
      </w:hyperlink>
      <w:r w:rsidR="00E303AE" w:rsidRPr="00E303AE">
        <w:rPr>
          <w:lang w:eastAsia="x-none"/>
        </w:rPr>
        <w:tab/>
        <w:t>Discussion on enhancements to support NR Backhaul links</w:t>
      </w:r>
      <w:r w:rsidR="00E303AE" w:rsidRPr="00E303AE">
        <w:rPr>
          <w:lang w:eastAsia="x-none"/>
        </w:rPr>
        <w:tab/>
        <w:t>CMCC</w:t>
      </w:r>
    </w:p>
    <w:p w14:paraId="08041FFD" w14:textId="4B614361" w:rsidR="00E303AE" w:rsidRPr="00E303AE" w:rsidRDefault="001B7BF2" w:rsidP="00E303AE">
      <w:pPr>
        <w:ind w:left="720" w:hanging="720"/>
        <w:rPr>
          <w:lang w:eastAsia="x-none"/>
        </w:rPr>
      </w:pPr>
      <w:hyperlink r:id="rId1830" w:history="1">
        <w:r w:rsidR="00D93AE1">
          <w:rPr>
            <w:rStyle w:val="Hyperlink"/>
            <w:lang w:eastAsia="x-none"/>
          </w:rPr>
          <w:t>R1-1808879</w:t>
        </w:r>
      </w:hyperlink>
      <w:r w:rsidR="00E303AE" w:rsidRPr="00E303AE">
        <w:rPr>
          <w:lang w:eastAsia="x-none"/>
        </w:rPr>
        <w:tab/>
        <w:t>Discussion of backhaul link  enhancement for IAB</w:t>
      </w:r>
      <w:r w:rsidR="00E303AE" w:rsidRPr="00E303AE">
        <w:rPr>
          <w:lang w:eastAsia="x-none"/>
        </w:rPr>
        <w:tab/>
        <w:t>Guangdong OPPO Mobile Telecom</w:t>
      </w:r>
    </w:p>
    <w:p w14:paraId="214BE722" w14:textId="544A0A88" w:rsidR="00E303AE" w:rsidRPr="00E303AE" w:rsidRDefault="001B7BF2" w:rsidP="00E303AE">
      <w:pPr>
        <w:ind w:left="720" w:hanging="720"/>
        <w:rPr>
          <w:lang w:eastAsia="x-none"/>
        </w:rPr>
      </w:pPr>
      <w:hyperlink r:id="rId1831" w:history="1">
        <w:r w:rsidR="00D93AE1">
          <w:rPr>
            <w:rStyle w:val="Hyperlink"/>
            <w:lang w:eastAsia="x-none"/>
          </w:rPr>
          <w:t>R1-1808918</w:t>
        </w:r>
      </w:hyperlink>
      <w:r w:rsidR="00E303AE" w:rsidRPr="00E303AE">
        <w:rPr>
          <w:lang w:eastAsia="x-none"/>
        </w:rPr>
        <w:tab/>
        <w:t>Discussion on IAB node discovery and measurement</w:t>
      </w:r>
      <w:r w:rsidR="00E303AE" w:rsidRPr="00E303AE">
        <w:rPr>
          <w:lang w:eastAsia="x-none"/>
        </w:rPr>
        <w:tab/>
        <w:t>Potevio</w:t>
      </w:r>
    </w:p>
    <w:p w14:paraId="77EEBBFF" w14:textId="1225F4AE" w:rsidR="00E303AE" w:rsidRPr="00E303AE" w:rsidRDefault="001B7BF2" w:rsidP="00E303AE">
      <w:pPr>
        <w:ind w:left="720" w:hanging="720"/>
        <w:rPr>
          <w:lang w:eastAsia="x-none"/>
        </w:rPr>
      </w:pPr>
      <w:hyperlink r:id="rId1832" w:history="1">
        <w:r w:rsidR="00D93AE1">
          <w:rPr>
            <w:rStyle w:val="Hyperlink"/>
            <w:lang w:eastAsia="x-none"/>
          </w:rPr>
          <w:t>R1-1809072</w:t>
        </w:r>
      </w:hyperlink>
      <w:r w:rsidR="00E303AE" w:rsidRPr="00E303AE">
        <w:rPr>
          <w:lang w:eastAsia="x-none"/>
        </w:rPr>
        <w:tab/>
        <w:t>Enhancements to support NR backhaul links</w:t>
      </w:r>
      <w:r w:rsidR="00E303AE" w:rsidRPr="00E303AE">
        <w:rPr>
          <w:lang w:eastAsia="x-none"/>
        </w:rPr>
        <w:tab/>
        <w:t>AT&amp;T</w:t>
      </w:r>
    </w:p>
    <w:p w14:paraId="1CAF0BC4" w14:textId="67B85995" w:rsidR="00E303AE" w:rsidRPr="00E303AE" w:rsidRDefault="001B7BF2" w:rsidP="00E303AE">
      <w:pPr>
        <w:ind w:left="720" w:hanging="720"/>
        <w:rPr>
          <w:lang w:eastAsia="x-none"/>
        </w:rPr>
      </w:pPr>
      <w:hyperlink r:id="rId1833" w:history="1">
        <w:r w:rsidR="00D93AE1">
          <w:rPr>
            <w:rStyle w:val="Hyperlink"/>
            <w:lang w:eastAsia="x-none"/>
          </w:rPr>
          <w:t>R1-1809103</w:t>
        </w:r>
      </w:hyperlink>
      <w:r w:rsidR="00E303AE" w:rsidRPr="00E303AE">
        <w:rPr>
          <w:lang w:eastAsia="x-none"/>
        </w:rPr>
        <w:tab/>
        <w:t>Discussion on physical layer enhancements for IAB</w:t>
      </w:r>
      <w:r w:rsidR="00E303AE" w:rsidRPr="00E303AE">
        <w:rPr>
          <w:lang w:eastAsia="x-none"/>
        </w:rPr>
        <w:tab/>
        <w:t>ZTE, Sanechips</w:t>
      </w:r>
    </w:p>
    <w:p w14:paraId="026327DD" w14:textId="5A8E8B46" w:rsidR="00E303AE" w:rsidRPr="00E303AE" w:rsidRDefault="001B7BF2" w:rsidP="00E303AE">
      <w:pPr>
        <w:ind w:left="720" w:hanging="720"/>
        <w:rPr>
          <w:lang w:eastAsia="x-none"/>
        </w:rPr>
      </w:pPr>
      <w:hyperlink r:id="rId1834" w:history="1">
        <w:r w:rsidR="00D93AE1">
          <w:rPr>
            <w:rStyle w:val="Hyperlink"/>
            <w:lang w:eastAsia="x-none"/>
          </w:rPr>
          <w:t>R1-1809155</w:t>
        </w:r>
      </w:hyperlink>
      <w:r w:rsidR="00E303AE" w:rsidRPr="00E303AE">
        <w:rPr>
          <w:lang w:eastAsia="x-none"/>
        </w:rPr>
        <w:tab/>
        <w:t>Discussion on enhancements to support NR backhaul links</w:t>
      </w:r>
      <w:r w:rsidR="00E303AE" w:rsidRPr="00E303AE">
        <w:rPr>
          <w:lang w:eastAsia="x-none"/>
        </w:rPr>
        <w:tab/>
        <w:t>NTT DOCOMO, INC.</w:t>
      </w:r>
    </w:p>
    <w:p w14:paraId="30FCEB9B" w14:textId="42970F28" w:rsidR="00E303AE" w:rsidRPr="00E303AE" w:rsidRDefault="001B7BF2" w:rsidP="00E303AE">
      <w:pPr>
        <w:ind w:left="720" w:hanging="720"/>
        <w:rPr>
          <w:lang w:eastAsia="x-none"/>
        </w:rPr>
      </w:pPr>
      <w:hyperlink r:id="rId1835" w:history="1">
        <w:r w:rsidR="00D93AE1">
          <w:rPr>
            <w:rStyle w:val="Hyperlink"/>
            <w:lang w:eastAsia="x-none"/>
          </w:rPr>
          <w:t>R1-1809231</w:t>
        </w:r>
      </w:hyperlink>
      <w:r w:rsidR="00E303AE" w:rsidRPr="00E303AE">
        <w:rPr>
          <w:lang w:eastAsia="x-none"/>
        </w:rPr>
        <w:tab/>
        <w:t>IAB physical layer enhancements for backhaul link management</w:t>
      </w:r>
      <w:r w:rsidR="00E303AE" w:rsidRPr="00E303AE">
        <w:rPr>
          <w:lang w:eastAsia="x-none"/>
        </w:rPr>
        <w:tab/>
        <w:t>Ericsson</w:t>
      </w:r>
    </w:p>
    <w:p w14:paraId="71E75420" w14:textId="4CB508AD" w:rsidR="00E303AE" w:rsidRPr="00E303AE" w:rsidRDefault="001B7BF2" w:rsidP="00E303AE">
      <w:pPr>
        <w:ind w:left="720" w:hanging="720"/>
        <w:rPr>
          <w:lang w:eastAsia="x-none"/>
        </w:rPr>
      </w:pPr>
      <w:hyperlink r:id="rId1836" w:history="1">
        <w:r w:rsidR="00D93AE1">
          <w:rPr>
            <w:rStyle w:val="Hyperlink"/>
            <w:lang w:eastAsia="x-none"/>
          </w:rPr>
          <w:t>R1-1809250</w:t>
        </w:r>
      </w:hyperlink>
      <w:r w:rsidR="00E303AE" w:rsidRPr="00E303AE">
        <w:rPr>
          <w:lang w:eastAsia="x-none"/>
        </w:rPr>
        <w:tab/>
        <w:t>Discussion on Timing Alignment for IAB nodes</w:t>
      </w:r>
      <w:r w:rsidR="00E303AE" w:rsidRPr="00E303AE">
        <w:rPr>
          <w:lang w:eastAsia="x-none"/>
        </w:rPr>
        <w:tab/>
        <w:t>ASUSTEK COMPUTER (SHANGHAI)</w:t>
      </w:r>
    </w:p>
    <w:p w14:paraId="797E3D58" w14:textId="77777777" w:rsidR="00E303AE" w:rsidRPr="00E303AE" w:rsidRDefault="00E303AE" w:rsidP="00CF6B14">
      <w:pPr>
        <w:pStyle w:val="Heading4"/>
      </w:pPr>
      <w:bookmarkStart w:id="1006" w:name="_Toc521704543"/>
      <w:bookmarkStart w:id="1007" w:name="_Toc526458944"/>
      <w:r w:rsidRPr="00E303AE">
        <w:t>Evaluation methodology for NR IAB</w:t>
      </w:r>
      <w:bookmarkEnd w:id="1006"/>
      <w:bookmarkEnd w:id="1007"/>
    </w:p>
    <w:p w14:paraId="7B0453B3" w14:textId="77777777" w:rsidR="00E303AE" w:rsidRPr="00E303AE" w:rsidRDefault="00E303AE" w:rsidP="00E303AE">
      <w:pPr>
        <w:ind w:left="720" w:hanging="720"/>
        <w:rPr>
          <w:i/>
          <w:lang w:eastAsia="x-none"/>
        </w:rPr>
      </w:pPr>
      <w:r w:rsidRPr="00E303AE">
        <w:rPr>
          <w:i/>
          <w:lang w:eastAsia="x-none"/>
        </w:rPr>
        <w:t>Including remaining details on deployment scenarios and evaluation assumptions, evaluation results, etc.</w:t>
      </w:r>
    </w:p>
    <w:p w14:paraId="0EA0B8CB" w14:textId="77777777" w:rsidR="007173AC" w:rsidRDefault="007173AC" w:rsidP="00E303AE">
      <w:pPr>
        <w:ind w:left="720" w:hanging="720"/>
      </w:pPr>
    </w:p>
    <w:p w14:paraId="2584064C" w14:textId="61AA94B4" w:rsidR="007173AC" w:rsidRDefault="001B7BF2" w:rsidP="007173AC">
      <w:pPr>
        <w:ind w:left="720" w:hanging="720"/>
        <w:rPr>
          <w:b/>
          <w:lang w:eastAsia="x-none"/>
        </w:rPr>
      </w:pPr>
      <w:hyperlink r:id="rId1837" w:history="1">
        <w:r w:rsidR="00D93AE1">
          <w:rPr>
            <w:rStyle w:val="Hyperlink"/>
            <w:b/>
            <w:lang w:eastAsia="x-none"/>
          </w:rPr>
          <w:t>R1-1809073</w:t>
        </w:r>
      </w:hyperlink>
      <w:r w:rsidR="007173AC" w:rsidRPr="007173AC">
        <w:rPr>
          <w:b/>
          <w:lang w:eastAsia="x-none"/>
        </w:rPr>
        <w:tab/>
        <w:t>Evaluation methodology and simulation results for NR IAB</w:t>
      </w:r>
      <w:r w:rsidR="007173AC" w:rsidRPr="007173AC">
        <w:rPr>
          <w:b/>
          <w:lang w:eastAsia="x-none"/>
        </w:rPr>
        <w:tab/>
        <w:t>AT&amp;T</w:t>
      </w:r>
    </w:p>
    <w:p w14:paraId="3F37DFE7" w14:textId="77777777" w:rsidR="00A81472" w:rsidRPr="00A81472" w:rsidRDefault="00A81472" w:rsidP="00A81472">
      <w:pPr>
        <w:rPr>
          <w:lang w:val="en-US" w:eastAsia="ko-KR"/>
        </w:rPr>
      </w:pPr>
      <w:r w:rsidRPr="00A81472">
        <w:rPr>
          <w:lang w:val="en-US" w:eastAsia="ko-KR"/>
        </w:rPr>
        <w:t>Observation 1: Multi-hop backhaul links experience significant gains in RSRP compared to access links.</w:t>
      </w:r>
    </w:p>
    <w:p w14:paraId="5D957F8D" w14:textId="77777777" w:rsidR="00A81472" w:rsidRPr="00A81472" w:rsidRDefault="00A81472" w:rsidP="00A81472">
      <w:pPr>
        <w:rPr>
          <w:lang w:val="en-US" w:eastAsia="ko-KR"/>
        </w:rPr>
      </w:pPr>
      <w:r w:rsidRPr="00A81472">
        <w:rPr>
          <w:lang w:val="en-US" w:eastAsia="ko-KR"/>
        </w:rPr>
        <w:t>Observation 2: Multi-hop backhaul networks benefit from resource allocation partitioning across backhaul links.</w:t>
      </w:r>
    </w:p>
    <w:p w14:paraId="4B4B2DDF" w14:textId="77777777" w:rsidR="00A81472" w:rsidRPr="00A81472" w:rsidRDefault="00A81472" w:rsidP="00A81472">
      <w:pPr>
        <w:rPr>
          <w:lang w:val="en-US" w:eastAsia="ko-KR"/>
        </w:rPr>
      </w:pPr>
      <w:r w:rsidRPr="00A81472">
        <w:rPr>
          <w:lang w:val="en-US" w:eastAsia="ko-KR"/>
        </w:rPr>
        <w:t>Observation 3: IAB provides coverage and system performance improvements even when nodes are subject to a half-duplex constraint.</w:t>
      </w:r>
    </w:p>
    <w:p w14:paraId="3D376CB2" w14:textId="7B0DBC58" w:rsidR="00A81472" w:rsidRPr="00A81472" w:rsidRDefault="00A81472" w:rsidP="00A81472">
      <w:pPr>
        <w:rPr>
          <w:lang w:val="en-US" w:eastAsia="ko-KR"/>
        </w:rPr>
      </w:pPr>
      <w:r w:rsidRPr="00A81472">
        <w:rPr>
          <w:lang w:val="en-US" w:eastAsia="ko-KR"/>
        </w:rPr>
        <w:t>Proposal 1: Capture the observations in this contribution in TR 38.874. RAN1 should further study potential gains and techniques for resource allocation and interference mitigation across multiple backhaul hops.</w:t>
      </w:r>
    </w:p>
    <w:p w14:paraId="7198D55C" w14:textId="0F7B9689" w:rsidR="007173AC" w:rsidRDefault="007173AC" w:rsidP="007173AC">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134ACAA2" w14:textId="77777777" w:rsidR="007173AC" w:rsidRPr="00CF6B14" w:rsidRDefault="007173AC" w:rsidP="007173AC">
      <w:pPr>
        <w:rPr>
          <w:rFonts w:ascii="Times New Roman" w:hAnsi="Times New Roman"/>
          <w:szCs w:val="20"/>
        </w:rPr>
      </w:pPr>
    </w:p>
    <w:p w14:paraId="53F1705C" w14:textId="32DC76B8" w:rsidR="007173AC" w:rsidRDefault="001B7BF2" w:rsidP="007173AC">
      <w:pPr>
        <w:ind w:left="720" w:hanging="720"/>
        <w:rPr>
          <w:lang w:eastAsia="x-none"/>
        </w:rPr>
      </w:pPr>
      <w:hyperlink r:id="rId1838" w:history="1">
        <w:r w:rsidR="00D93AE1">
          <w:rPr>
            <w:rStyle w:val="Hyperlink"/>
            <w:b/>
            <w:lang w:eastAsia="x-none"/>
          </w:rPr>
          <w:t>R1-1809817</w:t>
        </w:r>
      </w:hyperlink>
      <w:r w:rsidR="007173AC" w:rsidRPr="007173AC">
        <w:rPr>
          <w:b/>
          <w:lang w:eastAsia="x-none"/>
        </w:rPr>
        <w:tab/>
        <w:t>Evaluation Methodology for NR IAB</w:t>
      </w:r>
      <w:r w:rsidR="007173AC" w:rsidRPr="007173AC">
        <w:rPr>
          <w:b/>
          <w:lang w:eastAsia="x-none"/>
        </w:rPr>
        <w:tab/>
        <w:t>Samsung</w:t>
      </w:r>
      <w:r w:rsidR="007173AC" w:rsidRPr="007173AC">
        <w:rPr>
          <w:lang w:eastAsia="x-none"/>
        </w:rPr>
        <w:tab/>
        <w:t xml:space="preserve">(rev of </w:t>
      </w:r>
      <w:hyperlink r:id="rId1839" w:history="1">
        <w:r w:rsidR="00D93AE1">
          <w:rPr>
            <w:rStyle w:val="Hyperlink"/>
            <w:lang w:eastAsia="x-none"/>
          </w:rPr>
          <w:t>R1-1808773</w:t>
        </w:r>
      </w:hyperlink>
      <w:r w:rsidR="007173AC" w:rsidRPr="007173AC">
        <w:rPr>
          <w:lang w:eastAsia="x-none"/>
        </w:rPr>
        <w:t>)</w:t>
      </w:r>
    </w:p>
    <w:p w14:paraId="5AA6543E" w14:textId="29AFE78C" w:rsidR="00A81472" w:rsidRPr="00A81472" w:rsidRDefault="00A81472" w:rsidP="00A81472">
      <w:pPr>
        <w:rPr>
          <w:lang w:val="en-US" w:eastAsia="ko-KR"/>
        </w:rPr>
      </w:pPr>
      <w:r>
        <w:rPr>
          <w:lang w:eastAsia="ko-KR"/>
        </w:rPr>
        <w:t xml:space="preserve">The </w:t>
      </w:r>
      <w:r w:rsidRPr="00A81472">
        <w:rPr>
          <w:lang w:val="en-US" w:eastAsia="ko-KR"/>
        </w:rPr>
        <w:t>contribution</w:t>
      </w:r>
      <w:r>
        <w:rPr>
          <w:lang w:val="en-US" w:eastAsia="ko-KR"/>
        </w:rPr>
        <w:t xml:space="preserve"> presents </w:t>
      </w:r>
      <w:r w:rsidRPr="00A81472">
        <w:rPr>
          <w:lang w:val="en-US" w:eastAsia="ko-KR"/>
        </w:rPr>
        <w:t xml:space="preserve">initial evaluation results on IAB topology constructions for the heterogeneous scenario (200m and 500m inter macro BS distances and 3 micro BSs per macro BS) based on the agreed evaluation assumptions from the last meeting. </w:t>
      </w:r>
    </w:p>
    <w:p w14:paraId="39FAC775" w14:textId="77777777" w:rsidR="00A81472" w:rsidRPr="00A81472" w:rsidRDefault="00A81472" w:rsidP="00A81472">
      <w:pPr>
        <w:rPr>
          <w:rFonts w:eastAsia="MS Mincho"/>
          <w:lang w:val="en-US" w:eastAsia="ko-KR"/>
        </w:rPr>
      </w:pPr>
      <w:r w:rsidRPr="00A81472">
        <w:rPr>
          <w:rFonts w:eastAsia="MS Mincho"/>
          <w:lang w:val="en-US" w:eastAsia="ko-KR"/>
        </w:rPr>
        <w:t>For 200m inter macro BS distance, it can be observed that ~66% of the relay nodes are directly connected to the macro BS (first hop relay nodes), 28% of the relay nodes are connected to the first hop relay nodes, and 6% of the relay nodes are connected to the second hop relay nodes. For 500m inter macro BS distance, it can be observed that ~70% of the relay nodes are directly connected to the macro BS (first hop relay nodes), 25% of the relay nodes are connected to the first hop relay nodes, and 5% of the relay nodes are connected to the second hop relay nodes. Finally, the long term SINR CDFs of the wireless backhaul links under half-duplex constraint per node are provided.</w:t>
      </w:r>
    </w:p>
    <w:p w14:paraId="6EF16A8E" w14:textId="55B27405" w:rsidR="007173AC" w:rsidRDefault="007173AC" w:rsidP="007173AC">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3A19C932" w14:textId="625CD974" w:rsidR="007173AC" w:rsidRDefault="007173AC" w:rsidP="007173AC">
      <w:pPr>
        <w:rPr>
          <w:rFonts w:ascii="Times New Roman" w:hAnsi="Times New Roman"/>
          <w:szCs w:val="20"/>
        </w:rPr>
      </w:pPr>
    </w:p>
    <w:p w14:paraId="069676DC" w14:textId="7B62FB88" w:rsidR="00F774B0" w:rsidRDefault="001B7BF2" w:rsidP="00F774B0">
      <w:pPr>
        <w:ind w:left="720" w:hanging="720"/>
        <w:rPr>
          <w:b/>
          <w:lang w:eastAsia="x-none"/>
        </w:rPr>
      </w:pPr>
      <w:hyperlink r:id="rId1840" w:history="1">
        <w:r w:rsidR="00D93AE1">
          <w:rPr>
            <w:rStyle w:val="Hyperlink"/>
            <w:b/>
            <w:lang w:eastAsia="x-none"/>
          </w:rPr>
          <w:t>R1-1809232</w:t>
        </w:r>
      </w:hyperlink>
      <w:r w:rsidR="00F774B0" w:rsidRPr="00F774B0">
        <w:rPr>
          <w:b/>
          <w:lang w:eastAsia="x-none"/>
        </w:rPr>
        <w:tab/>
        <w:t>More details on IAB evaluation methodology</w:t>
      </w:r>
      <w:r w:rsidR="00F774B0" w:rsidRPr="00F774B0">
        <w:rPr>
          <w:b/>
          <w:lang w:eastAsia="x-none"/>
        </w:rPr>
        <w:tab/>
        <w:t>Ericsson</w:t>
      </w:r>
    </w:p>
    <w:p w14:paraId="3829CD3A" w14:textId="2D81D94F" w:rsidR="00F774B0" w:rsidRPr="00F774B0" w:rsidRDefault="00F774B0" w:rsidP="008E772F">
      <w:pPr>
        <w:pStyle w:val="ListParagraph"/>
        <w:numPr>
          <w:ilvl w:val="0"/>
          <w:numId w:val="116"/>
        </w:numPr>
      </w:pPr>
      <w:r w:rsidRPr="00F774B0">
        <w:t>Observation 1</w:t>
      </w:r>
      <w:r>
        <w:t xml:space="preserve">: </w:t>
      </w:r>
      <w:r w:rsidRPr="00F774B0">
        <w:t>When the IAB node is assumed to have 3 panels, the current two options of adding panel orientation do not serve properly to multi-hop topology formation. Option 1 which adds panel orientation after topology formation may change the link strength towards the potential child nodes and therefore make the current topology no longer optimal. Option 2 which uses random orientation degrades the advantage of using directional antenna panels.</w:t>
      </w:r>
    </w:p>
    <w:p w14:paraId="36B2FF6A" w14:textId="4A2C51F7" w:rsidR="00F774B0" w:rsidRPr="00F774B0" w:rsidRDefault="00F774B0" w:rsidP="008E772F">
      <w:pPr>
        <w:pStyle w:val="ListParagraph"/>
        <w:numPr>
          <w:ilvl w:val="0"/>
          <w:numId w:val="116"/>
        </w:numPr>
      </w:pPr>
      <w:r w:rsidRPr="00F774B0">
        <w:t>Observation 2</w:t>
      </w:r>
      <w:r>
        <w:t xml:space="preserve">: </w:t>
      </w:r>
      <w:r w:rsidRPr="00F774B0">
        <w:t>In case of multi-hop topology, using only the per-link pass-loss or RSRP to determine the parent node does not consider the end-to-end performance achieved by the IAB chain from the donor all the way to the outermost IAB nod.</w:t>
      </w:r>
    </w:p>
    <w:p w14:paraId="0BFD5B14" w14:textId="3EEA5342" w:rsidR="00F774B0" w:rsidRPr="00F774B0" w:rsidRDefault="00F774B0" w:rsidP="008E772F">
      <w:pPr>
        <w:pStyle w:val="ListParagraph"/>
        <w:numPr>
          <w:ilvl w:val="0"/>
          <w:numId w:val="116"/>
        </w:numPr>
      </w:pPr>
      <w:r w:rsidRPr="00F774B0">
        <w:t>Observation 3</w:t>
      </w:r>
      <w:r>
        <w:t xml:space="preserve">: </w:t>
      </w:r>
      <w:r w:rsidRPr="00F774B0">
        <w:t>Multi-hop IAB deployment improves the connection between the UE and the serving IAB donor comparing to the single-hop relay.</w:t>
      </w:r>
    </w:p>
    <w:p w14:paraId="0AFAC4C9" w14:textId="42766B49" w:rsidR="00F774B0" w:rsidRPr="00F774B0" w:rsidRDefault="00F774B0" w:rsidP="008E772F">
      <w:pPr>
        <w:pStyle w:val="ListParagraph"/>
        <w:numPr>
          <w:ilvl w:val="0"/>
          <w:numId w:val="116"/>
        </w:numPr>
      </w:pPr>
      <w:r w:rsidRPr="00F774B0">
        <w:t>Proposal 1</w:t>
      </w:r>
      <w:r>
        <w:t xml:space="preserve">: </w:t>
      </w:r>
      <w:r w:rsidRPr="00F774B0">
        <w:t>The panel orientation of IAB nodes should be included in the process of topology formation.</w:t>
      </w:r>
    </w:p>
    <w:p w14:paraId="515C0153" w14:textId="73A69077" w:rsidR="00F774B0" w:rsidRPr="00F774B0" w:rsidRDefault="00F774B0" w:rsidP="008E772F">
      <w:pPr>
        <w:pStyle w:val="ListParagraph"/>
        <w:numPr>
          <w:ilvl w:val="0"/>
          <w:numId w:val="116"/>
        </w:numPr>
      </w:pPr>
      <w:r w:rsidRPr="00F774B0">
        <w:t>Proposal 2</w:t>
      </w:r>
      <w:r>
        <w:t xml:space="preserve">: </w:t>
      </w:r>
      <w:r w:rsidRPr="00F774B0">
        <w:t>The decision of parent node for a given IAB node should be based on the end-to-end performance from the donor to the IAB node instead of only based on the link performance between the parent node and the IAB node.</w:t>
      </w:r>
    </w:p>
    <w:p w14:paraId="51ABB0BB" w14:textId="06717BBE" w:rsidR="00F774B0" w:rsidRPr="00F774B0" w:rsidRDefault="00F774B0" w:rsidP="008E772F">
      <w:pPr>
        <w:pStyle w:val="ListParagraph"/>
        <w:numPr>
          <w:ilvl w:val="0"/>
          <w:numId w:val="116"/>
        </w:numPr>
      </w:pPr>
      <w:r w:rsidRPr="00F774B0">
        <w:t>Proposal 3</w:t>
      </w:r>
      <w:r>
        <w:t xml:space="preserve">: </w:t>
      </w:r>
      <w:r w:rsidRPr="00F774B0">
        <w:t>The decision of associating an IAB node to a parent node should not only consider for maximizing the performance of users served by the new IAB node, but also consider for minimizing the impact on the performance of all affected higher-level nodes that have already been in the network as well as the users served by those IAB nodes.</w:t>
      </w:r>
    </w:p>
    <w:p w14:paraId="42A7DF22" w14:textId="08B7552A" w:rsidR="00F774B0" w:rsidRPr="00F774B0" w:rsidRDefault="00F774B0" w:rsidP="008E772F">
      <w:pPr>
        <w:pStyle w:val="ListParagraph"/>
        <w:numPr>
          <w:ilvl w:val="0"/>
          <w:numId w:val="116"/>
        </w:numPr>
      </w:pPr>
      <w:r w:rsidRPr="00F774B0">
        <w:t>Proposal 4</w:t>
      </w:r>
      <w:r>
        <w:t xml:space="preserve">: </w:t>
      </w:r>
      <w:r w:rsidRPr="00F774B0">
        <w:t>Adding weights of each IAB node regarding the served traffic or the number of hops to topology formation should be studied to avoid link congestion.</w:t>
      </w:r>
    </w:p>
    <w:p w14:paraId="3D27F617" w14:textId="1CB52D10" w:rsidR="00F774B0" w:rsidRPr="00F774B0" w:rsidRDefault="00F774B0" w:rsidP="008E772F">
      <w:pPr>
        <w:pStyle w:val="ListParagraph"/>
        <w:numPr>
          <w:ilvl w:val="0"/>
          <w:numId w:val="116"/>
        </w:numPr>
        <w:spacing w:after="0"/>
        <w:ind w:left="714" w:hanging="357"/>
      </w:pPr>
      <w:r w:rsidRPr="00F774B0">
        <w:t>Proposal 5</w:t>
      </w:r>
      <w:r>
        <w:t xml:space="preserve">: </w:t>
      </w:r>
      <w:r w:rsidRPr="00F774B0">
        <w:t>The tradeoff between the connection improvement brought by the multi-hop deployment and the associated disadvantages, e.g., increased overhead, aggregated traffic, changed interference environment, etc., should be further investigated.</w:t>
      </w:r>
    </w:p>
    <w:p w14:paraId="61283702" w14:textId="77777777" w:rsidR="00F774B0" w:rsidRDefault="00F774B0" w:rsidP="00F774B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1F0F2823" w14:textId="472D7E98" w:rsidR="00F774B0" w:rsidRDefault="00F774B0" w:rsidP="007173AC">
      <w:pPr>
        <w:rPr>
          <w:rFonts w:ascii="Times New Roman" w:hAnsi="Times New Roman"/>
          <w:szCs w:val="20"/>
        </w:rPr>
      </w:pPr>
    </w:p>
    <w:p w14:paraId="375E731F" w14:textId="116773F1" w:rsidR="00F774B0" w:rsidRPr="005E52E3" w:rsidRDefault="005E52E3" w:rsidP="007173AC">
      <w:pPr>
        <w:rPr>
          <w:rFonts w:ascii="Times New Roman" w:hAnsi="Times New Roman"/>
          <w:b/>
          <w:szCs w:val="20"/>
        </w:rPr>
      </w:pPr>
      <w:r w:rsidRPr="005E52E3">
        <w:rPr>
          <w:rFonts w:ascii="Times New Roman" w:hAnsi="Times New Roman"/>
          <w:b/>
          <w:szCs w:val="20"/>
        </w:rPr>
        <w:t>Thursday session</w:t>
      </w:r>
    </w:p>
    <w:p w14:paraId="48D7940E" w14:textId="698C94BA" w:rsidR="005E52E3" w:rsidRPr="005E52E3" w:rsidRDefault="001B7BF2" w:rsidP="005E52E3">
      <w:pPr>
        <w:rPr>
          <w:rFonts w:ascii="Times New Roman" w:hAnsi="Times New Roman"/>
          <w:b/>
          <w:szCs w:val="20"/>
        </w:rPr>
      </w:pPr>
      <w:hyperlink r:id="rId1841" w:history="1">
        <w:r w:rsidR="00D93AE1">
          <w:rPr>
            <w:rStyle w:val="Hyperlink"/>
            <w:rFonts w:ascii="Times New Roman" w:hAnsi="Times New Roman"/>
            <w:b/>
            <w:szCs w:val="20"/>
          </w:rPr>
          <w:t>R1-1809816</w:t>
        </w:r>
      </w:hyperlink>
      <w:r w:rsidR="005E52E3" w:rsidRPr="005E52E3">
        <w:rPr>
          <w:rFonts w:ascii="Times New Roman" w:hAnsi="Times New Roman"/>
          <w:b/>
          <w:szCs w:val="20"/>
        </w:rPr>
        <w:tab/>
        <w:t>Summary of 7.2.3.2 Evaluation Methodology for NR IAB</w:t>
      </w:r>
      <w:r w:rsidR="005E52E3" w:rsidRPr="005E52E3">
        <w:rPr>
          <w:rFonts w:ascii="Times New Roman" w:hAnsi="Times New Roman"/>
          <w:b/>
          <w:szCs w:val="20"/>
        </w:rPr>
        <w:tab/>
        <w:t>AT&amp;T</w:t>
      </w:r>
    </w:p>
    <w:p w14:paraId="1106DEDF" w14:textId="77777777" w:rsidR="005E52E3" w:rsidRDefault="005E52E3" w:rsidP="005E52E3">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1D204CB1" w14:textId="5F3AE8C6" w:rsidR="005E52E3" w:rsidRDefault="005E52E3" w:rsidP="005E52E3">
      <w:pPr>
        <w:rPr>
          <w:rFonts w:ascii="Times New Roman" w:hAnsi="Times New Roman"/>
          <w:szCs w:val="20"/>
        </w:rPr>
      </w:pPr>
    </w:p>
    <w:p w14:paraId="6D262CB6" w14:textId="77777777" w:rsidR="00470753" w:rsidRPr="00470753" w:rsidRDefault="00470753" w:rsidP="00470753">
      <w:pPr>
        <w:ind w:left="720" w:hanging="720"/>
        <w:rPr>
          <w:rFonts w:ascii="Times New Roman" w:hAnsi="Times New Roman"/>
          <w:szCs w:val="20"/>
          <w:lang w:eastAsia="x-none"/>
        </w:rPr>
      </w:pPr>
      <w:r w:rsidRPr="00470753">
        <w:rPr>
          <w:rFonts w:ascii="Times New Roman" w:hAnsi="Times New Roman"/>
          <w:szCs w:val="20"/>
          <w:highlight w:val="green"/>
          <w:lang w:eastAsia="x-none"/>
        </w:rPr>
        <w:t>Agreements</w:t>
      </w:r>
      <w:r w:rsidRPr="00470753">
        <w:rPr>
          <w:rFonts w:ascii="Times New Roman" w:hAnsi="Times New Roman"/>
          <w:szCs w:val="20"/>
          <w:lang w:eastAsia="x-none"/>
        </w:rPr>
        <w:t>:</w:t>
      </w:r>
    </w:p>
    <w:p w14:paraId="6C8E2B04" w14:textId="77777777" w:rsidR="00470753" w:rsidRPr="00470753" w:rsidRDefault="00470753" w:rsidP="008E772F">
      <w:pPr>
        <w:numPr>
          <w:ilvl w:val="0"/>
          <w:numId w:val="163"/>
        </w:numPr>
        <w:rPr>
          <w:rFonts w:ascii="Times New Roman" w:hAnsi="Times New Roman"/>
          <w:bCs/>
          <w:iCs/>
          <w:szCs w:val="20"/>
          <w:lang w:eastAsia="ko-KR"/>
        </w:rPr>
      </w:pPr>
      <w:r w:rsidRPr="00470753">
        <w:rPr>
          <w:rFonts w:ascii="Times New Roman" w:hAnsi="Times New Roman"/>
          <w:szCs w:val="20"/>
          <w:lang w:eastAsia="ko-KR"/>
        </w:rPr>
        <w:t>Update the Heterogeneous scenario with the following additional network dropping assumptions:</w:t>
      </w:r>
    </w:p>
    <w:tbl>
      <w:tblPr>
        <w:tblW w:w="9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83"/>
        <w:gridCol w:w="2160"/>
        <w:gridCol w:w="2160"/>
      </w:tblGrid>
      <w:tr w:rsidR="00470753" w:rsidRPr="00470753" w14:paraId="014837C8" w14:textId="77777777" w:rsidTr="00D60502">
        <w:trPr>
          <w:trHeight w:val="223"/>
        </w:trPr>
        <w:tc>
          <w:tcPr>
            <w:tcW w:w="5283" w:type="dxa"/>
            <w:shd w:val="clear" w:color="auto" w:fill="auto"/>
            <w:hideMark/>
          </w:tcPr>
          <w:p w14:paraId="25151DAF" w14:textId="77777777" w:rsidR="00470753" w:rsidRPr="00470753" w:rsidRDefault="00470753" w:rsidP="00470753">
            <w:pPr>
              <w:pStyle w:val="TAH"/>
            </w:pPr>
            <w:r w:rsidRPr="00470753">
              <w:t>Distance</w:t>
            </w:r>
          </w:p>
        </w:tc>
        <w:tc>
          <w:tcPr>
            <w:tcW w:w="2160" w:type="dxa"/>
            <w:shd w:val="clear" w:color="auto" w:fill="auto"/>
            <w:hideMark/>
          </w:tcPr>
          <w:p w14:paraId="36208556" w14:textId="77777777" w:rsidR="00470753" w:rsidRPr="00470753" w:rsidRDefault="00470753" w:rsidP="00470753">
            <w:pPr>
              <w:pStyle w:val="TAH"/>
            </w:pPr>
            <w:r w:rsidRPr="00470753">
              <w:t>ISD 500m</w:t>
            </w:r>
          </w:p>
        </w:tc>
        <w:tc>
          <w:tcPr>
            <w:tcW w:w="2160" w:type="dxa"/>
            <w:shd w:val="clear" w:color="auto" w:fill="auto"/>
          </w:tcPr>
          <w:p w14:paraId="18A80804" w14:textId="77777777" w:rsidR="00470753" w:rsidRPr="00470753" w:rsidRDefault="00470753" w:rsidP="00470753">
            <w:pPr>
              <w:pStyle w:val="TAH"/>
            </w:pPr>
            <w:r w:rsidRPr="00470753">
              <w:t>ISD 200m</w:t>
            </w:r>
          </w:p>
        </w:tc>
      </w:tr>
      <w:tr w:rsidR="00470753" w:rsidRPr="00470753" w14:paraId="1BEB0B3D" w14:textId="77777777" w:rsidTr="00D60502">
        <w:trPr>
          <w:trHeight w:val="223"/>
        </w:trPr>
        <w:tc>
          <w:tcPr>
            <w:tcW w:w="5283" w:type="dxa"/>
            <w:shd w:val="clear" w:color="auto" w:fill="auto"/>
            <w:hideMark/>
          </w:tcPr>
          <w:p w14:paraId="4A909B38" w14:textId="77777777" w:rsidR="00470753" w:rsidRPr="00470753" w:rsidRDefault="00470753" w:rsidP="00470753">
            <w:pPr>
              <w:pStyle w:val="TAL"/>
            </w:pPr>
            <w:r w:rsidRPr="00470753">
              <w:t>Minimum distance between Micro TRPs</w:t>
            </w:r>
          </w:p>
        </w:tc>
        <w:tc>
          <w:tcPr>
            <w:tcW w:w="2160" w:type="dxa"/>
            <w:shd w:val="clear" w:color="auto" w:fill="auto"/>
            <w:hideMark/>
          </w:tcPr>
          <w:p w14:paraId="289F8997" w14:textId="77777777" w:rsidR="00470753" w:rsidRPr="00470753" w:rsidRDefault="00470753" w:rsidP="00470753">
            <w:pPr>
              <w:pStyle w:val="TAC"/>
            </w:pPr>
            <w:r w:rsidRPr="00470753">
              <w:t>40m</w:t>
            </w:r>
          </w:p>
        </w:tc>
        <w:tc>
          <w:tcPr>
            <w:tcW w:w="2160" w:type="dxa"/>
            <w:shd w:val="clear" w:color="auto" w:fill="auto"/>
          </w:tcPr>
          <w:p w14:paraId="0B6E276C" w14:textId="77777777" w:rsidR="00470753" w:rsidRPr="00470753" w:rsidRDefault="00470753" w:rsidP="00470753">
            <w:pPr>
              <w:pStyle w:val="TAC"/>
            </w:pPr>
            <w:r w:rsidRPr="00470753">
              <w:t>40m</w:t>
            </w:r>
          </w:p>
        </w:tc>
      </w:tr>
      <w:tr w:rsidR="00470753" w:rsidRPr="00470753" w14:paraId="44C2F71B" w14:textId="77777777" w:rsidTr="00D60502">
        <w:trPr>
          <w:trHeight w:val="223"/>
        </w:trPr>
        <w:tc>
          <w:tcPr>
            <w:tcW w:w="5283" w:type="dxa"/>
            <w:shd w:val="clear" w:color="auto" w:fill="auto"/>
            <w:hideMark/>
          </w:tcPr>
          <w:p w14:paraId="231AF50F" w14:textId="77777777" w:rsidR="00470753" w:rsidRPr="00470753" w:rsidRDefault="00470753" w:rsidP="00470753">
            <w:pPr>
              <w:pStyle w:val="TAL"/>
            </w:pPr>
            <w:r w:rsidRPr="00470753">
              <w:t>Minimum distance between Macro TRP and UE</w:t>
            </w:r>
          </w:p>
        </w:tc>
        <w:tc>
          <w:tcPr>
            <w:tcW w:w="2160" w:type="dxa"/>
            <w:shd w:val="clear" w:color="auto" w:fill="auto"/>
            <w:hideMark/>
          </w:tcPr>
          <w:p w14:paraId="5C380861" w14:textId="77777777" w:rsidR="00470753" w:rsidRPr="00470753" w:rsidRDefault="00470753" w:rsidP="00470753">
            <w:pPr>
              <w:pStyle w:val="TAC"/>
            </w:pPr>
            <w:r w:rsidRPr="00470753">
              <w:t>35m</w:t>
            </w:r>
          </w:p>
        </w:tc>
        <w:tc>
          <w:tcPr>
            <w:tcW w:w="2160" w:type="dxa"/>
            <w:shd w:val="clear" w:color="auto" w:fill="auto"/>
          </w:tcPr>
          <w:p w14:paraId="6CA65976" w14:textId="77777777" w:rsidR="00470753" w:rsidRPr="00470753" w:rsidRDefault="00470753" w:rsidP="00470753">
            <w:pPr>
              <w:pStyle w:val="TAC"/>
            </w:pPr>
            <w:r w:rsidRPr="00470753">
              <w:t>10m</w:t>
            </w:r>
          </w:p>
        </w:tc>
      </w:tr>
      <w:tr w:rsidR="00470753" w:rsidRPr="00470753" w14:paraId="0154F4F7" w14:textId="77777777" w:rsidTr="00D60502">
        <w:trPr>
          <w:trHeight w:val="223"/>
        </w:trPr>
        <w:tc>
          <w:tcPr>
            <w:tcW w:w="5283" w:type="dxa"/>
            <w:shd w:val="clear" w:color="auto" w:fill="auto"/>
            <w:hideMark/>
          </w:tcPr>
          <w:p w14:paraId="068EAEBD" w14:textId="77777777" w:rsidR="00470753" w:rsidRPr="00470753" w:rsidRDefault="00470753" w:rsidP="00470753">
            <w:pPr>
              <w:pStyle w:val="TAL"/>
            </w:pPr>
            <w:r w:rsidRPr="00470753">
              <w:t>Minimum distance between Micro TRP and UE</w:t>
            </w:r>
          </w:p>
        </w:tc>
        <w:tc>
          <w:tcPr>
            <w:tcW w:w="2160" w:type="dxa"/>
            <w:shd w:val="clear" w:color="auto" w:fill="auto"/>
            <w:hideMark/>
          </w:tcPr>
          <w:p w14:paraId="2AD239AA" w14:textId="77777777" w:rsidR="00470753" w:rsidRPr="00470753" w:rsidRDefault="00470753" w:rsidP="00470753">
            <w:pPr>
              <w:pStyle w:val="TAC"/>
            </w:pPr>
            <w:r w:rsidRPr="00470753">
              <w:t>10m</w:t>
            </w:r>
          </w:p>
        </w:tc>
        <w:tc>
          <w:tcPr>
            <w:tcW w:w="2160" w:type="dxa"/>
            <w:shd w:val="clear" w:color="auto" w:fill="auto"/>
          </w:tcPr>
          <w:p w14:paraId="5DFB00A7" w14:textId="77777777" w:rsidR="00470753" w:rsidRPr="00470753" w:rsidRDefault="00470753" w:rsidP="00470753">
            <w:pPr>
              <w:pStyle w:val="TAC"/>
            </w:pPr>
            <w:r w:rsidRPr="00470753">
              <w:t>10m</w:t>
            </w:r>
          </w:p>
        </w:tc>
      </w:tr>
      <w:tr w:rsidR="00470753" w:rsidRPr="00470753" w14:paraId="7172CEB6" w14:textId="77777777" w:rsidTr="00D60502">
        <w:trPr>
          <w:trHeight w:val="223"/>
        </w:trPr>
        <w:tc>
          <w:tcPr>
            <w:tcW w:w="5283" w:type="dxa"/>
            <w:shd w:val="clear" w:color="auto" w:fill="auto"/>
          </w:tcPr>
          <w:p w14:paraId="33466998" w14:textId="77777777" w:rsidR="00470753" w:rsidRPr="00470753" w:rsidRDefault="00470753" w:rsidP="00470753">
            <w:pPr>
              <w:pStyle w:val="TAL"/>
            </w:pPr>
            <w:r w:rsidRPr="00470753">
              <w:t>Minimum distance between Micro TRPs and Macro TRP</w:t>
            </w:r>
          </w:p>
        </w:tc>
        <w:tc>
          <w:tcPr>
            <w:tcW w:w="2160" w:type="dxa"/>
            <w:shd w:val="clear" w:color="auto" w:fill="auto"/>
          </w:tcPr>
          <w:p w14:paraId="2F4DB919" w14:textId="77777777" w:rsidR="00470753" w:rsidRPr="00470753" w:rsidRDefault="00470753" w:rsidP="00470753">
            <w:pPr>
              <w:pStyle w:val="TAC"/>
            </w:pPr>
            <w:r w:rsidRPr="00470753">
              <w:t>40 m</w:t>
            </w:r>
          </w:p>
        </w:tc>
        <w:tc>
          <w:tcPr>
            <w:tcW w:w="2160" w:type="dxa"/>
            <w:shd w:val="clear" w:color="auto" w:fill="auto"/>
          </w:tcPr>
          <w:p w14:paraId="53C2C0FF" w14:textId="77777777" w:rsidR="00470753" w:rsidRPr="00470753" w:rsidRDefault="00470753" w:rsidP="00470753">
            <w:pPr>
              <w:pStyle w:val="TAC"/>
            </w:pPr>
            <w:r w:rsidRPr="00470753">
              <w:t>20m</w:t>
            </w:r>
          </w:p>
        </w:tc>
      </w:tr>
    </w:tbl>
    <w:p w14:paraId="5C711CFE" w14:textId="77777777" w:rsidR="00470753" w:rsidRPr="00470753" w:rsidRDefault="00470753" w:rsidP="00470753">
      <w:pPr>
        <w:ind w:left="720" w:hanging="720"/>
        <w:rPr>
          <w:rFonts w:ascii="Times New Roman" w:hAnsi="Times New Roman"/>
          <w:szCs w:val="20"/>
          <w:lang w:eastAsia="x-none"/>
        </w:rPr>
      </w:pPr>
    </w:p>
    <w:p w14:paraId="7A72264B" w14:textId="77777777" w:rsidR="00470753" w:rsidRPr="00470753" w:rsidRDefault="00470753" w:rsidP="00470753">
      <w:pPr>
        <w:ind w:left="720" w:hanging="720"/>
        <w:rPr>
          <w:rFonts w:ascii="Times New Roman" w:hAnsi="Times New Roman"/>
          <w:szCs w:val="20"/>
          <w:lang w:eastAsia="x-none"/>
        </w:rPr>
      </w:pPr>
      <w:r w:rsidRPr="00470753">
        <w:rPr>
          <w:rFonts w:ascii="Times New Roman" w:hAnsi="Times New Roman"/>
          <w:szCs w:val="20"/>
          <w:highlight w:val="green"/>
          <w:lang w:eastAsia="x-none"/>
        </w:rPr>
        <w:t>Agreements</w:t>
      </w:r>
      <w:r w:rsidRPr="00470753">
        <w:rPr>
          <w:rFonts w:ascii="Times New Roman" w:hAnsi="Times New Roman"/>
          <w:szCs w:val="20"/>
          <w:lang w:eastAsia="x-none"/>
        </w:rPr>
        <w:t>:</w:t>
      </w:r>
    </w:p>
    <w:p w14:paraId="08340C47" w14:textId="77777777" w:rsidR="00470753" w:rsidRPr="00470753" w:rsidRDefault="00470753" w:rsidP="00470753">
      <w:pPr>
        <w:ind w:left="720" w:hanging="720"/>
        <w:rPr>
          <w:rFonts w:ascii="Times New Roman" w:hAnsi="Times New Roman"/>
          <w:bCs/>
          <w:szCs w:val="20"/>
          <w:lang w:eastAsia="ko-KR"/>
        </w:rPr>
      </w:pPr>
      <w:r w:rsidRPr="00470753">
        <w:rPr>
          <w:rFonts w:ascii="Times New Roman" w:hAnsi="Times New Roman"/>
          <w:bCs/>
          <w:szCs w:val="20"/>
          <w:lang w:eastAsia="ko-KR"/>
        </w:rPr>
        <w:t>The following factors can be considered as input to the IAB node parent-node selection, in addition to parent-node RSRP as measured by the IAB node</w:t>
      </w:r>
    </w:p>
    <w:p w14:paraId="4FC7AB2D" w14:textId="77777777" w:rsidR="00470753" w:rsidRPr="00470753" w:rsidRDefault="00470753" w:rsidP="008E772F">
      <w:pPr>
        <w:numPr>
          <w:ilvl w:val="0"/>
          <w:numId w:val="164"/>
        </w:numPr>
        <w:jc w:val="both"/>
        <w:rPr>
          <w:rFonts w:ascii="Times New Roman" w:hAnsi="Times New Roman"/>
          <w:bCs/>
          <w:szCs w:val="20"/>
          <w:lang w:eastAsia="ko-KR"/>
        </w:rPr>
      </w:pPr>
      <w:r w:rsidRPr="00470753">
        <w:rPr>
          <w:rFonts w:ascii="Times New Roman" w:hAnsi="Times New Roman"/>
          <w:bCs/>
          <w:szCs w:val="20"/>
          <w:lang w:eastAsia="ko-KR"/>
        </w:rPr>
        <w:t>Number of hops to between the candidate parent node to the donor node</w:t>
      </w:r>
    </w:p>
    <w:p w14:paraId="39FEBDB5" w14:textId="77777777" w:rsidR="00470753" w:rsidRPr="00470753" w:rsidRDefault="00470753" w:rsidP="008E772F">
      <w:pPr>
        <w:numPr>
          <w:ilvl w:val="0"/>
          <w:numId w:val="164"/>
        </w:numPr>
        <w:jc w:val="both"/>
        <w:rPr>
          <w:rFonts w:ascii="Times New Roman" w:hAnsi="Times New Roman"/>
          <w:bCs/>
          <w:szCs w:val="20"/>
          <w:lang w:eastAsia="ko-KR"/>
        </w:rPr>
      </w:pPr>
      <w:r w:rsidRPr="00470753">
        <w:rPr>
          <w:rFonts w:ascii="Times New Roman" w:hAnsi="Times New Roman"/>
          <w:bCs/>
          <w:szCs w:val="20"/>
          <w:lang w:eastAsia="ko-KR"/>
        </w:rPr>
        <w:t>“Capacity” measures (downlink and uplink) of links on the path between the candidate parent node to the donor node</w:t>
      </w:r>
    </w:p>
    <w:p w14:paraId="7CC092DB" w14:textId="77777777" w:rsidR="00470753" w:rsidRPr="00470753" w:rsidRDefault="00470753" w:rsidP="008E772F">
      <w:pPr>
        <w:numPr>
          <w:ilvl w:val="1"/>
          <w:numId w:val="164"/>
        </w:numPr>
        <w:jc w:val="both"/>
        <w:rPr>
          <w:rFonts w:ascii="Times New Roman" w:hAnsi="Times New Roman"/>
          <w:bCs/>
          <w:szCs w:val="20"/>
          <w:lang w:eastAsia="ko-KR"/>
        </w:rPr>
      </w:pPr>
      <w:r w:rsidRPr="00470753">
        <w:rPr>
          <w:rFonts w:ascii="Times New Roman" w:hAnsi="Times New Roman"/>
          <w:bCs/>
          <w:szCs w:val="20"/>
          <w:lang w:eastAsia="ko-KR"/>
        </w:rPr>
        <w:t>e.g. min RSRP of a route, harmonic mean of RSRP, Shannon capacity of the link, IAB node capability</w:t>
      </w:r>
    </w:p>
    <w:p w14:paraId="02CECE0E" w14:textId="77777777" w:rsidR="00470753" w:rsidRPr="00470753" w:rsidRDefault="00470753" w:rsidP="008E772F">
      <w:pPr>
        <w:numPr>
          <w:ilvl w:val="0"/>
          <w:numId w:val="164"/>
        </w:numPr>
        <w:jc w:val="both"/>
        <w:rPr>
          <w:rFonts w:ascii="Times New Roman" w:hAnsi="Times New Roman"/>
          <w:bCs/>
          <w:szCs w:val="20"/>
          <w:lang w:eastAsia="ko-KR"/>
        </w:rPr>
      </w:pPr>
      <w:r w:rsidRPr="00470753">
        <w:rPr>
          <w:rFonts w:ascii="Times New Roman" w:hAnsi="Times New Roman"/>
          <w:bCs/>
          <w:szCs w:val="20"/>
          <w:lang w:eastAsia="ko-KR"/>
        </w:rPr>
        <w:t>Load (downlink and uplink) of the candidate parent node as well as nodes on the paths between the candidate parent node to the donor node</w:t>
      </w:r>
    </w:p>
    <w:p w14:paraId="52C3912D" w14:textId="77777777" w:rsidR="00470753" w:rsidRPr="00470753" w:rsidRDefault="00470753" w:rsidP="008E772F">
      <w:pPr>
        <w:numPr>
          <w:ilvl w:val="1"/>
          <w:numId w:val="164"/>
        </w:numPr>
        <w:jc w:val="both"/>
        <w:rPr>
          <w:rFonts w:ascii="Times New Roman" w:hAnsi="Times New Roman"/>
          <w:bCs/>
          <w:szCs w:val="20"/>
          <w:lang w:eastAsia="ko-KR"/>
        </w:rPr>
      </w:pPr>
      <w:r w:rsidRPr="00470753">
        <w:rPr>
          <w:rFonts w:ascii="Times New Roman" w:hAnsi="Times New Roman"/>
          <w:bCs/>
          <w:szCs w:val="20"/>
          <w:lang w:eastAsia="ko-KR"/>
        </w:rPr>
        <w:t>Examples: Number of IAB nodes and access UEs served by a certain node</w:t>
      </w:r>
    </w:p>
    <w:p w14:paraId="33A55DFE" w14:textId="77777777" w:rsidR="00470753" w:rsidRPr="00470753" w:rsidRDefault="00470753" w:rsidP="00470753">
      <w:pPr>
        <w:ind w:left="720" w:hanging="720"/>
        <w:rPr>
          <w:rFonts w:ascii="Times New Roman" w:hAnsi="Times New Roman"/>
          <w:szCs w:val="20"/>
          <w:lang w:eastAsia="x-none"/>
        </w:rPr>
      </w:pPr>
    </w:p>
    <w:p w14:paraId="6A13A04E" w14:textId="77777777" w:rsidR="00470753" w:rsidRPr="00470753" w:rsidRDefault="00470753" w:rsidP="00470753">
      <w:pPr>
        <w:ind w:left="720" w:hanging="720"/>
        <w:rPr>
          <w:rFonts w:ascii="Times New Roman" w:hAnsi="Times New Roman"/>
          <w:szCs w:val="20"/>
          <w:lang w:eastAsia="x-none"/>
        </w:rPr>
      </w:pPr>
      <w:r w:rsidRPr="00470753">
        <w:rPr>
          <w:rFonts w:ascii="Times New Roman" w:hAnsi="Times New Roman"/>
          <w:szCs w:val="20"/>
          <w:highlight w:val="green"/>
          <w:lang w:eastAsia="x-none"/>
        </w:rPr>
        <w:t>Agreements</w:t>
      </w:r>
      <w:r w:rsidRPr="00470753">
        <w:rPr>
          <w:rFonts w:ascii="Times New Roman" w:hAnsi="Times New Roman"/>
          <w:szCs w:val="20"/>
          <w:lang w:eastAsia="x-none"/>
        </w:rPr>
        <w:t>:</w:t>
      </w:r>
    </w:p>
    <w:p w14:paraId="0DF9B1AC" w14:textId="77777777" w:rsidR="00470753" w:rsidRPr="00470753" w:rsidRDefault="00470753" w:rsidP="00470753">
      <w:pPr>
        <w:ind w:left="720" w:hanging="720"/>
        <w:rPr>
          <w:rFonts w:ascii="Times New Roman" w:hAnsi="Times New Roman"/>
          <w:szCs w:val="20"/>
        </w:rPr>
      </w:pPr>
      <w:r w:rsidRPr="00470753">
        <w:rPr>
          <w:rFonts w:ascii="Times New Roman" w:hAnsi="Times New Roman"/>
          <w:szCs w:val="20"/>
        </w:rPr>
        <w:t>Add the following to the list of reported metrics for IAB evaluations:</w:t>
      </w:r>
    </w:p>
    <w:p w14:paraId="3F21C516" w14:textId="77777777" w:rsidR="00470753" w:rsidRPr="00470753" w:rsidRDefault="00470753" w:rsidP="008E772F">
      <w:pPr>
        <w:numPr>
          <w:ilvl w:val="0"/>
          <w:numId w:val="165"/>
        </w:numPr>
        <w:jc w:val="both"/>
        <w:rPr>
          <w:rFonts w:ascii="Times New Roman" w:hAnsi="Times New Roman"/>
          <w:bCs/>
          <w:iCs/>
          <w:szCs w:val="20"/>
          <w:lang w:eastAsia="ko-KR"/>
        </w:rPr>
      </w:pPr>
      <w:r w:rsidRPr="00470753">
        <w:rPr>
          <w:rFonts w:ascii="Times New Roman" w:hAnsi="Times New Roman"/>
          <w:bCs/>
          <w:iCs/>
          <w:szCs w:val="20"/>
          <w:lang w:eastAsia="ko-KR"/>
        </w:rPr>
        <w:t xml:space="preserve">Distribution of minimum backhaul link RSRP of a given route between an IAB node and IAB donor </w:t>
      </w:r>
    </w:p>
    <w:p w14:paraId="0D92C047" w14:textId="77777777" w:rsidR="00470753" w:rsidRPr="00470753" w:rsidRDefault="00470753" w:rsidP="008E772F">
      <w:pPr>
        <w:numPr>
          <w:ilvl w:val="0"/>
          <w:numId w:val="165"/>
        </w:numPr>
        <w:jc w:val="both"/>
        <w:rPr>
          <w:rFonts w:ascii="Times New Roman" w:hAnsi="Times New Roman"/>
          <w:bCs/>
          <w:iCs/>
          <w:szCs w:val="20"/>
          <w:lang w:eastAsia="ko-KR"/>
        </w:rPr>
      </w:pPr>
      <w:r w:rsidRPr="00470753">
        <w:rPr>
          <w:rFonts w:ascii="Times New Roman" w:hAnsi="Times New Roman"/>
          <w:bCs/>
          <w:iCs/>
          <w:szCs w:val="20"/>
          <w:lang w:eastAsia="ko-KR"/>
        </w:rPr>
        <w:t>Distribution of number of child IAB nodes per IAB node and per IAB donor</w:t>
      </w:r>
    </w:p>
    <w:p w14:paraId="51E70AC1" w14:textId="77777777" w:rsidR="00470753" w:rsidRPr="00470753" w:rsidRDefault="00470753" w:rsidP="008E772F">
      <w:pPr>
        <w:numPr>
          <w:ilvl w:val="0"/>
          <w:numId w:val="165"/>
        </w:numPr>
        <w:jc w:val="both"/>
        <w:rPr>
          <w:rFonts w:ascii="Times New Roman" w:hAnsi="Times New Roman"/>
          <w:bCs/>
          <w:iCs/>
          <w:szCs w:val="20"/>
          <w:lang w:eastAsia="ko-KR"/>
        </w:rPr>
      </w:pPr>
      <w:r w:rsidRPr="00470753">
        <w:rPr>
          <w:rFonts w:ascii="Times New Roman" w:hAnsi="Times New Roman"/>
          <w:bCs/>
          <w:iCs/>
          <w:szCs w:val="20"/>
          <w:lang w:eastAsia="ko-KR"/>
        </w:rPr>
        <w:t>Distribution of number of access UEs per IAB donor</w:t>
      </w:r>
    </w:p>
    <w:p w14:paraId="27947956" w14:textId="77777777" w:rsidR="00470753" w:rsidRPr="00470753" w:rsidRDefault="00470753" w:rsidP="008E772F">
      <w:pPr>
        <w:numPr>
          <w:ilvl w:val="0"/>
          <w:numId w:val="165"/>
        </w:numPr>
        <w:jc w:val="both"/>
        <w:rPr>
          <w:rFonts w:ascii="Times New Roman" w:hAnsi="Times New Roman"/>
          <w:bCs/>
          <w:iCs/>
          <w:szCs w:val="20"/>
          <w:lang w:eastAsia="ko-KR"/>
        </w:rPr>
      </w:pPr>
      <w:r w:rsidRPr="00470753">
        <w:rPr>
          <w:rFonts w:ascii="Times New Roman" w:hAnsi="Times New Roman"/>
          <w:bCs/>
          <w:iCs/>
          <w:szCs w:val="20"/>
          <w:lang w:eastAsia="ko-KR"/>
        </w:rPr>
        <w:t>Hop count distribution</w:t>
      </w:r>
    </w:p>
    <w:p w14:paraId="05FFAF50" w14:textId="77777777" w:rsidR="00470753" w:rsidRPr="00470753" w:rsidRDefault="00470753" w:rsidP="00470753">
      <w:pPr>
        <w:ind w:left="720" w:hanging="720"/>
        <w:rPr>
          <w:rFonts w:ascii="Times New Roman" w:hAnsi="Times New Roman"/>
          <w:szCs w:val="20"/>
          <w:lang w:eastAsia="x-none"/>
        </w:rPr>
      </w:pPr>
    </w:p>
    <w:p w14:paraId="3CF54616" w14:textId="77777777" w:rsidR="00470753" w:rsidRPr="00470753" w:rsidRDefault="00470753" w:rsidP="00470753">
      <w:pPr>
        <w:ind w:left="720" w:hanging="720"/>
        <w:rPr>
          <w:rFonts w:ascii="Times New Roman" w:hAnsi="Times New Roman"/>
          <w:szCs w:val="20"/>
          <w:lang w:eastAsia="x-none"/>
        </w:rPr>
      </w:pPr>
      <w:r w:rsidRPr="00470753">
        <w:rPr>
          <w:rFonts w:ascii="Times New Roman" w:hAnsi="Times New Roman"/>
          <w:szCs w:val="20"/>
          <w:highlight w:val="green"/>
          <w:lang w:eastAsia="x-none"/>
        </w:rPr>
        <w:t>Agreements</w:t>
      </w:r>
      <w:r w:rsidRPr="00470753">
        <w:rPr>
          <w:rFonts w:ascii="Times New Roman" w:hAnsi="Times New Roman"/>
          <w:szCs w:val="20"/>
          <w:lang w:eastAsia="x-none"/>
        </w:rPr>
        <w:t>:</w:t>
      </w:r>
    </w:p>
    <w:p w14:paraId="288E9269" w14:textId="77777777" w:rsidR="00470753" w:rsidRPr="00470753" w:rsidRDefault="00470753" w:rsidP="008E772F">
      <w:pPr>
        <w:numPr>
          <w:ilvl w:val="0"/>
          <w:numId w:val="165"/>
        </w:numPr>
        <w:rPr>
          <w:rFonts w:ascii="Times New Roman" w:hAnsi="Times New Roman"/>
          <w:szCs w:val="20"/>
        </w:rPr>
      </w:pPr>
      <w:r w:rsidRPr="00470753">
        <w:rPr>
          <w:rFonts w:ascii="Times New Roman" w:hAnsi="Times New Roman"/>
          <w:szCs w:val="20"/>
        </w:rPr>
        <w:t>At least for the purpose of IAB evaluations, when the IAB node has multiple panels, RAN1 assumes access and backhaul traffic can be sent on any panel, subject to the per IAB-node half duplex constraint.</w:t>
      </w:r>
    </w:p>
    <w:p w14:paraId="00938683" w14:textId="77777777" w:rsidR="00470753" w:rsidRPr="00470753" w:rsidRDefault="00470753" w:rsidP="00470753">
      <w:pPr>
        <w:ind w:left="720" w:hanging="720"/>
        <w:rPr>
          <w:rFonts w:ascii="Times New Roman" w:hAnsi="Times New Roman"/>
          <w:szCs w:val="20"/>
          <w:lang w:eastAsia="x-none"/>
        </w:rPr>
      </w:pPr>
    </w:p>
    <w:p w14:paraId="7200E931" w14:textId="73CD40C9" w:rsidR="005E52E3" w:rsidRPr="00E11D02" w:rsidRDefault="00E11D02" w:rsidP="00470753">
      <w:pPr>
        <w:rPr>
          <w:rFonts w:ascii="Times New Roman" w:hAnsi="Times New Roman"/>
          <w:b/>
          <w:szCs w:val="20"/>
        </w:rPr>
      </w:pPr>
      <w:r w:rsidRPr="00E11D02">
        <w:rPr>
          <w:rFonts w:ascii="Times New Roman" w:hAnsi="Times New Roman"/>
          <w:b/>
          <w:szCs w:val="20"/>
        </w:rPr>
        <w:t>Friday session</w:t>
      </w:r>
    </w:p>
    <w:p w14:paraId="5172871A" w14:textId="77777777" w:rsidR="00E11D02" w:rsidRDefault="00E11D02" w:rsidP="00E11D02">
      <w:pPr>
        <w:rPr>
          <w:b/>
          <w:lang w:eastAsia="x-none"/>
        </w:rPr>
      </w:pPr>
      <w:r w:rsidRPr="00E11D02">
        <w:rPr>
          <w:b/>
          <w:lang w:eastAsia="x-none"/>
        </w:rPr>
        <w:t>R1-1809978</w:t>
      </w:r>
      <w:r w:rsidRPr="00E11D02">
        <w:rPr>
          <w:b/>
          <w:lang w:eastAsia="x-none"/>
        </w:rPr>
        <w:tab/>
        <w:t>TP for 38.874 on Evaluation Methodology for NR IAB</w:t>
      </w:r>
      <w:r w:rsidRPr="00E11D02">
        <w:rPr>
          <w:b/>
          <w:lang w:eastAsia="x-none"/>
        </w:rPr>
        <w:tab/>
        <w:t>AT&amp;T</w:t>
      </w:r>
    </w:p>
    <w:p w14:paraId="1B1DC47A" w14:textId="31E24B61" w:rsidR="00E11D02" w:rsidRDefault="00E11D02" w:rsidP="00E11D0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1AAA6255" w14:textId="77777777" w:rsidR="00E11D02" w:rsidRDefault="00E11D02" w:rsidP="00E11D02">
      <w:pPr>
        <w:rPr>
          <w:highlight w:val="green"/>
        </w:rPr>
      </w:pPr>
    </w:p>
    <w:p w14:paraId="3621CBB9" w14:textId="72E01C4B" w:rsidR="00E11D02" w:rsidRPr="00E11D02" w:rsidRDefault="00E11D02" w:rsidP="00E11D02">
      <w:pPr>
        <w:rPr>
          <w:highlight w:val="green"/>
        </w:rPr>
      </w:pPr>
      <w:r w:rsidRPr="00E11D02">
        <w:rPr>
          <w:highlight w:val="green"/>
        </w:rPr>
        <w:t>Agreement:</w:t>
      </w:r>
    </w:p>
    <w:p w14:paraId="49914934" w14:textId="77777777" w:rsidR="00E11D02" w:rsidRPr="00E11D02" w:rsidRDefault="00E11D02" w:rsidP="008E772F">
      <w:pPr>
        <w:numPr>
          <w:ilvl w:val="0"/>
          <w:numId w:val="165"/>
        </w:numPr>
      </w:pPr>
      <w:r w:rsidRPr="00E11D02">
        <w:t xml:space="preserve">The TP in Section 2 of </w:t>
      </w:r>
      <w:hyperlink r:id="rId1842" w:history="1">
        <w:r w:rsidRPr="00E11D02">
          <w:rPr>
            <w:color w:val="0000FF"/>
            <w:u w:val="single"/>
          </w:rPr>
          <w:t>R1-1809978</w:t>
        </w:r>
      </w:hyperlink>
      <w:r w:rsidRPr="00E11D02">
        <w:t xml:space="preserve"> to 38.874 is endorsed</w:t>
      </w:r>
    </w:p>
    <w:p w14:paraId="65B2374A" w14:textId="77777777" w:rsidR="00E11D02" w:rsidRPr="00E11D02" w:rsidRDefault="00E11D02" w:rsidP="00E11D02">
      <w:pPr>
        <w:ind w:left="720" w:hanging="720"/>
        <w:rPr>
          <w:lang w:eastAsia="x-none"/>
        </w:rPr>
      </w:pPr>
    </w:p>
    <w:p w14:paraId="243B5B54" w14:textId="77777777" w:rsidR="00E11D02" w:rsidRPr="00470753" w:rsidRDefault="00E11D02" w:rsidP="00470753">
      <w:pPr>
        <w:rPr>
          <w:rFonts w:ascii="Times New Roman" w:hAnsi="Times New Roman"/>
          <w:szCs w:val="20"/>
        </w:rPr>
      </w:pPr>
    </w:p>
    <w:p w14:paraId="700BE83F" w14:textId="3B947C03" w:rsidR="00E303AE" w:rsidRPr="00E303AE" w:rsidRDefault="001B7BF2" w:rsidP="00E303AE">
      <w:pPr>
        <w:ind w:left="720" w:hanging="720"/>
        <w:rPr>
          <w:lang w:eastAsia="x-none"/>
        </w:rPr>
      </w:pPr>
      <w:hyperlink r:id="rId1843" w:history="1">
        <w:r w:rsidR="00D93AE1">
          <w:rPr>
            <w:rStyle w:val="Hyperlink"/>
            <w:lang w:eastAsia="x-none"/>
          </w:rPr>
          <w:t>R1-1808090</w:t>
        </w:r>
      </w:hyperlink>
      <w:r w:rsidR="00E303AE" w:rsidRPr="00E303AE">
        <w:rPr>
          <w:lang w:eastAsia="x-none"/>
        </w:rPr>
        <w:tab/>
        <w:t>System performance evaluation in multi-hop topology IAB network</w:t>
      </w:r>
      <w:r w:rsidR="00E303AE" w:rsidRPr="00E303AE">
        <w:rPr>
          <w:lang w:eastAsia="x-none"/>
        </w:rPr>
        <w:tab/>
        <w:t>Huawei, HiSilicon</w:t>
      </w:r>
    </w:p>
    <w:p w14:paraId="13D99A39" w14:textId="234406D8" w:rsidR="00E303AE" w:rsidRPr="00E303AE" w:rsidRDefault="001B7BF2" w:rsidP="00E303AE">
      <w:pPr>
        <w:ind w:left="720" w:hanging="720"/>
        <w:rPr>
          <w:lang w:eastAsia="x-none"/>
        </w:rPr>
      </w:pPr>
      <w:hyperlink r:id="rId1844" w:history="1">
        <w:r w:rsidR="00D93AE1">
          <w:rPr>
            <w:rStyle w:val="Hyperlink"/>
            <w:lang w:eastAsia="x-none"/>
          </w:rPr>
          <w:t>R1-1808512</w:t>
        </w:r>
      </w:hyperlink>
      <w:r w:rsidR="00E303AE" w:rsidRPr="00E303AE">
        <w:rPr>
          <w:lang w:eastAsia="x-none"/>
        </w:rPr>
        <w:tab/>
        <w:t>Remaining issue on evaluation assumptions in IAB scenario</w:t>
      </w:r>
      <w:r w:rsidR="00E303AE" w:rsidRPr="00E303AE">
        <w:rPr>
          <w:lang w:eastAsia="x-none"/>
        </w:rPr>
        <w:tab/>
        <w:t>LG ELECTRONICS</w:t>
      </w:r>
    </w:p>
    <w:p w14:paraId="1DFE2E63" w14:textId="5290E6D0" w:rsidR="00E303AE" w:rsidRPr="00E303AE" w:rsidRDefault="001B7BF2" w:rsidP="00E303AE">
      <w:pPr>
        <w:ind w:left="720" w:hanging="720"/>
        <w:rPr>
          <w:lang w:eastAsia="x-none"/>
        </w:rPr>
      </w:pPr>
      <w:hyperlink r:id="rId1845" w:history="1">
        <w:r w:rsidR="00D93AE1">
          <w:rPr>
            <w:rStyle w:val="Hyperlink"/>
            <w:lang w:eastAsia="x-none"/>
          </w:rPr>
          <w:t>R1-1808579</w:t>
        </w:r>
      </w:hyperlink>
      <w:r w:rsidR="00E303AE" w:rsidRPr="00E303AE">
        <w:rPr>
          <w:lang w:eastAsia="x-none"/>
        </w:rPr>
        <w:tab/>
        <w:t>Evaluation of IAB</w:t>
      </w:r>
      <w:r w:rsidR="00E303AE" w:rsidRPr="00E303AE">
        <w:rPr>
          <w:lang w:eastAsia="x-none"/>
        </w:rPr>
        <w:tab/>
        <w:t>Nokia, Nokia Shanghai Bell</w:t>
      </w:r>
    </w:p>
    <w:p w14:paraId="3B464FDA" w14:textId="41748FA2" w:rsidR="00E303AE" w:rsidRPr="00E303AE" w:rsidRDefault="001B7BF2" w:rsidP="00E303AE">
      <w:pPr>
        <w:ind w:left="720" w:hanging="720"/>
        <w:rPr>
          <w:lang w:eastAsia="x-none"/>
        </w:rPr>
      </w:pPr>
      <w:hyperlink r:id="rId1846" w:history="1">
        <w:r w:rsidR="00D93AE1">
          <w:rPr>
            <w:rStyle w:val="Hyperlink"/>
            <w:lang w:eastAsia="x-none"/>
          </w:rPr>
          <w:t>R1-1808692</w:t>
        </w:r>
      </w:hyperlink>
      <w:r w:rsidR="00E303AE" w:rsidRPr="00E303AE">
        <w:rPr>
          <w:lang w:eastAsia="x-none"/>
        </w:rPr>
        <w:tab/>
        <w:t>Evaluation methodology for NR IAB</w:t>
      </w:r>
      <w:r w:rsidR="00E303AE" w:rsidRPr="00E303AE">
        <w:rPr>
          <w:lang w:eastAsia="x-none"/>
        </w:rPr>
        <w:tab/>
        <w:t>Intel Corporation</w:t>
      </w:r>
    </w:p>
    <w:p w14:paraId="326CCEC3" w14:textId="656CBD22" w:rsidR="00E303AE" w:rsidRPr="00E303AE" w:rsidRDefault="001B7BF2" w:rsidP="00E303AE">
      <w:pPr>
        <w:ind w:left="720" w:hanging="720"/>
        <w:rPr>
          <w:lang w:eastAsia="x-none"/>
        </w:rPr>
      </w:pPr>
      <w:hyperlink r:id="rId1847" w:history="1">
        <w:r w:rsidR="00D93AE1">
          <w:rPr>
            <w:rStyle w:val="Hyperlink"/>
            <w:lang w:eastAsia="x-none"/>
          </w:rPr>
          <w:t>R1-1809443</w:t>
        </w:r>
      </w:hyperlink>
      <w:r w:rsidR="00E303AE" w:rsidRPr="00E303AE">
        <w:rPr>
          <w:lang w:eastAsia="x-none"/>
        </w:rPr>
        <w:tab/>
        <w:t>Evaluation methodology for NR IAB</w:t>
      </w:r>
      <w:r w:rsidR="00E303AE" w:rsidRPr="00E303AE">
        <w:rPr>
          <w:lang w:eastAsia="x-none"/>
        </w:rPr>
        <w:tab/>
        <w:t>Qualcomm Incorporated</w:t>
      </w:r>
    </w:p>
    <w:p w14:paraId="1344E922" w14:textId="2CB7B888" w:rsidR="00E303AE" w:rsidRPr="00E303AE" w:rsidRDefault="00E303AE" w:rsidP="00CF6B14">
      <w:pPr>
        <w:pStyle w:val="Heading4"/>
      </w:pPr>
      <w:bookmarkStart w:id="1008" w:name="_Toc521704544"/>
      <w:bookmarkStart w:id="1009" w:name="_Toc526458945"/>
      <w:r w:rsidRPr="00E303AE">
        <w:t>Other</w:t>
      </w:r>
      <w:bookmarkEnd w:id="1008"/>
      <w:bookmarkEnd w:id="1009"/>
    </w:p>
    <w:p w14:paraId="55B06C1B" w14:textId="0D7B1949" w:rsidR="00E303AE" w:rsidRPr="00E303AE" w:rsidRDefault="001B7BF2" w:rsidP="00E303AE">
      <w:pPr>
        <w:ind w:left="720" w:hanging="720"/>
        <w:rPr>
          <w:color w:val="808080"/>
          <w:lang w:eastAsia="x-none"/>
        </w:rPr>
      </w:pPr>
      <w:hyperlink r:id="rId1848" w:history="1">
        <w:r w:rsidR="00D93AE1">
          <w:rPr>
            <w:rStyle w:val="Hyperlink"/>
            <w:lang w:eastAsia="x-none"/>
          </w:rPr>
          <w:t>R1-1808085</w:t>
        </w:r>
      </w:hyperlink>
      <w:r w:rsidR="00E303AE" w:rsidRPr="00E303AE">
        <w:rPr>
          <w:color w:val="808080"/>
          <w:lang w:eastAsia="x-none"/>
        </w:rPr>
        <w:tab/>
        <w:t>Consideration on IAB node discovery and RRM measurement</w:t>
      </w:r>
      <w:r w:rsidR="00E303AE" w:rsidRPr="00E303AE">
        <w:rPr>
          <w:color w:val="808080"/>
          <w:lang w:eastAsia="x-none"/>
        </w:rPr>
        <w:tab/>
        <w:t>Huawei, HiSilicon</w:t>
      </w:r>
    </w:p>
    <w:p w14:paraId="6C302ED5" w14:textId="77777777" w:rsidR="00E303AE" w:rsidRPr="00E303AE" w:rsidRDefault="00E303AE" w:rsidP="00E303AE">
      <w:pPr>
        <w:ind w:left="720" w:hanging="720"/>
        <w:rPr>
          <w:color w:val="808080"/>
          <w:lang w:eastAsia="x-none"/>
        </w:rPr>
      </w:pPr>
      <w:r w:rsidRPr="00E303AE">
        <w:rPr>
          <w:color w:val="808080"/>
          <w:lang w:eastAsia="x-none"/>
        </w:rPr>
        <w:t>Withdrawn</w:t>
      </w:r>
    </w:p>
    <w:p w14:paraId="0F819838" w14:textId="24E4C65B" w:rsidR="00E303AE" w:rsidRPr="00E303AE" w:rsidRDefault="001B7BF2" w:rsidP="00E303AE">
      <w:pPr>
        <w:ind w:left="720" w:hanging="720"/>
        <w:rPr>
          <w:color w:val="808080"/>
          <w:lang w:eastAsia="x-none"/>
        </w:rPr>
      </w:pPr>
      <w:hyperlink r:id="rId1849" w:history="1">
        <w:r w:rsidR="00D93AE1">
          <w:rPr>
            <w:rStyle w:val="Hyperlink"/>
            <w:lang w:eastAsia="x-none"/>
          </w:rPr>
          <w:t>R1-1808086</w:t>
        </w:r>
      </w:hyperlink>
      <w:r w:rsidR="00E303AE" w:rsidRPr="00E303AE">
        <w:rPr>
          <w:color w:val="808080"/>
          <w:lang w:eastAsia="x-none"/>
        </w:rPr>
        <w:tab/>
        <w:t>On resource coordination and dynamic scheduling in IAB</w:t>
      </w:r>
      <w:r w:rsidR="00E303AE" w:rsidRPr="00E303AE">
        <w:rPr>
          <w:color w:val="808080"/>
          <w:lang w:eastAsia="x-none"/>
        </w:rPr>
        <w:tab/>
        <w:t>Huawei, HiSilicon</w:t>
      </w:r>
    </w:p>
    <w:p w14:paraId="79B9531D" w14:textId="77777777" w:rsidR="00E303AE" w:rsidRPr="00E303AE" w:rsidRDefault="00E303AE" w:rsidP="00E303AE">
      <w:pPr>
        <w:ind w:left="720" w:hanging="720"/>
        <w:rPr>
          <w:color w:val="808080"/>
          <w:lang w:eastAsia="x-none"/>
        </w:rPr>
      </w:pPr>
      <w:r w:rsidRPr="00E303AE">
        <w:rPr>
          <w:color w:val="808080"/>
          <w:lang w:eastAsia="x-none"/>
        </w:rPr>
        <w:t>Withdrawn</w:t>
      </w:r>
    </w:p>
    <w:p w14:paraId="55B67745" w14:textId="028D37EB" w:rsidR="00E303AE" w:rsidRPr="00E303AE" w:rsidRDefault="001B7BF2" w:rsidP="00E303AE">
      <w:pPr>
        <w:ind w:left="720" w:hanging="720"/>
        <w:rPr>
          <w:lang w:eastAsia="x-none"/>
        </w:rPr>
      </w:pPr>
      <w:hyperlink r:id="rId1850" w:history="1">
        <w:r w:rsidR="00D93AE1">
          <w:rPr>
            <w:rStyle w:val="Hyperlink"/>
            <w:lang w:eastAsia="x-none"/>
          </w:rPr>
          <w:t>R1-1808087</w:t>
        </w:r>
      </w:hyperlink>
      <w:r w:rsidR="00E303AE" w:rsidRPr="00E303AE">
        <w:rPr>
          <w:lang w:eastAsia="x-none"/>
        </w:rPr>
        <w:tab/>
        <w:t>On IAB node synchronization and timing alignment</w:t>
      </w:r>
      <w:r w:rsidR="00E303AE" w:rsidRPr="00E303AE">
        <w:rPr>
          <w:lang w:eastAsia="x-none"/>
        </w:rPr>
        <w:tab/>
        <w:t>Huawei, HiSilicon</w:t>
      </w:r>
    </w:p>
    <w:p w14:paraId="540A7618" w14:textId="7075A660" w:rsidR="00E303AE" w:rsidRPr="00E303AE" w:rsidRDefault="001B7BF2" w:rsidP="00E303AE">
      <w:pPr>
        <w:ind w:left="720" w:hanging="720"/>
        <w:rPr>
          <w:lang w:eastAsia="x-none"/>
        </w:rPr>
      </w:pPr>
      <w:hyperlink r:id="rId1851" w:history="1">
        <w:r w:rsidR="00D93AE1">
          <w:rPr>
            <w:rStyle w:val="Hyperlink"/>
            <w:lang w:eastAsia="x-none"/>
          </w:rPr>
          <w:t>R1-1808088</w:t>
        </w:r>
      </w:hyperlink>
      <w:r w:rsidR="00E303AE" w:rsidRPr="00E303AE">
        <w:rPr>
          <w:lang w:eastAsia="x-none"/>
        </w:rPr>
        <w:tab/>
        <w:t>Consideration on cross-link interference in IAB</w:t>
      </w:r>
      <w:r w:rsidR="00E303AE" w:rsidRPr="00E303AE">
        <w:rPr>
          <w:lang w:eastAsia="x-none"/>
        </w:rPr>
        <w:tab/>
        <w:t>Huawei, HiSilicon</w:t>
      </w:r>
    </w:p>
    <w:p w14:paraId="3061635E" w14:textId="120071EC" w:rsidR="00E303AE" w:rsidRPr="00E303AE" w:rsidRDefault="001B7BF2" w:rsidP="00E303AE">
      <w:pPr>
        <w:ind w:left="720" w:hanging="720"/>
        <w:rPr>
          <w:lang w:eastAsia="x-none"/>
        </w:rPr>
      </w:pPr>
      <w:hyperlink r:id="rId1852" w:history="1">
        <w:r w:rsidR="00D93AE1">
          <w:rPr>
            <w:rStyle w:val="Hyperlink"/>
            <w:lang w:eastAsia="x-none"/>
          </w:rPr>
          <w:t>R1-1808089</w:t>
        </w:r>
      </w:hyperlink>
      <w:r w:rsidR="00E303AE" w:rsidRPr="00E303AE">
        <w:rPr>
          <w:lang w:eastAsia="x-none"/>
        </w:rPr>
        <w:tab/>
        <w:t>On high order modulation in IAB</w:t>
      </w:r>
      <w:r w:rsidR="00E303AE" w:rsidRPr="00E303AE">
        <w:rPr>
          <w:lang w:eastAsia="x-none"/>
        </w:rPr>
        <w:tab/>
        <w:t>Huawei, HiSilicon</w:t>
      </w:r>
    </w:p>
    <w:p w14:paraId="232DCF2A" w14:textId="66C5D0DC" w:rsidR="00E303AE" w:rsidRPr="00E303AE" w:rsidRDefault="001B7BF2" w:rsidP="00E303AE">
      <w:pPr>
        <w:ind w:left="720" w:hanging="720"/>
        <w:rPr>
          <w:lang w:eastAsia="x-none"/>
        </w:rPr>
      </w:pPr>
      <w:hyperlink r:id="rId1853" w:history="1">
        <w:r w:rsidR="00D93AE1">
          <w:rPr>
            <w:rStyle w:val="Hyperlink"/>
            <w:lang w:eastAsia="x-none"/>
          </w:rPr>
          <w:t>R1-1808513</w:t>
        </w:r>
      </w:hyperlink>
      <w:r w:rsidR="00E303AE" w:rsidRPr="00E303AE">
        <w:rPr>
          <w:lang w:eastAsia="x-none"/>
        </w:rPr>
        <w:tab/>
        <w:t>Discussions on discovery among NR IAB nodes</w:t>
      </w:r>
      <w:r w:rsidR="00E303AE" w:rsidRPr="00E303AE">
        <w:rPr>
          <w:lang w:eastAsia="x-none"/>
        </w:rPr>
        <w:tab/>
        <w:t>LG Electronics</w:t>
      </w:r>
    </w:p>
    <w:p w14:paraId="2F7132B5" w14:textId="693127A2" w:rsidR="00E303AE" w:rsidRPr="00E303AE" w:rsidRDefault="001B7BF2" w:rsidP="00E303AE">
      <w:pPr>
        <w:ind w:left="720" w:hanging="720"/>
        <w:rPr>
          <w:lang w:eastAsia="x-none"/>
        </w:rPr>
      </w:pPr>
      <w:hyperlink r:id="rId1854" w:history="1">
        <w:r w:rsidR="00D93AE1">
          <w:rPr>
            <w:rStyle w:val="Hyperlink"/>
            <w:lang w:eastAsia="x-none"/>
          </w:rPr>
          <w:t>R1-1808514</w:t>
        </w:r>
      </w:hyperlink>
      <w:r w:rsidR="00E303AE" w:rsidRPr="00E303AE">
        <w:rPr>
          <w:lang w:eastAsia="x-none"/>
        </w:rPr>
        <w:tab/>
        <w:t>Discussions on access and backhaul link timing for NR IAB</w:t>
      </w:r>
      <w:r w:rsidR="00E303AE" w:rsidRPr="00E303AE">
        <w:rPr>
          <w:lang w:eastAsia="x-none"/>
        </w:rPr>
        <w:tab/>
        <w:t>LG Electronics</w:t>
      </w:r>
    </w:p>
    <w:p w14:paraId="24B3294A" w14:textId="22627C49" w:rsidR="00E303AE" w:rsidRPr="00E303AE" w:rsidRDefault="001B7BF2" w:rsidP="00E303AE">
      <w:pPr>
        <w:ind w:left="720" w:hanging="720"/>
        <w:rPr>
          <w:lang w:eastAsia="x-none"/>
        </w:rPr>
      </w:pPr>
      <w:hyperlink r:id="rId1855" w:history="1">
        <w:r w:rsidR="00D93AE1">
          <w:rPr>
            <w:rStyle w:val="Hyperlink"/>
            <w:lang w:eastAsia="x-none"/>
          </w:rPr>
          <w:t>R1-1808515</w:t>
        </w:r>
      </w:hyperlink>
      <w:r w:rsidR="00E303AE" w:rsidRPr="00E303AE">
        <w:rPr>
          <w:lang w:eastAsia="x-none"/>
        </w:rPr>
        <w:tab/>
        <w:t>Discussions on node behavior for IAB link management</w:t>
      </w:r>
      <w:r w:rsidR="00E303AE" w:rsidRPr="00E303AE">
        <w:rPr>
          <w:lang w:eastAsia="x-none"/>
        </w:rPr>
        <w:tab/>
        <w:t>LG Electronics</w:t>
      </w:r>
    </w:p>
    <w:p w14:paraId="0843C611" w14:textId="61C9B286" w:rsidR="00E303AE" w:rsidRPr="00E303AE" w:rsidRDefault="001B7BF2" w:rsidP="00E303AE">
      <w:pPr>
        <w:ind w:left="720" w:hanging="720"/>
        <w:rPr>
          <w:lang w:eastAsia="x-none"/>
        </w:rPr>
      </w:pPr>
      <w:hyperlink r:id="rId1856" w:history="1">
        <w:r w:rsidR="00D93AE1">
          <w:rPr>
            <w:rStyle w:val="Hyperlink"/>
            <w:lang w:eastAsia="x-none"/>
          </w:rPr>
          <w:t>R1-1808516</w:t>
        </w:r>
      </w:hyperlink>
      <w:r w:rsidR="00E303AE" w:rsidRPr="00E303AE">
        <w:rPr>
          <w:lang w:eastAsia="x-none"/>
        </w:rPr>
        <w:tab/>
        <w:t>Discussions on HARQ-ACK transmission for NR IAB</w:t>
      </w:r>
      <w:r w:rsidR="00E303AE" w:rsidRPr="00E303AE">
        <w:rPr>
          <w:lang w:eastAsia="x-none"/>
        </w:rPr>
        <w:tab/>
        <w:t>LG Electronics</w:t>
      </w:r>
    </w:p>
    <w:p w14:paraId="2B1226E9" w14:textId="4FCF1125" w:rsidR="00E303AE" w:rsidRPr="00E303AE" w:rsidRDefault="001B7BF2" w:rsidP="00E303AE">
      <w:pPr>
        <w:ind w:left="720" w:hanging="720"/>
        <w:rPr>
          <w:lang w:eastAsia="x-none"/>
        </w:rPr>
      </w:pPr>
      <w:hyperlink r:id="rId1857" w:history="1">
        <w:r w:rsidR="00D93AE1">
          <w:rPr>
            <w:rStyle w:val="Hyperlink"/>
            <w:lang w:eastAsia="x-none"/>
          </w:rPr>
          <w:t>R1-1808517</w:t>
        </w:r>
      </w:hyperlink>
      <w:r w:rsidR="00E303AE" w:rsidRPr="00E303AE">
        <w:rPr>
          <w:lang w:eastAsia="x-none"/>
        </w:rPr>
        <w:tab/>
        <w:t>Initial access procedure in IAB scenario</w:t>
      </w:r>
      <w:r w:rsidR="00E303AE" w:rsidRPr="00E303AE">
        <w:rPr>
          <w:lang w:eastAsia="x-none"/>
        </w:rPr>
        <w:tab/>
        <w:t>LG ELECTRONICS</w:t>
      </w:r>
    </w:p>
    <w:p w14:paraId="726B7CFA" w14:textId="0223305A" w:rsidR="00E303AE" w:rsidRPr="00E303AE" w:rsidRDefault="001B7BF2" w:rsidP="00E303AE">
      <w:pPr>
        <w:ind w:left="720" w:hanging="720"/>
        <w:rPr>
          <w:lang w:eastAsia="x-none"/>
        </w:rPr>
      </w:pPr>
      <w:hyperlink r:id="rId1858" w:history="1">
        <w:r w:rsidR="00D93AE1">
          <w:rPr>
            <w:rStyle w:val="Hyperlink"/>
            <w:lang w:eastAsia="x-none"/>
          </w:rPr>
          <w:t>R1-1808552</w:t>
        </w:r>
      </w:hyperlink>
      <w:r w:rsidR="00E303AE" w:rsidRPr="00E303AE">
        <w:rPr>
          <w:lang w:eastAsia="x-none"/>
        </w:rPr>
        <w:tab/>
        <w:t>Discussion on discovery and measurement for IAB network</w:t>
      </w:r>
      <w:r w:rsidR="00E303AE" w:rsidRPr="00E303AE">
        <w:rPr>
          <w:lang w:eastAsia="x-none"/>
        </w:rPr>
        <w:tab/>
        <w:t>Lenovo, Motorola Mobility</w:t>
      </w:r>
    </w:p>
    <w:p w14:paraId="20A675D6" w14:textId="381551D0" w:rsidR="00E303AE" w:rsidRPr="00E303AE" w:rsidRDefault="001B7BF2" w:rsidP="00E303AE">
      <w:pPr>
        <w:ind w:left="720" w:hanging="720"/>
        <w:rPr>
          <w:lang w:eastAsia="x-none"/>
        </w:rPr>
      </w:pPr>
      <w:hyperlink r:id="rId1859" w:history="1">
        <w:r w:rsidR="00D93AE1">
          <w:rPr>
            <w:rStyle w:val="Hyperlink"/>
            <w:lang w:eastAsia="x-none"/>
          </w:rPr>
          <w:t>R1-1808580</w:t>
        </w:r>
      </w:hyperlink>
      <w:r w:rsidR="00E303AE" w:rsidRPr="00E303AE">
        <w:rPr>
          <w:lang w:eastAsia="x-none"/>
        </w:rPr>
        <w:tab/>
        <w:t>Resource allocation between backhaul and access link</w:t>
      </w:r>
      <w:r w:rsidR="00E303AE" w:rsidRPr="00E303AE">
        <w:rPr>
          <w:lang w:eastAsia="x-none"/>
        </w:rPr>
        <w:tab/>
        <w:t>Nokia, Nokia Shanghai Bell</w:t>
      </w:r>
    </w:p>
    <w:p w14:paraId="2D0365B0" w14:textId="5268F5BA" w:rsidR="00E303AE" w:rsidRPr="00E303AE" w:rsidRDefault="001B7BF2" w:rsidP="00E303AE">
      <w:pPr>
        <w:ind w:left="720" w:hanging="720"/>
        <w:rPr>
          <w:lang w:eastAsia="x-none"/>
        </w:rPr>
      </w:pPr>
      <w:hyperlink r:id="rId1860" w:history="1">
        <w:r w:rsidR="00D93AE1">
          <w:rPr>
            <w:rStyle w:val="Hyperlink"/>
            <w:lang w:eastAsia="x-none"/>
          </w:rPr>
          <w:t>R1-1808581</w:t>
        </w:r>
      </w:hyperlink>
      <w:r w:rsidR="00E303AE" w:rsidRPr="00E303AE">
        <w:rPr>
          <w:lang w:eastAsia="x-none"/>
        </w:rPr>
        <w:tab/>
        <w:t>Measurements with IAB</w:t>
      </w:r>
      <w:r w:rsidR="00E303AE" w:rsidRPr="00E303AE">
        <w:rPr>
          <w:lang w:eastAsia="x-none"/>
        </w:rPr>
        <w:tab/>
        <w:t>Nokia, Nokia Shanghai Bell</w:t>
      </w:r>
    </w:p>
    <w:p w14:paraId="7660EDB2" w14:textId="30813822" w:rsidR="00E303AE" w:rsidRPr="00E303AE" w:rsidRDefault="001B7BF2" w:rsidP="00E303AE">
      <w:pPr>
        <w:ind w:left="720" w:hanging="720"/>
        <w:rPr>
          <w:lang w:eastAsia="x-none"/>
        </w:rPr>
      </w:pPr>
      <w:hyperlink r:id="rId1861" w:history="1">
        <w:r w:rsidR="00D93AE1">
          <w:rPr>
            <w:rStyle w:val="Hyperlink"/>
            <w:lang w:eastAsia="x-none"/>
          </w:rPr>
          <w:t>R1-1808582</w:t>
        </w:r>
      </w:hyperlink>
      <w:r w:rsidR="00E303AE" w:rsidRPr="00E303AE">
        <w:rPr>
          <w:lang w:eastAsia="x-none"/>
        </w:rPr>
        <w:tab/>
        <w:t>IAB Timing</w:t>
      </w:r>
      <w:r w:rsidR="00E303AE" w:rsidRPr="00E303AE">
        <w:rPr>
          <w:lang w:eastAsia="x-none"/>
        </w:rPr>
        <w:tab/>
        <w:t>Nokia, Nokia Shanghai Bell</w:t>
      </w:r>
    </w:p>
    <w:p w14:paraId="7F8BC0EB" w14:textId="34F5766C" w:rsidR="00E303AE" w:rsidRPr="00E303AE" w:rsidRDefault="001B7BF2" w:rsidP="00E303AE">
      <w:pPr>
        <w:ind w:left="720" w:hanging="720"/>
        <w:rPr>
          <w:lang w:eastAsia="x-none"/>
        </w:rPr>
      </w:pPr>
      <w:hyperlink r:id="rId1862" w:history="1">
        <w:r w:rsidR="00D93AE1">
          <w:rPr>
            <w:rStyle w:val="Hyperlink"/>
            <w:lang w:eastAsia="x-none"/>
          </w:rPr>
          <w:t>R1-1808583</w:t>
        </w:r>
      </w:hyperlink>
      <w:r w:rsidR="00E303AE" w:rsidRPr="00E303AE">
        <w:rPr>
          <w:lang w:eastAsia="x-none"/>
        </w:rPr>
        <w:tab/>
        <w:t>Enhancements on RACH for IAB</w:t>
      </w:r>
      <w:r w:rsidR="00E303AE" w:rsidRPr="00E303AE">
        <w:rPr>
          <w:lang w:eastAsia="x-none"/>
        </w:rPr>
        <w:tab/>
        <w:t>Nokia, Nokia Shanghai Bell</w:t>
      </w:r>
    </w:p>
    <w:p w14:paraId="2F74EFEF" w14:textId="238FB63C" w:rsidR="00E303AE" w:rsidRPr="00E303AE" w:rsidRDefault="001B7BF2" w:rsidP="00E303AE">
      <w:pPr>
        <w:ind w:left="720" w:hanging="720"/>
        <w:rPr>
          <w:lang w:eastAsia="x-none"/>
        </w:rPr>
      </w:pPr>
      <w:hyperlink r:id="rId1863" w:history="1">
        <w:r w:rsidR="00D93AE1">
          <w:rPr>
            <w:rStyle w:val="Hyperlink"/>
            <w:lang w:eastAsia="x-none"/>
          </w:rPr>
          <w:t>R1-1808774</w:t>
        </w:r>
      </w:hyperlink>
      <w:r w:rsidR="00E303AE" w:rsidRPr="00E303AE">
        <w:rPr>
          <w:lang w:eastAsia="x-none"/>
        </w:rPr>
        <w:tab/>
        <w:t>CLI Management in NR IAB</w:t>
      </w:r>
      <w:r w:rsidR="00E303AE" w:rsidRPr="00E303AE">
        <w:rPr>
          <w:lang w:eastAsia="x-none"/>
        </w:rPr>
        <w:tab/>
        <w:t>Samsung</w:t>
      </w:r>
    </w:p>
    <w:p w14:paraId="34256157" w14:textId="01AF5827" w:rsidR="00E303AE" w:rsidRPr="00E303AE" w:rsidRDefault="001B7BF2" w:rsidP="00E303AE">
      <w:pPr>
        <w:ind w:left="720" w:hanging="720"/>
        <w:rPr>
          <w:lang w:eastAsia="x-none"/>
        </w:rPr>
      </w:pPr>
      <w:hyperlink r:id="rId1864" w:history="1">
        <w:r w:rsidR="00D93AE1">
          <w:rPr>
            <w:rStyle w:val="Hyperlink"/>
            <w:lang w:eastAsia="x-none"/>
          </w:rPr>
          <w:t>R1-1808904</w:t>
        </w:r>
      </w:hyperlink>
      <w:r w:rsidR="00E303AE" w:rsidRPr="00E303AE">
        <w:rPr>
          <w:lang w:eastAsia="x-none"/>
        </w:rPr>
        <w:tab/>
        <w:t>Utilising sidelink in IAB</w:t>
      </w:r>
      <w:r w:rsidR="00E303AE" w:rsidRPr="00E303AE">
        <w:rPr>
          <w:lang w:eastAsia="x-none"/>
        </w:rPr>
        <w:tab/>
        <w:t>Guangdong OPPO Mobile Telecom</w:t>
      </w:r>
    </w:p>
    <w:p w14:paraId="19142551" w14:textId="5CB52730" w:rsidR="00E303AE" w:rsidRPr="00E303AE" w:rsidRDefault="001B7BF2" w:rsidP="00E303AE">
      <w:pPr>
        <w:ind w:left="720" w:hanging="720"/>
        <w:rPr>
          <w:lang w:eastAsia="x-none"/>
        </w:rPr>
      </w:pPr>
      <w:hyperlink r:id="rId1865" w:history="1">
        <w:r w:rsidR="00D93AE1">
          <w:rPr>
            <w:rStyle w:val="Hyperlink"/>
            <w:lang w:eastAsia="x-none"/>
          </w:rPr>
          <w:t>R1-1809233</w:t>
        </w:r>
      </w:hyperlink>
      <w:r w:rsidR="00E303AE" w:rsidRPr="00E303AE">
        <w:rPr>
          <w:lang w:eastAsia="x-none"/>
        </w:rPr>
        <w:tab/>
        <w:t>Transmission timing of IAB nodes</w:t>
      </w:r>
      <w:r w:rsidR="00E303AE" w:rsidRPr="00E303AE">
        <w:rPr>
          <w:lang w:eastAsia="x-none"/>
        </w:rPr>
        <w:tab/>
        <w:t>Ericsson</w:t>
      </w:r>
    </w:p>
    <w:p w14:paraId="34E85EAE" w14:textId="7DB4CB69" w:rsidR="00E303AE" w:rsidRPr="00E303AE" w:rsidRDefault="001B7BF2" w:rsidP="00E303AE">
      <w:pPr>
        <w:ind w:left="720" w:hanging="720"/>
        <w:rPr>
          <w:lang w:eastAsia="x-none"/>
        </w:rPr>
      </w:pPr>
      <w:hyperlink r:id="rId1866" w:history="1">
        <w:r w:rsidR="00D93AE1">
          <w:rPr>
            <w:rStyle w:val="Hyperlink"/>
            <w:lang w:eastAsia="x-none"/>
          </w:rPr>
          <w:t>R1-1809444</w:t>
        </w:r>
      </w:hyperlink>
      <w:r w:rsidR="00E303AE" w:rsidRPr="00E303AE">
        <w:rPr>
          <w:lang w:eastAsia="x-none"/>
        </w:rPr>
        <w:tab/>
        <w:t>IAB resource management</w:t>
      </w:r>
      <w:r w:rsidR="00E303AE" w:rsidRPr="00E303AE">
        <w:rPr>
          <w:lang w:eastAsia="x-none"/>
        </w:rPr>
        <w:tab/>
        <w:t>Qualcomm Incorporated</w:t>
      </w:r>
    </w:p>
    <w:p w14:paraId="51851346" w14:textId="250BAECF" w:rsidR="00E303AE" w:rsidRPr="00E303AE" w:rsidRDefault="001B7BF2" w:rsidP="00E303AE">
      <w:pPr>
        <w:ind w:left="720" w:hanging="720"/>
        <w:rPr>
          <w:lang w:eastAsia="x-none"/>
        </w:rPr>
      </w:pPr>
      <w:hyperlink r:id="rId1867" w:history="1">
        <w:r w:rsidR="00D93AE1">
          <w:rPr>
            <w:rStyle w:val="Hyperlink"/>
            <w:lang w:eastAsia="x-none"/>
          </w:rPr>
          <w:t>R1-1809445</w:t>
        </w:r>
      </w:hyperlink>
      <w:r w:rsidR="00E303AE" w:rsidRPr="00E303AE">
        <w:rPr>
          <w:lang w:eastAsia="x-none"/>
        </w:rPr>
        <w:tab/>
        <w:t>Network synchronization for multi-hop IAB</w:t>
      </w:r>
      <w:r w:rsidR="00E303AE" w:rsidRPr="00E303AE">
        <w:rPr>
          <w:lang w:eastAsia="x-none"/>
        </w:rPr>
        <w:tab/>
        <w:t>Qualcomm Incorporated</w:t>
      </w:r>
    </w:p>
    <w:p w14:paraId="79414B01" w14:textId="77777777" w:rsidR="00E303AE" w:rsidRPr="00E303AE" w:rsidRDefault="00E303AE" w:rsidP="002F4311">
      <w:pPr>
        <w:pStyle w:val="Heading3"/>
      </w:pPr>
      <w:bookmarkStart w:id="1010" w:name="_Toc521704545"/>
      <w:bookmarkStart w:id="1011" w:name="_Toc526458946"/>
      <w:r w:rsidRPr="00E303AE">
        <w:t>Study on NR V2X</w:t>
      </w:r>
      <w:bookmarkEnd w:id="1010"/>
      <w:bookmarkEnd w:id="1011"/>
    </w:p>
    <w:p w14:paraId="58E758C0" w14:textId="77777777" w:rsidR="00E303AE" w:rsidRPr="00E303AE" w:rsidRDefault="00E303AE" w:rsidP="00E303AE">
      <w:pPr>
        <w:ind w:left="720" w:hanging="720"/>
        <w:rPr>
          <w:i/>
          <w:lang w:eastAsia="x-none"/>
        </w:rPr>
      </w:pPr>
      <w:r w:rsidRPr="00E303AE">
        <w:rPr>
          <w:i/>
          <w:lang w:eastAsia="x-none"/>
        </w:rPr>
        <w:t xml:space="preserve">FS_NR_V2X; SID in </w:t>
      </w:r>
      <w:hyperlink r:id="rId1868" w:history="1">
        <w:r w:rsidRPr="00E303AE">
          <w:rPr>
            <w:i/>
            <w:color w:val="0000FF"/>
            <w:u w:val="single"/>
            <w:lang w:eastAsia="x-none"/>
          </w:rPr>
          <w:t>RP-181480</w:t>
        </w:r>
      </w:hyperlink>
      <w:r w:rsidRPr="00E303AE">
        <w:rPr>
          <w:i/>
          <w:lang w:eastAsia="x-none"/>
        </w:rPr>
        <w:t>. Please refer to the SID for detailed scoping</w:t>
      </w:r>
    </w:p>
    <w:p w14:paraId="3E44B376" w14:textId="77777777" w:rsidR="00E303AE" w:rsidRPr="00E303AE" w:rsidRDefault="00E303AE" w:rsidP="00E303AE">
      <w:pPr>
        <w:ind w:left="720" w:hanging="720"/>
        <w:rPr>
          <w:lang w:eastAsia="x-none"/>
        </w:rPr>
      </w:pPr>
    </w:p>
    <w:p w14:paraId="6CA59D6A" w14:textId="7C7AADE2" w:rsidR="00E303AE" w:rsidRPr="008A086F" w:rsidRDefault="001B7BF2" w:rsidP="00E303AE">
      <w:pPr>
        <w:ind w:left="720" w:hanging="720"/>
        <w:rPr>
          <w:b/>
          <w:lang w:eastAsia="x-none"/>
        </w:rPr>
      </w:pPr>
      <w:hyperlink r:id="rId1869" w:history="1">
        <w:r w:rsidR="00D93AE1">
          <w:rPr>
            <w:rStyle w:val="Hyperlink"/>
            <w:b/>
            <w:lang w:eastAsia="x-none"/>
          </w:rPr>
          <w:t>R1-1808518</w:t>
        </w:r>
      </w:hyperlink>
      <w:r w:rsidR="00E303AE" w:rsidRPr="008A086F">
        <w:rPr>
          <w:b/>
          <w:lang w:eastAsia="x-none"/>
        </w:rPr>
        <w:tab/>
        <w:t>Work plan of Study on NR V2X</w:t>
      </w:r>
      <w:r w:rsidR="00E303AE" w:rsidRPr="008A086F">
        <w:rPr>
          <w:b/>
          <w:lang w:eastAsia="x-none"/>
        </w:rPr>
        <w:tab/>
        <w:t>LG Electronics</w:t>
      </w:r>
    </w:p>
    <w:p w14:paraId="528A1A96" w14:textId="77777777" w:rsidR="008A086F" w:rsidRPr="008A086F" w:rsidRDefault="008A086F" w:rsidP="008A086F">
      <w:pPr>
        <w:rPr>
          <w:rFonts w:ascii="Times New Roman" w:hAnsi="Times New Roman"/>
          <w:szCs w:val="20"/>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 xml:space="preserve">: </w:t>
      </w:r>
      <w:r w:rsidRPr="008A086F">
        <w:rPr>
          <w:rFonts w:ascii="Times New Roman" w:hAnsi="Times New Roman"/>
          <w:szCs w:val="20"/>
        </w:rPr>
        <w:t>CATT don't think LTE PC5 design should be reused</w:t>
      </w:r>
    </w:p>
    <w:p w14:paraId="502E4992" w14:textId="730BC07E" w:rsidR="008A086F" w:rsidRDefault="0029320B" w:rsidP="008A086F">
      <w:pPr>
        <w:rPr>
          <w:rFonts w:ascii="Times New Roman" w:hAnsi="Times New Roman"/>
          <w:szCs w:val="20"/>
        </w:rPr>
      </w:pPr>
      <w:r w:rsidRPr="00777035">
        <w:rPr>
          <w:rFonts w:ascii="Times New Roman" w:hAnsi="Times New Roman"/>
          <w:b/>
          <w:szCs w:val="20"/>
        </w:rPr>
        <w:t xml:space="preserve">Decision: </w:t>
      </w:r>
      <w:r w:rsidR="008A086F" w:rsidRPr="00777035">
        <w:rPr>
          <w:rFonts w:ascii="Times New Roman" w:hAnsi="Times New Roman"/>
          <w:szCs w:val="20"/>
        </w:rPr>
        <w:t xml:space="preserve">The document is </w:t>
      </w:r>
      <w:r w:rsidR="008A086F">
        <w:rPr>
          <w:rFonts w:ascii="Times New Roman" w:hAnsi="Times New Roman"/>
          <w:szCs w:val="20"/>
        </w:rPr>
        <w:t>noted. For information.</w:t>
      </w:r>
    </w:p>
    <w:p w14:paraId="7F7105A7" w14:textId="77777777" w:rsidR="008A086F" w:rsidRPr="00BD0234" w:rsidRDefault="008A086F" w:rsidP="008A086F">
      <w:pPr>
        <w:rPr>
          <w:rFonts w:ascii="Times New Roman" w:hAnsi="Times New Roman"/>
          <w:szCs w:val="20"/>
        </w:rPr>
      </w:pPr>
    </w:p>
    <w:p w14:paraId="2894ECC3" w14:textId="7FC2B852" w:rsidR="00E303AE" w:rsidRPr="008A086F" w:rsidRDefault="001B7BF2" w:rsidP="00E303AE">
      <w:pPr>
        <w:ind w:left="720" w:hanging="720"/>
        <w:rPr>
          <w:b/>
          <w:lang w:eastAsia="x-none"/>
        </w:rPr>
      </w:pPr>
      <w:hyperlink r:id="rId1870" w:history="1">
        <w:r w:rsidR="00D93AE1">
          <w:rPr>
            <w:rStyle w:val="Hyperlink"/>
            <w:b/>
            <w:lang w:eastAsia="x-none"/>
          </w:rPr>
          <w:t>R1-1808942</w:t>
        </w:r>
      </w:hyperlink>
      <w:r w:rsidR="00E303AE" w:rsidRPr="008A086F">
        <w:rPr>
          <w:b/>
          <w:lang w:eastAsia="x-none"/>
        </w:rPr>
        <w:tab/>
        <w:t>TR for Study on NR V2X</w:t>
      </w:r>
      <w:r w:rsidR="00E303AE" w:rsidRPr="008A086F">
        <w:rPr>
          <w:b/>
          <w:lang w:eastAsia="x-none"/>
        </w:rPr>
        <w:tab/>
        <w:t>Huawei, HiSilicon</w:t>
      </w:r>
    </w:p>
    <w:p w14:paraId="72C9AE06" w14:textId="47C483A8" w:rsidR="00E936F7" w:rsidRPr="007D6246" w:rsidRDefault="008A086F" w:rsidP="00E936F7">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sidR="0029320B" w:rsidRPr="0029320B">
        <w:rPr>
          <w:rFonts w:ascii="Times New Roman" w:hAnsi="Times New Roman"/>
          <w:szCs w:val="20"/>
        </w:rPr>
        <w:t>skeleton of TR 38.885</w:t>
      </w:r>
      <w:r w:rsidRPr="00777035">
        <w:rPr>
          <w:rFonts w:ascii="Times New Roman" w:hAnsi="Times New Roman"/>
          <w:szCs w:val="20"/>
        </w:rPr>
        <w:t xml:space="preserve"> is </w:t>
      </w:r>
      <w:r w:rsidR="0029320B" w:rsidRPr="0029320B">
        <w:rPr>
          <w:rFonts w:ascii="Times New Roman" w:hAnsi="Times New Roman"/>
          <w:szCs w:val="20"/>
          <w:highlight w:val="green"/>
        </w:rPr>
        <w:t>endorsed</w:t>
      </w:r>
      <w:r>
        <w:rPr>
          <w:rFonts w:ascii="Times New Roman" w:hAnsi="Times New Roman"/>
          <w:szCs w:val="20"/>
        </w:rPr>
        <w:t>.</w:t>
      </w:r>
    </w:p>
    <w:p w14:paraId="744BB50D" w14:textId="77777777" w:rsidR="00E303AE" w:rsidRPr="00E303AE" w:rsidRDefault="00E303AE" w:rsidP="008A086F">
      <w:pPr>
        <w:pStyle w:val="Heading4"/>
      </w:pPr>
      <w:bookmarkStart w:id="1012" w:name="_Toc521704546"/>
      <w:bookmarkStart w:id="1013" w:name="_Toc526458947"/>
      <w:r w:rsidRPr="00E303AE">
        <w:t>Sidelink design</w:t>
      </w:r>
      <w:bookmarkEnd w:id="1012"/>
      <w:bookmarkEnd w:id="1013"/>
    </w:p>
    <w:p w14:paraId="176DA71D" w14:textId="6DBC6E5C" w:rsidR="00E303AE" w:rsidRPr="00E303AE" w:rsidRDefault="001B7BF2" w:rsidP="00E303AE">
      <w:pPr>
        <w:ind w:left="720" w:hanging="720"/>
        <w:rPr>
          <w:lang w:eastAsia="x-none"/>
        </w:rPr>
      </w:pPr>
      <w:hyperlink r:id="rId1871" w:history="1">
        <w:r w:rsidR="00D93AE1">
          <w:rPr>
            <w:rStyle w:val="Hyperlink"/>
            <w:lang w:eastAsia="x-none"/>
          </w:rPr>
          <w:t>R1-1808092</w:t>
        </w:r>
      </w:hyperlink>
      <w:r w:rsidR="00E303AE" w:rsidRPr="00E303AE">
        <w:rPr>
          <w:lang w:eastAsia="x-none"/>
        </w:rPr>
        <w:tab/>
        <w:t>Overview of general PHY sidelink design</w:t>
      </w:r>
      <w:r w:rsidR="00E303AE" w:rsidRPr="00E303AE">
        <w:rPr>
          <w:lang w:eastAsia="x-none"/>
        </w:rPr>
        <w:tab/>
        <w:t>Huawei, HiSilicon,</w:t>
      </w:r>
    </w:p>
    <w:p w14:paraId="6E970FA6" w14:textId="36D37957" w:rsidR="00E303AE" w:rsidRPr="00E303AE" w:rsidRDefault="001B7BF2" w:rsidP="00E303AE">
      <w:pPr>
        <w:ind w:left="720" w:hanging="720"/>
        <w:rPr>
          <w:lang w:eastAsia="x-none"/>
        </w:rPr>
      </w:pPr>
      <w:hyperlink r:id="rId1872" w:history="1">
        <w:r w:rsidR="00D93AE1">
          <w:rPr>
            <w:rStyle w:val="Hyperlink"/>
            <w:lang w:eastAsia="x-none"/>
          </w:rPr>
          <w:t>R1-1808905</w:t>
        </w:r>
      </w:hyperlink>
      <w:r w:rsidR="00E303AE" w:rsidRPr="00E303AE">
        <w:rPr>
          <w:lang w:eastAsia="x-none"/>
        </w:rPr>
        <w:tab/>
        <w:t>Discussion on V2X use cases and priority of work in RAN1</w:t>
      </w:r>
      <w:r w:rsidR="00E303AE" w:rsidRPr="00E303AE">
        <w:rPr>
          <w:lang w:eastAsia="x-none"/>
        </w:rPr>
        <w:tab/>
        <w:t>Guangdong OPPO Mobile Telecom</w:t>
      </w:r>
    </w:p>
    <w:p w14:paraId="22F8B22A" w14:textId="605C08EA" w:rsidR="00E303AE" w:rsidRPr="00E303AE" w:rsidRDefault="001B7BF2" w:rsidP="00E303AE">
      <w:pPr>
        <w:ind w:left="720" w:hanging="720"/>
        <w:rPr>
          <w:lang w:eastAsia="x-none"/>
        </w:rPr>
      </w:pPr>
      <w:hyperlink r:id="rId1873" w:history="1">
        <w:r w:rsidR="00D93AE1">
          <w:rPr>
            <w:rStyle w:val="Hyperlink"/>
            <w:lang w:eastAsia="x-none"/>
          </w:rPr>
          <w:t>R1-1809043</w:t>
        </w:r>
      </w:hyperlink>
      <w:r w:rsidR="00E303AE" w:rsidRPr="00E303AE">
        <w:rPr>
          <w:lang w:eastAsia="x-none"/>
        </w:rPr>
        <w:tab/>
        <w:t>Overview of NR Sidelink Design</w:t>
      </w:r>
      <w:r w:rsidR="00E303AE" w:rsidRPr="00E303AE">
        <w:rPr>
          <w:lang w:eastAsia="x-none"/>
        </w:rPr>
        <w:tab/>
        <w:t>Nokia, Nokia Shanghai Bell</w:t>
      </w:r>
    </w:p>
    <w:p w14:paraId="39D7C249" w14:textId="77777777" w:rsidR="00E303AE" w:rsidRPr="00E303AE" w:rsidRDefault="00E303AE" w:rsidP="008A086F">
      <w:pPr>
        <w:pStyle w:val="Heading5"/>
      </w:pPr>
      <w:bookmarkStart w:id="1014" w:name="_Toc526458948"/>
      <w:r w:rsidRPr="00E303AE">
        <w:t>Support of unicast, groupcast and broadcast</w:t>
      </w:r>
      <w:bookmarkEnd w:id="1014"/>
    </w:p>
    <w:p w14:paraId="600D9327" w14:textId="307B7BBB" w:rsidR="0029320B" w:rsidRDefault="001B7BF2" w:rsidP="0029320B">
      <w:pPr>
        <w:ind w:left="720" w:hanging="720"/>
        <w:rPr>
          <w:b/>
          <w:lang w:eastAsia="x-none"/>
        </w:rPr>
      </w:pPr>
      <w:hyperlink r:id="rId1874" w:history="1">
        <w:r w:rsidR="00D93AE1">
          <w:rPr>
            <w:rStyle w:val="Hyperlink"/>
            <w:b/>
            <w:lang w:eastAsia="x-none"/>
          </w:rPr>
          <w:t>R1-1808307</w:t>
        </w:r>
      </w:hyperlink>
      <w:r w:rsidR="0029320B" w:rsidRPr="0029320B">
        <w:rPr>
          <w:b/>
          <w:lang w:eastAsia="x-none"/>
        </w:rPr>
        <w:tab/>
        <w:t>Sidelink design for unicast and groupcast</w:t>
      </w:r>
      <w:r w:rsidR="0029320B" w:rsidRPr="0029320B">
        <w:rPr>
          <w:b/>
          <w:lang w:eastAsia="x-none"/>
        </w:rPr>
        <w:tab/>
        <w:t>Fraunhofer HHI</w:t>
      </w:r>
    </w:p>
    <w:p w14:paraId="6AA566A3" w14:textId="77777777" w:rsidR="0029320B" w:rsidRPr="0029320B" w:rsidRDefault="0029320B" w:rsidP="0029320B">
      <w:pPr>
        <w:autoSpaceDE w:val="0"/>
        <w:autoSpaceDN w:val="0"/>
        <w:adjustRightInd w:val="0"/>
        <w:snapToGrid w:val="0"/>
        <w:ind w:left="720"/>
        <w:jc w:val="both"/>
        <w:rPr>
          <w:rFonts w:ascii="Times New Roman" w:eastAsia="SimSun" w:hAnsi="Times New Roman"/>
          <w:szCs w:val="20"/>
          <w:lang w:val="en-US" w:eastAsia="zh-CN"/>
        </w:rPr>
      </w:pPr>
      <w:r w:rsidRPr="0029320B">
        <w:rPr>
          <w:rFonts w:ascii="Times New Roman" w:eastAsia="SimSun" w:hAnsi="Times New Roman"/>
          <w:szCs w:val="20"/>
          <w:lang w:val="en-US" w:eastAsia="zh-CN"/>
        </w:rPr>
        <w:t>Observation 1: Existing blind retransmission mechanisms in V2X broadcast are not spectrally efficient to support V2X unicast.</w:t>
      </w:r>
    </w:p>
    <w:p w14:paraId="74B8CFF3" w14:textId="77777777" w:rsidR="0029320B" w:rsidRPr="0029320B" w:rsidRDefault="0029320B" w:rsidP="0029320B">
      <w:pPr>
        <w:autoSpaceDE w:val="0"/>
        <w:autoSpaceDN w:val="0"/>
        <w:adjustRightInd w:val="0"/>
        <w:snapToGrid w:val="0"/>
        <w:ind w:left="720"/>
        <w:jc w:val="both"/>
        <w:rPr>
          <w:rFonts w:ascii="Times New Roman" w:eastAsia="SimSun" w:hAnsi="Times New Roman"/>
          <w:szCs w:val="20"/>
          <w:lang w:val="en-US"/>
        </w:rPr>
      </w:pPr>
      <w:r w:rsidRPr="0029320B">
        <w:rPr>
          <w:rFonts w:ascii="Times New Roman" w:eastAsia="SimSun" w:hAnsi="Times New Roman"/>
          <w:szCs w:val="20"/>
          <w:lang w:val="en-US"/>
        </w:rPr>
        <w:t>Proposal 1: Study different CQI reporting mechanisms and its implications for in-coverage NR V2X UEs.</w:t>
      </w:r>
    </w:p>
    <w:p w14:paraId="710E995B" w14:textId="77777777" w:rsidR="0029320B" w:rsidRPr="0029320B" w:rsidRDefault="0029320B" w:rsidP="0029320B">
      <w:pPr>
        <w:autoSpaceDE w:val="0"/>
        <w:autoSpaceDN w:val="0"/>
        <w:adjustRightInd w:val="0"/>
        <w:snapToGrid w:val="0"/>
        <w:ind w:left="720"/>
        <w:jc w:val="both"/>
        <w:rPr>
          <w:rFonts w:ascii="Times New Roman" w:eastAsia="SimSun" w:hAnsi="Times New Roman"/>
          <w:szCs w:val="20"/>
          <w:lang w:val="en-US"/>
        </w:rPr>
      </w:pPr>
      <w:r w:rsidRPr="0029320B">
        <w:rPr>
          <w:rFonts w:ascii="Times New Roman" w:eastAsia="SimSun" w:hAnsi="Times New Roman"/>
          <w:szCs w:val="20"/>
          <w:lang w:val="en-US"/>
        </w:rPr>
        <w:t>Proposal 2: Study the implications for introducing HARQ for unicast and groupcast SL in NR V2X.</w:t>
      </w:r>
    </w:p>
    <w:p w14:paraId="581E3078" w14:textId="77777777" w:rsidR="0029320B" w:rsidRPr="0029320B" w:rsidRDefault="0029320B" w:rsidP="0029320B">
      <w:pPr>
        <w:autoSpaceDE w:val="0"/>
        <w:autoSpaceDN w:val="0"/>
        <w:adjustRightInd w:val="0"/>
        <w:snapToGrid w:val="0"/>
        <w:ind w:left="720"/>
        <w:jc w:val="both"/>
        <w:rPr>
          <w:rFonts w:ascii="Times New Roman" w:eastAsia="SimSun" w:hAnsi="Times New Roman"/>
          <w:szCs w:val="20"/>
          <w:lang w:val="en-US"/>
        </w:rPr>
      </w:pPr>
      <w:r w:rsidRPr="0029320B">
        <w:rPr>
          <w:rFonts w:ascii="Times New Roman" w:eastAsia="SimSun" w:hAnsi="Times New Roman"/>
          <w:szCs w:val="20"/>
          <w:lang w:val="en-US"/>
        </w:rPr>
        <w:t xml:space="preserve">Proposal 3: Evaluate the suitability of blind retransmission mechanisms for NR V2X. </w:t>
      </w:r>
    </w:p>
    <w:p w14:paraId="044DA076" w14:textId="77777777" w:rsidR="0029320B" w:rsidRDefault="0029320B" w:rsidP="00E303AE">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7B637D0D" w14:textId="264DFC36" w:rsidR="0029320B" w:rsidRDefault="0029320B" w:rsidP="00E303AE">
      <w:pPr>
        <w:ind w:left="720" w:hanging="720"/>
        <w:rPr>
          <w:rFonts w:ascii="Times New Roman" w:hAnsi="Times New Roman"/>
          <w:szCs w:val="20"/>
        </w:rPr>
      </w:pPr>
    </w:p>
    <w:p w14:paraId="06BB1B6F" w14:textId="293D7591" w:rsidR="0029320B" w:rsidRDefault="001B7BF2" w:rsidP="0029320B">
      <w:pPr>
        <w:ind w:left="720" w:hanging="720"/>
        <w:rPr>
          <w:b/>
          <w:lang w:eastAsia="x-none"/>
        </w:rPr>
      </w:pPr>
      <w:hyperlink r:id="rId1875" w:history="1">
        <w:r w:rsidR="00D93AE1">
          <w:rPr>
            <w:rStyle w:val="Hyperlink"/>
            <w:b/>
            <w:lang w:eastAsia="x-none"/>
          </w:rPr>
          <w:t>R1-1808519</w:t>
        </w:r>
      </w:hyperlink>
      <w:r w:rsidR="0029320B" w:rsidRPr="0029320B">
        <w:rPr>
          <w:b/>
          <w:lang w:eastAsia="x-none"/>
        </w:rPr>
        <w:tab/>
        <w:t>Discussion on support of unicast, groupcast and broadcast for sidelink</w:t>
      </w:r>
      <w:r w:rsidR="0029320B" w:rsidRPr="0029320B">
        <w:rPr>
          <w:b/>
          <w:lang w:eastAsia="x-none"/>
        </w:rPr>
        <w:tab/>
        <w:t>LG Electronics</w:t>
      </w:r>
    </w:p>
    <w:p w14:paraId="295F2A79" w14:textId="77777777" w:rsidR="0029320B" w:rsidRPr="0029320B" w:rsidRDefault="0029320B" w:rsidP="0029320B">
      <w:pPr>
        <w:ind w:left="720"/>
        <w:rPr>
          <w:lang w:val="en-US" w:eastAsia="ko-KR"/>
        </w:rPr>
      </w:pPr>
      <w:r w:rsidRPr="0029320B">
        <w:rPr>
          <w:lang w:val="en-US" w:eastAsia="ko-KR"/>
        </w:rPr>
        <w:t>Proposal 1: HARQ feedback is supported at least for unicast. FFS for groupcast and broadcast.</w:t>
      </w:r>
    </w:p>
    <w:p w14:paraId="42ED1CD4" w14:textId="77777777" w:rsidR="0029320B" w:rsidRPr="0029320B" w:rsidRDefault="0029320B" w:rsidP="0029320B">
      <w:pPr>
        <w:ind w:left="720"/>
        <w:rPr>
          <w:lang w:val="en-US" w:eastAsia="ko-KR"/>
        </w:rPr>
      </w:pPr>
      <w:r w:rsidRPr="0029320B">
        <w:rPr>
          <w:lang w:val="en-US" w:eastAsia="ko-KR"/>
        </w:rPr>
        <w:t>Proposal 2: Further study is needed whether to adopt a separate discovery channel.</w:t>
      </w:r>
    </w:p>
    <w:p w14:paraId="6AB4B527" w14:textId="2CD090E4" w:rsidR="0029320B" w:rsidRPr="0029320B" w:rsidRDefault="0029320B" w:rsidP="0029320B">
      <w:pPr>
        <w:ind w:left="720"/>
        <w:rPr>
          <w:lang w:val="en-US" w:eastAsia="ko-KR"/>
        </w:rPr>
      </w:pPr>
      <w:r w:rsidRPr="0029320B">
        <w:rPr>
          <w:lang w:val="en-US" w:eastAsia="ko-KR"/>
        </w:rPr>
        <w:t>Observation 1: Identifier for communication can be included in physical control channel.</w:t>
      </w:r>
    </w:p>
    <w:p w14:paraId="13284972" w14:textId="77777777" w:rsidR="0029320B" w:rsidRDefault="0029320B" w:rsidP="0029320B">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18D1646F" w14:textId="232E220B" w:rsidR="0029320B" w:rsidRDefault="0029320B" w:rsidP="00E303AE">
      <w:pPr>
        <w:ind w:left="720" w:hanging="720"/>
        <w:rPr>
          <w:rFonts w:ascii="Times New Roman" w:hAnsi="Times New Roman"/>
          <w:szCs w:val="20"/>
        </w:rPr>
      </w:pPr>
    </w:p>
    <w:p w14:paraId="2938450C" w14:textId="0EFFF550" w:rsidR="0020141E" w:rsidRPr="0020141E" w:rsidRDefault="001B7BF2" w:rsidP="0020141E">
      <w:pPr>
        <w:ind w:left="720" w:hanging="720"/>
        <w:rPr>
          <w:b/>
          <w:lang w:eastAsia="x-none"/>
        </w:rPr>
      </w:pPr>
      <w:hyperlink r:id="rId1876" w:history="1">
        <w:r w:rsidR="00D93AE1">
          <w:rPr>
            <w:rStyle w:val="Hyperlink"/>
            <w:b/>
            <w:lang w:eastAsia="x-none"/>
          </w:rPr>
          <w:t>R1-1808775</w:t>
        </w:r>
      </w:hyperlink>
      <w:r w:rsidR="0020141E" w:rsidRPr="0020141E">
        <w:rPr>
          <w:b/>
          <w:lang w:eastAsia="x-none"/>
        </w:rPr>
        <w:tab/>
        <w:t>Discussion on unicast, groupcast and broadcast for NR V2X</w:t>
      </w:r>
      <w:r w:rsidR="0020141E" w:rsidRPr="0020141E">
        <w:rPr>
          <w:b/>
          <w:lang w:eastAsia="x-none"/>
        </w:rPr>
        <w:tab/>
        <w:t>Samsung</w:t>
      </w:r>
    </w:p>
    <w:p w14:paraId="130EEBCC" w14:textId="77777777" w:rsidR="0020141E" w:rsidRPr="0020141E" w:rsidRDefault="0020141E" w:rsidP="0020141E">
      <w:pPr>
        <w:jc w:val="both"/>
        <w:rPr>
          <w:rFonts w:ascii="Times New Roman" w:eastAsia="SimSun" w:hAnsi="Times New Roman"/>
          <w:szCs w:val="20"/>
          <w:lang w:val="en-US" w:eastAsia="zh-CN"/>
        </w:rPr>
      </w:pPr>
      <w:r w:rsidRPr="0020141E">
        <w:rPr>
          <w:rFonts w:ascii="Times New Roman" w:eastAsia="SimSun" w:hAnsi="Times New Roman" w:hint="eastAsia"/>
          <w:szCs w:val="20"/>
          <w:lang w:val="en-US" w:eastAsia="zh-CN"/>
        </w:rPr>
        <w:t>Observation 1:</w:t>
      </w:r>
    </w:p>
    <w:p w14:paraId="3E78B751" w14:textId="77777777" w:rsidR="0020141E" w:rsidRPr="0020141E" w:rsidRDefault="0020141E" w:rsidP="008E772F">
      <w:pPr>
        <w:numPr>
          <w:ilvl w:val="0"/>
          <w:numId w:val="69"/>
        </w:numPr>
        <w:ind w:left="567" w:hanging="167"/>
        <w:jc w:val="both"/>
        <w:rPr>
          <w:rFonts w:ascii="Times New Roman" w:eastAsia="SimSun" w:hAnsi="Times New Roman"/>
          <w:szCs w:val="20"/>
          <w:lang w:val="en-US" w:eastAsia="zh-CN"/>
        </w:rPr>
      </w:pPr>
      <w:r w:rsidRPr="0020141E">
        <w:rPr>
          <w:rFonts w:ascii="Times New Roman" w:eastAsia="SimSun" w:hAnsi="Times New Roman"/>
          <w:szCs w:val="20"/>
          <w:lang w:val="en-US" w:eastAsia="zh-CN"/>
        </w:rPr>
        <w:t>H</w:t>
      </w:r>
      <w:r w:rsidRPr="0020141E">
        <w:rPr>
          <w:rFonts w:ascii="Times New Roman" w:eastAsia="SimSun" w:hAnsi="Times New Roman" w:hint="eastAsia"/>
          <w:szCs w:val="20"/>
          <w:lang w:val="en-US" w:eastAsia="zh-CN"/>
        </w:rPr>
        <w:t>igh layer unicast/groupcast causes useless decoding and increases UE power consumption.</w:t>
      </w:r>
    </w:p>
    <w:p w14:paraId="381D7FD5" w14:textId="77777777" w:rsidR="0020141E" w:rsidRPr="0020141E" w:rsidRDefault="0020141E" w:rsidP="008E772F">
      <w:pPr>
        <w:numPr>
          <w:ilvl w:val="0"/>
          <w:numId w:val="69"/>
        </w:numPr>
        <w:ind w:left="567" w:hanging="167"/>
        <w:jc w:val="both"/>
        <w:rPr>
          <w:rFonts w:ascii="Times New Roman" w:eastAsia="SimSun" w:hAnsi="Times New Roman"/>
          <w:szCs w:val="20"/>
          <w:lang w:val="en-US" w:eastAsia="zh-CN"/>
        </w:rPr>
      </w:pPr>
      <w:r w:rsidRPr="0020141E">
        <w:rPr>
          <w:rFonts w:ascii="Times New Roman" w:eastAsia="SimSun" w:hAnsi="Times New Roman"/>
          <w:szCs w:val="20"/>
          <w:lang w:val="en-US" w:eastAsia="zh-CN"/>
        </w:rPr>
        <w:t>I</w:t>
      </w:r>
      <w:r w:rsidRPr="0020141E">
        <w:rPr>
          <w:rFonts w:ascii="Times New Roman" w:eastAsia="SimSun" w:hAnsi="Times New Roman" w:hint="eastAsia"/>
          <w:szCs w:val="20"/>
          <w:lang w:val="en-US" w:eastAsia="zh-CN"/>
        </w:rPr>
        <w:t xml:space="preserve">t is better to use a ID in physical layer to identify a unicast/groupcast transmission. </w:t>
      </w:r>
      <w:r w:rsidRPr="0020141E">
        <w:rPr>
          <w:rFonts w:ascii="Times New Roman" w:eastAsia="SimSun" w:hAnsi="Times New Roman"/>
          <w:szCs w:val="20"/>
          <w:lang w:val="en-US" w:eastAsia="zh-CN"/>
        </w:rPr>
        <w:t>An</w:t>
      </w:r>
      <w:r w:rsidRPr="0020141E">
        <w:rPr>
          <w:rFonts w:ascii="Times New Roman" w:eastAsia="SimSun" w:hAnsi="Times New Roman" w:hint="eastAsia"/>
          <w:szCs w:val="20"/>
          <w:lang w:val="en-US" w:eastAsia="zh-CN"/>
        </w:rPr>
        <w:t xml:space="preserve"> ID is also required to support HARQ transmission and other physical layer functions. </w:t>
      </w:r>
    </w:p>
    <w:p w14:paraId="3745F539" w14:textId="77777777" w:rsidR="0020141E" w:rsidRPr="0020141E" w:rsidRDefault="0020141E" w:rsidP="0020141E">
      <w:pPr>
        <w:jc w:val="both"/>
        <w:rPr>
          <w:rFonts w:ascii="Times New Roman" w:eastAsia="SimSun" w:hAnsi="Times New Roman"/>
          <w:szCs w:val="20"/>
          <w:lang w:val="en-US" w:eastAsia="zh-CN"/>
        </w:rPr>
      </w:pPr>
      <w:r w:rsidRPr="0020141E">
        <w:rPr>
          <w:rFonts w:ascii="Times New Roman" w:eastAsia="SimSun" w:hAnsi="Times New Roman" w:hint="eastAsia"/>
          <w:szCs w:val="20"/>
          <w:lang w:val="en-US" w:eastAsia="zh-CN"/>
        </w:rPr>
        <w:t>Observation 2:</w:t>
      </w:r>
    </w:p>
    <w:p w14:paraId="11DD5969" w14:textId="77777777" w:rsidR="0020141E" w:rsidRPr="0020141E" w:rsidRDefault="0020141E" w:rsidP="008E772F">
      <w:pPr>
        <w:numPr>
          <w:ilvl w:val="0"/>
          <w:numId w:val="69"/>
        </w:numPr>
        <w:ind w:left="567" w:hanging="167"/>
        <w:jc w:val="both"/>
        <w:rPr>
          <w:rFonts w:ascii="Times New Roman" w:eastAsia="SimSun" w:hAnsi="Times New Roman"/>
          <w:szCs w:val="20"/>
          <w:lang w:val="en-US" w:eastAsia="zh-CN"/>
        </w:rPr>
      </w:pPr>
      <w:r w:rsidRPr="0020141E">
        <w:rPr>
          <w:rFonts w:ascii="Times New Roman" w:eastAsia="SimSun" w:hAnsi="Times New Roman"/>
          <w:szCs w:val="20"/>
          <w:lang w:val="en-US" w:eastAsia="zh-CN"/>
        </w:rPr>
        <w:t>D</w:t>
      </w:r>
      <w:r w:rsidRPr="0020141E">
        <w:rPr>
          <w:rFonts w:ascii="Times New Roman" w:eastAsia="SimSun" w:hAnsi="Times New Roman" w:hint="eastAsia"/>
          <w:szCs w:val="20"/>
          <w:lang w:val="en-US" w:eastAsia="zh-CN"/>
        </w:rPr>
        <w:t xml:space="preserve">iscovery is needed before setting up unicast transmission of a pair of UEs. </w:t>
      </w:r>
    </w:p>
    <w:p w14:paraId="73BBD27B" w14:textId="77777777" w:rsidR="0020141E" w:rsidRPr="0020141E" w:rsidRDefault="0020141E" w:rsidP="008E772F">
      <w:pPr>
        <w:numPr>
          <w:ilvl w:val="0"/>
          <w:numId w:val="69"/>
        </w:numPr>
        <w:ind w:left="567" w:hanging="167"/>
        <w:jc w:val="both"/>
        <w:rPr>
          <w:rFonts w:ascii="Times New Roman" w:eastAsia="SimSun" w:hAnsi="Times New Roman"/>
          <w:szCs w:val="20"/>
          <w:lang w:val="en-US" w:eastAsia="zh-CN"/>
        </w:rPr>
      </w:pPr>
      <w:r w:rsidRPr="0020141E">
        <w:rPr>
          <w:rFonts w:ascii="Times New Roman" w:eastAsia="SimSun" w:hAnsi="Times New Roman" w:hint="eastAsia"/>
          <w:szCs w:val="20"/>
          <w:lang w:val="en-US" w:eastAsia="zh-CN"/>
        </w:rPr>
        <w:t xml:space="preserve">HARQ based data </w:t>
      </w:r>
      <w:r w:rsidRPr="0020141E">
        <w:rPr>
          <w:rFonts w:ascii="Times New Roman" w:eastAsia="SimSun" w:hAnsi="Times New Roman"/>
          <w:szCs w:val="20"/>
          <w:lang w:val="en-US" w:eastAsia="zh-CN"/>
        </w:rPr>
        <w:t>transmission</w:t>
      </w:r>
      <w:r w:rsidRPr="0020141E">
        <w:rPr>
          <w:rFonts w:ascii="Times New Roman" w:eastAsia="SimSun" w:hAnsi="Times New Roman" w:hint="eastAsia"/>
          <w:szCs w:val="20"/>
          <w:lang w:val="en-US" w:eastAsia="zh-CN"/>
        </w:rPr>
        <w:t xml:space="preserve"> could be more resource efficient. </w:t>
      </w:r>
      <w:r w:rsidRPr="0020141E">
        <w:rPr>
          <w:rFonts w:ascii="Times New Roman" w:eastAsia="SimSun" w:hAnsi="Times New Roman"/>
          <w:szCs w:val="20"/>
          <w:lang w:val="en-US" w:eastAsia="zh-CN"/>
        </w:rPr>
        <w:t>F</w:t>
      </w:r>
      <w:r w:rsidRPr="0020141E">
        <w:rPr>
          <w:rFonts w:ascii="Times New Roman" w:eastAsia="SimSun" w:hAnsi="Times New Roman" w:hint="eastAsia"/>
          <w:szCs w:val="20"/>
          <w:lang w:val="en-US" w:eastAsia="zh-CN"/>
        </w:rPr>
        <w:t>urther discussion on how to support HARQ-ACK/CSI feedback in NR V2X.</w:t>
      </w:r>
    </w:p>
    <w:p w14:paraId="52EED68F" w14:textId="77777777" w:rsidR="0020141E" w:rsidRPr="0020141E" w:rsidRDefault="0020141E" w:rsidP="0020141E">
      <w:pPr>
        <w:jc w:val="both"/>
        <w:rPr>
          <w:rFonts w:ascii="Times New Roman" w:eastAsia="Malgun Gothic" w:hAnsi="Times New Roman"/>
          <w:szCs w:val="20"/>
          <w:lang w:val="en-US" w:eastAsia="ko-KR"/>
        </w:rPr>
      </w:pPr>
      <w:r w:rsidRPr="0020141E">
        <w:rPr>
          <w:rFonts w:ascii="Times New Roman" w:eastAsia="SimSun" w:hAnsi="Times New Roman" w:hint="eastAsia"/>
          <w:szCs w:val="20"/>
          <w:lang w:val="en-US" w:eastAsia="zh-CN"/>
        </w:rPr>
        <w:t>Observation 3:</w:t>
      </w:r>
    </w:p>
    <w:p w14:paraId="2FAA2017" w14:textId="77777777" w:rsidR="0020141E" w:rsidRPr="0020141E" w:rsidRDefault="0020141E" w:rsidP="008E772F">
      <w:pPr>
        <w:numPr>
          <w:ilvl w:val="0"/>
          <w:numId w:val="69"/>
        </w:numPr>
        <w:ind w:left="567" w:hanging="167"/>
        <w:jc w:val="both"/>
        <w:rPr>
          <w:rFonts w:ascii="Times New Roman" w:eastAsia="SimSun" w:hAnsi="Times New Roman"/>
          <w:szCs w:val="20"/>
          <w:lang w:val="en-US" w:eastAsia="zh-CN"/>
        </w:rPr>
      </w:pPr>
      <w:r w:rsidRPr="0020141E">
        <w:rPr>
          <w:rFonts w:ascii="Times New Roman" w:eastAsia="Malgun Gothic" w:hAnsi="Times New Roman" w:hint="eastAsia"/>
          <w:szCs w:val="20"/>
          <w:lang w:val="en-US" w:eastAsia="ko-KR"/>
        </w:rPr>
        <w:t xml:space="preserve">Discussion on how to </w:t>
      </w:r>
      <w:r w:rsidRPr="0020141E">
        <w:rPr>
          <w:rFonts w:ascii="Times New Roman" w:eastAsia="Malgun Gothic" w:hAnsi="Times New Roman"/>
          <w:szCs w:val="20"/>
          <w:lang w:val="en-US" w:eastAsia="ko-KR"/>
        </w:rPr>
        <w:t>distinguish</w:t>
      </w:r>
      <w:r w:rsidRPr="0020141E">
        <w:rPr>
          <w:rFonts w:ascii="Times New Roman" w:eastAsia="Malgun Gothic" w:hAnsi="Times New Roman" w:hint="eastAsia"/>
          <w:szCs w:val="20"/>
          <w:lang w:val="en-US" w:eastAsia="ko-KR"/>
        </w:rPr>
        <w:t xml:space="preserve"> between groupcast and broadcast is needed.</w:t>
      </w:r>
      <w:r w:rsidRPr="0020141E">
        <w:rPr>
          <w:rFonts w:ascii="Times New Roman" w:eastAsia="SimSun" w:hAnsi="Times New Roman"/>
          <w:szCs w:val="20"/>
          <w:lang w:val="en-US" w:eastAsia="zh-CN"/>
        </w:rPr>
        <w:t>D</w:t>
      </w:r>
      <w:r w:rsidRPr="0020141E">
        <w:rPr>
          <w:rFonts w:ascii="Times New Roman" w:eastAsia="SimSun" w:hAnsi="Times New Roman" w:hint="eastAsia"/>
          <w:szCs w:val="20"/>
          <w:lang w:val="en-US" w:eastAsia="zh-CN"/>
        </w:rPr>
        <w:t xml:space="preserve">iscovery procedure can be used to form a group of UEs doing groupcast transmission. </w:t>
      </w:r>
    </w:p>
    <w:p w14:paraId="2C9DDAAA" w14:textId="77777777" w:rsidR="0020141E" w:rsidRPr="0020141E" w:rsidRDefault="0020141E" w:rsidP="008E772F">
      <w:pPr>
        <w:numPr>
          <w:ilvl w:val="0"/>
          <w:numId w:val="69"/>
        </w:numPr>
        <w:ind w:left="567" w:hanging="167"/>
        <w:jc w:val="both"/>
        <w:rPr>
          <w:rFonts w:ascii="Times New Roman" w:eastAsia="SimSun" w:hAnsi="Times New Roman"/>
          <w:szCs w:val="20"/>
          <w:lang w:val="en-US" w:eastAsia="zh-CN"/>
        </w:rPr>
      </w:pPr>
      <w:r w:rsidRPr="0020141E">
        <w:rPr>
          <w:rFonts w:ascii="Times New Roman" w:eastAsia="SimSun" w:hAnsi="Times New Roman"/>
          <w:szCs w:val="20"/>
          <w:lang w:val="en-US" w:eastAsia="zh-CN"/>
        </w:rPr>
        <w:t>A</w:t>
      </w:r>
      <w:r w:rsidRPr="0020141E">
        <w:rPr>
          <w:rFonts w:ascii="Times New Roman" w:eastAsia="SimSun" w:hAnsi="Times New Roman" w:hint="eastAsia"/>
          <w:szCs w:val="20"/>
          <w:lang w:val="en-US" w:eastAsia="zh-CN"/>
        </w:rPr>
        <w:t xml:space="preserve">dd/release of UEs to a groupcast group may be needed. </w:t>
      </w:r>
    </w:p>
    <w:p w14:paraId="3EDA6A19" w14:textId="77777777" w:rsidR="0020141E" w:rsidRPr="0020141E" w:rsidRDefault="0020141E" w:rsidP="008E772F">
      <w:pPr>
        <w:numPr>
          <w:ilvl w:val="0"/>
          <w:numId w:val="69"/>
        </w:numPr>
        <w:ind w:left="567" w:hanging="167"/>
        <w:jc w:val="both"/>
        <w:rPr>
          <w:rFonts w:ascii="Times New Roman" w:eastAsia="SimSun" w:hAnsi="Times New Roman"/>
          <w:szCs w:val="20"/>
          <w:lang w:val="en-US" w:eastAsia="zh-CN"/>
        </w:rPr>
      </w:pPr>
      <w:r w:rsidRPr="0020141E">
        <w:rPr>
          <w:rFonts w:ascii="Times New Roman" w:eastAsia="SimSun" w:hAnsi="Times New Roman"/>
          <w:szCs w:val="20"/>
          <w:lang w:val="en-US" w:eastAsia="zh-CN"/>
        </w:rPr>
        <w:t>F</w:t>
      </w:r>
      <w:r w:rsidRPr="0020141E">
        <w:rPr>
          <w:rFonts w:ascii="Times New Roman" w:eastAsia="SimSun" w:hAnsi="Times New Roman" w:hint="eastAsia"/>
          <w:szCs w:val="20"/>
          <w:lang w:val="en-US" w:eastAsia="zh-CN"/>
        </w:rPr>
        <w:t xml:space="preserve">urther study on HARQ-ACK feedback and increasing retransmission efficiency. Further study on </w:t>
      </w:r>
      <w:r w:rsidRPr="0020141E">
        <w:rPr>
          <w:rFonts w:ascii="Times New Roman" w:eastAsia="SimSun" w:hAnsi="Times New Roman"/>
          <w:szCs w:val="20"/>
          <w:lang w:val="en-US" w:eastAsia="zh-CN"/>
        </w:rPr>
        <w:t>obtaining</w:t>
      </w:r>
      <w:r w:rsidRPr="0020141E">
        <w:rPr>
          <w:rFonts w:ascii="Times New Roman" w:eastAsia="SimSun" w:hAnsi="Times New Roman" w:hint="eastAsia"/>
          <w:szCs w:val="20"/>
          <w:lang w:val="en-US" w:eastAsia="zh-CN"/>
        </w:rPr>
        <w:t xml:space="preserve"> channel state information.</w:t>
      </w:r>
    </w:p>
    <w:p w14:paraId="173E9922" w14:textId="77777777" w:rsidR="0020141E" w:rsidRPr="0020141E" w:rsidRDefault="0020141E" w:rsidP="0020141E">
      <w:pPr>
        <w:jc w:val="both"/>
        <w:rPr>
          <w:rFonts w:ascii="Times New Roman" w:eastAsia="SimSun" w:hAnsi="Times New Roman"/>
          <w:szCs w:val="20"/>
          <w:lang w:val="en-US" w:eastAsia="zh-CN"/>
        </w:rPr>
      </w:pPr>
      <w:r w:rsidRPr="0020141E">
        <w:rPr>
          <w:rFonts w:ascii="Times New Roman" w:eastAsia="SimSun" w:hAnsi="Times New Roman" w:hint="eastAsia"/>
          <w:szCs w:val="20"/>
          <w:lang w:val="en-US" w:eastAsia="zh-CN"/>
        </w:rPr>
        <w:t>Observation 4:</w:t>
      </w:r>
    </w:p>
    <w:p w14:paraId="5785652C" w14:textId="77777777" w:rsidR="0020141E" w:rsidRPr="0020141E" w:rsidRDefault="0020141E" w:rsidP="008E772F">
      <w:pPr>
        <w:numPr>
          <w:ilvl w:val="0"/>
          <w:numId w:val="69"/>
        </w:numPr>
        <w:ind w:left="567" w:hanging="167"/>
        <w:jc w:val="both"/>
        <w:rPr>
          <w:rFonts w:ascii="Times New Roman" w:eastAsia="SimSun" w:hAnsi="Times New Roman"/>
          <w:szCs w:val="20"/>
          <w:lang w:val="en-US" w:eastAsia="zh-CN"/>
        </w:rPr>
      </w:pPr>
      <w:r w:rsidRPr="0020141E">
        <w:rPr>
          <w:rFonts w:ascii="Times New Roman" w:eastAsia="SimSun" w:hAnsi="Times New Roman"/>
          <w:szCs w:val="20"/>
          <w:lang w:val="en-US" w:eastAsia="zh-CN"/>
        </w:rPr>
        <w:t>S</w:t>
      </w:r>
      <w:r w:rsidRPr="0020141E">
        <w:rPr>
          <w:rFonts w:ascii="Times New Roman" w:eastAsia="SimSun" w:hAnsi="Times New Roman" w:hint="eastAsia"/>
          <w:szCs w:val="20"/>
          <w:lang w:val="en-US" w:eastAsia="zh-CN"/>
        </w:rPr>
        <w:t xml:space="preserve">trive to have a common design to support unicast, groupcast and broadcast. </w:t>
      </w:r>
    </w:p>
    <w:p w14:paraId="78EF58D5" w14:textId="77777777" w:rsidR="0020141E" w:rsidRDefault="0020141E" w:rsidP="0020141E">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63E79531" w14:textId="15B7B37E" w:rsidR="0020141E" w:rsidRDefault="0020141E" w:rsidP="00E303AE">
      <w:pPr>
        <w:ind w:left="720" w:hanging="720"/>
        <w:rPr>
          <w:rFonts w:ascii="Times New Roman" w:hAnsi="Times New Roman"/>
          <w:szCs w:val="20"/>
        </w:rPr>
      </w:pPr>
    </w:p>
    <w:p w14:paraId="4F4DB593" w14:textId="74EF9A0F" w:rsidR="00637205" w:rsidRDefault="001B7BF2" w:rsidP="00637205">
      <w:pPr>
        <w:ind w:left="720" w:hanging="720"/>
        <w:rPr>
          <w:b/>
          <w:lang w:eastAsia="x-none"/>
        </w:rPr>
      </w:pPr>
      <w:hyperlink r:id="rId1877" w:history="1">
        <w:r w:rsidR="00D93AE1">
          <w:rPr>
            <w:rStyle w:val="Hyperlink"/>
            <w:b/>
            <w:lang w:eastAsia="x-none"/>
          </w:rPr>
          <w:t>R1-1809156</w:t>
        </w:r>
      </w:hyperlink>
      <w:r w:rsidR="00637205" w:rsidRPr="00637205">
        <w:rPr>
          <w:b/>
          <w:lang w:eastAsia="x-none"/>
        </w:rPr>
        <w:tab/>
        <w:t>Support of unicast, groupcast and broadcast</w:t>
      </w:r>
      <w:r w:rsidR="00637205" w:rsidRPr="00637205">
        <w:rPr>
          <w:b/>
          <w:lang w:eastAsia="x-none"/>
        </w:rPr>
        <w:tab/>
        <w:t>NTT DOCOMO, INC.</w:t>
      </w:r>
    </w:p>
    <w:p w14:paraId="14795073" w14:textId="77777777" w:rsidR="00637205" w:rsidRPr="00637205" w:rsidRDefault="00637205" w:rsidP="008E772F">
      <w:pPr>
        <w:pStyle w:val="ListParagraph"/>
        <w:numPr>
          <w:ilvl w:val="0"/>
          <w:numId w:val="68"/>
        </w:numPr>
        <w:spacing w:after="0"/>
        <w:ind w:left="714" w:hanging="357"/>
        <w:rPr>
          <w:lang w:eastAsia="zh-CN"/>
        </w:rPr>
      </w:pPr>
      <w:r w:rsidRPr="00637205">
        <w:rPr>
          <w:lang w:eastAsia="zh-CN"/>
        </w:rPr>
        <w:t>Proposal 1: Support UE grouping procedure in NR V2X.</w:t>
      </w:r>
    </w:p>
    <w:p w14:paraId="0D100F11" w14:textId="77777777" w:rsidR="00637205" w:rsidRPr="00637205" w:rsidRDefault="00637205" w:rsidP="008E772F">
      <w:pPr>
        <w:pStyle w:val="ListParagraph"/>
        <w:numPr>
          <w:ilvl w:val="0"/>
          <w:numId w:val="68"/>
        </w:numPr>
        <w:spacing w:after="0"/>
        <w:ind w:left="714" w:hanging="357"/>
        <w:rPr>
          <w:lang w:eastAsia="zh-CN"/>
        </w:rPr>
      </w:pPr>
      <w:r w:rsidRPr="00637205">
        <w:rPr>
          <w:lang w:eastAsia="zh-CN"/>
        </w:rPr>
        <w:t>Proposal 2: Rel-13 D2D relay UE discovery and selection procedure can be a start point to study UE grouping procedure.</w:t>
      </w:r>
    </w:p>
    <w:p w14:paraId="3C1EB6FF" w14:textId="77777777" w:rsidR="00637205" w:rsidRPr="00637205" w:rsidRDefault="00637205" w:rsidP="008E772F">
      <w:pPr>
        <w:pStyle w:val="ListParagraph"/>
        <w:numPr>
          <w:ilvl w:val="0"/>
          <w:numId w:val="68"/>
        </w:numPr>
        <w:spacing w:after="0"/>
        <w:ind w:left="714" w:hanging="357"/>
        <w:rPr>
          <w:lang w:eastAsia="zh-CN"/>
        </w:rPr>
      </w:pPr>
      <w:r w:rsidRPr="00637205">
        <w:rPr>
          <w:lang w:eastAsia="zh-CN"/>
        </w:rPr>
        <w:t>Proposal 3: Study the necessity to specify discovery channel (PSDCH) to support UE grouping procedure.</w:t>
      </w:r>
    </w:p>
    <w:p w14:paraId="015F3AD8" w14:textId="77777777" w:rsidR="00637205" w:rsidRPr="00637205" w:rsidRDefault="00637205" w:rsidP="008E772F">
      <w:pPr>
        <w:pStyle w:val="ListParagraph"/>
        <w:numPr>
          <w:ilvl w:val="0"/>
          <w:numId w:val="68"/>
        </w:numPr>
        <w:spacing w:after="0"/>
        <w:ind w:left="714" w:hanging="357"/>
        <w:rPr>
          <w:lang w:eastAsia="zh-CN"/>
        </w:rPr>
      </w:pPr>
      <w:r w:rsidRPr="00637205">
        <w:rPr>
          <w:lang w:eastAsia="zh-CN"/>
        </w:rPr>
        <w:t>Proposal 4: Study UE grouping procedure based on base station instruction, e.g., using SL measurement report.</w:t>
      </w:r>
    </w:p>
    <w:p w14:paraId="3D611AA7" w14:textId="77777777" w:rsidR="00637205" w:rsidRPr="00637205" w:rsidRDefault="00637205" w:rsidP="008E772F">
      <w:pPr>
        <w:pStyle w:val="ListParagraph"/>
        <w:numPr>
          <w:ilvl w:val="0"/>
          <w:numId w:val="68"/>
        </w:numPr>
        <w:spacing w:after="0"/>
        <w:ind w:left="714" w:hanging="357"/>
        <w:rPr>
          <w:lang w:eastAsia="zh-CN"/>
        </w:rPr>
      </w:pPr>
      <w:r w:rsidRPr="00637205">
        <w:rPr>
          <w:lang w:eastAsia="zh-CN"/>
        </w:rPr>
        <w:lastRenderedPageBreak/>
        <w:t>Proposal 5: Study link level QoS management mechanism at least for unicast and/or groupcast transmission, e.g., HARQ-ACK feedback, CSI feedback, SL pathloss compensation and closed-loop power control.</w:t>
      </w:r>
    </w:p>
    <w:p w14:paraId="51485C9F" w14:textId="77777777" w:rsidR="00637205" w:rsidRPr="00637205" w:rsidRDefault="00637205" w:rsidP="008E772F">
      <w:pPr>
        <w:pStyle w:val="ListParagraph"/>
        <w:numPr>
          <w:ilvl w:val="1"/>
          <w:numId w:val="68"/>
        </w:numPr>
        <w:spacing w:after="0"/>
        <w:rPr>
          <w:lang w:eastAsia="zh-CN"/>
        </w:rPr>
      </w:pPr>
      <w:r w:rsidRPr="00637205">
        <w:rPr>
          <w:lang w:eastAsia="zh-CN"/>
        </w:rPr>
        <w:t>FFS: Method to distinguish unicast, groupcast and broadcast in PHY layer</w:t>
      </w:r>
    </w:p>
    <w:p w14:paraId="601630E7" w14:textId="77777777" w:rsidR="00637205" w:rsidRPr="00637205" w:rsidRDefault="00637205" w:rsidP="008E772F">
      <w:pPr>
        <w:pStyle w:val="ListParagraph"/>
        <w:numPr>
          <w:ilvl w:val="0"/>
          <w:numId w:val="68"/>
        </w:numPr>
        <w:spacing w:after="0"/>
        <w:ind w:left="714" w:hanging="357"/>
        <w:rPr>
          <w:lang w:eastAsia="zh-CN"/>
        </w:rPr>
      </w:pPr>
      <w:r w:rsidRPr="00637205">
        <w:rPr>
          <w:lang w:eastAsia="zh-CN"/>
        </w:rPr>
        <w:t>Proposal 6: Study the following PSCCH/PSSCH configuration for unicast, groupcast and broadcast transmission</w:t>
      </w:r>
      <w:r w:rsidRPr="00637205">
        <w:rPr>
          <w:rFonts w:hint="eastAsia"/>
          <w:lang w:eastAsia="zh-CN"/>
        </w:rPr>
        <w:t>.</w:t>
      </w:r>
    </w:p>
    <w:p w14:paraId="4E5EF265" w14:textId="77777777" w:rsidR="00637205" w:rsidRPr="00637205" w:rsidRDefault="00637205" w:rsidP="008E772F">
      <w:pPr>
        <w:pStyle w:val="ListParagraph"/>
        <w:numPr>
          <w:ilvl w:val="1"/>
          <w:numId w:val="68"/>
        </w:numPr>
        <w:spacing w:after="0"/>
        <w:rPr>
          <w:lang w:eastAsia="zh-CN"/>
        </w:rPr>
      </w:pPr>
      <w:r w:rsidRPr="00637205">
        <w:rPr>
          <w:lang w:eastAsia="zh-CN"/>
        </w:rPr>
        <w:t xml:space="preserve">Common </w:t>
      </w:r>
      <w:r w:rsidRPr="00637205">
        <w:rPr>
          <w:rFonts w:hint="eastAsia"/>
          <w:lang w:eastAsia="zh-CN"/>
        </w:rPr>
        <w:t xml:space="preserve">PSCCH/PSSCH resource configuration </w:t>
      </w:r>
      <w:r w:rsidRPr="00637205">
        <w:rPr>
          <w:lang w:eastAsia="zh-CN"/>
        </w:rPr>
        <w:t>among</w:t>
      </w:r>
      <w:r w:rsidRPr="00637205">
        <w:rPr>
          <w:rFonts w:hint="eastAsia"/>
          <w:lang w:eastAsia="zh-CN"/>
        </w:rPr>
        <w:t xml:space="preserve"> unicast, groupcast and broadcast</w:t>
      </w:r>
    </w:p>
    <w:p w14:paraId="18019B5E" w14:textId="34B263F3" w:rsidR="00637205" w:rsidRPr="00637205" w:rsidRDefault="00637205" w:rsidP="008E772F">
      <w:pPr>
        <w:pStyle w:val="ListParagraph"/>
        <w:numPr>
          <w:ilvl w:val="1"/>
          <w:numId w:val="68"/>
        </w:numPr>
        <w:spacing w:after="0"/>
        <w:rPr>
          <w:lang w:eastAsia="zh-CN"/>
        </w:rPr>
      </w:pPr>
      <w:r w:rsidRPr="00637205">
        <w:rPr>
          <w:lang w:eastAsia="zh-CN"/>
        </w:rPr>
        <w:t xml:space="preserve">Dedicated </w:t>
      </w:r>
      <w:r w:rsidRPr="00637205">
        <w:rPr>
          <w:rFonts w:hint="eastAsia"/>
          <w:lang w:eastAsia="zh-CN"/>
        </w:rPr>
        <w:t>PSCCH/PSSCH resource configured for unicast, groupcast and broadcast</w:t>
      </w:r>
      <w:r w:rsidRPr="00637205">
        <w:rPr>
          <w:lang w:eastAsia="zh-CN"/>
        </w:rPr>
        <w:t xml:space="preserve"> respectively</w:t>
      </w:r>
    </w:p>
    <w:p w14:paraId="3789C361" w14:textId="77777777" w:rsidR="00637205" w:rsidRDefault="00637205" w:rsidP="00637205">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436DB427" w14:textId="58DA255A" w:rsidR="00637205" w:rsidRDefault="00637205" w:rsidP="00E303AE">
      <w:pPr>
        <w:ind w:left="720" w:hanging="720"/>
        <w:rPr>
          <w:rFonts w:ascii="Times New Roman" w:hAnsi="Times New Roman"/>
          <w:szCs w:val="20"/>
        </w:rPr>
      </w:pPr>
    </w:p>
    <w:p w14:paraId="0D085226" w14:textId="77777777" w:rsidR="00BD502C" w:rsidRPr="00BD502C" w:rsidRDefault="00BD502C" w:rsidP="00BD502C">
      <w:pPr>
        <w:rPr>
          <w:lang w:eastAsia="x-none"/>
        </w:rPr>
      </w:pPr>
      <w:r w:rsidRPr="003D4957">
        <w:rPr>
          <w:rFonts w:ascii="Times New Roman" w:hAnsi="Times New Roman"/>
          <w:szCs w:val="20"/>
        </w:rPr>
        <w:t xml:space="preserve">Tuesday session conclusion: </w:t>
      </w:r>
      <w:r w:rsidRPr="003D4957">
        <w:rPr>
          <w:lang w:eastAsia="x-none"/>
        </w:rPr>
        <w:t>Continue discussion offline – Hanbyul (LGE)</w:t>
      </w:r>
    </w:p>
    <w:p w14:paraId="43D7C044" w14:textId="44A42C64" w:rsidR="00BD502C" w:rsidRDefault="00BD502C" w:rsidP="00E303AE">
      <w:pPr>
        <w:ind w:left="720" w:hanging="720"/>
        <w:rPr>
          <w:rFonts w:ascii="Times New Roman" w:hAnsi="Times New Roman"/>
          <w:szCs w:val="20"/>
        </w:rPr>
      </w:pPr>
    </w:p>
    <w:p w14:paraId="6947D430" w14:textId="09BBFC97" w:rsidR="003D4957" w:rsidRPr="003D4957" w:rsidRDefault="003D4957" w:rsidP="00E303AE">
      <w:pPr>
        <w:ind w:left="720" w:hanging="720"/>
        <w:rPr>
          <w:rFonts w:ascii="Times New Roman" w:hAnsi="Times New Roman"/>
          <w:b/>
          <w:szCs w:val="20"/>
        </w:rPr>
      </w:pPr>
      <w:r w:rsidRPr="003D4957">
        <w:rPr>
          <w:rFonts w:ascii="Times New Roman" w:hAnsi="Times New Roman"/>
          <w:b/>
          <w:szCs w:val="20"/>
        </w:rPr>
        <w:t>Wednesday</w:t>
      </w:r>
    </w:p>
    <w:p w14:paraId="0BD5EE59" w14:textId="13D1F5CE" w:rsidR="003D4957" w:rsidRPr="003D4957" w:rsidRDefault="001B7BF2" w:rsidP="003D4957">
      <w:pPr>
        <w:ind w:left="720" w:hanging="720"/>
        <w:rPr>
          <w:rFonts w:ascii="Times New Roman" w:hAnsi="Times New Roman"/>
          <w:b/>
          <w:szCs w:val="20"/>
        </w:rPr>
      </w:pPr>
      <w:hyperlink r:id="rId1878" w:history="1">
        <w:r w:rsidR="00D93AE1">
          <w:rPr>
            <w:rStyle w:val="Hyperlink"/>
            <w:rFonts w:ascii="Times New Roman" w:hAnsi="Times New Roman"/>
            <w:b/>
            <w:szCs w:val="20"/>
          </w:rPr>
          <w:t>R1-1809798</w:t>
        </w:r>
      </w:hyperlink>
      <w:r w:rsidR="003D4957" w:rsidRPr="003D4957">
        <w:rPr>
          <w:rFonts w:ascii="Times New Roman" w:hAnsi="Times New Roman"/>
          <w:b/>
          <w:szCs w:val="20"/>
        </w:rPr>
        <w:tab/>
        <w:t>Offline summary for 7.2.4.1.1 Support of unicast, groupcast and broadcast</w:t>
      </w:r>
      <w:r w:rsidR="003D4957" w:rsidRPr="003D4957">
        <w:rPr>
          <w:rFonts w:ascii="Times New Roman" w:hAnsi="Times New Roman"/>
          <w:b/>
          <w:szCs w:val="20"/>
        </w:rPr>
        <w:tab/>
        <w:t>LG Electronics</w:t>
      </w:r>
    </w:p>
    <w:p w14:paraId="135C543C" w14:textId="77777777" w:rsidR="003D4957" w:rsidRDefault="003D4957" w:rsidP="003D4957">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2732E684" w14:textId="35FD4D99" w:rsidR="003D4957" w:rsidRDefault="003D4957" w:rsidP="003D4957">
      <w:pPr>
        <w:ind w:left="720" w:hanging="720"/>
        <w:rPr>
          <w:rFonts w:ascii="Times New Roman" w:hAnsi="Times New Roman"/>
          <w:szCs w:val="20"/>
        </w:rPr>
      </w:pPr>
    </w:p>
    <w:p w14:paraId="78852F86" w14:textId="77777777" w:rsidR="00B7095A" w:rsidRPr="00B7095A" w:rsidRDefault="00B7095A" w:rsidP="00B7095A">
      <w:pPr>
        <w:ind w:left="720" w:hanging="720"/>
        <w:rPr>
          <w:b/>
          <w:lang w:eastAsia="x-none"/>
        </w:rPr>
      </w:pPr>
      <w:r w:rsidRPr="00B7095A">
        <w:rPr>
          <w:highlight w:val="green"/>
          <w:lang w:eastAsia="x-none"/>
        </w:rPr>
        <w:t>Agreements</w:t>
      </w:r>
      <w:r w:rsidRPr="00B7095A">
        <w:rPr>
          <w:b/>
          <w:lang w:eastAsia="x-none"/>
        </w:rPr>
        <w:t>:</w:t>
      </w:r>
    </w:p>
    <w:p w14:paraId="287D0F4F" w14:textId="77777777" w:rsidR="00B7095A" w:rsidRPr="00B7095A" w:rsidRDefault="00B7095A" w:rsidP="008E772F">
      <w:pPr>
        <w:numPr>
          <w:ilvl w:val="0"/>
          <w:numId w:val="134"/>
        </w:numPr>
        <w:spacing w:line="276" w:lineRule="auto"/>
        <w:contextualSpacing/>
        <w:jc w:val="both"/>
        <w:rPr>
          <w:rFonts w:eastAsia="Malgun Gothic" w:cs="Times"/>
          <w:lang w:val="en-US" w:eastAsia="ko-KR"/>
        </w:rPr>
      </w:pPr>
      <w:r w:rsidRPr="00B7095A">
        <w:rPr>
          <w:rFonts w:eastAsia="Malgun Gothic" w:cs="Times"/>
          <w:lang w:val="en-US" w:eastAsia="ko-KR"/>
        </w:rPr>
        <w:t>RAN1 assumes that higher layer decides if a certain data has to be transmitted in a unicast, groupcast, or broadcast manner and inform the physical layer of the decision. For a transmission for unicast or groupcast, RAN1 assumes that the UE has established the session to which the transmission belongs to. Note that RAN1 has not made agreement about the difference among transmissions in unicast, groupcast, and broadcast manner.</w:t>
      </w:r>
    </w:p>
    <w:p w14:paraId="60C10544" w14:textId="77777777" w:rsidR="00B7095A" w:rsidRPr="00B7095A" w:rsidRDefault="00B7095A" w:rsidP="008E772F">
      <w:pPr>
        <w:numPr>
          <w:ilvl w:val="0"/>
          <w:numId w:val="134"/>
        </w:numPr>
        <w:spacing w:line="276" w:lineRule="auto"/>
        <w:contextualSpacing/>
        <w:jc w:val="both"/>
        <w:rPr>
          <w:rFonts w:eastAsia="Malgun Gothic" w:cs="Times"/>
          <w:lang w:val="en-US" w:eastAsia="ko-KR"/>
        </w:rPr>
      </w:pPr>
      <w:r w:rsidRPr="00B7095A">
        <w:rPr>
          <w:rFonts w:eastAsia="Malgun Gothic" w:cs="Times"/>
          <w:lang w:val="en-US" w:eastAsia="ko-KR"/>
        </w:rPr>
        <w:t>RAN1 assumes that the physical layer knows the following information for a certain transmission belonging to a unicast or groupcast session. Note RAN1 has not made agreement about the usage of this information.</w:t>
      </w:r>
    </w:p>
    <w:p w14:paraId="67F3EB0D" w14:textId="77777777" w:rsidR="00B7095A" w:rsidRPr="00B7095A" w:rsidRDefault="00B7095A" w:rsidP="008E772F">
      <w:pPr>
        <w:numPr>
          <w:ilvl w:val="1"/>
          <w:numId w:val="134"/>
        </w:numPr>
        <w:spacing w:line="276" w:lineRule="auto"/>
        <w:contextualSpacing/>
        <w:jc w:val="both"/>
        <w:rPr>
          <w:rFonts w:eastAsia="Malgun Gothic" w:cs="Times"/>
          <w:lang w:val="en-US" w:eastAsia="ko-KR"/>
        </w:rPr>
      </w:pPr>
      <w:r w:rsidRPr="00B7095A">
        <w:rPr>
          <w:rFonts w:eastAsia="Malgun Gothic" w:cs="Times"/>
          <w:lang w:val="en-US" w:eastAsia="ko-KR"/>
        </w:rPr>
        <w:t>ID</w:t>
      </w:r>
    </w:p>
    <w:p w14:paraId="138D3A67" w14:textId="77777777" w:rsidR="00B7095A" w:rsidRPr="00B7095A" w:rsidRDefault="00B7095A" w:rsidP="008E772F">
      <w:pPr>
        <w:numPr>
          <w:ilvl w:val="2"/>
          <w:numId w:val="134"/>
        </w:numPr>
        <w:spacing w:line="276" w:lineRule="auto"/>
        <w:contextualSpacing/>
        <w:jc w:val="both"/>
        <w:rPr>
          <w:rFonts w:eastAsia="Malgun Gothic" w:cs="Times"/>
          <w:lang w:val="en-US" w:eastAsia="ko-KR"/>
        </w:rPr>
      </w:pPr>
      <w:r w:rsidRPr="00B7095A">
        <w:rPr>
          <w:rFonts w:eastAsia="Malgun Gothic" w:cs="Times"/>
          <w:lang w:val="en-US" w:eastAsia="ko-KR"/>
        </w:rPr>
        <w:t>Groupcast: destination group ID, FFS: source ID</w:t>
      </w:r>
    </w:p>
    <w:p w14:paraId="2C062B61" w14:textId="77777777" w:rsidR="00B7095A" w:rsidRPr="00B7095A" w:rsidRDefault="00B7095A" w:rsidP="008E772F">
      <w:pPr>
        <w:numPr>
          <w:ilvl w:val="2"/>
          <w:numId w:val="134"/>
        </w:numPr>
        <w:spacing w:line="276" w:lineRule="auto"/>
        <w:contextualSpacing/>
        <w:jc w:val="both"/>
        <w:rPr>
          <w:rFonts w:eastAsia="Malgun Gothic" w:cs="Times"/>
          <w:lang w:val="en-US" w:eastAsia="ko-KR"/>
        </w:rPr>
      </w:pPr>
      <w:r w:rsidRPr="00B7095A">
        <w:rPr>
          <w:rFonts w:eastAsia="Malgun Gothic" w:cs="Times"/>
          <w:lang w:val="en-US" w:eastAsia="ko-KR"/>
        </w:rPr>
        <w:t>Unicast: destination ID, FFS: source ID</w:t>
      </w:r>
    </w:p>
    <w:p w14:paraId="03BAF74B" w14:textId="77777777" w:rsidR="00B7095A" w:rsidRPr="00B7095A" w:rsidRDefault="00B7095A" w:rsidP="008E772F">
      <w:pPr>
        <w:numPr>
          <w:ilvl w:val="2"/>
          <w:numId w:val="134"/>
        </w:numPr>
        <w:spacing w:line="276" w:lineRule="auto"/>
        <w:contextualSpacing/>
        <w:jc w:val="both"/>
        <w:rPr>
          <w:rFonts w:eastAsia="Malgun Gothic" w:cs="Times"/>
          <w:lang w:val="en-US" w:eastAsia="ko-KR"/>
        </w:rPr>
      </w:pPr>
      <w:r w:rsidRPr="00B7095A">
        <w:rPr>
          <w:rFonts w:eastAsia="Malgun Gothic" w:cs="Times"/>
          <w:lang w:val="en-US" w:eastAsia="ko-KR"/>
        </w:rPr>
        <w:t>HARQ process ID (FFS for groupcast)</w:t>
      </w:r>
    </w:p>
    <w:p w14:paraId="36AD9D90" w14:textId="77777777" w:rsidR="00B7095A" w:rsidRPr="00B7095A" w:rsidRDefault="00B7095A" w:rsidP="008E772F">
      <w:pPr>
        <w:numPr>
          <w:ilvl w:val="1"/>
          <w:numId w:val="134"/>
        </w:numPr>
        <w:spacing w:line="276" w:lineRule="auto"/>
        <w:contextualSpacing/>
        <w:jc w:val="both"/>
        <w:rPr>
          <w:rFonts w:eastAsia="Malgun Gothic" w:cs="Times"/>
          <w:lang w:val="en-US" w:eastAsia="ko-KR"/>
        </w:rPr>
      </w:pPr>
      <w:r w:rsidRPr="00B7095A">
        <w:rPr>
          <w:rFonts w:eastAsia="Malgun Gothic" w:cs="Times"/>
          <w:lang w:val="en-US" w:eastAsia="ko-KR"/>
        </w:rPr>
        <w:t>RAN1 can continue discussion on other information</w:t>
      </w:r>
    </w:p>
    <w:p w14:paraId="3D826252" w14:textId="77777777" w:rsidR="00B7095A" w:rsidRPr="00B7095A" w:rsidRDefault="00B7095A" w:rsidP="00B7095A">
      <w:pPr>
        <w:ind w:left="720" w:hanging="720"/>
        <w:rPr>
          <w:b/>
          <w:lang w:val="en-US" w:eastAsia="x-none"/>
        </w:rPr>
      </w:pPr>
    </w:p>
    <w:p w14:paraId="4E02C8CB" w14:textId="6C04AE9B" w:rsidR="00B7095A" w:rsidRPr="00B7095A" w:rsidRDefault="00B7095A" w:rsidP="00B7095A">
      <w:pPr>
        <w:ind w:left="720" w:hanging="720"/>
        <w:rPr>
          <w:lang w:eastAsia="x-none"/>
        </w:rPr>
      </w:pPr>
      <w:r w:rsidRPr="00E936F7">
        <w:rPr>
          <w:lang w:eastAsia="x-none"/>
        </w:rPr>
        <w:t xml:space="preserve">Send an LS to RAN2 and SA2 for the above agreements – Hanbyul, </w:t>
      </w:r>
      <w:hyperlink r:id="rId1879" w:history="1">
        <w:r w:rsidR="00D93AE1">
          <w:rPr>
            <w:rStyle w:val="Hyperlink"/>
            <w:lang w:eastAsia="x-none"/>
          </w:rPr>
          <w:t>R1-1809834</w:t>
        </w:r>
      </w:hyperlink>
    </w:p>
    <w:p w14:paraId="5BDDE7E4" w14:textId="77777777" w:rsidR="00B7095A" w:rsidRPr="00B7095A" w:rsidRDefault="00B7095A" w:rsidP="00B7095A">
      <w:pPr>
        <w:ind w:left="720" w:hanging="720"/>
        <w:rPr>
          <w:lang w:eastAsia="x-none"/>
        </w:rPr>
      </w:pPr>
    </w:p>
    <w:p w14:paraId="6B15EEFE" w14:textId="77777777" w:rsidR="00B7095A" w:rsidRPr="00B7095A" w:rsidRDefault="00B7095A" w:rsidP="00B7095A">
      <w:pPr>
        <w:ind w:left="720" w:hanging="720"/>
        <w:rPr>
          <w:szCs w:val="20"/>
          <w:lang w:eastAsia="x-none"/>
        </w:rPr>
      </w:pPr>
      <w:r w:rsidRPr="00B7095A">
        <w:rPr>
          <w:szCs w:val="20"/>
          <w:highlight w:val="green"/>
          <w:lang w:eastAsia="x-none"/>
        </w:rPr>
        <w:t>Agreements</w:t>
      </w:r>
      <w:r w:rsidRPr="00B7095A">
        <w:rPr>
          <w:szCs w:val="20"/>
          <w:lang w:eastAsia="x-none"/>
        </w:rPr>
        <w:t>:</w:t>
      </w:r>
    </w:p>
    <w:p w14:paraId="437E65F5" w14:textId="77777777" w:rsidR="00B7095A" w:rsidRPr="00B7095A" w:rsidRDefault="00B7095A" w:rsidP="008E772F">
      <w:pPr>
        <w:numPr>
          <w:ilvl w:val="0"/>
          <w:numId w:val="132"/>
        </w:numPr>
        <w:rPr>
          <w:szCs w:val="20"/>
        </w:rPr>
      </w:pPr>
      <w:r w:rsidRPr="00B7095A">
        <w:rPr>
          <w:rFonts w:hint="eastAsia"/>
          <w:szCs w:val="20"/>
        </w:rPr>
        <w:t>RAN1 to study the following topics for the SL enhancement for unicast and/or groupcast. Other topics are not precluded.</w:t>
      </w:r>
    </w:p>
    <w:p w14:paraId="631A4031" w14:textId="77777777" w:rsidR="00B7095A" w:rsidRPr="00B7095A" w:rsidRDefault="00B7095A" w:rsidP="008E772F">
      <w:pPr>
        <w:numPr>
          <w:ilvl w:val="0"/>
          <w:numId w:val="133"/>
        </w:numPr>
        <w:rPr>
          <w:szCs w:val="20"/>
        </w:rPr>
      </w:pPr>
      <w:r w:rsidRPr="00B7095A">
        <w:rPr>
          <w:rFonts w:hint="eastAsia"/>
          <w:szCs w:val="20"/>
        </w:rPr>
        <w:t>HARQ feedback</w:t>
      </w:r>
    </w:p>
    <w:p w14:paraId="011D8FFD" w14:textId="77777777" w:rsidR="00B7095A" w:rsidRPr="00B7095A" w:rsidRDefault="00B7095A" w:rsidP="008E772F">
      <w:pPr>
        <w:numPr>
          <w:ilvl w:val="0"/>
          <w:numId w:val="133"/>
        </w:numPr>
        <w:rPr>
          <w:szCs w:val="20"/>
        </w:rPr>
      </w:pPr>
      <w:r w:rsidRPr="00B7095A">
        <w:rPr>
          <w:rFonts w:hint="eastAsia"/>
          <w:szCs w:val="20"/>
        </w:rPr>
        <w:t>CSI</w:t>
      </w:r>
      <w:r w:rsidRPr="00B7095A">
        <w:rPr>
          <w:szCs w:val="20"/>
        </w:rPr>
        <w:t xml:space="preserve"> acquisition</w:t>
      </w:r>
    </w:p>
    <w:p w14:paraId="66299DDF" w14:textId="77777777" w:rsidR="00B7095A" w:rsidRPr="00B7095A" w:rsidRDefault="00B7095A" w:rsidP="008E772F">
      <w:pPr>
        <w:numPr>
          <w:ilvl w:val="0"/>
          <w:numId w:val="133"/>
        </w:numPr>
        <w:rPr>
          <w:szCs w:val="20"/>
        </w:rPr>
      </w:pPr>
      <w:r w:rsidRPr="00B7095A">
        <w:rPr>
          <w:szCs w:val="20"/>
        </w:rPr>
        <w:t>Open loop and/or closed-loop p</w:t>
      </w:r>
      <w:r w:rsidRPr="00B7095A">
        <w:rPr>
          <w:rFonts w:hint="eastAsia"/>
          <w:szCs w:val="20"/>
        </w:rPr>
        <w:t>ower control</w:t>
      </w:r>
    </w:p>
    <w:p w14:paraId="659A605B" w14:textId="77777777" w:rsidR="00B7095A" w:rsidRPr="00B7095A" w:rsidRDefault="00B7095A" w:rsidP="008E772F">
      <w:pPr>
        <w:numPr>
          <w:ilvl w:val="0"/>
          <w:numId w:val="133"/>
        </w:numPr>
        <w:rPr>
          <w:szCs w:val="20"/>
        </w:rPr>
      </w:pPr>
      <w:r w:rsidRPr="00B7095A">
        <w:rPr>
          <w:rFonts w:hint="eastAsia"/>
          <w:szCs w:val="20"/>
        </w:rPr>
        <w:t>Link adaptation</w:t>
      </w:r>
    </w:p>
    <w:p w14:paraId="6E6F8163" w14:textId="77777777" w:rsidR="00B7095A" w:rsidRPr="00B7095A" w:rsidRDefault="00B7095A" w:rsidP="008E772F">
      <w:pPr>
        <w:numPr>
          <w:ilvl w:val="0"/>
          <w:numId w:val="133"/>
        </w:numPr>
        <w:rPr>
          <w:szCs w:val="20"/>
        </w:rPr>
      </w:pPr>
      <w:r w:rsidRPr="00B7095A">
        <w:rPr>
          <w:rFonts w:hint="eastAsia"/>
          <w:szCs w:val="20"/>
        </w:rPr>
        <w:t>Multi-antenna transmission scheme</w:t>
      </w:r>
    </w:p>
    <w:p w14:paraId="46C3963F" w14:textId="77777777" w:rsidR="00B7095A" w:rsidRPr="00B7095A" w:rsidRDefault="00B7095A" w:rsidP="00B7095A">
      <w:pPr>
        <w:ind w:left="720" w:hanging="720"/>
        <w:rPr>
          <w:lang w:eastAsia="x-none"/>
        </w:rPr>
      </w:pPr>
    </w:p>
    <w:p w14:paraId="5196C3A4" w14:textId="7A9A0D4A" w:rsidR="003D4957" w:rsidRPr="00E936F7" w:rsidRDefault="00E936F7" w:rsidP="003D4957">
      <w:pPr>
        <w:ind w:left="720" w:hanging="720"/>
        <w:rPr>
          <w:rFonts w:ascii="Times New Roman" w:hAnsi="Times New Roman"/>
          <w:b/>
          <w:szCs w:val="20"/>
        </w:rPr>
      </w:pPr>
      <w:r w:rsidRPr="00E936F7">
        <w:rPr>
          <w:rFonts w:ascii="Times New Roman" w:hAnsi="Times New Roman"/>
          <w:b/>
          <w:szCs w:val="20"/>
        </w:rPr>
        <w:t>Thursday session</w:t>
      </w:r>
    </w:p>
    <w:p w14:paraId="152ABA37" w14:textId="6ADC7BA5" w:rsidR="00E936F7" w:rsidRPr="00E936F7" w:rsidRDefault="001B7BF2" w:rsidP="00E936F7">
      <w:pPr>
        <w:rPr>
          <w:rFonts w:ascii="Times New Roman" w:hAnsi="Times New Roman"/>
          <w:b/>
          <w:szCs w:val="20"/>
        </w:rPr>
      </w:pPr>
      <w:hyperlink r:id="rId1880" w:history="1">
        <w:r w:rsidR="00D93AE1">
          <w:rPr>
            <w:rStyle w:val="Hyperlink"/>
            <w:rFonts w:ascii="Times New Roman" w:hAnsi="Times New Roman"/>
            <w:b/>
            <w:szCs w:val="20"/>
          </w:rPr>
          <w:t>R1-1809834</w:t>
        </w:r>
      </w:hyperlink>
      <w:r w:rsidR="00E936F7" w:rsidRPr="00E936F7">
        <w:rPr>
          <w:rFonts w:ascii="Times New Roman" w:hAnsi="Times New Roman"/>
          <w:b/>
          <w:szCs w:val="20"/>
        </w:rPr>
        <w:tab/>
        <w:t>[Draft] LS on support of unicast, groupcast, and broadcast</w:t>
      </w:r>
      <w:r w:rsidR="00E936F7" w:rsidRPr="00E936F7">
        <w:rPr>
          <w:rFonts w:ascii="Times New Roman" w:hAnsi="Times New Roman"/>
          <w:b/>
          <w:szCs w:val="20"/>
        </w:rPr>
        <w:tab/>
        <w:t>LG Electronics</w:t>
      </w:r>
    </w:p>
    <w:p w14:paraId="23369F68" w14:textId="662D35FF" w:rsidR="00E936F7" w:rsidRDefault="00E936F7" w:rsidP="00E936F7">
      <w:pPr>
        <w:ind w:left="720" w:hanging="720"/>
        <w:rPr>
          <w:rFonts w:ascii="Times New Roman" w:hAnsi="Times New Roman"/>
          <w:szCs w:val="20"/>
        </w:rPr>
      </w:pPr>
      <w:r w:rsidRPr="009E533E">
        <w:rPr>
          <w:rFonts w:ascii="Times New Roman" w:hAnsi="Times New Roman"/>
          <w:b/>
          <w:szCs w:val="20"/>
        </w:rPr>
        <w:t xml:space="preserve">Decision: </w:t>
      </w:r>
      <w:r w:rsidRPr="009E533E">
        <w:rPr>
          <w:rFonts w:ascii="Times New Roman" w:hAnsi="Times New Roman"/>
          <w:szCs w:val="20"/>
        </w:rPr>
        <w:t>The d</w:t>
      </w:r>
      <w:r w:rsidR="009E533E" w:rsidRPr="009E533E">
        <w:rPr>
          <w:rFonts w:ascii="Times New Roman" w:hAnsi="Times New Roman"/>
          <w:szCs w:val="20"/>
        </w:rPr>
        <w:t xml:space="preserve">raft LS is endorsed </w:t>
      </w:r>
      <w:r w:rsidR="009E533E" w:rsidRPr="009E533E">
        <w:t>by updating action to “</w:t>
      </w:r>
      <w:r w:rsidR="009E533E" w:rsidRPr="009E533E">
        <w:rPr>
          <w:rFonts w:hint="eastAsia"/>
        </w:rPr>
        <w:t>provide feedback</w:t>
      </w:r>
      <w:r w:rsidR="009E533E" w:rsidRPr="009E533E">
        <w:t xml:space="preserve"> if necessary”. </w:t>
      </w:r>
      <w:r>
        <w:rPr>
          <w:rFonts w:ascii="Times New Roman" w:hAnsi="Times New Roman"/>
          <w:szCs w:val="20"/>
        </w:rPr>
        <w:t xml:space="preserve">Final LS is </w:t>
      </w:r>
      <w:r w:rsidRPr="00E936F7">
        <w:rPr>
          <w:rFonts w:ascii="Times New Roman" w:hAnsi="Times New Roman"/>
          <w:szCs w:val="20"/>
          <w:highlight w:val="green"/>
        </w:rPr>
        <w:t xml:space="preserve">approved in </w:t>
      </w:r>
      <w:hyperlink r:id="rId1881" w:history="1">
        <w:r w:rsidR="00D93AE1">
          <w:rPr>
            <w:rStyle w:val="Hyperlink"/>
            <w:rFonts w:ascii="Times New Roman" w:hAnsi="Times New Roman"/>
            <w:szCs w:val="20"/>
            <w:highlight w:val="green"/>
          </w:rPr>
          <w:t>R1-1809907</w:t>
        </w:r>
      </w:hyperlink>
      <w:r>
        <w:rPr>
          <w:rFonts w:ascii="Times New Roman" w:hAnsi="Times New Roman"/>
          <w:szCs w:val="20"/>
        </w:rPr>
        <w:t>.</w:t>
      </w:r>
    </w:p>
    <w:p w14:paraId="02FCCAB2" w14:textId="0C0DF811" w:rsidR="00E936F7" w:rsidRDefault="00E936F7" w:rsidP="003D4957">
      <w:pPr>
        <w:ind w:left="720" w:hanging="720"/>
      </w:pPr>
    </w:p>
    <w:p w14:paraId="0EF26358" w14:textId="77777777" w:rsidR="009E533E" w:rsidRDefault="009E533E" w:rsidP="003D4957">
      <w:pPr>
        <w:ind w:left="720" w:hanging="720"/>
        <w:rPr>
          <w:rFonts w:ascii="Times New Roman" w:hAnsi="Times New Roman"/>
          <w:szCs w:val="20"/>
        </w:rPr>
      </w:pPr>
    </w:p>
    <w:p w14:paraId="254539DF" w14:textId="6F80E6E0" w:rsidR="00E303AE" w:rsidRPr="00E303AE" w:rsidRDefault="001B7BF2" w:rsidP="00E303AE">
      <w:pPr>
        <w:ind w:left="720" w:hanging="720"/>
        <w:rPr>
          <w:lang w:eastAsia="x-none"/>
        </w:rPr>
      </w:pPr>
      <w:hyperlink r:id="rId1882" w:history="1">
        <w:r w:rsidR="00D93AE1">
          <w:rPr>
            <w:rStyle w:val="Hyperlink"/>
            <w:lang w:eastAsia="x-none"/>
          </w:rPr>
          <w:t>R1-1808091</w:t>
        </w:r>
      </w:hyperlink>
      <w:r w:rsidR="00E303AE" w:rsidRPr="00E303AE">
        <w:rPr>
          <w:lang w:eastAsia="x-none"/>
        </w:rPr>
        <w:tab/>
        <w:t>Overview of sidelink unicast, groupcast and broadcast support for NR V2X</w:t>
      </w:r>
      <w:r w:rsidR="00E303AE" w:rsidRPr="00E303AE">
        <w:rPr>
          <w:lang w:eastAsia="x-none"/>
        </w:rPr>
        <w:tab/>
        <w:t>Huawei, HiSilicon,</w:t>
      </w:r>
    </w:p>
    <w:p w14:paraId="6BC9E132" w14:textId="3D757284" w:rsidR="00E303AE" w:rsidRPr="00E303AE" w:rsidRDefault="001B7BF2" w:rsidP="00E303AE">
      <w:pPr>
        <w:ind w:left="720" w:hanging="720"/>
        <w:rPr>
          <w:lang w:eastAsia="x-none"/>
        </w:rPr>
      </w:pPr>
      <w:hyperlink r:id="rId1883" w:history="1">
        <w:r w:rsidR="00D93AE1">
          <w:rPr>
            <w:rStyle w:val="Hyperlink"/>
            <w:lang w:eastAsia="x-none"/>
          </w:rPr>
          <w:t>R1-1808242</w:t>
        </w:r>
      </w:hyperlink>
      <w:r w:rsidR="00E303AE" w:rsidRPr="00E303AE">
        <w:rPr>
          <w:lang w:eastAsia="x-none"/>
        </w:rPr>
        <w:tab/>
        <w:t>Considerations on sidelink unicast, groupcast and broadcast</w:t>
      </w:r>
      <w:r w:rsidR="00E303AE" w:rsidRPr="00E303AE">
        <w:rPr>
          <w:lang w:eastAsia="x-none"/>
        </w:rPr>
        <w:tab/>
        <w:t>vivo</w:t>
      </w:r>
    </w:p>
    <w:p w14:paraId="08079517" w14:textId="726881E8" w:rsidR="00E303AE" w:rsidRPr="00E303AE" w:rsidRDefault="001B7BF2" w:rsidP="00E303AE">
      <w:pPr>
        <w:ind w:left="720" w:hanging="720"/>
        <w:rPr>
          <w:lang w:eastAsia="x-none"/>
        </w:rPr>
      </w:pPr>
      <w:hyperlink r:id="rId1884" w:history="1">
        <w:r w:rsidR="00D93AE1">
          <w:rPr>
            <w:rStyle w:val="Hyperlink"/>
            <w:lang w:eastAsia="x-none"/>
          </w:rPr>
          <w:t>R1-1808340</w:t>
        </w:r>
      </w:hyperlink>
      <w:r w:rsidR="00E303AE" w:rsidRPr="00E303AE">
        <w:rPr>
          <w:lang w:eastAsia="x-none"/>
        </w:rPr>
        <w:tab/>
        <w:t>Discussion on support of unicast, groupcast and broadcast in NR V2X</w:t>
      </w:r>
      <w:r w:rsidR="00E303AE" w:rsidRPr="00E303AE">
        <w:rPr>
          <w:lang w:eastAsia="x-none"/>
        </w:rPr>
        <w:tab/>
        <w:t>Sony</w:t>
      </w:r>
    </w:p>
    <w:p w14:paraId="25EF3A05" w14:textId="41FFB880" w:rsidR="00E303AE" w:rsidRPr="00E303AE" w:rsidRDefault="001B7BF2" w:rsidP="00E303AE">
      <w:pPr>
        <w:ind w:left="720" w:hanging="720"/>
        <w:rPr>
          <w:lang w:eastAsia="x-none"/>
        </w:rPr>
      </w:pPr>
      <w:hyperlink r:id="rId1885" w:history="1">
        <w:r w:rsidR="00D93AE1">
          <w:rPr>
            <w:rStyle w:val="Hyperlink"/>
            <w:lang w:eastAsia="x-none"/>
          </w:rPr>
          <w:t>R1-1808399</w:t>
        </w:r>
      </w:hyperlink>
      <w:r w:rsidR="00E303AE" w:rsidRPr="00E303AE">
        <w:rPr>
          <w:lang w:eastAsia="x-none"/>
        </w:rPr>
        <w:tab/>
        <w:t>Support of unicast, groupcast and broadcast in NR sidelink</w:t>
      </w:r>
      <w:r w:rsidR="00E303AE" w:rsidRPr="00E303AE">
        <w:rPr>
          <w:lang w:eastAsia="x-none"/>
        </w:rPr>
        <w:tab/>
        <w:t>CATT</w:t>
      </w:r>
    </w:p>
    <w:p w14:paraId="1EE0AFD0" w14:textId="0154DA21" w:rsidR="00E303AE" w:rsidRPr="00E303AE" w:rsidRDefault="001B7BF2" w:rsidP="00E303AE">
      <w:pPr>
        <w:ind w:left="720" w:hanging="720"/>
        <w:rPr>
          <w:lang w:eastAsia="x-none"/>
        </w:rPr>
      </w:pPr>
      <w:hyperlink r:id="rId1886" w:history="1">
        <w:r w:rsidR="00D93AE1">
          <w:rPr>
            <w:rStyle w:val="Hyperlink"/>
            <w:lang w:eastAsia="x-none"/>
          </w:rPr>
          <w:t>R1-1808553</w:t>
        </w:r>
      </w:hyperlink>
      <w:r w:rsidR="00E303AE" w:rsidRPr="00E303AE">
        <w:rPr>
          <w:lang w:eastAsia="x-none"/>
        </w:rPr>
        <w:tab/>
        <w:t>Support of unicast, groupcast and broadcast for NR V2X</w:t>
      </w:r>
      <w:r w:rsidR="00E303AE" w:rsidRPr="00E303AE">
        <w:rPr>
          <w:lang w:eastAsia="x-none"/>
        </w:rPr>
        <w:tab/>
        <w:t>Lenovo, Motorola Mobility</w:t>
      </w:r>
    </w:p>
    <w:p w14:paraId="2CC57317" w14:textId="0588E20A" w:rsidR="00E303AE" w:rsidRPr="00E303AE" w:rsidRDefault="001B7BF2" w:rsidP="00E303AE">
      <w:pPr>
        <w:ind w:left="720" w:hanging="720"/>
        <w:rPr>
          <w:lang w:eastAsia="x-none"/>
        </w:rPr>
      </w:pPr>
      <w:hyperlink r:id="rId1887" w:history="1">
        <w:r w:rsidR="00D93AE1">
          <w:rPr>
            <w:rStyle w:val="Hyperlink"/>
            <w:lang w:eastAsia="x-none"/>
          </w:rPr>
          <w:t>R1-1808602</w:t>
        </w:r>
      </w:hyperlink>
      <w:r w:rsidR="00E303AE" w:rsidRPr="00E303AE">
        <w:rPr>
          <w:lang w:eastAsia="x-none"/>
        </w:rPr>
        <w:tab/>
        <w:t>Support of unicast, groupcast and broadcast in NR V2X</w:t>
      </w:r>
      <w:r w:rsidR="00E303AE" w:rsidRPr="00E303AE">
        <w:rPr>
          <w:lang w:eastAsia="x-none"/>
        </w:rPr>
        <w:tab/>
        <w:t>ZTE</w:t>
      </w:r>
    </w:p>
    <w:p w14:paraId="2DDCF97F" w14:textId="75650B0F" w:rsidR="00E303AE" w:rsidRPr="00E303AE" w:rsidRDefault="001B7BF2" w:rsidP="00E303AE">
      <w:pPr>
        <w:ind w:left="720" w:hanging="720"/>
        <w:rPr>
          <w:lang w:eastAsia="x-none"/>
        </w:rPr>
      </w:pPr>
      <w:hyperlink r:id="rId1888" w:history="1">
        <w:r w:rsidR="00D93AE1">
          <w:rPr>
            <w:rStyle w:val="Hyperlink"/>
            <w:lang w:eastAsia="x-none"/>
          </w:rPr>
          <w:t>R1-1808646</w:t>
        </w:r>
      </w:hyperlink>
      <w:r w:rsidR="00E303AE" w:rsidRPr="00E303AE">
        <w:rPr>
          <w:lang w:eastAsia="x-none"/>
        </w:rPr>
        <w:tab/>
        <w:t>Discussion on supporting unicast, groupcast and broadcast via NR sidelink</w:t>
      </w:r>
      <w:r w:rsidR="00E303AE" w:rsidRPr="00E303AE">
        <w:rPr>
          <w:lang w:eastAsia="x-none"/>
        </w:rPr>
        <w:tab/>
        <w:t>Panasonic</w:t>
      </w:r>
    </w:p>
    <w:p w14:paraId="1CBFAF4B" w14:textId="5C3E7E68" w:rsidR="00C4379C" w:rsidRPr="00E303AE" w:rsidRDefault="001B7BF2" w:rsidP="00C4379C">
      <w:pPr>
        <w:ind w:left="1440" w:hanging="1440"/>
        <w:rPr>
          <w:lang w:eastAsia="x-none"/>
        </w:rPr>
      </w:pPr>
      <w:hyperlink r:id="rId1889" w:history="1">
        <w:r w:rsidR="00D93AE1">
          <w:rPr>
            <w:rStyle w:val="Hyperlink"/>
            <w:lang w:eastAsia="x-none"/>
          </w:rPr>
          <w:t>R1-1808693</w:t>
        </w:r>
      </w:hyperlink>
      <w:r w:rsidR="00C4379C" w:rsidRPr="00E303AE">
        <w:rPr>
          <w:lang w:eastAsia="x-none"/>
        </w:rPr>
        <w:tab/>
        <w:t>Support of sidelink unicast, groupcast and broadcast modes for NR V2X communication</w:t>
      </w:r>
      <w:r w:rsidR="00C4379C" w:rsidRPr="00E303AE">
        <w:rPr>
          <w:lang w:eastAsia="x-none"/>
        </w:rPr>
        <w:tab/>
        <w:t>Intel Corporation</w:t>
      </w:r>
    </w:p>
    <w:p w14:paraId="115C4333" w14:textId="61A0E8E6" w:rsidR="00E303AE" w:rsidRPr="00E303AE" w:rsidRDefault="001B7BF2" w:rsidP="00E303AE">
      <w:pPr>
        <w:ind w:left="720" w:hanging="720"/>
        <w:rPr>
          <w:lang w:eastAsia="x-none"/>
        </w:rPr>
      </w:pPr>
      <w:hyperlink r:id="rId1890" w:history="1">
        <w:r w:rsidR="00D93AE1">
          <w:rPr>
            <w:rStyle w:val="Hyperlink"/>
            <w:lang w:eastAsia="x-none"/>
          </w:rPr>
          <w:t>R1-1808722</w:t>
        </w:r>
      </w:hyperlink>
      <w:r w:rsidR="00E303AE" w:rsidRPr="00E303AE">
        <w:rPr>
          <w:lang w:eastAsia="x-none"/>
        </w:rPr>
        <w:tab/>
        <w:t>Design issues for NR V2X unicast, groupcast and broadcast</w:t>
      </w:r>
      <w:r w:rsidR="00E303AE" w:rsidRPr="00E303AE">
        <w:rPr>
          <w:lang w:eastAsia="x-none"/>
        </w:rPr>
        <w:tab/>
        <w:t>ITRI</w:t>
      </w:r>
    </w:p>
    <w:p w14:paraId="31743607" w14:textId="28883B75" w:rsidR="00E303AE" w:rsidRPr="00E303AE" w:rsidRDefault="001B7BF2" w:rsidP="00E303AE">
      <w:pPr>
        <w:ind w:left="720" w:hanging="720"/>
        <w:rPr>
          <w:lang w:eastAsia="x-none"/>
        </w:rPr>
      </w:pPr>
      <w:hyperlink r:id="rId1891" w:history="1">
        <w:r w:rsidR="00D93AE1">
          <w:rPr>
            <w:rStyle w:val="Hyperlink"/>
            <w:lang w:eastAsia="x-none"/>
          </w:rPr>
          <w:t>R1-1808837</w:t>
        </w:r>
      </w:hyperlink>
      <w:r w:rsidR="00E303AE" w:rsidRPr="00E303AE">
        <w:rPr>
          <w:lang w:eastAsia="x-none"/>
        </w:rPr>
        <w:tab/>
        <w:t>Discussion on support of V2X unicast transmission</w:t>
      </w:r>
      <w:r w:rsidR="00E303AE" w:rsidRPr="00E303AE">
        <w:rPr>
          <w:lang w:eastAsia="x-none"/>
        </w:rPr>
        <w:tab/>
        <w:t>CMCC</w:t>
      </w:r>
    </w:p>
    <w:p w14:paraId="524988F4" w14:textId="079E0A8A" w:rsidR="00E303AE" w:rsidRPr="00E303AE" w:rsidRDefault="001B7BF2" w:rsidP="00E303AE">
      <w:pPr>
        <w:ind w:left="1440" w:hanging="1440"/>
        <w:rPr>
          <w:lang w:eastAsia="x-none"/>
        </w:rPr>
      </w:pPr>
      <w:hyperlink r:id="rId1892" w:history="1">
        <w:r w:rsidR="00D93AE1">
          <w:rPr>
            <w:rStyle w:val="Hyperlink"/>
            <w:lang w:eastAsia="x-none"/>
          </w:rPr>
          <w:t>R1-1808875</w:t>
        </w:r>
      </w:hyperlink>
      <w:r w:rsidR="00E303AE" w:rsidRPr="00E303AE">
        <w:rPr>
          <w:lang w:eastAsia="x-none"/>
        </w:rPr>
        <w:tab/>
        <w:t>Discussion of sidelink unicast, groupcast and broadcast for NR-V2X</w:t>
      </w:r>
      <w:r w:rsidR="00E303AE" w:rsidRPr="00E303AE">
        <w:rPr>
          <w:lang w:eastAsia="x-none"/>
        </w:rPr>
        <w:tab/>
        <w:t>Guangdong OPPO Mobile Telecom</w:t>
      </w:r>
    </w:p>
    <w:p w14:paraId="6A17CD62" w14:textId="59B5D09B" w:rsidR="00E303AE" w:rsidRPr="00E303AE" w:rsidRDefault="001B7BF2" w:rsidP="00E303AE">
      <w:pPr>
        <w:ind w:left="1440" w:hanging="1440"/>
        <w:rPr>
          <w:lang w:eastAsia="x-none"/>
        </w:rPr>
      </w:pPr>
      <w:hyperlink r:id="rId1893" w:history="1">
        <w:r w:rsidR="00D93AE1">
          <w:rPr>
            <w:rStyle w:val="Hyperlink"/>
            <w:lang w:eastAsia="x-none"/>
          </w:rPr>
          <w:t>R1-1809044</w:t>
        </w:r>
      </w:hyperlink>
      <w:r w:rsidR="00E303AE" w:rsidRPr="00E303AE">
        <w:rPr>
          <w:lang w:eastAsia="x-none"/>
        </w:rPr>
        <w:tab/>
        <w:t>Initial View on Support of unicast, groupcast and broadcast for NR Sidelink</w:t>
      </w:r>
      <w:r w:rsidR="00E303AE" w:rsidRPr="00E303AE">
        <w:rPr>
          <w:lang w:eastAsia="x-none"/>
        </w:rPr>
        <w:tab/>
        <w:t>Nokia, Nokia Shanghai Bell</w:t>
      </w:r>
    </w:p>
    <w:p w14:paraId="2E2F1327" w14:textId="506B5441" w:rsidR="00E303AE" w:rsidRPr="00E303AE" w:rsidRDefault="001B7BF2" w:rsidP="00E303AE">
      <w:pPr>
        <w:ind w:left="720" w:hanging="720"/>
        <w:rPr>
          <w:lang w:eastAsia="x-none"/>
        </w:rPr>
      </w:pPr>
      <w:hyperlink r:id="rId1894" w:history="1">
        <w:r w:rsidR="00D93AE1">
          <w:rPr>
            <w:rStyle w:val="Hyperlink"/>
            <w:lang w:eastAsia="x-none"/>
          </w:rPr>
          <w:t>R1-1809066</w:t>
        </w:r>
      </w:hyperlink>
      <w:r w:rsidR="00E303AE" w:rsidRPr="00E303AE">
        <w:rPr>
          <w:lang w:eastAsia="x-none"/>
        </w:rPr>
        <w:tab/>
        <w:t>V2X sidelink design in supporting unicast, groupcast and broadcast</w:t>
      </w:r>
      <w:r w:rsidR="00E303AE" w:rsidRPr="00E303AE">
        <w:rPr>
          <w:lang w:eastAsia="x-none"/>
        </w:rPr>
        <w:tab/>
        <w:t>AT&amp;T</w:t>
      </w:r>
    </w:p>
    <w:p w14:paraId="5EFE7DE2" w14:textId="1E270E30" w:rsidR="00E303AE" w:rsidRPr="00E303AE" w:rsidRDefault="001B7BF2" w:rsidP="00E303AE">
      <w:pPr>
        <w:ind w:left="720" w:hanging="720"/>
        <w:rPr>
          <w:lang w:eastAsia="x-none"/>
        </w:rPr>
      </w:pPr>
      <w:hyperlink r:id="rId1895" w:history="1">
        <w:r w:rsidR="00D93AE1">
          <w:rPr>
            <w:rStyle w:val="Hyperlink"/>
            <w:lang w:eastAsia="x-none"/>
          </w:rPr>
          <w:t>R1-1809093</w:t>
        </w:r>
      </w:hyperlink>
      <w:r w:rsidR="00E303AE" w:rsidRPr="00E303AE">
        <w:rPr>
          <w:lang w:eastAsia="x-none"/>
        </w:rPr>
        <w:tab/>
        <w:t xml:space="preserve">NR Sidelink Support of Unicast Groupcast and Broadcast </w:t>
      </w:r>
      <w:r w:rsidR="00E303AE" w:rsidRPr="00E303AE">
        <w:rPr>
          <w:lang w:eastAsia="x-none"/>
        </w:rPr>
        <w:tab/>
        <w:t>InterDigital, Inc.</w:t>
      </w:r>
    </w:p>
    <w:p w14:paraId="259D6D07" w14:textId="194D8E5B" w:rsidR="00E303AE" w:rsidRPr="00E303AE" w:rsidRDefault="001B7BF2" w:rsidP="00E303AE">
      <w:pPr>
        <w:ind w:left="720" w:hanging="720"/>
        <w:rPr>
          <w:lang w:eastAsia="x-none"/>
        </w:rPr>
      </w:pPr>
      <w:hyperlink r:id="rId1896" w:history="1">
        <w:r w:rsidR="00D93AE1">
          <w:rPr>
            <w:rStyle w:val="Hyperlink"/>
            <w:lang w:eastAsia="x-none"/>
          </w:rPr>
          <w:t>R1-1809174</w:t>
        </w:r>
      </w:hyperlink>
      <w:r w:rsidR="00E303AE" w:rsidRPr="00E303AE">
        <w:rPr>
          <w:lang w:eastAsia="x-none"/>
        </w:rPr>
        <w:tab/>
        <w:t>On support of sidelink unicast, groupcast and broadcast</w:t>
      </w:r>
      <w:r w:rsidR="00E303AE" w:rsidRPr="00E303AE">
        <w:rPr>
          <w:lang w:eastAsia="x-none"/>
        </w:rPr>
        <w:tab/>
        <w:t>Xiaomi Communications</w:t>
      </w:r>
    </w:p>
    <w:p w14:paraId="236C5F3D" w14:textId="5769251C" w:rsidR="00E303AE" w:rsidRPr="00E303AE" w:rsidRDefault="001B7BF2" w:rsidP="00E303AE">
      <w:pPr>
        <w:ind w:left="720" w:hanging="720"/>
        <w:rPr>
          <w:lang w:eastAsia="x-none"/>
        </w:rPr>
      </w:pPr>
      <w:hyperlink r:id="rId1897" w:history="1">
        <w:r w:rsidR="00D93AE1">
          <w:rPr>
            <w:rStyle w:val="Hyperlink"/>
            <w:lang w:eastAsia="x-none"/>
          </w:rPr>
          <w:t>R1-1809301</w:t>
        </w:r>
      </w:hyperlink>
      <w:r w:rsidR="00E303AE" w:rsidRPr="00E303AE">
        <w:rPr>
          <w:lang w:eastAsia="x-none"/>
        </w:rPr>
        <w:tab/>
        <w:t>Support of unicast, groupcast and broadcast</w:t>
      </w:r>
      <w:r w:rsidR="00E303AE" w:rsidRPr="00E303AE">
        <w:rPr>
          <w:lang w:eastAsia="x-none"/>
        </w:rPr>
        <w:tab/>
        <w:t>Ericsson</w:t>
      </w:r>
    </w:p>
    <w:p w14:paraId="0F8E7BC2" w14:textId="58B53F7D" w:rsidR="00E303AE" w:rsidRPr="00E303AE" w:rsidRDefault="001B7BF2" w:rsidP="00E303AE">
      <w:pPr>
        <w:ind w:left="720" w:hanging="720"/>
        <w:rPr>
          <w:lang w:eastAsia="x-none"/>
        </w:rPr>
      </w:pPr>
      <w:hyperlink r:id="rId1898" w:history="1">
        <w:r w:rsidR="00D93AE1">
          <w:rPr>
            <w:rStyle w:val="Hyperlink"/>
            <w:lang w:eastAsia="x-none"/>
          </w:rPr>
          <w:t>R1-1809446</w:t>
        </w:r>
      </w:hyperlink>
      <w:r w:rsidR="00E303AE" w:rsidRPr="00E303AE">
        <w:rPr>
          <w:lang w:eastAsia="x-none"/>
        </w:rPr>
        <w:tab/>
        <w:t>Support for unicast, groupcast and broadcast</w:t>
      </w:r>
      <w:r w:rsidR="00E303AE" w:rsidRPr="00E303AE">
        <w:rPr>
          <w:lang w:eastAsia="x-none"/>
        </w:rPr>
        <w:tab/>
        <w:t>Qualcomm Incorporated</w:t>
      </w:r>
    </w:p>
    <w:p w14:paraId="682E77B9" w14:textId="77777777" w:rsidR="00E303AE" w:rsidRPr="00E303AE" w:rsidRDefault="00E303AE" w:rsidP="00BC659C">
      <w:pPr>
        <w:pStyle w:val="Heading5"/>
      </w:pPr>
      <w:bookmarkStart w:id="1015" w:name="_Toc526458949"/>
      <w:r w:rsidRPr="00E303AE">
        <w:lastRenderedPageBreak/>
        <w:t>Physical layer structures and procedure(s)</w:t>
      </w:r>
      <w:bookmarkEnd w:id="1015"/>
    </w:p>
    <w:p w14:paraId="0FBED9ED" w14:textId="5B723E3D" w:rsidR="00BC659C" w:rsidRDefault="001B7BF2" w:rsidP="00BC659C">
      <w:pPr>
        <w:ind w:left="720" w:hanging="720"/>
        <w:rPr>
          <w:b/>
          <w:lang w:eastAsia="x-none"/>
        </w:rPr>
      </w:pPr>
      <w:hyperlink r:id="rId1899" w:history="1">
        <w:r w:rsidR="00D93AE1">
          <w:rPr>
            <w:rStyle w:val="Hyperlink"/>
            <w:b/>
            <w:lang w:eastAsia="x-none"/>
          </w:rPr>
          <w:t>R1-1808554</w:t>
        </w:r>
      </w:hyperlink>
      <w:r w:rsidR="00BC659C" w:rsidRPr="00BC659C">
        <w:rPr>
          <w:b/>
          <w:lang w:eastAsia="x-none"/>
        </w:rPr>
        <w:tab/>
        <w:t>Physical layer structures and procedure in NR V2X</w:t>
      </w:r>
      <w:r w:rsidR="00BC659C" w:rsidRPr="00BC659C">
        <w:rPr>
          <w:b/>
          <w:lang w:eastAsia="x-none"/>
        </w:rPr>
        <w:tab/>
        <w:t>Lenovo, Motorola Mobility</w:t>
      </w:r>
    </w:p>
    <w:p w14:paraId="0E0BD7F1" w14:textId="77777777" w:rsidR="00BC659C" w:rsidRPr="00BC659C" w:rsidRDefault="00BC659C" w:rsidP="008E772F">
      <w:pPr>
        <w:pStyle w:val="ListParagraph"/>
        <w:numPr>
          <w:ilvl w:val="0"/>
          <w:numId w:val="70"/>
        </w:numPr>
        <w:spacing w:after="0"/>
        <w:ind w:left="714" w:hanging="357"/>
        <w:rPr>
          <w:lang w:val="en-US" w:eastAsia="zh-CN"/>
        </w:rPr>
      </w:pPr>
      <w:r w:rsidRPr="00BC659C">
        <w:rPr>
          <w:rFonts w:hint="eastAsia"/>
          <w:lang w:val="en-US" w:eastAsia="zh-CN"/>
        </w:rPr>
        <w:t>Proposal 1: The following sidelink physical signal/channel should be studied in NR V2X:</w:t>
      </w:r>
    </w:p>
    <w:p w14:paraId="7767E461" w14:textId="77777777" w:rsidR="00BC659C" w:rsidRPr="00BC659C" w:rsidRDefault="00BC659C" w:rsidP="008E772F">
      <w:pPr>
        <w:pStyle w:val="ListParagraph"/>
        <w:numPr>
          <w:ilvl w:val="1"/>
          <w:numId w:val="70"/>
        </w:numPr>
        <w:spacing w:after="0"/>
        <w:rPr>
          <w:lang w:val="en-US" w:eastAsia="zh-CN"/>
        </w:rPr>
      </w:pPr>
      <w:r w:rsidRPr="00BC659C">
        <w:rPr>
          <w:rFonts w:hint="eastAsia"/>
          <w:lang w:val="en-US" w:eastAsia="zh-CN"/>
        </w:rPr>
        <w:t>S</w:t>
      </w:r>
      <w:r w:rsidRPr="00BC659C">
        <w:rPr>
          <w:lang w:val="en-US" w:eastAsia="zh-CN"/>
        </w:rPr>
        <w:t>ynchronization</w:t>
      </w:r>
      <w:r w:rsidRPr="00BC659C">
        <w:rPr>
          <w:rFonts w:hint="eastAsia"/>
          <w:lang w:val="en-US" w:eastAsia="zh-CN"/>
        </w:rPr>
        <w:t xml:space="preserve"> </w:t>
      </w:r>
      <w:r w:rsidRPr="00BC659C">
        <w:rPr>
          <w:lang w:val="en-US" w:eastAsia="zh-CN"/>
        </w:rPr>
        <w:t>signal</w:t>
      </w:r>
      <w:r w:rsidRPr="00BC659C">
        <w:rPr>
          <w:rFonts w:hint="eastAsia"/>
          <w:lang w:val="en-US" w:eastAsia="zh-CN"/>
        </w:rPr>
        <w:t xml:space="preserve"> and s</w:t>
      </w:r>
      <w:r w:rsidRPr="00BC659C">
        <w:rPr>
          <w:lang w:val="en-US" w:eastAsia="zh-CN"/>
        </w:rPr>
        <w:t>idelink</w:t>
      </w:r>
      <w:r w:rsidRPr="00BC659C">
        <w:rPr>
          <w:rFonts w:hint="eastAsia"/>
          <w:lang w:val="en-US" w:eastAsia="zh-CN"/>
        </w:rPr>
        <w:t xml:space="preserve"> b</w:t>
      </w:r>
      <w:r w:rsidRPr="00BC659C">
        <w:rPr>
          <w:lang w:val="en-US" w:eastAsia="zh-CN"/>
        </w:rPr>
        <w:t xml:space="preserve">roadcast </w:t>
      </w:r>
      <w:r w:rsidRPr="00BC659C">
        <w:rPr>
          <w:rFonts w:hint="eastAsia"/>
          <w:lang w:val="en-US" w:eastAsia="zh-CN"/>
        </w:rPr>
        <w:t>c</w:t>
      </w:r>
      <w:r w:rsidRPr="00BC659C">
        <w:rPr>
          <w:lang w:val="en-US" w:eastAsia="zh-CN"/>
        </w:rPr>
        <w:t>hannel</w:t>
      </w:r>
    </w:p>
    <w:p w14:paraId="67B16767" w14:textId="77777777" w:rsidR="00BC659C" w:rsidRPr="00BC659C" w:rsidRDefault="00BC659C" w:rsidP="008E772F">
      <w:pPr>
        <w:pStyle w:val="ListParagraph"/>
        <w:numPr>
          <w:ilvl w:val="1"/>
          <w:numId w:val="70"/>
        </w:numPr>
        <w:spacing w:after="0"/>
        <w:rPr>
          <w:lang w:val="en-US" w:eastAsia="zh-CN"/>
        </w:rPr>
      </w:pPr>
      <w:r w:rsidRPr="00BC659C">
        <w:rPr>
          <w:rFonts w:hint="eastAsia"/>
          <w:lang w:val="en-US" w:eastAsia="zh-CN"/>
        </w:rPr>
        <w:t>Sidelink control channel</w:t>
      </w:r>
    </w:p>
    <w:p w14:paraId="1BD8D886" w14:textId="77777777" w:rsidR="00BC659C" w:rsidRPr="00BC659C" w:rsidRDefault="00BC659C" w:rsidP="008E772F">
      <w:pPr>
        <w:pStyle w:val="ListParagraph"/>
        <w:numPr>
          <w:ilvl w:val="1"/>
          <w:numId w:val="70"/>
        </w:numPr>
        <w:spacing w:after="0"/>
        <w:rPr>
          <w:lang w:val="en-US" w:eastAsia="zh-CN"/>
        </w:rPr>
      </w:pPr>
      <w:r w:rsidRPr="00BC659C">
        <w:rPr>
          <w:rFonts w:hint="eastAsia"/>
          <w:lang w:val="en-US" w:eastAsia="zh-CN"/>
        </w:rPr>
        <w:t>Sidelink data channel</w:t>
      </w:r>
    </w:p>
    <w:p w14:paraId="68F75B0D" w14:textId="77777777" w:rsidR="00BC659C" w:rsidRPr="00BC659C" w:rsidRDefault="00BC659C" w:rsidP="008E772F">
      <w:pPr>
        <w:pStyle w:val="ListParagraph"/>
        <w:numPr>
          <w:ilvl w:val="0"/>
          <w:numId w:val="70"/>
        </w:numPr>
        <w:spacing w:after="0"/>
        <w:ind w:left="714" w:hanging="357"/>
        <w:rPr>
          <w:lang w:val="en-US" w:eastAsia="zh-CN"/>
        </w:rPr>
      </w:pPr>
      <w:r w:rsidRPr="00BC659C">
        <w:rPr>
          <w:rFonts w:hint="eastAsia"/>
          <w:lang w:val="en-US" w:eastAsia="zh-CN"/>
        </w:rPr>
        <w:t xml:space="preserve">Proposal 2: </w:t>
      </w:r>
      <w:r w:rsidRPr="00BC659C">
        <w:rPr>
          <w:lang w:val="en-US" w:eastAsia="zh-CN"/>
        </w:rPr>
        <w:t xml:space="preserve">Reuse </w:t>
      </w:r>
      <w:r w:rsidRPr="00BC659C">
        <w:rPr>
          <w:rFonts w:hint="eastAsia"/>
          <w:lang w:val="en-US" w:eastAsia="zh-CN"/>
        </w:rPr>
        <w:t>the following sidelink communication modes</w:t>
      </w:r>
      <w:r w:rsidRPr="00BC659C">
        <w:rPr>
          <w:lang w:val="en-US" w:eastAsia="zh-CN"/>
        </w:rPr>
        <w:t xml:space="preserve"> for NR V2X</w:t>
      </w:r>
      <w:r w:rsidRPr="00BC659C">
        <w:rPr>
          <w:rFonts w:hint="eastAsia"/>
          <w:lang w:val="en-US" w:eastAsia="zh-CN"/>
        </w:rPr>
        <w:t>:</w:t>
      </w:r>
    </w:p>
    <w:p w14:paraId="746D01C6" w14:textId="77777777" w:rsidR="00BC659C" w:rsidRPr="00BC659C" w:rsidRDefault="00BC659C" w:rsidP="008E772F">
      <w:pPr>
        <w:pStyle w:val="ListParagraph"/>
        <w:numPr>
          <w:ilvl w:val="1"/>
          <w:numId w:val="70"/>
        </w:numPr>
        <w:spacing w:after="0"/>
        <w:rPr>
          <w:lang w:val="en-US" w:eastAsia="zh-CN"/>
        </w:rPr>
      </w:pPr>
      <w:r w:rsidRPr="00BC659C">
        <w:rPr>
          <w:rFonts w:hint="eastAsia"/>
          <w:lang w:val="en-US" w:eastAsia="zh-CN"/>
        </w:rPr>
        <w:t xml:space="preserve">Scheduling based </w:t>
      </w:r>
      <w:r w:rsidRPr="00BC659C">
        <w:rPr>
          <w:lang w:val="en-US" w:eastAsia="zh-CN"/>
        </w:rPr>
        <w:t>communication</w:t>
      </w:r>
      <w:r w:rsidRPr="00BC659C">
        <w:rPr>
          <w:rFonts w:hint="eastAsia"/>
          <w:lang w:val="en-US" w:eastAsia="zh-CN"/>
        </w:rPr>
        <w:t xml:space="preserve"> mode </w:t>
      </w:r>
    </w:p>
    <w:p w14:paraId="14E9F308" w14:textId="77777777" w:rsidR="00BC659C" w:rsidRPr="00BC659C" w:rsidRDefault="00BC659C" w:rsidP="008E772F">
      <w:pPr>
        <w:pStyle w:val="ListParagraph"/>
        <w:numPr>
          <w:ilvl w:val="1"/>
          <w:numId w:val="70"/>
        </w:numPr>
        <w:spacing w:after="0"/>
        <w:rPr>
          <w:lang w:val="en-US" w:eastAsia="zh-CN"/>
        </w:rPr>
      </w:pPr>
      <w:r w:rsidRPr="00BC659C">
        <w:rPr>
          <w:rFonts w:hint="eastAsia"/>
          <w:lang w:val="en-US" w:eastAsia="zh-CN"/>
        </w:rPr>
        <w:t xml:space="preserve">UE autonomous resource selection based communication mode </w:t>
      </w:r>
    </w:p>
    <w:p w14:paraId="6E1D352C" w14:textId="77777777" w:rsidR="00BC659C" w:rsidRPr="00BC659C" w:rsidRDefault="00BC659C" w:rsidP="008E772F">
      <w:pPr>
        <w:pStyle w:val="ListParagraph"/>
        <w:numPr>
          <w:ilvl w:val="0"/>
          <w:numId w:val="70"/>
        </w:numPr>
        <w:spacing w:after="0"/>
        <w:ind w:left="714" w:hanging="357"/>
        <w:rPr>
          <w:lang w:val="en-US" w:eastAsia="zh-CN"/>
        </w:rPr>
      </w:pPr>
      <w:r w:rsidRPr="00BC659C">
        <w:rPr>
          <w:rFonts w:hint="eastAsia"/>
          <w:lang w:val="en-US" w:eastAsia="zh-CN"/>
        </w:rPr>
        <w:t xml:space="preserve">Proposal 3: </w:t>
      </w:r>
      <w:r w:rsidRPr="00BC659C">
        <w:rPr>
          <w:rFonts w:hint="eastAsia"/>
          <w:lang w:val="en-US"/>
        </w:rPr>
        <w:t xml:space="preserve">Link </w:t>
      </w:r>
      <w:r w:rsidRPr="00BC659C">
        <w:rPr>
          <w:lang w:val="en-US"/>
        </w:rPr>
        <w:t>adaptation mechanism</w:t>
      </w:r>
      <w:r w:rsidRPr="00BC659C">
        <w:rPr>
          <w:rFonts w:hint="eastAsia"/>
          <w:lang w:val="en-US" w:eastAsia="zh-CN"/>
        </w:rPr>
        <w:t xml:space="preserve"> should be studied for both unicast and groupcast communication.</w:t>
      </w:r>
    </w:p>
    <w:p w14:paraId="718DCCD2" w14:textId="77777777" w:rsidR="00BC659C" w:rsidRPr="00BC659C" w:rsidRDefault="00BC659C" w:rsidP="008E772F">
      <w:pPr>
        <w:pStyle w:val="ListParagraph"/>
        <w:numPr>
          <w:ilvl w:val="0"/>
          <w:numId w:val="70"/>
        </w:numPr>
        <w:spacing w:after="0"/>
        <w:ind w:left="714" w:hanging="357"/>
        <w:rPr>
          <w:lang w:val="en-US" w:eastAsia="zh-CN"/>
        </w:rPr>
      </w:pPr>
      <w:r w:rsidRPr="00BC659C">
        <w:rPr>
          <w:lang w:val="en-US" w:eastAsia="zh-CN"/>
        </w:rPr>
        <w:t xml:space="preserve">Proposal </w:t>
      </w:r>
      <w:r w:rsidRPr="00BC659C">
        <w:rPr>
          <w:rFonts w:hint="eastAsia"/>
          <w:lang w:val="en-US" w:eastAsia="zh-CN"/>
        </w:rPr>
        <w:t>4: Flexibl</w:t>
      </w:r>
      <w:r w:rsidRPr="00BC659C">
        <w:rPr>
          <w:lang w:val="en-US" w:eastAsia="zh-CN"/>
        </w:rPr>
        <w:t>e</w:t>
      </w:r>
      <w:r w:rsidRPr="00BC659C">
        <w:rPr>
          <w:rFonts w:hint="eastAsia"/>
          <w:lang w:val="en-US" w:eastAsia="zh-CN"/>
        </w:rPr>
        <w:t xml:space="preserve"> </w:t>
      </w:r>
      <w:r w:rsidRPr="00BC659C">
        <w:rPr>
          <w:lang w:val="en-US" w:eastAsia="zh-CN"/>
        </w:rPr>
        <w:t>numerology</w:t>
      </w:r>
      <w:r w:rsidRPr="00BC659C">
        <w:rPr>
          <w:rFonts w:hint="eastAsia"/>
          <w:lang w:val="en-US" w:eastAsia="zh-CN"/>
        </w:rPr>
        <w:t xml:space="preserve"> on different frequency </w:t>
      </w:r>
      <w:r w:rsidRPr="00BC659C">
        <w:rPr>
          <w:lang w:val="en-US" w:eastAsia="zh-CN"/>
        </w:rPr>
        <w:t>spectrum</w:t>
      </w:r>
      <w:r w:rsidRPr="00BC659C">
        <w:rPr>
          <w:rFonts w:hint="eastAsia"/>
          <w:lang w:val="en-US" w:eastAsia="zh-CN"/>
        </w:rPr>
        <w:t xml:space="preserve"> can be studied.</w:t>
      </w:r>
    </w:p>
    <w:p w14:paraId="67F78D99" w14:textId="77777777" w:rsidR="00BC659C" w:rsidRPr="00BC659C" w:rsidRDefault="00BC659C" w:rsidP="008E772F">
      <w:pPr>
        <w:pStyle w:val="ListParagraph"/>
        <w:numPr>
          <w:ilvl w:val="0"/>
          <w:numId w:val="70"/>
        </w:numPr>
        <w:spacing w:after="0"/>
        <w:ind w:left="714" w:hanging="357"/>
        <w:rPr>
          <w:lang w:val="en-US" w:eastAsia="zh-CN"/>
        </w:rPr>
      </w:pPr>
      <w:r w:rsidRPr="00BC659C">
        <w:rPr>
          <w:lang w:val="en-US" w:eastAsia="zh-CN"/>
        </w:rPr>
        <w:t xml:space="preserve">Proposal </w:t>
      </w:r>
      <w:r w:rsidRPr="00BC659C">
        <w:rPr>
          <w:rFonts w:hint="eastAsia"/>
          <w:lang w:val="en-US" w:eastAsia="zh-CN"/>
        </w:rPr>
        <w:t xml:space="preserve">5: For the </w:t>
      </w:r>
      <w:r w:rsidRPr="00BC659C">
        <w:rPr>
          <w:lang w:val="en-US" w:eastAsia="zh-CN"/>
        </w:rPr>
        <w:t>waveform</w:t>
      </w:r>
      <w:r w:rsidRPr="00BC659C">
        <w:rPr>
          <w:rFonts w:hint="eastAsia"/>
          <w:lang w:val="en-US" w:eastAsia="zh-CN"/>
        </w:rPr>
        <w:t>, DFT-s-OFDM and CP-OFDM can be studied.</w:t>
      </w:r>
    </w:p>
    <w:p w14:paraId="2E77D4F0" w14:textId="77777777" w:rsidR="00BC659C" w:rsidRDefault="00BC659C" w:rsidP="00BC659C">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5493D00A" w14:textId="77777777" w:rsidR="00BC659C" w:rsidRDefault="00BC659C" w:rsidP="00E303AE">
      <w:pPr>
        <w:ind w:left="720" w:hanging="720"/>
      </w:pPr>
    </w:p>
    <w:p w14:paraId="68D17ECC" w14:textId="791E5122" w:rsidR="00707265" w:rsidRPr="00707265" w:rsidRDefault="001B7BF2" w:rsidP="00707265">
      <w:pPr>
        <w:ind w:left="720" w:hanging="720"/>
        <w:rPr>
          <w:b/>
          <w:lang w:eastAsia="x-none"/>
        </w:rPr>
      </w:pPr>
      <w:hyperlink r:id="rId1900" w:history="1">
        <w:r w:rsidR="00D93AE1">
          <w:rPr>
            <w:rStyle w:val="Hyperlink"/>
            <w:b/>
            <w:lang w:eastAsia="x-none"/>
          </w:rPr>
          <w:t>R1-1808694</w:t>
        </w:r>
      </w:hyperlink>
      <w:r w:rsidR="00707265" w:rsidRPr="00707265">
        <w:rPr>
          <w:b/>
          <w:lang w:eastAsia="x-none"/>
        </w:rPr>
        <w:tab/>
        <w:t>Sidelink Physical Layer Structure and Procedures for NR V2X Communication</w:t>
      </w:r>
      <w:r w:rsidR="00707265" w:rsidRPr="00707265">
        <w:rPr>
          <w:b/>
          <w:lang w:eastAsia="x-none"/>
        </w:rPr>
        <w:tab/>
        <w:t>Intel Corporation</w:t>
      </w:r>
    </w:p>
    <w:p w14:paraId="37E0535B" w14:textId="77777777" w:rsidR="00707265" w:rsidRPr="00707265" w:rsidRDefault="00707265" w:rsidP="008E772F">
      <w:pPr>
        <w:pStyle w:val="ListParagraph"/>
        <w:numPr>
          <w:ilvl w:val="0"/>
          <w:numId w:val="73"/>
        </w:numPr>
        <w:spacing w:after="0"/>
        <w:ind w:hanging="357"/>
      </w:pPr>
      <w:r w:rsidRPr="00707265">
        <w:t>F</w:t>
      </w:r>
      <w:r w:rsidRPr="00707265">
        <w:rPr>
          <w:szCs w:val="22"/>
        </w:rPr>
        <w:t>urther discuss if there are benefits to support different SCS options for the sidelink of eV2X use cases</w:t>
      </w:r>
      <w:r w:rsidRPr="00707265">
        <w:t xml:space="preserve"> </w:t>
      </w:r>
    </w:p>
    <w:p w14:paraId="4AF7C7BA" w14:textId="65CF2887" w:rsidR="00707265" w:rsidRPr="00707265" w:rsidRDefault="00707265" w:rsidP="008E772F">
      <w:pPr>
        <w:pStyle w:val="ListParagraph"/>
        <w:numPr>
          <w:ilvl w:val="0"/>
          <w:numId w:val="73"/>
        </w:numPr>
        <w:spacing w:after="0"/>
        <w:ind w:hanging="357"/>
      </w:pPr>
      <w:r w:rsidRPr="00707265">
        <w:rPr>
          <w:szCs w:val="22"/>
        </w:rPr>
        <w:t xml:space="preserve">Based on the assumption of ~0.5 km maximum communication distance, a maximum delay spread of 1 </w:t>
      </w:r>
      <m:oMath>
        <m:r>
          <m:rPr>
            <m:sty m:val="p"/>
          </m:rPr>
          <w:rPr>
            <w:rFonts w:ascii="Cambria Math" w:hAnsi="Cambria Math"/>
          </w:rPr>
          <m:t>μs</m:t>
        </m:r>
      </m:oMath>
      <w:r w:rsidRPr="00707265">
        <w:t xml:space="preserve"> and </w:t>
      </w:r>
      <w:r w:rsidRPr="00707265">
        <w:rPr>
          <w:szCs w:val="22"/>
        </w:rPr>
        <w:t>a timing offset error analysis, a CP size not leading to degradation of the system performance should be selected</w:t>
      </w:r>
    </w:p>
    <w:p w14:paraId="4915F355" w14:textId="77777777" w:rsidR="00707265" w:rsidRPr="00707265" w:rsidRDefault="00707265" w:rsidP="008E772F">
      <w:pPr>
        <w:pStyle w:val="ListParagraph"/>
        <w:numPr>
          <w:ilvl w:val="0"/>
          <w:numId w:val="73"/>
        </w:numPr>
        <w:spacing w:after="0"/>
        <w:ind w:hanging="357"/>
        <w:rPr>
          <w:szCs w:val="22"/>
        </w:rPr>
      </w:pPr>
      <w:r w:rsidRPr="00707265">
        <w:rPr>
          <w:szCs w:val="22"/>
        </w:rPr>
        <w:t>At least for FR1, consider OFDM as the baseline waveform for both PSCCH and PSSCH</w:t>
      </w:r>
    </w:p>
    <w:p w14:paraId="6A24DC11" w14:textId="77777777" w:rsidR="00707265" w:rsidRPr="00707265" w:rsidRDefault="00707265" w:rsidP="008E772F">
      <w:pPr>
        <w:pStyle w:val="ListParagraph"/>
        <w:numPr>
          <w:ilvl w:val="1"/>
          <w:numId w:val="73"/>
        </w:numPr>
        <w:spacing w:after="0"/>
        <w:ind w:hanging="357"/>
        <w:rPr>
          <w:szCs w:val="22"/>
        </w:rPr>
      </w:pPr>
      <w:r w:rsidRPr="00707265">
        <w:rPr>
          <w:szCs w:val="22"/>
        </w:rPr>
        <w:t>SC-FDMA is considered only if significant benefits over OFDM are observed</w:t>
      </w:r>
    </w:p>
    <w:p w14:paraId="6EB260BF" w14:textId="77777777" w:rsidR="00707265" w:rsidRPr="00707265" w:rsidRDefault="00707265" w:rsidP="008E772F">
      <w:pPr>
        <w:pStyle w:val="ListParagraph"/>
        <w:numPr>
          <w:ilvl w:val="0"/>
          <w:numId w:val="73"/>
        </w:numPr>
        <w:spacing w:after="0"/>
        <w:ind w:hanging="357"/>
        <w:rPr>
          <w:szCs w:val="22"/>
        </w:rPr>
      </w:pPr>
      <w:r w:rsidRPr="00707265">
        <w:rPr>
          <w:szCs w:val="22"/>
        </w:rPr>
        <w:t>Consider a common DMRS design for PSSCH and PSCCH in the case of FDM between PSSCH and PSCCH</w:t>
      </w:r>
    </w:p>
    <w:p w14:paraId="4C366BBC" w14:textId="77777777" w:rsidR="00707265" w:rsidRPr="00707265" w:rsidRDefault="00707265" w:rsidP="008E772F">
      <w:pPr>
        <w:pStyle w:val="ListParagraph"/>
        <w:numPr>
          <w:ilvl w:val="0"/>
          <w:numId w:val="73"/>
        </w:numPr>
        <w:spacing w:after="0"/>
        <w:ind w:hanging="357"/>
        <w:rPr>
          <w:szCs w:val="22"/>
        </w:rPr>
      </w:pPr>
      <w:r w:rsidRPr="00707265">
        <w:rPr>
          <w:szCs w:val="22"/>
        </w:rPr>
        <w:t>Consider the PDCCH reference structure as a starting point for PSCCH in TDM mode and introduce enhancements if the evaluation shows insufficient performance</w:t>
      </w:r>
    </w:p>
    <w:p w14:paraId="669C5825" w14:textId="77777777" w:rsidR="00707265" w:rsidRPr="00707265" w:rsidRDefault="00707265" w:rsidP="008E772F">
      <w:pPr>
        <w:pStyle w:val="ListParagraph"/>
        <w:numPr>
          <w:ilvl w:val="0"/>
          <w:numId w:val="73"/>
        </w:numPr>
        <w:spacing w:after="0"/>
        <w:ind w:hanging="357"/>
      </w:pPr>
      <w:r w:rsidRPr="00707265">
        <w:t>Prioritize the evaluation of transparent schemes for transmit diversity</w:t>
      </w:r>
    </w:p>
    <w:p w14:paraId="16EE7F9A" w14:textId="77777777" w:rsidR="00707265" w:rsidRPr="00707265" w:rsidRDefault="00707265" w:rsidP="008E772F">
      <w:pPr>
        <w:pStyle w:val="ListParagraph"/>
        <w:numPr>
          <w:ilvl w:val="1"/>
          <w:numId w:val="73"/>
        </w:numPr>
        <w:spacing w:after="0"/>
        <w:ind w:hanging="357"/>
      </w:pPr>
      <w:r w:rsidRPr="00707265">
        <w:t>Study the effects of the bundling size on the different schemes, as well as give recommendation for a useful bundling parametrization of the different schemes</w:t>
      </w:r>
    </w:p>
    <w:p w14:paraId="1C8B6455" w14:textId="77777777" w:rsidR="00707265" w:rsidRPr="00707265" w:rsidRDefault="00707265" w:rsidP="008E772F">
      <w:pPr>
        <w:pStyle w:val="ListParagraph"/>
        <w:numPr>
          <w:ilvl w:val="0"/>
          <w:numId w:val="73"/>
        </w:numPr>
        <w:spacing w:after="0"/>
        <w:ind w:hanging="357"/>
      </w:pPr>
      <w:r w:rsidRPr="00707265">
        <w:t>For a SCS of 30 kHz or 60 kHz consider to reuse the existing DMRS patterns in PDSCH at least as a baseline for the initial study</w:t>
      </w:r>
    </w:p>
    <w:p w14:paraId="2A94CAE0" w14:textId="77777777" w:rsidR="00707265" w:rsidRPr="00707265" w:rsidRDefault="00707265" w:rsidP="008E772F">
      <w:pPr>
        <w:pStyle w:val="ListParagraph"/>
        <w:numPr>
          <w:ilvl w:val="0"/>
          <w:numId w:val="73"/>
        </w:numPr>
        <w:spacing w:after="0"/>
        <w:ind w:hanging="357"/>
      </w:pPr>
      <w:r w:rsidRPr="00707265">
        <w:t>If 15 kHz is selected for the ITS band, consider to define new DMRS patterns to improve demodulation performance</w:t>
      </w:r>
    </w:p>
    <w:p w14:paraId="2937BD7B" w14:textId="77777777" w:rsidR="00707265" w:rsidRPr="00707265" w:rsidRDefault="00707265" w:rsidP="008E772F">
      <w:pPr>
        <w:pStyle w:val="ListParagraph"/>
        <w:numPr>
          <w:ilvl w:val="0"/>
          <w:numId w:val="73"/>
        </w:numPr>
        <w:spacing w:after="0"/>
        <w:ind w:hanging="357"/>
      </w:pPr>
      <w:r w:rsidRPr="00707265">
        <w:t>Consider to support up to 8 antenna ports from a system perspective with orthogonal reference signals to support spatial multiplexing of UEs as well as to resolve collisions of different devices transmitting in the same resources</w:t>
      </w:r>
    </w:p>
    <w:p w14:paraId="1E6C6B05" w14:textId="77777777" w:rsidR="00707265" w:rsidRPr="00707265" w:rsidRDefault="00707265" w:rsidP="008E772F">
      <w:pPr>
        <w:pStyle w:val="ListParagraph"/>
        <w:numPr>
          <w:ilvl w:val="0"/>
          <w:numId w:val="73"/>
        </w:numPr>
        <w:spacing w:after="0"/>
        <w:ind w:hanging="357"/>
      </w:pPr>
      <w:r w:rsidRPr="00707265">
        <w:t>Evaluate open loop spatial multiplexing as a primary option for spatial multiplexing.</w:t>
      </w:r>
    </w:p>
    <w:p w14:paraId="160D6F8C" w14:textId="3BEF1B4E" w:rsidR="00707265" w:rsidRPr="00707265" w:rsidRDefault="00707265" w:rsidP="008E772F">
      <w:pPr>
        <w:pStyle w:val="ListParagraph"/>
        <w:numPr>
          <w:ilvl w:val="0"/>
          <w:numId w:val="73"/>
        </w:numPr>
        <w:spacing w:after="0"/>
        <w:ind w:hanging="357"/>
        <w:rPr>
          <w:lang w:val="en-US"/>
        </w:rPr>
      </w:pPr>
      <w:r w:rsidRPr="00707265">
        <w:t>Evaluate transparent transmit diversity schemes for PSSCH</w:t>
      </w:r>
    </w:p>
    <w:p w14:paraId="0FB0D590" w14:textId="6F687996" w:rsidR="00707265" w:rsidRDefault="00707265" w:rsidP="00707265">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505D57EE" w14:textId="3D777ACB" w:rsidR="00BC659C" w:rsidRDefault="00BC659C" w:rsidP="00E303AE">
      <w:pPr>
        <w:ind w:left="720" w:hanging="720"/>
      </w:pPr>
    </w:p>
    <w:p w14:paraId="5A5D10D4" w14:textId="69BE046C" w:rsidR="001C2D9C" w:rsidRDefault="001B7BF2" w:rsidP="001C2D9C">
      <w:pPr>
        <w:ind w:left="720" w:hanging="720"/>
        <w:rPr>
          <w:b/>
          <w:lang w:eastAsia="x-none"/>
        </w:rPr>
      </w:pPr>
      <w:hyperlink r:id="rId1901" w:history="1">
        <w:r w:rsidR="00D93AE1">
          <w:rPr>
            <w:rStyle w:val="Hyperlink"/>
            <w:b/>
            <w:lang w:eastAsia="x-none"/>
          </w:rPr>
          <w:t>R1-1809447</w:t>
        </w:r>
      </w:hyperlink>
      <w:r w:rsidR="001C2D9C" w:rsidRPr="001C2D9C">
        <w:rPr>
          <w:b/>
          <w:lang w:eastAsia="x-none"/>
        </w:rPr>
        <w:tab/>
        <w:t>Design principles for physical layer aspects of NR V2X</w:t>
      </w:r>
      <w:r w:rsidR="001C2D9C" w:rsidRPr="001C2D9C">
        <w:rPr>
          <w:b/>
          <w:lang w:eastAsia="x-none"/>
        </w:rPr>
        <w:tab/>
        <w:t>Qualcomm Incorporated</w:t>
      </w:r>
    </w:p>
    <w:p w14:paraId="4B94732C" w14:textId="77777777" w:rsidR="001C2D9C" w:rsidRPr="001C2D9C" w:rsidRDefault="001C2D9C" w:rsidP="008E772F">
      <w:pPr>
        <w:pStyle w:val="ListParagraph"/>
        <w:numPr>
          <w:ilvl w:val="0"/>
          <w:numId w:val="73"/>
        </w:numPr>
        <w:spacing w:after="0"/>
        <w:ind w:left="714" w:hanging="357"/>
        <w:rPr>
          <w:lang w:eastAsia="zh-CN"/>
        </w:rPr>
      </w:pPr>
      <w:r w:rsidRPr="001C2D9C">
        <w:rPr>
          <w:lang w:eastAsia="zh-CN"/>
        </w:rPr>
        <w:t>Principle 1: NR-V2X sidelink should be based on synchronous communications between UEs, so that the resource wastage due to asynchronous operation can be avoided.</w:t>
      </w:r>
    </w:p>
    <w:p w14:paraId="19133D9F" w14:textId="77777777" w:rsidR="001C2D9C" w:rsidRPr="001C2D9C" w:rsidRDefault="001C2D9C" w:rsidP="008E772F">
      <w:pPr>
        <w:pStyle w:val="ListParagraph"/>
        <w:numPr>
          <w:ilvl w:val="0"/>
          <w:numId w:val="73"/>
        </w:numPr>
        <w:spacing w:after="0"/>
        <w:ind w:left="714" w:hanging="357"/>
        <w:rPr>
          <w:lang w:eastAsia="zh-CN"/>
        </w:rPr>
      </w:pPr>
      <w:r w:rsidRPr="001C2D9C">
        <w:rPr>
          <w:lang w:eastAsia="zh-CN"/>
        </w:rPr>
        <w:t xml:space="preserve">Principle 2: NR-V2X sidelink operates either in license exempt ITS spectrum or utilizes uplink spectrum for </w:t>
      </w:r>
    </w:p>
    <w:p w14:paraId="122FC00D" w14:textId="77777777" w:rsidR="001C2D9C" w:rsidRPr="001C2D9C" w:rsidRDefault="001C2D9C" w:rsidP="008E772F">
      <w:pPr>
        <w:pStyle w:val="ListParagraph"/>
        <w:numPr>
          <w:ilvl w:val="0"/>
          <w:numId w:val="73"/>
        </w:numPr>
        <w:spacing w:after="0"/>
        <w:ind w:left="714" w:hanging="357"/>
        <w:rPr>
          <w:lang w:eastAsia="zh-CN"/>
        </w:rPr>
      </w:pPr>
      <w:r w:rsidRPr="001C2D9C">
        <w:rPr>
          <w:lang w:eastAsia="zh-CN"/>
        </w:rPr>
        <w:t>Principle 3: CP-OFDM is used for NR-V2X sidelink.</w:t>
      </w:r>
    </w:p>
    <w:p w14:paraId="4CE76A8B" w14:textId="77777777" w:rsidR="001C2D9C" w:rsidRPr="001C2D9C" w:rsidRDefault="001C2D9C" w:rsidP="008E772F">
      <w:pPr>
        <w:pStyle w:val="ListParagraph"/>
        <w:numPr>
          <w:ilvl w:val="0"/>
          <w:numId w:val="73"/>
        </w:numPr>
        <w:spacing w:after="0"/>
        <w:ind w:left="714" w:hanging="357"/>
        <w:rPr>
          <w:lang w:eastAsia="zh-CN"/>
        </w:rPr>
      </w:pPr>
      <w:r w:rsidRPr="001C2D9C">
        <w:rPr>
          <w:lang w:eastAsia="zh-CN"/>
        </w:rPr>
        <w:t>Principle 4: Similar to NR Uu, NR-V2X sidelink supports multiple numerologies. The exact numerology used should be (pre-)configurable and should apply to all UEs using a common pool of time and frequency resources.</w:t>
      </w:r>
    </w:p>
    <w:p w14:paraId="64EF3CB2" w14:textId="77777777" w:rsidR="001C2D9C" w:rsidRPr="001C2D9C" w:rsidRDefault="001C2D9C" w:rsidP="008E772F">
      <w:pPr>
        <w:pStyle w:val="ListParagraph"/>
        <w:numPr>
          <w:ilvl w:val="0"/>
          <w:numId w:val="73"/>
        </w:numPr>
        <w:spacing w:after="0"/>
        <w:ind w:left="714" w:hanging="357"/>
        <w:rPr>
          <w:lang w:eastAsia="zh-CN"/>
        </w:rPr>
      </w:pPr>
      <w:r w:rsidRPr="001C2D9C">
        <w:rPr>
          <w:lang w:eastAsia="zh-CN"/>
        </w:rPr>
        <w:t>Principle 5: Sidelink control channel is introduced to provide detail transmission characteristics of data channel.</w:t>
      </w:r>
    </w:p>
    <w:p w14:paraId="48F86F93" w14:textId="77777777" w:rsidR="001C2D9C" w:rsidRPr="001C2D9C" w:rsidRDefault="001C2D9C" w:rsidP="008E772F">
      <w:pPr>
        <w:pStyle w:val="ListParagraph"/>
        <w:numPr>
          <w:ilvl w:val="0"/>
          <w:numId w:val="73"/>
        </w:numPr>
        <w:spacing w:after="0"/>
        <w:ind w:left="714" w:hanging="357"/>
        <w:rPr>
          <w:lang w:eastAsia="zh-CN"/>
        </w:rPr>
      </w:pPr>
      <w:r w:rsidRPr="001C2D9C">
        <w:rPr>
          <w:lang w:eastAsia="zh-CN"/>
        </w:rPr>
        <w:t>Principle 6: To reduce the delay in data channel decoding control channel is TDMed with data channel for NR-V2X sidelink.</w:t>
      </w:r>
    </w:p>
    <w:p w14:paraId="7DDD3E5A" w14:textId="77777777" w:rsidR="001C2D9C" w:rsidRPr="001C2D9C" w:rsidRDefault="001C2D9C" w:rsidP="008E772F">
      <w:pPr>
        <w:pStyle w:val="ListParagraph"/>
        <w:numPr>
          <w:ilvl w:val="0"/>
          <w:numId w:val="73"/>
        </w:numPr>
        <w:spacing w:after="0"/>
        <w:ind w:left="714" w:hanging="357"/>
        <w:rPr>
          <w:lang w:eastAsia="zh-CN"/>
        </w:rPr>
      </w:pPr>
      <w:r w:rsidRPr="001C2D9C">
        <w:rPr>
          <w:lang w:eastAsia="zh-CN"/>
        </w:rPr>
        <w:t>Principle 7: Similar to NR Uu, front loaded DMRS and variable number of DMRS are used for NR-V2X sidelink. Control channel can indicate the DMRS structure used in the transmission.</w:t>
      </w:r>
    </w:p>
    <w:p w14:paraId="2BAE0EBD" w14:textId="77777777" w:rsidR="001C2D9C" w:rsidRPr="001C2D9C" w:rsidRDefault="001C2D9C" w:rsidP="008E772F">
      <w:pPr>
        <w:pStyle w:val="ListParagraph"/>
        <w:numPr>
          <w:ilvl w:val="0"/>
          <w:numId w:val="73"/>
        </w:numPr>
        <w:spacing w:after="0"/>
        <w:ind w:left="714" w:hanging="357"/>
        <w:rPr>
          <w:lang w:val="en-US" w:eastAsia="zh-CN"/>
        </w:rPr>
      </w:pPr>
      <w:r w:rsidRPr="001C2D9C">
        <w:rPr>
          <w:lang w:eastAsia="zh-CN"/>
        </w:rPr>
        <w:t>Principle</w:t>
      </w:r>
      <w:r w:rsidRPr="001C2D9C">
        <w:rPr>
          <w:lang w:val="en-US" w:eastAsia="zh-CN"/>
        </w:rPr>
        <w:t xml:space="preserve"> 9: Introduce HARQ feedback channel for efficient unicast &amp; groupcast.</w:t>
      </w:r>
    </w:p>
    <w:p w14:paraId="4F782EDE" w14:textId="77777777" w:rsidR="001C2D9C" w:rsidRPr="001C2D9C" w:rsidRDefault="001C2D9C" w:rsidP="008E772F">
      <w:pPr>
        <w:pStyle w:val="ListParagraph"/>
        <w:numPr>
          <w:ilvl w:val="0"/>
          <w:numId w:val="73"/>
        </w:numPr>
        <w:spacing w:after="0"/>
        <w:ind w:left="714" w:hanging="357"/>
        <w:rPr>
          <w:lang w:val="en-US" w:eastAsia="zh-CN"/>
        </w:rPr>
      </w:pPr>
      <w:r w:rsidRPr="001C2D9C">
        <w:rPr>
          <w:lang w:eastAsia="zh-CN"/>
        </w:rPr>
        <w:t>Principle</w:t>
      </w:r>
      <w:r w:rsidRPr="001C2D9C">
        <w:rPr>
          <w:lang w:val="en-US" w:eastAsia="zh-CN"/>
        </w:rPr>
        <w:t xml:space="preserve"> 10: Introduce channel state feedback to support special multiplexing for unicast.</w:t>
      </w:r>
    </w:p>
    <w:p w14:paraId="50AADC0E" w14:textId="77777777" w:rsidR="001C2D9C" w:rsidRPr="001C2D9C" w:rsidRDefault="001C2D9C" w:rsidP="008E772F">
      <w:pPr>
        <w:pStyle w:val="ListParagraph"/>
        <w:numPr>
          <w:ilvl w:val="0"/>
          <w:numId w:val="73"/>
        </w:numPr>
        <w:spacing w:after="0"/>
        <w:ind w:left="714" w:hanging="357"/>
        <w:rPr>
          <w:lang w:val="en-US" w:eastAsia="zh-CN"/>
        </w:rPr>
      </w:pPr>
      <w:r w:rsidRPr="001C2D9C">
        <w:rPr>
          <w:lang w:eastAsia="zh-CN"/>
        </w:rPr>
        <w:t>Principle</w:t>
      </w:r>
      <w:r w:rsidRPr="001C2D9C">
        <w:rPr>
          <w:lang w:val="en-US" w:eastAsia="zh-CN"/>
        </w:rPr>
        <w:t xml:space="preserve"> 11: Introduce implementation friendly synchronization channel for enabling communication when GNSS coverage is challenging.</w:t>
      </w:r>
    </w:p>
    <w:p w14:paraId="45C8E405" w14:textId="77777777" w:rsidR="001C2D9C" w:rsidRPr="001C2D9C" w:rsidRDefault="001C2D9C" w:rsidP="008E772F">
      <w:pPr>
        <w:pStyle w:val="ListParagraph"/>
        <w:numPr>
          <w:ilvl w:val="0"/>
          <w:numId w:val="73"/>
        </w:numPr>
        <w:spacing w:after="0"/>
        <w:ind w:left="714" w:hanging="357"/>
        <w:rPr>
          <w:lang w:eastAsia="zh-CN"/>
        </w:rPr>
      </w:pPr>
      <w:r w:rsidRPr="001C2D9C">
        <w:rPr>
          <w:lang w:eastAsia="zh-CN"/>
        </w:rPr>
        <w:t>Principle 12: Similar to LTE-V2X, resource pool definition for NR-V2X sidelink is required to indicate time and frequency resources that can be used by UE to select resource for sidelink transmission.</w:t>
      </w:r>
    </w:p>
    <w:p w14:paraId="46E072FA" w14:textId="77777777" w:rsidR="001C2D9C" w:rsidRPr="001C2D9C" w:rsidRDefault="001C2D9C" w:rsidP="008E772F">
      <w:pPr>
        <w:pStyle w:val="ListParagraph"/>
        <w:numPr>
          <w:ilvl w:val="0"/>
          <w:numId w:val="73"/>
        </w:numPr>
        <w:spacing w:after="0"/>
        <w:ind w:left="714" w:hanging="357"/>
        <w:rPr>
          <w:lang w:eastAsia="zh-CN"/>
        </w:rPr>
      </w:pPr>
      <w:r w:rsidRPr="001C2D9C">
        <w:rPr>
          <w:lang w:eastAsia="zh-CN"/>
        </w:rPr>
        <w:t>Principle 13: Sub-channel based resource pool design is used for NR-V2X sidelink.</w:t>
      </w:r>
    </w:p>
    <w:p w14:paraId="2BA7AE86" w14:textId="77777777" w:rsidR="001C2D9C" w:rsidRPr="001C2D9C" w:rsidRDefault="001C2D9C" w:rsidP="008E772F">
      <w:pPr>
        <w:pStyle w:val="ListParagraph"/>
        <w:numPr>
          <w:ilvl w:val="0"/>
          <w:numId w:val="73"/>
        </w:numPr>
        <w:spacing w:after="0"/>
        <w:ind w:left="714" w:hanging="357"/>
        <w:rPr>
          <w:lang w:eastAsia="zh-CN"/>
        </w:rPr>
      </w:pPr>
      <w:r w:rsidRPr="001C2D9C">
        <w:rPr>
          <w:lang w:eastAsia="zh-CN"/>
        </w:rPr>
        <w:t>Principle 14: Similar to NR Uu a radio frame of fixed 10ms, a subframe of fixed 1 ms and a slot of fixed 14 OFDM symbols are used for NR-V2X sidelink. Where basic scheduling unit is a slot.</w:t>
      </w:r>
    </w:p>
    <w:p w14:paraId="5ADF0C04" w14:textId="77777777" w:rsidR="001C2D9C" w:rsidRPr="001C2D9C" w:rsidRDefault="001C2D9C" w:rsidP="008E772F">
      <w:pPr>
        <w:pStyle w:val="ListParagraph"/>
        <w:numPr>
          <w:ilvl w:val="0"/>
          <w:numId w:val="73"/>
        </w:numPr>
        <w:spacing w:after="0"/>
        <w:ind w:left="714" w:hanging="357"/>
        <w:rPr>
          <w:lang w:eastAsia="zh-CN"/>
        </w:rPr>
      </w:pPr>
      <w:r w:rsidRPr="001C2D9C">
        <w:rPr>
          <w:lang w:eastAsia="zh-CN"/>
        </w:rPr>
        <w:t>Principle 15: No need to define mini slots for NR-V2X sidelink as due to dominated mechanical aspects, vehicular communication latency below few ms is not required.</w:t>
      </w:r>
    </w:p>
    <w:p w14:paraId="39DCDE47" w14:textId="77777777" w:rsidR="001C2D9C" w:rsidRPr="001C2D9C" w:rsidRDefault="001C2D9C" w:rsidP="008E772F">
      <w:pPr>
        <w:pStyle w:val="ListParagraph"/>
        <w:numPr>
          <w:ilvl w:val="0"/>
          <w:numId w:val="73"/>
        </w:numPr>
        <w:spacing w:after="0"/>
        <w:ind w:left="714" w:hanging="357"/>
        <w:rPr>
          <w:lang w:eastAsia="zh-CN"/>
        </w:rPr>
      </w:pPr>
      <w:r w:rsidRPr="001C2D9C">
        <w:rPr>
          <w:lang w:eastAsia="zh-CN"/>
        </w:rPr>
        <w:t>Principle 16: NR-V2X sidelink should be able to operate out of coverage, partial coverage and in-coverage.</w:t>
      </w:r>
    </w:p>
    <w:p w14:paraId="6948280D" w14:textId="77777777" w:rsidR="001C2D9C" w:rsidRPr="001C2D9C" w:rsidRDefault="001C2D9C" w:rsidP="008E772F">
      <w:pPr>
        <w:pStyle w:val="ListParagraph"/>
        <w:numPr>
          <w:ilvl w:val="0"/>
          <w:numId w:val="73"/>
        </w:numPr>
        <w:spacing w:after="0"/>
        <w:ind w:left="714" w:hanging="357"/>
        <w:rPr>
          <w:lang w:eastAsia="zh-CN"/>
        </w:rPr>
      </w:pPr>
      <w:r w:rsidRPr="001C2D9C">
        <w:rPr>
          <w:lang w:eastAsia="zh-CN"/>
        </w:rPr>
        <w:lastRenderedPageBreak/>
        <w:t>Principle 17: UE autonomous resource selection and gNB scheduled resource allocation should be supported for NR-V2X sidelink.</w:t>
      </w:r>
    </w:p>
    <w:p w14:paraId="103567E5" w14:textId="77777777" w:rsidR="001C2D9C" w:rsidRPr="001C2D9C" w:rsidRDefault="001C2D9C" w:rsidP="008E772F">
      <w:pPr>
        <w:pStyle w:val="ListParagraph"/>
        <w:numPr>
          <w:ilvl w:val="0"/>
          <w:numId w:val="73"/>
        </w:numPr>
        <w:spacing w:after="0"/>
        <w:ind w:left="714" w:hanging="357"/>
        <w:rPr>
          <w:lang w:val="en-US" w:eastAsia="zh-CN"/>
        </w:rPr>
      </w:pPr>
      <w:r w:rsidRPr="001C2D9C">
        <w:rPr>
          <w:lang w:eastAsia="zh-CN"/>
        </w:rPr>
        <w:t>Principle 18: Allow LTE network to allocate NR V2X sidelink.</w:t>
      </w:r>
    </w:p>
    <w:p w14:paraId="6BDF889E" w14:textId="77777777" w:rsidR="001C2D9C" w:rsidRPr="001C2D9C" w:rsidRDefault="001C2D9C" w:rsidP="008E772F">
      <w:pPr>
        <w:pStyle w:val="ListParagraph"/>
        <w:numPr>
          <w:ilvl w:val="0"/>
          <w:numId w:val="73"/>
        </w:numPr>
        <w:spacing w:after="0"/>
        <w:ind w:left="714" w:hanging="357"/>
        <w:rPr>
          <w:lang w:eastAsia="zh-CN"/>
        </w:rPr>
      </w:pPr>
      <w:r w:rsidRPr="001C2D9C">
        <w:rPr>
          <w:lang w:eastAsia="zh-CN"/>
        </w:rPr>
        <w:t>Principle 19: NR network should also be able to allocate LTE V2X sidelink.</w:t>
      </w:r>
    </w:p>
    <w:p w14:paraId="7988F9B9" w14:textId="77777777" w:rsidR="001C2D9C" w:rsidRPr="001C2D9C" w:rsidRDefault="001C2D9C" w:rsidP="008E772F">
      <w:pPr>
        <w:pStyle w:val="ListParagraph"/>
        <w:numPr>
          <w:ilvl w:val="0"/>
          <w:numId w:val="73"/>
        </w:numPr>
        <w:spacing w:after="0"/>
        <w:ind w:left="714" w:hanging="357"/>
        <w:rPr>
          <w:lang w:eastAsia="zh-CN"/>
        </w:rPr>
      </w:pPr>
      <w:r w:rsidRPr="001C2D9C">
        <w:rPr>
          <w:lang w:eastAsia="zh-CN"/>
        </w:rPr>
        <w:t>Principle 20: Study the feasibility to enable UE-type RSU scheduling for sidelink transmissions.</w:t>
      </w:r>
    </w:p>
    <w:p w14:paraId="124157BB" w14:textId="192FB66E" w:rsidR="001C2D9C" w:rsidRPr="001C2D9C" w:rsidRDefault="001C2D9C" w:rsidP="008E772F">
      <w:pPr>
        <w:pStyle w:val="ListParagraph"/>
        <w:numPr>
          <w:ilvl w:val="0"/>
          <w:numId w:val="73"/>
        </w:numPr>
        <w:spacing w:after="0"/>
        <w:ind w:left="714" w:hanging="357"/>
        <w:rPr>
          <w:lang w:eastAsia="zh-CN"/>
        </w:rPr>
      </w:pPr>
      <w:r w:rsidRPr="001C2D9C">
        <w:rPr>
          <w:lang w:eastAsia="zh-CN"/>
        </w:rPr>
        <w:t>Principle 21: To support periodic, aperiodic, fixed and variable size packet from one transmission to another transmission a common framework based on per slot scheduling is used which is flexible in utilising time and frequency resources used for a transmission.</w:t>
      </w:r>
    </w:p>
    <w:p w14:paraId="5FA09870" w14:textId="77777777" w:rsidR="001C2D9C" w:rsidRDefault="001C2D9C" w:rsidP="001C2D9C">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2BAE8202" w14:textId="1BCB02A2" w:rsidR="001C2D9C" w:rsidRDefault="001C2D9C" w:rsidP="00E303AE">
      <w:pPr>
        <w:ind w:left="720" w:hanging="720"/>
      </w:pPr>
    </w:p>
    <w:p w14:paraId="5630D1A0" w14:textId="57E16471" w:rsidR="00174CD3" w:rsidRPr="00174CD3" w:rsidRDefault="001B7BF2" w:rsidP="00174CD3">
      <w:pPr>
        <w:ind w:left="720" w:hanging="720"/>
        <w:rPr>
          <w:lang w:eastAsia="x-none"/>
        </w:rPr>
      </w:pPr>
      <w:hyperlink r:id="rId1902" w:history="1">
        <w:r w:rsidR="00D93AE1">
          <w:rPr>
            <w:rStyle w:val="Hyperlink"/>
            <w:b/>
          </w:rPr>
          <w:t>R1-1809507</w:t>
        </w:r>
      </w:hyperlink>
      <w:r w:rsidR="00174CD3" w:rsidRPr="00174CD3">
        <w:rPr>
          <w:b/>
        </w:rPr>
        <w:tab/>
        <w:t>Discussion on physical layer structure for NR V2X</w:t>
      </w:r>
      <w:r w:rsidR="00174CD3" w:rsidRPr="00174CD3">
        <w:rPr>
          <w:b/>
        </w:rPr>
        <w:tab/>
        <w:t>Xiaomi Communications</w:t>
      </w:r>
      <w:r w:rsidR="00174CD3">
        <w:rPr>
          <w:b/>
        </w:rPr>
        <w:tab/>
        <w:t xml:space="preserve">(rev of </w:t>
      </w:r>
      <w:hyperlink r:id="rId1903" w:history="1">
        <w:r w:rsidR="00D93AE1">
          <w:rPr>
            <w:rStyle w:val="Hyperlink"/>
            <w:b/>
          </w:rPr>
          <w:t>R1-1809175</w:t>
        </w:r>
      </w:hyperlink>
      <w:r w:rsidR="00174CD3">
        <w:rPr>
          <w:lang w:eastAsia="x-none"/>
        </w:rPr>
        <w:t>)</w:t>
      </w:r>
    </w:p>
    <w:p w14:paraId="1344BCF8" w14:textId="77777777" w:rsidR="00174CD3" w:rsidRPr="00174CD3" w:rsidRDefault="00174CD3" w:rsidP="008E772F">
      <w:pPr>
        <w:pStyle w:val="ListParagraph"/>
        <w:numPr>
          <w:ilvl w:val="0"/>
          <w:numId w:val="74"/>
        </w:numPr>
        <w:spacing w:after="0"/>
        <w:ind w:left="714" w:hanging="357"/>
        <w:rPr>
          <w:lang w:val="en-US" w:eastAsia="en-GB"/>
        </w:rPr>
      </w:pPr>
      <w:r w:rsidRPr="00174CD3">
        <w:rPr>
          <w:lang w:val="en-US" w:eastAsia="en-GB"/>
        </w:rPr>
        <w:t>O</w:t>
      </w:r>
      <w:r w:rsidRPr="00174CD3">
        <w:rPr>
          <w:rFonts w:hint="eastAsia"/>
          <w:lang w:val="en-US" w:eastAsia="en-GB"/>
        </w:rPr>
        <w:t>bservation</w:t>
      </w:r>
      <w:r w:rsidRPr="00174CD3">
        <w:rPr>
          <w:lang w:val="en-US" w:eastAsia="en-GB"/>
        </w:rPr>
        <w:t xml:space="preserve"> 1: In order to better match the time-varying characteristics of high-speed channel, the density of DMRS in time domain should be increased.</w:t>
      </w:r>
    </w:p>
    <w:p w14:paraId="4F12308A" w14:textId="77777777" w:rsidR="00174CD3" w:rsidRPr="00174CD3" w:rsidRDefault="00174CD3" w:rsidP="008E772F">
      <w:pPr>
        <w:pStyle w:val="ListParagraph"/>
        <w:numPr>
          <w:ilvl w:val="0"/>
          <w:numId w:val="74"/>
        </w:numPr>
        <w:spacing w:after="0"/>
        <w:ind w:left="714" w:hanging="357"/>
        <w:rPr>
          <w:lang w:val="en-US" w:eastAsia="en-GB"/>
        </w:rPr>
      </w:pPr>
      <w:r w:rsidRPr="00174CD3">
        <w:rPr>
          <w:lang w:val="en-US" w:eastAsia="en-GB"/>
        </w:rPr>
        <w:t>O</w:t>
      </w:r>
      <w:r w:rsidRPr="00174CD3">
        <w:rPr>
          <w:rFonts w:hint="eastAsia"/>
          <w:lang w:val="en-US" w:eastAsia="en-GB"/>
        </w:rPr>
        <w:t>bservation</w:t>
      </w:r>
      <w:r w:rsidRPr="00174CD3">
        <w:rPr>
          <w:lang w:val="en-US" w:eastAsia="en-GB"/>
        </w:rPr>
        <w:t xml:space="preserve"> 2: The benefit of higher SCS on combating Doppler effect may not be dominant for H-type DMRS structure.</w:t>
      </w:r>
    </w:p>
    <w:p w14:paraId="640BBC0D" w14:textId="7BE5E40A" w:rsidR="00174CD3" w:rsidRDefault="00174CD3" w:rsidP="00174CD3">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4276EBED" w14:textId="12313820" w:rsidR="00174CD3" w:rsidRDefault="00174CD3" w:rsidP="00E303AE">
      <w:pPr>
        <w:ind w:left="720" w:hanging="720"/>
        <w:rPr>
          <w:lang w:eastAsia="x-none"/>
        </w:rPr>
      </w:pPr>
    </w:p>
    <w:p w14:paraId="2A851C32" w14:textId="77777777" w:rsidR="00BD502C" w:rsidRPr="00BD502C" w:rsidRDefault="00250EA7" w:rsidP="00BD502C">
      <w:pPr>
        <w:rPr>
          <w:lang w:eastAsia="x-none"/>
        </w:rPr>
      </w:pPr>
      <w:r w:rsidRPr="00080C85">
        <w:rPr>
          <w:lang w:eastAsia="x-none"/>
        </w:rPr>
        <w:t xml:space="preserve">Tuesday </w:t>
      </w:r>
      <w:r w:rsidR="00BD502C" w:rsidRPr="00080C85">
        <w:rPr>
          <w:lang w:eastAsia="x-none"/>
        </w:rPr>
        <w:t xml:space="preserve">session </w:t>
      </w:r>
      <w:r w:rsidRPr="00080C85">
        <w:rPr>
          <w:lang w:eastAsia="x-none"/>
        </w:rPr>
        <w:t xml:space="preserve">conclusion: </w:t>
      </w:r>
      <w:r w:rsidR="00BD502C" w:rsidRPr="00080C85">
        <w:rPr>
          <w:lang w:eastAsia="x-none"/>
        </w:rPr>
        <w:t>Continue discussion offline – Hanbyul (LGE)</w:t>
      </w:r>
    </w:p>
    <w:p w14:paraId="0542E3C4" w14:textId="3457E1FB" w:rsidR="00250EA7" w:rsidRDefault="00250EA7" w:rsidP="00E303AE">
      <w:pPr>
        <w:ind w:left="720" w:hanging="720"/>
        <w:rPr>
          <w:lang w:eastAsia="x-none"/>
        </w:rPr>
      </w:pPr>
    </w:p>
    <w:p w14:paraId="59EBC897" w14:textId="4B4AAF1C" w:rsidR="00250EA7" w:rsidRPr="001E1803" w:rsidRDefault="001E1803" w:rsidP="00E303AE">
      <w:pPr>
        <w:ind w:left="720" w:hanging="720"/>
        <w:rPr>
          <w:b/>
          <w:lang w:eastAsia="x-none"/>
        </w:rPr>
      </w:pPr>
      <w:r w:rsidRPr="001E1803">
        <w:rPr>
          <w:b/>
          <w:lang w:eastAsia="x-none"/>
        </w:rPr>
        <w:t>Thursday session</w:t>
      </w:r>
    </w:p>
    <w:p w14:paraId="0F53CA6F" w14:textId="4D59C60C" w:rsidR="001E1803" w:rsidRDefault="001B7BF2" w:rsidP="001E1803">
      <w:pPr>
        <w:rPr>
          <w:rFonts w:ascii="Times New Roman" w:hAnsi="Times New Roman"/>
          <w:b/>
          <w:szCs w:val="20"/>
        </w:rPr>
      </w:pPr>
      <w:hyperlink r:id="rId1904" w:history="1">
        <w:r w:rsidR="00D93AE1">
          <w:rPr>
            <w:rStyle w:val="Hyperlink"/>
            <w:rFonts w:ascii="Times New Roman" w:hAnsi="Times New Roman"/>
            <w:b/>
            <w:szCs w:val="20"/>
          </w:rPr>
          <w:t>R1-1809799</w:t>
        </w:r>
      </w:hyperlink>
      <w:r w:rsidR="001E1803" w:rsidRPr="00E936F7">
        <w:rPr>
          <w:rFonts w:ascii="Times New Roman" w:hAnsi="Times New Roman"/>
          <w:b/>
          <w:szCs w:val="20"/>
        </w:rPr>
        <w:tab/>
        <w:t>Offline summary for 7.2.4.1.2 Physical layer structures and procedure(s)</w:t>
      </w:r>
      <w:r w:rsidR="001E1803" w:rsidRPr="00E936F7">
        <w:rPr>
          <w:rFonts w:ascii="Times New Roman" w:hAnsi="Times New Roman"/>
          <w:b/>
          <w:szCs w:val="20"/>
        </w:rPr>
        <w:tab/>
        <w:t>LG Electronics</w:t>
      </w:r>
    </w:p>
    <w:p w14:paraId="1C89B854" w14:textId="77777777" w:rsidR="001E1803" w:rsidRDefault="001E1803" w:rsidP="001E1803">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0B2C9B0B" w14:textId="72629BA3" w:rsidR="001E1803" w:rsidRDefault="001E1803" w:rsidP="00E303AE">
      <w:pPr>
        <w:ind w:left="720" w:hanging="720"/>
        <w:rPr>
          <w:lang w:eastAsia="x-none"/>
        </w:rPr>
      </w:pPr>
    </w:p>
    <w:p w14:paraId="09E2DA69" w14:textId="77777777" w:rsidR="00080C85" w:rsidRPr="00080C85" w:rsidRDefault="00080C85" w:rsidP="00080C85">
      <w:pPr>
        <w:ind w:left="720" w:hanging="720"/>
        <w:rPr>
          <w:b/>
          <w:szCs w:val="20"/>
          <w:lang w:eastAsia="x-none"/>
        </w:rPr>
      </w:pPr>
      <w:r w:rsidRPr="00080C85">
        <w:rPr>
          <w:szCs w:val="20"/>
          <w:highlight w:val="green"/>
          <w:lang w:eastAsia="x-none"/>
        </w:rPr>
        <w:t>Agreements</w:t>
      </w:r>
      <w:r w:rsidRPr="00080C85">
        <w:rPr>
          <w:b/>
          <w:szCs w:val="20"/>
          <w:lang w:eastAsia="x-none"/>
        </w:rPr>
        <w:t>:</w:t>
      </w:r>
    </w:p>
    <w:p w14:paraId="5EE19F12" w14:textId="77777777" w:rsidR="00080C85" w:rsidRPr="00080C85" w:rsidRDefault="00080C85" w:rsidP="008E772F">
      <w:pPr>
        <w:numPr>
          <w:ilvl w:val="0"/>
          <w:numId w:val="132"/>
        </w:numPr>
        <w:rPr>
          <w:szCs w:val="20"/>
        </w:rPr>
      </w:pPr>
      <w:r w:rsidRPr="00080C85">
        <w:rPr>
          <w:szCs w:val="20"/>
        </w:rPr>
        <w:t xml:space="preserve">At least PSCCH and PSSCH are defined for NR V2X. PSCCH </w:t>
      </w:r>
      <w:r w:rsidRPr="00080C85">
        <w:rPr>
          <w:rFonts w:hint="eastAsia"/>
          <w:szCs w:val="20"/>
        </w:rPr>
        <w:t>at least carries</w:t>
      </w:r>
      <w:r w:rsidRPr="00080C85">
        <w:rPr>
          <w:szCs w:val="20"/>
        </w:rPr>
        <w:t xml:space="preserve"> information necessary to </w:t>
      </w:r>
      <w:r w:rsidRPr="00080C85">
        <w:rPr>
          <w:rFonts w:hint="eastAsia"/>
          <w:szCs w:val="20"/>
        </w:rPr>
        <w:t>decode</w:t>
      </w:r>
      <w:r w:rsidRPr="00080C85">
        <w:rPr>
          <w:szCs w:val="20"/>
        </w:rPr>
        <w:t xml:space="preserve"> PSSCH.</w:t>
      </w:r>
    </w:p>
    <w:p w14:paraId="10A066D5" w14:textId="77777777" w:rsidR="00080C85" w:rsidRPr="00080C85" w:rsidRDefault="00080C85" w:rsidP="008E772F">
      <w:pPr>
        <w:numPr>
          <w:ilvl w:val="1"/>
          <w:numId w:val="132"/>
        </w:numPr>
        <w:rPr>
          <w:szCs w:val="20"/>
        </w:rPr>
      </w:pPr>
      <w:r w:rsidRPr="00080C85">
        <w:rPr>
          <w:rFonts w:hint="eastAsia"/>
          <w:szCs w:val="20"/>
        </w:rPr>
        <w:t>Note: PSBCH will be discussed in the synchronization agenda.</w:t>
      </w:r>
    </w:p>
    <w:p w14:paraId="7495C56E" w14:textId="77777777" w:rsidR="00080C85" w:rsidRPr="00080C85" w:rsidRDefault="00080C85" w:rsidP="008E772F">
      <w:pPr>
        <w:numPr>
          <w:ilvl w:val="0"/>
          <w:numId w:val="132"/>
        </w:numPr>
        <w:rPr>
          <w:szCs w:val="20"/>
        </w:rPr>
      </w:pPr>
      <w:r w:rsidRPr="00080C85">
        <w:rPr>
          <w:rFonts w:hint="eastAsia"/>
          <w:szCs w:val="20"/>
        </w:rPr>
        <w:t xml:space="preserve">RAN1 continues study on the necessity of other channels. </w:t>
      </w:r>
    </w:p>
    <w:p w14:paraId="30C3F4D0" w14:textId="77777777" w:rsidR="00080C85" w:rsidRPr="00080C85" w:rsidRDefault="00080C85" w:rsidP="008E772F">
      <w:pPr>
        <w:numPr>
          <w:ilvl w:val="0"/>
          <w:numId w:val="132"/>
        </w:numPr>
        <w:rPr>
          <w:szCs w:val="20"/>
        </w:rPr>
      </w:pPr>
      <w:r w:rsidRPr="00080C85">
        <w:rPr>
          <w:rFonts w:hint="eastAsia"/>
          <w:szCs w:val="20"/>
        </w:rPr>
        <w:t>Further study on</w:t>
      </w:r>
    </w:p>
    <w:p w14:paraId="6893A01C" w14:textId="77777777" w:rsidR="00080C85" w:rsidRPr="00080C85" w:rsidRDefault="00080C85" w:rsidP="008E772F">
      <w:pPr>
        <w:numPr>
          <w:ilvl w:val="1"/>
          <w:numId w:val="132"/>
        </w:numPr>
        <w:rPr>
          <w:szCs w:val="20"/>
        </w:rPr>
      </w:pPr>
      <w:r w:rsidRPr="00080C85">
        <w:rPr>
          <w:szCs w:val="20"/>
        </w:rPr>
        <w:t>W</w:t>
      </w:r>
      <w:r w:rsidRPr="00080C85">
        <w:rPr>
          <w:rFonts w:hint="eastAsia"/>
          <w:szCs w:val="20"/>
        </w:rPr>
        <w:t>hether/which sidelink feedback information is carried by PSCCH or by another channel/signal.</w:t>
      </w:r>
    </w:p>
    <w:p w14:paraId="02723621" w14:textId="77777777" w:rsidR="00080C85" w:rsidRPr="00080C85" w:rsidRDefault="00080C85" w:rsidP="008E772F">
      <w:pPr>
        <w:numPr>
          <w:ilvl w:val="1"/>
          <w:numId w:val="132"/>
        </w:numPr>
        <w:rPr>
          <w:szCs w:val="20"/>
        </w:rPr>
      </w:pPr>
      <w:r w:rsidRPr="00080C85">
        <w:rPr>
          <w:szCs w:val="20"/>
        </w:rPr>
        <w:t>W</w:t>
      </w:r>
      <w:r w:rsidRPr="00080C85">
        <w:rPr>
          <w:rFonts w:hint="eastAsia"/>
          <w:szCs w:val="20"/>
        </w:rPr>
        <w:t>hether/which information to assist resource allocation and/or schedule UE</w:t>
      </w:r>
      <w:r w:rsidRPr="00080C85">
        <w:rPr>
          <w:szCs w:val="20"/>
        </w:rPr>
        <w:t>’</w:t>
      </w:r>
      <w:r w:rsidRPr="00080C85">
        <w:rPr>
          <w:rFonts w:hint="eastAsia"/>
          <w:szCs w:val="20"/>
        </w:rPr>
        <w:t>s transmission resource(s) is carried by PSCCH or by another channel/signal.</w:t>
      </w:r>
    </w:p>
    <w:p w14:paraId="72934F4D" w14:textId="274AC4AA" w:rsidR="00080C85" w:rsidRDefault="00080C85" w:rsidP="008E772F">
      <w:pPr>
        <w:numPr>
          <w:ilvl w:val="1"/>
          <w:numId w:val="132"/>
        </w:numPr>
        <w:rPr>
          <w:szCs w:val="20"/>
        </w:rPr>
      </w:pPr>
      <w:r w:rsidRPr="00080C85">
        <w:rPr>
          <w:rFonts w:hint="eastAsia"/>
          <w:szCs w:val="20"/>
        </w:rPr>
        <w:t>PSCCH format(s) and content(s) for unicast, groupcast, and broadcast</w:t>
      </w:r>
    </w:p>
    <w:p w14:paraId="7A677B9B" w14:textId="77777777" w:rsidR="00FB4646" w:rsidRPr="00080C85" w:rsidRDefault="00FB4646" w:rsidP="00FB4646">
      <w:pPr>
        <w:rPr>
          <w:szCs w:val="20"/>
        </w:rPr>
      </w:pPr>
    </w:p>
    <w:p w14:paraId="18562979" w14:textId="77777777" w:rsidR="00080C85" w:rsidRPr="00FB4646" w:rsidRDefault="00080C85" w:rsidP="00FB4646">
      <w:pPr>
        <w:rPr>
          <w:rFonts w:ascii="Times New Roman" w:hAnsi="Times New Roman"/>
          <w:szCs w:val="20"/>
          <w:lang w:val="en-US"/>
        </w:rPr>
      </w:pPr>
      <w:r w:rsidRPr="00FB4646">
        <w:rPr>
          <w:rFonts w:ascii="Times New Roman" w:hAnsi="Times New Roman"/>
          <w:highlight w:val="green"/>
          <w:lang w:val="en-US"/>
        </w:rPr>
        <w:t>Agreements</w:t>
      </w:r>
      <w:r w:rsidRPr="00FB4646">
        <w:rPr>
          <w:rFonts w:ascii="Times New Roman" w:hAnsi="Times New Roman"/>
          <w:lang w:val="en-US"/>
        </w:rPr>
        <w:t>:</w:t>
      </w:r>
    </w:p>
    <w:p w14:paraId="3C81D21C" w14:textId="77777777" w:rsidR="00080C85" w:rsidRPr="00080C85" w:rsidRDefault="00080C85" w:rsidP="008E772F">
      <w:pPr>
        <w:numPr>
          <w:ilvl w:val="0"/>
          <w:numId w:val="179"/>
        </w:numPr>
        <w:rPr>
          <w:rFonts w:ascii="Times New Roman" w:hAnsi="Times New Roman"/>
          <w:b/>
          <w:lang w:val="en-US" w:eastAsia="x-none"/>
        </w:rPr>
      </w:pPr>
      <w:r w:rsidRPr="00080C85">
        <w:rPr>
          <w:rFonts w:ascii="Times New Roman" w:eastAsia="Malgun Gothic" w:hAnsi="Times New Roman"/>
          <w:lang w:val="en-US" w:eastAsia="ko-KR"/>
        </w:rPr>
        <w:t>RAN1 to continue study on the physical channel considering at least the following aspects:</w:t>
      </w:r>
    </w:p>
    <w:p w14:paraId="5B665D21" w14:textId="77777777" w:rsidR="00080C85" w:rsidRPr="00080C85" w:rsidRDefault="00080C85" w:rsidP="008E772F">
      <w:pPr>
        <w:numPr>
          <w:ilvl w:val="0"/>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t>Waveform</w:t>
      </w:r>
    </w:p>
    <w:p w14:paraId="010F967B" w14:textId="77777777" w:rsidR="00080C85" w:rsidRPr="00080C85" w:rsidRDefault="00080C85" w:rsidP="008E772F">
      <w:pPr>
        <w:numPr>
          <w:ilvl w:val="1"/>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t>Candidates: CP-OFDM, DFT-s-OFDM</w:t>
      </w:r>
    </w:p>
    <w:p w14:paraId="4E0C97D7" w14:textId="77777777" w:rsidR="00080C85" w:rsidRPr="00080C85" w:rsidRDefault="00080C85" w:rsidP="008E772F">
      <w:pPr>
        <w:numPr>
          <w:ilvl w:val="1"/>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t>Proposals from companies:</w:t>
      </w:r>
    </w:p>
    <w:p w14:paraId="542A04EC" w14:textId="77777777" w:rsidR="00080C85" w:rsidRPr="00080C85" w:rsidRDefault="00080C85" w:rsidP="008E772F">
      <w:pPr>
        <w:numPr>
          <w:ilvl w:val="2"/>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t>CP-OFDM only</w:t>
      </w:r>
    </w:p>
    <w:p w14:paraId="6B0BB3AA" w14:textId="77777777" w:rsidR="00080C85" w:rsidRPr="00080C85" w:rsidRDefault="00080C85" w:rsidP="008E772F">
      <w:pPr>
        <w:numPr>
          <w:ilvl w:val="2"/>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t>Support both</w:t>
      </w:r>
    </w:p>
    <w:p w14:paraId="3AF86A1C" w14:textId="77777777" w:rsidR="00080C85" w:rsidRPr="00080C85" w:rsidRDefault="00080C85" w:rsidP="008E772F">
      <w:pPr>
        <w:numPr>
          <w:ilvl w:val="1"/>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t>Consideration points:</w:t>
      </w:r>
    </w:p>
    <w:p w14:paraId="670B76A2" w14:textId="77777777" w:rsidR="00080C85" w:rsidRPr="00080C85" w:rsidRDefault="00080C85" w:rsidP="008E772F">
      <w:pPr>
        <w:numPr>
          <w:ilvl w:val="2"/>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t>Different channel can have different waveform?</w:t>
      </w:r>
    </w:p>
    <w:p w14:paraId="3DD3031D" w14:textId="77777777" w:rsidR="00080C85" w:rsidRPr="00080C85" w:rsidRDefault="00080C85" w:rsidP="008E772F">
      <w:pPr>
        <w:numPr>
          <w:ilvl w:val="2"/>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t>Benefit and impact of supporting only one waveform and supporting both waveforms</w:t>
      </w:r>
    </w:p>
    <w:p w14:paraId="632B3657" w14:textId="77777777" w:rsidR="00080C85" w:rsidRPr="00080C85" w:rsidRDefault="00080C85" w:rsidP="008E772F">
      <w:pPr>
        <w:numPr>
          <w:ilvl w:val="0"/>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t>Subcarrier spacing</w:t>
      </w:r>
    </w:p>
    <w:p w14:paraId="0BD09A66" w14:textId="77777777" w:rsidR="00080C85" w:rsidRPr="00080C85" w:rsidRDefault="00080C85" w:rsidP="008E772F">
      <w:pPr>
        <w:numPr>
          <w:ilvl w:val="1"/>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t xml:space="preserve">Candidates for further study are: </w:t>
      </w:r>
    </w:p>
    <w:p w14:paraId="5CBFF905" w14:textId="77777777" w:rsidR="00080C85" w:rsidRPr="00080C85" w:rsidRDefault="00080C85" w:rsidP="008E772F">
      <w:pPr>
        <w:numPr>
          <w:ilvl w:val="2"/>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t xml:space="preserve">FR1: 15 kHz, 30 kHz, 60 kHz, 120 kHz </w:t>
      </w:r>
    </w:p>
    <w:p w14:paraId="4BC116F9" w14:textId="77777777" w:rsidR="00080C85" w:rsidRPr="00080C85" w:rsidRDefault="00080C85" w:rsidP="008E772F">
      <w:pPr>
        <w:numPr>
          <w:ilvl w:val="2"/>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t>FR2: 30 kHz, 60 kHz, 120 kHz, 240 kHz</w:t>
      </w:r>
    </w:p>
    <w:p w14:paraId="499B2659" w14:textId="77777777" w:rsidR="00080C85" w:rsidRPr="00080C85" w:rsidRDefault="00080C85" w:rsidP="008E772F">
      <w:pPr>
        <w:numPr>
          <w:ilvl w:val="1"/>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t>Companies are encouraged to consider the potential issues and benefit of introducing new subcarrier spacing.</w:t>
      </w:r>
    </w:p>
    <w:p w14:paraId="601B00A4" w14:textId="77777777" w:rsidR="00080C85" w:rsidRPr="00080C85" w:rsidRDefault="00080C85" w:rsidP="008E772F">
      <w:pPr>
        <w:numPr>
          <w:ilvl w:val="0"/>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t>CP length</w:t>
      </w:r>
    </w:p>
    <w:p w14:paraId="06F48B64" w14:textId="77777777" w:rsidR="00080C85" w:rsidRPr="00080C85" w:rsidRDefault="00080C85" w:rsidP="008E772F">
      <w:pPr>
        <w:numPr>
          <w:ilvl w:val="0"/>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t>RS design</w:t>
      </w:r>
    </w:p>
    <w:p w14:paraId="6E943FCF" w14:textId="77777777" w:rsidR="00080C85" w:rsidRPr="00080C85" w:rsidRDefault="00080C85" w:rsidP="008E772F">
      <w:pPr>
        <w:numPr>
          <w:ilvl w:val="1"/>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t>Candidates are:</w:t>
      </w:r>
    </w:p>
    <w:p w14:paraId="4860E927" w14:textId="77777777" w:rsidR="00080C85" w:rsidRPr="00080C85" w:rsidRDefault="00080C85" w:rsidP="008E772F">
      <w:pPr>
        <w:numPr>
          <w:ilvl w:val="2"/>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t>DM-RS</w:t>
      </w:r>
    </w:p>
    <w:p w14:paraId="48DD47DF" w14:textId="77777777" w:rsidR="00080C85" w:rsidRPr="00080C85" w:rsidRDefault="00080C85" w:rsidP="008E772F">
      <w:pPr>
        <w:numPr>
          <w:ilvl w:val="3"/>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t>DM-RS defined in Rel-15 NR Uu is the starting point.</w:t>
      </w:r>
    </w:p>
    <w:p w14:paraId="6C1B1385" w14:textId="77777777" w:rsidR="00080C85" w:rsidRPr="00080C85" w:rsidRDefault="00080C85" w:rsidP="008E772F">
      <w:pPr>
        <w:numPr>
          <w:ilvl w:val="2"/>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t>PT-RS</w:t>
      </w:r>
    </w:p>
    <w:p w14:paraId="65C8C987" w14:textId="77777777" w:rsidR="00080C85" w:rsidRPr="00080C85" w:rsidRDefault="00080C85" w:rsidP="008E772F">
      <w:pPr>
        <w:numPr>
          <w:ilvl w:val="2"/>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t>CSI-RS</w:t>
      </w:r>
    </w:p>
    <w:p w14:paraId="62E835C1" w14:textId="77777777" w:rsidR="00080C85" w:rsidRPr="00080C85" w:rsidRDefault="00080C85" w:rsidP="008E772F">
      <w:pPr>
        <w:numPr>
          <w:ilvl w:val="2"/>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t>SRS</w:t>
      </w:r>
    </w:p>
    <w:p w14:paraId="016314AB" w14:textId="77777777" w:rsidR="00080C85" w:rsidRPr="00080C85" w:rsidRDefault="00080C85" w:rsidP="008E772F">
      <w:pPr>
        <w:numPr>
          <w:ilvl w:val="2"/>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t>AGC training signal</w:t>
      </w:r>
    </w:p>
    <w:p w14:paraId="511C98A5" w14:textId="77777777" w:rsidR="00080C85" w:rsidRPr="00080C85" w:rsidRDefault="00080C85" w:rsidP="008E772F">
      <w:pPr>
        <w:numPr>
          <w:ilvl w:val="0"/>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t>Channel coding</w:t>
      </w:r>
    </w:p>
    <w:p w14:paraId="5118D872" w14:textId="77777777" w:rsidR="00080C85" w:rsidRPr="00080C85" w:rsidRDefault="00080C85" w:rsidP="008E772F">
      <w:pPr>
        <w:numPr>
          <w:ilvl w:val="1"/>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lastRenderedPageBreak/>
        <w:t>For data, channel coding defined for data in Rel-15 NR Uu is the starting point.</w:t>
      </w:r>
    </w:p>
    <w:p w14:paraId="41345EF0" w14:textId="77777777" w:rsidR="00080C85" w:rsidRPr="00080C85" w:rsidRDefault="00080C85" w:rsidP="008E772F">
      <w:pPr>
        <w:numPr>
          <w:ilvl w:val="1"/>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t>For control, channel coding defined for control in Rel-15 NR Uu is the starting point.</w:t>
      </w:r>
    </w:p>
    <w:p w14:paraId="112AE8A5" w14:textId="77777777" w:rsidR="00080C85" w:rsidRPr="00080C85" w:rsidRDefault="00080C85" w:rsidP="008E772F">
      <w:pPr>
        <w:numPr>
          <w:ilvl w:val="0"/>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t>Modulation</w:t>
      </w:r>
    </w:p>
    <w:p w14:paraId="362BB20C" w14:textId="77777777" w:rsidR="00080C85" w:rsidRPr="00080C85" w:rsidRDefault="00080C85" w:rsidP="008E772F">
      <w:pPr>
        <w:numPr>
          <w:ilvl w:val="0"/>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t>RE mapping and rate-matching</w:t>
      </w:r>
    </w:p>
    <w:p w14:paraId="455A415D" w14:textId="77777777" w:rsidR="00080C85" w:rsidRPr="00080C85" w:rsidRDefault="00080C85" w:rsidP="008E772F">
      <w:pPr>
        <w:numPr>
          <w:ilvl w:val="0"/>
          <w:numId w:val="180"/>
        </w:numPr>
        <w:spacing w:line="276" w:lineRule="auto"/>
        <w:contextualSpacing/>
        <w:jc w:val="both"/>
        <w:rPr>
          <w:rFonts w:ascii="Times New Roman" w:eastAsia="Malgun Gothic" w:hAnsi="Times New Roman"/>
          <w:lang w:val="en-US" w:eastAsia="ko-KR"/>
        </w:rPr>
      </w:pPr>
      <w:r w:rsidRPr="00080C85">
        <w:rPr>
          <w:rFonts w:ascii="Times New Roman" w:eastAsia="Malgun Gothic" w:hAnsi="Times New Roman"/>
          <w:lang w:val="en-US" w:eastAsia="ko-KR"/>
        </w:rPr>
        <w:t>Scrambling</w:t>
      </w:r>
    </w:p>
    <w:p w14:paraId="328A5FCF" w14:textId="77777777" w:rsidR="00080C85" w:rsidRPr="00080C85" w:rsidRDefault="00080C85" w:rsidP="00FB4646"/>
    <w:p w14:paraId="018A4592" w14:textId="021A2125" w:rsidR="00080C85" w:rsidRPr="00080C85" w:rsidRDefault="00080C85" w:rsidP="00FB4646">
      <w:pPr>
        <w:rPr>
          <w:szCs w:val="20"/>
        </w:rPr>
      </w:pPr>
      <w:r w:rsidRPr="00080C85">
        <w:rPr>
          <w:szCs w:val="20"/>
          <w:highlight w:val="green"/>
        </w:rPr>
        <w:t>Agreement</w:t>
      </w:r>
      <w:r w:rsidRPr="00080C85">
        <w:rPr>
          <w:szCs w:val="20"/>
        </w:rPr>
        <w:t>:</w:t>
      </w:r>
    </w:p>
    <w:p w14:paraId="309B9C73" w14:textId="77777777" w:rsidR="00080C85" w:rsidRPr="00FB4646" w:rsidRDefault="00080C85" w:rsidP="008E772F">
      <w:pPr>
        <w:pStyle w:val="ListParagraph"/>
        <w:numPr>
          <w:ilvl w:val="0"/>
          <w:numId w:val="182"/>
        </w:numPr>
      </w:pPr>
      <w:r w:rsidRPr="00FB4646">
        <w:rPr>
          <w:rFonts w:hint="eastAsia"/>
        </w:rPr>
        <w:t>RAN1 continues study on the necessity</w:t>
      </w:r>
      <w:r w:rsidRPr="00FB4646">
        <w:t>, benefits and relationship between bandwidth</w:t>
      </w:r>
      <w:r w:rsidRPr="00FB4646">
        <w:rPr>
          <w:rFonts w:hint="eastAsia"/>
        </w:rPr>
        <w:t xml:space="preserve"> part and resource pool.</w:t>
      </w:r>
    </w:p>
    <w:p w14:paraId="176A3682" w14:textId="77777777" w:rsidR="00FB4646" w:rsidRPr="00080C85" w:rsidRDefault="00FB4646" w:rsidP="00FB4646"/>
    <w:p w14:paraId="60B9CB47" w14:textId="77777777" w:rsidR="00FB4646" w:rsidRPr="00080C85" w:rsidRDefault="00FB4646" w:rsidP="00FB4646">
      <w:pPr>
        <w:rPr>
          <w:szCs w:val="20"/>
        </w:rPr>
      </w:pPr>
      <w:r w:rsidRPr="00080C85">
        <w:rPr>
          <w:szCs w:val="20"/>
          <w:highlight w:val="green"/>
        </w:rPr>
        <w:t>Agreement</w:t>
      </w:r>
      <w:r w:rsidRPr="00080C85">
        <w:rPr>
          <w:szCs w:val="20"/>
        </w:rPr>
        <w:t>:</w:t>
      </w:r>
    </w:p>
    <w:p w14:paraId="70F9EAC0" w14:textId="77777777" w:rsidR="00080C85" w:rsidRPr="00080C85" w:rsidRDefault="00080C85" w:rsidP="00080C85">
      <w:pPr>
        <w:ind w:left="720" w:hanging="720"/>
        <w:rPr>
          <w:szCs w:val="20"/>
          <w:lang w:val="en-US" w:eastAsia="x-none"/>
        </w:rPr>
      </w:pPr>
      <w:r w:rsidRPr="00080C85">
        <w:rPr>
          <w:szCs w:val="20"/>
          <w:lang w:val="en-US" w:eastAsia="x-none"/>
        </w:rPr>
        <w:t>Agree the following assumptions as tentative assumptions for the simulation at least till RAN1#94bis</w:t>
      </w:r>
    </w:p>
    <w:p w14:paraId="3EAFCE19" w14:textId="77777777" w:rsidR="00080C85" w:rsidRPr="00080C85" w:rsidRDefault="00080C85" w:rsidP="008E772F">
      <w:pPr>
        <w:numPr>
          <w:ilvl w:val="0"/>
          <w:numId w:val="181"/>
        </w:numPr>
        <w:rPr>
          <w:szCs w:val="20"/>
        </w:rPr>
      </w:pPr>
      <w:r w:rsidRPr="00080C85">
        <w:rPr>
          <w:rFonts w:hint="eastAsia"/>
          <w:szCs w:val="20"/>
        </w:rPr>
        <w:t>AGC</w:t>
      </w:r>
    </w:p>
    <w:p w14:paraId="798262C8" w14:textId="77777777" w:rsidR="00080C85" w:rsidRPr="00080C85" w:rsidRDefault="00080C85" w:rsidP="008E772F">
      <w:pPr>
        <w:numPr>
          <w:ilvl w:val="1"/>
          <w:numId w:val="181"/>
        </w:numPr>
        <w:rPr>
          <w:szCs w:val="20"/>
        </w:rPr>
      </w:pPr>
      <w:r w:rsidRPr="00080C85">
        <w:rPr>
          <w:rFonts w:hint="eastAsia"/>
          <w:szCs w:val="20"/>
        </w:rPr>
        <w:t>Up to [15] us in FR1. Up to [10] us in FR2.</w:t>
      </w:r>
    </w:p>
    <w:p w14:paraId="1A147A5C" w14:textId="77777777" w:rsidR="00080C85" w:rsidRPr="00080C85" w:rsidRDefault="00080C85" w:rsidP="008E772F">
      <w:pPr>
        <w:numPr>
          <w:ilvl w:val="0"/>
          <w:numId w:val="181"/>
        </w:numPr>
        <w:rPr>
          <w:szCs w:val="20"/>
        </w:rPr>
      </w:pPr>
      <w:r w:rsidRPr="00080C85">
        <w:rPr>
          <w:rFonts w:hint="eastAsia"/>
          <w:szCs w:val="20"/>
        </w:rPr>
        <w:t>TX/RX switching time</w:t>
      </w:r>
    </w:p>
    <w:p w14:paraId="1EA6DDE3" w14:textId="77777777" w:rsidR="00080C85" w:rsidRPr="00080C85" w:rsidRDefault="00080C85" w:rsidP="008E772F">
      <w:pPr>
        <w:numPr>
          <w:ilvl w:val="1"/>
          <w:numId w:val="181"/>
        </w:numPr>
        <w:rPr>
          <w:szCs w:val="20"/>
        </w:rPr>
      </w:pPr>
      <w:r w:rsidRPr="00080C85">
        <w:rPr>
          <w:rFonts w:hint="eastAsia"/>
          <w:szCs w:val="20"/>
        </w:rPr>
        <w:t>[1</w:t>
      </w:r>
      <w:r w:rsidRPr="00080C85">
        <w:rPr>
          <w:szCs w:val="20"/>
        </w:rPr>
        <w:t>3</w:t>
      </w:r>
      <w:r w:rsidRPr="00080C85">
        <w:rPr>
          <w:rFonts w:hint="eastAsia"/>
          <w:szCs w:val="20"/>
        </w:rPr>
        <w:t>] us in FR1 and [7] us in FR2</w:t>
      </w:r>
    </w:p>
    <w:p w14:paraId="029B055E" w14:textId="77777777" w:rsidR="00080C85" w:rsidRPr="00080C85" w:rsidRDefault="00080C85" w:rsidP="008E772F">
      <w:pPr>
        <w:numPr>
          <w:ilvl w:val="0"/>
          <w:numId w:val="181"/>
        </w:numPr>
        <w:rPr>
          <w:szCs w:val="20"/>
        </w:rPr>
      </w:pPr>
      <w:r w:rsidRPr="00080C85">
        <w:rPr>
          <w:rFonts w:hint="eastAsia"/>
          <w:szCs w:val="20"/>
        </w:rPr>
        <w:t>Time error</w:t>
      </w:r>
    </w:p>
    <w:p w14:paraId="10298798" w14:textId="77777777" w:rsidR="00080C85" w:rsidRPr="00080C85" w:rsidRDefault="00080C85" w:rsidP="008E772F">
      <w:pPr>
        <w:numPr>
          <w:ilvl w:val="1"/>
          <w:numId w:val="181"/>
        </w:numPr>
        <w:rPr>
          <w:szCs w:val="20"/>
        </w:rPr>
      </w:pPr>
      <w:r w:rsidRPr="00080C85">
        <w:rPr>
          <w:rFonts w:hint="eastAsia"/>
          <w:szCs w:val="20"/>
        </w:rPr>
        <w:t>Up to [0.</w:t>
      </w:r>
      <w:r w:rsidRPr="00080C85">
        <w:rPr>
          <w:szCs w:val="20"/>
        </w:rPr>
        <w:t>4</w:t>
      </w:r>
      <w:r w:rsidRPr="00080C85">
        <w:rPr>
          <w:rFonts w:hint="eastAsia"/>
          <w:szCs w:val="20"/>
        </w:rPr>
        <w:t xml:space="preserve">] us between a UE and its </w:t>
      </w:r>
      <w:r w:rsidRPr="00080C85">
        <w:rPr>
          <w:szCs w:val="20"/>
        </w:rPr>
        <w:t>synchronization</w:t>
      </w:r>
      <w:r w:rsidRPr="00080C85">
        <w:rPr>
          <w:rFonts w:hint="eastAsia"/>
          <w:szCs w:val="20"/>
        </w:rPr>
        <w:t xml:space="preserve"> reference</w:t>
      </w:r>
    </w:p>
    <w:p w14:paraId="24439EA6" w14:textId="77777777" w:rsidR="00080C85" w:rsidRPr="00080C85" w:rsidRDefault="00080C85" w:rsidP="008E772F">
      <w:pPr>
        <w:numPr>
          <w:ilvl w:val="0"/>
          <w:numId w:val="181"/>
        </w:numPr>
        <w:rPr>
          <w:szCs w:val="20"/>
        </w:rPr>
      </w:pPr>
      <w:r w:rsidRPr="00080C85">
        <w:rPr>
          <w:rFonts w:hint="eastAsia"/>
          <w:szCs w:val="20"/>
        </w:rPr>
        <w:t>Frequency error</w:t>
      </w:r>
    </w:p>
    <w:p w14:paraId="512A1B46" w14:textId="77777777" w:rsidR="00080C85" w:rsidRPr="00080C85" w:rsidRDefault="00080C85" w:rsidP="008E772F">
      <w:pPr>
        <w:numPr>
          <w:ilvl w:val="1"/>
          <w:numId w:val="181"/>
        </w:numPr>
        <w:rPr>
          <w:szCs w:val="20"/>
        </w:rPr>
      </w:pPr>
      <w:r w:rsidRPr="00080C85">
        <w:rPr>
          <w:rFonts w:hint="eastAsia"/>
          <w:szCs w:val="20"/>
        </w:rPr>
        <w:t xml:space="preserve">Up to [0.1] PPM between a UE and its </w:t>
      </w:r>
      <w:r w:rsidRPr="00080C85">
        <w:rPr>
          <w:szCs w:val="20"/>
        </w:rPr>
        <w:t>synchronization</w:t>
      </w:r>
      <w:r w:rsidRPr="00080C85">
        <w:rPr>
          <w:rFonts w:hint="eastAsia"/>
          <w:szCs w:val="20"/>
        </w:rPr>
        <w:t xml:space="preserve"> reference</w:t>
      </w:r>
    </w:p>
    <w:p w14:paraId="57652585" w14:textId="77777777" w:rsidR="00080C85" w:rsidRPr="00080C85" w:rsidRDefault="00080C85" w:rsidP="00080C85">
      <w:pPr>
        <w:ind w:left="720" w:hanging="720"/>
        <w:rPr>
          <w:szCs w:val="20"/>
        </w:rPr>
      </w:pPr>
      <w:r w:rsidRPr="001A6DC3">
        <w:rPr>
          <w:szCs w:val="20"/>
        </w:rPr>
        <w:t>To send an LS to RAN4 for feedback (to be included in the IBE LS)</w:t>
      </w:r>
    </w:p>
    <w:p w14:paraId="5E5D3808" w14:textId="77777777" w:rsidR="00080C85" w:rsidRPr="00080C85" w:rsidRDefault="00080C85" w:rsidP="00080C85">
      <w:pPr>
        <w:ind w:left="720" w:hanging="720"/>
        <w:rPr>
          <w:lang w:val="en-US" w:eastAsia="x-none"/>
        </w:rPr>
      </w:pPr>
    </w:p>
    <w:p w14:paraId="36F0C0EC" w14:textId="3C027C8E" w:rsidR="00080C85" w:rsidRPr="001A6DC3" w:rsidRDefault="001A6DC3" w:rsidP="00080C85">
      <w:pPr>
        <w:ind w:left="720" w:hanging="720"/>
        <w:rPr>
          <w:b/>
        </w:rPr>
      </w:pPr>
      <w:r w:rsidRPr="001A6DC3">
        <w:rPr>
          <w:b/>
        </w:rPr>
        <w:t>R1-1809748</w:t>
      </w:r>
      <w:r w:rsidRPr="001A6DC3">
        <w:rPr>
          <w:b/>
        </w:rPr>
        <w:tab/>
        <w:t>[Draft] LS on IBE model for V2X</w:t>
      </w:r>
      <w:r w:rsidRPr="001A6DC3">
        <w:rPr>
          <w:b/>
        </w:rPr>
        <w:tab/>
        <w:t>Ericsson, Intel</w:t>
      </w:r>
    </w:p>
    <w:p w14:paraId="09F2DC07" w14:textId="77777777" w:rsidR="001A6DC3" w:rsidRDefault="001A6DC3" w:rsidP="001A6DC3">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467130F2" w14:textId="77777777" w:rsidR="001A6DC3" w:rsidRPr="001A6DC3" w:rsidRDefault="001A6DC3" w:rsidP="00080C85">
      <w:pPr>
        <w:ind w:left="720" w:hanging="720"/>
        <w:rPr>
          <w:lang w:eastAsia="x-none"/>
        </w:rPr>
      </w:pPr>
    </w:p>
    <w:p w14:paraId="4BF9A62A" w14:textId="6E31AAF1" w:rsidR="00080C85" w:rsidRPr="00C10D8E" w:rsidRDefault="00C10D8E" w:rsidP="00E303AE">
      <w:pPr>
        <w:ind w:left="720" w:hanging="720"/>
        <w:rPr>
          <w:b/>
          <w:lang w:eastAsia="x-none"/>
        </w:rPr>
      </w:pPr>
      <w:r w:rsidRPr="00C10D8E">
        <w:rPr>
          <w:b/>
          <w:lang w:eastAsia="x-none"/>
        </w:rPr>
        <w:t>Friday</w:t>
      </w:r>
      <w:r>
        <w:rPr>
          <w:b/>
          <w:lang w:eastAsia="x-none"/>
        </w:rPr>
        <w:t xml:space="preserve"> session</w:t>
      </w:r>
    </w:p>
    <w:p w14:paraId="0674B879" w14:textId="70A6362B" w:rsidR="00C10D8E" w:rsidRPr="00C10D8E" w:rsidRDefault="001B7BF2" w:rsidP="00C10D8E">
      <w:pPr>
        <w:ind w:left="720" w:hanging="720"/>
        <w:rPr>
          <w:b/>
          <w:lang w:eastAsia="x-none"/>
        </w:rPr>
      </w:pPr>
      <w:hyperlink r:id="rId1905" w:history="1">
        <w:r w:rsidR="00D93AE1">
          <w:rPr>
            <w:rStyle w:val="Hyperlink"/>
            <w:b/>
            <w:lang w:eastAsia="x-none"/>
          </w:rPr>
          <w:t>R1-1809964</w:t>
        </w:r>
      </w:hyperlink>
      <w:r w:rsidR="00C10D8E" w:rsidRPr="00C10D8E">
        <w:rPr>
          <w:b/>
          <w:lang w:eastAsia="x-none"/>
        </w:rPr>
        <w:tab/>
        <w:t>Updated offline summary for 7.2.4.1.2 Physical layer structures and procedure(s)</w:t>
      </w:r>
      <w:r w:rsidR="00C10D8E" w:rsidRPr="00C10D8E">
        <w:rPr>
          <w:b/>
          <w:lang w:eastAsia="x-none"/>
        </w:rPr>
        <w:tab/>
        <w:t>LG Electronics</w:t>
      </w:r>
    </w:p>
    <w:p w14:paraId="3F582E04" w14:textId="77777777" w:rsidR="00C10D8E" w:rsidRDefault="00C10D8E" w:rsidP="00C10D8E">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0784F2F4" w14:textId="47D0E457" w:rsidR="00250EA7" w:rsidRDefault="00250EA7" w:rsidP="00E303AE">
      <w:pPr>
        <w:ind w:left="720" w:hanging="720"/>
        <w:rPr>
          <w:lang w:eastAsia="x-none"/>
        </w:rPr>
      </w:pPr>
    </w:p>
    <w:p w14:paraId="4E26967B" w14:textId="77777777" w:rsidR="001A6DC3" w:rsidRPr="001A6DC3" w:rsidRDefault="001A6DC3" w:rsidP="001A6DC3">
      <w:pPr>
        <w:ind w:left="720" w:hanging="720"/>
        <w:rPr>
          <w:lang w:val="en-US" w:eastAsia="x-none"/>
        </w:rPr>
      </w:pPr>
      <w:r w:rsidRPr="001A6DC3">
        <w:rPr>
          <w:highlight w:val="green"/>
          <w:lang w:val="en-US" w:eastAsia="x-none"/>
        </w:rPr>
        <w:t>Agreements</w:t>
      </w:r>
      <w:r w:rsidRPr="001A6DC3">
        <w:rPr>
          <w:lang w:val="en-US" w:eastAsia="x-none"/>
        </w:rPr>
        <w:t>:</w:t>
      </w:r>
    </w:p>
    <w:p w14:paraId="3967D2BD" w14:textId="77777777" w:rsidR="001A6DC3" w:rsidRPr="001A6DC3" w:rsidRDefault="001A6DC3" w:rsidP="001A6DC3">
      <w:pPr>
        <w:spacing w:line="276" w:lineRule="auto"/>
        <w:ind w:left="720" w:hanging="720"/>
        <w:contextualSpacing/>
        <w:jc w:val="both"/>
        <w:rPr>
          <w:rFonts w:ascii="Times New Roman" w:eastAsia="Malgun Gothic" w:hAnsi="Times New Roman"/>
          <w:lang w:val="en-US" w:eastAsia="ko-KR"/>
        </w:rPr>
      </w:pPr>
      <w:r w:rsidRPr="001A6DC3">
        <w:rPr>
          <w:rFonts w:ascii="Times New Roman" w:eastAsia="Malgun Gothic" w:hAnsi="Times New Roman"/>
          <w:lang w:val="en-US" w:eastAsia="ko-KR"/>
        </w:rPr>
        <w:t>RAN1 to continue study on multiplexing physical channels considering at least the above aspects:</w:t>
      </w:r>
    </w:p>
    <w:p w14:paraId="5F0C5F45" w14:textId="77777777" w:rsidR="001A6DC3" w:rsidRPr="001A6DC3" w:rsidRDefault="001A6DC3" w:rsidP="008E772F">
      <w:pPr>
        <w:pStyle w:val="ListParagraph"/>
        <w:numPr>
          <w:ilvl w:val="0"/>
          <w:numId w:val="182"/>
        </w:numPr>
        <w:spacing w:line="276" w:lineRule="auto"/>
        <w:jc w:val="both"/>
        <w:rPr>
          <w:rFonts w:eastAsia="Malgun Gothic"/>
          <w:lang w:val="en-US" w:eastAsia="ko-KR"/>
        </w:rPr>
      </w:pPr>
      <w:r w:rsidRPr="001A6DC3">
        <w:rPr>
          <w:rFonts w:eastAsia="Malgun Gothic"/>
          <w:lang w:val="en-US" w:eastAsia="ko-KR"/>
        </w:rPr>
        <w:t>Multiplexing of PSCCH and the associated PSSCH (here, the “associated” means that the PSCCH at least carries information necessary to decode the PSSCH).</w:t>
      </w:r>
    </w:p>
    <w:p w14:paraId="78AFC642" w14:textId="77777777" w:rsidR="001A6DC3" w:rsidRPr="001A6DC3" w:rsidRDefault="001A6DC3" w:rsidP="008E772F">
      <w:pPr>
        <w:pStyle w:val="ListParagraph"/>
        <w:numPr>
          <w:ilvl w:val="1"/>
          <w:numId w:val="182"/>
        </w:numPr>
        <w:spacing w:line="276" w:lineRule="auto"/>
        <w:jc w:val="both"/>
        <w:rPr>
          <w:rFonts w:eastAsia="Malgun Gothic"/>
          <w:lang w:val="en-US" w:eastAsia="ko-KR"/>
        </w:rPr>
      </w:pPr>
      <w:r w:rsidRPr="001A6DC3">
        <w:rPr>
          <w:rFonts w:eastAsia="Malgun Gothic"/>
          <w:lang w:val="en-US" w:eastAsia="ko-KR"/>
        </w:rPr>
        <w:t xml:space="preserve">Study further the following options: </w:t>
      </w:r>
    </w:p>
    <w:p w14:paraId="0A55DD46" w14:textId="77777777" w:rsidR="001A6DC3" w:rsidRPr="001A6DC3" w:rsidRDefault="001A6DC3" w:rsidP="008E772F">
      <w:pPr>
        <w:pStyle w:val="ListParagraph"/>
        <w:numPr>
          <w:ilvl w:val="2"/>
          <w:numId w:val="182"/>
        </w:numPr>
        <w:spacing w:line="276" w:lineRule="auto"/>
        <w:jc w:val="both"/>
        <w:rPr>
          <w:rFonts w:eastAsia="Malgun Gothic"/>
          <w:lang w:val="en-US" w:eastAsia="ko-KR"/>
        </w:rPr>
      </w:pPr>
      <w:r w:rsidRPr="001A6DC3">
        <w:rPr>
          <w:rFonts w:eastAsia="Malgun Gothic"/>
          <w:lang w:val="en-US" w:eastAsia="ko-KR"/>
        </w:rPr>
        <w:t>Option 1: PSCCH and the associated PSSCH are transmitted using non-overlapping time resources.</w:t>
      </w:r>
    </w:p>
    <w:p w14:paraId="1B166D52" w14:textId="77777777" w:rsidR="001A6DC3" w:rsidRPr="001A6DC3" w:rsidRDefault="001A6DC3" w:rsidP="008E772F">
      <w:pPr>
        <w:pStyle w:val="ListParagraph"/>
        <w:numPr>
          <w:ilvl w:val="3"/>
          <w:numId w:val="182"/>
        </w:numPr>
        <w:spacing w:line="276" w:lineRule="auto"/>
        <w:jc w:val="both"/>
        <w:rPr>
          <w:rFonts w:eastAsia="Malgun Gothic"/>
          <w:lang w:val="en-US" w:eastAsia="ko-KR"/>
        </w:rPr>
      </w:pPr>
      <w:r w:rsidRPr="001A6DC3">
        <w:rPr>
          <w:rFonts w:eastAsia="Malgun Gothic"/>
          <w:lang w:val="en-US" w:eastAsia="ko-KR"/>
        </w:rPr>
        <w:t>Option 1A: The frequency resources used by the two channels are the same.</w:t>
      </w:r>
    </w:p>
    <w:p w14:paraId="466CA0AE" w14:textId="77777777" w:rsidR="001A6DC3" w:rsidRPr="001A6DC3" w:rsidRDefault="001A6DC3" w:rsidP="008E772F">
      <w:pPr>
        <w:pStyle w:val="ListParagraph"/>
        <w:numPr>
          <w:ilvl w:val="3"/>
          <w:numId w:val="182"/>
        </w:numPr>
        <w:spacing w:line="276" w:lineRule="auto"/>
        <w:jc w:val="both"/>
        <w:rPr>
          <w:rFonts w:eastAsia="Malgun Gothic"/>
          <w:lang w:val="en-US" w:eastAsia="ko-KR"/>
        </w:rPr>
      </w:pPr>
      <w:r w:rsidRPr="001A6DC3">
        <w:rPr>
          <w:rFonts w:eastAsia="Malgun Gothic"/>
          <w:lang w:val="en-US" w:eastAsia="ko-KR"/>
        </w:rPr>
        <w:t>Option 1B: The frequency resources used by the two channels can be different.</w:t>
      </w:r>
    </w:p>
    <w:p w14:paraId="505D0E66" w14:textId="77777777" w:rsidR="001A6DC3" w:rsidRPr="001A6DC3" w:rsidRDefault="001A6DC3" w:rsidP="008E772F">
      <w:pPr>
        <w:pStyle w:val="ListParagraph"/>
        <w:numPr>
          <w:ilvl w:val="2"/>
          <w:numId w:val="182"/>
        </w:numPr>
        <w:spacing w:line="276" w:lineRule="auto"/>
        <w:jc w:val="both"/>
        <w:rPr>
          <w:rFonts w:eastAsia="Malgun Gothic"/>
          <w:lang w:val="en-US" w:eastAsia="ko-KR"/>
        </w:rPr>
      </w:pPr>
      <w:r w:rsidRPr="001A6DC3">
        <w:rPr>
          <w:rFonts w:eastAsia="Malgun Gothic"/>
          <w:lang w:val="en-US" w:eastAsia="ko-KR"/>
        </w:rPr>
        <w:t>Option 2: PSCCH and the associated PSSCH are transmitted using non-overlapping frequency resources in the all the time resources used for transmission. The time resources used by the two channels are the same.</w:t>
      </w:r>
    </w:p>
    <w:p w14:paraId="1CFE3B12" w14:textId="77777777" w:rsidR="001A6DC3" w:rsidRPr="001A6DC3" w:rsidRDefault="001A6DC3" w:rsidP="008E772F">
      <w:pPr>
        <w:pStyle w:val="ListParagraph"/>
        <w:numPr>
          <w:ilvl w:val="2"/>
          <w:numId w:val="182"/>
        </w:numPr>
        <w:spacing w:line="276" w:lineRule="auto"/>
        <w:jc w:val="both"/>
        <w:rPr>
          <w:rFonts w:eastAsia="Malgun Gothic"/>
          <w:lang w:val="en-US" w:eastAsia="ko-KR"/>
        </w:rPr>
      </w:pPr>
      <w:r w:rsidRPr="001A6DC3">
        <w:rPr>
          <w:rFonts w:eastAsia="Malgun Gothic"/>
          <w:lang w:val="en-US" w:eastAsia="ko-KR"/>
        </w:rPr>
        <w:t>Option 3: A part of PSCCH and the associated PSSCH are transmitted using overlapping time resources in non-overlapping frequency resources, but another part of the associated PSSCH and/or another part of the PSCCH are transmitted using non-overlapping time resources.</w:t>
      </w:r>
    </w:p>
    <w:p w14:paraId="602CD71C" w14:textId="77777777" w:rsidR="001A6DC3" w:rsidRPr="001A6DC3" w:rsidRDefault="001A6DC3" w:rsidP="001A6DC3">
      <w:pPr>
        <w:spacing w:line="276" w:lineRule="auto"/>
        <w:ind w:left="720" w:hanging="720"/>
        <w:contextualSpacing/>
        <w:jc w:val="both"/>
        <w:rPr>
          <w:rFonts w:ascii="Times New Roman" w:eastAsia="Malgun Gothic" w:hAnsi="Times New Roman"/>
          <w:lang w:val="en-US" w:eastAsia="ko-KR"/>
        </w:rPr>
      </w:pPr>
      <w:r w:rsidRPr="001A6DC3">
        <w:rPr>
          <w:rFonts w:ascii="Times New Roman" w:eastAsia="Malgun Gothic" w:hAnsi="Times New Roman"/>
          <w:lang w:val="en-US" w:eastAsia="ko-KR"/>
        </w:rPr>
        <w:t>Illustration of the above options:</w:t>
      </w:r>
    </w:p>
    <w:p w14:paraId="33454881" w14:textId="7D3A1197" w:rsidR="001A6DC3" w:rsidRPr="001A6DC3" w:rsidRDefault="001A6DC3" w:rsidP="001A6DC3">
      <w:pPr>
        <w:ind w:left="720" w:hanging="720"/>
        <w:jc w:val="center"/>
        <w:rPr>
          <w:noProof/>
        </w:rPr>
      </w:pPr>
      <w:r w:rsidRPr="001A6DC3">
        <w:rPr>
          <w:noProof/>
          <w:lang w:eastAsia="en-GB"/>
        </w:rPr>
        <w:lastRenderedPageBreak/>
        <w:drawing>
          <wp:inline distT="0" distB="0" distL="0" distR="0" wp14:anchorId="48E32C48" wp14:editId="7CB31503">
            <wp:extent cx="3535680" cy="2583180"/>
            <wp:effectExtent l="0" t="0" r="762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906" cstate="print">
                      <a:extLst>
                        <a:ext uri="{28A0092B-C50C-407E-A947-70E740481C1C}">
                          <a14:useLocalDpi xmlns:a14="http://schemas.microsoft.com/office/drawing/2010/main" val="0"/>
                        </a:ext>
                      </a:extLst>
                    </a:blip>
                    <a:srcRect/>
                    <a:stretch>
                      <a:fillRect/>
                    </a:stretch>
                  </pic:blipFill>
                  <pic:spPr bwMode="auto">
                    <a:xfrm>
                      <a:off x="0" y="0"/>
                      <a:ext cx="3535680" cy="2583180"/>
                    </a:xfrm>
                    <a:prstGeom prst="rect">
                      <a:avLst/>
                    </a:prstGeom>
                    <a:noFill/>
                    <a:ln>
                      <a:noFill/>
                    </a:ln>
                  </pic:spPr>
                </pic:pic>
              </a:graphicData>
            </a:graphic>
          </wp:inline>
        </w:drawing>
      </w:r>
    </w:p>
    <w:p w14:paraId="03FB55F5" w14:textId="77777777" w:rsidR="001A6DC3" w:rsidRPr="001A6DC3" w:rsidRDefault="001A6DC3" w:rsidP="001A6DC3">
      <w:pPr>
        <w:ind w:left="720" w:hanging="720"/>
        <w:jc w:val="center"/>
        <w:rPr>
          <w:noProof/>
        </w:rPr>
      </w:pPr>
    </w:p>
    <w:p w14:paraId="5C1D4A5B" w14:textId="04244988" w:rsidR="001A6DC3" w:rsidRDefault="001A6DC3" w:rsidP="001A6DC3">
      <w:pPr>
        <w:ind w:left="720" w:hanging="720"/>
        <w:rPr>
          <w:b/>
        </w:rPr>
      </w:pPr>
      <w:r w:rsidRPr="001A6DC3">
        <w:rPr>
          <w:b/>
        </w:rPr>
        <w:t>R1-1809945</w:t>
      </w:r>
      <w:r w:rsidRPr="001A6DC3">
        <w:rPr>
          <w:b/>
        </w:rPr>
        <w:tab/>
        <w:t>[Draft] LS on IBE model for V2X</w:t>
      </w:r>
      <w:r>
        <w:rPr>
          <w:b/>
        </w:rPr>
        <w:tab/>
      </w:r>
      <w:r w:rsidRPr="001A6DC3">
        <w:rPr>
          <w:b/>
        </w:rPr>
        <w:t>Ericsson, Intel</w:t>
      </w:r>
    </w:p>
    <w:p w14:paraId="7F259E86" w14:textId="0F4F0C72" w:rsidR="001A6DC3" w:rsidRPr="001A6DC3" w:rsidRDefault="001A6DC3" w:rsidP="001A6DC3">
      <w:pPr>
        <w:ind w:left="720" w:hanging="720"/>
        <w:rPr>
          <w:lang w:val="en-US" w:eastAsia="x-none"/>
        </w:rPr>
      </w:pPr>
      <w:r>
        <w:rPr>
          <w:b/>
        </w:rPr>
        <w:t>Discussion:</w:t>
      </w:r>
      <w:r w:rsidRPr="009C099A">
        <w:t xml:space="preserve"> Huawei do not understand why Intel is indicated as contact - </w:t>
      </w:r>
      <w:r w:rsidR="009C099A" w:rsidRPr="009C099A">
        <w:t>SI rapporteur is enough</w:t>
      </w:r>
    </w:p>
    <w:p w14:paraId="6ABA614B" w14:textId="23686D89" w:rsidR="001A6DC3" w:rsidRPr="001A6DC3" w:rsidRDefault="001A6DC3" w:rsidP="001A6DC3">
      <w:pPr>
        <w:rPr>
          <w:highlight w:val="green"/>
        </w:rPr>
      </w:pPr>
      <w:r w:rsidRPr="009C099A">
        <w:rPr>
          <w:b/>
          <w:lang w:val="en-US"/>
        </w:rPr>
        <w:t>Decision:</w:t>
      </w:r>
      <w:r>
        <w:rPr>
          <w:lang w:val="en-US"/>
        </w:rPr>
        <w:t xml:space="preserve"> </w:t>
      </w:r>
      <w:r w:rsidRPr="001A6DC3">
        <w:t>The draft LS is</w:t>
      </w:r>
      <w:r>
        <w:t xml:space="preserve"> endorsed </w:t>
      </w:r>
      <w:r w:rsidRPr="001A6DC3">
        <w:t>(by removing the 2</w:t>
      </w:r>
      <w:r w:rsidRPr="001A6DC3">
        <w:rPr>
          <w:vertAlign w:val="superscript"/>
        </w:rPr>
        <w:t>nd</w:t>
      </w:r>
      <w:r w:rsidRPr="001A6DC3">
        <w:t xml:space="preserve"> contact name)</w:t>
      </w:r>
      <w:r>
        <w:t xml:space="preserve">, and final LS is </w:t>
      </w:r>
      <w:r w:rsidRPr="009C099A">
        <w:rPr>
          <w:highlight w:val="green"/>
        </w:rPr>
        <w:t>approved</w:t>
      </w:r>
      <w:r w:rsidRPr="001A6DC3">
        <w:rPr>
          <w:highlight w:val="green"/>
        </w:rPr>
        <w:t xml:space="preserve"> in R1-1810006</w:t>
      </w:r>
      <w:r>
        <w:rPr>
          <w:highlight w:val="green"/>
        </w:rPr>
        <w:t>.</w:t>
      </w:r>
    </w:p>
    <w:p w14:paraId="0B336B17" w14:textId="77777777" w:rsidR="001A6DC3" w:rsidRPr="001A6DC3" w:rsidRDefault="001A6DC3" w:rsidP="001A6DC3">
      <w:pPr>
        <w:ind w:left="720" w:hanging="720"/>
        <w:jc w:val="center"/>
        <w:rPr>
          <w:lang w:val="en-US" w:eastAsia="x-none"/>
        </w:rPr>
      </w:pPr>
    </w:p>
    <w:p w14:paraId="33D4C755" w14:textId="77777777" w:rsidR="001A6DC3" w:rsidRDefault="001A6DC3" w:rsidP="00E303AE">
      <w:pPr>
        <w:ind w:left="720" w:hanging="720"/>
        <w:rPr>
          <w:lang w:eastAsia="x-none"/>
        </w:rPr>
      </w:pPr>
    </w:p>
    <w:p w14:paraId="126BD9E0" w14:textId="77777777" w:rsidR="00C10D8E" w:rsidRDefault="00C10D8E" w:rsidP="00E303AE">
      <w:pPr>
        <w:ind w:left="720" w:hanging="720"/>
        <w:rPr>
          <w:lang w:eastAsia="x-none"/>
        </w:rPr>
      </w:pPr>
    </w:p>
    <w:p w14:paraId="59B3E187" w14:textId="59BAEA92" w:rsidR="00E303AE" w:rsidRPr="00E303AE" w:rsidRDefault="001B7BF2" w:rsidP="00E303AE">
      <w:pPr>
        <w:ind w:left="720" w:hanging="720"/>
        <w:rPr>
          <w:lang w:eastAsia="x-none"/>
        </w:rPr>
      </w:pPr>
      <w:hyperlink r:id="rId1907" w:history="1">
        <w:r w:rsidR="00D93AE1">
          <w:rPr>
            <w:rStyle w:val="Hyperlink"/>
            <w:lang w:eastAsia="x-none"/>
          </w:rPr>
          <w:t>R1-1808093</w:t>
        </w:r>
      </w:hyperlink>
      <w:r w:rsidR="00E303AE" w:rsidRPr="00E303AE">
        <w:rPr>
          <w:lang w:eastAsia="x-none"/>
        </w:rPr>
        <w:tab/>
        <w:t>PHY sidelink structure and procedure for NR V2X</w:t>
      </w:r>
      <w:r w:rsidR="00E303AE" w:rsidRPr="00E303AE">
        <w:rPr>
          <w:lang w:eastAsia="x-none"/>
        </w:rPr>
        <w:tab/>
        <w:t>Huawei, HiSilicon</w:t>
      </w:r>
    </w:p>
    <w:p w14:paraId="64DFD268" w14:textId="20E4BBEC" w:rsidR="00E303AE" w:rsidRPr="00E303AE" w:rsidRDefault="001B7BF2" w:rsidP="00E303AE">
      <w:pPr>
        <w:ind w:left="720" w:hanging="720"/>
        <w:rPr>
          <w:lang w:eastAsia="x-none"/>
        </w:rPr>
      </w:pPr>
      <w:hyperlink r:id="rId1908" w:history="1">
        <w:r w:rsidR="00D93AE1">
          <w:rPr>
            <w:rStyle w:val="Hyperlink"/>
            <w:lang w:eastAsia="x-none"/>
          </w:rPr>
          <w:t>R1-1808203</w:t>
        </w:r>
      </w:hyperlink>
      <w:r w:rsidR="00E303AE" w:rsidRPr="00E303AE">
        <w:rPr>
          <w:lang w:eastAsia="x-none"/>
        </w:rPr>
        <w:tab/>
        <w:t>On sidelink design for NR V2X</w:t>
      </w:r>
      <w:r w:rsidR="00E303AE" w:rsidRPr="00E303AE">
        <w:rPr>
          <w:lang w:eastAsia="x-none"/>
        </w:rPr>
        <w:tab/>
        <w:t>Mitsubishi Electric RCE</w:t>
      </w:r>
    </w:p>
    <w:p w14:paraId="7997BBDD" w14:textId="1B728DFA" w:rsidR="00E303AE" w:rsidRPr="00E303AE" w:rsidRDefault="001B7BF2" w:rsidP="00E303AE">
      <w:pPr>
        <w:ind w:left="720" w:hanging="720"/>
        <w:rPr>
          <w:lang w:eastAsia="x-none"/>
        </w:rPr>
      </w:pPr>
      <w:hyperlink r:id="rId1909" w:history="1">
        <w:r w:rsidR="00D93AE1">
          <w:rPr>
            <w:rStyle w:val="Hyperlink"/>
            <w:lang w:eastAsia="x-none"/>
          </w:rPr>
          <w:t>R1-1808243</w:t>
        </w:r>
      </w:hyperlink>
      <w:r w:rsidR="00E303AE" w:rsidRPr="00E303AE">
        <w:rPr>
          <w:lang w:eastAsia="x-none"/>
        </w:rPr>
        <w:tab/>
        <w:t>Physical layer structure and procedure for NR sidelink</w:t>
      </w:r>
      <w:r w:rsidR="00E303AE" w:rsidRPr="00E303AE">
        <w:rPr>
          <w:lang w:eastAsia="x-none"/>
        </w:rPr>
        <w:tab/>
        <w:t>vivo</w:t>
      </w:r>
    </w:p>
    <w:p w14:paraId="4D0F168E" w14:textId="772488B2" w:rsidR="00E303AE" w:rsidRPr="00E303AE" w:rsidRDefault="001B7BF2" w:rsidP="00E303AE">
      <w:pPr>
        <w:ind w:left="720" w:hanging="720"/>
        <w:rPr>
          <w:lang w:eastAsia="x-none"/>
        </w:rPr>
      </w:pPr>
      <w:hyperlink r:id="rId1910" w:history="1">
        <w:r w:rsidR="00D93AE1">
          <w:rPr>
            <w:rStyle w:val="Hyperlink"/>
            <w:lang w:eastAsia="x-none"/>
          </w:rPr>
          <w:t>R1-1808280</w:t>
        </w:r>
      </w:hyperlink>
      <w:r w:rsidR="00E303AE" w:rsidRPr="00E303AE">
        <w:rPr>
          <w:lang w:eastAsia="x-none"/>
        </w:rPr>
        <w:tab/>
        <w:t>On NR V2X physical channel design issues</w:t>
      </w:r>
      <w:r w:rsidR="00E303AE" w:rsidRPr="00E303AE">
        <w:rPr>
          <w:lang w:eastAsia="x-none"/>
        </w:rPr>
        <w:tab/>
        <w:t>MediaTek Inc.</w:t>
      </w:r>
    </w:p>
    <w:p w14:paraId="56E1166F" w14:textId="109B456A" w:rsidR="00E303AE" w:rsidRPr="00E303AE" w:rsidRDefault="001B7BF2" w:rsidP="00E303AE">
      <w:pPr>
        <w:ind w:left="720" w:hanging="720"/>
        <w:rPr>
          <w:lang w:eastAsia="x-none"/>
        </w:rPr>
      </w:pPr>
      <w:hyperlink r:id="rId1911" w:history="1">
        <w:r w:rsidR="00D93AE1">
          <w:rPr>
            <w:rStyle w:val="Hyperlink"/>
            <w:lang w:eastAsia="x-none"/>
          </w:rPr>
          <w:t>R1-1808294</w:t>
        </w:r>
      </w:hyperlink>
      <w:r w:rsidR="00E303AE" w:rsidRPr="00E303AE">
        <w:rPr>
          <w:lang w:eastAsia="x-none"/>
        </w:rPr>
        <w:tab/>
        <w:t>SLS Study on Realization of Stringent Reliability in Mode-4 NR-V2X</w:t>
      </w:r>
      <w:r w:rsidR="00E303AE" w:rsidRPr="00E303AE">
        <w:rPr>
          <w:lang w:eastAsia="x-none"/>
        </w:rPr>
        <w:tab/>
        <w:t>Fujitsu</w:t>
      </w:r>
    </w:p>
    <w:p w14:paraId="142679CB" w14:textId="1D0DDAA9" w:rsidR="00E303AE" w:rsidRPr="00E303AE" w:rsidRDefault="001B7BF2" w:rsidP="00E303AE">
      <w:pPr>
        <w:ind w:left="720" w:hanging="720"/>
        <w:rPr>
          <w:lang w:eastAsia="x-none"/>
        </w:rPr>
      </w:pPr>
      <w:hyperlink r:id="rId1912" w:history="1">
        <w:r w:rsidR="00D93AE1">
          <w:rPr>
            <w:rStyle w:val="Hyperlink"/>
            <w:lang w:eastAsia="x-none"/>
          </w:rPr>
          <w:t>R1-1808295</w:t>
        </w:r>
      </w:hyperlink>
      <w:r w:rsidR="00E303AE" w:rsidRPr="00E303AE">
        <w:rPr>
          <w:lang w:eastAsia="x-none"/>
        </w:rPr>
        <w:tab/>
        <w:t>Considerations on sidelink physical layer structures</w:t>
      </w:r>
      <w:r w:rsidR="00E303AE" w:rsidRPr="00E303AE">
        <w:rPr>
          <w:lang w:eastAsia="x-none"/>
        </w:rPr>
        <w:tab/>
        <w:t>Fujitsu</w:t>
      </w:r>
    </w:p>
    <w:p w14:paraId="231B0F94" w14:textId="0C6EAB7D" w:rsidR="00E303AE" w:rsidRPr="00E303AE" w:rsidRDefault="001B7BF2" w:rsidP="00E303AE">
      <w:pPr>
        <w:ind w:left="720" w:hanging="720"/>
        <w:rPr>
          <w:lang w:eastAsia="x-none"/>
        </w:rPr>
      </w:pPr>
      <w:hyperlink r:id="rId1913" w:history="1">
        <w:r w:rsidR="00D93AE1">
          <w:rPr>
            <w:rStyle w:val="Hyperlink"/>
            <w:lang w:eastAsia="x-none"/>
          </w:rPr>
          <w:t>R1-1808400</w:t>
        </w:r>
      </w:hyperlink>
      <w:r w:rsidR="00E303AE" w:rsidRPr="00E303AE">
        <w:rPr>
          <w:lang w:eastAsia="x-none"/>
        </w:rPr>
        <w:tab/>
        <w:t>Physical layer structure and procedure in NR V2X</w:t>
      </w:r>
      <w:r w:rsidR="00E303AE" w:rsidRPr="00E303AE">
        <w:rPr>
          <w:lang w:eastAsia="x-none"/>
        </w:rPr>
        <w:tab/>
        <w:t>CATT</w:t>
      </w:r>
    </w:p>
    <w:p w14:paraId="60316865" w14:textId="1C408E1E" w:rsidR="00E303AE" w:rsidRPr="00E303AE" w:rsidRDefault="001B7BF2" w:rsidP="00E303AE">
      <w:pPr>
        <w:ind w:left="720" w:hanging="720"/>
        <w:rPr>
          <w:lang w:eastAsia="x-none"/>
        </w:rPr>
      </w:pPr>
      <w:hyperlink r:id="rId1914" w:history="1">
        <w:r w:rsidR="00D93AE1">
          <w:rPr>
            <w:rStyle w:val="Hyperlink"/>
            <w:lang w:eastAsia="x-none"/>
          </w:rPr>
          <w:t>R1-1808520</w:t>
        </w:r>
      </w:hyperlink>
      <w:r w:rsidR="00E303AE" w:rsidRPr="00E303AE">
        <w:rPr>
          <w:lang w:eastAsia="x-none"/>
        </w:rPr>
        <w:tab/>
        <w:t>Discussion on sidelink physical layer structures and procedures</w:t>
      </w:r>
      <w:r w:rsidR="00E303AE" w:rsidRPr="00E303AE">
        <w:rPr>
          <w:lang w:eastAsia="x-none"/>
        </w:rPr>
        <w:tab/>
        <w:t>LG Electronics</w:t>
      </w:r>
    </w:p>
    <w:p w14:paraId="3800BC25" w14:textId="336B9AF7" w:rsidR="00E303AE" w:rsidRPr="00E303AE" w:rsidRDefault="001B7BF2" w:rsidP="00E303AE">
      <w:pPr>
        <w:ind w:left="720" w:hanging="720"/>
        <w:rPr>
          <w:lang w:eastAsia="x-none"/>
        </w:rPr>
      </w:pPr>
      <w:hyperlink r:id="rId1915" w:history="1">
        <w:r w:rsidR="00D93AE1">
          <w:rPr>
            <w:rStyle w:val="Hyperlink"/>
            <w:lang w:eastAsia="x-none"/>
          </w:rPr>
          <w:t>R1-1808603</w:t>
        </w:r>
      </w:hyperlink>
      <w:r w:rsidR="00E303AE" w:rsidRPr="00E303AE">
        <w:rPr>
          <w:lang w:eastAsia="x-none"/>
        </w:rPr>
        <w:tab/>
        <w:t>Discussion on NR Sidelink Physical layer structures</w:t>
      </w:r>
      <w:r w:rsidR="00E303AE" w:rsidRPr="00E303AE">
        <w:rPr>
          <w:lang w:eastAsia="x-none"/>
        </w:rPr>
        <w:tab/>
        <w:t>ZTE</w:t>
      </w:r>
    </w:p>
    <w:p w14:paraId="0F3E975C" w14:textId="39B0F8D1" w:rsidR="00E303AE" w:rsidRPr="00E303AE" w:rsidRDefault="001B7BF2" w:rsidP="00E303AE">
      <w:pPr>
        <w:ind w:left="720" w:hanging="720"/>
        <w:rPr>
          <w:lang w:eastAsia="x-none"/>
        </w:rPr>
      </w:pPr>
      <w:hyperlink r:id="rId1916" w:history="1">
        <w:r w:rsidR="00D93AE1">
          <w:rPr>
            <w:rStyle w:val="Hyperlink"/>
            <w:lang w:eastAsia="x-none"/>
          </w:rPr>
          <w:t>R1-1808616</w:t>
        </w:r>
      </w:hyperlink>
      <w:r w:rsidR="00E303AE" w:rsidRPr="00E303AE">
        <w:rPr>
          <w:lang w:eastAsia="x-none"/>
        </w:rPr>
        <w:tab/>
        <w:t>NR sidelink design</w:t>
      </w:r>
      <w:r w:rsidR="00E303AE" w:rsidRPr="00E303AE">
        <w:rPr>
          <w:lang w:eastAsia="x-none"/>
        </w:rPr>
        <w:tab/>
        <w:t>NEC</w:t>
      </w:r>
    </w:p>
    <w:p w14:paraId="6F415593" w14:textId="693393E4" w:rsidR="00E303AE" w:rsidRPr="00E303AE" w:rsidRDefault="001B7BF2" w:rsidP="00E303AE">
      <w:pPr>
        <w:ind w:left="720" w:hanging="720"/>
        <w:rPr>
          <w:lang w:eastAsia="x-none"/>
        </w:rPr>
      </w:pPr>
      <w:hyperlink r:id="rId1917" w:history="1">
        <w:r w:rsidR="00D93AE1">
          <w:rPr>
            <w:rStyle w:val="Hyperlink"/>
            <w:lang w:eastAsia="x-none"/>
          </w:rPr>
          <w:t>R1-1808647</w:t>
        </w:r>
      </w:hyperlink>
      <w:r w:rsidR="00E303AE" w:rsidRPr="00E303AE">
        <w:rPr>
          <w:lang w:eastAsia="x-none"/>
        </w:rPr>
        <w:tab/>
        <w:t>Discussion on physical layer structures and procedure(s) of NR sidelink</w:t>
      </w:r>
      <w:r w:rsidR="00E303AE" w:rsidRPr="00E303AE">
        <w:rPr>
          <w:lang w:eastAsia="x-none"/>
        </w:rPr>
        <w:tab/>
        <w:t>Panasonic</w:t>
      </w:r>
    </w:p>
    <w:p w14:paraId="261A8BED" w14:textId="40D32684" w:rsidR="00E303AE" w:rsidRPr="00E303AE" w:rsidRDefault="001B7BF2" w:rsidP="00E303AE">
      <w:pPr>
        <w:ind w:left="720" w:hanging="720"/>
        <w:rPr>
          <w:lang w:eastAsia="x-none"/>
        </w:rPr>
      </w:pPr>
      <w:hyperlink r:id="rId1918" w:history="1">
        <w:r w:rsidR="00D93AE1">
          <w:rPr>
            <w:rStyle w:val="Hyperlink"/>
            <w:lang w:eastAsia="x-none"/>
          </w:rPr>
          <w:t>R1-1808776</w:t>
        </w:r>
      </w:hyperlink>
      <w:r w:rsidR="00E303AE" w:rsidRPr="00E303AE">
        <w:rPr>
          <w:lang w:eastAsia="x-none"/>
        </w:rPr>
        <w:tab/>
        <w:t>Discussion on physical layer structures and procedures for NR V2X</w:t>
      </w:r>
      <w:r w:rsidR="00E303AE" w:rsidRPr="00E303AE">
        <w:rPr>
          <w:lang w:eastAsia="x-none"/>
        </w:rPr>
        <w:tab/>
        <w:t>Samsung</w:t>
      </w:r>
    </w:p>
    <w:p w14:paraId="6376CCAD" w14:textId="78EAB775" w:rsidR="00E303AE" w:rsidRPr="00E303AE" w:rsidRDefault="001B7BF2" w:rsidP="00E303AE">
      <w:pPr>
        <w:ind w:left="720" w:hanging="720"/>
        <w:rPr>
          <w:lang w:eastAsia="x-none"/>
        </w:rPr>
      </w:pPr>
      <w:hyperlink r:id="rId1919" w:history="1">
        <w:r w:rsidR="00D93AE1">
          <w:rPr>
            <w:rStyle w:val="Hyperlink"/>
            <w:lang w:eastAsia="x-none"/>
          </w:rPr>
          <w:t>R1-1808813</w:t>
        </w:r>
      </w:hyperlink>
      <w:r w:rsidR="00E303AE" w:rsidRPr="00E303AE">
        <w:rPr>
          <w:lang w:eastAsia="x-none"/>
        </w:rPr>
        <w:tab/>
        <w:t>Sidelink Design for NR V2X</w:t>
      </w:r>
      <w:r w:rsidR="00E303AE" w:rsidRPr="00E303AE">
        <w:rPr>
          <w:lang w:eastAsia="x-none"/>
        </w:rPr>
        <w:tab/>
        <w:t>ETRI</w:t>
      </w:r>
    </w:p>
    <w:p w14:paraId="5F96F0EC" w14:textId="727C35A4" w:rsidR="00E303AE" w:rsidRPr="00E303AE" w:rsidRDefault="001B7BF2" w:rsidP="00E303AE">
      <w:pPr>
        <w:ind w:left="1440" w:hanging="1440"/>
        <w:rPr>
          <w:lang w:eastAsia="x-none"/>
        </w:rPr>
      </w:pPr>
      <w:hyperlink r:id="rId1920" w:history="1">
        <w:r w:rsidR="00D93AE1">
          <w:rPr>
            <w:rStyle w:val="Hyperlink"/>
            <w:lang w:eastAsia="x-none"/>
          </w:rPr>
          <w:t>R1-1808876</w:t>
        </w:r>
      </w:hyperlink>
      <w:r w:rsidR="00E303AE" w:rsidRPr="00E303AE">
        <w:rPr>
          <w:lang w:eastAsia="x-none"/>
        </w:rPr>
        <w:tab/>
        <w:t>Discussion of physical layer structure and procedure for NR-V2X</w:t>
      </w:r>
      <w:r w:rsidR="00E303AE" w:rsidRPr="00E303AE">
        <w:rPr>
          <w:lang w:eastAsia="x-none"/>
        </w:rPr>
        <w:tab/>
        <w:t>Guangdong OPPO Mobile Telecom</w:t>
      </w:r>
    </w:p>
    <w:p w14:paraId="3CA5730A" w14:textId="2BE2BFFA" w:rsidR="00E303AE" w:rsidRPr="00E303AE" w:rsidRDefault="001B7BF2" w:rsidP="00E303AE">
      <w:pPr>
        <w:ind w:left="1440" w:hanging="1440"/>
        <w:rPr>
          <w:lang w:eastAsia="x-none"/>
        </w:rPr>
      </w:pPr>
      <w:hyperlink r:id="rId1921" w:history="1">
        <w:r w:rsidR="00D93AE1">
          <w:rPr>
            <w:rStyle w:val="Hyperlink"/>
            <w:lang w:eastAsia="x-none"/>
          </w:rPr>
          <w:t>R1-1809039</w:t>
        </w:r>
      </w:hyperlink>
      <w:r w:rsidR="00E303AE" w:rsidRPr="00E303AE">
        <w:rPr>
          <w:lang w:eastAsia="x-none"/>
        </w:rPr>
        <w:tab/>
        <w:t>Discussion on beam management for NR-V2X sidelink in millimeter-wave bands</w:t>
      </w:r>
      <w:r w:rsidR="00E303AE" w:rsidRPr="00E303AE">
        <w:rPr>
          <w:lang w:eastAsia="x-none"/>
        </w:rPr>
        <w:tab/>
        <w:t>TOYOTA InfoTechnology Center</w:t>
      </w:r>
    </w:p>
    <w:p w14:paraId="323B104A" w14:textId="53F1C039" w:rsidR="00E303AE" w:rsidRPr="00E303AE" w:rsidRDefault="001B7BF2" w:rsidP="00E303AE">
      <w:pPr>
        <w:ind w:left="1440" w:hanging="1440"/>
        <w:rPr>
          <w:lang w:eastAsia="x-none"/>
        </w:rPr>
      </w:pPr>
      <w:hyperlink r:id="rId1922" w:history="1">
        <w:r w:rsidR="00D93AE1">
          <w:rPr>
            <w:rStyle w:val="Hyperlink"/>
            <w:lang w:eastAsia="x-none"/>
          </w:rPr>
          <w:t>R1-1809045</w:t>
        </w:r>
      </w:hyperlink>
      <w:r w:rsidR="00E303AE" w:rsidRPr="00E303AE">
        <w:rPr>
          <w:lang w:eastAsia="x-none"/>
        </w:rPr>
        <w:tab/>
        <w:t>Initial View on NR V2X Sidelink Physical Layer Structures and Procedures</w:t>
      </w:r>
      <w:r w:rsidR="00E303AE" w:rsidRPr="00E303AE">
        <w:rPr>
          <w:lang w:eastAsia="x-none"/>
        </w:rPr>
        <w:tab/>
        <w:t>Nokia, Nokia Shanghai Bell</w:t>
      </w:r>
    </w:p>
    <w:p w14:paraId="1EECAF91" w14:textId="4BF8413D" w:rsidR="00E303AE" w:rsidRPr="00E303AE" w:rsidRDefault="001B7BF2" w:rsidP="00E303AE">
      <w:pPr>
        <w:ind w:left="720" w:hanging="720"/>
        <w:rPr>
          <w:lang w:eastAsia="x-none"/>
        </w:rPr>
      </w:pPr>
      <w:hyperlink r:id="rId1923" w:history="1">
        <w:r w:rsidR="00D93AE1">
          <w:rPr>
            <w:rStyle w:val="Hyperlink"/>
            <w:lang w:eastAsia="x-none"/>
          </w:rPr>
          <w:t>R1-1809067</w:t>
        </w:r>
      </w:hyperlink>
      <w:r w:rsidR="00E303AE" w:rsidRPr="00E303AE">
        <w:rPr>
          <w:lang w:eastAsia="x-none"/>
        </w:rPr>
        <w:tab/>
        <w:t>V2X sidelink PHY structure and procedures</w:t>
      </w:r>
      <w:r w:rsidR="00E303AE" w:rsidRPr="00E303AE">
        <w:rPr>
          <w:lang w:eastAsia="x-none"/>
        </w:rPr>
        <w:tab/>
        <w:t>AT&amp;T</w:t>
      </w:r>
    </w:p>
    <w:p w14:paraId="7918087E" w14:textId="5F8D9EB8" w:rsidR="00E303AE" w:rsidRPr="00E303AE" w:rsidRDefault="001B7BF2" w:rsidP="00E303AE">
      <w:pPr>
        <w:ind w:left="720" w:hanging="720"/>
        <w:rPr>
          <w:lang w:eastAsia="x-none"/>
        </w:rPr>
      </w:pPr>
      <w:hyperlink r:id="rId1924" w:history="1">
        <w:r w:rsidR="00D93AE1">
          <w:rPr>
            <w:rStyle w:val="Hyperlink"/>
            <w:lang w:eastAsia="x-none"/>
          </w:rPr>
          <w:t>R1-1809094</w:t>
        </w:r>
      </w:hyperlink>
      <w:r w:rsidR="00E303AE" w:rsidRPr="00E303AE">
        <w:rPr>
          <w:lang w:eastAsia="x-none"/>
        </w:rPr>
        <w:tab/>
        <w:t>NR Sidelink Physical Layer Structures and Procedures</w:t>
      </w:r>
      <w:r w:rsidR="00E303AE" w:rsidRPr="00E303AE">
        <w:rPr>
          <w:lang w:eastAsia="x-none"/>
        </w:rPr>
        <w:tab/>
        <w:t>InterDigital, Inc.</w:t>
      </w:r>
    </w:p>
    <w:p w14:paraId="2A0ABA2B" w14:textId="079FCE29" w:rsidR="00E303AE" w:rsidRPr="00E303AE" w:rsidRDefault="001B7BF2" w:rsidP="00E303AE">
      <w:pPr>
        <w:ind w:left="720" w:hanging="720"/>
        <w:rPr>
          <w:lang w:eastAsia="x-none"/>
        </w:rPr>
      </w:pPr>
      <w:hyperlink r:id="rId1925" w:history="1">
        <w:r w:rsidR="00D93AE1">
          <w:rPr>
            <w:rStyle w:val="Hyperlink"/>
            <w:lang w:eastAsia="x-none"/>
          </w:rPr>
          <w:t>R1-1809157</w:t>
        </w:r>
      </w:hyperlink>
      <w:r w:rsidR="00E303AE" w:rsidRPr="00E303AE">
        <w:rPr>
          <w:lang w:eastAsia="x-none"/>
        </w:rPr>
        <w:tab/>
        <w:t>Physical layer structures and procedure(s)</w:t>
      </w:r>
      <w:r w:rsidR="00E303AE" w:rsidRPr="00E303AE">
        <w:rPr>
          <w:lang w:eastAsia="x-none"/>
        </w:rPr>
        <w:tab/>
        <w:t>NTT DOCOMO, INC.</w:t>
      </w:r>
    </w:p>
    <w:p w14:paraId="7EE76D3B" w14:textId="48B43ACC" w:rsidR="00E303AE" w:rsidRDefault="001B7BF2" w:rsidP="00E303AE">
      <w:pPr>
        <w:ind w:left="720" w:hanging="720"/>
        <w:rPr>
          <w:lang w:eastAsia="x-none"/>
        </w:rPr>
      </w:pPr>
      <w:hyperlink r:id="rId1926" w:history="1">
        <w:r w:rsidR="00D93AE1">
          <w:rPr>
            <w:rStyle w:val="Hyperlink"/>
            <w:lang w:eastAsia="x-none"/>
          </w:rPr>
          <w:t>R1-1809302</w:t>
        </w:r>
      </w:hyperlink>
      <w:r w:rsidR="00E303AE" w:rsidRPr="00E303AE">
        <w:rPr>
          <w:lang w:eastAsia="x-none"/>
        </w:rPr>
        <w:tab/>
        <w:t>Physical layer design of NR sidelink</w:t>
      </w:r>
      <w:r w:rsidR="00E303AE" w:rsidRPr="00E303AE">
        <w:rPr>
          <w:lang w:eastAsia="x-none"/>
        </w:rPr>
        <w:tab/>
        <w:t>Ericsson</w:t>
      </w:r>
    </w:p>
    <w:p w14:paraId="55EB1252" w14:textId="3F0C91A6" w:rsidR="00514630" w:rsidRDefault="00514630" w:rsidP="00514630">
      <w:pPr>
        <w:ind w:left="720" w:hanging="720"/>
        <w:rPr>
          <w:lang w:eastAsia="x-none"/>
        </w:rPr>
      </w:pPr>
      <w:r>
        <w:rPr>
          <w:lang w:eastAsia="x-none"/>
        </w:rPr>
        <w:t>R1-1809507</w:t>
      </w:r>
      <w:r>
        <w:rPr>
          <w:lang w:eastAsia="x-none"/>
        </w:rPr>
        <w:tab/>
        <w:t>Discussion on physical layer structure for NR V2X</w:t>
      </w:r>
      <w:r>
        <w:rPr>
          <w:lang w:eastAsia="x-none"/>
        </w:rPr>
        <w:tab/>
        <w:t>Xiaomi Communications</w:t>
      </w:r>
      <w:r>
        <w:rPr>
          <w:lang w:eastAsia="x-none"/>
        </w:rPr>
        <w:tab/>
        <w:t>(rev of R1-1809175)</w:t>
      </w:r>
    </w:p>
    <w:p w14:paraId="001B06C3" w14:textId="77777777" w:rsidR="00E303AE" w:rsidRPr="00E303AE" w:rsidRDefault="00E303AE" w:rsidP="00250EA7">
      <w:pPr>
        <w:pStyle w:val="Heading5"/>
      </w:pPr>
      <w:bookmarkStart w:id="1016" w:name="_Toc526458950"/>
      <w:r w:rsidRPr="00E303AE">
        <w:t>Synchronization mechanism</w:t>
      </w:r>
      <w:bookmarkEnd w:id="1016"/>
    </w:p>
    <w:p w14:paraId="62676FB7" w14:textId="7022FA68" w:rsidR="00250EA7" w:rsidRDefault="001B7BF2" w:rsidP="00250EA7">
      <w:pPr>
        <w:ind w:left="720" w:hanging="720"/>
        <w:rPr>
          <w:b/>
          <w:lang w:eastAsia="x-none"/>
        </w:rPr>
      </w:pPr>
      <w:hyperlink r:id="rId1927" w:history="1">
        <w:r w:rsidR="00D93AE1">
          <w:rPr>
            <w:rStyle w:val="Hyperlink"/>
            <w:b/>
            <w:lang w:eastAsia="x-none"/>
          </w:rPr>
          <w:t>R1-1808401</w:t>
        </w:r>
      </w:hyperlink>
      <w:r w:rsidR="00250EA7" w:rsidRPr="00250EA7">
        <w:rPr>
          <w:b/>
          <w:lang w:eastAsia="x-none"/>
        </w:rPr>
        <w:tab/>
        <w:t>Considerations on synchronization mechanism in NR V2X</w:t>
      </w:r>
      <w:r w:rsidR="00250EA7" w:rsidRPr="00250EA7">
        <w:rPr>
          <w:b/>
          <w:lang w:eastAsia="x-none"/>
        </w:rPr>
        <w:tab/>
        <w:t>CATT</w:t>
      </w:r>
    </w:p>
    <w:p w14:paraId="3C4DA591" w14:textId="77777777" w:rsidR="00250EA7" w:rsidRPr="00250EA7" w:rsidRDefault="00250EA7" w:rsidP="008E772F">
      <w:pPr>
        <w:pStyle w:val="ListParagraph"/>
        <w:numPr>
          <w:ilvl w:val="0"/>
          <w:numId w:val="75"/>
        </w:numPr>
        <w:spacing w:after="0"/>
        <w:ind w:left="714" w:hanging="357"/>
        <w:rPr>
          <w:lang w:val="en-US"/>
        </w:rPr>
      </w:pPr>
      <w:r w:rsidRPr="00250EA7">
        <w:rPr>
          <w:lang w:val="en-US" w:eastAsia="zh-CN"/>
        </w:rPr>
        <w:t>P</w:t>
      </w:r>
      <w:r w:rsidRPr="00250EA7">
        <w:rPr>
          <w:rFonts w:hint="eastAsia"/>
          <w:lang w:val="en-US" w:eastAsia="zh-CN"/>
        </w:rPr>
        <w:t xml:space="preserve">roposal 1: </w:t>
      </w:r>
      <w:r w:rsidRPr="00250EA7">
        <w:rPr>
          <w:lang w:val="en-US" w:eastAsia="zh-CN"/>
        </w:rPr>
        <w:t xml:space="preserve">The design of NR V2X synchronization </w:t>
      </w:r>
      <w:r w:rsidRPr="00250EA7">
        <w:rPr>
          <w:rFonts w:hint="eastAsia"/>
          <w:lang w:val="en-US" w:eastAsia="zh-CN"/>
        </w:rPr>
        <w:t xml:space="preserve">mechanism </w:t>
      </w:r>
      <w:r w:rsidRPr="00250EA7">
        <w:rPr>
          <w:lang w:val="en-US" w:eastAsia="zh-CN"/>
        </w:rPr>
        <w:t>needs to take into consideration of the SSB structure and the beamforming of SSB for extended coverage.</w:t>
      </w:r>
    </w:p>
    <w:p w14:paraId="09D58585" w14:textId="77777777" w:rsidR="00250EA7" w:rsidRPr="00250EA7" w:rsidRDefault="00250EA7" w:rsidP="008E772F">
      <w:pPr>
        <w:pStyle w:val="ListParagraph"/>
        <w:numPr>
          <w:ilvl w:val="0"/>
          <w:numId w:val="75"/>
        </w:numPr>
        <w:spacing w:after="0"/>
        <w:ind w:left="714" w:hanging="357"/>
        <w:rPr>
          <w:lang w:val="en-US" w:eastAsia="zh-CN"/>
        </w:rPr>
      </w:pPr>
      <w:r w:rsidRPr="00250EA7">
        <w:rPr>
          <w:lang w:val="en-US" w:eastAsia="zh-CN"/>
        </w:rPr>
        <w:t>P</w:t>
      </w:r>
      <w:r w:rsidRPr="00250EA7">
        <w:rPr>
          <w:rFonts w:hint="eastAsia"/>
          <w:lang w:val="en-US" w:eastAsia="zh-CN"/>
        </w:rPr>
        <w:t xml:space="preserve">roposal 2: NR V2X </w:t>
      </w:r>
      <w:r w:rsidRPr="00250EA7">
        <w:rPr>
          <w:lang w:val="en-US"/>
        </w:rPr>
        <w:t>synchronization</w:t>
      </w:r>
      <w:r w:rsidRPr="00250EA7">
        <w:rPr>
          <w:rFonts w:hint="eastAsia"/>
          <w:lang w:val="en-US" w:eastAsia="zh-CN"/>
        </w:rPr>
        <w:t xml:space="preserve"> priority order should consider the following issues:</w:t>
      </w:r>
    </w:p>
    <w:p w14:paraId="5F6FEAA0" w14:textId="77777777" w:rsidR="00250EA7" w:rsidRPr="00250EA7" w:rsidRDefault="00250EA7" w:rsidP="008E772F">
      <w:pPr>
        <w:pStyle w:val="ListParagraph"/>
        <w:numPr>
          <w:ilvl w:val="0"/>
          <w:numId w:val="75"/>
        </w:numPr>
        <w:spacing w:after="0"/>
        <w:ind w:left="714" w:hanging="357"/>
        <w:rPr>
          <w:lang w:val="en-US" w:eastAsia="zh-CN"/>
        </w:rPr>
      </w:pPr>
      <w:r w:rsidRPr="00250EA7">
        <w:rPr>
          <w:lang w:val="en-US" w:eastAsia="zh-CN"/>
        </w:rPr>
        <w:t xml:space="preserve">The NR V2X </w:t>
      </w:r>
      <w:r w:rsidRPr="00250EA7">
        <w:rPr>
          <w:lang w:val="en-US"/>
        </w:rPr>
        <w:t>synchronization</w:t>
      </w:r>
      <w:r w:rsidRPr="00250EA7">
        <w:rPr>
          <w:lang w:val="en-US" w:eastAsia="zh-CN"/>
        </w:rPr>
        <w:t xml:space="preserve"> priority order should consider NR gNB-based and GNSS-based synchronization with similar </w:t>
      </w:r>
      <w:r w:rsidRPr="00250EA7">
        <w:rPr>
          <w:lang w:val="en-US"/>
        </w:rPr>
        <w:t>synchronization</w:t>
      </w:r>
      <w:r w:rsidRPr="00250EA7">
        <w:rPr>
          <w:lang w:val="en-US" w:eastAsia="zh-CN"/>
        </w:rPr>
        <w:t xml:space="preserve"> priority order to that of LTE V2X.</w:t>
      </w:r>
    </w:p>
    <w:p w14:paraId="6388D583" w14:textId="77777777" w:rsidR="00250EA7" w:rsidRPr="00250EA7" w:rsidRDefault="00250EA7" w:rsidP="008E772F">
      <w:pPr>
        <w:pStyle w:val="ListParagraph"/>
        <w:numPr>
          <w:ilvl w:val="1"/>
          <w:numId w:val="75"/>
        </w:numPr>
        <w:spacing w:after="0"/>
        <w:rPr>
          <w:lang w:val="en-US" w:eastAsia="zh-CN"/>
        </w:rPr>
      </w:pPr>
      <w:r w:rsidRPr="00250EA7">
        <w:rPr>
          <w:lang w:val="en-US" w:eastAsia="zh-CN"/>
        </w:rPr>
        <w:t xml:space="preserve">The accuracy of different </w:t>
      </w:r>
      <w:r w:rsidRPr="00250EA7">
        <w:rPr>
          <w:lang w:val="en-US"/>
        </w:rPr>
        <w:t>synchronization</w:t>
      </w:r>
      <w:r w:rsidRPr="00250EA7">
        <w:rPr>
          <w:lang w:val="en-US" w:eastAsia="zh-CN"/>
        </w:rPr>
        <w:t xml:space="preserve"> priority order should be further investigated with NR SSB design with different duty cycle.</w:t>
      </w:r>
    </w:p>
    <w:p w14:paraId="1373F72E" w14:textId="77777777" w:rsidR="00250EA7" w:rsidRPr="00250EA7" w:rsidRDefault="00250EA7" w:rsidP="008E772F">
      <w:pPr>
        <w:pStyle w:val="ListParagraph"/>
        <w:numPr>
          <w:ilvl w:val="1"/>
          <w:numId w:val="75"/>
        </w:numPr>
        <w:spacing w:after="0"/>
        <w:rPr>
          <w:lang w:val="en-US" w:eastAsia="zh-CN"/>
        </w:rPr>
      </w:pPr>
      <w:r w:rsidRPr="00250EA7">
        <w:rPr>
          <w:lang w:val="en-US" w:eastAsia="zh-CN"/>
        </w:rPr>
        <w:t>The limitation of UE capability should be considered in the multi-carrier synchronization mechanism of NR-V2X.</w:t>
      </w:r>
    </w:p>
    <w:p w14:paraId="62DE6B76" w14:textId="77777777" w:rsidR="00250EA7" w:rsidRPr="00250EA7" w:rsidRDefault="00250EA7" w:rsidP="008E772F">
      <w:pPr>
        <w:pStyle w:val="ListParagraph"/>
        <w:numPr>
          <w:ilvl w:val="0"/>
          <w:numId w:val="75"/>
        </w:numPr>
        <w:spacing w:after="0"/>
        <w:ind w:left="714" w:hanging="357"/>
        <w:rPr>
          <w:lang w:val="en-US" w:eastAsia="zh-CN"/>
        </w:rPr>
      </w:pPr>
      <w:r w:rsidRPr="00250EA7">
        <w:rPr>
          <w:rFonts w:hint="eastAsia"/>
          <w:lang w:val="en-US" w:eastAsia="zh-CN"/>
        </w:rPr>
        <w:t xml:space="preserve">Proposal 3: The PBCH payload content of NR can be modified in NR V2X for adapting different traffic model and scenarios. </w:t>
      </w:r>
    </w:p>
    <w:p w14:paraId="7774943B" w14:textId="77777777" w:rsidR="00250EA7" w:rsidRDefault="00250EA7" w:rsidP="00250EA7">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1F684BD9" w14:textId="760CC690" w:rsidR="00250EA7" w:rsidRDefault="00250EA7" w:rsidP="00250EA7">
      <w:pPr>
        <w:ind w:left="720" w:hanging="720"/>
        <w:rPr>
          <w:b/>
          <w:lang w:eastAsia="x-none"/>
        </w:rPr>
      </w:pPr>
    </w:p>
    <w:p w14:paraId="0530E439" w14:textId="4BD9DF12" w:rsidR="00FA3EAA" w:rsidRDefault="001B7BF2" w:rsidP="00FA3EAA">
      <w:pPr>
        <w:ind w:left="720" w:hanging="720"/>
        <w:rPr>
          <w:b/>
          <w:lang w:eastAsia="x-none"/>
        </w:rPr>
      </w:pPr>
      <w:hyperlink r:id="rId1928" w:history="1">
        <w:r w:rsidR="00D93AE1">
          <w:rPr>
            <w:rStyle w:val="Hyperlink"/>
            <w:b/>
            <w:lang w:eastAsia="x-none"/>
          </w:rPr>
          <w:t>R1-1808604</w:t>
        </w:r>
      </w:hyperlink>
      <w:r w:rsidR="00FA3EAA" w:rsidRPr="00FA3EAA">
        <w:rPr>
          <w:b/>
          <w:lang w:eastAsia="x-none"/>
        </w:rPr>
        <w:tab/>
        <w:t>Discussion about synchronization mechanism for NR V2X</w:t>
      </w:r>
      <w:r w:rsidR="00FA3EAA" w:rsidRPr="00FA3EAA">
        <w:rPr>
          <w:b/>
          <w:lang w:eastAsia="x-none"/>
        </w:rPr>
        <w:tab/>
        <w:t>ZTE</w:t>
      </w:r>
    </w:p>
    <w:p w14:paraId="730EA342" w14:textId="77777777" w:rsidR="00FA3EAA" w:rsidRPr="00FA3EAA" w:rsidRDefault="00FA3EAA" w:rsidP="008E772F">
      <w:pPr>
        <w:pStyle w:val="ListParagraph"/>
        <w:numPr>
          <w:ilvl w:val="0"/>
          <w:numId w:val="76"/>
        </w:numPr>
        <w:spacing w:after="0"/>
        <w:ind w:left="714" w:hanging="357"/>
        <w:rPr>
          <w:lang w:val="en-US" w:eastAsia="zh-CN"/>
        </w:rPr>
      </w:pPr>
      <w:r w:rsidRPr="00FA3EAA">
        <w:rPr>
          <w:rFonts w:hint="eastAsia"/>
          <w:lang w:val="en-US" w:eastAsia="zh-CN"/>
        </w:rPr>
        <w:t>Proposal 1: The synchronization mechanism in LTE V2X can be used as the starting point for NR V2X synchronization study and to be modified considering new character</w:t>
      </w:r>
      <w:r w:rsidRPr="00FA3EAA">
        <w:rPr>
          <w:lang w:val="en-US" w:eastAsia="zh-CN"/>
        </w:rPr>
        <w:t>i</w:t>
      </w:r>
      <w:r w:rsidRPr="00FA3EAA">
        <w:rPr>
          <w:rFonts w:hint="eastAsia"/>
          <w:lang w:val="en-US" w:eastAsia="zh-CN"/>
        </w:rPr>
        <w:t>s</w:t>
      </w:r>
      <w:r w:rsidRPr="00FA3EAA">
        <w:rPr>
          <w:lang w:val="en-US" w:eastAsia="zh-CN"/>
        </w:rPr>
        <w:t>tics</w:t>
      </w:r>
      <w:r w:rsidRPr="00FA3EAA">
        <w:rPr>
          <w:rFonts w:hint="eastAsia"/>
          <w:lang w:val="en-US" w:eastAsia="zh-CN"/>
        </w:rPr>
        <w:t xml:space="preserve"> in NR, e.g., </w:t>
      </w:r>
      <w:r w:rsidRPr="00FA3EAA">
        <w:rPr>
          <w:lang w:val="en-US" w:eastAsia="zh-CN"/>
        </w:rPr>
        <w:t>multiple numerologies, frame structure and beam transmission</w:t>
      </w:r>
      <w:r w:rsidRPr="00FA3EAA">
        <w:rPr>
          <w:rFonts w:hint="eastAsia"/>
          <w:lang w:val="en-US" w:eastAsia="zh-CN"/>
        </w:rPr>
        <w:t>.</w:t>
      </w:r>
    </w:p>
    <w:p w14:paraId="139A023B" w14:textId="77777777" w:rsidR="00FA3EAA" w:rsidRPr="00FA3EAA" w:rsidRDefault="00FA3EAA" w:rsidP="008E772F">
      <w:pPr>
        <w:pStyle w:val="ListParagraph"/>
        <w:numPr>
          <w:ilvl w:val="0"/>
          <w:numId w:val="76"/>
        </w:numPr>
        <w:spacing w:after="0"/>
        <w:ind w:left="714" w:hanging="357"/>
        <w:rPr>
          <w:lang w:val="en-US" w:eastAsia="zh-CN"/>
        </w:rPr>
      </w:pPr>
      <w:r w:rsidRPr="00FA3EAA">
        <w:rPr>
          <w:rFonts w:hint="eastAsia"/>
          <w:lang w:val="en-US" w:eastAsia="zh-CN"/>
        </w:rPr>
        <w:t xml:space="preserve">Proposal 2: SS/PBCH block in NR can be reused as the starting point for Resource pattern of NR-based SLSS/PSBCH.  Other patterns would not be </w:t>
      </w:r>
      <w:r w:rsidRPr="00FA3EAA">
        <w:rPr>
          <w:lang w:val="en-US" w:eastAsia="zh-CN"/>
        </w:rPr>
        <w:t>pre</w:t>
      </w:r>
      <w:r w:rsidRPr="00FA3EAA">
        <w:rPr>
          <w:rFonts w:hint="eastAsia"/>
          <w:lang w:val="en-US" w:eastAsia="zh-CN"/>
        </w:rPr>
        <w:t>cluded.</w:t>
      </w:r>
    </w:p>
    <w:p w14:paraId="1654509A" w14:textId="77777777" w:rsidR="00FA3EAA" w:rsidRPr="00FA3EAA" w:rsidRDefault="00FA3EAA" w:rsidP="008E772F">
      <w:pPr>
        <w:pStyle w:val="ListParagraph"/>
        <w:numPr>
          <w:ilvl w:val="0"/>
          <w:numId w:val="76"/>
        </w:numPr>
        <w:spacing w:after="0"/>
        <w:ind w:left="714" w:hanging="357"/>
        <w:rPr>
          <w:lang w:val="en-US" w:eastAsia="zh-CN"/>
        </w:rPr>
      </w:pPr>
      <w:r w:rsidRPr="00FA3EAA">
        <w:rPr>
          <w:rFonts w:hint="eastAsia"/>
          <w:lang w:val="en-US" w:eastAsia="zh-CN"/>
        </w:rPr>
        <w:t xml:space="preserve">Proposal 3: </w:t>
      </w:r>
      <w:r w:rsidRPr="00FA3EAA">
        <w:rPr>
          <w:lang w:val="en-US" w:eastAsia="zh-CN"/>
        </w:rPr>
        <w:t>B</w:t>
      </w:r>
      <w:r w:rsidRPr="00FA3EAA">
        <w:rPr>
          <w:rFonts w:hint="eastAsia"/>
          <w:lang w:val="en-US" w:eastAsia="zh-CN"/>
        </w:rPr>
        <w:t>eam sweeping should be considered for transmission of NR-based SLSS/PSBCH.</w:t>
      </w:r>
    </w:p>
    <w:p w14:paraId="3BA4DC24" w14:textId="77777777" w:rsidR="00FA3EAA" w:rsidRPr="00FA3EAA" w:rsidRDefault="00FA3EAA" w:rsidP="008E772F">
      <w:pPr>
        <w:pStyle w:val="ListParagraph"/>
        <w:numPr>
          <w:ilvl w:val="0"/>
          <w:numId w:val="76"/>
        </w:numPr>
        <w:spacing w:after="0"/>
        <w:ind w:left="714" w:hanging="357"/>
        <w:rPr>
          <w:lang w:val="en-US" w:eastAsia="zh-CN"/>
        </w:rPr>
      </w:pPr>
      <w:r w:rsidRPr="00FA3EAA">
        <w:rPr>
          <w:rFonts w:hint="eastAsia"/>
          <w:lang w:val="en-US" w:eastAsia="zh-CN"/>
        </w:rPr>
        <w:t>Proposal 4: The contents of PSBCH should be studied considering the new character</w:t>
      </w:r>
      <w:r w:rsidRPr="00FA3EAA">
        <w:rPr>
          <w:lang w:val="en-US" w:eastAsia="zh-CN"/>
        </w:rPr>
        <w:t>istic</w:t>
      </w:r>
      <w:r w:rsidRPr="00FA3EAA">
        <w:rPr>
          <w:rFonts w:hint="eastAsia"/>
          <w:lang w:val="en-US" w:eastAsia="zh-CN"/>
        </w:rPr>
        <w:t xml:space="preserve">s of </w:t>
      </w:r>
      <w:r w:rsidRPr="00FA3EAA">
        <w:rPr>
          <w:lang w:val="en-US" w:eastAsia="zh-CN"/>
        </w:rPr>
        <w:t xml:space="preserve">the </w:t>
      </w:r>
      <w:r w:rsidRPr="00FA3EAA">
        <w:rPr>
          <w:rFonts w:hint="eastAsia"/>
          <w:lang w:val="en-US" w:eastAsia="zh-CN"/>
        </w:rPr>
        <w:t>network coverage scenario.</w:t>
      </w:r>
    </w:p>
    <w:p w14:paraId="2B78550C" w14:textId="17FF8897" w:rsidR="00FA3EAA" w:rsidRPr="00FA3EAA" w:rsidRDefault="00FA3EAA" w:rsidP="008E772F">
      <w:pPr>
        <w:pStyle w:val="ListParagraph"/>
        <w:numPr>
          <w:ilvl w:val="0"/>
          <w:numId w:val="76"/>
        </w:numPr>
        <w:spacing w:after="0"/>
        <w:ind w:left="714" w:hanging="357"/>
        <w:rPr>
          <w:lang w:val="en-US" w:eastAsia="zh-CN"/>
        </w:rPr>
      </w:pPr>
      <w:r w:rsidRPr="00FA3EAA">
        <w:rPr>
          <w:rFonts w:hint="eastAsia"/>
          <w:lang w:val="en-US" w:eastAsia="zh-CN"/>
        </w:rPr>
        <w:t xml:space="preserve">Proposal 5: </w:t>
      </w:r>
      <w:r w:rsidRPr="00FA3EAA">
        <w:rPr>
          <w:lang w:val="en-US" w:eastAsia="zh-CN"/>
        </w:rPr>
        <w:t>Mechanisms for synchronization reference selection should be based on network coverage scenarios</w:t>
      </w:r>
      <w:r w:rsidRPr="00FA3EAA">
        <w:rPr>
          <w:rFonts w:hint="eastAsia"/>
          <w:lang w:val="en-US" w:eastAsia="zh-CN"/>
        </w:rPr>
        <w:t xml:space="preserve"> in NR V2X.</w:t>
      </w:r>
    </w:p>
    <w:p w14:paraId="50EE4BFF" w14:textId="77777777" w:rsidR="00FA3EAA" w:rsidRDefault="00FA3EAA" w:rsidP="00FA3EAA">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632A71F4" w14:textId="77777777" w:rsidR="00FA3EAA" w:rsidRDefault="00FA3EAA" w:rsidP="00250EA7">
      <w:pPr>
        <w:ind w:left="720" w:hanging="720"/>
        <w:rPr>
          <w:b/>
          <w:lang w:eastAsia="x-none"/>
        </w:rPr>
      </w:pPr>
    </w:p>
    <w:p w14:paraId="67FD1061" w14:textId="3D2E3F88" w:rsidR="005749BD" w:rsidRDefault="001B7BF2" w:rsidP="005749BD">
      <w:pPr>
        <w:ind w:left="720" w:hanging="720"/>
        <w:rPr>
          <w:b/>
          <w:lang w:eastAsia="x-none"/>
        </w:rPr>
      </w:pPr>
      <w:hyperlink r:id="rId1929" w:history="1">
        <w:r w:rsidR="00D93AE1">
          <w:rPr>
            <w:rStyle w:val="Hyperlink"/>
            <w:b/>
            <w:lang w:eastAsia="x-none"/>
          </w:rPr>
          <w:t>R1-1809046</w:t>
        </w:r>
      </w:hyperlink>
      <w:r w:rsidR="005749BD" w:rsidRPr="005749BD">
        <w:rPr>
          <w:b/>
          <w:lang w:eastAsia="x-none"/>
        </w:rPr>
        <w:tab/>
        <w:t>Initial View on NR V2X Sidelink Synchronization</w:t>
      </w:r>
      <w:r w:rsidR="005749BD" w:rsidRPr="005749BD">
        <w:rPr>
          <w:b/>
          <w:lang w:eastAsia="x-none"/>
        </w:rPr>
        <w:tab/>
        <w:t>Nokia, Nokia Shanghai Bell</w:t>
      </w:r>
    </w:p>
    <w:p w14:paraId="63843CEA" w14:textId="77777777" w:rsidR="005749BD" w:rsidRPr="005749BD" w:rsidRDefault="005749BD" w:rsidP="008E772F">
      <w:pPr>
        <w:pStyle w:val="ListParagraph"/>
        <w:numPr>
          <w:ilvl w:val="0"/>
          <w:numId w:val="77"/>
        </w:numPr>
        <w:spacing w:after="0"/>
        <w:ind w:left="714" w:hanging="357"/>
        <w:rPr>
          <w:lang w:eastAsia="zh-CN"/>
        </w:rPr>
      </w:pPr>
      <w:r w:rsidRPr="005749BD">
        <w:rPr>
          <w:lang w:eastAsia="zh-CN"/>
        </w:rPr>
        <w:t xml:space="preserve">Proposal 1: Synchronous operation is used in NR sidelink V2X. Asynchronous operation is not supported. </w:t>
      </w:r>
    </w:p>
    <w:p w14:paraId="6321CDD9" w14:textId="77777777" w:rsidR="005749BD" w:rsidRPr="005749BD" w:rsidRDefault="005749BD" w:rsidP="008E772F">
      <w:pPr>
        <w:pStyle w:val="ListParagraph"/>
        <w:numPr>
          <w:ilvl w:val="0"/>
          <w:numId w:val="77"/>
        </w:numPr>
        <w:spacing w:after="0"/>
        <w:ind w:left="714" w:hanging="357"/>
        <w:rPr>
          <w:lang w:eastAsia="zh-CN"/>
        </w:rPr>
      </w:pPr>
      <w:r w:rsidRPr="005749BD">
        <w:rPr>
          <w:lang w:eastAsia="zh-CN"/>
        </w:rPr>
        <w:t xml:space="preserve">Proposal 2: GNSS-based, network-based and device-based synchronization is supported in NR V2X sidelink operation. </w:t>
      </w:r>
    </w:p>
    <w:p w14:paraId="22E2ECCE" w14:textId="77777777" w:rsidR="005749BD" w:rsidRPr="005749BD" w:rsidRDefault="005749BD" w:rsidP="008E772F">
      <w:pPr>
        <w:pStyle w:val="ListParagraph"/>
        <w:numPr>
          <w:ilvl w:val="0"/>
          <w:numId w:val="77"/>
        </w:numPr>
        <w:spacing w:after="0"/>
        <w:ind w:left="714" w:hanging="357"/>
        <w:rPr>
          <w:lang w:eastAsia="zh-CN"/>
        </w:rPr>
      </w:pPr>
      <w:r w:rsidRPr="005749BD">
        <w:rPr>
          <w:lang w:eastAsia="zh-CN"/>
        </w:rPr>
        <w:t>Proposal 3: Study methods that reduce problems related to switching of synchronization source and using different synchronization sources in the V2X UE for SL and Uu.</w:t>
      </w:r>
    </w:p>
    <w:p w14:paraId="76A34EAF" w14:textId="77777777" w:rsidR="005749BD" w:rsidRPr="005749BD" w:rsidRDefault="005749BD" w:rsidP="008E772F">
      <w:pPr>
        <w:pStyle w:val="ListParagraph"/>
        <w:numPr>
          <w:ilvl w:val="0"/>
          <w:numId w:val="77"/>
        </w:numPr>
        <w:spacing w:after="0"/>
        <w:ind w:left="714" w:hanging="357"/>
        <w:rPr>
          <w:lang w:eastAsia="zh-CN"/>
        </w:rPr>
      </w:pPr>
      <w:r w:rsidRPr="005749BD">
        <w:rPr>
          <w:lang w:eastAsia="zh-CN"/>
        </w:rPr>
        <w:t>Proposal 4: Study interference between sidelink and Uu taking into account potential timing difference between SL and Uu.</w:t>
      </w:r>
    </w:p>
    <w:p w14:paraId="720E8416" w14:textId="77777777" w:rsidR="005749BD" w:rsidRPr="005749BD" w:rsidRDefault="005749BD" w:rsidP="008E772F">
      <w:pPr>
        <w:pStyle w:val="ListParagraph"/>
        <w:numPr>
          <w:ilvl w:val="0"/>
          <w:numId w:val="77"/>
        </w:numPr>
        <w:spacing w:after="0"/>
        <w:ind w:left="714" w:hanging="357"/>
        <w:rPr>
          <w:lang w:eastAsia="zh-CN"/>
        </w:rPr>
      </w:pPr>
      <w:r w:rsidRPr="005749BD">
        <w:rPr>
          <w:lang w:eastAsia="zh-CN"/>
        </w:rPr>
        <w:t>Proposal 5: Study beam-based sidelink synchronization channel design.</w:t>
      </w:r>
    </w:p>
    <w:p w14:paraId="7A1B0771" w14:textId="77777777" w:rsidR="005749BD" w:rsidRDefault="005749BD" w:rsidP="005749BD">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5376B71F" w14:textId="181852AB" w:rsidR="00250EA7" w:rsidRDefault="00250EA7" w:rsidP="00250EA7">
      <w:pPr>
        <w:ind w:left="720" w:hanging="720"/>
        <w:rPr>
          <w:b/>
          <w:lang w:eastAsia="x-none"/>
        </w:rPr>
      </w:pPr>
    </w:p>
    <w:p w14:paraId="203FF5A4" w14:textId="4FD36983" w:rsidR="00BD502C" w:rsidRPr="00BD502C" w:rsidRDefault="00BD502C" w:rsidP="00BD502C">
      <w:pPr>
        <w:rPr>
          <w:lang w:eastAsia="x-none"/>
        </w:rPr>
      </w:pPr>
      <w:r w:rsidRPr="00885335">
        <w:rPr>
          <w:lang w:eastAsia="x-none"/>
        </w:rPr>
        <w:t>Tuesday session conclusion: Continue discussion offline – Fangcheng (CATT)</w:t>
      </w:r>
    </w:p>
    <w:p w14:paraId="782838B8" w14:textId="09ED9F87" w:rsidR="00BD502C" w:rsidRDefault="00BD502C" w:rsidP="00250EA7">
      <w:pPr>
        <w:ind w:left="720" w:hanging="720"/>
        <w:rPr>
          <w:b/>
          <w:lang w:eastAsia="x-none"/>
        </w:rPr>
      </w:pPr>
    </w:p>
    <w:p w14:paraId="7C0DC18D" w14:textId="1FC357AD" w:rsidR="001E1803" w:rsidRDefault="001E1803" w:rsidP="00250EA7">
      <w:pPr>
        <w:ind w:left="720" w:hanging="720"/>
        <w:rPr>
          <w:b/>
          <w:lang w:eastAsia="x-none"/>
        </w:rPr>
      </w:pPr>
      <w:r>
        <w:rPr>
          <w:b/>
          <w:lang w:eastAsia="x-none"/>
        </w:rPr>
        <w:t>Thursday session</w:t>
      </w:r>
    </w:p>
    <w:p w14:paraId="4184FEEA" w14:textId="4562B57C" w:rsidR="001E1803" w:rsidRPr="00E936F7" w:rsidRDefault="001B7BF2" w:rsidP="001E1803">
      <w:pPr>
        <w:rPr>
          <w:rFonts w:ascii="Times New Roman" w:hAnsi="Times New Roman"/>
          <w:b/>
          <w:szCs w:val="20"/>
        </w:rPr>
      </w:pPr>
      <w:hyperlink r:id="rId1930" w:history="1">
        <w:r w:rsidR="00D93AE1">
          <w:rPr>
            <w:rStyle w:val="Hyperlink"/>
            <w:rFonts w:ascii="Times New Roman" w:hAnsi="Times New Roman"/>
            <w:b/>
            <w:szCs w:val="20"/>
          </w:rPr>
          <w:t>R1-1809818</w:t>
        </w:r>
      </w:hyperlink>
      <w:r w:rsidR="001E1803" w:rsidRPr="00E936F7">
        <w:rPr>
          <w:rFonts w:ascii="Times New Roman" w:hAnsi="Times New Roman"/>
          <w:b/>
          <w:szCs w:val="20"/>
        </w:rPr>
        <w:tab/>
        <w:t>Summary of offline discussion on sidelink synchronization in NR V2X</w:t>
      </w:r>
      <w:r w:rsidR="001E1803" w:rsidRPr="00E936F7">
        <w:rPr>
          <w:rFonts w:ascii="Times New Roman" w:hAnsi="Times New Roman"/>
          <w:b/>
          <w:szCs w:val="20"/>
        </w:rPr>
        <w:tab/>
        <w:t>CATT</w:t>
      </w:r>
    </w:p>
    <w:p w14:paraId="26341DF8" w14:textId="77777777" w:rsidR="001E1803" w:rsidRDefault="001E1803" w:rsidP="001E1803">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24073C60" w14:textId="08F66728" w:rsidR="001E1803" w:rsidRDefault="001E1803" w:rsidP="00250EA7">
      <w:pPr>
        <w:ind w:left="720" w:hanging="720"/>
        <w:rPr>
          <w:b/>
          <w:lang w:eastAsia="x-none"/>
        </w:rPr>
      </w:pPr>
    </w:p>
    <w:p w14:paraId="39424D97" w14:textId="77777777" w:rsidR="00885335" w:rsidRPr="00885335" w:rsidRDefault="00885335" w:rsidP="00885335">
      <w:pPr>
        <w:ind w:left="720" w:hanging="720"/>
        <w:rPr>
          <w:szCs w:val="20"/>
          <w:lang w:eastAsia="x-none"/>
        </w:rPr>
      </w:pPr>
      <w:r w:rsidRPr="00885335">
        <w:rPr>
          <w:szCs w:val="20"/>
          <w:highlight w:val="green"/>
          <w:lang w:eastAsia="x-none"/>
        </w:rPr>
        <w:t>Agreements</w:t>
      </w:r>
      <w:r w:rsidRPr="00885335">
        <w:rPr>
          <w:szCs w:val="20"/>
          <w:lang w:eastAsia="x-none"/>
        </w:rPr>
        <w:t>:</w:t>
      </w:r>
    </w:p>
    <w:p w14:paraId="3FA769F4" w14:textId="77777777" w:rsidR="00885335" w:rsidRPr="00885335" w:rsidRDefault="00885335" w:rsidP="008E772F">
      <w:pPr>
        <w:numPr>
          <w:ilvl w:val="0"/>
          <w:numId w:val="183"/>
        </w:numPr>
        <w:rPr>
          <w:szCs w:val="20"/>
        </w:rPr>
      </w:pPr>
      <w:r w:rsidRPr="00885335">
        <w:rPr>
          <w:rFonts w:hint="eastAsia"/>
          <w:szCs w:val="20"/>
        </w:rPr>
        <w:t>NR V2X Sidelink Synchronization includes at least the following</w:t>
      </w:r>
    </w:p>
    <w:p w14:paraId="14989627" w14:textId="77777777" w:rsidR="00885335" w:rsidRPr="00885335" w:rsidRDefault="00885335" w:rsidP="008E772F">
      <w:pPr>
        <w:numPr>
          <w:ilvl w:val="1"/>
          <w:numId w:val="183"/>
        </w:numPr>
        <w:rPr>
          <w:szCs w:val="20"/>
        </w:rPr>
      </w:pPr>
      <w:r w:rsidRPr="00885335">
        <w:rPr>
          <w:szCs w:val="20"/>
        </w:rPr>
        <w:t>Sidelink synchronization signal</w:t>
      </w:r>
      <w:r w:rsidRPr="00885335">
        <w:rPr>
          <w:rFonts w:hint="eastAsia"/>
          <w:szCs w:val="20"/>
        </w:rPr>
        <w:t>(</w:t>
      </w:r>
      <w:r w:rsidRPr="00885335">
        <w:rPr>
          <w:szCs w:val="20"/>
        </w:rPr>
        <w:t>s</w:t>
      </w:r>
      <w:r w:rsidRPr="00885335">
        <w:rPr>
          <w:rFonts w:hint="eastAsia"/>
          <w:szCs w:val="20"/>
        </w:rPr>
        <w:t>)</w:t>
      </w:r>
    </w:p>
    <w:p w14:paraId="3CC507D9" w14:textId="77777777" w:rsidR="00885335" w:rsidRPr="00885335" w:rsidRDefault="00885335" w:rsidP="008E772F">
      <w:pPr>
        <w:numPr>
          <w:ilvl w:val="1"/>
          <w:numId w:val="183"/>
        </w:numPr>
        <w:rPr>
          <w:szCs w:val="20"/>
        </w:rPr>
      </w:pPr>
      <w:r w:rsidRPr="00885335">
        <w:rPr>
          <w:szCs w:val="20"/>
        </w:rPr>
        <w:t>PSBCH</w:t>
      </w:r>
    </w:p>
    <w:p w14:paraId="6DCAD3B7" w14:textId="77777777" w:rsidR="00885335" w:rsidRPr="00885335" w:rsidRDefault="00885335" w:rsidP="008E772F">
      <w:pPr>
        <w:numPr>
          <w:ilvl w:val="1"/>
          <w:numId w:val="183"/>
        </w:numPr>
        <w:rPr>
          <w:szCs w:val="20"/>
        </w:rPr>
      </w:pPr>
      <w:r w:rsidRPr="00885335">
        <w:rPr>
          <w:szCs w:val="20"/>
        </w:rPr>
        <w:t>Sidelink synchronization sources and procedure</w:t>
      </w:r>
      <w:r w:rsidRPr="00885335">
        <w:rPr>
          <w:rFonts w:hint="eastAsia"/>
          <w:szCs w:val="20"/>
        </w:rPr>
        <w:t>(</w:t>
      </w:r>
      <w:r w:rsidRPr="00885335">
        <w:rPr>
          <w:szCs w:val="20"/>
        </w:rPr>
        <w:t>s</w:t>
      </w:r>
      <w:r w:rsidRPr="00885335">
        <w:rPr>
          <w:rFonts w:hint="eastAsia"/>
          <w:szCs w:val="20"/>
        </w:rPr>
        <w:t>)</w:t>
      </w:r>
    </w:p>
    <w:p w14:paraId="1929030D" w14:textId="73A0B278" w:rsidR="00885335" w:rsidRDefault="00885335" w:rsidP="008E772F">
      <w:pPr>
        <w:numPr>
          <w:ilvl w:val="2"/>
          <w:numId w:val="183"/>
        </w:numPr>
        <w:rPr>
          <w:ins w:id="1017" w:author="MCC:" w:date="2018-10-01T18:20:00Z"/>
          <w:szCs w:val="20"/>
        </w:rPr>
      </w:pPr>
      <w:r w:rsidRPr="00885335">
        <w:rPr>
          <w:rFonts w:hint="eastAsia"/>
          <w:szCs w:val="20"/>
        </w:rPr>
        <w:t xml:space="preserve">Synchronization sources </w:t>
      </w:r>
      <w:r w:rsidRPr="00885335">
        <w:rPr>
          <w:szCs w:val="20"/>
        </w:rPr>
        <w:t>–</w:t>
      </w:r>
      <w:r w:rsidRPr="00885335">
        <w:rPr>
          <w:rFonts w:hint="eastAsia"/>
          <w:szCs w:val="20"/>
        </w:rPr>
        <w:t xml:space="preserve"> </w:t>
      </w:r>
      <w:r w:rsidRPr="00885335">
        <w:rPr>
          <w:szCs w:val="20"/>
        </w:rPr>
        <w:t xml:space="preserve">at least </w:t>
      </w:r>
      <w:r w:rsidRPr="00885335">
        <w:rPr>
          <w:rFonts w:hint="eastAsia"/>
          <w:szCs w:val="20"/>
        </w:rPr>
        <w:t xml:space="preserve">GNSS, gNB, </w:t>
      </w:r>
      <w:ins w:id="1018" w:author="MCC:" w:date="2018-10-01T18:21:00Z">
        <w:r w:rsidR="009428D4">
          <w:rPr>
            <w:szCs w:val="20"/>
          </w:rPr>
          <w:t xml:space="preserve">eNB, </w:t>
        </w:r>
      </w:ins>
      <w:r w:rsidRPr="00885335">
        <w:rPr>
          <w:rFonts w:hint="eastAsia"/>
          <w:szCs w:val="20"/>
        </w:rPr>
        <w:t>UE</w:t>
      </w:r>
      <w:ins w:id="1019" w:author="MCC:" w:date="2018-10-01T18:21:00Z">
        <w:r w:rsidR="009428D4">
          <w:rPr>
            <w:szCs w:val="20"/>
          </w:rPr>
          <w:t>, LTE UE</w:t>
        </w:r>
      </w:ins>
    </w:p>
    <w:p w14:paraId="5E8887C5" w14:textId="78BC7000" w:rsidR="009428D4" w:rsidRPr="009428D4" w:rsidRDefault="009428D4">
      <w:pPr>
        <w:numPr>
          <w:ilvl w:val="3"/>
          <w:numId w:val="183"/>
        </w:numPr>
        <w:rPr>
          <w:szCs w:val="20"/>
        </w:rPr>
        <w:pPrChange w:id="1020" w:author="MCC:" w:date="2018-10-01T18:20:00Z">
          <w:pPr>
            <w:numPr>
              <w:ilvl w:val="2"/>
              <w:numId w:val="183"/>
            </w:numPr>
            <w:ind w:left="1800" w:hanging="360"/>
          </w:pPr>
        </w:pPrChange>
      </w:pPr>
      <w:ins w:id="1021" w:author="MCC:" w:date="2018-10-01T18:20:00Z">
        <w:r w:rsidRPr="009428D4">
          <w:rPr>
            <w:szCs w:val="20"/>
          </w:rPr>
          <w:t>Note: this doesn’t mean all of them are to be supported</w:t>
        </w:r>
      </w:ins>
    </w:p>
    <w:p w14:paraId="5566CF08" w14:textId="77777777" w:rsidR="00885335" w:rsidRPr="00885335" w:rsidRDefault="00885335" w:rsidP="00885335">
      <w:pPr>
        <w:ind w:left="720" w:hanging="720"/>
        <w:rPr>
          <w:lang w:eastAsia="x-none"/>
        </w:rPr>
      </w:pPr>
    </w:p>
    <w:p w14:paraId="727B82A8" w14:textId="200D2951" w:rsidR="00BD502C" w:rsidRDefault="00514630" w:rsidP="00250EA7">
      <w:pPr>
        <w:ind w:left="720" w:hanging="720"/>
        <w:rPr>
          <w:b/>
          <w:lang w:eastAsia="x-none"/>
        </w:rPr>
      </w:pPr>
      <w:r>
        <w:rPr>
          <w:b/>
          <w:lang w:eastAsia="x-none"/>
        </w:rPr>
        <w:t>Friday session</w:t>
      </w:r>
    </w:p>
    <w:p w14:paraId="6849519A" w14:textId="06D72D8C" w:rsidR="00514630" w:rsidRPr="00514630" w:rsidRDefault="001B7BF2" w:rsidP="00514630">
      <w:pPr>
        <w:ind w:left="720" w:hanging="720"/>
        <w:rPr>
          <w:b/>
          <w:lang w:eastAsia="x-none"/>
        </w:rPr>
      </w:pPr>
      <w:hyperlink r:id="rId1931" w:history="1">
        <w:r w:rsidR="00C14FAF">
          <w:rPr>
            <w:rStyle w:val="Hyperlink"/>
            <w:b/>
            <w:lang w:eastAsia="x-none"/>
          </w:rPr>
          <w:t>R1-1809996</w:t>
        </w:r>
      </w:hyperlink>
      <w:r w:rsidR="00514630" w:rsidRPr="00514630">
        <w:rPr>
          <w:b/>
          <w:lang w:eastAsia="x-none"/>
        </w:rPr>
        <w:tab/>
      </w:r>
      <w:r w:rsidR="00514630" w:rsidRPr="00514630">
        <w:rPr>
          <w:b/>
        </w:rPr>
        <w:t xml:space="preserve">Summary of </w:t>
      </w:r>
      <w:r w:rsidR="00514630" w:rsidRPr="00514630">
        <w:rPr>
          <w:rFonts w:hint="eastAsia"/>
          <w:b/>
        </w:rPr>
        <w:t xml:space="preserve">Offline </w:t>
      </w:r>
      <w:r w:rsidR="00514630" w:rsidRPr="00514630">
        <w:rPr>
          <w:b/>
        </w:rPr>
        <w:t>D</w:t>
      </w:r>
      <w:r w:rsidR="00514630" w:rsidRPr="00514630">
        <w:rPr>
          <w:rFonts w:hint="eastAsia"/>
          <w:b/>
        </w:rPr>
        <w:t xml:space="preserve">iscussion on </w:t>
      </w:r>
      <w:r w:rsidR="00514630" w:rsidRPr="00514630">
        <w:rPr>
          <w:b/>
        </w:rPr>
        <w:t>Sidelink S</w:t>
      </w:r>
      <w:r w:rsidR="00514630" w:rsidRPr="00514630">
        <w:rPr>
          <w:rFonts w:hint="eastAsia"/>
          <w:b/>
        </w:rPr>
        <w:t>ynchronization in NR V2X</w:t>
      </w:r>
      <w:r w:rsidR="00514630" w:rsidRPr="00514630">
        <w:rPr>
          <w:b/>
        </w:rPr>
        <w:tab/>
        <w:t>CATT</w:t>
      </w:r>
    </w:p>
    <w:p w14:paraId="144C7DED" w14:textId="3148D73D" w:rsidR="00514630" w:rsidRDefault="00514630" w:rsidP="00514630">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r w:rsidR="00C14FAF">
        <w:rPr>
          <w:rFonts w:ascii="Times New Roman" w:hAnsi="Times New Roman"/>
          <w:szCs w:val="20"/>
        </w:rPr>
        <w:t xml:space="preserve"> Above agreement is updated.</w:t>
      </w:r>
    </w:p>
    <w:p w14:paraId="33F6D321" w14:textId="3F474C86" w:rsidR="00514630" w:rsidRDefault="00514630" w:rsidP="00250EA7">
      <w:pPr>
        <w:ind w:left="720" w:hanging="720"/>
        <w:rPr>
          <w:b/>
          <w:lang w:eastAsia="x-none"/>
        </w:rPr>
      </w:pPr>
    </w:p>
    <w:p w14:paraId="2D4F9516" w14:textId="77777777" w:rsidR="00514630" w:rsidRPr="00250EA7" w:rsidRDefault="00514630" w:rsidP="00250EA7">
      <w:pPr>
        <w:ind w:left="720" w:hanging="720"/>
        <w:rPr>
          <w:b/>
          <w:lang w:eastAsia="x-none"/>
        </w:rPr>
      </w:pPr>
    </w:p>
    <w:p w14:paraId="27DF17D8" w14:textId="4477DDC5" w:rsidR="00E303AE" w:rsidRPr="00E303AE" w:rsidRDefault="001B7BF2" w:rsidP="00E303AE">
      <w:pPr>
        <w:ind w:left="720" w:hanging="720"/>
        <w:rPr>
          <w:lang w:eastAsia="x-none"/>
        </w:rPr>
      </w:pPr>
      <w:hyperlink r:id="rId1932" w:history="1">
        <w:r w:rsidR="00D93AE1">
          <w:rPr>
            <w:rStyle w:val="Hyperlink"/>
            <w:lang w:eastAsia="x-none"/>
          </w:rPr>
          <w:t>R1-1808094</w:t>
        </w:r>
      </w:hyperlink>
      <w:r w:rsidR="00E303AE" w:rsidRPr="00E303AE">
        <w:rPr>
          <w:lang w:eastAsia="x-none"/>
        </w:rPr>
        <w:tab/>
        <w:t>Sidelink synchronization mechanisms for NR V2X</w:t>
      </w:r>
      <w:r w:rsidR="00E303AE" w:rsidRPr="00E303AE">
        <w:rPr>
          <w:lang w:eastAsia="x-none"/>
        </w:rPr>
        <w:tab/>
        <w:t>Huawei, HiSilicon</w:t>
      </w:r>
    </w:p>
    <w:p w14:paraId="34A28B5E" w14:textId="599E4EB4" w:rsidR="00E303AE" w:rsidRPr="00E303AE" w:rsidRDefault="001B7BF2" w:rsidP="00E303AE">
      <w:pPr>
        <w:ind w:left="720" w:hanging="720"/>
        <w:rPr>
          <w:lang w:eastAsia="x-none"/>
        </w:rPr>
      </w:pPr>
      <w:hyperlink r:id="rId1933" w:history="1">
        <w:r w:rsidR="00D93AE1">
          <w:rPr>
            <w:rStyle w:val="Hyperlink"/>
            <w:lang w:eastAsia="x-none"/>
          </w:rPr>
          <w:t>R1-1808244</w:t>
        </w:r>
      </w:hyperlink>
      <w:r w:rsidR="00E303AE" w:rsidRPr="00E303AE">
        <w:rPr>
          <w:lang w:eastAsia="x-none"/>
        </w:rPr>
        <w:tab/>
        <w:t>NR sidelink synchronization mechanism</w:t>
      </w:r>
      <w:r w:rsidR="00E303AE" w:rsidRPr="00E303AE">
        <w:rPr>
          <w:lang w:eastAsia="x-none"/>
        </w:rPr>
        <w:tab/>
        <w:t>vivo</w:t>
      </w:r>
    </w:p>
    <w:p w14:paraId="5AC96B77" w14:textId="273D6182" w:rsidR="00E303AE" w:rsidRPr="00E303AE" w:rsidRDefault="001B7BF2" w:rsidP="00E303AE">
      <w:pPr>
        <w:ind w:left="720" w:hanging="720"/>
        <w:rPr>
          <w:lang w:eastAsia="x-none"/>
        </w:rPr>
      </w:pPr>
      <w:hyperlink r:id="rId1934" w:history="1">
        <w:r w:rsidR="00D93AE1">
          <w:rPr>
            <w:rStyle w:val="Hyperlink"/>
            <w:lang w:eastAsia="x-none"/>
          </w:rPr>
          <w:t>R1-1808282</w:t>
        </w:r>
      </w:hyperlink>
      <w:r w:rsidR="00E303AE" w:rsidRPr="00E303AE">
        <w:rPr>
          <w:lang w:eastAsia="x-none"/>
        </w:rPr>
        <w:tab/>
        <w:t>On NR V2X synchronization issues</w:t>
      </w:r>
      <w:r w:rsidR="00E303AE" w:rsidRPr="00E303AE">
        <w:rPr>
          <w:lang w:eastAsia="x-none"/>
        </w:rPr>
        <w:tab/>
        <w:t>MediaTek Inc.</w:t>
      </w:r>
    </w:p>
    <w:p w14:paraId="55C309A8" w14:textId="3A6D4196" w:rsidR="00E303AE" w:rsidRPr="00E303AE" w:rsidRDefault="001B7BF2" w:rsidP="00E303AE">
      <w:pPr>
        <w:ind w:left="720" w:hanging="720"/>
        <w:rPr>
          <w:lang w:eastAsia="x-none"/>
        </w:rPr>
      </w:pPr>
      <w:hyperlink r:id="rId1935" w:history="1">
        <w:r w:rsidR="00D93AE1">
          <w:rPr>
            <w:rStyle w:val="Hyperlink"/>
            <w:lang w:eastAsia="x-none"/>
          </w:rPr>
          <w:t>R1-1808521</w:t>
        </w:r>
      </w:hyperlink>
      <w:r w:rsidR="00E303AE" w:rsidRPr="00E303AE">
        <w:rPr>
          <w:lang w:eastAsia="x-none"/>
        </w:rPr>
        <w:tab/>
        <w:t>Discussion on sidelink synchronization mechanism</w:t>
      </w:r>
      <w:r w:rsidR="00E303AE" w:rsidRPr="00E303AE">
        <w:rPr>
          <w:lang w:eastAsia="x-none"/>
        </w:rPr>
        <w:tab/>
        <w:t>LG Electronics</w:t>
      </w:r>
    </w:p>
    <w:p w14:paraId="3656552A" w14:textId="5B64F424" w:rsidR="00E303AE" w:rsidRPr="00E303AE" w:rsidRDefault="001B7BF2" w:rsidP="00E303AE">
      <w:pPr>
        <w:ind w:left="720" w:hanging="720"/>
        <w:rPr>
          <w:lang w:eastAsia="x-none"/>
        </w:rPr>
      </w:pPr>
      <w:hyperlink r:id="rId1936" w:history="1">
        <w:r w:rsidR="00D93AE1">
          <w:rPr>
            <w:rStyle w:val="Hyperlink"/>
            <w:lang w:eastAsia="x-none"/>
          </w:rPr>
          <w:t>R1-1808555</w:t>
        </w:r>
      </w:hyperlink>
      <w:r w:rsidR="00E303AE" w:rsidRPr="00E303AE">
        <w:rPr>
          <w:lang w:eastAsia="x-none"/>
        </w:rPr>
        <w:tab/>
        <w:t>Synchronization mechanism in NR V2X</w:t>
      </w:r>
      <w:r w:rsidR="00E303AE" w:rsidRPr="00E303AE">
        <w:rPr>
          <w:lang w:eastAsia="x-none"/>
        </w:rPr>
        <w:tab/>
        <w:t>Lenovo, Motorola Mobility</w:t>
      </w:r>
    </w:p>
    <w:p w14:paraId="16160C69" w14:textId="1DAF20EA" w:rsidR="00E303AE" w:rsidRPr="00E303AE" w:rsidRDefault="001B7BF2" w:rsidP="00E303AE">
      <w:pPr>
        <w:ind w:left="720" w:hanging="720"/>
        <w:rPr>
          <w:lang w:eastAsia="x-none"/>
        </w:rPr>
      </w:pPr>
      <w:hyperlink r:id="rId1937" w:history="1">
        <w:r w:rsidR="00D93AE1">
          <w:rPr>
            <w:rStyle w:val="Hyperlink"/>
            <w:lang w:eastAsia="x-none"/>
          </w:rPr>
          <w:t>R1-1808695</w:t>
        </w:r>
      </w:hyperlink>
      <w:r w:rsidR="00E303AE" w:rsidRPr="00E303AE">
        <w:rPr>
          <w:lang w:eastAsia="x-none"/>
        </w:rPr>
        <w:tab/>
        <w:t>Sidelink synchronization for NR V2X communication</w:t>
      </w:r>
      <w:r w:rsidR="00E303AE" w:rsidRPr="00E303AE">
        <w:rPr>
          <w:lang w:eastAsia="x-none"/>
        </w:rPr>
        <w:tab/>
        <w:t>Intel Corporation</w:t>
      </w:r>
    </w:p>
    <w:p w14:paraId="66E6C819" w14:textId="77B224E4" w:rsidR="00E303AE" w:rsidRPr="00E303AE" w:rsidRDefault="001B7BF2" w:rsidP="00E303AE">
      <w:pPr>
        <w:ind w:left="720" w:hanging="720"/>
        <w:rPr>
          <w:lang w:eastAsia="x-none"/>
        </w:rPr>
      </w:pPr>
      <w:hyperlink r:id="rId1938" w:history="1">
        <w:r w:rsidR="00D93AE1">
          <w:rPr>
            <w:rStyle w:val="Hyperlink"/>
            <w:lang w:eastAsia="x-none"/>
          </w:rPr>
          <w:t>R1-1808723</w:t>
        </w:r>
      </w:hyperlink>
      <w:r w:rsidR="00E303AE" w:rsidRPr="00E303AE">
        <w:rPr>
          <w:lang w:eastAsia="x-none"/>
        </w:rPr>
        <w:tab/>
        <w:t>Considerations of Synchronization Enhancement for NR V2X Communication</w:t>
      </w:r>
      <w:r w:rsidR="00E303AE" w:rsidRPr="00E303AE">
        <w:rPr>
          <w:lang w:eastAsia="x-none"/>
        </w:rPr>
        <w:tab/>
        <w:t>ITRI</w:t>
      </w:r>
    </w:p>
    <w:p w14:paraId="3E974A83" w14:textId="33F0DA5D" w:rsidR="00E303AE" w:rsidRPr="00E303AE" w:rsidRDefault="001B7BF2" w:rsidP="00E303AE">
      <w:pPr>
        <w:ind w:left="720" w:hanging="720"/>
        <w:rPr>
          <w:lang w:eastAsia="x-none"/>
        </w:rPr>
      </w:pPr>
      <w:hyperlink r:id="rId1939" w:history="1">
        <w:r w:rsidR="00D93AE1">
          <w:rPr>
            <w:rStyle w:val="Hyperlink"/>
            <w:lang w:eastAsia="x-none"/>
          </w:rPr>
          <w:t>R1-1808777</w:t>
        </w:r>
      </w:hyperlink>
      <w:r w:rsidR="00E303AE" w:rsidRPr="00E303AE">
        <w:rPr>
          <w:lang w:eastAsia="x-none"/>
        </w:rPr>
        <w:tab/>
        <w:t>Discussion on Synchronization mechanisms for NR sidelink</w:t>
      </w:r>
      <w:r w:rsidR="00E303AE" w:rsidRPr="00E303AE">
        <w:rPr>
          <w:lang w:eastAsia="x-none"/>
        </w:rPr>
        <w:tab/>
        <w:t>Samsung</w:t>
      </w:r>
    </w:p>
    <w:p w14:paraId="4D125EDA" w14:textId="003806C5" w:rsidR="00E303AE" w:rsidRPr="00E303AE" w:rsidRDefault="001B7BF2" w:rsidP="00E303AE">
      <w:pPr>
        <w:ind w:left="720" w:hanging="720"/>
        <w:rPr>
          <w:lang w:eastAsia="x-none"/>
        </w:rPr>
      </w:pPr>
      <w:hyperlink r:id="rId1940" w:history="1">
        <w:r w:rsidR="00D93AE1">
          <w:rPr>
            <w:rStyle w:val="Hyperlink"/>
            <w:lang w:eastAsia="x-none"/>
          </w:rPr>
          <w:t>R1-1808814</w:t>
        </w:r>
      </w:hyperlink>
      <w:r w:rsidR="00E303AE" w:rsidRPr="00E303AE">
        <w:rPr>
          <w:lang w:eastAsia="x-none"/>
        </w:rPr>
        <w:tab/>
        <w:t>Discussion on NR V2X sidelink synchronization</w:t>
      </w:r>
      <w:r w:rsidR="00E303AE" w:rsidRPr="00E303AE">
        <w:rPr>
          <w:lang w:eastAsia="x-none"/>
        </w:rPr>
        <w:tab/>
        <w:t>ETRI</w:t>
      </w:r>
    </w:p>
    <w:p w14:paraId="54CDB42D" w14:textId="1E18FB96" w:rsidR="00E303AE" w:rsidRPr="00E303AE" w:rsidRDefault="001B7BF2" w:rsidP="00E303AE">
      <w:pPr>
        <w:ind w:left="720" w:hanging="720"/>
        <w:rPr>
          <w:lang w:eastAsia="x-none"/>
        </w:rPr>
      </w:pPr>
      <w:hyperlink r:id="rId1941" w:history="1">
        <w:r w:rsidR="00D93AE1">
          <w:rPr>
            <w:rStyle w:val="Hyperlink"/>
            <w:lang w:eastAsia="x-none"/>
          </w:rPr>
          <w:t>R1-1808877</w:t>
        </w:r>
      </w:hyperlink>
      <w:r w:rsidR="00E303AE" w:rsidRPr="00E303AE">
        <w:rPr>
          <w:lang w:eastAsia="x-none"/>
        </w:rPr>
        <w:tab/>
        <w:t>Discussion of synchronization mechanism for NR-V2X</w:t>
      </w:r>
      <w:r w:rsidR="00E303AE" w:rsidRPr="00E303AE">
        <w:rPr>
          <w:lang w:eastAsia="x-none"/>
        </w:rPr>
        <w:tab/>
        <w:t>Guangdong OPPO Mobile Telecom</w:t>
      </w:r>
    </w:p>
    <w:p w14:paraId="18DAF29B" w14:textId="67CD1A56" w:rsidR="00E303AE" w:rsidRPr="00E303AE" w:rsidRDefault="001B7BF2" w:rsidP="00E303AE">
      <w:pPr>
        <w:ind w:left="720" w:hanging="720"/>
        <w:rPr>
          <w:lang w:eastAsia="x-none"/>
        </w:rPr>
      </w:pPr>
      <w:hyperlink r:id="rId1942" w:history="1">
        <w:r w:rsidR="00D93AE1">
          <w:rPr>
            <w:rStyle w:val="Hyperlink"/>
            <w:lang w:eastAsia="x-none"/>
          </w:rPr>
          <w:t>R1-1809068</w:t>
        </w:r>
      </w:hyperlink>
      <w:r w:rsidR="00E303AE" w:rsidRPr="00E303AE">
        <w:rPr>
          <w:lang w:eastAsia="x-none"/>
        </w:rPr>
        <w:tab/>
        <w:t>Sidelink based synchronization mechanism</w:t>
      </w:r>
      <w:r w:rsidR="00E303AE" w:rsidRPr="00E303AE">
        <w:rPr>
          <w:lang w:eastAsia="x-none"/>
        </w:rPr>
        <w:tab/>
        <w:t>AT&amp;T</w:t>
      </w:r>
    </w:p>
    <w:p w14:paraId="2299D397" w14:textId="1C73A6DF" w:rsidR="00E303AE" w:rsidRPr="00E303AE" w:rsidRDefault="001B7BF2" w:rsidP="00E303AE">
      <w:pPr>
        <w:ind w:left="720" w:hanging="720"/>
        <w:rPr>
          <w:lang w:eastAsia="x-none"/>
        </w:rPr>
      </w:pPr>
      <w:hyperlink r:id="rId1943" w:history="1">
        <w:r w:rsidR="00D93AE1">
          <w:rPr>
            <w:rStyle w:val="Hyperlink"/>
            <w:lang w:eastAsia="x-none"/>
          </w:rPr>
          <w:t>R1-1809095</w:t>
        </w:r>
      </w:hyperlink>
      <w:r w:rsidR="00E303AE" w:rsidRPr="00E303AE">
        <w:rPr>
          <w:lang w:eastAsia="x-none"/>
        </w:rPr>
        <w:tab/>
        <w:t xml:space="preserve">On V2X Synchronization in NR </w:t>
      </w:r>
      <w:r w:rsidR="00E303AE" w:rsidRPr="00E303AE">
        <w:rPr>
          <w:lang w:eastAsia="x-none"/>
        </w:rPr>
        <w:tab/>
        <w:t>InterDigital, Inc.</w:t>
      </w:r>
    </w:p>
    <w:p w14:paraId="025712F0" w14:textId="2E30EF0B" w:rsidR="00E303AE" w:rsidRPr="00E303AE" w:rsidRDefault="001B7BF2" w:rsidP="00E303AE">
      <w:pPr>
        <w:ind w:left="720" w:hanging="720"/>
        <w:rPr>
          <w:lang w:eastAsia="x-none"/>
        </w:rPr>
      </w:pPr>
      <w:hyperlink r:id="rId1944" w:history="1">
        <w:r w:rsidR="00D93AE1">
          <w:rPr>
            <w:rStyle w:val="Hyperlink"/>
            <w:lang w:eastAsia="x-none"/>
          </w:rPr>
          <w:t>R1-1809158</w:t>
        </w:r>
      </w:hyperlink>
      <w:r w:rsidR="00E303AE" w:rsidRPr="00E303AE">
        <w:rPr>
          <w:lang w:eastAsia="x-none"/>
        </w:rPr>
        <w:tab/>
        <w:t>Synchronization mechanism</w:t>
      </w:r>
      <w:r w:rsidR="00E303AE" w:rsidRPr="00E303AE">
        <w:rPr>
          <w:lang w:eastAsia="x-none"/>
        </w:rPr>
        <w:tab/>
        <w:t>NTT DOCOMO, INC.</w:t>
      </w:r>
    </w:p>
    <w:p w14:paraId="617E34D0" w14:textId="7EA799F3" w:rsidR="00E303AE" w:rsidRPr="00E303AE" w:rsidRDefault="001B7BF2" w:rsidP="00E303AE">
      <w:pPr>
        <w:ind w:left="720" w:hanging="720"/>
        <w:rPr>
          <w:lang w:eastAsia="x-none"/>
        </w:rPr>
      </w:pPr>
      <w:hyperlink r:id="rId1945" w:history="1">
        <w:r w:rsidR="00D93AE1">
          <w:rPr>
            <w:rStyle w:val="Hyperlink"/>
            <w:lang w:eastAsia="x-none"/>
          </w:rPr>
          <w:t>R1-1809177</w:t>
        </w:r>
      </w:hyperlink>
      <w:r w:rsidR="00E303AE" w:rsidRPr="00E303AE">
        <w:rPr>
          <w:lang w:eastAsia="x-none"/>
        </w:rPr>
        <w:tab/>
        <w:t>On synchronization for NR V2X</w:t>
      </w:r>
      <w:r w:rsidR="00E303AE" w:rsidRPr="00E303AE">
        <w:rPr>
          <w:lang w:eastAsia="x-none"/>
        </w:rPr>
        <w:tab/>
        <w:t>Xiaomi Communications</w:t>
      </w:r>
    </w:p>
    <w:p w14:paraId="41BCEF2C" w14:textId="56945122" w:rsidR="00E303AE" w:rsidRPr="00E303AE" w:rsidRDefault="001B7BF2" w:rsidP="00E303AE">
      <w:pPr>
        <w:ind w:left="720" w:hanging="720"/>
        <w:rPr>
          <w:lang w:eastAsia="x-none"/>
        </w:rPr>
      </w:pPr>
      <w:hyperlink r:id="rId1946" w:history="1">
        <w:r w:rsidR="00D93AE1">
          <w:rPr>
            <w:rStyle w:val="Hyperlink"/>
            <w:lang w:eastAsia="x-none"/>
          </w:rPr>
          <w:t>R1-1809254</w:t>
        </w:r>
      </w:hyperlink>
      <w:r w:rsidR="00E303AE" w:rsidRPr="00E303AE">
        <w:rPr>
          <w:lang w:eastAsia="x-none"/>
        </w:rPr>
        <w:tab/>
        <w:t>Considerations on sidelink synchronization signal for NR V2X</w:t>
      </w:r>
      <w:r w:rsidR="00E303AE" w:rsidRPr="00E303AE">
        <w:rPr>
          <w:lang w:eastAsia="x-none"/>
        </w:rPr>
        <w:tab/>
        <w:t>ITL</w:t>
      </w:r>
    </w:p>
    <w:p w14:paraId="08305323" w14:textId="12C226C1" w:rsidR="00E303AE" w:rsidRPr="00E303AE" w:rsidRDefault="001B7BF2" w:rsidP="00E303AE">
      <w:pPr>
        <w:ind w:left="720" w:hanging="720"/>
        <w:rPr>
          <w:lang w:eastAsia="x-none"/>
        </w:rPr>
      </w:pPr>
      <w:hyperlink r:id="rId1947" w:history="1">
        <w:r w:rsidR="00D93AE1">
          <w:rPr>
            <w:rStyle w:val="Hyperlink"/>
            <w:lang w:eastAsia="x-none"/>
          </w:rPr>
          <w:t>R1-1809303</w:t>
        </w:r>
      </w:hyperlink>
      <w:r w:rsidR="00E303AE" w:rsidRPr="00E303AE">
        <w:rPr>
          <w:lang w:eastAsia="x-none"/>
        </w:rPr>
        <w:tab/>
        <w:t>On Synchronization for Sidelink V2X</w:t>
      </w:r>
      <w:r w:rsidR="00E303AE" w:rsidRPr="00E303AE">
        <w:rPr>
          <w:lang w:eastAsia="x-none"/>
        </w:rPr>
        <w:tab/>
        <w:t>Ericsson</w:t>
      </w:r>
    </w:p>
    <w:p w14:paraId="40F22BA0" w14:textId="2BF5FE0B" w:rsidR="00E303AE" w:rsidRPr="00E303AE" w:rsidRDefault="001B7BF2" w:rsidP="00E303AE">
      <w:pPr>
        <w:ind w:left="720" w:hanging="720"/>
        <w:rPr>
          <w:lang w:eastAsia="x-none"/>
        </w:rPr>
      </w:pPr>
      <w:hyperlink r:id="rId1948" w:history="1">
        <w:r w:rsidR="00D93AE1">
          <w:rPr>
            <w:rStyle w:val="Hyperlink"/>
            <w:lang w:eastAsia="x-none"/>
          </w:rPr>
          <w:t>R1-1809448</w:t>
        </w:r>
      </w:hyperlink>
      <w:r w:rsidR="00E303AE" w:rsidRPr="00E303AE">
        <w:rPr>
          <w:lang w:eastAsia="x-none"/>
        </w:rPr>
        <w:tab/>
        <w:t>Synchronization design for NR V2X</w:t>
      </w:r>
      <w:r w:rsidR="00E303AE" w:rsidRPr="00E303AE">
        <w:rPr>
          <w:lang w:eastAsia="x-none"/>
        </w:rPr>
        <w:tab/>
        <w:t>Qualcomm Incorporated</w:t>
      </w:r>
    </w:p>
    <w:p w14:paraId="25805EA9" w14:textId="427F8904" w:rsidR="00E303AE" w:rsidRPr="00E303AE" w:rsidRDefault="001B7BF2" w:rsidP="00E303AE">
      <w:pPr>
        <w:ind w:left="720" w:hanging="720"/>
        <w:rPr>
          <w:lang w:eastAsia="x-none"/>
        </w:rPr>
      </w:pPr>
      <w:hyperlink r:id="rId1949" w:history="1">
        <w:r w:rsidR="00D93AE1">
          <w:rPr>
            <w:rStyle w:val="Hyperlink"/>
            <w:lang w:eastAsia="x-none"/>
          </w:rPr>
          <w:t>R1-1809475</w:t>
        </w:r>
      </w:hyperlink>
      <w:r w:rsidR="00E303AE" w:rsidRPr="00E303AE">
        <w:rPr>
          <w:lang w:eastAsia="x-none"/>
        </w:rPr>
        <w:tab/>
        <w:t>Discussion on NR V2X Synchronization mechanism</w:t>
      </w:r>
      <w:r w:rsidR="00E303AE" w:rsidRPr="00E303AE">
        <w:rPr>
          <w:lang w:eastAsia="x-none"/>
        </w:rPr>
        <w:tab/>
        <w:t>ITL</w:t>
      </w:r>
    </w:p>
    <w:p w14:paraId="48BC4273" w14:textId="77777777" w:rsidR="00E303AE" w:rsidRPr="00E303AE" w:rsidRDefault="00E303AE" w:rsidP="00250EA7">
      <w:pPr>
        <w:pStyle w:val="Heading5"/>
      </w:pPr>
      <w:bookmarkStart w:id="1022" w:name="_Toc526458951"/>
      <w:r w:rsidRPr="00E303AE">
        <w:lastRenderedPageBreak/>
        <w:t>Resource allocation mechanism</w:t>
      </w:r>
      <w:bookmarkEnd w:id="1022"/>
    </w:p>
    <w:p w14:paraId="7281D708" w14:textId="47BCFF94" w:rsidR="00545A5E" w:rsidRDefault="001B7BF2" w:rsidP="00545A5E">
      <w:pPr>
        <w:ind w:left="720" w:hanging="720"/>
        <w:rPr>
          <w:b/>
          <w:lang w:eastAsia="x-none"/>
        </w:rPr>
      </w:pPr>
      <w:hyperlink r:id="rId1950" w:history="1">
        <w:r w:rsidR="00D93AE1">
          <w:rPr>
            <w:rStyle w:val="Hyperlink"/>
            <w:b/>
            <w:lang w:eastAsia="x-none"/>
          </w:rPr>
          <w:t>R1-1808522</w:t>
        </w:r>
      </w:hyperlink>
      <w:r w:rsidR="00545A5E" w:rsidRPr="00545A5E">
        <w:rPr>
          <w:b/>
          <w:lang w:eastAsia="x-none"/>
        </w:rPr>
        <w:tab/>
        <w:t>Discussion on sidelink resource allocation mechanism</w:t>
      </w:r>
      <w:r w:rsidR="00545A5E" w:rsidRPr="00545A5E">
        <w:rPr>
          <w:b/>
          <w:lang w:eastAsia="x-none"/>
        </w:rPr>
        <w:tab/>
        <w:t>LG Electronics</w:t>
      </w:r>
    </w:p>
    <w:p w14:paraId="5EB8CAE9" w14:textId="77777777" w:rsidR="00545A5E" w:rsidRPr="00545A5E" w:rsidRDefault="00545A5E" w:rsidP="008E772F">
      <w:pPr>
        <w:pStyle w:val="ListParagraph"/>
        <w:numPr>
          <w:ilvl w:val="0"/>
          <w:numId w:val="117"/>
        </w:numPr>
        <w:spacing w:after="0"/>
        <w:ind w:left="714" w:hanging="357"/>
        <w:rPr>
          <w:lang w:val="en-US"/>
        </w:rPr>
      </w:pPr>
      <w:r w:rsidRPr="00545A5E">
        <w:rPr>
          <w:lang w:val="en-US"/>
        </w:rPr>
        <w:t>Proposal 1: RAN1 studies enhancement of NR SL resource allocation including support of LTE features such as e.g., PPPP based sensing and resource reservation, sensing metric (e.g., PSSCH-RSRP, S-RSSI), FDMed transmission of SA and data, zoning, congestion control.</w:t>
      </w:r>
    </w:p>
    <w:p w14:paraId="724D45A7" w14:textId="77777777" w:rsidR="00545A5E" w:rsidRPr="00545A5E" w:rsidRDefault="00545A5E" w:rsidP="008E772F">
      <w:pPr>
        <w:pStyle w:val="ListParagraph"/>
        <w:numPr>
          <w:ilvl w:val="0"/>
          <w:numId w:val="117"/>
        </w:numPr>
        <w:spacing w:after="0"/>
        <w:ind w:left="714" w:hanging="357"/>
        <w:rPr>
          <w:lang w:val="en-US"/>
        </w:rPr>
      </w:pPr>
      <w:r w:rsidRPr="00545A5E">
        <w:rPr>
          <w:lang w:val="en-US"/>
        </w:rPr>
        <w:t>Proposal 2: RAN1 studies solution of NR sidelink resource allocation for handling a traffic type with time-varying size and/or generation interval.</w:t>
      </w:r>
    </w:p>
    <w:p w14:paraId="1975FEEC" w14:textId="77777777" w:rsidR="00545A5E" w:rsidRPr="00545A5E" w:rsidRDefault="00545A5E" w:rsidP="008E772F">
      <w:pPr>
        <w:pStyle w:val="ListParagraph"/>
        <w:numPr>
          <w:ilvl w:val="0"/>
          <w:numId w:val="117"/>
        </w:numPr>
        <w:spacing w:after="0"/>
        <w:ind w:left="714" w:hanging="357"/>
        <w:rPr>
          <w:lang w:val="en-US"/>
        </w:rPr>
      </w:pPr>
      <w:r w:rsidRPr="00545A5E">
        <w:rPr>
          <w:lang w:val="en-US"/>
        </w:rPr>
        <w:t>Proposal 3: RAN1 studies mechanism of feedback and adaptive retransmission number (more than 1) to support the advanced V2X services</w:t>
      </w:r>
    </w:p>
    <w:p w14:paraId="5EC162E6" w14:textId="77777777" w:rsidR="00545A5E" w:rsidRPr="00545A5E" w:rsidRDefault="00545A5E" w:rsidP="008E772F">
      <w:pPr>
        <w:pStyle w:val="ListParagraph"/>
        <w:numPr>
          <w:ilvl w:val="0"/>
          <w:numId w:val="117"/>
        </w:numPr>
        <w:spacing w:after="0"/>
        <w:ind w:left="714" w:hanging="357"/>
        <w:rPr>
          <w:lang w:val="en-US"/>
        </w:rPr>
      </w:pPr>
      <w:r w:rsidRPr="00545A5E">
        <w:rPr>
          <w:lang w:val="en-US"/>
        </w:rPr>
        <w:t>Proposal 4: RAN1 studies mechanism of resource allocation and congestion control when using flexible frame structure for NR sidelink.</w:t>
      </w:r>
    </w:p>
    <w:p w14:paraId="3BFBF01D" w14:textId="77777777" w:rsidR="00545A5E" w:rsidRPr="00545A5E" w:rsidRDefault="00545A5E" w:rsidP="008E772F">
      <w:pPr>
        <w:pStyle w:val="ListParagraph"/>
        <w:numPr>
          <w:ilvl w:val="0"/>
          <w:numId w:val="117"/>
        </w:numPr>
        <w:spacing w:after="0"/>
        <w:ind w:left="714" w:hanging="357"/>
        <w:rPr>
          <w:lang w:val="en-US"/>
        </w:rPr>
      </w:pPr>
      <w:r w:rsidRPr="00545A5E">
        <w:rPr>
          <w:lang w:val="en-US"/>
        </w:rPr>
        <w:t>Proposal 5:  RAN1 studies impact of distributed antenna panel on resource allocation and congestion control.</w:t>
      </w:r>
    </w:p>
    <w:p w14:paraId="6B1657AE" w14:textId="77777777" w:rsidR="00545A5E" w:rsidRDefault="00545A5E" w:rsidP="00545A5E">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54064711" w14:textId="28ED9364" w:rsidR="00545A5E" w:rsidRDefault="00545A5E" w:rsidP="00E303AE">
      <w:pPr>
        <w:ind w:left="720" w:hanging="720"/>
      </w:pPr>
    </w:p>
    <w:p w14:paraId="263DF1C4" w14:textId="4E8910D8" w:rsidR="00545A5E" w:rsidRPr="00545A5E" w:rsidRDefault="001B7BF2" w:rsidP="00545A5E">
      <w:pPr>
        <w:ind w:left="720" w:hanging="720"/>
        <w:rPr>
          <w:b/>
          <w:lang w:eastAsia="x-none"/>
        </w:rPr>
      </w:pPr>
      <w:hyperlink r:id="rId1951" w:history="1">
        <w:r w:rsidR="00D93AE1">
          <w:rPr>
            <w:rStyle w:val="Hyperlink"/>
            <w:b/>
            <w:lang w:eastAsia="x-none"/>
          </w:rPr>
          <w:t>R1-1808696</w:t>
        </w:r>
      </w:hyperlink>
      <w:r w:rsidR="00545A5E" w:rsidRPr="00545A5E">
        <w:rPr>
          <w:b/>
          <w:lang w:eastAsia="x-none"/>
        </w:rPr>
        <w:tab/>
        <w:t>Sidelink resource allocation mechanisms for NR V2X communication</w:t>
      </w:r>
      <w:r w:rsidR="00545A5E" w:rsidRPr="00545A5E">
        <w:rPr>
          <w:b/>
          <w:lang w:eastAsia="x-none"/>
        </w:rPr>
        <w:tab/>
        <w:t>Intel Corporation</w:t>
      </w:r>
    </w:p>
    <w:p w14:paraId="73B56214" w14:textId="77777777" w:rsidR="00545A5E" w:rsidRPr="00545A5E" w:rsidRDefault="00545A5E" w:rsidP="008E772F">
      <w:pPr>
        <w:pStyle w:val="ListParagraph"/>
        <w:numPr>
          <w:ilvl w:val="0"/>
          <w:numId w:val="118"/>
        </w:numPr>
        <w:spacing w:after="0"/>
        <w:ind w:left="714" w:hanging="357"/>
        <w:rPr>
          <w:lang w:eastAsia="en-GB"/>
        </w:rPr>
      </w:pPr>
      <w:r w:rsidRPr="00545A5E">
        <w:rPr>
          <w:lang w:eastAsia="en-GB"/>
        </w:rPr>
        <w:t>For periodic traffic, study benefits of additional enhancements to LTE V2X sensing and resource selection procedure including the following aspects:</w:t>
      </w:r>
    </w:p>
    <w:p w14:paraId="10809294" w14:textId="77777777" w:rsidR="00545A5E" w:rsidRPr="00545A5E" w:rsidRDefault="00545A5E" w:rsidP="008E772F">
      <w:pPr>
        <w:pStyle w:val="ListParagraph"/>
        <w:numPr>
          <w:ilvl w:val="1"/>
          <w:numId w:val="118"/>
        </w:numPr>
        <w:spacing w:after="0"/>
        <w:rPr>
          <w:lang w:eastAsia="en-GB"/>
        </w:rPr>
      </w:pPr>
      <w:r w:rsidRPr="00545A5E">
        <w:rPr>
          <w:lang w:eastAsia="en-GB"/>
        </w:rPr>
        <w:t>Collisions handling in case of simultaneous resource (re)-selection;</w:t>
      </w:r>
    </w:p>
    <w:p w14:paraId="2F83EE3D" w14:textId="77777777" w:rsidR="00545A5E" w:rsidRPr="00545A5E" w:rsidRDefault="00545A5E" w:rsidP="008E772F">
      <w:pPr>
        <w:pStyle w:val="ListParagraph"/>
        <w:numPr>
          <w:ilvl w:val="1"/>
          <w:numId w:val="118"/>
        </w:numPr>
        <w:spacing w:after="0"/>
        <w:rPr>
          <w:lang w:eastAsia="en-GB"/>
        </w:rPr>
      </w:pPr>
      <w:r w:rsidRPr="00545A5E">
        <w:rPr>
          <w:lang w:eastAsia="en-GB"/>
        </w:rPr>
        <w:t>Configurable sensing window (e.g. based on maximum reservation interval in the system);</w:t>
      </w:r>
    </w:p>
    <w:p w14:paraId="73577605" w14:textId="77777777" w:rsidR="00545A5E" w:rsidRPr="00545A5E" w:rsidRDefault="00545A5E" w:rsidP="008E772F">
      <w:pPr>
        <w:pStyle w:val="ListParagraph"/>
        <w:numPr>
          <w:ilvl w:val="1"/>
          <w:numId w:val="118"/>
        </w:numPr>
        <w:spacing w:after="0"/>
        <w:rPr>
          <w:lang w:eastAsia="en-GB"/>
        </w:rPr>
      </w:pPr>
      <w:r w:rsidRPr="00545A5E">
        <w:rPr>
          <w:lang w:eastAsia="en-GB"/>
        </w:rPr>
        <w:t>Dynamic resource selection window (e.g. derived based on packet delay budget);</w:t>
      </w:r>
    </w:p>
    <w:p w14:paraId="7D57922D" w14:textId="77777777" w:rsidR="00545A5E" w:rsidRPr="00545A5E" w:rsidRDefault="00545A5E" w:rsidP="008E772F">
      <w:pPr>
        <w:pStyle w:val="ListParagraph"/>
        <w:numPr>
          <w:ilvl w:val="1"/>
          <w:numId w:val="118"/>
        </w:numPr>
        <w:spacing w:after="0"/>
        <w:rPr>
          <w:lang w:eastAsia="en-GB"/>
        </w:rPr>
      </w:pPr>
      <w:r w:rsidRPr="00545A5E">
        <w:rPr>
          <w:lang w:eastAsia="en-GB"/>
        </w:rPr>
        <w:t>Physical structure and multiplexing of PSCCH and PSSCH;</w:t>
      </w:r>
    </w:p>
    <w:p w14:paraId="238FCC00" w14:textId="77777777" w:rsidR="00545A5E" w:rsidRPr="00545A5E" w:rsidRDefault="00545A5E" w:rsidP="008E772F">
      <w:pPr>
        <w:pStyle w:val="ListParagraph"/>
        <w:numPr>
          <w:ilvl w:val="1"/>
          <w:numId w:val="118"/>
        </w:numPr>
        <w:spacing w:after="0"/>
        <w:rPr>
          <w:lang w:eastAsia="en-GB"/>
        </w:rPr>
      </w:pPr>
      <w:r w:rsidRPr="00545A5E">
        <w:rPr>
          <w:lang w:eastAsia="en-GB"/>
        </w:rPr>
        <w:t>Resource (re)-selection conditions and triggers;</w:t>
      </w:r>
    </w:p>
    <w:p w14:paraId="5E91D505" w14:textId="77777777" w:rsidR="00545A5E" w:rsidRPr="00545A5E" w:rsidRDefault="00545A5E" w:rsidP="008E772F">
      <w:pPr>
        <w:pStyle w:val="ListParagraph"/>
        <w:numPr>
          <w:ilvl w:val="1"/>
          <w:numId w:val="118"/>
        </w:numPr>
        <w:spacing w:after="0"/>
        <w:rPr>
          <w:lang w:eastAsia="en-GB"/>
        </w:rPr>
      </w:pPr>
      <w:r w:rsidRPr="00545A5E">
        <w:rPr>
          <w:lang w:eastAsia="en-GB"/>
        </w:rPr>
        <w:t>Priority handling enhancements;</w:t>
      </w:r>
    </w:p>
    <w:p w14:paraId="4ADE2192" w14:textId="77777777" w:rsidR="00545A5E" w:rsidRPr="00545A5E" w:rsidRDefault="00545A5E" w:rsidP="008E772F">
      <w:pPr>
        <w:pStyle w:val="ListParagraph"/>
        <w:numPr>
          <w:ilvl w:val="0"/>
          <w:numId w:val="118"/>
        </w:numPr>
        <w:spacing w:after="0"/>
        <w:ind w:left="714" w:hanging="357"/>
        <w:rPr>
          <w:lang w:eastAsia="en-GB"/>
        </w:rPr>
      </w:pPr>
      <w:r w:rsidRPr="00545A5E">
        <w:rPr>
          <w:lang w:eastAsia="en-GB"/>
        </w:rPr>
        <w:t>For aperiodic traffic, further study benefits and details of small scale sensing schemes, including:</w:t>
      </w:r>
    </w:p>
    <w:p w14:paraId="46BAC7FD" w14:textId="77777777" w:rsidR="00545A5E" w:rsidRPr="00545A5E" w:rsidRDefault="00545A5E" w:rsidP="008E772F">
      <w:pPr>
        <w:pStyle w:val="ListParagraph"/>
        <w:numPr>
          <w:ilvl w:val="1"/>
          <w:numId w:val="118"/>
        </w:numPr>
        <w:spacing w:after="0"/>
        <w:rPr>
          <w:lang w:eastAsia="en-GB"/>
        </w:rPr>
      </w:pPr>
      <w:r w:rsidRPr="00545A5E">
        <w:rPr>
          <w:lang w:eastAsia="en-GB"/>
        </w:rPr>
        <w:t>Collisions handling when multiple UEs compete for resources;</w:t>
      </w:r>
    </w:p>
    <w:p w14:paraId="0697089C" w14:textId="77777777" w:rsidR="00545A5E" w:rsidRPr="00545A5E" w:rsidRDefault="00545A5E" w:rsidP="008E772F">
      <w:pPr>
        <w:pStyle w:val="ListParagraph"/>
        <w:numPr>
          <w:ilvl w:val="1"/>
          <w:numId w:val="118"/>
        </w:numPr>
        <w:spacing w:after="0"/>
        <w:rPr>
          <w:lang w:eastAsia="en-GB"/>
        </w:rPr>
      </w:pPr>
      <w:r w:rsidRPr="00545A5E">
        <w:rPr>
          <w:lang w:eastAsia="en-GB"/>
        </w:rPr>
        <w:t>Channel access criteria and conditions;</w:t>
      </w:r>
    </w:p>
    <w:p w14:paraId="6B31F806" w14:textId="77777777" w:rsidR="00545A5E" w:rsidRPr="00545A5E" w:rsidRDefault="00545A5E" w:rsidP="008E772F">
      <w:pPr>
        <w:pStyle w:val="ListParagraph"/>
        <w:numPr>
          <w:ilvl w:val="1"/>
          <w:numId w:val="118"/>
        </w:numPr>
        <w:spacing w:after="0"/>
        <w:rPr>
          <w:lang w:eastAsia="en-GB"/>
        </w:rPr>
      </w:pPr>
      <w:r w:rsidRPr="00545A5E">
        <w:rPr>
          <w:lang w:eastAsia="en-GB"/>
        </w:rPr>
        <w:t>Sidelink resource and channel access granularity in time;</w:t>
      </w:r>
    </w:p>
    <w:p w14:paraId="7704F696" w14:textId="77777777" w:rsidR="00545A5E" w:rsidRPr="00545A5E" w:rsidRDefault="00545A5E" w:rsidP="008E772F">
      <w:pPr>
        <w:pStyle w:val="ListParagraph"/>
        <w:numPr>
          <w:ilvl w:val="1"/>
          <w:numId w:val="118"/>
        </w:numPr>
        <w:spacing w:after="0"/>
        <w:rPr>
          <w:lang w:eastAsia="en-GB"/>
        </w:rPr>
      </w:pPr>
      <w:r w:rsidRPr="00545A5E">
        <w:rPr>
          <w:lang w:eastAsia="en-GB"/>
        </w:rPr>
        <w:t>Resource reservation mechanisms;</w:t>
      </w:r>
    </w:p>
    <w:p w14:paraId="1474D4CD" w14:textId="77777777" w:rsidR="00545A5E" w:rsidRPr="00545A5E" w:rsidRDefault="00545A5E" w:rsidP="008E772F">
      <w:pPr>
        <w:pStyle w:val="ListParagraph"/>
        <w:numPr>
          <w:ilvl w:val="1"/>
          <w:numId w:val="118"/>
        </w:numPr>
        <w:spacing w:after="0"/>
        <w:rPr>
          <w:lang w:eastAsia="en-GB"/>
        </w:rPr>
      </w:pPr>
      <w:r w:rsidRPr="00545A5E">
        <w:rPr>
          <w:lang w:eastAsia="en-GB"/>
        </w:rPr>
        <w:t>Priority handling mechanisms.</w:t>
      </w:r>
    </w:p>
    <w:p w14:paraId="6A117830" w14:textId="77777777" w:rsidR="00545A5E" w:rsidRPr="00545A5E" w:rsidRDefault="00545A5E" w:rsidP="008E772F">
      <w:pPr>
        <w:pStyle w:val="ListParagraph"/>
        <w:numPr>
          <w:ilvl w:val="0"/>
          <w:numId w:val="118"/>
        </w:numPr>
        <w:spacing w:after="0"/>
        <w:ind w:left="714" w:hanging="357"/>
        <w:rPr>
          <w:lang w:eastAsia="en-GB"/>
        </w:rPr>
      </w:pPr>
      <w:r w:rsidRPr="00545A5E">
        <w:rPr>
          <w:lang w:eastAsia="en-GB"/>
        </w:rPr>
        <w:t>Further study benefits of large and small scale channel sensing procedures as well as their combination in application to periodic, aperiodic and mixed traffic models</w:t>
      </w:r>
    </w:p>
    <w:p w14:paraId="20C96709" w14:textId="77777777" w:rsidR="00545A5E" w:rsidRPr="00545A5E" w:rsidRDefault="00545A5E" w:rsidP="008E772F">
      <w:pPr>
        <w:pStyle w:val="ListParagraph"/>
        <w:numPr>
          <w:ilvl w:val="0"/>
          <w:numId w:val="118"/>
        </w:numPr>
        <w:spacing w:after="0"/>
        <w:ind w:left="714" w:hanging="357"/>
        <w:rPr>
          <w:lang w:eastAsia="en-GB"/>
        </w:rPr>
      </w:pPr>
      <w:r w:rsidRPr="00545A5E">
        <w:rPr>
          <w:lang w:eastAsia="en-GB"/>
        </w:rPr>
        <w:t>Further study technical challenges and benefits of sub-slot level channel access and resource granularity for sidelink communication (e.g. ½-slot and ¼-slot)</w:t>
      </w:r>
    </w:p>
    <w:p w14:paraId="4FF60C81" w14:textId="77777777" w:rsidR="00545A5E" w:rsidRPr="00545A5E" w:rsidRDefault="00545A5E" w:rsidP="008E772F">
      <w:pPr>
        <w:pStyle w:val="ListParagraph"/>
        <w:numPr>
          <w:ilvl w:val="0"/>
          <w:numId w:val="118"/>
        </w:numPr>
        <w:spacing w:after="0"/>
        <w:ind w:left="714" w:hanging="357"/>
        <w:rPr>
          <w:lang w:eastAsia="en-GB"/>
        </w:rPr>
      </w:pPr>
      <w:r w:rsidRPr="00545A5E">
        <w:rPr>
          <w:lang w:eastAsia="en-GB"/>
        </w:rPr>
        <w:t>Further study how to efficiently enable sidelink resource reservation/preemption mechanisms for eV2X sidelink communication.</w:t>
      </w:r>
    </w:p>
    <w:p w14:paraId="1E703BCF" w14:textId="77777777" w:rsidR="00545A5E" w:rsidRPr="00545A5E" w:rsidRDefault="00545A5E" w:rsidP="008E772F">
      <w:pPr>
        <w:pStyle w:val="ListParagraph"/>
        <w:numPr>
          <w:ilvl w:val="0"/>
          <w:numId w:val="118"/>
        </w:numPr>
        <w:spacing w:after="0"/>
        <w:ind w:left="714" w:hanging="357"/>
        <w:rPr>
          <w:lang w:eastAsia="en-GB"/>
        </w:rPr>
      </w:pPr>
      <w:r w:rsidRPr="00545A5E">
        <w:rPr>
          <w:lang w:eastAsia="en-GB"/>
        </w:rPr>
        <w:t>Concept of sidelink resource pools is reused and introduced for eV2X sidelink communication</w:t>
      </w:r>
    </w:p>
    <w:p w14:paraId="3F5EDA00" w14:textId="77777777" w:rsidR="00545A5E" w:rsidRPr="00545A5E" w:rsidRDefault="00545A5E" w:rsidP="008E772F">
      <w:pPr>
        <w:pStyle w:val="ListParagraph"/>
        <w:numPr>
          <w:ilvl w:val="0"/>
          <w:numId w:val="118"/>
        </w:numPr>
        <w:spacing w:after="0"/>
        <w:ind w:left="714" w:hanging="357"/>
        <w:rPr>
          <w:lang w:eastAsia="en-GB"/>
        </w:rPr>
      </w:pPr>
      <w:r w:rsidRPr="00545A5E">
        <w:rPr>
          <w:lang w:eastAsia="en-GB"/>
        </w:rPr>
        <w:t>Strive for sidelink design that supports TDM and FDM between PSCCH and PSSCH from UE perspective</w:t>
      </w:r>
    </w:p>
    <w:p w14:paraId="34DE0F96" w14:textId="77777777" w:rsidR="00545A5E" w:rsidRPr="00545A5E" w:rsidRDefault="00545A5E" w:rsidP="008E772F">
      <w:pPr>
        <w:pStyle w:val="ListParagraph"/>
        <w:numPr>
          <w:ilvl w:val="0"/>
          <w:numId w:val="118"/>
        </w:numPr>
        <w:spacing w:after="0"/>
        <w:ind w:left="714" w:hanging="357"/>
        <w:rPr>
          <w:lang w:eastAsia="en-GB"/>
        </w:rPr>
      </w:pPr>
      <w:r w:rsidRPr="00545A5E">
        <w:rPr>
          <w:lang w:eastAsia="en-GB"/>
        </w:rPr>
        <w:t>From system perspective, control and shared channel resources can overlap in time and frequency within sidelink resource pool</w:t>
      </w:r>
    </w:p>
    <w:p w14:paraId="4608C250" w14:textId="77777777" w:rsidR="00545A5E" w:rsidRPr="00545A5E" w:rsidRDefault="00545A5E" w:rsidP="008E772F">
      <w:pPr>
        <w:pStyle w:val="ListParagraph"/>
        <w:numPr>
          <w:ilvl w:val="0"/>
          <w:numId w:val="118"/>
        </w:numPr>
        <w:spacing w:after="0"/>
        <w:ind w:left="714" w:hanging="357"/>
        <w:rPr>
          <w:lang w:eastAsia="en-GB"/>
        </w:rPr>
      </w:pPr>
      <w:r w:rsidRPr="00545A5E">
        <w:rPr>
          <w:lang w:eastAsia="en-GB"/>
        </w:rPr>
        <w:t>PSCCH and PSSCH resources are separately configured within the same resource pool</w:t>
      </w:r>
    </w:p>
    <w:p w14:paraId="526DD8F3" w14:textId="3F2D6A7B" w:rsidR="00545A5E" w:rsidRDefault="00545A5E" w:rsidP="00545A5E">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3D3C2737" w14:textId="57ADCB23" w:rsidR="00545A5E" w:rsidRDefault="00545A5E" w:rsidP="00E303AE">
      <w:pPr>
        <w:ind w:left="720" w:hanging="720"/>
      </w:pPr>
    </w:p>
    <w:p w14:paraId="37C533BD" w14:textId="66D1ADE7" w:rsidR="00805734" w:rsidRDefault="001B7BF2" w:rsidP="00805734">
      <w:pPr>
        <w:ind w:left="720" w:hanging="720"/>
        <w:rPr>
          <w:b/>
          <w:lang w:eastAsia="x-none"/>
        </w:rPr>
      </w:pPr>
      <w:hyperlink r:id="rId1952" w:history="1">
        <w:r w:rsidR="00D93AE1">
          <w:rPr>
            <w:rStyle w:val="Hyperlink"/>
            <w:b/>
            <w:lang w:eastAsia="x-none"/>
          </w:rPr>
          <w:t>R1-1809304</w:t>
        </w:r>
      </w:hyperlink>
      <w:r w:rsidR="00805734" w:rsidRPr="00805734">
        <w:rPr>
          <w:b/>
          <w:lang w:eastAsia="x-none"/>
        </w:rPr>
        <w:tab/>
        <w:t>Radio Resource Management for NR Sidelink</w:t>
      </w:r>
      <w:r w:rsidR="00805734" w:rsidRPr="00805734">
        <w:rPr>
          <w:b/>
          <w:lang w:eastAsia="x-none"/>
        </w:rPr>
        <w:tab/>
        <w:t>Ericsson</w:t>
      </w:r>
    </w:p>
    <w:p w14:paraId="5EFA3E09" w14:textId="633569BA" w:rsidR="00805734" w:rsidRPr="00805734" w:rsidRDefault="00805734" w:rsidP="008E772F">
      <w:pPr>
        <w:pStyle w:val="ListParagraph"/>
        <w:numPr>
          <w:ilvl w:val="0"/>
          <w:numId w:val="119"/>
        </w:numPr>
      </w:pPr>
      <w:r w:rsidRPr="00805734">
        <w:t>Observation 1</w:t>
      </w:r>
      <w:r w:rsidR="00635FCE">
        <w:t xml:space="preserve">: </w:t>
      </w:r>
      <w:r w:rsidRPr="00805734">
        <w:t>When the sidelink utilizes licensed spectrum resources, it must not degrade the performance of cellular services.</w:t>
      </w:r>
    </w:p>
    <w:p w14:paraId="412AD3EF" w14:textId="3D57E449" w:rsidR="00805734" w:rsidRPr="00805734" w:rsidRDefault="00805734" w:rsidP="008E772F">
      <w:pPr>
        <w:pStyle w:val="ListParagraph"/>
        <w:numPr>
          <w:ilvl w:val="0"/>
          <w:numId w:val="119"/>
        </w:numPr>
      </w:pPr>
      <w:r w:rsidRPr="00805734">
        <w:t>Observation 2</w:t>
      </w:r>
      <w:r w:rsidR="00635FCE">
        <w:t xml:space="preserve">: </w:t>
      </w:r>
      <w:r w:rsidRPr="00805734">
        <w:t>Sidelink RRM techniques should consider the specific characteristics of unicast and broadcast communications.</w:t>
      </w:r>
    </w:p>
    <w:p w14:paraId="23114A8C" w14:textId="7839DC64" w:rsidR="00805734" w:rsidRPr="00805734" w:rsidRDefault="00805734" w:rsidP="008E772F">
      <w:pPr>
        <w:pStyle w:val="ListParagraph"/>
        <w:numPr>
          <w:ilvl w:val="0"/>
          <w:numId w:val="119"/>
        </w:numPr>
      </w:pPr>
      <w:r w:rsidRPr="00805734">
        <w:t>Observation 3</w:t>
      </w:r>
      <w:r w:rsidR="00635FCE">
        <w:t xml:space="preserve">: </w:t>
      </w:r>
      <w:r w:rsidRPr="00805734">
        <w:t>Sidelink RRM techniques should consider the coexistence of unicast, multicast and/or broadcast communication.</w:t>
      </w:r>
    </w:p>
    <w:p w14:paraId="6965A4B7" w14:textId="6796D9ED" w:rsidR="00805734" w:rsidRPr="00805734" w:rsidRDefault="00805734" w:rsidP="008E772F">
      <w:pPr>
        <w:pStyle w:val="ListParagraph"/>
        <w:numPr>
          <w:ilvl w:val="0"/>
          <w:numId w:val="119"/>
        </w:numPr>
      </w:pPr>
      <w:r w:rsidRPr="00805734">
        <w:t>Observation 4</w:t>
      </w:r>
      <w:r w:rsidR="00635FCE">
        <w:t xml:space="preserve">: </w:t>
      </w:r>
      <w:r w:rsidRPr="00805734">
        <w:t>In case of no network coverage for NR, UEs follow distributed RA mechanisms like LTE mode-4.</w:t>
      </w:r>
    </w:p>
    <w:p w14:paraId="7B6CE1BC" w14:textId="16B45FCC" w:rsidR="00805734" w:rsidRPr="00805734" w:rsidRDefault="00805734" w:rsidP="008E772F">
      <w:pPr>
        <w:pStyle w:val="ListParagraph"/>
        <w:numPr>
          <w:ilvl w:val="0"/>
          <w:numId w:val="119"/>
        </w:numPr>
      </w:pPr>
      <w:r w:rsidRPr="00805734">
        <w:t>Observation 5</w:t>
      </w:r>
      <w:r w:rsidR="00635FCE">
        <w:t xml:space="preserve">: </w:t>
      </w:r>
      <w:r w:rsidRPr="00805734">
        <w:t>In the case of network coverage, network control RRM helps limiting the interference and providing the required QoS.</w:t>
      </w:r>
    </w:p>
    <w:p w14:paraId="1B1CE0A9" w14:textId="3446B84B" w:rsidR="00805734" w:rsidRPr="00805734" w:rsidRDefault="00805734" w:rsidP="008E772F">
      <w:pPr>
        <w:pStyle w:val="ListParagraph"/>
        <w:numPr>
          <w:ilvl w:val="0"/>
          <w:numId w:val="119"/>
        </w:numPr>
      </w:pPr>
      <w:r w:rsidRPr="00805734">
        <w:t>Observation 6</w:t>
      </w:r>
      <w:r w:rsidR="00635FCE">
        <w:t xml:space="preserve">: </w:t>
      </w:r>
      <w:r w:rsidRPr="00805734">
        <w:t>LTE SL mode-4 resource allocation is not suitable for the traffic models considered in eV2X.</w:t>
      </w:r>
    </w:p>
    <w:p w14:paraId="59F97325" w14:textId="6E651D82" w:rsidR="00805734" w:rsidRPr="00805734" w:rsidRDefault="00805734" w:rsidP="008E772F">
      <w:pPr>
        <w:pStyle w:val="ListParagraph"/>
        <w:numPr>
          <w:ilvl w:val="0"/>
          <w:numId w:val="119"/>
        </w:numPr>
      </w:pPr>
      <w:r w:rsidRPr="00805734">
        <w:t>Proposal 1</w:t>
      </w:r>
      <w:r w:rsidR="00635FCE">
        <w:t xml:space="preserve">: </w:t>
      </w:r>
      <w:r w:rsidRPr="00805734">
        <w:t>NR supports an RRM configuration for unicast transmissions that is designed according to the radio resource management techniques described as alternative 2 above.</w:t>
      </w:r>
    </w:p>
    <w:p w14:paraId="51C33D10" w14:textId="7EC2ED54" w:rsidR="00805734" w:rsidRPr="00805734" w:rsidRDefault="00805734" w:rsidP="008E772F">
      <w:pPr>
        <w:pStyle w:val="ListParagraph"/>
        <w:numPr>
          <w:ilvl w:val="0"/>
          <w:numId w:val="119"/>
        </w:numPr>
      </w:pPr>
      <w:r w:rsidRPr="00805734">
        <w:t>Proposal 2</w:t>
      </w:r>
      <w:r w:rsidR="00635FCE">
        <w:t xml:space="preserve">: </w:t>
      </w:r>
      <w:r w:rsidRPr="00805734">
        <w:t>RAN1 studies one-shot and resource reservation schemes to tackle variation in the traffic patterns and intensity.</w:t>
      </w:r>
    </w:p>
    <w:p w14:paraId="4A0A7ADC" w14:textId="28F0F109" w:rsidR="00805734" w:rsidRPr="00805734" w:rsidRDefault="00805734" w:rsidP="008E772F">
      <w:pPr>
        <w:pStyle w:val="ListParagraph"/>
        <w:numPr>
          <w:ilvl w:val="0"/>
          <w:numId w:val="119"/>
        </w:numPr>
      </w:pPr>
      <w:r w:rsidRPr="00805734">
        <w:t>Proposal 3</w:t>
      </w:r>
      <w:r w:rsidR="00635FCE">
        <w:t xml:space="preserve">: </w:t>
      </w:r>
      <w:r w:rsidRPr="00805734">
        <w:t>RAN1 studies solutions to reduce resource wastage when future resources reserved for sidelink transmissions are not used.</w:t>
      </w:r>
    </w:p>
    <w:p w14:paraId="0F1820EB" w14:textId="466345A3" w:rsidR="00805734" w:rsidRPr="00805734" w:rsidRDefault="00805734" w:rsidP="008E772F">
      <w:pPr>
        <w:pStyle w:val="ListParagraph"/>
        <w:numPr>
          <w:ilvl w:val="0"/>
          <w:numId w:val="119"/>
        </w:numPr>
      </w:pPr>
      <w:r w:rsidRPr="00805734">
        <w:t>Proposal 4</w:t>
      </w:r>
      <w:r w:rsidR="00635FCE">
        <w:t xml:space="preserve">: </w:t>
      </w:r>
      <w:r w:rsidRPr="00805734">
        <w:t>RAN1 studies the possibility of enabling pre-emption based on QoS.</w:t>
      </w:r>
    </w:p>
    <w:p w14:paraId="2BB3866D" w14:textId="5DF3556E" w:rsidR="00805734" w:rsidRPr="00805734" w:rsidRDefault="00805734" w:rsidP="008E772F">
      <w:pPr>
        <w:pStyle w:val="ListParagraph"/>
        <w:numPr>
          <w:ilvl w:val="0"/>
          <w:numId w:val="119"/>
        </w:numPr>
      </w:pPr>
      <w:r w:rsidRPr="00805734">
        <w:t>Proposal 5</w:t>
      </w:r>
      <w:r w:rsidR="00635FCE">
        <w:t xml:space="preserve">: </w:t>
      </w:r>
      <w:r w:rsidRPr="00805734">
        <w:t>RAN1 studies the possibility of enabling a UE to reserve multiple consecutive resources for transmission.</w:t>
      </w:r>
    </w:p>
    <w:p w14:paraId="2138E023" w14:textId="2740A849" w:rsidR="00805734" w:rsidRPr="00805734" w:rsidRDefault="00805734" w:rsidP="008E772F">
      <w:pPr>
        <w:pStyle w:val="ListParagraph"/>
        <w:numPr>
          <w:ilvl w:val="0"/>
          <w:numId w:val="119"/>
        </w:numPr>
      </w:pPr>
      <w:r w:rsidRPr="00805734">
        <w:lastRenderedPageBreak/>
        <w:t>Proposal 6</w:t>
      </w:r>
      <w:r w:rsidR="00635FCE">
        <w:t xml:space="preserve">: </w:t>
      </w:r>
      <w:r w:rsidRPr="00805734">
        <w:t>RAN1 strives to minimize the collision probability due to random resource selection.</w:t>
      </w:r>
    </w:p>
    <w:p w14:paraId="1DFB5EB5" w14:textId="11BF92AD" w:rsidR="00805734" w:rsidRPr="00805734" w:rsidRDefault="00805734" w:rsidP="008E772F">
      <w:pPr>
        <w:pStyle w:val="ListParagraph"/>
        <w:numPr>
          <w:ilvl w:val="0"/>
          <w:numId w:val="119"/>
        </w:numPr>
      </w:pPr>
      <w:r w:rsidRPr="00805734">
        <w:t>Proposal 7</w:t>
      </w:r>
      <w:r w:rsidR="00635FCE">
        <w:t xml:space="preserve">: </w:t>
      </w:r>
      <w:r w:rsidRPr="00805734">
        <w:t>RAN1 studies solutions to limit sidelink bandwidth fragmentation.</w:t>
      </w:r>
    </w:p>
    <w:p w14:paraId="4F6CFDE0" w14:textId="4BC23A8A" w:rsidR="00805734" w:rsidRPr="00805734" w:rsidRDefault="00805734" w:rsidP="008E772F">
      <w:pPr>
        <w:pStyle w:val="ListParagraph"/>
        <w:numPr>
          <w:ilvl w:val="0"/>
          <w:numId w:val="119"/>
        </w:numPr>
        <w:spacing w:after="0"/>
        <w:ind w:left="714" w:hanging="357"/>
      </w:pPr>
      <w:r w:rsidRPr="00805734">
        <w:t>Proposal 8</w:t>
      </w:r>
      <w:r w:rsidR="00635FCE">
        <w:t xml:space="preserve">: </w:t>
      </w:r>
      <w:r w:rsidRPr="00805734">
        <w:t>RAN1 studies the possibility of different levels of network control.</w:t>
      </w:r>
    </w:p>
    <w:p w14:paraId="68F9AD39" w14:textId="77777777" w:rsidR="00805734" w:rsidRDefault="00805734" w:rsidP="00805734">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4156D575" w14:textId="6FF9D8D0" w:rsidR="00805734" w:rsidRDefault="00805734" w:rsidP="00E303AE">
      <w:pPr>
        <w:ind w:left="720" w:hanging="720"/>
      </w:pPr>
    </w:p>
    <w:p w14:paraId="576E5FEA" w14:textId="526BF174" w:rsidR="00805734" w:rsidRPr="00805734" w:rsidRDefault="001B7BF2" w:rsidP="00805734">
      <w:pPr>
        <w:ind w:left="720" w:hanging="720"/>
        <w:rPr>
          <w:b/>
          <w:lang w:eastAsia="x-none"/>
        </w:rPr>
      </w:pPr>
      <w:hyperlink r:id="rId1953" w:history="1">
        <w:r w:rsidR="00D93AE1">
          <w:rPr>
            <w:rStyle w:val="Hyperlink"/>
            <w:b/>
            <w:lang w:eastAsia="x-none"/>
          </w:rPr>
          <w:t>R1-1809449</w:t>
        </w:r>
      </w:hyperlink>
      <w:r w:rsidR="00805734" w:rsidRPr="00805734">
        <w:rPr>
          <w:b/>
          <w:lang w:eastAsia="x-none"/>
        </w:rPr>
        <w:tab/>
        <w:t>Initial perspectives on resource allocation</w:t>
      </w:r>
      <w:r w:rsidR="00805734" w:rsidRPr="00805734">
        <w:rPr>
          <w:b/>
          <w:lang w:eastAsia="x-none"/>
        </w:rPr>
        <w:tab/>
        <w:t>Qualcomm Incorporated</w:t>
      </w:r>
    </w:p>
    <w:p w14:paraId="1B020370" w14:textId="77777777" w:rsidR="00635FCE" w:rsidRPr="00635FCE" w:rsidRDefault="00635FCE" w:rsidP="008E772F">
      <w:pPr>
        <w:pStyle w:val="ListParagraph"/>
        <w:numPr>
          <w:ilvl w:val="0"/>
          <w:numId w:val="120"/>
        </w:numPr>
        <w:spacing w:after="0"/>
        <w:ind w:left="714" w:hanging="357"/>
      </w:pPr>
      <w:r w:rsidRPr="00635FCE">
        <w:rPr>
          <w:lang w:val="en-US" w:eastAsia="ko-KR"/>
        </w:rPr>
        <w:t>Proposal 1:</w:t>
      </w:r>
      <w:r w:rsidRPr="00635FCE">
        <w:t xml:space="preserve">  For NR V2X, like LTE V2X both scheduled and autonomous resource allocation need to be defined. Like LTE V2X, the NR V2X autonomous resource allocation should be able to operate independent of network.</w:t>
      </w:r>
    </w:p>
    <w:p w14:paraId="374AA1C6" w14:textId="77777777" w:rsidR="00635FCE" w:rsidRPr="00635FCE" w:rsidRDefault="00635FCE" w:rsidP="008E772F">
      <w:pPr>
        <w:pStyle w:val="ListParagraph"/>
        <w:numPr>
          <w:ilvl w:val="0"/>
          <w:numId w:val="120"/>
        </w:numPr>
        <w:spacing w:after="0"/>
        <w:ind w:left="714" w:hanging="357"/>
        <w:rPr>
          <w:lang w:val="en-US" w:eastAsia="ko-KR"/>
        </w:rPr>
      </w:pPr>
      <w:r w:rsidRPr="00635FCE">
        <w:rPr>
          <w:lang w:val="en-US" w:eastAsia="ko-KR"/>
        </w:rPr>
        <w:t>Proposal 2: NR V2X autonomous resource allocation should be able to support arbitrary traffic patterns and target very high reliability service requirements.</w:t>
      </w:r>
    </w:p>
    <w:p w14:paraId="452D0AB6" w14:textId="77777777" w:rsidR="00635FCE" w:rsidRPr="00635FCE" w:rsidRDefault="00635FCE" w:rsidP="008E772F">
      <w:pPr>
        <w:pStyle w:val="ListParagraph"/>
        <w:numPr>
          <w:ilvl w:val="0"/>
          <w:numId w:val="120"/>
        </w:numPr>
        <w:spacing w:after="0"/>
        <w:ind w:left="714" w:hanging="357"/>
      </w:pPr>
      <w:r w:rsidRPr="00635FCE">
        <w:rPr>
          <w:lang w:val="en-US" w:eastAsia="ko-KR"/>
        </w:rPr>
        <w:t>Proposal 3: Study the performance of autonomous resource allocation based on LBT signals on potentially every slot.</w:t>
      </w:r>
    </w:p>
    <w:p w14:paraId="6C00C387" w14:textId="77777777" w:rsidR="00635FCE" w:rsidRPr="00635FCE" w:rsidRDefault="00635FCE" w:rsidP="008E772F">
      <w:pPr>
        <w:pStyle w:val="ListParagraph"/>
        <w:numPr>
          <w:ilvl w:val="0"/>
          <w:numId w:val="120"/>
        </w:numPr>
        <w:spacing w:after="0"/>
        <w:ind w:left="714" w:hanging="357"/>
      </w:pPr>
      <w:r w:rsidRPr="00635FCE">
        <w:rPr>
          <w:lang w:val="en-US" w:eastAsia="ko-KR"/>
        </w:rPr>
        <w:t xml:space="preserve">Proposal 4: Study the request/response type handshake mechanisms to further improve reliability for unicast/groupcast transmissions. </w:t>
      </w:r>
    </w:p>
    <w:p w14:paraId="745A02F5" w14:textId="77777777" w:rsidR="00635FCE" w:rsidRPr="00635FCE" w:rsidRDefault="00635FCE" w:rsidP="008E772F">
      <w:pPr>
        <w:pStyle w:val="ListParagraph"/>
        <w:numPr>
          <w:ilvl w:val="0"/>
          <w:numId w:val="120"/>
        </w:numPr>
        <w:spacing w:after="0"/>
        <w:ind w:left="714" w:hanging="357"/>
        <w:rPr>
          <w:lang w:val="en-US" w:eastAsia="ko-KR"/>
        </w:rPr>
      </w:pPr>
      <w:r w:rsidRPr="00635FCE">
        <w:rPr>
          <w:lang w:val="en-US" w:eastAsia="ko-KR"/>
        </w:rPr>
        <w:t>Proposal 5: Study the feasibility to enable UE-type RSU scheduling for NR sidelink transmissions.</w:t>
      </w:r>
    </w:p>
    <w:p w14:paraId="5EF6E71D" w14:textId="77777777" w:rsidR="00805734" w:rsidRDefault="00805734" w:rsidP="00805734">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4FB3E57F" w14:textId="1DE2972F" w:rsidR="00805734" w:rsidRDefault="00805734" w:rsidP="00E303AE">
      <w:pPr>
        <w:ind w:left="720" w:hanging="720"/>
      </w:pPr>
    </w:p>
    <w:p w14:paraId="18CE9A87" w14:textId="79E2747C" w:rsidR="002004D2" w:rsidRDefault="002004D2" w:rsidP="00E303AE">
      <w:pPr>
        <w:ind w:left="720" w:hanging="720"/>
      </w:pPr>
      <w:r w:rsidRPr="00E17AF2">
        <w:t>Wednesday session conclusion: Continue discussion offline - Alexey (Intel)</w:t>
      </w:r>
    </w:p>
    <w:p w14:paraId="38386AAB" w14:textId="319ECA66" w:rsidR="002004D2" w:rsidRDefault="002004D2" w:rsidP="00E303AE">
      <w:pPr>
        <w:ind w:left="720" w:hanging="720"/>
      </w:pPr>
    </w:p>
    <w:p w14:paraId="33C7814C" w14:textId="61D0C5BC" w:rsidR="001E1803" w:rsidRPr="001E1803" w:rsidRDefault="001E1803" w:rsidP="00E303AE">
      <w:pPr>
        <w:ind w:left="720" w:hanging="720"/>
        <w:rPr>
          <w:b/>
        </w:rPr>
      </w:pPr>
      <w:r w:rsidRPr="001E1803">
        <w:rPr>
          <w:b/>
        </w:rPr>
        <w:t>Thursday session</w:t>
      </w:r>
    </w:p>
    <w:p w14:paraId="5B6C8524" w14:textId="74C56A56" w:rsidR="001E1803" w:rsidRPr="00E936F7" w:rsidRDefault="001B7BF2" w:rsidP="001E1803">
      <w:pPr>
        <w:rPr>
          <w:rFonts w:ascii="Times New Roman" w:hAnsi="Times New Roman"/>
          <w:b/>
          <w:szCs w:val="20"/>
        </w:rPr>
      </w:pPr>
      <w:hyperlink r:id="rId1954" w:history="1">
        <w:r w:rsidR="00D93AE1">
          <w:rPr>
            <w:rStyle w:val="Hyperlink"/>
            <w:rFonts w:ascii="Times New Roman" w:hAnsi="Times New Roman"/>
            <w:b/>
            <w:szCs w:val="20"/>
          </w:rPr>
          <w:t>R1-1809867</w:t>
        </w:r>
      </w:hyperlink>
      <w:r w:rsidR="001E1803" w:rsidRPr="00E936F7">
        <w:rPr>
          <w:rFonts w:ascii="Times New Roman" w:hAnsi="Times New Roman"/>
          <w:b/>
          <w:szCs w:val="20"/>
        </w:rPr>
        <w:tab/>
        <w:t>Offline Summary for NR-V2X Agenda Item - 7.2.4.1.4 Resource Allocation Mechanism</w:t>
      </w:r>
      <w:r w:rsidR="001E1803" w:rsidRPr="00E936F7">
        <w:rPr>
          <w:rFonts w:ascii="Times New Roman" w:hAnsi="Times New Roman"/>
          <w:b/>
          <w:szCs w:val="20"/>
        </w:rPr>
        <w:tab/>
        <w:t>Intel</w:t>
      </w:r>
    </w:p>
    <w:p w14:paraId="6D3C90F7" w14:textId="77777777" w:rsidR="001E1803" w:rsidRDefault="001E1803" w:rsidP="001E1803">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213EA5C0" w14:textId="251A0AF9" w:rsidR="001E1803" w:rsidRDefault="001E1803" w:rsidP="00E303AE">
      <w:pPr>
        <w:ind w:left="720" w:hanging="720"/>
      </w:pPr>
    </w:p>
    <w:p w14:paraId="4C2BA448" w14:textId="77777777" w:rsidR="00E17AF2" w:rsidRPr="00E17AF2" w:rsidRDefault="00E17AF2" w:rsidP="00E17AF2">
      <w:pPr>
        <w:ind w:left="720" w:hanging="720"/>
        <w:rPr>
          <w:b/>
          <w:szCs w:val="20"/>
          <w:lang w:eastAsia="x-none"/>
        </w:rPr>
      </w:pPr>
      <w:r w:rsidRPr="00E17AF2">
        <w:rPr>
          <w:szCs w:val="20"/>
          <w:highlight w:val="green"/>
          <w:lang w:eastAsia="x-none"/>
        </w:rPr>
        <w:t>Agreements</w:t>
      </w:r>
      <w:r w:rsidRPr="00E17AF2">
        <w:rPr>
          <w:b/>
          <w:szCs w:val="20"/>
          <w:lang w:eastAsia="x-none"/>
        </w:rPr>
        <w:t>:</w:t>
      </w:r>
    </w:p>
    <w:p w14:paraId="414A4568" w14:textId="77777777" w:rsidR="00E17AF2" w:rsidRPr="00E17AF2" w:rsidRDefault="00E17AF2" w:rsidP="0012142A">
      <w:pPr>
        <w:overflowPunct w:val="0"/>
        <w:autoSpaceDE w:val="0"/>
        <w:autoSpaceDN w:val="0"/>
        <w:adjustRightInd w:val="0"/>
        <w:ind w:left="284" w:hanging="284"/>
        <w:jc w:val="both"/>
        <w:textAlignment w:val="baseline"/>
        <w:rPr>
          <w:rFonts w:ascii="Times New Roman" w:eastAsia="SimSun" w:hAnsi="Times New Roman"/>
          <w:szCs w:val="20"/>
          <w:lang w:val="en-US" w:eastAsia="zh-CN"/>
        </w:rPr>
      </w:pPr>
      <w:r w:rsidRPr="00E17AF2">
        <w:rPr>
          <w:rFonts w:ascii="Times New Roman" w:eastAsia="SimSun" w:hAnsi="Times New Roman" w:hint="eastAsia"/>
          <w:szCs w:val="20"/>
          <w:lang w:val="en-US" w:eastAsia="zh-CN"/>
        </w:rPr>
        <w:t xml:space="preserve">At least two sidelink </w:t>
      </w:r>
      <w:r w:rsidRPr="00E17AF2">
        <w:rPr>
          <w:rFonts w:ascii="Times New Roman" w:eastAsia="SimSun" w:hAnsi="Times New Roman"/>
          <w:szCs w:val="20"/>
          <w:lang w:val="en-US" w:eastAsia="zh-CN"/>
        </w:rPr>
        <w:t>resource allocation</w:t>
      </w:r>
      <w:r w:rsidRPr="00E17AF2">
        <w:rPr>
          <w:rFonts w:ascii="Times New Roman" w:eastAsia="SimSun" w:hAnsi="Times New Roman" w:hint="eastAsia"/>
          <w:szCs w:val="20"/>
          <w:lang w:val="en-US" w:eastAsia="zh-CN"/>
        </w:rPr>
        <w:t xml:space="preserve"> modes are </w:t>
      </w:r>
      <w:r w:rsidRPr="00E17AF2">
        <w:rPr>
          <w:rFonts w:ascii="Times New Roman" w:eastAsia="SimSun" w:hAnsi="Times New Roman"/>
          <w:szCs w:val="20"/>
          <w:lang w:val="en-US" w:eastAsia="zh-CN"/>
        </w:rPr>
        <w:t xml:space="preserve">defined for </w:t>
      </w:r>
      <w:r w:rsidRPr="00E17AF2">
        <w:rPr>
          <w:rFonts w:ascii="Times New Roman" w:eastAsia="SimSun" w:hAnsi="Times New Roman" w:hint="eastAsia"/>
          <w:szCs w:val="20"/>
          <w:lang w:val="en-US" w:eastAsia="zh-CN"/>
        </w:rPr>
        <w:t>NR</w:t>
      </w:r>
      <w:r w:rsidRPr="00E17AF2">
        <w:rPr>
          <w:rFonts w:ascii="Times New Roman" w:eastAsia="SimSun" w:hAnsi="Times New Roman"/>
          <w:szCs w:val="20"/>
          <w:lang w:val="en-US" w:eastAsia="zh-CN"/>
        </w:rPr>
        <w:t>-V2X sidelink communication</w:t>
      </w:r>
    </w:p>
    <w:p w14:paraId="59558C28" w14:textId="77777777" w:rsidR="00E17AF2" w:rsidRPr="00E17AF2" w:rsidRDefault="00E17AF2" w:rsidP="008E772F">
      <w:pPr>
        <w:numPr>
          <w:ilvl w:val="1"/>
          <w:numId w:val="72"/>
        </w:numPr>
        <w:overflowPunct w:val="0"/>
        <w:autoSpaceDE w:val="0"/>
        <w:autoSpaceDN w:val="0"/>
        <w:adjustRightInd w:val="0"/>
        <w:jc w:val="both"/>
        <w:textAlignment w:val="baseline"/>
        <w:rPr>
          <w:rFonts w:ascii="Times New Roman" w:eastAsia="SimSun" w:hAnsi="Times New Roman"/>
          <w:szCs w:val="20"/>
          <w:lang w:val="en-US" w:eastAsia="zh-CN"/>
        </w:rPr>
      </w:pPr>
      <w:r w:rsidRPr="00E17AF2">
        <w:rPr>
          <w:rFonts w:ascii="Times New Roman" w:eastAsia="SimSun" w:hAnsi="Times New Roman" w:hint="eastAsia"/>
          <w:szCs w:val="20"/>
          <w:lang w:val="en-US" w:eastAsia="zh-CN"/>
        </w:rPr>
        <w:t xml:space="preserve">Mode 1: </w:t>
      </w:r>
      <w:r w:rsidRPr="00E17AF2">
        <w:rPr>
          <w:rFonts w:ascii="Times New Roman" w:eastAsia="SimSun" w:hAnsi="Times New Roman"/>
          <w:szCs w:val="20"/>
          <w:lang w:val="en-US" w:eastAsia="zh-CN"/>
        </w:rPr>
        <w:t xml:space="preserve">Base station schedules sidelink </w:t>
      </w:r>
      <w:r w:rsidRPr="00E17AF2">
        <w:rPr>
          <w:rFonts w:ascii="Times New Roman" w:eastAsia="SimSun" w:hAnsi="Times New Roman" w:hint="eastAsia"/>
          <w:szCs w:val="20"/>
          <w:lang w:val="en-US" w:eastAsia="zh-CN"/>
        </w:rPr>
        <w:t>resource</w:t>
      </w:r>
      <w:r w:rsidRPr="00E17AF2">
        <w:rPr>
          <w:rFonts w:ascii="Times New Roman" w:eastAsia="SimSun" w:hAnsi="Times New Roman"/>
          <w:szCs w:val="20"/>
          <w:lang w:val="en-US" w:eastAsia="zh-CN"/>
        </w:rPr>
        <w:t>(s) to be used by UE for sidelink transmission(s)</w:t>
      </w:r>
    </w:p>
    <w:p w14:paraId="41EED185" w14:textId="77777777" w:rsidR="00E17AF2" w:rsidRPr="00E17AF2" w:rsidRDefault="00E17AF2" w:rsidP="008E772F">
      <w:pPr>
        <w:numPr>
          <w:ilvl w:val="1"/>
          <w:numId w:val="72"/>
        </w:numPr>
        <w:overflowPunct w:val="0"/>
        <w:autoSpaceDE w:val="0"/>
        <w:autoSpaceDN w:val="0"/>
        <w:adjustRightInd w:val="0"/>
        <w:jc w:val="both"/>
        <w:textAlignment w:val="baseline"/>
        <w:rPr>
          <w:rFonts w:ascii="Times New Roman" w:eastAsia="SimSun" w:hAnsi="Times New Roman"/>
          <w:szCs w:val="20"/>
          <w:lang w:val="en-US" w:eastAsia="zh-CN"/>
        </w:rPr>
      </w:pPr>
      <w:r w:rsidRPr="00E17AF2">
        <w:rPr>
          <w:rFonts w:ascii="Times New Roman" w:eastAsia="SimSun" w:hAnsi="Times New Roman" w:hint="eastAsia"/>
          <w:szCs w:val="20"/>
          <w:lang w:val="en-US" w:eastAsia="zh-CN"/>
        </w:rPr>
        <w:t xml:space="preserve">Mode 2: UE </w:t>
      </w:r>
      <w:r w:rsidRPr="00E17AF2">
        <w:rPr>
          <w:rFonts w:ascii="Times New Roman" w:eastAsia="SimSun" w:hAnsi="Times New Roman"/>
          <w:szCs w:val="20"/>
          <w:lang w:val="en-US" w:eastAsia="zh-CN"/>
        </w:rPr>
        <w:t>determines (i.e. base station does not schedule) sidelink transmission resource(s) within sidelink resources configured by base station/network or pre-configured sidelink resources</w:t>
      </w:r>
    </w:p>
    <w:p w14:paraId="01E89FE1" w14:textId="77777777" w:rsidR="00E17AF2" w:rsidRPr="00E17AF2" w:rsidRDefault="00E17AF2" w:rsidP="0012142A">
      <w:pPr>
        <w:overflowPunct w:val="0"/>
        <w:autoSpaceDE w:val="0"/>
        <w:autoSpaceDN w:val="0"/>
        <w:adjustRightInd w:val="0"/>
        <w:ind w:left="284" w:hanging="284"/>
        <w:jc w:val="both"/>
        <w:textAlignment w:val="baseline"/>
        <w:rPr>
          <w:rFonts w:ascii="Times New Roman" w:eastAsia="SimSun" w:hAnsi="Times New Roman"/>
          <w:szCs w:val="20"/>
          <w:lang w:val="en-US" w:eastAsia="zh-CN"/>
        </w:rPr>
      </w:pPr>
      <w:r w:rsidRPr="00E17AF2">
        <w:rPr>
          <w:rFonts w:ascii="Times New Roman" w:eastAsia="SimSun" w:hAnsi="Times New Roman"/>
          <w:szCs w:val="20"/>
          <w:lang w:val="en-US" w:eastAsia="zh-CN"/>
        </w:rPr>
        <w:t>Notes:</w:t>
      </w:r>
    </w:p>
    <w:p w14:paraId="544A35EE" w14:textId="77777777" w:rsidR="00E17AF2" w:rsidRPr="00E17AF2" w:rsidRDefault="00E17AF2" w:rsidP="008E772F">
      <w:pPr>
        <w:numPr>
          <w:ilvl w:val="1"/>
          <w:numId w:val="72"/>
        </w:numPr>
        <w:overflowPunct w:val="0"/>
        <w:autoSpaceDE w:val="0"/>
        <w:autoSpaceDN w:val="0"/>
        <w:adjustRightInd w:val="0"/>
        <w:jc w:val="both"/>
        <w:textAlignment w:val="baseline"/>
        <w:rPr>
          <w:rFonts w:ascii="Times New Roman" w:eastAsia="SimSun" w:hAnsi="Times New Roman"/>
          <w:szCs w:val="20"/>
          <w:lang w:val="en-US" w:eastAsia="zh-CN"/>
        </w:rPr>
      </w:pPr>
      <w:r w:rsidRPr="00E17AF2">
        <w:rPr>
          <w:rFonts w:ascii="Times New Roman" w:eastAsia="SimSun" w:hAnsi="Times New Roman"/>
          <w:szCs w:val="20"/>
          <w:lang w:val="en-US" w:eastAsia="zh-CN"/>
        </w:rPr>
        <w:t xml:space="preserve">eNB control of NR sidelink and gNB control of LTE sidelink resources will be separately considered in corresponding agenda items. </w:t>
      </w:r>
    </w:p>
    <w:p w14:paraId="3E03D856" w14:textId="77777777" w:rsidR="00E17AF2" w:rsidRPr="00E17AF2" w:rsidRDefault="00E17AF2" w:rsidP="008E772F">
      <w:pPr>
        <w:numPr>
          <w:ilvl w:val="1"/>
          <w:numId w:val="72"/>
        </w:numPr>
        <w:overflowPunct w:val="0"/>
        <w:autoSpaceDE w:val="0"/>
        <w:autoSpaceDN w:val="0"/>
        <w:adjustRightInd w:val="0"/>
        <w:jc w:val="both"/>
        <w:textAlignment w:val="baseline"/>
        <w:rPr>
          <w:rFonts w:ascii="Times New Roman" w:eastAsia="SimSun" w:hAnsi="Times New Roman"/>
          <w:szCs w:val="20"/>
          <w:lang w:val="en-US" w:eastAsia="zh-CN"/>
        </w:rPr>
      </w:pPr>
      <w:r w:rsidRPr="00E17AF2">
        <w:rPr>
          <w:rFonts w:ascii="Times New Roman" w:eastAsia="SimSun" w:hAnsi="Times New Roman"/>
          <w:szCs w:val="20"/>
          <w:lang w:val="en-US" w:eastAsia="zh-CN"/>
        </w:rPr>
        <w:t>Mode-2 definition covers potential sidelink radio-layer functionality or resource allocation sub-modes (subject to further refinement including merging of some or all of them) where</w:t>
      </w:r>
    </w:p>
    <w:p w14:paraId="348F22CD" w14:textId="77777777" w:rsidR="00E17AF2" w:rsidRPr="00E17AF2" w:rsidRDefault="00E17AF2" w:rsidP="008E772F">
      <w:pPr>
        <w:numPr>
          <w:ilvl w:val="2"/>
          <w:numId w:val="184"/>
        </w:numPr>
        <w:overflowPunct w:val="0"/>
        <w:autoSpaceDE w:val="0"/>
        <w:autoSpaceDN w:val="0"/>
        <w:adjustRightInd w:val="0"/>
        <w:jc w:val="both"/>
        <w:textAlignment w:val="baseline"/>
        <w:rPr>
          <w:rFonts w:ascii="Times New Roman" w:eastAsia="SimSun" w:hAnsi="Times New Roman"/>
          <w:szCs w:val="20"/>
          <w:lang w:val="en-US" w:eastAsia="zh-CN"/>
        </w:rPr>
      </w:pPr>
      <w:r w:rsidRPr="00E17AF2">
        <w:rPr>
          <w:rFonts w:ascii="Times New Roman" w:eastAsia="SimSun" w:hAnsi="Times New Roman"/>
          <w:szCs w:val="20"/>
          <w:lang w:val="en-US" w:eastAsia="zh-CN"/>
        </w:rPr>
        <w:t>UE autonomously selects sidelink resource for transmission</w:t>
      </w:r>
    </w:p>
    <w:p w14:paraId="7236D7DB" w14:textId="77777777" w:rsidR="00E17AF2" w:rsidRPr="00E17AF2" w:rsidRDefault="00E17AF2" w:rsidP="008E772F">
      <w:pPr>
        <w:numPr>
          <w:ilvl w:val="2"/>
          <w:numId w:val="184"/>
        </w:numPr>
        <w:overflowPunct w:val="0"/>
        <w:autoSpaceDE w:val="0"/>
        <w:autoSpaceDN w:val="0"/>
        <w:adjustRightInd w:val="0"/>
        <w:jc w:val="both"/>
        <w:textAlignment w:val="baseline"/>
        <w:rPr>
          <w:rFonts w:ascii="Times New Roman" w:eastAsia="SimSun" w:hAnsi="Times New Roman"/>
          <w:szCs w:val="20"/>
          <w:lang w:val="en-US" w:eastAsia="zh-CN"/>
        </w:rPr>
      </w:pPr>
      <w:r w:rsidRPr="00E17AF2">
        <w:rPr>
          <w:rFonts w:ascii="Times New Roman" w:eastAsia="SimSun" w:hAnsi="Times New Roman"/>
          <w:szCs w:val="20"/>
          <w:lang w:val="en-US" w:eastAsia="zh-CN"/>
        </w:rPr>
        <w:t>UE assists sidelink resource selection for other UE(s)</w:t>
      </w:r>
    </w:p>
    <w:p w14:paraId="3D03CE0A" w14:textId="77777777" w:rsidR="00E17AF2" w:rsidRPr="00E17AF2" w:rsidRDefault="00E17AF2" w:rsidP="008E772F">
      <w:pPr>
        <w:numPr>
          <w:ilvl w:val="2"/>
          <w:numId w:val="184"/>
        </w:numPr>
        <w:overflowPunct w:val="0"/>
        <w:autoSpaceDE w:val="0"/>
        <w:autoSpaceDN w:val="0"/>
        <w:adjustRightInd w:val="0"/>
        <w:jc w:val="both"/>
        <w:textAlignment w:val="baseline"/>
        <w:rPr>
          <w:rFonts w:ascii="Times New Roman" w:eastAsia="SimSun" w:hAnsi="Times New Roman"/>
          <w:szCs w:val="20"/>
          <w:lang w:val="en-US" w:eastAsia="zh-CN"/>
        </w:rPr>
      </w:pPr>
      <w:r w:rsidRPr="00E17AF2">
        <w:rPr>
          <w:rFonts w:ascii="Times New Roman" w:eastAsia="SimSun" w:hAnsi="Times New Roman"/>
          <w:szCs w:val="20"/>
          <w:lang w:val="en-US" w:eastAsia="zh-CN"/>
        </w:rPr>
        <w:t>UE is configured with NR configured grant (type-1 like) for sidelink transmission</w:t>
      </w:r>
    </w:p>
    <w:p w14:paraId="56043B9C" w14:textId="77777777" w:rsidR="00E17AF2" w:rsidRPr="00E17AF2" w:rsidRDefault="00E17AF2" w:rsidP="008E772F">
      <w:pPr>
        <w:numPr>
          <w:ilvl w:val="2"/>
          <w:numId w:val="184"/>
        </w:numPr>
        <w:overflowPunct w:val="0"/>
        <w:autoSpaceDE w:val="0"/>
        <w:autoSpaceDN w:val="0"/>
        <w:adjustRightInd w:val="0"/>
        <w:jc w:val="both"/>
        <w:textAlignment w:val="baseline"/>
        <w:rPr>
          <w:rFonts w:ascii="Times New Roman" w:eastAsia="SimSun" w:hAnsi="Times New Roman"/>
          <w:szCs w:val="20"/>
          <w:lang w:val="en-US" w:eastAsia="zh-CN"/>
        </w:rPr>
      </w:pPr>
      <w:r w:rsidRPr="00E17AF2">
        <w:rPr>
          <w:rFonts w:ascii="Times New Roman" w:eastAsia="SimSun" w:hAnsi="Times New Roman"/>
          <w:szCs w:val="20"/>
          <w:lang w:val="en-US" w:eastAsia="zh-CN"/>
        </w:rPr>
        <w:t>UE schedules sidelink transmissions of other UEs</w:t>
      </w:r>
    </w:p>
    <w:p w14:paraId="7B6FB1AD" w14:textId="77777777" w:rsidR="00E17AF2" w:rsidRPr="00E17AF2" w:rsidRDefault="00E17AF2" w:rsidP="0012142A">
      <w:pPr>
        <w:overflowPunct w:val="0"/>
        <w:autoSpaceDE w:val="0"/>
        <w:autoSpaceDN w:val="0"/>
        <w:adjustRightInd w:val="0"/>
        <w:ind w:left="284" w:hanging="284"/>
        <w:jc w:val="both"/>
        <w:textAlignment w:val="baseline"/>
        <w:rPr>
          <w:rFonts w:ascii="Times New Roman" w:eastAsia="SimSun" w:hAnsi="Times New Roman"/>
          <w:szCs w:val="20"/>
          <w:lang w:val="en-US" w:eastAsia="zh-CN"/>
        </w:rPr>
      </w:pPr>
      <w:r w:rsidRPr="00E17AF2">
        <w:rPr>
          <w:rFonts w:ascii="Times New Roman" w:eastAsia="SimSun" w:hAnsi="Times New Roman"/>
          <w:szCs w:val="20"/>
          <w:lang w:val="en-US" w:eastAsia="zh-CN"/>
        </w:rPr>
        <w:t>RAN1 to continue study details of resource allocation modes for NR-V2X sidelink communication</w:t>
      </w:r>
    </w:p>
    <w:p w14:paraId="07002A2B" w14:textId="77777777" w:rsidR="00E17AF2" w:rsidRPr="00E17AF2" w:rsidRDefault="00E17AF2" w:rsidP="0012142A">
      <w:pPr>
        <w:ind w:left="720" w:hanging="720"/>
        <w:rPr>
          <w:b/>
          <w:lang w:val="en-US" w:eastAsia="x-none"/>
        </w:rPr>
      </w:pPr>
    </w:p>
    <w:p w14:paraId="2BB6AC5F" w14:textId="77777777" w:rsidR="001E1803" w:rsidRDefault="001E1803" w:rsidP="00E303AE">
      <w:pPr>
        <w:ind w:left="720" w:hanging="720"/>
      </w:pPr>
    </w:p>
    <w:p w14:paraId="794E136F" w14:textId="1690DBC1" w:rsidR="00E303AE" w:rsidRPr="00E303AE" w:rsidRDefault="001B7BF2" w:rsidP="00E303AE">
      <w:pPr>
        <w:ind w:left="720" w:hanging="720"/>
        <w:rPr>
          <w:lang w:eastAsia="x-none"/>
        </w:rPr>
      </w:pPr>
      <w:hyperlink r:id="rId1955" w:history="1">
        <w:r w:rsidR="00D93AE1">
          <w:rPr>
            <w:rStyle w:val="Hyperlink"/>
            <w:lang w:eastAsia="x-none"/>
          </w:rPr>
          <w:t>R1-1808245</w:t>
        </w:r>
      </w:hyperlink>
      <w:r w:rsidR="00E303AE" w:rsidRPr="00E303AE">
        <w:rPr>
          <w:lang w:eastAsia="x-none"/>
        </w:rPr>
        <w:tab/>
        <w:t>NR sidelink resource allocation</w:t>
      </w:r>
      <w:r w:rsidR="00E303AE" w:rsidRPr="00E303AE">
        <w:rPr>
          <w:lang w:eastAsia="x-none"/>
        </w:rPr>
        <w:tab/>
        <w:t>vivo</w:t>
      </w:r>
    </w:p>
    <w:p w14:paraId="434C8B7A" w14:textId="7DD1C1B5" w:rsidR="00E303AE" w:rsidRPr="00E303AE" w:rsidRDefault="001B7BF2" w:rsidP="00E303AE">
      <w:pPr>
        <w:ind w:left="720" w:hanging="720"/>
        <w:rPr>
          <w:lang w:eastAsia="x-none"/>
        </w:rPr>
      </w:pPr>
      <w:hyperlink r:id="rId1956" w:history="1">
        <w:r w:rsidR="00D93AE1">
          <w:rPr>
            <w:rStyle w:val="Hyperlink"/>
            <w:lang w:eastAsia="x-none"/>
          </w:rPr>
          <w:t>R1-1808281</w:t>
        </w:r>
      </w:hyperlink>
      <w:r w:rsidR="00E303AE" w:rsidRPr="00E303AE">
        <w:rPr>
          <w:lang w:eastAsia="x-none"/>
        </w:rPr>
        <w:tab/>
        <w:t>On NR V2X resource allocation</w:t>
      </w:r>
      <w:r w:rsidR="00E303AE" w:rsidRPr="00E303AE">
        <w:rPr>
          <w:lang w:eastAsia="x-none"/>
        </w:rPr>
        <w:tab/>
        <w:t>MediaTek Inc.</w:t>
      </w:r>
    </w:p>
    <w:p w14:paraId="6A8F8E6D" w14:textId="24340E1A" w:rsidR="00E303AE" w:rsidRPr="00E303AE" w:rsidRDefault="001B7BF2" w:rsidP="00E303AE">
      <w:pPr>
        <w:ind w:left="720" w:hanging="720"/>
        <w:rPr>
          <w:lang w:eastAsia="x-none"/>
        </w:rPr>
      </w:pPr>
      <w:hyperlink r:id="rId1957" w:history="1">
        <w:r w:rsidR="00D93AE1">
          <w:rPr>
            <w:rStyle w:val="Hyperlink"/>
            <w:lang w:eastAsia="x-none"/>
          </w:rPr>
          <w:t>R1-1808296</w:t>
        </w:r>
      </w:hyperlink>
      <w:r w:rsidR="00E303AE" w:rsidRPr="00E303AE">
        <w:rPr>
          <w:lang w:eastAsia="x-none"/>
        </w:rPr>
        <w:tab/>
        <w:t>Discussion on Subframe-based Resource Selection Parameters in Mode-4 NR-V2X</w:t>
      </w:r>
      <w:r w:rsidR="00E303AE" w:rsidRPr="00E303AE">
        <w:rPr>
          <w:lang w:eastAsia="x-none"/>
        </w:rPr>
        <w:tab/>
        <w:t>Fujitsu</w:t>
      </w:r>
    </w:p>
    <w:p w14:paraId="2057D3E6" w14:textId="2DAF8603" w:rsidR="00E303AE" w:rsidRPr="00E303AE" w:rsidRDefault="001B7BF2" w:rsidP="00E303AE">
      <w:pPr>
        <w:ind w:left="720" w:hanging="720"/>
        <w:rPr>
          <w:lang w:eastAsia="x-none"/>
        </w:rPr>
      </w:pPr>
      <w:hyperlink r:id="rId1958" w:history="1">
        <w:r w:rsidR="00D93AE1">
          <w:rPr>
            <w:rStyle w:val="Hyperlink"/>
            <w:lang w:eastAsia="x-none"/>
          </w:rPr>
          <w:t>R1-1808297</w:t>
        </w:r>
      </w:hyperlink>
      <w:r w:rsidR="00E303AE" w:rsidRPr="00E303AE">
        <w:rPr>
          <w:lang w:eastAsia="x-none"/>
        </w:rPr>
        <w:tab/>
        <w:t>Resource Allocation for NR V2X Sidelink Communication considering Low Latency Requirement</w:t>
      </w:r>
      <w:r w:rsidR="00E303AE" w:rsidRPr="00E303AE">
        <w:rPr>
          <w:lang w:eastAsia="x-none"/>
        </w:rPr>
        <w:tab/>
        <w:t>Fujitsu</w:t>
      </w:r>
    </w:p>
    <w:p w14:paraId="6468F266" w14:textId="657168D6" w:rsidR="00E303AE" w:rsidRPr="00E303AE" w:rsidRDefault="001B7BF2" w:rsidP="00E303AE">
      <w:pPr>
        <w:ind w:left="720" w:hanging="720"/>
        <w:rPr>
          <w:lang w:eastAsia="x-none"/>
        </w:rPr>
      </w:pPr>
      <w:hyperlink r:id="rId1959" w:history="1">
        <w:r w:rsidR="00D93AE1">
          <w:rPr>
            <w:rStyle w:val="Hyperlink"/>
            <w:lang w:eastAsia="x-none"/>
          </w:rPr>
          <w:t>R1-1808309</w:t>
        </w:r>
      </w:hyperlink>
      <w:r w:rsidR="00E303AE" w:rsidRPr="00E303AE">
        <w:rPr>
          <w:lang w:eastAsia="x-none"/>
        </w:rPr>
        <w:tab/>
        <w:t>Enhancements for NR V2X Resource Allocation Mechanism</w:t>
      </w:r>
      <w:r w:rsidR="00E303AE" w:rsidRPr="00E303AE">
        <w:rPr>
          <w:lang w:eastAsia="x-none"/>
        </w:rPr>
        <w:tab/>
        <w:t>Fraunhofer HHI</w:t>
      </w:r>
    </w:p>
    <w:p w14:paraId="292816B6" w14:textId="0D66D8FE" w:rsidR="00E303AE" w:rsidRPr="00E303AE" w:rsidRDefault="001B7BF2" w:rsidP="00E303AE">
      <w:pPr>
        <w:ind w:left="720" w:hanging="720"/>
        <w:rPr>
          <w:lang w:eastAsia="x-none"/>
        </w:rPr>
      </w:pPr>
      <w:hyperlink r:id="rId1960" w:history="1">
        <w:r w:rsidR="00D93AE1">
          <w:rPr>
            <w:rStyle w:val="Hyperlink"/>
            <w:lang w:eastAsia="x-none"/>
          </w:rPr>
          <w:t>R1-1808341</w:t>
        </w:r>
      </w:hyperlink>
      <w:r w:rsidR="00E303AE" w:rsidRPr="00E303AE">
        <w:rPr>
          <w:lang w:eastAsia="x-none"/>
        </w:rPr>
        <w:tab/>
        <w:t>Initial considerations on NR V2X resource allocation mechanism</w:t>
      </w:r>
      <w:r w:rsidR="00E303AE" w:rsidRPr="00E303AE">
        <w:rPr>
          <w:lang w:eastAsia="x-none"/>
        </w:rPr>
        <w:tab/>
        <w:t>Sony</w:t>
      </w:r>
    </w:p>
    <w:p w14:paraId="01FC0DED" w14:textId="75DDC10D" w:rsidR="00E303AE" w:rsidRPr="00E303AE" w:rsidRDefault="001B7BF2" w:rsidP="00E303AE">
      <w:pPr>
        <w:ind w:left="720" w:hanging="720"/>
        <w:rPr>
          <w:lang w:eastAsia="x-none"/>
        </w:rPr>
      </w:pPr>
      <w:hyperlink r:id="rId1961" w:history="1">
        <w:r w:rsidR="00D93AE1">
          <w:rPr>
            <w:rStyle w:val="Hyperlink"/>
            <w:lang w:eastAsia="x-none"/>
          </w:rPr>
          <w:t>R1-1808402</w:t>
        </w:r>
      </w:hyperlink>
      <w:r w:rsidR="00E303AE" w:rsidRPr="00E303AE">
        <w:rPr>
          <w:lang w:eastAsia="x-none"/>
        </w:rPr>
        <w:tab/>
        <w:t>Considerations on resource allocation mechanism in NR V2X</w:t>
      </w:r>
      <w:r w:rsidR="00E303AE" w:rsidRPr="00E303AE">
        <w:rPr>
          <w:lang w:eastAsia="x-none"/>
        </w:rPr>
        <w:tab/>
        <w:t>CATT</w:t>
      </w:r>
    </w:p>
    <w:p w14:paraId="7AD46EA2" w14:textId="7F17C160" w:rsidR="00E303AE" w:rsidRPr="00E303AE" w:rsidRDefault="001B7BF2" w:rsidP="00E303AE">
      <w:pPr>
        <w:ind w:left="720" w:hanging="720"/>
        <w:rPr>
          <w:lang w:eastAsia="x-none"/>
        </w:rPr>
      </w:pPr>
      <w:hyperlink r:id="rId1962" w:history="1">
        <w:r w:rsidR="00D93AE1">
          <w:rPr>
            <w:rStyle w:val="Hyperlink"/>
            <w:lang w:eastAsia="x-none"/>
          </w:rPr>
          <w:t>R1-1808556</w:t>
        </w:r>
      </w:hyperlink>
      <w:r w:rsidR="00E303AE" w:rsidRPr="00E303AE">
        <w:rPr>
          <w:lang w:eastAsia="x-none"/>
        </w:rPr>
        <w:tab/>
        <w:t>Resource allocation mechanism in NR V2X</w:t>
      </w:r>
      <w:r w:rsidR="00E303AE" w:rsidRPr="00E303AE">
        <w:rPr>
          <w:lang w:eastAsia="x-none"/>
        </w:rPr>
        <w:tab/>
        <w:t>Lenovo, Motorola Mobility</w:t>
      </w:r>
    </w:p>
    <w:p w14:paraId="42A544FF" w14:textId="34DD9264" w:rsidR="00E303AE" w:rsidRPr="00E303AE" w:rsidRDefault="001B7BF2" w:rsidP="00E303AE">
      <w:pPr>
        <w:ind w:left="720" w:hanging="720"/>
        <w:rPr>
          <w:lang w:eastAsia="x-none"/>
        </w:rPr>
      </w:pPr>
      <w:hyperlink r:id="rId1963" w:history="1">
        <w:r w:rsidR="00D93AE1">
          <w:rPr>
            <w:rStyle w:val="Hyperlink"/>
            <w:lang w:eastAsia="x-none"/>
          </w:rPr>
          <w:t>R1-1808599</w:t>
        </w:r>
      </w:hyperlink>
      <w:r w:rsidR="00E303AE" w:rsidRPr="00E303AE">
        <w:rPr>
          <w:lang w:eastAsia="x-none"/>
        </w:rPr>
        <w:tab/>
        <w:t>Resource allocation for NR V2X</w:t>
      </w:r>
      <w:r w:rsidR="00E303AE" w:rsidRPr="00E303AE">
        <w:rPr>
          <w:lang w:eastAsia="x-none"/>
        </w:rPr>
        <w:tab/>
        <w:t>InterDigital, Inc.</w:t>
      </w:r>
    </w:p>
    <w:p w14:paraId="5954C61F" w14:textId="6A720CCE" w:rsidR="00E303AE" w:rsidRPr="00E303AE" w:rsidRDefault="001B7BF2" w:rsidP="00E303AE">
      <w:pPr>
        <w:ind w:left="720" w:hanging="720"/>
        <w:rPr>
          <w:lang w:eastAsia="x-none"/>
        </w:rPr>
      </w:pPr>
      <w:hyperlink r:id="rId1964" w:history="1">
        <w:r w:rsidR="00D93AE1">
          <w:rPr>
            <w:rStyle w:val="Hyperlink"/>
            <w:lang w:eastAsia="x-none"/>
          </w:rPr>
          <w:t>R1-1808605</w:t>
        </w:r>
      </w:hyperlink>
      <w:r w:rsidR="00E303AE" w:rsidRPr="00E303AE">
        <w:rPr>
          <w:lang w:eastAsia="x-none"/>
        </w:rPr>
        <w:tab/>
        <w:t>Discussion on NR Sidelink Physical resource pool allocation</w:t>
      </w:r>
      <w:r w:rsidR="00E303AE" w:rsidRPr="00E303AE">
        <w:rPr>
          <w:lang w:eastAsia="x-none"/>
        </w:rPr>
        <w:tab/>
        <w:t>ZTE</w:t>
      </w:r>
    </w:p>
    <w:p w14:paraId="24418B26" w14:textId="3BB74792" w:rsidR="00E303AE" w:rsidRPr="00E303AE" w:rsidRDefault="001B7BF2" w:rsidP="00E303AE">
      <w:pPr>
        <w:ind w:left="720" w:hanging="720"/>
        <w:rPr>
          <w:lang w:eastAsia="x-none"/>
        </w:rPr>
      </w:pPr>
      <w:hyperlink r:id="rId1965" w:history="1">
        <w:r w:rsidR="00D93AE1">
          <w:rPr>
            <w:rStyle w:val="Hyperlink"/>
            <w:lang w:eastAsia="x-none"/>
          </w:rPr>
          <w:t>R1-1808648</w:t>
        </w:r>
      </w:hyperlink>
      <w:r w:rsidR="00E303AE" w:rsidRPr="00E303AE">
        <w:rPr>
          <w:lang w:eastAsia="x-none"/>
        </w:rPr>
        <w:tab/>
        <w:t>Discussion on resource allocation mechanism for NR sidelink</w:t>
      </w:r>
      <w:r w:rsidR="00E303AE" w:rsidRPr="00E303AE">
        <w:rPr>
          <w:lang w:eastAsia="x-none"/>
        </w:rPr>
        <w:tab/>
        <w:t>Panasonic</w:t>
      </w:r>
    </w:p>
    <w:p w14:paraId="3F714672" w14:textId="2733DEC1" w:rsidR="00E303AE" w:rsidRPr="00E303AE" w:rsidRDefault="001B7BF2" w:rsidP="00E303AE">
      <w:pPr>
        <w:ind w:left="720" w:hanging="720"/>
        <w:rPr>
          <w:lang w:eastAsia="x-none"/>
        </w:rPr>
      </w:pPr>
      <w:hyperlink r:id="rId1966" w:history="1">
        <w:r w:rsidR="00D93AE1">
          <w:rPr>
            <w:rStyle w:val="Hyperlink"/>
            <w:lang w:eastAsia="x-none"/>
          </w:rPr>
          <w:t>R1-1808724</w:t>
        </w:r>
      </w:hyperlink>
      <w:r w:rsidR="00E303AE" w:rsidRPr="00E303AE">
        <w:rPr>
          <w:lang w:eastAsia="x-none"/>
        </w:rPr>
        <w:tab/>
        <w:t>Considering geo-based resource management techniques for NR V2X communication</w:t>
      </w:r>
      <w:r w:rsidR="00E303AE" w:rsidRPr="00E303AE">
        <w:rPr>
          <w:lang w:eastAsia="x-none"/>
        </w:rPr>
        <w:tab/>
        <w:t>ITRI</w:t>
      </w:r>
    </w:p>
    <w:p w14:paraId="77A84E6A" w14:textId="20E7352D" w:rsidR="00E303AE" w:rsidRPr="00E303AE" w:rsidRDefault="001B7BF2" w:rsidP="00E303AE">
      <w:pPr>
        <w:ind w:left="720" w:hanging="720"/>
        <w:rPr>
          <w:lang w:eastAsia="x-none"/>
        </w:rPr>
      </w:pPr>
      <w:hyperlink r:id="rId1967" w:history="1">
        <w:r w:rsidR="00D93AE1">
          <w:rPr>
            <w:rStyle w:val="Hyperlink"/>
            <w:lang w:eastAsia="x-none"/>
          </w:rPr>
          <w:t>R1-1808778</w:t>
        </w:r>
      </w:hyperlink>
      <w:r w:rsidR="00E303AE" w:rsidRPr="00E303AE">
        <w:rPr>
          <w:lang w:eastAsia="x-none"/>
        </w:rPr>
        <w:tab/>
        <w:t>Discussion on resource allocation mechanisms for NR V2X</w:t>
      </w:r>
      <w:r w:rsidR="00E303AE" w:rsidRPr="00E303AE">
        <w:rPr>
          <w:lang w:eastAsia="x-none"/>
        </w:rPr>
        <w:tab/>
        <w:t>Samsung</w:t>
      </w:r>
    </w:p>
    <w:p w14:paraId="0ED53D5C" w14:textId="7917AA5C" w:rsidR="00E303AE" w:rsidRPr="00E303AE" w:rsidRDefault="001B7BF2" w:rsidP="00E303AE">
      <w:pPr>
        <w:ind w:left="720" w:hanging="720"/>
        <w:rPr>
          <w:lang w:eastAsia="x-none"/>
        </w:rPr>
      </w:pPr>
      <w:hyperlink r:id="rId1968" w:history="1">
        <w:r w:rsidR="00D93AE1">
          <w:rPr>
            <w:rStyle w:val="Hyperlink"/>
            <w:lang w:eastAsia="x-none"/>
          </w:rPr>
          <w:t>R1-1808838</w:t>
        </w:r>
      </w:hyperlink>
      <w:r w:rsidR="00E303AE" w:rsidRPr="00E303AE">
        <w:rPr>
          <w:lang w:eastAsia="x-none"/>
        </w:rPr>
        <w:tab/>
        <w:t>Discussion on consideration for V2X resource allocation</w:t>
      </w:r>
      <w:r w:rsidR="00E303AE" w:rsidRPr="00E303AE">
        <w:rPr>
          <w:lang w:eastAsia="x-none"/>
        </w:rPr>
        <w:tab/>
        <w:t>CMCC</w:t>
      </w:r>
    </w:p>
    <w:p w14:paraId="259FA7D9" w14:textId="7AEC687F" w:rsidR="00E303AE" w:rsidRPr="00E303AE" w:rsidRDefault="001B7BF2" w:rsidP="00E303AE">
      <w:pPr>
        <w:ind w:left="720" w:hanging="720"/>
        <w:rPr>
          <w:lang w:eastAsia="x-none"/>
        </w:rPr>
      </w:pPr>
      <w:hyperlink r:id="rId1969" w:history="1">
        <w:r w:rsidR="00D93AE1">
          <w:rPr>
            <w:rStyle w:val="Hyperlink"/>
            <w:lang w:eastAsia="x-none"/>
          </w:rPr>
          <w:t>R1-1808906</w:t>
        </w:r>
      </w:hyperlink>
      <w:r w:rsidR="00E303AE" w:rsidRPr="00E303AE">
        <w:rPr>
          <w:lang w:eastAsia="x-none"/>
        </w:rPr>
        <w:tab/>
        <w:t>Discussion on resource allocation in NR-V2X</w:t>
      </w:r>
      <w:r w:rsidR="00E303AE" w:rsidRPr="00E303AE">
        <w:rPr>
          <w:lang w:eastAsia="x-none"/>
        </w:rPr>
        <w:tab/>
        <w:t>Guangdong OPPO Mobile Telecom</w:t>
      </w:r>
    </w:p>
    <w:p w14:paraId="78F6F6DC" w14:textId="45CF5E53" w:rsidR="00E303AE" w:rsidRPr="00E303AE" w:rsidRDefault="001B7BF2" w:rsidP="00E303AE">
      <w:pPr>
        <w:ind w:left="720" w:hanging="720"/>
        <w:rPr>
          <w:lang w:eastAsia="x-none"/>
        </w:rPr>
      </w:pPr>
      <w:hyperlink r:id="rId1970" w:history="1">
        <w:r w:rsidR="00D93AE1">
          <w:rPr>
            <w:rStyle w:val="Hyperlink"/>
            <w:lang w:eastAsia="x-none"/>
          </w:rPr>
          <w:t>R1-1808939</w:t>
        </w:r>
      </w:hyperlink>
      <w:r w:rsidR="00E303AE" w:rsidRPr="00E303AE">
        <w:rPr>
          <w:lang w:eastAsia="x-none"/>
        </w:rPr>
        <w:tab/>
        <w:t>UE autonomous sidelink allocation for NR V2X</w:t>
      </w:r>
      <w:r w:rsidR="00E303AE" w:rsidRPr="00E303AE">
        <w:rPr>
          <w:lang w:eastAsia="x-none"/>
        </w:rPr>
        <w:tab/>
        <w:t>Huawei, HiSilicon</w:t>
      </w:r>
    </w:p>
    <w:p w14:paraId="35695D9E" w14:textId="64AA2717" w:rsidR="00E303AE" w:rsidRPr="00E303AE" w:rsidRDefault="001B7BF2" w:rsidP="00E303AE">
      <w:pPr>
        <w:ind w:left="720" w:hanging="720"/>
        <w:rPr>
          <w:lang w:eastAsia="x-none"/>
        </w:rPr>
      </w:pPr>
      <w:hyperlink r:id="rId1971" w:history="1">
        <w:r w:rsidR="00D93AE1">
          <w:rPr>
            <w:rStyle w:val="Hyperlink"/>
            <w:lang w:eastAsia="x-none"/>
          </w:rPr>
          <w:t>R1-1809047</w:t>
        </w:r>
      </w:hyperlink>
      <w:r w:rsidR="00E303AE" w:rsidRPr="00E303AE">
        <w:rPr>
          <w:lang w:eastAsia="x-none"/>
        </w:rPr>
        <w:tab/>
        <w:t>Initial View on NR V2X Sidelink Resource Allocation</w:t>
      </w:r>
      <w:r w:rsidR="00E303AE" w:rsidRPr="00E303AE">
        <w:rPr>
          <w:lang w:eastAsia="x-none"/>
        </w:rPr>
        <w:tab/>
        <w:t>Nokia, Nokia Shanghai Bell</w:t>
      </w:r>
    </w:p>
    <w:p w14:paraId="26394E71" w14:textId="7334C729" w:rsidR="00E303AE" w:rsidRPr="00E303AE" w:rsidRDefault="001B7BF2" w:rsidP="00E303AE">
      <w:pPr>
        <w:ind w:left="720" w:hanging="720"/>
        <w:rPr>
          <w:lang w:eastAsia="x-none"/>
        </w:rPr>
      </w:pPr>
      <w:hyperlink r:id="rId1972" w:history="1">
        <w:r w:rsidR="00D93AE1">
          <w:rPr>
            <w:rStyle w:val="Hyperlink"/>
            <w:lang w:eastAsia="x-none"/>
          </w:rPr>
          <w:t>R1-1809069</w:t>
        </w:r>
      </w:hyperlink>
      <w:r w:rsidR="00E303AE" w:rsidRPr="00E303AE">
        <w:rPr>
          <w:lang w:eastAsia="x-none"/>
        </w:rPr>
        <w:tab/>
        <w:t>Resource allocation mechanism</w:t>
      </w:r>
      <w:r w:rsidR="00E303AE" w:rsidRPr="00E303AE">
        <w:rPr>
          <w:lang w:eastAsia="x-none"/>
        </w:rPr>
        <w:tab/>
        <w:t>AT&amp;T</w:t>
      </w:r>
    </w:p>
    <w:p w14:paraId="7F8308EF" w14:textId="108EFB71" w:rsidR="00E303AE" w:rsidRPr="00E303AE" w:rsidRDefault="001B7BF2" w:rsidP="00E303AE">
      <w:pPr>
        <w:ind w:left="720" w:hanging="720"/>
        <w:rPr>
          <w:lang w:eastAsia="x-none"/>
        </w:rPr>
      </w:pPr>
      <w:hyperlink r:id="rId1973" w:history="1">
        <w:r w:rsidR="00D93AE1">
          <w:rPr>
            <w:rStyle w:val="Hyperlink"/>
            <w:lang w:eastAsia="x-none"/>
          </w:rPr>
          <w:t>R1-1809159</w:t>
        </w:r>
      </w:hyperlink>
      <w:r w:rsidR="00E303AE" w:rsidRPr="00E303AE">
        <w:rPr>
          <w:lang w:eastAsia="x-none"/>
        </w:rPr>
        <w:tab/>
        <w:t>Resource allocation mechanism</w:t>
      </w:r>
      <w:r w:rsidR="00E303AE" w:rsidRPr="00E303AE">
        <w:rPr>
          <w:lang w:eastAsia="x-none"/>
        </w:rPr>
        <w:tab/>
        <w:t>NTT DOCOMO, INC.</w:t>
      </w:r>
    </w:p>
    <w:p w14:paraId="60FAA864" w14:textId="44574AEE" w:rsidR="00E303AE" w:rsidRPr="00E303AE" w:rsidRDefault="001B7BF2" w:rsidP="00E303AE">
      <w:pPr>
        <w:ind w:left="720" w:hanging="720"/>
        <w:rPr>
          <w:lang w:eastAsia="x-none"/>
        </w:rPr>
      </w:pPr>
      <w:hyperlink r:id="rId1974" w:history="1">
        <w:r w:rsidR="00D93AE1">
          <w:rPr>
            <w:rStyle w:val="Hyperlink"/>
            <w:lang w:eastAsia="x-none"/>
          </w:rPr>
          <w:t>R1-1809178</w:t>
        </w:r>
      </w:hyperlink>
      <w:r w:rsidR="00E303AE" w:rsidRPr="00E303AE">
        <w:rPr>
          <w:lang w:eastAsia="x-none"/>
        </w:rPr>
        <w:tab/>
        <w:t>On resource allocation for NR V2x sidelink communications</w:t>
      </w:r>
      <w:r w:rsidR="00E303AE" w:rsidRPr="00E303AE">
        <w:rPr>
          <w:lang w:eastAsia="x-none"/>
        </w:rPr>
        <w:tab/>
        <w:t>Xiaomi Communications</w:t>
      </w:r>
    </w:p>
    <w:p w14:paraId="0B1AF001" w14:textId="4428D296" w:rsidR="00E303AE" w:rsidRPr="00E303AE" w:rsidRDefault="001B7BF2" w:rsidP="00E303AE">
      <w:pPr>
        <w:ind w:left="720" w:hanging="720"/>
        <w:rPr>
          <w:lang w:eastAsia="x-none"/>
        </w:rPr>
      </w:pPr>
      <w:hyperlink r:id="rId1975" w:history="1">
        <w:r w:rsidR="00D93AE1">
          <w:rPr>
            <w:rStyle w:val="Hyperlink"/>
            <w:lang w:eastAsia="x-none"/>
          </w:rPr>
          <w:t>R1-1809287</w:t>
        </w:r>
      </w:hyperlink>
      <w:r w:rsidR="00E303AE" w:rsidRPr="00E303AE">
        <w:rPr>
          <w:lang w:eastAsia="x-none"/>
        </w:rPr>
        <w:tab/>
        <w:t>Considerations on Resource Allocation of NR V2X Sidelink</w:t>
      </w:r>
      <w:r w:rsidR="00E303AE" w:rsidRPr="00E303AE">
        <w:rPr>
          <w:lang w:eastAsia="x-none"/>
        </w:rPr>
        <w:tab/>
        <w:t>CAICT</w:t>
      </w:r>
    </w:p>
    <w:p w14:paraId="027E2D9E" w14:textId="046E42A1" w:rsidR="00E303AE" w:rsidRPr="00E303AE" w:rsidRDefault="001B7BF2" w:rsidP="00E303AE">
      <w:pPr>
        <w:ind w:left="720" w:hanging="720"/>
        <w:rPr>
          <w:lang w:eastAsia="x-none"/>
        </w:rPr>
      </w:pPr>
      <w:hyperlink r:id="rId1976" w:history="1">
        <w:r w:rsidR="00D93AE1">
          <w:rPr>
            <w:rStyle w:val="Hyperlink"/>
            <w:lang w:eastAsia="x-none"/>
          </w:rPr>
          <w:t>R1-1809383</w:t>
        </w:r>
      </w:hyperlink>
      <w:r w:rsidR="00E303AE" w:rsidRPr="00E303AE">
        <w:rPr>
          <w:lang w:eastAsia="x-none"/>
        </w:rPr>
        <w:tab/>
        <w:t>Discussion on Sidelink Resource Allocation</w:t>
      </w:r>
      <w:r w:rsidR="00E303AE" w:rsidRPr="00E303AE">
        <w:rPr>
          <w:lang w:eastAsia="x-none"/>
        </w:rPr>
        <w:tab/>
        <w:t>Convida Wireless LLC</w:t>
      </w:r>
    </w:p>
    <w:p w14:paraId="0D0F36A1" w14:textId="3FBC9454" w:rsidR="00E303AE" w:rsidRPr="00E303AE" w:rsidRDefault="00E303AE" w:rsidP="006D4CF6">
      <w:pPr>
        <w:pStyle w:val="Heading5"/>
      </w:pPr>
      <w:bookmarkStart w:id="1023" w:name="_Toc526458952"/>
      <w:r w:rsidRPr="00E303AE">
        <w:t>Other</w:t>
      </w:r>
      <w:bookmarkEnd w:id="1023"/>
    </w:p>
    <w:p w14:paraId="1BAF818D" w14:textId="77777777" w:rsidR="00E303AE" w:rsidRPr="00E303AE" w:rsidRDefault="00E303AE" w:rsidP="00E303AE">
      <w:pPr>
        <w:ind w:left="720" w:hanging="720"/>
        <w:rPr>
          <w:i/>
          <w:lang w:eastAsia="x-none"/>
        </w:rPr>
      </w:pPr>
      <w:r w:rsidRPr="00E303AE">
        <w:rPr>
          <w:i/>
          <w:lang w:eastAsia="x-none"/>
        </w:rPr>
        <w:t>Including any remaining aspects of simulation assumptions</w:t>
      </w:r>
    </w:p>
    <w:p w14:paraId="17ABADD9" w14:textId="0121C655" w:rsidR="007D624A" w:rsidRDefault="007D624A" w:rsidP="00E303AE">
      <w:pPr>
        <w:ind w:left="720" w:hanging="720"/>
      </w:pPr>
    </w:p>
    <w:p w14:paraId="3693BE1E" w14:textId="77777777" w:rsidR="007D624A" w:rsidRDefault="007D624A" w:rsidP="007D624A">
      <w:pPr>
        <w:ind w:left="720" w:hanging="720"/>
        <w:rPr>
          <w:rFonts w:ascii="Times New Roman" w:eastAsia="Malgun Gothic" w:hAnsi="Times New Roman"/>
          <w:b/>
          <w:szCs w:val="20"/>
          <w:lang w:val="en-US" w:eastAsia="ko-KR"/>
        </w:rPr>
      </w:pPr>
      <w:r w:rsidRPr="007D624A">
        <w:rPr>
          <w:rFonts w:ascii="Times New Roman" w:eastAsia="Malgun Gothic" w:hAnsi="Times New Roman"/>
          <w:b/>
          <w:szCs w:val="20"/>
          <w:lang w:val="en-US" w:eastAsia="ko-KR"/>
        </w:rPr>
        <w:t>R1-1809946</w:t>
      </w:r>
      <w:r w:rsidRPr="007D624A">
        <w:rPr>
          <w:rFonts w:ascii="Times New Roman" w:eastAsia="Malgun Gothic" w:hAnsi="Times New Roman"/>
          <w:b/>
          <w:szCs w:val="20"/>
          <w:lang w:val="en-US" w:eastAsia="ko-KR"/>
        </w:rPr>
        <w:tab/>
        <w:t>Correction and confirmation of some evaluation assumption parameters</w:t>
      </w:r>
      <w:r w:rsidRPr="007D624A">
        <w:rPr>
          <w:rFonts w:ascii="Times New Roman" w:eastAsia="Malgun Gothic" w:hAnsi="Times New Roman"/>
          <w:b/>
          <w:szCs w:val="20"/>
          <w:lang w:val="en-US" w:eastAsia="ko-KR"/>
        </w:rPr>
        <w:tab/>
        <w:t>LG Electronics</w:t>
      </w:r>
    </w:p>
    <w:p w14:paraId="05A2ABAF" w14:textId="2163CE55" w:rsidR="007D624A" w:rsidRPr="007D624A" w:rsidRDefault="007D624A" w:rsidP="007D624A">
      <w:pPr>
        <w:ind w:left="720" w:hanging="720"/>
        <w:rPr>
          <w:rFonts w:ascii="Times New Roman" w:eastAsia="Malgun Gothic" w:hAnsi="Times New Roman"/>
          <w:szCs w:val="20"/>
          <w:lang w:val="en-US" w:eastAsia="ko-KR"/>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sidRPr="007D624A">
        <w:rPr>
          <w:rFonts w:ascii="Times New Roman" w:eastAsia="Malgun Gothic" w:hAnsi="Times New Roman"/>
          <w:szCs w:val="20"/>
          <w:highlight w:val="green"/>
          <w:lang w:val="en-US" w:eastAsia="ko-KR"/>
        </w:rPr>
        <w:t>endorsed</w:t>
      </w:r>
      <w:r w:rsidRPr="007D624A">
        <w:rPr>
          <w:rFonts w:ascii="Times New Roman" w:eastAsia="Malgun Gothic" w:hAnsi="Times New Roman"/>
          <w:szCs w:val="20"/>
          <w:lang w:val="en-US" w:eastAsia="ko-KR"/>
        </w:rPr>
        <w:t xml:space="preserve">. Final CR in </w:t>
      </w:r>
      <w:r w:rsidRPr="007D624A">
        <w:rPr>
          <w:rFonts w:ascii="Times New Roman" w:eastAsia="Malgun Gothic" w:hAnsi="Times New Roman"/>
          <w:szCs w:val="20"/>
          <w:highlight w:val="green"/>
          <w:lang w:val="en-US" w:eastAsia="ko-KR"/>
        </w:rPr>
        <w:t>R1-1810007</w:t>
      </w:r>
      <w:r w:rsidRPr="007D624A">
        <w:rPr>
          <w:rFonts w:ascii="Times New Roman" w:eastAsia="Malgun Gothic" w:hAnsi="Times New Roman"/>
          <w:szCs w:val="20"/>
          <w:lang w:val="en-US" w:eastAsia="ko-KR"/>
        </w:rPr>
        <w:t xml:space="preserve"> (CR</w:t>
      </w:r>
      <w:r w:rsidR="00E654C5">
        <w:rPr>
          <w:rFonts w:ascii="Times New Roman" w:eastAsia="Malgun Gothic" w:hAnsi="Times New Roman"/>
          <w:szCs w:val="20"/>
          <w:lang w:val="en-US" w:eastAsia="ko-KR"/>
        </w:rPr>
        <w:t>0</w:t>
      </w:r>
      <w:r w:rsidRPr="007D624A">
        <w:rPr>
          <w:rFonts w:ascii="Times New Roman" w:eastAsia="Malgun Gothic" w:hAnsi="Times New Roman"/>
          <w:szCs w:val="20"/>
          <w:lang w:val="en-US" w:eastAsia="ko-KR"/>
        </w:rPr>
        <w:t>002</w:t>
      </w:r>
      <w:r w:rsidR="00E654C5">
        <w:rPr>
          <w:rFonts w:ascii="Times New Roman" w:eastAsia="Malgun Gothic" w:hAnsi="Times New Roman"/>
          <w:szCs w:val="20"/>
          <w:lang w:val="en-US" w:eastAsia="ko-KR"/>
        </w:rPr>
        <w:t>r1 to 37.885</w:t>
      </w:r>
      <w:r w:rsidRPr="007D624A">
        <w:rPr>
          <w:rFonts w:ascii="Times New Roman" w:eastAsia="Malgun Gothic" w:hAnsi="Times New Roman"/>
          <w:szCs w:val="20"/>
          <w:lang w:val="en-US" w:eastAsia="ko-KR"/>
        </w:rPr>
        <w:t xml:space="preserve">) </w:t>
      </w:r>
    </w:p>
    <w:p w14:paraId="4CA111E5" w14:textId="77777777" w:rsidR="007D624A" w:rsidRPr="007D624A" w:rsidRDefault="007D624A" w:rsidP="007D624A">
      <w:pPr>
        <w:ind w:left="720" w:hanging="720"/>
        <w:rPr>
          <w:rFonts w:ascii="Times New Roman" w:hAnsi="Times New Roman"/>
          <w:b/>
          <w:lang w:eastAsia="x-none"/>
        </w:rPr>
      </w:pPr>
    </w:p>
    <w:p w14:paraId="77FD5412" w14:textId="77777777" w:rsidR="007D624A" w:rsidRDefault="007D624A" w:rsidP="007D624A">
      <w:pPr>
        <w:ind w:left="720" w:hanging="720"/>
        <w:rPr>
          <w:rFonts w:ascii="Times New Roman" w:hAnsi="Times New Roman"/>
          <w:b/>
          <w:lang w:eastAsia="x-none"/>
        </w:rPr>
      </w:pPr>
      <w:r w:rsidRPr="007D624A">
        <w:rPr>
          <w:rFonts w:ascii="Times New Roman" w:hAnsi="Times New Roman"/>
          <w:b/>
          <w:lang w:eastAsia="x-none"/>
        </w:rPr>
        <w:t>R1-1809950</w:t>
      </w:r>
      <w:r w:rsidRPr="007D624A">
        <w:rPr>
          <w:rFonts w:ascii="Times New Roman" w:hAnsi="Times New Roman"/>
          <w:b/>
          <w:lang w:eastAsia="x-none"/>
        </w:rPr>
        <w:tab/>
        <w:t>Offline summary for remaining evaluation assumptions</w:t>
      </w:r>
      <w:r w:rsidRPr="007D624A">
        <w:rPr>
          <w:rFonts w:ascii="Times New Roman" w:hAnsi="Times New Roman"/>
          <w:b/>
          <w:lang w:eastAsia="x-none"/>
        </w:rPr>
        <w:tab/>
        <w:t>LG Electronics</w:t>
      </w:r>
    </w:p>
    <w:p w14:paraId="1A50101D" w14:textId="77777777" w:rsidR="007D624A" w:rsidRDefault="007D624A" w:rsidP="007D624A">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1CF18069" w14:textId="77777777" w:rsidR="007D624A" w:rsidRDefault="007D624A" w:rsidP="007D624A">
      <w:pPr>
        <w:ind w:left="720" w:hanging="720"/>
        <w:rPr>
          <w:rFonts w:ascii="Times New Roman" w:hAnsi="Times New Roman"/>
          <w:szCs w:val="20"/>
          <w:highlight w:val="green"/>
          <w:lang w:eastAsia="x-none"/>
        </w:rPr>
      </w:pPr>
    </w:p>
    <w:p w14:paraId="3E53DF8E" w14:textId="1B45D212" w:rsidR="007D624A" w:rsidRPr="007D624A" w:rsidRDefault="007D624A" w:rsidP="007D624A">
      <w:pPr>
        <w:ind w:left="720" w:hanging="720"/>
        <w:rPr>
          <w:rFonts w:ascii="Times New Roman" w:hAnsi="Times New Roman"/>
          <w:b/>
          <w:szCs w:val="20"/>
          <w:lang w:eastAsia="x-none"/>
        </w:rPr>
      </w:pPr>
      <w:r w:rsidRPr="007D624A">
        <w:rPr>
          <w:rFonts w:ascii="Times New Roman" w:hAnsi="Times New Roman"/>
          <w:szCs w:val="20"/>
          <w:highlight w:val="green"/>
          <w:lang w:eastAsia="x-none"/>
        </w:rPr>
        <w:t>Agreement</w:t>
      </w:r>
      <w:r w:rsidRPr="007D624A">
        <w:rPr>
          <w:rFonts w:ascii="Times New Roman" w:hAnsi="Times New Roman"/>
          <w:b/>
          <w:szCs w:val="20"/>
          <w:lang w:eastAsia="x-none"/>
        </w:rPr>
        <w:t>:</w:t>
      </w:r>
    </w:p>
    <w:p w14:paraId="32B40FAC" w14:textId="77777777" w:rsidR="007D624A" w:rsidRPr="007D624A" w:rsidRDefault="007D624A" w:rsidP="00FD2787">
      <w:pPr>
        <w:pStyle w:val="ListParagraph"/>
        <w:numPr>
          <w:ilvl w:val="0"/>
          <w:numId w:val="279"/>
        </w:numPr>
        <w:rPr>
          <w:rFonts w:eastAsia="Malgun Gothic"/>
          <w:lang w:val="en-US" w:eastAsia="ko-KR"/>
        </w:rPr>
      </w:pPr>
      <w:r w:rsidRPr="007D624A">
        <w:rPr>
          <w:rFonts w:eastAsia="Malgun Gothic"/>
          <w:lang w:val="en-US" w:eastAsia="ko-KR"/>
        </w:rPr>
        <w:t>Agree CRs to 37.885 in R1-1809924 and R1-1810007</w:t>
      </w:r>
    </w:p>
    <w:p w14:paraId="1DC6982E" w14:textId="77777777" w:rsidR="00E654C5" w:rsidRPr="007D624A" w:rsidRDefault="00E654C5" w:rsidP="00E654C5">
      <w:pPr>
        <w:ind w:left="720" w:hanging="720"/>
        <w:rPr>
          <w:rFonts w:ascii="Times New Roman" w:eastAsia="Malgun Gothic" w:hAnsi="Times New Roman"/>
          <w:b/>
          <w:szCs w:val="20"/>
          <w:lang w:val="en-US" w:eastAsia="ko-KR"/>
        </w:rPr>
      </w:pPr>
      <w:r w:rsidRPr="00E654C5">
        <w:rPr>
          <w:rFonts w:ascii="Times New Roman" w:eastAsia="Malgun Gothic" w:hAnsi="Times New Roman"/>
          <w:b/>
          <w:szCs w:val="20"/>
          <w:highlight w:val="green"/>
          <w:lang w:val="en-US" w:eastAsia="ko-KR"/>
        </w:rPr>
        <w:t>R1-1809924</w:t>
      </w:r>
      <w:r w:rsidRPr="007D624A">
        <w:rPr>
          <w:rFonts w:ascii="Times New Roman" w:eastAsia="Malgun Gothic" w:hAnsi="Times New Roman"/>
          <w:b/>
          <w:szCs w:val="20"/>
          <w:lang w:val="en-US" w:eastAsia="ko-KR"/>
        </w:rPr>
        <w:tab/>
        <w:t>Correction of optional antenna element patterns for vehicular UEs</w:t>
      </w:r>
      <w:r w:rsidRPr="007D624A">
        <w:rPr>
          <w:rFonts w:ascii="Times New Roman" w:eastAsia="Malgun Gothic" w:hAnsi="Times New Roman"/>
          <w:b/>
          <w:szCs w:val="20"/>
          <w:lang w:val="en-US" w:eastAsia="ko-KR"/>
        </w:rPr>
        <w:tab/>
        <w:t>Fraunhofer HHI, Fraunhofer IIS, General Motors, Nokia, Nokia Shanghai Bell, LG Electronics</w:t>
      </w:r>
    </w:p>
    <w:p w14:paraId="797161DF" w14:textId="357CEA9F" w:rsidR="00E654C5" w:rsidRPr="00E654C5" w:rsidRDefault="00E654C5" w:rsidP="00E654C5">
      <w:pPr>
        <w:ind w:left="720" w:hanging="720"/>
        <w:rPr>
          <w:rFonts w:ascii="Times New Roman" w:hAnsi="Times New Roman"/>
          <w:szCs w:val="20"/>
        </w:rPr>
      </w:pPr>
      <w:r w:rsidRPr="00777035">
        <w:rPr>
          <w:rFonts w:ascii="Times New Roman" w:hAnsi="Times New Roman"/>
          <w:b/>
          <w:szCs w:val="20"/>
        </w:rPr>
        <w:t xml:space="preserve">Decision: </w:t>
      </w:r>
      <w:r w:rsidRPr="00E654C5">
        <w:rPr>
          <w:rFonts w:ascii="Times New Roman" w:hAnsi="Times New Roman"/>
          <w:szCs w:val="20"/>
        </w:rPr>
        <w:t>CR0001r2 is agreed.</w:t>
      </w:r>
    </w:p>
    <w:p w14:paraId="40C9FF18" w14:textId="77777777" w:rsidR="007D624A" w:rsidRPr="007D624A" w:rsidRDefault="007D624A" w:rsidP="007D624A">
      <w:pPr>
        <w:ind w:left="720" w:hanging="720"/>
        <w:rPr>
          <w:rFonts w:ascii="Times New Roman" w:hAnsi="Times New Roman"/>
          <w:b/>
          <w:szCs w:val="20"/>
          <w:u w:val="single"/>
          <w:lang w:eastAsia="x-none"/>
        </w:rPr>
      </w:pPr>
    </w:p>
    <w:p w14:paraId="204C0BBF" w14:textId="77777777" w:rsidR="007D624A" w:rsidRPr="007D624A" w:rsidRDefault="007D624A" w:rsidP="007D624A">
      <w:pPr>
        <w:ind w:left="720" w:hanging="720"/>
        <w:rPr>
          <w:rFonts w:ascii="Times New Roman" w:hAnsi="Times New Roman"/>
          <w:b/>
          <w:szCs w:val="20"/>
          <w:u w:val="single"/>
          <w:lang w:eastAsia="x-none"/>
        </w:rPr>
      </w:pPr>
      <w:r w:rsidRPr="007D624A">
        <w:rPr>
          <w:rFonts w:ascii="Times New Roman" w:hAnsi="Times New Roman"/>
          <w:b/>
          <w:szCs w:val="20"/>
          <w:u w:val="single"/>
          <w:lang w:eastAsia="x-none"/>
        </w:rPr>
        <w:t>Conclusion:</w:t>
      </w:r>
    </w:p>
    <w:p w14:paraId="206B5191" w14:textId="77777777" w:rsidR="007D624A" w:rsidRPr="007D624A" w:rsidRDefault="007D624A" w:rsidP="007D624A">
      <w:pPr>
        <w:ind w:left="720" w:hanging="720"/>
        <w:rPr>
          <w:rFonts w:ascii="Times New Roman" w:hAnsi="Times New Roman"/>
          <w:szCs w:val="20"/>
          <w:lang w:eastAsia="x-none"/>
        </w:rPr>
      </w:pPr>
      <w:r w:rsidRPr="007D624A">
        <w:rPr>
          <w:rFonts w:ascii="Times New Roman" w:hAnsi="Times New Roman"/>
          <w:szCs w:val="20"/>
          <w:lang w:eastAsia="x-none"/>
        </w:rPr>
        <w:t>It is understood in RAN1 that:</w:t>
      </w:r>
    </w:p>
    <w:p w14:paraId="5024DD79" w14:textId="77777777" w:rsidR="007D624A" w:rsidRPr="007D624A" w:rsidRDefault="007D624A" w:rsidP="008E772F">
      <w:pPr>
        <w:numPr>
          <w:ilvl w:val="0"/>
          <w:numId w:val="179"/>
        </w:numPr>
        <w:spacing w:line="276" w:lineRule="auto"/>
        <w:contextualSpacing/>
        <w:jc w:val="both"/>
        <w:rPr>
          <w:rFonts w:ascii="Times New Roman" w:eastAsia="Malgun Gothic" w:hAnsi="Times New Roman"/>
          <w:szCs w:val="20"/>
          <w:lang w:val="en-US" w:eastAsia="ko-KR"/>
        </w:rPr>
      </w:pPr>
      <w:r w:rsidRPr="007D624A">
        <w:rPr>
          <w:rFonts w:ascii="Times New Roman" w:eastAsia="Malgun Gothic" w:hAnsi="Times New Roman"/>
          <w:szCs w:val="20"/>
          <w:lang w:val="en-US" w:eastAsia="ko-KR"/>
        </w:rPr>
        <w:t>Regarding whether LOS/NLOS/NLOSv status can be different in different panels, the common understanding is that this status is defined per link between vehicles and not different in the panels of the same vehicle.</w:t>
      </w:r>
    </w:p>
    <w:p w14:paraId="315154D5" w14:textId="77777777" w:rsidR="007D624A" w:rsidRPr="007D624A" w:rsidRDefault="007D624A" w:rsidP="008E772F">
      <w:pPr>
        <w:numPr>
          <w:ilvl w:val="0"/>
          <w:numId w:val="179"/>
        </w:numPr>
        <w:spacing w:line="276" w:lineRule="auto"/>
        <w:contextualSpacing/>
        <w:jc w:val="both"/>
        <w:rPr>
          <w:rFonts w:ascii="Times New Roman" w:eastAsia="Malgun Gothic" w:hAnsi="Times New Roman"/>
          <w:szCs w:val="20"/>
          <w:lang w:val="en-US" w:eastAsia="ko-KR"/>
        </w:rPr>
      </w:pPr>
      <w:r w:rsidRPr="007D624A">
        <w:rPr>
          <w:rFonts w:ascii="Times New Roman" w:eastAsia="Malgun Gothic" w:hAnsi="Times New Roman"/>
          <w:szCs w:val="20"/>
          <w:lang w:val="en-US" w:eastAsia="ko-KR"/>
        </w:rPr>
        <w:t>Regarding how fading channel is generated across panels, the common understanding is that one set of clusters is generated and used for both panels.</w:t>
      </w:r>
    </w:p>
    <w:p w14:paraId="18303C1C" w14:textId="77777777" w:rsidR="007D624A" w:rsidRPr="007D624A" w:rsidRDefault="007D624A" w:rsidP="007D624A">
      <w:pPr>
        <w:rPr>
          <w:lang w:val="en-US"/>
        </w:rPr>
      </w:pPr>
    </w:p>
    <w:p w14:paraId="0D7EB1A7" w14:textId="77777777" w:rsidR="007D624A" w:rsidRPr="007D624A" w:rsidRDefault="007D624A" w:rsidP="007D624A">
      <w:pPr>
        <w:rPr>
          <w:rFonts w:eastAsia="Malgun Gothic"/>
          <w:highlight w:val="cyan"/>
          <w:lang w:val="en-US" w:eastAsia="ko-KR"/>
        </w:rPr>
      </w:pPr>
      <w:r w:rsidRPr="007D624A">
        <w:rPr>
          <w:rFonts w:eastAsia="Malgun Gothic"/>
          <w:highlight w:val="cyan"/>
          <w:lang w:val="en-US" w:eastAsia="ko-KR"/>
        </w:rPr>
        <w:t>RAN1 to have an email discussion until the next meeting to complement the existing simulation assumptions, using R1-1809950 and R1-1809944 (traffic model) at a starting point– Hanbyul (LGE)</w:t>
      </w:r>
    </w:p>
    <w:p w14:paraId="5071FEFA" w14:textId="77777777" w:rsidR="007D624A" w:rsidRPr="007D624A" w:rsidRDefault="007D624A" w:rsidP="007D624A">
      <w:pPr>
        <w:ind w:left="720" w:hanging="720"/>
        <w:rPr>
          <w:rFonts w:ascii="Times New Roman" w:hAnsi="Times New Roman"/>
          <w:b/>
          <w:lang w:val="en-US" w:eastAsia="x-none"/>
        </w:rPr>
      </w:pPr>
    </w:p>
    <w:p w14:paraId="07C25B83" w14:textId="77777777" w:rsidR="007D624A" w:rsidRPr="007D624A" w:rsidRDefault="007D624A" w:rsidP="00E303AE">
      <w:pPr>
        <w:ind w:left="720" w:hanging="720"/>
        <w:rPr>
          <w:lang w:val="en-US"/>
        </w:rPr>
      </w:pPr>
    </w:p>
    <w:p w14:paraId="3709C781" w14:textId="1AB130E5" w:rsidR="00E303AE" w:rsidRPr="00E303AE" w:rsidRDefault="001B7BF2" w:rsidP="00E303AE">
      <w:pPr>
        <w:ind w:left="720" w:hanging="720"/>
        <w:rPr>
          <w:lang w:eastAsia="x-none"/>
        </w:rPr>
      </w:pPr>
      <w:hyperlink r:id="rId1977" w:history="1">
        <w:r w:rsidR="00D93AE1">
          <w:rPr>
            <w:rStyle w:val="Hyperlink"/>
            <w:lang w:eastAsia="x-none"/>
          </w:rPr>
          <w:t>R1-1808298</w:t>
        </w:r>
      </w:hyperlink>
      <w:r w:rsidR="00E303AE" w:rsidRPr="00E303AE">
        <w:rPr>
          <w:lang w:eastAsia="x-none"/>
        </w:rPr>
        <w:tab/>
        <w:t>Discussion on LLS parameters of fast fading model</w:t>
      </w:r>
      <w:r w:rsidR="00E303AE" w:rsidRPr="00E303AE">
        <w:rPr>
          <w:lang w:eastAsia="x-none"/>
        </w:rPr>
        <w:tab/>
        <w:t>Fujitsu</w:t>
      </w:r>
    </w:p>
    <w:p w14:paraId="0D376C12" w14:textId="2F34BB37" w:rsidR="00E303AE" w:rsidRPr="00E303AE" w:rsidRDefault="001B7BF2" w:rsidP="00E303AE">
      <w:pPr>
        <w:ind w:left="720" w:hanging="720"/>
        <w:rPr>
          <w:lang w:eastAsia="x-none"/>
        </w:rPr>
      </w:pPr>
      <w:hyperlink r:id="rId1978" w:history="1">
        <w:r w:rsidR="00D93AE1">
          <w:rPr>
            <w:rStyle w:val="Hyperlink"/>
            <w:lang w:eastAsia="x-none"/>
          </w:rPr>
          <w:t>R1-1808523</w:t>
        </w:r>
      </w:hyperlink>
      <w:r w:rsidR="00E303AE" w:rsidRPr="00E303AE">
        <w:rPr>
          <w:lang w:eastAsia="x-none"/>
        </w:rPr>
        <w:tab/>
        <w:t>Discussion on remaining aspects of simulation assumptions</w:t>
      </w:r>
      <w:r w:rsidR="00E303AE" w:rsidRPr="00E303AE">
        <w:rPr>
          <w:lang w:eastAsia="x-none"/>
        </w:rPr>
        <w:tab/>
        <w:t>LG Electronics</w:t>
      </w:r>
    </w:p>
    <w:p w14:paraId="2239979A" w14:textId="62C44D8E" w:rsidR="00E303AE" w:rsidRPr="00E303AE" w:rsidRDefault="001B7BF2" w:rsidP="00E303AE">
      <w:pPr>
        <w:ind w:left="720" w:hanging="720"/>
        <w:rPr>
          <w:lang w:eastAsia="x-none"/>
        </w:rPr>
      </w:pPr>
      <w:hyperlink r:id="rId1979" w:history="1">
        <w:r w:rsidR="00D93AE1">
          <w:rPr>
            <w:rStyle w:val="Hyperlink"/>
            <w:lang w:eastAsia="x-none"/>
          </w:rPr>
          <w:t>R1-1808697</w:t>
        </w:r>
      </w:hyperlink>
      <w:r w:rsidR="00E303AE" w:rsidRPr="00E303AE">
        <w:rPr>
          <w:lang w:eastAsia="x-none"/>
        </w:rPr>
        <w:tab/>
        <w:t>Remaining aspects of eV2X evaluation methodology and assumptions</w:t>
      </w:r>
      <w:r w:rsidR="00E303AE" w:rsidRPr="00E303AE">
        <w:rPr>
          <w:lang w:eastAsia="x-none"/>
        </w:rPr>
        <w:tab/>
        <w:t>Intel Corporation</w:t>
      </w:r>
    </w:p>
    <w:p w14:paraId="1679B71B" w14:textId="135A6802" w:rsidR="00E303AE" w:rsidRPr="00E303AE" w:rsidRDefault="001B7BF2" w:rsidP="00E303AE">
      <w:pPr>
        <w:ind w:left="720" w:hanging="720"/>
        <w:rPr>
          <w:lang w:eastAsia="x-none"/>
        </w:rPr>
      </w:pPr>
      <w:hyperlink r:id="rId1980" w:history="1">
        <w:r w:rsidR="00D93AE1">
          <w:rPr>
            <w:rStyle w:val="Hyperlink"/>
            <w:lang w:eastAsia="x-none"/>
          </w:rPr>
          <w:t>R1-1808779</w:t>
        </w:r>
      </w:hyperlink>
      <w:r w:rsidR="00E303AE" w:rsidRPr="00E303AE">
        <w:rPr>
          <w:lang w:eastAsia="x-none"/>
        </w:rPr>
        <w:tab/>
        <w:t>Discussion on AGC settling issue for NR sidelink</w:t>
      </w:r>
      <w:r w:rsidR="00E303AE" w:rsidRPr="00E303AE">
        <w:rPr>
          <w:lang w:eastAsia="x-none"/>
        </w:rPr>
        <w:tab/>
        <w:t>Samsung</w:t>
      </w:r>
    </w:p>
    <w:p w14:paraId="56723736" w14:textId="16B284C6" w:rsidR="00E303AE" w:rsidRPr="00E303AE" w:rsidRDefault="001B7BF2" w:rsidP="00E303AE">
      <w:pPr>
        <w:ind w:left="720" w:hanging="720"/>
        <w:rPr>
          <w:lang w:eastAsia="x-none"/>
        </w:rPr>
      </w:pPr>
      <w:hyperlink r:id="rId1981" w:history="1">
        <w:r w:rsidR="00D93AE1">
          <w:rPr>
            <w:rStyle w:val="Hyperlink"/>
            <w:lang w:eastAsia="x-none"/>
          </w:rPr>
          <w:t>R1-1808937</w:t>
        </w:r>
      </w:hyperlink>
      <w:r w:rsidR="00E303AE" w:rsidRPr="00E303AE">
        <w:rPr>
          <w:lang w:eastAsia="x-none"/>
        </w:rPr>
        <w:tab/>
        <w:t>Sidelink control channel design of NR V2X</w:t>
      </w:r>
      <w:r w:rsidR="00E303AE" w:rsidRPr="00E303AE">
        <w:rPr>
          <w:lang w:eastAsia="x-none"/>
        </w:rPr>
        <w:tab/>
        <w:t>Huawei, HiSilicon</w:t>
      </w:r>
    </w:p>
    <w:p w14:paraId="76BCF97E" w14:textId="4E0DFD4E" w:rsidR="00E303AE" w:rsidRPr="00E303AE" w:rsidRDefault="001B7BF2" w:rsidP="00E303AE">
      <w:pPr>
        <w:ind w:left="720" w:hanging="720"/>
        <w:rPr>
          <w:lang w:eastAsia="x-none"/>
        </w:rPr>
      </w:pPr>
      <w:hyperlink r:id="rId1982" w:history="1">
        <w:r w:rsidR="00D93AE1">
          <w:rPr>
            <w:rStyle w:val="Hyperlink"/>
            <w:lang w:eastAsia="x-none"/>
          </w:rPr>
          <w:t>R1-1808938</w:t>
        </w:r>
      </w:hyperlink>
      <w:r w:rsidR="00E303AE" w:rsidRPr="00E303AE">
        <w:rPr>
          <w:lang w:eastAsia="x-none"/>
        </w:rPr>
        <w:tab/>
        <w:t>Sidelink data channel design of NR V2X</w:t>
      </w:r>
      <w:r w:rsidR="00E303AE" w:rsidRPr="00E303AE">
        <w:rPr>
          <w:lang w:eastAsia="x-none"/>
        </w:rPr>
        <w:tab/>
        <w:t>Huawei, HiSilicon</w:t>
      </w:r>
    </w:p>
    <w:p w14:paraId="4ABC3FAC" w14:textId="1B7B3375" w:rsidR="00E303AE" w:rsidRPr="00E303AE" w:rsidRDefault="001B7BF2" w:rsidP="00E303AE">
      <w:pPr>
        <w:ind w:left="720" w:hanging="720"/>
        <w:rPr>
          <w:lang w:eastAsia="x-none"/>
        </w:rPr>
      </w:pPr>
      <w:hyperlink r:id="rId1983" w:history="1">
        <w:r w:rsidR="00D93AE1">
          <w:rPr>
            <w:rStyle w:val="Hyperlink"/>
            <w:lang w:eastAsia="x-none"/>
          </w:rPr>
          <w:t>R1-1808940</w:t>
        </w:r>
      </w:hyperlink>
      <w:r w:rsidR="00E303AE" w:rsidRPr="00E303AE">
        <w:rPr>
          <w:lang w:eastAsia="x-none"/>
        </w:rPr>
        <w:tab/>
        <w:t>Preliminary system level evaluations on sidelink for NR V2X</w:t>
      </w:r>
      <w:r w:rsidR="00E303AE" w:rsidRPr="00E303AE">
        <w:rPr>
          <w:lang w:eastAsia="x-none"/>
        </w:rPr>
        <w:tab/>
        <w:t>Huawei, HiSilicon</w:t>
      </w:r>
    </w:p>
    <w:p w14:paraId="32E38EB7" w14:textId="22866DC4" w:rsidR="00E303AE" w:rsidRPr="00E303AE" w:rsidRDefault="001B7BF2" w:rsidP="00E303AE">
      <w:pPr>
        <w:ind w:left="720" w:hanging="720"/>
        <w:rPr>
          <w:lang w:eastAsia="x-none"/>
        </w:rPr>
      </w:pPr>
      <w:hyperlink r:id="rId1984" w:history="1">
        <w:r w:rsidR="00D93AE1">
          <w:rPr>
            <w:rStyle w:val="Hyperlink"/>
            <w:lang w:eastAsia="x-none"/>
          </w:rPr>
          <w:t>R1-1808946</w:t>
        </w:r>
      </w:hyperlink>
      <w:r w:rsidR="00E303AE" w:rsidRPr="00E303AE">
        <w:rPr>
          <w:lang w:eastAsia="x-none"/>
        </w:rPr>
        <w:tab/>
        <w:t>Preliminary link level evaluations on sidelink for NR V2X</w:t>
      </w:r>
      <w:r w:rsidR="00E303AE" w:rsidRPr="00E303AE">
        <w:rPr>
          <w:lang w:eastAsia="x-none"/>
        </w:rPr>
        <w:tab/>
        <w:t>Huawei, HiSilicon</w:t>
      </w:r>
    </w:p>
    <w:p w14:paraId="5EE6C52A" w14:textId="1ACC8BEF" w:rsidR="00E303AE" w:rsidRPr="00E303AE" w:rsidRDefault="001B7BF2" w:rsidP="00E303AE">
      <w:pPr>
        <w:ind w:left="720" w:hanging="720"/>
        <w:rPr>
          <w:lang w:eastAsia="x-none"/>
        </w:rPr>
      </w:pPr>
      <w:hyperlink r:id="rId1985" w:history="1">
        <w:r w:rsidR="00D93AE1">
          <w:rPr>
            <w:rStyle w:val="Hyperlink"/>
            <w:lang w:eastAsia="x-none"/>
          </w:rPr>
          <w:t>R1-1809048</w:t>
        </w:r>
      </w:hyperlink>
      <w:r w:rsidR="00E303AE" w:rsidRPr="00E303AE">
        <w:rPr>
          <w:lang w:eastAsia="x-none"/>
        </w:rPr>
        <w:tab/>
        <w:t>Required Clarifications on Simulation Assumptions</w:t>
      </w:r>
      <w:r w:rsidR="00E303AE" w:rsidRPr="00E303AE">
        <w:rPr>
          <w:lang w:eastAsia="x-none"/>
        </w:rPr>
        <w:tab/>
        <w:t>Nokia, Nokia Shanghai Bell</w:t>
      </w:r>
    </w:p>
    <w:p w14:paraId="5626CF6C" w14:textId="5D80E9D9" w:rsidR="00E303AE" w:rsidRPr="00E303AE" w:rsidRDefault="001B7BF2" w:rsidP="00E303AE">
      <w:pPr>
        <w:ind w:left="720" w:hanging="720"/>
        <w:rPr>
          <w:lang w:eastAsia="x-none"/>
        </w:rPr>
      </w:pPr>
      <w:hyperlink r:id="rId1986" w:history="1">
        <w:r w:rsidR="00D93AE1">
          <w:rPr>
            <w:rStyle w:val="Hyperlink"/>
            <w:lang w:eastAsia="x-none"/>
          </w:rPr>
          <w:t>R1-1809305</w:t>
        </w:r>
      </w:hyperlink>
      <w:r w:rsidR="00E303AE" w:rsidRPr="00E303AE">
        <w:rPr>
          <w:lang w:eastAsia="x-none"/>
        </w:rPr>
        <w:tab/>
        <w:t>Link level simulations of DMRS design for NR V2X</w:t>
      </w:r>
      <w:r w:rsidR="00E303AE" w:rsidRPr="00E303AE">
        <w:rPr>
          <w:lang w:eastAsia="x-none"/>
        </w:rPr>
        <w:tab/>
        <w:t>Ericsson</w:t>
      </w:r>
    </w:p>
    <w:p w14:paraId="29F0430B" w14:textId="528F2CA9" w:rsidR="00E303AE" w:rsidRDefault="001B7BF2" w:rsidP="00E303AE">
      <w:pPr>
        <w:ind w:left="720" w:hanging="720"/>
        <w:rPr>
          <w:lang w:eastAsia="x-none"/>
        </w:rPr>
      </w:pPr>
      <w:hyperlink r:id="rId1987" w:history="1">
        <w:r w:rsidR="00D93AE1">
          <w:rPr>
            <w:rStyle w:val="Hyperlink"/>
            <w:lang w:eastAsia="x-none"/>
          </w:rPr>
          <w:t>R1-1809306</w:t>
        </w:r>
      </w:hyperlink>
      <w:r w:rsidR="00E303AE" w:rsidRPr="00E303AE">
        <w:rPr>
          <w:lang w:eastAsia="x-none"/>
        </w:rPr>
        <w:tab/>
        <w:t>Considerations and Design Principles for NR Sidelink</w:t>
      </w:r>
      <w:r w:rsidR="00E303AE" w:rsidRPr="00E303AE">
        <w:rPr>
          <w:lang w:eastAsia="x-none"/>
        </w:rPr>
        <w:tab/>
        <w:t>Ericsson</w:t>
      </w:r>
    </w:p>
    <w:p w14:paraId="0148CA8D" w14:textId="24DF1109" w:rsidR="00E303AE" w:rsidRPr="00E303AE" w:rsidRDefault="001B7BF2" w:rsidP="00EE2A0C">
      <w:pPr>
        <w:rPr>
          <w:lang w:eastAsia="x-none"/>
        </w:rPr>
      </w:pPr>
      <w:hyperlink r:id="rId1988" w:history="1">
        <w:r w:rsidR="00D93AE1">
          <w:rPr>
            <w:rStyle w:val="Hyperlink"/>
            <w:rFonts w:ascii="Times New Roman" w:hAnsi="Times New Roman"/>
            <w:szCs w:val="20"/>
          </w:rPr>
          <w:t>R1-1809803</w:t>
        </w:r>
      </w:hyperlink>
      <w:r w:rsidR="00EE2A0C" w:rsidRPr="00E936F7">
        <w:rPr>
          <w:rFonts w:ascii="Times New Roman" w:hAnsi="Times New Roman"/>
          <w:szCs w:val="20"/>
        </w:rPr>
        <w:tab/>
        <w:t>Open issues of evaluation assumptions for NR V2X</w:t>
      </w:r>
      <w:r w:rsidR="00EE2A0C" w:rsidRPr="00E936F7">
        <w:rPr>
          <w:rFonts w:ascii="Times New Roman" w:hAnsi="Times New Roman"/>
          <w:szCs w:val="20"/>
        </w:rPr>
        <w:tab/>
        <w:t>Ericsson</w:t>
      </w:r>
      <w:r w:rsidR="00EE2A0C">
        <w:rPr>
          <w:rFonts w:ascii="Times New Roman" w:hAnsi="Times New Roman"/>
          <w:szCs w:val="20"/>
        </w:rPr>
        <w:tab/>
        <w:t xml:space="preserve">(rev of </w:t>
      </w:r>
      <w:hyperlink r:id="rId1989" w:history="1">
        <w:r w:rsidR="00D93AE1">
          <w:rPr>
            <w:rStyle w:val="Hyperlink"/>
            <w:rFonts w:ascii="Times New Roman" w:hAnsi="Times New Roman"/>
            <w:szCs w:val="20"/>
          </w:rPr>
          <w:t>R1-1809307</w:t>
        </w:r>
      </w:hyperlink>
      <w:r w:rsidR="00EE2A0C">
        <w:rPr>
          <w:lang w:eastAsia="x-none"/>
        </w:rPr>
        <w:t>)</w:t>
      </w:r>
    </w:p>
    <w:p w14:paraId="70BF2CAB" w14:textId="0DB91DC7" w:rsidR="00EE2A0C" w:rsidRPr="00E303AE" w:rsidRDefault="001B7BF2" w:rsidP="00E303AE">
      <w:pPr>
        <w:ind w:left="720" w:hanging="720"/>
        <w:rPr>
          <w:lang w:eastAsia="x-none"/>
        </w:rPr>
      </w:pPr>
      <w:hyperlink r:id="rId1990" w:history="1">
        <w:r w:rsidR="00D93AE1">
          <w:rPr>
            <w:rStyle w:val="Hyperlink"/>
            <w:lang w:eastAsia="x-none"/>
          </w:rPr>
          <w:t>R1-1809450</w:t>
        </w:r>
      </w:hyperlink>
      <w:r w:rsidR="00E303AE" w:rsidRPr="00E303AE">
        <w:rPr>
          <w:lang w:eastAsia="x-none"/>
        </w:rPr>
        <w:tab/>
        <w:t>Baseline simulation assumptions and scenarios</w:t>
      </w:r>
      <w:r w:rsidR="00E303AE" w:rsidRPr="00E303AE">
        <w:rPr>
          <w:lang w:eastAsia="x-none"/>
        </w:rPr>
        <w:tab/>
        <w:t>Qualcomm Incorporated</w:t>
      </w:r>
    </w:p>
    <w:p w14:paraId="41EF47FE" w14:textId="77777777" w:rsidR="00E303AE" w:rsidRPr="00E303AE" w:rsidRDefault="00E303AE" w:rsidP="006D4CF6">
      <w:pPr>
        <w:pStyle w:val="Heading4"/>
      </w:pPr>
      <w:bookmarkStart w:id="1024" w:name="_Toc521704547"/>
      <w:bookmarkStart w:id="1025" w:name="_Toc526458953"/>
      <w:r w:rsidRPr="00E303AE">
        <w:t>Evaluation of Uu for advanced V2X use cases</w:t>
      </w:r>
      <w:bookmarkEnd w:id="1024"/>
      <w:bookmarkEnd w:id="1025"/>
    </w:p>
    <w:p w14:paraId="13A9A12F" w14:textId="57407C62" w:rsidR="00E303AE" w:rsidRPr="002004D2" w:rsidRDefault="001B7BF2" w:rsidP="00E303AE">
      <w:pPr>
        <w:ind w:left="1440" w:hanging="1440"/>
        <w:rPr>
          <w:b/>
          <w:lang w:eastAsia="x-none"/>
        </w:rPr>
      </w:pPr>
      <w:hyperlink r:id="rId1991" w:history="1">
        <w:r w:rsidR="00D93AE1">
          <w:rPr>
            <w:rStyle w:val="Hyperlink"/>
            <w:b/>
            <w:lang w:eastAsia="x-none"/>
          </w:rPr>
          <w:t>R1-1808102</w:t>
        </w:r>
      </w:hyperlink>
      <w:r w:rsidR="00E303AE" w:rsidRPr="002004D2">
        <w:rPr>
          <w:b/>
          <w:lang w:eastAsia="x-none"/>
        </w:rPr>
        <w:tab/>
        <w:t>Evaluation and enhancement of NR Uu and LTE Uu for advanced V2X use cases</w:t>
      </w:r>
      <w:r w:rsidR="00E303AE" w:rsidRPr="002004D2">
        <w:rPr>
          <w:b/>
          <w:lang w:eastAsia="x-none"/>
        </w:rPr>
        <w:tab/>
        <w:t>Huawei, HiSilicon</w:t>
      </w:r>
    </w:p>
    <w:p w14:paraId="12D287C3" w14:textId="77777777" w:rsidR="002004D2" w:rsidRPr="002004D2" w:rsidRDefault="002004D2" w:rsidP="008E772F">
      <w:pPr>
        <w:pStyle w:val="ListParagraph"/>
        <w:numPr>
          <w:ilvl w:val="0"/>
          <w:numId w:val="121"/>
        </w:numPr>
        <w:rPr>
          <w:lang w:val="en-US"/>
        </w:rPr>
      </w:pPr>
      <w:r w:rsidRPr="002004D2">
        <w:rPr>
          <w:lang w:val="en-US"/>
        </w:rPr>
        <w:t xml:space="preserve">Observation </w:t>
      </w:r>
      <w:r w:rsidRPr="002004D2">
        <w:rPr>
          <w:rFonts w:hint="eastAsia"/>
          <w:lang w:val="en-US" w:eastAsia="zh-CN"/>
        </w:rPr>
        <w:t>1</w:t>
      </w:r>
      <w:r w:rsidRPr="002004D2">
        <w:rPr>
          <w:lang w:val="en-US"/>
        </w:rPr>
        <w:t>: NR R15 Uu could support about 80% downlink coverage at 99.999% reliability in Highway deployments.</w:t>
      </w:r>
    </w:p>
    <w:p w14:paraId="31AEFC1D" w14:textId="77777777" w:rsidR="002004D2" w:rsidRPr="002004D2" w:rsidRDefault="002004D2" w:rsidP="008E772F">
      <w:pPr>
        <w:pStyle w:val="ListParagraph"/>
        <w:numPr>
          <w:ilvl w:val="0"/>
          <w:numId w:val="121"/>
        </w:numPr>
        <w:rPr>
          <w:lang w:val="en-US"/>
        </w:rPr>
      </w:pPr>
      <w:r w:rsidRPr="002004D2">
        <w:rPr>
          <w:lang w:val="en-US"/>
        </w:rPr>
        <w:t>Observation 2: NR R15 Uu could support about 60% downlink coverage at 99.999% reliability in Urban Grid deployments.</w:t>
      </w:r>
    </w:p>
    <w:p w14:paraId="210AA7D3" w14:textId="77777777" w:rsidR="002004D2" w:rsidRPr="002004D2" w:rsidRDefault="002004D2" w:rsidP="008E772F">
      <w:pPr>
        <w:pStyle w:val="ListParagraph"/>
        <w:numPr>
          <w:ilvl w:val="0"/>
          <w:numId w:val="121"/>
        </w:numPr>
        <w:rPr>
          <w:lang w:val="en-US"/>
        </w:rPr>
      </w:pPr>
      <w:r w:rsidRPr="002004D2">
        <w:rPr>
          <w:lang w:val="en-US"/>
        </w:rPr>
        <w:t xml:space="preserve">Observation </w:t>
      </w:r>
      <w:r w:rsidRPr="002004D2">
        <w:rPr>
          <w:lang w:val="en-US" w:eastAsia="zh-CN"/>
        </w:rPr>
        <w:t>3</w:t>
      </w:r>
      <w:r w:rsidRPr="002004D2">
        <w:rPr>
          <w:lang w:val="en-US"/>
        </w:rPr>
        <w:t>: NR R15 Uu could support about 90% uplink coverage at 99.999% reliability in Highway deployments.</w:t>
      </w:r>
    </w:p>
    <w:p w14:paraId="30D5017A" w14:textId="77777777" w:rsidR="002004D2" w:rsidRPr="002004D2" w:rsidRDefault="002004D2" w:rsidP="008E772F">
      <w:pPr>
        <w:pStyle w:val="ListParagraph"/>
        <w:numPr>
          <w:ilvl w:val="0"/>
          <w:numId w:val="121"/>
        </w:numPr>
        <w:rPr>
          <w:lang w:val="en-US"/>
        </w:rPr>
      </w:pPr>
      <w:r w:rsidRPr="002004D2">
        <w:rPr>
          <w:lang w:val="en-US"/>
        </w:rPr>
        <w:t>Observation 4: NR R15 Uu could support about 55% uplink coverage at 99.999% reliability in Urban Grid deployments.</w:t>
      </w:r>
    </w:p>
    <w:p w14:paraId="6883A671" w14:textId="2D2EAB30" w:rsidR="002004D2" w:rsidRPr="002004D2" w:rsidRDefault="002004D2" w:rsidP="008E772F">
      <w:pPr>
        <w:pStyle w:val="ListParagraph"/>
        <w:numPr>
          <w:ilvl w:val="0"/>
          <w:numId w:val="121"/>
        </w:numPr>
        <w:rPr>
          <w:lang w:val="en-US"/>
        </w:rPr>
      </w:pPr>
      <w:r w:rsidRPr="002004D2">
        <w:rPr>
          <w:lang w:val="en-US"/>
        </w:rPr>
        <w:t>Observation 5: DL RRM measurement needs to be improved to meet 0 ms interruption requirement.</w:t>
      </w:r>
    </w:p>
    <w:p w14:paraId="1D952115" w14:textId="77777777" w:rsidR="002004D2" w:rsidRPr="002004D2" w:rsidRDefault="002004D2" w:rsidP="008E772F">
      <w:pPr>
        <w:pStyle w:val="ListParagraph"/>
        <w:numPr>
          <w:ilvl w:val="0"/>
          <w:numId w:val="121"/>
        </w:numPr>
        <w:rPr>
          <w:lang w:val="en-US"/>
        </w:rPr>
      </w:pPr>
      <w:r w:rsidRPr="002004D2">
        <w:rPr>
          <w:lang w:val="en-US"/>
        </w:rPr>
        <w:t>Proposal 1: To support V2X scenarios, NR Uu should support multicast via Group-RNTI and the scheduling multiple groups of multicast services in the same subframe</w:t>
      </w:r>
    </w:p>
    <w:p w14:paraId="7D22E8E9" w14:textId="77777777" w:rsidR="002004D2" w:rsidRPr="002004D2" w:rsidRDefault="002004D2" w:rsidP="008E772F">
      <w:pPr>
        <w:pStyle w:val="ListParagraph"/>
        <w:numPr>
          <w:ilvl w:val="0"/>
          <w:numId w:val="121"/>
        </w:numPr>
        <w:spacing w:after="0"/>
        <w:rPr>
          <w:lang w:val="en-US" w:eastAsia="zh-CN"/>
        </w:rPr>
      </w:pPr>
      <w:r w:rsidRPr="002004D2">
        <w:rPr>
          <w:lang w:val="en-US" w:eastAsia="zh-CN"/>
        </w:rPr>
        <w:t>Proposal 2: For the evaluation of NR Uu multicast transmission, the vehicle UEs at a road intersection area can be formed as a UE group. The packet size of FTP3 model could be 0.5Mbytes.</w:t>
      </w:r>
    </w:p>
    <w:p w14:paraId="3F4E1B05" w14:textId="77777777" w:rsidR="002004D2" w:rsidRPr="002004D2" w:rsidRDefault="002004D2" w:rsidP="008E772F">
      <w:pPr>
        <w:pStyle w:val="ListParagraph"/>
        <w:numPr>
          <w:ilvl w:val="0"/>
          <w:numId w:val="121"/>
        </w:numPr>
        <w:spacing w:after="0"/>
        <w:rPr>
          <w:lang w:val="en-US" w:eastAsia="zh-CN"/>
        </w:rPr>
      </w:pPr>
      <w:r w:rsidRPr="002004D2">
        <w:rPr>
          <w:lang w:val="en-US" w:eastAsia="zh-CN"/>
        </w:rPr>
        <w:t>Proposal 3: Mini-slot based repetition within a slot should be supported for both grant based PUSCH and grant-free PUSCH. The mini-slot repetition pattern can be studied.</w:t>
      </w:r>
    </w:p>
    <w:p w14:paraId="326F69B5" w14:textId="77777777" w:rsidR="002004D2" w:rsidRPr="002004D2" w:rsidRDefault="002004D2" w:rsidP="008E772F">
      <w:pPr>
        <w:pStyle w:val="ListParagraph"/>
        <w:numPr>
          <w:ilvl w:val="0"/>
          <w:numId w:val="121"/>
        </w:numPr>
        <w:spacing w:after="0"/>
        <w:rPr>
          <w:lang w:val="en-US" w:eastAsia="zh-CN"/>
        </w:rPr>
      </w:pPr>
      <w:r w:rsidRPr="002004D2">
        <w:rPr>
          <w:lang w:val="en-US" w:eastAsia="zh-CN"/>
        </w:rPr>
        <w:t>Proposal 4: Explicit HARQ-ACK feedback should be introduced in URLLC as an overhead saving method to allow UE to perform initial transmission or non-adaptive retransmission in a grant-free manner.</w:t>
      </w:r>
    </w:p>
    <w:p w14:paraId="773704E4" w14:textId="77777777" w:rsidR="002004D2" w:rsidRPr="002004D2" w:rsidRDefault="002004D2" w:rsidP="008E772F">
      <w:pPr>
        <w:pStyle w:val="ListParagraph"/>
        <w:numPr>
          <w:ilvl w:val="0"/>
          <w:numId w:val="121"/>
        </w:numPr>
        <w:spacing w:after="0"/>
        <w:rPr>
          <w:lang w:val="en-US" w:eastAsia="zh-CN"/>
        </w:rPr>
      </w:pPr>
      <w:r w:rsidRPr="002004D2">
        <w:rPr>
          <w:lang w:val="en-US" w:eastAsia="zh-CN"/>
        </w:rPr>
        <w:t>Proposal 5: The scheduling/HARQ scheduling limitation in Release 15 URLCC should be removed for Release 16.</w:t>
      </w:r>
    </w:p>
    <w:p w14:paraId="14C38B41" w14:textId="77777777" w:rsidR="002004D2" w:rsidRPr="002004D2" w:rsidRDefault="002004D2" w:rsidP="008E772F">
      <w:pPr>
        <w:pStyle w:val="ListParagraph"/>
        <w:numPr>
          <w:ilvl w:val="0"/>
          <w:numId w:val="121"/>
        </w:numPr>
        <w:spacing w:after="0"/>
        <w:rPr>
          <w:lang w:val="en-US" w:eastAsia="zh-CN"/>
        </w:rPr>
      </w:pPr>
      <w:r w:rsidRPr="002004D2">
        <w:rPr>
          <w:lang w:val="en-US" w:eastAsia="zh-CN"/>
        </w:rPr>
        <w:t xml:space="preserve">Proposal 6: A-CSI report on short PUCCH should be triggered by DL DCI. </w:t>
      </w:r>
    </w:p>
    <w:p w14:paraId="2CC1E9CC" w14:textId="77777777" w:rsidR="002004D2" w:rsidRPr="002004D2" w:rsidRDefault="002004D2" w:rsidP="008E772F">
      <w:pPr>
        <w:pStyle w:val="ListParagraph"/>
        <w:numPr>
          <w:ilvl w:val="0"/>
          <w:numId w:val="121"/>
        </w:numPr>
        <w:spacing w:after="0"/>
        <w:rPr>
          <w:lang w:val="en-US"/>
        </w:rPr>
      </w:pPr>
      <w:r w:rsidRPr="002004D2">
        <w:rPr>
          <w:lang w:val="en-US"/>
        </w:rPr>
        <w:lastRenderedPageBreak/>
        <w:t xml:space="preserve">Proposal 7: To reduce NR mobility latency, UL RRM measurement should be considered. </w:t>
      </w:r>
    </w:p>
    <w:p w14:paraId="2632FEE5" w14:textId="77777777" w:rsidR="002004D2" w:rsidRPr="002004D2" w:rsidRDefault="002004D2" w:rsidP="008E772F">
      <w:pPr>
        <w:pStyle w:val="ListParagraph"/>
        <w:numPr>
          <w:ilvl w:val="0"/>
          <w:numId w:val="121"/>
        </w:numPr>
        <w:spacing w:after="0"/>
        <w:rPr>
          <w:lang w:val="en-US"/>
        </w:rPr>
      </w:pPr>
      <w:r w:rsidRPr="002004D2">
        <w:rPr>
          <w:lang w:val="en-US"/>
        </w:rPr>
        <w:t xml:space="preserve">Proposal 8: NR V2X should support grant-free UL transmission for RRC-Idle/Inactive V-UEs.  </w:t>
      </w:r>
    </w:p>
    <w:p w14:paraId="0D694B1F" w14:textId="77777777" w:rsidR="002004D2" w:rsidRPr="002004D2" w:rsidRDefault="002004D2" w:rsidP="008E772F">
      <w:pPr>
        <w:pStyle w:val="ListParagraph"/>
        <w:numPr>
          <w:ilvl w:val="0"/>
          <w:numId w:val="121"/>
        </w:numPr>
        <w:spacing w:after="0"/>
        <w:rPr>
          <w:lang w:val="en-US"/>
        </w:rPr>
      </w:pPr>
      <w:r w:rsidRPr="002004D2">
        <w:rPr>
          <w:lang w:val="en-US"/>
        </w:rPr>
        <w:t xml:space="preserve">Proposal 9: NR Uu UL data rate should be considered for V-UEs based on the reliability and latency requirements.  </w:t>
      </w:r>
    </w:p>
    <w:p w14:paraId="1B739305" w14:textId="204B4CB6" w:rsidR="002004D2" w:rsidRDefault="002004D2" w:rsidP="008E772F">
      <w:pPr>
        <w:pStyle w:val="ListParagraph"/>
        <w:numPr>
          <w:ilvl w:val="0"/>
          <w:numId w:val="121"/>
        </w:numPr>
        <w:spacing w:after="0"/>
        <w:rPr>
          <w:lang w:val="en-US"/>
        </w:rPr>
      </w:pPr>
      <w:r w:rsidRPr="002004D2">
        <w:rPr>
          <w:kern w:val="2"/>
          <w:lang w:val="en-US" w:eastAsia="ko-KR"/>
        </w:rPr>
        <w:t xml:space="preserve">Proposal 10: </w:t>
      </w:r>
      <w:r w:rsidRPr="002004D2">
        <w:rPr>
          <w:lang w:val="en-US"/>
        </w:rPr>
        <w:t>To increase the reliability and reducing the collision occasions in contention-based grant-free communication, V-UE geo-location should be taken into account.</w:t>
      </w:r>
    </w:p>
    <w:p w14:paraId="03CAA196" w14:textId="77777777" w:rsidR="002004D2" w:rsidRPr="002004D2" w:rsidRDefault="002004D2" w:rsidP="002004D2">
      <w:pPr>
        <w:rPr>
          <w:lang w:val="en-US"/>
        </w:rPr>
      </w:pPr>
    </w:p>
    <w:p w14:paraId="4AFA1D84" w14:textId="77777777" w:rsidR="002004D2" w:rsidRPr="002004D2" w:rsidRDefault="002004D2" w:rsidP="008E772F">
      <w:pPr>
        <w:pStyle w:val="ListParagraph"/>
        <w:numPr>
          <w:ilvl w:val="0"/>
          <w:numId w:val="121"/>
        </w:numPr>
        <w:spacing w:after="0"/>
        <w:rPr>
          <w:lang w:val="en-US" w:eastAsia="zh-CN"/>
        </w:rPr>
      </w:pPr>
      <w:r w:rsidRPr="002004D2">
        <w:rPr>
          <w:lang w:val="en-US" w:eastAsia="zh-CN"/>
        </w:rPr>
        <w:t>Observation</w:t>
      </w:r>
      <w:r w:rsidRPr="002004D2">
        <w:rPr>
          <w:rFonts w:hint="eastAsia"/>
          <w:lang w:val="en-US" w:eastAsia="zh-CN"/>
        </w:rPr>
        <w:t xml:space="preserve"> </w:t>
      </w:r>
      <w:r w:rsidRPr="002004D2">
        <w:rPr>
          <w:lang w:val="en-US" w:eastAsia="zh-CN"/>
        </w:rPr>
        <w:t>6</w:t>
      </w:r>
      <w:r w:rsidRPr="002004D2">
        <w:rPr>
          <w:rFonts w:hint="eastAsia"/>
          <w:lang w:val="en-US" w:eastAsia="zh-CN"/>
        </w:rPr>
        <w:t xml:space="preserve">: </w:t>
      </w:r>
      <w:r w:rsidRPr="002004D2">
        <w:rPr>
          <w:lang w:val="en-US" w:eastAsia="zh-CN"/>
        </w:rPr>
        <w:t xml:space="preserve">LTE Uu evaluations show 62.5% and 48.3% UEs could be supported at the 99.999% reliability level for downlink for highway and urban grid scenario, respectively. </w:t>
      </w:r>
    </w:p>
    <w:p w14:paraId="791CA3BD" w14:textId="78BB60E7" w:rsidR="002004D2" w:rsidRPr="002004D2" w:rsidRDefault="002004D2" w:rsidP="008E772F">
      <w:pPr>
        <w:pStyle w:val="ListParagraph"/>
        <w:numPr>
          <w:ilvl w:val="0"/>
          <w:numId w:val="121"/>
        </w:numPr>
        <w:spacing w:after="0"/>
        <w:rPr>
          <w:lang w:val="en-US" w:eastAsia="zh-CN"/>
        </w:rPr>
      </w:pPr>
      <w:r w:rsidRPr="002004D2">
        <w:rPr>
          <w:lang w:val="en-US" w:eastAsia="zh-CN"/>
        </w:rPr>
        <w:t>Observation</w:t>
      </w:r>
      <w:r w:rsidRPr="002004D2">
        <w:rPr>
          <w:rFonts w:hint="eastAsia"/>
          <w:lang w:val="en-US" w:eastAsia="zh-CN"/>
        </w:rPr>
        <w:t xml:space="preserve"> </w:t>
      </w:r>
      <w:r w:rsidRPr="002004D2">
        <w:rPr>
          <w:lang w:val="en-US" w:eastAsia="zh-CN"/>
        </w:rPr>
        <w:t>7</w:t>
      </w:r>
      <w:r w:rsidRPr="002004D2">
        <w:rPr>
          <w:rFonts w:hint="eastAsia"/>
          <w:lang w:val="en-US" w:eastAsia="zh-CN"/>
        </w:rPr>
        <w:t xml:space="preserve">: </w:t>
      </w:r>
      <w:r w:rsidRPr="002004D2">
        <w:rPr>
          <w:lang w:val="en-US" w:eastAsia="zh-CN"/>
        </w:rPr>
        <w:t>LTE Uu evaluations show 60% and 40% UEs could be supported at the 99.999% reliability level for uplink for highway and urban grid scenario, respectively.</w:t>
      </w:r>
    </w:p>
    <w:p w14:paraId="5AC289DC" w14:textId="77777777" w:rsidR="002004D2" w:rsidRPr="002004D2" w:rsidRDefault="002004D2" w:rsidP="008E772F">
      <w:pPr>
        <w:pStyle w:val="ListParagraph"/>
        <w:numPr>
          <w:ilvl w:val="0"/>
          <w:numId w:val="121"/>
        </w:numPr>
        <w:spacing w:after="0"/>
        <w:rPr>
          <w:lang w:val="en-US"/>
        </w:rPr>
      </w:pPr>
      <w:r w:rsidRPr="002004D2">
        <w:rPr>
          <w:lang w:val="en-US"/>
        </w:rPr>
        <w:t>Proposal 11</w:t>
      </w:r>
      <w:r w:rsidRPr="002004D2">
        <w:rPr>
          <w:lang w:val="en-US" w:eastAsia="zh-CN"/>
        </w:rPr>
        <w:t xml:space="preserve">: </w:t>
      </w:r>
      <w:r w:rsidRPr="002004D2">
        <w:rPr>
          <w:rFonts w:hint="eastAsia"/>
          <w:lang w:val="en-US" w:eastAsia="zh-CN"/>
        </w:rPr>
        <w:t xml:space="preserve">Study </w:t>
      </w:r>
      <w:r w:rsidRPr="002004D2">
        <w:rPr>
          <w:lang w:val="en-US" w:eastAsia="zh-CN"/>
        </w:rPr>
        <w:t>the feasibility of reducing DCI size</w:t>
      </w:r>
      <w:r w:rsidRPr="002004D2">
        <w:rPr>
          <w:rFonts w:hint="eastAsia"/>
          <w:lang w:val="en-US" w:eastAsia="zh-CN"/>
        </w:rPr>
        <w:t xml:space="preserve"> for </w:t>
      </w:r>
      <w:r w:rsidRPr="002004D2">
        <w:rPr>
          <w:lang w:val="en-US" w:eastAsia="zh-CN"/>
        </w:rPr>
        <w:t>HARQ-less transmission to support the advanced V2X service of remote driving.</w:t>
      </w:r>
    </w:p>
    <w:p w14:paraId="742FB507" w14:textId="77777777" w:rsidR="002004D2" w:rsidRPr="002004D2" w:rsidRDefault="002004D2" w:rsidP="008E772F">
      <w:pPr>
        <w:pStyle w:val="ListParagraph"/>
        <w:numPr>
          <w:ilvl w:val="0"/>
          <w:numId w:val="121"/>
        </w:numPr>
        <w:spacing w:after="0"/>
        <w:rPr>
          <w:lang w:val="en-US" w:eastAsia="zh-CN"/>
        </w:rPr>
      </w:pPr>
      <w:r w:rsidRPr="002004D2">
        <w:rPr>
          <w:rFonts w:hint="eastAsia"/>
          <w:lang w:val="en-US" w:eastAsia="zh-CN"/>
        </w:rPr>
        <w:t xml:space="preserve">Proposal </w:t>
      </w:r>
      <w:r w:rsidRPr="002004D2">
        <w:rPr>
          <w:lang w:val="en-US" w:eastAsia="zh-CN"/>
        </w:rPr>
        <w:t>12</w:t>
      </w:r>
      <w:r w:rsidRPr="002004D2">
        <w:rPr>
          <w:rFonts w:hint="eastAsia"/>
          <w:lang w:val="en-US" w:eastAsia="zh-CN"/>
        </w:rPr>
        <w:t xml:space="preserve">: Study </w:t>
      </w:r>
      <w:r w:rsidRPr="002004D2">
        <w:rPr>
          <w:lang w:val="en-US" w:eastAsia="zh-CN"/>
        </w:rPr>
        <w:t>the feasibility of disabling downlink HARQ-ACK feedback in order to support the advanced V2X service of remote driving.</w:t>
      </w:r>
    </w:p>
    <w:p w14:paraId="10EBCDE0" w14:textId="77E2EBD7" w:rsidR="002004D2" w:rsidRDefault="002004D2" w:rsidP="002004D2">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577E8420" w14:textId="719C55F2" w:rsidR="002004D2" w:rsidRDefault="002004D2" w:rsidP="002004D2">
      <w:pPr>
        <w:ind w:left="720" w:hanging="720"/>
        <w:rPr>
          <w:rFonts w:ascii="Times New Roman" w:hAnsi="Times New Roman"/>
          <w:szCs w:val="20"/>
        </w:rPr>
      </w:pPr>
    </w:p>
    <w:p w14:paraId="26501283" w14:textId="44694503" w:rsidR="00470241" w:rsidRPr="00470241" w:rsidRDefault="001B7BF2" w:rsidP="00470241">
      <w:pPr>
        <w:ind w:left="720" w:hanging="720"/>
        <w:rPr>
          <w:b/>
          <w:lang w:eastAsia="x-none"/>
        </w:rPr>
      </w:pPr>
      <w:hyperlink r:id="rId1992" w:history="1">
        <w:r w:rsidR="00D93AE1">
          <w:rPr>
            <w:rStyle w:val="Hyperlink"/>
            <w:b/>
            <w:lang w:eastAsia="x-none"/>
          </w:rPr>
          <w:t>R1-1808283</w:t>
        </w:r>
      </w:hyperlink>
      <w:r w:rsidR="00470241" w:rsidRPr="00470241">
        <w:rPr>
          <w:b/>
          <w:lang w:eastAsia="x-none"/>
        </w:rPr>
        <w:tab/>
        <w:t>On NR Uu to support NR V2X services</w:t>
      </w:r>
      <w:r w:rsidR="00470241" w:rsidRPr="00470241">
        <w:rPr>
          <w:b/>
          <w:lang w:eastAsia="x-none"/>
        </w:rPr>
        <w:tab/>
        <w:t>MediaTek Inc.</w:t>
      </w:r>
    </w:p>
    <w:p w14:paraId="6EDA920B" w14:textId="77777777" w:rsidR="00470241" w:rsidRPr="00470241" w:rsidRDefault="00470241" w:rsidP="008E772F">
      <w:pPr>
        <w:pStyle w:val="ListParagraph"/>
        <w:numPr>
          <w:ilvl w:val="0"/>
          <w:numId w:val="121"/>
        </w:numPr>
        <w:spacing w:after="0"/>
        <w:ind w:left="714" w:hanging="357"/>
        <w:rPr>
          <w:lang w:eastAsia="zh-CN"/>
        </w:rPr>
      </w:pPr>
      <w:r w:rsidRPr="00470241">
        <w:rPr>
          <w:rFonts w:hint="eastAsia"/>
          <w:lang w:eastAsia="zh-CN"/>
        </w:rPr>
        <w:t xml:space="preserve">Proposal </w:t>
      </w:r>
      <w:r w:rsidRPr="00470241">
        <w:rPr>
          <w:lang w:eastAsia="zh-CN"/>
        </w:rPr>
        <w:t>1: Study for NR V2X unicast communications via NR uu interface can be deprioritized or leveraged the study in Rel16 eURLLC SI.</w:t>
      </w:r>
    </w:p>
    <w:p w14:paraId="52218FAE" w14:textId="77777777" w:rsidR="00470241" w:rsidRPr="00470241" w:rsidRDefault="00470241" w:rsidP="008E772F">
      <w:pPr>
        <w:pStyle w:val="ListParagraph"/>
        <w:numPr>
          <w:ilvl w:val="0"/>
          <w:numId w:val="121"/>
        </w:numPr>
        <w:spacing w:after="0"/>
        <w:ind w:left="714" w:hanging="357"/>
        <w:rPr>
          <w:lang w:eastAsia="zh-CN"/>
        </w:rPr>
      </w:pPr>
      <w:r w:rsidRPr="00470241">
        <w:rPr>
          <w:rFonts w:hint="eastAsia"/>
          <w:lang w:eastAsia="zh-CN"/>
        </w:rPr>
        <w:t xml:space="preserve">Proposal </w:t>
      </w:r>
      <w:r w:rsidRPr="00470241">
        <w:rPr>
          <w:lang w:eastAsia="zh-CN"/>
        </w:rPr>
        <w:t xml:space="preserve">2:  NR uu interface to support NR V2X  broadcast/multicast communications can be studied in a separated SI/WI for a generic mechanism to support broadcast/multicast services rather than restriction to NR V2X. </w:t>
      </w:r>
    </w:p>
    <w:p w14:paraId="6C91DE66" w14:textId="77777777" w:rsidR="00470241" w:rsidRPr="00470241" w:rsidRDefault="00470241" w:rsidP="008E772F">
      <w:pPr>
        <w:pStyle w:val="ListParagraph"/>
        <w:numPr>
          <w:ilvl w:val="0"/>
          <w:numId w:val="121"/>
        </w:numPr>
        <w:spacing w:after="0"/>
        <w:ind w:left="714" w:hanging="357"/>
        <w:rPr>
          <w:rFonts w:eastAsia="PMingLiU"/>
          <w:iCs/>
          <w:lang w:val="en-US" w:eastAsia="zh-TW"/>
        </w:rPr>
      </w:pPr>
      <w:r w:rsidRPr="00470241">
        <w:rPr>
          <w:rFonts w:eastAsia="PMingLiU"/>
          <w:iCs/>
          <w:lang w:val="en-US" w:eastAsia="zh-TW"/>
        </w:rPr>
        <w:t>Proposal 3: NR uu interface enhancement for facilitating NR V2X sidelink communications is prioritized for study and support.</w:t>
      </w:r>
    </w:p>
    <w:p w14:paraId="52EF0EFB" w14:textId="77777777" w:rsidR="002004D2" w:rsidRDefault="002004D2" w:rsidP="002004D2">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72DB53C7" w14:textId="303DAE0C" w:rsidR="002004D2" w:rsidRDefault="002004D2" w:rsidP="00E303AE">
      <w:pPr>
        <w:ind w:left="720" w:hanging="720"/>
      </w:pPr>
    </w:p>
    <w:p w14:paraId="118D2924" w14:textId="5B988328" w:rsidR="00A70ECD" w:rsidRPr="00A70ECD" w:rsidRDefault="001B7BF2" w:rsidP="00A70ECD">
      <w:pPr>
        <w:ind w:left="720" w:hanging="720"/>
        <w:rPr>
          <w:b/>
          <w:lang w:eastAsia="x-none"/>
        </w:rPr>
      </w:pPr>
      <w:hyperlink r:id="rId1993" w:history="1">
        <w:r w:rsidR="00D93AE1">
          <w:rPr>
            <w:rStyle w:val="Hyperlink"/>
            <w:b/>
            <w:lang w:eastAsia="x-none"/>
          </w:rPr>
          <w:t>R1-1809308</w:t>
        </w:r>
      </w:hyperlink>
      <w:r w:rsidR="00A70ECD" w:rsidRPr="00A70ECD">
        <w:rPr>
          <w:b/>
          <w:lang w:eastAsia="x-none"/>
        </w:rPr>
        <w:tab/>
        <w:t>Study of Uu feasibility for advanced V2X use cases</w:t>
      </w:r>
      <w:r w:rsidR="00A70ECD" w:rsidRPr="00A70ECD">
        <w:rPr>
          <w:b/>
          <w:lang w:eastAsia="x-none"/>
        </w:rPr>
        <w:tab/>
        <w:t>Ericsson</w:t>
      </w:r>
    </w:p>
    <w:p w14:paraId="64717C96" w14:textId="7C0C71FD" w:rsidR="00A70ECD" w:rsidRPr="00A70ECD" w:rsidRDefault="00A70ECD" w:rsidP="008E772F">
      <w:pPr>
        <w:pStyle w:val="ListParagraph"/>
        <w:numPr>
          <w:ilvl w:val="0"/>
          <w:numId w:val="122"/>
        </w:numPr>
        <w:spacing w:after="0"/>
        <w:ind w:left="714" w:hanging="357"/>
      </w:pPr>
      <w:r w:rsidRPr="00A70ECD">
        <w:t>Observation 1</w:t>
      </w:r>
      <w:r>
        <w:t xml:space="preserve">: </w:t>
      </w:r>
      <w:r w:rsidRPr="00A70ECD">
        <w:t>High reliability can be achieved for both 15 kHz and 30 kHz SCS at fairly low SNR with 250 km/h UE moving speed. That means, the current NR Uu physical layer can achieve the desired reliability for advanced V2X use cases.</w:t>
      </w:r>
    </w:p>
    <w:p w14:paraId="70C57C47" w14:textId="2AA0C181" w:rsidR="00A70ECD" w:rsidRPr="00A70ECD" w:rsidRDefault="00A70ECD" w:rsidP="008E772F">
      <w:pPr>
        <w:pStyle w:val="ListParagraph"/>
        <w:numPr>
          <w:ilvl w:val="0"/>
          <w:numId w:val="122"/>
        </w:numPr>
        <w:spacing w:after="0"/>
        <w:ind w:left="714" w:hanging="357"/>
      </w:pPr>
      <w:r w:rsidRPr="00A70ECD">
        <w:t>Observation 2</w:t>
      </w:r>
      <w:r>
        <w:t xml:space="preserve">: </w:t>
      </w:r>
      <w:r w:rsidRPr="00A70ECD">
        <w:t>10ms latency requirement can be met in most times for 15 kHz SCS and 6.5 ms can be achieved for 30 kHz SCS. In other words, the current NR Uu physical layer can achieve the desired latency for advanced V2X use cases.</w:t>
      </w:r>
    </w:p>
    <w:p w14:paraId="72ECA2BC" w14:textId="32B45ED8" w:rsidR="00A70ECD" w:rsidRDefault="00A70ECD" w:rsidP="008E772F">
      <w:pPr>
        <w:pStyle w:val="ListParagraph"/>
        <w:numPr>
          <w:ilvl w:val="0"/>
          <w:numId w:val="122"/>
        </w:numPr>
        <w:spacing w:after="0"/>
        <w:ind w:left="714" w:hanging="357"/>
      </w:pPr>
      <w:r w:rsidRPr="00A70ECD">
        <w:t>Observation 3</w:t>
      </w:r>
      <w:r>
        <w:t xml:space="preserve">: </w:t>
      </w:r>
      <w:r w:rsidRPr="00A70ECD">
        <w:t>Current NR Uu physical layer can achieve the desired eV2X data rate at low SNR (-4 dB) with 100 MHz system bandwidth.</w:t>
      </w:r>
    </w:p>
    <w:p w14:paraId="048BDAE5" w14:textId="13CE785F" w:rsidR="00A70ECD" w:rsidRDefault="00A70ECD" w:rsidP="00A70ECD">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494AD66E" w14:textId="1C236133" w:rsidR="00A70ECD" w:rsidRDefault="00A70ECD" w:rsidP="00E303AE">
      <w:pPr>
        <w:ind w:left="720" w:hanging="720"/>
      </w:pPr>
    </w:p>
    <w:p w14:paraId="75D9B000" w14:textId="34D83F07" w:rsidR="005A45F6" w:rsidRDefault="005A45F6" w:rsidP="005A45F6">
      <w:pPr>
        <w:ind w:left="720" w:hanging="720"/>
      </w:pPr>
      <w:r w:rsidRPr="006F0574">
        <w:t>Wednesday session conclusion: Continue discussion offline - Ricardo (Ericsson)</w:t>
      </w:r>
    </w:p>
    <w:p w14:paraId="1454A63D" w14:textId="1A973B8E" w:rsidR="005A45F6" w:rsidRDefault="005A45F6" w:rsidP="00E303AE">
      <w:pPr>
        <w:ind w:left="720" w:hanging="720"/>
      </w:pPr>
    </w:p>
    <w:p w14:paraId="705DB111" w14:textId="77777777" w:rsidR="001E1803" w:rsidRPr="00E936F7" w:rsidRDefault="001E1803" w:rsidP="001E1803">
      <w:pPr>
        <w:rPr>
          <w:rFonts w:ascii="Times New Roman" w:hAnsi="Times New Roman"/>
          <w:b/>
          <w:szCs w:val="20"/>
        </w:rPr>
      </w:pPr>
      <w:r w:rsidRPr="00E936F7">
        <w:rPr>
          <w:rFonts w:ascii="Times New Roman" w:hAnsi="Times New Roman"/>
          <w:b/>
          <w:szCs w:val="20"/>
        </w:rPr>
        <w:t>Thursday session</w:t>
      </w:r>
    </w:p>
    <w:p w14:paraId="555EC5AC" w14:textId="2536F5DC" w:rsidR="001E1803" w:rsidRPr="00E936F7" w:rsidRDefault="001B7BF2" w:rsidP="001E1803">
      <w:pPr>
        <w:rPr>
          <w:rFonts w:ascii="Times New Roman" w:hAnsi="Times New Roman"/>
          <w:b/>
          <w:szCs w:val="20"/>
        </w:rPr>
      </w:pPr>
      <w:hyperlink r:id="rId1994" w:history="1">
        <w:r w:rsidR="00D93AE1">
          <w:rPr>
            <w:rStyle w:val="Hyperlink"/>
            <w:rFonts w:ascii="Times New Roman" w:hAnsi="Times New Roman"/>
            <w:b/>
            <w:szCs w:val="20"/>
          </w:rPr>
          <w:t>R1-1809909</w:t>
        </w:r>
      </w:hyperlink>
      <w:r w:rsidR="001E1803" w:rsidRPr="00E936F7">
        <w:rPr>
          <w:rFonts w:ascii="Times New Roman" w:hAnsi="Times New Roman"/>
          <w:b/>
          <w:szCs w:val="20"/>
        </w:rPr>
        <w:tab/>
        <w:t>Feature Lead Summary AI 7.2.4.2 v1</w:t>
      </w:r>
      <w:r w:rsidR="001E1803" w:rsidRPr="00E936F7">
        <w:rPr>
          <w:rFonts w:ascii="Times New Roman" w:hAnsi="Times New Roman"/>
          <w:b/>
          <w:szCs w:val="20"/>
        </w:rPr>
        <w:tab/>
        <w:t>Ericsson</w:t>
      </w:r>
    </w:p>
    <w:p w14:paraId="2FD231ED" w14:textId="77777777" w:rsidR="001E1803" w:rsidRDefault="001E1803" w:rsidP="001E1803">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36D46DF5" w14:textId="1090E634" w:rsidR="005A45F6" w:rsidRDefault="005A45F6" w:rsidP="00E303AE">
      <w:pPr>
        <w:ind w:left="720" w:hanging="720"/>
      </w:pPr>
    </w:p>
    <w:p w14:paraId="21DC088C" w14:textId="692631D0" w:rsidR="00E654C5" w:rsidRPr="00E654C5" w:rsidRDefault="00E654C5" w:rsidP="00E303AE">
      <w:pPr>
        <w:ind w:left="720" w:hanging="720"/>
        <w:rPr>
          <w:b/>
        </w:rPr>
      </w:pPr>
      <w:r w:rsidRPr="00E654C5">
        <w:rPr>
          <w:b/>
        </w:rPr>
        <w:t>Friday session</w:t>
      </w:r>
    </w:p>
    <w:p w14:paraId="3636CCBB" w14:textId="5C779EBD" w:rsidR="00E654C5" w:rsidRPr="00E654C5" w:rsidRDefault="00E654C5" w:rsidP="00E654C5">
      <w:pPr>
        <w:ind w:left="720" w:hanging="720"/>
        <w:rPr>
          <w:b/>
          <w:lang w:eastAsia="x-none"/>
        </w:rPr>
      </w:pPr>
      <w:r w:rsidRPr="00E654C5">
        <w:rPr>
          <w:b/>
          <w:lang w:eastAsia="x-none"/>
        </w:rPr>
        <w:t>R1-1809944</w:t>
      </w:r>
      <w:r w:rsidRPr="00E654C5">
        <w:rPr>
          <w:b/>
          <w:lang w:eastAsia="x-none"/>
        </w:rPr>
        <w:tab/>
      </w:r>
      <w:r w:rsidRPr="00E654C5">
        <w:rPr>
          <w:b/>
        </w:rPr>
        <w:t>Fe</w:t>
      </w:r>
      <w:r>
        <w:rPr>
          <w:b/>
        </w:rPr>
        <w:t>ature Lead Summary AI 7.2.4.2 v2</w:t>
      </w:r>
      <w:r w:rsidRPr="00E654C5">
        <w:rPr>
          <w:b/>
        </w:rPr>
        <w:tab/>
        <w:t>Ericsson</w:t>
      </w:r>
    </w:p>
    <w:p w14:paraId="54611C49" w14:textId="77777777" w:rsidR="00E654C5" w:rsidRDefault="00E654C5" w:rsidP="00E654C5">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7951F3AB" w14:textId="474DCF3D" w:rsidR="00E654C5" w:rsidRDefault="00E654C5" w:rsidP="00E303AE">
      <w:pPr>
        <w:ind w:left="720" w:hanging="720"/>
      </w:pPr>
    </w:p>
    <w:p w14:paraId="0F143F17" w14:textId="77777777" w:rsidR="00E654C5" w:rsidRDefault="00E654C5" w:rsidP="00E303AE">
      <w:pPr>
        <w:ind w:left="720" w:hanging="720"/>
      </w:pPr>
    </w:p>
    <w:p w14:paraId="04F8C687" w14:textId="6C593C91" w:rsidR="00EE2A0C" w:rsidRPr="00E936F7" w:rsidRDefault="001B7BF2" w:rsidP="00EE2A0C">
      <w:pPr>
        <w:rPr>
          <w:rFonts w:ascii="Times New Roman" w:hAnsi="Times New Roman"/>
          <w:szCs w:val="20"/>
        </w:rPr>
      </w:pPr>
      <w:hyperlink r:id="rId1995" w:history="1">
        <w:r w:rsidR="00D93AE1">
          <w:rPr>
            <w:rStyle w:val="Hyperlink"/>
            <w:rFonts w:ascii="Times New Roman" w:hAnsi="Times New Roman"/>
            <w:szCs w:val="20"/>
          </w:rPr>
          <w:t>R1-1809893</w:t>
        </w:r>
      </w:hyperlink>
      <w:r w:rsidR="00EE2A0C" w:rsidRPr="00E936F7">
        <w:rPr>
          <w:rFonts w:ascii="Times New Roman" w:hAnsi="Times New Roman"/>
          <w:szCs w:val="20"/>
        </w:rPr>
        <w:tab/>
        <w:t>Evaluation and enhancement of NR Uu and LTE Uu for advanced V2X use cases</w:t>
      </w:r>
      <w:r w:rsidR="00EE2A0C" w:rsidRPr="00E936F7">
        <w:rPr>
          <w:rFonts w:ascii="Times New Roman" w:hAnsi="Times New Roman"/>
          <w:szCs w:val="20"/>
        </w:rPr>
        <w:tab/>
        <w:t>Huawei, HiSilicon</w:t>
      </w:r>
    </w:p>
    <w:p w14:paraId="2D4322BA" w14:textId="6F247684" w:rsidR="00E303AE" w:rsidRPr="00E303AE" w:rsidRDefault="001B7BF2" w:rsidP="00E303AE">
      <w:pPr>
        <w:ind w:left="720" w:hanging="720"/>
        <w:rPr>
          <w:lang w:eastAsia="x-none"/>
        </w:rPr>
      </w:pPr>
      <w:hyperlink r:id="rId1996" w:history="1">
        <w:r w:rsidR="00D93AE1">
          <w:rPr>
            <w:rStyle w:val="Hyperlink"/>
            <w:lang w:eastAsia="x-none"/>
          </w:rPr>
          <w:t>R1-1808403</w:t>
        </w:r>
      </w:hyperlink>
      <w:r w:rsidR="00E303AE" w:rsidRPr="00E303AE">
        <w:rPr>
          <w:lang w:eastAsia="x-none"/>
        </w:rPr>
        <w:tab/>
        <w:t>Evaluation of Uu for advanced V2X use cases</w:t>
      </w:r>
      <w:r w:rsidR="00E303AE" w:rsidRPr="00E303AE">
        <w:rPr>
          <w:lang w:eastAsia="x-none"/>
        </w:rPr>
        <w:tab/>
        <w:t>CATT</w:t>
      </w:r>
    </w:p>
    <w:p w14:paraId="0398174F" w14:textId="09B18502" w:rsidR="00E303AE" w:rsidRPr="00E303AE" w:rsidRDefault="001B7BF2" w:rsidP="00E303AE">
      <w:pPr>
        <w:ind w:left="720" w:hanging="720"/>
        <w:rPr>
          <w:lang w:eastAsia="x-none"/>
        </w:rPr>
      </w:pPr>
      <w:hyperlink r:id="rId1997" w:history="1">
        <w:r w:rsidR="00D93AE1">
          <w:rPr>
            <w:rStyle w:val="Hyperlink"/>
            <w:lang w:eastAsia="x-none"/>
          </w:rPr>
          <w:t>R1-1808524</w:t>
        </w:r>
      </w:hyperlink>
      <w:r w:rsidR="00E303AE" w:rsidRPr="00E303AE">
        <w:rPr>
          <w:lang w:eastAsia="x-none"/>
        </w:rPr>
        <w:tab/>
        <w:t>Discussion on evaluation of Uu for advanced V2X use cases</w:t>
      </w:r>
      <w:r w:rsidR="00E303AE" w:rsidRPr="00E303AE">
        <w:rPr>
          <w:lang w:eastAsia="x-none"/>
        </w:rPr>
        <w:tab/>
        <w:t>LG Electronics</w:t>
      </w:r>
    </w:p>
    <w:p w14:paraId="7CC2EE17" w14:textId="39A971F8" w:rsidR="00E303AE" w:rsidRPr="00E303AE" w:rsidRDefault="001B7BF2" w:rsidP="00E303AE">
      <w:pPr>
        <w:ind w:left="720" w:hanging="720"/>
        <w:rPr>
          <w:lang w:eastAsia="x-none"/>
        </w:rPr>
      </w:pPr>
      <w:hyperlink r:id="rId1998" w:history="1">
        <w:r w:rsidR="00D93AE1">
          <w:rPr>
            <w:rStyle w:val="Hyperlink"/>
            <w:lang w:eastAsia="x-none"/>
          </w:rPr>
          <w:t>R1-1808698</w:t>
        </w:r>
      </w:hyperlink>
      <w:r w:rsidR="00E303AE" w:rsidRPr="00E303AE">
        <w:rPr>
          <w:lang w:eastAsia="x-none"/>
        </w:rPr>
        <w:tab/>
        <w:t>Analysis of NR Uu support for advanced V2X use cases</w:t>
      </w:r>
      <w:r w:rsidR="00E303AE" w:rsidRPr="00E303AE">
        <w:rPr>
          <w:lang w:eastAsia="x-none"/>
        </w:rPr>
        <w:tab/>
        <w:t>Intel Corporation</w:t>
      </w:r>
    </w:p>
    <w:p w14:paraId="5D34D1A1" w14:textId="7A47398B" w:rsidR="00E303AE" w:rsidRPr="00E303AE" w:rsidRDefault="001B7BF2" w:rsidP="00E303AE">
      <w:pPr>
        <w:ind w:left="720" w:hanging="720"/>
        <w:rPr>
          <w:lang w:eastAsia="x-none"/>
        </w:rPr>
      </w:pPr>
      <w:hyperlink r:id="rId1999" w:history="1">
        <w:r w:rsidR="00D93AE1">
          <w:rPr>
            <w:rStyle w:val="Hyperlink"/>
            <w:lang w:eastAsia="x-none"/>
          </w:rPr>
          <w:t>R1-1808725</w:t>
        </w:r>
      </w:hyperlink>
      <w:r w:rsidR="00E303AE" w:rsidRPr="00E303AE">
        <w:rPr>
          <w:lang w:eastAsia="x-none"/>
        </w:rPr>
        <w:tab/>
        <w:t>Evaluations of Uu Capability in Supporting Advanced V2X Use Cases</w:t>
      </w:r>
      <w:r w:rsidR="00E303AE" w:rsidRPr="00E303AE">
        <w:rPr>
          <w:lang w:eastAsia="x-none"/>
        </w:rPr>
        <w:tab/>
        <w:t>ITRI</w:t>
      </w:r>
    </w:p>
    <w:p w14:paraId="4E5AEF45" w14:textId="21A0646F" w:rsidR="00E303AE" w:rsidRPr="00E303AE" w:rsidRDefault="001B7BF2" w:rsidP="00E303AE">
      <w:pPr>
        <w:ind w:left="720" w:hanging="720"/>
        <w:rPr>
          <w:lang w:eastAsia="x-none"/>
        </w:rPr>
      </w:pPr>
      <w:hyperlink r:id="rId2000" w:history="1">
        <w:r w:rsidR="00D93AE1">
          <w:rPr>
            <w:rStyle w:val="Hyperlink"/>
            <w:lang w:eastAsia="x-none"/>
          </w:rPr>
          <w:t>R1-1808780</w:t>
        </w:r>
      </w:hyperlink>
      <w:r w:rsidR="00E303AE" w:rsidRPr="00E303AE">
        <w:rPr>
          <w:lang w:eastAsia="x-none"/>
        </w:rPr>
        <w:tab/>
        <w:t>Discussion on Uu enhancements for advanced V2X use cases</w:t>
      </w:r>
      <w:r w:rsidR="00E303AE" w:rsidRPr="00E303AE">
        <w:rPr>
          <w:lang w:eastAsia="x-none"/>
        </w:rPr>
        <w:tab/>
        <w:t>Samsung</w:t>
      </w:r>
    </w:p>
    <w:p w14:paraId="5CD10A3C" w14:textId="77777777" w:rsidR="00E303AE" w:rsidRPr="00E303AE" w:rsidRDefault="00E303AE" w:rsidP="006D4CF6">
      <w:pPr>
        <w:pStyle w:val="Heading4"/>
      </w:pPr>
      <w:bookmarkStart w:id="1026" w:name="_Toc521704548"/>
      <w:bookmarkStart w:id="1027" w:name="_Toc526458954"/>
      <w:r w:rsidRPr="00E303AE">
        <w:t>Uu-based sidelink resource allocation/configuration</w:t>
      </w:r>
      <w:bookmarkEnd w:id="1026"/>
      <w:bookmarkEnd w:id="1027"/>
    </w:p>
    <w:p w14:paraId="5A8295BC" w14:textId="67BC9800" w:rsidR="00E303AE" w:rsidRDefault="001B7BF2" w:rsidP="00E303AE">
      <w:pPr>
        <w:ind w:left="720" w:hanging="720"/>
        <w:rPr>
          <w:lang w:eastAsia="x-none"/>
        </w:rPr>
      </w:pPr>
      <w:hyperlink r:id="rId2001" w:history="1">
        <w:r w:rsidR="00D93AE1">
          <w:rPr>
            <w:rStyle w:val="Hyperlink"/>
            <w:lang w:eastAsia="x-none"/>
          </w:rPr>
          <w:t>R1-1808726</w:t>
        </w:r>
      </w:hyperlink>
      <w:r w:rsidR="00E303AE" w:rsidRPr="00E303AE">
        <w:rPr>
          <w:lang w:eastAsia="x-none"/>
        </w:rPr>
        <w:tab/>
        <w:t>Discussion on Uu-based sidelink resource allocation and configuration</w:t>
      </w:r>
      <w:r w:rsidR="00E303AE" w:rsidRPr="00E303AE">
        <w:rPr>
          <w:lang w:eastAsia="x-none"/>
        </w:rPr>
        <w:tab/>
        <w:t>ITRI</w:t>
      </w:r>
    </w:p>
    <w:p w14:paraId="4713C94A" w14:textId="0005F972" w:rsidR="001E1803" w:rsidRDefault="001E1803" w:rsidP="00E303AE">
      <w:pPr>
        <w:ind w:left="720" w:hanging="720"/>
        <w:rPr>
          <w:lang w:eastAsia="x-none"/>
        </w:rPr>
      </w:pPr>
    </w:p>
    <w:p w14:paraId="448C55CB" w14:textId="77777777" w:rsidR="001E1803" w:rsidRDefault="001E1803" w:rsidP="001E1803">
      <w:pPr>
        <w:rPr>
          <w:rFonts w:ascii="Times New Roman" w:hAnsi="Times New Roman"/>
          <w:b/>
          <w:szCs w:val="20"/>
        </w:rPr>
      </w:pPr>
      <w:r>
        <w:rPr>
          <w:rFonts w:ascii="Times New Roman" w:hAnsi="Times New Roman"/>
          <w:b/>
          <w:szCs w:val="20"/>
        </w:rPr>
        <w:t>Thursday session</w:t>
      </w:r>
    </w:p>
    <w:p w14:paraId="1D487956" w14:textId="5D76DE06" w:rsidR="001E1803" w:rsidRPr="00E936F7" w:rsidRDefault="001B7BF2" w:rsidP="001E1803">
      <w:pPr>
        <w:rPr>
          <w:rFonts w:ascii="Times New Roman" w:hAnsi="Times New Roman"/>
          <w:b/>
          <w:szCs w:val="20"/>
        </w:rPr>
      </w:pPr>
      <w:hyperlink r:id="rId2002" w:history="1">
        <w:r w:rsidR="00D93AE1">
          <w:rPr>
            <w:rStyle w:val="Hyperlink"/>
            <w:rFonts w:ascii="Times New Roman" w:hAnsi="Times New Roman"/>
            <w:b/>
            <w:szCs w:val="20"/>
          </w:rPr>
          <w:t>R1-1809878</w:t>
        </w:r>
      </w:hyperlink>
      <w:r w:rsidR="001E1803" w:rsidRPr="00E936F7">
        <w:rPr>
          <w:rFonts w:ascii="Times New Roman" w:hAnsi="Times New Roman"/>
          <w:b/>
          <w:szCs w:val="20"/>
        </w:rPr>
        <w:tab/>
        <w:t>Summary of AI: 7.2.4.3 Uu-based sidelink resource allocation/configuration</w:t>
      </w:r>
      <w:r w:rsidR="001E1803" w:rsidRPr="00E936F7">
        <w:rPr>
          <w:rFonts w:ascii="Times New Roman" w:hAnsi="Times New Roman"/>
          <w:b/>
          <w:szCs w:val="20"/>
        </w:rPr>
        <w:tab/>
        <w:t>Huawei, HiSilicon</w:t>
      </w:r>
    </w:p>
    <w:p w14:paraId="00638760" w14:textId="77777777" w:rsidR="001E1803" w:rsidRDefault="001E1803" w:rsidP="001E1803">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003F3115" w14:textId="28D824C0" w:rsidR="001E1803" w:rsidRDefault="001E1803" w:rsidP="00E303AE">
      <w:pPr>
        <w:ind w:left="720" w:hanging="720"/>
        <w:rPr>
          <w:lang w:eastAsia="x-none"/>
        </w:rPr>
      </w:pPr>
    </w:p>
    <w:p w14:paraId="394004BC" w14:textId="77777777" w:rsidR="006F0574" w:rsidRPr="006F0574" w:rsidRDefault="006F0574" w:rsidP="006F0574">
      <w:pPr>
        <w:ind w:left="720" w:hanging="720"/>
        <w:rPr>
          <w:b/>
          <w:szCs w:val="20"/>
          <w:lang w:eastAsia="x-none"/>
        </w:rPr>
      </w:pPr>
      <w:r w:rsidRPr="006F0574">
        <w:rPr>
          <w:szCs w:val="20"/>
          <w:highlight w:val="green"/>
          <w:lang w:eastAsia="x-none"/>
        </w:rPr>
        <w:t>Agreements</w:t>
      </w:r>
      <w:r w:rsidRPr="006F0574">
        <w:rPr>
          <w:b/>
          <w:szCs w:val="20"/>
          <w:lang w:eastAsia="x-none"/>
        </w:rPr>
        <w:t>:</w:t>
      </w:r>
    </w:p>
    <w:p w14:paraId="68027976" w14:textId="77777777" w:rsidR="006F0574" w:rsidRPr="006F0574" w:rsidRDefault="006F0574" w:rsidP="008E772F">
      <w:pPr>
        <w:numPr>
          <w:ilvl w:val="0"/>
          <w:numId w:val="183"/>
        </w:numPr>
        <w:rPr>
          <w:szCs w:val="20"/>
        </w:rPr>
      </w:pPr>
      <w:r w:rsidRPr="006F0574">
        <w:rPr>
          <w:szCs w:val="20"/>
        </w:rPr>
        <w:lastRenderedPageBreak/>
        <w:t>NR Uu can assign NR sidelink resources for the following:</w:t>
      </w:r>
    </w:p>
    <w:p w14:paraId="41FA838D" w14:textId="77777777" w:rsidR="006F0574" w:rsidRPr="006F0574" w:rsidRDefault="006F0574" w:rsidP="008E772F">
      <w:pPr>
        <w:numPr>
          <w:ilvl w:val="1"/>
          <w:numId w:val="183"/>
        </w:numPr>
        <w:rPr>
          <w:szCs w:val="20"/>
        </w:rPr>
      </w:pPr>
      <w:r w:rsidRPr="006F0574">
        <w:rPr>
          <w:szCs w:val="20"/>
        </w:rPr>
        <w:t>Shared licensed carrier between Uu and NR sidelink</w:t>
      </w:r>
    </w:p>
    <w:p w14:paraId="42959057" w14:textId="77777777" w:rsidR="006F0574" w:rsidRPr="006F0574" w:rsidRDefault="006F0574" w:rsidP="008E772F">
      <w:pPr>
        <w:numPr>
          <w:ilvl w:val="1"/>
          <w:numId w:val="183"/>
        </w:numPr>
        <w:rPr>
          <w:szCs w:val="20"/>
        </w:rPr>
      </w:pPr>
      <w:r w:rsidRPr="006F0574">
        <w:rPr>
          <w:szCs w:val="20"/>
        </w:rPr>
        <w:t>Dedicated NR sidelink carrier</w:t>
      </w:r>
    </w:p>
    <w:p w14:paraId="7ECF2475" w14:textId="77777777" w:rsidR="006F0574" w:rsidRPr="006F0574" w:rsidRDefault="006F0574" w:rsidP="006F0574">
      <w:pPr>
        <w:ind w:left="720" w:hanging="720"/>
        <w:rPr>
          <w:lang w:eastAsia="x-none"/>
        </w:rPr>
      </w:pPr>
    </w:p>
    <w:p w14:paraId="6BB687F3" w14:textId="77777777" w:rsidR="006F0574" w:rsidRPr="006F0574" w:rsidRDefault="006F0574" w:rsidP="006F0574">
      <w:pPr>
        <w:ind w:left="720" w:hanging="720"/>
        <w:rPr>
          <w:b/>
          <w:szCs w:val="20"/>
          <w:lang w:eastAsia="x-none"/>
        </w:rPr>
      </w:pPr>
      <w:r w:rsidRPr="006F0574">
        <w:rPr>
          <w:szCs w:val="20"/>
          <w:highlight w:val="green"/>
          <w:lang w:eastAsia="x-none"/>
        </w:rPr>
        <w:t>Agreements</w:t>
      </w:r>
      <w:r w:rsidRPr="006F0574">
        <w:rPr>
          <w:b/>
          <w:szCs w:val="20"/>
          <w:lang w:eastAsia="x-none"/>
        </w:rPr>
        <w:t>:</w:t>
      </w:r>
    </w:p>
    <w:p w14:paraId="548A6166" w14:textId="77777777" w:rsidR="006F0574" w:rsidRPr="006F0574" w:rsidRDefault="006F0574" w:rsidP="008E772F">
      <w:pPr>
        <w:numPr>
          <w:ilvl w:val="0"/>
          <w:numId w:val="183"/>
        </w:numPr>
        <w:rPr>
          <w:szCs w:val="20"/>
        </w:rPr>
      </w:pPr>
      <w:r w:rsidRPr="006F0574">
        <w:rPr>
          <w:szCs w:val="20"/>
        </w:rPr>
        <w:t>Study at least the following NR sidelink resource allocation techniques:</w:t>
      </w:r>
    </w:p>
    <w:p w14:paraId="5BC76417" w14:textId="77777777" w:rsidR="006F0574" w:rsidRPr="006F0574" w:rsidRDefault="006F0574" w:rsidP="008E772F">
      <w:pPr>
        <w:numPr>
          <w:ilvl w:val="1"/>
          <w:numId w:val="183"/>
        </w:numPr>
        <w:rPr>
          <w:szCs w:val="20"/>
        </w:rPr>
      </w:pPr>
      <w:r w:rsidRPr="006F0574">
        <w:rPr>
          <w:szCs w:val="20"/>
        </w:rPr>
        <w:t>Dynamic resource allocation</w:t>
      </w:r>
    </w:p>
    <w:p w14:paraId="0B579EA0" w14:textId="77777777" w:rsidR="006F0574" w:rsidRPr="006F0574" w:rsidRDefault="006F0574" w:rsidP="008E772F">
      <w:pPr>
        <w:numPr>
          <w:ilvl w:val="1"/>
          <w:numId w:val="183"/>
        </w:numPr>
        <w:rPr>
          <w:szCs w:val="20"/>
        </w:rPr>
      </w:pPr>
      <w:r w:rsidRPr="006F0574">
        <w:rPr>
          <w:szCs w:val="20"/>
        </w:rPr>
        <w:t>Activation/deactivation based</w:t>
      </w:r>
    </w:p>
    <w:p w14:paraId="3B6D128D" w14:textId="77777777" w:rsidR="006F0574" w:rsidRPr="006F0574" w:rsidRDefault="006F0574" w:rsidP="008E772F">
      <w:pPr>
        <w:numPr>
          <w:ilvl w:val="2"/>
          <w:numId w:val="183"/>
        </w:numPr>
        <w:rPr>
          <w:szCs w:val="20"/>
        </w:rPr>
      </w:pPr>
      <w:r w:rsidRPr="006F0574">
        <w:rPr>
          <w:szCs w:val="20"/>
        </w:rPr>
        <w:t xml:space="preserve">E.g., semi-persistent scheduling allocation or NR grant free type-2 </w:t>
      </w:r>
    </w:p>
    <w:p w14:paraId="626D8E6D" w14:textId="77777777" w:rsidR="006F0574" w:rsidRPr="006F0574" w:rsidRDefault="006F0574" w:rsidP="008E772F">
      <w:pPr>
        <w:numPr>
          <w:ilvl w:val="1"/>
          <w:numId w:val="183"/>
        </w:numPr>
        <w:rPr>
          <w:szCs w:val="20"/>
        </w:rPr>
      </w:pPr>
      <w:r w:rsidRPr="006F0574">
        <w:rPr>
          <w:szCs w:val="20"/>
        </w:rPr>
        <w:t>RRC (pre-)configured</w:t>
      </w:r>
    </w:p>
    <w:p w14:paraId="1FFDD852" w14:textId="77777777" w:rsidR="006F0574" w:rsidRPr="006F0574" w:rsidRDefault="006F0574" w:rsidP="008E772F">
      <w:pPr>
        <w:numPr>
          <w:ilvl w:val="2"/>
          <w:numId w:val="183"/>
        </w:numPr>
        <w:rPr>
          <w:szCs w:val="20"/>
        </w:rPr>
      </w:pPr>
      <w:r w:rsidRPr="006F0574">
        <w:rPr>
          <w:szCs w:val="20"/>
        </w:rPr>
        <w:t>E.g., configured NR grant type-1, UE autonomous selection of resource(s) from resources configured by RRC</w:t>
      </w:r>
    </w:p>
    <w:p w14:paraId="68608AC4" w14:textId="77777777" w:rsidR="006F0574" w:rsidRPr="006F0574" w:rsidRDefault="006F0574" w:rsidP="008E772F">
      <w:pPr>
        <w:numPr>
          <w:ilvl w:val="0"/>
          <w:numId w:val="183"/>
        </w:numPr>
        <w:rPr>
          <w:szCs w:val="20"/>
        </w:rPr>
      </w:pPr>
      <w:r w:rsidRPr="006F0574">
        <w:rPr>
          <w:szCs w:val="20"/>
        </w:rPr>
        <w:t>RAN1 will study the level of network control, e.g., whether the UE may select other parameters (e.g., MCS) and/or the exact transmission resources, and whether the selection is autonomous or not</w:t>
      </w:r>
    </w:p>
    <w:p w14:paraId="0706AE3C" w14:textId="2ED22A5B" w:rsidR="006F0574" w:rsidRPr="00E303AE" w:rsidRDefault="006F0574" w:rsidP="00E303AE">
      <w:pPr>
        <w:ind w:left="720" w:hanging="720"/>
        <w:rPr>
          <w:lang w:eastAsia="x-none"/>
        </w:rPr>
      </w:pPr>
    </w:p>
    <w:p w14:paraId="5EB72363" w14:textId="77777777" w:rsidR="00E303AE" w:rsidRPr="00E303AE" w:rsidRDefault="00E303AE" w:rsidP="006D4CF6">
      <w:pPr>
        <w:pStyle w:val="Heading5"/>
      </w:pPr>
      <w:bookmarkStart w:id="1028" w:name="_Toc526458955"/>
      <w:r w:rsidRPr="00E303AE">
        <w:t>Enhancements of LTE Uu and NR Uu to control NR sidelink</w:t>
      </w:r>
      <w:bookmarkEnd w:id="1028"/>
      <w:r w:rsidRPr="00E303AE">
        <w:t xml:space="preserve"> </w:t>
      </w:r>
    </w:p>
    <w:p w14:paraId="32D581DB" w14:textId="2C051B2B" w:rsidR="00E303AE" w:rsidRPr="005A45F6" w:rsidRDefault="001B7BF2" w:rsidP="00E303AE">
      <w:pPr>
        <w:ind w:left="720" w:hanging="720"/>
        <w:rPr>
          <w:b/>
          <w:lang w:eastAsia="x-none"/>
        </w:rPr>
      </w:pPr>
      <w:hyperlink r:id="rId2003" w:history="1">
        <w:r w:rsidR="00D93AE1">
          <w:rPr>
            <w:rStyle w:val="Hyperlink"/>
            <w:b/>
            <w:lang w:eastAsia="x-none"/>
          </w:rPr>
          <w:t>R1-1808095</w:t>
        </w:r>
      </w:hyperlink>
      <w:r w:rsidR="00E303AE" w:rsidRPr="005A45F6">
        <w:rPr>
          <w:b/>
          <w:lang w:eastAsia="x-none"/>
        </w:rPr>
        <w:tab/>
        <w:t>Discussion on NR sidelink resource allocation by NR Uu and LTE Uu</w:t>
      </w:r>
      <w:r w:rsidR="00E303AE" w:rsidRPr="005A45F6">
        <w:rPr>
          <w:b/>
          <w:lang w:eastAsia="x-none"/>
        </w:rPr>
        <w:tab/>
        <w:t>Huawei, HiSilicon</w:t>
      </w:r>
    </w:p>
    <w:p w14:paraId="56869D4C" w14:textId="77777777" w:rsidR="005A45F6" w:rsidRPr="005A45F6" w:rsidRDefault="005A45F6" w:rsidP="008E772F">
      <w:pPr>
        <w:pStyle w:val="ListParagraph"/>
        <w:numPr>
          <w:ilvl w:val="0"/>
          <w:numId w:val="123"/>
        </w:numPr>
        <w:spacing w:after="0"/>
        <w:rPr>
          <w:lang w:val="en-US"/>
        </w:rPr>
      </w:pPr>
      <w:r w:rsidRPr="005A45F6">
        <w:rPr>
          <w:lang w:val="en-US"/>
        </w:rPr>
        <w:t>Proposal 1: NR SL should support both grant-free and grant-based resource allocation modes.</w:t>
      </w:r>
    </w:p>
    <w:p w14:paraId="054D6313" w14:textId="77777777" w:rsidR="005A45F6" w:rsidRPr="005A45F6" w:rsidRDefault="005A45F6" w:rsidP="008E772F">
      <w:pPr>
        <w:pStyle w:val="ListParagraph"/>
        <w:numPr>
          <w:ilvl w:val="0"/>
          <w:numId w:val="123"/>
        </w:numPr>
        <w:spacing w:after="0"/>
        <w:rPr>
          <w:lang w:val="en-US"/>
        </w:rPr>
      </w:pPr>
      <w:r w:rsidRPr="005A45F6">
        <w:rPr>
          <w:lang w:val="en-US"/>
        </w:rPr>
        <w:t>Proposal 2: NR should support configuration of SL grant-free resources for in-coverage UEs and pre-configuration of SL grant-free resources for out-of-coverage UEs.</w:t>
      </w:r>
    </w:p>
    <w:p w14:paraId="6862C666" w14:textId="380C5306" w:rsidR="005A45F6" w:rsidRPr="005A45F6" w:rsidRDefault="005A45F6" w:rsidP="008E772F">
      <w:pPr>
        <w:pStyle w:val="ListParagraph"/>
        <w:numPr>
          <w:ilvl w:val="0"/>
          <w:numId w:val="123"/>
        </w:numPr>
        <w:spacing w:after="0"/>
        <w:rPr>
          <w:lang w:val="en-US"/>
        </w:rPr>
      </w:pPr>
      <w:r w:rsidRPr="005A45F6">
        <w:rPr>
          <w:lang w:val="en-US"/>
        </w:rPr>
        <w:t>Proposal 3: For enhanced reliability and latency, NR should support pre-/configuration of SL transmission patterns indicating the repetition location of a given TB for out-of-coverage/in-coverage UEs.</w:t>
      </w:r>
    </w:p>
    <w:p w14:paraId="3062214E" w14:textId="77777777" w:rsidR="005A45F6" w:rsidRPr="005A45F6" w:rsidRDefault="005A45F6" w:rsidP="008E772F">
      <w:pPr>
        <w:pStyle w:val="ListParagraph"/>
        <w:numPr>
          <w:ilvl w:val="1"/>
          <w:numId w:val="123"/>
        </w:numPr>
        <w:spacing w:after="0"/>
        <w:rPr>
          <w:lang w:val="en-US"/>
        </w:rPr>
      </w:pPr>
      <w:r w:rsidRPr="005A45F6">
        <w:rPr>
          <w:lang w:val="en-US"/>
        </w:rPr>
        <w:t>Study how many retransmissions are needed.</w:t>
      </w:r>
    </w:p>
    <w:p w14:paraId="236477BB" w14:textId="77777777" w:rsidR="005A45F6" w:rsidRPr="005A45F6" w:rsidRDefault="005A45F6" w:rsidP="008E772F">
      <w:pPr>
        <w:pStyle w:val="ListParagraph"/>
        <w:numPr>
          <w:ilvl w:val="0"/>
          <w:numId w:val="123"/>
        </w:numPr>
        <w:spacing w:after="0"/>
        <w:rPr>
          <w:lang w:val="en-US"/>
        </w:rPr>
      </w:pPr>
      <w:r w:rsidRPr="005A45F6">
        <w:rPr>
          <w:lang w:val="en-US"/>
        </w:rPr>
        <w:t>Proposal 4:</w:t>
      </w:r>
      <w:r w:rsidRPr="005A45F6">
        <w:rPr>
          <w:lang w:val="en-US" w:eastAsia="zh-CN"/>
        </w:rPr>
        <w:t xml:space="preserve"> </w:t>
      </w:r>
      <w:r w:rsidRPr="005A45F6">
        <w:rPr>
          <w:lang w:val="en-US"/>
        </w:rPr>
        <w:t>Study dynamic and semi-persistent grant-based SL resource allocation mechanisms for in-coverage and out-of-coverage UEs.</w:t>
      </w:r>
    </w:p>
    <w:p w14:paraId="6052147A" w14:textId="77777777" w:rsidR="005A45F6" w:rsidRPr="005A45F6" w:rsidRDefault="005A45F6" w:rsidP="008E772F">
      <w:pPr>
        <w:pStyle w:val="ListParagraph"/>
        <w:numPr>
          <w:ilvl w:val="0"/>
          <w:numId w:val="123"/>
        </w:numPr>
        <w:spacing w:after="0"/>
        <w:rPr>
          <w:lang w:val="en-US" w:eastAsia="zh-CN"/>
        </w:rPr>
      </w:pPr>
      <w:r w:rsidRPr="005A45F6">
        <w:rPr>
          <w:bCs/>
          <w:iCs/>
          <w:lang w:val="en-US"/>
        </w:rPr>
        <w:t>Proposal 5</w:t>
      </w:r>
      <w:r w:rsidRPr="005A45F6">
        <w:rPr>
          <w:iCs/>
          <w:lang w:val="en-US"/>
        </w:rPr>
        <w:t>: For reliability and latency enhancement, NR grant-based sidelink transmission should support allocation of SL transmission patterns indicating the repetition location of a given TB.</w:t>
      </w:r>
      <w:r w:rsidRPr="005A45F6">
        <w:rPr>
          <w:lang w:val="en-US" w:eastAsia="zh-CN"/>
        </w:rPr>
        <w:t xml:space="preserve"> </w:t>
      </w:r>
    </w:p>
    <w:p w14:paraId="47E87A77" w14:textId="77777777" w:rsidR="005A45F6" w:rsidRPr="005A45F6" w:rsidRDefault="005A45F6" w:rsidP="008E772F">
      <w:pPr>
        <w:pStyle w:val="ListParagraph"/>
        <w:numPr>
          <w:ilvl w:val="0"/>
          <w:numId w:val="123"/>
        </w:numPr>
        <w:spacing w:after="0"/>
        <w:rPr>
          <w:lang w:val="en-US"/>
        </w:rPr>
      </w:pPr>
      <w:r w:rsidRPr="005A45F6">
        <w:rPr>
          <w:lang w:val="en-US" w:eastAsia="zh-CN"/>
        </w:rPr>
        <w:t>Proposal 6:</w:t>
      </w:r>
      <w:r w:rsidRPr="005A45F6">
        <w:rPr>
          <w:lang w:val="en-US"/>
        </w:rPr>
        <w:t xml:space="preserve"> </w:t>
      </w:r>
      <w:r w:rsidRPr="005A45F6">
        <w:rPr>
          <w:iCs/>
          <w:lang w:val="en-US"/>
        </w:rPr>
        <w:t>In case of unicast and groupcast transmissions, consi</w:t>
      </w:r>
      <w:r w:rsidRPr="005A45F6">
        <w:rPr>
          <w:lang w:val="en-US"/>
        </w:rPr>
        <w:t>der whether scheduled UEs may report measurements, or resources selected based on such measurements, to gNB to support sidelink scheduler.</w:t>
      </w:r>
    </w:p>
    <w:p w14:paraId="3CAF0185" w14:textId="77777777" w:rsidR="005A45F6" w:rsidRPr="005A45F6" w:rsidRDefault="005A45F6" w:rsidP="008E772F">
      <w:pPr>
        <w:pStyle w:val="ListParagraph"/>
        <w:numPr>
          <w:ilvl w:val="0"/>
          <w:numId w:val="123"/>
        </w:numPr>
        <w:spacing w:after="0"/>
        <w:rPr>
          <w:lang w:val="en-US" w:eastAsia="zh-CN"/>
        </w:rPr>
      </w:pPr>
      <w:r w:rsidRPr="005A45F6">
        <w:rPr>
          <w:lang w:val="en-US" w:eastAsia="zh-CN"/>
        </w:rPr>
        <w:t>Observation 1: A radio resource may be reused by nearby UEs in case of non-isotropic transmissions.</w:t>
      </w:r>
    </w:p>
    <w:p w14:paraId="20DA2070" w14:textId="77777777" w:rsidR="005A45F6" w:rsidRPr="005A45F6" w:rsidRDefault="005A45F6" w:rsidP="008E772F">
      <w:pPr>
        <w:pStyle w:val="ListParagraph"/>
        <w:numPr>
          <w:ilvl w:val="0"/>
          <w:numId w:val="123"/>
        </w:numPr>
        <w:spacing w:after="0"/>
        <w:rPr>
          <w:lang w:val="en-US"/>
        </w:rPr>
      </w:pPr>
      <w:r w:rsidRPr="005A45F6">
        <w:rPr>
          <w:lang w:val="en-US" w:eastAsia="zh-CN"/>
        </w:rPr>
        <w:t>Proposal 7:</w:t>
      </w:r>
      <w:r w:rsidRPr="005A45F6">
        <w:rPr>
          <w:lang w:val="en-US"/>
        </w:rPr>
        <w:t xml:space="preserve"> Study whether non-orthogonal resources can be assigned to UEs based on the directionality of their intended transmissions.</w:t>
      </w:r>
    </w:p>
    <w:p w14:paraId="6B1B2959" w14:textId="77777777" w:rsidR="005A45F6" w:rsidRPr="005A45F6" w:rsidRDefault="005A45F6" w:rsidP="008E772F">
      <w:pPr>
        <w:pStyle w:val="ListParagraph"/>
        <w:numPr>
          <w:ilvl w:val="0"/>
          <w:numId w:val="123"/>
        </w:numPr>
        <w:spacing w:after="0"/>
        <w:rPr>
          <w:lang w:val="en-US"/>
        </w:rPr>
      </w:pPr>
      <w:r w:rsidRPr="005A45F6">
        <w:rPr>
          <w:lang w:val="en-US"/>
        </w:rPr>
        <w:t xml:space="preserve">Proposal 8: LTE enhancements to enable NR sidelink control by LTE Uuinclude provision of DCI format 5A contents and SIB/RRC configurations. </w:t>
      </w:r>
    </w:p>
    <w:p w14:paraId="65889943" w14:textId="690FF1B6" w:rsidR="005A45F6" w:rsidRDefault="005A45F6" w:rsidP="005A45F6">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23B8B341" w14:textId="77777777" w:rsidR="005A45F6" w:rsidRDefault="005A45F6" w:rsidP="005A45F6">
      <w:pPr>
        <w:ind w:left="720" w:hanging="720"/>
        <w:rPr>
          <w:rFonts w:ascii="Times New Roman" w:hAnsi="Times New Roman"/>
          <w:szCs w:val="20"/>
        </w:rPr>
      </w:pPr>
    </w:p>
    <w:p w14:paraId="43E36FD2" w14:textId="305235CC" w:rsidR="00E303AE" w:rsidRDefault="001B7BF2" w:rsidP="00E303AE">
      <w:pPr>
        <w:ind w:left="720" w:hanging="720"/>
        <w:rPr>
          <w:b/>
          <w:lang w:eastAsia="x-none"/>
        </w:rPr>
      </w:pPr>
      <w:hyperlink r:id="rId2004" w:history="1">
        <w:r w:rsidR="00D93AE1">
          <w:rPr>
            <w:rStyle w:val="Hyperlink"/>
            <w:b/>
            <w:lang w:eastAsia="x-none"/>
          </w:rPr>
          <w:t>R1-1808246</w:t>
        </w:r>
      </w:hyperlink>
      <w:r w:rsidR="00E303AE" w:rsidRPr="009A71DF">
        <w:rPr>
          <w:b/>
          <w:lang w:eastAsia="x-none"/>
        </w:rPr>
        <w:tab/>
        <w:t>Enhancements of LTE Uu and NR Uu to control NR sidelink</w:t>
      </w:r>
      <w:r w:rsidR="00E303AE" w:rsidRPr="009A71DF">
        <w:rPr>
          <w:b/>
          <w:lang w:eastAsia="x-none"/>
        </w:rPr>
        <w:tab/>
        <w:t>vivo</w:t>
      </w:r>
    </w:p>
    <w:p w14:paraId="0EA10CD2" w14:textId="77777777" w:rsidR="00107F15" w:rsidRPr="00107F15" w:rsidRDefault="00107F15" w:rsidP="008E772F">
      <w:pPr>
        <w:pStyle w:val="ListParagraph"/>
        <w:numPr>
          <w:ilvl w:val="0"/>
          <w:numId w:val="123"/>
        </w:numPr>
        <w:spacing w:after="0"/>
        <w:ind w:left="714" w:hanging="357"/>
        <w:rPr>
          <w:lang w:val="en-US" w:eastAsia="zh-CN"/>
        </w:rPr>
      </w:pPr>
      <w:r w:rsidRPr="00107F15">
        <w:rPr>
          <w:lang w:val="en-US" w:eastAsia="zh-CN"/>
        </w:rPr>
        <w:fldChar w:fldCharType="begin"/>
      </w:r>
      <w:r w:rsidRPr="00107F15">
        <w:rPr>
          <w:lang w:val="en-US" w:eastAsia="zh-CN"/>
        </w:rPr>
        <w:instrText xml:space="preserve"> REF _Ref521243431 \h  \* MERGEFORMAT </w:instrText>
      </w:r>
      <w:r w:rsidRPr="00107F15">
        <w:rPr>
          <w:lang w:val="en-US" w:eastAsia="zh-CN"/>
        </w:rPr>
      </w:r>
      <w:r w:rsidRPr="00107F15">
        <w:rPr>
          <w:lang w:val="en-US" w:eastAsia="zh-CN"/>
        </w:rPr>
        <w:fldChar w:fldCharType="separate"/>
      </w:r>
      <w:r w:rsidRPr="00107F15">
        <w:rPr>
          <w:lang w:val="en-US" w:eastAsia="zh-CN"/>
        </w:rPr>
        <w:t xml:space="preserve">Proposal </w:t>
      </w:r>
      <w:r w:rsidRPr="00107F15">
        <w:rPr>
          <w:noProof/>
          <w:lang w:val="en-US" w:eastAsia="zh-CN"/>
        </w:rPr>
        <w:t>1</w:t>
      </w:r>
      <w:r w:rsidRPr="00107F15">
        <w:rPr>
          <w:lang w:val="en-US" w:eastAsia="zh-CN"/>
        </w:rPr>
        <w:t>: It should be clarified whether the scenario that evolved eNB controls the NR sidelink is practical, and if yes, what the desired behavior is.</w:t>
      </w:r>
      <w:r w:rsidRPr="00107F15">
        <w:rPr>
          <w:lang w:val="en-US" w:eastAsia="zh-CN"/>
        </w:rPr>
        <w:fldChar w:fldCharType="end"/>
      </w:r>
    </w:p>
    <w:p w14:paraId="537596F9" w14:textId="77777777" w:rsidR="00107F15" w:rsidRPr="00107F15" w:rsidRDefault="00107F15" w:rsidP="008E772F">
      <w:pPr>
        <w:pStyle w:val="ListParagraph"/>
        <w:numPr>
          <w:ilvl w:val="0"/>
          <w:numId w:val="123"/>
        </w:numPr>
        <w:spacing w:after="0"/>
        <w:ind w:left="714" w:hanging="357"/>
        <w:rPr>
          <w:lang w:val="en-US" w:eastAsia="zh-CN"/>
        </w:rPr>
      </w:pPr>
      <w:r w:rsidRPr="00107F15">
        <w:rPr>
          <w:lang w:val="en-US" w:eastAsia="zh-CN"/>
        </w:rPr>
        <w:fldChar w:fldCharType="begin"/>
      </w:r>
      <w:r w:rsidRPr="00107F15">
        <w:rPr>
          <w:lang w:val="en-US" w:eastAsia="zh-CN"/>
        </w:rPr>
        <w:instrText xml:space="preserve"> REF _Ref521243432 \h  \* MERGEFORMAT </w:instrText>
      </w:r>
      <w:r w:rsidRPr="00107F15">
        <w:rPr>
          <w:lang w:val="en-US" w:eastAsia="zh-CN"/>
        </w:rPr>
      </w:r>
      <w:r w:rsidRPr="00107F15">
        <w:rPr>
          <w:lang w:val="en-US" w:eastAsia="zh-CN"/>
        </w:rPr>
        <w:fldChar w:fldCharType="separate"/>
      </w:r>
      <w:r w:rsidRPr="00107F15">
        <w:rPr>
          <w:lang w:val="en-US" w:eastAsia="zh-CN"/>
        </w:rPr>
        <w:t xml:space="preserve">Proposal </w:t>
      </w:r>
      <w:r w:rsidRPr="00107F15">
        <w:rPr>
          <w:noProof/>
          <w:lang w:val="en-US" w:eastAsia="zh-CN"/>
        </w:rPr>
        <w:t>2</w:t>
      </w:r>
      <w:r w:rsidRPr="00107F15">
        <w:rPr>
          <w:lang w:val="en-US" w:eastAsia="zh-CN"/>
        </w:rPr>
        <w:t>: The eNB broadcasts the necessary NR sidelink configurations in SIB, at least for the mode-4 operation in EN-DC case.</w:t>
      </w:r>
      <w:r w:rsidRPr="00107F15">
        <w:rPr>
          <w:lang w:val="en-US" w:eastAsia="zh-CN"/>
        </w:rPr>
        <w:fldChar w:fldCharType="end"/>
      </w:r>
    </w:p>
    <w:p w14:paraId="612DC19F" w14:textId="77777777" w:rsidR="00107F15" w:rsidRPr="00107F15" w:rsidRDefault="00107F15" w:rsidP="008E772F">
      <w:pPr>
        <w:pStyle w:val="ListParagraph"/>
        <w:numPr>
          <w:ilvl w:val="0"/>
          <w:numId w:val="123"/>
        </w:numPr>
        <w:spacing w:after="0"/>
        <w:ind w:left="714" w:hanging="357"/>
        <w:rPr>
          <w:lang w:val="en-US" w:eastAsia="zh-CN"/>
        </w:rPr>
      </w:pPr>
      <w:r w:rsidRPr="00107F15">
        <w:rPr>
          <w:lang w:val="en-US" w:eastAsia="zh-CN"/>
        </w:rPr>
        <w:fldChar w:fldCharType="begin"/>
      </w:r>
      <w:r w:rsidRPr="00107F15">
        <w:rPr>
          <w:lang w:val="en-US" w:eastAsia="zh-CN"/>
        </w:rPr>
        <w:instrText xml:space="preserve"> REF _Ref521437292 \h  \* MERGEFORMAT </w:instrText>
      </w:r>
      <w:r w:rsidRPr="00107F15">
        <w:rPr>
          <w:lang w:val="en-US" w:eastAsia="zh-CN"/>
        </w:rPr>
      </w:r>
      <w:r w:rsidRPr="00107F15">
        <w:rPr>
          <w:lang w:val="en-US" w:eastAsia="zh-CN"/>
        </w:rPr>
        <w:fldChar w:fldCharType="separate"/>
      </w:r>
      <w:r w:rsidRPr="00107F15">
        <w:rPr>
          <w:lang w:val="en-US" w:eastAsia="zh-CN"/>
        </w:rPr>
        <w:t xml:space="preserve">Proposal </w:t>
      </w:r>
      <w:r w:rsidRPr="00107F15">
        <w:rPr>
          <w:noProof/>
          <w:lang w:val="en-US" w:eastAsia="zh-CN"/>
        </w:rPr>
        <w:t>3</w:t>
      </w:r>
      <w:r w:rsidRPr="00107F15">
        <w:rPr>
          <w:lang w:val="en-US" w:eastAsia="zh-CN"/>
        </w:rPr>
        <w:t>: If the network is used as the synchronization source in the case of EN-DC, the network should indicate either the eNB or the gNB is used as the NR sidelink synchronization source to the UE.</w:t>
      </w:r>
      <w:r w:rsidRPr="00107F15">
        <w:rPr>
          <w:lang w:val="en-US" w:eastAsia="zh-CN"/>
        </w:rPr>
        <w:fldChar w:fldCharType="end"/>
      </w:r>
    </w:p>
    <w:p w14:paraId="3369D192" w14:textId="77777777" w:rsidR="00107F15" w:rsidRPr="00107F15" w:rsidRDefault="00107F15" w:rsidP="008E772F">
      <w:pPr>
        <w:pStyle w:val="ListParagraph"/>
        <w:numPr>
          <w:ilvl w:val="0"/>
          <w:numId w:val="123"/>
        </w:numPr>
        <w:spacing w:after="0"/>
        <w:ind w:left="714" w:hanging="357"/>
        <w:rPr>
          <w:sz w:val="22"/>
          <w:lang w:val="en-US" w:eastAsia="zh-CN"/>
        </w:rPr>
      </w:pPr>
      <w:r w:rsidRPr="00107F15">
        <w:rPr>
          <w:lang w:val="en-US" w:eastAsia="zh-CN"/>
        </w:rPr>
        <w:fldChar w:fldCharType="begin"/>
      </w:r>
      <w:r w:rsidRPr="00107F15">
        <w:rPr>
          <w:lang w:val="en-US" w:eastAsia="zh-CN"/>
        </w:rPr>
        <w:instrText xml:space="preserve"> REF _Ref521243433 \h  \* MERGEFORMAT </w:instrText>
      </w:r>
      <w:r w:rsidRPr="00107F15">
        <w:rPr>
          <w:lang w:val="en-US" w:eastAsia="zh-CN"/>
        </w:rPr>
      </w:r>
      <w:r w:rsidRPr="00107F15">
        <w:rPr>
          <w:lang w:val="en-US" w:eastAsia="zh-CN"/>
        </w:rPr>
        <w:fldChar w:fldCharType="separate"/>
      </w:r>
      <w:r w:rsidRPr="00107F15">
        <w:rPr>
          <w:lang w:val="en-US" w:eastAsia="zh-CN"/>
        </w:rPr>
        <w:t xml:space="preserve">Proposal </w:t>
      </w:r>
      <w:r w:rsidRPr="00107F15">
        <w:rPr>
          <w:noProof/>
          <w:lang w:val="en-US" w:eastAsia="zh-CN"/>
        </w:rPr>
        <w:t>4</w:t>
      </w:r>
      <w:r w:rsidRPr="00107F15">
        <w:rPr>
          <w:lang w:val="en-US" w:eastAsia="zh-CN"/>
        </w:rPr>
        <w:t>: The UE should be able to indicate capability of not supporting simultaneous sidelink and uplink operations to network.</w:t>
      </w:r>
      <w:r w:rsidRPr="00107F15">
        <w:rPr>
          <w:lang w:val="en-US" w:eastAsia="zh-CN"/>
        </w:rPr>
        <w:fldChar w:fldCharType="end"/>
      </w:r>
    </w:p>
    <w:p w14:paraId="39767629" w14:textId="77777777" w:rsidR="009A71DF" w:rsidRDefault="009A71DF" w:rsidP="009A71DF">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29BAA47D" w14:textId="77777777" w:rsidR="009A71DF" w:rsidRDefault="009A71DF" w:rsidP="009A71DF">
      <w:pPr>
        <w:ind w:left="720" w:hanging="720"/>
        <w:rPr>
          <w:rFonts w:ascii="Times New Roman" w:hAnsi="Times New Roman"/>
          <w:b/>
          <w:szCs w:val="20"/>
        </w:rPr>
      </w:pPr>
    </w:p>
    <w:p w14:paraId="5677BBC1" w14:textId="668AE8FA" w:rsidR="00032A11" w:rsidRPr="00032A11" w:rsidRDefault="001B7BF2" w:rsidP="00032A11">
      <w:pPr>
        <w:ind w:left="720" w:hanging="720"/>
        <w:rPr>
          <w:b/>
          <w:lang w:eastAsia="x-none"/>
        </w:rPr>
      </w:pPr>
      <w:hyperlink r:id="rId2005" w:history="1">
        <w:r w:rsidR="00D93AE1">
          <w:rPr>
            <w:rStyle w:val="Hyperlink"/>
            <w:b/>
            <w:lang w:eastAsia="x-none"/>
          </w:rPr>
          <w:t>R1-1809049</w:t>
        </w:r>
      </w:hyperlink>
      <w:r w:rsidR="00032A11" w:rsidRPr="00032A11">
        <w:rPr>
          <w:b/>
          <w:lang w:eastAsia="x-none"/>
        </w:rPr>
        <w:tab/>
        <w:t>Initial View on Enhancements of LTE Uu and NR Uu to control NR sidelink</w:t>
      </w:r>
      <w:r w:rsidR="00032A11" w:rsidRPr="00032A11">
        <w:rPr>
          <w:b/>
          <w:lang w:eastAsia="x-none"/>
        </w:rPr>
        <w:tab/>
        <w:t>Nokia, Nokia Shanghai Bell</w:t>
      </w:r>
    </w:p>
    <w:p w14:paraId="62C75455" w14:textId="77777777" w:rsidR="00032A11" w:rsidRPr="00032A11" w:rsidRDefault="00032A11" w:rsidP="008E772F">
      <w:pPr>
        <w:pStyle w:val="ListParagraph"/>
        <w:numPr>
          <w:ilvl w:val="0"/>
          <w:numId w:val="124"/>
        </w:numPr>
        <w:spacing w:after="0"/>
        <w:ind w:left="714" w:hanging="357"/>
      </w:pPr>
      <w:r w:rsidRPr="00032A11">
        <w:t>Proposal 1: Support both dynamic scheduling and semi-persistent scheduling/configured grant.</w:t>
      </w:r>
    </w:p>
    <w:p w14:paraId="13FB3ACA" w14:textId="77777777" w:rsidR="00032A11" w:rsidRPr="00032A11" w:rsidRDefault="00032A11" w:rsidP="008E772F">
      <w:pPr>
        <w:pStyle w:val="ListParagraph"/>
        <w:numPr>
          <w:ilvl w:val="0"/>
          <w:numId w:val="124"/>
        </w:numPr>
        <w:spacing w:after="0"/>
        <w:ind w:left="714" w:hanging="357"/>
      </w:pPr>
      <w:r w:rsidRPr="00032A11">
        <w:t>Proposal 2: Support resource pool sharing between gNB-scheduled and UE-autonomous UEs from the beginning.</w:t>
      </w:r>
    </w:p>
    <w:p w14:paraId="4DB7688C" w14:textId="77777777" w:rsidR="00032A11" w:rsidRPr="00032A11" w:rsidRDefault="00032A11" w:rsidP="008E772F">
      <w:pPr>
        <w:pStyle w:val="ListParagraph"/>
        <w:numPr>
          <w:ilvl w:val="0"/>
          <w:numId w:val="124"/>
        </w:numPr>
        <w:spacing w:after="0"/>
        <w:ind w:left="714" w:hanging="357"/>
      </w:pPr>
      <w:r w:rsidRPr="00032A11">
        <w:t>Proposal 3: Consider support for sidelink unicast/groupcast enhancements in the work on Uu-based sidelink resource allocation.</w:t>
      </w:r>
    </w:p>
    <w:p w14:paraId="5C1E28DA" w14:textId="00EF75E8" w:rsidR="009A71DF" w:rsidRDefault="009A71DF" w:rsidP="009A71DF">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775E6EFC" w14:textId="38D8F273" w:rsidR="00032A11" w:rsidRDefault="00032A11" w:rsidP="009A71DF">
      <w:pPr>
        <w:ind w:left="720" w:hanging="720"/>
        <w:rPr>
          <w:rFonts w:ascii="Times New Roman" w:hAnsi="Times New Roman"/>
          <w:szCs w:val="20"/>
        </w:rPr>
      </w:pPr>
    </w:p>
    <w:p w14:paraId="3A5A5BE1" w14:textId="77777777" w:rsidR="003E5995" w:rsidRDefault="003E5995" w:rsidP="003E5995">
      <w:pPr>
        <w:ind w:left="720" w:hanging="720"/>
      </w:pPr>
      <w:r w:rsidRPr="006F0574">
        <w:t>Wednesday session conclusion: Continue discussion offline - Philippe (Huawei)</w:t>
      </w:r>
    </w:p>
    <w:p w14:paraId="75D9FBA4" w14:textId="77777777" w:rsidR="003E5995" w:rsidRDefault="003E5995" w:rsidP="009A71DF">
      <w:pPr>
        <w:ind w:left="720" w:hanging="720"/>
        <w:rPr>
          <w:rFonts w:ascii="Times New Roman" w:hAnsi="Times New Roman"/>
          <w:szCs w:val="20"/>
        </w:rPr>
      </w:pPr>
    </w:p>
    <w:p w14:paraId="544C2684" w14:textId="77777777" w:rsidR="00032A11" w:rsidRDefault="00032A11" w:rsidP="009A71DF">
      <w:pPr>
        <w:ind w:left="720" w:hanging="720"/>
        <w:rPr>
          <w:rFonts w:ascii="Times New Roman" w:hAnsi="Times New Roman"/>
          <w:szCs w:val="20"/>
        </w:rPr>
      </w:pPr>
    </w:p>
    <w:p w14:paraId="0745AD26" w14:textId="661CE718" w:rsidR="00E303AE" w:rsidRPr="00E303AE" w:rsidRDefault="001B7BF2" w:rsidP="00E303AE">
      <w:pPr>
        <w:ind w:left="720" w:hanging="720"/>
        <w:rPr>
          <w:lang w:eastAsia="x-none"/>
        </w:rPr>
      </w:pPr>
      <w:hyperlink r:id="rId2006" w:history="1">
        <w:r w:rsidR="00D93AE1">
          <w:rPr>
            <w:rStyle w:val="Hyperlink"/>
            <w:lang w:eastAsia="x-none"/>
          </w:rPr>
          <w:t>R1-180</w:t>
        </w:r>
        <w:r w:rsidR="00E654C5">
          <w:rPr>
            <w:rStyle w:val="Hyperlink"/>
            <w:lang w:eastAsia="x-none"/>
          </w:rPr>
          <w:t>9775</w:t>
        </w:r>
      </w:hyperlink>
      <w:r w:rsidR="00E303AE" w:rsidRPr="00E303AE">
        <w:rPr>
          <w:lang w:eastAsia="x-none"/>
        </w:rPr>
        <w:tab/>
        <w:t>Discussion on Sidelink Bi-mode Transmission in NR-V2X</w:t>
      </w:r>
      <w:r w:rsidR="00E303AE" w:rsidRPr="00E303AE">
        <w:rPr>
          <w:lang w:eastAsia="x-none"/>
        </w:rPr>
        <w:tab/>
        <w:t>Fujitsu</w:t>
      </w:r>
      <w:r w:rsidR="00E654C5">
        <w:rPr>
          <w:lang w:eastAsia="x-none"/>
        </w:rPr>
        <w:tab/>
        <w:t xml:space="preserve">(revision of </w:t>
      </w:r>
      <w:hyperlink r:id="rId2007" w:history="1">
        <w:r w:rsidR="00E654C5">
          <w:rPr>
            <w:rStyle w:val="Hyperlink"/>
            <w:lang w:eastAsia="x-none"/>
          </w:rPr>
          <w:t>R1-1808299</w:t>
        </w:r>
      </w:hyperlink>
      <w:r w:rsidR="00E654C5">
        <w:rPr>
          <w:rStyle w:val="Hyperlink"/>
          <w:lang w:eastAsia="x-none"/>
        </w:rPr>
        <w:t>)</w:t>
      </w:r>
    </w:p>
    <w:p w14:paraId="171046D3" w14:textId="3D19ADCE" w:rsidR="00E303AE" w:rsidRPr="00E303AE" w:rsidRDefault="001B7BF2" w:rsidP="00E303AE">
      <w:pPr>
        <w:ind w:left="720" w:hanging="720"/>
        <w:rPr>
          <w:lang w:eastAsia="x-none"/>
        </w:rPr>
      </w:pPr>
      <w:hyperlink r:id="rId2008" w:history="1">
        <w:r w:rsidR="00D93AE1">
          <w:rPr>
            <w:rStyle w:val="Hyperlink"/>
            <w:lang w:eastAsia="x-none"/>
          </w:rPr>
          <w:t>R1-1808300</w:t>
        </w:r>
      </w:hyperlink>
      <w:r w:rsidR="00E303AE" w:rsidRPr="00E303AE">
        <w:rPr>
          <w:lang w:eastAsia="x-none"/>
        </w:rPr>
        <w:tab/>
        <w:t>Discussion on latency performance of Uu-based sidelink resource allocation</w:t>
      </w:r>
      <w:r w:rsidR="00E303AE" w:rsidRPr="00E303AE">
        <w:rPr>
          <w:lang w:eastAsia="x-none"/>
        </w:rPr>
        <w:tab/>
        <w:t>Fujitsu</w:t>
      </w:r>
    </w:p>
    <w:p w14:paraId="6679D315" w14:textId="4984E002" w:rsidR="00E303AE" w:rsidRPr="00E303AE" w:rsidRDefault="001B7BF2" w:rsidP="00E303AE">
      <w:pPr>
        <w:ind w:left="720" w:hanging="720"/>
        <w:rPr>
          <w:lang w:eastAsia="x-none"/>
        </w:rPr>
      </w:pPr>
      <w:hyperlink r:id="rId2009" w:history="1">
        <w:r w:rsidR="00D93AE1">
          <w:rPr>
            <w:rStyle w:val="Hyperlink"/>
            <w:lang w:eastAsia="x-none"/>
          </w:rPr>
          <w:t>R1-1808404</w:t>
        </w:r>
      </w:hyperlink>
      <w:r w:rsidR="00E303AE" w:rsidRPr="00E303AE">
        <w:rPr>
          <w:lang w:eastAsia="x-none"/>
        </w:rPr>
        <w:tab/>
        <w:t>On LTE Uu and NR Uu control NR sidelink in NR V2X</w:t>
      </w:r>
      <w:r w:rsidR="00E303AE" w:rsidRPr="00E303AE">
        <w:rPr>
          <w:lang w:eastAsia="x-none"/>
        </w:rPr>
        <w:tab/>
        <w:t>CATT</w:t>
      </w:r>
    </w:p>
    <w:p w14:paraId="6AA3C2F0" w14:textId="54E0E60D" w:rsidR="00E303AE" w:rsidRPr="00E303AE" w:rsidRDefault="001B7BF2" w:rsidP="00E303AE">
      <w:pPr>
        <w:ind w:left="720" w:hanging="720"/>
        <w:rPr>
          <w:lang w:eastAsia="x-none"/>
        </w:rPr>
      </w:pPr>
      <w:hyperlink r:id="rId2010" w:history="1">
        <w:r w:rsidR="00D93AE1">
          <w:rPr>
            <w:rStyle w:val="Hyperlink"/>
            <w:lang w:eastAsia="x-none"/>
          </w:rPr>
          <w:t>R1-1808525</w:t>
        </w:r>
      </w:hyperlink>
      <w:r w:rsidR="00E303AE" w:rsidRPr="00E303AE">
        <w:rPr>
          <w:lang w:eastAsia="x-none"/>
        </w:rPr>
        <w:tab/>
        <w:t>Discussion on LTE Uu and NR Uu enhancements to control NR sidelink</w:t>
      </w:r>
      <w:r w:rsidR="00E303AE" w:rsidRPr="00E303AE">
        <w:rPr>
          <w:lang w:eastAsia="x-none"/>
        </w:rPr>
        <w:tab/>
        <w:t>LG Electronics</w:t>
      </w:r>
    </w:p>
    <w:p w14:paraId="277A6A20" w14:textId="7F29A359" w:rsidR="00E303AE" w:rsidRPr="00E303AE" w:rsidRDefault="001B7BF2" w:rsidP="00E303AE">
      <w:pPr>
        <w:ind w:left="720" w:hanging="720"/>
        <w:rPr>
          <w:lang w:eastAsia="x-none"/>
        </w:rPr>
      </w:pPr>
      <w:hyperlink r:id="rId2011" w:history="1">
        <w:r w:rsidR="00D93AE1">
          <w:rPr>
            <w:rStyle w:val="Hyperlink"/>
            <w:lang w:eastAsia="x-none"/>
          </w:rPr>
          <w:t>R1-1808606</w:t>
        </w:r>
      </w:hyperlink>
      <w:r w:rsidR="00E303AE" w:rsidRPr="00E303AE">
        <w:rPr>
          <w:lang w:eastAsia="x-none"/>
        </w:rPr>
        <w:tab/>
        <w:t>Discussion on LTE/NR Uu based resource allocation/configuration for NR sidelink</w:t>
      </w:r>
      <w:r w:rsidR="00E303AE" w:rsidRPr="00E303AE">
        <w:rPr>
          <w:lang w:eastAsia="x-none"/>
        </w:rPr>
        <w:tab/>
        <w:t>ZTE</w:t>
      </w:r>
    </w:p>
    <w:p w14:paraId="1E46078C" w14:textId="5A055E2E" w:rsidR="00E303AE" w:rsidRPr="00E303AE" w:rsidRDefault="001B7BF2" w:rsidP="00E303AE">
      <w:pPr>
        <w:ind w:left="720" w:hanging="720"/>
        <w:rPr>
          <w:lang w:eastAsia="x-none"/>
        </w:rPr>
      </w:pPr>
      <w:hyperlink r:id="rId2012" w:history="1">
        <w:r w:rsidR="00D93AE1">
          <w:rPr>
            <w:rStyle w:val="Hyperlink"/>
            <w:lang w:eastAsia="x-none"/>
          </w:rPr>
          <w:t>R1-1808699</w:t>
        </w:r>
      </w:hyperlink>
      <w:r w:rsidR="00E303AE" w:rsidRPr="00E303AE">
        <w:rPr>
          <w:lang w:eastAsia="x-none"/>
        </w:rPr>
        <w:tab/>
        <w:t>Enhancements of NR and LTE Uu link to control NR sidelink</w:t>
      </w:r>
      <w:r w:rsidR="00E303AE" w:rsidRPr="00E303AE">
        <w:rPr>
          <w:lang w:eastAsia="x-none"/>
        </w:rPr>
        <w:tab/>
        <w:t>Intel Corporation</w:t>
      </w:r>
    </w:p>
    <w:p w14:paraId="7F9C48FE" w14:textId="3381F790" w:rsidR="00E303AE" w:rsidRPr="00E303AE" w:rsidRDefault="001B7BF2" w:rsidP="00E303AE">
      <w:pPr>
        <w:ind w:left="720" w:hanging="720"/>
        <w:rPr>
          <w:lang w:eastAsia="x-none"/>
        </w:rPr>
      </w:pPr>
      <w:hyperlink r:id="rId2013" w:history="1">
        <w:r w:rsidR="00D93AE1">
          <w:rPr>
            <w:rStyle w:val="Hyperlink"/>
            <w:lang w:eastAsia="x-none"/>
          </w:rPr>
          <w:t>R1-1808727</w:t>
        </w:r>
      </w:hyperlink>
      <w:r w:rsidR="00E303AE" w:rsidRPr="00E303AE">
        <w:rPr>
          <w:lang w:eastAsia="x-none"/>
        </w:rPr>
        <w:tab/>
        <w:t>Issues in NR Uu for Mode 3 NR Sidelink Resource Access</w:t>
      </w:r>
      <w:r w:rsidR="00E303AE" w:rsidRPr="00E303AE">
        <w:rPr>
          <w:lang w:eastAsia="x-none"/>
        </w:rPr>
        <w:tab/>
        <w:t>ITRI</w:t>
      </w:r>
    </w:p>
    <w:p w14:paraId="29A92EE3" w14:textId="3BF8F26D" w:rsidR="00E303AE" w:rsidRPr="00E303AE" w:rsidRDefault="001B7BF2" w:rsidP="00E303AE">
      <w:pPr>
        <w:ind w:left="720" w:hanging="720"/>
        <w:rPr>
          <w:lang w:eastAsia="x-none"/>
        </w:rPr>
      </w:pPr>
      <w:hyperlink r:id="rId2014" w:history="1">
        <w:r w:rsidR="00D93AE1">
          <w:rPr>
            <w:rStyle w:val="Hyperlink"/>
            <w:lang w:eastAsia="x-none"/>
          </w:rPr>
          <w:t>R1-1808781</w:t>
        </w:r>
      </w:hyperlink>
      <w:r w:rsidR="00E303AE" w:rsidRPr="00E303AE">
        <w:rPr>
          <w:lang w:eastAsia="x-none"/>
        </w:rPr>
        <w:tab/>
        <w:t>Discussion on Enhancements of LTE Uu and NR Uu to control NR sidelink</w:t>
      </w:r>
      <w:r w:rsidR="00E303AE" w:rsidRPr="00E303AE">
        <w:rPr>
          <w:lang w:eastAsia="x-none"/>
        </w:rPr>
        <w:tab/>
        <w:t>Samsung</w:t>
      </w:r>
    </w:p>
    <w:p w14:paraId="5A78829F" w14:textId="23FCCBEE" w:rsidR="00E303AE" w:rsidRPr="00E303AE" w:rsidRDefault="001B7BF2" w:rsidP="00E303AE">
      <w:pPr>
        <w:ind w:left="720" w:hanging="720"/>
        <w:rPr>
          <w:lang w:eastAsia="x-none"/>
        </w:rPr>
      </w:pPr>
      <w:hyperlink r:id="rId2015" w:history="1">
        <w:r w:rsidR="00D93AE1">
          <w:rPr>
            <w:rStyle w:val="Hyperlink"/>
            <w:lang w:eastAsia="x-none"/>
          </w:rPr>
          <w:t>R1-1808878</w:t>
        </w:r>
      </w:hyperlink>
      <w:r w:rsidR="00E303AE" w:rsidRPr="00E303AE">
        <w:rPr>
          <w:lang w:eastAsia="x-none"/>
        </w:rPr>
        <w:tab/>
        <w:t>Enhancement of LTE Uu and NR Uu to control NR sidelink</w:t>
      </w:r>
      <w:r w:rsidR="00E303AE" w:rsidRPr="00E303AE">
        <w:rPr>
          <w:lang w:eastAsia="x-none"/>
        </w:rPr>
        <w:tab/>
        <w:t>Guangdong OPPO Mobile Telecom</w:t>
      </w:r>
    </w:p>
    <w:p w14:paraId="6746F5EB" w14:textId="47723FC7" w:rsidR="00E303AE" w:rsidRPr="00E303AE" w:rsidRDefault="001B7BF2" w:rsidP="00E303AE">
      <w:pPr>
        <w:ind w:left="720" w:hanging="720"/>
        <w:rPr>
          <w:color w:val="808080"/>
          <w:lang w:eastAsia="x-none"/>
        </w:rPr>
      </w:pPr>
      <w:hyperlink r:id="rId2016" w:history="1">
        <w:r w:rsidR="00D93AE1">
          <w:rPr>
            <w:rStyle w:val="Hyperlink"/>
            <w:lang w:eastAsia="x-none"/>
          </w:rPr>
          <w:t>R1-1809070</w:t>
        </w:r>
      </w:hyperlink>
      <w:r w:rsidR="00E303AE" w:rsidRPr="00E303AE">
        <w:rPr>
          <w:color w:val="808080"/>
          <w:lang w:eastAsia="x-none"/>
        </w:rPr>
        <w:tab/>
        <w:t>Enhancements of LTE Uu and NR Uu to control NR sidelink</w:t>
      </w:r>
      <w:r w:rsidR="00E303AE" w:rsidRPr="00E303AE">
        <w:rPr>
          <w:color w:val="808080"/>
          <w:lang w:eastAsia="x-none"/>
        </w:rPr>
        <w:tab/>
        <w:t>AT&amp;T</w:t>
      </w:r>
    </w:p>
    <w:p w14:paraId="28552146" w14:textId="77777777" w:rsidR="00E303AE" w:rsidRPr="00E303AE" w:rsidRDefault="00E303AE" w:rsidP="00E303AE">
      <w:pPr>
        <w:ind w:left="720" w:hanging="720"/>
        <w:rPr>
          <w:color w:val="808080"/>
          <w:lang w:eastAsia="x-none"/>
        </w:rPr>
      </w:pPr>
      <w:r w:rsidRPr="00E303AE">
        <w:rPr>
          <w:color w:val="808080"/>
          <w:lang w:eastAsia="x-none"/>
        </w:rPr>
        <w:t>Withdrawn</w:t>
      </w:r>
    </w:p>
    <w:p w14:paraId="64EA394B" w14:textId="09CB900C" w:rsidR="00E303AE" w:rsidRPr="00E303AE" w:rsidRDefault="001B7BF2" w:rsidP="00E303AE">
      <w:pPr>
        <w:ind w:left="720" w:hanging="720"/>
        <w:rPr>
          <w:lang w:eastAsia="x-none"/>
        </w:rPr>
      </w:pPr>
      <w:hyperlink r:id="rId2017" w:history="1">
        <w:r w:rsidR="00D93AE1">
          <w:rPr>
            <w:rStyle w:val="Hyperlink"/>
            <w:lang w:eastAsia="x-none"/>
          </w:rPr>
          <w:t>R1-1809096</w:t>
        </w:r>
      </w:hyperlink>
      <w:r w:rsidR="00E303AE" w:rsidRPr="00E303AE">
        <w:rPr>
          <w:lang w:eastAsia="x-none"/>
        </w:rPr>
        <w:tab/>
        <w:t xml:space="preserve">Uu Interface Enhancement for NR Sidelink </w:t>
      </w:r>
      <w:r w:rsidR="00E303AE" w:rsidRPr="00E303AE">
        <w:rPr>
          <w:lang w:eastAsia="x-none"/>
        </w:rPr>
        <w:tab/>
        <w:t>InterDigital, Inc.</w:t>
      </w:r>
    </w:p>
    <w:p w14:paraId="08A4DB4D" w14:textId="20CA3176" w:rsidR="00E303AE" w:rsidRPr="00E303AE" w:rsidRDefault="001B7BF2" w:rsidP="00E303AE">
      <w:pPr>
        <w:ind w:left="720" w:hanging="720"/>
        <w:rPr>
          <w:lang w:eastAsia="x-none"/>
        </w:rPr>
      </w:pPr>
      <w:hyperlink r:id="rId2018" w:history="1">
        <w:r w:rsidR="00D93AE1">
          <w:rPr>
            <w:rStyle w:val="Hyperlink"/>
            <w:lang w:eastAsia="x-none"/>
          </w:rPr>
          <w:t>R1-1809160</w:t>
        </w:r>
      </w:hyperlink>
      <w:r w:rsidR="00E303AE" w:rsidRPr="00E303AE">
        <w:rPr>
          <w:lang w:eastAsia="x-none"/>
        </w:rPr>
        <w:tab/>
        <w:t>Enhancements of LTE Uu and NR Uu to control NR sidelink</w:t>
      </w:r>
      <w:r w:rsidR="00E303AE" w:rsidRPr="00E303AE">
        <w:rPr>
          <w:lang w:eastAsia="x-none"/>
        </w:rPr>
        <w:tab/>
        <w:t>NTT DOCOMO, INC.</w:t>
      </w:r>
    </w:p>
    <w:p w14:paraId="377DBF69" w14:textId="4D2EBE06" w:rsidR="00E303AE" w:rsidRPr="00E303AE" w:rsidRDefault="001B7BF2" w:rsidP="00E303AE">
      <w:pPr>
        <w:ind w:left="720" w:hanging="720"/>
        <w:rPr>
          <w:lang w:eastAsia="x-none"/>
        </w:rPr>
      </w:pPr>
      <w:hyperlink r:id="rId2019" w:history="1">
        <w:r w:rsidR="00D93AE1">
          <w:rPr>
            <w:rStyle w:val="Hyperlink"/>
            <w:lang w:eastAsia="x-none"/>
          </w:rPr>
          <w:t>R1-1809309</w:t>
        </w:r>
      </w:hyperlink>
      <w:r w:rsidR="00E303AE" w:rsidRPr="00E303AE">
        <w:rPr>
          <w:lang w:eastAsia="x-none"/>
        </w:rPr>
        <w:tab/>
        <w:t>On Network Control of NR Sidelink</w:t>
      </w:r>
      <w:r w:rsidR="00E303AE" w:rsidRPr="00E303AE">
        <w:rPr>
          <w:lang w:eastAsia="x-none"/>
        </w:rPr>
        <w:tab/>
        <w:t>Ericsson</w:t>
      </w:r>
    </w:p>
    <w:p w14:paraId="6E24FFF3" w14:textId="590EBD02" w:rsidR="00E303AE" w:rsidRPr="00E303AE" w:rsidRDefault="001B7BF2" w:rsidP="00E303AE">
      <w:pPr>
        <w:ind w:left="720" w:hanging="720"/>
        <w:rPr>
          <w:lang w:eastAsia="x-none"/>
        </w:rPr>
      </w:pPr>
      <w:hyperlink r:id="rId2020" w:history="1">
        <w:r w:rsidR="00D93AE1">
          <w:rPr>
            <w:rStyle w:val="Hyperlink"/>
            <w:lang w:eastAsia="x-none"/>
          </w:rPr>
          <w:t>R1-1809451</w:t>
        </w:r>
      </w:hyperlink>
      <w:r w:rsidR="00E303AE" w:rsidRPr="00E303AE">
        <w:rPr>
          <w:lang w:eastAsia="x-none"/>
        </w:rPr>
        <w:tab/>
        <w:t>Enhancements of LTE Uu and NR Uu to control NR sidelink</w:t>
      </w:r>
      <w:r w:rsidR="00E303AE" w:rsidRPr="00E303AE">
        <w:rPr>
          <w:lang w:eastAsia="x-none"/>
        </w:rPr>
        <w:tab/>
        <w:t>Qualcomm Incorporated</w:t>
      </w:r>
    </w:p>
    <w:p w14:paraId="1C7C0132" w14:textId="77777777" w:rsidR="00E303AE" w:rsidRPr="00E303AE" w:rsidRDefault="00E303AE" w:rsidP="006D4CF6">
      <w:pPr>
        <w:pStyle w:val="Heading5"/>
      </w:pPr>
      <w:bookmarkStart w:id="1029" w:name="_Toc526458956"/>
      <w:r w:rsidRPr="00E303AE">
        <w:t>Enhancements of NR Uu to control LTE sidelink</w:t>
      </w:r>
      <w:bookmarkEnd w:id="1029"/>
    </w:p>
    <w:p w14:paraId="30D733A1" w14:textId="1E2838D2" w:rsidR="000338CE" w:rsidRPr="000338CE" w:rsidRDefault="001B7BF2" w:rsidP="000338CE">
      <w:pPr>
        <w:ind w:left="720" w:hanging="720"/>
        <w:rPr>
          <w:b/>
          <w:lang w:eastAsia="x-none"/>
        </w:rPr>
      </w:pPr>
      <w:hyperlink r:id="rId2021" w:history="1">
        <w:r w:rsidR="00D93AE1">
          <w:rPr>
            <w:rStyle w:val="Hyperlink"/>
            <w:b/>
            <w:lang w:eastAsia="x-none"/>
          </w:rPr>
          <w:t>R1-1808839</w:t>
        </w:r>
      </w:hyperlink>
      <w:r w:rsidR="000338CE" w:rsidRPr="000338CE">
        <w:rPr>
          <w:b/>
          <w:lang w:eastAsia="x-none"/>
        </w:rPr>
        <w:tab/>
        <w:t>Discussion on NR Uu control LTE sidelink</w:t>
      </w:r>
      <w:r w:rsidR="000338CE" w:rsidRPr="000338CE">
        <w:rPr>
          <w:b/>
          <w:lang w:eastAsia="x-none"/>
        </w:rPr>
        <w:tab/>
        <w:t>CMCC</w:t>
      </w:r>
    </w:p>
    <w:p w14:paraId="2F2455DA" w14:textId="77777777" w:rsidR="000338CE" w:rsidRPr="000338CE" w:rsidRDefault="000338CE" w:rsidP="008E772F">
      <w:pPr>
        <w:pStyle w:val="ListParagraph"/>
        <w:numPr>
          <w:ilvl w:val="0"/>
          <w:numId w:val="125"/>
        </w:numPr>
        <w:spacing w:after="0"/>
        <w:ind w:left="714" w:hanging="357"/>
        <w:rPr>
          <w:lang w:val="en-US" w:eastAsia="zh-CN"/>
        </w:rPr>
      </w:pPr>
      <w:r w:rsidRPr="000338CE">
        <w:rPr>
          <w:bCs/>
          <w:lang w:val="en-US" w:eastAsia="zh-CN"/>
        </w:rPr>
        <w:t>Proposal</w:t>
      </w:r>
      <w:r w:rsidRPr="000338CE">
        <w:rPr>
          <w:rFonts w:hint="eastAsia"/>
          <w:bCs/>
          <w:lang w:val="en-US" w:eastAsia="zh-CN"/>
        </w:rPr>
        <w:t xml:space="preserve"> </w:t>
      </w:r>
      <w:r w:rsidRPr="000338CE">
        <w:rPr>
          <w:bCs/>
          <w:lang w:val="en-US" w:eastAsia="zh-CN"/>
        </w:rPr>
        <w:t>1</w:t>
      </w:r>
      <w:r w:rsidRPr="000338CE">
        <w:rPr>
          <w:rFonts w:hint="eastAsia"/>
          <w:bCs/>
          <w:lang w:val="en-US" w:eastAsia="zh-CN"/>
        </w:rPr>
        <w:t>:</w:t>
      </w:r>
      <w:r w:rsidRPr="000338CE">
        <w:rPr>
          <w:rFonts w:hint="eastAsia"/>
          <w:lang w:val="en-US" w:eastAsia="zh-CN"/>
        </w:rPr>
        <w:t xml:space="preserve"> </w:t>
      </w:r>
      <w:r w:rsidRPr="000338CE">
        <w:rPr>
          <w:lang w:val="en-US" w:eastAsia="zh-CN"/>
        </w:rPr>
        <w:t>It’s necessary to study the case of NR Uu control LTE sidelink in NR V2X.</w:t>
      </w:r>
    </w:p>
    <w:p w14:paraId="1FFE66B6" w14:textId="77777777" w:rsidR="000338CE" w:rsidRPr="000338CE" w:rsidRDefault="000338CE" w:rsidP="008E772F">
      <w:pPr>
        <w:pStyle w:val="ListParagraph"/>
        <w:numPr>
          <w:ilvl w:val="0"/>
          <w:numId w:val="125"/>
        </w:numPr>
        <w:spacing w:after="0"/>
        <w:ind w:left="714" w:hanging="357"/>
        <w:rPr>
          <w:lang w:val="en-US" w:eastAsia="zh-CN"/>
        </w:rPr>
      </w:pPr>
      <w:r w:rsidRPr="000338CE">
        <w:rPr>
          <w:bCs/>
          <w:lang w:val="en-US" w:eastAsia="zh-CN"/>
        </w:rPr>
        <w:t>Proposal</w:t>
      </w:r>
      <w:r w:rsidRPr="000338CE">
        <w:rPr>
          <w:rFonts w:hint="eastAsia"/>
          <w:bCs/>
          <w:lang w:val="en-US" w:eastAsia="zh-CN"/>
        </w:rPr>
        <w:t xml:space="preserve"> </w:t>
      </w:r>
      <w:r w:rsidRPr="000338CE">
        <w:rPr>
          <w:bCs/>
          <w:lang w:val="en-US" w:eastAsia="zh-CN"/>
        </w:rPr>
        <w:t>2</w:t>
      </w:r>
      <w:r w:rsidRPr="000338CE">
        <w:rPr>
          <w:rFonts w:hint="eastAsia"/>
          <w:bCs/>
          <w:lang w:val="en-US" w:eastAsia="zh-CN"/>
        </w:rPr>
        <w:t>:</w:t>
      </w:r>
      <w:r w:rsidRPr="000338CE">
        <w:rPr>
          <w:rFonts w:hint="eastAsia"/>
          <w:lang w:val="en-US" w:eastAsia="zh-CN"/>
        </w:rPr>
        <w:t xml:space="preserve"> </w:t>
      </w:r>
      <w:r w:rsidRPr="000338CE">
        <w:rPr>
          <w:lang w:val="en-US" w:eastAsia="zh-CN"/>
        </w:rPr>
        <w:t>In NR-V2X, the architecture of NR-LTE DC can be used as a baseline to support the case of NR Uu control LTE sidelink.</w:t>
      </w:r>
    </w:p>
    <w:p w14:paraId="7DB717C6" w14:textId="77777777" w:rsidR="000338CE" w:rsidRPr="000338CE" w:rsidRDefault="000338CE" w:rsidP="008E772F">
      <w:pPr>
        <w:pStyle w:val="ListParagraph"/>
        <w:numPr>
          <w:ilvl w:val="0"/>
          <w:numId w:val="125"/>
        </w:numPr>
        <w:spacing w:after="0"/>
        <w:ind w:left="714" w:hanging="357"/>
        <w:rPr>
          <w:lang w:val="en-US" w:eastAsia="zh-CN"/>
        </w:rPr>
      </w:pPr>
      <w:r w:rsidRPr="000338CE">
        <w:rPr>
          <w:bCs/>
          <w:lang w:val="en-US" w:eastAsia="zh-CN"/>
        </w:rPr>
        <w:t>Proposal</w:t>
      </w:r>
      <w:r w:rsidRPr="000338CE">
        <w:rPr>
          <w:rFonts w:hint="eastAsia"/>
          <w:bCs/>
          <w:lang w:val="en-US" w:eastAsia="zh-CN"/>
        </w:rPr>
        <w:t xml:space="preserve"> </w:t>
      </w:r>
      <w:r w:rsidRPr="000338CE">
        <w:rPr>
          <w:bCs/>
          <w:lang w:val="en-US" w:eastAsia="zh-CN"/>
        </w:rPr>
        <w:t>3</w:t>
      </w:r>
      <w:r w:rsidRPr="000338CE">
        <w:rPr>
          <w:rFonts w:hint="eastAsia"/>
          <w:bCs/>
          <w:lang w:val="en-US" w:eastAsia="zh-CN"/>
        </w:rPr>
        <w:t>:</w:t>
      </w:r>
      <w:r w:rsidRPr="000338CE">
        <w:rPr>
          <w:rFonts w:hint="eastAsia"/>
          <w:lang w:val="en-US" w:eastAsia="zh-CN"/>
        </w:rPr>
        <w:t xml:space="preserve"> </w:t>
      </w:r>
      <w:r w:rsidRPr="000338CE">
        <w:rPr>
          <w:lang w:val="en-US" w:eastAsia="zh-CN"/>
        </w:rPr>
        <w:t>In NR-V2X, we need further study the mechanism of NR Uu control LTE sidelink and identify the necessary enhancements for mode 3 and mode 4 UE respectively</w:t>
      </w:r>
      <w:r w:rsidRPr="000338CE">
        <w:rPr>
          <w:rFonts w:hint="eastAsia"/>
          <w:lang w:val="en-US" w:eastAsia="zh-CN"/>
        </w:rPr>
        <w:t>.</w:t>
      </w:r>
    </w:p>
    <w:p w14:paraId="7250B618" w14:textId="77777777" w:rsidR="000338CE" w:rsidRDefault="000338CE" w:rsidP="000338CE">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5AE5269E" w14:textId="4487A909" w:rsidR="000338CE" w:rsidRDefault="000338CE" w:rsidP="00E303AE">
      <w:pPr>
        <w:ind w:left="720" w:hanging="720"/>
      </w:pPr>
    </w:p>
    <w:p w14:paraId="64820054" w14:textId="705774F7" w:rsidR="000338CE" w:rsidRPr="000338CE" w:rsidRDefault="001B7BF2" w:rsidP="000338CE">
      <w:pPr>
        <w:ind w:left="720" w:hanging="720"/>
        <w:rPr>
          <w:b/>
          <w:lang w:eastAsia="x-none"/>
        </w:rPr>
      </w:pPr>
      <w:hyperlink r:id="rId2022" w:history="1">
        <w:r w:rsidR="00D93AE1">
          <w:rPr>
            <w:rStyle w:val="Hyperlink"/>
            <w:b/>
            <w:lang w:eastAsia="x-none"/>
          </w:rPr>
          <w:t>R1-1808907</w:t>
        </w:r>
      </w:hyperlink>
      <w:r w:rsidR="000338CE" w:rsidRPr="000338CE">
        <w:rPr>
          <w:b/>
          <w:lang w:eastAsia="x-none"/>
        </w:rPr>
        <w:tab/>
        <w:t>Enhancement of NR Uu to control LTE sidelink</w:t>
      </w:r>
      <w:r w:rsidR="000338CE" w:rsidRPr="000338CE">
        <w:rPr>
          <w:b/>
          <w:lang w:eastAsia="x-none"/>
        </w:rPr>
        <w:tab/>
        <w:t>Guangdong OPPO Mobile Telecom</w:t>
      </w:r>
    </w:p>
    <w:p w14:paraId="379EF860" w14:textId="77777777" w:rsidR="00FC0D0B" w:rsidRPr="00FC0D0B" w:rsidRDefault="00FC0D0B" w:rsidP="008E772F">
      <w:pPr>
        <w:pStyle w:val="ListParagraph"/>
        <w:numPr>
          <w:ilvl w:val="0"/>
          <w:numId w:val="126"/>
        </w:numPr>
        <w:spacing w:after="0"/>
        <w:ind w:left="714" w:hanging="357"/>
      </w:pPr>
      <w:r w:rsidRPr="00FC0D0B">
        <w:t>Proposal 1: For NR Uu to schedule a UE on LTE sidelink, a Tx start timing indicator can be added to the new DCI format (for NR Uu) to allow a NR capable UE to transmit earlier than n+4 subframe.</w:t>
      </w:r>
    </w:p>
    <w:p w14:paraId="68AB5456" w14:textId="77777777" w:rsidR="00FC0D0B" w:rsidRPr="00FC0D0B" w:rsidRDefault="00FC0D0B" w:rsidP="008E772F">
      <w:pPr>
        <w:pStyle w:val="ListParagraph"/>
        <w:numPr>
          <w:ilvl w:val="0"/>
          <w:numId w:val="126"/>
        </w:numPr>
        <w:spacing w:after="0"/>
        <w:ind w:left="714" w:hanging="357"/>
        <w:rPr>
          <w:lang w:val="en-AU"/>
        </w:rPr>
      </w:pPr>
      <w:r w:rsidRPr="00FC0D0B">
        <w:rPr>
          <w:lang w:val="en-AU"/>
        </w:rPr>
        <w:t>Proposal 2: A single DCI format that can be dynamically used for scheduling resources on either NR sidelink or LTE sidelink should be considered for NR Uu to reduce UE processing complexity, time and power consumption of blind decoding of different SL scheduling grants (DCIs).</w:t>
      </w:r>
    </w:p>
    <w:p w14:paraId="6D6275BB" w14:textId="2F53B577" w:rsidR="000338CE" w:rsidRDefault="000338CE" w:rsidP="000338CE">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236C9317" w14:textId="77777777" w:rsidR="000338CE" w:rsidRDefault="000338CE" w:rsidP="00E303AE">
      <w:pPr>
        <w:ind w:left="720" w:hanging="720"/>
      </w:pPr>
    </w:p>
    <w:p w14:paraId="1A31BCAA" w14:textId="5EB4C41C" w:rsidR="000338CE" w:rsidRPr="000338CE" w:rsidRDefault="001B7BF2" w:rsidP="000338CE">
      <w:pPr>
        <w:ind w:left="720" w:hanging="720"/>
        <w:rPr>
          <w:b/>
          <w:lang w:eastAsia="x-none"/>
        </w:rPr>
      </w:pPr>
      <w:hyperlink r:id="rId2023" w:history="1">
        <w:r w:rsidR="00D93AE1">
          <w:rPr>
            <w:rStyle w:val="Hyperlink"/>
            <w:b/>
            <w:lang w:eastAsia="x-none"/>
          </w:rPr>
          <w:t>R1-1809071</w:t>
        </w:r>
      </w:hyperlink>
      <w:r w:rsidR="000338CE" w:rsidRPr="000338CE">
        <w:rPr>
          <w:b/>
          <w:lang w:eastAsia="x-none"/>
        </w:rPr>
        <w:tab/>
        <w:t>Enhancements of NR Uu to control LTE sidelink</w:t>
      </w:r>
      <w:r w:rsidR="000338CE" w:rsidRPr="000338CE">
        <w:rPr>
          <w:b/>
          <w:lang w:eastAsia="x-none"/>
        </w:rPr>
        <w:tab/>
        <w:t>AT&amp;T</w:t>
      </w:r>
    </w:p>
    <w:p w14:paraId="7F70289B" w14:textId="77777777" w:rsidR="00FC0D0B" w:rsidRPr="00FC0D0B" w:rsidRDefault="00FC0D0B" w:rsidP="008E772F">
      <w:pPr>
        <w:pStyle w:val="ListParagraph"/>
        <w:numPr>
          <w:ilvl w:val="0"/>
          <w:numId w:val="127"/>
        </w:numPr>
        <w:spacing w:after="0"/>
        <w:ind w:left="714" w:hanging="357"/>
        <w:rPr>
          <w:lang w:eastAsia="ko-KR"/>
        </w:rPr>
      </w:pPr>
      <w:r w:rsidRPr="00FC0D0B">
        <w:rPr>
          <w:lang w:eastAsia="ko-KR"/>
        </w:rPr>
        <w:t xml:space="preserve">Proposal-1: Dual connectivity framework can support NR UU interface as MCG to control NR and LTE sidelink as SCG. </w:t>
      </w:r>
    </w:p>
    <w:p w14:paraId="0CD2B853" w14:textId="77777777" w:rsidR="00FC0D0B" w:rsidRPr="00FC0D0B" w:rsidRDefault="00FC0D0B" w:rsidP="008E772F">
      <w:pPr>
        <w:pStyle w:val="ListParagraph"/>
        <w:numPr>
          <w:ilvl w:val="0"/>
          <w:numId w:val="127"/>
        </w:numPr>
        <w:spacing w:after="0"/>
        <w:ind w:left="714" w:hanging="357"/>
        <w:rPr>
          <w:lang w:eastAsia="ko-KR"/>
        </w:rPr>
      </w:pPr>
      <w:r w:rsidRPr="00FC0D0B">
        <w:rPr>
          <w:lang w:eastAsia="ko-KR"/>
        </w:rPr>
        <w:t>Proposal-2: The connection between local manager and UE is a “diet” connection</w:t>
      </w:r>
    </w:p>
    <w:p w14:paraId="25B9AD9D" w14:textId="77777777" w:rsidR="000338CE" w:rsidRDefault="000338CE" w:rsidP="000338CE">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500F74BA" w14:textId="32083364" w:rsidR="000338CE" w:rsidRDefault="000338CE" w:rsidP="00E303AE">
      <w:pPr>
        <w:ind w:left="720" w:hanging="720"/>
      </w:pPr>
    </w:p>
    <w:p w14:paraId="736E8A07" w14:textId="1A020483" w:rsidR="00BB6DA1" w:rsidRDefault="00BB6DA1" w:rsidP="00BB6DA1">
      <w:pPr>
        <w:ind w:left="720" w:hanging="720"/>
      </w:pPr>
      <w:r w:rsidRPr="006F0574">
        <w:t>Wednesday session conclusion: Continue discussion offline - Philippe (Huawei)</w:t>
      </w:r>
    </w:p>
    <w:p w14:paraId="7FA85F90" w14:textId="73F5DF14" w:rsidR="00BB6DA1" w:rsidRDefault="00BB6DA1" w:rsidP="00E303AE">
      <w:pPr>
        <w:ind w:left="720" w:hanging="720"/>
      </w:pPr>
    </w:p>
    <w:p w14:paraId="3A7C0385" w14:textId="77777777" w:rsidR="00BB6DA1" w:rsidRDefault="00BB6DA1" w:rsidP="00E303AE">
      <w:pPr>
        <w:ind w:left="720" w:hanging="720"/>
      </w:pPr>
    </w:p>
    <w:p w14:paraId="5C468EA3" w14:textId="1F125D24" w:rsidR="00E303AE" w:rsidRPr="00E303AE" w:rsidRDefault="001B7BF2" w:rsidP="00E303AE">
      <w:pPr>
        <w:ind w:left="720" w:hanging="720"/>
        <w:rPr>
          <w:lang w:eastAsia="x-none"/>
        </w:rPr>
      </w:pPr>
      <w:hyperlink r:id="rId2024" w:history="1">
        <w:r w:rsidR="00D93AE1">
          <w:rPr>
            <w:rStyle w:val="Hyperlink"/>
            <w:lang w:eastAsia="x-none"/>
          </w:rPr>
          <w:t>R1-1808096</w:t>
        </w:r>
      </w:hyperlink>
      <w:r w:rsidR="00E303AE" w:rsidRPr="00E303AE">
        <w:rPr>
          <w:lang w:eastAsia="x-none"/>
        </w:rPr>
        <w:tab/>
        <w:t>Discussion on NR Uu to control LTE PC5</w:t>
      </w:r>
      <w:r w:rsidR="00E303AE" w:rsidRPr="00E303AE">
        <w:rPr>
          <w:lang w:eastAsia="x-none"/>
        </w:rPr>
        <w:tab/>
        <w:t>Huawei, HiSilicon</w:t>
      </w:r>
    </w:p>
    <w:p w14:paraId="19DAFB41" w14:textId="3518F2AD" w:rsidR="00E303AE" w:rsidRPr="00E303AE" w:rsidRDefault="001B7BF2" w:rsidP="00E303AE">
      <w:pPr>
        <w:ind w:left="720" w:hanging="720"/>
        <w:rPr>
          <w:lang w:eastAsia="x-none"/>
        </w:rPr>
      </w:pPr>
      <w:hyperlink r:id="rId2025" w:history="1">
        <w:r w:rsidR="00D93AE1">
          <w:rPr>
            <w:rStyle w:val="Hyperlink"/>
            <w:lang w:eastAsia="x-none"/>
          </w:rPr>
          <w:t>R1-1808405</w:t>
        </w:r>
      </w:hyperlink>
      <w:r w:rsidR="00E303AE" w:rsidRPr="00E303AE">
        <w:rPr>
          <w:lang w:eastAsia="x-none"/>
        </w:rPr>
        <w:tab/>
        <w:t>On NR Uu control LTE sidelink in NR V2X</w:t>
      </w:r>
      <w:r w:rsidR="00E303AE" w:rsidRPr="00E303AE">
        <w:rPr>
          <w:lang w:eastAsia="x-none"/>
        </w:rPr>
        <w:tab/>
        <w:t>CATT</w:t>
      </w:r>
    </w:p>
    <w:p w14:paraId="00E59FA5" w14:textId="4FFB896D" w:rsidR="00E303AE" w:rsidRPr="00E303AE" w:rsidRDefault="001B7BF2" w:rsidP="00E303AE">
      <w:pPr>
        <w:ind w:left="720" w:hanging="720"/>
        <w:rPr>
          <w:lang w:eastAsia="x-none"/>
        </w:rPr>
      </w:pPr>
      <w:hyperlink r:id="rId2026" w:history="1">
        <w:r w:rsidR="00D93AE1">
          <w:rPr>
            <w:rStyle w:val="Hyperlink"/>
            <w:lang w:eastAsia="x-none"/>
          </w:rPr>
          <w:t>R1-1808526</w:t>
        </w:r>
      </w:hyperlink>
      <w:r w:rsidR="00E303AE" w:rsidRPr="00E303AE">
        <w:rPr>
          <w:lang w:eastAsia="x-none"/>
        </w:rPr>
        <w:tab/>
        <w:t>Discussion on NR Uu enhancements to control LTE sidelink</w:t>
      </w:r>
      <w:r w:rsidR="00E303AE" w:rsidRPr="00E303AE">
        <w:rPr>
          <w:lang w:eastAsia="x-none"/>
        </w:rPr>
        <w:tab/>
        <w:t>LG Electronics</w:t>
      </w:r>
    </w:p>
    <w:p w14:paraId="042A24CF" w14:textId="7A2552BA" w:rsidR="00E303AE" w:rsidRPr="00E303AE" w:rsidRDefault="001B7BF2" w:rsidP="00E303AE">
      <w:pPr>
        <w:ind w:left="720" w:hanging="720"/>
        <w:rPr>
          <w:lang w:eastAsia="x-none"/>
        </w:rPr>
      </w:pPr>
      <w:hyperlink r:id="rId2027" w:history="1">
        <w:r w:rsidR="00D93AE1">
          <w:rPr>
            <w:rStyle w:val="Hyperlink"/>
            <w:lang w:eastAsia="x-none"/>
          </w:rPr>
          <w:t>R1-1808607</w:t>
        </w:r>
      </w:hyperlink>
      <w:r w:rsidR="00E303AE" w:rsidRPr="00E303AE">
        <w:rPr>
          <w:lang w:eastAsia="x-none"/>
        </w:rPr>
        <w:tab/>
        <w:t>Discussion on NR Uu based resource allocation/configuration for LTE sidelink</w:t>
      </w:r>
      <w:r w:rsidR="00E303AE" w:rsidRPr="00E303AE">
        <w:rPr>
          <w:lang w:eastAsia="x-none"/>
        </w:rPr>
        <w:tab/>
        <w:t>ZTE</w:t>
      </w:r>
    </w:p>
    <w:p w14:paraId="5FD2BE97" w14:textId="3164C02E" w:rsidR="00E303AE" w:rsidRPr="00E303AE" w:rsidRDefault="001B7BF2" w:rsidP="00E303AE">
      <w:pPr>
        <w:ind w:left="720" w:hanging="720"/>
        <w:rPr>
          <w:lang w:eastAsia="x-none"/>
        </w:rPr>
      </w:pPr>
      <w:hyperlink r:id="rId2028" w:history="1">
        <w:r w:rsidR="00D93AE1">
          <w:rPr>
            <w:rStyle w:val="Hyperlink"/>
            <w:lang w:eastAsia="x-none"/>
          </w:rPr>
          <w:t>R1-1808700</w:t>
        </w:r>
      </w:hyperlink>
      <w:r w:rsidR="00E303AE" w:rsidRPr="00E303AE">
        <w:rPr>
          <w:lang w:eastAsia="x-none"/>
        </w:rPr>
        <w:tab/>
        <w:t>Enhancements of NR Uu link to control LTE sidelink</w:t>
      </w:r>
      <w:r w:rsidR="00E303AE" w:rsidRPr="00E303AE">
        <w:rPr>
          <w:lang w:eastAsia="x-none"/>
        </w:rPr>
        <w:tab/>
        <w:t>Intel Corporation</w:t>
      </w:r>
    </w:p>
    <w:p w14:paraId="32E67E55" w14:textId="2FA7283B" w:rsidR="00E303AE" w:rsidRPr="00E303AE" w:rsidRDefault="001B7BF2" w:rsidP="00E303AE">
      <w:pPr>
        <w:ind w:left="720" w:hanging="720"/>
        <w:rPr>
          <w:lang w:eastAsia="x-none"/>
        </w:rPr>
      </w:pPr>
      <w:hyperlink r:id="rId2029" w:history="1">
        <w:r w:rsidR="00D93AE1">
          <w:rPr>
            <w:rStyle w:val="Hyperlink"/>
            <w:lang w:eastAsia="x-none"/>
          </w:rPr>
          <w:t>R1-1808782</w:t>
        </w:r>
      </w:hyperlink>
      <w:r w:rsidR="00E303AE" w:rsidRPr="00E303AE">
        <w:rPr>
          <w:lang w:eastAsia="x-none"/>
        </w:rPr>
        <w:tab/>
        <w:t>Discussion on Enhancements of NR Uu to control LTE sidelink</w:t>
      </w:r>
      <w:r w:rsidR="00E303AE" w:rsidRPr="00E303AE">
        <w:rPr>
          <w:lang w:eastAsia="x-none"/>
        </w:rPr>
        <w:tab/>
        <w:t>Samsung</w:t>
      </w:r>
    </w:p>
    <w:p w14:paraId="135E4980" w14:textId="5815052C" w:rsidR="00E303AE" w:rsidRPr="00E303AE" w:rsidRDefault="001B7BF2" w:rsidP="00E303AE">
      <w:pPr>
        <w:ind w:left="720" w:hanging="720"/>
        <w:rPr>
          <w:lang w:eastAsia="x-none"/>
        </w:rPr>
      </w:pPr>
      <w:hyperlink r:id="rId2030" w:history="1">
        <w:r w:rsidR="00D93AE1">
          <w:rPr>
            <w:rStyle w:val="Hyperlink"/>
            <w:lang w:eastAsia="x-none"/>
          </w:rPr>
          <w:t>R1-1809097</w:t>
        </w:r>
      </w:hyperlink>
      <w:r w:rsidR="00E303AE" w:rsidRPr="00E303AE">
        <w:rPr>
          <w:lang w:eastAsia="x-none"/>
        </w:rPr>
        <w:tab/>
        <w:t xml:space="preserve">NR Uu Interface Enhancement for LTE Sidelink </w:t>
      </w:r>
      <w:r w:rsidR="00E303AE" w:rsidRPr="00E303AE">
        <w:rPr>
          <w:lang w:eastAsia="x-none"/>
        </w:rPr>
        <w:tab/>
        <w:t>InterDigital, Inc.</w:t>
      </w:r>
    </w:p>
    <w:p w14:paraId="2336755D" w14:textId="7D2481D1" w:rsidR="00E303AE" w:rsidRPr="00E303AE" w:rsidRDefault="001B7BF2" w:rsidP="00E303AE">
      <w:pPr>
        <w:ind w:left="720" w:hanging="720"/>
        <w:rPr>
          <w:lang w:eastAsia="x-none"/>
        </w:rPr>
      </w:pPr>
      <w:hyperlink r:id="rId2031" w:history="1">
        <w:r w:rsidR="00D93AE1">
          <w:rPr>
            <w:rStyle w:val="Hyperlink"/>
            <w:lang w:eastAsia="x-none"/>
          </w:rPr>
          <w:t>R1-1809310</w:t>
        </w:r>
      </w:hyperlink>
      <w:r w:rsidR="00E303AE" w:rsidRPr="00E303AE">
        <w:rPr>
          <w:lang w:eastAsia="x-none"/>
        </w:rPr>
        <w:tab/>
        <w:t>On NR Uu controlling LTE sidelink</w:t>
      </w:r>
      <w:r w:rsidR="00E303AE" w:rsidRPr="00E303AE">
        <w:rPr>
          <w:lang w:eastAsia="x-none"/>
        </w:rPr>
        <w:tab/>
        <w:t>Ericsson</w:t>
      </w:r>
    </w:p>
    <w:p w14:paraId="7B413DA9" w14:textId="583F2084" w:rsidR="00E303AE" w:rsidRPr="00E303AE" w:rsidRDefault="001B7BF2" w:rsidP="00E303AE">
      <w:pPr>
        <w:ind w:left="720" w:hanging="720"/>
        <w:rPr>
          <w:lang w:eastAsia="x-none"/>
        </w:rPr>
      </w:pPr>
      <w:hyperlink r:id="rId2032" w:history="1">
        <w:r w:rsidR="00D93AE1">
          <w:rPr>
            <w:rStyle w:val="Hyperlink"/>
            <w:lang w:eastAsia="x-none"/>
          </w:rPr>
          <w:t>R1-1809452</w:t>
        </w:r>
      </w:hyperlink>
      <w:r w:rsidR="00E303AE" w:rsidRPr="00E303AE">
        <w:rPr>
          <w:lang w:eastAsia="x-none"/>
        </w:rPr>
        <w:tab/>
        <w:t>Enhancements of NR Uu to control LTE sidelink</w:t>
      </w:r>
      <w:r w:rsidR="00E303AE" w:rsidRPr="00E303AE">
        <w:rPr>
          <w:lang w:eastAsia="x-none"/>
        </w:rPr>
        <w:tab/>
        <w:t>Qualcomm Incorporated</w:t>
      </w:r>
    </w:p>
    <w:p w14:paraId="10E7642C" w14:textId="78282AEC" w:rsidR="00E303AE" w:rsidRPr="00E303AE" w:rsidRDefault="00E303AE" w:rsidP="006D4CF6">
      <w:pPr>
        <w:pStyle w:val="Heading5"/>
      </w:pPr>
      <w:bookmarkStart w:id="1030" w:name="_Toc526458957"/>
      <w:r w:rsidRPr="00E303AE">
        <w:t>Other</w:t>
      </w:r>
      <w:bookmarkEnd w:id="1030"/>
    </w:p>
    <w:p w14:paraId="17FAB57E" w14:textId="3B1D040D" w:rsidR="00E303AE" w:rsidRPr="00E303AE" w:rsidRDefault="001B7BF2" w:rsidP="00E303AE">
      <w:pPr>
        <w:ind w:left="720" w:hanging="720"/>
        <w:rPr>
          <w:lang w:eastAsia="x-none"/>
        </w:rPr>
      </w:pPr>
      <w:hyperlink r:id="rId2033" w:history="1">
        <w:r w:rsidR="00D93AE1">
          <w:rPr>
            <w:rStyle w:val="Hyperlink"/>
            <w:lang w:eastAsia="x-none"/>
          </w:rPr>
          <w:t>R1-1809311</w:t>
        </w:r>
      </w:hyperlink>
      <w:r w:rsidR="00E303AE" w:rsidRPr="00E303AE">
        <w:rPr>
          <w:lang w:eastAsia="x-none"/>
        </w:rPr>
        <w:tab/>
        <w:t>On Link Selection for Unicast V2X Communications</w:t>
      </w:r>
      <w:r w:rsidR="00E303AE" w:rsidRPr="00E303AE">
        <w:rPr>
          <w:lang w:eastAsia="x-none"/>
        </w:rPr>
        <w:tab/>
        <w:t>Ericsson</w:t>
      </w:r>
    </w:p>
    <w:p w14:paraId="08115D85" w14:textId="77777777" w:rsidR="00E303AE" w:rsidRPr="00E303AE" w:rsidRDefault="00E303AE" w:rsidP="006D4CF6">
      <w:pPr>
        <w:pStyle w:val="Heading4"/>
      </w:pPr>
      <w:bookmarkStart w:id="1031" w:name="_Toc521704549"/>
      <w:bookmarkStart w:id="1032" w:name="_Toc526458958"/>
      <w:r w:rsidRPr="00E303AE">
        <w:t>QoS management</w:t>
      </w:r>
      <w:bookmarkEnd w:id="1031"/>
      <w:bookmarkEnd w:id="1032"/>
    </w:p>
    <w:p w14:paraId="6718B343" w14:textId="553C71FD" w:rsidR="00BB6DA1" w:rsidRPr="00BB6DA1" w:rsidRDefault="001B7BF2" w:rsidP="00BB6DA1">
      <w:pPr>
        <w:ind w:left="720" w:hanging="720"/>
        <w:rPr>
          <w:b/>
          <w:lang w:eastAsia="x-none"/>
        </w:rPr>
      </w:pPr>
      <w:hyperlink r:id="rId2034" w:history="1">
        <w:r w:rsidR="00D93AE1">
          <w:rPr>
            <w:rStyle w:val="Hyperlink"/>
            <w:b/>
            <w:lang w:eastAsia="x-none"/>
          </w:rPr>
          <w:t>R1-1808600</w:t>
        </w:r>
      </w:hyperlink>
      <w:r w:rsidR="00BB6DA1" w:rsidRPr="00BB6DA1">
        <w:rPr>
          <w:b/>
          <w:lang w:eastAsia="x-none"/>
        </w:rPr>
        <w:tab/>
        <w:t>QoS Management for NR V2X</w:t>
      </w:r>
      <w:r w:rsidR="00BB6DA1" w:rsidRPr="00BB6DA1">
        <w:rPr>
          <w:b/>
          <w:lang w:eastAsia="x-none"/>
        </w:rPr>
        <w:tab/>
        <w:t>InterDigital, Inc.</w:t>
      </w:r>
    </w:p>
    <w:p w14:paraId="7DA79CB0" w14:textId="004600DF" w:rsidR="00BB6DA1" w:rsidRPr="00BB6DA1" w:rsidRDefault="00BB6DA1" w:rsidP="008E772F">
      <w:pPr>
        <w:pStyle w:val="ListParagraph"/>
        <w:numPr>
          <w:ilvl w:val="0"/>
          <w:numId w:val="128"/>
        </w:numPr>
        <w:spacing w:after="0"/>
        <w:ind w:left="714" w:hanging="357"/>
        <w:rPr>
          <w:lang w:eastAsia="zh-CN"/>
        </w:rPr>
      </w:pPr>
      <w:r w:rsidRPr="00BB6DA1">
        <w:rPr>
          <w:lang w:eastAsia="zh-CN"/>
        </w:rPr>
        <w:t>Observation 1:</w:t>
      </w:r>
      <w:r>
        <w:rPr>
          <w:lang w:eastAsia="zh-CN"/>
        </w:rPr>
        <w:t xml:space="preserve"> </w:t>
      </w:r>
      <w:r w:rsidRPr="00BB6DA1">
        <w:rPr>
          <w:lang w:eastAsia="zh-CN"/>
        </w:rPr>
        <w:t>How to translate VQI and bearer information into parameters used by PHY will be determined by RAN2.</w:t>
      </w:r>
    </w:p>
    <w:p w14:paraId="1857B601" w14:textId="2A8D68B1" w:rsidR="00BB6DA1" w:rsidRPr="00BB6DA1" w:rsidRDefault="00BB6DA1" w:rsidP="008E772F">
      <w:pPr>
        <w:pStyle w:val="ListParagraph"/>
        <w:numPr>
          <w:ilvl w:val="0"/>
          <w:numId w:val="128"/>
        </w:numPr>
        <w:spacing w:after="0"/>
        <w:ind w:left="714" w:hanging="357"/>
        <w:rPr>
          <w:lang w:eastAsia="zh-CN"/>
        </w:rPr>
      </w:pPr>
      <w:r w:rsidRPr="00BB6DA1">
        <w:rPr>
          <w:lang w:eastAsia="zh-CN"/>
        </w:rPr>
        <w:t>Proposal 1:</w:t>
      </w:r>
      <w:r>
        <w:rPr>
          <w:lang w:eastAsia="zh-CN"/>
        </w:rPr>
        <w:t xml:space="preserve"> </w:t>
      </w:r>
      <w:r w:rsidRPr="00BB6DA1">
        <w:rPr>
          <w:lang w:eastAsia="zh-CN"/>
        </w:rPr>
        <w:t>NR V2X supports mode 4 transmission prioritization based on priority information in SCI.</w:t>
      </w:r>
    </w:p>
    <w:p w14:paraId="77EE06BF" w14:textId="34920F6C" w:rsidR="00BB6DA1" w:rsidRPr="00BB6DA1" w:rsidRDefault="00BB6DA1" w:rsidP="008E772F">
      <w:pPr>
        <w:pStyle w:val="ListParagraph"/>
        <w:numPr>
          <w:ilvl w:val="0"/>
          <w:numId w:val="128"/>
        </w:numPr>
        <w:spacing w:after="0"/>
        <w:ind w:left="714" w:hanging="357"/>
        <w:rPr>
          <w:lang w:eastAsia="zh-CN"/>
        </w:rPr>
      </w:pPr>
      <w:r w:rsidRPr="00BB6DA1">
        <w:rPr>
          <w:lang w:eastAsia="zh-CN"/>
        </w:rPr>
        <w:t>Proposal 2:</w:t>
      </w:r>
      <w:r>
        <w:rPr>
          <w:lang w:eastAsia="zh-CN"/>
        </w:rPr>
        <w:t xml:space="preserve"> </w:t>
      </w:r>
      <w:r w:rsidRPr="00BB6DA1">
        <w:rPr>
          <w:lang w:eastAsia="zh-CN"/>
        </w:rPr>
        <w:t>NR V2X supports mode 4 resource selection based on maximum delay budget for a packet.</w:t>
      </w:r>
    </w:p>
    <w:p w14:paraId="0185CB0C" w14:textId="4959A105" w:rsidR="00BB6DA1" w:rsidRPr="00BB6DA1" w:rsidRDefault="00BB6DA1" w:rsidP="008E772F">
      <w:pPr>
        <w:pStyle w:val="ListParagraph"/>
        <w:numPr>
          <w:ilvl w:val="0"/>
          <w:numId w:val="128"/>
        </w:numPr>
        <w:spacing w:after="0"/>
        <w:ind w:left="714" w:hanging="357"/>
        <w:rPr>
          <w:lang w:eastAsia="zh-CN"/>
        </w:rPr>
      </w:pPr>
      <w:r w:rsidRPr="00BB6DA1">
        <w:rPr>
          <w:lang w:eastAsia="zh-CN"/>
        </w:rPr>
        <w:t>Proposal 3:</w:t>
      </w:r>
      <w:r>
        <w:rPr>
          <w:lang w:eastAsia="zh-CN"/>
        </w:rPr>
        <w:t xml:space="preserve"> </w:t>
      </w:r>
      <w:r w:rsidRPr="00BB6DA1">
        <w:rPr>
          <w:lang w:eastAsia="zh-CN"/>
        </w:rPr>
        <w:t>NR V2X supports mechanism(s) to achieve different target error rate depending on the QoS characteristics of the data to be transmitted.</w:t>
      </w:r>
    </w:p>
    <w:p w14:paraId="04CB3001" w14:textId="2433BC2D" w:rsidR="00BB6DA1" w:rsidRPr="00BB6DA1" w:rsidRDefault="00BB6DA1" w:rsidP="008E772F">
      <w:pPr>
        <w:pStyle w:val="ListParagraph"/>
        <w:numPr>
          <w:ilvl w:val="0"/>
          <w:numId w:val="128"/>
        </w:numPr>
        <w:spacing w:after="0"/>
        <w:ind w:left="714" w:hanging="357"/>
        <w:rPr>
          <w:lang w:eastAsia="zh-CN"/>
        </w:rPr>
      </w:pPr>
      <w:r w:rsidRPr="00BB6DA1">
        <w:rPr>
          <w:lang w:eastAsia="zh-CN"/>
        </w:rPr>
        <w:t>Proposal 4:</w:t>
      </w:r>
      <w:r>
        <w:rPr>
          <w:lang w:eastAsia="zh-CN"/>
        </w:rPr>
        <w:t xml:space="preserve"> </w:t>
      </w:r>
      <w:r w:rsidRPr="00BB6DA1">
        <w:rPr>
          <w:lang w:eastAsia="zh-CN"/>
        </w:rPr>
        <w:t>NR V2X supports methods to achieve different minimum communication range depending on the QoS characteristics of the data to be transmitted.</w:t>
      </w:r>
    </w:p>
    <w:p w14:paraId="01FD4307" w14:textId="47D34023" w:rsidR="00BB6DA1" w:rsidRPr="00BB6DA1" w:rsidRDefault="00BB6DA1" w:rsidP="008E772F">
      <w:pPr>
        <w:pStyle w:val="ListParagraph"/>
        <w:numPr>
          <w:ilvl w:val="0"/>
          <w:numId w:val="128"/>
        </w:numPr>
        <w:spacing w:after="0"/>
        <w:ind w:left="714" w:hanging="357"/>
        <w:rPr>
          <w:lang w:eastAsia="zh-CN"/>
        </w:rPr>
      </w:pPr>
      <w:r w:rsidRPr="00BB6DA1">
        <w:rPr>
          <w:lang w:eastAsia="zh-CN"/>
        </w:rPr>
        <w:lastRenderedPageBreak/>
        <w:t>Proposal 5:</w:t>
      </w:r>
      <w:r>
        <w:rPr>
          <w:lang w:eastAsia="zh-CN"/>
        </w:rPr>
        <w:t xml:space="preserve"> </w:t>
      </w:r>
      <w:r w:rsidRPr="00BB6DA1">
        <w:rPr>
          <w:lang w:eastAsia="zh-CN"/>
        </w:rPr>
        <w:t>NR V2X supports methods to efficiently multiplex UEs with different data rate requirements on sidelink</w:t>
      </w:r>
    </w:p>
    <w:p w14:paraId="45BCC21F" w14:textId="77777777" w:rsidR="00BB6DA1" w:rsidRDefault="00BB6DA1" w:rsidP="00BB6DA1">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11CD0B37" w14:textId="0346B523" w:rsidR="00BB6DA1" w:rsidRDefault="00BB6DA1" w:rsidP="00E303AE">
      <w:pPr>
        <w:ind w:left="720" w:hanging="720"/>
      </w:pPr>
    </w:p>
    <w:p w14:paraId="718E147D" w14:textId="3BE49B9E" w:rsidR="00D25BE0" w:rsidRPr="00D25BE0" w:rsidRDefault="001B7BF2" w:rsidP="00D25BE0">
      <w:pPr>
        <w:ind w:left="720" w:hanging="720"/>
        <w:rPr>
          <w:b/>
          <w:lang w:eastAsia="x-none"/>
        </w:rPr>
      </w:pPr>
      <w:hyperlink r:id="rId2035" w:history="1">
        <w:r w:rsidR="00D93AE1">
          <w:rPr>
            <w:rStyle w:val="Hyperlink"/>
            <w:b/>
            <w:lang w:eastAsia="x-none"/>
          </w:rPr>
          <w:t>R1-1809312</w:t>
        </w:r>
      </w:hyperlink>
      <w:r w:rsidR="00D25BE0" w:rsidRPr="00D25BE0">
        <w:rPr>
          <w:b/>
          <w:lang w:eastAsia="x-none"/>
        </w:rPr>
        <w:tab/>
        <w:t>QoS framework for NR V2X</w:t>
      </w:r>
      <w:r w:rsidR="00D25BE0" w:rsidRPr="00D25BE0">
        <w:rPr>
          <w:b/>
          <w:lang w:eastAsia="x-none"/>
        </w:rPr>
        <w:tab/>
        <w:t>Ericsson</w:t>
      </w:r>
    </w:p>
    <w:p w14:paraId="6D8D16AC" w14:textId="72CA0D16" w:rsidR="00D25BE0" w:rsidRPr="00D25BE0" w:rsidRDefault="00D25BE0" w:rsidP="008E772F">
      <w:pPr>
        <w:pStyle w:val="ListParagraph"/>
        <w:numPr>
          <w:ilvl w:val="0"/>
          <w:numId w:val="129"/>
        </w:numPr>
        <w:spacing w:after="0"/>
        <w:ind w:left="714" w:hanging="357"/>
      </w:pPr>
      <w:r w:rsidRPr="00D25BE0">
        <w:t>Observation 1</w:t>
      </w:r>
      <w:r>
        <w:t xml:space="preserve">: </w:t>
      </w:r>
      <w:r w:rsidRPr="00D25BE0">
        <w:t>V2X service KPIs are already covered in 5GS QoS management for Uu.</w:t>
      </w:r>
    </w:p>
    <w:p w14:paraId="58ABAB6F" w14:textId="6FCD5B78" w:rsidR="00D25BE0" w:rsidRPr="00D25BE0" w:rsidRDefault="00D25BE0" w:rsidP="008E772F">
      <w:pPr>
        <w:pStyle w:val="ListParagraph"/>
        <w:numPr>
          <w:ilvl w:val="0"/>
          <w:numId w:val="129"/>
        </w:numPr>
        <w:spacing w:after="0"/>
        <w:ind w:left="714" w:hanging="357"/>
      </w:pPr>
      <w:r w:rsidRPr="00D25BE0">
        <w:t>Observation 2</w:t>
      </w:r>
      <w:r>
        <w:t xml:space="preserve">: </w:t>
      </w:r>
      <w:r w:rsidRPr="00D25BE0">
        <w:t>LTE SL UEs may handle logical channel prioritization differently depending on their implementations.</w:t>
      </w:r>
    </w:p>
    <w:p w14:paraId="4CDCB157" w14:textId="16BDE9E9" w:rsidR="00D25BE0" w:rsidRPr="00D25BE0" w:rsidRDefault="00D25BE0" w:rsidP="008E772F">
      <w:pPr>
        <w:pStyle w:val="ListParagraph"/>
        <w:numPr>
          <w:ilvl w:val="0"/>
          <w:numId w:val="129"/>
        </w:numPr>
        <w:spacing w:after="0"/>
        <w:ind w:left="714" w:hanging="357"/>
      </w:pPr>
      <w:r w:rsidRPr="00D25BE0">
        <w:t>Observation 3</w:t>
      </w:r>
      <w:r>
        <w:t xml:space="preserve">: </w:t>
      </w:r>
      <w:r w:rsidRPr="00D25BE0">
        <w:t>A more concrete admission control mechanism in SL is needed.</w:t>
      </w:r>
    </w:p>
    <w:p w14:paraId="2558D27D" w14:textId="6FC9A196" w:rsidR="00D25BE0" w:rsidRPr="00D25BE0" w:rsidRDefault="00D25BE0" w:rsidP="008E772F">
      <w:pPr>
        <w:pStyle w:val="ListParagraph"/>
        <w:numPr>
          <w:ilvl w:val="0"/>
          <w:numId w:val="129"/>
        </w:numPr>
        <w:spacing w:after="0"/>
        <w:ind w:left="714" w:hanging="357"/>
      </w:pPr>
      <w:r w:rsidRPr="00D25BE0">
        <w:t>Proposal 1</w:t>
      </w:r>
      <w:r>
        <w:t xml:space="preserve">: </w:t>
      </w:r>
      <w:r w:rsidRPr="00D25BE0">
        <w:t>5GS QoS framework is used for V2X services over Uu-interface.</w:t>
      </w:r>
    </w:p>
    <w:p w14:paraId="5B8FCF70" w14:textId="4AA232F6" w:rsidR="00D25BE0" w:rsidRPr="00D25BE0" w:rsidRDefault="00D25BE0" w:rsidP="008E772F">
      <w:pPr>
        <w:pStyle w:val="ListParagraph"/>
        <w:numPr>
          <w:ilvl w:val="0"/>
          <w:numId w:val="129"/>
        </w:numPr>
        <w:spacing w:after="0"/>
        <w:ind w:left="714" w:hanging="357"/>
      </w:pPr>
      <w:r w:rsidRPr="00D25BE0">
        <w:t>Proposal 2</w:t>
      </w:r>
      <w:r>
        <w:t xml:space="preserve">: </w:t>
      </w:r>
      <w:r w:rsidRPr="00D25BE0">
        <w:t>A unified QoS handling rule, e.g. map a packet to a corresponding QoS flow, shall be used for NR SL UEs.</w:t>
      </w:r>
    </w:p>
    <w:p w14:paraId="3715E736" w14:textId="1DC9628B" w:rsidR="00D25BE0" w:rsidRPr="00D25BE0" w:rsidRDefault="00D25BE0" w:rsidP="008E772F">
      <w:pPr>
        <w:pStyle w:val="ListParagraph"/>
        <w:numPr>
          <w:ilvl w:val="0"/>
          <w:numId w:val="129"/>
        </w:numPr>
        <w:spacing w:after="0"/>
        <w:ind w:left="714" w:hanging="357"/>
      </w:pPr>
      <w:r w:rsidRPr="00D25BE0">
        <w:t>Proposal 3</w:t>
      </w:r>
      <w:r>
        <w:t xml:space="preserve">: </w:t>
      </w:r>
      <w:r w:rsidRPr="00D25BE0">
        <w:t>RAN1 studies mechanisms to allow the gNB to monitor the resource utilization of SL UEs and mechanisms to allow the gNB to pre-empt transmissions of SL UEs.</w:t>
      </w:r>
    </w:p>
    <w:p w14:paraId="5E53CF31" w14:textId="6E49A2B1" w:rsidR="00D25BE0" w:rsidRPr="00D25BE0" w:rsidRDefault="00D25BE0" w:rsidP="008E772F">
      <w:pPr>
        <w:pStyle w:val="ListParagraph"/>
        <w:numPr>
          <w:ilvl w:val="0"/>
          <w:numId w:val="129"/>
        </w:numPr>
        <w:spacing w:after="0"/>
        <w:ind w:left="714" w:hanging="357"/>
      </w:pPr>
      <w:r w:rsidRPr="00D25BE0">
        <w:t>Proposal 4</w:t>
      </w:r>
      <w:r>
        <w:t xml:space="preserve">: </w:t>
      </w:r>
      <w:r w:rsidRPr="00D25BE0">
        <w:t>In Mode4, a pre-emption signalling can be designed. UEs with high priority packets can pre-empt some resources used for low priority packets before starting its own transmission.</w:t>
      </w:r>
    </w:p>
    <w:p w14:paraId="1DCD711B" w14:textId="2EB2295D" w:rsidR="00D25BE0" w:rsidRDefault="00D25BE0" w:rsidP="008E772F">
      <w:pPr>
        <w:pStyle w:val="ListParagraph"/>
        <w:numPr>
          <w:ilvl w:val="0"/>
          <w:numId w:val="129"/>
        </w:numPr>
        <w:spacing w:after="0"/>
        <w:ind w:left="714" w:hanging="357"/>
      </w:pPr>
      <w:r w:rsidRPr="00D25BE0">
        <w:t>Proposal 5</w:t>
      </w:r>
      <w:r>
        <w:t xml:space="preserve">: </w:t>
      </w:r>
      <w:r w:rsidRPr="00D25BE0">
        <w:t>RAN1 assumes that RAN2 leads the studies on enhancing SL QoS management including unifying QoS handling and introducing proper admission control functionality.</w:t>
      </w:r>
    </w:p>
    <w:p w14:paraId="126137EE" w14:textId="6DF9A8CB" w:rsidR="00D25BE0" w:rsidRDefault="00D25BE0" w:rsidP="00D25BE0">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4A9FAE3F" w14:textId="23D565A3" w:rsidR="00D25BE0" w:rsidRDefault="00D25BE0" w:rsidP="00E303AE">
      <w:pPr>
        <w:ind w:left="720" w:hanging="720"/>
      </w:pPr>
    </w:p>
    <w:p w14:paraId="28A01853" w14:textId="56CF7631" w:rsidR="00FF0FFA" w:rsidRDefault="00FF0FFA" w:rsidP="00FF0FFA">
      <w:pPr>
        <w:ind w:left="720" w:hanging="720"/>
      </w:pPr>
      <w:r w:rsidRPr="006F0574">
        <w:t>Wednesday session conclusion: Continue discussion offline - Torsten (Nokia)</w:t>
      </w:r>
    </w:p>
    <w:p w14:paraId="4CA8D776" w14:textId="13B9F0AC" w:rsidR="00FF0FFA" w:rsidRDefault="00FF0FFA" w:rsidP="00E303AE">
      <w:pPr>
        <w:ind w:left="720" w:hanging="720"/>
      </w:pPr>
    </w:p>
    <w:p w14:paraId="103B41C1" w14:textId="77777777" w:rsidR="001E1803" w:rsidRPr="001E1803" w:rsidRDefault="001E1803" w:rsidP="001E1803">
      <w:pPr>
        <w:ind w:left="720" w:hanging="720"/>
        <w:rPr>
          <w:b/>
        </w:rPr>
      </w:pPr>
      <w:r w:rsidRPr="001E1803">
        <w:rPr>
          <w:b/>
        </w:rPr>
        <w:t>Thursday session</w:t>
      </w:r>
    </w:p>
    <w:p w14:paraId="4C564D86" w14:textId="6E6D5387" w:rsidR="001E1803" w:rsidRPr="001E1803" w:rsidRDefault="001B7BF2" w:rsidP="001E1803">
      <w:pPr>
        <w:rPr>
          <w:rFonts w:ascii="Times New Roman" w:hAnsi="Times New Roman"/>
          <w:b/>
          <w:szCs w:val="20"/>
        </w:rPr>
      </w:pPr>
      <w:hyperlink r:id="rId2036" w:history="1">
        <w:r w:rsidR="00D93AE1">
          <w:rPr>
            <w:rStyle w:val="Hyperlink"/>
            <w:rFonts w:ascii="Times New Roman" w:hAnsi="Times New Roman"/>
            <w:b/>
            <w:szCs w:val="20"/>
          </w:rPr>
          <w:t>R1-1809840</w:t>
        </w:r>
      </w:hyperlink>
      <w:r w:rsidR="001E1803" w:rsidRPr="001E1803">
        <w:rPr>
          <w:rFonts w:ascii="Times New Roman" w:hAnsi="Times New Roman"/>
          <w:b/>
          <w:szCs w:val="20"/>
        </w:rPr>
        <w:tab/>
        <w:t>Offline Summary for 7.2.4.4 QoS Management FS_NR_V2X</w:t>
      </w:r>
      <w:r w:rsidR="001E1803" w:rsidRPr="001E1803">
        <w:rPr>
          <w:rFonts w:ascii="Times New Roman" w:hAnsi="Times New Roman"/>
          <w:b/>
          <w:szCs w:val="20"/>
        </w:rPr>
        <w:tab/>
      </w:r>
      <w:r w:rsidR="00AE42AF" w:rsidRPr="00AE42AF">
        <w:rPr>
          <w:rFonts w:ascii="Times New Roman" w:hAnsi="Times New Roman"/>
          <w:b/>
          <w:szCs w:val="20"/>
        </w:rPr>
        <w:t>Nokia, Nokia Shanghai Bell</w:t>
      </w:r>
    </w:p>
    <w:p w14:paraId="25E8E14D" w14:textId="77777777" w:rsidR="001E1803" w:rsidRDefault="001E1803" w:rsidP="001E1803">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5F52A576" w14:textId="2B2CF00C" w:rsidR="001E1803" w:rsidRDefault="001E1803" w:rsidP="00E303AE">
      <w:pPr>
        <w:ind w:left="720" w:hanging="720"/>
      </w:pPr>
    </w:p>
    <w:p w14:paraId="70CC8CB8" w14:textId="1D913F26" w:rsidR="006F0574" w:rsidRPr="006F0574" w:rsidRDefault="006F0574" w:rsidP="006F0574">
      <w:pPr>
        <w:rPr>
          <w:lang w:val="en-US" w:eastAsia="zh-CN"/>
        </w:rPr>
      </w:pPr>
      <w:r w:rsidRPr="006F0574">
        <w:rPr>
          <w:highlight w:val="green"/>
        </w:rPr>
        <w:t>Agreement</w:t>
      </w:r>
      <w:r w:rsidRPr="006F0574">
        <w:t>:</w:t>
      </w:r>
      <w:r>
        <w:t xml:space="preserve"> </w:t>
      </w:r>
      <w:r w:rsidRPr="006F0574">
        <w:rPr>
          <w:lang w:val="en-US" w:eastAsia="zh-CN"/>
        </w:rPr>
        <w:t xml:space="preserve">From RAN1 perspective, at least the following QoS-related parameters relevant to physical layer studies are considered: </w:t>
      </w:r>
    </w:p>
    <w:p w14:paraId="723F57F7" w14:textId="77777777" w:rsidR="006F0574" w:rsidRPr="006F0574" w:rsidRDefault="006F0574" w:rsidP="008E772F">
      <w:pPr>
        <w:numPr>
          <w:ilvl w:val="0"/>
          <w:numId w:val="185"/>
        </w:numPr>
        <w:rPr>
          <w:bCs/>
          <w:szCs w:val="20"/>
          <w:lang w:val="en-US" w:eastAsia="zh-CN"/>
        </w:rPr>
      </w:pPr>
      <w:r w:rsidRPr="006F0574">
        <w:rPr>
          <w:bCs/>
          <w:szCs w:val="20"/>
          <w:lang w:val="en-US" w:eastAsia="zh-CN"/>
        </w:rPr>
        <w:t xml:space="preserve">Priority </w:t>
      </w:r>
    </w:p>
    <w:p w14:paraId="031E98F1" w14:textId="77777777" w:rsidR="006F0574" w:rsidRPr="006F0574" w:rsidRDefault="006F0574" w:rsidP="008E772F">
      <w:pPr>
        <w:numPr>
          <w:ilvl w:val="0"/>
          <w:numId w:val="185"/>
        </w:numPr>
        <w:rPr>
          <w:bCs/>
          <w:szCs w:val="20"/>
          <w:lang w:val="en-US" w:eastAsia="zh-CN"/>
        </w:rPr>
      </w:pPr>
      <w:r w:rsidRPr="006F0574">
        <w:rPr>
          <w:bCs/>
          <w:szCs w:val="20"/>
          <w:lang w:val="en-US" w:eastAsia="zh-CN"/>
        </w:rPr>
        <w:t>latency</w:t>
      </w:r>
    </w:p>
    <w:p w14:paraId="47DE12EB" w14:textId="77777777" w:rsidR="006F0574" w:rsidRPr="006F0574" w:rsidRDefault="006F0574" w:rsidP="008E772F">
      <w:pPr>
        <w:numPr>
          <w:ilvl w:val="0"/>
          <w:numId w:val="185"/>
        </w:numPr>
        <w:rPr>
          <w:bCs/>
          <w:szCs w:val="20"/>
          <w:lang w:val="en-US" w:eastAsia="zh-CN"/>
        </w:rPr>
      </w:pPr>
      <w:r w:rsidRPr="006F0574">
        <w:rPr>
          <w:bCs/>
          <w:szCs w:val="20"/>
          <w:lang w:val="en-US" w:eastAsia="zh-CN"/>
        </w:rPr>
        <w:t>reliability</w:t>
      </w:r>
    </w:p>
    <w:p w14:paraId="7601D4FF" w14:textId="2F1B4168" w:rsidR="006F0574" w:rsidRDefault="006F0574" w:rsidP="00E303AE">
      <w:pPr>
        <w:ind w:left="720" w:hanging="720"/>
      </w:pPr>
    </w:p>
    <w:p w14:paraId="43A8F432" w14:textId="77777777" w:rsidR="006F0574" w:rsidRDefault="006F0574" w:rsidP="00E303AE">
      <w:pPr>
        <w:ind w:left="720" w:hanging="720"/>
      </w:pPr>
    </w:p>
    <w:p w14:paraId="1D3D7A61" w14:textId="098D9A76" w:rsidR="00E303AE" w:rsidRPr="00E303AE" w:rsidRDefault="001B7BF2" w:rsidP="00E303AE">
      <w:pPr>
        <w:ind w:left="720" w:hanging="720"/>
        <w:rPr>
          <w:lang w:eastAsia="x-none"/>
        </w:rPr>
      </w:pPr>
      <w:hyperlink r:id="rId2037" w:history="1">
        <w:r w:rsidR="00D93AE1">
          <w:rPr>
            <w:rStyle w:val="Hyperlink"/>
            <w:lang w:eastAsia="x-none"/>
          </w:rPr>
          <w:t>R1-1808406</w:t>
        </w:r>
      </w:hyperlink>
      <w:r w:rsidR="00E303AE" w:rsidRPr="00E303AE">
        <w:rPr>
          <w:lang w:eastAsia="x-none"/>
        </w:rPr>
        <w:tab/>
        <w:t>QoS management in NR V2X</w:t>
      </w:r>
      <w:r w:rsidR="00E303AE" w:rsidRPr="00E303AE">
        <w:rPr>
          <w:lang w:eastAsia="x-none"/>
        </w:rPr>
        <w:tab/>
        <w:t>CATT</w:t>
      </w:r>
    </w:p>
    <w:p w14:paraId="5A8CA484" w14:textId="7146B197" w:rsidR="00E303AE" w:rsidRPr="00E303AE" w:rsidRDefault="001B7BF2" w:rsidP="00E303AE">
      <w:pPr>
        <w:ind w:left="720" w:hanging="720"/>
        <w:rPr>
          <w:lang w:eastAsia="x-none"/>
        </w:rPr>
      </w:pPr>
      <w:hyperlink r:id="rId2038" w:history="1">
        <w:r w:rsidR="00D93AE1">
          <w:rPr>
            <w:rStyle w:val="Hyperlink"/>
            <w:lang w:eastAsia="x-none"/>
          </w:rPr>
          <w:t>R1-1808527</w:t>
        </w:r>
      </w:hyperlink>
      <w:r w:rsidR="00E303AE" w:rsidRPr="00E303AE">
        <w:rPr>
          <w:lang w:eastAsia="x-none"/>
        </w:rPr>
        <w:tab/>
        <w:t>Discussion on QoS management</w:t>
      </w:r>
      <w:r w:rsidR="00E303AE" w:rsidRPr="00E303AE">
        <w:rPr>
          <w:lang w:eastAsia="x-none"/>
        </w:rPr>
        <w:tab/>
        <w:t>LG Electronics</w:t>
      </w:r>
    </w:p>
    <w:p w14:paraId="60904E84" w14:textId="2724C960" w:rsidR="00E303AE" w:rsidRPr="00E303AE" w:rsidRDefault="001B7BF2" w:rsidP="00E303AE">
      <w:pPr>
        <w:ind w:left="720" w:hanging="720"/>
        <w:rPr>
          <w:lang w:eastAsia="x-none"/>
        </w:rPr>
      </w:pPr>
      <w:hyperlink r:id="rId2039" w:history="1">
        <w:r w:rsidR="00D93AE1">
          <w:rPr>
            <w:rStyle w:val="Hyperlink"/>
            <w:lang w:eastAsia="x-none"/>
          </w:rPr>
          <w:t>R1-1808540</w:t>
        </w:r>
      </w:hyperlink>
      <w:r w:rsidR="00E303AE" w:rsidRPr="00E303AE">
        <w:rPr>
          <w:lang w:eastAsia="x-none"/>
        </w:rPr>
        <w:tab/>
        <w:t>QoS Management for NR V2X</w:t>
      </w:r>
      <w:r w:rsidR="00E303AE" w:rsidRPr="00E303AE">
        <w:rPr>
          <w:lang w:eastAsia="x-none"/>
        </w:rPr>
        <w:tab/>
        <w:t>Fraunhofer IIS</w:t>
      </w:r>
    </w:p>
    <w:p w14:paraId="5EFF282E" w14:textId="186B73BA" w:rsidR="00E303AE" w:rsidRPr="00E303AE" w:rsidRDefault="001B7BF2" w:rsidP="00E303AE">
      <w:pPr>
        <w:ind w:left="720" w:hanging="720"/>
        <w:rPr>
          <w:lang w:eastAsia="x-none"/>
        </w:rPr>
      </w:pPr>
      <w:hyperlink r:id="rId2040" w:history="1">
        <w:r w:rsidR="00D93AE1">
          <w:rPr>
            <w:rStyle w:val="Hyperlink"/>
            <w:lang w:eastAsia="x-none"/>
          </w:rPr>
          <w:t>R1-1808608</w:t>
        </w:r>
      </w:hyperlink>
      <w:r w:rsidR="00E303AE" w:rsidRPr="00E303AE">
        <w:rPr>
          <w:lang w:eastAsia="x-none"/>
        </w:rPr>
        <w:tab/>
        <w:t>Discussion on QoS Management</w:t>
      </w:r>
      <w:r w:rsidR="00E303AE" w:rsidRPr="00E303AE">
        <w:rPr>
          <w:lang w:eastAsia="x-none"/>
        </w:rPr>
        <w:tab/>
        <w:t>ZTE</w:t>
      </w:r>
    </w:p>
    <w:p w14:paraId="7DB54379" w14:textId="3982153D" w:rsidR="00E303AE" w:rsidRPr="00E303AE" w:rsidRDefault="001B7BF2" w:rsidP="00E303AE">
      <w:pPr>
        <w:ind w:left="720" w:hanging="720"/>
        <w:rPr>
          <w:lang w:eastAsia="x-none"/>
        </w:rPr>
      </w:pPr>
      <w:hyperlink r:id="rId2041" w:history="1">
        <w:r w:rsidR="00D93AE1">
          <w:rPr>
            <w:rStyle w:val="Hyperlink"/>
            <w:lang w:eastAsia="x-none"/>
          </w:rPr>
          <w:t>R1-1808701</w:t>
        </w:r>
      </w:hyperlink>
      <w:r w:rsidR="00E303AE" w:rsidRPr="00E303AE">
        <w:rPr>
          <w:lang w:eastAsia="x-none"/>
        </w:rPr>
        <w:tab/>
        <w:t>QoS management for NR V2X communication</w:t>
      </w:r>
      <w:r w:rsidR="00E303AE" w:rsidRPr="00E303AE">
        <w:rPr>
          <w:lang w:eastAsia="x-none"/>
        </w:rPr>
        <w:tab/>
        <w:t>Intel Corporation</w:t>
      </w:r>
    </w:p>
    <w:p w14:paraId="2DEA8633" w14:textId="2DB93FFA" w:rsidR="00E303AE" w:rsidRPr="00E303AE" w:rsidRDefault="001B7BF2" w:rsidP="00E303AE">
      <w:pPr>
        <w:ind w:left="720" w:hanging="720"/>
        <w:rPr>
          <w:lang w:eastAsia="x-none"/>
        </w:rPr>
      </w:pPr>
      <w:hyperlink r:id="rId2042" w:history="1">
        <w:r w:rsidR="00D93AE1">
          <w:rPr>
            <w:rStyle w:val="Hyperlink"/>
            <w:lang w:eastAsia="x-none"/>
          </w:rPr>
          <w:t>R1-1808728</w:t>
        </w:r>
      </w:hyperlink>
      <w:r w:rsidR="00E303AE" w:rsidRPr="00E303AE">
        <w:rPr>
          <w:lang w:eastAsia="x-none"/>
        </w:rPr>
        <w:tab/>
        <w:t>Discussion QoS requirement for V2X in Mode 3 like and Mode 4 like</w:t>
      </w:r>
      <w:r w:rsidR="00E303AE" w:rsidRPr="00E303AE">
        <w:rPr>
          <w:lang w:eastAsia="x-none"/>
        </w:rPr>
        <w:tab/>
        <w:t>ITRI</w:t>
      </w:r>
    </w:p>
    <w:p w14:paraId="192B1524" w14:textId="4BE2CA5E" w:rsidR="00E303AE" w:rsidRPr="00E303AE" w:rsidRDefault="001B7BF2" w:rsidP="00E303AE">
      <w:pPr>
        <w:ind w:left="720" w:hanging="720"/>
        <w:rPr>
          <w:lang w:eastAsia="x-none"/>
        </w:rPr>
      </w:pPr>
      <w:hyperlink r:id="rId2043" w:history="1">
        <w:r w:rsidR="00D93AE1">
          <w:rPr>
            <w:rStyle w:val="Hyperlink"/>
            <w:lang w:eastAsia="x-none"/>
          </w:rPr>
          <w:t>R1-1808783</w:t>
        </w:r>
      </w:hyperlink>
      <w:r w:rsidR="00E303AE" w:rsidRPr="00E303AE">
        <w:rPr>
          <w:lang w:eastAsia="x-none"/>
        </w:rPr>
        <w:tab/>
        <w:t>Discussion on QoS management for NR V2X</w:t>
      </w:r>
      <w:r w:rsidR="00E303AE" w:rsidRPr="00E303AE">
        <w:rPr>
          <w:lang w:eastAsia="x-none"/>
        </w:rPr>
        <w:tab/>
        <w:t>Samsung</w:t>
      </w:r>
    </w:p>
    <w:p w14:paraId="24D6CBEA" w14:textId="084B8D79" w:rsidR="00E303AE" w:rsidRPr="00E303AE" w:rsidRDefault="001B7BF2" w:rsidP="00E303AE">
      <w:pPr>
        <w:ind w:left="720" w:hanging="720"/>
        <w:rPr>
          <w:lang w:eastAsia="x-none"/>
        </w:rPr>
      </w:pPr>
      <w:hyperlink r:id="rId2044" w:history="1">
        <w:r w:rsidR="00D93AE1">
          <w:rPr>
            <w:rStyle w:val="Hyperlink"/>
            <w:lang w:eastAsia="x-none"/>
          </w:rPr>
          <w:t>R1-1809050</w:t>
        </w:r>
      </w:hyperlink>
      <w:r w:rsidR="00E303AE" w:rsidRPr="00E303AE">
        <w:rPr>
          <w:lang w:eastAsia="x-none"/>
        </w:rPr>
        <w:tab/>
        <w:t>Initial View on NR V2X QoS Management</w:t>
      </w:r>
      <w:r w:rsidR="00E303AE" w:rsidRPr="00E303AE">
        <w:rPr>
          <w:lang w:eastAsia="x-none"/>
        </w:rPr>
        <w:tab/>
        <w:t>Nokia, Nokia Shanghai Bell</w:t>
      </w:r>
    </w:p>
    <w:p w14:paraId="5F598E92" w14:textId="0F8082F7" w:rsidR="00E303AE" w:rsidRPr="00E303AE" w:rsidRDefault="001B7BF2" w:rsidP="00E303AE">
      <w:pPr>
        <w:ind w:left="720" w:hanging="720"/>
        <w:rPr>
          <w:lang w:eastAsia="x-none"/>
        </w:rPr>
      </w:pPr>
      <w:hyperlink r:id="rId2045" w:history="1">
        <w:r w:rsidR="00D93AE1">
          <w:rPr>
            <w:rStyle w:val="Hyperlink"/>
            <w:lang w:eastAsia="x-none"/>
          </w:rPr>
          <w:t>R1-1809161</w:t>
        </w:r>
      </w:hyperlink>
      <w:r w:rsidR="00E303AE" w:rsidRPr="00E303AE">
        <w:rPr>
          <w:lang w:eastAsia="x-none"/>
        </w:rPr>
        <w:tab/>
        <w:t>QoS management</w:t>
      </w:r>
      <w:r w:rsidR="00E303AE" w:rsidRPr="00E303AE">
        <w:rPr>
          <w:lang w:eastAsia="x-none"/>
        </w:rPr>
        <w:tab/>
        <w:t>NTT DOCOMO, INC.</w:t>
      </w:r>
    </w:p>
    <w:p w14:paraId="0F688D0E" w14:textId="45867FD4" w:rsidR="00E303AE" w:rsidRPr="00E303AE" w:rsidRDefault="001B7BF2" w:rsidP="00E303AE">
      <w:pPr>
        <w:ind w:left="720" w:hanging="720"/>
        <w:rPr>
          <w:lang w:eastAsia="x-none"/>
        </w:rPr>
      </w:pPr>
      <w:hyperlink r:id="rId2046" w:history="1">
        <w:r w:rsidR="00D93AE1">
          <w:rPr>
            <w:rStyle w:val="Hyperlink"/>
            <w:lang w:eastAsia="x-none"/>
          </w:rPr>
          <w:t>R1-1809336</w:t>
        </w:r>
      </w:hyperlink>
      <w:r w:rsidR="00E303AE" w:rsidRPr="00E303AE">
        <w:rPr>
          <w:lang w:eastAsia="x-none"/>
        </w:rPr>
        <w:tab/>
        <w:t>QoS management for NR V2X</w:t>
      </w:r>
      <w:r w:rsidR="00E303AE" w:rsidRPr="00E303AE">
        <w:rPr>
          <w:lang w:eastAsia="x-none"/>
        </w:rPr>
        <w:tab/>
        <w:t>Huawei, HiSilicon</w:t>
      </w:r>
    </w:p>
    <w:p w14:paraId="38F80B08" w14:textId="5476BCE9" w:rsidR="00E303AE" w:rsidRPr="00E303AE" w:rsidRDefault="001B7BF2" w:rsidP="00E303AE">
      <w:pPr>
        <w:ind w:left="720" w:hanging="720"/>
        <w:rPr>
          <w:lang w:eastAsia="x-none"/>
        </w:rPr>
      </w:pPr>
      <w:hyperlink r:id="rId2047" w:history="1">
        <w:r w:rsidR="00D93AE1">
          <w:rPr>
            <w:rStyle w:val="Hyperlink"/>
            <w:lang w:eastAsia="x-none"/>
          </w:rPr>
          <w:t>R1-1809453</w:t>
        </w:r>
      </w:hyperlink>
      <w:r w:rsidR="00E303AE" w:rsidRPr="00E303AE">
        <w:rPr>
          <w:lang w:eastAsia="x-none"/>
        </w:rPr>
        <w:tab/>
        <w:t>Design aspects and requirements for QoS</w:t>
      </w:r>
      <w:r w:rsidR="00E303AE" w:rsidRPr="00E303AE">
        <w:rPr>
          <w:lang w:eastAsia="x-none"/>
        </w:rPr>
        <w:tab/>
        <w:t>Qualcomm Incorporated</w:t>
      </w:r>
    </w:p>
    <w:p w14:paraId="1ECC0D8C" w14:textId="77777777" w:rsidR="00E303AE" w:rsidRPr="00E303AE" w:rsidRDefault="00E303AE" w:rsidP="006D4CF6">
      <w:pPr>
        <w:pStyle w:val="Heading4"/>
      </w:pPr>
      <w:bookmarkStart w:id="1033" w:name="_Toc521704550"/>
      <w:bookmarkStart w:id="1034" w:name="_Toc526458959"/>
      <w:r w:rsidRPr="00E303AE">
        <w:t>Coexistence</w:t>
      </w:r>
      <w:bookmarkEnd w:id="1033"/>
      <w:bookmarkEnd w:id="1034"/>
    </w:p>
    <w:p w14:paraId="15306CF5" w14:textId="77777777" w:rsidR="00E303AE" w:rsidRPr="00E303AE" w:rsidRDefault="00E303AE" w:rsidP="00E303AE">
      <w:pPr>
        <w:ind w:left="720" w:hanging="720"/>
        <w:rPr>
          <w:i/>
          <w:lang w:eastAsia="x-none"/>
        </w:rPr>
      </w:pPr>
      <w:r w:rsidRPr="00E303AE">
        <w:rPr>
          <w:i/>
          <w:lang w:eastAsia="x-none"/>
        </w:rPr>
        <w:t>Including feasibility of coexistence mechanisms &amp; advanced V2X services provided by NR V2X under co-existence</w:t>
      </w:r>
    </w:p>
    <w:p w14:paraId="481B0EF4" w14:textId="77777777" w:rsidR="00FF0FFA" w:rsidRDefault="00FF0FFA" w:rsidP="00E303AE">
      <w:pPr>
        <w:ind w:left="720" w:hanging="720"/>
      </w:pPr>
    </w:p>
    <w:p w14:paraId="6FE61BEA" w14:textId="1DD26D13" w:rsidR="00FF0FFA" w:rsidRPr="00FF0FFA" w:rsidRDefault="001B7BF2" w:rsidP="00FF0FFA">
      <w:pPr>
        <w:ind w:left="720" w:hanging="720"/>
        <w:rPr>
          <w:b/>
          <w:lang w:eastAsia="x-none"/>
        </w:rPr>
      </w:pPr>
      <w:hyperlink r:id="rId2048" w:history="1">
        <w:r w:rsidR="00D93AE1">
          <w:rPr>
            <w:rStyle w:val="Hyperlink"/>
            <w:b/>
            <w:lang w:eastAsia="x-none"/>
          </w:rPr>
          <w:t>R1-1808941</w:t>
        </w:r>
      </w:hyperlink>
      <w:r w:rsidR="00FF0FFA" w:rsidRPr="00FF0FFA">
        <w:rPr>
          <w:b/>
          <w:lang w:eastAsia="x-none"/>
        </w:rPr>
        <w:tab/>
        <w:t>Discussion on co-existence for NR V2X and LTE V2X</w:t>
      </w:r>
      <w:r w:rsidR="00FF0FFA" w:rsidRPr="00FF0FFA">
        <w:rPr>
          <w:b/>
          <w:lang w:eastAsia="x-none"/>
        </w:rPr>
        <w:tab/>
        <w:t>Huawei, HiSilicon</w:t>
      </w:r>
    </w:p>
    <w:p w14:paraId="11A9B3B8" w14:textId="77777777" w:rsidR="00FF0FFA" w:rsidRPr="00FF0FFA" w:rsidRDefault="00FF0FFA" w:rsidP="008E772F">
      <w:pPr>
        <w:pStyle w:val="ListParagraph"/>
        <w:numPr>
          <w:ilvl w:val="0"/>
          <w:numId w:val="131"/>
        </w:numPr>
        <w:spacing w:after="0"/>
        <w:ind w:left="714" w:hanging="357"/>
        <w:rPr>
          <w:lang w:val="en-US" w:eastAsia="zh-CN"/>
        </w:rPr>
      </w:pPr>
      <w:r w:rsidRPr="00FF0FFA">
        <w:rPr>
          <w:lang w:val="en-US" w:eastAsia="zh-CN"/>
        </w:rPr>
        <w:t>Proposal 1: for coexistence studies, consider the case where the NR and LTE carriers share the same or different band.</w:t>
      </w:r>
    </w:p>
    <w:p w14:paraId="366051D1" w14:textId="77777777" w:rsidR="00FF0FFA" w:rsidRPr="00FF0FFA" w:rsidRDefault="00FF0FFA" w:rsidP="008E772F">
      <w:pPr>
        <w:pStyle w:val="ListParagraph"/>
        <w:numPr>
          <w:ilvl w:val="0"/>
          <w:numId w:val="131"/>
        </w:numPr>
        <w:spacing w:after="0"/>
        <w:ind w:left="714" w:hanging="357"/>
        <w:rPr>
          <w:lang w:val="en-US"/>
        </w:rPr>
      </w:pPr>
      <w:r w:rsidRPr="00FF0FFA">
        <w:rPr>
          <w:lang w:val="en-US"/>
        </w:rPr>
        <w:t>Proposal 2: Send an LS to RAN4 to ask them to study the carrier spacing/filtering requirements for simultaneous RX/TX.</w:t>
      </w:r>
    </w:p>
    <w:p w14:paraId="43359DB2" w14:textId="77777777" w:rsidR="00FF0FFA" w:rsidRPr="00FF0FFA" w:rsidRDefault="00FF0FFA" w:rsidP="008E772F">
      <w:pPr>
        <w:pStyle w:val="ListParagraph"/>
        <w:numPr>
          <w:ilvl w:val="0"/>
          <w:numId w:val="131"/>
        </w:numPr>
        <w:spacing w:after="0"/>
        <w:ind w:left="714" w:hanging="357"/>
        <w:rPr>
          <w:lang w:val="en-US" w:eastAsia="zh-CN"/>
        </w:rPr>
      </w:pPr>
      <w:r w:rsidRPr="00FF0FFA">
        <w:rPr>
          <w:lang w:val="en-US" w:eastAsia="zh-CN"/>
        </w:rPr>
        <w:t xml:space="preserve">Observation 1: For LTE Mode-4 sidelink CA transmission: </w:t>
      </w:r>
    </w:p>
    <w:p w14:paraId="7AEF9A5D" w14:textId="77777777" w:rsidR="00FF0FFA" w:rsidRPr="00FF0FFA" w:rsidRDefault="00FF0FFA" w:rsidP="008E772F">
      <w:pPr>
        <w:pStyle w:val="ListParagraph"/>
        <w:numPr>
          <w:ilvl w:val="1"/>
          <w:numId w:val="131"/>
        </w:numPr>
        <w:spacing w:after="0"/>
        <w:rPr>
          <w:lang w:val="en-US" w:eastAsia="zh-CN"/>
        </w:rPr>
      </w:pPr>
      <w:r w:rsidRPr="00FF0FFA">
        <w:rPr>
          <w:lang w:val="en-US" w:eastAsia="zh-CN"/>
        </w:rPr>
        <w:t>For intra-band sidelink CA, transmission may be interrupted when only part of the TX carriers are configured and activated simultaneously.</w:t>
      </w:r>
    </w:p>
    <w:p w14:paraId="5501E6C8" w14:textId="77777777" w:rsidR="00FF0FFA" w:rsidRPr="00FF0FFA" w:rsidRDefault="00FF0FFA" w:rsidP="008E772F">
      <w:pPr>
        <w:pStyle w:val="ListParagraph"/>
        <w:numPr>
          <w:ilvl w:val="1"/>
          <w:numId w:val="131"/>
        </w:numPr>
        <w:spacing w:after="0"/>
        <w:rPr>
          <w:lang w:val="en-US" w:eastAsia="zh-CN"/>
        </w:rPr>
      </w:pPr>
      <w:r w:rsidRPr="00FF0FFA">
        <w:rPr>
          <w:lang w:val="en-US" w:eastAsia="zh-CN"/>
        </w:rPr>
        <w:t>For inter-band sidelink CA, there can be significant inter-band interruption time. Further discussions are needed in RAN4.</w:t>
      </w:r>
    </w:p>
    <w:p w14:paraId="16871E65" w14:textId="77777777" w:rsidR="00FF0FFA" w:rsidRPr="00FF0FFA" w:rsidRDefault="00FF0FFA" w:rsidP="008E772F">
      <w:pPr>
        <w:pStyle w:val="ListParagraph"/>
        <w:numPr>
          <w:ilvl w:val="0"/>
          <w:numId w:val="131"/>
        </w:numPr>
        <w:spacing w:after="0"/>
        <w:ind w:left="714" w:hanging="357"/>
        <w:rPr>
          <w:lang w:val="en-US" w:eastAsia="zh-CN"/>
        </w:rPr>
      </w:pPr>
      <w:r w:rsidRPr="00FF0FFA">
        <w:rPr>
          <w:lang w:val="en-US" w:eastAsia="zh-CN"/>
        </w:rPr>
        <w:t>Observation 2: If OFDM is used for NR SL, RAN4 may need to evaluate MPR when the same PA is used on non-adjacent carriers.</w:t>
      </w:r>
    </w:p>
    <w:p w14:paraId="692AA43B" w14:textId="57E379F7" w:rsidR="00FF0FFA" w:rsidRDefault="00FF0FFA" w:rsidP="00FF0FFA">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4CCAE0A8" w14:textId="77777777" w:rsidR="00FF0FFA" w:rsidRDefault="00FF0FFA" w:rsidP="00FF0FFA">
      <w:pPr>
        <w:ind w:left="720" w:hanging="720"/>
        <w:rPr>
          <w:rFonts w:ascii="Times New Roman" w:hAnsi="Times New Roman"/>
          <w:szCs w:val="20"/>
        </w:rPr>
      </w:pPr>
    </w:p>
    <w:p w14:paraId="254640D7" w14:textId="23068ACF" w:rsidR="00FF0FFA" w:rsidRPr="00FF0FFA" w:rsidRDefault="001B7BF2" w:rsidP="00FF0FFA">
      <w:pPr>
        <w:ind w:left="720" w:hanging="720"/>
        <w:rPr>
          <w:b/>
          <w:lang w:eastAsia="x-none"/>
        </w:rPr>
      </w:pPr>
      <w:hyperlink r:id="rId2049" w:history="1">
        <w:r w:rsidR="00D93AE1">
          <w:rPr>
            <w:rStyle w:val="Hyperlink"/>
            <w:b/>
            <w:lang w:eastAsia="x-none"/>
          </w:rPr>
          <w:t>R1-1809454</w:t>
        </w:r>
      </w:hyperlink>
      <w:r w:rsidR="00FF0FFA" w:rsidRPr="00FF0FFA">
        <w:rPr>
          <w:b/>
          <w:lang w:eastAsia="x-none"/>
        </w:rPr>
        <w:tab/>
        <w:t>Co-existence principles for NR-V2X and LTE-V2X</w:t>
      </w:r>
      <w:r w:rsidR="00FF0FFA" w:rsidRPr="00FF0FFA">
        <w:rPr>
          <w:b/>
          <w:lang w:eastAsia="x-none"/>
        </w:rPr>
        <w:tab/>
        <w:t>Qualcomm Incorporated</w:t>
      </w:r>
    </w:p>
    <w:p w14:paraId="368C5C82" w14:textId="77777777" w:rsidR="00FF0FFA" w:rsidRPr="00FF0FFA" w:rsidRDefault="00FF0FFA" w:rsidP="008E772F">
      <w:pPr>
        <w:pStyle w:val="ListParagraph"/>
        <w:numPr>
          <w:ilvl w:val="0"/>
          <w:numId w:val="130"/>
        </w:numPr>
        <w:spacing w:after="0"/>
      </w:pPr>
      <w:r w:rsidRPr="00FF0FFA">
        <w:t>Observation 1: LTE-V2X and NR-V2X in device coexistence challenges has the same nature as half duplex challenges of LTE-V2X multi-channel operation.</w:t>
      </w:r>
    </w:p>
    <w:p w14:paraId="5B27B3DD" w14:textId="77777777" w:rsidR="00FF0FFA" w:rsidRPr="00FF0FFA" w:rsidRDefault="00FF0FFA" w:rsidP="008E772F">
      <w:pPr>
        <w:pStyle w:val="ListParagraph"/>
        <w:numPr>
          <w:ilvl w:val="0"/>
          <w:numId w:val="130"/>
        </w:numPr>
        <w:spacing w:after="0"/>
      </w:pPr>
      <w:r w:rsidRPr="00FF0FFA">
        <w:lastRenderedPageBreak/>
        <w:t>Observation 2: The main difference here lies in the fact that LTE-V2X and NR-V2X are two different RATs, so they can have different signal design, different physical layer procedure and may be implemented in UE in separated stacks.</w:t>
      </w:r>
    </w:p>
    <w:p w14:paraId="3CFB33E2" w14:textId="77777777" w:rsidR="00FF0FFA" w:rsidRPr="00FF0FFA" w:rsidRDefault="00FF0FFA" w:rsidP="008E772F">
      <w:pPr>
        <w:pStyle w:val="ListParagraph"/>
        <w:numPr>
          <w:ilvl w:val="0"/>
          <w:numId w:val="130"/>
        </w:numPr>
        <w:spacing w:after="0"/>
      </w:pPr>
      <w:r w:rsidRPr="00FF0FFA">
        <w:t>Observation 3: NR sidelink may have other types of traffic than SPS traffic. Some R14-R15 solution optimized for SPS traffic may not be optimal here.</w:t>
      </w:r>
    </w:p>
    <w:p w14:paraId="4B584AB1" w14:textId="77777777" w:rsidR="00FF0FFA" w:rsidRPr="00FF0FFA" w:rsidRDefault="00FF0FFA" w:rsidP="008E772F">
      <w:pPr>
        <w:pStyle w:val="ListParagraph"/>
        <w:numPr>
          <w:ilvl w:val="0"/>
          <w:numId w:val="130"/>
        </w:numPr>
        <w:spacing w:after="0"/>
      </w:pPr>
      <w:r w:rsidRPr="00FF0FFA">
        <w:t>Observation 4: Inter RAT sidelink scheduling may be supported for mode 3. In device coexistence issue needed to be considered in such kind of solution.</w:t>
      </w:r>
    </w:p>
    <w:p w14:paraId="5AA4D790" w14:textId="43A2EBC7" w:rsidR="00FF0FFA" w:rsidRDefault="00FF0FFA" w:rsidP="00FF0FFA">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5C3C1851" w14:textId="03418922" w:rsidR="00FF0FFA" w:rsidRDefault="00FF0FFA" w:rsidP="00FF0FFA">
      <w:pPr>
        <w:ind w:left="720" w:hanging="720"/>
        <w:rPr>
          <w:rFonts w:ascii="Times New Roman" w:hAnsi="Times New Roman"/>
          <w:szCs w:val="20"/>
        </w:rPr>
      </w:pPr>
    </w:p>
    <w:p w14:paraId="7337C726" w14:textId="7FDB1272" w:rsidR="002921FA" w:rsidRDefault="002921FA" w:rsidP="002921FA">
      <w:pPr>
        <w:ind w:left="720" w:hanging="720"/>
      </w:pPr>
      <w:r w:rsidRPr="006F0574">
        <w:t>Wednesday session conclusion: Continue discussion offline - Arjun (Qualcomm)</w:t>
      </w:r>
    </w:p>
    <w:p w14:paraId="04367CE6" w14:textId="77777777" w:rsidR="002921FA" w:rsidRDefault="002921FA" w:rsidP="00FF0FFA">
      <w:pPr>
        <w:ind w:left="720" w:hanging="720"/>
        <w:rPr>
          <w:rFonts w:ascii="Times New Roman" w:hAnsi="Times New Roman"/>
          <w:szCs w:val="20"/>
        </w:rPr>
      </w:pPr>
    </w:p>
    <w:p w14:paraId="0BF17114" w14:textId="77777777" w:rsidR="00EE2A0C" w:rsidRPr="00EE2A0C" w:rsidRDefault="00EE2A0C" w:rsidP="00EE2A0C">
      <w:pPr>
        <w:rPr>
          <w:rFonts w:ascii="Times New Roman" w:hAnsi="Times New Roman"/>
          <w:b/>
          <w:szCs w:val="20"/>
        </w:rPr>
      </w:pPr>
      <w:r w:rsidRPr="00EE2A0C">
        <w:rPr>
          <w:rFonts w:ascii="Times New Roman" w:hAnsi="Times New Roman"/>
          <w:b/>
          <w:szCs w:val="20"/>
        </w:rPr>
        <w:t>Thursday session</w:t>
      </w:r>
    </w:p>
    <w:p w14:paraId="488BBDA5" w14:textId="12AAE63C" w:rsidR="00EE2A0C" w:rsidRPr="00EE2A0C" w:rsidRDefault="001B7BF2" w:rsidP="00EE2A0C">
      <w:pPr>
        <w:rPr>
          <w:rFonts w:ascii="Times New Roman" w:hAnsi="Times New Roman"/>
          <w:b/>
          <w:szCs w:val="20"/>
        </w:rPr>
      </w:pPr>
      <w:hyperlink r:id="rId2050" w:history="1">
        <w:r w:rsidR="00D93AE1">
          <w:rPr>
            <w:rStyle w:val="Hyperlink"/>
            <w:rFonts w:ascii="Times New Roman" w:hAnsi="Times New Roman"/>
            <w:b/>
            <w:szCs w:val="20"/>
          </w:rPr>
          <w:t>R1-1809904</w:t>
        </w:r>
      </w:hyperlink>
      <w:r w:rsidR="00EE2A0C" w:rsidRPr="00EE2A0C">
        <w:rPr>
          <w:rFonts w:ascii="Times New Roman" w:hAnsi="Times New Roman"/>
          <w:b/>
          <w:szCs w:val="20"/>
        </w:rPr>
        <w:tab/>
        <w:t>Summary of Coexistence Aspects in NR-V2X Study</w:t>
      </w:r>
      <w:r w:rsidR="00EE2A0C" w:rsidRPr="00EE2A0C">
        <w:rPr>
          <w:rFonts w:ascii="Times New Roman" w:hAnsi="Times New Roman"/>
          <w:b/>
          <w:szCs w:val="20"/>
        </w:rPr>
        <w:tab/>
        <w:t>Qualcomm</w:t>
      </w:r>
    </w:p>
    <w:p w14:paraId="33F73151" w14:textId="77777777" w:rsidR="00EE2A0C" w:rsidRDefault="00EE2A0C" w:rsidP="00EE2A0C">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37794808" w14:textId="5B740F58" w:rsidR="00FF0FFA" w:rsidRDefault="00FF0FFA" w:rsidP="00FF0FFA">
      <w:pPr>
        <w:ind w:left="720" w:hanging="720"/>
        <w:rPr>
          <w:rFonts w:ascii="Times New Roman" w:hAnsi="Times New Roman"/>
          <w:szCs w:val="20"/>
        </w:rPr>
      </w:pPr>
    </w:p>
    <w:p w14:paraId="6A8ADFB5" w14:textId="597AC170" w:rsidR="006F0574" w:rsidRPr="00AE42AF" w:rsidRDefault="006F0574" w:rsidP="006F0574">
      <w:pPr>
        <w:ind w:left="720" w:hanging="720"/>
        <w:rPr>
          <w:szCs w:val="20"/>
          <w:lang w:eastAsia="x-none"/>
        </w:rPr>
      </w:pPr>
      <w:r w:rsidRPr="00AE42AF">
        <w:rPr>
          <w:szCs w:val="20"/>
          <w:lang w:eastAsia="x-none"/>
        </w:rPr>
        <w:t>Proposal:</w:t>
      </w:r>
    </w:p>
    <w:p w14:paraId="6CB50D4D" w14:textId="77777777" w:rsidR="006F0574" w:rsidRPr="00AE42AF" w:rsidRDefault="006F0574" w:rsidP="008E772F">
      <w:pPr>
        <w:numPr>
          <w:ilvl w:val="0"/>
          <w:numId w:val="186"/>
        </w:numPr>
        <w:rPr>
          <w:b/>
          <w:szCs w:val="20"/>
          <w:lang w:val="en-US" w:eastAsia="zh-CN"/>
        </w:rPr>
      </w:pPr>
      <w:r w:rsidRPr="00AE42AF">
        <w:rPr>
          <w:szCs w:val="20"/>
          <w:lang w:val="en-US" w:eastAsia="zh-CN"/>
        </w:rPr>
        <w:t>For the study of LTE-V2X and NR-V2X co-existence, half-dupelx constraints are assumed at least for the intra-band case</w:t>
      </w:r>
    </w:p>
    <w:p w14:paraId="0E7D98E9" w14:textId="0835FE43" w:rsidR="006F0574" w:rsidRDefault="006F0574" w:rsidP="00FF0FFA">
      <w:pPr>
        <w:ind w:left="720" w:hanging="720"/>
        <w:rPr>
          <w:rFonts w:ascii="Times New Roman" w:hAnsi="Times New Roman"/>
          <w:szCs w:val="20"/>
          <w:lang w:val="en-US"/>
        </w:rPr>
      </w:pPr>
    </w:p>
    <w:p w14:paraId="1A67F9C7" w14:textId="441E8033" w:rsidR="006F0574" w:rsidRPr="00AE42AF" w:rsidRDefault="00AE42AF" w:rsidP="00FF0FFA">
      <w:pPr>
        <w:ind w:left="720" w:hanging="720"/>
        <w:rPr>
          <w:rFonts w:ascii="Times New Roman" w:hAnsi="Times New Roman"/>
          <w:b/>
          <w:szCs w:val="20"/>
          <w:lang w:val="en-US"/>
        </w:rPr>
      </w:pPr>
      <w:r w:rsidRPr="00AE42AF">
        <w:rPr>
          <w:rFonts w:ascii="Times New Roman" w:hAnsi="Times New Roman"/>
          <w:b/>
          <w:szCs w:val="20"/>
          <w:lang w:val="en-US"/>
        </w:rPr>
        <w:t>Friday session</w:t>
      </w:r>
    </w:p>
    <w:p w14:paraId="019D7026" w14:textId="77777777" w:rsidR="00AE42AF" w:rsidRPr="00AE42AF" w:rsidRDefault="00AE42AF" w:rsidP="00AE42AF">
      <w:pPr>
        <w:rPr>
          <w:b/>
        </w:rPr>
      </w:pPr>
      <w:r w:rsidRPr="00AE42AF">
        <w:rPr>
          <w:b/>
        </w:rPr>
        <w:t>R1-1809990</w:t>
      </w:r>
      <w:r w:rsidRPr="00AE42AF">
        <w:rPr>
          <w:b/>
        </w:rPr>
        <w:tab/>
        <w:t>Summary of Coexistence Aspects in NR-V2X Study</w:t>
      </w:r>
      <w:r w:rsidRPr="00AE42AF">
        <w:rPr>
          <w:b/>
        </w:rPr>
        <w:tab/>
        <w:t>Qualcomm</w:t>
      </w:r>
    </w:p>
    <w:p w14:paraId="29AF19EF" w14:textId="77777777" w:rsidR="00AE42AF" w:rsidRDefault="00AE42AF" w:rsidP="00AE42AF">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0D4E06B7" w14:textId="77777777" w:rsidR="00AE42AF" w:rsidRDefault="00AE42AF" w:rsidP="00AE42AF">
      <w:pPr>
        <w:ind w:left="720" w:hanging="720"/>
        <w:rPr>
          <w:szCs w:val="20"/>
          <w:highlight w:val="green"/>
          <w:lang w:eastAsia="x-none"/>
        </w:rPr>
      </w:pPr>
    </w:p>
    <w:p w14:paraId="0FE41D9A" w14:textId="19BD46B3" w:rsidR="00AE42AF" w:rsidRPr="00AE42AF" w:rsidRDefault="00AE42AF" w:rsidP="00AE42AF">
      <w:pPr>
        <w:ind w:left="720" w:hanging="720"/>
        <w:rPr>
          <w:b/>
          <w:szCs w:val="20"/>
          <w:lang w:val="en-US" w:eastAsia="x-none"/>
        </w:rPr>
      </w:pPr>
      <w:r w:rsidRPr="00AE42AF">
        <w:rPr>
          <w:szCs w:val="20"/>
          <w:highlight w:val="green"/>
          <w:lang w:val="en-US" w:eastAsia="x-none"/>
        </w:rPr>
        <w:t>Agreements</w:t>
      </w:r>
      <w:r w:rsidRPr="00AE42AF">
        <w:rPr>
          <w:b/>
          <w:szCs w:val="20"/>
          <w:lang w:val="en-US" w:eastAsia="x-none"/>
        </w:rPr>
        <w:t>:</w:t>
      </w:r>
    </w:p>
    <w:p w14:paraId="3D504E79" w14:textId="77777777" w:rsidR="00AE42AF" w:rsidRPr="00AE42AF" w:rsidRDefault="00AE42AF" w:rsidP="00AE42AF">
      <w:pPr>
        <w:rPr>
          <w:rFonts w:eastAsia="Malgun Gothic"/>
          <w:lang w:val="en-US" w:eastAsia="ko-KR"/>
        </w:rPr>
      </w:pPr>
      <w:r w:rsidRPr="00AE42AF">
        <w:rPr>
          <w:rFonts w:hint="eastAsia"/>
          <w:lang w:eastAsia="zh-CN"/>
        </w:rPr>
        <w:t xml:space="preserve">For the study of LTE-V2X and NR-V2X </w:t>
      </w:r>
      <w:r w:rsidRPr="00AE42AF">
        <w:rPr>
          <w:rFonts w:hint="eastAsia"/>
          <w:lang w:eastAsia="ko-KR"/>
        </w:rPr>
        <w:t xml:space="preserve">sidelink </w:t>
      </w:r>
      <w:r w:rsidRPr="00AE42AF">
        <w:rPr>
          <w:rFonts w:hint="eastAsia"/>
          <w:lang w:eastAsia="zh-CN"/>
        </w:rPr>
        <w:t xml:space="preserve">co-existence, </w:t>
      </w:r>
      <w:r w:rsidRPr="00AE42AF">
        <w:rPr>
          <w:rFonts w:hint="eastAsia"/>
          <w:lang w:eastAsia="ko-KR"/>
        </w:rPr>
        <w:t xml:space="preserve">at least the following scenarios are considered from the UEs perspective: </w:t>
      </w:r>
    </w:p>
    <w:p w14:paraId="4CDF5FC5" w14:textId="77777777" w:rsidR="00AE42AF" w:rsidRPr="00AE42AF" w:rsidRDefault="00AE42AF" w:rsidP="00FD2787">
      <w:pPr>
        <w:numPr>
          <w:ilvl w:val="0"/>
          <w:numId w:val="280"/>
        </w:numPr>
        <w:contextualSpacing/>
        <w:rPr>
          <w:rFonts w:eastAsia="Malgun Gothic"/>
          <w:szCs w:val="20"/>
          <w:lang w:val="en-US" w:eastAsia="ko-KR"/>
        </w:rPr>
      </w:pPr>
      <w:r w:rsidRPr="00AE42AF">
        <w:rPr>
          <w:rFonts w:hint="eastAsia"/>
          <w:szCs w:val="20"/>
          <w:lang w:eastAsia="ko-KR"/>
        </w:rPr>
        <w:t>LTE sidelink and NR sidelink do not have any coordinated procedures</w:t>
      </w:r>
    </w:p>
    <w:p w14:paraId="3069E8A0" w14:textId="77777777" w:rsidR="00AE42AF" w:rsidRPr="00AE42AF" w:rsidRDefault="00AE42AF" w:rsidP="00FD2787">
      <w:pPr>
        <w:numPr>
          <w:ilvl w:val="0"/>
          <w:numId w:val="280"/>
        </w:numPr>
        <w:contextualSpacing/>
        <w:rPr>
          <w:rFonts w:eastAsia="Malgun Gothic"/>
          <w:szCs w:val="20"/>
          <w:lang w:val="en-US" w:eastAsia="ko-KR"/>
        </w:rPr>
      </w:pPr>
      <w:r w:rsidRPr="00AE42AF">
        <w:rPr>
          <w:rFonts w:hint="eastAsia"/>
          <w:szCs w:val="20"/>
          <w:lang w:eastAsia="ko-KR"/>
        </w:rPr>
        <w:t xml:space="preserve">LTE sidelink and NR sidelink have coordinated procedures and </w:t>
      </w:r>
      <w:r w:rsidRPr="00AE42AF">
        <w:rPr>
          <w:rFonts w:hint="eastAsia"/>
          <w:szCs w:val="20"/>
          <w:lang w:eastAsia="zh-CN"/>
        </w:rPr>
        <w:t>half-dup</w:t>
      </w:r>
      <w:r w:rsidRPr="00AE42AF">
        <w:rPr>
          <w:rFonts w:hint="eastAsia"/>
          <w:szCs w:val="20"/>
          <w:lang w:eastAsia="ko-KR"/>
        </w:rPr>
        <w:t>l</w:t>
      </w:r>
      <w:r w:rsidRPr="00AE42AF">
        <w:rPr>
          <w:rFonts w:hint="eastAsia"/>
          <w:szCs w:val="20"/>
          <w:lang w:eastAsia="zh-CN"/>
        </w:rPr>
        <w:t>ex constraints are assumed</w:t>
      </w:r>
    </w:p>
    <w:p w14:paraId="6A0E16B8" w14:textId="77777777" w:rsidR="00AE42AF" w:rsidRPr="00AE42AF" w:rsidRDefault="00AE42AF" w:rsidP="00FD2787">
      <w:pPr>
        <w:numPr>
          <w:ilvl w:val="1"/>
          <w:numId w:val="280"/>
        </w:numPr>
        <w:contextualSpacing/>
        <w:rPr>
          <w:rFonts w:eastAsia="Malgun Gothic"/>
          <w:szCs w:val="20"/>
          <w:lang w:val="en-US" w:eastAsia="ko-KR"/>
        </w:rPr>
      </w:pPr>
      <w:r w:rsidRPr="00AE42AF">
        <w:rPr>
          <w:rFonts w:hint="eastAsia"/>
          <w:szCs w:val="20"/>
          <w:lang w:eastAsia="ko-KR"/>
        </w:rPr>
        <w:t>RAN1 will focus on this scenario in the SI</w:t>
      </w:r>
    </w:p>
    <w:p w14:paraId="398A6D75" w14:textId="77777777" w:rsidR="00AE42AF" w:rsidRPr="00AE42AF" w:rsidRDefault="00AE42AF" w:rsidP="00AE42AF">
      <w:pPr>
        <w:ind w:left="720" w:hanging="720"/>
        <w:rPr>
          <w:b/>
          <w:lang w:eastAsia="x-none"/>
        </w:rPr>
      </w:pPr>
    </w:p>
    <w:p w14:paraId="0E95E877" w14:textId="77777777" w:rsidR="00AE42AF" w:rsidRPr="00AE42AF" w:rsidRDefault="00AE42AF" w:rsidP="00AE42AF">
      <w:pPr>
        <w:ind w:left="720" w:hanging="720"/>
        <w:rPr>
          <w:b/>
          <w:szCs w:val="20"/>
          <w:lang w:eastAsia="x-none"/>
        </w:rPr>
      </w:pPr>
      <w:r w:rsidRPr="00AE42AF">
        <w:rPr>
          <w:szCs w:val="20"/>
          <w:highlight w:val="green"/>
          <w:lang w:eastAsia="x-none"/>
        </w:rPr>
        <w:t>Agreements</w:t>
      </w:r>
      <w:r w:rsidRPr="00AE42AF">
        <w:rPr>
          <w:b/>
          <w:szCs w:val="20"/>
          <w:lang w:eastAsia="x-none"/>
        </w:rPr>
        <w:t>:</w:t>
      </w:r>
    </w:p>
    <w:p w14:paraId="2803D13C" w14:textId="77777777" w:rsidR="00AE42AF" w:rsidRPr="00AE42AF" w:rsidRDefault="00AE42AF" w:rsidP="00AE42AF">
      <w:pPr>
        <w:ind w:left="720" w:hanging="720"/>
        <w:rPr>
          <w:szCs w:val="20"/>
          <w:lang w:eastAsia="zh-CN"/>
        </w:rPr>
      </w:pPr>
      <w:r w:rsidRPr="00AE42AF">
        <w:rPr>
          <w:szCs w:val="20"/>
          <w:lang w:eastAsia="zh-CN"/>
        </w:rPr>
        <w:t xml:space="preserve">RAN1 focus on at least the following potential solutions for coexistence at least until the next meeting: </w:t>
      </w:r>
    </w:p>
    <w:p w14:paraId="357EA085" w14:textId="77777777" w:rsidR="00AE42AF" w:rsidRPr="00AE42AF" w:rsidRDefault="00AE42AF" w:rsidP="00FD2787">
      <w:pPr>
        <w:numPr>
          <w:ilvl w:val="0"/>
          <w:numId w:val="281"/>
        </w:numPr>
        <w:spacing w:after="180"/>
        <w:contextualSpacing/>
        <w:rPr>
          <w:szCs w:val="20"/>
          <w:lang w:eastAsia="zh-CN"/>
        </w:rPr>
      </w:pPr>
      <w:r w:rsidRPr="00AE42AF">
        <w:rPr>
          <w:szCs w:val="20"/>
          <w:lang w:eastAsia="zh-CN"/>
        </w:rPr>
        <w:t>TDM of LTE V2X and NR V2X sidelink transmissions</w:t>
      </w:r>
    </w:p>
    <w:p w14:paraId="55E0F139" w14:textId="77777777" w:rsidR="00AE42AF" w:rsidRPr="00AE42AF" w:rsidRDefault="00AE42AF" w:rsidP="00FD2787">
      <w:pPr>
        <w:numPr>
          <w:ilvl w:val="0"/>
          <w:numId w:val="281"/>
        </w:numPr>
        <w:spacing w:after="180"/>
        <w:contextualSpacing/>
        <w:rPr>
          <w:szCs w:val="20"/>
          <w:lang w:eastAsia="zh-CN"/>
        </w:rPr>
      </w:pPr>
      <w:r w:rsidRPr="00AE42AF">
        <w:rPr>
          <w:szCs w:val="20"/>
          <w:lang w:eastAsia="zh-CN"/>
        </w:rPr>
        <w:t>FDM of LTE V2X and NR V2X sidelink transmissions</w:t>
      </w:r>
    </w:p>
    <w:p w14:paraId="61290F4C" w14:textId="2DAE82E3" w:rsidR="00AE42AF" w:rsidRDefault="00AE42AF" w:rsidP="00FF0FFA">
      <w:pPr>
        <w:ind w:left="720" w:hanging="720"/>
        <w:rPr>
          <w:rFonts w:ascii="Times New Roman" w:hAnsi="Times New Roman"/>
          <w:szCs w:val="20"/>
        </w:rPr>
      </w:pPr>
    </w:p>
    <w:p w14:paraId="1ADFF95C" w14:textId="77777777" w:rsidR="00AE42AF" w:rsidRPr="00AE42AF" w:rsidRDefault="00AE42AF" w:rsidP="00FF0FFA">
      <w:pPr>
        <w:ind w:left="720" w:hanging="720"/>
        <w:rPr>
          <w:rFonts w:ascii="Times New Roman" w:hAnsi="Times New Roman"/>
          <w:szCs w:val="20"/>
        </w:rPr>
      </w:pPr>
    </w:p>
    <w:p w14:paraId="7DD0B636" w14:textId="3E3AB82A" w:rsidR="00E303AE" w:rsidRPr="00E303AE" w:rsidRDefault="001B7BF2" w:rsidP="00E303AE">
      <w:pPr>
        <w:ind w:left="720" w:hanging="720"/>
        <w:rPr>
          <w:lang w:eastAsia="x-none"/>
        </w:rPr>
      </w:pPr>
      <w:hyperlink r:id="rId2051" w:history="1">
        <w:r w:rsidR="00D93AE1">
          <w:rPr>
            <w:rStyle w:val="Hyperlink"/>
            <w:lang w:eastAsia="x-none"/>
          </w:rPr>
          <w:t>R1-1808247</w:t>
        </w:r>
      </w:hyperlink>
      <w:r w:rsidR="00E303AE" w:rsidRPr="00E303AE">
        <w:rPr>
          <w:lang w:eastAsia="x-none"/>
        </w:rPr>
        <w:tab/>
        <w:t>Coexistence mechanism for LTE and NR V2X</w:t>
      </w:r>
      <w:r w:rsidR="00E303AE" w:rsidRPr="00E303AE">
        <w:rPr>
          <w:lang w:eastAsia="x-none"/>
        </w:rPr>
        <w:tab/>
        <w:t>vivo</w:t>
      </w:r>
    </w:p>
    <w:p w14:paraId="4AEB3332" w14:textId="38971232" w:rsidR="00E303AE" w:rsidRPr="00E303AE" w:rsidRDefault="001B7BF2" w:rsidP="00E303AE">
      <w:pPr>
        <w:ind w:left="720" w:hanging="720"/>
        <w:rPr>
          <w:lang w:eastAsia="x-none"/>
        </w:rPr>
      </w:pPr>
      <w:hyperlink r:id="rId2052" w:history="1">
        <w:r w:rsidR="00D93AE1">
          <w:rPr>
            <w:rStyle w:val="Hyperlink"/>
            <w:lang w:eastAsia="x-none"/>
          </w:rPr>
          <w:t>R1-1808407</w:t>
        </w:r>
      </w:hyperlink>
      <w:r w:rsidR="00E303AE" w:rsidRPr="00E303AE">
        <w:rPr>
          <w:lang w:eastAsia="x-none"/>
        </w:rPr>
        <w:tab/>
        <w:t>Coexistence of NR sidelink and LTE sidelink in V2X</w:t>
      </w:r>
      <w:r w:rsidR="00E303AE" w:rsidRPr="00E303AE">
        <w:rPr>
          <w:lang w:eastAsia="x-none"/>
        </w:rPr>
        <w:tab/>
        <w:t>CATT</w:t>
      </w:r>
    </w:p>
    <w:p w14:paraId="3C17EF7D" w14:textId="2816A013" w:rsidR="00E303AE" w:rsidRPr="00E303AE" w:rsidRDefault="001B7BF2" w:rsidP="00E303AE">
      <w:pPr>
        <w:ind w:left="720" w:hanging="720"/>
        <w:rPr>
          <w:lang w:eastAsia="x-none"/>
        </w:rPr>
      </w:pPr>
      <w:hyperlink r:id="rId2053" w:history="1">
        <w:r w:rsidR="00D93AE1">
          <w:rPr>
            <w:rStyle w:val="Hyperlink"/>
            <w:lang w:eastAsia="x-none"/>
          </w:rPr>
          <w:t>R1-1808528</w:t>
        </w:r>
      </w:hyperlink>
      <w:r w:rsidR="00E303AE" w:rsidRPr="00E303AE">
        <w:rPr>
          <w:lang w:eastAsia="x-none"/>
        </w:rPr>
        <w:tab/>
        <w:t>Discussion on coexistence mechanisms</w:t>
      </w:r>
      <w:r w:rsidR="00E303AE" w:rsidRPr="00E303AE">
        <w:rPr>
          <w:lang w:eastAsia="x-none"/>
        </w:rPr>
        <w:tab/>
        <w:t>LG Electronics</w:t>
      </w:r>
    </w:p>
    <w:p w14:paraId="7D4B5E94" w14:textId="63B4E922" w:rsidR="00E303AE" w:rsidRPr="00E303AE" w:rsidRDefault="001B7BF2" w:rsidP="00E303AE">
      <w:pPr>
        <w:ind w:left="720" w:hanging="720"/>
        <w:rPr>
          <w:lang w:eastAsia="x-none"/>
        </w:rPr>
      </w:pPr>
      <w:hyperlink r:id="rId2054" w:history="1">
        <w:r w:rsidR="00D93AE1">
          <w:rPr>
            <w:rStyle w:val="Hyperlink"/>
            <w:lang w:eastAsia="x-none"/>
          </w:rPr>
          <w:t>R1-1808609</w:t>
        </w:r>
      </w:hyperlink>
      <w:r w:rsidR="00E303AE" w:rsidRPr="00E303AE">
        <w:rPr>
          <w:lang w:eastAsia="x-none"/>
        </w:rPr>
        <w:tab/>
        <w:t>In device coexistence between NR sidelink and LTE sidelink</w:t>
      </w:r>
      <w:r w:rsidR="00E303AE" w:rsidRPr="00E303AE">
        <w:rPr>
          <w:lang w:eastAsia="x-none"/>
        </w:rPr>
        <w:tab/>
        <w:t>ZTE</w:t>
      </w:r>
    </w:p>
    <w:p w14:paraId="4F78619B" w14:textId="7E1A2515" w:rsidR="00E303AE" w:rsidRPr="00E303AE" w:rsidRDefault="001B7BF2" w:rsidP="00E303AE">
      <w:pPr>
        <w:ind w:left="720" w:hanging="720"/>
        <w:rPr>
          <w:lang w:eastAsia="x-none"/>
        </w:rPr>
      </w:pPr>
      <w:hyperlink r:id="rId2055" w:history="1">
        <w:r w:rsidR="00D93AE1">
          <w:rPr>
            <w:rStyle w:val="Hyperlink"/>
            <w:lang w:eastAsia="x-none"/>
          </w:rPr>
          <w:t>R1-1808702</w:t>
        </w:r>
      </w:hyperlink>
      <w:r w:rsidR="00E303AE" w:rsidRPr="00E303AE">
        <w:rPr>
          <w:lang w:eastAsia="x-none"/>
        </w:rPr>
        <w:tab/>
        <w:t>Coexistence mechanisms for eV2X services</w:t>
      </w:r>
      <w:r w:rsidR="00E303AE" w:rsidRPr="00E303AE">
        <w:rPr>
          <w:lang w:eastAsia="x-none"/>
        </w:rPr>
        <w:tab/>
        <w:t>Intel Corporation</w:t>
      </w:r>
    </w:p>
    <w:p w14:paraId="58454B4D" w14:textId="7D78ADEF" w:rsidR="00E303AE" w:rsidRPr="00E303AE" w:rsidRDefault="001B7BF2" w:rsidP="00E303AE">
      <w:pPr>
        <w:ind w:left="720" w:hanging="720"/>
        <w:rPr>
          <w:lang w:eastAsia="x-none"/>
        </w:rPr>
      </w:pPr>
      <w:hyperlink r:id="rId2056" w:history="1">
        <w:r w:rsidR="00D93AE1">
          <w:rPr>
            <w:rStyle w:val="Hyperlink"/>
            <w:lang w:eastAsia="x-none"/>
          </w:rPr>
          <w:t>R1-1808784</w:t>
        </w:r>
      </w:hyperlink>
      <w:r w:rsidR="00E303AE" w:rsidRPr="00E303AE">
        <w:rPr>
          <w:lang w:eastAsia="x-none"/>
        </w:rPr>
        <w:tab/>
        <w:t>Discussion on Coexistence between LTE and NR PC5</w:t>
      </w:r>
      <w:r w:rsidR="00E303AE" w:rsidRPr="00E303AE">
        <w:rPr>
          <w:lang w:eastAsia="x-none"/>
        </w:rPr>
        <w:tab/>
        <w:t>Samsung</w:t>
      </w:r>
    </w:p>
    <w:p w14:paraId="01100E3E" w14:textId="2312629C" w:rsidR="00E303AE" w:rsidRPr="00E303AE" w:rsidRDefault="001B7BF2" w:rsidP="00E303AE">
      <w:pPr>
        <w:ind w:left="720" w:hanging="720"/>
        <w:rPr>
          <w:lang w:eastAsia="x-none"/>
        </w:rPr>
      </w:pPr>
      <w:hyperlink r:id="rId2057" w:history="1">
        <w:r w:rsidR="00D93AE1">
          <w:rPr>
            <w:rStyle w:val="Hyperlink"/>
            <w:lang w:eastAsia="x-none"/>
          </w:rPr>
          <w:t>R1-1809076</w:t>
        </w:r>
      </w:hyperlink>
      <w:r w:rsidR="00E303AE" w:rsidRPr="00E303AE">
        <w:rPr>
          <w:lang w:eastAsia="x-none"/>
        </w:rPr>
        <w:tab/>
        <w:t>Coexistence of Different V2X Services</w:t>
      </w:r>
      <w:r w:rsidR="00E303AE" w:rsidRPr="00E303AE">
        <w:rPr>
          <w:lang w:eastAsia="x-none"/>
        </w:rPr>
        <w:tab/>
        <w:t>AT&amp;T</w:t>
      </w:r>
    </w:p>
    <w:p w14:paraId="5FFF119A" w14:textId="5730CED6" w:rsidR="00E303AE" w:rsidRPr="00E303AE" w:rsidRDefault="001B7BF2" w:rsidP="00E303AE">
      <w:pPr>
        <w:ind w:left="720" w:hanging="720"/>
        <w:rPr>
          <w:lang w:eastAsia="x-none"/>
        </w:rPr>
      </w:pPr>
      <w:hyperlink r:id="rId2058" w:history="1">
        <w:r w:rsidR="00D93AE1">
          <w:rPr>
            <w:rStyle w:val="Hyperlink"/>
            <w:lang w:eastAsia="x-none"/>
          </w:rPr>
          <w:t>R1-1809098</w:t>
        </w:r>
      </w:hyperlink>
      <w:r w:rsidR="00E303AE" w:rsidRPr="00E303AE">
        <w:rPr>
          <w:lang w:eastAsia="x-none"/>
        </w:rPr>
        <w:tab/>
        <w:t xml:space="preserve">The Coexistence between NR V2X and LTE V2X </w:t>
      </w:r>
      <w:r w:rsidR="00E303AE" w:rsidRPr="00E303AE">
        <w:rPr>
          <w:lang w:eastAsia="x-none"/>
        </w:rPr>
        <w:tab/>
        <w:t>InterDigital, Inc.</w:t>
      </w:r>
    </w:p>
    <w:p w14:paraId="575319CF" w14:textId="26980696" w:rsidR="00E303AE" w:rsidRPr="00E303AE" w:rsidRDefault="001B7BF2" w:rsidP="00E303AE">
      <w:pPr>
        <w:ind w:left="720" w:hanging="720"/>
        <w:rPr>
          <w:lang w:eastAsia="x-none"/>
        </w:rPr>
      </w:pPr>
      <w:hyperlink r:id="rId2059" w:history="1">
        <w:r w:rsidR="00D93AE1">
          <w:rPr>
            <w:rStyle w:val="Hyperlink"/>
            <w:lang w:eastAsia="x-none"/>
          </w:rPr>
          <w:t>R1-1809313</w:t>
        </w:r>
      </w:hyperlink>
      <w:r w:rsidR="00E303AE" w:rsidRPr="00E303AE">
        <w:rPr>
          <w:lang w:eastAsia="x-none"/>
        </w:rPr>
        <w:tab/>
        <w:t>On coexistence aspects of NR V2X</w:t>
      </w:r>
      <w:r w:rsidR="00E303AE" w:rsidRPr="00E303AE">
        <w:rPr>
          <w:lang w:eastAsia="x-none"/>
        </w:rPr>
        <w:tab/>
        <w:t>Ericsson</w:t>
      </w:r>
    </w:p>
    <w:p w14:paraId="11F66554" w14:textId="4FC6A648" w:rsidR="00E303AE" w:rsidRPr="00E303AE" w:rsidRDefault="00E303AE" w:rsidP="006D4CF6">
      <w:pPr>
        <w:pStyle w:val="Heading4"/>
      </w:pPr>
      <w:bookmarkStart w:id="1035" w:name="_Toc521704551"/>
      <w:bookmarkStart w:id="1036" w:name="_Toc526458960"/>
      <w:r w:rsidRPr="00E303AE">
        <w:t>Other</w:t>
      </w:r>
      <w:bookmarkEnd w:id="1035"/>
      <w:bookmarkEnd w:id="1036"/>
    </w:p>
    <w:p w14:paraId="349A002A" w14:textId="4326702C" w:rsidR="00E303AE" w:rsidRDefault="001B7BF2" w:rsidP="00E303AE">
      <w:pPr>
        <w:ind w:left="720" w:hanging="720"/>
        <w:rPr>
          <w:lang w:eastAsia="x-none"/>
        </w:rPr>
      </w:pPr>
      <w:hyperlink r:id="rId2060" w:history="1">
        <w:r w:rsidR="00D93AE1">
          <w:rPr>
            <w:rStyle w:val="Hyperlink"/>
            <w:lang w:eastAsia="x-none"/>
          </w:rPr>
          <w:t>R1-1808601</w:t>
        </w:r>
      </w:hyperlink>
      <w:r w:rsidR="00E303AE" w:rsidRPr="00E303AE">
        <w:rPr>
          <w:lang w:eastAsia="x-none"/>
        </w:rPr>
        <w:tab/>
        <w:t>Vehicle Platooning Use Case for NR V2X</w:t>
      </w:r>
      <w:r w:rsidR="00E303AE" w:rsidRPr="00E303AE">
        <w:rPr>
          <w:lang w:eastAsia="x-none"/>
        </w:rPr>
        <w:tab/>
        <w:t>InterDigital, Inc.</w:t>
      </w:r>
    </w:p>
    <w:p w14:paraId="13050B06" w14:textId="4988B094" w:rsidR="00E303AE" w:rsidRPr="00E303AE" w:rsidRDefault="001B7BF2" w:rsidP="00EE2A0C">
      <w:pPr>
        <w:rPr>
          <w:lang w:eastAsia="x-none"/>
        </w:rPr>
      </w:pPr>
      <w:hyperlink r:id="rId2061" w:history="1">
        <w:r w:rsidR="00D93AE1">
          <w:rPr>
            <w:rStyle w:val="Hyperlink"/>
            <w:rFonts w:ascii="Times New Roman" w:hAnsi="Times New Roman"/>
            <w:szCs w:val="20"/>
          </w:rPr>
          <w:t>R1-1809807</w:t>
        </w:r>
      </w:hyperlink>
      <w:r w:rsidR="00EE2A0C" w:rsidRPr="00E936F7">
        <w:rPr>
          <w:rFonts w:ascii="Times New Roman" w:hAnsi="Times New Roman"/>
          <w:szCs w:val="20"/>
        </w:rPr>
        <w:tab/>
        <w:t>Correction of optional antenna element patterns for vehicular UEs</w:t>
      </w:r>
      <w:r w:rsidR="00EE2A0C" w:rsidRPr="00E936F7">
        <w:rPr>
          <w:rFonts w:ascii="Times New Roman" w:hAnsi="Times New Roman"/>
          <w:szCs w:val="20"/>
        </w:rPr>
        <w:tab/>
        <w:t>Fraunhofer HHI, Fraunhofer IIS, General Motors</w:t>
      </w:r>
      <w:r w:rsidR="00EE2A0C">
        <w:rPr>
          <w:rFonts w:ascii="Times New Roman" w:hAnsi="Times New Roman"/>
          <w:szCs w:val="20"/>
        </w:rPr>
        <w:tab/>
        <w:t xml:space="preserve">(rev of </w:t>
      </w:r>
      <w:hyperlink r:id="rId2062" w:history="1">
        <w:r w:rsidR="00D93AE1">
          <w:rPr>
            <w:rStyle w:val="Hyperlink"/>
            <w:rFonts w:ascii="Times New Roman" w:hAnsi="Times New Roman"/>
            <w:szCs w:val="20"/>
          </w:rPr>
          <w:t>R1-1809253</w:t>
        </w:r>
      </w:hyperlink>
      <w:r w:rsidR="00EE2A0C">
        <w:rPr>
          <w:lang w:eastAsia="x-none"/>
        </w:rPr>
        <w:t>)</w:t>
      </w:r>
    </w:p>
    <w:p w14:paraId="4384AEC2" w14:textId="5DE98822" w:rsidR="00E303AE" w:rsidRPr="00E303AE" w:rsidRDefault="001B7BF2" w:rsidP="00E303AE">
      <w:pPr>
        <w:ind w:left="720" w:hanging="720"/>
        <w:rPr>
          <w:lang w:eastAsia="x-none"/>
        </w:rPr>
      </w:pPr>
      <w:hyperlink r:id="rId2063" w:history="1">
        <w:r w:rsidR="00D93AE1">
          <w:rPr>
            <w:rStyle w:val="Hyperlink"/>
            <w:lang w:eastAsia="x-none"/>
          </w:rPr>
          <w:t>R1-1809314</w:t>
        </w:r>
      </w:hyperlink>
      <w:r w:rsidR="00E303AE" w:rsidRPr="00E303AE">
        <w:rPr>
          <w:lang w:eastAsia="x-none"/>
        </w:rPr>
        <w:tab/>
        <w:t>On the Objectives of NR V2X System</w:t>
      </w:r>
      <w:r w:rsidR="00E303AE" w:rsidRPr="00E303AE">
        <w:rPr>
          <w:lang w:eastAsia="x-none"/>
        </w:rPr>
        <w:tab/>
        <w:t>Ericsson</w:t>
      </w:r>
    </w:p>
    <w:p w14:paraId="5431308D" w14:textId="6D25AB94" w:rsidR="00E303AE" w:rsidRPr="00E303AE" w:rsidRDefault="001B7BF2" w:rsidP="00E303AE">
      <w:pPr>
        <w:ind w:left="720" w:hanging="720"/>
        <w:rPr>
          <w:lang w:eastAsia="x-none"/>
        </w:rPr>
      </w:pPr>
      <w:hyperlink r:id="rId2064" w:history="1">
        <w:r w:rsidR="00D93AE1">
          <w:rPr>
            <w:rStyle w:val="Hyperlink"/>
            <w:lang w:eastAsia="x-none"/>
          </w:rPr>
          <w:t>R1-1809334</w:t>
        </w:r>
      </w:hyperlink>
      <w:r w:rsidR="00E303AE" w:rsidRPr="00E303AE">
        <w:rPr>
          <w:lang w:eastAsia="x-none"/>
        </w:rPr>
        <w:tab/>
        <w:t>NR Uu support for advanced V2X use cases</w:t>
      </w:r>
      <w:r w:rsidR="00E303AE" w:rsidRPr="00E303AE">
        <w:rPr>
          <w:lang w:eastAsia="x-none"/>
        </w:rPr>
        <w:tab/>
        <w:t>Huawei, HiSilicon</w:t>
      </w:r>
    </w:p>
    <w:p w14:paraId="7E207686" w14:textId="5B8DBCC7" w:rsidR="00E303AE" w:rsidRPr="00E303AE" w:rsidRDefault="001B7BF2" w:rsidP="00E303AE">
      <w:pPr>
        <w:ind w:left="720" w:hanging="720"/>
        <w:rPr>
          <w:lang w:eastAsia="x-none"/>
        </w:rPr>
      </w:pPr>
      <w:hyperlink r:id="rId2065" w:history="1">
        <w:r w:rsidR="00D93AE1">
          <w:rPr>
            <w:rStyle w:val="Hyperlink"/>
            <w:lang w:eastAsia="x-none"/>
          </w:rPr>
          <w:t>R1-1809335</w:t>
        </w:r>
      </w:hyperlink>
      <w:r w:rsidR="00E303AE" w:rsidRPr="00E303AE">
        <w:rPr>
          <w:lang w:eastAsia="x-none"/>
        </w:rPr>
        <w:tab/>
        <w:t>LTE Uu support for advanced V2X use cases</w:t>
      </w:r>
      <w:r w:rsidR="00E303AE" w:rsidRPr="00E303AE">
        <w:rPr>
          <w:lang w:eastAsia="x-none"/>
        </w:rPr>
        <w:tab/>
        <w:t>Huawei, HiSilicon</w:t>
      </w:r>
    </w:p>
    <w:p w14:paraId="3E6FE2B3" w14:textId="06A65767" w:rsidR="00E303AE" w:rsidRPr="00E303AE" w:rsidRDefault="001B7BF2" w:rsidP="00E303AE">
      <w:pPr>
        <w:ind w:left="720" w:hanging="720"/>
        <w:rPr>
          <w:lang w:eastAsia="x-none"/>
        </w:rPr>
      </w:pPr>
      <w:hyperlink r:id="rId2066" w:history="1">
        <w:r w:rsidR="00D93AE1">
          <w:rPr>
            <w:rStyle w:val="Hyperlink"/>
            <w:lang w:eastAsia="x-none"/>
          </w:rPr>
          <w:t>R1-1809485</w:t>
        </w:r>
      </w:hyperlink>
      <w:r w:rsidR="00E303AE" w:rsidRPr="00E303AE">
        <w:rPr>
          <w:lang w:eastAsia="x-none"/>
        </w:rPr>
        <w:tab/>
        <w:t>Configuration and signalling principles for NR sidelink</w:t>
      </w:r>
      <w:r w:rsidR="00E303AE" w:rsidRPr="00E303AE">
        <w:rPr>
          <w:lang w:eastAsia="x-none"/>
        </w:rPr>
        <w:tab/>
        <w:t>Ericsson</w:t>
      </w:r>
    </w:p>
    <w:p w14:paraId="6558B5C8" w14:textId="77777777" w:rsidR="00E303AE" w:rsidRPr="00E303AE" w:rsidRDefault="00E303AE" w:rsidP="002F4311">
      <w:pPr>
        <w:pStyle w:val="Heading3"/>
      </w:pPr>
      <w:bookmarkStart w:id="1037" w:name="_Toc521704552"/>
      <w:bookmarkStart w:id="1038" w:name="_Toc526458961"/>
      <w:r w:rsidRPr="00E303AE">
        <w:t>Study on Remote Interference Management for NR</w:t>
      </w:r>
      <w:bookmarkEnd w:id="1037"/>
      <w:bookmarkEnd w:id="1038"/>
    </w:p>
    <w:p w14:paraId="1742A1CF" w14:textId="77777777" w:rsidR="00E303AE" w:rsidRPr="00E303AE" w:rsidRDefault="00E303AE" w:rsidP="00E303AE">
      <w:pPr>
        <w:ind w:left="720" w:hanging="720"/>
        <w:rPr>
          <w:i/>
          <w:lang w:eastAsia="x-none"/>
        </w:rPr>
      </w:pPr>
      <w:r w:rsidRPr="00E303AE">
        <w:rPr>
          <w:i/>
          <w:lang w:eastAsia="x-none"/>
        </w:rPr>
        <w:t xml:space="preserve">FS_NR_RIM; SID in </w:t>
      </w:r>
      <w:hyperlink r:id="rId2067" w:history="1">
        <w:r w:rsidRPr="00E303AE">
          <w:rPr>
            <w:i/>
            <w:color w:val="0000FF"/>
            <w:u w:val="single"/>
            <w:lang w:eastAsia="x-none"/>
          </w:rPr>
          <w:t>RP-181430</w:t>
        </w:r>
      </w:hyperlink>
      <w:r w:rsidRPr="00E303AE">
        <w:rPr>
          <w:i/>
          <w:lang w:eastAsia="x-none"/>
        </w:rPr>
        <w:t>. Please refer to the SID for detailed scoping</w:t>
      </w:r>
    </w:p>
    <w:p w14:paraId="7246481B" w14:textId="77777777" w:rsidR="00E303AE" w:rsidRPr="00E303AE" w:rsidRDefault="00E303AE" w:rsidP="00E303AE">
      <w:pPr>
        <w:ind w:left="720" w:hanging="720"/>
        <w:rPr>
          <w:lang w:eastAsia="x-none"/>
        </w:rPr>
      </w:pPr>
    </w:p>
    <w:p w14:paraId="0D491FB5" w14:textId="588FE544" w:rsidR="00E303AE" w:rsidRPr="00806E4E" w:rsidRDefault="001B7BF2" w:rsidP="00E303AE">
      <w:pPr>
        <w:ind w:left="720" w:hanging="720"/>
        <w:rPr>
          <w:b/>
          <w:lang w:eastAsia="x-none"/>
        </w:rPr>
      </w:pPr>
      <w:hyperlink r:id="rId2068" w:history="1">
        <w:r w:rsidR="00D93AE1">
          <w:rPr>
            <w:rStyle w:val="Hyperlink"/>
            <w:b/>
            <w:lang w:eastAsia="x-none"/>
          </w:rPr>
          <w:t>R1-1808840</w:t>
        </w:r>
      </w:hyperlink>
      <w:r w:rsidR="00E303AE" w:rsidRPr="00806E4E">
        <w:rPr>
          <w:b/>
          <w:lang w:eastAsia="x-none"/>
        </w:rPr>
        <w:tab/>
        <w:t>Work plan for Rel-16 SI on NR RIM</w:t>
      </w:r>
      <w:r w:rsidR="00E303AE" w:rsidRPr="00806E4E">
        <w:rPr>
          <w:b/>
          <w:lang w:eastAsia="x-none"/>
        </w:rPr>
        <w:tab/>
        <w:t>CMCC</w:t>
      </w:r>
    </w:p>
    <w:p w14:paraId="5070AC7A" w14:textId="77777777" w:rsidR="00806E4E" w:rsidRDefault="00806E4E" w:rsidP="00806E4E">
      <w:pPr>
        <w:ind w:left="720" w:hanging="720"/>
        <w:rPr>
          <w:rFonts w:ascii="Times New Roman" w:hAnsi="Times New Roman"/>
          <w:szCs w:val="20"/>
        </w:rPr>
      </w:pPr>
      <w:r>
        <w:rPr>
          <w:rFonts w:ascii="Times New Roman" w:hAnsi="Times New Roman"/>
          <w:b/>
          <w:szCs w:val="20"/>
        </w:rPr>
        <w:t>D</w:t>
      </w:r>
      <w:r w:rsidRPr="00777035">
        <w:rPr>
          <w:rFonts w:ascii="Times New Roman" w:hAnsi="Times New Roman"/>
          <w:b/>
          <w:szCs w:val="20"/>
        </w:rPr>
        <w:t xml:space="preserve">ecision: </w:t>
      </w:r>
      <w:r w:rsidRPr="00777035">
        <w:rPr>
          <w:rFonts w:ascii="Times New Roman" w:hAnsi="Times New Roman"/>
          <w:szCs w:val="20"/>
        </w:rPr>
        <w:t xml:space="preserve">The document is </w:t>
      </w:r>
      <w:r>
        <w:rPr>
          <w:rFonts w:ascii="Times New Roman" w:hAnsi="Times New Roman"/>
          <w:szCs w:val="20"/>
        </w:rPr>
        <w:t>noted.</w:t>
      </w:r>
    </w:p>
    <w:p w14:paraId="3ADF8545" w14:textId="77777777" w:rsidR="00806E4E" w:rsidRDefault="00806E4E" w:rsidP="00E303AE">
      <w:pPr>
        <w:ind w:left="720" w:hanging="720"/>
        <w:rPr>
          <w:lang w:eastAsia="x-none"/>
        </w:rPr>
      </w:pPr>
    </w:p>
    <w:p w14:paraId="49522BCF" w14:textId="203536DD" w:rsidR="00E303AE" w:rsidRPr="00A23A0B" w:rsidRDefault="001B7BF2" w:rsidP="00E303AE">
      <w:pPr>
        <w:ind w:left="720" w:hanging="720"/>
        <w:rPr>
          <w:b/>
          <w:lang w:eastAsia="x-none"/>
        </w:rPr>
      </w:pPr>
      <w:hyperlink r:id="rId2069" w:history="1">
        <w:r w:rsidR="00D93AE1">
          <w:rPr>
            <w:rStyle w:val="Hyperlink"/>
            <w:b/>
            <w:lang w:eastAsia="x-none"/>
          </w:rPr>
          <w:t>R1-1809375</w:t>
        </w:r>
      </w:hyperlink>
      <w:r w:rsidR="00E303AE" w:rsidRPr="00A23A0B">
        <w:rPr>
          <w:b/>
          <w:lang w:eastAsia="x-none"/>
        </w:rPr>
        <w:tab/>
        <w:t>Draft skeleton of TR 38.866 Study on remote interference management for NR</w:t>
      </w:r>
      <w:r w:rsidR="00E303AE" w:rsidRPr="00A23A0B">
        <w:rPr>
          <w:b/>
          <w:lang w:eastAsia="x-none"/>
        </w:rPr>
        <w:tab/>
        <w:t>CMCC</w:t>
      </w:r>
    </w:p>
    <w:p w14:paraId="20973A1C" w14:textId="7A1F2FCC" w:rsidR="00A23A0B" w:rsidRPr="00A23A0B" w:rsidRDefault="00A23A0B" w:rsidP="00A23A0B">
      <w:pPr>
        <w:ind w:left="720" w:hanging="720"/>
        <w:rPr>
          <w:rFonts w:ascii="Times New Roman" w:hAnsi="Times New Roman"/>
          <w:szCs w:val="20"/>
        </w:rPr>
      </w:pPr>
      <w:r>
        <w:rPr>
          <w:rFonts w:ascii="Times New Roman" w:hAnsi="Times New Roman"/>
          <w:b/>
          <w:szCs w:val="20"/>
        </w:rPr>
        <w:t>Discussion</w:t>
      </w:r>
      <w:r w:rsidRPr="00777035">
        <w:rPr>
          <w:rFonts w:ascii="Times New Roman" w:hAnsi="Times New Roman"/>
          <w:b/>
          <w:szCs w:val="20"/>
        </w:rPr>
        <w:t xml:space="preserve">: </w:t>
      </w:r>
      <w:r w:rsidRPr="00A23A0B">
        <w:rPr>
          <w:rFonts w:ascii="Times New Roman" w:hAnsi="Times New Roman"/>
          <w:szCs w:val="20"/>
        </w:rPr>
        <w:t>Ericsson sug</w:t>
      </w:r>
      <w:r w:rsidR="00DF65B6">
        <w:rPr>
          <w:rFonts w:ascii="Times New Roman" w:hAnsi="Times New Roman"/>
          <w:szCs w:val="20"/>
        </w:rPr>
        <w:t>g</w:t>
      </w:r>
      <w:r w:rsidRPr="00A23A0B">
        <w:rPr>
          <w:rFonts w:ascii="Times New Roman" w:hAnsi="Times New Roman"/>
          <w:szCs w:val="20"/>
        </w:rPr>
        <w:t>ested offline to restructure the TR, mainly clause 6.</w:t>
      </w:r>
    </w:p>
    <w:p w14:paraId="1C1FC65E" w14:textId="182A5427" w:rsidR="001D15E8" w:rsidRDefault="00A23A0B" w:rsidP="001D15E8">
      <w:pPr>
        <w:rPr>
          <w:lang w:eastAsia="x-none"/>
        </w:rPr>
      </w:pPr>
      <w:r w:rsidRPr="0043250D">
        <w:rPr>
          <w:rFonts w:ascii="Times New Roman" w:hAnsi="Times New Roman"/>
          <w:b/>
          <w:szCs w:val="20"/>
        </w:rPr>
        <w:lastRenderedPageBreak/>
        <w:t xml:space="preserve">Decision: </w:t>
      </w:r>
      <w:r w:rsidRPr="0043250D">
        <w:rPr>
          <w:rFonts w:ascii="Times New Roman" w:hAnsi="Times New Roman"/>
          <w:szCs w:val="20"/>
        </w:rPr>
        <w:t>The document is noted.</w:t>
      </w:r>
      <w:r w:rsidR="001D15E8" w:rsidRPr="0043250D">
        <w:rPr>
          <w:rFonts w:ascii="Times New Roman" w:hAnsi="Times New Roman"/>
          <w:szCs w:val="20"/>
        </w:rPr>
        <w:t xml:space="preserve"> </w:t>
      </w:r>
      <w:r w:rsidR="001D15E8" w:rsidRPr="0043250D">
        <w:rPr>
          <w:lang w:eastAsia="x-none"/>
        </w:rPr>
        <w:t>Discuss further offline</w:t>
      </w:r>
      <w:r w:rsidR="001D15E8" w:rsidRPr="001D15E8">
        <w:rPr>
          <w:lang w:eastAsia="x-none"/>
        </w:rPr>
        <w:t xml:space="preserve"> </w:t>
      </w:r>
    </w:p>
    <w:p w14:paraId="2AEB1E55" w14:textId="092329C8" w:rsidR="0043250D" w:rsidRDefault="0043250D" w:rsidP="001D15E8">
      <w:pPr>
        <w:rPr>
          <w:lang w:eastAsia="x-none"/>
        </w:rPr>
      </w:pPr>
    </w:p>
    <w:p w14:paraId="2506A4D7" w14:textId="56E997A3" w:rsidR="0043250D" w:rsidRPr="0043250D" w:rsidRDefault="0043250D" w:rsidP="001D15E8">
      <w:pPr>
        <w:rPr>
          <w:b/>
          <w:lang w:eastAsia="x-none"/>
        </w:rPr>
      </w:pPr>
      <w:r w:rsidRPr="0043250D">
        <w:rPr>
          <w:b/>
          <w:lang w:eastAsia="x-none"/>
        </w:rPr>
        <w:t>Thursday session</w:t>
      </w:r>
    </w:p>
    <w:p w14:paraId="2E06B583" w14:textId="588935EE" w:rsidR="0043250D" w:rsidRDefault="001B7BF2" w:rsidP="0043250D">
      <w:pPr>
        <w:rPr>
          <w:b/>
          <w:lang w:eastAsia="x-none"/>
        </w:rPr>
      </w:pPr>
      <w:hyperlink r:id="rId2070" w:history="1">
        <w:r w:rsidR="00D93AE1">
          <w:rPr>
            <w:rStyle w:val="Hyperlink"/>
            <w:b/>
            <w:highlight w:val="green"/>
            <w:lang w:eastAsia="x-none"/>
          </w:rPr>
          <w:t>R1-1809872</w:t>
        </w:r>
      </w:hyperlink>
      <w:r w:rsidR="0043250D" w:rsidRPr="0043250D">
        <w:rPr>
          <w:b/>
          <w:lang w:eastAsia="x-none"/>
        </w:rPr>
        <w:tab/>
        <w:t>Draft skeleton of TR 38.866 Study on remote interference management for NR</w:t>
      </w:r>
      <w:r w:rsidR="0043250D" w:rsidRPr="0043250D">
        <w:rPr>
          <w:b/>
          <w:lang w:eastAsia="x-none"/>
        </w:rPr>
        <w:tab/>
        <w:t xml:space="preserve">CMCC </w:t>
      </w:r>
    </w:p>
    <w:p w14:paraId="408B8582" w14:textId="79DF3481" w:rsidR="0043250D" w:rsidRDefault="0043250D" w:rsidP="0043250D">
      <w:pPr>
        <w:rPr>
          <w:rFonts w:ascii="Times New Roman" w:hAnsi="Times New Roman"/>
          <w:szCs w:val="20"/>
        </w:rPr>
      </w:pPr>
      <w:r w:rsidRPr="0043250D">
        <w:rPr>
          <w:rFonts w:ascii="Times New Roman" w:hAnsi="Times New Roman"/>
          <w:b/>
          <w:szCs w:val="20"/>
        </w:rPr>
        <w:t xml:space="preserve">Decision: </w:t>
      </w:r>
      <w:r w:rsidRPr="0043250D">
        <w:rPr>
          <w:rFonts w:ascii="Times New Roman" w:hAnsi="Times New Roman"/>
          <w:szCs w:val="20"/>
        </w:rPr>
        <w:t xml:space="preserve">The </w:t>
      </w:r>
      <w:r w:rsidR="007B7E04" w:rsidRPr="007B7E04">
        <w:rPr>
          <w:rFonts w:ascii="Times New Roman" w:hAnsi="Times New Roman"/>
          <w:szCs w:val="20"/>
        </w:rPr>
        <w:t>TR 38.866</w:t>
      </w:r>
      <w:r w:rsidR="007B7E04">
        <w:rPr>
          <w:rFonts w:ascii="Times New Roman" w:hAnsi="Times New Roman"/>
          <w:szCs w:val="20"/>
        </w:rPr>
        <w:t xml:space="preserve"> v0.0.0</w:t>
      </w:r>
      <w:r w:rsidRPr="0043250D">
        <w:rPr>
          <w:rFonts w:ascii="Times New Roman" w:hAnsi="Times New Roman"/>
          <w:szCs w:val="20"/>
        </w:rPr>
        <w:t xml:space="preserve"> is </w:t>
      </w:r>
      <w:r w:rsidR="007B7E04">
        <w:rPr>
          <w:rFonts w:ascii="Times New Roman" w:hAnsi="Times New Roman"/>
          <w:szCs w:val="20"/>
        </w:rPr>
        <w:t>endors</w:t>
      </w:r>
      <w:r w:rsidRPr="0043250D">
        <w:rPr>
          <w:rFonts w:ascii="Times New Roman" w:hAnsi="Times New Roman"/>
          <w:szCs w:val="20"/>
        </w:rPr>
        <w:t>ed.</w:t>
      </w:r>
    </w:p>
    <w:p w14:paraId="02EE200B" w14:textId="77777777" w:rsidR="007B7E04" w:rsidRDefault="007B7E04" w:rsidP="0043250D">
      <w:pPr>
        <w:rPr>
          <w:lang w:eastAsia="x-none"/>
        </w:rPr>
      </w:pPr>
    </w:p>
    <w:p w14:paraId="5A6B1BC2" w14:textId="09BE6D82" w:rsidR="0043250D" w:rsidRPr="0043250D" w:rsidRDefault="001B7BF2" w:rsidP="0043250D">
      <w:pPr>
        <w:rPr>
          <w:b/>
          <w:lang w:eastAsia="x-none"/>
        </w:rPr>
      </w:pPr>
      <w:hyperlink r:id="rId2071" w:history="1">
        <w:r w:rsidR="00D93AE1">
          <w:rPr>
            <w:rStyle w:val="Hyperlink"/>
            <w:b/>
            <w:lang w:eastAsia="x-none"/>
          </w:rPr>
          <w:t>R1-1809865</w:t>
        </w:r>
      </w:hyperlink>
      <w:r w:rsidR="0043250D" w:rsidRPr="0043250D">
        <w:rPr>
          <w:b/>
          <w:lang w:eastAsia="x-none"/>
        </w:rPr>
        <w:tab/>
        <w:t>Draft summary on Study on NR-RIM</w:t>
      </w:r>
      <w:r w:rsidR="0043250D" w:rsidRPr="0043250D">
        <w:rPr>
          <w:b/>
          <w:lang w:eastAsia="x-none"/>
        </w:rPr>
        <w:tab/>
        <w:t>CMCC</w:t>
      </w:r>
    </w:p>
    <w:p w14:paraId="60F95403" w14:textId="77777777" w:rsidR="0043250D" w:rsidRDefault="0043250D" w:rsidP="0043250D">
      <w:pPr>
        <w:ind w:left="720" w:hanging="720"/>
        <w:rPr>
          <w:rFonts w:ascii="Times New Roman" w:hAnsi="Times New Roman"/>
          <w:szCs w:val="20"/>
        </w:rPr>
      </w:pPr>
      <w:r>
        <w:rPr>
          <w:rFonts w:ascii="Times New Roman" w:hAnsi="Times New Roman"/>
          <w:b/>
          <w:szCs w:val="20"/>
        </w:rPr>
        <w:t>D</w:t>
      </w:r>
      <w:r w:rsidRPr="00777035">
        <w:rPr>
          <w:rFonts w:ascii="Times New Roman" w:hAnsi="Times New Roman"/>
          <w:b/>
          <w:szCs w:val="20"/>
        </w:rPr>
        <w:t xml:space="preserve">ecision: </w:t>
      </w:r>
      <w:r w:rsidRPr="00777035">
        <w:rPr>
          <w:rFonts w:ascii="Times New Roman" w:hAnsi="Times New Roman"/>
          <w:szCs w:val="20"/>
        </w:rPr>
        <w:t xml:space="preserve">The document is </w:t>
      </w:r>
      <w:r>
        <w:rPr>
          <w:rFonts w:ascii="Times New Roman" w:hAnsi="Times New Roman"/>
          <w:szCs w:val="20"/>
        </w:rPr>
        <w:t>noted.</w:t>
      </w:r>
    </w:p>
    <w:p w14:paraId="4F747B60" w14:textId="3BBA1635" w:rsidR="00A23A0B" w:rsidRDefault="00A23A0B" w:rsidP="00E303AE">
      <w:pPr>
        <w:ind w:left="720" w:hanging="720"/>
        <w:rPr>
          <w:lang w:eastAsia="x-none"/>
        </w:rPr>
      </w:pPr>
    </w:p>
    <w:p w14:paraId="25809270" w14:textId="77777777" w:rsidR="007B7E04" w:rsidRPr="007B7E04" w:rsidRDefault="007B7E04" w:rsidP="00C73ACC">
      <w:pPr>
        <w:ind w:left="720" w:hanging="720"/>
        <w:rPr>
          <w:rFonts w:ascii="Times New Roman" w:hAnsi="Times New Roman"/>
          <w:lang w:eastAsia="x-none"/>
        </w:rPr>
      </w:pPr>
      <w:r w:rsidRPr="007B7E04">
        <w:rPr>
          <w:rFonts w:ascii="Times New Roman" w:hAnsi="Times New Roman"/>
          <w:highlight w:val="green"/>
          <w:lang w:eastAsia="x-none"/>
        </w:rPr>
        <w:t>Agreements</w:t>
      </w:r>
      <w:r w:rsidRPr="007B7E04">
        <w:rPr>
          <w:rFonts w:ascii="Times New Roman" w:hAnsi="Times New Roman"/>
          <w:lang w:eastAsia="x-none"/>
        </w:rPr>
        <w:t>:</w:t>
      </w:r>
    </w:p>
    <w:p w14:paraId="507E905A" w14:textId="77777777" w:rsidR="007B7E04" w:rsidRPr="007B7E04" w:rsidRDefault="007B7E04" w:rsidP="008E772F">
      <w:pPr>
        <w:numPr>
          <w:ilvl w:val="0"/>
          <w:numId w:val="132"/>
        </w:numPr>
        <w:rPr>
          <w:rFonts w:ascii="Times New Roman" w:hAnsi="Times New Roman"/>
          <w:lang w:eastAsia="zh-CN"/>
        </w:rPr>
      </w:pPr>
      <w:r w:rsidRPr="007B7E04">
        <w:rPr>
          <w:rFonts w:ascii="Times New Roman" w:hAnsi="Times New Roman"/>
          <w:lang w:eastAsia="zh-CN"/>
        </w:rPr>
        <w:t xml:space="preserve">To include the following in the TR: As shown in Figure 1, it is assumed in the RIM study that the whole network with synchronized macro cells has a common understanding on </w:t>
      </w:r>
      <w:bookmarkStart w:id="1039" w:name="_Hlk521683489"/>
      <w:r w:rsidRPr="007B7E04">
        <w:rPr>
          <w:rFonts w:ascii="Times New Roman" w:hAnsi="Times New Roman"/>
          <w:lang w:eastAsia="zh-CN"/>
        </w:rPr>
        <w:t xml:space="preserve">a DL transmission boundary (denotes as the 1st reference point) which indicates the ending boundary of the </w:t>
      </w:r>
      <w:bookmarkEnd w:id="1039"/>
      <w:r w:rsidRPr="007B7E04">
        <w:rPr>
          <w:rFonts w:ascii="Times New Roman" w:hAnsi="Times New Roman"/>
          <w:lang w:eastAsia="zh-CN"/>
        </w:rPr>
        <w:t xml:space="preserve">DL transmission, and an UL reception boundary (denotes as the 2nd reference point) which denotes the starting boundary of the first allowed UL reception within a DL-UL transmission periodicity. </w:t>
      </w:r>
    </w:p>
    <w:p w14:paraId="2274B958" w14:textId="77777777" w:rsidR="007B7E04" w:rsidRPr="007B7E04" w:rsidRDefault="007B7E04" w:rsidP="008E772F">
      <w:pPr>
        <w:numPr>
          <w:ilvl w:val="1"/>
          <w:numId w:val="132"/>
        </w:numPr>
        <w:autoSpaceDE w:val="0"/>
        <w:autoSpaceDN w:val="0"/>
        <w:snapToGrid w:val="0"/>
        <w:contextualSpacing/>
        <w:jc w:val="both"/>
        <w:rPr>
          <w:rFonts w:ascii="Times New Roman" w:hAnsi="Times New Roman"/>
          <w:lang w:eastAsia="zh-CN"/>
        </w:rPr>
      </w:pPr>
      <w:r w:rsidRPr="007B7E04">
        <w:rPr>
          <w:rFonts w:ascii="Times New Roman" w:hAnsi="Times New Roman"/>
          <w:lang w:eastAsia="zh-CN"/>
        </w:rPr>
        <w:t>The boundary may be considered for RS design</w:t>
      </w:r>
    </w:p>
    <w:p w14:paraId="72F726FA" w14:textId="77777777" w:rsidR="007B7E04" w:rsidRPr="007B7E04" w:rsidRDefault="007B7E04" w:rsidP="008E772F">
      <w:pPr>
        <w:numPr>
          <w:ilvl w:val="1"/>
          <w:numId w:val="132"/>
        </w:numPr>
        <w:autoSpaceDE w:val="0"/>
        <w:autoSpaceDN w:val="0"/>
        <w:snapToGrid w:val="0"/>
        <w:contextualSpacing/>
        <w:jc w:val="both"/>
        <w:rPr>
          <w:rFonts w:ascii="Times New Roman" w:hAnsi="Times New Roman"/>
          <w:lang w:eastAsia="zh-CN"/>
        </w:rPr>
      </w:pPr>
      <w:r w:rsidRPr="007B7E04">
        <w:rPr>
          <w:rFonts w:ascii="Times New Roman" w:hAnsi="Times New Roman"/>
          <w:lang w:eastAsia="zh-CN"/>
        </w:rPr>
        <w:t>The 1st reference point locates before the 2nd reference point.</w:t>
      </w:r>
    </w:p>
    <w:p w14:paraId="0E9F4600" w14:textId="77777777" w:rsidR="007B7E04" w:rsidRPr="007B7E04" w:rsidRDefault="007B7E04" w:rsidP="00C73ACC">
      <w:pPr>
        <w:ind w:left="720" w:hanging="720"/>
        <w:rPr>
          <w:rFonts w:ascii="Times New Roman" w:hAnsi="Times New Roman"/>
          <w:lang w:eastAsia="zh-CN"/>
        </w:rPr>
      </w:pPr>
    </w:p>
    <w:p w14:paraId="0F4D272C" w14:textId="77777777" w:rsidR="007B7E04" w:rsidRPr="007B7E04" w:rsidRDefault="00930DF7" w:rsidP="00C73ACC">
      <w:pPr>
        <w:ind w:left="720" w:hanging="720"/>
        <w:jc w:val="center"/>
        <w:rPr>
          <w:rFonts w:ascii="Times New Roman" w:hAnsi="Times New Roman"/>
        </w:rPr>
      </w:pPr>
      <w:r>
        <w:rPr>
          <w:rFonts w:ascii="Times New Roman" w:hAnsi="Times New Roman"/>
        </w:rPr>
        <w:pict w14:anchorId="6CF1CC78">
          <v:shape id="_x0000_i1442" type="#_x0000_t75" style="width:376pt;height:240.8pt">
            <v:imagedata r:id="rId2072" o:title=""/>
          </v:shape>
        </w:pict>
      </w:r>
    </w:p>
    <w:p w14:paraId="1DE48D2A" w14:textId="77777777" w:rsidR="007B7E04" w:rsidRPr="007B7E04" w:rsidRDefault="007B7E04" w:rsidP="00AE2B4D">
      <w:pPr>
        <w:ind w:left="720" w:hanging="720"/>
        <w:jc w:val="center"/>
        <w:rPr>
          <w:rFonts w:ascii="Times New Roman" w:hAnsi="Times New Roman"/>
        </w:rPr>
      </w:pPr>
      <w:r w:rsidRPr="007B7E04">
        <w:rPr>
          <w:rFonts w:ascii="Times New Roman" w:hAnsi="Times New Roman"/>
        </w:rPr>
        <w:t>Figure 1. Illustration of DL and UL transmission boundaries within a DL-UL transmission periodicity</w:t>
      </w:r>
    </w:p>
    <w:p w14:paraId="6408575A" w14:textId="77777777" w:rsidR="007B7E04" w:rsidRPr="007B7E04" w:rsidRDefault="007B7E04" w:rsidP="00C73ACC">
      <w:pPr>
        <w:ind w:left="720" w:hanging="720"/>
        <w:rPr>
          <w:rFonts w:ascii="Times New Roman" w:hAnsi="Times New Roman"/>
          <w:b/>
          <w:lang w:eastAsia="x-none"/>
        </w:rPr>
      </w:pPr>
    </w:p>
    <w:p w14:paraId="2F0C0265" w14:textId="77777777" w:rsidR="007B7E04" w:rsidRPr="007B7E04" w:rsidRDefault="007B7E04" w:rsidP="00C73ACC">
      <w:pPr>
        <w:ind w:left="720" w:hanging="720"/>
        <w:rPr>
          <w:rFonts w:ascii="Times New Roman" w:hAnsi="Times New Roman"/>
          <w:b/>
          <w:szCs w:val="20"/>
          <w:lang w:eastAsia="x-none"/>
        </w:rPr>
      </w:pPr>
      <w:r w:rsidRPr="007B7E04">
        <w:rPr>
          <w:rFonts w:ascii="Times New Roman" w:hAnsi="Times New Roman"/>
          <w:szCs w:val="20"/>
          <w:highlight w:val="green"/>
          <w:lang w:eastAsia="x-none"/>
        </w:rPr>
        <w:t>Agreements</w:t>
      </w:r>
      <w:r w:rsidRPr="007B7E04">
        <w:rPr>
          <w:rFonts w:ascii="Times New Roman" w:hAnsi="Times New Roman"/>
          <w:b/>
          <w:szCs w:val="20"/>
          <w:lang w:eastAsia="x-none"/>
        </w:rPr>
        <w:t>:</w:t>
      </w:r>
    </w:p>
    <w:p w14:paraId="7AC4A957" w14:textId="77777777" w:rsidR="007B7E04" w:rsidRPr="007B7E04" w:rsidRDefault="007B7E04" w:rsidP="008E772F">
      <w:pPr>
        <w:pStyle w:val="ListParagraph"/>
        <w:numPr>
          <w:ilvl w:val="0"/>
          <w:numId w:val="174"/>
        </w:numPr>
        <w:rPr>
          <w:lang w:eastAsia="zh-CN"/>
        </w:rPr>
      </w:pPr>
      <w:r w:rsidRPr="007B7E04">
        <w:rPr>
          <w:lang w:eastAsia="zh-CN"/>
        </w:rPr>
        <w:t xml:space="preserve">In terms of the </w:t>
      </w:r>
      <w:r w:rsidRPr="007B7E04">
        <w:t>IoT (interference over thermal) increase between two sets of gNBs causing remote interference to each other, two scenarios should be considered for NR-RIM,</w:t>
      </w:r>
    </w:p>
    <w:p w14:paraId="65A167D6" w14:textId="77777777" w:rsidR="007B7E04" w:rsidRPr="007B7E04" w:rsidRDefault="007B7E04" w:rsidP="008E772F">
      <w:pPr>
        <w:pStyle w:val="ListParagraph"/>
        <w:numPr>
          <w:ilvl w:val="1"/>
          <w:numId w:val="174"/>
        </w:numPr>
        <w:rPr>
          <w:lang w:eastAsia="zh-CN"/>
        </w:rPr>
      </w:pPr>
      <w:r w:rsidRPr="007B7E04">
        <w:rPr>
          <w:lang w:eastAsia="x-none"/>
        </w:rPr>
        <w:t>Scenario #1: IoT increases are detectable by one or more gNBs in both sets,</w:t>
      </w:r>
    </w:p>
    <w:p w14:paraId="7C19790B" w14:textId="77777777" w:rsidR="007B7E04" w:rsidRPr="007B7E04" w:rsidRDefault="007B7E04" w:rsidP="008E772F">
      <w:pPr>
        <w:pStyle w:val="ListParagraph"/>
        <w:numPr>
          <w:ilvl w:val="1"/>
          <w:numId w:val="174"/>
        </w:numPr>
        <w:rPr>
          <w:lang w:eastAsia="zh-CN"/>
        </w:rPr>
      </w:pPr>
      <w:r w:rsidRPr="007B7E04">
        <w:rPr>
          <w:lang w:eastAsia="x-none"/>
        </w:rPr>
        <w:t>Scenario #2: IoT increase is detectable by one or more gNBs in only one set.</w:t>
      </w:r>
    </w:p>
    <w:p w14:paraId="6B568F82" w14:textId="77777777" w:rsidR="00AE2B4D" w:rsidRDefault="00AE2B4D" w:rsidP="00C73ACC">
      <w:pPr>
        <w:ind w:left="720" w:hanging="720"/>
        <w:rPr>
          <w:rFonts w:ascii="Times New Roman" w:hAnsi="Times New Roman"/>
          <w:highlight w:val="green"/>
          <w:lang w:eastAsia="x-none"/>
        </w:rPr>
      </w:pPr>
    </w:p>
    <w:p w14:paraId="7845A84F" w14:textId="6E55C43F" w:rsidR="007B7E04" w:rsidRPr="007B7E04" w:rsidRDefault="007B7E04" w:rsidP="00C73ACC">
      <w:pPr>
        <w:ind w:left="720" w:hanging="720"/>
        <w:rPr>
          <w:rFonts w:ascii="Times New Roman" w:hAnsi="Times New Roman"/>
          <w:b/>
          <w:lang w:eastAsia="x-none"/>
        </w:rPr>
      </w:pPr>
      <w:r w:rsidRPr="007B7E04">
        <w:rPr>
          <w:rFonts w:ascii="Times New Roman" w:hAnsi="Times New Roman"/>
          <w:highlight w:val="green"/>
          <w:lang w:eastAsia="x-none"/>
        </w:rPr>
        <w:t>Agreements</w:t>
      </w:r>
      <w:r w:rsidRPr="007B7E04">
        <w:rPr>
          <w:rFonts w:ascii="Times New Roman" w:hAnsi="Times New Roman"/>
          <w:b/>
          <w:lang w:eastAsia="x-none"/>
        </w:rPr>
        <w:t>:</w:t>
      </w:r>
    </w:p>
    <w:p w14:paraId="2356CEB8" w14:textId="77777777" w:rsidR="007B7E04" w:rsidRPr="007B7E04" w:rsidRDefault="007B7E04" w:rsidP="00C73ACC">
      <w:pPr>
        <w:ind w:leftChars="-5" w:hangingChars="5" w:hanging="10"/>
        <w:rPr>
          <w:rFonts w:ascii="Times New Roman" w:hAnsi="Times New Roman"/>
          <w:lang w:eastAsia="zh-CN"/>
        </w:rPr>
      </w:pPr>
      <w:r w:rsidRPr="007B7E04">
        <w:rPr>
          <w:rFonts w:ascii="Times New Roman" w:hAnsi="Times New Roman"/>
          <w:lang w:eastAsia="zh-CN"/>
        </w:rPr>
        <w:t>Framework-1, Framework-2.1, Framework-2.2 below are used as starting point for further study, using Framework-0 as basis for comparison.</w:t>
      </w:r>
    </w:p>
    <w:p w14:paraId="54453199" w14:textId="77777777" w:rsidR="007B7E04" w:rsidRPr="007B7E04" w:rsidRDefault="007B7E04" w:rsidP="00C73ACC">
      <w:pPr>
        <w:ind w:left="720" w:hanging="720"/>
        <w:rPr>
          <w:rFonts w:ascii="Times New Roman" w:hAnsi="Times New Roman"/>
          <w:lang w:eastAsia="zh-CN"/>
        </w:rPr>
      </w:pPr>
      <w:r w:rsidRPr="007B7E04">
        <w:rPr>
          <w:rFonts w:ascii="Times New Roman" w:hAnsi="Times New Roman"/>
          <w:lang w:eastAsia="zh-CN"/>
        </w:rPr>
        <w:t>Note:</w:t>
      </w:r>
    </w:p>
    <w:p w14:paraId="7D8CA2BB" w14:textId="77777777" w:rsidR="007B7E04" w:rsidRPr="007B7E04" w:rsidRDefault="007B7E04" w:rsidP="008E772F">
      <w:pPr>
        <w:pStyle w:val="ListParagraph"/>
        <w:numPr>
          <w:ilvl w:val="0"/>
          <w:numId w:val="174"/>
        </w:numPr>
        <w:rPr>
          <w:lang w:eastAsia="zh-CN"/>
        </w:rPr>
      </w:pPr>
      <w:r w:rsidRPr="007B7E04">
        <w:rPr>
          <w:lang w:eastAsia="zh-CN"/>
        </w:rPr>
        <w:t>Not all the steps need to be included when making use of a given framework.</w:t>
      </w:r>
    </w:p>
    <w:p w14:paraId="174BCC35" w14:textId="77777777" w:rsidR="007B7E04" w:rsidRPr="007B7E04" w:rsidRDefault="007B7E04" w:rsidP="008E772F">
      <w:pPr>
        <w:pStyle w:val="ListParagraph"/>
        <w:numPr>
          <w:ilvl w:val="0"/>
          <w:numId w:val="174"/>
        </w:numPr>
        <w:rPr>
          <w:lang w:eastAsia="zh-CN"/>
        </w:rPr>
      </w:pPr>
      <w:r w:rsidRPr="007B7E04">
        <w:rPr>
          <w:lang w:eastAsia="zh-CN"/>
        </w:rPr>
        <w:t>Mechanisms fo</w:t>
      </w:r>
      <w:bookmarkStart w:id="1040" w:name="p2"/>
      <w:bookmarkEnd w:id="1040"/>
      <w:r w:rsidRPr="007B7E04">
        <w:rPr>
          <w:lang w:eastAsia="zh-CN"/>
        </w:rPr>
        <w:t>r improving network robustness at both victim and aggressor side can be studied under the NR-RIM frameworks.</w:t>
      </w:r>
    </w:p>
    <w:p w14:paraId="51E5D2DD" w14:textId="77777777" w:rsidR="007B7E04" w:rsidRPr="007B7E04" w:rsidRDefault="007B7E04" w:rsidP="008E772F">
      <w:pPr>
        <w:pStyle w:val="ListParagraph"/>
        <w:numPr>
          <w:ilvl w:val="1"/>
          <w:numId w:val="174"/>
        </w:numPr>
        <w:rPr>
          <w:lang w:eastAsia="zh-CN"/>
        </w:rPr>
      </w:pPr>
      <w:r w:rsidRPr="007B7E04">
        <w:rPr>
          <w:lang w:eastAsia="zh-CN"/>
        </w:rPr>
        <w:t>A victim cell may take actions applying remote mitigation scheme. This detail is FFS</w:t>
      </w:r>
    </w:p>
    <w:p w14:paraId="78D7384E" w14:textId="77777777" w:rsidR="007B7E04" w:rsidRPr="007B7E04" w:rsidRDefault="007B7E04" w:rsidP="008E772F">
      <w:pPr>
        <w:pStyle w:val="ListParagraph"/>
        <w:numPr>
          <w:ilvl w:val="0"/>
          <w:numId w:val="174"/>
        </w:numPr>
        <w:rPr>
          <w:lang w:eastAsia="zh-CN"/>
        </w:rPr>
      </w:pPr>
      <w:r w:rsidRPr="007B7E04">
        <w:rPr>
          <w:lang w:eastAsia="zh-CN"/>
        </w:rPr>
        <w:t>An aggressor may also be a victim (and vice versa) at least for Scenario #1</w:t>
      </w:r>
    </w:p>
    <w:p w14:paraId="2A80E866" w14:textId="77777777" w:rsidR="007B7E04" w:rsidRPr="007B7E04" w:rsidRDefault="007B7E04" w:rsidP="008E772F">
      <w:pPr>
        <w:numPr>
          <w:ilvl w:val="6"/>
          <w:numId w:val="166"/>
        </w:numPr>
        <w:autoSpaceDE w:val="0"/>
        <w:autoSpaceDN w:val="0"/>
        <w:adjustRightInd w:val="0"/>
        <w:snapToGrid w:val="0"/>
        <w:ind w:left="284" w:hanging="284"/>
        <w:contextualSpacing/>
        <w:jc w:val="both"/>
        <w:rPr>
          <w:rFonts w:ascii="Times New Roman" w:hAnsi="Times New Roman"/>
          <w:b/>
          <w:lang w:eastAsia="zh-CN"/>
        </w:rPr>
      </w:pPr>
      <w:r w:rsidRPr="007B7E04">
        <w:rPr>
          <w:rFonts w:ascii="Times New Roman" w:hAnsi="Times New Roman"/>
          <w:b/>
          <w:lang w:eastAsia="zh-CN"/>
        </w:rPr>
        <w:t>Framework-0</w:t>
      </w:r>
    </w:p>
    <w:p w14:paraId="2E605B9C" w14:textId="5DBA307A" w:rsidR="007B7E04" w:rsidRPr="007B7E04" w:rsidRDefault="007B7E04" w:rsidP="00C73ACC">
      <w:pPr>
        <w:ind w:leftChars="400" w:left="1520" w:hanging="720"/>
        <w:rPr>
          <w:rFonts w:ascii="Times New Roman" w:hAnsi="Times New Roman"/>
          <w:b/>
          <w:lang w:eastAsia="zh-CN"/>
        </w:rPr>
      </w:pPr>
      <w:r w:rsidRPr="00C73ACC">
        <w:rPr>
          <w:rFonts w:ascii="Times New Roman" w:hAnsi="Times New Roman"/>
          <w:noProof/>
          <w:lang w:eastAsia="en-GB"/>
        </w:rPr>
        <w:lastRenderedPageBreak/>
        <w:drawing>
          <wp:inline distT="0" distB="0" distL="0" distR="0" wp14:anchorId="133E0764" wp14:editId="3AE42708">
            <wp:extent cx="4777740" cy="1828800"/>
            <wp:effectExtent l="0" t="0" r="381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2073">
                      <a:extLst>
                        <a:ext uri="{28A0092B-C50C-407E-A947-70E740481C1C}">
                          <a14:useLocalDpi xmlns:a14="http://schemas.microsoft.com/office/drawing/2010/main" val="0"/>
                        </a:ext>
                      </a:extLst>
                    </a:blip>
                    <a:srcRect/>
                    <a:stretch>
                      <a:fillRect/>
                    </a:stretch>
                  </pic:blipFill>
                  <pic:spPr bwMode="auto">
                    <a:xfrm>
                      <a:off x="0" y="0"/>
                      <a:ext cx="4777740" cy="1828800"/>
                    </a:xfrm>
                    <a:prstGeom prst="rect">
                      <a:avLst/>
                    </a:prstGeom>
                    <a:noFill/>
                    <a:ln>
                      <a:noFill/>
                    </a:ln>
                  </pic:spPr>
                </pic:pic>
              </a:graphicData>
            </a:graphic>
          </wp:inline>
        </w:drawing>
      </w:r>
    </w:p>
    <w:p w14:paraId="41A73F3F" w14:textId="77777777" w:rsidR="007B7E04" w:rsidRPr="007B7E04" w:rsidRDefault="007B7E04" w:rsidP="00C73ACC">
      <w:pPr>
        <w:ind w:left="720" w:hanging="720"/>
        <w:rPr>
          <w:rFonts w:ascii="Times New Roman" w:hAnsi="Times New Roman"/>
          <w:lang w:eastAsia="zh-CN"/>
        </w:rPr>
      </w:pPr>
      <w:r w:rsidRPr="007B7E04">
        <w:rPr>
          <w:rFonts w:ascii="Times New Roman" w:hAnsi="Times New Roman"/>
          <w:lang w:eastAsia="zh-CN"/>
        </w:rPr>
        <w:t>Workflow of Framework-0</w:t>
      </w:r>
    </w:p>
    <w:p w14:paraId="483229FB" w14:textId="77777777" w:rsidR="007B7E04" w:rsidRPr="007B7E04" w:rsidRDefault="007B7E04" w:rsidP="00AE2B4D">
      <w:pPr>
        <w:ind w:left="1440" w:hanging="720"/>
        <w:rPr>
          <w:rFonts w:ascii="Times New Roman" w:hAnsi="Times New Roman"/>
          <w:lang w:eastAsia="zh-CN"/>
        </w:rPr>
      </w:pPr>
      <w:r w:rsidRPr="007B7E04">
        <w:rPr>
          <w:rFonts w:ascii="Times New Roman" w:hAnsi="Times New Roman"/>
          <w:lang w:eastAsia="zh-CN"/>
        </w:rPr>
        <w:t>Step 0: Atmospheric ducting phenomenon happens and the remote interference appears</w:t>
      </w:r>
    </w:p>
    <w:p w14:paraId="478150B5" w14:textId="77777777" w:rsidR="007B7E04" w:rsidRPr="007B7E04" w:rsidRDefault="007B7E04" w:rsidP="00AE2B4D">
      <w:pPr>
        <w:ind w:left="1440" w:hanging="720"/>
        <w:rPr>
          <w:rFonts w:ascii="Times New Roman" w:hAnsi="Times New Roman"/>
          <w:lang w:eastAsia="zh-CN"/>
        </w:rPr>
      </w:pPr>
      <w:r w:rsidRPr="007B7E04">
        <w:rPr>
          <w:rFonts w:ascii="Times New Roman" w:hAnsi="Times New Roman"/>
          <w:lang w:eastAsia="zh-CN"/>
        </w:rPr>
        <w:t xml:space="preserve">Step 1: </w:t>
      </w:r>
    </w:p>
    <w:p w14:paraId="47021761" w14:textId="77777777" w:rsidR="007B7E04" w:rsidRPr="007B7E04" w:rsidRDefault="007B7E04" w:rsidP="008E772F">
      <w:pPr>
        <w:numPr>
          <w:ilvl w:val="0"/>
          <w:numId w:val="167"/>
        </w:numPr>
        <w:autoSpaceDE w:val="0"/>
        <w:autoSpaceDN w:val="0"/>
        <w:adjustRightInd w:val="0"/>
        <w:ind w:left="1424"/>
        <w:contextualSpacing/>
        <w:jc w:val="both"/>
        <w:rPr>
          <w:rFonts w:ascii="Times New Roman" w:hAnsi="Times New Roman"/>
          <w:lang w:eastAsia="zh-CN"/>
        </w:rPr>
      </w:pPr>
      <w:r w:rsidRPr="007B7E04">
        <w:rPr>
          <w:rFonts w:ascii="Times New Roman" w:hAnsi="Times New Roman"/>
          <w:lang w:eastAsia="zh-CN"/>
        </w:rPr>
        <w:t>Victim experiences “sloping” like IoT increase and start RS transmission</w:t>
      </w:r>
    </w:p>
    <w:p w14:paraId="3647C618" w14:textId="77777777" w:rsidR="007B7E04" w:rsidRPr="007B7E04" w:rsidRDefault="007B7E04" w:rsidP="008E772F">
      <w:pPr>
        <w:numPr>
          <w:ilvl w:val="0"/>
          <w:numId w:val="167"/>
        </w:numPr>
        <w:autoSpaceDE w:val="0"/>
        <w:autoSpaceDN w:val="0"/>
        <w:adjustRightInd w:val="0"/>
        <w:ind w:left="1424"/>
        <w:contextualSpacing/>
        <w:jc w:val="both"/>
        <w:rPr>
          <w:rFonts w:ascii="Times New Roman" w:hAnsi="Times New Roman"/>
          <w:lang w:eastAsia="zh-CN"/>
        </w:rPr>
      </w:pPr>
      <w:r w:rsidRPr="007B7E04">
        <w:rPr>
          <w:rFonts w:ascii="Times New Roman" w:eastAsia="DengXian" w:hAnsi="Times New Roman"/>
          <w:lang w:eastAsia="zh-CN"/>
        </w:rPr>
        <w:t>Aggressor starts monitoring RS as configured by OAM</w:t>
      </w:r>
      <w:r w:rsidRPr="007B7E04">
        <w:rPr>
          <w:rFonts w:ascii="Times New Roman" w:hAnsi="Times New Roman"/>
          <w:lang w:eastAsia="zh-CN"/>
        </w:rPr>
        <w:t xml:space="preserve"> </w:t>
      </w:r>
    </w:p>
    <w:p w14:paraId="7A876919" w14:textId="77777777" w:rsidR="007B7E04" w:rsidRPr="007B7E04" w:rsidRDefault="007B7E04" w:rsidP="00AE2B4D">
      <w:pPr>
        <w:autoSpaceDE w:val="0"/>
        <w:autoSpaceDN w:val="0"/>
        <w:ind w:left="792"/>
        <w:jc w:val="both"/>
        <w:rPr>
          <w:rFonts w:ascii="Times New Roman" w:eastAsia="DengXian" w:hAnsi="Times New Roman"/>
          <w:sz w:val="22"/>
          <w:szCs w:val="22"/>
          <w:lang w:eastAsia="zh-CN"/>
        </w:rPr>
      </w:pPr>
      <w:r w:rsidRPr="007B7E04">
        <w:rPr>
          <w:rFonts w:ascii="Times New Roman" w:eastAsia="DengXian" w:hAnsi="Times New Roman"/>
          <w:sz w:val="22"/>
          <w:szCs w:val="22"/>
          <w:lang w:eastAsia="zh-CN"/>
        </w:rPr>
        <w:t>Step 2: Upon reception of RS, Aggressor reports the detected RS to OAM</w:t>
      </w:r>
    </w:p>
    <w:p w14:paraId="37D7D0E1" w14:textId="77777777" w:rsidR="007B7E04" w:rsidRPr="007B7E04" w:rsidRDefault="007B7E04" w:rsidP="00AE2B4D">
      <w:pPr>
        <w:autoSpaceDE w:val="0"/>
        <w:autoSpaceDN w:val="0"/>
        <w:ind w:left="790"/>
        <w:jc w:val="both"/>
        <w:rPr>
          <w:rFonts w:ascii="Times New Roman" w:eastAsia="DengXian" w:hAnsi="Times New Roman"/>
          <w:sz w:val="22"/>
          <w:szCs w:val="22"/>
          <w:lang w:eastAsia="zh-CN"/>
        </w:rPr>
      </w:pPr>
      <w:r w:rsidRPr="007B7E04">
        <w:rPr>
          <w:rFonts w:ascii="Times New Roman" w:eastAsia="DengXian" w:hAnsi="Times New Roman"/>
          <w:sz w:val="22"/>
          <w:szCs w:val="22"/>
          <w:lang w:eastAsia="zh-CN"/>
        </w:rPr>
        <w:t>Step 3: OAM sends remote interference mitigation scheme to Aggressor</w:t>
      </w:r>
    </w:p>
    <w:p w14:paraId="6D7517AF" w14:textId="77777777" w:rsidR="007B7E04" w:rsidRPr="007B7E04" w:rsidRDefault="007B7E04" w:rsidP="00AE2B4D">
      <w:pPr>
        <w:autoSpaceDE w:val="0"/>
        <w:autoSpaceDN w:val="0"/>
        <w:ind w:left="790"/>
        <w:jc w:val="both"/>
        <w:rPr>
          <w:rFonts w:ascii="Times New Roman" w:eastAsia="DengXian" w:hAnsi="Times New Roman"/>
          <w:sz w:val="22"/>
          <w:szCs w:val="22"/>
          <w:lang w:eastAsia="zh-CN"/>
        </w:rPr>
      </w:pPr>
      <w:r w:rsidRPr="007B7E04">
        <w:rPr>
          <w:rFonts w:ascii="Times New Roman" w:eastAsia="DengXian" w:hAnsi="Times New Roman"/>
          <w:sz w:val="22"/>
          <w:szCs w:val="22"/>
          <w:lang w:eastAsia="zh-CN"/>
        </w:rPr>
        <w:t>Step 4: Aggressor applies remote interference mitigation scheme</w:t>
      </w:r>
    </w:p>
    <w:p w14:paraId="401A8D82" w14:textId="77777777" w:rsidR="007B7E04" w:rsidRPr="007B7E04" w:rsidRDefault="007B7E04" w:rsidP="00AE2B4D">
      <w:pPr>
        <w:autoSpaceDE w:val="0"/>
        <w:autoSpaceDN w:val="0"/>
        <w:ind w:left="790"/>
        <w:jc w:val="both"/>
        <w:rPr>
          <w:rFonts w:ascii="Times New Roman" w:eastAsia="DengXian" w:hAnsi="Times New Roman"/>
          <w:sz w:val="22"/>
          <w:szCs w:val="22"/>
          <w:lang w:eastAsia="zh-CN"/>
        </w:rPr>
      </w:pPr>
      <w:r w:rsidRPr="007B7E04">
        <w:rPr>
          <w:rFonts w:ascii="Times New Roman" w:eastAsia="DengXian" w:hAnsi="Times New Roman"/>
          <w:sz w:val="22"/>
          <w:szCs w:val="22"/>
          <w:lang w:eastAsia="zh-CN"/>
        </w:rPr>
        <w:t>Step 5: OAM stops RS monitoring and restores original config. at aggressor side and stop RS transmission at victim side.</w:t>
      </w:r>
    </w:p>
    <w:p w14:paraId="655AE877" w14:textId="77777777" w:rsidR="007B7E04" w:rsidRPr="007B7E04" w:rsidRDefault="007B7E04" w:rsidP="00AE2B4D">
      <w:pPr>
        <w:rPr>
          <w:lang w:eastAsia="zh-CN"/>
        </w:rPr>
      </w:pPr>
    </w:p>
    <w:p w14:paraId="6B950B99" w14:textId="77777777" w:rsidR="007B7E04" w:rsidRPr="007B7E04" w:rsidRDefault="007B7E04" w:rsidP="008E772F">
      <w:pPr>
        <w:numPr>
          <w:ilvl w:val="6"/>
          <w:numId w:val="166"/>
        </w:numPr>
        <w:autoSpaceDE w:val="0"/>
        <w:autoSpaceDN w:val="0"/>
        <w:adjustRightInd w:val="0"/>
        <w:snapToGrid w:val="0"/>
        <w:ind w:left="284" w:hanging="284"/>
        <w:contextualSpacing/>
        <w:jc w:val="both"/>
        <w:rPr>
          <w:rFonts w:ascii="Times New Roman" w:hAnsi="Times New Roman"/>
          <w:b/>
          <w:lang w:eastAsia="zh-CN"/>
        </w:rPr>
      </w:pPr>
      <w:r w:rsidRPr="007B7E04">
        <w:rPr>
          <w:rFonts w:ascii="Times New Roman" w:hAnsi="Times New Roman"/>
          <w:b/>
          <w:lang w:eastAsia="zh-CN"/>
        </w:rPr>
        <w:t>Framework-1</w:t>
      </w:r>
    </w:p>
    <w:p w14:paraId="4FEADBC6" w14:textId="4326DF39" w:rsidR="007B7E04" w:rsidRPr="007B7E04" w:rsidRDefault="007B7E04" w:rsidP="00C73ACC">
      <w:pPr>
        <w:ind w:leftChars="-5" w:hangingChars="5" w:hanging="10"/>
        <w:jc w:val="center"/>
        <w:rPr>
          <w:rFonts w:ascii="Times New Roman" w:hAnsi="Times New Roman"/>
          <w:lang w:eastAsia="zh-CN"/>
        </w:rPr>
      </w:pPr>
      <w:r w:rsidRPr="00C73ACC">
        <w:rPr>
          <w:rFonts w:ascii="Times New Roman" w:hAnsi="Times New Roman"/>
          <w:noProof/>
          <w:lang w:eastAsia="en-GB"/>
        </w:rPr>
        <w:drawing>
          <wp:inline distT="0" distB="0" distL="0" distR="0" wp14:anchorId="4DAE3B1A" wp14:editId="04120A6E">
            <wp:extent cx="5920740" cy="148590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2074">
                      <a:extLst>
                        <a:ext uri="{28A0092B-C50C-407E-A947-70E740481C1C}">
                          <a14:useLocalDpi xmlns:a14="http://schemas.microsoft.com/office/drawing/2010/main" val="0"/>
                        </a:ext>
                      </a:extLst>
                    </a:blip>
                    <a:srcRect/>
                    <a:stretch>
                      <a:fillRect/>
                    </a:stretch>
                  </pic:blipFill>
                  <pic:spPr bwMode="auto">
                    <a:xfrm>
                      <a:off x="0" y="0"/>
                      <a:ext cx="5920740" cy="1485900"/>
                    </a:xfrm>
                    <a:prstGeom prst="rect">
                      <a:avLst/>
                    </a:prstGeom>
                    <a:noFill/>
                    <a:ln>
                      <a:noFill/>
                    </a:ln>
                  </pic:spPr>
                </pic:pic>
              </a:graphicData>
            </a:graphic>
          </wp:inline>
        </w:drawing>
      </w:r>
    </w:p>
    <w:p w14:paraId="7FFE2A0B" w14:textId="77777777" w:rsidR="007B7E04" w:rsidRPr="007B7E04" w:rsidRDefault="007B7E04" w:rsidP="00C73ACC">
      <w:pPr>
        <w:ind w:left="720" w:hanging="720"/>
        <w:rPr>
          <w:rFonts w:ascii="Times New Roman" w:hAnsi="Times New Roman"/>
          <w:lang w:eastAsia="zh-CN"/>
        </w:rPr>
      </w:pPr>
      <w:r w:rsidRPr="007B7E04">
        <w:rPr>
          <w:rFonts w:ascii="Times New Roman" w:hAnsi="Times New Roman"/>
          <w:lang w:eastAsia="zh-CN"/>
        </w:rPr>
        <w:t>Workflow of Framework-1</w:t>
      </w:r>
    </w:p>
    <w:p w14:paraId="549FF682" w14:textId="77777777" w:rsidR="007B7E04" w:rsidRPr="007B7E04" w:rsidRDefault="007B7E04" w:rsidP="00AE2B4D">
      <w:pPr>
        <w:ind w:left="1440" w:hanging="720"/>
        <w:rPr>
          <w:rFonts w:ascii="Times New Roman" w:hAnsi="Times New Roman"/>
          <w:szCs w:val="20"/>
          <w:lang w:eastAsia="zh-CN"/>
        </w:rPr>
      </w:pPr>
      <w:r w:rsidRPr="007B7E04">
        <w:rPr>
          <w:rFonts w:ascii="Times New Roman" w:hAnsi="Times New Roman"/>
          <w:szCs w:val="20"/>
          <w:lang w:eastAsia="zh-CN"/>
        </w:rPr>
        <w:t>Step 0: Atmospheric ducting phenomenon happens and the remote interference appears</w:t>
      </w:r>
    </w:p>
    <w:p w14:paraId="17C0C5A7" w14:textId="77777777" w:rsidR="007B7E04" w:rsidRPr="007B7E04" w:rsidRDefault="007B7E04" w:rsidP="00AE2B4D">
      <w:pPr>
        <w:ind w:left="1440" w:hanging="720"/>
        <w:rPr>
          <w:rFonts w:ascii="Times New Roman" w:hAnsi="Times New Roman"/>
          <w:szCs w:val="20"/>
          <w:lang w:eastAsia="zh-CN"/>
        </w:rPr>
      </w:pPr>
      <w:r w:rsidRPr="007B7E04">
        <w:rPr>
          <w:rFonts w:ascii="Times New Roman" w:hAnsi="Times New Roman"/>
          <w:szCs w:val="20"/>
          <w:lang w:eastAsia="zh-CN"/>
        </w:rPr>
        <w:t xml:space="preserve">Step 1: </w:t>
      </w:r>
    </w:p>
    <w:p w14:paraId="596B44C6" w14:textId="77777777" w:rsidR="007B7E04" w:rsidRPr="007B7E04" w:rsidRDefault="007B7E04" w:rsidP="008E772F">
      <w:pPr>
        <w:numPr>
          <w:ilvl w:val="0"/>
          <w:numId w:val="167"/>
        </w:numPr>
        <w:autoSpaceDE w:val="0"/>
        <w:autoSpaceDN w:val="0"/>
        <w:adjustRightInd w:val="0"/>
        <w:ind w:left="1424"/>
        <w:contextualSpacing/>
        <w:jc w:val="both"/>
        <w:rPr>
          <w:rFonts w:ascii="Times New Roman" w:hAnsi="Times New Roman"/>
          <w:szCs w:val="20"/>
          <w:lang w:eastAsia="zh-CN"/>
        </w:rPr>
      </w:pPr>
      <w:r w:rsidRPr="007B7E04">
        <w:rPr>
          <w:rFonts w:ascii="Times New Roman" w:hAnsi="Times New Roman"/>
          <w:szCs w:val="20"/>
          <w:lang w:eastAsia="zh-CN"/>
        </w:rPr>
        <w:t>Victim experiences “sloping” like IoT increase and start RS transmission/monitoring</w:t>
      </w:r>
    </w:p>
    <w:p w14:paraId="033A471C" w14:textId="77777777" w:rsidR="007B7E04" w:rsidRPr="007B7E04" w:rsidRDefault="007B7E04" w:rsidP="008E772F">
      <w:pPr>
        <w:numPr>
          <w:ilvl w:val="1"/>
          <w:numId w:val="169"/>
        </w:numPr>
        <w:autoSpaceDE w:val="0"/>
        <w:autoSpaceDN w:val="0"/>
        <w:ind w:left="1844"/>
        <w:jc w:val="both"/>
        <w:rPr>
          <w:rFonts w:ascii="Times New Roman" w:eastAsia="MS Gothic" w:hAnsi="Times New Roman"/>
          <w:szCs w:val="20"/>
          <w:lang w:eastAsia="zh-CN"/>
        </w:rPr>
      </w:pPr>
      <w:r w:rsidRPr="007B7E04">
        <w:rPr>
          <w:rFonts w:ascii="Times New Roman" w:eastAsia="DengXian" w:hAnsi="Times New Roman"/>
          <w:color w:val="000000"/>
          <w:szCs w:val="20"/>
          <w:lang w:eastAsia="ja-JP"/>
        </w:rPr>
        <w:t>This RS marked as RS-1 is used to assist aggressor(s) to recognize that they are causing remote interference to the victim and to detect/deduce how many UL resources of the victim are impacted by the aggressors.</w:t>
      </w:r>
    </w:p>
    <w:p w14:paraId="6DC6B537" w14:textId="77777777" w:rsidR="007B7E04" w:rsidRPr="007B7E04" w:rsidRDefault="007B7E04" w:rsidP="008E772F">
      <w:pPr>
        <w:numPr>
          <w:ilvl w:val="0"/>
          <w:numId w:val="167"/>
        </w:numPr>
        <w:autoSpaceDE w:val="0"/>
        <w:autoSpaceDN w:val="0"/>
        <w:adjustRightInd w:val="0"/>
        <w:ind w:left="1424"/>
        <w:contextualSpacing/>
        <w:jc w:val="both"/>
        <w:rPr>
          <w:rFonts w:ascii="Times New Roman" w:hAnsi="Times New Roman"/>
          <w:szCs w:val="20"/>
          <w:lang w:eastAsia="zh-CN"/>
        </w:rPr>
      </w:pPr>
      <w:r w:rsidRPr="007B7E04">
        <w:rPr>
          <w:rFonts w:ascii="Times New Roman" w:eastAsia="DengXian" w:hAnsi="Times New Roman"/>
          <w:szCs w:val="20"/>
          <w:lang w:eastAsia="zh-CN"/>
        </w:rPr>
        <w:t>Aggressor starts monitoring RS as configured by OAM or when it experiences remote interference with “sloping” IoT increase.</w:t>
      </w:r>
      <w:r w:rsidRPr="007B7E04">
        <w:rPr>
          <w:rFonts w:ascii="Times New Roman" w:hAnsi="Times New Roman"/>
          <w:szCs w:val="20"/>
          <w:lang w:eastAsia="zh-CN"/>
        </w:rPr>
        <w:t xml:space="preserve"> </w:t>
      </w:r>
    </w:p>
    <w:p w14:paraId="7B22FA16" w14:textId="77777777" w:rsidR="007B7E04" w:rsidRPr="007B7E04" w:rsidRDefault="007B7E04" w:rsidP="00AE2B4D">
      <w:pPr>
        <w:autoSpaceDE w:val="0"/>
        <w:autoSpaceDN w:val="0"/>
        <w:ind w:left="792"/>
        <w:jc w:val="both"/>
        <w:rPr>
          <w:rFonts w:ascii="Times New Roman" w:eastAsia="DengXian" w:hAnsi="Times New Roman"/>
          <w:szCs w:val="20"/>
          <w:lang w:eastAsia="zh-CN"/>
        </w:rPr>
      </w:pPr>
      <w:r w:rsidRPr="007B7E04">
        <w:rPr>
          <w:rFonts w:ascii="Times New Roman" w:eastAsia="DengXian" w:hAnsi="Times New Roman"/>
          <w:szCs w:val="20"/>
          <w:lang w:eastAsia="zh-CN"/>
        </w:rPr>
        <w:t>Step 2: Upon reception of RS-1, Aggressor starts remote interference mitigation solutions such as muting some DL transmission symbols and transmits RS to inform victim that the atmospheric ducting phenomenon still exist</w:t>
      </w:r>
    </w:p>
    <w:p w14:paraId="07E11F8C" w14:textId="77777777" w:rsidR="007B7E04" w:rsidRPr="007B7E04" w:rsidRDefault="007B7E04" w:rsidP="008E772F">
      <w:pPr>
        <w:numPr>
          <w:ilvl w:val="0"/>
          <w:numId w:val="167"/>
        </w:numPr>
        <w:autoSpaceDE w:val="0"/>
        <w:autoSpaceDN w:val="0"/>
        <w:adjustRightInd w:val="0"/>
        <w:ind w:left="1424"/>
        <w:contextualSpacing/>
        <w:jc w:val="both"/>
        <w:rPr>
          <w:rFonts w:ascii="Times New Roman" w:hAnsi="Times New Roman"/>
          <w:szCs w:val="20"/>
          <w:lang w:eastAsia="zh-CN"/>
        </w:rPr>
      </w:pPr>
      <w:r w:rsidRPr="007B7E04">
        <w:rPr>
          <w:rFonts w:ascii="Times New Roman" w:hAnsi="Times New Roman"/>
          <w:szCs w:val="20"/>
          <w:lang w:eastAsia="zh-CN"/>
        </w:rPr>
        <w:t>This RS marked as RS-2 is used to assist the victim to decide whether the atmospheric ducting phenomenon still exist.</w:t>
      </w:r>
    </w:p>
    <w:p w14:paraId="6283F395" w14:textId="77777777" w:rsidR="007B7E04" w:rsidRPr="007B7E04" w:rsidRDefault="007B7E04" w:rsidP="008E772F">
      <w:pPr>
        <w:numPr>
          <w:ilvl w:val="1"/>
          <w:numId w:val="171"/>
        </w:numPr>
        <w:autoSpaceDE w:val="0"/>
        <w:autoSpaceDN w:val="0"/>
        <w:adjustRightInd w:val="0"/>
        <w:ind w:left="1844"/>
        <w:contextualSpacing/>
        <w:jc w:val="both"/>
        <w:rPr>
          <w:rFonts w:ascii="Times New Roman" w:hAnsi="Times New Roman"/>
          <w:szCs w:val="20"/>
          <w:lang w:eastAsia="zh-CN"/>
        </w:rPr>
      </w:pPr>
      <w:r w:rsidRPr="007B7E04">
        <w:rPr>
          <w:rFonts w:ascii="Times New Roman" w:hAnsi="Times New Roman"/>
          <w:szCs w:val="20"/>
          <w:lang w:eastAsia="zh-CN"/>
        </w:rPr>
        <w:t>It does not preclude the possibility of using RS-2 for other purposes, pending on further study.</w:t>
      </w:r>
    </w:p>
    <w:p w14:paraId="7B247E08" w14:textId="77777777" w:rsidR="007B7E04" w:rsidRPr="007B7E04" w:rsidRDefault="007B7E04" w:rsidP="00AE2B4D">
      <w:pPr>
        <w:autoSpaceDE w:val="0"/>
        <w:autoSpaceDN w:val="0"/>
        <w:ind w:left="790"/>
        <w:jc w:val="both"/>
        <w:rPr>
          <w:rFonts w:ascii="Times New Roman" w:eastAsia="DengXian" w:hAnsi="Times New Roman"/>
          <w:szCs w:val="20"/>
          <w:lang w:eastAsia="zh-CN"/>
        </w:rPr>
      </w:pPr>
      <w:r w:rsidRPr="007B7E04">
        <w:rPr>
          <w:rFonts w:ascii="Times New Roman" w:eastAsia="DengXian" w:hAnsi="Times New Roman"/>
          <w:szCs w:val="20"/>
          <w:lang w:eastAsia="zh-CN"/>
        </w:rPr>
        <w:t>Step 3: Victim continues RS-1 transmission while receiving RS-2. Upon “disappearance” of RS-2, victim stops RS transmission</w:t>
      </w:r>
    </w:p>
    <w:p w14:paraId="4203F01E" w14:textId="77777777" w:rsidR="007B7E04" w:rsidRPr="007B7E04" w:rsidRDefault="007B7E04" w:rsidP="00AE2B4D">
      <w:pPr>
        <w:autoSpaceDE w:val="0"/>
        <w:autoSpaceDN w:val="0"/>
        <w:ind w:left="790"/>
        <w:jc w:val="both"/>
        <w:rPr>
          <w:rFonts w:ascii="Times New Roman" w:eastAsia="DengXian" w:hAnsi="Times New Roman"/>
          <w:szCs w:val="20"/>
          <w:lang w:eastAsia="zh-CN"/>
        </w:rPr>
      </w:pPr>
      <w:r w:rsidRPr="007B7E04">
        <w:rPr>
          <w:rFonts w:ascii="Times New Roman" w:eastAsia="DengXian" w:hAnsi="Times New Roman"/>
          <w:szCs w:val="20"/>
          <w:lang w:eastAsia="zh-CN"/>
        </w:rPr>
        <w:t>Step 4: Aggressor continue remote interference mitigation while receiving RS-1. Upon “disappearance” of RS-1, Aggressor restores original configuration when “disappearance” of RS-1.</w:t>
      </w:r>
    </w:p>
    <w:p w14:paraId="2C1F8870" w14:textId="77777777" w:rsidR="007B7E04" w:rsidRPr="007B7E04" w:rsidRDefault="007B7E04" w:rsidP="00C73ACC">
      <w:pPr>
        <w:autoSpaceDE w:val="0"/>
        <w:autoSpaceDN w:val="0"/>
        <w:ind w:leftChars="35" w:left="70"/>
        <w:jc w:val="both"/>
        <w:rPr>
          <w:rFonts w:ascii="Times New Roman" w:eastAsia="DengXian" w:hAnsi="Times New Roman"/>
          <w:szCs w:val="20"/>
          <w:lang w:eastAsia="zh-CN"/>
        </w:rPr>
      </w:pPr>
    </w:p>
    <w:p w14:paraId="50C20CD9" w14:textId="77777777" w:rsidR="007B7E04" w:rsidRPr="007B7E04" w:rsidRDefault="007B7E04" w:rsidP="00C73ACC">
      <w:pPr>
        <w:autoSpaceDE w:val="0"/>
        <w:autoSpaceDN w:val="0"/>
        <w:ind w:leftChars="35" w:left="70"/>
        <w:jc w:val="both"/>
        <w:rPr>
          <w:rFonts w:ascii="Times New Roman" w:eastAsia="DengXian" w:hAnsi="Times New Roman"/>
          <w:szCs w:val="20"/>
          <w:lang w:eastAsia="zh-CN"/>
        </w:rPr>
      </w:pPr>
      <w:r w:rsidRPr="007B7E04">
        <w:rPr>
          <w:rFonts w:ascii="Times New Roman" w:eastAsia="DengXian" w:hAnsi="Times New Roman"/>
          <w:szCs w:val="20"/>
          <w:lang w:eastAsia="zh-CN"/>
        </w:rPr>
        <w:t>Note: Although RS-1 and RS-2 carry different functionalities, it might be beneficial to achieve a common design for RS-1 and RS-2.</w:t>
      </w:r>
    </w:p>
    <w:p w14:paraId="3F73CAB5" w14:textId="77777777" w:rsidR="007B7E04" w:rsidRPr="007B7E04" w:rsidRDefault="007B7E04" w:rsidP="00AE2B4D">
      <w:pPr>
        <w:rPr>
          <w:lang w:eastAsia="zh-CN"/>
        </w:rPr>
      </w:pPr>
    </w:p>
    <w:p w14:paraId="58344E7B" w14:textId="77777777" w:rsidR="007B7E04" w:rsidRPr="007B7E04" w:rsidRDefault="007B7E04" w:rsidP="008E772F">
      <w:pPr>
        <w:numPr>
          <w:ilvl w:val="6"/>
          <w:numId w:val="166"/>
        </w:numPr>
        <w:autoSpaceDE w:val="0"/>
        <w:autoSpaceDN w:val="0"/>
        <w:adjustRightInd w:val="0"/>
        <w:snapToGrid w:val="0"/>
        <w:ind w:left="284" w:hanging="284"/>
        <w:contextualSpacing/>
        <w:jc w:val="both"/>
        <w:rPr>
          <w:rFonts w:ascii="Times New Roman" w:hAnsi="Times New Roman"/>
          <w:b/>
          <w:lang w:eastAsia="zh-CN"/>
        </w:rPr>
      </w:pPr>
      <w:r w:rsidRPr="007B7E04">
        <w:rPr>
          <w:rFonts w:ascii="Times New Roman" w:hAnsi="Times New Roman"/>
          <w:b/>
          <w:lang w:eastAsia="zh-CN"/>
        </w:rPr>
        <w:t>Framework-2.1</w:t>
      </w:r>
    </w:p>
    <w:p w14:paraId="69B39E85" w14:textId="07B10A14" w:rsidR="007B7E04" w:rsidRPr="007B7E04" w:rsidRDefault="007B7E04" w:rsidP="00C73ACC">
      <w:pPr>
        <w:ind w:leftChars="400" w:left="1520" w:hanging="720"/>
        <w:rPr>
          <w:rFonts w:ascii="Times New Roman" w:hAnsi="Times New Roman"/>
          <w:lang w:eastAsia="zh-CN"/>
        </w:rPr>
      </w:pPr>
      <w:r w:rsidRPr="00C73ACC">
        <w:rPr>
          <w:rFonts w:ascii="Times New Roman" w:hAnsi="Times New Roman"/>
          <w:noProof/>
          <w:lang w:eastAsia="en-GB"/>
        </w:rPr>
        <w:lastRenderedPageBreak/>
        <w:drawing>
          <wp:inline distT="0" distB="0" distL="0" distR="0" wp14:anchorId="301E41FE" wp14:editId="49456E9B">
            <wp:extent cx="5920740" cy="160782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2075">
                      <a:extLst>
                        <a:ext uri="{28A0092B-C50C-407E-A947-70E740481C1C}">
                          <a14:useLocalDpi xmlns:a14="http://schemas.microsoft.com/office/drawing/2010/main" val="0"/>
                        </a:ext>
                      </a:extLst>
                    </a:blip>
                    <a:srcRect/>
                    <a:stretch>
                      <a:fillRect/>
                    </a:stretch>
                  </pic:blipFill>
                  <pic:spPr bwMode="auto">
                    <a:xfrm>
                      <a:off x="0" y="0"/>
                      <a:ext cx="5920740" cy="1607820"/>
                    </a:xfrm>
                    <a:prstGeom prst="rect">
                      <a:avLst/>
                    </a:prstGeom>
                    <a:noFill/>
                    <a:ln>
                      <a:noFill/>
                    </a:ln>
                  </pic:spPr>
                </pic:pic>
              </a:graphicData>
            </a:graphic>
          </wp:inline>
        </w:drawing>
      </w:r>
    </w:p>
    <w:p w14:paraId="2AD54C5A" w14:textId="77777777" w:rsidR="007B7E04" w:rsidRPr="007B7E04" w:rsidRDefault="007B7E04" w:rsidP="00C73ACC">
      <w:pPr>
        <w:ind w:left="720" w:hanging="720"/>
        <w:rPr>
          <w:rFonts w:ascii="Times New Roman" w:hAnsi="Times New Roman"/>
          <w:lang w:eastAsia="zh-CN"/>
        </w:rPr>
      </w:pPr>
      <w:r w:rsidRPr="007B7E04">
        <w:rPr>
          <w:rFonts w:ascii="Times New Roman" w:hAnsi="Times New Roman"/>
          <w:lang w:eastAsia="zh-CN"/>
        </w:rPr>
        <w:t>Workflow of Framework-2.1</w:t>
      </w:r>
    </w:p>
    <w:p w14:paraId="53DEF215" w14:textId="77777777" w:rsidR="007B7E04" w:rsidRPr="007B7E04" w:rsidRDefault="007B7E04" w:rsidP="00AE2B4D">
      <w:pPr>
        <w:ind w:left="1440" w:hanging="720"/>
        <w:rPr>
          <w:rFonts w:ascii="Times New Roman" w:hAnsi="Times New Roman"/>
          <w:lang w:eastAsia="zh-CN"/>
        </w:rPr>
      </w:pPr>
      <w:r w:rsidRPr="007B7E04">
        <w:rPr>
          <w:rFonts w:ascii="Times New Roman" w:hAnsi="Times New Roman"/>
          <w:lang w:eastAsia="zh-CN"/>
        </w:rPr>
        <w:t>Step 0: Atmospheric ducting phenomenon happens and the remote interference appears</w:t>
      </w:r>
    </w:p>
    <w:p w14:paraId="2AFA0438" w14:textId="77777777" w:rsidR="007B7E04" w:rsidRPr="007B7E04" w:rsidRDefault="007B7E04" w:rsidP="00AE2B4D">
      <w:pPr>
        <w:ind w:left="1440" w:hanging="720"/>
        <w:rPr>
          <w:rFonts w:ascii="Times New Roman" w:hAnsi="Times New Roman"/>
          <w:lang w:eastAsia="zh-CN"/>
        </w:rPr>
      </w:pPr>
      <w:r w:rsidRPr="007B7E04">
        <w:rPr>
          <w:rFonts w:ascii="Times New Roman" w:hAnsi="Times New Roman"/>
          <w:lang w:eastAsia="zh-CN"/>
        </w:rPr>
        <w:t xml:space="preserve">Step 1: </w:t>
      </w:r>
    </w:p>
    <w:p w14:paraId="5480A418" w14:textId="77777777" w:rsidR="007B7E04" w:rsidRPr="007B7E04" w:rsidRDefault="007B7E04" w:rsidP="008E772F">
      <w:pPr>
        <w:numPr>
          <w:ilvl w:val="0"/>
          <w:numId w:val="167"/>
        </w:numPr>
        <w:autoSpaceDE w:val="0"/>
        <w:autoSpaceDN w:val="0"/>
        <w:adjustRightInd w:val="0"/>
        <w:snapToGrid w:val="0"/>
        <w:ind w:left="1424"/>
        <w:contextualSpacing/>
        <w:jc w:val="both"/>
        <w:rPr>
          <w:rFonts w:ascii="Times New Roman" w:hAnsi="Times New Roman"/>
          <w:lang w:eastAsia="zh-CN"/>
        </w:rPr>
      </w:pPr>
      <w:r w:rsidRPr="007B7E04">
        <w:rPr>
          <w:rFonts w:ascii="Times New Roman" w:hAnsi="Times New Roman"/>
          <w:lang w:eastAsia="zh-CN"/>
        </w:rPr>
        <w:t>Victim experiences “sloping” like IoT increase and start RS transmission</w:t>
      </w:r>
    </w:p>
    <w:p w14:paraId="66241F0F" w14:textId="77777777" w:rsidR="007B7E04" w:rsidRPr="007B7E04" w:rsidRDefault="007B7E04" w:rsidP="008E772F">
      <w:pPr>
        <w:numPr>
          <w:ilvl w:val="1"/>
          <w:numId w:val="172"/>
        </w:numPr>
        <w:autoSpaceDE w:val="0"/>
        <w:autoSpaceDN w:val="0"/>
        <w:adjustRightInd w:val="0"/>
        <w:snapToGrid w:val="0"/>
        <w:ind w:left="1844"/>
        <w:contextualSpacing/>
        <w:jc w:val="both"/>
        <w:rPr>
          <w:rFonts w:ascii="Times New Roman" w:hAnsi="Times New Roman"/>
          <w:lang w:eastAsia="zh-CN"/>
        </w:rPr>
      </w:pPr>
      <w:r w:rsidRPr="007B7E04">
        <w:rPr>
          <w:rFonts w:ascii="Times New Roman" w:hAnsi="Times New Roman"/>
          <w:lang w:eastAsia="zh-CN"/>
        </w:rPr>
        <w:t>A set of gNBs might use the same RS, which may carry the set ID.</w:t>
      </w:r>
    </w:p>
    <w:p w14:paraId="12C86356" w14:textId="77777777" w:rsidR="007B7E04" w:rsidRPr="007B7E04" w:rsidRDefault="007B7E04" w:rsidP="008E772F">
      <w:pPr>
        <w:numPr>
          <w:ilvl w:val="0"/>
          <w:numId w:val="167"/>
        </w:numPr>
        <w:autoSpaceDE w:val="0"/>
        <w:autoSpaceDN w:val="0"/>
        <w:adjustRightInd w:val="0"/>
        <w:snapToGrid w:val="0"/>
        <w:ind w:left="1424"/>
        <w:contextualSpacing/>
        <w:jc w:val="both"/>
        <w:rPr>
          <w:rFonts w:ascii="Times New Roman" w:hAnsi="Times New Roman"/>
          <w:lang w:eastAsia="zh-CN"/>
        </w:rPr>
      </w:pPr>
      <w:r w:rsidRPr="007B7E04">
        <w:rPr>
          <w:rFonts w:ascii="Times New Roman" w:eastAsia="DengXian" w:hAnsi="Times New Roman"/>
          <w:lang w:eastAsia="zh-CN"/>
        </w:rPr>
        <w:t>Aggressor starts monitoring RS as configured by OAM or when it experiences remote interference with “sloping” IoT increase.</w:t>
      </w:r>
      <w:r w:rsidRPr="007B7E04">
        <w:rPr>
          <w:rFonts w:ascii="Times New Roman" w:hAnsi="Times New Roman"/>
          <w:lang w:eastAsia="zh-CN"/>
        </w:rPr>
        <w:t xml:space="preserve"> </w:t>
      </w:r>
    </w:p>
    <w:p w14:paraId="2C978866" w14:textId="77777777" w:rsidR="007B7E04" w:rsidRPr="007B7E04" w:rsidRDefault="007B7E04" w:rsidP="00AE2B4D">
      <w:pPr>
        <w:ind w:left="1440" w:hanging="720"/>
        <w:rPr>
          <w:rFonts w:ascii="Times New Roman" w:hAnsi="Times New Roman"/>
          <w:lang w:eastAsia="zh-CN"/>
        </w:rPr>
      </w:pPr>
      <w:r w:rsidRPr="007B7E04">
        <w:rPr>
          <w:rFonts w:ascii="Times New Roman" w:hAnsi="Times New Roman"/>
          <w:lang w:eastAsia="zh-CN"/>
        </w:rPr>
        <w:t>Step 2: Upon reception of RS, Aggressor informs the set of victim gNB(s) the reception of RS through backhaul and apply interference mitigation scheme</w:t>
      </w:r>
    </w:p>
    <w:p w14:paraId="4C5886B3" w14:textId="77777777" w:rsidR="007B7E04" w:rsidRPr="007B7E04" w:rsidRDefault="007B7E04" w:rsidP="008E772F">
      <w:pPr>
        <w:numPr>
          <w:ilvl w:val="0"/>
          <w:numId w:val="170"/>
        </w:numPr>
        <w:autoSpaceDE w:val="0"/>
        <w:autoSpaceDN w:val="0"/>
        <w:adjustRightInd w:val="0"/>
        <w:snapToGrid w:val="0"/>
        <w:ind w:left="1561"/>
        <w:contextualSpacing/>
        <w:jc w:val="both"/>
        <w:rPr>
          <w:rFonts w:ascii="Times New Roman" w:hAnsi="Times New Roman"/>
          <w:lang w:eastAsia="zh-CN"/>
        </w:rPr>
      </w:pPr>
      <w:r w:rsidRPr="007B7E04">
        <w:rPr>
          <w:rFonts w:ascii="Times New Roman" w:hAnsi="Times New Roman"/>
          <w:lang w:eastAsia="zh-CN"/>
        </w:rPr>
        <w:t>Message exchange in Step 2 could include other information, pending on further study.</w:t>
      </w:r>
    </w:p>
    <w:p w14:paraId="7B344C1A" w14:textId="77777777" w:rsidR="007B7E04" w:rsidRPr="007B7E04" w:rsidRDefault="007B7E04" w:rsidP="00AE2B4D">
      <w:pPr>
        <w:ind w:left="1440" w:hanging="720"/>
        <w:rPr>
          <w:rFonts w:ascii="Times New Roman" w:hAnsi="Times New Roman"/>
          <w:lang w:eastAsia="zh-CN"/>
        </w:rPr>
      </w:pPr>
      <w:r w:rsidRPr="007B7E04">
        <w:rPr>
          <w:rFonts w:ascii="Times New Roman" w:hAnsi="Times New Roman"/>
          <w:lang w:eastAsia="zh-CN"/>
        </w:rPr>
        <w:t xml:space="preserve">Step 3: Upon “disappearance” of RS, </w:t>
      </w:r>
      <w:r w:rsidRPr="007B7E04">
        <w:rPr>
          <w:rFonts w:ascii="Times New Roman" w:eastAsia="DengXian" w:hAnsi="Times New Roman"/>
          <w:sz w:val="21"/>
          <w:szCs w:val="21"/>
          <w:lang w:eastAsia="zh-CN"/>
        </w:rPr>
        <w:t xml:space="preserve">Aggressor informs </w:t>
      </w:r>
      <w:r w:rsidRPr="007B7E04">
        <w:rPr>
          <w:rFonts w:ascii="Times New Roman" w:hAnsi="Times New Roman"/>
          <w:lang w:eastAsia="zh-CN"/>
        </w:rPr>
        <w:t xml:space="preserve">the set of Victim gNB(s) </w:t>
      </w:r>
      <w:r w:rsidRPr="007B7E04">
        <w:rPr>
          <w:rFonts w:ascii="Times New Roman" w:eastAsia="DengXian" w:hAnsi="Times New Roman"/>
          <w:sz w:val="21"/>
          <w:szCs w:val="21"/>
          <w:lang w:eastAsia="zh-CN"/>
        </w:rPr>
        <w:t>the “disappearance” of RS through backhaul and restore original configuration.</w:t>
      </w:r>
    </w:p>
    <w:p w14:paraId="205881CD" w14:textId="77777777" w:rsidR="007B7E04" w:rsidRPr="007B7E04" w:rsidRDefault="007B7E04" w:rsidP="00AE2B4D">
      <w:pPr>
        <w:ind w:left="1440" w:hanging="720"/>
        <w:rPr>
          <w:rFonts w:ascii="Times New Roman" w:hAnsi="Times New Roman"/>
          <w:lang w:eastAsia="zh-CN"/>
        </w:rPr>
      </w:pPr>
      <w:r w:rsidRPr="007B7E04">
        <w:rPr>
          <w:rFonts w:ascii="Times New Roman" w:eastAsia="DengXian" w:hAnsi="Times New Roman"/>
          <w:sz w:val="21"/>
          <w:szCs w:val="21"/>
          <w:lang w:eastAsia="zh-CN"/>
        </w:rPr>
        <w:t>Step 4: Victim stop RS transmission upon the reception of the “disappearance of RS” info through backhaul</w:t>
      </w:r>
    </w:p>
    <w:p w14:paraId="7E784ECA" w14:textId="77777777" w:rsidR="007B7E04" w:rsidRPr="007B7E04" w:rsidRDefault="007B7E04" w:rsidP="00AE2B4D">
      <w:pPr>
        <w:rPr>
          <w:lang w:eastAsia="zh-CN"/>
        </w:rPr>
      </w:pPr>
    </w:p>
    <w:p w14:paraId="687399DC" w14:textId="77777777" w:rsidR="007B7E04" w:rsidRPr="007B7E04" w:rsidRDefault="007B7E04" w:rsidP="008E772F">
      <w:pPr>
        <w:numPr>
          <w:ilvl w:val="6"/>
          <w:numId w:val="166"/>
        </w:numPr>
        <w:autoSpaceDE w:val="0"/>
        <w:autoSpaceDN w:val="0"/>
        <w:adjustRightInd w:val="0"/>
        <w:snapToGrid w:val="0"/>
        <w:ind w:left="284" w:hanging="284"/>
        <w:contextualSpacing/>
        <w:jc w:val="both"/>
        <w:rPr>
          <w:rFonts w:ascii="Times New Roman" w:hAnsi="Times New Roman"/>
          <w:b/>
          <w:lang w:eastAsia="zh-CN"/>
        </w:rPr>
      </w:pPr>
      <w:r w:rsidRPr="007B7E04">
        <w:rPr>
          <w:rFonts w:ascii="Times New Roman" w:hAnsi="Times New Roman"/>
          <w:b/>
          <w:lang w:eastAsia="zh-CN"/>
        </w:rPr>
        <w:t>Framework-2.2</w:t>
      </w:r>
    </w:p>
    <w:p w14:paraId="35E27E24" w14:textId="676693B2" w:rsidR="007B7E04" w:rsidRPr="007B7E04" w:rsidRDefault="007B7E04" w:rsidP="00C73ACC">
      <w:pPr>
        <w:ind w:leftChars="400" w:left="1520" w:hanging="720"/>
        <w:rPr>
          <w:rFonts w:ascii="Times New Roman" w:hAnsi="Times New Roman"/>
          <w:lang w:eastAsia="zh-CN"/>
        </w:rPr>
      </w:pPr>
      <w:r w:rsidRPr="00C73ACC">
        <w:rPr>
          <w:rFonts w:ascii="Times New Roman" w:hAnsi="Times New Roman"/>
          <w:noProof/>
          <w:lang w:eastAsia="en-GB"/>
        </w:rPr>
        <w:drawing>
          <wp:inline distT="0" distB="0" distL="0" distR="0" wp14:anchorId="13D6762F" wp14:editId="68357F6E">
            <wp:extent cx="5913120" cy="17602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2076">
                      <a:extLst>
                        <a:ext uri="{28A0092B-C50C-407E-A947-70E740481C1C}">
                          <a14:useLocalDpi xmlns:a14="http://schemas.microsoft.com/office/drawing/2010/main" val="0"/>
                        </a:ext>
                      </a:extLst>
                    </a:blip>
                    <a:srcRect/>
                    <a:stretch>
                      <a:fillRect/>
                    </a:stretch>
                  </pic:blipFill>
                  <pic:spPr bwMode="auto">
                    <a:xfrm>
                      <a:off x="0" y="0"/>
                      <a:ext cx="5913120" cy="1760220"/>
                    </a:xfrm>
                    <a:prstGeom prst="rect">
                      <a:avLst/>
                    </a:prstGeom>
                    <a:noFill/>
                    <a:ln>
                      <a:noFill/>
                    </a:ln>
                  </pic:spPr>
                </pic:pic>
              </a:graphicData>
            </a:graphic>
          </wp:inline>
        </w:drawing>
      </w:r>
    </w:p>
    <w:p w14:paraId="4D0DF029" w14:textId="77777777" w:rsidR="007B7E04" w:rsidRPr="007B7E04" w:rsidRDefault="007B7E04" w:rsidP="00C73ACC">
      <w:pPr>
        <w:ind w:left="720" w:hanging="720"/>
        <w:rPr>
          <w:rFonts w:ascii="Times New Roman" w:hAnsi="Times New Roman"/>
          <w:b/>
          <w:lang w:eastAsia="zh-CN"/>
        </w:rPr>
      </w:pPr>
    </w:p>
    <w:p w14:paraId="2AC340DE" w14:textId="77777777" w:rsidR="007B7E04" w:rsidRPr="007B7E04" w:rsidRDefault="007B7E04" w:rsidP="00C73ACC">
      <w:pPr>
        <w:ind w:left="720" w:hanging="720"/>
        <w:rPr>
          <w:rFonts w:ascii="Times New Roman" w:hAnsi="Times New Roman"/>
          <w:lang w:eastAsia="zh-CN"/>
        </w:rPr>
      </w:pPr>
      <w:r w:rsidRPr="007B7E04">
        <w:rPr>
          <w:rFonts w:ascii="Times New Roman" w:hAnsi="Times New Roman"/>
          <w:lang w:eastAsia="zh-CN"/>
        </w:rPr>
        <w:t>Workflow of Framework-2.2</w:t>
      </w:r>
    </w:p>
    <w:p w14:paraId="1F9C54AD" w14:textId="77777777" w:rsidR="007B7E04" w:rsidRPr="007B7E04" w:rsidRDefault="007B7E04" w:rsidP="00AE2B4D">
      <w:pPr>
        <w:ind w:left="1440" w:hanging="720"/>
        <w:rPr>
          <w:rFonts w:ascii="Times New Roman" w:hAnsi="Times New Roman"/>
          <w:lang w:eastAsia="zh-CN"/>
        </w:rPr>
      </w:pPr>
      <w:r w:rsidRPr="007B7E04">
        <w:rPr>
          <w:rFonts w:ascii="Times New Roman" w:hAnsi="Times New Roman"/>
          <w:lang w:eastAsia="zh-CN"/>
        </w:rPr>
        <w:t>Step 0: Atmospheric ducting phenomenon happens and the remote interference appears</w:t>
      </w:r>
    </w:p>
    <w:p w14:paraId="4B692406" w14:textId="77777777" w:rsidR="007B7E04" w:rsidRPr="007B7E04" w:rsidRDefault="007B7E04" w:rsidP="00AE2B4D">
      <w:pPr>
        <w:ind w:left="1440" w:hanging="720"/>
        <w:rPr>
          <w:rFonts w:ascii="Times New Roman" w:hAnsi="Times New Roman"/>
          <w:lang w:eastAsia="zh-CN"/>
        </w:rPr>
      </w:pPr>
      <w:r w:rsidRPr="007B7E04">
        <w:rPr>
          <w:rFonts w:ascii="Times New Roman" w:hAnsi="Times New Roman"/>
          <w:lang w:eastAsia="zh-CN"/>
        </w:rPr>
        <w:t xml:space="preserve">Step 1: </w:t>
      </w:r>
    </w:p>
    <w:p w14:paraId="1B97D658" w14:textId="77777777" w:rsidR="007B7E04" w:rsidRPr="007B7E04" w:rsidRDefault="007B7E04" w:rsidP="008E772F">
      <w:pPr>
        <w:numPr>
          <w:ilvl w:val="0"/>
          <w:numId w:val="168"/>
        </w:numPr>
        <w:autoSpaceDE w:val="0"/>
        <w:autoSpaceDN w:val="0"/>
        <w:adjustRightInd w:val="0"/>
        <w:snapToGrid w:val="0"/>
        <w:ind w:left="1424"/>
        <w:contextualSpacing/>
        <w:jc w:val="both"/>
        <w:rPr>
          <w:rFonts w:ascii="Times New Roman" w:hAnsi="Times New Roman"/>
          <w:lang w:eastAsia="zh-CN"/>
        </w:rPr>
      </w:pPr>
      <w:r w:rsidRPr="007B7E04">
        <w:rPr>
          <w:rFonts w:ascii="Times New Roman" w:hAnsi="Times New Roman"/>
          <w:lang w:eastAsia="zh-CN"/>
        </w:rPr>
        <w:t>Victim experiences “sloping” like IoT increase and start RS transmission</w:t>
      </w:r>
    </w:p>
    <w:p w14:paraId="2B06B17B" w14:textId="77777777" w:rsidR="007B7E04" w:rsidRPr="007B7E04" w:rsidRDefault="007B7E04" w:rsidP="008E772F">
      <w:pPr>
        <w:numPr>
          <w:ilvl w:val="1"/>
          <w:numId w:val="172"/>
        </w:numPr>
        <w:autoSpaceDE w:val="0"/>
        <w:autoSpaceDN w:val="0"/>
        <w:adjustRightInd w:val="0"/>
        <w:snapToGrid w:val="0"/>
        <w:ind w:left="1844"/>
        <w:contextualSpacing/>
        <w:jc w:val="both"/>
        <w:rPr>
          <w:rFonts w:ascii="Times New Roman" w:hAnsi="Times New Roman"/>
          <w:lang w:eastAsia="zh-CN"/>
        </w:rPr>
      </w:pPr>
      <w:r w:rsidRPr="007B7E04">
        <w:rPr>
          <w:rFonts w:ascii="Times New Roman" w:hAnsi="Times New Roman"/>
          <w:lang w:eastAsia="zh-CN"/>
        </w:rPr>
        <w:t>A set of gNBs might use the same RS, which may carry the set ID.</w:t>
      </w:r>
    </w:p>
    <w:p w14:paraId="3AD38869" w14:textId="77777777" w:rsidR="007B7E04" w:rsidRPr="007B7E04" w:rsidRDefault="007B7E04" w:rsidP="008E772F">
      <w:pPr>
        <w:numPr>
          <w:ilvl w:val="0"/>
          <w:numId w:val="168"/>
        </w:numPr>
        <w:autoSpaceDE w:val="0"/>
        <w:autoSpaceDN w:val="0"/>
        <w:adjustRightInd w:val="0"/>
        <w:snapToGrid w:val="0"/>
        <w:ind w:left="1424"/>
        <w:contextualSpacing/>
        <w:jc w:val="both"/>
        <w:rPr>
          <w:rFonts w:ascii="Times New Roman" w:hAnsi="Times New Roman"/>
          <w:lang w:eastAsia="zh-CN"/>
        </w:rPr>
      </w:pPr>
      <w:r w:rsidRPr="007B7E04">
        <w:rPr>
          <w:rFonts w:ascii="Times New Roman" w:eastAsia="DengXian" w:hAnsi="Times New Roman"/>
          <w:lang w:eastAsia="zh-CN"/>
        </w:rPr>
        <w:t>Aggressor starts monitoring RS as configured by OAM or when it experiences remote interference with “sloping” IoT increase.</w:t>
      </w:r>
      <w:r w:rsidRPr="007B7E04">
        <w:rPr>
          <w:rFonts w:ascii="Times New Roman" w:hAnsi="Times New Roman"/>
          <w:lang w:eastAsia="zh-CN"/>
        </w:rPr>
        <w:t xml:space="preserve"> </w:t>
      </w:r>
    </w:p>
    <w:p w14:paraId="6024FDFB" w14:textId="77777777" w:rsidR="007B7E04" w:rsidRPr="007B7E04" w:rsidRDefault="007B7E04" w:rsidP="00AE2B4D">
      <w:pPr>
        <w:ind w:left="1440" w:hanging="720"/>
        <w:rPr>
          <w:rFonts w:ascii="Times New Roman" w:hAnsi="Times New Roman"/>
          <w:lang w:eastAsia="zh-CN"/>
        </w:rPr>
      </w:pPr>
      <w:r w:rsidRPr="007B7E04">
        <w:rPr>
          <w:rFonts w:ascii="Times New Roman" w:hAnsi="Times New Roman"/>
          <w:lang w:eastAsia="zh-CN"/>
        </w:rPr>
        <w:t>Step 2: Upon reception of RS, Aggressor informs the set of victim gNB(s) the reception of RS through backhaul</w:t>
      </w:r>
    </w:p>
    <w:p w14:paraId="06307E39" w14:textId="77777777" w:rsidR="007B7E04" w:rsidRPr="007B7E04" w:rsidRDefault="007B7E04" w:rsidP="00AE2B4D">
      <w:pPr>
        <w:ind w:left="1440" w:hanging="720"/>
        <w:rPr>
          <w:rFonts w:ascii="Times New Roman" w:hAnsi="Times New Roman"/>
          <w:lang w:eastAsia="zh-CN"/>
        </w:rPr>
      </w:pPr>
      <w:r w:rsidRPr="007B7E04">
        <w:rPr>
          <w:rFonts w:ascii="Times New Roman" w:hAnsi="Times New Roman"/>
          <w:lang w:eastAsia="zh-CN"/>
        </w:rPr>
        <w:t>Step 3: Upon reception of the “reception of RS” info received in the backhaul, victim sends info to assist RIM coordination</w:t>
      </w:r>
    </w:p>
    <w:p w14:paraId="0D6703BD" w14:textId="77777777" w:rsidR="007B7E04" w:rsidRPr="007B7E04" w:rsidRDefault="007B7E04" w:rsidP="00AE2B4D">
      <w:pPr>
        <w:ind w:left="1440" w:hanging="720"/>
        <w:rPr>
          <w:rFonts w:ascii="Times New Roman" w:hAnsi="Times New Roman"/>
          <w:lang w:eastAsia="zh-CN"/>
        </w:rPr>
      </w:pPr>
      <w:r w:rsidRPr="007B7E04">
        <w:rPr>
          <w:rFonts w:ascii="Times New Roman" w:hAnsi="Times New Roman"/>
          <w:lang w:eastAsia="zh-CN"/>
        </w:rPr>
        <w:t>Step 4: Aggressor applies remote interference mitigation scheme</w:t>
      </w:r>
    </w:p>
    <w:p w14:paraId="44071186" w14:textId="77777777" w:rsidR="007B7E04" w:rsidRPr="007B7E04" w:rsidRDefault="007B7E04" w:rsidP="00AE2B4D">
      <w:pPr>
        <w:ind w:left="1440" w:hanging="720"/>
        <w:rPr>
          <w:rFonts w:ascii="Times New Roman" w:hAnsi="Times New Roman"/>
          <w:lang w:eastAsia="zh-CN"/>
        </w:rPr>
      </w:pPr>
      <w:r w:rsidRPr="007B7E04">
        <w:rPr>
          <w:rFonts w:ascii="Times New Roman" w:hAnsi="Times New Roman"/>
          <w:lang w:eastAsia="zh-CN"/>
        </w:rPr>
        <w:t xml:space="preserve">Step 5: Upon “disappearance” of RS, </w:t>
      </w:r>
      <w:r w:rsidRPr="007B7E04">
        <w:rPr>
          <w:rFonts w:ascii="Times New Roman" w:eastAsia="DengXian" w:hAnsi="Times New Roman"/>
          <w:sz w:val="21"/>
          <w:szCs w:val="21"/>
          <w:lang w:eastAsia="zh-CN"/>
        </w:rPr>
        <w:t>Aggressor informs Victim the “disappearance” of RS through backhaul.</w:t>
      </w:r>
    </w:p>
    <w:p w14:paraId="5E380D6E" w14:textId="77777777" w:rsidR="007B7E04" w:rsidRPr="007B7E04" w:rsidRDefault="007B7E04" w:rsidP="00AE2B4D">
      <w:pPr>
        <w:ind w:left="1440" w:hanging="720"/>
        <w:rPr>
          <w:rFonts w:ascii="Times New Roman" w:hAnsi="Times New Roman"/>
          <w:lang w:eastAsia="zh-CN"/>
        </w:rPr>
      </w:pPr>
      <w:r w:rsidRPr="007B7E04">
        <w:rPr>
          <w:rFonts w:ascii="Times New Roman" w:eastAsia="DengXian" w:hAnsi="Times New Roman"/>
          <w:sz w:val="21"/>
          <w:szCs w:val="21"/>
          <w:lang w:eastAsia="zh-CN"/>
        </w:rPr>
        <w:t>Step 6: Victim stop RS transmission upon the reception of the “disappearance of RS” info through backhaul</w:t>
      </w:r>
    </w:p>
    <w:p w14:paraId="2768274E" w14:textId="77777777" w:rsidR="007B7E04" w:rsidRPr="007B7E04" w:rsidRDefault="007B7E04" w:rsidP="00C73ACC">
      <w:pPr>
        <w:ind w:left="720" w:hanging="720"/>
        <w:rPr>
          <w:rFonts w:ascii="Times New Roman" w:hAnsi="Times New Roman"/>
          <w:b/>
          <w:lang w:eastAsia="x-none"/>
        </w:rPr>
      </w:pPr>
    </w:p>
    <w:p w14:paraId="61B895DA" w14:textId="77777777" w:rsidR="007B7E04" w:rsidRPr="007B7E04" w:rsidRDefault="007B7E04" w:rsidP="00C73ACC">
      <w:pPr>
        <w:ind w:left="720" w:hanging="720"/>
        <w:rPr>
          <w:rFonts w:ascii="Times New Roman" w:hAnsi="Times New Roman"/>
          <w:szCs w:val="20"/>
          <w:highlight w:val="green"/>
          <w:lang w:eastAsia="x-none"/>
        </w:rPr>
      </w:pPr>
      <w:r w:rsidRPr="007B7E04">
        <w:rPr>
          <w:rFonts w:ascii="Times New Roman" w:hAnsi="Times New Roman"/>
          <w:szCs w:val="20"/>
          <w:highlight w:val="green"/>
          <w:lang w:eastAsia="x-none"/>
        </w:rPr>
        <w:t>Agreements:</w:t>
      </w:r>
    </w:p>
    <w:p w14:paraId="0159C715" w14:textId="77777777" w:rsidR="007B7E04" w:rsidRPr="007B7E04" w:rsidRDefault="007B7E04" w:rsidP="008E772F">
      <w:pPr>
        <w:numPr>
          <w:ilvl w:val="0"/>
          <w:numId w:val="132"/>
        </w:numPr>
        <w:autoSpaceDE w:val="0"/>
        <w:autoSpaceDN w:val="0"/>
        <w:adjustRightInd w:val="0"/>
        <w:snapToGrid w:val="0"/>
        <w:contextualSpacing/>
        <w:jc w:val="both"/>
        <w:rPr>
          <w:rFonts w:ascii="Times New Roman" w:hAnsi="Times New Roman"/>
          <w:szCs w:val="20"/>
          <w:lang w:eastAsia="zh-CN"/>
        </w:rPr>
      </w:pPr>
      <w:r w:rsidRPr="007B7E04">
        <w:rPr>
          <w:rFonts w:ascii="Times New Roman" w:hAnsi="Times New Roman"/>
          <w:szCs w:val="20"/>
          <w:lang w:eastAsia="zh-CN"/>
        </w:rPr>
        <w:t>Inform RAN3 that three frameworks are used as in RAN1 as a starting point for further study. Following information will also be included is the LS.</w:t>
      </w:r>
    </w:p>
    <w:p w14:paraId="6C371FE8" w14:textId="77777777" w:rsidR="007B7E04" w:rsidRPr="007B7E04" w:rsidRDefault="007B7E04" w:rsidP="008E772F">
      <w:pPr>
        <w:numPr>
          <w:ilvl w:val="1"/>
          <w:numId w:val="132"/>
        </w:numPr>
        <w:autoSpaceDE w:val="0"/>
        <w:autoSpaceDN w:val="0"/>
        <w:adjustRightInd w:val="0"/>
        <w:snapToGrid w:val="0"/>
        <w:contextualSpacing/>
        <w:jc w:val="both"/>
        <w:rPr>
          <w:rFonts w:ascii="Times New Roman" w:hAnsi="Times New Roman"/>
          <w:szCs w:val="20"/>
          <w:lang w:eastAsia="zh-CN"/>
        </w:rPr>
      </w:pPr>
      <w:r w:rsidRPr="007B7E04">
        <w:rPr>
          <w:rFonts w:ascii="Times New Roman" w:hAnsi="Times New Roman"/>
          <w:szCs w:val="20"/>
          <w:lang w:eastAsia="zh-CN"/>
        </w:rPr>
        <w:t>The distance between gNB aggressor and gNB victim can be up to 300 km.</w:t>
      </w:r>
    </w:p>
    <w:p w14:paraId="19CFF8BA" w14:textId="77777777" w:rsidR="007B7E04" w:rsidRPr="007B7E04" w:rsidRDefault="007B7E04" w:rsidP="008E772F">
      <w:pPr>
        <w:numPr>
          <w:ilvl w:val="1"/>
          <w:numId w:val="132"/>
        </w:numPr>
        <w:autoSpaceDE w:val="0"/>
        <w:autoSpaceDN w:val="0"/>
        <w:adjustRightInd w:val="0"/>
        <w:snapToGrid w:val="0"/>
        <w:contextualSpacing/>
        <w:jc w:val="both"/>
        <w:rPr>
          <w:rFonts w:ascii="Times New Roman" w:hAnsi="Times New Roman"/>
          <w:szCs w:val="20"/>
          <w:lang w:eastAsia="zh-CN"/>
        </w:rPr>
      </w:pPr>
      <w:r w:rsidRPr="007B7E04">
        <w:rPr>
          <w:rFonts w:ascii="Times New Roman" w:hAnsi="Times New Roman"/>
          <w:szCs w:val="20"/>
          <w:lang w:eastAsia="zh-CN"/>
        </w:rPr>
        <w:t>Action to RAN3: to provide feedback regarding feasibility of the frameworks</w:t>
      </w:r>
    </w:p>
    <w:p w14:paraId="5A85B6BC" w14:textId="6A905FB9" w:rsidR="007B7E04" w:rsidRPr="007B7E04" w:rsidRDefault="007B7E04" w:rsidP="008E772F">
      <w:pPr>
        <w:numPr>
          <w:ilvl w:val="0"/>
          <w:numId w:val="132"/>
        </w:numPr>
        <w:autoSpaceDE w:val="0"/>
        <w:autoSpaceDN w:val="0"/>
        <w:adjustRightInd w:val="0"/>
        <w:snapToGrid w:val="0"/>
        <w:contextualSpacing/>
        <w:jc w:val="both"/>
        <w:rPr>
          <w:rFonts w:ascii="Times New Roman" w:hAnsi="Times New Roman"/>
          <w:szCs w:val="20"/>
          <w:lang w:eastAsia="zh-CN"/>
        </w:rPr>
      </w:pPr>
      <w:r w:rsidRPr="007B7E04">
        <w:rPr>
          <w:rFonts w:ascii="Times New Roman" w:hAnsi="Times New Roman"/>
          <w:szCs w:val="20"/>
          <w:lang w:eastAsia="zh-CN"/>
        </w:rPr>
        <w:t xml:space="preserve">Draft LS in </w:t>
      </w:r>
      <w:hyperlink r:id="rId2077" w:history="1">
        <w:r w:rsidR="00D93AE1">
          <w:rPr>
            <w:rStyle w:val="Hyperlink"/>
            <w:rFonts w:ascii="Times New Roman" w:hAnsi="Times New Roman"/>
            <w:szCs w:val="20"/>
            <w:lang w:eastAsia="zh-CN"/>
          </w:rPr>
          <w:t>R1-1809875</w:t>
        </w:r>
      </w:hyperlink>
    </w:p>
    <w:p w14:paraId="56C028DB" w14:textId="77777777" w:rsidR="007B7E04" w:rsidRPr="007B7E04" w:rsidRDefault="007B7E04" w:rsidP="00C73ACC">
      <w:pPr>
        <w:ind w:left="720" w:hanging="720"/>
        <w:rPr>
          <w:rFonts w:ascii="Times New Roman" w:hAnsi="Times New Roman"/>
          <w:b/>
          <w:lang w:eastAsia="x-none"/>
        </w:rPr>
      </w:pPr>
    </w:p>
    <w:p w14:paraId="24EC3C3E" w14:textId="77777777" w:rsidR="007B7E04" w:rsidRPr="007B7E04" w:rsidRDefault="007B7E04" w:rsidP="00C73ACC">
      <w:pPr>
        <w:ind w:left="720" w:hanging="720"/>
        <w:rPr>
          <w:rFonts w:ascii="Times New Roman" w:hAnsi="Times New Roman"/>
          <w:b/>
          <w:szCs w:val="20"/>
          <w:lang w:eastAsia="x-none"/>
        </w:rPr>
      </w:pPr>
      <w:r w:rsidRPr="007B7E04">
        <w:rPr>
          <w:rFonts w:ascii="Times New Roman" w:hAnsi="Times New Roman"/>
          <w:szCs w:val="20"/>
          <w:highlight w:val="green"/>
          <w:lang w:eastAsia="x-none"/>
        </w:rPr>
        <w:t>Agreements</w:t>
      </w:r>
      <w:r w:rsidRPr="007B7E04">
        <w:rPr>
          <w:rFonts w:ascii="Times New Roman" w:hAnsi="Times New Roman"/>
          <w:b/>
          <w:szCs w:val="20"/>
          <w:lang w:eastAsia="x-none"/>
        </w:rPr>
        <w:t>:</w:t>
      </w:r>
    </w:p>
    <w:p w14:paraId="15CFD278" w14:textId="77777777" w:rsidR="007B7E04" w:rsidRPr="007B7E04" w:rsidRDefault="007B7E04" w:rsidP="008E772F">
      <w:pPr>
        <w:numPr>
          <w:ilvl w:val="0"/>
          <w:numId w:val="132"/>
        </w:numPr>
        <w:rPr>
          <w:rFonts w:ascii="Times New Roman" w:hAnsi="Times New Roman"/>
          <w:szCs w:val="20"/>
          <w:lang w:eastAsia="zh-CN"/>
        </w:rPr>
      </w:pPr>
      <w:r w:rsidRPr="007B7E04">
        <w:rPr>
          <w:rFonts w:ascii="Times New Roman" w:hAnsi="Times New Roman"/>
          <w:szCs w:val="20"/>
          <w:lang w:eastAsia="zh-CN"/>
        </w:rPr>
        <w:lastRenderedPageBreak/>
        <w:t>For RIM SI, the evaluation is to be carried out via link-level simulation to evaluate the performance of the reference signals in the NR-RIM frameworks.</w:t>
      </w:r>
    </w:p>
    <w:p w14:paraId="6CF2C86B" w14:textId="77777777" w:rsidR="007B7E04" w:rsidRPr="00C73ACC" w:rsidRDefault="007B7E04" w:rsidP="00C73ACC">
      <w:pPr>
        <w:ind w:left="720" w:hanging="720"/>
        <w:rPr>
          <w:rFonts w:ascii="Times New Roman" w:hAnsi="Times New Roman"/>
          <w:lang w:eastAsia="x-none"/>
        </w:rPr>
      </w:pPr>
    </w:p>
    <w:p w14:paraId="0665A9BA" w14:textId="56167B36" w:rsidR="007B7E04" w:rsidRDefault="00476563" w:rsidP="00E303AE">
      <w:pPr>
        <w:ind w:left="720" w:hanging="720"/>
        <w:rPr>
          <w:b/>
          <w:lang w:eastAsia="x-none"/>
        </w:rPr>
      </w:pPr>
      <w:r w:rsidRPr="00D6122F">
        <w:rPr>
          <w:b/>
          <w:lang w:eastAsia="x-none"/>
        </w:rPr>
        <w:t>Friday session</w:t>
      </w:r>
    </w:p>
    <w:p w14:paraId="3781A062" w14:textId="65FFE283" w:rsidR="00D6122F" w:rsidRDefault="001B7BF2" w:rsidP="00E303AE">
      <w:pPr>
        <w:ind w:left="720" w:hanging="720"/>
        <w:rPr>
          <w:b/>
          <w:lang w:eastAsia="x-none"/>
        </w:rPr>
      </w:pPr>
      <w:hyperlink r:id="rId2078" w:history="1">
        <w:r w:rsidR="00361CD1">
          <w:rPr>
            <w:rStyle w:val="Hyperlink"/>
            <w:b/>
            <w:lang w:eastAsia="x-none"/>
          </w:rPr>
          <w:t>R1-1809875</w:t>
        </w:r>
      </w:hyperlink>
      <w:r w:rsidR="00D6122F" w:rsidRPr="00D6122F">
        <w:rPr>
          <w:b/>
          <w:lang w:eastAsia="x-none"/>
        </w:rPr>
        <w:tab/>
        <w:t>[Draft] LS on NR-RIM frameworks</w:t>
      </w:r>
      <w:r w:rsidR="00D6122F" w:rsidRPr="00D6122F">
        <w:rPr>
          <w:b/>
          <w:lang w:eastAsia="x-none"/>
        </w:rPr>
        <w:tab/>
        <w:t>CMCC</w:t>
      </w:r>
    </w:p>
    <w:p w14:paraId="752FF8DA" w14:textId="4746C610" w:rsidR="00D6122F" w:rsidRDefault="00D6122F" w:rsidP="00D6122F">
      <w:pPr>
        <w:ind w:left="720" w:hanging="720"/>
        <w:rPr>
          <w:rFonts w:ascii="Times New Roman" w:hAnsi="Times New Roman"/>
          <w:szCs w:val="20"/>
        </w:rPr>
      </w:pPr>
      <w:r>
        <w:rPr>
          <w:rFonts w:ascii="Times New Roman" w:hAnsi="Times New Roman"/>
          <w:b/>
          <w:szCs w:val="20"/>
        </w:rPr>
        <w:t>D</w:t>
      </w:r>
      <w:r w:rsidRPr="00777035">
        <w:rPr>
          <w:rFonts w:ascii="Times New Roman" w:hAnsi="Times New Roman"/>
          <w:b/>
          <w:szCs w:val="20"/>
        </w:rPr>
        <w:t xml:space="preserve">ecision: </w:t>
      </w:r>
      <w:r w:rsidRPr="00777035">
        <w:rPr>
          <w:rFonts w:ascii="Times New Roman" w:hAnsi="Times New Roman"/>
          <w:szCs w:val="20"/>
        </w:rPr>
        <w:t>The d</w:t>
      </w:r>
      <w:r>
        <w:rPr>
          <w:rFonts w:ascii="Times New Roman" w:hAnsi="Times New Roman"/>
          <w:szCs w:val="20"/>
        </w:rPr>
        <w:t xml:space="preserve">raft LS is endorsed and final LS is </w:t>
      </w:r>
      <w:r w:rsidRPr="00D6122F">
        <w:rPr>
          <w:rFonts w:ascii="Times New Roman" w:hAnsi="Times New Roman"/>
          <w:szCs w:val="20"/>
          <w:highlight w:val="green"/>
        </w:rPr>
        <w:t xml:space="preserve">approved in </w:t>
      </w:r>
      <w:hyperlink r:id="rId2079" w:history="1">
        <w:r w:rsidR="00361CD1">
          <w:rPr>
            <w:rStyle w:val="Hyperlink"/>
            <w:rFonts w:ascii="Times New Roman" w:hAnsi="Times New Roman"/>
            <w:szCs w:val="20"/>
            <w:highlight w:val="green"/>
          </w:rPr>
          <w:t>R1-1809987</w:t>
        </w:r>
      </w:hyperlink>
      <w:r>
        <w:rPr>
          <w:rFonts w:ascii="Times New Roman" w:hAnsi="Times New Roman"/>
          <w:szCs w:val="20"/>
        </w:rPr>
        <w:t>.</w:t>
      </w:r>
    </w:p>
    <w:p w14:paraId="31619269" w14:textId="77777777" w:rsidR="00D6122F" w:rsidRPr="00D6122F" w:rsidRDefault="00D6122F" w:rsidP="00E303AE">
      <w:pPr>
        <w:ind w:left="720" w:hanging="720"/>
        <w:rPr>
          <w:b/>
          <w:lang w:eastAsia="x-none"/>
        </w:rPr>
      </w:pPr>
    </w:p>
    <w:p w14:paraId="13F3E549" w14:textId="77777777" w:rsidR="00476563" w:rsidRPr="00D6122F" w:rsidRDefault="001B7BF2" w:rsidP="00476563">
      <w:pPr>
        <w:rPr>
          <w:b/>
        </w:rPr>
      </w:pPr>
      <w:hyperlink r:id="rId2080" w:history="1">
        <w:r w:rsidR="00476563" w:rsidRPr="00D6122F">
          <w:rPr>
            <w:b/>
            <w:color w:val="0000FF"/>
            <w:u w:val="single"/>
          </w:rPr>
          <w:t>R1-1809973</w:t>
        </w:r>
      </w:hyperlink>
      <w:r w:rsidR="00476563" w:rsidRPr="00D6122F">
        <w:rPr>
          <w:b/>
        </w:rPr>
        <w:tab/>
        <w:t>Draft summary on Study on NR-RIM</w:t>
      </w:r>
      <w:r w:rsidR="00476563" w:rsidRPr="00D6122F">
        <w:rPr>
          <w:b/>
        </w:rPr>
        <w:tab/>
        <w:t>CMCC</w:t>
      </w:r>
    </w:p>
    <w:p w14:paraId="3F8008E6" w14:textId="77777777" w:rsidR="00D6122F" w:rsidRDefault="00D6122F" w:rsidP="00D6122F">
      <w:pPr>
        <w:ind w:left="720" w:hanging="720"/>
        <w:rPr>
          <w:rFonts w:ascii="Times New Roman" w:hAnsi="Times New Roman"/>
          <w:szCs w:val="20"/>
        </w:rPr>
      </w:pPr>
      <w:r>
        <w:rPr>
          <w:rFonts w:ascii="Times New Roman" w:hAnsi="Times New Roman"/>
          <w:b/>
          <w:szCs w:val="20"/>
        </w:rPr>
        <w:t>D</w:t>
      </w:r>
      <w:r w:rsidRPr="00777035">
        <w:rPr>
          <w:rFonts w:ascii="Times New Roman" w:hAnsi="Times New Roman"/>
          <w:b/>
          <w:szCs w:val="20"/>
        </w:rPr>
        <w:t xml:space="preserve">ecision: </w:t>
      </w:r>
      <w:r w:rsidRPr="00777035">
        <w:rPr>
          <w:rFonts w:ascii="Times New Roman" w:hAnsi="Times New Roman"/>
          <w:szCs w:val="20"/>
        </w:rPr>
        <w:t xml:space="preserve">The document is </w:t>
      </w:r>
      <w:r>
        <w:rPr>
          <w:rFonts w:ascii="Times New Roman" w:hAnsi="Times New Roman"/>
          <w:szCs w:val="20"/>
        </w:rPr>
        <w:t>noted.</w:t>
      </w:r>
    </w:p>
    <w:p w14:paraId="41004055" w14:textId="77777777" w:rsidR="00D6122F" w:rsidRDefault="00D6122F" w:rsidP="00476563">
      <w:pPr>
        <w:rPr>
          <w:highlight w:val="green"/>
        </w:rPr>
      </w:pPr>
    </w:p>
    <w:p w14:paraId="0EAFE6D5" w14:textId="6736EBC8" w:rsidR="00476563" w:rsidRPr="00476563" w:rsidRDefault="00476563" w:rsidP="00476563">
      <w:r w:rsidRPr="00476563">
        <w:rPr>
          <w:highlight w:val="green"/>
        </w:rPr>
        <w:t>Agreements</w:t>
      </w:r>
      <w:r w:rsidRPr="00476563">
        <w:t>:</w:t>
      </w:r>
    </w:p>
    <w:p w14:paraId="0D372D88" w14:textId="77777777" w:rsidR="00476563" w:rsidRPr="00476563" w:rsidRDefault="00476563" w:rsidP="00476563">
      <w:pPr>
        <w:rPr>
          <w:bCs/>
          <w:lang w:eastAsia="zh-CN"/>
        </w:rPr>
      </w:pPr>
      <w:r w:rsidRPr="00476563">
        <w:rPr>
          <w:bCs/>
          <w:lang w:eastAsia="zh-CN"/>
        </w:rPr>
        <w:t xml:space="preserve">For simulation evaluation of </w:t>
      </w:r>
      <w:r w:rsidRPr="00476563">
        <w:rPr>
          <w:szCs w:val="20"/>
          <w:lang w:eastAsia="zh-CN"/>
        </w:rPr>
        <w:t>reference signals in the NR-RIM frameworks</w:t>
      </w:r>
    </w:p>
    <w:p w14:paraId="18DA7E12" w14:textId="77777777" w:rsidR="00476563" w:rsidRPr="00D6122F" w:rsidRDefault="00476563" w:rsidP="00FD2787">
      <w:pPr>
        <w:numPr>
          <w:ilvl w:val="0"/>
          <w:numId w:val="282"/>
        </w:numPr>
        <w:tabs>
          <w:tab w:val="left" w:pos="720"/>
        </w:tabs>
        <w:spacing w:line="259" w:lineRule="auto"/>
        <w:ind w:hanging="357"/>
        <w:rPr>
          <w:rFonts w:ascii="Times New Roman" w:hAnsi="Times New Roman"/>
          <w:szCs w:val="20"/>
        </w:rPr>
      </w:pPr>
      <w:r w:rsidRPr="00D6122F">
        <w:rPr>
          <w:rFonts w:ascii="Times New Roman" w:hAnsi="Times New Roman"/>
          <w:szCs w:val="20"/>
        </w:rPr>
        <w:t>Following Descriptions of the RS should be provided</w:t>
      </w:r>
    </w:p>
    <w:p w14:paraId="11232CD8" w14:textId="77777777" w:rsidR="00476563" w:rsidRPr="00D6122F" w:rsidRDefault="00476563" w:rsidP="00FD2787">
      <w:pPr>
        <w:numPr>
          <w:ilvl w:val="1"/>
          <w:numId w:val="282"/>
        </w:numPr>
        <w:tabs>
          <w:tab w:val="left" w:pos="1440"/>
        </w:tabs>
        <w:spacing w:line="259" w:lineRule="auto"/>
        <w:ind w:hanging="357"/>
        <w:rPr>
          <w:rFonts w:ascii="Times New Roman" w:hAnsi="Times New Roman"/>
          <w:szCs w:val="20"/>
        </w:rPr>
      </w:pPr>
      <w:r w:rsidRPr="00D6122F">
        <w:rPr>
          <w:rFonts w:ascii="Times New Roman" w:eastAsia="DengXian" w:hAnsi="Times New Roman"/>
          <w:i/>
          <w:szCs w:val="20"/>
          <w:lang w:eastAsia="zh-CN"/>
        </w:rPr>
        <w:t>RS sequence</w:t>
      </w:r>
    </w:p>
    <w:p w14:paraId="0D7C05B5" w14:textId="77777777" w:rsidR="00476563" w:rsidRPr="00D6122F" w:rsidRDefault="00476563" w:rsidP="00FD2787">
      <w:pPr>
        <w:numPr>
          <w:ilvl w:val="1"/>
          <w:numId w:val="282"/>
        </w:numPr>
        <w:tabs>
          <w:tab w:val="left" w:pos="1440"/>
        </w:tabs>
        <w:spacing w:line="259" w:lineRule="auto"/>
        <w:ind w:hanging="357"/>
        <w:rPr>
          <w:rFonts w:ascii="Times New Roman" w:hAnsi="Times New Roman"/>
          <w:szCs w:val="20"/>
        </w:rPr>
      </w:pPr>
      <w:r w:rsidRPr="00D6122F">
        <w:rPr>
          <w:rFonts w:ascii="Times New Roman" w:eastAsia="DengXian" w:hAnsi="Times New Roman"/>
          <w:i/>
          <w:szCs w:val="20"/>
          <w:lang w:eastAsia="zh-CN"/>
        </w:rPr>
        <w:t>Length of RS sequence</w:t>
      </w:r>
    </w:p>
    <w:p w14:paraId="69F39CCF" w14:textId="77777777" w:rsidR="00476563" w:rsidRPr="00D6122F" w:rsidRDefault="00476563" w:rsidP="00FD2787">
      <w:pPr>
        <w:numPr>
          <w:ilvl w:val="1"/>
          <w:numId w:val="282"/>
        </w:numPr>
        <w:tabs>
          <w:tab w:val="left" w:pos="1440"/>
        </w:tabs>
        <w:spacing w:line="259" w:lineRule="auto"/>
        <w:ind w:hanging="357"/>
        <w:rPr>
          <w:rFonts w:ascii="Times New Roman" w:hAnsi="Times New Roman"/>
          <w:i/>
          <w:szCs w:val="20"/>
        </w:rPr>
      </w:pPr>
      <w:r w:rsidRPr="00D6122F">
        <w:rPr>
          <w:rFonts w:ascii="Times New Roman" w:eastAsia="DengXian" w:hAnsi="Times New Roman"/>
          <w:i/>
          <w:szCs w:val="20"/>
          <w:lang w:eastAsia="zh-CN"/>
        </w:rPr>
        <w:t>Time/frequency pattern of RS</w:t>
      </w:r>
    </w:p>
    <w:p w14:paraId="41D3A9E9" w14:textId="77777777" w:rsidR="00476563" w:rsidRPr="00D6122F" w:rsidRDefault="00476563" w:rsidP="00FD2787">
      <w:pPr>
        <w:numPr>
          <w:ilvl w:val="2"/>
          <w:numId w:val="282"/>
        </w:numPr>
        <w:tabs>
          <w:tab w:val="left" w:pos="643"/>
          <w:tab w:val="left" w:pos="1440"/>
          <w:tab w:val="left" w:pos="4320"/>
        </w:tabs>
        <w:spacing w:line="259" w:lineRule="auto"/>
        <w:rPr>
          <w:rFonts w:ascii="Times New Roman" w:eastAsia="DengXian" w:hAnsi="Times New Roman"/>
          <w:i/>
          <w:szCs w:val="20"/>
          <w:lang w:eastAsia="zh-CN"/>
        </w:rPr>
      </w:pPr>
      <w:r w:rsidRPr="00D6122F">
        <w:rPr>
          <w:rFonts w:ascii="Times New Roman" w:eastAsia="DengXian" w:hAnsi="Times New Roman"/>
          <w:i/>
          <w:szCs w:val="20"/>
          <w:lang w:eastAsia="zh-CN"/>
        </w:rPr>
        <w:t>Time pattern (number of symbols)</w:t>
      </w:r>
    </w:p>
    <w:p w14:paraId="702A1B05" w14:textId="77777777" w:rsidR="00476563" w:rsidRPr="00D6122F" w:rsidRDefault="00476563" w:rsidP="00FD2787">
      <w:pPr>
        <w:numPr>
          <w:ilvl w:val="2"/>
          <w:numId w:val="282"/>
        </w:numPr>
        <w:tabs>
          <w:tab w:val="left" w:pos="643"/>
          <w:tab w:val="left" w:pos="1440"/>
          <w:tab w:val="left" w:pos="4320"/>
        </w:tabs>
        <w:spacing w:line="259" w:lineRule="auto"/>
        <w:rPr>
          <w:rFonts w:ascii="Times New Roman" w:eastAsia="DengXian" w:hAnsi="Times New Roman"/>
          <w:i/>
          <w:szCs w:val="20"/>
          <w:lang w:eastAsia="zh-CN"/>
        </w:rPr>
      </w:pPr>
      <w:r w:rsidRPr="00D6122F">
        <w:rPr>
          <w:rFonts w:ascii="Times New Roman" w:eastAsia="DengXian" w:hAnsi="Times New Roman"/>
          <w:i/>
          <w:szCs w:val="20"/>
          <w:lang w:eastAsia="zh-CN"/>
        </w:rPr>
        <w:t>Frequency pattern</w:t>
      </w:r>
    </w:p>
    <w:p w14:paraId="1A5B84AE" w14:textId="77777777" w:rsidR="00476563" w:rsidRPr="00D6122F" w:rsidRDefault="00476563" w:rsidP="00FD2787">
      <w:pPr>
        <w:numPr>
          <w:ilvl w:val="0"/>
          <w:numId w:val="282"/>
        </w:numPr>
        <w:tabs>
          <w:tab w:val="left" w:pos="720"/>
        </w:tabs>
        <w:spacing w:line="259" w:lineRule="auto"/>
        <w:ind w:hanging="357"/>
        <w:rPr>
          <w:rFonts w:ascii="Times New Roman" w:hAnsi="Times New Roman"/>
          <w:szCs w:val="20"/>
        </w:rPr>
      </w:pPr>
      <w:r w:rsidRPr="00D6122F">
        <w:rPr>
          <w:rFonts w:ascii="Times New Roman" w:hAnsi="Times New Roman"/>
          <w:szCs w:val="20"/>
        </w:rPr>
        <w:t xml:space="preserve">Following analytical </w:t>
      </w:r>
      <w:r w:rsidRPr="00D6122F">
        <w:rPr>
          <w:rFonts w:ascii="Times New Roman" w:hAnsi="Times New Roman"/>
          <w:szCs w:val="20"/>
          <w:lang w:eastAsia="zh-CN"/>
        </w:rPr>
        <w:t>m</w:t>
      </w:r>
      <w:r w:rsidRPr="00D6122F">
        <w:rPr>
          <w:rFonts w:ascii="Times New Roman" w:hAnsi="Times New Roman"/>
          <w:szCs w:val="20"/>
        </w:rPr>
        <w:t>etrics of the RS should be provided</w:t>
      </w:r>
    </w:p>
    <w:p w14:paraId="43FDD669" w14:textId="77777777" w:rsidR="00476563" w:rsidRPr="00D6122F" w:rsidRDefault="00476563" w:rsidP="00FD2787">
      <w:pPr>
        <w:numPr>
          <w:ilvl w:val="1"/>
          <w:numId w:val="282"/>
        </w:numPr>
        <w:tabs>
          <w:tab w:val="left" w:pos="1440"/>
        </w:tabs>
        <w:spacing w:line="259" w:lineRule="auto"/>
        <w:ind w:hanging="357"/>
        <w:rPr>
          <w:rFonts w:ascii="Times New Roman" w:eastAsia="DengXian" w:hAnsi="Times New Roman"/>
          <w:i/>
          <w:szCs w:val="20"/>
          <w:lang w:eastAsia="zh-CN"/>
        </w:rPr>
      </w:pPr>
      <w:r w:rsidRPr="00D6122F">
        <w:rPr>
          <w:rFonts w:ascii="Times New Roman" w:eastAsia="DengXian" w:hAnsi="Times New Roman"/>
          <w:i/>
          <w:szCs w:val="20"/>
          <w:lang w:eastAsia="zh-CN"/>
        </w:rPr>
        <w:t>The complexity of reference signal detection at gNB</w:t>
      </w:r>
    </w:p>
    <w:p w14:paraId="7C1753C1" w14:textId="77777777" w:rsidR="00476563" w:rsidRPr="00D6122F" w:rsidRDefault="00476563" w:rsidP="00FD2787">
      <w:pPr>
        <w:numPr>
          <w:ilvl w:val="1"/>
          <w:numId w:val="282"/>
        </w:numPr>
        <w:tabs>
          <w:tab w:val="left" w:pos="1440"/>
        </w:tabs>
        <w:spacing w:line="259" w:lineRule="auto"/>
        <w:ind w:hanging="357"/>
        <w:rPr>
          <w:rFonts w:ascii="Times New Roman" w:eastAsia="DengXian" w:hAnsi="Times New Roman"/>
          <w:i/>
          <w:szCs w:val="20"/>
          <w:lang w:eastAsia="zh-CN"/>
        </w:rPr>
      </w:pPr>
      <w:r w:rsidRPr="00D6122F">
        <w:rPr>
          <w:rFonts w:ascii="Times New Roman" w:eastAsia="DengXian" w:hAnsi="Times New Roman"/>
          <w:i/>
          <w:szCs w:val="20"/>
          <w:lang w:eastAsia="zh-CN"/>
        </w:rPr>
        <w:t>Overhead</w:t>
      </w:r>
    </w:p>
    <w:p w14:paraId="25F51C9C" w14:textId="77777777" w:rsidR="00476563" w:rsidRPr="00D6122F" w:rsidRDefault="00476563" w:rsidP="00FD2787">
      <w:pPr>
        <w:numPr>
          <w:ilvl w:val="1"/>
          <w:numId w:val="282"/>
        </w:numPr>
        <w:tabs>
          <w:tab w:val="left" w:pos="1440"/>
        </w:tabs>
        <w:spacing w:line="259" w:lineRule="auto"/>
        <w:ind w:hanging="357"/>
        <w:rPr>
          <w:rFonts w:ascii="Times New Roman" w:eastAsia="DengXian" w:hAnsi="Times New Roman"/>
          <w:i/>
          <w:szCs w:val="20"/>
          <w:lang w:eastAsia="zh-CN"/>
        </w:rPr>
      </w:pPr>
      <w:r w:rsidRPr="00D6122F">
        <w:rPr>
          <w:rFonts w:ascii="Times New Roman" w:eastAsia="DengXian" w:hAnsi="Times New Roman"/>
          <w:i/>
          <w:szCs w:val="20"/>
          <w:lang w:eastAsia="zh-CN"/>
        </w:rPr>
        <w:t>Impact on UEs</w:t>
      </w:r>
    </w:p>
    <w:p w14:paraId="47574C23" w14:textId="77777777" w:rsidR="00476563" w:rsidRPr="00D6122F" w:rsidRDefault="00476563" w:rsidP="00FD2787">
      <w:pPr>
        <w:numPr>
          <w:ilvl w:val="1"/>
          <w:numId w:val="282"/>
        </w:numPr>
        <w:tabs>
          <w:tab w:val="left" w:pos="1440"/>
        </w:tabs>
        <w:spacing w:line="259" w:lineRule="auto"/>
        <w:ind w:hanging="357"/>
        <w:rPr>
          <w:rFonts w:ascii="Times New Roman" w:eastAsia="DengXian" w:hAnsi="Times New Roman"/>
          <w:i/>
          <w:szCs w:val="20"/>
          <w:lang w:eastAsia="zh-CN"/>
        </w:rPr>
      </w:pPr>
      <w:r w:rsidRPr="00D6122F">
        <w:rPr>
          <w:rFonts w:ascii="Times New Roman" w:eastAsia="DengXian" w:hAnsi="Times New Roman"/>
          <w:i/>
          <w:szCs w:val="20"/>
          <w:lang w:eastAsia="zh-CN"/>
        </w:rPr>
        <w:t>Others</w:t>
      </w:r>
    </w:p>
    <w:p w14:paraId="7B10AEC8" w14:textId="77777777" w:rsidR="00476563" w:rsidRPr="00D6122F" w:rsidRDefault="00476563" w:rsidP="00FD2787">
      <w:pPr>
        <w:numPr>
          <w:ilvl w:val="0"/>
          <w:numId w:val="282"/>
        </w:numPr>
        <w:tabs>
          <w:tab w:val="left" w:pos="720"/>
        </w:tabs>
        <w:spacing w:line="259" w:lineRule="auto"/>
        <w:ind w:hanging="357"/>
        <w:rPr>
          <w:rFonts w:ascii="Times New Roman" w:hAnsi="Times New Roman"/>
          <w:szCs w:val="20"/>
        </w:rPr>
      </w:pPr>
      <w:r w:rsidRPr="00D6122F">
        <w:rPr>
          <w:rFonts w:ascii="Times New Roman" w:hAnsi="Times New Roman"/>
          <w:szCs w:val="20"/>
        </w:rPr>
        <w:t>Simulation</w:t>
      </w:r>
    </w:p>
    <w:p w14:paraId="4A0E2737" w14:textId="77777777" w:rsidR="00476563" w:rsidRPr="00D6122F" w:rsidRDefault="00476563" w:rsidP="00FD2787">
      <w:pPr>
        <w:numPr>
          <w:ilvl w:val="1"/>
          <w:numId w:val="282"/>
        </w:numPr>
        <w:tabs>
          <w:tab w:val="left" w:pos="1440"/>
        </w:tabs>
        <w:spacing w:line="259" w:lineRule="auto"/>
        <w:ind w:hanging="357"/>
        <w:rPr>
          <w:rFonts w:ascii="Times New Roman" w:eastAsia="DengXian" w:hAnsi="Times New Roman"/>
          <w:i/>
          <w:szCs w:val="20"/>
          <w:lang w:eastAsia="zh-CN"/>
        </w:rPr>
      </w:pPr>
      <w:r w:rsidRPr="00D6122F">
        <w:rPr>
          <w:rFonts w:ascii="Times New Roman" w:eastAsia="DengXian" w:hAnsi="Times New Roman"/>
          <w:i/>
          <w:szCs w:val="20"/>
          <w:lang w:eastAsia="zh-CN"/>
        </w:rPr>
        <w:t>Simulation parameters</w:t>
      </w:r>
    </w:p>
    <w:p w14:paraId="1C034CDD" w14:textId="77777777" w:rsidR="00476563" w:rsidRPr="00D6122F" w:rsidRDefault="00476563" w:rsidP="00FD2787">
      <w:pPr>
        <w:numPr>
          <w:ilvl w:val="2"/>
          <w:numId w:val="282"/>
        </w:numPr>
        <w:tabs>
          <w:tab w:val="left" w:pos="643"/>
          <w:tab w:val="left" w:pos="1440"/>
          <w:tab w:val="left" w:pos="4320"/>
        </w:tabs>
        <w:spacing w:line="259" w:lineRule="auto"/>
        <w:rPr>
          <w:rFonts w:ascii="Times New Roman" w:eastAsia="DengXian" w:hAnsi="Times New Roman"/>
          <w:szCs w:val="20"/>
          <w:lang w:eastAsia="zh-CN"/>
        </w:rPr>
      </w:pPr>
      <w:r w:rsidRPr="00D6122F">
        <w:rPr>
          <w:rFonts w:ascii="Times New Roman" w:eastAsia="DengXian" w:hAnsi="Times New Roman"/>
          <w:i/>
          <w:szCs w:val="20"/>
          <w:lang w:eastAsia="zh-CN"/>
        </w:rPr>
        <w:t xml:space="preserve">SCS: </w:t>
      </w:r>
      <w:r w:rsidRPr="00D6122F">
        <w:rPr>
          <w:rFonts w:ascii="Times New Roman" w:eastAsia="DengXian" w:hAnsi="Times New Roman"/>
          <w:szCs w:val="20"/>
          <w:lang w:eastAsia="zh-CN"/>
        </w:rPr>
        <w:t>30 kHz (mandatory) / 15 KHz (optional)</w:t>
      </w:r>
    </w:p>
    <w:p w14:paraId="45A872A2" w14:textId="77777777" w:rsidR="00476563" w:rsidRPr="00D6122F" w:rsidRDefault="00476563" w:rsidP="00FD2787">
      <w:pPr>
        <w:numPr>
          <w:ilvl w:val="2"/>
          <w:numId w:val="282"/>
        </w:numPr>
        <w:tabs>
          <w:tab w:val="left" w:pos="643"/>
          <w:tab w:val="left" w:pos="1440"/>
          <w:tab w:val="left" w:pos="4320"/>
        </w:tabs>
        <w:spacing w:line="259" w:lineRule="auto"/>
        <w:rPr>
          <w:rFonts w:ascii="Times New Roman" w:eastAsia="DengXian" w:hAnsi="Times New Roman"/>
          <w:szCs w:val="20"/>
          <w:lang w:eastAsia="zh-CN"/>
        </w:rPr>
      </w:pPr>
      <w:r w:rsidRPr="00D6122F">
        <w:rPr>
          <w:rFonts w:ascii="Times New Roman" w:eastAsia="DengXian" w:hAnsi="Times New Roman"/>
          <w:i/>
          <w:szCs w:val="20"/>
          <w:lang w:eastAsia="zh-CN"/>
        </w:rPr>
        <w:t>Simulation bandwidth:</w:t>
      </w:r>
      <w:r w:rsidRPr="00D6122F">
        <w:rPr>
          <w:rFonts w:ascii="Times New Roman" w:eastAsia="DengXian" w:hAnsi="Times New Roman"/>
          <w:szCs w:val="20"/>
          <w:lang w:eastAsia="zh-CN"/>
        </w:rPr>
        <w:t xml:space="preserve"> 20 MHz</w:t>
      </w:r>
    </w:p>
    <w:p w14:paraId="6A427B1A" w14:textId="77777777" w:rsidR="00476563" w:rsidRPr="00D6122F" w:rsidRDefault="00476563" w:rsidP="00FD2787">
      <w:pPr>
        <w:numPr>
          <w:ilvl w:val="2"/>
          <w:numId w:val="282"/>
        </w:numPr>
        <w:tabs>
          <w:tab w:val="left" w:pos="643"/>
          <w:tab w:val="left" w:pos="1440"/>
          <w:tab w:val="left" w:pos="4320"/>
        </w:tabs>
        <w:spacing w:line="259" w:lineRule="auto"/>
        <w:rPr>
          <w:rFonts w:ascii="Times New Roman" w:eastAsia="DengXian" w:hAnsi="Times New Roman"/>
          <w:szCs w:val="20"/>
          <w:lang w:eastAsia="zh-CN"/>
        </w:rPr>
      </w:pPr>
      <w:r w:rsidRPr="00D6122F">
        <w:rPr>
          <w:rFonts w:ascii="Times New Roman" w:eastAsia="DengXian" w:hAnsi="Times New Roman"/>
          <w:i/>
          <w:szCs w:val="20"/>
          <w:lang w:eastAsia="zh-CN"/>
        </w:rPr>
        <w:t>gNB MIMO configuration:</w:t>
      </w:r>
      <w:r w:rsidRPr="00D6122F">
        <w:rPr>
          <w:rFonts w:ascii="Times New Roman" w:eastAsia="DengXian" w:hAnsi="Times New Roman"/>
          <w:szCs w:val="20"/>
          <w:lang w:eastAsia="zh-CN"/>
        </w:rPr>
        <w:t xml:space="preserve"> 1T1R (mandatory)/1T2R(optional)</w:t>
      </w:r>
    </w:p>
    <w:p w14:paraId="137994E0" w14:textId="77777777" w:rsidR="00476563" w:rsidRPr="00D6122F" w:rsidRDefault="00476563" w:rsidP="00FD2787">
      <w:pPr>
        <w:numPr>
          <w:ilvl w:val="2"/>
          <w:numId w:val="282"/>
        </w:numPr>
        <w:tabs>
          <w:tab w:val="left" w:pos="643"/>
          <w:tab w:val="left" w:pos="1440"/>
          <w:tab w:val="left" w:pos="4320"/>
        </w:tabs>
        <w:spacing w:line="259" w:lineRule="auto"/>
        <w:rPr>
          <w:rFonts w:ascii="Times New Roman" w:eastAsia="DengXian" w:hAnsi="Times New Roman"/>
          <w:szCs w:val="20"/>
          <w:lang w:eastAsia="zh-CN"/>
        </w:rPr>
      </w:pPr>
      <w:r w:rsidRPr="00D6122F">
        <w:rPr>
          <w:rFonts w:ascii="Times New Roman" w:eastAsia="DengXian" w:hAnsi="Times New Roman"/>
          <w:i/>
          <w:szCs w:val="20"/>
          <w:lang w:eastAsia="zh-CN"/>
        </w:rPr>
        <w:t>Frequency offset:</w:t>
      </w:r>
      <w:r w:rsidRPr="00D6122F">
        <w:rPr>
          <w:rFonts w:ascii="Times New Roman" w:eastAsia="DengXian" w:hAnsi="Times New Roman"/>
          <w:szCs w:val="20"/>
          <w:lang w:eastAsia="zh-CN"/>
        </w:rPr>
        <w:t xml:space="preserve"> 0 Hz </w:t>
      </w:r>
    </w:p>
    <w:p w14:paraId="3A511597" w14:textId="77777777" w:rsidR="00476563" w:rsidRPr="00D6122F" w:rsidRDefault="00476563" w:rsidP="00FD2787">
      <w:pPr>
        <w:numPr>
          <w:ilvl w:val="2"/>
          <w:numId w:val="282"/>
        </w:numPr>
        <w:tabs>
          <w:tab w:val="left" w:pos="643"/>
          <w:tab w:val="left" w:pos="1440"/>
          <w:tab w:val="left" w:pos="4320"/>
        </w:tabs>
        <w:spacing w:line="259" w:lineRule="auto"/>
        <w:rPr>
          <w:rFonts w:ascii="Times New Roman" w:eastAsia="DengXian" w:hAnsi="Times New Roman"/>
          <w:szCs w:val="20"/>
          <w:lang w:eastAsia="zh-CN"/>
        </w:rPr>
      </w:pPr>
      <w:r w:rsidRPr="00D6122F">
        <w:rPr>
          <w:rFonts w:ascii="Times New Roman" w:eastAsia="DengXian" w:hAnsi="Times New Roman"/>
          <w:i/>
          <w:szCs w:val="20"/>
          <w:lang w:eastAsia="zh-CN"/>
        </w:rPr>
        <w:t>FFT size:</w:t>
      </w:r>
      <w:r w:rsidRPr="00D6122F">
        <w:rPr>
          <w:rFonts w:ascii="Times New Roman" w:eastAsia="DengXian" w:hAnsi="Times New Roman"/>
          <w:szCs w:val="20"/>
          <w:lang w:eastAsia="zh-CN"/>
        </w:rPr>
        <w:t xml:space="preserve"> to be provided</w:t>
      </w:r>
    </w:p>
    <w:p w14:paraId="53B60EE2" w14:textId="77777777" w:rsidR="00476563" w:rsidRPr="00D6122F" w:rsidRDefault="00476563" w:rsidP="00FD2787">
      <w:pPr>
        <w:numPr>
          <w:ilvl w:val="2"/>
          <w:numId w:val="282"/>
        </w:numPr>
        <w:tabs>
          <w:tab w:val="left" w:pos="643"/>
          <w:tab w:val="left" w:pos="1440"/>
          <w:tab w:val="left" w:pos="4320"/>
        </w:tabs>
        <w:spacing w:line="259" w:lineRule="auto"/>
        <w:rPr>
          <w:rFonts w:ascii="Times New Roman" w:eastAsia="DengXian" w:hAnsi="Times New Roman"/>
          <w:szCs w:val="20"/>
          <w:lang w:eastAsia="zh-CN"/>
        </w:rPr>
      </w:pPr>
      <w:r w:rsidRPr="00D6122F">
        <w:rPr>
          <w:rFonts w:ascii="Times New Roman" w:eastAsia="DengXian" w:hAnsi="Times New Roman"/>
          <w:i/>
          <w:szCs w:val="20"/>
          <w:lang w:eastAsia="zh-CN"/>
        </w:rPr>
        <w:t xml:space="preserve">Length of detection window </w:t>
      </w:r>
      <w:r w:rsidRPr="00D6122F">
        <w:rPr>
          <w:rFonts w:ascii="Times New Roman" w:hAnsi="Times New Roman"/>
          <w:i/>
          <w:color w:val="000000"/>
          <w:szCs w:val="20"/>
        </w:rPr>
        <w:t>L</w:t>
      </w:r>
      <w:r w:rsidRPr="00D6122F">
        <w:rPr>
          <w:rFonts w:ascii="Times New Roman" w:hAnsi="Times New Roman"/>
          <w:i/>
          <w:color w:val="000000"/>
          <w:szCs w:val="20"/>
          <w:vertAlign w:val="subscript"/>
        </w:rPr>
        <w:t>symbol</w:t>
      </w:r>
      <w:r w:rsidRPr="00D6122F">
        <w:rPr>
          <w:rFonts w:ascii="Times New Roman" w:eastAsia="DengXian" w:hAnsi="Times New Roman"/>
          <w:i/>
          <w:szCs w:val="20"/>
          <w:lang w:eastAsia="zh-CN"/>
        </w:rPr>
        <w:t xml:space="preserve">: </w:t>
      </w:r>
      <w:r w:rsidRPr="00D6122F">
        <w:rPr>
          <w:rFonts w:ascii="Times New Roman" w:eastAsia="DengXian" w:hAnsi="Times New Roman"/>
          <w:szCs w:val="20"/>
          <w:lang w:eastAsia="zh-CN"/>
        </w:rPr>
        <w:t>to be provided</w:t>
      </w:r>
    </w:p>
    <w:p w14:paraId="0A65C374" w14:textId="77777777" w:rsidR="00476563" w:rsidRPr="00D6122F" w:rsidRDefault="00476563" w:rsidP="00FD2787">
      <w:pPr>
        <w:numPr>
          <w:ilvl w:val="2"/>
          <w:numId w:val="282"/>
        </w:numPr>
        <w:tabs>
          <w:tab w:val="left" w:pos="643"/>
          <w:tab w:val="left" w:pos="1440"/>
          <w:tab w:val="left" w:pos="4320"/>
        </w:tabs>
        <w:spacing w:line="259" w:lineRule="auto"/>
        <w:rPr>
          <w:rFonts w:ascii="Times New Roman" w:eastAsia="DengXian" w:hAnsi="Times New Roman"/>
          <w:szCs w:val="20"/>
          <w:lang w:eastAsia="zh-CN"/>
        </w:rPr>
      </w:pPr>
      <w:r w:rsidRPr="00D6122F">
        <w:rPr>
          <w:rFonts w:ascii="Times New Roman" w:hAnsi="Times New Roman"/>
          <w:i/>
          <w:szCs w:val="20"/>
        </w:rPr>
        <w:t>Channel model:</w:t>
      </w:r>
      <w:r w:rsidRPr="00D6122F">
        <w:rPr>
          <w:rFonts w:ascii="Times New Roman" w:hAnsi="Times New Roman"/>
          <w:szCs w:val="20"/>
        </w:rPr>
        <w:t xml:space="preserve"> </w:t>
      </w:r>
    </w:p>
    <w:p w14:paraId="7D07FA53" w14:textId="77777777" w:rsidR="00476563" w:rsidRPr="00D6122F" w:rsidRDefault="00476563" w:rsidP="00FD2787">
      <w:pPr>
        <w:numPr>
          <w:ilvl w:val="3"/>
          <w:numId w:val="282"/>
        </w:numPr>
        <w:tabs>
          <w:tab w:val="left" w:pos="1211"/>
          <w:tab w:val="left" w:pos="1440"/>
          <w:tab w:val="left" w:pos="1637"/>
          <w:tab w:val="left" w:pos="6480"/>
        </w:tabs>
        <w:spacing w:line="259" w:lineRule="auto"/>
        <w:rPr>
          <w:rFonts w:ascii="Times New Roman" w:eastAsia="DengXian" w:hAnsi="Times New Roman"/>
          <w:szCs w:val="20"/>
          <w:lang w:eastAsia="zh-CN"/>
        </w:rPr>
      </w:pPr>
      <w:r w:rsidRPr="00D6122F">
        <w:rPr>
          <w:rFonts w:ascii="Times New Roman" w:hAnsi="Times New Roman"/>
          <w:szCs w:val="20"/>
        </w:rPr>
        <w:t xml:space="preserve"> Option1: AWGN with random complex phase </w:t>
      </w:r>
    </w:p>
    <w:p w14:paraId="361B4368" w14:textId="77777777" w:rsidR="00476563" w:rsidRPr="00D6122F" w:rsidRDefault="00476563" w:rsidP="00FD2787">
      <w:pPr>
        <w:numPr>
          <w:ilvl w:val="3"/>
          <w:numId w:val="282"/>
        </w:numPr>
        <w:tabs>
          <w:tab w:val="left" w:pos="1211"/>
          <w:tab w:val="left" w:pos="1440"/>
          <w:tab w:val="left" w:pos="1637"/>
          <w:tab w:val="left" w:pos="6480"/>
        </w:tabs>
        <w:spacing w:line="259" w:lineRule="auto"/>
        <w:rPr>
          <w:rFonts w:ascii="Times New Roman" w:eastAsia="DengXian" w:hAnsi="Times New Roman"/>
          <w:szCs w:val="20"/>
          <w:lang w:eastAsia="zh-CN"/>
        </w:rPr>
      </w:pPr>
      <w:r w:rsidRPr="00D6122F">
        <w:rPr>
          <w:rFonts w:ascii="Times New Roman" w:hAnsi="Times New Roman"/>
          <w:szCs w:val="20"/>
        </w:rPr>
        <w:t xml:space="preserve"> Option2: TDL-E</w:t>
      </w:r>
      <w:r w:rsidRPr="00D6122F">
        <w:rPr>
          <w:rFonts w:ascii="Times New Roman" w:eastAsia="DengXian" w:hAnsi="Times New Roman"/>
          <w:szCs w:val="20"/>
          <w:lang w:eastAsia="zh-CN"/>
        </w:rPr>
        <w:t xml:space="preserve"> (K-factor = [22] dB, DS = [30] ns, Doppler [0] Hz)</w:t>
      </w:r>
    </w:p>
    <w:p w14:paraId="4EF5ACFF" w14:textId="77777777" w:rsidR="00476563" w:rsidRPr="00D6122F" w:rsidRDefault="00476563" w:rsidP="00FD2787">
      <w:pPr>
        <w:numPr>
          <w:ilvl w:val="3"/>
          <w:numId w:val="282"/>
        </w:numPr>
        <w:tabs>
          <w:tab w:val="left" w:pos="1211"/>
          <w:tab w:val="left" w:pos="1440"/>
          <w:tab w:val="left" w:pos="1637"/>
          <w:tab w:val="left" w:pos="6480"/>
        </w:tabs>
        <w:spacing w:line="259" w:lineRule="auto"/>
        <w:rPr>
          <w:rFonts w:ascii="Times New Roman" w:eastAsia="DengXian" w:hAnsi="Times New Roman"/>
          <w:szCs w:val="20"/>
          <w:lang w:eastAsia="zh-CN"/>
        </w:rPr>
      </w:pPr>
      <w:r w:rsidRPr="00D6122F">
        <w:rPr>
          <w:rFonts w:ascii="Times New Roman" w:eastAsia="DengXian" w:hAnsi="Times New Roman"/>
          <w:szCs w:val="20"/>
          <w:lang w:eastAsia="zh-CN"/>
        </w:rPr>
        <w:t>FFS: whether one of the two options or both options are mandatory.</w:t>
      </w:r>
    </w:p>
    <w:p w14:paraId="41FA7FAA" w14:textId="77777777" w:rsidR="00476563" w:rsidRPr="00D6122F" w:rsidRDefault="00476563" w:rsidP="00FD2787">
      <w:pPr>
        <w:numPr>
          <w:ilvl w:val="2"/>
          <w:numId w:val="282"/>
        </w:numPr>
        <w:tabs>
          <w:tab w:val="left" w:pos="643"/>
          <w:tab w:val="left" w:pos="1440"/>
          <w:tab w:val="left" w:pos="4320"/>
        </w:tabs>
        <w:spacing w:line="259" w:lineRule="auto"/>
        <w:rPr>
          <w:rFonts w:ascii="Times New Roman" w:eastAsia="DengXian" w:hAnsi="Times New Roman"/>
          <w:szCs w:val="20"/>
          <w:lang w:eastAsia="zh-CN"/>
        </w:rPr>
      </w:pPr>
      <w:r w:rsidRPr="00D6122F">
        <w:rPr>
          <w:rFonts w:ascii="Times New Roman" w:eastAsia="DengXian" w:hAnsi="Times New Roman"/>
          <w:i/>
          <w:szCs w:val="20"/>
          <w:lang w:eastAsia="zh-CN"/>
        </w:rPr>
        <w:t>Delay of received RS:</w:t>
      </w:r>
      <w:r w:rsidRPr="00D6122F">
        <w:rPr>
          <w:rFonts w:ascii="Times New Roman" w:eastAsia="DengXian" w:hAnsi="Times New Roman"/>
          <w:szCs w:val="20"/>
          <w:lang w:eastAsia="zh-CN"/>
        </w:rPr>
        <w:t xml:space="preserve"> When multiple RSs arrive in the detection window, the arrival time of the </w:t>
      </w:r>
      <w:r w:rsidRPr="00D6122F">
        <w:rPr>
          <w:rFonts w:ascii="Times New Roman" w:hAnsi="Times New Roman"/>
          <w:i/>
          <w:color w:val="000000"/>
          <w:szCs w:val="20"/>
        </w:rPr>
        <w:t>i</w:t>
      </w:r>
      <w:r w:rsidRPr="00D6122F">
        <w:rPr>
          <w:rFonts w:ascii="Times New Roman" w:hAnsi="Times New Roman"/>
          <w:color w:val="000000"/>
          <w:szCs w:val="20"/>
        </w:rPr>
        <w:t>-th</w:t>
      </w:r>
      <w:r w:rsidRPr="00D6122F">
        <w:rPr>
          <w:rFonts w:ascii="Times New Roman" w:eastAsia="DengXian" w:hAnsi="Times New Roman"/>
          <w:szCs w:val="20"/>
          <w:lang w:eastAsia="zh-CN"/>
        </w:rPr>
        <w:t xml:space="preserve"> RS respect to the start of the detection window, </w:t>
      </w:r>
      <w:r w:rsidRPr="00D6122F">
        <w:rPr>
          <w:rFonts w:ascii="Cambria Math" w:hAnsi="Cambria Math" w:cs="Cambria Math"/>
          <w:color w:val="000000"/>
          <w:szCs w:val="20"/>
        </w:rPr>
        <w:t>△</w:t>
      </w:r>
      <w:r w:rsidRPr="00D6122F">
        <w:rPr>
          <w:rFonts w:ascii="Times New Roman" w:hAnsi="Times New Roman"/>
          <w:i/>
          <w:color w:val="000000"/>
          <w:szCs w:val="20"/>
          <w:vertAlign w:val="subscript"/>
        </w:rPr>
        <w:t>i</w:t>
      </w:r>
      <w:r w:rsidRPr="00D6122F">
        <w:rPr>
          <w:rFonts w:ascii="Times New Roman" w:hAnsi="Times New Roman"/>
          <w:color w:val="000000"/>
          <w:szCs w:val="20"/>
        </w:rPr>
        <w:t xml:space="preserve"> , </w:t>
      </w:r>
      <w:r w:rsidRPr="00D6122F">
        <w:rPr>
          <w:rFonts w:ascii="Times New Roman" w:eastAsia="DengXian" w:hAnsi="Times New Roman"/>
          <w:szCs w:val="20"/>
          <w:lang w:eastAsia="zh-CN"/>
        </w:rPr>
        <w:t xml:space="preserve">is uniformly distributed within </w:t>
      </w:r>
      <w:r w:rsidRPr="00D6122F">
        <w:rPr>
          <w:rFonts w:ascii="Times New Roman" w:hAnsi="Times New Roman"/>
          <w:color w:val="000000"/>
          <w:szCs w:val="20"/>
        </w:rPr>
        <w:t>[-</w:t>
      </w:r>
      <w:r w:rsidRPr="00D6122F">
        <w:rPr>
          <w:rFonts w:ascii="Times New Roman" w:hAnsi="Times New Roman"/>
          <w:i/>
          <w:color w:val="000000"/>
          <w:szCs w:val="20"/>
        </w:rPr>
        <w:t>L</w:t>
      </w:r>
      <w:r w:rsidRPr="00D6122F">
        <w:rPr>
          <w:rFonts w:ascii="Times New Roman" w:hAnsi="Times New Roman"/>
          <w:i/>
          <w:color w:val="000000"/>
          <w:szCs w:val="20"/>
          <w:vertAlign w:val="subscript"/>
        </w:rPr>
        <w:t>symbol</w:t>
      </w:r>
      <w:r w:rsidRPr="00D6122F">
        <w:rPr>
          <w:rFonts w:ascii="Times New Roman" w:hAnsi="Times New Roman"/>
          <w:color w:val="000000"/>
          <w:szCs w:val="20"/>
        </w:rPr>
        <w:t xml:space="preserve">, </w:t>
      </w:r>
      <w:r w:rsidRPr="00D6122F">
        <w:rPr>
          <w:rFonts w:ascii="Times New Roman" w:hAnsi="Times New Roman"/>
          <w:i/>
          <w:color w:val="000000"/>
          <w:szCs w:val="20"/>
        </w:rPr>
        <w:t>L</w:t>
      </w:r>
      <w:r w:rsidRPr="00D6122F">
        <w:rPr>
          <w:rFonts w:ascii="Times New Roman" w:hAnsi="Times New Roman"/>
          <w:i/>
          <w:color w:val="000000"/>
          <w:szCs w:val="20"/>
          <w:vertAlign w:val="subscript"/>
        </w:rPr>
        <w:t>symbol</w:t>
      </w:r>
      <w:r w:rsidRPr="00D6122F">
        <w:rPr>
          <w:rFonts w:ascii="Times New Roman" w:hAnsi="Times New Roman"/>
          <w:color w:val="000000"/>
          <w:szCs w:val="20"/>
        </w:rPr>
        <w:t xml:space="preserve">], where </w:t>
      </w:r>
      <w:r w:rsidRPr="00D6122F">
        <w:rPr>
          <w:rFonts w:ascii="Times New Roman" w:hAnsi="Times New Roman"/>
          <w:i/>
          <w:color w:val="000000"/>
          <w:szCs w:val="20"/>
        </w:rPr>
        <w:t>L</w:t>
      </w:r>
      <w:r w:rsidRPr="00D6122F">
        <w:rPr>
          <w:rFonts w:ascii="Times New Roman" w:hAnsi="Times New Roman"/>
          <w:i/>
          <w:color w:val="000000"/>
          <w:szCs w:val="20"/>
          <w:vertAlign w:val="subscript"/>
        </w:rPr>
        <w:t>symbol</w:t>
      </w:r>
      <w:r w:rsidRPr="00D6122F">
        <w:rPr>
          <w:rFonts w:ascii="Times New Roman" w:hAnsi="Times New Roman"/>
          <w:color w:val="000000"/>
          <w:szCs w:val="20"/>
        </w:rPr>
        <w:t xml:space="preserve"> is the length of UL symbol based on the numerology of RS</w:t>
      </w:r>
      <w:r w:rsidRPr="00D6122F">
        <w:rPr>
          <w:rFonts w:ascii="Times New Roman" w:eastAsia="DengXian" w:hAnsi="Times New Roman"/>
          <w:szCs w:val="20"/>
          <w:lang w:eastAsia="zh-CN"/>
        </w:rPr>
        <w:t>.</w:t>
      </w:r>
      <w:r w:rsidRPr="00D6122F">
        <w:rPr>
          <w:rFonts w:ascii="Times New Roman" w:hAnsi="Times New Roman"/>
          <w:color w:val="000000"/>
          <w:szCs w:val="20"/>
        </w:rPr>
        <w:t xml:space="preserve"> </w:t>
      </w:r>
    </w:p>
    <w:p w14:paraId="42006C1B" w14:textId="77777777" w:rsidR="00476563" w:rsidRPr="00D6122F" w:rsidRDefault="00476563" w:rsidP="00FD2787">
      <w:pPr>
        <w:numPr>
          <w:ilvl w:val="2"/>
          <w:numId w:val="282"/>
        </w:numPr>
        <w:tabs>
          <w:tab w:val="left" w:pos="643"/>
          <w:tab w:val="left" w:pos="1440"/>
          <w:tab w:val="left" w:pos="4320"/>
        </w:tabs>
        <w:spacing w:line="259" w:lineRule="auto"/>
        <w:rPr>
          <w:rFonts w:ascii="Times New Roman" w:hAnsi="Times New Roman"/>
          <w:i/>
          <w:szCs w:val="20"/>
        </w:rPr>
      </w:pPr>
      <w:r w:rsidRPr="00D6122F">
        <w:rPr>
          <w:rFonts w:ascii="Times New Roman" w:hAnsi="Times New Roman"/>
          <w:i/>
          <w:szCs w:val="20"/>
        </w:rPr>
        <w:t xml:space="preserve">Power of received RS: </w:t>
      </w:r>
    </w:p>
    <w:p w14:paraId="25402F5D" w14:textId="77777777" w:rsidR="00476563" w:rsidRPr="00D6122F" w:rsidRDefault="00476563" w:rsidP="00FD2787">
      <w:pPr>
        <w:numPr>
          <w:ilvl w:val="3"/>
          <w:numId w:val="282"/>
        </w:numPr>
        <w:tabs>
          <w:tab w:val="left" w:pos="1211"/>
          <w:tab w:val="left" w:pos="1440"/>
          <w:tab w:val="left" w:pos="1637"/>
          <w:tab w:val="left" w:pos="6480"/>
        </w:tabs>
        <w:spacing w:line="259" w:lineRule="auto"/>
        <w:rPr>
          <w:rFonts w:ascii="Times New Roman" w:hAnsi="Times New Roman"/>
          <w:szCs w:val="20"/>
        </w:rPr>
      </w:pPr>
      <w:r w:rsidRPr="00D6122F">
        <w:rPr>
          <w:rFonts w:ascii="Times New Roman" w:hAnsi="Times New Roman"/>
          <w:szCs w:val="20"/>
        </w:rPr>
        <w:t xml:space="preserve">Option1: Pi of multiple RSs have a power offset with respect to the reference power P0, where the power offset is randomly selected from [-0.5dB, 0.5dB]. </w:t>
      </w:r>
    </w:p>
    <w:p w14:paraId="2A65B750" w14:textId="43DC8047" w:rsidR="00476563" w:rsidRPr="00D6122F" w:rsidRDefault="00476563" w:rsidP="00FD2787">
      <w:pPr>
        <w:numPr>
          <w:ilvl w:val="3"/>
          <w:numId w:val="282"/>
        </w:numPr>
        <w:tabs>
          <w:tab w:val="left" w:pos="1211"/>
          <w:tab w:val="left" w:pos="1440"/>
          <w:tab w:val="left" w:pos="1637"/>
          <w:tab w:val="left" w:pos="6480"/>
        </w:tabs>
        <w:spacing w:line="259" w:lineRule="auto"/>
        <w:rPr>
          <w:rFonts w:ascii="Times New Roman" w:hAnsi="Times New Roman"/>
          <w:szCs w:val="20"/>
        </w:rPr>
      </w:pPr>
      <w:r w:rsidRPr="00D6122F">
        <w:rPr>
          <w:rFonts w:ascii="Times New Roman" w:hAnsi="Times New Roman"/>
          <w:szCs w:val="20"/>
        </w:rPr>
        <w:t>Use option1 as starting point for evaluation, FFS other option(s), e.g., different power offset ranges.</w:t>
      </w:r>
    </w:p>
    <w:p w14:paraId="1B363834" w14:textId="77777777" w:rsidR="00476563" w:rsidRPr="00D6122F" w:rsidRDefault="00476563" w:rsidP="00FD2787">
      <w:pPr>
        <w:numPr>
          <w:ilvl w:val="1"/>
          <w:numId w:val="282"/>
        </w:numPr>
        <w:tabs>
          <w:tab w:val="left" w:pos="1440"/>
        </w:tabs>
        <w:spacing w:line="259" w:lineRule="auto"/>
        <w:ind w:hanging="357"/>
        <w:rPr>
          <w:rFonts w:ascii="Times New Roman" w:eastAsia="DengXian" w:hAnsi="Times New Roman"/>
          <w:i/>
          <w:szCs w:val="20"/>
          <w:lang w:eastAsia="zh-CN"/>
        </w:rPr>
      </w:pPr>
      <w:r w:rsidRPr="00D6122F">
        <w:rPr>
          <w:rFonts w:ascii="Times New Roman" w:eastAsia="DengXian" w:hAnsi="Times New Roman"/>
          <w:i/>
          <w:szCs w:val="20"/>
          <w:lang w:eastAsia="zh-CN"/>
        </w:rPr>
        <w:t>Simulation cases and related metrics</w:t>
      </w:r>
    </w:p>
    <w:p w14:paraId="0A16E8F4" w14:textId="77777777" w:rsidR="00476563" w:rsidRPr="00D6122F" w:rsidRDefault="00476563" w:rsidP="00FD2787">
      <w:pPr>
        <w:numPr>
          <w:ilvl w:val="2"/>
          <w:numId w:val="282"/>
        </w:numPr>
        <w:tabs>
          <w:tab w:val="left" w:pos="643"/>
          <w:tab w:val="left" w:pos="1440"/>
          <w:tab w:val="left" w:pos="4320"/>
        </w:tabs>
        <w:spacing w:line="259" w:lineRule="auto"/>
        <w:rPr>
          <w:rFonts w:ascii="Times New Roman" w:eastAsia="DengXian" w:hAnsi="Times New Roman"/>
          <w:szCs w:val="20"/>
          <w:lang w:eastAsia="zh-CN"/>
        </w:rPr>
      </w:pPr>
      <w:r w:rsidRPr="00D6122F">
        <w:rPr>
          <w:rFonts w:ascii="Times New Roman" w:eastAsia="DengXian" w:hAnsi="Times New Roman"/>
          <w:szCs w:val="20"/>
          <w:lang w:eastAsia="zh-CN"/>
        </w:rPr>
        <w:t xml:space="preserve"> </w:t>
      </w:r>
      <w:r w:rsidRPr="00D6122F">
        <w:rPr>
          <w:rFonts w:ascii="Times New Roman" w:eastAsia="DengXian" w:hAnsi="Times New Roman"/>
          <w:i/>
          <w:szCs w:val="20"/>
          <w:lang w:eastAsia="zh-CN"/>
        </w:rPr>
        <w:t>Case 1: Single RS + AWGN (mandatory)</w:t>
      </w:r>
    </w:p>
    <w:p w14:paraId="2BF385C0" w14:textId="77777777" w:rsidR="00476563" w:rsidRPr="00D6122F" w:rsidRDefault="00476563" w:rsidP="00FD2787">
      <w:pPr>
        <w:numPr>
          <w:ilvl w:val="3"/>
          <w:numId w:val="282"/>
        </w:numPr>
        <w:tabs>
          <w:tab w:val="left" w:pos="1211"/>
          <w:tab w:val="left" w:pos="1440"/>
          <w:tab w:val="left" w:pos="1637"/>
          <w:tab w:val="left" w:pos="6480"/>
        </w:tabs>
        <w:spacing w:line="259" w:lineRule="auto"/>
        <w:rPr>
          <w:rFonts w:ascii="Times New Roman" w:hAnsi="Times New Roman"/>
          <w:szCs w:val="20"/>
        </w:rPr>
      </w:pPr>
      <w:r w:rsidRPr="00D6122F">
        <w:rPr>
          <w:rFonts w:ascii="Times New Roman" w:hAnsi="Times New Roman"/>
          <w:szCs w:val="20"/>
        </w:rPr>
        <w:t>Metric: the minimum SNR where detection probability of [90%] and a false alarm requirement of [1%]</w:t>
      </w:r>
    </w:p>
    <w:p w14:paraId="385ED790" w14:textId="0DD2204E" w:rsidR="00476563" w:rsidRPr="00D6122F" w:rsidRDefault="00476563" w:rsidP="00FD2787">
      <w:pPr>
        <w:numPr>
          <w:ilvl w:val="3"/>
          <w:numId w:val="282"/>
        </w:numPr>
        <w:tabs>
          <w:tab w:val="left" w:pos="1211"/>
          <w:tab w:val="left" w:pos="1440"/>
          <w:tab w:val="left" w:pos="1637"/>
          <w:tab w:val="left" w:pos="6480"/>
        </w:tabs>
        <w:spacing w:line="259" w:lineRule="auto"/>
        <w:rPr>
          <w:rFonts w:ascii="Times New Roman" w:hAnsi="Times New Roman"/>
          <w:szCs w:val="20"/>
        </w:rPr>
      </w:pPr>
      <w:r w:rsidRPr="00D6122F">
        <w:rPr>
          <w:rFonts w:ascii="Times New Roman" w:hAnsi="Times New Roman"/>
          <w:szCs w:val="20"/>
        </w:rPr>
        <w:t>FFS: successful detection time, e.g., one-shot.</w:t>
      </w:r>
    </w:p>
    <w:p w14:paraId="29808DB9" w14:textId="77777777" w:rsidR="00476563" w:rsidRPr="00D6122F" w:rsidRDefault="00476563" w:rsidP="00FD2787">
      <w:pPr>
        <w:numPr>
          <w:ilvl w:val="2"/>
          <w:numId w:val="282"/>
        </w:numPr>
        <w:tabs>
          <w:tab w:val="left" w:pos="643"/>
          <w:tab w:val="left" w:pos="1440"/>
          <w:tab w:val="left" w:pos="4320"/>
        </w:tabs>
        <w:spacing w:line="259" w:lineRule="auto"/>
        <w:rPr>
          <w:rFonts w:ascii="Times New Roman" w:eastAsia="DengXian" w:hAnsi="Times New Roman"/>
          <w:i/>
          <w:szCs w:val="20"/>
          <w:lang w:eastAsia="zh-CN"/>
        </w:rPr>
      </w:pPr>
      <w:r w:rsidRPr="00D6122F">
        <w:rPr>
          <w:rFonts w:ascii="Times New Roman" w:eastAsia="DengXian" w:hAnsi="Times New Roman"/>
          <w:i/>
          <w:szCs w:val="20"/>
          <w:lang w:eastAsia="zh-CN"/>
        </w:rPr>
        <w:t xml:space="preserve"> Case 2: Multiple RS + AWGN (mandatory)</w:t>
      </w:r>
    </w:p>
    <w:p w14:paraId="43C9C6F3" w14:textId="77777777" w:rsidR="00476563" w:rsidRPr="00D6122F" w:rsidRDefault="00476563" w:rsidP="00FD2787">
      <w:pPr>
        <w:numPr>
          <w:ilvl w:val="3"/>
          <w:numId w:val="282"/>
        </w:numPr>
        <w:tabs>
          <w:tab w:val="left" w:pos="1211"/>
          <w:tab w:val="left" w:pos="1440"/>
          <w:tab w:val="left" w:pos="1637"/>
          <w:tab w:val="left" w:pos="6480"/>
        </w:tabs>
        <w:spacing w:line="259" w:lineRule="auto"/>
        <w:rPr>
          <w:rFonts w:ascii="Times New Roman" w:hAnsi="Times New Roman"/>
          <w:szCs w:val="20"/>
        </w:rPr>
      </w:pPr>
      <w:r w:rsidRPr="00D6122F">
        <w:rPr>
          <w:rFonts w:ascii="Times New Roman" w:hAnsi="Times New Roman"/>
          <w:szCs w:val="20"/>
        </w:rPr>
        <w:t>Number of total RSs arrived within one detection window: FFS</w:t>
      </w:r>
    </w:p>
    <w:p w14:paraId="2EE242D4" w14:textId="77777777" w:rsidR="00476563" w:rsidRPr="00D6122F" w:rsidRDefault="00476563" w:rsidP="00FD2787">
      <w:pPr>
        <w:numPr>
          <w:ilvl w:val="4"/>
          <w:numId w:val="282"/>
        </w:numPr>
        <w:tabs>
          <w:tab w:val="left" w:pos="1440"/>
          <w:tab w:val="left" w:pos="1637"/>
          <w:tab w:val="left" w:pos="6480"/>
        </w:tabs>
        <w:spacing w:line="259" w:lineRule="auto"/>
        <w:rPr>
          <w:rFonts w:ascii="Times New Roman" w:hAnsi="Times New Roman"/>
          <w:szCs w:val="20"/>
        </w:rPr>
      </w:pPr>
      <w:r w:rsidRPr="00D6122F">
        <w:rPr>
          <w:rFonts w:ascii="Times New Roman" w:hAnsi="Times New Roman"/>
          <w:szCs w:val="20"/>
        </w:rPr>
        <w:t>Number of base sequences arrived within the detection window: FFS</w:t>
      </w:r>
    </w:p>
    <w:p w14:paraId="392A7DBB" w14:textId="77777777" w:rsidR="00476563" w:rsidRPr="00D6122F" w:rsidRDefault="00476563" w:rsidP="00FD2787">
      <w:pPr>
        <w:numPr>
          <w:ilvl w:val="3"/>
          <w:numId w:val="282"/>
        </w:numPr>
        <w:tabs>
          <w:tab w:val="left" w:pos="1211"/>
          <w:tab w:val="left" w:pos="1440"/>
          <w:tab w:val="left" w:pos="1637"/>
          <w:tab w:val="left" w:pos="6480"/>
        </w:tabs>
        <w:spacing w:line="259" w:lineRule="auto"/>
        <w:rPr>
          <w:rFonts w:ascii="Times New Roman" w:hAnsi="Times New Roman"/>
          <w:szCs w:val="20"/>
        </w:rPr>
      </w:pPr>
      <w:r w:rsidRPr="00D6122F">
        <w:rPr>
          <w:rFonts w:ascii="Times New Roman" w:hAnsi="Times New Roman"/>
          <w:szCs w:val="20"/>
        </w:rPr>
        <w:t>Metric: FFS.</w:t>
      </w:r>
    </w:p>
    <w:p w14:paraId="2E264A0C" w14:textId="77777777" w:rsidR="00476563" w:rsidRPr="00476563" w:rsidRDefault="00476563" w:rsidP="00476563">
      <w:pPr>
        <w:rPr>
          <w:b/>
        </w:rPr>
      </w:pPr>
    </w:p>
    <w:p w14:paraId="0DF38368" w14:textId="6B7C89B5" w:rsidR="00476563" w:rsidRPr="00476563" w:rsidRDefault="00476563" w:rsidP="00476563">
      <w:pPr>
        <w:rPr>
          <w:highlight w:val="cyan"/>
        </w:rPr>
      </w:pPr>
      <w:r w:rsidRPr="00476563">
        <w:rPr>
          <w:highlight w:val="cyan"/>
        </w:rPr>
        <w:t>Email discussion on additional simulation assumption</w:t>
      </w:r>
      <w:r w:rsidR="00D6122F">
        <w:rPr>
          <w:highlight w:val="cyan"/>
        </w:rPr>
        <w:t>s</w:t>
      </w:r>
      <w:r w:rsidRPr="00476563">
        <w:rPr>
          <w:highlight w:val="cyan"/>
        </w:rPr>
        <w:t xml:space="preserve"> for RIM till </w:t>
      </w:r>
      <w:r w:rsidR="00D6122F">
        <w:rPr>
          <w:highlight w:val="cyan"/>
        </w:rPr>
        <w:t>Sept 7</w:t>
      </w:r>
      <w:r w:rsidR="00D6122F" w:rsidRPr="00D6122F">
        <w:rPr>
          <w:highlight w:val="cyan"/>
          <w:vertAlign w:val="superscript"/>
        </w:rPr>
        <w:t>th</w:t>
      </w:r>
      <w:r w:rsidR="00D6122F">
        <w:rPr>
          <w:highlight w:val="cyan"/>
        </w:rPr>
        <w:t xml:space="preserve"> </w:t>
      </w:r>
      <w:r w:rsidRPr="00476563">
        <w:rPr>
          <w:highlight w:val="cyan"/>
        </w:rPr>
        <w:t xml:space="preserve"> – Hua (CMCC)</w:t>
      </w:r>
    </w:p>
    <w:p w14:paraId="24C7BE22" w14:textId="77777777" w:rsidR="00476563" w:rsidRDefault="00476563" w:rsidP="00E303AE">
      <w:pPr>
        <w:ind w:left="720" w:hanging="720"/>
        <w:rPr>
          <w:lang w:eastAsia="x-none"/>
        </w:rPr>
      </w:pPr>
    </w:p>
    <w:p w14:paraId="1C913386" w14:textId="77777777" w:rsidR="007B7E04" w:rsidRDefault="007B7E04" w:rsidP="00E303AE">
      <w:pPr>
        <w:ind w:left="720" w:hanging="720"/>
        <w:rPr>
          <w:lang w:eastAsia="x-none"/>
        </w:rPr>
      </w:pPr>
    </w:p>
    <w:p w14:paraId="706781DB" w14:textId="2ECFEBF3" w:rsidR="00E303AE" w:rsidRPr="00E303AE" w:rsidRDefault="001B7BF2" w:rsidP="00E303AE">
      <w:pPr>
        <w:ind w:left="720" w:hanging="720"/>
        <w:rPr>
          <w:lang w:eastAsia="x-none"/>
        </w:rPr>
      </w:pPr>
      <w:hyperlink r:id="rId2081" w:history="1">
        <w:r w:rsidR="00D93AE1">
          <w:rPr>
            <w:rStyle w:val="Hyperlink"/>
            <w:lang w:eastAsia="x-none"/>
          </w:rPr>
          <w:t>R1-1808927</w:t>
        </w:r>
      </w:hyperlink>
      <w:r w:rsidR="00E303AE" w:rsidRPr="00E303AE">
        <w:rPr>
          <w:lang w:eastAsia="x-none"/>
        </w:rPr>
        <w:tab/>
        <w:t>Design considerations for remote interference management</w:t>
      </w:r>
      <w:r w:rsidR="00E303AE" w:rsidRPr="00E303AE">
        <w:rPr>
          <w:lang w:eastAsia="x-none"/>
        </w:rPr>
        <w:tab/>
        <w:t>Huawei, HiSilicon</w:t>
      </w:r>
    </w:p>
    <w:p w14:paraId="4DEDB0B5" w14:textId="77777777" w:rsidR="00E303AE" w:rsidRPr="00E303AE" w:rsidRDefault="00E303AE" w:rsidP="008703D3">
      <w:pPr>
        <w:pStyle w:val="Heading4"/>
      </w:pPr>
      <w:bookmarkStart w:id="1041" w:name="_Toc521704553"/>
      <w:bookmarkStart w:id="1042" w:name="_Toc526458962"/>
      <w:r w:rsidRPr="00E303AE">
        <w:lastRenderedPageBreak/>
        <w:t>Mechanisms for improving network robustness</w:t>
      </w:r>
      <w:bookmarkEnd w:id="1041"/>
      <w:bookmarkEnd w:id="1042"/>
    </w:p>
    <w:p w14:paraId="795DEA7B" w14:textId="5783598A" w:rsidR="008703D3" w:rsidRDefault="001B7BF2" w:rsidP="008703D3">
      <w:pPr>
        <w:ind w:left="720" w:hanging="720"/>
        <w:rPr>
          <w:b/>
          <w:lang w:eastAsia="x-none"/>
        </w:rPr>
      </w:pPr>
      <w:hyperlink r:id="rId2082" w:history="1">
        <w:r w:rsidR="00D93AE1">
          <w:rPr>
            <w:rStyle w:val="Hyperlink"/>
            <w:b/>
            <w:lang w:eastAsia="x-none"/>
          </w:rPr>
          <w:t>R1-1808529</w:t>
        </w:r>
      </w:hyperlink>
      <w:r w:rsidR="008703D3" w:rsidRPr="008703D3">
        <w:rPr>
          <w:b/>
          <w:lang w:eastAsia="x-none"/>
        </w:rPr>
        <w:tab/>
        <w:t>Discussion on mechanism for NR RIM support</w:t>
      </w:r>
      <w:r w:rsidR="008703D3" w:rsidRPr="008703D3">
        <w:rPr>
          <w:b/>
          <w:lang w:eastAsia="x-none"/>
        </w:rPr>
        <w:tab/>
        <w:t>LG Electronics</w:t>
      </w:r>
    </w:p>
    <w:p w14:paraId="322EC7FB" w14:textId="77777777" w:rsidR="008B22A0" w:rsidRPr="008B22A0" w:rsidRDefault="008B22A0" w:rsidP="008E772F">
      <w:pPr>
        <w:pStyle w:val="ListParagraph"/>
        <w:numPr>
          <w:ilvl w:val="0"/>
          <w:numId w:val="92"/>
        </w:numPr>
        <w:spacing w:after="0"/>
        <w:ind w:left="714" w:hanging="357"/>
        <w:rPr>
          <w:lang w:eastAsia="ko-KR"/>
        </w:rPr>
      </w:pPr>
      <w:r w:rsidRPr="008B22A0">
        <w:rPr>
          <w:lang w:eastAsia="ko-KR"/>
        </w:rPr>
        <w:t>Proposal 1: Study characteristics of remote CLI in asymmetric interference scenario.</w:t>
      </w:r>
    </w:p>
    <w:p w14:paraId="47BAA39A" w14:textId="77777777" w:rsidR="008B22A0" w:rsidRPr="008B22A0" w:rsidRDefault="008B22A0" w:rsidP="008E772F">
      <w:pPr>
        <w:pStyle w:val="ListParagraph"/>
        <w:numPr>
          <w:ilvl w:val="0"/>
          <w:numId w:val="92"/>
        </w:numPr>
        <w:spacing w:after="0"/>
        <w:ind w:left="714" w:hanging="357"/>
        <w:rPr>
          <w:lang w:val="en-US" w:eastAsia="ko-KR"/>
        </w:rPr>
      </w:pPr>
      <w:r w:rsidRPr="008B22A0">
        <w:rPr>
          <w:lang w:val="en-US" w:eastAsia="ko-KR"/>
        </w:rPr>
        <w:t>P</w:t>
      </w:r>
      <w:r w:rsidRPr="008B22A0">
        <w:rPr>
          <w:rFonts w:hint="eastAsia"/>
          <w:lang w:val="en-US" w:eastAsia="ko-KR"/>
        </w:rPr>
        <w:t xml:space="preserve">roposal </w:t>
      </w:r>
      <w:r w:rsidRPr="008B22A0">
        <w:rPr>
          <w:lang w:val="en-US" w:eastAsia="ko-KR"/>
        </w:rPr>
        <w:t xml:space="preserve">2: Multiple mitigation techniques are supported in RIM scenario. Mechanisms to identify which technique is proper are supported. For example, victim can recommend mitigation technique based on aggressor’s information such as load and the number of gNBs.  </w:t>
      </w:r>
    </w:p>
    <w:p w14:paraId="5E23265B" w14:textId="77777777" w:rsidR="008B22A0" w:rsidRPr="008B22A0" w:rsidRDefault="008B22A0" w:rsidP="008E772F">
      <w:pPr>
        <w:pStyle w:val="ListParagraph"/>
        <w:numPr>
          <w:ilvl w:val="0"/>
          <w:numId w:val="92"/>
        </w:numPr>
        <w:spacing w:after="0"/>
        <w:ind w:left="714" w:hanging="357"/>
        <w:rPr>
          <w:lang w:val="en-US" w:eastAsia="ko-KR"/>
        </w:rPr>
      </w:pPr>
      <w:r w:rsidRPr="008B22A0">
        <w:rPr>
          <w:lang w:val="en-US" w:eastAsia="ko-KR"/>
        </w:rPr>
        <w:t>P</w:t>
      </w:r>
      <w:r w:rsidRPr="008B22A0">
        <w:rPr>
          <w:rFonts w:hint="eastAsia"/>
          <w:lang w:val="en-US" w:eastAsia="ko-KR"/>
        </w:rPr>
        <w:t xml:space="preserve">roposal </w:t>
      </w:r>
      <w:r w:rsidRPr="008B22A0">
        <w:rPr>
          <w:lang w:val="en-US" w:eastAsia="ko-KR"/>
        </w:rPr>
        <w:t>3: Existing reference signals can be starting points. It should be further studied the necessary of dedicated reference signal.</w:t>
      </w:r>
    </w:p>
    <w:p w14:paraId="058361FB" w14:textId="77777777" w:rsidR="008B22A0" w:rsidRPr="008B22A0" w:rsidRDefault="008B22A0" w:rsidP="008E772F">
      <w:pPr>
        <w:pStyle w:val="ListParagraph"/>
        <w:numPr>
          <w:ilvl w:val="0"/>
          <w:numId w:val="92"/>
        </w:numPr>
        <w:spacing w:after="0"/>
        <w:ind w:left="714" w:hanging="357"/>
        <w:rPr>
          <w:lang w:val="en-US" w:eastAsia="ko-KR"/>
        </w:rPr>
      </w:pPr>
      <w:r w:rsidRPr="008B22A0">
        <w:rPr>
          <w:lang w:val="en-US" w:eastAsia="ko-KR"/>
        </w:rPr>
        <w:t>P</w:t>
      </w:r>
      <w:r w:rsidRPr="008B22A0">
        <w:rPr>
          <w:rFonts w:hint="eastAsia"/>
          <w:lang w:val="en-US" w:eastAsia="ko-KR"/>
        </w:rPr>
        <w:t xml:space="preserve">roposal </w:t>
      </w:r>
      <w:r w:rsidRPr="008B22A0">
        <w:rPr>
          <w:lang w:val="en-US" w:eastAsia="ko-KR"/>
        </w:rPr>
        <w:t>4: For backhaul signaling, at least the followings are considered</w:t>
      </w:r>
    </w:p>
    <w:p w14:paraId="1C528366" w14:textId="77777777" w:rsidR="008B22A0" w:rsidRPr="008B22A0" w:rsidRDefault="008B22A0" w:rsidP="008E772F">
      <w:pPr>
        <w:pStyle w:val="ListParagraph"/>
        <w:numPr>
          <w:ilvl w:val="1"/>
          <w:numId w:val="92"/>
        </w:numPr>
        <w:spacing w:after="0"/>
        <w:rPr>
          <w:lang w:val="en-US" w:eastAsia="ko-KR"/>
        </w:rPr>
      </w:pPr>
      <w:r w:rsidRPr="008B22A0">
        <w:rPr>
          <w:lang w:val="en-US" w:eastAsia="ko-KR"/>
        </w:rPr>
        <w:t xml:space="preserve">Reference signal </w:t>
      </w:r>
      <w:r w:rsidRPr="008B22A0">
        <w:rPr>
          <w:rFonts w:hint="eastAsia"/>
          <w:lang w:val="en-US" w:eastAsia="ko-KR"/>
        </w:rPr>
        <w:t>configuration</w:t>
      </w:r>
    </w:p>
    <w:p w14:paraId="24878FC9" w14:textId="77777777" w:rsidR="008B22A0" w:rsidRPr="008B22A0" w:rsidRDefault="008B22A0" w:rsidP="008E772F">
      <w:pPr>
        <w:pStyle w:val="ListParagraph"/>
        <w:numPr>
          <w:ilvl w:val="1"/>
          <w:numId w:val="92"/>
        </w:numPr>
        <w:spacing w:after="0"/>
        <w:rPr>
          <w:lang w:val="en-US" w:eastAsia="ko-KR"/>
        </w:rPr>
      </w:pPr>
      <w:r w:rsidRPr="008B22A0">
        <w:rPr>
          <w:lang w:val="en-US" w:eastAsia="ko-KR"/>
        </w:rPr>
        <w:t>Cell/group/cluster ID of aggressor/victim gNB</w:t>
      </w:r>
    </w:p>
    <w:p w14:paraId="7FA3E08A" w14:textId="77777777" w:rsidR="008B22A0" w:rsidRPr="008B22A0" w:rsidRDefault="008B22A0" w:rsidP="008E772F">
      <w:pPr>
        <w:pStyle w:val="ListParagraph"/>
        <w:numPr>
          <w:ilvl w:val="1"/>
          <w:numId w:val="92"/>
        </w:numPr>
        <w:spacing w:after="0"/>
        <w:rPr>
          <w:lang w:val="en-US" w:eastAsia="ko-KR"/>
        </w:rPr>
      </w:pPr>
      <w:r w:rsidRPr="008B22A0">
        <w:rPr>
          <w:lang w:val="en-US" w:eastAsia="ko-KR"/>
        </w:rPr>
        <w:t xml:space="preserve">Level of remote CLI </w:t>
      </w:r>
    </w:p>
    <w:p w14:paraId="4CEA1C1F" w14:textId="77777777" w:rsidR="008B22A0" w:rsidRPr="008B22A0" w:rsidRDefault="008B22A0" w:rsidP="008E772F">
      <w:pPr>
        <w:pStyle w:val="ListParagraph"/>
        <w:numPr>
          <w:ilvl w:val="1"/>
          <w:numId w:val="92"/>
        </w:numPr>
        <w:spacing w:after="0"/>
        <w:rPr>
          <w:lang w:val="en-US" w:eastAsia="ko-KR"/>
        </w:rPr>
      </w:pPr>
      <w:r w:rsidRPr="008B22A0">
        <w:rPr>
          <w:lang w:val="en-US" w:eastAsia="ko-KR"/>
        </w:rPr>
        <w:t xml:space="preserve">Potential RIM techniques </w:t>
      </w:r>
    </w:p>
    <w:p w14:paraId="3FFE7F20" w14:textId="77777777" w:rsidR="008703D3" w:rsidRDefault="008703D3" w:rsidP="008703D3">
      <w:pPr>
        <w:ind w:left="720" w:hanging="720"/>
        <w:rPr>
          <w:rFonts w:ascii="Times New Roman" w:hAnsi="Times New Roman"/>
          <w:szCs w:val="20"/>
        </w:rPr>
      </w:pPr>
      <w:r>
        <w:rPr>
          <w:rFonts w:ascii="Times New Roman" w:hAnsi="Times New Roman"/>
          <w:b/>
          <w:szCs w:val="20"/>
        </w:rPr>
        <w:t>D</w:t>
      </w:r>
      <w:r w:rsidRPr="00777035">
        <w:rPr>
          <w:rFonts w:ascii="Times New Roman" w:hAnsi="Times New Roman"/>
          <w:b/>
          <w:szCs w:val="20"/>
        </w:rPr>
        <w:t xml:space="preserve">ecision: </w:t>
      </w:r>
      <w:r w:rsidRPr="00777035">
        <w:rPr>
          <w:rFonts w:ascii="Times New Roman" w:hAnsi="Times New Roman"/>
          <w:szCs w:val="20"/>
        </w:rPr>
        <w:t xml:space="preserve">The document is </w:t>
      </w:r>
      <w:r>
        <w:rPr>
          <w:rFonts w:ascii="Times New Roman" w:hAnsi="Times New Roman"/>
          <w:szCs w:val="20"/>
        </w:rPr>
        <w:t>noted.</w:t>
      </w:r>
    </w:p>
    <w:p w14:paraId="572E6EBC" w14:textId="33E18E3D" w:rsidR="008703D3" w:rsidRDefault="008703D3" w:rsidP="00E303AE">
      <w:pPr>
        <w:ind w:left="720" w:hanging="720"/>
        <w:rPr>
          <w:lang w:eastAsia="x-none"/>
        </w:rPr>
      </w:pPr>
    </w:p>
    <w:p w14:paraId="4C9679A9" w14:textId="05BC8755" w:rsidR="00744246" w:rsidRDefault="001B7BF2" w:rsidP="00744246">
      <w:pPr>
        <w:ind w:left="720" w:hanging="720"/>
        <w:rPr>
          <w:b/>
          <w:lang w:eastAsia="x-none"/>
        </w:rPr>
      </w:pPr>
      <w:hyperlink r:id="rId2083" w:history="1">
        <w:r w:rsidR="00D93AE1">
          <w:rPr>
            <w:rStyle w:val="Hyperlink"/>
            <w:b/>
            <w:lang w:eastAsia="x-none"/>
          </w:rPr>
          <w:t>R1-1809162</w:t>
        </w:r>
      </w:hyperlink>
      <w:r w:rsidR="00744246" w:rsidRPr="00744246">
        <w:rPr>
          <w:b/>
          <w:lang w:eastAsia="x-none"/>
        </w:rPr>
        <w:tab/>
        <w:t>Views on remote interference management for NR</w:t>
      </w:r>
      <w:r w:rsidR="00744246" w:rsidRPr="00744246">
        <w:rPr>
          <w:b/>
          <w:lang w:eastAsia="x-none"/>
        </w:rPr>
        <w:tab/>
        <w:t>NTT DOCOMO, INC.</w:t>
      </w:r>
    </w:p>
    <w:p w14:paraId="6B9E217E" w14:textId="53FC3A4C" w:rsidR="00744246" w:rsidRPr="00744246" w:rsidRDefault="00744246" w:rsidP="008E772F">
      <w:pPr>
        <w:pStyle w:val="ListParagraph"/>
        <w:numPr>
          <w:ilvl w:val="0"/>
          <w:numId w:val="93"/>
        </w:numPr>
        <w:spacing w:after="0"/>
        <w:ind w:left="714" w:hanging="357"/>
        <w:rPr>
          <w:lang w:val="en-US" w:eastAsia="zh-CN"/>
        </w:rPr>
      </w:pPr>
      <w:r w:rsidRPr="00744246">
        <w:rPr>
          <w:lang w:val="en-US" w:eastAsia="zh-CN"/>
        </w:rPr>
        <w:t xml:space="preserve">Observation 1: </w:t>
      </w:r>
      <w:r w:rsidRPr="00744246">
        <w:rPr>
          <w:rFonts w:hint="eastAsia"/>
          <w:lang w:val="en-US" w:eastAsia="zh-CN"/>
        </w:rPr>
        <w:t>The numb</w:t>
      </w:r>
      <w:r w:rsidRPr="00744246">
        <w:rPr>
          <w:lang w:val="en-US" w:eastAsia="zh-CN"/>
        </w:rPr>
        <w:t>er of symbols that may suffer remote interference are related to the following factors:</w:t>
      </w:r>
    </w:p>
    <w:p w14:paraId="2C77BDB6" w14:textId="77777777" w:rsidR="00744246" w:rsidRPr="00744246" w:rsidRDefault="00744246" w:rsidP="008E772F">
      <w:pPr>
        <w:pStyle w:val="ListParagraph"/>
        <w:numPr>
          <w:ilvl w:val="1"/>
          <w:numId w:val="93"/>
        </w:numPr>
        <w:spacing w:after="0"/>
        <w:rPr>
          <w:lang w:val="en-US" w:eastAsia="zh-CN"/>
        </w:rPr>
      </w:pPr>
      <w:r w:rsidRPr="00744246">
        <w:rPr>
          <w:rFonts w:hint="eastAsia"/>
          <w:lang w:val="en-US" w:eastAsia="zh-CN"/>
        </w:rPr>
        <w:t xml:space="preserve">Propagation distance between </w:t>
      </w:r>
      <w:r w:rsidRPr="00744246">
        <w:rPr>
          <w:lang w:val="en-US" w:eastAsia="zh-CN"/>
        </w:rPr>
        <w:t>aggressive</w:t>
      </w:r>
      <w:r w:rsidRPr="00744246">
        <w:rPr>
          <w:rFonts w:hint="eastAsia"/>
          <w:lang w:val="en-US" w:eastAsia="zh-CN"/>
        </w:rPr>
        <w:t xml:space="preserve"> </w:t>
      </w:r>
      <w:r w:rsidRPr="00744246">
        <w:rPr>
          <w:lang w:val="en-US" w:eastAsia="zh-CN"/>
        </w:rPr>
        <w:t>gNB and victim gNB</w:t>
      </w:r>
    </w:p>
    <w:p w14:paraId="08B5A7FE" w14:textId="77777777" w:rsidR="00744246" w:rsidRPr="00744246" w:rsidRDefault="00744246" w:rsidP="008E772F">
      <w:pPr>
        <w:pStyle w:val="ListParagraph"/>
        <w:numPr>
          <w:ilvl w:val="1"/>
          <w:numId w:val="93"/>
        </w:numPr>
        <w:spacing w:after="0"/>
        <w:rPr>
          <w:lang w:val="en-US" w:eastAsia="zh-CN"/>
        </w:rPr>
      </w:pPr>
      <w:r w:rsidRPr="00744246">
        <w:rPr>
          <w:lang w:val="en-US" w:eastAsia="zh-CN"/>
        </w:rPr>
        <w:t>Guard period in semi-static TDD configuration</w:t>
      </w:r>
    </w:p>
    <w:p w14:paraId="3BFA6994" w14:textId="77777777" w:rsidR="00744246" w:rsidRPr="00744246" w:rsidRDefault="00744246" w:rsidP="008E772F">
      <w:pPr>
        <w:pStyle w:val="ListParagraph"/>
        <w:numPr>
          <w:ilvl w:val="1"/>
          <w:numId w:val="93"/>
        </w:numPr>
        <w:spacing w:after="0"/>
        <w:rPr>
          <w:lang w:val="en-US" w:eastAsia="zh-CN"/>
        </w:rPr>
      </w:pPr>
      <w:r w:rsidRPr="00744246">
        <w:rPr>
          <w:lang w:val="en-US" w:eastAsia="zh-CN"/>
        </w:rPr>
        <w:t>Subcarrier spacing configuration</w:t>
      </w:r>
    </w:p>
    <w:p w14:paraId="797EB72A" w14:textId="023B6C2D" w:rsidR="00744246" w:rsidRPr="00744246" w:rsidRDefault="00744246" w:rsidP="008E772F">
      <w:pPr>
        <w:pStyle w:val="ListParagraph"/>
        <w:numPr>
          <w:ilvl w:val="0"/>
          <w:numId w:val="93"/>
        </w:numPr>
        <w:spacing w:after="0"/>
        <w:ind w:left="714" w:hanging="357"/>
        <w:rPr>
          <w:szCs w:val="22"/>
          <w:lang w:val="en-US" w:eastAsia="zh-CN"/>
        </w:rPr>
      </w:pPr>
      <w:r w:rsidRPr="00744246">
        <w:rPr>
          <w:rFonts w:hint="eastAsia"/>
          <w:szCs w:val="22"/>
          <w:lang w:val="en-US" w:eastAsia="zh-CN"/>
        </w:rPr>
        <w:t>Observation 2:</w:t>
      </w:r>
      <w:r w:rsidRPr="00744246">
        <w:rPr>
          <w:szCs w:val="22"/>
          <w:lang w:val="en-US" w:eastAsia="zh-CN"/>
        </w:rPr>
        <w:t xml:space="preserve"> </w:t>
      </w:r>
      <w:r w:rsidRPr="00744246">
        <w:rPr>
          <w:rFonts w:hint="eastAsia"/>
          <w:szCs w:val="22"/>
          <w:lang w:val="en-US" w:eastAsia="zh-CN"/>
        </w:rPr>
        <w:t xml:space="preserve">For </w:t>
      </w:r>
      <w:r w:rsidRPr="00744246">
        <w:rPr>
          <w:szCs w:val="22"/>
          <w:lang w:val="en-US" w:eastAsia="zh-CN"/>
        </w:rPr>
        <w:t>remote interference management, both interference mitigation at aggressive gNBs and victim gNBs should be studied.</w:t>
      </w:r>
    </w:p>
    <w:p w14:paraId="48FDED10" w14:textId="4A655191" w:rsidR="00744246" w:rsidRPr="00744246" w:rsidRDefault="00744246" w:rsidP="008E772F">
      <w:pPr>
        <w:pStyle w:val="ListParagraph"/>
        <w:numPr>
          <w:ilvl w:val="0"/>
          <w:numId w:val="93"/>
        </w:numPr>
        <w:spacing w:after="0"/>
        <w:ind w:left="714" w:hanging="357"/>
        <w:rPr>
          <w:szCs w:val="22"/>
          <w:lang w:val="en-US" w:eastAsia="zh-CN"/>
        </w:rPr>
      </w:pPr>
      <w:r w:rsidRPr="00744246">
        <w:rPr>
          <w:szCs w:val="22"/>
          <w:lang w:val="en-US" w:eastAsia="zh-CN"/>
        </w:rPr>
        <w:t>Observation 3: For remote interference management, the interference mitigation schemes in TD-LTE network can be used as a starting point.</w:t>
      </w:r>
    </w:p>
    <w:p w14:paraId="4CB2783A" w14:textId="14E621DF" w:rsidR="00744246" w:rsidRPr="00744246" w:rsidRDefault="00744246" w:rsidP="008E772F">
      <w:pPr>
        <w:pStyle w:val="ListParagraph"/>
        <w:numPr>
          <w:ilvl w:val="0"/>
          <w:numId w:val="93"/>
        </w:numPr>
        <w:spacing w:after="0"/>
        <w:ind w:left="714" w:hanging="357"/>
        <w:rPr>
          <w:szCs w:val="22"/>
          <w:lang w:val="en-US" w:eastAsia="zh-CN"/>
        </w:rPr>
      </w:pPr>
      <w:r w:rsidRPr="00744246">
        <w:rPr>
          <w:rFonts w:hint="eastAsia"/>
          <w:szCs w:val="22"/>
          <w:lang w:val="en-US" w:eastAsia="zh-CN"/>
        </w:rPr>
        <w:t>Obs</w:t>
      </w:r>
      <w:r w:rsidRPr="00744246">
        <w:rPr>
          <w:szCs w:val="22"/>
          <w:lang w:val="en-US" w:eastAsia="zh-CN"/>
        </w:rPr>
        <w:t xml:space="preserve">ervation 4: </w:t>
      </w:r>
      <w:r w:rsidRPr="00744246">
        <w:rPr>
          <w:rFonts w:hint="eastAsia"/>
          <w:szCs w:val="22"/>
          <w:lang w:val="en-US" w:eastAsia="zh-CN"/>
        </w:rPr>
        <w:t>For rem</w:t>
      </w:r>
      <w:r w:rsidRPr="00744246">
        <w:rPr>
          <w:szCs w:val="22"/>
          <w:lang w:val="en-US" w:eastAsia="zh-CN"/>
        </w:rPr>
        <w:t>ote interference management, the cross-link interference mitigation techniques in flexible duplex such as power control, advanced receiver, etc. should be studied.</w:t>
      </w:r>
    </w:p>
    <w:p w14:paraId="06DDC162" w14:textId="77777777" w:rsidR="00744246" w:rsidRDefault="00744246" w:rsidP="00744246">
      <w:pPr>
        <w:ind w:left="720" w:hanging="720"/>
        <w:rPr>
          <w:rFonts w:ascii="Times New Roman" w:hAnsi="Times New Roman"/>
          <w:szCs w:val="20"/>
        </w:rPr>
      </w:pPr>
      <w:r>
        <w:rPr>
          <w:rFonts w:ascii="Times New Roman" w:hAnsi="Times New Roman"/>
          <w:b/>
          <w:szCs w:val="20"/>
        </w:rPr>
        <w:t>D</w:t>
      </w:r>
      <w:r w:rsidRPr="00777035">
        <w:rPr>
          <w:rFonts w:ascii="Times New Roman" w:hAnsi="Times New Roman"/>
          <w:b/>
          <w:szCs w:val="20"/>
        </w:rPr>
        <w:t xml:space="preserve">ecision: </w:t>
      </w:r>
      <w:r w:rsidRPr="00777035">
        <w:rPr>
          <w:rFonts w:ascii="Times New Roman" w:hAnsi="Times New Roman"/>
          <w:szCs w:val="20"/>
        </w:rPr>
        <w:t xml:space="preserve">The document is </w:t>
      </w:r>
      <w:r>
        <w:rPr>
          <w:rFonts w:ascii="Times New Roman" w:hAnsi="Times New Roman"/>
          <w:szCs w:val="20"/>
        </w:rPr>
        <w:t>noted.</w:t>
      </w:r>
    </w:p>
    <w:p w14:paraId="6F1A8563" w14:textId="7D2EBEB0" w:rsidR="00744246" w:rsidRDefault="00744246" w:rsidP="00E303AE">
      <w:pPr>
        <w:ind w:left="720" w:hanging="720"/>
        <w:rPr>
          <w:lang w:eastAsia="x-none"/>
        </w:rPr>
      </w:pPr>
    </w:p>
    <w:p w14:paraId="7B89EDE2" w14:textId="2797636F" w:rsidR="00AC4EA0" w:rsidRDefault="001B7BF2" w:rsidP="00AC4EA0">
      <w:pPr>
        <w:ind w:left="720" w:hanging="720"/>
        <w:rPr>
          <w:b/>
          <w:lang w:eastAsia="x-none"/>
        </w:rPr>
      </w:pPr>
      <w:hyperlink r:id="rId2084" w:history="1">
        <w:r w:rsidR="00D93AE1">
          <w:rPr>
            <w:rStyle w:val="Hyperlink"/>
            <w:b/>
            <w:lang w:eastAsia="x-none"/>
          </w:rPr>
          <w:t>R1-1809455</w:t>
        </w:r>
      </w:hyperlink>
      <w:r w:rsidR="00AC4EA0" w:rsidRPr="00AC4EA0">
        <w:rPr>
          <w:b/>
          <w:lang w:eastAsia="x-none"/>
        </w:rPr>
        <w:tab/>
        <w:t>Mechanisms for improving network robustness</w:t>
      </w:r>
      <w:r w:rsidR="00AC4EA0" w:rsidRPr="00AC4EA0">
        <w:rPr>
          <w:b/>
          <w:lang w:eastAsia="x-none"/>
        </w:rPr>
        <w:tab/>
        <w:t>Qualcomm Incorporated</w:t>
      </w:r>
    </w:p>
    <w:p w14:paraId="3C009324" w14:textId="77777777" w:rsidR="00345194" w:rsidRPr="00AC4EA0" w:rsidRDefault="00345194" w:rsidP="008E772F">
      <w:pPr>
        <w:pStyle w:val="ListParagraph"/>
        <w:numPr>
          <w:ilvl w:val="0"/>
          <w:numId w:val="94"/>
        </w:numPr>
        <w:spacing w:after="0"/>
        <w:rPr>
          <w:lang w:eastAsia="en-GB"/>
        </w:rPr>
      </w:pPr>
      <w:r w:rsidRPr="00AC4EA0">
        <w:rPr>
          <w:lang w:eastAsia="en-GB"/>
        </w:rPr>
        <w:fldChar w:fldCharType="begin"/>
      </w:r>
      <w:r w:rsidRPr="00AC4EA0">
        <w:rPr>
          <w:lang w:eastAsia="en-GB"/>
        </w:rPr>
        <w:instrText xml:space="preserve"> REF p1 \h </w:instrText>
      </w:r>
      <w:r w:rsidRPr="00AC4EA0">
        <w:rPr>
          <w:lang w:eastAsia="en-GB"/>
        </w:rPr>
      </w:r>
      <w:r w:rsidRPr="00AC4EA0">
        <w:rPr>
          <w:lang w:eastAsia="en-GB"/>
        </w:rPr>
        <w:fldChar w:fldCharType="separate"/>
      </w:r>
      <w:r w:rsidRPr="00AC4EA0">
        <w:rPr>
          <w:lang w:eastAsia="en-GB"/>
        </w:rPr>
        <w:t>Proposal: UE autonomously chooses a new RACH configuration that is robust to remote interference when it senses the remote interference.</w:t>
      </w:r>
    </w:p>
    <w:p w14:paraId="7D198E63" w14:textId="42610F74" w:rsidR="00345194" w:rsidRDefault="00345194" w:rsidP="00345194">
      <w:pPr>
        <w:rPr>
          <w:rFonts w:ascii="Times New Roman" w:hAnsi="Times New Roman"/>
          <w:szCs w:val="20"/>
        </w:rPr>
      </w:pPr>
      <w:r w:rsidRPr="00AC4EA0">
        <w:rPr>
          <w:lang w:eastAsia="en-GB"/>
        </w:rPr>
        <w:fldChar w:fldCharType="end"/>
      </w:r>
      <w:r>
        <w:rPr>
          <w:rFonts w:ascii="Times New Roman" w:hAnsi="Times New Roman"/>
          <w:b/>
          <w:szCs w:val="20"/>
        </w:rPr>
        <w:t>Discussion</w:t>
      </w:r>
      <w:r w:rsidRPr="00777035">
        <w:rPr>
          <w:rFonts w:ascii="Times New Roman" w:hAnsi="Times New Roman"/>
          <w:b/>
          <w:szCs w:val="20"/>
        </w:rPr>
        <w:t xml:space="preserve">: </w:t>
      </w:r>
      <w:r>
        <w:rPr>
          <w:rFonts w:ascii="Times New Roman" w:hAnsi="Times New Roman"/>
          <w:szCs w:val="20"/>
        </w:rPr>
        <w:t>Questioning whether the choice should be made by the network side, not the UE</w:t>
      </w:r>
    </w:p>
    <w:p w14:paraId="0B57AD2A" w14:textId="35C4B8EB" w:rsidR="00345194" w:rsidRPr="00345194" w:rsidRDefault="00345194" w:rsidP="00345194">
      <w:r w:rsidRPr="00345194">
        <w:rPr>
          <w:b/>
        </w:rPr>
        <w:t xml:space="preserve">Decision: </w:t>
      </w:r>
      <w:r w:rsidRPr="00345194">
        <w:t>The document is noted.</w:t>
      </w:r>
    </w:p>
    <w:p w14:paraId="055661A6" w14:textId="37FE8EA4" w:rsidR="00AC4EA0" w:rsidRDefault="00AC4EA0" w:rsidP="00E303AE">
      <w:pPr>
        <w:ind w:left="720" w:hanging="720"/>
        <w:rPr>
          <w:lang w:eastAsia="x-none"/>
        </w:rPr>
      </w:pPr>
    </w:p>
    <w:p w14:paraId="3677B372" w14:textId="47864413" w:rsidR="001D15E8" w:rsidRPr="001D15E8" w:rsidRDefault="001D15E8" w:rsidP="001D15E8">
      <w:pPr>
        <w:rPr>
          <w:lang w:eastAsia="x-none"/>
        </w:rPr>
      </w:pPr>
      <w:r w:rsidRPr="00C73ACC">
        <w:rPr>
          <w:lang w:eastAsia="x-none"/>
        </w:rPr>
        <w:t>Tuesday session conclusion: Discuss further offline - Hua (CMCC)</w:t>
      </w:r>
    </w:p>
    <w:p w14:paraId="3BB3036B" w14:textId="35864D8B" w:rsidR="001D15E8" w:rsidRDefault="001D15E8" w:rsidP="00E303AE">
      <w:pPr>
        <w:ind w:left="720" w:hanging="720"/>
        <w:rPr>
          <w:lang w:eastAsia="x-none"/>
        </w:rPr>
      </w:pPr>
    </w:p>
    <w:p w14:paraId="32A0FD3A" w14:textId="0F1DFF99" w:rsidR="00E303AE" w:rsidRPr="00E303AE" w:rsidRDefault="001B7BF2" w:rsidP="00E303AE">
      <w:pPr>
        <w:ind w:left="720" w:hanging="720"/>
        <w:rPr>
          <w:lang w:eastAsia="x-none"/>
        </w:rPr>
      </w:pPr>
      <w:hyperlink r:id="rId2085" w:history="1">
        <w:r w:rsidR="00D93AE1">
          <w:rPr>
            <w:rStyle w:val="Hyperlink"/>
            <w:lang w:eastAsia="x-none"/>
          </w:rPr>
          <w:t>R1-1808067</w:t>
        </w:r>
      </w:hyperlink>
      <w:r w:rsidR="00E303AE" w:rsidRPr="00E303AE">
        <w:rPr>
          <w:lang w:eastAsia="x-none"/>
        </w:rPr>
        <w:tab/>
        <w:t>Discussion on remote interference mitigation mechanisms</w:t>
      </w:r>
      <w:r w:rsidR="00E303AE" w:rsidRPr="00E303AE">
        <w:rPr>
          <w:lang w:eastAsia="x-none"/>
        </w:rPr>
        <w:tab/>
        <w:t>Huawei, HiSilicon</w:t>
      </w:r>
    </w:p>
    <w:p w14:paraId="651F5C01" w14:textId="7AB151B7" w:rsidR="00E303AE" w:rsidRPr="00E303AE" w:rsidRDefault="001B7BF2" w:rsidP="00E303AE">
      <w:pPr>
        <w:ind w:left="720" w:hanging="720"/>
        <w:rPr>
          <w:lang w:eastAsia="x-none"/>
        </w:rPr>
      </w:pPr>
      <w:hyperlink r:id="rId2086" w:history="1">
        <w:r w:rsidR="00D93AE1">
          <w:rPr>
            <w:rStyle w:val="Hyperlink"/>
            <w:lang w:eastAsia="x-none"/>
          </w:rPr>
          <w:t>R1-1808325</w:t>
        </w:r>
      </w:hyperlink>
      <w:r w:rsidR="00E303AE" w:rsidRPr="00E303AE">
        <w:rPr>
          <w:lang w:eastAsia="x-none"/>
        </w:rPr>
        <w:tab/>
        <w:t>Consideration on RIM framework and mechanisms for improving network robustness</w:t>
      </w:r>
      <w:r w:rsidR="00E303AE" w:rsidRPr="00E303AE">
        <w:rPr>
          <w:lang w:eastAsia="x-none"/>
        </w:rPr>
        <w:tab/>
        <w:t>ZTE</w:t>
      </w:r>
    </w:p>
    <w:p w14:paraId="7F198C91" w14:textId="3C828490" w:rsidR="00E303AE" w:rsidRPr="00E303AE" w:rsidRDefault="001B7BF2" w:rsidP="00E303AE">
      <w:pPr>
        <w:ind w:left="720" w:hanging="720"/>
        <w:rPr>
          <w:lang w:eastAsia="x-none"/>
        </w:rPr>
      </w:pPr>
      <w:hyperlink r:id="rId2087" w:history="1">
        <w:r w:rsidR="00D93AE1">
          <w:rPr>
            <w:rStyle w:val="Hyperlink"/>
            <w:lang w:eastAsia="x-none"/>
          </w:rPr>
          <w:t>R1-1808342</w:t>
        </w:r>
      </w:hyperlink>
      <w:r w:rsidR="00E303AE" w:rsidRPr="00E303AE">
        <w:rPr>
          <w:lang w:eastAsia="x-none"/>
        </w:rPr>
        <w:tab/>
        <w:t>Considerations on remote interference management</w:t>
      </w:r>
      <w:r w:rsidR="00E303AE" w:rsidRPr="00E303AE">
        <w:rPr>
          <w:lang w:eastAsia="x-none"/>
        </w:rPr>
        <w:tab/>
        <w:t>Sony</w:t>
      </w:r>
    </w:p>
    <w:p w14:paraId="1232A0B2" w14:textId="2CB44383" w:rsidR="00E303AE" w:rsidRPr="00E303AE" w:rsidRDefault="001B7BF2" w:rsidP="00E303AE">
      <w:pPr>
        <w:ind w:left="720" w:hanging="720"/>
        <w:rPr>
          <w:lang w:eastAsia="x-none"/>
        </w:rPr>
      </w:pPr>
      <w:hyperlink r:id="rId2088" w:history="1">
        <w:r w:rsidR="00D93AE1">
          <w:rPr>
            <w:rStyle w:val="Hyperlink"/>
            <w:lang w:eastAsia="x-none"/>
          </w:rPr>
          <w:t>R1-1808408</w:t>
        </w:r>
      </w:hyperlink>
      <w:r w:rsidR="00E303AE" w:rsidRPr="00E303AE">
        <w:rPr>
          <w:lang w:eastAsia="x-none"/>
        </w:rPr>
        <w:tab/>
        <w:t>Views on remote interference management</w:t>
      </w:r>
      <w:r w:rsidR="00E303AE" w:rsidRPr="00E303AE">
        <w:rPr>
          <w:lang w:eastAsia="x-none"/>
        </w:rPr>
        <w:tab/>
        <w:t>CATT</w:t>
      </w:r>
    </w:p>
    <w:p w14:paraId="5DDE0FF3" w14:textId="1FD134FA" w:rsidR="00E303AE" w:rsidRPr="00E303AE" w:rsidRDefault="001B7BF2" w:rsidP="00E303AE">
      <w:pPr>
        <w:ind w:left="720" w:hanging="720"/>
        <w:rPr>
          <w:lang w:eastAsia="x-none"/>
        </w:rPr>
      </w:pPr>
      <w:hyperlink r:id="rId2089" w:history="1">
        <w:r w:rsidR="00D93AE1">
          <w:rPr>
            <w:rStyle w:val="Hyperlink"/>
            <w:lang w:eastAsia="x-none"/>
          </w:rPr>
          <w:t>R1-1808703</w:t>
        </w:r>
      </w:hyperlink>
      <w:r w:rsidR="00E303AE" w:rsidRPr="00E303AE">
        <w:rPr>
          <w:lang w:eastAsia="x-none"/>
        </w:rPr>
        <w:tab/>
        <w:t>Remote interference management schemes</w:t>
      </w:r>
      <w:r w:rsidR="00E303AE" w:rsidRPr="00E303AE">
        <w:rPr>
          <w:lang w:eastAsia="x-none"/>
        </w:rPr>
        <w:tab/>
        <w:t>Intel Corporation</w:t>
      </w:r>
    </w:p>
    <w:p w14:paraId="2B16D457" w14:textId="221CF295" w:rsidR="00E303AE" w:rsidRPr="00E303AE" w:rsidRDefault="001B7BF2" w:rsidP="00E303AE">
      <w:pPr>
        <w:ind w:left="720" w:hanging="720"/>
        <w:rPr>
          <w:lang w:eastAsia="x-none"/>
        </w:rPr>
      </w:pPr>
      <w:hyperlink r:id="rId2090" w:history="1">
        <w:r w:rsidR="00D93AE1">
          <w:rPr>
            <w:rStyle w:val="Hyperlink"/>
            <w:lang w:eastAsia="x-none"/>
          </w:rPr>
          <w:t>R1-1808785</w:t>
        </w:r>
      </w:hyperlink>
      <w:r w:rsidR="00E303AE" w:rsidRPr="00E303AE">
        <w:rPr>
          <w:lang w:eastAsia="x-none"/>
        </w:rPr>
        <w:tab/>
        <w:t>Mechanisms for improving network robustness</w:t>
      </w:r>
      <w:r w:rsidR="00E303AE" w:rsidRPr="00E303AE">
        <w:rPr>
          <w:lang w:eastAsia="x-none"/>
        </w:rPr>
        <w:tab/>
        <w:t>Samsung</w:t>
      </w:r>
    </w:p>
    <w:p w14:paraId="25DCD923" w14:textId="0381913A" w:rsidR="00E303AE" w:rsidRPr="00E303AE" w:rsidRDefault="001B7BF2" w:rsidP="00E303AE">
      <w:pPr>
        <w:ind w:left="720" w:hanging="720"/>
        <w:rPr>
          <w:lang w:eastAsia="x-none"/>
        </w:rPr>
      </w:pPr>
      <w:hyperlink r:id="rId2091" w:history="1">
        <w:r w:rsidR="00D93AE1">
          <w:rPr>
            <w:rStyle w:val="Hyperlink"/>
            <w:lang w:eastAsia="x-none"/>
          </w:rPr>
          <w:t>R1-1808822</w:t>
        </w:r>
      </w:hyperlink>
      <w:r w:rsidR="00E303AE" w:rsidRPr="00E303AE">
        <w:rPr>
          <w:lang w:eastAsia="x-none"/>
        </w:rPr>
        <w:tab/>
        <w:t>On mechanism for improving network robustness in the presence of remote interference</w:t>
      </w:r>
      <w:r w:rsidR="00E303AE" w:rsidRPr="00E303AE">
        <w:rPr>
          <w:lang w:eastAsia="x-none"/>
        </w:rPr>
        <w:tab/>
        <w:t>Ericsson</w:t>
      </w:r>
    </w:p>
    <w:p w14:paraId="48AA6E44" w14:textId="451BD6EF" w:rsidR="00E303AE" w:rsidRPr="00E303AE" w:rsidRDefault="001B7BF2" w:rsidP="00E303AE">
      <w:pPr>
        <w:ind w:left="720" w:hanging="720"/>
        <w:rPr>
          <w:lang w:eastAsia="x-none"/>
        </w:rPr>
      </w:pPr>
      <w:hyperlink r:id="rId2092" w:history="1">
        <w:r w:rsidR="00D93AE1">
          <w:rPr>
            <w:rStyle w:val="Hyperlink"/>
            <w:lang w:eastAsia="x-none"/>
          </w:rPr>
          <w:t>R1-1809221</w:t>
        </w:r>
      </w:hyperlink>
      <w:r w:rsidR="00E303AE" w:rsidRPr="00E303AE">
        <w:rPr>
          <w:lang w:eastAsia="x-none"/>
        </w:rPr>
        <w:tab/>
        <w:t>Remote interference management for NR</w:t>
      </w:r>
      <w:r w:rsidR="00E303AE" w:rsidRPr="00E303AE">
        <w:rPr>
          <w:lang w:eastAsia="x-none"/>
        </w:rPr>
        <w:tab/>
        <w:t>Nokia, Nokia Shanghai Bell</w:t>
      </w:r>
    </w:p>
    <w:p w14:paraId="500B714A" w14:textId="6F61E46D" w:rsidR="00E303AE" w:rsidRPr="00E303AE" w:rsidRDefault="00E303AE" w:rsidP="008703D3">
      <w:pPr>
        <w:pStyle w:val="Heading4"/>
      </w:pPr>
      <w:bookmarkStart w:id="1043" w:name="_Toc521704554"/>
      <w:bookmarkStart w:id="1044" w:name="_Toc526458963"/>
      <w:r w:rsidRPr="00E303AE">
        <w:t>Mecha</w:t>
      </w:r>
      <w:r w:rsidR="001C6C03">
        <w:t>n</w:t>
      </w:r>
      <w:r w:rsidRPr="00E303AE">
        <w:t>isms for identifying strong gNB interferers</w:t>
      </w:r>
      <w:bookmarkEnd w:id="1043"/>
      <w:bookmarkEnd w:id="1044"/>
    </w:p>
    <w:p w14:paraId="548BE33A" w14:textId="12396FF9" w:rsidR="00345194" w:rsidRDefault="001B7BF2" w:rsidP="00345194">
      <w:pPr>
        <w:ind w:left="720" w:hanging="720"/>
        <w:rPr>
          <w:b/>
          <w:lang w:eastAsia="x-none"/>
        </w:rPr>
      </w:pPr>
      <w:hyperlink r:id="rId2093" w:history="1">
        <w:r w:rsidR="00D93AE1">
          <w:rPr>
            <w:rStyle w:val="Hyperlink"/>
            <w:b/>
            <w:lang w:eastAsia="x-none"/>
          </w:rPr>
          <w:t>R1-1808841</w:t>
        </w:r>
      </w:hyperlink>
      <w:r w:rsidR="00345194" w:rsidRPr="00345194">
        <w:rPr>
          <w:b/>
          <w:lang w:eastAsia="x-none"/>
        </w:rPr>
        <w:tab/>
        <w:t>Discussion on framework for RIM</w:t>
      </w:r>
      <w:r w:rsidR="00345194" w:rsidRPr="00345194">
        <w:rPr>
          <w:b/>
          <w:lang w:eastAsia="x-none"/>
        </w:rPr>
        <w:tab/>
        <w:t>CMCC</w:t>
      </w:r>
    </w:p>
    <w:p w14:paraId="7BB2163E" w14:textId="77777777" w:rsidR="00345194" w:rsidRPr="00345194" w:rsidRDefault="00345194" w:rsidP="008E772F">
      <w:pPr>
        <w:pStyle w:val="ListParagraph"/>
        <w:numPr>
          <w:ilvl w:val="0"/>
          <w:numId w:val="94"/>
        </w:numPr>
        <w:spacing w:after="0"/>
        <w:ind w:left="714" w:hanging="357"/>
      </w:pPr>
      <w:r w:rsidRPr="00345194">
        <w:rPr>
          <w:lang w:eastAsia="zh-CN"/>
        </w:rPr>
        <w:t xml:space="preserve">Proposal 1. For both Framework-1 (w/o backhaul assistance) and Framework-2 (w/ backhaul assistance), </w:t>
      </w:r>
      <w:r w:rsidRPr="00345194">
        <w:rPr>
          <w:color w:val="000000" w:themeColor="text1"/>
        </w:rPr>
        <w:t>characteristics, functionalities and requirements</w:t>
      </w:r>
      <w:r w:rsidRPr="00345194">
        <w:rPr>
          <w:lang w:eastAsia="zh-CN"/>
        </w:rPr>
        <w:t xml:space="preserve"> of RS design should be carefully studied. </w:t>
      </w:r>
    </w:p>
    <w:p w14:paraId="7A0C42BA" w14:textId="77777777" w:rsidR="00345194" w:rsidRPr="00345194" w:rsidRDefault="00345194" w:rsidP="008E772F">
      <w:pPr>
        <w:pStyle w:val="ListParagraph"/>
        <w:numPr>
          <w:ilvl w:val="0"/>
          <w:numId w:val="94"/>
        </w:numPr>
        <w:spacing w:after="0"/>
        <w:ind w:left="714" w:hanging="357"/>
        <w:rPr>
          <w:lang w:eastAsia="zh-CN"/>
        </w:rPr>
      </w:pPr>
      <w:r w:rsidRPr="00345194">
        <w:rPr>
          <w:lang w:eastAsia="zh-CN"/>
        </w:rPr>
        <w:t>Proposal 2. Select one of the frameworks for NR-RIM.</w:t>
      </w:r>
    </w:p>
    <w:p w14:paraId="4368E3AA" w14:textId="77777777" w:rsidR="00345194" w:rsidRPr="00345194" w:rsidRDefault="00345194" w:rsidP="008E772F">
      <w:pPr>
        <w:pStyle w:val="ListParagraph"/>
        <w:numPr>
          <w:ilvl w:val="0"/>
          <w:numId w:val="94"/>
        </w:numPr>
        <w:spacing w:after="0"/>
        <w:ind w:left="714" w:hanging="357"/>
        <w:rPr>
          <w:szCs w:val="21"/>
        </w:rPr>
      </w:pPr>
      <w:r w:rsidRPr="00345194">
        <w:rPr>
          <w:szCs w:val="21"/>
          <w:lang w:eastAsia="zh-CN"/>
        </w:rPr>
        <w:t xml:space="preserve">Proposal 3. </w:t>
      </w:r>
      <w:r w:rsidRPr="00345194">
        <w:rPr>
          <w:szCs w:val="21"/>
        </w:rPr>
        <w:t>Send LS to RAN3 to study potential additional coordination among gNBs for mitigating remote interference based on the proposed Framework-2.</w:t>
      </w:r>
    </w:p>
    <w:p w14:paraId="27CF39AD" w14:textId="77777777" w:rsidR="00345194" w:rsidRPr="00345194" w:rsidRDefault="00345194" w:rsidP="00345194">
      <w:r w:rsidRPr="00345194">
        <w:rPr>
          <w:b/>
        </w:rPr>
        <w:t xml:space="preserve">Decision: </w:t>
      </w:r>
      <w:r w:rsidRPr="00345194">
        <w:t>The document is noted.</w:t>
      </w:r>
    </w:p>
    <w:p w14:paraId="7782E1E1" w14:textId="77777777" w:rsidR="00345194" w:rsidRDefault="00345194" w:rsidP="00E303AE">
      <w:pPr>
        <w:ind w:left="720" w:hanging="720"/>
        <w:rPr>
          <w:lang w:eastAsia="x-none"/>
        </w:rPr>
      </w:pPr>
    </w:p>
    <w:p w14:paraId="74784803" w14:textId="27E867FE" w:rsidR="001C6C03" w:rsidRDefault="001B7BF2" w:rsidP="001C6C03">
      <w:pPr>
        <w:ind w:left="720" w:hanging="720"/>
        <w:rPr>
          <w:b/>
          <w:lang w:eastAsia="x-none"/>
        </w:rPr>
      </w:pPr>
      <w:hyperlink r:id="rId2094" w:history="1">
        <w:r w:rsidR="00D93AE1">
          <w:rPr>
            <w:rStyle w:val="Hyperlink"/>
            <w:b/>
            <w:lang w:eastAsia="x-none"/>
          </w:rPr>
          <w:t>R1-1808823</w:t>
        </w:r>
      </w:hyperlink>
      <w:r w:rsidR="001C6C03" w:rsidRPr="001C6C03">
        <w:rPr>
          <w:b/>
          <w:lang w:eastAsia="x-none"/>
        </w:rPr>
        <w:tab/>
        <w:t>On mechanism for identifying strong gNB interferers</w:t>
      </w:r>
      <w:r w:rsidR="001C6C03" w:rsidRPr="001C6C03">
        <w:rPr>
          <w:b/>
          <w:lang w:eastAsia="x-none"/>
        </w:rPr>
        <w:tab/>
        <w:t>Ericsson</w:t>
      </w:r>
    </w:p>
    <w:p w14:paraId="09B86933" w14:textId="77777777" w:rsidR="00E80802" w:rsidRPr="00E80802" w:rsidRDefault="001C6C03" w:rsidP="008E772F">
      <w:pPr>
        <w:pStyle w:val="ListParagraph"/>
        <w:numPr>
          <w:ilvl w:val="0"/>
          <w:numId w:val="95"/>
        </w:numPr>
        <w:spacing w:after="0"/>
        <w:rPr>
          <w:rFonts w:ascii="Calibri" w:hAnsi="Calibri" w:cs="Gautami"/>
          <w:b/>
          <w:noProof/>
          <w:sz w:val="22"/>
          <w:szCs w:val="22"/>
          <w:lang w:val="en-US"/>
        </w:rPr>
      </w:pPr>
      <w:r w:rsidRPr="001C6C03">
        <w:rPr>
          <w:bCs/>
          <w:lang w:val="en-US"/>
        </w:rPr>
        <w:fldChar w:fldCharType="begin"/>
      </w:r>
      <w:r w:rsidRPr="00E80802">
        <w:rPr>
          <w:bCs/>
          <w:lang w:val="en-US"/>
        </w:rPr>
        <w:instrText xml:space="preserve"> TOC \n \h \z \t "Proposal" \c </w:instrText>
      </w:r>
      <w:r w:rsidRPr="001C6C03">
        <w:rPr>
          <w:bCs/>
          <w:lang w:val="en-US"/>
        </w:rPr>
        <w:fldChar w:fldCharType="separate"/>
      </w:r>
      <w:hyperlink w:anchor="_Toc521667705" w:history="1">
        <w:r w:rsidR="0037532F" w:rsidRPr="001C6C03">
          <w:rPr>
            <w:noProof/>
          </w:rPr>
          <w:t>Proposal 1</w:t>
        </w:r>
        <w:r>
          <w:rPr>
            <w:noProof/>
          </w:rPr>
          <w:t xml:space="preserve">: </w:t>
        </w:r>
        <w:r w:rsidR="0037532F" w:rsidRPr="001C6C03">
          <w:rPr>
            <w:noProof/>
          </w:rPr>
          <w:t>Support some level of gNB/gNB group identification, at least to add observability from OAM of the presence of remote interference in the NW</w:t>
        </w:r>
      </w:hyperlink>
    </w:p>
    <w:p w14:paraId="43FF97AC" w14:textId="6CF8393A" w:rsidR="001C6C03" w:rsidRPr="00E80802" w:rsidRDefault="001B7BF2" w:rsidP="008E772F">
      <w:pPr>
        <w:pStyle w:val="ListParagraph"/>
        <w:numPr>
          <w:ilvl w:val="0"/>
          <w:numId w:val="95"/>
        </w:numPr>
        <w:spacing w:after="0"/>
        <w:rPr>
          <w:rFonts w:ascii="Calibri" w:hAnsi="Calibri" w:cs="Gautami"/>
          <w:b/>
          <w:noProof/>
          <w:sz w:val="22"/>
          <w:szCs w:val="22"/>
          <w:lang w:val="en-US"/>
        </w:rPr>
      </w:pPr>
      <w:hyperlink w:anchor="_Toc521667706" w:history="1">
        <w:r w:rsidR="0037532F" w:rsidRPr="001C6C03">
          <w:rPr>
            <w:noProof/>
          </w:rPr>
          <w:t>Proposal 2</w:t>
        </w:r>
        <w:r w:rsidR="001C6C03">
          <w:rPr>
            <w:noProof/>
          </w:rPr>
          <w:t xml:space="preserve">: </w:t>
        </w:r>
        <w:r w:rsidR="0037532F" w:rsidRPr="001C6C03">
          <w:rPr>
            <w:noProof/>
          </w:rPr>
          <w:t>Further study what size of the ID space to enable group or individual gNB victim/aggressor identification is needed</w:t>
        </w:r>
      </w:hyperlink>
    </w:p>
    <w:p w14:paraId="3F6A8092" w14:textId="68B13789" w:rsidR="001C6C03" w:rsidRPr="00E80802" w:rsidRDefault="001B7BF2" w:rsidP="008E772F">
      <w:pPr>
        <w:pStyle w:val="ListParagraph"/>
        <w:numPr>
          <w:ilvl w:val="0"/>
          <w:numId w:val="95"/>
        </w:numPr>
        <w:spacing w:after="0"/>
        <w:rPr>
          <w:rFonts w:ascii="Calibri" w:hAnsi="Calibri" w:cs="Gautami"/>
          <w:b/>
          <w:noProof/>
          <w:sz w:val="22"/>
          <w:szCs w:val="22"/>
          <w:lang w:val="en-US"/>
        </w:rPr>
      </w:pPr>
      <w:hyperlink w:anchor="_Toc521667707" w:history="1">
        <w:r w:rsidR="0037532F" w:rsidRPr="001C6C03">
          <w:rPr>
            <w:noProof/>
          </w:rPr>
          <w:t>Proposal 3</w:t>
        </w:r>
        <w:r w:rsidR="001C6C03">
          <w:rPr>
            <w:noProof/>
          </w:rPr>
          <w:t xml:space="preserve">: </w:t>
        </w:r>
        <w:r w:rsidR="0037532F" w:rsidRPr="001C6C03">
          <w:rPr>
            <w:noProof/>
          </w:rPr>
          <w:t>The following baseline procedure shall be used for RS transmission/monitoring: i) RI identification (victim); ii) RS Tx (victim); iii) RS monitoring (potential aggressor)</w:t>
        </w:r>
      </w:hyperlink>
    </w:p>
    <w:p w14:paraId="73D327C5" w14:textId="32EF5CCC" w:rsidR="001C6C03" w:rsidRPr="00E80802" w:rsidRDefault="001B7BF2" w:rsidP="008E772F">
      <w:pPr>
        <w:pStyle w:val="ListParagraph"/>
        <w:numPr>
          <w:ilvl w:val="0"/>
          <w:numId w:val="95"/>
        </w:numPr>
        <w:spacing w:after="0"/>
        <w:rPr>
          <w:rFonts w:ascii="Calibri" w:hAnsi="Calibri" w:cs="Gautami"/>
          <w:b/>
          <w:noProof/>
          <w:sz w:val="22"/>
          <w:szCs w:val="22"/>
          <w:lang w:val="en-US"/>
        </w:rPr>
      </w:pPr>
      <w:hyperlink w:anchor="_Toc521667708" w:history="1">
        <w:r w:rsidR="0037532F" w:rsidRPr="001C6C03">
          <w:rPr>
            <w:noProof/>
          </w:rPr>
          <w:t>Proposal 4</w:t>
        </w:r>
        <w:r w:rsidR="001C6C03">
          <w:rPr>
            <w:noProof/>
          </w:rPr>
          <w:t xml:space="preserve">: </w:t>
        </w:r>
        <w:r w:rsidR="0037532F" w:rsidRPr="001C6C03">
          <w:rPr>
            <w:noProof/>
          </w:rPr>
          <w:t>Requirements on the reference signal should be: i) not to cause ambiguity with legacy UL transmissions; ii) have low overhead; iii) have acceptable (false) detection performance and complexity; iv) be detectable without OFDM symbol alignment; v) enable (group) gNB identification; vi) enable propagation delay estimation; vii) low cubic metric/PAPR</w:t>
        </w:r>
      </w:hyperlink>
    </w:p>
    <w:p w14:paraId="06A99C64" w14:textId="48537B61" w:rsidR="001C6C03" w:rsidRPr="00E80802" w:rsidRDefault="001B7BF2" w:rsidP="008E772F">
      <w:pPr>
        <w:pStyle w:val="ListParagraph"/>
        <w:numPr>
          <w:ilvl w:val="0"/>
          <w:numId w:val="95"/>
        </w:numPr>
        <w:spacing w:after="0"/>
        <w:rPr>
          <w:rFonts w:ascii="Calibri" w:hAnsi="Calibri" w:cs="Gautami"/>
          <w:b/>
          <w:noProof/>
          <w:sz w:val="22"/>
          <w:szCs w:val="22"/>
          <w:lang w:val="en-US"/>
        </w:rPr>
      </w:pPr>
      <w:hyperlink w:anchor="_Toc521667709" w:history="1">
        <w:r w:rsidR="0037532F" w:rsidRPr="00E80802">
          <w:rPr>
            <w:noProof/>
            <w:lang w:val="en-US"/>
          </w:rPr>
          <w:t>Proposal 5</w:t>
        </w:r>
        <w:r w:rsidR="001C6C03" w:rsidRPr="00E80802">
          <w:rPr>
            <w:noProof/>
            <w:lang w:val="en-US"/>
          </w:rPr>
          <w:t xml:space="preserve">: </w:t>
        </w:r>
        <w:r w:rsidR="0037532F" w:rsidRPr="00E80802">
          <w:rPr>
            <w:noProof/>
            <w:lang w:val="en-US"/>
          </w:rPr>
          <w:t>Decide, based on evaluations and gNB complexity, which gNB detection window should be the assumption for the reference signal design</w:t>
        </w:r>
      </w:hyperlink>
    </w:p>
    <w:p w14:paraId="33E16A7E" w14:textId="32D9C22F" w:rsidR="001C6C03" w:rsidRPr="00E80802" w:rsidRDefault="001B7BF2" w:rsidP="008E772F">
      <w:pPr>
        <w:pStyle w:val="ListParagraph"/>
        <w:numPr>
          <w:ilvl w:val="0"/>
          <w:numId w:val="95"/>
        </w:numPr>
        <w:spacing w:after="0"/>
        <w:rPr>
          <w:rFonts w:ascii="Calibri" w:hAnsi="Calibri" w:cs="Gautami"/>
          <w:b/>
          <w:noProof/>
          <w:sz w:val="22"/>
          <w:szCs w:val="22"/>
          <w:lang w:val="en-US"/>
        </w:rPr>
      </w:pPr>
      <w:hyperlink w:anchor="_Toc521667710" w:history="1">
        <w:r w:rsidR="0037532F" w:rsidRPr="001C6C03">
          <w:rPr>
            <w:noProof/>
          </w:rPr>
          <w:t>Proposal 6</w:t>
        </w:r>
        <w:r w:rsidR="001C6C03">
          <w:rPr>
            <w:noProof/>
          </w:rPr>
          <w:t xml:space="preserve">: </w:t>
        </w:r>
        <w:r w:rsidR="0037532F" w:rsidRPr="001C6C03">
          <w:rPr>
            <w:noProof/>
          </w:rPr>
          <w:t>Decide how to partition RIM RS sounding resources using TDM, FDM and CDM based on agreed RIM interference characteristics</w:t>
        </w:r>
      </w:hyperlink>
    </w:p>
    <w:p w14:paraId="79F6CCF5" w14:textId="12E26AEE" w:rsidR="001C6C03" w:rsidRPr="00345194" w:rsidRDefault="001C6C03" w:rsidP="00E80802">
      <w:r w:rsidRPr="001C6C03">
        <w:rPr>
          <w:b/>
          <w:bCs/>
          <w:lang w:val="en-US"/>
        </w:rPr>
        <w:fldChar w:fldCharType="end"/>
      </w:r>
      <w:r w:rsidRPr="00345194">
        <w:rPr>
          <w:b/>
        </w:rPr>
        <w:t xml:space="preserve">Decision: </w:t>
      </w:r>
      <w:r w:rsidRPr="00345194">
        <w:t>The document is noted.</w:t>
      </w:r>
    </w:p>
    <w:p w14:paraId="7B9B6C8B" w14:textId="04D20A14" w:rsidR="00345194" w:rsidRDefault="00345194" w:rsidP="00E303AE">
      <w:pPr>
        <w:ind w:left="720" w:hanging="720"/>
        <w:rPr>
          <w:lang w:eastAsia="x-none"/>
        </w:rPr>
      </w:pPr>
    </w:p>
    <w:p w14:paraId="16154DA7" w14:textId="46CF565B" w:rsidR="00E80802" w:rsidRDefault="001B7BF2" w:rsidP="00E80802">
      <w:pPr>
        <w:ind w:left="720" w:hanging="720"/>
        <w:rPr>
          <w:b/>
          <w:lang w:eastAsia="x-none"/>
        </w:rPr>
      </w:pPr>
      <w:hyperlink r:id="rId2095" w:history="1">
        <w:r w:rsidR="00D93AE1">
          <w:rPr>
            <w:rStyle w:val="Hyperlink"/>
            <w:b/>
            <w:lang w:eastAsia="x-none"/>
          </w:rPr>
          <w:t>R1-1808326</w:t>
        </w:r>
      </w:hyperlink>
      <w:r w:rsidR="00E80802" w:rsidRPr="00E80802">
        <w:rPr>
          <w:b/>
          <w:lang w:eastAsia="x-none"/>
        </w:rPr>
        <w:tab/>
        <w:t>Consideration on reference signal design for remote interference management</w:t>
      </w:r>
      <w:r w:rsidR="00E80802" w:rsidRPr="00E80802">
        <w:rPr>
          <w:b/>
          <w:lang w:eastAsia="x-none"/>
        </w:rPr>
        <w:tab/>
        <w:t>ZTE</w:t>
      </w:r>
    </w:p>
    <w:p w14:paraId="0389D990" w14:textId="77777777" w:rsidR="00243FF4" w:rsidRPr="00243FF4" w:rsidRDefault="00243FF4" w:rsidP="008E772F">
      <w:pPr>
        <w:pStyle w:val="ListParagraph"/>
        <w:numPr>
          <w:ilvl w:val="0"/>
          <w:numId w:val="96"/>
        </w:numPr>
        <w:spacing w:after="0"/>
        <w:ind w:left="714" w:hanging="357"/>
        <w:rPr>
          <w:lang w:val="en-US" w:eastAsia="zh-CN"/>
        </w:rPr>
      </w:pPr>
      <w:r w:rsidRPr="00243FF4">
        <w:rPr>
          <w:rFonts w:hint="eastAsia"/>
          <w:bCs/>
          <w:lang w:val="en-US" w:eastAsia="zh-CN"/>
        </w:rPr>
        <w:t xml:space="preserve">Observation 1: </w:t>
      </w:r>
      <w:r w:rsidRPr="00243FF4">
        <w:rPr>
          <w:lang w:val="en-US" w:eastAsia="zh-CN"/>
        </w:rPr>
        <w:t xml:space="preserve">The cyclic prefix of SS/PBCH block is not enough to provide protection against multi-path effect in remote interference management. </w:t>
      </w:r>
    </w:p>
    <w:p w14:paraId="5A6C0A81" w14:textId="77777777" w:rsidR="00243FF4" w:rsidRPr="00243FF4" w:rsidRDefault="00243FF4" w:rsidP="008E772F">
      <w:pPr>
        <w:pStyle w:val="ListParagraph"/>
        <w:numPr>
          <w:ilvl w:val="0"/>
          <w:numId w:val="96"/>
        </w:numPr>
        <w:spacing w:after="0"/>
        <w:ind w:left="714" w:hanging="357"/>
        <w:rPr>
          <w:lang w:val="en-US" w:eastAsia="zh-CN"/>
        </w:rPr>
      </w:pPr>
      <w:r w:rsidRPr="00243FF4">
        <w:rPr>
          <w:rFonts w:hint="eastAsia"/>
          <w:bCs/>
          <w:lang w:val="en-US" w:eastAsia="zh-CN"/>
        </w:rPr>
        <w:t xml:space="preserve">Observation 2: </w:t>
      </w:r>
      <w:r w:rsidRPr="00243FF4">
        <w:rPr>
          <w:lang w:val="en-US" w:eastAsia="zh-CN"/>
        </w:rPr>
        <w:t>On the ability to counter multi-path effect, it seems that CSI-RS is too sparse and the length of CSI-RS sequence is not long enough for remote interference management.</w:t>
      </w:r>
    </w:p>
    <w:p w14:paraId="7DDBE29B" w14:textId="77777777" w:rsidR="00243FF4" w:rsidRPr="00243FF4" w:rsidRDefault="00243FF4" w:rsidP="008E772F">
      <w:pPr>
        <w:pStyle w:val="ListParagraph"/>
        <w:numPr>
          <w:ilvl w:val="0"/>
          <w:numId w:val="96"/>
        </w:numPr>
        <w:spacing w:after="0"/>
        <w:ind w:left="714" w:hanging="357"/>
        <w:rPr>
          <w:lang w:val="en-US" w:eastAsia="zh-CN"/>
        </w:rPr>
      </w:pPr>
      <w:r w:rsidRPr="00243FF4">
        <w:rPr>
          <w:rFonts w:hint="eastAsia"/>
          <w:bCs/>
          <w:lang w:val="en-US" w:eastAsia="zh-CN"/>
        </w:rPr>
        <w:t xml:space="preserve">Observation 3: </w:t>
      </w:r>
      <w:r w:rsidRPr="00243FF4">
        <w:rPr>
          <w:lang w:val="en-US" w:eastAsia="zh-CN"/>
        </w:rPr>
        <w:t>Considering the detection complexity and ability to counter multi-path delay, PRACH preamble is also inappropriate for RIM.</w:t>
      </w:r>
    </w:p>
    <w:p w14:paraId="77915C27" w14:textId="77777777" w:rsidR="00243FF4" w:rsidRPr="00243FF4" w:rsidRDefault="00243FF4" w:rsidP="008E772F">
      <w:pPr>
        <w:pStyle w:val="ListParagraph"/>
        <w:numPr>
          <w:ilvl w:val="0"/>
          <w:numId w:val="96"/>
        </w:numPr>
        <w:spacing w:after="0"/>
        <w:ind w:left="714" w:hanging="357"/>
        <w:rPr>
          <w:lang w:val="en-US" w:eastAsia="zh-CN"/>
        </w:rPr>
      </w:pPr>
      <w:r w:rsidRPr="00243FF4">
        <w:rPr>
          <w:rFonts w:hint="eastAsia"/>
          <w:bCs/>
          <w:lang w:val="en-US" w:eastAsia="zh-CN"/>
        </w:rPr>
        <w:t xml:space="preserve">Observation 4: </w:t>
      </w:r>
      <w:r w:rsidRPr="00243FF4">
        <w:rPr>
          <w:rFonts w:hint="eastAsia"/>
          <w:lang w:val="en-US" w:eastAsia="zh-CN"/>
        </w:rPr>
        <w:t>The legacy reference signals including SS/PBCH, CSI-RS and PRACH preamble cannot meet all the requirements.</w:t>
      </w:r>
    </w:p>
    <w:p w14:paraId="1E892A26" w14:textId="77777777" w:rsidR="00243FF4" w:rsidRPr="00243FF4" w:rsidRDefault="00243FF4" w:rsidP="008E772F">
      <w:pPr>
        <w:pStyle w:val="ListParagraph"/>
        <w:numPr>
          <w:ilvl w:val="0"/>
          <w:numId w:val="96"/>
        </w:numPr>
        <w:spacing w:after="0"/>
        <w:ind w:left="714" w:hanging="357"/>
        <w:rPr>
          <w:lang w:val="en-US" w:eastAsia="zh-CN"/>
        </w:rPr>
      </w:pPr>
      <w:r w:rsidRPr="00243FF4">
        <w:rPr>
          <w:rFonts w:hint="eastAsia"/>
          <w:bCs/>
          <w:lang w:val="en-US" w:eastAsia="zh-CN"/>
        </w:rPr>
        <w:t xml:space="preserve">Proposal 1: </w:t>
      </w:r>
      <w:r w:rsidRPr="00243FF4">
        <w:rPr>
          <w:rFonts w:hint="eastAsia"/>
          <w:lang w:val="en-US" w:eastAsia="zh-CN"/>
        </w:rPr>
        <w:t>The reference signal should provide performance with sufficiently good auto-correlation and cross-</w:t>
      </w:r>
      <w:r w:rsidRPr="00243FF4">
        <w:rPr>
          <w:lang w:val="en-US" w:eastAsia="zh-CN"/>
        </w:rPr>
        <w:t>correlation,</w:t>
      </w:r>
      <w:r w:rsidRPr="00243FF4">
        <w:rPr>
          <w:rFonts w:hint="eastAsia"/>
          <w:lang w:val="en-US" w:eastAsia="zh-CN"/>
        </w:rPr>
        <w:t xml:space="preserve"> low false alarming rate and miss detection probability and so on.</w:t>
      </w:r>
    </w:p>
    <w:p w14:paraId="0F22AF87" w14:textId="77777777" w:rsidR="00243FF4" w:rsidRPr="00243FF4" w:rsidRDefault="00243FF4" w:rsidP="008E772F">
      <w:pPr>
        <w:pStyle w:val="ListParagraph"/>
        <w:numPr>
          <w:ilvl w:val="0"/>
          <w:numId w:val="96"/>
        </w:numPr>
        <w:spacing w:after="0"/>
        <w:ind w:left="714" w:hanging="357"/>
        <w:rPr>
          <w:lang w:val="en-US" w:eastAsia="zh-CN"/>
        </w:rPr>
      </w:pPr>
      <w:r w:rsidRPr="00243FF4">
        <w:rPr>
          <w:rFonts w:hint="eastAsia"/>
          <w:bCs/>
          <w:lang w:val="en-US" w:eastAsia="zh-CN"/>
        </w:rPr>
        <w:t xml:space="preserve">Proposal 2: </w:t>
      </w:r>
      <w:r w:rsidRPr="00243FF4">
        <w:rPr>
          <w:rFonts w:hint="eastAsia"/>
          <w:lang w:val="en-US" w:eastAsia="zh-CN"/>
        </w:rPr>
        <w:t xml:space="preserve"> The overhead of reference signal should be taken into consideration to ensure that </w:t>
      </w:r>
      <w:r w:rsidRPr="00243FF4">
        <w:rPr>
          <w:lang w:val="en-US" w:eastAsia="zh-CN"/>
        </w:rPr>
        <w:t>the impact to the throughput of the network is minimized</w:t>
      </w:r>
    </w:p>
    <w:p w14:paraId="40B4789A" w14:textId="77777777" w:rsidR="00243FF4" w:rsidRPr="00243FF4" w:rsidRDefault="00243FF4" w:rsidP="008E772F">
      <w:pPr>
        <w:pStyle w:val="ListParagraph"/>
        <w:numPr>
          <w:ilvl w:val="0"/>
          <w:numId w:val="96"/>
        </w:numPr>
        <w:spacing w:after="0"/>
        <w:ind w:left="714" w:hanging="357"/>
        <w:rPr>
          <w:lang w:val="en-US" w:eastAsia="zh-CN"/>
        </w:rPr>
      </w:pPr>
      <w:r w:rsidRPr="00243FF4">
        <w:rPr>
          <w:rFonts w:hint="eastAsia"/>
          <w:bCs/>
          <w:lang w:val="en-US" w:eastAsia="zh-CN"/>
        </w:rPr>
        <w:t xml:space="preserve">Proposal 3: </w:t>
      </w:r>
      <w:r w:rsidRPr="00243FF4">
        <w:rPr>
          <w:rFonts w:hint="eastAsia"/>
          <w:lang w:val="en-US" w:eastAsia="zh-CN"/>
        </w:rPr>
        <w:t xml:space="preserve">The </w:t>
      </w:r>
      <w:r w:rsidRPr="00243FF4">
        <w:rPr>
          <w:lang w:val="en-US" w:eastAsia="zh-CN"/>
        </w:rPr>
        <w:t>impact</w:t>
      </w:r>
      <w:r w:rsidRPr="00243FF4">
        <w:rPr>
          <w:rFonts w:hint="eastAsia"/>
          <w:lang w:val="en-US" w:eastAsia="zh-CN"/>
        </w:rPr>
        <w:t xml:space="preserve"> between reference signal for RIM and existing reference signals should be minimized. </w:t>
      </w:r>
    </w:p>
    <w:p w14:paraId="66838C60" w14:textId="77777777" w:rsidR="00243FF4" w:rsidRPr="00243FF4" w:rsidRDefault="00243FF4" w:rsidP="008E772F">
      <w:pPr>
        <w:pStyle w:val="ListParagraph"/>
        <w:numPr>
          <w:ilvl w:val="0"/>
          <w:numId w:val="96"/>
        </w:numPr>
        <w:spacing w:after="0"/>
        <w:ind w:left="714" w:hanging="357"/>
        <w:rPr>
          <w:lang w:val="en-US" w:eastAsia="zh-CN"/>
        </w:rPr>
      </w:pPr>
      <w:r w:rsidRPr="00243FF4">
        <w:rPr>
          <w:rFonts w:hint="eastAsia"/>
          <w:bCs/>
          <w:lang w:val="en-US" w:eastAsia="zh-CN"/>
        </w:rPr>
        <w:t>Proposal 4:</w:t>
      </w:r>
      <w:r w:rsidRPr="00243FF4">
        <w:rPr>
          <w:rFonts w:hint="eastAsia"/>
          <w:lang w:val="en-US" w:eastAsia="zh-CN"/>
        </w:rPr>
        <w:t xml:space="preserve"> The reference signal for RIM should be well designed to </w:t>
      </w:r>
      <w:r w:rsidRPr="00243FF4">
        <w:rPr>
          <w:lang w:val="en-US" w:eastAsia="zh-CN"/>
        </w:rPr>
        <w:t>counter</w:t>
      </w:r>
      <w:r w:rsidRPr="00243FF4">
        <w:rPr>
          <w:rFonts w:hint="eastAsia"/>
          <w:lang w:val="en-US" w:eastAsia="zh-CN"/>
        </w:rPr>
        <w:t xml:space="preserve"> the serious multi-path delay spread.</w:t>
      </w:r>
    </w:p>
    <w:p w14:paraId="5FAD364F" w14:textId="77777777" w:rsidR="00243FF4" w:rsidRPr="00243FF4" w:rsidRDefault="00243FF4" w:rsidP="008E772F">
      <w:pPr>
        <w:pStyle w:val="ListParagraph"/>
        <w:numPr>
          <w:ilvl w:val="0"/>
          <w:numId w:val="96"/>
        </w:numPr>
        <w:spacing w:after="0"/>
        <w:ind w:left="714" w:hanging="357"/>
        <w:rPr>
          <w:bCs/>
          <w:u w:val="single"/>
          <w:lang w:val="en-US" w:eastAsia="zh-CN"/>
        </w:rPr>
      </w:pPr>
      <w:r w:rsidRPr="00243FF4">
        <w:rPr>
          <w:rFonts w:hint="eastAsia"/>
          <w:bCs/>
          <w:lang w:val="en-US" w:eastAsia="zh-CN"/>
        </w:rPr>
        <w:t xml:space="preserve">Proposal 5:  </w:t>
      </w:r>
      <w:r w:rsidRPr="00243FF4">
        <w:rPr>
          <w:rFonts w:hint="eastAsia"/>
          <w:lang w:val="en-US" w:eastAsia="zh-CN"/>
        </w:rPr>
        <w:t>It is necessary to distinguish the two reference signals in Scheme-1.</w:t>
      </w:r>
    </w:p>
    <w:p w14:paraId="13096312" w14:textId="77777777" w:rsidR="00243FF4" w:rsidRPr="00243FF4" w:rsidRDefault="00243FF4" w:rsidP="008E772F">
      <w:pPr>
        <w:pStyle w:val="ListParagraph"/>
        <w:numPr>
          <w:ilvl w:val="0"/>
          <w:numId w:val="96"/>
        </w:numPr>
        <w:spacing w:after="0"/>
        <w:ind w:left="714" w:hanging="357"/>
        <w:rPr>
          <w:lang w:val="en-US" w:eastAsia="zh-CN"/>
        </w:rPr>
      </w:pPr>
      <w:r w:rsidRPr="00243FF4">
        <w:rPr>
          <w:rFonts w:hint="eastAsia"/>
          <w:bCs/>
          <w:lang w:val="en-US" w:eastAsia="zh-CN"/>
        </w:rPr>
        <w:t xml:space="preserve">Proposal 6: </w:t>
      </w:r>
      <w:r w:rsidRPr="00243FF4">
        <w:rPr>
          <w:rFonts w:hint="eastAsia"/>
          <w:lang w:val="en-US" w:eastAsia="zh-CN"/>
        </w:rPr>
        <w:t xml:space="preserve">The RIM RS in Scheme-2 should convey victim gNB ID </w:t>
      </w:r>
      <w:r w:rsidRPr="00243FF4">
        <w:rPr>
          <w:lang w:val="en-US" w:eastAsia="zh-CN"/>
        </w:rPr>
        <w:t>information for</w:t>
      </w:r>
      <w:r w:rsidRPr="00243FF4">
        <w:rPr>
          <w:rFonts w:hint="eastAsia"/>
          <w:lang w:val="en-US" w:eastAsia="zh-CN"/>
        </w:rPr>
        <w:t xml:space="preserve"> victim identification and inter-gNB communications through backhaul.</w:t>
      </w:r>
    </w:p>
    <w:p w14:paraId="6A2A725E" w14:textId="77777777" w:rsidR="00243FF4" w:rsidRPr="00243FF4" w:rsidRDefault="00243FF4" w:rsidP="008E772F">
      <w:pPr>
        <w:pStyle w:val="ListParagraph"/>
        <w:numPr>
          <w:ilvl w:val="0"/>
          <w:numId w:val="96"/>
        </w:numPr>
        <w:spacing w:after="0"/>
        <w:ind w:left="714" w:hanging="357"/>
        <w:rPr>
          <w:lang w:val="en-US" w:eastAsia="zh-CN"/>
        </w:rPr>
      </w:pPr>
      <w:r w:rsidRPr="00243FF4">
        <w:rPr>
          <w:rFonts w:hint="eastAsia"/>
          <w:bCs/>
          <w:lang w:val="en-US" w:eastAsia="zh-CN"/>
        </w:rPr>
        <w:t xml:space="preserve">Proposal 7: </w:t>
      </w:r>
      <w:r w:rsidRPr="00243FF4">
        <w:rPr>
          <w:rFonts w:hint="eastAsia"/>
          <w:lang w:val="en-US" w:eastAsia="zh-CN"/>
        </w:rPr>
        <w:t xml:space="preserve"> The reference signal should be able to assist the aggressor gNB to identity how far away the impacted gNB is.</w:t>
      </w:r>
    </w:p>
    <w:p w14:paraId="79726F44" w14:textId="77777777" w:rsidR="00243FF4" w:rsidRPr="00243FF4" w:rsidRDefault="00243FF4" w:rsidP="008E772F">
      <w:pPr>
        <w:pStyle w:val="ListParagraph"/>
        <w:numPr>
          <w:ilvl w:val="0"/>
          <w:numId w:val="96"/>
        </w:numPr>
        <w:spacing w:after="0"/>
        <w:ind w:left="714" w:hanging="357"/>
        <w:rPr>
          <w:lang w:val="en-US" w:eastAsia="zh-CN"/>
        </w:rPr>
      </w:pPr>
      <w:r w:rsidRPr="00243FF4">
        <w:rPr>
          <w:rFonts w:hint="eastAsia"/>
          <w:bCs/>
          <w:lang w:val="en-US" w:eastAsia="zh-CN"/>
        </w:rPr>
        <w:t xml:space="preserve">Proposal 8:  </w:t>
      </w:r>
      <w:r w:rsidRPr="00243FF4">
        <w:rPr>
          <w:rFonts w:hint="eastAsia"/>
          <w:lang w:val="en-US" w:eastAsia="zh-CN"/>
        </w:rPr>
        <w:t xml:space="preserve">A new and dedicated reference signal is </w:t>
      </w:r>
      <w:r w:rsidRPr="00243FF4">
        <w:rPr>
          <w:lang w:val="en-US" w:eastAsia="zh-CN"/>
        </w:rPr>
        <w:t>needed in</w:t>
      </w:r>
      <w:r w:rsidRPr="00243FF4">
        <w:rPr>
          <w:rFonts w:hint="eastAsia"/>
          <w:lang w:val="en-US" w:eastAsia="zh-CN"/>
        </w:rPr>
        <w:t xml:space="preserve"> remote </w:t>
      </w:r>
      <w:r w:rsidRPr="00243FF4">
        <w:rPr>
          <w:lang w:val="en-US" w:eastAsia="zh-CN"/>
        </w:rPr>
        <w:t xml:space="preserve">interference </w:t>
      </w:r>
      <w:r w:rsidRPr="00243FF4">
        <w:rPr>
          <w:rFonts w:hint="eastAsia"/>
          <w:lang w:val="en-US" w:eastAsia="zh-CN"/>
        </w:rPr>
        <w:t>management.</w:t>
      </w:r>
    </w:p>
    <w:p w14:paraId="36236BDB" w14:textId="77777777" w:rsidR="00243FF4" w:rsidRPr="00243FF4" w:rsidRDefault="00243FF4" w:rsidP="008E772F">
      <w:pPr>
        <w:pStyle w:val="ListParagraph"/>
        <w:numPr>
          <w:ilvl w:val="0"/>
          <w:numId w:val="96"/>
        </w:numPr>
        <w:spacing w:after="0"/>
        <w:ind w:left="714" w:hanging="357"/>
        <w:rPr>
          <w:lang w:val="en-US" w:eastAsia="zh-CN"/>
        </w:rPr>
      </w:pPr>
      <w:r w:rsidRPr="00243FF4">
        <w:rPr>
          <w:rFonts w:hint="eastAsia"/>
          <w:bCs/>
          <w:lang w:val="en-US" w:eastAsia="zh-CN"/>
        </w:rPr>
        <w:t xml:space="preserve">Proposal 9: </w:t>
      </w:r>
      <w:r w:rsidRPr="00243FF4">
        <w:rPr>
          <w:rFonts w:hint="eastAsia"/>
          <w:lang w:val="en-US" w:eastAsia="zh-CN"/>
        </w:rPr>
        <w:t xml:space="preserve">Reference signal with a longer cyclic prefix or special structure would be needed to </w:t>
      </w:r>
      <w:r w:rsidRPr="00243FF4">
        <w:rPr>
          <w:lang w:val="en-US" w:eastAsia="zh-CN"/>
        </w:rPr>
        <w:t>counter</w:t>
      </w:r>
      <w:r w:rsidRPr="00243FF4">
        <w:rPr>
          <w:rFonts w:hint="eastAsia"/>
          <w:lang w:val="en-US" w:eastAsia="zh-CN"/>
        </w:rPr>
        <w:t xml:space="preserve"> the multi-path delay spread in RIM.</w:t>
      </w:r>
    </w:p>
    <w:p w14:paraId="07ED769F" w14:textId="77777777" w:rsidR="00243FF4" w:rsidRPr="00243FF4" w:rsidRDefault="00243FF4" w:rsidP="008E772F">
      <w:pPr>
        <w:pStyle w:val="ListParagraph"/>
        <w:numPr>
          <w:ilvl w:val="0"/>
          <w:numId w:val="96"/>
        </w:numPr>
        <w:spacing w:after="0"/>
        <w:ind w:left="714" w:hanging="357"/>
        <w:rPr>
          <w:lang w:val="en-US" w:eastAsia="zh-CN"/>
        </w:rPr>
      </w:pPr>
      <w:r w:rsidRPr="00243FF4">
        <w:rPr>
          <w:rFonts w:hint="eastAsia"/>
          <w:bCs/>
          <w:lang w:val="en-US" w:eastAsia="zh-CN"/>
        </w:rPr>
        <w:t xml:space="preserve">Proposal 10: </w:t>
      </w:r>
      <w:r w:rsidRPr="00243FF4">
        <w:rPr>
          <w:rFonts w:hint="eastAsia"/>
          <w:lang w:val="en-US" w:eastAsia="zh-CN"/>
        </w:rPr>
        <w:t>Reference signal with a configurable periodicity is preferred to satisfy different requirements.</w:t>
      </w:r>
    </w:p>
    <w:p w14:paraId="3BEC5EDE" w14:textId="77777777" w:rsidR="00243FF4" w:rsidRPr="00243FF4" w:rsidRDefault="00243FF4" w:rsidP="008E772F">
      <w:pPr>
        <w:pStyle w:val="ListParagraph"/>
        <w:numPr>
          <w:ilvl w:val="0"/>
          <w:numId w:val="96"/>
        </w:numPr>
        <w:spacing w:after="0"/>
        <w:ind w:left="714" w:hanging="357"/>
        <w:rPr>
          <w:lang w:val="en-US" w:eastAsia="zh-CN"/>
        </w:rPr>
      </w:pPr>
      <w:r w:rsidRPr="00243FF4">
        <w:rPr>
          <w:rFonts w:hint="eastAsia"/>
          <w:bCs/>
          <w:lang w:val="en-US" w:eastAsia="zh-CN"/>
        </w:rPr>
        <w:t xml:space="preserve">Proposal 11: </w:t>
      </w:r>
      <w:r w:rsidRPr="00243FF4">
        <w:rPr>
          <w:rFonts w:hint="eastAsia"/>
          <w:lang w:val="en-US" w:eastAsia="zh-CN"/>
        </w:rPr>
        <w:t xml:space="preserve">The frequency band of RIM reference signal needs further study to </w:t>
      </w:r>
      <w:r w:rsidRPr="00243FF4">
        <w:rPr>
          <w:lang w:val="en-US" w:eastAsia="zh-CN"/>
        </w:rPr>
        <w:t>balance</w:t>
      </w:r>
      <w:r w:rsidRPr="00243FF4">
        <w:rPr>
          <w:rFonts w:hint="eastAsia"/>
          <w:lang w:val="en-US" w:eastAsia="zh-CN"/>
        </w:rPr>
        <w:t xml:space="preserve"> the overhead and performance requirements.</w:t>
      </w:r>
    </w:p>
    <w:p w14:paraId="760051D2" w14:textId="77777777" w:rsidR="00243FF4" w:rsidRPr="00243FF4" w:rsidRDefault="00243FF4" w:rsidP="008E772F">
      <w:pPr>
        <w:pStyle w:val="ListParagraph"/>
        <w:numPr>
          <w:ilvl w:val="0"/>
          <w:numId w:val="96"/>
        </w:numPr>
        <w:spacing w:after="0"/>
        <w:ind w:left="714" w:hanging="357"/>
        <w:rPr>
          <w:lang w:val="en-US" w:eastAsia="zh-CN"/>
        </w:rPr>
      </w:pPr>
      <w:r w:rsidRPr="00243FF4">
        <w:rPr>
          <w:rFonts w:hint="eastAsia"/>
          <w:bCs/>
          <w:lang w:val="en-US" w:eastAsia="zh-CN"/>
        </w:rPr>
        <w:t xml:space="preserve">Proposal 12: </w:t>
      </w:r>
      <w:r w:rsidRPr="00243FF4">
        <w:rPr>
          <w:rFonts w:hint="eastAsia"/>
          <w:lang w:val="en-US" w:eastAsia="zh-CN"/>
        </w:rPr>
        <w:t xml:space="preserve">The reference signal for RIM </w:t>
      </w:r>
      <w:r w:rsidRPr="00243FF4">
        <w:rPr>
          <w:lang w:val="en-US" w:eastAsia="zh-CN"/>
        </w:rPr>
        <w:t>may</w:t>
      </w:r>
      <w:r w:rsidRPr="00243FF4">
        <w:rPr>
          <w:rFonts w:hint="eastAsia"/>
          <w:lang w:val="en-US" w:eastAsia="zh-CN"/>
        </w:rPr>
        <w:t xml:space="preserve"> still reuse the generator</w:t>
      </w:r>
      <w:r w:rsidRPr="00243FF4">
        <w:rPr>
          <w:lang w:val="en-US" w:eastAsia="zh-CN"/>
        </w:rPr>
        <w:t>, pattern</w:t>
      </w:r>
      <w:r w:rsidRPr="00243FF4">
        <w:rPr>
          <w:rFonts w:hint="eastAsia"/>
          <w:lang w:val="en-US" w:eastAsia="zh-CN"/>
        </w:rPr>
        <w:t xml:space="preserve"> and so on of the legacy reference signals with some necessary modifications.</w:t>
      </w:r>
    </w:p>
    <w:p w14:paraId="054FEA11" w14:textId="77777777" w:rsidR="00243FF4" w:rsidRPr="00243FF4" w:rsidRDefault="00243FF4" w:rsidP="008E772F">
      <w:pPr>
        <w:pStyle w:val="ListParagraph"/>
        <w:numPr>
          <w:ilvl w:val="0"/>
          <w:numId w:val="96"/>
        </w:numPr>
        <w:spacing w:after="0"/>
        <w:ind w:left="714" w:hanging="357"/>
        <w:rPr>
          <w:lang w:val="en-US" w:eastAsia="zh-CN"/>
        </w:rPr>
      </w:pPr>
      <w:r w:rsidRPr="00243FF4">
        <w:rPr>
          <w:rFonts w:hint="eastAsia"/>
          <w:bCs/>
          <w:lang w:val="en-US" w:eastAsia="zh-CN"/>
        </w:rPr>
        <w:t xml:space="preserve">Proposal 13: </w:t>
      </w:r>
      <w:r w:rsidRPr="00243FF4">
        <w:rPr>
          <w:rFonts w:hint="eastAsia"/>
          <w:lang w:val="en-US" w:eastAsia="zh-CN"/>
        </w:rPr>
        <w:t xml:space="preserve">In order to reduce the NR-RIM standardization workload and work out a feasible scheme to mitigate remote interference, we should strive for a unified RS design </w:t>
      </w:r>
      <w:r w:rsidRPr="00243FF4">
        <w:rPr>
          <w:lang w:val="en-US" w:eastAsia="zh-CN"/>
        </w:rPr>
        <w:t>if multiple</w:t>
      </w:r>
      <w:r w:rsidRPr="00243FF4">
        <w:rPr>
          <w:rFonts w:hint="eastAsia"/>
          <w:lang w:val="en-US" w:eastAsia="zh-CN"/>
        </w:rPr>
        <w:t xml:space="preserve"> reference si</w:t>
      </w:r>
      <w:r w:rsidRPr="00243FF4">
        <w:rPr>
          <w:lang w:val="en-US" w:eastAsia="zh-CN"/>
        </w:rPr>
        <w:t>gnals are needed.</w:t>
      </w:r>
    </w:p>
    <w:p w14:paraId="65D33C8E" w14:textId="77777777" w:rsidR="00243FF4" w:rsidRPr="00243FF4" w:rsidRDefault="00243FF4" w:rsidP="008E772F">
      <w:pPr>
        <w:pStyle w:val="ListParagraph"/>
        <w:numPr>
          <w:ilvl w:val="0"/>
          <w:numId w:val="96"/>
        </w:numPr>
        <w:spacing w:after="0"/>
        <w:ind w:left="714" w:hanging="357"/>
        <w:rPr>
          <w:lang w:val="en-US" w:eastAsia="zh-CN"/>
        </w:rPr>
      </w:pPr>
      <w:r w:rsidRPr="00243FF4">
        <w:rPr>
          <w:rFonts w:hint="eastAsia"/>
          <w:bCs/>
          <w:lang w:val="en-US" w:eastAsia="zh-CN"/>
        </w:rPr>
        <w:t xml:space="preserve">Proposal 14: </w:t>
      </w:r>
      <w:r w:rsidRPr="00243FF4">
        <w:rPr>
          <w:rFonts w:hint="eastAsia"/>
          <w:lang w:val="en-US" w:eastAsia="zh-CN"/>
        </w:rPr>
        <w:t xml:space="preserve"> The simulation assumption </w:t>
      </w:r>
      <w:r w:rsidRPr="00243FF4">
        <w:rPr>
          <w:lang w:val="en-US" w:eastAsia="zh-CN"/>
        </w:rPr>
        <w:t xml:space="preserve">and performance metrics </w:t>
      </w:r>
      <w:r w:rsidRPr="00243FF4">
        <w:rPr>
          <w:rFonts w:hint="eastAsia"/>
          <w:lang w:val="en-US" w:eastAsia="zh-CN"/>
        </w:rPr>
        <w:t>in Appendix A1 could be used to evaluate the RIM-RS.</w:t>
      </w:r>
    </w:p>
    <w:p w14:paraId="4D65B80C" w14:textId="77777777" w:rsidR="00E80802" w:rsidRPr="00345194" w:rsidRDefault="00E80802" w:rsidP="00E80802">
      <w:r w:rsidRPr="00345194">
        <w:rPr>
          <w:b/>
        </w:rPr>
        <w:t xml:space="preserve">Decision: </w:t>
      </w:r>
      <w:r w:rsidRPr="00345194">
        <w:t>The document is noted.</w:t>
      </w:r>
    </w:p>
    <w:p w14:paraId="08D94589" w14:textId="0D751E2A" w:rsidR="00E80802" w:rsidRDefault="00E80802" w:rsidP="00E303AE">
      <w:pPr>
        <w:ind w:left="720" w:hanging="720"/>
        <w:rPr>
          <w:lang w:eastAsia="x-none"/>
        </w:rPr>
      </w:pPr>
    </w:p>
    <w:p w14:paraId="5DF23452" w14:textId="77777777" w:rsidR="001D15E8" w:rsidRPr="001D15E8" w:rsidRDefault="001D15E8" w:rsidP="001D15E8">
      <w:pPr>
        <w:rPr>
          <w:lang w:eastAsia="x-none"/>
        </w:rPr>
      </w:pPr>
      <w:r w:rsidRPr="00C73ACC">
        <w:rPr>
          <w:lang w:eastAsia="x-none"/>
        </w:rPr>
        <w:t>Tuesday session conclusion: Discuss further offline - Hua (CMCC)</w:t>
      </w:r>
    </w:p>
    <w:p w14:paraId="6112F3DE" w14:textId="77777777" w:rsidR="001D15E8" w:rsidRDefault="001D15E8" w:rsidP="00E303AE">
      <w:pPr>
        <w:ind w:left="720" w:hanging="720"/>
        <w:rPr>
          <w:lang w:eastAsia="x-none"/>
        </w:rPr>
      </w:pPr>
    </w:p>
    <w:p w14:paraId="62060669" w14:textId="3905051F" w:rsidR="00E303AE" w:rsidRPr="00E303AE" w:rsidRDefault="001B7BF2" w:rsidP="00E303AE">
      <w:pPr>
        <w:ind w:left="720" w:hanging="720"/>
        <w:rPr>
          <w:lang w:eastAsia="x-none"/>
        </w:rPr>
      </w:pPr>
      <w:hyperlink r:id="rId2096" w:history="1">
        <w:r w:rsidR="00D93AE1">
          <w:rPr>
            <w:rStyle w:val="Hyperlink"/>
            <w:lang w:eastAsia="x-none"/>
          </w:rPr>
          <w:t>R1-1808068</w:t>
        </w:r>
      </w:hyperlink>
      <w:r w:rsidR="00E303AE" w:rsidRPr="00E303AE">
        <w:rPr>
          <w:lang w:eastAsia="x-none"/>
        </w:rPr>
        <w:tab/>
        <w:t>Discussion on reference signal design for identifying remote interference</w:t>
      </w:r>
      <w:r w:rsidR="00E303AE" w:rsidRPr="00E303AE">
        <w:rPr>
          <w:lang w:eastAsia="x-none"/>
        </w:rPr>
        <w:tab/>
        <w:t>Huawei, HiSilicon</w:t>
      </w:r>
    </w:p>
    <w:p w14:paraId="1AC95372" w14:textId="4EFE8EF5" w:rsidR="00E303AE" w:rsidRPr="00E303AE" w:rsidRDefault="001B7BF2" w:rsidP="00E303AE">
      <w:pPr>
        <w:ind w:left="720" w:hanging="720"/>
        <w:rPr>
          <w:lang w:eastAsia="x-none"/>
        </w:rPr>
      </w:pPr>
      <w:hyperlink r:id="rId2097" w:history="1">
        <w:r w:rsidR="00D93AE1">
          <w:rPr>
            <w:rStyle w:val="Hyperlink"/>
            <w:lang w:eastAsia="x-none"/>
          </w:rPr>
          <w:t>R1-1808409</w:t>
        </w:r>
      </w:hyperlink>
      <w:r w:rsidR="00E303AE" w:rsidRPr="00E303AE">
        <w:rPr>
          <w:lang w:eastAsia="x-none"/>
        </w:rPr>
        <w:tab/>
        <w:t>Discussion on identification of strong gNB interferers</w:t>
      </w:r>
      <w:r w:rsidR="00E303AE" w:rsidRPr="00E303AE">
        <w:rPr>
          <w:lang w:eastAsia="x-none"/>
        </w:rPr>
        <w:tab/>
        <w:t>CATT</w:t>
      </w:r>
    </w:p>
    <w:p w14:paraId="38930FBC" w14:textId="623D8FB7" w:rsidR="00E303AE" w:rsidRPr="00E303AE" w:rsidRDefault="001B7BF2" w:rsidP="00E303AE">
      <w:pPr>
        <w:ind w:left="720" w:hanging="720"/>
        <w:rPr>
          <w:lang w:eastAsia="x-none"/>
        </w:rPr>
      </w:pPr>
      <w:hyperlink r:id="rId2098" w:history="1">
        <w:r w:rsidR="00D93AE1">
          <w:rPr>
            <w:rStyle w:val="Hyperlink"/>
            <w:lang w:eastAsia="x-none"/>
          </w:rPr>
          <w:t>R1-1808530</w:t>
        </w:r>
      </w:hyperlink>
      <w:r w:rsidR="00E303AE" w:rsidRPr="00E303AE">
        <w:rPr>
          <w:lang w:eastAsia="x-none"/>
        </w:rPr>
        <w:tab/>
        <w:t>Discussion on procedure for NR RIM</w:t>
      </w:r>
      <w:r w:rsidR="00E303AE" w:rsidRPr="00E303AE">
        <w:rPr>
          <w:lang w:eastAsia="x-none"/>
        </w:rPr>
        <w:tab/>
        <w:t>LG Electronics</w:t>
      </w:r>
    </w:p>
    <w:p w14:paraId="7CCF7888" w14:textId="42D5936F" w:rsidR="00E303AE" w:rsidRPr="00E303AE" w:rsidRDefault="001B7BF2" w:rsidP="00E303AE">
      <w:pPr>
        <w:ind w:left="720" w:hanging="720"/>
        <w:rPr>
          <w:lang w:eastAsia="x-none"/>
        </w:rPr>
      </w:pPr>
      <w:hyperlink r:id="rId2099" w:history="1">
        <w:r w:rsidR="00D93AE1">
          <w:rPr>
            <w:rStyle w:val="Hyperlink"/>
            <w:lang w:eastAsia="x-none"/>
          </w:rPr>
          <w:t>R1-1808704</w:t>
        </w:r>
      </w:hyperlink>
      <w:r w:rsidR="00E303AE" w:rsidRPr="00E303AE">
        <w:rPr>
          <w:lang w:eastAsia="x-none"/>
        </w:rPr>
        <w:tab/>
        <w:t>Mechanism for identifying remote gNB interference</w:t>
      </w:r>
      <w:r w:rsidR="00E303AE" w:rsidRPr="00E303AE">
        <w:rPr>
          <w:lang w:eastAsia="x-none"/>
        </w:rPr>
        <w:tab/>
        <w:t>Intel Corporation</w:t>
      </w:r>
    </w:p>
    <w:p w14:paraId="3E50066C" w14:textId="5269FFB4" w:rsidR="00E303AE" w:rsidRPr="00E303AE" w:rsidRDefault="001B7BF2" w:rsidP="00E303AE">
      <w:pPr>
        <w:ind w:left="720" w:hanging="720"/>
        <w:rPr>
          <w:lang w:eastAsia="x-none"/>
        </w:rPr>
      </w:pPr>
      <w:hyperlink r:id="rId2100" w:history="1">
        <w:r w:rsidR="00D93AE1">
          <w:rPr>
            <w:rStyle w:val="Hyperlink"/>
            <w:lang w:eastAsia="x-none"/>
          </w:rPr>
          <w:t>R1-1808786</w:t>
        </w:r>
      </w:hyperlink>
      <w:r w:rsidR="00E303AE" w:rsidRPr="00E303AE">
        <w:rPr>
          <w:lang w:eastAsia="x-none"/>
        </w:rPr>
        <w:tab/>
        <w:t>Mechaisms for identifying strong gNB interferers</w:t>
      </w:r>
      <w:r w:rsidR="00E303AE" w:rsidRPr="00E303AE">
        <w:rPr>
          <w:lang w:eastAsia="x-none"/>
        </w:rPr>
        <w:tab/>
        <w:t>Samsung</w:t>
      </w:r>
    </w:p>
    <w:p w14:paraId="24D9621A" w14:textId="001DB896" w:rsidR="00E303AE" w:rsidRPr="00E303AE" w:rsidRDefault="001B7BF2" w:rsidP="00E303AE">
      <w:pPr>
        <w:ind w:left="720" w:hanging="720"/>
        <w:rPr>
          <w:lang w:eastAsia="x-none"/>
        </w:rPr>
      </w:pPr>
      <w:hyperlink r:id="rId2101" w:history="1">
        <w:r w:rsidR="00D93AE1">
          <w:rPr>
            <w:rStyle w:val="Hyperlink"/>
            <w:lang w:eastAsia="x-none"/>
          </w:rPr>
          <w:t>R1-1809222</w:t>
        </w:r>
      </w:hyperlink>
      <w:r w:rsidR="00E303AE" w:rsidRPr="00E303AE">
        <w:rPr>
          <w:lang w:eastAsia="x-none"/>
        </w:rPr>
        <w:tab/>
        <w:t>Considerations on identifying strong gNB interferers</w:t>
      </w:r>
      <w:r w:rsidR="00E303AE" w:rsidRPr="00E303AE">
        <w:rPr>
          <w:lang w:eastAsia="x-none"/>
        </w:rPr>
        <w:tab/>
        <w:t>Nokia, Nokia Shanghai Bell</w:t>
      </w:r>
    </w:p>
    <w:p w14:paraId="42955790" w14:textId="4A640F23" w:rsidR="00E303AE" w:rsidRPr="00E303AE" w:rsidRDefault="001B7BF2" w:rsidP="00E303AE">
      <w:pPr>
        <w:ind w:left="720" w:hanging="720"/>
        <w:rPr>
          <w:lang w:eastAsia="x-none"/>
        </w:rPr>
      </w:pPr>
      <w:hyperlink r:id="rId2102" w:history="1">
        <w:r w:rsidR="00D93AE1">
          <w:rPr>
            <w:rStyle w:val="Hyperlink"/>
            <w:lang w:eastAsia="x-none"/>
          </w:rPr>
          <w:t>R1-1809252</w:t>
        </w:r>
      </w:hyperlink>
      <w:r w:rsidR="00E303AE" w:rsidRPr="00E303AE">
        <w:rPr>
          <w:lang w:eastAsia="x-none"/>
        </w:rPr>
        <w:tab/>
        <w:t>Some Considerations on Remote Interference Management for NR</w:t>
      </w:r>
      <w:r w:rsidR="00E303AE" w:rsidRPr="00E303AE">
        <w:rPr>
          <w:lang w:eastAsia="x-none"/>
        </w:rPr>
        <w:tab/>
        <w:t>China Telecommunications</w:t>
      </w:r>
    </w:p>
    <w:p w14:paraId="764CFA2A" w14:textId="5345977F" w:rsidR="00E303AE" w:rsidRPr="00E303AE" w:rsidRDefault="001B7BF2" w:rsidP="00E303AE">
      <w:pPr>
        <w:ind w:left="720" w:hanging="720"/>
        <w:rPr>
          <w:lang w:eastAsia="x-none"/>
        </w:rPr>
      </w:pPr>
      <w:hyperlink r:id="rId2103" w:history="1">
        <w:r w:rsidR="00D93AE1">
          <w:rPr>
            <w:rStyle w:val="Hyperlink"/>
            <w:lang w:eastAsia="x-none"/>
          </w:rPr>
          <w:t>R1-1809456</w:t>
        </w:r>
      </w:hyperlink>
      <w:r w:rsidR="00E303AE" w:rsidRPr="00E303AE">
        <w:rPr>
          <w:lang w:eastAsia="x-none"/>
        </w:rPr>
        <w:tab/>
        <w:t>Mechanisms for identifying strong gNB interferers</w:t>
      </w:r>
      <w:r w:rsidR="00E303AE" w:rsidRPr="00E303AE">
        <w:rPr>
          <w:lang w:eastAsia="x-none"/>
        </w:rPr>
        <w:tab/>
        <w:t>Qualcomm Incorporated</w:t>
      </w:r>
    </w:p>
    <w:p w14:paraId="022608B6" w14:textId="3B3923EE" w:rsidR="00E303AE" w:rsidRPr="00E303AE" w:rsidRDefault="001B7BF2" w:rsidP="00E303AE">
      <w:pPr>
        <w:ind w:left="720" w:hanging="720"/>
        <w:rPr>
          <w:lang w:eastAsia="x-none"/>
        </w:rPr>
      </w:pPr>
      <w:hyperlink r:id="rId2104" w:history="1">
        <w:r w:rsidR="00D93AE1">
          <w:rPr>
            <w:rStyle w:val="Hyperlink"/>
            <w:lang w:eastAsia="x-none"/>
          </w:rPr>
          <w:t>R1-1809463</w:t>
        </w:r>
      </w:hyperlink>
      <w:r w:rsidR="00E303AE" w:rsidRPr="00E303AE">
        <w:rPr>
          <w:lang w:eastAsia="x-none"/>
        </w:rPr>
        <w:tab/>
        <w:t>On remote interference management</w:t>
      </w:r>
      <w:r w:rsidR="00E303AE" w:rsidRPr="00E303AE">
        <w:rPr>
          <w:lang w:eastAsia="x-none"/>
        </w:rPr>
        <w:tab/>
        <w:t>CEWiT</w:t>
      </w:r>
    </w:p>
    <w:p w14:paraId="0828CD84" w14:textId="5F355B53" w:rsidR="00E303AE" w:rsidRPr="00E303AE" w:rsidRDefault="00E303AE" w:rsidP="008703D3">
      <w:pPr>
        <w:pStyle w:val="Heading4"/>
      </w:pPr>
      <w:bookmarkStart w:id="1045" w:name="_Toc521704555"/>
      <w:bookmarkStart w:id="1046" w:name="_Toc526458964"/>
      <w:r w:rsidRPr="00E303AE">
        <w:t>Other</w:t>
      </w:r>
      <w:bookmarkEnd w:id="1045"/>
      <w:bookmarkEnd w:id="1046"/>
    </w:p>
    <w:p w14:paraId="2060F88E" w14:textId="091F034D" w:rsidR="00E303AE" w:rsidRPr="00E303AE" w:rsidRDefault="001B7BF2" w:rsidP="00E303AE">
      <w:pPr>
        <w:ind w:left="720" w:hanging="720"/>
        <w:rPr>
          <w:lang w:eastAsia="x-none"/>
        </w:rPr>
      </w:pPr>
      <w:hyperlink r:id="rId2105" w:history="1">
        <w:r w:rsidR="00D93AE1">
          <w:rPr>
            <w:rStyle w:val="Hyperlink"/>
            <w:lang w:eastAsia="x-none"/>
          </w:rPr>
          <w:t>R1-1808824</w:t>
        </w:r>
      </w:hyperlink>
      <w:r w:rsidR="00E303AE" w:rsidRPr="00E303AE">
        <w:rPr>
          <w:lang w:eastAsia="x-none"/>
        </w:rPr>
        <w:tab/>
        <w:t>Evaluation methodology and assumptions for RIM reference signal evaluations</w:t>
      </w:r>
      <w:r w:rsidR="00E303AE" w:rsidRPr="00E303AE">
        <w:rPr>
          <w:lang w:eastAsia="x-none"/>
        </w:rPr>
        <w:tab/>
        <w:t>Ericsson</w:t>
      </w:r>
    </w:p>
    <w:p w14:paraId="432C2183" w14:textId="0FBAF6F8" w:rsidR="00E303AE" w:rsidRPr="00E303AE" w:rsidRDefault="001B7BF2" w:rsidP="00E303AE">
      <w:pPr>
        <w:ind w:left="720" w:hanging="720"/>
        <w:rPr>
          <w:lang w:eastAsia="x-none"/>
        </w:rPr>
      </w:pPr>
      <w:hyperlink r:id="rId2106" w:history="1">
        <w:r w:rsidR="00D93AE1">
          <w:rPr>
            <w:rStyle w:val="Hyperlink"/>
            <w:lang w:eastAsia="x-none"/>
          </w:rPr>
          <w:t>R1-1808842</w:t>
        </w:r>
      </w:hyperlink>
      <w:r w:rsidR="00E303AE" w:rsidRPr="00E303AE">
        <w:rPr>
          <w:lang w:eastAsia="x-none"/>
        </w:rPr>
        <w:tab/>
        <w:t>Discussion on RS design for RIM</w:t>
      </w:r>
      <w:r w:rsidR="00E303AE" w:rsidRPr="00E303AE">
        <w:rPr>
          <w:lang w:eastAsia="x-none"/>
        </w:rPr>
        <w:tab/>
        <w:t>CMCC</w:t>
      </w:r>
    </w:p>
    <w:p w14:paraId="0F0E898E" w14:textId="1A8C6889" w:rsidR="00E303AE" w:rsidRPr="00E303AE" w:rsidRDefault="001B7BF2" w:rsidP="00E303AE">
      <w:pPr>
        <w:ind w:left="720" w:hanging="720"/>
        <w:rPr>
          <w:lang w:eastAsia="x-none"/>
        </w:rPr>
      </w:pPr>
      <w:hyperlink r:id="rId2107" w:history="1">
        <w:r w:rsidR="00D93AE1">
          <w:rPr>
            <w:rStyle w:val="Hyperlink"/>
            <w:lang w:eastAsia="x-none"/>
          </w:rPr>
          <w:t>R1-1808843</w:t>
        </w:r>
      </w:hyperlink>
      <w:r w:rsidR="00E303AE" w:rsidRPr="00E303AE">
        <w:rPr>
          <w:lang w:eastAsia="x-none"/>
        </w:rPr>
        <w:tab/>
        <w:t>Discussion on evaluation assumption for RIM</w:t>
      </w:r>
      <w:r w:rsidR="00E303AE" w:rsidRPr="00E303AE">
        <w:rPr>
          <w:lang w:eastAsia="x-none"/>
        </w:rPr>
        <w:tab/>
        <w:t>CMCC</w:t>
      </w:r>
    </w:p>
    <w:p w14:paraId="3BBFB80C" w14:textId="77777777" w:rsidR="00E303AE" w:rsidRPr="00E303AE" w:rsidRDefault="00E303AE" w:rsidP="002F4311">
      <w:pPr>
        <w:pStyle w:val="Heading3"/>
      </w:pPr>
      <w:bookmarkStart w:id="1047" w:name="_Toc521704556"/>
      <w:bookmarkStart w:id="1048" w:name="_Toc526458965"/>
      <w:r w:rsidRPr="00E303AE">
        <w:lastRenderedPageBreak/>
        <w:t>Study on Physical Layer Enhancements for NR URLLC</w:t>
      </w:r>
      <w:bookmarkEnd w:id="1047"/>
      <w:bookmarkEnd w:id="1048"/>
    </w:p>
    <w:p w14:paraId="45046552" w14:textId="77777777" w:rsidR="00E303AE" w:rsidRPr="00E303AE" w:rsidRDefault="00E303AE" w:rsidP="00E303AE">
      <w:pPr>
        <w:ind w:left="720" w:hanging="720"/>
        <w:rPr>
          <w:i/>
          <w:lang w:eastAsia="x-none"/>
        </w:rPr>
      </w:pPr>
      <w:r w:rsidRPr="00E303AE">
        <w:rPr>
          <w:i/>
          <w:lang w:eastAsia="x-none"/>
        </w:rPr>
        <w:t xml:space="preserve">FS_NR_L1enh_URLLC; SID in </w:t>
      </w:r>
      <w:hyperlink r:id="rId2108" w:history="1">
        <w:r w:rsidRPr="00E303AE">
          <w:rPr>
            <w:i/>
            <w:color w:val="0000FF"/>
            <w:u w:val="single"/>
            <w:lang w:eastAsia="x-none"/>
          </w:rPr>
          <w:t>RP-181477</w:t>
        </w:r>
      </w:hyperlink>
      <w:r w:rsidRPr="00E303AE">
        <w:rPr>
          <w:i/>
          <w:lang w:eastAsia="x-none"/>
        </w:rPr>
        <w:t>. Please refer to the SID for detailed scoping</w:t>
      </w:r>
    </w:p>
    <w:p w14:paraId="54AFE722" w14:textId="77777777" w:rsidR="00E303AE" w:rsidRPr="00E303AE" w:rsidRDefault="00E303AE" w:rsidP="00E303AE">
      <w:pPr>
        <w:ind w:left="1440" w:hanging="1440"/>
        <w:rPr>
          <w:lang w:eastAsia="x-none"/>
        </w:rPr>
      </w:pPr>
    </w:p>
    <w:p w14:paraId="7B42F637" w14:textId="454E96B3" w:rsidR="00E303AE" w:rsidRPr="00885C79" w:rsidRDefault="001B7BF2" w:rsidP="00E303AE">
      <w:pPr>
        <w:ind w:left="1440" w:hanging="1440"/>
        <w:rPr>
          <w:b/>
          <w:lang w:eastAsia="x-none"/>
        </w:rPr>
      </w:pPr>
      <w:hyperlink r:id="rId2109" w:history="1">
        <w:r w:rsidR="00D93AE1">
          <w:rPr>
            <w:rStyle w:val="Hyperlink"/>
            <w:b/>
            <w:lang w:eastAsia="x-none"/>
          </w:rPr>
          <w:t>R1-1808098</w:t>
        </w:r>
      </w:hyperlink>
      <w:r w:rsidR="00E303AE" w:rsidRPr="00885C79">
        <w:rPr>
          <w:b/>
          <w:lang w:eastAsia="x-none"/>
        </w:rPr>
        <w:tab/>
        <w:t>Draft skeleton of TR 38.824: Study on physical layer enhancements for NR URLLC</w:t>
      </w:r>
      <w:r w:rsidR="00E303AE" w:rsidRPr="00885C79">
        <w:rPr>
          <w:b/>
          <w:lang w:eastAsia="x-none"/>
        </w:rPr>
        <w:tab/>
        <w:t>Huawei, HiSilicon</w:t>
      </w:r>
    </w:p>
    <w:p w14:paraId="0AD9F1B2" w14:textId="490FC1F3" w:rsidR="00EF61D3" w:rsidRDefault="00EF61D3" w:rsidP="00EF61D3">
      <w:pPr>
        <w:ind w:left="720" w:hanging="720"/>
        <w:rPr>
          <w:rFonts w:ascii="Times New Roman" w:hAnsi="Times New Roman"/>
          <w:szCs w:val="20"/>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 xml:space="preserve">: </w:t>
      </w:r>
      <w:r>
        <w:rPr>
          <w:rFonts w:ascii="Times New Roman" w:hAnsi="Times New Roman"/>
          <w:szCs w:val="20"/>
        </w:rPr>
        <w:t>Annex 2 structure was discussed - Transport industry should be removed acc. to some companies (already covered by V2X).</w:t>
      </w:r>
    </w:p>
    <w:p w14:paraId="5E3A3366" w14:textId="77777777" w:rsidR="00EF61D3" w:rsidRDefault="00EF61D3" w:rsidP="00EF61D3">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661A48D8" w14:textId="18D31444" w:rsidR="00885C79" w:rsidRDefault="00885C79" w:rsidP="00E303AE">
      <w:pPr>
        <w:ind w:left="720" w:hanging="720"/>
      </w:pPr>
    </w:p>
    <w:p w14:paraId="1BBE76B0" w14:textId="77777777" w:rsidR="001D15E8" w:rsidRPr="0098071F" w:rsidRDefault="001D15E8" w:rsidP="001D15E8">
      <w:pPr>
        <w:ind w:left="1440" w:hanging="1440"/>
        <w:rPr>
          <w:szCs w:val="20"/>
          <w:lang w:eastAsia="x-none"/>
        </w:rPr>
      </w:pPr>
      <w:r w:rsidRPr="0098071F">
        <w:rPr>
          <w:szCs w:val="20"/>
          <w:lang w:eastAsia="x-none"/>
        </w:rPr>
        <w:t>Proposals: The draft skeleton is endorsed with the following updates:</w:t>
      </w:r>
    </w:p>
    <w:p w14:paraId="74DBF143" w14:textId="77777777" w:rsidR="001D15E8" w:rsidRPr="0098071F" w:rsidRDefault="001D15E8" w:rsidP="008E772F">
      <w:pPr>
        <w:pStyle w:val="ListParagraph"/>
        <w:numPr>
          <w:ilvl w:val="0"/>
          <w:numId w:val="108"/>
        </w:numPr>
        <w:rPr>
          <w:lang w:eastAsia="x-none"/>
        </w:rPr>
      </w:pPr>
      <w:r w:rsidRPr="0098071F">
        <w:rPr>
          <w:lang w:eastAsia="x-none"/>
        </w:rPr>
        <w:t>Removing subsections A.2.1/2/3</w:t>
      </w:r>
    </w:p>
    <w:p w14:paraId="34C38170" w14:textId="77777777" w:rsidR="001D15E8" w:rsidRPr="0098071F" w:rsidRDefault="001D15E8" w:rsidP="008E772F">
      <w:pPr>
        <w:pStyle w:val="ListParagraph"/>
        <w:numPr>
          <w:ilvl w:val="0"/>
          <w:numId w:val="108"/>
        </w:numPr>
        <w:rPr>
          <w:lang w:eastAsia="x-none"/>
        </w:rPr>
      </w:pPr>
      <w:r w:rsidRPr="0098071F">
        <w:rPr>
          <w:lang w:eastAsia="x-none"/>
        </w:rPr>
        <w:t>Updating the section # for link level simulation assumptions to A.3</w:t>
      </w:r>
    </w:p>
    <w:p w14:paraId="4B498752" w14:textId="77777777" w:rsidR="001D15E8" w:rsidRPr="0098071F" w:rsidRDefault="001D15E8" w:rsidP="008E772F">
      <w:pPr>
        <w:pStyle w:val="ListParagraph"/>
        <w:numPr>
          <w:ilvl w:val="1"/>
          <w:numId w:val="108"/>
        </w:numPr>
        <w:rPr>
          <w:lang w:eastAsia="x-none"/>
        </w:rPr>
      </w:pPr>
      <w:r w:rsidRPr="0098071F">
        <w:rPr>
          <w:lang w:eastAsia="x-none"/>
        </w:rPr>
        <w:t xml:space="preserve">Remove the subsections under the link level simulation assumptions </w:t>
      </w:r>
    </w:p>
    <w:p w14:paraId="5ED92243" w14:textId="77777777" w:rsidR="001D15E8" w:rsidRPr="0098071F" w:rsidRDefault="001D15E8" w:rsidP="001D15E8">
      <w:pPr>
        <w:ind w:left="720" w:hanging="720"/>
        <w:rPr>
          <w:szCs w:val="20"/>
          <w:lang w:eastAsia="x-none"/>
        </w:rPr>
      </w:pPr>
      <w:r w:rsidRPr="0098071F">
        <w:rPr>
          <w:szCs w:val="20"/>
          <w:lang w:eastAsia="x-none"/>
        </w:rPr>
        <w:t>Discuss further offline</w:t>
      </w:r>
    </w:p>
    <w:p w14:paraId="74BD2B53" w14:textId="0D646CDB" w:rsidR="001D15E8" w:rsidRPr="0098071F" w:rsidRDefault="0098071F" w:rsidP="00E303AE">
      <w:pPr>
        <w:ind w:left="720" w:hanging="720"/>
        <w:rPr>
          <w:b/>
        </w:rPr>
      </w:pPr>
      <w:r w:rsidRPr="0098071F">
        <w:rPr>
          <w:b/>
        </w:rPr>
        <w:t>Thursday</w:t>
      </w:r>
    </w:p>
    <w:p w14:paraId="60B0BAD0" w14:textId="5EEB1FB5" w:rsidR="0098071F" w:rsidRPr="0098071F" w:rsidRDefault="001B7BF2" w:rsidP="0098071F">
      <w:pPr>
        <w:ind w:left="720" w:hanging="720"/>
        <w:rPr>
          <w:b/>
        </w:rPr>
      </w:pPr>
      <w:hyperlink r:id="rId2110" w:history="1">
        <w:r w:rsidR="00D93AE1">
          <w:rPr>
            <w:rStyle w:val="Hyperlink"/>
            <w:b/>
            <w:highlight w:val="green"/>
          </w:rPr>
          <w:t>R1-1809861</w:t>
        </w:r>
      </w:hyperlink>
      <w:r w:rsidR="0098071F" w:rsidRPr="0098071F">
        <w:rPr>
          <w:b/>
        </w:rPr>
        <w:tab/>
        <w:t>Draft skeleton of TR 38.824: Study on physical layer enhancements for NR URLLC</w:t>
      </w:r>
      <w:r w:rsidR="0098071F" w:rsidRPr="0098071F">
        <w:rPr>
          <w:b/>
        </w:rPr>
        <w:tab/>
        <w:t>Huawei, HiSilicon</w:t>
      </w:r>
    </w:p>
    <w:p w14:paraId="5E95D738" w14:textId="75F30157" w:rsidR="0098071F" w:rsidRDefault="0098071F" w:rsidP="0098071F">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sidR="009812B6" w:rsidRPr="009812B6">
        <w:rPr>
          <w:rFonts w:ascii="Times New Roman" w:hAnsi="Times New Roman"/>
          <w:szCs w:val="20"/>
        </w:rPr>
        <w:t>TR 38.824</w:t>
      </w:r>
      <w:r w:rsidR="009812B6">
        <w:rPr>
          <w:rFonts w:ascii="Times New Roman" w:hAnsi="Times New Roman"/>
          <w:szCs w:val="20"/>
        </w:rPr>
        <w:t xml:space="preserve"> v0.0.0</w:t>
      </w:r>
      <w:r w:rsidRPr="00777035">
        <w:rPr>
          <w:rFonts w:ascii="Times New Roman" w:hAnsi="Times New Roman"/>
          <w:szCs w:val="20"/>
        </w:rPr>
        <w:t xml:space="preserve"> is </w:t>
      </w:r>
      <w:r w:rsidR="009812B6">
        <w:rPr>
          <w:rFonts w:ascii="Times New Roman" w:hAnsi="Times New Roman"/>
          <w:szCs w:val="20"/>
        </w:rPr>
        <w:t>endorsed</w:t>
      </w:r>
      <w:r>
        <w:rPr>
          <w:rFonts w:ascii="Times New Roman" w:hAnsi="Times New Roman"/>
          <w:szCs w:val="20"/>
        </w:rPr>
        <w:t>.</w:t>
      </w:r>
    </w:p>
    <w:p w14:paraId="3E5337F4" w14:textId="50995D0B" w:rsidR="001D15E8" w:rsidRDefault="001D15E8" w:rsidP="00E303AE">
      <w:pPr>
        <w:ind w:left="720" w:hanging="720"/>
      </w:pPr>
    </w:p>
    <w:p w14:paraId="2693453E" w14:textId="77777777" w:rsidR="009812B6" w:rsidRDefault="009812B6" w:rsidP="00E303AE">
      <w:pPr>
        <w:ind w:left="720" w:hanging="720"/>
      </w:pPr>
    </w:p>
    <w:p w14:paraId="52EC8747" w14:textId="6949C8DE" w:rsidR="00E303AE" w:rsidRPr="00EF61D3" w:rsidRDefault="001B7BF2" w:rsidP="00E303AE">
      <w:pPr>
        <w:ind w:left="720" w:hanging="720"/>
        <w:rPr>
          <w:b/>
          <w:lang w:eastAsia="x-none"/>
        </w:rPr>
      </w:pPr>
      <w:hyperlink r:id="rId2111" w:history="1">
        <w:r w:rsidR="00D93AE1">
          <w:rPr>
            <w:rStyle w:val="Hyperlink"/>
            <w:b/>
            <w:lang w:eastAsia="x-none"/>
          </w:rPr>
          <w:t>R1-1808943</w:t>
        </w:r>
      </w:hyperlink>
      <w:r w:rsidR="00E303AE" w:rsidRPr="00EF61D3">
        <w:rPr>
          <w:b/>
          <w:lang w:eastAsia="x-none"/>
        </w:rPr>
        <w:tab/>
        <w:t>Work plan for Rel-16 SI on physical layer enhancements for URLLC</w:t>
      </w:r>
      <w:r w:rsidR="00E303AE" w:rsidRPr="00EF61D3">
        <w:rPr>
          <w:b/>
          <w:lang w:eastAsia="x-none"/>
        </w:rPr>
        <w:tab/>
        <w:t>Huawei, HiSilicon</w:t>
      </w:r>
    </w:p>
    <w:p w14:paraId="1DE1108E" w14:textId="5583E052" w:rsidR="00EF61D3" w:rsidRPr="00EF61D3" w:rsidRDefault="00EF61D3" w:rsidP="00EF61D3">
      <w:pPr>
        <w:ind w:left="720" w:hanging="720"/>
        <w:rPr>
          <w:rFonts w:ascii="Times New Roman" w:hAnsi="Times New Roman"/>
          <w:szCs w:val="20"/>
        </w:rPr>
      </w:pPr>
      <w:r w:rsidRPr="00777035">
        <w:rPr>
          <w:rFonts w:ascii="Times New Roman" w:hAnsi="Times New Roman"/>
          <w:b/>
          <w:szCs w:val="20"/>
        </w:rPr>
        <w:t>D</w:t>
      </w:r>
      <w:r>
        <w:rPr>
          <w:rFonts w:ascii="Times New Roman" w:hAnsi="Times New Roman"/>
          <w:b/>
          <w:szCs w:val="20"/>
        </w:rPr>
        <w:t xml:space="preserve">iscussion: </w:t>
      </w:r>
      <w:r w:rsidRPr="00EF61D3">
        <w:rPr>
          <w:rFonts w:ascii="Times New Roman" w:hAnsi="Times New Roman"/>
          <w:szCs w:val="20"/>
        </w:rPr>
        <w:t>Comment from RAN1 chair --&gt; no TUs have been allocated to the Jan 19 ad-hoc meeting</w:t>
      </w:r>
    </w:p>
    <w:p w14:paraId="51586CE5" w14:textId="56D8EA6F" w:rsidR="00EF61D3" w:rsidRPr="001D15E8" w:rsidRDefault="00EF61D3" w:rsidP="00E303AE">
      <w:pPr>
        <w:ind w:left="720" w:hanging="720"/>
        <w:rPr>
          <w:rFonts w:ascii="Times New Roman" w:hAnsi="Times New Roman"/>
          <w:szCs w:val="20"/>
        </w:rPr>
      </w:pPr>
      <w:r>
        <w:rPr>
          <w:rFonts w:ascii="Times New Roman" w:hAnsi="Times New Roman"/>
          <w:b/>
          <w:szCs w:val="20"/>
        </w:rPr>
        <w:t>D</w:t>
      </w:r>
      <w:r w:rsidRPr="00777035">
        <w:rPr>
          <w:rFonts w:ascii="Times New Roman" w:hAnsi="Times New Roman"/>
          <w:b/>
          <w:szCs w:val="20"/>
        </w:rPr>
        <w:t xml:space="preserve">ecision: </w:t>
      </w:r>
      <w:r w:rsidRPr="00777035">
        <w:rPr>
          <w:rFonts w:ascii="Times New Roman" w:hAnsi="Times New Roman"/>
          <w:szCs w:val="20"/>
        </w:rPr>
        <w:t xml:space="preserve">The document is </w:t>
      </w:r>
      <w:r>
        <w:rPr>
          <w:rFonts w:ascii="Times New Roman" w:hAnsi="Times New Roman"/>
          <w:szCs w:val="20"/>
        </w:rPr>
        <w:t>noted.</w:t>
      </w:r>
    </w:p>
    <w:p w14:paraId="570E8CD4" w14:textId="77777777" w:rsidR="00E303AE" w:rsidRPr="00E303AE" w:rsidRDefault="00E303AE" w:rsidP="00885C79">
      <w:pPr>
        <w:pStyle w:val="Heading4"/>
      </w:pPr>
      <w:bookmarkStart w:id="1049" w:name="_Toc521704557"/>
      <w:bookmarkStart w:id="1050" w:name="_Toc526458966"/>
      <w:r w:rsidRPr="00E303AE">
        <w:t>Layer 1 enhancements</w:t>
      </w:r>
      <w:bookmarkEnd w:id="1049"/>
      <w:bookmarkEnd w:id="1050"/>
    </w:p>
    <w:p w14:paraId="643D7947" w14:textId="77777777" w:rsidR="00E303AE" w:rsidRPr="00E303AE" w:rsidRDefault="00E303AE" w:rsidP="00E303AE">
      <w:pPr>
        <w:rPr>
          <w:bCs/>
          <w:i/>
          <w:lang w:val="en-US"/>
        </w:rPr>
      </w:pPr>
      <w:r w:rsidRPr="00E303AE">
        <w:rPr>
          <w:i/>
          <w:lang w:eastAsia="x-none"/>
        </w:rPr>
        <w:t xml:space="preserve">Including necessary evaluations and potential enhancements to PDCCH, UCI, PUSCH, &amp; </w:t>
      </w:r>
      <w:r w:rsidRPr="00E303AE">
        <w:rPr>
          <w:bCs/>
          <w:i/>
          <w:lang w:val="en-US"/>
        </w:rPr>
        <w:t>scheduling/HARQ/CSI processing timeline</w:t>
      </w:r>
    </w:p>
    <w:p w14:paraId="256297F3" w14:textId="3E7C56DE" w:rsidR="00E303AE" w:rsidRDefault="00E303AE" w:rsidP="00E303AE"/>
    <w:p w14:paraId="431D5EF6" w14:textId="338FA0C6" w:rsidR="00EF61D3" w:rsidRDefault="001B7BF2" w:rsidP="00B63DAF">
      <w:pPr>
        <w:ind w:left="720" w:hanging="720"/>
        <w:rPr>
          <w:lang w:eastAsia="x-none"/>
        </w:rPr>
      </w:pPr>
      <w:hyperlink r:id="rId2112" w:history="1">
        <w:r w:rsidR="00D93AE1">
          <w:rPr>
            <w:rStyle w:val="Hyperlink"/>
            <w:b/>
          </w:rPr>
          <w:t>R1-1809516</w:t>
        </w:r>
      </w:hyperlink>
      <w:r w:rsidR="00EF61D3" w:rsidRPr="00B63DAF">
        <w:rPr>
          <w:b/>
        </w:rPr>
        <w:tab/>
        <w:t>L1 enhancements for URLLC</w:t>
      </w:r>
      <w:r w:rsidR="00EF61D3" w:rsidRPr="00B63DAF">
        <w:rPr>
          <w:b/>
        </w:rPr>
        <w:tab/>
        <w:t>Huawei, HiSilicon</w:t>
      </w:r>
      <w:r w:rsidR="00B63DAF">
        <w:rPr>
          <w:b/>
        </w:rPr>
        <w:tab/>
        <w:t>(</w:t>
      </w:r>
      <w:hyperlink r:id="rId2113" w:history="1">
        <w:r w:rsidR="00D93AE1">
          <w:rPr>
            <w:rStyle w:val="Hyperlink"/>
            <w:b/>
          </w:rPr>
          <w:t>R1-1808162</w:t>
        </w:r>
      </w:hyperlink>
      <w:r w:rsidR="00B63DAF">
        <w:rPr>
          <w:lang w:eastAsia="x-none"/>
        </w:rPr>
        <w:t>)</w:t>
      </w:r>
    </w:p>
    <w:p w14:paraId="5A20F3DC" w14:textId="77777777" w:rsidR="00B63DAF" w:rsidRPr="00B63DAF" w:rsidRDefault="00B63DAF" w:rsidP="00B63DAF">
      <w:pPr>
        <w:autoSpaceDE w:val="0"/>
        <w:autoSpaceDN w:val="0"/>
        <w:adjustRightInd w:val="0"/>
        <w:snapToGrid w:val="0"/>
        <w:ind w:left="420"/>
        <w:jc w:val="both"/>
        <w:rPr>
          <w:rFonts w:ascii="Times New Roman" w:eastAsia="SimSun" w:hAnsi="Times New Roman"/>
          <w:kern w:val="2"/>
          <w:szCs w:val="20"/>
          <w:lang w:val="en-US" w:eastAsia="zh-CN"/>
        </w:rPr>
      </w:pPr>
      <w:r w:rsidRPr="00B63DAF">
        <w:rPr>
          <w:rFonts w:ascii="Times New Roman" w:eastAsia="SimSun" w:hAnsi="Times New Roman" w:hint="eastAsia"/>
          <w:kern w:val="2"/>
          <w:szCs w:val="20"/>
          <w:lang w:val="en-US" w:eastAsia="zh-CN"/>
        </w:rPr>
        <w:t xml:space="preserve">Proposal 1: Take the </w:t>
      </w:r>
      <w:r w:rsidRPr="00B63DAF">
        <w:rPr>
          <w:rFonts w:ascii="Times New Roman" w:eastAsia="SimSun" w:hAnsi="Times New Roman"/>
          <w:kern w:val="2"/>
          <w:szCs w:val="20"/>
          <w:lang w:val="en-US" w:eastAsia="zh-CN"/>
        </w:rPr>
        <w:t>requirement</w:t>
      </w:r>
      <w:r w:rsidRPr="00B63DAF">
        <w:rPr>
          <w:rFonts w:ascii="Times New Roman" w:eastAsia="SimSun" w:hAnsi="Times New Roman" w:hint="eastAsia"/>
          <w:kern w:val="2"/>
          <w:szCs w:val="20"/>
          <w:lang w:val="en-US" w:eastAsia="zh-CN"/>
        </w:rPr>
        <w:t>s in Table 1 as the starting point for Rel-16 NR URLLC evaluation with the following assumptions:</w:t>
      </w:r>
    </w:p>
    <w:p w14:paraId="3D381551" w14:textId="77777777" w:rsidR="00B63DAF" w:rsidRPr="00B63DAF" w:rsidRDefault="00B63DAF" w:rsidP="008E772F">
      <w:pPr>
        <w:numPr>
          <w:ilvl w:val="0"/>
          <w:numId w:val="85"/>
        </w:numPr>
        <w:autoSpaceDE w:val="0"/>
        <w:autoSpaceDN w:val="0"/>
        <w:adjustRightInd w:val="0"/>
        <w:snapToGrid w:val="0"/>
        <w:ind w:left="1260"/>
        <w:jc w:val="both"/>
        <w:rPr>
          <w:rFonts w:ascii="Times New Roman" w:eastAsia="SimSun" w:hAnsi="Times New Roman"/>
          <w:kern w:val="2"/>
          <w:szCs w:val="20"/>
          <w:lang w:val="en-US" w:eastAsia="zh-CN"/>
        </w:rPr>
      </w:pPr>
      <w:r w:rsidRPr="00B63DAF">
        <w:rPr>
          <w:rFonts w:ascii="Times New Roman" w:eastAsia="SimSun" w:hAnsi="Times New Roman" w:hint="eastAsia"/>
          <w:kern w:val="2"/>
          <w:szCs w:val="20"/>
          <w:lang w:val="en-US" w:eastAsia="zh-CN"/>
        </w:rPr>
        <w:t xml:space="preserve">1 ms core network delay for </w:t>
      </w:r>
      <w:r w:rsidRPr="00B63DAF">
        <w:rPr>
          <w:rFonts w:ascii="Times New Roman" w:eastAsia="SimSun" w:hAnsi="Times New Roman"/>
          <w:kern w:val="2"/>
          <w:szCs w:val="20"/>
          <w:lang w:val="en-US" w:eastAsia="zh-CN"/>
        </w:rPr>
        <w:t>factory</w:t>
      </w:r>
      <w:r w:rsidRPr="00B63DAF">
        <w:rPr>
          <w:rFonts w:ascii="Times New Roman" w:eastAsia="SimSun" w:hAnsi="Times New Roman" w:hint="eastAsia"/>
          <w:kern w:val="2"/>
          <w:szCs w:val="20"/>
          <w:lang w:val="en-US" w:eastAsia="zh-CN"/>
        </w:rPr>
        <w:t xml:space="preserve"> automation </w:t>
      </w:r>
    </w:p>
    <w:p w14:paraId="2B968876" w14:textId="77777777" w:rsidR="00B63DAF" w:rsidRPr="00B63DAF" w:rsidRDefault="00B63DAF" w:rsidP="008E772F">
      <w:pPr>
        <w:numPr>
          <w:ilvl w:val="0"/>
          <w:numId w:val="85"/>
        </w:numPr>
        <w:autoSpaceDE w:val="0"/>
        <w:autoSpaceDN w:val="0"/>
        <w:adjustRightInd w:val="0"/>
        <w:snapToGrid w:val="0"/>
        <w:ind w:left="1260"/>
        <w:jc w:val="both"/>
        <w:rPr>
          <w:rFonts w:ascii="Times New Roman" w:eastAsia="SimSun" w:hAnsi="Times New Roman"/>
          <w:kern w:val="2"/>
          <w:szCs w:val="20"/>
          <w:lang w:val="en-US" w:eastAsia="zh-CN"/>
        </w:rPr>
      </w:pPr>
      <w:r w:rsidRPr="00B63DAF">
        <w:rPr>
          <w:rFonts w:ascii="Times New Roman" w:eastAsia="SimSun" w:hAnsi="Times New Roman" w:hint="eastAsia"/>
          <w:kern w:val="2"/>
          <w:szCs w:val="20"/>
          <w:lang w:val="en-US" w:eastAsia="zh-CN"/>
        </w:rPr>
        <w:t xml:space="preserve">3 ms core network delay for power distribution and transport industry </w:t>
      </w:r>
    </w:p>
    <w:p w14:paraId="48FDEE02" w14:textId="77777777" w:rsidR="00B63DAF" w:rsidRPr="00B63DAF" w:rsidRDefault="00B63DAF" w:rsidP="00B63DAF">
      <w:pPr>
        <w:autoSpaceDE w:val="0"/>
        <w:autoSpaceDN w:val="0"/>
        <w:adjustRightInd w:val="0"/>
        <w:snapToGrid w:val="0"/>
        <w:ind w:left="420"/>
        <w:jc w:val="both"/>
        <w:rPr>
          <w:rFonts w:ascii="Times New Roman" w:eastAsia="SimSun" w:hAnsi="Times New Roman"/>
          <w:kern w:val="2"/>
          <w:szCs w:val="20"/>
          <w:lang w:val="en-US" w:eastAsia="zh-CN"/>
        </w:rPr>
      </w:pPr>
      <w:r w:rsidRPr="00B63DAF">
        <w:rPr>
          <w:rFonts w:ascii="Times New Roman" w:eastAsia="SimSun" w:hAnsi="Times New Roman" w:hint="eastAsia"/>
          <w:kern w:val="2"/>
          <w:szCs w:val="20"/>
          <w:lang w:val="en-US" w:eastAsia="zh-CN"/>
        </w:rPr>
        <w:t>Proposal 2: The performance metric for Rel-16 NR URLLC evaluation includes at least the p</w:t>
      </w:r>
      <w:r w:rsidRPr="00B63DAF">
        <w:rPr>
          <w:rFonts w:ascii="Times New Roman" w:eastAsia="SimSun" w:hAnsi="Times New Roman"/>
          <w:kern w:val="2"/>
          <w:szCs w:val="20"/>
          <w:lang w:val="en-US" w:eastAsia="zh-CN"/>
        </w:rPr>
        <w:t>ercentage of users satisfying reliability and latency requirements</w:t>
      </w:r>
      <w:r w:rsidRPr="00B63DAF">
        <w:rPr>
          <w:rFonts w:ascii="Times New Roman" w:eastAsia="SimSun" w:hAnsi="Times New Roman" w:hint="eastAsia"/>
          <w:kern w:val="2"/>
          <w:szCs w:val="20"/>
          <w:lang w:val="en-US" w:eastAsia="zh-CN"/>
        </w:rPr>
        <w:t xml:space="preserve">. The target percentage should be 100%. </w:t>
      </w:r>
    </w:p>
    <w:p w14:paraId="50A0A615" w14:textId="77777777" w:rsidR="00B63DAF" w:rsidRPr="00B63DAF" w:rsidRDefault="00B63DAF" w:rsidP="00B63DAF">
      <w:pPr>
        <w:autoSpaceDE w:val="0"/>
        <w:autoSpaceDN w:val="0"/>
        <w:adjustRightInd w:val="0"/>
        <w:snapToGrid w:val="0"/>
        <w:ind w:left="420"/>
        <w:jc w:val="both"/>
        <w:rPr>
          <w:rFonts w:ascii="Times New Roman" w:eastAsia="SimSun" w:hAnsi="Times New Roman"/>
          <w:kern w:val="2"/>
          <w:szCs w:val="20"/>
          <w:lang w:val="en-US" w:eastAsia="zh-CN"/>
        </w:rPr>
      </w:pPr>
      <w:r w:rsidRPr="00B63DAF">
        <w:rPr>
          <w:rFonts w:ascii="Times New Roman" w:eastAsia="SimSun" w:hAnsi="Times New Roman" w:hint="eastAsia"/>
          <w:kern w:val="2"/>
          <w:szCs w:val="20"/>
          <w:lang w:val="en-US" w:eastAsia="zh-CN"/>
        </w:rPr>
        <w:t xml:space="preserve">Proposal 3: Take the simulation settings in Table 2 as the starting point for Rel-16 NR URLLC system level evaluation for </w:t>
      </w:r>
      <w:r w:rsidRPr="00B63DAF">
        <w:rPr>
          <w:rFonts w:ascii="Times New Roman" w:eastAsia="SimSun" w:hAnsi="Times New Roman"/>
          <w:kern w:val="2"/>
          <w:szCs w:val="20"/>
          <w:lang w:val="en-US" w:eastAsia="zh-CN"/>
        </w:rPr>
        <w:t>transport</w:t>
      </w:r>
      <w:r w:rsidRPr="00B63DAF">
        <w:rPr>
          <w:rFonts w:ascii="Times New Roman" w:eastAsia="SimSun" w:hAnsi="Times New Roman" w:hint="eastAsia"/>
          <w:kern w:val="2"/>
          <w:szCs w:val="20"/>
          <w:lang w:val="en-US" w:eastAsia="zh-CN"/>
        </w:rPr>
        <w:t xml:space="preserve"> industry.  </w:t>
      </w:r>
    </w:p>
    <w:p w14:paraId="3E1047EC" w14:textId="77777777" w:rsidR="00B63DAF" w:rsidRPr="00B63DAF" w:rsidRDefault="00B63DAF" w:rsidP="00B63DAF">
      <w:pPr>
        <w:autoSpaceDE w:val="0"/>
        <w:autoSpaceDN w:val="0"/>
        <w:adjustRightInd w:val="0"/>
        <w:snapToGrid w:val="0"/>
        <w:ind w:left="420"/>
        <w:jc w:val="both"/>
        <w:rPr>
          <w:rFonts w:ascii="Times New Roman" w:eastAsia="SimSun" w:hAnsi="Times New Roman"/>
          <w:kern w:val="2"/>
          <w:szCs w:val="20"/>
          <w:lang w:val="en-US" w:eastAsia="zh-CN"/>
        </w:rPr>
      </w:pPr>
      <w:r w:rsidRPr="00B63DAF">
        <w:rPr>
          <w:rFonts w:ascii="Times New Roman" w:eastAsia="SimSun" w:hAnsi="Times New Roman" w:hint="eastAsia"/>
          <w:kern w:val="2"/>
          <w:szCs w:val="20"/>
          <w:lang w:val="en-US" w:eastAsia="zh-CN"/>
        </w:rPr>
        <w:t xml:space="preserve">Proposal 4: Take the simulation settings in Table 3 as the starting point for Rel-16 NR URLLC system level evaluation for electrical power distribution.  </w:t>
      </w:r>
    </w:p>
    <w:p w14:paraId="11A40FD7" w14:textId="77777777" w:rsidR="00B63DAF" w:rsidRPr="00B63DAF" w:rsidRDefault="00B63DAF" w:rsidP="00B63DAF">
      <w:pPr>
        <w:autoSpaceDE w:val="0"/>
        <w:autoSpaceDN w:val="0"/>
        <w:adjustRightInd w:val="0"/>
        <w:snapToGrid w:val="0"/>
        <w:ind w:left="420"/>
        <w:jc w:val="both"/>
        <w:rPr>
          <w:rFonts w:ascii="Times New Roman" w:eastAsia="SimSun" w:hAnsi="Times New Roman"/>
          <w:kern w:val="2"/>
          <w:szCs w:val="20"/>
          <w:lang w:val="en-US" w:eastAsia="zh-CN"/>
        </w:rPr>
      </w:pPr>
      <w:r w:rsidRPr="00B63DAF">
        <w:rPr>
          <w:rFonts w:ascii="Times New Roman" w:eastAsia="SimSun" w:hAnsi="Times New Roman" w:hint="eastAsia"/>
          <w:kern w:val="2"/>
          <w:szCs w:val="20"/>
          <w:lang w:val="en-US" w:eastAsia="zh-CN"/>
        </w:rPr>
        <w:t xml:space="preserve">Proposal 5: Take the simulation settings in Table 4 as the starting point for Rel-16 NR URLLC system level evaluation for factory automation.  </w:t>
      </w:r>
    </w:p>
    <w:p w14:paraId="5E005C2F" w14:textId="77777777" w:rsidR="00B63DAF" w:rsidRPr="00B63DAF" w:rsidRDefault="00B63DAF" w:rsidP="00B63DAF">
      <w:pPr>
        <w:autoSpaceDE w:val="0"/>
        <w:autoSpaceDN w:val="0"/>
        <w:adjustRightInd w:val="0"/>
        <w:snapToGrid w:val="0"/>
        <w:jc w:val="both"/>
        <w:rPr>
          <w:rFonts w:ascii="Times New Roman" w:eastAsia="SimSun" w:hAnsi="Times New Roman"/>
          <w:szCs w:val="20"/>
          <w:lang w:val="en-US" w:eastAsia="zh-CN"/>
        </w:rPr>
      </w:pPr>
      <w:r w:rsidRPr="00B63DAF">
        <w:rPr>
          <w:rFonts w:ascii="Times New Roman" w:eastAsia="SimSun" w:hAnsi="Times New Roman" w:hint="eastAsia"/>
          <w:szCs w:val="20"/>
          <w:lang w:val="en-US" w:eastAsia="zh-CN"/>
        </w:rPr>
        <w:t>For baseline performance achievable with Rel-15 URLLC,</w:t>
      </w:r>
    </w:p>
    <w:p w14:paraId="4EDD4FF0" w14:textId="77777777" w:rsidR="00B63DAF" w:rsidRPr="00B63DAF" w:rsidRDefault="00B63DAF" w:rsidP="00B63DAF">
      <w:pPr>
        <w:autoSpaceDE w:val="0"/>
        <w:autoSpaceDN w:val="0"/>
        <w:adjustRightInd w:val="0"/>
        <w:snapToGrid w:val="0"/>
        <w:ind w:left="426"/>
        <w:jc w:val="both"/>
        <w:rPr>
          <w:rFonts w:ascii="Times New Roman" w:eastAsia="SimSun" w:hAnsi="Times New Roman"/>
          <w:szCs w:val="20"/>
          <w:lang w:val="en-US" w:eastAsia="zh-CN"/>
        </w:rPr>
      </w:pPr>
      <w:r w:rsidRPr="00B63DAF">
        <w:rPr>
          <w:rFonts w:ascii="Times New Roman" w:eastAsia="SimSun" w:hAnsi="Times New Roman"/>
          <w:szCs w:val="20"/>
          <w:lang w:val="en-US" w:eastAsia="zh-CN"/>
        </w:rPr>
        <w:t xml:space="preserve">Observation 1: For 40 MHz bandwidth and 10 vehicles per cell, </w:t>
      </w:r>
      <w:r w:rsidRPr="00B63DAF">
        <w:rPr>
          <w:rFonts w:ascii="Times New Roman" w:eastAsia="SimSun" w:hAnsi="Times New Roman" w:hint="eastAsia"/>
          <w:szCs w:val="20"/>
          <w:lang w:val="en-US" w:eastAsia="zh-CN"/>
        </w:rPr>
        <w:t xml:space="preserve">from </w:t>
      </w:r>
      <w:r w:rsidRPr="00B63DAF">
        <w:rPr>
          <w:rFonts w:ascii="Times New Roman" w:eastAsia="SimSun" w:hAnsi="Times New Roman"/>
          <w:szCs w:val="20"/>
          <w:lang w:val="en-US" w:eastAsia="zh-CN"/>
        </w:rPr>
        <w:t>downlink</w:t>
      </w:r>
      <w:r w:rsidRPr="00B63DAF">
        <w:rPr>
          <w:rFonts w:ascii="Times New Roman" w:eastAsia="SimSun" w:hAnsi="Times New Roman" w:hint="eastAsia"/>
          <w:szCs w:val="20"/>
          <w:lang w:val="en-US" w:eastAsia="zh-CN"/>
        </w:rPr>
        <w:t xml:space="preserve"> transmission perspective </w:t>
      </w:r>
      <w:r w:rsidRPr="00B63DAF">
        <w:rPr>
          <w:rFonts w:ascii="Times New Roman" w:eastAsia="SimSun" w:hAnsi="Times New Roman"/>
          <w:szCs w:val="20"/>
          <w:lang w:val="en-US" w:eastAsia="zh-CN"/>
        </w:rPr>
        <w:t xml:space="preserve">about 58% and </w:t>
      </w:r>
      <w:r w:rsidRPr="00B63DAF">
        <w:rPr>
          <w:rFonts w:ascii="Times New Roman" w:eastAsia="SimSun" w:hAnsi="Times New Roman" w:hint="eastAsia"/>
          <w:szCs w:val="20"/>
          <w:lang w:val="en-US" w:eastAsia="zh-CN"/>
        </w:rPr>
        <w:t>85</w:t>
      </w:r>
      <w:r w:rsidRPr="00B63DAF">
        <w:rPr>
          <w:rFonts w:ascii="Times New Roman" w:eastAsia="SimSun" w:hAnsi="Times New Roman"/>
          <w:szCs w:val="20"/>
          <w:lang w:val="en-US" w:eastAsia="zh-CN"/>
        </w:rPr>
        <w:t>% vehicles could achieve the required 2 ms latency and 99.999% reliability in Urban Macro and Highway deployments respectively.</w:t>
      </w:r>
      <w:r w:rsidRPr="00B63DAF">
        <w:rPr>
          <w:rFonts w:ascii="Times New Roman" w:eastAsia="SimSun" w:hAnsi="Times New Roman" w:hint="eastAsia"/>
          <w:szCs w:val="20"/>
          <w:lang w:val="en-US" w:eastAsia="zh-CN"/>
        </w:rPr>
        <w:t xml:space="preserve"> </w:t>
      </w:r>
    </w:p>
    <w:p w14:paraId="1B50945D" w14:textId="77777777" w:rsidR="00B63DAF" w:rsidRPr="00B63DAF" w:rsidRDefault="00B63DAF" w:rsidP="00B63DAF">
      <w:pPr>
        <w:autoSpaceDE w:val="0"/>
        <w:autoSpaceDN w:val="0"/>
        <w:adjustRightInd w:val="0"/>
        <w:snapToGrid w:val="0"/>
        <w:ind w:left="426"/>
        <w:jc w:val="both"/>
        <w:rPr>
          <w:rFonts w:ascii="Times New Roman" w:eastAsia="SimSun" w:hAnsi="Times New Roman"/>
          <w:szCs w:val="20"/>
          <w:lang w:val="en-US" w:eastAsia="zh-CN"/>
        </w:rPr>
      </w:pPr>
      <w:r w:rsidRPr="00B63DAF">
        <w:rPr>
          <w:rFonts w:ascii="Times New Roman" w:eastAsia="SimSun" w:hAnsi="Times New Roman"/>
          <w:szCs w:val="20"/>
          <w:lang w:val="en-US" w:eastAsia="zh-CN"/>
        </w:rPr>
        <w:t xml:space="preserve">Observation 2: For 40 MHz bandwidth and </w:t>
      </w:r>
      <w:r w:rsidRPr="00B63DAF">
        <w:rPr>
          <w:rFonts w:ascii="Times New Roman" w:eastAsia="SimSun" w:hAnsi="Times New Roman" w:hint="eastAsia"/>
          <w:szCs w:val="20"/>
          <w:lang w:val="en-US" w:eastAsia="zh-CN"/>
        </w:rPr>
        <w:t>10</w:t>
      </w:r>
      <w:r w:rsidRPr="00B63DAF">
        <w:rPr>
          <w:rFonts w:ascii="Times New Roman" w:eastAsia="SimSun" w:hAnsi="Times New Roman"/>
          <w:szCs w:val="20"/>
          <w:lang w:val="en-US" w:eastAsia="zh-CN"/>
        </w:rPr>
        <w:t xml:space="preserve"> vehicles per cell, </w:t>
      </w:r>
      <w:r w:rsidRPr="00B63DAF">
        <w:rPr>
          <w:rFonts w:ascii="Times New Roman" w:eastAsia="SimSun" w:hAnsi="Times New Roman" w:hint="eastAsia"/>
          <w:szCs w:val="20"/>
          <w:lang w:val="en-US" w:eastAsia="zh-CN"/>
        </w:rPr>
        <w:t>from uplink transmission perspective</w:t>
      </w:r>
      <w:r w:rsidRPr="00B63DAF">
        <w:rPr>
          <w:rFonts w:ascii="Times New Roman" w:eastAsia="SimSun" w:hAnsi="Times New Roman"/>
          <w:szCs w:val="20"/>
          <w:lang w:val="en-US" w:eastAsia="zh-CN"/>
        </w:rPr>
        <w:t xml:space="preserve"> about </w:t>
      </w:r>
      <w:r w:rsidRPr="00B63DAF">
        <w:rPr>
          <w:rFonts w:ascii="Times New Roman" w:eastAsia="SimSun" w:hAnsi="Times New Roman" w:hint="eastAsia"/>
          <w:szCs w:val="20"/>
          <w:lang w:val="en-US" w:eastAsia="zh-CN"/>
        </w:rPr>
        <w:t>47</w:t>
      </w:r>
      <w:r w:rsidRPr="00B63DAF">
        <w:rPr>
          <w:rFonts w:ascii="Times New Roman" w:eastAsia="SimSun" w:hAnsi="Times New Roman"/>
          <w:szCs w:val="20"/>
          <w:lang w:val="en-US" w:eastAsia="zh-CN"/>
        </w:rPr>
        <w:t xml:space="preserve">% and </w:t>
      </w:r>
      <w:r w:rsidRPr="00B63DAF">
        <w:rPr>
          <w:rFonts w:ascii="Times New Roman" w:eastAsia="SimSun" w:hAnsi="Times New Roman" w:hint="eastAsia"/>
          <w:szCs w:val="20"/>
          <w:lang w:val="en-US" w:eastAsia="zh-CN"/>
        </w:rPr>
        <w:t>8</w:t>
      </w:r>
      <w:r w:rsidRPr="00B63DAF">
        <w:rPr>
          <w:rFonts w:ascii="Times New Roman" w:eastAsia="SimSun" w:hAnsi="Times New Roman"/>
          <w:szCs w:val="20"/>
          <w:lang w:val="en-US" w:eastAsia="zh-CN"/>
        </w:rPr>
        <w:t>0% vehicles could achieve the required 2 ms latency and 99.999% reliability in Urban Macro and Highway deployments</w:t>
      </w:r>
      <w:r w:rsidRPr="00B63DAF">
        <w:rPr>
          <w:rFonts w:ascii="Times New Roman" w:eastAsia="SimSun" w:hAnsi="Times New Roman" w:hint="eastAsia"/>
          <w:szCs w:val="20"/>
          <w:lang w:val="en-US" w:eastAsia="zh-CN"/>
        </w:rPr>
        <w:t xml:space="preserve"> respectively</w:t>
      </w:r>
      <w:r w:rsidRPr="00B63DAF">
        <w:rPr>
          <w:rFonts w:ascii="Times New Roman" w:eastAsia="SimSun" w:hAnsi="Times New Roman"/>
          <w:szCs w:val="20"/>
          <w:lang w:val="en-US" w:eastAsia="zh-CN"/>
        </w:rPr>
        <w:t>.</w:t>
      </w:r>
    </w:p>
    <w:p w14:paraId="7D587605" w14:textId="77777777" w:rsidR="00B63DAF" w:rsidRPr="00B63DAF" w:rsidRDefault="00B63DAF" w:rsidP="00B63DAF">
      <w:pPr>
        <w:autoSpaceDE w:val="0"/>
        <w:autoSpaceDN w:val="0"/>
        <w:adjustRightInd w:val="0"/>
        <w:snapToGrid w:val="0"/>
        <w:ind w:left="426"/>
        <w:jc w:val="both"/>
        <w:rPr>
          <w:rFonts w:ascii="Times New Roman" w:eastAsia="SimSun" w:hAnsi="Times New Roman"/>
          <w:szCs w:val="20"/>
          <w:lang w:val="en-US" w:eastAsia="zh-CN"/>
        </w:rPr>
      </w:pPr>
      <w:r w:rsidRPr="00B63DAF">
        <w:rPr>
          <w:rFonts w:ascii="Times New Roman" w:eastAsia="SimSun" w:hAnsi="Times New Roman"/>
          <w:szCs w:val="20"/>
          <w:lang w:val="en-US" w:eastAsia="zh-CN"/>
        </w:rPr>
        <w:t xml:space="preserve">Observation </w:t>
      </w:r>
      <w:r w:rsidRPr="00B63DAF">
        <w:rPr>
          <w:rFonts w:ascii="Times New Roman" w:eastAsia="SimSun" w:hAnsi="Times New Roman" w:hint="eastAsia"/>
          <w:szCs w:val="20"/>
          <w:lang w:val="en-US" w:eastAsia="zh-CN"/>
        </w:rPr>
        <w:t>3</w:t>
      </w:r>
      <w:r w:rsidRPr="00B63DAF">
        <w:rPr>
          <w:rFonts w:ascii="Times New Roman" w:eastAsia="SimSun" w:hAnsi="Times New Roman"/>
          <w:szCs w:val="20"/>
          <w:lang w:val="en-US" w:eastAsia="zh-CN"/>
        </w:rPr>
        <w:t xml:space="preserve">: For 40 MHz bandwidth and 10 </w:t>
      </w:r>
      <w:r w:rsidRPr="00B63DAF">
        <w:rPr>
          <w:rFonts w:ascii="Times New Roman" w:eastAsia="SimSun" w:hAnsi="Times New Roman" w:hint="eastAsia"/>
          <w:szCs w:val="20"/>
          <w:lang w:val="en-US" w:eastAsia="zh-CN"/>
        </w:rPr>
        <w:t>UEs</w:t>
      </w:r>
      <w:r w:rsidRPr="00B63DAF">
        <w:rPr>
          <w:rFonts w:ascii="Times New Roman" w:eastAsia="SimSun" w:hAnsi="Times New Roman"/>
          <w:szCs w:val="20"/>
          <w:lang w:val="en-US" w:eastAsia="zh-CN"/>
        </w:rPr>
        <w:t xml:space="preserve"> per cell</w:t>
      </w:r>
      <w:r w:rsidRPr="00B63DAF">
        <w:rPr>
          <w:rFonts w:ascii="Times New Roman" w:eastAsia="SimSun" w:hAnsi="Times New Roman" w:hint="eastAsia"/>
          <w:szCs w:val="20"/>
          <w:lang w:val="en-US" w:eastAsia="zh-CN"/>
        </w:rPr>
        <w:t xml:space="preserve"> for differential protection</w:t>
      </w:r>
      <w:r w:rsidRPr="00B63DAF">
        <w:rPr>
          <w:rFonts w:ascii="Times New Roman" w:eastAsia="SimSun" w:hAnsi="Times New Roman"/>
          <w:szCs w:val="20"/>
          <w:lang w:val="en-US" w:eastAsia="zh-CN"/>
        </w:rPr>
        <w:t xml:space="preserve">, </w:t>
      </w:r>
      <w:r w:rsidRPr="00B63DAF">
        <w:rPr>
          <w:rFonts w:ascii="Times New Roman" w:eastAsia="SimSun" w:hAnsi="Times New Roman" w:hint="eastAsia"/>
          <w:szCs w:val="20"/>
          <w:lang w:val="en-US" w:eastAsia="zh-CN"/>
        </w:rPr>
        <w:t xml:space="preserve">from </w:t>
      </w:r>
      <w:r w:rsidRPr="00B63DAF">
        <w:rPr>
          <w:rFonts w:ascii="Times New Roman" w:eastAsia="SimSun" w:hAnsi="Times New Roman"/>
          <w:szCs w:val="20"/>
          <w:lang w:val="en-US" w:eastAsia="zh-CN"/>
        </w:rPr>
        <w:t>downlink</w:t>
      </w:r>
      <w:r w:rsidRPr="00B63DAF">
        <w:rPr>
          <w:rFonts w:ascii="Times New Roman" w:eastAsia="SimSun" w:hAnsi="Times New Roman" w:hint="eastAsia"/>
          <w:szCs w:val="20"/>
          <w:lang w:val="en-US" w:eastAsia="zh-CN"/>
        </w:rPr>
        <w:t xml:space="preserve"> transmission perspective </w:t>
      </w:r>
      <w:r w:rsidRPr="00B63DAF">
        <w:rPr>
          <w:rFonts w:ascii="Times New Roman" w:eastAsia="SimSun" w:hAnsi="Times New Roman"/>
          <w:szCs w:val="20"/>
          <w:lang w:val="en-US" w:eastAsia="zh-CN"/>
        </w:rPr>
        <w:t xml:space="preserve">about </w:t>
      </w:r>
      <w:r w:rsidRPr="00B63DAF">
        <w:rPr>
          <w:rFonts w:ascii="Times New Roman" w:eastAsia="SimSun" w:hAnsi="Times New Roman" w:hint="eastAsia"/>
          <w:szCs w:val="20"/>
          <w:lang w:val="en-US" w:eastAsia="zh-CN"/>
        </w:rPr>
        <w:t>77</w:t>
      </w:r>
      <w:r w:rsidRPr="00B63DAF">
        <w:rPr>
          <w:rFonts w:ascii="Times New Roman" w:eastAsia="SimSun" w:hAnsi="Times New Roman"/>
          <w:szCs w:val="20"/>
          <w:lang w:val="en-US" w:eastAsia="zh-CN"/>
        </w:rPr>
        <w:t xml:space="preserve">% </w:t>
      </w:r>
      <w:r w:rsidRPr="00B63DAF">
        <w:rPr>
          <w:rFonts w:ascii="Times New Roman" w:eastAsia="SimSun" w:hAnsi="Times New Roman" w:hint="eastAsia"/>
          <w:szCs w:val="20"/>
          <w:lang w:val="en-US" w:eastAsia="zh-CN"/>
        </w:rPr>
        <w:t>UEs</w:t>
      </w:r>
      <w:r w:rsidRPr="00B63DAF">
        <w:rPr>
          <w:rFonts w:ascii="Times New Roman" w:eastAsia="SimSun" w:hAnsi="Times New Roman"/>
          <w:szCs w:val="20"/>
          <w:lang w:val="en-US" w:eastAsia="zh-CN"/>
        </w:rPr>
        <w:t xml:space="preserve"> could achieve the required 2 ms latency and 99.999% reliability in Urban Macro deployment.</w:t>
      </w:r>
      <w:r w:rsidRPr="00B63DAF">
        <w:rPr>
          <w:rFonts w:ascii="Times New Roman" w:eastAsia="SimSun" w:hAnsi="Times New Roman" w:hint="eastAsia"/>
          <w:szCs w:val="20"/>
          <w:lang w:val="en-US" w:eastAsia="zh-CN"/>
        </w:rPr>
        <w:t xml:space="preserve"> </w:t>
      </w:r>
    </w:p>
    <w:p w14:paraId="45B48D89" w14:textId="77777777" w:rsidR="00B63DAF" w:rsidRPr="00B63DAF" w:rsidRDefault="00B63DAF" w:rsidP="00B63DAF">
      <w:pPr>
        <w:autoSpaceDE w:val="0"/>
        <w:autoSpaceDN w:val="0"/>
        <w:adjustRightInd w:val="0"/>
        <w:snapToGrid w:val="0"/>
        <w:jc w:val="both"/>
        <w:rPr>
          <w:rFonts w:ascii="Times New Roman" w:eastAsia="SimSun" w:hAnsi="Times New Roman"/>
          <w:szCs w:val="20"/>
          <w:lang w:val="en-US" w:eastAsia="zh-CN"/>
        </w:rPr>
      </w:pPr>
      <w:r w:rsidRPr="00B63DAF">
        <w:rPr>
          <w:rFonts w:ascii="Times New Roman" w:eastAsia="SimSun" w:hAnsi="Times New Roman" w:hint="eastAsia"/>
          <w:szCs w:val="20"/>
          <w:lang w:val="en-US" w:eastAsia="zh-CN"/>
        </w:rPr>
        <w:t>For PDCCH enhancements,</w:t>
      </w:r>
    </w:p>
    <w:p w14:paraId="3AA69404" w14:textId="77777777" w:rsidR="00B63DAF" w:rsidRPr="00B63DAF" w:rsidRDefault="00B63DAF" w:rsidP="00B63DAF">
      <w:pPr>
        <w:autoSpaceDE w:val="0"/>
        <w:autoSpaceDN w:val="0"/>
        <w:adjustRightInd w:val="0"/>
        <w:snapToGrid w:val="0"/>
        <w:ind w:left="426"/>
        <w:jc w:val="both"/>
        <w:rPr>
          <w:rFonts w:ascii="Times New Roman" w:eastAsia="SimSun" w:hAnsi="Times New Roman"/>
          <w:szCs w:val="20"/>
          <w:lang w:val="en-US"/>
        </w:rPr>
      </w:pPr>
      <w:r w:rsidRPr="00B63DAF">
        <w:rPr>
          <w:rFonts w:ascii="Times New Roman" w:eastAsia="SimSun" w:hAnsi="Times New Roman"/>
          <w:szCs w:val="20"/>
          <w:lang w:val="en-US"/>
        </w:rPr>
        <w:t xml:space="preserve">Observation </w:t>
      </w:r>
      <w:r w:rsidRPr="00B63DAF">
        <w:rPr>
          <w:rFonts w:ascii="Times New Roman" w:eastAsia="SimSun" w:hAnsi="Times New Roman" w:hint="eastAsia"/>
          <w:szCs w:val="20"/>
          <w:lang w:val="en-US" w:eastAsia="zh-CN"/>
        </w:rPr>
        <w:t>4</w:t>
      </w:r>
      <w:r w:rsidRPr="00B63DAF">
        <w:rPr>
          <w:rFonts w:ascii="Times New Roman" w:eastAsia="SimSun" w:hAnsi="Times New Roman"/>
          <w:szCs w:val="20"/>
          <w:lang w:val="en-US"/>
        </w:rPr>
        <w:t xml:space="preserve">: The single user reliability </w:t>
      </w:r>
      <w:r w:rsidRPr="00B63DAF">
        <w:rPr>
          <w:rFonts w:ascii="Times New Roman" w:eastAsia="SimSun" w:hAnsi="Times New Roman" w:hint="eastAsia"/>
          <w:szCs w:val="20"/>
          <w:lang w:val="en-US" w:eastAsia="zh-CN"/>
        </w:rPr>
        <w:t>of</w:t>
      </w:r>
      <w:r w:rsidRPr="00B63DAF">
        <w:rPr>
          <w:rFonts w:ascii="Times New Roman" w:eastAsia="SimSun" w:hAnsi="Times New Roman"/>
          <w:szCs w:val="20"/>
          <w:lang w:val="en-US"/>
        </w:rPr>
        <w:t xml:space="preserve"> 99.999%</w:t>
      </w:r>
      <w:r w:rsidRPr="00B63DAF">
        <w:rPr>
          <w:rFonts w:ascii="Times New Roman" w:eastAsia="SimSun" w:hAnsi="Times New Roman" w:hint="eastAsia"/>
          <w:szCs w:val="20"/>
          <w:lang w:val="en-US" w:eastAsia="zh-CN"/>
        </w:rPr>
        <w:t xml:space="preserve"> </w:t>
      </w:r>
      <w:r w:rsidRPr="00B63DAF">
        <w:rPr>
          <w:rFonts w:ascii="Times New Roman" w:eastAsia="SimSun" w:hAnsi="Times New Roman"/>
          <w:szCs w:val="20"/>
          <w:lang w:val="en-US"/>
        </w:rPr>
        <w:t xml:space="preserve">can be fulfilled with </w:t>
      </w:r>
      <w:r w:rsidRPr="00B63DAF">
        <w:rPr>
          <w:rFonts w:ascii="Times New Roman" w:eastAsia="SimSun" w:hAnsi="Times New Roman" w:hint="eastAsia"/>
          <w:szCs w:val="20"/>
          <w:lang w:val="en-US" w:eastAsia="zh-CN"/>
        </w:rPr>
        <w:t>AL=8 for the payload size of 40 bits without considering any SINR margin</w:t>
      </w:r>
      <w:r w:rsidRPr="00B63DAF">
        <w:rPr>
          <w:rFonts w:ascii="Times New Roman" w:eastAsia="SimSun" w:hAnsi="Times New Roman"/>
          <w:szCs w:val="20"/>
          <w:lang w:val="en-US"/>
        </w:rPr>
        <w:t xml:space="preserve">. </w:t>
      </w:r>
      <w:r w:rsidRPr="00B63DAF">
        <w:rPr>
          <w:rFonts w:ascii="Times New Roman" w:eastAsia="SimSun" w:hAnsi="Times New Roman"/>
          <w:kern w:val="2"/>
          <w:szCs w:val="20"/>
          <w:lang w:eastAsia="zh-CN"/>
        </w:rPr>
        <w:t xml:space="preserve"> </w:t>
      </w:r>
    </w:p>
    <w:p w14:paraId="23892FBA" w14:textId="77777777" w:rsidR="00B63DAF" w:rsidRPr="00B63DAF" w:rsidRDefault="00B63DAF" w:rsidP="00B63DAF">
      <w:pPr>
        <w:tabs>
          <w:tab w:val="num" w:pos="1440"/>
        </w:tabs>
        <w:autoSpaceDE w:val="0"/>
        <w:autoSpaceDN w:val="0"/>
        <w:adjustRightInd w:val="0"/>
        <w:snapToGrid w:val="0"/>
        <w:ind w:left="426"/>
        <w:jc w:val="both"/>
        <w:rPr>
          <w:rFonts w:ascii="Times New Roman" w:eastAsia="SimSun" w:hAnsi="Times New Roman"/>
          <w:szCs w:val="20"/>
          <w:lang w:val="en-US"/>
        </w:rPr>
      </w:pPr>
      <w:r w:rsidRPr="00B63DAF">
        <w:rPr>
          <w:rFonts w:ascii="Times New Roman" w:eastAsia="SimSun" w:hAnsi="Times New Roman"/>
          <w:szCs w:val="20"/>
          <w:lang w:val="en-US"/>
        </w:rPr>
        <w:t xml:space="preserve">Observation </w:t>
      </w:r>
      <w:r w:rsidRPr="00B63DAF">
        <w:rPr>
          <w:rFonts w:ascii="Times New Roman" w:eastAsia="SimSun" w:hAnsi="Times New Roman" w:hint="eastAsia"/>
          <w:szCs w:val="20"/>
          <w:lang w:val="en-US" w:eastAsia="zh-CN"/>
        </w:rPr>
        <w:t>5</w:t>
      </w:r>
      <w:r w:rsidRPr="00B63DAF">
        <w:rPr>
          <w:rFonts w:ascii="Times New Roman" w:eastAsia="SimSun" w:hAnsi="Times New Roman"/>
          <w:szCs w:val="20"/>
          <w:lang w:val="en-US"/>
        </w:rPr>
        <w:t>:</w:t>
      </w:r>
      <w:r w:rsidRPr="00B63DAF">
        <w:rPr>
          <w:rFonts w:ascii="Times New Roman" w:eastAsia="SimSun" w:hAnsi="Times New Roman" w:hint="eastAsia"/>
          <w:szCs w:val="20"/>
          <w:lang w:val="en-US" w:eastAsia="zh-CN"/>
        </w:rPr>
        <w:t xml:space="preserve"> A large amount of users cannot satisfy the requirement due to PDCCH blocking. PDCCH enhancements are needed</w:t>
      </w:r>
      <w:r w:rsidRPr="00B63DAF">
        <w:rPr>
          <w:rFonts w:ascii="Times New Roman" w:eastAsia="SimSun" w:hAnsi="Times New Roman"/>
          <w:szCs w:val="20"/>
          <w:lang w:val="en-US"/>
        </w:rPr>
        <w:t xml:space="preserve"> for</w:t>
      </w:r>
      <w:r w:rsidRPr="00B63DAF">
        <w:rPr>
          <w:rFonts w:ascii="Times New Roman" w:eastAsia="SimSun" w:hAnsi="Times New Roman" w:hint="eastAsia"/>
          <w:szCs w:val="20"/>
          <w:lang w:val="en-US" w:eastAsia="zh-CN"/>
        </w:rPr>
        <w:t xml:space="preserve"> Rel-16 NR </w:t>
      </w:r>
      <w:r w:rsidRPr="00B63DAF">
        <w:rPr>
          <w:rFonts w:ascii="Times New Roman" w:eastAsia="SimSun" w:hAnsi="Times New Roman"/>
          <w:szCs w:val="20"/>
          <w:lang w:val="en-US"/>
        </w:rPr>
        <w:t>URLLC to reduce the PDCCH blocking probability.</w:t>
      </w:r>
    </w:p>
    <w:p w14:paraId="60F8B6FA" w14:textId="77777777" w:rsidR="00B63DAF" w:rsidRPr="00B63DAF" w:rsidRDefault="00B63DAF" w:rsidP="00B63DAF">
      <w:pPr>
        <w:autoSpaceDE w:val="0"/>
        <w:autoSpaceDN w:val="0"/>
        <w:adjustRightInd w:val="0"/>
        <w:snapToGrid w:val="0"/>
        <w:ind w:left="426"/>
        <w:jc w:val="both"/>
        <w:rPr>
          <w:rFonts w:ascii="Times New Roman" w:eastAsia="SimSun" w:hAnsi="Times New Roman"/>
          <w:szCs w:val="20"/>
          <w:lang w:val="en-US" w:eastAsia="zh-CN"/>
        </w:rPr>
      </w:pPr>
      <w:r w:rsidRPr="00B63DAF">
        <w:rPr>
          <w:rFonts w:ascii="Times New Roman" w:eastAsia="SimSun" w:hAnsi="Times New Roman"/>
          <w:szCs w:val="20"/>
          <w:lang w:val="en-US" w:eastAsia="zh-CN"/>
        </w:rPr>
        <w:t xml:space="preserve">Observation </w:t>
      </w:r>
      <w:r w:rsidRPr="00B63DAF">
        <w:rPr>
          <w:rFonts w:ascii="Times New Roman" w:eastAsia="SimSun" w:hAnsi="Times New Roman" w:hint="eastAsia"/>
          <w:szCs w:val="20"/>
          <w:lang w:val="en-US" w:eastAsia="zh-CN"/>
        </w:rPr>
        <w:t>6</w:t>
      </w:r>
      <w:r w:rsidRPr="00B63DAF">
        <w:rPr>
          <w:rFonts w:ascii="Times New Roman" w:eastAsia="SimSun" w:hAnsi="Times New Roman"/>
          <w:szCs w:val="20"/>
          <w:lang w:val="en-US" w:eastAsia="zh-CN"/>
        </w:rPr>
        <w:t>: PDCCH blocking is decreased significantly</w:t>
      </w:r>
      <w:r w:rsidRPr="00B63DAF">
        <w:rPr>
          <w:rFonts w:ascii="Times New Roman" w:eastAsia="SimSun" w:hAnsi="Times New Roman" w:hint="eastAsia"/>
          <w:szCs w:val="20"/>
          <w:lang w:val="en-US" w:eastAsia="zh-CN"/>
        </w:rPr>
        <w:t xml:space="preserve"> by using compact DCI.</w:t>
      </w:r>
    </w:p>
    <w:p w14:paraId="40908ECE" w14:textId="77777777" w:rsidR="00B63DAF" w:rsidRPr="00B63DAF" w:rsidRDefault="00B63DAF" w:rsidP="00B63DAF">
      <w:pPr>
        <w:autoSpaceDE w:val="0"/>
        <w:autoSpaceDN w:val="0"/>
        <w:adjustRightInd w:val="0"/>
        <w:snapToGrid w:val="0"/>
        <w:ind w:left="426"/>
        <w:jc w:val="both"/>
        <w:rPr>
          <w:rFonts w:ascii="Times New Roman" w:eastAsia="SimSun" w:hAnsi="Times New Roman"/>
          <w:szCs w:val="20"/>
          <w:lang w:val="en-US" w:eastAsia="zh-CN"/>
        </w:rPr>
      </w:pPr>
      <w:r w:rsidRPr="00B63DAF">
        <w:rPr>
          <w:rFonts w:ascii="Times New Roman" w:eastAsia="SimSun" w:hAnsi="Times New Roman"/>
          <w:szCs w:val="20"/>
          <w:lang w:val="en-US"/>
        </w:rPr>
        <w:t xml:space="preserve">Proposal </w:t>
      </w:r>
      <w:r w:rsidRPr="00B63DAF">
        <w:rPr>
          <w:rFonts w:ascii="Times New Roman" w:eastAsia="SimSun" w:hAnsi="Times New Roman" w:hint="eastAsia"/>
          <w:szCs w:val="20"/>
          <w:lang w:val="en-US" w:eastAsia="zh-CN"/>
        </w:rPr>
        <w:t>6</w:t>
      </w:r>
      <w:r w:rsidRPr="00B63DAF">
        <w:rPr>
          <w:rFonts w:ascii="Times New Roman" w:eastAsia="SimSun" w:hAnsi="Times New Roman"/>
          <w:szCs w:val="20"/>
          <w:lang w:val="en-US"/>
        </w:rPr>
        <w:t xml:space="preserve">: </w:t>
      </w:r>
      <w:r w:rsidRPr="00B63DAF">
        <w:rPr>
          <w:rFonts w:ascii="Times New Roman" w:eastAsia="SimSun" w:hAnsi="Times New Roman" w:hint="eastAsia"/>
          <w:szCs w:val="20"/>
          <w:lang w:val="en-US" w:eastAsia="zh-CN"/>
        </w:rPr>
        <w:t>Study mechanism(s) to support compact DCI for Rel-16 URLLC.</w:t>
      </w:r>
    </w:p>
    <w:p w14:paraId="04C34397" w14:textId="77777777" w:rsidR="00B63DAF" w:rsidRPr="00B63DAF" w:rsidRDefault="00B63DAF" w:rsidP="00B63DAF">
      <w:pPr>
        <w:autoSpaceDE w:val="0"/>
        <w:autoSpaceDN w:val="0"/>
        <w:adjustRightInd w:val="0"/>
        <w:snapToGrid w:val="0"/>
        <w:ind w:left="426"/>
        <w:jc w:val="both"/>
        <w:rPr>
          <w:rFonts w:ascii="Times New Roman" w:eastAsia="SimSun" w:hAnsi="Times New Roman"/>
          <w:szCs w:val="20"/>
          <w:lang w:val="en-US" w:eastAsia="zh-CN"/>
        </w:rPr>
      </w:pPr>
      <w:r w:rsidRPr="00B63DAF">
        <w:rPr>
          <w:rFonts w:ascii="Times New Roman" w:eastAsia="SimSun" w:hAnsi="Times New Roman"/>
          <w:szCs w:val="20"/>
          <w:lang w:val="en-US" w:eastAsia="zh-CN"/>
        </w:rPr>
        <w:t xml:space="preserve">Observation </w:t>
      </w:r>
      <w:r w:rsidRPr="00B63DAF">
        <w:rPr>
          <w:rFonts w:ascii="Times New Roman" w:eastAsia="SimSun" w:hAnsi="Times New Roman" w:hint="eastAsia"/>
          <w:szCs w:val="20"/>
          <w:lang w:val="en-US" w:eastAsia="zh-CN"/>
        </w:rPr>
        <w:t>7</w:t>
      </w:r>
      <w:r w:rsidRPr="00B63DAF">
        <w:rPr>
          <w:rFonts w:ascii="Times New Roman" w:eastAsia="SimSun" w:hAnsi="Times New Roman"/>
          <w:szCs w:val="20"/>
          <w:lang w:val="en-US" w:eastAsia="zh-CN"/>
        </w:rPr>
        <w:t xml:space="preserve">: PDCCH blocking </w:t>
      </w:r>
      <w:r w:rsidRPr="00B63DAF">
        <w:rPr>
          <w:rFonts w:ascii="Times New Roman" w:eastAsia="SimSun" w:hAnsi="Times New Roman" w:hint="eastAsia"/>
          <w:szCs w:val="20"/>
          <w:lang w:val="en-US" w:eastAsia="zh-CN"/>
        </w:rPr>
        <w:t>probability</w:t>
      </w:r>
      <w:r w:rsidRPr="00B63DAF">
        <w:rPr>
          <w:rFonts w:ascii="Times New Roman" w:eastAsia="SimSun" w:hAnsi="Times New Roman"/>
          <w:szCs w:val="20"/>
          <w:lang w:val="en-US" w:eastAsia="zh-CN"/>
        </w:rPr>
        <w:t xml:space="preserve"> is decreased significantly</w:t>
      </w:r>
      <w:r w:rsidRPr="00B63DAF">
        <w:rPr>
          <w:rFonts w:ascii="Times New Roman" w:eastAsia="SimSun" w:hAnsi="Times New Roman" w:hint="eastAsia"/>
          <w:szCs w:val="20"/>
          <w:lang w:val="en-US" w:eastAsia="zh-CN"/>
        </w:rPr>
        <w:t xml:space="preserve"> with PDCCH repetition. </w:t>
      </w:r>
    </w:p>
    <w:p w14:paraId="5204A7A9" w14:textId="77777777" w:rsidR="00B63DAF" w:rsidRPr="00B63DAF" w:rsidRDefault="00B63DAF" w:rsidP="00B63DAF">
      <w:pPr>
        <w:tabs>
          <w:tab w:val="num" w:pos="1440"/>
        </w:tabs>
        <w:autoSpaceDE w:val="0"/>
        <w:autoSpaceDN w:val="0"/>
        <w:adjustRightInd w:val="0"/>
        <w:snapToGrid w:val="0"/>
        <w:ind w:left="426"/>
        <w:jc w:val="both"/>
        <w:rPr>
          <w:rFonts w:ascii="Times New Roman" w:eastAsia="SimSun" w:hAnsi="Times New Roman"/>
          <w:szCs w:val="20"/>
          <w:u w:val="single"/>
          <w:lang w:val="en-US"/>
        </w:rPr>
      </w:pPr>
      <w:r w:rsidRPr="00B63DAF">
        <w:rPr>
          <w:rFonts w:ascii="Times New Roman" w:eastAsia="SimSun" w:hAnsi="Times New Roman"/>
          <w:szCs w:val="20"/>
          <w:lang w:val="en-US"/>
        </w:rPr>
        <w:t xml:space="preserve">Proposal </w:t>
      </w:r>
      <w:r w:rsidRPr="00B63DAF">
        <w:rPr>
          <w:rFonts w:ascii="Times New Roman" w:eastAsia="SimSun" w:hAnsi="Times New Roman" w:hint="eastAsia"/>
          <w:szCs w:val="20"/>
          <w:lang w:val="en-US" w:eastAsia="zh-CN"/>
        </w:rPr>
        <w:t>7</w:t>
      </w:r>
      <w:r w:rsidRPr="00B63DAF">
        <w:rPr>
          <w:rFonts w:ascii="Times New Roman" w:eastAsia="SimSun" w:hAnsi="Times New Roman"/>
          <w:szCs w:val="20"/>
          <w:lang w:val="en-US"/>
        </w:rPr>
        <w:t>:</w:t>
      </w:r>
      <w:r w:rsidRPr="00B63DAF">
        <w:rPr>
          <w:rFonts w:ascii="Times New Roman" w:eastAsia="SimSun" w:hAnsi="Times New Roman" w:hint="eastAsia"/>
          <w:szCs w:val="20"/>
          <w:lang w:val="en-US" w:eastAsia="zh-CN"/>
        </w:rPr>
        <w:t xml:space="preserve"> Study mechanism(s) to support </w:t>
      </w:r>
      <w:r w:rsidRPr="00B63DAF">
        <w:rPr>
          <w:rFonts w:ascii="Times New Roman" w:eastAsia="SimSun" w:hAnsi="Times New Roman"/>
          <w:szCs w:val="20"/>
          <w:lang w:val="en-US"/>
        </w:rPr>
        <w:t xml:space="preserve">PDCCH repetition with fast feedback </w:t>
      </w:r>
      <w:r w:rsidRPr="00B63DAF">
        <w:rPr>
          <w:rFonts w:ascii="Times New Roman" w:eastAsia="SimSun" w:hAnsi="Times New Roman" w:hint="eastAsia"/>
          <w:szCs w:val="20"/>
          <w:lang w:val="en-US" w:eastAsia="zh-CN"/>
        </w:rPr>
        <w:t>for</w:t>
      </w:r>
      <w:r w:rsidRPr="00B63DAF">
        <w:rPr>
          <w:rFonts w:ascii="Times New Roman" w:eastAsia="SimSun" w:hAnsi="Times New Roman"/>
          <w:szCs w:val="20"/>
          <w:lang w:val="en-US"/>
        </w:rPr>
        <w:t xml:space="preserve"> R16</w:t>
      </w:r>
      <w:r w:rsidRPr="00B63DAF">
        <w:rPr>
          <w:rFonts w:ascii="Times New Roman" w:eastAsia="SimSun" w:hAnsi="Times New Roman" w:hint="eastAsia"/>
          <w:szCs w:val="20"/>
          <w:lang w:val="en-US" w:eastAsia="zh-CN"/>
        </w:rPr>
        <w:t xml:space="preserve"> URLLC</w:t>
      </w:r>
      <w:r w:rsidRPr="00B63DAF">
        <w:rPr>
          <w:rFonts w:ascii="Times New Roman" w:eastAsia="SimSun" w:hAnsi="Times New Roman"/>
          <w:szCs w:val="20"/>
          <w:lang w:val="en-US"/>
        </w:rPr>
        <w:t>.</w:t>
      </w:r>
      <w:r w:rsidRPr="00B63DAF">
        <w:rPr>
          <w:rFonts w:ascii="Times New Roman" w:eastAsia="SimSun" w:hAnsi="Times New Roman"/>
          <w:szCs w:val="20"/>
          <w:u w:val="single"/>
          <w:lang w:val="en-US"/>
        </w:rPr>
        <w:t xml:space="preserve"> </w:t>
      </w:r>
    </w:p>
    <w:p w14:paraId="17A0D3E4" w14:textId="77777777" w:rsidR="00B63DAF" w:rsidRPr="00B63DAF" w:rsidRDefault="00B63DAF" w:rsidP="00B63DAF">
      <w:pPr>
        <w:autoSpaceDE w:val="0"/>
        <w:autoSpaceDN w:val="0"/>
        <w:adjustRightInd w:val="0"/>
        <w:snapToGrid w:val="0"/>
        <w:ind w:left="426"/>
        <w:jc w:val="both"/>
        <w:rPr>
          <w:rFonts w:ascii="Times New Roman" w:eastAsia="SimSun" w:hAnsi="Times New Roman"/>
          <w:szCs w:val="20"/>
          <w:lang w:val="en-US" w:eastAsia="zh-CN"/>
        </w:rPr>
      </w:pPr>
      <w:r w:rsidRPr="00B63DAF">
        <w:rPr>
          <w:rFonts w:ascii="Times New Roman" w:eastAsia="SimSun" w:hAnsi="Times New Roman" w:hint="eastAsia"/>
          <w:szCs w:val="20"/>
          <w:lang w:val="en-US" w:eastAsia="zh-CN"/>
        </w:rPr>
        <w:t>For PUSCH enhancements,</w:t>
      </w:r>
    </w:p>
    <w:p w14:paraId="0FED8EF9" w14:textId="77777777" w:rsidR="00B63DAF" w:rsidRPr="00B63DAF" w:rsidRDefault="00B63DAF" w:rsidP="00B63DAF">
      <w:pPr>
        <w:autoSpaceDE w:val="0"/>
        <w:autoSpaceDN w:val="0"/>
        <w:adjustRightInd w:val="0"/>
        <w:snapToGrid w:val="0"/>
        <w:ind w:left="426"/>
        <w:jc w:val="both"/>
        <w:rPr>
          <w:rFonts w:ascii="Times New Roman" w:eastAsia="SimSun" w:hAnsi="Times New Roman"/>
          <w:szCs w:val="20"/>
          <w:lang w:eastAsia="zh-CN"/>
        </w:rPr>
      </w:pPr>
      <w:r w:rsidRPr="00B63DAF">
        <w:rPr>
          <w:rFonts w:ascii="Times New Roman" w:eastAsia="SimSun" w:hAnsi="Times New Roman"/>
          <w:szCs w:val="20"/>
          <w:lang w:eastAsia="zh-CN"/>
        </w:rPr>
        <w:t xml:space="preserve">Proposal </w:t>
      </w:r>
      <w:r w:rsidRPr="00B63DAF">
        <w:rPr>
          <w:rFonts w:ascii="Times New Roman" w:eastAsia="SimSun" w:hAnsi="Times New Roman" w:hint="eastAsia"/>
          <w:szCs w:val="20"/>
          <w:lang w:eastAsia="zh-CN"/>
        </w:rPr>
        <w:t>8</w:t>
      </w:r>
      <w:r w:rsidRPr="00B63DAF">
        <w:rPr>
          <w:rFonts w:ascii="Times New Roman" w:eastAsia="SimSun" w:hAnsi="Times New Roman"/>
          <w:szCs w:val="20"/>
          <w:lang w:eastAsia="zh-CN"/>
        </w:rPr>
        <w:t xml:space="preserve">: </w:t>
      </w:r>
      <w:r w:rsidRPr="00B63DAF">
        <w:rPr>
          <w:rFonts w:ascii="Times New Roman" w:eastAsia="SimSun" w:hAnsi="Times New Roman" w:hint="eastAsia"/>
          <w:szCs w:val="20"/>
          <w:lang w:eastAsia="zh-CN"/>
        </w:rPr>
        <w:t>Study mechanism(s) to support m</w:t>
      </w:r>
      <w:r w:rsidRPr="00B63DAF">
        <w:rPr>
          <w:rFonts w:ascii="Times New Roman" w:eastAsia="SimSun" w:hAnsi="Times New Roman"/>
          <w:szCs w:val="20"/>
          <w:lang w:eastAsia="zh-CN"/>
        </w:rPr>
        <w:t>ini-slot based repetition for both grant based PUSCH and grant-free PUSCH.</w:t>
      </w:r>
    </w:p>
    <w:p w14:paraId="2792A254" w14:textId="77777777" w:rsidR="00B63DAF" w:rsidRPr="00B63DAF" w:rsidRDefault="00B63DAF" w:rsidP="00B63DAF">
      <w:pPr>
        <w:autoSpaceDE w:val="0"/>
        <w:autoSpaceDN w:val="0"/>
        <w:adjustRightInd w:val="0"/>
        <w:snapToGrid w:val="0"/>
        <w:ind w:left="426"/>
        <w:jc w:val="both"/>
        <w:rPr>
          <w:rFonts w:ascii="Times New Roman" w:eastAsia="SimSun" w:hAnsi="Times New Roman"/>
          <w:szCs w:val="20"/>
          <w:lang w:eastAsia="zh-CN"/>
        </w:rPr>
      </w:pPr>
      <w:r w:rsidRPr="00B63DAF">
        <w:rPr>
          <w:rFonts w:ascii="Times New Roman" w:eastAsia="SimSun" w:hAnsi="Times New Roman" w:hint="eastAsia"/>
          <w:szCs w:val="20"/>
          <w:lang w:eastAsia="zh-CN"/>
        </w:rPr>
        <w:t>P</w:t>
      </w:r>
      <w:r w:rsidRPr="00B63DAF">
        <w:rPr>
          <w:rFonts w:ascii="Times New Roman" w:eastAsia="SimSun" w:hAnsi="Times New Roman"/>
          <w:szCs w:val="20"/>
          <w:lang w:eastAsia="zh-CN"/>
        </w:rPr>
        <w:t xml:space="preserve">roposal </w:t>
      </w:r>
      <w:r w:rsidRPr="00B63DAF">
        <w:rPr>
          <w:rFonts w:ascii="Times New Roman" w:eastAsia="SimSun" w:hAnsi="Times New Roman" w:hint="eastAsia"/>
          <w:szCs w:val="20"/>
          <w:lang w:eastAsia="zh-CN"/>
        </w:rPr>
        <w:t>9</w:t>
      </w:r>
      <w:r w:rsidRPr="00B63DAF">
        <w:rPr>
          <w:rFonts w:ascii="Times New Roman" w:eastAsia="SimSun" w:hAnsi="Times New Roman"/>
          <w:szCs w:val="20"/>
          <w:lang w:eastAsia="zh-CN"/>
        </w:rPr>
        <w:t>: Intra-slot and inter-slot frequency hopping pattern for mini-slot based repetition can be studied by taking into account the diversity gain and the DMRS overhead.</w:t>
      </w:r>
    </w:p>
    <w:p w14:paraId="3F6A2903" w14:textId="77777777" w:rsidR="00B63DAF" w:rsidRPr="00B63DAF" w:rsidRDefault="00B63DAF" w:rsidP="00B63DAF">
      <w:pPr>
        <w:autoSpaceDE w:val="0"/>
        <w:autoSpaceDN w:val="0"/>
        <w:adjustRightInd w:val="0"/>
        <w:snapToGrid w:val="0"/>
        <w:jc w:val="both"/>
        <w:rPr>
          <w:rFonts w:ascii="Times New Roman" w:eastAsia="SimSun" w:hAnsi="Times New Roman"/>
          <w:szCs w:val="20"/>
          <w:lang w:val="en-US" w:eastAsia="zh-CN"/>
        </w:rPr>
      </w:pPr>
      <w:r w:rsidRPr="00B63DAF">
        <w:rPr>
          <w:rFonts w:ascii="Times New Roman" w:eastAsia="SimSun" w:hAnsi="Times New Roman" w:hint="eastAsia"/>
          <w:szCs w:val="20"/>
          <w:lang w:val="en-US" w:eastAsia="zh-CN"/>
        </w:rPr>
        <w:lastRenderedPageBreak/>
        <w:t>For UCI enhancements,</w:t>
      </w:r>
    </w:p>
    <w:p w14:paraId="66B43047" w14:textId="77777777" w:rsidR="00B63DAF" w:rsidRPr="00B63DAF" w:rsidRDefault="00B63DAF" w:rsidP="00B63DAF">
      <w:pPr>
        <w:autoSpaceDE w:val="0"/>
        <w:autoSpaceDN w:val="0"/>
        <w:adjustRightInd w:val="0"/>
        <w:snapToGrid w:val="0"/>
        <w:ind w:left="426"/>
        <w:jc w:val="both"/>
        <w:rPr>
          <w:rFonts w:ascii="Times New Roman" w:eastAsia="SimSun" w:hAnsi="Times New Roman"/>
          <w:szCs w:val="20"/>
          <w:u w:color="EEECE1"/>
          <w:lang w:val="en-US" w:eastAsia="zh-CN"/>
        </w:rPr>
      </w:pPr>
      <w:r w:rsidRPr="00B63DAF">
        <w:rPr>
          <w:rFonts w:ascii="Times New Roman" w:eastAsia="SimSun" w:hAnsi="Times New Roman"/>
          <w:szCs w:val="20"/>
          <w:lang w:val="en-US" w:eastAsia="zh-CN"/>
        </w:rPr>
        <w:t xml:space="preserve">Observation </w:t>
      </w:r>
      <w:r w:rsidRPr="00B63DAF">
        <w:rPr>
          <w:rFonts w:ascii="Times New Roman" w:eastAsia="SimSun" w:hAnsi="Times New Roman" w:hint="eastAsia"/>
          <w:szCs w:val="20"/>
          <w:lang w:val="en-US" w:eastAsia="zh-CN"/>
        </w:rPr>
        <w:t>8</w:t>
      </w:r>
      <w:r w:rsidRPr="00B63DAF">
        <w:rPr>
          <w:rFonts w:ascii="Times New Roman" w:eastAsia="SimSun" w:hAnsi="Times New Roman"/>
          <w:szCs w:val="20"/>
          <w:lang w:val="en-US" w:eastAsia="zh-CN"/>
        </w:rPr>
        <w:t xml:space="preserve">: Restricting one PUCCH transmission for </w:t>
      </w:r>
      <w:r w:rsidRPr="00B63DAF">
        <w:rPr>
          <w:rFonts w:ascii="Times New Roman" w:eastAsia="SimSun" w:hAnsi="Times New Roman" w:hint="eastAsia"/>
          <w:szCs w:val="20"/>
          <w:lang w:val="en-US" w:eastAsia="zh-CN"/>
        </w:rPr>
        <w:t>HARQ-ACK</w:t>
      </w:r>
      <w:r w:rsidRPr="00B63DAF">
        <w:rPr>
          <w:rFonts w:ascii="Times New Roman" w:eastAsia="SimSun" w:hAnsi="Times New Roman"/>
          <w:szCs w:val="20"/>
          <w:lang w:val="en-US" w:eastAsia="zh-CN"/>
        </w:rPr>
        <w:t xml:space="preserve"> within one slot</w:t>
      </w:r>
      <w:r w:rsidRPr="00B63DAF">
        <w:rPr>
          <w:rFonts w:ascii="Times New Roman" w:eastAsia="SimSun" w:hAnsi="Times New Roman" w:hint="eastAsia"/>
          <w:szCs w:val="20"/>
          <w:lang w:val="en-US" w:eastAsia="zh-CN"/>
        </w:rPr>
        <w:t xml:space="preserve"> as done in Rel-15</w:t>
      </w:r>
      <w:r w:rsidRPr="00B63DAF">
        <w:rPr>
          <w:rFonts w:ascii="Times New Roman" w:eastAsia="SimSun" w:hAnsi="Times New Roman"/>
          <w:szCs w:val="20"/>
          <w:lang w:val="en-US" w:eastAsia="zh-CN"/>
        </w:rPr>
        <w:t xml:space="preserve"> would</w:t>
      </w:r>
      <w:r w:rsidRPr="00B63DAF">
        <w:rPr>
          <w:rFonts w:ascii="Times New Roman" w:eastAsia="SimSun" w:hAnsi="Times New Roman" w:hint="eastAsia"/>
          <w:szCs w:val="20"/>
          <w:lang w:val="en-US" w:eastAsia="zh-CN"/>
        </w:rPr>
        <w:t xml:space="preserve"> increase latency, which is unacceptable at least for some URLLC use cases with low latency requirement and short packet arrival interval</w:t>
      </w:r>
      <w:r w:rsidRPr="00B63DAF">
        <w:rPr>
          <w:rFonts w:ascii="Times New Roman" w:eastAsia="SimSun" w:hAnsi="Times New Roman"/>
          <w:szCs w:val="20"/>
          <w:lang w:val="en-US" w:eastAsia="zh-CN"/>
        </w:rPr>
        <w:t>.</w:t>
      </w:r>
      <w:r w:rsidRPr="00B63DAF">
        <w:rPr>
          <w:rFonts w:ascii="Times New Roman" w:eastAsia="SimSun" w:hAnsi="Times New Roman"/>
          <w:szCs w:val="20"/>
          <w:u w:color="EEECE1"/>
          <w:lang w:val="en-US"/>
        </w:rPr>
        <w:t xml:space="preserve"> </w:t>
      </w:r>
    </w:p>
    <w:p w14:paraId="29AD0BFB" w14:textId="77777777" w:rsidR="00B63DAF" w:rsidRPr="00B63DAF" w:rsidRDefault="00B63DAF" w:rsidP="00B63DAF">
      <w:pPr>
        <w:autoSpaceDE w:val="0"/>
        <w:autoSpaceDN w:val="0"/>
        <w:adjustRightInd w:val="0"/>
        <w:snapToGrid w:val="0"/>
        <w:ind w:left="426"/>
        <w:jc w:val="both"/>
        <w:rPr>
          <w:rFonts w:ascii="Times New Roman" w:eastAsia="SimSun" w:hAnsi="Times New Roman"/>
          <w:szCs w:val="20"/>
          <w:lang w:val="en-US" w:eastAsia="zh-CN"/>
        </w:rPr>
      </w:pPr>
      <w:r w:rsidRPr="00B63DAF">
        <w:rPr>
          <w:rFonts w:ascii="Times New Roman" w:eastAsia="SimSun" w:hAnsi="Times New Roman"/>
          <w:szCs w:val="20"/>
          <w:lang w:val="en-US" w:eastAsia="zh-CN"/>
        </w:rPr>
        <w:t xml:space="preserve">Observation </w:t>
      </w:r>
      <w:r w:rsidRPr="00B63DAF">
        <w:rPr>
          <w:rFonts w:ascii="Times New Roman" w:eastAsia="SimSun" w:hAnsi="Times New Roman" w:hint="eastAsia"/>
          <w:szCs w:val="20"/>
          <w:lang w:val="en-US" w:eastAsia="zh-CN"/>
        </w:rPr>
        <w:t>9</w:t>
      </w:r>
      <w:r w:rsidRPr="00B63DAF">
        <w:rPr>
          <w:rFonts w:ascii="Times New Roman" w:eastAsia="SimSun" w:hAnsi="Times New Roman"/>
          <w:szCs w:val="20"/>
          <w:lang w:val="en-US" w:eastAsia="zh-CN"/>
        </w:rPr>
        <w:t xml:space="preserve">: </w:t>
      </w:r>
      <w:r w:rsidRPr="00B63DAF">
        <w:rPr>
          <w:rFonts w:ascii="Times New Roman" w:eastAsia="SimSun" w:hAnsi="Times New Roman" w:hint="eastAsia"/>
          <w:szCs w:val="20"/>
          <w:lang w:val="en-US" w:eastAsia="zh-CN"/>
        </w:rPr>
        <w:t xml:space="preserve">The Rel-15 HARQ feedback method with configured semi-static HARQ-ACK codebook is not applied to intra-UE DL multiplexing. </w:t>
      </w:r>
    </w:p>
    <w:p w14:paraId="6EB15D25" w14:textId="77777777" w:rsidR="00B63DAF" w:rsidRPr="00B63DAF" w:rsidRDefault="00B63DAF" w:rsidP="00B63DAF">
      <w:pPr>
        <w:autoSpaceDE w:val="0"/>
        <w:autoSpaceDN w:val="0"/>
        <w:adjustRightInd w:val="0"/>
        <w:snapToGrid w:val="0"/>
        <w:ind w:left="426"/>
        <w:jc w:val="both"/>
        <w:rPr>
          <w:rFonts w:ascii="Times New Roman" w:eastAsia="SimSun" w:hAnsi="Times New Roman"/>
          <w:szCs w:val="20"/>
          <w:lang w:val="en-US" w:eastAsia="zh-CN"/>
        </w:rPr>
      </w:pPr>
      <w:r w:rsidRPr="00B63DAF">
        <w:rPr>
          <w:rFonts w:ascii="Times New Roman" w:eastAsia="SimSun" w:hAnsi="Times New Roman" w:hint="eastAsia"/>
          <w:szCs w:val="20"/>
          <w:lang w:val="en-US" w:eastAsia="zh-CN"/>
        </w:rPr>
        <w:t>Proposal 10</w:t>
      </w:r>
      <w:r w:rsidRPr="00B63DAF">
        <w:rPr>
          <w:rFonts w:ascii="Times New Roman" w:eastAsia="SimSun" w:hAnsi="Times New Roman"/>
          <w:szCs w:val="20"/>
          <w:lang w:val="en-US" w:eastAsia="zh-CN"/>
        </w:rPr>
        <w:t xml:space="preserve">: </w:t>
      </w:r>
      <w:r w:rsidRPr="00B63DAF">
        <w:rPr>
          <w:rFonts w:ascii="Times New Roman" w:eastAsia="SimSun" w:hAnsi="Times New Roman" w:hint="eastAsia"/>
          <w:szCs w:val="20"/>
          <w:lang w:val="en-US" w:eastAsia="zh-CN"/>
        </w:rPr>
        <w:t>Study enhanced HARQ feedback for Rel-16 URLLC. Enhancements can include at least the following aspects:</w:t>
      </w:r>
    </w:p>
    <w:p w14:paraId="254F40CA" w14:textId="3C358511" w:rsidR="00B63DAF" w:rsidRPr="00B63DAF" w:rsidRDefault="00B63DAF" w:rsidP="008E772F">
      <w:pPr>
        <w:pStyle w:val="ListParagraph"/>
        <w:numPr>
          <w:ilvl w:val="0"/>
          <w:numId w:val="87"/>
        </w:numPr>
        <w:spacing w:after="0"/>
        <w:rPr>
          <w:u w:color="EEECE1"/>
          <w:lang w:val="en-US"/>
        </w:rPr>
      </w:pPr>
      <w:r w:rsidRPr="00B63DAF">
        <w:rPr>
          <w:rFonts w:hint="eastAsia"/>
          <w:lang w:val="en-US" w:eastAsia="zh-CN"/>
        </w:rPr>
        <w:t xml:space="preserve">Support of more than one PUCCH transmission </w:t>
      </w:r>
      <w:r w:rsidRPr="00B63DAF">
        <w:rPr>
          <w:lang w:val="en-US" w:eastAsia="zh-CN"/>
        </w:rPr>
        <w:t>possibilities</w:t>
      </w:r>
      <w:r w:rsidRPr="00B63DAF">
        <w:rPr>
          <w:rFonts w:hint="eastAsia"/>
          <w:lang w:val="en-US" w:eastAsia="zh-CN"/>
        </w:rPr>
        <w:t xml:space="preserve"> within one slot.  </w:t>
      </w:r>
    </w:p>
    <w:p w14:paraId="6C755208" w14:textId="77777777" w:rsidR="00B63DAF" w:rsidRPr="00B63DAF" w:rsidRDefault="00B63DAF" w:rsidP="008E772F">
      <w:pPr>
        <w:pStyle w:val="ListParagraph"/>
        <w:numPr>
          <w:ilvl w:val="0"/>
          <w:numId w:val="87"/>
        </w:numPr>
        <w:spacing w:after="0"/>
        <w:rPr>
          <w:u w:color="EEECE1"/>
          <w:lang w:val="en-US"/>
        </w:rPr>
      </w:pPr>
      <w:r w:rsidRPr="00B63DAF">
        <w:rPr>
          <w:rFonts w:hint="eastAsia"/>
          <w:lang w:val="en-US" w:eastAsia="zh-CN"/>
        </w:rPr>
        <w:t>HARQ-ACK feedback with semi-static codebook is extended to apply to intra-UE DL multiplexing.</w:t>
      </w:r>
    </w:p>
    <w:p w14:paraId="6BD8F623" w14:textId="77777777" w:rsidR="00B63DAF" w:rsidRPr="00B63DAF" w:rsidRDefault="00B63DAF" w:rsidP="00B63DAF">
      <w:pPr>
        <w:autoSpaceDE w:val="0"/>
        <w:autoSpaceDN w:val="0"/>
        <w:adjustRightInd w:val="0"/>
        <w:snapToGrid w:val="0"/>
        <w:jc w:val="both"/>
        <w:rPr>
          <w:rFonts w:ascii="Times New Roman" w:eastAsia="SimSun" w:hAnsi="Times New Roman"/>
          <w:szCs w:val="20"/>
          <w:lang w:val="en-US" w:eastAsia="zh-CN"/>
        </w:rPr>
      </w:pPr>
      <w:r w:rsidRPr="00B63DAF">
        <w:rPr>
          <w:rFonts w:ascii="Times New Roman" w:eastAsia="SimSun" w:hAnsi="Times New Roman" w:hint="eastAsia"/>
          <w:szCs w:val="20"/>
          <w:lang w:val="en-US" w:eastAsia="zh-CN"/>
        </w:rPr>
        <w:t>For CSI enhancements,</w:t>
      </w:r>
    </w:p>
    <w:p w14:paraId="7D679904" w14:textId="77777777" w:rsidR="00B63DAF" w:rsidRPr="00B63DAF" w:rsidRDefault="00B63DAF" w:rsidP="00B63DAF">
      <w:pPr>
        <w:autoSpaceDE w:val="0"/>
        <w:autoSpaceDN w:val="0"/>
        <w:adjustRightInd w:val="0"/>
        <w:snapToGrid w:val="0"/>
        <w:ind w:left="360"/>
        <w:jc w:val="both"/>
        <w:rPr>
          <w:rFonts w:ascii="Times New Roman" w:eastAsia="SimSun" w:hAnsi="Times New Roman"/>
          <w:szCs w:val="20"/>
          <w:lang w:val="en-US" w:eastAsia="zh-CN"/>
        </w:rPr>
      </w:pPr>
      <w:r w:rsidRPr="00B63DAF">
        <w:rPr>
          <w:rFonts w:ascii="Times New Roman" w:eastAsia="SimSun" w:hAnsi="Times New Roman"/>
          <w:szCs w:val="20"/>
          <w:lang w:eastAsia="zh-CN"/>
        </w:rPr>
        <w:t xml:space="preserve">Proposal </w:t>
      </w:r>
      <w:r w:rsidRPr="00B63DAF">
        <w:rPr>
          <w:rFonts w:ascii="Times New Roman" w:eastAsia="SimSun" w:hAnsi="Times New Roman" w:hint="eastAsia"/>
          <w:szCs w:val="20"/>
          <w:lang w:eastAsia="zh-CN"/>
        </w:rPr>
        <w:t>11</w:t>
      </w:r>
      <w:r w:rsidRPr="00B63DAF">
        <w:rPr>
          <w:rFonts w:ascii="Times New Roman" w:eastAsia="SimSun" w:hAnsi="Times New Roman"/>
          <w:szCs w:val="20"/>
          <w:lang w:eastAsia="zh-CN"/>
        </w:rPr>
        <w:t xml:space="preserve">: </w:t>
      </w:r>
      <w:r w:rsidRPr="00B63DAF">
        <w:rPr>
          <w:rFonts w:ascii="Times New Roman" w:eastAsia="SimSun" w:hAnsi="Times New Roman" w:hint="eastAsia"/>
          <w:szCs w:val="20"/>
          <w:lang w:eastAsia="zh-CN"/>
        </w:rPr>
        <w:t>Study mechanism(s) to</w:t>
      </w:r>
      <w:r w:rsidRPr="00B63DAF">
        <w:rPr>
          <w:rFonts w:ascii="Times New Roman" w:eastAsia="SimSun" w:hAnsi="Times New Roman"/>
          <w:szCs w:val="20"/>
          <w:lang w:eastAsia="zh-CN"/>
        </w:rPr>
        <w:t xml:space="preserve"> support </w:t>
      </w:r>
      <w:r w:rsidRPr="00B63DAF">
        <w:rPr>
          <w:rFonts w:ascii="Times New Roman" w:eastAsia="SimSun" w:hAnsi="Times New Roman"/>
          <w:szCs w:val="20"/>
          <w:lang w:val="en-US" w:eastAsia="zh-CN"/>
        </w:rPr>
        <w:t>A-CSI report on short PUCCH triggered by DL DCI</w:t>
      </w:r>
      <w:r w:rsidRPr="00B63DAF">
        <w:rPr>
          <w:rFonts w:ascii="Times New Roman" w:eastAsia="SimSun" w:hAnsi="Times New Roman" w:hint="eastAsia"/>
          <w:szCs w:val="20"/>
          <w:lang w:val="en-US" w:eastAsia="zh-CN"/>
        </w:rPr>
        <w:t xml:space="preserve"> for Rel-16 NR URLLC</w:t>
      </w:r>
      <w:r w:rsidRPr="00B63DAF">
        <w:rPr>
          <w:rFonts w:ascii="Times New Roman" w:eastAsia="SimSun" w:hAnsi="Times New Roman"/>
          <w:szCs w:val="20"/>
          <w:lang w:val="en-US" w:eastAsia="zh-CN"/>
        </w:rPr>
        <w:t xml:space="preserve">. </w:t>
      </w:r>
    </w:p>
    <w:p w14:paraId="0A663BD9" w14:textId="77777777" w:rsidR="00B63DAF" w:rsidRPr="00B63DAF" w:rsidRDefault="00B63DAF" w:rsidP="008E772F">
      <w:pPr>
        <w:pStyle w:val="ListParagraph"/>
        <w:numPr>
          <w:ilvl w:val="0"/>
          <w:numId w:val="88"/>
        </w:numPr>
        <w:spacing w:after="0"/>
        <w:rPr>
          <w:lang w:val="en-US" w:eastAsia="zh-CN"/>
        </w:rPr>
      </w:pPr>
      <w:r w:rsidRPr="00B63DAF">
        <w:rPr>
          <w:lang w:val="en-US" w:eastAsia="zh-CN"/>
        </w:rPr>
        <w:t>Whether and how to separate the timing/resources for HARQ-ACK feedback and aCSI feedback triggered by the same DL DCI could be studied.</w:t>
      </w:r>
    </w:p>
    <w:p w14:paraId="0F129E05" w14:textId="77777777" w:rsidR="00B63DAF" w:rsidRPr="00B63DAF" w:rsidRDefault="00B63DAF" w:rsidP="008E772F">
      <w:pPr>
        <w:pStyle w:val="ListParagraph"/>
        <w:numPr>
          <w:ilvl w:val="0"/>
          <w:numId w:val="88"/>
        </w:numPr>
        <w:spacing w:after="0"/>
        <w:rPr>
          <w:lang w:val="en-US" w:eastAsia="zh-CN"/>
        </w:rPr>
      </w:pPr>
      <w:r w:rsidRPr="00B63DAF">
        <w:rPr>
          <w:lang w:val="en-US" w:eastAsia="zh-CN"/>
        </w:rPr>
        <w:t>How to enable fast CSI measurement for URLLC traffic needs to be studied.</w:t>
      </w:r>
    </w:p>
    <w:p w14:paraId="5844E368" w14:textId="77777777" w:rsidR="00B63DAF" w:rsidRPr="00B63DAF" w:rsidRDefault="00B63DAF" w:rsidP="00B63DAF">
      <w:pPr>
        <w:autoSpaceDE w:val="0"/>
        <w:autoSpaceDN w:val="0"/>
        <w:adjustRightInd w:val="0"/>
        <w:snapToGrid w:val="0"/>
        <w:jc w:val="both"/>
        <w:rPr>
          <w:rFonts w:ascii="Times New Roman" w:eastAsia="SimSun" w:hAnsi="Times New Roman"/>
          <w:szCs w:val="20"/>
          <w:lang w:val="en-US" w:eastAsia="zh-CN"/>
        </w:rPr>
      </w:pPr>
      <w:r w:rsidRPr="00B63DAF">
        <w:rPr>
          <w:rFonts w:ascii="Times New Roman" w:eastAsia="SimSun" w:hAnsi="Times New Roman" w:hint="eastAsia"/>
          <w:szCs w:val="20"/>
          <w:lang w:val="en-US" w:eastAsia="zh-CN"/>
        </w:rPr>
        <w:t>For enhancements on processing timeline,</w:t>
      </w:r>
    </w:p>
    <w:p w14:paraId="65D4F275" w14:textId="77777777" w:rsidR="00B63DAF" w:rsidRPr="00B63DAF" w:rsidRDefault="00B63DAF" w:rsidP="00B63DAF">
      <w:pPr>
        <w:autoSpaceDE w:val="0"/>
        <w:autoSpaceDN w:val="0"/>
        <w:adjustRightInd w:val="0"/>
        <w:snapToGrid w:val="0"/>
        <w:ind w:left="426"/>
        <w:jc w:val="both"/>
        <w:rPr>
          <w:rFonts w:ascii="Times New Roman" w:eastAsia="SimSun" w:hAnsi="Times New Roman"/>
          <w:szCs w:val="20"/>
          <w:lang w:eastAsia="zh-CN"/>
        </w:rPr>
      </w:pPr>
      <w:r w:rsidRPr="00B63DAF">
        <w:rPr>
          <w:rFonts w:ascii="Times New Roman" w:eastAsia="SimSun" w:hAnsi="Times New Roman"/>
          <w:szCs w:val="20"/>
          <w:lang w:val="en-US" w:eastAsia="zh-CN"/>
        </w:rPr>
        <w:t xml:space="preserve">Observation </w:t>
      </w:r>
      <w:r w:rsidRPr="00B63DAF">
        <w:rPr>
          <w:rFonts w:ascii="Times New Roman" w:eastAsia="SimSun" w:hAnsi="Times New Roman" w:hint="eastAsia"/>
          <w:szCs w:val="20"/>
          <w:lang w:val="en-US" w:eastAsia="zh-CN"/>
        </w:rPr>
        <w:t>10</w:t>
      </w:r>
      <w:r w:rsidRPr="00B63DAF">
        <w:rPr>
          <w:rFonts w:ascii="Times New Roman" w:eastAsia="SimSun" w:hAnsi="Times New Roman"/>
          <w:szCs w:val="20"/>
          <w:lang w:val="en-US" w:eastAsia="zh-CN"/>
        </w:rPr>
        <w:t xml:space="preserve">: The DL system resource efficiency could be low </w:t>
      </w:r>
      <w:r w:rsidRPr="00B63DAF">
        <w:rPr>
          <w:rFonts w:ascii="Times New Roman" w:eastAsia="SimSun" w:hAnsi="Times New Roman"/>
          <w:szCs w:val="20"/>
          <w:lang w:val="en-US"/>
        </w:rPr>
        <w:t>if the UE is not allowed to receive a new scheduled unicast PDSCH transmission with a HARQ ID before the HARQ-ACK for an earlier transmission with the same HARQ ID is transmitted.</w:t>
      </w:r>
    </w:p>
    <w:p w14:paraId="35665F00" w14:textId="77777777" w:rsidR="00B63DAF" w:rsidRPr="00B63DAF" w:rsidRDefault="00B63DAF" w:rsidP="00B63DAF">
      <w:pPr>
        <w:autoSpaceDE w:val="0"/>
        <w:autoSpaceDN w:val="0"/>
        <w:adjustRightInd w:val="0"/>
        <w:snapToGrid w:val="0"/>
        <w:ind w:left="426"/>
        <w:jc w:val="both"/>
        <w:rPr>
          <w:rFonts w:ascii="Times New Roman" w:eastAsia="SimSun" w:hAnsi="Times New Roman"/>
          <w:szCs w:val="20"/>
          <w:lang w:eastAsia="zh-CN"/>
        </w:rPr>
      </w:pPr>
      <w:r w:rsidRPr="00B63DAF">
        <w:rPr>
          <w:rFonts w:ascii="Times New Roman" w:eastAsia="SimSun" w:hAnsi="Times New Roman"/>
          <w:szCs w:val="20"/>
          <w:lang w:val="en-US"/>
        </w:rPr>
        <w:t xml:space="preserve">Observation </w:t>
      </w:r>
      <w:r w:rsidRPr="00B63DAF">
        <w:rPr>
          <w:rFonts w:ascii="Times New Roman" w:eastAsia="SimSun" w:hAnsi="Times New Roman" w:hint="eastAsia"/>
          <w:szCs w:val="20"/>
          <w:lang w:val="en-US" w:eastAsia="zh-CN"/>
        </w:rPr>
        <w:t>11</w:t>
      </w:r>
      <w:r w:rsidRPr="00B63DAF">
        <w:rPr>
          <w:rFonts w:ascii="Times New Roman" w:eastAsia="SimSun" w:hAnsi="Times New Roman"/>
          <w:szCs w:val="20"/>
          <w:lang w:val="en-US"/>
        </w:rPr>
        <w:t>: The latency for URLLC UE is too long if the scheduled unicast PDSCH transmission of  A comes before the scheduled unicast PDSCH transmission of  B,  and then the (baseline capability) UE is not allowed to send the HARQ-ACK for A after the HARQ-ACK for B.</w:t>
      </w:r>
    </w:p>
    <w:p w14:paraId="33575D71" w14:textId="77777777" w:rsidR="00B63DAF" w:rsidRPr="00B63DAF" w:rsidRDefault="00B63DAF" w:rsidP="00B63DAF">
      <w:pPr>
        <w:autoSpaceDE w:val="0"/>
        <w:autoSpaceDN w:val="0"/>
        <w:adjustRightInd w:val="0"/>
        <w:snapToGrid w:val="0"/>
        <w:ind w:left="426"/>
        <w:jc w:val="both"/>
        <w:rPr>
          <w:rFonts w:ascii="Times New Roman" w:eastAsia="SimSun" w:hAnsi="Times New Roman"/>
          <w:szCs w:val="20"/>
          <w:lang w:val="en-US"/>
        </w:rPr>
      </w:pPr>
      <w:r w:rsidRPr="00B63DAF">
        <w:rPr>
          <w:rFonts w:ascii="Times New Roman" w:eastAsia="SimSun" w:hAnsi="Times New Roman"/>
          <w:szCs w:val="20"/>
          <w:lang w:val="en-US"/>
        </w:rPr>
        <w:t xml:space="preserve">Observation </w:t>
      </w:r>
      <w:r w:rsidRPr="00B63DAF">
        <w:rPr>
          <w:rFonts w:ascii="Times New Roman" w:eastAsia="SimSun" w:hAnsi="Times New Roman" w:hint="eastAsia"/>
          <w:szCs w:val="20"/>
          <w:lang w:val="en-US" w:eastAsia="zh-CN"/>
        </w:rPr>
        <w:t>12</w:t>
      </w:r>
      <w:r w:rsidRPr="00B63DAF">
        <w:rPr>
          <w:rFonts w:ascii="Times New Roman" w:eastAsia="SimSun" w:hAnsi="Times New Roman"/>
          <w:szCs w:val="20"/>
          <w:lang w:val="en-US"/>
        </w:rPr>
        <w:t>: The latency for URLLC UE is too large if the DL/UL grant scheduling unicast PDSCH/PUSCH transmission A comes before (in time) the DL/UL grant scheduling unicast PUSCH transmission B, and the UE is not allowed to be scheduled such that PDSCH/PUSCH for B is before the PDSCH/PUSCH for A.</w:t>
      </w:r>
    </w:p>
    <w:p w14:paraId="39A874BE" w14:textId="77777777" w:rsidR="00B63DAF" w:rsidRPr="00B63DAF" w:rsidRDefault="00B63DAF" w:rsidP="00B63DAF">
      <w:pPr>
        <w:autoSpaceDE w:val="0"/>
        <w:autoSpaceDN w:val="0"/>
        <w:adjustRightInd w:val="0"/>
        <w:snapToGrid w:val="0"/>
        <w:ind w:left="426"/>
        <w:jc w:val="both"/>
        <w:rPr>
          <w:rFonts w:ascii="Times New Roman" w:eastAsia="SimSun" w:hAnsi="Times New Roman"/>
          <w:szCs w:val="20"/>
          <w:lang w:val="en-US" w:eastAsia="zh-CN"/>
        </w:rPr>
      </w:pPr>
      <w:r w:rsidRPr="00B63DAF">
        <w:rPr>
          <w:rFonts w:ascii="Times New Roman" w:eastAsia="SimSun" w:hAnsi="Times New Roman"/>
          <w:szCs w:val="20"/>
          <w:lang w:eastAsia="zh-CN"/>
        </w:rPr>
        <w:t>Proposal 12:</w:t>
      </w:r>
      <w:r w:rsidRPr="00B63DAF">
        <w:rPr>
          <w:rFonts w:ascii="Times New Roman" w:eastAsia="SimSun" w:hAnsi="Times New Roman"/>
          <w:szCs w:val="20"/>
          <w:lang w:val="en-US" w:eastAsia="zh-CN"/>
        </w:rPr>
        <w:t xml:space="preserve"> The scheduling/HARQ scheduling limitation in Release 15 should be removed for Release 16 URLLC, and the UE can have the following behavior:</w:t>
      </w:r>
    </w:p>
    <w:p w14:paraId="0E937BD0" w14:textId="77777777" w:rsidR="00B63DAF" w:rsidRPr="00B63DAF" w:rsidRDefault="00B63DAF" w:rsidP="008E772F">
      <w:pPr>
        <w:pStyle w:val="ListParagraph"/>
        <w:numPr>
          <w:ilvl w:val="0"/>
          <w:numId w:val="86"/>
        </w:numPr>
        <w:spacing w:after="0"/>
        <w:ind w:left="714" w:hanging="357"/>
        <w:rPr>
          <w:lang w:val="en-US" w:eastAsia="zh-CN"/>
        </w:rPr>
      </w:pPr>
      <w:r w:rsidRPr="00B63DAF">
        <w:rPr>
          <w:lang w:val="en-US" w:eastAsia="zh-CN"/>
        </w:rPr>
        <w:t>For each HARQ process ID, the UE can receive a scheduled unicast PDSCH transmission with the same HARQ process ID before the end of the expected transmission of the HARQ-ACK for an earlier transmission on the same HARQ process ID.</w:t>
      </w:r>
    </w:p>
    <w:p w14:paraId="4B01856C" w14:textId="77777777" w:rsidR="00B63DAF" w:rsidRPr="00B63DAF" w:rsidRDefault="00B63DAF" w:rsidP="008E772F">
      <w:pPr>
        <w:pStyle w:val="ListParagraph"/>
        <w:numPr>
          <w:ilvl w:val="0"/>
          <w:numId w:val="86"/>
        </w:numPr>
        <w:spacing w:after="0"/>
        <w:ind w:left="714" w:hanging="357"/>
        <w:rPr>
          <w:lang w:val="en-US" w:eastAsia="zh-CN"/>
        </w:rPr>
      </w:pPr>
      <w:r w:rsidRPr="00B63DAF">
        <w:rPr>
          <w:iCs/>
        </w:rPr>
        <w:t>For any two HARQ process IDs A and B for a given cell, if scheduled unicast PDSCH transmission for A comes before the scheduled unicast PDSCH transmission for B then the (baseline capability) UE can be triggered to send the HARQ-ACK for B before the HARQ-ACK for A.</w:t>
      </w:r>
    </w:p>
    <w:p w14:paraId="1468562E" w14:textId="77777777" w:rsidR="00B63DAF" w:rsidRPr="00B63DAF" w:rsidRDefault="00B63DAF" w:rsidP="008E772F">
      <w:pPr>
        <w:pStyle w:val="ListParagraph"/>
        <w:numPr>
          <w:ilvl w:val="0"/>
          <w:numId w:val="86"/>
        </w:numPr>
        <w:spacing w:after="0"/>
        <w:ind w:left="714" w:hanging="357"/>
        <w:rPr>
          <w:lang w:val="en-US" w:eastAsia="zh-CN"/>
        </w:rPr>
      </w:pPr>
      <w:r w:rsidRPr="00B63DAF">
        <w:rPr>
          <w:lang w:val="en-US" w:eastAsia="zh-CN"/>
        </w:rPr>
        <w:t>For any two HARQ process IDs A and B for a given cell, if the DL/UL grant scheduling unicast PDSCH/PUSCH transmission A comes before (in time) the DL/UL grant scheduling unicast PUSCH transmission B, UE can be scheduled such that PDSCH/PUSCH for B is before the PDSCH/PUSCH for A.</w:t>
      </w:r>
    </w:p>
    <w:p w14:paraId="1328A763" w14:textId="77777777" w:rsidR="00B63DAF" w:rsidRDefault="00B63DAF" w:rsidP="00B63DAF">
      <w:pPr>
        <w:ind w:left="720" w:hanging="720"/>
        <w:rPr>
          <w:rFonts w:ascii="Times New Roman" w:hAnsi="Times New Roman"/>
          <w:szCs w:val="20"/>
        </w:rPr>
      </w:pPr>
      <w:r>
        <w:rPr>
          <w:rFonts w:ascii="Times New Roman" w:hAnsi="Times New Roman"/>
          <w:b/>
          <w:szCs w:val="20"/>
        </w:rPr>
        <w:t>D</w:t>
      </w:r>
      <w:r w:rsidRPr="00777035">
        <w:rPr>
          <w:rFonts w:ascii="Times New Roman" w:hAnsi="Times New Roman"/>
          <w:b/>
          <w:szCs w:val="20"/>
        </w:rPr>
        <w:t xml:space="preserve">ecision: </w:t>
      </w:r>
      <w:r w:rsidRPr="00777035">
        <w:rPr>
          <w:rFonts w:ascii="Times New Roman" w:hAnsi="Times New Roman"/>
          <w:szCs w:val="20"/>
        </w:rPr>
        <w:t xml:space="preserve">The document is </w:t>
      </w:r>
      <w:r>
        <w:rPr>
          <w:rFonts w:ascii="Times New Roman" w:hAnsi="Times New Roman"/>
          <w:szCs w:val="20"/>
        </w:rPr>
        <w:t>noted.</w:t>
      </w:r>
    </w:p>
    <w:p w14:paraId="5BE1FE06" w14:textId="5820DDAC" w:rsidR="00B63DAF" w:rsidRDefault="00B63DAF" w:rsidP="00E303AE">
      <w:pPr>
        <w:ind w:left="720" w:hanging="720"/>
        <w:rPr>
          <w:lang w:eastAsia="x-none"/>
        </w:rPr>
      </w:pPr>
    </w:p>
    <w:p w14:paraId="5CD06C69" w14:textId="6E6605C9" w:rsidR="00B63DAF" w:rsidRDefault="001B7BF2" w:rsidP="00B63DAF">
      <w:pPr>
        <w:ind w:left="720" w:hanging="720"/>
        <w:rPr>
          <w:b/>
          <w:lang w:eastAsia="x-none"/>
        </w:rPr>
      </w:pPr>
      <w:hyperlink r:id="rId2114" w:history="1">
        <w:r w:rsidR="00D93AE1">
          <w:rPr>
            <w:rStyle w:val="Hyperlink"/>
            <w:b/>
            <w:lang w:eastAsia="x-none"/>
          </w:rPr>
          <w:t>R1-1808787</w:t>
        </w:r>
      </w:hyperlink>
      <w:r w:rsidR="00B63DAF" w:rsidRPr="00B63DAF">
        <w:rPr>
          <w:b/>
          <w:lang w:eastAsia="x-none"/>
        </w:rPr>
        <w:tab/>
        <w:t>Layer 1 enhancement for URLLC</w:t>
      </w:r>
      <w:r w:rsidR="00B63DAF" w:rsidRPr="00B63DAF">
        <w:rPr>
          <w:b/>
          <w:lang w:eastAsia="x-none"/>
        </w:rPr>
        <w:tab/>
        <w:t>Samsung</w:t>
      </w:r>
    </w:p>
    <w:p w14:paraId="557BF567" w14:textId="77777777" w:rsidR="00B63DAF" w:rsidRPr="00271D21" w:rsidRDefault="00B63DAF" w:rsidP="008E772F">
      <w:pPr>
        <w:pStyle w:val="ListParagraph"/>
        <w:numPr>
          <w:ilvl w:val="0"/>
          <w:numId w:val="89"/>
        </w:numPr>
        <w:rPr>
          <w:lang w:val="en-US"/>
        </w:rPr>
      </w:pPr>
      <w:r w:rsidRPr="00271D21">
        <w:rPr>
          <w:lang w:val="en-US"/>
        </w:rPr>
        <w:t>Proposal 1: A Rel-16 UE supports the same number of PDCCH candidates and the same number of non-overlapping CCEs per slot as a Rel-15 UE.</w:t>
      </w:r>
    </w:p>
    <w:p w14:paraId="0F824DA2" w14:textId="77777777" w:rsidR="00B63DAF" w:rsidRPr="00271D21" w:rsidRDefault="00B63DAF" w:rsidP="008E772F">
      <w:pPr>
        <w:pStyle w:val="ListParagraph"/>
        <w:numPr>
          <w:ilvl w:val="0"/>
          <w:numId w:val="89"/>
        </w:numPr>
        <w:rPr>
          <w:lang w:val="en-US" w:eastAsia="zh-CN"/>
        </w:rPr>
      </w:pPr>
      <w:r w:rsidRPr="00271D21">
        <w:rPr>
          <w:lang w:val="en-US" w:eastAsia="zh-CN"/>
        </w:rPr>
        <w:t>Proposal 2: Study DCI formats for Rel-16 URLLC with configurable field sizes.</w:t>
      </w:r>
    </w:p>
    <w:p w14:paraId="14E8F1D5" w14:textId="77777777" w:rsidR="00B63DAF" w:rsidRPr="00271D21" w:rsidRDefault="00B63DAF" w:rsidP="008E772F">
      <w:pPr>
        <w:pStyle w:val="ListParagraph"/>
        <w:numPr>
          <w:ilvl w:val="0"/>
          <w:numId w:val="89"/>
        </w:numPr>
        <w:rPr>
          <w:lang w:val="en-US" w:eastAsia="zh-CN"/>
        </w:rPr>
      </w:pPr>
      <w:r w:rsidRPr="00271D21">
        <w:rPr>
          <w:lang w:val="en-US" w:eastAsia="zh-CN"/>
        </w:rPr>
        <w:t>Proposal 3: Study PDSCH receptions without associated DCI formats (DCI format with size 0).</w:t>
      </w:r>
    </w:p>
    <w:p w14:paraId="479231C6" w14:textId="77777777" w:rsidR="00B63DAF" w:rsidRPr="00271D21" w:rsidRDefault="00B63DAF" w:rsidP="008E772F">
      <w:pPr>
        <w:pStyle w:val="ListParagraph"/>
        <w:numPr>
          <w:ilvl w:val="0"/>
          <w:numId w:val="89"/>
        </w:numPr>
        <w:rPr>
          <w:lang w:val="en-US" w:eastAsia="zh-CN"/>
        </w:rPr>
      </w:pPr>
      <w:r w:rsidRPr="00271D21">
        <w:rPr>
          <w:lang w:val="en-US" w:eastAsia="zh-CN"/>
        </w:rPr>
        <w:t>Proposal 4: Study design of DCI formats for Rel-16 URLLC that enable scheduling of simultaneous PDSCH receptions by multiple UEs.</w:t>
      </w:r>
    </w:p>
    <w:p w14:paraId="4E8C5803" w14:textId="77777777" w:rsidR="00B63DAF" w:rsidRPr="00271D21" w:rsidRDefault="00B63DAF" w:rsidP="008E772F">
      <w:pPr>
        <w:pStyle w:val="ListParagraph"/>
        <w:numPr>
          <w:ilvl w:val="0"/>
          <w:numId w:val="89"/>
        </w:numPr>
        <w:rPr>
          <w:lang w:val="en-US" w:eastAsia="zh-CN"/>
        </w:rPr>
      </w:pPr>
      <w:r w:rsidRPr="00271D21">
        <w:rPr>
          <w:lang w:val="en-US" w:eastAsia="zh-CN"/>
        </w:rPr>
        <w:t>Proposal 5: Study a need for PDCCH repetitions while also considering PDSCH coverage, introduction of CCE aggregation levels larger than 16, limit on number of non-overlapping CCEs per slot, and simultaneous configuration of CORESETs with different number of symbols.</w:t>
      </w:r>
    </w:p>
    <w:p w14:paraId="7919582F" w14:textId="77777777" w:rsidR="00B63DAF" w:rsidRPr="00271D21" w:rsidRDefault="00B63DAF" w:rsidP="008E772F">
      <w:pPr>
        <w:pStyle w:val="ListParagraph"/>
        <w:numPr>
          <w:ilvl w:val="0"/>
          <w:numId w:val="89"/>
        </w:numPr>
        <w:rPr>
          <w:rFonts w:cs="Arial"/>
          <w:kern w:val="2"/>
          <w:lang w:val="en-US"/>
        </w:rPr>
      </w:pPr>
      <w:r w:rsidRPr="00271D21">
        <w:rPr>
          <w:rFonts w:cs="Arial"/>
          <w:kern w:val="2"/>
          <w:lang w:val="en-US"/>
        </w:rPr>
        <w:t xml:space="preserve">Proposal </w:t>
      </w:r>
      <w:r w:rsidRPr="00271D21">
        <w:rPr>
          <w:rFonts w:cs="Arial" w:hint="eastAsia"/>
          <w:kern w:val="2"/>
          <w:lang w:val="en-US" w:eastAsia="zh-CN"/>
        </w:rPr>
        <w:t>6</w:t>
      </w:r>
      <w:r w:rsidRPr="00271D21">
        <w:rPr>
          <w:rFonts w:cs="Arial"/>
          <w:kern w:val="2"/>
          <w:lang w:val="en-US"/>
        </w:rPr>
        <w:t xml:space="preserve">: Study support of multiple PUCCH format 0/2 transmissions for HARQ-ACK in a slot.  </w:t>
      </w:r>
    </w:p>
    <w:p w14:paraId="5C58EEE5" w14:textId="77777777" w:rsidR="00B63DAF" w:rsidRPr="00271D21" w:rsidRDefault="00B63DAF" w:rsidP="008E772F">
      <w:pPr>
        <w:pStyle w:val="ListParagraph"/>
        <w:numPr>
          <w:ilvl w:val="0"/>
          <w:numId w:val="89"/>
        </w:numPr>
        <w:rPr>
          <w:lang w:val="en-US"/>
        </w:rPr>
      </w:pPr>
      <w:r w:rsidRPr="00271D21">
        <w:rPr>
          <w:rFonts w:cs="Arial"/>
          <w:kern w:val="2"/>
          <w:lang w:val="en-US"/>
        </w:rPr>
        <w:t xml:space="preserve">Proposal </w:t>
      </w:r>
      <w:r w:rsidRPr="00271D21">
        <w:rPr>
          <w:rFonts w:cs="Arial" w:hint="eastAsia"/>
          <w:kern w:val="2"/>
          <w:lang w:val="en-US" w:eastAsia="zh-CN"/>
        </w:rPr>
        <w:t>7</w:t>
      </w:r>
      <w:r w:rsidRPr="00271D21">
        <w:rPr>
          <w:rFonts w:cs="Arial"/>
          <w:kern w:val="2"/>
          <w:lang w:val="en-US"/>
        </w:rPr>
        <w:t>: Study the support of simultaneous PUSCH and PUCCH transmissions</w:t>
      </w:r>
      <w:r w:rsidRPr="00271D21">
        <w:rPr>
          <w:lang w:val="en-US"/>
        </w:rPr>
        <w:t xml:space="preserve">. </w:t>
      </w:r>
    </w:p>
    <w:p w14:paraId="5AD1AFB7" w14:textId="77777777" w:rsidR="00B63DAF" w:rsidRPr="00271D21" w:rsidRDefault="00B63DAF" w:rsidP="008E772F">
      <w:pPr>
        <w:pStyle w:val="ListParagraph"/>
        <w:numPr>
          <w:ilvl w:val="0"/>
          <w:numId w:val="89"/>
        </w:numPr>
        <w:rPr>
          <w:rFonts w:cs="Arial"/>
          <w:kern w:val="2"/>
          <w:lang w:val="en-US"/>
        </w:rPr>
      </w:pPr>
      <w:r w:rsidRPr="00271D21">
        <w:rPr>
          <w:rFonts w:cs="Arial"/>
          <w:kern w:val="2"/>
          <w:lang w:val="en-US"/>
        </w:rPr>
        <w:t xml:space="preserve">Proposal </w:t>
      </w:r>
      <w:r w:rsidRPr="00271D21">
        <w:rPr>
          <w:rFonts w:cs="Arial" w:hint="eastAsia"/>
          <w:kern w:val="2"/>
          <w:lang w:val="en-US" w:eastAsia="zh-CN"/>
        </w:rPr>
        <w:t>8</w:t>
      </w:r>
      <w:r w:rsidRPr="00271D21">
        <w:rPr>
          <w:rFonts w:cs="Arial"/>
          <w:kern w:val="2"/>
          <w:lang w:val="en-US"/>
        </w:rPr>
        <w:t>: If simultaneous PUSCH and PUCCH transmissions by a UE is not default operation, when a grant-free PUSCH transmission from a UE overlaps in time with a PUCCH transmission with HARQ-ACK from the UE and the UE cannot multiplex the HARQ-ACK in the PUSCH, the UE drops the PUSCH or the PUCCH transmission based on network configuration.</w:t>
      </w:r>
    </w:p>
    <w:p w14:paraId="394EE83B" w14:textId="77777777" w:rsidR="00B63DAF" w:rsidRPr="00271D21" w:rsidRDefault="00B63DAF" w:rsidP="008E772F">
      <w:pPr>
        <w:pStyle w:val="ListParagraph"/>
        <w:numPr>
          <w:ilvl w:val="0"/>
          <w:numId w:val="89"/>
        </w:numPr>
        <w:rPr>
          <w:lang w:val="en-US"/>
        </w:rPr>
      </w:pPr>
      <w:r w:rsidRPr="00271D21">
        <w:rPr>
          <w:rFonts w:cs="Arial"/>
          <w:kern w:val="2"/>
          <w:lang w:val="en-US"/>
        </w:rPr>
        <w:t xml:space="preserve">Proposal </w:t>
      </w:r>
      <w:r w:rsidRPr="00271D21">
        <w:rPr>
          <w:rFonts w:cs="Arial" w:hint="eastAsia"/>
          <w:kern w:val="2"/>
          <w:lang w:val="en-US" w:eastAsia="zh-CN"/>
        </w:rPr>
        <w:t>9</w:t>
      </w:r>
      <w:r w:rsidRPr="00271D21">
        <w:rPr>
          <w:rFonts w:cs="Arial"/>
          <w:kern w:val="2"/>
          <w:lang w:val="en-US"/>
        </w:rPr>
        <w:t xml:space="preserve">: If simultaneous PUSCH and PUCCH transmissions by a UE is not default operation, study corrections in determining number of REs for HARQ-ACK (or UCI) multiplexing in a PUSCH. If HARQ-ACK BLER larger than data BLER is allowed, introduce </w:t>
      </w:r>
      <w:r w:rsidR="001B7BF2">
        <w:rPr>
          <w:position w:val="-10"/>
          <w:lang w:val="en-US"/>
        </w:rPr>
        <w:pict w14:anchorId="23BEA8A4">
          <v:shape id="_x0000_i1443" type="#_x0000_t75" style="width:30.4pt;height:17.6pt">
            <v:imagedata r:id="rId2115" o:title=""/>
          </v:shape>
        </w:pict>
      </w:r>
      <w:r w:rsidRPr="00271D21">
        <w:rPr>
          <w:lang w:val="en-US"/>
        </w:rPr>
        <w:t xml:space="preserve"> values smaller than 1. If HARQ-ACK multiplexing in one PUSCH of multiple PUSCHs with a same TB is allowed, study increasing the number of REs for multiplexing HARQ-ACK in the PUSCH. </w:t>
      </w:r>
    </w:p>
    <w:p w14:paraId="232FF6BA" w14:textId="77777777" w:rsidR="00B63DAF" w:rsidRPr="00271D21" w:rsidRDefault="00B63DAF" w:rsidP="008E772F">
      <w:pPr>
        <w:pStyle w:val="ListParagraph"/>
        <w:numPr>
          <w:ilvl w:val="0"/>
          <w:numId w:val="89"/>
        </w:numPr>
        <w:rPr>
          <w:lang w:val="en-US"/>
        </w:rPr>
      </w:pPr>
      <w:r w:rsidRPr="00271D21">
        <w:rPr>
          <w:lang w:val="en-US"/>
        </w:rPr>
        <w:t xml:space="preserve">Proposal </w:t>
      </w:r>
      <w:r w:rsidRPr="00271D21">
        <w:rPr>
          <w:rFonts w:hint="eastAsia"/>
          <w:lang w:val="en-US" w:eastAsia="zh-CN"/>
        </w:rPr>
        <w:t>10</w:t>
      </w:r>
      <w:r w:rsidRPr="00271D21">
        <w:rPr>
          <w:lang w:val="en-US"/>
        </w:rPr>
        <w:t xml:space="preserve">: </w:t>
      </w:r>
      <w:r w:rsidRPr="00271D21">
        <w:rPr>
          <w:rFonts w:cs="Arial"/>
          <w:kern w:val="2"/>
          <w:lang w:val="en-US"/>
        </w:rPr>
        <w:t xml:space="preserve">If simultaneous PUSCH and PUCCH transmissions by a UE is not default operation and the UE would simultaneously transmit HARQ-ACK and data in a PUSCH that includes only symbols with DMRS, </w:t>
      </w:r>
      <w:r w:rsidRPr="00271D21">
        <w:rPr>
          <w:lang w:val="en-US"/>
        </w:rPr>
        <w:t>consider transmitting either only data in the PUSCH or only HARQ-ACK in the PUCCH.</w:t>
      </w:r>
    </w:p>
    <w:p w14:paraId="02190881" w14:textId="77777777" w:rsidR="00B63DAF" w:rsidRPr="00271D21" w:rsidRDefault="00B63DAF" w:rsidP="008E772F">
      <w:pPr>
        <w:pStyle w:val="ListParagraph"/>
        <w:numPr>
          <w:ilvl w:val="0"/>
          <w:numId w:val="89"/>
        </w:numPr>
        <w:rPr>
          <w:lang w:val="en-US" w:eastAsia="zh-CN"/>
        </w:rPr>
      </w:pPr>
      <w:r w:rsidRPr="00271D21">
        <w:rPr>
          <w:lang w:val="en-US"/>
        </w:rPr>
        <w:t xml:space="preserve">Proposal </w:t>
      </w:r>
      <w:r w:rsidRPr="00271D21">
        <w:rPr>
          <w:rFonts w:hint="eastAsia"/>
          <w:lang w:val="en-US" w:eastAsia="zh-CN"/>
        </w:rPr>
        <w:t>11</w:t>
      </w:r>
      <w:r w:rsidRPr="00271D21">
        <w:rPr>
          <w:lang w:val="en-US"/>
        </w:rPr>
        <w:t xml:space="preserve">: </w:t>
      </w:r>
      <w:r w:rsidRPr="00271D21">
        <w:rPr>
          <w:lang w:val="en-US" w:eastAsia="zh-CN"/>
        </w:rPr>
        <w:t>Consider m</w:t>
      </w:r>
      <w:r w:rsidRPr="00271D21">
        <w:rPr>
          <w:rFonts w:hint="eastAsia"/>
          <w:lang w:val="en-US" w:eastAsia="zh-CN"/>
        </w:rPr>
        <w:t xml:space="preserve">ini-slot level repetition for grant-free UL transmission.  </w:t>
      </w:r>
    </w:p>
    <w:p w14:paraId="1567E28E" w14:textId="77777777" w:rsidR="00B63DAF" w:rsidRPr="00271D21" w:rsidRDefault="00B63DAF" w:rsidP="008E772F">
      <w:pPr>
        <w:pStyle w:val="ListParagraph"/>
        <w:numPr>
          <w:ilvl w:val="0"/>
          <w:numId w:val="89"/>
        </w:numPr>
        <w:rPr>
          <w:lang w:val="en-US" w:eastAsia="zh-CN"/>
        </w:rPr>
      </w:pPr>
      <w:r w:rsidRPr="00271D21">
        <w:rPr>
          <w:lang w:val="en-US"/>
        </w:rPr>
        <w:lastRenderedPageBreak/>
        <w:t xml:space="preserve">Proposal </w:t>
      </w:r>
      <w:r w:rsidRPr="00271D21">
        <w:rPr>
          <w:rFonts w:hint="eastAsia"/>
          <w:lang w:val="en-US" w:eastAsia="zh-CN"/>
        </w:rPr>
        <w:t>12</w:t>
      </w:r>
      <w:r w:rsidRPr="00271D21">
        <w:rPr>
          <w:lang w:val="en-US"/>
        </w:rPr>
        <w:t>:</w:t>
      </w:r>
      <w:r w:rsidRPr="00271D21">
        <w:rPr>
          <w:rFonts w:hint="eastAsia"/>
          <w:lang w:val="en-US" w:eastAsia="zh-CN"/>
        </w:rPr>
        <w:t xml:space="preserve"> For mini-slot level </w:t>
      </w:r>
      <w:r w:rsidRPr="00271D21">
        <w:rPr>
          <w:lang w:val="en-US" w:eastAsia="zh-CN"/>
        </w:rPr>
        <w:t>repetition</w:t>
      </w:r>
      <w:r w:rsidRPr="00271D21">
        <w:rPr>
          <w:rFonts w:hint="eastAsia"/>
          <w:lang w:val="en-US" w:eastAsia="zh-CN"/>
        </w:rPr>
        <w:t xml:space="preserve">, further study the hopping methods according to different repetition methods with two hops as a baseline. </w:t>
      </w:r>
    </w:p>
    <w:p w14:paraId="4D6B2313" w14:textId="77777777" w:rsidR="00B63DAF" w:rsidRPr="00271D21" w:rsidRDefault="00B63DAF" w:rsidP="008E772F">
      <w:pPr>
        <w:pStyle w:val="ListParagraph"/>
        <w:numPr>
          <w:ilvl w:val="0"/>
          <w:numId w:val="89"/>
        </w:numPr>
        <w:rPr>
          <w:kern w:val="2"/>
          <w:lang w:val="en-US"/>
        </w:rPr>
      </w:pPr>
      <w:r w:rsidRPr="00271D21">
        <w:rPr>
          <w:kern w:val="2"/>
          <w:lang w:val="en-US"/>
        </w:rPr>
        <w:t>Proposal 1</w:t>
      </w:r>
      <w:r w:rsidRPr="00271D21">
        <w:rPr>
          <w:rFonts w:hint="eastAsia"/>
          <w:kern w:val="2"/>
          <w:lang w:val="en-US" w:eastAsia="zh-CN"/>
        </w:rPr>
        <w:t>3</w:t>
      </w:r>
      <w:r w:rsidRPr="00271D21">
        <w:rPr>
          <w:kern w:val="2"/>
          <w:lang w:val="en-US"/>
        </w:rPr>
        <w:t xml:space="preserve">: Consider whether or not it is necessary to satisfy the minimum latency requirement for eRULLC with lower subcarrier spacing for grant-based PDSCH and grant-free PUSCH. </w:t>
      </w:r>
    </w:p>
    <w:p w14:paraId="4546B84A" w14:textId="77777777" w:rsidR="00B63DAF" w:rsidRPr="00271D21" w:rsidRDefault="00B63DAF" w:rsidP="008E772F">
      <w:pPr>
        <w:pStyle w:val="ListParagraph"/>
        <w:numPr>
          <w:ilvl w:val="0"/>
          <w:numId w:val="89"/>
        </w:numPr>
        <w:rPr>
          <w:kern w:val="2"/>
          <w:lang w:val="en-US"/>
        </w:rPr>
      </w:pPr>
      <w:r w:rsidRPr="00271D21">
        <w:rPr>
          <w:kern w:val="2"/>
          <w:lang w:val="en-US"/>
        </w:rPr>
        <w:t xml:space="preserve">Proposal </w:t>
      </w:r>
      <w:r w:rsidRPr="00271D21">
        <w:rPr>
          <w:rFonts w:hint="eastAsia"/>
          <w:kern w:val="2"/>
          <w:lang w:val="en-US" w:eastAsia="zh-CN"/>
        </w:rPr>
        <w:t>14</w:t>
      </w:r>
      <w:r w:rsidRPr="00271D21">
        <w:rPr>
          <w:kern w:val="2"/>
          <w:lang w:val="en-US"/>
        </w:rPr>
        <w:t>: If it is necessary to satisfy the minimum latency requirement for eRULLC with lower subcarrier spacing for grant-based PDSCH and grant-free PUSCH, study new scheduling and HARQ processing time.</w:t>
      </w:r>
    </w:p>
    <w:p w14:paraId="603B7103" w14:textId="77777777" w:rsidR="00B63DAF" w:rsidRPr="00271D21" w:rsidRDefault="00B63DAF" w:rsidP="008E772F">
      <w:pPr>
        <w:pStyle w:val="ListParagraph"/>
        <w:numPr>
          <w:ilvl w:val="0"/>
          <w:numId w:val="89"/>
        </w:numPr>
        <w:rPr>
          <w:kern w:val="2"/>
          <w:lang w:val="en-US"/>
        </w:rPr>
      </w:pPr>
      <w:r w:rsidRPr="00271D21">
        <w:rPr>
          <w:rFonts w:eastAsia="Malgun Gothic" w:hint="eastAsia"/>
          <w:kern w:val="2"/>
          <w:lang w:val="en-US" w:eastAsia="ko-KR"/>
        </w:rPr>
        <w:t xml:space="preserve">Proposal </w:t>
      </w:r>
      <w:r w:rsidRPr="00271D21">
        <w:rPr>
          <w:rFonts w:hint="eastAsia"/>
          <w:kern w:val="2"/>
          <w:lang w:val="en-US" w:eastAsia="zh-CN"/>
        </w:rPr>
        <w:t>15</w:t>
      </w:r>
      <w:r w:rsidRPr="00271D21">
        <w:rPr>
          <w:rFonts w:eastAsia="Malgun Gothic" w:hint="eastAsia"/>
          <w:kern w:val="2"/>
          <w:lang w:val="en-US" w:eastAsia="ko-KR"/>
        </w:rPr>
        <w:t>:</w:t>
      </w:r>
      <w:r w:rsidRPr="00271D21">
        <w:rPr>
          <w:rFonts w:eastAsia="Malgun Gothic"/>
          <w:kern w:val="2"/>
          <w:lang w:val="en-US" w:eastAsia="ko-KR"/>
        </w:rPr>
        <w:t xml:space="preserve"> </w:t>
      </w:r>
      <w:r w:rsidRPr="00271D21">
        <w:rPr>
          <w:kern w:val="2"/>
          <w:lang w:val="en-US"/>
        </w:rPr>
        <w:t>Study new scheduling and HARQ processing time for eURLLC to satisfy latency requirements for grant-based PUSCH.</w:t>
      </w:r>
    </w:p>
    <w:p w14:paraId="636B5A9A" w14:textId="77777777" w:rsidR="00B63DAF" w:rsidRPr="00271D21" w:rsidRDefault="00B63DAF" w:rsidP="008E772F">
      <w:pPr>
        <w:pStyle w:val="ListParagraph"/>
        <w:numPr>
          <w:ilvl w:val="0"/>
          <w:numId w:val="89"/>
        </w:numPr>
        <w:spacing w:after="0"/>
        <w:ind w:left="714" w:hanging="357"/>
        <w:rPr>
          <w:kern w:val="2"/>
          <w:lang w:val="en-US"/>
        </w:rPr>
      </w:pPr>
      <w:r w:rsidRPr="00271D21">
        <w:rPr>
          <w:kern w:val="2"/>
          <w:lang w:val="en-US"/>
        </w:rPr>
        <w:t xml:space="preserve">Proposal </w:t>
      </w:r>
      <w:r w:rsidRPr="00271D21">
        <w:rPr>
          <w:rFonts w:hint="eastAsia"/>
          <w:kern w:val="2"/>
          <w:lang w:val="en-US" w:eastAsia="zh-CN"/>
        </w:rPr>
        <w:t>1</w:t>
      </w:r>
      <w:r w:rsidRPr="00271D21">
        <w:rPr>
          <w:kern w:val="2"/>
          <w:lang w:val="en-US" w:eastAsia="zh-CN"/>
        </w:rPr>
        <w:t>6</w:t>
      </w:r>
      <w:r w:rsidRPr="00271D21">
        <w:rPr>
          <w:kern w:val="2"/>
          <w:lang w:val="en-US"/>
        </w:rPr>
        <w:t xml:space="preserve">: Study whether or not to support out-of-order HARQ procedures.  </w:t>
      </w:r>
    </w:p>
    <w:p w14:paraId="5F4D0770" w14:textId="77777777" w:rsidR="00B63DAF" w:rsidRDefault="00B63DAF" w:rsidP="00B63DAF">
      <w:pPr>
        <w:ind w:left="720" w:hanging="720"/>
        <w:rPr>
          <w:rFonts w:ascii="Times New Roman" w:hAnsi="Times New Roman"/>
          <w:szCs w:val="20"/>
        </w:rPr>
      </w:pPr>
      <w:r>
        <w:rPr>
          <w:rFonts w:ascii="Times New Roman" w:hAnsi="Times New Roman"/>
          <w:b/>
          <w:szCs w:val="20"/>
        </w:rPr>
        <w:t>D</w:t>
      </w:r>
      <w:r w:rsidRPr="00777035">
        <w:rPr>
          <w:rFonts w:ascii="Times New Roman" w:hAnsi="Times New Roman"/>
          <w:b/>
          <w:szCs w:val="20"/>
        </w:rPr>
        <w:t xml:space="preserve">ecision: </w:t>
      </w:r>
      <w:r w:rsidRPr="00777035">
        <w:rPr>
          <w:rFonts w:ascii="Times New Roman" w:hAnsi="Times New Roman"/>
          <w:szCs w:val="20"/>
        </w:rPr>
        <w:t xml:space="preserve">The document is </w:t>
      </w:r>
      <w:r>
        <w:rPr>
          <w:rFonts w:ascii="Times New Roman" w:hAnsi="Times New Roman"/>
          <w:szCs w:val="20"/>
        </w:rPr>
        <w:t>noted.</w:t>
      </w:r>
    </w:p>
    <w:p w14:paraId="7FE501D2" w14:textId="5DF93CF3" w:rsidR="00B63DAF" w:rsidRDefault="00B63DAF" w:rsidP="00E303AE">
      <w:pPr>
        <w:ind w:left="720" w:hanging="720"/>
        <w:rPr>
          <w:lang w:eastAsia="x-none"/>
        </w:rPr>
      </w:pPr>
    </w:p>
    <w:p w14:paraId="0F718274" w14:textId="3C780F31" w:rsidR="009837D2" w:rsidRPr="009837D2" w:rsidRDefault="001B7BF2" w:rsidP="009837D2">
      <w:pPr>
        <w:ind w:left="720" w:hanging="720"/>
        <w:rPr>
          <w:b/>
          <w:lang w:eastAsia="x-none"/>
        </w:rPr>
      </w:pPr>
      <w:hyperlink r:id="rId2116" w:history="1">
        <w:r w:rsidR="00D93AE1">
          <w:rPr>
            <w:rStyle w:val="Hyperlink"/>
            <w:b/>
            <w:lang w:eastAsia="x-none"/>
          </w:rPr>
          <w:t>R1-1809457</w:t>
        </w:r>
      </w:hyperlink>
      <w:r w:rsidR="009837D2" w:rsidRPr="009837D2">
        <w:rPr>
          <w:b/>
          <w:lang w:eastAsia="x-none"/>
        </w:rPr>
        <w:tab/>
        <w:t>Layer 1 enhancements</w:t>
      </w:r>
      <w:r w:rsidR="009837D2" w:rsidRPr="009837D2">
        <w:rPr>
          <w:b/>
          <w:lang w:eastAsia="x-none"/>
        </w:rPr>
        <w:tab/>
        <w:t>Qualcomm Incorporated</w:t>
      </w:r>
    </w:p>
    <w:p w14:paraId="0D1C4821" w14:textId="77777777" w:rsidR="009837D2" w:rsidRPr="009837D2" w:rsidRDefault="009837D2" w:rsidP="008E772F">
      <w:pPr>
        <w:pStyle w:val="ListParagraph"/>
        <w:numPr>
          <w:ilvl w:val="0"/>
          <w:numId w:val="90"/>
        </w:numPr>
        <w:spacing w:after="0"/>
        <w:ind w:left="714" w:hanging="357"/>
        <w:rPr>
          <w:lang w:eastAsia="ko-KR"/>
        </w:rPr>
      </w:pPr>
      <w:r w:rsidRPr="009837D2">
        <w:rPr>
          <w:lang w:eastAsia="ko-KR"/>
        </w:rPr>
        <w:t>Proposal 1: Adopt a PHY-layer signalling for differentiating the channels with different traffic types in Rel. 16 URLLC.</w:t>
      </w:r>
    </w:p>
    <w:p w14:paraId="1107DCC1" w14:textId="77777777" w:rsidR="009837D2" w:rsidRPr="009837D2" w:rsidRDefault="009837D2" w:rsidP="008E772F">
      <w:pPr>
        <w:pStyle w:val="ListParagraph"/>
        <w:numPr>
          <w:ilvl w:val="0"/>
          <w:numId w:val="90"/>
        </w:numPr>
        <w:spacing w:after="0"/>
        <w:ind w:left="714" w:hanging="357"/>
        <w:rPr>
          <w:rFonts w:asciiTheme="majorBidi" w:hAnsiTheme="majorBidi" w:cstheme="majorBidi"/>
          <w:bCs/>
          <w:szCs w:val="22"/>
          <w:lang w:val="en-US"/>
        </w:rPr>
      </w:pPr>
      <w:r w:rsidRPr="009837D2">
        <w:rPr>
          <w:rFonts w:asciiTheme="majorBidi" w:hAnsiTheme="majorBidi" w:cstheme="majorBidi"/>
          <w:bCs/>
          <w:szCs w:val="22"/>
          <w:lang w:val="en-US"/>
        </w:rPr>
        <w:t>Proposal 2: To enable fast scheduling for URLLC, the number of non-overlapping CCEs per slot of a serving cell can be revisited.</w:t>
      </w:r>
    </w:p>
    <w:p w14:paraId="75AC8584" w14:textId="77777777" w:rsidR="009837D2" w:rsidRPr="009837D2" w:rsidRDefault="009837D2" w:rsidP="008E772F">
      <w:pPr>
        <w:pStyle w:val="ListParagraph"/>
        <w:numPr>
          <w:ilvl w:val="0"/>
          <w:numId w:val="90"/>
        </w:numPr>
        <w:spacing w:after="0"/>
        <w:ind w:left="714" w:hanging="357"/>
        <w:rPr>
          <w:rFonts w:asciiTheme="majorBidi" w:hAnsiTheme="majorBidi" w:cstheme="majorBidi"/>
          <w:bCs/>
          <w:szCs w:val="22"/>
          <w:lang w:val="en-US"/>
        </w:rPr>
      </w:pPr>
      <w:r w:rsidRPr="009837D2">
        <w:rPr>
          <w:rFonts w:asciiTheme="majorBidi" w:hAnsiTheme="majorBidi" w:cstheme="majorBidi"/>
          <w:bCs/>
          <w:szCs w:val="22"/>
          <w:lang w:val="en-US"/>
        </w:rPr>
        <w:t>Proposal 3: Designing a compact DCI format can be considered for Rel. 16 URLLC.</w:t>
      </w:r>
    </w:p>
    <w:p w14:paraId="768B1C00" w14:textId="77777777" w:rsidR="009837D2" w:rsidRPr="009837D2" w:rsidRDefault="009837D2" w:rsidP="008E772F">
      <w:pPr>
        <w:pStyle w:val="ListParagraph"/>
        <w:numPr>
          <w:ilvl w:val="0"/>
          <w:numId w:val="90"/>
        </w:numPr>
        <w:spacing w:after="0"/>
        <w:ind w:left="714" w:hanging="357"/>
        <w:rPr>
          <w:rFonts w:asciiTheme="majorBidi" w:hAnsiTheme="majorBidi" w:cstheme="majorBidi"/>
          <w:bCs/>
          <w:szCs w:val="22"/>
          <w:lang w:val="en-US"/>
        </w:rPr>
      </w:pPr>
      <w:r w:rsidRPr="009837D2">
        <w:rPr>
          <w:rFonts w:asciiTheme="majorBidi" w:hAnsiTheme="majorBidi" w:cstheme="majorBidi"/>
          <w:bCs/>
          <w:szCs w:val="22"/>
          <w:lang w:val="en-US"/>
        </w:rPr>
        <w:t xml:space="preserve">Proposal 4: If the PDCCH reliability cannot be satisfied even with the largest defined AL, the gains from PDCCH repetition can be studied for NR URLLC. The starting point could be to evaluate PDCCH repetition (in CC, time, and TRP domain with increased diversity order) that does not require combining across different PDCCH occasions by the UE.  </w:t>
      </w:r>
    </w:p>
    <w:p w14:paraId="51BE205D" w14:textId="77777777" w:rsidR="009837D2" w:rsidRPr="009837D2" w:rsidRDefault="009837D2" w:rsidP="008E772F">
      <w:pPr>
        <w:pStyle w:val="ListParagraph"/>
        <w:numPr>
          <w:ilvl w:val="0"/>
          <w:numId w:val="90"/>
        </w:numPr>
        <w:spacing w:after="0"/>
        <w:ind w:left="714" w:hanging="357"/>
        <w:rPr>
          <w:bCs/>
          <w:szCs w:val="22"/>
        </w:rPr>
      </w:pPr>
      <w:r w:rsidRPr="009837D2">
        <w:rPr>
          <w:bCs/>
          <w:szCs w:val="22"/>
        </w:rPr>
        <w:t>Proposal 5: To reduce the URLLC latency and improve its PUCCH coverage, multiple HARQ-ACK reporting per slot can be supported.</w:t>
      </w:r>
    </w:p>
    <w:p w14:paraId="05EC6D13" w14:textId="77777777" w:rsidR="009837D2" w:rsidRPr="009837D2" w:rsidRDefault="009837D2" w:rsidP="008E772F">
      <w:pPr>
        <w:pStyle w:val="ListParagraph"/>
        <w:numPr>
          <w:ilvl w:val="0"/>
          <w:numId w:val="90"/>
        </w:numPr>
        <w:spacing w:after="0"/>
        <w:ind w:left="714" w:hanging="357"/>
        <w:rPr>
          <w:bCs/>
          <w:szCs w:val="22"/>
        </w:rPr>
      </w:pPr>
      <w:r w:rsidRPr="009837D2">
        <w:rPr>
          <w:bCs/>
          <w:szCs w:val="22"/>
        </w:rPr>
        <w:t>Observation 1: The benefit of A-CSI triggering via a DL grant is two-fold: (1) There is no need to spend resources on sending an UL grant to only trigger the A-CSI report, and (2) the up-to-date CSI report can be made available at the gNB to make proper scheduling decisions for TB re-transmissions.</w:t>
      </w:r>
    </w:p>
    <w:p w14:paraId="5A212AD9" w14:textId="77777777" w:rsidR="009837D2" w:rsidRPr="009837D2" w:rsidRDefault="009837D2" w:rsidP="008E772F">
      <w:pPr>
        <w:pStyle w:val="ListParagraph"/>
        <w:numPr>
          <w:ilvl w:val="0"/>
          <w:numId w:val="90"/>
        </w:numPr>
        <w:spacing w:after="0"/>
        <w:ind w:left="714" w:hanging="357"/>
        <w:rPr>
          <w:bCs/>
          <w:szCs w:val="22"/>
        </w:rPr>
      </w:pPr>
      <w:r w:rsidRPr="009837D2">
        <w:rPr>
          <w:bCs/>
          <w:szCs w:val="22"/>
        </w:rPr>
        <w:t xml:space="preserve">Proposal 6: For Rel. 16 URLLC, allow for triggering A-CSI reporting via the downlink grant. </w:t>
      </w:r>
    </w:p>
    <w:p w14:paraId="4575A278" w14:textId="77777777" w:rsidR="009837D2" w:rsidRPr="009837D2" w:rsidRDefault="009837D2" w:rsidP="008E772F">
      <w:pPr>
        <w:pStyle w:val="ListParagraph"/>
        <w:numPr>
          <w:ilvl w:val="0"/>
          <w:numId w:val="90"/>
        </w:numPr>
        <w:spacing w:after="0"/>
        <w:ind w:left="714" w:hanging="357"/>
        <w:rPr>
          <w:szCs w:val="22"/>
          <w:lang w:val="en-US"/>
        </w:rPr>
      </w:pPr>
      <w:r w:rsidRPr="009837D2">
        <w:rPr>
          <w:szCs w:val="22"/>
          <w:lang w:val="en-US"/>
        </w:rPr>
        <w:t xml:space="preserve">Proposal 7: Study the achievable gains and suitable operating scenarios for enabling </w:t>
      </w:r>
      <w:r w:rsidRPr="009837D2">
        <w:rPr>
          <w:bCs/>
          <w:szCs w:val="22"/>
          <w:lang w:val="en-US"/>
        </w:rPr>
        <w:t>mini-slot level repetition and frequency-domain hopping.</w:t>
      </w:r>
      <w:r w:rsidRPr="009837D2">
        <w:rPr>
          <w:szCs w:val="22"/>
          <w:lang w:val="en-US"/>
        </w:rPr>
        <w:t xml:space="preserve">  </w:t>
      </w:r>
    </w:p>
    <w:p w14:paraId="4CE6B50D" w14:textId="77777777" w:rsidR="009837D2" w:rsidRPr="009837D2" w:rsidRDefault="009837D2" w:rsidP="008E772F">
      <w:pPr>
        <w:pStyle w:val="ListParagraph"/>
        <w:numPr>
          <w:ilvl w:val="0"/>
          <w:numId w:val="90"/>
        </w:numPr>
        <w:spacing w:after="0"/>
        <w:ind w:left="714" w:hanging="357"/>
        <w:rPr>
          <w:bCs/>
        </w:rPr>
      </w:pPr>
      <w:r w:rsidRPr="009837D2">
        <w:t xml:space="preserve">Proposal 8: </w:t>
      </w:r>
      <w:r w:rsidRPr="009837D2">
        <w:rPr>
          <w:bCs/>
        </w:rPr>
        <w:t xml:space="preserve">Reducing the UE’s (N1/N2) and gNB’s (N3/N4) processing timelines can be considered for Rel. 16 URLLC.  </w:t>
      </w:r>
    </w:p>
    <w:p w14:paraId="49BC9D4C" w14:textId="77777777" w:rsidR="009837D2" w:rsidRPr="009837D2" w:rsidRDefault="009837D2" w:rsidP="008E772F">
      <w:pPr>
        <w:pStyle w:val="ListParagraph"/>
        <w:numPr>
          <w:ilvl w:val="0"/>
          <w:numId w:val="90"/>
        </w:numPr>
        <w:spacing w:after="0"/>
        <w:ind w:left="714" w:hanging="357"/>
        <w:rPr>
          <w:bCs/>
          <w:szCs w:val="22"/>
        </w:rPr>
      </w:pPr>
      <w:r w:rsidRPr="009837D2">
        <w:rPr>
          <w:bCs/>
          <w:szCs w:val="22"/>
        </w:rPr>
        <w:t>Proposal 9: Consider reducing the CSI computation timeline and study the possible relaxations needed to achieve it for Rel. 16 URLLC.</w:t>
      </w:r>
    </w:p>
    <w:p w14:paraId="214C32AA" w14:textId="47327B28" w:rsidR="009837D2" w:rsidRDefault="009837D2" w:rsidP="009837D2">
      <w:pPr>
        <w:ind w:left="720" w:hanging="720"/>
        <w:rPr>
          <w:rFonts w:ascii="Times New Roman" w:hAnsi="Times New Roman"/>
          <w:szCs w:val="20"/>
        </w:rPr>
      </w:pPr>
      <w:r>
        <w:rPr>
          <w:rFonts w:ascii="Times New Roman" w:hAnsi="Times New Roman"/>
          <w:b/>
          <w:szCs w:val="20"/>
        </w:rPr>
        <w:t>D</w:t>
      </w:r>
      <w:r w:rsidRPr="00777035">
        <w:rPr>
          <w:rFonts w:ascii="Times New Roman" w:hAnsi="Times New Roman"/>
          <w:b/>
          <w:szCs w:val="20"/>
        </w:rPr>
        <w:t xml:space="preserve">ecision: </w:t>
      </w:r>
      <w:r w:rsidRPr="00777035">
        <w:rPr>
          <w:rFonts w:ascii="Times New Roman" w:hAnsi="Times New Roman"/>
          <w:szCs w:val="20"/>
        </w:rPr>
        <w:t xml:space="preserve">The document is </w:t>
      </w:r>
      <w:r>
        <w:rPr>
          <w:rFonts w:ascii="Times New Roman" w:hAnsi="Times New Roman"/>
          <w:szCs w:val="20"/>
        </w:rPr>
        <w:t>noted.</w:t>
      </w:r>
    </w:p>
    <w:p w14:paraId="3DA4270B" w14:textId="16B22C89" w:rsidR="009837D2" w:rsidRDefault="009837D2" w:rsidP="00E303AE">
      <w:pPr>
        <w:ind w:left="720" w:hanging="720"/>
        <w:rPr>
          <w:lang w:eastAsia="x-none"/>
        </w:rPr>
      </w:pPr>
    </w:p>
    <w:p w14:paraId="6630ABE6" w14:textId="69FAA85A" w:rsidR="000F7968" w:rsidRPr="000F7968" w:rsidRDefault="00997C94" w:rsidP="000F7968">
      <w:pPr>
        <w:rPr>
          <w:lang w:eastAsia="x-none"/>
        </w:rPr>
      </w:pPr>
      <w:r>
        <w:t xml:space="preserve">RAN1 Chair comment: Only 1TU to that meeting makes very difficult looking at more contributions. Companies are encouraged </w:t>
      </w:r>
      <w:r w:rsidRPr="009812B6">
        <w:t>to discuss further offline</w:t>
      </w:r>
      <w:r w:rsidR="000F7968" w:rsidRPr="009812B6">
        <w:t xml:space="preserve"> </w:t>
      </w:r>
      <w:r w:rsidR="000F7968" w:rsidRPr="009812B6">
        <w:rPr>
          <w:lang w:eastAsia="x-none"/>
        </w:rPr>
        <w:t xml:space="preserve"> – Chengyan (Huawei)</w:t>
      </w:r>
    </w:p>
    <w:p w14:paraId="4C634508" w14:textId="131E0F2A" w:rsidR="00997C94" w:rsidRDefault="00997C94" w:rsidP="00997C94"/>
    <w:p w14:paraId="6C188671" w14:textId="147F2EA1" w:rsidR="00997C94" w:rsidRPr="0098071F" w:rsidRDefault="0098071F" w:rsidP="00E303AE">
      <w:pPr>
        <w:ind w:left="720" w:hanging="720"/>
        <w:rPr>
          <w:b/>
          <w:lang w:eastAsia="x-none"/>
        </w:rPr>
      </w:pPr>
      <w:r w:rsidRPr="0098071F">
        <w:rPr>
          <w:b/>
          <w:lang w:eastAsia="x-none"/>
        </w:rPr>
        <w:t>Thursday</w:t>
      </w:r>
    </w:p>
    <w:p w14:paraId="6E5B597A" w14:textId="43A6F8C0" w:rsidR="0098071F" w:rsidRPr="0098071F" w:rsidRDefault="001B7BF2" w:rsidP="0098071F">
      <w:pPr>
        <w:ind w:left="720" w:hanging="720"/>
        <w:rPr>
          <w:b/>
        </w:rPr>
      </w:pPr>
      <w:hyperlink r:id="rId2117" w:history="1">
        <w:r w:rsidR="00D93AE1">
          <w:rPr>
            <w:rStyle w:val="Hyperlink"/>
            <w:b/>
          </w:rPr>
          <w:t>R1-1809862</w:t>
        </w:r>
      </w:hyperlink>
      <w:r w:rsidR="0098071F" w:rsidRPr="0098071F">
        <w:rPr>
          <w:b/>
        </w:rPr>
        <w:tab/>
        <w:t>Summary of 7.2.6.1 Layer 1 enhancements</w:t>
      </w:r>
      <w:r w:rsidR="0098071F" w:rsidRPr="0098071F">
        <w:rPr>
          <w:b/>
        </w:rPr>
        <w:tab/>
        <w:t>Huawei, HiSilicon</w:t>
      </w:r>
    </w:p>
    <w:p w14:paraId="788FEBA7" w14:textId="3667F93C" w:rsidR="0098071F" w:rsidRDefault="0098071F" w:rsidP="0098071F">
      <w:pPr>
        <w:ind w:left="720" w:hanging="720"/>
        <w:rPr>
          <w:rFonts w:ascii="Times New Roman" w:hAnsi="Times New Roman"/>
          <w:szCs w:val="20"/>
        </w:rPr>
      </w:pPr>
      <w:r>
        <w:rPr>
          <w:rFonts w:ascii="Times New Roman" w:hAnsi="Times New Roman"/>
          <w:b/>
          <w:szCs w:val="20"/>
        </w:rPr>
        <w:t>D</w:t>
      </w:r>
      <w:r w:rsidRPr="00777035">
        <w:rPr>
          <w:rFonts w:ascii="Times New Roman" w:hAnsi="Times New Roman"/>
          <w:b/>
          <w:szCs w:val="20"/>
        </w:rPr>
        <w:t xml:space="preserve">ecision: </w:t>
      </w:r>
      <w:r w:rsidRPr="00777035">
        <w:rPr>
          <w:rFonts w:ascii="Times New Roman" w:hAnsi="Times New Roman"/>
          <w:szCs w:val="20"/>
        </w:rPr>
        <w:t xml:space="preserve">The document is </w:t>
      </w:r>
      <w:r>
        <w:rPr>
          <w:rFonts w:ascii="Times New Roman" w:hAnsi="Times New Roman"/>
          <w:szCs w:val="20"/>
        </w:rPr>
        <w:t>noted.</w:t>
      </w:r>
    </w:p>
    <w:p w14:paraId="4DD1436B" w14:textId="5E05B66B" w:rsidR="00CE04CA" w:rsidRDefault="00CE04CA" w:rsidP="0098071F">
      <w:pPr>
        <w:ind w:left="720" w:hanging="720"/>
        <w:rPr>
          <w:rFonts w:ascii="Times New Roman" w:hAnsi="Times New Roman"/>
          <w:szCs w:val="20"/>
        </w:rPr>
      </w:pPr>
    </w:p>
    <w:p w14:paraId="2AD18ADD" w14:textId="3AC785DE" w:rsidR="0098071F" w:rsidRPr="0098071F" w:rsidRDefault="001B7BF2" w:rsidP="0098071F">
      <w:pPr>
        <w:ind w:left="720" w:hanging="720"/>
        <w:rPr>
          <w:b/>
        </w:rPr>
      </w:pPr>
      <w:hyperlink r:id="rId2118" w:history="1">
        <w:r w:rsidR="00D93AE1">
          <w:rPr>
            <w:rStyle w:val="Hyperlink"/>
            <w:b/>
          </w:rPr>
          <w:t>R1-1809863</w:t>
        </w:r>
      </w:hyperlink>
      <w:r w:rsidR="0098071F" w:rsidRPr="0098071F">
        <w:rPr>
          <w:b/>
        </w:rPr>
        <w:tab/>
        <w:t>Text proposal on capturing specific use case and requirements for Rel-16 NR URLLC in TR 38.824</w:t>
      </w:r>
      <w:r w:rsidR="0098071F" w:rsidRPr="0098071F">
        <w:rPr>
          <w:b/>
        </w:rPr>
        <w:tab/>
        <w:t>Huawei, HiSilicon</w:t>
      </w:r>
    </w:p>
    <w:p w14:paraId="43C91002" w14:textId="77777777" w:rsidR="0098071F" w:rsidRDefault="0098071F" w:rsidP="0098071F">
      <w:pPr>
        <w:ind w:left="720" w:hanging="720"/>
        <w:rPr>
          <w:rFonts w:ascii="Times New Roman" w:hAnsi="Times New Roman"/>
          <w:szCs w:val="20"/>
        </w:rPr>
      </w:pPr>
      <w:r>
        <w:rPr>
          <w:rFonts w:ascii="Times New Roman" w:hAnsi="Times New Roman"/>
          <w:b/>
          <w:szCs w:val="20"/>
        </w:rPr>
        <w:t>D</w:t>
      </w:r>
      <w:r w:rsidRPr="00777035">
        <w:rPr>
          <w:rFonts w:ascii="Times New Roman" w:hAnsi="Times New Roman"/>
          <w:b/>
          <w:szCs w:val="20"/>
        </w:rPr>
        <w:t xml:space="preserve">ecision: </w:t>
      </w:r>
      <w:r w:rsidRPr="00777035">
        <w:rPr>
          <w:rFonts w:ascii="Times New Roman" w:hAnsi="Times New Roman"/>
          <w:szCs w:val="20"/>
        </w:rPr>
        <w:t xml:space="preserve">The document is </w:t>
      </w:r>
      <w:r>
        <w:rPr>
          <w:rFonts w:ascii="Times New Roman" w:hAnsi="Times New Roman"/>
          <w:szCs w:val="20"/>
        </w:rPr>
        <w:t>noted.</w:t>
      </w:r>
    </w:p>
    <w:p w14:paraId="6E2CA024" w14:textId="2998F39C" w:rsidR="0098071F" w:rsidRDefault="0098071F" w:rsidP="00E303AE">
      <w:pPr>
        <w:ind w:left="720" w:hanging="720"/>
        <w:rPr>
          <w:lang w:eastAsia="x-none"/>
        </w:rPr>
      </w:pPr>
    </w:p>
    <w:p w14:paraId="6BC672BF" w14:textId="4227D08E" w:rsidR="00865A8D" w:rsidRPr="00865A8D" w:rsidRDefault="00865A8D" w:rsidP="00E303AE">
      <w:pPr>
        <w:ind w:left="720" w:hanging="720"/>
        <w:rPr>
          <w:b/>
          <w:lang w:eastAsia="x-none"/>
        </w:rPr>
      </w:pPr>
      <w:r w:rsidRPr="00865A8D">
        <w:rPr>
          <w:b/>
          <w:lang w:eastAsia="x-none"/>
        </w:rPr>
        <w:t>Friday session</w:t>
      </w:r>
    </w:p>
    <w:p w14:paraId="0C78A5F7" w14:textId="58F41C17" w:rsidR="00865A8D" w:rsidRPr="00865A8D" w:rsidRDefault="001B7BF2" w:rsidP="00865A8D">
      <w:pPr>
        <w:ind w:left="720" w:hanging="720"/>
        <w:rPr>
          <w:b/>
          <w:lang w:eastAsia="x-none"/>
        </w:rPr>
      </w:pPr>
      <w:hyperlink r:id="rId2119" w:history="1">
        <w:r w:rsidR="00D93AE1">
          <w:rPr>
            <w:rStyle w:val="Hyperlink"/>
            <w:b/>
            <w:lang w:eastAsia="x-none"/>
          </w:rPr>
          <w:t>R1-1809951</w:t>
        </w:r>
      </w:hyperlink>
      <w:r w:rsidR="00865A8D" w:rsidRPr="00865A8D">
        <w:rPr>
          <w:b/>
          <w:lang w:eastAsia="x-none"/>
        </w:rPr>
        <w:tab/>
        <w:t>Offline discussion summary of 7.2.6.1 Layer 1 enhancements</w:t>
      </w:r>
      <w:r w:rsidR="00865A8D" w:rsidRPr="00865A8D">
        <w:rPr>
          <w:b/>
          <w:lang w:eastAsia="x-none"/>
        </w:rPr>
        <w:tab/>
        <w:t>Huawei, HiSilicon</w:t>
      </w:r>
    </w:p>
    <w:p w14:paraId="4B2154AB" w14:textId="77777777" w:rsidR="00865A8D" w:rsidRDefault="00865A8D" w:rsidP="00865A8D">
      <w:pPr>
        <w:ind w:left="720" w:hanging="720"/>
        <w:rPr>
          <w:rFonts w:ascii="Times New Roman" w:hAnsi="Times New Roman"/>
          <w:szCs w:val="20"/>
        </w:rPr>
      </w:pPr>
      <w:r>
        <w:rPr>
          <w:rFonts w:ascii="Times New Roman" w:hAnsi="Times New Roman"/>
          <w:b/>
          <w:szCs w:val="20"/>
        </w:rPr>
        <w:t>D</w:t>
      </w:r>
      <w:r w:rsidRPr="00777035">
        <w:rPr>
          <w:rFonts w:ascii="Times New Roman" w:hAnsi="Times New Roman"/>
          <w:b/>
          <w:szCs w:val="20"/>
        </w:rPr>
        <w:t xml:space="preserve">ecision: </w:t>
      </w:r>
      <w:r w:rsidRPr="00777035">
        <w:rPr>
          <w:rFonts w:ascii="Times New Roman" w:hAnsi="Times New Roman"/>
          <w:szCs w:val="20"/>
        </w:rPr>
        <w:t xml:space="preserve">The document is </w:t>
      </w:r>
      <w:r>
        <w:rPr>
          <w:rFonts w:ascii="Times New Roman" w:hAnsi="Times New Roman"/>
          <w:szCs w:val="20"/>
        </w:rPr>
        <w:t>noted.</w:t>
      </w:r>
    </w:p>
    <w:p w14:paraId="35FA7047" w14:textId="77777777" w:rsidR="00865A8D" w:rsidRDefault="00865A8D" w:rsidP="00865A8D">
      <w:pPr>
        <w:ind w:left="720" w:hanging="720"/>
        <w:rPr>
          <w:lang w:eastAsia="x-none"/>
        </w:rPr>
      </w:pPr>
    </w:p>
    <w:p w14:paraId="55DC2722" w14:textId="77777777" w:rsidR="007D5B55" w:rsidRPr="007D5B55" w:rsidRDefault="007D5B55" w:rsidP="007D5B55">
      <w:pPr>
        <w:ind w:left="720" w:hanging="720"/>
        <w:rPr>
          <w:b/>
          <w:lang w:eastAsia="x-none"/>
        </w:rPr>
      </w:pPr>
      <w:r w:rsidRPr="007D5B55">
        <w:rPr>
          <w:highlight w:val="green"/>
          <w:lang w:eastAsia="x-none"/>
        </w:rPr>
        <w:t>Agreements</w:t>
      </w:r>
      <w:r w:rsidRPr="007D5B55">
        <w:rPr>
          <w:b/>
          <w:lang w:eastAsia="x-none"/>
        </w:rPr>
        <w:t>:</w:t>
      </w:r>
    </w:p>
    <w:p w14:paraId="79D6237C" w14:textId="77777777" w:rsidR="007D5B55" w:rsidRPr="007D5B55" w:rsidRDefault="007D5B55" w:rsidP="007D5B55">
      <w:pPr>
        <w:numPr>
          <w:ilvl w:val="0"/>
          <w:numId w:val="132"/>
        </w:numPr>
        <w:rPr>
          <w:szCs w:val="20"/>
        </w:rPr>
      </w:pPr>
      <w:r w:rsidRPr="007D5B55">
        <w:rPr>
          <w:rFonts w:hint="eastAsia"/>
          <w:szCs w:val="20"/>
        </w:rPr>
        <w:t xml:space="preserve">Select one or more representative use case(s) for the prioritized use cases in the SID and/or the </w:t>
      </w:r>
      <w:ins w:id="1051" w:author="huawei" w:date="2018-08-23T23:04:00Z">
        <w:r w:rsidRPr="007D5B55">
          <w:rPr>
            <w:rFonts w:hint="eastAsia"/>
            <w:szCs w:val="20"/>
            <w:lang w:eastAsia="zh-CN"/>
          </w:rPr>
          <w:t>Rel-15</w:t>
        </w:r>
      </w:ins>
      <w:ins w:id="1052" w:author="huawei" w:date="2018-08-23T23:38:00Z">
        <w:r w:rsidRPr="007D5B55">
          <w:rPr>
            <w:rFonts w:hint="eastAsia"/>
            <w:szCs w:val="20"/>
            <w:lang w:eastAsia="zh-CN"/>
          </w:rPr>
          <w:t xml:space="preserve"> enabled</w:t>
        </w:r>
      </w:ins>
      <w:ins w:id="1053" w:author="huawei" w:date="2018-08-23T23:04:00Z">
        <w:r w:rsidRPr="007D5B55">
          <w:rPr>
            <w:rFonts w:hint="eastAsia"/>
            <w:szCs w:val="20"/>
          </w:rPr>
          <w:t xml:space="preserve"> </w:t>
        </w:r>
      </w:ins>
      <w:r w:rsidRPr="007D5B55">
        <w:rPr>
          <w:rFonts w:hint="eastAsia"/>
          <w:szCs w:val="20"/>
        </w:rPr>
        <w:t>use case for evaluation, w</w:t>
      </w:r>
      <w:r w:rsidRPr="007D5B55">
        <w:rPr>
          <w:szCs w:val="20"/>
        </w:rPr>
        <w:t>hich</w:t>
      </w:r>
      <w:r w:rsidRPr="007D5B55">
        <w:rPr>
          <w:rFonts w:hint="eastAsia"/>
          <w:szCs w:val="20"/>
        </w:rPr>
        <w:t xml:space="preserve"> use case(s) to evaluate is up to companies.</w:t>
      </w:r>
    </w:p>
    <w:p w14:paraId="271C3313" w14:textId="77777777" w:rsidR="007D5B55" w:rsidRPr="007D5B55" w:rsidRDefault="007D5B55" w:rsidP="007D5B55">
      <w:pPr>
        <w:numPr>
          <w:ilvl w:val="1"/>
          <w:numId w:val="132"/>
        </w:numPr>
        <w:rPr>
          <w:szCs w:val="20"/>
        </w:rPr>
      </w:pPr>
      <w:r w:rsidRPr="007D5B55">
        <w:rPr>
          <w:szCs w:val="20"/>
        </w:rPr>
        <w:t>Further discussion how/whether to capture them in the TR</w:t>
      </w:r>
    </w:p>
    <w:p w14:paraId="7FE03072" w14:textId="77777777" w:rsidR="007D5B55" w:rsidRPr="007D5B55" w:rsidRDefault="007D5B55" w:rsidP="007D5B55">
      <w:pPr>
        <w:numPr>
          <w:ilvl w:val="1"/>
          <w:numId w:val="132"/>
        </w:numPr>
        <w:rPr>
          <w:szCs w:val="20"/>
        </w:rPr>
      </w:pPr>
      <w:r w:rsidRPr="007D5B55">
        <w:rPr>
          <w:szCs w:val="20"/>
        </w:rPr>
        <w:t>Fu</w:t>
      </w:r>
      <w:ins w:id="1054" w:author="huawei" w:date="2018-08-23T23:38:00Z">
        <w:r w:rsidRPr="007D5B55">
          <w:rPr>
            <w:rFonts w:hint="eastAsia"/>
            <w:szCs w:val="20"/>
            <w:lang w:eastAsia="zh-CN"/>
          </w:rPr>
          <w:t>r</w:t>
        </w:r>
      </w:ins>
      <w:r w:rsidRPr="007D5B55">
        <w:rPr>
          <w:szCs w:val="20"/>
        </w:rPr>
        <w:t>ther discussion other detailed simulation assumptions</w:t>
      </w:r>
    </w:p>
    <w:p w14:paraId="56AF8FBB" w14:textId="77777777" w:rsidR="007D5B55" w:rsidRPr="007D5B55" w:rsidRDefault="007D5B55" w:rsidP="002D530B">
      <w:pPr>
        <w:rPr>
          <w:lang w:eastAsia="zh-CN"/>
        </w:rPr>
      </w:pPr>
      <w:r w:rsidRPr="007D5B55">
        <w:rPr>
          <w:rFonts w:hint="eastAsia"/>
          <w:lang w:eastAsia="zh-CN"/>
        </w:rPr>
        <w:t>The following table of representative use cases for selection</w:t>
      </w:r>
      <w:ins w:id="1055" w:author="huawei" w:date="2018-08-23T23:43:00Z">
        <w:r w:rsidRPr="007D5B55">
          <w:rPr>
            <w:rFonts w:hint="eastAsia"/>
            <w:lang w:eastAsia="zh-CN"/>
          </w:rPr>
          <w:t xml:space="preserve"> for evaluation is</w:t>
        </w:r>
      </w:ins>
      <w:r w:rsidRPr="007D5B55">
        <w:rPr>
          <w:rFonts w:hint="eastAsia"/>
          <w:lang w:eastAsia="zh-CN"/>
        </w:rPr>
        <w:t xml:space="preserve"> an example</w:t>
      </w:r>
      <w:ins w:id="1056" w:author="huawei" w:date="2018-08-23T23:43:00Z">
        <w:r w:rsidRPr="007D5B55">
          <w:rPr>
            <w:rFonts w:hint="eastAsia"/>
            <w:lang w:eastAsia="zh-CN"/>
          </w:rPr>
          <w:t xml:space="preserve"> as the starting point for </w:t>
        </w:r>
      </w:ins>
      <w:ins w:id="1057" w:author="huawei" w:date="2018-08-23T23:44:00Z">
        <w:r w:rsidRPr="007D5B55">
          <w:rPr>
            <w:lang w:eastAsia="zh-CN"/>
          </w:rPr>
          <w:t>further</w:t>
        </w:r>
      </w:ins>
      <w:ins w:id="1058" w:author="huawei" w:date="2018-08-23T23:43:00Z">
        <w:r w:rsidRPr="007D5B55">
          <w:rPr>
            <w:rFonts w:hint="eastAsia"/>
            <w:lang w:eastAsia="zh-CN"/>
          </w:rPr>
          <w:t xml:space="preserve"> </w:t>
        </w:r>
      </w:ins>
      <w:ins w:id="1059" w:author="huawei" w:date="2018-08-23T23:44:00Z">
        <w:r w:rsidRPr="007D5B55">
          <w:rPr>
            <w:rFonts w:hint="eastAsia"/>
            <w:lang w:eastAsia="zh-CN"/>
          </w:rPr>
          <w:t>discussion</w:t>
        </w:r>
      </w:ins>
      <w:r w:rsidRPr="007D5B55">
        <w:rPr>
          <w:rFonts w:hint="eastAsia"/>
          <w:lang w:eastAsia="zh-C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2"/>
        <w:gridCol w:w="1194"/>
        <w:gridCol w:w="1399"/>
        <w:gridCol w:w="1267"/>
        <w:gridCol w:w="2104"/>
        <w:gridCol w:w="1487"/>
      </w:tblGrid>
      <w:tr w:rsidR="007D5B55" w:rsidRPr="007D5B55" w14:paraId="75150299" w14:textId="77777777" w:rsidTr="00FB3065">
        <w:tc>
          <w:tcPr>
            <w:tcW w:w="2082" w:type="dxa"/>
            <w:shd w:val="clear" w:color="auto" w:fill="F2F2F2"/>
          </w:tcPr>
          <w:p w14:paraId="2829DEC3" w14:textId="77777777" w:rsidR="007D5B55" w:rsidRPr="007D5B55" w:rsidRDefault="007D5B55" w:rsidP="002D530B">
            <w:pPr>
              <w:pStyle w:val="TAH"/>
              <w:rPr>
                <w:rFonts w:eastAsia="MS Mincho"/>
                <w:lang w:eastAsia="zh-CN"/>
              </w:rPr>
            </w:pPr>
            <w:r w:rsidRPr="007D5B55">
              <w:rPr>
                <w:rFonts w:eastAsia="MS Mincho"/>
              </w:rPr>
              <w:lastRenderedPageBreak/>
              <w:t>Use case</w:t>
            </w:r>
          </w:p>
          <w:p w14:paraId="6953B2E8" w14:textId="77777777" w:rsidR="007D5B55" w:rsidRPr="007D5B55" w:rsidRDefault="007D5B55" w:rsidP="002D530B">
            <w:pPr>
              <w:pStyle w:val="TAH"/>
              <w:rPr>
                <w:rFonts w:eastAsia="MS Mincho"/>
                <w:lang w:eastAsia="zh-CN"/>
              </w:rPr>
            </w:pPr>
            <w:r w:rsidRPr="007D5B55">
              <w:rPr>
                <w:rFonts w:eastAsia="MS Mincho"/>
                <w:lang w:eastAsia="zh-CN"/>
              </w:rPr>
              <w:t>(Clause #)</w:t>
            </w:r>
          </w:p>
        </w:tc>
        <w:tc>
          <w:tcPr>
            <w:tcW w:w="1194" w:type="dxa"/>
            <w:shd w:val="clear" w:color="auto" w:fill="F2F2F2"/>
          </w:tcPr>
          <w:p w14:paraId="4B0366D7" w14:textId="77777777" w:rsidR="007D5B55" w:rsidRPr="007D5B55" w:rsidRDefault="007D5B55" w:rsidP="002D530B">
            <w:pPr>
              <w:pStyle w:val="TAH"/>
              <w:rPr>
                <w:rFonts w:eastAsia="MS Mincho"/>
              </w:rPr>
            </w:pPr>
            <w:r w:rsidRPr="007D5B55">
              <w:rPr>
                <w:rFonts w:eastAsia="MS Mincho"/>
              </w:rPr>
              <w:t>Reliability (%)</w:t>
            </w:r>
          </w:p>
        </w:tc>
        <w:tc>
          <w:tcPr>
            <w:tcW w:w="1399" w:type="dxa"/>
            <w:shd w:val="clear" w:color="auto" w:fill="F2F2F2"/>
            <w:vAlign w:val="center"/>
          </w:tcPr>
          <w:p w14:paraId="5C8D29E9" w14:textId="77777777" w:rsidR="007D5B55" w:rsidRPr="007D5B55" w:rsidRDefault="007D5B55" w:rsidP="002D530B">
            <w:pPr>
              <w:pStyle w:val="TAH"/>
              <w:rPr>
                <w:rFonts w:eastAsia="MS Mincho"/>
              </w:rPr>
            </w:pPr>
            <w:r w:rsidRPr="007D5B55">
              <w:rPr>
                <w:rFonts w:eastAsia="MS Mincho"/>
                <w:lang w:eastAsia="zh-CN"/>
              </w:rPr>
              <w:t>L</w:t>
            </w:r>
            <w:r w:rsidRPr="007D5B55">
              <w:rPr>
                <w:rFonts w:eastAsia="MS Mincho"/>
              </w:rPr>
              <w:t>atency (ms)</w:t>
            </w:r>
          </w:p>
        </w:tc>
        <w:tc>
          <w:tcPr>
            <w:tcW w:w="1267" w:type="dxa"/>
            <w:shd w:val="clear" w:color="auto" w:fill="F2F2F2"/>
          </w:tcPr>
          <w:p w14:paraId="2E8DA763" w14:textId="77777777" w:rsidR="007D5B55" w:rsidRPr="007D5B55" w:rsidRDefault="007D5B55" w:rsidP="002D530B">
            <w:pPr>
              <w:pStyle w:val="TAH"/>
              <w:rPr>
                <w:rFonts w:eastAsia="MS Mincho"/>
                <w:lang w:eastAsia="zh-CN"/>
              </w:rPr>
            </w:pPr>
            <w:r w:rsidRPr="007D5B55">
              <w:rPr>
                <w:rFonts w:eastAsia="MS Mincho"/>
              </w:rPr>
              <w:t># of UEs</w:t>
            </w:r>
          </w:p>
          <w:p w14:paraId="0B5B4F58" w14:textId="77777777" w:rsidR="007D5B55" w:rsidRPr="007D5B55" w:rsidRDefault="007D5B55" w:rsidP="002D530B">
            <w:pPr>
              <w:pStyle w:val="TAH"/>
              <w:rPr>
                <w:rFonts w:eastAsia="MS Mincho"/>
                <w:lang w:eastAsia="zh-CN"/>
              </w:rPr>
            </w:pPr>
            <w:r w:rsidRPr="007D5B55">
              <w:rPr>
                <w:rFonts w:eastAsia="MS Mincho"/>
                <w:lang w:eastAsia="zh-CN"/>
              </w:rPr>
              <w:t>(per cell)</w:t>
            </w:r>
          </w:p>
        </w:tc>
        <w:tc>
          <w:tcPr>
            <w:tcW w:w="2104" w:type="dxa"/>
            <w:shd w:val="clear" w:color="auto" w:fill="F2F2F2"/>
          </w:tcPr>
          <w:p w14:paraId="48FF964B" w14:textId="77777777" w:rsidR="007D5B55" w:rsidRPr="007D5B55" w:rsidRDefault="007D5B55" w:rsidP="002D530B">
            <w:pPr>
              <w:pStyle w:val="TAH"/>
              <w:rPr>
                <w:rFonts w:eastAsia="MS Mincho"/>
                <w:lang w:eastAsia="zh-CN"/>
              </w:rPr>
            </w:pPr>
            <w:r w:rsidRPr="007D5B55">
              <w:rPr>
                <w:rFonts w:eastAsia="MS Mincho"/>
              </w:rPr>
              <w:t>Data packet size</w:t>
            </w:r>
            <w:r w:rsidRPr="007D5B55">
              <w:rPr>
                <w:rFonts w:eastAsia="DengXian"/>
                <w:lang w:eastAsia="zh-CN"/>
              </w:rPr>
              <w:t xml:space="preserve"> </w:t>
            </w:r>
            <w:r w:rsidRPr="007D5B55">
              <w:rPr>
                <w:rFonts w:eastAsia="MS Mincho"/>
                <w:lang w:eastAsia="zh-CN"/>
              </w:rPr>
              <w:t>and traffic model</w:t>
            </w:r>
          </w:p>
        </w:tc>
        <w:tc>
          <w:tcPr>
            <w:tcW w:w="1487" w:type="dxa"/>
            <w:shd w:val="clear" w:color="auto" w:fill="F2F2F2"/>
          </w:tcPr>
          <w:p w14:paraId="1035A559" w14:textId="77777777" w:rsidR="007D5B55" w:rsidRPr="007D5B55" w:rsidRDefault="007D5B55" w:rsidP="002D530B">
            <w:pPr>
              <w:pStyle w:val="TAH"/>
              <w:rPr>
                <w:rFonts w:eastAsia="MS Mincho"/>
                <w:lang w:eastAsia="zh-CN"/>
              </w:rPr>
            </w:pPr>
            <w:r w:rsidRPr="007D5B55">
              <w:rPr>
                <w:rFonts w:eastAsia="MS Mincho"/>
                <w:lang w:eastAsia="zh-CN"/>
              </w:rPr>
              <w:t xml:space="preserve">Description </w:t>
            </w:r>
          </w:p>
        </w:tc>
      </w:tr>
      <w:tr w:rsidR="007D5B55" w:rsidRPr="007D5B55" w14:paraId="10B4C2B3" w14:textId="77777777" w:rsidTr="00FB3065">
        <w:tc>
          <w:tcPr>
            <w:tcW w:w="2082" w:type="dxa"/>
          </w:tcPr>
          <w:p w14:paraId="42119B6C" w14:textId="77777777" w:rsidR="007D5B55" w:rsidRPr="007D5B55" w:rsidRDefault="007D5B55" w:rsidP="002D530B">
            <w:pPr>
              <w:pStyle w:val="TAL"/>
              <w:rPr>
                <w:lang w:eastAsia="zh-CN"/>
              </w:rPr>
            </w:pPr>
            <w:r w:rsidRPr="007D5B55">
              <w:rPr>
                <w:lang w:eastAsia="zh-CN"/>
              </w:rPr>
              <w:t>Transport Industry</w:t>
            </w:r>
          </w:p>
          <w:p w14:paraId="3884512E" w14:textId="77777777" w:rsidR="007D5B55" w:rsidRPr="007D5B55" w:rsidRDefault="007D5B55" w:rsidP="002D530B">
            <w:pPr>
              <w:pStyle w:val="TAL"/>
              <w:rPr>
                <w:lang w:eastAsia="zh-CN"/>
              </w:rPr>
            </w:pPr>
            <w:r w:rsidRPr="007D5B55">
              <w:rPr>
                <w:lang w:eastAsia="zh-CN"/>
              </w:rPr>
              <w:t>(22.186: 5.5)</w:t>
            </w:r>
          </w:p>
        </w:tc>
        <w:tc>
          <w:tcPr>
            <w:tcW w:w="1194" w:type="dxa"/>
          </w:tcPr>
          <w:p w14:paraId="472B2E79" w14:textId="77777777" w:rsidR="007D5B55" w:rsidRPr="007D5B55" w:rsidRDefault="007D5B55" w:rsidP="002D530B">
            <w:pPr>
              <w:pStyle w:val="TAL"/>
              <w:rPr>
                <w:lang w:eastAsia="zh-CN"/>
              </w:rPr>
            </w:pPr>
            <w:r w:rsidRPr="007D5B55">
              <w:rPr>
                <w:lang w:eastAsia="en-GB"/>
              </w:rPr>
              <w:t>[99.999]</w:t>
            </w:r>
          </w:p>
        </w:tc>
        <w:tc>
          <w:tcPr>
            <w:tcW w:w="1399" w:type="dxa"/>
          </w:tcPr>
          <w:p w14:paraId="5EA2ACD9" w14:textId="77777777" w:rsidR="007D5B55" w:rsidRPr="007D5B55" w:rsidRDefault="007D5B55" w:rsidP="002D530B">
            <w:pPr>
              <w:pStyle w:val="TAL"/>
              <w:rPr>
                <w:lang w:eastAsia="zh-CN"/>
              </w:rPr>
            </w:pPr>
            <w:r w:rsidRPr="007D5B55">
              <w:rPr>
                <w:lang w:eastAsia="zh-CN"/>
              </w:rPr>
              <w:t>[5] (end to end latency)</w:t>
            </w:r>
          </w:p>
        </w:tc>
        <w:tc>
          <w:tcPr>
            <w:tcW w:w="1267" w:type="dxa"/>
          </w:tcPr>
          <w:p w14:paraId="21CDF952" w14:textId="77777777" w:rsidR="007D5B55" w:rsidRPr="007D5B55" w:rsidRDefault="007D5B55" w:rsidP="002D530B">
            <w:pPr>
              <w:pStyle w:val="TAL"/>
              <w:rPr>
                <w:lang w:eastAsia="zh-CN"/>
              </w:rPr>
            </w:pPr>
            <w:r w:rsidRPr="007D5B55">
              <w:rPr>
                <w:lang w:eastAsia="zh-CN"/>
              </w:rPr>
              <w:t>[30]</w:t>
            </w:r>
          </w:p>
          <w:p w14:paraId="75E27542" w14:textId="77777777" w:rsidR="007D5B55" w:rsidRPr="007D5B55" w:rsidRDefault="007D5B55" w:rsidP="002D530B">
            <w:pPr>
              <w:pStyle w:val="TAL"/>
              <w:rPr>
                <w:lang w:eastAsia="zh-CN"/>
              </w:rPr>
            </w:pPr>
          </w:p>
        </w:tc>
        <w:tc>
          <w:tcPr>
            <w:tcW w:w="2104" w:type="dxa"/>
          </w:tcPr>
          <w:p w14:paraId="0BB96735" w14:textId="77777777" w:rsidR="007D5B55" w:rsidRPr="007D5B55" w:rsidRDefault="007D5B55" w:rsidP="002D530B">
            <w:pPr>
              <w:pStyle w:val="TAL"/>
              <w:rPr>
                <w:lang w:eastAsia="zh-CN"/>
              </w:rPr>
            </w:pPr>
            <w:r w:rsidRPr="007D5B55">
              <w:rPr>
                <w:lang w:eastAsia="zh-CN"/>
              </w:rPr>
              <w:t>DL: [</w:t>
            </w:r>
            <w:ins w:id="1060" w:author="huawei" w:date="2018-08-23T23:45:00Z">
              <w:r w:rsidRPr="007D5B55">
                <w:rPr>
                  <w:rFonts w:eastAsia="DengXian"/>
                  <w:lang w:eastAsia="zh-CN"/>
                </w:rPr>
                <w:t>TBD</w:t>
              </w:r>
            </w:ins>
            <w:r w:rsidRPr="007D5B55">
              <w:rPr>
                <w:lang w:eastAsia="zh-CN"/>
              </w:rPr>
              <w:t>] byte; ftp model 3 with arrival interval [</w:t>
            </w:r>
            <w:ins w:id="1061" w:author="huawei" w:date="2018-08-23T23:45:00Z">
              <w:r w:rsidRPr="007D5B55">
                <w:rPr>
                  <w:rFonts w:eastAsia="DengXian"/>
                  <w:lang w:eastAsia="zh-CN"/>
                </w:rPr>
                <w:t>TBD</w:t>
              </w:r>
            </w:ins>
            <w:r w:rsidRPr="007D5B55">
              <w:rPr>
                <w:lang w:eastAsia="zh-CN"/>
              </w:rPr>
              <w:t>] s</w:t>
            </w:r>
          </w:p>
          <w:p w14:paraId="62B9040A" w14:textId="77777777" w:rsidR="007D5B55" w:rsidRPr="007D5B55" w:rsidRDefault="007D5B55" w:rsidP="002D530B">
            <w:pPr>
              <w:pStyle w:val="TAL"/>
              <w:rPr>
                <w:lang w:eastAsia="zh-CN"/>
              </w:rPr>
            </w:pPr>
            <w:r w:rsidRPr="007D5B55">
              <w:rPr>
                <w:lang w:eastAsia="zh-CN"/>
              </w:rPr>
              <w:t>UL: [</w:t>
            </w:r>
            <w:ins w:id="1062" w:author="huawei" w:date="2018-08-23T23:45:00Z">
              <w:r w:rsidRPr="007D5B55">
                <w:rPr>
                  <w:rFonts w:eastAsia="DengXian"/>
                  <w:lang w:eastAsia="zh-CN"/>
                </w:rPr>
                <w:t>TBD</w:t>
              </w:r>
            </w:ins>
            <w:r w:rsidRPr="007D5B55">
              <w:rPr>
                <w:lang w:eastAsia="zh-CN"/>
              </w:rPr>
              <w:t>] byte; Periodic with arrival interval [</w:t>
            </w:r>
            <w:ins w:id="1063" w:author="huawei" w:date="2018-08-23T23:45:00Z">
              <w:r w:rsidRPr="007D5B55">
                <w:rPr>
                  <w:rFonts w:eastAsia="DengXian"/>
                  <w:lang w:eastAsia="zh-CN"/>
                </w:rPr>
                <w:t>TBD</w:t>
              </w:r>
            </w:ins>
            <w:r w:rsidRPr="007D5B55">
              <w:rPr>
                <w:lang w:eastAsia="zh-CN"/>
              </w:rPr>
              <w:t xml:space="preserve">] s </w:t>
            </w:r>
          </w:p>
        </w:tc>
        <w:tc>
          <w:tcPr>
            <w:tcW w:w="1487" w:type="dxa"/>
          </w:tcPr>
          <w:p w14:paraId="6EDCDEC7" w14:textId="77777777" w:rsidR="007D5B55" w:rsidRPr="007D5B55" w:rsidRDefault="007D5B55" w:rsidP="002D530B">
            <w:pPr>
              <w:pStyle w:val="TAL"/>
              <w:rPr>
                <w:lang w:eastAsia="zh-CN"/>
              </w:rPr>
            </w:pPr>
            <w:r w:rsidRPr="007D5B55">
              <w:rPr>
                <w:lang w:eastAsia="zh-CN"/>
              </w:rPr>
              <w:t xml:space="preserve">Remote driving </w:t>
            </w:r>
          </w:p>
          <w:p w14:paraId="2A5B6EC2" w14:textId="77777777" w:rsidR="007D5B55" w:rsidRPr="007D5B55" w:rsidRDefault="007D5B55" w:rsidP="002D530B">
            <w:pPr>
              <w:pStyle w:val="TAL"/>
              <w:rPr>
                <w:lang w:eastAsia="zh-CN"/>
              </w:rPr>
            </w:pPr>
          </w:p>
        </w:tc>
      </w:tr>
      <w:tr w:rsidR="007D5B55" w:rsidRPr="007D5B55" w14:paraId="0C5A676E" w14:textId="77777777" w:rsidTr="00FB3065">
        <w:trPr>
          <w:trHeight w:val="178"/>
        </w:trPr>
        <w:tc>
          <w:tcPr>
            <w:tcW w:w="2082" w:type="dxa"/>
            <w:vMerge w:val="restart"/>
          </w:tcPr>
          <w:p w14:paraId="019E05AD" w14:textId="77777777" w:rsidR="007D5B55" w:rsidRPr="007D5B55" w:rsidRDefault="007D5B55" w:rsidP="002D530B">
            <w:pPr>
              <w:pStyle w:val="TAL"/>
              <w:rPr>
                <w:lang w:eastAsia="zh-CN"/>
              </w:rPr>
            </w:pPr>
            <w:r w:rsidRPr="007D5B55">
              <w:rPr>
                <w:lang w:eastAsia="zh-CN"/>
              </w:rPr>
              <w:t>Power distribution</w:t>
            </w:r>
          </w:p>
          <w:p w14:paraId="264C7D9D" w14:textId="77777777" w:rsidR="007D5B55" w:rsidRPr="007D5B55" w:rsidRDefault="007D5B55" w:rsidP="002D530B">
            <w:pPr>
              <w:pStyle w:val="TAL"/>
              <w:rPr>
                <w:lang w:eastAsia="zh-CN"/>
              </w:rPr>
            </w:pPr>
            <w:r w:rsidRPr="007D5B55">
              <w:rPr>
                <w:lang w:eastAsia="zh-CN"/>
              </w:rPr>
              <w:t>(22.804:5.6.4 &amp;5.6.6)</w:t>
            </w:r>
          </w:p>
        </w:tc>
        <w:tc>
          <w:tcPr>
            <w:tcW w:w="1194" w:type="dxa"/>
          </w:tcPr>
          <w:p w14:paraId="5F7BB99D" w14:textId="77777777" w:rsidR="007D5B55" w:rsidRPr="007D5B55" w:rsidRDefault="007D5B55" w:rsidP="002D530B">
            <w:pPr>
              <w:pStyle w:val="TAL"/>
              <w:rPr>
                <w:lang w:eastAsia="zh-CN"/>
              </w:rPr>
            </w:pPr>
            <w:r w:rsidRPr="007D5B55">
              <w:rPr>
                <w:lang w:eastAsia="en-GB"/>
              </w:rPr>
              <w:t>99</w:t>
            </w:r>
            <w:r w:rsidRPr="007D5B55">
              <w:rPr>
                <w:lang w:eastAsia="zh-CN"/>
              </w:rPr>
              <w:t>.</w:t>
            </w:r>
            <w:r w:rsidRPr="007D5B55">
              <w:rPr>
                <w:lang w:eastAsia="en-GB"/>
              </w:rPr>
              <w:t>9999</w:t>
            </w:r>
          </w:p>
        </w:tc>
        <w:tc>
          <w:tcPr>
            <w:tcW w:w="1399" w:type="dxa"/>
          </w:tcPr>
          <w:p w14:paraId="288CAF9D" w14:textId="77777777" w:rsidR="007D5B55" w:rsidRPr="007D5B55" w:rsidRDefault="007D5B55" w:rsidP="002D530B">
            <w:pPr>
              <w:pStyle w:val="TAL"/>
              <w:rPr>
                <w:lang w:eastAsia="zh-CN"/>
              </w:rPr>
            </w:pPr>
            <w:r w:rsidRPr="007D5B55">
              <w:rPr>
                <w:lang w:eastAsia="zh-CN"/>
              </w:rPr>
              <w:t>5(end to end latency)</w:t>
            </w:r>
          </w:p>
        </w:tc>
        <w:tc>
          <w:tcPr>
            <w:tcW w:w="1267" w:type="dxa"/>
          </w:tcPr>
          <w:p w14:paraId="3839E7A9" w14:textId="77777777" w:rsidR="007D5B55" w:rsidRPr="007D5B55" w:rsidRDefault="007D5B55" w:rsidP="002D530B">
            <w:pPr>
              <w:pStyle w:val="TAL"/>
              <w:rPr>
                <w:lang w:eastAsia="zh-CN"/>
              </w:rPr>
            </w:pPr>
            <w:r w:rsidRPr="007D5B55">
              <w:rPr>
                <w:lang w:eastAsia="zh-CN"/>
              </w:rPr>
              <w:t>8</w:t>
            </w:r>
          </w:p>
        </w:tc>
        <w:tc>
          <w:tcPr>
            <w:tcW w:w="2104" w:type="dxa"/>
          </w:tcPr>
          <w:p w14:paraId="20791F21" w14:textId="77777777" w:rsidR="007D5B55" w:rsidRPr="007D5B55" w:rsidRDefault="007D5B55" w:rsidP="002D530B">
            <w:pPr>
              <w:pStyle w:val="TAL"/>
              <w:rPr>
                <w:lang w:eastAsia="zh-CN"/>
              </w:rPr>
            </w:pPr>
            <w:r w:rsidRPr="007D5B55">
              <w:rPr>
                <w:lang w:eastAsia="zh-CN"/>
              </w:rPr>
              <w:t xml:space="preserve">[80] byte </w:t>
            </w:r>
          </w:p>
          <w:p w14:paraId="61ABFB92" w14:textId="77777777" w:rsidR="007D5B55" w:rsidRPr="007D5B55" w:rsidRDefault="007D5B55" w:rsidP="002D530B">
            <w:pPr>
              <w:pStyle w:val="TAL"/>
              <w:rPr>
                <w:lang w:eastAsia="zh-CN"/>
              </w:rPr>
            </w:pPr>
            <w:r w:rsidRPr="007D5B55">
              <w:rPr>
                <w:lang w:eastAsia="zh-CN"/>
              </w:rPr>
              <w:t>ftp model 3 with arrival interval 100ms</w:t>
            </w:r>
          </w:p>
        </w:tc>
        <w:tc>
          <w:tcPr>
            <w:tcW w:w="1487" w:type="dxa"/>
          </w:tcPr>
          <w:p w14:paraId="1DDEEDED" w14:textId="77777777" w:rsidR="007D5B55" w:rsidRPr="007D5B55" w:rsidRDefault="007D5B55" w:rsidP="002D530B">
            <w:pPr>
              <w:pStyle w:val="TAL"/>
              <w:rPr>
                <w:lang w:eastAsia="zh-CN"/>
              </w:rPr>
            </w:pPr>
            <w:r w:rsidRPr="007D5B55">
              <w:rPr>
                <w:lang w:eastAsia="en-GB"/>
              </w:rPr>
              <w:t>Power distribution grid fault and outage management</w:t>
            </w:r>
            <w:r w:rsidRPr="007D5B55">
              <w:rPr>
                <w:lang w:eastAsia="zh-CN"/>
              </w:rPr>
              <w:t xml:space="preserve"> </w:t>
            </w:r>
          </w:p>
        </w:tc>
      </w:tr>
      <w:tr w:rsidR="007D5B55" w:rsidRPr="007D5B55" w14:paraId="3081675D" w14:textId="77777777" w:rsidTr="00FB3065">
        <w:trPr>
          <w:trHeight w:val="178"/>
        </w:trPr>
        <w:tc>
          <w:tcPr>
            <w:tcW w:w="2082" w:type="dxa"/>
            <w:vMerge/>
          </w:tcPr>
          <w:p w14:paraId="033EA1A2" w14:textId="77777777" w:rsidR="007D5B55" w:rsidRPr="007D5B55" w:rsidRDefault="007D5B55" w:rsidP="002D530B">
            <w:pPr>
              <w:pStyle w:val="TAL"/>
              <w:rPr>
                <w:lang w:eastAsia="zh-CN"/>
              </w:rPr>
            </w:pPr>
          </w:p>
        </w:tc>
        <w:tc>
          <w:tcPr>
            <w:tcW w:w="1194" w:type="dxa"/>
          </w:tcPr>
          <w:p w14:paraId="14CB7FF2" w14:textId="77777777" w:rsidR="007D5B55" w:rsidRPr="007D5B55" w:rsidRDefault="007D5B55" w:rsidP="002D530B">
            <w:pPr>
              <w:pStyle w:val="TAL"/>
              <w:rPr>
                <w:lang w:eastAsia="zh-CN"/>
              </w:rPr>
            </w:pPr>
            <w:r w:rsidRPr="007D5B55">
              <w:rPr>
                <w:lang w:eastAsia="zh-CN"/>
              </w:rPr>
              <w:t>[</w:t>
            </w:r>
            <w:r w:rsidRPr="007D5B55">
              <w:rPr>
                <w:lang w:eastAsia="en-GB"/>
              </w:rPr>
              <w:t>99.999</w:t>
            </w:r>
            <w:r w:rsidRPr="007D5B55">
              <w:rPr>
                <w:lang w:eastAsia="zh-CN"/>
              </w:rPr>
              <w:t xml:space="preserve">] </w:t>
            </w:r>
          </w:p>
        </w:tc>
        <w:tc>
          <w:tcPr>
            <w:tcW w:w="1399" w:type="dxa"/>
          </w:tcPr>
          <w:p w14:paraId="5DF83451" w14:textId="77777777" w:rsidR="007D5B55" w:rsidRPr="007D5B55" w:rsidRDefault="007D5B55" w:rsidP="002D530B">
            <w:pPr>
              <w:pStyle w:val="TAL"/>
              <w:rPr>
                <w:lang w:eastAsia="zh-CN"/>
              </w:rPr>
            </w:pPr>
            <w:r w:rsidRPr="007D5B55">
              <w:rPr>
                <w:lang w:eastAsia="zh-CN"/>
              </w:rPr>
              <w:t>15(end to end latency)</w:t>
            </w:r>
          </w:p>
        </w:tc>
        <w:tc>
          <w:tcPr>
            <w:tcW w:w="1267" w:type="dxa"/>
          </w:tcPr>
          <w:p w14:paraId="15FBEA42" w14:textId="77777777" w:rsidR="007D5B55" w:rsidRPr="007D5B55" w:rsidRDefault="007D5B55" w:rsidP="002D530B">
            <w:pPr>
              <w:pStyle w:val="TAL"/>
              <w:rPr>
                <w:lang w:eastAsia="zh-CN"/>
              </w:rPr>
            </w:pPr>
            <w:r w:rsidRPr="007D5B55">
              <w:rPr>
                <w:lang w:eastAsia="zh-CN"/>
              </w:rPr>
              <w:t>8</w:t>
            </w:r>
          </w:p>
        </w:tc>
        <w:tc>
          <w:tcPr>
            <w:tcW w:w="2104" w:type="dxa"/>
          </w:tcPr>
          <w:p w14:paraId="7C56AFDA" w14:textId="77777777" w:rsidR="007D5B55" w:rsidRPr="007D5B55" w:rsidRDefault="007D5B55" w:rsidP="002D530B">
            <w:pPr>
              <w:pStyle w:val="TAL"/>
              <w:rPr>
                <w:lang w:eastAsia="zh-CN"/>
              </w:rPr>
            </w:pPr>
            <w:r w:rsidRPr="007D5B55">
              <w:rPr>
                <w:lang w:eastAsia="zh-CN"/>
              </w:rPr>
              <w:t xml:space="preserve">250 byte </w:t>
            </w:r>
          </w:p>
          <w:p w14:paraId="24A54225" w14:textId="77777777" w:rsidR="007D5B55" w:rsidRPr="007D5B55" w:rsidRDefault="007D5B55" w:rsidP="002D530B">
            <w:pPr>
              <w:pStyle w:val="TAL"/>
              <w:rPr>
                <w:lang w:eastAsia="zh-CN"/>
              </w:rPr>
            </w:pPr>
            <w:r w:rsidRPr="007D5B55">
              <w:rPr>
                <w:lang w:eastAsia="zh-CN"/>
              </w:rPr>
              <w:t>Periodic and deterministic with arrival interval 0.833 ms</w:t>
            </w:r>
          </w:p>
        </w:tc>
        <w:tc>
          <w:tcPr>
            <w:tcW w:w="1487" w:type="dxa"/>
          </w:tcPr>
          <w:p w14:paraId="72E75A55" w14:textId="77777777" w:rsidR="007D5B55" w:rsidRPr="007D5B55" w:rsidRDefault="007D5B55" w:rsidP="002D530B">
            <w:pPr>
              <w:pStyle w:val="TAL"/>
              <w:rPr>
                <w:lang w:eastAsia="zh-CN"/>
              </w:rPr>
            </w:pPr>
            <w:r w:rsidRPr="007D5B55">
              <w:rPr>
                <w:lang w:eastAsia="en-GB"/>
              </w:rPr>
              <w:t>Differential protection</w:t>
            </w:r>
          </w:p>
        </w:tc>
      </w:tr>
      <w:tr w:rsidR="007D5B55" w:rsidRPr="007D5B55" w14:paraId="02A74547" w14:textId="77777777" w:rsidTr="00FB3065">
        <w:tc>
          <w:tcPr>
            <w:tcW w:w="2082" w:type="dxa"/>
          </w:tcPr>
          <w:p w14:paraId="6F67379E" w14:textId="77777777" w:rsidR="007D5B55" w:rsidRPr="007D5B55" w:rsidRDefault="007D5B55" w:rsidP="002D530B">
            <w:pPr>
              <w:pStyle w:val="TAL"/>
              <w:rPr>
                <w:lang w:eastAsia="zh-CN"/>
              </w:rPr>
            </w:pPr>
            <w:r w:rsidRPr="007D5B55">
              <w:rPr>
                <w:lang w:eastAsia="zh-CN"/>
              </w:rPr>
              <w:t>Factory automation</w:t>
            </w:r>
          </w:p>
          <w:p w14:paraId="65CDAA9F" w14:textId="77777777" w:rsidR="007D5B55" w:rsidRPr="007D5B55" w:rsidRDefault="007D5B55" w:rsidP="002D530B">
            <w:pPr>
              <w:pStyle w:val="TAL"/>
              <w:rPr>
                <w:lang w:eastAsia="zh-CN"/>
              </w:rPr>
            </w:pPr>
            <w:r w:rsidRPr="007D5B55">
              <w:rPr>
                <w:lang w:eastAsia="zh-CN"/>
              </w:rPr>
              <w:t>(22.804: 5.3.2)</w:t>
            </w:r>
          </w:p>
        </w:tc>
        <w:tc>
          <w:tcPr>
            <w:tcW w:w="1194" w:type="dxa"/>
          </w:tcPr>
          <w:p w14:paraId="1E178A47" w14:textId="77777777" w:rsidR="007D5B55" w:rsidRPr="007D5B55" w:rsidRDefault="007D5B55" w:rsidP="002D530B">
            <w:pPr>
              <w:pStyle w:val="TAL"/>
              <w:rPr>
                <w:lang w:eastAsia="zh-CN"/>
              </w:rPr>
            </w:pPr>
            <w:r w:rsidRPr="007D5B55">
              <w:rPr>
                <w:lang w:eastAsia="en-GB"/>
              </w:rPr>
              <w:t>99</w:t>
            </w:r>
            <w:r w:rsidRPr="007D5B55">
              <w:rPr>
                <w:lang w:eastAsia="zh-CN"/>
              </w:rPr>
              <w:t>.</w:t>
            </w:r>
            <w:r w:rsidRPr="007D5B55">
              <w:rPr>
                <w:lang w:eastAsia="en-GB"/>
              </w:rPr>
              <w:t>9999</w:t>
            </w:r>
          </w:p>
        </w:tc>
        <w:tc>
          <w:tcPr>
            <w:tcW w:w="1399" w:type="dxa"/>
          </w:tcPr>
          <w:p w14:paraId="08208A95" w14:textId="77777777" w:rsidR="007D5B55" w:rsidRPr="007D5B55" w:rsidRDefault="007D5B55" w:rsidP="002D530B">
            <w:pPr>
              <w:pStyle w:val="TAL"/>
              <w:rPr>
                <w:lang w:eastAsia="zh-CN"/>
              </w:rPr>
            </w:pPr>
            <w:r w:rsidRPr="007D5B55">
              <w:rPr>
                <w:rFonts w:eastAsia="DengXian"/>
                <w:lang w:eastAsia="zh-CN"/>
              </w:rPr>
              <w:t>[</w:t>
            </w:r>
            <w:r w:rsidRPr="007D5B55">
              <w:rPr>
                <w:lang w:eastAsia="zh-CN"/>
              </w:rPr>
              <w:t>2</w:t>
            </w:r>
            <w:ins w:id="1064" w:author="huawei" w:date="2018-08-24T15:24:00Z">
              <w:r w:rsidRPr="007D5B55">
                <w:rPr>
                  <w:rFonts w:eastAsia="DengXian"/>
                  <w:lang w:eastAsia="zh-CN"/>
                </w:rPr>
                <w:t>]</w:t>
              </w:r>
            </w:ins>
            <w:r w:rsidRPr="007D5B55">
              <w:rPr>
                <w:lang w:eastAsia="zh-CN"/>
              </w:rPr>
              <w:t>(end to end latency)</w:t>
            </w:r>
          </w:p>
        </w:tc>
        <w:tc>
          <w:tcPr>
            <w:tcW w:w="1267" w:type="dxa"/>
          </w:tcPr>
          <w:p w14:paraId="63711FDD" w14:textId="77777777" w:rsidR="007D5B55" w:rsidRPr="007D5B55" w:rsidRDefault="007D5B55" w:rsidP="002D530B">
            <w:pPr>
              <w:pStyle w:val="TAL"/>
              <w:rPr>
                <w:lang w:eastAsia="zh-CN"/>
              </w:rPr>
            </w:pPr>
            <w:r w:rsidRPr="007D5B55">
              <w:rPr>
                <w:lang w:eastAsia="zh-CN"/>
              </w:rPr>
              <w:t xml:space="preserve"> [4, 40]</w:t>
            </w:r>
          </w:p>
        </w:tc>
        <w:tc>
          <w:tcPr>
            <w:tcW w:w="2104" w:type="dxa"/>
          </w:tcPr>
          <w:p w14:paraId="05E041CC" w14:textId="77777777" w:rsidR="007D5B55" w:rsidRPr="007D5B55" w:rsidRDefault="007D5B55" w:rsidP="002D530B">
            <w:pPr>
              <w:pStyle w:val="TAL"/>
              <w:rPr>
                <w:rFonts w:eastAsia="DengXian"/>
                <w:lang w:eastAsia="zh-CN"/>
              </w:rPr>
            </w:pPr>
            <w:r w:rsidRPr="007D5B55">
              <w:rPr>
                <w:lang w:eastAsia="zh-CN"/>
              </w:rPr>
              <w:t>20 byte, 50 byte</w:t>
            </w:r>
          </w:p>
          <w:p w14:paraId="0748E0CA" w14:textId="77777777" w:rsidR="007D5B55" w:rsidRPr="007D5B55" w:rsidRDefault="007D5B55" w:rsidP="002D530B">
            <w:pPr>
              <w:pStyle w:val="TAL"/>
              <w:rPr>
                <w:rFonts w:eastAsia="DengXian"/>
                <w:lang w:eastAsia="zh-CN"/>
              </w:rPr>
            </w:pPr>
            <w:r w:rsidRPr="007D5B55">
              <w:rPr>
                <w:rFonts w:eastAsia="DengXian"/>
                <w:lang w:eastAsia="zh-CN"/>
              </w:rPr>
              <w:t>P</w:t>
            </w:r>
            <w:ins w:id="1065" w:author="huawei" w:date="2018-08-23T23:50:00Z">
              <w:r w:rsidRPr="007D5B55">
                <w:rPr>
                  <w:rFonts w:eastAsia="DengXian"/>
                  <w:lang w:eastAsia="zh-CN"/>
                </w:rPr>
                <w:t>eriodic and deterministic traffic model</w:t>
              </w:r>
            </w:ins>
          </w:p>
        </w:tc>
        <w:tc>
          <w:tcPr>
            <w:tcW w:w="1487" w:type="dxa"/>
          </w:tcPr>
          <w:p w14:paraId="11E46945" w14:textId="77777777" w:rsidR="007D5B55" w:rsidRPr="007D5B55" w:rsidRDefault="007D5B55" w:rsidP="002D530B">
            <w:pPr>
              <w:pStyle w:val="TAL"/>
              <w:rPr>
                <w:lang w:eastAsia="zh-CN"/>
              </w:rPr>
            </w:pPr>
            <w:r w:rsidRPr="007D5B55">
              <w:rPr>
                <w:lang w:eastAsia="en-GB"/>
              </w:rPr>
              <w:t>Motion control</w:t>
            </w:r>
          </w:p>
        </w:tc>
      </w:tr>
      <w:tr w:rsidR="007D5B55" w:rsidRPr="007D5B55" w14:paraId="7B6BA80F" w14:textId="77777777" w:rsidTr="00FB3065">
        <w:tc>
          <w:tcPr>
            <w:tcW w:w="2082" w:type="dxa"/>
          </w:tcPr>
          <w:p w14:paraId="661953A9" w14:textId="77777777" w:rsidR="007D5B55" w:rsidRPr="007D5B55" w:rsidRDefault="007D5B55" w:rsidP="002D530B">
            <w:pPr>
              <w:pStyle w:val="TAL"/>
              <w:rPr>
                <w:rFonts w:eastAsia="DengXian"/>
                <w:lang w:eastAsia="zh-CN"/>
              </w:rPr>
            </w:pPr>
            <w:r w:rsidRPr="007D5B55">
              <w:rPr>
                <w:rFonts w:eastAsia="DengXian"/>
                <w:lang w:eastAsia="zh-CN"/>
              </w:rPr>
              <w:t>R</w:t>
            </w:r>
            <w:ins w:id="1066" w:author="huawei" w:date="2018-08-23T23:51:00Z">
              <w:r w:rsidRPr="007D5B55">
                <w:rPr>
                  <w:rFonts w:eastAsia="DengXian"/>
                  <w:lang w:eastAsia="zh-CN"/>
                </w:rPr>
                <w:t xml:space="preserve">el-15 enabled </w:t>
              </w:r>
            </w:ins>
            <w:r w:rsidRPr="007D5B55">
              <w:rPr>
                <w:lang w:eastAsia="zh-CN"/>
              </w:rPr>
              <w:t>use case</w:t>
            </w:r>
            <w:ins w:id="1067" w:author="huawei" w:date="2018-08-23T23:51:00Z">
              <w:r w:rsidRPr="007D5B55">
                <w:rPr>
                  <w:rFonts w:eastAsia="DengXian"/>
                  <w:lang w:eastAsia="zh-CN"/>
                </w:rPr>
                <w:t xml:space="preserve"> (e.g. AR/VR)</w:t>
              </w:r>
            </w:ins>
          </w:p>
        </w:tc>
        <w:tc>
          <w:tcPr>
            <w:tcW w:w="1194" w:type="dxa"/>
          </w:tcPr>
          <w:p w14:paraId="74AB744D" w14:textId="77777777" w:rsidR="007D5B55" w:rsidRPr="007D5B55" w:rsidRDefault="007D5B55" w:rsidP="002D530B">
            <w:pPr>
              <w:pStyle w:val="TAL"/>
              <w:rPr>
                <w:lang w:eastAsia="zh-CN"/>
              </w:rPr>
            </w:pPr>
            <w:r w:rsidRPr="007D5B55">
              <w:rPr>
                <w:lang w:eastAsia="en-GB"/>
              </w:rPr>
              <w:t>99.999</w:t>
            </w:r>
            <w:r w:rsidRPr="007D5B55">
              <w:rPr>
                <w:lang w:eastAsia="zh-CN"/>
              </w:rPr>
              <w:t xml:space="preserve"> </w:t>
            </w:r>
          </w:p>
        </w:tc>
        <w:tc>
          <w:tcPr>
            <w:tcW w:w="1399" w:type="dxa"/>
          </w:tcPr>
          <w:p w14:paraId="7099B31E" w14:textId="77777777" w:rsidR="007D5B55" w:rsidRPr="007D5B55" w:rsidRDefault="007D5B55" w:rsidP="002D530B">
            <w:pPr>
              <w:pStyle w:val="TAL"/>
              <w:rPr>
                <w:lang w:eastAsia="zh-CN"/>
              </w:rPr>
            </w:pPr>
            <w:r w:rsidRPr="007D5B55">
              <w:rPr>
                <w:lang w:eastAsia="zh-CN"/>
              </w:rPr>
              <w:t>[1ms] (air interface delay)</w:t>
            </w:r>
          </w:p>
        </w:tc>
        <w:tc>
          <w:tcPr>
            <w:tcW w:w="1267" w:type="dxa"/>
          </w:tcPr>
          <w:p w14:paraId="53797D8F" w14:textId="77777777" w:rsidR="007D5B55" w:rsidRPr="007D5B55" w:rsidRDefault="007D5B55" w:rsidP="002D530B">
            <w:pPr>
              <w:pStyle w:val="TAL"/>
              <w:rPr>
                <w:lang w:eastAsia="zh-CN"/>
              </w:rPr>
            </w:pPr>
            <w:r w:rsidRPr="007D5B55">
              <w:rPr>
                <w:lang w:eastAsia="zh-CN"/>
              </w:rPr>
              <w:t>1, 5, 10, 20</w:t>
            </w:r>
          </w:p>
        </w:tc>
        <w:tc>
          <w:tcPr>
            <w:tcW w:w="2104" w:type="dxa"/>
          </w:tcPr>
          <w:p w14:paraId="76D2B3EF" w14:textId="77777777" w:rsidR="007D5B55" w:rsidRPr="007D5B55" w:rsidRDefault="007D5B55" w:rsidP="002D530B">
            <w:pPr>
              <w:pStyle w:val="TAL"/>
              <w:rPr>
                <w:lang w:eastAsia="zh-CN"/>
              </w:rPr>
            </w:pPr>
            <w:r w:rsidRPr="007D5B55">
              <w:rPr>
                <w:lang w:eastAsia="zh-CN"/>
              </w:rPr>
              <w:t>[</w:t>
            </w:r>
            <w:r w:rsidRPr="007D5B55">
              <w:rPr>
                <w:lang w:eastAsia="en-GB"/>
              </w:rPr>
              <w:t>32, 256</w:t>
            </w:r>
            <w:r w:rsidRPr="007D5B55">
              <w:rPr>
                <w:lang w:eastAsia="zh-CN"/>
              </w:rPr>
              <w:t xml:space="preserve">] bytes </w:t>
            </w:r>
          </w:p>
          <w:p w14:paraId="0C4DC1A0" w14:textId="77777777" w:rsidR="007D5B55" w:rsidRPr="007D5B55" w:rsidRDefault="007D5B55" w:rsidP="002D530B">
            <w:pPr>
              <w:pStyle w:val="TAL"/>
              <w:rPr>
                <w:lang w:eastAsia="zh-CN"/>
              </w:rPr>
            </w:pPr>
            <w:r w:rsidRPr="007D5B55">
              <w:rPr>
                <w:lang w:eastAsia="zh-CN"/>
              </w:rPr>
              <w:t>FTP model 2/3 or periodic with different arrival rates</w:t>
            </w:r>
          </w:p>
        </w:tc>
        <w:tc>
          <w:tcPr>
            <w:tcW w:w="1487" w:type="dxa"/>
          </w:tcPr>
          <w:p w14:paraId="1E09DCE3" w14:textId="77777777" w:rsidR="007D5B55" w:rsidRPr="007D5B55" w:rsidRDefault="007D5B55" w:rsidP="002D530B">
            <w:pPr>
              <w:pStyle w:val="TAL"/>
              <w:rPr>
                <w:lang w:eastAsia="zh-CN"/>
              </w:rPr>
            </w:pPr>
            <w:r w:rsidRPr="007D5B55">
              <w:rPr>
                <w:lang w:eastAsia="zh-CN"/>
              </w:rPr>
              <w:t xml:space="preserve">Companies report the combination of the requirement </w:t>
            </w:r>
          </w:p>
        </w:tc>
      </w:tr>
    </w:tbl>
    <w:p w14:paraId="6C1B3F1B" w14:textId="77777777" w:rsidR="007D5B55" w:rsidRPr="007D5B55" w:rsidRDefault="007D5B55" w:rsidP="007D5B55">
      <w:pPr>
        <w:numPr>
          <w:ilvl w:val="1"/>
          <w:numId w:val="132"/>
        </w:numPr>
        <w:rPr>
          <w:szCs w:val="20"/>
        </w:rPr>
      </w:pPr>
      <w:r w:rsidRPr="007D5B55">
        <w:rPr>
          <w:rFonts w:hint="eastAsia"/>
          <w:szCs w:val="20"/>
          <w:lang w:eastAsia="zh-CN"/>
        </w:rPr>
        <w:t>A</w:t>
      </w:r>
      <w:ins w:id="1068" w:author="huawei" w:date="2018-08-23T23:53:00Z">
        <w:r w:rsidRPr="007D5B55">
          <w:rPr>
            <w:rFonts w:hint="eastAsia"/>
            <w:szCs w:val="20"/>
            <w:lang w:eastAsia="zh-CN"/>
          </w:rPr>
          <w:t xml:space="preserve">ll the entries </w:t>
        </w:r>
      </w:ins>
      <w:r w:rsidRPr="007D5B55">
        <w:rPr>
          <w:szCs w:val="20"/>
        </w:rPr>
        <w:t>in the above table are subject to further discussion which can be revisited in the next meeting</w:t>
      </w:r>
    </w:p>
    <w:p w14:paraId="6C50F228" w14:textId="153FBD0B" w:rsidR="007D5B55" w:rsidRPr="007D5B55" w:rsidRDefault="007D5B55" w:rsidP="007D5B55">
      <w:pPr>
        <w:numPr>
          <w:ilvl w:val="1"/>
          <w:numId w:val="132"/>
        </w:numPr>
        <w:rPr>
          <w:szCs w:val="20"/>
        </w:rPr>
      </w:pPr>
      <w:r w:rsidRPr="007D5B55">
        <w:rPr>
          <w:szCs w:val="20"/>
        </w:rPr>
        <w:t xml:space="preserve">Note: The details on above the requirements can refer to </w:t>
      </w:r>
      <w:hyperlink r:id="rId2120" w:history="1">
        <w:r w:rsidRPr="007D5B55">
          <w:rPr>
            <w:color w:val="0000FF"/>
            <w:szCs w:val="20"/>
            <w:u w:val="single"/>
          </w:rPr>
          <w:t>R1-1809337</w:t>
        </w:r>
      </w:hyperlink>
      <w:r w:rsidRPr="007D5B55">
        <w:rPr>
          <w:szCs w:val="20"/>
        </w:rPr>
        <w:t>.</w:t>
      </w:r>
    </w:p>
    <w:p w14:paraId="7866D267" w14:textId="77777777" w:rsidR="007D5B55" w:rsidRPr="007D5B55" w:rsidRDefault="007D5B55" w:rsidP="007D5B55">
      <w:pPr>
        <w:numPr>
          <w:ilvl w:val="1"/>
          <w:numId w:val="132"/>
        </w:numPr>
        <w:rPr>
          <w:ins w:id="1069" w:author="huawei" w:date="2018-08-23T23:54:00Z"/>
          <w:szCs w:val="20"/>
        </w:rPr>
      </w:pPr>
      <w:ins w:id="1070" w:author="huawei" w:date="2018-08-23T23:54:00Z">
        <w:r w:rsidRPr="007D5B55">
          <w:rPr>
            <w:szCs w:val="20"/>
          </w:rPr>
          <w:t>N</w:t>
        </w:r>
      </w:ins>
      <w:r w:rsidRPr="007D5B55">
        <w:rPr>
          <w:szCs w:val="20"/>
        </w:rPr>
        <w:t>ote: 3ms ~ 10ms CN delay for differential protection (i.e. power distribution case 2) could be considered.</w:t>
      </w:r>
    </w:p>
    <w:p w14:paraId="1BA2AC96" w14:textId="77777777" w:rsidR="007D5B55" w:rsidRPr="007D5B55" w:rsidRDefault="007D5B55" w:rsidP="007D5B55">
      <w:pPr>
        <w:numPr>
          <w:ilvl w:val="1"/>
          <w:numId w:val="132"/>
        </w:numPr>
        <w:rPr>
          <w:ins w:id="1071" w:author="huawei" w:date="2018-08-24T15:20:00Z"/>
          <w:szCs w:val="20"/>
        </w:rPr>
      </w:pPr>
      <w:ins w:id="1072" w:author="huawei" w:date="2018-08-24T15:20:00Z">
        <w:r w:rsidRPr="007D5B55">
          <w:rPr>
            <w:rFonts w:hint="eastAsia"/>
            <w:szCs w:val="20"/>
            <w:lang w:eastAsia="zh-CN"/>
          </w:rPr>
          <w:t>Note: Rel-15 higher layer mechanisms for reliability may be applicable for achieving the reliability requirement</w:t>
        </w:r>
      </w:ins>
    </w:p>
    <w:p w14:paraId="4AC3B103" w14:textId="77777777" w:rsidR="007D5B55" w:rsidRPr="007D5B55" w:rsidRDefault="007D5B55" w:rsidP="007D5B55">
      <w:pPr>
        <w:numPr>
          <w:ilvl w:val="1"/>
          <w:numId w:val="132"/>
        </w:numPr>
        <w:rPr>
          <w:ins w:id="1073" w:author="huawei" w:date="2018-08-24T15:25:00Z"/>
          <w:szCs w:val="20"/>
        </w:rPr>
      </w:pPr>
      <w:ins w:id="1074" w:author="huawei" w:date="2018-08-24T15:25:00Z">
        <w:r w:rsidRPr="007D5B55">
          <w:rPr>
            <w:rFonts w:hint="eastAsia"/>
            <w:szCs w:val="20"/>
            <w:lang w:eastAsia="zh-CN"/>
          </w:rPr>
          <w:t>Note: The reliability and latency</w:t>
        </w:r>
      </w:ins>
      <w:ins w:id="1075" w:author="huawei" w:date="2018-08-24T15:21:00Z">
        <w:r w:rsidRPr="007D5B55">
          <w:rPr>
            <w:rFonts w:hint="eastAsia"/>
            <w:szCs w:val="20"/>
            <w:lang w:eastAsia="zh-CN"/>
          </w:rPr>
          <w:t xml:space="preserve"> are as defined in 22.186. </w:t>
        </w:r>
      </w:ins>
      <w:ins w:id="1076" w:author="huawei" w:date="2018-08-24T15:20:00Z">
        <w:r w:rsidRPr="007D5B55">
          <w:rPr>
            <w:rFonts w:hint="eastAsia"/>
            <w:szCs w:val="20"/>
            <w:lang w:eastAsia="zh-CN"/>
          </w:rPr>
          <w:t xml:space="preserve"> </w:t>
        </w:r>
      </w:ins>
    </w:p>
    <w:p w14:paraId="506A949C" w14:textId="77777777" w:rsidR="007D5B55" w:rsidRPr="007D5B55" w:rsidRDefault="007D5B55" w:rsidP="007D5B55">
      <w:pPr>
        <w:numPr>
          <w:ilvl w:val="1"/>
          <w:numId w:val="132"/>
        </w:numPr>
        <w:rPr>
          <w:szCs w:val="20"/>
        </w:rPr>
      </w:pPr>
      <w:r w:rsidRPr="007D5B55">
        <w:rPr>
          <w:rFonts w:hint="eastAsia"/>
          <w:szCs w:val="20"/>
          <w:lang w:eastAsia="zh-CN"/>
        </w:rPr>
        <w:t>Note: For AR/VR, the requirement can refer to section 7.2.3 in</w:t>
      </w:r>
      <w:ins w:id="1077" w:author="huawei" w:date="2018-08-24T15:26:00Z">
        <w:r w:rsidRPr="007D5B55">
          <w:rPr>
            <w:rFonts w:hint="eastAsia"/>
            <w:szCs w:val="20"/>
            <w:lang w:eastAsia="zh-CN"/>
          </w:rPr>
          <w:t xml:space="preserve"> TS</w:t>
        </w:r>
      </w:ins>
      <w:ins w:id="1078" w:author="huawei" w:date="2018-08-24T15:25:00Z">
        <w:r w:rsidRPr="007D5B55">
          <w:rPr>
            <w:rFonts w:hint="eastAsia"/>
            <w:szCs w:val="20"/>
            <w:lang w:eastAsia="zh-CN"/>
          </w:rPr>
          <w:t xml:space="preserve"> 22.261. </w:t>
        </w:r>
      </w:ins>
    </w:p>
    <w:p w14:paraId="23D3FA51" w14:textId="77777777" w:rsidR="007D5B55" w:rsidRPr="007D5B55" w:rsidRDefault="007D5B55" w:rsidP="007D5B55">
      <w:pPr>
        <w:numPr>
          <w:ilvl w:val="1"/>
          <w:numId w:val="132"/>
        </w:numPr>
        <w:rPr>
          <w:szCs w:val="20"/>
        </w:rPr>
      </w:pPr>
      <w:r w:rsidRPr="007D5B55">
        <w:rPr>
          <w:szCs w:val="20"/>
        </w:rPr>
        <w:t>Note: FFS whether the packet size is based on application layer or L2/L3. The packet size listed in the table needs to further discussed, especially depending on the outcome of whether the packet size is based on application layer or L2/L3</w:t>
      </w:r>
    </w:p>
    <w:p w14:paraId="1636C082" w14:textId="77777777" w:rsidR="007D5B55" w:rsidRPr="007D5B55" w:rsidRDefault="007D5B55" w:rsidP="007D5B55">
      <w:pPr>
        <w:numPr>
          <w:ilvl w:val="1"/>
          <w:numId w:val="132"/>
        </w:numPr>
        <w:rPr>
          <w:szCs w:val="20"/>
        </w:rPr>
      </w:pPr>
      <w:r w:rsidRPr="007D5B55">
        <w:rPr>
          <w:szCs w:val="20"/>
        </w:rPr>
        <w:t>Further discussion on how to map the requirements (e.g., reliability, latency, etc.) to RAN-level requirements</w:t>
      </w:r>
    </w:p>
    <w:p w14:paraId="4D83EEDA" w14:textId="77777777" w:rsidR="007D5B55" w:rsidRPr="007D5B55" w:rsidRDefault="007D5B55" w:rsidP="002D530B"/>
    <w:p w14:paraId="596F00CD" w14:textId="34233160" w:rsidR="007D5B55" w:rsidRPr="007D5B55" w:rsidRDefault="007D5B55" w:rsidP="002D530B">
      <w:pPr>
        <w:rPr>
          <w:highlight w:val="cyan"/>
        </w:rPr>
      </w:pPr>
      <w:r w:rsidRPr="007D5B55">
        <w:rPr>
          <w:highlight w:val="cyan"/>
        </w:rPr>
        <w:t xml:space="preserve">Email discussion on additional simuliation assumptions till </w:t>
      </w:r>
      <w:r w:rsidR="002D530B" w:rsidRPr="002D530B">
        <w:rPr>
          <w:highlight w:val="cyan"/>
        </w:rPr>
        <w:t>Sept 7</w:t>
      </w:r>
      <w:r w:rsidR="002D530B" w:rsidRPr="002D530B">
        <w:rPr>
          <w:highlight w:val="cyan"/>
          <w:vertAlign w:val="superscript"/>
        </w:rPr>
        <w:t>th</w:t>
      </w:r>
      <w:r w:rsidR="002D530B" w:rsidRPr="002D530B">
        <w:rPr>
          <w:highlight w:val="cyan"/>
        </w:rPr>
        <w:t xml:space="preserve"> </w:t>
      </w:r>
      <w:r w:rsidRPr="007D5B55">
        <w:rPr>
          <w:highlight w:val="cyan"/>
        </w:rPr>
        <w:t>(including proposals 4/5/6 in R1-1809951) – Chengyan (Huawei)</w:t>
      </w:r>
    </w:p>
    <w:p w14:paraId="127EAFFD" w14:textId="77777777" w:rsidR="007D5B55" w:rsidRPr="007D5B55" w:rsidRDefault="007D5B55" w:rsidP="002D530B"/>
    <w:p w14:paraId="21322586" w14:textId="663FB0F9" w:rsidR="007D5B55" w:rsidRPr="007D5B55" w:rsidRDefault="007D5B55" w:rsidP="007D5B55">
      <w:pPr>
        <w:ind w:left="720" w:hanging="720"/>
        <w:rPr>
          <w:szCs w:val="20"/>
          <w:lang w:eastAsia="x-none"/>
        </w:rPr>
      </w:pPr>
      <w:r w:rsidRPr="007D5B55">
        <w:rPr>
          <w:szCs w:val="20"/>
          <w:highlight w:val="green"/>
          <w:lang w:eastAsia="x-none"/>
        </w:rPr>
        <w:t>Agreement</w:t>
      </w:r>
      <w:r w:rsidRPr="007D5B55">
        <w:rPr>
          <w:szCs w:val="20"/>
          <w:lang w:eastAsia="x-none"/>
        </w:rPr>
        <w:t>:</w:t>
      </w:r>
    </w:p>
    <w:p w14:paraId="1BD64A64" w14:textId="77777777" w:rsidR="007D5B55" w:rsidRPr="007D5B55" w:rsidRDefault="007D5B55" w:rsidP="007D5B55">
      <w:pPr>
        <w:numPr>
          <w:ilvl w:val="0"/>
          <w:numId w:val="132"/>
        </w:numPr>
        <w:rPr>
          <w:szCs w:val="20"/>
        </w:rPr>
      </w:pPr>
      <w:r w:rsidRPr="007D5B55">
        <w:rPr>
          <w:szCs w:val="20"/>
        </w:rPr>
        <w:t>Further discussion till next meeting regarding whether/how to</w:t>
      </w:r>
      <w:r w:rsidRPr="007D5B55">
        <w:rPr>
          <w:rFonts w:hint="eastAsia"/>
          <w:szCs w:val="20"/>
        </w:rPr>
        <w:t xml:space="preserve"> </w:t>
      </w:r>
      <w:r w:rsidRPr="007D5B55">
        <w:rPr>
          <w:szCs w:val="20"/>
        </w:rPr>
        <w:t>evaluate</w:t>
      </w:r>
      <w:r w:rsidRPr="007D5B55">
        <w:rPr>
          <w:rFonts w:hint="eastAsia"/>
          <w:szCs w:val="20"/>
        </w:rPr>
        <w:t xml:space="preserve"> the number of users</w:t>
      </w:r>
      <w:r w:rsidRPr="007D5B55">
        <w:rPr>
          <w:szCs w:val="20"/>
        </w:rPr>
        <w:t>, the % of users, etc., satisfying reliability and latency requirements</w:t>
      </w:r>
      <w:r w:rsidRPr="007D5B55">
        <w:rPr>
          <w:rFonts w:hint="eastAsia"/>
          <w:szCs w:val="20"/>
        </w:rPr>
        <w:t xml:space="preserve">. </w:t>
      </w:r>
    </w:p>
    <w:p w14:paraId="06F0A776" w14:textId="77777777" w:rsidR="007D5B55" w:rsidRPr="007D5B55" w:rsidRDefault="007D5B55" w:rsidP="007D5B55">
      <w:pPr>
        <w:ind w:left="720" w:hanging="720"/>
        <w:rPr>
          <w:sz w:val="24"/>
        </w:rPr>
      </w:pPr>
    </w:p>
    <w:p w14:paraId="59551822" w14:textId="77777777" w:rsidR="007D5B55" w:rsidRPr="007D5B55" w:rsidRDefault="007D5B55" w:rsidP="002D530B">
      <w:pPr>
        <w:ind w:left="720" w:hanging="720"/>
        <w:rPr>
          <w:rFonts w:ascii="Times New Roman" w:hAnsi="Times New Roman"/>
          <w:szCs w:val="20"/>
        </w:rPr>
      </w:pPr>
      <w:r w:rsidRPr="007D5B55">
        <w:rPr>
          <w:rFonts w:ascii="Times New Roman" w:hAnsi="Times New Roman"/>
          <w:szCs w:val="20"/>
          <w:highlight w:val="green"/>
        </w:rPr>
        <w:t>Agreements</w:t>
      </w:r>
      <w:r w:rsidRPr="007D5B55">
        <w:rPr>
          <w:rFonts w:ascii="Times New Roman" w:hAnsi="Times New Roman"/>
          <w:szCs w:val="20"/>
        </w:rPr>
        <w:t>:</w:t>
      </w:r>
    </w:p>
    <w:p w14:paraId="308BA805" w14:textId="77777777" w:rsidR="007D5B55" w:rsidRPr="007D5B55" w:rsidRDefault="007D5B55" w:rsidP="002D530B">
      <w:pPr>
        <w:numPr>
          <w:ilvl w:val="0"/>
          <w:numId w:val="132"/>
        </w:numPr>
        <w:rPr>
          <w:rFonts w:ascii="Times New Roman" w:hAnsi="Times New Roman"/>
          <w:szCs w:val="20"/>
        </w:rPr>
      </w:pPr>
      <w:r w:rsidRPr="007D5B55">
        <w:rPr>
          <w:rFonts w:ascii="Times New Roman" w:hAnsi="Times New Roman"/>
          <w:szCs w:val="20"/>
        </w:rPr>
        <w:t xml:space="preserve">Companies are encouraged to report the CDF of UE geometry </w:t>
      </w:r>
    </w:p>
    <w:p w14:paraId="78B98F38" w14:textId="77777777" w:rsidR="007D5B55" w:rsidRPr="007D5B55" w:rsidRDefault="007D5B55" w:rsidP="002D530B">
      <w:pPr>
        <w:numPr>
          <w:ilvl w:val="0"/>
          <w:numId w:val="132"/>
        </w:numPr>
        <w:rPr>
          <w:rFonts w:ascii="Times New Roman" w:hAnsi="Times New Roman"/>
          <w:szCs w:val="20"/>
        </w:rPr>
      </w:pPr>
      <w:r w:rsidRPr="007D5B55">
        <w:rPr>
          <w:rFonts w:ascii="Times New Roman" w:hAnsi="Times New Roman"/>
          <w:szCs w:val="20"/>
        </w:rPr>
        <w:t xml:space="preserve">Further discussion whether/how to re-use the deployment and channel models in the existing TRs (e.g. 38.802, 37.885 and 38.901) </w:t>
      </w:r>
    </w:p>
    <w:p w14:paraId="01B85B85" w14:textId="77777777" w:rsidR="007D5B55" w:rsidRPr="007D5B55" w:rsidRDefault="007D5B55" w:rsidP="002D530B">
      <w:pPr>
        <w:ind w:left="720" w:hanging="720"/>
        <w:rPr>
          <w:rFonts w:ascii="Times New Roman" w:hAnsi="Times New Roman"/>
          <w:szCs w:val="20"/>
          <w:lang w:eastAsia="x-none"/>
        </w:rPr>
      </w:pPr>
    </w:p>
    <w:p w14:paraId="189BC0AE" w14:textId="77777777" w:rsidR="007D5B55" w:rsidRPr="007D5B55" w:rsidRDefault="007D5B55" w:rsidP="002D530B">
      <w:pPr>
        <w:ind w:left="720" w:hanging="720"/>
        <w:rPr>
          <w:rFonts w:ascii="Times New Roman" w:hAnsi="Times New Roman"/>
          <w:szCs w:val="20"/>
          <w:lang w:eastAsia="x-none"/>
        </w:rPr>
      </w:pPr>
      <w:r w:rsidRPr="007D5B55">
        <w:rPr>
          <w:rFonts w:ascii="Times New Roman" w:hAnsi="Times New Roman"/>
          <w:szCs w:val="20"/>
          <w:highlight w:val="green"/>
          <w:lang w:eastAsia="x-none"/>
        </w:rPr>
        <w:t>Agreements</w:t>
      </w:r>
      <w:r w:rsidRPr="007D5B55">
        <w:rPr>
          <w:rFonts w:ascii="Times New Roman" w:hAnsi="Times New Roman"/>
          <w:szCs w:val="20"/>
          <w:lang w:eastAsia="x-none"/>
        </w:rPr>
        <w:t>:</w:t>
      </w:r>
    </w:p>
    <w:p w14:paraId="2A3B9201" w14:textId="77777777" w:rsidR="007D5B55" w:rsidRPr="007D5B55" w:rsidRDefault="007D5B55" w:rsidP="002D530B">
      <w:pPr>
        <w:widowControl w:val="0"/>
        <w:ind w:left="720" w:hanging="720"/>
        <w:rPr>
          <w:rFonts w:ascii="Times New Roman" w:hAnsi="Times New Roman"/>
          <w:b/>
          <w:kern w:val="2"/>
          <w:szCs w:val="20"/>
          <w:lang w:eastAsia="zh-CN"/>
        </w:rPr>
      </w:pPr>
      <w:r w:rsidRPr="007D5B55">
        <w:rPr>
          <w:rFonts w:ascii="Times New Roman" w:hAnsi="Times New Roman"/>
          <w:kern w:val="2"/>
          <w:szCs w:val="20"/>
          <w:lang w:eastAsia="zh-CN"/>
        </w:rPr>
        <w:t>Further evaluate the potential PDCCH enhancements for NR Rel-16 URLLC.</w:t>
      </w:r>
    </w:p>
    <w:p w14:paraId="4A5D0315" w14:textId="77777777" w:rsidR="007D5B55" w:rsidRPr="007D5B55" w:rsidRDefault="007D5B55" w:rsidP="00FD2787">
      <w:pPr>
        <w:numPr>
          <w:ilvl w:val="0"/>
          <w:numId w:val="283"/>
        </w:numPr>
        <w:autoSpaceDE w:val="0"/>
        <w:autoSpaceDN w:val="0"/>
        <w:adjustRightInd w:val="0"/>
        <w:snapToGrid w:val="0"/>
        <w:contextualSpacing/>
        <w:jc w:val="both"/>
        <w:rPr>
          <w:rFonts w:ascii="Times New Roman" w:hAnsi="Times New Roman"/>
          <w:szCs w:val="20"/>
          <w:lang w:eastAsia="x-none"/>
        </w:rPr>
      </w:pPr>
      <w:r w:rsidRPr="007D5B55">
        <w:rPr>
          <w:rFonts w:ascii="Times New Roman" w:hAnsi="Times New Roman"/>
          <w:kern w:val="2"/>
          <w:szCs w:val="20"/>
          <w:lang w:eastAsia="zh-CN"/>
        </w:rPr>
        <w:t xml:space="preserve">Further evaluate PDCCH reliability </w:t>
      </w:r>
    </w:p>
    <w:p w14:paraId="6D4C2AD9" w14:textId="77777777" w:rsidR="007D5B55" w:rsidRPr="007D5B55" w:rsidRDefault="007D5B55" w:rsidP="00FD2787">
      <w:pPr>
        <w:numPr>
          <w:ilvl w:val="0"/>
          <w:numId w:val="283"/>
        </w:numPr>
        <w:autoSpaceDE w:val="0"/>
        <w:autoSpaceDN w:val="0"/>
        <w:adjustRightInd w:val="0"/>
        <w:snapToGrid w:val="0"/>
        <w:contextualSpacing/>
        <w:jc w:val="both"/>
        <w:rPr>
          <w:rFonts w:ascii="Times New Roman" w:hAnsi="Times New Roman"/>
          <w:szCs w:val="20"/>
          <w:lang w:eastAsia="x-none"/>
        </w:rPr>
      </w:pPr>
      <w:r w:rsidRPr="007D5B55">
        <w:rPr>
          <w:rFonts w:ascii="Times New Roman" w:hAnsi="Times New Roman"/>
          <w:kern w:val="2"/>
          <w:szCs w:val="20"/>
          <w:lang w:eastAsia="zh-CN"/>
        </w:rPr>
        <w:t xml:space="preserve">Further evaluate PDCCH blocking </w:t>
      </w:r>
    </w:p>
    <w:p w14:paraId="1E14A817" w14:textId="77777777" w:rsidR="007D5B55" w:rsidRPr="007D5B55" w:rsidRDefault="007D5B55" w:rsidP="00FD2787">
      <w:pPr>
        <w:numPr>
          <w:ilvl w:val="1"/>
          <w:numId w:val="283"/>
        </w:numPr>
        <w:autoSpaceDE w:val="0"/>
        <w:autoSpaceDN w:val="0"/>
        <w:adjustRightInd w:val="0"/>
        <w:snapToGrid w:val="0"/>
        <w:contextualSpacing/>
        <w:jc w:val="both"/>
        <w:rPr>
          <w:rFonts w:ascii="Times New Roman" w:hAnsi="Times New Roman"/>
          <w:szCs w:val="20"/>
          <w:lang w:eastAsia="x-none"/>
        </w:rPr>
      </w:pPr>
      <w:r w:rsidRPr="007D5B55">
        <w:rPr>
          <w:rFonts w:ascii="Times New Roman" w:hAnsi="Times New Roman"/>
          <w:kern w:val="2"/>
          <w:szCs w:val="20"/>
          <w:lang w:eastAsia="zh-CN"/>
        </w:rPr>
        <w:t xml:space="preserve">Companies describe the resource utilization </w:t>
      </w:r>
    </w:p>
    <w:p w14:paraId="19814B81" w14:textId="77777777" w:rsidR="007D5B55" w:rsidRPr="007D5B55" w:rsidRDefault="007D5B55" w:rsidP="00FD2787">
      <w:pPr>
        <w:numPr>
          <w:ilvl w:val="0"/>
          <w:numId w:val="283"/>
        </w:numPr>
        <w:autoSpaceDE w:val="0"/>
        <w:autoSpaceDN w:val="0"/>
        <w:adjustRightInd w:val="0"/>
        <w:snapToGrid w:val="0"/>
        <w:contextualSpacing/>
        <w:jc w:val="both"/>
        <w:rPr>
          <w:rFonts w:ascii="Times New Roman" w:hAnsi="Times New Roman"/>
          <w:szCs w:val="20"/>
          <w:lang w:eastAsia="x-none"/>
        </w:rPr>
      </w:pPr>
      <w:r w:rsidRPr="007D5B55">
        <w:rPr>
          <w:rFonts w:ascii="Times New Roman" w:hAnsi="Times New Roman"/>
          <w:kern w:val="2"/>
          <w:szCs w:val="20"/>
          <w:lang w:eastAsia="zh-CN"/>
        </w:rPr>
        <w:t>Complexity should be considered</w:t>
      </w:r>
    </w:p>
    <w:p w14:paraId="103A62D7" w14:textId="77777777" w:rsidR="007D5B55" w:rsidRPr="007D5B55" w:rsidRDefault="007D5B55" w:rsidP="00FD2787">
      <w:pPr>
        <w:numPr>
          <w:ilvl w:val="0"/>
          <w:numId w:val="283"/>
        </w:numPr>
        <w:autoSpaceDE w:val="0"/>
        <w:autoSpaceDN w:val="0"/>
        <w:adjustRightInd w:val="0"/>
        <w:snapToGrid w:val="0"/>
        <w:contextualSpacing/>
        <w:jc w:val="both"/>
        <w:rPr>
          <w:rFonts w:ascii="Times New Roman" w:hAnsi="Times New Roman"/>
          <w:szCs w:val="20"/>
          <w:lang w:eastAsia="x-none"/>
        </w:rPr>
      </w:pPr>
      <w:r w:rsidRPr="007D5B55">
        <w:rPr>
          <w:rFonts w:ascii="Times New Roman" w:hAnsi="Times New Roman"/>
          <w:kern w:val="2"/>
          <w:szCs w:val="20"/>
          <w:lang w:eastAsia="zh-CN"/>
        </w:rPr>
        <w:t>Latency of the enhancement(s) should be considered</w:t>
      </w:r>
    </w:p>
    <w:p w14:paraId="2AEE96D1" w14:textId="77777777" w:rsidR="007D5B55" w:rsidRPr="007D5B55" w:rsidRDefault="007D5B55" w:rsidP="002D530B">
      <w:pPr>
        <w:ind w:left="720" w:hanging="720"/>
        <w:rPr>
          <w:rFonts w:ascii="Times New Roman" w:hAnsi="Times New Roman"/>
          <w:kern w:val="2"/>
          <w:szCs w:val="20"/>
          <w:lang w:eastAsia="zh-CN"/>
        </w:rPr>
      </w:pPr>
    </w:p>
    <w:p w14:paraId="1E1C990F" w14:textId="1816E0E2" w:rsidR="007D5B55" w:rsidRPr="007D5B55" w:rsidRDefault="007D5B55" w:rsidP="002D530B">
      <w:pPr>
        <w:widowControl w:val="0"/>
        <w:ind w:left="720" w:hanging="720"/>
        <w:rPr>
          <w:rFonts w:ascii="Times New Roman" w:hAnsi="Times New Roman"/>
          <w:kern w:val="2"/>
          <w:szCs w:val="20"/>
          <w:lang w:eastAsia="zh-CN"/>
        </w:rPr>
      </w:pPr>
      <w:r w:rsidRPr="007D5B55">
        <w:rPr>
          <w:rFonts w:ascii="Times New Roman" w:hAnsi="Times New Roman"/>
          <w:kern w:val="2"/>
          <w:szCs w:val="20"/>
          <w:highlight w:val="green"/>
          <w:lang w:eastAsia="zh-CN"/>
        </w:rPr>
        <w:t>Agreement</w:t>
      </w:r>
      <w:r w:rsidRPr="007D5B55">
        <w:rPr>
          <w:rFonts w:ascii="Times New Roman" w:hAnsi="Times New Roman"/>
          <w:b/>
          <w:kern w:val="2"/>
          <w:szCs w:val="20"/>
          <w:lang w:eastAsia="zh-CN"/>
        </w:rPr>
        <w:t>:</w:t>
      </w:r>
      <w:r w:rsidRPr="007D5B55">
        <w:rPr>
          <w:rFonts w:ascii="Times New Roman" w:hAnsi="Times New Roman"/>
          <w:kern w:val="2"/>
          <w:szCs w:val="20"/>
          <w:lang w:eastAsia="zh-CN"/>
        </w:rPr>
        <w:t xml:space="preserve"> </w:t>
      </w:r>
    </w:p>
    <w:p w14:paraId="4A2892B7" w14:textId="77777777" w:rsidR="007D5B55" w:rsidRPr="007D5B55" w:rsidRDefault="007D5B55" w:rsidP="00FD2787">
      <w:pPr>
        <w:widowControl w:val="0"/>
        <w:numPr>
          <w:ilvl w:val="0"/>
          <w:numId w:val="283"/>
        </w:numPr>
        <w:rPr>
          <w:rFonts w:ascii="Times New Roman" w:eastAsia="SimSun" w:hAnsi="Times New Roman"/>
          <w:szCs w:val="20"/>
          <w:lang w:eastAsia="zh-CN"/>
        </w:rPr>
      </w:pPr>
      <w:r w:rsidRPr="007D5B55">
        <w:rPr>
          <w:rFonts w:ascii="Times New Roman" w:eastAsia="SimSun" w:hAnsi="Times New Roman"/>
          <w:szCs w:val="20"/>
          <w:lang w:eastAsia="zh-CN"/>
        </w:rPr>
        <w:t>Study further how to enable more than one PUCCH for HARQ-ACK transmission within a slot.</w:t>
      </w:r>
    </w:p>
    <w:p w14:paraId="11914E26" w14:textId="77777777" w:rsidR="007D5B55" w:rsidRPr="007D5B55" w:rsidRDefault="007D5B55" w:rsidP="002D530B">
      <w:pPr>
        <w:widowControl w:val="0"/>
        <w:ind w:left="720" w:hanging="720"/>
        <w:rPr>
          <w:rFonts w:ascii="Times New Roman" w:eastAsia="SimSun" w:hAnsi="Times New Roman"/>
          <w:b/>
          <w:i/>
          <w:szCs w:val="20"/>
          <w:lang w:eastAsia="zh-CN"/>
        </w:rPr>
      </w:pPr>
    </w:p>
    <w:p w14:paraId="0E6FCF37" w14:textId="77777777" w:rsidR="007D5B55" w:rsidRPr="007D5B55" w:rsidRDefault="007D5B55" w:rsidP="002D530B">
      <w:pPr>
        <w:widowControl w:val="0"/>
        <w:ind w:left="720" w:hanging="720"/>
        <w:rPr>
          <w:rFonts w:ascii="Times New Roman" w:hAnsi="Times New Roman"/>
          <w:kern w:val="2"/>
          <w:szCs w:val="20"/>
          <w:lang w:eastAsia="zh-CN"/>
        </w:rPr>
      </w:pPr>
      <w:r w:rsidRPr="007D5B55">
        <w:rPr>
          <w:rFonts w:ascii="Times New Roman" w:hAnsi="Times New Roman"/>
          <w:kern w:val="2"/>
          <w:szCs w:val="20"/>
          <w:highlight w:val="green"/>
          <w:lang w:eastAsia="zh-CN"/>
        </w:rPr>
        <w:t>Agreements</w:t>
      </w:r>
      <w:r w:rsidRPr="007D5B55">
        <w:rPr>
          <w:rFonts w:ascii="Times New Roman" w:hAnsi="Times New Roman"/>
          <w:kern w:val="2"/>
          <w:szCs w:val="20"/>
          <w:lang w:eastAsia="zh-CN"/>
        </w:rPr>
        <w:t xml:space="preserve">: </w:t>
      </w:r>
    </w:p>
    <w:p w14:paraId="726D286D" w14:textId="77777777" w:rsidR="007D5B55" w:rsidRPr="007D5B55" w:rsidRDefault="007D5B55" w:rsidP="002D530B">
      <w:pPr>
        <w:widowControl w:val="0"/>
        <w:ind w:left="720" w:hanging="720"/>
        <w:rPr>
          <w:rFonts w:ascii="Times New Roman" w:eastAsia="SimSun" w:hAnsi="Times New Roman"/>
          <w:szCs w:val="20"/>
          <w:lang w:eastAsia="zh-CN"/>
        </w:rPr>
      </w:pPr>
      <w:r w:rsidRPr="007D5B55">
        <w:rPr>
          <w:rFonts w:ascii="Times New Roman" w:eastAsia="SimSun" w:hAnsi="Times New Roman"/>
          <w:szCs w:val="20"/>
          <w:lang w:eastAsia="zh-CN"/>
        </w:rPr>
        <w:t>Study further whether/how to enable enhanced reporting procedure/feedback for HARQ-ACK.</w:t>
      </w:r>
    </w:p>
    <w:p w14:paraId="60B4C752" w14:textId="77777777" w:rsidR="007D5B55" w:rsidRPr="007D5B55" w:rsidRDefault="007D5B55" w:rsidP="00FD2787">
      <w:pPr>
        <w:numPr>
          <w:ilvl w:val="0"/>
          <w:numId w:val="283"/>
        </w:numPr>
        <w:autoSpaceDE w:val="0"/>
        <w:autoSpaceDN w:val="0"/>
        <w:adjustRightInd w:val="0"/>
        <w:snapToGrid w:val="0"/>
        <w:contextualSpacing/>
        <w:jc w:val="both"/>
        <w:rPr>
          <w:rFonts w:ascii="Times New Roman" w:hAnsi="Times New Roman"/>
          <w:szCs w:val="20"/>
          <w:lang w:eastAsia="zh-CN"/>
        </w:rPr>
      </w:pPr>
      <w:r w:rsidRPr="007D5B55">
        <w:rPr>
          <w:rFonts w:ascii="Times New Roman" w:hAnsi="Times New Roman"/>
          <w:szCs w:val="20"/>
          <w:lang w:eastAsia="zh-CN"/>
        </w:rPr>
        <w:t>Enhanced HARQ-ACK multiplexing on PUSCH and PUCCH</w:t>
      </w:r>
    </w:p>
    <w:p w14:paraId="124F7A05" w14:textId="77777777" w:rsidR="007D5B55" w:rsidRPr="007D5B55" w:rsidRDefault="007D5B55" w:rsidP="00FD2787">
      <w:pPr>
        <w:numPr>
          <w:ilvl w:val="0"/>
          <w:numId w:val="283"/>
        </w:numPr>
        <w:autoSpaceDE w:val="0"/>
        <w:autoSpaceDN w:val="0"/>
        <w:adjustRightInd w:val="0"/>
        <w:snapToGrid w:val="0"/>
        <w:contextualSpacing/>
        <w:jc w:val="both"/>
        <w:rPr>
          <w:rFonts w:ascii="Times New Roman" w:hAnsi="Times New Roman"/>
          <w:szCs w:val="20"/>
          <w:lang w:eastAsia="zh-CN"/>
        </w:rPr>
      </w:pPr>
      <w:r w:rsidRPr="007D5B55">
        <w:rPr>
          <w:rFonts w:ascii="Times New Roman" w:hAnsi="Times New Roman"/>
          <w:szCs w:val="20"/>
          <w:lang w:eastAsia="zh-CN"/>
        </w:rPr>
        <w:t>Finer indication for HARQ feedback timing, e.g. symbol-level, half-slot, etc.</w:t>
      </w:r>
    </w:p>
    <w:p w14:paraId="0E08D482" w14:textId="77777777" w:rsidR="007D5B55" w:rsidRPr="007D5B55" w:rsidRDefault="007D5B55" w:rsidP="00FD2787">
      <w:pPr>
        <w:numPr>
          <w:ilvl w:val="1"/>
          <w:numId w:val="283"/>
        </w:numPr>
        <w:autoSpaceDE w:val="0"/>
        <w:autoSpaceDN w:val="0"/>
        <w:adjustRightInd w:val="0"/>
        <w:snapToGrid w:val="0"/>
        <w:contextualSpacing/>
        <w:jc w:val="both"/>
        <w:rPr>
          <w:rFonts w:ascii="Times New Roman" w:hAnsi="Times New Roman"/>
          <w:szCs w:val="20"/>
          <w:lang w:eastAsia="zh-CN"/>
        </w:rPr>
      </w:pPr>
      <w:r w:rsidRPr="007D5B55">
        <w:rPr>
          <w:rFonts w:ascii="Times New Roman" w:hAnsi="Times New Roman"/>
          <w:szCs w:val="20"/>
          <w:lang w:eastAsia="zh-CN"/>
        </w:rPr>
        <w:lastRenderedPageBreak/>
        <w:t>Note: this may be related to more than one PUCCH for HARQ-ACK tx within a slot</w:t>
      </w:r>
    </w:p>
    <w:p w14:paraId="03CD25AB" w14:textId="77777777" w:rsidR="007D5B55" w:rsidRPr="007D5B55" w:rsidRDefault="007D5B55" w:rsidP="00FD2787">
      <w:pPr>
        <w:numPr>
          <w:ilvl w:val="0"/>
          <w:numId w:val="283"/>
        </w:numPr>
        <w:autoSpaceDE w:val="0"/>
        <w:autoSpaceDN w:val="0"/>
        <w:adjustRightInd w:val="0"/>
        <w:snapToGrid w:val="0"/>
        <w:contextualSpacing/>
        <w:jc w:val="both"/>
        <w:rPr>
          <w:rFonts w:ascii="Times New Roman" w:hAnsi="Times New Roman"/>
          <w:szCs w:val="20"/>
          <w:lang w:eastAsia="zh-CN"/>
        </w:rPr>
      </w:pPr>
      <w:r w:rsidRPr="007D5B55">
        <w:rPr>
          <w:rFonts w:ascii="Times New Roman" w:hAnsi="Times New Roman"/>
          <w:szCs w:val="20"/>
          <w:lang w:eastAsia="zh-CN"/>
        </w:rPr>
        <w:t>Other enablers are not precluded</w:t>
      </w:r>
    </w:p>
    <w:p w14:paraId="702ACB90" w14:textId="77777777" w:rsidR="007D5B55" w:rsidRPr="007D5B55" w:rsidRDefault="007D5B55" w:rsidP="002D530B">
      <w:pPr>
        <w:ind w:left="720" w:hanging="720"/>
        <w:rPr>
          <w:rFonts w:ascii="Times New Roman" w:hAnsi="Times New Roman"/>
          <w:kern w:val="2"/>
          <w:szCs w:val="20"/>
          <w:lang w:eastAsia="zh-CN"/>
        </w:rPr>
      </w:pPr>
    </w:p>
    <w:p w14:paraId="34D0473A" w14:textId="77777777" w:rsidR="007D5B55" w:rsidRPr="007D5B55" w:rsidRDefault="007D5B55" w:rsidP="002D530B">
      <w:pPr>
        <w:widowControl w:val="0"/>
        <w:ind w:left="720" w:hanging="720"/>
        <w:rPr>
          <w:rFonts w:ascii="Times New Roman" w:hAnsi="Times New Roman"/>
          <w:kern w:val="2"/>
          <w:szCs w:val="20"/>
          <w:lang w:eastAsia="zh-CN"/>
        </w:rPr>
      </w:pPr>
      <w:r w:rsidRPr="007D5B55">
        <w:rPr>
          <w:rFonts w:ascii="Times New Roman" w:hAnsi="Times New Roman"/>
          <w:kern w:val="2"/>
          <w:szCs w:val="20"/>
          <w:highlight w:val="green"/>
          <w:lang w:eastAsia="zh-CN"/>
        </w:rPr>
        <w:t>Agreements</w:t>
      </w:r>
      <w:r w:rsidRPr="007D5B55">
        <w:rPr>
          <w:rFonts w:ascii="Times New Roman" w:hAnsi="Times New Roman"/>
          <w:kern w:val="2"/>
          <w:szCs w:val="20"/>
          <w:lang w:eastAsia="zh-CN"/>
        </w:rPr>
        <w:t>:</w:t>
      </w:r>
    </w:p>
    <w:p w14:paraId="354955E9" w14:textId="77777777" w:rsidR="007D5B55" w:rsidRPr="007D5B55" w:rsidRDefault="007D5B55" w:rsidP="002D530B">
      <w:pPr>
        <w:widowControl w:val="0"/>
        <w:ind w:left="720" w:hanging="720"/>
        <w:rPr>
          <w:rFonts w:ascii="Times New Roman" w:hAnsi="Times New Roman"/>
          <w:kern w:val="2"/>
          <w:szCs w:val="20"/>
          <w:lang w:eastAsia="zh-CN"/>
        </w:rPr>
      </w:pPr>
      <w:r w:rsidRPr="007D5B55">
        <w:rPr>
          <w:rFonts w:ascii="Times New Roman" w:hAnsi="Times New Roman"/>
          <w:kern w:val="2"/>
          <w:szCs w:val="20"/>
          <w:lang w:eastAsia="zh-CN"/>
        </w:rPr>
        <w:t xml:space="preserve">Study the need for enhanced CSI reporting/measurement mechanisms. E.g.,  </w:t>
      </w:r>
    </w:p>
    <w:p w14:paraId="59719D51" w14:textId="77777777" w:rsidR="007D5B55" w:rsidRPr="007D5B55" w:rsidRDefault="007D5B55" w:rsidP="00FD2787">
      <w:pPr>
        <w:numPr>
          <w:ilvl w:val="0"/>
          <w:numId w:val="283"/>
        </w:numPr>
        <w:autoSpaceDE w:val="0"/>
        <w:autoSpaceDN w:val="0"/>
        <w:adjustRightInd w:val="0"/>
        <w:snapToGrid w:val="0"/>
        <w:contextualSpacing/>
        <w:jc w:val="both"/>
        <w:rPr>
          <w:rFonts w:ascii="Times New Roman" w:hAnsi="Times New Roman"/>
          <w:szCs w:val="20"/>
          <w:lang w:eastAsia="zh-CN"/>
        </w:rPr>
      </w:pPr>
      <w:r w:rsidRPr="007D5B55">
        <w:rPr>
          <w:rFonts w:ascii="Times New Roman" w:hAnsi="Times New Roman"/>
          <w:szCs w:val="20"/>
          <w:lang w:eastAsia="zh-CN"/>
        </w:rPr>
        <w:t>DMRS based CSI</w:t>
      </w:r>
    </w:p>
    <w:p w14:paraId="76AD05D0" w14:textId="77777777" w:rsidR="007D5B55" w:rsidRPr="007D5B55" w:rsidRDefault="007D5B55" w:rsidP="00FD2787">
      <w:pPr>
        <w:numPr>
          <w:ilvl w:val="0"/>
          <w:numId w:val="283"/>
        </w:numPr>
        <w:autoSpaceDE w:val="0"/>
        <w:autoSpaceDN w:val="0"/>
        <w:adjustRightInd w:val="0"/>
        <w:snapToGrid w:val="0"/>
        <w:contextualSpacing/>
        <w:jc w:val="both"/>
        <w:rPr>
          <w:rFonts w:ascii="Times New Roman" w:hAnsi="Times New Roman"/>
          <w:szCs w:val="20"/>
          <w:lang w:eastAsia="zh-CN"/>
        </w:rPr>
      </w:pPr>
      <w:r w:rsidRPr="007D5B55">
        <w:rPr>
          <w:rFonts w:ascii="Times New Roman" w:hAnsi="Times New Roman"/>
          <w:szCs w:val="20"/>
          <w:lang w:eastAsia="zh-CN"/>
        </w:rPr>
        <w:t>A-CSI on PUCCH</w:t>
      </w:r>
    </w:p>
    <w:p w14:paraId="66C4F126" w14:textId="77777777" w:rsidR="007D5B55" w:rsidRPr="007D5B55" w:rsidRDefault="007D5B55" w:rsidP="00FD2787">
      <w:pPr>
        <w:numPr>
          <w:ilvl w:val="0"/>
          <w:numId w:val="283"/>
        </w:numPr>
        <w:autoSpaceDE w:val="0"/>
        <w:autoSpaceDN w:val="0"/>
        <w:adjustRightInd w:val="0"/>
        <w:snapToGrid w:val="0"/>
        <w:contextualSpacing/>
        <w:jc w:val="both"/>
        <w:rPr>
          <w:rFonts w:ascii="Times New Roman" w:hAnsi="Times New Roman"/>
          <w:szCs w:val="20"/>
          <w:lang w:eastAsia="zh-CN"/>
        </w:rPr>
      </w:pPr>
      <w:r w:rsidRPr="007D5B55">
        <w:rPr>
          <w:rFonts w:ascii="Times New Roman" w:hAnsi="Times New Roman"/>
          <w:szCs w:val="20"/>
          <w:lang w:eastAsia="zh-CN"/>
        </w:rPr>
        <w:t>Trigger by DL assignment</w:t>
      </w:r>
    </w:p>
    <w:p w14:paraId="2C6430EC" w14:textId="77777777" w:rsidR="007D5B55" w:rsidRPr="007D5B55" w:rsidRDefault="007D5B55" w:rsidP="00FD2787">
      <w:pPr>
        <w:numPr>
          <w:ilvl w:val="0"/>
          <w:numId w:val="283"/>
        </w:numPr>
        <w:autoSpaceDE w:val="0"/>
        <w:autoSpaceDN w:val="0"/>
        <w:adjustRightInd w:val="0"/>
        <w:snapToGrid w:val="0"/>
        <w:contextualSpacing/>
        <w:jc w:val="both"/>
        <w:rPr>
          <w:rFonts w:ascii="Times New Roman" w:hAnsi="Times New Roman"/>
          <w:szCs w:val="20"/>
          <w:lang w:eastAsia="zh-CN"/>
        </w:rPr>
      </w:pPr>
      <w:r w:rsidRPr="007D5B55">
        <w:rPr>
          <w:rFonts w:ascii="Times New Roman" w:hAnsi="Times New Roman"/>
          <w:szCs w:val="20"/>
          <w:lang w:eastAsia="zh-CN"/>
        </w:rPr>
        <w:t>Enhanced CSI reporting mode</w:t>
      </w:r>
    </w:p>
    <w:p w14:paraId="1AB599B7" w14:textId="77777777" w:rsidR="007D5B55" w:rsidRPr="007D5B55" w:rsidRDefault="007D5B55" w:rsidP="00FD2787">
      <w:pPr>
        <w:numPr>
          <w:ilvl w:val="0"/>
          <w:numId w:val="283"/>
        </w:numPr>
        <w:autoSpaceDE w:val="0"/>
        <w:autoSpaceDN w:val="0"/>
        <w:adjustRightInd w:val="0"/>
        <w:snapToGrid w:val="0"/>
        <w:contextualSpacing/>
        <w:jc w:val="both"/>
        <w:rPr>
          <w:rFonts w:ascii="Times New Roman" w:hAnsi="Times New Roman"/>
          <w:szCs w:val="20"/>
          <w:lang w:eastAsia="zh-CN"/>
        </w:rPr>
      </w:pPr>
      <w:r w:rsidRPr="007D5B55">
        <w:rPr>
          <w:rFonts w:ascii="Times New Roman" w:hAnsi="Times New Roman"/>
          <w:szCs w:val="20"/>
          <w:lang w:eastAsia="zh-CN"/>
        </w:rPr>
        <w:t>Other approaches are not precluded</w:t>
      </w:r>
    </w:p>
    <w:p w14:paraId="01489735" w14:textId="52C0B5A4" w:rsidR="00997C94" w:rsidRDefault="00997C94" w:rsidP="00E303AE">
      <w:pPr>
        <w:ind w:left="720" w:hanging="720"/>
        <w:rPr>
          <w:lang w:eastAsia="x-none"/>
        </w:rPr>
      </w:pPr>
    </w:p>
    <w:p w14:paraId="46053EC0" w14:textId="77777777" w:rsidR="007D5B55" w:rsidRDefault="007D5B55" w:rsidP="00E303AE">
      <w:pPr>
        <w:ind w:left="720" w:hanging="720"/>
        <w:rPr>
          <w:lang w:eastAsia="x-none"/>
        </w:rPr>
      </w:pPr>
    </w:p>
    <w:p w14:paraId="526C021E" w14:textId="428F38C4" w:rsidR="00E303AE" w:rsidRPr="00E303AE" w:rsidRDefault="001B7BF2" w:rsidP="00E303AE">
      <w:pPr>
        <w:ind w:left="720" w:hanging="720"/>
        <w:rPr>
          <w:lang w:eastAsia="x-none"/>
        </w:rPr>
      </w:pPr>
      <w:hyperlink r:id="rId2121" w:history="1">
        <w:r w:rsidR="00D93AE1">
          <w:rPr>
            <w:rStyle w:val="Hyperlink"/>
            <w:lang w:eastAsia="x-none"/>
          </w:rPr>
          <w:t>R1-1808147</w:t>
        </w:r>
      </w:hyperlink>
      <w:r w:rsidR="00E303AE" w:rsidRPr="00E303AE">
        <w:rPr>
          <w:lang w:eastAsia="x-none"/>
        </w:rPr>
        <w:tab/>
        <w:t>Enhancements to Uplink and Downlink Physical Channels for NR URLLC</w:t>
      </w:r>
      <w:r w:rsidR="00E303AE" w:rsidRPr="00E303AE">
        <w:rPr>
          <w:lang w:eastAsia="x-none"/>
        </w:rPr>
        <w:tab/>
        <w:t>Ericsson</w:t>
      </w:r>
    </w:p>
    <w:p w14:paraId="149A259F" w14:textId="58A17DDD" w:rsidR="00E303AE" w:rsidRPr="00E303AE" w:rsidRDefault="001B7BF2" w:rsidP="00E303AE">
      <w:pPr>
        <w:ind w:left="720" w:hanging="720"/>
        <w:rPr>
          <w:lang w:eastAsia="x-none"/>
        </w:rPr>
      </w:pPr>
      <w:hyperlink r:id="rId2122" w:history="1">
        <w:r w:rsidR="00D93AE1">
          <w:rPr>
            <w:rStyle w:val="Hyperlink"/>
            <w:lang w:eastAsia="x-none"/>
          </w:rPr>
          <w:t>R1-1808161</w:t>
        </w:r>
      </w:hyperlink>
      <w:r w:rsidR="00E303AE" w:rsidRPr="00E303AE">
        <w:rPr>
          <w:lang w:eastAsia="x-none"/>
        </w:rPr>
        <w:tab/>
        <w:t>Achieving ultra-low latency in grant-based URLLC transmission with minimum overhead</w:t>
      </w:r>
      <w:r w:rsidR="00E303AE" w:rsidRPr="00E303AE">
        <w:rPr>
          <w:lang w:eastAsia="x-none"/>
        </w:rPr>
        <w:tab/>
        <w:t>Idaho National Laboratory</w:t>
      </w:r>
    </w:p>
    <w:p w14:paraId="7BF608B6" w14:textId="7D148586" w:rsidR="00E303AE" w:rsidRPr="00E303AE" w:rsidRDefault="001B7BF2" w:rsidP="00E303AE">
      <w:pPr>
        <w:ind w:left="720" w:hanging="720"/>
        <w:rPr>
          <w:lang w:eastAsia="x-none"/>
        </w:rPr>
      </w:pPr>
      <w:hyperlink r:id="rId2123" w:history="1">
        <w:r w:rsidR="00D93AE1">
          <w:rPr>
            <w:rStyle w:val="Hyperlink"/>
            <w:lang w:eastAsia="x-none"/>
          </w:rPr>
          <w:t>R1-1808191</w:t>
        </w:r>
      </w:hyperlink>
      <w:r w:rsidR="00E303AE" w:rsidRPr="00E303AE">
        <w:rPr>
          <w:lang w:eastAsia="x-none"/>
        </w:rPr>
        <w:tab/>
        <w:t>On compact DCI for URLLC</w:t>
      </w:r>
      <w:r w:rsidR="00E303AE" w:rsidRPr="00E303AE">
        <w:rPr>
          <w:lang w:eastAsia="x-none"/>
        </w:rPr>
        <w:tab/>
        <w:t>Mitsubishi Electric RCE</w:t>
      </w:r>
    </w:p>
    <w:p w14:paraId="28B93477" w14:textId="14074346" w:rsidR="00E303AE" w:rsidRPr="00E303AE" w:rsidRDefault="001B7BF2" w:rsidP="00E303AE">
      <w:pPr>
        <w:ind w:left="720" w:hanging="720"/>
        <w:rPr>
          <w:lang w:eastAsia="x-none"/>
        </w:rPr>
      </w:pPr>
      <w:hyperlink r:id="rId2124" w:history="1">
        <w:r w:rsidR="00D93AE1">
          <w:rPr>
            <w:rStyle w:val="Hyperlink"/>
            <w:lang w:eastAsia="x-none"/>
          </w:rPr>
          <w:t>R1-1808211</w:t>
        </w:r>
      </w:hyperlink>
      <w:r w:rsidR="00E303AE" w:rsidRPr="00E303AE">
        <w:rPr>
          <w:lang w:eastAsia="x-none"/>
        </w:rPr>
        <w:tab/>
        <w:t>URLLC PHY enhancements</w:t>
      </w:r>
      <w:r w:rsidR="00E303AE" w:rsidRPr="00E303AE">
        <w:rPr>
          <w:lang w:eastAsia="x-none"/>
        </w:rPr>
        <w:tab/>
        <w:t>ZTE</w:t>
      </w:r>
    </w:p>
    <w:p w14:paraId="641E86EE" w14:textId="2EE4CBB7" w:rsidR="00E303AE" w:rsidRPr="00E303AE" w:rsidRDefault="001B7BF2" w:rsidP="00E303AE">
      <w:pPr>
        <w:ind w:left="720" w:hanging="720"/>
        <w:rPr>
          <w:lang w:eastAsia="x-none"/>
        </w:rPr>
      </w:pPr>
      <w:hyperlink r:id="rId2125" w:history="1">
        <w:r w:rsidR="00D93AE1">
          <w:rPr>
            <w:rStyle w:val="Hyperlink"/>
            <w:lang w:eastAsia="x-none"/>
          </w:rPr>
          <w:t>R1-1808248</w:t>
        </w:r>
      </w:hyperlink>
      <w:r w:rsidR="00E303AE" w:rsidRPr="00E303AE">
        <w:rPr>
          <w:lang w:eastAsia="x-none"/>
        </w:rPr>
        <w:tab/>
        <w:t>Layer 1 enhancements for URLLC</w:t>
      </w:r>
      <w:r w:rsidR="00E303AE" w:rsidRPr="00E303AE">
        <w:rPr>
          <w:lang w:eastAsia="x-none"/>
        </w:rPr>
        <w:tab/>
        <w:t>vivo</w:t>
      </w:r>
    </w:p>
    <w:p w14:paraId="022B402A" w14:textId="0BD0BE3F" w:rsidR="00E303AE" w:rsidRPr="00E303AE" w:rsidRDefault="001B7BF2" w:rsidP="00E303AE">
      <w:pPr>
        <w:ind w:left="720" w:hanging="720"/>
        <w:rPr>
          <w:lang w:eastAsia="x-none"/>
        </w:rPr>
      </w:pPr>
      <w:hyperlink r:id="rId2126" w:history="1">
        <w:r w:rsidR="00D93AE1">
          <w:rPr>
            <w:rStyle w:val="Hyperlink"/>
            <w:lang w:eastAsia="x-none"/>
          </w:rPr>
          <w:t>R1-1808255</w:t>
        </w:r>
      </w:hyperlink>
      <w:r w:rsidR="00E303AE" w:rsidRPr="00E303AE">
        <w:rPr>
          <w:lang w:eastAsia="x-none"/>
        </w:rPr>
        <w:tab/>
        <w:t>Discussion on enhanced reliability</w:t>
      </w:r>
      <w:r w:rsidR="00E303AE" w:rsidRPr="00E303AE">
        <w:rPr>
          <w:lang w:eastAsia="x-none"/>
        </w:rPr>
        <w:tab/>
        <w:t>TCL Communication Ltd.</w:t>
      </w:r>
    </w:p>
    <w:p w14:paraId="50494DB8" w14:textId="6F4BBF64" w:rsidR="00E303AE" w:rsidRPr="00E303AE" w:rsidRDefault="001B7BF2" w:rsidP="00E303AE">
      <w:pPr>
        <w:ind w:left="720" w:hanging="720"/>
        <w:rPr>
          <w:lang w:eastAsia="x-none"/>
        </w:rPr>
      </w:pPr>
      <w:hyperlink r:id="rId2127" w:history="1">
        <w:r w:rsidR="00D93AE1">
          <w:rPr>
            <w:rStyle w:val="Hyperlink"/>
            <w:lang w:eastAsia="x-none"/>
          </w:rPr>
          <w:t>R1-1808285</w:t>
        </w:r>
      </w:hyperlink>
      <w:r w:rsidR="00E303AE" w:rsidRPr="00E303AE">
        <w:rPr>
          <w:lang w:eastAsia="x-none"/>
        </w:rPr>
        <w:tab/>
        <w:t>Study and evaluations of NR control channels for URLLC</w:t>
      </w:r>
      <w:r w:rsidR="00E303AE" w:rsidRPr="00E303AE">
        <w:rPr>
          <w:lang w:eastAsia="x-none"/>
        </w:rPr>
        <w:tab/>
        <w:t>MediaTek Inc.</w:t>
      </w:r>
    </w:p>
    <w:p w14:paraId="27376A1C" w14:textId="319C690C" w:rsidR="00E303AE" w:rsidRPr="00E303AE" w:rsidRDefault="001B7BF2" w:rsidP="00E303AE">
      <w:pPr>
        <w:ind w:left="720" w:hanging="720"/>
        <w:rPr>
          <w:lang w:eastAsia="x-none"/>
        </w:rPr>
      </w:pPr>
      <w:hyperlink r:id="rId2128" w:history="1">
        <w:r w:rsidR="00D93AE1">
          <w:rPr>
            <w:rStyle w:val="Hyperlink"/>
            <w:lang w:eastAsia="x-none"/>
          </w:rPr>
          <w:t>R1-1808301</w:t>
        </w:r>
      </w:hyperlink>
      <w:r w:rsidR="00E303AE" w:rsidRPr="00E303AE">
        <w:rPr>
          <w:lang w:eastAsia="x-none"/>
        </w:rPr>
        <w:tab/>
        <w:t>On improved reliability of UCI piggybacked PUSCH</w:t>
      </w:r>
      <w:r w:rsidR="00E303AE" w:rsidRPr="00E303AE">
        <w:rPr>
          <w:lang w:eastAsia="x-none"/>
        </w:rPr>
        <w:tab/>
        <w:t>Fujitsu</w:t>
      </w:r>
    </w:p>
    <w:p w14:paraId="3CA3761F" w14:textId="5E1CFBA4" w:rsidR="00E303AE" w:rsidRPr="00E303AE" w:rsidRDefault="001B7BF2" w:rsidP="00E303AE">
      <w:pPr>
        <w:ind w:left="720" w:hanging="720"/>
        <w:rPr>
          <w:lang w:eastAsia="x-none"/>
        </w:rPr>
      </w:pPr>
      <w:hyperlink r:id="rId2129" w:history="1">
        <w:r w:rsidR="00D93AE1">
          <w:rPr>
            <w:rStyle w:val="Hyperlink"/>
            <w:lang w:eastAsia="x-none"/>
          </w:rPr>
          <w:t>R1-1808308</w:t>
        </w:r>
      </w:hyperlink>
      <w:r w:rsidR="00E303AE" w:rsidRPr="00E303AE">
        <w:rPr>
          <w:lang w:eastAsia="x-none"/>
        </w:rPr>
        <w:tab/>
        <w:t>HARQ Processing Timeline Enhancements for NR URLLC</w:t>
      </w:r>
      <w:r w:rsidR="00E303AE" w:rsidRPr="00E303AE">
        <w:rPr>
          <w:lang w:eastAsia="x-none"/>
        </w:rPr>
        <w:tab/>
        <w:t>Fraunhofer HHI</w:t>
      </w:r>
    </w:p>
    <w:p w14:paraId="65F7686A" w14:textId="67DC52C1" w:rsidR="00E303AE" w:rsidRPr="00E303AE" w:rsidRDefault="001B7BF2" w:rsidP="00E303AE">
      <w:pPr>
        <w:ind w:left="720" w:hanging="720"/>
        <w:rPr>
          <w:lang w:eastAsia="x-none"/>
        </w:rPr>
      </w:pPr>
      <w:hyperlink r:id="rId2130" w:history="1">
        <w:r w:rsidR="00D93AE1">
          <w:rPr>
            <w:rStyle w:val="Hyperlink"/>
            <w:lang w:eastAsia="x-none"/>
          </w:rPr>
          <w:t>R1-1808343</w:t>
        </w:r>
      </w:hyperlink>
      <w:r w:rsidR="00E303AE" w:rsidRPr="00E303AE">
        <w:rPr>
          <w:lang w:eastAsia="x-none"/>
        </w:rPr>
        <w:tab/>
        <w:t>On Layer 1 enhancement for URLLC</w:t>
      </w:r>
      <w:r w:rsidR="00E303AE" w:rsidRPr="00E303AE">
        <w:rPr>
          <w:lang w:eastAsia="x-none"/>
        </w:rPr>
        <w:tab/>
        <w:t>Sony</w:t>
      </w:r>
    </w:p>
    <w:p w14:paraId="5F6D8C96" w14:textId="1879754A" w:rsidR="00E303AE" w:rsidRPr="00E303AE" w:rsidRDefault="001B7BF2" w:rsidP="00E303AE">
      <w:pPr>
        <w:ind w:left="720" w:hanging="720"/>
        <w:rPr>
          <w:lang w:eastAsia="x-none"/>
        </w:rPr>
      </w:pPr>
      <w:hyperlink r:id="rId2131" w:history="1">
        <w:r w:rsidR="00D93AE1">
          <w:rPr>
            <w:rStyle w:val="Hyperlink"/>
            <w:lang w:eastAsia="x-none"/>
          </w:rPr>
          <w:t>R1-1808410</w:t>
        </w:r>
      </w:hyperlink>
      <w:r w:rsidR="00E303AE" w:rsidRPr="00E303AE">
        <w:rPr>
          <w:lang w:eastAsia="x-none"/>
        </w:rPr>
        <w:tab/>
        <w:t>Discussion on PHY enhancements for Rel-16 URLLC</w:t>
      </w:r>
      <w:r w:rsidR="00E303AE" w:rsidRPr="00E303AE">
        <w:rPr>
          <w:lang w:eastAsia="x-none"/>
        </w:rPr>
        <w:tab/>
        <w:t>CATT</w:t>
      </w:r>
    </w:p>
    <w:p w14:paraId="08B74DC8" w14:textId="53457B40" w:rsidR="00E303AE" w:rsidRPr="00E303AE" w:rsidRDefault="001B7BF2" w:rsidP="00E303AE">
      <w:pPr>
        <w:ind w:left="720" w:hanging="720"/>
        <w:rPr>
          <w:lang w:eastAsia="x-none"/>
        </w:rPr>
      </w:pPr>
      <w:hyperlink r:id="rId2132" w:history="1">
        <w:r w:rsidR="00D93AE1">
          <w:rPr>
            <w:rStyle w:val="Hyperlink"/>
            <w:lang w:eastAsia="x-none"/>
          </w:rPr>
          <w:t>R1-1808531</w:t>
        </w:r>
      </w:hyperlink>
      <w:r w:rsidR="00E303AE" w:rsidRPr="00E303AE">
        <w:rPr>
          <w:lang w:eastAsia="x-none"/>
        </w:rPr>
        <w:tab/>
        <w:t>Discussion on layer 1 enhancements</w:t>
      </w:r>
      <w:r w:rsidR="00E303AE" w:rsidRPr="00E303AE">
        <w:rPr>
          <w:lang w:eastAsia="x-none"/>
        </w:rPr>
        <w:tab/>
        <w:t>LG Electronics</w:t>
      </w:r>
    </w:p>
    <w:p w14:paraId="7B2FABB9" w14:textId="1383C2EC" w:rsidR="00E303AE" w:rsidRPr="00E303AE" w:rsidRDefault="001B7BF2" w:rsidP="00E303AE">
      <w:pPr>
        <w:ind w:left="720" w:hanging="720"/>
        <w:rPr>
          <w:lang w:eastAsia="x-none"/>
        </w:rPr>
      </w:pPr>
      <w:hyperlink r:id="rId2133" w:history="1">
        <w:r w:rsidR="00D93AE1">
          <w:rPr>
            <w:rStyle w:val="Hyperlink"/>
            <w:lang w:eastAsia="x-none"/>
          </w:rPr>
          <w:t>R1-1808568</w:t>
        </w:r>
      </w:hyperlink>
      <w:r w:rsidR="00E303AE" w:rsidRPr="00E303AE">
        <w:rPr>
          <w:lang w:eastAsia="x-none"/>
        </w:rPr>
        <w:tab/>
        <w:t>On the L1 enhancements for NR URLLC</w:t>
      </w:r>
      <w:r w:rsidR="00E303AE" w:rsidRPr="00E303AE">
        <w:rPr>
          <w:lang w:eastAsia="x-none"/>
        </w:rPr>
        <w:tab/>
        <w:t>Nokia, Nokia Shanghai Bell</w:t>
      </w:r>
    </w:p>
    <w:p w14:paraId="6EDBCFA4" w14:textId="379B69F3" w:rsidR="00E303AE" w:rsidRPr="00E303AE" w:rsidRDefault="001B7BF2" w:rsidP="00E303AE">
      <w:pPr>
        <w:ind w:left="720" w:hanging="720"/>
        <w:rPr>
          <w:lang w:eastAsia="x-none"/>
        </w:rPr>
      </w:pPr>
      <w:hyperlink r:id="rId2134" w:history="1">
        <w:r w:rsidR="00D93AE1">
          <w:rPr>
            <w:rStyle w:val="Hyperlink"/>
            <w:lang w:eastAsia="x-none"/>
          </w:rPr>
          <w:t>R1-1808617</w:t>
        </w:r>
      </w:hyperlink>
      <w:r w:rsidR="00E303AE" w:rsidRPr="00E303AE">
        <w:rPr>
          <w:lang w:eastAsia="x-none"/>
        </w:rPr>
        <w:tab/>
        <w:t>Enhancements to PDCCH</w:t>
      </w:r>
      <w:r w:rsidR="00E303AE" w:rsidRPr="00E303AE">
        <w:rPr>
          <w:lang w:eastAsia="x-none"/>
        </w:rPr>
        <w:tab/>
        <w:t>NEC</w:t>
      </w:r>
    </w:p>
    <w:p w14:paraId="01B9B51A" w14:textId="3D295B75" w:rsidR="00E303AE" w:rsidRPr="00E303AE" w:rsidRDefault="001B7BF2" w:rsidP="00E303AE">
      <w:pPr>
        <w:ind w:left="1440" w:hanging="1440"/>
        <w:rPr>
          <w:lang w:eastAsia="x-none"/>
        </w:rPr>
      </w:pPr>
      <w:hyperlink r:id="rId2135" w:history="1">
        <w:r w:rsidR="00D93AE1">
          <w:rPr>
            <w:rStyle w:val="Hyperlink"/>
            <w:lang w:eastAsia="x-none"/>
          </w:rPr>
          <w:t>R1-1808705</w:t>
        </w:r>
      </w:hyperlink>
      <w:r w:rsidR="00E303AE" w:rsidRPr="00E303AE">
        <w:rPr>
          <w:lang w:eastAsia="x-none"/>
        </w:rPr>
        <w:tab/>
        <w:t>Views on evaluation methodology and Layer 1 enhancements for Rel-16 eURLLC</w:t>
      </w:r>
      <w:r w:rsidR="00E303AE" w:rsidRPr="00E303AE">
        <w:rPr>
          <w:lang w:eastAsia="x-none"/>
        </w:rPr>
        <w:tab/>
        <w:t>Intel Corporation</w:t>
      </w:r>
    </w:p>
    <w:p w14:paraId="66C48994" w14:textId="4AE043A0" w:rsidR="00E303AE" w:rsidRPr="00E303AE" w:rsidRDefault="001B7BF2" w:rsidP="00E303AE">
      <w:pPr>
        <w:ind w:left="720" w:hanging="720"/>
        <w:rPr>
          <w:lang w:eastAsia="x-none"/>
        </w:rPr>
      </w:pPr>
      <w:hyperlink r:id="rId2136" w:history="1">
        <w:r w:rsidR="00D93AE1">
          <w:rPr>
            <w:rStyle w:val="Hyperlink"/>
            <w:lang w:eastAsia="x-none"/>
          </w:rPr>
          <w:t>R1-1808810</w:t>
        </w:r>
      </w:hyperlink>
      <w:r w:rsidR="00E303AE" w:rsidRPr="00E303AE">
        <w:rPr>
          <w:lang w:eastAsia="x-none"/>
        </w:rPr>
        <w:tab/>
        <w:t>Consideration on URLLC physical layer enhancement</w:t>
      </w:r>
      <w:r w:rsidR="00E303AE" w:rsidRPr="00E303AE">
        <w:rPr>
          <w:lang w:eastAsia="x-none"/>
        </w:rPr>
        <w:tab/>
        <w:t>Spreadtrum Communications</w:t>
      </w:r>
    </w:p>
    <w:p w14:paraId="1CDEEE8D" w14:textId="3C181C85" w:rsidR="00E303AE" w:rsidRPr="00E303AE" w:rsidRDefault="001B7BF2" w:rsidP="00E303AE">
      <w:pPr>
        <w:ind w:left="720" w:hanging="720"/>
        <w:rPr>
          <w:lang w:eastAsia="x-none"/>
        </w:rPr>
      </w:pPr>
      <w:hyperlink r:id="rId2137" w:history="1">
        <w:r w:rsidR="00D93AE1">
          <w:rPr>
            <w:rStyle w:val="Hyperlink"/>
            <w:lang w:eastAsia="x-none"/>
          </w:rPr>
          <w:t>R1-1808815</w:t>
        </w:r>
      </w:hyperlink>
      <w:r w:rsidR="00E303AE" w:rsidRPr="00E303AE">
        <w:rPr>
          <w:lang w:eastAsia="x-none"/>
        </w:rPr>
        <w:tab/>
        <w:t>Discussion on PDCCH enhancements for URLLC</w:t>
      </w:r>
      <w:r w:rsidR="00E303AE" w:rsidRPr="00E303AE">
        <w:rPr>
          <w:lang w:eastAsia="x-none"/>
        </w:rPr>
        <w:tab/>
        <w:t>ETRI</w:t>
      </w:r>
    </w:p>
    <w:p w14:paraId="2F724D66" w14:textId="6FB03673" w:rsidR="00E303AE" w:rsidRPr="00E303AE" w:rsidRDefault="001B7BF2" w:rsidP="00E303AE">
      <w:pPr>
        <w:ind w:left="720" w:hanging="720"/>
        <w:rPr>
          <w:lang w:eastAsia="x-none"/>
        </w:rPr>
      </w:pPr>
      <w:hyperlink r:id="rId2138" w:history="1">
        <w:r w:rsidR="00D93AE1">
          <w:rPr>
            <w:rStyle w:val="Hyperlink"/>
            <w:lang w:eastAsia="x-none"/>
          </w:rPr>
          <w:t>R1-1808827</w:t>
        </w:r>
      </w:hyperlink>
      <w:r w:rsidR="00E303AE" w:rsidRPr="00E303AE">
        <w:rPr>
          <w:lang w:eastAsia="x-none"/>
        </w:rPr>
        <w:tab/>
        <w:t>On NR URLLC L1 enhancements</w:t>
      </w:r>
      <w:r w:rsidR="00E303AE" w:rsidRPr="00E303AE">
        <w:rPr>
          <w:lang w:eastAsia="x-none"/>
        </w:rPr>
        <w:tab/>
        <w:t>Panasonic</w:t>
      </w:r>
    </w:p>
    <w:p w14:paraId="4F10020B" w14:textId="2751750B" w:rsidR="00E303AE" w:rsidRPr="00E303AE" w:rsidRDefault="001B7BF2" w:rsidP="00E303AE">
      <w:pPr>
        <w:ind w:left="720" w:hanging="720"/>
        <w:rPr>
          <w:lang w:eastAsia="x-none"/>
        </w:rPr>
      </w:pPr>
      <w:hyperlink r:id="rId2139" w:history="1">
        <w:r w:rsidR="00D93AE1">
          <w:rPr>
            <w:rStyle w:val="Hyperlink"/>
            <w:lang w:eastAsia="x-none"/>
          </w:rPr>
          <w:t>R1-1808844</w:t>
        </w:r>
      </w:hyperlink>
      <w:r w:rsidR="00E303AE" w:rsidRPr="00E303AE">
        <w:rPr>
          <w:lang w:eastAsia="x-none"/>
        </w:rPr>
        <w:tab/>
        <w:t>Discussion on out-of-order scheduling and HARQ</w:t>
      </w:r>
      <w:r w:rsidR="00E303AE" w:rsidRPr="00E303AE">
        <w:rPr>
          <w:lang w:eastAsia="x-none"/>
        </w:rPr>
        <w:tab/>
        <w:t>CMCC</w:t>
      </w:r>
    </w:p>
    <w:p w14:paraId="342B3E7B" w14:textId="22450AEF" w:rsidR="00E303AE" w:rsidRPr="00E303AE" w:rsidRDefault="001B7BF2" w:rsidP="00E303AE">
      <w:pPr>
        <w:ind w:left="720" w:hanging="720"/>
        <w:rPr>
          <w:lang w:eastAsia="x-none"/>
        </w:rPr>
      </w:pPr>
      <w:hyperlink r:id="rId2140" w:history="1">
        <w:r w:rsidR="00D93AE1">
          <w:rPr>
            <w:rStyle w:val="Hyperlink"/>
            <w:lang w:eastAsia="x-none"/>
          </w:rPr>
          <w:t>R1-1808854</w:t>
        </w:r>
      </w:hyperlink>
      <w:r w:rsidR="00E303AE" w:rsidRPr="00E303AE">
        <w:rPr>
          <w:lang w:eastAsia="x-none"/>
        </w:rPr>
        <w:tab/>
        <w:t>PDCCH enhancements for URLLC</w:t>
      </w:r>
      <w:r w:rsidR="00E303AE" w:rsidRPr="00E303AE">
        <w:rPr>
          <w:lang w:eastAsia="x-none"/>
        </w:rPr>
        <w:tab/>
        <w:t>China Telecommunications</w:t>
      </w:r>
    </w:p>
    <w:p w14:paraId="7A08D065" w14:textId="19A60639" w:rsidR="00E303AE" w:rsidRPr="00E303AE" w:rsidRDefault="001B7BF2" w:rsidP="00E303AE">
      <w:pPr>
        <w:ind w:left="720" w:hanging="720"/>
        <w:rPr>
          <w:lang w:eastAsia="x-none"/>
        </w:rPr>
      </w:pPr>
      <w:hyperlink r:id="rId2141" w:history="1">
        <w:r w:rsidR="00D93AE1">
          <w:rPr>
            <w:rStyle w:val="Hyperlink"/>
            <w:lang w:eastAsia="x-none"/>
          </w:rPr>
          <w:t>R1-1808908</w:t>
        </w:r>
      </w:hyperlink>
      <w:r w:rsidR="00E303AE" w:rsidRPr="00E303AE">
        <w:rPr>
          <w:lang w:eastAsia="x-none"/>
        </w:rPr>
        <w:tab/>
        <w:t>Layer 1 enhancement for URLLC</w:t>
      </w:r>
      <w:r w:rsidR="00E303AE" w:rsidRPr="00E303AE">
        <w:rPr>
          <w:lang w:eastAsia="x-none"/>
        </w:rPr>
        <w:tab/>
        <w:t>Guangdong OPPO Mobile Telecom</w:t>
      </w:r>
    </w:p>
    <w:p w14:paraId="3F2F991E" w14:textId="08AC4CB0" w:rsidR="00E303AE" w:rsidRPr="00E303AE" w:rsidRDefault="001B7BF2" w:rsidP="00E303AE">
      <w:pPr>
        <w:ind w:left="720" w:hanging="720"/>
        <w:rPr>
          <w:lang w:eastAsia="x-none"/>
        </w:rPr>
      </w:pPr>
      <w:hyperlink r:id="rId2142" w:history="1">
        <w:r w:rsidR="00D93AE1">
          <w:rPr>
            <w:rStyle w:val="Hyperlink"/>
            <w:lang w:eastAsia="x-none"/>
          </w:rPr>
          <w:t>R1-1808919</w:t>
        </w:r>
      </w:hyperlink>
      <w:r w:rsidR="00E303AE" w:rsidRPr="00E303AE">
        <w:rPr>
          <w:lang w:eastAsia="x-none"/>
        </w:rPr>
        <w:tab/>
        <w:t>Discussion on UL pre-emption for URLLC reliability</w:t>
      </w:r>
      <w:r w:rsidR="00E303AE" w:rsidRPr="00E303AE">
        <w:rPr>
          <w:lang w:eastAsia="x-none"/>
        </w:rPr>
        <w:tab/>
        <w:t>Potevio</w:t>
      </w:r>
    </w:p>
    <w:p w14:paraId="2011F96E" w14:textId="5A9D7D6E" w:rsidR="00E303AE" w:rsidRPr="00E303AE" w:rsidRDefault="001B7BF2" w:rsidP="00E303AE">
      <w:pPr>
        <w:ind w:left="720" w:hanging="720"/>
        <w:rPr>
          <w:lang w:eastAsia="x-none"/>
        </w:rPr>
      </w:pPr>
      <w:hyperlink r:id="rId2143" w:history="1">
        <w:r w:rsidR="00D93AE1">
          <w:rPr>
            <w:rStyle w:val="Hyperlink"/>
            <w:lang w:eastAsia="x-none"/>
          </w:rPr>
          <w:t>R1-1809055</w:t>
        </w:r>
      </w:hyperlink>
      <w:r w:rsidR="00E303AE" w:rsidRPr="00E303AE">
        <w:rPr>
          <w:lang w:eastAsia="x-none"/>
        </w:rPr>
        <w:tab/>
        <w:t>Overview of Physical Layer enhancements for NR URLLC</w:t>
      </w:r>
      <w:r w:rsidR="00E303AE" w:rsidRPr="00E303AE">
        <w:rPr>
          <w:lang w:eastAsia="x-none"/>
        </w:rPr>
        <w:tab/>
        <w:t>AT&amp;T</w:t>
      </w:r>
    </w:p>
    <w:p w14:paraId="6C9AA928" w14:textId="707EC8B4" w:rsidR="00E303AE" w:rsidRPr="00E303AE" w:rsidRDefault="001B7BF2" w:rsidP="00E303AE">
      <w:pPr>
        <w:ind w:left="720" w:hanging="720"/>
        <w:rPr>
          <w:lang w:eastAsia="x-none"/>
        </w:rPr>
      </w:pPr>
      <w:hyperlink r:id="rId2144" w:history="1">
        <w:r w:rsidR="00D93AE1">
          <w:rPr>
            <w:rStyle w:val="Hyperlink"/>
            <w:lang w:eastAsia="x-none"/>
          </w:rPr>
          <w:t>R1-1809099</w:t>
        </w:r>
      </w:hyperlink>
      <w:r w:rsidR="00E303AE" w:rsidRPr="00E303AE">
        <w:rPr>
          <w:lang w:eastAsia="x-none"/>
        </w:rPr>
        <w:tab/>
        <w:t xml:space="preserve">Views on potential physical layer enhancements for URLLC </w:t>
      </w:r>
      <w:r w:rsidR="00E303AE" w:rsidRPr="00E303AE">
        <w:rPr>
          <w:lang w:eastAsia="x-none"/>
        </w:rPr>
        <w:tab/>
        <w:t>InterDigital, Inc.</w:t>
      </w:r>
    </w:p>
    <w:p w14:paraId="04584637" w14:textId="77987460" w:rsidR="00E303AE" w:rsidRPr="00E303AE" w:rsidRDefault="001B7BF2" w:rsidP="00E303AE">
      <w:pPr>
        <w:ind w:left="720" w:hanging="720"/>
        <w:rPr>
          <w:lang w:eastAsia="x-none"/>
        </w:rPr>
      </w:pPr>
      <w:hyperlink r:id="rId2145" w:history="1">
        <w:r w:rsidR="00D93AE1">
          <w:rPr>
            <w:rStyle w:val="Hyperlink"/>
            <w:lang w:eastAsia="x-none"/>
          </w:rPr>
          <w:t>R1-1809112</w:t>
        </w:r>
      </w:hyperlink>
      <w:r w:rsidR="00E303AE" w:rsidRPr="00E303AE">
        <w:rPr>
          <w:lang w:eastAsia="x-none"/>
        </w:rPr>
        <w:tab/>
        <w:t>PUCCH enhancements for URLLC HARQ-ACK feedback</w:t>
      </w:r>
      <w:r w:rsidR="00E303AE" w:rsidRPr="00E303AE">
        <w:rPr>
          <w:lang w:eastAsia="x-none"/>
        </w:rPr>
        <w:tab/>
        <w:t>Sharp</w:t>
      </w:r>
    </w:p>
    <w:p w14:paraId="498A67FF" w14:textId="284F43BA" w:rsidR="00E303AE" w:rsidRPr="00E303AE" w:rsidRDefault="001B7BF2" w:rsidP="00E303AE">
      <w:pPr>
        <w:ind w:left="720" w:hanging="720"/>
        <w:rPr>
          <w:lang w:eastAsia="x-none"/>
        </w:rPr>
      </w:pPr>
      <w:hyperlink r:id="rId2146" w:history="1">
        <w:r w:rsidR="00D93AE1">
          <w:rPr>
            <w:rStyle w:val="Hyperlink"/>
            <w:lang w:eastAsia="x-none"/>
          </w:rPr>
          <w:t>R1-1809125</w:t>
        </w:r>
      </w:hyperlink>
      <w:r w:rsidR="00E303AE" w:rsidRPr="00E303AE">
        <w:rPr>
          <w:lang w:eastAsia="x-none"/>
        </w:rPr>
        <w:tab/>
        <w:t>HARQ enhancement for URLLC</w:t>
      </w:r>
      <w:r w:rsidR="00E303AE" w:rsidRPr="00E303AE">
        <w:rPr>
          <w:lang w:eastAsia="x-none"/>
        </w:rPr>
        <w:tab/>
        <w:t>III</w:t>
      </w:r>
    </w:p>
    <w:p w14:paraId="5DC48E6E" w14:textId="3F87BD24" w:rsidR="00E303AE" w:rsidRPr="00E303AE" w:rsidRDefault="001B7BF2" w:rsidP="00E303AE">
      <w:pPr>
        <w:ind w:left="720" w:hanging="720"/>
        <w:rPr>
          <w:lang w:eastAsia="x-none"/>
        </w:rPr>
      </w:pPr>
      <w:hyperlink r:id="rId2147" w:history="1">
        <w:r w:rsidR="00D93AE1">
          <w:rPr>
            <w:rStyle w:val="Hyperlink"/>
            <w:lang w:eastAsia="x-none"/>
          </w:rPr>
          <w:t>R1-1809163</w:t>
        </w:r>
      </w:hyperlink>
      <w:r w:rsidR="00E303AE" w:rsidRPr="00E303AE">
        <w:rPr>
          <w:lang w:eastAsia="x-none"/>
        </w:rPr>
        <w:tab/>
        <w:t>Physical Layer Enhancements for NR URLLC</w:t>
      </w:r>
      <w:r w:rsidR="00E303AE" w:rsidRPr="00E303AE">
        <w:rPr>
          <w:lang w:eastAsia="x-none"/>
        </w:rPr>
        <w:tab/>
        <w:t>NTT DOCOMO, INC.</w:t>
      </w:r>
    </w:p>
    <w:p w14:paraId="58990846" w14:textId="2CB7E027" w:rsidR="00E303AE" w:rsidRPr="00E303AE" w:rsidRDefault="001B7BF2" w:rsidP="00E303AE">
      <w:pPr>
        <w:ind w:left="720" w:hanging="720"/>
        <w:rPr>
          <w:color w:val="808080"/>
          <w:lang w:eastAsia="x-none"/>
        </w:rPr>
      </w:pPr>
      <w:hyperlink r:id="rId2148" w:history="1">
        <w:r w:rsidR="00D93AE1">
          <w:rPr>
            <w:rStyle w:val="Hyperlink"/>
            <w:lang w:eastAsia="x-none"/>
          </w:rPr>
          <w:t>R1-1809224</w:t>
        </w:r>
      </w:hyperlink>
      <w:r w:rsidR="00E303AE" w:rsidRPr="00E303AE">
        <w:rPr>
          <w:color w:val="808080"/>
          <w:lang w:eastAsia="x-none"/>
        </w:rPr>
        <w:tab/>
        <w:t>PDCCH combining strategy</w:t>
      </w:r>
      <w:r w:rsidR="00E303AE" w:rsidRPr="00E303AE">
        <w:rPr>
          <w:color w:val="808080"/>
          <w:lang w:eastAsia="x-none"/>
        </w:rPr>
        <w:tab/>
        <w:t>TCL Communication Ltd</w:t>
      </w:r>
    </w:p>
    <w:p w14:paraId="01DF3801" w14:textId="77777777" w:rsidR="00E303AE" w:rsidRPr="00E303AE" w:rsidRDefault="00E303AE" w:rsidP="00E303AE">
      <w:pPr>
        <w:ind w:left="720" w:hanging="720"/>
        <w:rPr>
          <w:color w:val="808080"/>
          <w:lang w:eastAsia="x-none"/>
        </w:rPr>
      </w:pPr>
      <w:r w:rsidRPr="00E303AE">
        <w:rPr>
          <w:color w:val="808080"/>
          <w:lang w:eastAsia="x-none"/>
        </w:rPr>
        <w:t>Withdrawn</w:t>
      </w:r>
    </w:p>
    <w:p w14:paraId="6B743848" w14:textId="1FE0FB69" w:rsidR="00E303AE" w:rsidRPr="00E303AE" w:rsidRDefault="001B7BF2" w:rsidP="00E303AE">
      <w:pPr>
        <w:ind w:left="720" w:hanging="720"/>
        <w:rPr>
          <w:lang w:eastAsia="x-none"/>
        </w:rPr>
      </w:pPr>
      <w:hyperlink r:id="rId2149" w:history="1">
        <w:r w:rsidR="00D93AE1">
          <w:rPr>
            <w:rStyle w:val="Hyperlink"/>
            <w:lang w:eastAsia="x-none"/>
          </w:rPr>
          <w:t>R1-1809288</w:t>
        </w:r>
      </w:hyperlink>
      <w:r w:rsidR="00E303AE" w:rsidRPr="00E303AE">
        <w:rPr>
          <w:lang w:eastAsia="x-none"/>
        </w:rPr>
        <w:tab/>
        <w:t>Considerations on PDCCH enhancements to support URLLC</w:t>
      </w:r>
      <w:r w:rsidR="00E303AE" w:rsidRPr="00E303AE">
        <w:rPr>
          <w:lang w:eastAsia="x-none"/>
        </w:rPr>
        <w:tab/>
        <w:t>CAICT</w:t>
      </w:r>
    </w:p>
    <w:p w14:paraId="64A00BA8" w14:textId="7EC3C0CE" w:rsidR="00E303AE" w:rsidRPr="00E303AE" w:rsidRDefault="001B7BF2" w:rsidP="00E303AE">
      <w:pPr>
        <w:ind w:left="720" w:hanging="720"/>
        <w:rPr>
          <w:lang w:eastAsia="x-none"/>
        </w:rPr>
      </w:pPr>
      <w:hyperlink r:id="rId2150" w:history="1">
        <w:r w:rsidR="00D93AE1">
          <w:rPr>
            <w:rStyle w:val="Hyperlink"/>
            <w:lang w:eastAsia="x-none"/>
          </w:rPr>
          <w:t>R1-1809289</w:t>
        </w:r>
      </w:hyperlink>
      <w:r w:rsidR="00E303AE" w:rsidRPr="00E303AE">
        <w:rPr>
          <w:lang w:eastAsia="x-none"/>
        </w:rPr>
        <w:tab/>
        <w:t>Considerations on UCI transmission enhancements to support URLLC</w:t>
      </w:r>
      <w:r w:rsidR="00E303AE" w:rsidRPr="00E303AE">
        <w:rPr>
          <w:lang w:eastAsia="x-none"/>
        </w:rPr>
        <w:tab/>
        <w:t>CAICT</w:t>
      </w:r>
    </w:p>
    <w:p w14:paraId="6AEC135B" w14:textId="615D4EF9" w:rsidR="00E303AE" w:rsidRPr="00E303AE" w:rsidRDefault="001B7BF2" w:rsidP="00E303AE">
      <w:pPr>
        <w:ind w:left="720" w:hanging="720"/>
        <w:rPr>
          <w:lang w:eastAsia="x-none"/>
        </w:rPr>
      </w:pPr>
      <w:hyperlink r:id="rId2151" w:history="1">
        <w:r w:rsidR="00D93AE1">
          <w:rPr>
            <w:rStyle w:val="Hyperlink"/>
            <w:lang w:eastAsia="x-none"/>
          </w:rPr>
          <w:t>R1-1809291</w:t>
        </w:r>
      </w:hyperlink>
      <w:r w:rsidR="00E303AE" w:rsidRPr="00E303AE">
        <w:rPr>
          <w:lang w:eastAsia="x-none"/>
        </w:rPr>
        <w:tab/>
        <w:t>Discussion on the PDCCH repetition for NR URLLC</w:t>
      </w:r>
      <w:r w:rsidR="00E303AE" w:rsidRPr="00E303AE">
        <w:rPr>
          <w:lang w:eastAsia="x-none"/>
        </w:rPr>
        <w:tab/>
        <w:t>Xiaomi</w:t>
      </w:r>
    </w:p>
    <w:p w14:paraId="7DAF7667" w14:textId="1C880417" w:rsidR="00E303AE" w:rsidRPr="00E303AE" w:rsidRDefault="001B7BF2" w:rsidP="00E303AE">
      <w:pPr>
        <w:ind w:left="720" w:hanging="720"/>
        <w:rPr>
          <w:lang w:eastAsia="x-none"/>
        </w:rPr>
      </w:pPr>
      <w:hyperlink r:id="rId2152" w:history="1">
        <w:r w:rsidR="00D93AE1">
          <w:rPr>
            <w:rStyle w:val="Hyperlink"/>
            <w:lang w:eastAsia="x-none"/>
          </w:rPr>
          <w:t>R1-1809318</w:t>
        </w:r>
      </w:hyperlink>
      <w:r w:rsidR="00E303AE" w:rsidRPr="00E303AE">
        <w:rPr>
          <w:lang w:eastAsia="x-none"/>
        </w:rPr>
        <w:tab/>
        <w:t>Considerations for PDCCH enhancements</w:t>
      </w:r>
      <w:r w:rsidR="00E303AE" w:rsidRPr="00E303AE">
        <w:rPr>
          <w:lang w:eastAsia="x-none"/>
        </w:rPr>
        <w:tab/>
        <w:t>Sequans Communications</w:t>
      </w:r>
    </w:p>
    <w:p w14:paraId="4F5E406F" w14:textId="2E0A1CD3" w:rsidR="00E303AE" w:rsidRPr="00E303AE" w:rsidRDefault="001B7BF2" w:rsidP="00E303AE">
      <w:pPr>
        <w:ind w:left="720" w:hanging="720"/>
        <w:rPr>
          <w:lang w:eastAsia="x-none"/>
        </w:rPr>
      </w:pPr>
      <w:hyperlink r:id="rId2153" w:history="1">
        <w:r w:rsidR="00D93AE1">
          <w:rPr>
            <w:rStyle w:val="Hyperlink"/>
            <w:lang w:eastAsia="x-none"/>
          </w:rPr>
          <w:t>R1-1809320</w:t>
        </w:r>
      </w:hyperlink>
      <w:r w:rsidR="00E303AE" w:rsidRPr="00E303AE">
        <w:rPr>
          <w:lang w:eastAsia="x-none"/>
        </w:rPr>
        <w:tab/>
        <w:t>PUCCH enhancements</w:t>
      </w:r>
      <w:r w:rsidR="00E303AE" w:rsidRPr="00E303AE">
        <w:rPr>
          <w:lang w:eastAsia="x-none"/>
        </w:rPr>
        <w:tab/>
        <w:t>Sequans Communications</w:t>
      </w:r>
    </w:p>
    <w:p w14:paraId="6DDAB544" w14:textId="5647578C" w:rsidR="00E303AE" w:rsidRDefault="001B7BF2" w:rsidP="00E303AE">
      <w:pPr>
        <w:ind w:left="720" w:hanging="720"/>
        <w:rPr>
          <w:lang w:eastAsia="x-none"/>
        </w:rPr>
      </w:pPr>
      <w:hyperlink r:id="rId2154" w:history="1">
        <w:r w:rsidR="00D93AE1">
          <w:rPr>
            <w:rStyle w:val="Hyperlink"/>
            <w:lang w:eastAsia="x-none"/>
          </w:rPr>
          <w:t>R1-1809400</w:t>
        </w:r>
      </w:hyperlink>
      <w:r w:rsidR="00E303AE" w:rsidRPr="00E303AE">
        <w:rPr>
          <w:lang w:eastAsia="x-none"/>
        </w:rPr>
        <w:tab/>
        <w:t>Layer 1 URLLC Enhancements</w:t>
      </w:r>
      <w:r w:rsidR="00E303AE" w:rsidRPr="00E303AE">
        <w:rPr>
          <w:lang w:eastAsia="x-none"/>
        </w:rPr>
        <w:tab/>
        <w:t>Motorola Mobility, Lenovo</w:t>
      </w:r>
    </w:p>
    <w:p w14:paraId="6ED5FBEF" w14:textId="76DCE41D" w:rsidR="002D530B" w:rsidRPr="00E303AE" w:rsidRDefault="002D530B" w:rsidP="002D530B">
      <w:pPr>
        <w:ind w:left="720" w:hanging="720"/>
        <w:rPr>
          <w:lang w:eastAsia="x-none"/>
        </w:rPr>
      </w:pPr>
      <w:r>
        <w:rPr>
          <w:lang w:eastAsia="x-none"/>
        </w:rPr>
        <w:t>R1-1809981</w:t>
      </w:r>
      <w:r>
        <w:rPr>
          <w:lang w:eastAsia="x-none"/>
        </w:rPr>
        <w:tab/>
        <w:t>Summary of 7.2.6.1 Layer 1 enhancements</w:t>
      </w:r>
      <w:r>
        <w:rPr>
          <w:lang w:eastAsia="x-none"/>
        </w:rPr>
        <w:tab/>
        <w:t>Huawei, HiSilicon</w:t>
      </w:r>
    </w:p>
    <w:p w14:paraId="27853E10" w14:textId="77777777" w:rsidR="00E303AE" w:rsidRPr="00E303AE" w:rsidRDefault="00E303AE" w:rsidP="00885C79">
      <w:pPr>
        <w:pStyle w:val="Heading4"/>
      </w:pPr>
      <w:bookmarkStart w:id="1079" w:name="_Toc521704558"/>
      <w:bookmarkStart w:id="1080" w:name="_Toc526458967"/>
      <w:r w:rsidRPr="00E303AE">
        <w:t>UL inter UE Tx prioritization/multiplexing</w:t>
      </w:r>
      <w:bookmarkEnd w:id="1079"/>
      <w:bookmarkEnd w:id="1080"/>
    </w:p>
    <w:p w14:paraId="5260DF84" w14:textId="10ACE240" w:rsidR="00997C94" w:rsidRPr="00997C94" w:rsidRDefault="001B7BF2" w:rsidP="00997C94">
      <w:pPr>
        <w:ind w:left="720" w:hanging="720"/>
        <w:rPr>
          <w:b/>
          <w:lang w:eastAsia="x-none"/>
        </w:rPr>
      </w:pPr>
      <w:hyperlink r:id="rId2155" w:history="1">
        <w:r w:rsidR="00D93AE1">
          <w:rPr>
            <w:rStyle w:val="Hyperlink"/>
            <w:b/>
            <w:lang w:eastAsia="x-none"/>
          </w:rPr>
          <w:t>R1-1808286</w:t>
        </w:r>
      </w:hyperlink>
      <w:r w:rsidR="00997C94" w:rsidRPr="00997C94">
        <w:rPr>
          <w:b/>
          <w:lang w:eastAsia="x-none"/>
        </w:rPr>
        <w:tab/>
        <w:t>Evaluation and analysis for UL multiplexing between eMBB and URLLC</w:t>
      </w:r>
      <w:r w:rsidR="00997C94" w:rsidRPr="00997C94">
        <w:rPr>
          <w:b/>
          <w:lang w:eastAsia="x-none"/>
        </w:rPr>
        <w:tab/>
        <w:t>MediaTek Inc.</w:t>
      </w:r>
    </w:p>
    <w:p w14:paraId="5A784DFA" w14:textId="77777777" w:rsidR="008B0A7C" w:rsidRPr="008B0A7C" w:rsidRDefault="008B0A7C" w:rsidP="008E772F">
      <w:pPr>
        <w:pStyle w:val="ListParagraph"/>
        <w:numPr>
          <w:ilvl w:val="0"/>
          <w:numId w:val="91"/>
        </w:numPr>
        <w:spacing w:after="0"/>
        <w:rPr>
          <w:lang w:val="en-US" w:eastAsia="ko-KR"/>
        </w:rPr>
      </w:pPr>
      <w:r w:rsidRPr="008B0A7C">
        <w:rPr>
          <w:lang w:val="en-US" w:eastAsia="zh-TW"/>
        </w:rPr>
        <w:t>Proposal 1</w:t>
      </w:r>
      <w:r w:rsidRPr="008B0A7C">
        <w:rPr>
          <w:lang w:val="en-US" w:eastAsia="ko-KR"/>
        </w:rPr>
        <w:t>: Uplink preemption indication should not be considered in Rel-16 unless URLLC performance can be guaranteed to achieve its minimum L1 latency requirement.</w:t>
      </w:r>
    </w:p>
    <w:p w14:paraId="54545A98" w14:textId="77777777" w:rsidR="008B0A7C" w:rsidRPr="008B0A7C" w:rsidRDefault="008B0A7C" w:rsidP="008E772F">
      <w:pPr>
        <w:pStyle w:val="ListParagraph"/>
        <w:numPr>
          <w:ilvl w:val="0"/>
          <w:numId w:val="91"/>
        </w:numPr>
        <w:spacing w:after="0"/>
        <w:rPr>
          <w:bCs/>
          <w:noProof/>
          <w:lang w:val="en-US" w:eastAsia="zh-TW"/>
        </w:rPr>
      </w:pPr>
      <w:r w:rsidRPr="008B0A7C">
        <w:rPr>
          <w:noProof/>
          <w:lang w:eastAsia="zh-TW"/>
        </w:rPr>
        <w:t>Proposal 2</w:t>
      </w:r>
      <w:r w:rsidRPr="008B0A7C">
        <w:rPr>
          <w:noProof/>
          <w:lang w:eastAsia="ko-KR"/>
        </w:rPr>
        <w:t xml:space="preserve">: </w:t>
      </w:r>
      <w:r w:rsidRPr="008B0A7C">
        <w:rPr>
          <w:bCs/>
          <w:noProof/>
          <w:lang w:val="en-US" w:eastAsia="zh-TW"/>
        </w:rPr>
        <w:t>It is essential to model the following in order to realistically evaluate the performance of uplink preemption schemes in a system-level simulation environment:</w:t>
      </w:r>
    </w:p>
    <w:p w14:paraId="43244CD7" w14:textId="77777777" w:rsidR="008B0A7C" w:rsidRPr="008B0A7C" w:rsidRDefault="008B0A7C" w:rsidP="008E772F">
      <w:pPr>
        <w:pStyle w:val="ListParagraph"/>
        <w:numPr>
          <w:ilvl w:val="1"/>
          <w:numId w:val="91"/>
        </w:numPr>
        <w:spacing w:after="0"/>
        <w:rPr>
          <w:bCs/>
          <w:noProof/>
          <w:lang w:val="en-US" w:eastAsia="zh-TW"/>
        </w:rPr>
      </w:pPr>
      <w:r w:rsidRPr="008B0A7C">
        <w:rPr>
          <w:bCs/>
          <w:noProof/>
          <w:lang w:val="en-US" w:eastAsia="zh-TW"/>
        </w:rPr>
        <w:t>Accurate eMBB processing timeline modeling (including, at least, PI monitoring periodicity and eMBB processing capability)</w:t>
      </w:r>
    </w:p>
    <w:p w14:paraId="62A4A2DA" w14:textId="77777777" w:rsidR="008B0A7C" w:rsidRPr="008B0A7C" w:rsidRDefault="008B0A7C" w:rsidP="008E772F">
      <w:pPr>
        <w:pStyle w:val="ListParagraph"/>
        <w:numPr>
          <w:ilvl w:val="1"/>
          <w:numId w:val="91"/>
        </w:numPr>
        <w:spacing w:after="0"/>
        <w:rPr>
          <w:bCs/>
          <w:noProof/>
          <w:lang w:val="en-US" w:eastAsia="zh-TW"/>
        </w:rPr>
      </w:pPr>
      <w:r w:rsidRPr="008B0A7C">
        <w:rPr>
          <w:bCs/>
          <w:noProof/>
          <w:lang w:val="en-US" w:eastAsia="zh-TW"/>
        </w:rPr>
        <w:t>HARQ re-transmission modeling with soft-combining capability (at least for eMBB UEs)</w:t>
      </w:r>
      <w:r w:rsidRPr="008B0A7C">
        <w:rPr>
          <w:noProof/>
          <w:sz w:val="18"/>
          <w:lang w:eastAsia="ko-KR"/>
        </w:rPr>
        <w:t>.</w:t>
      </w:r>
    </w:p>
    <w:p w14:paraId="610881B9" w14:textId="77777777" w:rsidR="008B0A7C" w:rsidRPr="008B0A7C" w:rsidRDefault="008B0A7C" w:rsidP="008E772F">
      <w:pPr>
        <w:pStyle w:val="ListParagraph"/>
        <w:numPr>
          <w:ilvl w:val="0"/>
          <w:numId w:val="91"/>
        </w:numPr>
        <w:spacing w:after="0"/>
        <w:rPr>
          <w:bCs/>
          <w:lang w:val="en-US" w:eastAsia="zh-TW"/>
        </w:rPr>
      </w:pPr>
      <w:r w:rsidRPr="008B0A7C">
        <w:rPr>
          <w:lang w:val="en-US" w:eastAsia="zh-TW"/>
        </w:rPr>
        <w:t>Proposal 3</w:t>
      </w:r>
      <w:r w:rsidRPr="008B0A7C">
        <w:rPr>
          <w:lang w:val="en-US" w:eastAsia="ko-KR"/>
        </w:rPr>
        <w:t xml:space="preserve">: </w:t>
      </w:r>
      <w:r w:rsidRPr="008B0A7C">
        <w:rPr>
          <w:bCs/>
          <w:lang w:val="en-US" w:eastAsia="zh-TW"/>
        </w:rPr>
        <w:t>System-level simulation studies for uplink multiplexing should consider the scenario where only some of the eMBB UEs are capable of supporting preemption indication.</w:t>
      </w:r>
    </w:p>
    <w:p w14:paraId="1E659211" w14:textId="77777777" w:rsidR="008B0A7C" w:rsidRPr="008B0A7C" w:rsidRDefault="008B0A7C" w:rsidP="008E772F">
      <w:pPr>
        <w:pStyle w:val="ListParagraph"/>
        <w:numPr>
          <w:ilvl w:val="0"/>
          <w:numId w:val="91"/>
        </w:numPr>
        <w:spacing w:after="0"/>
        <w:rPr>
          <w:lang w:val="en-US" w:eastAsia="zh-TW"/>
        </w:rPr>
      </w:pPr>
      <w:r w:rsidRPr="008B0A7C">
        <w:rPr>
          <w:lang w:val="en-US" w:eastAsia="zh-TW"/>
        </w:rPr>
        <w:lastRenderedPageBreak/>
        <w:t>Proposal 4</w:t>
      </w:r>
      <w:r w:rsidRPr="008B0A7C">
        <w:rPr>
          <w:lang w:val="en-US" w:eastAsia="ko-KR"/>
        </w:rPr>
        <w:t>: Further enhancements should be investigated for power control and re-scheduling methods in Rel-16 to improve UL dynamic multiplexing between eMBB and URLLC.</w:t>
      </w:r>
    </w:p>
    <w:p w14:paraId="799C8A15" w14:textId="7BF5F48C" w:rsidR="00997C94" w:rsidRDefault="00997C94" w:rsidP="00997C94">
      <w:pPr>
        <w:ind w:left="720" w:hanging="720"/>
        <w:rPr>
          <w:rFonts w:ascii="Times New Roman" w:hAnsi="Times New Roman"/>
          <w:szCs w:val="20"/>
        </w:rPr>
      </w:pPr>
      <w:r>
        <w:rPr>
          <w:rFonts w:ascii="Times New Roman" w:hAnsi="Times New Roman"/>
          <w:b/>
          <w:szCs w:val="20"/>
        </w:rPr>
        <w:t>D</w:t>
      </w:r>
      <w:r w:rsidRPr="00777035">
        <w:rPr>
          <w:rFonts w:ascii="Times New Roman" w:hAnsi="Times New Roman"/>
          <w:b/>
          <w:szCs w:val="20"/>
        </w:rPr>
        <w:t xml:space="preserve">ecision: </w:t>
      </w:r>
      <w:r w:rsidRPr="00777035">
        <w:rPr>
          <w:rFonts w:ascii="Times New Roman" w:hAnsi="Times New Roman"/>
          <w:szCs w:val="20"/>
        </w:rPr>
        <w:t xml:space="preserve">The document is </w:t>
      </w:r>
      <w:r>
        <w:rPr>
          <w:rFonts w:ascii="Times New Roman" w:hAnsi="Times New Roman"/>
          <w:szCs w:val="20"/>
        </w:rPr>
        <w:t>noted.</w:t>
      </w:r>
    </w:p>
    <w:p w14:paraId="3F18D5A1" w14:textId="1F93FCA7" w:rsidR="00997C94" w:rsidRDefault="00997C94" w:rsidP="00E303AE">
      <w:pPr>
        <w:ind w:left="720" w:hanging="720"/>
        <w:rPr>
          <w:lang w:eastAsia="x-none"/>
        </w:rPr>
      </w:pPr>
    </w:p>
    <w:p w14:paraId="5EB23EA6" w14:textId="78445B15" w:rsidR="008B0A7C" w:rsidRDefault="001B7BF2" w:rsidP="008B0A7C">
      <w:pPr>
        <w:ind w:left="720" w:hanging="720"/>
        <w:rPr>
          <w:b/>
          <w:lang w:eastAsia="x-none"/>
        </w:rPr>
      </w:pPr>
      <w:hyperlink r:id="rId2156" w:history="1">
        <w:r w:rsidR="00D93AE1">
          <w:rPr>
            <w:rStyle w:val="Hyperlink"/>
            <w:b/>
            <w:lang w:eastAsia="x-none"/>
          </w:rPr>
          <w:t>R1-1808706</w:t>
        </w:r>
      </w:hyperlink>
      <w:r w:rsidR="008B0A7C" w:rsidRPr="008B0A7C">
        <w:rPr>
          <w:b/>
          <w:lang w:eastAsia="x-none"/>
        </w:rPr>
        <w:tab/>
        <w:t>On inter-UE multiplexing in UL</w:t>
      </w:r>
      <w:r w:rsidR="008B0A7C" w:rsidRPr="008B0A7C">
        <w:rPr>
          <w:b/>
          <w:lang w:eastAsia="x-none"/>
        </w:rPr>
        <w:tab/>
        <w:t>Intel Corporation</w:t>
      </w:r>
    </w:p>
    <w:p w14:paraId="66EA7EF0" w14:textId="51EE36CD" w:rsidR="008B0A7C" w:rsidRPr="008B0A7C" w:rsidRDefault="008B0A7C" w:rsidP="008E772F">
      <w:pPr>
        <w:pStyle w:val="ListParagraph"/>
        <w:numPr>
          <w:ilvl w:val="0"/>
          <w:numId w:val="91"/>
        </w:numPr>
        <w:spacing w:after="0"/>
        <w:rPr>
          <w:lang w:eastAsia="en-GB"/>
        </w:rPr>
      </w:pPr>
      <w:r w:rsidRPr="008B0A7C">
        <w:rPr>
          <w:lang w:eastAsia="en-GB"/>
        </w:rPr>
        <w:t>Proposal 1: Mechanisms for UL inter-UE multiplexing should not be limited to cater to only multiplexing of different service types (eMBB vs. URLLC), but also consider the general problem of multiplexing services with different QoS requirements.</w:t>
      </w:r>
    </w:p>
    <w:p w14:paraId="2D56D229" w14:textId="0B7F5C53" w:rsidR="008B0A7C" w:rsidRPr="008B0A7C" w:rsidRDefault="008B0A7C" w:rsidP="008E772F">
      <w:pPr>
        <w:pStyle w:val="ListParagraph"/>
        <w:numPr>
          <w:ilvl w:val="0"/>
          <w:numId w:val="91"/>
        </w:numPr>
        <w:spacing w:after="0"/>
        <w:rPr>
          <w:lang w:eastAsia="en-GB"/>
        </w:rPr>
      </w:pPr>
      <w:r w:rsidRPr="008B0A7C">
        <w:rPr>
          <w:lang w:eastAsia="en-GB"/>
        </w:rPr>
        <w:t>Proposal 2: NR provides sufficient mechanisms to configure different power control parameters for different services either dynamically or semi-statically</w:t>
      </w:r>
    </w:p>
    <w:p w14:paraId="205D43F9" w14:textId="031B2A74" w:rsidR="008B0A7C" w:rsidRPr="008B0A7C" w:rsidRDefault="008B0A7C" w:rsidP="008E772F">
      <w:pPr>
        <w:pStyle w:val="ListParagraph"/>
        <w:numPr>
          <w:ilvl w:val="0"/>
          <w:numId w:val="91"/>
        </w:numPr>
        <w:spacing w:after="0"/>
        <w:rPr>
          <w:lang w:eastAsia="en-GB"/>
        </w:rPr>
      </w:pPr>
      <w:r w:rsidRPr="008B0A7C">
        <w:rPr>
          <w:lang w:eastAsia="en-GB"/>
        </w:rPr>
        <w:t>Observation 1: Dynamic reduction of eMBB power can be better classified as a generalized form of interruption indication and should be discussed in that context rather than power control techniques.</w:t>
      </w:r>
    </w:p>
    <w:p w14:paraId="2EBF97F9" w14:textId="718238FE" w:rsidR="008B0A7C" w:rsidRPr="008B0A7C" w:rsidRDefault="008B0A7C" w:rsidP="008E772F">
      <w:pPr>
        <w:pStyle w:val="ListParagraph"/>
        <w:numPr>
          <w:ilvl w:val="0"/>
          <w:numId w:val="91"/>
        </w:numPr>
        <w:spacing w:after="0"/>
        <w:rPr>
          <w:lang w:val="en-US" w:eastAsia="en-GB"/>
        </w:rPr>
      </w:pPr>
      <w:r w:rsidRPr="008B0A7C">
        <w:rPr>
          <w:lang w:eastAsia="en-GB"/>
        </w:rPr>
        <w:t xml:space="preserve">Proposal 3: </w:t>
      </w:r>
      <w:r w:rsidRPr="008B0A7C">
        <w:rPr>
          <w:lang w:val="en-US" w:eastAsia="en-GB"/>
        </w:rPr>
        <w:t>Support of interruption or continuation indication can be further studied, subject to application time of interruption indication being at least N2 according to the supported UE minimum processing time capability as a starting point</w:t>
      </w:r>
    </w:p>
    <w:p w14:paraId="0735FA5C" w14:textId="77777777" w:rsidR="008B0A7C" w:rsidRPr="008B0A7C" w:rsidRDefault="008B0A7C" w:rsidP="008E772F">
      <w:pPr>
        <w:pStyle w:val="ListParagraph"/>
        <w:numPr>
          <w:ilvl w:val="1"/>
          <w:numId w:val="91"/>
        </w:numPr>
        <w:spacing w:after="0"/>
        <w:rPr>
          <w:lang w:val="en-US" w:eastAsia="en-GB"/>
        </w:rPr>
      </w:pPr>
      <w:r w:rsidRPr="008B0A7C">
        <w:rPr>
          <w:lang w:val="en-US" w:eastAsia="en-GB"/>
        </w:rPr>
        <w:t>Further studies are needed, taking UE power consumption and monitoring complexity, and reliability of indication into account</w:t>
      </w:r>
    </w:p>
    <w:p w14:paraId="3CD2592A" w14:textId="77777777" w:rsidR="008B0A7C" w:rsidRPr="008B0A7C" w:rsidRDefault="008B0A7C" w:rsidP="008E772F">
      <w:pPr>
        <w:pStyle w:val="ListParagraph"/>
        <w:numPr>
          <w:ilvl w:val="1"/>
          <w:numId w:val="91"/>
        </w:numPr>
        <w:spacing w:after="0"/>
        <w:rPr>
          <w:lang w:val="en-US" w:eastAsia="en-GB"/>
        </w:rPr>
      </w:pPr>
      <w:r w:rsidRPr="008B0A7C">
        <w:rPr>
          <w:lang w:val="en-US" w:eastAsia="en-GB"/>
        </w:rPr>
        <w:t xml:space="preserve">FFS: Details of UE specific or group-based signaling, implicit/explicit indication, etc.  </w:t>
      </w:r>
    </w:p>
    <w:p w14:paraId="6CB36D82" w14:textId="77777777" w:rsidR="008B0A7C" w:rsidRPr="008B0A7C" w:rsidRDefault="008B0A7C" w:rsidP="008E772F">
      <w:pPr>
        <w:pStyle w:val="ListParagraph"/>
        <w:numPr>
          <w:ilvl w:val="1"/>
          <w:numId w:val="91"/>
        </w:numPr>
        <w:spacing w:after="0"/>
        <w:rPr>
          <w:lang w:val="en-US" w:eastAsia="en-GB"/>
        </w:rPr>
      </w:pPr>
      <w:r w:rsidRPr="008B0A7C">
        <w:rPr>
          <w:lang w:val="en-US" w:eastAsia="en-GB"/>
        </w:rPr>
        <w:t xml:space="preserve">FFS: Feasibility of application time shorter than N2 </w:t>
      </w:r>
    </w:p>
    <w:p w14:paraId="55F23B49" w14:textId="77777777" w:rsidR="008B0A7C" w:rsidRDefault="008B0A7C" w:rsidP="008B0A7C">
      <w:pPr>
        <w:ind w:left="720" w:hanging="720"/>
        <w:rPr>
          <w:rFonts w:ascii="Times New Roman" w:hAnsi="Times New Roman"/>
          <w:szCs w:val="20"/>
        </w:rPr>
      </w:pPr>
      <w:r>
        <w:rPr>
          <w:rFonts w:ascii="Times New Roman" w:hAnsi="Times New Roman"/>
          <w:b/>
          <w:szCs w:val="20"/>
        </w:rPr>
        <w:t>D</w:t>
      </w:r>
      <w:r w:rsidRPr="00777035">
        <w:rPr>
          <w:rFonts w:ascii="Times New Roman" w:hAnsi="Times New Roman"/>
          <w:b/>
          <w:szCs w:val="20"/>
        </w:rPr>
        <w:t xml:space="preserve">ecision: </w:t>
      </w:r>
      <w:r w:rsidRPr="00777035">
        <w:rPr>
          <w:rFonts w:ascii="Times New Roman" w:hAnsi="Times New Roman"/>
          <w:szCs w:val="20"/>
        </w:rPr>
        <w:t xml:space="preserve">The document is </w:t>
      </w:r>
      <w:r>
        <w:rPr>
          <w:rFonts w:ascii="Times New Roman" w:hAnsi="Times New Roman"/>
          <w:szCs w:val="20"/>
        </w:rPr>
        <w:t>noted.</w:t>
      </w:r>
    </w:p>
    <w:p w14:paraId="0B5053A2" w14:textId="23CCC5A4" w:rsidR="008B0A7C" w:rsidRDefault="008B0A7C" w:rsidP="00E303AE">
      <w:pPr>
        <w:ind w:left="720" w:hanging="720"/>
        <w:rPr>
          <w:lang w:eastAsia="x-none"/>
        </w:rPr>
      </w:pPr>
    </w:p>
    <w:p w14:paraId="01B77E46" w14:textId="77777777" w:rsidR="000F7968" w:rsidRPr="000F7968" w:rsidRDefault="000F7968" w:rsidP="000F7968">
      <w:pPr>
        <w:rPr>
          <w:lang w:eastAsia="x-none"/>
        </w:rPr>
      </w:pPr>
      <w:r w:rsidRPr="00776945">
        <w:rPr>
          <w:lang w:eastAsia="x-none"/>
        </w:rPr>
        <w:t>Tuesday session conclusion: Continue offline discussion – Xueming (vivo)</w:t>
      </w:r>
    </w:p>
    <w:p w14:paraId="01C6FA26" w14:textId="7095240A" w:rsidR="000F7968" w:rsidRDefault="000F7968" w:rsidP="00E303AE">
      <w:pPr>
        <w:ind w:left="720" w:hanging="720"/>
        <w:rPr>
          <w:lang w:eastAsia="x-none"/>
        </w:rPr>
      </w:pPr>
    </w:p>
    <w:p w14:paraId="2494744B" w14:textId="5563A707" w:rsidR="000F7968" w:rsidRPr="00776945" w:rsidRDefault="00776945" w:rsidP="00E303AE">
      <w:pPr>
        <w:ind w:left="720" w:hanging="720"/>
        <w:rPr>
          <w:b/>
          <w:lang w:eastAsia="x-none"/>
        </w:rPr>
      </w:pPr>
      <w:r w:rsidRPr="00776945">
        <w:rPr>
          <w:b/>
          <w:lang w:eastAsia="x-none"/>
        </w:rPr>
        <w:t>Friday session</w:t>
      </w:r>
    </w:p>
    <w:p w14:paraId="6B0B9E31" w14:textId="49E6EE86" w:rsidR="00776945" w:rsidRPr="00776945" w:rsidRDefault="001B7BF2" w:rsidP="00776945">
      <w:pPr>
        <w:ind w:left="720" w:hanging="720"/>
        <w:rPr>
          <w:b/>
          <w:lang w:eastAsia="x-none"/>
        </w:rPr>
      </w:pPr>
      <w:hyperlink r:id="rId2157" w:history="1">
        <w:r w:rsidR="00D93AE1">
          <w:rPr>
            <w:rStyle w:val="Hyperlink"/>
            <w:b/>
            <w:lang w:eastAsia="x-none"/>
          </w:rPr>
          <w:t>R1-1809995</w:t>
        </w:r>
      </w:hyperlink>
      <w:r w:rsidR="00776945" w:rsidRPr="00776945">
        <w:rPr>
          <w:b/>
          <w:lang w:eastAsia="x-none"/>
        </w:rPr>
        <w:tab/>
        <w:t>Offline discussion for UL inter UE Tx prioritization/multiplexing</w:t>
      </w:r>
      <w:r w:rsidR="00776945" w:rsidRPr="00776945">
        <w:rPr>
          <w:b/>
          <w:lang w:eastAsia="x-none"/>
        </w:rPr>
        <w:tab/>
        <w:t>vivo</w:t>
      </w:r>
    </w:p>
    <w:p w14:paraId="4AFE68F8" w14:textId="77777777" w:rsidR="00776945" w:rsidRDefault="00776945" w:rsidP="00776945">
      <w:pPr>
        <w:ind w:left="720" w:hanging="720"/>
        <w:rPr>
          <w:rFonts w:ascii="Times New Roman" w:hAnsi="Times New Roman"/>
          <w:szCs w:val="20"/>
        </w:rPr>
      </w:pPr>
      <w:r>
        <w:rPr>
          <w:rFonts w:ascii="Times New Roman" w:hAnsi="Times New Roman"/>
          <w:b/>
          <w:szCs w:val="20"/>
        </w:rPr>
        <w:t>D</w:t>
      </w:r>
      <w:r w:rsidRPr="00777035">
        <w:rPr>
          <w:rFonts w:ascii="Times New Roman" w:hAnsi="Times New Roman"/>
          <w:b/>
          <w:szCs w:val="20"/>
        </w:rPr>
        <w:t xml:space="preserve">ecision: </w:t>
      </w:r>
      <w:r w:rsidRPr="00777035">
        <w:rPr>
          <w:rFonts w:ascii="Times New Roman" w:hAnsi="Times New Roman"/>
          <w:szCs w:val="20"/>
        </w:rPr>
        <w:t xml:space="preserve">The document is </w:t>
      </w:r>
      <w:r>
        <w:rPr>
          <w:rFonts w:ascii="Times New Roman" w:hAnsi="Times New Roman"/>
          <w:szCs w:val="20"/>
        </w:rPr>
        <w:t>noted.</w:t>
      </w:r>
    </w:p>
    <w:p w14:paraId="21BF619E" w14:textId="2A4A58A2" w:rsidR="00776945" w:rsidRDefault="00776945" w:rsidP="00E303AE">
      <w:pPr>
        <w:ind w:left="720" w:hanging="720"/>
        <w:rPr>
          <w:lang w:eastAsia="x-none"/>
        </w:rPr>
      </w:pPr>
    </w:p>
    <w:p w14:paraId="54A93238" w14:textId="77777777" w:rsidR="0081748D" w:rsidRPr="0081748D" w:rsidRDefault="0081748D" w:rsidP="0081748D">
      <w:pPr>
        <w:ind w:left="720" w:hanging="720"/>
        <w:rPr>
          <w:lang w:eastAsia="x-none"/>
        </w:rPr>
      </w:pPr>
      <w:r w:rsidRPr="0081748D">
        <w:rPr>
          <w:highlight w:val="green"/>
          <w:lang w:eastAsia="x-none"/>
        </w:rPr>
        <w:t>Agreements</w:t>
      </w:r>
      <w:r w:rsidRPr="0081748D">
        <w:rPr>
          <w:lang w:eastAsia="x-none"/>
        </w:rPr>
        <w:t>:</w:t>
      </w:r>
    </w:p>
    <w:p w14:paraId="79F8622F" w14:textId="77777777" w:rsidR="0081748D" w:rsidRPr="0081748D" w:rsidRDefault="0081748D" w:rsidP="00FD2787">
      <w:pPr>
        <w:numPr>
          <w:ilvl w:val="0"/>
          <w:numId w:val="284"/>
        </w:numPr>
        <w:ind w:hanging="357"/>
        <w:rPr>
          <w:rFonts w:eastAsia="SimSun"/>
          <w:lang w:eastAsia="zh-CN"/>
        </w:rPr>
      </w:pPr>
      <w:r w:rsidRPr="0081748D">
        <w:rPr>
          <w:rFonts w:eastAsia="SimSun" w:hint="eastAsia"/>
          <w:lang w:eastAsia="zh-CN"/>
        </w:rPr>
        <w:t xml:space="preserve">RAN1 to study the potential enhancements for </w:t>
      </w:r>
      <w:r w:rsidRPr="0081748D">
        <w:rPr>
          <w:rFonts w:eastAsia="SimSun"/>
          <w:lang w:eastAsia="zh-CN"/>
        </w:rPr>
        <w:t>UL inter UE Tx prioritization/multiplexing</w:t>
      </w:r>
    </w:p>
    <w:p w14:paraId="48DBAF18" w14:textId="77777777" w:rsidR="0081748D" w:rsidRPr="0081748D" w:rsidRDefault="0081748D" w:rsidP="00FD2787">
      <w:pPr>
        <w:numPr>
          <w:ilvl w:val="1"/>
          <w:numId w:val="284"/>
        </w:numPr>
        <w:ind w:hanging="357"/>
        <w:rPr>
          <w:rFonts w:eastAsia="SimSun"/>
          <w:lang w:eastAsia="zh-CN"/>
        </w:rPr>
      </w:pPr>
      <w:r w:rsidRPr="0081748D">
        <w:rPr>
          <w:rFonts w:eastAsia="SimSun" w:hint="eastAsia"/>
          <w:lang w:eastAsia="zh-CN"/>
        </w:rPr>
        <w:t>P</w:t>
      </w:r>
      <w:r w:rsidRPr="0081748D">
        <w:rPr>
          <w:rFonts w:eastAsia="SimSun"/>
          <w:lang w:eastAsia="zh-CN"/>
        </w:rPr>
        <w:t>erformance study</w:t>
      </w:r>
      <w:r w:rsidRPr="0081748D">
        <w:rPr>
          <w:rFonts w:eastAsia="SimSun" w:hint="eastAsia"/>
          <w:lang w:eastAsia="zh-CN"/>
        </w:rPr>
        <w:t xml:space="preserve"> of the enhanced </w:t>
      </w:r>
      <w:r w:rsidRPr="0081748D">
        <w:rPr>
          <w:rFonts w:eastAsia="SimSun"/>
          <w:lang w:eastAsia="zh-CN"/>
        </w:rPr>
        <w:t>UL inter UE Tx prioritization/multiplexing</w:t>
      </w:r>
      <w:r w:rsidRPr="0081748D">
        <w:rPr>
          <w:rFonts w:eastAsia="SimSun" w:hint="eastAsia"/>
          <w:lang w:eastAsia="zh-CN"/>
        </w:rPr>
        <w:t xml:space="preserve"> mechanisms using Re-15 mechanisms as the performance benchmark</w:t>
      </w:r>
    </w:p>
    <w:p w14:paraId="2ED8F5AD" w14:textId="77777777" w:rsidR="0081748D" w:rsidRPr="0081748D" w:rsidRDefault="0081748D" w:rsidP="00FD2787">
      <w:pPr>
        <w:numPr>
          <w:ilvl w:val="2"/>
          <w:numId w:val="284"/>
        </w:numPr>
        <w:ind w:hanging="357"/>
        <w:rPr>
          <w:rFonts w:eastAsia="SimSun"/>
          <w:lang w:eastAsia="zh-CN"/>
        </w:rPr>
      </w:pPr>
      <w:r w:rsidRPr="0081748D">
        <w:rPr>
          <w:rFonts w:eastAsia="SimSun" w:hint="eastAsia"/>
          <w:lang w:eastAsia="zh-CN"/>
        </w:rPr>
        <w:t xml:space="preserve">The use cases and scenarios adopted in L1 enhancements for URLLC </w:t>
      </w:r>
      <w:r w:rsidRPr="0081748D">
        <w:rPr>
          <w:rFonts w:eastAsia="SimSun"/>
          <w:lang w:eastAsia="zh-CN"/>
        </w:rPr>
        <w:t>are</w:t>
      </w:r>
      <w:r w:rsidRPr="0081748D">
        <w:rPr>
          <w:rFonts w:eastAsia="SimSun" w:hint="eastAsia"/>
          <w:lang w:eastAsia="zh-CN"/>
        </w:rPr>
        <w:t xml:space="preserve"> considered for the evaluation of </w:t>
      </w:r>
      <w:r w:rsidRPr="0081748D">
        <w:rPr>
          <w:rFonts w:eastAsia="SimSun"/>
          <w:lang w:eastAsia="zh-CN"/>
        </w:rPr>
        <w:t>UL inter UE Tx prioritization/multiplexing</w:t>
      </w:r>
    </w:p>
    <w:p w14:paraId="5455AC0A" w14:textId="77777777" w:rsidR="0081748D" w:rsidRPr="0081748D" w:rsidRDefault="0081748D" w:rsidP="00FD2787">
      <w:pPr>
        <w:numPr>
          <w:ilvl w:val="2"/>
          <w:numId w:val="284"/>
        </w:numPr>
        <w:ind w:hanging="357"/>
        <w:rPr>
          <w:rFonts w:eastAsia="SimSun"/>
          <w:lang w:eastAsia="zh-CN"/>
        </w:rPr>
      </w:pPr>
      <w:r w:rsidRPr="0081748D">
        <w:rPr>
          <w:rFonts w:eastAsia="SimSun"/>
          <w:lang w:eastAsia="zh-CN"/>
        </w:rPr>
        <w:t>Other factors to be considered such as overhead, capability, etc.</w:t>
      </w:r>
    </w:p>
    <w:p w14:paraId="75B5CC54" w14:textId="77777777" w:rsidR="0081748D" w:rsidRPr="0081748D" w:rsidRDefault="0081748D" w:rsidP="00FD2787">
      <w:pPr>
        <w:numPr>
          <w:ilvl w:val="1"/>
          <w:numId w:val="284"/>
        </w:numPr>
        <w:ind w:hanging="357"/>
        <w:rPr>
          <w:rFonts w:eastAsia="SimSun"/>
          <w:lang w:eastAsia="zh-CN"/>
        </w:rPr>
      </w:pPr>
      <w:r w:rsidRPr="0081748D">
        <w:rPr>
          <w:rFonts w:eastAsia="SimSun" w:hint="eastAsia"/>
          <w:lang w:eastAsia="zh-CN"/>
        </w:rPr>
        <w:t>Study the UE UL cancelation mechanisms, including at least the following aspects</w:t>
      </w:r>
    </w:p>
    <w:p w14:paraId="5A6CA468" w14:textId="77777777" w:rsidR="0081748D" w:rsidRPr="0081748D" w:rsidRDefault="0081748D" w:rsidP="00FD2787">
      <w:pPr>
        <w:numPr>
          <w:ilvl w:val="2"/>
          <w:numId w:val="284"/>
        </w:numPr>
        <w:ind w:hanging="357"/>
        <w:rPr>
          <w:rFonts w:eastAsia="SimSun"/>
          <w:lang w:eastAsia="zh-CN"/>
        </w:rPr>
      </w:pPr>
      <w:r w:rsidRPr="0081748D">
        <w:rPr>
          <w:rFonts w:eastAsia="SimSun" w:hint="eastAsia"/>
          <w:lang w:eastAsia="zh-CN"/>
        </w:rPr>
        <w:t>The potential mechanisms may include UE UL cancelation</w:t>
      </w:r>
      <w:r w:rsidRPr="0081748D">
        <w:rPr>
          <w:rFonts w:eastAsia="SimSun"/>
          <w:lang w:eastAsia="zh-CN"/>
        </w:rPr>
        <w:t>/pausing</w:t>
      </w:r>
      <w:r w:rsidRPr="0081748D">
        <w:rPr>
          <w:rFonts w:eastAsia="SimSun" w:hint="eastAsia"/>
          <w:lang w:eastAsia="zh-CN"/>
        </w:rPr>
        <w:t xml:space="preserve"> indication, UL </w:t>
      </w:r>
      <w:r w:rsidRPr="0081748D">
        <w:rPr>
          <w:rFonts w:eastAsia="SimSun"/>
          <w:lang w:eastAsia="zh-CN"/>
        </w:rPr>
        <w:t>continuation</w:t>
      </w:r>
      <w:r w:rsidRPr="0081748D">
        <w:rPr>
          <w:rFonts w:eastAsia="SimSun" w:hint="eastAsia"/>
          <w:lang w:eastAsia="zh-CN"/>
        </w:rPr>
        <w:t xml:space="preserve"> </w:t>
      </w:r>
      <w:r w:rsidRPr="0081748D">
        <w:rPr>
          <w:rFonts w:eastAsia="SimSun"/>
          <w:lang w:eastAsia="zh-CN"/>
        </w:rPr>
        <w:t>indication</w:t>
      </w:r>
      <w:r w:rsidRPr="0081748D">
        <w:rPr>
          <w:rFonts w:eastAsia="SimSun" w:hint="eastAsia"/>
          <w:lang w:eastAsia="zh-CN"/>
        </w:rPr>
        <w:t>, UL re-scheduling indication</w:t>
      </w:r>
    </w:p>
    <w:p w14:paraId="14EC0738" w14:textId="77777777" w:rsidR="0081748D" w:rsidRPr="0081748D" w:rsidRDefault="0081748D" w:rsidP="00FD2787">
      <w:pPr>
        <w:numPr>
          <w:ilvl w:val="2"/>
          <w:numId w:val="284"/>
        </w:numPr>
        <w:ind w:hanging="357"/>
        <w:rPr>
          <w:rFonts w:eastAsia="SimSun"/>
          <w:lang w:eastAsia="zh-CN"/>
        </w:rPr>
      </w:pPr>
      <w:r w:rsidRPr="0081748D">
        <w:rPr>
          <w:rFonts w:eastAsia="SimSun" w:hint="eastAsia"/>
          <w:lang w:eastAsia="zh-CN"/>
        </w:rPr>
        <w:t xml:space="preserve">Physical channel/signal used for the UL cancelation indication </w:t>
      </w:r>
    </w:p>
    <w:p w14:paraId="3DDDB63A" w14:textId="77777777" w:rsidR="0081748D" w:rsidRPr="0081748D" w:rsidRDefault="0081748D" w:rsidP="00FD2787">
      <w:pPr>
        <w:numPr>
          <w:ilvl w:val="2"/>
          <w:numId w:val="284"/>
        </w:numPr>
        <w:ind w:hanging="357"/>
        <w:rPr>
          <w:rFonts w:eastAsia="SimSun"/>
          <w:lang w:eastAsia="zh-CN"/>
        </w:rPr>
      </w:pPr>
      <w:r w:rsidRPr="0081748D">
        <w:rPr>
          <w:rFonts w:eastAsia="SimSun" w:hint="eastAsia"/>
          <w:lang w:eastAsia="zh-CN"/>
        </w:rPr>
        <w:t xml:space="preserve">UE </w:t>
      </w:r>
      <w:r w:rsidRPr="0081748D">
        <w:rPr>
          <w:rFonts w:eastAsia="SimSun"/>
          <w:lang w:eastAsia="zh-CN"/>
        </w:rPr>
        <w:t>P</w:t>
      </w:r>
      <w:r w:rsidRPr="0081748D">
        <w:rPr>
          <w:rFonts w:eastAsia="SimSun" w:hint="eastAsia"/>
          <w:lang w:eastAsia="zh-CN"/>
        </w:rPr>
        <w:t>rocessing timeline for the UL cancelation indication</w:t>
      </w:r>
    </w:p>
    <w:p w14:paraId="7DA4A276" w14:textId="77777777" w:rsidR="0081748D" w:rsidRPr="0081748D" w:rsidRDefault="0081748D" w:rsidP="00FD2787">
      <w:pPr>
        <w:numPr>
          <w:ilvl w:val="2"/>
          <w:numId w:val="284"/>
        </w:numPr>
        <w:ind w:hanging="357"/>
        <w:rPr>
          <w:rFonts w:eastAsia="SimSun"/>
          <w:lang w:eastAsia="zh-CN"/>
        </w:rPr>
      </w:pPr>
      <w:r w:rsidRPr="0081748D">
        <w:rPr>
          <w:rFonts w:eastAsia="SimSun" w:hint="eastAsia"/>
          <w:lang w:eastAsia="zh-CN"/>
        </w:rPr>
        <w:t>UE monitoring behaviours for the UL cancelation indication</w:t>
      </w:r>
    </w:p>
    <w:p w14:paraId="2FF98F71" w14:textId="77777777" w:rsidR="0081748D" w:rsidRPr="0081748D" w:rsidRDefault="0081748D" w:rsidP="00FD2787">
      <w:pPr>
        <w:numPr>
          <w:ilvl w:val="2"/>
          <w:numId w:val="284"/>
        </w:numPr>
        <w:ind w:hanging="357"/>
        <w:rPr>
          <w:rFonts w:eastAsia="SimSun"/>
          <w:lang w:eastAsia="zh-CN"/>
        </w:rPr>
      </w:pPr>
      <w:r w:rsidRPr="0081748D">
        <w:rPr>
          <w:rFonts w:eastAsia="SimSun" w:hint="eastAsia"/>
          <w:lang w:eastAsia="zh-CN"/>
        </w:rPr>
        <w:t>UE PDCCH monitoring capability, if the UL cancelation indication is by PDCCH</w:t>
      </w:r>
    </w:p>
    <w:p w14:paraId="14009E39" w14:textId="77777777" w:rsidR="0081748D" w:rsidRPr="0081748D" w:rsidRDefault="0081748D" w:rsidP="00FD2787">
      <w:pPr>
        <w:numPr>
          <w:ilvl w:val="2"/>
          <w:numId w:val="284"/>
        </w:numPr>
        <w:ind w:hanging="357"/>
        <w:rPr>
          <w:rFonts w:eastAsia="SimSun"/>
          <w:lang w:eastAsia="zh-CN"/>
        </w:rPr>
      </w:pPr>
      <w:r w:rsidRPr="0081748D">
        <w:rPr>
          <w:rFonts w:eastAsia="SimSun"/>
          <w:lang w:eastAsia="zh-CN"/>
        </w:rPr>
        <w:t>M</w:t>
      </w:r>
      <w:r w:rsidRPr="0081748D">
        <w:rPr>
          <w:rFonts w:eastAsia="SimSun" w:hint="eastAsia"/>
          <w:lang w:eastAsia="zh-CN"/>
        </w:rPr>
        <w:t>ethods to ensure the reliability of the indication for UE UL cancelation</w:t>
      </w:r>
    </w:p>
    <w:p w14:paraId="76C29EB6" w14:textId="77777777" w:rsidR="0081748D" w:rsidRPr="0081748D" w:rsidRDefault="0081748D" w:rsidP="00FD2787">
      <w:pPr>
        <w:numPr>
          <w:ilvl w:val="1"/>
          <w:numId w:val="284"/>
        </w:numPr>
        <w:ind w:hanging="357"/>
        <w:rPr>
          <w:rFonts w:eastAsia="SimSun"/>
          <w:lang w:eastAsia="zh-CN"/>
        </w:rPr>
      </w:pPr>
      <w:r w:rsidRPr="0081748D">
        <w:rPr>
          <w:rFonts w:eastAsia="SimSun" w:hint="eastAsia"/>
          <w:lang w:eastAsia="zh-CN"/>
        </w:rPr>
        <w:t>Study the UL power control enhancements</w:t>
      </w:r>
    </w:p>
    <w:p w14:paraId="234F9A30" w14:textId="77777777" w:rsidR="0081748D" w:rsidRPr="0081748D" w:rsidRDefault="0081748D" w:rsidP="00FD2787">
      <w:pPr>
        <w:numPr>
          <w:ilvl w:val="1"/>
          <w:numId w:val="284"/>
        </w:numPr>
        <w:ind w:hanging="357"/>
        <w:rPr>
          <w:rFonts w:eastAsia="SimSun"/>
          <w:lang w:eastAsia="zh-CN"/>
        </w:rPr>
      </w:pPr>
      <w:r w:rsidRPr="0081748D">
        <w:rPr>
          <w:rFonts w:eastAsia="SimSun" w:hint="eastAsia"/>
          <w:lang w:eastAsia="zh-CN"/>
        </w:rPr>
        <w:t>Study o</w:t>
      </w:r>
      <w:r w:rsidRPr="0081748D">
        <w:rPr>
          <w:rFonts w:eastAsia="SimSun"/>
          <w:lang w:eastAsia="zh-CN"/>
        </w:rPr>
        <w:t xml:space="preserve">ther </w:t>
      </w:r>
      <w:r w:rsidRPr="0081748D">
        <w:rPr>
          <w:rFonts w:eastAsia="SimSun" w:hint="eastAsia"/>
          <w:lang w:eastAsia="zh-CN"/>
        </w:rPr>
        <w:t>enhancements for the multiplexing between a grant-based UL transmission from a UE and a grant-free UL transmission from another UE</w:t>
      </w:r>
    </w:p>
    <w:p w14:paraId="01371A7E" w14:textId="77777777" w:rsidR="0081748D" w:rsidRDefault="0081748D" w:rsidP="00E303AE">
      <w:pPr>
        <w:ind w:left="720" w:hanging="720"/>
        <w:rPr>
          <w:lang w:eastAsia="x-none"/>
        </w:rPr>
      </w:pPr>
    </w:p>
    <w:p w14:paraId="053FE564" w14:textId="77777777" w:rsidR="00776945" w:rsidRDefault="00776945" w:rsidP="00E303AE">
      <w:pPr>
        <w:ind w:left="720" w:hanging="720"/>
        <w:rPr>
          <w:lang w:eastAsia="x-none"/>
        </w:rPr>
      </w:pPr>
    </w:p>
    <w:p w14:paraId="3DAAA595" w14:textId="26FB13DC" w:rsidR="00E303AE" w:rsidRPr="00E303AE" w:rsidRDefault="001B7BF2" w:rsidP="00E303AE">
      <w:pPr>
        <w:ind w:left="720" w:hanging="720"/>
        <w:rPr>
          <w:lang w:eastAsia="x-none"/>
        </w:rPr>
      </w:pPr>
      <w:hyperlink r:id="rId2158" w:history="1">
        <w:r w:rsidR="00D93AE1">
          <w:rPr>
            <w:rStyle w:val="Hyperlink"/>
            <w:lang w:eastAsia="x-none"/>
          </w:rPr>
          <w:t>R1-1808099</w:t>
        </w:r>
      </w:hyperlink>
      <w:r w:rsidR="00E303AE" w:rsidRPr="00E303AE">
        <w:rPr>
          <w:lang w:eastAsia="x-none"/>
        </w:rPr>
        <w:tab/>
        <w:t>UL inter-UE transmission prioritization and multiplexing</w:t>
      </w:r>
      <w:r w:rsidR="00E303AE" w:rsidRPr="00E303AE">
        <w:rPr>
          <w:lang w:eastAsia="x-none"/>
        </w:rPr>
        <w:tab/>
        <w:t>Huawei, HiSilicon</w:t>
      </w:r>
    </w:p>
    <w:p w14:paraId="569F20B1" w14:textId="005A3D44" w:rsidR="00E303AE" w:rsidRPr="00E303AE" w:rsidRDefault="001B7BF2" w:rsidP="00E303AE">
      <w:pPr>
        <w:ind w:left="720" w:hanging="720"/>
        <w:rPr>
          <w:lang w:eastAsia="x-none"/>
        </w:rPr>
      </w:pPr>
      <w:hyperlink r:id="rId2159" w:history="1">
        <w:r w:rsidR="00D93AE1">
          <w:rPr>
            <w:rStyle w:val="Hyperlink"/>
            <w:lang w:eastAsia="x-none"/>
          </w:rPr>
          <w:t>R1-1808148</w:t>
        </w:r>
      </w:hyperlink>
      <w:r w:rsidR="00E303AE" w:rsidRPr="00E303AE">
        <w:rPr>
          <w:lang w:eastAsia="x-none"/>
        </w:rPr>
        <w:tab/>
        <w:t>Inter-UE Prioritization and Multiplexing of  UL Transmissions</w:t>
      </w:r>
      <w:r w:rsidR="00E303AE" w:rsidRPr="00E303AE">
        <w:rPr>
          <w:lang w:eastAsia="x-none"/>
        </w:rPr>
        <w:tab/>
        <w:t>Ericsson</w:t>
      </w:r>
    </w:p>
    <w:p w14:paraId="31B5FECB" w14:textId="5429E5C3" w:rsidR="00E303AE" w:rsidRPr="00E303AE" w:rsidRDefault="001B7BF2" w:rsidP="00E303AE">
      <w:pPr>
        <w:ind w:left="720" w:hanging="720"/>
        <w:rPr>
          <w:lang w:eastAsia="x-none"/>
        </w:rPr>
      </w:pPr>
      <w:hyperlink r:id="rId2160" w:history="1">
        <w:r w:rsidR="00D93AE1">
          <w:rPr>
            <w:rStyle w:val="Hyperlink"/>
            <w:lang w:eastAsia="x-none"/>
          </w:rPr>
          <w:t>R1-1808212</w:t>
        </w:r>
      </w:hyperlink>
      <w:r w:rsidR="00E303AE" w:rsidRPr="00E303AE">
        <w:rPr>
          <w:lang w:eastAsia="x-none"/>
        </w:rPr>
        <w:tab/>
        <w:t>On Inter-UE multiplexing between eMBB and URLLC</w:t>
      </w:r>
      <w:r w:rsidR="00E303AE" w:rsidRPr="00E303AE">
        <w:rPr>
          <w:lang w:eastAsia="x-none"/>
        </w:rPr>
        <w:tab/>
        <w:t>ZTE</w:t>
      </w:r>
    </w:p>
    <w:p w14:paraId="2DFC7914" w14:textId="6BAF3FC8" w:rsidR="00E303AE" w:rsidRPr="00E303AE" w:rsidRDefault="001B7BF2" w:rsidP="00E303AE">
      <w:pPr>
        <w:ind w:left="720" w:hanging="720"/>
        <w:rPr>
          <w:lang w:eastAsia="x-none"/>
        </w:rPr>
      </w:pPr>
      <w:hyperlink r:id="rId2161" w:history="1">
        <w:r w:rsidR="00D93AE1">
          <w:rPr>
            <w:rStyle w:val="Hyperlink"/>
            <w:lang w:eastAsia="x-none"/>
          </w:rPr>
          <w:t>R1-1808249</w:t>
        </w:r>
      </w:hyperlink>
      <w:r w:rsidR="00E303AE" w:rsidRPr="00E303AE">
        <w:rPr>
          <w:lang w:eastAsia="x-none"/>
        </w:rPr>
        <w:tab/>
        <w:t>UL inter UE Tx prioritization for URLLC</w:t>
      </w:r>
      <w:r w:rsidR="00E303AE" w:rsidRPr="00E303AE">
        <w:rPr>
          <w:lang w:eastAsia="x-none"/>
        </w:rPr>
        <w:tab/>
        <w:t>vivo</w:t>
      </w:r>
    </w:p>
    <w:p w14:paraId="1125B8A8" w14:textId="33146860" w:rsidR="00E303AE" w:rsidRPr="00E303AE" w:rsidRDefault="001B7BF2" w:rsidP="00E303AE">
      <w:pPr>
        <w:ind w:left="720" w:hanging="720"/>
        <w:rPr>
          <w:lang w:eastAsia="x-none"/>
        </w:rPr>
      </w:pPr>
      <w:hyperlink r:id="rId2162" w:history="1">
        <w:r w:rsidR="00D93AE1">
          <w:rPr>
            <w:rStyle w:val="Hyperlink"/>
            <w:lang w:eastAsia="x-none"/>
          </w:rPr>
          <w:t>R1-1808302</w:t>
        </w:r>
      </w:hyperlink>
      <w:r w:rsidR="00E303AE" w:rsidRPr="00E303AE">
        <w:rPr>
          <w:lang w:eastAsia="x-none"/>
        </w:rPr>
        <w:tab/>
        <w:t>Discussion on UL preemption indication</w:t>
      </w:r>
      <w:r w:rsidR="00E303AE" w:rsidRPr="00E303AE">
        <w:rPr>
          <w:lang w:eastAsia="x-none"/>
        </w:rPr>
        <w:tab/>
        <w:t>Fujitsu</w:t>
      </w:r>
    </w:p>
    <w:p w14:paraId="6F29C372" w14:textId="0E5CF704" w:rsidR="00E303AE" w:rsidRPr="00E303AE" w:rsidRDefault="001B7BF2" w:rsidP="00E303AE">
      <w:pPr>
        <w:ind w:left="720" w:hanging="720"/>
        <w:rPr>
          <w:lang w:eastAsia="x-none"/>
        </w:rPr>
      </w:pPr>
      <w:hyperlink r:id="rId2163" w:history="1">
        <w:r w:rsidR="00D93AE1">
          <w:rPr>
            <w:rStyle w:val="Hyperlink"/>
            <w:lang w:eastAsia="x-none"/>
          </w:rPr>
          <w:t>R1-1808306</w:t>
        </w:r>
      </w:hyperlink>
      <w:r w:rsidR="00E303AE" w:rsidRPr="00E303AE">
        <w:rPr>
          <w:lang w:eastAsia="x-none"/>
        </w:rPr>
        <w:tab/>
        <w:t>UL multiplexing for URLLC</w:t>
      </w:r>
      <w:r w:rsidR="00E303AE" w:rsidRPr="00E303AE">
        <w:rPr>
          <w:lang w:eastAsia="x-none"/>
        </w:rPr>
        <w:tab/>
        <w:t>China Telecommunications</w:t>
      </w:r>
    </w:p>
    <w:p w14:paraId="303BD205" w14:textId="0A3BECB3" w:rsidR="00E303AE" w:rsidRPr="00E303AE" w:rsidRDefault="001B7BF2" w:rsidP="00E303AE">
      <w:pPr>
        <w:ind w:left="720" w:hanging="720"/>
        <w:rPr>
          <w:lang w:eastAsia="x-none"/>
        </w:rPr>
      </w:pPr>
      <w:hyperlink r:id="rId2164" w:history="1">
        <w:r w:rsidR="00D93AE1">
          <w:rPr>
            <w:rStyle w:val="Hyperlink"/>
            <w:lang w:eastAsia="x-none"/>
          </w:rPr>
          <w:t>R1-1808344</w:t>
        </w:r>
      </w:hyperlink>
      <w:r w:rsidR="00E303AE" w:rsidRPr="00E303AE">
        <w:rPr>
          <w:lang w:eastAsia="x-none"/>
        </w:rPr>
        <w:tab/>
        <w:t>On UL inter UE pre-emption</w:t>
      </w:r>
      <w:r w:rsidR="00E303AE" w:rsidRPr="00E303AE">
        <w:rPr>
          <w:lang w:eastAsia="x-none"/>
        </w:rPr>
        <w:tab/>
        <w:t>Sony</w:t>
      </w:r>
    </w:p>
    <w:p w14:paraId="01F4C8FC" w14:textId="0877BD1E" w:rsidR="00E303AE" w:rsidRPr="00E303AE" w:rsidRDefault="001B7BF2" w:rsidP="00E303AE">
      <w:pPr>
        <w:ind w:left="720" w:hanging="720"/>
        <w:rPr>
          <w:lang w:eastAsia="x-none"/>
        </w:rPr>
      </w:pPr>
      <w:hyperlink r:id="rId2165" w:history="1">
        <w:r w:rsidR="00D93AE1">
          <w:rPr>
            <w:rStyle w:val="Hyperlink"/>
            <w:lang w:eastAsia="x-none"/>
          </w:rPr>
          <w:t>R1-1808411</w:t>
        </w:r>
      </w:hyperlink>
      <w:r w:rsidR="00E303AE" w:rsidRPr="00E303AE">
        <w:rPr>
          <w:lang w:eastAsia="x-none"/>
        </w:rPr>
        <w:tab/>
        <w:t>Discussion on inter-UE UL multiplexing</w:t>
      </w:r>
      <w:r w:rsidR="00E303AE" w:rsidRPr="00E303AE">
        <w:rPr>
          <w:lang w:eastAsia="x-none"/>
        </w:rPr>
        <w:tab/>
        <w:t>CATT</w:t>
      </w:r>
    </w:p>
    <w:p w14:paraId="26CF23BF" w14:textId="18989EBC" w:rsidR="00E303AE" w:rsidRPr="00E303AE" w:rsidRDefault="001B7BF2" w:rsidP="00E303AE">
      <w:pPr>
        <w:ind w:left="720" w:hanging="720"/>
        <w:rPr>
          <w:lang w:eastAsia="x-none"/>
        </w:rPr>
      </w:pPr>
      <w:hyperlink r:id="rId2166" w:history="1">
        <w:r w:rsidR="00D93AE1">
          <w:rPr>
            <w:rStyle w:val="Hyperlink"/>
            <w:lang w:eastAsia="x-none"/>
          </w:rPr>
          <w:t>R1-1808447</w:t>
        </w:r>
      </w:hyperlink>
      <w:r w:rsidR="00E303AE" w:rsidRPr="00E303AE">
        <w:rPr>
          <w:lang w:eastAsia="x-none"/>
        </w:rPr>
        <w:tab/>
        <w:t>Discussions on UL inter-UE Tx multiplexing</w:t>
      </w:r>
      <w:r w:rsidR="00E303AE" w:rsidRPr="00E303AE">
        <w:rPr>
          <w:lang w:eastAsia="x-none"/>
        </w:rPr>
        <w:tab/>
        <w:t>Mitsubishi Electric Co.</w:t>
      </w:r>
    </w:p>
    <w:p w14:paraId="739B12B4" w14:textId="5EE26C0F" w:rsidR="00E303AE" w:rsidRPr="00E303AE" w:rsidRDefault="001B7BF2" w:rsidP="00E303AE">
      <w:pPr>
        <w:ind w:left="720" w:hanging="720"/>
        <w:rPr>
          <w:lang w:eastAsia="x-none"/>
        </w:rPr>
      </w:pPr>
      <w:hyperlink r:id="rId2167" w:history="1">
        <w:r w:rsidR="00D93AE1">
          <w:rPr>
            <w:rStyle w:val="Hyperlink"/>
            <w:lang w:eastAsia="x-none"/>
          </w:rPr>
          <w:t>R1-1808532</w:t>
        </w:r>
      </w:hyperlink>
      <w:r w:rsidR="00E303AE" w:rsidRPr="00E303AE">
        <w:rPr>
          <w:lang w:eastAsia="x-none"/>
        </w:rPr>
        <w:tab/>
        <w:t>Discussion on UL inter UE Tx prioritization</w:t>
      </w:r>
      <w:r w:rsidR="00E303AE" w:rsidRPr="00E303AE">
        <w:rPr>
          <w:lang w:eastAsia="x-none"/>
        </w:rPr>
        <w:tab/>
        <w:t>LG Electronics</w:t>
      </w:r>
    </w:p>
    <w:p w14:paraId="1F297CB4" w14:textId="562CB622" w:rsidR="00E303AE" w:rsidRPr="00E303AE" w:rsidRDefault="001B7BF2" w:rsidP="00E303AE">
      <w:pPr>
        <w:ind w:left="720" w:hanging="720"/>
        <w:rPr>
          <w:lang w:eastAsia="x-none"/>
        </w:rPr>
      </w:pPr>
      <w:hyperlink r:id="rId2168" w:history="1">
        <w:r w:rsidR="00D93AE1">
          <w:rPr>
            <w:rStyle w:val="Hyperlink"/>
            <w:lang w:eastAsia="x-none"/>
          </w:rPr>
          <w:t>R1-1808565</w:t>
        </w:r>
      </w:hyperlink>
      <w:r w:rsidR="00E303AE" w:rsidRPr="00E303AE">
        <w:rPr>
          <w:lang w:eastAsia="x-none"/>
        </w:rPr>
        <w:tab/>
        <w:t>UL inter UE Tx prioritization/multiplexing of eMBB and URLLC</w:t>
      </w:r>
      <w:r w:rsidR="00E303AE" w:rsidRPr="00E303AE">
        <w:rPr>
          <w:lang w:eastAsia="x-none"/>
        </w:rPr>
        <w:tab/>
        <w:t>NEC</w:t>
      </w:r>
    </w:p>
    <w:p w14:paraId="15A1BBDE" w14:textId="03E35B74" w:rsidR="00E303AE" w:rsidRPr="00E303AE" w:rsidRDefault="001B7BF2" w:rsidP="00E303AE">
      <w:pPr>
        <w:ind w:left="720" w:hanging="720"/>
        <w:rPr>
          <w:lang w:eastAsia="x-none"/>
        </w:rPr>
      </w:pPr>
      <w:hyperlink r:id="rId2169" w:history="1">
        <w:r w:rsidR="00D93AE1">
          <w:rPr>
            <w:rStyle w:val="Hyperlink"/>
            <w:lang w:eastAsia="x-none"/>
          </w:rPr>
          <w:t>R1-1808569</w:t>
        </w:r>
      </w:hyperlink>
      <w:r w:rsidR="00E303AE" w:rsidRPr="00E303AE">
        <w:rPr>
          <w:lang w:eastAsia="x-none"/>
        </w:rPr>
        <w:tab/>
        <w:t>On UL inter-UE multiplexing between eMBB and URLLC</w:t>
      </w:r>
      <w:r w:rsidR="00E303AE" w:rsidRPr="00E303AE">
        <w:rPr>
          <w:lang w:eastAsia="x-none"/>
        </w:rPr>
        <w:tab/>
        <w:t>Nokia, Nokia Shanghai Bell</w:t>
      </w:r>
    </w:p>
    <w:p w14:paraId="35ED24CE" w14:textId="53116012" w:rsidR="00E303AE" w:rsidRPr="00E303AE" w:rsidRDefault="001B7BF2" w:rsidP="00E303AE">
      <w:pPr>
        <w:ind w:left="720" w:hanging="720"/>
        <w:rPr>
          <w:lang w:eastAsia="x-none"/>
        </w:rPr>
      </w:pPr>
      <w:hyperlink r:id="rId2170" w:history="1">
        <w:r w:rsidR="00D93AE1">
          <w:rPr>
            <w:rStyle w:val="Hyperlink"/>
            <w:lang w:eastAsia="x-none"/>
          </w:rPr>
          <w:t>R1-1808788</w:t>
        </w:r>
      </w:hyperlink>
      <w:r w:rsidR="00E303AE" w:rsidRPr="00E303AE">
        <w:rPr>
          <w:lang w:eastAsia="x-none"/>
        </w:rPr>
        <w:tab/>
        <w:t>Uplink inter UE multiplexing/prioritization for enhanced URLLC</w:t>
      </w:r>
      <w:r w:rsidR="00E303AE" w:rsidRPr="00E303AE">
        <w:rPr>
          <w:lang w:eastAsia="x-none"/>
        </w:rPr>
        <w:tab/>
        <w:t>Samsung</w:t>
      </w:r>
    </w:p>
    <w:p w14:paraId="65A9D01F" w14:textId="4C3D791C" w:rsidR="00E303AE" w:rsidRPr="00E303AE" w:rsidRDefault="001B7BF2" w:rsidP="00E303AE">
      <w:pPr>
        <w:ind w:left="720" w:hanging="720"/>
        <w:rPr>
          <w:lang w:eastAsia="x-none"/>
        </w:rPr>
      </w:pPr>
      <w:hyperlink r:id="rId2171" w:history="1">
        <w:r w:rsidR="00D93AE1">
          <w:rPr>
            <w:rStyle w:val="Hyperlink"/>
            <w:lang w:eastAsia="x-none"/>
          </w:rPr>
          <w:t>R1-1808797</w:t>
        </w:r>
      </w:hyperlink>
      <w:r w:rsidR="00E303AE" w:rsidRPr="00E303AE">
        <w:rPr>
          <w:lang w:eastAsia="x-none"/>
        </w:rPr>
        <w:tab/>
        <w:t>Discussion on UL inter UE Tx prioritization/multiplexing</w:t>
      </w:r>
      <w:r w:rsidR="00E303AE" w:rsidRPr="00E303AE">
        <w:rPr>
          <w:lang w:eastAsia="x-none"/>
        </w:rPr>
        <w:tab/>
        <w:t>Spreadtrum Communications</w:t>
      </w:r>
    </w:p>
    <w:p w14:paraId="3EA21492" w14:textId="38874BB3" w:rsidR="00E303AE" w:rsidRPr="00E303AE" w:rsidRDefault="001B7BF2" w:rsidP="00E303AE">
      <w:pPr>
        <w:ind w:left="720" w:hanging="720"/>
        <w:rPr>
          <w:lang w:eastAsia="x-none"/>
        </w:rPr>
      </w:pPr>
      <w:hyperlink r:id="rId2172" w:history="1">
        <w:r w:rsidR="00D93AE1">
          <w:rPr>
            <w:rStyle w:val="Hyperlink"/>
            <w:lang w:eastAsia="x-none"/>
          </w:rPr>
          <w:t>R1-1808845</w:t>
        </w:r>
      </w:hyperlink>
      <w:r w:rsidR="00E303AE" w:rsidRPr="00E303AE">
        <w:rPr>
          <w:lang w:eastAsia="x-none"/>
        </w:rPr>
        <w:tab/>
        <w:t>Discussion on UL inter UE Tx prioritization/multiplexing</w:t>
      </w:r>
      <w:r w:rsidR="00E303AE" w:rsidRPr="00E303AE">
        <w:rPr>
          <w:lang w:eastAsia="x-none"/>
        </w:rPr>
        <w:tab/>
        <w:t>CMCC</w:t>
      </w:r>
    </w:p>
    <w:p w14:paraId="6AFC00AD" w14:textId="5A3AA8FF" w:rsidR="00E303AE" w:rsidRPr="00E303AE" w:rsidRDefault="001B7BF2" w:rsidP="00E303AE">
      <w:pPr>
        <w:ind w:left="720" w:hanging="720"/>
        <w:rPr>
          <w:lang w:eastAsia="x-none"/>
        </w:rPr>
      </w:pPr>
      <w:hyperlink r:id="rId2173" w:history="1">
        <w:r w:rsidR="00D93AE1">
          <w:rPr>
            <w:rStyle w:val="Hyperlink"/>
            <w:lang w:eastAsia="x-none"/>
          </w:rPr>
          <w:t>R1-1808868</w:t>
        </w:r>
      </w:hyperlink>
      <w:r w:rsidR="00E303AE" w:rsidRPr="00E303AE">
        <w:rPr>
          <w:lang w:eastAsia="x-none"/>
        </w:rPr>
        <w:tab/>
        <w:t>Discussion on Inter UE UL multiplexing</w:t>
      </w:r>
      <w:r w:rsidR="00E303AE" w:rsidRPr="00E303AE">
        <w:rPr>
          <w:lang w:eastAsia="x-none"/>
        </w:rPr>
        <w:tab/>
        <w:t>III</w:t>
      </w:r>
    </w:p>
    <w:p w14:paraId="60B2CC4E" w14:textId="10C93BE2" w:rsidR="00E303AE" w:rsidRPr="00E303AE" w:rsidRDefault="001B7BF2" w:rsidP="00E303AE">
      <w:pPr>
        <w:ind w:left="1440" w:hanging="1440"/>
        <w:rPr>
          <w:lang w:eastAsia="x-none"/>
        </w:rPr>
      </w:pPr>
      <w:hyperlink r:id="rId2174" w:history="1">
        <w:r w:rsidR="00D93AE1">
          <w:rPr>
            <w:rStyle w:val="Hyperlink"/>
            <w:lang w:eastAsia="x-none"/>
          </w:rPr>
          <w:t>R1-1808909</w:t>
        </w:r>
      </w:hyperlink>
      <w:r w:rsidR="00E303AE" w:rsidRPr="00E303AE">
        <w:rPr>
          <w:lang w:eastAsia="x-none"/>
        </w:rPr>
        <w:tab/>
        <w:t>Consideration on UL inter UE Tx prioritization and multiplexing</w:t>
      </w:r>
      <w:r w:rsidR="00E303AE" w:rsidRPr="00E303AE">
        <w:rPr>
          <w:lang w:eastAsia="x-none"/>
        </w:rPr>
        <w:tab/>
        <w:t>Guangdong OPPO Mobile Telecom</w:t>
      </w:r>
    </w:p>
    <w:p w14:paraId="4654B60F" w14:textId="0A1E752D" w:rsidR="00E303AE" w:rsidRPr="00E303AE" w:rsidRDefault="001B7BF2" w:rsidP="00E303AE">
      <w:pPr>
        <w:ind w:left="720" w:hanging="720"/>
        <w:rPr>
          <w:lang w:eastAsia="x-none"/>
        </w:rPr>
      </w:pPr>
      <w:hyperlink r:id="rId2175" w:history="1">
        <w:r w:rsidR="00D93AE1">
          <w:rPr>
            <w:rStyle w:val="Hyperlink"/>
            <w:lang w:eastAsia="x-none"/>
          </w:rPr>
          <w:t>R1-1808916</w:t>
        </w:r>
      </w:hyperlink>
      <w:r w:rsidR="00E303AE" w:rsidRPr="00E303AE">
        <w:rPr>
          <w:lang w:eastAsia="x-none"/>
        </w:rPr>
        <w:tab/>
        <w:t xml:space="preserve"> Discussion on UL inter UE Tx multiplexing</w:t>
      </w:r>
      <w:r w:rsidR="00E303AE" w:rsidRPr="00E303AE">
        <w:rPr>
          <w:lang w:eastAsia="x-none"/>
        </w:rPr>
        <w:tab/>
        <w:t>ASUSTEK COMPUTER (SHANGHAI)</w:t>
      </w:r>
    </w:p>
    <w:p w14:paraId="3AD9429A" w14:textId="39F98E12" w:rsidR="00E303AE" w:rsidRPr="00E303AE" w:rsidRDefault="001B7BF2" w:rsidP="00E303AE">
      <w:pPr>
        <w:ind w:left="720" w:hanging="720"/>
        <w:rPr>
          <w:lang w:eastAsia="x-none"/>
        </w:rPr>
      </w:pPr>
      <w:hyperlink r:id="rId2176" w:history="1">
        <w:r w:rsidR="00D93AE1">
          <w:rPr>
            <w:rStyle w:val="Hyperlink"/>
            <w:lang w:eastAsia="x-none"/>
          </w:rPr>
          <w:t>R1-1809100</w:t>
        </w:r>
      </w:hyperlink>
      <w:r w:rsidR="00E303AE" w:rsidRPr="00E303AE">
        <w:rPr>
          <w:lang w:eastAsia="x-none"/>
        </w:rPr>
        <w:tab/>
        <w:t xml:space="preserve">Discussion on UL inter-UE multiplexing for URLLC </w:t>
      </w:r>
      <w:r w:rsidR="00E303AE" w:rsidRPr="00E303AE">
        <w:rPr>
          <w:lang w:eastAsia="x-none"/>
        </w:rPr>
        <w:tab/>
        <w:t>InterDigital, Inc.</w:t>
      </w:r>
    </w:p>
    <w:p w14:paraId="3BDCF007" w14:textId="2717055A" w:rsidR="00E303AE" w:rsidRPr="00E303AE" w:rsidRDefault="001B7BF2" w:rsidP="00E303AE">
      <w:pPr>
        <w:ind w:left="720" w:hanging="720"/>
        <w:rPr>
          <w:lang w:eastAsia="x-none"/>
        </w:rPr>
      </w:pPr>
      <w:hyperlink r:id="rId2177" w:history="1">
        <w:r w:rsidR="00D93AE1">
          <w:rPr>
            <w:rStyle w:val="Hyperlink"/>
            <w:lang w:eastAsia="x-none"/>
          </w:rPr>
          <w:t>R1-1809113</w:t>
        </w:r>
      </w:hyperlink>
      <w:r w:rsidR="00E303AE" w:rsidRPr="00E303AE">
        <w:rPr>
          <w:lang w:eastAsia="x-none"/>
        </w:rPr>
        <w:tab/>
        <w:t>Priority handling and multiplexing among PUSCHs with different latency and reliability requirements</w:t>
      </w:r>
      <w:r w:rsidR="00E303AE" w:rsidRPr="00E303AE">
        <w:rPr>
          <w:lang w:eastAsia="x-none"/>
        </w:rPr>
        <w:tab/>
        <w:t>Sharp</w:t>
      </w:r>
    </w:p>
    <w:p w14:paraId="25F10D78" w14:textId="584E9B7F" w:rsidR="00E303AE" w:rsidRPr="00E303AE" w:rsidRDefault="001B7BF2" w:rsidP="00E303AE">
      <w:pPr>
        <w:ind w:left="720" w:hanging="720"/>
        <w:rPr>
          <w:lang w:eastAsia="x-none"/>
        </w:rPr>
      </w:pPr>
      <w:hyperlink r:id="rId2178" w:history="1">
        <w:r w:rsidR="00D93AE1">
          <w:rPr>
            <w:rStyle w:val="Hyperlink"/>
            <w:lang w:eastAsia="x-none"/>
          </w:rPr>
          <w:t>R1-1809164</w:t>
        </w:r>
      </w:hyperlink>
      <w:r w:rsidR="00E303AE" w:rsidRPr="00E303AE">
        <w:rPr>
          <w:lang w:eastAsia="x-none"/>
        </w:rPr>
        <w:tab/>
        <w:t>Uplink transmission prioritization/multiplexing for NR URLLC</w:t>
      </w:r>
      <w:r w:rsidR="00E303AE" w:rsidRPr="00E303AE">
        <w:rPr>
          <w:lang w:eastAsia="x-none"/>
        </w:rPr>
        <w:tab/>
        <w:t>NTT DOCOMO, INC.</w:t>
      </w:r>
    </w:p>
    <w:p w14:paraId="2B9E6EAA" w14:textId="308319B1" w:rsidR="00E303AE" w:rsidRPr="00E303AE" w:rsidRDefault="001B7BF2" w:rsidP="00E303AE">
      <w:pPr>
        <w:ind w:left="1440" w:hanging="1440"/>
        <w:rPr>
          <w:lang w:eastAsia="x-none"/>
        </w:rPr>
      </w:pPr>
      <w:hyperlink r:id="rId2179" w:history="1">
        <w:r w:rsidR="00D93AE1">
          <w:rPr>
            <w:rStyle w:val="Hyperlink"/>
            <w:lang w:eastAsia="x-none"/>
          </w:rPr>
          <w:t>R1-1809327</w:t>
        </w:r>
      </w:hyperlink>
      <w:r w:rsidR="00E303AE" w:rsidRPr="00E303AE">
        <w:rPr>
          <w:lang w:eastAsia="x-none"/>
        </w:rPr>
        <w:tab/>
        <w:t>Considerations for UL multiplexing with different reliability requirements</w:t>
      </w:r>
      <w:r w:rsidR="00E303AE" w:rsidRPr="00E303AE">
        <w:rPr>
          <w:lang w:eastAsia="x-none"/>
        </w:rPr>
        <w:tab/>
        <w:t>Sequans Communications</w:t>
      </w:r>
    </w:p>
    <w:p w14:paraId="780840D4" w14:textId="684E8FBB" w:rsidR="00E303AE" w:rsidRPr="00E303AE" w:rsidRDefault="001B7BF2" w:rsidP="00E303AE">
      <w:pPr>
        <w:ind w:left="720" w:hanging="720"/>
        <w:rPr>
          <w:lang w:eastAsia="x-none"/>
        </w:rPr>
      </w:pPr>
      <w:hyperlink r:id="rId2180" w:history="1">
        <w:r w:rsidR="00D93AE1">
          <w:rPr>
            <w:rStyle w:val="Hyperlink"/>
            <w:lang w:eastAsia="x-none"/>
          </w:rPr>
          <w:t>R1-1809404</w:t>
        </w:r>
      </w:hyperlink>
      <w:r w:rsidR="00E303AE" w:rsidRPr="00E303AE">
        <w:rPr>
          <w:lang w:eastAsia="x-none"/>
        </w:rPr>
        <w:tab/>
        <w:t>Considerations on UL eMBB/URLLC multiplexing</w:t>
      </w:r>
      <w:r w:rsidR="00E303AE" w:rsidRPr="00E303AE">
        <w:rPr>
          <w:lang w:eastAsia="x-none"/>
        </w:rPr>
        <w:tab/>
        <w:t>KT Corp.</w:t>
      </w:r>
    </w:p>
    <w:p w14:paraId="6FABF362" w14:textId="1198320E" w:rsidR="00E303AE" w:rsidRPr="00E303AE" w:rsidRDefault="001B7BF2" w:rsidP="00E303AE">
      <w:pPr>
        <w:ind w:left="720" w:hanging="720"/>
        <w:rPr>
          <w:lang w:eastAsia="x-none"/>
        </w:rPr>
      </w:pPr>
      <w:hyperlink r:id="rId2181" w:history="1">
        <w:r w:rsidR="00D93AE1">
          <w:rPr>
            <w:rStyle w:val="Hyperlink"/>
            <w:lang w:eastAsia="x-none"/>
          </w:rPr>
          <w:t>R1-1809458</w:t>
        </w:r>
      </w:hyperlink>
      <w:r w:rsidR="00E303AE" w:rsidRPr="00E303AE">
        <w:rPr>
          <w:lang w:eastAsia="x-none"/>
        </w:rPr>
        <w:tab/>
        <w:t>UL inter UE Tx prioritization-multiplexing</w:t>
      </w:r>
      <w:r w:rsidR="00E303AE" w:rsidRPr="00E303AE">
        <w:rPr>
          <w:lang w:eastAsia="x-none"/>
        </w:rPr>
        <w:tab/>
        <w:t>Qualcomm Incorporated</w:t>
      </w:r>
    </w:p>
    <w:p w14:paraId="32A4E5DF" w14:textId="77777777" w:rsidR="00E303AE" w:rsidRPr="00E303AE" w:rsidRDefault="00E303AE" w:rsidP="00885C79">
      <w:pPr>
        <w:pStyle w:val="Heading4"/>
      </w:pPr>
      <w:bookmarkStart w:id="1081" w:name="_Toc521704559"/>
      <w:bookmarkStart w:id="1082" w:name="_Toc526458968"/>
      <w:r w:rsidRPr="00E303AE">
        <w:t>Enhanced UL grant-free transmissions</w:t>
      </w:r>
      <w:bookmarkEnd w:id="1081"/>
      <w:bookmarkEnd w:id="1082"/>
    </w:p>
    <w:p w14:paraId="4690412E" w14:textId="2E665A87" w:rsidR="004D5947" w:rsidRPr="004D5947" w:rsidRDefault="001B7BF2" w:rsidP="004D5947">
      <w:pPr>
        <w:ind w:left="720" w:hanging="720"/>
        <w:rPr>
          <w:b/>
          <w:lang w:eastAsia="x-none"/>
        </w:rPr>
      </w:pPr>
      <w:hyperlink r:id="rId2182" w:history="1">
        <w:r w:rsidR="00D93AE1">
          <w:rPr>
            <w:rStyle w:val="Hyperlink"/>
            <w:b/>
            <w:lang w:eastAsia="x-none"/>
          </w:rPr>
          <w:t>R1-1809165</w:t>
        </w:r>
      </w:hyperlink>
      <w:r w:rsidR="004D5947" w:rsidRPr="004D5947">
        <w:rPr>
          <w:b/>
          <w:lang w:eastAsia="x-none"/>
        </w:rPr>
        <w:tab/>
        <w:t>Enhanced UL transmission with configured grant for URLLC</w:t>
      </w:r>
      <w:r w:rsidR="004D5947" w:rsidRPr="004D5947">
        <w:rPr>
          <w:b/>
          <w:lang w:eastAsia="x-none"/>
        </w:rPr>
        <w:tab/>
        <w:t>NTT DOCOMO, INC.</w:t>
      </w:r>
    </w:p>
    <w:p w14:paraId="361CC28E" w14:textId="40E89103" w:rsidR="004D5947" w:rsidRPr="004D5947" w:rsidRDefault="004D5947" w:rsidP="008E772F">
      <w:pPr>
        <w:pStyle w:val="ListParagraph"/>
        <w:numPr>
          <w:ilvl w:val="0"/>
          <w:numId w:val="173"/>
        </w:numPr>
        <w:spacing w:after="0"/>
        <w:ind w:hanging="357"/>
        <w:jc w:val="both"/>
        <w:rPr>
          <w:rFonts w:eastAsia="MS Mincho"/>
        </w:rPr>
      </w:pPr>
      <w:r w:rsidRPr="004D5947">
        <w:rPr>
          <w:rFonts w:eastAsia="MS Mincho" w:hint="eastAsia"/>
        </w:rPr>
        <w:t>Proposal</w:t>
      </w:r>
      <w:r w:rsidRPr="004D5947">
        <w:rPr>
          <w:rFonts w:eastAsia="MS Mincho"/>
        </w:rPr>
        <w:t xml:space="preserve"> 1</w:t>
      </w:r>
      <w:r w:rsidRPr="004D5947">
        <w:rPr>
          <w:rFonts w:eastAsia="MS Mincho" w:hint="eastAsia"/>
        </w:rPr>
        <w:t xml:space="preserve">: </w:t>
      </w:r>
      <w:r w:rsidRPr="004D5947">
        <w:rPr>
          <w:rFonts w:eastAsia="MS Mincho"/>
        </w:rPr>
        <w:t xml:space="preserve">Study multiple configured grant configurations on a serving cell. </w:t>
      </w:r>
    </w:p>
    <w:p w14:paraId="08608EB1" w14:textId="77777777" w:rsidR="004D5947" w:rsidRPr="004D5947" w:rsidRDefault="004D5947" w:rsidP="008E772F">
      <w:pPr>
        <w:numPr>
          <w:ilvl w:val="1"/>
          <w:numId w:val="173"/>
        </w:numPr>
        <w:ind w:hanging="357"/>
        <w:jc w:val="both"/>
        <w:rPr>
          <w:rFonts w:ascii="Times New Roman" w:eastAsia="MS Mincho" w:hAnsi="Times New Roman"/>
          <w:szCs w:val="20"/>
          <w:lang w:eastAsia="ja-JP"/>
        </w:rPr>
      </w:pPr>
      <w:r w:rsidRPr="004D5947">
        <w:rPr>
          <w:rFonts w:ascii="Times New Roman" w:eastAsia="MS Mincho" w:hAnsi="Times New Roman"/>
          <w:szCs w:val="20"/>
          <w:lang w:eastAsia="ja-JP"/>
        </w:rPr>
        <w:t xml:space="preserve">The initial transmission of a TB shall start at the first transmission occasion of the K transmissions. </w:t>
      </w:r>
    </w:p>
    <w:p w14:paraId="7B4ECC40" w14:textId="77777777" w:rsidR="004D5947" w:rsidRPr="004D5947" w:rsidRDefault="004D5947" w:rsidP="008E772F">
      <w:pPr>
        <w:numPr>
          <w:ilvl w:val="1"/>
          <w:numId w:val="173"/>
        </w:numPr>
        <w:ind w:hanging="357"/>
        <w:jc w:val="both"/>
        <w:rPr>
          <w:rFonts w:ascii="Times New Roman" w:eastAsia="MS Mincho" w:hAnsi="Times New Roman"/>
          <w:szCs w:val="20"/>
          <w:lang w:eastAsia="ja-JP"/>
        </w:rPr>
      </w:pPr>
      <w:r w:rsidRPr="004D5947">
        <w:rPr>
          <w:rFonts w:ascii="Times New Roman" w:eastAsia="MS Mincho" w:hAnsi="Times New Roman"/>
          <w:szCs w:val="20"/>
          <w:lang w:eastAsia="ja-JP"/>
        </w:rPr>
        <w:t>The initial transmission of a TB for different configured grant configurations is on different TTIs.</w:t>
      </w:r>
    </w:p>
    <w:p w14:paraId="18FEBD0C" w14:textId="77777777" w:rsidR="004D5947" w:rsidRPr="004D5947" w:rsidRDefault="004D5947" w:rsidP="008E772F">
      <w:pPr>
        <w:numPr>
          <w:ilvl w:val="1"/>
          <w:numId w:val="173"/>
        </w:numPr>
        <w:ind w:hanging="357"/>
        <w:jc w:val="both"/>
        <w:rPr>
          <w:rFonts w:ascii="Times New Roman" w:eastAsia="MS Mincho" w:hAnsi="Times New Roman"/>
          <w:szCs w:val="20"/>
          <w:lang w:eastAsia="ja-JP"/>
        </w:rPr>
      </w:pPr>
      <w:r w:rsidRPr="004D5947">
        <w:rPr>
          <w:rFonts w:ascii="Times New Roman" w:eastAsia="MS Mincho" w:hAnsi="Times New Roman"/>
          <w:szCs w:val="20"/>
          <w:lang w:eastAsia="ja-JP"/>
        </w:rPr>
        <w:t>Different HARQ process IDs are used for different configured grant configurations.</w:t>
      </w:r>
    </w:p>
    <w:p w14:paraId="7FA72A55" w14:textId="77777777" w:rsidR="004D5947" w:rsidRPr="004D5947" w:rsidRDefault="004D5947" w:rsidP="008E772F">
      <w:pPr>
        <w:numPr>
          <w:ilvl w:val="1"/>
          <w:numId w:val="173"/>
        </w:numPr>
        <w:ind w:hanging="357"/>
        <w:jc w:val="both"/>
        <w:rPr>
          <w:rFonts w:ascii="Times New Roman" w:eastAsia="MS Mincho" w:hAnsi="Times New Roman"/>
          <w:szCs w:val="20"/>
          <w:lang w:eastAsia="ja-JP"/>
        </w:rPr>
      </w:pPr>
      <w:r w:rsidRPr="004D5947">
        <w:rPr>
          <w:rFonts w:ascii="Times New Roman" w:eastAsia="MS Mincho" w:hAnsi="Times New Roman"/>
          <w:szCs w:val="20"/>
          <w:lang w:eastAsia="ja-JP"/>
        </w:rPr>
        <w:t>The UE shall not transmit PUSCH simultaneously using different configured grant configurations on a serving cell.</w:t>
      </w:r>
    </w:p>
    <w:p w14:paraId="3C63E0DC" w14:textId="4351E7FC" w:rsidR="004D5947" w:rsidRPr="004D5947" w:rsidRDefault="004D5947" w:rsidP="008E772F">
      <w:pPr>
        <w:pStyle w:val="ListParagraph"/>
        <w:numPr>
          <w:ilvl w:val="0"/>
          <w:numId w:val="173"/>
        </w:numPr>
        <w:spacing w:after="0"/>
        <w:ind w:hanging="357"/>
        <w:jc w:val="both"/>
        <w:rPr>
          <w:rFonts w:eastAsia="MS Mincho"/>
          <w:lang w:val="en-US"/>
        </w:rPr>
      </w:pPr>
      <w:r w:rsidRPr="004D5947">
        <w:rPr>
          <w:rFonts w:eastAsia="MS Mincho" w:hint="eastAsia"/>
        </w:rPr>
        <w:t xml:space="preserve">Proposal </w:t>
      </w:r>
      <w:r w:rsidRPr="004D5947">
        <w:rPr>
          <w:rFonts w:eastAsia="MS Mincho"/>
        </w:rPr>
        <w:t>2</w:t>
      </w:r>
      <w:r w:rsidRPr="004D5947">
        <w:rPr>
          <w:rFonts w:eastAsia="MS Mincho" w:hint="eastAsia"/>
        </w:rPr>
        <w:t>:</w:t>
      </w:r>
      <w:r w:rsidRPr="004D5947">
        <w:rPr>
          <w:rFonts w:eastAsia="MS Mincho"/>
        </w:rPr>
        <w:t xml:space="preserve"> </w:t>
      </w:r>
      <w:r w:rsidRPr="004D5947">
        <w:rPr>
          <w:rFonts w:eastAsia="MS Mincho" w:hint="eastAsia"/>
          <w:lang w:val="en-US"/>
        </w:rPr>
        <w:t>S</w:t>
      </w:r>
      <w:r w:rsidRPr="004D5947">
        <w:rPr>
          <w:rFonts w:eastAsia="MS Mincho"/>
          <w:lang w:val="en-US"/>
        </w:rPr>
        <w:t>tudy mini-slot repetitions as the promising candidates for URLLC enhancements and capture the benefits and advantages of them in the TR.</w:t>
      </w:r>
    </w:p>
    <w:p w14:paraId="5EB63B93" w14:textId="77777777" w:rsidR="004D5947" w:rsidRPr="004D5947" w:rsidRDefault="004D5947" w:rsidP="008E772F">
      <w:pPr>
        <w:numPr>
          <w:ilvl w:val="1"/>
          <w:numId w:val="173"/>
        </w:numPr>
        <w:ind w:hanging="357"/>
        <w:jc w:val="both"/>
        <w:rPr>
          <w:rFonts w:ascii="Times New Roman" w:eastAsia="MS Mincho" w:hAnsi="Times New Roman"/>
          <w:szCs w:val="20"/>
          <w:lang w:val="en-US" w:eastAsia="ja-JP"/>
        </w:rPr>
      </w:pPr>
      <w:r w:rsidRPr="004D5947">
        <w:rPr>
          <w:rFonts w:ascii="Times New Roman" w:eastAsia="MS Mincho" w:hAnsi="Times New Roman"/>
          <w:szCs w:val="20"/>
          <w:lang w:val="en-US" w:eastAsia="ja-JP"/>
        </w:rPr>
        <w:t>PUSCH repetitions shorter than one repetition per slot (e.g., repetitions within a slot).</w:t>
      </w:r>
    </w:p>
    <w:p w14:paraId="10186693" w14:textId="77777777" w:rsidR="004D5947" w:rsidRPr="004D5947" w:rsidRDefault="004D5947" w:rsidP="008E772F">
      <w:pPr>
        <w:numPr>
          <w:ilvl w:val="1"/>
          <w:numId w:val="173"/>
        </w:numPr>
        <w:ind w:hanging="357"/>
        <w:jc w:val="both"/>
        <w:rPr>
          <w:rFonts w:ascii="Times New Roman" w:eastAsia="MS Mincho" w:hAnsi="Times New Roman"/>
          <w:szCs w:val="20"/>
          <w:lang w:val="en-US" w:eastAsia="ja-JP"/>
        </w:rPr>
      </w:pPr>
      <w:r w:rsidRPr="004D5947">
        <w:rPr>
          <w:rFonts w:ascii="Times New Roman" w:eastAsia="MS Mincho" w:hAnsi="Times New Roman"/>
          <w:szCs w:val="20"/>
          <w:lang w:val="en-US" w:eastAsia="ja-JP"/>
        </w:rPr>
        <w:t>PUSCH repetitions with multiple-TRPs.</w:t>
      </w:r>
    </w:p>
    <w:p w14:paraId="1323C5A9" w14:textId="77777777" w:rsidR="004D5947" w:rsidRPr="004D5947" w:rsidRDefault="004D5947" w:rsidP="008E772F">
      <w:pPr>
        <w:numPr>
          <w:ilvl w:val="2"/>
          <w:numId w:val="173"/>
        </w:numPr>
        <w:ind w:hanging="357"/>
        <w:jc w:val="both"/>
        <w:rPr>
          <w:rFonts w:ascii="Times New Roman" w:eastAsia="MS Mincho" w:hAnsi="Times New Roman"/>
          <w:szCs w:val="20"/>
          <w:lang w:val="en-US" w:eastAsia="ja-JP"/>
        </w:rPr>
      </w:pPr>
      <w:r w:rsidRPr="004D5947">
        <w:rPr>
          <w:rFonts w:ascii="Times New Roman" w:eastAsia="MS Mincho" w:hAnsi="Times New Roman"/>
          <w:szCs w:val="20"/>
          <w:lang w:val="en-US" w:eastAsia="ja-JP"/>
        </w:rPr>
        <w:t>Enabling different QCLs/precoders/beams across repetitions.</w:t>
      </w:r>
    </w:p>
    <w:p w14:paraId="0746993D" w14:textId="04C4E3F5" w:rsidR="004D5947" w:rsidRPr="004D5947" w:rsidRDefault="004D5947" w:rsidP="008E772F">
      <w:pPr>
        <w:pStyle w:val="ListParagraph"/>
        <w:numPr>
          <w:ilvl w:val="0"/>
          <w:numId w:val="173"/>
        </w:numPr>
        <w:spacing w:after="0"/>
        <w:ind w:hanging="357"/>
        <w:jc w:val="both"/>
        <w:rPr>
          <w:lang w:val="en-US" w:eastAsia="zh-CN"/>
        </w:rPr>
      </w:pPr>
      <w:r w:rsidRPr="004D5947">
        <w:rPr>
          <w:lang w:eastAsia="zh-CN"/>
        </w:rPr>
        <w:t xml:space="preserve">Proposal 3: </w:t>
      </w:r>
      <w:r w:rsidRPr="004D5947">
        <w:rPr>
          <w:rFonts w:eastAsia="MS Mincho" w:hint="eastAsia"/>
          <w:lang w:val="en-US"/>
        </w:rPr>
        <w:t>Study further</w:t>
      </w:r>
      <w:r w:rsidRPr="004D5947">
        <w:rPr>
          <w:rFonts w:eastAsia="MS Mincho"/>
          <w:lang w:val="en-US"/>
        </w:rPr>
        <w:t xml:space="preserve"> detailed options of PUSCH repetition.</w:t>
      </w:r>
    </w:p>
    <w:p w14:paraId="3A717747" w14:textId="77777777" w:rsidR="004D5947" w:rsidRPr="004D5947" w:rsidRDefault="004D5947" w:rsidP="008E772F">
      <w:pPr>
        <w:numPr>
          <w:ilvl w:val="1"/>
          <w:numId w:val="173"/>
        </w:numPr>
        <w:ind w:hanging="357"/>
        <w:jc w:val="both"/>
        <w:rPr>
          <w:rFonts w:ascii="Times New Roman" w:eastAsia="MS Mincho" w:hAnsi="Times New Roman"/>
          <w:szCs w:val="20"/>
          <w:lang w:val="en-US" w:eastAsia="ja-JP"/>
        </w:rPr>
      </w:pPr>
      <w:r w:rsidRPr="004D5947">
        <w:rPr>
          <w:rFonts w:ascii="Times New Roman" w:eastAsia="MS Mincho" w:hAnsi="Times New Roman" w:hint="eastAsia"/>
          <w:szCs w:val="20"/>
          <w:lang w:val="en-US" w:eastAsia="ja-JP"/>
        </w:rPr>
        <w:t>F</w:t>
      </w:r>
      <w:r w:rsidRPr="004D5947">
        <w:rPr>
          <w:rFonts w:ascii="Times New Roman" w:eastAsia="MS Mincho" w:hAnsi="Times New Roman"/>
          <w:szCs w:val="20"/>
          <w:lang w:val="en-US" w:eastAsia="ja-JP"/>
        </w:rPr>
        <w:t>requency-hopping</w:t>
      </w:r>
    </w:p>
    <w:p w14:paraId="2DF9A886" w14:textId="77777777" w:rsidR="004D5947" w:rsidRPr="004D5947" w:rsidRDefault="004D5947" w:rsidP="008E772F">
      <w:pPr>
        <w:numPr>
          <w:ilvl w:val="2"/>
          <w:numId w:val="173"/>
        </w:numPr>
        <w:ind w:hanging="357"/>
        <w:jc w:val="both"/>
        <w:rPr>
          <w:rFonts w:ascii="Times New Roman" w:eastAsia="MS Mincho" w:hAnsi="Times New Roman"/>
          <w:szCs w:val="20"/>
          <w:lang w:val="en-US" w:eastAsia="ja-JP"/>
        </w:rPr>
      </w:pPr>
      <w:r w:rsidRPr="004D5947">
        <w:rPr>
          <w:rFonts w:ascii="Times New Roman" w:eastAsia="MS Mincho" w:hAnsi="Times New Roman"/>
          <w:szCs w:val="20"/>
          <w:lang w:val="en-US" w:eastAsia="ja-JP"/>
        </w:rPr>
        <w:t>E.g., the number of repetitions in the first hop is floor(N/2), the number of repetitions in the 2nd hop is ceiling (N/2) where N is the number of repetitions within a slot</w:t>
      </w:r>
    </w:p>
    <w:p w14:paraId="5DC2EC54" w14:textId="77777777" w:rsidR="004D5947" w:rsidRPr="004D5947" w:rsidRDefault="004D5947" w:rsidP="008E772F">
      <w:pPr>
        <w:numPr>
          <w:ilvl w:val="1"/>
          <w:numId w:val="173"/>
        </w:numPr>
        <w:ind w:hanging="357"/>
        <w:jc w:val="both"/>
        <w:rPr>
          <w:rFonts w:ascii="Times New Roman" w:eastAsia="MS Mincho" w:hAnsi="Times New Roman"/>
          <w:szCs w:val="20"/>
          <w:lang w:val="en-US" w:eastAsia="ja-JP"/>
        </w:rPr>
      </w:pPr>
      <w:r w:rsidRPr="004D5947">
        <w:rPr>
          <w:rFonts w:ascii="Times New Roman" w:eastAsia="MS Mincho" w:hAnsi="Times New Roman" w:hint="eastAsia"/>
          <w:szCs w:val="20"/>
          <w:lang w:val="en-US" w:eastAsia="ja-JP"/>
        </w:rPr>
        <w:t>T</w:t>
      </w:r>
      <w:r w:rsidRPr="004D5947">
        <w:rPr>
          <w:rFonts w:ascii="Times New Roman" w:eastAsia="MS Mincho" w:hAnsi="Times New Roman"/>
          <w:szCs w:val="20"/>
          <w:lang w:val="en-US" w:eastAsia="ja-JP"/>
        </w:rPr>
        <w:t>ime-domain allocation taking into account slot boundary</w:t>
      </w:r>
    </w:p>
    <w:p w14:paraId="19F12F94" w14:textId="77777777" w:rsidR="004D5947" w:rsidRPr="004D5947" w:rsidRDefault="004D5947" w:rsidP="008E772F">
      <w:pPr>
        <w:numPr>
          <w:ilvl w:val="2"/>
          <w:numId w:val="173"/>
        </w:numPr>
        <w:ind w:hanging="357"/>
        <w:jc w:val="both"/>
        <w:rPr>
          <w:rFonts w:ascii="Times New Roman" w:eastAsia="MS Mincho" w:hAnsi="Times New Roman"/>
          <w:szCs w:val="20"/>
          <w:lang w:val="en-US" w:eastAsia="ja-JP"/>
        </w:rPr>
      </w:pPr>
      <w:r w:rsidRPr="004D5947">
        <w:rPr>
          <w:rFonts w:ascii="Times New Roman" w:eastAsia="MS Mincho" w:hAnsi="Times New Roman"/>
          <w:szCs w:val="20"/>
          <w:lang w:val="en-US" w:eastAsia="ja-JP"/>
        </w:rPr>
        <w:t>the resources for repetition are in consecutive available UL or flexible symbols within one slot; if one repetition is about to cross the slot boundary, it is postponed to the earliest available symbol for PUSCH transmission in the next slot</w:t>
      </w:r>
    </w:p>
    <w:p w14:paraId="54BB0B2B" w14:textId="77777777" w:rsidR="004D5947" w:rsidRPr="004D5947" w:rsidRDefault="004D5947" w:rsidP="004D5947">
      <w:pPr>
        <w:rPr>
          <w:lang w:val="en-US"/>
        </w:rPr>
      </w:pPr>
      <w:r w:rsidRPr="004D5947">
        <w:rPr>
          <w:lang w:val="en-US"/>
        </w:rPr>
        <w:t>Observation 1</w:t>
      </w:r>
      <w:r w:rsidRPr="004D5947">
        <w:rPr>
          <w:rFonts w:hint="eastAsia"/>
          <w:lang w:val="en-US"/>
        </w:rPr>
        <w:t>:</w:t>
      </w:r>
    </w:p>
    <w:p w14:paraId="26A858A0" w14:textId="77777777" w:rsidR="004D5947" w:rsidRPr="004D5947" w:rsidRDefault="004D5947" w:rsidP="008E772F">
      <w:pPr>
        <w:numPr>
          <w:ilvl w:val="0"/>
          <w:numId w:val="173"/>
        </w:numPr>
        <w:ind w:hanging="357"/>
        <w:jc w:val="both"/>
        <w:rPr>
          <w:rFonts w:ascii="Times New Roman" w:eastAsia="MS Mincho" w:hAnsi="Times New Roman"/>
          <w:szCs w:val="20"/>
          <w:lang w:val="en-US" w:eastAsia="ja-JP"/>
        </w:rPr>
      </w:pPr>
      <w:r w:rsidRPr="004D5947">
        <w:rPr>
          <w:rFonts w:ascii="Times New Roman" w:eastAsia="MS Mincho" w:hAnsi="Times New Roman" w:hint="eastAsia"/>
          <w:szCs w:val="20"/>
          <w:lang w:val="en-US" w:eastAsia="ja-JP"/>
        </w:rPr>
        <w:t>U</w:t>
      </w:r>
      <w:r w:rsidRPr="004D5947">
        <w:rPr>
          <w:rFonts w:ascii="Times New Roman" w:eastAsia="MS Mincho" w:hAnsi="Times New Roman"/>
          <w:szCs w:val="20"/>
          <w:lang w:val="en-US" w:eastAsia="ja-JP"/>
        </w:rPr>
        <w:t>nless strong benefit is identified, explicit positive HARQ-ACK feedback from gNB to UE is not supported.</w:t>
      </w:r>
    </w:p>
    <w:p w14:paraId="235CAA19" w14:textId="77777777" w:rsidR="004D5947" w:rsidRPr="004D5947" w:rsidRDefault="004D5947" w:rsidP="008E772F">
      <w:pPr>
        <w:numPr>
          <w:ilvl w:val="1"/>
          <w:numId w:val="173"/>
        </w:numPr>
        <w:ind w:hanging="357"/>
        <w:jc w:val="both"/>
        <w:rPr>
          <w:rFonts w:ascii="Times New Roman" w:eastAsia="MS Mincho" w:hAnsi="Times New Roman"/>
          <w:szCs w:val="20"/>
          <w:lang w:val="en-US" w:eastAsia="ja-JP"/>
        </w:rPr>
      </w:pPr>
      <w:r w:rsidRPr="004D5947">
        <w:rPr>
          <w:rFonts w:ascii="Times New Roman" w:eastAsia="MS Mincho" w:hAnsi="Times New Roman"/>
          <w:szCs w:val="20"/>
          <w:lang w:val="en-US" w:eastAsia="ja-JP"/>
        </w:rPr>
        <w:t xml:space="preserve">UL grant </w:t>
      </w:r>
      <w:r w:rsidRPr="004D5947">
        <w:rPr>
          <w:rFonts w:ascii="Times New Roman" w:eastAsia="MS Mincho" w:hAnsi="Times New Roman" w:hint="eastAsia"/>
          <w:szCs w:val="20"/>
          <w:lang w:val="en-US" w:eastAsia="ja-JP"/>
        </w:rPr>
        <w:t>scrambled</w:t>
      </w:r>
      <w:r w:rsidRPr="004D5947">
        <w:rPr>
          <w:rFonts w:ascii="Times New Roman" w:eastAsia="MS Mincho" w:hAnsi="Times New Roman"/>
          <w:szCs w:val="20"/>
          <w:lang w:val="en-US" w:eastAsia="ja-JP"/>
        </w:rPr>
        <w:t xml:space="preserve"> by C-RNTI or new-RNTI scheduling the new TB transmission of the same HARQ process can indicate “ACK” </w:t>
      </w:r>
    </w:p>
    <w:p w14:paraId="34F64EDC" w14:textId="77777777" w:rsidR="004D5947" w:rsidRPr="004D5947" w:rsidRDefault="004D5947" w:rsidP="008E772F">
      <w:pPr>
        <w:numPr>
          <w:ilvl w:val="1"/>
          <w:numId w:val="173"/>
        </w:numPr>
        <w:ind w:hanging="357"/>
        <w:jc w:val="both"/>
        <w:rPr>
          <w:rFonts w:ascii="Times New Roman" w:eastAsia="MS Mincho" w:hAnsi="Times New Roman"/>
          <w:szCs w:val="20"/>
          <w:lang w:val="en-US" w:eastAsia="ja-JP"/>
        </w:rPr>
      </w:pPr>
      <w:r w:rsidRPr="004D5947">
        <w:rPr>
          <w:rFonts w:ascii="Times New Roman" w:eastAsia="MS Mincho" w:hAnsi="Times New Roman"/>
          <w:szCs w:val="20"/>
          <w:lang w:val="en-US" w:eastAsia="ja-JP"/>
        </w:rPr>
        <w:t xml:space="preserve">UL grant </w:t>
      </w:r>
      <w:r w:rsidRPr="004D5947">
        <w:rPr>
          <w:rFonts w:ascii="Times New Roman" w:eastAsia="MS Mincho" w:hAnsi="Times New Roman" w:hint="eastAsia"/>
          <w:szCs w:val="20"/>
          <w:lang w:val="en-US" w:eastAsia="ja-JP"/>
        </w:rPr>
        <w:t>scrambled</w:t>
      </w:r>
      <w:r w:rsidRPr="004D5947">
        <w:rPr>
          <w:rFonts w:ascii="Times New Roman" w:eastAsia="MS Mincho" w:hAnsi="Times New Roman"/>
          <w:szCs w:val="20"/>
          <w:lang w:val="en-US" w:eastAsia="ja-JP"/>
        </w:rPr>
        <w:t xml:space="preserve"> by CS-RNTI scheduling the same TB initially transmitted without grant can indicate “NACK”</w:t>
      </w:r>
    </w:p>
    <w:p w14:paraId="683C163A" w14:textId="77777777" w:rsidR="004D5947" w:rsidRPr="004D5947" w:rsidRDefault="004D5947" w:rsidP="008E772F">
      <w:pPr>
        <w:numPr>
          <w:ilvl w:val="2"/>
          <w:numId w:val="173"/>
        </w:numPr>
        <w:ind w:hanging="357"/>
        <w:jc w:val="both"/>
        <w:rPr>
          <w:rFonts w:ascii="Times New Roman" w:eastAsia="MS Mincho" w:hAnsi="Times New Roman"/>
          <w:szCs w:val="20"/>
          <w:lang w:val="en-US" w:eastAsia="ja-JP"/>
        </w:rPr>
      </w:pPr>
      <w:r w:rsidRPr="004D5947">
        <w:rPr>
          <w:rFonts w:ascii="Times New Roman" w:eastAsia="SimSun" w:hAnsi="Times New Roman" w:hint="eastAsia"/>
          <w:szCs w:val="20"/>
          <w:lang w:val="en-US" w:eastAsia="zh-CN"/>
        </w:rPr>
        <w:t xml:space="preserve">Above </w:t>
      </w:r>
      <w:r w:rsidRPr="004D5947">
        <w:rPr>
          <w:rFonts w:ascii="Times New Roman" w:eastAsia="SimSun" w:hAnsi="Times New Roman"/>
          <w:szCs w:val="20"/>
          <w:lang w:val="en-US" w:eastAsia="zh-CN"/>
        </w:rPr>
        <w:t xml:space="preserve">UL grant scheduling the new transmission or retransmission can be </w:t>
      </w:r>
      <w:r w:rsidRPr="004D5947">
        <w:rPr>
          <w:rFonts w:ascii="Times New Roman" w:eastAsia="MS Mincho" w:hAnsi="Times New Roman"/>
          <w:szCs w:val="20"/>
          <w:lang w:val="en-US" w:eastAsia="ja-JP"/>
        </w:rPr>
        <w:t>used during and after the K repetition</w:t>
      </w:r>
    </w:p>
    <w:p w14:paraId="642D93C6" w14:textId="77777777" w:rsidR="004D5947" w:rsidRPr="004D5947" w:rsidRDefault="004D5947" w:rsidP="008E772F">
      <w:pPr>
        <w:numPr>
          <w:ilvl w:val="0"/>
          <w:numId w:val="173"/>
        </w:numPr>
        <w:ind w:hanging="357"/>
        <w:jc w:val="both"/>
        <w:rPr>
          <w:rFonts w:ascii="Times New Roman" w:eastAsia="MS Mincho" w:hAnsi="Times New Roman"/>
          <w:szCs w:val="20"/>
          <w:lang w:val="en-US" w:eastAsia="ja-JP"/>
        </w:rPr>
      </w:pPr>
      <w:r w:rsidRPr="004D5947">
        <w:rPr>
          <w:rFonts w:ascii="Times New Roman" w:eastAsia="MS Mincho" w:hAnsi="Times New Roman"/>
          <w:szCs w:val="20"/>
          <w:lang w:val="en-US" w:eastAsia="ja-JP"/>
        </w:rPr>
        <w:t>If strong benefit is identified, explicit positive HARQ-ACK feedback from gNB to UE is realized by a PDCCH.</w:t>
      </w:r>
    </w:p>
    <w:p w14:paraId="7EDBCC9D" w14:textId="77777777" w:rsidR="004D5947" w:rsidRDefault="004D5947" w:rsidP="004D5947">
      <w:pPr>
        <w:ind w:left="720" w:hanging="720"/>
        <w:rPr>
          <w:rFonts w:ascii="Times New Roman" w:hAnsi="Times New Roman"/>
          <w:szCs w:val="20"/>
        </w:rPr>
      </w:pPr>
      <w:r>
        <w:rPr>
          <w:rFonts w:ascii="Times New Roman" w:hAnsi="Times New Roman"/>
          <w:b/>
          <w:szCs w:val="20"/>
        </w:rPr>
        <w:t>D</w:t>
      </w:r>
      <w:r w:rsidRPr="00777035">
        <w:rPr>
          <w:rFonts w:ascii="Times New Roman" w:hAnsi="Times New Roman"/>
          <w:b/>
          <w:szCs w:val="20"/>
        </w:rPr>
        <w:t xml:space="preserve">ecision: </w:t>
      </w:r>
      <w:r w:rsidRPr="00777035">
        <w:rPr>
          <w:rFonts w:ascii="Times New Roman" w:hAnsi="Times New Roman"/>
          <w:szCs w:val="20"/>
        </w:rPr>
        <w:t xml:space="preserve">The document is </w:t>
      </w:r>
      <w:r>
        <w:rPr>
          <w:rFonts w:ascii="Times New Roman" w:hAnsi="Times New Roman"/>
          <w:szCs w:val="20"/>
        </w:rPr>
        <w:t>noted.</w:t>
      </w:r>
    </w:p>
    <w:p w14:paraId="1CD844D9" w14:textId="7A432D26" w:rsidR="004D5947" w:rsidRDefault="004D5947" w:rsidP="00E303AE">
      <w:pPr>
        <w:ind w:left="720" w:hanging="720"/>
      </w:pPr>
    </w:p>
    <w:p w14:paraId="50979346" w14:textId="7F9A46B0" w:rsidR="00E2377D" w:rsidRPr="00E2377D" w:rsidRDefault="001B7BF2" w:rsidP="00E2377D">
      <w:pPr>
        <w:ind w:left="720" w:hanging="720"/>
        <w:rPr>
          <w:b/>
          <w:lang w:eastAsia="x-none"/>
        </w:rPr>
      </w:pPr>
      <w:hyperlink r:id="rId2183" w:history="1">
        <w:r w:rsidR="00D93AE1">
          <w:rPr>
            <w:rStyle w:val="Hyperlink"/>
            <w:b/>
            <w:lang w:eastAsia="x-none"/>
          </w:rPr>
          <w:t>R1-1808910</w:t>
        </w:r>
      </w:hyperlink>
      <w:r w:rsidR="00E2377D" w:rsidRPr="00E2377D">
        <w:rPr>
          <w:b/>
          <w:lang w:eastAsia="x-none"/>
        </w:rPr>
        <w:tab/>
        <w:t>Grant free transmission enhancement</w:t>
      </w:r>
      <w:r w:rsidR="00E2377D" w:rsidRPr="00E2377D">
        <w:rPr>
          <w:b/>
          <w:lang w:eastAsia="x-none"/>
        </w:rPr>
        <w:tab/>
        <w:t>Guangdong OPPO Mobile Telecom</w:t>
      </w:r>
    </w:p>
    <w:p w14:paraId="45340193" w14:textId="77777777" w:rsidR="00E2377D" w:rsidRPr="00E2377D" w:rsidRDefault="00E2377D" w:rsidP="008E772F">
      <w:pPr>
        <w:pStyle w:val="ListParagraph"/>
        <w:numPr>
          <w:ilvl w:val="0"/>
          <w:numId w:val="173"/>
        </w:numPr>
        <w:spacing w:after="0"/>
        <w:ind w:left="714" w:hanging="357"/>
        <w:rPr>
          <w:lang w:val="en-US" w:eastAsia="zh-CN"/>
        </w:rPr>
      </w:pPr>
      <w:r w:rsidRPr="00E2377D">
        <w:rPr>
          <w:rFonts w:hint="eastAsia"/>
          <w:lang w:val="en-US" w:eastAsia="zh-CN"/>
        </w:rPr>
        <w:t>Proposal 1</w:t>
      </w:r>
      <w:r w:rsidRPr="00E2377D">
        <w:rPr>
          <w:lang w:val="en-US" w:eastAsia="zh-CN"/>
        </w:rPr>
        <w:t>: Explicit</w:t>
      </w:r>
      <w:r w:rsidRPr="00E2377D">
        <w:rPr>
          <w:rFonts w:hint="eastAsia"/>
          <w:lang w:val="en-US" w:eastAsia="zh-CN"/>
        </w:rPr>
        <w:t xml:space="preserve"> HARQ-ACK can improve </w:t>
      </w:r>
      <w:r w:rsidRPr="00E2377D">
        <w:rPr>
          <w:lang w:val="en-US" w:eastAsia="zh-CN"/>
        </w:rPr>
        <w:t>transmission</w:t>
      </w:r>
      <w:r w:rsidRPr="00E2377D">
        <w:rPr>
          <w:rFonts w:hint="eastAsia"/>
          <w:lang w:val="en-US" w:eastAsia="zh-CN"/>
        </w:rPr>
        <w:t xml:space="preserve"> reliability due to it can </w:t>
      </w:r>
      <w:r w:rsidRPr="00E2377D">
        <w:rPr>
          <w:lang w:val="en-US" w:eastAsia="zh-CN"/>
        </w:rPr>
        <w:t>recognize</w:t>
      </w:r>
      <w:r w:rsidRPr="00E2377D">
        <w:rPr>
          <w:rFonts w:hint="eastAsia"/>
          <w:lang w:val="en-US" w:eastAsia="zh-CN"/>
        </w:rPr>
        <w:t xml:space="preserve"> miss-detection of PUSCH. </w:t>
      </w:r>
    </w:p>
    <w:p w14:paraId="772D2AFB" w14:textId="77777777" w:rsidR="00E2377D" w:rsidRPr="00E2377D" w:rsidRDefault="00E2377D" w:rsidP="008E772F">
      <w:pPr>
        <w:pStyle w:val="ListParagraph"/>
        <w:numPr>
          <w:ilvl w:val="0"/>
          <w:numId w:val="173"/>
        </w:numPr>
        <w:spacing w:after="0"/>
        <w:ind w:left="714" w:hanging="357"/>
        <w:rPr>
          <w:lang w:val="en-US" w:eastAsia="zh-CN"/>
        </w:rPr>
      </w:pPr>
      <w:r w:rsidRPr="00E2377D">
        <w:rPr>
          <w:rFonts w:hint="eastAsia"/>
          <w:lang w:val="en-US" w:eastAsia="zh-CN"/>
        </w:rPr>
        <w:t>Proposal 2: P</w:t>
      </w:r>
      <w:r w:rsidRPr="00E2377D">
        <w:rPr>
          <w:lang w:val="en-US" w:eastAsia="zh-CN"/>
        </w:rPr>
        <w:t>hysical</w:t>
      </w:r>
      <w:r w:rsidRPr="00E2377D">
        <w:rPr>
          <w:rFonts w:hint="eastAsia"/>
          <w:lang w:val="en-US" w:eastAsia="zh-CN"/>
        </w:rPr>
        <w:t xml:space="preserve"> channel design for </w:t>
      </w:r>
      <w:r w:rsidRPr="00E2377D">
        <w:rPr>
          <w:lang w:val="en-US" w:eastAsia="zh-CN"/>
        </w:rPr>
        <w:t>explicit</w:t>
      </w:r>
      <w:r w:rsidRPr="00E2377D">
        <w:rPr>
          <w:rFonts w:hint="eastAsia"/>
          <w:lang w:val="en-US" w:eastAsia="zh-CN"/>
        </w:rPr>
        <w:t xml:space="preserve"> HARQ-ACK should be considered. Group-common DCI and Sequence based channel can be studied to support explicit HARQ-ACK feedback.</w:t>
      </w:r>
    </w:p>
    <w:p w14:paraId="1AD6E36F" w14:textId="77777777" w:rsidR="00E2377D" w:rsidRPr="00E2377D" w:rsidRDefault="00E2377D" w:rsidP="008E772F">
      <w:pPr>
        <w:pStyle w:val="ListParagraph"/>
        <w:numPr>
          <w:ilvl w:val="0"/>
          <w:numId w:val="173"/>
        </w:numPr>
        <w:spacing w:after="0"/>
        <w:ind w:left="714" w:hanging="357"/>
        <w:rPr>
          <w:lang w:val="en-US" w:eastAsia="zh-CN"/>
        </w:rPr>
      </w:pPr>
      <w:r w:rsidRPr="00E2377D">
        <w:rPr>
          <w:rFonts w:hint="eastAsia"/>
          <w:lang w:val="en-US" w:eastAsia="zh-CN"/>
        </w:rPr>
        <w:t>Proposal 3:Mini-slot repetition can reduce latency.</w:t>
      </w:r>
    </w:p>
    <w:p w14:paraId="40DFE3BA" w14:textId="77777777" w:rsidR="00E2377D" w:rsidRPr="00E2377D" w:rsidRDefault="00E2377D" w:rsidP="008E772F">
      <w:pPr>
        <w:pStyle w:val="ListParagraph"/>
        <w:numPr>
          <w:ilvl w:val="0"/>
          <w:numId w:val="173"/>
        </w:numPr>
        <w:spacing w:after="0"/>
        <w:ind w:left="714" w:hanging="357"/>
        <w:rPr>
          <w:lang w:val="en-US" w:eastAsia="zh-CN"/>
        </w:rPr>
      </w:pPr>
      <w:r w:rsidRPr="00E2377D">
        <w:rPr>
          <w:rFonts w:hint="eastAsia"/>
          <w:lang w:val="en-US" w:eastAsia="zh-CN"/>
        </w:rPr>
        <w:t>Proposal 4: Mini-slot hopping enhancement can reduce collision.</w:t>
      </w:r>
    </w:p>
    <w:p w14:paraId="68303E92" w14:textId="77777777" w:rsidR="00E2377D" w:rsidRPr="00E2377D" w:rsidRDefault="00E2377D" w:rsidP="008E772F">
      <w:pPr>
        <w:pStyle w:val="ListParagraph"/>
        <w:numPr>
          <w:ilvl w:val="0"/>
          <w:numId w:val="173"/>
        </w:numPr>
        <w:spacing w:after="0"/>
        <w:ind w:left="714" w:hanging="357"/>
        <w:rPr>
          <w:lang w:val="en-US" w:eastAsia="zh-CN"/>
        </w:rPr>
      </w:pPr>
      <w:r w:rsidRPr="00E2377D">
        <w:rPr>
          <w:rFonts w:hint="eastAsia"/>
          <w:lang w:val="en-US" w:eastAsia="zh-CN"/>
        </w:rPr>
        <w:t xml:space="preserve">Proposal 5: </w:t>
      </w:r>
      <w:r w:rsidRPr="00E2377D">
        <w:rPr>
          <w:lang w:val="en-US" w:eastAsia="zh-CN"/>
        </w:rPr>
        <w:t>Restriction on piggybacked UCI type and bit number in grant free is necessary for URLLC.</w:t>
      </w:r>
    </w:p>
    <w:p w14:paraId="4FE2383A" w14:textId="77777777" w:rsidR="00E2377D" w:rsidRDefault="00E2377D" w:rsidP="00E2377D">
      <w:pPr>
        <w:ind w:left="720" w:hanging="720"/>
        <w:rPr>
          <w:rFonts w:ascii="Times New Roman" w:hAnsi="Times New Roman"/>
          <w:szCs w:val="20"/>
        </w:rPr>
      </w:pPr>
      <w:r>
        <w:rPr>
          <w:rFonts w:ascii="Times New Roman" w:hAnsi="Times New Roman"/>
          <w:b/>
          <w:szCs w:val="20"/>
        </w:rPr>
        <w:t>D</w:t>
      </w:r>
      <w:r w:rsidRPr="00777035">
        <w:rPr>
          <w:rFonts w:ascii="Times New Roman" w:hAnsi="Times New Roman"/>
          <w:b/>
          <w:szCs w:val="20"/>
        </w:rPr>
        <w:t xml:space="preserve">ecision: </w:t>
      </w:r>
      <w:r w:rsidRPr="00777035">
        <w:rPr>
          <w:rFonts w:ascii="Times New Roman" w:hAnsi="Times New Roman"/>
          <w:szCs w:val="20"/>
        </w:rPr>
        <w:t xml:space="preserve">The document is </w:t>
      </w:r>
      <w:r>
        <w:rPr>
          <w:rFonts w:ascii="Times New Roman" w:hAnsi="Times New Roman"/>
          <w:szCs w:val="20"/>
        </w:rPr>
        <w:t>noted.</w:t>
      </w:r>
    </w:p>
    <w:p w14:paraId="7E280F0D" w14:textId="77777777" w:rsidR="00E2377D" w:rsidRDefault="00E2377D" w:rsidP="00E303AE">
      <w:pPr>
        <w:ind w:left="720" w:hanging="720"/>
      </w:pPr>
    </w:p>
    <w:p w14:paraId="053E0D9B" w14:textId="543F7DAF" w:rsidR="003F7645" w:rsidRPr="003F7645" w:rsidRDefault="003F7645" w:rsidP="003F7645">
      <w:pPr>
        <w:rPr>
          <w:lang w:eastAsia="x-none"/>
        </w:rPr>
      </w:pPr>
      <w:r w:rsidRPr="00CB31A0">
        <w:t xml:space="preserve">Thursday conclusion: </w:t>
      </w:r>
      <w:r w:rsidRPr="00CB31A0">
        <w:rPr>
          <w:lang w:eastAsia="x-none"/>
        </w:rPr>
        <w:t>Continue offline discussion – Lihui (NTT DOCOMO)</w:t>
      </w:r>
    </w:p>
    <w:p w14:paraId="433AE3FA" w14:textId="1C546411" w:rsidR="004D5947" w:rsidRDefault="004D5947" w:rsidP="00E303AE">
      <w:pPr>
        <w:ind w:left="720" w:hanging="720"/>
      </w:pPr>
    </w:p>
    <w:p w14:paraId="6C8F9A18" w14:textId="3C34940F" w:rsidR="00776945" w:rsidRPr="00CB31A0" w:rsidRDefault="00776945" w:rsidP="00E303AE">
      <w:pPr>
        <w:ind w:left="720" w:hanging="720"/>
        <w:rPr>
          <w:b/>
        </w:rPr>
      </w:pPr>
      <w:r w:rsidRPr="00CB31A0">
        <w:rPr>
          <w:b/>
        </w:rPr>
        <w:t>Friday session</w:t>
      </w:r>
    </w:p>
    <w:p w14:paraId="4820D439" w14:textId="0616A9EB" w:rsidR="00776945" w:rsidRPr="00CB31A0" w:rsidRDefault="001B7BF2" w:rsidP="00776945">
      <w:pPr>
        <w:ind w:left="720" w:hanging="720"/>
        <w:rPr>
          <w:b/>
        </w:rPr>
      </w:pPr>
      <w:hyperlink r:id="rId2184" w:history="1">
        <w:r w:rsidR="00D93AE1">
          <w:rPr>
            <w:rStyle w:val="Hyperlink"/>
            <w:b/>
          </w:rPr>
          <w:t>R1-1809979</w:t>
        </w:r>
      </w:hyperlink>
      <w:r w:rsidR="00776945" w:rsidRPr="00CB31A0">
        <w:rPr>
          <w:b/>
        </w:rPr>
        <w:tab/>
        <w:t>Summary of 7.2.6.3 Enhanced UL grant-free transmissions</w:t>
      </w:r>
      <w:r w:rsidR="00776945" w:rsidRPr="00CB31A0">
        <w:rPr>
          <w:b/>
        </w:rPr>
        <w:tab/>
        <w:t>NTT DOCOMO</w:t>
      </w:r>
    </w:p>
    <w:p w14:paraId="705E5CAC" w14:textId="77777777" w:rsidR="00CB31A0" w:rsidRDefault="00CB31A0" w:rsidP="00CB31A0">
      <w:pPr>
        <w:ind w:left="720" w:hanging="720"/>
        <w:rPr>
          <w:rFonts w:ascii="Times New Roman" w:hAnsi="Times New Roman"/>
          <w:szCs w:val="20"/>
        </w:rPr>
      </w:pPr>
      <w:r>
        <w:rPr>
          <w:rFonts w:ascii="Times New Roman" w:hAnsi="Times New Roman"/>
          <w:b/>
          <w:szCs w:val="20"/>
        </w:rPr>
        <w:t>D</w:t>
      </w:r>
      <w:r w:rsidRPr="00777035">
        <w:rPr>
          <w:rFonts w:ascii="Times New Roman" w:hAnsi="Times New Roman"/>
          <w:b/>
          <w:szCs w:val="20"/>
        </w:rPr>
        <w:t xml:space="preserve">ecision: </w:t>
      </w:r>
      <w:r w:rsidRPr="00777035">
        <w:rPr>
          <w:rFonts w:ascii="Times New Roman" w:hAnsi="Times New Roman"/>
          <w:szCs w:val="20"/>
        </w:rPr>
        <w:t xml:space="preserve">The document is </w:t>
      </w:r>
      <w:r>
        <w:rPr>
          <w:rFonts w:ascii="Times New Roman" w:hAnsi="Times New Roman"/>
          <w:szCs w:val="20"/>
        </w:rPr>
        <w:t>noted.</w:t>
      </w:r>
    </w:p>
    <w:p w14:paraId="7B7E4201" w14:textId="1A52D3E2" w:rsidR="00CB31A0" w:rsidRDefault="00CB31A0" w:rsidP="00776945">
      <w:pPr>
        <w:ind w:left="720" w:hanging="720"/>
      </w:pPr>
    </w:p>
    <w:p w14:paraId="6A2C9CCF" w14:textId="77777777" w:rsidR="0081748D" w:rsidRPr="0081748D" w:rsidRDefault="0081748D" w:rsidP="0081748D">
      <w:pPr>
        <w:ind w:left="720" w:hanging="720"/>
        <w:rPr>
          <w:b/>
          <w:szCs w:val="20"/>
          <w:lang w:eastAsia="x-none"/>
        </w:rPr>
      </w:pPr>
      <w:r w:rsidRPr="0081748D">
        <w:rPr>
          <w:szCs w:val="20"/>
          <w:highlight w:val="green"/>
          <w:lang w:eastAsia="x-none"/>
        </w:rPr>
        <w:t>Agreements</w:t>
      </w:r>
      <w:r w:rsidRPr="0081748D">
        <w:rPr>
          <w:b/>
          <w:szCs w:val="20"/>
          <w:lang w:eastAsia="x-none"/>
        </w:rPr>
        <w:t>:</w:t>
      </w:r>
    </w:p>
    <w:p w14:paraId="4C88A9E9" w14:textId="77777777" w:rsidR="0081748D" w:rsidRPr="0081748D" w:rsidRDefault="0081748D" w:rsidP="00FD2787">
      <w:pPr>
        <w:numPr>
          <w:ilvl w:val="0"/>
          <w:numId w:val="285"/>
        </w:numPr>
        <w:jc w:val="both"/>
        <w:rPr>
          <w:rFonts w:eastAsia="Yu Mincho"/>
          <w:szCs w:val="20"/>
          <w:lang w:eastAsia="ja-JP"/>
        </w:rPr>
      </w:pPr>
      <w:r w:rsidRPr="0081748D">
        <w:rPr>
          <w:rFonts w:eastAsia="Yu Mincho" w:hint="eastAsia"/>
          <w:szCs w:val="20"/>
          <w:lang w:eastAsia="ja-JP"/>
        </w:rPr>
        <w:t>S</w:t>
      </w:r>
      <w:r w:rsidRPr="0081748D">
        <w:rPr>
          <w:rFonts w:eastAsia="Yu Mincho"/>
          <w:szCs w:val="20"/>
          <w:lang w:eastAsia="ja-JP"/>
        </w:rPr>
        <w:t>tudy further whether/how multiple active configured grants for a BWP of a serving cell.</w:t>
      </w:r>
    </w:p>
    <w:p w14:paraId="31EB1B06" w14:textId="77777777" w:rsidR="0081748D" w:rsidRPr="0081748D" w:rsidRDefault="0081748D" w:rsidP="00FD2787">
      <w:pPr>
        <w:numPr>
          <w:ilvl w:val="1"/>
          <w:numId w:val="285"/>
        </w:numPr>
        <w:jc w:val="both"/>
        <w:rPr>
          <w:rFonts w:eastAsia="Yu Mincho"/>
          <w:szCs w:val="20"/>
          <w:lang w:eastAsia="ja-JP"/>
        </w:rPr>
      </w:pPr>
      <w:r w:rsidRPr="0081748D">
        <w:rPr>
          <w:rFonts w:eastAsia="Yu Mincho"/>
          <w:szCs w:val="20"/>
          <w:lang w:eastAsia="ja-JP"/>
        </w:rPr>
        <w:t>Identify potential specification impacts and options for both type 1 and type 2</w:t>
      </w:r>
    </w:p>
    <w:p w14:paraId="237884AE" w14:textId="77777777" w:rsidR="0081748D" w:rsidRPr="0081748D" w:rsidRDefault="0081748D" w:rsidP="00FD2787">
      <w:pPr>
        <w:numPr>
          <w:ilvl w:val="2"/>
          <w:numId w:val="285"/>
        </w:numPr>
        <w:jc w:val="both"/>
        <w:rPr>
          <w:rFonts w:eastAsia="Yu Mincho"/>
          <w:szCs w:val="20"/>
          <w:lang w:eastAsia="ja-JP"/>
        </w:rPr>
      </w:pPr>
      <w:r w:rsidRPr="0081748D">
        <w:rPr>
          <w:rFonts w:eastAsia="Yu Mincho"/>
          <w:szCs w:val="20"/>
          <w:lang w:eastAsia="ja-JP"/>
        </w:rPr>
        <w:t xml:space="preserve">At least </w:t>
      </w:r>
      <w:r w:rsidRPr="0081748D">
        <w:rPr>
          <w:rFonts w:eastAsia="Yu Mincho" w:hint="eastAsia"/>
          <w:szCs w:val="20"/>
          <w:lang w:eastAsia="ja-JP"/>
        </w:rPr>
        <w:t>A</w:t>
      </w:r>
      <w:r w:rsidRPr="0081748D">
        <w:rPr>
          <w:rFonts w:eastAsia="Yu Mincho"/>
          <w:szCs w:val="20"/>
          <w:lang w:eastAsia="ja-JP"/>
        </w:rPr>
        <w:t>ctivation/deactivation mechanism for Type2</w:t>
      </w:r>
    </w:p>
    <w:p w14:paraId="6186D655" w14:textId="77777777" w:rsidR="0081748D" w:rsidRPr="0081748D" w:rsidRDefault="0081748D" w:rsidP="00FD2787">
      <w:pPr>
        <w:numPr>
          <w:ilvl w:val="3"/>
          <w:numId w:val="285"/>
        </w:numPr>
        <w:jc w:val="both"/>
        <w:rPr>
          <w:rFonts w:eastAsia="Yu Mincho"/>
          <w:szCs w:val="20"/>
          <w:lang w:eastAsia="ja-JP"/>
        </w:rPr>
      </w:pPr>
      <w:r w:rsidRPr="0081748D">
        <w:rPr>
          <w:rFonts w:eastAsia="Yu Mincho"/>
          <w:szCs w:val="20"/>
          <w:lang w:eastAsia="ja-JP"/>
        </w:rPr>
        <w:lastRenderedPageBreak/>
        <w:t>E.g., whether each configuration is activated/deactivated or multiple configurations are activated/deactivated</w:t>
      </w:r>
    </w:p>
    <w:p w14:paraId="0CD973E4" w14:textId="77777777" w:rsidR="0081748D" w:rsidRPr="0081748D" w:rsidRDefault="0081748D" w:rsidP="00FD2787">
      <w:pPr>
        <w:numPr>
          <w:ilvl w:val="2"/>
          <w:numId w:val="285"/>
        </w:numPr>
        <w:jc w:val="both"/>
        <w:rPr>
          <w:rFonts w:eastAsia="Yu Mincho"/>
          <w:szCs w:val="20"/>
          <w:lang w:eastAsia="ja-JP"/>
        </w:rPr>
      </w:pPr>
      <w:r w:rsidRPr="0081748D">
        <w:rPr>
          <w:rFonts w:eastAsia="Yu Mincho"/>
          <w:szCs w:val="20"/>
          <w:lang w:eastAsia="ja-JP"/>
        </w:rPr>
        <w:t>Study how to support repetitions with multiple configurations for a BWP of a serving cell</w:t>
      </w:r>
    </w:p>
    <w:p w14:paraId="0D3FB2B8" w14:textId="77777777" w:rsidR="0081748D" w:rsidRPr="0081748D" w:rsidRDefault="0081748D" w:rsidP="00FD2787">
      <w:pPr>
        <w:numPr>
          <w:ilvl w:val="2"/>
          <w:numId w:val="285"/>
        </w:numPr>
        <w:jc w:val="both"/>
        <w:rPr>
          <w:rFonts w:eastAsia="Yu Mincho"/>
          <w:szCs w:val="20"/>
          <w:lang w:eastAsia="ja-JP"/>
        </w:rPr>
      </w:pPr>
      <w:r w:rsidRPr="0081748D">
        <w:rPr>
          <w:rFonts w:eastAsia="Yu Mincho"/>
          <w:szCs w:val="20"/>
          <w:lang w:eastAsia="ja-JP"/>
        </w:rPr>
        <w:t xml:space="preserve">FFS </w:t>
      </w:r>
      <w:r w:rsidRPr="0081748D">
        <w:rPr>
          <w:rFonts w:eastAsia="Yu Mincho" w:hint="eastAsia"/>
          <w:szCs w:val="20"/>
          <w:lang w:eastAsia="ja-JP"/>
        </w:rPr>
        <w:t>H</w:t>
      </w:r>
      <w:r w:rsidRPr="0081748D">
        <w:rPr>
          <w:rFonts w:eastAsia="Yu Mincho"/>
          <w:szCs w:val="20"/>
          <w:lang w:eastAsia="ja-JP"/>
        </w:rPr>
        <w:t>ARQ process ID determination for both type 1 and type 2</w:t>
      </w:r>
    </w:p>
    <w:p w14:paraId="5FB7FBDB" w14:textId="77777777" w:rsidR="0081748D" w:rsidRPr="0081748D" w:rsidRDefault="0081748D" w:rsidP="00FD2787">
      <w:pPr>
        <w:numPr>
          <w:ilvl w:val="2"/>
          <w:numId w:val="285"/>
        </w:numPr>
        <w:jc w:val="both"/>
        <w:rPr>
          <w:rFonts w:eastAsia="Yu Mincho"/>
          <w:szCs w:val="20"/>
          <w:lang w:eastAsia="ja-JP"/>
        </w:rPr>
      </w:pPr>
      <w:r w:rsidRPr="0081748D">
        <w:rPr>
          <w:rFonts w:eastAsia="Yu Mincho"/>
          <w:szCs w:val="20"/>
          <w:lang w:eastAsia="ja-JP"/>
        </w:rPr>
        <w:t>FFS other specification impacts for both type 1 and type 2</w:t>
      </w:r>
    </w:p>
    <w:p w14:paraId="3045F78C" w14:textId="77777777" w:rsidR="0081748D" w:rsidRPr="0081748D" w:rsidRDefault="0081748D" w:rsidP="00FD2787">
      <w:pPr>
        <w:numPr>
          <w:ilvl w:val="1"/>
          <w:numId w:val="285"/>
        </w:numPr>
        <w:jc w:val="both"/>
        <w:rPr>
          <w:rFonts w:eastAsia="Yu Mincho"/>
          <w:szCs w:val="20"/>
          <w:lang w:eastAsia="ja-JP"/>
        </w:rPr>
      </w:pPr>
      <w:r w:rsidRPr="0081748D">
        <w:rPr>
          <w:rFonts w:eastAsia="Yu Mincho"/>
          <w:szCs w:val="20"/>
          <w:lang w:eastAsia="ja-JP"/>
        </w:rPr>
        <w:t>Study the performance impacts</w:t>
      </w:r>
    </w:p>
    <w:p w14:paraId="07367A6C" w14:textId="77777777" w:rsidR="0081748D" w:rsidRPr="0081748D" w:rsidRDefault="0081748D" w:rsidP="0081748D">
      <w:pPr>
        <w:ind w:left="720" w:hanging="720"/>
        <w:rPr>
          <w:b/>
          <w:lang w:eastAsia="x-none"/>
        </w:rPr>
      </w:pPr>
    </w:p>
    <w:p w14:paraId="50033C6D" w14:textId="77777777" w:rsidR="0081748D" w:rsidRPr="0081748D" w:rsidRDefault="0081748D" w:rsidP="0081748D">
      <w:pPr>
        <w:ind w:left="720" w:hanging="720"/>
        <w:rPr>
          <w:b/>
          <w:sz w:val="18"/>
          <w:lang w:eastAsia="x-none"/>
        </w:rPr>
      </w:pPr>
      <w:r w:rsidRPr="0081748D">
        <w:rPr>
          <w:sz w:val="18"/>
          <w:highlight w:val="green"/>
          <w:lang w:eastAsia="x-none"/>
        </w:rPr>
        <w:t>Agreements</w:t>
      </w:r>
      <w:r w:rsidRPr="0081748D">
        <w:rPr>
          <w:b/>
          <w:sz w:val="18"/>
          <w:lang w:eastAsia="x-none"/>
        </w:rPr>
        <w:t>:</w:t>
      </w:r>
    </w:p>
    <w:p w14:paraId="27320E78" w14:textId="77777777" w:rsidR="0081748D" w:rsidRPr="0081748D" w:rsidRDefault="0081748D" w:rsidP="00FD2787">
      <w:pPr>
        <w:pStyle w:val="ListParagraph"/>
        <w:numPr>
          <w:ilvl w:val="0"/>
          <w:numId w:val="286"/>
        </w:numPr>
      </w:pPr>
      <w:r w:rsidRPr="0081748D">
        <w:rPr>
          <w:rFonts w:hint="eastAsia"/>
        </w:rPr>
        <w:t>S</w:t>
      </w:r>
      <w:r w:rsidRPr="0081748D">
        <w:t>tudy further whether/how on ensuring K repetitions.</w:t>
      </w:r>
    </w:p>
    <w:p w14:paraId="4661E883" w14:textId="77777777" w:rsidR="0081748D" w:rsidRPr="0081748D" w:rsidRDefault="0081748D" w:rsidP="00FD2787">
      <w:pPr>
        <w:pStyle w:val="ListParagraph"/>
        <w:numPr>
          <w:ilvl w:val="0"/>
          <w:numId w:val="286"/>
        </w:numPr>
      </w:pPr>
      <w:r w:rsidRPr="0081748D">
        <w:rPr>
          <w:rFonts w:hint="eastAsia"/>
        </w:rPr>
        <w:t>S</w:t>
      </w:r>
      <w:r w:rsidRPr="0081748D">
        <w:t>tudy further on PUSCH repetitions within a slot for configured grant.</w:t>
      </w:r>
    </w:p>
    <w:p w14:paraId="76973CEC" w14:textId="77777777" w:rsidR="00CB31A0" w:rsidRDefault="00CB31A0" w:rsidP="00776945">
      <w:pPr>
        <w:ind w:left="720" w:hanging="720"/>
      </w:pPr>
    </w:p>
    <w:p w14:paraId="36C0CBBB" w14:textId="77777777" w:rsidR="003F7645" w:rsidRDefault="003F7645" w:rsidP="00E303AE">
      <w:pPr>
        <w:ind w:left="720" w:hanging="720"/>
      </w:pPr>
    </w:p>
    <w:p w14:paraId="7B136BCF" w14:textId="21CA8088" w:rsidR="00E303AE" w:rsidRPr="00E303AE" w:rsidRDefault="001B7BF2" w:rsidP="00E303AE">
      <w:pPr>
        <w:ind w:left="720" w:hanging="720"/>
        <w:rPr>
          <w:lang w:eastAsia="x-none"/>
        </w:rPr>
      </w:pPr>
      <w:hyperlink r:id="rId2185" w:history="1">
        <w:r w:rsidR="00D93AE1">
          <w:rPr>
            <w:rStyle w:val="Hyperlink"/>
            <w:lang w:eastAsia="x-none"/>
          </w:rPr>
          <w:t>R1-1808100</w:t>
        </w:r>
      </w:hyperlink>
      <w:r w:rsidR="00E303AE" w:rsidRPr="00E303AE">
        <w:rPr>
          <w:lang w:eastAsia="x-none"/>
        </w:rPr>
        <w:tab/>
        <w:t>Enhanced UL configured grant transmissions</w:t>
      </w:r>
      <w:r w:rsidR="00E303AE" w:rsidRPr="00E303AE">
        <w:rPr>
          <w:lang w:eastAsia="x-none"/>
        </w:rPr>
        <w:tab/>
        <w:t>Huawei, HiSilicon</w:t>
      </w:r>
    </w:p>
    <w:p w14:paraId="331BCF33" w14:textId="72982AC1" w:rsidR="00E303AE" w:rsidRPr="00E303AE" w:rsidRDefault="001B7BF2" w:rsidP="00E303AE">
      <w:pPr>
        <w:ind w:left="720" w:hanging="720"/>
        <w:rPr>
          <w:lang w:eastAsia="x-none"/>
        </w:rPr>
      </w:pPr>
      <w:hyperlink r:id="rId2186" w:history="1">
        <w:r w:rsidR="00D93AE1">
          <w:rPr>
            <w:rStyle w:val="Hyperlink"/>
            <w:lang w:eastAsia="x-none"/>
          </w:rPr>
          <w:t>R1-1808149</w:t>
        </w:r>
      </w:hyperlink>
      <w:r w:rsidR="00E303AE" w:rsidRPr="00E303AE">
        <w:rPr>
          <w:lang w:eastAsia="x-none"/>
        </w:rPr>
        <w:tab/>
        <w:t>Enhancements to UL Grant-free Transmission for NR URLLC</w:t>
      </w:r>
      <w:r w:rsidR="00E303AE" w:rsidRPr="00E303AE">
        <w:rPr>
          <w:lang w:eastAsia="x-none"/>
        </w:rPr>
        <w:tab/>
        <w:t>Ericsson</w:t>
      </w:r>
    </w:p>
    <w:p w14:paraId="4CE899B0" w14:textId="36C67402" w:rsidR="00E303AE" w:rsidRPr="00E303AE" w:rsidRDefault="001B7BF2" w:rsidP="00E303AE">
      <w:pPr>
        <w:ind w:left="720" w:hanging="720"/>
        <w:rPr>
          <w:lang w:eastAsia="x-none"/>
        </w:rPr>
      </w:pPr>
      <w:hyperlink r:id="rId2187" w:history="1">
        <w:r w:rsidR="00D93AE1">
          <w:rPr>
            <w:rStyle w:val="Hyperlink"/>
            <w:lang w:eastAsia="x-none"/>
          </w:rPr>
          <w:t>R1-1808213</w:t>
        </w:r>
      </w:hyperlink>
      <w:r w:rsidR="00E303AE" w:rsidRPr="00E303AE">
        <w:rPr>
          <w:lang w:eastAsia="x-none"/>
        </w:rPr>
        <w:tab/>
        <w:t>Enhanced UL grant-free transmissions</w:t>
      </w:r>
      <w:r w:rsidR="00E303AE" w:rsidRPr="00E303AE">
        <w:rPr>
          <w:lang w:eastAsia="x-none"/>
        </w:rPr>
        <w:tab/>
        <w:t>ZTE</w:t>
      </w:r>
    </w:p>
    <w:p w14:paraId="125CDDB1" w14:textId="1E3BDDC5" w:rsidR="00E303AE" w:rsidRPr="00E303AE" w:rsidRDefault="001B7BF2" w:rsidP="00E303AE">
      <w:pPr>
        <w:ind w:left="720" w:hanging="720"/>
        <w:rPr>
          <w:lang w:eastAsia="x-none"/>
        </w:rPr>
      </w:pPr>
      <w:hyperlink r:id="rId2188" w:history="1">
        <w:r w:rsidR="00D93AE1">
          <w:rPr>
            <w:rStyle w:val="Hyperlink"/>
            <w:lang w:eastAsia="x-none"/>
          </w:rPr>
          <w:t>R1-1808250</w:t>
        </w:r>
      </w:hyperlink>
      <w:r w:rsidR="00E303AE" w:rsidRPr="00E303AE">
        <w:rPr>
          <w:lang w:eastAsia="x-none"/>
        </w:rPr>
        <w:tab/>
        <w:t>Enhanced UL grant-free transmissions  for URLLC</w:t>
      </w:r>
      <w:r w:rsidR="00E303AE" w:rsidRPr="00E303AE">
        <w:rPr>
          <w:lang w:eastAsia="x-none"/>
        </w:rPr>
        <w:tab/>
        <w:t>vivo</w:t>
      </w:r>
    </w:p>
    <w:p w14:paraId="0FB1803B" w14:textId="1F872F90" w:rsidR="00E303AE" w:rsidRPr="00E303AE" w:rsidRDefault="001B7BF2" w:rsidP="00E303AE">
      <w:pPr>
        <w:ind w:left="720" w:hanging="720"/>
        <w:rPr>
          <w:lang w:eastAsia="x-none"/>
        </w:rPr>
      </w:pPr>
      <w:hyperlink r:id="rId2189" w:history="1">
        <w:r w:rsidR="00D93AE1">
          <w:rPr>
            <w:rStyle w:val="Hyperlink"/>
            <w:lang w:eastAsia="x-none"/>
          </w:rPr>
          <w:t>R1-1808287</w:t>
        </w:r>
      </w:hyperlink>
      <w:r w:rsidR="00E303AE" w:rsidRPr="00E303AE">
        <w:rPr>
          <w:lang w:eastAsia="x-none"/>
        </w:rPr>
        <w:tab/>
        <w:t>Evaluation of configured-grant for NR URLLC</w:t>
      </w:r>
      <w:r w:rsidR="00E303AE" w:rsidRPr="00E303AE">
        <w:rPr>
          <w:lang w:eastAsia="x-none"/>
        </w:rPr>
        <w:tab/>
        <w:t>MediaTek Inc.</w:t>
      </w:r>
    </w:p>
    <w:p w14:paraId="2791225D" w14:textId="3C7CA4A9" w:rsidR="00E303AE" w:rsidRPr="00E303AE" w:rsidRDefault="001B7BF2" w:rsidP="00E303AE">
      <w:pPr>
        <w:ind w:left="720" w:hanging="720"/>
        <w:rPr>
          <w:lang w:eastAsia="x-none"/>
        </w:rPr>
      </w:pPr>
      <w:hyperlink r:id="rId2190" w:history="1">
        <w:r w:rsidR="00D93AE1">
          <w:rPr>
            <w:rStyle w:val="Hyperlink"/>
            <w:lang w:eastAsia="x-none"/>
          </w:rPr>
          <w:t>R1-1808304</w:t>
        </w:r>
      </w:hyperlink>
      <w:r w:rsidR="00E303AE" w:rsidRPr="00E303AE">
        <w:rPr>
          <w:lang w:eastAsia="x-none"/>
        </w:rPr>
        <w:tab/>
        <w:t>Discussion on the Reliability Enhancement for Grant-free Transmission</w:t>
      </w:r>
      <w:r w:rsidR="00E303AE" w:rsidRPr="00E303AE">
        <w:rPr>
          <w:lang w:eastAsia="x-none"/>
        </w:rPr>
        <w:tab/>
        <w:t>China Telecommunications</w:t>
      </w:r>
    </w:p>
    <w:p w14:paraId="05E015D7" w14:textId="122C5E48" w:rsidR="00E303AE" w:rsidRPr="00E303AE" w:rsidRDefault="001B7BF2" w:rsidP="00E303AE">
      <w:pPr>
        <w:ind w:left="720" w:hanging="720"/>
        <w:rPr>
          <w:lang w:eastAsia="x-none"/>
        </w:rPr>
      </w:pPr>
      <w:hyperlink r:id="rId2191" w:history="1">
        <w:r w:rsidR="00D93AE1">
          <w:rPr>
            <w:rStyle w:val="Hyperlink"/>
            <w:lang w:eastAsia="x-none"/>
          </w:rPr>
          <w:t>R1-1808345</w:t>
        </w:r>
      </w:hyperlink>
      <w:r w:rsidR="00E303AE" w:rsidRPr="00E303AE">
        <w:rPr>
          <w:lang w:eastAsia="x-none"/>
        </w:rPr>
        <w:tab/>
        <w:t>On Enhancement of UL grant-free transmissions</w:t>
      </w:r>
      <w:r w:rsidR="00E303AE" w:rsidRPr="00E303AE">
        <w:rPr>
          <w:lang w:eastAsia="x-none"/>
        </w:rPr>
        <w:tab/>
        <w:t>Sony</w:t>
      </w:r>
    </w:p>
    <w:p w14:paraId="00B29A99" w14:textId="3BF3BA8E" w:rsidR="00E303AE" w:rsidRPr="00E303AE" w:rsidRDefault="001B7BF2" w:rsidP="00E303AE">
      <w:pPr>
        <w:ind w:left="720" w:hanging="720"/>
        <w:rPr>
          <w:lang w:eastAsia="x-none"/>
        </w:rPr>
      </w:pPr>
      <w:hyperlink r:id="rId2192" w:history="1">
        <w:r w:rsidR="00D93AE1">
          <w:rPr>
            <w:rStyle w:val="Hyperlink"/>
            <w:lang w:eastAsia="x-none"/>
          </w:rPr>
          <w:t>R1-1808412</w:t>
        </w:r>
      </w:hyperlink>
      <w:r w:rsidR="00E303AE" w:rsidRPr="00E303AE">
        <w:rPr>
          <w:lang w:eastAsia="x-none"/>
        </w:rPr>
        <w:tab/>
        <w:t>On enhancements to configured UL grant operation</w:t>
      </w:r>
      <w:r w:rsidR="00E303AE" w:rsidRPr="00E303AE">
        <w:rPr>
          <w:lang w:eastAsia="x-none"/>
        </w:rPr>
        <w:tab/>
        <w:t>CATT</w:t>
      </w:r>
    </w:p>
    <w:p w14:paraId="5EE1899E" w14:textId="49DDC080" w:rsidR="00E303AE" w:rsidRPr="00E303AE" w:rsidRDefault="001B7BF2" w:rsidP="00E303AE">
      <w:pPr>
        <w:ind w:left="720" w:hanging="720"/>
        <w:rPr>
          <w:lang w:eastAsia="x-none"/>
        </w:rPr>
      </w:pPr>
      <w:hyperlink r:id="rId2193" w:history="1">
        <w:r w:rsidR="00D93AE1">
          <w:rPr>
            <w:rStyle w:val="Hyperlink"/>
            <w:lang w:eastAsia="x-none"/>
          </w:rPr>
          <w:t>R1-1808533</w:t>
        </w:r>
      </w:hyperlink>
      <w:r w:rsidR="00E303AE" w:rsidRPr="00E303AE">
        <w:rPr>
          <w:lang w:eastAsia="x-none"/>
        </w:rPr>
        <w:tab/>
        <w:t>Discussion on enhancement for grant-free transmission</w:t>
      </w:r>
      <w:r w:rsidR="00E303AE" w:rsidRPr="00E303AE">
        <w:rPr>
          <w:lang w:eastAsia="x-none"/>
        </w:rPr>
        <w:tab/>
        <w:t>LG Electronics</w:t>
      </w:r>
    </w:p>
    <w:p w14:paraId="0D69486C" w14:textId="20C2ED59" w:rsidR="00E303AE" w:rsidRPr="00E303AE" w:rsidRDefault="001B7BF2" w:rsidP="00E303AE">
      <w:pPr>
        <w:ind w:left="720" w:hanging="720"/>
        <w:rPr>
          <w:lang w:eastAsia="x-none"/>
        </w:rPr>
      </w:pPr>
      <w:hyperlink r:id="rId2194" w:history="1">
        <w:r w:rsidR="00D93AE1">
          <w:rPr>
            <w:rStyle w:val="Hyperlink"/>
            <w:lang w:eastAsia="x-none"/>
          </w:rPr>
          <w:t>R1-1808570</w:t>
        </w:r>
      </w:hyperlink>
      <w:r w:rsidR="00E303AE" w:rsidRPr="00E303AE">
        <w:rPr>
          <w:lang w:eastAsia="x-none"/>
        </w:rPr>
        <w:tab/>
        <w:t>On Configured Grant enhancements for NR URLLC</w:t>
      </w:r>
      <w:r w:rsidR="00E303AE" w:rsidRPr="00E303AE">
        <w:rPr>
          <w:lang w:eastAsia="x-none"/>
        </w:rPr>
        <w:tab/>
        <w:t>Nokia, Nokia Shanghai Bell</w:t>
      </w:r>
    </w:p>
    <w:p w14:paraId="1B0C03E5" w14:textId="32012CA7" w:rsidR="00E303AE" w:rsidRPr="00E303AE" w:rsidRDefault="001B7BF2" w:rsidP="00E303AE">
      <w:pPr>
        <w:ind w:left="720" w:hanging="720"/>
        <w:rPr>
          <w:lang w:eastAsia="x-none"/>
        </w:rPr>
      </w:pPr>
      <w:hyperlink r:id="rId2195" w:history="1">
        <w:r w:rsidR="00D93AE1">
          <w:rPr>
            <w:rStyle w:val="Hyperlink"/>
            <w:lang w:eastAsia="x-none"/>
          </w:rPr>
          <w:t>R1-1808621</w:t>
        </w:r>
      </w:hyperlink>
      <w:r w:rsidR="00E303AE" w:rsidRPr="00E303AE">
        <w:rPr>
          <w:lang w:eastAsia="x-none"/>
        </w:rPr>
        <w:tab/>
        <w:t>Discussion on enhanced UL grant-free transmissions</w:t>
      </w:r>
      <w:r w:rsidR="00E303AE" w:rsidRPr="00E303AE">
        <w:rPr>
          <w:lang w:eastAsia="x-none"/>
        </w:rPr>
        <w:tab/>
        <w:t>Panasonic Corporation</w:t>
      </w:r>
    </w:p>
    <w:p w14:paraId="36FE258F" w14:textId="017FBC7F" w:rsidR="00E303AE" w:rsidRPr="00E303AE" w:rsidRDefault="001B7BF2" w:rsidP="00E303AE">
      <w:pPr>
        <w:ind w:left="720" w:hanging="720"/>
        <w:rPr>
          <w:lang w:eastAsia="x-none"/>
        </w:rPr>
      </w:pPr>
      <w:hyperlink r:id="rId2196" w:history="1">
        <w:r w:rsidR="00D93AE1">
          <w:rPr>
            <w:rStyle w:val="Hyperlink"/>
            <w:lang w:eastAsia="x-none"/>
          </w:rPr>
          <w:t>R1-1808707</w:t>
        </w:r>
      </w:hyperlink>
      <w:r w:rsidR="00E303AE" w:rsidRPr="00E303AE">
        <w:rPr>
          <w:lang w:eastAsia="x-none"/>
        </w:rPr>
        <w:tab/>
        <w:t>Enhancements to configured grant PUSCH</w:t>
      </w:r>
      <w:r w:rsidR="00E303AE" w:rsidRPr="00E303AE">
        <w:rPr>
          <w:lang w:eastAsia="x-none"/>
        </w:rPr>
        <w:tab/>
        <w:t>Intel Corporation</w:t>
      </w:r>
    </w:p>
    <w:p w14:paraId="4EF3AFB9" w14:textId="43C7062C" w:rsidR="00E303AE" w:rsidRPr="00E303AE" w:rsidRDefault="001B7BF2" w:rsidP="00E303AE">
      <w:pPr>
        <w:ind w:left="720" w:hanging="720"/>
        <w:rPr>
          <w:lang w:eastAsia="x-none"/>
        </w:rPr>
      </w:pPr>
      <w:hyperlink r:id="rId2197" w:history="1">
        <w:r w:rsidR="00D93AE1">
          <w:rPr>
            <w:rStyle w:val="Hyperlink"/>
            <w:lang w:eastAsia="x-none"/>
          </w:rPr>
          <w:t>R1-1808789</w:t>
        </w:r>
      </w:hyperlink>
      <w:r w:rsidR="00E303AE" w:rsidRPr="00E303AE">
        <w:rPr>
          <w:lang w:eastAsia="x-none"/>
        </w:rPr>
        <w:tab/>
        <w:t>Potential enhancement for UL grant-free transmission</w:t>
      </w:r>
      <w:r w:rsidR="00E303AE" w:rsidRPr="00E303AE">
        <w:rPr>
          <w:lang w:eastAsia="x-none"/>
        </w:rPr>
        <w:tab/>
        <w:t>Samsung</w:t>
      </w:r>
    </w:p>
    <w:p w14:paraId="75A91EB3" w14:textId="13A4C103" w:rsidR="00E303AE" w:rsidRPr="00E303AE" w:rsidRDefault="001B7BF2" w:rsidP="00E303AE">
      <w:pPr>
        <w:ind w:left="720" w:hanging="720"/>
        <w:rPr>
          <w:lang w:eastAsia="x-none"/>
        </w:rPr>
      </w:pPr>
      <w:hyperlink r:id="rId2198" w:history="1">
        <w:r w:rsidR="00D93AE1">
          <w:rPr>
            <w:rStyle w:val="Hyperlink"/>
            <w:lang w:eastAsia="x-none"/>
          </w:rPr>
          <w:t>R1-1808809</w:t>
        </w:r>
      </w:hyperlink>
      <w:r w:rsidR="00E303AE" w:rsidRPr="00E303AE">
        <w:rPr>
          <w:lang w:eastAsia="x-none"/>
        </w:rPr>
        <w:tab/>
        <w:t>Consideration on enhanced UL grant-free transmissions</w:t>
      </w:r>
      <w:r w:rsidR="00E303AE" w:rsidRPr="00E303AE">
        <w:rPr>
          <w:lang w:eastAsia="x-none"/>
        </w:rPr>
        <w:tab/>
        <w:t>Spreadtrum Communications</w:t>
      </w:r>
    </w:p>
    <w:p w14:paraId="00B9BF04" w14:textId="61549F5B" w:rsidR="00E303AE" w:rsidRPr="00E303AE" w:rsidRDefault="001B7BF2" w:rsidP="00E303AE">
      <w:pPr>
        <w:ind w:left="720" w:hanging="720"/>
        <w:rPr>
          <w:lang w:eastAsia="x-none"/>
        </w:rPr>
      </w:pPr>
      <w:hyperlink r:id="rId2199" w:history="1">
        <w:r w:rsidR="00D93AE1">
          <w:rPr>
            <w:rStyle w:val="Hyperlink"/>
            <w:lang w:eastAsia="x-none"/>
          </w:rPr>
          <w:t>R1-1809101</w:t>
        </w:r>
      </w:hyperlink>
      <w:r w:rsidR="00E303AE" w:rsidRPr="00E303AE">
        <w:rPr>
          <w:lang w:eastAsia="x-none"/>
        </w:rPr>
        <w:tab/>
        <w:t xml:space="preserve">Views on enhanced UL grant-free transmissions for URLLC </w:t>
      </w:r>
      <w:r w:rsidR="00E303AE" w:rsidRPr="00E303AE">
        <w:rPr>
          <w:lang w:eastAsia="x-none"/>
        </w:rPr>
        <w:tab/>
        <w:t>InterDigital, Inc.</w:t>
      </w:r>
    </w:p>
    <w:p w14:paraId="70E1A609" w14:textId="515AE043" w:rsidR="00E303AE" w:rsidRPr="00E303AE" w:rsidRDefault="001B7BF2" w:rsidP="00E303AE">
      <w:pPr>
        <w:ind w:left="720" w:hanging="720"/>
        <w:rPr>
          <w:lang w:eastAsia="x-none"/>
        </w:rPr>
      </w:pPr>
      <w:hyperlink r:id="rId2200" w:history="1">
        <w:r w:rsidR="00D93AE1">
          <w:rPr>
            <w:rStyle w:val="Hyperlink"/>
            <w:lang w:eastAsia="x-none"/>
          </w:rPr>
          <w:t>R1-1809114</w:t>
        </w:r>
      </w:hyperlink>
      <w:r w:rsidR="00E303AE" w:rsidRPr="00E303AE">
        <w:rPr>
          <w:lang w:eastAsia="x-none"/>
        </w:rPr>
        <w:tab/>
        <w:t>Reliability enhancements for UL configured grant</w:t>
      </w:r>
      <w:r w:rsidR="00E303AE" w:rsidRPr="00E303AE">
        <w:rPr>
          <w:lang w:eastAsia="x-none"/>
        </w:rPr>
        <w:tab/>
        <w:t>Sharp</w:t>
      </w:r>
    </w:p>
    <w:p w14:paraId="222DD6B7" w14:textId="2C5A93CA" w:rsidR="00E303AE" w:rsidRPr="00E303AE" w:rsidRDefault="001B7BF2" w:rsidP="00E303AE">
      <w:pPr>
        <w:ind w:left="720" w:hanging="720"/>
        <w:rPr>
          <w:lang w:eastAsia="x-none"/>
        </w:rPr>
      </w:pPr>
      <w:hyperlink r:id="rId2201" w:history="1">
        <w:r w:rsidR="00D93AE1">
          <w:rPr>
            <w:rStyle w:val="Hyperlink"/>
            <w:lang w:eastAsia="x-none"/>
          </w:rPr>
          <w:t>R1-1809294</w:t>
        </w:r>
      </w:hyperlink>
      <w:r w:rsidR="00E303AE" w:rsidRPr="00E303AE">
        <w:rPr>
          <w:lang w:eastAsia="x-none"/>
        </w:rPr>
        <w:tab/>
        <w:t>Discussion on Configured Grant Enhancements</w:t>
      </w:r>
      <w:r w:rsidR="00E303AE" w:rsidRPr="00E303AE">
        <w:rPr>
          <w:lang w:eastAsia="x-none"/>
        </w:rPr>
        <w:tab/>
        <w:t>III</w:t>
      </w:r>
    </w:p>
    <w:p w14:paraId="5392EC91" w14:textId="06841C50" w:rsidR="00E303AE" w:rsidRPr="00E303AE" w:rsidRDefault="001B7BF2" w:rsidP="00E303AE">
      <w:pPr>
        <w:ind w:left="720" w:hanging="720"/>
        <w:rPr>
          <w:lang w:eastAsia="x-none"/>
        </w:rPr>
      </w:pPr>
      <w:hyperlink r:id="rId2202" w:history="1">
        <w:r w:rsidR="00D93AE1">
          <w:rPr>
            <w:rStyle w:val="Hyperlink"/>
            <w:lang w:eastAsia="x-none"/>
          </w:rPr>
          <w:t>R1-1809319</w:t>
        </w:r>
      </w:hyperlink>
      <w:r w:rsidR="00E303AE" w:rsidRPr="00E303AE">
        <w:rPr>
          <w:lang w:eastAsia="x-none"/>
        </w:rPr>
        <w:tab/>
        <w:t>Enhancements for grant free transmissions</w:t>
      </w:r>
      <w:r w:rsidR="00E303AE" w:rsidRPr="00E303AE">
        <w:rPr>
          <w:lang w:eastAsia="x-none"/>
        </w:rPr>
        <w:tab/>
        <w:t>Sequans Communications</w:t>
      </w:r>
    </w:p>
    <w:p w14:paraId="468A5875" w14:textId="6E0440A8" w:rsidR="00E303AE" w:rsidRPr="00E303AE" w:rsidRDefault="001B7BF2" w:rsidP="00E303AE">
      <w:pPr>
        <w:ind w:left="720" w:hanging="720"/>
        <w:rPr>
          <w:lang w:eastAsia="x-none"/>
        </w:rPr>
      </w:pPr>
      <w:hyperlink r:id="rId2203" w:history="1">
        <w:r w:rsidR="00D93AE1">
          <w:rPr>
            <w:rStyle w:val="Hyperlink"/>
            <w:lang w:eastAsia="x-none"/>
          </w:rPr>
          <w:t>R1-1809459</w:t>
        </w:r>
      </w:hyperlink>
      <w:r w:rsidR="00E303AE" w:rsidRPr="00E303AE">
        <w:rPr>
          <w:lang w:eastAsia="x-none"/>
        </w:rPr>
        <w:tab/>
        <w:t>Enhanced SPS and grant-free transmissions</w:t>
      </w:r>
      <w:r w:rsidR="00E303AE" w:rsidRPr="00E303AE">
        <w:rPr>
          <w:lang w:eastAsia="x-none"/>
        </w:rPr>
        <w:tab/>
        <w:t>Qualcomm Incorporated</w:t>
      </w:r>
    </w:p>
    <w:p w14:paraId="44705BEB" w14:textId="29DE78BA" w:rsidR="00E303AE" w:rsidRPr="00E303AE" w:rsidRDefault="001B7BF2" w:rsidP="00E303AE">
      <w:pPr>
        <w:ind w:left="720" w:hanging="720"/>
        <w:rPr>
          <w:lang w:eastAsia="x-none"/>
        </w:rPr>
      </w:pPr>
      <w:hyperlink r:id="rId2204" w:history="1">
        <w:r w:rsidR="00D93AE1">
          <w:rPr>
            <w:rStyle w:val="Hyperlink"/>
            <w:lang w:eastAsia="x-none"/>
          </w:rPr>
          <w:t>R1-1809464</w:t>
        </w:r>
      </w:hyperlink>
      <w:r w:rsidR="00E303AE" w:rsidRPr="00E303AE">
        <w:rPr>
          <w:lang w:eastAsia="x-none"/>
        </w:rPr>
        <w:tab/>
        <w:t>Discussion on enhanced UL grant-free transmissions</w:t>
      </w:r>
      <w:r w:rsidR="00E303AE" w:rsidRPr="00E303AE">
        <w:rPr>
          <w:lang w:eastAsia="x-none"/>
        </w:rPr>
        <w:tab/>
        <w:t>KDDI Corporation</w:t>
      </w:r>
    </w:p>
    <w:p w14:paraId="258310ED" w14:textId="2D6C654C" w:rsidR="00E303AE" w:rsidRPr="00E303AE" w:rsidRDefault="00E303AE" w:rsidP="00885C79">
      <w:pPr>
        <w:pStyle w:val="Heading4"/>
      </w:pPr>
      <w:bookmarkStart w:id="1083" w:name="_Toc521704560"/>
      <w:bookmarkStart w:id="1084" w:name="_Toc526458969"/>
      <w:r w:rsidRPr="00E303AE">
        <w:t>Other</w:t>
      </w:r>
      <w:bookmarkEnd w:id="1083"/>
      <w:bookmarkEnd w:id="1084"/>
    </w:p>
    <w:p w14:paraId="302D23AC" w14:textId="549F992A" w:rsidR="00E303AE" w:rsidRPr="00E303AE" w:rsidRDefault="001B7BF2" w:rsidP="00E303AE">
      <w:pPr>
        <w:ind w:left="720" w:hanging="720"/>
        <w:rPr>
          <w:lang w:eastAsia="x-none"/>
        </w:rPr>
      </w:pPr>
      <w:hyperlink r:id="rId2205" w:history="1">
        <w:r w:rsidR="00D93AE1">
          <w:rPr>
            <w:rStyle w:val="Hyperlink"/>
            <w:lang w:eastAsia="x-none"/>
          </w:rPr>
          <w:t>R1-1808251</w:t>
        </w:r>
      </w:hyperlink>
      <w:r w:rsidR="00E303AE" w:rsidRPr="00E303AE">
        <w:rPr>
          <w:lang w:eastAsia="x-none"/>
        </w:rPr>
        <w:tab/>
        <w:t>Other enhancements for URLLC</w:t>
      </w:r>
      <w:r w:rsidR="00E303AE" w:rsidRPr="00E303AE">
        <w:rPr>
          <w:lang w:eastAsia="x-none"/>
        </w:rPr>
        <w:tab/>
        <w:t>vivo</w:t>
      </w:r>
    </w:p>
    <w:p w14:paraId="4EBE5394" w14:textId="16C2302D" w:rsidR="00E303AE" w:rsidRPr="00E303AE" w:rsidRDefault="001B7BF2" w:rsidP="00E303AE">
      <w:pPr>
        <w:ind w:left="720" w:hanging="720"/>
        <w:rPr>
          <w:lang w:eastAsia="x-none"/>
        </w:rPr>
      </w:pPr>
      <w:hyperlink r:id="rId2206" w:history="1">
        <w:r w:rsidR="00D93AE1">
          <w:rPr>
            <w:rStyle w:val="Hyperlink"/>
            <w:lang w:eastAsia="x-none"/>
          </w:rPr>
          <w:t>R1-1808256</w:t>
        </w:r>
      </w:hyperlink>
      <w:r w:rsidR="00E303AE" w:rsidRPr="00E303AE">
        <w:rPr>
          <w:lang w:eastAsia="x-none"/>
        </w:rPr>
        <w:tab/>
        <w:t>Discussion on two stage feedback for URLLC</w:t>
      </w:r>
      <w:r w:rsidR="00E303AE" w:rsidRPr="00E303AE">
        <w:rPr>
          <w:lang w:eastAsia="x-none"/>
        </w:rPr>
        <w:tab/>
        <w:t>TCL Communication Ltd.</w:t>
      </w:r>
    </w:p>
    <w:p w14:paraId="7699234A" w14:textId="40F8F465" w:rsidR="00E303AE" w:rsidRPr="00E303AE" w:rsidRDefault="001B7BF2" w:rsidP="00E303AE">
      <w:pPr>
        <w:ind w:left="720" w:hanging="720"/>
        <w:rPr>
          <w:lang w:eastAsia="x-none"/>
        </w:rPr>
      </w:pPr>
      <w:hyperlink r:id="rId2207" w:history="1">
        <w:r w:rsidR="00D93AE1">
          <w:rPr>
            <w:rStyle w:val="Hyperlink"/>
            <w:lang w:eastAsia="x-none"/>
          </w:rPr>
          <w:t>R1-1808346</w:t>
        </w:r>
      </w:hyperlink>
      <w:r w:rsidR="00E303AE" w:rsidRPr="00E303AE">
        <w:rPr>
          <w:lang w:eastAsia="x-none"/>
        </w:rPr>
        <w:tab/>
        <w:t>Multiple active BWPs</w:t>
      </w:r>
      <w:r w:rsidR="00E303AE" w:rsidRPr="00E303AE">
        <w:rPr>
          <w:lang w:eastAsia="x-none"/>
        </w:rPr>
        <w:tab/>
        <w:t>Sony</w:t>
      </w:r>
    </w:p>
    <w:p w14:paraId="6BEBB582" w14:textId="7483CF76" w:rsidR="00E303AE" w:rsidRPr="00E303AE" w:rsidRDefault="001B7BF2" w:rsidP="00E303AE">
      <w:pPr>
        <w:ind w:left="720" w:hanging="720"/>
        <w:rPr>
          <w:lang w:eastAsia="x-none"/>
        </w:rPr>
      </w:pPr>
      <w:hyperlink r:id="rId2208" w:history="1">
        <w:r w:rsidR="00D93AE1">
          <w:rPr>
            <w:rStyle w:val="Hyperlink"/>
            <w:lang w:eastAsia="x-none"/>
          </w:rPr>
          <w:t>R1-1808534</w:t>
        </w:r>
      </w:hyperlink>
      <w:r w:rsidR="00E303AE" w:rsidRPr="00E303AE">
        <w:rPr>
          <w:lang w:eastAsia="x-none"/>
        </w:rPr>
        <w:tab/>
        <w:t>Discussion on differentiation of eMBB and URLLC services</w:t>
      </w:r>
      <w:r w:rsidR="00E303AE" w:rsidRPr="00E303AE">
        <w:rPr>
          <w:lang w:eastAsia="x-none"/>
        </w:rPr>
        <w:tab/>
        <w:t>LG Electronics</w:t>
      </w:r>
    </w:p>
    <w:p w14:paraId="4C9F1E28" w14:textId="24C462FC" w:rsidR="00E303AE" w:rsidRPr="00E303AE" w:rsidRDefault="001B7BF2" w:rsidP="00E303AE">
      <w:pPr>
        <w:ind w:left="720" w:hanging="720"/>
        <w:rPr>
          <w:lang w:eastAsia="x-none"/>
        </w:rPr>
      </w:pPr>
      <w:hyperlink r:id="rId2209" w:history="1">
        <w:r w:rsidR="00D93AE1">
          <w:rPr>
            <w:rStyle w:val="Hyperlink"/>
            <w:lang w:eastAsia="x-none"/>
          </w:rPr>
          <w:t>R1-1808571</w:t>
        </w:r>
      </w:hyperlink>
      <w:r w:rsidR="00E303AE" w:rsidRPr="00E303AE">
        <w:rPr>
          <w:lang w:eastAsia="x-none"/>
        </w:rPr>
        <w:tab/>
        <w:t>On compact DCI for NR URLLC</w:t>
      </w:r>
      <w:r w:rsidR="00E303AE" w:rsidRPr="00E303AE">
        <w:rPr>
          <w:lang w:eastAsia="x-none"/>
        </w:rPr>
        <w:tab/>
        <w:t>Nokia, Nokia Shanghai Bell</w:t>
      </w:r>
    </w:p>
    <w:p w14:paraId="0F54CDF5" w14:textId="3058E025" w:rsidR="00E303AE" w:rsidRPr="00E303AE" w:rsidRDefault="001B7BF2" w:rsidP="00E303AE">
      <w:pPr>
        <w:ind w:left="720" w:hanging="720"/>
        <w:rPr>
          <w:lang w:eastAsia="x-none"/>
        </w:rPr>
      </w:pPr>
      <w:hyperlink r:id="rId2210" w:history="1">
        <w:r w:rsidR="00D93AE1">
          <w:rPr>
            <w:rStyle w:val="Hyperlink"/>
            <w:lang w:eastAsia="x-none"/>
          </w:rPr>
          <w:t>R1-1808572</w:t>
        </w:r>
      </w:hyperlink>
      <w:r w:rsidR="00E303AE" w:rsidRPr="00E303AE">
        <w:rPr>
          <w:lang w:eastAsia="x-none"/>
        </w:rPr>
        <w:tab/>
        <w:t>On PDCCH repetition for NR URLLC</w:t>
      </w:r>
      <w:r w:rsidR="00E303AE" w:rsidRPr="00E303AE">
        <w:rPr>
          <w:lang w:eastAsia="x-none"/>
        </w:rPr>
        <w:tab/>
        <w:t>Nokia, Nokia Shanghai Bell</w:t>
      </w:r>
    </w:p>
    <w:p w14:paraId="436DF949" w14:textId="323905CE" w:rsidR="00E303AE" w:rsidRPr="00E303AE" w:rsidRDefault="001B7BF2" w:rsidP="00E303AE">
      <w:pPr>
        <w:ind w:left="720" w:hanging="720"/>
        <w:rPr>
          <w:lang w:eastAsia="x-none"/>
        </w:rPr>
      </w:pPr>
      <w:hyperlink r:id="rId2211" w:history="1">
        <w:r w:rsidR="00D93AE1">
          <w:rPr>
            <w:rStyle w:val="Hyperlink"/>
            <w:lang w:eastAsia="x-none"/>
          </w:rPr>
          <w:t>R1-1808573</w:t>
        </w:r>
      </w:hyperlink>
      <w:r w:rsidR="00E303AE" w:rsidRPr="00E303AE">
        <w:rPr>
          <w:lang w:eastAsia="x-none"/>
        </w:rPr>
        <w:tab/>
        <w:t>On the PDCCH limits on the number of CCEs for channel estimation and BDs for URLLC</w:t>
      </w:r>
      <w:r w:rsidR="00E303AE" w:rsidRPr="00E303AE">
        <w:rPr>
          <w:lang w:eastAsia="x-none"/>
        </w:rPr>
        <w:tab/>
        <w:t>Nokia, Nokia Shanghai Bell</w:t>
      </w:r>
    </w:p>
    <w:p w14:paraId="6D0131B8" w14:textId="6203AD84" w:rsidR="00E303AE" w:rsidRPr="00E303AE" w:rsidRDefault="001B7BF2" w:rsidP="00E303AE">
      <w:pPr>
        <w:ind w:left="720" w:hanging="720"/>
        <w:rPr>
          <w:lang w:eastAsia="x-none"/>
        </w:rPr>
      </w:pPr>
      <w:hyperlink r:id="rId2212" w:history="1">
        <w:r w:rsidR="00D93AE1">
          <w:rPr>
            <w:rStyle w:val="Hyperlink"/>
            <w:lang w:eastAsia="x-none"/>
          </w:rPr>
          <w:t>R1-1808574</w:t>
        </w:r>
      </w:hyperlink>
      <w:r w:rsidR="00E303AE" w:rsidRPr="00E303AE">
        <w:rPr>
          <w:lang w:eastAsia="x-none"/>
        </w:rPr>
        <w:tab/>
        <w:t>On enhanced HARQ-ACK feedback for URLLC</w:t>
      </w:r>
      <w:r w:rsidR="00E303AE" w:rsidRPr="00E303AE">
        <w:rPr>
          <w:lang w:eastAsia="x-none"/>
        </w:rPr>
        <w:tab/>
        <w:t>Nokia, Nokia Shanghai Bell</w:t>
      </w:r>
    </w:p>
    <w:p w14:paraId="61DD55A1" w14:textId="42A06977" w:rsidR="00E303AE" w:rsidRPr="00E303AE" w:rsidRDefault="001B7BF2" w:rsidP="00E303AE">
      <w:pPr>
        <w:ind w:left="720" w:hanging="720"/>
        <w:rPr>
          <w:lang w:eastAsia="x-none"/>
        </w:rPr>
      </w:pPr>
      <w:hyperlink r:id="rId2213" w:history="1">
        <w:r w:rsidR="00D93AE1">
          <w:rPr>
            <w:rStyle w:val="Hyperlink"/>
            <w:lang w:eastAsia="x-none"/>
          </w:rPr>
          <w:t>R1-1808575</w:t>
        </w:r>
      </w:hyperlink>
      <w:r w:rsidR="00E303AE" w:rsidRPr="00E303AE">
        <w:rPr>
          <w:lang w:eastAsia="x-none"/>
        </w:rPr>
        <w:tab/>
        <w:t>CQI reporting mode enhancements for URLLC</w:t>
      </w:r>
      <w:r w:rsidR="00E303AE" w:rsidRPr="00E303AE">
        <w:rPr>
          <w:lang w:eastAsia="x-none"/>
        </w:rPr>
        <w:tab/>
        <w:t>Nokia, Nokia Shanghai Bell</w:t>
      </w:r>
    </w:p>
    <w:p w14:paraId="032AF003" w14:textId="332BBF22" w:rsidR="00E303AE" w:rsidRPr="00E303AE" w:rsidRDefault="001B7BF2" w:rsidP="00E303AE">
      <w:pPr>
        <w:ind w:left="1440" w:hanging="1440"/>
        <w:rPr>
          <w:lang w:eastAsia="x-none"/>
        </w:rPr>
      </w:pPr>
      <w:hyperlink r:id="rId2214" w:history="1">
        <w:r w:rsidR="00D93AE1">
          <w:rPr>
            <w:rStyle w:val="Hyperlink"/>
            <w:lang w:eastAsia="x-none"/>
          </w:rPr>
          <w:t>R1-1808576</w:t>
        </w:r>
      </w:hyperlink>
      <w:r w:rsidR="00E303AE" w:rsidRPr="00E303AE">
        <w:rPr>
          <w:lang w:eastAsia="x-none"/>
        </w:rPr>
        <w:tab/>
        <w:t>On scheduled PUSCH (&amp; PDSCH) repetition enhancements for NR URLLC</w:t>
      </w:r>
      <w:r w:rsidR="00E303AE" w:rsidRPr="00E303AE">
        <w:rPr>
          <w:lang w:eastAsia="x-none"/>
        </w:rPr>
        <w:tab/>
        <w:t>Nokia, Nokia Shanghai Bell</w:t>
      </w:r>
    </w:p>
    <w:p w14:paraId="2146537F" w14:textId="111FAE33" w:rsidR="00E303AE" w:rsidRPr="00E303AE" w:rsidRDefault="001B7BF2" w:rsidP="00E303AE">
      <w:pPr>
        <w:ind w:left="720" w:hanging="720"/>
        <w:rPr>
          <w:lang w:eastAsia="x-none"/>
        </w:rPr>
      </w:pPr>
      <w:hyperlink r:id="rId2215" w:history="1">
        <w:r w:rsidR="00D93AE1">
          <w:rPr>
            <w:rStyle w:val="Hyperlink"/>
            <w:lang w:eastAsia="x-none"/>
          </w:rPr>
          <w:t>R1-1808577</w:t>
        </w:r>
      </w:hyperlink>
      <w:r w:rsidR="00E303AE" w:rsidRPr="00E303AE">
        <w:rPr>
          <w:lang w:eastAsia="x-none"/>
        </w:rPr>
        <w:tab/>
        <w:t>On the out-of-order HARQ-ACK support for URLLC</w:t>
      </w:r>
      <w:r w:rsidR="00E303AE" w:rsidRPr="00E303AE">
        <w:rPr>
          <w:lang w:eastAsia="x-none"/>
        </w:rPr>
        <w:tab/>
        <w:t>Nokia, Nokia Shanghai Bell</w:t>
      </w:r>
    </w:p>
    <w:p w14:paraId="21FDEFA8" w14:textId="5F5CDBFB" w:rsidR="00E303AE" w:rsidRPr="00E303AE" w:rsidRDefault="001B7BF2" w:rsidP="00E303AE">
      <w:pPr>
        <w:ind w:left="720" w:hanging="720"/>
        <w:rPr>
          <w:lang w:eastAsia="x-none"/>
        </w:rPr>
      </w:pPr>
      <w:hyperlink r:id="rId2216" w:history="1">
        <w:r w:rsidR="00D93AE1">
          <w:rPr>
            <w:rStyle w:val="Hyperlink"/>
            <w:lang w:eastAsia="x-none"/>
          </w:rPr>
          <w:t>R1-1808596</w:t>
        </w:r>
      </w:hyperlink>
      <w:r w:rsidR="00E303AE" w:rsidRPr="00E303AE">
        <w:rPr>
          <w:lang w:eastAsia="x-none"/>
        </w:rPr>
        <w:tab/>
        <w:t>HARQ-ACK feedback for URLLC</w:t>
      </w:r>
      <w:r w:rsidR="00E303AE" w:rsidRPr="00E303AE">
        <w:rPr>
          <w:lang w:eastAsia="x-none"/>
        </w:rPr>
        <w:tab/>
        <w:t>InterDigital, Inc.</w:t>
      </w:r>
    </w:p>
    <w:p w14:paraId="25DFB336" w14:textId="6CBFAD22" w:rsidR="00E303AE" w:rsidRPr="00E303AE" w:rsidRDefault="001B7BF2" w:rsidP="00E303AE">
      <w:pPr>
        <w:ind w:left="720" w:hanging="720"/>
        <w:rPr>
          <w:lang w:eastAsia="x-none"/>
        </w:rPr>
      </w:pPr>
      <w:hyperlink r:id="rId2217" w:history="1">
        <w:r w:rsidR="00D93AE1">
          <w:rPr>
            <w:rStyle w:val="Hyperlink"/>
            <w:lang w:eastAsia="x-none"/>
          </w:rPr>
          <w:t>R1-1808598</w:t>
        </w:r>
      </w:hyperlink>
      <w:r w:rsidR="00E303AE" w:rsidRPr="00E303AE">
        <w:rPr>
          <w:lang w:eastAsia="x-none"/>
        </w:rPr>
        <w:tab/>
        <w:t>URLLC UCI prioritization</w:t>
      </w:r>
      <w:r w:rsidR="00E303AE" w:rsidRPr="00E303AE">
        <w:rPr>
          <w:lang w:eastAsia="x-none"/>
        </w:rPr>
        <w:tab/>
        <w:t>InterDigital, Inc.</w:t>
      </w:r>
    </w:p>
    <w:p w14:paraId="11EAD46B" w14:textId="6141EB6D" w:rsidR="00E303AE" w:rsidRPr="00E303AE" w:rsidRDefault="001B7BF2" w:rsidP="00E303AE">
      <w:pPr>
        <w:ind w:left="720" w:hanging="720"/>
        <w:rPr>
          <w:lang w:eastAsia="x-none"/>
        </w:rPr>
      </w:pPr>
      <w:hyperlink r:id="rId2218" w:history="1">
        <w:r w:rsidR="00D93AE1">
          <w:rPr>
            <w:rStyle w:val="Hyperlink"/>
            <w:lang w:eastAsia="x-none"/>
          </w:rPr>
          <w:t>R1-1808828</w:t>
        </w:r>
      </w:hyperlink>
      <w:r w:rsidR="00E303AE" w:rsidRPr="00E303AE">
        <w:rPr>
          <w:lang w:eastAsia="x-none"/>
        </w:rPr>
        <w:tab/>
        <w:t>On BWP hopping for repetitions and retransmission in NR URLLC</w:t>
      </w:r>
      <w:r w:rsidR="00E303AE" w:rsidRPr="00E303AE">
        <w:rPr>
          <w:lang w:eastAsia="x-none"/>
        </w:rPr>
        <w:tab/>
        <w:t>Panasonic</w:t>
      </w:r>
    </w:p>
    <w:p w14:paraId="78E3D061" w14:textId="6CB2EAD3" w:rsidR="00E303AE" w:rsidRPr="00E303AE" w:rsidRDefault="001B7BF2" w:rsidP="00E303AE">
      <w:pPr>
        <w:ind w:left="720" w:hanging="720"/>
        <w:rPr>
          <w:lang w:eastAsia="x-none"/>
        </w:rPr>
      </w:pPr>
      <w:hyperlink r:id="rId2219" w:history="1">
        <w:r w:rsidR="00D93AE1">
          <w:rPr>
            <w:rStyle w:val="Hyperlink"/>
            <w:lang w:eastAsia="x-none"/>
          </w:rPr>
          <w:t>R1-1808846</w:t>
        </w:r>
      </w:hyperlink>
      <w:r w:rsidR="00E303AE" w:rsidRPr="00E303AE">
        <w:rPr>
          <w:lang w:eastAsia="x-none"/>
        </w:rPr>
        <w:tab/>
        <w:t>Discussion on remaining issues of new RNTI for URLLC</w:t>
      </w:r>
      <w:r w:rsidR="00E303AE" w:rsidRPr="00E303AE">
        <w:rPr>
          <w:lang w:eastAsia="x-none"/>
        </w:rPr>
        <w:tab/>
        <w:t>CMCC</w:t>
      </w:r>
    </w:p>
    <w:p w14:paraId="56BE0C54" w14:textId="553B49A7" w:rsidR="00E303AE" w:rsidRPr="00E303AE" w:rsidRDefault="001B7BF2" w:rsidP="00E303AE">
      <w:pPr>
        <w:ind w:left="720" w:hanging="720"/>
        <w:rPr>
          <w:lang w:eastAsia="x-none"/>
        </w:rPr>
      </w:pPr>
      <w:hyperlink r:id="rId2220" w:history="1">
        <w:r w:rsidR="00D93AE1">
          <w:rPr>
            <w:rStyle w:val="Hyperlink"/>
            <w:lang w:eastAsia="x-none"/>
          </w:rPr>
          <w:t>R1-1808888</w:t>
        </w:r>
      </w:hyperlink>
      <w:r w:rsidR="00E303AE" w:rsidRPr="00E303AE">
        <w:rPr>
          <w:lang w:eastAsia="x-none"/>
        </w:rPr>
        <w:tab/>
        <w:t>Resource allocation enhancements for NR URLLC</w:t>
      </w:r>
      <w:r w:rsidR="00E303AE" w:rsidRPr="00E303AE">
        <w:rPr>
          <w:lang w:eastAsia="x-none"/>
        </w:rPr>
        <w:tab/>
        <w:t>Guangdong OPPO Mobile Telecom</w:t>
      </w:r>
    </w:p>
    <w:p w14:paraId="53EBCC5B" w14:textId="2F2F91CB" w:rsidR="00E303AE" w:rsidRPr="00E303AE" w:rsidRDefault="001B7BF2" w:rsidP="00E303AE">
      <w:pPr>
        <w:ind w:left="720" w:hanging="720"/>
        <w:rPr>
          <w:lang w:eastAsia="x-none"/>
        </w:rPr>
      </w:pPr>
      <w:hyperlink r:id="rId2221" w:history="1">
        <w:r w:rsidR="00D93AE1">
          <w:rPr>
            <w:rStyle w:val="Hyperlink"/>
            <w:lang w:eastAsia="x-none"/>
          </w:rPr>
          <w:t>R1-1808889</w:t>
        </w:r>
      </w:hyperlink>
      <w:r w:rsidR="00E303AE" w:rsidRPr="00E303AE">
        <w:rPr>
          <w:lang w:eastAsia="x-none"/>
        </w:rPr>
        <w:tab/>
        <w:t>On eMBB and URLLC data differentiation</w:t>
      </w:r>
      <w:r w:rsidR="00E303AE" w:rsidRPr="00E303AE">
        <w:rPr>
          <w:lang w:eastAsia="x-none"/>
        </w:rPr>
        <w:tab/>
        <w:t>Guangdong OPPO Mobile Telecom</w:t>
      </w:r>
    </w:p>
    <w:p w14:paraId="180B90BC" w14:textId="7FE92C4E" w:rsidR="00E303AE" w:rsidRPr="00E303AE" w:rsidRDefault="001B7BF2" w:rsidP="00E303AE">
      <w:pPr>
        <w:ind w:left="1440" w:hanging="1440"/>
        <w:rPr>
          <w:lang w:eastAsia="x-none"/>
        </w:rPr>
      </w:pPr>
      <w:hyperlink r:id="rId2222" w:history="1">
        <w:r w:rsidR="00D93AE1">
          <w:rPr>
            <w:rStyle w:val="Hyperlink"/>
            <w:lang w:eastAsia="x-none"/>
          </w:rPr>
          <w:t>R1-1808911</w:t>
        </w:r>
      </w:hyperlink>
      <w:r w:rsidR="00E303AE" w:rsidRPr="00E303AE">
        <w:rPr>
          <w:lang w:eastAsia="x-none"/>
        </w:rPr>
        <w:tab/>
        <w:t>Consideration on UL intra UE Tx prioritization and multiplexing</w:t>
      </w:r>
      <w:r w:rsidR="00E303AE" w:rsidRPr="00E303AE">
        <w:rPr>
          <w:lang w:eastAsia="x-none"/>
        </w:rPr>
        <w:tab/>
        <w:t>Guangdong OPPO Mobile Telecom</w:t>
      </w:r>
    </w:p>
    <w:p w14:paraId="0EBC2F54" w14:textId="64986BD8" w:rsidR="00E303AE" w:rsidRPr="00E303AE" w:rsidRDefault="001B7BF2" w:rsidP="00E303AE">
      <w:pPr>
        <w:ind w:left="720" w:hanging="720"/>
        <w:rPr>
          <w:lang w:eastAsia="x-none"/>
        </w:rPr>
      </w:pPr>
      <w:hyperlink r:id="rId2223" w:history="1">
        <w:r w:rsidR="00D93AE1">
          <w:rPr>
            <w:rStyle w:val="Hyperlink"/>
            <w:lang w:eastAsia="x-none"/>
          </w:rPr>
          <w:t>R1-1808973</w:t>
        </w:r>
      </w:hyperlink>
      <w:r w:rsidR="00E303AE" w:rsidRPr="00E303AE">
        <w:rPr>
          <w:lang w:eastAsia="x-none"/>
        </w:rPr>
        <w:tab/>
        <w:t>Enhancements for eMBB/URLLC multiplexing in DL</w:t>
      </w:r>
      <w:r w:rsidR="00E303AE" w:rsidRPr="00E303AE">
        <w:rPr>
          <w:lang w:eastAsia="x-none"/>
        </w:rPr>
        <w:tab/>
        <w:t>Sequans Communications</w:t>
      </w:r>
    </w:p>
    <w:p w14:paraId="64705160" w14:textId="4B25A1CB" w:rsidR="00E303AE" w:rsidRPr="00E303AE" w:rsidRDefault="001B7BF2" w:rsidP="00E303AE">
      <w:pPr>
        <w:ind w:left="720" w:hanging="720"/>
        <w:rPr>
          <w:lang w:eastAsia="x-none"/>
        </w:rPr>
      </w:pPr>
      <w:hyperlink r:id="rId2224" w:history="1">
        <w:r w:rsidR="00D93AE1">
          <w:rPr>
            <w:rStyle w:val="Hyperlink"/>
            <w:lang w:eastAsia="x-none"/>
          </w:rPr>
          <w:t>R1-1809040</w:t>
        </w:r>
      </w:hyperlink>
      <w:r w:rsidR="00E303AE" w:rsidRPr="00E303AE">
        <w:rPr>
          <w:lang w:eastAsia="x-none"/>
        </w:rPr>
        <w:tab/>
        <w:t>Latency Evaluation of Rel-15 URLLC</w:t>
      </w:r>
      <w:r w:rsidR="00E303AE" w:rsidRPr="00E303AE">
        <w:rPr>
          <w:lang w:eastAsia="x-none"/>
        </w:rPr>
        <w:tab/>
        <w:t>Ericsson</w:t>
      </w:r>
    </w:p>
    <w:p w14:paraId="43EEC1FE" w14:textId="78DFDDB0" w:rsidR="00E303AE" w:rsidRPr="00E303AE" w:rsidRDefault="001B7BF2" w:rsidP="00E303AE">
      <w:pPr>
        <w:ind w:left="720" w:hanging="720"/>
        <w:rPr>
          <w:lang w:eastAsia="x-none"/>
        </w:rPr>
      </w:pPr>
      <w:hyperlink r:id="rId2225" w:history="1">
        <w:r w:rsidR="00D93AE1">
          <w:rPr>
            <w:rStyle w:val="Hyperlink"/>
            <w:lang w:eastAsia="x-none"/>
          </w:rPr>
          <w:t>R1-1809041</w:t>
        </w:r>
      </w:hyperlink>
      <w:r w:rsidR="00E303AE" w:rsidRPr="00E303AE">
        <w:rPr>
          <w:lang w:eastAsia="x-none"/>
        </w:rPr>
        <w:tab/>
        <w:t>Reliability Evaluation of Rel-15 URLLC</w:t>
      </w:r>
      <w:r w:rsidR="00E303AE" w:rsidRPr="00E303AE">
        <w:rPr>
          <w:lang w:eastAsia="x-none"/>
        </w:rPr>
        <w:tab/>
        <w:t>Ericsson</w:t>
      </w:r>
    </w:p>
    <w:p w14:paraId="3994F940" w14:textId="32F0E6DF" w:rsidR="00E303AE" w:rsidRPr="00E303AE" w:rsidRDefault="001B7BF2" w:rsidP="00E303AE">
      <w:pPr>
        <w:ind w:left="720" w:hanging="720"/>
        <w:rPr>
          <w:lang w:eastAsia="x-none"/>
        </w:rPr>
      </w:pPr>
      <w:hyperlink r:id="rId2226" w:history="1">
        <w:r w:rsidR="00D93AE1">
          <w:rPr>
            <w:rStyle w:val="Hyperlink"/>
            <w:lang w:eastAsia="x-none"/>
          </w:rPr>
          <w:t>R1-1809251</w:t>
        </w:r>
      </w:hyperlink>
      <w:r w:rsidR="00E303AE" w:rsidRPr="00E303AE">
        <w:rPr>
          <w:lang w:eastAsia="x-none"/>
        </w:rPr>
        <w:tab/>
        <w:t>Discussion on HARQ-ACK enhancement for URLLC</w:t>
      </w:r>
      <w:r w:rsidR="00E303AE" w:rsidRPr="00E303AE">
        <w:rPr>
          <w:lang w:eastAsia="x-none"/>
        </w:rPr>
        <w:tab/>
        <w:t>LG Electronics Inc.</w:t>
      </w:r>
    </w:p>
    <w:p w14:paraId="232AED22" w14:textId="0B625BBF" w:rsidR="00E303AE" w:rsidRPr="00E303AE" w:rsidRDefault="001B7BF2" w:rsidP="00E303AE">
      <w:pPr>
        <w:ind w:left="720" w:hanging="720"/>
        <w:rPr>
          <w:lang w:eastAsia="x-none"/>
        </w:rPr>
      </w:pPr>
      <w:hyperlink r:id="rId2227" w:history="1">
        <w:r w:rsidR="00D93AE1">
          <w:rPr>
            <w:rStyle w:val="Hyperlink"/>
            <w:lang w:eastAsia="x-none"/>
          </w:rPr>
          <w:t>R1-1809317</w:t>
        </w:r>
      </w:hyperlink>
      <w:r w:rsidR="00E303AE" w:rsidRPr="00E303AE">
        <w:rPr>
          <w:lang w:eastAsia="x-none"/>
        </w:rPr>
        <w:tab/>
        <w:t>Considerations for DL automatic repetition</w:t>
      </w:r>
      <w:r w:rsidR="00E303AE" w:rsidRPr="00E303AE">
        <w:rPr>
          <w:lang w:eastAsia="x-none"/>
        </w:rPr>
        <w:tab/>
        <w:t>Sequans Communications</w:t>
      </w:r>
    </w:p>
    <w:p w14:paraId="40D805DF" w14:textId="4B10813D" w:rsidR="00E303AE" w:rsidRPr="00E303AE" w:rsidRDefault="001B7BF2" w:rsidP="00E303AE">
      <w:pPr>
        <w:ind w:left="1440" w:hanging="1440"/>
        <w:rPr>
          <w:lang w:eastAsia="x-none"/>
        </w:rPr>
      </w:pPr>
      <w:hyperlink r:id="rId2228" w:history="1">
        <w:r w:rsidR="00D93AE1">
          <w:rPr>
            <w:rStyle w:val="Hyperlink"/>
            <w:lang w:eastAsia="x-none"/>
          </w:rPr>
          <w:t>R1-1809337</w:t>
        </w:r>
      </w:hyperlink>
      <w:r w:rsidR="00E303AE" w:rsidRPr="00E303AE">
        <w:rPr>
          <w:lang w:eastAsia="x-none"/>
        </w:rPr>
        <w:tab/>
        <w:t>Evaluation assumptions and methodology for Rel-16 NR URLLC</w:t>
      </w:r>
      <w:r w:rsidR="00E303AE" w:rsidRPr="00E303AE">
        <w:rPr>
          <w:lang w:eastAsia="x-none"/>
        </w:rPr>
        <w:tab/>
        <w:t>Huawei,China Southern Power Grid, HiSilicon</w:t>
      </w:r>
    </w:p>
    <w:p w14:paraId="3A6611A8" w14:textId="52BDD6EA" w:rsidR="00E303AE" w:rsidRPr="00E303AE" w:rsidRDefault="001B7BF2" w:rsidP="00E303AE">
      <w:pPr>
        <w:ind w:left="1440" w:hanging="1440"/>
        <w:rPr>
          <w:lang w:eastAsia="x-none"/>
        </w:rPr>
      </w:pPr>
      <w:hyperlink r:id="rId2229" w:history="1">
        <w:r w:rsidR="00D93AE1">
          <w:rPr>
            <w:rStyle w:val="Hyperlink"/>
            <w:lang w:eastAsia="x-none"/>
          </w:rPr>
          <w:t>R1-1809338</w:t>
        </w:r>
      </w:hyperlink>
      <w:r w:rsidR="00E303AE" w:rsidRPr="00E303AE">
        <w:rPr>
          <w:lang w:eastAsia="x-none"/>
        </w:rPr>
        <w:tab/>
        <w:t>Simulation results on the baseline performance achievable with Rel-15 URLLC for the identified use cases</w:t>
      </w:r>
      <w:r w:rsidR="00E303AE" w:rsidRPr="00E303AE">
        <w:rPr>
          <w:lang w:eastAsia="x-none"/>
        </w:rPr>
        <w:tab/>
        <w:t>Huawei, HiSilicon</w:t>
      </w:r>
    </w:p>
    <w:p w14:paraId="78C0251B" w14:textId="65A9B1A0" w:rsidR="00E303AE" w:rsidRPr="00E303AE" w:rsidRDefault="001B7BF2" w:rsidP="00E303AE">
      <w:pPr>
        <w:ind w:left="720" w:hanging="720"/>
        <w:rPr>
          <w:lang w:eastAsia="x-none"/>
        </w:rPr>
      </w:pPr>
      <w:hyperlink r:id="rId2230" w:history="1">
        <w:r w:rsidR="00D93AE1">
          <w:rPr>
            <w:rStyle w:val="Hyperlink"/>
            <w:lang w:eastAsia="x-none"/>
          </w:rPr>
          <w:t>R1-1809339</w:t>
        </w:r>
      </w:hyperlink>
      <w:r w:rsidR="00E303AE" w:rsidRPr="00E303AE">
        <w:rPr>
          <w:lang w:eastAsia="x-none"/>
        </w:rPr>
        <w:tab/>
        <w:t>PDCCH enhancements for URLLC</w:t>
      </w:r>
      <w:r w:rsidR="00E303AE" w:rsidRPr="00E303AE">
        <w:rPr>
          <w:lang w:eastAsia="x-none"/>
        </w:rPr>
        <w:tab/>
        <w:t>Huawei, HiSilicon</w:t>
      </w:r>
    </w:p>
    <w:p w14:paraId="7E5C7D28" w14:textId="5DB52270" w:rsidR="00E303AE" w:rsidRPr="00E303AE" w:rsidRDefault="001B7BF2" w:rsidP="00E303AE">
      <w:pPr>
        <w:ind w:left="720" w:hanging="720"/>
        <w:rPr>
          <w:lang w:eastAsia="x-none"/>
        </w:rPr>
      </w:pPr>
      <w:hyperlink r:id="rId2231" w:history="1">
        <w:r w:rsidR="00D93AE1">
          <w:rPr>
            <w:rStyle w:val="Hyperlink"/>
            <w:lang w:eastAsia="x-none"/>
          </w:rPr>
          <w:t>R1-1809340</w:t>
        </w:r>
      </w:hyperlink>
      <w:r w:rsidR="00E303AE" w:rsidRPr="00E303AE">
        <w:rPr>
          <w:lang w:eastAsia="x-none"/>
        </w:rPr>
        <w:tab/>
        <w:t>Compact DCI  for URLLC</w:t>
      </w:r>
      <w:r w:rsidR="00E303AE" w:rsidRPr="00E303AE">
        <w:rPr>
          <w:lang w:eastAsia="x-none"/>
        </w:rPr>
        <w:tab/>
        <w:t>Huawei, HiSilicon</w:t>
      </w:r>
    </w:p>
    <w:p w14:paraId="3D3A6D94" w14:textId="73B5A157" w:rsidR="00E303AE" w:rsidRPr="00E303AE" w:rsidRDefault="001B7BF2" w:rsidP="00E303AE">
      <w:pPr>
        <w:ind w:left="720" w:hanging="720"/>
        <w:rPr>
          <w:lang w:eastAsia="x-none"/>
        </w:rPr>
      </w:pPr>
      <w:hyperlink r:id="rId2232" w:history="1">
        <w:r w:rsidR="00D93AE1">
          <w:rPr>
            <w:rStyle w:val="Hyperlink"/>
            <w:lang w:eastAsia="x-none"/>
          </w:rPr>
          <w:t>R1-1809341</w:t>
        </w:r>
      </w:hyperlink>
      <w:r w:rsidR="00E303AE" w:rsidRPr="00E303AE">
        <w:rPr>
          <w:lang w:eastAsia="x-none"/>
        </w:rPr>
        <w:tab/>
        <w:t>PDCCH repetition for URLLC</w:t>
      </w:r>
      <w:r w:rsidR="00E303AE" w:rsidRPr="00E303AE">
        <w:rPr>
          <w:lang w:eastAsia="x-none"/>
        </w:rPr>
        <w:tab/>
        <w:t>Huawei, HiSilicon</w:t>
      </w:r>
    </w:p>
    <w:p w14:paraId="058A9EF6" w14:textId="4EB7A137" w:rsidR="00E303AE" w:rsidRPr="00E303AE" w:rsidRDefault="001B7BF2" w:rsidP="00E303AE">
      <w:pPr>
        <w:ind w:left="720" w:hanging="720"/>
        <w:rPr>
          <w:lang w:eastAsia="x-none"/>
        </w:rPr>
      </w:pPr>
      <w:hyperlink r:id="rId2233" w:history="1">
        <w:r w:rsidR="00D93AE1">
          <w:rPr>
            <w:rStyle w:val="Hyperlink"/>
            <w:lang w:eastAsia="x-none"/>
          </w:rPr>
          <w:t>R1-1809342</w:t>
        </w:r>
      </w:hyperlink>
      <w:r w:rsidR="00E303AE" w:rsidRPr="00E303AE">
        <w:rPr>
          <w:lang w:eastAsia="x-none"/>
        </w:rPr>
        <w:tab/>
        <w:t>HARQ-ACK enhancements for URLLC</w:t>
      </w:r>
      <w:r w:rsidR="00E303AE" w:rsidRPr="00E303AE">
        <w:rPr>
          <w:lang w:eastAsia="x-none"/>
        </w:rPr>
        <w:tab/>
        <w:t>Huawei, HiSilicon</w:t>
      </w:r>
    </w:p>
    <w:p w14:paraId="3200EED4" w14:textId="0902AFDC" w:rsidR="00E303AE" w:rsidRPr="00E303AE" w:rsidRDefault="001B7BF2" w:rsidP="00E303AE">
      <w:pPr>
        <w:ind w:left="720" w:hanging="720"/>
        <w:rPr>
          <w:lang w:eastAsia="x-none"/>
        </w:rPr>
      </w:pPr>
      <w:hyperlink r:id="rId2234" w:history="1">
        <w:r w:rsidR="00D93AE1">
          <w:rPr>
            <w:rStyle w:val="Hyperlink"/>
            <w:lang w:eastAsia="x-none"/>
          </w:rPr>
          <w:t>R1-1809343</w:t>
        </w:r>
      </w:hyperlink>
      <w:r w:rsidR="00E303AE" w:rsidRPr="00E303AE">
        <w:rPr>
          <w:lang w:eastAsia="x-none"/>
        </w:rPr>
        <w:tab/>
        <w:t>CSI enhancements for URLLC</w:t>
      </w:r>
      <w:r w:rsidR="00E303AE" w:rsidRPr="00E303AE">
        <w:rPr>
          <w:lang w:eastAsia="x-none"/>
        </w:rPr>
        <w:tab/>
        <w:t>Huawei, HiSilicon</w:t>
      </w:r>
    </w:p>
    <w:p w14:paraId="68D6FBFA" w14:textId="4765E8AC" w:rsidR="00E303AE" w:rsidRPr="00E303AE" w:rsidRDefault="001B7BF2" w:rsidP="00E303AE">
      <w:pPr>
        <w:ind w:left="720" w:hanging="720"/>
        <w:rPr>
          <w:lang w:eastAsia="x-none"/>
        </w:rPr>
      </w:pPr>
      <w:hyperlink r:id="rId2235" w:history="1">
        <w:r w:rsidR="00D93AE1">
          <w:rPr>
            <w:rStyle w:val="Hyperlink"/>
            <w:lang w:eastAsia="x-none"/>
          </w:rPr>
          <w:t>R1-1809344</w:t>
        </w:r>
      </w:hyperlink>
      <w:r w:rsidR="00E303AE" w:rsidRPr="00E303AE">
        <w:rPr>
          <w:lang w:eastAsia="x-none"/>
        </w:rPr>
        <w:tab/>
        <w:t>PUSCH enhancements for URLLC</w:t>
      </w:r>
      <w:r w:rsidR="00E303AE" w:rsidRPr="00E303AE">
        <w:rPr>
          <w:lang w:eastAsia="x-none"/>
        </w:rPr>
        <w:tab/>
        <w:t>Huawei, HiSilicon</w:t>
      </w:r>
    </w:p>
    <w:p w14:paraId="1A8D922B" w14:textId="7811A830" w:rsidR="00E303AE" w:rsidRPr="00E303AE" w:rsidRDefault="001B7BF2" w:rsidP="00E303AE">
      <w:pPr>
        <w:ind w:left="720" w:hanging="720"/>
        <w:rPr>
          <w:lang w:eastAsia="x-none"/>
        </w:rPr>
      </w:pPr>
      <w:hyperlink r:id="rId2236" w:history="1">
        <w:r w:rsidR="00D93AE1">
          <w:rPr>
            <w:rStyle w:val="Hyperlink"/>
            <w:lang w:eastAsia="x-none"/>
          </w:rPr>
          <w:t>R1-1809345</w:t>
        </w:r>
      </w:hyperlink>
      <w:r w:rsidR="00E303AE" w:rsidRPr="00E303AE">
        <w:rPr>
          <w:lang w:eastAsia="x-none"/>
        </w:rPr>
        <w:tab/>
        <w:t>Enhancements to scheduling/HARQ/CSI processing timeline for URLLC</w:t>
      </w:r>
      <w:r w:rsidR="00E303AE" w:rsidRPr="00E303AE">
        <w:rPr>
          <w:lang w:eastAsia="x-none"/>
        </w:rPr>
        <w:tab/>
        <w:t>Huawei, HiSilicon</w:t>
      </w:r>
    </w:p>
    <w:p w14:paraId="442D481F" w14:textId="3E9C0708" w:rsidR="00E303AE" w:rsidRPr="00E303AE" w:rsidRDefault="001B7BF2" w:rsidP="00E303AE">
      <w:pPr>
        <w:ind w:left="1440" w:hanging="1440"/>
        <w:rPr>
          <w:lang w:eastAsia="x-none"/>
        </w:rPr>
      </w:pPr>
      <w:hyperlink r:id="rId2237" w:history="1">
        <w:r w:rsidR="00D93AE1">
          <w:rPr>
            <w:rStyle w:val="Hyperlink"/>
            <w:lang w:eastAsia="x-none"/>
          </w:rPr>
          <w:t>R1-1809346</w:t>
        </w:r>
      </w:hyperlink>
      <w:r w:rsidR="00E303AE" w:rsidRPr="00E303AE">
        <w:rPr>
          <w:lang w:eastAsia="x-none"/>
        </w:rPr>
        <w:tab/>
        <w:t>Discussion on time synchronization impact in physical layer</w:t>
      </w:r>
      <w:r w:rsidR="00E303AE" w:rsidRPr="00E303AE">
        <w:rPr>
          <w:lang w:eastAsia="x-none"/>
        </w:rPr>
        <w:tab/>
        <w:t>Huawei, China Southern Power Grid, HiSilicon</w:t>
      </w:r>
    </w:p>
    <w:p w14:paraId="1834B890" w14:textId="55AB1271" w:rsidR="00E303AE" w:rsidRPr="00E303AE" w:rsidRDefault="001B7BF2" w:rsidP="00E303AE">
      <w:pPr>
        <w:ind w:left="720" w:hanging="720"/>
        <w:rPr>
          <w:lang w:eastAsia="x-none"/>
        </w:rPr>
      </w:pPr>
      <w:hyperlink r:id="rId2238" w:history="1">
        <w:r w:rsidR="00D93AE1">
          <w:rPr>
            <w:rStyle w:val="Hyperlink"/>
            <w:lang w:eastAsia="x-none"/>
          </w:rPr>
          <w:t>R1-1809347</w:t>
        </w:r>
      </w:hyperlink>
      <w:r w:rsidR="00E303AE" w:rsidRPr="00E303AE">
        <w:rPr>
          <w:lang w:eastAsia="x-none"/>
        </w:rPr>
        <w:tab/>
        <w:t>Potential RAN1 impacts on intra-UE prioritization</w:t>
      </w:r>
      <w:r w:rsidR="00E303AE" w:rsidRPr="00E303AE">
        <w:rPr>
          <w:lang w:eastAsia="x-none"/>
        </w:rPr>
        <w:tab/>
        <w:t>Huawei, HiSilicon</w:t>
      </w:r>
    </w:p>
    <w:p w14:paraId="399923FC" w14:textId="5365EEED" w:rsidR="00E303AE" w:rsidRPr="00E303AE" w:rsidRDefault="001B7BF2" w:rsidP="00E303AE">
      <w:pPr>
        <w:ind w:left="720" w:hanging="720"/>
        <w:rPr>
          <w:lang w:eastAsia="x-none"/>
        </w:rPr>
      </w:pPr>
      <w:hyperlink r:id="rId2239" w:history="1">
        <w:r w:rsidR="00D93AE1">
          <w:rPr>
            <w:rStyle w:val="Hyperlink"/>
            <w:lang w:eastAsia="x-none"/>
          </w:rPr>
          <w:t>R1-1809413</w:t>
        </w:r>
      </w:hyperlink>
      <w:r w:rsidR="00E303AE" w:rsidRPr="00E303AE">
        <w:rPr>
          <w:lang w:eastAsia="x-none"/>
        </w:rPr>
        <w:tab/>
        <w:t>UL Intra-UE Pre-emption for Rel-16</w:t>
      </w:r>
      <w:r w:rsidR="00E303AE" w:rsidRPr="00E303AE">
        <w:rPr>
          <w:lang w:eastAsia="x-none"/>
        </w:rPr>
        <w:tab/>
        <w:t>Ericsson</w:t>
      </w:r>
    </w:p>
    <w:p w14:paraId="430652D0" w14:textId="43E729E0" w:rsidR="00E303AE" w:rsidRPr="00E303AE" w:rsidRDefault="001B7BF2" w:rsidP="00E303AE">
      <w:pPr>
        <w:ind w:left="720" w:hanging="720"/>
        <w:rPr>
          <w:lang w:eastAsia="x-none"/>
        </w:rPr>
      </w:pPr>
      <w:hyperlink r:id="rId2240" w:history="1">
        <w:r w:rsidR="00D93AE1">
          <w:rPr>
            <w:rStyle w:val="Hyperlink"/>
            <w:lang w:eastAsia="x-none"/>
          </w:rPr>
          <w:t>R1-1809414</w:t>
        </w:r>
      </w:hyperlink>
      <w:r w:rsidR="00E303AE" w:rsidRPr="00E303AE">
        <w:rPr>
          <w:lang w:eastAsia="x-none"/>
        </w:rPr>
        <w:tab/>
        <w:t>Time synchronization</w:t>
      </w:r>
      <w:r w:rsidR="00E303AE" w:rsidRPr="00E303AE">
        <w:rPr>
          <w:lang w:eastAsia="x-none"/>
        </w:rPr>
        <w:tab/>
        <w:t>Ericsson</w:t>
      </w:r>
    </w:p>
    <w:p w14:paraId="64A3CE5A" w14:textId="16433C70" w:rsidR="00E303AE" w:rsidRPr="00E303AE" w:rsidRDefault="001B7BF2" w:rsidP="00E303AE">
      <w:pPr>
        <w:ind w:left="720" w:hanging="720"/>
        <w:rPr>
          <w:lang w:eastAsia="x-none"/>
        </w:rPr>
      </w:pPr>
      <w:hyperlink r:id="rId2241" w:history="1">
        <w:r w:rsidR="00D93AE1">
          <w:rPr>
            <w:rStyle w:val="Hyperlink"/>
            <w:lang w:eastAsia="x-none"/>
          </w:rPr>
          <w:t>R1-1809460</w:t>
        </w:r>
      </w:hyperlink>
      <w:r w:rsidR="00E303AE" w:rsidRPr="00E303AE">
        <w:rPr>
          <w:lang w:eastAsia="x-none"/>
        </w:rPr>
        <w:tab/>
        <w:t>eURLLC Considerations for Factory Automation</w:t>
      </w:r>
      <w:r w:rsidR="00E303AE" w:rsidRPr="00E303AE">
        <w:rPr>
          <w:lang w:eastAsia="x-none"/>
        </w:rPr>
        <w:tab/>
        <w:t>Qualcomm Incorporated</w:t>
      </w:r>
    </w:p>
    <w:p w14:paraId="7B3035E6" w14:textId="77777777" w:rsidR="00E303AE" w:rsidRPr="00E303AE" w:rsidRDefault="00E303AE" w:rsidP="002F4311">
      <w:pPr>
        <w:pStyle w:val="Heading3"/>
      </w:pPr>
      <w:bookmarkStart w:id="1085" w:name="_Toc521704561"/>
      <w:bookmarkStart w:id="1086" w:name="_Toc526458970"/>
      <w:r w:rsidRPr="00E303AE">
        <w:t>Study on Self Evaluation towards IMT-2020 Submission</w:t>
      </w:r>
      <w:bookmarkEnd w:id="1085"/>
      <w:bookmarkEnd w:id="1086"/>
    </w:p>
    <w:p w14:paraId="0390A548" w14:textId="77777777" w:rsidR="00E303AE" w:rsidRPr="00E303AE" w:rsidRDefault="00E303AE" w:rsidP="00E303AE">
      <w:pPr>
        <w:ind w:left="720" w:hanging="720"/>
        <w:rPr>
          <w:i/>
          <w:lang w:eastAsia="x-none"/>
        </w:rPr>
      </w:pPr>
      <w:r w:rsidRPr="00E303AE">
        <w:rPr>
          <w:i/>
          <w:lang w:eastAsia="x-none"/>
        </w:rPr>
        <w:t xml:space="preserve">FS_5G_eval; SID in </w:t>
      </w:r>
      <w:hyperlink r:id="rId2242" w:history="1">
        <w:r w:rsidRPr="00E303AE">
          <w:rPr>
            <w:i/>
            <w:color w:val="0000FF"/>
            <w:u w:val="single"/>
            <w:lang w:eastAsia="x-none"/>
          </w:rPr>
          <w:t>RP-181318</w:t>
        </w:r>
      </w:hyperlink>
      <w:r w:rsidRPr="00E303AE">
        <w:rPr>
          <w:i/>
          <w:lang w:eastAsia="x-none"/>
        </w:rPr>
        <w:t>. Please refer to the SID for detailed scoping</w:t>
      </w:r>
    </w:p>
    <w:p w14:paraId="2C508F55" w14:textId="77777777" w:rsidR="003D6A10" w:rsidRDefault="003D6A10" w:rsidP="00E303AE">
      <w:pPr>
        <w:ind w:left="720" w:hanging="720"/>
        <w:rPr>
          <w:lang w:eastAsia="x-none"/>
        </w:rPr>
      </w:pPr>
    </w:p>
    <w:p w14:paraId="3FCC99F3" w14:textId="77777777" w:rsidR="003D6A10" w:rsidRPr="003D6A10" w:rsidRDefault="003D6A10" w:rsidP="003D6A10">
      <w:pPr>
        <w:rPr>
          <w:b/>
        </w:rPr>
      </w:pPr>
      <w:r w:rsidRPr="003D6A10">
        <w:rPr>
          <w:b/>
        </w:rPr>
        <w:t>Friday</w:t>
      </w:r>
    </w:p>
    <w:p w14:paraId="273ADA8B" w14:textId="236AD7EB" w:rsidR="003D6A10" w:rsidRPr="003D6A10" w:rsidRDefault="001B7BF2" w:rsidP="003D6A10">
      <w:pPr>
        <w:rPr>
          <w:b/>
        </w:rPr>
      </w:pPr>
      <w:hyperlink r:id="rId2243" w:history="1">
        <w:r w:rsidR="00D93AE1">
          <w:rPr>
            <w:rStyle w:val="Hyperlink"/>
            <w:b/>
          </w:rPr>
          <w:t>R1-1809917</w:t>
        </w:r>
      </w:hyperlink>
      <w:r w:rsidR="003D6A10" w:rsidRPr="003D6A10">
        <w:rPr>
          <w:b/>
        </w:rPr>
        <w:tab/>
        <w:t>Chairman's notes of AI 7.2.7  Study on Self Evaluation towards IMT-2020 Submission</w:t>
      </w:r>
      <w:r w:rsidR="003D6A10" w:rsidRPr="003D6A10">
        <w:rPr>
          <w:b/>
        </w:rPr>
        <w:tab/>
        <w:t>Ad-hoc chair (Ericsson)</w:t>
      </w:r>
    </w:p>
    <w:p w14:paraId="17DEC31E" w14:textId="77777777" w:rsidR="003D6A10" w:rsidRPr="00BD0234" w:rsidRDefault="003D6A10" w:rsidP="003D6A1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endorsed, content is incorporated below.</w:t>
      </w:r>
    </w:p>
    <w:p w14:paraId="22FF412D" w14:textId="77777777" w:rsidR="003D6A10" w:rsidRDefault="003D6A10" w:rsidP="00E303AE">
      <w:pPr>
        <w:ind w:left="720" w:hanging="720"/>
        <w:rPr>
          <w:lang w:eastAsia="x-none"/>
        </w:rPr>
      </w:pPr>
    </w:p>
    <w:p w14:paraId="7775E1CA" w14:textId="77777777" w:rsidR="003D6A10" w:rsidRDefault="003D6A10" w:rsidP="00E303AE">
      <w:pPr>
        <w:ind w:left="720" w:hanging="720"/>
        <w:rPr>
          <w:lang w:eastAsia="x-none"/>
        </w:rPr>
      </w:pPr>
    </w:p>
    <w:bookmarkStart w:id="1087" w:name="_Toc521704564"/>
    <w:p w14:paraId="7AB5E6C7" w14:textId="69C75863" w:rsidR="0002018B" w:rsidRPr="0002018B" w:rsidRDefault="00D93AE1" w:rsidP="0002018B">
      <w:pPr>
        <w:ind w:left="720" w:hanging="720"/>
        <w:rPr>
          <w:lang w:eastAsia="x-none"/>
        </w:rPr>
      </w:pPr>
      <w:r>
        <w:rPr>
          <w:color w:val="0000FF"/>
          <w:u w:val="single"/>
          <w:lang w:eastAsia="x-none"/>
        </w:rPr>
        <w:fldChar w:fldCharType="begin"/>
      </w:r>
      <w:r w:rsidR="00580D49">
        <w:rPr>
          <w:color w:val="0000FF"/>
          <w:u w:val="single"/>
          <w:lang w:eastAsia="x-none"/>
        </w:rPr>
        <w:instrText>HYPERLINK "C:\\Users\\Merias\\Documents\\RAN1\\TSGR1_94-Sweden\\Docs\\R1-1808861.zip"</w:instrText>
      </w:r>
      <w:r>
        <w:rPr>
          <w:color w:val="0000FF"/>
          <w:u w:val="single"/>
          <w:lang w:eastAsia="x-none"/>
        </w:rPr>
        <w:fldChar w:fldCharType="separate"/>
      </w:r>
      <w:r>
        <w:rPr>
          <w:rStyle w:val="Hyperlink"/>
          <w:lang w:eastAsia="x-none"/>
        </w:rPr>
        <w:t>R1-1808861</w:t>
      </w:r>
      <w:r>
        <w:rPr>
          <w:color w:val="0000FF"/>
          <w:u w:val="single"/>
          <w:lang w:eastAsia="x-none"/>
        </w:rPr>
        <w:fldChar w:fldCharType="end"/>
      </w:r>
      <w:r w:rsidR="0002018B" w:rsidRPr="0002018B">
        <w:rPr>
          <w:lang w:eastAsia="x-none"/>
        </w:rPr>
        <w:tab/>
        <w:t>Evaluation results and observations of DL spectral efficiency for IMT2020 self evaluation</w:t>
      </w:r>
      <w:r w:rsidR="0002018B" w:rsidRPr="0002018B">
        <w:rPr>
          <w:lang w:eastAsia="x-none"/>
        </w:rPr>
        <w:tab/>
        <w:t>MediaTek Inc.</w:t>
      </w:r>
    </w:p>
    <w:p w14:paraId="2F636B83" w14:textId="40D5CBDF" w:rsidR="0002018B" w:rsidRPr="0002018B" w:rsidRDefault="001B7BF2" w:rsidP="0002018B">
      <w:pPr>
        <w:ind w:left="720" w:hanging="720"/>
        <w:rPr>
          <w:lang w:eastAsia="x-none"/>
        </w:rPr>
      </w:pPr>
      <w:hyperlink r:id="rId2244" w:history="1">
        <w:r w:rsidR="00D93AE1">
          <w:rPr>
            <w:rStyle w:val="Hyperlink"/>
            <w:lang w:eastAsia="x-none"/>
          </w:rPr>
          <w:t>R1-1808862</w:t>
        </w:r>
      </w:hyperlink>
      <w:r w:rsidR="0002018B" w:rsidRPr="0002018B">
        <w:rPr>
          <w:lang w:eastAsia="x-none"/>
        </w:rPr>
        <w:tab/>
        <w:t>Evaluation results and observations of UL spectral efficiency for IMT2020 self evaluation</w:t>
      </w:r>
      <w:r w:rsidR="0002018B" w:rsidRPr="0002018B">
        <w:rPr>
          <w:lang w:eastAsia="x-none"/>
        </w:rPr>
        <w:tab/>
        <w:t>MediaTek Inc.</w:t>
      </w:r>
    </w:p>
    <w:p w14:paraId="142046F3" w14:textId="77777777" w:rsidR="0002018B" w:rsidRPr="0002018B" w:rsidRDefault="0002018B" w:rsidP="0002018B">
      <w:pPr>
        <w:ind w:left="720" w:hanging="720"/>
        <w:rPr>
          <w:lang w:eastAsia="x-none"/>
        </w:rPr>
      </w:pPr>
    </w:p>
    <w:p w14:paraId="354EA142" w14:textId="5B1CE713" w:rsidR="0002018B" w:rsidRPr="00586560" w:rsidRDefault="001B7BF2" w:rsidP="0002018B">
      <w:pPr>
        <w:ind w:left="720" w:hanging="720"/>
        <w:rPr>
          <w:b/>
          <w:lang w:eastAsia="x-none"/>
        </w:rPr>
      </w:pPr>
      <w:hyperlink r:id="rId2245" w:history="1">
        <w:r w:rsidR="00D93AE1" w:rsidRPr="00586560">
          <w:rPr>
            <w:rStyle w:val="Hyperlink"/>
            <w:b/>
            <w:lang w:eastAsia="x-none"/>
          </w:rPr>
          <w:t>R1-1809940</w:t>
        </w:r>
      </w:hyperlink>
      <w:r w:rsidR="0002018B" w:rsidRPr="00586560">
        <w:rPr>
          <w:b/>
          <w:lang w:eastAsia="x-none"/>
        </w:rPr>
        <w:tab/>
        <w:t>Summary on discussion on IMT-2020 evaluation for reliability</w:t>
      </w:r>
      <w:r w:rsidR="0002018B" w:rsidRPr="00586560">
        <w:rPr>
          <w:b/>
          <w:lang w:eastAsia="x-none"/>
        </w:rPr>
        <w:tab/>
        <w:t>Huawei</w:t>
      </w:r>
    </w:p>
    <w:p w14:paraId="6A6BAE4F" w14:textId="77777777" w:rsidR="00D7050C" w:rsidRPr="0002018B" w:rsidRDefault="00D7050C" w:rsidP="0002018B">
      <w:pPr>
        <w:ind w:left="720" w:hanging="720"/>
        <w:rPr>
          <w:lang w:eastAsia="x-none"/>
        </w:rPr>
      </w:pPr>
    </w:p>
    <w:p w14:paraId="248D37AC" w14:textId="77777777" w:rsidR="0002018B" w:rsidRPr="0002018B" w:rsidRDefault="0002018B" w:rsidP="0002018B">
      <w:pPr>
        <w:ind w:left="720" w:hanging="720"/>
        <w:rPr>
          <w:lang w:eastAsia="x-none"/>
        </w:rPr>
      </w:pPr>
      <w:r w:rsidRPr="0002018B">
        <w:rPr>
          <w:highlight w:val="green"/>
          <w:lang w:eastAsia="x-none"/>
        </w:rPr>
        <w:t>Agreement:</w:t>
      </w:r>
    </w:p>
    <w:p w14:paraId="589D7B07" w14:textId="0743B85B" w:rsidR="0002018B" w:rsidRPr="0002018B" w:rsidRDefault="0002018B" w:rsidP="00FD2787">
      <w:pPr>
        <w:numPr>
          <w:ilvl w:val="0"/>
          <w:numId w:val="242"/>
        </w:numPr>
        <w:rPr>
          <w:lang w:eastAsia="x-none"/>
        </w:rPr>
      </w:pPr>
      <w:r w:rsidRPr="0002018B">
        <w:rPr>
          <w:lang w:eastAsia="x-none"/>
        </w:rPr>
        <w:t xml:space="preserve">The evaluation results in </w:t>
      </w:r>
      <w:hyperlink r:id="rId2246" w:history="1">
        <w:r w:rsidR="00D93AE1">
          <w:rPr>
            <w:rStyle w:val="Hyperlink"/>
            <w:lang w:eastAsia="x-none"/>
          </w:rPr>
          <w:t>R1-1809940</w:t>
        </w:r>
      </w:hyperlink>
      <w:r w:rsidRPr="0002018B">
        <w:rPr>
          <w:lang w:eastAsia="x-none"/>
        </w:rPr>
        <w:t xml:space="preserve"> are endorsed by RAN1. </w:t>
      </w:r>
    </w:p>
    <w:p w14:paraId="2C85A891" w14:textId="4594DBC7" w:rsidR="0002018B" w:rsidRPr="0002018B" w:rsidRDefault="0002018B" w:rsidP="00FD2787">
      <w:pPr>
        <w:numPr>
          <w:ilvl w:val="0"/>
          <w:numId w:val="242"/>
        </w:numPr>
        <w:rPr>
          <w:lang w:eastAsia="x-none"/>
        </w:rPr>
      </w:pPr>
      <w:r w:rsidRPr="0002018B">
        <w:rPr>
          <w:lang w:eastAsia="x-none"/>
        </w:rPr>
        <w:t xml:space="preserve">Text proposal to TR37.910 is developed based on the results in </w:t>
      </w:r>
      <w:hyperlink r:id="rId2247" w:history="1">
        <w:r w:rsidR="00D93AE1">
          <w:rPr>
            <w:rStyle w:val="Hyperlink"/>
            <w:lang w:eastAsia="x-none"/>
          </w:rPr>
          <w:t>R1-1809940</w:t>
        </w:r>
      </w:hyperlink>
      <w:r w:rsidRPr="0002018B">
        <w:rPr>
          <w:lang w:eastAsia="x-none"/>
        </w:rPr>
        <w:t xml:space="preserve"> that fulfill ITU-R requirements.</w:t>
      </w:r>
    </w:p>
    <w:p w14:paraId="1EA0812B" w14:textId="77777777" w:rsidR="0002018B" w:rsidRPr="0002018B" w:rsidRDefault="0002018B" w:rsidP="0002018B">
      <w:pPr>
        <w:ind w:left="720" w:hanging="720"/>
        <w:rPr>
          <w:lang w:eastAsia="x-none"/>
        </w:rPr>
      </w:pPr>
    </w:p>
    <w:p w14:paraId="0E8814D5" w14:textId="708AD095" w:rsidR="0002018B" w:rsidRPr="00586560" w:rsidRDefault="001B7BF2" w:rsidP="0002018B">
      <w:pPr>
        <w:ind w:left="720" w:hanging="720"/>
        <w:rPr>
          <w:b/>
          <w:lang w:eastAsia="x-none"/>
        </w:rPr>
      </w:pPr>
      <w:hyperlink r:id="rId2248" w:history="1">
        <w:r w:rsidR="00D93AE1" w:rsidRPr="00586560">
          <w:rPr>
            <w:rStyle w:val="Hyperlink"/>
            <w:b/>
            <w:lang w:eastAsia="x-none"/>
          </w:rPr>
          <w:t>R1-1809939</w:t>
        </w:r>
      </w:hyperlink>
      <w:r w:rsidR="0002018B" w:rsidRPr="00586560">
        <w:rPr>
          <w:b/>
          <w:lang w:eastAsia="x-none"/>
        </w:rPr>
        <w:tab/>
        <w:t>Summary on discussion on IMT-2020 evaluation for mMTC connection density</w:t>
      </w:r>
      <w:r w:rsidR="0002018B" w:rsidRPr="00586560">
        <w:rPr>
          <w:b/>
          <w:lang w:eastAsia="x-none"/>
        </w:rPr>
        <w:tab/>
        <w:t>Huawei</w:t>
      </w:r>
    </w:p>
    <w:p w14:paraId="1870C64A" w14:textId="77777777" w:rsidR="00D7050C" w:rsidRPr="0002018B" w:rsidRDefault="00D7050C" w:rsidP="0002018B">
      <w:pPr>
        <w:ind w:left="720" w:hanging="720"/>
        <w:rPr>
          <w:lang w:eastAsia="x-none"/>
        </w:rPr>
      </w:pPr>
    </w:p>
    <w:p w14:paraId="1593EA6D" w14:textId="77777777" w:rsidR="0002018B" w:rsidRPr="0002018B" w:rsidRDefault="0002018B" w:rsidP="0002018B">
      <w:pPr>
        <w:ind w:left="720" w:hanging="720"/>
        <w:rPr>
          <w:lang w:eastAsia="x-none"/>
        </w:rPr>
      </w:pPr>
      <w:r w:rsidRPr="0002018B">
        <w:rPr>
          <w:highlight w:val="green"/>
          <w:lang w:eastAsia="x-none"/>
        </w:rPr>
        <w:t>Agreement:</w:t>
      </w:r>
    </w:p>
    <w:p w14:paraId="6695102B" w14:textId="4D7B6CCA" w:rsidR="0002018B" w:rsidRPr="0002018B" w:rsidRDefault="0002018B" w:rsidP="00FD2787">
      <w:pPr>
        <w:numPr>
          <w:ilvl w:val="0"/>
          <w:numId w:val="242"/>
        </w:numPr>
        <w:rPr>
          <w:lang w:eastAsia="x-none"/>
        </w:rPr>
      </w:pPr>
      <w:r w:rsidRPr="0002018B">
        <w:rPr>
          <w:lang w:eastAsia="x-none"/>
        </w:rPr>
        <w:t xml:space="preserve">The evaluation results in </w:t>
      </w:r>
      <w:hyperlink r:id="rId2249" w:history="1">
        <w:r w:rsidR="00D93AE1">
          <w:rPr>
            <w:rStyle w:val="Hyperlink"/>
            <w:lang w:eastAsia="x-none"/>
          </w:rPr>
          <w:t>R1-1809939</w:t>
        </w:r>
      </w:hyperlink>
      <w:r w:rsidRPr="0002018B">
        <w:rPr>
          <w:lang w:eastAsia="x-none"/>
        </w:rPr>
        <w:t xml:space="preserve"> are endorsed by RAN1. </w:t>
      </w:r>
    </w:p>
    <w:p w14:paraId="7F9A20C7" w14:textId="7A9DBDBE" w:rsidR="0002018B" w:rsidRPr="0002018B" w:rsidRDefault="0002018B" w:rsidP="00FD2787">
      <w:pPr>
        <w:numPr>
          <w:ilvl w:val="0"/>
          <w:numId w:val="242"/>
        </w:numPr>
        <w:rPr>
          <w:lang w:eastAsia="x-none"/>
        </w:rPr>
      </w:pPr>
      <w:r w:rsidRPr="0002018B">
        <w:rPr>
          <w:lang w:eastAsia="x-none"/>
        </w:rPr>
        <w:t xml:space="preserve">Text proposal to TR37.910 is developed based on the results in </w:t>
      </w:r>
      <w:hyperlink r:id="rId2250" w:history="1">
        <w:r w:rsidR="00D93AE1">
          <w:rPr>
            <w:rStyle w:val="Hyperlink"/>
            <w:lang w:eastAsia="x-none"/>
          </w:rPr>
          <w:t>R1-1809939</w:t>
        </w:r>
      </w:hyperlink>
      <w:r w:rsidRPr="0002018B">
        <w:rPr>
          <w:lang w:eastAsia="x-none"/>
        </w:rPr>
        <w:t xml:space="preserve"> that fulfill ITU-R requirements.</w:t>
      </w:r>
    </w:p>
    <w:p w14:paraId="56E8665B" w14:textId="77777777" w:rsidR="0002018B" w:rsidRPr="0002018B" w:rsidRDefault="0002018B" w:rsidP="00FD2787">
      <w:pPr>
        <w:numPr>
          <w:ilvl w:val="0"/>
          <w:numId w:val="242"/>
        </w:numPr>
        <w:rPr>
          <w:lang w:eastAsia="x-none"/>
        </w:rPr>
      </w:pPr>
      <w:r w:rsidRPr="0002018B">
        <w:rPr>
          <w:lang w:eastAsia="x-none"/>
        </w:rPr>
        <w:t>For non-full buffer SLS, early data transmission and RRC Resume procedure will be captured as two transmission schemes.</w:t>
      </w:r>
    </w:p>
    <w:p w14:paraId="2CAB98D6" w14:textId="77777777" w:rsidR="0002018B" w:rsidRPr="0002018B" w:rsidRDefault="0002018B" w:rsidP="0002018B">
      <w:pPr>
        <w:ind w:left="720" w:hanging="720"/>
        <w:rPr>
          <w:lang w:eastAsia="x-none"/>
        </w:rPr>
      </w:pPr>
    </w:p>
    <w:p w14:paraId="4E13132C" w14:textId="261265FE" w:rsidR="0002018B" w:rsidRPr="00586560" w:rsidRDefault="001B7BF2" w:rsidP="0002018B">
      <w:pPr>
        <w:ind w:left="720" w:hanging="720"/>
        <w:rPr>
          <w:b/>
          <w:kern w:val="2"/>
          <w:lang w:eastAsia="zh-CN"/>
        </w:rPr>
      </w:pPr>
      <w:hyperlink r:id="rId2251" w:history="1">
        <w:r w:rsidR="00D93AE1" w:rsidRPr="00586560">
          <w:rPr>
            <w:rStyle w:val="Hyperlink"/>
            <w:b/>
            <w:lang w:eastAsia="x-none"/>
          </w:rPr>
          <w:t>R1-1809938</w:t>
        </w:r>
      </w:hyperlink>
      <w:r w:rsidR="0002018B" w:rsidRPr="00586560">
        <w:rPr>
          <w:b/>
          <w:lang w:eastAsia="x-none"/>
        </w:rPr>
        <w:tab/>
      </w:r>
      <w:r w:rsidR="0002018B" w:rsidRPr="00586560">
        <w:rPr>
          <w:b/>
          <w:kern w:val="2"/>
          <w:lang w:eastAsia="zh-CN"/>
        </w:rPr>
        <w:t>Summary on discussion on IMT-2020 evaluation for energy efficiency</w:t>
      </w:r>
      <w:r w:rsidR="0002018B" w:rsidRPr="00586560">
        <w:rPr>
          <w:b/>
          <w:kern w:val="2"/>
          <w:lang w:eastAsia="zh-CN"/>
        </w:rPr>
        <w:tab/>
        <w:t>Huawei</w:t>
      </w:r>
    </w:p>
    <w:p w14:paraId="4CD3591F" w14:textId="093776C9" w:rsidR="0002018B" w:rsidRPr="0002018B" w:rsidRDefault="0002018B" w:rsidP="0002018B">
      <w:pPr>
        <w:ind w:left="720" w:hanging="720"/>
        <w:rPr>
          <w:highlight w:val="green"/>
          <w:lang w:eastAsia="x-none"/>
        </w:rPr>
      </w:pPr>
      <w:r w:rsidRPr="0002018B">
        <w:rPr>
          <w:highlight w:val="green"/>
          <w:lang w:eastAsia="x-none"/>
        </w:rPr>
        <w:t xml:space="preserve">The text proposal in </w:t>
      </w:r>
      <w:hyperlink r:id="rId2252" w:history="1">
        <w:r w:rsidR="00D93AE1">
          <w:rPr>
            <w:rStyle w:val="Hyperlink"/>
            <w:highlight w:val="green"/>
            <w:lang w:eastAsia="x-none"/>
          </w:rPr>
          <w:t>R1-1809938</w:t>
        </w:r>
      </w:hyperlink>
      <w:r w:rsidRPr="0002018B">
        <w:rPr>
          <w:highlight w:val="green"/>
          <w:lang w:eastAsia="x-none"/>
        </w:rPr>
        <w:t xml:space="preserve"> is endorsed.</w:t>
      </w:r>
    </w:p>
    <w:p w14:paraId="630EE7CE" w14:textId="77777777" w:rsidR="0002018B" w:rsidRPr="0002018B" w:rsidRDefault="0002018B" w:rsidP="0002018B">
      <w:pPr>
        <w:ind w:left="720" w:hanging="720"/>
        <w:rPr>
          <w:lang w:eastAsia="x-none"/>
        </w:rPr>
      </w:pPr>
    </w:p>
    <w:p w14:paraId="4DDFB91B" w14:textId="769D52CA" w:rsidR="0002018B" w:rsidRPr="00586560" w:rsidRDefault="001B7BF2" w:rsidP="0002018B">
      <w:pPr>
        <w:ind w:left="720" w:hanging="720"/>
        <w:rPr>
          <w:b/>
          <w:lang w:eastAsia="x-none"/>
        </w:rPr>
      </w:pPr>
      <w:hyperlink r:id="rId2253" w:history="1">
        <w:r w:rsidR="00D93AE1" w:rsidRPr="00586560">
          <w:rPr>
            <w:rStyle w:val="Hyperlink"/>
            <w:b/>
            <w:lang w:eastAsia="x-none"/>
          </w:rPr>
          <w:t>R1-1809937</w:t>
        </w:r>
      </w:hyperlink>
      <w:r w:rsidR="0002018B" w:rsidRPr="00586560">
        <w:rPr>
          <w:b/>
          <w:lang w:eastAsia="x-none"/>
        </w:rPr>
        <w:tab/>
        <w:t>Summary on discussion on IMT-2020 evaluation for eMBB mobility evaluation</w:t>
      </w:r>
      <w:r w:rsidR="0002018B" w:rsidRPr="00586560">
        <w:rPr>
          <w:b/>
          <w:lang w:eastAsia="x-none"/>
        </w:rPr>
        <w:tab/>
        <w:t>Huawei</w:t>
      </w:r>
    </w:p>
    <w:p w14:paraId="0C7DF3A4" w14:textId="77777777" w:rsidR="00586560" w:rsidRPr="0002018B" w:rsidRDefault="00586560" w:rsidP="0002018B">
      <w:pPr>
        <w:ind w:left="720" w:hanging="720"/>
        <w:rPr>
          <w:lang w:eastAsia="x-none"/>
        </w:rPr>
      </w:pPr>
    </w:p>
    <w:p w14:paraId="1ACD1089" w14:textId="77777777" w:rsidR="0002018B" w:rsidRPr="0002018B" w:rsidRDefault="0002018B" w:rsidP="0002018B">
      <w:pPr>
        <w:ind w:left="720" w:hanging="720"/>
        <w:rPr>
          <w:lang w:eastAsia="x-none"/>
        </w:rPr>
      </w:pPr>
      <w:r w:rsidRPr="0002018B">
        <w:rPr>
          <w:highlight w:val="green"/>
          <w:lang w:eastAsia="x-none"/>
        </w:rPr>
        <w:t>Agreement:</w:t>
      </w:r>
    </w:p>
    <w:p w14:paraId="4800156F" w14:textId="71DB38D6" w:rsidR="0002018B" w:rsidRPr="0002018B" w:rsidRDefault="0002018B" w:rsidP="00FD2787">
      <w:pPr>
        <w:numPr>
          <w:ilvl w:val="0"/>
          <w:numId w:val="242"/>
        </w:numPr>
        <w:rPr>
          <w:lang w:eastAsia="x-none"/>
        </w:rPr>
      </w:pPr>
      <w:r w:rsidRPr="0002018B">
        <w:rPr>
          <w:lang w:eastAsia="x-none"/>
        </w:rPr>
        <w:t xml:space="preserve">The evaluation results in </w:t>
      </w:r>
      <w:hyperlink r:id="rId2254" w:history="1">
        <w:r w:rsidR="00D93AE1">
          <w:rPr>
            <w:rStyle w:val="Hyperlink"/>
            <w:lang w:eastAsia="x-none"/>
          </w:rPr>
          <w:t>R1-1809937</w:t>
        </w:r>
      </w:hyperlink>
      <w:r w:rsidRPr="0002018B">
        <w:rPr>
          <w:lang w:eastAsia="x-none"/>
        </w:rPr>
        <w:t xml:space="preserve"> are endorsed by RAN1. </w:t>
      </w:r>
    </w:p>
    <w:p w14:paraId="46432FF8" w14:textId="4BA74C97" w:rsidR="0002018B" w:rsidRPr="0002018B" w:rsidRDefault="0002018B" w:rsidP="00FD2787">
      <w:pPr>
        <w:numPr>
          <w:ilvl w:val="0"/>
          <w:numId w:val="242"/>
        </w:numPr>
        <w:rPr>
          <w:lang w:eastAsia="x-none"/>
        </w:rPr>
      </w:pPr>
      <w:r w:rsidRPr="0002018B">
        <w:rPr>
          <w:lang w:eastAsia="x-none"/>
        </w:rPr>
        <w:t xml:space="preserve">Text proposal to TR37.910 is developed based on the results in </w:t>
      </w:r>
      <w:hyperlink r:id="rId2255" w:history="1">
        <w:r w:rsidR="00D93AE1">
          <w:rPr>
            <w:rStyle w:val="Hyperlink"/>
            <w:lang w:eastAsia="x-none"/>
          </w:rPr>
          <w:t>R1-1809937</w:t>
        </w:r>
      </w:hyperlink>
      <w:r w:rsidRPr="0002018B">
        <w:rPr>
          <w:lang w:eastAsia="x-none"/>
        </w:rPr>
        <w:t xml:space="preserve"> that fulfill ITU-R requirements.</w:t>
      </w:r>
    </w:p>
    <w:p w14:paraId="1A942579" w14:textId="77777777" w:rsidR="0002018B" w:rsidRPr="0002018B" w:rsidRDefault="0002018B" w:rsidP="0002018B">
      <w:pPr>
        <w:ind w:left="720" w:hanging="720"/>
        <w:rPr>
          <w:lang w:eastAsia="x-none"/>
        </w:rPr>
      </w:pPr>
    </w:p>
    <w:p w14:paraId="406E4768" w14:textId="2B286DD4" w:rsidR="0002018B" w:rsidRPr="00586560" w:rsidRDefault="001B7BF2" w:rsidP="0002018B">
      <w:pPr>
        <w:ind w:left="720" w:hanging="720"/>
        <w:rPr>
          <w:b/>
          <w:lang w:eastAsia="x-none"/>
        </w:rPr>
      </w:pPr>
      <w:hyperlink r:id="rId2256" w:history="1">
        <w:r w:rsidR="00D93AE1" w:rsidRPr="00586560">
          <w:rPr>
            <w:rStyle w:val="Hyperlink"/>
            <w:b/>
            <w:lang w:eastAsia="x-none"/>
          </w:rPr>
          <w:t>R1-1809936</w:t>
        </w:r>
      </w:hyperlink>
      <w:r w:rsidR="0002018B" w:rsidRPr="00586560">
        <w:rPr>
          <w:b/>
          <w:lang w:eastAsia="x-none"/>
        </w:rPr>
        <w:tab/>
        <w:t>Summary on discussion on IMT-2020 evaluation for eMBB user experienced data rate</w:t>
      </w:r>
      <w:r w:rsidR="0002018B" w:rsidRPr="00586560">
        <w:rPr>
          <w:b/>
          <w:lang w:eastAsia="x-none"/>
        </w:rPr>
        <w:tab/>
        <w:t>Huawei</w:t>
      </w:r>
    </w:p>
    <w:p w14:paraId="490A3349" w14:textId="77777777" w:rsidR="00586560" w:rsidRPr="0002018B" w:rsidRDefault="00586560" w:rsidP="0002018B">
      <w:pPr>
        <w:ind w:left="720" w:hanging="720"/>
        <w:rPr>
          <w:b/>
          <w:lang w:eastAsia="x-none"/>
        </w:rPr>
      </w:pPr>
    </w:p>
    <w:p w14:paraId="61B64050" w14:textId="77777777" w:rsidR="0002018B" w:rsidRPr="0002018B" w:rsidRDefault="0002018B" w:rsidP="0002018B">
      <w:pPr>
        <w:ind w:left="720" w:hanging="720"/>
        <w:rPr>
          <w:lang w:eastAsia="x-none"/>
        </w:rPr>
      </w:pPr>
      <w:r w:rsidRPr="0002018B">
        <w:rPr>
          <w:highlight w:val="green"/>
          <w:lang w:eastAsia="x-none"/>
        </w:rPr>
        <w:t>Agreement:</w:t>
      </w:r>
    </w:p>
    <w:p w14:paraId="27CE2D9B" w14:textId="04EE74DA" w:rsidR="0002018B" w:rsidRPr="0002018B" w:rsidRDefault="0002018B" w:rsidP="00FD2787">
      <w:pPr>
        <w:numPr>
          <w:ilvl w:val="0"/>
          <w:numId w:val="242"/>
        </w:numPr>
        <w:rPr>
          <w:lang w:eastAsia="x-none"/>
        </w:rPr>
      </w:pPr>
      <w:r w:rsidRPr="0002018B">
        <w:rPr>
          <w:lang w:eastAsia="x-none"/>
        </w:rPr>
        <w:t xml:space="preserve">The evaluation results in </w:t>
      </w:r>
      <w:hyperlink r:id="rId2257" w:history="1">
        <w:r w:rsidR="00D93AE1">
          <w:rPr>
            <w:rStyle w:val="Hyperlink"/>
            <w:lang w:eastAsia="x-none"/>
          </w:rPr>
          <w:t>R1-1809936</w:t>
        </w:r>
      </w:hyperlink>
      <w:r w:rsidRPr="0002018B">
        <w:rPr>
          <w:lang w:eastAsia="x-none"/>
        </w:rPr>
        <w:t xml:space="preserve"> are endorsed by RAN1. </w:t>
      </w:r>
    </w:p>
    <w:p w14:paraId="2BB86668" w14:textId="1C628474" w:rsidR="0002018B" w:rsidRPr="0002018B" w:rsidRDefault="0002018B" w:rsidP="00FD2787">
      <w:pPr>
        <w:numPr>
          <w:ilvl w:val="0"/>
          <w:numId w:val="242"/>
        </w:numPr>
        <w:rPr>
          <w:lang w:eastAsia="x-none"/>
        </w:rPr>
      </w:pPr>
      <w:r w:rsidRPr="0002018B">
        <w:rPr>
          <w:lang w:eastAsia="x-none"/>
        </w:rPr>
        <w:t xml:space="preserve">Text proposal to TR37.910 is developed based on the results in </w:t>
      </w:r>
      <w:hyperlink r:id="rId2258" w:history="1">
        <w:r w:rsidR="00D93AE1">
          <w:rPr>
            <w:rStyle w:val="Hyperlink"/>
            <w:lang w:eastAsia="x-none"/>
          </w:rPr>
          <w:t>R1-1809936</w:t>
        </w:r>
      </w:hyperlink>
      <w:r w:rsidRPr="0002018B">
        <w:rPr>
          <w:lang w:eastAsia="x-none"/>
        </w:rPr>
        <w:t xml:space="preserve"> as well as the evaluation of 5%-tile user spectral efficiency (for single band) that fulfill ITU-R requirements.</w:t>
      </w:r>
    </w:p>
    <w:p w14:paraId="5C3D681D" w14:textId="77777777" w:rsidR="0002018B" w:rsidRPr="0002018B" w:rsidRDefault="0002018B" w:rsidP="0002018B">
      <w:pPr>
        <w:ind w:left="720" w:hanging="720"/>
        <w:rPr>
          <w:lang w:eastAsia="x-none"/>
        </w:rPr>
      </w:pPr>
    </w:p>
    <w:p w14:paraId="3AD0138D" w14:textId="788F72DB" w:rsidR="0002018B" w:rsidRPr="00F43092" w:rsidRDefault="001B7BF2" w:rsidP="0002018B">
      <w:pPr>
        <w:ind w:left="720" w:hanging="720"/>
        <w:rPr>
          <w:b/>
          <w:lang w:eastAsia="x-none"/>
        </w:rPr>
      </w:pPr>
      <w:hyperlink r:id="rId2259" w:history="1">
        <w:r w:rsidR="00D93AE1" w:rsidRPr="00F43092">
          <w:rPr>
            <w:rStyle w:val="Hyperlink"/>
            <w:b/>
            <w:lang w:eastAsia="x-none"/>
          </w:rPr>
          <w:t>R1-1809935</w:t>
        </w:r>
      </w:hyperlink>
      <w:r w:rsidR="0002018B" w:rsidRPr="00F43092">
        <w:rPr>
          <w:b/>
          <w:lang w:eastAsia="x-none"/>
        </w:rPr>
        <w:tab/>
        <w:t>Summary on discussion on IMT-2020 evaluation for eMBB spectral efficiency</w:t>
      </w:r>
      <w:r w:rsidR="0002018B" w:rsidRPr="00F43092">
        <w:rPr>
          <w:b/>
          <w:lang w:eastAsia="x-none"/>
        </w:rPr>
        <w:tab/>
        <w:t>Huawei</w:t>
      </w:r>
    </w:p>
    <w:p w14:paraId="3236438E" w14:textId="77777777" w:rsidR="00F43092" w:rsidRPr="0002018B" w:rsidRDefault="00F43092" w:rsidP="0002018B">
      <w:pPr>
        <w:ind w:left="720" w:hanging="720"/>
        <w:rPr>
          <w:b/>
          <w:lang w:eastAsia="x-none"/>
        </w:rPr>
      </w:pPr>
    </w:p>
    <w:p w14:paraId="5B8ADB18" w14:textId="77777777" w:rsidR="0002018B" w:rsidRPr="0002018B" w:rsidRDefault="0002018B" w:rsidP="0002018B">
      <w:pPr>
        <w:ind w:left="720" w:hanging="720"/>
        <w:rPr>
          <w:lang w:val="en-US" w:eastAsia="x-none"/>
        </w:rPr>
      </w:pPr>
      <w:r w:rsidRPr="0002018B">
        <w:rPr>
          <w:highlight w:val="green"/>
          <w:lang w:val="en-US" w:eastAsia="x-none"/>
        </w:rPr>
        <w:lastRenderedPageBreak/>
        <w:t>Agreement:</w:t>
      </w:r>
    </w:p>
    <w:p w14:paraId="7903FD82" w14:textId="77777777" w:rsidR="0002018B" w:rsidRPr="0002018B" w:rsidRDefault="0002018B" w:rsidP="00FD2787">
      <w:pPr>
        <w:numPr>
          <w:ilvl w:val="0"/>
          <w:numId w:val="242"/>
        </w:numPr>
        <w:rPr>
          <w:lang w:val="en-US" w:eastAsia="x-none"/>
        </w:rPr>
      </w:pPr>
      <w:r w:rsidRPr="0002018B">
        <w:rPr>
          <w:rFonts w:hint="eastAsia"/>
          <w:lang w:val="en-US" w:eastAsia="x-none"/>
        </w:rPr>
        <w:t>The results will be based on the following overhead assumptions for simulation bandwidth:</w:t>
      </w:r>
    </w:p>
    <w:p w14:paraId="2921639B" w14:textId="77777777" w:rsidR="0002018B" w:rsidRPr="0002018B" w:rsidRDefault="0002018B" w:rsidP="00FD2787">
      <w:pPr>
        <w:numPr>
          <w:ilvl w:val="1"/>
          <w:numId w:val="242"/>
        </w:numPr>
        <w:rPr>
          <w:lang w:val="en-US" w:eastAsia="x-none"/>
        </w:rPr>
      </w:pPr>
      <w:r w:rsidRPr="0002018B">
        <w:rPr>
          <w:rFonts w:hint="eastAsia"/>
          <w:lang w:val="en-US" w:eastAsia="x-none"/>
        </w:rPr>
        <w:t>For DL: 2 OFDM symbols for PDCCH; other components are based on companie</w:t>
      </w:r>
      <w:r w:rsidRPr="0002018B">
        <w:rPr>
          <w:lang w:val="en-US" w:eastAsia="x-none"/>
        </w:rPr>
        <w:t>s’</w:t>
      </w:r>
      <w:r w:rsidRPr="0002018B">
        <w:rPr>
          <w:rFonts w:hint="eastAsia"/>
          <w:lang w:val="en-US" w:eastAsia="x-none"/>
        </w:rPr>
        <w:t xml:space="preserve"> schemes.</w:t>
      </w:r>
    </w:p>
    <w:p w14:paraId="00F7030F" w14:textId="77777777" w:rsidR="0002018B" w:rsidRPr="0002018B" w:rsidRDefault="0002018B" w:rsidP="00FD2787">
      <w:pPr>
        <w:numPr>
          <w:ilvl w:val="1"/>
          <w:numId w:val="242"/>
        </w:numPr>
        <w:rPr>
          <w:lang w:val="en-US" w:eastAsia="x-none"/>
        </w:rPr>
      </w:pPr>
      <w:r w:rsidRPr="0002018B">
        <w:rPr>
          <w:rFonts w:hint="eastAsia"/>
          <w:lang w:val="en-US" w:eastAsia="x-none"/>
        </w:rPr>
        <w:t>F</w:t>
      </w:r>
      <w:r w:rsidRPr="0002018B">
        <w:rPr>
          <w:lang w:val="en-US" w:eastAsia="x-none"/>
        </w:rPr>
        <w:t>o</w:t>
      </w:r>
      <w:r w:rsidRPr="0002018B">
        <w:rPr>
          <w:rFonts w:hint="eastAsia"/>
          <w:lang w:val="en-US" w:eastAsia="x-none"/>
        </w:rPr>
        <w:t>r UL: PUCCH format 4 for CSI feedback and format 0 for ACK/NACK feedback; other components are based on companies</w:t>
      </w:r>
      <w:r w:rsidRPr="0002018B">
        <w:rPr>
          <w:lang w:val="en-US" w:eastAsia="x-none"/>
        </w:rPr>
        <w:t>’</w:t>
      </w:r>
      <w:r w:rsidRPr="0002018B">
        <w:rPr>
          <w:rFonts w:hint="eastAsia"/>
          <w:lang w:val="en-US" w:eastAsia="x-none"/>
        </w:rPr>
        <w:t xml:space="preserve"> schemes.</w:t>
      </w:r>
    </w:p>
    <w:p w14:paraId="1F3D1072" w14:textId="77777777" w:rsidR="0002018B" w:rsidRPr="0002018B" w:rsidRDefault="0002018B" w:rsidP="00FD2787">
      <w:pPr>
        <w:numPr>
          <w:ilvl w:val="1"/>
          <w:numId w:val="242"/>
        </w:numPr>
        <w:rPr>
          <w:lang w:val="en-US" w:eastAsia="x-none"/>
        </w:rPr>
      </w:pPr>
      <w:r w:rsidRPr="0002018B">
        <w:rPr>
          <w:rFonts w:hint="eastAsia"/>
          <w:lang w:val="en-US" w:eastAsia="x-none"/>
        </w:rPr>
        <w:t>GP will be taken into account in overhead; 50% of GP symbols are considered as DL overhead; 50% of GP symbols are considered as UL overhead.</w:t>
      </w:r>
    </w:p>
    <w:p w14:paraId="04ACAF86" w14:textId="0E0C2329" w:rsidR="0002018B" w:rsidRPr="0002018B" w:rsidRDefault="0002018B" w:rsidP="00FD2787">
      <w:pPr>
        <w:numPr>
          <w:ilvl w:val="0"/>
          <w:numId w:val="242"/>
        </w:numPr>
        <w:rPr>
          <w:lang w:val="en-US" w:eastAsia="x-none"/>
        </w:rPr>
      </w:pPr>
      <w:r w:rsidRPr="0002018B">
        <w:rPr>
          <w:rFonts w:hint="eastAsia"/>
          <w:lang w:val="en-US" w:eastAsia="x-none"/>
        </w:rPr>
        <w:t xml:space="preserve">The DL spectral efficiency will be further scaled up to larger than simulation bandwidth by using the agreed guard band ratio scaling method in </w:t>
      </w:r>
      <w:hyperlink r:id="rId2260" w:history="1">
        <w:r w:rsidR="00D93AE1">
          <w:rPr>
            <w:rStyle w:val="Hyperlink"/>
            <w:lang w:val="en-US" w:eastAsia="x-none"/>
          </w:rPr>
          <w:t>R1-1803386</w:t>
        </w:r>
      </w:hyperlink>
      <w:r w:rsidRPr="0002018B">
        <w:rPr>
          <w:rFonts w:hint="eastAsia"/>
          <w:lang w:val="en-US" w:eastAsia="x-none"/>
        </w:rPr>
        <w:t xml:space="preserve"> and the PDCCH overhead reduction model agreed in Section 2.4 in </w:t>
      </w:r>
      <w:hyperlink r:id="rId2261" w:history="1">
        <w:r w:rsidR="00D93AE1">
          <w:rPr>
            <w:rStyle w:val="Hyperlink"/>
            <w:lang w:val="en-US" w:eastAsia="x-none"/>
          </w:rPr>
          <w:t>R1-1807758</w:t>
        </w:r>
      </w:hyperlink>
      <w:r w:rsidRPr="0002018B">
        <w:rPr>
          <w:rFonts w:hint="eastAsia"/>
          <w:lang w:val="en-US" w:eastAsia="x-none"/>
        </w:rPr>
        <w:t>.</w:t>
      </w:r>
    </w:p>
    <w:p w14:paraId="6FD658F1" w14:textId="77777777" w:rsidR="0002018B" w:rsidRPr="0002018B" w:rsidRDefault="0002018B" w:rsidP="0002018B">
      <w:pPr>
        <w:ind w:left="720" w:hanging="720"/>
        <w:rPr>
          <w:lang w:eastAsia="x-none"/>
        </w:rPr>
      </w:pPr>
    </w:p>
    <w:p w14:paraId="0D1F1306" w14:textId="3001E264" w:rsidR="0002018B" w:rsidRPr="0002018B" w:rsidRDefault="0002018B" w:rsidP="0002018B">
      <w:pPr>
        <w:rPr>
          <w:lang w:val="en-US" w:eastAsia="x-none"/>
        </w:rPr>
      </w:pPr>
      <w:r w:rsidRPr="0002018B">
        <w:rPr>
          <w:highlight w:val="cyan"/>
          <w:lang w:val="en-US" w:eastAsia="x-none"/>
        </w:rPr>
        <w:t>Email approval to compile and endorse the eMBB spectral efficiency results submitted by August 24</w:t>
      </w:r>
      <w:r w:rsidR="00012F9C" w:rsidRPr="00012F9C">
        <w:rPr>
          <w:highlight w:val="cyan"/>
          <w:vertAlign w:val="superscript"/>
          <w:lang w:val="en-US" w:eastAsia="x-none"/>
        </w:rPr>
        <w:t>th</w:t>
      </w:r>
      <w:r w:rsidRPr="0002018B">
        <w:rPr>
          <w:highlight w:val="cyan"/>
          <w:lang w:val="en-US" w:eastAsia="x-none"/>
        </w:rPr>
        <w:t>, 2018</w:t>
      </w:r>
      <w:r w:rsidRPr="0002018B">
        <w:rPr>
          <w:rFonts w:hint="eastAsia"/>
          <w:highlight w:val="cyan"/>
          <w:lang w:val="en-US" w:eastAsia="x-none"/>
        </w:rPr>
        <w:t>, until Aug</w:t>
      </w:r>
      <w:r w:rsidRPr="0002018B">
        <w:rPr>
          <w:highlight w:val="cyan"/>
          <w:lang w:val="en-US" w:eastAsia="x-none"/>
        </w:rPr>
        <w:t>ust</w:t>
      </w:r>
      <w:r w:rsidRPr="0002018B">
        <w:rPr>
          <w:rFonts w:hint="eastAsia"/>
          <w:highlight w:val="cyan"/>
          <w:lang w:val="en-US" w:eastAsia="x-none"/>
        </w:rPr>
        <w:t xml:space="preserve"> 29</w:t>
      </w:r>
      <w:r w:rsidR="00012F9C" w:rsidRPr="00012F9C">
        <w:rPr>
          <w:highlight w:val="cyan"/>
          <w:vertAlign w:val="superscript"/>
          <w:lang w:val="en-US" w:eastAsia="x-none"/>
        </w:rPr>
        <w:t>th</w:t>
      </w:r>
      <w:r w:rsidRPr="0002018B">
        <w:rPr>
          <w:highlight w:val="cyan"/>
          <w:lang w:val="en-US" w:eastAsia="x-none"/>
        </w:rPr>
        <w:t>, 2018 (Wu Yong)</w:t>
      </w:r>
    </w:p>
    <w:p w14:paraId="7C29739D" w14:textId="77777777" w:rsidR="0002018B" w:rsidRPr="0002018B" w:rsidRDefault="0002018B" w:rsidP="0002018B">
      <w:pPr>
        <w:ind w:left="720" w:hanging="720"/>
        <w:rPr>
          <w:lang w:eastAsia="x-none"/>
        </w:rPr>
      </w:pPr>
    </w:p>
    <w:p w14:paraId="5D455534" w14:textId="1D676BDD" w:rsidR="0002018B" w:rsidRPr="00F43092" w:rsidRDefault="001B7BF2" w:rsidP="0002018B">
      <w:pPr>
        <w:ind w:left="720" w:hanging="720"/>
        <w:rPr>
          <w:b/>
          <w:lang w:eastAsia="x-none"/>
        </w:rPr>
      </w:pPr>
      <w:hyperlink r:id="rId2262" w:history="1">
        <w:r w:rsidR="00D93AE1" w:rsidRPr="00F43092">
          <w:rPr>
            <w:rStyle w:val="Hyperlink"/>
            <w:b/>
            <w:lang w:eastAsia="x-none"/>
          </w:rPr>
          <w:t>R1-1809934</w:t>
        </w:r>
      </w:hyperlink>
      <w:r w:rsidR="0002018B" w:rsidRPr="00F43092">
        <w:rPr>
          <w:b/>
          <w:lang w:eastAsia="x-none"/>
        </w:rPr>
        <w:tab/>
        <w:t>Summary on discussion on IMT-2020 evaluation for peak data rate and peak spectral efficiency</w:t>
      </w:r>
      <w:r w:rsidR="00F43092">
        <w:rPr>
          <w:b/>
          <w:lang w:eastAsia="x-none"/>
        </w:rPr>
        <w:tab/>
        <w:t>Huawei</w:t>
      </w:r>
    </w:p>
    <w:p w14:paraId="7001B059" w14:textId="77777777" w:rsidR="00F43092" w:rsidRPr="0002018B" w:rsidRDefault="00F43092" w:rsidP="0002018B">
      <w:pPr>
        <w:ind w:left="720" w:hanging="720"/>
        <w:rPr>
          <w:b/>
          <w:lang w:eastAsia="x-none"/>
        </w:rPr>
      </w:pPr>
    </w:p>
    <w:p w14:paraId="47E29FCE" w14:textId="77777777" w:rsidR="0002018B" w:rsidRPr="0002018B" w:rsidRDefault="0002018B" w:rsidP="0002018B">
      <w:pPr>
        <w:ind w:left="720" w:hanging="720"/>
        <w:rPr>
          <w:lang w:eastAsia="x-none"/>
        </w:rPr>
      </w:pPr>
      <w:r w:rsidRPr="0002018B">
        <w:rPr>
          <w:highlight w:val="green"/>
          <w:lang w:eastAsia="x-none"/>
        </w:rPr>
        <w:t>Agreement:</w:t>
      </w:r>
    </w:p>
    <w:p w14:paraId="5C197B99" w14:textId="3DBF63D8" w:rsidR="0002018B" w:rsidRPr="0002018B" w:rsidRDefault="0002018B" w:rsidP="0002018B">
      <w:pPr>
        <w:rPr>
          <w:lang w:eastAsia="x-none"/>
        </w:rPr>
      </w:pPr>
      <w:r w:rsidRPr="0002018B">
        <w:rPr>
          <w:lang w:eastAsia="x-none"/>
        </w:rPr>
        <w:t xml:space="preserve">The NR parts (Section 5.1.1, Section 5.2.1, and Section B.x.1) of the text proposal in </w:t>
      </w:r>
      <w:hyperlink r:id="rId2263" w:history="1">
        <w:r w:rsidR="00D93AE1">
          <w:rPr>
            <w:rStyle w:val="Hyperlink"/>
            <w:lang w:eastAsia="x-none"/>
          </w:rPr>
          <w:t>R1-1809934</w:t>
        </w:r>
      </w:hyperlink>
      <w:r w:rsidRPr="0002018B">
        <w:rPr>
          <w:lang w:eastAsia="x-none"/>
        </w:rPr>
        <w:t xml:space="preserve"> are endorsed by RAN1. </w:t>
      </w:r>
    </w:p>
    <w:p w14:paraId="58A78DA6" w14:textId="77777777" w:rsidR="0002018B" w:rsidRPr="0002018B" w:rsidRDefault="0002018B" w:rsidP="0002018B">
      <w:pPr>
        <w:ind w:left="720" w:hanging="720"/>
        <w:rPr>
          <w:lang w:eastAsia="x-none"/>
        </w:rPr>
      </w:pPr>
    </w:p>
    <w:p w14:paraId="2EF1F6D1" w14:textId="4BF2CDD2" w:rsidR="0002018B" w:rsidRPr="0002018B" w:rsidRDefault="0002018B" w:rsidP="0002018B">
      <w:pPr>
        <w:rPr>
          <w:highlight w:val="cyan"/>
          <w:lang w:eastAsia="x-none"/>
        </w:rPr>
      </w:pPr>
      <w:r w:rsidRPr="0002018B">
        <w:rPr>
          <w:highlight w:val="cyan"/>
          <w:lang w:eastAsia="x-none"/>
        </w:rPr>
        <w:t xml:space="preserve">Email approval to derive the LTE peak spectral efficiency and peak data rate results with the text proposals in </w:t>
      </w:r>
      <w:hyperlink r:id="rId2264" w:history="1">
        <w:r w:rsidR="00D93AE1">
          <w:rPr>
            <w:rStyle w:val="Hyperlink"/>
            <w:highlight w:val="cyan"/>
            <w:lang w:eastAsia="x-none"/>
          </w:rPr>
          <w:t>R1-1809934</w:t>
        </w:r>
      </w:hyperlink>
      <w:r w:rsidRPr="0002018B">
        <w:rPr>
          <w:highlight w:val="cyan"/>
          <w:lang w:eastAsia="x-none"/>
        </w:rPr>
        <w:t xml:space="preserve"> as the starting point, August 29</w:t>
      </w:r>
      <w:r w:rsidR="00012F9C" w:rsidRPr="00012F9C">
        <w:rPr>
          <w:highlight w:val="cyan"/>
          <w:vertAlign w:val="superscript"/>
          <w:lang w:eastAsia="x-none"/>
        </w:rPr>
        <w:t>th</w:t>
      </w:r>
      <w:r w:rsidRPr="0002018B">
        <w:rPr>
          <w:highlight w:val="cyan"/>
          <w:lang w:eastAsia="x-none"/>
        </w:rPr>
        <w:t>, 2018 (Wu Yong)</w:t>
      </w:r>
    </w:p>
    <w:p w14:paraId="13967DC8" w14:textId="77777777" w:rsidR="0002018B" w:rsidRPr="0002018B" w:rsidRDefault="0002018B" w:rsidP="0002018B">
      <w:pPr>
        <w:rPr>
          <w:lang w:eastAsia="x-none"/>
        </w:rPr>
      </w:pPr>
    </w:p>
    <w:p w14:paraId="0F640A92" w14:textId="1DD13253" w:rsidR="0002018B" w:rsidRPr="00012F9C" w:rsidRDefault="001B7BF2" w:rsidP="0002018B">
      <w:pPr>
        <w:rPr>
          <w:b/>
          <w:lang w:eastAsia="x-none"/>
        </w:rPr>
      </w:pPr>
      <w:hyperlink r:id="rId2265" w:history="1">
        <w:r w:rsidR="00D93AE1" w:rsidRPr="00012F9C">
          <w:rPr>
            <w:rStyle w:val="Hyperlink"/>
            <w:b/>
            <w:lang w:eastAsia="x-none"/>
          </w:rPr>
          <w:t>R1-1809947</w:t>
        </w:r>
      </w:hyperlink>
      <w:r w:rsidR="0002018B" w:rsidRPr="00012F9C">
        <w:rPr>
          <w:b/>
          <w:lang w:eastAsia="x-none"/>
        </w:rPr>
        <w:tab/>
      </w:r>
      <w:r w:rsidR="00012F9C" w:rsidRPr="00012F9C">
        <w:rPr>
          <w:b/>
          <w:lang w:eastAsia="x-none"/>
        </w:rPr>
        <w:t>Summary on discussion on IMT-2020 evaluation for CP and UP latency</w:t>
      </w:r>
      <w:r w:rsidR="00012F9C" w:rsidRPr="00012F9C">
        <w:rPr>
          <w:b/>
          <w:lang w:eastAsia="x-none"/>
        </w:rPr>
        <w:tab/>
        <w:t>Huawei</w:t>
      </w:r>
    </w:p>
    <w:p w14:paraId="7D8463A7" w14:textId="77777777" w:rsidR="00012F9C" w:rsidRPr="0002018B" w:rsidRDefault="00012F9C" w:rsidP="0002018B">
      <w:pPr>
        <w:rPr>
          <w:lang w:eastAsia="x-none"/>
        </w:rPr>
      </w:pPr>
    </w:p>
    <w:p w14:paraId="0BF63D43" w14:textId="77777777" w:rsidR="0002018B" w:rsidRPr="0002018B" w:rsidRDefault="0002018B" w:rsidP="0002018B">
      <w:pPr>
        <w:rPr>
          <w:lang w:eastAsia="x-none"/>
        </w:rPr>
      </w:pPr>
      <w:r w:rsidRPr="0002018B">
        <w:rPr>
          <w:highlight w:val="green"/>
          <w:lang w:eastAsia="x-none"/>
        </w:rPr>
        <w:t>Agreement:</w:t>
      </w:r>
    </w:p>
    <w:p w14:paraId="0098EBFD" w14:textId="0C34AD1A" w:rsidR="0002018B" w:rsidRPr="0002018B" w:rsidRDefault="0002018B" w:rsidP="0002018B">
      <w:pPr>
        <w:rPr>
          <w:lang w:eastAsia="x-none"/>
        </w:rPr>
      </w:pPr>
      <w:r w:rsidRPr="0002018B">
        <w:rPr>
          <w:lang w:eastAsia="x-none"/>
        </w:rPr>
        <w:t xml:space="preserve">The text proposal on user plane latency in </w:t>
      </w:r>
      <w:hyperlink r:id="rId2266" w:history="1">
        <w:r w:rsidR="00D93AE1">
          <w:rPr>
            <w:rStyle w:val="Hyperlink"/>
            <w:lang w:eastAsia="x-none"/>
          </w:rPr>
          <w:t>R1-1809947</w:t>
        </w:r>
      </w:hyperlink>
      <w:r w:rsidRPr="0002018B">
        <w:rPr>
          <w:lang w:eastAsia="x-none"/>
        </w:rPr>
        <w:t xml:space="preserve"> is endorsed by RAN1. </w:t>
      </w:r>
    </w:p>
    <w:p w14:paraId="05A208AE" w14:textId="77777777" w:rsidR="0002018B" w:rsidRPr="0002018B" w:rsidRDefault="0002018B" w:rsidP="0002018B">
      <w:pPr>
        <w:rPr>
          <w:lang w:eastAsia="x-none"/>
        </w:rPr>
      </w:pPr>
    </w:p>
    <w:p w14:paraId="3B51AF2C" w14:textId="40662D6F" w:rsidR="0002018B" w:rsidRPr="0002018B" w:rsidRDefault="0002018B" w:rsidP="0002018B">
      <w:pPr>
        <w:rPr>
          <w:lang w:eastAsia="x-none"/>
        </w:rPr>
      </w:pPr>
      <w:r w:rsidRPr="0002018B">
        <w:rPr>
          <w:highlight w:val="cyan"/>
          <w:lang w:eastAsia="x-none"/>
        </w:rPr>
        <w:t xml:space="preserve">Email approval to derive the NR control plane latency evaluation results, based on the summary of CP latency evaluation parameters in </w:t>
      </w:r>
      <w:hyperlink r:id="rId2267" w:history="1">
        <w:r w:rsidR="00D93AE1">
          <w:rPr>
            <w:rStyle w:val="Hyperlink"/>
            <w:highlight w:val="cyan"/>
            <w:lang w:eastAsia="x-none"/>
          </w:rPr>
          <w:t>R1-1809947</w:t>
        </w:r>
      </w:hyperlink>
      <w:r w:rsidRPr="0002018B">
        <w:rPr>
          <w:highlight w:val="cyan"/>
          <w:lang w:eastAsia="x-none"/>
        </w:rPr>
        <w:t>, August 29, 2018 (Wu Yong).</w:t>
      </w:r>
    </w:p>
    <w:p w14:paraId="47B9F0EE" w14:textId="77777777" w:rsidR="0002018B" w:rsidRPr="0002018B" w:rsidRDefault="0002018B" w:rsidP="002A29A7">
      <w:pPr>
        <w:pStyle w:val="Heading4"/>
      </w:pPr>
      <w:bookmarkStart w:id="1088" w:name="_Toc521704562"/>
      <w:bookmarkStart w:id="1089" w:name="_Toc526458971"/>
      <w:r w:rsidRPr="0002018B">
        <w:t>Evaluation methodology</w:t>
      </w:r>
      <w:bookmarkEnd w:id="1088"/>
      <w:bookmarkEnd w:id="1089"/>
    </w:p>
    <w:p w14:paraId="435CB69F" w14:textId="1918775A" w:rsidR="0002018B" w:rsidRPr="0002018B" w:rsidRDefault="001B7BF2" w:rsidP="0002018B">
      <w:pPr>
        <w:ind w:left="720" w:hanging="720"/>
        <w:rPr>
          <w:lang w:eastAsia="x-none"/>
        </w:rPr>
      </w:pPr>
      <w:hyperlink r:id="rId2268" w:history="1">
        <w:r w:rsidR="00D93AE1">
          <w:rPr>
            <w:rStyle w:val="Hyperlink"/>
            <w:lang w:eastAsia="x-none"/>
          </w:rPr>
          <w:t>R1-1808072</w:t>
        </w:r>
      </w:hyperlink>
      <w:r w:rsidR="0002018B" w:rsidRPr="0002018B">
        <w:rPr>
          <w:lang w:eastAsia="x-none"/>
        </w:rPr>
        <w:tab/>
        <w:t>Consideration on IMT-2020 self evaluation</w:t>
      </w:r>
      <w:r w:rsidR="0002018B" w:rsidRPr="0002018B">
        <w:rPr>
          <w:lang w:eastAsia="x-none"/>
        </w:rPr>
        <w:tab/>
        <w:t>Huawei, HiSilicon</w:t>
      </w:r>
    </w:p>
    <w:p w14:paraId="0BB4C8F2" w14:textId="433DAD30" w:rsidR="0002018B" w:rsidRPr="0002018B" w:rsidRDefault="001B7BF2" w:rsidP="0002018B">
      <w:pPr>
        <w:ind w:left="720" w:hanging="720"/>
        <w:rPr>
          <w:lang w:eastAsia="x-none"/>
        </w:rPr>
      </w:pPr>
      <w:hyperlink r:id="rId2269" w:history="1">
        <w:r w:rsidR="00D93AE1">
          <w:rPr>
            <w:rStyle w:val="Hyperlink"/>
            <w:lang w:eastAsia="x-none"/>
          </w:rPr>
          <w:t>R1-1808413</w:t>
        </w:r>
      </w:hyperlink>
      <w:r w:rsidR="0002018B" w:rsidRPr="0002018B">
        <w:rPr>
          <w:lang w:eastAsia="x-none"/>
        </w:rPr>
        <w:tab/>
        <w:t>Remaining issues on evaluation methodology for self-evaluation</w:t>
      </w:r>
      <w:r w:rsidR="0002018B" w:rsidRPr="0002018B">
        <w:rPr>
          <w:lang w:eastAsia="x-none"/>
        </w:rPr>
        <w:tab/>
        <w:t>CATT</w:t>
      </w:r>
    </w:p>
    <w:p w14:paraId="318D9F64" w14:textId="697F06BA" w:rsidR="0002018B" w:rsidRPr="0002018B" w:rsidRDefault="001B7BF2" w:rsidP="0002018B">
      <w:pPr>
        <w:ind w:left="720" w:hanging="720"/>
        <w:rPr>
          <w:lang w:eastAsia="x-none"/>
        </w:rPr>
      </w:pPr>
      <w:hyperlink r:id="rId2270" w:history="1">
        <w:r w:rsidR="00D93AE1">
          <w:rPr>
            <w:rStyle w:val="Hyperlink"/>
            <w:lang w:eastAsia="x-none"/>
          </w:rPr>
          <w:t>R1-1808535</w:t>
        </w:r>
      </w:hyperlink>
      <w:r w:rsidR="0002018B" w:rsidRPr="0002018B">
        <w:rPr>
          <w:lang w:eastAsia="x-none"/>
        </w:rPr>
        <w:tab/>
        <w:t>Discussion on evaluation methodology for reliability</w:t>
      </w:r>
      <w:r w:rsidR="0002018B" w:rsidRPr="0002018B">
        <w:rPr>
          <w:lang w:eastAsia="x-none"/>
        </w:rPr>
        <w:tab/>
        <w:t>LG Electronics</w:t>
      </w:r>
    </w:p>
    <w:p w14:paraId="21289101" w14:textId="40E9D698" w:rsidR="0002018B" w:rsidRPr="0002018B" w:rsidRDefault="001B7BF2" w:rsidP="0002018B">
      <w:pPr>
        <w:ind w:left="720" w:hanging="720"/>
        <w:rPr>
          <w:lang w:eastAsia="x-none"/>
        </w:rPr>
      </w:pPr>
      <w:hyperlink r:id="rId2271" w:history="1">
        <w:r w:rsidR="00D93AE1">
          <w:rPr>
            <w:rStyle w:val="Hyperlink"/>
            <w:lang w:eastAsia="x-none"/>
          </w:rPr>
          <w:t>R1-1808708</w:t>
        </w:r>
      </w:hyperlink>
      <w:r w:rsidR="0002018B" w:rsidRPr="0002018B">
        <w:rPr>
          <w:lang w:eastAsia="x-none"/>
        </w:rPr>
        <w:tab/>
        <w:t>Evaluation Methodology for IMT-2020 Self-Evaluation</w:t>
      </w:r>
      <w:r w:rsidR="0002018B" w:rsidRPr="0002018B">
        <w:rPr>
          <w:lang w:eastAsia="x-none"/>
        </w:rPr>
        <w:tab/>
        <w:t>Intel Corporation</w:t>
      </w:r>
    </w:p>
    <w:p w14:paraId="2C4F8664" w14:textId="74CD30E5" w:rsidR="0002018B" w:rsidRPr="0002018B" w:rsidRDefault="001B7BF2" w:rsidP="0002018B">
      <w:pPr>
        <w:ind w:left="720" w:hanging="720"/>
        <w:rPr>
          <w:lang w:eastAsia="x-none"/>
        </w:rPr>
      </w:pPr>
      <w:hyperlink r:id="rId2272" w:history="1">
        <w:r w:rsidR="00D93AE1">
          <w:rPr>
            <w:rStyle w:val="Hyperlink"/>
            <w:lang w:eastAsia="x-none"/>
          </w:rPr>
          <w:t>R1-1808790</w:t>
        </w:r>
      </w:hyperlink>
      <w:r w:rsidR="0002018B" w:rsidRPr="0002018B">
        <w:rPr>
          <w:lang w:eastAsia="x-none"/>
        </w:rPr>
        <w:tab/>
        <w:t>Evaluation methodology for IMT-2020 self-evaluation</w:t>
      </w:r>
      <w:r w:rsidR="0002018B" w:rsidRPr="0002018B">
        <w:rPr>
          <w:lang w:eastAsia="x-none"/>
        </w:rPr>
        <w:tab/>
        <w:t>Samsung</w:t>
      </w:r>
    </w:p>
    <w:p w14:paraId="01E3788F" w14:textId="310275FA" w:rsidR="0002018B" w:rsidRPr="0002018B" w:rsidRDefault="001B7BF2" w:rsidP="0002018B">
      <w:pPr>
        <w:ind w:left="720" w:hanging="720"/>
        <w:rPr>
          <w:lang w:eastAsia="x-none"/>
        </w:rPr>
      </w:pPr>
      <w:hyperlink r:id="rId2273" w:history="1">
        <w:r w:rsidR="00D93AE1">
          <w:rPr>
            <w:rStyle w:val="Hyperlink"/>
            <w:lang w:eastAsia="x-none"/>
          </w:rPr>
          <w:t>R1-1808863</w:t>
        </w:r>
      </w:hyperlink>
      <w:r w:rsidR="0002018B" w:rsidRPr="0002018B">
        <w:rPr>
          <w:lang w:eastAsia="x-none"/>
        </w:rPr>
        <w:tab/>
        <w:t>IMT-2020 Mobility Evaluation Results</w:t>
      </w:r>
      <w:r w:rsidR="0002018B" w:rsidRPr="0002018B">
        <w:rPr>
          <w:lang w:eastAsia="x-none"/>
        </w:rPr>
        <w:tab/>
        <w:t>Nokia, Nokia Shanghai Bell</w:t>
      </w:r>
    </w:p>
    <w:p w14:paraId="0E94AB57" w14:textId="0FEE52B4" w:rsidR="0002018B" w:rsidRDefault="001B7BF2" w:rsidP="0002018B">
      <w:pPr>
        <w:ind w:left="720" w:hanging="720"/>
        <w:rPr>
          <w:lang w:eastAsia="x-none"/>
        </w:rPr>
      </w:pPr>
      <w:hyperlink r:id="rId2274" w:history="1">
        <w:r w:rsidR="00D93AE1">
          <w:rPr>
            <w:rStyle w:val="Hyperlink"/>
            <w:lang w:eastAsia="x-none"/>
          </w:rPr>
          <w:t>R1-1809259</w:t>
        </w:r>
      </w:hyperlink>
      <w:r w:rsidR="0002018B" w:rsidRPr="0002018B">
        <w:rPr>
          <w:lang w:eastAsia="x-none"/>
        </w:rPr>
        <w:tab/>
        <w:t>IMT-2020 self-evaluation: Evaluation Methodology for Mobility</w:t>
      </w:r>
      <w:r w:rsidR="0002018B" w:rsidRPr="0002018B">
        <w:rPr>
          <w:lang w:eastAsia="x-none"/>
        </w:rPr>
        <w:tab/>
        <w:t>Ericsson</w:t>
      </w:r>
    </w:p>
    <w:p w14:paraId="44E77A3D" w14:textId="11B85352" w:rsidR="00012F9C" w:rsidRPr="0002018B" w:rsidRDefault="00012F9C" w:rsidP="0002018B">
      <w:pPr>
        <w:ind w:left="720" w:hanging="720"/>
        <w:rPr>
          <w:lang w:eastAsia="x-none"/>
        </w:rPr>
      </w:pPr>
      <w:r w:rsidRPr="00012F9C">
        <w:rPr>
          <w:lang w:eastAsia="x-none"/>
        </w:rPr>
        <w:t>R1-1809728</w:t>
      </w:r>
      <w:r w:rsidRPr="00012F9C">
        <w:rPr>
          <w:lang w:eastAsia="x-none"/>
        </w:rPr>
        <w:tab/>
        <w:t>Consideration on Evaluation methodology of IMT-2020 self-evaluation</w:t>
      </w:r>
      <w:r w:rsidRPr="00012F9C">
        <w:rPr>
          <w:lang w:eastAsia="x-none"/>
        </w:rPr>
        <w:tab/>
        <w:t>ZTE</w:t>
      </w:r>
      <w:r>
        <w:rPr>
          <w:lang w:eastAsia="x-none"/>
        </w:rPr>
        <w:tab/>
        <w:t>(rev of R1-1809728)</w:t>
      </w:r>
    </w:p>
    <w:p w14:paraId="787DF495" w14:textId="4AEA781C" w:rsidR="0002018B" w:rsidRPr="0002018B" w:rsidRDefault="0002018B" w:rsidP="002A29A7">
      <w:pPr>
        <w:pStyle w:val="Heading4"/>
      </w:pPr>
      <w:bookmarkStart w:id="1090" w:name="_Toc521704563"/>
      <w:bookmarkStart w:id="1091" w:name="_Toc526458972"/>
      <w:r w:rsidRPr="0002018B">
        <w:t>Other</w:t>
      </w:r>
      <w:bookmarkEnd w:id="1090"/>
      <w:bookmarkEnd w:id="1091"/>
    </w:p>
    <w:p w14:paraId="131CF004" w14:textId="77777777" w:rsidR="0002018B" w:rsidRPr="0002018B" w:rsidRDefault="0002018B" w:rsidP="0002018B">
      <w:pPr>
        <w:ind w:left="720" w:hanging="720"/>
        <w:rPr>
          <w:i/>
          <w:lang w:eastAsia="x-none"/>
        </w:rPr>
      </w:pPr>
      <w:r w:rsidRPr="0002018B">
        <w:rPr>
          <w:i/>
          <w:lang w:eastAsia="x-none"/>
        </w:rPr>
        <w:t>Including evaluation results</w:t>
      </w:r>
    </w:p>
    <w:p w14:paraId="1D155C93" w14:textId="77777777" w:rsidR="001E37F0" w:rsidRDefault="001E37F0" w:rsidP="0002018B">
      <w:pPr>
        <w:ind w:left="1440" w:hanging="1440"/>
      </w:pPr>
    </w:p>
    <w:p w14:paraId="583094E8" w14:textId="01B87962" w:rsidR="0002018B" w:rsidRPr="0002018B" w:rsidRDefault="001B7BF2" w:rsidP="0002018B">
      <w:pPr>
        <w:ind w:left="1440" w:hanging="1440"/>
        <w:rPr>
          <w:lang w:eastAsia="x-none"/>
        </w:rPr>
      </w:pPr>
      <w:hyperlink r:id="rId2275" w:history="1">
        <w:r w:rsidR="00D93AE1">
          <w:rPr>
            <w:rStyle w:val="Hyperlink"/>
            <w:lang w:eastAsia="x-none"/>
          </w:rPr>
          <w:t>R1-1808057</w:t>
        </w:r>
      </w:hyperlink>
      <w:r w:rsidR="0002018B" w:rsidRPr="0002018B">
        <w:rPr>
          <w:lang w:eastAsia="x-none"/>
        </w:rPr>
        <w:tab/>
        <w:t>LTE evaluation parameters and configurations for Rural-eMBB test environment</w:t>
      </w:r>
      <w:r w:rsidR="0002018B" w:rsidRPr="0002018B">
        <w:rPr>
          <w:lang w:eastAsia="x-none"/>
        </w:rPr>
        <w:tab/>
        <w:t>Huawei, HiSilicon</w:t>
      </w:r>
    </w:p>
    <w:p w14:paraId="5ACD5EBF" w14:textId="20835BE9" w:rsidR="0002018B" w:rsidRPr="0002018B" w:rsidRDefault="001B7BF2" w:rsidP="0002018B">
      <w:pPr>
        <w:ind w:left="1440" w:hanging="1440"/>
        <w:rPr>
          <w:lang w:eastAsia="x-none"/>
        </w:rPr>
      </w:pPr>
      <w:hyperlink r:id="rId2276" w:history="1">
        <w:r w:rsidR="00D93AE1">
          <w:rPr>
            <w:rStyle w:val="Hyperlink"/>
            <w:lang w:eastAsia="x-none"/>
          </w:rPr>
          <w:t>R1-1809508</w:t>
        </w:r>
      </w:hyperlink>
      <w:r w:rsidR="0002018B" w:rsidRPr="0002018B">
        <w:rPr>
          <w:lang w:eastAsia="x-none"/>
        </w:rPr>
        <w:tab/>
        <w:t>Considerations and evaluation results for IMT-2020 for eMBB spectral efficiency</w:t>
      </w:r>
      <w:r w:rsidR="0002018B" w:rsidRPr="0002018B">
        <w:rPr>
          <w:lang w:eastAsia="x-none"/>
        </w:rPr>
        <w:tab/>
        <w:t>Huawei, HiSilicon</w:t>
      </w:r>
    </w:p>
    <w:p w14:paraId="13B8B6C2" w14:textId="2BB62027" w:rsidR="0002018B" w:rsidRPr="0002018B" w:rsidRDefault="0002018B" w:rsidP="0002018B">
      <w:pPr>
        <w:ind w:left="1440" w:hanging="1440"/>
        <w:rPr>
          <w:lang w:eastAsia="x-none"/>
        </w:rPr>
      </w:pPr>
      <w:r w:rsidRPr="0002018B">
        <w:rPr>
          <w:lang w:eastAsia="x-none"/>
        </w:rPr>
        <w:t xml:space="preserve">Revision of </w:t>
      </w:r>
      <w:hyperlink r:id="rId2277" w:history="1">
        <w:r w:rsidR="00D93AE1">
          <w:rPr>
            <w:rStyle w:val="Hyperlink"/>
            <w:lang w:eastAsia="x-none"/>
          </w:rPr>
          <w:t>R1-1808073</w:t>
        </w:r>
      </w:hyperlink>
    </w:p>
    <w:p w14:paraId="3047DD23" w14:textId="1A202E6E" w:rsidR="0002018B" w:rsidRPr="0002018B" w:rsidRDefault="001B7BF2" w:rsidP="0002018B">
      <w:pPr>
        <w:ind w:left="1440" w:hanging="1440"/>
        <w:rPr>
          <w:lang w:eastAsia="x-none"/>
        </w:rPr>
      </w:pPr>
      <w:hyperlink r:id="rId2278" w:history="1">
        <w:r w:rsidR="00D93AE1">
          <w:rPr>
            <w:rStyle w:val="Hyperlink"/>
            <w:lang w:eastAsia="x-none"/>
          </w:rPr>
          <w:t>R1-1809509</w:t>
        </w:r>
      </w:hyperlink>
      <w:r w:rsidR="0002018B" w:rsidRPr="0002018B">
        <w:rPr>
          <w:lang w:eastAsia="x-none"/>
        </w:rPr>
        <w:tab/>
        <w:t>Considerations and evaluation results for IMT-2020 for user experienced data rate</w:t>
      </w:r>
      <w:r w:rsidR="0002018B" w:rsidRPr="0002018B">
        <w:rPr>
          <w:lang w:eastAsia="x-none"/>
        </w:rPr>
        <w:tab/>
        <w:t>Huawei, HiSilicon</w:t>
      </w:r>
    </w:p>
    <w:p w14:paraId="4FFB4515" w14:textId="0A42B1CA" w:rsidR="0002018B" w:rsidRPr="0002018B" w:rsidRDefault="0002018B" w:rsidP="0002018B">
      <w:pPr>
        <w:ind w:left="1440" w:hanging="1440"/>
        <w:rPr>
          <w:lang w:eastAsia="x-none"/>
        </w:rPr>
      </w:pPr>
      <w:r w:rsidRPr="0002018B">
        <w:rPr>
          <w:lang w:eastAsia="x-none"/>
        </w:rPr>
        <w:t xml:space="preserve">Revision of </w:t>
      </w:r>
      <w:hyperlink r:id="rId2279" w:history="1">
        <w:r w:rsidR="00D93AE1">
          <w:rPr>
            <w:rStyle w:val="Hyperlink"/>
            <w:lang w:eastAsia="x-none"/>
          </w:rPr>
          <w:t>R1-1808074</w:t>
        </w:r>
      </w:hyperlink>
    </w:p>
    <w:p w14:paraId="75960766" w14:textId="40A055E9" w:rsidR="0002018B" w:rsidRPr="0002018B" w:rsidRDefault="001B7BF2" w:rsidP="0002018B">
      <w:pPr>
        <w:ind w:left="720" w:hanging="720"/>
        <w:rPr>
          <w:lang w:eastAsia="x-none"/>
        </w:rPr>
      </w:pPr>
      <w:hyperlink r:id="rId2280" w:history="1">
        <w:r w:rsidR="00D93AE1">
          <w:rPr>
            <w:rStyle w:val="Hyperlink"/>
            <w:lang w:eastAsia="x-none"/>
          </w:rPr>
          <w:t>R1-1808075</w:t>
        </w:r>
      </w:hyperlink>
      <w:r w:rsidR="0002018B" w:rsidRPr="0002018B">
        <w:rPr>
          <w:lang w:eastAsia="x-none"/>
        </w:rPr>
        <w:tab/>
        <w:t>Considerations and evaluation results for IMT-2020 for area traffic capacity</w:t>
      </w:r>
      <w:r w:rsidR="0002018B" w:rsidRPr="0002018B">
        <w:rPr>
          <w:lang w:eastAsia="x-none"/>
        </w:rPr>
        <w:tab/>
        <w:t>Huawei, HiSilicon</w:t>
      </w:r>
    </w:p>
    <w:p w14:paraId="17A6CCEB" w14:textId="0A9701CA" w:rsidR="0002018B" w:rsidRPr="0002018B" w:rsidRDefault="001B7BF2" w:rsidP="0002018B">
      <w:pPr>
        <w:ind w:left="720" w:hanging="720"/>
        <w:rPr>
          <w:lang w:eastAsia="x-none"/>
        </w:rPr>
      </w:pPr>
      <w:hyperlink r:id="rId2281" w:history="1">
        <w:r w:rsidR="00D93AE1">
          <w:rPr>
            <w:rStyle w:val="Hyperlink"/>
            <w:lang w:eastAsia="x-none"/>
          </w:rPr>
          <w:t>R1-1808076</w:t>
        </w:r>
      </w:hyperlink>
      <w:r w:rsidR="0002018B" w:rsidRPr="0002018B">
        <w:rPr>
          <w:lang w:eastAsia="x-none"/>
        </w:rPr>
        <w:tab/>
        <w:t>Considerations and evaluation results for IMT-2020 for high mobility</w:t>
      </w:r>
      <w:r w:rsidR="0002018B" w:rsidRPr="0002018B">
        <w:rPr>
          <w:lang w:eastAsia="x-none"/>
        </w:rPr>
        <w:tab/>
        <w:t>Huawei, HiSilicon</w:t>
      </w:r>
    </w:p>
    <w:p w14:paraId="75100665" w14:textId="20FE6041" w:rsidR="0002018B" w:rsidRPr="0002018B" w:rsidRDefault="001B7BF2" w:rsidP="0002018B">
      <w:pPr>
        <w:ind w:left="720" w:hanging="720"/>
        <w:rPr>
          <w:lang w:eastAsia="x-none"/>
        </w:rPr>
      </w:pPr>
      <w:hyperlink r:id="rId2282" w:history="1">
        <w:r w:rsidR="00D93AE1">
          <w:rPr>
            <w:rStyle w:val="Hyperlink"/>
            <w:lang w:eastAsia="x-none"/>
          </w:rPr>
          <w:t>R1-1808077</w:t>
        </w:r>
      </w:hyperlink>
      <w:r w:rsidR="0002018B" w:rsidRPr="0002018B">
        <w:rPr>
          <w:lang w:eastAsia="x-none"/>
        </w:rPr>
        <w:tab/>
        <w:t>Considerations and evaluation results for IMT-2020 for peak spectral efficiency and peak data rate</w:t>
      </w:r>
      <w:r w:rsidR="0002018B" w:rsidRPr="0002018B">
        <w:rPr>
          <w:lang w:eastAsia="x-none"/>
        </w:rPr>
        <w:tab/>
        <w:t>Huawei, HiSilicon</w:t>
      </w:r>
    </w:p>
    <w:p w14:paraId="02D24549" w14:textId="4FDD762C" w:rsidR="0002018B" w:rsidRPr="0002018B" w:rsidRDefault="001B7BF2" w:rsidP="0002018B">
      <w:pPr>
        <w:ind w:left="1440" w:hanging="1440"/>
        <w:rPr>
          <w:lang w:eastAsia="x-none"/>
        </w:rPr>
      </w:pPr>
      <w:hyperlink r:id="rId2283" w:history="1">
        <w:r w:rsidR="00D93AE1">
          <w:rPr>
            <w:rStyle w:val="Hyperlink"/>
            <w:lang w:eastAsia="x-none"/>
          </w:rPr>
          <w:t>R1-1808078</w:t>
        </w:r>
      </w:hyperlink>
      <w:r w:rsidR="0002018B" w:rsidRPr="0002018B">
        <w:rPr>
          <w:lang w:eastAsia="x-none"/>
        </w:rPr>
        <w:tab/>
        <w:t>Considerations and evaluation results for IMT-2020 for network energy efficiency</w:t>
      </w:r>
      <w:r w:rsidR="0002018B" w:rsidRPr="0002018B">
        <w:rPr>
          <w:lang w:eastAsia="x-none"/>
        </w:rPr>
        <w:tab/>
        <w:t>Huawei, HiSilicon</w:t>
      </w:r>
    </w:p>
    <w:p w14:paraId="57B8A6E8" w14:textId="6AF900B5" w:rsidR="0002018B" w:rsidRPr="0002018B" w:rsidRDefault="001B7BF2" w:rsidP="0002018B">
      <w:pPr>
        <w:ind w:left="720" w:hanging="720"/>
        <w:rPr>
          <w:lang w:eastAsia="x-none"/>
        </w:rPr>
      </w:pPr>
      <w:hyperlink r:id="rId2284" w:history="1">
        <w:r w:rsidR="00D93AE1">
          <w:rPr>
            <w:rStyle w:val="Hyperlink"/>
            <w:lang w:eastAsia="x-none"/>
          </w:rPr>
          <w:t>R1-1808079</w:t>
        </w:r>
      </w:hyperlink>
      <w:r w:rsidR="0002018B" w:rsidRPr="0002018B">
        <w:rPr>
          <w:lang w:eastAsia="x-none"/>
        </w:rPr>
        <w:tab/>
        <w:t>Considerations and evaluation results for IMT-2020 for UE energy efficiency</w:t>
      </w:r>
      <w:r w:rsidR="0002018B" w:rsidRPr="0002018B">
        <w:rPr>
          <w:lang w:eastAsia="x-none"/>
        </w:rPr>
        <w:tab/>
        <w:t>Huawei, HiSilicon</w:t>
      </w:r>
    </w:p>
    <w:p w14:paraId="61E8049F" w14:textId="42C5A8B1" w:rsidR="0002018B" w:rsidRPr="0002018B" w:rsidRDefault="001B7BF2" w:rsidP="0002018B">
      <w:pPr>
        <w:ind w:left="1440" w:hanging="1440"/>
        <w:rPr>
          <w:lang w:eastAsia="x-none"/>
        </w:rPr>
      </w:pPr>
      <w:hyperlink r:id="rId2285" w:history="1">
        <w:r w:rsidR="00D93AE1">
          <w:rPr>
            <w:rStyle w:val="Hyperlink"/>
            <w:lang w:eastAsia="x-none"/>
          </w:rPr>
          <w:t>R1-1808080</w:t>
        </w:r>
      </w:hyperlink>
      <w:r w:rsidR="0002018B" w:rsidRPr="0002018B">
        <w:rPr>
          <w:lang w:eastAsia="x-none"/>
        </w:rPr>
        <w:tab/>
        <w:t>Considerations and evaluation results for IMT-2020 for mMTC connection density</w:t>
      </w:r>
      <w:r w:rsidR="0002018B" w:rsidRPr="0002018B">
        <w:rPr>
          <w:lang w:eastAsia="x-none"/>
        </w:rPr>
        <w:tab/>
        <w:t>Huawei, HiSilicon</w:t>
      </w:r>
    </w:p>
    <w:p w14:paraId="1D063FA6" w14:textId="3BF235AF" w:rsidR="0002018B" w:rsidRPr="0002018B" w:rsidRDefault="001B7BF2" w:rsidP="0002018B">
      <w:pPr>
        <w:ind w:left="720" w:hanging="720"/>
        <w:rPr>
          <w:lang w:eastAsia="x-none"/>
        </w:rPr>
      </w:pPr>
      <w:hyperlink r:id="rId2286" w:history="1">
        <w:r w:rsidR="00D93AE1">
          <w:rPr>
            <w:rStyle w:val="Hyperlink"/>
            <w:lang w:eastAsia="x-none"/>
          </w:rPr>
          <w:t>R1-1809510</w:t>
        </w:r>
      </w:hyperlink>
      <w:r w:rsidR="0002018B" w:rsidRPr="0002018B">
        <w:rPr>
          <w:lang w:eastAsia="x-none"/>
        </w:rPr>
        <w:tab/>
        <w:t>Considerations and evaluation results for IMT-2020 for reliability</w:t>
      </w:r>
      <w:r w:rsidR="0002018B" w:rsidRPr="0002018B">
        <w:rPr>
          <w:lang w:eastAsia="x-none"/>
        </w:rPr>
        <w:tab/>
        <w:t>Huawei, HiSilicon</w:t>
      </w:r>
    </w:p>
    <w:p w14:paraId="13C48EC3" w14:textId="40125303" w:rsidR="0002018B" w:rsidRPr="0002018B" w:rsidRDefault="0002018B" w:rsidP="0002018B">
      <w:pPr>
        <w:ind w:left="720" w:hanging="720"/>
        <w:rPr>
          <w:lang w:eastAsia="x-none"/>
        </w:rPr>
      </w:pPr>
      <w:r w:rsidRPr="0002018B">
        <w:rPr>
          <w:lang w:eastAsia="x-none"/>
        </w:rPr>
        <w:t xml:space="preserve">Revision of </w:t>
      </w:r>
      <w:hyperlink r:id="rId2287" w:history="1">
        <w:r w:rsidR="00D93AE1">
          <w:rPr>
            <w:rStyle w:val="Hyperlink"/>
            <w:lang w:eastAsia="x-none"/>
          </w:rPr>
          <w:t>R1-1808081</w:t>
        </w:r>
      </w:hyperlink>
    </w:p>
    <w:p w14:paraId="76A57EF1" w14:textId="19C5C060" w:rsidR="0002018B" w:rsidRPr="0002018B" w:rsidRDefault="001B7BF2" w:rsidP="0002018B">
      <w:pPr>
        <w:ind w:left="720" w:hanging="720"/>
        <w:rPr>
          <w:lang w:eastAsia="x-none"/>
        </w:rPr>
      </w:pPr>
      <w:hyperlink r:id="rId2288" w:history="1">
        <w:r w:rsidR="00D93AE1">
          <w:rPr>
            <w:rStyle w:val="Hyperlink"/>
            <w:lang w:eastAsia="x-none"/>
          </w:rPr>
          <w:t>R1-1808082</w:t>
        </w:r>
      </w:hyperlink>
      <w:r w:rsidR="0002018B" w:rsidRPr="0002018B">
        <w:rPr>
          <w:lang w:eastAsia="x-none"/>
        </w:rPr>
        <w:tab/>
        <w:t>Considerations and evaluation results for IMT-2020 for control plane latency</w:t>
      </w:r>
      <w:r w:rsidR="0002018B" w:rsidRPr="0002018B">
        <w:rPr>
          <w:lang w:eastAsia="x-none"/>
        </w:rPr>
        <w:tab/>
        <w:t>Huawei, HiSilicon</w:t>
      </w:r>
    </w:p>
    <w:p w14:paraId="4603D4EB" w14:textId="75CEBC41" w:rsidR="0002018B" w:rsidRPr="0002018B" w:rsidRDefault="001B7BF2" w:rsidP="0002018B">
      <w:pPr>
        <w:ind w:left="720" w:hanging="720"/>
        <w:rPr>
          <w:lang w:eastAsia="x-none"/>
        </w:rPr>
      </w:pPr>
      <w:hyperlink r:id="rId2289" w:history="1">
        <w:r w:rsidR="00D93AE1">
          <w:rPr>
            <w:rStyle w:val="Hyperlink"/>
            <w:lang w:eastAsia="x-none"/>
          </w:rPr>
          <w:t>R1-1808083</w:t>
        </w:r>
      </w:hyperlink>
      <w:r w:rsidR="0002018B" w:rsidRPr="0002018B">
        <w:rPr>
          <w:lang w:eastAsia="x-none"/>
        </w:rPr>
        <w:tab/>
        <w:t>Considerations and evaluation results for IMT-2020 for user plane latency</w:t>
      </w:r>
      <w:r w:rsidR="0002018B" w:rsidRPr="0002018B">
        <w:rPr>
          <w:lang w:eastAsia="x-none"/>
        </w:rPr>
        <w:tab/>
        <w:t>Huawei, HiSilicon</w:t>
      </w:r>
    </w:p>
    <w:p w14:paraId="1C0C0E78" w14:textId="6137AAE4" w:rsidR="0002018B" w:rsidRPr="0002018B" w:rsidRDefault="001B7BF2" w:rsidP="0002018B">
      <w:pPr>
        <w:ind w:left="720" w:hanging="720"/>
        <w:rPr>
          <w:lang w:eastAsia="x-none"/>
        </w:rPr>
      </w:pPr>
      <w:hyperlink r:id="rId2290" w:history="1">
        <w:r w:rsidR="00D93AE1">
          <w:rPr>
            <w:rStyle w:val="Hyperlink"/>
            <w:lang w:eastAsia="x-none"/>
          </w:rPr>
          <w:t>R1-1809511</w:t>
        </w:r>
      </w:hyperlink>
      <w:r w:rsidR="0002018B" w:rsidRPr="0002018B">
        <w:rPr>
          <w:lang w:eastAsia="x-none"/>
        </w:rPr>
        <w:tab/>
        <w:t>Consideration on self evaluation of IMT-2020 for link budget</w:t>
      </w:r>
      <w:r w:rsidR="0002018B" w:rsidRPr="0002018B">
        <w:rPr>
          <w:lang w:eastAsia="x-none"/>
        </w:rPr>
        <w:tab/>
        <w:t>Huawei, HiSilicon</w:t>
      </w:r>
    </w:p>
    <w:p w14:paraId="1593D5EE" w14:textId="3189699B" w:rsidR="0002018B" w:rsidRPr="0002018B" w:rsidRDefault="0002018B" w:rsidP="0002018B">
      <w:pPr>
        <w:ind w:left="720" w:hanging="720"/>
        <w:rPr>
          <w:lang w:eastAsia="x-none"/>
        </w:rPr>
      </w:pPr>
      <w:r w:rsidRPr="0002018B">
        <w:rPr>
          <w:lang w:eastAsia="x-none"/>
        </w:rPr>
        <w:t xml:space="preserve">Revision of </w:t>
      </w:r>
      <w:hyperlink r:id="rId2291" w:history="1">
        <w:r w:rsidR="00D93AE1">
          <w:rPr>
            <w:rStyle w:val="Hyperlink"/>
            <w:lang w:eastAsia="x-none"/>
          </w:rPr>
          <w:t>R1-1808084</w:t>
        </w:r>
      </w:hyperlink>
    </w:p>
    <w:p w14:paraId="6382D81C" w14:textId="229F4B7C" w:rsidR="0002018B" w:rsidRPr="0002018B" w:rsidRDefault="001B7BF2" w:rsidP="0002018B">
      <w:pPr>
        <w:ind w:left="720" w:hanging="720"/>
        <w:rPr>
          <w:lang w:eastAsia="x-none"/>
        </w:rPr>
      </w:pPr>
      <w:hyperlink r:id="rId2292" w:history="1">
        <w:r w:rsidR="00D93AE1">
          <w:rPr>
            <w:rStyle w:val="Hyperlink"/>
            <w:lang w:eastAsia="x-none"/>
          </w:rPr>
          <w:t>R1-1808182</w:t>
        </w:r>
      </w:hyperlink>
      <w:r w:rsidR="0002018B" w:rsidRPr="0002018B">
        <w:rPr>
          <w:lang w:eastAsia="x-none"/>
        </w:rPr>
        <w:tab/>
        <w:t>Updated UMi calibration results for user experience data rate in the multi-layer network deployment</w:t>
      </w:r>
      <w:r w:rsidR="0002018B" w:rsidRPr="0002018B">
        <w:rPr>
          <w:lang w:eastAsia="x-none"/>
        </w:rPr>
        <w:tab/>
        <w:t>ZTE</w:t>
      </w:r>
    </w:p>
    <w:p w14:paraId="2DA9A368" w14:textId="20C02D3B" w:rsidR="0002018B" w:rsidRPr="0002018B" w:rsidRDefault="001B7BF2" w:rsidP="0002018B">
      <w:pPr>
        <w:ind w:left="720" w:hanging="720"/>
        <w:rPr>
          <w:lang w:eastAsia="x-none"/>
        </w:rPr>
      </w:pPr>
      <w:hyperlink r:id="rId2293" w:history="1">
        <w:r w:rsidR="00D93AE1">
          <w:rPr>
            <w:rStyle w:val="Hyperlink"/>
            <w:lang w:eastAsia="x-none"/>
          </w:rPr>
          <w:t>R1-1808183</w:t>
        </w:r>
      </w:hyperlink>
      <w:r w:rsidR="0002018B" w:rsidRPr="0002018B">
        <w:rPr>
          <w:lang w:eastAsia="x-none"/>
        </w:rPr>
        <w:tab/>
        <w:t>Updated DL spectral efficiency in the eMBB usage scenario for IMT-2020 self evaluation</w:t>
      </w:r>
      <w:r w:rsidR="0002018B" w:rsidRPr="0002018B">
        <w:rPr>
          <w:lang w:eastAsia="x-none"/>
        </w:rPr>
        <w:tab/>
        <w:t>ZTE</w:t>
      </w:r>
    </w:p>
    <w:p w14:paraId="5FEEA293" w14:textId="16ABB09E" w:rsidR="0002018B" w:rsidRPr="0002018B" w:rsidRDefault="001B7BF2" w:rsidP="0002018B">
      <w:pPr>
        <w:ind w:left="720" w:hanging="720"/>
        <w:rPr>
          <w:lang w:eastAsia="x-none"/>
        </w:rPr>
      </w:pPr>
      <w:hyperlink r:id="rId2294" w:history="1">
        <w:r w:rsidR="00D93AE1">
          <w:rPr>
            <w:rStyle w:val="Hyperlink"/>
            <w:lang w:eastAsia="x-none"/>
          </w:rPr>
          <w:t>R1-1808184</w:t>
        </w:r>
      </w:hyperlink>
      <w:r w:rsidR="0002018B" w:rsidRPr="0002018B">
        <w:rPr>
          <w:lang w:eastAsia="x-none"/>
        </w:rPr>
        <w:tab/>
        <w:t>Link curve performance of LDPC coding in IMT-2020 self evaluation</w:t>
      </w:r>
      <w:r w:rsidR="0002018B" w:rsidRPr="0002018B">
        <w:rPr>
          <w:lang w:eastAsia="x-none"/>
        </w:rPr>
        <w:tab/>
        <w:t>ZTE</w:t>
      </w:r>
    </w:p>
    <w:p w14:paraId="60DFBA6A" w14:textId="42A351A9" w:rsidR="0002018B" w:rsidRPr="0002018B" w:rsidRDefault="001B7BF2" w:rsidP="0002018B">
      <w:pPr>
        <w:ind w:left="720" w:hanging="720"/>
        <w:rPr>
          <w:lang w:eastAsia="x-none"/>
        </w:rPr>
      </w:pPr>
      <w:hyperlink r:id="rId2295" w:history="1">
        <w:r w:rsidR="00D93AE1">
          <w:rPr>
            <w:rStyle w:val="Hyperlink"/>
            <w:lang w:eastAsia="x-none"/>
          </w:rPr>
          <w:t>R1-1808185</w:t>
        </w:r>
      </w:hyperlink>
      <w:r w:rsidR="0002018B" w:rsidRPr="0002018B">
        <w:rPr>
          <w:lang w:eastAsia="x-none"/>
        </w:rPr>
        <w:tab/>
        <w:t>Updated UL spectral efficiency in the eMBB usage scenario for IMT-2020 self evaluation</w:t>
      </w:r>
      <w:r w:rsidR="0002018B" w:rsidRPr="0002018B">
        <w:rPr>
          <w:lang w:eastAsia="x-none"/>
        </w:rPr>
        <w:tab/>
        <w:t>ZTE</w:t>
      </w:r>
    </w:p>
    <w:p w14:paraId="01FF6C9F" w14:textId="1309F876" w:rsidR="0002018B" w:rsidRPr="0002018B" w:rsidRDefault="001B7BF2" w:rsidP="0002018B">
      <w:pPr>
        <w:ind w:left="720" w:hanging="720"/>
        <w:rPr>
          <w:lang w:eastAsia="x-none"/>
        </w:rPr>
      </w:pPr>
      <w:hyperlink r:id="rId2296" w:history="1">
        <w:r w:rsidR="00D93AE1">
          <w:rPr>
            <w:rStyle w:val="Hyperlink"/>
            <w:lang w:eastAsia="x-none"/>
          </w:rPr>
          <w:t>R1-1808187</w:t>
        </w:r>
      </w:hyperlink>
      <w:r w:rsidR="0002018B" w:rsidRPr="0002018B">
        <w:rPr>
          <w:lang w:eastAsia="x-none"/>
        </w:rPr>
        <w:tab/>
        <w:t>Consideration on Evaluation of mobility of IMT-2020 self-evaluation</w:t>
      </w:r>
      <w:r w:rsidR="0002018B" w:rsidRPr="0002018B">
        <w:rPr>
          <w:lang w:eastAsia="x-none"/>
        </w:rPr>
        <w:tab/>
        <w:t>ZTE</w:t>
      </w:r>
    </w:p>
    <w:p w14:paraId="3EF6C9C2" w14:textId="0508C856" w:rsidR="0002018B" w:rsidRPr="0002018B" w:rsidRDefault="001B7BF2" w:rsidP="0002018B">
      <w:pPr>
        <w:ind w:left="720" w:hanging="720"/>
        <w:rPr>
          <w:lang w:eastAsia="x-none"/>
        </w:rPr>
      </w:pPr>
      <w:hyperlink r:id="rId2297" w:history="1">
        <w:r w:rsidR="00D93AE1">
          <w:rPr>
            <w:rStyle w:val="Hyperlink"/>
            <w:lang w:eastAsia="x-none"/>
          </w:rPr>
          <w:t>R1-1808188</w:t>
        </w:r>
      </w:hyperlink>
      <w:r w:rsidR="0002018B" w:rsidRPr="0002018B">
        <w:rPr>
          <w:lang w:eastAsia="x-none"/>
        </w:rPr>
        <w:tab/>
        <w:t>Consideration on Evaluation of reliability of IMT-2020 self-evaluation</w:t>
      </w:r>
      <w:r w:rsidR="0002018B" w:rsidRPr="0002018B">
        <w:rPr>
          <w:lang w:eastAsia="x-none"/>
        </w:rPr>
        <w:tab/>
        <w:t>ZTE</w:t>
      </w:r>
    </w:p>
    <w:p w14:paraId="1CA6E196" w14:textId="79516979" w:rsidR="0002018B" w:rsidRPr="0002018B" w:rsidRDefault="001B7BF2" w:rsidP="0002018B">
      <w:pPr>
        <w:ind w:left="720" w:hanging="720"/>
        <w:rPr>
          <w:lang w:eastAsia="x-none"/>
        </w:rPr>
      </w:pPr>
      <w:hyperlink r:id="rId2298" w:history="1">
        <w:r w:rsidR="00D93AE1">
          <w:rPr>
            <w:rStyle w:val="Hyperlink"/>
            <w:lang w:eastAsia="x-none"/>
          </w:rPr>
          <w:t>R1-1808189</w:t>
        </w:r>
      </w:hyperlink>
      <w:r w:rsidR="0002018B" w:rsidRPr="0002018B">
        <w:rPr>
          <w:lang w:eastAsia="x-none"/>
        </w:rPr>
        <w:tab/>
        <w:t>Consideration on Evaluation of connection density of IMT-2020 self-evaluation</w:t>
      </w:r>
      <w:r w:rsidR="0002018B" w:rsidRPr="0002018B">
        <w:rPr>
          <w:lang w:eastAsia="x-none"/>
        </w:rPr>
        <w:tab/>
        <w:t>ZTE</w:t>
      </w:r>
    </w:p>
    <w:p w14:paraId="4928F442" w14:textId="6853ED6E" w:rsidR="0002018B" w:rsidRPr="0002018B" w:rsidRDefault="001B7BF2" w:rsidP="0002018B">
      <w:pPr>
        <w:ind w:left="720" w:hanging="720"/>
        <w:rPr>
          <w:lang w:eastAsia="x-none"/>
        </w:rPr>
      </w:pPr>
      <w:hyperlink r:id="rId2299" w:history="1">
        <w:r w:rsidR="00D93AE1">
          <w:rPr>
            <w:rStyle w:val="Hyperlink"/>
            <w:lang w:eastAsia="x-none"/>
          </w:rPr>
          <w:t>R1-1808364</w:t>
        </w:r>
      </w:hyperlink>
      <w:r w:rsidR="0002018B" w:rsidRPr="0002018B">
        <w:rPr>
          <w:lang w:eastAsia="x-none"/>
        </w:rPr>
        <w:tab/>
        <w:t>Evaluation results for eMBB spectrum efficiency in TDD</w:t>
      </w:r>
      <w:r w:rsidR="0002018B" w:rsidRPr="0002018B">
        <w:rPr>
          <w:lang w:eastAsia="x-none"/>
        </w:rPr>
        <w:tab/>
        <w:t>NEC</w:t>
      </w:r>
    </w:p>
    <w:p w14:paraId="432F6DBB" w14:textId="2223278B" w:rsidR="0002018B" w:rsidRPr="0002018B" w:rsidRDefault="001B7BF2" w:rsidP="0002018B">
      <w:pPr>
        <w:ind w:left="720" w:hanging="720"/>
        <w:rPr>
          <w:lang w:eastAsia="x-none"/>
        </w:rPr>
      </w:pPr>
      <w:hyperlink r:id="rId2300" w:history="1">
        <w:r w:rsidR="00D93AE1">
          <w:rPr>
            <w:rStyle w:val="Hyperlink"/>
            <w:lang w:eastAsia="x-none"/>
          </w:rPr>
          <w:t>R1-1808365</w:t>
        </w:r>
      </w:hyperlink>
      <w:r w:rsidR="0002018B" w:rsidRPr="0002018B">
        <w:rPr>
          <w:lang w:eastAsia="x-none"/>
        </w:rPr>
        <w:tab/>
        <w:t>Evaluation results for eMBB spectrum efficiency in FDD</w:t>
      </w:r>
      <w:r w:rsidR="0002018B" w:rsidRPr="0002018B">
        <w:rPr>
          <w:lang w:eastAsia="x-none"/>
        </w:rPr>
        <w:tab/>
        <w:t>NEC</w:t>
      </w:r>
    </w:p>
    <w:p w14:paraId="0D916C0A" w14:textId="74599793" w:rsidR="0002018B" w:rsidRPr="0002018B" w:rsidRDefault="001B7BF2" w:rsidP="0002018B">
      <w:pPr>
        <w:ind w:left="720" w:hanging="720"/>
        <w:rPr>
          <w:lang w:eastAsia="x-none"/>
        </w:rPr>
      </w:pPr>
      <w:hyperlink r:id="rId2301" w:history="1">
        <w:r w:rsidR="00D93AE1">
          <w:rPr>
            <w:rStyle w:val="Hyperlink"/>
            <w:lang w:eastAsia="x-none"/>
          </w:rPr>
          <w:t>R1-1808414</w:t>
        </w:r>
      </w:hyperlink>
      <w:r w:rsidR="0002018B" w:rsidRPr="0002018B">
        <w:rPr>
          <w:lang w:eastAsia="x-none"/>
        </w:rPr>
        <w:tab/>
        <w:t>Discussions on detailed link budget evaluation methodology</w:t>
      </w:r>
      <w:r w:rsidR="0002018B" w:rsidRPr="0002018B">
        <w:rPr>
          <w:lang w:eastAsia="x-none"/>
        </w:rPr>
        <w:tab/>
        <w:t>CATT</w:t>
      </w:r>
    </w:p>
    <w:p w14:paraId="1EEA6B97" w14:textId="7BD632CC" w:rsidR="0002018B" w:rsidRPr="0002018B" w:rsidRDefault="001B7BF2" w:rsidP="0002018B">
      <w:pPr>
        <w:ind w:left="720" w:hanging="720"/>
        <w:rPr>
          <w:lang w:eastAsia="x-none"/>
        </w:rPr>
      </w:pPr>
      <w:hyperlink r:id="rId2302" w:history="1">
        <w:r w:rsidR="00D93AE1">
          <w:rPr>
            <w:rStyle w:val="Hyperlink"/>
            <w:lang w:eastAsia="x-none"/>
          </w:rPr>
          <w:t>R1-1808415</w:t>
        </w:r>
      </w:hyperlink>
      <w:r w:rsidR="0002018B" w:rsidRPr="0002018B">
        <w:rPr>
          <w:lang w:eastAsia="x-none"/>
        </w:rPr>
        <w:tab/>
        <w:t>Discussions on calculation of shadow fading margin  for link budget</w:t>
      </w:r>
      <w:r w:rsidR="0002018B" w:rsidRPr="0002018B">
        <w:rPr>
          <w:lang w:eastAsia="x-none"/>
        </w:rPr>
        <w:tab/>
        <w:t>CATT</w:t>
      </w:r>
    </w:p>
    <w:p w14:paraId="222E3CED" w14:textId="7E4CF342" w:rsidR="0002018B" w:rsidRPr="0002018B" w:rsidRDefault="001B7BF2" w:rsidP="0002018B">
      <w:pPr>
        <w:ind w:left="720" w:hanging="720"/>
        <w:rPr>
          <w:lang w:eastAsia="x-none"/>
        </w:rPr>
      </w:pPr>
      <w:hyperlink r:id="rId2303" w:history="1">
        <w:r w:rsidR="00D93AE1">
          <w:rPr>
            <w:rStyle w:val="Hyperlink"/>
            <w:lang w:eastAsia="x-none"/>
          </w:rPr>
          <w:t>R1-1808416</w:t>
        </w:r>
      </w:hyperlink>
      <w:r w:rsidR="0002018B" w:rsidRPr="0002018B">
        <w:rPr>
          <w:lang w:eastAsia="x-none"/>
        </w:rPr>
        <w:tab/>
        <w:t>Discussions on penetration margin and SD for link budget</w:t>
      </w:r>
      <w:r w:rsidR="0002018B" w:rsidRPr="0002018B">
        <w:rPr>
          <w:lang w:eastAsia="x-none"/>
        </w:rPr>
        <w:tab/>
        <w:t>CATT</w:t>
      </w:r>
    </w:p>
    <w:p w14:paraId="62E404FF" w14:textId="0332D536" w:rsidR="0002018B" w:rsidRPr="0002018B" w:rsidRDefault="001B7BF2" w:rsidP="0002018B">
      <w:pPr>
        <w:ind w:left="720" w:hanging="720"/>
        <w:rPr>
          <w:lang w:eastAsia="x-none"/>
        </w:rPr>
      </w:pPr>
      <w:hyperlink r:id="rId2304" w:history="1">
        <w:r w:rsidR="00D93AE1">
          <w:rPr>
            <w:rStyle w:val="Hyperlink"/>
            <w:lang w:eastAsia="x-none"/>
          </w:rPr>
          <w:t>R1-1808417</w:t>
        </w:r>
      </w:hyperlink>
      <w:r w:rsidR="0002018B" w:rsidRPr="0002018B">
        <w:rPr>
          <w:lang w:eastAsia="x-none"/>
        </w:rPr>
        <w:tab/>
        <w:t>Discussions on overhead for spectrum efficiency</w:t>
      </w:r>
      <w:r w:rsidR="0002018B" w:rsidRPr="0002018B">
        <w:rPr>
          <w:lang w:eastAsia="x-none"/>
        </w:rPr>
        <w:tab/>
        <w:t>CATT</w:t>
      </w:r>
    </w:p>
    <w:p w14:paraId="60A08D9E" w14:textId="46E9A7E9" w:rsidR="0002018B" w:rsidRPr="0002018B" w:rsidRDefault="001B7BF2" w:rsidP="0002018B">
      <w:pPr>
        <w:ind w:left="720" w:hanging="720"/>
        <w:rPr>
          <w:lang w:eastAsia="x-none"/>
        </w:rPr>
      </w:pPr>
      <w:hyperlink r:id="rId2305" w:history="1">
        <w:r w:rsidR="00D93AE1">
          <w:rPr>
            <w:rStyle w:val="Hyperlink"/>
            <w:lang w:eastAsia="x-none"/>
          </w:rPr>
          <w:t>R1-1808418</w:t>
        </w:r>
      </w:hyperlink>
      <w:r w:rsidR="0002018B" w:rsidRPr="0002018B">
        <w:rPr>
          <w:lang w:eastAsia="x-none"/>
        </w:rPr>
        <w:tab/>
        <w:t>Self-evaluation on Peak Data Rate and Peak Spectrum Efficiency for NR</w:t>
      </w:r>
      <w:r w:rsidR="0002018B" w:rsidRPr="0002018B">
        <w:rPr>
          <w:lang w:eastAsia="x-none"/>
        </w:rPr>
        <w:tab/>
        <w:t>CATT</w:t>
      </w:r>
    </w:p>
    <w:p w14:paraId="0A65BE38" w14:textId="381642B7" w:rsidR="0002018B" w:rsidRPr="0002018B" w:rsidRDefault="001B7BF2" w:rsidP="0002018B">
      <w:pPr>
        <w:ind w:left="720" w:hanging="720"/>
        <w:rPr>
          <w:lang w:eastAsia="x-none"/>
        </w:rPr>
      </w:pPr>
      <w:hyperlink r:id="rId2306" w:history="1">
        <w:r w:rsidR="00D93AE1">
          <w:rPr>
            <w:rStyle w:val="Hyperlink"/>
            <w:lang w:eastAsia="x-none"/>
          </w:rPr>
          <w:t>R1-1809719</w:t>
        </w:r>
      </w:hyperlink>
      <w:r w:rsidR="0002018B" w:rsidRPr="0002018B">
        <w:rPr>
          <w:lang w:eastAsia="x-none"/>
        </w:rPr>
        <w:tab/>
        <w:t>Self-evaluation on Peak Data Rate and Peak Spectrum Efficiency for LTE</w:t>
      </w:r>
      <w:r w:rsidR="0002018B" w:rsidRPr="0002018B">
        <w:rPr>
          <w:lang w:eastAsia="x-none"/>
        </w:rPr>
        <w:tab/>
        <w:t>CATT</w:t>
      </w:r>
    </w:p>
    <w:p w14:paraId="7C3F1952" w14:textId="32897D74" w:rsidR="0002018B" w:rsidRPr="0002018B" w:rsidRDefault="0002018B" w:rsidP="0002018B">
      <w:pPr>
        <w:ind w:left="720" w:hanging="720"/>
        <w:rPr>
          <w:lang w:eastAsia="x-none"/>
        </w:rPr>
      </w:pPr>
      <w:r w:rsidRPr="0002018B">
        <w:rPr>
          <w:lang w:eastAsia="x-none"/>
        </w:rPr>
        <w:t xml:space="preserve">Revision of </w:t>
      </w:r>
      <w:hyperlink r:id="rId2307" w:history="1">
        <w:r w:rsidR="00D93AE1">
          <w:rPr>
            <w:rStyle w:val="Hyperlink"/>
            <w:lang w:eastAsia="x-none"/>
          </w:rPr>
          <w:t>R1-1808419</w:t>
        </w:r>
      </w:hyperlink>
    </w:p>
    <w:p w14:paraId="1BBB5AB9" w14:textId="3F2D1C51" w:rsidR="0002018B" w:rsidRPr="0002018B" w:rsidRDefault="001B7BF2" w:rsidP="0002018B">
      <w:pPr>
        <w:ind w:left="720" w:hanging="720"/>
        <w:rPr>
          <w:lang w:eastAsia="x-none"/>
        </w:rPr>
      </w:pPr>
      <w:hyperlink r:id="rId2308" w:history="1">
        <w:r w:rsidR="00D93AE1">
          <w:rPr>
            <w:rStyle w:val="Hyperlink"/>
            <w:lang w:eastAsia="x-none"/>
          </w:rPr>
          <w:t>R1-1808420</w:t>
        </w:r>
      </w:hyperlink>
      <w:r w:rsidR="0002018B" w:rsidRPr="0002018B">
        <w:rPr>
          <w:lang w:eastAsia="x-none"/>
        </w:rPr>
        <w:tab/>
        <w:t>Self-evaluation on Spectrum Efficiency and Area Traffic Capacity in Indoor Hotspot-eMBB</w:t>
      </w:r>
      <w:r w:rsidR="0002018B" w:rsidRPr="0002018B">
        <w:rPr>
          <w:lang w:eastAsia="x-none"/>
        </w:rPr>
        <w:tab/>
        <w:t>CATT</w:t>
      </w:r>
    </w:p>
    <w:p w14:paraId="7D942F77" w14:textId="7CB2FCE1" w:rsidR="0002018B" w:rsidRPr="0002018B" w:rsidRDefault="001B7BF2" w:rsidP="0002018B">
      <w:pPr>
        <w:ind w:left="720" w:hanging="720"/>
        <w:rPr>
          <w:lang w:eastAsia="x-none"/>
        </w:rPr>
      </w:pPr>
      <w:hyperlink r:id="rId2309" w:history="1">
        <w:r w:rsidR="00D93AE1">
          <w:rPr>
            <w:rStyle w:val="Hyperlink"/>
            <w:lang w:eastAsia="x-none"/>
          </w:rPr>
          <w:t>R1-1808421</w:t>
        </w:r>
      </w:hyperlink>
      <w:r w:rsidR="0002018B" w:rsidRPr="0002018B">
        <w:rPr>
          <w:lang w:eastAsia="x-none"/>
        </w:rPr>
        <w:tab/>
        <w:t>Self-evaluation on Spectrum Efficiency and User Experienced Data Rate in Dense Urban-eMBB</w:t>
      </w:r>
      <w:r w:rsidR="0002018B" w:rsidRPr="0002018B">
        <w:rPr>
          <w:lang w:eastAsia="x-none"/>
        </w:rPr>
        <w:tab/>
        <w:t>CATT</w:t>
      </w:r>
    </w:p>
    <w:p w14:paraId="38EDD447" w14:textId="10EAC716" w:rsidR="0002018B" w:rsidRPr="0002018B" w:rsidRDefault="001B7BF2" w:rsidP="0002018B">
      <w:pPr>
        <w:ind w:left="720" w:hanging="720"/>
        <w:rPr>
          <w:lang w:eastAsia="x-none"/>
        </w:rPr>
      </w:pPr>
      <w:hyperlink r:id="rId2310" w:history="1">
        <w:r w:rsidR="00D93AE1">
          <w:rPr>
            <w:rStyle w:val="Hyperlink"/>
            <w:lang w:eastAsia="x-none"/>
          </w:rPr>
          <w:t>R1-1808422</w:t>
        </w:r>
      </w:hyperlink>
      <w:r w:rsidR="0002018B" w:rsidRPr="0002018B">
        <w:rPr>
          <w:lang w:eastAsia="x-none"/>
        </w:rPr>
        <w:tab/>
        <w:t>Self-evaluation on NR Spectrum Efficiency in  Rural-eMBB</w:t>
      </w:r>
      <w:r w:rsidR="0002018B" w:rsidRPr="0002018B">
        <w:rPr>
          <w:lang w:eastAsia="x-none"/>
        </w:rPr>
        <w:tab/>
        <w:t>CATT</w:t>
      </w:r>
    </w:p>
    <w:p w14:paraId="16F57EF0" w14:textId="05B823B1" w:rsidR="0002018B" w:rsidRPr="0002018B" w:rsidRDefault="001B7BF2" w:rsidP="0002018B">
      <w:pPr>
        <w:ind w:left="720" w:hanging="720"/>
        <w:rPr>
          <w:lang w:eastAsia="x-none"/>
        </w:rPr>
      </w:pPr>
      <w:hyperlink r:id="rId2311" w:history="1">
        <w:r w:rsidR="00D93AE1">
          <w:rPr>
            <w:rStyle w:val="Hyperlink"/>
            <w:lang w:eastAsia="x-none"/>
          </w:rPr>
          <w:t>R1-1808423</w:t>
        </w:r>
      </w:hyperlink>
      <w:r w:rsidR="0002018B" w:rsidRPr="0002018B">
        <w:rPr>
          <w:lang w:eastAsia="x-none"/>
        </w:rPr>
        <w:tab/>
        <w:t>Self-evaluation on LTE Spectrum Efficiency in  Rural-eMBB</w:t>
      </w:r>
      <w:r w:rsidR="0002018B" w:rsidRPr="0002018B">
        <w:rPr>
          <w:lang w:eastAsia="x-none"/>
        </w:rPr>
        <w:tab/>
        <w:t>CATT</w:t>
      </w:r>
    </w:p>
    <w:p w14:paraId="63137A2D" w14:textId="598C6605" w:rsidR="0002018B" w:rsidRPr="0002018B" w:rsidRDefault="001B7BF2" w:rsidP="0002018B">
      <w:pPr>
        <w:ind w:left="720" w:hanging="720"/>
        <w:rPr>
          <w:lang w:eastAsia="x-none"/>
        </w:rPr>
      </w:pPr>
      <w:hyperlink r:id="rId2312" w:history="1">
        <w:r w:rsidR="00D93AE1">
          <w:rPr>
            <w:rStyle w:val="Hyperlink"/>
            <w:lang w:eastAsia="x-none"/>
          </w:rPr>
          <w:t>R1-1808424</w:t>
        </w:r>
      </w:hyperlink>
      <w:r w:rsidR="0002018B" w:rsidRPr="0002018B">
        <w:rPr>
          <w:lang w:eastAsia="x-none"/>
        </w:rPr>
        <w:tab/>
        <w:t>Self-evaluation on CP latency</w:t>
      </w:r>
      <w:r w:rsidR="0002018B" w:rsidRPr="0002018B">
        <w:rPr>
          <w:lang w:eastAsia="x-none"/>
        </w:rPr>
        <w:tab/>
        <w:t>CATT</w:t>
      </w:r>
    </w:p>
    <w:p w14:paraId="7D430B00" w14:textId="7FE96EBE" w:rsidR="0002018B" w:rsidRPr="0002018B" w:rsidRDefault="001B7BF2" w:rsidP="0002018B">
      <w:pPr>
        <w:ind w:left="720" w:hanging="720"/>
        <w:rPr>
          <w:lang w:eastAsia="x-none"/>
        </w:rPr>
      </w:pPr>
      <w:hyperlink r:id="rId2313" w:history="1">
        <w:r w:rsidR="00D93AE1">
          <w:rPr>
            <w:rStyle w:val="Hyperlink"/>
            <w:lang w:eastAsia="x-none"/>
          </w:rPr>
          <w:t>R1-1809717</w:t>
        </w:r>
      </w:hyperlink>
      <w:r w:rsidR="0002018B" w:rsidRPr="0002018B">
        <w:rPr>
          <w:lang w:eastAsia="x-none"/>
        </w:rPr>
        <w:tab/>
        <w:t>Self-evaluation on UP latency for NR</w:t>
      </w:r>
      <w:r w:rsidR="0002018B" w:rsidRPr="0002018B">
        <w:rPr>
          <w:lang w:eastAsia="x-none"/>
        </w:rPr>
        <w:tab/>
        <w:t>CATT</w:t>
      </w:r>
    </w:p>
    <w:p w14:paraId="100A0C78" w14:textId="07DC0C27" w:rsidR="0002018B" w:rsidRPr="0002018B" w:rsidRDefault="0002018B" w:rsidP="0002018B">
      <w:pPr>
        <w:ind w:left="720" w:hanging="720"/>
        <w:rPr>
          <w:lang w:eastAsia="x-none"/>
        </w:rPr>
      </w:pPr>
      <w:r w:rsidRPr="0002018B">
        <w:rPr>
          <w:lang w:eastAsia="x-none"/>
        </w:rPr>
        <w:t xml:space="preserve">Revision of </w:t>
      </w:r>
      <w:hyperlink r:id="rId2314" w:history="1">
        <w:r w:rsidR="00D93AE1">
          <w:rPr>
            <w:rStyle w:val="Hyperlink"/>
            <w:lang w:eastAsia="x-none"/>
          </w:rPr>
          <w:t>R1-1808425</w:t>
        </w:r>
      </w:hyperlink>
    </w:p>
    <w:p w14:paraId="6C8D08AB" w14:textId="772789BC" w:rsidR="0002018B" w:rsidRPr="0002018B" w:rsidRDefault="001B7BF2" w:rsidP="0002018B">
      <w:pPr>
        <w:ind w:left="720" w:hanging="720"/>
        <w:rPr>
          <w:lang w:eastAsia="x-none"/>
        </w:rPr>
      </w:pPr>
      <w:hyperlink r:id="rId2315" w:history="1">
        <w:r w:rsidR="00D93AE1">
          <w:rPr>
            <w:rStyle w:val="Hyperlink"/>
            <w:lang w:eastAsia="x-none"/>
          </w:rPr>
          <w:t>R1-1809718</w:t>
        </w:r>
      </w:hyperlink>
      <w:r w:rsidR="0002018B" w:rsidRPr="0002018B">
        <w:rPr>
          <w:lang w:eastAsia="x-none"/>
        </w:rPr>
        <w:tab/>
        <w:t>Self-evaluation on UP latency for LTE</w:t>
      </w:r>
      <w:r w:rsidR="0002018B" w:rsidRPr="0002018B">
        <w:rPr>
          <w:lang w:eastAsia="x-none"/>
        </w:rPr>
        <w:tab/>
        <w:t>CATT</w:t>
      </w:r>
    </w:p>
    <w:p w14:paraId="79928759" w14:textId="3C0EE847" w:rsidR="0002018B" w:rsidRPr="0002018B" w:rsidRDefault="0002018B" w:rsidP="0002018B">
      <w:pPr>
        <w:ind w:left="720" w:hanging="720"/>
        <w:rPr>
          <w:lang w:eastAsia="x-none"/>
        </w:rPr>
      </w:pPr>
      <w:r w:rsidRPr="0002018B">
        <w:rPr>
          <w:lang w:eastAsia="x-none"/>
        </w:rPr>
        <w:t xml:space="preserve">Revision of </w:t>
      </w:r>
      <w:hyperlink r:id="rId2316" w:history="1">
        <w:r w:rsidR="00D93AE1">
          <w:rPr>
            <w:rStyle w:val="Hyperlink"/>
            <w:lang w:eastAsia="x-none"/>
          </w:rPr>
          <w:t>R1-1808426</w:t>
        </w:r>
      </w:hyperlink>
    </w:p>
    <w:p w14:paraId="055F4BA9" w14:textId="6CF5F3AA" w:rsidR="0002018B" w:rsidRPr="0002018B" w:rsidRDefault="001B7BF2" w:rsidP="0002018B">
      <w:pPr>
        <w:ind w:left="720" w:hanging="720"/>
        <w:rPr>
          <w:lang w:eastAsia="x-none"/>
        </w:rPr>
      </w:pPr>
      <w:hyperlink r:id="rId2317" w:history="1">
        <w:r w:rsidR="00D93AE1">
          <w:rPr>
            <w:rStyle w:val="Hyperlink"/>
            <w:lang w:eastAsia="x-none"/>
          </w:rPr>
          <w:t>R1-1808427</w:t>
        </w:r>
      </w:hyperlink>
      <w:r w:rsidR="0002018B" w:rsidRPr="0002018B">
        <w:rPr>
          <w:lang w:eastAsia="x-none"/>
        </w:rPr>
        <w:tab/>
        <w:t>Self-evaluation on Energy Efficiency</w:t>
      </w:r>
      <w:r w:rsidR="0002018B" w:rsidRPr="0002018B">
        <w:rPr>
          <w:lang w:eastAsia="x-none"/>
        </w:rPr>
        <w:tab/>
        <w:t>CATT</w:t>
      </w:r>
    </w:p>
    <w:p w14:paraId="33E63C48" w14:textId="302C78EF" w:rsidR="0002018B" w:rsidRPr="0002018B" w:rsidRDefault="001B7BF2" w:rsidP="0002018B">
      <w:pPr>
        <w:ind w:left="720" w:hanging="720"/>
        <w:rPr>
          <w:lang w:eastAsia="x-none"/>
        </w:rPr>
      </w:pPr>
      <w:hyperlink r:id="rId2318" w:history="1">
        <w:r w:rsidR="00D93AE1">
          <w:rPr>
            <w:rStyle w:val="Hyperlink"/>
            <w:lang w:eastAsia="x-none"/>
          </w:rPr>
          <w:t>R1-1809715</w:t>
        </w:r>
      </w:hyperlink>
      <w:r w:rsidR="0002018B" w:rsidRPr="0002018B">
        <w:rPr>
          <w:lang w:eastAsia="x-none"/>
        </w:rPr>
        <w:tab/>
        <w:t>Self-evaluation on Mobility</w:t>
      </w:r>
      <w:r w:rsidR="0002018B" w:rsidRPr="0002018B">
        <w:rPr>
          <w:lang w:eastAsia="x-none"/>
        </w:rPr>
        <w:tab/>
        <w:t>CATT</w:t>
      </w:r>
    </w:p>
    <w:p w14:paraId="22A35E3D" w14:textId="07E99C3B" w:rsidR="0002018B" w:rsidRPr="0002018B" w:rsidRDefault="0002018B" w:rsidP="0002018B">
      <w:pPr>
        <w:ind w:left="720" w:hanging="720"/>
        <w:rPr>
          <w:lang w:eastAsia="x-none"/>
        </w:rPr>
      </w:pPr>
      <w:r w:rsidRPr="0002018B">
        <w:rPr>
          <w:lang w:eastAsia="x-none"/>
        </w:rPr>
        <w:t xml:space="preserve">Revision of </w:t>
      </w:r>
      <w:hyperlink r:id="rId2319" w:history="1">
        <w:r w:rsidR="00D93AE1">
          <w:rPr>
            <w:rStyle w:val="Hyperlink"/>
            <w:lang w:eastAsia="x-none"/>
          </w:rPr>
          <w:t>R1-1808428</w:t>
        </w:r>
      </w:hyperlink>
    </w:p>
    <w:p w14:paraId="706319F5" w14:textId="67AF2DED" w:rsidR="0002018B" w:rsidRPr="0002018B" w:rsidRDefault="001B7BF2" w:rsidP="0002018B">
      <w:pPr>
        <w:ind w:left="720" w:hanging="720"/>
        <w:rPr>
          <w:lang w:eastAsia="x-none"/>
        </w:rPr>
      </w:pPr>
      <w:hyperlink r:id="rId2320" w:history="1">
        <w:r w:rsidR="00D93AE1">
          <w:rPr>
            <w:rStyle w:val="Hyperlink"/>
            <w:lang w:eastAsia="x-none"/>
          </w:rPr>
          <w:t>R1-1809716</w:t>
        </w:r>
      </w:hyperlink>
      <w:r w:rsidR="0002018B" w:rsidRPr="0002018B">
        <w:rPr>
          <w:lang w:eastAsia="x-none"/>
        </w:rPr>
        <w:tab/>
        <w:t>Self-evaluation on Reliability</w:t>
      </w:r>
      <w:r w:rsidR="0002018B" w:rsidRPr="0002018B">
        <w:rPr>
          <w:lang w:eastAsia="x-none"/>
        </w:rPr>
        <w:tab/>
        <w:t>CATT</w:t>
      </w:r>
    </w:p>
    <w:p w14:paraId="24E7B701" w14:textId="6A5443D4" w:rsidR="0002018B" w:rsidRPr="0002018B" w:rsidRDefault="0002018B" w:rsidP="0002018B">
      <w:pPr>
        <w:ind w:left="720" w:hanging="720"/>
        <w:rPr>
          <w:lang w:eastAsia="x-none"/>
        </w:rPr>
      </w:pPr>
      <w:r w:rsidRPr="0002018B">
        <w:rPr>
          <w:lang w:eastAsia="x-none"/>
        </w:rPr>
        <w:t xml:space="preserve">Revision of </w:t>
      </w:r>
      <w:hyperlink r:id="rId2321" w:history="1">
        <w:r w:rsidR="00D93AE1">
          <w:rPr>
            <w:rStyle w:val="Hyperlink"/>
            <w:lang w:eastAsia="x-none"/>
          </w:rPr>
          <w:t>R1-1808429</w:t>
        </w:r>
      </w:hyperlink>
    </w:p>
    <w:p w14:paraId="68646386" w14:textId="1E8E856A" w:rsidR="0002018B" w:rsidRPr="0002018B" w:rsidRDefault="001B7BF2" w:rsidP="0002018B">
      <w:pPr>
        <w:ind w:left="1440" w:hanging="1440"/>
        <w:rPr>
          <w:lang w:eastAsia="x-none"/>
        </w:rPr>
      </w:pPr>
      <w:hyperlink r:id="rId2322" w:history="1">
        <w:r w:rsidR="00D93AE1">
          <w:rPr>
            <w:rStyle w:val="Hyperlink"/>
            <w:lang w:eastAsia="x-none"/>
          </w:rPr>
          <w:t>R1-1808448</w:t>
        </w:r>
      </w:hyperlink>
      <w:r w:rsidR="0002018B" w:rsidRPr="0002018B">
        <w:rPr>
          <w:lang w:eastAsia="x-none"/>
        </w:rPr>
        <w:tab/>
        <w:t>IMT-2020 self-evaluation: UP latency analysis for FDD and dynamic TDD with UE processing capability 1 (eMBB)</w:t>
      </w:r>
      <w:r w:rsidR="0002018B" w:rsidRPr="0002018B">
        <w:rPr>
          <w:lang w:eastAsia="x-none"/>
        </w:rPr>
        <w:tab/>
        <w:t>Nokia, Nokia Shanghai Bell</w:t>
      </w:r>
    </w:p>
    <w:p w14:paraId="6E4AF46D" w14:textId="53D0F2D9" w:rsidR="0002018B" w:rsidRPr="0002018B" w:rsidRDefault="001B7BF2" w:rsidP="0002018B">
      <w:pPr>
        <w:ind w:left="1440" w:hanging="1440"/>
        <w:rPr>
          <w:lang w:eastAsia="x-none"/>
        </w:rPr>
      </w:pPr>
      <w:hyperlink r:id="rId2323" w:history="1">
        <w:r w:rsidR="00D93AE1">
          <w:rPr>
            <w:rStyle w:val="Hyperlink"/>
            <w:lang w:eastAsia="x-none"/>
          </w:rPr>
          <w:t>R1-1808449</w:t>
        </w:r>
      </w:hyperlink>
      <w:r w:rsidR="0002018B" w:rsidRPr="0002018B">
        <w:rPr>
          <w:lang w:eastAsia="x-none"/>
        </w:rPr>
        <w:tab/>
        <w:t>IMT-2020 self-evaluation: UP latency analysis for FDD and dynamic TDD with UE processing capability 2 (URLLC)</w:t>
      </w:r>
      <w:r w:rsidR="0002018B" w:rsidRPr="0002018B">
        <w:rPr>
          <w:lang w:eastAsia="x-none"/>
        </w:rPr>
        <w:tab/>
        <w:t>Nokia, Nokia Shanghai Bell</w:t>
      </w:r>
    </w:p>
    <w:p w14:paraId="4C8FF741" w14:textId="3853957D" w:rsidR="0002018B" w:rsidRPr="0002018B" w:rsidRDefault="001B7BF2" w:rsidP="0002018B">
      <w:pPr>
        <w:ind w:left="1440" w:hanging="1440"/>
        <w:rPr>
          <w:lang w:eastAsia="x-none"/>
        </w:rPr>
      </w:pPr>
      <w:hyperlink r:id="rId2324" w:history="1">
        <w:r w:rsidR="00D93AE1">
          <w:rPr>
            <w:rStyle w:val="Hyperlink"/>
            <w:lang w:eastAsia="x-none"/>
          </w:rPr>
          <w:t>R1-1808450</w:t>
        </w:r>
      </w:hyperlink>
      <w:r w:rsidR="0002018B" w:rsidRPr="0002018B">
        <w:rPr>
          <w:lang w:eastAsia="x-none"/>
        </w:rPr>
        <w:tab/>
        <w:t>IMT-2020 self-evaluation: UP latency analysis for static TDD with UE processing capability 1 (eMBB)</w:t>
      </w:r>
      <w:r w:rsidR="0002018B" w:rsidRPr="0002018B">
        <w:rPr>
          <w:lang w:eastAsia="x-none"/>
        </w:rPr>
        <w:tab/>
        <w:t>Nokia, Nokia Shanghai Bell</w:t>
      </w:r>
    </w:p>
    <w:p w14:paraId="4A0D439E" w14:textId="543A6EDF" w:rsidR="0002018B" w:rsidRPr="0002018B" w:rsidRDefault="001B7BF2" w:rsidP="0002018B">
      <w:pPr>
        <w:ind w:left="1440" w:hanging="1440"/>
        <w:rPr>
          <w:lang w:eastAsia="x-none"/>
        </w:rPr>
      </w:pPr>
      <w:hyperlink r:id="rId2325" w:history="1">
        <w:r w:rsidR="00D93AE1">
          <w:rPr>
            <w:rStyle w:val="Hyperlink"/>
            <w:lang w:eastAsia="x-none"/>
          </w:rPr>
          <w:t>R1-1808451</w:t>
        </w:r>
      </w:hyperlink>
      <w:r w:rsidR="0002018B" w:rsidRPr="0002018B">
        <w:rPr>
          <w:lang w:eastAsia="x-none"/>
        </w:rPr>
        <w:tab/>
        <w:t>IMT-2020 self-evaluation: UP latency analysis for static TDD with UE processing capability 2 (URLLC)</w:t>
      </w:r>
      <w:r w:rsidR="0002018B" w:rsidRPr="0002018B">
        <w:rPr>
          <w:lang w:eastAsia="x-none"/>
        </w:rPr>
        <w:tab/>
        <w:t>Nokia, Nokia Shanghai Bell</w:t>
      </w:r>
    </w:p>
    <w:p w14:paraId="79E7D76A" w14:textId="59FCE215" w:rsidR="0002018B" w:rsidRPr="0002018B" w:rsidRDefault="001B7BF2" w:rsidP="0002018B">
      <w:pPr>
        <w:ind w:left="720" w:hanging="720"/>
        <w:rPr>
          <w:lang w:eastAsia="x-none"/>
        </w:rPr>
      </w:pPr>
      <w:hyperlink r:id="rId2326" w:history="1">
        <w:r w:rsidR="00D93AE1">
          <w:rPr>
            <w:rStyle w:val="Hyperlink"/>
            <w:lang w:eastAsia="x-none"/>
          </w:rPr>
          <w:t>R1-1808452</w:t>
        </w:r>
      </w:hyperlink>
      <w:r w:rsidR="0002018B" w:rsidRPr="0002018B">
        <w:rPr>
          <w:lang w:eastAsia="x-none"/>
        </w:rPr>
        <w:tab/>
        <w:t>IMT-2020 Self Evaluation: CP latency</w:t>
      </w:r>
      <w:r w:rsidR="0002018B" w:rsidRPr="0002018B">
        <w:rPr>
          <w:lang w:eastAsia="x-none"/>
        </w:rPr>
        <w:tab/>
        <w:t>Nokia, Nokia Shanghai Bell</w:t>
      </w:r>
    </w:p>
    <w:p w14:paraId="4E40079A" w14:textId="61139637" w:rsidR="0002018B" w:rsidRPr="0002018B" w:rsidRDefault="001B7BF2" w:rsidP="0002018B">
      <w:pPr>
        <w:ind w:left="720" w:hanging="720"/>
        <w:rPr>
          <w:lang w:eastAsia="x-none"/>
        </w:rPr>
      </w:pPr>
      <w:hyperlink r:id="rId2327" w:history="1">
        <w:r w:rsidR="00D93AE1">
          <w:rPr>
            <w:rStyle w:val="Hyperlink"/>
            <w:lang w:eastAsia="x-none"/>
          </w:rPr>
          <w:t>R1-1808453</w:t>
        </w:r>
      </w:hyperlink>
      <w:r w:rsidR="0002018B" w:rsidRPr="0002018B">
        <w:rPr>
          <w:lang w:eastAsia="x-none"/>
        </w:rPr>
        <w:tab/>
        <w:t>IMT-2020 self evaluation: Network energy efficiency</w:t>
      </w:r>
      <w:r w:rsidR="0002018B" w:rsidRPr="0002018B">
        <w:rPr>
          <w:lang w:eastAsia="x-none"/>
        </w:rPr>
        <w:tab/>
        <w:t>Nokia, Nokia Shanghai Bell</w:t>
      </w:r>
    </w:p>
    <w:p w14:paraId="09706FCC" w14:textId="1FB67C7B" w:rsidR="0002018B" w:rsidRPr="0002018B" w:rsidRDefault="001B7BF2" w:rsidP="0002018B">
      <w:pPr>
        <w:ind w:left="720" w:hanging="720"/>
        <w:rPr>
          <w:lang w:eastAsia="x-none"/>
        </w:rPr>
      </w:pPr>
      <w:hyperlink r:id="rId2328" w:history="1">
        <w:r w:rsidR="00D93AE1">
          <w:rPr>
            <w:rStyle w:val="Hyperlink"/>
            <w:lang w:eastAsia="x-none"/>
          </w:rPr>
          <w:t>R1-1808536</w:t>
        </w:r>
      </w:hyperlink>
      <w:r w:rsidR="0002018B" w:rsidRPr="0002018B">
        <w:rPr>
          <w:lang w:eastAsia="x-none"/>
        </w:rPr>
        <w:tab/>
        <w:t>Evaluation results of Dense Urban-eMBB for IMT-2020 self-evaluation</w:t>
      </w:r>
      <w:r w:rsidR="0002018B" w:rsidRPr="0002018B">
        <w:rPr>
          <w:lang w:eastAsia="x-none"/>
        </w:rPr>
        <w:tab/>
        <w:t>LG Electronics</w:t>
      </w:r>
    </w:p>
    <w:p w14:paraId="397D9836" w14:textId="35A0B553" w:rsidR="0002018B" w:rsidRPr="0002018B" w:rsidRDefault="001B7BF2" w:rsidP="0002018B">
      <w:pPr>
        <w:ind w:left="720" w:hanging="720"/>
        <w:rPr>
          <w:lang w:eastAsia="x-none"/>
        </w:rPr>
      </w:pPr>
      <w:hyperlink r:id="rId2329" w:history="1">
        <w:r w:rsidR="00D93AE1">
          <w:rPr>
            <w:rStyle w:val="Hyperlink"/>
            <w:lang w:eastAsia="x-none"/>
          </w:rPr>
          <w:t>R1-1808537</w:t>
        </w:r>
      </w:hyperlink>
      <w:r w:rsidR="0002018B" w:rsidRPr="0002018B">
        <w:rPr>
          <w:lang w:eastAsia="x-none"/>
        </w:rPr>
        <w:tab/>
        <w:t>Evaluation results of Rural-eMBB for IMT-2020 self-evaluation</w:t>
      </w:r>
      <w:r w:rsidR="0002018B" w:rsidRPr="0002018B">
        <w:rPr>
          <w:lang w:eastAsia="x-none"/>
        </w:rPr>
        <w:tab/>
        <w:t>LG Electronics</w:t>
      </w:r>
    </w:p>
    <w:p w14:paraId="224524D0" w14:textId="5726B998" w:rsidR="0002018B" w:rsidRPr="0002018B" w:rsidRDefault="001B7BF2" w:rsidP="0002018B">
      <w:pPr>
        <w:ind w:left="720" w:hanging="720"/>
        <w:rPr>
          <w:lang w:eastAsia="x-none"/>
        </w:rPr>
      </w:pPr>
      <w:hyperlink r:id="rId2330" w:history="1">
        <w:r w:rsidR="00D93AE1">
          <w:rPr>
            <w:rStyle w:val="Hyperlink"/>
            <w:lang w:eastAsia="x-none"/>
          </w:rPr>
          <w:t>R1-1808538</w:t>
        </w:r>
      </w:hyperlink>
      <w:r w:rsidR="0002018B" w:rsidRPr="0002018B">
        <w:rPr>
          <w:lang w:eastAsia="x-none"/>
        </w:rPr>
        <w:tab/>
        <w:t>Evaluation results of Indoor Hotspot-eMBB for IMT-2020 self-evaluation</w:t>
      </w:r>
      <w:r w:rsidR="0002018B" w:rsidRPr="0002018B">
        <w:rPr>
          <w:lang w:eastAsia="x-none"/>
        </w:rPr>
        <w:tab/>
        <w:t>LG Electronics</w:t>
      </w:r>
    </w:p>
    <w:p w14:paraId="51A20731" w14:textId="598636D6" w:rsidR="0002018B" w:rsidRPr="0002018B" w:rsidRDefault="001B7BF2" w:rsidP="0002018B">
      <w:pPr>
        <w:ind w:left="720" w:hanging="720"/>
        <w:rPr>
          <w:lang w:eastAsia="x-none"/>
        </w:rPr>
      </w:pPr>
      <w:hyperlink r:id="rId2331" w:history="1">
        <w:r w:rsidR="00D93AE1">
          <w:rPr>
            <w:rStyle w:val="Hyperlink"/>
            <w:lang w:eastAsia="x-none"/>
          </w:rPr>
          <w:t>R1-1808539</w:t>
        </w:r>
      </w:hyperlink>
      <w:r w:rsidR="0002018B" w:rsidRPr="0002018B">
        <w:rPr>
          <w:lang w:eastAsia="x-none"/>
        </w:rPr>
        <w:tab/>
        <w:t>Initial evaluation results of IMT-2020 self-evaluation for high mobility</w:t>
      </w:r>
      <w:r w:rsidR="0002018B" w:rsidRPr="0002018B">
        <w:rPr>
          <w:lang w:eastAsia="x-none"/>
        </w:rPr>
        <w:tab/>
        <w:t>LG Electronics</w:t>
      </w:r>
    </w:p>
    <w:p w14:paraId="4FFAD584" w14:textId="4BD5E4A2" w:rsidR="0002018B" w:rsidRPr="0002018B" w:rsidRDefault="001B7BF2" w:rsidP="0002018B">
      <w:pPr>
        <w:ind w:left="1440" w:hanging="1440"/>
        <w:rPr>
          <w:lang w:eastAsia="x-none"/>
        </w:rPr>
      </w:pPr>
      <w:hyperlink r:id="rId2332" w:history="1">
        <w:r w:rsidR="00D93AE1">
          <w:rPr>
            <w:rStyle w:val="Hyperlink"/>
            <w:lang w:eastAsia="x-none"/>
          </w:rPr>
          <w:t>R1-1808546</w:t>
        </w:r>
      </w:hyperlink>
      <w:r w:rsidR="0002018B" w:rsidRPr="0002018B">
        <w:rPr>
          <w:lang w:eastAsia="x-none"/>
        </w:rPr>
        <w:tab/>
        <w:t>Initial self evaluation results for Dense Urban-eMBB UL spectrum efficiency</w:t>
      </w:r>
      <w:r w:rsidR="0002018B" w:rsidRPr="0002018B">
        <w:rPr>
          <w:lang w:eastAsia="x-none"/>
        </w:rPr>
        <w:tab/>
        <w:t>Lenovo, Motorola Mobility</w:t>
      </w:r>
    </w:p>
    <w:p w14:paraId="64DE0650" w14:textId="7EAE67CE" w:rsidR="0002018B" w:rsidRPr="0002018B" w:rsidRDefault="001B7BF2" w:rsidP="0002018B">
      <w:pPr>
        <w:ind w:left="720" w:hanging="720"/>
        <w:rPr>
          <w:lang w:eastAsia="x-none"/>
        </w:rPr>
      </w:pPr>
      <w:hyperlink r:id="rId2333" w:history="1">
        <w:r w:rsidR="00D93AE1">
          <w:rPr>
            <w:rStyle w:val="Hyperlink"/>
            <w:lang w:eastAsia="x-none"/>
          </w:rPr>
          <w:t>R1-1808709</w:t>
        </w:r>
      </w:hyperlink>
      <w:r w:rsidR="0002018B" w:rsidRPr="0002018B">
        <w:rPr>
          <w:lang w:eastAsia="x-none"/>
        </w:rPr>
        <w:tab/>
        <w:t>Peak Data Rate and Peak Spectral Efficiency Evaluations for NR</w:t>
      </w:r>
      <w:r w:rsidR="0002018B" w:rsidRPr="0002018B">
        <w:rPr>
          <w:lang w:eastAsia="x-none"/>
        </w:rPr>
        <w:tab/>
        <w:t>Intel Corporation</w:t>
      </w:r>
    </w:p>
    <w:p w14:paraId="34A51157" w14:textId="577B8C81" w:rsidR="0002018B" w:rsidRPr="0002018B" w:rsidRDefault="001B7BF2" w:rsidP="0002018B">
      <w:pPr>
        <w:ind w:left="720" w:hanging="720"/>
        <w:rPr>
          <w:lang w:eastAsia="x-none"/>
        </w:rPr>
      </w:pPr>
      <w:hyperlink r:id="rId2334" w:history="1">
        <w:r w:rsidR="00D93AE1">
          <w:rPr>
            <w:rStyle w:val="Hyperlink"/>
            <w:lang w:eastAsia="x-none"/>
          </w:rPr>
          <w:t>R1-1808710</w:t>
        </w:r>
      </w:hyperlink>
      <w:r w:rsidR="0002018B" w:rsidRPr="0002018B">
        <w:rPr>
          <w:lang w:eastAsia="x-none"/>
        </w:rPr>
        <w:tab/>
        <w:t>Spectral Efficiency Evaluation for NR eMBB</w:t>
      </w:r>
      <w:r w:rsidR="0002018B" w:rsidRPr="0002018B">
        <w:rPr>
          <w:lang w:eastAsia="x-none"/>
        </w:rPr>
        <w:tab/>
        <w:t>Intel Corporation</w:t>
      </w:r>
    </w:p>
    <w:p w14:paraId="3B970E1F" w14:textId="47CDEED1" w:rsidR="0002018B" w:rsidRPr="0002018B" w:rsidRDefault="001B7BF2" w:rsidP="0002018B">
      <w:pPr>
        <w:ind w:left="720" w:hanging="720"/>
        <w:rPr>
          <w:lang w:eastAsia="x-none"/>
        </w:rPr>
      </w:pPr>
      <w:hyperlink r:id="rId2335" w:history="1">
        <w:r w:rsidR="00D93AE1">
          <w:rPr>
            <w:rStyle w:val="Hyperlink"/>
            <w:lang w:eastAsia="x-none"/>
          </w:rPr>
          <w:t>R1-1808711</w:t>
        </w:r>
      </w:hyperlink>
      <w:r w:rsidR="0002018B" w:rsidRPr="0002018B">
        <w:rPr>
          <w:lang w:eastAsia="x-none"/>
        </w:rPr>
        <w:tab/>
        <w:t>Mobility Evaluation for NR eMBB</w:t>
      </w:r>
      <w:r w:rsidR="0002018B" w:rsidRPr="0002018B">
        <w:rPr>
          <w:lang w:eastAsia="x-none"/>
        </w:rPr>
        <w:tab/>
        <w:t>Intel Corporation</w:t>
      </w:r>
    </w:p>
    <w:p w14:paraId="2D059B19" w14:textId="3D25F7F1" w:rsidR="0002018B" w:rsidRPr="0002018B" w:rsidRDefault="001B7BF2" w:rsidP="0002018B">
      <w:pPr>
        <w:ind w:left="720" w:hanging="720"/>
        <w:rPr>
          <w:lang w:eastAsia="x-none"/>
        </w:rPr>
      </w:pPr>
      <w:hyperlink r:id="rId2336" w:history="1">
        <w:r w:rsidR="00D93AE1">
          <w:rPr>
            <w:rStyle w:val="Hyperlink"/>
            <w:lang w:eastAsia="x-none"/>
          </w:rPr>
          <w:t>R1-1808712</w:t>
        </w:r>
      </w:hyperlink>
      <w:r w:rsidR="0002018B" w:rsidRPr="0002018B">
        <w:rPr>
          <w:lang w:eastAsia="x-none"/>
        </w:rPr>
        <w:tab/>
        <w:t>Area Traffic Capacity Evaluation for NR Indoor Hotspot eMBB</w:t>
      </w:r>
      <w:r w:rsidR="0002018B" w:rsidRPr="0002018B">
        <w:rPr>
          <w:lang w:eastAsia="x-none"/>
        </w:rPr>
        <w:tab/>
        <w:t>Intel Corporation</w:t>
      </w:r>
    </w:p>
    <w:p w14:paraId="4B1BCDC5" w14:textId="78CFD0CD" w:rsidR="0002018B" w:rsidRPr="0002018B" w:rsidRDefault="001B7BF2" w:rsidP="0002018B">
      <w:pPr>
        <w:ind w:left="720" w:hanging="720"/>
        <w:rPr>
          <w:lang w:eastAsia="x-none"/>
        </w:rPr>
      </w:pPr>
      <w:hyperlink r:id="rId2337" w:history="1">
        <w:r w:rsidR="00D93AE1">
          <w:rPr>
            <w:rStyle w:val="Hyperlink"/>
            <w:lang w:eastAsia="x-none"/>
          </w:rPr>
          <w:t>R1-1808713</w:t>
        </w:r>
      </w:hyperlink>
      <w:r w:rsidR="0002018B" w:rsidRPr="0002018B">
        <w:rPr>
          <w:lang w:eastAsia="x-none"/>
        </w:rPr>
        <w:tab/>
        <w:t>User Experienced Data Rate Evaluation for NR Dense Urban eMBB</w:t>
      </w:r>
      <w:r w:rsidR="0002018B" w:rsidRPr="0002018B">
        <w:rPr>
          <w:lang w:eastAsia="x-none"/>
        </w:rPr>
        <w:tab/>
        <w:t>Intel Corporation</w:t>
      </w:r>
    </w:p>
    <w:p w14:paraId="04B1E78B" w14:textId="2F39C86A" w:rsidR="0002018B" w:rsidRPr="0002018B" w:rsidRDefault="001B7BF2" w:rsidP="0002018B">
      <w:pPr>
        <w:ind w:left="720" w:hanging="720"/>
        <w:rPr>
          <w:lang w:eastAsia="x-none"/>
        </w:rPr>
      </w:pPr>
      <w:hyperlink r:id="rId2338" w:history="1">
        <w:r w:rsidR="00D93AE1">
          <w:rPr>
            <w:rStyle w:val="Hyperlink"/>
            <w:lang w:eastAsia="x-none"/>
          </w:rPr>
          <w:t>R1-1808714</w:t>
        </w:r>
      </w:hyperlink>
      <w:r w:rsidR="0002018B" w:rsidRPr="0002018B">
        <w:rPr>
          <w:lang w:eastAsia="x-none"/>
        </w:rPr>
        <w:tab/>
        <w:t>Summary of Email Discussion on NR SLS Overhead Calculation for IMT-2020 Self-Evaluation</w:t>
      </w:r>
      <w:r w:rsidR="0002018B" w:rsidRPr="0002018B">
        <w:rPr>
          <w:lang w:eastAsia="x-none"/>
        </w:rPr>
        <w:tab/>
        <w:t>Intel Corporation</w:t>
      </w:r>
    </w:p>
    <w:p w14:paraId="380C8554" w14:textId="3BC67C4B" w:rsidR="0002018B" w:rsidRPr="0002018B" w:rsidRDefault="001B7BF2" w:rsidP="0002018B">
      <w:pPr>
        <w:ind w:left="720" w:hanging="720"/>
        <w:rPr>
          <w:lang w:eastAsia="x-none"/>
        </w:rPr>
      </w:pPr>
      <w:hyperlink r:id="rId2339" w:history="1">
        <w:r w:rsidR="00D93AE1">
          <w:rPr>
            <w:rStyle w:val="Hyperlink"/>
            <w:lang w:eastAsia="x-none"/>
          </w:rPr>
          <w:t>R1-1808715</w:t>
        </w:r>
      </w:hyperlink>
      <w:r w:rsidR="0002018B" w:rsidRPr="0002018B">
        <w:rPr>
          <w:lang w:eastAsia="x-none"/>
        </w:rPr>
        <w:tab/>
        <w:t>Link Budget for NR</w:t>
      </w:r>
      <w:r w:rsidR="0002018B" w:rsidRPr="0002018B">
        <w:rPr>
          <w:lang w:eastAsia="x-none"/>
        </w:rPr>
        <w:tab/>
        <w:t>Intel Corporation</w:t>
      </w:r>
    </w:p>
    <w:p w14:paraId="5363CC71" w14:textId="44A7CB5D" w:rsidR="0002018B" w:rsidRPr="0002018B" w:rsidRDefault="001B7BF2" w:rsidP="0002018B">
      <w:pPr>
        <w:ind w:left="720" w:hanging="720"/>
        <w:rPr>
          <w:lang w:eastAsia="x-none"/>
        </w:rPr>
      </w:pPr>
      <w:hyperlink r:id="rId2340" w:history="1">
        <w:r w:rsidR="00D93AE1">
          <w:rPr>
            <w:rStyle w:val="Hyperlink"/>
            <w:lang w:eastAsia="x-none"/>
          </w:rPr>
          <w:t>R1-1808716</w:t>
        </w:r>
      </w:hyperlink>
      <w:r w:rsidR="0002018B" w:rsidRPr="0002018B">
        <w:rPr>
          <w:lang w:eastAsia="x-none"/>
        </w:rPr>
        <w:tab/>
        <w:t>Connection Density Evaluation for mMTC</w:t>
      </w:r>
      <w:r w:rsidR="0002018B" w:rsidRPr="0002018B">
        <w:rPr>
          <w:lang w:eastAsia="x-none"/>
        </w:rPr>
        <w:tab/>
        <w:t>Intel Corporation</w:t>
      </w:r>
    </w:p>
    <w:p w14:paraId="36A6FE97" w14:textId="4D7A6F9D" w:rsidR="0002018B" w:rsidRPr="0002018B" w:rsidRDefault="001B7BF2" w:rsidP="0002018B">
      <w:pPr>
        <w:ind w:left="720" w:hanging="720"/>
        <w:rPr>
          <w:lang w:eastAsia="x-none"/>
        </w:rPr>
      </w:pPr>
      <w:hyperlink r:id="rId2341" w:history="1">
        <w:r w:rsidR="00D93AE1">
          <w:rPr>
            <w:rStyle w:val="Hyperlink"/>
            <w:lang w:eastAsia="x-none"/>
          </w:rPr>
          <w:t>R1-1809708</w:t>
        </w:r>
      </w:hyperlink>
      <w:r w:rsidR="0002018B" w:rsidRPr="0002018B">
        <w:rPr>
          <w:lang w:eastAsia="x-none"/>
        </w:rPr>
        <w:tab/>
        <w:t>Reliability Evaluation for URLLC</w:t>
      </w:r>
      <w:r w:rsidR="0002018B" w:rsidRPr="0002018B">
        <w:rPr>
          <w:lang w:eastAsia="x-none"/>
        </w:rPr>
        <w:tab/>
        <w:t>Intel Corporation</w:t>
      </w:r>
    </w:p>
    <w:p w14:paraId="3F81C424" w14:textId="78258581" w:rsidR="0002018B" w:rsidRPr="0002018B" w:rsidRDefault="0002018B" w:rsidP="0002018B">
      <w:pPr>
        <w:ind w:left="720" w:hanging="720"/>
        <w:rPr>
          <w:lang w:eastAsia="x-none"/>
        </w:rPr>
      </w:pPr>
      <w:r w:rsidRPr="0002018B">
        <w:rPr>
          <w:lang w:eastAsia="x-none"/>
        </w:rPr>
        <w:t xml:space="preserve">Revision of </w:t>
      </w:r>
      <w:hyperlink r:id="rId2342" w:history="1">
        <w:r w:rsidR="00D93AE1">
          <w:rPr>
            <w:rStyle w:val="Hyperlink"/>
            <w:lang w:eastAsia="x-none"/>
          </w:rPr>
          <w:t>R1-1808717</w:t>
        </w:r>
      </w:hyperlink>
    </w:p>
    <w:p w14:paraId="704E7862" w14:textId="2AF67AAC" w:rsidR="0002018B" w:rsidRPr="0002018B" w:rsidRDefault="001B7BF2" w:rsidP="0002018B">
      <w:pPr>
        <w:ind w:left="720" w:hanging="720"/>
        <w:rPr>
          <w:lang w:eastAsia="x-none"/>
        </w:rPr>
      </w:pPr>
      <w:hyperlink r:id="rId2343" w:history="1">
        <w:r w:rsidR="00D93AE1">
          <w:rPr>
            <w:rStyle w:val="Hyperlink"/>
            <w:lang w:eastAsia="x-none"/>
          </w:rPr>
          <w:t>R1-1808791</w:t>
        </w:r>
      </w:hyperlink>
      <w:r w:rsidR="0002018B" w:rsidRPr="0002018B">
        <w:rPr>
          <w:lang w:eastAsia="x-none"/>
        </w:rPr>
        <w:tab/>
        <w:t>Evaluation results of peak spectral efficiency and peak data rate for IMT-2020 submission</w:t>
      </w:r>
      <w:r w:rsidR="0002018B" w:rsidRPr="0002018B">
        <w:rPr>
          <w:lang w:eastAsia="x-none"/>
        </w:rPr>
        <w:tab/>
        <w:t>Samsung</w:t>
      </w:r>
    </w:p>
    <w:p w14:paraId="0D6D499B" w14:textId="624C99E9" w:rsidR="0002018B" w:rsidRPr="0002018B" w:rsidRDefault="001B7BF2" w:rsidP="0002018B">
      <w:pPr>
        <w:ind w:left="720" w:hanging="720"/>
        <w:rPr>
          <w:lang w:eastAsia="x-none"/>
        </w:rPr>
      </w:pPr>
      <w:hyperlink r:id="rId2344" w:history="1">
        <w:r w:rsidR="00D93AE1">
          <w:rPr>
            <w:rStyle w:val="Hyperlink"/>
            <w:lang w:eastAsia="x-none"/>
          </w:rPr>
          <w:t>R1-1808792</w:t>
        </w:r>
      </w:hyperlink>
      <w:r w:rsidR="0002018B" w:rsidRPr="0002018B">
        <w:rPr>
          <w:lang w:eastAsia="x-none"/>
        </w:rPr>
        <w:tab/>
        <w:t>Evaluation results of Indoor Hotspot-eMBB for IMT-2020 self-evaluation</w:t>
      </w:r>
      <w:r w:rsidR="0002018B" w:rsidRPr="0002018B">
        <w:rPr>
          <w:lang w:eastAsia="x-none"/>
        </w:rPr>
        <w:tab/>
        <w:t>Samsung</w:t>
      </w:r>
    </w:p>
    <w:p w14:paraId="34AD787B" w14:textId="4AC933F0" w:rsidR="0002018B" w:rsidRPr="0002018B" w:rsidRDefault="001B7BF2" w:rsidP="0002018B">
      <w:pPr>
        <w:ind w:left="720" w:hanging="720"/>
        <w:rPr>
          <w:lang w:eastAsia="x-none"/>
        </w:rPr>
      </w:pPr>
      <w:hyperlink r:id="rId2345" w:history="1">
        <w:r w:rsidR="00D93AE1">
          <w:rPr>
            <w:rStyle w:val="Hyperlink"/>
            <w:lang w:eastAsia="x-none"/>
          </w:rPr>
          <w:t>R1-1808793</w:t>
        </w:r>
      </w:hyperlink>
      <w:r w:rsidR="0002018B" w:rsidRPr="0002018B">
        <w:rPr>
          <w:lang w:eastAsia="x-none"/>
        </w:rPr>
        <w:tab/>
        <w:t>Evaluation results of Dense Urban-eMBB for IMT-2020 self-evaluation</w:t>
      </w:r>
      <w:r w:rsidR="0002018B" w:rsidRPr="0002018B">
        <w:rPr>
          <w:lang w:eastAsia="x-none"/>
        </w:rPr>
        <w:tab/>
        <w:t>Samsung</w:t>
      </w:r>
    </w:p>
    <w:p w14:paraId="7DF3D0DC" w14:textId="240A30B4" w:rsidR="0002018B" w:rsidRPr="0002018B" w:rsidRDefault="001B7BF2" w:rsidP="0002018B">
      <w:pPr>
        <w:ind w:left="720" w:hanging="720"/>
        <w:rPr>
          <w:lang w:eastAsia="x-none"/>
        </w:rPr>
      </w:pPr>
      <w:hyperlink r:id="rId2346" w:history="1">
        <w:r w:rsidR="00D93AE1">
          <w:rPr>
            <w:rStyle w:val="Hyperlink"/>
            <w:lang w:eastAsia="x-none"/>
          </w:rPr>
          <w:t>R1-1808794</w:t>
        </w:r>
      </w:hyperlink>
      <w:r w:rsidR="0002018B" w:rsidRPr="0002018B">
        <w:rPr>
          <w:lang w:eastAsia="x-none"/>
        </w:rPr>
        <w:tab/>
        <w:t>Evaluation results of Rural-eMBB for IMT-2020 self-evaluation</w:t>
      </w:r>
      <w:r w:rsidR="0002018B" w:rsidRPr="0002018B">
        <w:rPr>
          <w:lang w:eastAsia="x-none"/>
        </w:rPr>
        <w:tab/>
        <w:t>Samsung</w:t>
      </w:r>
    </w:p>
    <w:p w14:paraId="0DA08162" w14:textId="23A49DA0" w:rsidR="0002018B" w:rsidRPr="0002018B" w:rsidRDefault="001B7BF2" w:rsidP="0002018B">
      <w:pPr>
        <w:ind w:left="720" w:hanging="720"/>
        <w:rPr>
          <w:lang w:eastAsia="x-none"/>
        </w:rPr>
      </w:pPr>
      <w:hyperlink r:id="rId2347" w:history="1">
        <w:r w:rsidR="00D93AE1">
          <w:rPr>
            <w:rStyle w:val="Hyperlink"/>
            <w:lang w:eastAsia="x-none"/>
          </w:rPr>
          <w:t>R1-1808795</w:t>
        </w:r>
      </w:hyperlink>
      <w:r w:rsidR="0002018B" w:rsidRPr="0002018B">
        <w:rPr>
          <w:lang w:eastAsia="x-none"/>
        </w:rPr>
        <w:tab/>
        <w:t>Evaluation results of mobility for IMT-2020 submission</w:t>
      </w:r>
      <w:r w:rsidR="0002018B" w:rsidRPr="0002018B">
        <w:rPr>
          <w:lang w:eastAsia="x-none"/>
        </w:rPr>
        <w:tab/>
        <w:t>Samsung</w:t>
      </w:r>
    </w:p>
    <w:p w14:paraId="61905102" w14:textId="1DCC2BFA" w:rsidR="0002018B" w:rsidRPr="0002018B" w:rsidRDefault="001B7BF2" w:rsidP="0002018B">
      <w:pPr>
        <w:ind w:left="720" w:hanging="720"/>
        <w:rPr>
          <w:lang w:eastAsia="x-none"/>
        </w:rPr>
      </w:pPr>
      <w:hyperlink r:id="rId2348" w:history="1">
        <w:r w:rsidR="00D93AE1">
          <w:rPr>
            <w:rStyle w:val="Hyperlink"/>
            <w:lang w:eastAsia="x-none"/>
          </w:rPr>
          <w:t>R1-1808847</w:t>
        </w:r>
      </w:hyperlink>
      <w:r w:rsidR="0002018B" w:rsidRPr="0002018B">
        <w:rPr>
          <w:lang w:eastAsia="x-none"/>
        </w:rPr>
        <w:tab/>
        <w:t>Initial evaluation results for downlink eMBB spectrum efficiency</w:t>
      </w:r>
      <w:r w:rsidR="0002018B" w:rsidRPr="0002018B">
        <w:rPr>
          <w:lang w:eastAsia="x-none"/>
        </w:rPr>
        <w:tab/>
        <w:t>CMCC</w:t>
      </w:r>
    </w:p>
    <w:p w14:paraId="7880B3B5" w14:textId="69F45CE8" w:rsidR="0002018B" w:rsidRPr="0002018B" w:rsidRDefault="001B7BF2" w:rsidP="0002018B">
      <w:pPr>
        <w:ind w:left="720" w:hanging="720"/>
        <w:rPr>
          <w:lang w:eastAsia="x-none"/>
        </w:rPr>
      </w:pPr>
      <w:hyperlink r:id="rId2349" w:history="1">
        <w:r w:rsidR="00D93AE1">
          <w:rPr>
            <w:rStyle w:val="Hyperlink"/>
            <w:lang w:eastAsia="x-none"/>
          </w:rPr>
          <w:t>R1-1808848</w:t>
        </w:r>
      </w:hyperlink>
      <w:r w:rsidR="0002018B" w:rsidRPr="0002018B">
        <w:rPr>
          <w:lang w:eastAsia="x-none"/>
        </w:rPr>
        <w:tab/>
        <w:t>Initial system evaluation results for mobility in eMBB scenario</w:t>
      </w:r>
      <w:r w:rsidR="0002018B" w:rsidRPr="0002018B">
        <w:rPr>
          <w:lang w:eastAsia="x-none"/>
        </w:rPr>
        <w:tab/>
        <w:t>CMCC</w:t>
      </w:r>
    </w:p>
    <w:p w14:paraId="7C7B1BDD" w14:textId="4CF46D8F" w:rsidR="0002018B" w:rsidRPr="0002018B" w:rsidRDefault="001B7BF2" w:rsidP="0002018B">
      <w:pPr>
        <w:ind w:left="720" w:hanging="720"/>
        <w:rPr>
          <w:lang w:eastAsia="x-none"/>
        </w:rPr>
      </w:pPr>
      <w:hyperlink r:id="rId2350" w:history="1">
        <w:r w:rsidR="00D93AE1">
          <w:rPr>
            <w:rStyle w:val="Hyperlink"/>
            <w:lang w:eastAsia="x-none"/>
          </w:rPr>
          <w:t>R1-1808849</w:t>
        </w:r>
      </w:hyperlink>
      <w:r w:rsidR="0002018B" w:rsidRPr="0002018B">
        <w:rPr>
          <w:lang w:eastAsia="x-none"/>
        </w:rPr>
        <w:tab/>
        <w:t>Initial system evaluation results for reliability in URLLC scenario</w:t>
      </w:r>
      <w:r w:rsidR="0002018B" w:rsidRPr="0002018B">
        <w:rPr>
          <w:lang w:eastAsia="x-none"/>
        </w:rPr>
        <w:tab/>
        <w:t>CMCC</w:t>
      </w:r>
    </w:p>
    <w:p w14:paraId="19E8E9E5" w14:textId="55668080" w:rsidR="0002018B" w:rsidRPr="0002018B" w:rsidRDefault="001B7BF2" w:rsidP="0002018B">
      <w:pPr>
        <w:ind w:left="720" w:hanging="720"/>
        <w:rPr>
          <w:lang w:eastAsia="x-none"/>
        </w:rPr>
      </w:pPr>
      <w:hyperlink r:id="rId2351" w:history="1">
        <w:r w:rsidR="00D93AE1">
          <w:rPr>
            <w:rStyle w:val="Hyperlink"/>
            <w:lang w:eastAsia="x-none"/>
          </w:rPr>
          <w:t>R1-1808850</w:t>
        </w:r>
      </w:hyperlink>
      <w:r w:rsidR="0002018B" w:rsidRPr="0002018B">
        <w:rPr>
          <w:lang w:eastAsia="x-none"/>
        </w:rPr>
        <w:tab/>
        <w:t>Initial evaluation results for uplink eMBB spectrum efficiency</w:t>
      </w:r>
      <w:r w:rsidR="0002018B" w:rsidRPr="0002018B">
        <w:rPr>
          <w:lang w:eastAsia="x-none"/>
        </w:rPr>
        <w:tab/>
        <w:t>CMCC</w:t>
      </w:r>
    </w:p>
    <w:p w14:paraId="1761AC5E" w14:textId="265A96B5" w:rsidR="0002018B" w:rsidRPr="0002018B" w:rsidRDefault="001B7BF2" w:rsidP="0002018B">
      <w:pPr>
        <w:ind w:left="720" w:hanging="720"/>
        <w:rPr>
          <w:lang w:eastAsia="x-none"/>
        </w:rPr>
      </w:pPr>
      <w:hyperlink r:id="rId2352" w:history="1">
        <w:r w:rsidR="00D93AE1">
          <w:rPr>
            <w:rStyle w:val="Hyperlink"/>
            <w:lang w:eastAsia="x-none"/>
          </w:rPr>
          <w:t>R1-1808851</w:t>
        </w:r>
      </w:hyperlink>
      <w:r w:rsidR="0002018B" w:rsidRPr="0002018B">
        <w:rPr>
          <w:lang w:eastAsia="x-none"/>
        </w:rPr>
        <w:tab/>
        <w:t>Initial link-level self evaluation results for reliability in URLLC scenario</w:t>
      </w:r>
      <w:r w:rsidR="0002018B" w:rsidRPr="0002018B">
        <w:rPr>
          <w:lang w:eastAsia="x-none"/>
        </w:rPr>
        <w:tab/>
        <w:t>CMCC</w:t>
      </w:r>
    </w:p>
    <w:p w14:paraId="191E5224" w14:textId="249E70EC" w:rsidR="0002018B" w:rsidRPr="0002018B" w:rsidRDefault="001B7BF2" w:rsidP="0002018B">
      <w:pPr>
        <w:ind w:left="720" w:hanging="720"/>
        <w:rPr>
          <w:lang w:eastAsia="x-none"/>
        </w:rPr>
      </w:pPr>
      <w:hyperlink r:id="rId2353" w:history="1">
        <w:r w:rsidR="00D93AE1">
          <w:rPr>
            <w:rStyle w:val="Hyperlink"/>
            <w:lang w:eastAsia="x-none"/>
          </w:rPr>
          <w:t>R1-1808852</w:t>
        </w:r>
      </w:hyperlink>
      <w:r w:rsidR="0002018B" w:rsidRPr="0002018B">
        <w:rPr>
          <w:lang w:eastAsia="x-none"/>
        </w:rPr>
        <w:tab/>
        <w:t>Initial link-level self evaluation results for mobility in eMBB scenario</w:t>
      </w:r>
      <w:r w:rsidR="0002018B" w:rsidRPr="0002018B">
        <w:rPr>
          <w:lang w:eastAsia="x-none"/>
        </w:rPr>
        <w:tab/>
        <w:t>CMCC</w:t>
      </w:r>
    </w:p>
    <w:p w14:paraId="3B41E733" w14:textId="4AE728BC" w:rsidR="0002018B" w:rsidRPr="0002018B" w:rsidRDefault="001B7BF2" w:rsidP="0002018B">
      <w:pPr>
        <w:ind w:left="720" w:hanging="720"/>
        <w:rPr>
          <w:lang w:eastAsia="x-none"/>
        </w:rPr>
      </w:pPr>
      <w:hyperlink r:id="rId2354" w:history="1">
        <w:r w:rsidR="00D93AE1">
          <w:rPr>
            <w:rStyle w:val="Hyperlink"/>
            <w:lang w:eastAsia="x-none"/>
          </w:rPr>
          <w:t>R1-1808855</w:t>
        </w:r>
      </w:hyperlink>
      <w:r w:rsidR="0002018B" w:rsidRPr="0002018B">
        <w:rPr>
          <w:lang w:eastAsia="x-none"/>
        </w:rPr>
        <w:tab/>
        <w:t>Initial results of Dense Urban-eMBB for IMT-2020 self-evaluation</w:t>
      </w:r>
      <w:r w:rsidR="0002018B" w:rsidRPr="0002018B">
        <w:rPr>
          <w:lang w:eastAsia="x-none"/>
        </w:rPr>
        <w:tab/>
        <w:t>China Telecommunications</w:t>
      </w:r>
    </w:p>
    <w:p w14:paraId="6A4F6B3D" w14:textId="26A9F536" w:rsidR="0002018B" w:rsidRPr="0002018B" w:rsidRDefault="001B7BF2" w:rsidP="0002018B">
      <w:pPr>
        <w:ind w:left="720" w:hanging="720"/>
        <w:rPr>
          <w:lang w:eastAsia="x-none"/>
        </w:rPr>
      </w:pPr>
      <w:hyperlink r:id="rId2355" w:history="1">
        <w:r w:rsidR="00D93AE1">
          <w:rPr>
            <w:rStyle w:val="Hyperlink"/>
            <w:lang w:eastAsia="x-none"/>
          </w:rPr>
          <w:t>R1-1808856</w:t>
        </w:r>
      </w:hyperlink>
      <w:r w:rsidR="0002018B" w:rsidRPr="0002018B">
        <w:rPr>
          <w:lang w:eastAsia="x-none"/>
        </w:rPr>
        <w:tab/>
        <w:t>Initial results of Rural-eMBB for IMT-2020 self-evaluation</w:t>
      </w:r>
      <w:r w:rsidR="0002018B" w:rsidRPr="0002018B">
        <w:rPr>
          <w:lang w:eastAsia="x-none"/>
        </w:rPr>
        <w:tab/>
        <w:t>China Telecommunications</w:t>
      </w:r>
    </w:p>
    <w:p w14:paraId="03D1E997" w14:textId="66F141C6" w:rsidR="0002018B" w:rsidRPr="0002018B" w:rsidRDefault="001B7BF2" w:rsidP="0002018B">
      <w:pPr>
        <w:ind w:left="720" w:hanging="720"/>
        <w:rPr>
          <w:lang w:eastAsia="x-none"/>
        </w:rPr>
      </w:pPr>
      <w:hyperlink r:id="rId2356" w:history="1">
        <w:r w:rsidR="00D93AE1">
          <w:rPr>
            <w:rStyle w:val="Hyperlink"/>
            <w:lang w:eastAsia="x-none"/>
          </w:rPr>
          <w:t>R1-1808857</w:t>
        </w:r>
      </w:hyperlink>
      <w:r w:rsidR="0002018B" w:rsidRPr="0002018B">
        <w:rPr>
          <w:lang w:eastAsia="x-none"/>
        </w:rPr>
        <w:tab/>
        <w:t>Updated results of Indoor Hotspot-eMBB for IMT-2020 self-evaluation</w:t>
      </w:r>
      <w:r w:rsidR="0002018B" w:rsidRPr="0002018B">
        <w:rPr>
          <w:lang w:eastAsia="x-none"/>
        </w:rPr>
        <w:tab/>
        <w:t>China Telecommunications</w:t>
      </w:r>
    </w:p>
    <w:p w14:paraId="26FB04F2" w14:textId="09036C7F" w:rsidR="0002018B" w:rsidRPr="0002018B" w:rsidRDefault="001B7BF2" w:rsidP="0002018B">
      <w:pPr>
        <w:ind w:left="720" w:hanging="720"/>
        <w:rPr>
          <w:lang w:eastAsia="x-none"/>
        </w:rPr>
      </w:pPr>
      <w:hyperlink r:id="rId2357" w:history="1">
        <w:r w:rsidR="00D93AE1">
          <w:rPr>
            <w:rStyle w:val="Hyperlink"/>
            <w:lang w:eastAsia="x-none"/>
          </w:rPr>
          <w:t>R1-1808858</w:t>
        </w:r>
      </w:hyperlink>
      <w:r w:rsidR="0002018B" w:rsidRPr="0002018B">
        <w:rPr>
          <w:lang w:eastAsia="x-none"/>
        </w:rPr>
        <w:tab/>
        <w:t>Link level performance for LDPC coding with BP decoder</w:t>
      </w:r>
      <w:r w:rsidR="0002018B" w:rsidRPr="0002018B">
        <w:rPr>
          <w:lang w:eastAsia="x-none"/>
        </w:rPr>
        <w:tab/>
        <w:t>China Telecommunications</w:t>
      </w:r>
    </w:p>
    <w:p w14:paraId="06F98F82" w14:textId="06C46261" w:rsidR="0002018B" w:rsidRPr="0002018B" w:rsidRDefault="001B7BF2" w:rsidP="0002018B">
      <w:pPr>
        <w:ind w:left="720" w:hanging="720"/>
        <w:rPr>
          <w:lang w:eastAsia="x-none"/>
        </w:rPr>
      </w:pPr>
      <w:hyperlink r:id="rId2358" w:history="1">
        <w:r w:rsidR="00D93AE1">
          <w:rPr>
            <w:rStyle w:val="Hyperlink"/>
            <w:lang w:eastAsia="x-none"/>
          </w:rPr>
          <w:t>R1-1808864</w:t>
        </w:r>
      </w:hyperlink>
      <w:r w:rsidR="0002018B" w:rsidRPr="0002018B">
        <w:rPr>
          <w:lang w:eastAsia="x-none"/>
        </w:rPr>
        <w:tab/>
        <w:t>Spectral Efficiency Results for the IMT-2020 Self-Evaluation</w:t>
      </w:r>
      <w:r w:rsidR="0002018B" w:rsidRPr="0002018B">
        <w:rPr>
          <w:lang w:eastAsia="x-none"/>
        </w:rPr>
        <w:tab/>
        <w:t>Nokia, Nokia Shanghai Bell</w:t>
      </w:r>
    </w:p>
    <w:p w14:paraId="2F032EAB" w14:textId="7D2281C0" w:rsidR="0002018B" w:rsidRPr="0002018B" w:rsidRDefault="001B7BF2" w:rsidP="0002018B">
      <w:pPr>
        <w:ind w:left="720" w:hanging="720"/>
        <w:rPr>
          <w:lang w:eastAsia="x-none"/>
        </w:rPr>
      </w:pPr>
      <w:hyperlink r:id="rId2359" w:history="1">
        <w:r w:rsidR="00D93AE1">
          <w:rPr>
            <w:rStyle w:val="Hyperlink"/>
            <w:lang w:eastAsia="x-none"/>
          </w:rPr>
          <w:t>R1-1808865</w:t>
        </w:r>
      </w:hyperlink>
      <w:r w:rsidR="0002018B" w:rsidRPr="0002018B">
        <w:rPr>
          <w:lang w:eastAsia="x-none"/>
        </w:rPr>
        <w:tab/>
        <w:t>IMT-2020 Reliability Evaluation Results (URLLC)</w:t>
      </w:r>
      <w:r w:rsidR="0002018B" w:rsidRPr="0002018B">
        <w:rPr>
          <w:lang w:eastAsia="x-none"/>
        </w:rPr>
        <w:tab/>
        <w:t>Nokia, Nokia Shanghai Bell</w:t>
      </w:r>
    </w:p>
    <w:p w14:paraId="282211B1" w14:textId="4E2A4E81" w:rsidR="0002018B" w:rsidRPr="0002018B" w:rsidRDefault="001B7BF2" w:rsidP="0002018B">
      <w:pPr>
        <w:ind w:left="720" w:hanging="720"/>
        <w:rPr>
          <w:lang w:eastAsia="x-none"/>
        </w:rPr>
      </w:pPr>
      <w:hyperlink r:id="rId2360" w:history="1">
        <w:r w:rsidR="00D93AE1">
          <w:rPr>
            <w:rStyle w:val="Hyperlink"/>
            <w:lang w:eastAsia="x-none"/>
          </w:rPr>
          <w:t>R1-1808866</w:t>
        </w:r>
      </w:hyperlink>
      <w:r w:rsidR="0002018B" w:rsidRPr="0002018B">
        <w:rPr>
          <w:lang w:eastAsia="x-none"/>
        </w:rPr>
        <w:tab/>
        <w:t>IMT-2020 Connection Density Evaluation Results (mMTC)</w:t>
      </w:r>
      <w:r w:rsidR="0002018B" w:rsidRPr="0002018B">
        <w:rPr>
          <w:lang w:eastAsia="x-none"/>
        </w:rPr>
        <w:tab/>
        <w:t>Nokia, Nokia Shanghai Bell</w:t>
      </w:r>
    </w:p>
    <w:p w14:paraId="3E0D764A" w14:textId="01BF2E4B" w:rsidR="0002018B" w:rsidRPr="0002018B" w:rsidRDefault="001B7BF2" w:rsidP="0002018B">
      <w:pPr>
        <w:ind w:left="720" w:hanging="720"/>
        <w:rPr>
          <w:lang w:eastAsia="x-none"/>
        </w:rPr>
      </w:pPr>
      <w:hyperlink r:id="rId2361" w:history="1">
        <w:r w:rsidR="00D93AE1">
          <w:rPr>
            <w:rStyle w:val="Hyperlink"/>
            <w:lang w:eastAsia="x-none"/>
          </w:rPr>
          <w:t>R1-1808867</w:t>
        </w:r>
      </w:hyperlink>
      <w:r w:rsidR="0002018B" w:rsidRPr="0002018B">
        <w:rPr>
          <w:lang w:eastAsia="x-none"/>
        </w:rPr>
        <w:tab/>
        <w:t>IMT-2020 Link Budgets</w:t>
      </w:r>
      <w:r w:rsidR="0002018B" w:rsidRPr="0002018B">
        <w:rPr>
          <w:lang w:eastAsia="x-none"/>
        </w:rPr>
        <w:tab/>
        <w:t>Nokia, Nokia Shanghai Bell</w:t>
      </w:r>
    </w:p>
    <w:p w14:paraId="257FB732" w14:textId="7C234C9B" w:rsidR="0002018B" w:rsidRPr="0002018B" w:rsidRDefault="001B7BF2" w:rsidP="0002018B">
      <w:pPr>
        <w:ind w:left="1440" w:hanging="1440"/>
        <w:rPr>
          <w:lang w:eastAsia="x-none"/>
        </w:rPr>
      </w:pPr>
      <w:hyperlink r:id="rId2362" w:history="1">
        <w:r w:rsidR="00D93AE1">
          <w:rPr>
            <w:rStyle w:val="Hyperlink"/>
            <w:lang w:eastAsia="x-none"/>
          </w:rPr>
          <w:t>R1-1808883</w:t>
        </w:r>
      </w:hyperlink>
      <w:r w:rsidR="0002018B" w:rsidRPr="0002018B">
        <w:rPr>
          <w:lang w:eastAsia="x-none"/>
        </w:rPr>
        <w:tab/>
        <w:t>Initial evaluation results for eMBB spectral efficiency  for IMT-2020</w:t>
      </w:r>
      <w:r w:rsidR="0002018B" w:rsidRPr="0002018B">
        <w:rPr>
          <w:lang w:eastAsia="x-none"/>
        </w:rPr>
        <w:tab/>
        <w:t>Guangdong OPPO Mobile Telecom</w:t>
      </w:r>
    </w:p>
    <w:p w14:paraId="2FA3C97D" w14:textId="51BE8109" w:rsidR="0002018B" w:rsidRPr="0002018B" w:rsidRDefault="001B7BF2" w:rsidP="0002018B">
      <w:pPr>
        <w:ind w:left="1440" w:hanging="1440"/>
        <w:rPr>
          <w:lang w:eastAsia="x-none"/>
        </w:rPr>
      </w:pPr>
      <w:hyperlink r:id="rId2363" w:history="1">
        <w:r w:rsidR="00D93AE1">
          <w:rPr>
            <w:rStyle w:val="Hyperlink"/>
            <w:lang w:eastAsia="x-none"/>
          </w:rPr>
          <w:t>R1-1808931</w:t>
        </w:r>
      </w:hyperlink>
      <w:r w:rsidR="0002018B" w:rsidRPr="0002018B">
        <w:rPr>
          <w:lang w:eastAsia="x-none"/>
        </w:rPr>
        <w:tab/>
        <w:t>Summary of offline discussion on IMT-2020 self evaluation for peak spectral efficiency and peak data rate</w:t>
      </w:r>
      <w:r w:rsidR="0002018B" w:rsidRPr="0002018B">
        <w:rPr>
          <w:lang w:eastAsia="x-none"/>
        </w:rPr>
        <w:tab/>
        <w:t>Huawei</w:t>
      </w:r>
    </w:p>
    <w:p w14:paraId="39758F76" w14:textId="311997B3" w:rsidR="0002018B" w:rsidRPr="0002018B" w:rsidRDefault="001B7BF2" w:rsidP="0002018B">
      <w:pPr>
        <w:ind w:left="720" w:hanging="720"/>
        <w:rPr>
          <w:lang w:eastAsia="x-none"/>
        </w:rPr>
      </w:pPr>
      <w:hyperlink r:id="rId2364" w:history="1">
        <w:r w:rsidR="00D93AE1">
          <w:rPr>
            <w:rStyle w:val="Hyperlink"/>
            <w:lang w:eastAsia="x-none"/>
          </w:rPr>
          <w:t>R1-1808932</w:t>
        </w:r>
      </w:hyperlink>
      <w:r w:rsidR="0002018B" w:rsidRPr="0002018B">
        <w:rPr>
          <w:lang w:eastAsia="x-none"/>
        </w:rPr>
        <w:tab/>
        <w:t>Summary of offline discussion on IMT-2020 self evaluation for network energy efficiency</w:t>
      </w:r>
      <w:r w:rsidR="0002018B" w:rsidRPr="0002018B">
        <w:rPr>
          <w:lang w:eastAsia="x-none"/>
        </w:rPr>
        <w:tab/>
        <w:t>Huawei</w:t>
      </w:r>
    </w:p>
    <w:p w14:paraId="6E0D6D8B" w14:textId="2AB8CF08" w:rsidR="0002018B" w:rsidRPr="0002018B" w:rsidRDefault="001B7BF2" w:rsidP="0002018B">
      <w:pPr>
        <w:ind w:left="720" w:hanging="720"/>
        <w:rPr>
          <w:lang w:eastAsia="x-none"/>
        </w:rPr>
      </w:pPr>
      <w:hyperlink r:id="rId2365" w:history="1">
        <w:r w:rsidR="00D93AE1">
          <w:rPr>
            <w:rStyle w:val="Hyperlink"/>
            <w:lang w:eastAsia="x-none"/>
          </w:rPr>
          <w:t>R1-1808933</w:t>
        </w:r>
      </w:hyperlink>
      <w:r w:rsidR="0002018B" w:rsidRPr="0002018B">
        <w:rPr>
          <w:lang w:eastAsia="x-none"/>
        </w:rPr>
        <w:tab/>
        <w:t>Summary of offline discussion on IMT-2020 self evaluation for UE energy efficiency</w:t>
      </w:r>
      <w:r w:rsidR="0002018B" w:rsidRPr="0002018B">
        <w:rPr>
          <w:lang w:eastAsia="x-none"/>
        </w:rPr>
        <w:tab/>
        <w:t>Huawei</w:t>
      </w:r>
    </w:p>
    <w:p w14:paraId="143058DF" w14:textId="1AC94A26" w:rsidR="0002018B" w:rsidRPr="0002018B" w:rsidRDefault="001B7BF2" w:rsidP="0002018B">
      <w:pPr>
        <w:ind w:left="720" w:hanging="720"/>
        <w:rPr>
          <w:lang w:eastAsia="x-none"/>
        </w:rPr>
      </w:pPr>
      <w:hyperlink r:id="rId2366" w:history="1">
        <w:r w:rsidR="00D93AE1">
          <w:rPr>
            <w:rStyle w:val="Hyperlink"/>
            <w:lang w:eastAsia="x-none"/>
          </w:rPr>
          <w:t>R1-1808934</w:t>
        </w:r>
      </w:hyperlink>
      <w:r w:rsidR="0002018B" w:rsidRPr="0002018B">
        <w:rPr>
          <w:lang w:eastAsia="x-none"/>
        </w:rPr>
        <w:tab/>
        <w:t>Summary of offline discussion on IMT-2020 self evaluation for control plane latency</w:t>
      </w:r>
      <w:r w:rsidR="0002018B" w:rsidRPr="0002018B">
        <w:rPr>
          <w:lang w:eastAsia="x-none"/>
        </w:rPr>
        <w:tab/>
        <w:t>Huawei</w:t>
      </w:r>
    </w:p>
    <w:p w14:paraId="1DCE21BB" w14:textId="19F4636C" w:rsidR="0002018B" w:rsidRPr="0002018B" w:rsidRDefault="001B7BF2" w:rsidP="0002018B">
      <w:pPr>
        <w:ind w:left="720" w:hanging="720"/>
        <w:rPr>
          <w:lang w:eastAsia="x-none"/>
        </w:rPr>
      </w:pPr>
      <w:hyperlink r:id="rId2367" w:history="1">
        <w:r w:rsidR="00D93AE1">
          <w:rPr>
            <w:rStyle w:val="Hyperlink"/>
            <w:lang w:eastAsia="x-none"/>
          </w:rPr>
          <w:t>R1-1808935</w:t>
        </w:r>
      </w:hyperlink>
      <w:r w:rsidR="0002018B" w:rsidRPr="0002018B">
        <w:rPr>
          <w:lang w:eastAsia="x-none"/>
        </w:rPr>
        <w:tab/>
        <w:t>Summary of offline discussion on IMT-2020 self evaluation for user plane latency</w:t>
      </w:r>
      <w:r w:rsidR="0002018B" w:rsidRPr="0002018B">
        <w:rPr>
          <w:lang w:eastAsia="x-none"/>
        </w:rPr>
        <w:tab/>
        <w:t>Huawei</w:t>
      </w:r>
    </w:p>
    <w:p w14:paraId="07F0B7B0" w14:textId="0BDAD480" w:rsidR="0002018B" w:rsidRPr="0002018B" w:rsidRDefault="001B7BF2" w:rsidP="0002018B">
      <w:pPr>
        <w:ind w:left="720" w:hanging="720"/>
        <w:rPr>
          <w:lang w:eastAsia="x-none"/>
        </w:rPr>
      </w:pPr>
      <w:hyperlink r:id="rId2368" w:history="1">
        <w:r w:rsidR="00D93AE1">
          <w:rPr>
            <w:rStyle w:val="Hyperlink"/>
            <w:lang w:eastAsia="x-none"/>
          </w:rPr>
          <w:t>R1-1808936</w:t>
        </w:r>
      </w:hyperlink>
      <w:r w:rsidR="0002018B" w:rsidRPr="0002018B">
        <w:rPr>
          <w:lang w:eastAsia="x-none"/>
        </w:rPr>
        <w:tab/>
        <w:t>Summary of offline discussion on IMT-2020 self evaluation for link budget</w:t>
      </w:r>
      <w:r w:rsidR="0002018B" w:rsidRPr="0002018B">
        <w:rPr>
          <w:lang w:eastAsia="x-none"/>
        </w:rPr>
        <w:tab/>
        <w:t>Huawei</w:t>
      </w:r>
    </w:p>
    <w:p w14:paraId="38C3899E" w14:textId="2FEFAC28" w:rsidR="0002018B" w:rsidRPr="0002018B" w:rsidRDefault="001B7BF2" w:rsidP="0002018B">
      <w:pPr>
        <w:ind w:left="720" w:hanging="720"/>
        <w:rPr>
          <w:lang w:eastAsia="x-none"/>
        </w:rPr>
      </w:pPr>
      <w:hyperlink r:id="rId2369" w:history="1">
        <w:r w:rsidR="00D93AE1">
          <w:rPr>
            <w:rStyle w:val="Hyperlink"/>
            <w:lang w:eastAsia="x-none"/>
          </w:rPr>
          <w:t>R1-1809514</w:t>
        </w:r>
      </w:hyperlink>
      <w:r w:rsidR="0002018B" w:rsidRPr="0002018B">
        <w:rPr>
          <w:lang w:eastAsia="x-none"/>
        </w:rPr>
        <w:tab/>
        <w:t>Initial evaluation results for IMT2020 self-evaluation Reliability</w:t>
      </w:r>
      <w:r w:rsidR="0002018B" w:rsidRPr="0002018B">
        <w:rPr>
          <w:lang w:eastAsia="x-none"/>
        </w:rPr>
        <w:tab/>
        <w:t>Sharp</w:t>
      </w:r>
    </w:p>
    <w:p w14:paraId="40835275" w14:textId="07494368" w:rsidR="0002018B" w:rsidRPr="0002018B" w:rsidRDefault="0002018B" w:rsidP="0002018B">
      <w:pPr>
        <w:ind w:left="720" w:hanging="720"/>
        <w:rPr>
          <w:lang w:eastAsia="x-none"/>
        </w:rPr>
      </w:pPr>
      <w:r w:rsidRPr="0002018B">
        <w:rPr>
          <w:lang w:eastAsia="x-none"/>
        </w:rPr>
        <w:t xml:space="preserve">Revision of </w:t>
      </w:r>
      <w:hyperlink r:id="rId2370" w:history="1">
        <w:r w:rsidR="00D93AE1">
          <w:rPr>
            <w:rStyle w:val="Hyperlink"/>
            <w:lang w:eastAsia="x-none"/>
          </w:rPr>
          <w:t>R1-1809115</w:t>
        </w:r>
      </w:hyperlink>
    </w:p>
    <w:p w14:paraId="08FF271A" w14:textId="16EAB33B" w:rsidR="0002018B" w:rsidRPr="0002018B" w:rsidRDefault="001B7BF2" w:rsidP="0002018B">
      <w:pPr>
        <w:ind w:left="1440" w:hanging="1440"/>
        <w:rPr>
          <w:lang w:eastAsia="x-none"/>
        </w:rPr>
      </w:pPr>
      <w:hyperlink r:id="rId2371" w:history="1">
        <w:r w:rsidR="00D93AE1">
          <w:rPr>
            <w:rStyle w:val="Hyperlink"/>
            <w:lang w:eastAsia="x-none"/>
          </w:rPr>
          <w:t>R1-1809166</w:t>
        </w:r>
      </w:hyperlink>
      <w:r w:rsidR="0002018B" w:rsidRPr="0002018B">
        <w:rPr>
          <w:lang w:eastAsia="x-none"/>
        </w:rPr>
        <w:tab/>
        <w:t>Updated evaluation results of Indoor Hotspot-eMBB for IMT-2020 self-evaluation</w:t>
      </w:r>
      <w:r w:rsidR="0002018B" w:rsidRPr="0002018B">
        <w:rPr>
          <w:lang w:eastAsia="x-none"/>
        </w:rPr>
        <w:tab/>
        <w:t>NTT DOCOMO, INC.</w:t>
      </w:r>
    </w:p>
    <w:p w14:paraId="3F8BC6B2" w14:textId="18C1DC77" w:rsidR="0002018B" w:rsidRPr="0002018B" w:rsidRDefault="001B7BF2" w:rsidP="0002018B">
      <w:pPr>
        <w:ind w:left="1440" w:hanging="1440"/>
        <w:rPr>
          <w:lang w:eastAsia="x-none"/>
        </w:rPr>
      </w:pPr>
      <w:hyperlink r:id="rId2372" w:history="1">
        <w:r w:rsidR="00D93AE1">
          <w:rPr>
            <w:rStyle w:val="Hyperlink"/>
            <w:lang w:eastAsia="x-none"/>
          </w:rPr>
          <w:t>R1-1809167</w:t>
        </w:r>
      </w:hyperlink>
      <w:r w:rsidR="0002018B" w:rsidRPr="0002018B">
        <w:rPr>
          <w:lang w:eastAsia="x-none"/>
        </w:rPr>
        <w:tab/>
        <w:t>Updated evaluation results of dense urban-eMBB for IMT-2020 self-evaluation</w:t>
      </w:r>
      <w:r w:rsidR="0002018B" w:rsidRPr="0002018B">
        <w:rPr>
          <w:lang w:eastAsia="x-none"/>
        </w:rPr>
        <w:tab/>
        <w:t>NTT DOCOMO, INC.</w:t>
      </w:r>
    </w:p>
    <w:p w14:paraId="7052619E" w14:textId="228E0974" w:rsidR="0002018B" w:rsidRPr="0002018B" w:rsidRDefault="001B7BF2" w:rsidP="0002018B">
      <w:pPr>
        <w:ind w:left="1440" w:hanging="1440"/>
        <w:rPr>
          <w:lang w:eastAsia="x-none"/>
        </w:rPr>
      </w:pPr>
      <w:hyperlink r:id="rId2373" w:history="1">
        <w:r w:rsidR="00D93AE1">
          <w:rPr>
            <w:rStyle w:val="Hyperlink"/>
            <w:lang w:eastAsia="x-none"/>
          </w:rPr>
          <w:t>R1-1809168</w:t>
        </w:r>
      </w:hyperlink>
      <w:r w:rsidR="0002018B" w:rsidRPr="0002018B">
        <w:rPr>
          <w:lang w:eastAsia="x-none"/>
        </w:rPr>
        <w:tab/>
        <w:t>Updated evaluation results of rural-eMBB for IMT-2020 self-evaluation</w:t>
      </w:r>
      <w:r w:rsidR="0002018B" w:rsidRPr="0002018B">
        <w:rPr>
          <w:lang w:eastAsia="x-none"/>
        </w:rPr>
        <w:tab/>
        <w:t>NTT DOCOMO, INC.</w:t>
      </w:r>
    </w:p>
    <w:p w14:paraId="2377EB21" w14:textId="673326C3" w:rsidR="0002018B" w:rsidRPr="0002018B" w:rsidRDefault="001B7BF2" w:rsidP="0002018B">
      <w:pPr>
        <w:ind w:left="720" w:hanging="720"/>
        <w:rPr>
          <w:lang w:eastAsia="x-none"/>
        </w:rPr>
      </w:pPr>
      <w:hyperlink r:id="rId2374" w:history="1">
        <w:r w:rsidR="00D93AE1">
          <w:rPr>
            <w:rStyle w:val="Hyperlink"/>
            <w:lang w:eastAsia="x-none"/>
          </w:rPr>
          <w:t>R1-1809169</w:t>
        </w:r>
      </w:hyperlink>
      <w:r w:rsidR="0002018B" w:rsidRPr="0002018B">
        <w:rPr>
          <w:lang w:eastAsia="x-none"/>
        </w:rPr>
        <w:tab/>
        <w:t>Preliminary evaluation results of mobility for IMT-2020 self-evaluation</w:t>
      </w:r>
      <w:r w:rsidR="0002018B" w:rsidRPr="0002018B">
        <w:rPr>
          <w:lang w:eastAsia="x-none"/>
        </w:rPr>
        <w:tab/>
        <w:t>NTT DOCOMO, INC.</w:t>
      </w:r>
    </w:p>
    <w:p w14:paraId="4A8406DD" w14:textId="747213B7" w:rsidR="0002018B" w:rsidRPr="0002018B" w:rsidRDefault="001B7BF2" w:rsidP="0002018B">
      <w:pPr>
        <w:ind w:left="1440" w:hanging="1440"/>
        <w:rPr>
          <w:lang w:eastAsia="x-none"/>
        </w:rPr>
      </w:pPr>
      <w:hyperlink r:id="rId2375" w:history="1">
        <w:r w:rsidR="00D93AE1">
          <w:rPr>
            <w:rStyle w:val="Hyperlink"/>
            <w:lang w:eastAsia="x-none"/>
          </w:rPr>
          <w:t>R1-1809170</w:t>
        </w:r>
      </w:hyperlink>
      <w:r w:rsidR="0002018B" w:rsidRPr="0002018B">
        <w:rPr>
          <w:lang w:eastAsia="x-none"/>
        </w:rPr>
        <w:tab/>
        <w:t>Preliminary evaluation results of connection density for IMT-2020 self-evaluation</w:t>
      </w:r>
      <w:r w:rsidR="0002018B" w:rsidRPr="0002018B">
        <w:rPr>
          <w:lang w:eastAsia="x-none"/>
        </w:rPr>
        <w:tab/>
        <w:t>NTT DOCOMO, INC.</w:t>
      </w:r>
    </w:p>
    <w:p w14:paraId="460816C4" w14:textId="33B73021" w:rsidR="0002018B" w:rsidRPr="0002018B" w:rsidRDefault="001B7BF2" w:rsidP="0002018B">
      <w:pPr>
        <w:ind w:left="1440" w:hanging="1440"/>
        <w:rPr>
          <w:lang w:eastAsia="x-none"/>
        </w:rPr>
      </w:pPr>
      <w:hyperlink r:id="rId2376" w:history="1">
        <w:r w:rsidR="00D93AE1">
          <w:rPr>
            <w:rStyle w:val="Hyperlink"/>
            <w:lang w:eastAsia="x-none"/>
          </w:rPr>
          <w:t>R1-1809171</w:t>
        </w:r>
      </w:hyperlink>
      <w:r w:rsidR="0002018B" w:rsidRPr="0002018B">
        <w:rPr>
          <w:lang w:eastAsia="x-none"/>
        </w:rPr>
        <w:tab/>
        <w:t>Preliminary evaluation results of reliability for IMT-2020 self-evaluation</w:t>
      </w:r>
      <w:r w:rsidR="0002018B" w:rsidRPr="0002018B">
        <w:rPr>
          <w:lang w:eastAsia="x-none"/>
        </w:rPr>
        <w:tab/>
        <w:t>NTT DOCOMO, INC.</w:t>
      </w:r>
    </w:p>
    <w:p w14:paraId="3F5E25CF" w14:textId="022568EF" w:rsidR="0002018B" w:rsidRPr="0002018B" w:rsidRDefault="001B7BF2" w:rsidP="0002018B">
      <w:pPr>
        <w:ind w:left="720" w:hanging="720"/>
        <w:rPr>
          <w:lang w:eastAsia="x-none"/>
        </w:rPr>
      </w:pPr>
      <w:hyperlink r:id="rId2377" w:history="1">
        <w:r w:rsidR="00D93AE1">
          <w:rPr>
            <w:rStyle w:val="Hyperlink"/>
            <w:lang w:eastAsia="x-none"/>
          </w:rPr>
          <w:t>R1-1809176</w:t>
        </w:r>
      </w:hyperlink>
      <w:r w:rsidR="0002018B" w:rsidRPr="0002018B">
        <w:rPr>
          <w:lang w:eastAsia="x-none"/>
        </w:rPr>
        <w:tab/>
        <w:t>Discussion on NR link budget evaluation</w:t>
      </w:r>
      <w:r w:rsidR="0002018B" w:rsidRPr="0002018B">
        <w:rPr>
          <w:lang w:eastAsia="x-none"/>
        </w:rPr>
        <w:tab/>
        <w:t>CHTTL</w:t>
      </w:r>
    </w:p>
    <w:p w14:paraId="19DD506A" w14:textId="48C21FEB" w:rsidR="0002018B" w:rsidRPr="0002018B" w:rsidRDefault="001B7BF2" w:rsidP="0002018B">
      <w:pPr>
        <w:ind w:left="720" w:hanging="720"/>
        <w:rPr>
          <w:lang w:eastAsia="x-none"/>
        </w:rPr>
      </w:pPr>
      <w:hyperlink r:id="rId2378" w:history="1">
        <w:r w:rsidR="00D93AE1">
          <w:rPr>
            <w:rStyle w:val="Hyperlink"/>
            <w:lang w:eastAsia="x-none"/>
          </w:rPr>
          <w:t>R1-1809497</w:t>
        </w:r>
      </w:hyperlink>
      <w:r w:rsidR="0002018B" w:rsidRPr="0002018B">
        <w:rPr>
          <w:lang w:eastAsia="x-none"/>
        </w:rPr>
        <w:tab/>
        <w:t>Evaluation results of Indoor Hotspot-eMBB spectral efficiency for IMT-2020 self-evaluation</w:t>
      </w:r>
      <w:r w:rsidR="0002018B" w:rsidRPr="0002018B">
        <w:rPr>
          <w:lang w:eastAsia="x-none"/>
        </w:rPr>
        <w:tab/>
        <w:t>ITRI</w:t>
      </w:r>
    </w:p>
    <w:p w14:paraId="5A62C0A8" w14:textId="4A24D669" w:rsidR="0002018B" w:rsidRPr="0002018B" w:rsidRDefault="0002018B" w:rsidP="0002018B">
      <w:pPr>
        <w:ind w:left="720" w:hanging="720"/>
        <w:rPr>
          <w:lang w:eastAsia="x-none"/>
        </w:rPr>
      </w:pPr>
      <w:r w:rsidRPr="0002018B">
        <w:rPr>
          <w:lang w:eastAsia="x-none"/>
        </w:rPr>
        <w:t xml:space="preserve">Revision of </w:t>
      </w:r>
      <w:hyperlink r:id="rId2379" w:history="1">
        <w:r w:rsidR="00D93AE1">
          <w:rPr>
            <w:rStyle w:val="Hyperlink"/>
            <w:lang w:eastAsia="x-none"/>
          </w:rPr>
          <w:t>R1-1809187</w:t>
        </w:r>
      </w:hyperlink>
    </w:p>
    <w:p w14:paraId="1985D82E" w14:textId="5652A9CB" w:rsidR="0002018B" w:rsidRPr="0002018B" w:rsidRDefault="001B7BF2" w:rsidP="0002018B">
      <w:pPr>
        <w:ind w:left="720" w:hanging="720"/>
        <w:rPr>
          <w:lang w:eastAsia="x-none"/>
        </w:rPr>
      </w:pPr>
      <w:hyperlink r:id="rId2380" w:history="1">
        <w:r w:rsidR="00D93AE1">
          <w:rPr>
            <w:rStyle w:val="Hyperlink"/>
            <w:lang w:eastAsia="x-none"/>
          </w:rPr>
          <w:t>R1-1809188</w:t>
        </w:r>
      </w:hyperlink>
      <w:r w:rsidR="0002018B" w:rsidRPr="0002018B">
        <w:rPr>
          <w:lang w:eastAsia="x-none"/>
        </w:rPr>
        <w:tab/>
        <w:t>Evaluation results of Dense Urban-eMBB spectral efficiency for IMT-2020 self-evaluation</w:t>
      </w:r>
      <w:r w:rsidR="0002018B" w:rsidRPr="0002018B">
        <w:rPr>
          <w:lang w:eastAsia="x-none"/>
        </w:rPr>
        <w:tab/>
        <w:t>ITRI</w:t>
      </w:r>
    </w:p>
    <w:p w14:paraId="3EC32CCF" w14:textId="2D366A88" w:rsidR="0002018B" w:rsidRPr="0002018B" w:rsidRDefault="001B7BF2" w:rsidP="0002018B">
      <w:pPr>
        <w:ind w:left="720" w:hanging="720"/>
        <w:rPr>
          <w:lang w:eastAsia="x-none"/>
        </w:rPr>
      </w:pPr>
      <w:hyperlink r:id="rId2381" w:history="1">
        <w:r w:rsidR="00D93AE1">
          <w:rPr>
            <w:rStyle w:val="Hyperlink"/>
            <w:lang w:eastAsia="x-none"/>
          </w:rPr>
          <w:t>R1-1809189</w:t>
        </w:r>
      </w:hyperlink>
      <w:r w:rsidR="0002018B" w:rsidRPr="0002018B">
        <w:rPr>
          <w:lang w:eastAsia="x-none"/>
        </w:rPr>
        <w:tab/>
        <w:t>Evaluation results of Rural-eMBB spectral efficiency for IMT-2020 self-evaluation</w:t>
      </w:r>
      <w:r w:rsidR="0002018B" w:rsidRPr="0002018B">
        <w:rPr>
          <w:lang w:eastAsia="x-none"/>
        </w:rPr>
        <w:tab/>
        <w:t>ITRI</w:t>
      </w:r>
    </w:p>
    <w:p w14:paraId="609AE1B5" w14:textId="23347DA4" w:rsidR="0002018B" w:rsidRPr="0002018B" w:rsidRDefault="001B7BF2" w:rsidP="0002018B">
      <w:pPr>
        <w:ind w:left="720" w:hanging="720"/>
        <w:rPr>
          <w:lang w:eastAsia="x-none"/>
        </w:rPr>
      </w:pPr>
      <w:hyperlink r:id="rId2382" w:history="1">
        <w:r w:rsidR="00D93AE1">
          <w:rPr>
            <w:rStyle w:val="Hyperlink"/>
            <w:lang w:eastAsia="x-none"/>
          </w:rPr>
          <w:t>R1-1809260</w:t>
        </w:r>
      </w:hyperlink>
      <w:r w:rsidR="0002018B" w:rsidRPr="0002018B">
        <w:rPr>
          <w:lang w:eastAsia="x-none"/>
        </w:rPr>
        <w:tab/>
        <w:t>An overview of the IMT-2020 Evaluations - LTE</w:t>
      </w:r>
      <w:r w:rsidR="0002018B" w:rsidRPr="0002018B">
        <w:rPr>
          <w:lang w:eastAsia="x-none"/>
        </w:rPr>
        <w:tab/>
        <w:t>Ericsson</w:t>
      </w:r>
    </w:p>
    <w:p w14:paraId="30D1B4CC" w14:textId="09AA872C" w:rsidR="0002018B" w:rsidRPr="0002018B" w:rsidRDefault="001B7BF2" w:rsidP="0002018B">
      <w:pPr>
        <w:ind w:left="720" w:hanging="720"/>
        <w:rPr>
          <w:lang w:eastAsia="x-none"/>
        </w:rPr>
      </w:pPr>
      <w:hyperlink r:id="rId2383" w:history="1">
        <w:r w:rsidR="00D93AE1">
          <w:rPr>
            <w:rStyle w:val="Hyperlink"/>
            <w:lang w:eastAsia="x-none"/>
          </w:rPr>
          <w:t>R1-1809261</w:t>
        </w:r>
      </w:hyperlink>
      <w:r w:rsidR="0002018B" w:rsidRPr="0002018B">
        <w:rPr>
          <w:lang w:eastAsia="x-none"/>
        </w:rPr>
        <w:tab/>
        <w:t>An overview of the IMT-2020 Evaluations - NR</w:t>
      </w:r>
      <w:r w:rsidR="0002018B" w:rsidRPr="0002018B">
        <w:rPr>
          <w:lang w:eastAsia="x-none"/>
        </w:rPr>
        <w:tab/>
        <w:t>Ericsson</w:t>
      </w:r>
    </w:p>
    <w:p w14:paraId="7811B9FE" w14:textId="28F5F6E0" w:rsidR="0002018B" w:rsidRPr="0002018B" w:rsidRDefault="001B7BF2" w:rsidP="0002018B">
      <w:pPr>
        <w:ind w:left="720" w:hanging="720"/>
        <w:rPr>
          <w:lang w:eastAsia="x-none"/>
        </w:rPr>
      </w:pPr>
      <w:hyperlink r:id="rId2384" w:history="1">
        <w:r w:rsidR="00D93AE1">
          <w:rPr>
            <w:rStyle w:val="Hyperlink"/>
            <w:lang w:eastAsia="x-none"/>
          </w:rPr>
          <w:t>R1-1809262</w:t>
        </w:r>
      </w:hyperlink>
      <w:r w:rsidR="0002018B" w:rsidRPr="0002018B">
        <w:rPr>
          <w:lang w:eastAsia="x-none"/>
        </w:rPr>
        <w:tab/>
        <w:t>IMT-2020 self-evaluation: mMTC full buffer connection density</w:t>
      </w:r>
      <w:r w:rsidR="0002018B" w:rsidRPr="0002018B">
        <w:rPr>
          <w:lang w:eastAsia="x-none"/>
        </w:rPr>
        <w:tab/>
        <w:t>Ericsson</w:t>
      </w:r>
    </w:p>
    <w:p w14:paraId="5B1934D7" w14:textId="4AC6040A" w:rsidR="0002018B" w:rsidRPr="0002018B" w:rsidRDefault="001B7BF2" w:rsidP="0002018B">
      <w:pPr>
        <w:ind w:left="720" w:hanging="720"/>
        <w:rPr>
          <w:lang w:eastAsia="x-none"/>
        </w:rPr>
      </w:pPr>
      <w:hyperlink r:id="rId2385" w:history="1">
        <w:r w:rsidR="00D93AE1">
          <w:rPr>
            <w:rStyle w:val="Hyperlink"/>
            <w:lang w:eastAsia="x-none"/>
          </w:rPr>
          <w:t>R1-1809263</w:t>
        </w:r>
      </w:hyperlink>
      <w:r w:rsidR="0002018B" w:rsidRPr="0002018B">
        <w:rPr>
          <w:lang w:eastAsia="x-none"/>
        </w:rPr>
        <w:tab/>
        <w:t>IMT-2020 self-evaluation: mMTC non-full buffer connection density for LTE-MTC and NB-IoT</w:t>
      </w:r>
      <w:r w:rsidR="0002018B" w:rsidRPr="0002018B">
        <w:rPr>
          <w:lang w:eastAsia="x-none"/>
        </w:rPr>
        <w:tab/>
        <w:t>Ericsson</w:t>
      </w:r>
    </w:p>
    <w:p w14:paraId="710D07C6" w14:textId="730C76D7" w:rsidR="0002018B" w:rsidRPr="0002018B" w:rsidRDefault="001B7BF2" w:rsidP="0002018B">
      <w:pPr>
        <w:ind w:left="720" w:hanging="720"/>
        <w:rPr>
          <w:lang w:eastAsia="x-none"/>
        </w:rPr>
      </w:pPr>
      <w:hyperlink r:id="rId2386" w:history="1">
        <w:r w:rsidR="00D93AE1">
          <w:rPr>
            <w:rStyle w:val="Hyperlink"/>
            <w:lang w:eastAsia="x-none"/>
          </w:rPr>
          <w:t>R1-1809264</w:t>
        </w:r>
      </w:hyperlink>
      <w:r w:rsidR="0002018B" w:rsidRPr="0002018B">
        <w:rPr>
          <w:lang w:eastAsia="x-none"/>
        </w:rPr>
        <w:tab/>
        <w:t>IMT-2020 self-evaluation: Mobility evaluations for LTE</w:t>
      </w:r>
      <w:r w:rsidR="0002018B" w:rsidRPr="0002018B">
        <w:rPr>
          <w:lang w:eastAsia="x-none"/>
        </w:rPr>
        <w:tab/>
        <w:t>Ericsson</w:t>
      </w:r>
    </w:p>
    <w:p w14:paraId="1BF037CF" w14:textId="0B89C1D5" w:rsidR="0002018B" w:rsidRPr="0002018B" w:rsidRDefault="001B7BF2" w:rsidP="0002018B">
      <w:pPr>
        <w:ind w:left="720" w:hanging="720"/>
        <w:rPr>
          <w:lang w:eastAsia="x-none"/>
        </w:rPr>
      </w:pPr>
      <w:hyperlink r:id="rId2387" w:history="1">
        <w:r w:rsidR="00D93AE1">
          <w:rPr>
            <w:rStyle w:val="Hyperlink"/>
            <w:lang w:eastAsia="x-none"/>
          </w:rPr>
          <w:t>R1-1809265</w:t>
        </w:r>
      </w:hyperlink>
      <w:r w:rsidR="0002018B" w:rsidRPr="0002018B">
        <w:rPr>
          <w:lang w:eastAsia="x-none"/>
        </w:rPr>
        <w:tab/>
        <w:t>IMT-2020 self-evaluation: Mobility evaluations for NR</w:t>
      </w:r>
      <w:r w:rsidR="0002018B" w:rsidRPr="0002018B">
        <w:rPr>
          <w:lang w:eastAsia="x-none"/>
        </w:rPr>
        <w:tab/>
        <w:t>Ericsson</w:t>
      </w:r>
    </w:p>
    <w:p w14:paraId="6999C3DB" w14:textId="4C74F6EB" w:rsidR="0002018B" w:rsidRPr="0002018B" w:rsidRDefault="001B7BF2" w:rsidP="0002018B">
      <w:pPr>
        <w:ind w:left="720" w:hanging="720"/>
        <w:rPr>
          <w:lang w:eastAsia="x-none"/>
        </w:rPr>
      </w:pPr>
      <w:hyperlink r:id="rId2388" w:history="1">
        <w:r w:rsidR="00D93AE1">
          <w:rPr>
            <w:rStyle w:val="Hyperlink"/>
            <w:lang w:eastAsia="x-none"/>
          </w:rPr>
          <w:t>R1-1809266</w:t>
        </w:r>
      </w:hyperlink>
      <w:r w:rsidR="0002018B" w:rsidRPr="0002018B">
        <w:rPr>
          <w:lang w:eastAsia="x-none"/>
        </w:rPr>
        <w:tab/>
        <w:t>IMT-2020 Self-Evaluation: NR Link Budgets</w:t>
      </w:r>
      <w:r w:rsidR="0002018B" w:rsidRPr="0002018B">
        <w:rPr>
          <w:lang w:eastAsia="x-none"/>
        </w:rPr>
        <w:tab/>
        <w:t>Ericsson</w:t>
      </w:r>
    </w:p>
    <w:p w14:paraId="4AFBA996" w14:textId="3067F339" w:rsidR="0002018B" w:rsidRPr="0002018B" w:rsidRDefault="001B7BF2" w:rsidP="0002018B">
      <w:pPr>
        <w:ind w:left="720" w:hanging="720"/>
        <w:rPr>
          <w:lang w:eastAsia="x-none"/>
        </w:rPr>
      </w:pPr>
      <w:hyperlink r:id="rId2389" w:history="1">
        <w:r w:rsidR="00D93AE1">
          <w:rPr>
            <w:rStyle w:val="Hyperlink"/>
            <w:lang w:eastAsia="x-none"/>
          </w:rPr>
          <w:t>R1-1809267</w:t>
        </w:r>
      </w:hyperlink>
      <w:r w:rsidR="0002018B" w:rsidRPr="0002018B">
        <w:rPr>
          <w:lang w:eastAsia="x-none"/>
        </w:rPr>
        <w:tab/>
        <w:t>IMT-2020 self-evaluation: On eMBB spectral efficiency - LTE</w:t>
      </w:r>
      <w:r w:rsidR="0002018B" w:rsidRPr="0002018B">
        <w:rPr>
          <w:lang w:eastAsia="x-none"/>
        </w:rPr>
        <w:tab/>
        <w:t>Ericsson</w:t>
      </w:r>
    </w:p>
    <w:p w14:paraId="33A5B117" w14:textId="13F49DB3" w:rsidR="0002018B" w:rsidRPr="0002018B" w:rsidRDefault="001B7BF2" w:rsidP="0002018B">
      <w:pPr>
        <w:ind w:left="720" w:hanging="720"/>
        <w:rPr>
          <w:lang w:eastAsia="x-none"/>
        </w:rPr>
      </w:pPr>
      <w:hyperlink r:id="rId2390" w:history="1">
        <w:r w:rsidR="00D93AE1">
          <w:rPr>
            <w:rStyle w:val="Hyperlink"/>
            <w:lang w:eastAsia="x-none"/>
          </w:rPr>
          <w:t>R1-1809268</w:t>
        </w:r>
      </w:hyperlink>
      <w:r w:rsidR="0002018B" w:rsidRPr="0002018B">
        <w:rPr>
          <w:lang w:eastAsia="x-none"/>
        </w:rPr>
        <w:tab/>
        <w:t>IMT-2020 self-evaluation: On eMBB spectral efficiency - NR</w:t>
      </w:r>
      <w:r w:rsidR="0002018B" w:rsidRPr="0002018B">
        <w:rPr>
          <w:lang w:eastAsia="x-none"/>
        </w:rPr>
        <w:tab/>
        <w:t>Ericsson</w:t>
      </w:r>
    </w:p>
    <w:p w14:paraId="768791C6" w14:textId="5B2D9D57" w:rsidR="0002018B" w:rsidRPr="0002018B" w:rsidRDefault="001B7BF2" w:rsidP="0002018B">
      <w:pPr>
        <w:ind w:left="720" w:hanging="720"/>
        <w:rPr>
          <w:lang w:eastAsia="x-none"/>
        </w:rPr>
      </w:pPr>
      <w:hyperlink r:id="rId2391" w:history="1">
        <w:r w:rsidR="00D93AE1">
          <w:rPr>
            <w:rStyle w:val="Hyperlink"/>
            <w:lang w:eastAsia="x-none"/>
          </w:rPr>
          <w:t>R1-1809269</w:t>
        </w:r>
      </w:hyperlink>
      <w:r w:rsidR="0002018B" w:rsidRPr="0002018B">
        <w:rPr>
          <w:lang w:eastAsia="x-none"/>
        </w:rPr>
        <w:tab/>
        <w:t>IMT-2020 self-evaluation: On eMBB user experienced data rate - NR</w:t>
      </w:r>
      <w:r w:rsidR="0002018B" w:rsidRPr="0002018B">
        <w:rPr>
          <w:lang w:eastAsia="x-none"/>
        </w:rPr>
        <w:tab/>
        <w:t>Ericsson</w:t>
      </w:r>
    </w:p>
    <w:p w14:paraId="49F051A4" w14:textId="56AE2BD8" w:rsidR="0002018B" w:rsidRPr="0002018B" w:rsidRDefault="001B7BF2" w:rsidP="0002018B">
      <w:pPr>
        <w:ind w:left="720" w:hanging="720"/>
        <w:rPr>
          <w:lang w:eastAsia="x-none"/>
        </w:rPr>
      </w:pPr>
      <w:hyperlink r:id="rId2392" w:history="1">
        <w:r w:rsidR="00D93AE1">
          <w:rPr>
            <w:rStyle w:val="Hyperlink"/>
            <w:lang w:eastAsia="x-none"/>
          </w:rPr>
          <w:t>R1-1809270</w:t>
        </w:r>
      </w:hyperlink>
      <w:r w:rsidR="0002018B" w:rsidRPr="0002018B">
        <w:rPr>
          <w:lang w:eastAsia="x-none"/>
        </w:rPr>
        <w:tab/>
        <w:t>IMT-2020 self-evaluation: On eMBB area traffic capacity - NR</w:t>
      </w:r>
      <w:r w:rsidR="0002018B" w:rsidRPr="0002018B">
        <w:rPr>
          <w:lang w:eastAsia="x-none"/>
        </w:rPr>
        <w:tab/>
        <w:t>Ericsson</w:t>
      </w:r>
    </w:p>
    <w:p w14:paraId="2378CC08" w14:textId="5342E87D" w:rsidR="0002018B" w:rsidRPr="0002018B" w:rsidRDefault="001B7BF2" w:rsidP="0002018B">
      <w:pPr>
        <w:ind w:left="720" w:hanging="720"/>
        <w:rPr>
          <w:lang w:eastAsia="x-none"/>
        </w:rPr>
      </w:pPr>
      <w:hyperlink r:id="rId2393" w:history="1">
        <w:r w:rsidR="00D93AE1">
          <w:rPr>
            <w:rStyle w:val="Hyperlink"/>
            <w:lang w:eastAsia="x-none"/>
          </w:rPr>
          <w:t>R1-1809271</w:t>
        </w:r>
      </w:hyperlink>
      <w:r w:rsidR="0002018B" w:rsidRPr="0002018B">
        <w:rPr>
          <w:lang w:eastAsia="x-none"/>
        </w:rPr>
        <w:tab/>
        <w:t>IMT-2020 self-evaluation: Peak data rate and peak spectrum efficiency evaluations for LTE</w:t>
      </w:r>
      <w:r w:rsidR="0002018B" w:rsidRPr="0002018B">
        <w:rPr>
          <w:lang w:eastAsia="x-none"/>
        </w:rPr>
        <w:tab/>
        <w:t>Ericsson</w:t>
      </w:r>
    </w:p>
    <w:p w14:paraId="6C38255F" w14:textId="7D32FEF0" w:rsidR="0002018B" w:rsidRPr="0002018B" w:rsidRDefault="001B7BF2" w:rsidP="0002018B">
      <w:pPr>
        <w:ind w:left="720" w:hanging="720"/>
        <w:rPr>
          <w:lang w:eastAsia="x-none"/>
        </w:rPr>
      </w:pPr>
      <w:hyperlink r:id="rId2394" w:history="1">
        <w:r w:rsidR="00D93AE1">
          <w:rPr>
            <w:rStyle w:val="Hyperlink"/>
            <w:lang w:eastAsia="x-none"/>
          </w:rPr>
          <w:t>R1-1809272</w:t>
        </w:r>
      </w:hyperlink>
      <w:r w:rsidR="0002018B" w:rsidRPr="0002018B">
        <w:rPr>
          <w:lang w:eastAsia="x-none"/>
        </w:rPr>
        <w:tab/>
        <w:t>IMT-2020 self-evaluation: Peak data rate and peak spectrum efficiency evaluations for NR</w:t>
      </w:r>
      <w:r w:rsidR="0002018B" w:rsidRPr="0002018B">
        <w:rPr>
          <w:lang w:eastAsia="x-none"/>
        </w:rPr>
        <w:tab/>
        <w:t>Ericsson</w:t>
      </w:r>
    </w:p>
    <w:p w14:paraId="40FE9EE1" w14:textId="723FFC1B" w:rsidR="0002018B" w:rsidRPr="0002018B" w:rsidRDefault="001B7BF2" w:rsidP="0002018B">
      <w:pPr>
        <w:ind w:left="720" w:hanging="720"/>
        <w:rPr>
          <w:lang w:eastAsia="x-none"/>
        </w:rPr>
      </w:pPr>
      <w:hyperlink r:id="rId2395" w:history="1">
        <w:r w:rsidR="00D93AE1">
          <w:rPr>
            <w:rStyle w:val="Hyperlink"/>
            <w:lang w:eastAsia="x-none"/>
          </w:rPr>
          <w:t>R1-1809273</w:t>
        </w:r>
      </w:hyperlink>
      <w:r w:rsidR="0002018B" w:rsidRPr="0002018B">
        <w:rPr>
          <w:lang w:eastAsia="x-none"/>
        </w:rPr>
        <w:tab/>
        <w:t>IMT-2020 self-evaluation: Radio Network Energy Performance - LTE</w:t>
      </w:r>
      <w:r w:rsidR="0002018B" w:rsidRPr="0002018B">
        <w:rPr>
          <w:lang w:eastAsia="x-none"/>
        </w:rPr>
        <w:tab/>
        <w:t>Ericsson</w:t>
      </w:r>
    </w:p>
    <w:p w14:paraId="0321F0D6" w14:textId="56CA0A7A" w:rsidR="0002018B" w:rsidRPr="0002018B" w:rsidRDefault="001B7BF2" w:rsidP="0002018B">
      <w:pPr>
        <w:ind w:left="720" w:hanging="720"/>
        <w:rPr>
          <w:lang w:eastAsia="x-none"/>
        </w:rPr>
      </w:pPr>
      <w:hyperlink r:id="rId2396" w:history="1">
        <w:r w:rsidR="00D93AE1">
          <w:rPr>
            <w:rStyle w:val="Hyperlink"/>
            <w:lang w:eastAsia="x-none"/>
          </w:rPr>
          <w:t>R1-1809274</w:t>
        </w:r>
      </w:hyperlink>
      <w:r w:rsidR="0002018B" w:rsidRPr="0002018B">
        <w:rPr>
          <w:lang w:eastAsia="x-none"/>
        </w:rPr>
        <w:tab/>
        <w:t>IMT-2020 self-evaluation: Radio Network Energy Performance - NR</w:t>
      </w:r>
      <w:r w:rsidR="0002018B" w:rsidRPr="0002018B">
        <w:rPr>
          <w:lang w:eastAsia="x-none"/>
        </w:rPr>
        <w:tab/>
        <w:t>Ericsson</w:t>
      </w:r>
    </w:p>
    <w:p w14:paraId="48210614" w14:textId="43C5836B" w:rsidR="0002018B" w:rsidRPr="0002018B" w:rsidRDefault="001B7BF2" w:rsidP="0002018B">
      <w:pPr>
        <w:ind w:left="720" w:hanging="720"/>
        <w:rPr>
          <w:lang w:eastAsia="x-none"/>
        </w:rPr>
      </w:pPr>
      <w:hyperlink r:id="rId2397" w:history="1">
        <w:r w:rsidR="00D93AE1">
          <w:rPr>
            <w:rStyle w:val="Hyperlink"/>
            <w:lang w:eastAsia="x-none"/>
          </w:rPr>
          <w:t>R1-1809275</w:t>
        </w:r>
      </w:hyperlink>
      <w:r w:rsidR="0002018B" w:rsidRPr="0002018B">
        <w:rPr>
          <w:lang w:eastAsia="x-none"/>
        </w:rPr>
        <w:tab/>
        <w:t>IMT-2020 self-evaluation: Reliability in NR</w:t>
      </w:r>
      <w:r w:rsidR="0002018B" w:rsidRPr="0002018B">
        <w:rPr>
          <w:lang w:eastAsia="x-none"/>
        </w:rPr>
        <w:tab/>
        <w:t>Ericsson</w:t>
      </w:r>
    </w:p>
    <w:p w14:paraId="35F2F9EC" w14:textId="5928DC3B" w:rsidR="0002018B" w:rsidRPr="0002018B" w:rsidRDefault="001B7BF2" w:rsidP="0002018B">
      <w:pPr>
        <w:ind w:left="720" w:hanging="720"/>
        <w:rPr>
          <w:lang w:eastAsia="x-none"/>
        </w:rPr>
      </w:pPr>
      <w:hyperlink r:id="rId2398" w:history="1">
        <w:r w:rsidR="00D93AE1">
          <w:rPr>
            <w:rStyle w:val="Hyperlink"/>
            <w:lang w:eastAsia="x-none"/>
          </w:rPr>
          <w:t>R1-1809276</w:t>
        </w:r>
      </w:hyperlink>
      <w:r w:rsidR="0002018B" w:rsidRPr="0002018B">
        <w:rPr>
          <w:lang w:eastAsia="x-none"/>
        </w:rPr>
        <w:tab/>
        <w:t>IMT-2020 self-evaluation: Reliability in LTE</w:t>
      </w:r>
      <w:r w:rsidR="0002018B" w:rsidRPr="0002018B">
        <w:rPr>
          <w:lang w:eastAsia="x-none"/>
        </w:rPr>
        <w:tab/>
        <w:t>Ericsson</w:t>
      </w:r>
    </w:p>
    <w:p w14:paraId="456A963F" w14:textId="5EBCFCFC" w:rsidR="0002018B" w:rsidRPr="0002018B" w:rsidRDefault="001B7BF2" w:rsidP="0002018B">
      <w:pPr>
        <w:ind w:left="720" w:hanging="720"/>
        <w:rPr>
          <w:lang w:eastAsia="x-none"/>
        </w:rPr>
      </w:pPr>
      <w:hyperlink r:id="rId2399" w:history="1">
        <w:r w:rsidR="00D93AE1">
          <w:rPr>
            <w:rStyle w:val="Hyperlink"/>
            <w:lang w:eastAsia="x-none"/>
          </w:rPr>
          <w:t>R1-1809277</w:t>
        </w:r>
      </w:hyperlink>
      <w:r w:rsidR="0002018B" w:rsidRPr="0002018B">
        <w:rPr>
          <w:lang w:eastAsia="x-none"/>
        </w:rPr>
        <w:tab/>
        <w:t>IMT-2020 self-evaluation: UP latency in NR</w:t>
      </w:r>
      <w:r w:rsidR="0002018B" w:rsidRPr="0002018B">
        <w:rPr>
          <w:lang w:eastAsia="x-none"/>
        </w:rPr>
        <w:tab/>
        <w:t>Ericsson</w:t>
      </w:r>
    </w:p>
    <w:p w14:paraId="2512BB9E" w14:textId="23C704E7" w:rsidR="0002018B" w:rsidRPr="0002018B" w:rsidRDefault="001B7BF2" w:rsidP="0002018B">
      <w:pPr>
        <w:ind w:left="720" w:hanging="720"/>
        <w:rPr>
          <w:lang w:eastAsia="x-none"/>
        </w:rPr>
      </w:pPr>
      <w:hyperlink r:id="rId2400" w:history="1">
        <w:r w:rsidR="00D93AE1">
          <w:rPr>
            <w:rStyle w:val="Hyperlink"/>
            <w:lang w:eastAsia="x-none"/>
          </w:rPr>
          <w:t>R1-1809278</w:t>
        </w:r>
      </w:hyperlink>
      <w:r w:rsidR="0002018B" w:rsidRPr="0002018B">
        <w:rPr>
          <w:lang w:eastAsia="x-none"/>
        </w:rPr>
        <w:tab/>
        <w:t>IMT-2020 self-evaluation: UP latency in LTE</w:t>
      </w:r>
      <w:r w:rsidR="0002018B" w:rsidRPr="0002018B">
        <w:rPr>
          <w:lang w:eastAsia="x-none"/>
        </w:rPr>
        <w:tab/>
        <w:t>Ericsson</w:t>
      </w:r>
    </w:p>
    <w:p w14:paraId="5AB44FDF" w14:textId="793B3785" w:rsidR="0002018B" w:rsidRPr="0002018B" w:rsidRDefault="001B7BF2" w:rsidP="0002018B">
      <w:pPr>
        <w:ind w:left="720" w:hanging="720"/>
        <w:rPr>
          <w:lang w:eastAsia="x-none"/>
        </w:rPr>
      </w:pPr>
      <w:hyperlink r:id="rId2401" w:history="1">
        <w:r w:rsidR="00D93AE1">
          <w:rPr>
            <w:rStyle w:val="Hyperlink"/>
            <w:lang w:eastAsia="x-none"/>
          </w:rPr>
          <w:t>R1-1809279</w:t>
        </w:r>
      </w:hyperlink>
      <w:r w:rsidR="0002018B" w:rsidRPr="0002018B">
        <w:rPr>
          <w:lang w:eastAsia="x-none"/>
        </w:rPr>
        <w:tab/>
        <w:t>IMT-2020 self-evaluation: CP latency in NR</w:t>
      </w:r>
      <w:r w:rsidR="0002018B" w:rsidRPr="0002018B">
        <w:rPr>
          <w:lang w:eastAsia="x-none"/>
        </w:rPr>
        <w:tab/>
        <w:t>Ericsson</w:t>
      </w:r>
    </w:p>
    <w:p w14:paraId="5269160C" w14:textId="2189D8F1" w:rsidR="0002018B" w:rsidRPr="0002018B" w:rsidRDefault="001B7BF2" w:rsidP="0002018B">
      <w:pPr>
        <w:ind w:left="720" w:hanging="720"/>
        <w:rPr>
          <w:lang w:eastAsia="x-none"/>
        </w:rPr>
      </w:pPr>
      <w:hyperlink r:id="rId2402" w:history="1">
        <w:r w:rsidR="00D93AE1">
          <w:rPr>
            <w:rStyle w:val="Hyperlink"/>
            <w:lang w:eastAsia="x-none"/>
          </w:rPr>
          <w:t>R1-1809290</w:t>
        </w:r>
      </w:hyperlink>
      <w:r w:rsidR="0002018B" w:rsidRPr="0002018B">
        <w:rPr>
          <w:lang w:eastAsia="x-none"/>
        </w:rPr>
        <w:tab/>
        <w:t>Self evaluation on peak spectral efficiency of FR1 towards IMT-2020</w:t>
      </w:r>
      <w:r w:rsidR="0002018B" w:rsidRPr="0002018B">
        <w:rPr>
          <w:lang w:eastAsia="x-none"/>
        </w:rPr>
        <w:tab/>
        <w:t>CAICT</w:t>
      </w:r>
    </w:p>
    <w:p w14:paraId="247FA3C0" w14:textId="3F06ADEC" w:rsidR="0002018B" w:rsidRPr="0002018B" w:rsidRDefault="001B7BF2" w:rsidP="0002018B">
      <w:pPr>
        <w:ind w:left="720" w:hanging="720"/>
        <w:rPr>
          <w:lang w:eastAsia="x-none"/>
        </w:rPr>
      </w:pPr>
      <w:hyperlink r:id="rId2403" w:history="1">
        <w:r w:rsidR="00D93AE1">
          <w:rPr>
            <w:rStyle w:val="Hyperlink"/>
            <w:lang w:eastAsia="x-none"/>
          </w:rPr>
          <w:t>R1-1809495</w:t>
        </w:r>
      </w:hyperlink>
      <w:r w:rsidR="0002018B" w:rsidRPr="0002018B">
        <w:rPr>
          <w:lang w:eastAsia="x-none"/>
        </w:rPr>
        <w:tab/>
        <w:t>IMT-2020 Indoor Downlink Spectral Efficiency Results</w:t>
      </w:r>
      <w:r w:rsidR="0002018B" w:rsidRPr="0002018B">
        <w:rPr>
          <w:lang w:eastAsia="x-none"/>
        </w:rPr>
        <w:tab/>
        <w:t>Motorola Mobility, Lenovo</w:t>
      </w:r>
    </w:p>
    <w:p w14:paraId="4FB9CAF9" w14:textId="1B048541" w:rsidR="0002018B" w:rsidRPr="0002018B" w:rsidRDefault="0002018B" w:rsidP="0002018B">
      <w:pPr>
        <w:ind w:left="720" w:hanging="720"/>
        <w:rPr>
          <w:lang w:eastAsia="x-none"/>
        </w:rPr>
      </w:pPr>
      <w:r w:rsidRPr="0002018B">
        <w:rPr>
          <w:lang w:eastAsia="x-none"/>
        </w:rPr>
        <w:t xml:space="preserve">Revision of </w:t>
      </w:r>
      <w:hyperlink r:id="rId2404" w:history="1">
        <w:r w:rsidR="00D93AE1">
          <w:rPr>
            <w:rStyle w:val="Hyperlink"/>
            <w:lang w:eastAsia="x-none"/>
          </w:rPr>
          <w:t>R1-1809401</w:t>
        </w:r>
      </w:hyperlink>
    </w:p>
    <w:p w14:paraId="25ACA493" w14:textId="58A14B46" w:rsidR="0002018B" w:rsidRPr="0002018B" w:rsidRDefault="001B7BF2" w:rsidP="0002018B">
      <w:pPr>
        <w:ind w:left="720" w:hanging="720"/>
        <w:rPr>
          <w:lang w:eastAsia="x-none"/>
        </w:rPr>
      </w:pPr>
      <w:hyperlink r:id="rId2405" w:history="1">
        <w:r w:rsidR="00D93AE1">
          <w:rPr>
            <w:rStyle w:val="Hyperlink"/>
            <w:lang w:eastAsia="x-none"/>
          </w:rPr>
          <w:t>R1-1809461</w:t>
        </w:r>
      </w:hyperlink>
      <w:r w:rsidR="0002018B" w:rsidRPr="0002018B">
        <w:rPr>
          <w:lang w:eastAsia="x-none"/>
        </w:rPr>
        <w:tab/>
        <w:t>IMT-2020 eMBB spectral efficiency evaluations</w:t>
      </w:r>
      <w:r w:rsidR="0002018B" w:rsidRPr="0002018B">
        <w:rPr>
          <w:lang w:eastAsia="x-none"/>
        </w:rPr>
        <w:tab/>
        <w:t>Qualcomm Incorporated</w:t>
      </w:r>
    </w:p>
    <w:p w14:paraId="07B4D520" w14:textId="40FEB7A1" w:rsidR="0002018B" w:rsidRPr="001E37F0" w:rsidRDefault="001B7BF2" w:rsidP="0002018B">
      <w:pPr>
        <w:ind w:left="720" w:hanging="720"/>
        <w:rPr>
          <w:lang w:eastAsia="x-none"/>
        </w:rPr>
      </w:pPr>
      <w:hyperlink r:id="rId2406" w:history="1">
        <w:r w:rsidR="00D93AE1">
          <w:rPr>
            <w:rStyle w:val="Hyperlink"/>
            <w:lang w:eastAsia="x-none"/>
          </w:rPr>
          <w:t>R1-1809465</w:t>
        </w:r>
      </w:hyperlink>
      <w:r w:rsidR="0002018B" w:rsidRPr="0002018B">
        <w:rPr>
          <w:lang w:eastAsia="x-none"/>
        </w:rPr>
        <w:tab/>
        <w:t>Rural-eMBB results for IMT-2020 self-evaluation</w:t>
      </w:r>
      <w:r w:rsidR="0002018B" w:rsidRPr="0002018B">
        <w:rPr>
          <w:lang w:eastAsia="x-none"/>
        </w:rPr>
        <w:tab/>
        <w:t>CEWiT</w:t>
      </w:r>
    </w:p>
    <w:p w14:paraId="536033B9" w14:textId="41D9E650" w:rsidR="00E303AE" w:rsidRPr="00E303AE" w:rsidRDefault="00E303AE" w:rsidP="002F4311">
      <w:pPr>
        <w:pStyle w:val="Heading3"/>
      </w:pPr>
      <w:bookmarkStart w:id="1092" w:name="_Toc526458973"/>
      <w:r w:rsidRPr="00E303AE">
        <w:t>Other</w:t>
      </w:r>
      <w:bookmarkEnd w:id="1087"/>
      <w:bookmarkEnd w:id="1092"/>
    </w:p>
    <w:p w14:paraId="2CAD2D27" w14:textId="79C0CA45" w:rsidR="00E303AE" w:rsidRPr="00E303AE" w:rsidRDefault="001B7BF2" w:rsidP="00E303AE">
      <w:pPr>
        <w:ind w:left="720" w:hanging="720"/>
        <w:rPr>
          <w:lang w:eastAsia="x-none"/>
        </w:rPr>
      </w:pPr>
      <w:hyperlink r:id="rId2407" w:history="1">
        <w:r w:rsidR="00D93AE1">
          <w:rPr>
            <w:rStyle w:val="Hyperlink"/>
            <w:lang w:eastAsia="x-none"/>
          </w:rPr>
          <w:t>R1-1808252</w:t>
        </w:r>
      </w:hyperlink>
      <w:r w:rsidR="00E303AE" w:rsidRPr="00E303AE">
        <w:rPr>
          <w:lang w:eastAsia="x-none"/>
        </w:rPr>
        <w:tab/>
        <w:t>On NR UE power saving</w:t>
      </w:r>
      <w:r w:rsidR="00E303AE" w:rsidRPr="00E303AE">
        <w:rPr>
          <w:lang w:eastAsia="x-none"/>
        </w:rPr>
        <w:tab/>
        <w:t>vivo</w:t>
      </w:r>
    </w:p>
    <w:p w14:paraId="0AAA0F0F" w14:textId="70826361" w:rsidR="00E303AE" w:rsidRPr="00E303AE" w:rsidRDefault="001B7BF2" w:rsidP="00E303AE">
      <w:pPr>
        <w:ind w:left="720" w:hanging="720"/>
        <w:rPr>
          <w:lang w:eastAsia="x-none"/>
        </w:rPr>
      </w:pPr>
      <w:hyperlink r:id="rId2408" w:history="1">
        <w:r w:rsidR="00D93AE1">
          <w:rPr>
            <w:rStyle w:val="Hyperlink"/>
            <w:lang w:eastAsia="x-none"/>
          </w:rPr>
          <w:t>R1-1808615</w:t>
        </w:r>
      </w:hyperlink>
      <w:r w:rsidR="00E303AE" w:rsidRPr="00E303AE">
        <w:rPr>
          <w:lang w:eastAsia="x-none"/>
        </w:rPr>
        <w:tab/>
        <w:t>Power model for evaluating UE power saving techniques</w:t>
      </w:r>
      <w:r w:rsidR="00E303AE" w:rsidRPr="00E303AE">
        <w:rPr>
          <w:lang w:eastAsia="x-none"/>
        </w:rPr>
        <w:tab/>
        <w:t>Apple Inc.</w:t>
      </w:r>
    </w:p>
    <w:p w14:paraId="3910566A" w14:textId="1A298033" w:rsidR="00E303AE" w:rsidRPr="00E303AE" w:rsidRDefault="001B7BF2" w:rsidP="00E303AE">
      <w:pPr>
        <w:ind w:left="720" w:hanging="720"/>
        <w:rPr>
          <w:lang w:eastAsia="x-none"/>
        </w:rPr>
      </w:pPr>
      <w:hyperlink r:id="rId2409" w:history="1">
        <w:r w:rsidR="00D93AE1">
          <w:rPr>
            <w:rStyle w:val="Hyperlink"/>
            <w:lang w:eastAsia="x-none"/>
          </w:rPr>
          <w:t>R1-1808718</w:t>
        </w:r>
      </w:hyperlink>
      <w:r w:rsidR="00E303AE" w:rsidRPr="00E303AE">
        <w:rPr>
          <w:lang w:eastAsia="x-none"/>
        </w:rPr>
        <w:tab/>
        <w:t>On RS Enhancement to Support Multi-TRP Transmission</w:t>
      </w:r>
      <w:r w:rsidR="00E303AE" w:rsidRPr="00E303AE">
        <w:rPr>
          <w:lang w:eastAsia="x-none"/>
        </w:rPr>
        <w:tab/>
        <w:t>Intel Corporation</w:t>
      </w:r>
    </w:p>
    <w:p w14:paraId="42D0018A" w14:textId="50DDA341" w:rsidR="00E303AE" w:rsidRPr="00E303AE" w:rsidRDefault="001B7BF2" w:rsidP="00E303AE">
      <w:pPr>
        <w:ind w:left="720" w:hanging="720"/>
        <w:rPr>
          <w:lang w:eastAsia="x-none"/>
        </w:rPr>
      </w:pPr>
      <w:hyperlink r:id="rId2410" w:history="1">
        <w:r w:rsidR="00D93AE1">
          <w:rPr>
            <w:rStyle w:val="Hyperlink"/>
            <w:lang w:eastAsia="x-none"/>
          </w:rPr>
          <w:t>R1-1808719</w:t>
        </w:r>
      </w:hyperlink>
      <w:r w:rsidR="00E303AE" w:rsidRPr="00E303AE">
        <w:rPr>
          <w:lang w:eastAsia="x-none"/>
        </w:rPr>
        <w:tab/>
        <w:t>On UL/DL Beam Management Latency and Overhead Reduction</w:t>
      </w:r>
      <w:r w:rsidR="00E303AE" w:rsidRPr="00E303AE">
        <w:rPr>
          <w:lang w:eastAsia="x-none"/>
        </w:rPr>
        <w:tab/>
        <w:t>Intel Corporation</w:t>
      </w:r>
    </w:p>
    <w:p w14:paraId="40D7ED97" w14:textId="15E0AF23" w:rsidR="00E303AE" w:rsidRPr="00E303AE" w:rsidRDefault="001B7BF2" w:rsidP="00E303AE">
      <w:pPr>
        <w:ind w:left="720" w:hanging="720"/>
        <w:rPr>
          <w:lang w:eastAsia="x-none"/>
        </w:rPr>
      </w:pPr>
      <w:hyperlink r:id="rId2411" w:history="1">
        <w:r w:rsidR="00D93AE1">
          <w:rPr>
            <w:rStyle w:val="Hyperlink"/>
            <w:lang w:eastAsia="x-none"/>
          </w:rPr>
          <w:t>R1-1808720</w:t>
        </w:r>
      </w:hyperlink>
      <w:r w:rsidR="00E303AE" w:rsidRPr="00E303AE">
        <w:rPr>
          <w:lang w:eastAsia="x-none"/>
        </w:rPr>
        <w:tab/>
        <w:t>On SCell Beam Failure Recovery</w:t>
      </w:r>
      <w:r w:rsidR="00E303AE" w:rsidRPr="00E303AE">
        <w:rPr>
          <w:lang w:eastAsia="x-none"/>
        </w:rPr>
        <w:tab/>
        <w:t>Intel Corporation</w:t>
      </w:r>
    </w:p>
    <w:p w14:paraId="36C28742" w14:textId="7B1254E9" w:rsidR="00E303AE" w:rsidRPr="00E303AE" w:rsidRDefault="001B7BF2" w:rsidP="00E303AE">
      <w:pPr>
        <w:ind w:left="720" w:hanging="720"/>
        <w:rPr>
          <w:lang w:eastAsia="x-none"/>
        </w:rPr>
      </w:pPr>
      <w:hyperlink r:id="rId2412" w:history="1">
        <w:r w:rsidR="00D93AE1">
          <w:rPr>
            <w:rStyle w:val="Hyperlink"/>
            <w:lang w:eastAsia="x-none"/>
          </w:rPr>
          <w:t>R1-1808721</w:t>
        </w:r>
      </w:hyperlink>
      <w:r w:rsidR="00E303AE" w:rsidRPr="00E303AE">
        <w:rPr>
          <w:lang w:eastAsia="x-none"/>
        </w:rPr>
        <w:tab/>
        <w:t>On Interference-aware Beam Measurement and Reporting</w:t>
      </w:r>
      <w:r w:rsidR="00E303AE" w:rsidRPr="00E303AE">
        <w:rPr>
          <w:lang w:eastAsia="x-none"/>
        </w:rPr>
        <w:tab/>
        <w:t>Intel Corporation</w:t>
      </w:r>
    </w:p>
    <w:p w14:paraId="5FCBBACD" w14:textId="2E52B4CE" w:rsidR="00E303AE" w:rsidRPr="00E303AE" w:rsidRDefault="001B7BF2" w:rsidP="00E303AE">
      <w:pPr>
        <w:ind w:left="720" w:hanging="720"/>
        <w:rPr>
          <w:lang w:eastAsia="x-none"/>
        </w:rPr>
      </w:pPr>
      <w:hyperlink r:id="rId2413" w:history="1">
        <w:r w:rsidR="00D93AE1">
          <w:rPr>
            <w:rStyle w:val="Hyperlink"/>
            <w:lang w:eastAsia="x-none"/>
          </w:rPr>
          <w:t>R1-1808853</w:t>
        </w:r>
      </w:hyperlink>
      <w:r w:rsidR="00E303AE" w:rsidRPr="00E303AE">
        <w:rPr>
          <w:lang w:eastAsia="x-none"/>
        </w:rPr>
        <w:tab/>
        <w:t>Discussion on scenarios and enhancements for NR positioning</w:t>
      </w:r>
      <w:r w:rsidR="00E303AE" w:rsidRPr="00E303AE">
        <w:rPr>
          <w:lang w:eastAsia="x-none"/>
        </w:rPr>
        <w:tab/>
        <w:t>CMCC</w:t>
      </w:r>
    </w:p>
    <w:p w14:paraId="25CA43C9" w14:textId="34EBCA74" w:rsidR="00E303AE" w:rsidRPr="00E303AE" w:rsidRDefault="001B7BF2" w:rsidP="00E303AE">
      <w:pPr>
        <w:ind w:left="720" w:hanging="720"/>
        <w:rPr>
          <w:lang w:eastAsia="x-none"/>
        </w:rPr>
      </w:pPr>
      <w:hyperlink r:id="rId2414" w:history="1">
        <w:r w:rsidR="00D93AE1">
          <w:rPr>
            <w:rStyle w:val="Hyperlink"/>
            <w:lang w:eastAsia="x-none"/>
          </w:rPr>
          <w:t>R1-1808949</w:t>
        </w:r>
      </w:hyperlink>
      <w:r w:rsidR="00E303AE" w:rsidRPr="00E303AE">
        <w:rPr>
          <w:lang w:eastAsia="x-none"/>
        </w:rPr>
        <w:tab/>
        <w:t>Enhancements on CSI reporting and codebook design</w:t>
      </w:r>
      <w:r w:rsidR="00E303AE" w:rsidRPr="00E303AE">
        <w:rPr>
          <w:lang w:eastAsia="x-none"/>
        </w:rPr>
        <w:tab/>
        <w:t>Huawei, HiSilicon</w:t>
      </w:r>
    </w:p>
    <w:p w14:paraId="5B972C6B" w14:textId="456BC793" w:rsidR="00E303AE" w:rsidRPr="00E303AE" w:rsidRDefault="001B7BF2" w:rsidP="00E303AE">
      <w:pPr>
        <w:ind w:left="720" w:hanging="720"/>
        <w:rPr>
          <w:lang w:eastAsia="x-none"/>
        </w:rPr>
      </w:pPr>
      <w:hyperlink r:id="rId2415" w:history="1">
        <w:r w:rsidR="00D93AE1">
          <w:rPr>
            <w:rStyle w:val="Hyperlink"/>
            <w:lang w:eastAsia="x-none"/>
          </w:rPr>
          <w:t>R1-1808950</w:t>
        </w:r>
      </w:hyperlink>
      <w:r w:rsidR="00E303AE" w:rsidRPr="00E303AE">
        <w:rPr>
          <w:lang w:eastAsia="x-none"/>
        </w:rPr>
        <w:tab/>
        <w:t>Enhancements on Type II CSI for more than 2 layers</w:t>
      </w:r>
      <w:r w:rsidR="00E303AE" w:rsidRPr="00E303AE">
        <w:rPr>
          <w:lang w:eastAsia="x-none"/>
        </w:rPr>
        <w:tab/>
        <w:t>Huawei, HiSilicon</w:t>
      </w:r>
    </w:p>
    <w:p w14:paraId="518FD9C4" w14:textId="76BCD512" w:rsidR="00E303AE" w:rsidRPr="00E303AE" w:rsidRDefault="001B7BF2" w:rsidP="00E303AE">
      <w:pPr>
        <w:ind w:left="720" w:hanging="720"/>
        <w:rPr>
          <w:lang w:eastAsia="x-none"/>
        </w:rPr>
      </w:pPr>
      <w:hyperlink r:id="rId2416" w:history="1">
        <w:r w:rsidR="00D93AE1">
          <w:rPr>
            <w:rStyle w:val="Hyperlink"/>
            <w:lang w:eastAsia="x-none"/>
          </w:rPr>
          <w:t>R1-1809117</w:t>
        </w:r>
      </w:hyperlink>
      <w:r w:rsidR="00E303AE" w:rsidRPr="00E303AE">
        <w:rPr>
          <w:lang w:eastAsia="x-none"/>
        </w:rPr>
        <w:tab/>
        <w:t>Enhancements on multi-TRP/panel transmission in NR</w:t>
      </w:r>
      <w:r w:rsidR="00E303AE" w:rsidRPr="00E303AE">
        <w:rPr>
          <w:lang w:eastAsia="x-none"/>
        </w:rPr>
        <w:tab/>
        <w:t>Huawei, HiSilicon</w:t>
      </w:r>
    </w:p>
    <w:p w14:paraId="16A20654" w14:textId="7BCCC4CF" w:rsidR="00E303AE" w:rsidRPr="00E303AE" w:rsidRDefault="001B7BF2" w:rsidP="00E303AE">
      <w:pPr>
        <w:ind w:left="720" w:hanging="720"/>
        <w:rPr>
          <w:lang w:eastAsia="x-none"/>
        </w:rPr>
      </w:pPr>
      <w:hyperlink r:id="rId2417" w:history="1">
        <w:r w:rsidR="00D93AE1">
          <w:rPr>
            <w:rStyle w:val="Hyperlink"/>
            <w:lang w:eastAsia="x-none"/>
          </w:rPr>
          <w:t>R1-1809118</w:t>
        </w:r>
      </w:hyperlink>
      <w:r w:rsidR="00E303AE" w:rsidRPr="00E303AE">
        <w:rPr>
          <w:lang w:eastAsia="x-none"/>
        </w:rPr>
        <w:tab/>
        <w:t>Discussion on multi-TRP/panel transmission for reliability and robustness in NR</w:t>
      </w:r>
      <w:r w:rsidR="00E303AE" w:rsidRPr="00E303AE">
        <w:rPr>
          <w:lang w:eastAsia="x-none"/>
        </w:rPr>
        <w:tab/>
        <w:t>Huawei, HiSilicon</w:t>
      </w:r>
    </w:p>
    <w:p w14:paraId="60D97AFD" w14:textId="45903FAE" w:rsidR="00E303AE" w:rsidRPr="00E303AE" w:rsidRDefault="001B7BF2" w:rsidP="00E303AE">
      <w:pPr>
        <w:ind w:left="720" w:hanging="720"/>
        <w:rPr>
          <w:lang w:eastAsia="x-none"/>
        </w:rPr>
      </w:pPr>
      <w:hyperlink r:id="rId2418" w:history="1">
        <w:r w:rsidR="00D93AE1">
          <w:rPr>
            <w:rStyle w:val="Hyperlink"/>
            <w:lang w:eastAsia="x-none"/>
          </w:rPr>
          <w:t>R1-1809119</w:t>
        </w:r>
      </w:hyperlink>
      <w:r w:rsidR="00E303AE" w:rsidRPr="00E303AE">
        <w:rPr>
          <w:lang w:eastAsia="x-none"/>
        </w:rPr>
        <w:tab/>
        <w:t>Beam management enhancements for latency and overhead reduction</w:t>
      </w:r>
      <w:r w:rsidR="00E303AE" w:rsidRPr="00E303AE">
        <w:rPr>
          <w:lang w:eastAsia="x-none"/>
        </w:rPr>
        <w:tab/>
        <w:t>Huawei, HiSilicon</w:t>
      </w:r>
    </w:p>
    <w:p w14:paraId="125017C6" w14:textId="61AE2FA0" w:rsidR="00E303AE" w:rsidRPr="00E303AE" w:rsidRDefault="001B7BF2" w:rsidP="00E303AE">
      <w:pPr>
        <w:ind w:left="720" w:hanging="720"/>
        <w:rPr>
          <w:lang w:eastAsia="x-none"/>
        </w:rPr>
      </w:pPr>
      <w:hyperlink r:id="rId2419" w:history="1">
        <w:r w:rsidR="00D93AE1">
          <w:rPr>
            <w:rStyle w:val="Hyperlink"/>
            <w:lang w:eastAsia="x-none"/>
          </w:rPr>
          <w:t>R1-1809120</w:t>
        </w:r>
      </w:hyperlink>
      <w:r w:rsidR="00E303AE" w:rsidRPr="00E303AE">
        <w:rPr>
          <w:lang w:eastAsia="x-none"/>
        </w:rPr>
        <w:tab/>
        <w:t>Discussion on BFR for Scell</w:t>
      </w:r>
      <w:r w:rsidR="00E303AE" w:rsidRPr="00E303AE">
        <w:rPr>
          <w:lang w:eastAsia="x-none"/>
        </w:rPr>
        <w:tab/>
        <w:t>Huawei, HiSilicon</w:t>
      </w:r>
    </w:p>
    <w:p w14:paraId="25ACD4EF" w14:textId="5D131293" w:rsidR="00E303AE" w:rsidRPr="00E303AE" w:rsidRDefault="001B7BF2" w:rsidP="00E303AE">
      <w:pPr>
        <w:ind w:left="720" w:hanging="720"/>
        <w:rPr>
          <w:lang w:eastAsia="x-none"/>
        </w:rPr>
      </w:pPr>
      <w:hyperlink r:id="rId2420" w:history="1">
        <w:r w:rsidR="00D93AE1">
          <w:rPr>
            <w:rStyle w:val="Hyperlink"/>
            <w:lang w:eastAsia="x-none"/>
          </w:rPr>
          <w:t>R1-1809121</w:t>
        </w:r>
      </w:hyperlink>
      <w:r w:rsidR="00E303AE" w:rsidRPr="00E303AE">
        <w:rPr>
          <w:lang w:eastAsia="x-none"/>
        </w:rPr>
        <w:tab/>
        <w:t>Discussion on reciprocity based CSI acquisition to reduce CSI overhead</w:t>
      </w:r>
      <w:r w:rsidR="00E303AE" w:rsidRPr="00E303AE">
        <w:rPr>
          <w:lang w:eastAsia="x-none"/>
        </w:rPr>
        <w:tab/>
        <w:t>Huawei, HiSilicon</w:t>
      </w:r>
    </w:p>
    <w:p w14:paraId="72718BAB" w14:textId="191079FE" w:rsidR="00E303AE" w:rsidRPr="00E303AE" w:rsidRDefault="001B7BF2" w:rsidP="00E303AE">
      <w:pPr>
        <w:ind w:left="720" w:hanging="720"/>
        <w:rPr>
          <w:lang w:eastAsia="x-none"/>
        </w:rPr>
      </w:pPr>
      <w:hyperlink r:id="rId2421" w:history="1">
        <w:r w:rsidR="00D93AE1">
          <w:rPr>
            <w:rStyle w:val="Hyperlink"/>
            <w:lang w:eastAsia="x-none"/>
          </w:rPr>
          <w:t>R1-1809122</w:t>
        </w:r>
      </w:hyperlink>
      <w:r w:rsidR="00E303AE" w:rsidRPr="00E303AE">
        <w:rPr>
          <w:lang w:eastAsia="x-none"/>
        </w:rPr>
        <w:tab/>
        <w:t>Discussion on panel-based UL beam selection</w:t>
      </w:r>
      <w:r w:rsidR="00E303AE" w:rsidRPr="00E303AE">
        <w:rPr>
          <w:lang w:eastAsia="x-none"/>
        </w:rPr>
        <w:tab/>
        <w:t>Huawei, HiSilicon</w:t>
      </w:r>
    </w:p>
    <w:p w14:paraId="09081DD4" w14:textId="79A81AA0" w:rsidR="00E303AE" w:rsidRPr="00E303AE" w:rsidRDefault="001B7BF2" w:rsidP="00E303AE">
      <w:pPr>
        <w:ind w:left="720" w:hanging="720"/>
        <w:rPr>
          <w:lang w:eastAsia="x-none"/>
        </w:rPr>
      </w:pPr>
      <w:hyperlink r:id="rId2422" w:history="1">
        <w:r w:rsidR="00D93AE1">
          <w:rPr>
            <w:rStyle w:val="Hyperlink"/>
            <w:lang w:eastAsia="x-none"/>
          </w:rPr>
          <w:t>R1-1809123</w:t>
        </w:r>
      </w:hyperlink>
      <w:r w:rsidR="00E303AE" w:rsidRPr="00E303AE">
        <w:rPr>
          <w:lang w:eastAsia="x-none"/>
        </w:rPr>
        <w:tab/>
        <w:t>Beam measurement and reporting using L1-RSRQ and SINR</w:t>
      </w:r>
      <w:r w:rsidR="00E303AE" w:rsidRPr="00E303AE">
        <w:rPr>
          <w:lang w:eastAsia="x-none"/>
        </w:rPr>
        <w:tab/>
        <w:t>Huawei, HiSilicon</w:t>
      </w:r>
    </w:p>
    <w:p w14:paraId="176D077D" w14:textId="4F70C327" w:rsidR="00E303AE" w:rsidRPr="00E303AE" w:rsidRDefault="001B7BF2" w:rsidP="00E303AE">
      <w:pPr>
        <w:ind w:left="720" w:hanging="720"/>
        <w:rPr>
          <w:lang w:eastAsia="x-none"/>
        </w:rPr>
      </w:pPr>
      <w:hyperlink r:id="rId2423" w:history="1">
        <w:r w:rsidR="00D93AE1">
          <w:rPr>
            <w:rStyle w:val="Hyperlink"/>
            <w:lang w:eastAsia="x-none"/>
          </w:rPr>
          <w:t>R1-1809211</w:t>
        </w:r>
      </w:hyperlink>
      <w:r w:rsidR="00E303AE" w:rsidRPr="00E303AE">
        <w:rPr>
          <w:lang w:eastAsia="x-none"/>
        </w:rPr>
        <w:tab/>
        <w:t>Why PAPR is important for BS transmitters</w:t>
      </w:r>
      <w:r w:rsidR="00E303AE" w:rsidRPr="00E303AE">
        <w:rPr>
          <w:lang w:eastAsia="x-none"/>
        </w:rPr>
        <w:tab/>
        <w:t>Ericsson</w:t>
      </w:r>
    </w:p>
    <w:p w14:paraId="4CC50619" w14:textId="0539BB93" w:rsidR="00E303AE" w:rsidRPr="00E303AE" w:rsidRDefault="001B7BF2" w:rsidP="00E303AE">
      <w:pPr>
        <w:ind w:left="720" w:hanging="720"/>
        <w:rPr>
          <w:lang w:eastAsia="x-none"/>
        </w:rPr>
      </w:pPr>
      <w:hyperlink r:id="rId2424" w:history="1">
        <w:r w:rsidR="00D93AE1">
          <w:rPr>
            <w:rStyle w:val="Hyperlink"/>
            <w:lang w:eastAsia="x-none"/>
          </w:rPr>
          <w:t>R1-1809212</w:t>
        </w:r>
      </w:hyperlink>
      <w:r w:rsidR="00E303AE" w:rsidRPr="00E303AE">
        <w:rPr>
          <w:lang w:eastAsia="x-none"/>
        </w:rPr>
        <w:tab/>
        <w:t>On PAPR issue for CSI-RS</w:t>
      </w:r>
      <w:r w:rsidR="00E303AE" w:rsidRPr="00E303AE">
        <w:rPr>
          <w:lang w:eastAsia="x-none"/>
        </w:rPr>
        <w:tab/>
        <w:t>Ericsson</w:t>
      </w:r>
    </w:p>
    <w:p w14:paraId="3D87D60F" w14:textId="29AA8691" w:rsidR="00E303AE" w:rsidRPr="00E303AE" w:rsidRDefault="001B7BF2" w:rsidP="00E303AE">
      <w:pPr>
        <w:ind w:left="720" w:hanging="720"/>
        <w:rPr>
          <w:lang w:eastAsia="x-none"/>
        </w:rPr>
      </w:pPr>
      <w:hyperlink r:id="rId2425" w:history="1">
        <w:r w:rsidR="00D93AE1">
          <w:rPr>
            <w:rStyle w:val="Hyperlink"/>
            <w:lang w:eastAsia="x-none"/>
          </w:rPr>
          <w:t>R1-1809213</w:t>
        </w:r>
      </w:hyperlink>
      <w:r w:rsidR="00E303AE" w:rsidRPr="00E303AE">
        <w:rPr>
          <w:lang w:eastAsia="x-none"/>
        </w:rPr>
        <w:tab/>
        <w:t>On PAPR issue for DMRS</w:t>
      </w:r>
      <w:r w:rsidR="00E303AE" w:rsidRPr="00E303AE">
        <w:rPr>
          <w:lang w:eastAsia="x-none"/>
        </w:rPr>
        <w:tab/>
        <w:t>Ericsson</w:t>
      </w:r>
    </w:p>
    <w:p w14:paraId="1F2BC349" w14:textId="01D390A7" w:rsidR="00E303AE" w:rsidRPr="00E303AE" w:rsidRDefault="001B7BF2" w:rsidP="00E303AE">
      <w:pPr>
        <w:ind w:left="720" w:hanging="720"/>
        <w:rPr>
          <w:lang w:eastAsia="x-none"/>
        </w:rPr>
      </w:pPr>
      <w:hyperlink r:id="rId2426" w:history="1">
        <w:r w:rsidR="00D93AE1">
          <w:rPr>
            <w:rStyle w:val="Hyperlink"/>
            <w:lang w:eastAsia="x-none"/>
          </w:rPr>
          <w:t>R1-1809214</w:t>
        </w:r>
      </w:hyperlink>
      <w:r w:rsidR="00E303AE" w:rsidRPr="00E303AE">
        <w:rPr>
          <w:lang w:eastAsia="x-none"/>
        </w:rPr>
        <w:tab/>
        <w:t>On signalling reduction for beam management</w:t>
      </w:r>
      <w:r w:rsidR="00E303AE" w:rsidRPr="00E303AE">
        <w:rPr>
          <w:lang w:eastAsia="x-none"/>
        </w:rPr>
        <w:tab/>
        <w:t>Ericsson</w:t>
      </w:r>
    </w:p>
    <w:p w14:paraId="6CEF8615" w14:textId="0DD3FC17" w:rsidR="00E303AE" w:rsidRPr="00E303AE" w:rsidRDefault="001B7BF2" w:rsidP="00E303AE">
      <w:pPr>
        <w:ind w:left="720" w:hanging="720"/>
        <w:rPr>
          <w:lang w:eastAsia="x-none"/>
        </w:rPr>
      </w:pPr>
      <w:hyperlink r:id="rId2427" w:history="1">
        <w:r w:rsidR="00D93AE1">
          <w:rPr>
            <w:rStyle w:val="Hyperlink"/>
            <w:lang w:eastAsia="x-none"/>
          </w:rPr>
          <w:t>R1-1809333</w:t>
        </w:r>
      </w:hyperlink>
      <w:r w:rsidR="00E303AE" w:rsidRPr="00E303AE">
        <w:rPr>
          <w:lang w:eastAsia="x-none"/>
        </w:rPr>
        <w:tab/>
        <w:t>General considerations on UE power saving in Rel-16</w:t>
      </w:r>
      <w:r w:rsidR="00E303AE" w:rsidRPr="00E303AE">
        <w:rPr>
          <w:lang w:eastAsia="x-none"/>
        </w:rPr>
        <w:tab/>
        <w:t>Huawei, HiSilicon</w:t>
      </w:r>
    </w:p>
    <w:p w14:paraId="3BF7C72B" w14:textId="342CDB5B" w:rsidR="00E303AE" w:rsidRPr="00E303AE" w:rsidRDefault="001B7BF2" w:rsidP="00E303AE">
      <w:pPr>
        <w:ind w:left="720" w:hanging="720"/>
        <w:rPr>
          <w:lang w:eastAsia="x-none"/>
        </w:rPr>
      </w:pPr>
      <w:hyperlink r:id="rId2428" w:history="1">
        <w:r w:rsidR="00D93AE1">
          <w:rPr>
            <w:rStyle w:val="Hyperlink"/>
            <w:lang w:eastAsia="x-none"/>
          </w:rPr>
          <w:t>R1-1809348</w:t>
        </w:r>
      </w:hyperlink>
      <w:r w:rsidR="00E303AE" w:rsidRPr="00E303AE">
        <w:rPr>
          <w:lang w:eastAsia="x-none"/>
        </w:rPr>
        <w:tab/>
        <w:t>Considerations on NR positioning</w:t>
      </w:r>
      <w:r w:rsidR="00E303AE" w:rsidRPr="00E303AE">
        <w:rPr>
          <w:lang w:eastAsia="x-none"/>
        </w:rPr>
        <w:tab/>
        <w:t>Huawei, HiSilicon</w:t>
      </w:r>
    </w:p>
    <w:p w14:paraId="2BA09A0F" w14:textId="31B66459" w:rsidR="00E303AE" w:rsidRPr="00E303AE" w:rsidRDefault="001B7BF2" w:rsidP="00E303AE">
      <w:pPr>
        <w:ind w:left="720" w:hanging="720"/>
        <w:rPr>
          <w:lang w:eastAsia="x-none"/>
        </w:rPr>
      </w:pPr>
      <w:hyperlink r:id="rId2429" w:history="1">
        <w:r w:rsidR="00D93AE1">
          <w:rPr>
            <w:rStyle w:val="Hyperlink"/>
            <w:lang w:eastAsia="x-none"/>
          </w:rPr>
          <w:t>R1-1809415</w:t>
        </w:r>
      </w:hyperlink>
      <w:r w:rsidR="00E303AE" w:rsidRPr="00E303AE">
        <w:rPr>
          <w:lang w:eastAsia="x-none"/>
        </w:rPr>
        <w:tab/>
        <w:t>On fast SRS precoder updation</w:t>
      </w:r>
      <w:r w:rsidR="00E303AE" w:rsidRPr="00E303AE">
        <w:rPr>
          <w:lang w:eastAsia="x-none"/>
        </w:rPr>
        <w:tab/>
        <w:t>CEWiT</w:t>
      </w:r>
    </w:p>
    <w:p w14:paraId="4B42F855" w14:textId="18013E97" w:rsidR="00E303AE" w:rsidRPr="00E303AE" w:rsidRDefault="001B7BF2" w:rsidP="00E303AE">
      <w:pPr>
        <w:ind w:left="720" w:hanging="720"/>
        <w:rPr>
          <w:lang w:eastAsia="x-none"/>
        </w:rPr>
      </w:pPr>
      <w:hyperlink r:id="rId2430" w:history="1">
        <w:r w:rsidR="00D93AE1">
          <w:rPr>
            <w:rStyle w:val="Hyperlink"/>
            <w:lang w:eastAsia="x-none"/>
          </w:rPr>
          <w:t>R1-1809462</w:t>
        </w:r>
      </w:hyperlink>
      <w:r w:rsidR="00E303AE" w:rsidRPr="00E303AE">
        <w:rPr>
          <w:lang w:eastAsia="x-none"/>
        </w:rPr>
        <w:tab/>
        <w:t>Views on UE power saving</w:t>
      </w:r>
      <w:r w:rsidR="00E303AE" w:rsidRPr="00E303AE">
        <w:rPr>
          <w:lang w:eastAsia="x-none"/>
        </w:rPr>
        <w:tab/>
        <w:t>Qualcomm Incorporated</w:t>
      </w:r>
    </w:p>
    <w:p w14:paraId="633DA846" w14:textId="5A331494" w:rsidR="00E303AE" w:rsidRPr="00E303AE" w:rsidRDefault="001B7BF2" w:rsidP="00E303AE">
      <w:pPr>
        <w:ind w:left="720" w:hanging="720"/>
        <w:rPr>
          <w:lang w:eastAsia="x-none"/>
        </w:rPr>
      </w:pPr>
      <w:hyperlink r:id="rId2431" w:history="1">
        <w:r w:rsidR="00D93AE1">
          <w:rPr>
            <w:rStyle w:val="Hyperlink"/>
            <w:lang w:eastAsia="x-none"/>
          </w:rPr>
          <w:t>R1-1809470</w:t>
        </w:r>
      </w:hyperlink>
      <w:r w:rsidR="00E303AE" w:rsidRPr="00E303AE">
        <w:rPr>
          <w:lang w:eastAsia="x-none"/>
        </w:rPr>
        <w:tab/>
        <w:t>On BWP configuration for efficient spectrum utilization</w:t>
      </w:r>
      <w:r w:rsidR="00E303AE" w:rsidRPr="00E303AE">
        <w:rPr>
          <w:lang w:eastAsia="x-none"/>
        </w:rPr>
        <w:tab/>
        <w:t>CEWiT</w:t>
      </w:r>
    </w:p>
    <w:p w14:paraId="4F6D65A3" w14:textId="418B9499" w:rsidR="00E303AE" w:rsidRPr="00E303AE" w:rsidRDefault="00E303AE" w:rsidP="00063CD3">
      <w:pPr>
        <w:pStyle w:val="Heading2"/>
      </w:pPr>
      <w:bookmarkStart w:id="1093" w:name="_Toc521704565"/>
      <w:bookmarkStart w:id="1094" w:name="_Toc526458974"/>
      <w:r w:rsidRPr="00E303AE">
        <w:t>Other</w:t>
      </w:r>
      <w:bookmarkEnd w:id="1093"/>
      <w:bookmarkEnd w:id="1094"/>
    </w:p>
    <w:p w14:paraId="32E100BF" w14:textId="728F7670" w:rsidR="00E303AE" w:rsidRPr="00E303AE" w:rsidRDefault="001B7BF2" w:rsidP="00E303AE">
      <w:pPr>
        <w:ind w:left="720" w:hanging="720"/>
        <w:rPr>
          <w:lang w:eastAsia="x-none"/>
        </w:rPr>
      </w:pPr>
      <w:hyperlink r:id="rId2432" w:history="1">
        <w:r w:rsidR="00D93AE1">
          <w:rPr>
            <w:rStyle w:val="Hyperlink"/>
            <w:lang w:eastAsia="x-none"/>
          </w:rPr>
          <w:t>R1-1808278</w:t>
        </w:r>
      </w:hyperlink>
      <w:r w:rsidR="00E303AE" w:rsidRPr="00E303AE">
        <w:rPr>
          <w:lang w:eastAsia="x-none"/>
        </w:rPr>
        <w:tab/>
        <w:t>Modelling power consumption in NR modems</w:t>
      </w:r>
      <w:r w:rsidR="00E303AE" w:rsidRPr="00E303AE">
        <w:rPr>
          <w:lang w:eastAsia="x-none"/>
        </w:rPr>
        <w:tab/>
        <w:t>MediaTek Inc.</w:t>
      </w:r>
    </w:p>
    <w:p w14:paraId="7CE673C1" w14:textId="17BC744A" w:rsidR="00E303AE" w:rsidRPr="00E303AE" w:rsidRDefault="001B7BF2" w:rsidP="00E303AE">
      <w:pPr>
        <w:ind w:left="720" w:hanging="720"/>
        <w:rPr>
          <w:lang w:eastAsia="x-none"/>
        </w:rPr>
      </w:pPr>
      <w:hyperlink r:id="rId2433" w:history="1">
        <w:r w:rsidR="00D93AE1">
          <w:rPr>
            <w:rStyle w:val="Hyperlink"/>
            <w:lang w:eastAsia="x-none"/>
          </w:rPr>
          <w:t>R1-1808279</w:t>
        </w:r>
      </w:hyperlink>
      <w:r w:rsidR="00E303AE" w:rsidRPr="00E303AE">
        <w:rPr>
          <w:lang w:eastAsia="x-none"/>
        </w:rPr>
        <w:tab/>
        <w:t>UE power consumption adaptation based on traffic type</w:t>
      </w:r>
      <w:r w:rsidR="00E303AE" w:rsidRPr="00E303AE">
        <w:rPr>
          <w:lang w:eastAsia="x-none"/>
        </w:rPr>
        <w:tab/>
        <w:t>MediaTek Inc.</w:t>
      </w:r>
    </w:p>
    <w:p w14:paraId="2FF3A12F" w14:textId="19FAF36E" w:rsidR="00E303AE" w:rsidRPr="00E303AE" w:rsidRDefault="001B7BF2" w:rsidP="00E303AE">
      <w:pPr>
        <w:ind w:left="720" w:hanging="720"/>
        <w:rPr>
          <w:lang w:eastAsia="x-none"/>
        </w:rPr>
      </w:pPr>
      <w:hyperlink r:id="rId2434" w:history="1">
        <w:r w:rsidR="00D93AE1">
          <w:rPr>
            <w:rStyle w:val="Hyperlink"/>
            <w:lang w:eastAsia="x-none"/>
          </w:rPr>
          <w:t>R1-1808284</w:t>
        </w:r>
      </w:hyperlink>
      <w:r w:rsidR="00E303AE" w:rsidRPr="00E303AE">
        <w:rPr>
          <w:lang w:eastAsia="x-none"/>
        </w:rPr>
        <w:tab/>
        <w:t>View on NR positioning</w:t>
      </w:r>
      <w:r w:rsidR="00E303AE" w:rsidRPr="00E303AE">
        <w:rPr>
          <w:lang w:eastAsia="x-none"/>
        </w:rPr>
        <w:tab/>
        <w:t>MediaTek Inc.</w:t>
      </w:r>
    </w:p>
    <w:p w14:paraId="0BD3EEAE" w14:textId="74A0413A" w:rsidR="00966D15" w:rsidRPr="00966D15" w:rsidRDefault="001B7BF2" w:rsidP="00D95B64">
      <w:pPr>
        <w:ind w:left="720" w:hanging="720"/>
        <w:rPr>
          <w:lang w:eastAsia="x-none"/>
        </w:rPr>
      </w:pPr>
      <w:hyperlink r:id="rId2435" w:history="1">
        <w:r w:rsidR="00D93AE1">
          <w:rPr>
            <w:rStyle w:val="Hyperlink"/>
            <w:lang w:eastAsia="x-none"/>
          </w:rPr>
          <w:t>R1-1809416</w:t>
        </w:r>
      </w:hyperlink>
      <w:r w:rsidR="00E303AE" w:rsidRPr="00E303AE">
        <w:rPr>
          <w:lang w:eastAsia="x-none"/>
        </w:rPr>
        <w:tab/>
        <w:t>Link and system level performance evaluation for NR-NTN</w:t>
      </w:r>
      <w:r w:rsidR="00E303AE" w:rsidRPr="00E303AE">
        <w:rPr>
          <w:lang w:eastAsia="x-none"/>
        </w:rPr>
        <w:tab/>
        <w:t>THALES</w:t>
      </w:r>
    </w:p>
    <w:p w14:paraId="340F6807" w14:textId="5E96BD71" w:rsidR="0020094B" w:rsidRPr="005D191B" w:rsidRDefault="0020094B" w:rsidP="001D13D3">
      <w:pPr>
        <w:pStyle w:val="Heading1"/>
      </w:pPr>
      <w:bookmarkStart w:id="1095" w:name="_Toc490832601"/>
      <w:bookmarkStart w:id="1096" w:name="_Toc526458975"/>
      <w:r w:rsidRPr="0052548E">
        <w:t>Closing of the meeting</w:t>
      </w:r>
      <w:bookmarkEnd w:id="1095"/>
      <w:bookmarkEnd w:id="1096"/>
    </w:p>
    <w:p w14:paraId="65CEF34B" w14:textId="77777777" w:rsidR="00F701E1" w:rsidRDefault="00244B57" w:rsidP="00CE2F10">
      <w:pPr>
        <w:rPr>
          <w:rFonts w:eastAsia="MS Mincho"/>
          <w:szCs w:val="20"/>
        </w:rPr>
      </w:pPr>
      <w:r>
        <w:rPr>
          <w:rFonts w:eastAsia="MS Mincho"/>
          <w:szCs w:val="20"/>
        </w:rPr>
        <w:t xml:space="preserve">RAN1 chair </w:t>
      </w:r>
      <w:r w:rsidR="00D95B64">
        <w:rPr>
          <w:rFonts w:eastAsia="MS Mincho"/>
          <w:szCs w:val="20"/>
        </w:rPr>
        <w:t xml:space="preserve">commented </w:t>
      </w:r>
      <w:r w:rsidR="00F701E1">
        <w:rPr>
          <w:rFonts w:eastAsia="MS Mincho"/>
          <w:szCs w:val="20"/>
        </w:rPr>
        <w:t xml:space="preserve">that </w:t>
      </w:r>
      <w:r w:rsidR="00D95B64">
        <w:rPr>
          <w:rFonts w:eastAsia="MS Mincho"/>
          <w:szCs w:val="20"/>
        </w:rPr>
        <w:t>th</w:t>
      </w:r>
      <w:r w:rsidR="00F701E1">
        <w:rPr>
          <w:rFonts w:eastAsia="MS Mincho"/>
          <w:szCs w:val="20"/>
        </w:rPr>
        <w:t xml:space="preserve">e number of CRs </w:t>
      </w:r>
      <w:r w:rsidR="00D95B64">
        <w:rPr>
          <w:rFonts w:eastAsia="MS Mincho"/>
          <w:szCs w:val="20"/>
        </w:rPr>
        <w:t>at RAN1</w:t>
      </w:r>
      <w:r w:rsidR="001E17A8">
        <w:rPr>
          <w:rFonts w:eastAsia="MS Mincho"/>
          <w:szCs w:val="20"/>
        </w:rPr>
        <w:t>#94</w:t>
      </w:r>
      <w:r w:rsidR="00D95B64">
        <w:rPr>
          <w:rFonts w:eastAsia="MS Mincho"/>
          <w:szCs w:val="20"/>
        </w:rPr>
        <w:t xml:space="preserve"> was </w:t>
      </w:r>
      <w:r w:rsidR="00F701E1">
        <w:rPr>
          <w:rFonts w:eastAsia="MS Mincho"/>
          <w:szCs w:val="20"/>
        </w:rPr>
        <w:t>higher than he expected, and thanked all the group for the efforts improving the quality of RAN1 specs.</w:t>
      </w:r>
    </w:p>
    <w:p w14:paraId="16FD0A72" w14:textId="6EC8E929" w:rsidR="0037319D" w:rsidRDefault="00F701E1" w:rsidP="00CE2F10">
      <w:pPr>
        <w:rPr>
          <w:rFonts w:eastAsia="MS Mincho"/>
          <w:szCs w:val="20"/>
        </w:rPr>
      </w:pPr>
      <w:r>
        <w:rPr>
          <w:rFonts w:eastAsia="MS Mincho"/>
          <w:szCs w:val="20"/>
        </w:rPr>
        <w:t>Thanks to Vice-chairmen, including Kazuaki-san and Xiaoyi for chairing the parallel sessions, MCC for support and EF3 for hosting facilities.</w:t>
      </w:r>
    </w:p>
    <w:p w14:paraId="4147A415" w14:textId="5474722E" w:rsidR="00CE2F10" w:rsidRDefault="00CE2F10" w:rsidP="00CE2F10">
      <w:pPr>
        <w:rPr>
          <w:rFonts w:eastAsia="MS Mincho"/>
          <w:szCs w:val="20"/>
        </w:rPr>
      </w:pPr>
      <w:r w:rsidRPr="000B1042">
        <w:rPr>
          <w:rFonts w:eastAsia="MS Mincho"/>
          <w:szCs w:val="20"/>
        </w:rPr>
        <w:t xml:space="preserve">Meeting was closed </w:t>
      </w:r>
      <w:r w:rsidRPr="000B1042">
        <w:rPr>
          <w:rFonts w:ascii="Times New Roman" w:eastAsia="MS Mincho" w:hAnsi="Times New Roman"/>
          <w:szCs w:val="20"/>
        </w:rPr>
        <w:t>at 1</w:t>
      </w:r>
      <w:r w:rsidR="00D95B64">
        <w:rPr>
          <w:rFonts w:ascii="Times New Roman" w:eastAsia="MS Mincho" w:hAnsi="Times New Roman"/>
          <w:szCs w:val="20"/>
        </w:rPr>
        <w:t>7</w:t>
      </w:r>
      <w:r w:rsidRPr="000B1042">
        <w:rPr>
          <w:rFonts w:ascii="Times New Roman" w:eastAsia="MS Mincho" w:hAnsi="Times New Roman"/>
          <w:szCs w:val="20"/>
        </w:rPr>
        <w:t>:</w:t>
      </w:r>
      <w:r w:rsidR="00F701E1">
        <w:rPr>
          <w:rFonts w:ascii="Times New Roman" w:eastAsia="MS Mincho" w:hAnsi="Times New Roman"/>
          <w:szCs w:val="20"/>
        </w:rPr>
        <w:t>07</w:t>
      </w:r>
      <w:r w:rsidRPr="000B1042">
        <w:rPr>
          <w:rFonts w:eastAsia="MS Mincho"/>
          <w:szCs w:val="20"/>
        </w:rPr>
        <w:t>.</w:t>
      </w:r>
    </w:p>
    <w:p w14:paraId="19FED70E" w14:textId="0B610A0F" w:rsidR="00226DF5" w:rsidRDefault="00CE2F10" w:rsidP="00D92DF7">
      <w:pPr>
        <w:rPr>
          <w:rFonts w:eastAsia="MS Mincho"/>
          <w:szCs w:val="20"/>
        </w:rPr>
      </w:pPr>
      <w:r w:rsidRPr="000B1042">
        <w:rPr>
          <w:rFonts w:eastAsia="MS Mincho"/>
          <w:szCs w:val="20"/>
        </w:rPr>
        <w:t xml:space="preserve">See you all in </w:t>
      </w:r>
      <w:r w:rsidR="00F701E1">
        <w:rPr>
          <w:rFonts w:eastAsia="MS Mincho"/>
          <w:szCs w:val="20"/>
        </w:rPr>
        <w:t>Chengdu</w:t>
      </w:r>
      <w:r>
        <w:rPr>
          <w:rFonts w:eastAsia="MS Mincho"/>
          <w:szCs w:val="20"/>
        </w:rPr>
        <w:t>.</w:t>
      </w:r>
    </w:p>
    <w:p w14:paraId="24CBA290" w14:textId="77777777" w:rsidR="00F701E1" w:rsidRPr="00BA48F8" w:rsidRDefault="00F701E1" w:rsidP="00D92DF7">
      <w:pPr>
        <w:rPr>
          <w:rFonts w:eastAsia="MS Mincho"/>
          <w:szCs w:val="20"/>
        </w:rPr>
      </w:pPr>
    </w:p>
    <w:p w14:paraId="1A527666" w14:textId="1FBE7F51" w:rsidR="000C3D87" w:rsidRPr="000B1042" w:rsidRDefault="000C3D87" w:rsidP="009643F7">
      <w:pPr>
        <w:rPr>
          <w:rFonts w:ascii="Times New Roman" w:eastAsia="MS Mincho" w:hAnsi="Times New Roman"/>
          <w:szCs w:val="20"/>
        </w:rPr>
        <w:sectPr w:rsidR="000C3D87" w:rsidRPr="000B1042" w:rsidSect="00066B44">
          <w:headerReference w:type="default" r:id="rId2436"/>
          <w:footerReference w:type="default" r:id="rId2437"/>
          <w:pgSz w:w="11907" w:h="16840" w:code="9"/>
          <w:pgMar w:top="720" w:right="720" w:bottom="720" w:left="720" w:header="709" w:footer="578" w:gutter="0"/>
          <w:cols w:space="720"/>
          <w:docGrid w:linePitch="272"/>
        </w:sectPr>
      </w:pPr>
    </w:p>
    <w:p w14:paraId="6894D6A2" w14:textId="60E1D9E1" w:rsidR="007A5AC0" w:rsidRPr="000B1042" w:rsidRDefault="007A5AC0" w:rsidP="009643F7">
      <w:pPr>
        <w:pStyle w:val="Heading1"/>
        <w:numPr>
          <w:ilvl w:val="0"/>
          <w:numId w:val="0"/>
        </w:numPr>
        <w:spacing w:before="0" w:after="0"/>
        <w:rPr>
          <w:rFonts w:ascii="Times New Roman" w:hAnsi="Times New Roman" w:cs="Times New Roman"/>
          <w:sz w:val="20"/>
          <w:szCs w:val="20"/>
        </w:rPr>
      </w:pPr>
      <w:bookmarkStart w:id="1097" w:name="_Toc526458976"/>
      <w:r w:rsidRPr="000B1042">
        <w:rPr>
          <w:rFonts w:ascii="Times New Roman" w:hAnsi="Times New Roman" w:cs="Times New Roman"/>
          <w:sz w:val="20"/>
          <w:szCs w:val="20"/>
        </w:rPr>
        <w:lastRenderedPageBreak/>
        <w:t>Annex A:</w:t>
      </w:r>
      <w:r w:rsidRPr="000B1042">
        <w:rPr>
          <w:rFonts w:ascii="Times New Roman" w:hAnsi="Times New Roman" w:cs="Times New Roman"/>
          <w:sz w:val="20"/>
          <w:szCs w:val="20"/>
        </w:rPr>
        <w:tab/>
        <w:t xml:space="preserve">List of Tdocs at RAN1 </w:t>
      </w:r>
      <w:r w:rsidR="001E17A8">
        <w:rPr>
          <w:rFonts w:ascii="Times New Roman" w:hAnsi="Times New Roman" w:cs="Times New Roman"/>
          <w:sz w:val="20"/>
          <w:szCs w:val="20"/>
        </w:rPr>
        <w:t>#94</w:t>
      </w:r>
      <w:bookmarkEnd w:id="1097"/>
    </w:p>
    <w:p w14:paraId="20896DE6" w14:textId="77777777" w:rsidR="005C5573" w:rsidRPr="000B1042" w:rsidRDefault="005C5573" w:rsidP="009643F7">
      <w:pPr>
        <w:rPr>
          <w:rFonts w:ascii="Times New Roman" w:eastAsia="SimSun" w:hAnsi="Times New Roman"/>
          <w:kern w:val="2"/>
          <w:szCs w:val="20"/>
        </w:rPr>
      </w:pPr>
    </w:p>
    <w:p w14:paraId="30FAEBCE" w14:textId="77777777" w:rsidR="007A5AC0" w:rsidRPr="000B1042" w:rsidRDefault="007A5AC0" w:rsidP="009643F7">
      <w:pPr>
        <w:rPr>
          <w:rFonts w:ascii="Times New Roman" w:eastAsia="SimSun" w:hAnsi="Times New Roman"/>
          <w:kern w:val="2"/>
          <w:szCs w:val="20"/>
        </w:rPr>
      </w:pPr>
      <w:r w:rsidRPr="000B1042">
        <w:rPr>
          <w:rFonts w:ascii="Times New Roman" w:eastAsia="SimSun" w:hAnsi="Times New Roman"/>
          <w:kern w:val="2"/>
          <w:szCs w:val="20"/>
        </w:rPr>
        <w:t>Please see excel file attached to this report</w:t>
      </w:r>
    </w:p>
    <w:p w14:paraId="7E6775B6" w14:textId="1B5DE8A6" w:rsidR="007A5AC0" w:rsidRDefault="007A5AC0" w:rsidP="00BA48F8"/>
    <w:p w14:paraId="7597CE76" w14:textId="77777777" w:rsidR="00BA48F8" w:rsidRDefault="00BA48F8">
      <w:pPr>
        <w:rPr>
          <w:rFonts w:ascii="Times New Roman" w:hAnsi="Times New Roman"/>
          <w:b/>
          <w:bCs/>
          <w:kern w:val="32"/>
          <w:szCs w:val="20"/>
        </w:rPr>
      </w:pPr>
      <w:r>
        <w:rPr>
          <w:rFonts w:ascii="Times New Roman" w:hAnsi="Times New Roman"/>
          <w:szCs w:val="20"/>
        </w:rPr>
        <w:br w:type="page"/>
      </w:r>
    </w:p>
    <w:p w14:paraId="7A6A8F62" w14:textId="79A744FD" w:rsidR="00BA48F8" w:rsidRDefault="00BA48F8" w:rsidP="00BA48F8">
      <w:pPr>
        <w:pStyle w:val="Heading1"/>
        <w:numPr>
          <w:ilvl w:val="0"/>
          <w:numId w:val="0"/>
        </w:numPr>
        <w:spacing w:before="0" w:after="0"/>
        <w:rPr>
          <w:rFonts w:ascii="Times New Roman" w:hAnsi="Times New Roman" w:cs="Times New Roman"/>
          <w:sz w:val="20"/>
          <w:szCs w:val="20"/>
        </w:rPr>
      </w:pPr>
      <w:bookmarkStart w:id="1098" w:name="_Toc526458977"/>
      <w:r w:rsidRPr="000B1042">
        <w:rPr>
          <w:rFonts w:ascii="Times New Roman" w:hAnsi="Times New Roman" w:cs="Times New Roman"/>
          <w:sz w:val="20"/>
          <w:szCs w:val="20"/>
        </w:rPr>
        <w:lastRenderedPageBreak/>
        <w:t xml:space="preserve">Annex </w:t>
      </w:r>
      <w:r>
        <w:rPr>
          <w:rFonts w:ascii="Times New Roman" w:hAnsi="Times New Roman" w:cs="Times New Roman"/>
          <w:sz w:val="20"/>
          <w:szCs w:val="20"/>
        </w:rPr>
        <w:t>B</w:t>
      </w:r>
      <w:r w:rsidRPr="000B1042">
        <w:rPr>
          <w:rFonts w:ascii="Times New Roman" w:hAnsi="Times New Roman" w:cs="Times New Roman"/>
          <w:sz w:val="20"/>
          <w:szCs w:val="20"/>
        </w:rPr>
        <w:t>:</w:t>
      </w:r>
      <w:r w:rsidRPr="000B1042">
        <w:rPr>
          <w:rFonts w:ascii="Times New Roman" w:hAnsi="Times New Roman" w:cs="Times New Roman"/>
          <w:sz w:val="20"/>
          <w:szCs w:val="20"/>
        </w:rPr>
        <w:tab/>
        <w:t xml:space="preserve">List of CRs agreed at RAN1 </w:t>
      </w:r>
      <w:r w:rsidR="001E17A8">
        <w:rPr>
          <w:rFonts w:ascii="Times New Roman" w:hAnsi="Times New Roman" w:cs="Times New Roman"/>
          <w:sz w:val="20"/>
          <w:szCs w:val="20"/>
        </w:rPr>
        <w:t>#94</w:t>
      </w:r>
      <w:bookmarkEnd w:id="1098"/>
    </w:p>
    <w:p w14:paraId="220FF2CC" w14:textId="77777777" w:rsidR="00FD5B1A" w:rsidRPr="00FD5B1A" w:rsidRDefault="00FD5B1A" w:rsidP="00FD5B1A"/>
    <w:tbl>
      <w:tblPr>
        <w:tblStyle w:val="TableGrid"/>
        <w:tblW w:w="13944" w:type="dxa"/>
        <w:jc w:val="center"/>
        <w:tblLook w:val="04A0" w:firstRow="1" w:lastRow="0" w:firstColumn="1" w:lastColumn="0" w:noHBand="0" w:noVBand="1"/>
      </w:tblPr>
      <w:tblGrid>
        <w:gridCol w:w="846"/>
        <w:gridCol w:w="850"/>
        <w:gridCol w:w="709"/>
        <w:gridCol w:w="851"/>
        <w:gridCol w:w="3301"/>
        <w:gridCol w:w="668"/>
        <w:gridCol w:w="850"/>
        <w:gridCol w:w="851"/>
        <w:gridCol w:w="1275"/>
        <w:gridCol w:w="1935"/>
        <w:gridCol w:w="1808"/>
      </w:tblGrid>
      <w:tr w:rsidR="00FB3065" w:rsidRPr="008A1268" w14:paraId="798E78B7" w14:textId="77777777" w:rsidTr="00F74F22">
        <w:trPr>
          <w:trHeight w:val="20"/>
          <w:tblHeader/>
          <w:jc w:val="center"/>
        </w:trPr>
        <w:tc>
          <w:tcPr>
            <w:tcW w:w="846" w:type="dxa"/>
            <w:shd w:val="clear" w:color="auto" w:fill="BFBFBF" w:themeFill="background1" w:themeFillShade="BF"/>
            <w:hideMark/>
          </w:tcPr>
          <w:p w14:paraId="00916153" w14:textId="597B9C89" w:rsidR="00FD5B1A" w:rsidRPr="008A1268" w:rsidRDefault="00FD5B1A" w:rsidP="00F74F22">
            <w:pPr>
              <w:pStyle w:val="TAH"/>
              <w:rPr>
                <w:highlight w:val="lightGray"/>
              </w:rPr>
            </w:pPr>
            <w:r w:rsidRPr="008A1268">
              <w:rPr>
                <w:highlight w:val="lightGray"/>
              </w:rPr>
              <w:t>T</w:t>
            </w:r>
            <w:r w:rsidR="003D0015" w:rsidRPr="008A1268">
              <w:rPr>
                <w:highlight w:val="lightGray"/>
              </w:rPr>
              <w:t>S/T</w:t>
            </w:r>
            <w:r w:rsidRPr="008A1268">
              <w:rPr>
                <w:highlight w:val="lightGray"/>
              </w:rPr>
              <w:t>R</w:t>
            </w:r>
          </w:p>
        </w:tc>
        <w:tc>
          <w:tcPr>
            <w:tcW w:w="850" w:type="dxa"/>
            <w:shd w:val="clear" w:color="auto" w:fill="BFBFBF" w:themeFill="background1" w:themeFillShade="BF"/>
          </w:tcPr>
          <w:p w14:paraId="644F5995" w14:textId="6B4506B9" w:rsidR="00FD5B1A" w:rsidRPr="008A1268" w:rsidRDefault="008A1268" w:rsidP="00F74F22">
            <w:pPr>
              <w:pStyle w:val="TAH"/>
              <w:rPr>
                <w:highlight w:val="lightGray"/>
              </w:rPr>
            </w:pPr>
            <w:r w:rsidRPr="008A1268">
              <w:rPr>
                <w:highlight w:val="lightGray"/>
              </w:rPr>
              <w:t>CR</w:t>
            </w:r>
          </w:p>
        </w:tc>
        <w:tc>
          <w:tcPr>
            <w:tcW w:w="709" w:type="dxa"/>
            <w:shd w:val="clear" w:color="auto" w:fill="BFBFBF" w:themeFill="background1" w:themeFillShade="BF"/>
          </w:tcPr>
          <w:p w14:paraId="532C9E51" w14:textId="4478A38D" w:rsidR="00FD5B1A" w:rsidRPr="008A1268" w:rsidRDefault="008A1268" w:rsidP="00F74F22">
            <w:pPr>
              <w:pStyle w:val="TAH"/>
              <w:rPr>
                <w:highlight w:val="lightGray"/>
              </w:rPr>
            </w:pPr>
            <w:r w:rsidRPr="008A1268">
              <w:rPr>
                <w:highlight w:val="lightGray"/>
              </w:rPr>
              <w:t>rev</w:t>
            </w:r>
          </w:p>
        </w:tc>
        <w:tc>
          <w:tcPr>
            <w:tcW w:w="851" w:type="dxa"/>
            <w:shd w:val="clear" w:color="auto" w:fill="BFBFBF" w:themeFill="background1" w:themeFillShade="BF"/>
          </w:tcPr>
          <w:p w14:paraId="71C27206" w14:textId="1A6D4BB5" w:rsidR="00FD5B1A" w:rsidRPr="008A1268" w:rsidRDefault="00FB3065" w:rsidP="00F74F22">
            <w:pPr>
              <w:pStyle w:val="TAH"/>
              <w:rPr>
                <w:highlight w:val="lightGray"/>
              </w:rPr>
            </w:pPr>
            <w:r w:rsidRPr="008A1268">
              <w:rPr>
                <w:highlight w:val="lightGray"/>
              </w:rPr>
              <w:t>Rel</w:t>
            </w:r>
          </w:p>
        </w:tc>
        <w:tc>
          <w:tcPr>
            <w:tcW w:w="3301" w:type="dxa"/>
            <w:shd w:val="clear" w:color="auto" w:fill="BFBFBF" w:themeFill="background1" w:themeFillShade="BF"/>
            <w:hideMark/>
          </w:tcPr>
          <w:p w14:paraId="4B9D3FE6" w14:textId="77777777" w:rsidR="00FD5B1A" w:rsidRPr="008A1268" w:rsidRDefault="00FD5B1A" w:rsidP="00F74F22">
            <w:pPr>
              <w:pStyle w:val="TAH"/>
              <w:rPr>
                <w:highlight w:val="lightGray"/>
              </w:rPr>
            </w:pPr>
            <w:r w:rsidRPr="008A1268">
              <w:rPr>
                <w:highlight w:val="lightGray"/>
              </w:rPr>
              <w:t>Title</w:t>
            </w:r>
          </w:p>
        </w:tc>
        <w:tc>
          <w:tcPr>
            <w:tcW w:w="668" w:type="dxa"/>
            <w:shd w:val="clear" w:color="auto" w:fill="BFBFBF" w:themeFill="background1" w:themeFillShade="BF"/>
          </w:tcPr>
          <w:p w14:paraId="6AA92DCC" w14:textId="2F43B341" w:rsidR="00FD5B1A" w:rsidRPr="008A1268" w:rsidRDefault="00FB3065" w:rsidP="00F74F22">
            <w:pPr>
              <w:pStyle w:val="TAH"/>
              <w:rPr>
                <w:highlight w:val="lightGray"/>
              </w:rPr>
            </w:pPr>
            <w:r w:rsidRPr="008A1268">
              <w:rPr>
                <w:highlight w:val="lightGray"/>
              </w:rPr>
              <w:t>Cat</w:t>
            </w:r>
          </w:p>
        </w:tc>
        <w:tc>
          <w:tcPr>
            <w:tcW w:w="850" w:type="dxa"/>
            <w:shd w:val="clear" w:color="auto" w:fill="BFBFBF" w:themeFill="background1" w:themeFillShade="BF"/>
            <w:hideMark/>
          </w:tcPr>
          <w:p w14:paraId="774EE3BE" w14:textId="77777777" w:rsidR="00FD5B1A" w:rsidRPr="008A1268" w:rsidRDefault="00FD5B1A" w:rsidP="00F74F22">
            <w:pPr>
              <w:pStyle w:val="TAH"/>
              <w:rPr>
                <w:highlight w:val="lightGray"/>
              </w:rPr>
            </w:pPr>
            <w:r w:rsidRPr="008A1268">
              <w:rPr>
                <w:highlight w:val="lightGray"/>
              </w:rPr>
              <w:t>Vsn</w:t>
            </w:r>
          </w:p>
        </w:tc>
        <w:tc>
          <w:tcPr>
            <w:tcW w:w="851" w:type="dxa"/>
            <w:shd w:val="clear" w:color="auto" w:fill="BFBFBF" w:themeFill="background1" w:themeFillShade="BF"/>
            <w:hideMark/>
          </w:tcPr>
          <w:p w14:paraId="2883DACC" w14:textId="77777777" w:rsidR="00FD5B1A" w:rsidRPr="008A1268" w:rsidRDefault="00FD5B1A" w:rsidP="00F74F22">
            <w:pPr>
              <w:pStyle w:val="TAH"/>
              <w:rPr>
                <w:highlight w:val="lightGray"/>
              </w:rPr>
            </w:pPr>
            <w:r w:rsidRPr="008A1268">
              <w:rPr>
                <w:highlight w:val="lightGray"/>
              </w:rPr>
              <w:t>@ Mtg</w:t>
            </w:r>
          </w:p>
        </w:tc>
        <w:tc>
          <w:tcPr>
            <w:tcW w:w="1275" w:type="dxa"/>
            <w:shd w:val="clear" w:color="auto" w:fill="BFBFBF" w:themeFill="background1" w:themeFillShade="BF"/>
            <w:hideMark/>
          </w:tcPr>
          <w:p w14:paraId="656D97CD" w14:textId="77777777" w:rsidR="00FD5B1A" w:rsidRPr="008A1268" w:rsidRDefault="00FD5B1A" w:rsidP="00F74F22">
            <w:pPr>
              <w:pStyle w:val="TAH"/>
              <w:rPr>
                <w:highlight w:val="lightGray"/>
              </w:rPr>
            </w:pPr>
            <w:r w:rsidRPr="008A1268">
              <w:rPr>
                <w:highlight w:val="lightGray"/>
              </w:rPr>
              <w:t>TD#</w:t>
            </w:r>
          </w:p>
        </w:tc>
        <w:tc>
          <w:tcPr>
            <w:tcW w:w="1935" w:type="dxa"/>
            <w:shd w:val="clear" w:color="auto" w:fill="BFBFBF" w:themeFill="background1" w:themeFillShade="BF"/>
            <w:hideMark/>
          </w:tcPr>
          <w:p w14:paraId="38658F8E" w14:textId="77777777" w:rsidR="00FD5B1A" w:rsidRPr="008A1268" w:rsidRDefault="00FD5B1A" w:rsidP="00F74F22">
            <w:pPr>
              <w:pStyle w:val="TAH"/>
              <w:rPr>
                <w:highlight w:val="lightGray"/>
              </w:rPr>
            </w:pPr>
            <w:r w:rsidRPr="008A1268">
              <w:rPr>
                <w:highlight w:val="lightGray"/>
              </w:rPr>
              <w:t>Source to WG</w:t>
            </w:r>
          </w:p>
        </w:tc>
        <w:tc>
          <w:tcPr>
            <w:tcW w:w="1808" w:type="dxa"/>
            <w:shd w:val="clear" w:color="auto" w:fill="BFBFBF" w:themeFill="background1" w:themeFillShade="BF"/>
            <w:hideMark/>
          </w:tcPr>
          <w:p w14:paraId="2B410CA2" w14:textId="77777777" w:rsidR="00FD5B1A" w:rsidRPr="008A1268" w:rsidRDefault="00FD5B1A" w:rsidP="00F74F22">
            <w:pPr>
              <w:pStyle w:val="TAH"/>
            </w:pPr>
            <w:r w:rsidRPr="008A1268">
              <w:rPr>
                <w:highlight w:val="lightGray"/>
              </w:rPr>
              <w:t>Work Item</w:t>
            </w:r>
          </w:p>
        </w:tc>
      </w:tr>
      <w:tr w:rsidR="00F74F22" w:rsidRPr="00F74F22" w14:paraId="4BC8200E" w14:textId="77777777" w:rsidTr="00F74F22">
        <w:trPr>
          <w:trHeight w:val="20"/>
          <w:jc w:val="center"/>
        </w:trPr>
        <w:tc>
          <w:tcPr>
            <w:tcW w:w="846" w:type="dxa"/>
          </w:tcPr>
          <w:p w14:paraId="2F0C4451" w14:textId="64752D9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36.211</w:t>
            </w:r>
          </w:p>
        </w:tc>
        <w:tc>
          <w:tcPr>
            <w:tcW w:w="850" w:type="dxa"/>
          </w:tcPr>
          <w:p w14:paraId="04A5AA3A" w14:textId="7E64042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451</w:t>
            </w:r>
          </w:p>
        </w:tc>
        <w:tc>
          <w:tcPr>
            <w:tcW w:w="709" w:type="dxa"/>
          </w:tcPr>
          <w:p w14:paraId="62801B88" w14:textId="5DFF37E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67AD0D8A" w14:textId="230FC77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74ED5EDE" w14:textId="2F6435C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Introduction of eV2X</w:t>
            </w:r>
          </w:p>
        </w:tc>
        <w:tc>
          <w:tcPr>
            <w:tcW w:w="668" w:type="dxa"/>
          </w:tcPr>
          <w:p w14:paraId="515D4E87" w14:textId="32704F2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B</w:t>
            </w:r>
          </w:p>
        </w:tc>
        <w:tc>
          <w:tcPr>
            <w:tcW w:w="850" w:type="dxa"/>
          </w:tcPr>
          <w:p w14:paraId="039A6FD5" w14:textId="1998D9D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56C0E93D" w14:textId="17EADF8F" w:rsidR="00F74F22" w:rsidRPr="00F74F22" w:rsidRDefault="00F74F22" w:rsidP="00F74F22">
            <w:pPr>
              <w:rPr>
                <w:rFonts w:ascii="Times New Roman" w:hAnsi="Times New Roman"/>
                <w:bCs/>
                <w:sz w:val="16"/>
                <w:szCs w:val="16"/>
              </w:rPr>
            </w:pPr>
            <w:r w:rsidRPr="00F74F22">
              <w:rPr>
                <w:rFonts w:ascii="Times New Roman" w:hAnsi="Times New Roman"/>
                <w:sz w:val="16"/>
                <w:szCs w:val="16"/>
              </w:rPr>
              <w:t>R1#94</w:t>
            </w:r>
          </w:p>
        </w:tc>
        <w:tc>
          <w:tcPr>
            <w:tcW w:w="1275" w:type="dxa"/>
          </w:tcPr>
          <w:p w14:paraId="41C09F1A" w14:textId="288F367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R1-1808328</w:t>
            </w:r>
          </w:p>
        </w:tc>
        <w:tc>
          <w:tcPr>
            <w:tcW w:w="1935" w:type="dxa"/>
          </w:tcPr>
          <w:p w14:paraId="15A48F66" w14:textId="1929FC1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Ericsson</w:t>
            </w:r>
          </w:p>
        </w:tc>
        <w:tc>
          <w:tcPr>
            <w:tcW w:w="1808" w:type="dxa"/>
          </w:tcPr>
          <w:p w14:paraId="651E058F" w14:textId="7AB94F1A"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LTE_eV2X-Core</w:t>
            </w:r>
          </w:p>
        </w:tc>
      </w:tr>
      <w:tr w:rsidR="00F74F22" w:rsidRPr="00F74F22" w14:paraId="523196E7" w14:textId="77777777" w:rsidTr="00F74F22">
        <w:trPr>
          <w:trHeight w:val="20"/>
          <w:jc w:val="center"/>
        </w:trPr>
        <w:tc>
          <w:tcPr>
            <w:tcW w:w="846" w:type="dxa"/>
          </w:tcPr>
          <w:p w14:paraId="5782A282" w14:textId="321C9A9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36.211</w:t>
            </w:r>
          </w:p>
        </w:tc>
        <w:tc>
          <w:tcPr>
            <w:tcW w:w="850" w:type="dxa"/>
          </w:tcPr>
          <w:p w14:paraId="49A144DF" w14:textId="0E63A6B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452</w:t>
            </w:r>
          </w:p>
        </w:tc>
        <w:tc>
          <w:tcPr>
            <w:tcW w:w="709" w:type="dxa"/>
          </w:tcPr>
          <w:p w14:paraId="4ADBEB37" w14:textId="1FFE963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71DB6C67" w14:textId="04D6760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Rel-14</w:t>
            </w:r>
          </w:p>
        </w:tc>
        <w:tc>
          <w:tcPr>
            <w:tcW w:w="3301" w:type="dxa"/>
          </w:tcPr>
          <w:p w14:paraId="09DA99F1" w14:textId="3279E80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for interference randomization for NB-IoT</w:t>
            </w:r>
          </w:p>
        </w:tc>
        <w:tc>
          <w:tcPr>
            <w:tcW w:w="668" w:type="dxa"/>
          </w:tcPr>
          <w:p w14:paraId="22506308" w14:textId="09C6D1A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00F3F164" w14:textId="2B64976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14.7.0</w:t>
            </w:r>
          </w:p>
        </w:tc>
        <w:tc>
          <w:tcPr>
            <w:tcW w:w="851" w:type="dxa"/>
            <w:shd w:val="clear" w:color="auto" w:fill="auto"/>
          </w:tcPr>
          <w:p w14:paraId="298047BF" w14:textId="4D103D2D"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394D29A1" w14:textId="0307D87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R1-1809535</w:t>
            </w:r>
          </w:p>
        </w:tc>
        <w:tc>
          <w:tcPr>
            <w:tcW w:w="1935" w:type="dxa"/>
          </w:tcPr>
          <w:p w14:paraId="6042D027" w14:textId="5F0917E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 Incorporated</w:t>
            </w:r>
          </w:p>
        </w:tc>
        <w:tc>
          <w:tcPr>
            <w:tcW w:w="1808" w:type="dxa"/>
          </w:tcPr>
          <w:p w14:paraId="7E385569" w14:textId="7AE64F8E"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NB_IOTenh-Core</w:t>
            </w:r>
          </w:p>
        </w:tc>
      </w:tr>
      <w:tr w:rsidR="00F74F22" w:rsidRPr="00F74F22" w14:paraId="53E06FAD" w14:textId="77777777" w:rsidTr="00F74F22">
        <w:trPr>
          <w:trHeight w:val="20"/>
          <w:jc w:val="center"/>
        </w:trPr>
        <w:tc>
          <w:tcPr>
            <w:tcW w:w="846" w:type="dxa"/>
          </w:tcPr>
          <w:p w14:paraId="5376FC33" w14:textId="7087079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36.211</w:t>
            </w:r>
          </w:p>
        </w:tc>
        <w:tc>
          <w:tcPr>
            <w:tcW w:w="850" w:type="dxa"/>
          </w:tcPr>
          <w:p w14:paraId="16B61A07" w14:textId="073B731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453</w:t>
            </w:r>
          </w:p>
        </w:tc>
        <w:tc>
          <w:tcPr>
            <w:tcW w:w="709" w:type="dxa"/>
          </w:tcPr>
          <w:p w14:paraId="63114ECA" w14:textId="0EBB129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2A0889D4" w14:textId="39C537DF"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Rel-15</w:t>
            </w:r>
          </w:p>
        </w:tc>
        <w:tc>
          <w:tcPr>
            <w:tcW w:w="3301" w:type="dxa"/>
          </w:tcPr>
          <w:p w14:paraId="249C59D1" w14:textId="5DFD3A0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for interference randomization for NB-IoT</w:t>
            </w:r>
          </w:p>
        </w:tc>
        <w:tc>
          <w:tcPr>
            <w:tcW w:w="668" w:type="dxa"/>
          </w:tcPr>
          <w:p w14:paraId="1D2E6B90" w14:textId="56A729F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A</w:t>
            </w:r>
          </w:p>
        </w:tc>
        <w:tc>
          <w:tcPr>
            <w:tcW w:w="850" w:type="dxa"/>
          </w:tcPr>
          <w:p w14:paraId="18E1357A" w14:textId="66015D9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12CD4BB6" w14:textId="5D6F5B0A"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68DE360B" w14:textId="140486E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R1-1809536</w:t>
            </w:r>
          </w:p>
        </w:tc>
        <w:tc>
          <w:tcPr>
            <w:tcW w:w="1935" w:type="dxa"/>
          </w:tcPr>
          <w:p w14:paraId="2FCC354A" w14:textId="0CB7C72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 Incorporated</w:t>
            </w:r>
          </w:p>
        </w:tc>
        <w:tc>
          <w:tcPr>
            <w:tcW w:w="1808" w:type="dxa"/>
          </w:tcPr>
          <w:p w14:paraId="482523EF" w14:textId="015ED87E"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NB_IOTenh-Core</w:t>
            </w:r>
          </w:p>
        </w:tc>
      </w:tr>
      <w:tr w:rsidR="00F74F22" w:rsidRPr="00F74F22" w14:paraId="3C0B13D0" w14:textId="77777777" w:rsidTr="00F74F22">
        <w:trPr>
          <w:trHeight w:val="20"/>
          <w:jc w:val="center"/>
        </w:trPr>
        <w:tc>
          <w:tcPr>
            <w:tcW w:w="846" w:type="dxa"/>
          </w:tcPr>
          <w:p w14:paraId="6429103E" w14:textId="2EA4004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36.211</w:t>
            </w:r>
          </w:p>
        </w:tc>
        <w:tc>
          <w:tcPr>
            <w:tcW w:w="850" w:type="dxa"/>
          </w:tcPr>
          <w:p w14:paraId="166116E8" w14:textId="64ABD84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454</w:t>
            </w:r>
          </w:p>
        </w:tc>
        <w:tc>
          <w:tcPr>
            <w:tcW w:w="709" w:type="dxa"/>
          </w:tcPr>
          <w:p w14:paraId="25B889D7" w14:textId="2F95B08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338CC27D" w14:textId="1CA286E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Rel-14</w:t>
            </w:r>
          </w:p>
        </w:tc>
        <w:tc>
          <w:tcPr>
            <w:tcW w:w="3301" w:type="dxa"/>
          </w:tcPr>
          <w:p w14:paraId="3A0E16E4" w14:textId="221D636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to NPRS mapping</w:t>
            </w:r>
          </w:p>
        </w:tc>
        <w:tc>
          <w:tcPr>
            <w:tcW w:w="668" w:type="dxa"/>
          </w:tcPr>
          <w:p w14:paraId="49910EBB" w14:textId="5C7AE49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5CEEF6F8" w14:textId="71A173D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14.7.0</w:t>
            </w:r>
          </w:p>
        </w:tc>
        <w:tc>
          <w:tcPr>
            <w:tcW w:w="851" w:type="dxa"/>
            <w:shd w:val="clear" w:color="auto" w:fill="auto"/>
          </w:tcPr>
          <w:p w14:paraId="56857C88" w14:textId="59E4DA69"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5A075196" w14:textId="3B9BE50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R1-1809605</w:t>
            </w:r>
          </w:p>
        </w:tc>
        <w:tc>
          <w:tcPr>
            <w:tcW w:w="1935" w:type="dxa"/>
          </w:tcPr>
          <w:p w14:paraId="65D1BBB6" w14:textId="66AF2E0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Huawei, HiSilicon, Qualcomm, Ericsson</w:t>
            </w:r>
          </w:p>
        </w:tc>
        <w:tc>
          <w:tcPr>
            <w:tcW w:w="1808" w:type="dxa"/>
          </w:tcPr>
          <w:p w14:paraId="3A1B1540" w14:textId="69861B4F"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NB_IOTenh-Core</w:t>
            </w:r>
          </w:p>
        </w:tc>
      </w:tr>
      <w:tr w:rsidR="00F74F22" w:rsidRPr="00F74F22" w14:paraId="4D5E4AF5" w14:textId="77777777" w:rsidTr="00F74F22">
        <w:trPr>
          <w:trHeight w:val="20"/>
          <w:jc w:val="center"/>
        </w:trPr>
        <w:tc>
          <w:tcPr>
            <w:tcW w:w="846" w:type="dxa"/>
          </w:tcPr>
          <w:p w14:paraId="1003EB0E" w14:textId="58D2923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36.211</w:t>
            </w:r>
          </w:p>
        </w:tc>
        <w:tc>
          <w:tcPr>
            <w:tcW w:w="850" w:type="dxa"/>
          </w:tcPr>
          <w:p w14:paraId="015D3F6C" w14:textId="213F629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455</w:t>
            </w:r>
          </w:p>
        </w:tc>
        <w:tc>
          <w:tcPr>
            <w:tcW w:w="709" w:type="dxa"/>
          </w:tcPr>
          <w:p w14:paraId="7156C2B6" w14:textId="17B6910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2878ADF7" w14:textId="51E58BC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38B6A6AF" w14:textId="6E306F3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to NPRS mapping</w:t>
            </w:r>
          </w:p>
        </w:tc>
        <w:tc>
          <w:tcPr>
            <w:tcW w:w="668" w:type="dxa"/>
          </w:tcPr>
          <w:p w14:paraId="52256C21" w14:textId="5328737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A</w:t>
            </w:r>
          </w:p>
        </w:tc>
        <w:tc>
          <w:tcPr>
            <w:tcW w:w="850" w:type="dxa"/>
          </w:tcPr>
          <w:p w14:paraId="00B1FEB1" w14:textId="51E2834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47847177" w14:textId="79D24B72"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3F01BFAB" w14:textId="13A557C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R1-1809606</w:t>
            </w:r>
          </w:p>
        </w:tc>
        <w:tc>
          <w:tcPr>
            <w:tcW w:w="1935" w:type="dxa"/>
          </w:tcPr>
          <w:p w14:paraId="4122D578" w14:textId="4924BDB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Huawei, HiSilicon, Qualcomm, Ericsson</w:t>
            </w:r>
          </w:p>
        </w:tc>
        <w:tc>
          <w:tcPr>
            <w:tcW w:w="1808" w:type="dxa"/>
          </w:tcPr>
          <w:p w14:paraId="706427F8" w14:textId="218EE236"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NB_IOTenh-Core</w:t>
            </w:r>
          </w:p>
        </w:tc>
      </w:tr>
      <w:tr w:rsidR="00F74F22" w:rsidRPr="00F74F22" w14:paraId="6B135984" w14:textId="77777777" w:rsidTr="00F74F22">
        <w:trPr>
          <w:trHeight w:val="20"/>
          <w:jc w:val="center"/>
        </w:trPr>
        <w:tc>
          <w:tcPr>
            <w:tcW w:w="846" w:type="dxa"/>
          </w:tcPr>
          <w:p w14:paraId="356E6834" w14:textId="0188E51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36.211</w:t>
            </w:r>
          </w:p>
        </w:tc>
        <w:tc>
          <w:tcPr>
            <w:tcW w:w="850" w:type="dxa"/>
          </w:tcPr>
          <w:p w14:paraId="67A06C81" w14:textId="7BC99B6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456</w:t>
            </w:r>
          </w:p>
        </w:tc>
        <w:tc>
          <w:tcPr>
            <w:tcW w:w="709" w:type="dxa"/>
          </w:tcPr>
          <w:p w14:paraId="106F73FF" w14:textId="005B24B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1EC1BD07" w14:textId="439C80A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097D82A6" w14:textId="66018B3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on DL CP extension for FeLAA in 36.211</w:t>
            </w:r>
          </w:p>
        </w:tc>
        <w:tc>
          <w:tcPr>
            <w:tcW w:w="668" w:type="dxa"/>
          </w:tcPr>
          <w:p w14:paraId="2F09CA43" w14:textId="6447D7A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25A12969" w14:textId="33295E3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32BE560C" w14:textId="550F3193"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4AF7C6FA" w14:textId="42EDC1F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R1-1809650</w:t>
            </w:r>
          </w:p>
        </w:tc>
        <w:tc>
          <w:tcPr>
            <w:tcW w:w="1935" w:type="dxa"/>
          </w:tcPr>
          <w:p w14:paraId="1E993CA3" w14:textId="3636502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Huawei, HiSilicon</w:t>
            </w:r>
          </w:p>
        </w:tc>
        <w:tc>
          <w:tcPr>
            <w:tcW w:w="1808" w:type="dxa"/>
          </w:tcPr>
          <w:p w14:paraId="77B80E8E" w14:textId="5CAEEACC"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LTE_unlic-Core</w:t>
            </w:r>
          </w:p>
        </w:tc>
      </w:tr>
      <w:tr w:rsidR="00F74F22" w:rsidRPr="00F74F22" w14:paraId="363C0CB0" w14:textId="77777777" w:rsidTr="00F74F22">
        <w:trPr>
          <w:trHeight w:val="20"/>
          <w:jc w:val="center"/>
        </w:trPr>
        <w:tc>
          <w:tcPr>
            <w:tcW w:w="846" w:type="dxa"/>
          </w:tcPr>
          <w:p w14:paraId="605E0793" w14:textId="3D72782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36.211</w:t>
            </w:r>
          </w:p>
        </w:tc>
        <w:tc>
          <w:tcPr>
            <w:tcW w:w="850" w:type="dxa"/>
          </w:tcPr>
          <w:p w14:paraId="12557E87" w14:textId="6B77C35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457</w:t>
            </w:r>
          </w:p>
        </w:tc>
        <w:tc>
          <w:tcPr>
            <w:tcW w:w="709" w:type="dxa"/>
          </w:tcPr>
          <w:p w14:paraId="74E3B8A3" w14:textId="6C8E88C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5F2F3CE0" w14:textId="3322D50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323F3A5D" w14:textId="5A52213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to determination of ending symbol for AUL transmissions</w:t>
            </w:r>
          </w:p>
        </w:tc>
        <w:tc>
          <w:tcPr>
            <w:tcW w:w="668" w:type="dxa"/>
          </w:tcPr>
          <w:p w14:paraId="3EAEC539" w14:textId="1BD1080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51D0E177" w14:textId="3D2D041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55667031" w14:textId="03023475"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55EAD919" w14:textId="06A3210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R1-1809651</w:t>
            </w:r>
          </w:p>
        </w:tc>
        <w:tc>
          <w:tcPr>
            <w:tcW w:w="1935" w:type="dxa"/>
          </w:tcPr>
          <w:p w14:paraId="2D9770FF" w14:textId="3B36F00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Nokia, Nokia Shanghai Bell, Ericsson, Huawei, HiSilicon</w:t>
            </w:r>
          </w:p>
        </w:tc>
        <w:tc>
          <w:tcPr>
            <w:tcW w:w="1808" w:type="dxa"/>
          </w:tcPr>
          <w:p w14:paraId="25D6A31B" w14:textId="45A3D969"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LTE_unlic-Core</w:t>
            </w:r>
          </w:p>
        </w:tc>
      </w:tr>
      <w:tr w:rsidR="00F74F22" w:rsidRPr="00F74F22" w14:paraId="3577A7A3" w14:textId="77777777" w:rsidTr="00F74F22">
        <w:trPr>
          <w:trHeight w:val="20"/>
          <w:jc w:val="center"/>
        </w:trPr>
        <w:tc>
          <w:tcPr>
            <w:tcW w:w="846" w:type="dxa"/>
          </w:tcPr>
          <w:p w14:paraId="38BF9986" w14:textId="39D872A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36.211</w:t>
            </w:r>
          </w:p>
        </w:tc>
        <w:tc>
          <w:tcPr>
            <w:tcW w:w="850" w:type="dxa"/>
          </w:tcPr>
          <w:p w14:paraId="29717E80" w14:textId="3FB24A0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458</w:t>
            </w:r>
          </w:p>
        </w:tc>
        <w:tc>
          <w:tcPr>
            <w:tcW w:w="709" w:type="dxa"/>
          </w:tcPr>
          <w:p w14:paraId="020EBFA8" w14:textId="77777777" w:rsidR="00F74F22" w:rsidRPr="00F74F22" w:rsidRDefault="00F74F22" w:rsidP="00F74F22">
            <w:pPr>
              <w:rPr>
                <w:rFonts w:ascii="Times New Roman" w:hAnsi="Times New Roman"/>
                <w:b/>
                <w:bCs/>
                <w:sz w:val="16"/>
                <w:szCs w:val="16"/>
                <w:highlight w:val="lightGray"/>
              </w:rPr>
            </w:pPr>
          </w:p>
        </w:tc>
        <w:tc>
          <w:tcPr>
            <w:tcW w:w="851" w:type="dxa"/>
          </w:tcPr>
          <w:p w14:paraId="0ADB4AA1" w14:textId="35CEC99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Rel-14</w:t>
            </w:r>
          </w:p>
        </w:tc>
        <w:tc>
          <w:tcPr>
            <w:tcW w:w="3301" w:type="dxa"/>
          </w:tcPr>
          <w:p w14:paraId="19CAB79E" w14:textId="5918273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Rate matching for aperiodic CSI-RS</w:t>
            </w:r>
          </w:p>
        </w:tc>
        <w:tc>
          <w:tcPr>
            <w:tcW w:w="668" w:type="dxa"/>
          </w:tcPr>
          <w:p w14:paraId="10F2EA8E" w14:textId="0EA4DA1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521CFCB9" w14:textId="654EB8C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14.7.0</w:t>
            </w:r>
          </w:p>
        </w:tc>
        <w:tc>
          <w:tcPr>
            <w:tcW w:w="851" w:type="dxa"/>
            <w:shd w:val="clear" w:color="auto" w:fill="auto"/>
          </w:tcPr>
          <w:p w14:paraId="3D183111" w14:textId="1812CA9D"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641F31E4" w14:textId="23F39E3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R1-1810015</w:t>
            </w:r>
          </w:p>
        </w:tc>
        <w:tc>
          <w:tcPr>
            <w:tcW w:w="1935" w:type="dxa"/>
          </w:tcPr>
          <w:p w14:paraId="1BC9D411" w14:textId="540A3C4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 Incorporated</w:t>
            </w:r>
          </w:p>
        </w:tc>
        <w:tc>
          <w:tcPr>
            <w:tcW w:w="1808" w:type="dxa"/>
          </w:tcPr>
          <w:p w14:paraId="28D95AA8" w14:textId="27B7AA37"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LTE_eFDMIMO-Core</w:t>
            </w:r>
          </w:p>
        </w:tc>
      </w:tr>
      <w:tr w:rsidR="00F74F22" w:rsidRPr="00F74F22" w14:paraId="2741CFF6" w14:textId="77777777" w:rsidTr="00F74F22">
        <w:trPr>
          <w:trHeight w:val="20"/>
          <w:jc w:val="center"/>
        </w:trPr>
        <w:tc>
          <w:tcPr>
            <w:tcW w:w="846" w:type="dxa"/>
          </w:tcPr>
          <w:p w14:paraId="4A66F26E" w14:textId="4C09D6D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36.211</w:t>
            </w:r>
          </w:p>
        </w:tc>
        <w:tc>
          <w:tcPr>
            <w:tcW w:w="850" w:type="dxa"/>
          </w:tcPr>
          <w:p w14:paraId="6A6F341C" w14:textId="3083242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459</w:t>
            </w:r>
          </w:p>
        </w:tc>
        <w:tc>
          <w:tcPr>
            <w:tcW w:w="709" w:type="dxa"/>
          </w:tcPr>
          <w:p w14:paraId="472F0152" w14:textId="77777777" w:rsidR="00F74F22" w:rsidRPr="00F74F22" w:rsidRDefault="00F74F22" w:rsidP="00F74F22">
            <w:pPr>
              <w:rPr>
                <w:rFonts w:ascii="Times New Roman" w:hAnsi="Times New Roman"/>
                <w:b/>
                <w:bCs/>
                <w:sz w:val="16"/>
                <w:szCs w:val="16"/>
                <w:highlight w:val="lightGray"/>
              </w:rPr>
            </w:pPr>
          </w:p>
        </w:tc>
        <w:tc>
          <w:tcPr>
            <w:tcW w:w="851" w:type="dxa"/>
          </w:tcPr>
          <w:p w14:paraId="715276E2" w14:textId="320E112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03A7C2FA" w14:textId="60B4049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Rate matching for aperiodic CSI-RS</w:t>
            </w:r>
          </w:p>
        </w:tc>
        <w:tc>
          <w:tcPr>
            <w:tcW w:w="668" w:type="dxa"/>
          </w:tcPr>
          <w:p w14:paraId="55EFA27F" w14:textId="7520FA6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A</w:t>
            </w:r>
          </w:p>
        </w:tc>
        <w:tc>
          <w:tcPr>
            <w:tcW w:w="850" w:type="dxa"/>
          </w:tcPr>
          <w:p w14:paraId="6539CC62" w14:textId="0D32602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7562BB2B" w14:textId="609FE7B9"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67B34C37" w14:textId="7189947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R1-1810016</w:t>
            </w:r>
          </w:p>
        </w:tc>
        <w:tc>
          <w:tcPr>
            <w:tcW w:w="1935" w:type="dxa"/>
          </w:tcPr>
          <w:p w14:paraId="647FD3E3" w14:textId="4610DD5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 Incorporated</w:t>
            </w:r>
          </w:p>
        </w:tc>
        <w:tc>
          <w:tcPr>
            <w:tcW w:w="1808" w:type="dxa"/>
          </w:tcPr>
          <w:p w14:paraId="16F0999D" w14:textId="10090DAF"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LTE_eFDMIMO-Core</w:t>
            </w:r>
          </w:p>
        </w:tc>
      </w:tr>
      <w:tr w:rsidR="00F74F22" w:rsidRPr="00F74F22" w14:paraId="203068E5" w14:textId="77777777" w:rsidTr="00F74F22">
        <w:trPr>
          <w:trHeight w:val="20"/>
          <w:jc w:val="center"/>
        </w:trPr>
        <w:tc>
          <w:tcPr>
            <w:tcW w:w="846" w:type="dxa"/>
          </w:tcPr>
          <w:p w14:paraId="22D3E57D" w14:textId="465E9E5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36.211</w:t>
            </w:r>
          </w:p>
        </w:tc>
        <w:tc>
          <w:tcPr>
            <w:tcW w:w="850" w:type="dxa"/>
          </w:tcPr>
          <w:p w14:paraId="3617AD13" w14:textId="36ECFFB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460</w:t>
            </w:r>
          </w:p>
        </w:tc>
        <w:tc>
          <w:tcPr>
            <w:tcW w:w="709" w:type="dxa"/>
          </w:tcPr>
          <w:p w14:paraId="45578260" w14:textId="3D1AEB5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493179DC" w14:textId="4CC35CF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0A1CD6B9" w14:textId="7DD2734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Corrections to sTTI and SPT implementation</w:t>
            </w:r>
          </w:p>
        </w:tc>
        <w:tc>
          <w:tcPr>
            <w:tcW w:w="668" w:type="dxa"/>
          </w:tcPr>
          <w:p w14:paraId="0F663CF8" w14:textId="0D9E4FA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603DADB0" w14:textId="0D637FA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393D3099" w14:textId="3D261C44"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7B7E3A7D" w14:textId="7A171F5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R1-1810023</w:t>
            </w:r>
          </w:p>
        </w:tc>
        <w:tc>
          <w:tcPr>
            <w:tcW w:w="1935" w:type="dxa"/>
          </w:tcPr>
          <w:p w14:paraId="3496D69B" w14:textId="64192C4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Ericsson</w:t>
            </w:r>
          </w:p>
        </w:tc>
        <w:tc>
          <w:tcPr>
            <w:tcW w:w="1808" w:type="dxa"/>
          </w:tcPr>
          <w:p w14:paraId="19B3C244" w14:textId="34C3C4E8"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LTE_sTTIandPT-Core</w:t>
            </w:r>
          </w:p>
        </w:tc>
      </w:tr>
      <w:tr w:rsidR="00F74F22" w:rsidRPr="00F74F22" w14:paraId="0294A22C" w14:textId="77777777" w:rsidTr="00F74F22">
        <w:trPr>
          <w:trHeight w:val="20"/>
          <w:jc w:val="center"/>
        </w:trPr>
        <w:tc>
          <w:tcPr>
            <w:tcW w:w="846" w:type="dxa"/>
          </w:tcPr>
          <w:p w14:paraId="7C34E9E3" w14:textId="5565C57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36.211</w:t>
            </w:r>
          </w:p>
        </w:tc>
        <w:tc>
          <w:tcPr>
            <w:tcW w:w="850" w:type="dxa"/>
          </w:tcPr>
          <w:p w14:paraId="14FD9B5C" w14:textId="3C54F6C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461</w:t>
            </w:r>
          </w:p>
        </w:tc>
        <w:tc>
          <w:tcPr>
            <w:tcW w:w="709" w:type="dxa"/>
          </w:tcPr>
          <w:p w14:paraId="603DCF7E" w14:textId="228C82B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3E4E0205" w14:textId="037E9BF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51B04D36" w14:textId="2B3125A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Corrections to eMTC</w:t>
            </w:r>
          </w:p>
        </w:tc>
        <w:tc>
          <w:tcPr>
            <w:tcW w:w="668" w:type="dxa"/>
          </w:tcPr>
          <w:p w14:paraId="738EF0D3" w14:textId="177E148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4DB9B12F" w14:textId="5AE5E32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67CF2C84" w14:textId="4048D2F2"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11EBB8FF" w14:textId="44D15E1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R1-1810030</w:t>
            </w:r>
          </w:p>
        </w:tc>
        <w:tc>
          <w:tcPr>
            <w:tcW w:w="1935" w:type="dxa"/>
          </w:tcPr>
          <w:p w14:paraId="1B24B77A" w14:textId="2F13597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Ericsson</w:t>
            </w:r>
          </w:p>
        </w:tc>
        <w:tc>
          <w:tcPr>
            <w:tcW w:w="1808" w:type="dxa"/>
          </w:tcPr>
          <w:p w14:paraId="6A9F7692" w14:textId="145C2484"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LTE_eMTC4-Core</w:t>
            </w:r>
          </w:p>
        </w:tc>
      </w:tr>
      <w:tr w:rsidR="00F74F22" w:rsidRPr="00F74F22" w14:paraId="786FD061" w14:textId="77777777" w:rsidTr="00F74F22">
        <w:trPr>
          <w:trHeight w:val="20"/>
          <w:jc w:val="center"/>
        </w:trPr>
        <w:tc>
          <w:tcPr>
            <w:tcW w:w="846" w:type="dxa"/>
          </w:tcPr>
          <w:p w14:paraId="1B1E3160" w14:textId="2DF1A03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36.211</w:t>
            </w:r>
          </w:p>
        </w:tc>
        <w:tc>
          <w:tcPr>
            <w:tcW w:w="850" w:type="dxa"/>
          </w:tcPr>
          <w:p w14:paraId="7058FCFA" w14:textId="299C23A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462</w:t>
            </w:r>
          </w:p>
        </w:tc>
        <w:tc>
          <w:tcPr>
            <w:tcW w:w="709" w:type="dxa"/>
          </w:tcPr>
          <w:p w14:paraId="20EDF025" w14:textId="661107B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63226F84" w14:textId="3663262B"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Rel-15</w:t>
            </w:r>
          </w:p>
        </w:tc>
        <w:tc>
          <w:tcPr>
            <w:tcW w:w="3301" w:type="dxa"/>
          </w:tcPr>
          <w:p w14:paraId="3B1CFE02" w14:textId="14BC1C2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Corrections to NB-IoT</w:t>
            </w:r>
          </w:p>
        </w:tc>
        <w:tc>
          <w:tcPr>
            <w:tcW w:w="668" w:type="dxa"/>
          </w:tcPr>
          <w:p w14:paraId="62497182" w14:textId="0F9110E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36947FD0" w14:textId="4B418C9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79F82481" w14:textId="2CBB3235"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3F9D4FD1" w14:textId="2481DB5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R1-1810035</w:t>
            </w:r>
          </w:p>
        </w:tc>
        <w:tc>
          <w:tcPr>
            <w:tcW w:w="1935" w:type="dxa"/>
          </w:tcPr>
          <w:p w14:paraId="110BCE95" w14:textId="24C797E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Ericsson</w:t>
            </w:r>
          </w:p>
        </w:tc>
        <w:tc>
          <w:tcPr>
            <w:tcW w:w="1808" w:type="dxa"/>
          </w:tcPr>
          <w:p w14:paraId="0D00F2D0" w14:textId="181A6A55"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NB_IOTenh2-Core</w:t>
            </w:r>
          </w:p>
        </w:tc>
      </w:tr>
      <w:tr w:rsidR="00F74F22" w:rsidRPr="00F74F22" w14:paraId="0DFB3410" w14:textId="77777777" w:rsidTr="00F74F22">
        <w:trPr>
          <w:trHeight w:val="20"/>
          <w:jc w:val="center"/>
        </w:trPr>
        <w:tc>
          <w:tcPr>
            <w:tcW w:w="846" w:type="dxa"/>
          </w:tcPr>
          <w:p w14:paraId="749A09A1" w14:textId="486DFF5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36.211</w:t>
            </w:r>
          </w:p>
        </w:tc>
        <w:tc>
          <w:tcPr>
            <w:tcW w:w="850" w:type="dxa"/>
          </w:tcPr>
          <w:p w14:paraId="54705102" w14:textId="3EE8A85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463</w:t>
            </w:r>
          </w:p>
        </w:tc>
        <w:tc>
          <w:tcPr>
            <w:tcW w:w="709" w:type="dxa"/>
          </w:tcPr>
          <w:p w14:paraId="73E0ACBD" w14:textId="7E8F946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0D4FC7E6" w14:textId="653D4274"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Rel-15</w:t>
            </w:r>
          </w:p>
        </w:tc>
        <w:tc>
          <w:tcPr>
            <w:tcW w:w="3301" w:type="dxa"/>
          </w:tcPr>
          <w:p w14:paraId="48B47222" w14:textId="7A2B52E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Corrections to LTE HRLLC implementation</w:t>
            </w:r>
          </w:p>
        </w:tc>
        <w:tc>
          <w:tcPr>
            <w:tcW w:w="668" w:type="dxa"/>
          </w:tcPr>
          <w:p w14:paraId="4D8B694D" w14:textId="6B183DE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78539ED6" w14:textId="1C0CE7B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3B017F37" w14:textId="36234FD9"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437A240B" w14:textId="03BAF9E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R1-1810040</w:t>
            </w:r>
          </w:p>
        </w:tc>
        <w:tc>
          <w:tcPr>
            <w:tcW w:w="1935" w:type="dxa"/>
          </w:tcPr>
          <w:p w14:paraId="3FC58347" w14:textId="37128E2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Ericsson</w:t>
            </w:r>
          </w:p>
        </w:tc>
        <w:tc>
          <w:tcPr>
            <w:tcW w:w="1808" w:type="dxa"/>
          </w:tcPr>
          <w:p w14:paraId="174A06FF" w14:textId="5DE44994"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LTE_HRLLC-Core</w:t>
            </w:r>
          </w:p>
        </w:tc>
      </w:tr>
      <w:tr w:rsidR="00F74F22" w:rsidRPr="00F74F22" w14:paraId="3128775D" w14:textId="77777777" w:rsidTr="00F74F22">
        <w:trPr>
          <w:trHeight w:val="20"/>
          <w:jc w:val="center"/>
        </w:trPr>
        <w:tc>
          <w:tcPr>
            <w:tcW w:w="846" w:type="dxa"/>
          </w:tcPr>
          <w:p w14:paraId="790911F7" w14:textId="19E7A3A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36.212</w:t>
            </w:r>
          </w:p>
        </w:tc>
        <w:tc>
          <w:tcPr>
            <w:tcW w:w="850" w:type="dxa"/>
          </w:tcPr>
          <w:p w14:paraId="6C032DDC" w14:textId="667F402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297</w:t>
            </w:r>
          </w:p>
        </w:tc>
        <w:tc>
          <w:tcPr>
            <w:tcW w:w="709" w:type="dxa"/>
          </w:tcPr>
          <w:p w14:paraId="510337F3" w14:textId="3ACCC7E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w:t>
            </w:r>
          </w:p>
        </w:tc>
        <w:tc>
          <w:tcPr>
            <w:tcW w:w="851" w:type="dxa"/>
          </w:tcPr>
          <w:p w14:paraId="038635D4" w14:textId="5D1D9114"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Rel-15</w:t>
            </w:r>
          </w:p>
        </w:tc>
        <w:tc>
          <w:tcPr>
            <w:tcW w:w="3301" w:type="dxa"/>
          </w:tcPr>
          <w:p w14:paraId="4ECBC39B" w14:textId="525393E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on the interpretation of HARQ-ACK bitmap for FeLAA in 36.212</w:t>
            </w:r>
          </w:p>
        </w:tc>
        <w:tc>
          <w:tcPr>
            <w:tcW w:w="668" w:type="dxa"/>
          </w:tcPr>
          <w:p w14:paraId="7A1BF6FC" w14:textId="6B5D73A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1DDF0E0C" w14:textId="7B2BE2F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15.2.1</w:t>
            </w:r>
          </w:p>
        </w:tc>
        <w:tc>
          <w:tcPr>
            <w:tcW w:w="851" w:type="dxa"/>
            <w:shd w:val="clear" w:color="auto" w:fill="auto"/>
          </w:tcPr>
          <w:p w14:paraId="112A9670" w14:textId="5DAE9783"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29DA0362" w14:textId="0DF7539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R1-1809577</w:t>
            </w:r>
          </w:p>
        </w:tc>
        <w:tc>
          <w:tcPr>
            <w:tcW w:w="1935" w:type="dxa"/>
          </w:tcPr>
          <w:p w14:paraId="2BC07F06" w14:textId="644E508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Huawei, HiSilicon</w:t>
            </w:r>
          </w:p>
        </w:tc>
        <w:tc>
          <w:tcPr>
            <w:tcW w:w="1808" w:type="dxa"/>
          </w:tcPr>
          <w:p w14:paraId="12D5DA68" w14:textId="2B74E766"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LTE_unlic-Core</w:t>
            </w:r>
          </w:p>
        </w:tc>
      </w:tr>
      <w:tr w:rsidR="00F74F22" w:rsidRPr="00F74F22" w14:paraId="20018E36" w14:textId="77777777" w:rsidTr="00F74F22">
        <w:trPr>
          <w:trHeight w:val="20"/>
          <w:jc w:val="center"/>
        </w:trPr>
        <w:tc>
          <w:tcPr>
            <w:tcW w:w="846" w:type="dxa"/>
          </w:tcPr>
          <w:p w14:paraId="7877EB5F" w14:textId="3EDDF40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36.212</w:t>
            </w:r>
          </w:p>
        </w:tc>
        <w:tc>
          <w:tcPr>
            <w:tcW w:w="850" w:type="dxa"/>
          </w:tcPr>
          <w:p w14:paraId="2B8D8B62" w14:textId="63E8287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298</w:t>
            </w:r>
          </w:p>
        </w:tc>
        <w:tc>
          <w:tcPr>
            <w:tcW w:w="709" w:type="dxa"/>
          </w:tcPr>
          <w:p w14:paraId="7028E96B" w14:textId="5C65D26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6C8F9E43" w14:textId="4945531E"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Rel-14</w:t>
            </w:r>
          </w:p>
        </w:tc>
        <w:tc>
          <w:tcPr>
            <w:tcW w:w="3301" w:type="dxa"/>
          </w:tcPr>
          <w:p w14:paraId="5CB75BDC" w14:textId="03928B5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on DCI for HARQ-ACK bundling</w:t>
            </w:r>
          </w:p>
        </w:tc>
        <w:tc>
          <w:tcPr>
            <w:tcW w:w="668" w:type="dxa"/>
          </w:tcPr>
          <w:p w14:paraId="014BF9F1" w14:textId="27F8D34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5AC03F0F" w14:textId="0FCE7E5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14.6.0</w:t>
            </w:r>
          </w:p>
        </w:tc>
        <w:tc>
          <w:tcPr>
            <w:tcW w:w="851" w:type="dxa"/>
            <w:shd w:val="clear" w:color="auto" w:fill="auto"/>
          </w:tcPr>
          <w:p w14:paraId="1C3FF83F" w14:textId="7FD0F1B7"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5D234700" w14:textId="0DD6093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R1-1809540</w:t>
            </w:r>
          </w:p>
        </w:tc>
        <w:tc>
          <w:tcPr>
            <w:tcW w:w="1935" w:type="dxa"/>
          </w:tcPr>
          <w:p w14:paraId="2D67BB18" w14:textId="672B85A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 Incorporated</w:t>
            </w:r>
          </w:p>
        </w:tc>
        <w:tc>
          <w:tcPr>
            <w:tcW w:w="1808" w:type="dxa"/>
          </w:tcPr>
          <w:p w14:paraId="7F81575D" w14:textId="0BB22963"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LTE_feMTC-Core</w:t>
            </w:r>
          </w:p>
        </w:tc>
      </w:tr>
      <w:tr w:rsidR="00F74F22" w:rsidRPr="00F74F22" w14:paraId="7F88AC13" w14:textId="77777777" w:rsidTr="00F74F22">
        <w:trPr>
          <w:trHeight w:val="20"/>
          <w:jc w:val="center"/>
        </w:trPr>
        <w:tc>
          <w:tcPr>
            <w:tcW w:w="846" w:type="dxa"/>
          </w:tcPr>
          <w:p w14:paraId="76B9782B" w14:textId="4CEA81C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36.212</w:t>
            </w:r>
          </w:p>
        </w:tc>
        <w:tc>
          <w:tcPr>
            <w:tcW w:w="850" w:type="dxa"/>
          </w:tcPr>
          <w:p w14:paraId="4443FF8F" w14:textId="5B81555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299</w:t>
            </w:r>
          </w:p>
        </w:tc>
        <w:tc>
          <w:tcPr>
            <w:tcW w:w="709" w:type="dxa"/>
          </w:tcPr>
          <w:p w14:paraId="7FAFE730" w14:textId="0BB4686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1A451F44" w14:textId="2315801F"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Rel-15</w:t>
            </w:r>
          </w:p>
        </w:tc>
        <w:tc>
          <w:tcPr>
            <w:tcW w:w="3301" w:type="dxa"/>
          </w:tcPr>
          <w:p w14:paraId="68CD2CDF" w14:textId="0AE0FD2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on DCI for HARQ-ACK bundling</w:t>
            </w:r>
          </w:p>
        </w:tc>
        <w:tc>
          <w:tcPr>
            <w:tcW w:w="668" w:type="dxa"/>
          </w:tcPr>
          <w:p w14:paraId="223F578E" w14:textId="745C9D7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A</w:t>
            </w:r>
          </w:p>
        </w:tc>
        <w:tc>
          <w:tcPr>
            <w:tcW w:w="850" w:type="dxa"/>
          </w:tcPr>
          <w:p w14:paraId="730EB5AE" w14:textId="2012492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15.2.1</w:t>
            </w:r>
          </w:p>
        </w:tc>
        <w:tc>
          <w:tcPr>
            <w:tcW w:w="851" w:type="dxa"/>
            <w:shd w:val="clear" w:color="auto" w:fill="auto"/>
          </w:tcPr>
          <w:p w14:paraId="165CBEE9" w14:textId="788C61E8"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7F14BD4B" w14:textId="3C95093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R1-1809541</w:t>
            </w:r>
          </w:p>
        </w:tc>
        <w:tc>
          <w:tcPr>
            <w:tcW w:w="1935" w:type="dxa"/>
          </w:tcPr>
          <w:p w14:paraId="59AEDF7B" w14:textId="3C8ED68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 Incorporated</w:t>
            </w:r>
          </w:p>
        </w:tc>
        <w:tc>
          <w:tcPr>
            <w:tcW w:w="1808" w:type="dxa"/>
          </w:tcPr>
          <w:p w14:paraId="24C047A1" w14:textId="4EC99DB6"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LTE_feMTC-Core</w:t>
            </w:r>
          </w:p>
        </w:tc>
      </w:tr>
      <w:tr w:rsidR="00F74F22" w:rsidRPr="00F74F22" w14:paraId="4CDD77D5" w14:textId="77777777" w:rsidTr="00F74F22">
        <w:trPr>
          <w:trHeight w:val="20"/>
          <w:jc w:val="center"/>
        </w:trPr>
        <w:tc>
          <w:tcPr>
            <w:tcW w:w="846" w:type="dxa"/>
          </w:tcPr>
          <w:p w14:paraId="393E44C5" w14:textId="27B43BB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36.212</w:t>
            </w:r>
          </w:p>
        </w:tc>
        <w:tc>
          <w:tcPr>
            <w:tcW w:w="850" w:type="dxa"/>
          </w:tcPr>
          <w:p w14:paraId="24E11AC0" w14:textId="4862B05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300</w:t>
            </w:r>
          </w:p>
        </w:tc>
        <w:tc>
          <w:tcPr>
            <w:tcW w:w="709" w:type="dxa"/>
          </w:tcPr>
          <w:p w14:paraId="6ACC01C7" w14:textId="0D13FEE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2F6D1AD1" w14:textId="5326C31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07AA9095" w14:textId="1116A3F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on the partial PUSCH mode field for FeLAA in 36.212</w:t>
            </w:r>
          </w:p>
        </w:tc>
        <w:tc>
          <w:tcPr>
            <w:tcW w:w="668" w:type="dxa"/>
          </w:tcPr>
          <w:p w14:paraId="357950A3" w14:textId="2C9D226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0A175303" w14:textId="233EBEC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15.2.1</w:t>
            </w:r>
          </w:p>
        </w:tc>
        <w:tc>
          <w:tcPr>
            <w:tcW w:w="851" w:type="dxa"/>
            <w:shd w:val="clear" w:color="auto" w:fill="auto"/>
          </w:tcPr>
          <w:p w14:paraId="3BD84CBE" w14:textId="392A0348"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7404E6C4" w14:textId="1BCCA7F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1-1809576</w:t>
            </w:r>
          </w:p>
        </w:tc>
        <w:tc>
          <w:tcPr>
            <w:tcW w:w="1935" w:type="dxa"/>
          </w:tcPr>
          <w:p w14:paraId="7B15F3EC" w14:textId="15547B2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Huawei, HiSilicon</w:t>
            </w:r>
          </w:p>
        </w:tc>
        <w:tc>
          <w:tcPr>
            <w:tcW w:w="1808" w:type="dxa"/>
          </w:tcPr>
          <w:p w14:paraId="143B955B" w14:textId="650591D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LTE_unlic-Core</w:t>
            </w:r>
          </w:p>
        </w:tc>
      </w:tr>
      <w:tr w:rsidR="00F74F22" w:rsidRPr="00F74F22" w14:paraId="2CE2CDE3" w14:textId="77777777" w:rsidTr="00F74F22">
        <w:trPr>
          <w:trHeight w:val="20"/>
          <w:jc w:val="center"/>
        </w:trPr>
        <w:tc>
          <w:tcPr>
            <w:tcW w:w="846" w:type="dxa"/>
          </w:tcPr>
          <w:p w14:paraId="674B13EC" w14:textId="21B9871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36.212</w:t>
            </w:r>
          </w:p>
        </w:tc>
        <w:tc>
          <w:tcPr>
            <w:tcW w:w="850" w:type="dxa"/>
          </w:tcPr>
          <w:p w14:paraId="46483401" w14:textId="657FE22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301</w:t>
            </w:r>
          </w:p>
        </w:tc>
        <w:tc>
          <w:tcPr>
            <w:tcW w:w="709" w:type="dxa"/>
          </w:tcPr>
          <w:p w14:paraId="5AFFDA16" w14:textId="7613F4D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245E6206" w14:textId="76A4D3E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53E34676" w14:textId="2C62A2E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of RRC parameter name for 1024QAM rate matching</w:t>
            </w:r>
          </w:p>
        </w:tc>
        <w:tc>
          <w:tcPr>
            <w:tcW w:w="668" w:type="dxa"/>
          </w:tcPr>
          <w:p w14:paraId="5113053E" w14:textId="5F11661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61BCF656" w14:textId="3986743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15.2.1</w:t>
            </w:r>
          </w:p>
        </w:tc>
        <w:tc>
          <w:tcPr>
            <w:tcW w:w="851" w:type="dxa"/>
            <w:shd w:val="clear" w:color="auto" w:fill="auto"/>
          </w:tcPr>
          <w:p w14:paraId="294320C7" w14:textId="762474F5"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0F4D3C7A" w14:textId="6FA7D03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R1-1809588</w:t>
            </w:r>
          </w:p>
        </w:tc>
        <w:tc>
          <w:tcPr>
            <w:tcW w:w="1935" w:type="dxa"/>
          </w:tcPr>
          <w:p w14:paraId="2115C10E" w14:textId="13EAC4F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 Incorporated</w:t>
            </w:r>
          </w:p>
        </w:tc>
        <w:tc>
          <w:tcPr>
            <w:tcW w:w="1808" w:type="dxa"/>
          </w:tcPr>
          <w:p w14:paraId="5A9BFA6B" w14:textId="3091FCA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LTE_1024QAM_DL-Core</w:t>
            </w:r>
          </w:p>
        </w:tc>
      </w:tr>
      <w:tr w:rsidR="00F74F22" w:rsidRPr="00F74F22" w14:paraId="3BD6D406" w14:textId="77777777" w:rsidTr="00F74F22">
        <w:trPr>
          <w:trHeight w:val="20"/>
          <w:jc w:val="center"/>
        </w:trPr>
        <w:tc>
          <w:tcPr>
            <w:tcW w:w="846" w:type="dxa"/>
          </w:tcPr>
          <w:p w14:paraId="14015057" w14:textId="6B95BDB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36.212</w:t>
            </w:r>
          </w:p>
        </w:tc>
        <w:tc>
          <w:tcPr>
            <w:tcW w:w="850" w:type="dxa"/>
          </w:tcPr>
          <w:p w14:paraId="1173C90A" w14:textId="6A9B569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302</w:t>
            </w:r>
          </w:p>
        </w:tc>
        <w:tc>
          <w:tcPr>
            <w:tcW w:w="709" w:type="dxa"/>
          </w:tcPr>
          <w:p w14:paraId="21F43749" w14:textId="6456B61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30F9BD44" w14:textId="6D94E0F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Rel-14</w:t>
            </w:r>
          </w:p>
        </w:tc>
        <w:tc>
          <w:tcPr>
            <w:tcW w:w="3301" w:type="dxa"/>
          </w:tcPr>
          <w:p w14:paraId="77DEBA0F" w14:textId="0386E4D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Corrections to modulation signalling in MUST</w:t>
            </w:r>
          </w:p>
        </w:tc>
        <w:tc>
          <w:tcPr>
            <w:tcW w:w="668" w:type="dxa"/>
          </w:tcPr>
          <w:p w14:paraId="3694C1EB" w14:textId="690674E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03E02094" w14:textId="37BFCFD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14.6.0</w:t>
            </w:r>
          </w:p>
        </w:tc>
        <w:tc>
          <w:tcPr>
            <w:tcW w:w="851" w:type="dxa"/>
            <w:shd w:val="clear" w:color="auto" w:fill="auto"/>
          </w:tcPr>
          <w:p w14:paraId="484E76D3" w14:textId="5494F944"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05316B2D" w14:textId="722B8C3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R1-1809636</w:t>
            </w:r>
          </w:p>
        </w:tc>
        <w:tc>
          <w:tcPr>
            <w:tcW w:w="1935" w:type="dxa"/>
          </w:tcPr>
          <w:p w14:paraId="53E94DC0" w14:textId="0BAE935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Intel Corporation</w:t>
            </w:r>
          </w:p>
        </w:tc>
        <w:tc>
          <w:tcPr>
            <w:tcW w:w="1808" w:type="dxa"/>
          </w:tcPr>
          <w:p w14:paraId="3858A5A1" w14:textId="4356379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LTE_MUST-Core</w:t>
            </w:r>
          </w:p>
        </w:tc>
      </w:tr>
      <w:tr w:rsidR="00F74F22" w:rsidRPr="00F74F22" w14:paraId="09F9018C" w14:textId="77777777" w:rsidTr="00F74F22">
        <w:trPr>
          <w:trHeight w:val="20"/>
          <w:jc w:val="center"/>
        </w:trPr>
        <w:tc>
          <w:tcPr>
            <w:tcW w:w="846" w:type="dxa"/>
          </w:tcPr>
          <w:p w14:paraId="3B90CF69" w14:textId="5DA0237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36.212</w:t>
            </w:r>
          </w:p>
        </w:tc>
        <w:tc>
          <w:tcPr>
            <w:tcW w:w="850" w:type="dxa"/>
          </w:tcPr>
          <w:p w14:paraId="3D71B1D5" w14:textId="637CF36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303</w:t>
            </w:r>
          </w:p>
        </w:tc>
        <w:tc>
          <w:tcPr>
            <w:tcW w:w="709" w:type="dxa"/>
          </w:tcPr>
          <w:p w14:paraId="4DC0052E" w14:textId="4B93981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5A939684" w14:textId="783E1E4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6B0239DD" w14:textId="021CF3B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Corrections to modulation signalling in MUST</w:t>
            </w:r>
          </w:p>
        </w:tc>
        <w:tc>
          <w:tcPr>
            <w:tcW w:w="668" w:type="dxa"/>
          </w:tcPr>
          <w:p w14:paraId="4F72D369" w14:textId="2BBEB6F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A</w:t>
            </w:r>
          </w:p>
        </w:tc>
        <w:tc>
          <w:tcPr>
            <w:tcW w:w="850" w:type="dxa"/>
          </w:tcPr>
          <w:p w14:paraId="0325545D" w14:textId="4E7E8C8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15.2.1</w:t>
            </w:r>
          </w:p>
        </w:tc>
        <w:tc>
          <w:tcPr>
            <w:tcW w:w="851" w:type="dxa"/>
            <w:shd w:val="clear" w:color="auto" w:fill="auto"/>
          </w:tcPr>
          <w:p w14:paraId="4A2238DE" w14:textId="67E31E77"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1DEC88A0" w14:textId="0F14B73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R1-1809637</w:t>
            </w:r>
          </w:p>
        </w:tc>
        <w:tc>
          <w:tcPr>
            <w:tcW w:w="1935" w:type="dxa"/>
          </w:tcPr>
          <w:p w14:paraId="164222CA" w14:textId="28C66A3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Intel Corporation</w:t>
            </w:r>
          </w:p>
        </w:tc>
        <w:tc>
          <w:tcPr>
            <w:tcW w:w="1808" w:type="dxa"/>
          </w:tcPr>
          <w:p w14:paraId="023D6FDC" w14:textId="5EE6802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LTE_MUST-Core</w:t>
            </w:r>
          </w:p>
        </w:tc>
      </w:tr>
      <w:tr w:rsidR="00F74F22" w:rsidRPr="00F74F22" w14:paraId="720FB9C7" w14:textId="77777777" w:rsidTr="00F74F22">
        <w:trPr>
          <w:trHeight w:val="20"/>
          <w:jc w:val="center"/>
        </w:trPr>
        <w:tc>
          <w:tcPr>
            <w:tcW w:w="846" w:type="dxa"/>
          </w:tcPr>
          <w:p w14:paraId="30BD1B4C" w14:textId="4BCF116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36.212</w:t>
            </w:r>
          </w:p>
        </w:tc>
        <w:tc>
          <w:tcPr>
            <w:tcW w:w="850" w:type="dxa"/>
          </w:tcPr>
          <w:p w14:paraId="61CD0F5C" w14:textId="61DBE0A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304</w:t>
            </w:r>
          </w:p>
        </w:tc>
        <w:tc>
          <w:tcPr>
            <w:tcW w:w="709" w:type="dxa"/>
          </w:tcPr>
          <w:p w14:paraId="12D3286F" w14:textId="4B465C0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49C2EA9D" w14:textId="65447D6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55AF5D07" w14:textId="0F8CFAD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Corrections on shortened processing time and shortened TTI in 36.212</w:t>
            </w:r>
          </w:p>
        </w:tc>
        <w:tc>
          <w:tcPr>
            <w:tcW w:w="668" w:type="dxa"/>
          </w:tcPr>
          <w:p w14:paraId="4390C722" w14:textId="2E7F088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24344B47" w14:textId="5A78074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15.2.1</w:t>
            </w:r>
          </w:p>
        </w:tc>
        <w:tc>
          <w:tcPr>
            <w:tcW w:w="851" w:type="dxa"/>
            <w:shd w:val="clear" w:color="auto" w:fill="auto"/>
          </w:tcPr>
          <w:p w14:paraId="0538BA2A" w14:textId="49BB1005"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6C4A88CA" w14:textId="28626DA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R1-1810024</w:t>
            </w:r>
          </w:p>
        </w:tc>
        <w:tc>
          <w:tcPr>
            <w:tcW w:w="1935" w:type="dxa"/>
          </w:tcPr>
          <w:p w14:paraId="026E9BAE" w14:textId="63147CD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Huawei</w:t>
            </w:r>
          </w:p>
        </w:tc>
        <w:tc>
          <w:tcPr>
            <w:tcW w:w="1808" w:type="dxa"/>
          </w:tcPr>
          <w:p w14:paraId="68572412" w14:textId="240675F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LTE_sTTIandPT-Core</w:t>
            </w:r>
          </w:p>
        </w:tc>
      </w:tr>
      <w:tr w:rsidR="00F74F22" w:rsidRPr="00F74F22" w14:paraId="6A434B6A" w14:textId="77777777" w:rsidTr="00F74F22">
        <w:trPr>
          <w:trHeight w:val="20"/>
          <w:jc w:val="center"/>
        </w:trPr>
        <w:tc>
          <w:tcPr>
            <w:tcW w:w="846" w:type="dxa"/>
          </w:tcPr>
          <w:p w14:paraId="60570612" w14:textId="26E926A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36.212</w:t>
            </w:r>
          </w:p>
        </w:tc>
        <w:tc>
          <w:tcPr>
            <w:tcW w:w="850" w:type="dxa"/>
          </w:tcPr>
          <w:p w14:paraId="0590C745" w14:textId="597BBF6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305</w:t>
            </w:r>
          </w:p>
        </w:tc>
        <w:tc>
          <w:tcPr>
            <w:tcW w:w="709" w:type="dxa"/>
          </w:tcPr>
          <w:p w14:paraId="1E3956AB" w14:textId="7B6AFF9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18BEA53B" w14:textId="52DBA1D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64D58A5E" w14:textId="4EDC7D4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Corrections to Even further enhanced MTC for LTE</w:t>
            </w:r>
          </w:p>
        </w:tc>
        <w:tc>
          <w:tcPr>
            <w:tcW w:w="668" w:type="dxa"/>
          </w:tcPr>
          <w:p w14:paraId="6F2A325B" w14:textId="7BBE4A1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40DAB0B7" w14:textId="4E2DD4A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15.2.1</w:t>
            </w:r>
          </w:p>
        </w:tc>
        <w:tc>
          <w:tcPr>
            <w:tcW w:w="851" w:type="dxa"/>
            <w:shd w:val="clear" w:color="auto" w:fill="auto"/>
          </w:tcPr>
          <w:p w14:paraId="20BA2670" w14:textId="4F45268C"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206154E1" w14:textId="2AE4B50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R1-1810031</w:t>
            </w:r>
          </w:p>
        </w:tc>
        <w:tc>
          <w:tcPr>
            <w:tcW w:w="1935" w:type="dxa"/>
          </w:tcPr>
          <w:p w14:paraId="51020C6F" w14:textId="2302BF0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Huawei</w:t>
            </w:r>
          </w:p>
        </w:tc>
        <w:tc>
          <w:tcPr>
            <w:tcW w:w="1808" w:type="dxa"/>
          </w:tcPr>
          <w:p w14:paraId="56A3F037" w14:textId="3B66C9A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LTE_eMTC4-Core</w:t>
            </w:r>
          </w:p>
        </w:tc>
      </w:tr>
      <w:tr w:rsidR="00F74F22" w:rsidRPr="00F74F22" w14:paraId="05A2D16E" w14:textId="77777777" w:rsidTr="00F74F22">
        <w:trPr>
          <w:trHeight w:val="20"/>
          <w:jc w:val="center"/>
        </w:trPr>
        <w:tc>
          <w:tcPr>
            <w:tcW w:w="846" w:type="dxa"/>
          </w:tcPr>
          <w:p w14:paraId="32B10EC1" w14:textId="715202C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36.212</w:t>
            </w:r>
          </w:p>
        </w:tc>
        <w:tc>
          <w:tcPr>
            <w:tcW w:w="850" w:type="dxa"/>
          </w:tcPr>
          <w:p w14:paraId="4D8FD582" w14:textId="7241453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306</w:t>
            </w:r>
          </w:p>
        </w:tc>
        <w:tc>
          <w:tcPr>
            <w:tcW w:w="709" w:type="dxa"/>
          </w:tcPr>
          <w:p w14:paraId="21FEBC70" w14:textId="4D0A10C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448FD0DB" w14:textId="163341A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5C4C35ED" w14:textId="476A211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Corrections to Further Enhancements of NB-IoT</w:t>
            </w:r>
          </w:p>
        </w:tc>
        <w:tc>
          <w:tcPr>
            <w:tcW w:w="668" w:type="dxa"/>
          </w:tcPr>
          <w:p w14:paraId="72BDB32A" w14:textId="4D85755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728F4BF0" w14:textId="13F40EC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15.2.1</w:t>
            </w:r>
          </w:p>
        </w:tc>
        <w:tc>
          <w:tcPr>
            <w:tcW w:w="851" w:type="dxa"/>
            <w:shd w:val="clear" w:color="auto" w:fill="auto"/>
          </w:tcPr>
          <w:p w14:paraId="7E6135C9" w14:textId="14E6F522"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72596D1B" w14:textId="7B56C5D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R1-1810036</w:t>
            </w:r>
          </w:p>
        </w:tc>
        <w:tc>
          <w:tcPr>
            <w:tcW w:w="1935" w:type="dxa"/>
          </w:tcPr>
          <w:p w14:paraId="6BBBA635" w14:textId="4AF15EB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Huawei</w:t>
            </w:r>
          </w:p>
        </w:tc>
        <w:tc>
          <w:tcPr>
            <w:tcW w:w="1808" w:type="dxa"/>
          </w:tcPr>
          <w:p w14:paraId="18E433C5" w14:textId="28CB6B9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NB_IOTenh2-Core</w:t>
            </w:r>
          </w:p>
        </w:tc>
      </w:tr>
      <w:tr w:rsidR="00F74F22" w:rsidRPr="00F74F22" w14:paraId="15C81295" w14:textId="77777777" w:rsidTr="00F74F22">
        <w:trPr>
          <w:trHeight w:val="20"/>
          <w:jc w:val="center"/>
        </w:trPr>
        <w:tc>
          <w:tcPr>
            <w:tcW w:w="846" w:type="dxa"/>
          </w:tcPr>
          <w:p w14:paraId="524919AA" w14:textId="1EEA98C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36.212</w:t>
            </w:r>
          </w:p>
        </w:tc>
        <w:tc>
          <w:tcPr>
            <w:tcW w:w="850" w:type="dxa"/>
          </w:tcPr>
          <w:p w14:paraId="596A6B25" w14:textId="28F3005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307</w:t>
            </w:r>
          </w:p>
        </w:tc>
        <w:tc>
          <w:tcPr>
            <w:tcW w:w="709" w:type="dxa"/>
          </w:tcPr>
          <w:p w14:paraId="629D42DB" w14:textId="0D61472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461AB249" w14:textId="67F451F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0936757C" w14:textId="22F8D7D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Corrections on HRLLC in 36.212</w:t>
            </w:r>
          </w:p>
        </w:tc>
        <w:tc>
          <w:tcPr>
            <w:tcW w:w="668" w:type="dxa"/>
          </w:tcPr>
          <w:p w14:paraId="0945DD28" w14:textId="3F7DBAB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D</w:t>
            </w:r>
          </w:p>
        </w:tc>
        <w:tc>
          <w:tcPr>
            <w:tcW w:w="850" w:type="dxa"/>
          </w:tcPr>
          <w:p w14:paraId="58420978" w14:textId="55709CE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15.2.1</w:t>
            </w:r>
          </w:p>
        </w:tc>
        <w:tc>
          <w:tcPr>
            <w:tcW w:w="851" w:type="dxa"/>
            <w:shd w:val="clear" w:color="auto" w:fill="auto"/>
          </w:tcPr>
          <w:p w14:paraId="7872146F" w14:textId="5C401A04"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4B86F057" w14:textId="2232EBF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R1-1810041</w:t>
            </w:r>
          </w:p>
        </w:tc>
        <w:tc>
          <w:tcPr>
            <w:tcW w:w="1935" w:type="dxa"/>
          </w:tcPr>
          <w:p w14:paraId="12BF29ED" w14:textId="1693146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Huawei</w:t>
            </w:r>
          </w:p>
        </w:tc>
        <w:tc>
          <w:tcPr>
            <w:tcW w:w="1808" w:type="dxa"/>
          </w:tcPr>
          <w:p w14:paraId="4AB8274A" w14:textId="2382C40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LTE_HRLLC-Core</w:t>
            </w:r>
          </w:p>
        </w:tc>
      </w:tr>
      <w:tr w:rsidR="00F74F22" w:rsidRPr="00F74F22" w14:paraId="15D23281" w14:textId="77777777" w:rsidTr="00F74F22">
        <w:trPr>
          <w:trHeight w:val="20"/>
          <w:jc w:val="center"/>
        </w:trPr>
        <w:tc>
          <w:tcPr>
            <w:tcW w:w="846" w:type="dxa"/>
          </w:tcPr>
          <w:p w14:paraId="377DA9A8" w14:textId="6AA7301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6AE26F77" w14:textId="2AED8DC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1118</w:t>
            </w:r>
          </w:p>
        </w:tc>
        <w:tc>
          <w:tcPr>
            <w:tcW w:w="709" w:type="dxa"/>
          </w:tcPr>
          <w:p w14:paraId="0BDB157B" w14:textId="7664921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6ED3BCDD" w14:textId="0B462A5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4C01586E" w14:textId="1DD23FD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on CRI definition in 36.213</w:t>
            </w:r>
          </w:p>
        </w:tc>
        <w:tc>
          <w:tcPr>
            <w:tcW w:w="668" w:type="dxa"/>
          </w:tcPr>
          <w:p w14:paraId="6AAA4E66" w14:textId="25E8E45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228E821D" w14:textId="728CBC6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50224AF5" w14:textId="1C24198E"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4EA26A3A" w14:textId="2FF50C2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R1-1808141</w:t>
            </w:r>
          </w:p>
        </w:tc>
        <w:tc>
          <w:tcPr>
            <w:tcW w:w="1935" w:type="dxa"/>
          </w:tcPr>
          <w:p w14:paraId="47D20903" w14:textId="66E08E3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Huawei, HiSilicon</w:t>
            </w:r>
          </w:p>
        </w:tc>
        <w:tc>
          <w:tcPr>
            <w:tcW w:w="1808" w:type="dxa"/>
          </w:tcPr>
          <w:p w14:paraId="5FB09F0A" w14:textId="4FBC771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feCOMP_LTE-Core</w:t>
            </w:r>
          </w:p>
        </w:tc>
      </w:tr>
      <w:tr w:rsidR="00F74F22" w:rsidRPr="006B734C" w14:paraId="3B132EB3" w14:textId="77777777" w:rsidTr="00F74F22">
        <w:trPr>
          <w:trHeight w:val="20"/>
          <w:jc w:val="center"/>
        </w:trPr>
        <w:tc>
          <w:tcPr>
            <w:tcW w:w="846" w:type="dxa"/>
          </w:tcPr>
          <w:p w14:paraId="3BE8399C" w14:textId="0C32C15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56F6D8BB" w14:textId="12311C9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1120</w:t>
            </w:r>
          </w:p>
        </w:tc>
        <w:tc>
          <w:tcPr>
            <w:tcW w:w="709" w:type="dxa"/>
          </w:tcPr>
          <w:p w14:paraId="56E56D93" w14:textId="0121FCB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3AA992F8" w14:textId="0FE791C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Rel-13</w:t>
            </w:r>
          </w:p>
        </w:tc>
        <w:tc>
          <w:tcPr>
            <w:tcW w:w="3301" w:type="dxa"/>
          </w:tcPr>
          <w:p w14:paraId="16780385" w14:textId="41D04EB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on PUCCH format 4 HARQ-ACK procedure without adaptive codebook</w:t>
            </w:r>
          </w:p>
        </w:tc>
        <w:tc>
          <w:tcPr>
            <w:tcW w:w="668" w:type="dxa"/>
          </w:tcPr>
          <w:p w14:paraId="152BCD7A" w14:textId="6F68BC8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4C7671B9" w14:textId="20145FF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13.10.0</w:t>
            </w:r>
          </w:p>
        </w:tc>
        <w:tc>
          <w:tcPr>
            <w:tcW w:w="851" w:type="dxa"/>
            <w:shd w:val="clear" w:color="auto" w:fill="auto"/>
          </w:tcPr>
          <w:p w14:paraId="76F5AD15" w14:textId="48B1EB62"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49FDE787" w14:textId="6C9FDCF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R1-1808594</w:t>
            </w:r>
          </w:p>
        </w:tc>
        <w:tc>
          <w:tcPr>
            <w:tcW w:w="1935" w:type="dxa"/>
          </w:tcPr>
          <w:p w14:paraId="2CA80B46" w14:textId="4BED3C8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Huawei, HiSilicon</w:t>
            </w:r>
          </w:p>
        </w:tc>
        <w:tc>
          <w:tcPr>
            <w:tcW w:w="1808" w:type="dxa"/>
          </w:tcPr>
          <w:p w14:paraId="45C53F1E" w14:textId="67373166"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lang w:val="fr-FR"/>
              </w:rPr>
              <w:t>LTE_CA_enh_b5C-Core</w:t>
            </w:r>
          </w:p>
        </w:tc>
      </w:tr>
      <w:tr w:rsidR="00F74F22" w:rsidRPr="00F74F22" w14:paraId="18AA81F2" w14:textId="77777777" w:rsidTr="00F74F22">
        <w:trPr>
          <w:trHeight w:val="20"/>
          <w:jc w:val="center"/>
        </w:trPr>
        <w:tc>
          <w:tcPr>
            <w:tcW w:w="846" w:type="dxa"/>
          </w:tcPr>
          <w:p w14:paraId="69F369D5" w14:textId="4B6EFEA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3A30044B" w14:textId="7C2C3C6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1121</w:t>
            </w:r>
          </w:p>
        </w:tc>
        <w:tc>
          <w:tcPr>
            <w:tcW w:w="709" w:type="dxa"/>
          </w:tcPr>
          <w:p w14:paraId="5F218B02" w14:textId="77777777" w:rsidR="00F74F22" w:rsidRPr="00F74F22" w:rsidRDefault="00F74F22" w:rsidP="00F74F22">
            <w:pPr>
              <w:rPr>
                <w:rFonts w:ascii="Times New Roman" w:hAnsi="Times New Roman"/>
                <w:b/>
                <w:bCs/>
                <w:sz w:val="16"/>
                <w:szCs w:val="16"/>
                <w:highlight w:val="lightGray"/>
              </w:rPr>
            </w:pPr>
          </w:p>
        </w:tc>
        <w:tc>
          <w:tcPr>
            <w:tcW w:w="851" w:type="dxa"/>
          </w:tcPr>
          <w:p w14:paraId="24DEBCCC" w14:textId="4815752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Rel-13</w:t>
            </w:r>
          </w:p>
        </w:tc>
        <w:tc>
          <w:tcPr>
            <w:tcW w:w="3301" w:type="dxa"/>
          </w:tcPr>
          <w:p w14:paraId="0FFD9543" w14:textId="7A3B8B2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PRG for eMTC</w:t>
            </w:r>
          </w:p>
        </w:tc>
        <w:tc>
          <w:tcPr>
            <w:tcW w:w="668" w:type="dxa"/>
          </w:tcPr>
          <w:p w14:paraId="0E53D2D5" w14:textId="5956C71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40CBDE4A" w14:textId="7120888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13.10.0</w:t>
            </w:r>
          </w:p>
        </w:tc>
        <w:tc>
          <w:tcPr>
            <w:tcW w:w="851" w:type="dxa"/>
            <w:shd w:val="clear" w:color="auto" w:fill="auto"/>
          </w:tcPr>
          <w:p w14:paraId="681B9D77" w14:textId="0821C430"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0674BD3E" w14:textId="12701AB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R1-1809537</w:t>
            </w:r>
          </w:p>
        </w:tc>
        <w:tc>
          <w:tcPr>
            <w:tcW w:w="1935" w:type="dxa"/>
          </w:tcPr>
          <w:p w14:paraId="478CB34A" w14:textId="71BD979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 Incorporated</w:t>
            </w:r>
          </w:p>
        </w:tc>
        <w:tc>
          <w:tcPr>
            <w:tcW w:w="1808" w:type="dxa"/>
          </w:tcPr>
          <w:p w14:paraId="7BC6E776" w14:textId="116CCBFB"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LTE_MTCe2_L1-Core</w:t>
            </w:r>
          </w:p>
        </w:tc>
      </w:tr>
      <w:tr w:rsidR="00F74F22" w:rsidRPr="00F74F22" w14:paraId="629C1918" w14:textId="77777777" w:rsidTr="00F74F22">
        <w:trPr>
          <w:trHeight w:val="20"/>
          <w:jc w:val="center"/>
        </w:trPr>
        <w:tc>
          <w:tcPr>
            <w:tcW w:w="846" w:type="dxa"/>
          </w:tcPr>
          <w:p w14:paraId="6047DFED" w14:textId="15DA0D1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40667E16" w14:textId="6935DC7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1122</w:t>
            </w:r>
          </w:p>
        </w:tc>
        <w:tc>
          <w:tcPr>
            <w:tcW w:w="709" w:type="dxa"/>
          </w:tcPr>
          <w:p w14:paraId="36FFD68D" w14:textId="77777777" w:rsidR="00F74F22" w:rsidRPr="00F74F22" w:rsidRDefault="00F74F22" w:rsidP="00F74F22">
            <w:pPr>
              <w:rPr>
                <w:rFonts w:ascii="Times New Roman" w:hAnsi="Times New Roman"/>
                <w:b/>
                <w:bCs/>
                <w:sz w:val="16"/>
                <w:szCs w:val="16"/>
                <w:highlight w:val="lightGray"/>
              </w:rPr>
            </w:pPr>
          </w:p>
        </w:tc>
        <w:tc>
          <w:tcPr>
            <w:tcW w:w="851" w:type="dxa"/>
          </w:tcPr>
          <w:p w14:paraId="0FD6C0C8" w14:textId="52578D4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Rel-14</w:t>
            </w:r>
          </w:p>
        </w:tc>
        <w:tc>
          <w:tcPr>
            <w:tcW w:w="3301" w:type="dxa"/>
          </w:tcPr>
          <w:p w14:paraId="3CAE7F2A" w14:textId="03D3EB0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PRG for eMTC</w:t>
            </w:r>
          </w:p>
        </w:tc>
        <w:tc>
          <w:tcPr>
            <w:tcW w:w="668" w:type="dxa"/>
          </w:tcPr>
          <w:p w14:paraId="0D51452E" w14:textId="73EB7C1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A</w:t>
            </w:r>
          </w:p>
        </w:tc>
        <w:tc>
          <w:tcPr>
            <w:tcW w:w="850" w:type="dxa"/>
          </w:tcPr>
          <w:p w14:paraId="01D79DCD" w14:textId="2C05ADA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14.7.0</w:t>
            </w:r>
          </w:p>
        </w:tc>
        <w:tc>
          <w:tcPr>
            <w:tcW w:w="851" w:type="dxa"/>
            <w:shd w:val="clear" w:color="auto" w:fill="auto"/>
          </w:tcPr>
          <w:p w14:paraId="47CD7BC4" w14:textId="70E35A7F"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3111F42F" w14:textId="5D13A5E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R1-1809538</w:t>
            </w:r>
          </w:p>
        </w:tc>
        <w:tc>
          <w:tcPr>
            <w:tcW w:w="1935" w:type="dxa"/>
          </w:tcPr>
          <w:p w14:paraId="18D181B9" w14:textId="55CFB0B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 Incorporated</w:t>
            </w:r>
          </w:p>
        </w:tc>
        <w:tc>
          <w:tcPr>
            <w:tcW w:w="1808" w:type="dxa"/>
          </w:tcPr>
          <w:p w14:paraId="386A5719" w14:textId="1BBBE9C6"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LTE_MTCe2_L1-Core</w:t>
            </w:r>
          </w:p>
        </w:tc>
      </w:tr>
      <w:tr w:rsidR="00F74F22" w:rsidRPr="00F74F22" w14:paraId="7C5438A3" w14:textId="77777777" w:rsidTr="00F74F22">
        <w:trPr>
          <w:trHeight w:val="20"/>
          <w:jc w:val="center"/>
        </w:trPr>
        <w:tc>
          <w:tcPr>
            <w:tcW w:w="846" w:type="dxa"/>
          </w:tcPr>
          <w:p w14:paraId="197BA4B5" w14:textId="130423B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lastRenderedPageBreak/>
              <w:t>36.213</w:t>
            </w:r>
          </w:p>
        </w:tc>
        <w:tc>
          <w:tcPr>
            <w:tcW w:w="850" w:type="dxa"/>
          </w:tcPr>
          <w:p w14:paraId="376A7850" w14:textId="20DB656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1123</w:t>
            </w:r>
          </w:p>
        </w:tc>
        <w:tc>
          <w:tcPr>
            <w:tcW w:w="709" w:type="dxa"/>
          </w:tcPr>
          <w:p w14:paraId="0A96769F" w14:textId="77777777" w:rsidR="00F74F22" w:rsidRPr="00F74F22" w:rsidRDefault="00F74F22" w:rsidP="00F74F22">
            <w:pPr>
              <w:rPr>
                <w:rFonts w:ascii="Times New Roman" w:hAnsi="Times New Roman"/>
                <w:b/>
                <w:bCs/>
                <w:sz w:val="16"/>
                <w:szCs w:val="16"/>
                <w:highlight w:val="lightGray"/>
              </w:rPr>
            </w:pPr>
          </w:p>
        </w:tc>
        <w:tc>
          <w:tcPr>
            <w:tcW w:w="851" w:type="dxa"/>
          </w:tcPr>
          <w:p w14:paraId="49517845" w14:textId="1BCDB0D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557FC5FB" w14:textId="3D05866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PRG for eMTC</w:t>
            </w:r>
          </w:p>
        </w:tc>
        <w:tc>
          <w:tcPr>
            <w:tcW w:w="668" w:type="dxa"/>
          </w:tcPr>
          <w:p w14:paraId="21DB2300" w14:textId="180167D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A</w:t>
            </w:r>
          </w:p>
        </w:tc>
        <w:tc>
          <w:tcPr>
            <w:tcW w:w="850" w:type="dxa"/>
          </w:tcPr>
          <w:p w14:paraId="6EDA714B" w14:textId="08F9A82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4D393039" w14:textId="6CB5B6F6"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25FBDCCA" w14:textId="1238FBC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R1-1809539</w:t>
            </w:r>
          </w:p>
        </w:tc>
        <w:tc>
          <w:tcPr>
            <w:tcW w:w="1935" w:type="dxa"/>
          </w:tcPr>
          <w:p w14:paraId="4A52024E" w14:textId="2F20817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 Incorporated</w:t>
            </w:r>
          </w:p>
        </w:tc>
        <w:tc>
          <w:tcPr>
            <w:tcW w:w="1808" w:type="dxa"/>
          </w:tcPr>
          <w:p w14:paraId="472F4AC5" w14:textId="0D13D9EC"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LTE_MTCe2_L1-Core</w:t>
            </w:r>
          </w:p>
        </w:tc>
      </w:tr>
      <w:tr w:rsidR="00F74F22" w:rsidRPr="006B734C" w14:paraId="0064DC51" w14:textId="77777777" w:rsidTr="00F74F22">
        <w:trPr>
          <w:trHeight w:val="20"/>
          <w:jc w:val="center"/>
        </w:trPr>
        <w:tc>
          <w:tcPr>
            <w:tcW w:w="846" w:type="dxa"/>
          </w:tcPr>
          <w:p w14:paraId="460DB396" w14:textId="4D9BF9D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16AF4A66" w14:textId="73CC956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1124</w:t>
            </w:r>
          </w:p>
        </w:tc>
        <w:tc>
          <w:tcPr>
            <w:tcW w:w="709" w:type="dxa"/>
          </w:tcPr>
          <w:p w14:paraId="5DC5FAC7" w14:textId="0A8C8AA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0F328853" w14:textId="4CAEFFD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Rel-13</w:t>
            </w:r>
          </w:p>
        </w:tc>
        <w:tc>
          <w:tcPr>
            <w:tcW w:w="3301" w:type="dxa"/>
          </w:tcPr>
          <w:p w14:paraId="20A49E70" w14:textId="709A455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on TDD HARQ-ACK reporting procedure for different UL/DL configurations</w:t>
            </w:r>
          </w:p>
        </w:tc>
        <w:tc>
          <w:tcPr>
            <w:tcW w:w="668" w:type="dxa"/>
          </w:tcPr>
          <w:p w14:paraId="665EF0B3" w14:textId="6962A05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6344DDD7" w14:textId="07AF5C4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13.10.0</w:t>
            </w:r>
          </w:p>
        </w:tc>
        <w:tc>
          <w:tcPr>
            <w:tcW w:w="851" w:type="dxa"/>
            <w:shd w:val="clear" w:color="auto" w:fill="auto"/>
          </w:tcPr>
          <w:p w14:paraId="63FF60A3" w14:textId="6D736AED"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572B3DC2" w14:textId="7FD9F83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R1-1809542</w:t>
            </w:r>
          </w:p>
        </w:tc>
        <w:tc>
          <w:tcPr>
            <w:tcW w:w="1935" w:type="dxa"/>
          </w:tcPr>
          <w:p w14:paraId="30ED0E93" w14:textId="6814220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Huawei, HiSilicon</w:t>
            </w:r>
          </w:p>
        </w:tc>
        <w:tc>
          <w:tcPr>
            <w:tcW w:w="1808" w:type="dxa"/>
          </w:tcPr>
          <w:p w14:paraId="1154E1BD" w14:textId="676A74D4"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lang w:val="fr-FR"/>
              </w:rPr>
              <w:t>LTE_CA_enh_b5C-Core</w:t>
            </w:r>
          </w:p>
        </w:tc>
      </w:tr>
      <w:tr w:rsidR="00F74F22" w:rsidRPr="006B734C" w14:paraId="49DD07BA" w14:textId="77777777" w:rsidTr="00F74F22">
        <w:trPr>
          <w:trHeight w:val="20"/>
          <w:jc w:val="center"/>
        </w:trPr>
        <w:tc>
          <w:tcPr>
            <w:tcW w:w="846" w:type="dxa"/>
          </w:tcPr>
          <w:p w14:paraId="3864BBEF" w14:textId="7A10E6B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0B8A959F" w14:textId="7570FF4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1125</w:t>
            </w:r>
          </w:p>
        </w:tc>
        <w:tc>
          <w:tcPr>
            <w:tcW w:w="709" w:type="dxa"/>
          </w:tcPr>
          <w:p w14:paraId="5E9AB5CC" w14:textId="0AFE5B8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703D466C" w14:textId="5B0A12F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Rel-14</w:t>
            </w:r>
          </w:p>
        </w:tc>
        <w:tc>
          <w:tcPr>
            <w:tcW w:w="3301" w:type="dxa"/>
          </w:tcPr>
          <w:p w14:paraId="79C38BFA" w14:textId="2C85C40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on TDD HARQ-ACK reporting procedure for different UL/DL configurations</w:t>
            </w:r>
          </w:p>
        </w:tc>
        <w:tc>
          <w:tcPr>
            <w:tcW w:w="668" w:type="dxa"/>
          </w:tcPr>
          <w:p w14:paraId="5DDDE1A4" w14:textId="22BD180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A</w:t>
            </w:r>
          </w:p>
        </w:tc>
        <w:tc>
          <w:tcPr>
            <w:tcW w:w="850" w:type="dxa"/>
          </w:tcPr>
          <w:p w14:paraId="2426391B" w14:textId="4B4FB13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14.7.0</w:t>
            </w:r>
          </w:p>
        </w:tc>
        <w:tc>
          <w:tcPr>
            <w:tcW w:w="851" w:type="dxa"/>
            <w:shd w:val="clear" w:color="auto" w:fill="auto"/>
          </w:tcPr>
          <w:p w14:paraId="69698331" w14:textId="4B4D66D0"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0FDAEC75" w14:textId="736E145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R1-1809543</w:t>
            </w:r>
          </w:p>
        </w:tc>
        <w:tc>
          <w:tcPr>
            <w:tcW w:w="1935" w:type="dxa"/>
          </w:tcPr>
          <w:p w14:paraId="5CAE0F6E" w14:textId="6110866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Huawei, HiSilicon</w:t>
            </w:r>
          </w:p>
        </w:tc>
        <w:tc>
          <w:tcPr>
            <w:tcW w:w="1808" w:type="dxa"/>
          </w:tcPr>
          <w:p w14:paraId="1C92E161" w14:textId="52013466"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lang w:val="fr-FR"/>
              </w:rPr>
              <w:t>LTE_CA_enh_b5C-Core</w:t>
            </w:r>
          </w:p>
        </w:tc>
      </w:tr>
      <w:tr w:rsidR="00F74F22" w:rsidRPr="006B734C" w14:paraId="597C6B8D" w14:textId="77777777" w:rsidTr="00F74F22">
        <w:trPr>
          <w:trHeight w:val="20"/>
          <w:jc w:val="center"/>
        </w:trPr>
        <w:tc>
          <w:tcPr>
            <w:tcW w:w="846" w:type="dxa"/>
          </w:tcPr>
          <w:p w14:paraId="3F7E3AF8" w14:textId="1344071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68A9121C" w14:textId="33D1F07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1126</w:t>
            </w:r>
          </w:p>
        </w:tc>
        <w:tc>
          <w:tcPr>
            <w:tcW w:w="709" w:type="dxa"/>
          </w:tcPr>
          <w:p w14:paraId="3928AA18" w14:textId="1803455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6812201A" w14:textId="508836A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1A6666EE" w14:textId="14A698C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on TDD HARQ-ACK reporting procedure for different UL/DL configurations</w:t>
            </w:r>
          </w:p>
        </w:tc>
        <w:tc>
          <w:tcPr>
            <w:tcW w:w="668" w:type="dxa"/>
          </w:tcPr>
          <w:p w14:paraId="65877800" w14:textId="563F4BB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A</w:t>
            </w:r>
          </w:p>
        </w:tc>
        <w:tc>
          <w:tcPr>
            <w:tcW w:w="850" w:type="dxa"/>
          </w:tcPr>
          <w:p w14:paraId="1913730A" w14:textId="5549051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1A3114B6" w14:textId="6D546FF5"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67F447EE" w14:textId="5B5803D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R1-1809544</w:t>
            </w:r>
          </w:p>
        </w:tc>
        <w:tc>
          <w:tcPr>
            <w:tcW w:w="1935" w:type="dxa"/>
          </w:tcPr>
          <w:p w14:paraId="2178700C" w14:textId="5A98101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Huawei, HiSilicon</w:t>
            </w:r>
          </w:p>
        </w:tc>
        <w:tc>
          <w:tcPr>
            <w:tcW w:w="1808" w:type="dxa"/>
          </w:tcPr>
          <w:p w14:paraId="246F3622" w14:textId="16AD4886"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lang w:val="fr-FR"/>
              </w:rPr>
              <w:t>LTE_CA_enh_b5C-Core</w:t>
            </w:r>
          </w:p>
        </w:tc>
      </w:tr>
      <w:tr w:rsidR="00F74F22" w:rsidRPr="006B734C" w14:paraId="44DF35C0" w14:textId="77777777" w:rsidTr="00F74F22">
        <w:trPr>
          <w:trHeight w:val="20"/>
          <w:jc w:val="center"/>
        </w:trPr>
        <w:tc>
          <w:tcPr>
            <w:tcW w:w="846" w:type="dxa"/>
          </w:tcPr>
          <w:p w14:paraId="1536D8B7" w14:textId="10C4092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7424ABCF" w14:textId="4BA1150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1127</w:t>
            </w:r>
          </w:p>
        </w:tc>
        <w:tc>
          <w:tcPr>
            <w:tcW w:w="709" w:type="dxa"/>
          </w:tcPr>
          <w:p w14:paraId="3DE02168" w14:textId="7DAFCBC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5A6E5A56" w14:textId="5C28D01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Rel-14</w:t>
            </w:r>
          </w:p>
        </w:tc>
        <w:tc>
          <w:tcPr>
            <w:tcW w:w="3301" w:type="dxa"/>
          </w:tcPr>
          <w:p w14:paraId="568C80FD" w14:textId="24C474C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on PUCCH format 4 HARQ-ACK procedure without adaptive codebook</w:t>
            </w:r>
          </w:p>
        </w:tc>
        <w:tc>
          <w:tcPr>
            <w:tcW w:w="668" w:type="dxa"/>
          </w:tcPr>
          <w:p w14:paraId="673D4B64" w14:textId="1FBFB48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A</w:t>
            </w:r>
          </w:p>
        </w:tc>
        <w:tc>
          <w:tcPr>
            <w:tcW w:w="850" w:type="dxa"/>
          </w:tcPr>
          <w:p w14:paraId="3582213B" w14:textId="187D838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14.7.0</w:t>
            </w:r>
          </w:p>
        </w:tc>
        <w:tc>
          <w:tcPr>
            <w:tcW w:w="851" w:type="dxa"/>
            <w:shd w:val="clear" w:color="auto" w:fill="auto"/>
          </w:tcPr>
          <w:p w14:paraId="5C41AF78" w14:textId="222B7569" w:rsidR="00F74F22" w:rsidRPr="00F74F22" w:rsidRDefault="00F74F22" w:rsidP="00F74F22">
            <w:pPr>
              <w:rPr>
                <w:rFonts w:ascii="Times New Roman" w:hAnsi="Times New Roman"/>
                <w:bCs/>
                <w:sz w:val="16"/>
                <w:szCs w:val="16"/>
              </w:rPr>
            </w:pPr>
            <w:r w:rsidRPr="00F74F22">
              <w:rPr>
                <w:rFonts w:ascii="Times New Roman" w:hAnsi="Times New Roman"/>
                <w:sz w:val="16"/>
                <w:szCs w:val="16"/>
              </w:rPr>
              <w:t>R1#94</w:t>
            </w:r>
          </w:p>
        </w:tc>
        <w:tc>
          <w:tcPr>
            <w:tcW w:w="1275" w:type="dxa"/>
          </w:tcPr>
          <w:p w14:paraId="5EF58308" w14:textId="78440CC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R1-1809545</w:t>
            </w:r>
          </w:p>
        </w:tc>
        <w:tc>
          <w:tcPr>
            <w:tcW w:w="1935" w:type="dxa"/>
          </w:tcPr>
          <w:p w14:paraId="0BB0AE17" w14:textId="65ABA4C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Huawei, HiSilicon</w:t>
            </w:r>
          </w:p>
        </w:tc>
        <w:tc>
          <w:tcPr>
            <w:tcW w:w="1808" w:type="dxa"/>
          </w:tcPr>
          <w:p w14:paraId="14135637" w14:textId="04DE63C2"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lang w:val="fr-FR"/>
              </w:rPr>
              <w:t>LTE_CA_enh_b5C-Core</w:t>
            </w:r>
          </w:p>
        </w:tc>
      </w:tr>
      <w:tr w:rsidR="00F74F22" w:rsidRPr="006B734C" w14:paraId="7D01CB07" w14:textId="77777777" w:rsidTr="00F74F22">
        <w:trPr>
          <w:trHeight w:val="20"/>
          <w:jc w:val="center"/>
        </w:trPr>
        <w:tc>
          <w:tcPr>
            <w:tcW w:w="846" w:type="dxa"/>
          </w:tcPr>
          <w:p w14:paraId="421DE250" w14:textId="62A5B2A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0F7FEF8E" w14:textId="09C4E00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1128</w:t>
            </w:r>
          </w:p>
        </w:tc>
        <w:tc>
          <w:tcPr>
            <w:tcW w:w="709" w:type="dxa"/>
          </w:tcPr>
          <w:p w14:paraId="3A15E1EB" w14:textId="60D3616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7488CB36" w14:textId="284DA09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3EE8C476" w14:textId="45167C5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on PUCCH format 4 HARQ-ACK procedure without adaptive codebook</w:t>
            </w:r>
          </w:p>
        </w:tc>
        <w:tc>
          <w:tcPr>
            <w:tcW w:w="668" w:type="dxa"/>
          </w:tcPr>
          <w:p w14:paraId="02C5C7CD" w14:textId="0AAD44B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A</w:t>
            </w:r>
          </w:p>
        </w:tc>
        <w:tc>
          <w:tcPr>
            <w:tcW w:w="850" w:type="dxa"/>
          </w:tcPr>
          <w:p w14:paraId="788EAA48" w14:textId="3431E6E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14278FD0" w14:textId="79746EF4"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4CC4C826" w14:textId="02D17F9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R1-1809546</w:t>
            </w:r>
          </w:p>
        </w:tc>
        <w:tc>
          <w:tcPr>
            <w:tcW w:w="1935" w:type="dxa"/>
          </w:tcPr>
          <w:p w14:paraId="343F2C60" w14:textId="3A180AD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Huawei, HiSilicon</w:t>
            </w:r>
          </w:p>
        </w:tc>
        <w:tc>
          <w:tcPr>
            <w:tcW w:w="1808" w:type="dxa"/>
          </w:tcPr>
          <w:p w14:paraId="76963F28" w14:textId="476484D1"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lang w:val="fr-FR"/>
              </w:rPr>
              <w:t>LTE_CA_enh_b5C-Core</w:t>
            </w:r>
          </w:p>
        </w:tc>
      </w:tr>
      <w:tr w:rsidR="00F74F22" w:rsidRPr="00F74F22" w14:paraId="014241DC" w14:textId="77777777" w:rsidTr="00F74F22">
        <w:trPr>
          <w:trHeight w:val="20"/>
          <w:jc w:val="center"/>
        </w:trPr>
        <w:tc>
          <w:tcPr>
            <w:tcW w:w="846" w:type="dxa"/>
          </w:tcPr>
          <w:p w14:paraId="48D6C227" w14:textId="764824E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71E340AF" w14:textId="48BDCAF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1129</w:t>
            </w:r>
          </w:p>
        </w:tc>
        <w:tc>
          <w:tcPr>
            <w:tcW w:w="709" w:type="dxa"/>
          </w:tcPr>
          <w:p w14:paraId="363576B5" w14:textId="341FBC4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3C17BE6B" w14:textId="4087784A"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Rel-13</w:t>
            </w:r>
          </w:p>
        </w:tc>
        <w:tc>
          <w:tcPr>
            <w:tcW w:w="3301" w:type="dxa"/>
          </w:tcPr>
          <w:p w14:paraId="75F0DF57" w14:textId="281E901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to PDSCH RE mapping in TM10</w:t>
            </w:r>
          </w:p>
        </w:tc>
        <w:tc>
          <w:tcPr>
            <w:tcW w:w="668" w:type="dxa"/>
          </w:tcPr>
          <w:p w14:paraId="34B50FF5" w14:textId="3789A63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2131ED84" w14:textId="36BA046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13.10.0</w:t>
            </w:r>
          </w:p>
        </w:tc>
        <w:tc>
          <w:tcPr>
            <w:tcW w:w="851" w:type="dxa"/>
            <w:shd w:val="clear" w:color="auto" w:fill="auto"/>
          </w:tcPr>
          <w:p w14:paraId="1371ADAF" w14:textId="19482316"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0B20C60E" w14:textId="7F76CEE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R1-1809547</w:t>
            </w:r>
          </w:p>
        </w:tc>
        <w:tc>
          <w:tcPr>
            <w:tcW w:w="1935" w:type="dxa"/>
          </w:tcPr>
          <w:p w14:paraId="035AB266" w14:textId="0BEC011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Intel Corporation</w:t>
            </w:r>
          </w:p>
        </w:tc>
        <w:tc>
          <w:tcPr>
            <w:tcW w:w="1808" w:type="dxa"/>
          </w:tcPr>
          <w:p w14:paraId="497AA615" w14:textId="77F34172"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LTE_EBF_FDMIMO-Core</w:t>
            </w:r>
          </w:p>
        </w:tc>
      </w:tr>
      <w:tr w:rsidR="00F74F22" w:rsidRPr="00F74F22" w14:paraId="2D4BA7EC" w14:textId="77777777" w:rsidTr="00F74F22">
        <w:trPr>
          <w:trHeight w:val="20"/>
          <w:jc w:val="center"/>
        </w:trPr>
        <w:tc>
          <w:tcPr>
            <w:tcW w:w="846" w:type="dxa"/>
          </w:tcPr>
          <w:p w14:paraId="65E53A4F" w14:textId="4A22AE0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25FADB0B" w14:textId="2F7BD11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1130</w:t>
            </w:r>
          </w:p>
        </w:tc>
        <w:tc>
          <w:tcPr>
            <w:tcW w:w="709" w:type="dxa"/>
          </w:tcPr>
          <w:p w14:paraId="23B1FAFB" w14:textId="3C11F55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7DF63BAF" w14:textId="17FDE01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Rel-14</w:t>
            </w:r>
          </w:p>
        </w:tc>
        <w:tc>
          <w:tcPr>
            <w:tcW w:w="3301" w:type="dxa"/>
          </w:tcPr>
          <w:p w14:paraId="6A5C93DF" w14:textId="018B029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to PDSCH RE mapping in TM10</w:t>
            </w:r>
          </w:p>
        </w:tc>
        <w:tc>
          <w:tcPr>
            <w:tcW w:w="668" w:type="dxa"/>
          </w:tcPr>
          <w:p w14:paraId="7CA1B00B" w14:textId="4CEF16B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A</w:t>
            </w:r>
          </w:p>
        </w:tc>
        <w:tc>
          <w:tcPr>
            <w:tcW w:w="850" w:type="dxa"/>
          </w:tcPr>
          <w:p w14:paraId="61EB94A0" w14:textId="0B47961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14.7.0</w:t>
            </w:r>
          </w:p>
        </w:tc>
        <w:tc>
          <w:tcPr>
            <w:tcW w:w="851" w:type="dxa"/>
            <w:shd w:val="clear" w:color="auto" w:fill="auto"/>
          </w:tcPr>
          <w:p w14:paraId="25B19711" w14:textId="5454EDD4"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28FD31F5" w14:textId="5934CE2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R1-1809548</w:t>
            </w:r>
          </w:p>
        </w:tc>
        <w:tc>
          <w:tcPr>
            <w:tcW w:w="1935" w:type="dxa"/>
          </w:tcPr>
          <w:p w14:paraId="1472421F" w14:textId="59D6B7B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Intel Corporation</w:t>
            </w:r>
          </w:p>
        </w:tc>
        <w:tc>
          <w:tcPr>
            <w:tcW w:w="1808" w:type="dxa"/>
          </w:tcPr>
          <w:p w14:paraId="7E5F68FD" w14:textId="1D51DA3E"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LTE_EBF_FDMIMO-Core</w:t>
            </w:r>
          </w:p>
        </w:tc>
      </w:tr>
      <w:tr w:rsidR="00F74F22" w:rsidRPr="00F74F22" w14:paraId="367D054D" w14:textId="77777777" w:rsidTr="00F74F22">
        <w:trPr>
          <w:trHeight w:val="20"/>
          <w:jc w:val="center"/>
        </w:trPr>
        <w:tc>
          <w:tcPr>
            <w:tcW w:w="846" w:type="dxa"/>
          </w:tcPr>
          <w:p w14:paraId="4A75E5DF" w14:textId="682E474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28006D63" w14:textId="5272397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1131</w:t>
            </w:r>
          </w:p>
        </w:tc>
        <w:tc>
          <w:tcPr>
            <w:tcW w:w="709" w:type="dxa"/>
          </w:tcPr>
          <w:p w14:paraId="33712C7B" w14:textId="0312E0E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17C44965" w14:textId="06499AA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604071F2" w14:textId="50BF227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to PDSCH RE mapping in TM10</w:t>
            </w:r>
          </w:p>
        </w:tc>
        <w:tc>
          <w:tcPr>
            <w:tcW w:w="668" w:type="dxa"/>
          </w:tcPr>
          <w:p w14:paraId="23602AFB" w14:textId="4F99C3E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A</w:t>
            </w:r>
          </w:p>
        </w:tc>
        <w:tc>
          <w:tcPr>
            <w:tcW w:w="850" w:type="dxa"/>
          </w:tcPr>
          <w:p w14:paraId="3B5D9F66" w14:textId="58FD449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11B8D916" w14:textId="073C4BBE"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7B6CC9FA" w14:textId="2F325C1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R1-1809549</w:t>
            </w:r>
          </w:p>
        </w:tc>
        <w:tc>
          <w:tcPr>
            <w:tcW w:w="1935" w:type="dxa"/>
          </w:tcPr>
          <w:p w14:paraId="178D6360" w14:textId="3A02B9D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Intel Corporation</w:t>
            </w:r>
          </w:p>
        </w:tc>
        <w:tc>
          <w:tcPr>
            <w:tcW w:w="1808" w:type="dxa"/>
          </w:tcPr>
          <w:p w14:paraId="262A0E8D" w14:textId="159F3EE6"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LTE_EBF_FDMIMO-Core</w:t>
            </w:r>
          </w:p>
        </w:tc>
      </w:tr>
      <w:tr w:rsidR="00F74F22" w:rsidRPr="00F74F22" w14:paraId="290C393D" w14:textId="77777777" w:rsidTr="00F74F22">
        <w:trPr>
          <w:trHeight w:val="20"/>
          <w:jc w:val="center"/>
        </w:trPr>
        <w:tc>
          <w:tcPr>
            <w:tcW w:w="846" w:type="dxa"/>
          </w:tcPr>
          <w:p w14:paraId="754118C9" w14:textId="193CCB5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5D60D19A" w14:textId="4C51442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1132</w:t>
            </w:r>
          </w:p>
        </w:tc>
        <w:tc>
          <w:tcPr>
            <w:tcW w:w="709" w:type="dxa"/>
          </w:tcPr>
          <w:p w14:paraId="6655E114" w14:textId="77777777" w:rsidR="00F74F22" w:rsidRPr="00F74F22" w:rsidRDefault="00F74F22" w:rsidP="00F74F22">
            <w:pPr>
              <w:rPr>
                <w:rFonts w:ascii="Times New Roman" w:hAnsi="Times New Roman"/>
                <w:b/>
                <w:bCs/>
                <w:sz w:val="16"/>
                <w:szCs w:val="16"/>
                <w:highlight w:val="lightGray"/>
              </w:rPr>
            </w:pPr>
          </w:p>
        </w:tc>
        <w:tc>
          <w:tcPr>
            <w:tcW w:w="851" w:type="dxa"/>
          </w:tcPr>
          <w:p w14:paraId="07A897D5" w14:textId="64B1A3C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Rel-14</w:t>
            </w:r>
          </w:p>
        </w:tc>
        <w:tc>
          <w:tcPr>
            <w:tcW w:w="3301" w:type="dxa"/>
          </w:tcPr>
          <w:p w14:paraId="69D57881" w14:textId="0DE4E7E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on advanced CSI codebook</w:t>
            </w:r>
          </w:p>
        </w:tc>
        <w:tc>
          <w:tcPr>
            <w:tcW w:w="668" w:type="dxa"/>
          </w:tcPr>
          <w:p w14:paraId="3D7CDA8F" w14:textId="21A258C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79D976CA" w14:textId="6C33759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14.7.0</w:t>
            </w:r>
          </w:p>
        </w:tc>
        <w:tc>
          <w:tcPr>
            <w:tcW w:w="851" w:type="dxa"/>
            <w:shd w:val="clear" w:color="auto" w:fill="auto"/>
          </w:tcPr>
          <w:p w14:paraId="26AF113B" w14:textId="0D32483F"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2534C300" w14:textId="5D0A431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R1-1809550</w:t>
            </w:r>
          </w:p>
        </w:tc>
        <w:tc>
          <w:tcPr>
            <w:tcW w:w="1935" w:type="dxa"/>
          </w:tcPr>
          <w:p w14:paraId="7429A42C" w14:textId="6DBBED7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 Incorporated</w:t>
            </w:r>
          </w:p>
        </w:tc>
        <w:tc>
          <w:tcPr>
            <w:tcW w:w="1808" w:type="dxa"/>
          </w:tcPr>
          <w:p w14:paraId="7C8C2FA1" w14:textId="5D92E073"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LTE_eFDMIMO-Core</w:t>
            </w:r>
          </w:p>
        </w:tc>
      </w:tr>
      <w:tr w:rsidR="00F74F22" w:rsidRPr="00F74F22" w14:paraId="2A849E12" w14:textId="77777777" w:rsidTr="00F74F22">
        <w:trPr>
          <w:trHeight w:val="20"/>
          <w:jc w:val="center"/>
        </w:trPr>
        <w:tc>
          <w:tcPr>
            <w:tcW w:w="846" w:type="dxa"/>
          </w:tcPr>
          <w:p w14:paraId="54FC957A" w14:textId="66B9885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78FF4BA0" w14:textId="76B09FB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1133</w:t>
            </w:r>
          </w:p>
        </w:tc>
        <w:tc>
          <w:tcPr>
            <w:tcW w:w="709" w:type="dxa"/>
          </w:tcPr>
          <w:p w14:paraId="75051EF3" w14:textId="77777777" w:rsidR="00F74F22" w:rsidRPr="00F74F22" w:rsidRDefault="00F74F22" w:rsidP="00F74F22">
            <w:pPr>
              <w:rPr>
                <w:rFonts w:ascii="Times New Roman" w:hAnsi="Times New Roman"/>
                <w:b/>
                <w:bCs/>
                <w:sz w:val="16"/>
                <w:szCs w:val="16"/>
                <w:highlight w:val="lightGray"/>
              </w:rPr>
            </w:pPr>
          </w:p>
        </w:tc>
        <w:tc>
          <w:tcPr>
            <w:tcW w:w="851" w:type="dxa"/>
          </w:tcPr>
          <w:p w14:paraId="60814AC9" w14:textId="70ECF49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5B1EDA42" w14:textId="4D704A7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on advanced CSI codebook</w:t>
            </w:r>
          </w:p>
        </w:tc>
        <w:tc>
          <w:tcPr>
            <w:tcW w:w="668" w:type="dxa"/>
          </w:tcPr>
          <w:p w14:paraId="49A7FCA1" w14:textId="67E518E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A</w:t>
            </w:r>
          </w:p>
        </w:tc>
        <w:tc>
          <w:tcPr>
            <w:tcW w:w="850" w:type="dxa"/>
          </w:tcPr>
          <w:p w14:paraId="4C93807C" w14:textId="5AF880A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51B4E046" w14:textId="0A6C4563"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230CC55B" w14:textId="76AE9BB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R1-1809551</w:t>
            </w:r>
          </w:p>
        </w:tc>
        <w:tc>
          <w:tcPr>
            <w:tcW w:w="1935" w:type="dxa"/>
          </w:tcPr>
          <w:p w14:paraId="3BFC0B6D" w14:textId="2398908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 Incorporated</w:t>
            </w:r>
          </w:p>
        </w:tc>
        <w:tc>
          <w:tcPr>
            <w:tcW w:w="1808" w:type="dxa"/>
          </w:tcPr>
          <w:p w14:paraId="4F4F267E" w14:textId="2EED44D0"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LTE_eFDMIMO-Core</w:t>
            </w:r>
          </w:p>
        </w:tc>
      </w:tr>
      <w:tr w:rsidR="00F74F22" w:rsidRPr="00F74F22" w14:paraId="0A43C844" w14:textId="77777777" w:rsidTr="00F74F22">
        <w:trPr>
          <w:trHeight w:val="20"/>
          <w:jc w:val="center"/>
        </w:trPr>
        <w:tc>
          <w:tcPr>
            <w:tcW w:w="846" w:type="dxa"/>
          </w:tcPr>
          <w:p w14:paraId="3CB0DA67" w14:textId="5F75BB2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67B76E4B" w14:textId="4298931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1136</w:t>
            </w:r>
          </w:p>
        </w:tc>
        <w:tc>
          <w:tcPr>
            <w:tcW w:w="709" w:type="dxa"/>
          </w:tcPr>
          <w:p w14:paraId="030F1B07" w14:textId="7250AD3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758C7E9B" w14:textId="1C12874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Rel-14</w:t>
            </w:r>
          </w:p>
        </w:tc>
        <w:tc>
          <w:tcPr>
            <w:tcW w:w="3301" w:type="dxa"/>
          </w:tcPr>
          <w:p w14:paraId="29E200D1" w14:textId="0DDC765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Corrections related to capabilities for SRS Carrier Switching</w:t>
            </w:r>
          </w:p>
        </w:tc>
        <w:tc>
          <w:tcPr>
            <w:tcW w:w="668" w:type="dxa"/>
          </w:tcPr>
          <w:p w14:paraId="5E4609BF" w14:textId="5DB5201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3FF0CA97" w14:textId="089C80C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14.7.0</w:t>
            </w:r>
          </w:p>
        </w:tc>
        <w:tc>
          <w:tcPr>
            <w:tcW w:w="851" w:type="dxa"/>
            <w:shd w:val="clear" w:color="auto" w:fill="auto"/>
          </w:tcPr>
          <w:p w14:paraId="1398D368" w14:textId="77040549"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68F2FA5F" w14:textId="704BC2E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R1-1809554</w:t>
            </w:r>
          </w:p>
        </w:tc>
        <w:tc>
          <w:tcPr>
            <w:tcW w:w="1935" w:type="dxa"/>
          </w:tcPr>
          <w:p w14:paraId="4C7BF430" w14:textId="2581A5E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 Incorporated</w:t>
            </w:r>
          </w:p>
        </w:tc>
        <w:tc>
          <w:tcPr>
            <w:tcW w:w="1808" w:type="dxa"/>
          </w:tcPr>
          <w:p w14:paraId="4A53C1EF" w14:textId="79C5BA52"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LTE_SRS_switch-Core</w:t>
            </w:r>
          </w:p>
        </w:tc>
      </w:tr>
      <w:tr w:rsidR="00F74F22" w:rsidRPr="00F74F22" w14:paraId="45627206" w14:textId="77777777" w:rsidTr="00F74F22">
        <w:trPr>
          <w:trHeight w:val="20"/>
          <w:jc w:val="center"/>
        </w:trPr>
        <w:tc>
          <w:tcPr>
            <w:tcW w:w="846" w:type="dxa"/>
          </w:tcPr>
          <w:p w14:paraId="65669565" w14:textId="3189D93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2B7E227A" w14:textId="105F15E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1137</w:t>
            </w:r>
          </w:p>
        </w:tc>
        <w:tc>
          <w:tcPr>
            <w:tcW w:w="709" w:type="dxa"/>
          </w:tcPr>
          <w:p w14:paraId="20FD738B" w14:textId="2AD73F1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36467171" w14:textId="1E9C33D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477ABCA4" w14:textId="697D9AD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Corrections related to capabilities for SRS Carrier Switching</w:t>
            </w:r>
          </w:p>
        </w:tc>
        <w:tc>
          <w:tcPr>
            <w:tcW w:w="668" w:type="dxa"/>
          </w:tcPr>
          <w:p w14:paraId="4AA3A915" w14:textId="12A92A5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A</w:t>
            </w:r>
          </w:p>
        </w:tc>
        <w:tc>
          <w:tcPr>
            <w:tcW w:w="850" w:type="dxa"/>
          </w:tcPr>
          <w:p w14:paraId="039A6BBD" w14:textId="7ECAA42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5623F4B8" w14:textId="3F081D65"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3C70267D" w14:textId="355C929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R1-1809555</w:t>
            </w:r>
          </w:p>
        </w:tc>
        <w:tc>
          <w:tcPr>
            <w:tcW w:w="1935" w:type="dxa"/>
          </w:tcPr>
          <w:p w14:paraId="3581559D" w14:textId="3B6FAD9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 Incorporated</w:t>
            </w:r>
          </w:p>
        </w:tc>
        <w:tc>
          <w:tcPr>
            <w:tcW w:w="1808" w:type="dxa"/>
          </w:tcPr>
          <w:p w14:paraId="3DBE3776" w14:textId="4662C5A1"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LTE_SRS_switch-Core</w:t>
            </w:r>
          </w:p>
        </w:tc>
      </w:tr>
      <w:tr w:rsidR="00F74F22" w:rsidRPr="00F74F22" w14:paraId="68297B8A" w14:textId="4C211553" w:rsidTr="00F74F22">
        <w:trPr>
          <w:trHeight w:val="20"/>
          <w:jc w:val="center"/>
        </w:trPr>
        <w:tc>
          <w:tcPr>
            <w:tcW w:w="846" w:type="dxa"/>
          </w:tcPr>
          <w:p w14:paraId="6CBD26F2" w14:textId="56449A8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2F8BF8CB" w14:textId="20E96CF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1138</w:t>
            </w:r>
          </w:p>
        </w:tc>
        <w:tc>
          <w:tcPr>
            <w:tcW w:w="709" w:type="dxa"/>
          </w:tcPr>
          <w:p w14:paraId="27D4465C" w14:textId="3604EDA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159BFD42" w14:textId="761D2D6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Rel-14</w:t>
            </w:r>
          </w:p>
        </w:tc>
        <w:tc>
          <w:tcPr>
            <w:tcW w:w="3301" w:type="dxa"/>
          </w:tcPr>
          <w:p w14:paraId="1C4F8B8B" w14:textId="5863A22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Capability for FeMBMS</w:t>
            </w:r>
          </w:p>
        </w:tc>
        <w:tc>
          <w:tcPr>
            <w:tcW w:w="668" w:type="dxa"/>
          </w:tcPr>
          <w:p w14:paraId="32A920AC" w14:textId="0151AFE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1D5743C6" w14:textId="35D7028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14.7.0</w:t>
            </w:r>
          </w:p>
        </w:tc>
        <w:tc>
          <w:tcPr>
            <w:tcW w:w="851" w:type="dxa"/>
            <w:shd w:val="clear" w:color="auto" w:fill="auto"/>
          </w:tcPr>
          <w:p w14:paraId="37CFBBE0" w14:textId="14897A79"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37675C03" w14:textId="792C291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R1-1809556</w:t>
            </w:r>
          </w:p>
        </w:tc>
        <w:tc>
          <w:tcPr>
            <w:tcW w:w="1935" w:type="dxa"/>
          </w:tcPr>
          <w:p w14:paraId="1341BE8D" w14:textId="2E30DC2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 Incorporated</w:t>
            </w:r>
          </w:p>
        </w:tc>
        <w:tc>
          <w:tcPr>
            <w:tcW w:w="1808" w:type="dxa"/>
          </w:tcPr>
          <w:p w14:paraId="5C37EA6F" w14:textId="237A8F9F"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MBMS_LTE_enh2-Core</w:t>
            </w:r>
          </w:p>
        </w:tc>
      </w:tr>
      <w:tr w:rsidR="00F74F22" w:rsidRPr="00F74F22" w14:paraId="6F9B9223" w14:textId="010E77B8" w:rsidTr="00F74F22">
        <w:trPr>
          <w:trHeight w:val="20"/>
          <w:jc w:val="center"/>
        </w:trPr>
        <w:tc>
          <w:tcPr>
            <w:tcW w:w="846" w:type="dxa"/>
          </w:tcPr>
          <w:p w14:paraId="1A754775" w14:textId="2FE49D3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204323AE" w14:textId="7070AB6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1139</w:t>
            </w:r>
          </w:p>
        </w:tc>
        <w:tc>
          <w:tcPr>
            <w:tcW w:w="709" w:type="dxa"/>
          </w:tcPr>
          <w:p w14:paraId="4ABC8B53" w14:textId="2D6DBAB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3E39C313" w14:textId="65A0957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48FD7429" w14:textId="5C9386D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Capability for FeMBMS</w:t>
            </w:r>
          </w:p>
        </w:tc>
        <w:tc>
          <w:tcPr>
            <w:tcW w:w="668" w:type="dxa"/>
          </w:tcPr>
          <w:p w14:paraId="3E5E34F1" w14:textId="22A7F8C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A</w:t>
            </w:r>
          </w:p>
        </w:tc>
        <w:tc>
          <w:tcPr>
            <w:tcW w:w="850" w:type="dxa"/>
          </w:tcPr>
          <w:p w14:paraId="3F21D88B" w14:textId="2100105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107D21EB" w14:textId="1A7F7A80"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2B8AEA8C" w14:textId="278B506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R1-1809557</w:t>
            </w:r>
          </w:p>
        </w:tc>
        <w:tc>
          <w:tcPr>
            <w:tcW w:w="1935" w:type="dxa"/>
          </w:tcPr>
          <w:p w14:paraId="0B54BCDA" w14:textId="26973E7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 Incorporated</w:t>
            </w:r>
          </w:p>
        </w:tc>
        <w:tc>
          <w:tcPr>
            <w:tcW w:w="1808" w:type="dxa"/>
          </w:tcPr>
          <w:p w14:paraId="4CDDAF51" w14:textId="1344B2BA"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MBMS_LTE_enh2-Core</w:t>
            </w:r>
          </w:p>
        </w:tc>
      </w:tr>
      <w:tr w:rsidR="00F74F22" w:rsidRPr="00F74F22" w14:paraId="3EEC9F42" w14:textId="03F9F390" w:rsidTr="00F74F22">
        <w:trPr>
          <w:trHeight w:val="20"/>
          <w:jc w:val="center"/>
        </w:trPr>
        <w:tc>
          <w:tcPr>
            <w:tcW w:w="846" w:type="dxa"/>
          </w:tcPr>
          <w:p w14:paraId="3E422F24" w14:textId="4D894C5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0C175D9C" w14:textId="27422CA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1140</w:t>
            </w:r>
          </w:p>
        </w:tc>
        <w:tc>
          <w:tcPr>
            <w:tcW w:w="709" w:type="dxa"/>
          </w:tcPr>
          <w:p w14:paraId="776EE1DD" w14:textId="30B7B8F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73DBE453" w14:textId="1340B634"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Rel-14</w:t>
            </w:r>
          </w:p>
        </w:tc>
        <w:tc>
          <w:tcPr>
            <w:tcW w:w="3301" w:type="dxa"/>
          </w:tcPr>
          <w:p w14:paraId="55D34CE5" w14:textId="349A98C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SRS transmission in UpPTS for special subframe configuration 10</w:t>
            </w:r>
          </w:p>
        </w:tc>
        <w:tc>
          <w:tcPr>
            <w:tcW w:w="668" w:type="dxa"/>
          </w:tcPr>
          <w:p w14:paraId="2639DA10" w14:textId="29E39A0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146F6EBB" w14:textId="1B98DDE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14.7.0</w:t>
            </w:r>
          </w:p>
        </w:tc>
        <w:tc>
          <w:tcPr>
            <w:tcW w:w="851" w:type="dxa"/>
            <w:shd w:val="clear" w:color="auto" w:fill="auto"/>
          </w:tcPr>
          <w:p w14:paraId="11F7CA63" w14:textId="5286AFB4"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6A1BF242" w14:textId="140F67B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R1-1809558</w:t>
            </w:r>
          </w:p>
        </w:tc>
        <w:tc>
          <w:tcPr>
            <w:tcW w:w="1935" w:type="dxa"/>
          </w:tcPr>
          <w:p w14:paraId="4D29B3F4" w14:textId="2E0B348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 Incorporated, Huawei, HiSilicon</w:t>
            </w:r>
          </w:p>
        </w:tc>
        <w:tc>
          <w:tcPr>
            <w:tcW w:w="1808" w:type="dxa"/>
          </w:tcPr>
          <w:p w14:paraId="53E979A5" w14:textId="7EEAA602"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LTE_UL_CAP_enh-Core</w:t>
            </w:r>
          </w:p>
        </w:tc>
      </w:tr>
      <w:tr w:rsidR="00F74F22" w:rsidRPr="00F74F22" w14:paraId="702410ED" w14:textId="4379F604" w:rsidTr="00F74F22">
        <w:trPr>
          <w:trHeight w:val="20"/>
          <w:jc w:val="center"/>
        </w:trPr>
        <w:tc>
          <w:tcPr>
            <w:tcW w:w="846" w:type="dxa"/>
          </w:tcPr>
          <w:p w14:paraId="16A68B88" w14:textId="0AEF96D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0E43B11B" w14:textId="2479553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1141</w:t>
            </w:r>
          </w:p>
        </w:tc>
        <w:tc>
          <w:tcPr>
            <w:tcW w:w="709" w:type="dxa"/>
          </w:tcPr>
          <w:p w14:paraId="55EE2456" w14:textId="5DC827C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2BF4D4AE" w14:textId="62A9F718"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Rel-15</w:t>
            </w:r>
          </w:p>
        </w:tc>
        <w:tc>
          <w:tcPr>
            <w:tcW w:w="3301" w:type="dxa"/>
          </w:tcPr>
          <w:p w14:paraId="6A8FDE17" w14:textId="2D7947B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SRS transmission in UpPTS for special subframe configuration 10</w:t>
            </w:r>
          </w:p>
        </w:tc>
        <w:tc>
          <w:tcPr>
            <w:tcW w:w="668" w:type="dxa"/>
          </w:tcPr>
          <w:p w14:paraId="2C48121E" w14:textId="20C0CB7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A</w:t>
            </w:r>
          </w:p>
        </w:tc>
        <w:tc>
          <w:tcPr>
            <w:tcW w:w="850" w:type="dxa"/>
          </w:tcPr>
          <w:p w14:paraId="63EBC2BE" w14:textId="1F4B40F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669AD58D" w14:textId="25092E29"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5CFF7CF4" w14:textId="6C3CA53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R1-1809559</w:t>
            </w:r>
          </w:p>
        </w:tc>
        <w:tc>
          <w:tcPr>
            <w:tcW w:w="1935" w:type="dxa"/>
          </w:tcPr>
          <w:p w14:paraId="50698AB6" w14:textId="6D9B5CB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 Incorporated, Huawei, HiSilicon</w:t>
            </w:r>
          </w:p>
        </w:tc>
        <w:tc>
          <w:tcPr>
            <w:tcW w:w="1808" w:type="dxa"/>
          </w:tcPr>
          <w:p w14:paraId="7BFB3B6F" w14:textId="7C41A130"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LTE_UL_CAP_enh-Core</w:t>
            </w:r>
          </w:p>
        </w:tc>
      </w:tr>
      <w:tr w:rsidR="00F74F22" w:rsidRPr="00F74F22" w14:paraId="70DA92D1" w14:textId="04F8BBEC" w:rsidTr="00F74F22">
        <w:trPr>
          <w:trHeight w:val="20"/>
          <w:jc w:val="center"/>
        </w:trPr>
        <w:tc>
          <w:tcPr>
            <w:tcW w:w="846" w:type="dxa"/>
          </w:tcPr>
          <w:p w14:paraId="32AA3AD3" w14:textId="7CD1A93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479F8BB1" w14:textId="1256A4A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1142</w:t>
            </w:r>
          </w:p>
        </w:tc>
        <w:tc>
          <w:tcPr>
            <w:tcW w:w="709" w:type="dxa"/>
          </w:tcPr>
          <w:p w14:paraId="4EBED360" w14:textId="20F6D77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09BFEE0F" w14:textId="38B47FF7"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Rel-14</w:t>
            </w:r>
          </w:p>
        </w:tc>
        <w:tc>
          <w:tcPr>
            <w:tcW w:w="3301" w:type="dxa"/>
          </w:tcPr>
          <w:p w14:paraId="231C634F" w14:textId="7F9E061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HARQ-ACK payload size determination for crs-less special subframe configuration 10</w:t>
            </w:r>
          </w:p>
        </w:tc>
        <w:tc>
          <w:tcPr>
            <w:tcW w:w="668" w:type="dxa"/>
          </w:tcPr>
          <w:p w14:paraId="131A8779" w14:textId="6C5D692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7BCBE227" w14:textId="5697656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14.7.0</w:t>
            </w:r>
          </w:p>
        </w:tc>
        <w:tc>
          <w:tcPr>
            <w:tcW w:w="851" w:type="dxa"/>
            <w:shd w:val="clear" w:color="auto" w:fill="auto"/>
          </w:tcPr>
          <w:p w14:paraId="57AFF105" w14:textId="091A7D89"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13BE3A97" w14:textId="584EA51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R1-1809560</w:t>
            </w:r>
          </w:p>
        </w:tc>
        <w:tc>
          <w:tcPr>
            <w:tcW w:w="1935" w:type="dxa"/>
          </w:tcPr>
          <w:p w14:paraId="03DA6A4E" w14:textId="5C1F752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 Incorporated</w:t>
            </w:r>
          </w:p>
        </w:tc>
        <w:tc>
          <w:tcPr>
            <w:tcW w:w="1808" w:type="dxa"/>
          </w:tcPr>
          <w:p w14:paraId="6D2CF5B2" w14:textId="3DDD9223"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LTE_UL_CAP_enh-Core</w:t>
            </w:r>
          </w:p>
        </w:tc>
      </w:tr>
      <w:tr w:rsidR="00F74F22" w:rsidRPr="00F74F22" w14:paraId="60322CF2" w14:textId="111D60EA" w:rsidTr="00F74F22">
        <w:trPr>
          <w:trHeight w:val="20"/>
          <w:jc w:val="center"/>
        </w:trPr>
        <w:tc>
          <w:tcPr>
            <w:tcW w:w="846" w:type="dxa"/>
          </w:tcPr>
          <w:p w14:paraId="0C3F3E29" w14:textId="783C1B0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71406376" w14:textId="34E7003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1143</w:t>
            </w:r>
          </w:p>
        </w:tc>
        <w:tc>
          <w:tcPr>
            <w:tcW w:w="709" w:type="dxa"/>
          </w:tcPr>
          <w:p w14:paraId="4E34AB64" w14:textId="1CFF277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559FE92D" w14:textId="039943D8"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Rel-15</w:t>
            </w:r>
          </w:p>
        </w:tc>
        <w:tc>
          <w:tcPr>
            <w:tcW w:w="3301" w:type="dxa"/>
          </w:tcPr>
          <w:p w14:paraId="72C158FB" w14:textId="29CC598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HARQ-ACK payload size determination for crs-less special subframe configuration 10</w:t>
            </w:r>
          </w:p>
        </w:tc>
        <w:tc>
          <w:tcPr>
            <w:tcW w:w="668" w:type="dxa"/>
          </w:tcPr>
          <w:p w14:paraId="7E7F9C20" w14:textId="1F92B83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A</w:t>
            </w:r>
          </w:p>
        </w:tc>
        <w:tc>
          <w:tcPr>
            <w:tcW w:w="850" w:type="dxa"/>
          </w:tcPr>
          <w:p w14:paraId="00957D14" w14:textId="5AB2676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01EC08B7" w14:textId="0935CE8F"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5716FA8B" w14:textId="70420C4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R1-1809561</w:t>
            </w:r>
          </w:p>
        </w:tc>
        <w:tc>
          <w:tcPr>
            <w:tcW w:w="1935" w:type="dxa"/>
          </w:tcPr>
          <w:p w14:paraId="27969653" w14:textId="30DCFE5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 Incorporated</w:t>
            </w:r>
          </w:p>
        </w:tc>
        <w:tc>
          <w:tcPr>
            <w:tcW w:w="1808" w:type="dxa"/>
          </w:tcPr>
          <w:p w14:paraId="5711C7FE" w14:textId="29154810"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LTE_UL_CAP_enh-Core</w:t>
            </w:r>
          </w:p>
        </w:tc>
      </w:tr>
      <w:tr w:rsidR="00F74F22" w:rsidRPr="00F74F22" w14:paraId="3B666A67" w14:textId="62CBE1A2" w:rsidTr="00F74F22">
        <w:trPr>
          <w:trHeight w:val="20"/>
          <w:jc w:val="center"/>
        </w:trPr>
        <w:tc>
          <w:tcPr>
            <w:tcW w:w="846" w:type="dxa"/>
          </w:tcPr>
          <w:p w14:paraId="7FF3194D" w14:textId="307A511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2C1E9390" w14:textId="5F860A4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1144</w:t>
            </w:r>
          </w:p>
        </w:tc>
        <w:tc>
          <w:tcPr>
            <w:tcW w:w="709" w:type="dxa"/>
          </w:tcPr>
          <w:p w14:paraId="2C0FC711" w14:textId="3444B8E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7454A326" w14:textId="4B766CD4"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Rel-15</w:t>
            </w:r>
          </w:p>
        </w:tc>
        <w:tc>
          <w:tcPr>
            <w:tcW w:w="3301" w:type="dxa"/>
          </w:tcPr>
          <w:p w14:paraId="6E03F00C" w14:textId="1939E4F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on aperiodic CSI triggering for feCoMP in 36.213</w:t>
            </w:r>
          </w:p>
        </w:tc>
        <w:tc>
          <w:tcPr>
            <w:tcW w:w="668" w:type="dxa"/>
          </w:tcPr>
          <w:p w14:paraId="281CF752" w14:textId="5D11E3C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7A48BB1C" w14:textId="125BE91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533F1576" w14:textId="6B08E540"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3627261C" w14:textId="4F4FAB4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R1-1809586</w:t>
            </w:r>
          </w:p>
        </w:tc>
        <w:tc>
          <w:tcPr>
            <w:tcW w:w="1935" w:type="dxa"/>
          </w:tcPr>
          <w:p w14:paraId="16EDDCA3" w14:textId="3E6BAE4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Huawei, HiSilicon</w:t>
            </w:r>
          </w:p>
        </w:tc>
        <w:tc>
          <w:tcPr>
            <w:tcW w:w="1808" w:type="dxa"/>
          </w:tcPr>
          <w:p w14:paraId="3E36123C" w14:textId="44096C3A"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feCOMP_LTE-Core</w:t>
            </w:r>
          </w:p>
        </w:tc>
      </w:tr>
      <w:tr w:rsidR="00F74F22" w:rsidRPr="00F74F22" w14:paraId="7D87E8C4" w14:textId="32844EE2" w:rsidTr="00F74F22">
        <w:trPr>
          <w:trHeight w:val="20"/>
          <w:jc w:val="center"/>
        </w:trPr>
        <w:tc>
          <w:tcPr>
            <w:tcW w:w="846" w:type="dxa"/>
          </w:tcPr>
          <w:p w14:paraId="630CCCC1" w14:textId="3889BAC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7D17F20F" w14:textId="16CEFF4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1145</w:t>
            </w:r>
          </w:p>
        </w:tc>
        <w:tc>
          <w:tcPr>
            <w:tcW w:w="709" w:type="dxa"/>
          </w:tcPr>
          <w:p w14:paraId="1AAE2383" w14:textId="1E23BC8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w:t>
            </w:r>
          </w:p>
        </w:tc>
        <w:tc>
          <w:tcPr>
            <w:tcW w:w="851" w:type="dxa"/>
          </w:tcPr>
          <w:p w14:paraId="25950805" w14:textId="5C04654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616180D4" w14:textId="2FAF282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Corrections related to modulation enhancements</w:t>
            </w:r>
          </w:p>
        </w:tc>
        <w:tc>
          <w:tcPr>
            <w:tcW w:w="668" w:type="dxa"/>
          </w:tcPr>
          <w:p w14:paraId="74983D1F" w14:textId="6DA3DFD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0F6DD4FC" w14:textId="42D02BF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039091CE" w14:textId="4733F80D"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5C363F89" w14:textId="2FBFE99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R1-1809608</w:t>
            </w:r>
          </w:p>
        </w:tc>
        <w:tc>
          <w:tcPr>
            <w:tcW w:w="1935" w:type="dxa"/>
          </w:tcPr>
          <w:p w14:paraId="28305159" w14:textId="7070D15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 Incorporated</w:t>
            </w:r>
          </w:p>
        </w:tc>
        <w:tc>
          <w:tcPr>
            <w:tcW w:w="1808" w:type="dxa"/>
          </w:tcPr>
          <w:p w14:paraId="60AD905B" w14:textId="331B089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TEI15</w:t>
            </w:r>
          </w:p>
        </w:tc>
      </w:tr>
      <w:tr w:rsidR="00F74F22" w:rsidRPr="00F74F22" w14:paraId="1FEC20BC" w14:textId="6AC6DB56" w:rsidTr="00F74F22">
        <w:trPr>
          <w:trHeight w:val="20"/>
          <w:jc w:val="center"/>
        </w:trPr>
        <w:tc>
          <w:tcPr>
            <w:tcW w:w="846" w:type="dxa"/>
          </w:tcPr>
          <w:p w14:paraId="61F9B51E" w14:textId="2F26300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43A61AF0" w14:textId="670C35F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1146</w:t>
            </w:r>
          </w:p>
        </w:tc>
        <w:tc>
          <w:tcPr>
            <w:tcW w:w="709" w:type="dxa"/>
          </w:tcPr>
          <w:p w14:paraId="56643743" w14:textId="5A7FD10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5DA8E984" w14:textId="7483A4A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34136789" w14:textId="79509F1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Applicability of 1024QAM to SPS C-RNTI</w:t>
            </w:r>
          </w:p>
        </w:tc>
        <w:tc>
          <w:tcPr>
            <w:tcW w:w="668" w:type="dxa"/>
          </w:tcPr>
          <w:p w14:paraId="6777D2E7" w14:textId="24F3278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7AE2C37A" w14:textId="1F3FD2C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68721E2C" w14:textId="6E864F12"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7CFC6BC0" w14:textId="31944E8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R1-1809589</w:t>
            </w:r>
          </w:p>
        </w:tc>
        <w:tc>
          <w:tcPr>
            <w:tcW w:w="1935" w:type="dxa"/>
          </w:tcPr>
          <w:p w14:paraId="7ABEA8EC" w14:textId="2194E3D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 Incorporated</w:t>
            </w:r>
          </w:p>
        </w:tc>
        <w:tc>
          <w:tcPr>
            <w:tcW w:w="1808" w:type="dxa"/>
          </w:tcPr>
          <w:p w14:paraId="7F634F74" w14:textId="67F65AD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LTE_1024QAM_DL-Core</w:t>
            </w:r>
          </w:p>
        </w:tc>
      </w:tr>
      <w:tr w:rsidR="00F74F22" w:rsidRPr="00F74F22" w14:paraId="361F4153" w14:textId="4272EBF9" w:rsidTr="00F74F22">
        <w:trPr>
          <w:trHeight w:val="20"/>
          <w:jc w:val="center"/>
        </w:trPr>
        <w:tc>
          <w:tcPr>
            <w:tcW w:w="846" w:type="dxa"/>
          </w:tcPr>
          <w:p w14:paraId="40B08F0F" w14:textId="7106F35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506D0638" w14:textId="32B254A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1147</w:t>
            </w:r>
          </w:p>
        </w:tc>
        <w:tc>
          <w:tcPr>
            <w:tcW w:w="709" w:type="dxa"/>
          </w:tcPr>
          <w:p w14:paraId="01946F09" w14:textId="7E65806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367453D5" w14:textId="16FCAA9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27C0E8A0" w14:textId="762855E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Removal of R_CSI from 1024QAM CQI table</w:t>
            </w:r>
          </w:p>
        </w:tc>
        <w:tc>
          <w:tcPr>
            <w:tcW w:w="668" w:type="dxa"/>
          </w:tcPr>
          <w:p w14:paraId="2EA903B0" w14:textId="0474D8A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24FF4E4E" w14:textId="11A89F8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716BD83B" w14:textId="0CFD4A4D"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51533DBA" w14:textId="6C18254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R1-1809590</w:t>
            </w:r>
          </w:p>
        </w:tc>
        <w:tc>
          <w:tcPr>
            <w:tcW w:w="1935" w:type="dxa"/>
          </w:tcPr>
          <w:p w14:paraId="0173F0CD" w14:textId="755B865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 Incorporated</w:t>
            </w:r>
          </w:p>
        </w:tc>
        <w:tc>
          <w:tcPr>
            <w:tcW w:w="1808" w:type="dxa"/>
          </w:tcPr>
          <w:p w14:paraId="57E98EFC" w14:textId="533E68A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LTE_1024QAM_DL-Core</w:t>
            </w:r>
          </w:p>
        </w:tc>
      </w:tr>
      <w:tr w:rsidR="00F74F22" w:rsidRPr="00F74F22" w14:paraId="2B4CFF68" w14:textId="3401CC24" w:rsidTr="00F74F22">
        <w:trPr>
          <w:trHeight w:val="20"/>
          <w:jc w:val="center"/>
        </w:trPr>
        <w:tc>
          <w:tcPr>
            <w:tcW w:w="846" w:type="dxa"/>
          </w:tcPr>
          <w:p w14:paraId="6819E20B" w14:textId="1C4120B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4401B87B" w14:textId="0991BF3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1148</w:t>
            </w:r>
          </w:p>
        </w:tc>
        <w:tc>
          <w:tcPr>
            <w:tcW w:w="709" w:type="dxa"/>
          </w:tcPr>
          <w:p w14:paraId="110F2386" w14:textId="3762531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0CD2812F" w14:textId="521966B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Rel-14</w:t>
            </w:r>
          </w:p>
        </w:tc>
        <w:tc>
          <w:tcPr>
            <w:tcW w:w="3301" w:type="dxa"/>
          </w:tcPr>
          <w:p w14:paraId="02B28FB7" w14:textId="3386C63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Clarification for antenna selection</w:t>
            </w:r>
          </w:p>
        </w:tc>
        <w:tc>
          <w:tcPr>
            <w:tcW w:w="668" w:type="dxa"/>
          </w:tcPr>
          <w:p w14:paraId="17401655" w14:textId="546EDAE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10A56CDD" w14:textId="3BD0051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14.7.0</w:t>
            </w:r>
          </w:p>
        </w:tc>
        <w:tc>
          <w:tcPr>
            <w:tcW w:w="851" w:type="dxa"/>
            <w:shd w:val="clear" w:color="auto" w:fill="auto"/>
          </w:tcPr>
          <w:p w14:paraId="354E0452" w14:textId="365F2568"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0D0893CF" w14:textId="7B2AE48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R1-1809638</w:t>
            </w:r>
          </w:p>
        </w:tc>
        <w:tc>
          <w:tcPr>
            <w:tcW w:w="1935" w:type="dxa"/>
          </w:tcPr>
          <w:p w14:paraId="1D1B33C2" w14:textId="378D7EB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 incorporated</w:t>
            </w:r>
          </w:p>
        </w:tc>
        <w:tc>
          <w:tcPr>
            <w:tcW w:w="1808" w:type="dxa"/>
          </w:tcPr>
          <w:p w14:paraId="379D5EDC" w14:textId="4A42CF2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LTE-Phys, TEI14</w:t>
            </w:r>
          </w:p>
        </w:tc>
      </w:tr>
      <w:tr w:rsidR="00F74F22" w:rsidRPr="00F74F22" w14:paraId="6213CFE4" w14:textId="1400307E" w:rsidTr="00F74F22">
        <w:trPr>
          <w:trHeight w:val="20"/>
          <w:jc w:val="center"/>
        </w:trPr>
        <w:tc>
          <w:tcPr>
            <w:tcW w:w="846" w:type="dxa"/>
          </w:tcPr>
          <w:p w14:paraId="43EEF852" w14:textId="0012E0F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41B93CD4" w14:textId="6F4E3C7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1149</w:t>
            </w:r>
          </w:p>
        </w:tc>
        <w:tc>
          <w:tcPr>
            <w:tcW w:w="709" w:type="dxa"/>
          </w:tcPr>
          <w:p w14:paraId="7A5F5F16" w14:textId="2772E3B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37CFD989" w14:textId="7D97EC5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3BD93110" w14:textId="4852397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Clarification for antenna selection</w:t>
            </w:r>
          </w:p>
        </w:tc>
        <w:tc>
          <w:tcPr>
            <w:tcW w:w="668" w:type="dxa"/>
          </w:tcPr>
          <w:p w14:paraId="163C19EB" w14:textId="15737A4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A</w:t>
            </w:r>
          </w:p>
        </w:tc>
        <w:tc>
          <w:tcPr>
            <w:tcW w:w="850" w:type="dxa"/>
          </w:tcPr>
          <w:p w14:paraId="1ABAFD74" w14:textId="0A25B1E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1299FDA5" w14:textId="6327D8A4"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38A466C1" w14:textId="0AAEFBF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R1-1809639</w:t>
            </w:r>
          </w:p>
        </w:tc>
        <w:tc>
          <w:tcPr>
            <w:tcW w:w="1935" w:type="dxa"/>
          </w:tcPr>
          <w:p w14:paraId="1606BC5A" w14:textId="7605449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 incorporated</w:t>
            </w:r>
          </w:p>
        </w:tc>
        <w:tc>
          <w:tcPr>
            <w:tcW w:w="1808" w:type="dxa"/>
          </w:tcPr>
          <w:p w14:paraId="1B74920D" w14:textId="43262DF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LTE-Phys, TEI14</w:t>
            </w:r>
          </w:p>
        </w:tc>
      </w:tr>
      <w:tr w:rsidR="00F74F22" w:rsidRPr="00F74F22" w14:paraId="4BAC6604" w14:textId="2E8DBE64" w:rsidTr="00F74F22">
        <w:trPr>
          <w:trHeight w:val="20"/>
          <w:jc w:val="center"/>
        </w:trPr>
        <w:tc>
          <w:tcPr>
            <w:tcW w:w="846" w:type="dxa"/>
          </w:tcPr>
          <w:p w14:paraId="2D1B4F7F" w14:textId="2ABE9BE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lastRenderedPageBreak/>
              <w:t>36.213</w:t>
            </w:r>
          </w:p>
        </w:tc>
        <w:tc>
          <w:tcPr>
            <w:tcW w:w="850" w:type="dxa"/>
          </w:tcPr>
          <w:p w14:paraId="0BC583AC" w14:textId="6D6EA1D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1150</w:t>
            </w:r>
          </w:p>
        </w:tc>
        <w:tc>
          <w:tcPr>
            <w:tcW w:w="709" w:type="dxa"/>
          </w:tcPr>
          <w:p w14:paraId="33590A5E" w14:textId="48446BA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79EF8A6B" w14:textId="03E3EEA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Rel-12</w:t>
            </w:r>
          </w:p>
        </w:tc>
        <w:tc>
          <w:tcPr>
            <w:tcW w:w="3301" w:type="dxa"/>
          </w:tcPr>
          <w:p w14:paraId="759E15A4" w14:textId="5A47E4A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Change request on UE transmit antenna selection</w:t>
            </w:r>
          </w:p>
        </w:tc>
        <w:tc>
          <w:tcPr>
            <w:tcW w:w="668" w:type="dxa"/>
          </w:tcPr>
          <w:p w14:paraId="4CB12EA3" w14:textId="131B759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4456F902" w14:textId="1F7A1D8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12.12.0</w:t>
            </w:r>
          </w:p>
        </w:tc>
        <w:tc>
          <w:tcPr>
            <w:tcW w:w="851" w:type="dxa"/>
            <w:shd w:val="clear" w:color="auto" w:fill="auto"/>
          </w:tcPr>
          <w:p w14:paraId="579B9ABE" w14:textId="2ACBCCCA"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078C3CC6" w14:textId="677C27D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R1-1809640</w:t>
            </w:r>
          </w:p>
        </w:tc>
        <w:tc>
          <w:tcPr>
            <w:tcW w:w="1935" w:type="dxa"/>
          </w:tcPr>
          <w:p w14:paraId="2A0431ED" w14:textId="21104CE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CMCC</w:t>
            </w:r>
          </w:p>
        </w:tc>
        <w:tc>
          <w:tcPr>
            <w:tcW w:w="1808" w:type="dxa"/>
          </w:tcPr>
          <w:p w14:paraId="7DFC1B33" w14:textId="0961FFF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LTE_UL_MIMO-Core, TEI12</w:t>
            </w:r>
          </w:p>
        </w:tc>
      </w:tr>
      <w:tr w:rsidR="00F74F22" w:rsidRPr="00F74F22" w14:paraId="4093E549" w14:textId="31B80491" w:rsidTr="00F74F22">
        <w:trPr>
          <w:trHeight w:val="20"/>
          <w:jc w:val="center"/>
        </w:trPr>
        <w:tc>
          <w:tcPr>
            <w:tcW w:w="846" w:type="dxa"/>
          </w:tcPr>
          <w:p w14:paraId="2FD29646" w14:textId="0FA4C73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3CDBC7B5" w14:textId="3F7AB2A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1151</w:t>
            </w:r>
          </w:p>
        </w:tc>
        <w:tc>
          <w:tcPr>
            <w:tcW w:w="709" w:type="dxa"/>
          </w:tcPr>
          <w:p w14:paraId="56894125" w14:textId="6124F40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6A9512D6" w14:textId="61B1B8C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Rel-13</w:t>
            </w:r>
          </w:p>
        </w:tc>
        <w:tc>
          <w:tcPr>
            <w:tcW w:w="3301" w:type="dxa"/>
          </w:tcPr>
          <w:p w14:paraId="7400993F" w14:textId="7A0BACF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Change request on UE transmit antenna selection</w:t>
            </w:r>
          </w:p>
        </w:tc>
        <w:tc>
          <w:tcPr>
            <w:tcW w:w="668" w:type="dxa"/>
          </w:tcPr>
          <w:p w14:paraId="5603E93E" w14:textId="2CF89DA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A</w:t>
            </w:r>
          </w:p>
        </w:tc>
        <w:tc>
          <w:tcPr>
            <w:tcW w:w="850" w:type="dxa"/>
          </w:tcPr>
          <w:p w14:paraId="6F17C3F7" w14:textId="58C4386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13.10.0</w:t>
            </w:r>
          </w:p>
        </w:tc>
        <w:tc>
          <w:tcPr>
            <w:tcW w:w="851" w:type="dxa"/>
            <w:shd w:val="clear" w:color="auto" w:fill="auto"/>
          </w:tcPr>
          <w:p w14:paraId="7DC5CFC4" w14:textId="7AB3A39F"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28C087EB" w14:textId="5899086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R1-1809641</w:t>
            </w:r>
          </w:p>
        </w:tc>
        <w:tc>
          <w:tcPr>
            <w:tcW w:w="1935" w:type="dxa"/>
          </w:tcPr>
          <w:p w14:paraId="7D2B03A1" w14:textId="01E4BBE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CMCC</w:t>
            </w:r>
          </w:p>
        </w:tc>
        <w:tc>
          <w:tcPr>
            <w:tcW w:w="1808" w:type="dxa"/>
          </w:tcPr>
          <w:p w14:paraId="76373FB4" w14:textId="3F08536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LTE_UL_MIMO-Core, TEI12</w:t>
            </w:r>
          </w:p>
        </w:tc>
      </w:tr>
      <w:tr w:rsidR="00F74F22" w:rsidRPr="00F74F22" w14:paraId="6C381CF5" w14:textId="4DAF8F81" w:rsidTr="00F74F22">
        <w:trPr>
          <w:trHeight w:val="20"/>
          <w:jc w:val="center"/>
        </w:trPr>
        <w:tc>
          <w:tcPr>
            <w:tcW w:w="846" w:type="dxa"/>
          </w:tcPr>
          <w:p w14:paraId="04CFF5F8" w14:textId="3D742D6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391BD368" w14:textId="2CFF700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1152</w:t>
            </w:r>
          </w:p>
        </w:tc>
        <w:tc>
          <w:tcPr>
            <w:tcW w:w="709" w:type="dxa"/>
          </w:tcPr>
          <w:p w14:paraId="7B8A0BFA" w14:textId="5E78EC8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79FA75CB" w14:textId="6016847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Rel-14</w:t>
            </w:r>
          </w:p>
        </w:tc>
        <w:tc>
          <w:tcPr>
            <w:tcW w:w="3301" w:type="dxa"/>
          </w:tcPr>
          <w:p w14:paraId="1885F63E" w14:textId="5AE443A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Change request on UE transmit antenna selection</w:t>
            </w:r>
          </w:p>
        </w:tc>
        <w:tc>
          <w:tcPr>
            <w:tcW w:w="668" w:type="dxa"/>
          </w:tcPr>
          <w:p w14:paraId="664467FC" w14:textId="02057FD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A</w:t>
            </w:r>
          </w:p>
        </w:tc>
        <w:tc>
          <w:tcPr>
            <w:tcW w:w="850" w:type="dxa"/>
          </w:tcPr>
          <w:p w14:paraId="695628FA" w14:textId="2806513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14.7.0</w:t>
            </w:r>
          </w:p>
        </w:tc>
        <w:tc>
          <w:tcPr>
            <w:tcW w:w="851" w:type="dxa"/>
            <w:shd w:val="clear" w:color="auto" w:fill="auto"/>
          </w:tcPr>
          <w:p w14:paraId="296EF762" w14:textId="1565A8D6"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2115280C" w14:textId="780AD0A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R1-1809642</w:t>
            </w:r>
          </w:p>
        </w:tc>
        <w:tc>
          <w:tcPr>
            <w:tcW w:w="1935" w:type="dxa"/>
          </w:tcPr>
          <w:p w14:paraId="43AE05BD" w14:textId="51F3E91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CMCC</w:t>
            </w:r>
          </w:p>
        </w:tc>
        <w:tc>
          <w:tcPr>
            <w:tcW w:w="1808" w:type="dxa"/>
          </w:tcPr>
          <w:p w14:paraId="061EF20A" w14:textId="15410CD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LTE_UL_MIMO-Core, TEI12</w:t>
            </w:r>
          </w:p>
        </w:tc>
      </w:tr>
      <w:tr w:rsidR="00F74F22" w:rsidRPr="00F74F22" w14:paraId="022024A0" w14:textId="6542C0C4" w:rsidTr="00F74F22">
        <w:trPr>
          <w:trHeight w:val="20"/>
          <w:jc w:val="center"/>
        </w:trPr>
        <w:tc>
          <w:tcPr>
            <w:tcW w:w="846" w:type="dxa"/>
          </w:tcPr>
          <w:p w14:paraId="3FBBCD1A" w14:textId="7B95670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22B84014" w14:textId="2D9E146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1153</w:t>
            </w:r>
          </w:p>
        </w:tc>
        <w:tc>
          <w:tcPr>
            <w:tcW w:w="709" w:type="dxa"/>
          </w:tcPr>
          <w:p w14:paraId="117F0CBF" w14:textId="2481179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5218A7D2" w14:textId="0773F9B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16EAF21E" w14:textId="073EC75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Change request on UE transmit antenna selection</w:t>
            </w:r>
          </w:p>
        </w:tc>
        <w:tc>
          <w:tcPr>
            <w:tcW w:w="668" w:type="dxa"/>
          </w:tcPr>
          <w:p w14:paraId="4E571FAC" w14:textId="0E72AF8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A</w:t>
            </w:r>
          </w:p>
        </w:tc>
        <w:tc>
          <w:tcPr>
            <w:tcW w:w="850" w:type="dxa"/>
          </w:tcPr>
          <w:p w14:paraId="7F66DADA" w14:textId="60C55E4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27E6E771" w14:textId="0EBDDFFF"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60499278" w14:textId="2547013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R1-1809643</w:t>
            </w:r>
          </w:p>
        </w:tc>
        <w:tc>
          <w:tcPr>
            <w:tcW w:w="1935" w:type="dxa"/>
          </w:tcPr>
          <w:p w14:paraId="0184FD2F" w14:textId="3005A08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CMCC</w:t>
            </w:r>
          </w:p>
        </w:tc>
        <w:tc>
          <w:tcPr>
            <w:tcW w:w="1808" w:type="dxa"/>
          </w:tcPr>
          <w:p w14:paraId="65F1A3A7" w14:textId="62ECFC5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LTE_UL_MIMO-Core, TEI12</w:t>
            </w:r>
          </w:p>
        </w:tc>
      </w:tr>
      <w:tr w:rsidR="00F74F22" w:rsidRPr="00F74F22" w14:paraId="6630ECEF" w14:textId="23EE3C07" w:rsidTr="00F74F22">
        <w:trPr>
          <w:trHeight w:val="20"/>
          <w:jc w:val="center"/>
        </w:trPr>
        <w:tc>
          <w:tcPr>
            <w:tcW w:w="846" w:type="dxa"/>
          </w:tcPr>
          <w:p w14:paraId="2629BCBB" w14:textId="38997B8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2A3A2B07" w14:textId="7324054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1154</w:t>
            </w:r>
          </w:p>
        </w:tc>
        <w:tc>
          <w:tcPr>
            <w:tcW w:w="709" w:type="dxa"/>
          </w:tcPr>
          <w:p w14:paraId="149174E7" w14:textId="47EACFC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2B3E6EBA" w14:textId="1631E9A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152AA0E0" w14:textId="13DC5AE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Change request on 1T2R antenna switching of SRS</w:t>
            </w:r>
          </w:p>
        </w:tc>
        <w:tc>
          <w:tcPr>
            <w:tcW w:w="668" w:type="dxa"/>
          </w:tcPr>
          <w:p w14:paraId="1F6A79E8" w14:textId="0798C14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B</w:t>
            </w:r>
          </w:p>
        </w:tc>
        <w:tc>
          <w:tcPr>
            <w:tcW w:w="850" w:type="dxa"/>
          </w:tcPr>
          <w:p w14:paraId="52D38C87" w14:textId="0A3B03A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18C2E951" w14:textId="1507EF1E"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087D8CD7" w14:textId="6C6D166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R1-1809644</w:t>
            </w:r>
          </w:p>
        </w:tc>
        <w:tc>
          <w:tcPr>
            <w:tcW w:w="1935" w:type="dxa"/>
          </w:tcPr>
          <w:p w14:paraId="5390C15C" w14:textId="3000883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CMCC</w:t>
            </w:r>
          </w:p>
        </w:tc>
        <w:tc>
          <w:tcPr>
            <w:tcW w:w="1808" w:type="dxa"/>
          </w:tcPr>
          <w:p w14:paraId="7356DB88" w14:textId="1F758A8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TEI15</w:t>
            </w:r>
          </w:p>
        </w:tc>
      </w:tr>
      <w:tr w:rsidR="00F74F22" w:rsidRPr="00F74F22" w14:paraId="69CBAFAB" w14:textId="0F6BBB33" w:rsidTr="00F74F22">
        <w:trPr>
          <w:trHeight w:val="20"/>
          <w:jc w:val="center"/>
        </w:trPr>
        <w:tc>
          <w:tcPr>
            <w:tcW w:w="846" w:type="dxa"/>
          </w:tcPr>
          <w:p w14:paraId="7DFE88D4" w14:textId="7B4F545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28D41E75" w14:textId="2D64B4B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1155</w:t>
            </w:r>
          </w:p>
        </w:tc>
        <w:tc>
          <w:tcPr>
            <w:tcW w:w="709" w:type="dxa"/>
          </w:tcPr>
          <w:p w14:paraId="6CA148A4" w14:textId="0B7612E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026CA921" w14:textId="4BC0A8E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1DA0F9AF" w14:textId="391D40A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to AUL-UCI resource allocation in 36.213</w:t>
            </w:r>
          </w:p>
        </w:tc>
        <w:tc>
          <w:tcPr>
            <w:tcW w:w="668" w:type="dxa"/>
          </w:tcPr>
          <w:p w14:paraId="439765E0" w14:textId="3244FA4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222C0ECE" w14:textId="1B41C8C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0F40B2CE" w14:textId="45BFB44F"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401844A1" w14:textId="667521E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R1-1809652</w:t>
            </w:r>
          </w:p>
        </w:tc>
        <w:tc>
          <w:tcPr>
            <w:tcW w:w="1935" w:type="dxa"/>
          </w:tcPr>
          <w:p w14:paraId="7E0DAC60" w14:textId="36A16CC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Nokia, Nokia Shanghai Bell</w:t>
            </w:r>
          </w:p>
        </w:tc>
        <w:tc>
          <w:tcPr>
            <w:tcW w:w="1808" w:type="dxa"/>
          </w:tcPr>
          <w:p w14:paraId="6D9AE18C" w14:textId="69D72FC3"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LTE_unlic-Core</w:t>
            </w:r>
          </w:p>
        </w:tc>
      </w:tr>
      <w:tr w:rsidR="00F74F22" w:rsidRPr="00F74F22" w14:paraId="2CA45A68" w14:textId="692488B3" w:rsidTr="00F74F22">
        <w:trPr>
          <w:trHeight w:val="20"/>
          <w:jc w:val="center"/>
        </w:trPr>
        <w:tc>
          <w:tcPr>
            <w:tcW w:w="846" w:type="dxa"/>
          </w:tcPr>
          <w:p w14:paraId="461F1E0B" w14:textId="7F50366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32D06D8E" w14:textId="4343590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1156</w:t>
            </w:r>
          </w:p>
        </w:tc>
        <w:tc>
          <w:tcPr>
            <w:tcW w:w="709" w:type="dxa"/>
          </w:tcPr>
          <w:p w14:paraId="0107A719" w14:textId="09BBD63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1DA21AA3" w14:textId="0614A51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6EE4ADAA" w14:textId="610E18E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for HARQ-ACK delay in eMTC</w:t>
            </w:r>
          </w:p>
        </w:tc>
        <w:tc>
          <w:tcPr>
            <w:tcW w:w="668" w:type="dxa"/>
          </w:tcPr>
          <w:p w14:paraId="55E73EEA" w14:textId="74DF376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23658BAC" w14:textId="325E500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14.7.0</w:t>
            </w:r>
          </w:p>
        </w:tc>
        <w:tc>
          <w:tcPr>
            <w:tcW w:w="851" w:type="dxa"/>
            <w:shd w:val="clear" w:color="auto" w:fill="auto"/>
          </w:tcPr>
          <w:p w14:paraId="09AC1835" w14:textId="6731DB83"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2A29711D" w14:textId="7EBF13C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R1-1809653</w:t>
            </w:r>
          </w:p>
        </w:tc>
        <w:tc>
          <w:tcPr>
            <w:tcW w:w="1935" w:type="dxa"/>
          </w:tcPr>
          <w:p w14:paraId="12E5206F" w14:textId="03673F7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 Incorporated, Ericsson</w:t>
            </w:r>
          </w:p>
        </w:tc>
        <w:tc>
          <w:tcPr>
            <w:tcW w:w="1808" w:type="dxa"/>
          </w:tcPr>
          <w:p w14:paraId="7B19ECF5" w14:textId="2AFAA7A7"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LTE_feMTC-Core</w:t>
            </w:r>
          </w:p>
        </w:tc>
      </w:tr>
      <w:tr w:rsidR="00F74F22" w:rsidRPr="00F74F22" w14:paraId="7B15E9C2" w14:textId="0AA42891" w:rsidTr="00F74F22">
        <w:trPr>
          <w:trHeight w:val="20"/>
          <w:jc w:val="center"/>
        </w:trPr>
        <w:tc>
          <w:tcPr>
            <w:tcW w:w="846" w:type="dxa"/>
          </w:tcPr>
          <w:p w14:paraId="382D14BC" w14:textId="6CFE68F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348138AE" w14:textId="770DA78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1157</w:t>
            </w:r>
          </w:p>
        </w:tc>
        <w:tc>
          <w:tcPr>
            <w:tcW w:w="709" w:type="dxa"/>
          </w:tcPr>
          <w:p w14:paraId="5C683085" w14:textId="61E0606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241A38D5" w14:textId="77DFF79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1D03070B" w14:textId="662AF67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for HARQ-ACK delay in eMTC</w:t>
            </w:r>
          </w:p>
        </w:tc>
        <w:tc>
          <w:tcPr>
            <w:tcW w:w="668" w:type="dxa"/>
          </w:tcPr>
          <w:p w14:paraId="1831E54C" w14:textId="193ED29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A</w:t>
            </w:r>
          </w:p>
        </w:tc>
        <w:tc>
          <w:tcPr>
            <w:tcW w:w="850" w:type="dxa"/>
          </w:tcPr>
          <w:p w14:paraId="4D366635" w14:textId="1A21685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3AFBD1AD" w14:textId="0EAB71CC"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69A7AC31" w14:textId="6239637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R1-1809654</w:t>
            </w:r>
          </w:p>
        </w:tc>
        <w:tc>
          <w:tcPr>
            <w:tcW w:w="1935" w:type="dxa"/>
          </w:tcPr>
          <w:p w14:paraId="6085C58A" w14:textId="4EA8D91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 Incorporated, Ericsson</w:t>
            </w:r>
          </w:p>
        </w:tc>
        <w:tc>
          <w:tcPr>
            <w:tcW w:w="1808" w:type="dxa"/>
          </w:tcPr>
          <w:p w14:paraId="06F83500" w14:textId="3E9C340C"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LTE_feMTC-Core</w:t>
            </w:r>
          </w:p>
        </w:tc>
      </w:tr>
      <w:tr w:rsidR="00F74F22" w:rsidRPr="00F74F22" w14:paraId="35B78029" w14:textId="7FE64713" w:rsidTr="00F74F22">
        <w:trPr>
          <w:trHeight w:val="20"/>
          <w:jc w:val="center"/>
        </w:trPr>
        <w:tc>
          <w:tcPr>
            <w:tcW w:w="846" w:type="dxa"/>
          </w:tcPr>
          <w:p w14:paraId="12B5B07D" w14:textId="0985862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5F406C5F" w14:textId="62785F2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1158</w:t>
            </w:r>
          </w:p>
        </w:tc>
        <w:tc>
          <w:tcPr>
            <w:tcW w:w="709" w:type="dxa"/>
          </w:tcPr>
          <w:p w14:paraId="458A64DC" w14:textId="3EE85FD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694C186C" w14:textId="73B0DBA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2751D289" w14:textId="62E7396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Corrections for shortened processing time and shortened TTI in 36.213, s00-s05</w:t>
            </w:r>
          </w:p>
        </w:tc>
        <w:tc>
          <w:tcPr>
            <w:tcW w:w="668" w:type="dxa"/>
          </w:tcPr>
          <w:p w14:paraId="09068972" w14:textId="5B923D5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5AD38C51" w14:textId="14484EC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00BAD838" w14:textId="350230A2"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1B059930" w14:textId="30108D9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R1-1810025</w:t>
            </w:r>
          </w:p>
        </w:tc>
        <w:tc>
          <w:tcPr>
            <w:tcW w:w="1935" w:type="dxa"/>
          </w:tcPr>
          <w:p w14:paraId="40D28CCC" w14:textId="0615CD4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Motorola Mobility</w:t>
            </w:r>
          </w:p>
        </w:tc>
        <w:tc>
          <w:tcPr>
            <w:tcW w:w="1808" w:type="dxa"/>
          </w:tcPr>
          <w:p w14:paraId="68704297" w14:textId="0D70DF5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LTE_sTTIandPT-Core</w:t>
            </w:r>
          </w:p>
        </w:tc>
      </w:tr>
      <w:tr w:rsidR="00F74F22" w:rsidRPr="00F74F22" w14:paraId="5D3E4320" w14:textId="68E560D6" w:rsidTr="00F74F22">
        <w:trPr>
          <w:trHeight w:val="20"/>
          <w:jc w:val="center"/>
        </w:trPr>
        <w:tc>
          <w:tcPr>
            <w:tcW w:w="846" w:type="dxa"/>
          </w:tcPr>
          <w:p w14:paraId="5BBC6E8C" w14:textId="3E347EB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66E9DFE7" w14:textId="7EEF281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1159</w:t>
            </w:r>
          </w:p>
        </w:tc>
        <w:tc>
          <w:tcPr>
            <w:tcW w:w="709" w:type="dxa"/>
          </w:tcPr>
          <w:p w14:paraId="353F821A" w14:textId="37E12DB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606EE979" w14:textId="54A3334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19FFB27B" w14:textId="13F2D8F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Corrections for shortened processing time and shortened TTI in 36.213, s06-s07</w:t>
            </w:r>
          </w:p>
        </w:tc>
        <w:tc>
          <w:tcPr>
            <w:tcW w:w="668" w:type="dxa"/>
          </w:tcPr>
          <w:p w14:paraId="016EE544" w14:textId="6679B7E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165E073F" w14:textId="6691A3C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3048AF71" w14:textId="7C463C8C"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6F7F3FD4" w14:textId="2D8DCCD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R1-1810026</w:t>
            </w:r>
          </w:p>
        </w:tc>
        <w:tc>
          <w:tcPr>
            <w:tcW w:w="1935" w:type="dxa"/>
          </w:tcPr>
          <w:p w14:paraId="7FC08BEE" w14:textId="33F7D88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Motorola Mobility</w:t>
            </w:r>
          </w:p>
        </w:tc>
        <w:tc>
          <w:tcPr>
            <w:tcW w:w="1808" w:type="dxa"/>
          </w:tcPr>
          <w:p w14:paraId="18C51EE0" w14:textId="463A820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LTE_sTTIandPT-Core</w:t>
            </w:r>
          </w:p>
        </w:tc>
      </w:tr>
      <w:tr w:rsidR="00F74F22" w:rsidRPr="00F74F22" w14:paraId="0B112771" w14:textId="4287A537" w:rsidTr="00F74F22">
        <w:trPr>
          <w:trHeight w:val="20"/>
          <w:jc w:val="center"/>
        </w:trPr>
        <w:tc>
          <w:tcPr>
            <w:tcW w:w="846" w:type="dxa"/>
          </w:tcPr>
          <w:p w14:paraId="38A214F7" w14:textId="4D9ABE8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3D0B289D" w14:textId="448C0A2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1160</w:t>
            </w:r>
          </w:p>
        </w:tc>
        <w:tc>
          <w:tcPr>
            <w:tcW w:w="709" w:type="dxa"/>
          </w:tcPr>
          <w:p w14:paraId="7021E38D" w14:textId="4B6F1E9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5F23943A" w14:textId="00F644B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72FA6695" w14:textId="02B674C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Corrections for shortened processing time and shortened TTI in 36.213, s08-s09</w:t>
            </w:r>
          </w:p>
        </w:tc>
        <w:tc>
          <w:tcPr>
            <w:tcW w:w="668" w:type="dxa"/>
          </w:tcPr>
          <w:p w14:paraId="0B3E6974" w14:textId="2CAB93E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74603C69" w14:textId="4D56939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2AFA8DF8" w14:textId="0D690B05"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69252674" w14:textId="11D8840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R1-1810027</w:t>
            </w:r>
          </w:p>
        </w:tc>
        <w:tc>
          <w:tcPr>
            <w:tcW w:w="1935" w:type="dxa"/>
          </w:tcPr>
          <w:p w14:paraId="5141154B" w14:textId="3A4EBA4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Motorola Mobility</w:t>
            </w:r>
          </w:p>
        </w:tc>
        <w:tc>
          <w:tcPr>
            <w:tcW w:w="1808" w:type="dxa"/>
          </w:tcPr>
          <w:p w14:paraId="48DAC054" w14:textId="794CB0D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LTE_sTTIandPT-Core</w:t>
            </w:r>
          </w:p>
        </w:tc>
      </w:tr>
      <w:tr w:rsidR="00F74F22" w:rsidRPr="00F74F22" w14:paraId="297919A8" w14:textId="0ADB7510" w:rsidTr="00F74F22">
        <w:trPr>
          <w:trHeight w:val="20"/>
          <w:jc w:val="center"/>
        </w:trPr>
        <w:tc>
          <w:tcPr>
            <w:tcW w:w="846" w:type="dxa"/>
          </w:tcPr>
          <w:p w14:paraId="45FF479B" w14:textId="0E294F2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6D6AE1FE" w14:textId="61CD2D7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1161</w:t>
            </w:r>
          </w:p>
        </w:tc>
        <w:tc>
          <w:tcPr>
            <w:tcW w:w="709" w:type="dxa"/>
          </w:tcPr>
          <w:p w14:paraId="386CC190" w14:textId="1755A92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3F4A878E" w14:textId="4C46701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293F2F0D" w14:textId="4546198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Corrections for shortened processing time and shortened TTI in 36.213, s10-s13</w:t>
            </w:r>
          </w:p>
        </w:tc>
        <w:tc>
          <w:tcPr>
            <w:tcW w:w="668" w:type="dxa"/>
          </w:tcPr>
          <w:p w14:paraId="77FCBEBD" w14:textId="2D4E830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362E61A1" w14:textId="38063AE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2C6438D4" w14:textId="620D8335" w:rsidR="00F74F22" w:rsidRPr="00F74F22" w:rsidRDefault="00F74F22" w:rsidP="00F74F22">
            <w:pPr>
              <w:rPr>
                <w:rFonts w:ascii="Times New Roman" w:hAnsi="Times New Roman"/>
                <w:bCs/>
                <w:sz w:val="16"/>
                <w:szCs w:val="16"/>
              </w:rPr>
            </w:pPr>
            <w:r w:rsidRPr="00F74F22">
              <w:rPr>
                <w:rFonts w:ascii="Times New Roman" w:hAnsi="Times New Roman"/>
                <w:sz w:val="16"/>
                <w:szCs w:val="16"/>
              </w:rPr>
              <w:t>R1#94</w:t>
            </w:r>
          </w:p>
        </w:tc>
        <w:tc>
          <w:tcPr>
            <w:tcW w:w="1275" w:type="dxa"/>
          </w:tcPr>
          <w:p w14:paraId="1BE4E09A" w14:textId="3B6F6E4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R1-1810028</w:t>
            </w:r>
          </w:p>
        </w:tc>
        <w:tc>
          <w:tcPr>
            <w:tcW w:w="1935" w:type="dxa"/>
          </w:tcPr>
          <w:p w14:paraId="368947A4" w14:textId="3CE78F5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Motorola Mobility</w:t>
            </w:r>
          </w:p>
        </w:tc>
        <w:tc>
          <w:tcPr>
            <w:tcW w:w="1808" w:type="dxa"/>
          </w:tcPr>
          <w:p w14:paraId="4B8E344C" w14:textId="1A71B5E6"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LTE_sTTIandPT-Core</w:t>
            </w:r>
          </w:p>
        </w:tc>
      </w:tr>
      <w:tr w:rsidR="00F74F22" w:rsidRPr="00F74F22" w14:paraId="078361C5" w14:textId="07B6D306" w:rsidTr="00F74F22">
        <w:trPr>
          <w:trHeight w:val="20"/>
          <w:jc w:val="center"/>
        </w:trPr>
        <w:tc>
          <w:tcPr>
            <w:tcW w:w="846" w:type="dxa"/>
          </w:tcPr>
          <w:p w14:paraId="25DA17E7" w14:textId="175BF71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3AD3B28A" w14:textId="3E242D7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1162</w:t>
            </w:r>
          </w:p>
        </w:tc>
        <w:tc>
          <w:tcPr>
            <w:tcW w:w="709" w:type="dxa"/>
          </w:tcPr>
          <w:p w14:paraId="667525C2" w14:textId="0CEFFEF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37366436" w14:textId="6E1575C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3CAF3233" w14:textId="4853BBD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to V2X Phase 2 based on LTE in 36.213, s14</w:t>
            </w:r>
          </w:p>
        </w:tc>
        <w:tc>
          <w:tcPr>
            <w:tcW w:w="668" w:type="dxa"/>
          </w:tcPr>
          <w:p w14:paraId="2825AC6A" w14:textId="4F5A06A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485428D6" w14:textId="4BBD8BC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5FAF7AC6" w14:textId="41A76492"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6A05E062" w14:textId="4DCA1FB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R1-1810029</w:t>
            </w:r>
          </w:p>
        </w:tc>
        <w:tc>
          <w:tcPr>
            <w:tcW w:w="1935" w:type="dxa"/>
          </w:tcPr>
          <w:p w14:paraId="7E7E035D" w14:textId="5E30624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Motorola Mobility</w:t>
            </w:r>
          </w:p>
        </w:tc>
        <w:tc>
          <w:tcPr>
            <w:tcW w:w="1808" w:type="dxa"/>
          </w:tcPr>
          <w:p w14:paraId="4353F8FA" w14:textId="013869F0"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LTE_eV2X-Core</w:t>
            </w:r>
          </w:p>
        </w:tc>
      </w:tr>
      <w:tr w:rsidR="00F74F22" w:rsidRPr="00F74F22" w14:paraId="7637EA52" w14:textId="0E8CBF78" w:rsidTr="00F74F22">
        <w:trPr>
          <w:trHeight w:val="20"/>
          <w:jc w:val="center"/>
        </w:trPr>
        <w:tc>
          <w:tcPr>
            <w:tcW w:w="846" w:type="dxa"/>
          </w:tcPr>
          <w:p w14:paraId="564A78F7" w14:textId="6C44CB9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020F70A1" w14:textId="2644456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1163</w:t>
            </w:r>
          </w:p>
        </w:tc>
        <w:tc>
          <w:tcPr>
            <w:tcW w:w="709" w:type="dxa"/>
          </w:tcPr>
          <w:p w14:paraId="25607C40" w14:textId="2427D0C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018B59BB" w14:textId="2681DB0F"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Rel-15</w:t>
            </w:r>
          </w:p>
        </w:tc>
        <w:tc>
          <w:tcPr>
            <w:tcW w:w="3301" w:type="dxa"/>
          </w:tcPr>
          <w:p w14:paraId="59FE0112" w14:textId="5EBD83B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Corrections to even further enhanced MTC for LTE in 36.213, s00-s05</w:t>
            </w:r>
          </w:p>
        </w:tc>
        <w:tc>
          <w:tcPr>
            <w:tcW w:w="668" w:type="dxa"/>
          </w:tcPr>
          <w:p w14:paraId="007BFAD7" w14:textId="27732FA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2F52CD3E" w14:textId="08F8765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169893C7" w14:textId="3EE07219"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7669E682" w14:textId="4385ED0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R1-1810032</w:t>
            </w:r>
          </w:p>
        </w:tc>
        <w:tc>
          <w:tcPr>
            <w:tcW w:w="1935" w:type="dxa"/>
          </w:tcPr>
          <w:p w14:paraId="57BD0E09" w14:textId="03E38F2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Motorola Mobility</w:t>
            </w:r>
          </w:p>
        </w:tc>
        <w:tc>
          <w:tcPr>
            <w:tcW w:w="1808" w:type="dxa"/>
          </w:tcPr>
          <w:p w14:paraId="0AD05ACC" w14:textId="4BF84C19"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LTE_eMTC4-Core</w:t>
            </w:r>
          </w:p>
        </w:tc>
      </w:tr>
      <w:tr w:rsidR="00F74F22" w:rsidRPr="00F74F22" w14:paraId="2F968D0F" w14:textId="78D8D47C" w:rsidTr="00F74F22">
        <w:trPr>
          <w:trHeight w:val="20"/>
          <w:jc w:val="center"/>
        </w:trPr>
        <w:tc>
          <w:tcPr>
            <w:tcW w:w="846" w:type="dxa"/>
          </w:tcPr>
          <w:p w14:paraId="5A253E0E" w14:textId="0F8C2F0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61CA7913" w14:textId="0FF3FDA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1164</w:t>
            </w:r>
          </w:p>
        </w:tc>
        <w:tc>
          <w:tcPr>
            <w:tcW w:w="709" w:type="dxa"/>
          </w:tcPr>
          <w:p w14:paraId="2F93AD83" w14:textId="1E55A8D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4F744BBD" w14:textId="5739E43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3B8A60A3" w14:textId="62F4013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Corrections to even further enhanced MTC for LTE in 36.213, s06-s07</w:t>
            </w:r>
          </w:p>
        </w:tc>
        <w:tc>
          <w:tcPr>
            <w:tcW w:w="668" w:type="dxa"/>
          </w:tcPr>
          <w:p w14:paraId="46AA11ED" w14:textId="45DF9DE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057E7A3B" w14:textId="2EB8A71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6023E7B3" w14:textId="7CEEFBD6"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5C7C95B1" w14:textId="774042D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R1-1810033</w:t>
            </w:r>
          </w:p>
        </w:tc>
        <w:tc>
          <w:tcPr>
            <w:tcW w:w="1935" w:type="dxa"/>
          </w:tcPr>
          <w:p w14:paraId="32879512" w14:textId="7750325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Motorola Mobility</w:t>
            </w:r>
          </w:p>
        </w:tc>
        <w:tc>
          <w:tcPr>
            <w:tcW w:w="1808" w:type="dxa"/>
          </w:tcPr>
          <w:p w14:paraId="166EB15A" w14:textId="5AA88C39"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LTE_eMTC4-Core</w:t>
            </w:r>
          </w:p>
        </w:tc>
      </w:tr>
      <w:tr w:rsidR="00F74F22" w:rsidRPr="00F74F22" w14:paraId="36F1FACA" w14:textId="2D96D4E6" w:rsidTr="00F74F22">
        <w:trPr>
          <w:trHeight w:val="20"/>
          <w:jc w:val="center"/>
        </w:trPr>
        <w:tc>
          <w:tcPr>
            <w:tcW w:w="846" w:type="dxa"/>
          </w:tcPr>
          <w:p w14:paraId="3DAE373D" w14:textId="0F18455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5F8A013D" w14:textId="3129044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1165</w:t>
            </w:r>
          </w:p>
        </w:tc>
        <w:tc>
          <w:tcPr>
            <w:tcW w:w="709" w:type="dxa"/>
          </w:tcPr>
          <w:p w14:paraId="4C5E7872" w14:textId="0D950FC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5F3F8DD8" w14:textId="2A8BEB5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24318EE8" w14:textId="54CF2C9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Corrections to even further enhanced MTC for LTE in 36.213, s08-s09</w:t>
            </w:r>
          </w:p>
        </w:tc>
        <w:tc>
          <w:tcPr>
            <w:tcW w:w="668" w:type="dxa"/>
          </w:tcPr>
          <w:p w14:paraId="1C44224A" w14:textId="2AEF40A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7CE439B6" w14:textId="378F1FC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5A86EA3C" w14:textId="08C3E7F9"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04D4E807" w14:textId="5EA6EF8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R1-1810034</w:t>
            </w:r>
          </w:p>
        </w:tc>
        <w:tc>
          <w:tcPr>
            <w:tcW w:w="1935" w:type="dxa"/>
          </w:tcPr>
          <w:p w14:paraId="76D5FB0E" w14:textId="4540177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Motorola Mobility</w:t>
            </w:r>
          </w:p>
        </w:tc>
        <w:tc>
          <w:tcPr>
            <w:tcW w:w="1808" w:type="dxa"/>
          </w:tcPr>
          <w:p w14:paraId="0A0D2FDE" w14:textId="46D0E8A7"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LTE_eMTC4-Core</w:t>
            </w:r>
          </w:p>
        </w:tc>
      </w:tr>
      <w:tr w:rsidR="00F74F22" w:rsidRPr="00F74F22" w14:paraId="30CFA1BB" w14:textId="60E977CE" w:rsidTr="00F74F22">
        <w:trPr>
          <w:trHeight w:val="20"/>
          <w:jc w:val="center"/>
        </w:trPr>
        <w:tc>
          <w:tcPr>
            <w:tcW w:w="846" w:type="dxa"/>
          </w:tcPr>
          <w:p w14:paraId="7C2EF87D" w14:textId="577A1FE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30FFBCD6" w14:textId="032643C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1166</w:t>
            </w:r>
          </w:p>
        </w:tc>
        <w:tc>
          <w:tcPr>
            <w:tcW w:w="709" w:type="dxa"/>
          </w:tcPr>
          <w:p w14:paraId="5DFC2718" w14:textId="6E02C38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2D74BD41" w14:textId="7B138ED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728D31EA" w14:textId="385B066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Editorial corrections to Rel-15 Further NB-IoT enhancements in 36.213, s2</w:t>
            </w:r>
          </w:p>
        </w:tc>
        <w:tc>
          <w:tcPr>
            <w:tcW w:w="668" w:type="dxa"/>
          </w:tcPr>
          <w:p w14:paraId="2DC0CCE7" w14:textId="1711577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D</w:t>
            </w:r>
          </w:p>
        </w:tc>
        <w:tc>
          <w:tcPr>
            <w:tcW w:w="850" w:type="dxa"/>
          </w:tcPr>
          <w:p w14:paraId="58818D2A" w14:textId="0F56277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7D115687" w14:textId="7735880D"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1D3163D1" w14:textId="5BB149E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R1-1810037</w:t>
            </w:r>
          </w:p>
        </w:tc>
        <w:tc>
          <w:tcPr>
            <w:tcW w:w="1935" w:type="dxa"/>
          </w:tcPr>
          <w:p w14:paraId="0ACF1CA0" w14:textId="3B6D852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Motorola Mobility</w:t>
            </w:r>
          </w:p>
        </w:tc>
        <w:tc>
          <w:tcPr>
            <w:tcW w:w="1808" w:type="dxa"/>
          </w:tcPr>
          <w:p w14:paraId="4689D57B" w14:textId="739904C6"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NB_IOTenh2-Core</w:t>
            </w:r>
          </w:p>
        </w:tc>
      </w:tr>
      <w:tr w:rsidR="00F74F22" w:rsidRPr="00F74F22" w14:paraId="7A578F25" w14:textId="3E399992" w:rsidTr="00F74F22">
        <w:trPr>
          <w:trHeight w:val="20"/>
          <w:jc w:val="center"/>
        </w:trPr>
        <w:tc>
          <w:tcPr>
            <w:tcW w:w="846" w:type="dxa"/>
          </w:tcPr>
          <w:p w14:paraId="287C58CE" w14:textId="50590C3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45679075" w14:textId="0335EC8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1167</w:t>
            </w:r>
          </w:p>
        </w:tc>
        <w:tc>
          <w:tcPr>
            <w:tcW w:w="709" w:type="dxa"/>
          </w:tcPr>
          <w:p w14:paraId="311DA621" w14:textId="46BEBA8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597B20B8" w14:textId="1E06803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63A31FCA" w14:textId="7A71D78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Corrections to Rel-15 Further NB-IoT enhancements in 36.213, s14</w:t>
            </w:r>
          </w:p>
        </w:tc>
        <w:tc>
          <w:tcPr>
            <w:tcW w:w="668" w:type="dxa"/>
          </w:tcPr>
          <w:p w14:paraId="04076646" w14:textId="7C65770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2AEB2F66" w14:textId="5B9461D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1B8616BA" w14:textId="66798F20"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022299AB" w14:textId="6074B6A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R1-1810038</w:t>
            </w:r>
          </w:p>
        </w:tc>
        <w:tc>
          <w:tcPr>
            <w:tcW w:w="1935" w:type="dxa"/>
          </w:tcPr>
          <w:p w14:paraId="046DDC2A" w14:textId="78904AC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Motorola Mobility</w:t>
            </w:r>
          </w:p>
        </w:tc>
        <w:tc>
          <w:tcPr>
            <w:tcW w:w="1808" w:type="dxa"/>
          </w:tcPr>
          <w:p w14:paraId="05A3DCBA" w14:textId="5291CF3E"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NB_IOTenh2-Core</w:t>
            </w:r>
          </w:p>
        </w:tc>
      </w:tr>
      <w:tr w:rsidR="00F74F22" w:rsidRPr="00F74F22" w14:paraId="16DE18F4" w14:textId="623A9310" w:rsidTr="00F74F22">
        <w:trPr>
          <w:trHeight w:val="20"/>
          <w:jc w:val="center"/>
        </w:trPr>
        <w:tc>
          <w:tcPr>
            <w:tcW w:w="846" w:type="dxa"/>
          </w:tcPr>
          <w:p w14:paraId="0C1B693F" w14:textId="3EC86FA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12A14A90" w14:textId="2A6FB28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1168</w:t>
            </w:r>
          </w:p>
        </w:tc>
        <w:tc>
          <w:tcPr>
            <w:tcW w:w="709" w:type="dxa"/>
          </w:tcPr>
          <w:p w14:paraId="50B64463" w14:textId="1A21D27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7B6A6E24" w14:textId="1E941A1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3D1055A9" w14:textId="32BAA02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Corrections to HRLLC in 36.213, s00-s05</w:t>
            </w:r>
          </w:p>
        </w:tc>
        <w:tc>
          <w:tcPr>
            <w:tcW w:w="668" w:type="dxa"/>
          </w:tcPr>
          <w:p w14:paraId="36B31487" w14:textId="3C9FCFC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0F275A9C" w14:textId="59F3525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73CBC4CC" w14:textId="66ABE61E"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6B49B3CD" w14:textId="6BA8046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R1-1810042</w:t>
            </w:r>
          </w:p>
        </w:tc>
        <w:tc>
          <w:tcPr>
            <w:tcW w:w="1935" w:type="dxa"/>
          </w:tcPr>
          <w:p w14:paraId="0583BCAF" w14:textId="27BDFF1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Motorola Mobility</w:t>
            </w:r>
          </w:p>
        </w:tc>
        <w:tc>
          <w:tcPr>
            <w:tcW w:w="1808" w:type="dxa"/>
          </w:tcPr>
          <w:p w14:paraId="29EA26C5" w14:textId="3EF10D1F"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LTE_HRLLC-Core</w:t>
            </w:r>
          </w:p>
        </w:tc>
      </w:tr>
      <w:tr w:rsidR="00F74F22" w:rsidRPr="00F74F22" w14:paraId="25C2840D" w14:textId="28BDA3AA" w:rsidTr="00F74F22">
        <w:trPr>
          <w:trHeight w:val="20"/>
          <w:jc w:val="center"/>
        </w:trPr>
        <w:tc>
          <w:tcPr>
            <w:tcW w:w="846" w:type="dxa"/>
          </w:tcPr>
          <w:p w14:paraId="617003C2" w14:textId="4091355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214D0F62" w14:textId="1DB7B3E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1169</w:t>
            </w:r>
          </w:p>
        </w:tc>
        <w:tc>
          <w:tcPr>
            <w:tcW w:w="709" w:type="dxa"/>
          </w:tcPr>
          <w:p w14:paraId="2453D747" w14:textId="2B7D7D5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3F768CDE" w14:textId="083E0C9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420704D4" w14:textId="4F76714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Corrections to HRLLC in 36.213, s06-s07</w:t>
            </w:r>
          </w:p>
        </w:tc>
        <w:tc>
          <w:tcPr>
            <w:tcW w:w="668" w:type="dxa"/>
          </w:tcPr>
          <w:p w14:paraId="22510D3D" w14:textId="0DE4518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1A7596EF" w14:textId="0B18DD1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2C2C0406" w14:textId="53E5CF62"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2FA332AC" w14:textId="3251C64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R1-1810043</w:t>
            </w:r>
          </w:p>
        </w:tc>
        <w:tc>
          <w:tcPr>
            <w:tcW w:w="1935" w:type="dxa"/>
          </w:tcPr>
          <w:p w14:paraId="22DBB7D1" w14:textId="062F9BC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Motorola Mobility</w:t>
            </w:r>
          </w:p>
        </w:tc>
        <w:tc>
          <w:tcPr>
            <w:tcW w:w="1808" w:type="dxa"/>
          </w:tcPr>
          <w:p w14:paraId="6227A3C4" w14:textId="6B781E45"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LTE_HRLLC-Core</w:t>
            </w:r>
          </w:p>
        </w:tc>
      </w:tr>
      <w:tr w:rsidR="00F74F22" w:rsidRPr="00F74F22" w14:paraId="2508FFF0" w14:textId="77777777" w:rsidTr="00F74F22">
        <w:trPr>
          <w:trHeight w:val="20"/>
          <w:jc w:val="center"/>
        </w:trPr>
        <w:tc>
          <w:tcPr>
            <w:tcW w:w="846" w:type="dxa"/>
          </w:tcPr>
          <w:p w14:paraId="3250A524" w14:textId="7A2E3C5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5ADC1551" w14:textId="5ACED35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1170</w:t>
            </w:r>
          </w:p>
        </w:tc>
        <w:tc>
          <w:tcPr>
            <w:tcW w:w="709" w:type="dxa"/>
          </w:tcPr>
          <w:p w14:paraId="482AA9F4" w14:textId="4B8F824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27C6D434" w14:textId="5B86DD4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11C78B36" w14:textId="5FE3B8B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Corrections to HRLLC in 36.213, s08-s09</w:t>
            </w:r>
          </w:p>
        </w:tc>
        <w:tc>
          <w:tcPr>
            <w:tcW w:w="668" w:type="dxa"/>
          </w:tcPr>
          <w:p w14:paraId="2F345290" w14:textId="3E315E9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05501DC8" w14:textId="07062C6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6D932F5C" w14:textId="12E2670D"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428CD4FB" w14:textId="12982C5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R1-1810044</w:t>
            </w:r>
          </w:p>
        </w:tc>
        <w:tc>
          <w:tcPr>
            <w:tcW w:w="1935" w:type="dxa"/>
          </w:tcPr>
          <w:p w14:paraId="2FD38510" w14:textId="72E9346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Motorola Mobility</w:t>
            </w:r>
          </w:p>
        </w:tc>
        <w:tc>
          <w:tcPr>
            <w:tcW w:w="1808" w:type="dxa"/>
          </w:tcPr>
          <w:p w14:paraId="60A49585" w14:textId="778B7155"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LTE_HRLLC-Core</w:t>
            </w:r>
          </w:p>
        </w:tc>
      </w:tr>
      <w:tr w:rsidR="00F74F22" w:rsidRPr="00F74F22" w14:paraId="2FBC2B8A" w14:textId="77777777" w:rsidTr="00F74F22">
        <w:trPr>
          <w:trHeight w:val="20"/>
          <w:jc w:val="center"/>
        </w:trPr>
        <w:tc>
          <w:tcPr>
            <w:tcW w:w="846" w:type="dxa"/>
          </w:tcPr>
          <w:p w14:paraId="654F4DE3" w14:textId="3B87D31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36.213</w:t>
            </w:r>
          </w:p>
        </w:tc>
        <w:tc>
          <w:tcPr>
            <w:tcW w:w="850" w:type="dxa"/>
          </w:tcPr>
          <w:p w14:paraId="2E6BE40B" w14:textId="64B949D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1171</w:t>
            </w:r>
          </w:p>
        </w:tc>
        <w:tc>
          <w:tcPr>
            <w:tcW w:w="709" w:type="dxa"/>
          </w:tcPr>
          <w:p w14:paraId="7C184705" w14:textId="33533B1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4A698087" w14:textId="1B0F983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4C74A2AB" w14:textId="4050015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Corrections to even further enhanced MTC for LTE in 36.213, s14-sxx</w:t>
            </w:r>
          </w:p>
        </w:tc>
        <w:tc>
          <w:tcPr>
            <w:tcW w:w="668" w:type="dxa"/>
          </w:tcPr>
          <w:p w14:paraId="31915BFB" w14:textId="584FAA9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30826834" w14:textId="035029B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15E45953" w14:textId="355E0B0E"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74439519" w14:textId="73DAF84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R1-1810045</w:t>
            </w:r>
          </w:p>
        </w:tc>
        <w:tc>
          <w:tcPr>
            <w:tcW w:w="1935" w:type="dxa"/>
          </w:tcPr>
          <w:p w14:paraId="5FBBD904" w14:textId="32744EC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Motorola Mobility</w:t>
            </w:r>
          </w:p>
        </w:tc>
        <w:tc>
          <w:tcPr>
            <w:tcW w:w="1808" w:type="dxa"/>
          </w:tcPr>
          <w:p w14:paraId="44814EE3" w14:textId="32FF1A1C"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LTE_eMTC4-Core</w:t>
            </w:r>
          </w:p>
        </w:tc>
      </w:tr>
      <w:tr w:rsidR="00F74F22" w:rsidRPr="00F74F22" w14:paraId="165546E8" w14:textId="77777777" w:rsidTr="00F74F22">
        <w:trPr>
          <w:trHeight w:val="20"/>
          <w:jc w:val="center"/>
        </w:trPr>
        <w:tc>
          <w:tcPr>
            <w:tcW w:w="846" w:type="dxa"/>
          </w:tcPr>
          <w:p w14:paraId="60DF1523" w14:textId="7F997AA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36.214</w:t>
            </w:r>
          </w:p>
        </w:tc>
        <w:tc>
          <w:tcPr>
            <w:tcW w:w="850" w:type="dxa"/>
          </w:tcPr>
          <w:p w14:paraId="693ACEE8" w14:textId="3E02B09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51</w:t>
            </w:r>
          </w:p>
        </w:tc>
        <w:tc>
          <w:tcPr>
            <w:tcW w:w="709" w:type="dxa"/>
          </w:tcPr>
          <w:p w14:paraId="10208967" w14:textId="083D173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4B43F634" w14:textId="2AB0D068"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Rel-15</w:t>
            </w:r>
          </w:p>
        </w:tc>
        <w:tc>
          <w:tcPr>
            <w:tcW w:w="3301" w:type="dxa"/>
          </w:tcPr>
          <w:p w14:paraId="0949152A" w14:textId="5C37F26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Introduction of NR-SS-SINR</w:t>
            </w:r>
          </w:p>
        </w:tc>
        <w:tc>
          <w:tcPr>
            <w:tcW w:w="668" w:type="dxa"/>
          </w:tcPr>
          <w:p w14:paraId="53BDB1CA" w14:textId="695C5F3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B</w:t>
            </w:r>
          </w:p>
        </w:tc>
        <w:tc>
          <w:tcPr>
            <w:tcW w:w="850" w:type="dxa"/>
          </w:tcPr>
          <w:p w14:paraId="2F5A81CD" w14:textId="17BCD6F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3E327322" w14:textId="428F4E05"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3077BB24" w14:textId="0EB0E79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R1-1809249</w:t>
            </w:r>
          </w:p>
        </w:tc>
        <w:tc>
          <w:tcPr>
            <w:tcW w:w="1935" w:type="dxa"/>
          </w:tcPr>
          <w:p w14:paraId="7C531B1B" w14:textId="33B05FA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Ericsson</w:t>
            </w:r>
          </w:p>
        </w:tc>
        <w:tc>
          <w:tcPr>
            <w:tcW w:w="1808" w:type="dxa"/>
          </w:tcPr>
          <w:p w14:paraId="1B43E282" w14:textId="10531397"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NR_newRAT-Core</w:t>
            </w:r>
          </w:p>
        </w:tc>
      </w:tr>
      <w:tr w:rsidR="00F74F22" w:rsidRPr="00F74F22" w14:paraId="5D4E0340" w14:textId="77777777" w:rsidTr="00F74F22">
        <w:trPr>
          <w:trHeight w:val="20"/>
          <w:jc w:val="center"/>
        </w:trPr>
        <w:tc>
          <w:tcPr>
            <w:tcW w:w="846" w:type="dxa"/>
          </w:tcPr>
          <w:p w14:paraId="608DF62A" w14:textId="5E2353F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36.214</w:t>
            </w:r>
          </w:p>
        </w:tc>
        <w:tc>
          <w:tcPr>
            <w:tcW w:w="850" w:type="dxa"/>
          </w:tcPr>
          <w:p w14:paraId="412998D4" w14:textId="0C59B30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52</w:t>
            </w:r>
          </w:p>
        </w:tc>
        <w:tc>
          <w:tcPr>
            <w:tcW w:w="709" w:type="dxa"/>
          </w:tcPr>
          <w:p w14:paraId="73D8C23F" w14:textId="6834F9A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5DA0E4CB" w14:textId="5359DEF8"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Rel-15</w:t>
            </w:r>
          </w:p>
        </w:tc>
        <w:tc>
          <w:tcPr>
            <w:tcW w:w="3301" w:type="dxa"/>
          </w:tcPr>
          <w:p w14:paraId="00762DF8" w14:textId="39CBBA7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Introduction of NPBCH based NRSRP measurement</w:t>
            </w:r>
          </w:p>
        </w:tc>
        <w:tc>
          <w:tcPr>
            <w:tcW w:w="668" w:type="dxa"/>
          </w:tcPr>
          <w:p w14:paraId="50CE3DFD" w14:textId="57BE4AE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132CE3E9" w14:textId="3A4CD65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3C302E26" w14:textId="30C88215"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1F672CBE" w14:textId="1733205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R1-1810039</w:t>
            </w:r>
          </w:p>
        </w:tc>
        <w:tc>
          <w:tcPr>
            <w:tcW w:w="1935" w:type="dxa"/>
          </w:tcPr>
          <w:p w14:paraId="542C2CB2" w14:textId="1F6D8D9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Ericsson</w:t>
            </w:r>
          </w:p>
        </w:tc>
        <w:tc>
          <w:tcPr>
            <w:tcW w:w="1808" w:type="dxa"/>
          </w:tcPr>
          <w:p w14:paraId="3DBB80EE" w14:textId="48DDB2B8"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NB_IOTenh2-Core</w:t>
            </w:r>
          </w:p>
        </w:tc>
      </w:tr>
      <w:tr w:rsidR="00F74F22" w:rsidRPr="00F74F22" w14:paraId="3622726E" w14:textId="77777777" w:rsidTr="00F74F22">
        <w:trPr>
          <w:trHeight w:val="20"/>
          <w:jc w:val="center"/>
        </w:trPr>
        <w:tc>
          <w:tcPr>
            <w:tcW w:w="846" w:type="dxa"/>
          </w:tcPr>
          <w:p w14:paraId="14DF9175" w14:textId="7C1E270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lastRenderedPageBreak/>
              <w:t>37.213</w:t>
            </w:r>
          </w:p>
        </w:tc>
        <w:tc>
          <w:tcPr>
            <w:tcW w:w="850" w:type="dxa"/>
          </w:tcPr>
          <w:p w14:paraId="5FDBFBDC" w14:textId="2BCBAD0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w:t>
            </w:r>
          </w:p>
        </w:tc>
        <w:tc>
          <w:tcPr>
            <w:tcW w:w="709" w:type="dxa"/>
          </w:tcPr>
          <w:p w14:paraId="155A1645" w14:textId="3FBABB7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w:t>
            </w:r>
          </w:p>
        </w:tc>
        <w:tc>
          <w:tcPr>
            <w:tcW w:w="851" w:type="dxa"/>
          </w:tcPr>
          <w:p w14:paraId="3C150565" w14:textId="79B5B138"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Rel-15</w:t>
            </w:r>
          </w:p>
        </w:tc>
        <w:tc>
          <w:tcPr>
            <w:tcW w:w="3301" w:type="dxa"/>
          </w:tcPr>
          <w:p w14:paraId="0D7CD39A" w14:textId="4A5CA30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on RRC parameters for FeLAA in 37.213</w:t>
            </w:r>
          </w:p>
        </w:tc>
        <w:tc>
          <w:tcPr>
            <w:tcW w:w="668" w:type="dxa"/>
          </w:tcPr>
          <w:p w14:paraId="08CE819B" w14:textId="5EE672B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754ED5CC" w14:textId="49CAF0E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15.0.0</w:t>
            </w:r>
          </w:p>
        </w:tc>
        <w:tc>
          <w:tcPr>
            <w:tcW w:w="851" w:type="dxa"/>
            <w:shd w:val="clear" w:color="auto" w:fill="auto"/>
          </w:tcPr>
          <w:p w14:paraId="6C6CDFAE" w14:textId="0987B5E4"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27CDF7B2" w14:textId="3659B09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R1-1809622</w:t>
            </w:r>
          </w:p>
        </w:tc>
        <w:tc>
          <w:tcPr>
            <w:tcW w:w="1935" w:type="dxa"/>
          </w:tcPr>
          <w:p w14:paraId="23A42748" w14:textId="29D9472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Huawei, HiSilicon, Nokia, Nokia Shanghai Bell, Ericsson</w:t>
            </w:r>
          </w:p>
        </w:tc>
        <w:tc>
          <w:tcPr>
            <w:tcW w:w="1808" w:type="dxa"/>
          </w:tcPr>
          <w:p w14:paraId="6B83B0CC" w14:textId="0F8AC3DD"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LTE_unlic-Core</w:t>
            </w:r>
          </w:p>
        </w:tc>
      </w:tr>
      <w:tr w:rsidR="00F74F22" w:rsidRPr="00F74F22" w14:paraId="701B0E39" w14:textId="77777777" w:rsidTr="00F74F22">
        <w:trPr>
          <w:trHeight w:val="20"/>
          <w:jc w:val="center"/>
        </w:trPr>
        <w:tc>
          <w:tcPr>
            <w:tcW w:w="846" w:type="dxa"/>
          </w:tcPr>
          <w:p w14:paraId="628CA439" w14:textId="5988A6F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37.213</w:t>
            </w:r>
          </w:p>
        </w:tc>
        <w:tc>
          <w:tcPr>
            <w:tcW w:w="850" w:type="dxa"/>
          </w:tcPr>
          <w:p w14:paraId="48851CBC" w14:textId="6A7A159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2</w:t>
            </w:r>
          </w:p>
        </w:tc>
        <w:tc>
          <w:tcPr>
            <w:tcW w:w="709" w:type="dxa"/>
          </w:tcPr>
          <w:p w14:paraId="35AC4611" w14:textId="689C179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2D08D7FD" w14:textId="47425A8B"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Rel-15</w:t>
            </w:r>
          </w:p>
        </w:tc>
        <w:tc>
          <w:tcPr>
            <w:tcW w:w="3301" w:type="dxa"/>
          </w:tcPr>
          <w:p w14:paraId="4752C845" w14:textId="57985A0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on starting position of Partial PUSCH Mode 1 for FeLAA in 37.213</w:t>
            </w:r>
          </w:p>
        </w:tc>
        <w:tc>
          <w:tcPr>
            <w:tcW w:w="668" w:type="dxa"/>
          </w:tcPr>
          <w:p w14:paraId="4DD9E438" w14:textId="0AC31FC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3B151A6D" w14:textId="7AA6EF9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15.0.0</w:t>
            </w:r>
          </w:p>
        </w:tc>
        <w:tc>
          <w:tcPr>
            <w:tcW w:w="851" w:type="dxa"/>
            <w:shd w:val="clear" w:color="auto" w:fill="auto"/>
          </w:tcPr>
          <w:p w14:paraId="33A39885" w14:textId="7141FC3F"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261F06C0" w14:textId="0B76E3E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R1-1809647</w:t>
            </w:r>
          </w:p>
        </w:tc>
        <w:tc>
          <w:tcPr>
            <w:tcW w:w="1935" w:type="dxa"/>
          </w:tcPr>
          <w:p w14:paraId="0F52C4D3" w14:textId="6B12588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Huawei, HiSilicon, Ericsson</w:t>
            </w:r>
          </w:p>
        </w:tc>
        <w:tc>
          <w:tcPr>
            <w:tcW w:w="1808" w:type="dxa"/>
          </w:tcPr>
          <w:p w14:paraId="75559AA8" w14:textId="39DC238A"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LTE_unlic-Core</w:t>
            </w:r>
          </w:p>
        </w:tc>
      </w:tr>
      <w:tr w:rsidR="00F74F22" w:rsidRPr="00F74F22" w14:paraId="7EE5BCB1" w14:textId="77777777" w:rsidTr="00F74F22">
        <w:trPr>
          <w:trHeight w:val="20"/>
          <w:jc w:val="center"/>
        </w:trPr>
        <w:tc>
          <w:tcPr>
            <w:tcW w:w="846" w:type="dxa"/>
          </w:tcPr>
          <w:p w14:paraId="58FD8FD3" w14:textId="4D4C4AF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37.213</w:t>
            </w:r>
          </w:p>
        </w:tc>
        <w:tc>
          <w:tcPr>
            <w:tcW w:w="850" w:type="dxa"/>
          </w:tcPr>
          <w:p w14:paraId="128379E1" w14:textId="02E4937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w:t>
            </w:r>
          </w:p>
        </w:tc>
        <w:tc>
          <w:tcPr>
            <w:tcW w:w="709" w:type="dxa"/>
          </w:tcPr>
          <w:p w14:paraId="58E7799D" w14:textId="15F901E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433163D0" w14:textId="0CCA1EE9"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Rel-15</w:t>
            </w:r>
          </w:p>
        </w:tc>
        <w:tc>
          <w:tcPr>
            <w:tcW w:w="3301" w:type="dxa"/>
          </w:tcPr>
          <w:p w14:paraId="58CEEBFE" w14:textId="4110990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on COT length for AUL transmission</w:t>
            </w:r>
          </w:p>
        </w:tc>
        <w:tc>
          <w:tcPr>
            <w:tcW w:w="668" w:type="dxa"/>
          </w:tcPr>
          <w:p w14:paraId="1540496A" w14:textId="34CB66D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5E4D2EB0" w14:textId="7A3593B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15.0.0</w:t>
            </w:r>
          </w:p>
        </w:tc>
        <w:tc>
          <w:tcPr>
            <w:tcW w:w="851" w:type="dxa"/>
            <w:shd w:val="clear" w:color="auto" w:fill="auto"/>
          </w:tcPr>
          <w:p w14:paraId="52050535" w14:textId="747070C6"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25A591FB" w14:textId="18A35D0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R1-1809648</w:t>
            </w:r>
          </w:p>
        </w:tc>
        <w:tc>
          <w:tcPr>
            <w:tcW w:w="1935" w:type="dxa"/>
          </w:tcPr>
          <w:p w14:paraId="5BDE07D9" w14:textId="4E34D48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LG Electronics</w:t>
            </w:r>
          </w:p>
        </w:tc>
        <w:tc>
          <w:tcPr>
            <w:tcW w:w="1808" w:type="dxa"/>
          </w:tcPr>
          <w:p w14:paraId="6FDFFC7A" w14:textId="5BCAD420" w:rsidR="00F74F22" w:rsidRPr="00F74F22" w:rsidRDefault="00F74F22" w:rsidP="00F74F22">
            <w:pPr>
              <w:rPr>
                <w:rFonts w:ascii="Times New Roman" w:hAnsi="Times New Roman"/>
                <w:b/>
                <w:bCs/>
                <w:sz w:val="16"/>
                <w:szCs w:val="16"/>
                <w:highlight w:val="lightGray"/>
                <w:lang w:val="fr-FR"/>
              </w:rPr>
            </w:pPr>
            <w:r w:rsidRPr="00F74F22">
              <w:rPr>
                <w:rFonts w:ascii="Times New Roman" w:hAnsi="Times New Roman"/>
                <w:sz w:val="16"/>
                <w:szCs w:val="16"/>
              </w:rPr>
              <w:t>LTE_unlic-Core</w:t>
            </w:r>
          </w:p>
        </w:tc>
      </w:tr>
      <w:tr w:rsidR="00F74F22" w:rsidRPr="00F74F22" w14:paraId="69745EA5" w14:textId="77777777" w:rsidTr="00F74F22">
        <w:trPr>
          <w:trHeight w:val="20"/>
          <w:jc w:val="center"/>
        </w:trPr>
        <w:tc>
          <w:tcPr>
            <w:tcW w:w="846" w:type="dxa"/>
          </w:tcPr>
          <w:p w14:paraId="4E84D38D" w14:textId="0F38C49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37.885</w:t>
            </w:r>
          </w:p>
        </w:tc>
        <w:tc>
          <w:tcPr>
            <w:tcW w:w="850" w:type="dxa"/>
          </w:tcPr>
          <w:p w14:paraId="58B4AECC" w14:textId="0FDA9D1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w:t>
            </w:r>
          </w:p>
        </w:tc>
        <w:tc>
          <w:tcPr>
            <w:tcW w:w="709" w:type="dxa"/>
          </w:tcPr>
          <w:p w14:paraId="26A2BB80" w14:textId="50C932B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2</w:t>
            </w:r>
          </w:p>
        </w:tc>
        <w:tc>
          <w:tcPr>
            <w:tcW w:w="851" w:type="dxa"/>
          </w:tcPr>
          <w:p w14:paraId="4BFFECD9" w14:textId="51ABEC5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342E2862" w14:textId="4B96156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of optional antenna element patterns for vehicular UEs</w:t>
            </w:r>
          </w:p>
        </w:tc>
        <w:tc>
          <w:tcPr>
            <w:tcW w:w="668" w:type="dxa"/>
          </w:tcPr>
          <w:p w14:paraId="69D0127D" w14:textId="57C0D84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6E622BE9" w14:textId="1C36FCC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15.0.0</w:t>
            </w:r>
          </w:p>
        </w:tc>
        <w:tc>
          <w:tcPr>
            <w:tcW w:w="851" w:type="dxa"/>
            <w:shd w:val="clear" w:color="auto" w:fill="auto"/>
          </w:tcPr>
          <w:p w14:paraId="473B7611" w14:textId="048C5356"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4F2D3DB8" w14:textId="1665B31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R1-1809924</w:t>
            </w:r>
          </w:p>
        </w:tc>
        <w:tc>
          <w:tcPr>
            <w:tcW w:w="1935" w:type="dxa"/>
          </w:tcPr>
          <w:p w14:paraId="15A5A9FE" w14:textId="5693DFE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Fraunhofer HHI, Fraunhofer IIS, General Motors, Nokia, Nokia Shanghai Bell, LG Electronics</w:t>
            </w:r>
          </w:p>
        </w:tc>
        <w:tc>
          <w:tcPr>
            <w:tcW w:w="1808" w:type="dxa"/>
          </w:tcPr>
          <w:p w14:paraId="0F772934" w14:textId="02009DD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FS_LTE_NR_V2X_eval</w:t>
            </w:r>
          </w:p>
        </w:tc>
      </w:tr>
      <w:tr w:rsidR="00F74F22" w:rsidRPr="00F74F22" w14:paraId="51E1ED18" w14:textId="77777777" w:rsidTr="00F74F22">
        <w:trPr>
          <w:trHeight w:val="20"/>
          <w:jc w:val="center"/>
        </w:trPr>
        <w:tc>
          <w:tcPr>
            <w:tcW w:w="846" w:type="dxa"/>
          </w:tcPr>
          <w:p w14:paraId="305FC6F8" w14:textId="6CB5336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37.885</w:t>
            </w:r>
          </w:p>
        </w:tc>
        <w:tc>
          <w:tcPr>
            <w:tcW w:w="850" w:type="dxa"/>
          </w:tcPr>
          <w:p w14:paraId="6560E891" w14:textId="7E81C38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2</w:t>
            </w:r>
          </w:p>
        </w:tc>
        <w:tc>
          <w:tcPr>
            <w:tcW w:w="709" w:type="dxa"/>
          </w:tcPr>
          <w:p w14:paraId="51C6DFA9" w14:textId="5336B2A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w:t>
            </w:r>
          </w:p>
        </w:tc>
        <w:tc>
          <w:tcPr>
            <w:tcW w:w="851" w:type="dxa"/>
          </w:tcPr>
          <w:p w14:paraId="557F4031" w14:textId="746FF1A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0DCE83ED" w14:textId="059676B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Correction and confirmation of some evaluation assumption parameters</w:t>
            </w:r>
          </w:p>
        </w:tc>
        <w:tc>
          <w:tcPr>
            <w:tcW w:w="668" w:type="dxa"/>
          </w:tcPr>
          <w:p w14:paraId="46A7D2B2" w14:textId="7855762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2F4AC7F6" w14:textId="01A2223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15.0.0</w:t>
            </w:r>
          </w:p>
        </w:tc>
        <w:tc>
          <w:tcPr>
            <w:tcW w:w="851" w:type="dxa"/>
            <w:shd w:val="clear" w:color="auto" w:fill="auto"/>
          </w:tcPr>
          <w:p w14:paraId="62E60547" w14:textId="44084C03"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2D6557A0" w14:textId="0D58DE5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R1-1810007</w:t>
            </w:r>
          </w:p>
        </w:tc>
        <w:tc>
          <w:tcPr>
            <w:tcW w:w="1935" w:type="dxa"/>
          </w:tcPr>
          <w:p w14:paraId="23DF5F02" w14:textId="255781D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LG Electronics</w:t>
            </w:r>
          </w:p>
        </w:tc>
        <w:tc>
          <w:tcPr>
            <w:tcW w:w="1808" w:type="dxa"/>
          </w:tcPr>
          <w:p w14:paraId="4B4C86F3" w14:textId="291C9F5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FS_LTE_NR_V2X_eval</w:t>
            </w:r>
          </w:p>
        </w:tc>
      </w:tr>
      <w:tr w:rsidR="00F74F22" w:rsidRPr="00F74F22" w14:paraId="324508B6" w14:textId="77777777" w:rsidTr="00F74F22">
        <w:trPr>
          <w:trHeight w:val="20"/>
          <w:jc w:val="center"/>
        </w:trPr>
        <w:tc>
          <w:tcPr>
            <w:tcW w:w="846" w:type="dxa"/>
          </w:tcPr>
          <w:p w14:paraId="6351A33C" w14:textId="4A1AD4E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38.202</w:t>
            </w:r>
          </w:p>
        </w:tc>
        <w:tc>
          <w:tcPr>
            <w:tcW w:w="850" w:type="dxa"/>
          </w:tcPr>
          <w:p w14:paraId="4DF015C1" w14:textId="02678B0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4</w:t>
            </w:r>
          </w:p>
        </w:tc>
        <w:tc>
          <w:tcPr>
            <w:tcW w:w="709" w:type="dxa"/>
          </w:tcPr>
          <w:p w14:paraId="0E7F689B" w14:textId="594C3EF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48DCAD78" w14:textId="5D194E6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54F7A00C" w14:textId="2EE16B6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CR to 38.202 capturing the RAN1#94 meeting agreements</w:t>
            </w:r>
          </w:p>
        </w:tc>
        <w:tc>
          <w:tcPr>
            <w:tcW w:w="668" w:type="dxa"/>
          </w:tcPr>
          <w:p w14:paraId="3AC3C2D4" w14:textId="18E2522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03160A06" w14:textId="3D76155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7F8B34D5" w14:textId="761E1B92"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1A76D97A" w14:textId="7C14B63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R1-1810017</w:t>
            </w:r>
          </w:p>
        </w:tc>
        <w:tc>
          <w:tcPr>
            <w:tcW w:w="1935" w:type="dxa"/>
          </w:tcPr>
          <w:p w14:paraId="5C81DEBB" w14:textId="41A001E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Qualcomm</w:t>
            </w:r>
          </w:p>
        </w:tc>
        <w:tc>
          <w:tcPr>
            <w:tcW w:w="1808" w:type="dxa"/>
          </w:tcPr>
          <w:p w14:paraId="7D4A9BB9" w14:textId="3276AAC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NR_newRAT-Core</w:t>
            </w:r>
          </w:p>
        </w:tc>
      </w:tr>
      <w:tr w:rsidR="00F74F22" w:rsidRPr="00F74F22" w14:paraId="33EAD1D2" w14:textId="77777777" w:rsidTr="00F74F22">
        <w:trPr>
          <w:trHeight w:val="20"/>
          <w:jc w:val="center"/>
        </w:trPr>
        <w:tc>
          <w:tcPr>
            <w:tcW w:w="846" w:type="dxa"/>
          </w:tcPr>
          <w:p w14:paraId="1D6BF560" w14:textId="0D8176C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38.211</w:t>
            </w:r>
          </w:p>
        </w:tc>
        <w:tc>
          <w:tcPr>
            <w:tcW w:w="850" w:type="dxa"/>
          </w:tcPr>
          <w:p w14:paraId="51B133BF" w14:textId="3AB72AE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w:t>
            </w:r>
          </w:p>
        </w:tc>
        <w:tc>
          <w:tcPr>
            <w:tcW w:w="709" w:type="dxa"/>
          </w:tcPr>
          <w:p w14:paraId="161B185B" w14:textId="1FF6B67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2882191A" w14:textId="56C3C4E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2209BD35" w14:textId="2F66D16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CR to 38.211 capturing the RAN1#94 meeting agreements</w:t>
            </w:r>
          </w:p>
        </w:tc>
        <w:tc>
          <w:tcPr>
            <w:tcW w:w="668" w:type="dxa"/>
          </w:tcPr>
          <w:p w14:paraId="6AAC6E05" w14:textId="167C285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7405B8DD" w14:textId="3423ABB4"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1A91EA94" w14:textId="577EF108"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6AE0DFA4" w14:textId="3BF1952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R1-1810018</w:t>
            </w:r>
          </w:p>
        </w:tc>
        <w:tc>
          <w:tcPr>
            <w:tcW w:w="1935" w:type="dxa"/>
          </w:tcPr>
          <w:p w14:paraId="4FF09967" w14:textId="3DF4ADF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Ericsson</w:t>
            </w:r>
          </w:p>
        </w:tc>
        <w:tc>
          <w:tcPr>
            <w:tcW w:w="1808" w:type="dxa"/>
          </w:tcPr>
          <w:p w14:paraId="5C39E3F3" w14:textId="6EC20B8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NR_newRAT-Core</w:t>
            </w:r>
          </w:p>
        </w:tc>
      </w:tr>
      <w:tr w:rsidR="00F74F22" w:rsidRPr="00F74F22" w14:paraId="51CE3F91" w14:textId="77777777" w:rsidTr="00F74F22">
        <w:trPr>
          <w:trHeight w:val="20"/>
          <w:jc w:val="center"/>
        </w:trPr>
        <w:tc>
          <w:tcPr>
            <w:tcW w:w="846" w:type="dxa"/>
          </w:tcPr>
          <w:p w14:paraId="52803862" w14:textId="254057F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38.212</w:t>
            </w:r>
          </w:p>
        </w:tc>
        <w:tc>
          <w:tcPr>
            <w:tcW w:w="850" w:type="dxa"/>
          </w:tcPr>
          <w:p w14:paraId="1BFFF24D" w14:textId="307B5B3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4</w:t>
            </w:r>
          </w:p>
        </w:tc>
        <w:tc>
          <w:tcPr>
            <w:tcW w:w="709" w:type="dxa"/>
          </w:tcPr>
          <w:p w14:paraId="44FF40A0" w14:textId="07667D6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0F5F0D00" w14:textId="01E5DC5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4C82686E" w14:textId="6A43D6F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CR to 38.212 capturing the RAN1#94 meeting agreements</w:t>
            </w:r>
          </w:p>
        </w:tc>
        <w:tc>
          <w:tcPr>
            <w:tcW w:w="668" w:type="dxa"/>
          </w:tcPr>
          <w:p w14:paraId="41ED1CFA" w14:textId="479AB34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407D7491" w14:textId="14DB6FD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27EDBF09" w14:textId="415EAA41"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66C6865F" w14:textId="67B651F5"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R1-1810019</w:t>
            </w:r>
          </w:p>
        </w:tc>
        <w:tc>
          <w:tcPr>
            <w:tcW w:w="1935" w:type="dxa"/>
          </w:tcPr>
          <w:p w14:paraId="691DDD00" w14:textId="587315B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Huawei</w:t>
            </w:r>
          </w:p>
        </w:tc>
        <w:tc>
          <w:tcPr>
            <w:tcW w:w="1808" w:type="dxa"/>
          </w:tcPr>
          <w:p w14:paraId="39B437D2" w14:textId="52160FE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NR_newRAT-Core</w:t>
            </w:r>
          </w:p>
        </w:tc>
      </w:tr>
      <w:tr w:rsidR="00F74F22" w:rsidRPr="00F74F22" w14:paraId="14DB2DC1" w14:textId="77777777" w:rsidTr="00F74F22">
        <w:trPr>
          <w:trHeight w:val="20"/>
          <w:jc w:val="center"/>
        </w:trPr>
        <w:tc>
          <w:tcPr>
            <w:tcW w:w="846" w:type="dxa"/>
          </w:tcPr>
          <w:p w14:paraId="54439E1E" w14:textId="695B1FC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38.213</w:t>
            </w:r>
          </w:p>
        </w:tc>
        <w:tc>
          <w:tcPr>
            <w:tcW w:w="850" w:type="dxa"/>
          </w:tcPr>
          <w:p w14:paraId="4115B8AB" w14:textId="67DEF5F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5</w:t>
            </w:r>
          </w:p>
        </w:tc>
        <w:tc>
          <w:tcPr>
            <w:tcW w:w="709" w:type="dxa"/>
          </w:tcPr>
          <w:p w14:paraId="795A54CE" w14:textId="6F8E514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19745721" w14:textId="41D00C9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1F3F3CDF" w14:textId="6580F9B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CR to 38.213 capturing the RAN1#94 meeting agreements</w:t>
            </w:r>
          </w:p>
        </w:tc>
        <w:tc>
          <w:tcPr>
            <w:tcW w:w="668" w:type="dxa"/>
          </w:tcPr>
          <w:p w14:paraId="580EED1C" w14:textId="1FF8C60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4FAB2A8E" w14:textId="25D217F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748C6C30" w14:textId="07EE50A0"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4A1F6F23" w14:textId="5C97C13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R1-1810020</w:t>
            </w:r>
          </w:p>
        </w:tc>
        <w:tc>
          <w:tcPr>
            <w:tcW w:w="1935" w:type="dxa"/>
          </w:tcPr>
          <w:p w14:paraId="32F77BBD" w14:textId="44DB886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Samsung</w:t>
            </w:r>
          </w:p>
        </w:tc>
        <w:tc>
          <w:tcPr>
            <w:tcW w:w="1808" w:type="dxa"/>
          </w:tcPr>
          <w:p w14:paraId="5B52DC52" w14:textId="350CF78A"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NR_newRAT-Core</w:t>
            </w:r>
          </w:p>
        </w:tc>
      </w:tr>
      <w:tr w:rsidR="00F74F22" w:rsidRPr="00F74F22" w14:paraId="4CF517B1" w14:textId="77777777" w:rsidTr="00F74F22">
        <w:trPr>
          <w:trHeight w:val="20"/>
          <w:jc w:val="center"/>
        </w:trPr>
        <w:tc>
          <w:tcPr>
            <w:tcW w:w="846" w:type="dxa"/>
          </w:tcPr>
          <w:p w14:paraId="3776F12C" w14:textId="4D81495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38.214</w:t>
            </w:r>
          </w:p>
        </w:tc>
        <w:tc>
          <w:tcPr>
            <w:tcW w:w="850" w:type="dxa"/>
          </w:tcPr>
          <w:p w14:paraId="690EF754" w14:textId="73E7712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5</w:t>
            </w:r>
          </w:p>
        </w:tc>
        <w:tc>
          <w:tcPr>
            <w:tcW w:w="709" w:type="dxa"/>
          </w:tcPr>
          <w:p w14:paraId="7E334341" w14:textId="10EC201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0FA80A7B" w14:textId="4D97B3D9"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3CA6B985" w14:textId="4FDB6D1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CR to 38.214 capturing the RAN1#94 meeting agreements</w:t>
            </w:r>
          </w:p>
        </w:tc>
        <w:tc>
          <w:tcPr>
            <w:tcW w:w="668" w:type="dxa"/>
          </w:tcPr>
          <w:p w14:paraId="6327FCEE" w14:textId="2FF4DC5B"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101F1998" w14:textId="5FB65018"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14259B9C" w14:textId="702B9C08"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01CF7CC7" w14:textId="540DCDA6"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R1-1810021</w:t>
            </w:r>
          </w:p>
        </w:tc>
        <w:tc>
          <w:tcPr>
            <w:tcW w:w="1935" w:type="dxa"/>
          </w:tcPr>
          <w:p w14:paraId="0FF28E40" w14:textId="30974521"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Nokia</w:t>
            </w:r>
          </w:p>
        </w:tc>
        <w:tc>
          <w:tcPr>
            <w:tcW w:w="1808" w:type="dxa"/>
          </w:tcPr>
          <w:p w14:paraId="6747EA51" w14:textId="3643C513"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NR_newRAT-Core</w:t>
            </w:r>
          </w:p>
        </w:tc>
      </w:tr>
      <w:tr w:rsidR="00F74F22" w:rsidRPr="00F74F22" w14:paraId="32CAA959" w14:textId="77777777" w:rsidTr="00F74F22">
        <w:trPr>
          <w:trHeight w:val="20"/>
          <w:jc w:val="center"/>
        </w:trPr>
        <w:tc>
          <w:tcPr>
            <w:tcW w:w="846" w:type="dxa"/>
          </w:tcPr>
          <w:p w14:paraId="719ABB36" w14:textId="60EC4BA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38.215</w:t>
            </w:r>
          </w:p>
        </w:tc>
        <w:tc>
          <w:tcPr>
            <w:tcW w:w="850" w:type="dxa"/>
          </w:tcPr>
          <w:p w14:paraId="580D059F" w14:textId="642053F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4</w:t>
            </w:r>
          </w:p>
        </w:tc>
        <w:tc>
          <w:tcPr>
            <w:tcW w:w="709" w:type="dxa"/>
          </w:tcPr>
          <w:p w14:paraId="069D7A1C" w14:textId="4742DB7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w:t>
            </w:r>
          </w:p>
        </w:tc>
        <w:tc>
          <w:tcPr>
            <w:tcW w:w="851" w:type="dxa"/>
          </w:tcPr>
          <w:p w14:paraId="62623360" w14:textId="6AEA33CD"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Rel-15</w:t>
            </w:r>
          </w:p>
        </w:tc>
        <w:tc>
          <w:tcPr>
            <w:tcW w:w="3301" w:type="dxa"/>
          </w:tcPr>
          <w:p w14:paraId="6C59D459" w14:textId="35D23BEE"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CR to 38.215 capturing the RAN1#94 meeting agreements</w:t>
            </w:r>
          </w:p>
        </w:tc>
        <w:tc>
          <w:tcPr>
            <w:tcW w:w="668" w:type="dxa"/>
          </w:tcPr>
          <w:p w14:paraId="4D343871" w14:textId="5D51E80F"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F</w:t>
            </w:r>
          </w:p>
        </w:tc>
        <w:tc>
          <w:tcPr>
            <w:tcW w:w="850" w:type="dxa"/>
          </w:tcPr>
          <w:p w14:paraId="67662648" w14:textId="2A40760C"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15.2.0</w:t>
            </w:r>
          </w:p>
        </w:tc>
        <w:tc>
          <w:tcPr>
            <w:tcW w:w="851" w:type="dxa"/>
            <w:shd w:val="clear" w:color="auto" w:fill="auto"/>
          </w:tcPr>
          <w:p w14:paraId="54D79330" w14:textId="05FD61BC" w:rsidR="00F74F22" w:rsidRPr="00F74F22" w:rsidRDefault="00F74F22" w:rsidP="00F74F22">
            <w:pPr>
              <w:rPr>
                <w:rFonts w:ascii="Times New Roman" w:hAnsi="Times New Roman"/>
                <w:b/>
                <w:bCs/>
                <w:sz w:val="16"/>
                <w:szCs w:val="16"/>
              </w:rPr>
            </w:pPr>
            <w:r w:rsidRPr="00F74F22">
              <w:rPr>
                <w:rFonts w:ascii="Times New Roman" w:hAnsi="Times New Roman"/>
                <w:sz w:val="16"/>
                <w:szCs w:val="16"/>
              </w:rPr>
              <w:t>R1#94</w:t>
            </w:r>
          </w:p>
        </w:tc>
        <w:tc>
          <w:tcPr>
            <w:tcW w:w="1275" w:type="dxa"/>
          </w:tcPr>
          <w:p w14:paraId="6D367C04" w14:textId="649B25B0"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R1-1810022</w:t>
            </w:r>
          </w:p>
        </w:tc>
        <w:tc>
          <w:tcPr>
            <w:tcW w:w="1935" w:type="dxa"/>
          </w:tcPr>
          <w:p w14:paraId="5E408EA7" w14:textId="2F01BA37"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Intel</w:t>
            </w:r>
          </w:p>
        </w:tc>
        <w:tc>
          <w:tcPr>
            <w:tcW w:w="1808" w:type="dxa"/>
          </w:tcPr>
          <w:p w14:paraId="6DAD7767" w14:textId="70518B52" w:rsidR="00F74F22" w:rsidRPr="00F74F22" w:rsidRDefault="00F74F22" w:rsidP="00F74F22">
            <w:pPr>
              <w:rPr>
                <w:rFonts w:ascii="Times New Roman" w:hAnsi="Times New Roman"/>
                <w:b/>
                <w:bCs/>
                <w:sz w:val="16"/>
                <w:szCs w:val="16"/>
                <w:highlight w:val="lightGray"/>
              </w:rPr>
            </w:pPr>
            <w:r w:rsidRPr="00F74F22">
              <w:rPr>
                <w:rFonts w:ascii="Times New Roman" w:hAnsi="Times New Roman"/>
                <w:sz w:val="16"/>
                <w:szCs w:val="16"/>
              </w:rPr>
              <w:t>NR_newRAT-Core</w:t>
            </w:r>
          </w:p>
        </w:tc>
      </w:tr>
    </w:tbl>
    <w:p w14:paraId="3DDDBDAC" w14:textId="77777777" w:rsidR="001572D9" w:rsidRPr="00F74F22" w:rsidRDefault="001572D9" w:rsidP="009643F7">
      <w:pPr>
        <w:rPr>
          <w:rFonts w:ascii="Times New Roman" w:hAnsi="Times New Roman"/>
          <w:szCs w:val="20"/>
          <w:lang w:val="fr-FR"/>
        </w:rPr>
      </w:pPr>
    </w:p>
    <w:p w14:paraId="39609A58" w14:textId="10822487"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E6153F">
        <w:rPr>
          <w:rFonts w:ascii="Times New Roman" w:hAnsi="Times New Roman" w:cs="Times New Roman"/>
          <w:sz w:val="20"/>
          <w:szCs w:val="20"/>
        </w:rPr>
        <w:br w:type="page"/>
      </w:r>
      <w:bookmarkStart w:id="1099" w:name="_Toc526458978"/>
      <w:r w:rsidRPr="000B1042">
        <w:rPr>
          <w:rFonts w:ascii="Times New Roman" w:hAnsi="Times New Roman" w:cs="Times New Roman"/>
          <w:sz w:val="20"/>
          <w:szCs w:val="20"/>
        </w:rPr>
        <w:lastRenderedPageBreak/>
        <w:t>Annex C</w:t>
      </w:r>
      <w:r w:rsidRPr="000B1042">
        <w:rPr>
          <w:rFonts w:ascii="Times New Roman" w:eastAsia="MS Mincho" w:hAnsi="Times New Roman" w:cs="Times New Roman"/>
          <w:sz w:val="20"/>
          <w:szCs w:val="20"/>
          <w:lang w:eastAsia="ja-JP"/>
        </w:rPr>
        <w:t>-1</w:t>
      </w:r>
      <w:r w:rsidRPr="000B1042">
        <w:rPr>
          <w:rFonts w:ascii="Times New Roman" w:hAnsi="Times New Roman" w:cs="Times New Roman"/>
          <w:sz w:val="20"/>
          <w:szCs w:val="20"/>
        </w:rPr>
        <w:t>:</w:t>
      </w:r>
      <w:r w:rsidRPr="000B1042">
        <w:rPr>
          <w:rFonts w:ascii="Times New Roman" w:hAnsi="Times New Roman" w:cs="Times New Roman"/>
          <w:sz w:val="20"/>
          <w:szCs w:val="20"/>
        </w:rPr>
        <w:tab/>
        <w:t>List of Outgoing LSs</w:t>
      </w:r>
      <w:r w:rsidRPr="000B1042">
        <w:rPr>
          <w:rFonts w:ascii="Times New Roman" w:eastAsia="MS Mincho" w:hAnsi="Times New Roman" w:cs="Times New Roman"/>
          <w:sz w:val="20"/>
          <w:szCs w:val="20"/>
          <w:lang w:eastAsia="ja-JP"/>
        </w:rPr>
        <w:t xml:space="preserve"> from </w:t>
      </w:r>
      <w:r w:rsidRPr="000B1042">
        <w:rPr>
          <w:rFonts w:ascii="Times New Roman" w:hAnsi="Times New Roman" w:cs="Times New Roman"/>
          <w:sz w:val="20"/>
          <w:szCs w:val="20"/>
        </w:rPr>
        <w:t xml:space="preserve">RAN1 </w:t>
      </w:r>
      <w:r w:rsidR="001E17A8">
        <w:rPr>
          <w:rFonts w:ascii="Times New Roman" w:hAnsi="Times New Roman" w:cs="Times New Roman"/>
          <w:sz w:val="20"/>
          <w:szCs w:val="20"/>
        </w:rPr>
        <w:t>#94</w:t>
      </w:r>
      <w:bookmarkEnd w:id="1099"/>
    </w:p>
    <w:p w14:paraId="5349C5C1" w14:textId="77777777" w:rsidR="005C5573" w:rsidRPr="000B1042" w:rsidRDefault="005C5573" w:rsidP="005C5573">
      <w:pPr>
        <w:rPr>
          <w:szCs w:val="20"/>
        </w:rPr>
      </w:pPr>
    </w:p>
    <w:tbl>
      <w:tblPr>
        <w:tblStyle w:val="TableGrid"/>
        <w:tblW w:w="14067" w:type="dxa"/>
        <w:jc w:val="center"/>
        <w:tblLook w:val="04A0" w:firstRow="1" w:lastRow="0" w:firstColumn="1" w:lastColumn="0" w:noHBand="0" w:noVBand="1"/>
      </w:tblPr>
      <w:tblGrid>
        <w:gridCol w:w="1102"/>
        <w:gridCol w:w="2707"/>
        <w:gridCol w:w="1291"/>
        <w:gridCol w:w="818"/>
        <w:gridCol w:w="2793"/>
        <w:gridCol w:w="1088"/>
        <w:gridCol w:w="1023"/>
        <w:gridCol w:w="1023"/>
        <w:gridCol w:w="1138"/>
        <w:gridCol w:w="1084"/>
      </w:tblGrid>
      <w:tr w:rsidR="00BA2E22" w:rsidRPr="008B0B6E" w14:paraId="1CF70865" w14:textId="77777777" w:rsidTr="00BA2E22">
        <w:trPr>
          <w:trHeight w:val="20"/>
          <w:tblHeader/>
          <w:jc w:val="center"/>
        </w:trPr>
        <w:tc>
          <w:tcPr>
            <w:tcW w:w="1102" w:type="dxa"/>
            <w:shd w:val="clear" w:color="auto" w:fill="BFBFBF" w:themeFill="background1" w:themeFillShade="BF"/>
            <w:hideMark/>
          </w:tcPr>
          <w:p w14:paraId="2A0CD22B" w14:textId="77777777" w:rsidR="003D240D" w:rsidRPr="008B0B6E" w:rsidRDefault="003D240D" w:rsidP="00266384">
            <w:pPr>
              <w:rPr>
                <w:rFonts w:ascii="Times New Roman" w:hAnsi="Times New Roman"/>
                <w:bCs/>
                <w:sz w:val="16"/>
                <w:szCs w:val="16"/>
              </w:rPr>
            </w:pPr>
            <w:r w:rsidRPr="008B0B6E">
              <w:rPr>
                <w:rFonts w:ascii="Times New Roman" w:hAnsi="Times New Roman"/>
                <w:bCs/>
                <w:sz w:val="16"/>
                <w:szCs w:val="16"/>
              </w:rPr>
              <w:t>TDoc #</w:t>
            </w:r>
          </w:p>
        </w:tc>
        <w:tc>
          <w:tcPr>
            <w:tcW w:w="2707" w:type="dxa"/>
            <w:shd w:val="clear" w:color="auto" w:fill="BFBFBF" w:themeFill="background1" w:themeFillShade="BF"/>
            <w:hideMark/>
          </w:tcPr>
          <w:p w14:paraId="48E79649" w14:textId="77777777" w:rsidR="003D240D" w:rsidRPr="008B0B6E" w:rsidRDefault="003D240D" w:rsidP="00266384">
            <w:pPr>
              <w:rPr>
                <w:rFonts w:ascii="Times New Roman" w:hAnsi="Times New Roman"/>
                <w:bCs/>
                <w:sz w:val="16"/>
                <w:szCs w:val="16"/>
              </w:rPr>
            </w:pPr>
            <w:r w:rsidRPr="008B0B6E">
              <w:rPr>
                <w:rFonts w:ascii="Times New Roman" w:hAnsi="Times New Roman"/>
                <w:bCs/>
                <w:sz w:val="16"/>
                <w:szCs w:val="16"/>
              </w:rPr>
              <w:t>Title</w:t>
            </w:r>
          </w:p>
        </w:tc>
        <w:tc>
          <w:tcPr>
            <w:tcW w:w="1291" w:type="dxa"/>
            <w:shd w:val="clear" w:color="auto" w:fill="BFBFBF" w:themeFill="background1" w:themeFillShade="BF"/>
            <w:hideMark/>
          </w:tcPr>
          <w:p w14:paraId="777D401D" w14:textId="77777777" w:rsidR="003D240D" w:rsidRPr="008B0B6E" w:rsidRDefault="003D240D" w:rsidP="00266384">
            <w:pPr>
              <w:rPr>
                <w:rFonts w:ascii="Times New Roman" w:hAnsi="Times New Roman"/>
                <w:bCs/>
                <w:sz w:val="16"/>
                <w:szCs w:val="16"/>
              </w:rPr>
            </w:pPr>
            <w:r w:rsidRPr="008B0B6E">
              <w:rPr>
                <w:rFonts w:ascii="Times New Roman" w:hAnsi="Times New Roman"/>
                <w:bCs/>
                <w:sz w:val="16"/>
                <w:szCs w:val="16"/>
              </w:rPr>
              <w:t>Source</w:t>
            </w:r>
          </w:p>
        </w:tc>
        <w:tc>
          <w:tcPr>
            <w:tcW w:w="818" w:type="dxa"/>
            <w:shd w:val="clear" w:color="auto" w:fill="BFBFBF" w:themeFill="background1" w:themeFillShade="BF"/>
            <w:hideMark/>
          </w:tcPr>
          <w:p w14:paraId="1B119152" w14:textId="77777777" w:rsidR="003D240D" w:rsidRPr="008B0B6E" w:rsidRDefault="003D240D" w:rsidP="00266384">
            <w:pPr>
              <w:rPr>
                <w:rFonts w:ascii="Times New Roman" w:hAnsi="Times New Roman"/>
                <w:bCs/>
                <w:sz w:val="16"/>
                <w:szCs w:val="16"/>
              </w:rPr>
            </w:pPr>
            <w:r w:rsidRPr="008B0B6E">
              <w:rPr>
                <w:rFonts w:ascii="Times New Roman" w:hAnsi="Times New Roman"/>
                <w:bCs/>
                <w:sz w:val="16"/>
                <w:szCs w:val="16"/>
              </w:rPr>
              <w:t>Release</w:t>
            </w:r>
          </w:p>
        </w:tc>
        <w:tc>
          <w:tcPr>
            <w:tcW w:w="2793" w:type="dxa"/>
            <w:shd w:val="clear" w:color="auto" w:fill="BFBFBF" w:themeFill="background1" w:themeFillShade="BF"/>
            <w:hideMark/>
          </w:tcPr>
          <w:p w14:paraId="0C00C924" w14:textId="77777777" w:rsidR="003D240D" w:rsidRPr="008B0B6E" w:rsidRDefault="003D240D" w:rsidP="00266384">
            <w:pPr>
              <w:rPr>
                <w:rFonts w:ascii="Times New Roman" w:hAnsi="Times New Roman"/>
                <w:bCs/>
                <w:sz w:val="16"/>
                <w:szCs w:val="16"/>
              </w:rPr>
            </w:pPr>
            <w:r w:rsidRPr="008B0B6E">
              <w:rPr>
                <w:rFonts w:ascii="Times New Roman" w:hAnsi="Times New Roman"/>
                <w:bCs/>
                <w:sz w:val="16"/>
                <w:szCs w:val="16"/>
              </w:rPr>
              <w:t>Related WIs</w:t>
            </w:r>
          </w:p>
        </w:tc>
        <w:tc>
          <w:tcPr>
            <w:tcW w:w="1088" w:type="dxa"/>
            <w:shd w:val="clear" w:color="auto" w:fill="BFBFBF" w:themeFill="background1" w:themeFillShade="BF"/>
            <w:hideMark/>
          </w:tcPr>
          <w:p w14:paraId="15310F18" w14:textId="77777777" w:rsidR="003D240D" w:rsidRPr="008B0B6E" w:rsidRDefault="003D240D" w:rsidP="00266384">
            <w:pPr>
              <w:rPr>
                <w:rFonts w:ascii="Times New Roman" w:hAnsi="Times New Roman"/>
                <w:bCs/>
                <w:sz w:val="16"/>
                <w:szCs w:val="16"/>
              </w:rPr>
            </w:pPr>
            <w:r w:rsidRPr="008B0B6E">
              <w:rPr>
                <w:rFonts w:ascii="Times New Roman" w:hAnsi="Times New Roman"/>
                <w:bCs/>
                <w:sz w:val="16"/>
                <w:szCs w:val="16"/>
              </w:rPr>
              <w:t>Reply to</w:t>
            </w:r>
          </w:p>
        </w:tc>
        <w:tc>
          <w:tcPr>
            <w:tcW w:w="1023" w:type="dxa"/>
            <w:shd w:val="clear" w:color="auto" w:fill="BFBFBF" w:themeFill="background1" w:themeFillShade="BF"/>
            <w:hideMark/>
          </w:tcPr>
          <w:p w14:paraId="161CDB38" w14:textId="77777777" w:rsidR="003D240D" w:rsidRPr="008B0B6E" w:rsidRDefault="003D240D" w:rsidP="00266384">
            <w:pPr>
              <w:rPr>
                <w:rFonts w:ascii="Times New Roman" w:hAnsi="Times New Roman"/>
                <w:bCs/>
                <w:sz w:val="16"/>
                <w:szCs w:val="16"/>
              </w:rPr>
            </w:pPr>
            <w:r w:rsidRPr="008B0B6E">
              <w:rPr>
                <w:rFonts w:ascii="Times New Roman" w:hAnsi="Times New Roman"/>
                <w:bCs/>
                <w:sz w:val="16"/>
                <w:szCs w:val="16"/>
              </w:rPr>
              <w:t>To</w:t>
            </w:r>
          </w:p>
        </w:tc>
        <w:tc>
          <w:tcPr>
            <w:tcW w:w="1023" w:type="dxa"/>
            <w:shd w:val="clear" w:color="auto" w:fill="BFBFBF" w:themeFill="background1" w:themeFillShade="BF"/>
            <w:hideMark/>
          </w:tcPr>
          <w:p w14:paraId="6C12C277" w14:textId="77777777" w:rsidR="003D240D" w:rsidRPr="008B0B6E" w:rsidRDefault="003D240D" w:rsidP="00266384">
            <w:pPr>
              <w:rPr>
                <w:rFonts w:ascii="Times New Roman" w:hAnsi="Times New Roman"/>
                <w:bCs/>
                <w:sz w:val="16"/>
                <w:szCs w:val="16"/>
              </w:rPr>
            </w:pPr>
            <w:r w:rsidRPr="008B0B6E">
              <w:rPr>
                <w:rFonts w:ascii="Times New Roman" w:hAnsi="Times New Roman"/>
                <w:bCs/>
                <w:sz w:val="16"/>
                <w:szCs w:val="16"/>
              </w:rPr>
              <w:t>Cc</w:t>
            </w:r>
          </w:p>
        </w:tc>
        <w:tc>
          <w:tcPr>
            <w:tcW w:w="1138" w:type="dxa"/>
            <w:shd w:val="clear" w:color="auto" w:fill="BFBFBF" w:themeFill="background1" w:themeFillShade="BF"/>
            <w:hideMark/>
          </w:tcPr>
          <w:p w14:paraId="26BB483E" w14:textId="77777777" w:rsidR="003D240D" w:rsidRPr="008B0B6E" w:rsidRDefault="003D240D" w:rsidP="00266384">
            <w:pPr>
              <w:rPr>
                <w:rFonts w:ascii="Times New Roman" w:hAnsi="Times New Roman"/>
                <w:bCs/>
                <w:sz w:val="16"/>
                <w:szCs w:val="16"/>
              </w:rPr>
            </w:pPr>
            <w:r w:rsidRPr="008B0B6E">
              <w:rPr>
                <w:rFonts w:ascii="Times New Roman" w:hAnsi="Times New Roman"/>
                <w:bCs/>
                <w:sz w:val="16"/>
                <w:szCs w:val="16"/>
              </w:rPr>
              <w:t>Original LS</w:t>
            </w:r>
          </w:p>
        </w:tc>
        <w:tc>
          <w:tcPr>
            <w:tcW w:w="1084" w:type="dxa"/>
            <w:shd w:val="clear" w:color="auto" w:fill="BFBFBF" w:themeFill="background1" w:themeFillShade="BF"/>
            <w:hideMark/>
          </w:tcPr>
          <w:p w14:paraId="79CF337C" w14:textId="77777777" w:rsidR="003D240D" w:rsidRPr="008B0B6E" w:rsidRDefault="003D240D" w:rsidP="00266384">
            <w:pPr>
              <w:rPr>
                <w:rFonts w:ascii="Times New Roman" w:hAnsi="Times New Roman"/>
                <w:bCs/>
                <w:sz w:val="16"/>
                <w:szCs w:val="16"/>
              </w:rPr>
            </w:pPr>
            <w:r w:rsidRPr="008B0B6E">
              <w:rPr>
                <w:rFonts w:ascii="Times New Roman" w:hAnsi="Times New Roman"/>
                <w:bCs/>
                <w:sz w:val="16"/>
                <w:szCs w:val="16"/>
              </w:rPr>
              <w:t>Reply in</w:t>
            </w:r>
          </w:p>
        </w:tc>
      </w:tr>
      <w:tr w:rsidR="003F39AD" w:rsidRPr="008B0B6E" w14:paraId="40177D24" w14:textId="77777777" w:rsidTr="00794262">
        <w:trPr>
          <w:trHeight w:val="20"/>
          <w:jc w:val="center"/>
        </w:trPr>
        <w:tc>
          <w:tcPr>
            <w:tcW w:w="1102" w:type="dxa"/>
          </w:tcPr>
          <w:p w14:paraId="777079B9" w14:textId="4C63A327"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R1-1809609</w:t>
            </w:r>
          </w:p>
        </w:tc>
        <w:tc>
          <w:tcPr>
            <w:tcW w:w="2707" w:type="dxa"/>
          </w:tcPr>
          <w:p w14:paraId="30FAA319" w14:textId="2576ED81" w:rsidR="003F39AD" w:rsidRPr="008B0B6E" w:rsidRDefault="003F39AD" w:rsidP="003F39AD">
            <w:pPr>
              <w:rPr>
                <w:rFonts w:ascii="Times New Roman" w:hAnsi="Times New Roman"/>
                <w:sz w:val="16"/>
                <w:szCs w:val="16"/>
              </w:rPr>
            </w:pPr>
            <w:r w:rsidRPr="008B0B6E">
              <w:rPr>
                <w:rFonts w:ascii="Times New Roman" w:hAnsi="Times New Roman"/>
                <w:sz w:val="16"/>
                <w:szCs w:val="16"/>
              </w:rPr>
              <w:t>LS on Restriction of 1024QAM CSI reporting</w:t>
            </w:r>
          </w:p>
        </w:tc>
        <w:tc>
          <w:tcPr>
            <w:tcW w:w="1291" w:type="dxa"/>
          </w:tcPr>
          <w:p w14:paraId="1A4FB759" w14:textId="5E823BA3" w:rsidR="003F39AD" w:rsidRPr="008B0B6E" w:rsidRDefault="003F39AD" w:rsidP="003F39AD">
            <w:pPr>
              <w:rPr>
                <w:rFonts w:ascii="Times New Roman" w:hAnsi="Times New Roman"/>
                <w:sz w:val="16"/>
                <w:szCs w:val="16"/>
              </w:rPr>
            </w:pPr>
            <w:r w:rsidRPr="008B0B6E">
              <w:rPr>
                <w:rFonts w:ascii="Times New Roman" w:hAnsi="Times New Roman"/>
                <w:sz w:val="16"/>
                <w:szCs w:val="16"/>
              </w:rPr>
              <w:t>RAN1, Nokia, Nokia Shanghai Bell</w:t>
            </w:r>
          </w:p>
        </w:tc>
        <w:tc>
          <w:tcPr>
            <w:tcW w:w="818" w:type="dxa"/>
          </w:tcPr>
          <w:p w14:paraId="7F398CD2" w14:textId="7A87B178"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5DDC5D08" w14:textId="7B7D9392" w:rsidR="003F39AD" w:rsidRPr="008B0B6E" w:rsidRDefault="003F39AD" w:rsidP="003F39AD">
            <w:pPr>
              <w:rPr>
                <w:rFonts w:ascii="Times New Roman" w:hAnsi="Times New Roman"/>
                <w:bCs/>
                <w:sz w:val="16"/>
                <w:szCs w:val="16"/>
                <w:lang w:val="fr-FR"/>
              </w:rPr>
            </w:pPr>
            <w:r w:rsidRPr="008B0B6E">
              <w:rPr>
                <w:rFonts w:ascii="Times New Roman" w:hAnsi="Times New Roman"/>
                <w:sz w:val="16"/>
                <w:szCs w:val="16"/>
                <w:lang w:val="fr-FR"/>
              </w:rPr>
              <w:t>LTE_1024QAM_DL-Core, LTE_sTTIandPT-Core</w:t>
            </w:r>
          </w:p>
        </w:tc>
        <w:tc>
          <w:tcPr>
            <w:tcW w:w="1088" w:type="dxa"/>
          </w:tcPr>
          <w:p w14:paraId="69E9E8C6" w14:textId="77777777" w:rsidR="003F39AD" w:rsidRPr="008B0B6E" w:rsidRDefault="003F39AD" w:rsidP="003F39AD">
            <w:pPr>
              <w:rPr>
                <w:rFonts w:ascii="Times New Roman" w:hAnsi="Times New Roman"/>
                <w:sz w:val="16"/>
                <w:szCs w:val="16"/>
                <w:lang w:val="fr-FR"/>
              </w:rPr>
            </w:pPr>
          </w:p>
        </w:tc>
        <w:tc>
          <w:tcPr>
            <w:tcW w:w="1023" w:type="dxa"/>
          </w:tcPr>
          <w:p w14:paraId="4D93F136" w14:textId="73A2640F" w:rsidR="003F39AD" w:rsidRPr="008B0B6E" w:rsidRDefault="003F39AD" w:rsidP="003F39AD">
            <w:pPr>
              <w:rPr>
                <w:rFonts w:ascii="Times New Roman" w:hAnsi="Times New Roman"/>
                <w:sz w:val="16"/>
                <w:szCs w:val="16"/>
                <w:lang w:val="fr-FR"/>
              </w:rPr>
            </w:pPr>
            <w:r w:rsidRPr="008B0B6E">
              <w:rPr>
                <w:rFonts w:ascii="Times New Roman" w:hAnsi="Times New Roman"/>
                <w:sz w:val="16"/>
                <w:szCs w:val="16"/>
              </w:rPr>
              <w:t>RAN2</w:t>
            </w:r>
          </w:p>
        </w:tc>
        <w:tc>
          <w:tcPr>
            <w:tcW w:w="1023" w:type="dxa"/>
          </w:tcPr>
          <w:p w14:paraId="3F997311" w14:textId="77777777" w:rsidR="003F39AD" w:rsidRPr="008B0B6E" w:rsidRDefault="003F39AD" w:rsidP="003F39AD">
            <w:pPr>
              <w:rPr>
                <w:rFonts w:ascii="Times New Roman" w:hAnsi="Times New Roman"/>
                <w:sz w:val="16"/>
                <w:szCs w:val="16"/>
                <w:lang w:val="fr-FR"/>
              </w:rPr>
            </w:pPr>
          </w:p>
        </w:tc>
        <w:tc>
          <w:tcPr>
            <w:tcW w:w="1138" w:type="dxa"/>
          </w:tcPr>
          <w:p w14:paraId="7CE033D4" w14:textId="77777777" w:rsidR="003F39AD" w:rsidRPr="008B0B6E" w:rsidRDefault="003F39AD" w:rsidP="003F39AD">
            <w:pPr>
              <w:rPr>
                <w:rFonts w:ascii="Times New Roman" w:hAnsi="Times New Roman"/>
                <w:sz w:val="16"/>
                <w:szCs w:val="16"/>
                <w:lang w:val="fr-FR"/>
              </w:rPr>
            </w:pPr>
          </w:p>
        </w:tc>
        <w:tc>
          <w:tcPr>
            <w:tcW w:w="1084" w:type="dxa"/>
          </w:tcPr>
          <w:p w14:paraId="4031585B" w14:textId="77777777" w:rsidR="003F39AD" w:rsidRPr="008B0B6E" w:rsidRDefault="003F39AD" w:rsidP="003F39AD">
            <w:pPr>
              <w:rPr>
                <w:rFonts w:ascii="Times New Roman" w:hAnsi="Times New Roman"/>
                <w:sz w:val="16"/>
                <w:szCs w:val="16"/>
                <w:lang w:val="fr-FR"/>
              </w:rPr>
            </w:pPr>
          </w:p>
        </w:tc>
      </w:tr>
      <w:tr w:rsidR="003F39AD" w:rsidRPr="008B0B6E" w14:paraId="5772A71C" w14:textId="77777777" w:rsidTr="00794262">
        <w:trPr>
          <w:trHeight w:val="20"/>
          <w:jc w:val="center"/>
        </w:trPr>
        <w:tc>
          <w:tcPr>
            <w:tcW w:w="1102" w:type="dxa"/>
          </w:tcPr>
          <w:p w14:paraId="60289F00" w14:textId="4536CAE2"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R1-1809617</w:t>
            </w:r>
          </w:p>
        </w:tc>
        <w:tc>
          <w:tcPr>
            <w:tcW w:w="2707" w:type="dxa"/>
          </w:tcPr>
          <w:p w14:paraId="1168A370" w14:textId="621224CE" w:rsidR="003F39AD" w:rsidRPr="008B0B6E" w:rsidRDefault="003F39AD" w:rsidP="003F39AD">
            <w:pPr>
              <w:rPr>
                <w:rFonts w:ascii="Times New Roman" w:hAnsi="Times New Roman"/>
                <w:sz w:val="16"/>
                <w:szCs w:val="16"/>
              </w:rPr>
            </w:pPr>
            <w:r w:rsidRPr="008B0B6E">
              <w:rPr>
                <w:rFonts w:ascii="Times New Roman" w:hAnsi="Times New Roman"/>
                <w:sz w:val="16"/>
                <w:szCs w:val="16"/>
              </w:rPr>
              <w:t>LS on UE feature list</w:t>
            </w:r>
          </w:p>
        </w:tc>
        <w:tc>
          <w:tcPr>
            <w:tcW w:w="1291" w:type="dxa"/>
          </w:tcPr>
          <w:p w14:paraId="7652AA65" w14:textId="6D1AD178" w:rsidR="003F39AD" w:rsidRPr="008B0B6E" w:rsidRDefault="003F39AD" w:rsidP="003F39AD">
            <w:pPr>
              <w:rPr>
                <w:rFonts w:ascii="Times New Roman" w:hAnsi="Times New Roman"/>
                <w:sz w:val="16"/>
                <w:szCs w:val="16"/>
              </w:rPr>
            </w:pPr>
            <w:r w:rsidRPr="008B0B6E">
              <w:rPr>
                <w:rFonts w:ascii="Times New Roman" w:hAnsi="Times New Roman"/>
                <w:sz w:val="16"/>
                <w:szCs w:val="16"/>
              </w:rPr>
              <w:t>RAN1, NTT DOCOMO, INC</w:t>
            </w:r>
          </w:p>
        </w:tc>
        <w:tc>
          <w:tcPr>
            <w:tcW w:w="818" w:type="dxa"/>
          </w:tcPr>
          <w:p w14:paraId="5C5FD30F" w14:textId="42B04E57"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6330D5B7" w14:textId="1B933AD5" w:rsidR="003F39AD" w:rsidRPr="008B0B6E" w:rsidRDefault="003F39AD" w:rsidP="003F39AD">
            <w:pPr>
              <w:rPr>
                <w:rFonts w:ascii="Times New Roman" w:hAnsi="Times New Roman"/>
                <w:bCs/>
                <w:sz w:val="16"/>
                <w:szCs w:val="16"/>
              </w:rPr>
            </w:pPr>
            <w:r w:rsidRPr="008B0B6E">
              <w:rPr>
                <w:rFonts w:ascii="Times New Roman" w:hAnsi="Times New Roman"/>
                <w:sz w:val="16"/>
                <w:szCs w:val="16"/>
              </w:rPr>
              <w:t>TEI15</w:t>
            </w:r>
          </w:p>
        </w:tc>
        <w:tc>
          <w:tcPr>
            <w:tcW w:w="1088" w:type="dxa"/>
          </w:tcPr>
          <w:p w14:paraId="6383C391" w14:textId="77777777" w:rsidR="003F39AD" w:rsidRPr="008B0B6E" w:rsidRDefault="003F39AD" w:rsidP="003F39AD">
            <w:pPr>
              <w:rPr>
                <w:rFonts w:ascii="Times New Roman" w:hAnsi="Times New Roman"/>
                <w:sz w:val="16"/>
                <w:szCs w:val="16"/>
              </w:rPr>
            </w:pPr>
          </w:p>
        </w:tc>
        <w:tc>
          <w:tcPr>
            <w:tcW w:w="1023" w:type="dxa"/>
          </w:tcPr>
          <w:p w14:paraId="50F275B4" w14:textId="37E57B13" w:rsidR="003F39AD" w:rsidRPr="008B0B6E" w:rsidRDefault="003F39AD" w:rsidP="003F39AD">
            <w:pPr>
              <w:rPr>
                <w:rFonts w:ascii="Times New Roman" w:hAnsi="Times New Roman"/>
                <w:sz w:val="16"/>
                <w:szCs w:val="16"/>
              </w:rPr>
            </w:pPr>
            <w:r w:rsidRPr="008B0B6E">
              <w:rPr>
                <w:rFonts w:ascii="Times New Roman" w:hAnsi="Times New Roman"/>
                <w:sz w:val="16"/>
                <w:szCs w:val="16"/>
              </w:rPr>
              <w:t>RAN2, RAN4</w:t>
            </w:r>
          </w:p>
        </w:tc>
        <w:tc>
          <w:tcPr>
            <w:tcW w:w="1023" w:type="dxa"/>
          </w:tcPr>
          <w:p w14:paraId="009A670A" w14:textId="79AF69D5" w:rsidR="003F39AD" w:rsidRPr="008B0B6E" w:rsidRDefault="003F39AD" w:rsidP="003F39AD">
            <w:pPr>
              <w:rPr>
                <w:rFonts w:ascii="Times New Roman" w:hAnsi="Times New Roman"/>
                <w:sz w:val="16"/>
                <w:szCs w:val="16"/>
              </w:rPr>
            </w:pPr>
            <w:r w:rsidRPr="008B0B6E">
              <w:rPr>
                <w:rFonts w:ascii="Times New Roman" w:hAnsi="Times New Roman"/>
                <w:sz w:val="16"/>
                <w:szCs w:val="16"/>
              </w:rPr>
              <w:t>RAN3</w:t>
            </w:r>
          </w:p>
        </w:tc>
        <w:tc>
          <w:tcPr>
            <w:tcW w:w="1138" w:type="dxa"/>
          </w:tcPr>
          <w:p w14:paraId="3E6FACA5" w14:textId="77777777" w:rsidR="003F39AD" w:rsidRPr="008B0B6E" w:rsidRDefault="003F39AD" w:rsidP="003F39AD">
            <w:pPr>
              <w:rPr>
                <w:rFonts w:ascii="Times New Roman" w:hAnsi="Times New Roman"/>
                <w:sz w:val="16"/>
                <w:szCs w:val="16"/>
              </w:rPr>
            </w:pPr>
          </w:p>
        </w:tc>
        <w:tc>
          <w:tcPr>
            <w:tcW w:w="1084" w:type="dxa"/>
          </w:tcPr>
          <w:p w14:paraId="5D3F10C1" w14:textId="77777777" w:rsidR="003F39AD" w:rsidRPr="008B0B6E" w:rsidRDefault="003F39AD" w:rsidP="003F39AD">
            <w:pPr>
              <w:rPr>
                <w:rFonts w:ascii="Times New Roman" w:hAnsi="Times New Roman"/>
                <w:sz w:val="16"/>
                <w:szCs w:val="16"/>
              </w:rPr>
            </w:pPr>
          </w:p>
        </w:tc>
      </w:tr>
      <w:tr w:rsidR="003F39AD" w:rsidRPr="008B0B6E" w14:paraId="08A75946" w14:textId="77777777" w:rsidTr="00794262">
        <w:trPr>
          <w:trHeight w:val="20"/>
          <w:jc w:val="center"/>
        </w:trPr>
        <w:tc>
          <w:tcPr>
            <w:tcW w:w="1102" w:type="dxa"/>
          </w:tcPr>
          <w:p w14:paraId="6481C5B2" w14:textId="38E2D23E"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R1-1809679</w:t>
            </w:r>
          </w:p>
        </w:tc>
        <w:tc>
          <w:tcPr>
            <w:tcW w:w="2707" w:type="dxa"/>
          </w:tcPr>
          <w:p w14:paraId="618A2669" w14:textId="70A872DB" w:rsidR="003F39AD" w:rsidRPr="008B0B6E" w:rsidRDefault="003F39AD" w:rsidP="003F39AD">
            <w:pPr>
              <w:rPr>
                <w:rFonts w:ascii="Times New Roman" w:hAnsi="Times New Roman"/>
                <w:sz w:val="16"/>
                <w:szCs w:val="16"/>
              </w:rPr>
            </w:pPr>
            <w:r w:rsidRPr="008B0B6E">
              <w:rPr>
                <w:rFonts w:ascii="Times New Roman" w:hAnsi="Times New Roman"/>
                <w:sz w:val="16"/>
                <w:szCs w:val="16"/>
              </w:rPr>
              <w:t>LS on additional RRC parameters for Rel-15 NB-IoT</w:t>
            </w:r>
          </w:p>
        </w:tc>
        <w:tc>
          <w:tcPr>
            <w:tcW w:w="1291" w:type="dxa"/>
          </w:tcPr>
          <w:p w14:paraId="0BF087CE" w14:textId="094B2FB3" w:rsidR="003F39AD" w:rsidRPr="008B0B6E" w:rsidRDefault="003F39AD" w:rsidP="003F39AD">
            <w:pPr>
              <w:rPr>
                <w:rFonts w:ascii="Times New Roman" w:hAnsi="Times New Roman"/>
                <w:sz w:val="16"/>
                <w:szCs w:val="16"/>
              </w:rPr>
            </w:pPr>
            <w:r w:rsidRPr="008B0B6E">
              <w:rPr>
                <w:rFonts w:ascii="Times New Roman" w:hAnsi="Times New Roman"/>
                <w:sz w:val="16"/>
                <w:szCs w:val="16"/>
              </w:rPr>
              <w:t>RAN1, Huawei, HiSilicon</w:t>
            </w:r>
          </w:p>
        </w:tc>
        <w:tc>
          <w:tcPr>
            <w:tcW w:w="818" w:type="dxa"/>
          </w:tcPr>
          <w:p w14:paraId="25968E67" w14:textId="00BA424A"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1BE1D179" w14:textId="7A44BB57" w:rsidR="003F39AD" w:rsidRPr="008B0B6E" w:rsidRDefault="003F39AD" w:rsidP="003F39AD">
            <w:pPr>
              <w:rPr>
                <w:rFonts w:ascii="Times New Roman" w:hAnsi="Times New Roman"/>
                <w:bCs/>
                <w:sz w:val="16"/>
                <w:szCs w:val="16"/>
              </w:rPr>
            </w:pPr>
            <w:r w:rsidRPr="008B0B6E">
              <w:rPr>
                <w:rFonts w:ascii="Times New Roman" w:hAnsi="Times New Roman"/>
                <w:sz w:val="16"/>
                <w:szCs w:val="16"/>
              </w:rPr>
              <w:t>NB_IOTenh2-Core</w:t>
            </w:r>
          </w:p>
        </w:tc>
        <w:tc>
          <w:tcPr>
            <w:tcW w:w="1088" w:type="dxa"/>
          </w:tcPr>
          <w:p w14:paraId="412DD072" w14:textId="77777777" w:rsidR="003F39AD" w:rsidRPr="008B0B6E" w:rsidRDefault="003F39AD" w:rsidP="003F39AD">
            <w:pPr>
              <w:rPr>
                <w:rFonts w:ascii="Times New Roman" w:hAnsi="Times New Roman"/>
                <w:sz w:val="16"/>
                <w:szCs w:val="16"/>
              </w:rPr>
            </w:pPr>
          </w:p>
        </w:tc>
        <w:tc>
          <w:tcPr>
            <w:tcW w:w="1023" w:type="dxa"/>
          </w:tcPr>
          <w:p w14:paraId="15A275D1" w14:textId="597BF9BA" w:rsidR="003F39AD" w:rsidRPr="008B0B6E" w:rsidRDefault="003F39AD" w:rsidP="003F39AD">
            <w:pPr>
              <w:rPr>
                <w:rFonts w:ascii="Times New Roman" w:hAnsi="Times New Roman"/>
                <w:sz w:val="16"/>
                <w:szCs w:val="16"/>
              </w:rPr>
            </w:pPr>
            <w:r w:rsidRPr="008B0B6E">
              <w:rPr>
                <w:rFonts w:ascii="Times New Roman" w:hAnsi="Times New Roman"/>
                <w:sz w:val="16"/>
                <w:szCs w:val="16"/>
              </w:rPr>
              <w:t>RAN2</w:t>
            </w:r>
          </w:p>
        </w:tc>
        <w:tc>
          <w:tcPr>
            <w:tcW w:w="1023" w:type="dxa"/>
          </w:tcPr>
          <w:p w14:paraId="148E8295" w14:textId="77777777" w:rsidR="003F39AD" w:rsidRPr="008B0B6E" w:rsidRDefault="003F39AD" w:rsidP="003F39AD">
            <w:pPr>
              <w:rPr>
                <w:rFonts w:ascii="Times New Roman" w:hAnsi="Times New Roman"/>
                <w:sz w:val="16"/>
                <w:szCs w:val="16"/>
              </w:rPr>
            </w:pPr>
          </w:p>
        </w:tc>
        <w:tc>
          <w:tcPr>
            <w:tcW w:w="1138" w:type="dxa"/>
          </w:tcPr>
          <w:p w14:paraId="3A3455B0" w14:textId="77777777" w:rsidR="003F39AD" w:rsidRPr="008B0B6E" w:rsidRDefault="003F39AD" w:rsidP="003F39AD">
            <w:pPr>
              <w:rPr>
                <w:rFonts w:ascii="Times New Roman" w:hAnsi="Times New Roman"/>
                <w:sz w:val="16"/>
                <w:szCs w:val="16"/>
              </w:rPr>
            </w:pPr>
          </w:p>
        </w:tc>
        <w:tc>
          <w:tcPr>
            <w:tcW w:w="1084" w:type="dxa"/>
          </w:tcPr>
          <w:p w14:paraId="04C80653" w14:textId="77777777" w:rsidR="003F39AD" w:rsidRPr="008B0B6E" w:rsidRDefault="003F39AD" w:rsidP="003F39AD">
            <w:pPr>
              <w:rPr>
                <w:rFonts w:ascii="Times New Roman" w:hAnsi="Times New Roman"/>
                <w:sz w:val="16"/>
                <w:szCs w:val="16"/>
              </w:rPr>
            </w:pPr>
          </w:p>
        </w:tc>
      </w:tr>
      <w:tr w:rsidR="003F39AD" w:rsidRPr="008B0B6E" w14:paraId="2479405A" w14:textId="77777777" w:rsidTr="00794262">
        <w:trPr>
          <w:trHeight w:val="20"/>
          <w:jc w:val="center"/>
        </w:trPr>
        <w:tc>
          <w:tcPr>
            <w:tcW w:w="1102" w:type="dxa"/>
          </w:tcPr>
          <w:p w14:paraId="171891F9" w14:textId="2471AE7C"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R1-1809681</w:t>
            </w:r>
          </w:p>
        </w:tc>
        <w:tc>
          <w:tcPr>
            <w:tcW w:w="2707" w:type="dxa"/>
          </w:tcPr>
          <w:p w14:paraId="24A4B222" w14:textId="383F9753" w:rsidR="003F39AD" w:rsidRPr="008B0B6E" w:rsidRDefault="003F39AD" w:rsidP="003F39AD">
            <w:pPr>
              <w:rPr>
                <w:rFonts w:ascii="Times New Roman" w:hAnsi="Times New Roman"/>
                <w:sz w:val="16"/>
                <w:szCs w:val="16"/>
              </w:rPr>
            </w:pPr>
            <w:r w:rsidRPr="008B0B6E">
              <w:rPr>
                <w:rFonts w:ascii="Times New Roman" w:hAnsi="Times New Roman"/>
                <w:sz w:val="16"/>
                <w:szCs w:val="16"/>
              </w:rPr>
              <w:t>LS on UL PRB to DL PRB center offset for TDD NB-IoT</w:t>
            </w:r>
          </w:p>
        </w:tc>
        <w:tc>
          <w:tcPr>
            <w:tcW w:w="1291" w:type="dxa"/>
          </w:tcPr>
          <w:p w14:paraId="5D52906D" w14:textId="7A9D218B" w:rsidR="003F39AD" w:rsidRPr="008B0B6E" w:rsidRDefault="003F39AD" w:rsidP="003F39AD">
            <w:pPr>
              <w:rPr>
                <w:rFonts w:ascii="Times New Roman" w:hAnsi="Times New Roman"/>
                <w:sz w:val="16"/>
                <w:szCs w:val="16"/>
              </w:rPr>
            </w:pPr>
            <w:r w:rsidRPr="008B0B6E">
              <w:rPr>
                <w:rFonts w:ascii="Times New Roman" w:hAnsi="Times New Roman"/>
                <w:sz w:val="16"/>
                <w:szCs w:val="16"/>
              </w:rPr>
              <w:t>RAN1, Ericsson</w:t>
            </w:r>
          </w:p>
        </w:tc>
        <w:tc>
          <w:tcPr>
            <w:tcW w:w="818" w:type="dxa"/>
          </w:tcPr>
          <w:p w14:paraId="437B89C7" w14:textId="048DCCD4"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75616B82" w14:textId="39D40120" w:rsidR="003F39AD" w:rsidRPr="008B0B6E" w:rsidRDefault="003F39AD" w:rsidP="003F39AD">
            <w:pPr>
              <w:rPr>
                <w:rFonts w:ascii="Times New Roman" w:hAnsi="Times New Roman"/>
                <w:bCs/>
                <w:sz w:val="16"/>
                <w:szCs w:val="16"/>
              </w:rPr>
            </w:pPr>
            <w:r w:rsidRPr="008B0B6E">
              <w:rPr>
                <w:rFonts w:ascii="Times New Roman" w:hAnsi="Times New Roman"/>
                <w:sz w:val="16"/>
                <w:szCs w:val="16"/>
              </w:rPr>
              <w:t>NB_IOTenh2-Core</w:t>
            </w:r>
          </w:p>
        </w:tc>
        <w:tc>
          <w:tcPr>
            <w:tcW w:w="1088" w:type="dxa"/>
          </w:tcPr>
          <w:p w14:paraId="356660B9" w14:textId="77777777" w:rsidR="003F39AD" w:rsidRPr="008B0B6E" w:rsidRDefault="003F39AD" w:rsidP="003F39AD">
            <w:pPr>
              <w:rPr>
                <w:rFonts w:ascii="Times New Roman" w:hAnsi="Times New Roman"/>
                <w:sz w:val="16"/>
                <w:szCs w:val="16"/>
              </w:rPr>
            </w:pPr>
          </w:p>
        </w:tc>
        <w:tc>
          <w:tcPr>
            <w:tcW w:w="1023" w:type="dxa"/>
          </w:tcPr>
          <w:p w14:paraId="339974D8" w14:textId="04283D66" w:rsidR="003F39AD" w:rsidRPr="008B0B6E" w:rsidRDefault="003F39AD" w:rsidP="003F39AD">
            <w:pPr>
              <w:rPr>
                <w:rFonts w:ascii="Times New Roman" w:hAnsi="Times New Roman"/>
                <w:sz w:val="16"/>
                <w:szCs w:val="16"/>
              </w:rPr>
            </w:pPr>
            <w:r w:rsidRPr="008B0B6E">
              <w:rPr>
                <w:rFonts w:ascii="Times New Roman" w:hAnsi="Times New Roman"/>
                <w:sz w:val="16"/>
                <w:szCs w:val="16"/>
              </w:rPr>
              <w:t>RAN4</w:t>
            </w:r>
          </w:p>
        </w:tc>
        <w:tc>
          <w:tcPr>
            <w:tcW w:w="1023" w:type="dxa"/>
          </w:tcPr>
          <w:p w14:paraId="212461EE" w14:textId="16C829F4" w:rsidR="003F39AD" w:rsidRPr="008B0B6E" w:rsidRDefault="003F39AD" w:rsidP="003F39AD">
            <w:pPr>
              <w:rPr>
                <w:rFonts w:ascii="Times New Roman" w:hAnsi="Times New Roman"/>
                <w:sz w:val="16"/>
                <w:szCs w:val="16"/>
              </w:rPr>
            </w:pPr>
            <w:r w:rsidRPr="008B0B6E">
              <w:rPr>
                <w:rFonts w:ascii="Times New Roman" w:hAnsi="Times New Roman"/>
                <w:sz w:val="16"/>
                <w:szCs w:val="16"/>
              </w:rPr>
              <w:t>RAN2</w:t>
            </w:r>
          </w:p>
        </w:tc>
        <w:tc>
          <w:tcPr>
            <w:tcW w:w="1138" w:type="dxa"/>
          </w:tcPr>
          <w:p w14:paraId="0BCDAAAD" w14:textId="77777777" w:rsidR="003F39AD" w:rsidRPr="008B0B6E" w:rsidRDefault="003F39AD" w:rsidP="003F39AD">
            <w:pPr>
              <w:rPr>
                <w:rFonts w:ascii="Times New Roman" w:hAnsi="Times New Roman"/>
                <w:sz w:val="16"/>
                <w:szCs w:val="16"/>
              </w:rPr>
            </w:pPr>
          </w:p>
        </w:tc>
        <w:tc>
          <w:tcPr>
            <w:tcW w:w="1084" w:type="dxa"/>
          </w:tcPr>
          <w:p w14:paraId="6C195FB3" w14:textId="77777777" w:rsidR="003F39AD" w:rsidRPr="008B0B6E" w:rsidRDefault="003F39AD" w:rsidP="003F39AD">
            <w:pPr>
              <w:rPr>
                <w:rFonts w:ascii="Times New Roman" w:hAnsi="Times New Roman"/>
                <w:sz w:val="16"/>
                <w:szCs w:val="16"/>
              </w:rPr>
            </w:pPr>
          </w:p>
        </w:tc>
      </w:tr>
      <w:tr w:rsidR="003F39AD" w:rsidRPr="008B0B6E" w14:paraId="6286933D" w14:textId="77777777" w:rsidTr="00794262">
        <w:trPr>
          <w:trHeight w:val="20"/>
          <w:jc w:val="center"/>
        </w:trPr>
        <w:tc>
          <w:tcPr>
            <w:tcW w:w="1102" w:type="dxa"/>
          </w:tcPr>
          <w:p w14:paraId="5AA68CF1" w14:textId="791CBBE4" w:rsidR="003F39AD" w:rsidRPr="008B0B6E" w:rsidRDefault="003F39AD" w:rsidP="003F39AD">
            <w:pPr>
              <w:rPr>
                <w:rFonts w:ascii="Times New Roman" w:hAnsi="Times New Roman"/>
                <w:sz w:val="16"/>
                <w:szCs w:val="16"/>
              </w:rPr>
            </w:pPr>
            <w:r w:rsidRPr="008B0B6E">
              <w:rPr>
                <w:rFonts w:ascii="Times New Roman" w:hAnsi="Times New Roman"/>
                <w:sz w:val="16"/>
                <w:szCs w:val="16"/>
              </w:rPr>
              <w:t>R1-1809687</w:t>
            </w:r>
          </w:p>
        </w:tc>
        <w:tc>
          <w:tcPr>
            <w:tcW w:w="2707" w:type="dxa"/>
          </w:tcPr>
          <w:p w14:paraId="4279E7FF" w14:textId="5E611755" w:rsidR="003F39AD" w:rsidRPr="008B0B6E" w:rsidRDefault="003F39AD" w:rsidP="003F39AD">
            <w:pPr>
              <w:rPr>
                <w:rFonts w:ascii="Times New Roman" w:hAnsi="Times New Roman"/>
                <w:sz w:val="16"/>
                <w:szCs w:val="16"/>
              </w:rPr>
            </w:pPr>
            <w:r w:rsidRPr="008B0B6E">
              <w:rPr>
                <w:rFonts w:ascii="Times New Roman" w:hAnsi="Times New Roman"/>
                <w:sz w:val="16"/>
                <w:szCs w:val="16"/>
              </w:rPr>
              <w:t>LS on sTTI</w:t>
            </w:r>
          </w:p>
        </w:tc>
        <w:tc>
          <w:tcPr>
            <w:tcW w:w="1291" w:type="dxa"/>
          </w:tcPr>
          <w:p w14:paraId="59C5F16F" w14:textId="4DC8FB4F" w:rsidR="003F39AD" w:rsidRPr="008B0B6E" w:rsidRDefault="003F39AD" w:rsidP="003F39AD">
            <w:pPr>
              <w:rPr>
                <w:rFonts w:ascii="Times New Roman" w:hAnsi="Times New Roman"/>
                <w:sz w:val="16"/>
                <w:szCs w:val="16"/>
              </w:rPr>
            </w:pPr>
            <w:r w:rsidRPr="008B0B6E">
              <w:rPr>
                <w:rFonts w:ascii="Times New Roman" w:hAnsi="Times New Roman"/>
                <w:sz w:val="16"/>
                <w:szCs w:val="16"/>
              </w:rPr>
              <w:t>RAN1, Ericsson</w:t>
            </w:r>
          </w:p>
        </w:tc>
        <w:tc>
          <w:tcPr>
            <w:tcW w:w="818" w:type="dxa"/>
          </w:tcPr>
          <w:p w14:paraId="19CC1A53" w14:textId="4EF7A07B" w:rsidR="003F39AD" w:rsidRPr="008B0B6E" w:rsidRDefault="003F39AD" w:rsidP="003F39AD">
            <w:pPr>
              <w:rPr>
                <w:rFonts w:ascii="Times New Roman" w:hAnsi="Times New Roman"/>
                <w:sz w:val="16"/>
                <w:szCs w:val="16"/>
              </w:rPr>
            </w:pPr>
            <w:r w:rsidRPr="008B0B6E">
              <w:rPr>
                <w:rFonts w:ascii="Times New Roman" w:hAnsi="Times New Roman"/>
                <w:sz w:val="16"/>
                <w:szCs w:val="16"/>
              </w:rPr>
              <w:t>Rel-15</w:t>
            </w:r>
          </w:p>
        </w:tc>
        <w:tc>
          <w:tcPr>
            <w:tcW w:w="2793" w:type="dxa"/>
          </w:tcPr>
          <w:p w14:paraId="461AA450" w14:textId="153C00AB" w:rsidR="003F39AD" w:rsidRPr="008B0B6E" w:rsidRDefault="003F39AD" w:rsidP="003F39AD">
            <w:pPr>
              <w:rPr>
                <w:rFonts w:ascii="Times New Roman" w:hAnsi="Times New Roman"/>
                <w:sz w:val="16"/>
                <w:szCs w:val="16"/>
              </w:rPr>
            </w:pPr>
            <w:r w:rsidRPr="008B0B6E">
              <w:rPr>
                <w:rFonts w:ascii="Times New Roman" w:hAnsi="Times New Roman"/>
                <w:sz w:val="16"/>
                <w:szCs w:val="16"/>
              </w:rPr>
              <w:t>LTE_sTTIandPT-Core</w:t>
            </w:r>
          </w:p>
        </w:tc>
        <w:tc>
          <w:tcPr>
            <w:tcW w:w="1088" w:type="dxa"/>
          </w:tcPr>
          <w:p w14:paraId="071E79D1" w14:textId="2623731F" w:rsidR="003F39AD" w:rsidRPr="008B0B6E" w:rsidRDefault="003F39AD" w:rsidP="003F39AD">
            <w:pPr>
              <w:rPr>
                <w:rFonts w:ascii="Times New Roman" w:hAnsi="Times New Roman"/>
                <w:sz w:val="16"/>
                <w:szCs w:val="16"/>
              </w:rPr>
            </w:pPr>
          </w:p>
        </w:tc>
        <w:tc>
          <w:tcPr>
            <w:tcW w:w="1023" w:type="dxa"/>
          </w:tcPr>
          <w:p w14:paraId="3733F7DB" w14:textId="17FE3C73" w:rsidR="003F39AD" w:rsidRPr="008B0B6E" w:rsidRDefault="003F39AD" w:rsidP="003F39AD">
            <w:pPr>
              <w:rPr>
                <w:rFonts w:ascii="Times New Roman" w:hAnsi="Times New Roman"/>
                <w:sz w:val="16"/>
                <w:szCs w:val="16"/>
              </w:rPr>
            </w:pPr>
            <w:r w:rsidRPr="008B0B6E">
              <w:rPr>
                <w:rFonts w:ascii="Times New Roman" w:hAnsi="Times New Roman"/>
                <w:sz w:val="16"/>
                <w:szCs w:val="16"/>
              </w:rPr>
              <w:t>RAN2</w:t>
            </w:r>
          </w:p>
        </w:tc>
        <w:tc>
          <w:tcPr>
            <w:tcW w:w="1023" w:type="dxa"/>
          </w:tcPr>
          <w:p w14:paraId="5FB8577C" w14:textId="6165040C" w:rsidR="003F39AD" w:rsidRPr="008B0B6E" w:rsidRDefault="003F39AD" w:rsidP="003F39AD">
            <w:pPr>
              <w:rPr>
                <w:rFonts w:ascii="Times New Roman" w:hAnsi="Times New Roman"/>
                <w:sz w:val="16"/>
                <w:szCs w:val="16"/>
              </w:rPr>
            </w:pPr>
          </w:p>
        </w:tc>
        <w:tc>
          <w:tcPr>
            <w:tcW w:w="1138" w:type="dxa"/>
          </w:tcPr>
          <w:p w14:paraId="3E012276" w14:textId="77777777" w:rsidR="003F39AD" w:rsidRPr="008B0B6E" w:rsidRDefault="003F39AD" w:rsidP="003F39AD">
            <w:pPr>
              <w:rPr>
                <w:rFonts w:ascii="Times New Roman" w:hAnsi="Times New Roman"/>
                <w:sz w:val="16"/>
                <w:szCs w:val="16"/>
              </w:rPr>
            </w:pPr>
          </w:p>
        </w:tc>
        <w:tc>
          <w:tcPr>
            <w:tcW w:w="1084" w:type="dxa"/>
          </w:tcPr>
          <w:p w14:paraId="4C93F0B8" w14:textId="77777777" w:rsidR="003F39AD" w:rsidRPr="008B0B6E" w:rsidRDefault="003F39AD" w:rsidP="003F39AD">
            <w:pPr>
              <w:rPr>
                <w:rFonts w:ascii="Times New Roman" w:hAnsi="Times New Roman"/>
                <w:sz w:val="16"/>
                <w:szCs w:val="16"/>
              </w:rPr>
            </w:pPr>
          </w:p>
        </w:tc>
      </w:tr>
      <w:tr w:rsidR="003F39AD" w:rsidRPr="008B0B6E" w14:paraId="0E158D20" w14:textId="77777777" w:rsidTr="00794262">
        <w:trPr>
          <w:trHeight w:val="20"/>
          <w:jc w:val="center"/>
        </w:trPr>
        <w:tc>
          <w:tcPr>
            <w:tcW w:w="1102" w:type="dxa"/>
          </w:tcPr>
          <w:p w14:paraId="6FA622AC" w14:textId="325DE0F7"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R1-1809689</w:t>
            </w:r>
          </w:p>
        </w:tc>
        <w:tc>
          <w:tcPr>
            <w:tcW w:w="2707" w:type="dxa"/>
          </w:tcPr>
          <w:p w14:paraId="538D0B68" w14:textId="568C2059" w:rsidR="003F39AD" w:rsidRPr="008B0B6E" w:rsidRDefault="003F39AD" w:rsidP="003F39AD">
            <w:pPr>
              <w:rPr>
                <w:rFonts w:ascii="Times New Roman" w:hAnsi="Times New Roman"/>
                <w:sz w:val="16"/>
                <w:szCs w:val="16"/>
              </w:rPr>
            </w:pPr>
            <w:r w:rsidRPr="008B0B6E">
              <w:rPr>
                <w:rFonts w:ascii="Times New Roman" w:hAnsi="Times New Roman"/>
                <w:sz w:val="16"/>
                <w:szCs w:val="16"/>
              </w:rPr>
              <w:t>LS on RRC parameter for NPBCH based measurements</w:t>
            </w:r>
          </w:p>
        </w:tc>
        <w:tc>
          <w:tcPr>
            <w:tcW w:w="1291" w:type="dxa"/>
          </w:tcPr>
          <w:p w14:paraId="64FB7669" w14:textId="58C1CE26" w:rsidR="003F39AD" w:rsidRPr="008B0B6E" w:rsidRDefault="003F39AD" w:rsidP="003F39AD">
            <w:pPr>
              <w:rPr>
                <w:rFonts w:ascii="Times New Roman" w:hAnsi="Times New Roman"/>
                <w:sz w:val="16"/>
                <w:szCs w:val="16"/>
              </w:rPr>
            </w:pPr>
            <w:r w:rsidRPr="008B0B6E">
              <w:rPr>
                <w:rFonts w:ascii="Times New Roman" w:hAnsi="Times New Roman"/>
                <w:sz w:val="16"/>
                <w:szCs w:val="16"/>
              </w:rPr>
              <w:t>RAN1, Qualcomm</w:t>
            </w:r>
          </w:p>
        </w:tc>
        <w:tc>
          <w:tcPr>
            <w:tcW w:w="818" w:type="dxa"/>
          </w:tcPr>
          <w:p w14:paraId="1DFA8DFC" w14:textId="0CD46E41"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3025CF58" w14:textId="39F26402" w:rsidR="003F39AD" w:rsidRPr="008B0B6E" w:rsidRDefault="003F39AD" w:rsidP="003F39AD">
            <w:pPr>
              <w:rPr>
                <w:rFonts w:ascii="Times New Roman" w:hAnsi="Times New Roman"/>
                <w:bCs/>
                <w:sz w:val="16"/>
                <w:szCs w:val="16"/>
              </w:rPr>
            </w:pPr>
            <w:r w:rsidRPr="008B0B6E">
              <w:rPr>
                <w:rFonts w:ascii="Times New Roman" w:hAnsi="Times New Roman"/>
                <w:sz w:val="16"/>
                <w:szCs w:val="16"/>
              </w:rPr>
              <w:t>NB_IOTenh2-Core</w:t>
            </w:r>
          </w:p>
        </w:tc>
        <w:tc>
          <w:tcPr>
            <w:tcW w:w="1088" w:type="dxa"/>
          </w:tcPr>
          <w:p w14:paraId="359031CB" w14:textId="77777777" w:rsidR="003F39AD" w:rsidRPr="008B0B6E" w:rsidRDefault="003F39AD" w:rsidP="003F39AD">
            <w:pPr>
              <w:rPr>
                <w:rFonts w:ascii="Times New Roman" w:hAnsi="Times New Roman"/>
                <w:sz w:val="16"/>
                <w:szCs w:val="16"/>
              </w:rPr>
            </w:pPr>
          </w:p>
        </w:tc>
        <w:tc>
          <w:tcPr>
            <w:tcW w:w="1023" w:type="dxa"/>
          </w:tcPr>
          <w:p w14:paraId="77D315E1" w14:textId="0F61D435" w:rsidR="003F39AD" w:rsidRPr="008B0B6E" w:rsidRDefault="003F39AD" w:rsidP="003F39AD">
            <w:pPr>
              <w:rPr>
                <w:rFonts w:ascii="Times New Roman" w:hAnsi="Times New Roman"/>
                <w:sz w:val="16"/>
                <w:szCs w:val="16"/>
              </w:rPr>
            </w:pPr>
            <w:r w:rsidRPr="008B0B6E">
              <w:rPr>
                <w:rFonts w:ascii="Times New Roman" w:hAnsi="Times New Roman"/>
                <w:sz w:val="16"/>
                <w:szCs w:val="16"/>
              </w:rPr>
              <w:t>RAN2</w:t>
            </w:r>
          </w:p>
        </w:tc>
        <w:tc>
          <w:tcPr>
            <w:tcW w:w="1023" w:type="dxa"/>
          </w:tcPr>
          <w:p w14:paraId="77FB5078" w14:textId="77777777" w:rsidR="003F39AD" w:rsidRPr="008B0B6E" w:rsidRDefault="003F39AD" w:rsidP="003F39AD">
            <w:pPr>
              <w:rPr>
                <w:rFonts w:ascii="Times New Roman" w:hAnsi="Times New Roman"/>
                <w:sz w:val="16"/>
                <w:szCs w:val="16"/>
              </w:rPr>
            </w:pPr>
          </w:p>
        </w:tc>
        <w:tc>
          <w:tcPr>
            <w:tcW w:w="1138" w:type="dxa"/>
          </w:tcPr>
          <w:p w14:paraId="7F4B15FC" w14:textId="77777777" w:rsidR="003F39AD" w:rsidRPr="008B0B6E" w:rsidRDefault="003F39AD" w:rsidP="003F39AD">
            <w:pPr>
              <w:rPr>
                <w:rFonts w:ascii="Times New Roman" w:hAnsi="Times New Roman"/>
                <w:sz w:val="16"/>
                <w:szCs w:val="16"/>
              </w:rPr>
            </w:pPr>
          </w:p>
        </w:tc>
        <w:tc>
          <w:tcPr>
            <w:tcW w:w="1084" w:type="dxa"/>
          </w:tcPr>
          <w:p w14:paraId="7E975144" w14:textId="77777777" w:rsidR="003F39AD" w:rsidRPr="008B0B6E" w:rsidRDefault="003F39AD" w:rsidP="003F39AD">
            <w:pPr>
              <w:rPr>
                <w:rFonts w:ascii="Times New Roman" w:hAnsi="Times New Roman"/>
                <w:sz w:val="16"/>
                <w:szCs w:val="16"/>
              </w:rPr>
            </w:pPr>
          </w:p>
        </w:tc>
      </w:tr>
      <w:tr w:rsidR="003F39AD" w:rsidRPr="008B0B6E" w14:paraId="633E5E23" w14:textId="77777777" w:rsidTr="00794262">
        <w:trPr>
          <w:trHeight w:val="20"/>
          <w:jc w:val="center"/>
        </w:trPr>
        <w:tc>
          <w:tcPr>
            <w:tcW w:w="1102" w:type="dxa"/>
          </w:tcPr>
          <w:p w14:paraId="6BD3BBFF" w14:textId="1E0E5D27"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R1-1809691</w:t>
            </w:r>
          </w:p>
        </w:tc>
        <w:tc>
          <w:tcPr>
            <w:tcW w:w="2707" w:type="dxa"/>
          </w:tcPr>
          <w:p w14:paraId="34E00865" w14:textId="28185060" w:rsidR="003F39AD" w:rsidRPr="008B0B6E" w:rsidRDefault="003F39AD" w:rsidP="003F39AD">
            <w:pPr>
              <w:rPr>
                <w:rFonts w:ascii="Times New Roman" w:hAnsi="Times New Roman"/>
                <w:sz w:val="16"/>
                <w:szCs w:val="16"/>
              </w:rPr>
            </w:pPr>
            <w:r w:rsidRPr="008B0B6E">
              <w:rPr>
                <w:rFonts w:ascii="Times New Roman" w:hAnsi="Times New Roman"/>
                <w:sz w:val="16"/>
                <w:szCs w:val="16"/>
              </w:rPr>
              <w:t>LS on HRLLC</w:t>
            </w:r>
          </w:p>
        </w:tc>
        <w:tc>
          <w:tcPr>
            <w:tcW w:w="1291" w:type="dxa"/>
          </w:tcPr>
          <w:p w14:paraId="11AECDC1" w14:textId="47D036FC" w:rsidR="003F39AD" w:rsidRPr="008B0B6E" w:rsidRDefault="003F39AD" w:rsidP="003F39AD">
            <w:pPr>
              <w:rPr>
                <w:rFonts w:ascii="Times New Roman" w:hAnsi="Times New Roman"/>
                <w:sz w:val="16"/>
                <w:szCs w:val="16"/>
              </w:rPr>
            </w:pPr>
            <w:r w:rsidRPr="008B0B6E">
              <w:rPr>
                <w:rFonts w:ascii="Times New Roman" w:hAnsi="Times New Roman"/>
                <w:sz w:val="16"/>
                <w:szCs w:val="16"/>
              </w:rPr>
              <w:t>RAN1, Ericsson</w:t>
            </w:r>
          </w:p>
        </w:tc>
        <w:tc>
          <w:tcPr>
            <w:tcW w:w="818" w:type="dxa"/>
          </w:tcPr>
          <w:p w14:paraId="7A182E64" w14:textId="4C96667D"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0CB8A4E6" w14:textId="22F369EF" w:rsidR="003F39AD" w:rsidRPr="008B0B6E" w:rsidRDefault="003F39AD" w:rsidP="003F39AD">
            <w:pPr>
              <w:rPr>
                <w:rFonts w:ascii="Times New Roman" w:hAnsi="Times New Roman"/>
                <w:bCs/>
                <w:sz w:val="16"/>
                <w:szCs w:val="16"/>
              </w:rPr>
            </w:pPr>
            <w:r w:rsidRPr="008B0B6E">
              <w:rPr>
                <w:rFonts w:ascii="Times New Roman" w:hAnsi="Times New Roman"/>
                <w:sz w:val="16"/>
                <w:szCs w:val="16"/>
              </w:rPr>
              <w:t>LTE_HRLLC-Core</w:t>
            </w:r>
          </w:p>
        </w:tc>
        <w:tc>
          <w:tcPr>
            <w:tcW w:w="1088" w:type="dxa"/>
          </w:tcPr>
          <w:p w14:paraId="229AB4B1" w14:textId="77777777" w:rsidR="003F39AD" w:rsidRPr="008B0B6E" w:rsidRDefault="003F39AD" w:rsidP="003F39AD">
            <w:pPr>
              <w:rPr>
                <w:rFonts w:ascii="Times New Roman" w:hAnsi="Times New Roman"/>
                <w:sz w:val="16"/>
                <w:szCs w:val="16"/>
              </w:rPr>
            </w:pPr>
          </w:p>
        </w:tc>
        <w:tc>
          <w:tcPr>
            <w:tcW w:w="1023" w:type="dxa"/>
          </w:tcPr>
          <w:p w14:paraId="2412B96D" w14:textId="3716B338" w:rsidR="003F39AD" w:rsidRPr="008B0B6E" w:rsidRDefault="003F39AD" w:rsidP="003F39AD">
            <w:pPr>
              <w:rPr>
                <w:rFonts w:ascii="Times New Roman" w:hAnsi="Times New Roman"/>
                <w:sz w:val="16"/>
                <w:szCs w:val="16"/>
              </w:rPr>
            </w:pPr>
            <w:r w:rsidRPr="008B0B6E">
              <w:rPr>
                <w:rFonts w:ascii="Times New Roman" w:hAnsi="Times New Roman"/>
                <w:sz w:val="16"/>
                <w:szCs w:val="16"/>
              </w:rPr>
              <w:t>RAN2</w:t>
            </w:r>
          </w:p>
        </w:tc>
        <w:tc>
          <w:tcPr>
            <w:tcW w:w="1023" w:type="dxa"/>
          </w:tcPr>
          <w:p w14:paraId="7D605D3D" w14:textId="77777777" w:rsidR="003F39AD" w:rsidRPr="008B0B6E" w:rsidRDefault="003F39AD" w:rsidP="003F39AD">
            <w:pPr>
              <w:rPr>
                <w:rFonts w:ascii="Times New Roman" w:hAnsi="Times New Roman"/>
                <w:sz w:val="16"/>
                <w:szCs w:val="16"/>
              </w:rPr>
            </w:pPr>
          </w:p>
        </w:tc>
        <w:tc>
          <w:tcPr>
            <w:tcW w:w="1138" w:type="dxa"/>
          </w:tcPr>
          <w:p w14:paraId="74E5FAC6" w14:textId="77777777" w:rsidR="003F39AD" w:rsidRPr="008B0B6E" w:rsidRDefault="003F39AD" w:rsidP="003F39AD">
            <w:pPr>
              <w:rPr>
                <w:rFonts w:ascii="Times New Roman" w:hAnsi="Times New Roman"/>
                <w:sz w:val="16"/>
                <w:szCs w:val="16"/>
              </w:rPr>
            </w:pPr>
          </w:p>
        </w:tc>
        <w:tc>
          <w:tcPr>
            <w:tcW w:w="1084" w:type="dxa"/>
          </w:tcPr>
          <w:p w14:paraId="35D26375" w14:textId="77777777" w:rsidR="003F39AD" w:rsidRPr="008B0B6E" w:rsidRDefault="003F39AD" w:rsidP="003F39AD">
            <w:pPr>
              <w:rPr>
                <w:rFonts w:ascii="Times New Roman" w:hAnsi="Times New Roman"/>
                <w:sz w:val="16"/>
                <w:szCs w:val="16"/>
              </w:rPr>
            </w:pPr>
          </w:p>
        </w:tc>
      </w:tr>
      <w:tr w:rsidR="003F39AD" w:rsidRPr="008B0B6E" w14:paraId="09EA9F31" w14:textId="77777777" w:rsidTr="00794262">
        <w:trPr>
          <w:trHeight w:val="20"/>
          <w:jc w:val="center"/>
        </w:trPr>
        <w:tc>
          <w:tcPr>
            <w:tcW w:w="1102" w:type="dxa"/>
          </w:tcPr>
          <w:p w14:paraId="6AAE4E5D" w14:textId="19DA3FA9"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R1-1809760</w:t>
            </w:r>
          </w:p>
        </w:tc>
        <w:tc>
          <w:tcPr>
            <w:tcW w:w="2707" w:type="dxa"/>
          </w:tcPr>
          <w:p w14:paraId="3C0123F8" w14:textId="64C8EF43" w:rsidR="003F39AD" w:rsidRPr="008B0B6E" w:rsidRDefault="003F39AD" w:rsidP="003F39AD">
            <w:pPr>
              <w:rPr>
                <w:rFonts w:ascii="Times New Roman" w:hAnsi="Times New Roman"/>
                <w:sz w:val="16"/>
                <w:szCs w:val="16"/>
              </w:rPr>
            </w:pPr>
            <w:r w:rsidRPr="008B0B6E">
              <w:rPr>
                <w:rFonts w:ascii="Times New Roman" w:hAnsi="Times New Roman"/>
                <w:sz w:val="16"/>
                <w:szCs w:val="16"/>
              </w:rPr>
              <w:t>Reply LS on short message transmission using DCI</w:t>
            </w:r>
          </w:p>
        </w:tc>
        <w:tc>
          <w:tcPr>
            <w:tcW w:w="1291" w:type="dxa"/>
          </w:tcPr>
          <w:p w14:paraId="12CDC74D" w14:textId="0B8FD860" w:rsidR="003F39AD" w:rsidRPr="008B0B6E" w:rsidRDefault="003F39AD" w:rsidP="003F39AD">
            <w:pPr>
              <w:rPr>
                <w:rFonts w:ascii="Times New Roman" w:hAnsi="Times New Roman"/>
                <w:sz w:val="16"/>
                <w:szCs w:val="16"/>
              </w:rPr>
            </w:pPr>
            <w:r w:rsidRPr="008B0B6E">
              <w:rPr>
                <w:rFonts w:ascii="Times New Roman" w:hAnsi="Times New Roman"/>
                <w:sz w:val="16"/>
                <w:szCs w:val="16"/>
              </w:rPr>
              <w:t>RAN1, Huawei</w:t>
            </w:r>
          </w:p>
        </w:tc>
        <w:tc>
          <w:tcPr>
            <w:tcW w:w="818" w:type="dxa"/>
          </w:tcPr>
          <w:p w14:paraId="7B637F27" w14:textId="40E6B010"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3312057D" w14:textId="6F33BB0E" w:rsidR="003F39AD" w:rsidRPr="008B0B6E" w:rsidRDefault="003F39AD" w:rsidP="003F39AD">
            <w:pPr>
              <w:rPr>
                <w:rFonts w:ascii="Times New Roman" w:hAnsi="Times New Roman"/>
                <w:bCs/>
                <w:sz w:val="16"/>
                <w:szCs w:val="16"/>
              </w:rPr>
            </w:pPr>
            <w:r w:rsidRPr="008B0B6E">
              <w:rPr>
                <w:rFonts w:ascii="Times New Roman" w:hAnsi="Times New Roman"/>
                <w:sz w:val="16"/>
                <w:szCs w:val="16"/>
              </w:rPr>
              <w:t>NR_newRAT-Core</w:t>
            </w:r>
          </w:p>
        </w:tc>
        <w:tc>
          <w:tcPr>
            <w:tcW w:w="1088" w:type="dxa"/>
          </w:tcPr>
          <w:p w14:paraId="55694BE0" w14:textId="7CE64D7F" w:rsidR="003F39AD" w:rsidRPr="008B0B6E" w:rsidRDefault="003F39AD" w:rsidP="003F39AD">
            <w:pPr>
              <w:rPr>
                <w:rFonts w:ascii="Times New Roman" w:hAnsi="Times New Roman"/>
                <w:sz w:val="16"/>
                <w:szCs w:val="16"/>
              </w:rPr>
            </w:pPr>
            <w:r w:rsidRPr="008B0B6E">
              <w:rPr>
                <w:rFonts w:ascii="Times New Roman" w:hAnsi="Times New Roman"/>
                <w:sz w:val="16"/>
                <w:szCs w:val="16"/>
              </w:rPr>
              <w:t>R2-1810937</w:t>
            </w:r>
          </w:p>
        </w:tc>
        <w:tc>
          <w:tcPr>
            <w:tcW w:w="1023" w:type="dxa"/>
          </w:tcPr>
          <w:p w14:paraId="4390A472" w14:textId="2A37FF64" w:rsidR="003F39AD" w:rsidRPr="008B0B6E" w:rsidRDefault="003F39AD" w:rsidP="003F39AD">
            <w:pPr>
              <w:rPr>
                <w:rFonts w:ascii="Times New Roman" w:hAnsi="Times New Roman"/>
                <w:sz w:val="16"/>
                <w:szCs w:val="16"/>
              </w:rPr>
            </w:pPr>
            <w:r w:rsidRPr="008B0B6E">
              <w:rPr>
                <w:rFonts w:ascii="Times New Roman" w:hAnsi="Times New Roman"/>
                <w:sz w:val="16"/>
                <w:szCs w:val="16"/>
              </w:rPr>
              <w:t>RAN2</w:t>
            </w:r>
          </w:p>
        </w:tc>
        <w:tc>
          <w:tcPr>
            <w:tcW w:w="1023" w:type="dxa"/>
          </w:tcPr>
          <w:p w14:paraId="1F017B9D" w14:textId="77777777" w:rsidR="003F39AD" w:rsidRPr="008B0B6E" w:rsidRDefault="003F39AD" w:rsidP="003F39AD">
            <w:pPr>
              <w:rPr>
                <w:rFonts w:ascii="Times New Roman" w:hAnsi="Times New Roman"/>
                <w:sz w:val="16"/>
                <w:szCs w:val="16"/>
              </w:rPr>
            </w:pPr>
          </w:p>
        </w:tc>
        <w:tc>
          <w:tcPr>
            <w:tcW w:w="1138" w:type="dxa"/>
          </w:tcPr>
          <w:p w14:paraId="16EFF37B" w14:textId="77777777" w:rsidR="003F39AD" w:rsidRPr="008B0B6E" w:rsidRDefault="003F39AD" w:rsidP="003F39AD">
            <w:pPr>
              <w:rPr>
                <w:rFonts w:ascii="Times New Roman" w:hAnsi="Times New Roman"/>
                <w:sz w:val="16"/>
                <w:szCs w:val="16"/>
              </w:rPr>
            </w:pPr>
          </w:p>
        </w:tc>
        <w:tc>
          <w:tcPr>
            <w:tcW w:w="1084" w:type="dxa"/>
          </w:tcPr>
          <w:p w14:paraId="0E5C6711" w14:textId="77777777" w:rsidR="003F39AD" w:rsidRPr="008B0B6E" w:rsidRDefault="003F39AD" w:rsidP="003F39AD">
            <w:pPr>
              <w:rPr>
                <w:rFonts w:ascii="Times New Roman" w:hAnsi="Times New Roman"/>
                <w:sz w:val="16"/>
                <w:szCs w:val="16"/>
              </w:rPr>
            </w:pPr>
          </w:p>
        </w:tc>
      </w:tr>
      <w:tr w:rsidR="003F39AD" w:rsidRPr="008B0B6E" w14:paraId="21BA02DC" w14:textId="77777777" w:rsidTr="00794262">
        <w:trPr>
          <w:trHeight w:val="20"/>
          <w:jc w:val="center"/>
        </w:trPr>
        <w:tc>
          <w:tcPr>
            <w:tcW w:w="1102" w:type="dxa"/>
          </w:tcPr>
          <w:p w14:paraId="08E9CE21" w14:textId="286C9818"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R1-1809774</w:t>
            </w:r>
          </w:p>
        </w:tc>
        <w:tc>
          <w:tcPr>
            <w:tcW w:w="2707" w:type="dxa"/>
          </w:tcPr>
          <w:p w14:paraId="0C958BBA" w14:textId="6913938D" w:rsidR="003F39AD" w:rsidRPr="008B0B6E" w:rsidRDefault="003F39AD" w:rsidP="003F39AD">
            <w:pPr>
              <w:rPr>
                <w:rFonts w:ascii="Times New Roman" w:hAnsi="Times New Roman"/>
                <w:sz w:val="16"/>
                <w:szCs w:val="16"/>
              </w:rPr>
            </w:pPr>
            <w:r w:rsidRPr="008B0B6E">
              <w:rPr>
                <w:rFonts w:ascii="Times New Roman" w:hAnsi="Times New Roman"/>
                <w:sz w:val="16"/>
                <w:szCs w:val="16"/>
              </w:rPr>
              <w:t>LS on search space configuration for DCI format 2_0</w:t>
            </w:r>
          </w:p>
        </w:tc>
        <w:tc>
          <w:tcPr>
            <w:tcW w:w="1291" w:type="dxa"/>
          </w:tcPr>
          <w:p w14:paraId="601E19D6" w14:textId="2F108953" w:rsidR="003F39AD" w:rsidRPr="008B0B6E" w:rsidRDefault="003F39AD" w:rsidP="003F39AD">
            <w:pPr>
              <w:rPr>
                <w:rFonts w:ascii="Times New Roman" w:hAnsi="Times New Roman"/>
                <w:sz w:val="16"/>
                <w:szCs w:val="16"/>
              </w:rPr>
            </w:pPr>
            <w:r w:rsidRPr="008B0B6E">
              <w:rPr>
                <w:rFonts w:ascii="Times New Roman" w:hAnsi="Times New Roman"/>
                <w:sz w:val="16"/>
                <w:szCs w:val="16"/>
              </w:rPr>
              <w:t>RAN1, Qualcomm</w:t>
            </w:r>
          </w:p>
        </w:tc>
        <w:tc>
          <w:tcPr>
            <w:tcW w:w="818" w:type="dxa"/>
          </w:tcPr>
          <w:p w14:paraId="7DD21A94" w14:textId="6CFD29CE"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005298EE" w14:textId="2E9C01FF" w:rsidR="003F39AD" w:rsidRPr="008B0B6E" w:rsidRDefault="003F39AD" w:rsidP="003F39AD">
            <w:pPr>
              <w:rPr>
                <w:rFonts w:ascii="Times New Roman" w:hAnsi="Times New Roman"/>
                <w:bCs/>
                <w:sz w:val="16"/>
                <w:szCs w:val="16"/>
              </w:rPr>
            </w:pPr>
            <w:r w:rsidRPr="008B0B6E">
              <w:rPr>
                <w:rFonts w:ascii="Times New Roman" w:hAnsi="Times New Roman"/>
                <w:sz w:val="16"/>
                <w:szCs w:val="16"/>
              </w:rPr>
              <w:t>NR_newRAT-Core</w:t>
            </w:r>
          </w:p>
        </w:tc>
        <w:tc>
          <w:tcPr>
            <w:tcW w:w="1088" w:type="dxa"/>
          </w:tcPr>
          <w:p w14:paraId="7BC18AFE" w14:textId="77777777" w:rsidR="003F39AD" w:rsidRPr="008B0B6E" w:rsidRDefault="003F39AD" w:rsidP="003F39AD">
            <w:pPr>
              <w:rPr>
                <w:rFonts w:ascii="Times New Roman" w:hAnsi="Times New Roman"/>
                <w:sz w:val="16"/>
                <w:szCs w:val="16"/>
              </w:rPr>
            </w:pPr>
          </w:p>
        </w:tc>
        <w:tc>
          <w:tcPr>
            <w:tcW w:w="1023" w:type="dxa"/>
          </w:tcPr>
          <w:p w14:paraId="4AFE3CBE" w14:textId="414D7BB7" w:rsidR="003F39AD" w:rsidRPr="008B0B6E" w:rsidRDefault="003F39AD" w:rsidP="003F39AD">
            <w:pPr>
              <w:rPr>
                <w:rFonts w:ascii="Times New Roman" w:hAnsi="Times New Roman"/>
                <w:sz w:val="16"/>
                <w:szCs w:val="16"/>
              </w:rPr>
            </w:pPr>
            <w:r w:rsidRPr="008B0B6E">
              <w:rPr>
                <w:rFonts w:ascii="Times New Roman" w:hAnsi="Times New Roman"/>
                <w:sz w:val="16"/>
                <w:szCs w:val="16"/>
              </w:rPr>
              <w:t>RAN2</w:t>
            </w:r>
          </w:p>
        </w:tc>
        <w:tc>
          <w:tcPr>
            <w:tcW w:w="1023" w:type="dxa"/>
          </w:tcPr>
          <w:p w14:paraId="166D20AA" w14:textId="77777777" w:rsidR="003F39AD" w:rsidRPr="008B0B6E" w:rsidRDefault="003F39AD" w:rsidP="003F39AD">
            <w:pPr>
              <w:rPr>
                <w:rFonts w:ascii="Times New Roman" w:hAnsi="Times New Roman"/>
                <w:sz w:val="16"/>
                <w:szCs w:val="16"/>
              </w:rPr>
            </w:pPr>
          </w:p>
        </w:tc>
        <w:tc>
          <w:tcPr>
            <w:tcW w:w="1138" w:type="dxa"/>
          </w:tcPr>
          <w:p w14:paraId="738AD2DA" w14:textId="77777777" w:rsidR="003F39AD" w:rsidRPr="008B0B6E" w:rsidRDefault="003F39AD" w:rsidP="003F39AD">
            <w:pPr>
              <w:rPr>
                <w:rFonts w:ascii="Times New Roman" w:hAnsi="Times New Roman"/>
                <w:sz w:val="16"/>
                <w:szCs w:val="16"/>
              </w:rPr>
            </w:pPr>
          </w:p>
        </w:tc>
        <w:tc>
          <w:tcPr>
            <w:tcW w:w="1084" w:type="dxa"/>
          </w:tcPr>
          <w:p w14:paraId="2FC7DEC5" w14:textId="77777777" w:rsidR="003F39AD" w:rsidRPr="008B0B6E" w:rsidRDefault="003F39AD" w:rsidP="003F39AD">
            <w:pPr>
              <w:rPr>
                <w:rFonts w:ascii="Times New Roman" w:hAnsi="Times New Roman"/>
                <w:sz w:val="16"/>
                <w:szCs w:val="16"/>
              </w:rPr>
            </w:pPr>
          </w:p>
        </w:tc>
      </w:tr>
      <w:tr w:rsidR="003F39AD" w:rsidRPr="008B0B6E" w14:paraId="7440267C" w14:textId="77777777" w:rsidTr="00794262">
        <w:trPr>
          <w:trHeight w:val="20"/>
          <w:jc w:val="center"/>
        </w:trPr>
        <w:tc>
          <w:tcPr>
            <w:tcW w:w="1102" w:type="dxa"/>
          </w:tcPr>
          <w:p w14:paraId="780C7CD9" w14:textId="28710DB8"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R1-1809810</w:t>
            </w:r>
          </w:p>
        </w:tc>
        <w:tc>
          <w:tcPr>
            <w:tcW w:w="2707" w:type="dxa"/>
          </w:tcPr>
          <w:p w14:paraId="121E8340" w14:textId="14281A26" w:rsidR="003F39AD" w:rsidRPr="008B0B6E" w:rsidRDefault="003F39AD" w:rsidP="003F39AD">
            <w:pPr>
              <w:rPr>
                <w:rFonts w:ascii="Times New Roman" w:hAnsi="Times New Roman"/>
                <w:sz w:val="16"/>
                <w:szCs w:val="16"/>
              </w:rPr>
            </w:pPr>
            <w:r w:rsidRPr="008B0B6E">
              <w:rPr>
                <w:rFonts w:ascii="Times New Roman" w:hAnsi="Times New Roman"/>
                <w:sz w:val="16"/>
                <w:szCs w:val="16"/>
              </w:rPr>
              <w:t>Reply LS on active DL BWPs overlapping/non-overlapping with initial DL BWP</w:t>
            </w:r>
          </w:p>
        </w:tc>
        <w:tc>
          <w:tcPr>
            <w:tcW w:w="1291" w:type="dxa"/>
          </w:tcPr>
          <w:p w14:paraId="379DEFD0" w14:textId="617FD029" w:rsidR="003F39AD" w:rsidRPr="008B0B6E" w:rsidRDefault="003F39AD" w:rsidP="003F39AD">
            <w:pPr>
              <w:rPr>
                <w:rFonts w:ascii="Times New Roman" w:hAnsi="Times New Roman"/>
                <w:sz w:val="16"/>
                <w:szCs w:val="16"/>
              </w:rPr>
            </w:pPr>
            <w:r w:rsidRPr="008B0B6E">
              <w:rPr>
                <w:rFonts w:ascii="Times New Roman" w:hAnsi="Times New Roman"/>
                <w:sz w:val="16"/>
                <w:szCs w:val="16"/>
              </w:rPr>
              <w:t>RAN1, MediaTek</w:t>
            </w:r>
          </w:p>
        </w:tc>
        <w:tc>
          <w:tcPr>
            <w:tcW w:w="818" w:type="dxa"/>
          </w:tcPr>
          <w:p w14:paraId="4105D5EE" w14:textId="4739B56D"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17ECDD5C" w14:textId="32055B7E" w:rsidR="003F39AD" w:rsidRPr="008B0B6E" w:rsidRDefault="003F39AD" w:rsidP="003F39AD">
            <w:pPr>
              <w:rPr>
                <w:rFonts w:ascii="Times New Roman" w:hAnsi="Times New Roman"/>
                <w:bCs/>
                <w:sz w:val="16"/>
                <w:szCs w:val="16"/>
              </w:rPr>
            </w:pPr>
            <w:r w:rsidRPr="008B0B6E">
              <w:rPr>
                <w:rFonts w:ascii="Times New Roman" w:hAnsi="Times New Roman"/>
                <w:sz w:val="16"/>
                <w:szCs w:val="16"/>
              </w:rPr>
              <w:t>NR_newRAT-Core</w:t>
            </w:r>
          </w:p>
        </w:tc>
        <w:tc>
          <w:tcPr>
            <w:tcW w:w="1088" w:type="dxa"/>
          </w:tcPr>
          <w:p w14:paraId="74F4DA5A" w14:textId="548FF3E5" w:rsidR="003F39AD" w:rsidRPr="008B0B6E" w:rsidRDefault="003F39AD" w:rsidP="003F39AD">
            <w:pPr>
              <w:rPr>
                <w:rFonts w:ascii="Times New Roman" w:hAnsi="Times New Roman"/>
                <w:sz w:val="16"/>
                <w:szCs w:val="16"/>
              </w:rPr>
            </w:pPr>
            <w:r w:rsidRPr="008B0B6E">
              <w:rPr>
                <w:rFonts w:ascii="Times New Roman" w:hAnsi="Times New Roman"/>
                <w:sz w:val="16"/>
                <w:szCs w:val="16"/>
              </w:rPr>
              <w:t>R2-1810968</w:t>
            </w:r>
          </w:p>
        </w:tc>
        <w:tc>
          <w:tcPr>
            <w:tcW w:w="1023" w:type="dxa"/>
          </w:tcPr>
          <w:p w14:paraId="706996EB" w14:textId="318C7EEB" w:rsidR="003F39AD" w:rsidRPr="008B0B6E" w:rsidRDefault="003F39AD" w:rsidP="003F39AD">
            <w:pPr>
              <w:rPr>
                <w:rFonts w:ascii="Times New Roman" w:hAnsi="Times New Roman"/>
                <w:sz w:val="16"/>
                <w:szCs w:val="16"/>
              </w:rPr>
            </w:pPr>
            <w:r w:rsidRPr="008B0B6E">
              <w:rPr>
                <w:rFonts w:ascii="Times New Roman" w:hAnsi="Times New Roman"/>
                <w:sz w:val="16"/>
                <w:szCs w:val="16"/>
              </w:rPr>
              <w:t>RAN2</w:t>
            </w:r>
          </w:p>
        </w:tc>
        <w:tc>
          <w:tcPr>
            <w:tcW w:w="1023" w:type="dxa"/>
          </w:tcPr>
          <w:p w14:paraId="1DCFA8B0" w14:textId="77777777" w:rsidR="003F39AD" w:rsidRPr="008B0B6E" w:rsidRDefault="003F39AD" w:rsidP="003F39AD">
            <w:pPr>
              <w:rPr>
                <w:rFonts w:ascii="Times New Roman" w:hAnsi="Times New Roman"/>
                <w:sz w:val="16"/>
                <w:szCs w:val="16"/>
              </w:rPr>
            </w:pPr>
          </w:p>
        </w:tc>
        <w:tc>
          <w:tcPr>
            <w:tcW w:w="1138" w:type="dxa"/>
          </w:tcPr>
          <w:p w14:paraId="42873065" w14:textId="77777777" w:rsidR="003F39AD" w:rsidRPr="008B0B6E" w:rsidRDefault="003F39AD" w:rsidP="003F39AD">
            <w:pPr>
              <w:rPr>
                <w:rFonts w:ascii="Times New Roman" w:hAnsi="Times New Roman"/>
                <w:sz w:val="16"/>
                <w:szCs w:val="16"/>
              </w:rPr>
            </w:pPr>
          </w:p>
        </w:tc>
        <w:tc>
          <w:tcPr>
            <w:tcW w:w="1084" w:type="dxa"/>
          </w:tcPr>
          <w:p w14:paraId="57585EF8" w14:textId="77777777" w:rsidR="003F39AD" w:rsidRPr="008B0B6E" w:rsidRDefault="003F39AD" w:rsidP="003F39AD">
            <w:pPr>
              <w:rPr>
                <w:rFonts w:ascii="Times New Roman" w:hAnsi="Times New Roman"/>
                <w:sz w:val="16"/>
                <w:szCs w:val="16"/>
              </w:rPr>
            </w:pPr>
          </w:p>
        </w:tc>
      </w:tr>
      <w:tr w:rsidR="003F39AD" w:rsidRPr="008B0B6E" w14:paraId="2DE2FD31" w14:textId="77777777" w:rsidTr="00794262">
        <w:trPr>
          <w:trHeight w:val="20"/>
          <w:jc w:val="center"/>
        </w:trPr>
        <w:tc>
          <w:tcPr>
            <w:tcW w:w="1102" w:type="dxa"/>
          </w:tcPr>
          <w:p w14:paraId="5C114D72" w14:textId="7F61A31C"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R1-1809812</w:t>
            </w:r>
          </w:p>
        </w:tc>
        <w:tc>
          <w:tcPr>
            <w:tcW w:w="2707" w:type="dxa"/>
          </w:tcPr>
          <w:p w14:paraId="1ED4E58F" w14:textId="5FBB70CA" w:rsidR="003F39AD" w:rsidRPr="008B0B6E" w:rsidRDefault="003F39AD" w:rsidP="003F39AD">
            <w:pPr>
              <w:rPr>
                <w:rFonts w:ascii="Times New Roman" w:hAnsi="Times New Roman"/>
                <w:sz w:val="16"/>
                <w:szCs w:val="16"/>
              </w:rPr>
            </w:pPr>
            <w:r w:rsidRPr="008B0B6E">
              <w:rPr>
                <w:rFonts w:ascii="Times New Roman" w:hAnsi="Times New Roman"/>
                <w:sz w:val="16"/>
                <w:szCs w:val="16"/>
              </w:rPr>
              <w:t>Response LS on additional TDD configuration periodicities</w:t>
            </w:r>
          </w:p>
        </w:tc>
        <w:tc>
          <w:tcPr>
            <w:tcW w:w="1291" w:type="dxa"/>
          </w:tcPr>
          <w:p w14:paraId="68775BF0" w14:textId="34E2ECE5" w:rsidR="003F39AD" w:rsidRPr="008B0B6E" w:rsidRDefault="003F39AD" w:rsidP="003F39AD">
            <w:pPr>
              <w:rPr>
                <w:rFonts w:ascii="Times New Roman" w:hAnsi="Times New Roman"/>
                <w:sz w:val="16"/>
                <w:szCs w:val="16"/>
              </w:rPr>
            </w:pPr>
            <w:r w:rsidRPr="008B0B6E">
              <w:rPr>
                <w:rFonts w:ascii="Times New Roman" w:hAnsi="Times New Roman"/>
                <w:sz w:val="16"/>
                <w:szCs w:val="16"/>
              </w:rPr>
              <w:t>RAN1, Nokia, Nokia Shanghai Bell, SPRINT Corporation</w:t>
            </w:r>
          </w:p>
        </w:tc>
        <w:tc>
          <w:tcPr>
            <w:tcW w:w="818" w:type="dxa"/>
          </w:tcPr>
          <w:p w14:paraId="460F00D8" w14:textId="0BF1FE87"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48A04592" w14:textId="1293D209" w:rsidR="003F39AD" w:rsidRPr="008B0B6E" w:rsidRDefault="003F39AD" w:rsidP="003F39AD">
            <w:pPr>
              <w:rPr>
                <w:rFonts w:ascii="Times New Roman" w:hAnsi="Times New Roman"/>
                <w:bCs/>
                <w:sz w:val="16"/>
                <w:szCs w:val="16"/>
              </w:rPr>
            </w:pPr>
            <w:r w:rsidRPr="008B0B6E">
              <w:rPr>
                <w:rFonts w:ascii="Times New Roman" w:hAnsi="Times New Roman"/>
                <w:sz w:val="16"/>
                <w:szCs w:val="16"/>
              </w:rPr>
              <w:t>NR_newRAT-Core</w:t>
            </w:r>
          </w:p>
        </w:tc>
        <w:tc>
          <w:tcPr>
            <w:tcW w:w="1088" w:type="dxa"/>
          </w:tcPr>
          <w:p w14:paraId="4799C97B" w14:textId="75EDD855" w:rsidR="003F39AD" w:rsidRPr="008B0B6E" w:rsidRDefault="003F39AD" w:rsidP="003F39AD">
            <w:pPr>
              <w:rPr>
                <w:rFonts w:ascii="Times New Roman" w:hAnsi="Times New Roman"/>
                <w:sz w:val="16"/>
                <w:szCs w:val="16"/>
              </w:rPr>
            </w:pPr>
            <w:r w:rsidRPr="008B0B6E">
              <w:rPr>
                <w:rFonts w:ascii="Times New Roman" w:hAnsi="Times New Roman"/>
                <w:sz w:val="16"/>
                <w:szCs w:val="16"/>
              </w:rPr>
              <w:t>R2-1810963</w:t>
            </w:r>
          </w:p>
        </w:tc>
        <w:tc>
          <w:tcPr>
            <w:tcW w:w="1023" w:type="dxa"/>
          </w:tcPr>
          <w:p w14:paraId="71D34C8C" w14:textId="40912259" w:rsidR="003F39AD" w:rsidRPr="008B0B6E" w:rsidRDefault="003F39AD" w:rsidP="003F39AD">
            <w:pPr>
              <w:rPr>
                <w:rFonts w:ascii="Times New Roman" w:hAnsi="Times New Roman"/>
                <w:sz w:val="16"/>
                <w:szCs w:val="16"/>
              </w:rPr>
            </w:pPr>
            <w:r w:rsidRPr="008B0B6E">
              <w:rPr>
                <w:rFonts w:ascii="Times New Roman" w:hAnsi="Times New Roman"/>
                <w:sz w:val="16"/>
                <w:szCs w:val="16"/>
              </w:rPr>
              <w:t>RAN2</w:t>
            </w:r>
          </w:p>
        </w:tc>
        <w:tc>
          <w:tcPr>
            <w:tcW w:w="1023" w:type="dxa"/>
          </w:tcPr>
          <w:p w14:paraId="522C8108" w14:textId="1ADF98B6" w:rsidR="003F39AD" w:rsidRPr="008B0B6E" w:rsidRDefault="003F39AD" w:rsidP="003F39AD">
            <w:pPr>
              <w:rPr>
                <w:rFonts w:ascii="Times New Roman" w:hAnsi="Times New Roman"/>
                <w:sz w:val="16"/>
                <w:szCs w:val="16"/>
              </w:rPr>
            </w:pPr>
            <w:r w:rsidRPr="008B0B6E">
              <w:rPr>
                <w:rFonts w:ascii="Times New Roman" w:hAnsi="Times New Roman"/>
                <w:sz w:val="16"/>
                <w:szCs w:val="16"/>
              </w:rPr>
              <w:t>RAN4</w:t>
            </w:r>
          </w:p>
        </w:tc>
        <w:tc>
          <w:tcPr>
            <w:tcW w:w="1138" w:type="dxa"/>
          </w:tcPr>
          <w:p w14:paraId="105EF896" w14:textId="77777777" w:rsidR="003F39AD" w:rsidRPr="008B0B6E" w:rsidRDefault="003F39AD" w:rsidP="003F39AD">
            <w:pPr>
              <w:rPr>
                <w:rFonts w:ascii="Times New Roman" w:hAnsi="Times New Roman"/>
                <w:sz w:val="16"/>
                <w:szCs w:val="16"/>
              </w:rPr>
            </w:pPr>
          </w:p>
        </w:tc>
        <w:tc>
          <w:tcPr>
            <w:tcW w:w="1084" w:type="dxa"/>
          </w:tcPr>
          <w:p w14:paraId="26733C74" w14:textId="77777777" w:rsidR="003F39AD" w:rsidRPr="008B0B6E" w:rsidRDefault="003F39AD" w:rsidP="003F39AD">
            <w:pPr>
              <w:rPr>
                <w:rFonts w:ascii="Times New Roman" w:hAnsi="Times New Roman"/>
                <w:sz w:val="16"/>
                <w:szCs w:val="16"/>
              </w:rPr>
            </w:pPr>
          </w:p>
        </w:tc>
      </w:tr>
      <w:tr w:rsidR="003F39AD" w:rsidRPr="008B0B6E" w14:paraId="41E5C27A" w14:textId="77777777" w:rsidTr="00794262">
        <w:trPr>
          <w:trHeight w:val="20"/>
          <w:jc w:val="center"/>
        </w:trPr>
        <w:tc>
          <w:tcPr>
            <w:tcW w:w="1102" w:type="dxa"/>
          </w:tcPr>
          <w:p w14:paraId="78180C7A" w14:textId="00A6DC2C"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R1-1809850</w:t>
            </w:r>
          </w:p>
        </w:tc>
        <w:tc>
          <w:tcPr>
            <w:tcW w:w="2707" w:type="dxa"/>
          </w:tcPr>
          <w:p w14:paraId="4DA38FB1" w14:textId="1C592255" w:rsidR="003F39AD" w:rsidRPr="008B0B6E" w:rsidRDefault="003F39AD" w:rsidP="003F39AD">
            <w:pPr>
              <w:rPr>
                <w:rFonts w:ascii="Times New Roman" w:hAnsi="Times New Roman"/>
                <w:sz w:val="16"/>
                <w:szCs w:val="16"/>
              </w:rPr>
            </w:pPr>
            <w:r w:rsidRPr="008B0B6E">
              <w:rPr>
                <w:rFonts w:ascii="Times New Roman" w:hAnsi="Times New Roman"/>
                <w:sz w:val="16"/>
                <w:szCs w:val="16"/>
              </w:rPr>
              <w:t>LS response on overlapping SIB1 and SI messages</w:t>
            </w:r>
          </w:p>
        </w:tc>
        <w:tc>
          <w:tcPr>
            <w:tcW w:w="1291" w:type="dxa"/>
          </w:tcPr>
          <w:p w14:paraId="16CC5E62" w14:textId="2286E003" w:rsidR="003F39AD" w:rsidRPr="008B0B6E" w:rsidRDefault="003F39AD" w:rsidP="003F39AD">
            <w:pPr>
              <w:rPr>
                <w:rFonts w:ascii="Times New Roman" w:hAnsi="Times New Roman"/>
                <w:sz w:val="16"/>
                <w:szCs w:val="16"/>
              </w:rPr>
            </w:pPr>
            <w:r w:rsidRPr="008B0B6E">
              <w:rPr>
                <w:rFonts w:ascii="Times New Roman" w:hAnsi="Times New Roman"/>
                <w:sz w:val="16"/>
                <w:szCs w:val="16"/>
              </w:rPr>
              <w:t>RAN1, Samsung</w:t>
            </w:r>
          </w:p>
        </w:tc>
        <w:tc>
          <w:tcPr>
            <w:tcW w:w="818" w:type="dxa"/>
          </w:tcPr>
          <w:p w14:paraId="394D8A5A" w14:textId="5DBE320B"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6EC173BD" w14:textId="4BED4DE7" w:rsidR="003F39AD" w:rsidRPr="008B0B6E" w:rsidRDefault="003F39AD" w:rsidP="003F39AD">
            <w:pPr>
              <w:rPr>
                <w:rFonts w:ascii="Times New Roman" w:hAnsi="Times New Roman"/>
                <w:bCs/>
                <w:sz w:val="16"/>
                <w:szCs w:val="16"/>
              </w:rPr>
            </w:pPr>
            <w:r w:rsidRPr="008B0B6E">
              <w:rPr>
                <w:rFonts w:ascii="Times New Roman" w:hAnsi="Times New Roman"/>
                <w:sz w:val="16"/>
                <w:szCs w:val="16"/>
              </w:rPr>
              <w:t>NR_newRAT-Core</w:t>
            </w:r>
          </w:p>
        </w:tc>
        <w:tc>
          <w:tcPr>
            <w:tcW w:w="1088" w:type="dxa"/>
          </w:tcPr>
          <w:p w14:paraId="0E81F9B9" w14:textId="0EF23292" w:rsidR="003F39AD" w:rsidRPr="008B0B6E" w:rsidRDefault="003F39AD" w:rsidP="003F39AD">
            <w:pPr>
              <w:rPr>
                <w:rFonts w:ascii="Times New Roman" w:hAnsi="Times New Roman"/>
                <w:sz w:val="16"/>
                <w:szCs w:val="16"/>
              </w:rPr>
            </w:pPr>
            <w:r w:rsidRPr="008B0B6E">
              <w:rPr>
                <w:rFonts w:ascii="Times New Roman" w:hAnsi="Times New Roman"/>
                <w:sz w:val="16"/>
                <w:szCs w:val="16"/>
              </w:rPr>
              <w:t>R2-1810936</w:t>
            </w:r>
          </w:p>
        </w:tc>
        <w:tc>
          <w:tcPr>
            <w:tcW w:w="1023" w:type="dxa"/>
          </w:tcPr>
          <w:p w14:paraId="2B55DC97" w14:textId="7C8AC435" w:rsidR="003F39AD" w:rsidRPr="008B0B6E" w:rsidRDefault="003F39AD" w:rsidP="003F39AD">
            <w:pPr>
              <w:rPr>
                <w:rFonts w:ascii="Times New Roman" w:hAnsi="Times New Roman"/>
                <w:sz w:val="16"/>
                <w:szCs w:val="16"/>
              </w:rPr>
            </w:pPr>
            <w:r w:rsidRPr="008B0B6E">
              <w:rPr>
                <w:rFonts w:ascii="Times New Roman" w:hAnsi="Times New Roman"/>
                <w:sz w:val="16"/>
                <w:szCs w:val="16"/>
              </w:rPr>
              <w:t>RAN2</w:t>
            </w:r>
          </w:p>
        </w:tc>
        <w:tc>
          <w:tcPr>
            <w:tcW w:w="1023" w:type="dxa"/>
          </w:tcPr>
          <w:p w14:paraId="17FC510B" w14:textId="77777777" w:rsidR="003F39AD" w:rsidRPr="008B0B6E" w:rsidRDefault="003F39AD" w:rsidP="003F39AD">
            <w:pPr>
              <w:rPr>
                <w:rFonts w:ascii="Times New Roman" w:hAnsi="Times New Roman"/>
                <w:sz w:val="16"/>
                <w:szCs w:val="16"/>
              </w:rPr>
            </w:pPr>
          </w:p>
        </w:tc>
        <w:tc>
          <w:tcPr>
            <w:tcW w:w="1138" w:type="dxa"/>
          </w:tcPr>
          <w:p w14:paraId="45BDD1B6" w14:textId="77777777" w:rsidR="003F39AD" w:rsidRPr="008B0B6E" w:rsidRDefault="003F39AD" w:rsidP="003F39AD">
            <w:pPr>
              <w:rPr>
                <w:rFonts w:ascii="Times New Roman" w:hAnsi="Times New Roman"/>
                <w:sz w:val="16"/>
                <w:szCs w:val="16"/>
              </w:rPr>
            </w:pPr>
          </w:p>
        </w:tc>
        <w:tc>
          <w:tcPr>
            <w:tcW w:w="1084" w:type="dxa"/>
          </w:tcPr>
          <w:p w14:paraId="1E230E3B" w14:textId="77777777" w:rsidR="003F39AD" w:rsidRPr="008B0B6E" w:rsidRDefault="003F39AD" w:rsidP="003F39AD">
            <w:pPr>
              <w:rPr>
                <w:rFonts w:ascii="Times New Roman" w:hAnsi="Times New Roman"/>
                <w:sz w:val="16"/>
                <w:szCs w:val="16"/>
              </w:rPr>
            </w:pPr>
          </w:p>
        </w:tc>
      </w:tr>
      <w:tr w:rsidR="003F39AD" w:rsidRPr="008B0B6E" w14:paraId="724E1E3C" w14:textId="77777777" w:rsidTr="00794262">
        <w:trPr>
          <w:trHeight w:val="20"/>
          <w:jc w:val="center"/>
        </w:trPr>
        <w:tc>
          <w:tcPr>
            <w:tcW w:w="1102" w:type="dxa"/>
          </w:tcPr>
          <w:p w14:paraId="2662A261" w14:textId="2B4C9CDC"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R1-1809853</w:t>
            </w:r>
          </w:p>
        </w:tc>
        <w:tc>
          <w:tcPr>
            <w:tcW w:w="2707" w:type="dxa"/>
          </w:tcPr>
          <w:p w14:paraId="30FC37D5" w14:textId="352A63E0" w:rsidR="003F39AD" w:rsidRPr="008B0B6E" w:rsidRDefault="003F39AD" w:rsidP="003F39AD">
            <w:pPr>
              <w:rPr>
                <w:rFonts w:ascii="Times New Roman" w:hAnsi="Times New Roman"/>
                <w:sz w:val="16"/>
                <w:szCs w:val="16"/>
              </w:rPr>
            </w:pPr>
            <w:r w:rsidRPr="008B0B6E">
              <w:rPr>
                <w:rFonts w:ascii="Times New Roman" w:hAnsi="Times New Roman"/>
                <w:sz w:val="16"/>
                <w:szCs w:val="16"/>
              </w:rPr>
              <w:t>LS on second BLER pair for RLM</w:t>
            </w:r>
          </w:p>
        </w:tc>
        <w:tc>
          <w:tcPr>
            <w:tcW w:w="1291" w:type="dxa"/>
          </w:tcPr>
          <w:p w14:paraId="56F6C2FD" w14:textId="36465032" w:rsidR="003F39AD" w:rsidRPr="008B0B6E" w:rsidRDefault="003F39AD" w:rsidP="003F39AD">
            <w:pPr>
              <w:rPr>
                <w:rFonts w:ascii="Times New Roman" w:hAnsi="Times New Roman"/>
                <w:sz w:val="16"/>
                <w:szCs w:val="16"/>
              </w:rPr>
            </w:pPr>
            <w:r w:rsidRPr="008B0B6E">
              <w:rPr>
                <w:rFonts w:ascii="Times New Roman" w:hAnsi="Times New Roman"/>
                <w:sz w:val="16"/>
                <w:szCs w:val="16"/>
              </w:rPr>
              <w:t>RAN1, Ericsson</w:t>
            </w:r>
          </w:p>
        </w:tc>
        <w:tc>
          <w:tcPr>
            <w:tcW w:w="818" w:type="dxa"/>
          </w:tcPr>
          <w:p w14:paraId="53A3513B" w14:textId="6492C841"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3B701ECC" w14:textId="69D27E51" w:rsidR="003F39AD" w:rsidRPr="008B0B6E" w:rsidRDefault="003F39AD" w:rsidP="003F39AD">
            <w:pPr>
              <w:rPr>
                <w:rFonts w:ascii="Times New Roman" w:hAnsi="Times New Roman"/>
                <w:bCs/>
                <w:sz w:val="16"/>
                <w:szCs w:val="16"/>
              </w:rPr>
            </w:pPr>
            <w:r w:rsidRPr="008B0B6E">
              <w:rPr>
                <w:rFonts w:ascii="Times New Roman" w:hAnsi="Times New Roman"/>
                <w:sz w:val="16"/>
                <w:szCs w:val="16"/>
              </w:rPr>
              <w:t>NR_newRAT-Core</w:t>
            </w:r>
          </w:p>
        </w:tc>
        <w:tc>
          <w:tcPr>
            <w:tcW w:w="1088" w:type="dxa"/>
          </w:tcPr>
          <w:p w14:paraId="575A5432" w14:textId="77777777" w:rsidR="003F39AD" w:rsidRPr="008B0B6E" w:rsidRDefault="003F39AD" w:rsidP="003F39AD">
            <w:pPr>
              <w:rPr>
                <w:rFonts w:ascii="Times New Roman" w:hAnsi="Times New Roman"/>
                <w:sz w:val="16"/>
                <w:szCs w:val="16"/>
              </w:rPr>
            </w:pPr>
          </w:p>
        </w:tc>
        <w:tc>
          <w:tcPr>
            <w:tcW w:w="1023" w:type="dxa"/>
          </w:tcPr>
          <w:p w14:paraId="3F5CE512" w14:textId="729615CB" w:rsidR="003F39AD" w:rsidRPr="008B0B6E" w:rsidRDefault="003F39AD" w:rsidP="003F39AD">
            <w:pPr>
              <w:rPr>
                <w:rFonts w:ascii="Times New Roman" w:hAnsi="Times New Roman"/>
                <w:sz w:val="16"/>
                <w:szCs w:val="16"/>
              </w:rPr>
            </w:pPr>
            <w:r w:rsidRPr="008B0B6E">
              <w:rPr>
                <w:rFonts w:ascii="Times New Roman" w:hAnsi="Times New Roman"/>
                <w:sz w:val="16"/>
                <w:szCs w:val="16"/>
              </w:rPr>
              <w:t>RAN4</w:t>
            </w:r>
          </w:p>
        </w:tc>
        <w:tc>
          <w:tcPr>
            <w:tcW w:w="1023" w:type="dxa"/>
          </w:tcPr>
          <w:p w14:paraId="69CCB462" w14:textId="77777777" w:rsidR="003F39AD" w:rsidRPr="008B0B6E" w:rsidRDefault="003F39AD" w:rsidP="003F39AD">
            <w:pPr>
              <w:rPr>
                <w:rFonts w:ascii="Times New Roman" w:hAnsi="Times New Roman"/>
                <w:sz w:val="16"/>
                <w:szCs w:val="16"/>
              </w:rPr>
            </w:pPr>
          </w:p>
        </w:tc>
        <w:tc>
          <w:tcPr>
            <w:tcW w:w="1138" w:type="dxa"/>
          </w:tcPr>
          <w:p w14:paraId="6D31136D" w14:textId="77777777" w:rsidR="003F39AD" w:rsidRPr="008B0B6E" w:rsidRDefault="003F39AD" w:rsidP="003F39AD">
            <w:pPr>
              <w:rPr>
                <w:rFonts w:ascii="Times New Roman" w:hAnsi="Times New Roman"/>
                <w:sz w:val="16"/>
                <w:szCs w:val="16"/>
              </w:rPr>
            </w:pPr>
          </w:p>
        </w:tc>
        <w:tc>
          <w:tcPr>
            <w:tcW w:w="1084" w:type="dxa"/>
          </w:tcPr>
          <w:p w14:paraId="0EC33828" w14:textId="77777777" w:rsidR="003F39AD" w:rsidRPr="008B0B6E" w:rsidRDefault="003F39AD" w:rsidP="003F39AD">
            <w:pPr>
              <w:rPr>
                <w:rFonts w:ascii="Times New Roman" w:hAnsi="Times New Roman"/>
                <w:sz w:val="16"/>
                <w:szCs w:val="16"/>
              </w:rPr>
            </w:pPr>
          </w:p>
        </w:tc>
      </w:tr>
      <w:tr w:rsidR="003F39AD" w:rsidRPr="008B0B6E" w14:paraId="3BD5FEDF" w14:textId="77777777" w:rsidTr="00794262">
        <w:trPr>
          <w:trHeight w:val="20"/>
          <w:jc w:val="center"/>
        </w:trPr>
        <w:tc>
          <w:tcPr>
            <w:tcW w:w="1102" w:type="dxa"/>
          </w:tcPr>
          <w:p w14:paraId="39EADD7B" w14:textId="427F58C1"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R1-1809886</w:t>
            </w:r>
          </w:p>
        </w:tc>
        <w:tc>
          <w:tcPr>
            <w:tcW w:w="2707" w:type="dxa"/>
          </w:tcPr>
          <w:p w14:paraId="023F90ED" w14:textId="2A7CCA51" w:rsidR="003F39AD" w:rsidRPr="008B0B6E" w:rsidRDefault="003F39AD" w:rsidP="003F39AD">
            <w:pPr>
              <w:rPr>
                <w:rFonts w:ascii="Times New Roman" w:hAnsi="Times New Roman"/>
                <w:sz w:val="16"/>
                <w:szCs w:val="16"/>
              </w:rPr>
            </w:pPr>
            <w:r w:rsidRPr="008B0B6E">
              <w:rPr>
                <w:rFonts w:ascii="Times New Roman" w:hAnsi="Times New Roman"/>
                <w:sz w:val="16"/>
                <w:szCs w:val="16"/>
              </w:rPr>
              <w:t>LS on power control for NR(FR1) - NR(FR2) dual connectivity</w:t>
            </w:r>
          </w:p>
        </w:tc>
        <w:tc>
          <w:tcPr>
            <w:tcW w:w="1291" w:type="dxa"/>
          </w:tcPr>
          <w:p w14:paraId="5BA79463" w14:textId="106A55FA" w:rsidR="003F39AD" w:rsidRPr="008B0B6E" w:rsidRDefault="003F39AD" w:rsidP="003F39AD">
            <w:pPr>
              <w:rPr>
                <w:rFonts w:ascii="Times New Roman" w:hAnsi="Times New Roman"/>
                <w:sz w:val="16"/>
                <w:szCs w:val="16"/>
              </w:rPr>
            </w:pPr>
            <w:r w:rsidRPr="008B0B6E">
              <w:rPr>
                <w:rFonts w:ascii="Times New Roman" w:hAnsi="Times New Roman"/>
                <w:sz w:val="16"/>
                <w:szCs w:val="16"/>
              </w:rPr>
              <w:t>RAN1, Ericsson</w:t>
            </w:r>
          </w:p>
        </w:tc>
        <w:tc>
          <w:tcPr>
            <w:tcW w:w="818" w:type="dxa"/>
          </w:tcPr>
          <w:p w14:paraId="46F46DF6" w14:textId="6E1953E8"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2A2B589A" w14:textId="4B44DCBD" w:rsidR="003F39AD" w:rsidRPr="008B0B6E" w:rsidRDefault="003F39AD" w:rsidP="003F39AD">
            <w:pPr>
              <w:rPr>
                <w:rFonts w:ascii="Times New Roman" w:hAnsi="Times New Roman"/>
                <w:bCs/>
                <w:sz w:val="16"/>
                <w:szCs w:val="16"/>
              </w:rPr>
            </w:pPr>
            <w:r w:rsidRPr="008B0B6E">
              <w:rPr>
                <w:rFonts w:ascii="Times New Roman" w:hAnsi="Times New Roman"/>
                <w:sz w:val="16"/>
                <w:szCs w:val="16"/>
              </w:rPr>
              <w:t>NR_newRAT-Core</w:t>
            </w:r>
          </w:p>
        </w:tc>
        <w:tc>
          <w:tcPr>
            <w:tcW w:w="1088" w:type="dxa"/>
          </w:tcPr>
          <w:p w14:paraId="5BF2C471" w14:textId="77777777" w:rsidR="003F39AD" w:rsidRPr="008B0B6E" w:rsidRDefault="003F39AD" w:rsidP="003F39AD">
            <w:pPr>
              <w:rPr>
                <w:rFonts w:ascii="Times New Roman" w:hAnsi="Times New Roman"/>
                <w:sz w:val="16"/>
                <w:szCs w:val="16"/>
              </w:rPr>
            </w:pPr>
          </w:p>
        </w:tc>
        <w:tc>
          <w:tcPr>
            <w:tcW w:w="1023" w:type="dxa"/>
          </w:tcPr>
          <w:p w14:paraId="0B66FB3F" w14:textId="02CF065C" w:rsidR="003F39AD" w:rsidRPr="008B0B6E" w:rsidRDefault="003F39AD" w:rsidP="003F39AD">
            <w:pPr>
              <w:rPr>
                <w:rFonts w:ascii="Times New Roman" w:hAnsi="Times New Roman"/>
                <w:sz w:val="16"/>
                <w:szCs w:val="16"/>
              </w:rPr>
            </w:pPr>
            <w:r w:rsidRPr="008B0B6E">
              <w:rPr>
                <w:rFonts w:ascii="Times New Roman" w:hAnsi="Times New Roman"/>
                <w:sz w:val="16"/>
                <w:szCs w:val="16"/>
              </w:rPr>
              <w:t>RAN4</w:t>
            </w:r>
          </w:p>
        </w:tc>
        <w:tc>
          <w:tcPr>
            <w:tcW w:w="1023" w:type="dxa"/>
          </w:tcPr>
          <w:p w14:paraId="08C14B59" w14:textId="77777777" w:rsidR="003F39AD" w:rsidRPr="008B0B6E" w:rsidRDefault="003F39AD" w:rsidP="003F39AD">
            <w:pPr>
              <w:rPr>
                <w:rFonts w:ascii="Times New Roman" w:hAnsi="Times New Roman"/>
                <w:sz w:val="16"/>
                <w:szCs w:val="16"/>
              </w:rPr>
            </w:pPr>
          </w:p>
        </w:tc>
        <w:tc>
          <w:tcPr>
            <w:tcW w:w="1138" w:type="dxa"/>
          </w:tcPr>
          <w:p w14:paraId="7A74564B" w14:textId="77777777" w:rsidR="003F39AD" w:rsidRPr="008B0B6E" w:rsidRDefault="003F39AD" w:rsidP="003F39AD">
            <w:pPr>
              <w:rPr>
                <w:rFonts w:ascii="Times New Roman" w:hAnsi="Times New Roman"/>
                <w:sz w:val="16"/>
                <w:szCs w:val="16"/>
              </w:rPr>
            </w:pPr>
          </w:p>
        </w:tc>
        <w:tc>
          <w:tcPr>
            <w:tcW w:w="1084" w:type="dxa"/>
          </w:tcPr>
          <w:p w14:paraId="5C1F6797" w14:textId="77777777" w:rsidR="003F39AD" w:rsidRPr="008B0B6E" w:rsidRDefault="003F39AD" w:rsidP="003F39AD">
            <w:pPr>
              <w:rPr>
                <w:rFonts w:ascii="Times New Roman" w:hAnsi="Times New Roman"/>
                <w:sz w:val="16"/>
                <w:szCs w:val="16"/>
              </w:rPr>
            </w:pPr>
          </w:p>
        </w:tc>
      </w:tr>
      <w:tr w:rsidR="003F39AD" w:rsidRPr="008B0B6E" w14:paraId="3C755C7E" w14:textId="77777777" w:rsidTr="00794262">
        <w:trPr>
          <w:trHeight w:val="20"/>
          <w:jc w:val="center"/>
        </w:trPr>
        <w:tc>
          <w:tcPr>
            <w:tcW w:w="1102" w:type="dxa"/>
          </w:tcPr>
          <w:p w14:paraId="1B9F83E3" w14:textId="5A711569"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R1-1809887</w:t>
            </w:r>
          </w:p>
        </w:tc>
        <w:tc>
          <w:tcPr>
            <w:tcW w:w="2707" w:type="dxa"/>
          </w:tcPr>
          <w:p w14:paraId="51934AE5" w14:textId="3F4F42D3" w:rsidR="003F39AD" w:rsidRPr="008B0B6E" w:rsidRDefault="003F39AD" w:rsidP="003F39AD">
            <w:pPr>
              <w:rPr>
                <w:rFonts w:ascii="Times New Roman" w:hAnsi="Times New Roman"/>
                <w:sz w:val="16"/>
                <w:szCs w:val="16"/>
              </w:rPr>
            </w:pPr>
            <w:r w:rsidRPr="008B0B6E">
              <w:rPr>
                <w:rFonts w:ascii="Times New Roman" w:hAnsi="Times New Roman"/>
                <w:sz w:val="16"/>
                <w:szCs w:val="16"/>
              </w:rPr>
              <w:t>Reply LS on termination of contention-free BFR</w:t>
            </w:r>
          </w:p>
        </w:tc>
        <w:tc>
          <w:tcPr>
            <w:tcW w:w="1291" w:type="dxa"/>
          </w:tcPr>
          <w:p w14:paraId="1AAD0C35" w14:textId="5EC35EC9" w:rsidR="003F39AD" w:rsidRPr="008B0B6E" w:rsidRDefault="003F39AD" w:rsidP="003F39AD">
            <w:pPr>
              <w:rPr>
                <w:rFonts w:ascii="Times New Roman" w:hAnsi="Times New Roman"/>
                <w:sz w:val="16"/>
                <w:szCs w:val="16"/>
              </w:rPr>
            </w:pPr>
            <w:r w:rsidRPr="008B0B6E">
              <w:rPr>
                <w:rFonts w:ascii="Times New Roman" w:hAnsi="Times New Roman"/>
                <w:sz w:val="16"/>
                <w:szCs w:val="16"/>
              </w:rPr>
              <w:t>RAN1, MediaTek</w:t>
            </w:r>
          </w:p>
        </w:tc>
        <w:tc>
          <w:tcPr>
            <w:tcW w:w="818" w:type="dxa"/>
          </w:tcPr>
          <w:p w14:paraId="7BBA1EFF" w14:textId="5CB4D381"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2E44235C" w14:textId="2BD52D68" w:rsidR="003F39AD" w:rsidRPr="008B0B6E" w:rsidRDefault="003F39AD" w:rsidP="003F39AD">
            <w:pPr>
              <w:rPr>
                <w:rFonts w:ascii="Times New Roman" w:hAnsi="Times New Roman"/>
                <w:bCs/>
                <w:sz w:val="16"/>
                <w:szCs w:val="16"/>
              </w:rPr>
            </w:pPr>
            <w:r w:rsidRPr="008B0B6E">
              <w:rPr>
                <w:rFonts w:ascii="Times New Roman" w:hAnsi="Times New Roman"/>
                <w:sz w:val="16"/>
                <w:szCs w:val="16"/>
              </w:rPr>
              <w:t>NR_newRAT-Core</w:t>
            </w:r>
          </w:p>
        </w:tc>
        <w:tc>
          <w:tcPr>
            <w:tcW w:w="1088" w:type="dxa"/>
          </w:tcPr>
          <w:p w14:paraId="070D4AAE" w14:textId="5B33A367" w:rsidR="003F39AD" w:rsidRPr="008B0B6E" w:rsidRDefault="003F39AD" w:rsidP="003F39AD">
            <w:pPr>
              <w:rPr>
                <w:rFonts w:ascii="Times New Roman" w:hAnsi="Times New Roman"/>
                <w:sz w:val="16"/>
                <w:szCs w:val="16"/>
              </w:rPr>
            </w:pPr>
            <w:r w:rsidRPr="008B0B6E">
              <w:rPr>
                <w:rFonts w:ascii="Times New Roman" w:hAnsi="Times New Roman"/>
                <w:sz w:val="16"/>
                <w:szCs w:val="16"/>
              </w:rPr>
              <w:t>R2-1810807</w:t>
            </w:r>
          </w:p>
        </w:tc>
        <w:tc>
          <w:tcPr>
            <w:tcW w:w="1023" w:type="dxa"/>
          </w:tcPr>
          <w:p w14:paraId="23F6A8EA" w14:textId="67109829" w:rsidR="003F39AD" w:rsidRPr="008B0B6E" w:rsidRDefault="003F39AD" w:rsidP="003F39AD">
            <w:pPr>
              <w:rPr>
                <w:rFonts w:ascii="Times New Roman" w:hAnsi="Times New Roman"/>
                <w:sz w:val="16"/>
                <w:szCs w:val="16"/>
              </w:rPr>
            </w:pPr>
            <w:r w:rsidRPr="008B0B6E">
              <w:rPr>
                <w:rFonts w:ascii="Times New Roman" w:hAnsi="Times New Roman"/>
                <w:sz w:val="16"/>
                <w:szCs w:val="16"/>
              </w:rPr>
              <w:t>RAN2</w:t>
            </w:r>
          </w:p>
        </w:tc>
        <w:tc>
          <w:tcPr>
            <w:tcW w:w="1023" w:type="dxa"/>
          </w:tcPr>
          <w:p w14:paraId="48BAD939" w14:textId="77777777" w:rsidR="003F39AD" w:rsidRPr="008B0B6E" w:rsidRDefault="003F39AD" w:rsidP="003F39AD">
            <w:pPr>
              <w:rPr>
                <w:rFonts w:ascii="Times New Roman" w:hAnsi="Times New Roman"/>
                <w:sz w:val="16"/>
                <w:szCs w:val="16"/>
              </w:rPr>
            </w:pPr>
          </w:p>
        </w:tc>
        <w:tc>
          <w:tcPr>
            <w:tcW w:w="1138" w:type="dxa"/>
          </w:tcPr>
          <w:p w14:paraId="432C2CBC" w14:textId="77777777" w:rsidR="003F39AD" w:rsidRPr="008B0B6E" w:rsidRDefault="003F39AD" w:rsidP="003F39AD">
            <w:pPr>
              <w:rPr>
                <w:rFonts w:ascii="Times New Roman" w:hAnsi="Times New Roman"/>
                <w:sz w:val="16"/>
                <w:szCs w:val="16"/>
              </w:rPr>
            </w:pPr>
          </w:p>
        </w:tc>
        <w:tc>
          <w:tcPr>
            <w:tcW w:w="1084" w:type="dxa"/>
          </w:tcPr>
          <w:p w14:paraId="10BCF7A6" w14:textId="77777777" w:rsidR="003F39AD" w:rsidRPr="008B0B6E" w:rsidRDefault="003F39AD" w:rsidP="003F39AD">
            <w:pPr>
              <w:rPr>
                <w:rFonts w:ascii="Times New Roman" w:hAnsi="Times New Roman"/>
                <w:sz w:val="16"/>
                <w:szCs w:val="16"/>
              </w:rPr>
            </w:pPr>
          </w:p>
        </w:tc>
      </w:tr>
      <w:tr w:rsidR="003F39AD" w:rsidRPr="008B0B6E" w14:paraId="40E3DBFB" w14:textId="77777777" w:rsidTr="00794262">
        <w:trPr>
          <w:trHeight w:val="20"/>
          <w:jc w:val="center"/>
        </w:trPr>
        <w:tc>
          <w:tcPr>
            <w:tcW w:w="1102" w:type="dxa"/>
          </w:tcPr>
          <w:p w14:paraId="7D6A28A8" w14:textId="08181F76"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R1-1809888</w:t>
            </w:r>
          </w:p>
        </w:tc>
        <w:tc>
          <w:tcPr>
            <w:tcW w:w="2707" w:type="dxa"/>
          </w:tcPr>
          <w:p w14:paraId="6CA6C1E5" w14:textId="207BAE90" w:rsidR="003F39AD" w:rsidRPr="008B0B6E" w:rsidRDefault="003F39AD" w:rsidP="003F39AD">
            <w:pPr>
              <w:rPr>
                <w:rFonts w:ascii="Times New Roman" w:hAnsi="Times New Roman"/>
                <w:sz w:val="16"/>
                <w:szCs w:val="16"/>
              </w:rPr>
            </w:pPr>
            <w:r w:rsidRPr="008B0B6E">
              <w:rPr>
                <w:rFonts w:ascii="Times New Roman" w:hAnsi="Times New Roman"/>
                <w:sz w:val="16"/>
                <w:szCs w:val="16"/>
              </w:rPr>
              <w:t>LS on maximum number of TCI states</w:t>
            </w:r>
          </w:p>
        </w:tc>
        <w:tc>
          <w:tcPr>
            <w:tcW w:w="1291" w:type="dxa"/>
          </w:tcPr>
          <w:p w14:paraId="54695A9D" w14:textId="43E482BC" w:rsidR="003F39AD" w:rsidRPr="008B0B6E" w:rsidRDefault="003F39AD" w:rsidP="003F39AD">
            <w:pPr>
              <w:rPr>
                <w:rFonts w:ascii="Times New Roman" w:hAnsi="Times New Roman"/>
                <w:sz w:val="16"/>
                <w:szCs w:val="16"/>
              </w:rPr>
            </w:pPr>
            <w:r w:rsidRPr="008B0B6E">
              <w:rPr>
                <w:rFonts w:ascii="Times New Roman" w:hAnsi="Times New Roman"/>
                <w:sz w:val="16"/>
                <w:szCs w:val="16"/>
              </w:rPr>
              <w:t>RAN1, Ericsson</w:t>
            </w:r>
          </w:p>
        </w:tc>
        <w:tc>
          <w:tcPr>
            <w:tcW w:w="818" w:type="dxa"/>
          </w:tcPr>
          <w:p w14:paraId="68C60C94" w14:textId="2022EF2E"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10DD77EA" w14:textId="2C3BB417" w:rsidR="003F39AD" w:rsidRPr="008B0B6E" w:rsidRDefault="003F39AD" w:rsidP="003F39AD">
            <w:pPr>
              <w:rPr>
                <w:rFonts w:ascii="Times New Roman" w:hAnsi="Times New Roman"/>
                <w:bCs/>
                <w:sz w:val="16"/>
                <w:szCs w:val="16"/>
              </w:rPr>
            </w:pPr>
            <w:r w:rsidRPr="008B0B6E">
              <w:rPr>
                <w:rFonts w:ascii="Times New Roman" w:hAnsi="Times New Roman"/>
                <w:sz w:val="16"/>
                <w:szCs w:val="16"/>
              </w:rPr>
              <w:t>NR_newRAT-Core</w:t>
            </w:r>
          </w:p>
        </w:tc>
        <w:tc>
          <w:tcPr>
            <w:tcW w:w="1088" w:type="dxa"/>
          </w:tcPr>
          <w:p w14:paraId="1B4DFFF0" w14:textId="77777777" w:rsidR="003F39AD" w:rsidRPr="008B0B6E" w:rsidRDefault="003F39AD" w:rsidP="003F39AD">
            <w:pPr>
              <w:rPr>
                <w:rFonts w:ascii="Times New Roman" w:hAnsi="Times New Roman"/>
                <w:sz w:val="16"/>
                <w:szCs w:val="16"/>
              </w:rPr>
            </w:pPr>
          </w:p>
        </w:tc>
        <w:tc>
          <w:tcPr>
            <w:tcW w:w="1023" w:type="dxa"/>
          </w:tcPr>
          <w:p w14:paraId="1A6048F2" w14:textId="02AA4367" w:rsidR="003F39AD" w:rsidRPr="008B0B6E" w:rsidRDefault="003F39AD" w:rsidP="003F39AD">
            <w:pPr>
              <w:rPr>
                <w:rFonts w:ascii="Times New Roman" w:hAnsi="Times New Roman"/>
                <w:sz w:val="16"/>
                <w:szCs w:val="16"/>
              </w:rPr>
            </w:pPr>
            <w:r w:rsidRPr="008B0B6E">
              <w:rPr>
                <w:rFonts w:ascii="Times New Roman" w:hAnsi="Times New Roman"/>
                <w:sz w:val="16"/>
                <w:szCs w:val="16"/>
              </w:rPr>
              <w:t>RAN2</w:t>
            </w:r>
          </w:p>
        </w:tc>
        <w:tc>
          <w:tcPr>
            <w:tcW w:w="1023" w:type="dxa"/>
          </w:tcPr>
          <w:p w14:paraId="7ADB2C93" w14:textId="77777777" w:rsidR="003F39AD" w:rsidRPr="008B0B6E" w:rsidRDefault="003F39AD" w:rsidP="003F39AD">
            <w:pPr>
              <w:rPr>
                <w:rFonts w:ascii="Times New Roman" w:hAnsi="Times New Roman"/>
                <w:sz w:val="16"/>
                <w:szCs w:val="16"/>
              </w:rPr>
            </w:pPr>
          </w:p>
        </w:tc>
        <w:tc>
          <w:tcPr>
            <w:tcW w:w="1138" w:type="dxa"/>
          </w:tcPr>
          <w:p w14:paraId="4549FA3D" w14:textId="77777777" w:rsidR="003F39AD" w:rsidRPr="008B0B6E" w:rsidRDefault="003F39AD" w:rsidP="003F39AD">
            <w:pPr>
              <w:rPr>
                <w:rFonts w:ascii="Times New Roman" w:hAnsi="Times New Roman"/>
                <w:sz w:val="16"/>
                <w:szCs w:val="16"/>
              </w:rPr>
            </w:pPr>
          </w:p>
        </w:tc>
        <w:tc>
          <w:tcPr>
            <w:tcW w:w="1084" w:type="dxa"/>
          </w:tcPr>
          <w:p w14:paraId="4211D34C" w14:textId="77777777" w:rsidR="003F39AD" w:rsidRPr="008B0B6E" w:rsidRDefault="003F39AD" w:rsidP="003F39AD">
            <w:pPr>
              <w:rPr>
                <w:rFonts w:ascii="Times New Roman" w:hAnsi="Times New Roman"/>
                <w:sz w:val="16"/>
                <w:szCs w:val="16"/>
              </w:rPr>
            </w:pPr>
          </w:p>
        </w:tc>
      </w:tr>
      <w:tr w:rsidR="003F39AD" w:rsidRPr="008B0B6E" w14:paraId="4DFEA013" w14:textId="77777777" w:rsidTr="00794262">
        <w:trPr>
          <w:trHeight w:val="20"/>
          <w:jc w:val="center"/>
        </w:trPr>
        <w:tc>
          <w:tcPr>
            <w:tcW w:w="1102" w:type="dxa"/>
          </w:tcPr>
          <w:p w14:paraId="5FCB878A" w14:textId="30783785"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R1-1809889</w:t>
            </w:r>
          </w:p>
        </w:tc>
        <w:tc>
          <w:tcPr>
            <w:tcW w:w="2707" w:type="dxa"/>
          </w:tcPr>
          <w:p w14:paraId="1E1BA70E" w14:textId="0EF6BF43" w:rsidR="003F39AD" w:rsidRPr="008B0B6E" w:rsidRDefault="003F39AD" w:rsidP="003F39AD">
            <w:pPr>
              <w:rPr>
                <w:rFonts w:ascii="Times New Roman" w:hAnsi="Times New Roman"/>
                <w:sz w:val="16"/>
                <w:szCs w:val="16"/>
              </w:rPr>
            </w:pPr>
            <w:r w:rsidRPr="008B0B6E">
              <w:rPr>
                <w:rFonts w:ascii="Times New Roman" w:hAnsi="Times New Roman"/>
                <w:sz w:val="16"/>
                <w:szCs w:val="16"/>
              </w:rPr>
              <w:t>Reply LS on UE power class and UE capability on SRS carrier switch</w:t>
            </w:r>
          </w:p>
        </w:tc>
        <w:tc>
          <w:tcPr>
            <w:tcW w:w="1291" w:type="dxa"/>
          </w:tcPr>
          <w:p w14:paraId="25E48979" w14:textId="2B142DEE" w:rsidR="003F39AD" w:rsidRPr="008B0B6E" w:rsidRDefault="003F39AD" w:rsidP="003F39AD">
            <w:pPr>
              <w:rPr>
                <w:rFonts w:ascii="Times New Roman" w:hAnsi="Times New Roman"/>
                <w:sz w:val="16"/>
                <w:szCs w:val="16"/>
              </w:rPr>
            </w:pPr>
            <w:r w:rsidRPr="008B0B6E">
              <w:rPr>
                <w:rFonts w:ascii="Times New Roman" w:hAnsi="Times New Roman"/>
                <w:sz w:val="16"/>
                <w:szCs w:val="16"/>
              </w:rPr>
              <w:t>RAN1, Huawei</w:t>
            </w:r>
          </w:p>
        </w:tc>
        <w:tc>
          <w:tcPr>
            <w:tcW w:w="818" w:type="dxa"/>
          </w:tcPr>
          <w:p w14:paraId="4B7AA213" w14:textId="773E8017"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3AA898CE" w14:textId="0978B0DF" w:rsidR="003F39AD" w:rsidRPr="008B0B6E" w:rsidRDefault="003F39AD" w:rsidP="003F39AD">
            <w:pPr>
              <w:rPr>
                <w:rFonts w:ascii="Times New Roman" w:hAnsi="Times New Roman"/>
                <w:bCs/>
                <w:sz w:val="16"/>
                <w:szCs w:val="16"/>
              </w:rPr>
            </w:pPr>
            <w:r w:rsidRPr="008B0B6E">
              <w:rPr>
                <w:rFonts w:ascii="Times New Roman" w:hAnsi="Times New Roman"/>
                <w:sz w:val="16"/>
                <w:szCs w:val="16"/>
              </w:rPr>
              <w:t>NR_newRAT-Core</w:t>
            </w:r>
          </w:p>
        </w:tc>
        <w:tc>
          <w:tcPr>
            <w:tcW w:w="1088" w:type="dxa"/>
          </w:tcPr>
          <w:p w14:paraId="70FAF1DF" w14:textId="58E8661D" w:rsidR="003F39AD" w:rsidRPr="008B0B6E" w:rsidRDefault="003F39AD" w:rsidP="003F39AD">
            <w:pPr>
              <w:rPr>
                <w:rFonts w:ascii="Times New Roman" w:hAnsi="Times New Roman"/>
                <w:sz w:val="16"/>
                <w:szCs w:val="16"/>
              </w:rPr>
            </w:pPr>
            <w:r w:rsidRPr="008B0B6E">
              <w:rPr>
                <w:rFonts w:ascii="Times New Roman" w:hAnsi="Times New Roman"/>
                <w:sz w:val="16"/>
                <w:szCs w:val="16"/>
              </w:rPr>
              <w:t>R2-1809180</w:t>
            </w:r>
          </w:p>
        </w:tc>
        <w:tc>
          <w:tcPr>
            <w:tcW w:w="1023" w:type="dxa"/>
          </w:tcPr>
          <w:p w14:paraId="661DEC73" w14:textId="66A23A01" w:rsidR="003F39AD" w:rsidRPr="008B0B6E" w:rsidRDefault="003F39AD" w:rsidP="003F39AD">
            <w:pPr>
              <w:rPr>
                <w:rFonts w:ascii="Times New Roman" w:hAnsi="Times New Roman"/>
                <w:sz w:val="16"/>
                <w:szCs w:val="16"/>
              </w:rPr>
            </w:pPr>
            <w:r w:rsidRPr="008B0B6E">
              <w:rPr>
                <w:rFonts w:ascii="Times New Roman" w:hAnsi="Times New Roman"/>
                <w:sz w:val="16"/>
                <w:szCs w:val="16"/>
              </w:rPr>
              <w:t>RAN2, RAN4</w:t>
            </w:r>
          </w:p>
        </w:tc>
        <w:tc>
          <w:tcPr>
            <w:tcW w:w="1023" w:type="dxa"/>
          </w:tcPr>
          <w:p w14:paraId="2504DC1C" w14:textId="77777777" w:rsidR="003F39AD" w:rsidRPr="008B0B6E" w:rsidRDefault="003F39AD" w:rsidP="003F39AD">
            <w:pPr>
              <w:rPr>
                <w:rFonts w:ascii="Times New Roman" w:hAnsi="Times New Roman"/>
                <w:sz w:val="16"/>
                <w:szCs w:val="16"/>
              </w:rPr>
            </w:pPr>
          </w:p>
        </w:tc>
        <w:tc>
          <w:tcPr>
            <w:tcW w:w="1138" w:type="dxa"/>
          </w:tcPr>
          <w:p w14:paraId="467CD9F7" w14:textId="77777777" w:rsidR="003F39AD" w:rsidRPr="008B0B6E" w:rsidRDefault="003F39AD" w:rsidP="003F39AD">
            <w:pPr>
              <w:rPr>
                <w:rFonts w:ascii="Times New Roman" w:hAnsi="Times New Roman"/>
                <w:sz w:val="16"/>
                <w:szCs w:val="16"/>
              </w:rPr>
            </w:pPr>
          </w:p>
        </w:tc>
        <w:tc>
          <w:tcPr>
            <w:tcW w:w="1084" w:type="dxa"/>
          </w:tcPr>
          <w:p w14:paraId="3EC2B09F" w14:textId="77777777" w:rsidR="003F39AD" w:rsidRPr="008B0B6E" w:rsidRDefault="003F39AD" w:rsidP="003F39AD">
            <w:pPr>
              <w:rPr>
                <w:rFonts w:ascii="Times New Roman" w:hAnsi="Times New Roman"/>
                <w:sz w:val="16"/>
                <w:szCs w:val="16"/>
              </w:rPr>
            </w:pPr>
          </w:p>
        </w:tc>
      </w:tr>
      <w:tr w:rsidR="003F39AD" w:rsidRPr="008B0B6E" w14:paraId="2AC42414" w14:textId="77777777" w:rsidTr="00794262">
        <w:trPr>
          <w:trHeight w:val="20"/>
          <w:jc w:val="center"/>
        </w:trPr>
        <w:tc>
          <w:tcPr>
            <w:tcW w:w="1102" w:type="dxa"/>
          </w:tcPr>
          <w:p w14:paraId="3C4FCA5A" w14:textId="4032CCF7"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R1-1809890</w:t>
            </w:r>
          </w:p>
        </w:tc>
        <w:tc>
          <w:tcPr>
            <w:tcW w:w="2707" w:type="dxa"/>
          </w:tcPr>
          <w:p w14:paraId="5C12A32E" w14:textId="77EE00D6" w:rsidR="003F39AD" w:rsidRPr="008B0B6E" w:rsidRDefault="003F39AD" w:rsidP="003F39AD">
            <w:pPr>
              <w:rPr>
                <w:rFonts w:ascii="Times New Roman" w:hAnsi="Times New Roman"/>
                <w:sz w:val="16"/>
                <w:szCs w:val="16"/>
              </w:rPr>
            </w:pPr>
            <w:r w:rsidRPr="008B0B6E">
              <w:rPr>
                <w:rFonts w:ascii="Times New Roman" w:hAnsi="Times New Roman"/>
                <w:sz w:val="16"/>
                <w:szCs w:val="16"/>
              </w:rPr>
              <w:t>LS on UE behaviour on reception of channels or RS in the same OFDM symbol</w:t>
            </w:r>
          </w:p>
        </w:tc>
        <w:tc>
          <w:tcPr>
            <w:tcW w:w="1291" w:type="dxa"/>
          </w:tcPr>
          <w:p w14:paraId="520AF64C" w14:textId="00A2FB2C" w:rsidR="003F39AD" w:rsidRPr="008B0B6E" w:rsidRDefault="003F39AD" w:rsidP="003F39AD">
            <w:pPr>
              <w:rPr>
                <w:rFonts w:ascii="Times New Roman" w:hAnsi="Times New Roman"/>
                <w:sz w:val="16"/>
                <w:szCs w:val="16"/>
              </w:rPr>
            </w:pPr>
            <w:r w:rsidRPr="008B0B6E">
              <w:rPr>
                <w:rFonts w:ascii="Times New Roman" w:hAnsi="Times New Roman"/>
                <w:sz w:val="16"/>
                <w:szCs w:val="16"/>
              </w:rPr>
              <w:t>RAN1, Intel</w:t>
            </w:r>
          </w:p>
        </w:tc>
        <w:tc>
          <w:tcPr>
            <w:tcW w:w="818" w:type="dxa"/>
          </w:tcPr>
          <w:p w14:paraId="0997B29B" w14:textId="33C4DE07"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1BAB947D" w14:textId="76261EAB" w:rsidR="003F39AD" w:rsidRPr="008B0B6E" w:rsidRDefault="003F39AD" w:rsidP="003F39AD">
            <w:pPr>
              <w:rPr>
                <w:rFonts w:ascii="Times New Roman" w:hAnsi="Times New Roman"/>
                <w:bCs/>
                <w:sz w:val="16"/>
                <w:szCs w:val="16"/>
              </w:rPr>
            </w:pPr>
            <w:r w:rsidRPr="008B0B6E">
              <w:rPr>
                <w:rFonts w:ascii="Times New Roman" w:hAnsi="Times New Roman"/>
                <w:sz w:val="16"/>
                <w:szCs w:val="16"/>
              </w:rPr>
              <w:t>NR_newRAT-Core</w:t>
            </w:r>
          </w:p>
        </w:tc>
        <w:tc>
          <w:tcPr>
            <w:tcW w:w="1088" w:type="dxa"/>
          </w:tcPr>
          <w:p w14:paraId="206C5162" w14:textId="77777777" w:rsidR="003F39AD" w:rsidRPr="008B0B6E" w:rsidRDefault="003F39AD" w:rsidP="003F39AD">
            <w:pPr>
              <w:rPr>
                <w:rFonts w:ascii="Times New Roman" w:hAnsi="Times New Roman"/>
                <w:sz w:val="16"/>
                <w:szCs w:val="16"/>
              </w:rPr>
            </w:pPr>
          </w:p>
        </w:tc>
        <w:tc>
          <w:tcPr>
            <w:tcW w:w="1023" w:type="dxa"/>
          </w:tcPr>
          <w:p w14:paraId="767AEB80" w14:textId="7898368A" w:rsidR="003F39AD" w:rsidRPr="008B0B6E" w:rsidRDefault="003F39AD" w:rsidP="003F39AD">
            <w:pPr>
              <w:rPr>
                <w:rFonts w:ascii="Times New Roman" w:hAnsi="Times New Roman"/>
                <w:sz w:val="16"/>
                <w:szCs w:val="16"/>
              </w:rPr>
            </w:pPr>
            <w:r w:rsidRPr="008B0B6E">
              <w:rPr>
                <w:rFonts w:ascii="Times New Roman" w:hAnsi="Times New Roman"/>
                <w:sz w:val="16"/>
                <w:szCs w:val="16"/>
              </w:rPr>
              <w:t>RAN4</w:t>
            </w:r>
          </w:p>
        </w:tc>
        <w:tc>
          <w:tcPr>
            <w:tcW w:w="1023" w:type="dxa"/>
          </w:tcPr>
          <w:p w14:paraId="64A9719A" w14:textId="77777777" w:rsidR="003F39AD" w:rsidRPr="008B0B6E" w:rsidRDefault="003F39AD" w:rsidP="003F39AD">
            <w:pPr>
              <w:rPr>
                <w:rFonts w:ascii="Times New Roman" w:hAnsi="Times New Roman"/>
                <w:sz w:val="16"/>
                <w:szCs w:val="16"/>
              </w:rPr>
            </w:pPr>
          </w:p>
        </w:tc>
        <w:tc>
          <w:tcPr>
            <w:tcW w:w="1138" w:type="dxa"/>
          </w:tcPr>
          <w:p w14:paraId="5378148F" w14:textId="77777777" w:rsidR="003F39AD" w:rsidRPr="008B0B6E" w:rsidRDefault="003F39AD" w:rsidP="003F39AD">
            <w:pPr>
              <w:rPr>
                <w:rFonts w:ascii="Times New Roman" w:hAnsi="Times New Roman"/>
                <w:sz w:val="16"/>
                <w:szCs w:val="16"/>
              </w:rPr>
            </w:pPr>
          </w:p>
        </w:tc>
        <w:tc>
          <w:tcPr>
            <w:tcW w:w="1084" w:type="dxa"/>
          </w:tcPr>
          <w:p w14:paraId="40B99634" w14:textId="77777777" w:rsidR="003F39AD" w:rsidRPr="008B0B6E" w:rsidRDefault="003F39AD" w:rsidP="003F39AD">
            <w:pPr>
              <w:rPr>
                <w:rFonts w:ascii="Times New Roman" w:hAnsi="Times New Roman"/>
                <w:sz w:val="16"/>
                <w:szCs w:val="16"/>
              </w:rPr>
            </w:pPr>
          </w:p>
        </w:tc>
      </w:tr>
      <w:tr w:rsidR="003F39AD" w:rsidRPr="008B0B6E" w14:paraId="1EB54B63" w14:textId="77777777" w:rsidTr="00794262">
        <w:trPr>
          <w:trHeight w:val="20"/>
          <w:jc w:val="center"/>
        </w:trPr>
        <w:tc>
          <w:tcPr>
            <w:tcW w:w="1102" w:type="dxa"/>
          </w:tcPr>
          <w:p w14:paraId="41A8EF47" w14:textId="078A69FB"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R1-1809907</w:t>
            </w:r>
          </w:p>
        </w:tc>
        <w:tc>
          <w:tcPr>
            <w:tcW w:w="2707" w:type="dxa"/>
          </w:tcPr>
          <w:p w14:paraId="08F052BC" w14:textId="64106EFD" w:rsidR="003F39AD" w:rsidRPr="008B0B6E" w:rsidRDefault="003F39AD" w:rsidP="003F39AD">
            <w:pPr>
              <w:rPr>
                <w:rFonts w:ascii="Times New Roman" w:hAnsi="Times New Roman"/>
                <w:sz w:val="16"/>
                <w:szCs w:val="16"/>
              </w:rPr>
            </w:pPr>
            <w:r w:rsidRPr="008B0B6E">
              <w:rPr>
                <w:rFonts w:ascii="Times New Roman" w:hAnsi="Times New Roman"/>
                <w:sz w:val="16"/>
                <w:szCs w:val="16"/>
              </w:rPr>
              <w:t>LS on support of unicast, groupcast, and broadcast</w:t>
            </w:r>
          </w:p>
        </w:tc>
        <w:tc>
          <w:tcPr>
            <w:tcW w:w="1291" w:type="dxa"/>
          </w:tcPr>
          <w:p w14:paraId="06A2A4E8" w14:textId="657EDD13" w:rsidR="003F39AD" w:rsidRPr="008B0B6E" w:rsidRDefault="003F39AD" w:rsidP="003F39AD">
            <w:pPr>
              <w:rPr>
                <w:rFonts w:ascii="Times New Roman" w:hAnsi="Times New Roman"/>
                <w:sz w:val="16"/>
                <w:szCs w:val="16"/>
              </w:rPr>
            </w:pPr>
            <w:r w:rsidRPr="008B0B6E">
              <w:rPr>
                <w:rFonts w:ascii="Times New Roman" w:hAnsi="Times New Roman"/>
                <w:sz w:val="16"/>
                <w:szCs w:val="16"/>
              </w:rPr>
              <w:t>RAN1, LG Electronics</w:t>
            </w:r>
          </w:p>
        </w:tc>
        <w:tc>
          <w:tcPr>
            <w:tcW w:w="818" w:type="dxa"/>
          </w:tcPr>
          <w:p w14:paraId="289D0B02" w14:textId="22868D22"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Rel-16</w:t>
            </w:r>
          </w:p>
        </w:tc>
        <w:tc>
          <w:tcPr>
            <w:tcW w:w="2793" w:type="dxa"/>
          </w:tcPr>
          <w:p w14:paraId="2BBC2471" w14:textId="2F738726" w:rsidR="003F39AD" w:rsidRPr="008B0B6E" w:rsidRDefault="003F39AD" w:rsidP="003F39AD">
            <w:pPr>
              <w:rPr>
                <w:rFonts w:ascii="Times New Roman" w:hAnsi="Times New Roman"/>
                <w:bCs/>
                <w:sz w:val="16"/>
                <w:szCs w:val="16"/>
              </w:rPr>
            </w:pPr>
            <w:r w:rsidRPr="008B0B6E">
              <w:rPr>
                <w:rFonts w:ascii="Times New Roman" w:hAnsi="Times New Roman"/>
                <w:sz w:val="16"/>
                <w:szCs w:val="16"/>
              </w:rPr>
              <w:t>FS_NR_V2X</w:t>
            </w:r>
          </w:p>
        </w:tc>
        <w:tc>
          <w:tcPr>
            <w:tcW w:w="1088" w:type="dxa"/>
          </w:tcPr>
          <w:p w14:paraId="6BCEDF49" w14:textId="77777777" w:rsidR="003F39AD" w:rsidRPr="008B0B6E" w:rsidRDefault="003F39AD" w:rsidP="003F39AD">
            <w:pPr>
              <w:rPr>
                <w:rFonts w:ascii="Times New Roman" w:hAnsi="Times New Roman"/>
                <w:sz w:val="16"/>
                <w:szCs w:val="16"/>
              </w:rPr>
            </w:pPr>
          </w:p>
        </w:tc>
        <w:tc>
          <w:tcPr>
            <w:tcW w:w="1023" w:type="dxa"/>
          </w:tcPr>
          <w:p w14:paraId="7A58E45C" w14:textId="027147D8" w:rsidR="003F39AD" w:rsidRPr="008B0B6E" w:rsidRDefault="003F39AD" w:rsidP="003F39AD">
            <w:pPr>
              <w:rPr>
                <w:rFonts w:ascii="Times New Roman" w:hAnsi="Times New Roman"/>
                <w:sz w:val="16"/>
                <w:szCs w:val="16"/>
              </w:rPr>
            </w:pPr>
            <w:r w:rsidRPr="008B0B6E">
              <w:rPr>
                <w:rFonts w:ascii="Times New Roman" w:hAnsi="Times New Roman"/>
                <w:sz w:val="16"/>
                <w:szCs w:val="16"/>
              </w:rPr>
              <w:t>RAN2, SA2</w:t>
            </w:r>
          </w:p>
        </w:tc>
        <w:tc>
          <w:tcPr>
            <w:tcW w:w="1023" w:type="dxa"/>
          </w:tcPr>
          <w:p w14:paraId="3F3D8C8A" w14:textId="77777777" w:rsidR="003F39AD" w:rsidRPr="008B0B6E" w:rsidRDefault="003F39AD" w:rsidP="003F39AD">
            <w:pPr>
              <w:rPr>
                <w:rFonts w:ascii="Times New Roman" w:hAnsi="Times New Roman"/>
                <w:sz w:val="16"/>
                <w:szCs w:val="16"/>
              </w:rPr>
            </w:pPr>
          </w:p>
        </w:tc>
        <w:tc>
          <w:tcPr>
            <w:tcW w:w="1138" w:type="dxa"/>
          </w:tcPr>
          <w:p w14:paraId="3745725C" w14:textId="77777777" w:rsidR="003F39AD" w:rsidRPr="008B0B6E" w:rsidRDefault="003F39AD" w:rsidP="003F39AD">
            <w:pPr>
              <w:rPr>
                <w:rFonts w:ascii="Times New Roman" w:hAnsi="Times New Roman"/>
                <w:sz w:val="16"/>
                <w:szCs w:val="16"/>
              </w:rPr>
            </w:pPr>
          </w:p>
        </w:tc>
        <w:tc>
          <w:tcPr>
            <w:tcW w:w="1084" w:type="dxa"/>
          </w:tcPr>
          <w:p w14:paraId="7E41004B" w14:textId="77777777" w:rsidR="003F39AD" w:rsidRPr="008B0B6E" w:rsidRDefault="003F39AD" w:rsidP="003F39AD">
            <w:pPr>
              <w:rPr>
                <w:rFonts w:ascii="Times New Roman" w:hAnsi="Times New Roman"/>
                <w:sz w:val="16"/>
                <w:szCs w:val="16"/>
              </w:rPr>
            </w:pPr>
          </w:p>
        </w:tc>
      </w:tr>
      <w:tr w:rsidR="003F39AD" w:rsidRPr="008B0B6E" w14:paraId="0D3D603B" w14:textId="77777777" w:rsidTr="00794262">
        <w:trPr>
          <w:trHeight w:val="20"/>
          <w:jc w:val="center"/>
        </w:trPr>
        <w:tc>
          <w:tcPr>
            <w:tcW w:w="1102" w:type="dxa"/>
          </w:tcPr>
          <w:p w14:paraId="2C19DE79" w14:textId="4EF41F7B"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R1-1809958</w:t>
            </w:r>
          </w:p>
        </w:tc>
        <w:tc>
          <w:tcPr>
            <w:tcW w:w="2707" w:type="dxa"/>
          </w:tcPr>
          <w:p w14:paraId="777882B3" w14:textId="06689C03" w:rsidR="003F39AD" w:rsidRPr="008B0B6E" w:rsidRDefault="003F39AD" w:rsidP="003F39AD">
            <w:pPr>
              <w:rPr>
                <w:rFonts w:ascii="Times New Roman" w:hAnsi="Times New Roman"/>
                <w:sz w:val="16"/>
                <w:szCs w:val="16"/>
              </w:rPr>
            </w:pPr>
            <w:r w:rsidRPr="008B0B6E">
              <w:rPr>
                <w:rFonts w:ascii="Times New Roman" w:hAnsi="Times New Roman"/>
                <w:sz w:val="16"/>
                <w:szCs w:val="16"/>
              </w:rPr>
              <w:t>Reply LS on ssb-PositionsInBurst mismatch in SIB1 and ServingcellConfigCommon</w:t>
            </w:r>
          </w:p>
        </w:tc>
        <w:tc>
          <w:tcPr>
            <w:tcW w:w="1291" w:type="dxa"/>
          </w:tcPr>
          <w:p w14:paraId="653AF673" w14:textId="7635C8E6" w:rsidR="003F39AD" w:rsidRPr="008B0B6E" w:rsidRDefault="003F39AD" w:rsidP="003F39AD">
            <w:pPr>
              <w:rPr>
                <w:rFonts w:ascii="Times New Roman" w:hAnsi="Times New Roman"/>
                <w:sz w:val="16"/>
                <w:szCs w:val="16"/>
              </w:rPr>
            </w:pPr>
            <w:r w:rsidRPr="008B0B6E">
              <w:rPr>
                <w:rFonts w:ascii="Times New Roman" w:hAnsi="Times New Roman"/>
                <w:sz w:val="16"/>
                <w:szCs w:val="16"/>
              </w:rPr>
              <w:t>RAN1, Ericsson</w:t>
            </w:r>
          </w:p>
        </w:tc>
        <w:tc>
          <w:tcPr>
            <w:tcW w:w="818" w:type="dxa"/>
          </w:tcPr>
          <w:p w14:paraId="220D897F" w14:textId="1EE11BFC"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7C60A04E" w14:textId="7E148E8C" w:rsidR="003F39AD" w:rsidRPr="008B0B6E" w:rsidRDefault="003F39AD" w:rsidP="003F39AD">
            <w:pPr>
              <w:rPr>
                <w:rFonts w:ascii="Times New Roman" w:hAnsi="Times New Roman"/>
                <w:bCs/>
                <w:sz w:val="16"/>
                <w:szCs w:val="16"/>
              </w:rPr>
            </w:pPr>
            <w:r w:rsidRPr="008B0B6E">
              <w:rPr>
                <w:rFonts w:ascii="Times New Roman" w:hAnsi="Times New Roman"/>
                <w:sz w:val="16"/>
                <w:szCs w:val="16"/>
              </w:rPr>
              <w:t>NR_newRAT-Core</w:t>
            </w:r>
          </w:p>
        </w:tc>
        <w:tc>
          <w:tcPr>
            <w:tcW w:w="1088" w:type="dxa"/>
          </w:tcPr>
          <w:p w14:paraId="21F2C201" w14:textId="4EDDD8BF" w:rsidR="003F39AD" w:rsidRPr="008B0B6E" w:rsidRDefault="003F39AD" w:rsidP="003F39AD">
            <w:pPr>
              <w:rPr>
                <w:rFonts w:ascii="Times New Roman" w:hAnsi="Times New Roman"/>
                <w:sz w:val="16"/>
                <w:szCs w:val="16"/>
              </w:rPr>
            </w:pPr>
            <w:r w:rsidRPr="008B0B6E">
              <w:rPr>
                <w:rFonts w:ascii="Times New Roman" w:hAnsi="Times New Roman"/>
                <w:sz w:val="16"/>
                <w:szCs w:val="16"/>
              </w:rPr>
              <w:t>R2-1810976</w:t>
            </w:r>
          </w:p>
        </w:tc>
        <w:tc>
          <w:tcPr>
            <w:tcW w:w="1023" w:type="dxa"/>
          </w:tcPr>
          <w:p w14:paraId="790968F7" w14:textId="2FD108D5" w:rsidR="003F39AD" w:rsidRPr="008B0B6E" w:rsidRDefault="003F39AD" w:rsidP="003F39AD">
            <w:pPr>
              <w:rPr>
                <w:rFonts w:ascii="Times New Roman" w:hAnsi="Times New Roman"/>
                <w:sz w:val="16"/>
                <w:szCs w:val="16"/>
              </w:rPr>
            </w:pPr>
            <w:r w:rsidRPr="008B0B6E">
              <w:rPr>
                <w:rFonts w:ascii="Times New Roman" w:hAnsi="Times New Roman"/>
                <w:sz w:val="16"/>
                <w:szCs w:val="16"/>
              </w:rPr>
              <w:t>RAN2</w:t>
            </w:r>
          </w:p>
        </w:tc>
        <w:tc>
          <w:tcPr>
            <w:tcW w:w="1023" w:type="dxa"/>
          </w:tcPr>
          <w:p w14:paraId="790CCC4E" w14:textId="77777777" w:rsidR="003F39AD" w:rsidRPr="008B0B6E" w:rsidRDefault="003F39AD" w:rsidP="003F39AD">
            <w:pPr>
              <w:rPr>
                <w:rFonts w:ascii="Times New Roman" w:hAnsi="Times New Roman"/>
                <w:sz w:val="16"/>
                <w:szCs w:val="16"/>
              </w:rPr>
            </w:pPr>
          </w:p>
        </w:tc>
        <w:tc>
          <w:tcPr>
            <w:tcW w:w="1138" w:type="dxa"/>
          </w:tcPr>
          <w:p w14:paraId="7B06C0D9" w14:textId="77777777" w:rsidR="003F39AD" w:rsidRPr="008B0B6E" w:rsidRDefault="003F39AD" w:rsidP="003F39AD">
            <w:pPr>
              <w:rPr>
                <w:rFonts w:ascii="Times New Roman" w:hAnsi="Times New Roman"/>
                <w:sz w:val="16"/>
                <w:szCs w:val="16"/>
              </w:rPr>
            </w:pPr>
          </w:p>
        </w:tc>
        <w:tc>
          <w:tcPr>
            <w:tcW w:w="1084" w:type="dxa"/>
          </w:tcPr>
          <w:p w14:paraId="4D21300E" w14:textId="77777777" w:rsidR="003F39AD" w:rsidRPr="008B0B6E" w:rsidRDefault="003F39AD" w:rsidP="003F39AD">
            <w:pPr>
              <w:rPr>
                <w:rFonts w:ascii="Times New Roman" w:hAnsi="Times New Roman"/>
                <w:sz w:val="16"/>
                <w:szCs w:val="16"/>
              </w:rPr>
            </w:pPr>
          </w:p>
        </w:tc>
      </w:tr>
      <w:tr w:rsidR="003F39AD" w:rsidRPr="008B0B6E" w14:paraId="4FC54E8D" w14:textId="77777777" w:rsidTr="00794262">
        <w:trPr>
          <w:trHeight w:val="20"/>
          <w:jc w:val="center"/>
        </w:trPr>
        <w:tc>
          <w:tcPr>
            <w:tcW w:w="1102" w:type="dxa"/>
          </w:tcPr>
          <w:p w14:paraId="06A1746E" w14:textId="08690709" w:rsidR="003F39AD" w:rsidRPr="008B0B6E" w:rsidRDefault="003F39AD" w:rsidP="003F39AD">
            <w:pPr>
              <w:rPr>
                <w:rFonts w:ascii="Times New Roman" w:hAnsi="Times New Roman"/>
                <w:sz w:val="16"/>
                <w:szCs w:val="16"/>
              </w:rPr>
            </w:pPr>
            <w:r w:rsidRPr="008B0B6E">
              <w:rPr>
                <w:rFonts w:ascii="Times New Roman" w:hAnsi="Times New Roman"/>
                <w:sz w:val="16"/>
                <w:szCs w:val="16"/>
              </w:rPr>
              <w:lastRenderedPageBreak/>
              <w:t>R1-1809960</w:t>
            </w:r>
          </w:p>
        </w:tc>
        <w:tc>
          <w:tcPr>
            <w:tcW w:w="2707" w:type="dxa"/>
          </w:tcPr>
          <w:p w14:paraId="7AFC4DE4" w14:textId="403F91E7" w:rsidR="003F39AD" w:rsidRPr="008B0B6E" w:rsidRDefault="003F39AD" w:rsidP="003F39AD">
            <w:pPr>
              <w:rPr>
                <w:rFonts w:ascii="Times New Roman" w:hAnsi="Times New Roman"/>
                <w:sz w:val="16"/>
                <w:szCs w:val="16"/>
              </w:rPr>
            </w:pPr>
            <w:r w:rsidRPr="008B0B6E">
              <w:rPr>
                <w:rFonts w:ascii="Times New Roman" w:hAnsi="Times New Roman"/>
                <w:sz w:val="16"/>
                <w:szCs w:val="16"/>
              </w:rPr>
              <w:t>LS on density parameter for CSI-RS-ResourceConfigMobility</w:t>
            </w:r>
          </w:p>
        </w:tc>
        <w:tc>
          <w:tcPr>
            <w:tcW w:w="1291" w:type="dxa"/>
          </w:tcPr>
          <w:p w14:paraId="3C450AEE" w14:textId="61CD1625" w:rsidR="003F39AD" w:rsidRPr="008B0B6E" w:rsidRDefault="003F39AD" w:rsidP="003F39AD">
            <w:pPr>
              <w:rPr>
                <w:rFonts w:ascii="Times New Roman" w:hAnsi="Times New Roman"/>
                <w:sz w:val="16"/>
                <w:szCs w:val="16"/>
              </w:rPr>
            </w:pPr>
            <w:r w:rsidRPr="008B0B6E">
              <w:rPr>
                <w:rFonts w:ascii="Times New Roman" w:hAnsi="Times New Roman"/>
                <w:sz w:val="16"/>
                <w:szCs w:val="16"/>
              </w:rPr>
              <w:t>RAN1, Intel</w:t>
            </w:r>
          </w:p>
        </w:tc>
        <w:tc>
          <w:tcPr>
            <w:tcW w:w="818" w:type="dxa"/>
          </w:tcPr>
          <w:p w14:paraId="3FC123E7" w14:textId="3CFB42BA" w:rsidR="003F39AD" w:rsidRPr="008B0B6E" w:rsidRDefault="003F39AD" w:rsidP="003F39AD">
            <w:pPr>
              <w:rPr>
                <w:rFonts w:ascii="Times New Roman" w:hAnsi="Times New Roman"/>
                <w:sz w:val="16"/>
                <w:szCs w:val="16"/>
              </w:rPr>
            </w:pPr>
            <w:r w:rsidRPr="008B0B6E">
              <w:rPr>
                <w:rFonts w:ascii="Times New Roman" w:hAnsi="Times New Roman"/>
                <w:sz w:val="16"/>
                <w:szCs w:val="16"/>
              </w:rPr>
              <w:t>Rel-15</w:t>
            </w:r>
          </w:p>
        </w:tc>
        <w:tc>
          <w:tcPr>
            <w:tcW w:w="2793" w:type="dxa"/>
          </w:tcPr>
          <w:p w14:paraId="6F8B2DC8" w14:textId="75AD9794" w:rsidR="003F39AD" w:rsidRPr="008B0B6E" w:rsidRDefault="003F39AD" w:rsidP="003F39AD">
            <w:pPr>
              <w:rPr>
                <w:rFonts w:ascii="Times New Roman" w:hAnsi="Times New Roman"/>
                <w:sz w:val="16"/>
                <w:szCs w:val="16"/>
              </w:rPr>
            </w:pPr>
            <w:r w:rsidRPr="008B0B6E">
              <w:rPr>
                <w:rFonts w:ascii="Times New Roman" w:hAnsi="Times New Roman"/>
                <w:sz w:val="16"/>
                <w:szCs w:val="16"/>
              </w:rPr>
              <w:t>NR_newRAT-Core</w:t>
            </w:r>
          </w:p>
        </w:tc>
        <w:tc>
          <w:tcPr>
            <w:tcW w:w="1088" w:type="dxa"/>
          </w:tcPr>
          <w:p w14:paraId="49683BD4" w14:textId="77777777" w:rsidR="003F39AD" w:rsidRPr="008B0B6E" w:rsidRDefault="003F39AD" w:rsidP="003F39AD">
            <w:pPr>
              <w:rPr>
                <w:rFonts w:ascii="Times New Roman" w:hAnsi="Times New Roman"/>
                <w:sz w:val="16"/>
                <w:szCs w:val="16"/>
              </w:rPr>
            </w:pPr>
          </w:p>
        </w:tc>
        <w:tc>
          <w:tcPr>
            <w:tcW w:w="1023" w:type="dxa"/>
          </w:tcPr>
          <w:p w14:paraId="3ECC1CB1" w14:textId="014C9E03" w:rsidR="003F39AD" w:rsidRPr="008B0B6E" w:rsidRDefault="003F39AD" w:rsidP="003F39AD">
            <w:pPr>
              <w:rPr>
                <w:rFonts w:ascii="Times New Roman" w:hAnsi="Times New Roman"/>
                <w:sz w:val="16"/>
                <w:szCs w:val="16"/>
              </w:rPr>
            </w:pPr>
            <w:r w:rsidRPr="008B0B6E">
              <w:rPr>
                <w:rFonts w:ascii="Times New Roman" w:hAnsi="Times New Roman"/>
                <w:sz w:val="16"/>
                <w:szCs w:val="16"/>
              </w:rPr>
              <w:t>RAN2</w:t>
            </w:r>
          </w:p>
        </w:tc>
        <w:tc>
          <w:tcPr>
            <w:tcW w:w="1023" w:type="dxa"/>
          </w:tcPr>
          <w:p w14:paraId="377582A0" w14:textId="77777777" w:rsidR="003F39AD" w:rsidRPr="008B0B6E" w:rsidRDefault="003F39AD" w:rsidP="003F39AD">
            <w:pPr>
              <w:rPr>
                <w:rFonts w:ascii="Times New Roman" w:hAnsi="Times New Roman"/>
                <w:sz w:val="16"/>
                <w:szCs w:val="16"/>
              </w:rPr>
            </w:pPr>
          </w:p>
        </w:tc>
        <w:tc>
          <w:tcPr>
            <w:tcW w:w="1138" w:type="dxa"/>
          </w:tcPr>
          <w:p w14:paraId="3221032D" w14:textId="77777777" w:rsidR="003F39AD" w:rsidRPr="008B0B6E" w:rsidRDefault="003F39AD" w:rsidP="003F39AD">
            <w:pPr>
              <w:rPr>
                <w:rFonts w:ascii="Times New Roman" w:hAnsi="Times New Roman"/>
                <w:sz w:val="16"/>
                <w:szCs w:val="16"/>
              </w:rPr>
            </w:pPr>
          </w:p>
        </w:tc>
        <w:tc>
          <w:tcPr>
            <w:tcW w:w="1084" w:type="dxa"/>
          </w:tcPr>
          <w:p w14:paraId="3783A107" w14:textId="77777777" w:rsidR="003F39AD" w:rsidRPr="008B0B6E" w:rsidRDefault="003F39AD" w:rsidP="003F39AD">
            <w:pPr>
              <w:rPr>
                <w:rFonts w:ascii="Times New Roman" w:hAnsi="Times New Roman"/>
                <w:sz w:val="16"/>
                <w:szCs w:val="16"/>
              </w:rPr>
            </w:pPr>
          </w:p>
        </w:tc>
      </w:tr>
      <w:tr w:rsidR="003F39AD" w:rsidRPr="008B0B6E" w14:paraId="049C0592" w14:textId="77777777" w:rsidTr="00794262">
        <w:trPr>
          <w:trHeight w:val="20"/>
          <w:jc w:val="center"/>
        </w:trPr>
        <w:tc>
          <w:tcPr>
            <w:tcW w:w="1102" w:type="dxa"/>
          </w:tcPr>
          <w:p w14:paraId="5F635C39" w14:textId="13D7715F"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R1-1809965</w:t>
            </w:r>
          </w:p>
        </w:tc>
        <w:tc>
          <w:tcPr>
            <w:tcW w:w="2707" w:type="dxa"/>
          </w:tcPr>
          <w:p w14:paraId="01D5F138" w14:textId="4B24FA84" w:rsidR="003F39AD" w:rsidRPr="008B0B6E" w:rsidRDefault="003F39AD" w:rsidP="003F39AD">
            <w:pPr>
              <w:rPr>
                <w:rFonts w:ascii="Times New Roman" w:hAnsi="Times New Roman"/>
                <w:sz w:val="16"/>
                <w:szCs w:val="16"/>
              </w:rPr>
            </w:pPr>
            <w:r w:rsidRPr="008B0B6E">
              <w:rPr>
                <w:rFonts w:ascii="Times New Roman" w:hAnsi="Times New Roman"/>
                <w:sz w:val="16"/>
                <w:szCs w:val="16"/>
              </w:rPr>
              <w:t>Reply LS on Further Agreements on Paging Occasions</w:t>
            </w:r>
          </w:p>
        </w:tc>
        <w:tc>
          <w:tcPr>
            <w:tcW w:w="1291" w:type="dxa"/>
          </w:tcPr>
          <w:p w14:paraId="0793A426" w14:textId="64AB6BD9" w:rsidR="003F39AD" w:rsidRPr="008B0B6E" w:rsidRDefault="003F39AD" w:rsidP="003F39AD">
            <w:pPr>
              <w:rPr>
                <w:rFonts w:ascii="Times New Roman" w:hAnsi="Times New Roman"/>
                <w:sz w:val="16"/>
                <w:szCs w:val="16"/>
              </w:rPr>
            </w:pPr>
            <w:r w:rsidRPr="008B0B6E">
              <w:rPr>
                <w:rFonts w:ascii="Times New Roman" w:hAnsi="Times New Roman"/>
                <w:sz w:val="16"/>
                <w:szCs w:val="16"/>
              </w:rPr>
              <w:t>RAN1, Huawei</w:t>
            </w:r>
          </w:p>
        </w:tc>
        <w:tc>
          <w:tcPr>
            <w:tcW w:w="818" w:type="dxa"/>
          </w:tcPr>
          <w:p w14:paraId="460CFF21" w14:textId="0E3BAB8C"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7BA45DBB" w14:textId="1F9CF963" w:rsidR="003F39AD" w:rsidRPr="008B0B6E" w:rsidRDefault="003F39AD" w:rsidP="003F39AD">
            <w:pPr>
              <w:rPr>
                <w:rFonts w:ascii="Times New Roman" w:hAnsi="Times New Roman"/>
                <w:bCs/>
                <w:sz w:val="16"/>
                <w:szCs w:val="16"/>
              </w:rPr>
            </w:pPr>
            <w:r w:rsidRPr="008B0B6E">
              <w:rPr>
                <w:rFonts w:ascii="Times New Roman" w:hAnsi="Times New Roman"/>
                <w:sz w:val="16"/>
                <w:szCs w:val="16"/>
              </w:rPr>
              <w:t>NR_newRAT-Core</w:t>
            </w:r>
          </w:p>
        </w:tc>
        <w:tc>
          <w:tcPr>
            <w:tcW w:w="1088" w:type="dxa"/>
          </w:tcPr>
          <w:p w14:paraId="6BACCE29" w14:textId="73568944" w:rsidR="003F39AD" w:rsidRPr="008B0B6E" w:rsidRDefault="003F39AD" w:rsidP="003F39AD">
            <w:pPr>
              <w:rPr>
                <w:rFonts w:ascii="Times New Roman" w:hAnsi="Times New Roman"/>
                <w:sz w:val="16"/>
                <w:szCs w:val="16"/>
              </w:rPr>
            </w:pPr>
            <w:r w:rsidRPr="008B0B6E">
              <w:rPr>
                <w:rFonts w:ascii="Times New Roman" w:hAnsi="Times New Roman"/>
                <w:sz w:val="16"/>
                <w:szCs w:val="16"/>
              </w:rPr>
              <w:t>R2-1810954</w:t>
            </w:r>
          </w:p>
        </w:tc>
        <w:tc>
          <w:tcPr>
            <w:tcW w:w="1023" w:type="dxa"/>
          </w:tcPr>
          <w:p w14:paraId="5F6DE537" w14:textId="59DCEE0A" w:rsidR="003F39AD" w:rsidRPr="008B0B6E" w:rsidRDefault="003F39AD" w:rsidP="003F39AD">
            <w:pPr>
              <w:rPr>
                <w:rFonts w:ascii="Times New Roman" w:hAnsi="Times New Roman"/>
                <w:sz w:val="16"/>
                <w:szCs w:val="16"/>
              </w:rPr>
            </w:pPr>
            <w:r w:rsidRPr="008B0B6E">
              <w:rPr>
                <w:rFonts w:ascii="Times New Roman" w:hAnsi="Times New Roman"/>
                <w:sz w:val="16"/>
                <w:szCs w:val="16"/>
              </w:rPr>
              <w:t>RAN2</w:t>
            </w:r>
          </w:p>
        </w:tc>
        <w:tc>
          <w:tcPr>
            <w:tcW w:w="1023" w:type="dxa"/>
          </w:tcPr>
          <w:p w14:paraId="15FF6598" w14:textId="77777777" w:rsidR="003F39AD" w:rsidRPr="008B0B6E" w:rsidRDefault="003F39AD" w:rsidP="003F39AD">
            <w:pPr>
              <w:rPr>
                <w:rFonts w:ascii="Times New Roman" w:hAnsi="Times New Roman"/>
                <w:sz w:val="16"/>
                <w:szCs w:val="16"/>
              </w:rPr>
            </w:pPr>
          </w:p>
        </w:tc>
        <w:tc>
          <w:tcPr>
            <w:tcW w:w="1138" w:type="dxa"/>
          </w:tcPr>
          <w:p w14:paraId="01E9404E" w14:textId="77777777" w:rsidR="003F39AD" w:rsidRPr="008B0B6E" w:rsidRDefault="003F39AD" w:rsidP="003F39AD">
            <w:pPr>
              <w:rPr>
                <w:rFonts w:ascii="Times New Roman" w:hAnsi="Times New Roman"/>
                <w:sz w:val="16"/>
                <w:szCs w:val="16"/>
              </w:rPr>
            </w:pPr>
          </w:p>
        </w:tc>
        <w:tc>
          <w:tcPr>
            <w:tcW w:w="1084" w:type="dxa"/>
          </w:tcPr>
          <w:p w14:paraId="6C5499C5" w14:textId="77777777" w:rsidR="003F39AD" w:rsidRPr="008B0B6E" w:rsidRDefault="003F39AD" w:rsidP="003F39AD">
            <w:pPr>
              <w:rPr>
                <w:rFonts w:ascii="Times New Roman" w:hAnsi="Times New Roman"/>
                <w:sz w:val="16"/>
                <w:szCs w:val="16"/>
              </w:rPr>
            </w:pPr>
          </w:p>
        </w:tc>
      </w:tr>
      <w:tr w:rsidR="003F39AD" w:rsidRPr="008B0B6E" w14:paraId="3C78F79E" w14:textId="77777777" w:rsidTr="00794262">
        <w:trPr>
          <w:trHeight w:val="20"/>
          <w:jc w:val="center"/>
        </w:trPr>
        <w:tc>
          <w:tcPr>
            <w:tcW w:w="1102" w:type="dxa"/>
          </w:tcPr>
          <w:p w14:paraId="708E64EA" w14:textId="1F555221"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R1-1809966</w:t>
            </w:r>
          </w:p>
        </w:tc>
        <w:tc>
          <w:tcPr>
            <w:tcW w:w="2707" w:type="dxa"/>
          </w:tcPr>
          <w:p w14:paraId="21C24BA9" w14:textId="273C7DDA" w:rsidR="003F39AD" w:rsidRPr="008B0B6E" w:rsidRDefault="003F39AD" w:rsidP="003F39AD">
            <w:pPr>
              <w:rPr>
                <w:rFonts w:ascii="Times New Roman" w:hAnsi="Times New Roman"/>
                <w:sz w:val="16"/>
                <w:szCs w:val="16"/>
              </w:rPr>
            </w:pPr>
            <w:r w:rsidRPr="008B0B6E">
              <w:rPr>
                <w:rFonts w:ascii="Times New Roman" w:hAnsi="Times New Roman"/>
                <w:sz w:val="16"/>
                <w:szCs w:val="16"/>
              </w:rPr>
              <w:t>LS on DCI format 2_3</w:t>
            </w:r>
          </w:p>
        </w:tc>
        <w:tc>
          <w:tcPr>
            <w:tcW w:w="1291" w:type="dxa"/>
          </w:tcPr>
          <w:p w14:paraId="35DD668A" w14:textId="56B4E112" w:rsidR="003F39AD" w:rsidRPr="008B0B6E" w:rsidRDefault="003F39AD" w:rsidP="003F39AD">
            <w:pPr>
              <w:rPr>
                <w:rFonts w:ascii="Times New Roman" w:hAnsi="Times New Roman"/>
                <w:sz w:val="16"/>
                <w:szCs w:val="16"/>
              </w:rPr>
            </w:pPr>
            <w:r w:rsidRPr="008B0B6E">
              <w:rPr>
                <w:rFonts w:ascii="Times New Roman" w:hAnsi="Times New Roman"/>
                <w:sz w:val="16"/>
                <w:szCs w:val="16"/>
              </w:rPr>
              <w:t>RAN1, NTT DOCOMO</w:t>
            </w:r>
          </w:p>
        </w:tc>
        <w:tc>
          <w:tcPr>
            <w:tcW w:w="818" w:type="dxa"/>
          </w:tcPr>
          <w:p w14:paraId="09B3954D" w14:textId="2230C266"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4973644B" w14:textId="6417FEBD" w:rsidR="003F39AD" w:rsidRPr="008B0B6E" w:rsidRDefault="003F39AD" w:rsidP="003F39AD">
            <w:pPr>
              <w:rPr>
                <w:rFonts w:ascii="Times New Roman" w:hAnsi="Times New Roman"/>
                <w:bCs/>
                <w:sz w:val="16"/>
                <w:szCs w:val="16"/>
              </w:rPr>
            </w:pPr>
            <w:r w:rsidRPr="008B0B6E">
              <w:rPr>
                <w:rFonts w:ascii="Times New Roman" w:hAnsi="Times New Roman"/>
                <w:sz w:val="16"/>
                <w:szCs w:val="16"/>
              </w:rPr>
              <w:t>NR_newRAT-Core</w:t>
            </w:r>
          </w:p>
        </w:tc>
        <w:tc>
          <w:tcPr>
            <w:tcW w:w="1088" w:type="dxa"/>
          </w:tcPr>
          <w:p w14:paraId="6ADB695C" w14:textId="77777777" w:rsidR="003F39AD" w:rsidRPr="008B0B6E" w:rsidRDefault="003F39AD" w:rsidP="003F39AD">
            <w:pPr>
              <w:rPr>
                <w:rFonts w:ascii="Times New Roman" w:hAnsi="Times New Roman"/>
                <w:sz w:val="16"/>
                <w:szCs w:val="16"/>
              </w:rPr>
            </w:pPr>
          </w:p>
        </w:tc>
        <w:tc>
          <w:tcPr>
            <w:tcW w:w="1023" w:type="dxa"/>
          </w:tcPr>
          <w:p w14:paraId="7E65DFA3" w14:textId="0BA4D013" w:rsidR="003F39AD" w:rsidRPr="008B0B6E" w:rsidRDefault="003F39AD" w:rsidP="003F39AD">
            <w:pPr>
              <w:rPr>
                <w:rFonts w:ascii="Times New Roman" w:hAnsi="Times New Roman"/>
                <w:sz w:val="16"/>
                <w:szCs w:val="16"/>
              </w:rPr>
            </w:pPr>
            <w:r w:rsidRPr="008B0B6E">
              <w:rPr>
                <w:rFonts w:ascii="Times New Roman" w:hAnsi="Times New Roman"/>
                <w:sz w:val="16"/>
                <w:szCs w:val="16"/>
              </w:rPr>
              <w:t>RAN2</w:t>
            </w:r>
          </w:p>
        </w:tc>
        <w:tc>
          <w:tcPr>
            <w:tcW w:w="1023" w:type="dxa"/>
          </w:tcPr>
          <w:p w14:paraId="25415BBD" w14:textId="77777777" w:rsidR="003F39AD" w:rsidRPr="008B0B6E" w:rsidRDefault="003F39AD" w:rsidP="003F39AD">
            <w:pPr>
              <w:rPr>
                <w:rFonts w:ascii="Times New Roman" w:hAnsi="Times New Roman"/>
                <w:sz w:val="16"/>
                <w:szCs w:val="16"/>
              </w:rPr>
            </w:pPr>
          </w:p>
        </w:tc>
        <w:tc>
          <w:tcPr>
            <w:tcW w:w="1138" w:type="dxa"/>
          </w:tcPr>
          <w:p w14:paraId="57692E50" w14:textId="77777777" w:rsidR="003F39AD" w:rsidRPr="008B0B6E" w:rsidRDefault="003F39AD" w:rsidP="003F39AD">
            <w:pPr>
              <w:rPr>
                <w:rFonts w:ascii="Times New Roman" w:hAnsi="Times New Roman"/>
                <w:sz w:val="16"/>
                <w:szCs w:val="16"/>
              </w:rPr>
            </w:pPr>
          </w:p>
        </w:tc>
        <w:tc>
          <w:tcPr>
            <w:tcW w:w="1084" w:type="dxa"/>
          </w:tcPr>
          <w:p w14:paraId="792285EE" w14:textId="77777777" w:rsidR="003F39AD" w:rsidRPr="008B0B6E" w:rsidRDefault="003F39AD" w:rsidP="003F39AD">
            <w:pPr>
              <w:rPr>
                <w:rFonts w:ascii="Times New Roman" w:hAnsi="Times New Roman"/>
                <w:sz w:val="16"/>
                <w:szCs w:val="16"/>
              </w:rPr>
            </w:pPr>
          </w:p>
        </w:tc>
      </w:tr>
      <w:tr w:rsidR="003F39AD" w:rsidRPr="008B0B6E" w14:paraId="3BA48FB8" w14:textId="77777777" w:rsidTr="00794262">
        <w:trPr>
          <w:trHeight w:val="20"/>
          <w:jc w:val="center"/>
        </w:trPr>
        <w:tc>
          <w:tcPr>
            <w:tcW w:w="1102" w:type="dxa"/>
          </w:tcPr>
          <w:p w14:paraId="07C0417E" w14:textId="742B5750"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R1-1809971</w:t>
            </w:r>
          </w:p>
        </w:tc>
        <w:tc>
          <w:tcPr>
            <w:tcW w:w="2707" w:type="dxa"/>
          </w:tcPr>
          <w:p w14:paraId="759D311F" w14:textId="3DC187DB" w:rsidR="003F39AD" w:rsidRPr="008B0B6E" w:rsidRDefault="003F39AD" w:rsidP="003F39AD">
            <w:pPr>
              <w:rPr>
                <w:rFonts w:ascii="Times New Roman" w:hAnsi="Times New Roman"/>
                <w:sz w:val="16"/>
                <w:szCs w:val="16"/>
              </w:rPr>
            </w:pPr>
            <w:r w:rsidRPr="008B0B6E">
              <w:rPr>
                <w:rFonts w:ascii="Times New Roman" w:hAnsi="Times New Roman"/>
                <w:sz w:val="16"/>
                <w:szCs w:val="16"/>
              </w:rPr>
              <w:t>Reply LS on PDCCH common search space configurations</w:t>
            </w:r>
          </w:p>
        </w:tc>
        <w:tc>
          <w:tcPr>
            <w:tcW w:w="1291" w:type="dxa"/>
          </w:tcPr>
          <w:p w14:paraId="2A7274DD" w14:textId="4485B6B3" w:rsidR="003F39AD" w:rsidRPr="008B0B6E" w:rsidRDefault="003F39AD" w:rsidP="003F39AD">
            <w:pPr>
              <w:rPr>
                <w:rFonts w:ascii="Times New Roman" w:hAnsi="Times New Roman"/>
                <w:sz w:val="16"/>
                <w:szCs w:val="16"/>
              </w:rPr>
            </w:pPr>
            <w:r w:rsidRPr="008B0B6E">
              <w:rPr>
                <w:rFonts w:ascii="Times New Roman" w:hAnsi="Times New Roman"/>
                <w:sz w:val="16"/>
                <w:szCs w:val="16"/>
              </w:rPr>
              <w:t>RAN1, NTT DOCOMO</w:t>
            </w:r>
          </w:p>
        </w:tc>
        <w:tc>
          <w:tcPr>
            <w:tcW w:w="818" w:type="dxa"/>
          </w:tcPr>
          <w:p w14:paraId="03FA0CD8" w14:textId="439E80CC"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2ACB63AE" w14:textId="07948636" w:rsidR="003F39AD" w:rsidRPr="008B0B6E" w:rsidRDefault="003F39AD" w:rsidP="003F39AD">
            <w:pPr>
              <w:rPr>
                <w:rFonts w:ascii="Times New Roman" w:hAnsi="Times New Roman"/>
                <w:bCs/>
                <w:sz w:val="16"/>
                <w:szCs w:val="16"/>
              </w:rPr>
            </w:pPr>
            <w:r w:rsidRPr="008B0B6E">
              <w:rPr>
                <w:rFonts w:ascii="Times New Roman" w:hAnsi="Times New Roman"/>
                <w:sz w:val="16"/>
                <w:szCs w:val="16"/>
              </w:rPr>
              <w:t>NR_newRAT-Core</w:t>
            </w:r>
          </w:p>
        </w:tc>
        <w:tc>
          <w:tcPr>
            <w:tcW w:w="1088" w:type="dxa"/>
          </w:tcPr>
          <w:p w14:paraId="57BBE04D" w14:textId="4CCF2598" w:rsidR="003F39AD" w:rsidRPr="008B0B6E" w:rsidRDefault="003F39AD" w:rsidP="003F39AD">
            <w:pPr>
              <w:rPr>
                <w:rFonts w:ascii="Times New Roman" w:hAnsi="Times New Roman"/>
                <w:sz w:val="16"/>
                <w:szCs w:val="16"/>
              </w:rPr>
            </w:pPr>
            <w:r w:rsidRPr="008B0B6E">
              <w:rPr>
                <w:rFonts w:ascii="Times New Roman" w:hAnsi="Times New Roman"/>
                <w:sz w:val="16"/>
                <w:szCs w:val="16"/>
              </w:rPr>
              <w:t>R2-1808992</w:t>
            </w:r>
          </w:p>
        </w:tc>
        <w:tc>
          <w:tcPr>
            <w:tcW w:w="1023" w:type="dxa"/>
          </w:tcPr>
          <w:p w14:paraId="5D98DEDC" w14:textId="41E21701" w:rsidR="003F39AD" w:rsidRPr="008B0B6E" w:rsidRDefault="003F39AD" w:rsidP="003F39AD">
            <w:pPr>
              <w:rPr>
                <w:rFonts w:ascii="Times New Roman" w:hAnsi="Times New Roman"/>
                <w:sz w:val="16"/>
                <w:szCs w:val="16"/>
              </w:rPr>
            </w:pPr>
            <w:r w:rsidRPr="008B0B6E">
              <w:rPr>
                <w:rFonts w:ascii="Times New Roman" w:hAnsi="Times New Roman"/>
                <w:sz w:val="16"/>
                <w:szCs w:val="16"/>
              </w:rPr>
              <w:t>RAN2</w:t>
            </w:r>
          </w:p>
        </w:tc>
        <w:tc>
          <w:tcPr>
            <w:tcW w:w="1023" w:type="dxa"/>
          </w:tcPr>
          <w:p w14:paraId="4CAA858C" w14:textId="77777777" w:rsidR="003F39AD" w:rsidRPr="008B0B6E" w:rsidRDefault="003F39AD" w:rsidP="003F39AD">
            <w:pPr>
              <w:rPr>
                <w:rFonts w:ascii="Times New Roman" w:hAnsi="Times New Roman"/>
                <w:sz w:val="16"/>
                <w:szCs w:val="16"/>
              </w:rPr>
            </w:pPr>
          </w:p>
        </w:tc>
        <w:tc>
          <w:tcPr>
            <w:tcW w:w="1138" w:type="dxa"/>
          </w:tcPr>
          <w:p w14:paraId="44D22DB7" w14:textId="77777777" w:rsidR="003F39AD" w:rsidRPr="008B0B6E" w:rsidRDefault="003F39AD" w:rsidP="003F39AD">
            <w:pPr>
              <w:rPr>
                <w:rFonts w:ascii="Times New Roman" w:hAnsi="Times New Roman"/>
                <w:sz w:val="16"/>
                <w:szCs w:val="16"/>
              </w:rPr>
            </w:pPr>
          </w:p>
        </w:tc>
        <w:tc>
          <w:tcPr>
            <w:tcW w:w="1084" w:type="dxa"/>
          </w:tcPr>
          <w:p w14:paraId="4E30A7DC" w14:textId="77777777" w:rsidR="003F39AD" w:rsidRPr="008B0B6E" w:rsidRDefault="003F39AD" w:rsidP="003F39AD">
            <w:pPr>
              <w:rPr>
                <w:rFonts w:ascii="Times New Roman" w:hAnsi="Times New Roman"/>
                <w:sz w:val="16"/>
                <w:szCs w:val="16"/>
              </w:rPr>
            </w:pPr>
          </w:p>
        </w:tc>
      </w:tr>
      <w:tr w:rsidR="003F39AD" w:rsidRPr="008B0B6E" w14:paraId="15EE0F22" w14:textId="77777777" w:rsidTr="00794262">
        <w:trPr>
          <w:trHeight w:val="20"/>
          <w:jc w:val="center"/>
        </w:trPr>
        <w:tc>
          <w:tcPr>
            <w:tcW w:w="1102" w:type="dxa"/>
          </w:tcPr>
          <w:p w14:paraId="332A55CB" w14:textId="58BEB835"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R1-1809982</w:t>
            </w:r>
          </w:p>
        </w:tc>
        <w:tc>
          <w:tcPr>
            <w:tcW w:w="2707" w:type="dxa"/>
          </w:tcPr>
          <w:p w14:paraId="7A2A1F50" w14:textId="27ADB886" w:rsidR="003F39AD" w:rsidRPr="008B0B6E" w:rsidRDefault="003F39AD" w:rsidP="003F39AD">
            <w:pPr>
              <w:rPr>
                <w:rFonts w:ascii="Times New Roman" w:hAnsi="Times New Roman"/>
                <w:sz w:val="16"/>
                <w:szCs w:val="16"/>
              </w:rPr>
            </w:pPr>
            <w:r w:rsidRPr="008B0B6E">
              <w:rPr>
                <w:rFonts w:ascii="Times New Roman" w:hAnsi="Times New Roman"/>
                <w:sz w:val="16"/>
                <w:szCs w:val="16"/>
              </w:rPr>
              <w:t>LS on K1 Slot Offset</w:t>
            </w:r>
          </w:p>
        </w:tc>
        <w:tc>
          <w:tcPr>
            <w:tcW w:w="1291" w:type="dxa"/>
          </w:tcPr>
          <w:p w14:paraId="3D0046B6" w14:textId="4E8CBC67" w:rsidR="003F39AD" w:rsidRPr="008B0B6E" w:rsidRDefault="003F39AD" w:rsidP="003F39AD">
            <w:pPr>
              <w:rPr>
                <w:rFonts w:ascii="Times New Roman" w:hAnsi="Times New Roman"/>
                <w:sz w:val="16"/>
                <w:szCs w:val="16"/>
              </w:rPr>
            </w:pPr>
            <w:r w:rsidRPr="008B0B6E">
              <w:rPr>
                <w:rFonts w:ascii="Times New Roman" w:hAnsi="Times New Roman"/>
                <w:sz w:val="16"/>
                <w:szCs w:val="16"/>
              </w:rPr>
              <w:t>RAN1, Qualcomm</w:t>
            </w:r>
          </w:p>
        </w:tc>
        <w:tc>
          <w:tcPr>
            <w:tcW w:w="818" w:type="dxa"/>
          </w:tcPr>
          <w:p w14:paraId="4EA57754" w14:textId="32BFDF5D"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3CDFA8BC" w14:textId="67ED6828" w:rsidR="003F39AD" w:rsidRPr="008B0B6E" w:rsidRDefault="003F39AD" w:rsidP="003F39AD">
            <w:pPr>
              <w:rPr>
                <w:rFonts w:ascii="Times New Roman" w:hAnsi="Times New Roman"/>
                <w:bCs/>
                <w:sz w:val="16"/>
                <w:szCs w:val="16"/>
              </w:rPr>
            </w:pPr>
            <w:r w:rsidRPr="008B0B6E">
              <w:rPr>
                <w:rFonts w:ascii="Times New Roman" w:hAnsi="Times New Roman"/>
                <w:sz w:val="16"/>
                <w:szCs w:val="16"/>
              </w:rPr>
              <w:t>NR_newRAT-Core</w:t>
            </w:r>
          </w:p>
        </w:tc>
        <w:tc>
          <w:tcPr>
            <w:tcW w:w="1088" w:type="dxa"/>
          </w:tcPr>
          <w:p w14:paraId="6B58F841" w14:textId="127C68C4" w:rsidR="003F39AD" w:rsidRPr="008B0B6E" w:rsidRDefault="003F39AD" w:rsidP="003F39AD">
            <w:pPr>
              <w:rPr>
                <w:rFonts w:ascii="Times New Roman" w:hAnsi="Times New Roman"/>
                <w:sz w:val="16"/>
                <w:szCs w:val="16"/>
              </w:rPr>
            </w:pPr>
          </w:p>
        </w:tc>
        <w:tc>
          <w:tcPr>
            <w:tcW w:w="1023" w:type="dxa"/>
          </w:tcPr>
          <w:p w14:paraId="4F38CC26" w14:textId="19995297" w:rsidR="003F39AD" w:rsidRPr="008B0B6E" w:rsidRDefault="003F39AD" w:rsidP="003F39AD">
            <w:pPr>
              <w:rPr>
                <w:rFonts w:ascii="Times New Roman" w:hAnsi="Times New Roman"/>
                <w:sz w:val="16"/>
                <w:szCs w:val="16"/>
              </w:rPr>
            </w:pPr>
            <w:r w:rsidRPr="008B0B6E">
              <w:rPr>
                <w:rFonts w:ascii="Times New Roman" w:hAnsi="Times New Roman"/>
                <w:sz w:val="16"/>
                <w:szCs w:val="16"/>
              </w:rPr>
              <w:t>RAN2</w:t>
            </w:r>
          </w:p>
        </w:tc>
        <w:tc>
          <w:tcPr>
            <w:tcW w:w="1023" w:type="dxa"/>
          </w:tcPr>
          <w:p w14:paraId="50FCB56E" w14:textId="77777777" w:rsidR="003F39AD" w:rsidRPr="008B0B6E" w:rsidRDefault="003F39AD" w:rsidP="003F39AD">
            <w:pPr>
              <w:rPr>
                <w:rFonts w:ascii="Times New Roman" w:hAnsi="Times New Roman"/>
                <w:sz w:val="16"/>
                <w:szCs w:val="16"/>
              </w:rPr>
            </w:pPr>
          </w:p>
        </w:tc>
        <w:tc>
          <w:tcPr>
            <w:tcW w:w="1138" w:type="dxa"/>
          </w:tcPr>
          <w:p w14:paraId="09C91ED2" w14:textId="77777777" w:rsidR="003F39AD" w:rsidRPr="008B0B6E" w:rsidRDefault="003F39AD" w:rsidP="003F39AD">
            <w:pPr>
              <w:rPr>
                <w:rFonts w:ascii="Times New Roman" w:hAnsi="Times New Roman"/>
                <w:sz w:val="16"/>
                <w:szCs w:val="16"/>
              </w:rPr>
            </w:pPr>
          </w:p>
        </w:tc>
        <w:tc>
          <w:tcPr>
            <w:tcW w:w="1084" w:type="dxa"/>
          </w:tcPr>
          <w:p w14:paraId="03B01A50" w14:textId="77777777" w:rsidR="003F39AD" w:rsidRPr="008B0B6E" w:rsidRDefault="003F39AD" w:rsidP="003F39AD">
            <w:pPr>
              <w:rPr>
                <w:rFonts w:ascii="Times New Roman" w:hAnsi="Times New Roman"/>
                <w:sz w:val="16"/>
                <w:szCs w:val="16"/>
              </w:rPr>
            </w:pPr>
          </w:p>
        </w:tc>
      </w:tr>
      <w:tr w:rsidR="003F39AD" w:rsidRPr="008B0B6E" w14:paraId="01176A21" w14:textId="77777777" w:rsidTr="00794262">
        <w:trPr>
          <w:trHeight w:val="20"/>
          <w:jc w:val="center"/>
        </w:trPr>
        <w:tc>
          <w:tcPr>
            <w:tcW w:w="1102" w:type="dxa"/>
          </w:tcPr>
          <w:p w14:paraId="68C75B4C" w14:textId="08249F73" w:rsidR="003F39AD" w:rsidRPr="008B0B6E" w:rsidRDefault="003F39AD" w:rsidP="003F39AD">
            <w:pPr>
              <w:rPr>
                <w:rFonts w:ascii="Times New Roman" w:hAnsi="Times New Roman"/>
                <w:sz w:val="16"/>
                <w:szCs w:val="16"/>
              </w:rPr>
            </w:pPr>
            <w:r w:rsidRPr="008B0B6E">
              <w:rPr>
                <w:rFonts w:ascii="Times New Roman" w:hAnsi="Times New Roman"/>
                <w:sz w:val="16"/>
                <w:szCs w:val="16"/>
              </w:rPr>
              <w:t>R1-1809987</w:t>
            </w:r>
          </w:p>
        </w:tc>
        <w:tc>
          <w:tcPr>
            <w:tcW w:w="2707" w:type="dxa"/>
          </w:tcPr>
          <w:p w14:paraId="43066B8B" w14:textId="0005C510" w:rsidR="003F39AD" w:rsidRPr="008B0B6E" w:rsidRDefault="003F39AD" w:rsidP="003F39AD">
            <w:pPr>
              <w:rPr>
                <w:rFonts w:ascii="Times New Roman" w:hAnsi="Times New Roman"/>
                <w:sz w:val="16"/>
                <w:szCs w:val="16"/>
              </w:rPr>
            </w:pPr>
            <w:r w:rsidRPr="008B0B6E">
              <w:rPr>
                <w:rFonts w:ascii="Times New Roman" w:hAnsi="Times New Roman"/>
                <w:sz w:val="16"/>
                <w:szCs w:val="16"/>
              </w:rPr>
              <w:t>LS on NR-RIM frameworks</w:t>
            </w:r>
          </w:p>
        </w:tc>
        <w:tc>
          <w:tcPr>
            <w:tcW w:w="1291" w:type="dxa"/>
          </w:tcPr>
          <w:p w14:paraId="685893C7" w14:textId="7865B8D2" w:rsidR="003F39AD" w:rsidRPr="008B0B6E" w:rsidRDefault="003F39AD" w:rsidP="003F39AD">
            <w:pPr>
              <w:rPr>
                <w:rFonts w:ascii="Times New Roman" w:hAnsi="Times New Roman"/>
                <w:sz w:val="16"/>
                <w:szCs w:val="16"/>
              </w:rPr>
            </w:pPr>
            <w:r w:rsidRPr="008B0B6E">
              <w:rPr>
                <w:rFonts w:ascii="Times New Roman" w:hAnsi="Times New Roman"/>
                <w:sz w:val="16"/>
                <w:szCs w:val="16"/>
              </w:rPr>
              <w:t>RAN1, CMCC</w:t>
            </w:r>
          </w:p>
        </w:tc>
        <w:tc>
          <w:tcPr>
            <w:tcW w:w="818" w:type="dxa"/>
          </w:tcPr>
          <w:p w14:paraId="292A22CB" w14:textId="05E8B0AE" w:rsidR="003F39AD" w:rsidRPr="008B0B6E" w:rsidRDefault="003F39AD" w:rsidP="003F39AD">
            <w:pPr>
              <w:rPr>
                <w:rFonts w:ascii="Times New Roman" w:hAnsi="Times New Roman"/>
                <w:sz w:val="16"/>
                <w:szCs w:val="16"/>
              </w:rPr>
            </w:pPr>
            <w:r w:rsidRPr="008B0B6E">
              <w:rPr>
                <w:rFonts w:ascii="Times New Roman" w:hAnsi="Times New Roman"/>
                <w:sz w:val="16"/>
                <w:szCs w:val="16"/>
              </w:rPr>
              <w:t>Rel-16</w:t>
            </w:r>
          </w:p>
        </w:tc>
        <w:tc>
          <w:tcPr>
            <w:tcW w:w="2793" w:type="dxa"/>
          </w:tcPr>
          <w:p w14:paraId="508595FE" w14:textId="19C1BC9F" w:rsidR="003F39AD" w:rsidRPr="008B0B6E" w:rsidRDefault="003F39AD" w:rsidP="003F39AD">
            <w:pPr>
              <w:rPr>
                <w:rFonts w:ascii="Times New Roman" w:hAnsi="Times New Roman"/>
                <w:sz w:val="16"/>
                <w:szCs w:val="16"/>
              </w:rPr>
            </w:pPr>
            <w:r w:rsidRPr="008B0B6E">
              <w:rPr>
                <w:rFonts w:ascii="Times New Roman" w:hAnsi="Times New Roman"/>
                <w:sz w:val="16"/>
                <w:szCs w:val="16"/>
              </w:rPr>
              <w:t>FS_NR_RIM</w:t>
            </w:r>
          </w:p>
        </w:tc>
        <w:tc>
          <w:tcPr>
            <w:tcW w:w="1088" w:type="dxa"/>
          </w:tcPr>
          <w:p w14:paraId="2FD81FB8" w14:textId="2444804E" w:rsidR="003F39AD" w:rsidRPr="008B0B6E" w:rsidRDefault="003F39AD" w:rsidP="003F39AD">
            <w:pPr>
              <w:rPr>
                <w:rFonts w:ascii="Times New Roman" w:hAnsi="Times New Roman"/>
                <w:sz w:val="16"/>
                <w:szCs w:val="16"/>
              </w:rPr>
            </w:pPr>
          </w:p>
        </w:tc>
        <w:tc>
          <w:tcPr>
            <w:tcW w:w="1023" w:type="dxa"/>
          </w:tcPr>
          <w:p w14:paraId="1145A5A5" w14:textId="2A021A70" w:rsidR="003F39AD" w:rsidRPr="008B0B6E" w:rsidRDefault="003F39AD" w:rsidP="003F39AD">
            <w:pPr>
              <w:rPr>
                <w:rFonts w:ascii="Times New Roman" w:hAnsi="Times New Roman"/>
                <w:sz w:val="16"/>
                <w:szCs w:val="16"/>
              </w:rPr>
            </w:pPr>
            <w:r w:rsidRPr="008B0B6E">
              <w:rPr>
                <w:rFonts w:ascii="Times New Roman" w:hAnsi="Times New Roman"/>
                <w:sz w:val="16"/>
                <w:szCs w:val="16"/>
              </w:rPr>
              <w:t>RAN3</w:t>
            </w:r>
          </w:p>
        </w:tc>
        <w:tc>
          <w:tcPr>
            <w:tcW w:w="1023" w:type="dxa"/>
          </w:tcPr>
          <w:p w14:paraId="37F06F94" w14:textId="77777777" w:rsidR="003F39AD" w:rsidRPr="008B0B6E" w:rsidRDefault="003F39AD" w:rsidP="003F39AD">
            <w:pPr>
              <w:rPr>
                <w:rFonts w:ascii="Times New Roman" w:hAnsi="Times New Roman"/>
                <w:sz w:val="16"/>
                <w:szCs w:val="16"/>
              </w:rPr>
            </w:pPr>
          </w:p>
        </w:tc>
        <w:tc>
          <w:tcPr>
            <w:tcW w:w="1138" w:type="dxa"/>
          </w:tcPr>
          <w:p w14:paraId="1DF542EE" w14:textId="77777777" w:rsidR="003F39AD" w:rsidRPr="008B0B6E" w:rsidRDefault="003F39AD" w:rsidP="003F39AD">
            <w:pPr>
              <w:rPr>
                <w:rFonts w:ascii="Times New Roman" w:hAnsi="Times New Roman"/>
                <w:sz w:val="16"/>
                <w:szCs w:val="16"/>
              </w:rPr>
            </w:pPr>
          </w:p>
        </w:tc>
        <w:tc>
          <w:tcPr>
            <w:tcW w:w="1084" w:type="dxa"/>
          </w:tcPr>
          <w:p w14:paraId="651566D8" w14:textId="77777777" w:rsidR="003F39AD" w:rsidRPr="008B0B6E" w:rsidRDefault="003F39AD" w:rsidP="003F39AD">
            <w:pPr>
              <w:rPr>
                <w:rFonts w:ascii="Times New Roman" w:hAnsi="Times New Roman"/>
                <w:sz w:val="16"/>
                <w:szCs w:val="16"/>
              </w:rPr>
            </w:pPr>
          </w:p>
        </w:tc>
      </w:tr>
      <w:tr w:rsidR="003F39AD" w:rsidRPr="008B0B6E" w14:paraId="73D9B249" w14:textId="77777777" w:rsidTr="00794262">
        <w:trPr>
          <w:trHeight w:val="20"/>
          <w:jc w:val="center"/>
        </w:trPr>
        <w:tc>
          <w:tcPr>
            <w:tcW w:w="1102" w:type="dxa"/>
          </w:tcPr>
          <w:p w14:paraId="7A4F188D" w14:textId="71705177"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R1-1809991</w:t>
            </w:r>
          </w:p>
        </w:tc>
        <w:tc>
          <w:tcPr>
            <w:tcW w:w="2707" w:type="dxa"/>
          </w:tcPr>
          <w:p w14:paraId="476DCBA4" w14:textId="7CF22FB3" w:rsidR="003F39AD" w:rsidRPr="008B0B6E" w:rsidRDefault="003F39AD" w:rsidP="003F39AD">
            <w:pPr>
              <w:rPr>
                <w:rFonts w:ascii="Times New Roman" w:hAnsi="Times New Roman"/>
                <w:sz w:val="16"/>
                <w:szCs w:val="16"/>
              </w:rPr>
            </w:pPr>
            <w:r w:rsidRPr="008B0B6E">
              <w:rPr>
                <w:rFonts w:ascii="Times New Roman" w:hAnsi="Times New Roman"/>
                <w:sz w:val="16"/>
                <w:szCs w:val="16"/>
              </w:rPr>
              <w:t>LS on Text Proposal to 38.300 for URLLC</w:t>
            </w:r>
          </w:p>
        </w:tc>
        <w:tc>
          <w:tcPr>
            <w:tcW w:w="1291" w:type="dxa"/>
          </w:tcPr>
          <w:p w14:paraId="5A2A1FAE" w14:textId="721CCE66" w:rsidR="003F39AD" w:rsidRPr="008B0B6E" w:rsidRDefault="003F39AD" w:rsidP="003F39AD">
            <w:pPr>
              <w:rPr>
                <w:rFonts w:ascii="Times New Roman" w:hAnsi="Times New Roman"/>
                <w:sz w:val="16"/>
                <w:szCs w:val="16"/>
              </w:rPr>
            </w:pPr>
            <w:r w:rsidRPr="008B0B6E">
              <w:rPr>
                <w:rFonts w:ascii="Times New Roman" w:hAnsi="Times New Roman"/>
                <w:sz w:val="16"/>
                <w:szCs w:val="16"/>
              </w:rPr>
              <w:t>RAN1, Ericsson</w:t>
            </w:r>
          </w:p>
        </w:tc>
        <w:tc>
          <w:tcPr>
            <w:tcW w:w="818" w:type="dxa"/>
          </w:tcPr>
          <w:p w14:paraId="1D0E2C88" w14:textId="4ACEB809"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43CF1A79" w14:textId="386DDD6E" w:rsidR="003F39AD" w:rsidRPr="008B0B6E" w:rsidRDefault="003F39AD" w:rsidP="003F39AD">
            <w:pPr>
              <w:rPr>
                <w:rFonts w:ascii="Times New Roman" w:hAnsi="Times New Roman"/>
                <w:bCs/>
                <w:sz w:val="16"/>
                <w:szCs w:val="16"/>
              </w:rPr>
            </w:pPr>
            <w:r w:rsidRPr="008B0B6E">
              <w:rPr>
                <w:rFonts w:ascii="Times New Roman" w:hAnsi="Times New Roman"/>
                <w:sz w:val="16"/>
                <w:szCs w:val="16"/>
              </w:rPr>
              <w:t>NR_newRAT-Core</w:t>
            </w:r>
          </w:p>
        </w:tc>
        <w:tc>
          <w:tcPr>
            <w:tcW w:w="1088" w:type="dxa"/>
          </w:tcPr>
          <w:p w14:paraId="7B376F37" w14:textId="20A6D576" w:rsidR="003F39AD" w:rsidRPr="008B0B6E" w:rsidRDefault="003F39AD" w:rsidP="003F39AD">
            <w:pPr>
              <w:rPr>
                <w:rFonts w:ascii="Times New Roman" w:hAnsi="Times New Roman"/>
                <w:sz w:val="16"/>
                <w:szCs w:val="16"/>
              </w:rPr>
            </w:pPr>
          </w:p>
        </w:tc>
        <w:tc>
          <w:tcPr>
            <w:tcW w:w="1023" w:type="dxa"/>
          </w:tcPr>
          <w:p w14:paraId="18B29A54" w14:textId="2DBCFB47" w:rsidR="003F39AD" w:rsidRPr="008B0B6E" w:rsidRDefault="003F39AD" w:rsidP="003F39AD">
            <w:pPr>
              <w:rPr>
                <w:rFonts w:ascii="Times New Roman" w:hAnsi="Times New Roman"/>
                <w:sz w:val="16"/>
                <w:szCs w:val="16"/>
              </w:rPr>
            </w:pPr>
            <w:r w:rsidRPr="008B0B6E">
              <w:rPr>
                <w:rFonts w:ascii="Times New Roman" w:hAnsi="Times New Roman"/>
                <w:sz w:val="16"/>
                <w:szCs w:val="16"/>
              </w:rPr>
              <w:t>RAN2</w:t>
            </w:r>
          </w:p>
        </w:tc>
        <w:tc>
          <w:tcPr>
            <w:tcW w:w="1023" w:type="dxa"/>
          </w:tcPr>
          <w:p w14:paraId="16D73A0C" w14:textId="77777777" w:rsidR="003F39AD" w:rsidRPr="008B0B6E" w:rsidRDefault="003F39AD" w:rsidP="003F39AD">
            <w:pPr>
              <w:rPr>
                <w:rFonts w:ascii="Times New Roman" w:hAnsi="Times New Roman"/>
                <w:sz w:val="16"/>
                <w:szCs w:val="16"/>
              </w:rPr>
            </w:pPr>
          </w:p>
        </w:tc>
        <w:tc>
          <w:tcPr>
            <w:tcW w:w="1138" w:type="dxa"/>
          </w:tcPr>
          <w:p w14:paraId="59DA944E" w14:textId="77777777" w:rsidR="003F39AD" w:rsidRPr="008B0B6E" w:rsidRDefault="003F39AD" w:rsidP="003F39AD">
            <w:pPr>
              <w:rPr>
                <w:rFonts w:ascii="Times New Roman" w:hAnsi="Times New Roman"/>
                <w:sz w:val="16"/>
                <w:szCs w:val="16"/>
              </w:rPr>
            </w:pPr>
          </w:p>
        </w:tc>
        <w:tc>
          <w:tcPr>
            <w:tcW w:w="1084" w:type="dxa"/>
          </w:tcPr>
          <w:p w14:paraId="31786C26" w14:textId="77777777" w:rsidR="003F39AD" w:rsidRPr="008B0B6E" w:rsidRDefault="003F39AD" w:rsidP="003F39AD">
            <w:pPr>
              <w:rPr>
                <w:rFonts w:ascii="Times New Roman" w:hAnsi="Times New Roman"/>
                <w:sz w:val="16"/>
                <w:szCs w:val="16"/>
              </w:rPr>
            </w:pPr>
          </w:p>
        </w:tc>
      </w:tr>
      <w:tr w:rsidR="003F39AD" w:rsidRPr="008B0B6E" w14:paraId="4CAFC11D" w14:textId="77777777" w:rsidTr="00794262">
        <w:trPr>
          <w:trHeight w:val="20"/>
          <w:jc w:val="center"/>
        </w:trPr>
        <w:tc>
          <w:tcPr>
            <w:tcW w:w="1102" w:type="dxa"/>
          </w:tcPr>
          <w:p w14:paraId="01999B7A" w14:textId="5627204E"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R1-1809992</w:t>
            </w:r>
          </w:p>
        </w:tc>
        <w:tc>
          <w:tcPr>
            <w:tcW w:w="2707" w:type="dxa"/>
          </w:tcPr>
          <w:p w14:paraId="7CEE3BA8" w14:textId="360F36EA" w:rsidR="003F39AD" w:rsidRPr="008B0B6E" w:rsidRDefault="003F39AD" w:rsidP="003F39AD">
            <w:pPr>
              <w:rPr>
                <w:rFonts w:ascii="Times New Roman" w:hAnsi="Times New Roman"/>
                <w:sz w:val="16"/>
                <w:szCs w:val="16"/>
                <w:lang w:val="fr-FR"/>
              </w:rPr>
            </w:pPr>
            <w:r w:rsidRPr="008B0B6E">
              <w:rPr>
                <w:rFonts w:ascii="Times New Roman" w:hAnsi="Times New Roman"/>
                <w:sz w:val="16"/>
                <w:szCs w:val="16"/>
                <w:lang w:val="fr-FR"/>
              </w:rPr>
              <w:t>LS on NR-LTE coexistence</w:t>
            </w:r>
          </w:p>
        </w:tc>
        <w:tc>
          <w:tcPr>
            <w:tcW w:w="1291" w:type="dxa"/>
          </w:tcPr>
          <w:p w14:paraId="5A739FE8" w14:textId="00BA7C0A" w:rsidR="003F39AD" w:rsidRPr="008B0B6E" w:rsidRDefault="003F39AD" w:rsidP="003F39AD">
            <w:pPr>
              <w:rPr>
                <w:rFonts w:ascii="Times New Roman" w:hAnsi="Times New Roman"/>
                <w:sz w:val="16"/>
                <w:szCs w:val="16"/>
              </w:rPr>
            </w:pPr>
            <w:r w:rsidRPr="008B0B6E">
              <w:rPr>
                <w:rFonts w:ascii="Times New Roman" w:hAnsi="Times New Roman"/>
                <w:sz w:val="16"/>
                <w:szCs w:val="16"/>
              </w:rPr>
              <w:t>RAN1, Intel, LG Electronics</w:t>
            </w:r>
          </w:p>
        </w:tc>
        <w:tc>
          <w:tcPr>
            <w:tcW w:w="818" w:type="dxa"/>
          </w:tcPr>
          <w:p w14:paraId="20CA60AC" w14:textId="77770D47"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0EEB74B6" w14:textId="69D48B3E" w:rsidR="003F39AD" w:rsidRPr="008B0B6E" w:rsidRDefault="003F39AD" w:rsidP="003F39AD">
            <w:pPr>
              <w:rPr>
                <w:rFonts w:ascii="Times New Roman" w:hAnsi="Times New Roman"/>
                <w:bCs/>
                <w:sz w:val="16"/>
                <w:szCs w:val="16"/>
              </w:rPr>
            </w:pPr>
            <w:r w:rsidRPr="008B0B6E">
              <w:rPr>
                <w:rFonts w:ascii="Times New Roman" w:hAnsi="Times New Roman"/>
                <w:sz w:val="16"/>
                <w:szCs w:val="16"/>
              </w:rPr>
              <w:t>NR_newRAT-Core</w:t>
            </w:r>
          </w:p>
        </w:tc>
        <w:tc>
          <w:tcPr>
            <w:tcW w:w="1088" w:type="dxa"/>
          </w:tcPr>
          <w:p w14:paraId="79E935DE" w14:textId="1DDB99FD" w:rsidR="003F39AD" w:rsidRPr="008B0B6E" w:rsidRDefault="003F39AD" w:rsidP="003F39AD">
            <w:pPr>
              <w:rPr>
                <w:rFonts w:ascii="Times New Roman" w:hAnsi="Times New Roman"/>
                <w:sz w:val="16"/>
                <w:szCs w:val="16"/>
              </w:rPr>
            </w:pPr>
          </w:p>
        </w:tc>
        <w:tc>
          <w:tcPr>
            <w:tcW w:w="1023" w:type="dxa"/>
          </w:tcPr>
          <w:p w14:paraId="02C477FE" w14:textId="46009C4C" w:rsidR="003F39AD" w:rsidRPr="008B0B6E" w:rsidRDefault="003F39AD" w:rsidP="003F39AD">
            <w:pPr>
              <w:rPr>
                <w:rFonts w:ascii="Times New Roman" w:hAnsi="Times New Roman"/>
                <w:sz w:val="16"/>
                <w:szCs w:val="16"/>
              </w:rPr>
            </w:pPr>
            <w:r w:rsidRPr="008B0B6E">
              <w:rPr>
                <w:rFonts w:ascii="Times New Roman" w:hAnsi="Times New Roman"/>
                <w:sz w:val="16"/>
                <w:szCs w:val="16"/>
              </w:rPr>
              <w:t>RAN2, RAN4</w:t>
            </w:r>
          </w:p>
        </w:tc>
        <w:tc>
          <w:tcPr>
            <w:tcW w:w="1023" w:type="dxa"/>
          </w:tcPr>
          <w:p w14:paraId="463C05F1" w14:textId="77777777" w:rsidR="003F39AD" w:rsidRPr="008B0B6E" w:rsidRDefault="003F39AD" w:rsidP="003F39AD">
            <w:pPr>
              <w:rPr>
                <w:rFonts w:ascii="Times New Roman" w:hAnsi="Times New Roman"/>
                <w:sz w:val="16"/>
                <w:szCs w:val="16"/>
              </w:rPr>
            </w:pPr>
          </w:p>
        </w:tc>
        <w:tc>
          <w:tcPr>
            <w:tcW w:w="1138" w:type="dxa"/>
          </w:tcPr>
          <w:p w14:paraId="07BCD103" w14:textId="77777777" w:rsidR="003F39AD" w:rsidRPr="008B0B6E" w:rsidRDefault="003F39AD" w:rsidP="003F39AD">
            <w:pPr>
              <w:rPr>
                <w:rFonts w:ascii="Times New Roman" w:hAnsi="Times New Roman"/>
                <w:sz w:val="16"/>
                <w:szCs w:val="16"/>
              </w:rPr>
            </w:pPr>
          </w:p>
        </w:tc>
        <w:tc>
          <w:tcPr>
            <w:tcW w:w="1084" w:type="dxa"/>
          </w:tcPr>
          <w:p w14:paraId="71AB1E21" w14:textId="77777777" w:rsidR="003F39AD" w:rsidRPr="008B0B6E" w:rsidRDefault="003F39AD" w:rsidP="003F39AD">
            <w:pPr>
              <w:rPr>
                <w:rFonts w:ascii="Times New Roman" w:hAnsi="Times New Roman"/>
                <w:sz w:val="16"/>
                <w:szCs w:val="16"/>
              </w:rPr>
            </w:pPr>
          </w:p>
        </w:tc>
      </w:tr>
      <w:tr w:rsidR="003F39AD" w:rsidRPr="008B0B6E" w14:paraId="342FD5A5" w14:textId="77777777" w:rsidTr="00794262">
        <w:trPr>
          <w:trHeight w:val="20"/>
          <w:jc w:val="center"/>
        </w:trPr>
        <w:tc>
          <w:tcPr>
            <w:tcW w:w="1102" w:type="dxa"/>
          </w:tcPr>
          <w:p w14:paraId="0D904962" w14:textId="0D35349F"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R1-1809993</w:t>
            </w:r>
          </w:p>
        </w:tc>
        <w:tc>
          <w:tcPr>
            <w:tcW w:w="2707" w:type="dxa"/>
          </w:tcPr>
          <w:p w14:paraId="735BF1E4" w14:textId="4D3078F3" w:rsidR="003F39AD" w:rsidRPr="008B0B6E" w:rsidRDefault="003F39AD" w:rsidP="003F39AD">
            <w:pPr>
              <w:rPr>
                <w:rFonts w:ascii="Times New Roman" w:hAnsi="Times New Roman"/>
                <w:sz w:val="16"/>
                <w:szCs w:val="16"/>
              </w:rPr>
            </w:pPr>
            <w:r w:rsidRPr="008B0B6E">
              <w:rPr>
                <w:rFonts w:ascii="Times New Roman" w:hAnsi="Times New Roman"/>
                <w:sz w:val="16"/>
                <w:szCs w:val="16"/>
              </w:rPr>
              <w:t>LS on the number of CQI reports</w:t>
            </w:r>
          </w:p>
        </w:tc>
        <w:tc>
          <w:tcPr>
            <w:tcW w:w="1291" w:type="dxa"/>
          </w:tcPr>
          <w:p w14:paraId="295BA7FF" w14:textId="579CE8AA" w:rsidR="003F39AD" w:rsidRPr="008B0B6E" w:rsidRDefault="003F39AD" w:rsidP="003F39AD">
            <w:pPr>
              <w:rPr>
                <w:rFonts w:ascii="Times New Roman" w:hAnsi="Times New Roman"/>
                <w:sz w:val="16"/>
                <w:szCs w:val="16"/>
              </w:rPr>
            </w:pPr>
            <w:r w:rsidRPr="008B0B6E">
              <w:rPr>
                <w:rFonts w:ascii="Times New Roman" w:hAnsi="Times New Roman"/>
                <w:sz w:val="16"/>
                <w:szCs w:val="16"/>
              </w:rPr>
              <w:t>RAN1, Intel</w:t>
            </w:r>
          </w:p>
        </w:tc>
        <w:tc>
          <w:tcPr>
            <w:tcW w:w="818" w:type="dxa"/>
          </w:tcPr>
          <w:p w14:paraId="3C48B854" w14:textId="2D455F18"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4CD44E6C" w14:textId="19EEB1E7" w:rsidR="003F39AD" w:rsidRPr="008B0B6E" w:rsidRDefault="003F39AD" w:rsidP="003F39AD">
            <w:pPr>
              <w:rPr>
                <w:rFonts w:ascii="Times New Roman" w:hAnsi="Times New Roman"/>
                <w:bCs/>
                <w:sz w:val="16"/>
                <w:szCs w:val="16"/>
              </w:rPr>
            </w:pPr>
            <w:r w:rsidRPr="008B0B6E">
              <w:rPr>
                <w:rFonts w:ascii="Times New Roman" w:hAnsi="Times New Roman"/>
                <w:sz w:val="16"/>
                <w:szCs w:val="16"/>
              </w:rPr>
              <w:t>NR_newRAT-Core</w:t>
            </w:r>
          </w:p>
        </w:tc>
        <w:tc>
          <w:tcPr>
            <w:tcW w:w="1088" w:type="dxa"/>
          </w:tcPr>
          <w:p w14:paraId="07D17242" w14:textId="77777777" w:rsidR="003F39AD" w:rsidRPr="008B0B6E" w:rsidRDefault="003F39AD" w:rsidP="003F39AD">
            <w:pPr>
              <w:rPr>
                <w:rFonts w:ascii="Times New Roman" w:hAnsi="Times New Roman"/>
                <w:sz w:val="16"/>
                <w:szCs w:val="16"/>
              </w:rPr>
            </w:pPr>
          </w:p>
        </w:tc>
        <w:tc>
          <w:tcPr>
            <w:tcW w:w="1023" w:type="dxa"/>
          </w:tcPr>
          <w:p w14:paraId="09190C78" w14:textId="2078F0B8" w:rsidR="003F39AD" w:rsidRPr="008B0B6E" w:rsidRDefault="003F39AD" w:rsidP="003F39AD">
            <w:pPr>
              <w:rPr>
                <w:rFonts w:ascii="Times New Roman" w:hAnsi="Times New Roman"/>
                <w:sz w:val="16"/>
                <w:szCs w:val="16"/>
              </w:rPr>
            </w:pPr>
            <w:r w:rsidRPr="008B0B6E">
              <w:rPr>
                <w:rFonts w:ascii="Times New Roman" w:hAnsi="Times New Roman"/>
                <w:sz w:val="16"/>
                <w:szCs w:val="16"/>
              </w:rPr>
              <w:t>RAN2</w:t>
            </w:r>
          </w:p>
        </w:tc>
        <w:tc>
          <w:tcPr>
            <w:tcW w:w="1023" w:type="dxa"/>
          </w:tcPr>
          <w:p w14:paraId="21001DCE" w14:textId="77777777" w:rsidR="003F39AD" w:rsidRPr="008B0B6E" w:rsidRDefault="003F39AD" w:rsidP="003F39AD">
            <w:pPr>
              <w:rPr>
                <w:rFonts w:ascii="Times New Roman" w:hAnsi="Times New Roman"/>
                <w:sz w:val="16"/>
                <w:szCs w:val="16"/>
              </w:rPr>
            </w:pPr>
          </w:p>
        </w:tc>
        <w:tc>
          <w:tcPr>
            <w:tcW w:w="1138" w:type="dxa"/>
          </w:tcPr>
          <w:p w14:paraId="1C8422E2" w14:textId="77777777" w:rsidR="003F39AD" w:rsidRPr="008B0B6E" w:rsidRDefault="003F39AD" w:rsidP="003F39AD">
            <w:pPr>
              <w:rPr>
                <w:rFonts w:ascii="Times New Roman" w:hAnsi="Times New Roman"/>
                <w:sz w:val="16"/>
                <w:szCs w:val="16"/>
              </w:rPr>
            </w:pPr>
          </w:p>
        </w:tc>
        <w:tc>
          <w:tcPr>
            <w:tcW w:w="1084" w:type="dxa"/>
          </w:tcPr>
          <w:p w14:paraId="143AF0AD" w14:textId="77777777" w:rsidR="003F39AD" w:rsidRPr="008B0B6E" w:rsidRDefault="003F39AD" w:rsidP="003F39AD">
            <w:pPr>
              <w:rPr>
                <w:rFonts w:ascii="Times New Roman" w:hAnsi="Times New Roman"/>
                <w:sz w:val="16"/>
                <w:szCs w:val="16"/>
              </w:rPr>
            </w:pPr>
          </w:p>
        </w:tc>
      </w:tr>
      <w:tr w:rsidR="003F39AD" w:rsidRPr="008B0B6E" w14:paraId="46FE35DF" w14:textId="77777777" w:rsidTr="00794262">
        <w:trPr>
          <w:trHeight w:val="20"/>
          <w:jc w:val="center"/>
        </w:trPr>
        <w:tc>
          <w:tcPr>
            <w:tcW w:w="1102" w:type="dxa"/>
          </w:tcPr>
          <w:p w14:paraId="2A23E8A5" w14:textId="3996B6F2"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R1-1810002</w:t>
            </w:r>
          </w:p>
        </w:tc>
        <w:tc>
          <w:tcPr>
            <w:tcW w:w="2707" w:type="dxa"/>
          </w:tcPr>
          <w:p w14:paraId="3EA0C347" w14:textId="65F53F0C" w:rsidR="003F39AD" w:rsidRPr="008B0B6E" w:rsidRDefault="003F39AD" w:rsidP="003F39AD">
            <w:pPr>
              <w:rPr>
                <w:rFonts w:ascii="Times New Roman" w:hAnsi="Times New Roman"/>
                <w:sz w:val="16"/>
                <w:szCs w:val="16"/>
              </w:rPr>
            </w:pPr>
            <w:r w:rsidRPr="008B0B6E">
              <w:rPr>
                <w:rFonts w:ascii="Times New Roman" w:hAnsi="Times New Roman"/>
                <w:sz w:val="16"/>
                <w:szCs w:val="16"/>
              </w:rPr>
              <w:t>LS on bandwidth configuration for initial BWP</w:t>
            </w:r>
          </w:p>
        </w:tc>
        <w:tc>
          <w:tcPr>
            <w:tcW w:w="1291" w:type="dxa"/>
          </w:tcPr>
          <w:p w14:paraId="3870639E" w14:textId="0C80A719" w:rsidR="003F39AD" w:rsidRPr="008B0B6E" w:rsidRDefault="003F39AD" w:rsidP="003F39AD">
            <w:pPr>
              <w:rPr>
                <w:rFonts w:ascii="Times New Roman" w:hAnsi="Times New Roman"/>
                <w:sz w:val="16"/>
                <w:szCs w:val="16"/>
              </w:rPr>
            </w:pPr>
            <w:r w:rsidRPr="008B0B6E">
              <w:rPr>
                <w:rFonts w:ascii="Times New Roman" w:hAnsi="Times New Roman"/>
                <w:sz w:val="16"/>
                <w:szCs w:val="16"/>
              </w:rPr>
              <w:t>RAN1, MediaTek</w:t>
            </w:r>
          </w:p>
        </w:tc>
        <w:tc>
          <w:tcPr>
            <w:tcW w:w="818" w:type="dxa"/>
          </w:tcPr>
          <w:p w14:paraId="4AAA82A8" w14:textId="595DF0C3"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0A635435" w14:textId="752B9F5D" w:rsidR="003F39AD" w:rsidRPr="008B0B6E" w:rsidRDefault="003F39AD" w:rsidP="003F39AD">
            <w:pPr>
              <w:rPr>
                <w:rFonts w:ascii="Times New Roman" w:hAnsi="Times New Roman"/>
                <w:bCs/>
                <w:sz w:val="16"/>
                <w:szCs w:val="16"/>
              </w:rPr>
            </w:pPr>
            <w:r w:rsidRPr="008B0B6E">
              <w:rPr>
                <w:rFonts w:ascii="Times New Roman" w:hAnsi="Times New Roman"/>
                <w:sz w:val="16"/>
                <w:szCs w:val="16"/>
              </w:rPr>
              <w:t>NR_newRAT-Core</w:t>
            </w:r>
          </w:p>
        </w:tc>
        <w:tc>
          <w:tcPr>
            <w:tcW w:w="1088" w:type="dxa"/>
          </w:tcPr>
          <w:p w14:paraId="1FA21B52" w14:textId="77777777" w:rsidR="003F39AD" w:rsidRPr="008B0B6E" w:rsidRDefault="003F39AD" w:rsidP="003F39AD">
            <w:pPr>
              <w:rPr>
                <w:rFonts w:ascii="Times New Roman" w:hAnsi="Times New Roman"/>
                <w:sz w:val="16"/>
                <w:szCs w:val="16"/>
              </w:rPr>
            </w:pPr>
          </w:p>
        </w:tc>
        <w:tc>
          <w:tcPr>
            <w:tcW w:w="1023" w:type="dxa"/>
          </w:tcPr>
          <w:p w14:paraId="28FED6C2" w14:textId="5AB785E7" w:rsidR="003F39AD" w:rsidRPr="008B0B6E" w:rsidRDefault="003F39AD" w:rsidP="003F39AD">
            <w:pPr>
              <w:rPr>
                <w:rFonts w:ascii="Times New Roman" w:hAnsi="Times New Roman"/>
                <w:sz w:val="16"/>
                <w:szCs w:val="16"/>
              </w:rPr>
            </w:pPr>
            <w:r w:rsidRPr="008B0B6E">
              <w:rPr>
                <w:rFonts w:ascii="Times New Roman" w:hAnsi="Times New Roman"/>
                <w:sz w:val="16"/>
                <w:szCs w:val="16"/>
              </w:rPr>
              <w:t>RAN2</w:t>
            </w:r>
          </w:p>
        </w:tc>
        <w:tc>
          <w:tcPr>
            <w:tcW w:w="1023" w:type="dxa"/>
          </w:tcPr>
          <w:p w14:paraId="53818C45" w14:textId="77777777" w:rsidR="003F39AD" w:rsidRPr="008B0B6E" w:rsidRDefault="003F39AD" w:rsidP="003F39AD">
            <w:pPr>
              <w:rPr>
                <w:rFonts w:ascii="Times New Roman" w:hAnsi="Times New Roman"/>
                <w:sz w:val="16"/>
                <w:szCs w:val="16"/>
              </w:rPr>
            </w:pPr>
          </w:p>
        </w:tc>
        <w:tc>
          <w:tcPr>
            <w:tcW w:w="1138" w:type="dxa"/>
          </w:tcPr>
          <w:p w14:paraId="2BEF0AF5" w14:textId="77777777" w:rsidR="003F39AD" w:rsidRPr="008B0B6E" w:rsidRDefault="003F39AD" w:rsidP="003F39AD">
            <w:pPr>
              <w:rPr>
                <w:rFonts w:ascii="Times New Roman" w:hAnsi="Times New Roman"/>
                <w:sz w:val="16"/>
                <w:szCs w:val="16"/>
              </w:rPr>
            </w:pPr>
          </w:p>
        </w:tc>
        <w:tc>
          <w:tcPr>
            <w:tcW w:w="1084" w:type="dxa"/>
          </w:tcPr>
          <w:p w14:paraId="0C843552" w14:textId="77777777" w:rsidR="003F39AD" w:rsidRPr="008B0B6E" w:rsidRDefault="003F39AD" w:rsidP="003F39AD">
            <w:pPr>
              <w:rPr>
                <w:rFonts w:ascii="Times New Roman" w:hAnsi="Times New Roman"/>
                <w:sz w:val="16"/>
                <w:szCs w:val="16"/>
              </w:rPr>
            </w:pPr>
          </w:p>
        </w:tc>
      </w:tr>
      <w:tr w:rsidR="003F39AD" w:rsidRPr="008B0B6E" w14:paraId="7F4D0BA4" w14:textId="77777777" w:rsidTr="00794262">
        <w:trPr>
          <w:trHeight w:val="20"/>
          <w:jc w:val="center"/>
        </w:trPr>
        <w:tc>
          <w:tcPr>
            <w:tcW w:w="1102" w:type="dxa"/>
          </w:tcPr>
          <w:p w14:paraId="216596DD" w14:textId="3E972799" w:rsidR="003F39AD" w:rsidRPr="008B0B6E" w:rsidRDefault="003F39AD" w:rsidP="003F39AD">
            <w:pPr>
              <w:rPr>
                <w:rFonts w:ascii="Times New Roman" w:hAnsi="Times New Roman"/>
                <w:sz w:val="16"/>
                <w:szCs w:val="16"/>
              </w:rPr>
            </w:pPr>
            <w:r w:rsidRPr="008B0B6E">
              <w:rPr>
                <w:rFonts w:ascii="Times New Roman" w:hAnsi="Times New Roman"/>
                <w:sz w:val="16"/>
                <w:szCs w:val="16"/>
              </w:rPr>
              <w:t>R1-1810004</w:t>
            </w:r>
          </w:p>
        </w:tc>
        <w:tc>
          <w:tcPr>
            <w:tcW w:w="2707" w:type="dxa"/>
          </w:tcPr>
          <w:p w14:paraId="51595082" w14:textId="47D6F74B" w:rsidR="003F39AD" w:rsidRPr="008B0B6E" w:rsidRDefault="003F39AD" w:rsidP="003F39AD">
            <w:pPr>
              <w:rPr>
                <w:rFonts w:ascii="Times New Roman" w:hAnsi="Times New Roman"/>
                <w:sz w:val="16"/>
                <w:szCs w:val="16"/>
              </w:rPr>
            </w:pPr>
            <w:r w:rsidRPr="008B0B6E">
              <w:rPr>
                <w:rFonts w:ascii="Times New Roman" w:hAnsi="Times New Roman"/>
                <w:sz w:val="16"/>
                <w:szCs w:val="16"/>
              </w:rPr>
              <w:t>LS on UE capability for simultaneousTxSUL-NonSUL</w:t>
            </w:r>
          </w:p>
        </w:tc>
        <w:tc>
          <w:tcPr>
            <w:tcW w:w="1291" w:type="dxa"/>
          </w:tcPr>
          <w:p w14:paraId="6A727C37" w14:textId="1CD9C281" w:rsidR="003F39AD" w:rsidRPr="008B0B6E" w:rsidRDefault="003F39AD" w:rsidP="003F39AD">
            <w:pPr>
              <w:rPr>
                <w:rFonts w:ascii="Times New Roman" w:hAnsi="Times New Roman"/>
                <w:sz w:val="16"/>
                <w:szCs w:val="16"/>
              </w:rPr>
            </w:pPr>
            <w:r w:rsidRPr="008B0B6E">
              <w:rPr>
                <w:rFonts w:ascii="Times New Roman" w:hAnsi="Times New Roman"/>
                <w:sz w:val="16"/>
                <w:szCs w:val="16"/>
              </w:rPr>
              <w:t>RAN1, Huawei</w:t>
            </w:r>
          </w:p>
        </w:tc>
        <w:tc>
          <w:tcPr>
            <w:tcW w:w="818" w:type="dxa"/>
          </w:tcPr>
          <w:p w14:paraId="451446E3" w14:textId="03EA48E7" w:rsidR="003F39AD" w:rsidRPr="008B0B6E" w:rsidRDefault="003F39AD" w:rsidP="003F39AD">
            <w:pPr>
              <w:rPr>
                <w:rFonts w:ascii="Times New Roman" w:hAnsi="Times New Roman"/>
                <w:sz w:val="16"/>
                <w:szCs w:val="16"/>
              </w:rPr>
            </w:pPr>
            <w:r w:rsidRPr="008B0B6E">
              <w:rPr>
                <w:rFonts w:ascii="Times New Roman" w:hAnsi="Times New Roman"/>
                <w:sz w:val="16"/>
                <w:szCs w:val="16"/>
              </w:rPr>
              <w:t>Rel-15</w:t>
            </w:r>
          </w:p>
        </w:tc>
        <w:tc>
          <w:tcPr>
            <w:tcW w:w="2793" w:type="dxa"/>
          </w:tcPr>
          <w:p w14:paraId="35F04470" w14:textId="258DB8AF" w:rsidR="003F39AD" w:rsidRPr="008B0B6E" w:rsidRDefault="003F39AD" w:rsidP="003F39AD">
            <w:pPr>
              <w:rPr>
                <w:rFonts w:ascii="Times New Roman" w:hAnsi="Times New Roman"/>
                <w:sz w:val="16"/>
                <w:szCs w:val="16"/>
              </w:rPr>
            </w:pPr>
            <w:r w:rsidRPr="008B0B6E">
              <w:rPr>
                <w:rFonts w:ascii="Times New Roman" w:hAnsi="Times New Roman"/>
                <w:sz w:val="16"/>
                <w:szCs w:val="16"/>
              </w:rPr>
              <w:t>NR_newRAT-Core</w:t>
            </w:r>
          </w:p>
        </w:tc>
        <w:tc>
          <w:tcPr>
            <w:tcW w:w="1088" w:type="dxa"/>
          </w:tcPr>
          <w:p w14:paraId="5D7E4B96" w14:textId="77777777" w:rsidR="003F39AD" w:rsidRPr="008B0B6E" w:rsidRDefault="003F39AD" w:rsidP="003F39AD">
            <w:pPr>
              <w:rPr>
                <w:rFonts w:ascii="Times New Roman" w:hAnsi="Times New Roman"/>
                <w:sz w:val="16"/>
                <w:szCs w:val="16"/>
              </w:rPr>
            </w:pPr>
          </w:p>
        </w:tc>
        <w:tc>
          <w:tcPr>
            <w:tcW w:w="1023" w:type="dxa"/>
          </w:tcPr>
          <w:p w14:paraId="51269D98" w14:textId="4D98DE90" w:rsidR="003F39AD" w:rsidRPr="008B0B6E" w:rsidRDefault="003F39AD" w:rsidP="003F39AD">
            <w:pPr>
              <w:rPr>
                <w:rFonts w:ascii="Times New Roman" w:hAnsi="Times New Roman"/>
                <w:sz w:val="16"/>
                <w:szCs w:val="16"/>
              </w:rPr>
            </w:pPr>
            <w:r w:rsidRPr="008B0B6E">
              <w:rPr>
                <w:rFonts w:ascii="Times New Roman" w:hAnsi="Times New Roman"/>
                <w:sz w:val="16"/>
                <w:szCs w:val="16"/>
              </w:rPr>
              <w:t>RAN2</w:t>
            </w:r>
          </w:p>
        </w:tc>
        <w:tc>
          <w:tcPr>
            <w:tcW w:w="1023" w:type="dxa"/>
          </w:tcPr>
          <w:p w14:paraId="5178C3D5" w14:textId="7C9F0683" w:rsidR="003F39AD" w:rsidRPr="008B0B6E" w:rsidRDefault="003F39AD" w:rsidP="003F39AD">
            <w:pPr>
              <w:rPr>
                <w:rFonts w:ascii="Times New Roman" w:hAnsi="Times New Roman"/>
                <w:sz w:val="16"/>
                <w:szCs w:val="16"/>
              </w:rPr>
            </w:pPr>
            <w:r w:rsidRPr="008B0B6E">
              <w:rPr>
                <w:rFonts w:ascii="Times New Roman" w:hAnsi="Times New Roman"/>
                <w:sz w:val="16"/>
                <w:szCs w:val="16"/>
              </w:rPr>
              <w:t>RAN4</w:t>
            </w:r>
          </w:p>
        </w:tc>
        <w:tc>
          <w:tcPr>
            <w:tcW w:w="1138" w:type="dxa"/>
          </w:tcPr>
          <w:p w14:paraId="20FDA6A3" w14:textId="77777777" w:rsidR="003F39AD" w:rsidRPr="008B0B6E" w:rsidRDefault="003F39AD" w:rsidP="003F39AD">
            <w:pPr>
              <w:rPr>
                <w:rFonts w:ascii="Times New Roman" w:hAnsi="Times New Roman"/>
                <w:sz w:val="16"/>
                <w:szCs w:val="16"/>
              </w:rPr>
            </w:pPr>
          </w:p>
        </w:tc>
        <w:tc>
          <w:tcPr>
            <w:tcW w:w="1084" w:type="dxa"/>
          </w:tcPr>
          <w:p w14:paraId="3DEE700A" w14:textId="77777777" w:rsidR="003F39AD" w:rsidRPr="008B0B6E" w:rsidRDefault="003F39AD" w:rsidP="003F39AD">
            <w:pPr>
              <w:rPr>
                <w:rFonts w:ascii="Times New Roman" w:hAnsi="Times New Roman"/>
                <w:sz w:val="16"/>
                <w:szCs w:val="16"/>
              </w:rPr>
            </w:pPr>
          </w:p>
        </w:tc>
      </w:tr>
      <w:tr w:rsidR="003F39AD" w:rsidRPr="008B0B6E" w14:paraId="0041DBF4" w14:textId="77777777" w:rsidTr="00794262">
        <w:trPr>
          <w:trHeight w:val="20"/>
          <w:jc w:val="center"/>
        </w:trPr>
        <w:tc>
          <w:tcPr>
            <w:tcW w:w="1102" w:type="dxa"/>
          </w:tcPr>
          <w:p w14:paraId="49C494E1" w14:textId="69078290"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R1-1810005</w:t>
            </w:r>
          </w:p>
        </w:tc>
        <w:tc>
          <w:tcPr>
            <w:tcW w:w="2707" w:type="dxa"/>
          </w:tcPr>
          <w:p w14:paraId="159050C9" w14:textId="6028B4E3" w:rsidR="003F39AD" w:rsidRPr="008B0B6E" w:rsidRDefault="003F39AD" w:rsidP="003F39AD">
            <w:pPr>
              <w:rPr>
                <w:rFonts w:ascii="Times New Roman" w:hAnsi="Times New Roman"/>
                <w:sz w:val="16"/>
                <w:szCs w:val="16"/>
              </w:rPr>
            </w:pPr>
            <w:r w:rsidRPr="008B0B6E">
              <w:rPr>
                <w:rFonts w:ascii="Times New Roman" w:hAnsi="Times New Roman"/>
                <w:sz w:val="16"/>
                <w:szCs w:val="16"/>
              </w:rPr>
              <w:t>LS on new UE features list for NR</w:t>
            </w:r>
          </w:p>
        </w:tc>
        <w:tc>
          <w:tcPr>
            <w:tcW w:w="1291" w:type="dxa"/>
          </w:tcPr>
          <w:p w14:paraId="5C77E8B7" w14:textId="14B05BDB" w:rsidR="003F39AD" w:rsidRPr="008B0B6E" w:rsidRDefault="003F39AD" w:rsidP="003F39AD">
            <w:pPr>
              <w:rPr>
                <w:rFonts w:ascii="Times New Roman" w:hAnsi="Times New Roman"/>
                <w:sz w:val="16"/>
                <w:szCs w:val="16"/>
              </w:rPr>
            </w:pPr>
            <w:r w:rsidRPr="008B0B6E">
              <w:rPr>
                <w:rFonts w:ascii="Times New Roman" w:hAnsi="Times New Roman"/>
                <w:sz w:val="16"/>
                <w:szCs w:val="16"/>
              </w:rPr>
              <w:t>RAN1, NTT DOCOMO, AT&amp;T</w:t>
            </w:r>
          </w:p>
        </w:tc>
        <w:tc>
          <w:tcPr>
            <w:tcW w:w="818" w:type="dxa"/>
          </w:tcPr>
          <w:p w14:paraId="7F278912" w14:textId="4DFB7426"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2AC27A84" w14:textId="48F2DBD4" w:rsidR="003F39AD" w:rsidRPr="008B0B6E" w:rsidRDefault="003F39AD" w:rsidP="003F39AD">
            <w:pPr>
              <w:rPr>
                <w:rFonts w:ascii="Times New Roman" w:hAnsi="Times New Roman"/>
                <w:bCs/>
                <w:sz w:val="16"/>
                <w:szCs w:val="16"/>
              </w:rPr>
            </w:pPr>
            <w:r w:rsidRPr="008B0B6E">
              <w:rPr>
                <w:rFonts w:ascii="Times New Roman" w:hAnsi="Times New Roman"/>
                <w:sz w:val="16"/>
                <w:szCs w:val="16"/>
              </w:rPr>
              <w:t>NR_newRAT-Core</w:t>
            </w:r>
          </w:p>
        </w:tc>
        <w:tc>
          <w:tcPr>
            <w:tcW w:w="1088" w:type="dxa"/>
          </w:tcPr>
          <w:p w14:paraId="01E2E0EA" w14:textId="233F0868" w:rsidR="003F39AD" w:rsidRPr="008B0B6E" w:rsidRDefault="003F39AD" w:rsidP="003F39AD">
            <w:pPr>
              <w:rPr>
                <w:rFonts w:ascii="Times New Roman" w:hAnsi="Times New Roman"/>
                <w:sz w:val="16"/>
                <w:szCs w:val="16"/>
              </w:rPr>
            </w:pPr>
          </w:p>
        </w:tc>
        <w:tc>
          <w:tcPr>
            <w:tcW w:w="1023" w:type="dxa"/>
          </w:tcPr>
          <w:p w14:paraId="77DB2501" w14:textId="7BC9C560" w:rsidR="003F39AD" w:rsidRPr="008B0B6E" w:rsidRDefault="003F39AD" w:rsidP="003F39AD">
            <w:pPr>
              <w:rPr>
                <w:rFonts w:ascii="Times New Roman" w:hAnsi="Times New Roman"/>
                <w:sz w:val="16"/>
                <w:szCs w:val="16"/>
              </w:rPr>
            </w:pPr>
            <w:r w:rsidRPr="008B0B6E">
              <w:rPr>
                <w:rFonts w:ascii="Times New Roman" w:hAnsi="Times New Roman"/>
                <w:sz w:val="16"/>
                <w:szCs w:val="16"/>
              </w:rPr>
              <w:t>RAN, RAN2, RAN4</w:t>
            </w:r>
          </w:p>
        </w:tc>
        <w:tc>
          <w:tcPr>
            <w:tcW w:w="1023" w:type="dxa"/>
          </w:tcPr>
          <w:p w14:paraId="2D2799D1" w14:textId="77777777" w:rsidR="003F39AD" w:rsidRPr="008B0B6E" w:rsidRDefault="003F39AD" w:rsidP="003F39AD">
            <w:pPr>
              <w:rPr>
                <w:rFonts w:ascii="Times New Roman" w:hAnsi="Times New Roman"/>
                <w:sz w:val="16"/>
                <w:szCs w:val="16"/>
              </w:rPr>
            </w:pPr>
          </w:p>
        </w:tc>
        <w:tc>
          <w:tcPr>
            <w:tcW w:w="1138" w:type="dxa"/>
          </w:tcPr>
          <w:p w14:paraId="6344BA78" w14:textId="77777777" w:rsidR="003F39AD" w:rsidRPr="008B0B6E" w:rsidRDefault="003F39AD" w:rsidP="003F39AD">
            <w:pPr>
              <w:rPr>
                <w:rFonts w:ascii="Times New Roman" w:hAnsi="Times New Roman"/>
                <w:sz w:val="16"/>
                <w:szCs w:val="16"/>
              </w:rPr>
            </w:pPr>
          </w:p>
        </w:tc>
        <w:tc>
          <w:tcPr>
            <w:tcW w:w="1084" w:type="dxa"/>
          </w:tcPr>
          <w:p w14:paraId="5EB27BBD" w14:textId="77777777" w:rsidR="003F39AD" w:rsidRPr="008B0B6E" w:rsidRDefault="003F39AD" w:rsidP="003F39AD">
            <w:pPr>
              <w:rPr>
                <w:rFonts w:ascii="Times New Roman" w:hAnsi="Times New Roman"/>
                <w:sz w:val="16"/>
                <w:szCs w:val="16"/>
              </w:rPr>
            </w:pPr>
          </w:p>
        </w:tc>
      </w:tr>
      <w:tr w:rsidR="003F39AD" w:rsidRPr="008B0B6E" w14:paraId="75DCCE73" w14:textId="77777777" w:rsidTr="00794262">
        <w:trPr>
          <w:trHeight w:val="20"/>
          <w:jc w:val="center"/>
        </w:trPr>
        <w:tc>
          <w:tcPr>
            <w:tcW w:w="1102" w:type="dxa"/>
          </w:tcPr>
          <w:p w14:paraId="799FCE65" w14:textId="4CC0AFE8"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R1-1810006</w:t>
            </w:r>
          </w:p>
        </w:tc>
        <w:tc>
          <w:tcPr>
            <w:tcW w:w="2707" w:type="dxa"/>
          </w:tcPr>
          <w:p w14:paraId="02BDDFB9" w14:textId="17293ED6" w:rsidR="003F39AD" w:rsidRPr="008B0B6E" w:rsidRDefault="003F39AD" w:rsidP="003F39AD">
            <w:pPr>
              <w:rPr>
                <w:rFonts w:ascii="Times New Roman" w:hAnsi="Times New Roman"/>
                <w:sz w:val="16"/>
                <w:szCs w:val="16"/>
              </w:rPr>
            </w:pPr>
            <w:r w:rsidRPr="008B0B6E">
              <w:rPr>
                <w:rFonts w:ascii="Times New Roman" w:hAnsi="Times New Roman"/>
                <w:sz w:val="16"/>
                <w:szCs w:val="16"/>
              </w:rPr>
              <w:t>LS on IBE model for V2X</w:t>
            </w:r>
          </w:p>
        </w:tc>
        <w:tc>
          <w:tcPr>
            <w:tcW w:w="1291" w:type="dxa"/>
          </w:tcPr>
          <w:p w14:paraId="493C74C7" w14:textId="245C4C45" w:rsidR="003F39AD" w:rsidRPr="008B0B6E" w:rsidRDefault="003F39AD" w:rsidP="003F39AD">
            <w:pPr>
              <w:rPr>
                <w:rFonts w:ascii="Times New Roman" w:hAnsi="Times New Roman"/>
                <w:sz w:val="16"/>
                <w:szCs w:val="16"/>
              </w:rPr>
            </w:pPr>
            <w:r w:rsidRPr="008B0B6E">
              <w:rPr>
                <w:rFonts w:ascii="Times New Roman" w:hAnsi="Times New Roman"/>
                <w:sz w:val="16"/>
                <w:szCs w:val="16"/>
              </w:rPr>
              <w:t>RAN1, Ericsson</w:t>
            </w:r>
          </w:p>
        </w:tc>
        <w:tc>
          <w:tcPr>
            <w:tcW w:w="818" w:type="dxa"/>
          </w:tcPr>
          <w:p w14:paraId="2F58D575" w14:textId="42A3B26B"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Rel-16</w:t>
            </w:r>
          </w:p>
        </w:tc>
        <w:tc>
          <w:tcPr>
            <w:tcW w:w="2793" w:type="dxa"/>
          </w:tcPr>
          <w:p w14:paraId="7E01A7D7" w14:textId="27E82E15" w:rsidR="003F39AD" w:rsidRPr="008B0B6E" w:rsidRDefault="003F39AD" w:rsidP="003F39AD">
            <w:pPr>
              <w:rPr>
                <w:rFonts w:ascii="Times New Roman" w:hAnsi="Times New Roman"/>
                <w:bCs/>
                <w:sz w:val="16"/>
                <w:szCs w:val="16"/>
              </w:rPr>
            </w:pPr>
            <w:r w:rsidRPr="008B0B6E">
              <w:rPr>
                <w:rFonts w:ascii="Times New Roman" w:hAnsi="Times New Roman"/>
                <w:sz w:val="16"/>
                <w:szCs w:val="16"/>
              </w:rPr>
              <w:t>FS_NR_V2X</w:t>
            </w:r>
          </w:p>
        </w:tc>
        <w:tc>
          <w:tcPr>
            <w:tcW w:w="1088" w:type="dxa"/>
          </w:tcPr>
          <w:p w14:paraId="2090E81B" w14:textId="352978B8" w:rsidR="003F39AD" w:rsidRPr="008B0B6E" w:rsidRDefault="003F39AD" w:rsidP="003F39AD">
            <w:pPr>
              <w:rPr>
                <w:rFonts w:ascii="Times New Roman" w:hAnsi="Times New Roman"/>
                <w:sz w:val="16"/>
                <w:szCs w:val="16"/>
              </w:rPr>
            </w:pPr>
          </w:p>
        </w:tc>
        <w:tc>
          <w:tcPr>
            <w:tcW w:w="1023" w:type="dxa"/>
          </w:tcPr>
          <w:p w14:paraId="7225172B" w14:textId="06A5E266" w:rsidR="003F39AD" w:rsidRPr="008B0B6E" w:rsidRDefault="003F39AD" w:rsidP="003F39AD">
            <w:pPr>
              <w:rPr>
                <w:rFonts w:ascii="Times New Roman" w:hAnsi="Times New Roman"/>
                <w:sz w:val="16"/>
                <w:szCs w:val="16"/>
              </w:rPr>
            </w:pPr>
            <w:r w:rsidRPr="008B0B6E">
              <w:rPr>
                <w:rFonts w:ascii="Times New Roman" w:hAnsi="Times New Roman"/>
                <w:sz w:val="16"/>
                <w:szCs w:val="16"/>
              </w:rPr>
              <w:t>RAN4</w:t>
            </w:r>
          </w:p>
        </w:tc>
        <w:tc>
          <w:tcPr>
            <w:tcW w:w="1023" w:type="dxa"/>
          </w:tcPr>
          <w:p w14:paraId="13F6B1C7" w14:textId="77777777" w:rsidR="003F39AD" w:rsidRPr="008B0B6E" w:rsidRDefault="003F39AD" w:rsidP="003F39AD">
            <w:pPr>
              <w:rPr>
                <w:rFonts w:ascii="Times New Roman" w:hAnsi="Times New Roman"/>
                <w:sz w:val="16"/>
                <w:szCs w:val="16"/>
              </w:rPr>
            </w:pPr>
          </w:p>
        </w:tc>
        <w:tc>
          <w:tcPr>
            <w:tcW w:w="1138" w:type="dxa"/>
          </w:tcPr>
          <w:p w14:paraId="7A0EDB28" w14:textId="77777777" w:rsidR="003F39AD" w:rsidRPr="008B0B6E" w:rsidRDefault="003F39AD" w:rsidP="003F39AD">
            <w:pPr>
              <w:rPr>
                <w:rFonts w:ascii="Times New Roman" w:hAnsi="Times New Roman"/>
                <w:sz w:val="16"/>
                <w:szCs w:val="16"/>
              </w:rPr>
            </w:pPr>
          </w:p>
        </w:tc>
        <w:tc>
          <w:tcPr>
            <w:tcW w:w="1084" w:type="dxa"/>
          </w:tcPr>
          <w:p w14:paraId="26FA92C1" w14:textId="77777777" w:rsidR="003F39AD" w:rsidRPr="008B0B6E" w:rsidRDefault="003F39AD" w:rsidP="003F39AD">
            <w:pPr>
              <w:rPr>
                <w:rFonts w:ascii="Times New Roman" w:hAnsi="Times New Roman"/>
                <w:sz w:val="16"/>
                <w:szCs w:val="16"/>
              </w:rPr>
            </w:pPr>
          </w:p>
        </w:tc>
      </w:tr>
      <w:tr w:rsidR="003F39AD" w:rsidRPr="008B0B6E" w14:paraId="39871946" w14:textId="77777777" w:rsidTr="00794262">
        <w:trPr>
          <w:trHeight w:val="20"/>
          <w:jc w:val="center"/>
        </w:trPr>
        <w:tc>
          <w:tcPr>
            <w:tcW w:w="1102" w:type="dxa"/>
          </w:tcPr>
          <w:p w14:paraId="32E917E6" w14:textId="03E6B336"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R1-1810008</w:t>
            </w:r>
          </w:p>
        </w:tc>
        <w:tc>
          <w:tcPr>
            <w:tcW w:w="2707" w:type="dxa"/>
          </w:tcPr>
          <w:p w14:paraId="3346B1CA" w14:textId="4475BE50" w:rsidR="003F39AD" w:rsidRPr="008B0B6E" w:rsidRDefault="003F39AD" w:rsidP="003F39AD">
            <w:pPr>
              <w:rPr>
                <w:rFonts w:ascii="Times New Roman" w:hAnsi="Times New Roman"/>
                <w:sz w:val="16"/>
                <w:szCs w:val="16"/>
              </w:rPr>
            </w:pPr>
            <w:r w:rsidRPr="008B0B6E">
              <w:rPr>
                <w:rFonts w:ascii="Times New Roman" w:hAnsi="Times New Roman"/>
                <w:sz w:val="16"/>
                <w:szCs w:val="16"/>
              </w:rPr>
              <w:t>LS on collision of RRM measurement resources with uplink transmissions in FR1 TDD</w:t>
            </w:r>
          </w:p>
        </w:tc>
        <w:tc>
          <w:tcPr>
            <w:tcW w:w="1291" w:type="dxa"/>
          </w:tcPr>
          <w:p w14:paraId="3A1F670D" w14:textId="7412D688" w:rsidR="003F39AD" w:rsidRPr="008B0B6E" w:rsidRDefault="003F39AD" w:rsidP="003F39AD">
            <w:pPr>
              <w:rPr>
                <w:rFonts w:ascii="Times New Roman" w:hAnsi="Times New Roman"/>
                <w:sz w:val="16"/>
                <w:szCs w:val="16"/>
              </w:rPr>
            </w:pPr>
            <w:r w:rsidRPr="008B0B6E">
              <w:rPr>
                <w:rFonts w:ascii="Times New Roman" w:hAnsi="Times New Roman"/>
                <w:sz w:val="16"/>
                <w:szCs w:val="16"/>
              </w:rPr>
              <w:t>RAN1, vivo</w:t>
            </w:r>
          </w:p>
        </w:tc>
        <w:tc>
          <w:tcPr>
            <w:tcW w:w="818" w:type="dxa"/>
          </w:tcPr>
          <w:p w14:paraId="61C1414D" w14:textId="1D0079D5"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4DF3102C" w14:textId="113C9BD8" w:rsidR="003F39AD" w:rsidRPr="008B0B6E" w:rsidRDefault="003F39AD" w:rsidP="003F39AD">
            <w:pPr>
              <w:rPr>
                <w:rFonts w:ascii="Times New Roman" w:hAnsi="Times New Roman"/>
                <w:bCs/>
                <w:sz w:val="16"/>
                <w:szCs w:val="16"/>
              </w:rPr>
            </w:pPr>
            <w:r w:rsidRPr="008B0B6E">
              <w:rPr>
                <w:rFonts w:ascii="Times New Roman" w:hAnsi="Times New Roman"/>
                <w:sz w:val="16"/>
                <w:szCs w:val="16"/>
              </w:rPr>
              <w:t>NR_newRAT-Core</w:t>
            </w:r>
          </w:p>
        </w:tc>
        <w:tc>
          <w:tcPr>
            <w:tcW w:w="1088" w:type="dxa"/>
          </w:tcPr>
          <w:p w14:paraId="00C042BA" w14:textId="77777777" w:rsidR="003F39AD" w:rsidRPr="008B0B6E" w:rsidRDefault="003F39AD" w:rsidP="003F39AD">
            <w:pPr>
              <w:rPr>
                <w:rFonts w:ascii="Times New Roman" w:hAnsi="Times New Roman"/>
                <w:sz w:val="16"/>
                <w:szCs w:val="16"/>
              </w:rPr>
            </w:pPr>
          </w:p>
        </w:tc>
        <w:tc>
          <w:tcPr>
            <w:tcW w:w="1023" w:type="dxa"/>
          </w:tcPr>
          <w:p w14:paraId="6ACC8BC5" w14:textId="24EB1389" w:rsidR="003F39AD" w:rsidRPr="008B0B6E" w:rsidRDefault="003F39AD" w:rsidP="003F39AD">
            <w:pPr>
              <w:rPr>
                <w:rFonts w:ascii="Times New Roman" w:hAnsi="Times New Roman"/>
                <w:sz w:val="16"/>
                <w:szCs w:val="16"/>
              </w:rPr>
            </w:pPr>
            <w:r w:rsidRPr="008B0B6E">
              <w:rPr>
                <w:rFonts w:ascii="Times New Roman" w:hAnsi="Times New Roman"/>
                <w:sz w:val="16"/>
                <w:szCs w:val="16"/>
              </w:rPr>
              <w:t>RAN4</w:t>
            </w:r>
          </w:p>
        </w:tc>
        <w:tc>
          <w:tcPr>
            <w:tcW w:w="1023" w:type="dxa"/>
          </w:tcPr>
          <w:p w14:paraId="441AF93B" w14:textId="77777777" w:rsidR="003F39AD" w:rsidRPr="008B0B6E" w:rsidRDefault="003F39AD" w:rsidP="003F39AD">
            <w:pPr>
              <w:rPr>
                <w:rFonts w:ascii="Times New Roman" w:hAnsi="Times New Roman"/>
                <w:sz w:val="16"/>
                <w:szCs w:val="16"/>
              </w:rPr>
            </w:pPr>
          </w:p>
        </w:tc>
        <w:tc>
          <w:tcPr>
            <w:tcW w:w="1138" w:type="dxa"/>
          </w:tcPr>
          <w:p w14:paraId="59D82AC4" w14:textId="77777777" w:rsidR="003F39AD" w:rsidRPr="008B0B6E" w:rsidRDefault="003F39AD" w:rsidP="003F39AD">
            <w:pPr>
              <w:rPr>
                <w:rFonts w:ascii="Times New Roman" w:hAnsi="Times New Roman"/>
                <w:sz w:val="16"/>
                <w:szCs w:val="16"/>
              </w:rPr>
            </w:pPr>
          </w:p>
        </w:tc>
        <w:tc>
          <w:tcPr>
            <w:tcW w:w="1084" w:type="dxa"/>
          </w:tcPr>
          <w:p w14:paraId="54ED9557" w14:textId="77777777" w:rsidR="003F39AD" w:rsidRPr="008B0B6E" w:rsidRDefault="003F39AD" w:rsidP="003F39AD">
            <w:pPr>
              <w:rPr>
                <w:rFonts w:ascii="Times New Roman" w:hAnsi="Times New Roman"/>
                <w:sz w:val="16"/>
                <w:szCs w:val="16"/>
              </w:rPr>
            </w:pPr>
          </w:p>
        </w:tc>
      </w:tr>
      <w:tr w:rsidR="003F39AD" w:rsidRPr="008B0B6E" w14:paraId="570AF5DF" w14:textId="77777777" w:rsidTr="00794262">
        <w:trPr>
          <w:trHeight w:val="20"/>
          <w:jc w:val="center"/>
        </w:trPr>
        <w:tc>
          <w:tcPr>
            <w:tcW w:w="1102" w:type="dxa"/>
          </w:tcPr>
          <w:p w14:paraId="0EE17723" w14:textId="11BD0696"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R1-1810009</w:t>
            </w:r>
          </w:p>
        </w:tc>
        <w:tc>
          <w:tcPr>
            <w:tcW w:w="2707" w:type="dxa"/>
          </w:tcPr>
          <w:p w14:paraId="7AA431FC" w14:textId="1BB2609E" w:rsidR="003F39AD" w:rsidRPr="008B0B6E" w:rsidRDefault="003F39AD" w:rsidP="003F39AD">
            <w:pPr>
              <w:rPr>
                <w:rFonts w:ascii="Times New Roman" w:hAnsi="Times New Roman"/>
                <w:sz w:val="16"/>
                <w:szCs w:val="16"/>
              </w:rPr>
            </w:pPr>
            <w:r w:rsidRPr="008B0B6E">
              <w:rPr>
                <w:rFonts w:ascii="Times New Roman" w:hAnsi="Times New Roman"/>
                <w:sz w:val="16"/>
                <w:szCs w:val="16"/>
              </w:rPr>
              <w:t>LS on cross-carrier scheduling</w:t>
            </w:r>
          </w:p>
        </w:tc>
        <w:tc>
          <w:tcPr>
            <w:tcW w:w="1291" w:type="dxa"/>
          </w:tcPr>
          <w:p w14:paraId="081E7A33" w14:textId="253142C0" w:rsidR="003F39AD" w:rsidRPr="008B0B6E" w:rsidRDefault="003F39AD" w:rsidP="003F39AD">
            <w:pPr>
              <w:rPr>
                <w:rFonts w:ascii="Times New Roman" w:hAnsi="Times New Roman"/>
                <w:sz w:val="16"/>
                <w:szCs w:val="16"/>
              </w:rPr>
            </w:pPr>
            <w:r w:rsidRPr="008B0B6E">
              <w:rPr>
                <w:rFonts w:ascii="Times New Roman" w:hAnsi="Times New Roman"/>
                <w:sz w:val="16"/>
                <w:szCs w:val="16"/>
              </w:rPr>
              <w:t>RAN1, NTT DOCOMO</w:t>
            </w:r>
          </w:p>
        </w:tc>
        <w:tc>
          <w:tcPr>
            <w:tcW w:w="818" w:type="dxa"/>
          </w:tcPr>
          <w:p w14:paraId="1442AE80" w14:textId="364E9461" w:rsidR="003F39AD" w:rsidRPr="008B0B6E" w:rsidRDefault="003F39AD" w:rsidP="003F39AD">
            <w:pPr>
              <w:rPr>
                <w:rFonts w:ascii="Times New Roman" w:hAnsi="Times New Roman"/>
                <w:bCs/>
                <w:sz w:val="16"/>
                <w:szCs w:val="16"/>
              </w:rPr>
            </w:pPr>
            <w:r w:rsidRPr="008B0B6E">
              <w:rPr>
                <w:rFonts w:ascii="Times New Roman" w:hAnsi="Times New Roman"/>
                <w:sz w:val="16"/>
                <w:szCs w:val="16"/>
              </w:rPr>
              <w:t>Rel-15</w:t>
            </w:r>
          </w:p>
        </w:tc>
        <w:tc>
          <w:tcPr>
            <w:tcW w:w="2793" w:type="dxa"/>
          </w:tcPr>
          <w:p w14:paraId="5D2D3246" w14:textId="5D337A7E" w:rsidR="003F39AD" w:rsidRPr="008B0B6E" w:rsidRDefault="003F39AD" w:rsidP="003F39AD">
            <w:pPr>
              <w:rPr>
                <w:rFonts w:ascii="Times New Roman" w:hAnsi="Times New Roman"/>
                <w:bCs/>
                <w:sz w:val="16"/>
                <w:szCs w:val="16"/>
              </w:rPr>
            </w:pPr>
            <w:r w:rsidRPr="008B0B6E">
              <w:rPr>
                <w:rFonts w:ascii="Times New Roman" w:hAnsi="Times New Roman"/>
                <w:sz w:val="16"/>
                <w:szCs w:val="16"/>
              </w:rPr>
              <w:t>NR_newRAT-Core</w:t>
            </w:r>
          </w:p>
        </w:tc>
        <w:tc>
          <w:tcPr>
            <w:tcW w:w="1088" w:type="dxa"/>
          </w:tcPr>
          <w:p w14:paraId="29EE961A" w14:textId="77777777" w:rsidR="003F39AD" w:rsidRPr="008B0B6E" w:rsidRDefault="003F39AD" w:rsidP="003F39AD">
            <w:pPr>
              <w:rPr>
                <w:rFonts w:ascii="Times New Roman" w:hAnsi="Times New Roman"/>
                <w:sz w:val="16"/>
                <w:szCs w:val="16"/>
              </w:rPr>
            </w:pPr>
          </w:p>
        </w:tc>
        <w:tc>
          <w:tcPr>
            <w:tcW w:w="1023" w:type="dxa"/>
          </w:tcPr>
          <w:p w14:paraId="410121C9" w14:textId="69593640" w:rsidR="003F39AD" w:rsidRPr="008B0B6E" w:rsidRDefault="003F39AD" w:rsidP="003F39AD">
            <w:pPr>
              <w:rPr>
                <w:rFonts w:ascii="Times New Roman" w:hAnsi="Times New Roman"/>
                <w:sz w:val="16"/>
                <w:szCs w:val="16"/>
              </w:rPr>
            </w:pPr>
            <w:r w:rsidRPr="008B0B6E">
              <w:rPr>
                <w:rFonts w:ascii="Times New Roman" w:hAnsi="Times New Roman"/>
                <w:sz w:val="16"/>
                <w:szCs w:val="16"/>
              </w:rPr>
              <w:t>RAN2</w:t>
            </w:r>
          </w:p>
        </w:tc>
        <w:tc>
          <w:tcPr>
            <w:tcW w:w="1023" w:type="dxa"/>
          </w:tcPr>
          <w:p w14:paraId="6379FAA7" w14:textId="77777777" w:rsidR="003F39AD" w:rsidRPr="008B0B6E" w:rsidRDefault="003F39AD" w:rsidP="003F39AD">
            <w:pPr>
              <w:rPr>
                <w:rFonts w:ascii="Times New Roman" w:hAnsi="Times New Roman"/>
                <w:sz w:val="16"/>
                <w:szCs w:val="16"/>
              </w:rPr>
            </w:pPr>
          </w:p>
        </w:tc>
        <w:tc>
          <w:tcPr>
            <w:tcW w:w="1138" w:type="dxa"/>
          </w:tcPr>
          <w:p w14:paraId="5991C251" w14:textId="77777777" w:rsidR="003F39AD" w:rsidRPr="008B0B6E" w:rsidRDefault="003F39AD" w:rsidP="003F39AD">
            <w:pPr>
              <w:rPr>
                <w:rFonts w:ascii="Times New Roman" w:hAnsi="Times New Roman"/>
                <w:sz w:val="16"/>
                <w:szCs w:val="16"/>
              </w:rPr>
            </w:pPr>
          </w:p>
        </w:tc>
        <w:tc>
          <w:tcPr>
            <w:tcW w:w="1084" w:type="dxa"/>
          </w:tcPr>
          <w:p w14:paraId="47D87B9C" w14:textId="77777777" w:rsidR="003F39AD" w:rsidRPr="008B0B6E" w:rsidRDefault="003F39AD" w:rsidP="003F39AD">
            <w:pPr>
              <w:rPr>
                <w:rFonts w:ascii="Times New Roman" w:hAnsi="Times New Roman"/>
                <w:sz w:val="16"/>
                <w:szCs w:val="16"/>
              </w:rPr>
            </w:pPr>
          </w:p>
        </w:tc>
      </w:tr>
      <w:tr w:rsidR="003F39AD" w:rsidRPr="008B0B6E" w14:paraId="1EAFC5A3" w14:textId="77777777" w:rsidTr="00794262">
        <w:trPr>
          <w:trHeight w:val="20"/>
          <w:jc w:val="center"/>
        </w:trPr>
        <w:tc>
          <w:tcPr>
            <w:tcW w:w="1102" w:type="dxa"/>
          </w:tcPr>
          <w:p w14:paraId="5A8762EC" w14:textId="6DDA7FD0" w:rsidR="003F39AD" w:rsidRPr="008B0B6E" w:rsidRDefault="003F39AD" w:rsidP="003F39AD">
            <w:pPr>
              <w:rPr>
                <w:rFonts w:ascii="Times New Roman" w:hAnsi="Times New Roman"/>
                <w:sz w:val="16"/>
                <w:szCs w:val="16"/>
              </w:rPr>
            </w:pPr>
            <w:r w:rsidRPr="008B0B6E">
              <w:rPr>
                <w:rFonts w:ascii="Times New Roman" w:hAnsi="Times New Roman"/>
                <w:sz w:val="16"/>
                <w:szCs w:val="16"/>
              </w:rPr>
              <w:t>R1-1810010</w:t>
            </w:r>
          </w:p>
        </w:tc>
        <w:tc>
          <w:tcPr>
            <w:tcW w:w="2707" w:type="dxa"/>
          </w:tcPr>
          <w:p w14:paraId="16EADBB1" w14:textId="72663403" w:rsidR="003F39AD" w:rsidRPr="008B0B6E" w:rsidRDefault="003F39AD" w:rsidP="003F39AD">
            <w:pPr>
              <w:rPr>
                <w:rFonts w:ascii="Times New Roman" w:hAnsi="Times New Roman"/>
                <w:sz w:val="16"/>
                <w:szCs w:val="16"/>
              </w:rPr>
            </w:pPr>
            <w:r w:rsidRPr="008B0B6E">
              <w:rPr>
                <w:rFonts w:ascii="Times New Roman" w:hAnsi="Times New Roman"/>
                <w:sz w:val="16"/>
                <w:szCs w:val="16"/>
              </w:rPr>
              <w:t>LS on higher layer configuration for search space monitoring</w:t>
            </w:r>
          </w:p>
        </w:tc>
        <w:tc>
          <w:tcPr>
            <w:tcW w:w="1291" w:type="dxa"/>
          </w:tcPr>
          <w:p w14:paraId="4AFAD49D" w14:textId="55E65531" w:rsidR="003F39AD" w:rsidRPr="008B0B6E" w:rsidRDefault="003F39AD" w:rsidP="003F39AD">
            <w:pPr>
              <w:rPr>
                <w:rFonts w:ascii="Times New Roman" w:hAnsi="Times New Roman"/>
                <w:sz w:val="16"/>
                <w:szCs w:val="16"/>
              </w:rPr>
            </w:pPr>
            <w:r w:rsidRPr="008B0B6E">
              <w:rPr>
                <w:rFonts w:ascii="Times New Roman" w:hAnsi="Times New Roman"/>
                <w:sz w:val="16"/>
                <w:szCs w:val="16"/>
              </w:rPr>
              <w:t>RAN1, NTT DOCOMO</w:t>
            </w:r>
          </w:p>
        </w:tc>
        <w:tc>
          <w:tcPr>
            <w:tcW w:w="818" w:type="dxa"/>
          </w:tcPr>
          <w:p w14:paraId="13BB7789" w14:textId="7F9F2952" w:rsidR="003F39AD" w:rsidRPr="008B0B6E" w:rsidRDefault="003F39AD" w:rsidP="003F39AD">
            <w:pPr>
              <w:rPr>
                <w:rFonts w:ascii="Times New Roman" w:hAnsi="Times New Roman"/>
                <w:sz w:val="16"/>
                <w:szCs w:val="16"/>
              </w:rPr>
            </w:pPr>
            <w:r w:rsidRPr="008B0B6E">
              <w:rPr>
                <w:rFonts w:ascii="Times New Roman" w:hAnsi="Times New Roman"/>
                <w:sz w:val="16"/>
                <w:szCs w:val="16"/>
              </w:rPr>
              <w:t>Rel-15</w:t>
            </w:r>
          </w:p>
        </w:tc>
        <w:tc>
          <w:tcPr>
            <w:tcW w:w="2793" w:type="dxa"/>
          </w:tcPr>
          <w:p w14:paraId="19E576D9" w14:textId="1AEF297D" w:rsidR="003F39AD" w:rsidRPr="008B0B6E" w:rsidRDefault="003F39AD" w:rsidP="003F39AD">
            <w:pPr>
              <w:rPr>
                <w:rFonts w:ascii="Times New Roman" w:hAnsi="Times New Roman"/>
                <w:sz w:val="16"/>
                <w:szCs w:val="16"/>
              </w:rPr>
            </w:pPr>
            <w:r w:rsidRPr="008B0B6E">
              <w:rPr>
                <w:rFonts w:ascii="Times New Roman" w:hAnsi="Times New Roman"/>
                <w:sz w:val="16"/>
                <w:szCs w:val="16"/>
              </w:rPr>
              <w:t>NR_newRAT-Core</w:t>
            </w:r>
          </w:p>
        </w:tc>
        <w:tc>
          <w:tcPr>
            <w:tcW w:w="1088" w:type="dxa"/>
          </w:tcPr>
          <w:p w14:paraId="130D1F87" w14:textId="77777777" w:rsidR="003F39AD" w:rsidRPr="008B0B6E" w:rsidRDefault="003F39AD" w:rsidP="003F39AD">
            <w:pPr>
              <w:rPr>
                <w:rFonts w:ascii="Times New Roman" w:hAnsi="Times New Roman"/>
                <w:sz w:val="16"/>
                <w:szCs w:val="16"/>
              </w:rPr>
            </w:pPr>
          </w:p>
        </w:tc>
        <w:tc>
          <w:tcPr>
            <w:tcW w:w="1023" w:type="dxa"/>
          </w:tcPr>
          <w:p w14:paraId="797F3676" w14:textId="1E831A08" w:rsidR="003F39AD" w:rsidRPr="008B0B6E" w:rsidRDefault="003F39AD" w:rsidP="003F39AD">
            <w:pPr>
              <w:rPr>
                <w:rFonts w:ascii="Times New Roman" w:hAnsi="Times New Roman"/>
                <w:sz w:val="16"/>
                <w:szCs w:val="16"/>
              </w:rPr>
            </w:pPr>
            <w:r w:rsidRPr="008B0B6E">
              <w:rPr>
                <w:rFonts w:ascii="Times New Roman" w:hAnsi="Times New Roman"/>
                <w:sz w:val="16"/>
                <w:szCs w:val="16"/>
              </w:rPr>
              <w:t>RAN2</w:t>
            </w:r>
          </w:p>
        </w:tc>
        <w:tc>
          <w:tcPr>
            <w:tcW w:w="1023" w:type="dxa"/>
          </w:tcPr>
          <w:p w14:paraId="20594474" w14:textId="77777777" w:rsidR="003F39AD" w:rsidRPr="008B0B6E" w:rsidRDefault="003F39AD" w:rsidP="003F39AD">
            <w:pPr>
              <w:rPr>
                <w:rFonts w:ascii="Times New Roman" w:hAnsi="Times New Roman"/>
                <w:sz w:val="16"/>
                <w:szCs w:val="16"/>
              </w:rPr>
            </w:pPr>
          </w:p>
        </w:tc>
        <w:tc>
          <w:tcPr>
            <w:tcW w:w="1138" w:type="dxa"/>
          </w:tcPr>
          <w:p w14:paraId="1BA3EC16" w14:textId="77777777" w:rsidR="003F39AD" w:rsidRPr="008B0B6E" w:rsidRDefault="003F39AD" w:rsidP="003F39AD">
            <w:pPr>
              <w:rPr>
                <w:rFonts w:ascii="Times New Roman" w:hAnsi="Times New Roman"/>
                <w:sz w:val="16"/>
                <w:szCs w:val="16"/>
              </w:rPr>
            </w:pPr>
          </w:p>
        </w:tc>
        <w:tc>
          <w:tcPr>
            <w:tcW w:w="1084" w:type="dxa"/>
          </w:tcPr>
          <w:p w14:paraId="7AA4C894" w14:textId="77777777" w:rsidR="003F39AD" w:rsidRPr="008B0B6E" w:rsidRDefault="003F39AD" w:rsidP="003F39AD">
            <w:pPr>
              <w:rPr>
                <w:rFonts w:ascii="Times New Roman" w:hAnsi="Times New Roman"/>
                <w:sz w:val="16"/>
                <w:szCs w:val="16"/>
              </w:rPr>
            </w:pPr>
          </w:p>
        </w:tc>
      </w:tr>
      <w:tr w:rsidR="00293E01" w:rsidRPr="008B0B6E" w14:paraId="43EC8088" w14:textId="77777777" w:rsidTr="00B42881">
        <w:trPr>
          <w:trHeight w:val="20"/>
          <w:jc w:val="center"/>
        </w:trPr>
        <w:tc>
          <w:tcPr>
            <w:tcW w:w="1102" w:type="dxa"/>
          </w:tcPr>
          <w:p w14:paraId="05647285" w14:textId="723CB365" w:rsidR="00293E01" w:rsidRPr="008B0B6E" w:rsidRDefault="00293E01" w:rsidP="00293E01">
            <w:pPr>
              <w:rPr>
                <w:rFonts w:ascii="Times New Roman" w:hAnsi="Times New Roman"/>
                <w:bCs/>
                <w:sz w:val="16"/>
                <w:szCs w:val="16"/>
              </w:rPr>
            </w:pPr>
          </w:p>
        </w:tc>
        <w:tc>
          <w:tcPr>
            <w:tcW w:w="2707" w:type="dxa"/>
          </w:tcPr>
          <w:p w14:paraId="798A1741" w14:textId="1F67F55D" w:rsidR="00293E01" w:rsidRPr="008B0B6E" w:rsidRDefault="00293E01" w:rsidP="00293E01">
            <w:pPr>
              <w:rPr>
                <w:rFonts w:ascii="Times New Roman" w:hAnsi="Times New Roman"/>
                <w:sz w:val="16"/>
                <w:szCs w:val="16"/>
              </w:rPr>
            </w:pPr>
          </w:p>
        </w:tc>
        <w:tc>
          <w:tcPr>
            <w:tcW w:w="1291" w:type="dxa"/>
          </w:tcPr>
          <w:p w14:paraId="41AB08A2" w14:textId="58CBD99B" w:rsidR="00293E01" w:rsidRPr="008B0B6E" w:rsidRDefault="00293E01" w:rsidP="00293E01">
            <w:pPr>
              <w:rPr>
                <w:rFonts w:ascii="Times New Roman" w:hAnsi="Times New Roman"/>
                <w:sz w:val="16"/>
                <w:szCs w:val="16"/>
              </w:rPr>
            </w:pPr>
          </w:p>
        </w:tc>
        <w:tc>
          <w:tcPr>
            <w:tcW w:w="818" w:type="dxa"/>
          </w:tcPr>
          <w:p w14:paraId="5976F79B" w14:textId="3FFFF0F6" w:rsidR="00293E01" w:rsidRPr="008B0B6E" w:rsidRDefault="00293E01" w:rsidP="00293E01">
            <w:pPr>
              <w:rPr>
                <w:rFonts w:ascii="Times New Roman" w:hAnsi="Times New Roman"/>
                <w:bCs/>
                <w:sz w:val="16"/>
                <w:szCs w:val="16"/>
              </w:rPr>
            </w:pPr>
          </w:p>
        </w:tc>
        <w:tc>
          <w:tcPr>
            <w:tcW w:w="2793" w:type="dxa"/>
          </w:tcPr>
          <w:p w14:paraId="4405DD76" w14:textId="217927FE" w:rsidR="00293E01" w:rsidRPr="008B0B6E" w:rsidRDefault="00293E01" w:rsidP="00293E01">
            <w:pPr>
              <w:rPr>
                <w:rFonts w:ascii="Times New Roman" w:hAnsi="Times New Roman"/>
                <w:bCs/>
                <w:sz w:val="16"/>
                <w:szCs w:val="16"/>
              </w:rPr>
            </w:pPr>
          </w:p>
        </w:tc>
        <w:tc>
          <w:tcPr>
            <w:tcW w:w="1088" w:type="dxa"/>
          </w:tcPr>
          <w:p w14:paraId="300DBDC7" w14:textId="444C95DD" w:rsidR="00293E01" w:rsidRPr="008B0B6E" w:rsidRDefault="00293E01" w:rsidP="00293E01">
            <w:pPr>
              <w:rPr>
                <w:rFonts w:ascii="Times New Roman" w:hAnsi="Times New Roman"/>
                <w:sz w:val="16"/>
                <w:szCs w:val="16"/>
              </w:rPr>
            </w:pPr>
          </w:p>
        </w:tc>
        <w:tc>
          <w:tcPr>
            <w:tcW w:w="1023" w:type="dxa"/>
          </w:tcPr>
          <w:p w14:paraId="1A3640D4" w14:textId="2CB471A9" w:rsidR="00293E01" w:rsidRPr="008B0B6E" w:rsidRDefault="00293E01" w:rsidP="00293E01">
            <w:pPr>
              <w:rPr>
                <w:rFonts w:ascii="Times New Roman" w:hAnsi="Times New Roman"/>
                <w:sz w:val="16"/>
                <w:szCs w:val="16"/>
              </w:rPr>
            </w:pPr>
          </w:p>
        </w:tc>
        <w:tc>
          <w:tcPr>
            <w:tcW w:w="1023" w:type="dxa"/>
          </w:tcPr>
          <w:p w14:paraId="2E61CE12" w14:textId="00292A5D" w:rsidR="00293E01" w:rsidRPr="008B0B6E" w:rsidRDefault="00293E01" w:rsidP="00293E01">
            <w:pPr>
              <w:rPr>
                <w:rFonts w:ascii="Times New Roman" w:hAnsi="Times New Roman"/>
                <w:sz w:val="16"/>
                <w:szCs w:val="16"/>
              </w:rPr>
            </w:pPr>
          </w:p>
        </w:tc>
        <w:tc>
          <w:tcPr>
            <w:tcW w:w="1138" w:type="dxa"/>
          </w:tcPr>
          <w:p w14:paraId="792B6632" w14:textId="28AFED23" w:rsidR="00293E01" w:rsidRPr="008B0B6E" w:rsidRDefault="00293E01" w:rsidP="00293E01">
            <w:pPr>
              <w:rPr>
                <w:rFonts w:ascii="Times New Roman" w:hAnsi="Times New Roman"/>
                <w:sz w:val="16"/>
                <w:szCs w:val="16"/>
              </w:rPr>
            </w:pPr>
          </w:p>
        </w:tc>
        <w:tc>
          <w:tcPr>
            <w:tcW w:w="1084" w:type="dxa"/>
          </w:tcPr>
          <w:p w14:paraId="10FC8E51" w14:textId="77777777" w:rsidR="00293E01" w:rsidRPr="008B0B6E" w:rsidRDefault="00293E01" w:rsidP="00293E01">
            <w:pPr>
              <w:rPr>
                <w:rFonts w:ascii="Times New Roman" w:hAnsi="Times New Roman"/>
                <w:sz w:val="16"/>
                <w:szCs w:val="16"/>
              </w:rPr>
            </w:pPr>
          </w:p>
        </w:tc>
      </w:tr>
    </w:tbl>
    <w:p w14:paraId="26DCC5E9" w14:textId="00312CFB"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1100" w:name="_Toc526458979"/>
      <w:r w:rsidRPr="000B1042">
        <w:rPr>
          <w:rFonts w:ascii="Times New Roman" w:hAnsi="Times New Roman" w:cs="Times New Roman"/>
          <w:sz w:val="20"/>
          <w:szCs w:val="20"/>
        </w:rPr>
        <w:lastRenderedPageBreak/>
        <w:t xml:space="preserve">Annex </w:t>
      </w:r>
      <w:r w:rsidRPr="000B1042">
        <w:rPr>
          <w:rFonts w:ascii="Times New Roman" w:eastAsia="MS Mincho" w:hAnsi="Times New Roman" w:cs="Times New Roman"/>
          <w:sz w:val="20"/>
          <w:szCs w:val="20"/>
          <w:lang w:eastAsia="ja-JP"/>
        </w:rPr>
        <w:t>C-2</w:t>
      </w:r>
      <w:r w:rsidRPr="000B1042">
        <w:rPr>
          <w:rFonts w:ascii="Times New Roman" w:hAnsi="Times New Roman" w:cs="Times New Roman"/>
          <w:sz w:val="20"/>
          <w:szCs w:val="20"/>
        </w:rPr>
        <w:t>:</w:t>
      </w:r>
      <w:r w:rsidRPr="000B1042">
        <w:rPr>
          <w:rFonts w:ascii="Times New Roman" w:hAnsi="Times New Roman" w:cs="Times New Roman"/>
          <w:sz w:val="20"/>
          <w:szCs w:val="20"/>
        </w:rPr>
        <w:tab/>
        <w:t>List of Incoming LSs</w:t>
      </w:r>
      <w:r w:rsidRPr="000B1042">
        <w:rPr>
          <w:rFonts w:ascii="Times New Roman" w:eastAsia="MS Mincho" w:hAnsi="Times New Roman" w:cs="Times New Roman"/>
          <w:sz w:val="20"/>
          <w:szCs w:val="20"/>
          <w:lang w:eastAsia="ja-JP"/>
        </w:rPr>
        <w:t xml:space="preserve"> from </w:t>
      </w:r>
      <w:r w:rsidRPr="000B1042">
        <w:rPr>
          <w:rFonts w:ascii="Times New Roman" w:hAnsi="Times New Roman" w:cs="Times New Roman"/>
          <w:sz w:val="20"/>
          <w:szCs w:val="20"/>
        </w:rPr>
        <w:t xml:space="preserve">RAN1 </w:t>
      </w:r>
      <w:r w:rsidR="001E17A8">
        <w:rPr>
          <w:rFonts w:ascii="Times New Roman" w:hAnsi="Times New Roman" w:cs="Times New Roman"/>
          <w:sz w:val="20"/>
          <w:szCs w:val="20"/>
        </w:rPr>
        <w:t>#94</w:t>
      </w:r>
      <w:bookmarkEnd w:id="1100"/>
    </w:p>
    <w:p w14:paraId="707BCF72" w14:textId="77777777" w:rsidR="005C5573" w:rsidRPr="000B1042" w:rsidRDefault="005C5573" w:rsidP="005C5573">
      <w:pPr>
        <w:rPr>
          <w:szCs w:val="20"/>
        </w:rPr>
      </w:pPr>
    </w:p>
    <w:tbl>
      <w:tblPr>
        <w:tblStyle w:val="TableGrid"/>
        <w:tblW w:w="14050" w:type="dxa"/>
        <w:jc w:val="center"/>
        <w:tblLook w:val="04A0" w:firstRow="1" w:lastRow="0" w:firstColumn="1" w:lastColumn="0" w:noHBand="0" w:noVBand="1"/>
      </w:tblPr>
      <w:tblGrid>
        <w:gridCol w:w="947"/>
        <w:gridCol w:w="2627"/>
        <w:gridCol w:w="1185"/>
        <w:gridCol w:w="784"/>
        <w:gridCol w:w="2351"/>
        <w:gridCol w:w="2172"/>
        <w:gridCol w:w="860"/>
        <w:gridCol w:w="856"/>
        <w:gridCol w:w="1399"/>
        <w:gridCol w:w="869"/>
      </w:tblGrid>
      <w:tr w:rsidR="00A633B4" w:rsidRPr="001908B0" w14:paraId="60CCC904" w14:textId="77777777" w:rsidTr="009E247D">
        <w:trPr>
          <w:trHeight w:val="20"/>
          <w:tblHeader/>
          <w:jc w:val="center"/>
        </w:trPr>
        <w:tc>
          <w:tcPr>
            <w:tcW w:w="1073" w:type="dxa"/>
            <w:shd w:val="clear" w:color="auto" w:fill="BFBFBF" w:themeFill="background1" w:themeFillShade="BF"/>
            <w:hideMark/>
          </w:tcPr>
          <w:p w14:paraId="0E4EAF11" w14:textId="77777777" w:rsidR="00853B87" w:rsidRPr="002F4263" w:rsidRDefault="00853B87" w:rsidP="000E7C7A">
            <w:pPr>
              <w:rPr>
                <w:rFonts w:ascii="Times New Roman" w:hAnsi="Times New Roman"/>
                <w:bCs/>
                <w:sz w:val="16"/>
                <w:szCs w:val="16"/>
              </w:rPr>
            </w:pPr>
            <w:r w:rsidRPr="002F4263">
              <w:rPr>
                <w:rFonts w:ascii="Times New Roman" w:hAnsi="Times New Roman"/>
                <w:bCs/>
                <w:sz w:val="16"/>
                <w:szCs w:val="16"/>
              </w:rPr>
              <w:t>TDoc #</w:t>
            </w:r>
          </w:p>
        </w:tc>
        <w:tc>
          <w:tcPr>
            <w:tcW w:w="2849" w:type="dxa"/>
            <w:shd w:val="clear" w:color="auto" w:fill="BFBFBF" w:themeFill="background1" w:themeFillShade="BF"/>
            <w:hideMark/>
          </w:tcPr>
          <w:p w14:paraId="7B9ED9EB" w14:textId="77777777" w:rsidR="00853B87" w:rsidRPr="002F4263" w:rsidRDefault="00853B87" w:rsidP="000E7C7A">
            <w:pPr>
              <w:rPr>
                <w:rFonts w:ascii="Times New Roman" w:hAnsi="Times New Roman"/>
                <w:bCs/>
                <w:sz w:val="16"/>
                <w:szCs w:val="16"/>
              </w:rPr>
            </w:pPr>
            <w:r w:rsidRPr="002F4263">
              <w:rPr>
                <w:rFonts w:ascii="Times New Roman" w:hAnsi="Times New Roman"/>
                <w:bCs/>
                <w:sz w:val="16"/>
                <w:szCs w:val="16"/>
              </w:rPr>
              <w:t>Title</w:t>
            </w:r>
          </w:p>
        </w:tc>
        <w:tc>
          <w:tcPr>
            <w:tcW w:w="1296" w:type="dxa"/>
            <w:shd w:val="clear" w:color="auto" w:fill="BFBFBF" w:themeFill="background1" w:themeFillShade="BF"/>
            <w:hideMark/>
          </w:tcPr>
          <w:p w14:paraId="181AF5CC" w14:textId="77777777" w:rsidR="00853B87" w:rsidRPr="002F4263" w:rsidRDefault="00853B87" w:rsidP="000E7C7A">
            <w:pPr>
              <w:rPr>
                <w:rFonts w:ascii="Times New Roman" w:hAnsi="Times New Roman"/>
                <w:bCs/>
                <w:sz w:val="16"/>
                <w:szCs w:val="16"/>
              </w:rPr>
            </w:pPr>
            <w:r w:rsidRPr="002F4263">
              <w:rPr>
                <w:rFonts w:ascii="Times New Roman" w:hAnsi="Times New Roman"/>
                <w:bCs/>
                <w:sz w:val="16"/>
                <w:szCs w:val="16"/>
              </w:rPr>
              <w:t>Source</w:t>
            </w:r>
          </w:p>
        </w:tc>
        <w:tc>
          <w:tcPr>
            <w:tcW w:w="835" w:type="dxa"/>
            <w:shd w:val="clear" w:color="auto" w:fill="BFBFBF" w:themeFill="background1" w:themeFillShade="BF"/>
            <w:hideMark/>
          </w:tcPr>
          <w:p w14:paraId="5D545C76" w14:textId="77777777" w:rsidR="00853B87" w:rsidRPr="002F4263" w:rsidRDefault="00853B87" w:rsidP="000E7C7A">
            <w:pPr>
              <w:rPr>
                <w:rFonts w:ascii="Times New Roman" w:hAnsi="Times New Roman"/>
                <w:bCs/>
                <w:sz w:val="16"/>
                <w:szCs w:val="16"/>
              </w:rPr>
            </w:pPr>
            <w:r w:rsidRPr="002F4263">
              <w:rPr>
                <w:rFonts w:ascii="Times New Roman" w:hAnsi="Times New Roman"/>
                <w:bCs/>
                <w:sz w:val="16"/>
                <w:szCs w:val="16"/>
              </w:rPr>
              <w:t>Release</w:t>
            </w:r>
          </w:p>
        </w:tc>
        <w:tc>
          <w:tcPr>
            <w:tcW w:w="2748" w:type="dxa"/>
            <w:shd w:val="clear" w:color="auto" w:fill="BFBFBF" w:themeFill="background1" w:themeFillShade="BF"/>
            <w:hideMark/>
          </w:tcPr>
          <w:p w14:paraId="086C1468" w14:textId="77777777" w:rsidR="00853B87" w:rsidRPr="002F4263" w:rsidRDefault="00853B87" w:rsidP="000E7C7A">
            <w:pPr>
              <w:rPr>
                <w:rFonts w:ascii="Times New Roman" w:hAnsi="Times New Roman"/>
                <w:bCs/>
                <w:sz w:val="16"/>
                <w:szCs w:val="16"/>
              </w:rPr>
            </w:pPr>
            <w:r w:rsidRPr="002F4263">
              <w:rPr>
                <w:rFonts w:ascii="Times New Roman" w:hAnsi="Times New Roman"/>
                <w:bCs/>
                <w:sz w:val="16"/>
                <w:szCs w:val="16"/>
              </w:rPr>
              <w:t>Related WIs</w:t>
            </w:r>
          </w:p>
        </w:tc>
        <w:tc>
          <w:tcPr>
            <w:tcW w:w="1071" w:type="dxa"/>
            <w:shd w:val="clear" w:color="auto" w:fill="BFBFBF" w:themeFill="background1" w:themeFillShade="BF"/>
            <w:hideMark/>
          </w:tcPr>
          <w:p w14:paraId="35577EB9" w14:textId="77777777" w:rsidR="00853B87" w:rsidRPr="002F4263" w:rsidRDefault="00853B87" w:rsidP="000E7C7A">
            <w:pPr>
              <w:rPr>
                <w:rFonts w:ascii="Times New Roman" w:hAnsi="Times New Roman"/>
                <w:bCs/>
                <w:sz w:val="16"/>
                <w:szCs w:val="16"/>
              </w:rPr>
            </w:pPr>
            <w:r w:rsidRPr="002F4263">
              <w:rPr>
                <w:rFonts w:ascii="Times New Roman" w:hAnsi="Times New Roman"/>
                <w:bCs/>
                <w:sz w:val="16"/>
                <w:szCs w:val="16"/>
              </w:rPr>
              <w:t>Reply to</w:t>
            </w:r>
          </w:p>
        </w:tc>
        <w:tc>
          <w:tcPr>
            <w:tcW w:w="989" w:type="dxa"/>
            <w:shd w:val="clear" w:color="auto" w:fill="BFBFBF" w:themeFill="background1" w:themeFillShade="BF"/>
            <w:hideMark/>
          </w:tcPr>
          <w:p w14:paraId="78A547BC" w14:textId="77777777" w:rsidR="00853B87" w:rsidRPr="002F4263" w:rsidRDefault="00853B87" w:rsidP="000E7C7A">
            <w:pPr>
              <w:rPr>
                <w:rFonts w:ascii="Times New Roman" w:hAnsi="Times New Roman"/>
                <w:bCs/>
                <w:sz w:val="16"/>
                <w:szCs w:val="16"/>
              </w:rPr>
            </w:pPr>
            <w:r w:rsidRPr="002F4263">
              <w:rPr>
                <w:rFonts w:ascii="Times New Roman" w:hAnsi="Times New Roman"/>
                <w:bCs/>
                <w:sz w:val="16"/>
                <w:szCs w:val="16"/>
              </w:rPr>
              <w:t>To</w:t>
            </w:r>
          </w:p>
        </w:tc>
        <w:tc>
          <w:tcPr>
            <w:tcW w:w="989" w:type="dxa"/>
            <w:shd w:val="clear" w:color="auto" w:fill="BFBFBF" w:themeFill="background1" w:themeFillShade="BF"/>
            <w:hideMark/>
          </w:tcPr>
          <w:p w14:paraId="77BDF0E7" w14:textId="77777777" w:rsidR="00853B87" w:rsidRPr="002F4263" w:rsidRDefault="00853B87" w:rsidP="000E7C7A">
            <w:pPr>
              <w:rPr>
                <w:rFonts w:ascii="Times New Roman" w:hAnsi="Times New Roman"/>
                <w:bCs/>
                <w:sz w:val="16"/>
                <w:szCs w:val="16"/>
              </w:rPr>
            </w:pPr>
            <w:r w:rsidRPr="002F4263">
              <w:rPr>
                <w:rFonts w:ascii="Times New Roman" w:hAnsi="Times New Roman"/>
                <w:bCs/>
                <w:sz w:val="16"/>
                <w:szCs w:val="16"/>
              </w:rPr>
              <w:t>Cc</w:t>
            </w:r>
          </w:p>
        </w:tc>
        <w:tc>
          <w:tcPr>
            <w:tcW w:w="1133" w:type="dxa"/>
            <w:shd w:val="clear" w:color="auto" w:fill="BFBFBF" w:themeFill="background1" w:themeFillShade="BF"/>
            <w:hideMark/>
          </w:tcPr>
          <w:p w14:paraId="4CCFC6A1" w14:textId="77777777" w:rsidR="00853B87" w:rsidRPr="002F4263" w:rsidRDefault="00853B87" w:rsidP="000E7C7A">
            <w:pPr>
              <w:rPr>
                <w:rFonts w:ascii="Times New Roman" w:hAnsi="Times New Roman"/>
                <w:bCs/>
                <w:sz w:val="16"/>
                <w:szCs w:val="16"/>
              </w:rPr>
            </w:pPr>
            <w:r w:rsidRPr="002F4263">
              <w:rPr>
                <w:rFonts w:ascii="Times New Roman" w:hAnsi="Times New Roman"/>
                <w:bCs/>
                <w:sz w:val="16"/>
                <w:szCs w:val="16"/>
              </w:rPr>
              <w:t>Original LS</w:t>
            </w:r>
          </w:p>
        </w:tc>
        <w:tc>
          <w:tcPr>
            <w:tcW w:w="1067" w:type="dxa"/>
            <w:shd w:val="clear" w:color="auto" w:fill="BFBFBF" w:themeFill="background1" w:themeFillShade="BF"/>
            <w:hideMark/>
          </w:tcPr>
          <w:p w14:paraId="5A03D9F1" w14:textId="77777777" w:rsidR="00853B87" w:rsidRPr="002F4263" w:rsidRDefault="00853B87" w:rsidP="000E7C7A">
            <w:pPr>
              <w:rPr>
                <w:rFonts w:ascii="Times New Roman" w:hAnsi="Times New Roman"/>
                <w:bCs/>
                <w:sz w:val="16"/>
                <w:szCs w:val="16"/>
              </w:rPr>
            </w:pPr>
            <w:r w:rsidRPr="002F4263">
              <w:rPr>
                <w:rFonts w:ascii="Times New Roman" w:hAnsi="Times New Roman"/>
                <w:bCs/>
                <w:sz w:val="16"/>
                <w:szCs w:val="16"/>
              </w:rPr>
              <w:t>Reply in</w:t>
            </w:r>
          </w:p>
        </w:tc>
      </w:tr>
      <w:tr w:rsidR="002F4263" w:rsidRPr="001908B0" w14:paraId="26BDFB8F" w14:textId="77777777" w:rsidTr="009E247D">
        <w:trPr>
          <w:trHeight w:val="20"/>
          <w:jc w:val="center"/>
        </w:trPr>
        <w:tc>
          <w:tcPr>
            <w:tcW w:w="1073" w:type="dxa"/>
          </w:tcPr>
          <w:p w14:paraId="7EDFA693" w14:textId="103A391A" w:rsidR="002F4263" w:rsidRPr="002F4263" w:rsidRDefault="001B7BF2" w:rsidP="002F4263">
            <w:pPr>
              <w:rPr>
                <w:rFonts w:ascii="Times New Roman" w:hAnsi="Times New Roman"/>
                <w:bCs/>
                <w:sz w:val="16"/>
                <w:szCs w:val="16"/>
              </w:rPr>
            </w:pPr>
            <w:hyperlink r:id="rId2438" w:history="1">
              <w:r w:rsidR="00D93AE1">
                <w:rPr>
                  <w:rStyle w:val="Hyperlink"/>
                  <w:sz w:val="16"/>
                  <w:szCs w:val="16"/>
                </w:rPr>
                <w:t>R1-1808003</w:t>
              </w:r>
            </w:hyperlink>
          </w:p>
        </w:tc>
        <w:tc>
          <w:tcPr>
            <w:tcW w:w="2849" w:type="dxa"/>
          </w:tcPr>
          <w:p w14:paraId="65065501" w14:textId="44BA7C53" w:rsidR="002F4263" w:rsidRPr="002F4263" w:rsidRDefault="002F4263" w:rsidP="002F4263">
            <w:pPr>
              <w:rPr>
                <w:rFonts w:ascii="Times New Roman" w:hAnsi="Times New Roman"/>
                <w:sz w:val="16"/>
                <w:szCs w:val="16"/>
              </w:rPr>
            </w:pPr>
            <w:r w:rsidRPr="002F4263">
              <w:rPr>
                <w:sz w:val="16"/>
                <w:szCs w:val="16"/>
              </w:rPr>
              <w:t>LS on the feasibility of 1 symbol GP for 60KHz in FR1 and 120KHz in FR2</w:t>
            </w:r>
          </w:p>
        </w:tc>
        <w:tc>
          <w:tcPr>
            <w:tcW w:w="1296" w:type="dxa"/>
          </w:tcPr>
          <w:p w14:paraId="3EF7EE17" w14:textId="414046DB" w:rsidR="002F4263" w:rsidRPr="002F4263" w:rsidRDefault="002F4263" w:rsidP="002F4263">
            <w:pPr>
              <w:rPr>
                <w:rFonts w:ascii="Times New Roman" w:hAnsi="Times New Roman"/>
                <w:sz w:val="16"/>
                <w:szCs w:val="16"/>
              </w:rPr>
            </w:pPr>
            <w:r w:rsidRPr="002F4263">
              <w:rPr>
                <w:sz w:val="16"/>
                <w:szCs w:val="16"/>
              </w:rPr>
              <w:t>RAN4, MediaTek</w:t>
            </w:r>
          </w:p>
        </w:tc>
        <w:tc>
          <w:tcPr>
            <w:tcW w:w="835" w:type="dxa"/>
          </w:tcPr>
          <w:p w14:paraId="4875C351" w14:textId="73C2A341"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68D2E7E5" w14:textId="719E6772" w:rsidR="002F4263" w:rsidRPr="002F4263" w:rsidRDefault="002F4263" w:rsidP="002F4263">
            <w:pPr>
              <w:rPr>
                <w:rFonts w:ascii="Times New Roman" w:hAnsi="Times New Roman"/>
                <w:bCs/>
                <w:sz w:val="16"/>
                <w:szCs w:val="16"/>
                <w:lang w:val="fr-FR"/>
              </w:rPr>
            </w:pPr>
            <w:r w:rsidRPr="002F4263">
              <w:rPr>
                <w:sz w:val="16"/>
                <w:szCs w:val="16"/>
              </w:rPr>
              <w:t>NR_newRAT-Core</w:t>
            </w:r>
          </w:p>
        </w:tc>
        <w:tc>
          <w:tcPr>
            <w:tcW w:w="1071" w:type="dxa"/>
          </w:tcPr>
          <w:p w14:paraId="7E17247D" w14:textId="79A75F24" w:rsidR="002F4263" w:rsidRPr="002F4263" w:rsidRDefault="002F4263" w:rsidP="002F4263">
            <w:pPr>
              <w:rPr>
                <w:rFonts w:ascii="Times New Roman" w:hAnsi="Times New Roman"/>
                <w:sz w:val="16"/>
                <w:szCs w:val="16"/>
                <w:lang w:val="fr-FR"/>
              </w:rPr>
            </w:pPr>
          </w:p>
        </w:tc>
        <w:tc>
          <w:tcPr>
            <w:tcW w:w="989" w:type="dxa"/>
          </w:tcPr>
          <w:p w14:paraId="58DFC99E" w14:textId="080C2E55" w:rsidR="002F4263" w:rsidRPr="002F4263" w:rsidRDefault="002F4263" w:rsidP="002F4263">
            <w:pPr>
              <w:rPr>
                <w:rFonts w:ascii="Times New Roman" w:hAnsi="Times New Roman"/>
                <w:sz w:val="16"/>
                <w:szCs w:val="16"/>
              </w:rPr>
            </w:pPr>
            <w:r w:rsidRPr="002F4263">
              <w:rPr>
                <w:sz w:val="16"/>
                <w:szCs w:val="16"/>
              </w:rPr>
              <w:t>RAN1</w:t>
            </w:r>
          </w:p>
        </w:tc>
        <w:tc>
          <w:tcPr>
            <w:tcW w:w="989" w:type="dxa"/>
          </w:tcPr>
          <w:p w14:paraId="1C469621" w14:textId="565A1652" w:rsidR="002F4263" w:rsidRPr="002F4263" w:rsidRDefault="002F4263" w:rsidP="002F4263">
            <w:pPr>
              <w:rPr>
                <w:rFonts w:ascii="Times New Roman" w:hAnsi="Times New Roman"/>
                <w:sz w:val="16"/>
                <w:szCs w:val="16"/>
              </w:rPr>
            </w:pPr>
            <w:r w:rsidRPr="002F4263">
              <w:rPr>
                <w:sz w:val="16"/>
                <w:szCs w:val="16"/>
              </w:rPr>
              <w:t>RAN2</w:t>
            </w:r>
          </w:p>
        </w:tc>
        <w:tc>
          <w:tcPr>
            <w:tcW w:w="1133" w:type="dxa"/>
          </w:tcPr>
          <w:p w14:paraId="5AFA40C2" w14:textId="59171E68" w:rsidR="002F4263" w:rsidRPr="002F4263" w:rsidRDefault="002F4263" w:rsidP="002F4263">
            <w:pPr>
              <w:rPr>
                <w:rFonts w:ascii="Times New Roman" w:hAnsi="Times New Roman"/>
                <w:sz w:val="16"/>
                <w:szCs w:val="16"/>
              </w:rPr>
            </w:pPr>
            <w:r w:rsidRPr="002F4263">
              <w:rPr>
                <w:sz w:val="16"/>
                <w:szCs w:val="16"/>
              </w:rPr>
              <w:t>R4-1806541</w:t>
            </w:r>
          </w:p>
        </w:tc>
        <w:tc>
          <w:tcPr>
            <w:tcW w:w="1067" w:type="dxa"/>
          </w:tcPr>
          <w:p w14:paraId="4D934B56" w14:textId="74899EA1" w:rsidR="002F4263" w:rsidRPr="002F4263" w:rsidRDefault="002F4263" w:rsidP="002F4263">
            <w:pPr>
              <w:rPr>
                <w:rFonts w:ascii="Times New Roman" w:hAnsi="Times New Roman"/>
                <w:sz w:val="16"/>
                <w:szCs w:val="16"/>
              </w:rPr>
            </w:pPr>
          </w:p>
        </w:tc>
      </w:tr>
      <w:tr w:rsidR="002F4263" w:rsidRPr="001908B0" w14:paraId="3F200C75" w14:textId="77777777" w:rsidTr="009E247D">
        <w:trPr>
          <w:trHeight w:val="20"/>
          <w:jc w:val="center"/>
        </w:trPr>
        <w:tc>
          <w:tcPr>
            <w:tcW w:w="1073" w:type="dxa"/>
          </w:tcPr>
          <w:p w14:paraId="61686434" w14:textId="3FCF970B" w:rsidR="002F4263" w:rsidRPr="002F4263" w:rsidRDefault="001B7BF2" w:rsidP="002F4263">
            <w:pPr>
              <w:rPr>
                <w:rFonts w:ascii="Times New Roman" w:hAnsi="Times New Roman"/>
                <w:bCs/>
                <w:sz w:val="16"/>
                <w:szCs w:val="16"/>
              </w:rPr>
            </w:pPr>
            <w:hyperlink r:id="rId2439" w:history="1">
              <w:r w:rsidR="00D93AE1">
                <w:rPr>
                  <w:rStyle w:val="Hyperlink"/>
                  <w:sz w:val="16"/>
                  <w:szCs w:val="16"/>
                </w:rPr>
                <w:t>R1-1808004</w:t>
              </w:r>
            </w:hyperlink>
          </w:p>
        </w:tc>
        <w:tc>
          <w:tcPr>
            <w:tcW w:w="2849" w:type="dxa"/>
          </w:tcPr>
          <w:p w14:paraId="7CD91520" w14:textId="2BC70964" w:rsidR="002F4263" w:rsidRPr="002F4263" w:rsidRDefault="002F4263" w:rsidP="002F4263">
            <w:pPr>
              <w:rPr>
                <w:rFonts w:ascii="Times New Roman" w:hAnsi="Times New Roman"/>
                <w:sz w:val="16"/>
                <w:szCs w:val="16"/>
              </w:rPr>
            </w:pPr>
            <w:r w:rsidRPr="002F4263">
              <w:rPr>
                <w:sz w:val="16"/>
                <w:szCs w:val="16"/>
              </w:rPr>
              <w:t>LS on RMSI CORESET configuration for a band with 15kHz SSB SCS and 10MHz minimum channel bandwidth</w:t>
            </w:r>
          </w:p>
        </w:tc>
        <w:tc>
          <w:tcPr>
            <w:tcW w:w="1296" w:type="dxa"/>
          </w:tcPr>
          <w:p w14:paraId="2F0C5E98" w14:textId="0DC0109B" w:rsidR="002F4263" w:rsidRPr="002F4263" w:rsidRDefault="002F4263" w:rsidP="002F4263">
            <w:pPr>
              <w:rPr>
                <w:rFonts w:ascii="Times New Roman" w:hAnsi="Times New Roman"/>
                <w:sz w:val="16"/>
                <w:szCs w:val="16"/>
              </w:rPr>
            </w:pPr>
            <w:r w:rsidRPr="002F4263">
              <w:rPr>
                <w:sz w:val="16"/>
                <w:szCs w:val="16"/>
              </w:rPr>
              <w:t>RAN4, CATT, Samsung</w:t>
            </w:r>
          </w:p>
        </w:tc>
        <w:tc>
          <w:tcPr>
            <w:tcW w:w="835" w:type="dxa"/>
          </w:tcPr>
          <w:p w14:paraId="0895AB57" w14:textId="0CFDDE0A"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70DACBF8" w14:textId="64F37F31" w:rsidR="002F4263" w:rsidRPr="002F4263" w:rsidRDefault="002F4263" w:rsidP="002F4263">
            <w:pPr>
              <w:rPr>
                <w:rFonts w:ascii="Times New Roman" w:hAnsi="Times New Roman"/>
                <w:bCs/>
                <w:sz w:val="16"/>
                <w:szCs w:val="16"/>
              </w:rPr>
            </w:pPr>
            <w:r w:rsidRPr="002F4263">
              <w:rPr>
                <w:sz w:val="16"/>
                <w:szCs w:val="16"/>
              </w:rPr>
              <w:t>NR_newRAT-Core</w:t>
            </w:r>
          </w:p>
        </w:tc>
        <w:tc>
          <w:tcPr>
            <w:tcW w:w="1071" w:type="dxa"/>
          </w:tcPr>
          <w:p w14:paraId="14CFDF1C" w14:textId="63E68E7A" w:rsidR="002F4263" w:rsidRPr="002F4263" w:rsidRDefault="002F4263" w:rsidP="002F4263">
            <w:pPr>
              <w:rPr>
                <w:rFonts w:ascii="Times New Roman" w:hAnsi="Times New Roman"/>
                <w:sz w:val="16"/>
                <w:szCs w:val="16"/>
              </w:rPr>
            </w:pPr>
          </w:p>
        </w:tc>
        <w:tc>
          <w:tcPr>
            <w:tcW w:w="989" w:type="dxa"/>
          </w:tcPr>
          <w:p w14:paraId="05AEEBF3" w14:textId="66F654B8" w:rsidR="002F4263" w:rsidRPr="002F4263" w:rsidRDefault="002F4263" w:rsidP="002F4263">
            <w:pPr>
              <w:rPr>
                <w:rFonts w:ascii="Times New Roman" w:hAnsi="Times New Roman"/>
                <w:sz w:val="16"/>
                <w:szCs w:val="16"/>
              </w:rPr>
            </w:pPr>
            <w:r w:rsidRPr="002F4263">
              <w:rPr>
                <w:sz w:val="16"/>
                <w:szCs w:val="16"/>
              </w:rPr>
              <w:t>RAN1</w:t>
            </w:r>
          </w:p>
        </w:tc>
        <w:tc>
          <w:tcPr>
            <w:tcW w:w="989" w:type="dxa"/>
          </w:tcPr>
          <w:p w14:paraId="229E744A" w14:textId="131D07FD" w:rsidR="002F4263" w:rsidRPr="002F4263" w:rsidRDefault="002F4263" w:rsidP="002F4263">
            <w:pPr>
              <w:rPr>
                <w:rFonts w:ascii="Times New Roman" w:hAnsi="Times New Roman"/>
                <w:sz w:val="16"/>
                <w:szCs w:val="16"/>
              </w:rPr>
            </w:pPr>
            <w:r w:rsidRPr="002F4263">
              <w:rPr>
                <w:sz w:val="16"/>
                <w:szCs w:val="16"/>
              </w:rPr>
              <w:t>RAN2</w:t>
            </w:r>
          </w:p>
        </w:tc>
        <w:tc>
          <w:tcPr>
            <w:tcW w:w="1133" w:type="dxa"/>
          </w:tcPr>
          <w:p w14:paraId="33DFF866" w14:textId="5BC83306" w:rsidR="002F4263" w:rsidRPr="002F4263" w:rsidRDefault="002F4263" w:rsidP="002F4263">
            <w:pPr>
              <w:rPr>
                <w:rFonts w:ascii="Times New Roman" w:hAnsi="Times New Roman"/>
                <w:sz w:val="16"/>
                <w:szCs w:val="16"/>
              </w:rPr>
            </w:pPr>
            <w:r w:rsidRPr="002F4263">
              <w:rPr>
                <w:sz w:val="16"/>
                <w:szCs w:val="16"/>
              </w:rPr>
              <w:t>R4-1808263</w:t>
            </w:r>
          </w:p>
        </w:tc>
        <w:tc>
          <w:tcPr>
            <w:tcW w:w="1067" w:type="dxa"/>
          </w:tcPr>
          <w:p w14:paraId="32493FC4" w14:textId="61B2128D" w:rsidR="002F4263" w:rsidRPr="002F4263" w:rsidRDefault="002F4263" w:rsidP="002F4263">
            <w:pPr>
              <w:rPr>
                <w:rFonts w:ascii="Times New Roman" w:hAnsi="Times New Roman"/>
                <w:sz w:val="16"/>
                <w:szCs w:val="16"/>
              </w:rPr>
            </w:pPr>
          </w:p>
        </w:tc>
      </w:tr>
      <w:tr w:rsidR="002F4263" w:rsidRPr="001908B0" w14:paraId="6D1306F3" w14:textId="77777777" w:rsidTr="009E247D">
        <w:trPr>
          <w:trHeight w:val="20"/>
          <w:jc w:val="center"/>
        </w:trPr>
        <w:tc>
          <w:tcPr>
            <w:tcW w:w="1073" w:type="dxa"/>
          </w:tcPr>
          <w:p w14:paraId="4B8ABE91" w14:textId="601CA26A" w:rsidR="002F4263" w:rsidRPr="002F4263" w:rsidRDefault="001B7BF2" w:rsidP="002F4263">
            <w:pPr>
              <w:rPr>
                <w:rFonts w:ascii="Times New Roman" w:hAnsi="Times New Roman"/>
                <w:bCs/>
                <w:sz w:val="16"/>
                <w:szCs w:val="16"/>
              </w:rPr>
            </w:pPr>
            <w:hyperlink r:id="rId2440" w:history="1">
              <w:r w:rsidR="00D93AE1">
                <w:rPr>
                  <w:rStyle w:val="Hyperlink"/>
                  <w:sz w:val="16"/>
                  <w:szCs w:val="16"/>
                </w:rPr>
                <w:t>R1-1808005</w:t>
              </w:r>
            </w:hyperlink>
          </w:p>
        </w:tc>
        <w:tc>
          <w:tcPr>
            <w:tcW w:w="2849" w:type="dxa"/>
          </w:tcPr>
          <w:p w14:paraId="24BDA741" w14:textId="55054E0D" w:rsidR="002F4263" w:rsidRPr="002F4263" w:rsidRDefault="002F4263" w:rsidP="002F4263">
            <w:pPr>
              <w:rPr>
                <w:rFonts w:ascii="Times New Roman" w:hAnsi="Times New Roman"/>
                <w:sz w:val="16"/>
                <w:szCs w:val="16"/>
              </w:rPr>
            </w:pPr>
            <w:r w:rsidRPr="002F4263">
              <w:rPr>
                <w:sz w:val="16"/>
                <w:szCs w:val="16"/>
              </w:rPr>
              <w:t>LS response on NB-IoT downlink channel quality determination and report</w:t>
            </w:r>
          </w:p>
        </w:tc>
        <w:tc>
          <w:tcPr>
            <w:tcW w:w="1296" w:type="dxa"/>
          </w:tcPr>
          <w:p w14:paraId="1AC635A4" w14:textId="47902EDA" w:rsidR="002F4263" w:rsidRPr="002F4263" w:rsidRDefault="002F4263" w:rsidP="002F4263">
            <w:pPr>
              <w:rPr>
                <w:rFonts w:ascii="Times New Roman" w:hAnsi="Times New Roman"/>
                <w:sz w:val="16"/>
                <w:szCs w:val="16"/>
              </w:rPr>
            </w:pPr>
            <w:r w:rsidRPr="002F4263">
              <w:rPr>
                <w:sz w:val="16"/>
                <w:szCs w:val="16"/>
              </w:rPr>
              <w:t>RAN4, Ericsson</w:t>
            </w:r>
          </w:p>
        </w:tc>
        <w:tc>
          <w:tcPr>
            <w:tcW w:w="835" w:type="dxa"/>
          </w:tcPr>
          <w:p w14:paraId="4104A3ED" w14:textId="023BEEFE" w:rsidR="002F4263" w:rsidRPr="002F4263" w:rsidRDefault="002F4263" w:rsidP="002F4263">
            <w:pPr>
              <w:rPr>
                <w:rFonts w:ascii="Times New Roman" w:hAnsi="Times New Roman"/>
                <w:bCs/>
                <w:sz w:val="16"/>
                <w:szCs w:val="16"/>
              </w:rPr>
            </w:pPr>
            <w:r w:rsidRPr="002F4263">
              <w:rPr>
                <w:sz w:val="16"/>
                <w:szCs w:val="16"/>
              </w:rPr>
              <w:t>Rel-14</w:t>
            </w:r>
          </w:p>
        </w:tc>
        <w:tc>
          <w:tcPr>
            <w:tcW w:w="2748" w:type="dxa"/>
          </w:tcPr>
          <w:p w14:paraId="6A11A2A5" w14:textId="6C636186" w:rsidR="002F4263" w:rsidRPr="002F4263" w:rsidRDefault="002F4263" w:rsidP="002F4263">
            <w:pPr>
              <w:rPr>
                <w:rFonts w:ascii="Times New Roman" w:hAnsi="Times New Roman"/>
                <w:bCs/>
                <w:sz w:val="16"/>
                <w:szCs w:val="16"/>
              </w:rPr>
            </w:pPr>
            <w:r w:rsidRPr="002F4263">
              <w:rPr>
                <w:sz w:val="16"/>
                <w:szCs w:val="16"/>
              </w:rPr>
              <w:t>NB_IOT-Core, TEI14</w:t>
            </w:r>
          </w:p>
        </w:tc>
        <w:tc>
          <w:tcPr>
            <w:tcW w:w="1071" w:type="dxa"/>
          </w:tcPr>
          <w:p w14:paraId="41999531" w14:textId="46D8C6CD" w:rsidR="002F4263" w:rsidRPr="002F4263" w:rsidRDefault="001B7BF2" w:rsidP="002F4263">
            <w:pPr>
              <w:rPr>
                <w:rFonts w:ascii="Times New Roman" w:hAnsi="Times New Roman"/>
                <w:sz w:val="16"/>
                <w:szCs w:val="16"/>
              </w:rPr>
            </w:pPr>
            <w:hyperlink r:id="rId2441" w:history="1">
              <w:r w:rsidR="00D93AE1">
                <w:rPr>
                  <w:rStyle w:val="Hyperlink"/>
                  <w:sz w:val="16"/>
                  <w:szCs w:val="16"/>
                </w:rPr>
                <w:t>R1-1803163</w:t>
              </w:r>
            </w:hyperlink>
          </w:p>
        </w:tc>
        <w:tc>
          <w:tcPr>
            <w:tcW w:w="989" w:type="dxa"/>
          </w:tcPr>
          <w:p w14:paraId="3BFD5F4E" w14:textId="67B91614" w:rsidR="002F4263" w:rsidRPr="002F4263" w:rsidRDefault="002F4263" w:rsidP="002F4263">
            <w:pPr>
              <w:rPr>
                <w:rFonts w:ascii="Times New Roman" w:hAnsi="Times New Roman"/>
                <w:sz w:val="16"/>
                <w:szCs w:val="16"/>
              </w:rPr>
            </w:pPr>
            <w:r w:rsidRPr="002F4263">
              <w:rPr>
                <w:sz w:val="16"/>
                <w:szCs w:val="16"/>
              </w:rPr>
              <w:t>RAN1, RAN2</w:t>
            </w:r>
          </w:p>
        </w:tc>
        <w:tc>
          <w:tcPr>
            <w:tcW w:w="989" w:type="dxa"/>
          </w:tcPr>
          <w:p w14:paraId="023DF966" w14:textId="52E09CB4" w:rsidR="002F4263" w:rsidRPr="002F4263" w:rsidRDefault="002F4263" w:rsidP="002F4263">
            <w:pPr>
              <w:rPr>
                <w:rFonts w:ascii="Times New Roman" w:hAnsi="Times New Roman"/>
                <w:sz w:val="16"/>
                <w:szCs w:val="16"/>
              </w:rPr>
            </w:pPr>
          </w:p>
        </w:tc>
        <w:tc>
          <w:tcPr>
            <w:tcW w:w="1133" w:type="dxa"/>
          </w:tcPr>
          <w:p w14:paraId="1E956B2A" w14:textId="4290DA54" w:rsidR="002F4263" w:rsidRPr="002F4263" w:rsidRDefault="002F4263" w:rsidP="002F4263">
            <w:pPr>
              <w:rPr>
                <w:rFonts w:ascii="Times New Roman" w:hAnsi="Times New Roman"/>
                <w:sz w:val="16"/>
                <w:szCs w:val="16"/>
              </w:rPr>
            </w:pPr>
            <w:r w:rsidRPr="002F4263">
              <w:rPr>
                <w:sz w:val="16"/>
                <w:szCs w:val="16"/>
              </w:rPr>
              <w:t>R4-1807937</w:t>
            </w:r>
          </w:p>
        </w:tc>
        <w:tc>
          <w:tcPr>
            <w:tcW w:w="1067" w:type="dxa"/>
          </w:tcPr>
          <w:p w14:paraId="653CEB12" w14:textId="40998AF3" w:rsidR="002F4263" w:rsidRPr="002F4263" w:rsidRDefault="002F4263" w:rsidP="002F4263">
            <w:pPr>
              <w:rPr>
                <w:rFonts w:ascii="Times New Roman" w:hAnsi="Times New Roman"/>
                <w:sz w:val="16"/>
                <w:szCs w:val="16"/>
              </w:rPr>
            </w:pPr>
          </w:p>
        </w:tc>
      </w:tr>
      <w:tr w:rsidR="002F4263" w:rsidRPr="009E247D" w14:paraId="2E63AA4B" w14:textId="77777777" w:rsidTr="009E247D">
        <w:trPr>
          <w:trHeight w:val="20"/>
          <w:jc w:val="center"/>
        </w:trPr>
        <w:tc>
          <w:tcPr>
            <w:tcW w:w="1073" w:type="dxa"/>
          </w:tcPr>
          <w:p w14:paraId="0DFE8A52" w14:textId="3DEC11E9" w:rsidR="002F4263" w:rsidRPr="002F4263" w:rsidRDefault="001B7BF2" w:rsidP="002F4263">
            <w:pPr>
              <w:rPr>
                <w:rFonts w:ascii="Times New Roman" w:hAnsi="Times New Roman"/>
                <w:bCs/>
                <w:sz w:val="16"/>
                <w:szCs w:val="16"/>
              </w:rPr>
            </w:pPr>
            <w:hyperlink r:id="rId2442" w:history="1">
              <w:r w:rsidR="00D93AE1">
                <w:rPr>
                  <w:rStyle w:val="Hyperlink"/>
                  <w:sz w:val="16"/>
                  <w:szCs w:val="16"/>
                </w:rPr>
                <w:t>R1-1808006</w:t>
              </w:r>
            </w:hyperlink>
          </w:p>
        </w:tc>
        <w:tc>
          <w:tcPr>
            <w:tcW w:w="2849" w:type="dxa"/>
          </w:tcPr>
          <w:p w14:paraId="790D30F2" w14:textId="2E0FD602" w:rsidR="002F4263" w:rsidRPr="002F4263" w:rsidRDefault="002F4263" w:rsidP="002F4263">
            <w:pPr>
              <w:rPr>
                <w:rFonts w:ascii="Times New Roman" w:hAnsi="Times New Roman"/>
                <w:sz w:val="16"/>
                <w:szCs w:val="16"/>
              </w:rPr>
            </w:pPr>
            <w:r w:rsidRPr="002F4263">
              <w:rPr>
                <w:sz w:val="16"/>
                <w:szCs w:val="16"/>
              </w:rPr>
              <w:t>Reply LS on updates for TS 36.300</w:t>
            </w:r>
          </w:p>
        </w:tc>
        <w:tc>
          <w:tcPr>
            <w:tcW w:w="1296" w:type="dxa"/>
          </w:tcPr>
          <w:p w14:paraId="0A1BA6DC" w14:textId="3091C9AB" w:rsidR="002F4263" w:rsidRPr="002F4263" w:rsidRDefault="002F4263" w:rsidP="002F4263">
            <w:pPr>
              <w:rPr>
                <w:rFonts w:ascii="Times New Roman" w:hAnsi="Times New Roman"/>
                <w:sz w:val="16"/>
                <w:szCs w:val="16"/>
              </w:rPr>
            </w:pPr>
            <w:r w:rsidRPr="002F4263">
              <w:rPr>
                <w:sz w:val="16"/>
                <w:szCs w:val="16"/>
              </w:rPr>
              <w:t>RAN3, Huawei</w:t>
            </w:r>
          </w:p>
        </w:tc>
        <w:tc>
          <w:tcPr>
            <w:tcW w:w="835" w:type="dxa"/>
          </w:tcPr>
          <w:p w14:paraId="61DCEB9C" w14:textId="504C3314"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7347A785" w14:textId="3BA15302" w:rsidR="002F4263" w:rsidRPr="002F4263" w:rsidRDefault="002F4263" w:rsidP="002F4263">
            <w:pPr>
              <w:rPr>
                <w:rFonts w:ascii="Times New Roman" w:hAnsi="Times New Roman"/>
                <w:bCs/>
                <w:sz w:val="16"/>
                <w:szCs w:val="16"/>
                <w:lang w:val="fr-FR"/>
              </w:rPr>
            </w:pPr>
            <w:r w:rsidRPr="002F4263">
              <w:rPr>
                <w:sz w:val="16"/>
                <w:szCs w:val="16"/>
                <w:lang w:val="fr-FR"/>
              </w:rPr>
              <w:t>NB_IOTenh2-Core, LTE_eMTC4-Core</w:t>
            </w:r>
          </w:p>
        </w:tc>
        <w:tc>
          <w:tcPr>
            <w:tcW w:w="1071" w:type="dxa"/>
          </w:tcPr>
          <w:p w14:paraId="1EF29015" w14:textId="4A1492EB" w:rsidR="002F4263" w:rsidRPr="002F4263" w:rsidRDefault="002F4263" w:rsidP="002F4263">
            <w:pPr>
              <w:rPr>
                <w:rFonts w:ascii="Times New Roman" w:hAnsi="Times New Roman"/>
                <w:sz w:val="16"/>
                <w:szCs w:val="16"/>
                <w:lang w:val="fr-FR"/>
              </w:rPr>
            </w:pPr>
            <w:r w:rsidRPr="002F4263">
              <w:rPr>
                <w:sz w:val="16"/>
                <w:szCs w:val="16"/>
              </w:rPr>
              <w:t>R2-1808848</w:t>
            </w:r>
          </w:p>
        </w:tc>
        <w:tc>
          <w:tcPr>
            <w:tcW w:w="989" w:type="dxa"/>
          </w:tcPr>
          <w:p w14:paraId="5A8E255B" w14:textId="12552960" w:rsidR="002F4263" w:rsidRPr="002F4263" w:rsidRDefault="002F4263" w:rsidP="002F4263">
            <w:pPr>
              <w:rPr>
                <w:rFonts w:ascii="Times New Roman" w:hAnsi="Times New Roman"/>
                <w:sz w:val="16"/>
                <w:szCs w:val="16"/>
                <w:lang w:val="fr-FR"/>
              </w:rPr>
            </w:pPr>
            <w:r w:rsidRPr="002F4263">
              <w:rPr>
                <w:sz w:val="16"/>
                <w:szCs w:val="16"/>
              </w:rPr>
              <w:t>RAN2</w:t>
            </w:r>
          </w:p>
        </w:tc>
        <w:tc>
          <w:tcPr>
            <w:tcW w:w="989" w:type="dxa"/>
          </w:tcPr>
          <w:p w14:paraId="1A3C08F3" w14:textId="6820FFD8" w:rsidR="002F4263" w:rsidRPr="002F4263" w:rsidRDefault="002F4263" w:rsidP="002F4263">
            <w:pPr>
              <w:rPr>
                <w:rFonts w:ascii="Times New Roman" w:hAnsi="Times New Roman"/>
                <w:sz w:val="16"/>
                <w:szCs w:val="16"/>
                <w:lang w:val="fr-FR"/>
              </w:rPr>
            </w:pPr>
            <w:r w:rsidRPr="002F4263">
              <w:rPr>
                <w:sz w:val="16"/>
                <w:szCs w:val="16"/>
              </w:rPr>
              <w:t>RAN1</w:t>
            </w:r>
          </w:p>
        </w:tc>
        <w:tc>
          <w:tcPr>
            <w:tcW w:w="1133" w:type="dxa"/>
          </w:tcPr>
          <w:p w14:paraId="0C30138B" w14:textId="5503F59B" w:rsidR="002F4263" w:rsidRPr="002F4263" w:rsidRDefault="002F4263" w:rsidP="002F4263">
            <w:pPr>
              <w:rPr>
                <w:rFonts w:ascii="Times New Roman" w:hAnsi="Times New Roman"/>
                <w:sz w:val="16"/>
                <w:szCs w:val="16"/>
                <w:lang w:val="fr-FR"/>
              </w:rPr>
            </w:pPr>
            <w:r w:rsidRPr="002F4263">
              <w:rPr>
                <w:sz w:val="16"/>
                <w:szCs w:val="16"/>
              </w:rPr>
              <w:t>R3-183572</w:t>
            </w:r>
          </w:p>
        </w:tc>
        <w:tc>
          <w:tcPr>
            <w:tcW w:w="1067" w:type="dxa"/>
          </w:tcPr>
          <w:p w14:paraId="2B6A76FE" w14:textId="7152E6B3" w:rsidR="002F4263" w:rsidRPr="002F4263" w:rsidRDefault="002F4263" w:rsidP="002F4263">
            <w:pPr>
              <w:rPr>
                <w:rFonts w:ascii="Times New Roman" w:hAnsi="Times New Roman"/>
                <w:sz w:val="16"/>
                <w:szCs w:val="16"/>
                <w:lang w:val="fr-FR"/>
              </w:rPr>
            </w:pPr>
          </w:p>
        </w:tc>
      </w:tr>
      <w:tr w:rsidR="002F4263" w:rsidRPr="001908B0" w14:paraId="25D042F4" w14:textId="77777777" w:rsidTr="009E247D">
        <w:trPr>
          <w:trHeight w:val="20"/>
          <w:jc w:val="center"/>
        </w:trPr>
        <w:tc>
          <w:tcPr>
            <w:tcW w:w="1073" w:type="dxa"/>
          </w:tcPr>
          <w:p w14:paraId="4088C5AE" w14:textId="3639B993" w:rsidR="002F4263" w:rsidRPr="002F4263" w:rsidRDefault="001B7BF2" w:rsidP="002F4263">
            <w:pPr>
              <w:rPr>
                <w:rFonts w:ascii="Times New Roman" w:hAnsi="Times New Roman"/>
                <w:bCs/>
                <w:sz w:val="16"/>
                <w:szCs w:val="16"/>
              </w:rPr>
            </w:pPr>
            <w:hyperlink r:id="rId2443" w:history="1">
              <w:r w:rsidR="00D93AE1">
                <w:rPr>
                  <w:rStyle w:val="Hyperlink"/>
                  <w:sz w:val="16"/>
                  <w:szCs w:val="16"/>
                </w:rPr>
                <w:t>R1-1808007</w:t>
              </w:r>
            </w:hyperlink>
          </w:p>
        </w:tc>
        <w:tc>
          <w:tcPr>
            <w:tcW w:w="2849" w:type="dxa"/>
          </w:tcPr>
          <w:p w14:paraId="5A147428" w14:textId="6849CD1F" w:rsidR="002F4263" w:rsidRPr="002F4263" w:rsidRDefault="002F4263" w:rsidP="002F4263">
            <w:pPr>
              <w:rPr>
                <w:rFonts w:ascii="Times New Roman" w:hAnsi="Times New Roman"/>
                <w:sz w:val="16"/>
                <w:szCs w:val="16"/>
              </w:rPr>
            </w:pPr>
            <w:r w:rsidRPr="002F4263">
              <w:rPr>
                <w:sz w:val="16"/>
                <w:szCs w:val="16"/>
              </w:rPr>
              <w:t>LS on NR Cell Information signalled over X2 for EN-DC</w:t>
            </w:r>
          </w:p>
        </w:tc>
        <w:tc>
          <w:tcPr>
            <w:tcW w:w="1296" w:type="dxa"/>
          </w:tcPr>
          <w:p w14:paraId="5DB91B77" w14:textId="724EFFD1" w:rsidR="002F4263" w:rsidRPr="002F4263" w:rsidRDefault="002F4263" w:rsidP="002F4263">
            <w:pPr>
              <w:rPr>
                <w:rFonts w:ascii="Times New Roman" w:hAnsi="Times New Roman"/>
                <w:sz w:val="16"/>
                <w:szCs w:val="16"/>
              </w:rPr>
            </w:pPr>
            <w:r w:rsidRPr="002F4263">
              <w:rPr>
                <w:sz w:val="16"/>
                <w:szCs w:val="16"/>
              </w:rPr>
              <w:t>RAN3, Ericsson</w:t>
            </w:r>
          </w:p>
        </w:tc>
        <w:tc>
          <w:tcPr>
            <w:tcW w:w="835" w:type="dxa"/>
          </w:tcPr>
          <w:p w14:paraId="215F8484" w14:textId="165077F0"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686B7F16" w14:textId="36FA3AFC" w:rsidR="002F4263" w:rsidRPr="002F4263" w:rsidRDefault="002F4263" w:rsidP="002F4263">
            <w:pPr>
              <w:rPr>
                <w:rFonts w:ascii="Times New Roman" w:hAnsi="Times New Roman"/>
                <w:bCs/>
                <w:sz w:val="16"/>
                <w:szCs w:val="16"/>
              </w:rPr>
            </w:pPr>
            <w:r w:rsidRPr="002F4263">
              <w:rPr>
                <w:sz w:val="16"/>
                <w:szCs w:val="16"/>
              </w:rPr>
              <w:t>5GS_Ph1</w:t>
            </w:r>
          </w:p>
        </w:tc>
        <w:tc>
          <w:tcPr>
            <w:tcW w:w="1071" w:type="dxa"/>
          </w:tcPr>
          <w:p w14:paraId="7EF7659A" w14:textId="671502D6" w:rsidR="002F4263" w:rsidRPr="002F4263" w:rsidRDefault="002F4263" w:rsidP="002F4263">
            <w:pPr>
              <w:rPr>
                <w:rFonts w:ascii="Times New Roman" w:hAnsi="Times New Roman"/>
                <w:sz w:val="16"/>
                <w:szCs w:val="16"/>
              </w:rPr>
            </w:pPr>
          </w:p>
        </w:tc>
        <w:tc>
          <w:tcPr>
            <w:tcW w:w="989" w:type="dxa"/>
          </w:tcPr>
          <w:p w14:paraId="7401B363" w14:textId="13F229FB" w:rsidR="002F4263" w:rsidRPr="002F4263" w:rsidRDefault="002F4263" w:rsidP="002F4263">
            <w:pPr>
              <w:rPr>
                <w:rFonts w:ascii="Times New Roman" w:hAnsi="Times New Roman"/>
                <w:sz w:val="16"/>
                <w:szCs w:val="16"/>
              </w:rPr>
            </w:pPr>
            <w:r w:rsidRPr="002F4263">
              <w:rPr>
                <w:sz w:val="16"/>
                <w:szCs w:val="16"/>
              </w:rPr>
              <w:t>RAN1, RAN2, RAN4</w:t>
            </w:r>
          </w:p>
        </w:tc>
        <w:tc>
          <w:tcPr>
            <w:tcW w:w="989" w:type="dxa"/>
          </w:tcPr>
          <w:p w14:paraId="004BD348" w14:textId="40BF5B45" w:rsidR="002F4263" w:rsidRPr="002F4263" w:rsidRDefault="002F4263" w:rsidP="002F4263">
            <w:pPr>
              <w:rPr>
                <w:rFonts w:ascii="Times New Roman" w:hAnsi="Times New Roman"/>
                <w:sz w:val="16"/>
                <w:szCs w:val="16"/>
              </w:rPr>
            </w:pPr>
          </w:p>
        </w:tc>
        <w:tc>
          <w:tcPr>
            <w:tcW w:w="1133" w:type="dxa"/>
          </w:tcPr>
          <w:p w14:paraId="77F51D70" w14:textId="4C414086" w:rsidR="002F4263" w:rsidRPr="002F4263" w:rsidRDefault="002F4263" w:rsidP="002F4263">
            <w:pPr>
              <w:rPr>
                <w:rFonts w:ascii="Times New Roman" w:hAnsi="Times New Roman"/>
                <w:sz w:val="16"/>
                <w:szCs w:val="16"/>
              </w:rPr>
            </w:pPr>
            <w:r w:rsidRPr="002F4263">
              <w:rPr>
                <w:sz w:val="16"/>
                <w:szCs w:val="16"/>
              </w:rPr>
              <w:t>R3-183569</w:t>
            </w:r>
          </w:p>
        </w:tc>
        <w:tc>
          <w:tcPr>
            <w:tcW w:w="1067" w:type="dxa"/>
          </w:tcPr>
          <w:p w14:paraId="117738F1" w14:textId="0748CE4F" w:rsidR="002F4263" w:rsidRPr="002F4263" w:rsidRDefault="002F4263" w:rsidP="002F4263">
            <w:pPr>
              <w:rPr>
                <w:rFonts w:ascii="Times New Roman" w:hAnsi="Times New Roman"/>
                <w:sz w:val="16"/>
                <w:szCs w:val="16"/>
              </w:rPr>
            </w:pPr>
          </w:p>
        </w:tc>
      </w:tr>
      <w:tr w:rsidR="002F4263" w:rsidRPr="001908B0" w14:paraId="47A32F4F" w14:textId="77777777" w:rsidTr="009E247D">
        <w:trPr>
          <w:trHeight w:val="20"/>
          <w:jc w:val="center"/>
        </w:trPr>
        <w:tc>
          <w:tcPr>
            <w:tcW w:w="1073" w:type="dxa"/>
          </w:tcPr>
          <w:p w14:paraId="41A55678" w14:textId="28DBA0E1" w:rsidR="002F4263" w:rsidRPr="002F4263" w:rsidRDefault="001B7BF2" w:rsidP="002F4263">
            <w:pPr>
              <w:rPr>
                <w:rFonts w:ascii="Times New Roman" w:hAnsi="Times New Roman"/>
                <w:bCs/>
                <w:sz w:val="16"/>
                <w:szCs w:val="16"/>
              </w:rPr>
            </w:pPr>
            <w:hyperlink r:id="rId2444" w:history="1">
              <w:r w:rsidR="00D93AE1">
                <w:rPr>
                  <w:rStyle w:val="Hyperlink"/>
                  <w:sz w:val="16"/>
                  <w:szCs w:val="16"/>
                </w:rPr>
                <w:t>R1-1808008</w:t>
              </w:r>
            </w:hyperlink>
          </w:p>
        </w:tc>
        <w:tc>
          <w:tcPr>
            <w:tcW w:w="2849" w:type="dxa"/>
          </w:tcPr>
          <w:p w14:paraId="7EF30C89" w14:textId="5EBB2619" w:rsidR="002F4263" w:rsidRPr="002F4263" w:rsidRDefault="002F4263" w:rsidP="002F4263">
            <w:pPr>
              <w:rPr>
                <w:rFonts w:ascii="Times New Roman" w:hAnsi="Times New Roman"/>
                <w:sz w:val="16"/>
                <w:szCs w:val="16"/>
              </w:rPr>
            </w:pPr>
            <w:r w:rsidRPr="002F4263">
              <w:rPr>
                <w:sz w:val="16"/>
                <w:szCs w:val="16"/>
              </w:rPr>
              <w:t>Additional Reply LS on eV2X evaluation methodology</w:t>
            </w:r>
          </w:p>
        </w:tc>
        <w:tc>
          <w:tcPr>
            <w:tcW w:w="1296" w:type="dxa"/>
          </w:tcPr>
          <w:p w14:paraId="4D34E6E5" w14:textId="4CB188DD" w:rsidR="002F4263" w:rsidRPr="002F4263" w:rsidRDefault="002F4263" w:rsidP="002F4263">
            <w:pPr>
              <w:rPr>
                <w:rFonts w:ascii="Times New Roman" w:hAnsi="Times New Roman"/>
                <w:sz w:val="16"/>
                <w:szCs w:val="16"/>
              </w:rPr>
            </w:pPr>
            <w:r w:rsidRPr="002F4263">
              <w:rPr>
                <w:sz w:val="16"/>
                <w:szCs w:val="16"/>
              </w:rPr>
              <w:t>SAE C-V2X TC Advanced Applications Task-Force, AT&amp;T</w:t>
            </w:r>
          </w:p>
        </w:tc>
        <w:tc>
          <w:tcPr>
            <w:tcW w:w="835" w:type="dxa"/>
          </w:tcPr>
          <w:p w14:paraId="018AB43D" w14:textId="2815EB5C"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413141DB" w14:textId="38B5A56C" w:rsidR="002F4263" w:rsidRPr="002F4263" w:rsidRDefault="002F4263" w:rsidP="002F4263">
            <w:pPr>
              <w:rPr>
                <w:rFonts w:ascii="Times New Roman" w:hAnsi="Times New Roman"/>
                <w:bCs/>
                <w:sz w:val="16"/>
                <w:szCs w:val="16"/>
              </w:rPr>
            </w:pPr>
            <w:r w:rsidRPr="002F4263">
              <w:rPr>
                <w:sz w:val="16"/>
                <w:szCs w:val="16"/>
              </w:rPr>
              <w:t>FS_LTE_NR_V2X_eval</w:t>
            </w:r>
          </w:p>
        </w:tc>
        <w:tc>
          <w:tcPr>
            <w:tcW w:w="1071" w:type="dxa"/>
          </w:tcPr>
          <w:p w14:paraId="19B84328" w14:textId="7E553350" w:rsidR="002F4263" w:rsidRPr="002F4263" w:rsidRDefault="002F4263" w:rsidP="002F4263">
            <w:pPr>
              <w:rPr>
                <w:rFonts w:ascii="Times New Roman" w:hAnsi="Times New Roman"/>
                <w:sz w:val="16"/>
                <w:szCs w:val="16"/>
              </w:rPr>
            </w:pPr>
            <w:r w:rsidRPr="002F4263">
              <w:rPr>
                <w:sz w:val="16"/>
                <w:szCs w:val="16"/>
              </w:rPr>
              <w:t>R1-1719239</w:t>
            </w:r>
          </w:p>
        </w:tc>
        <w:tc>
          <w:tcPr>
            <w:tcW w:w="989" w:type="dxa"/>
          </w:tcPr>
          <w:p w14:paraId="4CF5173E" w14:textId="259E6DB7" w:rsidR="002F4263" w:rsidRPr="002F4263" w:rsidRDefault="002F4263" w:rsidP="002F4263">
            <w:pPr>
              <w:rPr>
                <w:rFonts w:ascii="Times New Roman" w:hAnsi="Times New Roman"/>
                <w:sz w:val="16"/>
                <w:szCs w:val="16"/>
              </w:rPr>
            </w:pPr>
            <w:r w:rsidRPr="002F4263">
              <w:rPr>
                <w:sz w:val="16"/>
                <w:szCs w:val="16"/>
              </w:rPr>
              <w:t>RAN, RAN1, SA1</w:t>
            </w:r>
          </w:p>
        </w:tc>
        <w:tc>
          <w:tcPr>
            <w:tcW w:w="989" w:type="dxa"/>
          </w:tcPr>
          <w:p w14:paraId="71898AD3" w14:textId="4B21DE40" w:rsidR="002F4263" w:rsidRPr="002F4263" w:rsidRDefault="002F4263" w:rsidP="002F4263">
            <w:pPr>
              <w:rPr>
                <w:rFonts w:ascii="Times New Roman" w:hAnsi="Times New Roman"/>
                <w:sz w:val="16"/>
                <w:szCs w:val="16"/>
              </w:rPr>
            </w:pPr>
          </w:p>
        </w:tc>
        <w:tc>
          <w:tcPr>
            <w:tcW w:w="1133" w:type="dxa"/>
          </w:tcPr>
          <w:p w14:paraId="449FB0AC" w14:textId="49E3BD74" w:rsidR="002F4263" w:rsidRPr="002F4263" w:rsidRDefault="002F4263" w:rsidP="002F4263">
            <w:pPr>
              <w:rPr>
                <w:rFonts w:ascii="Times New Roman" w:hAnsi="Times New Roman"/>
                <w:sz w:val="16"/>
                <w:szCs w:val="16"/>
              </w:rPr>
            </w:pPr>
            <w:r w:rsidRPr="002F4263">
              <w:rPr>
                <w:sz w:val="16"/>
                <w:szCs w:val="16"/>
              </w:rPr>
              <w:t>SAE C-V2X AA TF additional Reply LS 05282018</w:t>
            </w:r>
          </w:p>
        </w:tc>
        <w:tc>
          <w:tcPr>
            <w:tcW w:w="1067" w:type="dxa"/>
          </w:tcPr>
          <w:p w14:paraId="3D497F3E" w14:textId="4A87854A" w:rsidR="002F4263" w:rsidRPr="002F4263" w:rsidRDefault="002F4263" w:rsidP="002F4263">
            <w:pPr>
              <w:rPr>
                <w:rFonts w:ascii="Times New Roman" w:hAnsi="Times New Roman"/>
                <w:sz w:val="16"/>
                <w:szCs w:val="16"/>
              </w:rPr>
            </w:pPr>
          </w:p>
        </w:tc>
      </w:tr>
      <w:tr w:rsidR="002F4263" w:rsidRPr="001908B0" w14:paraId="7EC103F2" w14:textId="77777777" w:rsidTr="009E247D">
        <w:trPr>
          <w:trHeight w:val="20"/>
          <w:jc w:val="center"/>
        </w:trPr>
        <w:tc>
          <w:tcPr>
            <w:tcW w:w="1073" w:type="dxa"/>
          </w:tcPr>
          <w:p w14:paraId="5A5AD5F8" w14:textId="17F7065E" w:rsidR="002F4263" w:rsidRPr="002F4263" w:rsidRDefault="001B7BF2" w:rsidP="002F4263">
            <w:pPr>
              <w:rPr>
                <w:rFonts w:ascii="Times New Roman" w:hAnsi="Times New Roman"/>
                <w:bCs/>
                <w:sz w:val="16"/>
                <w:szCs w:val="16"/>
              </w:rPr>
            </w:pPr>
            <w:hyperlink r:id="rId2445" w:history="1">
              <w:r w:rsidR="00D93AE1">
                <w:rPr>
                  <w:rStyle w:val="Hyperlink"/>
                  <w:sz w:val="16"/>
                  <w:szCs w:val="16"/>
                </w:rPr>
                <w:t>R1-1808009</w:t>
              </w:r>
            </w:hyperlink>
          </w:p>
        </w:tc>
        <w:tc>
          <w:tcPr>
            <w:tcW w:w="2849" w:type="dxa"/>
          </w:tcPr>
          <w:p w14:paraId="69CF76FD" w14:textId="0EC7F8A5" w:rsidR="002F4263" w:rsidRPr="002F4263" w:rsidRDefault="002F4263" w:rsidP="002F4263">
            <w:pPr>
              <w:rPr>
                <w:rFonts w:ascii="Times New Roman" w:hAnsi="Times New Roman"/>
                <w:sz w:val="16"/>
                <w:szCs w:val="16"/>
              </w:rPr>
            </w:pPr>
            <w:r w:rsidRPr="002F4263">
              <w:rPr>
                <w:sz w:val="16"/>
                <w:szCs w:val="16"/>
              </w:rPr>
              <w:t>LS reply on UL timing difference in EN-DC</w:t>
            </w:r>
          </w:p>
        </w:tc>
        <w:tc>
          <w:tcPr>
            <w:tcW w:w="1296" w:type="dxa"/>
          </w:tcPr>
          <w:p w14:paraId="5714B754" w14:textId="289A8A11" w:rsidR="002F4263" w:rsidRPr="002F4263" w:rsidRDefault="002F4263" w:rsidP="002F4263">
            <w:pPr>
              <w:rPr>
                <w:rFonts w:ascii="Times New Roman" w:hAnsi="Times New Roman"/>
                <w:sz w:val="16"/>
                <w:szCs w:val="16"/>
              </w:rPr>
            </w:pPr>
            <w:r w:rsidRPr="002F4263">
              <w:rPr>
                <w:sz w:val="16"/>
                <w:szCs w:val="16"/>
              </w:rPr>
              <w:t>RAN4, Intel Corporation</w:t>
            </w:r>
          </w:p>
        </w:tc>
        <w:tc>
          <w:tcPr>
            <w:tcW w:w="835" w:type="dxa"/>
          </w:tcPr>
          <w:p w14:paraId="50C9EF2D" w14:textId="6BF2F299"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6DE96D22" w14:textId="2B97EBD7" w:rsidR="002F4263" w:rsidRPr="002F4263" w:rsidRDefault="002F4263" w:rsidP="002F4263">
            <w:pPr>
              <w:rPr>
                <w:rFonts w:ascii="Times New Roman" w:hAnsi="Times New Roman"/>
                <w:bCs/>
                <w:sz w:val="16"/>
                <w:szCs w:val="16"/>
              </w:rPr>
            </w:pPr>
            <w:r w:rsidRPr="002F4263">
              <w:rPr>
                <w:sz w:val="16"/>
                <w:szCs w:val="16"/>
              </w:rPr>
              <w:t>NR_newRAT-Core</w:t>
            </w:r>
          </w:p>
        </w:tc>
        <w:tc>
          <w:tcPr>
            <w:tcW w:w="1071" w:type="dxa"/>
          </w:tcPr>
          <w:p w14:paraId="2F0C9EC0" w14:textId="40E7D8EB" w:rsidR="002F4263" w:rsidRPr="002F4263" w:rsidRDefault="002F4263" w:rsidP="002F4263">
            <w:pPr>
              <w:rPr>
                <w:rFonts w:ascii="Times New Roman" w:hAnsi="Times New Roman"/>
                <w:sz w:val="16"/>
                <w:szCs w:val="16"/>
              </w:rPr>
            </w:pPr>
            <w:r w:rsidRPr="002F4263">
              <w:rPr>
                <w:sz w:val="16"/>
                <w:szCs w:val="16"/>
              </w:rPr>
              <w:t>R2-1804102</w:t>
            </w:r>
          </w:p>
        </w:tc>
        <w:tc>
          <w:tcPr>
            <w:tcW w:w="989" w:type="dxa"/>
          </w:tcPr>
          <w:p w14:paraId="1232E6B9" w14:textId="197977AE" w:rsidR="002F4263" w:rsidRPr="002F4263" w:rsidRDefault="002F4263" w:rsidP="002F4263">
            <w:pPr>
              <w:rPr>
                <w:rFonts w:ascii="Times New Roman" w:hAnsi="Times New Roman"/>
                <w:sz w:val="16"/>
                <w:szCs w:val="16"/>
              </w:rPr>
            </w:pPr>
            <w:r w:rsidRPr="002F4263">
              <w:rPr>
                <w:sz w:val="16"/>
                <w:szCs w:val="16"/>
              </w:rPr>
              <w:t>RAN2</w:t>
            </w:r>
          </w:p>
        </w:tc>
        <w:tc>
          <w:tcPr>
            <w:tcW w:w="989" w:type="dxa"/>
          </w:tcPr>
          <w:p w14:paraId="45C9F8CF" w14:textId="63F10C8D" w:rsidR="002F4263" w:rsidRPr="002F4263" w:rsidRDefault="002F4263" w:rsidP="002F4263">
            <w:pPr>
              <w:rPr>
                <w:rFonts w:ascii="Times New Roman" w:hAnsi="Times New Roman"/>
                <w:sz w:val="16"/>
                <w:szCs w:val="16"/>
              </w:rPr>
            </w:pPr>
            <w:r w:rsidRPr="002F4263">
              <w:rPr>
                <w:sz w:val="16"/>
                <w:szCs w:val="16"/>
              </w:rPr>
              <w:t>RAN1</w:t>
            </w:r>
          </w:p>
        </w:tc>
        <w:tc>
          <w:tcPr>
            <w:tcW w:w="1133" w:type="dxa"/>
          </w:tcPr>
          <w:p w14:paraId="705B007A" w14:textId="317B5BDC" w:rsidR="002F4263" w:rsidRPr="002F4263" w:rsidRDefault="002F4263" w:rsidP="002F4263">
            <w:pPr>
              <w:rPr>
                <w:rFonts w:ascii="Times New Roman" w:hAnsi="Times New Roman"/>
                <w:sz w:val="16"/>
                <w:szCs w:val="16"/>
              </w:rPr>
            </w:pPr>
            <w:r w:rsidRPr="002F4263">
              <w:rPr>
                <w:sz w:val="16"/>
                <w:szCs w:val="16"/>
              </w:rPr>
              <w:t>R4-1806315</w:t>
            </w:r>
          </w:p>
        </w:tc>
        <w:tc>
          <w:tcPr>
            <w:tcW w:w="1067" w:type="dxa"/>
          </w:tcPr>
          <w:p w14:paraId="6E2E3C02" w14:textId="73C50FE8" w:rsidR="002F4263" w:rsidRPr="002F4263" w:rsidRDefault="002F4263" w:rsidP="002F4263">
            <w:pPr>
              <w:rPr>
                <w:rFonts w:ascii="Times New Roman" w:hAnsi="Times New Roman"/>
                <w:sz w:val="16"/>
                <w:szCs w:val="16"/>
              </w:rPr>
            </w:pPr>
          </w:p>
        </w:tc>
      </w:tr>
      <w:tr w:rsidR="002F4263" w:rsidRPr="001908B0" w14:paraId="76E26C64" w14:textId="77777777" w:rsidTr="009E247D">
        <w:trPr>
          <w:trHeight w:val="20"/>
          <w:jc w:val="center"/>
        </w:trPr>
        <w:tc>
          <w:tcPr>
            <w:tcW w:w="1073" w:type="dxa"/>
          </w:tcPr>
          <w:p w14:paraId="4DC1586B" w14:textId="39E094F7" w:rsidR="002F4263" w:rsidRPr="002F4263" w:rsidRDefault="001B7BF2" w:rsidP="002F4263">
            <w:pPr>
              <w:rPr>
                <w:rFonts w:ascii="Times New Roman" w:hAnsi="Times New Roman"/>
                <w:bCs/>
                <w:sz w:val="16"/>
                <w:szCs w:val="16"/>
              </w:rPr>
            </w:pPr>
            <w:hyperlink r:id="rId2446" w:history="1">
              <w:r w:rsidR="00D93AE1">
                <w:rPr>
                  <w:rStyle w:val="Hyperlink"/>
                  <w:sz w:val="16"/>
                  <w:szCs w:val="16"/>
                </w:rPr>
                <w:t>R1-1808011</w:t>
              </w:r>
            </w:hyperlink>
          </w:p>
        </w:tc>
        <w:tc>
          <w:tcPr>
            <w:tcW w:w="2849" w:type="dxa"/>
          </w:tcPr>
          <w:p w14:paraId="0D69E44E" w14:textId="2289F21C" w:rsidR="002F4263" w:rsidRPr="002F4263" w:rsidRDefault="002F4263" w:rsidP="002F4263">
            <w:pPr>
              <w:rPr>
                <w:rFonts w:ascii="Times New Roman" w:hAnsi="Times New Roman"/>
                <w:sz w:val="16"/>
                <w:szCs w:val="16"/>
              </w:rPr>
            </w:pPr>
            <w:r w:rsidRPr="002F4263">
              <w:rPr>
                <w:sz w:val="16"/>
                <w:szCs w:val="16"/>
              </w:rPr>
              <w:t>Reply LS on Narrowband measurement accuracy improvements</w:t>
            </w:r>
          </w:p>
        </w:tc>
        <w:tc>
          <w:tcPr>
            <w:tcW w:w="1296" w:type="dxa"/>
          </w:tcPr>
          <w:p w14:paraId="3268393D" w14:textId="2119DB44" w:rsidR="002F4263" w:rsidRPr="002F4263" w:rsidRDefault="002F4263" w:rsidP="002F4263">
            <w:pPr>
              <w:rPr>
                <w:rFonts w:ascii="Times New Roman" w:hAnsi="Times New Roman"/>
                <w:sz w:val="16"/>
                <w:szCs w:val="16"/>
              </w:rPr>
            </w:pPr>
            <w:r w:rsidRPr="002F4263">
              <w:rPr>
                <w:sz w:val="16"/>
                <w:szCs w:val="16"/>
              </w:rPr>
              <w:t>RAN4, Huawei</w:t>
            </w:r>
          </w:p>
        </w:tc>
        <w:tc>
          <w:tcPr>
            <w:tcW w:w="835" w:type="dxa"/>
          </w:tcPr>
          <w:p w14:paraId="636895C6" w14:textId="6251D10A"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3E46CB1C" w14:textId="7E3F5525" w:rsidR="002F4263" w:rsidRPr="002F4263" w:rsidRDefault="002F4263" w:rsidP="002F4263">
            <w:pPr>
              <w:rPr>
                <w:rFonts w:ascii="Times New Roman" w:hAnsi="Times New Roman"/>
                <w:bCs/>
                <w:sz w:val="16"/>
                <w:szCs w:val="16"/>
              </w:rPr>
            </w:pPr>
            <w:r w:rsidRPr="002F4263">
              <w:rPr>
                <w:sz w:val="16"/>
                <w:szCs w:val="16"/>
              </w:rPr>
              <w:t>NB_IOTenh2-Core</w:t>
            </w:r>
          </w:p>
        </w:tc>
        <w:tc>
          <w:tcPr>
            <w:tcW w:w="1071" w:type="dxa"/>
          </w:tcPr>
          <w:p w14:paraId="3CEAC684" w14:textId="214642BB" w:rsidR="002F4263" w:rsidRPr="002F4263" w:rsidRDefault="001B7BF2" w:rsidP="002F4263">
            <w:pPr>
              <w:rPr>
                <w:rFonts w:ascii="Times New Roman" w:hAnsi="Times New Roman"/>
                <w:sz w:val="16"/>
                <w:szCs w:val="16"/>
              </w:rPr>
            </w:pPr>
            <w:hyperlink r:id="rId2447" w:history="1">
              <w:r w:rsidR="00D93AE1">
                <w:rPr>
                  <w:rStyle w:val="Hyperlink"/>
                  <w:sz w:val="16"/>
                  <w:szCs w:val="16"/>
                </w:rPr>
                <w:t>R1-1805434</w:t>
              </w:r>
            </w:hyperlink>
          </w:p>
        </w:tc>
        <w:tc>
          <w:tcPr>
            <w:tcW w:w="989" w:type="dxa"/>
          </w:tcPr>
          <w:p w14:paraId="15CE8B86" w14:textId="157D3171" w:rsidR="002F4263" w:rsidRPr="002F4263" w:rsidRDefault="002F4263" w:rsidP="002F4263">
            <w:pPr>
              <w:rPr>
                <w:rFonts w:ascii="Times New Roman" w:hAnsi="Times New Roman"/>
                <w:sz w:val="16"/>
                <w:szCs w:val="16"/>
              </w:rPr>
            </w:pPr>
            <w:r w:rsidRPr="002F4263">
              <w:rPr>
                <w:sz w:val="16"/>
                <w:szCs w:val="16"/>
              </w:rPr>
              <w:t>RAN1</w:t>
            </w:r>
          </w:p>
        </w:tc>
        <w:tc>
          <w:tcPr>
            <w:tcW w:w="989" w:type="dxa"/>
          </w:tcPr>
          <w:p w14:paraId="2FCB57CA" w14:textId="7EDE7BE3" w:rsidR="002F4263" w:rsidRPr="002F4263" w:rsidRDefault="002F4263" w:rsidP="002F4263">
            <w:pPr>
              <w:rPr>
                <w:rFonts w:ascii="Times New Roman" w:hAnsi="Times New Roman"/>
                <w:sz w:val="16"/>
                <w:szCs w:val="16"/>
              </w:rPr>
            </w:pPr>
            <w:r w:rsidRPr="002F4263">
              <w:rPr>
                <w:sz w:val="16"/>
                <w:szCs w:val="16"/>
              </w:rPr>
              <w:t>RAN2</w:t>
            </w:r>
          </w:p>
        </w:tc>
        <w:tc>
          <w:tcPr>
            <w:tcW w:w="1133" w:type="dxa"/>
          </w:tcPr>
          <w:p w14:paraId="26F3BE7F" w14:textId="3843AA60" w:rsidR="002F4263" w:rsidRPr="002F4263" w:rsidRDefault="002F4263" w:rsidP="002F4263">
            <w:pPr>
              <w:rPr>
                <w:rFonts w:ascii="Times New Roman" w:hAnsi="Times New Roman"/>
                <w:sz w:val="16"/>
                <w:szCs w:val="16"/>
              </w:rPr>
            </w:pPr>
            <w:r w:rsidRPr="002F4263">
              <w:rPr>
                <w:sz w:val="16"/>
                <w:szCs w:val="16"/>
              </w:rPr>
              <w:t>R4-1807328</w:t>
            </w:r>
          </w:p>
        </w:tc>
        <w:tc>
          <w:tcPr>
            <w:tcW w:w="1067" w:type="dxa"/>
          </w:tcPr>
          <w:p w14:paraId="6FDFC701" w14:textId="1C97B3A3" w:rsidR="002F4263" w:rsidRPr="002F4263" w:rsidRDefault="002F4263" w:rsidP="002F4263">
            <w:pPr>
              <w:rPr>
                <w:rFonts w:ascii="Times New Roman" w:hAnsi="Times New Roman"/>
                <w:sz w:val="16"/>
                <w:szCs w:val="16"/>
              </w:rPr>
            </w:pPr>
          </w:p>
        </w:tc>
      </w:tr>
      <w:tr w:rsidR="002F4263" w:rsidRPr="001908B0" w14:paraId="5487D7D7" w14:textId="77777777" w:rsidTr="009E247D">
        <w:trPr>
          <w:trHeight w:val="20"/>
          <w:jc w:val="center"/>
        </w:trPr>
        <w:tc>
          <w:tcPr>
            <w:tcW w:w="1073" w:type="dxa"/>
          </w:tcPr>
          <w:p w14:paraId="6765426B" w14:textId="5AE93300" w:rsidR="002F4263" w:rsidRPr="002F4263" w:rsidRDefault="001B7BF2" w:rsidP="002F4263">
            <w:pPr>
              <w:rPr>
                <w:rFonts w:ascii="Times New Roman" w:hAnsi="Times New Roman"/>
                <w:bCs/>
                <w:sz w:val="16"/>
                <w:szCs w:val="16"/>
              </w:rPr>
            </w:pPr>
            <w:hyperlink r:id="rId2448" w:history="1">
              <w:r w:rsidR="00D93AE1">
                <w:rPr>
                  <w:rStyle w:val="Hyperlink"/>
                  <w:sz w:val="16"/>
                  <w:szCs w:val="16"/>
                </w:rPr>
                <w:t>R1-1808013</w:t>
              </w:r>
            </w:hyperlink>
          </w:p>
        </w:tc>
        <w:tc>
          <w:tcPr>
            <w:tcW w:w="2849" w:type="dxa"/>
          </w:tcPr>
          <w:p w14:paraId="32B1FA15" w14:textId="50E24143" w:rsidR="002F4263" w:rsidRPr="002F4263" w:rsidRDefault="002F4263" w:rsidP="002F4263">
            <w:pPr>
              <w:rPr>
                <w:rFonts w:ascii="Times New Roman" w:hAnsi="Times New Roman"/>
                <w:sz w:val="16"/>
                <w:szCs w:val="16"/>
              </w:rPr>
            </w:pPr>
            <w:r w:rsidRPr="002F4263">
              <w:rPr>
                <w:sz w:val="16"/>
                <w:szCs w:val="16"/>
              </w:rPr>
              <w:t>LS on eFeMTC CRS muting</w:t>
            </w:r>
          </w:p>
        </w:tc>
        <w:tc>
          <w:tcPr>
            <w:tcW w:w="1296" w:type="dxa"/>
          </w:tcPr>
          <w:p w14:paraId="70D3D117" w14:textId="12EE8946" w:rsidR="002F4263" w:rsidRPr="002F4263" w:rsidRDefault="002F4263" w:rsidP="002F4263">
            <w:pPr>
              <w:rPr>
                <w:rFonts w:ascii="Times New Roman" w:hAnsi="Times New Roman"/>
                <w:sz w:val="16"/>
                <w:szCs w:val="16"/>
              </w:rPr>
            </w:pPr>
            <w:r w:rsidRPr="002F4263">
              <w:rPr>
                <w:sz w:val="16"/>
                <w:szCs w:val="16"/>
              </w:rPr>
              <w:t>RAN4, Huawei</w:t>
            </w:r>
          </w:p>
        </w:tc>
        <w:tc>
          <w:tcPr>
            <w:tcW w:w="835" w:type="dxa"/>
          </w:tcPr>
          <w:p w14:paraId="09095AEA" w14:textId="77CD5767"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46F18AB7" w14:textId="5EB25590" w:rsidR="002F4263" w:rsidRPr="002F4263" w:rsidRDefault="002F4263" w:rsidP="002F4263">
            <w:pPr>
              <w:rPr>
                <w:rFonts w:ascii="Times New Roman" w:hAnsi="Times New Roman"/>
                <w:bCs/>
                <w:sz w:val="16"/>
                <w:szCs w:val="16"/>
              </w:rPr>
            </w:pPr>
            <w:r w:rsidRPr="002F4263">
              <w:rPr>
                <w:sz w:val="16"/>
                <w:szCs w:val="16"/>
              </w:rPr>
              <w:t>LTE_eMTC4-Core</w:t>
            </w:r>
          </w:p>
        </w:tc>
        <w:tc>
          <w:tcPr>
            <w:tcW w:w="1071" w:type="dxa"/>
          </w:tcPr>
          <w:p w14:paraId="3B6361CD" w14:textId="3AD5D1FF" w:rsidR="002F4263" w:rsidRPr="002F4263" w:rsidRDefault="002F4263" w:rsidP="002F4263">
            <w:pPr>
              <w:rPr>
                <w:rFonts w:ascii="Times New Roman" w:hAnsi="Times New Roman"/>
                <w:sz w:val="16"/>
                <w:szCs w:val="16"/>
              </w:rPr>
            </w:pPr>
          </w:p>
        </w:tc>
        <w:tc>
          <w:tcPr>
            <w:tcW w:w="989" w:type="dxa"/>
          </w:tcPr>
          <w:p w14:paraId="6EABCEB6" w14:textId="16EC08E8" w:rsidR="002F4263" w:rsidRPr="002F4263" w:rsidRDefault="002F4263" w:rsidP="002F4263">
            <w:pPr>
              <w:rPr>
                <w:rFonts w:ascii="Times New Roman" w:hAnsi="Times New Roman"/>
                <w:sz w:val="16"/>
                <w:szCs w:val="16"/>
              </w:rPr>
            </w:pPr>
            <w:r w:rsidRPr="002F4263">
              <w:rPr>
                <w:sz w:val="16"/>
                <w:szCs w:val="16"/>
              </w:rPr>
              <w:t>RAN2</w:t>
            </w:r>
          </w:p>
        </w:tc>
        <w:tc>
          <w:tcPr>
            <w:tcW w:w="989" w:type="dxa"/>
          </w:tcPr>
          <w:p w14:paraId="502602C5" w14:textId="781E7290" w:rsidR="002F4263" w:rsidRPr="002F4263" w:rsidRDefault="002F4263" w:rsidP="002F4263">
            <w:pPr>
              <w:rPr>
                <w:rFonts w:ascii="Times New Roman" w:hAnsi="Times New Roman"/>
                <w:sz w:val="16"/>
                <w:szCs w:val="16"/>
              </w:rPr>
            </w:pPr>
            <w:r w:rsidRPr="002F4263">
              <w:rPr>
                <w:sz w:val="16"/>
                <w:szCs w:val="16"/>
              </w:rPr>
              <w:t>RAN1</w:t>
            </w:r>
          </w:p>
        </w:tc>
        <w:tc>
          <w:tcPr>
            <w:tcW w:w="1133" w:type="dxa"/>
          </w:tcPr>
          <w:p w14:paraId="5D4513B6" w14:textId="431DE6B0" w:rsidR="002F4263" w:rsidRPr="002F4263" w:rsidRDefault="002F4263" w:rsidP="002F4263">
            <w:pPr>
              <w:rPr>
                <w:rFonts w:ascii="Times New Roman" w:hAnsi="Times New Roman"/>
                <w:sz w:val="16"/>
                <w:szCs w:val="16"/>
              </w:rPr>
            </w:pPr>
            <w:r w:rsidRPr="002F4263">
              <w:rPr>
                <w:sz w:val="16"/>
                <w:szCs w:val="16"/>
              </w:rPr>
              <w:t>R4-1808032</w:t>
            </w:r>
          </w:p>
        </w:tc>
        <w:tc>
          <w:tcPr>
            <w:tcW w:w="1067" w:type="dxa"/>
          </w:tcPr>
          <w:p w14:paraId="3E120648" w14:textId="78B9CDF1" w:rsidR="002F4263" w:rsidRPr="002F4263" w:rsidRDefault="002F4263" w:rsidP="002F4263">
            <w:pPr>
              <w:rPr>
                <w:rFonts w:ascii="Times New Roman" w:hAnsi="Times New Roman"/>
                <w:sz w:val="16"/>
                <w:szCs w:val="16"/>
              </w:rPr>
            </w:pPr>
          </w:p>
        </w:tc>
      </w:tr>
      <w:tr w:rsidR="002F4263" w:rsidRPr="001908B0" w14:paraId="066C038D" w14:textId="77777777" w:rsidTr="009E247D">
        <w:trPr>
          <w:trHeight w:val="20"/>
          <w:jc w:val="center"/>
        </w:trPr>
        <w:tc>
          <w:tcPr>
            <w:tcW w:w="1073" w:type="dxa"/>
          </w:tcPr>
          <w:p w14:paraId="7A702B38" w14:textId="79CA282C" w:rsidR="002F4263" w:rsidRPr="002F4263" w:rsidRDefault="001B7BF2" w:rsidP="002F4263">
            <w:pPr>
              <w:rPr>
                <w:rFonts w:ascii="Times New Roman" w:hAnsi="Times New Roman"/>
                <w:bCs/>
                <w:sz w:val="16"/>
                <w:szCs w:val="16"/>
              </w:rPr>
            </w:pPr>
            <w:hyperlink r:id="rId2449" w:history="1">
              <w:r w:rsidR="00D93AE1">
                <w:rPr>
                  <w:rStyle w:val="Hyperlink"/>
                  <w:sz w:val="16"/>
                  <w:szCs w:val="16"/>
                </w:rPr>
                <w:t>R1-1808014</w:t>
              </w:r>
            </w:hyperlink>
          </w:p>
        </w:tc>
        <w:tc>
          <w:tcPr>
            <w:tcW w:w="2849" w:type="dxa"/>
          </w:tcPr>
          <w:p w14:paraId="3C36F490" w14:textId="157D9C30" w:rsidR="002F4263" w:rsidRPr="002F4263" w:rsidRDefault="002F4263" w:rsidP="002F4263">
            <w:pPr>
              <w:rPr>
                <w:rFonts w:ascii="Times New Roman" w:hAnsi="Times New Roman"/>
                <w:sz w:val="16"/>
                <w:szCs w:val="16"/>
              </w:rPr>
            </w:pPr>
            <w:r w:rsidRPr="002F4263">
              <w:rPr>
                <w:sz w:val="16"/>
                <w:szCs w:val="16"/>
              </w:rPr>
              <w:t>LS on 2RX requirements for vehicle mounted NR UE</w:t>
            </w:r>
          </w:p>
        </w:tc>
        <w:tc>
          <w:tcPr>
            <w:tcW w:w="1296" w:type="dxa"/>
          </w:tcPr>
          <w:p w14:paraId="2350FD79" w14:textId="0EDD8767" w:rsidR="002F4263" w:rsidRPr="002F4263" w:rsidRDefault="002F4263" w:rsidP="002F4263">
            <w:pPr>
              <w:rPr>
                <w:rFonts w:ascii="Times New Roman" w:hAnsi="Times New Roman"/>
                <w:sz w:val="16"/>
                <w:szCs w:val="16"/>
              </w:rPr>
            </w:pPr>
            <w:r w:rsidRPr="002F4263">
              <w:rPr>
                <w:sz w:val="16"/>
                <w:szCs w:val="16"/>
              </w:rPr>
              <w:t>RAN4, LG Electronics</w:t>
            </w:r>
          </w:p>
        </w:tc>
        <w:tc>
          <w:tcPr>
            <w:tcW w:w="835" w:type="dxa"/>
          </w:tcPr>
          <w:p w14:paraId="7518D788" w14:textId="1B9F0467"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55116EAC" w14:textId="7A896F84" w:rsidR="002F4263" w:rsidRPr="002F4263" w:rsidRDefault="002F4263" w:rsidP="002F4263">
            <w:pPr>
              <w:rPr>
                <w:rFonts w:ascii="Times New Roman" w:hAnsi="Times New Roman"/>
                <w:bCs/>
                <w:sz w:val="16"/>
                <w:szCs w:val="16"/>
              </w:rPr>
            </w:pPr>
            <w:r w:rsidRPr="002F4263">
              <w:rPr>
                <w:sz w:val="16"/>
                <w:szCs w:val="16"/>
              </w:rPr>
              <w:t>NR_newRAT-Core</w:t>
            </w:r>
          </w:p>
        </w:tc>
        <w:tc>
          <w:tcPr>
            <w:tcW w:w="1071" w:type="dxa"/>
          </w:tcPr>
          <w:p w14:paraId="18CF967A" w14:textId="35846DC2" w:rsidR="002F4263" w:rsidRPr="002F4263" w:rsidRDefault="002F4263" w:rsidP="002F4263">
            <w:pPr>
              <w:rPr>
                <w:rFonts w:ascii="Times New Roman" w:hAnsi="Times New Roman"/>
                <w:sz w:val="16"/>
                <w:szCs w:val="16"/>
              </w:rPr>
            </w:pPr>
          </w:p>
        </w:tc>
        <w:tc>
          <w:tcPr>
            <w:tcW w:w="989" w:type="dxa"/>
          </w:tcPr>
          <w:p w14:paraId="6ECC7F90" w14:textId="6D27C8D3" w:rsidR="002F4263" w:rsidRPr="002F4263" w:rsidRDefault="002F4263" w:rsidP="002F4263">
            <w:pPr>
              <w:rPr>
                <w:rFonts w:ascii="Times New Roman" w:hAnsi="Times New Roman"/>
                <w:sz w:val="16"/>
                <w:szCs w:val="16"/>
              </w:rPr>
            </w:pPr>
            <w:r w:rsidRPr="002F4263">
              <w:rPr>
                <w:sz w:val="16"/>
                <w:szCs w:val="16"/>
              </w:rPr>
              <w:t>RAN</w:t>
            </w:r>
          </w:p>
        </w:tc>
        <w:tc>
          <w:tcPr>
            <w:tcW w:w="989" w:type="dxa"/>
          </w:tcPr>
          <w:p w14:paraId="3646AED3" w14:textId="2A502D28" w:rsidR="002F4263" w:rsidRPr="002F4263" w:rsidRDefault="002F4263" w:rsidP="002F4263">
            <w:pPr>
              <w:rPr>
                <w:rFonts w:ascii="Times New Roman" w:hAnsi="Times New Roman"/>
                <w:sz w:val="16"/>
                <w:szCs w:val="16"/>
              </w:rPr>
            </w:pPr>
            <w:r w:rsidRPr="002F4263">
              <w:rPr>
                <w:sz w:val="16"/>
                <w:szCs w:val="16"/>
              </w:rPr>
              <w:t>RAN1</w:t>
            </w:r>
          </w:p>
        </w:tc>
        <w:tc>
          <w:tcPr>
            <w:tcW w:w="1133" w:type="dxa"/>
          </w:tcPr>
          <w:p w14:paraId="50ADA3B3" w14:textId="60E11D96" w:rsidR="002F4263" w:rsidRPr="002F4263" w:rsidRDefault="002F4263" w:rsidP="002F4263">
            <w:pPr>
              <w:rPr>
                <w:rFonts w:ascii="Times New Roman" w:hAnsi="Times New Roman"/>
                <w:sz w:val="16"/>
                <w:szCs w:val="16"/>
              </w:rPr>
            </w:pPr>
            <w:r w:rsidRPr="002F4263">
              <w:rPr>
                <w:sz w:val="16"/>
                <w:szCs w:val="16"/>
              </w:rPr>
              <w:t>R4-1808188</w:t>
            </w:r>
          </w:p>
        </w:tc>
        <w:tc>
          <w:tcPr>
            <w:tcW w:w="1067" w:type="dxa"/>
          </w:tcPr>
          <w:p w14:paraId="306DFC12" w14:textId="118046A4" w:rsidR="002F4263" w:rsidRPr="002F4263" w:rsidRDefault="002F4263" w:rsidP="002F4263">
            <w:pPr>
              <w:rPr>
                <w:rFonts w:ascii="Times New Roman" w:hAnsi="Times New Roman"/>
                <w:sz w:val="16"/>
                <w:szCs w:val="16"/>
              </w:rPr>
            </w:pPr>
          </w:p>
        </w:tc>
      </w:tr>
      <w:tr w:rsidR="002F4263" w:rsidRPr="001908B0" w14:paraId="4FBEF796" w14:textId="77777777" w:rsidTr="009E247D">
        <w:trPr>
          <w:trHeight w:val="20"/>
          <w:jc w:val="center"/>
        </w:trPr>
        <w:tc>
          <w:tcPr>
            <w:tcW w:w="1073" w:type="dxa"/>
          </w:tcPr>
          <w:p w14:paraId="78D0F6DC" w14:textId="4054A0C9" w:rsidR="002F4263" w:rsidRPr="002F4263" w:rsidRDefault="001B7BF2" w:rsidP="002F4263">
            <w:pPr>
              <w:rPr>
                <w:rFonts w:ascii="Times New Roman" w:hAnsi="Times New Roman"/>
                <w:bCs/>
                <w:sz w:val="16"/>
                <w:szCs w:val="16"/>
              </w:rPr>
            </w:pPr>
            <w:hyperlink r:id="rId2450" w:history="1">
              <w:r w:rsidR="00D93AE1">
                <w:rPr>
                  <w:rStyle w:val="Hyperlink"/>
                  <w:sz w:val="16"/>
                  <w:szCs w:val="16"/>
                </w:rPr>
                <w:t>R1-1808015</w:t>
              </w:r>
            </w:hyperlink>
          </w:p>
        </w:tc>
        <w:tc>
          <w:tcPr>
            <w:tcW w:w="2849" w:type="dxa"/>
          </w:tcPr>
          <w:p w14:paraId="039B506F" w14:textId="116F8E7D" w:rsidR="002F4263" w:rsidRPr="002F4263" w:rsidRDefault="002F4263" w:rsidP="002F4263">
            <w:pPr>
              <w:rPr>
                <w:rFonts w:ascii="Times New Roman" w:hAnsi="Times New Roman"/>
                <w:sz w:val="16"/>
                <w:szCs w:val="16"/>
              </w:rPr>
            </w:pPr>
            <w:r w:rsidRPr="002F4263">
              <w:rPr>
                <w:sz w:val="16"/>
                <w:szCs w:val="16"/>
              </w:rPr>
              <w:t>RAN4 response LS on Coexistence of NR-NR and NR-LTE networks</w:t>
            </w:r>
          </w:p>
        </w:tc>
        <w:tc>
          <w:tcPr>
            <w:tcW w:w="1296" w:type="dxa"/>
          </w:tcPr>
          <w:p w14:paraId="78696533" w14:textId="7FBA166A" w:rsidR="002F4263" w:rsidRPr="002F4263" w:rsidRDefault="002F4263" w:rsidP="002F4263">
            <w:pPr>
              <w:rPr>
                <w:rFonts w:ascii="Times New Roman" w:hAnsi="Times New Roman"/>
                <w:sz w:val="16"/>
                <w:szCs w:val="16"/>
              </w:rPr>
            </w:pPr>
            <w:r w:rsidRPr="002F4263">
              <w:rPr>
                <w:sz w:val="16"/>
                <w:szCs w:val="16"/>
              </w:rPr>
              <w:t>RAN4, Qualcomm Incorporated</w:t>
            </w:r>
          </w:p>
        </w:tc>
        <w:tc>
          <w:tcPr>
            <w:tcW w:w="835" w:type="dxa"/>
          </w:tcPr>
          <w:p w14:paraId="7E5C3C2D" w14:textId="3E78B22B"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337D84DB" w14:textId="058824FA" w:rsidR="002F4263" w:rsidRPr="002F4263" w:rsidRDefault="002F4263" w:rsidP="002F4263">
            <w:pPr>
              <w:rPr>
                <w:rFonts w:ascii="Times New Roman" w:hAnsi="Times New Roman"/>
                <w:bCs/>
                <w:sz w:val="16"/>
                <w:szCs w:val="16"/>
              </w:rPr>
            </w:pPr>
            <w:r w:rsidRPr="002F4263">
              <w:rPr>
                <w:sz w:val="16"/>
                <w:szCs w:val="16"/>
              </w:rPr>
              <w:t>NR_newRAT-Core</w:t>
            </w:r>
          </w:p>
        </w:tc>
        <w:tc>
          <w:tcPr>
            <w:tcW w:w="1071" w:type="dxa"/>
          </w:tcPr>
          <w:p w14:paraId="715E9ECC" w14:textId="3738FD54" w:rsidR="002F4263" w:rsidRPr="002F4263" w:rsidRDefault="002F4263" w:rsidP="002F4263">
            <w:pPr>
              <w:rPr>
                <w:rFonts w:ascii="Times New Roman" w:hAnsi="Times New Roman"/>
                <w:sz w:val="16"/>
                <w:szCs w:val="16"/>
              </w:rPr>
            </w:pPr>
            <w:r w:rsidRPr="002F4263">
              <w:rPr>
                <w:sz w:val="16"/>
                <w:szCs w:val="16"/>
              </w:rPr>
              <w:t>R4-1806116</w:t>
            </w:r>
          </w:p>
        </w:tc>
        <w:tc>
          <w:tcPr>
            <w:tcW w:w="989" w:type="dxa"/>
          </w:tcPr>
          <w:p w14:paraId="55FEDEC3" w14:textId="205B4055" w:rsidR="002F4263" w:rsidRPr="002F4263" w:rsidRDefault="002F4263" w:rsidP="002F4263">
            <w:pPr>
              <w:rPr>
                <w:rFonts w:ascii="Times New Roman" w:hAnsi="Times New Roman"/>
                <w:sz w:val="16"/>
                <w:szCs w:val="16"/>
              </w:rPr>
            </w:pPr>
            <w:r w:rsidRPr="002F4263">
              <w:rPr>
                <w:sz w:val="16"/>
                <w:szCs w:val="16"/>
              </w:rPr>
              <w:t>RAN</w:t>
            </w:r>
          </w:p>
        </w:tc>
        <w:tc>
          <w:tcPr>
            <w:tcW w:w="989" w:type="dxa"/>
          </w:tcPr>
          <w:p w14:paraId="2DB4B2FC" w14:textId="67BFB4EC" w:rsidR="002F4263" w:rsidRPr="002F4263" w:rsidRDefault="002F4263" w:rsidP="002F4263">
            <w:pPr>
              <w:rPr>
                <w:rFonts w:ascii="Times New Roman" w:hAnsi="Times New Roman"/>
                <w:sz w:val="16"/>
                <w:szCs w:val="16"/>
              </w:rPr>
            </w:pPr>
            <w:r w:rsidRPr="002F4263">
              <w:rPr>
                <w:sz w:val="16"/>
                <w:szCs w:val="16"/>
              </w:rPr>
              <w:t>RAN1</w:t>
            </w:r>
          </w:p>
        </w:tc>
        <w:tc>
          <w:tcPr>
            <w:tcW w:w="1133" w:type="dxa"/>
          </w:tcPr>
          <w:p w14:paraId="084346B7" w14:textId="408CBCD8" w:rsidR="002F4263" w:rsidRPr="002F4263" w:rsidRDefault="002F4263" w:rsidP="002F4263">
            <w:pPr>
              <w:rPr>
                <w:rFonts w:ascii="Times New Roman" w:hAnsi="Times New Roman"/>
                <w:sz w:val="16"/>
                <w:szCs w:val="16"/>
              </w:rPr>
            </w:pPr>
            <w:r w:rsidRPr="002F4263">
              <w:rPr>
                <w:sz w:val="16"/>
                <w:szCs w:val="16"/>
              </w:rPr>
              <w:t>R4-1808253</w:t>
            </w:r>
          </w:p>
        </w:tc>
        <w:tc>
          <w:tcPr>
            <w:tcW w:w="1067" w:type="dxa"/>
          </w:tcPr>
          <w:p w14:paraId="17FC93CE" w14:textId="1697675C" w:rsidR="002F4263" w:rsidRPr="002F4263" w:rsidRDefault="002F4263" w:rsidP="002F4263">
            <w:pPr>
              <w:rPr>
                <w:rFonts w:ascii="Times New Roman" w:hAnsi="Times New Roman"/>
                <w:sz w:val="16"/>
                <w:szCs w:val="16"/>
              </w:rPr>
            </w:pPr>
          </w:p>
        </w:tc>
      </w:tr>
      <w:tr w:rsidR="002F4263" w:rsidRPr="001908B0" w14:paraId="55756915" w14:textId="77777777" w:rsidTr="009E247D">
        <w:trPr>
          <w:trHeight w:val="20"/>
          <w:jc w:val="center"/>
        </w:trPr>
        <w:tc>
          <w:tcPr>
            <w:tcW w:w="1073" w:type="dxa"/>
          </w:tcPr>
          <w:p w14:paraId="6C2D26B5" w14:textId="34358A2C" w:rsidR="002F4263" w:rsidRPr="002F4263" w:rsidRDefault="001B7BF2" w:rsidP="002F4263">
            <w:pPr>
              <w:rPr>
                <w:rFonts w:ascii="Times New Roman" w:hAnsi="Times New Roman"/>
                <w:bCs/>
                <w:sz w:val="16"/>
                <w:szCs w:val="16"/>
              </w:rPr>
            </w:pPr>
            <w:hyperlink r:id="rId2451" w:history="1">
              <w:r w:rsidR="00D93AE1">
                <w:rPr>
                  <w:rStyle w:val="Hyperlink"/>
                  <w:sz w:val="16"/>
                  <w:szCs w:val="16"/>
                </w:rPr>
                <w:t>R1-1808017</w:t>
              </w:r>
            </w:hyperlink>
          </w:p>
        </w:tc>
        <w:tc>
          <w:tcPr>
            <w:tcW w:w="2849" w:type="dxa"/>
          </w:tcPr>
          <w:p w14:paraId="1B32D934" w14:textId="5537C485" w:rsidR="002F4263" w:rsidRPr="002F4263" w:rsidRDefault="002F4263" w:rsidP="002F4263">
            <w:pPr>
              <w:rPr>
                <w:rFonts w:ascii="Times New Roman" w:hAnsi="Times New Roman"/>
                <w:sz w:val="16"/>
                <w:szCs w:val="16"/>
              </w:rPr>
            </w:pPr>
            <w:r w:rsidRPr="002F4263">
              <w:rPr>
                <w:sz w:val="16"/>
                <w:szCs w:val="16"/>
              </w:rPr>
              <w:t>LS on UE feature list</w:t>
            </w:r>
          </w:p>
        </w:tc>
        <w:tc>
          <w:tcPr>
            <w:tcW w:w="1296" w:type="dxa"/>
          </w:tcPr>
          <w:p w14:paraId="08C365A7" w14:textId="577AFB7B" w:rsidR="002F4263" w:rsidRPr="002F4263" w:rsidRDefault="002F4263" w:rsidP="002F4263">
            <w:pPr>
              <w:rPr>
                <w:rFonts w:ascii="Times New Roman" w:hAnsi="Times New Roman"/>
                <w:sz w:val="16"/>
                <w:szCs w:val="16"/>
              </w:rPr>
            </w:pPr>
            <w:r w:rsidRPr="002F4263">
              <w:rPr>
                <w:sz w:val="16"/>
                <w:szCs w:val="16"/>
              </w:rPr>
              <w:t>RAN4, NTT DOCOMO, Intel</w:t>
            </w:r>
          </w:p>
        </w:tc>
        <w:tc>
          <w:tcPr>
            <w:tcW w:w="835" w:type="dxa"/>
          </w:tcPr>
          <w:p w14:paraId="4B1F6F44" w14:textId="3757F1CA"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0FFC5501" w14:textId="52FF2E69" w:rsidR="002F4263" w:rsidRPr="002F4263" w:rsidRDefault="002F4263" w:rsidP="002F4263">
            <w:pPr>
              <w:rPr>
                <w:rFonts w:ascii="Times New Roman" w:hAnsi="Times New Roman"/>
                <w:bCs/>
                <w:sz w:val="16"/>
                <w:szCs w:val="16"/>
              </w:rPr>
            </w:pPr>
            <w:r w:rsidRPr="002F4263">
              <w:rPr>
                <w:sz w:val="16"/>
                <w:szCs w:val="16"/>
              </w:rPr>
              <w:t>NR_newRAT-Core</w:t>
            </w:r>
          </w:p>
        </w:tc>
        <w:tc>
          <w:tcPr>
            <w:tcW w:w="1071" w:type="dxa"/>
          </w:tcPr>
          <w:p w14:paraId="5E55BDE9" w14:textId="124CA10F" w:rsidR="002F4263" w:rsidRPr="002F4263" w:rsidRDefault="002F4263" w:rsidP="002F4263">
            <w:pPr>
              <w:rPr>
                <w:rFonts w:ascii="Times New Roman" w:hAnsi="Times New Roman"/>
                <w:sz w:val="16"/>
                <w:szCs w:val="16"/>
              </w:rPr>
            </w:pPr>
          </w:p>
        </w:tc>
        <w:tc>
          <w:tcPr>
            <w:tcW w:w="989" w:type="dxa"/>
          </w:tcPr>
          <w:p w14:paraId="1A63767A" w14:textId="72356EA7" w:rsidR="002F4263" w:rsidRPr="002F4263" w:rsidRDefault="002F4263" w:rsidP="002F4263">
            <w:pPr>
              <w:rPr>
                <w:rFonts w:ascii="Times New Roman" w:hAnsi="Times New Roman"/>
                <w:sz w:val="16"/>
                <w:szCs w:val="16"/>
              </w:rPr>
            </w:pPr>
            <w:r w:rsidRPr="002F4263">
              <w:rPr>
                <w:sz w:val="16"/>
                <w:szCs w:val="16"/>
              </w:rPr>
              <w:t>RAN1, RAN2</w:t>
            </w:r>
          </w:p>
        </w:tc>
        <w:tc>
          <w:tcPr>
            <w:tcW w:w="989" w:type="dxa"/>
          </w:tcPr>
          <w:p w14:paraId="74C4F032" w14:textId="06E2E1C0" w:rsidR="002F4263" w:rsidRPr="002F4263" w:rsidRDefault="002F4263" w:rsidP="002F4263">
            <w:pPr>
              <w:rPr>
                <w:rFonts w:ascii="Times New Roman" w:hAnsi="Times New Roman"/>
                <w:sz w:val="16"/>
                <w:szCs w:val="16"/>
              </w:rPr>
            </w:pPr>
            <w:r w:rsidRPr="002F4263">
              <w:rPr>
                <w:sz w:val="16"/>
                <w:szCs w:val="16"/>
              </w:rPr>
              <w:t>RAN3</w:t>
            </w:r>
          </w:p>
        </w:tc>
        <w:tc>
          <w:tcPr>
            <w:tcW w:w="1133" w:type="dxa"/>
          </w:tcPr>
          <w:p w14:paraId="423FB21D" w14:textId="48FB3793" w:rsidR="002F4263" w:rsidRPr="002F4263" w:rsidRDefault="002F4263" w:rsidP="002F4263">
            <w:pPr>
              <w:rPr>
                <w:rFonts w:ascii="Times New Roman" w:hAnsi="Times New Roman"/>
                <w:sz w:val="16"/>
                <w:szCs w:val="16"/>
              </w:rPr>
            </w:pPr>
            <w:r w:rsidRPr="002F4263">
              <w:rPr>
                <w:sz w:val="16"/>
                <w:szCs w:val="16"/>
              </w:rPr>
              <w:t>R4-1808535</w:t>
            </w:r>
          </w:p>
        </w:tc>
        <w:tc>
          <w:tcPr>
            <w:tcW w:w="1067" w:type="dxa"/>
          </w:tcPr>
          <w:p w14:paraId="20A0D76E" w14:textId="3F66CD36" w:rsidR="002F4263" w:rsidRPr="002F4263" w:rsidRDefault="002F4263" w:rsidP="002F4263">
            <w:pPr>
              <w:rPr>
                <w:rFonts w:ascii="Times New Roman" w:hAnsi="Times New Roman"/>
                <w:sz w:val="16"/>
                <w:szCs w:val="16"/>
              </w:rPr>
            </w:pPr>
          </w:p>
        </w:tc>
      </w:tr>
      <w:tr w:rsidR="002F4263" w:rsidRPr="001908B0" w14:paraId="16DCF981" w14:textId="77777777" w:rsidTr="009E247D">
        <w:trPr>
          <w:trHeight w:val="20"/>
          <w:jc w:val="center"/>
        </w:trPr>
        <w:tc>
          <w:tcPr>
            <w:tcW w:w="1073" w:type="dxa"/>
          </w:tcPr>
          <w:p w14:paraId="144D2778" w14:textId="37E889E4" w:rsidR="002F4263" w:rsidRPr="002F4263" w:rsidRDefault="001B7BF2" w:rsidP="002F4263">
            <w:pPr>
              <w:rPr>
                <w:rFonts w:ascii="Times New Roman" w:hAnsi="Times New Roman"/>
                <w:bCs/>
                <w:sz w:val="16"/>
                <w:szCs w:val="16"/>
              </w:rPr>
            </w:pPr>
            <w:hyperlink r:id="rId2452" w:history="1">
              <w:r w:rsidR="00D93AE1">
                <w:rPr>
                  <w:rStyle w:val="Hyperlink"/>
                  <w:sz w:val="16"/>
                  <w:szCs w:val="16"/>
                </w:rPr>
                <w:t>R1-1808018</w:t>
              </w:r>
            </w:hyperlink>
          </w:p>
        </w:tc>
        <w:tc>
          <w:tcPr>
            <w:tcW w:w="2849" w:type="dxa"/>
          </w:tcPr>
          <w:p w14:paraId="6EEFDC17" w14:textId="5AEC5743" w:rsidR="002F4263" w:rsidRPr="002F4263" w:rsidRDefault="002F4263" w:rsidP="002F4263">
            <w:pPr>
              <w:rPr>
                <w:rFonts w:ascii="Times New Roman" w:hAnsi="Times New Roman"/>
                <w:sz w:val="16"/>
                <w:szCs w:val="16"/>
              </w:rPr>
            </w:pPr>
            <w:r w:rsidRPr="002F4263">
              <w:rPr>
                <w:sz w:val="16"/>
                <w:szCs w:val="16"/>
              </w:rPr>
              <w:t>LS reply on Coexistence of NR-NR and NR-LTE networks with synchronised, unsynchronised and semi-synchronised operation in 3400-3800 MHz</w:t>
            </w:r>
          </w:p>
        </w:tc>
        <w:tc>
          <w:tcPr>
            <w:tcW w:w="1296" w:type="dxa"/>
          </w:tcPr>
          <w:p w14:paraId="02DB52B9" w14:textId="37DC968F" w:rsidR="002F4263" w:rsidRPr="002F4263" w:rsidRDefault="002F4263" w:rsidP="002F4263">
            <w:pPr>
              <w:rPr>
                <w:rFonts w:ascii="Times New Roman" w:hAnsi="Times New Roman"/>
                <w:sz w:val="16"/>
                <w:szCs w:val="16"/>
              </w:rPr>
            </w:pPr>
            <w:r w:rsidRPr="002F4263">
              <w:rPr>
                <w:sz w:val="16"/>
                <w:szCs w:val="16"/>
              </w:rPr>
              <w:t>RAN, Huawei</w:t>
            </w:r>
          </w:p>
        </w:tc>
        <w:tc>
          <w:tcPr>
            <w:tcW w:w="835" w:type="dxa"/>
          </w:tcPr>
          <w:p w14:paraId="33013A21" w14:textId="43E3A7E0"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511FE34C" w14:textId="22A456B3" w:rsidR="002F4263" w:rsidRPr="002F4263" w:rsidRDefault="002F4263" w:rsidP="002F4263">
            <w:pPr>
              <w:rPr>
                <w:rFonts w:ascii="Times New Roman" w:hAnsi="Times New Roman"/>
                <w:bCs/>
                <w:sz w:val="16"/>
                <w:szCs w:val="16"/>
              </w:rPr>
            </w:pPr>
            <w:r w:rsidRPr="002F4263">
              <w:rPr>
                <w:sz w:val="16"/>
                <w:szCs w:val="16"/>
              </w:rPr>
              <w:t>NR_newRAT</w:t>
            </w:r>
          </w:p>
        </w:tc>
        <w:tc>
          <w:tcPr>
            <w:tcW w:w="1071" w:type="dxa"/>
          </w:tcPr>
          <w:p w14:paraId="4F5FCD40" w14:textId="688FDE6A" w:rsidR="002F4263" w:rsidRPr="002F4263" w:rsidRDefault="002F4263" w:rsidP="002F4263">
            <w:pPr>
              <w:rPr>
                <w:rFonts w:ascii="Times New Roman" w:hAnsi="Times New Roman"/>
                <w:sz w:val="16"/>
                <w:szCs w:val="16"/>
              </w:rPr>
            </w:pPr>
            <w:r w:rsidRPr="002F4263">
              <w:rPr>
                <w:sz w:val="16"/>
                <w:szCs w:val="16"/>
              </w:rPr>
              <w:t>CEPT_ECC_PT1_LS_180420</w:t>
            </w:r>
          </w:p>
        </w:tc>
        <w:tc>
          <w:tcPr>
            <w:tcW w:w="989" w:type="dxa"/>
          </w:tcPr>
          <w:p w14:paraId="2951E6A5" w14:textId="72546471" w:rsidR="002F4263" w:rsidRPr="002F4263" w:rsidRDefault="002F4263" w:rsidP="002F4263">
            <w:pPr>
              <w:rPr>
                <w:rFonts w:ascii="Times New Roman" w:hAnsi="Times New Roman"/>
                <w:sz w:val="16"/>
                <w:szCs w:val="16"/>
              </w:rPr>
            </w:pPr>
            <w:r w:rsidRPr="002F4263">
              <w:rPr>
                <w:sz w:val="16"/>
                <w:szCs w:val="16"/>
              </w:rPr>
              <w:t>CEPT ECC PT1</w:t>
            </w:r>
          </w:p>
        </w:tc>
        <w:tc>
          <w:tcPr>
            <w:tcW w:w="989" w:type="dxa"/>
          </w:tcPr>
          <w:p w14:paraId="460A0BFA" w14:textId="2A9E3E62" w:rsidR="002F4263" w:rsidRPr="002F4263" w:rsidRDefault="002F4263" w:rsidP="002F4263">
            <w:pPr>
              <w:rPr>
                <w:rFonts w:ascii="Times New Roman" w:hAnsi="Times New Roman"/>
                <w:sz w:val="16"/>
                <w:szCs w:val="16"/>
              </w:rPr>
            </w:pPr>
            <w:r w:rsidRPr="002F4263">
              <w:rPr>
                <w:sz w:val="16"/>
                <w:szCs w:val="16"/>
              </w:rPr>
              <w:t>RAN1, RAN4</w:t>
            </w:r>
          </w:p>
        </w:tc>
        <w:tc>
          <w:tcPr>
            <w:tcW w:w="1133" w:type="dxa"/>
          </w:tcPr>
          <w:p w14:paraId="0A7A4CF7" w14:textId="13CC0ED8" w:rsidR="002F4263" w:rsidRPr="002F4263" w:rsidRDefault="002F4263" w:rsidP="002F4263">
            <w:pPr>
              <w:rPr>
                <w:rFonts w:ascii="Times New Roman" w:hAnsi="Times New Roman"/>
                <w:sz w:val="16"/>
                <w:szCs w:val="16"/>
              </w:rPr>
            </w:pPr>
            <w:r w:rsidRPr="002F4263">
              <w:rPr>
                <w:sz w:val="16"/>
                <w:szCs w:val="16"/>
              </w:rPr>
              <w:t>RP-181389</w:t>
            </w:r>
          </w:p>
        </w:tc>
        <w:tc>
          <w:tcPr>
            <w:tcW w:w="1067" w:type="dxa"/>
          </w:tcPr>
          <w:p w14:paraId="10E75CBA" w14:textId="5FAA4F63" w:rsidR="002F4263" w:rsidRPr="002F4263" w:rsidRDefault="002F4263" w:rsidP="002F4263">
            <w:pPr>
              <w:rPr>
                <w:rFonts w:ascii="Times New Roman" w:hAnsi="Times New Roman"/>
                <w:sz w:val="16"/>
                <w:szCs w:val="16"/>
              </w:rPr>
            </w:pPr>
          </w:p>
        </w:tc>
      </w:tr>
      <w:tr w:rsidR="002F4263" w:rsidRPr="001908B0" w14:paraId="314D7304" w14:textId="77777777" w:rsidTr="009E247D">
        <w:trPr>
          <w:trHeight w:val="20"/>
          <w:jc w:val="center"/>
        </w:trPr>
        <w:tc>
          <w:tcPr>
            <w:tcW w:w="1073" w:type="dxa"/>
          </w:tcPr>
          <w:p w14:paraId="365C8A9A" w14:textId="591A3BA1" w:rsidR="002F4263" w:rsidRPr="002F4263" w:rsidRDefault="001B7BF2" w:rsidP="002F4263">
            <w:pPr>
              <w:rPr>
                <w:rFonts w:ascii="Times New Roman" w:hAnsi="Times New Roman"/>
                <w:bCs/>
                <w:sz w:val="16"/>
                <w:szCs w:val="16"/>
              </w:rPr>
            </w:pPr>
            <w:hyperlink r:id="rId2453" w:history="1">
              <w:r w:rsidR="00D93AE1">
                <w:rPr>
                  <w:rStyle w:val="Hyperlink"/>
                  <w:sz w:val="16"/>
                  <w:szCs w:val="16"/>
                </w:rPr>
                <w:t>R1-1808019</w:t>
              </w:r>
            </w:hyperlink>
          </w:p>
        </w:tc>
        <w:tc>
          <w:tcPr>
            <w:tcW w:w="2849" w:type="dxa"/>
          </w:tcPr>
          <w:p w14:paraId="173E0D64" w14:textId="2AFC6BE1" w:rsidR="002F4263" w:rsidRPr="002F4263" w:rsidRDefault="002F4263" w:rsidP="002F4263">
            <w:pPr>
              <w:rPr>
                <w:rFonts w:ascii="Times New Roman" w:hAnsi="Times New Roman"/>
                <w:sz w:val="16"/>
                <w:szCs w:val="16"/>
              </w:rPr>
            </w:pPr>
            <w:r w:rsidRPr="002F4263">
              <w:rPr>
                <w:sz w:val="16"/>
                <w:szCs w:val="16"/>
              </w:rPr>
              <w:t>LS reply on minimum number of RX antennae for NR vehicular Ues</w:t>
            </w:r>
          </w:p>
        </w:tc>
        <w:tc>
          <w:tcPr>
            <w:tcW w:w="1296" w:type="dxa"/>
          </w:tcPr>
          <w:p w14:paraId="429467D4" w14:textId="30C366C3" w:rsidR="002F4263" w:rsidRPr="002F4263" w:rsidRDefault="002F4263" w:rsidP="002F4263">
            <w:pPr>
              <w:rPr>
                <w:rFonts w:ascii="Times New Roman" w:hAnsi="Times New Roman"/>
                <w:sz w:val="16"/>
                <w:szCs w:val="16"/>
              </w:rPr>
            </w:pPr>
            <w:r w:rsidRPr="002F4263">
              <w:rPr>
                <w:sz w:val="16"/>
                <w:szCs w:val="16"/>
              </w:rPr>
              <w:t>RAN, Samsung (Harman)</w:t>
            </w:r>
          </w:p>
        </w:tc>
        <w:tc>
          <w:tcPr>
            <w:tcW w:w="835" w:type="dxa"/>
          </w:tcPr>
          <w:p w14:paraId="52601A30" w14:textId="0FAC1FE2"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4BD98C09" w14:textId="159EE1BA" w:rsidR="002F4263" w:rsidRPr="002F4263" w:rsidRDefault="002F4263" w:rsidP="002F4263">
            <w:pPr>
              <w:rPr>
                <w:rFonts w:ascii="Times New Roman" w:hAnsi="Times New Roman"/>
                <w:bCs/>
                <w:sz w:val="16"/>
                <w:szCs w:val="16"/>
              </w:rPr>
            </w:pPr>
            <w:r w:rsidRPr="002F4263">
              <w:rPr>
                <w:sz w:val="16"/>
                <w:szCs w:val="16"/>
              </w:rPr>
              <w:t>NR_newRAT</w:t>
            </w:r>
          </w:p>
        </w:tc>
        <w:tc>
          <w:tcPr>
            <w:tcW w:w="1071" w:type="dxa"/>
          </w:tcPr>
          <w:p w14:paraId="73DE24FC" w14:textId="166234C3" w:rsidR="002F4263" w:rsidRPr="002F4263" w:rsidRDefault="002F4263" w:rsidP="002F4263">
            <w:pPr>
              <w:rPr>
                <w:rFonts w:ascii="Times New Roman" w:hAnsi="Times New Roman"/>
                <w:sz w:val="16"/>
                <w:szCs w:val="16"/>
              </w:rPr>
            </w:pPr>
            <w:r w:rsidRPr="002F4263">
              <w:rPr>
                <w:sz w:val="16"/>
                <w:szCs w:val="16"/>
              </w:rPr>
              <w:t>5GAA_A-180148</w:t>
            </w:r>
          </w:p>
        </w:tc>
        <w:tc>
          <w:tcPr>
            <w:tcW w:w="989" w:type="dxa"/>
          </w:tcPr>
          <w:p w14:paraId="2C3DD115" w14:textId="508ECA78" w:rsidR="002F4263" w:rsidRPr="002F4263" w:rsidRDefault="002F4263" w:rsidP="002F4263">
            <w:pPr>
              <w:rPr>
                <w:rFonts w:ascii="Times New Roman" w:hAnsi="Times New Roman"/>
                <w:sz w:val="16"/>
                <w:szCs w:val="16"/>
              </w:rPr>
            </w:pPr>
            <w:r w:rsidRPr="002F4263">
              <w:rPr>
                <w:sz w:val="16"/>
                <w:szCs w:val="16"/>
              </w:rPr>
              <w:t>5GAA, 5GAA WG2</w:t>
            </w:r>
          </w:p>
        </w:tc>
        <w:tc>
          <w:tcPr>
            <w:tcW w:w="989" w:type="dxa"/>
          </w:tcPr>
          <w:p w14:paraId="5A8ADE15" w14:textId="10FA4F30" w:rsidR="002F4263" w:rsidRPr="002F4263" w:rsidRDefault="002F4263" w:rsidP="002F4263">
            <w:pPr>
              <w:rPr>
                <w:rFonts w:ascii="Times New Roman" w:hAnsi="Times New Roman"/>
                <w:sz w:val="16"/>
                <w:szCs w:val="16"/>
              </w:rPr>
            </w:pPr>
            <w:r w:rsidRPr="002F4263">
              <w:rPr>
                <w:sz w:val="16"/>
                <w:szCs w:val="16"/>
              </w:rPr>
              <w:t>RAN1, RAN4</w:t>
            </w:r>
          </w:p>
        </w:tc>
        <w:tc>
          <w:tcPr>
            <w:tcW w:w="1133" w:type="dxa"/>
          </w:tcPr>
          <w:p w14:paraId="1C76A219" w14:textId="6DBCA5FF" w:rsidR="002F4263" w:rsidRPr="002F4263" w:rsidRDefault="002F4263" w:rsidP="002F4263">
            <w:pPr>
              <w:rPr>
                <w:rFonts w:ascii="Times New Roman" w:hAnsi="Times New Roman"/>
                <w:sz w:val="16"/>
                <w:szCs w:val="16"/>
              </w:rPr>
            </w:pPr>
            <w:r w:rsidRPr="002F4263">
              <w:rPr>
                <w:sz w:val="16"/>
                <w:szCs w:val="16"/>
              </w:rPr>
              <w:t>RP-181468</w:t>
            </w:r>
          </w:p>
        </w:tc>
        <w:tc>
          <w:tcPr>
            <w:tcW w:w="1067" w:type="dxa"/>
          </w:tcPr>
          <w:p w14:paraId="0E356417" w14:textId="2323A09A" w:rsidR="002F4263" w:rsidRPr="002F4263" w:rsidRDefault="002F4263" w:rsidP="002F4263">
            <w:pPr>
              <w:rPr>
                <w:rFonts w:ascii="Times New Roman" w:hAnsi="Times New Roman"/>
                <w:sz w:val="16"/>
                <w:szCs w:val="16"/>
              </w:rPr>
            </w:pPr>
          </w:p>
        </w:tc>
      </w:tr>
      <w:tr w:rsidR="002F4263" w:rsidRPr="001908B0" w14:paraId="1D3EA5A9" w14:textId="77777777" w:rsidTr="009E247D">
        <w:trPr>
          <w:trHeight w:val="20"/>
          <w:jc w:val="center"/>
        </w:trPr>
        <w:tc>
          <w:tcPr>
            <w:tcW w:w="1073" w:type="dxa"/>
          </w:tcPr>
          <w:p w14:paraId="03421DD3" w14:textId="35786028" w:rsidR="002F4263" w:rsidRPr="002F4263" w:rsidRDefault="001B7BF2" w:rsidP="002F4263">
            <w:pPr>
              <w:rPr>
                <w:rFonts w:ascii="Times New Roman" w:hAnsi="Times New Roman"/>
                <w:bCs/>
                <w:sz w:val="16"/>
                <w:szCs w:val="16"/>
              </w:rPr>
            </w:pPr>
            <w:hyperlink r:id="rId2454" w:history="1">
              <w:r w:rsidR="00D93AE1">
                <w:rPr>
                  <w:rStyle w:val="Hyperlink"/>
                  <w:sz w:val="16"/>
                  <w:szCs w:val="16"/>
                </w:rPr>
                <w:t>R1-1808020</w:t>
              </w:r>
            </w:hyperlink>
          </w:p>
        </w:tc>
        <w:tc>
          <w:tcPr>
            <w:tcW w:w="2849" w:type="dxa"/>
          </w:tcPr>
          <w:p w14:paraId="1A7ED210" w14:textId="5DC90566" w:rsidR="002F4263" w:rsidRPr="002F4263" w:rsidRDefault="002F4263" w:rsidP="002F4263">
            <w:pPr>
              <w:rPr>
                <w:rFonts w:ascii="Times New Roman" w:hAnsi="Times New Roman"/>
                <w:sz w:val="16"/>
                <w:szCs w:val="16"/>
              </w:rPr>
            </w:pPr>
            <w:r w:rsidRPr="002F4263">
              <w:rPr>
                <w:sz w:val="16"/>
                <w:szCs w:val="16"/>
              </w:rPr>
              <w:t>LS on NR UE feature list</w:t>
            </w:r>
          </w:p>
        </w:tc>
        <w:tc>
          <w:tcPr>
            <w:tcW w:w="1296" w:type="dxa"/>
          </w:tcPr>
          <w:p w14:paraId="0E4D8250" w14:textId="03E103EF" w:rsidR="002F4263" w:rsidRPr="002F4263" w:rsidRDefault="002F4263" w:rsidP="002F4263">
            <w:pPr>
              <w:rPr>
                <w:rFonts w:ascii="Times New Roman" w:hAnsi="Times New Roman"/>
                <w:sz w:val="16"/>
                <w:szCs w:val="16"/>
              </w:rPr>
            </w:pPr>
            <w:r w:rsidRPr="002F4263">
              <w:rPr>
                <w:sz w:val="16"/>
                <w:szCs w:val="16"/>
              </w:rPr>
              <w:t>RAN, NTT DOCOMO</w:t>
            </w:r>
          </w:p>
        </w:tc>
        <w:tc>
          <w:tcPr>
            <w:tcW w:w="835" w:type="dxa"/>
          </w:tcPr>
          <w:p w14:paraId="4E8D0104" w14:textId="594FDCF8"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126CDB03" w14:textId="0B46681A" w:rsidR="002F4263" w:rsidRPr="002F4263" w:rsidRDefault="002F4263" w:rsidP="002F4263">
            <w:pPr>
              <w:rPr>
                <w:rFonts w:ascii="Times New Roman" w:hAnsi="Times New Roman"/>
                <w:bCs/>
                <w:sz w:val="16"/>
                <w:szCs w:val="16"/>
              </w:rPr>
            </w:pPr>
            <w:r w:rsidRPr="002F4263">
              <w:rPr>
                <w:sz w:val="16"/>
                <w:szCs w:val="16"/>
              </w:rPr>
              <w:t>NR_newRAT-Core</w:t>
            </w:r>
          </w:p>
        </w:tc>
        <w:tc>
          <w:tcPr>
            <w:tcW w:w="1071" w:type="dxa"/>
          </w:tcPr>
          <w:p w14:paraId="751AAC6C" w14:textId="20D3D1F6" w:rsidR="002F4263" w:rsidRPr="002F4263" w:rsidRDefault="001B7BF2" w:rsidP="002F4263">
            <w:pPr>
              <w:rPr>
                <w:rFonts w:ascii="Times New Roman" w:hAnsi="Times New Roman"/>
                <w:sz w:val="16"/>
                <w:szCs w:val="16"/>
              </w:rPr>
            </w:pPr>
            <w:hyperlink r:id="rId2455" w:history="1">
              <w:r w:rsidR="00D93AE1">
                <w:rPr>
                  <w:rStyle w:val="Hyperlink"/>
                  <w:sz w:val="16"/>
                  <w:szCs w:val="16"/>
                </w:rPr>
                <w:t>R1-1807896</w:t>
              </w:r>
            </w:hyperlink>
            <w:r w:rsidR="002F4263" w:rsidRPr="002F4263">
              <w:rPr>
                <w:sz w:val="16"/>
                <w:szCs w:val="16"/>
              </w:rPr>
              <w:t>, R2-1809153, R4-1808552</w:t>
            </w:r>
          </w:p>
        </w:tc>
        <w:tc>
          <w:tcPr>
            <w:tcW w:w="989" w:type="dxa"/>
          </w:tcPr>
          <w:p w14:paraId="1B559D21" w14:textId="205B5932" w:rsidR="002F4263" w:rsidRPr="002F4263" w:rsidRDefault="002F4263" w:rsidP="002F4263">
            <w:pPr>
              <w:rPr>
                <w:rFonts w:ascii="Times New Roman" w:hAnsi="Times New Roman"/>
                <w:sz w:val="16"/>
                <w:szCs w:val="16"/>
              </w:rPr>
            </w:pPr>
            <w:r w:rsidRPr="002F4263">
              <w:rPr>
                <w:sz w:val="16"/>
                <w:szCs w:val="16"/>
              </w:rPr>
              <w:t>RAN1, RAN2, RAN4</w:t>
            </w:r>
          </w:p>
        </w:tc>
        <w:tc>
          <w:tcPr>
            <w:tcW w:w="989" w:type="dxa"/>
          </w:tcPr>
          <w:p w14:paraId="3E79B210" w14:textId="6B79A91B" w:rsidR="002F4263" w:rsidRPr="002F4263" w:rsidRDefault="002F4263" w:rsidP="002F4263">
            <w:pPr>
              <w:rPr>
                <w:rFonts w:ascii="Times New Roman" w:hAnsi="Times New Roman"/>
                <w:sz w:val="16"/>
                <w:szCs w:val="16"/>
              </w:rPr>
            </w:pPr>
            <w:r w:rsidRPr="002F4263">
              <w:rPr>
                <w:sz w:val="16"/>
                <w:szCs w:val="16"/>
              </w:rPr>
              <w:t>RAN3</w:t>
            </w:r>
          </w:p>
        </w:tc>
        <w:tc>
          <w:tcPr>
            <w:tcW w:w="1133" w:type="dxa"/>
          </w:tcPr>
          <w:p w14:paraId="5DB0D6B1" w14:textId="355957C3" w:rsidR="002F4263" w:rsidRPr="002F4263" w:rsidRDefault="002F4263" w:rsidP="002F4263">
            <w:pPr>
              <w:rPr>
                <w:rFonts w:ascii="Times New Roman" w:hAnsi="Times New Roman"/>
                <w:sz w:val="16"/>
                <w:szCs w:val="16"/>
              </w:rPr>
            </w:pPr>
            <w:r w:rsidRPr="002F4263">
              <w:rPr>
                <w:sz w:val="16"/>
                <w:szCs w:val="16"/>
              </w:rPr>
              <w:t>RP-181484</w:t>
            </w:r>
          </w:p>
        </w:tc>
        <w:tc>
          <w:tcPr>
            <w:tcW w:w="1067" w:type="dxa"/>
          </w:tcPr>
          <w:p w14:paraId="64293E0F" w14:textId="579A114B" w:rsidR="002F4263" w:rsidRPr="002F4263" w:rsidRDefault="002F4263" w:rsidP="002F4263">
            <w:pPr>
              <w:rPr>
                <w:rFonts w:ascii="Times New Roman" w:hAnsi="Times New Roman"/>
                <w:sz w:val="16"/>
                <w:szCs w:val="16"/>
              </w:rPr>
            </w:pPr>
          </w:p>
        </w:tc>
      </w:tr>
      <w:tr w:rsidR="002F4263" w:rsidRPr="001908B0" w14:paraId="2777E5D6" w14:textId="77777777" w:rsidTr="009E247D">
        <w:trPr>
          <w:trHeight w:val="20"/>
          <w:jc w:val="center"/>
        </w:trPr>
        <w:tc>
          <w:tcPr>
            <w:tcW w:w="1073" w:type="dxa"/>
          </w:tcPr>
          <w:p w14:paraId="218D10F7" w14:textId="62240E9B" w:rsidR="002F4263" w:rsidRPr="002F4263" w:rsidRDefault="001B7BF2" w:rsidP="002F4263">
            <w:pPr>
              <w:rPr>
                <w:rFonts w:ascii="Times New Roman" w:hAnsi="Times New Roman"/>
                <w:bCs/>
                <w:sz w:val="16"/>
                <w:szCs w:val="16"/>
              </w:rPr>
            </w:pPr>
            <w:hyperlink r:id="rId2456" w:history="1">
              <w:r w:rsidR="00D93AE1">
                <w:rPr>
                  <w:rStyle w:val="Hyperlink"/>
                  <w:sz w:val="16"/>
                  <w:szCs w:val="16"/>
                </w:rPr>
                <w:t>R1-1808021</w:t>
              </w:r>
            </w:hyperlink>
          </w:p>
        </w:tc>
        <w:tc>
          <w:tcPr>
            <w:tcW w:w="2849" w:type="dxa"/>
          </w:tcPr>
          <w:p w14:paraId="3BD09A2A" w14:textId="153BA148" w:rsidR="002F4263" w:rsidRPr="002F4263" w:rsidRDefault="002F4263" w:rsidP="002F4263">
            <w:pPr>
              <w:rPr>
                <w:rFonts w:ascii="Times New Roman" w:hAnsi="Times New Roman"/>
                <w:sz w:val="16"/>
                <w:szCs w:val="16"/>
              </w:rPr>
            </w:pPr>
            <w:r w:rsidRPr="002F4263">
              <w:rPr>
                <w:sz w:val="16"/>
                <w:szCs w:val="16"/>
              </w:rPr>
              <w:t>LS on L2 measurement specification for NR in R15</w:t>
            </w:r>
          </w:p>
        </w:tc>
        <w:tc>
          <w:tcPr>
            <w:tcW w:w="1296" w:type="dxa"/>
          </w:tcPr>
          <w:p w14:paraId="4CB70D35" w14:textId="2BA6F277" w:rsidR="002F4263" w:rsidRPr="002F4263" w:rsidRDefault="002F4263" w:rsidP="002F4263">
            <w:pPr>
              <w:rPr>
                <w:rFonts w:ascii="Times New Roman" w:hAnsi="Times New Roman"/>
                <w:sz w:val="16"/>
                <w:szCs w:val="16"/>
              </w:rPr>
            </w:pPr>
            <w:r w:rsidRPr="002F4263">
              <w:rPr>
                <w:sz w:val="16"/>
                <w:szCs w:val="16"/>
              </w:rPr>
              <w:t>SA5, Ericsson</w:t>
            </w:r>
          </w:p>
        </w:tc>
        <w:tc>
          <w:tcPr>
            <w:tcW w:w="835" w:type="dxa"/>
          </w:tcPr>
          <w:p w14:paraId="25827CD4" w14:textId="67DCF4F3"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19FB8AF0" w14:textId="27146485" w:rsidR="002F4263" w:rsidRPr="002F4263" w:rsidRDefault="002F4263" w:rsidP="002F4263">
            <w:pPr>
              <w:rPr>
                <w:rFonts w:ascii="Times New Roman" w:hAnsi="Times New Roman"/>
                <w:bCs/>
                <w:sz w:val="16"/>
                <w:szCs w:val="16"/>
              </w:rPr>
            </w:pPr>
            <w:r w:rsidRPr="002F4263">
              <w:rPr>
                <w:sz w:val="16"/>
                <w:szCs w:val="16"/>
              </w:rPr>
              <w:t>NETSLICE-ADPM5G</w:t>
            </w:r>
          </w:p>
        </w:tc>
        <w:tc>
          <w:tcPr>
            <w:tcW w:w="1071" w:type="dxa"/>
          </w:tcPr>
          <w:p w14:paraId="620DDC52" w14:textId="77777777" w:rsidR="002F4263" w:rsidRPr="002F4263" w:rsidRDefault="002F4263" w:rsidP="002F4263">
            <w:pPr>
              <w:rPr>
                <w:rFonts w:ascii="Times New Roman" w:hAnsi="Times New Roman"/>
                <w:sz w:val="16"/>
                <w:szCs w:val="16"/>
              </w:rPr>
            </w:pPr>
          </w:p>
        </w:tc>
        <w:tc>
          <w:tcPr>
            <w:tcW w:w="989" w:type="dxa"/>
          </w:tcPr>
          <w:p w14:paraId="48CA2C66" w14:textId="3F889D7F" w:rsidR="002F4263" w:rsidRPr="002F4263" w:rsidRDefault="002F4263" w:rsidP="002F4263">
            <w:pPr>
              <w:rPr>
                <w:rFonts w:ascii="Times New Roman" w:hAnsi="Times New Roman"/>
                <w:sz w:val="16"/>
                <w:szCs w:val="16"/>
              </w:rPr>
            </w:pPr>
            <w:r w:rsidRPr="002F4263">
              <w:rPr>
                <w:sz w:val="16"/>
                <w:szCs w:val="16"/>
              </w:rPr>
              <w:t>RAN2, RAN3</w:t>
            </w:r>
          </w:p>
        </w:tc>
        <w:tc>
          <w:tcPr>
            <w:tcW w:w="989" w:type="dxa"/>
          </w:tcPr>
          <w:p w14:paraId="0F163381" w14:textId="770ED9D0" w:rsidR="002F4263" w:rsidRPr="002F4263" w:rsidRDefault="002F4263" w:rsidP="002F4263">
            <w:pPr>
              <w:rPr>
                <w:rFonts w:ascii="Times New Roman" w:hAnsi="Times New Roman"/>
                <w:sz w:val="16"/>
                <w:szCs w:val="16"/>
              </w:rPr>
            </w:pPr>
            <w:r w:rsidRPr="002F4263">
              <w:rPr>
                <w:sz w:val="16"/>
                <w:szCs w:val="16"/>
              </w:rPr>
              <w:t>RAN1</w:t>
            </w:r>
          </w:p>
        </w:tc>
        <w:tc>
          <w:tcPr>
            <w:tcW w:w="1133" w:type="dxa"/>
          </w:tcPr>
          <w:p w14:paraId="61C2854C" w14:textId="0FC7081C" w:rsidR="002F4263" w:rsidRPr="002F4263" w:rsidRDefault="002F4263" w:rsidP="002F4263">
            <w:pPr>
              <w:rPr>
                <w:rFonts w:ascii="Times New Roman" w:hAnsi="Times New Roman"/>
                <w:sz w:val="16"/>
                <w:szCs w:val="16"/>
              </w:rPr>
            </w:pPr>
            <w:r w:rsidRPr="002F4263">
              <w:rPr>
                <w:sz w:val="16"/>
                <w:szCs w:val="16"/>
              </w:rPr>
              <w:t>S5-184337</w:t>
            </w:r>
          </w:p>
        </w:tc>
        <w:tc>
          <w:tcPr>
            <w:tcW w:w="1067" w:type="dxa"/>
          </w:tcPr>
          <w:p w14:paraId="7E809F9A" w14:textId="77777777" w:rsidR="002F4263" w:rsidRPr="002F4263" w:rsidRDefault="002F4263" w:rsidP="002F4263">
            <w:pPr>
              <w:rPr>
                <w:rFonts w:ascii="Times New Roman" w:hAnsi="Times New Roman"/>
                <w:sz w:val="16"/>
                <w:szCs w:val="16"/>
              </w:rPr>
            </w:pPr>
          </w:p>
        </w:tc>
      </w:tr>
      <w:tr w:rsidR="002F4263" w:rsidRPr="001908B0" w14:paraId="63A4A5F5" w14:textId="77777777" w:rsidTr="009E247D">
        <w:trPr>
          <w:trHeight w:val="20"/>
          <w:jc w:val="center"/>
        </w:trPr>
        <w:tc>
          <w:tcPr>
            <w:tcW w:w="1073" w:type="dxa"/>
          </w:tcPr>
          <w:p w14:paraId="3DB90534" w14:textId="74380EFB" w:rsidR="002F4263" w:rsidRPr="002F4263" w:rsidRDefault="001B7BF2" w:rsidP="002F4263">
            <w:pPr>
              <w:rPr>
                <w:rFonts w:ascii="Times New Roman" w:hAnsi="Times New Roman"/>
                <w:bCs/>
                <w:sz w:val="16"/>
                <w:szCs w:val="16"/>
              </w:rPr>
            </w:pPr>
            <w:hyperlink r:id="rId2457" w:history="1">
              <w:r w:rsidR="00D93AE1">
                <w:rPr>
                  <w:rStyle w:val="Hyperlink"/>
                  <w:sz w:val="16"/>
                  <w:szCs w:val="16"/>
                </w:rPr>
                <w:t>R1-1808022</w:t>
              </w:r>
            </w:hyperlink>
          </w:p>
        </w:tc>
        <w:tc>
          <w:tcPr>
            <w:tcW w:w="2849" w:type="dxa"/>
          </w:tcPr>
          <w:p w14:paraId="7E097A26" w14:textId="17DBD9FD" w:rsidR="002F4263" w:rsidRPr="002F4263" w:rsidRDefault="002F4263" w:rsidP="002F4263">
            <w:pPr>
              <w:rPr>
                <w:rFonts w:ascii="Times New Roman" w:hAnsi="Times New Roman"/>
                <w:sz w:val="16"/>
                <w:szCs w:val="16"/>
              </w:rPr>
            </w:pPr>
            <w:r w:rsidRPr="002F4263">
              <w:rPr>
                <w:sz w:val="16"/>
                <w:szCs w:val="16"/>
              </w:rPr>
              <w:t>Wi-Fi Alliance Coexistence Test Plan for LTE-LAA Version 1.1.10</w:t>
            </w:r>
          </w:p>
        </w:tc>
        <w:tc>
          <w:tcPr>
            <w:tcW w:w="1296" w:type="dxa"/>
          </w:tcPr>
          <w:p w14:paraId="4C9FF0FA" w14:textId="68468AA9" w:rsidR="002F4263" w:rsidRPr="002F4263" w:rsidRDefault="002F4263" w:rsidP="002F4263">
            <w:pPr>
              <w:rPr>
                <w:rFonts w:ascii="Times New Roman" w:hAnsi="Times New Roman"/>
                <w:sz w:val="16"/>
                <w:szCs w:val="16"/>
              </w:rPr>
            </w:pPr>
            <w:r w:rsidRPr="002F4263">
              <w:rPr>
                <w:sz w:val="16"/>
                <w:szCs w:val="16"/>
              </w:rPr>
              <w:t>Wi-Fi Alliance</w:t>
            </w:r>
          </w:p>
        </w:tc>
        <w:tc>
          <w:tcPr>
            <w:tcW w:w="835" w:type="dxa"/>
          </w:tcPr>
          <w:p w14:paraId="2EEC7353" w14:textId="22AE0CD5" w:rsidR="002F4263" w:rsidRPr="002F4263" w:rsidRDefault="002F4263" w:rsidP="002F4263">
            <w:pPr>
              <w:rPr>
                <w:rFonts w:ascii="Times New Roman" w:hAnsi="Times New Roman"/>
                <w:bCs/>
                <w:sz w:val="16"/>
                <w:szCs w:val="16"/>
              </w:rPr>
            </w:pPr>
            <w:r w:rsidRPr="002F4263">
              <w:rPr>
                <w:sz w:val="16"/>
                <w:szCs w:val="16"/>
              </w:rPr>
              <w:t>Rel-13</w:t>
            </w:r>
          </w:p>
        </w:tc>
        <w:tc>
          <w:tcPr>
            <w:tcW w:w="2748" w:type="dxa"/>
          </w:tcPr>
          <w:p w14:paraId="4010FC16" w14:textId="54610933" w:rsidR="002F4263" w:rsidRPr="002F4263" w:rsidRDefault="002F4263" w:rsidP="002F4263">
            <w:pPr>
              <w:rPr>
                <w:rFonts w:ascii="Times New Roman" w:hAnsi="Times New Roman"/>
                <w:bCs/>
                <w:sz w:val="16"/>
                <w:szCs w:val="16"/>
              </w:rPr>
            </w:pPr>
            <w:r w:rsidRPr="002F4263">
              <w:rPr>
                <w:sz w:val="16"/>
                <w:szCs w:val="16"/>
              </w:rPr>
              <w:t>LTE_LAA</w:t>
            </w:r>
          </w:p>
        </w:tc>
        <w:tc>
          <w:tcPr>
            <w:tcW w:w="1071" w:type="dxa"/>
          </w:tcPr>
          <w:p w14:paraId="66A3B606" w14:textId="618EE446" w:rsidR="002F4263" w:rsidRPr="002F4263" w:rsidRDefault="002F4263" w:rsidP="002F4263">
            <w:pPr>
              <w:rPr>
                <w:rFonts w:ascii="Times New Roman" w:hAnsi="Times New Roman"/>
                <w:sz w:val="16"/>
                <w:szCs w:val="16"/>
              </w:rPr>
            </w:pPr>
            <w:r w:rsidRPr="002F4263">
              <w:rPr>
                <w:sz w:val="16"/>
                <w:szCs w:val="16"/>
              </w:rPr>
              <w:t>RP-172843</w:t>
            </w:r>
          </w:p>
        </w:tc>
        <w:tc>
          <w:tcPr>
            <w:tcW w:w="989" w:type="dxa"/>
          </w:tcPr>
          <w:p w14:paraId="318B02CF" w14:textId="41D843EC" w:rsidR="002F4263" w:rsidRPr="002F4263" w:rsidRDefault="002F4263" w:rsidP="002F4263">
            <w:pPr>
              <w:rPr>
                <w:rFonts w:ascii="Times New Roman" w:hAnsi="Times New Roman"/>
                <w:sz w:val="16"/>
                <w:szCs w:val="16"/>
              </w:rPr>
            </w:pPr>
            <w:r w:rsidRPr="002F4263">
              <w:rPr>
                <w:sz w:val="16"/>
                <w:szCs w:val="16"/>
              </w:rPr>
              <w:t>RAN, RAN4, RAN1</w:t>
            </w:r>
          </w:p>
        </w:tc>
        <w:tc>
          <w:tcPr>
            <w:tcW w:w="989" w:type="dxa"/>
          </w:tcPr>
          <w:p w14:paraId="3CF797FD" w14:textId="20B27D31" w:rsidR="002F4263" w:rsidRPr="002F4263" w:rsidRDefault="002F4263" w:rsidP="002F4263">
            <w:pPr>
              <w:rPr>
                <w:rFonts w:ascii="Times New Roman" w:hAnsi="Times New Roman"/>
                <w:sz w:val="16"/>
                <w:szCs w:val="16"/>
              </w:rPr>
            </w:pPr>
            <w:r w:rsidRPr="002F4263">
              <w:rPr>
                <w:sz w:val="16"/>
                <w:szCs w:val="16"/>
              </w:rPr>
              <w:t>IEEE 802.11 WG</w:t>
            </w:r>
          </w:p>
        </w:tc>
        <w:tc>
          <w:tcPr>
            <w:tcW w:w="1133" w:type="dxa"/>
          </w:tcPr>
          <w:p w14:paraId="018EA81F" w14:textId="7A798D13" w:rsidR="002F4263" w:rsidRPr="002F4263" w:rsidRDefault="002F4263" w:rsidP="002F4263">
            <w:pPr>
              <w:rPr>
                <w:rFonts w:ascii="Times New Roman" w:hAnsi="Times New Roman"/>
                <w:sz w:val="16"/>
                <w:szCs w:val="16"/>
              </w:rPr>
            </w:pPr>
            <w:r w:rsidRPr="002F4263">
              <w:rPr>
                <w:sz w:val="16"/>
                <w:szCs w:val="16"/>
              </w:rPr>
              <w:t>20180615 Wi-Fi Alliance Coexistence Test Plan for LTE-LAA v1.1.10</w:t>
            </w:r>
          </w:p>
        </w:tc>
        <w:tc>
          <w:tcPr>
            <w:tcW w:w="1067" w:type="dxa"/>
          </w:tcPr>
          <w:p w14:paraId="58D44D41" w14:textId="77777777" w:rsidR="002F4263" w:rsidRPr="002F4263" w:rsidRDefault="002F4263" w:rsidP="002F4263">
            <w:pPr>
              <w:rPr>
                <w:rFonts w:ascii="Times New Roman" w:hAnsi="Times New Roman"/>
                <w:sz w:val="16"/>
                <w:szCs w:val="16"/>
              </w:rPr>
            </w:pPr>
          </w:p>
        </w:tc>
      </w:tr>
      <w:tr w:rsidR="002F4263" w:rsidRPr="001908B0" w14:paraId="01C7EC45" w14:textId="77777777" w:rsidTr="009E247D">
        <w:trPr>
          <w:trHeight w:val="20"/>
          <w:jc w:val="center"/>
        </w:trPr>
        <w:tc>
          <w:tcPr>
            <w:tcW w:w="1073" w:type="dxa"/>
          </w:tcPr>
          <w:p w14:paraId="3E7F8A29" w14:textId="157F96C9" w:rsidR="002F4263" w:rsidRPr="002F4263" w:rsidRDefault="001B7BF2" w:rsidP="002F4263">
            <w:pPr>
              <w:rPr>
                <w:rFonts w:ascii="Times New Roman" w:hAnsi="Times New Roman"/>
                <w:bCs/>
                <w:sz w:val="16"/>
                <w:szCs w:val="16"/>
              </w:rPr>
            </w:pPr>
            <w:hyperlink r:id="rId2458" w:history="1">
              <w:r w:rsidR="00D93AE1">
                <w:rPr>
                  <w:rStyle w:val="Hyperlink"/>
                  <w:sz w:val="16"/>
                  <w:szCs w:val="16"/>
                </w:rPr>
                <w:t>R1-1808023</w:t>
              </w:r>
            </w:hyperlink>
          </w:p>
        </w:tc>
        <w:tc>
          <w:tcPr>
            <w:tcW w:w="2849" w:type="dxa"/>
          </w:tcPr>
          <w:p w14:paraId="3DE41EC9" w14:textId="0F92782F" w:rsidR="002F4263" w:rsidRPr="002F4263" w:rsidRDefault="002F4263" w:rsidP="002F4263">
            <w:pPr>
              <w:rPr>
                <w:rFonts w:ascii="Times New Roman" w:hAnsi="Times New Roman"/>
                <w:sz w:val="16"/>
                <w:szCs w:val="16"/>
              </w:rPr>
            </w:pPr>
            <w:r w:rsidRPr="002F4263">
              <w:rPr>
                <w:sz w:val="16"/>
                <w:szCs w:val="16"/>
              </w:rPr>
              <w:t>Reply LS on PSCCH/PSSCH subframe numbering issue in partial network coverage</w:t>
            </w:r>
          </w:p>
        </w:tc>
        <w:tc>
          <w:tcPr>
            <w:tcW w:w="1296" w:type="dxa"/>
          </w:tcPr>
          <w:p w14:paraId="737DE154" w14:textId="0119514F" w:rsidR="002F4263" w:rsidRPr="002F4263" w:rsidRDefault="002F4263" w:rsidP="002F4263">
            <w:pPr>
              <w:rPr>
                <w:rFonts w:ascii="Times New Roman" w:hAnsi="Times New Roman"/>
                <w:sz w:val="16"/>
                <w:szCs w:val="16"/>
              </w:rPr>
            </w:pPr>
            <w:r w:rsidRPr="002F4263">
              <w:rPr>
                <w:sz w:val="16"/>
                <w:szCs w:val="16"/>
              </w:rPr>
              <w:t>RAN2, Ericsson</w:t>
            </w:r>
          </w:p>
        </w:tc>
        <w:tc>
          <w:tcPr>
            <w:tcW w:w="835" w:type="dxa"/>
          </w:tcPr>
          <w:p w14:paraId="3F3A4B54" w14:textId="0A2F1934" w:rsidR="002F4263" w:rsidRPr="002F4263" w:rsidRDefault="002F4263" w:rsidP="002F4263">
            <w:pPr>
              <w:rPr>
                <w:rFonts w:ascii="Times New Roman" w:hAnsi="Times New Roman"/>
                <w:bCs/>
                <w:sz w:val="16"/>
                <w:szCs w:val="16"/>
              </w:rPr>
            </w:pPr>
            <w:r w:rsidRPr="002F4263">
              <w:rPr>
                <w:sz w:val="16"/>
                <w:szCs w:val="16"/>
              </w:rPr>
              <w:t>Rel-14</w:t>
            </w:r>
          </w:p>
        </w:tc>
        <w:tc>
          <w:tcPr>
            <w:tcW w:w="2748" w:type="dxa"/>
          </w:tcPr>
          <w:p w14:paraId="3A689A13" w14:textId="29AABCED" w:rsidR="002F4263" w:rsidRPr="002F4263" w:rsidRDefault="002F4263" w:rsidP="002F4263">
            <w:pPr>
              <w:rPr>
                <w:rFonts w:ascii="Times New Roman" w:hAnsi="Times New Roman"/>
                <w:bCs/>
                <w:sz w:val="16"/>
                <w:szCs w:val="16"/>
              </w:rPr>
            </w:pPr>
            <w:r w:rsidRPr="002F4263">
              <w:rPr>
                <w:sz w:val="16"/>
                <w:szCs w:val="16"/>
              </w:rPr>
              <w:t>LTE_V2X-Core</w:t>
            </w:r>
          </w:p>
        </w:tc>
        <w:tc>
          <w:tcPr>
            <w:tcW w:w="1071" w:type="dxa"/>
          </w:tcPr>
          <w:p w14:paraId="59EBAC75" w14:textId="1FA269CF" w:rsidR="002F4263" w:rsidRPr="002F4263" w:rsidRDefault="001B7BF2" w:rsidP="002F4263">
            <w:pPr>
              <w:rPr>
                <w:rFonts w:ascii="Times New Roman" w:hAnsi="Times New Roman"/>
                <w:sz w:val="16"/>
                <w:szCs w:val="16"/>
              </w:rPr>
            </w:pPr>
            <w:hyperlink r:id="rId2459" w:history="1">
              <w:r w:rsidR="00D93AE1">
                <w:rPr>
                  <w:rStyle w:val="Hyperlink"/>
                  <w:sz w:val="16"/>
                  <w:szCs w:val="16"/>
                </w:rPr>
                <w:t>R1-1803078</w:t>
              </w:r>
            </w:hyperlink>
          </w:p>
        </w:tc>
        <w:tc>
          <w:tcPr>
            <w:tcW w:w="989" w:type="dxa"/>
          </w:tcPr>
          <w:p w14:paraId="4143F160" w14:textId="630D2D81" w:rsidR="002F4263" w:rsidRPr="002F4263" w:rsidRDefault="002F4263" w:rsidP="002F4263">
            <w:pPr>
              <w:rPr>
                <w:rFonts w:ascii="Times New Roman" w:hAnsi="Times New Roman"/>
                <w:sz w:val="16"/>
                <w:szCs w:val="16"/>
              </w:rPr>
            </w:pPr>
            <w:r w:rsidRPr="002F4263">
              <w:rPr>
                <w:sz w:val="16"/>
                <w:szCs w:val="16"/>
              </w:rPr>
              <w:t>RAN1</w:t>
            </w:r>
          </w:p>
        </w:tc>
        <w:tc>
          <w:tcPr>
            <w:tcW w:w="989" w:type="dxa"/>
          </w:tcPr>
          <w:p w14:paraId="668FC6CA" w14:textId="77777777" w:rsidR="002F4263" w:rsidRPr="002F4263" w:rsidRDefault="002F4263" w:rsidP="002F4263">
            <w:pPr>
              <w:rPr>
                <w:rFonts w:ascii="Times New Roman" w:hAnsi="Times New Roman"/>
                <w:sz w:val="16"/>
                <w:szCs w:val="16"/>
              </w:rPr>
            </w:pPr>
          </w:p>
        </w:tc>
        <w:tc>
          <w:tcPr>
            <w:tcW w:w="1133" w:type="dxa"/>
          </w:tcPr>
          <w:p w14:paraId="34CA2832" w14:textId="0B978BFA" w:rsidR="002F4263" w:rsidRPr="002F4263" w:rsidRDefault="002F4263" w:rsidP="002F4263">
            <w:pPr>
              <w:rPr>
                <w:rFonts w:ascii="Times New Roman" w:hAnsi="Times New Roman"/>
                <w:sz w:val="16"/>
                <w:szCs w:val="16"/>
              </w:rPr>
            </w:pPr>
            <w:r w:rsidRPr="002F4263">
              <w:rPr>
                <w:sz w:val="16"/>
                <w:szCs w:val="16"/>
              </w:rPr>
              <w:t>R2-1808901</w:t>
            </w:r>
          </w:p>
        </w:tc>
        <w:tc>
          <w:tcPr>
            <w:tcW w:w="1067" w:type="dxa"/>
          </w:tcPr>
          <w:p w14:paraId="4A74E6D2" w14:textId="77777777" w:rsidR="002F4263" w:rsidRPr="002F4263" w:rsidRDefault="002F4263" w:rsidP="002F4263">
            <w:pPr>
              <w:rPr>
                <w:rFonts w:ascii="Times New Roman" w:hAnsi="Times New Roman"/>
                <w:sz w:val="16"/>
                <w:szCs w:val="16"/>
              </w:rPr>
            </w:pPr>
          </w:p>
        </w:tc>
      </w:tr>
      <w:tr w:rsidR="002F4263" w:rsidRPr="001908B0" w14:paraId="4AE43B44" w14:textId="77777777" w:rsidTr="009E247D">
        <w:trPr>
          <w:trHeight w:val="20"/>
          <w:jc w:val="center"/>
        </w:trPr>
        <w:tc>
          <w:tcPr>
            <w:tcW w:w="1073" w:type="dxa"/>
          </w:tcPr>
          <w:p w14:paraId="6DBFCEB5" w14:textId="5A5A6714" w:rsidR="002F4263" w:rsidRPr="002F4263" w:rsidRDefault="001B7BF2" w:rsidP="002F4263">
            <w:pPr>
              <w:rPr>
                <w:rFonts w:ascii="Times New Roman" w:hAnsi="Times New Roman"/>
                <w:bCs/>
                <w:sz w:val="16"/>
                <w:szCs w:val="16"/>
              </w:rPr>
            </w:pPr>
            <w:hyperlink r:id="rId2460" w:history="1">
              <w:r w:rsidR="00D93AE1">
                <w:rPr>
                  <w:rStyle w:val="Hyperlink"/>
                  <w:sz w:val="16"/>
                  <w:szCs w:val="16"/>
                </w:rPr>
                <w:t>R1-1808024</w:t>
              </w:r>
            </w:hyperlink>
          </w:p>
        </w:tc>
        <w:tc>
          <w:tcPr>
            <w:tcW w:w="2849" w:type="dxa"/>
          </w:tcPr>
          <w:p w14:paraId="7269E612" w14:textId="1491A63D" w:rsidR="002F4263" w:rsidRPr="002F4263" w:rsidRDefault="002F4263" w:rsidP="002F4263">
            <w:pPr>
              <w:rPr>
                <w:rFonts w:ascii="Times New Roman" w:hAnsi="Times New Roman"/>
                <w:sz w:val="16"/>
                <w:szCs w:val="16"/>
              </w:rPr>
            </w:pPr>
            <w:r w:rsidRPr="002F4263">
              <w:rPr>
                <w:sz w:val="16"/>
                <w:szCs w:val="16"/>
              </w:rPr>
              <w:t>Reply LS on narrowband measurement</w:t>
            </w:r>
          </w:p>
        </w:tc>
        <w:tc>
          <w:tcPr>
            <w:tcW w:w="1296" w:type="dxa"/>
          </w:tcPr>
          <w:p w14:paraId="63AC3C18" w14:textId="32A331A0" w:rsidR="002F4263" w:rsidRPr="002F4263" w:rsidRDefault="002F4263" w:rsidP="002F4263">
            <w:pPr>
              <w:rPr>
                <w:rFonts w:ascii="Times New Roman" w:hAnsi="Times New Roman"/>
                <w:sz w:val="16"/>
                <w:szCs w:val="16"/>
              </w:rPr>
            </w:pPr>
            <w:r w:rsidRPr="002F4263">
              <w:rPr>
                <w:sz w:val="16"/>
                <w:szCs w:val="16"/>
              </w:rPr>
              <w:t>RAN2, Huawei</w:t>
            </w:r>
          </w:p>
        </w:tc>
        <w:tc>
          <w:tcPr>
            <w:tcW w:w="835" w:type="dxa"/>
          </w:tcPr>
          <w:p w14:paraId="618A52C9" w14:textId="4BE6A0DA"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1296E2B5" w14:textId="161E89F2" w:rsidR="002F4263" w:rsidRPr="002F4263" w:rsidRDefault="002F4263" w:rsidP="002F4263">
            <w:pPr>
              <w:rPr>
                <w:rFonts w:ascii="Times New Roman" w:hAnsi="Times New Roman"/>
                <w:bCs/>
                <w:sz w:val="16"/>
                <w:szCs w:val="16"/>
              </w:rPr>
            </w:pPr>
            <w:r w:rsidRPr="002F4263">
              <w:rPr>
                <w:sz w:val="16"/>
                <w:szCs w:val="16"/>
              </w:rPr>
              <w:t>NB_IOTenh2-Core</w:t>
            </w:r>
          </w:p>
        </w:tc>
        <w:tc>
          <w:tcPr>
            <w:tcW w:w="1071" w:type="dxa"/>
          </w:tcPr>
          <w:p w14:paraId="4183ECA1" w14:textId="4FE1AEB1" w:rsidR="002F4263" w:rsidRPr="002F4263" w:rsidRDefault="002F4263" w:rsidP="002F4263">
            <w:pPr>
              <w:rPr>
                <w:rFonts w:ascii="Times New Roman" w:hAnsi="Times New Roman"/>
                <w:sz w:val="16"/>
                <w:szCs w:val="16"/>
              </w:rPr>
            </w:pPr>
            <w:r w:rsidRPr="002F4263">
              <w:rPr>
                <w:sz w:val="16"/>
                <w:szCs w:val="16"/>
              </w:rPr>
              <w:t>R4-1805950</w:t>
            </w:r>
          </w:p>
        </w:tc>
        <w:tc>
          <w:tcPr>
            <w:tcW w:w="989" w:type="dxa"/>
          </w:tcPr>
          <w:p w14:paraId="7D19C323" w14:textId="1FF790F9" w:rsidR="002F4263" w:rsidRPr="002F4263" w:rsidRDefault="002F4263" w:rsidP="002F4263">
            <w:pPr>
              <w:rPr>
                <w:rFonts w:ascii="Times New Roman" w:hAnsi="Times New Roman"/>
                <w:sz w:val="16"/>
                <w:szCs w:val="16"/>
              </w:rPr>
            </w:pPr>
            <w:r w:rsidRPr="002F4263">
              <w:rPr>
                <w:sz w:val="16"/>
                <w:szCs w:val="16"/>
              </w:rPr>
              <w:t>RAN4, RAN1</w:t>
            </w:r>
          </w:p>
        </w:tc>
        <w:tc>
          <w:tcPr>
            <w:tcW w:w="989" w:type="dxa"/>
          </w:tcPr>
          <w:p w14:paraId="60601012" w14:textId="77777777" w:rsidR="002F4263" w:rsidRPr="002F4263" w:rsidRDefault="002F4263" w:rsidP="002F4263">
            <w:pPr>
              <w:rPr>
                <w:rFonts w:ascii="Times New Roman" w:hAnsi="Times New Roman"/>
                <w:sz w:val="16"/>
                <w:szCs w:val="16"/>
              </w:rPr>
            </w:pPr>
          </w:p>
        </w:tc>
        <w:tc>
          <w:tcPr>
            <w:tcW w:w="1133" w:type="dxa"/>
          </w:tcPr>
          <w:p w14:paraId="60557434" w14:textId="77815DAC" w:rsidR="002F4263" w:rsidRPr="002F4263" w:rsidRDefault="002F4263" w:rsidP="002F4263">
            <w:pPr>
              <w:rPr>
                <w:rFonts w:ascii="Times New Roman" w:hAnsi="Times New Roman"/>
                <w:sz w:val="16"/>
                <w:szCs w:val="16"/>
              </w:rPr>
            </w:pPr>
            <w:r w:rsidRPr="002F4263">
              <w:rPr>
                <w:sz w:val="16"/>
                <w:szCs w:val="16"/>
              </w:rPr>
              <w:t>R2-1809096</w:t>
            </w:r>
          </w:p>
        </w:tc>
        <w:tc>
          <w:tcPr>
            <w:tcW w:w="1067" w:type="dxa"/>
          </w:tcPr>
          <w:p w14:paraId="4957DDC9" w14:textId="77777777" w:rsidR="002F4263" w:rsidRPr="002F4263" w:rsidRDefault="002F4263" w:rsidP="002F4263">
            <w:pPr>
              <w:rPr>
                <w:rFonts w:ascii="Times New Roman" w:hAnsi="Times New Roman"/>
                <w:sz w:val="16"/>
                <w:szCs w:val="16"/>
              </w:rPr>
            </w:pPr>
          </w:p>
        </w:tc>
      </w:tr>
      <w:tr w:rsidR="002F4263" w:rsidRPr="001908B0" w14:paraId="060BF83B" w14:textId="77777777" w:rsidTr="009E247D">
        <w:trPr>
          <w:trHeight w:val="20"/>
          <w:jc w:val="center"/>
        </w:trPr>
        <w:tc>
          <w:tcPr>
            <w:tcW w:w="1073" w:type="dxa"/>
          </w:tcPr>
          <w:p w14:paraId="30C271FA" w14:textId="72DE24C0" w:rsidR="002F4263" w:rsidRPr="002F4263" w:rsidRDefault="001B7BF2" w:rsidP="002F4263">
            <w:pPr>
              <w:rPr>
                <w:rFonts w:ascii="Times New Roman" w:hAnsi="Times New Roman"/>
                <w:bCs/>
                <w:sz w:val="16"/>
                <w:szCs w:val="16"/>
              </w:rPr>
            </w:pPr>
            <w:hyperlink r:id="rId2461" w:history="1">
              <w:r w:rsidR="00D93AE1">
                <w:rPr>
                  <w:rStyle w:val="Hyperlink"/>
                  <w:sz w:val="16"/>
                  <w:szCs w:val="16"/>
                </w:rPr>
                <w:t>R1-1808025</w:t>
              </w:r>
            </w:hyperlink>
          </w:p>
        </w:tc>
        <w:tc>
          <w:tcPr>
            <w:tcW w:w="2849" w:type="dxa"/>
          </w:tcPr>
          <w:p w14:paraId="2E9B483B" w14:textId="3A559F5C" w:rsidR="002F4263" w:rsidRPr="002F4263" w:rsidRDefault="002F4263" w:rsidP="002F4263">
            <w:pPr>
              <w:rPr>
                <w:rFonts w:ascii="Times New Roman" w:hAnsi="Times New Roman"/>
                <w:sz w:val="16"/>
                <w:szCs w:val="16"/>
              </w:rPr>
            </w:pPr>
            <w:r w:rsidRPr="002F4263">
              <w:rPr>
                <w:sz w:val="16"/>
                <w:szCs w:val="16"/>
              </w:rPr>
              <w:t>Reply LS on RMSI CORESET configuration for a band with 15kHz SSB SCS and 10MHz minimum channel bandwidth</w:t>
            </w:r>
          </w:p>
        </w:tc>
        <w:tc>
          <w:tcPr>
            <w:tcW w:w="1296" w:type="dxa"/>
          </w:tcPr>
          <w:p w14:paraId="162ED30E" w14:textId="01CF703B" w:rsidR="002F4263" w:rsidRPr="002F4263" w:rsidRDefault="002F4263" w:rsidP="002F4263">
            <w:pPr>
              <w:rPr>
                <w:rFonts w:ascii="Times New Roman" w:hAnsi="Times New Roman"/>
                <w:sz w:val="16"/>
                <w:szCs w:val="16"/>
              </w:rPr>
            </w:pPr>
            <w:r w:rsidRPr="002F4263">
              <w:rPr>
                <w:sz w:val="16"/>
                <w:szCs w:val="16"/>
              </w:rPr>
              <w:t>RAN2, CATT</w:t>
            </w:r>
          </w:p>
        </w:tc>
        <w:tc>
          <w:tcPr>
            <w:tcW w:w="835" w:type="dxa"/>
          </w:tcPr>
          <w:p w14:paraId="1D638ED7" w14:textId="69B5B78A"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0F6B7DEA" w14:textId="2C9EC515" w:rsidR="002F4263" w:rsidRPr="002F4263" w:rsidRDefault="002F4263" w:rsidP="002F4263">
            <w:pPr>
              <w:rPr>
                <w:rFonts w:ascii="Times New Roman" w:hAnsi="Times New Roman"/>
                <w:bCs/>
                <w:sz w:val="16"/>
                <w:szCs w:val="16"/>
              </w:rPr>
            </w:pPr>
            <w:r w:rsidRPr="002F4263">
              <w:rPr>
                <w:sz w:val="16"/>
                <w:szCs w:val="16"/>
              </w:rPr>
              <w:t>NR_newRAT-Core</w:t>
            </w:r>
          </w:p>
        </w:tc>
        <w:tc>
          <w:tcPr>
            <w:tcW w:w="1071" w:type="dxa"/>
          </w:tcPr>
          <w:p w14:paraId="29CA2924" w14:textId="3E94661A" w:rsidR="002F4263" w:rsidRPr="002F4263" w:rsidRDefault="001B7BF2" w:rsidP="002F4263">
            <w:pPr>
              <w:rPr>
                <w:rFonts w:ascii="Times New Roman" w:hAnsi="Times New Roman"/>
                <w:sz w:val="16"/>
                <w:szCs w:val="16"/>
              </w:rPr>
            </w:pPr>
            <w:hyperlink r:id="rId2462" w:history="1">
              <w:r w:rsidR="00D93AE1">
                <w:rPr>
                  <w:rStyle w:val="Hyperlink"/>
                  <w:sz w:val="16"/>
                  <w:szCs w:val="16"/>
                </w:rPr>
                <w:t>R1-1805712</w:t>
              </w:r>
            </w:hyperlink>
          </w:p>
        </w:tc>
        <w:tc>
          <w:tcPr>
            <w:tcW w:w="989" w:type="dxa"/>
          </w:tcPr>
          <w:p w14:paraId="4B990738" w14:textId="6F69AC4F" w:rsidR="002F4263" w:rsidRPr="002F4263" w:rsidRDefault="002F4263" w:rsidP="002F4263">
            <w:pPr>
              <w:rPr>
                <w:rFonts w:ascii="Times New Roman" w:hAnsi="Times New Roman"/>
                <w:sz w:val="16"/>
                <w:szCs w:val="16"/>
              </w:rPr>
            </w:pPr>
            <w:r w:rsidRPr="002F4263">
              <w:rPr>
                <w:sz w:val="16"/>
                <w:szCs w:val="16"/>
              </w:rPr>
              <w:t>RAN1</w:t>
            </w:r>
          </w:p>
        </w:tc>
        <w:tc>
          <w:tcPr>
            <w:tcW w:w="989" w:type="dxa"/>
          </w:tcPr>
          <w:p w14:paraId="48B6D193" w14:textId="440451A1" w:rsidR="002F4263" w:rsidRPr="002F4263" w:rsidRDefault="002F4263" w:rsidP="002F4263">
            <w:pPr>
              <w:rPr>
                <w:rFonts w:ascii="Times New Roman" w:hAnsi="Times New Roman"/>
                <w:sz w:val="16"/>
                <w:szCs w:val="16"/>
              </w:rPr>
            </w:pPr>
            <w:r w:rsidRPr="002F4263">
              <w:rPr>
                <w:sz w:val="16"/>
                <w:szCs w:val="16"/>
              </w:rPr>
              <w:t>RAN4</w:t>
            </w:r>
          </w:p>
        </w:tc>
        <w:tc>
          <w:tcPr>
            <w:tcW w:w="1133" w:type="dxa"/>
          </w:tcPr>
          <w:p w14:paraId="2892D343" w14:textId="74BC5BEF" w:rsidR="002F4263" w:rsidRPr="002F4263" w:rsidRDefault="002F4263" w:rsidP="002F4263">
            <w:pPr>
              <w:rPr>
                <w:rFonts w:ascii="Times New Roman" w:hAnsi="Times New Roman"/>
                <w:sz w:val="16"/>
                <w:szCs w:val="16"/>
              </w:rPr>
            </w:pPr>
            <w:r w:rsidRPr="002F4263">
              <w:rPr>
                <w:sz w:val="16"/>
                <w:szCs w:val="16"/>
              </w:rPr>
              <w:t>R2-1809134</w:t>
            </w:r>
          </w:p>
        </w:tc>
        <w:tc>
          <w:tcPr>
            <w:tcW w:w="1067" w:type="dxa"/>
          </w:tcPr>
          <w:p w14:paraId="23BF8988" w14:textId="77777777" w:rsidR="002F4263" w:rsidRPr="002F4263" w:rsidRDefault="002F4263" w:rsidP="002F4263">
            <w:pPr>
              <w:rPr>
                <w:rFonts w:ascii="Times New Roman" w:hAnsi="Times New Roman"/>
                <w:sz w:val="16"/>
                <w:szCs w:val="16"/>
              </w:rPr>
            </w:pPr>
          </w:p>
        </w:tc>
      </w:tr>
      <w:tr w:rsidR="002F4263" w:rsidRPr="001908B0" w14:paraId="7869DCA8" w14:textId="77777777" w:rsidTr="009E247D">
        <w:trPr>
          <w:trHeight w:val="20"/>
          <w:jc w:val="center"/>
        </w:trPr>
        <w:tc>
          <w:tcPr>
            <w:tcW w:w="1073" w:type="dxa"/>
          </w:tcPr>
          <w:p w14:paraId="143EB066" w14:textId="2BD590A2" w:rsidR="002F4263" w:rsidRPr="002F4263" w:rsidRDefault="001B7BF2" w:rsidP="002F4263">
            <w:pPr>
              <w:rPr>
                <w:rFonts w:ascii="Times New Roman" w:hAnsi="Times New Roman"/>
                <w:bCs/>
                <w:sz w:val="16"/>
                <w:szCs w:val="16"/>
              </w:rPr>
            </w:pPr>
            <w:hyperlink r:id="rId2463" w:history="1">
              <w:r w:rsidR="00D93AE1">
                <w:rPr>
                  <w:rStyle w:val="Hyperlink"/>
                  <w:sz w:val="16"/>
                  <w:szCs w:val="16"/>
                </w:rPr>
                <w:t>R1-1808026</w:t>
              </w:r>
            </w:hyperlink>
          </w:p>
        </w:tc>
        <w:tc>
          <w:tcPr>
            <w:tcW w:w="2849" w:type="dxa"/>
          </w:tcPr>
          <w:p w14:paraId="4401FF0A" w14:textId="45BD51F1" w:rsidR="002F4263" w:rsidRPr="002F4263" w:rsidRDefault="002F4263" w:rsidP="002F4263">
            <w:pPr>
              <w:rPr>
                <w:rFonts w:ascii="Times New Roman" w:hAnsi="Times New Roman"/>
                <w:sz w:val="16"/>
                <w:szCs w:val="16"/>
              </w:rPr>
            </w:pPr>
            <w:r w:rsidRPr="002F4263">
              <w:rPr>
                <w:sz w:val="16"/>
                <w:szCs w:val="16"/>
              </w:rPr>
              <w:t>Reply LS on PC5 transmission mechanism selection</w:t>
            </w:r>
          </w:p>
        </w:tc>
        <w:tc>
          <w:tcPr>
            <w:tcW w:w="1296" w:type="dxa"/>
          </w:tcPr>
          <w:p w14:paraId="1BA1EF23" w14:textId="0AFD54E2" w:rsidR="002F4263" w:rsidRPr="002F4263" w:rsidRDefault="002F4263" w:rsidP="002F4263">
            <w:pPr>
              <w:rPr>
                <w:rFonts w:ascii="Times New Roman" w:hAnsi="Times New Roman"/>
                <w:sz w:val="16"/>
                <w:szCs w:val="16"/>
              </w:rPr>
            </w:pPr>
            <w:r w:rsidRPr="002F4263">
              <w:rPr>
                <w:sz w:val="16"/>
                <w:szCs w:val="16"/>
              </w:rPr>
              <w:t>RAN2, LG Electronics</w:t>
            </w:r>
          </w:p>
        </w:tc>
        <w:tc>
          <w:tcPr>
            <w:tcW w:w="835" w:type="dxa"/>
          </w:tcPr>
          <w:p w14:paraId="2E5FD6A6" w14:textId="7B4F1BFF"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2DBA7C57" w14:textId="61FB8AFF" w:rsidR="002F4263" w:rsidRPr="002F4263" w:rsidRDefault="002F4263" w:rsidP="002F4263">
            <w:pPr>
              <w:rPr>
                <w:rFonts w:ascii="Times New Roman" w:hAnsi="Times New Roman"/>
                <w:bCs/>
                <w:sz w:val="16"/>
                <w:szCs w:val="16"/>
              </w:rPr>
            </w:pPr>
            <w:r w:rsidRPr="002F4263">
              <w:rPr>
                <w:sz w:val="16"/>
                <w:szCs w:val="16"/>
              </w:rPr>
              <w:t>LTE_eV2X-Core</w:t>
            </w:r>
          </w:p>
        </w:tc>
        <w:tc>
          <w:tcPr>
            <w:tcW w:w="1071" w:type="dxa"/>
          </w:tcPr>
          <w:p w14:paraId="6640EDDE" w14:textId="791FE6D8" w:rsidR="002F4263" w:rsidRPr="002F4263" w:rsidRDefault="002F4263" w:rsidP="002F4263">
            <w:pPr>
              <w:rPr>
                <w:rFonts w:ascii="Times New Roman" w:hAnsi="Times New Roman"/>
                <w:sz w:val="16"/>
                <w:szCs w:val="16"/>
              </w:rPr>
            </w:pPr>
            <w:r w:rsidRPr="002F4263">
              <w:rPr>
                <w:sz w:val="16"/>
                <w:szCs w:val="16"/>
              </w:rPr>
              <w:t>S2-183968</w:t>
            </w:r>
          </w:p>
        </w:tc>
        <w:tc>
          <w:tcPr>
            <w:tcW w:w="989" w:type="dxa"/>
          </w:tcPr>
          <w:p w14:paraId="63F25CCD" w14:textId="57E7D298" w:rsidR="002F4263" w:rsidRPr="002F4263" w:rsidRDefault="002F4263" w:rsidP="002F4263">
            <w:pPr>
              <w:rPr>
                <w:rFonts w:ascii="Times New Roman" w:hAnsi="Times New Roman"/>
                <w:sz w:val="16"/>
                <w:szCs w:val="16"/>
              </w:rPr>
            </w:pPr>
            <w:r w:rsidRPr="002F4263">
              <w:rPr>
                <w:sz w:val="16"/>
                <w:szCs w:val="16"/>
              </w:rPr>
              <w:t>SA2</w:t>
            </w:r>
          </w:p>
        </w:tc>
        <w:tc>
          <w:tcPr>
            <w:tcW w:w="989" w:type="dxa"/>
          </w:tcPr>
          <w:p w14:paraId="63DF07AD" w14:textId="7387013C" w:rsidR="002F4263" w:rsidRPr="002F4263" w:rsidRDefault="002F4263" w:rsidP="002F4263">
            <w:pPr>
              <w:rPr>
                <w:rFonts w:ascii="Times New Roman" w:hAnsi="Times New Roman"/>
                <w:sz w:val="16"/>
                <w:szCs w:val="16"/>
              </w:rPr>
            </w:pPr>
            <w:r w:rsidRPr="002F4263">
              <w:rPr>
                <w:sz w:val="16"/>
                <w:szCs w:val="16"/>
              </w:rPr>
              <w:t>RAN1</w:t>
            </w:r>
          </w:p>
        </w:tc>
        <w:tc>
          <w:tcPr>
            <w:tcW w:w="1133" w:type="dxa"/>
          </w:tcPr>
          <w:p w14:paraId="7E366491" w14:textId="1D4749D8" w:rsidR="002F4263" w:rsidRPr="002F4263" w:rsidRDefault="002F4263" w:rsidP="002F4263">
            <w:pPr>
              <w:rPr>
                <w:rFonts w:ascii="Times New Roman" w:hAnsi="Times New Roman"/>
                <w:sz w:val="16"/>
                <w:szCs w:val="16"/>
              </w:rPr>
            </w:pPr>
            <w:r w:rsidRPr="002F4263">
              <w:rPr>
                <w:sz w:val="16"/>
                <w:szCs w:val="16"/>
              </w:rPr>
              <w:t>R2-1809166</w:t>
            </w:r>
          </w:p>
        </w:tc>
        <w:tc>
          <w:tcPr>
            <w:tcW w:w="1067" w:type="dxa"/>
          </w:tcPr>
          <w:p w14:paraId="07BCFE06" w14:textId="77777777" w:rsidR="002F4263" w:rsidRPr="002F4263" w:rsidRDefault="002F4263" w:rsidP="002F4263">
            <w:pPr>
              <w:rPr>
                <w:rFonts w:ascii="Times New Roman" w:hAnsi="Times New Roman"/>
                <w:sz w:val="16"/>
                <w:szCs w:val="16"/>
              </w:rPr>
            </w:pPr>
          </w:p>
        </w:tc>
      </w:tr>
      <w:tr w:rsidR="002F4263" w:rsidRPr="001908B0" w14:paraId="7910341B" w14:textId="77777777" w:rsidTr="009E247D">
        <w:trPr>
          <w:trHeight w:val="20"/>
          <w:jc w:val="center"/>
        </w:trPr>
        <w:tc>
          <w:tcPr>
            <w:tcW w:w="1073" w:type="dxa"/>
          </w:tcPr>
          <w:p w14:paraId="104306E1" w14:textId="04B6D7CE" w:rsidR="002F4263" w:rsidRPr="002F4263" w:rsidRDefault="001B7BF2" w:rsidP="002F4263">
            <w:pPr>
              <w:rPr>
                <w:rFonts w:ascii="Times New Roman" w:hAnsi="Times New Roman"/>
                <w:bCs/>
                <w:sz w:val="16"/>
                <w:szCs w:val="16"/>
              </w:rPr>
            </w:pPr>
            <w:hyperlink r:id="rId2464" w:history="1">
              <w:r w:rsidR="00D93AE1">
                <w:rPr>
                  <w:rStyle w:val="Hyperlink"/>
                  <w:sz w:val="16"/>
                  <w:szCs w:val="16"/>
                </w:rPr>
                <w:t>R1-1808027</w:t>
              </w:r>
            </w:hyperlink>
          </w:p>
        </w:tc>
        <w:tc>
          <w:tcPr>
            <w:tcW w:w="2849" w:type="dxa"/>
          </w:tcPr>
          <w:p w14:paraId="766BA44D" w14:textId="39929406" w:rsidR="002F4263" w:rsidRPr="002F4263" w:rsidRDefault="002F4263" w:rsidP="002F4263">
            <w:pPr>
              <w:rPr>
                <w:rFonts w:ascii="Times New Roman" w:hAnsi="Times New Roman"/>
                <w:sz w:val="16"/>
                <w:szCs w:val="16"/>
              </w:rPr>
            </w:pPr>
            <w:r w:rsidRPr="002F4263">
              <w:rPr>
                <w:sz w:val="16"/>
                <w:szCs w:val="16"/>
              </w:rPr>
              <w:t>Reply LS to RAN1 on RRC parameters for V2X Phase 2</w:t>
            </w:r>
          </w:p>
        </w:tc>
        <w:tc>
          <w:tcPr>
            <w:tcW w:w="1296" w:type="dxa"/>
          </w:tcPr>
          <w:p w14:paraId="1A8B1184" w14:textId="47457795" w:rsidR="002F4263" w:rsidRPr="002F4263" w:rsidRDefault="002F4263" w:rsidP="002F4263">
            <w:pPr>
              <w:rPr>
                <w:rFonts w:ascii="Times New Roman" w:hAnsi="Times New Roman"/>
                <w:sz w:val="16"/>
                <w:szCs w:val="16"/>
              </w:rPr>
            </w:pPr>
            <w:r w:rsidRPr="002F4263">
              <w:rPr>
                <w:sz w:val="16"/>
                <w:szCs w:val="16"/>
              </w:rPr>
              <w:t>RAN2, LG Electronics</w:t>
            </w:r>
          </w:p>
        </w:tc>
        <w:tc>
          <w:tcPr>
            <w:tcW w:w="835" w:type="dxa"/>
          </w:tcPr>
          <w:p w14:paraId="642BAC06" w14:textId="24F1F0F0"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7A734F6C" w14:textId="0A1046B6" w:rsidR="002F4263" w:rsidRPr="002F4263" w:rsidRDefault="002F4263" w:rsidP="002F4263">
            <w:pPr>
              <w:rPr>
                <w:rFonts w:ascii="Times New Roman" w:hAnsi="Times New Roman"/>
                <w:bCs/>
                <w:sz w:val="16"/>
                <w:szCs w:val="16"/>
              </w:rPr>
            </w:pPr>
            <w:r w:rsidRPr="002F4263">
              <w:rPr>
                <w:sz w:val="16"/>
                <w:szCs w:val="16"/>
              </w:rPr>
              <w:t>LTE_eV2X-Core</w:t>
            </w:r>
          </w:p>
        </w:tc>
        <w:tc>
          <w:tcPr>
            <w:tcW w:w="1071" w:type="dxa"/>
          </w:tcPr>
          <w:p w14:paraId="34BADBFE" w14:textId="0FB19970" w:rsidR="002F4263" w:rsidRPr="002F4263" w:rsidRDefault="001B7BF2" w:rsidP="002F4263">
            <w:pPr>
              <w:rPr>
                <w:rFonts w:ascii="Times New Roman" w:hAnsi="Times New Roman"/>
                <w:sz w:val="16"/>
                <w:szCs w:val="16"/>
              </w:rPr>
            </w:pPr>
            <w:hyperlink r:id="rId2465" w:history="1">
              <w:r w:rsidR="00D93AE1">
                <w:rPr>
                  <w:rStyle w:val="Hyperlink"/>
                  <w:sz w:val="16"/>
                  <w:szCs w:val="16"/>
                </w:rPr>
                <w:t>R1-1805620</w:t>
              </w:r>
            </w:hyperlink>
          </w:p>
        </w:tc>
        <w:tc>
          <w:tcPr>
            <w:tcW w:w="989" w:type="dxa"/>
          </w:tcPr>
          <w:p w14:paraId="7F967F8E" w14:textId="411306A7" w:rsidR="002F4263" w:rsidRPr="002F4263" w:rsidRDefault="002F4263" w:rsidP="002F4263">
            <w:pPr>
              <w:rPr>
                <w:rFonts w:ascii="Times New Roman" w:hAnsi="Times New Roman"/>
                <w:sz w:val="16"/>
                <w:szCs w:val="16"/>
              </w:rPr>
            </w:pPr>
            <w:r w:rsidRPr="002F4263">
              <w:rPr>
                <w:sz w:val="16"/>
                <w:szCs w:val="16"/>
              </w:rPr>
              <w:t>RAN1</w:t>
            </w:r>
          </w:p>
        </w:tc>
        <w:tc>
          <w:tcPr>
            <w:tcW w:w="989" w:type="dxa"/>
          </w:tcPr>
          <w:p w14:paraId="4BA85416" w14:textId="11F317F3" w:rsidR="002F4263" w:rsidRPr="002F4263" w:rsidRDefault="002F4263" w:rsidP="002F4263">
            <w:pPr>
              <w:rPr>
                <w:rFonts w:ascii="Times New Roman" w:hAnsi="Times New Roman"/>
                <w:sz w:val="16"/>
                <w:szCs w:val="16"/>
              </w:rPr>
            </w:pPr>
            <w:r w:rsidRPr="002F4263">
              <w:rPr>
                <w:sz w:val="16"/>
                <w:szCs w:val="16"/>
              </w:rPr>
              <w:t>SA2</w:t>
            </w:r>
          </w:p>
        </w:tc>
        <w:tc>
          <w:tcPr>
            <w:tcW w:w="1133" w:type="dxa"/>
          </w:tcPr>
          <w:p w14:paraId="13AEA03E" w14:textId="35EA929B" w:rsidR="002F4263" w:rsidRPr="002F4263" w:rsidRDefault="002F4263" w:rsidP="002F4263">
            <w:pPr>
              <w:rPr>
                <w:rFonts w:ascii="Times New Roman" w:hAnsi="Times New Roman"/>
                <w:sz w:val="16"/>
                <w:szCs w:val="16"/>
              </w:rPr>
            </w:pPr>
            <w:r w:rsidRPr="002F4263">
              <w:rPr>
                <w:sz w:val="16"/>
                <w:szCs w:val="16"/>
              </w:rPr>
              <w:t>R2-1809167</w:t>
            </w:r>
          </w:p>
        </w:tc>
        <w:tc>
          <w:tcPr>
            <w:tcW w:w="1067" w:type="dxa"/>
          </w:tcPr>
          <w:p w14:paraId="2D46329B" w14:textId="77777777" w:rsidR="002F4263" w:rsidRPr="002F4263" w:rsidRDefault="002F4263" w:rsidP="002F4263">
            <w:pPr>
              <w:rPr>
                <w:rFonts w:ascii="Times New Roman" w:hAnsi="Times New Roman"/>
                <w:sz w:val="16"/>
                <w:szCs w:val="16"/>
              </w:rPr>
            </w:pPr>
          </w:p>
        </w:tc>
      </w:tr>
      <w:tr w:rsidR="002F4263" w:rsidRPr="001908B0" w14:paraId="4EC918C6" w14:textId="77777777" w:rsidTr="009E247D">
        <w:trPr>
          <w:trHeight w:val="20"/>
          <w:jc w:val="center"/>
        </w:trPr>
        <w:tc>
          <w:tcPr>
            <w:tcW w:w="1073" w:type="dxa"/>
          </w:tcPr>
          <w:p w14:paraId="7DABDACE" w14:textId="145C0598" w:rsidR="002F4263" w:rsidRPr="002F4263" w:rsidRDefault="001B7BF2" w:rsidP="002F4263">
            <w:pPr>
              <w:rPr>
                <w:rFonts w:ascii="Times New Roman" w:hAnsi="Times New Roman"/>
                <w:bCs/>
                <w:sz w:val="16"/>
                <w:szCs w:val="16"/>
              </w:rPr>
            </w:pPr>
            <w:hyperlink r:id="rId2466" w:history="1">
              <w:r w:rsidR="00D93AE1">
                <w:rPr>
                  <w:rStyle w:val="Hyperlink"/>
                  <w:sz w:val="16"/>
                  <w:szCs w:val="16"/>
                </w:rPr>
                <w:t>R1-1808028</w:t>
              </w:r>
            </w:hyperlink>
          </w:p>
        </w:tc>
        <w:tc>
          <w:tcPr>
            <w:tcW w:w="2849" w:type="dxa"/>
          </w:tcPr>
          <w:p w14:paraId="44F5F95C" w14:textId="34F33BF3" w:rsidR="002F4263" w:rsidRPr="002F4263" w:rsidRDefault="002F4263" w:rsidP="002F4263">
            <w:pPr>
              <w:rPr>
                <w:rFonts w:ascii="Times New Roman" w:hAnsi="Times New Roman"/>
                <w:sz w:val="16"/>
                <w:szCs w:val="16"/>
              </w:rPr>
            </w:pPr>
            <w:r w:rsidRPr="002F4263">
              <w:rPr>
                <w:sz w:val="16"/>
                <w:szCs w:val="16"/>
              </w:rPr>
              <w:t>Reply LS on Agreements on Paging</w:t>
            </w:r>
          </w:p>
        </w:tc>
        <w:tc>
          <w:tcPr>
            <w:tcW w:w="1296" w:type="dxa"/>
          </w:tcPr>
          <w:p w14:paraId="2B6C2740" w14:textId="724FB609" w:rsidR="002F4263" w:rsidRPr="002F4263" w:rsidRDefault="002F4263" w:rsidP="002F4263">
            <w:pPr>
              <w:rPr>
                <w:rFonts w:ascii="Times New Roman" w:hAnsi="Times New Roman"/>
                <w:sz w:val="16"/>
                <w:szCs w:val="16"/>
              </w:rPr>
            </w:pPr>
            <w:r w:rsidRPr="002F4263">
              <w:rPr>
                <w:sz w:val="16"/>
                <w:szCs w:val="16"/>
              </w:rPr>
              <w:t>RAN2, Qualcomm</w:t>
            </w:r>
          </w:p>
        </w:tc>
        <w:tc>
          <w:tcPr>
            <w:tcW w:w="835" w:type="dxa"/>
          </w:tcPr>
          <w:p w14:paraId="6F2A7A25" w14:textId="70B4DEDB"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4B9CCA9D" w14:textId="2D756113" w:rsidR="002F4263" w:rsidRPr="002F4263" w:rsidRDefault="002F4263" w:rsidP="002F4263">
            <w:pPr>
              <w:rPr>
                <w:rFonts w:ascii="Times New Roman" w:hAnsi="Times New Roman"/>
                <w:bCs/>
                <w:sz w:val="16"/>
                <w:szCs w:val="16"/>
              </w:rPr>
            </w:pPr>
            <w:r w:rsidRPr="002F4263">
              <w:rPr>
                <w:sz w:val="16"/>
                <w:szCs w:val="16"/>
              </w:rPr>
              <w:t>NR_newRAT-Core</w:t>
            </w:r>
          </w:p>
        </w:tc>
        <w:tc>
          <w:tcPr>
            <w:tcW w:w="1071" w:type="dxa"/>
          </w:tcPr>
          <w:p w14:paraId="5915B589" w14:textId="285918AA" w:rsidR="002F4263" w:rsidRPr="002F4263" w:rsidRDefault="001B7BF2" w:rsidP="002F4263">
            <w:pPr>
              <w:rPr>
                <w:rFonts w:ascii="Times New Roman" w:hAnsi="Times New Roman"/>
                <w:sz w:val="16"/>
                <w:szCs w:val="16"/>
              </w:rPr>
            </w:pPr>
            <w:hyperlink r:id="rId2467" w:history="1">
              <w:r w:rsidR="00D93AE1">
                <w:rPr>
                  <w:rStyle w:val="Hyperlink"/>
                  <w:sz w:val="16"/>
                  <w:szCs w:val="16"/>
                </w:rPr>
                <w:t>R1-1801280</w:t>
              </w:r>
            </w:hyperlink>
          </w:p>
        </w:tc>
        <w:tc>
          <w:tcPr>
            <w:tcW w:w="989" w:type="dxa"/>
          </w:tcPr>
          <w:p w14:paraId="30E23411" w14:textId="3FF78DB0" w:rsidR="002F4263" w:rsidRPr="002F4263" w:rsidRDefault="002F4263" w:rsidP="002F4263">
            <w:pPr>
              <w:rPr>
                <w:rFonts w:ascii="Times New Roman" w:hAnsi="Times New Roman"/>
                <w:sz w:val="16"/>
                <w:szCs w:val="16"/>
              </w:rPr>
            </w:pPr>
            <w:r w:rsidRPr="002F4263">
              <w:rPr>
                <w:sz w:val="16"/>
                <w:szCs w:val="16"/>
              </w:rPr>
              <w:t>RAN1</w:t>
            </w:r>
          </w:p>
        </w:tc>
        <w:tc>
          <w:tcPr>
            <w:tcW w:w="989" w:type="dxa"/>
          </w:tcPr>
          <w:p w14:paraId="70F44E35" w14:textId="77777777" w:rsidR="002F4263" w:rsidRPr="002F4263" w:rsidRDefault="002F4263" w:rsidP="002F4263">
            <w:pPr>
              <w:rPr>
                <w:rFonts w:ascii="Times New Roman" w:hAnsi="Times New Roman"/>
                <w:sz w:val="16"/>
                <w:szCs w:val="16"/>
              </w:rPr>
            </w:pPr>
          </w:p>
        </w:tc>
        <w:tc>
          <w:tcPr>
            <w:tcW w:w="1133" w:type="dxa"/>
          </w:tcPr>
          <w:p w14:paraId="676945E1" w14:textId="17037554" w:rsidR="002F4263" w:rsidRPr="002F4263" w:rsidRDefault="002F4263" w:rsidP="002F4263">
            <w:pPr>
              <w:rPr>
                <w:rFonts w:ascii="Times New Roman" w:hAnsi="Times New Roman"/>
                <w:sz w:val="16"/>
                <w:szCs w:val="16"/>
              </w:rPr>
            </w:pPr>
            <w:r w:rsidRPr="002F4263">
              <w:rPr>
                <w:sz w:val="16"/>
                <w:szCs w:val="16"/>
              </w:rPr>
              <w:t>R2-1809174</w:t>
            </w:r>
          </w:p>
        </w:tc>
        <w:tc>
          <w:tcPr>
            <w:tcW w:w="1067" w:type="dxa"/>
          </w:tcPr>
          <w:p w14:paraId="4CAAC80A" w14:textId="77777777" w:rsidR="002F4263" w:rsidRPr="002F4263" w:rsidRDefault="002F4263" w:rsidP="002F4263">
            <w:pPr>
              <w:rPr>
                <w:rFonts w:ascii="Times New Roman" w:hAnsi="Times New Roman"/>
                <w:sz w:val="16"/>
                <w:szCs w:val="16"/>
              </w:rPr>
            </w:pPr>
          </w:p>
        </w:tc>
      </w:tr>
      <w:tr w:rsidR="002F4263" w:rsidRPr="001908B0" w14:paraId="4AD9FE82" w14:textId="77777777" w:rsidTr="009E247D">
        <w:trPr>
          <w:trHeight w:val="20"/>
          <w:jc w:val="center"/>
        </w:trPr>
        <w:tc>
          <w:tcPr>
            <w:tcW w:w="1073" w:type="dxa"/>
          </w:tcPr>
          <w:p w14:paraId="13C84869" w14:textId="27F1975E" w:rsidR="002F4263" w:rsidRPr="002F4263" w:rsidRDefault="001B7BF2" w:rsidP="002F4263">
            <w:pPr>
              <w:rPr>
                <w:rFonts w:ascii="Times New Roman" w:hAnsi="Times New Roman"/>
                <w:bCs/>
                <w:sz w:val="16"/>
                <w:szCs w:val="16"/>
              </w:rPr>
            </w:pPr>
            <w:hyperlink r:id="rId2468" w:history="1">
              <w:r w:rsidR="00D93AE1">
                <w:rPr>
                  <w:rStyle w:val="Hyperlink"/>
                  <w:sz w:val="16"/>
                  <w:szCs w:val="16"/>
                </w:rPr>
                <w:t>R1-1808029</w:t>
              </w:r>
            </w:hyperlink>
          </w:p>
        </w:tc>
        <w:tc>
          <w:tcPr>
            <w:tcW w:w="2849" w:type="dxa"/>
          </w:tcPr>
          <w:p w14:paraId="058EADE1" w14:textId="73C1773D" w:rsidR="002F4263" w:rsidRPr="002F4263" w:rsidRDefault="002F4263" w:rsidP="002F4263">
            <w:pPr>
              <w:rPr>
                <w:rFonts w:ascii="Times New Roman" w:hAnsi="Times New Roman"/>
                <w:sz w:val="16"/>
                <w:szCs w:val="16"/>
              </w:rPr>
            </w:pPr>
            <w:r w:rsidRPr="002F4263">
              <w:rPr>
                <w:sz w:val="16"/>
                <w:szCs w:val="16"/>
              </w:rPr>
              <w:t>Reply LS on UE power class and UE capability on SRS carrier switch</w:t>
            </w:r>
          </w:p>
        </w:tc>
        <w:tc>
          <w:tcPr>
            <w:tcW w:w="1296" w:type="dxa"/>
          </w:tcPr>
          <w:p w14:paraId="4DB13A06" w14:textId="6008430A" w:rsidR="002F4263" w:rsidRPr="002F4263" w:rsidRDefault="002F4263" w:rsidP="002F4263">
            <w:pPr>
              <w:rPr>
                <w:rFonts w:ascii="Times New Roman" w:hAnsi="Times New Roman"/>
                <w:sz w:val="16"/>
                <w:szCs w:val="16"/>
              </w:rPr>
            </w:pPr>
            <w:r w:rsidRPr="002F4263">
              <w:rPr>
                <w:sz w:val="16"/>
                <w:szCs w:val="16"/>
              </w:rPr>
              <w:t>RAN2, NTT DOCOMO</w:t>
            </w:r>
          </w:p>
        </w:tc>
        <w:tc>
          <w:tcPr>
            <w:tcW w:w="835" w:type="dxa"/>
          </w:tcPr>
          <w:p w14:paraId="230BD53E" w14:textId="65D6762F"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180075EE" w14:textId="0B19EF25" w:rsidR="002F4263" w:rsidRPr="002F4263" w:rsidRDefault="002F4263" w:rsidP="002F4263">
            <w:pPr>
              <w:rPr>
                <w:rFonts w:ascii="Times New Roman" w:hAnsi="Times New Roman"/>
                <w:bCs/>
                <w:sz w:val="16"/>
                <w:szCs w:val="16"/>
              </w:rPr>
            </w:pPr>
            <w:r w:rsidRPr="002F4263">
              <w:rPr>
                <w:sz w:val="16"/>
                <w:szCs w:val="16"/>
              </w:rPr>
              <w:t>NR_newRAT-Core</w:t>
            </w:r>
          </w:p>
        </w:tc>
        <w:tc>
          <w:tcPr>
            <w:tcW w:w="1071" w:type="dxa"/>
          </w:tcPr>
          <w:p w14:paraId="64B8ED19" w14:textId="7AB8E091" w:rsidR="002F4263" w:rsidRPr="002F4263" w:rsidRDefault="002F4263" w:rsidP="002F4263">
            <w:pPr>
              <w:rPr>
                <w:rFonts w:ascii="Times New Roman" w:hAnsi="Times New Roman"/>
                <w:sz w:val="16"/>
                <w:szCs w:val="16"/>
              </w:rPr>
            </w:pPr>
            <w:r w:rsidRPr="002F4263">
              <w:rPr>
                <w:sz w:val="16"/>
                <w:szCs w:val="16"/>
              </w:rPr>
              <w:t>R4-1805929, R4-1805660</w:t>
            </w:r>
          </w:p>
        </w:tc>
        <w:tc>
          <w:tcPr>
            <w:tcW w:w="989" w:type="dxa"/>
          </w:tcPr>
          <w:p w14:paraId="256CB66B" w14:textId="218C1EB4" w:rsidR="002F4263" w:rsidRPr="002F4263" w:rsidRDefault="002F4263" w:rsidP="002F4263">
            <w:pPr>
              <w:rPr>
                <w:rFonts w:ascii="Times New Roman" w:hAnsi="Times New Roman"/>
                <w:sz w:val="16"/>
                <w:szCs w:val="16"/>
              </w:rPr>
            </w:pPr>
            <w:r w:rsidRPr="002F4263">
              <w:rPr>
                <w:sz w:val="16"/>
                <w:szCs w:val="16"/>
              </w:rPr>
              <w:t>RAN4, RAN1</w:t>
            </w:r>
          </w:p>
        </w:tc>
        <w:tc>
          <w:tcPr>
            <w:tcW w:w="989" w:type="dxa"/>
          </w:tcPr>
          <w:p w14:paraId="569EF4A5" w14:textId="77777777" w:rsidR="002F4263" w:rsidRPr="002F4263" w:rsidRDefault="002F4263" w:rsidP="002F4263">
            <w:pPr>
              <w:rPr>
                <w:rFonts w:ascii="Times New Roman" w:hAnsi="Times New Roman"/>
                <w:sz w:val="16"/>
                <w:szCs w:val="16"/>
              </w:rPr>
            </w:pPr>
          </w:p>
        </w:tc>
        <w:tc>
          <w:tcPr>
            <w:tcW w:w="1133" w:type="dxa"/>
          </w:tcPr>
          <w:p w14:paraId="2B1C4C9D" w14:textId="178294F8" w:rsidR="002F4263" w:rsidRPr="002F4263" w:rsidRDefault="002F4263" w:rsidP="002F4263">
            <w:pPr>
              <w:rPr>
                <w:rFonts w:ascii="Times New Roman" w:hAnsi="Times New Roman"/>
                <w:sz w:val="16"/>
                <w:szCs w:val="16"/>
              </w:rPr>
            </w:pPr>
            <w:r w:rsidRPr="002F4263">
              <w:rPr>
                <w:sz w:val="16"/>
                <w:szCs w:val="16"/>
              </w:rPr>
              <w:t>R2-1809180</w:t>
            </w:r>
          </w:p>
        </w:tc>
        <w:tc>
          <w:tcPr>
            <w:tcW w:w="1067" w:type="dxa"/>
          </w:tcPr>
          <w:p w14:paraId="77B3E15F" w14:textId="77777777" w:rsidR="002F4263" w:rsidRPr="002F4263" w:rsidRDefault="002F4263" w:rsidP="002F4263">
            <w:pPr>
              <w:rPr>
                <w:rFonts w:ascii="Times New Roman" w:hAnsi="Times New Roman"/>
                <w:sz w:val="16"/>
                <w:szCs w:val="16"/>
              </w:rPr>
            </w:pPr>
          </w:p>
        </w:tc>
      </w:tr>
      <w:tr w:rsidR="002F4263" w:rsidRPr="001908B0" w14:paraId="13CE6A0A" w14:textId="77777777" w:rsidTr="009E247D">
        <w:trPr>
          <w:trHeight w:val="20"/>
          <w:jc w:val="center"/>
        </w:trPr>
        <w:tc>
          <w:tcPr>
            <w:tcW w:w="1073" w:type="dxa"/>
          </w:tcPr>
          <w:p w14:paraId="2805AAF4" w14:textId="42F3A94C" w:rsidR="002F4263" w:rsidRPr="002F4263" w:rsidRDefault="001B7BF2" w:rsidP="002F4263">
            <w:pPr>
              <w:rPr>
                <w:rFonts w:ascii="Times New Roman" w:hAnsi="Times New Roman"/>
                <w:bCs/>
                <w:sz w:val="16"/>
                <w:szCs w:val="16"/>
              </w:rPr>
            </w:pPr>
            <w:hyperlink r:id="rId2469" w:history="1">
              <w:r w:rsidR="00D93AE1">
                <w:rPr>
                  <w:rStyle w:val="Hyperlink"/>
                  <w:sz w:val="16"/>
                  <w:szCs w:val="16"/>
                </w:rPr>
                <w:t>R1-1808030</w:t>
              </w:r>
            </w:hyperlink>
          </w:p>
        </w:tc>
        <w:tc>
          <w:tcPr>
            <w:tcW w:w="2849" w:type="dxa"/>
          </w:tcPr>
          <w:p w14:paraId="7C7C116D" w14:textId="0E3C9B19" w:rsidR="002F4263" w:rsidRPr="002F4263" w:rsidRDefault="002F4263" w:rsidP="002F4263">
            <w:pPr>
              <w:rPr>
                <w:rFonts w:ascii="Times New Roman" w:hAnsi="Times New Roman"/>
                <w:sz w:val="16"/>
                <w:szCs w:val="16"/>
              </w:rPr>
            </w:pPr>
            <w:r w:rsidRPr="002F4263">
              <w:rPr>
                <w:sz w:val="16"/>
                <w:szCs w:val="16"/>
              </w:rPr>
              <w:t>LS on RAN2 progress on ANR</w:t>
            </w:r>
          </w:p>
        </w:tc>
        <w:tc>
          <w:tcPr>
            <w:tcW w:w="1296" w:type="dxa"/>
          </w:tcPr>
          <w:p w14:paraId="3EB58B0B" w14:textId="4616BDA9" w:rsidR="002F4263" w:rsidRPr="002F4263" w:rsidRDefault="002F4263" w:rsidP="002F4263">
            <w:pPr>
              <w:rPr>
                <w:rFonts w:ascii="Times New Roman" w:hAnsi="Times New Roman"/>
                <w:sz w:val="16"/>
                <w:szCs w:val="16"/>
              </w:rPr>
            </w:pPr>
            <w:r w:rsidRPr="002F4263">
              <w:rPr>
                <w:sz w:val="16"/>
                <w:szCs w:val="16"/>
              </w:rPr>
              <w:t>RAN2, vivo</w:t>
            </w:r>
          </w:p>
        </w:tc>
        <w:tc>
          <w:tcPr>
            <w:tcW w:w="835" w:type="dxa"/>
          </w:tcPr>
          <w:p w14:paraId="55A3F5FE" w14:textId="6F80E860"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0E20F8AE" w14:textId="7CF81EBA" w:rsidR="002F4263" w:rsidRPr="002F4263" w:rsidRDefault="002F4263" w:rsidP="002F4263">
            <w:pPr>
              <w:rPr>
                <w:rFonts w:ascii="Times New Roman" w:hAnsi="Times New Roman"/>
                <w:bCs/>
                <w:sz w:val="16"/>
                <w:szCs w:val="16"/>
              </w:rPr>
            </w:pPr>
            <w:r w:rsidRPr="002F4263">
              <w:rPr>
                <w:sz w:val="16"/>
                <w:szCs w:val="16"/>
              </w:rPr>
              <w:t>NR_newRAT-Core</w:t>
            </w:r>
          </w:p>
        </w:tc>
        <w:tc>
          <w:tcPr>
            <w:tcW w:w="1071" w:type="dxa"/>
          </w:tcPr>
          <w:p w14:paraId="21F0D1CD" w14:textId="77777777" w:rsidR="002F4263" w:rsidRPr="002F4263" w:rsidRDefault="002F4263" w:rsidP="002F4263">
            <w:pPr>
              <w:rPr>
                <w:rFonts w:ascii="Times New Roman" w:hAnsi="Times New Roman"/>
                <w:sz w:val="16"/>
                <w:szCs w:val="16"/>
              </w:rPr>
            </w:pPr>
          </w:p>
        </w:tc>
        <w:tc>
          <w:tcPr>
            <w:tcW w:w="989" w:type="dxa"/>
          </w:tcPr>
          <w:p w14:paraId="2EAD6DDB" w14:textId="07999CB4" w:rsidR="002F4263" w:rsidRPr="002F4263" w:rsidRDefault="002F4263" w:rsidP="002F4263">
            <w:pPr>
              <w:rPr>
                <w:rFonts w:ascii="Times New Roman" w:hAnsi="Times New Roman"/>
                <w:sz w:val="16"/>
                <w:szCs w:val="16"/>
              </w:rPr>
            </w:pPr>
            <w:r w:rsidRPr="002F4263">
              <w:rPr>
                <w:sz w:val="16"/>
                <w:szCs w:val="16"/>
              </w:rPr>
              <w:t>RAN3, RAN4</w:t>
            </w:r>
          </w:p>
        </w:tc>
        <w:tc>
          <w:tcPr>
            <w:tcW w:w="989" w:type="dxa"/>
          </w:tcPr>
          <w:p w14:paraId="4E5C2FDE" w14:textId="2B1D581E" w:rsidR="002F4263" w:rsidRPr="002F4263" w:rsidRDefault="002F4263" w:rsidP="002F4263">
            <w:pPr>
              <w:rPr>
                <w:rFonts w:ascii="Times New Roman" w:hAnsi="Times New Roman"/>
                <w:sz w:val="16"/>
                <w:szCs w:val="16"/>
              </w:rPr>
            </w:pPr>
            <w:r w:rsidRPr="002F4263">
              <w:rPr>
                <w:sz w:val="16"/>
                <w:szCs w:val="16"/>
              </w:rPr>
              <w:t>RAN1, SA5</w:t>
            </w:r>
          </w:p>
        </w:tc>
        <w:tc>
          <w:tcPr>
            <w:tcW w:w="1133" w:type="dxa"/>
          </w:tcPr>
          <w:p w14:paraId="41A53229" w14:textId="1FCA4F9E" w:rsidR="002F4263" w:rsidRPr="002F4263" w:rsidRDefault="002F4263" w:rsidP="002F4263">
            <w:pPr>
              <w:rPr>
                <w:rFonts w:ascii="Times New Roman" w:hAnsi="Times New Roman"/>
                <w:sz w:val="16"/>
                <w:szCs w:val="16"/>
              </w:rPr>
            </w:pPr>
            <w:r w:rsidRPr="002F4263">
              <w:rPr>
                <w:sz w:val="16"/>
                <w:szCs w:val="16"/>
              </w:rPr>
              <w:t>R2-1809226</w:t>
            </w:r>
          </w:p>
        </w:tc>
        <w:tc>
          <w:tcPr>
            <w:tcW w:w="1067" w:type="dxa"/>
          </w:tcPr>
          <w:p w14:paraId="798238EA" w14:textId="77777777" w:rsidR="002F4263" w:rsidRPr="002F4263" w:rsidRDefault="002F4263" w:rsidP="002F4263">
            <w:pPr>
              <w:rPr>
                <w:rFonts w:ascii="Times New Roman" w:hAnsi="Times New Roman"/>
                <w:sz w:val="16"/>
                <w:szCs w:val="16"/>
              </w:rPr>
            </w:pPr>
          </w:p>
        </w:tc>
      </w:tr>
      <w:tr w:rsidR="002F4263" w:rsidRPr="001908B0" w14:paraId="3823A929" w14:textId="77777777" w:rsidTr="009E247D">
        <w:trPr>
          <w:trHeight w:val="20"/>
          <w:jc w:val="center"/>
        </w:trPr>
        <w:tc>
          <w:tcPr>
            <w:tcW w:w="1073" w:type="dxa"/>
          </w:tcPr>
          <w:p w14:paraId="70C6AD03" w14:textId="480E3384" w:rsidR="002F4263" w:rsidRPr="002F4263" w:rsidRDefault="001B7BF2" w:rsidP="002F4263">
            <w:pPr>
              <w:rPr>
                <w:rFonts w:ascii="Times New Roman" w:hAnsi="Times New Roman"/>
                <w:bCs/>
                <w:sz w:val="16"/>
                <w:szCs w:val="16"/>
              </w:rPr>
            </w:pPr>
            <w:hyperlink r:id="rId2470" w:history="1">
              <w:r w:rsidR="00D93AE1">
                <w:rPr>
                  <w:rStyle w:val="Hyperlink"/>
                  <w:sz w:val="16"/>
                  <w:szCs w:val="16"/>
                </w:rPr>
                <w:t>R1-1808031</w:t>
              </w:r>
            </w:hyperlink>
          </w:p>
        </w:tc>
        <w:tc>
          <w:tcPr>
            <w:tcW w:w="2849" w:type="dxa"/>
          </w:tcPr>
          <w:p w14:paraId="10E852D0" w14:textId="78FC96D5" w:rsidR="002F4263" w:rsidRPr="002F4263" w:rsidRDefault="002F4263" w:rsidP="002F4263">
            <w:pPr>
              <w:rPr>
                <w:rFonts w:ascii="Times New Roman" w:hAnsi="Times New Roman"/>
                <w:sz w:val="16"/>
                <w:szCs w:val="16"/>
              </w:rPr>
            </w:pPr>
            <w:r w:rsidRPr="002F4263">
              <w:rPr>
                <w:sz w:val="16"/>
                <w:szCs w:val="16"/>
              </w:rPr>
              <w:t>Reply LS on CP latency reduction</w:t>
            </w:r>
          </w:p>
        </w:tc>
        <w:tc>
          <w:tcPr>
            <w:tcW w:w="1296" w:type="dxa"/>
          </w:tcPr>
          <w:p w14:paraId="3BBDBFD1" w14:textId="0D3370ED" w:rsidR="002F4263" w:rsidRPr="002F4263" w:rsidRDefault="002F4263" w:rsidP="002F4263">
            <w:pPr>
              <w:rPr>
                <w:rFonts w:ascii="Times New Roman" w:hAnsi="Times New Roman"/>
                <w:sz w:val="16"/>
                <w:szCs w:val="16"/>
              </w:rPr>
            </w:pPr>
            <w:r w:rsidRPr="002F4263">
              <w:rPr>
                <w:sz w:val="16"/>
                <w:szCs w:val="16"/>
              </w:rPr>
              <w:t>RAN2, Ericsson</w:t>
            </w:r>
          </w:p>
        </w:tc>
        <w:tc>
          <w:tcPr>
            <w:tcW w:w="835" w:type="dxa"/>
          </w:tcPr>
          <w:p w14:paraId="79748EFD" w14:textId="3F5F9C04"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079E667E" w14:textId="55BFBFED" w:rsidR="002F4263" w:rsidRPr="002F4263" w:rsidRDefault="002F4263" w:rsidP="002F4263">
            <w:pPr>
              <w:rPr>
                <w:rFonts w:ascii="Times New Roman" w:hAnsi="Times New Roman"/>
                <w:bCs/>
                <w:sz w:val="16"/>
                <w:szCs w:val="16"/>
              </w:rPr>
            </w:pPr>
            <w:r w:rsidRPr="002F4263">
              <w:rPr>
                <w:sz w:val="16"/>
                <w:szCs w:val="16"/>
              </w:rPr>
              <w:t>TEI15</w:t>
            </w:r>
          </w:p>
        </w:tc>
        <w:tc>
          <w:tcPr>
            <w:tcW w:w="1071" w:type="dxa"/>
          </w:tcPr>
          <w:p w14:paraId="62CE9682" w14:textId="2F5D1646" w:rsidR="002F4263" w:rsidRPr="002F4263" w:rsidRDefault="002F4263" w:rsidP="002F4263">
            <w:pPr>
              <w:rPr>
                <w:rFonts w:ascii="Times New Roman" w:hAnsi="Times New Roman"/>
                <w:sz w:val="16"/>
                <w:szCs w:val="16"/>
              </w:rPr>
            </w:pPr>
            <w:r w:rsidRPr="002F4263">
              <w:rPr>
                <w:sz w:val="16"/>
                <w:szCs w:val="16"/>
              </w:rPr>
              <w:t>RP-172840</w:t>
            </w:r>
          </w:p>
        </w:tc>
        <w:tc>
          <w:tcPr>
            <w:tcW w:w="989" w:type="dxa"/>
          </w:tcPr>
          <w:p w14:paraId="2A70F5E9" w14:textId="212C45E9" w:rsidR="002F4263" w:rsidRPr="002F4263" w:rsidRDefault="002F4263" w:rsidP="002F4263">
            <w:pPr>
              <w:rPr>
                <w:rFonts w:ascii="Times New Roman" w:hAnsi="Times New Roman"/>
                <w:sz w:val="16"/>
                <w:szCs w:val="16"/>
              </w:rPr>
            </w:pPr>
            <w:r w:rsidRPr="002F4263">
              <w:rPr>
                <w:sz w:val="16"/>
                <w:szCs w:val="16"/>
              </w:rPr>
              <w:t>RAN</w:t>
            </w:r>
          </w:p>
        </w:tc>
        <w:tc>
          <w:tcPr>
            <w:tcW w:w="989" w:type="dxa"/>
          </w:tcPr>
          <w:p w14:paraId="4A96A8B6" w14:textId="3A82C440" w:rsidR="002F4263" w:rsidRPr="002F4263" w:rsidRDefault="002F4263" w:rsidP="002F4263">
            <w:pPr>
              <w:rPr>
                <w:rFonts w:ascii="Times New Roman" w:hAnsi="Times New Roman"/>
                <w:sz w:val="16"/>
                <w:szCs w:val="16"/>
              </w:rPr>
            </w:pPr>
            <w:r w:rsidRPr="002F4263">
              <w:rPr>
                <w:sz w:val="16"/>
                <w:szCs w:val="16"/>
              </w:rPr>
              <w:t>RAN1</w:t>
            </w:r>
          </w:p>
        </w:tc>
        <w:tc>
          <w:tcPr>
            <w:tcW w:w="1133" w:type="dxa"/>
          </w:tcPr>
          <w:p w14:paraId="10D32962" w14:textId="45AFA577" w:rsidR="002F4263" w:rsidRPr="002F4263" w:rsidRDefault="002F4263" w:rsidP="002F4263">
            <w:pPr>
              <w:rPr>
                <w:rFonts w:ascii="Times New Roman" w:hAnsi="Times New Roman"/>
                <w:sz w:val="16"/>
                <w:szCs w:val="16"/>
              </w:rPr>
            </w:pPr>
            <w:r w:rsidRPr="002F4263">
              <w:rPr>
                <w:sz w:val="16"/>
                <w:szCs w:val="16"/>
              </w:rPr>
              <w:t>R2-1809244</w:t>
            </w:r>
          </w:p>
        </w:tc>
        <w:tc>
          <w:tcPr>
            <w:tcW w:w="1067" w:type="dxa"/>
          </w:tcPr>
          <w:p w14:paraId="0FE75139" w14:textId="77777777" w:rsidR="002F4263" w:rsidRPr="002F4263" w:rsidRDefault="002F4263" w:rsidP="002F4263">
            <w:pPr>
              <w:rPr>
                <w:rFonts w:ascii="Times New Roman" w:hAnsi="Times New Roman"/>
                <w:sz w:val="16"/>
                <w:szCs w:val="16"/>
              </w:rPr>
            </w:pPr>
          </w:p>
        </w:tc>
      </w:tr>
      <w:tr w:rsidR="002F4263" w:rsidRPr="001908B0" w14:paraId="6FDBD0AC" w14:textId="77777777" w:rsidTr="009E247D">
        <w:trPr>
          <w:trHeight w:val="20"/>
          <w:jc w:val="center"/>
        </w:trPr>
        <w:tc>
          <w:tcPr>
            <w:tcW w:w="1073" w:type="dxa"/>
          </w:tcPr>
          <w:p w14:paraId="4B1D5F3D" w14:textId="5362EC22" w:rsidR="002F4263" w:rsidRPr="002F4263" w:rsidRDefault="001B7BF2" w:rsidP="002F4263">
            <w:pPr>
              <w:rPr>
                <w:rFonts w:ascii="Times New Roman" w:hAnsi="Times New Roman"/>
                <w:bCs/>
                <w:sz w:val="16"/>
                <w:szCs w:val="16"/>
              </w:rPr>
            </w:pPr>
            <w:hyperlink r:id="rId2471" w:history="1">
              <w:r w:rsidR="00D93AE1">
                <w:rPr>
                  <w:rStyle w:val="Hyperlink"/>
                  <w:sz w:val="16"/>
                  <w:szCs w:val="16"/>
                </w:rPr>
                <w:t>R1-1808032</w:t>
              </w:r>
            </w:hyperlink>
          </w:p>
        </w:tc>
        <w:tc>
          <w:tcPr>
            <w:tcW w:w="2849" w:type="dxa"/>
          </w:tcPr>
          <w:p w14:paraId="40DB7CBB" w14:textId="0E47DD05" w:rsidR="002F4263" w:rsidRPr="002F4263" w:rsidRDefault="002F4263" w:rsidP="002F4263">
            <w:pPr>
              <w:rPr>
                <w:rFonts w:ascii="Times New Roman" w:hAnsi="Times New Roman"/>
                <w:sz w:val="16"/>
                <w:szCs w:val="16"/>
              </w:rPr>
            </w:pPr>
            <w:r w:rsidRPr="002F4263">
              <w:rPr>
                <w:sz w:val="16"/>
                <w:szCs w:val="16"/>
              </w:rPr>
              <w:t>LS on final RAN2 agreements for euCA</w:t>
            </w:r>
          </w:p>
        </w:tc>
        <w:tc>
          <w:tcPr>
            <w:tcW w:w="1296" w:type="dxa"/>
          </w:tcPr>
          <w:p w14:paraId="3F4CD60B" w14:textId="75F6D145" w:rsidR="002F4263" w:rsidRPr="002F4263" w:rsidRDefault="002F4263" w:rsidP="002F4263">
            <w:pPr>
              <w:rPr>
                <w:rFonts w:ascii="Times New Roman" w:hAnsi="Times New Roman"/>
                <w:sz w:val="16"/>
                <w:szCs w:val="16"/>
              </w:rPr>
            </w:pPr>
            <w:r w:rsidRPr="002F4263">
              <w:rPr>
                <w:sz w:val="16"/>
                <w:szCs w:val="16"/>
              </w:rPr>
              <w:t>RAN2, Nokia</w:t>
            </w:r>
          </w:p>
        </w:tc>
        <w:tc>
          <w:tcPr>
            <w:tcW w:w="835" w:type="dxa"/>
          </w:tcPr>
          <w:p w14:paraId="01BC421C" w14:textId="51F12A15"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2E40E50B" w14:textId="3832D8C4" w:rsidR="002F4263" w:rsidRPr="002F4263" w:rsidRDefault="002F4263" w:rsidP="002F4263">
            <w:pPr>
              <w:rPr>
                <w:rFonts w:ascii="Times New Roman" w:hAnsi="Times New Roman"/>
                <w:bCs/>
                <w:sz w:val="16"/>
                <w:szCs w:val="16"/>
              </w:rPr>
            </w:pPr>
            <w:r w:rsidRPr="002F4263">
              <w:rPr>
                <w:sz w:val="16"/>
                <w:szCs w:val="16"/>
              </w:rPr>
              <w:t>LTE_euCA-Core</w:t>
            </w:r>
          </w:p>
        </w:tc>
        <w:tc>
          <w:tcPr>
            <w:tcW w:w="1071" w:type="dxa"/>
          </w:tcPr>
          <w:p w14:paraId="0A9FABAC" w14:textId="77777777" w:rsidR="002F4263" w:rsidRPr="002F4263" w:rsidRDefault="002F4263" w:rsidP="002F4263">
            <w:pPr>
              <w:rPr>
                <w:rFonts w:ascii="Times New Roman" w:hAnsi="Times New Roman"/>
                <w:sz w:val="16"/>
                <w:szCs w:val="16"/>
              </w:rPr>
            </w:pPr>
          </w:p>
        </w:tc>
        <w:tc>
          <w:tcPr>
            <w:tcW w:w="989" w:type="dxa"/>
          </w:tcPr>
          <w:p w14:paraId="2A899358" w14:textId="7E6B9461" w:rsidR="002F4263" w:rsidRPr="002F4263" w:rsidRDefault="002F4263" w:rsidP="002F4263">
            <w:pPr>
              <w:rPr>
                <w:rFonts w:ascii="Times New Roman" w:hAnsi="Times New Roman"/>
                <w:sz w:val="16"/>
                <w:szCs w:val="16"/>
              </w:rPr>
            </w:pPr>
            <w:r w:rsidRPr="002F4263">
              <w:rPr>
                <w:sz w:val="16"/>
                <w:szCs w:val="16"/>
              </w:rPr>
              <w:t>RAN1, RAN4</w:t>
            </w:r>
          </w:p>
        </w:tc>
        <w:tc>
          <w:tcPr>
            <w:tcW w:w="989" w:type="dxa"/>
          </w:tcPr>
          <w:p w14:paraId="7AE650BC" w14:textId="77777777" w:rsidR="002F4263" w:rsidRPr="002F4263" w:rsidRDefault="002F4263" w:rsidP="002F4263">
            <w:pPr>
              <w:rPr>
                <w:rFonts w:ascii="Times New Roman" w:hAnsi="Times New Roman"/>
                <w:sz w:val="16"/>
                <w:szCs w:val="16"/>
              </w:rPr>
            </w:pPr>
          </w:p>
        </w:tc>
        <w:tc>
          <w:tcPr>
            <w:tcW w:w="1133" w:type="dxa"/>
          </w:tcPr>
          <w:p w14:paraId="70B43E38" w14:textId="00283864" w:rsidR="002F4263" w:rsidRPr="002F4263" w:rsidRDefault="002F4263" w:rsidP="002F4263">
            <w:pPr>
              <w:rPr>
                <w:rFonts w:ascii="Times New Roman" w:hAnsi="Times New Roman"/>
                <w:sz w:val="16"/>
                <w:szCs w:val="16"/>
              </w:rPr>
            </w:pPr>
            <w:r w:rsidRPr="002F4263">
              <w:rPr>
                <w:sz w:val="16"/>
                <w:szCs w:val="16"/>
              </w:rPr>
              <w:t>R2-1809271</w:t>
            </w:r>
          </w:p>
        </w:tc>
        <w:tc>
          <w:tcPr>
            <w:tcW w:w="1067" w:type="dxa"/>
          </w:tcPr>
          <w:p w14:paraId="4DC3E959" w14:textId="77777777" w:rsidR="002F4263" w:rsidRPr="002F4263" w:rsidRDefault="002F4263" w:rsidP="002F4263">
            <w:pPr>
              <w:rPr>
                <w:rFonts w:ascii="Times New Roman" w:hAnsi="Times New Roman"/>
                <w:sz w:val="16"/>
                <w:szCs w:val="16"/>
              </w:rPr>
            </w:pPr>
          </w:p>
        </w:tc>
      </w:tr>
      <w:tr w:rsidR="002F4263" w:rsidRPr="001908B0" w14:paraId="65523BA5" w14:textId="77777777" w:rsidTr="009E247D">
        <w:trPr>
          <w:trHeight w:val="20"/>
          <w:jc w:val="center"/>
        </w:trPr>
        <w:tc>
          <w:tcPr>
            <w:tcW w:w="1073" w:type="dxa"/>
          </w:tcPr>
          <w:p w14:paraId="5EE1526A" w14:textId="332D431E" w:rsidR="002F4263" w:rsidRPr="002F4263" w:rsidRDefault="001B7BF2" w:rsidP="002F4263">
            <w:pPr>
              <w:rPr>
                <w:rFonts w:ascii="Times New Roman" w:hAnsi="Times New Roman"/>
                <w:bCs/>
                <w:sz w:val="16"/>
                <w:szCs w:val="16"/>
              </w:rPr>
            </w:pPr>
            <w:hyperlink r:id="rId2472" w:history="1">
              <w:r w:rsidR="00D93AE1">
                <w:rPr>
                  <w:rStyle w:val="Hyperlink"/>
                  <w:sz w:val="16"/>
                  <w:szCs w:val="16"/>
                </w:rPr>
                <w:t>R1-1808166</w:t>
              </w:r>
            </w:hyperlink>
          </w:p>
        </w:tc>
        <w:tc>
          <w:tcPr>
            <w:tcW w:w="2849" w:type="dxa"/>
          </w:tcPr>
          <w:p w14:paraId="05239722" w14:textId="2D8A944C" w:rsidR="002F4263" w:rsidRPr="002F4263" w:rsidRDefault="002F4263" w:rsidP="002F4263">
            <w:pPr>
              <w:rPr>
                <w:rFonts w:ascii="Times New Roman" w:hAnsi="Times New Roman"/>
                <w:sz w:val="16"/>
                <w:szCs w:val="16"/>
              </w:rPr>
            </w:pPr>
            <w:r w:rsidRPr="002F4263">
              <w:rPr>
                <w:sz w:val="16"/>
                <w:szCs w:val="16"/>
              </w:rPr>
              <w:t>LS on termination of contention-free BFR</w:t>
            </w:r>
          </w:p>
        </w:tc>
        <w:tc>
          <w:tcPr>
            <w:tcW w:w="1296" w:type="dxa"/>
          </w:tcPr>
          <w:p w14:paraId="4169B909" w14:textId="3867F995" w:rsidR="002F4263" w:rsidRPr="002F4263" w:rsidRDefault="002F4263" w:rsidP="002F4263">
            <w:pPr>
              <w:rPr>
                <w:rFonts w:ascii="Times New Roman" w:hAnsi="Times New Roman"/>
                <w:sz w:val="16"/>
                <w:szCs w:val="16"/>
              </w:rPr>
            </w:pPr>
            <w:r w:rsidRPr="002F4263">
              <w:rPr>
                <w:sz w:val="16"/>
                <w:szCs w:val="16"/>
              </w:rPr>
              <w:t>RAN2, Intel</w:t>
            </w:r>
          </w:p>
        </w:tc>
        <w:tc>
          <w:tcPr>
            <w:tcW w:w="835" w:type="dxa"/>
          </w:tcPr>
          <w:p w14:paraId="0FEC6544" w14:textId="2BE83F4C"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7AF590C1" w14:textId="11B29FBD" w:rsidR="002F4263" w:rsidRPr="002F4263" w:rsidRDefault="002F4263" w:rsidP="002F4263">
            <w:pPr>
              <w:rPr>
                <w:rFonts w:ascii="Times New Roman" w:hAnsi="Times New Roman"/>
                <w:bCs/>
                <w:sz w:val="16"/>
                <w:szCs w:val="16"/>
              </w:rPr>
            </w:pPr>
            <w:r w:rsidRPr="002F4263">
              <w:rPr>
                <w:sz w:val="16"/>
                <w:szCs w:val="16"/>
              </w:rPr>
              <w:t>NR_newRAT-Core</w:t>
            </w:r>
          </w:p>
        </w:tc>
        <w:tc>
          <w:tcPr>
            <w:tcW w:w="1071" w:type="dxa"/>
          </w:tcPr>
          <w:p w14:paraId="39BF3F04" w14:textId="77777777" w:rsidR="002F4263" w:rsidRPr="002F4263" w:rsidRDefault="002F4263" w:rsidP="002F4263">
            <w:pPr>
              <w:rPr>
                <w:rFonts w:ascii="Times New Roman" w:hAnsi="Times New Roman"/>
                <w:sz w:val="16"/>
                <w:szCs w:val="16"/>
              </w:rPr>
            </w:pPr>
          </w:p>
        </w:tc>
        <w:tc>
          <w:tcPr>
            <w:tcW w:w="989" w:type="dxa"/>
          </w:tcPr>
          <w:p w14:paraId="78E13C83" w14:textId="2207FE37" w:rsidR="002F4263" w:rsidRPr="002F4263" w:rsidRDefault="002F4263" w:rsidP="002F4263">
            <w:pPr>
              <w:rPr>
                <w:rFonts w:ascii="Times New Roman" w:hAnsi="Times New Roman"/>
                <w:sz w:val="16"/>
                <w:szCs w:val="16"/>
              </w:rPr>
            </w:pPr>
            <w:r w:rsidRPr="002F4263">
              <w:rPr>
                <w:sz w:val="16"/>
                <w:szCs w:val="16"/>
              </w:rPr>
              <w:t>RAN1</w:t>
            </w:r>
          </w:p>
        </w:tc>
        <w:tc>
          <w:tcPr>
            <w:tcW w:w="989" w:type="dxa"/>
          </w:tcPr>
          <w:p w14:paraId="73DB7967" w14:textId="77777777" w:rsidR="002F4263" w:rsidRPr="002F4263" w:rsidRDefault="002F4263" w:rsidP="002F4263">
            <w:pPr>
              <w:rPr>
                <w:rFonts w:ascii="Times New Roman" w:hAnsi="Times New Roman"/>
                <w:sz w:val="16"/>
                <w:szCs w:val="16"/>
              </w:rPr>
            </w:pPr>
          </w:p>
        </w:tc>
        <w:tc>
          <w:tcPr>
            <w:tcW w:w="1133" w:type="dxa"/>
          </w:tcPr>
          <w:p w14:paraId="45CD6286" w14:textId="27B04C11" w:rsidR="002F4263" w:rsidRPr="002F4263" w:rsidRDefault="002F4263" w:rsidP="002F4263">
            <w:pPr>
              <w:rPr>
                <w:rFonts w:ascii="Times New Roman" w:hAnsi="Times New Roman"/>
                <w:sz w:val="16"/>
                <w:szCs w:val="16"/>
              </w:rPr>
            </w:pPr>
            <w:r w:rsidRPr="002F4263">
              <w:rPr>
                <w:sz w:val="16"/>
                <w:szCs w:val="16"/>
              </w:rPr>
              <w:t>R2-1810807</w:t>
            </w:r>
          </w:p>
        </w:tc>
        <w:tc>
          <w:tcPr>
            <w:tcW w:w="1067" w:type="dxa"/>
          </w:tcPr>
          <w:p w14:paraId="73497D20" w14:textId="77777777" w:rsidR="002F4263" w:rsidRPr="002F4263" w:rsidRDefault="002F4263" w:rsidP="002F4263">
            <w:pPr>
              <w:rPr>
                <w:rFonts w:ascii="Times New Roman" w:hAnsi="Times New Roman"/>
                <w:sz w:val="16"/>
                <w:szCs w:val="16"/>
              </w:rPr>
            </w:pPr>
          </w:p>
        </w:tc>
      </w:tr>
      <w:tr w:rsidR="002F4263" w:rsidRPr="001908B0" w14:paraId="1F8C4C07" w14:textId="77777777" w:rsidTr="009E247D">
        <w:trPr>
          <w:trHeight w:val="20"/>
          <w:jc w:val="center"/>
        </w:trPr>
        <w:tc>
          <w:tcPr>
            <w:tcW w:w="1073" w:type="dxa"/>
          </w:tcPr>
          <w:p w14:paraId="1EC70F12" w14:textId="6D94A91E" w:rsidR="002F4263" w:rsidRPr="002F4263" w:rsidRDefault="001B7BF2" w:rsidP="002F4263">
            <w:pPr>
              <w:rPr>
                <w:rFonts w:ascii="Times New Roman" w:hAnsi="Times New Roman"/>
                <w:bCs/>
                <w:sz w:val="16"/>
                <w:szCs w:val="16"/>
              </w:rPr>
            </w:pPr>
            <w:hyperlink r:id="rId2473" w:history="1">
              <w:r w:rsidR="00D93AE1">
                <w:rPr>
                  <w:rStyle w:val="Hyperlink"/>
                  <w:sz w:val="16"/>
                  <w:szCs w:val="16"/>
                </w:rPr>
                <w:t>R1-1808167</w:t>
              </w:r>
            </w:hyperlink>
          </w:p>
        </w:tc>
        <w:tc>
          <w:tcPr>
            <w:tcW w:w="2849" w:type="dxa"/>
          </w:tcPr>
          <w:p w14:paraId="5599EF1E" w14:textId="017B28A7" w:rsidR="002F4263" w:rsidRPr="002F4263" w:rsidRDefault="002F4263" w:rsidP="002F4263">
            <w:pPr>
              <w:rPr>
                <w:rFonts w:ascii="Times New Roman" w:hAnsi="Times New Roman"/>
                <w:sz w:val="16"/>
                <w:szCs w:val="16"/>
              </w:rPr>
            </w:pPr>
            <w:r w:rsidRPr="002F4263">
              <w:rPr>
                <w:sz w:val="16"/>
                <w:szCs w:val="16"/>
              </w:rPr>
              <w:t>Reply LS on numberOfRA-PreamblesGroupA</w:t>
            </w:r>
          </w:p>
        </w:tc>
        <w:tc>
          <w:tcPr>
            <w:tcW w:w="1296" w:type="dxa"/>
          </w:tcPr>
          <w:p w14:paraId="0D7739FA" w14:textId="6CD3358E" w:rsidR="002F4263" w:rsidRPr="002F4263" w:rsidRDefault="002F4263" w:rsidP="002F4263">
            <w:pPr>
              <w:rPr>
                <w:rFonts w:ascii="Times New Roman" w:hAnsi="Times New Roman"/>
                <w:sz w:val="16"/>
                <w:szCs w:val="16"/>
              </w:rPr>
            </w:pPr>
            <w:r w:rsidRPr="002F4263">
              <w:rPr>
                <w:sz w:val="16"/>
                <w:szCs w:val="16"/>
              </w:rPr>
              <w:t>RAN2, Nokia</w:t>
            </w:r>
          </w:p>
        </w:tc>
        <w:tc>
          <w:tcPr>
            <w:tcW w:w="835" w:type="dxa"/>
          </w:tcPr>
          <w:p w14:paraId="31F7EAC3" w14:textId="07D10E05"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0EF6047F" w14:textId="0CA6C28C" w:rsidR="002F4263" w:rsidRPr="002F4263" w:rsidRDefault="002F4263" w:rsidP="002F4263">
            <w:pPr>
              <w:rPr>
                <w:rFonts w:ascii="Times New Roman" w:hAnsi="Times New Roman"/>
                <w:bCs/>
                <w:sz w:val="16"/>
                <w:szCs w:val="16"/>
              </w:rPr>
            </w:pPr>
            <w:r w:rsidRPr="002F4263">
              <w:rPr>
                <w:sz w:val="16"/>
                <w:szCs w:val="16"/>
              </w:rPr>
              <w:t>NR_newRAT-Core</w:t>
            </w:r>
          </w:p>
        </w:tc>
        <w:tc>
          <w:tcPr>
            <w:tcW w:w="1071" w:type="dxa"/>
          </w:tcPr>
          <w:p w14:paraId="0F1744D2" w14:textId="4D3DA27A" w:rsidR="002F4263" w:rsidRPr="002F4263" w:rsidRDefault="001B7BF2" w:rsidP="002F4263">
            <w:pPr>
              <w:rPr>
                <w:rFonts w:ascii="Times New Roman" w:hAnsi="Times New Roman"/>
                <w:sz w:val="16"/>
                <w:szCs w:val="16"/>
              </w:rPr>
            </w:pPr>
            <w:hyperlink r:id="rId2474" w:history="1">
              <w:r w:rsidR="00D93AE1">
                <w:rPr>
                  <w:rStyle w:val="Hyperlink"/>
                  <w:sz w:val="16"/>
                  <w:szCs w:val="16"/>
                </w:rPr>
                <w:t>R1-1807764</w:t>
              </w:r>
            </w:hyperlink>
          </w:p>
        </w:tc>
        <w:tc>
          <w:tcPr>
            <w:tcW w:w="989" w:type="dxa"/>
          </w:tcPr>
          <w:p w14:paraId="0AB7E71D" w14:textId="39381FD7" w:rsidR="002F4263" w:rsidRPr="002F4263" w:rsidRDefault="002F4263" w:rsidP="002F4263">
            <w:pPr>
              <w:rPr>
                <w:rFonts w:ascii="Times New Roman" w:hAnsi="Times New Roman"/>
                <w:sz w:val="16"/>
                <w:szCs w:val="16"/>
              </w:rPr>
            </w:pPr>
            <w:r w:rsidRPr="002F4263">
              <w:rPr>
                <w:sz w:val="16"/>
                <w:szCs w:val="16"/>
              </w:rPr>
              <w:t>RAN1</w:t>
            </w:r>
          </w:p>
        </w:tc>
        <w:tc>
          <w:tcPr>
            <w:tcW w:w="989" w:type="dxa"/>
          </w:tcPr>
          <w:p w14:paraId="4C29E733" w14:textId="77777777" w:rsidR="002F4263" w:rsidRPr="002F4263" w:rsidRDefault="002F4263" w:rsidP="002F4263">
            <w:pPr>
              <w:rPr>
                <w:rFonts w:ascii="Times New Roman" w:hAnsi="Times New Roman"/>
                <w:sz w:val="16"/>
                <w:szCs w:val="16"/>
              </w:rPr>
            </w:pPr>
          </w:p>
        </w:tc>
        <w:tc>
          <w:tcPr>
            <w:tcW w:w="1133" w:type="dxa"/>
          </w:tcPr>
          <w:p w14:paraId="7E977B0C" w14:textId="392A4BA7" w:rsidR="002F4263" w:rsidRPr="002F4263" w:rsidRDefault="002F4263" w:rsidP="002F4263">
            <w:pPr>
              <w:rPr>
                <w:rFonts w:ascii="Times New Roman" w:hAnsi="Times New Roman"/>
                <w:sz w:val="16"/>
                <w:szCs w:val="16"/>
              </w:rPr>
            </w:pPr>
            <w:r w:rsidRPr="002F4263">
              <w:rPr>
                <w:sz w:val="16"/>
                <w:szCs w:val="16"/>
              </w:rPr>
              <w:t>R2-1810894</w:t>
            </w:r>
          </w:p>
        </w:tc>
        <w:tc>
          <w:tcPr>
            <w:tcW w:w="1067" w:type="dxa"/>
          </w:tcPr>
          <w:p w14:paraId="14586E4D" w14:textId="77777777" w:rsidR="002F4263" w:rsidRPr="002F4263" w:rsidRDefault="002F4263" w:rsidP="002F4263">
            <w:pPr>
              <w:rPr>
                <w:rFonts w:ascii="Times New Roman" w:hAnsi="Times New Roman"/>
                <w:sz w:val="16"/>
                <w:szCs w:val="16"/>
              </w:rPr>
            </w:pPr>
          </w:p>
        </w:tc>
      </w:tr>
      <w:tr w:rsidR="002F4263" w:rsidRPr="001908B0" w14:paraId="19D30851" w14:textId="77777777" w:rsidTr="009E247D">
        <w:trPr>
          <w:trHeight w:val="20"/>
          <w:jc w:val="center"/>
        </w:trPr>
        <w:tc>
          <w:tcPr>
            <w:tcW w:w="1073" w:type="dxa"/>
          </w:tcPr>
          <w:p w14:paraId="644D6A07" w14:textId="5305595C" w:rsidR="002F4263" w:rsidRPr="002F4263" w:rsidRDefault="001B7BF2" w:rsidP="002F4263">
            <w:pPr>
              <w:rPr>
                <w:rFonts w:ascii="Times New Roman" w:hAnsi="Times New Roman"/>
                <w:bCs/>
                <w:sz w:val="16"/>
                <w:szCs w:val="16"/>
              </w:rPr>
            </w:pPr>
            <w:hyperlink r:id="rId2475" w:history="1">
              <w:r w:rsidR="00D93AE1">
                <w:rPr>
                  <w:rStyle w:val="Hyperlink"/>
                  <w:sz w:val="16"/>
                  <w:szCs w:val="16"/>
                </w:rPr>
                <w:t>R1-1808168</w:t>
              </w:r>
            </w:hyperlink>
          </w:p>
        </w:tc>
        <w:tc>
          <w:tcPr>
            <w:tcW w:w="2849" w:type="dxa"/>
          </w:tcPr>
          <w:p w14:paraId="08E9854F" w14:textId="73EE5AD4" w:rsidR="002F4263" w:rsidRPr="002F4263" w:rsidRDefault="002F4263" w:rsidP="002F4263">
            <w:pPr>
              <w:rPr>
                <w:rFonts w:ascii="Times New Roman" w:hAnsi="Times New Roman"/>
                <w:sz w:val="16"/>
                <w:szCs w:val="16"/>
              </w:rPr>
            </w:pPr>
            <w:r w:rsidRPr="002F4263">
              <w:rPr>
                <w:sz w:val="16"/>
                <w:szCs w:val="16"/>
              </w:rPr>
              <w:t>LS on overlapping SIB1 and SI messages</w:t>
            </w:r>
          </w:p>
        </w:tc>
        <w:tc>
          <w:tcPr>
            <w:tcW w:w="1296" w:type="dxa"/>
          </w:tcPr>
          <w:p w14:paraId="01ABD75C" w14:textId="1A1F786B" w:rsidR="002F4263" w:rsidRPr="002F4263" w:rsidRDefault="002F4263" w:rsidP="002F4263">
            <w:pPr>
              <w:rPr>
                <w:rFonts w:ascii="Times New Roman" w:hAnsi="Times New Roman"/>
                <w:sz w:val="16"/>
                <w:szCs w:val="16"/>
              </w:rPr>
            </w:pPr>
            <w:r w:rsidRPr="002F4263">
              <w:rPr>
                <w:sz w:val="16"/>
                <w:szCs w:val="16"/>
              </w:rPr>
              <w:t>RAN2, Ericsson</w:t>
            </w:r>
          </w:p>
        </w:tc>
        <w:tc>
          <w:tcPr>
            <w:tcW w:w="835" w:type="dxa"/>
          </w:tcPr>
          <w:p w14:paraId="3871859E" w14:textId="7A138D43"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761FC3C8" w14:textId="748220C4" w:rsidR="002F4263" w:rsidRPr="002F4263" w:rsidRDefault="002F4263" w:rsidP="002F4263">
            <w:pPr>
              <w:rPr>
                <w:rFonts w:ascii="Times New Roman" w:hAnsi="Times New Roman"/>
                <w:bCs/>
                <w:sz w:val="16"/>
                <w:szCs w:val="16"/>
              </w:rPr>
            </w:pPr>
            <w:r w:rsidRPr="002F4263">
              <w:rPr>
                <w:sz w:val="16"/>
                <w:szCs w:val="16"/>
              </w:rPr>
              <w:t>NR_newRAT-Core</w:t>
            </w:r>
          </w:p>
        </w:tc>
        <w:tc>
          <w:tcPr>
            <w:tcW w:w="1071" w:type="dxa"/>
          </w:tcPr>
          <w:p w14:paraId="3BA6C824" w14:textId="77777777" w:rsidR="002F4263" w:rsidRPr="002F4263" w:rsidRDefault="002F4263" w:rsidP="002F4263">
            <w:pPr>
              <w:rPr>
                <w:rFonts w:ascii="Times New Roman" w:hAnsi="Times New Roman"/>
                <w:sz w:val="16"/>
                <w:szCs w:val="16"/>
              </w:rPr>
            </w:pPr>
          </w:p>
        </w:tc>
        <w:tc>
          <w:tcPr>
            <w:tcW w:w="989" w:type="dxa"/>
          </w:tcPr>
          <w:p w14:paraId="0858E9EB" w14:textId="26A529A0" w:rsidR="002F4263" w:rsidRPr="002F4263" w:rsidRDefault="002F4263" w:rsidP="002F4263">
            <w:pPr>
              <w:rPr>
                <w:rFonts w:ascii="Times New Roman" w:hAnsi="Times New Roman"/>
                <w:sz w:val="16"/>
                <w:szCs w:val="16"/>
              </w:rPr>
            </w:pPr>
            <w:r w:rsidRPr="002F4263">
              <w:rPr>
                <w:sz w:val="16"/>
                <w:szCs w:val="16"/>
              </w:rPr>
              <w:t>RAN1</w:t>
            </w:r>
          </w:p>
        </w:tc>
        <w:tc>
          <w:tcPr>
            <w:tcW w:w="989" w:type="dxa"/>
          </w:tcPr>
          <w:p w14:paraId="561291DE" w14:textId="77777777" w:rsidR="002F4263" w:rsidRPr="002F4263" w:rsidRDefault="002F4263" w:rsidP="002F4263">
            <w:pPr>
              <w:rPr>
                <w:rFonts w:ascii="Times New Roman" w:hAnsi="Times New Roman"/>
                <w:sz w:val="16"/>
                <w:szCs w:val="16"/>
              </w:rPr>
            </w:pPr>
          </w:p>
        </w:tc>
        <w:tc>
          <w:tcPr>
            <w:tcW w:w="1133" w:type="dxa"/>
          </w:tcPr>
          <w:p w14:paraId="2172E604" w14:textId="293A9E71" w:rsidR="002F4263" w:rsidRPr="002F4263" w:rsidRDefault="002F4263" w:rsidP="002F4263">
            <w:pPr>
              <w:rPr>
                <w:rFonts w:ascii="Times New Roman" w:hAnsi="Times New Roman"/>
                <w:sz w:val="16"/>
                <w:szCs w:val="16"/>
              </w:rPr>
            </w:pPr>
            <w:r w:rsidRPr="002F4263">
              <w:rPr>
                <w:sz w:val="16"/>
                <w:szCs w:val="16"/>
              </w:rPr>
              <w:t>R2-1810936</w:t>
            </w:r>
          </w:p>
        </w:tc>
        <w:tc>
          <w:tcPr>
            <w:tcW w:w="1067" w:type="dxa"/>
          </w:tcPr>
          <w:p w14:paraId="4FEEDE4D" w14:textId="77777777" w:rsidR="002F4263" w:rsidRPr="002F4263" w:rsidRDefault="002F4263" w:rsidP="002F4263">
            <w:pPr>
              <w:rPr>
                <w:rFonts w:ascii="Times New Roman" w:hAnsi="Times New Roman"/>
                <w:sz w:val="16"/>
                <w:szCs w:val="16"/>
              </w:rPr>
            </w:pPr>
          </w:p>
        </w:tc>
      </w:tr>
      <w:tr w:rsidR="002F4263" w:rsidRPr="001908B0" w14:paraId="4E12BEBE" w14:textId="77777777" w:rsidTr="009E247D">
        <w:trPr>
          <w:trHeight w:val="20"/>
          <w:jc w:val="center"/>
        </w:trPr>
        <w:tc>
          <w:tcPr>
            <w:tcW w:w="1073" w:type="dxa"/>
          </w:tcPr>
          <w:p w14:paraId="48D91910" w14:textId="5750E5FE" w:rsidR="002F4263" w:rsidRPr="002F4263" w:rsidRDefault="001B7BF2" w:rsidP="002F4263">
            <w:pPr>
              <w:rPr>
                <w:rFonts w:ascii="Times New Roman" w:hAnsi="Times New Roman"/>
                <w:bCs/>
                <w:sz w:val="16"/>
                <w:szCs w:val="16"/>
              </w:rPr>
            </w:pPr>
            <w:hyperlink r:id="rId2476" w:history="1">
              <w:r w:rsidR="00D93AE1">
                <w:rPr>
                  <w:rStyle w:val="Hyperlink"/>
                  <w:sz w:val="16"/>
                  <w:szCs w:val="16"/>
                </w:rPr>
                <w:t>R1-1808169</w:t>
              </w:r>
            </w:hyperlink>
          </w:p>
        </w:tc>
        <w:tc>
          <w:tcPr>
            <w:tcW w:w="2849" w:type="dxa"/>
          </w:tcPr>
          <w:p w14:paraId="4BA35926" w14:textId="02BEFDF8" w:rsidR="002F4263" w:rsidRPr="002F4263" w:rsidRDefault="002F4263" w:rsidP="002F4263">
            <w:pPr>
              <w:rPr>
                <w:rFonts w:ascii="Times New Roman" w:hAnsi="Times New Roman"/>
                <w:sz w:val="16"/>
                <w:szCs w:val="16"/>
              </w:rPr>
            </w:pPr>
            <w:r w:rsidRPr="002F4263">
              <w:rPr>
                <w:sz w:val="16"/>
                <w:szCs w:val="16"/>
              </w:rPr>
              <w:t>LS on short message transmission using DCI</w:t>
            </w:r>
          </w:p>
        </w:tc>
        <w:tc>
          <w:tcPr>
            <w:tcW w:w="1296" w:type="dxa"/>
          </w:tcPr>
          <w:p w14:paraId="549FD494" w14:textId="7421BCD3" w:rsidR="002F4263" w:rsidRPr="002F4263" w:rsidRDefault="002F4263" w:rsidP="002F4263">
            <w:pPr>
              <w:rPr>
                <w:rFonts w:ascii="Times New Roman" w:hAnsi="Times New Roman"/>
                <w:sz w:val="16"/>
                <w:szCs w:val="16"/>
              </w:rPr>
            </w:pPr>
            <w:r w:rsidRPr="002F4263">
              <w:rPr>
                <w:sz w:val="16"/>
                <w:szCs w:val="16"/>
              </w:rPr>
              <w:t>RAN2, Ericsson</w:t>
            </w:r>
          </w:p>
        </w:tc>
        <w:tc>
          <w:tcPr>
            <w:tcW w:w="835" w:type="dxa"/>
          </w:tcPr>
          <w:p w14:paraId="12AB2070" w14:textId="5B1F2D10"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4A082707" w14:textId="3F2FE9FA" w:rsidR="002F4263" w:rsidRPr="002F4263" w:rsidRDefault="002F4263" w:rsidP="002F4263">
            <w:pPr>
              <w:rPr>
                <w:rFonts w:ascii="Times New Roman" w:hAnsi="Times New Roman"/>
                <w:bCs/>
                <w:sz w:val="16"/>
                <w:szCs w:val="16"/>
              </w:rPr>
            </w:pPr>
            <w:r w:rsidRPr="002F4263">
              <w:rPr>
                <w:sz w:val="16"/>
                <w:szCs w:val="16"/>
              </w:rPr>
              <w:t>NR_newRAT-Core</w:t>
            </w:r>
          </w:p>
        </w:tc>
        <w:tc>
          <w:tcPr>
            <w:tcW w:w="1071" w:type="dxa"/>
          </w:tcPr>
          <w:p w14:paraId="35CE162E" w14:textId="77777777" w:rsidR="002F4263" w:rsidRPr="002F4263" w:rsidRDefault="002F4263" w:rsidP="002F4263">
            <w:pPr>
              <w:rPr>
                <w:rFonts w:ascii="Times New Roman" w:hAnsi="Times New Roman"/>
                <w:sz w:val="16"/>
                <w:szCs w:val="16"/>
              </w:rPr>
            </w:pPr>
          </w:p>
        </w:tc>
        <w:tc>
          <w:tcPr>
            <w:tcW w:w="989" w:type="dxa"/>
          </w:tcPr>
          <w:p w14:paraId="3E35A5FF" w14:textId="48DD1B2F" w:rsidR="002F4263" w:rsidRPr="002F4263" w:rsidRDefault="002F4263" w:rsidP="002F4263">
            <w:pPr>
              <w:rPr>
                <w:rFonts w:ascii="Times New Roman" w:hAnsi="Times New Roman"/>
                <w:sz w:val="16"/>
                <w:szCs w:val="16"/>
              </w:rPr>
            </w:pPr>
            <w:r w:rsidRPr="002F4263">
              <w:rPr>
                <w:sz w:val="16"/>
                <w:szCs w:val="16"/>
              </w:rPr>
              <w:t>RAN1</w:t>
            </w:r>
          </w:p>
        </w:tc>
        <w:tc>
          <w:tcPr>
            <w:tcW w:w="989" w:type="dxa"/>
          </w:tcPr>
          <w:p w14:paraId="2B2E05D3" w14:textId="77777777" w:rsidR="002F4263" w:rsidRPr="002F4263" w:rsidRDefault="002F4263" w:rsidP="002F4263">
            <w:pPr>
              <w:rPr>
                <w:rFonts w:ascii="Times New Roman" w:hAnsi="Times New Roman"/>
                <w:sz w:val="16"/>
                <w:szCs w:val="16"/>
              </w:rPr>
            </w:pPr>
          </w:p>
        </w:tc>
        <w:tc>
          <w:tcPr>
            <w:tcW w:w="1133" w:type="dxa"/>
          </w:tcPr>
          <w:p w14:paraId="1FA22F7E" w14:textId="6568B483" w:rsidR="002F4263" w:rsidRPr="002F4263" w:rsidRDefault="002F4263" w:rsidP="002F4263">
            <w:pPr>
              <w:rPr>
                <w:rFonts w:ascii="Times New Roman" w:hAnsi="Times New Roman"/>
                <w:sz w:val="16"/>
                <w:szCs w:val="16"/>
              </w:rPr>
            </w:pPr>
            <w:r w:rsidRPr="002F4263">
              <w:rPr>
                <w:sz w:val="16"/>
                <w:szCs w:val="16"/>
              </w:rPr>
              <w:t>R2-1810937</w:t>
            </w:r>
          </w:p>
        </w:tc>
        <w:tc>
          <w:tcPr>
            <w:tcW w:w="1067" w:type="dxa"/>
          </w:tcPr>
          <w:p w14:paraId="2C04C553" w14:textId="77777777" w:rsidR="002F4263" w:rsidRPr="002F4263" w:rsidRDefault="002F4263" w:rsidP="002F4263">
            <w:pPr>
              <w:rPr>
                <w:rFonts w:ascii="Times New Roman" w:hAnsi="Times New Roman"/>
                <w:sz w:val="16"/>
                <w:szCs w:val="16"/>
              </w:rPr>
            </w:pPr>
          </w:p>
        </w:tc>
      </w:tr>
      <w:tr w:rsidR="002F4263" w:rsidRPr="001908B0" w14:paraId="3F3F4CC3" w14:textId="77777777" w:rsidTr="009E247D">
        <w:trPr>
          <w:trHeight w:val="20"/>
          <w:jc w:val="center"/>
        </w:trPr>
        <w:tc>
          <w:tcPr>
            <w:tcW w:w="1073" w:type="dxa"/>
          </w:tcPr>
          <w:p w14:paraId="402C64B4" w14:textId="1719D74B" w:rsidR="002F4263" w:rsidRPr="002F4263" w:rsidRDefault="001B7BF2" w:rsidP="002F4263">
            <w:pPr>
              <w:rPr>
                <w:rFonts w:ascii="Times New Roman" w:hAnsi="Times New Roman"/>
                <w:bCs/>
                <w:sz w:val="16"/>
                <w:szCs w:val="16"/>
              </w:rPr>
            </w:pPr>
            <w:hyperlink r:id="rId2477" w:history="1">
              <w:r w:rsidR="00D93AE1">
                <w:rPr>
                  <w:rStyle w:val="Hyperlink"/>
                  <w:sz w:val="16"/>
                  <w:szCs w:val="16"/>
                </w:rPr>
                <w:t>R1-1808170</w:t>
              </w:r>
            </w:hyperlink>
          </w:p>
        </w:tc>
        <w:tc>
          <w:tcPr>
            <w:tcW w:w="2849" w:type="dxa"/>
          </w:tcPr>
          <w:p w14:paraId="02201387" w14:textId="751F90CC" w:rsidR="002F4263" w:rsidRPr="002F4263" w:rsidRDefault="002F4263" w:rsidP="002F4263">
            <w:pPr>
              <w:rPr>
                <w:rFonts w:ascii="Times New Roman" w:hAnsi="Times New Roman"/>
                <w:sz w:val="16"/>
                <w:szCs w:val="16"/>
              </w:rPr>
            </w:pPr>
            <w:r w:rsidRPr="002F4263">
              <w:rPr>
                <w:sz w:val="16"/>
                <w:szCs w:val="16"/>
              </w:rPr>
              <w:t>Reply LS on NR Cell Information signalled over X2 for EN-DC</w:t>
            </w:r>
          </w:p>
        </w:tc>
        <w:tc>
          <w:tcPr>
            <w:tcW w:w="1296" w:type="dxa"/>
          </w:tcPr>
          <w:p w14:paraId="2399D61F" w14:textId="5702CA42" w:rsidR="002F4263" w:rsidRPr="002F4263" w:rsidRDefault="002F4263" w:rsidP="002F4263">
            <w:pPr>
              <w:rPr>
                <w:rFonts w:ascii="Times New Roman" w:hAnsi="Times New Roman"/>
                <w:sz w:val="16"/>
                <w:szCs w:val="16"/>
              </w:rPr>
            </w:pPr>
            <w:r w:rsidRPr="002F4263">
              <w:rPr>
                <w:sz w:val="16"/>
                <w:szCs w:val="16"/>
              </w:rPr>
              <w:t>RAN2, Ericsson</w:t>
            </w:r>
          </w:p>
        </w:tc>
        <w:tc>
          <w:tcPr>
            <w:tcW w:w="835" w:type="dxa"/>
          </w:tcPr>
          <w:p w14:paraId="5FB81FF4" w14:textId="5610A40A"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35AEC96E" w14:textId="2C2FEF84" w:rsidR="002F4263" w:rsidRPr="002F4263" w:rsidRDefault="002F4263" w:rsidP="002F4263">
            <w:pPr>
              <w:rPr>
                <w:rFonts w:ascii="Times New Roman" w:hAnsi="Times New Roman"/>
                <w:bCs/>
                <w:sz w:val="16"/>
                <w:szCs w:val="16"/>
              </w:rPr>
            </w:pPr>
            <w:r w:rsidRPr="002F4263">
              <w:rPr>
                <w:sz w:val="16"/>
                <w:szCs w:val="16"/>
              </w:rPr>
              <w:t>NR_newRAT-Core</w:t>
            </w:r>
          </w:p>
        </w:tc>
        <w:tc>
          <w:tcPr>
            <w:tcW w:w="1071" w:type="dxa"/>
          </w:tcPr>
          <w:p w14:paraId="0D72491F" w14:textId="7CE1E8A4" w:rsidR="002F4263" w:rsidRPr="002F4263" w:rsidRDefault="002F4263" w:rsidP="002F4263">
            <w:pPr>
              <w:rPr>
                <w:rFonts w:ascii="Times New Roman" w:hAnsi="Times New Roman"/>
                <w:sz w:val="16"/>
                <w:szCs w:val="16"/>
              </w:rPr>
            </w:pPr>
            <w:r w:rsidRPr="002F4263">
              <w:rPr>
                <w:sz w:val="16"/>
                <w:szCs w:val="16"/>
              </w:rPr>
              <w:t>R3-183569</w:t>
            </w:r>
          </w:p>
        </w:tc>
        <w:tc>
          <w:tcPr>
            <w:tcW w:w="989" w:type="dxa"/>
          </w:tcPr>
          <w:p w14:paraId="746BDAAA" w14:textId="01A6E0BB" w:rsidR="002F4263" w:rsidRPr="002F4263" w:rsidRDefault="002F4263" w:rsidP="002F4263">
            <w:pPr>
              <w:rPr>
                <w:rFonts w:ascii="Times New Roman" w:hAnsi="Times New Roman"/>
                <w:sz w:val="16"/>
                <w:szCs w:val="16"/>
              </w:rPr>
            </w:pPr>
            <w:r w:rsidRPr="002F4263">
              <w:rPr>
                <w:sz w:val="16"/>
                <w:szCs w:val="16"/>
              </w:rPr>
              <w:t>RAN3</w:t>
            </w:r>
          </w:p>
        </w:tc>
        <w:tc>
          <w:tcPr>
            <w:tcW w:w="989" w:type="dxa"/>
          </w:tcPr>
          <w:p w14:paraId="68B092A2" w14:textId="7A0810DD" w:rsidR="002F4263" w:rsidRPr="002F4263" w:rsidRDefault="002F4263" w:rsidP="002F4263">
            <w:pPr>
              <w:rPr>
                <w:rFonts w:ascii="Times New Roman" w:hAnsi="Times New Roman"/>
                <w:sz w:val="16"/>
                <w:szCs w:val="16"/>
              </w:rPr>
            </w:pPr>
            <w:r w:rsidRPr="002F4263">
              <w:rPr>
                <w:sz w:val="16"/>
                <w:szCs w:val="16"/>
              </w:rPr>
              <w:t>RAN1, RAN4</w:t>
            </w:r>
          </w:p>
        </w:tc>
        <w:tc>
          <w:tcPr>
            <w:tcW w:w="1133" w:type="dxa"/>
          </w:tcPr>
          <w:p w14:paraId="58F639D3" w14:textId="227BF190" w:rsidR="002F4263" w:rsidRPr="002F4263" w:rsidRDefault="002F4263" w:rsidP="002F4263">
            <w:pPr>
              <w:rPr>
                <w:rFonts w:ascii="Times New Roman" w:hAnsi="Times New Roman"/>
                <w:sz w:val="16"/>
                <w:szCs w:val="16"/>
              </w:rPr>
            </w:pPr>
            <w:r w:rsidRPr="002F4263">
              <w:rPr>
                <w:sz w:val="16"/>
                <w:szCs w:val="16"/>
              </w:rPr>
              <w:t>R2-1810942</w:t>
            </w:r>
          </w:p>
        </w:tc>
        <w:tc>
          <w:tcPr>
            <w:tcW w:w="1067" w:type="dxa"/>
          </w:tcPr>
          <w:p w14:paraId="79153FD8" w14:textId="77777777" w:rsidR="002F4263" w:rsidRPr="002F4263" w:rsidRDefault="002F4263" w:rsidP="002F4263">
            <w:pPr>
              <w:rPr>
                <w:rFonts w:ascii="Times New Roman" w:hAnsi="Times New Roman"/>
                <w:sz w:val="16"/>
                <w:szCs w:val="16"/>
              </w:rPr>
            </w:pPr>
          </w:p>
        </w:tc>
      </w:tr>
      <w:tr w:rsidR="002F4263" w:rsidRPr="001908B0" w14:paraId="1B017CC5" w14:textId="77777777" w:rsidTr="009E247D">
        <w:trPr>
          <w:trHeight w:val="20"/>
          <w:jc w:val="center"/>
        </w:trPr>
        <w:tc>
          <w:tcPr>
            <w:tcW w:w="1073" w:type="dxa"/>
          </w:tcPr>
          <w:p w14:paraId="7A70A216" w14:textId="72DC6837" w:rsidR="002F4263" w:rsidRPr="002F4263" w:rsidRDefault="001B7BF2" w:rsidP="002F4263">
            <w:pPr>
              <w:rPr>
                <w:rFonts w:ascii="Times New Roman" w:hAnsi="Times New Roman"/>
                <w:bCs/>
                <w:sz w:val="16"/>
                <w:szCs w:val="16"/>
              </w:rPr>
            </w:pPr>
            <w:hyperlink r:id="rId2478" w:history="1">
              <w:r w:rsidR="00D93AE1">
                <w:rPr>
                  <w:rStyle w:val="Hyperlink"/>
                  <w:sz w:val="16"/>
                  <w:szCs w:val="16"/>
                </w:rPr>
                <w:t>R1-1808171</w:t>
              </w:r>
            </w:hyperlink>
          </w:p>
        </w:tc>
        <w:tc>
          <w:tcPr>
            <w:tcW w:w="2849" w:type="dxa"/>
          </w:tcPr>
          <w:p w14:paraId="4E07309C" w14:textId="6B984686" w:rsidR="002F4263" w:rsidRPr="002F4263" w:rsidRDefault="002F4263" w:rsidP="002F4263">
            <w:pPr>
              <w:rPr>
                <w:rFonts w:ascii="Times New Roman" w:hAnsi="Times New Roman"/>
                <w:sz w:val="16"/>
                <w:szCs w:val="16"/>
              </w:rPr>
            </w:pPr>
            <w:r w:rsidRPr="002F4263">
              <w:rPr>
                <w:sz w:val="16"/>
                <w:szCs w:val="16"/>
              </w:rPr>
              <w:t>Reply LS on Bandwidth configuration for initial BWP</w:t>
            </w:r>
          </w:p>
        </w:tc>
        <w:tc>
          <w:tcPr>
            <w:tcW w:w="1296" w:type="dxa"/>
          </w:tcPr>
          <w:p w14:paraId="04E0AC03" w14:textId="4BD669DB" w:rsidR="002F4263" w:rsidRPr="002F4263" w:rsidRDefault="002F4263" w:rsidP="002F4263">
            <w:pPr>
              <w:rPr>
                <w:rFonts w:ascii="Times New Roman" w:hAnsi="Times New Roman"/>
                <w:sz w:val="16"/>
                <w:szCs w:val="16"/>
              </w:rPr>
            </w:pPr>
            <w:r w:rsidRPr="002F4263">
              <w:rPr>
                <w:sz w:val="16"/>
                <w:szCs w:val="16"/>
              </w:rPr>
              <w:t>RAN2, NTT DOCOMO</w:t>
            </w:r>
          </w:p>
        </w:tc>
        <w:tc>
          <w:tcPr>
            <w:tcW w:w="835" w:type="dxa"/>
          </w:tcPr>
          <w:p w14:paraId="3A33B2AD" w14:textId="5771FCAE"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6C5A6A8A" w14:textId="460470AC" w:rsidR="002F4263" w:rsidRPr="002F4263" w:rsidRDefault="002F4263" w:rsidP="002F4263">
            <w:pPr>
              <w:rPr>
                <w:rFonts w:ascii="Times New Roman" w:hAnsi="Times New Roman"/>
                <w:bCs/>
                <w:sz w:val="16"/>
                <w:szCs w:val="16"/>
              </w:rPr>
            </w:pPr>
            <w:r w:rsidRPr="002F4263">
              <w:rPr>
                <w:sz w:val="16"/>
                <w:szCs w:val="16"/>
              </w:rPr>
              <w:t>NR_newRAT-Core</w:t>
            </w:r>
          </w:p>
        </w:tc>
        <w:tc>
          <w:tcPr>
            <w:tcW w:w="1071" w:type="dxa"/>
          </w:tcPr>
          <w:p w14:paraId="63B62C36" w14:textId="5A62A213" w:rsidR="002F4263" w:rsidRPr="002F4263" w:rsidRDefault="001B7BF2" w:rsidP="002F4263">
            <w:pPr>
              <w:rPr>
                <w:rFonts w:ascii="Times New Roman" w:hAnsi="Times New Roman"/>
                <w:sz w:val="16"/>
                <w:szCs w:val="16"/>
              </w:rPr>
            </w:pPr>
            <w:hyperlink r:id="rId2479" w:history="1">
              <w:r w:rsidR="00D93AE1">
                <w:rPr>
                  <w:rStyle w:val="Hyperlink"/>
                  <w:sz w:val="16"/>
                  <w:szCs w:val="16"/>
                </w:rPr>
                <w:t>R1-1807873</w:t>
              </w:r>
            </w:hyperlink>
          </w:p>
        </w:tc>
        <w:tc>
          <w:tcPr>
            <w:tcW w:w="989" w:type="dxa"/>
          </w:tcPr>
          <w:p w14:paraId="5ECB0C07" w14:textId="7379B79E" w:rsidR="002F4263" w:rsidRPr="002F4263" w:rsidRDefault="002F4263" w:rsidP="002F4263">
            <w:pPr>
              <w:rPr>
                <w:rFonts w:ascii="Times New Roman" w:hAnsi="Times New Roman"/>
                <w:sz w:val="16"/>
                <w:szCs w:val="16"/>
              </w:rPr>
            </w:pPr>
            <w:r w:rsidRPr="002F4263">
              <w:rPr>
                <w:sz w:val="16"/>
                <w:szCs w:val="16"/>
              </w:rPr>
              <w:t>RAN1</w:t>
            </w:r>
          </w:p>
        </w:tc>
        <w:tc>
          <w:tcPr>
            <w:tcW w:w="989" w:type="dxa"/>
          </w:tcPr>
          <w:p w14:paraId="2E993E6A" w14:textId="1F861785" w:rsidR="002F4263" w:rsidRPr="002F4263" w:rsidRDefault="002F4263" w:rsidP="002F4263">
            <w:pPr>
              <w:rPr>
                <w:rFonts w:ascii="Times New Roman" w:hAnsi="Times New Roman"/>
                <w:sz w:val="16"/>
                <w:szCs w:val="16"/>
              </w:rPr>
            </w:pPr>
            <w:r w:rsidRPr="002F4263">
              <w:rPr>
                <w:sz w:val="16"/>
                <w:szCs w:val="16"/>
              </w:rPr>
              <w:t>RAN4</w:t>
            </w:r>
          </w:p>
        </w:tc>
        <w:tc>
          <w:tcPr>
            <w:tcW w:w="1133" w:type="dxa"/>
          </w:tcPr>
          <w:p w14:paraId="47FC2221" w14:textId="76410B2D" w:rsidR="002F4263" w:rsidRPr="002F4263" w:rsidRDefault="002F4263" w:rsidP="002F4263">
            <w:pPr>
              <w:rPr>
                <w:rFonts w:ascii="Times New Roman" w:hAnsi="Times New Roman"/>
                <w:sz w:val="16"/>
                <w:szCs w:val="16"/>
              </w:rPr>
            </w:pPr>
            <w:r w:rsidRPr="002F4263">
              <w:rPr>
                <w:sz w:val="16"/>
                <w:szCs w:val="16"/>
              </w:rPr>
              <w:t>R2-1810943</w:t>
            </w:r>
          </w:p>
        </w:tc>
        <w:tc>
          <w:tcPr>
            <w:tcW w:w="1067" w:type="dxa"/>
          </w:tcPr>
          <w:p w14:paraId="2EB6199E" w14:textId="77777777" w:rsidR="002F4263" w:rsidRPr="002F4263" w:rsidRDefault="002F4263" w:rsidP="002F4263">
            <w:pPr>
              <w:rPr>
                <w:rFonts w:ascii="Times New Roman" w:hAnsi="Times New Roman"/>
                <w:sz w:val="16"/>
                <w:szCs w:val="16"/>
              </w:rPr>
            </w:pPr>
          </w:p>
        </w:tc>
      </w:tr>
      <w:tr w:rsidR="002F4263" w:rsidRPr="001908B0" w14:paraId="0A5FF47E" w14:textId="77777777" w:rsidTr="009E247D">
        <w:trPr>
          <w:trHeight w:val="20"/>
          <w:jc w:val="center"/>
        </w:trPr>
        <w:tc>
          <w:tcPr>
            <w:tcW w:w="1073" w:type="dxa"/>
          </w:tcPr>
          <w:p w14:paraId="231C5827" w14:textId="0EB4F9CA" w:rsidR="002F4263" w:rsidRPr="002F4263" w:rsidRDefault="001B7BF2" w:rsidP="002F4263">
            <w:pPr>
              <w:rPr>
                <w:rFonts w:ascii="Times New Roman" w:hAnsi="Times New Roman"/>
                <w:bCs/>
                <w:sz w:val="16"/>
                <w:szCs w:val="16"/>
              </w:rPr>
            </w:pPr>
            <w:hyperlink r:id="rId2480" w:history="1">
              <w:r w:rsidR="00D93AE1">
                <w:rPr>
                  <w:rStyle w:val="Hyperlink"/>
                  <w:sz w:val="16"/>
                  <w:szCs w:val="16"/>
                </w:rPr>
                <w:t>R1-1808172</w:t>
              </w:r>
            </w:hyperlink>
          </w:p>
        </w:tc>
        <w:tc>
          <w:tcPr>
            <w:tcW w:w="2849" w:type="dxa"/>
          </w:tcPr>
          <w:p w14:paraId="116E87B1" w14:textId="70A4E2B5" w:rsidR="002F4263" w:rsidRPr="002F4263" w:rsidRDefault="002F4263" w:rsidP="002F4263">
            <w:pPr>
              <w:rPr>
                <w:rFonts w:ascii="Times New Roman" w:hAnsi="Times New Roman"/>
                <w:sz w:val="16"/>
                <w:szCs w:val="16"/>
              </w:rPr>
            </w:pPr>
            <w:r w:rsidRPr="002F4263">
              <w:rPr>
                <w:sz w:val="16"/>
                <w:szCs w:val="16"/>
              </w:rPr>
              <w:t>LS on Further Agreements on Paging Occasions</w:t>
            </w:r>
          </w:p>
        </w:tc>
        <w:tc>
          <w:tcPr>
            <w:tcW w:w="1296" w:type="dxa"/>
          </w:tcPr>
          <w:p w14:paraId="58585BA1" w14:textId="009A202F" w:rsidR="002F4263" w:rsidRPr="002F4263" w:rsidRDefault="002F4263" w:rsidP="002F4263">
            <w:pPr>
              <w:rPr>
                <w:rFonts w:ascii="Times New Roman" w:hAnsi="Times New Roman"/>
                <w:sz w:val="16"/>
                <w:szCs w:val="16"/>
              </w:rPr>
            </w:pPr>
            <w:r w:rsidRPr="002F4263">
              <w:rPr>
                <w:sz w:val="16"/>
                <w:szCs w:val="16"/>
              </w:rPr>
              <w:t>RAN2, Qualcomm</w:t>
            </w:r>
          </w:p>
        </w:tc>
        <w:tc>
          <w:tcPr>
            <w:tcW w:w="835" w:type="dxa"/>
          </w:tcPr>
          <w:p w14:paraId="50C01085" w14:textId="4AF79260"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7346A0C5" w14:textId="33634888" w:rsidR="002F4263" w:rsidRPr="002F4263" w:rsidRDefault="002F4263" w:rsidP="002F4263">
            <w:pPr>
              <w:rPr>
                <w:rFonts w:ascii="Times New Roman" w:hAnsi="Times New Roman"/>
                <w:bCs/>
                <w:sz w:val="16"/>
                <w:szCs w:val="16"/>
              </w:rPr>
            </w:pPr>
            <w:r w:rsidRPr="002F4263">
              <w:rPr>
                <w:sz w:val="16"/>
                <w:szCs w:val="16"/>
              </w:rPr>
              <w:t>NR_newRAT-Core</w:t>
            </w:r>
          </w:p>
        </w:tc>
        <w:tc>
          <w:tcPr>
            <w:tcW w:w="1071" w:type="dxa"/>
          </w:tcPr>
          <w:p w14:paraId="77929954" w14:textId="77777777" w:rsidR="002F4263" w:rsidRPr="002F4263" w:rsidRDefault="002F4263" w:rsidP="002F4263">
            <w:pPr>
              <w:rPr>
                <w:rFonts w:ascii="Times New Roman" w:hAnsi="Times New Roman"/>
                <w:sz w:val="16"/>
                <w:szCs w:val="16"/>
              </w:rPr>
            </w:pPr>
          </w:p>
        </w:tc>
        <w:tc>
          <w:tcPr>
            <w:tcW w:w="989" w:type="dxa"/>
          </w:tcPr>
          <w:p w14:paraId="4E111DC8" w14:textId="3856B097" w:rsidR="002F4263" w:rsidRPr="002F4263" w:rsidRDefault="002F4263" w:rsidP="002F4263">
            <w:pPr>
              <w:rPr>
                <w:rFonts w:ascii="Times New Roman" w:hAnsi="Times New Roman"/>
                <w:sz w:val="16"/>
                <w:szCs w:val="16"/>
              </w:rPr>
            </w:pPr>
            <w:r w:rsidRPr="002F4263">
              <w:rPr>
                <w:sz w:val="16"/>
                <w:szCs w:val="16"/>
              </w:rPr>
              <w:t>RAN1</w:t>
            </w:r>
          </w:p>
        </w:tc>
        <w:tc>
          <w:tcPr>
            <w:tcW w:w="989" w:type="dxa"/>
          </w:tcPr>
          <w:p w14:paraId="01B05BA6" w14:textId="77777777" w:rsidR="002F4263" w:rsidRPr="002F4263" w:rsidRDefault="002F4263" w:rsidP="002F4263">
            <w:pPr>
              <w:rPr>
                <w:rFonts w:ascii="Times New Roman" w:hAnsi="Times New Roman"/>
                <w:sz w:val="16"/>
                <w:szCs w:val="16"/>
              </w:rPr>
            </w:pPr>
          </w:p>
        </w:tc>
        <w:tc>
          <w:tcPr>
            <w:tcW w:w="1133" w:type="dxa"/>
          </w:tcPr>
          <w:p w14:paraId="65B8A88C" w14:textId="70C1526A" w:rsidR="002F4263" w:rsidRPr="002F4263" w:rsidRDefault="002F4263" w:rsidP="002F4263">
            <w:pPr>
              <w:rPr>
                <w:rFonts w:ascii="Times New Roman" w:hAnsi="Times New Roman"/>
                <w:sz w:val="16"/>
                <w:szCs w:val="16"/>
              </w:rPr>
            </w:pPr>
            <w:r w:rsidRPr="002F4263">
              <w:rPr>
                <w:sz w:val="16"/>
                <w:szCs w:val="16"/>
              </w:rPr>
              <w:t>R2-1810954</w:t>
            </w:r>
          </w:p>
        </w:tc>
        <w:tc>
          <w:tcPr>
            <w:tcW w:w="1067" w:type="dxa"/>
          </w:tcPr>
          <w:p w14:paraId="7826FA5F" w14:textId="77777777" w:rsidR="002F4263" w:rsidRPr="002F4263" w:rsidRDefault="002F4263" w:rsidP="002F4263">
            <w:pPr>
              <w:rPr>
                <w:rFonts w:ascii="Times New Roman" w:hAnsi="Times New Roman"/>
                <w:sz w:val="16"/>
                <w:szCs w:val="16"/>
              </w:rPr>
            </w:pPr>
          </w:p>
        </w:tc>
      </w:tr>
      <w:tr w:rsidR="002F4263" w:rsidRPr="001908B0" w14:paraId="750DC4C2" w14:textId="77777777" w:rsidTr="009E247D">
        <w:trPr>
          <w:trHeight w:val="20"/>
          <w:jc w:val="center"/>
        </w:trPr>
        <w:tc>
          <w:tcPr>
            <w:tcW w:w="1073" w:type="dxa"/>
          </w:tcPr>
          <w:p w14:paraId="1E33417E" w14:textId="4A756BF1" w:rsidR="002F4263" w:rsidRPr="002F4263" w:rsidRDefault="001B7BF2" w:rsidP="002F4263">
            <w:pPr>
              <w:rPr>
                <w:rFonts w:ascii="Times New Roman" w:hAnsi="Times New Roman"/>
                <w:bCs/>
                <w:sz w:val="16"/>
                <w:szCs w:val="16"/>
              </w:rPr>
            </w:pPr>
            <w:hyperlink r:id="rId2481" w:history="1">
              <w:r w:rsidR="00D93AE1">
                <w:rPr>
                  <w:rStyle w:val="Hyperlink"/>
                  <w:sz w:val="16"/>
                  <w:szCs w:val="16"/>
                </w:rPr>
                <w:t>R1-1808173</w:t>
              </w:r>
            </w:hyperlink>
          </w:p>
        </w:tc>
        <w:tc>
          <w:tcPr>
            <w:tcW w:w="2849" w:type="dxa"/>
          </w:tcPr>
          <w:p w14:paraId="2F644FB3" w14:textId="03E584BA" w:rsidR="002F4263" w:rsidRPr="002F4263" w:rsidRDefault="002F4263" w:rsidP="002F4263">
            <w:pPr>
              <w:rPr>
                <w:rFonts w:ascii="Times New Roman" w:hAnsi="Times New Roman"/>
                <w:sz w:val="16"/>
                <w:szCs w:val="16"/>
              </w:rPr>
            </w:pPr>
            <w:r w:rsidRPr="002F4263">
              <w:rPr>
                <w:sz w:val="16"/>
                <w:szCs w:val="16"/>
              </w:rPr>
              <w:t>LS on additional TDD configuration periodicities</w:t>
            </w:r>
          </w:p>
        </w:tc>
        <w:tc>
          <w:tcPr>
            <w:tcW w:w="1296" w:type="dxa"/>
          </w:tcPr>
          <w:p w14:paraId="36524019" w14:textId="17217507" w:rsidR="002F4263" w:rsidRPr="002F4263" w:rsidRDefault="002F4263" w:rsidP="002F4263">
            <w:pPr>
              <w:rPr>
                <w:rFonts w:ascii="Times New Roman" w:hAnsi="Times New Roman"/>
                <w:sz w:val="16"/>
                <w:szCs w:val="16"/>
              </w:rPr>
            </w:pPr>
            <w:r w:rsidRPr="002F4263">
              <w:rPr>
                <w:sz w:val="16"/>
                <w:szCs w:val="16"/>
              </w:rPr>
              <w:t>RAN2, Nokia</w:t>
            </w:r>
          </w:p>
        </w:tc>
        <w:tc>
          <w:tcPr>
            <w:tcW w:w="835" w:type="dxa"/>
          </w:tcPr>
          <w:p w14:paraId="0C71D028" w14:textId="16B74DAF"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054B568B" w14:textId="02E25F47" w:rsidR="002F4263" w:rsidRPr="002F4263" w:rsidRDefault="002F4263" w:rsidP="002F4263">
            <w:pPr>
              <w:rPr>
                <w:rFonts w:ascii="Times New Roman" w:hAnsi="Times New Roman"/>
                <w:bCs/>
                <w:sz w:val="16"/>
                <w:szCs w:val="16"/>
              </w:rPr>
            </w:pPr>
            <w:r w:rsidRPr="002F4263">
              <w:rPr>
                <w:sz w:val="16"/>
                <w:szCs w:val="16"/>
              </w:rPr>
              <w:t>NR_newRAT-Core</w:t>
            </w:r>
          </w:p>
        </w:tc>
        <w:tc>
          <w:tcPr>
            <w:tcW w:w="1071" w:type="dxa"/>
          </w:tcPr>
          <w:p w14:paraId="3643B4F7" w14:textId="77777777" w:rsidR="002F4263" w:rsidRPr="002F4263" w:rsidRDefault="002F4263" w:rsidP="002F4263">
            <w:pPr>
              <w:rPr>
                <w:rFonts w:ascii="Times New Roman" w:hAnsi="Times New Roman"/>
                <w:sz w:val="16"/>
                <w:szCs w:val="16"/>
              </w:rPr>
            </w:pPr>
          </w:p>
        </w:tc>
        <w:tc>
          <w:tcPr>
            <w:tcW w:w="989" w:type="dxa"/>
          </w:tcPr>
          <w:p w14:paraId="5E82307C" w14:textId="4383AA3D" w:rsidR="002F4263" w:rsidRPr="002F4263" w:rsidRDefault="002F4263" w:rsidP="002F4263">
            <w:pPr>
              <w:rPr>
                <w:rFonts w:ascii="Times New Roman" w:hAnsi="Times New Roman"/>
                <w:sz w:val="16"/>
                <w:szCs w:val="16"/>
              </w:rPr>
            </w:pPr>
            <w:r w:rsidRPr="002F4263">
              <w:rPr>
                <w:sz w:val="16"/>
                <w:szCs w:val="16"/>
              </w:rPr>
              <w:t>RAN1</w:t>
            </w:r>
          </w:p>
        </w:tc>
        <w:tc>
          <w:tcPr>
            <w:tcW w:w="989" w:type="dxa"/>
          </w:tcPr>
          <w:p w14:paraId="438AED33" w14:textId="2D26B835" w:rsidR="002F4263" w:rsidRPr="002F4263" w:rsidRDefault="002F4263" w:rsidP="002F4263">
            <w:pPr>
              <w:rPr>
                <w:rFonts w:ascii="Times New Roman" w:hAnsi="Times New Roman"/>
                <w:sz w:val="16"/>
                <w:szCs w:val="16"/>
              </w:rPr>
            </w:pPr>
            <w:r w:rsidRPr="002F4263">
              <w:rPr>
                <w:sz w:val="16"/>
                <w:szCs w:val="16"/>
              </w:rPr>
              <w:t>RAN4</w:t>
            </w:r>
          </w:p>
        </w:tc>
        <w:tc>
          <w:tcPr>
            <w:tcW w:w="1133" w:type="dxa"/>
          </w:tcPr>
          <w:p w14:paraId="43BA836F" w14:textId="41759F1F" w:rsidR="002F4263" w:rsidRPr="002F4263" w:rsidRDefault="002F4263" w:rsidP="002F4263">
            <w:pPr>
              <w:rPr>
                <w:rFonts w:ascii="Times New Roman" w:hAnsi="Times New Roman"/>
                <w:sz w:val="16"/>
                <w:szCs w:val="16"/>
              </w:rPr>
            </w:pPr>
            <w:r w:rsidRPr="002F4263">
              <w:rPr>
                <w:sz w:val="16"/>
                <w:szCs w:val="16"/>
              </w:rPr>
              <w:t>R2-1810963</w:t>
            </w:r>
          </w:p>
        </w:tc>
        <w:tc>
          <w:tcPr>
            <w:tcW w:w="1067" w:type="dxa"/>
          </w:tcPr>
          <w:p w14:paraId="65512538" w14:textId="77777777" w:rsidR="002F4263" w:rsidRPr="002F4263" w:rsidRDefault="002F4263" w:rsidP="002F4263">
            <w:pPr>
              <w:rPr>
                <w:rFonts w:ascii="Times New Roman" w:hAnsi="Times New Roman"/>
                <w:sz w:val="16"/>
                <w:szCs w:val="16"/>
              </w:rPr>
            </w:pPr>
          </w:p>
        </w:tc>
      </w:tr>
      <w:tr w:rsidR="002F4263" w:rsidRPr="001908B0" w14:paraId="5D2BC677" w14:textId="77777777" w:rsidTr="009E247D">
        <w:trPr>
          <w:trHeight w:val="20"/>
          <w:jc w:val="center"/>
        </w:trPr>
        <w:tc>
          <w:tcPr>
            <w:tcW w:w="1073" w:type="dxa"/>
          </w:tcPr>
          <w:p w14:paraId="2C424A80" w14:textId="133ED666" w:rsidR="002F4263" w:rsidRPr="002F4263" w:rsidRDefault="001B7BF2" w:rsidP="002F4263">
            <w:pPr>
              <w:rPr>
                <w:rFonts w:ascii="Times New Roman" w:hAnsi="Times New Roman"/>
                <w:bCs/>
                <w:sz w:val="16"/>
                <w:szCs w:val="16"/>
              </w:rPr>
            </w:pPr>
            <w:hyperlink r:id="rId2482" w:history="1">
              <w:r w:rsidR="00D93AE1">
                <w:rPr>
                  <w:rStyle w:val="Hyperlink"/>
                  <w:sz w:val="16"/>
                  <w:szCs w:val="16"/>
                </w:rPr>
                <w:t>R1-1808174</w:t>
              </w:r>
            </w:hyperlink>
          </w:p>
        </w:tc>
        <w:tc>
          <w:tcPr>
            <w:tcW w:w="2849" w:type="dxa"/>
          </w:tcPr>
          <w:p w14:paraId="0630EC71" w14:textId="24A8F698" w:rsidR="002F4263" w:rsidRPr="002F4263" w:rsidRDefault="002F4263" w:rsidP="002F4263">
            <w:pPr>
              <w:rPr>
                <w:rFonts w:ascii="Times New Roman" w:hAnsi="Times New Roman"/>
                <w:sz w:val="16"/>
                <w:szCs w:val="16"/>
              </w:rPr>
            </w:pPr>
            <w:r w:rsidRPr="002F4263">
              <w:rPr>
                <w:sz w:val="16"/>
                <w:szCs w:val="16"/>
              </w:rPr>
              <w:t>LS on Active DL BWPs overlapping/non-overlapping with Initial DL BWP</w:t>
            </w:r>
          </w:p>
        </w:tc>
        <w:tc>
          <w:tcPr>
            <w:tcW w:w="1296" w:type="dxa"/>
          </w:tcPr>
          <w:p w14:paraId="1DEB59A9" w14:textId="0108E630" w:rsidR="002F4263" w:rsidRPr="002F4263" w:rsidRDefault="002F4263" w:rsidP="002F4263">
            <w:pPr>
              <w:rPr>
                <w:rFonts w:ascii="Times New Roman" w:hAnsi="Times New Roman"/>
                <w:sz w:val="16"/>
                <w:szCs w:val="16"/>
              </w:rPr>
            </w:pPr>
            <w:r w:rsidRPr="002F4263">
              <w:rPr>
                <w:sz w:val="16"/>
                <w:szCs w:val="16"/>
              </w:rPr>
              <w:t>RAN2, ZTE</w:t>
            </w:r>
          </w:p>
        </w:tc>
        <w:tc>
          <w:tcPr>
            <w:tcW w:w="835" w:type="dxa"/>
          </w:tcPr>
          <w:p w14:paraId="68DB5B1E" w14:textId="112C0021"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42438CFA" w14:textId="416DE06A" w:rsidR="002F4263" w:rsidRPr="002F4263" w:rsidRDefault="002F4263" w:rsidP="002F4263">
            <w:pPr>
              <w:rPr>
                <w:rFonts w:ascii="Times New Roman" w:hAnsi="Times New Roman"/>
                <w:bCs/>
                <w:sz w:val="16"/>
                <w:szCs w:val="16"/>
              </w:rPr>
            </w:pPr>
            <w:r w:rsidRPr="002F4263">
              <w:rPr>
                <w:sz w:val="16"/>
                <w:szCs w:val="16"/>
              </w:rPr>
              <w:t>NR_newRAT-Core</w:t>
            </w:r>
          </w:p>
        </w:tc>
        <w:tc>
          <w:tcPr>
            <w:tcW w:w="1071" w:type="dxa"/>
          </w:tcPr>
          <w:p w14:paraId="34842F0F" w14:textId="7200256A" w:rsidR="002F4263" w:rsidRPr="002F4263" w:rsidRDefault="001B7BF2" w:rsidP="002F4263">
            <w:pPr>
              <w:rPr>
                <w:rFonts w:ascii="Times New Roman" w:hAnsi="Times New Roman"/>
                <w:sz w:val="16"/>
                <w:szCs w:val="16"/>
              </w:rPr>
            </w:pPr>
            <w:hyperlink r:id="rId2483" w:history="1">
              <w:r w:rsidR="00D93AE1">
                <w:rPr>
                  <w:rStyle w:val="Hyperlink"/>
                  <w:sz w:val="16"/>
                  <w:szCs w:val="16"/>
                </w:rPr>
                <w:t>R1-1807893</w:t>
              </w:r>
            </w:hyperlink>
          </w:p>
        </w:tc>
        <w:tc>
          <w:tcPr>
            <w:tcW w:w="989" w:type="dxa"/>
          </w:tcPr>
          <w:p w14:paraId="4E0E1CED" w14:textId="66EE6683" w:rsidR="002F4263" w:rsidRPr="002F4263" w:rsidRDefault="002F4263" w:rsidP="002F4263">
            <w:pPr>
              <w:rPr>
                <w:rFonts w:ascii="Times New Roman" w:hAnsi="Times New Roman"/>
                <w:sz w:val="16"/>
                <w:szCs w:val="16"/>
              </w:rPr>
            </w:pPr>
            <w:r w:rsidRPr="002F4263">
              <w:rPr>
                <w:sz w:val="16"/>
                <w:szCs w:val="16"/>
              </w:rPr>
              <w:t>RAN1</w:t>
            </w:r>
          </w:p>
        </w:tc>
        <w:tc>
          <w:tcPr>
            <w:tcW w:w="989" w:type="dxa"/>
          </w:tcPr>
          <w:p w14:paraId="0E789F12" w14:textId="62DF9052" w:rsidR="002F4263" w:rsidRPr="002F4263" w:rsidRDefault="002F4263" w:rsidP="002F4263">
            <w:pPr>
              <w:rPr>
                <w:rFonts w:ascii="Times New Roman" w:hAnsi="Times New Roman"/>
                <w:sz w:val="16"/>
                <w:szCs w:val="16"/>
              </w:rPr>
            </w:pPr>
            <w:r w:rsidRPr="002F4263">
              <w:rPr>
                <w:sz w:val="16"/>
                <w:szCs w:val="16"/>
              </w:rPr>
              <w:t>RAN4</w:t>
            </w:r>
          </w:p>
        </w:tc>
        <w:tc>
          <w:tcPr>
            <w:tcW w:w="1133" w:type="dxa"/>
          </w:tcPr>
          <w:p w14:paraId="447B2964" w14:textId="35B086BC" w:rsidR="002F4263" w:rsidRPr="002F4263" w:rsidRDefault="002F4263" w:rsidP="002F4263">
            <w:pPr>
              <w:rPr>
                <w:rFonts w:ascii="Times New Roman" w:hAnsi="Times New Roman"/>
                <w:sz w:val="16"/>
                <w:szCs w:val="16"/>
              </w:rPr>
            </w:pPr>
            <w:r w:rsidRPr="002F4263">
              <w:rPr>
                <w:sz w:val="16"/>
                <w:szCs w:val="16"/>
              </w:rPr>
              <w:t>R2-1810968</w:t>
            </w:r>
          </w:p>
        </w:tc>
        <w:tc>
          <w:tcPr>
            <w:tcW w:w="1067" w:type="dxa"/>
          </w:tcPr>
          <w:p w14:paraId="43EFAF7A" w14:textId="77777777" w:rsidR="002F4263" w:rsidRPr="002F4263" w:rsidRDefault="002F4263" w:rsidP="002F4263">
            <w:pPr>
              <w:rPr>
                <w:rFonts w:ascii="Times New Roman" w:hAnsi="Times New Roman"/>
                <w:sz w:val="16"/>
                <w:szCs w:val="16"/>
              </w:rPr>
            </w:pPr>
          </w:p>
        </w:tc>
      </w:tr>
      <w:tr w:rsidR="002F4263" w:rsidRPr="001908B0" w14:paraId="125B9D92" w14:textId="77777777" w:rsidTr="009E247D">
        <w:trPr>
          <w:trHeight w:val="20"/>
          <w:jc w:val="center"/>
        </w:trPr>
        <w:tc>
          <w:tcPr>
            <w:tcW w:w="1073" w:type="dxa"/>
          </w:tcPr>
          <w:p w14:paraId="7369B9B0" w14:textId="7B1C526F" w:rsidR="002F4263" w:rsidRPr="002F4263" w:rsidRDefault="001B7BF2" w:rsidP="002F4263">
            <w:pPr>
              <w:rPr>
                <w:rFonts w:ascii="Times New Roman" w:hAnsi="Times New Roman"/>
                <w:bCs/>
                <w:sz w:val="16"/>
                <w:szCs w:val="16"/>
              </w:rPr>
            </w:pPr>
            <w:hyperlink r:id="rId2484" w:history="1">
              <w:r w:rsidR="00D93AE1">
                <w:rPr>
                  <w:rStyle w:val="Hyperlink"/>
                  <w:sz w:val="16"/>
                  <w:szCs w:val="16"/>
                </w:rPr>
                <w:t>R1-1808175</w:t>
              </w:r>
            </w:hyperlink>
          </w:p>
        </w:tc>
        <w:tc>
          <w:tcPr>
            <w:tcW w:w="2849" w:type="dxa"/>
          </w:tcPr>
          <w:p w14:paraId="3A059BCF" w14:textId="5E128EF3" w:rsidR="002F4263" w:rsidRPr="002F4263" w:rsidRDefault="002F4263" w:rsidP="002F4263">
            <w:pPr>
              <w:rPr>
                <w:rFonts w:ascii="Times New Roman" w:hAnsi="Times New Roman"/>
                <w:sz w:val="16"/>
                <w:szCs w:val="16"/>
              </w:rPr>
            </w:pPr>
            <w:r w:rsidRPr="002F4263">
              <w:rPr>
                <w:sz w:val="16"/>
                <w:szCs w:val="16"/>
              </w:rPr>
              <w:t>LS on RA preambles mapping to SSBs</w:t>
            </w:r>
          </w:p>
        </w:tc>
        <w:tc>
          <w:tcPr>
            <w:tcW w:w="1296" w:type="dxa"/>
          </w:tcPr>
          <w:p w14:paraId="04372C3E" w14:textId="0902F70B" w:rsidR="002F4263" w:rsidRPr="002F4263" w:rsidRDefault="002F4263" w:rsidP="002F4263">
            <w:pPr>
              <w:rPr>
                <w:rFonts w:ascii="Times New Roman" w:hAnsi="Times New Roman"/>
                <w:sz w:val="16"/>
                <w:szCs w:val="16"/>
              </w:rPr>
            </w:pPr>
            <w:r w:rsidRPr="002F4263">
              <w:rPr>
                <w:sz w:val="16"/>
                <w:szCs w:val="16"/>
              </w:rPr>
              <w:t>RAN2, ZTE</w:t>
            </w:r>
          </w:p>
        </w:tc>
        <w:tc>
          <w:tcPr>
            <w:tcW w:w="835" w:type="dxa"/>
          </w:tcPr>
          <w:p w14:paraId="53A90A68" w14:textId="600DA563"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1701275A" w14:textId="2F471023" w:rsidR="002F4263" w:rsidRPr="002F4263" w:rsidRDefault="002F4263" w:rsidP="002F4263">
            <w:pPr>
              <w:rPr>
                <w:rFonts w:ascii="Times New Roman" w:hAnsi="Times New Roman"/>
                <w:bCs/>
                <w:sz w:val="16"/>
                <w:szCs w:val="16"/>
              </w:rPr>
            </w:pPr>
            <w:r w:rsidRPr="002F4263">
              <w:rPr>
                <w:sz w:val="16"/>
                <w:szCs w:val="16"/>
              </w:rPr>
              <w:t>NR_newRAT-Core</w:t>
            </w:r>
          </w:p>
        </w:tc>
        <w:tc>
          <w:tcPr>
            <w:tcW w:w="1071" w:type="dxa"/>
          </w:tcPr>
          <w:p w14:paraId="224F6CEE" w14:textId="77777777" w:rsidR="002F4263" w:rsidRPr="002F4263" w:rsidRDefault="002F4263" w:rsidP="002F4263">
            <w:pPr>
              <w:rPr>
                <w:rFonts w:ascii="Times New Roman" w:hAnsi="Times New Roman"/>
                <w:sz w:val="16"/>
                <w:szCs w:val="16"/>
              </w:rPr>
            </w:pPr>
          </w:p>
        </w:tc>
        <w:tc>
          <w:tcPr>
            <w:tcW w:w="989" w:type="dxa"/>
          </w:tcPr>
          <w:p w14:paraId="5C12BA01" w14:textId="502DB82E" w:rsidR="002F4263" w:rsidRPr="002F4263" w:rsidRDefault="002F4263" w:rsidP="002F4263">
            <w:pPr>
              <w:rPr>
                <w:rFonts w:ascii="Times New Roman" w:hAnsi="Times New Roman"/>
                <w:sz w:val="16"/>
                <w:szCs w:val="16"/>
              </w:rPr>
            </w:pPr>
            <w:r w:rsidRPr="002F4263">
              <w:rPr>
                <w:sz w:val="16"/>
                <w:szCs w:val="16"/>
              </w:rPr>
              <w:t>RAN1</w:t>
            </w:r>
          </w:p>
        </w:tc>
        <w:tc>
          <w:tcPr>
            <w:tcW w:w="989" w:type="dxa"/>
          </w:tcPr>
          <w:p w14:paraId="5576A682" w14:textId="77777777" w:rsidR="002F4263" w:rsidRPr="002F4263" w:rsidRDefault="002F4263" w:rsidP="002F4263">
            <w:pPr>
              <w:rPr>
                <w:rFonts w:ascii="Times New Roman" w:hAnsi="Times New Roman"/>
                <w:sz w:val="16"/>
                <w:szCs w:val="16"/>
              </w:rPr>
            </w:pPr>
          </w:p>
        </w:tc>
        <w:tc>
          <w:tcPr>
            <w:tcW w:w="1133" w:type="dxa"/>
          </w:tcPr>
          <w:p w14:paraId="43DEA384" w14:textId="04FFAD68" w:rsidR="002F4263" w:rsidRPr="002F4263" w:rsidRDefault="002F4263" w:rsidP="002F4263">
            <w:pPr>
              <w:rPr>
                <w:rFonts w:ascii="Times New Roman" w:hAnsi="Times New Roman"/>
                <w:sz w:val="16"/>
                <w:szCs w:val="16"/>
              </w:rPr>
            </w:pPr>
            <w:r w:rsidRPr="002F4263">
              <w:rPr>
                <w:sz w:val="16"/>
                <w:szCs w:val="16"/>
              </w:rPr>
              <w:t>R2-1810969</w:t>
            </w:r>
          </w:p>
        </w:tc>
        <w:tc>
          <w:tcPr>
            <w:tcW w:w="1067" w:type="dxa"/>
          </w:tcPr>
          <w:p w14:paraId="4F33D412" w14:textId="77777777" w:rsidR="002F4263" w:rsidRPr="002F4263" w:rsidRDefault="002F4263" w:rsidP="002F4263">
            <w:pPr>
              <w:rPr>
                <w:rFonts w:ascii="Times New Roman" w:hAnsi="Times New Roman"/>
                <w:sz w:val="16"/>
                <w:szCs w:val="16"/>
              </w:rPr>
            </w:pPr>
          </w:p>
        </w:tc>
      </w:tr>
      <w:tr w:rsidR="002F4263" w:rsidRPr="001908B0" w14:paraId="097705F9" w14:textId="77777777" w:rsidTr="009E247D">
        <w:trPr>
          <w:trHeight w:val="20"/>
          <w:jc w:val="center"/>
        </w:trPr>
        <w:tc>
          <w:tcPr>
            <w:tcW w:w="1073" w:type="dxa"/>
          </w:tcPr>
          <w:p w14:paraId="5FB89426" w14:textId="62537D40" w:rsidR="002F4263" w:rsidRPr="002F4263" w:rsidRDefault="001B7BF2" w:rsidP="002F4263">
            <w:pPr>
              <w:rPr>
                <w:rFonts w:ascii="Times New Roman" w:hAnsi="Times New Roman"/>
                <w:bCs/>
                <w:sz w:val="16"/>
                <w:szCs w:val="16"/>
              </w:rPr>
            </w:pPr>
            <w:hyperlink r:id="rId2485" w:history="1">
              <w:r w:rsidR="00D93AE1">
                <w:rPr>
                  <w:rStyle w:val="Hyperlink"/>
                  <w:sz w:val="16"/>
                  <w:szCs w:val="16"/>
                </w:rPr>
                <w:t>R1-1808176</w:t>
              </w:r>
            </w:hyperlink>
          </w:p>
        </w:tc>
        <w:tc>
          <w:tcPr>
            <w:tcW w:w="2849" w:type="dxa"/>
          </w:tcPr>
          <w:p w14:paraId="471852CA" w14:textId="1CA79E3A" w:rsidR="002F4263" w:rsidRPr="002F4263" w:rsidRDefault="002F4263" w:rsidP="002F4263">
            <w:pPr>
              <w:rPr>
                <w:rFonts w:ascii="Times New Roman" w:hAnsi="Times New Roman"/>
                <w:sz w:val="16"/>
                <w:szCs w:val="16"/>
              </w:rPr>
            </w:pPr>
            <w:r w:rsidRPr="002F4263">
              <w:rPr>
                <w:sz w:val="16"/>
                <w:szCs w:val="16"/>
              </w:rPr>
              <w:t>LS on clarification of useServingCellTimingForSync</w:t>
            </w:r>
          </w:p>
        </w:tc>
        <w:tc>
          <w:tcPr>
            <w:tcW w:w="1296" w:type="dxa"/>
          </w:tcPr>
          <w:p w14:paraId="0B2CF92F" w14:textId="656DDC74" w:rsidR="002F4263" w:rsidRPr="002F4263" w:rsidRDefault="002F4263" w:rsidP="002F4263">
            <w:pPr>
              <w:rPr>
                <w:rFonts w:ascii="Times New Roman" w:hAnsi="Times New Roman"/>
                <w:sz w:val="16"/>
                <w:szCs w:val="16"/>
              </w:rPr>
            </w:pPr>
            <w:r w:rsidRPr="002F4263">
              <w:rPr>
                <w:sz w:val="16"/>
                <w:szCs w:val="16"/>
              </w:rPr>
              <w:t>RAN4, MediaTek</w:t>
            </w:r>
          </w:p>
        </w:tc>
        <w:tc>
          <w:tcPr>
            <w:tcW w:w="835" w:type="dxa"/>
          </w:tcPr>
          <w:p w14:paraId="576045D5" w14:textId="068EB809"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2363DA57" w14:textId="5442E016" w:rsidR="002F4263" w:rsidRPr="002F4263" w:rsidRDefault="002F4263" w:rsidP="002F4263">
            <w:pPr>
              <w:rPr>
                <w:rFonts w:ascii="Times New Roman" w:hAnsi="Times New Roman"/>
                <w:bCs/>
                <w:sz w:val="16"/>
                <w:szCs w:val="16"/>
              </w:rPr>
            </w:pPr>
            <w:r w:rsidRPr="002F4263">
              <w:rPr>
                <w:sz w:val="16"/>
                <w:szCs w:val="16"/>
              </w:rPr>
              <w:t>NR_newRAT-Core</w:t>
            </w:r>
          </w:p>
        </w:tc>
        <w:tc>
          <w:tcPr>
            <w:tcW w:w="1071" w:type="dxa"/>
          </w:tcPr>
          <w:p w14:paraId="48BC0CE7" w14:textId="77777777" w:rsidR="002F4263" w:rsidRPr="002F4263" w:rsidRDefault="002F4263" w:rsidP="002F4263">
            <w:pPr>
              <w:rPr>
                <w:rFonts w:ascii="Times New Roman" w:hAnsi="Times New Roman"/>
                <w:sz w:val="16"/>
                <w:szCs w:val="16"/>
              </w:rPr>
            </w:pPr>
          </w:p>
        </w:tc>
        <w:tc>
          <w:tcPr>
            <w:tcW w:w="989" w:type="dxa"/>
          </w:tcPr>
          <w:p w14:paraId="7147D6D4" w14:textId="5FAC2973" w:rsidR="002F4263" w:rsidRPr="002F4263" w:rsidRDefault="002F4263" w:rsidP="002F4263">
            <w:pPr>
              <w:rPr>
                <w:rFonts w:ascii="Times New Roman" w:hAnsi="Times New Roman"/>
                <w:sz w:val="16"/>
                <w:szCs w:val="16"/>
              </w:rPr>
            </w:pPr>
            <w:r w:rsidRPr="002F4263">
              <w:rPr>
                <w:sz w:val="16"/>
                <w:szCs w:val="16"/>
              </w:rPr>
              <w:t>RAN1, RAN2</w:t>
            </w:r>
          </w:p>
        </w:tc>
        <w:tc>
          <w:tcPr>
            <w:tcW w:w="989" w:type="dxa"/>
          </w:tcPr>
          <w:p w14:paraId="6C0965D8" w14:textId="77777777" w:rsidR="002F4263" w:rsidRPr="002F4263" w:rsidRDefault="002F4263" w:rsidP="002F4263">
            <w:pPr>
              <w:rPr>
                <w:rFonts w:ascii="Times New Roman" w:hAnsi="Times New Roman"/>
                <w:sz w:val="16"/>
                <w:szCs w:val="16"/>
              </w:rPr>
            </w:pPr>
          </w:p>
        </w:tc>
        <w:tc>
          <w:tcPr>
            <w:tcW w:w="1133" w:type="dxa"/>
          </w:tcPr>
          <w:p w14:paraId="3F94FFC9" w14:textId="6ABF033B" w:rsidR="002F4263" w:rsidRPr="002F4263" w:rsidRDefault="002F4263" w:rsidP="002F4263">
            <w:pPr>
              <w:rPr>
                <w:rFonts w:ascii="Times New Roman" w:hAnsi="Times New Roman"/>
                <w:sz w:val="16"/>
                <w:szCs w:val="16"/>
              </w:rPr>
            </w:pPr>
            <w:r w:rsidRPr="002F4263">
              <w:rPr>
                <w:sz w:val="16"/>
                <w:szCs w:val="16"/>
              </w:rPr>
              <w:t>R4-1809409</w:t>
            </w:r>
          </w:p>
        </w:tc>
        <w:tc>
          <w:tcPr>
            <w:tcW w:w="1067" w:type="dxa"/>
          </w:tcPr>
          <w:p w14:paraId="5225A6A6" w14:textId="77777777" w:rsidR="002F4263" w:rsidRPr="002F4263" w:rsidRDefault="002F4263" w:rsidP="002F4263">
            <w:pPr>
              <w:rPr>
                <w:rFonts w:ascii="Times New Roman" w:hAnsi="Times New Roman"/>
                <w:sz w:val="16"/>
                <w:szCs w:val="16"/>
              </w:rPr>
            </w:pPr>
          </w:p>
        </w:tc>
      </w:tr>
      <w:tr w:rsidR="002F4263" w:rsidRPr="001908B0" w14:paraId="2EE8A2DB" w14:textId="77777777" w:rsidTr="009E247D">
        <w:trPr>
          <w:trHeight w:val="20"/>
          <w:jc w:val="center"/>
        </w:trPr>
        <w:tc>
          <w:tcPr>
            <w:tcW w:w="1073" w:type="dxa"/>
          </w:tcPr>
          <w:p w14:paraId="362CE8DD" w14:textId="4ADD9F5E" w:rsidR="002F4263" w:rsidRPr="002F4263" w:rsidRDefault="001B7BF2" w:rsidP="002F4263">
            <w:pPr>
              <w:rPr>
                <w:rFonts w:ascii="Times New Roman" w:hAnsi="Times New Roman"/>
                <w:bCs/>
                <w:sz w:val="16"/>
                <w:szCs w:val="16"/>
              </w:rPr>
            </w:pPr>
            <w:hyperlink r:id="rId2486" w:history="1">
              <w:r w:rsidR="00D93AE1">
                <w:rPr>
                  <w:rStyle w:val="Hyperlink"/>
                  <w:sz w:val="16"/>
                  <w:szCs w:val="16"/>
                </w:rPr>
                <w:t>R1-1808177</w:t>
              </w:r>
            </w:hyperlink>
          </w:p>
        </w:tc>
        <w:tc>
          <w:tcPr>
            <w:tcW w:w="2849" w:type="dxa"/>
          </w:tcPr>
          <w:p w14:paraId="73EE4418" w14:textId="55C2CCAA" w:rsidR="002F4263" w:rsidRPr="002F4263" w:rsidRDefault="002F4263" w:rsidP="002F4263">
            <w:pPr>
              <w:rPr>
                <w:rFonts w:ascii="Times New Roman" w:hAnsi="Times New Roman"/>
                <w:sz w:val="16"/>
                <w:szCs w:val="16"/>
              </w:rPr>
            </w:pPr>
            <w:r w:rsidRPr="002F4263">
              <w:rPr>
                <w:sz w:val="16"/>
                <w:szCs w:val="16"/>
              </w:rPr>
              <w:t>LS on potential enhancement of DR-mode of operation</w:t>
            </w:r>
          </w:p>
        </w:tc>
        <w:tc>
          <w:tcPr>
            <w:tcW w:w="1296" w:type="dxa"/>
          </w:tcPr>
          <w:p w14:paraId="16B73672" w14:textId="2D3270CC" w:rsidR="002F4263" w:rsidRPr="002F4263" w:rsidRDefault="002F4263" w:rsidP="002F4263">
            <w:pPr>
              <w:rPr>
                <w:rFonts w:ascii="Times New Roman" w:hAnsi="Times New Roman"/>
                <w:sz w:val="16"/>
                <w:szCs w:val="16"/>
              </w:rPr>
            </w:pPr>
            <w:r w:rsidRPr="002F4263">
              <w:rPr>
                <w:sz w:val="16"/>
                <w:szCs w:val="16"/>
              </w:rPr>
              <w:t>SA2, Intel</w:t>
            </w:r>
          </w:p>
        </w:tc>
        <w:tc>
          <w:tcPr>
            <w:tcW w:w="835" w:type="dxa"/>
          </w:tcPr>
          <w:p w14:paraId="0DB07248" w14:textId="2C36E86B" w:rsidR="002F4263" w:rsidRPr="002F4263" w:rsidRDefault="002F4263" w:rsidP="002F4263">
            <w:pPr>
              <w:rPr>
                <w:rFonts w:ascii="Times New Roman" w:hAnsi="Times New Roman"/>
                <w:bCs/>
                <w:sz w:val="16"/>
                <w:szCs w:val="16"/>
              </w:rPr>
            </w:pPr>
            <w:r w:rsidRPr="002F4263">
              <w:rPr>
                <w:sz w:val="16"/>
                <w:szCs w:val="16"/>
              </w:rPr>
              <w:t>Rel-16</w:t>
            </w:r>
          </w:p>
        </w:tc>
        <w:tc>
          <w:tcPr>
            <w:tcW w:w="2748" w:type="dxa"/>
          </w:tcPr>
          <w:p w14:paraId="451CF6D8" w14:textId="77777777" w:rsidR="002F4263" w:rsidRPr="002F4263" w:rsidRDefault="002F4263" w:rsidP="002F4263">
            <w:pPr>
              <w:rPr>
                <w:rFonts w:ascii="Times New Roman" w:hAnsi="Times New Roman"/>
                <w:bCs/>
                <w:sz w:val="16"/>
                <w:szCs w:val="16"/>
              </w:rPr>
            </w:pPr>
          </w:p>
        </w:tc>
        <w:tc>
          <w:tcPr>
            <w:tcW w:w="1071" w:type="dxa"/>
          </w:tcPr>
          <w:p w14:paraId="03368946" w14:textId="77777777" w:rsidR="002F4263" w:rsidRPr="002F4263" w:rsidRDefault="002F4263" w:rsidP="002F4263">
            <w:pPr>
              <w:rPr>
                <w:rFonts w:ascii="Times New Roman" w:hAnsi="Times New Roman"/>
                <w:sz w:val="16"/>
                <w:szCs w:val="16"/>
              </w:rPr>
            </w:pPr>
          </w:p>
        </w:tc>
        <w:tc>
          <w:tcPr>
            <w:tcW w:w="989" w:type="dxa"/>
          </w:tcPr>
          <w:p w14:paraId="5E3CFCDF" w14:textId="3CEBE233" w:rsidR="002F4263" w:rsidRPr="002F4263" w:rsidRDefault="002F4263" w:rsidP="002F4263">
            <w:pPr>
              <w:rPr>
                <w:rFonts w:ascii="Times New Roman" w:hAnsi="Times New Roman"/>
                <w:sz w:val="16"/>
                <w:szCs w:val="16"/>
              </w:rPr>
            </w:pPr>
            <w:r w:rsidRPr="002F4263">
              <w:rPr>
                <w:sz w:val="16"/>
                <w:szCs w:val="16"/>
              </w:rPr>
              <w:t>RAN2</w:t>
            </w:r>
          </w:p>
        </w:tc>
        <w:tc>
          <w:tcPr>
            <w:tcW w:w="989" w:type="dxa"/>
          </w:tcPr>
          <w:p w14:paraId="64BDEAED" w14:textId="40518A5B" w:rsidR="002F4263" w:rsidRPr="002F4263" w:rsidRDefault="002F4263" w:rsidP="002F4263">
            <w:pPr>
              <w:rPr>
                <w:rFonts w:ascii="Times New Roman" w:hAnsi="Times New Roman"/>
                <w:sz w:val="16"/>
                <w:szCs w:val="16"/>
              </w:rPr>
            </w:pPr>
            <w:r w:rsidRPr="002F4263">
              <w:rPr>
                <w:sz w:val="16"/>
                <w:szCs w:val="16"/>
              </w:rPr>
              <w:t>RAN1, RAN4</w:t>
            </w:r>
          </w:p>
        </w:tc>
        <w:tc>
          <w:tcPr>
            <w:tcW w:w="1133" w:type="dxa"/>
          </w:tcPr>
          <w:p w14:paraId="64EA76DD" w14:textId="13359802" w:rsidR="002F4263" w:rsidRPr="002F4263" w:rsidRDefault="002F4263" w:rsidP="002F4263">
            <w:pPr>
              <w:rPr>
                <w:rFonts w:ascii="Times New Roman" w:hAnsi="Times New Roman"/>
                <w:sz w:val="16"/>
                <w:szCs w:val="16"/>
              </w:rPr>
            </w:pPr>
            <w:r w:rsidRPr="002F4263">
              <w:rPr>
                <w:sz w:val="16"/>
                <w:szCs w:val="16"/>
              </w:rPr>
              <w:t>S2-187629</w:t>
            </w:r>
          </w:p>
        </w:tc>
        <w:tc>
          <w:tcPr>
            <w:tcW w:w="1067" w:type="dxa"/>
          </w:tcPr>
          <w:p w14:paraId="11DEE44A" w14:textId="77777777" w:rsidR="002F4263" w:rsidRPr="002F4263" w:rsidRDefault="002F4263" w:rsidP="002F4263">
            <w:pPr>
              <w:rPr>
                <w:rFonts w:ascii="Times New Roman" w:hAnsi="Times New Roman"/>
                <w:sz w:val="16"/>
                <w:szCs w:val="16"/>
              </w:rPr>
            </w:pPr>
          </w:p>
        </w:tc>
      </w:tr>
      <w:tr w:rsidR="002F4263" w:rsidRPr="001908B0" w14:paraId="77214392" w14:textId="77777777" w:rsidTr="009E247D">
        <w:trPr>
          <w:trHeight w:val="20"/>
          <w:jc w:val="center"/>
        </w:trPr>
        <w:tc>
          <w:tcPr>
            <w:tcW w:w="1073" w:type="dxa"/>
          </w:tcPr>
          <w:p w14:paraId="2DBC7956" w14:textId="1BF8106B" w:rsidR="002F4263" w:rsidRPr="002F4263" w:rsidRDefault="001B7BF2" w:rsidP="002F4263">
            <w:pPr>
              <w:rPr>
                <w:rFonts w:ascii="Times New Roman" w:hAnsi="Times New Roman"/>
                <w:bCs/>
                <w:sz w:val="16"/>
                <w:szCs w:val="16"/>
              </w:rPr>
            </w:pPr>
            <w:hyperlink r:id="rId2487" w:history="1">
              <w:r w:rsidR="00D93AE1">
                <w:rPr>
                  <w:rStyle w:val="Hyperlink"/>
                  <w:sz w:val="16"/>
                  <w:szCs w:val="16"/>
                </w:rPr>
                <w:t>R1-1808178</w:t>
              </w:r>
            </w:hyperlink>
          </w:p>
        </w:tc>
        <w:tc>
          <w:tcPr>
            <w:tcW w:w="2849" w:type="dxa"/>
          </w:tcPr>
          <w:p w14:paraId="3287A08D" w14:textId="335FBF41" w:rsidR="002F4263" w:rsidRPr="002F4263" w:rsidRDefault="002F4263" w:rsidP="002F4263">
            <w:pPr>
              <w:rPr>
                <w:rFonts w:ascii="Times New Roman" w:hAnsi="Times New Roman"/>
                <w:sz w:val="16"/>
                <w:szCs w:val="16"/>
              </w:rPr>
            </w:pPr>
            <w:r w:rsidRPr="002F4263">
              <w:rPr>
                <w:sz w:val="16"/>
                <w:szCs w:val="16"/>
              </w:rPr>
              <w:t>LS on the transmission of video over PC5 interface</w:t>
            </w:r>
          </w:p>
        </w:tc>
        <w:tc>
          <w:tcPr>
            <w:tcW w:w="1296" w:type="dxa"/>
          </w:tcPr>
          <w:p w14:paraId="1826FF91" w14:textId="7B38F4D5" w:rsidR="002F4263" w:rsidRPr="002F4263" w:rsidRDefault="002F4263" w:rsidP="002F4263">
            <w:pPr>
              <w:rPr>
                <w:rFonts w:ascii="Times New Roman" w:hAnsi="Times New Roman"/>
                <w:sz w:val="16"/>
                <w:szCs w:val="16"/>
              </w:rPr>
            </w:pPr>
            <w:r w:rsidRPr="002F4263">
              <w:rPr>
                <w:sz w:val="16"/>
                <w:szCs w:val="16"/>
              </w:rPr>
              <w:t>SA4, Samsung</w:t>
            </w:r>
          </w:p>
        </w:tc>
        <w:tc>
          <w:tcPr>
            <w:tcW w:w="835" w:type="dxa"/>
          </w:tcPr>
          <w:p w14:paraId="2B2715F3" w14:textId="517F1EB9"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1581CE91" w14:textId="249B8FE0" w:rsidR="002F4263" w:rsidRPr="002F4263" w:rsidRDefault="002F4263" w:rsidP="002F4263">
            <w:pPr>
              <w:rPr>
                <w:rFonts w:ascii="Times New Roman" w:hAnsi="Times New Roman"/>
                <w:bCs/>
                <w:sz w:val="16"/>
                <w:szCs w:val="16"/>
              </w:rPr>
            </w:pPr>
            <w:r w:rsidRPr="002F4263">
              <w:rPr>
                <w:sz w:val="16"/>
                <w:szCs w:val="16"/>
              </w:rPr>
              <w:t>FS_mV2X</w:t>
            </w:r>
          </w:p>
        </w:tc>
        <w:tc>
          <w:tcPr>
            <w:tcW w:w="1071" w:type="dxa"/>
          </w:tcPr>
          <w:p w14:paraId="2FDE4880" w14:textId="77777777" w:rsidR="002F4263" w:rsidRPr="002F4263" w:rsidRDefault="002F4263" w:rsidP="002F4263">
            <w:pPr>
              <w:rPr>
                <w:rFonts w:ascii="Times New Roman" w:hAnsi="Times New Roman"/>
                <w:sz w:val="16"/>
                <w:szCs w:val="16"/>
              </w:rPr>
            </w:pPr>
          </w:p>
        </w:tc>
        <w:tc>
          <w:tcPr>
            <w:tcW w:w="989" w:type="dxa"/>
          </w:tcPr>
          <w:p w14:paraId="7D901656" w14:textId="0A153B21" w:rsidR="002F4263" w:rsidRPr="002F4263" w:rsidRDefault="002F4263" w:rsidP="002F4263">
            <w:pPr>
              <w:rPr>
                <w:rFonts w:ascii="Times New Roman" w:hAnsi="Times New Roman"/>
                <w:sz w:val="16"/>
                <w:szCs w:val="16"/>
              </w:rPr>
            </w:pPr>
            <w:r w:rsidRPr="002F4263">
              <w:rPr>
                <w:sz w:val="16"/>
                <w:szCs w:val="16"/>
              </w:rPr>
              <w:t>RAN2</w:t>
            </w:r>
          </w:p>
        </w:tc>
        <w:tc>
          <w:tcPr>
            <w:tcW w:w="989" w:type="dxa"/>
          </w:tcPr>
          <w:p w14:paraId="1BB5D828" w14:textId="6B8A0F84" w:rsidR="002F4263" w:rsidRPr="002F4263" w:rsidRDefault="002F4263" w:rsidP="002F4263">
            <w:pPr>
              <w:rPr>
                <w:rFonts w:ascii="Times New Roman" w:hAnsi="Times New Roman"/>
                <w:sz w:val="16"/>
                <w:szCs w:val="16"/>
              </w:rPr>
            </w:pPr>
            <w:r w:rsidRPr="002F4263">
              <w:rPr>
                <w:sz w:val="16"/>
                <w:szCs w:val="16"/>
              </w:rPr>
              <w:t>RAN1, SA1</w:t>
            </w:r>
          </w:p>
        </w:tc>
        <w:tc>
          <w:tcPr>
            <w:tcW w:w="1133" w:type="dxa"/>
          </w:tcPr>
          <w:p w14:paraId="2A323433" w14:textId="2A823370" w:rsidR="002F4263" w:rsidRPr="002F4263" w:rsidRDefault="002F4263" w:rsidP="002F4263">
            <w:pPr>
              <w:rPr>
                <w:rFonts w:ascii="Times New Roman" w:hAnsi="Times New Roman"/>
                <w:sz w:val="16"/>
                <w:szCs w:val="16"/>
              </w:rPr>
            </w:pPr>
            <w:r w:rsidRPr="002F4263">
              <w:rPr>
                <w:sz w:val="16"/>
                <w:szCs w:val="16"/>
              </w:rPr>
              <w:t>S4-180980</w:t>
            </w:r>
          </w:p>
        </w:tc>
        <w:tc>
          <w:tcPr>
            <w:tcW w:w="1067" w:type="dxa"/>
          </w:tcPr>
          <w:p w14:paraId="63094ECF" w14:textId="77777777" w:rsidR="002F4263" w:rsidRPr="002F4263" w:rsidRDefault="002F4263" w:rsidP="002F4263">
            <w:pPr>
              <w:rPr>
                <w:rFonts w:ascii="Times New Roman" w:hAnsi="Times New Roman"/>
                <w:sz w:val="16"/>
                <w:szCs w:val="16"/>
              </w:rPr>
            </w:pPr>
          </w:p>
        </w:tc>
      </w:tr>
      <w:tr w:rsidR="002F4263" w:rsidRPr="001908B0" w14:paraId="5E6672A9" w14:textId="77777777" w:rsidTr="009E247D">
        <w:trPr>
          <w:trHeight w:val="20"/>
          <w:jc w:val="center"/>
        </w:trPr>
        <w:tc>
          <w:tcPr>
            <w:tcW w:w="1073" w:type="dxa"/>
          </w:tcPr>
          <w:p w14:paraId="522A3937" w14:textId="1598A65D" w:rsidR="002F4263" w:rsidRPr="002F4263" w:rsidRDefault="001B7BF2" w:rsidP="002F4263">
            <w:pPr>
              <w:rPr>
                <w:rFonts w:ascii="Times New Roman" w:hAnsi="Times New Roman"/>
                <w:bCs/>
                <w:sz w:val="16"/>
                <w:szCs w:val="16"/>
              </w:rPr>
            </w:pPr>
            <w:hyperlink r:id="rId2488" w:history="1">
              <w:r w:rsidR="00D93AE1">
                <w:rPr>
                  <w:rStyle w:val="Hyperlink"/>
                  <w:sz w:val="16"/>
                  <w:szCs w:val="16"/>
                </w:rPr>
                <w:t>R1-1808179</w:t>
              </w:r>
            </w:hyperlink>
          </w:p>
        </w:tc>
        <w:tc>
          <w:tcPr>
            <w:tcW w:w="2849" w:type="dxa"/>
          </w:tcPr>
          <w:p w14:paraId="38E1D284" w14:textId="7BD64899" w:rsidR="002F4263" w:rsidRPr="002F4263" w:rsidRDefault="002F4263" w:rsidP="002F4263">
            <w:pPr>
              <w:rPr>
                <w:rFonts w:ascii="Times New Roman" w:hAnsi="Times New Roman"/>
                <w:sz w:val="16"/>
                <w:szCs w:val="16"/>
              </w:rPr>
            </w:pPr>
            <w:r w:rsidRPr="002F4263">
              <w:rPr>
                <w:sz w:val="16"/>
                <w:szCs w:val="16"/>
              </w:rPr>
              <w:t>LS on Joint ETSI - OSA Workshop: Open Implementations &amp; Standardization</w:t>
            </w:r>
          </w:p>
        </w:tc>
        <w:tc>
          <w:tcPr>
            <w:tcW w:w="1296" w:type="dxa"/>
          </w:tcPr>
          <w:p w14:paraId="4A55DC22" w14:textId="66ABFCD5" w:rsidR="002F4263" w:rsidRPr="002F4263" w:rsidRDefault="002F4263" w:rsidP="002F4263">
            <w:pPr>
              <w:rPr>
                <w:rFonts w:ascii="Times New Roman" w:hAnsi="Times New Roman"/>
                <w:sz w:val="16"/>
                <w:szCs w:val="16"/>
              </w:rPr>
            </w:pPr>
            <w:r w:rsidRPr="002F4263">
              <w:rPr>
                <w:sz w:val="16"/>
                <w:szCs w:val="16"/>
              </w:rPr>
              <w:t>ETSI</w:t>
            </w:r>
          </w:p>
        </w:tc>
        <w:tc>
          <w:tcPr>
            <w:tcW w:w="835" w:type="dxa"/>
          </w:tcPr>
          <w:p w14:paraId="5AEAD772" w14:textId="77777777" w:rsidR="002F4263" w:rsidRPr="002F4263" w:rsidRDefault="002F4263" w:rsidP="002F4263">
            <w:pPr>
              <w:rPr>
                <w:rFonts w:ascii="Times New Roman" w:hAnsi="Times New Roman"/>
                <w:bCs/>
                <w:sz w:val="16"/>
                <w:szCs w:val="16"/>
              </w:rPr>
            </w:pPr>
          </w:p>
        </w:tc>
        <w:tc>
          <w:tcPr>
            <w:tcW w:w="2748" w:type="dxa"/>
          </w:tcPr>
          <w:p w14:paraId="7E581B1C" w14:textId="77777777" w:rsidR="002F4263" w:rsidRPr="002F4263" w:rsidRDefault="002F4263" w:rsidP="002F4263">
            <w:pPr>
              <w:rPr>
                <w:rFonts w:ascii="Times New Roman" w:hAnsi="Times New Roman"/>
                <w:bCs/>
                <w:sz w:val="16"/>
                <w:szCs w:val="16"/>
              </w:rPr>
            </w:pPr>
          </w:p>
        </w:tc>
        <w:tc>
          <w:tcPr>
            <w:tcW w:w="1071" w:type="dxa"/>
          </w:tcPr>
          <w:p w14:paraId="1514F431" w14:textId="77777777" w:rsidR="002F4263" w:rsidRPr="002F4263" w:rsidRDefault="002F4263" w:rsidP="002F4263">
            <w:pPr>
              <w:rPr>
                <w:rFonts w:ascii="Times New Roman" w:hAnsi="Times New Roman"/>
                <w:sz w:val="16"/>
                <w:szCs w:val="16"/>
              </w:rPr>
            </w:pPr>
          </w:p>
        </w:tc>
        <w:tc>
          <w:tcPr>
            <w:tcW w:w="989" w:type="dxa"/>
          </w:tcPr>
          <w:p w14:paraId="5FE8A862" w14:textId="5FFC2C86" w:rsidR="002F4263" w:rsidRPr="002F4263" w:rsidRDefault="002F4263" w:rsidP="002F4263">
            <w:pPr>
              <w:rPr>
                <w:rFonts w:ascii="Times New Roman" w:hAnsi="Times New Roman"/>
                <w:sz w:val="16"/>
                <w:szCs w:val="16"/>
                <w:lang w:val="fr-FR"/>
              </w:rPr>
            </w:pPr>
            <w:r w:rsidRPr="002F4263">
              <w:rPr>
                <w:sz w:val="16"/>
                <w:szCs w:val="16"/>
                <w:lang w:val="fr-FR"/>
              </w:rPr>
              <w:t>RAN, RAN1, RAN2, RAN3, RAN4, RAN5, CT, CT1, CT3, CT4, CT6, SA, SA3, SA5, SA6</w:t>
            </w:r>
          </w:p>
        </w:tc>
        <w:tc>
          <w:tcPr>
            <w:tcW w:w="989" w:type="dxa"/>
          </w:tcPr>
          <w:p w14:paraId="7B90945C" w14:textId="77777777" w:rsidR="002F4263" w:rsidRPr="002F4263" w:rsidRDefault="002F4263" w:rsidP="002F4263">
            <w:pPr>
              <w:rPr>
                <w:rFonts w:ascii="Times New Roman" w:hAnsi="Times New Roman"/>
                <w:sz w:val="16"/>
                <w:szCs w:val="16"/>
                <w:lang w:val="fr-FR"/>
              </w:rPr>
            </w:pPr>
          </w:p>
        </w:tc>
        <w:tc>
          <w:tcPr>
            <w:tcW w:w="1133" w:type="dxa"/>
          </w:tcPr>
          <w:p w14:paraId="749888AD" w14:textId="6844EC8A" w:rsidR="002F4263" w:rsidRPr="002F4263" w:rsidRDefault="002F4263" w:rsidP="002F4263">
            <w:pPr>
              <w:rPr>
                <w:rFonts w:ascii="Times New Roman" w:hAnsi="Times New Roman"/>
                <w:sz w:val="16"/>
                <w:szCs w:val="16"/>
              </w:rPr>
            </w:pPr>
            <w:r w:rsidRPr="002F4263">
              <w:rPr>
                <w:sz w:val="16"/>
                <w:szCs w:val="16"/>
              </w:rPr>
              <w:t>ETSI_CL18_3463</w:t>
            </w:r>
          </w:p>
        </w:tc>
        <w:tc>
          <w:tcPr>
            <w:tcW w:w="1067" w:type="dxa"/>
          </w:tcPr>
          <w:p w14:paraId="1AC04D69" w14:textId="77777777" w:rsidR="002F4263" w:rsidRPr="002F4263" w:rsidRDefault="002F4263" w:rsidP="002F4263">
            <w:pPr>
              <w:rPr>
                <w:rFonts w:ascii="Times New Roman" w:hAnsi="Times New Roman"/>
                <w:sz w:val="16"/>
                <w:szCs w:val="16"/>
              </w:rPr>
            </w:pPr>
          </w:p>
        </w:tc>
      </w:tr>
      <w:tr w:rsidR="002F4263" w:rsidRPr="001908B0" w14:paraId="222939B2" w14:textId="77777777" w:rsidTr="009E247D">
        <w:trPr>
          <w:trHeight w:val="20"/>
          <w:jc w:val="center"/>
        </w:trPr>
        <w:tc>
          <w:tcPr>
            <w:tcW w:w="1073" w:type="dxa"/>
          </w:tcPr>
          <w:p w14:paraId="1B499C1B" w14:textId="3A85E984" w:rsidR="002F4263" w:rsidRPr="002F4263" w:rsidRDefault="001B7BF2" w:rsidP="002F4263">
            <w:pPr>
              <w:rPr>
                <w:rFonts w:ascii="Times New Roman" w:hAnsi="Times New Roman"/>
                <w:bCs/>
                <w:sz w:val="16"/>
                <w:szCs w:val="16"/>
              </w:rPr>
            </w:pPr>
            <w:hyperlink r:id="rId2489" w:history="1">
              <w:r w:rsidR="00D93AE1">
                <w:rPr>
                  <w:rStyle w:val="Hyperlink"/>
                  <w:sz w:val="16"/>
                  <w:szCs w:val="16"/>
                </w:rPr>
                <w:t>R1-1808180</w:t>
              </w:r>
            </w:hyperlink>
          </w:p>
        </w:tc>
        <w:tc>
          <w:tcPr>
            <w:tcW w:w="2849" w:type="dxa"/>
          </w:tcPr>
          <w:p w14:paraId="71F6820F" w14:textId="3B6C0ED7" w:rsidR="002F4263" w:rsidRPr="002F4263" w:rsidRDefault="002F4263" w:rsidP="002F4263">
            <w:pPr>
              <w:rPr>
                <w:rFonts w:ascii="Times New Roman" w:hAnsi="Times New Roman"/>
                <w:sz w:val="16"/>
                <w:szCs w:val="16"/>
              </w:rPr>
            </w:pPr>
            <w:r w:rsidRPr="002F4263">
              <w:rPr>
                <w:sz w:val="16"/>
                <w:szCs w:val="16"/>
              </w:rPr>
              <w:t>IEEE 802.11 WG LS to 3GPP RAN4 on certain channel combinations for LAA in 5GHz</w:t>
            </w:r>
          </w:p>
        </w:tc>
        <w:tc>
          <w:tcPr>
            <w:tcW w:w="1296" w:type="dxa"/>
          </w:tcPr>
          <w:p w14:paraId="18E879E1" w14:textId="3B8230F0" w:rsidR="002F4263" w:rsidRPr="002F4263" w:rsidRDefault="002F4263" w:rsidP="002F4263">
            <w:pPr>
              <w:rPr>
                <w:rFonts w:ascii="Times New Roman" w:hAnsi="Times New Roman"/>
                <w:sz w:val="16"/>
                <w:szCs w:val="16"/>
              </w:rPr>
            </w:pPr>
            <w:r w:rsidRPr="002F4263">
              <w:rPr>
                <w:sz w:val="16"/>
                <w:szCs w:val="16"/>
              </w:rPr>
              <w:t>IEEE 802.11 Working Group</w:t>
            </w:r>
          </w:p>
        </w:tc>
        <w:tc>
          <w:tcPr>
            <w:tcW w:w="835" w:type="dxa"/>
          </w:tcPr>
          <w:p w14:paraId="29986D1A" w14:textId="14CA6E7C" w:rsidR="002F4263" w:rsidRPr="002F4263" w:rsidRDefault="002F4263" w:rsidP="002F4263">
            <w:pPr>
              <w:rPr>
                <w:rFonts w:ascii="Times New Roman" w:hAnsi="Times New Roman"/>
                <w:bCs/>
                <w:sz w:val="16"/>
                <w:szCs w:val="16"/>
              </w:rPr>
            </w:pPr>
            <w:r w:rsidRPr="002F4263">
              <w:rPr>
                <w:sz w:val="16"/>
                <w:szCs w:val="16"/>
              </w:rPr>
              <w:t>Rel-13</w:t>
            </w:r>
          </w:p>
        </w:tc>
        <w:tc>
          <w:tcPr>
            <w:tcW w:w="2748" w:type="dxa"/>
          </w:tcPr>
          <w:p w14:paraId="579E5968" w14:textId="7EEB3CB8" w:rsidR="002F4263" w:rsidRPr="002F4263" w:rsidRDefault="002F4263" w:rsidP="002F4263">
            <w:pPr>
              <w:rPr>
                <w:rFonts w:ascii="Times New Roman" w:hAnsi="Times New Roman"/>
                <w:bCs/>
                <w:sz w:val="16"/>
                <w:szCs w:val="16"/>
              </w:rPr>
            </w:pPr>
            <w:r w:rsidRPr="002F4263">
              <w:rPr>
                <w:sz w:val="16"/>
                <w:szCs w:val="16"/>
              </w:rPr>
              <w:t>LTE_LAA</w:t>
            </w:r>
          </w:p>
        </w:tc>
        <w:tc>
          <w:tcPr>
            <w:tcW w:w="1071" w:type="dxa"/>
          </w:tcPr>
          <w:p w14:paraId="70D8D840" w14:textId="77777777" w:rsidR="002F4263" w:rsidRPr="002F4263" w:rsidRDefault="002F4263" w:rsidP="002F4263">
            <w:pPr>
              <w:rPr>
                <w:rFonts w:ascii="Times New Roman" w:hAnsi="Times New Roman"/>
                <w:sz w:val="16"/>
                <w:szCs w:val="16"/>
              </w:rPr>
            </w:pPr>
          </w:p>
        </w:tc>
        <w:tc>
          <w:tcPr>
            <w:tcW w:w="989" w:type="dxa"/>
          </w:tcPr>
          <w:p w14:paraId="49ECF78D" w14:textId="37335E7F" w:rsidR="002F4263" w:rsidRPr="002F4263" w:rsidRDefault="002F4263" w:rsidP="002F4263">
            <w:pPr>
              <w:rPr>
                <w:rFonts w:ascii="Times New Roman" w:hAnsi="Times New Roman"/>
                <w:sz w:val="16"/>
                <w:szCs w:val="16"/>
              </w:rPr>
            </w:pPr>
            <w:r w:rsidRPr="002F4263">
              <w:rPr>
                <w:sz w:val="16"/>
                <w:szCs w:val="16"/>
              </w:rPr>
              <w:t>RAN4</w:t>
            </w:r>
          </w:p>
        </w:tc>
        <w:tc>
          <w:tcPr>
            <w:tcW w:w="989" w:type="dxa"/>
          </w:tcPr>
          <w:p w14:paraId="22E1B012" w14:textId="48BD0B59" w:rsidR="002F4263" w:rsidRPr="002F4263" w:rsidRDefault="002F4263" w:rsidP="002F4263">
            <w:pPr>
              <w:rPr>
                <w:rFonts w:ascii="Times New Roman" w:hAnsi="Times New Roman"/>
                <w:sz w:val="16"/>
                <w:szCs w:val="16"/>
              </w:rPr>
            </w:pPr>
            <w:r w:rsidRPr="002F4263">
              <w:rPr>
                <w:sz w:val="16"/>
                <w:szCs w:val="16"/>
              </w:rPr>
              <w:t>RAN1</w:t>
            </w:r>
          </w:p>
        </w:tc>
        <w:tc>
          <w:tcPr>
            <w:tcW w:w="1133" w:type="dxa"/>
          </w:tcPr>
          <w:p w14:paraId="472C5FD5" w14:textId="17692DAD" w:rsidR="002F4263" w:rsidRPr="002F4263" w:rsidRDefault="002F4263" w:rsidP="002F4263">
            <w:pPr>
              <w:rPr>
                <w:rFonts w:ascii="Times New Roman" w:hAnsi="Times New Roman"/>
                <w:sz w:val="16"/>
                <w:szCs w:val="16"/>
              </w:rPr>
            </w:pPr>
            <w:r w:rsidRPr="002F4263">
              <w:rPr>
                <w:sz w:val="16"/>
                <w:szCs w:val="16"/>
              </w:rPr>
              <w:t>2018-07-13-LS from IEEE 802.11 to 3GPP RAN4</w:t>
            </w:r>
          </w:p>
        </w:tc>
        <w:tc>
          <w:tcPr>
            <w:tcW w:w="1067" w:type="dxa"/>
          </w:tcPr>
          <w:p w14:paraId="0C653830" w14:textId="77777777" w:rsidR="002F4263" w:rsidRPr="002F4263" w:rsidRDefault="002F4263" w:rsidP="002F4263">
            <w:pPr>
              <w:rPr>
                <w:rFonts w:ascii="Times New Roman" w:hAnsi="Times New Roman"/>
                <w:sz w:val="16"/>
                <w:szCs w:val="16"/>
              </w:rPr>
            </w:pPr>
          </w:p>
        </w:tc>
      </w:tr>
      <w:tr w:rsidR="002F4263" w:rsidRPr="001908B0" w14:paraId="68B1D58E" w14:textId="77777777" w:rsidTr="009E247D">
        <w:trPr>
          <w:trHeight w:val="20"/>
          <w:jc w:val="center"/>
        </w:trPr>
        <w:tc>
          <w:tcPr>
            <w:tcW w:w="1073" w:type="dxa"/>
          </w:tcPr>
          <w:p w14:paraId="2297143E" w14:textId="7C9D00DE" w:rsidR="002F4263" w:rsidRPr="002F4263" w:rsidRDefault="001B7BF2" w:rsidP="002F4263">
            <w:pPr>
              <w:rPr>
                <w:rFonts w:ascii="Times New Roman" w:hAnsi="Times New Roman"/>
                <w:bCs/>
                <w:sz w:val="16"/>
                <w:szCs w:val="16"/>
              </w:rPr>
            </w:pPr>
            <w:hyperlink r:id="rId2490" w:history="1">
              <w:r w:rsidR="00D93AE1">
                <w:rPr>
                  <w:rStyle w:val="Hyperlink"/>
                  <w:sz w:val="16"/>
                  <w:szCs w:val="16"/>
                </w:rPr>
                <w:t>R1-1808181</w:t>
              </w:r>
            </w:hyperlink>
          </w:p>
        </w:tc>
        <w:tc>
          <w:tcPr>
            <w:tcW w:w="2849" w:type="dxa"/>
          </w:tcPr>
          <w:p w14:paraId="18F0594E" w14:textId="5F1336C2" w:rsidR="002F4263" w:rsidRPr="002F4263" w:rsidRDefault="002F4263" w:rsidP="002F4263">
            <w:pPr>
              <w:rPr>
                <w:rFonts w:ascii="Times New Roman" w:hAnsi="Times New Roman"/>
                <w:sz w:val="16"/>
                <w:szCs w:val="16"/>
              </w:rPr>
            </w:pPr>
            <w:r w:rsidRPr="002F4263">
              <w:rPr>
                <w:sz w:val="16"/>
                <w:szCs w:val="16"/>
              </w:rPr>
              <w:t>IEEE 802.11 WG LS to 3GPP RAN in relation to a proposed joint Coexistence Workshop</w:t>
            </w:r>
          </w:p>
        </w:tc>
        <w:tc>
          <w:tcPr>
            <w:tcW w:w="1296" w:type="dxa"/>
          </w:tcPr>
          <w:p w14:paraId="579EC373" w14:textId="7F28ABA8" w:rsidR="002F4263" w:rsidRPr="002F4263" w:rsidRDefault="002F4263" w:rsidP="002F4263">
            <w:pPr>
              <w:rPr>
                <w:rFonts w:ascii="Times New Roman" w:hAnsi="Times New Roman"/>
                <w:sz w:val="16"/>
                <w:szCs w:val="16"/>
              </w:rPr>
            </w:pPr>
            <w:r w:rsidRPr="002F4263">
              <w:rPr>
                <w:sz w:val="16"/>
                <w:szCs w:val="16"/>
              </w:rPr>
              <w:t>IEEE 802.11 Working Group</w:t>
            </w:r>
          </w:p>
        </w:tc>
        <w:tc>
          <w:tcPr>
            <w:tcW w:w="835" w:type="dxa"/>
          </w:tcPr>
          <w:p w14:paraId="00BD02E0" w14:textId="34FD4544"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6E23F4A8" w14:textId="21854F77" w:rsidR="002F4263" w:rsidRPr="002F4263" w:rsidRDefault="002F4263" w:rsidP="002F4263">
            <w:pPr>
              <w:rPr>
                <w:rFonts w:ascii="Times New Roman" w:hAnsi="Times New Roman"/>
                <w:bCs/>
                <w:sz w:val="16"/>
                <w:szCs w:val="16"/>
              </w:rPr>
            </w:pPr>
            <w:r w:rsidRPr="002F4263">
              <w:rPr>
                <w:sz w:val="16"/>
                <w:szCs w:val="16"/>
              </w:rPr>
              <w:t>FS_NR_unlic</w:t>
            </w:r>
          </w:p>
        </w:tc>
        <w:tc>
          <w:tcPr>
            <w:tcW w:w="1071" w:type="dxa"/>
          </w:tcPr>
          <w:p w14:paraId="746DD474" w14:textId="77777777" w:rsidR="002F4263" w:rsidRPr="002F4263" w:rsidRDefault="002F4263" w:rsidP="002F4263">
            <w:pPr>
              <w:rPr>
                <w:rFonts w:ascii="Times New Roman" w:hAnsi="Times New Roman"/>
                <w:sz w:val="16"/>
                <w:szCs w:val="16"/>
              </w:rPr>
            </w:pPr>
          </w:p>
        </w:tc>
        <w:tc>
          <w:tcPr>
            <w:tcW w:w="989" w:type="dxa"/>
          </w:tcPr>
          <w:p w14:paraId="347C6273" w14:textId="3909FF3E" w:rsidR="002F4263" w:rsidRPr="002F4263" w:rsidRDefault="002F4263" w:rsidP="002F4263">
            <w:pPr>
              <w:rPr>
                <w:rFonts w:ascii="Times New Roman" w:hAnsi="Times New Roman"/>
                <w:sz w:val="16"/>
                <w:szCs w:val="16"/>
              </w:rPr>
            </w:pPr>
            <w:r w:rsidRPr="002F4263">
              <w:rPr>
                <w:sz w:val="16"/>
                <w:szCs w:val="16"/>
              </w:rPr>
              <w:t>RAN</w:t>
            </w:r>
          </w:p>
        </w:tc>
        <w:tc>
          <w:tcPr>
            <w:tcW w:w="989" w:type="dxa"/>
          </w:tcPr>
          <w:p w14:paraId="22D99671" w14:textId="4F91CC9B" w:rsidR="002F4263" w:rsidRPr="002F4263" w:rsidRDefault="002F4263" w:rsidP="002F4263">
            <w:pPr>
              <w:rPr>
                <w:rFonts w:ascii="Times New Roman" w:hAnsi="Times New Roman"/>
                <w:sz w:val="16"/>
                <w:szCs w:val="16"/>
              </w:rPr>
            </w:pPr>
            <w:r w:rsidRPr="002F4263">
              <w:rPr>
                <w:sz w:val="16"/>
                <w:szCs w:val="16"/>
              </w:rPr>
              <w:t>RAN1</w:t>
            </w:r>
          </w:p>
        </w:tc>
        <w:tc>
          <w:tcPr>
            <w:tcW w:w="1133" w:type="dxa"/>
          </w:tcPr>
          <w:p w14:paraId="106D3D87" w14:textId="27634368" w:rsidR="002F4263" w:rsidRPr="002F4263" w:rsidRDefault="002F4263" w:rsidP="002F4263">
            <w:pPr>
              <w:rPr>
                <w:rFonts w:ascii="Times New Roman" w:hAnsi="Times New Roman"/>
                <w:sz w:val="16"/>
                <w:szCs w:val="16"/>
              </w:rPr>
            </w:pPr>
            <w:r w:rsidRPr="002F4263">
              <w:rPr>
                <w:sz w:val="16"/>
                <w:szCs w:val="16"/>
              </w:rPr>
              <w:t>2018-07-13-LiS from IEEE 802.11 to 3GPP-coex-workshop</w:t>
            </w:r>
          </w:p>
        </w:tc>
        <w:tc>
          <w:tcPr>
            <w:tcW w:w="1067" w:type="dxa"/>
          </w:tcPr>
          <w:p w14:paraId="49DE1AAA" w14:textId="77777777" w:rsidR="002F4263" w:rsidRPr="002F4263" w:rsidRDefault="002F4263" w:rsidP="002F4263">
            <w:pPr>
              <w:rPr>
                <w:rFonts w:ascii="Times New Roman" w:hAnsi="Times New Roman"/>
                <w:sz w:val="16"/>
                <w:szCs w:val="16"/>
              </w:rPr>
            </w:pPr>
          </w:p>
        </w:tc>
      </w:tr>
      <w:tr w:rsidR="002F4263" w:rsidRPr="001908B0" w14:paraId="2048C2F8" w14:textId="77777777" w:rsidTr="009E247D">
        <w:trPr>
          <w:trHeight w:val="20"/>
          <w:jc w:val="center"/>
        </w:trPr>
        <w:tc>
          <w:tcPr>
            <w:tcW w:w="1073" w:type="dxa"/>
          </w:tcPr>
          <w:p w14:paraId="095A94B6" w14:textId="71BE02CD" w:rsidR="002F4263" w:rsidRPr="002F4263" w:rsidRDefault="001B7BF2" w:rsidP="002F4263">
            <w:pPr>
              <w:rPr>
                <w:rFonts w:ascii="Times New Roman" w:hAnsi="Times New Roman"/>
                <w:bCs/>
                <w:sz w:val="16"/>
                <w:szCs w:val="16"/>
              </w:rPr>
            </w:pPr>
            <w:hyperlink r:id="rId2491" w:history="1">
              <w:r w:rsidR="00D93AE1">
                <w:rPr>
                  <w:rStyle w:val="Hyperlink"/>
                  <w:sz w:val="16"/>
                  <w:szCs w:val="16"/>
                </w:rPr>
                <w:t>R1-1808303</w:t>
              </w:r>
            </w:hyperlink>
          </w:p>
        </w:tc>
        <w:tc>
          <w:tcPr>
            <w:tcW w:w="2849" w:type="dxa"/>
          </w:tcPr>
          <w:p w14:paraId="7307C1B6" w14:textId="129C04E5" w:rsidR="002F4263" w:rsidRPr="002F4263" w:rsidRDefault="002F4263" w:rsidP="002F4263">
            <w:pPr>
              <w:rPr>
                <w:rFonts w:ascii="Times New Roman" w:hAnsi="Times New Roman"/>
                <w:sz w:val="16"/>
                <w:szCs w:val="16"/>
              </w:rPr>
            </w:pPr>
            <w:r w:rsidRPr="002F4263">
              <w:rPr>
                <w:sz w:val="16"/>
                <w:szCs w:val="16"/>
              </w:rPr>
              <w:t>Liaison ESOA (EMEA Satellite Operators Association) on 5G for Satellite Systems</w:t>
            </w:r>
          </w:p>
        </w:tc>
        <w:tc>
          <w:tcPr>
            <w:tcW w:w="1296" w:type="dxa"/>
          </w:tcPr>
          <w:p w14:paraId="0B9F5AC8" w14:textId="0674814A" w:rsidR="002F4263" w:rsidRPr="002F4263" w:rsidRDefault="002F4263" w:rsidP="002F4263">
            <w:pPr>
              <w:rPr>
                <w:rFonts w:ascii="Times New Roman" w:hAnsi="Times New Roman"/>
                <w:sz w:val="16"/>
                <w:szCs w:val="16"/>
              </w:rPr>
            </w:pPr>
            <w:r w:rsidRPr="002F4263">
              <w:rPr>
                <w:sz w:val="16"/>
                <w:szCs w:val="16"/>
              </w:rPr>
              <w:t>ESOA, Thales</w:t>
            </w:r>
          </w:p>
        </w:tc>
        <w:tc>
          <w:tcPr>
            <w:tcW w:w="835" w:type="dxa"/>
          </w:tcPr>
          <w:p w14:paraId="7B6A6147" w14:textId="735720B6" w:rsidR="002F4263" w:rsidRPr="002F4263" w:rsidRDefault="002F4263" w:rsidP="002F4263">
            <w:pPr>
              <w:rPr>
                <w:rFonts w:ascii="Times New Roman" w:hAnsi="Times New Roman"/>
                <w:bCs/>
                <w:sz w:val="16"/>
                <w:szCs w:val="16"/>
              </w:rPr>
            </w:pPr>
            <w:r w:rsidRPr="002F4263">
              <w:rPr>
                <w:sz w:val="16"/>
                <w:szCs w:val="16"/>
              </w:rPr>
              <w:t>Rel-16</w:t>
            </w:r>
          </w:p>
        </w:tc>
        <w:tc>
          <w:tcPr>
            <w:tcW w:w="2748" w:type="dxa"/>
          </w:tcPr>
          <w:p w14:paraId="3B22CA98" w14:textId="77777777" w:rsidR="002F4263" w:rsidRPr="002F4263" w:rsidRDefault="002F4263" w:rsidP="002F4263">
            <w:pPr>
              <w:rPr>
                <w:rFonts w:ascii="Times New Roman" w:hAnsi="Times New Roman"/>
                <w:bCs/>
                <w:sz w:val="16"/>
                <w:szCs w:val="16"/>
              </w:rPr>
            </w:pPr>
          </w:p>
        </w:tc>
        <w:tc>
          <w:tcPr>
            <w:tcW w:w="1071" w:type="dxa"/>
          </w:tcPr>
          <w:p w14:paraId="40C2EEFA" w14:textId="77777777" w:rsidR="002F4263" w:rsidRPr="002F4263" w:rsidRDefault="002F4263" w:rsidP="002F4263">
            <w:pPr>
              <w:rPr>
                <w:rFonts w:ascii="Times New Roman" w:hAnsi="Times New Roman"/>
                <w:sz w:val="16"/>
                <w:szCs w:val="16"/>
              </w:rPr>
            </w:pPr>
          </w:p>
        </w:tc>
        <w:tc>
          <w:tcPr>
            <w:tcW w:w="989" w:type="dxa"/>
          </w:tcPr>
          <w:p w14:paraId="1156CAC9" w14:textId="261DB23E" w:rsidR="002F4263" w:rsidRPr="002F4263" w:rsidRDefault="002F4263" w:rsidP="002F4263">
            <w:pPr>
              <w:rPr>
                <w:rFonts w:ascii="Times New Roman" w:hAnsi="Times New Roman"/>
                <w:sz w:val="16"/>
                <w:szCs w:val="16"/>
                <w:lang w:val="fr-FR"/>
              </w:rPr>
            </w:pPr>
            <w:r w:rsidRPr="002F4263">
              <w:rPr>
                <w:sz w:val="16"/>
                <w:szCs w:val="16"/>
                <w:lang w:val="fr-FR"/>
              </w:rPr>
              <w:t>SA1, SA2, RAN1, RAN2, RAN3</w:t>
            </w:r>
          </w:p>
        </w:tc>
        <w:tc>
          <w:tcPr>
            <w:tcW w:w="989" w:type="dxa"/>
          </w:tcPr>
          <w:p w14:paraId="49AE2BF4" w14:textId="5C4BB69C" w:rsidR="002F4263" w:rsidRPr="002F4263" w:rsidRDefault="002F4263" w:rsidP="002F4263">
            <w:pPr>
              <w:rPr>
                <w:rFonts w:ascii="Times New Roman" w:hAnsi="Times New Roman"/>
                <w:sz w:val="16"/>
                <w:szCs w:val="16"/>
              </w:rPr>
            </w:pPr>
            <w:r w:rsidRPr="002F4263">
              <w:rPr>
                <w:sz w:val="16"/>
                <w:szCs w:val="16"/>
              </w:rPr>
              <w:t>SA, RAN</w:t>
            </w:r>
          </w:p>
        </w:tc>
        <w:tc>
          <w:tcPr>
            <w:tcW w:w="1133" w:type="dxa"/>
          </w:tcPr>
          <w:p w14:paraId="39D90C8D" w14:textId="5FA96074" w:rsidR="002F4263" w:rsidRPr="002F4263" w:rsidRDefault="002F4263" w:rsidP="002F4263">
            <w:pPr>
              <w:rPr>
                <w:rFonts w:ascii="Times New Roman" w:hAnsi="Times New Roman"/>
                <w:sz w:val="16"/>
                <w:szCs w:val="16"/>
              </w:rPr>
            </w:pPr>
            <w:r w:rsidRPr="002F4263">
              <w:rPr>
                <w:sz w:val="16"/>
                <w:szCs w:val="16"/>
              </w:rPr>
              <w:t>ESOA-LS-2018-1</w:t>
            </w:r>
          </w:p>
        </w:tc>
        <w:tc>
          <w:tcPr>
            <w:tcW w:w="1067" w:type="dxa"/>
          </w:tcPr>
          <w:p w14:paraId="56C3600D" w14:textId="77777777" w:rsidR="002F4263" w:rsidRPr="002F4263" w:rsidRDefault="002F4263" w:rsidP="002F4263">
            <w:pPr>
              <w:rPr>
                <w:rFonts w:ascii="Times New Roman" w:hAnsi="Times New Roman"/>
                <w:sz w:val="16"/>
                <w:szCs w:val="16"/>
              </w:rPr>
            </w:pPr>
          </w:p>
        </w:tc>
      </w:tr>
      <w:tr w:rsidR="002F4263" w:rsidRPr="001908B0" w14:paraId="3379E1AE" w14:textId="77777777" w:rsidTr="009E247D">
        <w:trPr>
          <w:trHeight w:val="20"/>
          <w:jc w:val="center"/>
        </w:trPr>
        <w:tc>
          <w:tcPr>
            <w:tcW w:w="1073" w:type="dxa"/>
          </w:tcPr>
          <w:p w14:paraId="226C5B51" w14:textId="228D1170" w:rsidR="002F4263" w:rsidRPr="002F4263" w:rsidRDefault="001B7BF2" w:rsidP="002F4263">
            <w:pPr>
              <w:rPr>
                <w:rFonts w:ascii="Times New Roman" w:hAnsi="Times New Roman"/>
                <w:bCs/>
                <w:sz w:val="16"/>
                <w:szCs w:val="16"/>
              </w:rPr>
            </w:pPr>
            <w:hyperlink r:id="rId2492" w:history="1">
              <w:r w:rsidR="00D93AE1">
                <w:rPr>
                  <w:rStyle w:val="Hyperlink"/>
                  <w:sz w:val="16"/>
                  <w:szCs w:val="16"/>
                </w:rPr>
                <w:t>R1-1808859</w:t>
              </w:r>
            </w:hyperlink>
          </w:p>
        </w:tc>
        <w:tc>
          <w:tcPr>
            <w:tcW w:w="2849" w:type="dxa"/>
          </w:tcPr>
          <w:p w14:paraId="31F8073F" w14:textId="4C941B90" w:rsidR="002F4263" w:rsidRPr="002F4263" w:rsidRDefault="002F4263" w:rsidP="002F4263">
            <w:pPr>
              <w:rPr>
                <w:rFonts w:ascii="Times New Roman" w:hAnsi="Times New Roman"/>
                <w:sz w:val="16"/>
                <w:szCs w:val="16"/>
              </w:rPr>
            </w:pPr>
            <w:r w:rsidRPr="002F4263">
              <w:rPr>
                <w:sz w:val="16"/>
                <w:szCs w:val="16"/>
              </w:rPr>
              <w:t>LS on fallback interpretation of UE FeatureSetDown(Up)LinkPerCC capability fields</w:t>
            </w:r>
          </w:p>
        </w:tc>
        <w:tc>
          <w:tcPr>
            <w:tcW w:w="1296" w:type="dxa"/>
          </w:tcPr>
          <w:p w14:paraId="133AC70B" w14:textId="68F23642" w:rsidR="002F4263" w:rsidRPr="002F4263" w:rsidRDefault="002F4263" w:rsidP="002F4263">
            <w:pPr>
              <w:rPr>
                <w:rFonts w:ascii="Times New Roman" w:hAnsi="Times New Roman"/>
                <w:sz w:val="16"/>
                <w:szCs w:val="16"/>
              </w:rPr>
            </w:pPr>
            <w:r w:rsidRPr="002F4263">
              <w:rPr>
                <w:sz w:val="16"/>
                <w:szCs w:val="16"/>
              </w:rPr>
              <w:t>RAN2, Intel</w:t>
            </w:r>
          </w:p>
        </w:tc>
        <w:tc>
          <w:tcPr>
            <w:tcW w:w="835" w:type="dxa"/>
          </w:tcPr>
          <w:p w14:paraId="50F2AB97" w14:textId="708ECC3E"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08AD9B59" w14:textId="12463C02" w:rsidR="002F4263" w:rsidRPr="002F4263" w:rsidRDefault="002F4263" w:rsidP="002F4263">
            <w:pPr>
              <w:rPr>
                <w:rFonts w:ascii="Times New Roman" w:hAnsi="Times New Roman"/>
                <w:bCs/>
                <w:sz w:val="16"/>
                <w:szCs w:val="16"/>
              </w:rPr>
            </w:pPr>
            <w:r w:rsidRPr="002F4263">
              <w:rPr>
                <w:sz w:val="16"/>
                <w:szCs w:val="16"/>
              </w:rPr>
              <w:t>NR_newRAT-Core</w:t>
            </w:r>
          </w:p>
        </w:tc>
        <w:tc>
          <w:tcPr>
            <w:tcW w:w="1071" w:type="dxa"/>
          </w:tcPr>
          <w:p w14:paraId="072D507F" w14:textId="77777777" w:rsidR="002F4263" w:rsidRPr="002F4263" w:rsidRDefault="002F4263" w:rsidP="002F4263">
            <w:pPr>
              <w:rPr>
                <w:rFonts w:ascii="Times New Roman" w:hAnsi="Times New Roman"/>
                <w:sz w:val="16"/>
                <w:szCs w:val="16"/>
              </w:rPr>
            </w:pPr>
          </w:p>
        </w:tc>
        <w:tc>
          <w:tcPr>
            <w:tcW w:w="989" w:type="dxa"/>
          </w:tcPr>
          <w:p w14:paraId="7075BD39" w14:textId="7FE61D8D" w:rsidR="002F4263" w:rsidRPr="002F4263" w:rsidRDefault="002F4263" w:rsidP="002F4263">
            <w:pPr>
              <w:rPr>
                <w:rFonts w:ascii="Times New Roman" w:hAnsi="Times New Roman"/>
                <w:sz w:val="16"/>
                <w:szCs w:val="16"/>
              </w:rPr>
            </w:pPr>
            <w:r w:rsidRPr="002F4263">
              <w:rPr>
                <w:sz w:val="16"/>
                <w:szCs w:val="16"/>
              </w:rPr>
              <w:t>RAN1, RAN4</w:t>
            </w:r>
          </w:p>
        </w:tc>
        <w:tc>
          <w:tcPr>
            <w:tcW w:w="989" w:type="dxa"/>
          </w:tcPr>
          <w:p w14:paraId="6FE93089" w14:textId="77777777" w:rsidR="002F4263" w:rsidRPr="002F4263" w:rsidRDefault="002F4263" w:rsidP="002F4263">
            <w:pPr>
              <w:rPr>
                <w:rFonts w:ascii="Times New Roman" w:hAnsi="Times New Roman"/>
                <w:sz w:val="16"/>
                <w:szCs w:val="16"/>
              </w:rPr>
            </w:pPr>
          </w:p>
        </w:tc>
        <w:tc>
          <w:tcPr>
            <w:tcW w:w="1133" w:type="dxa"/>
          </w:tcPr>
          <w:p w14:paraId="5FF7E949" w14:textId="3A089B24" w:rsidR="002F4263" w:rsidRPr="002F4263" w:rsidRDefault="002F4263" w:rsidP="002F4263">
            <w:pPr>
              <w:rPr>
                <w:rFonts w:ascii="Times New Roman" w:hAnsi="Times New Roman"/>
                <w:sz w:val="16"/>
                <w:szCs w:val="16"/>
              </w:rPr>
            </w:pPr>
            <w:r w:rsidRPr="002F4263">
              <w:rPr>
                <w:sz w:val="16"/>
                <w:szCs w:val="16"/>
              </w:rPr>
              <w:t>R2-1810975</w:t>
            </w:r>
          </w:p>
        </w:tc>
        <w:tc>
          <w:tcPr>
            <w:tcW w:w="1067" w:type="dxa"/>
          </w:tcPr>
          <w:p w14:paraId="44BD768D" w14:textId="77777777" w:rsidR="002F4263" w:rsidRPr="002F4263" w:rsidRDefault="002F4263" w:rsidP="002F4263">
            <w:pPr>
              <w:rPr>
                <w:rFonts w:ascii="Times New Roman" w:hAnsi="Times New Roman"/>
                <w:sz w:val="16"/>
                <w:szCs w:val="16"/>
              </w:rPr>
            </w:pPr>
          </w:p>
        </w:tc>
      </w:tr>
      <w:tr w:rsidR="002F4263" w:rsidRPr="001908B0" w14:paraId="5D85BCA3" w14:textId="77777777" w:rsidTr="009E247D">
        <w:trPr>
          <w:trHeight w:val="20"/>
          <w:jc w:val="center"/>
        </w:trPr>
        <w:tc>
          <w:tcPr>
            <w:tcW w:w="1073" w:type="dxa"/>
          </w:tcPr>
          <w:p w14:paraId="07660091" w14:textId="419BCA33" w:rsidR="002F4263" w:rsidRPr="002F4263" w:rsidRDefault="001B7BF2" w:rsidP="002F4263">
            <w:pPr>
              <w:rPr>
                <w:rFonts w:ascii="Times New Roman" w:hAnsi="Times New Roman"/>
                <w:bCs/>
                <w:sz w:val="16"/>
                <w:szCs w:val="16"/>
              </w:rPr>
            </w:pPr>
            <w:hyperlink r:id="rId2493" w:history="1">
              <w:r w:rsidR="00D93AE1">
                <w:rPr>
                  <w:rStyle w:val="Hyperlink"/>
                  <w:sz w:val="16"/>
                  <w:szCs w:val="16"/>
                </w:rPr>
                <w:t>R1-1808860</w:t>
              </w:r>
            </w:hyperlink>
          </w:p>
        </w:tc>
        <w:tc>
          <w:tcPr>
            <w:tcW w:w="2849" w:type="dxa"/>
          </w:tcPr>
          <w:p w14:paraId="6F3068AE" w14:textId="54F74D8E" w:rsidR="002F4263" w:rsidRPr="002F4263" w:rsidRDefault="002F4263" w:rsidP="002F4263">
            <w:pPr>
              <w:rPr>
                <w:rFonts w:ascii="Times New Roman" w:hAnsi="Times New Roman"/>
                <w:sz w:val="16"/>
                <w:szCs w:val="16"/>
              </w:rPr>
            </w:pPr>
            <w:r w:rsidRPr="002F4263">
              <w:rPr>
                <w:sz w:val="16"/>
                <w:szCs w:val="16"/>
              </w:rPr>
              <w:t>LS on ssb-PositionsInBurst mismatch in SIB1 and ServingcellConfigCommon</w:t>
            </w:r>
          </w:p>
        </w:tc>
        <w:tc>
          <w:tcPr>
            <w:tcW w:w="1296" w:type="dxa"/>
          </w:tcPr>
          <w:p w14:paraId="2F2CC948" w14:textId="2E6712B5" w:rsidR="002F4263" w:rsidRPr="002F4263" w:rsidRDefault="002F4263" w:rsidP="002F4263">
            <w:pPr>
              <w:rPr>
                <w:rFonts w:ascii="Times New Roman" w:hAnsi="Times New Roman"/>
                <w:sz w:val="16"/>
                <w:szCs w:val="16"/>
              </w:rPr>
            </w:pPr>
            <w:r w:rsidRPr="002F4263">
              <w:rPr>
                <w:sz w:val="16"/>
                <w:szCs w:val="16"/>
              </w:rPr>
              <w:t>RAN2, vivo</w:t>
            </w:r>
          </w:p>
        </w:tc>
        <w:tc>
          <w:tcPr>
            <w:tcW w:w="835" w:type="dxa"/>
          </w:tcPr>
          <w:p w14:paraId="6432A28D" w14:textId="313E568B"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0592DB6F" w14:textId="2B78DFE9" w:rsidR="002F4263" w:rsidRPr="002F4263" w:rsidRDefault="002F4263" w:rsidP="002F4263">
            <w:pPr>
              <w:rPr>
                <w:rFonts w:ascii="Times New Roman" w:hAnsi="Times New Roman"/>
                <w:bCs/>
                <w:sz w:val="16"/>
                <w:szCs w:val="16"/>
              </w:rPr>
            </w:pPr>
            <w:r w:rsidRPr="002F4263">
              <w:rPr>
                <w:sz w:val="16"/>
                <w:szCs w:val="16"/>
              </w:rPr>
              <w:t>NR_newRAT-Core</w:t>
            </w:r>
          </w:p>
        </w:tc>
        <w:tc>
          <w:tcPr>
            <w:tcW w:w="1071" w:type="dxa"/>
          </w:tcPr>
          <w:p w14:paraId="6DF8ED7D" w14:textId="545E451F" w:rsidR="002F4263" w:rsidRPr="002F4263" w:rsidRDefault="002F4263" w:rsidP="002F4263">
            <w:pPr>
              <w:rPr>
                <w:rFonts w:ascii="Times New Roman" w:hAnsi="Times New Roman"/>
                <w:sz w:val="16"/>
                <w:szCs w:val="16"/>
              </w:rPr>
            </w:pPr>
          </w:p>
        </w:tc>
        <w:tc>
          <w:tcPr>
            <w:tcW w:w="989" w:type="dxa"/>
          </w:tcPr>
          <w:p w14:paraId="01BBCF26" w14:textId="773483B9" w:rsidR="002F4263" w:rsidRPr="002F4263" w:rsidRDefault="002F4263" w:rsidP="002F4263">
            <w:pPr>
              <w:rPr>
                <w:rFonts w:ascii="Times New Roman" w:hAnsi="Times New Roman"/>
                <w:sz w:val="16"/>
                <w:szCs w:val="16"/>
              </w:rPr>
            </w:pPr>
            <w:r w:rsidRPr="002F4263">
              <w:rPr>
                <w:sz w:val="16"/>
                <w:szCs w:val="16"/>
              </w:rPr>
              <w:t>RAN1</w:t>
            </w:r>
          </w:p>
        </w:tc>
        <w:tc>
          <w:tcPr>
            <w:tcW w:w="989" w:type="dxa"/>
          </w:tcPr>
          <w:p w14:paraId="1D06864D" w14:textId="353A3EDC" w:rsidR="002F4263" w:rsidRPr="002F4263" w:rsidRDefault="002F4263" w:rsidP="002F4263">
            <w:pPr>
              <w:rPr>
                <w:rFonts w:ascii="Times New Roman" w:hAnsi="Times New Roman"/>
                <w:sz w:val="16"/>
                <w:szCs w:val="16"/>
              </w:rPr>
            </w:pPr>
          </w:p>
        </w:tc>
        <w:tc>
          <w:tcPr>
            <w:tcW w:w="1133" w:type="dxa"/>
          </w:tcPr>
          <w:p w14:paraId="1E5AF2DF" w14:textId="34AE53A2" w:rsidR="002F4263" w:rsidRPr="002F4263" w:rsidRDefault="002F4263" w:rsidP="002F4263">
            <w:pPr>
              <w:rPr>
                <w:rFonts w:ascii="Times New Roman" w:hAnsi="Times New Roman"/>
                <w:sz w:val="16"/>
                <w:szCs w:val="16"/>
              </w:rPr>
            </w:pPr>
            <w:r w:rsidRPr="002F4263">
              <w:rPr>
                <w:sz w:val="16"/>
                <w:szCs w:val="16"/>
              </w:rPr>
              <w:t>R2-1810976</w:t>
            </w:r>
          </w:p>
        </w:tc>
        <w:tc>
          <w:tcPr>
            <w:tcW w:w="1067" w:type="dxa"/>
          </w:tcPr>
          <w:p w14:paraId="222416A7" w14:textId="5FD3F90C" w:rsidR="002F4263" w:rsidRPr="002F4263" w:rsidRDefault="002F4263" w:rsidP="002F4263">
            <w:pPr>
              <w:rPr>
                <w:rFonts w:ascii="Times New Roman" w:hAnsi="Times New Roman"/>
                <w:sz w:val="16"/>
                <w:szCs w:val="16"/>
              </w:rPr>
            </w:pPr>
          </w:p>
        </w:tc>
      </w:tr>
      <w:tr w:rsidR="002F4263" w:rsidRPr="001908B0" w14:paraId="7251EB58" w14:textId="77777777" w:rsidTr="009E247D">
        <w:trPr>
          <w:trHeight w:val="20"/>
          <w:jc w:val="center"/>
        </w:trPr>
        <w:tc>
          <w:tcPr>
            <w:tcW w:w="1073" w:type="dxa"/>
          </w:tcPr>
          <w:p w14:paraId="6EA2AD5A" w14:textId="5F31EE6C" w:rsidR="002F4263" w:rsidRPr="002F4263" w:rsidRDefault="001B7BF2" w:rsidP="002F4263">
            <w:pPr>
              <w:rPr>
                <w:rFonts w:ascii="Times New Roman" w:hAnsi="Times New Roman"/>
                <w:bCs/>
                <w:sz w:val="16"/>
                <w:szCs w:val="16"/>
              </w:rPr>
            </w:pPr>
            <w:hyperlink r:id="rId2494" w:history="1">
              <w:r w:rsidR="00D93AE1">
                <w:rPr>
                  <w:rStyle w:val="Hyperlink"/>
                  <w:sz w:val="16"/>
                  <w:szCs w:val="16"/>
                </w:rPr>
                <w:t>R1-1809720</w:t>
              </w:r>
            </w:hyperlink>
          </w:p>
        </w:tc>
        <w:tc>
          <w:tcPr>
            <w:tcW w:w="2849" w:type="dxa"/>
          </w:tcPr>
          <w:p w14:paraId="71E1445D" w14:textId="5D492AB7" w:rsidR="002F4263" w:rsidRPr="002F4263" w:rsidRDefault="002F4263" w:rsidP="002F4263">
            <w:pPr>
              <w:rPr>
                <w:rFonts w:ascii="Times New Roman" w:hAnsi="Times New Roman"/>
                <w:sz w:val="16"/>
                <w:szCs w:val="16"/>
              </w:rPr>
            </w:pPr>
            <w:r w:rsidRPr="002F4263">
              <w:rPr>
                <w:sz w:val="16"/>
                <w:szCs w:val="16"/>
              </w:rPr>
              <w:t>LS on Prioritised Use Cases and Requirements for consideration in Rel-16 NR-V2X</w:t>
            </w:r>
          </w:p>
        </w:tc>
        <w:tc>
          <w:tcPr>
            <w:tcW w:w="1296" w:type="dxa"/>
          </w:tcPr>
          <w:p w14:paraId="6A088890" w14:textId="5AF8A2D8" w:rsidR="002F4263" w:rsidRPr="002F4263" w:rsidRDefault="002F4263" w:rsidP="002F4263">
            <w:pPr>
              <w:rPr>
                <w:rFonts w:ascii="Times New Roman" w:hAnsi="Times New Roman"/>
                <w:sz w:val="16"/>
                <w:szCs w:val="16"/>
              </w:rPr>
            </w:pPr>
            <w:r w:rsidRPr="002F4263">
              <w:rPr>
                <w:sz w:val="16"/>
                <w:szCs w:val="16"/>
              </w:rPr>
              <w:t>5GAA WG1</w:t>
            </w:r>
          </w:p>
        </w:tc>
        <w:tc>
          <w:tcPr>
            <w:tcW w:w="835" w:type="dxa"/>
          </w:tcPr>
          <w:p w14:paraId="646BE1FD" w14:textId="3F8ADB40" w:rsidR="002F4263" w:rsidRPr="002F4263" w:rsidRDefault="002F4263" w:rsidP="002F4263">
            <w:pPr>
              <w:rPr>
                <w:rFonts w:ascii="Times New Roman" w:hAnsi="Times New Roman"/>
                <w:bCs/>
                <w:sz w:val="16"/>
                <w:szCs w:val="16"/>
              </w:rPr>
            </w:pPr>
            <w:r w:rsidRPr="002F4263">
              <w:rPr>
                <w:sz w:val="16"/>
                <w:szCs w:val="16"/>
              </w:rPr>
              <w:t>Rel-16</w:t>
            </w:r>
          </w:p>
        </w:tc>
        <w:tc>
          <w:tcPr>
            <w:tcW w:w="2748" w:type="dxa"/>
          </w:tcPr>
          <w:p w14:paraId="19C99369" w14:textId="5732B68C" w:rsidR="002F4263" w:rsidRPr="002F4263" w:rsidRDefault="002F4263" w:rsidP="002F4263">
            <w:pPr>
              <w:rPr>
                <w:rFonts w:ascii="Times New Roman" w:hAnsi="Times New Roman"/>
                <w:bCs/>
                <w:sz w:val="16"/>
                <w:szCs w:val="16"/>
              </w:rPr>
            </w:pPr>
            <w:r w:rsidRPr="002F4263">
              <w:rPr>
                <w:sz w:val="16"/>
                <w:szCs w:val="16"/>
              </w:rPr>
              <w:t>FS_NR_V2X</w:t>
            </w:r>
          </w:p>
        </w:tc>
        <w:tc>
          <w:tcPr>
            <w:tcW w:w="1071" w:type="dxa"/>
          </w:tcPr>
          <w:p w14:paraId="6528D738" w14:textId="49CA6E83" w:rsidR="002F4263" w:rsidRPr="002F4263" w:rsidRDefault="002F4263" w:rsidP="002F4263">
            <w:pPr>
              <w:rPr>
                <w:rFonts w:ascii="Times New Roman" w:hAnsi="Times New Roman"/>
                <w:sz w:val="16"/>
                <w:szCs w:val="16"/>
              </w:rPr>
            </w:pPr>
          </w:p>
        </w:tc>
        <w:tc>
          <w:tcPr>
            <w:tcW w:w="989" w:type="dxa"/>
          </w:tcPr>
          <w:p w14:paraId="6AD56266" w14:textId="1ECB3868" w:rsidR="002F4263" w:rsidRPr="002F4263" w:rsidRDefault="002F4263" w:rsidP="002F4263">
            <w:pPr>
              <w:rPr>
                <w:rFonts w:ascii="Times New Roman" w:hAnsi="Times New Roman"/>
                <w:sz w:val="16"/>
                <w:szCs w:val="16"/>
              </w:rPr>
            </w:pPr>
            <w:r w:rsidRPr="002F4263">
              <w:rPr>
                <w:sz w:val="16"/>
                <w:szCs w:val="16"/>
              </w:rPr>
              <w:t>RAN1, RAN2, SA1</w:t>
            </w:r>
          </w:p>
        </w:tc>
        <w:tc>
          <w:tcPr>
            <w:tcW w:w="989" w:type="dxa"/>
          </w:tcPr>
          <w:p w14:paraId="172CC1D8" w14:textId="753FBD5A" w:rsidR="002F4263" w:rsidRPr="002F4263" w:rsidRDefault="002F4263" w:rsidP="002F4263">
            <w:pPr>
              <w:rPr>
                <w:rFonts w:ascii="Times New Roman" w:hAnsi="Times New Roman"/>
                <w:sz w:val="16"/>
                <w:szCs w:val="16"/>
              </w:rPr>
            </w:pPr>
            <w:r w:rsidRPr="002F4263">
              <w:rPr>
                <w:sz w:val="16"/>
                <w:szCs w:val="16"/>
              </w:rPr>
              <w:t>5GAA WG2, 5GAA WG4, RAN, RAN3, SA2</w:t>
            </w:r>
          </w:p>
        </w:tc>
        <w:tc>
          <w:tcPr>
            <w:tcW w:w="1133" w:type="dxa"/>
          </w:tcPr>
          <w:p w14:paraId="2B152667" w14:textId="29502227" w:rsidR="002F4263" w:rsidRPr="002F4263" w:rsidRDefault="002F4263" w:rsidP="002F4263">
            <w:pPr>
              <w:rPr>
                <w:rFonts w:ascii="Times New Roman" w:hAnsi="Times New Roman"/>
                <w:sz w:val="16"/>
                <w:szCs w:val="16"/>
              </w:rPr>
            </w:pPr>
            <w:r w:rsidRPr="002F4263">
              <w:rPr>
                <w:sz w:val="16"/>
                <w:szCs w:val="16"/>
              </w:rPr>
              <w:t>5GAA_T-180181</w:t>
            </w:r>
          </w:p>
        </w:tc>
        <w:tc>
          <w:tcPr>
            <w:tcW w:w="1067" w:type="dxa"/>
          </w:tcPr>
          <w:p w14:paraId="656F1A54" w14:textId="4265F944" w:rsidR="002F4263" w:rsidRPr="002F4263" w:rsidRDefault="002F4263" w:rsidP="002F4263">
            <w:pPr>
              <w:rPr>
                <w:rFonts w:ascii="Times New Roman" w:hAnsi="Times New Roman"/>
                <w:sz w:val="16"/>
                <w:szCs w:val="16"/>
              </w:rPr>
            </w:pPr>
          </w:p>
        </w:tc>
      </w:tr>
      <w:tr w:rsidR="002F4263" w:rsidRPr="001908B0" w14:paraId="4772E676" w14:textId="77777777" w:rsidTr="009E247D">
        <w:trPr>
          <w:trHeight w:val="20"/>
          <w:jc w:val="center"/>
        </w:trPr>
        <w:tc>
          <w:tcPr>
            <w:tcW w:w="1073" w:type="dxa"/>
          </w:tcPr>
          <w:p w14:paraId="4BBE7F36" w14:textId="6739B593" w:rsidR="002F4263" w:rsidRPr="002F4263" w:rsidRDefault="001B7BF2" w:rsidP="002F4263">
            <w:pPr>
              <w:rPr>
                <w:rFonts w:ascii="Times New Roman" w:hAnsi="Times New Roman"/>
                <w:sz w:val="16"/>
                <w:szCs w:val="16"/>
              </w:rPr>
            </w:pPr>
            <w:hyperlink r:id="rId2495" w:history="1">
              <w:r w:rsidR="00D93AE1">
                <w:rPr>
                  <w:rStyle w:val="Hyperlink"/>
                  <w:sz w:val="16"/>
                  <w:szCs w:val="16"/>
                </w:rPr>
                <w:t>R1-1809876</w:t>
              </w:r>
            </w:hyperlink>
          </w:p>
        </w:tc>
        <w:tc>
          <w:tcPr>
            <w:tcW w:w="2849" w:type="dxa"/>
          </w:tcPr>
          <w:p w14:paraId="6623185A" w14:textId="0C288C8E" w:rsidR="002F4263" w:rsidRPr="002F4263" w:rsidRDefault="002F4263" w:rsidP="002F4263">
            <w:pPr>
              <w:rPr>
                <w:rFonts w:ascii="Times New Roman" w:hAnsi="Times New Roman"/>
                <w:sz w:val="16"/>
                <w:szCs w:val="16"/>
              </w:rPr>
            </w:pPr>
            <w:r w:rsidRPr="002F4263">
              <w:rPr>
                <w:sz w:val="16"/>
                <w:szCs w:val="16"/>
              </w:rPr>
              <w:t>LS on OSI acquisition</w:t>
            </w:r>
          </w:p>
        </w:tc>
        <w:tc>
          <w:tcPr>
            <w:tcW w:w="1296" w:type="dxa"/>
          </w:tcPr>
          <w:p w14:paraId="6B6A1773" w14:textId="0AA4DCFC" w:rsidR="002F4263" w:rsidRPr="002F4263" w:rsidRDefault="002F4263" w:rsidP="002F4263">
            <w:pPr>
              <w:rPr>
                <w:rFonts w:ascii="Times New Roman" w:hAnsi="Times New Roman"/>
                <w:sz w:val="16"/>
                <w:szCs w:val="16"/>
              </w:rPr>
            </w:pPr>
            <w:r w:rsidRPr="002F4263">
              <w:rPr>
                <w:sz w:val="16"/>
                <w:szCs w:val="16"/>
              </w:rPr>
              <w:t>RAN2, Qualcomm</w:t>
            </w:r>
          </w:p>
        </w:tc>
        <w:tc>
          <w:tcPr>
            <w:tcW w:w="835" w:type="dxa"/>
          </w:tcPr>
          <w:p w14:paraId="6012800D" w14:textId="4D0A0E66" w:rsidR="002F4263" w:rsidRPr="002F4263" w:rsidRDefault="002F4263" w:rsidP="002F4263">
            <w:pPr>
              <w:rPr>
                <w:rFonts w:ascii="Times New Roman" w:hAnsi="Times New Roman"/>
                <w:sz w:val="16"/>
                <w:szCs w:val="16"/>
              </w:rPr>
            </w:pPr>
            <w:r w:rsidRPr="002F4263">
              <w:rPr>
                <w:sz w:val="16"/>
                <w:szCs w:val="16"/>
              </w:rPr>
              <w:t>Rel-15</w:t>
            </w:r>
          </w:p>
        </w:tc>
        <w:tc>
          <w:tcPr>
            <w:tcW w:w="2748" w:type="dxa"/>
          </w:tcPr>
          <w:p w14:paraId="40C75481" w14:textId="4F920EF2" w:rsidR="002F4263" w:rsidRPr="002F4263" w:rsidRDefault="002F4263" w:rsidP="002F4263">
            <w:pPr>
              <w:rPr>
                <w:rFonts w:ascii="Times New Roman" w:hAnsi="Times New Roman"/>
                <w:sz w:val="16"/>
                <w:szCs w:val="16"/>
              </w:rPr>
            </w:pPr>
            <w:r w:rsidRPr="002F4263">
              <w:rPr>
                <w:sz w:val="16"/>
                <w:szCs w:val="16"/>
              </w:rPr>
              <w:t>NR_newRAT-Core</w:t>
            </w:r>
          </w:p>
        </w:tc>
        <w:tc>
          <w:tcPr>
            <w:tcW w:w="1071" w:type="dxa"/>
          </w:tcPr>
          <w:p w14:paraId="3A01B447" w14:textId="3253594F" w:rsidR="002F4263" w:rsidRPr="002F4263" w:rsidRDefault="002F4263" w:rsidP="002F4263">
            <w:pPr>
              <w:rPr>
                <w:rFonts w:ascii="Times New Roman" w:hAnsi="Times New Roman"/>
                <w:sz w:val="16"/>
                <w:szCs w:val="16"/>
              </w:rPr>
            </w:pPr>
          </w:p>
        </w:tc>
        <w:tc>
          <w:tcPr>
            <w:tcW w:w="989" w:type="dxa"/>
          </w:tcPr>
          <w:p w14:paraId="6E6DD258" w14:textId="023B00C6" w:rsidR="002F4263" w:rsidRPr="002F4263" w:rsidRDefault="002F4263" w:rsidP="002F4263">
            <w:pPr>
              <w:rPr>
                <w:rFonts w:ascii="Times New Roman" w:hAnsi="Times New Roman"/>
                <w:sz w:val="16"/>
                <w:szCs w:val="16"/>
              </w:rPr>
            </w:pPr>
            <w:r w:rsidRPr="002F4263">
              <w:rPr>
                <w:sz w:val="16"/>
                <w:szCs w:val="16"/>
              </w:rPr>
              <w:t>RAN1</w:t>
            </w:r>
          </w:p>
        </w:tc>
        <w:tc>
          <w:tcPr>
            <w:tcW w:w="989" w:type="dxa"/>
          </w:tcPr>
          <w:p w14:paraId="062B6FE9" w14:textId="2230C76C" w:rsidR="002F4263" w:rsidRPr="002F4263" w:rsidRDefault="002F4263" w:rsidP="002F4263">
            <w:pPr>
              <w:rPr>
                <w:rFonts w:ascii="Times New Roman" w:hAnsi="Times New Roman"/>
                <w:sz w:val="16"/>
                <w:szCs w:val="16"/>
              </w:rPr>
            </w:pPr>
          </w:p>
        </w:tc>
        <w:tc>
          <w:tcPr>
            <w:tcW w:w="1133" w:type="dxa"/>
          </w:tcPr>
          <w:p w14:paraId="4B70ED86" w14:textId="2C994DCC" w:rsidR="002F4263" w:rsidRPr="002F4263" w:rsidRDefault="002F4263" w:rsidP="002F4263">
            <w:pPr>
              <w:rPr>
                <w:rFonts w:ascii="Times New Roman" w:hAnsi="Times New Roman"/>
                <w:sz w:val="16"/>
                <w:szCs w:val="16"/>
              </w:rPr>
            </w:pPr>
            <w:r w:rsidRPr="002F4263">
              <w:rPr>
                <w:sz w:val="16"/>
                <w:szCs w:val="16"/>
              </w:rPr>
              <w:t>R2-1813326</w:t>
            </w:r>
          </w:p>
        </w:tc>
        <w:tc>
          <w:tcPr>
            <w:tcW w:w="1067" w:type="dxa"/>
          </w:tcPr>
          <w:p w14:paraId="46550A24" w14:textId="77498826" w:rsidR="002F4263" w:rsidRPr="002F4263" w:rsidRDefault="002F4263" w:rsidP="002F4263">
            <w:pPr>
              <w:rPr>
                <w:rFonts w:ascii="Times New Roman" w:hAnsi="Times New Roman"/>
                <w:sz w:val="16"/>
                <w:szCs w:val="16"/>
              </w:rPr>
            </w:pPr>
          </w:p>
        </w:tc>
      </w:tr>
      <w:tr w:rsidR="002F4263" w:rsidRPr="001908B0" w14:paraId="7773618D" w14:textId="77777777" w:rsidTr="009E247D">
        <w:trPr>
          <w:trHeight w:val="20"/>
          <w:jc w:val="center"/>
        </w:trPr>
        <w:tc>
          <w:tcPr>
            <w:tcW w:w="1073" w:type="dxa"/>
          </w:tcPr>
          <w:p w14:paraId="1E001F7A" w14:textId="3D99D17A" w:rsidR="002F4263" w:rsidRPr="002F4263" w:rsidRDefault="001B7BF2" w:rsidP="002F4263">
            <w:pPr>
              <w:rPr>
                <w:rFonts w:ascii="Times New Roman" w:hAnsi="Times New Roman"/>
                <w:bCs/>
                <w:sz w:val="16"/>
                <w:szCs w:val="16"/>
              </w:rPr>
            </w:pPr>
            <w:hyperlink r:id="rId2496" w:history="1">
              <w:r w:rsidR="00D93AE1">
                <w:rPr>
                  <w:rStyle w:val="Hyperlink"/>
                  <w:sz w:val="16"/>
                  <w:szCs w:val="16"/>
                </w:rPr>
                <w:t>R1-1809892</w:t>
              </w:r>
            </w:hyperlink>
          </w:p>
        </w:tc>
        <w:tc>
          <w:tcPr>
            <w:tcW w:w="2849" w:type="dxa"/>
          </w:tcPr>
          <w:p w14:paraId="05C4404C" w14:textId="30B2E5CD" w:rsidR="002F4263" w:rsidRPr="002F4263" w:rsidRDefault="002F4263" w:rsidP="002F4263">
            <w:pPr>
              <w:rPr>
                <w:rFonts w:ascii="Times New Roman" w:hAnsi="Times New Roman"/>
                <w:sz w:val="16"/>
                <w:szCs w:val="16"/>
              </w:rPr>
            </w:pPr>
            <w:r w:rsidRPr="002F4263">
              <w:rPr>
                <w:sz w:val="16"/>
                <w:szCs w:val="16"/>
              </w:rPr>
              <w:t>LS on default configuration for L1 parameter</w:t>
            </w:r>
          </w:p>
        </w:tc>
        <w:tc>
          <w:tcPr>
            <w:tcW w:w="1296" w:type="dxa"/>
          </w:tcPr>
          <w:p w14:paraId="54E36732" w14:textId="5A26AEEE" w:rsidR="002F4263" w:rsidRPr="002F4263" w:rsidRDefault="002F4263" w:rsidP="002F4263">
            <w:pPr>
              <w:rPr>
                <w:rFonts w:ascii="Times New Roman" w:hAnsi="Times New Roman"/>
                <w:sz w:val="16"/>
                <w:szCs w:val="16"/>
              </w:rPr>
            </w:pPr>
            <w:r w:rsidRPr="002F4263">
              <w:rPr>
                <w:sz w:val="16"/>
                <w:szCs w:val="16"/>
              </w:rPr>
              <w:t>RAN2, NTT DOCOMO</w:t>
            </w:r>
          </w:p>
        </w:tc>
        <w:tc>
          <w:tcPr>
            <w:tcW w:w="835" w:type="dxa"/>
          </w:tcPr>
          <w:p w14:paraId="32FABCDC" w14:textId="15D74B54"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582C19A4" w14:textId="31543DF2" w:rsidR="002F4263" w:rsidRPr="002F4263" w:rsidRDefault="002F4263" w:rsidP="002F4263">
            <w:pPr>
              <w:rPr>
                <w:rFonts w:ascii="Times New Roman" w:hAnsi="Times New Roman"/>
                <w:bCs/>
                <w:sz w:val="16"/>
                <w:szCs w:val="16"/>
              </w:rPr>
            </w:pPr>
            <w:r w:rsidRPr="002F4263">
              <w:rPr>
                <w:sz w:val="16"/>
                <w:szCs w:val="16"/>
              </w:rPr>
              <w:t>NR_newRAT-Core</w:t>
            </w:r>
          </w:p>
        </w:tc>
        <w:tc>
          <w:tcPr>
            <w:tcW w:w="1071" w:type="dxa"/>
          </w:tcPr>
          <w:p w14:paraId="2EE07AA0" w14:textId="7EF0600D" w:rsidR="002F4263" w:rsidRPr="002F4263" w:rsidRDefault="002F4263" w:rsidP="002F4263">
            <w:pPr>
              <w:rPr>
                <w:rFonts w:ascii="Times New Roman" w:hAnsi="Times New Roman"/>
                <w:sz w:val="16"/>
                <w:szCs w:val="16"/>
              </w:rPr>
            </w:pPr>
          </w:p>
        </w:tc>
        <w:tc>
          <w:tcPr>
            <w:tcW w:w="989" w:type="dxa"/>
          </w:tcPr>
          <w:p w14:paraId="74CD21FD" w14:textId="104A68DA" w:rsidR="002F4263" w:rsidRPr="002F4263" w:rsidRDefault="002F4263" w:rsidP="002F4263">
            <w:pPr>
              <w:rPr>
                <w:rFonts w:ascii="Times New Roman" w:hAnsi="Times New Roman"/>
                <w:sz w:val="16"/>
                <w:szCs w:val="16"/>
              </w:rPr>
            </w:pPr>
            <w:r w:rsidRPr="002F4263">
              <w:rPr>
                <w:sz w:val="16"/>
                <w:szCs w:val="16"/>
              </w:rPr>
              <w:t>RAN1</w:t>
            </w:r>
          </w:p>
        </w:tc>
        <w:tc>
          <w:tcPr>
            <w:tcW w:w="989" w:type="dxa"/>
          </w:tcPr>
          <w:p w14:paraId="7C9DED41" w14:textId="382B882A" w:rsidR="002F4263" w:rsidRPr="002F4263" w:rsidRDefault="002F4263" w:rsidP="002F4263">
            <w:pPr>
              <w:rPr>
                <w:rFonts w:ascii="Times New Roman" w:hAnsi="Times New Roman"/>
                <w:sz w:val="16"/>
                <w:szCs w:val="16"/>
              </w:rPr>
            </w:pPr>
          </w:p>
        </w:tc>
        <w:tc>
          <w:tcPr>
            <w:tcW w:w="1133" w:type="dxa"/>
          </w:tcPr>
          <w:p w14:paraId="51A3CAAD" w14:textId="11A5203B" w:rsidR="002F4263" w:rsidRPr="002F4263" w:rsidRDefault="002F4263" w:rsidP="002F4263">
            <w:pPr>
              <w:rPr>
                <w:rFonts w:ascii="Times New Roman" w:hAnsi="Times New Roman"/>
                <w:sz w:val="16"/>
                <w:szCs w:val="16"/>
              </w:rPr>
            </w:pPr>
            <w:r w:rsidRPr="002F4263">
              <w:rPr>
                <w:sz w:val="16"/>
                <w:szCs w:val="16"/>
              </w:rPr>
              <w:t>R2-1813319</w:t>
            </w:r>
          </w:p>
        </w:tc>
        <w:tc>
          <w:tcPr>
            <w:tcW w:w="1067" w:type="dxa"/>
          </w:tcPr>
          <w:p w14:paraId="13A336A0" w14:textId="7940E699" w:rsidR="002F4263" w:rsidRPr="002F4263" w:rsidRDefault="002F4263" w:rsidP="002F4263">
            <w:pPr>
              <w:rPr>
                <w:rFonts w:ascii="Times New Roman" w:hAnsi="Times New Roman"/>
                <w:sz w:val="16"/>
                <w:szCs w:val="16"/>
              </w:rPr>
            </w:pPr>
          </w:p>
        </w:tc>
      </w:tr>
      <w:tr w:rsidR="002F4263" w:rsidRPr="001908B0" w14:paraId="6B0A85DB" w14:textId="77777777" w:rsidTr="009E247D">
        <w:trPr>
          <w:trHeight w:val="20"/>
          <w:jc w:val="center"/>
        </w:trPr>
        <w:tc>
          <w:tcPr>
            <w:tcW w:w="1073" w:type="dxa"/>
          </w:tcPr>
          <w:p w14:paraId="12F995DB" w14:textId="14F8DA9A" w:rsidR="002F4263" w:rsidRPr="002F4263" w:rsidRDefault="001B7BF2" w:rsidP="002F4263">
            <w:pPr>
              <w:rPr>
                <w:rFonts w:ascii="Times New Roman" w:hAnsi="Times New Roman"/>
                <w:bCs/>
                <w:sz w:val="16"/>
                <w:szCs w:val="16"/>
              </w:rPr>
            </w:pPr>
            <w:hyperlink r:id="rId2497" w:history="1">
              <w:r w:rsidR="00D93AE1">
                <w:rPr>
                  <w:rStyle w:val="Hyperlink"/>
                  <w:sz w:val="16"/>
                  <w:szCs w:val="16"/>
                </w:rPr>
                <w:t>R1-1809942</w:t>
              </w:r>
            </w:hyperlink>
          </w:p>
        </w:tc>
        <w:tc>
          <w:tcPr>
            <w:tcW w:w="2849" w:type="dxa"/>
          </w:tcPr>
          <w:p w14:paraId="0BF6BF10" w14:textId="5A55746D" w:rsidR="002F4263" w:rsidRPr="002F4263" w:rsidRDefault="002F4263" w:rsidP="002F4263">
            <w:pPr>
              <w:rPr>
                <w:rFonts w:ascii="Times New Roman" w:hAnsi="Times New Roman"/>
                <w:sz w:val="16"/>
                <w:szCs w:val="16"/>
              </w:rPr>
            </w:pPr>
            <w:r w:rsidRPr="002F4263">
              <w:rPr>
                <w:sz w:val="16"/>
                <w:szCs w:val="16"/>
              </w:rPr>
              <w:t>LS on UE capability for simultaneousTxSUL-NonSUL</w:t>
            </w:r>
          </w:p>
        </w:tc>
        <w:tc>
          <w:tcPr>
            <w:tcW w:w="1296" w:type="dxa"/>
          </w:tcPr>
          <w:p w14:paraId="140C8DC0" w14:textId="1B605503" w:rsidR="002F4263" w:rsidRPr="002F4263" w:rsidRDefault="002F4263" w:rsidP="002F4263">
            <w:pPr>
              <w:rPr>
                <w:rFonts w:ascii="Times New Roman" w:hAnsi="Times New Roman"/>
                <w:sz w:val="16"/>
                <w:szCs w:val="16"/>
              </w:rPr>
            </w:pPr>
            <w:r w:rsidRPr="002F4263">
              <w:rPr>
                <w:sz w:val="16"/>
                <w:szCs w:val="16"/>
              </w:rPr>
              <w:t>RAN2, Huawei</w:t>
            </w:r>
          </w:p>
        </w:tc>
        <w:tc>
          <w:tcPr>
            <w:tcW w:w="835" w:type="dxa"/>
          </w:tcPr>
          <w:p w14:paraId="40A6B66C" w14:textId="7F719B0C"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56B12580" w14:textId="07D93333" w:rsidR="002F4263" w:rsidRPr="002F4263" w:rsidRDefault="002F4263" w:rsidP="002F4263">
            <w:pPr>
              <w:rPr>
                <w:rFonts w:ascii="Times New Roman" w:hAnsi="Times New Roman"/>
                <w:bCs/>
                <w:sz w:val="16"/>
                <w:szCs w:val="16"/>
                <w:lang w:val="fr-FR"/>
              </w:rPr>
            </w:pPr>
            <w:r w:rsidRPr="002F4263">
              <w:rPr>
                <w:sz w:val="16"/>
                <w:szCs w:val="16"/>
              </w:rPr>
              <w:t>NR_newRAT-Core</w:t>
            </w:r>
          </w:p>
        </w:tc>
        <w:tc>
          <w:tcPr>
            <w:tcW w:w="1071" w:type="dxa"/>
          </w:tcPr>
          <w:p w14:paraId="64F8784A" w14:textId="19E68B46" w:rsidR="002F4263" w:rsidRPr="002F4263" w:rsidRDefault="002F4263" w:rsidP="002F4263">
            <w:pPr>
              <w:rPr>
                <w:rFonts w:ascii="Times New Roman" w:hAnsi="Times New Roman"/>
                <w:sz w:val="16"/>
                <w:szCs w:val="16"/>
                <w:lang w:val="fr-FR"/>
              </w:rPr>
            </w:pPr>
          </w:p>
        </w:tc>
        <w:tc>
          <w:tcPr>
            <w:tcW w:w="989" w:type="dxa"/>
          </w:tcPr>
          <w:p w14:paraId="2B2B9217" w14:textId="06D23148" w:rsidR="002F4263" w:rsidRPr="002F4263" w:rsidRDefault="002F4263" w:rsidP="002F4263">
            <w:pPr>
              <w:rPr>
                <w:rFonts w:ascii="Times New Roman" w:hAnsi="Times New Roman"/>
                <w:sz w:val="16"/>
                <w:szCs w:val="16"/>
              </w:rPr>
            </w:pPr>
            <w:r w:rsidRPr="002F4263">
              <w:rPr>
                <w:sz w:val="16"/>
                <w:szCs w:val="16"/>
              </w:rPr>
              <w:t>RAN1</w:t>
            </w:r>
          </w:p>
        </w:tc>
        <w:tc>
          <w:tcPr>
            <w:tcW w:w="989" w:type="dxa"/>
          </w:tcPr>
          <w:p w14:paraId="419042B7" w14:textId="48B95353" w:rsidR="002F4263" w:rsidRPr="002F4263" w:rsidRDefault="002F4263" w:rsidP="002F4263">
            <w:pPr>
              <w:rPr>
                <w:rFonts w:ascii="Times New Roman" w:hAnsi="Times New Roman"/>
                <w:sz w:val="16"/>
                <w:szCs w:val="16"/>
              </w:rPr>
            </w:pPr>
            <w:r w:rsidRPr="002F4263">
              <w:rPr>
                <w:sz w:val="16"/>
                <w:szCs w:val="16"/>
              </w:rPr>
              <w:t>RAN4</w:t>
            </w:r>
          </w:p>
        </w:tc>
        <w:tc>
          <w:tcPr>
            <w:tcW w:w="1133" w:type="dxa"/>
          </w:tcPr>
          <w:p w14:paraId="565C2F76" w14:textId="08BE6B86" w:rsidR="002F4263" w:rsidRPr="002F4263" w:rsidRDefault="002F4263" w:rsidP="002F4263">
            <w:pPr>
              <w:rPr>
                <w:rFonts w:ascii="Times New Roman" w:hAnsi="Times New Roman"/>
                <w:sz w:val="16"/>
                <w:szCs w:val="16"/>
              </w:rPr>
            </w:pPr>
            <w:r w:rsidRPr="002F4263">
              <w:rPr>
                <w:sz w:val="16"/>
                <w:szCs w:val="16"/>
              </w:rPr>
              <w:t>R2-1813366</w:t>
            </w:r>
          </w:p>
        </w:tc>
        <w:tc>
          <w:tcPr>
            <w:tcW w:w="1067" w:type="dxa"/>
          </w:tcPr>
          <w:p w14:paraId="29959890" w14:textId="20CF5E82" w:rsidR="002F4263" w:rsidRPr="002F4263" w:rsidRDefault="002F4263" w:rsidP="002F4263">
            <w:pPr>
              <w:rPr>
                <w:rFonts w:ascii="Times New Roman" w:hAnsi="Times New Roman"/>
                <w:sz w:val="16"/>
                <w:szCs w:val="16"/>
              </w:rPr>
            </w:pPr>
          </w:p>
        </w:tc>
      </w:tr>
      <w:tr w:rsidR="002F4263" w:rsidRPr="001908B0" w14:paraId="73444886" w14:textId="77777777" w:rsidTr="009E247D">
        <w:trPr>
          <w:trHeight w:val="20"/>
          <w:jc w:val="center"/>
        </w:trPr>
        <w:tc>
          <w:tcPr>
            <w:tcW w:w="1073" w:type="dxa"/>
          </w:tcPr>
          <w:p w14:paraId="724A8113" w14:textId="02205DEA" w:rsidR="002F4263" w:rsidRPr="002F4263" w:rsidRDefault="001B7BF2" w:rsidP="002F4263">
            <w:pPr>
              <w:rPr>
                <w:rFonts w:ascii="Times New Roman" w:hAnsi="Times New Roman"/>
                <w:bCs/>
                <w:sz w:val="16"/>
                <w:szCs w:val="16"/>
              </w:rPr>
            </w:pPr>
            <w:hyperlink r:id="rId2498" w:history="1">
              <w:r w:rsidR="00D93AE1">
                <w:rPr>
                  <w:rStyle w:val="Hyperlink"/>
                  <w:sz w:val="16"/>
                  <w:szCs w:val="16"/>
                </w:rPr>
                <w:t>R1-1809948</w:t>
              </w:r>
            </w:hyperlink>
          </w:p>
        </w:tc>
        <w:tc>
          <w:tcPr>
            <w:tcW w:w="2849" w:type="dxa"/>
          </w:tcPr>
          <w:p w14:paraId="2F46AE9D" w14:textId="6E666F83" w:rsidR="002F4263" w:rsidRPr="002F4263" w:rsidRDefault="002F4263" w:rsidP="002F4263">
            <w:pPr>
              <w:rPr>
                <w:rFonts w:ascii="Times New Roman" w:hAnsi="Times New Roman"/>
                <w:sz w:val="16"/>
                <w:szCs w:val="16"/>
              </w:rPr>
            </w:pPr>
            <w:r w:rsidRPr="002F4263">
              <w:rPr>
                <w:sz w:val="16"/>
                <w:szCs w:val="16"/>
              </w:rPr>
              <w:t>LS response on NPBCH-based RRM measurement for FeNB-IoT UE</w:t>
            </w:r>
          </w:p>
        </w:tc>
        <w:tc>
          <w:tcPr>
            <w:tcW w:w="1296" w:type="dxa"/>
          </w:tcPr>
          <w:p w14:paraId="45A5887D" w14:textId="6AD0F10B" w:rsidR="002F4263" w:rsidRPr="002F4263" w:rsidRDefault="002F4263" w:rsidP="002F4263">
            <w:pPr>
              <w:rPr>
                <w:rFonts w:ascii="Times New Roman" w:hAnsi="Times New Roman"/>
                <w:sz w:val="16"/>
                <w:szCs w:val="16"/>
              </w:rPr>
            </w:pPr>
            <w:r w:rsidRPr="002F4263">
              <w:rPr>
                <w:sz w:val="16"/>
                <w:szCs w:val="16"/>
              </w:rPr>
              <w:t>RAN4, Qualcomm</w:t>
            </w:r>
          </w:p>
        </w:tc>
        <w:tc>
          <w:tcPr>
            <w:tcW w:w="835" w:type="dxa"/>
          </w:tcPr>
          <w:p w14:paraId="7A71F9E0" w14:textId="44560AC7"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018BF7BF" w14:textId="328DED8A" w:rsidR="002F4263" w:rsidRPr="002F4263" w:rsidRDefault="002F4263" w:rsidP="002F4263">
            <w:pPr>
              <w:rPr>
                <w:rFonts w:ascii="Times New Roman" w:hAnsi="Times New Roman"/>
                <w:bCs/>
                <w:sz w:val="16"/>
                <w:szCs w:val="16"/>
              </w:rPr>
            </w:pPr>
            <w:r w:rsidRPr="002F4263">
              <w:rPr>
                <w:sz w:val="16"/>
                <w:szCs w:val="16"/>
              </w:rPr>
              <w:t>NB_IOTenh2-Core</w:t>
            </w:r>
          </w:p>
        </w:tc>
        <w:tc>
          <w:tcPr>
            <w:tcW w:w="1071" w:type="dxa"/>
          </w:tcPr>
          <w:p w14:paraId="71AC071E" w14:textId="1E3C568A" w:rsidR="002F4263" w:rsidRPr="002F4263" w:rsidRDefault="002F4263" w:rsidP="002F4263">
            <w:pPr>
              <w:rPr>
                <w:rFonts w:ascii="Times New Roman" w:hAnsi="Times New Roman"/>
                <w:sz w:val="16"/>
                <w:szCs w:val="16"/>
              </w:rPr>
            </w:pPr>
          </w:p>
        </w:tc>
        <w:tc>
          <w:tcPr>
            <w:tcW w:w="989" w:type="dxa"/>
          </w:tcPr>
          <w:p w14:paraId="6F99F498" w14:textId="0C2FBB64" w:rsidR="002F4263" w:rsidRPr="002F4263" w:rsidRDefault="002F4263" w:rsidP="002F4263">
            <w:pPr>
              <w:rPr>
                <w:rFonts w:ascii="Times New Roman" w:hAnsi="Times New Roman"/>
                <w:sz w:val="16"/>
                <w:szCs w:val="16"/>
              </w:rPr>
            </w:pPr>
            <w:r w:rsidRPr="002F4263">
              <w:rPr>
                <w:sz w:val="16"/>
                <w:szCs w:val="16"/>
              </w:rPr>
              <w:t>RAN1, RAN2</w:t>
            </w:r>
          </w:p>
        </w:tc>
        <w:tc>
          <w:tcPr>
            <w:tcW w:w="989" w:type="dxa"/>
          </w:tcPr>
          <w:p w14:paraId="004969C7" w14:textId="064367A4" w:rsidR="002F4263" w:rsidRPr="002F4263" w:rsidRDefault="002F4263" w:rsidP="002F4263">
            <w:pPr>
              <w:rPr>
                <w:rFonts w:ascii="Times New Roman" w:hAnsi="Times New Roman"/>
                <w:sz w:val="16"/>
                <w:szCs w:val="16"/>
              </w:rPr>
            </w:pPr>
          </w:p>
        </w:tc>
        <w:tc>
          <w:tcPr>
            <w:tcW w:w="1133" w:type="dxa"/>
          </w:tcPr>
          <w:p w14:paraId="1B6BA2D4" w14:textId="3F8256A9" w:rsidR="002F4263" w:rsidRPr="002F4263" w:rsidRDefault="002F4263" w:rsidP="002F4263">
            <w:pPr>
              <w:rPr>
                <w:rFonts w:ascii="Times New Roman" w:hAnsi="Times New Roman"/>
                <w:sz w:val="16"/>
                <w:szCs w:val="16"/>
              </w:rPr>
            </w:pPr>
          </w:p>
        </w:tc>
        <w:tc>
          <w:tcPr>
            <w:tcW w:w="1067" w:type="dxa"/>
          </w:tcPr>
          <w:p w14:paraId="0B5266F4" w14:textId="4EA64E2E" w:rsidR="002F4263" w:rsidRPr="002F4263" w:rsidRDefault="002F4263" w:rsidP="002F4263">
            <w:pPr>
              <w:rPr>
                <w:rFonts w:ascii="Times New Roman" w:hAnsi="Times New Roman"/>
                <w:sz w:val="16"/>
                <w:szCs w:val="16"/>
              </w:rPr>
            </w:pPr>
          </w:p>
        </w:tc>
      </w:tr>
      <w:tr w:rsidR="002F4263" w:rsidRPr="001908B0" w14:paraId="4CFFDF66" w14:textId="77777777" w:rsidTr="009E247D">
        <w:trPr>
          <w:trHeight w:val="20"/>
          <w:jc w:val="center"/>
        </w:trPr>
        <w:tc>
          <w:tcPr>
            <w:tcW w:w="1073" w:type="dxa"/>
          </w:tcPr>
          <w:p w14:paraId="65BF841F" w14:textId="54B6D2C3" w:rsidR="002F4263" w:rsidRPr="002F4263" w:rsidRDefault="001B7BF2" w:rsidP="002F4263">
            <w:pPr>
              <w:rPr>
                <w:rFonts w:ascii="Times New Roman" w:hAnsi="Times New Roman"/>
                <w:bCs/>
                <w:sz w:val="16"/>
                <w:szCs w:val="16"/>
              </w:rPr>
            </w:pPr>
            <w:hyperlink r:id="rId2499" w:history="1">
              <w:r w:rsidR="00D93AE1">
                <w:rPr>
                  <w:rStyle w:val="Hyperlink"/>
                  <w:sz w:val="16"/>
                  <w:szCs w:val="16"/>
                </w:rPr>
                <w:t>R1-1810001</w:t>
              </w:r>
            </w:hyperlink>
          </w:p>
        </w:tc>
        <w:tc>
          <w:tcPr>
            <w:tcW w:w="2849" w:type="dxa"/>
          </w:tcPr>
          <w:p w14:paraId="7F3C81C8" w14:textId="0955D0AD" w:rsidR="002F4263" w:rsidRPr="002F4263" w:rsidRDefault="002F4263" w:rsidP="002F4263">
            <w:pPr>
              <w:rPr>
                <w:rFonts w:ascii="Times New Roman" w:hAnsi="Times New Roman"/>
                <w:sz w:val="16"/>
                <w:szCs w:val="16"/>
              </w:rPr>
            </w:pPr>
            <w:r w:rsidRPr="002F4263">
              <w:rPr>
                <w:sz w:val="16"/>
                <w:szCs w:val="16"/>
              </w:rPr>
              <w:t>Reply LS on SRS carrier switching</w:t>
            </w:r>
          </w:p>
        </w:tc>
        <w:tc>
          <w:tcPr>
            <w:tcW w:w="1296" w:type="dxa"/>
          </w:tcPr>
          <w:p w14:paraId="4F4BE4C5" w14:textId="3C333B43" w:rsidR="002F4263" w:rsidRPr="002F4263" w:rsidRDefault="002F4263" w:rsidP="002F4263">
            <w:pPr>
              <w:rPr>
                <w:rFonts w:ascii="Times New Roman" w:hAnsi="Times New Roman"/>
                <w:sz w:val="16"/>
                <w:szCs w:val="16"/>
              </w:rPr>
            </w:pPr>
            <w:r w:rsidRPr="002F4263">
              <w:rPr>
                <w:sz w:val="16"/>
                <w:szCs w:val="16"/>
              </w:rPr>
              <w:t>RAN4, Huawei</w:t>
            </w:r>
          </w:p>
        </w:tc>
        <w:tc>
          <w:tcPr>
            <w:tcW w:w="835" w:type="dxa"/>
          </w:tcPr>
          <w:p w14:paraId="2D943102" w14:textId="33E85208" w:rsidR="002F4263" w:rsidRPr="002F4263" w:rsidRDefault="002F4263" w:rsidP="002F4263">
            <w:pPr>
              <w:rPr>
                <w:rFonts w:ascii="Times New Roman" w:hAnsi="Times New Roman"/>
                <w:bCs/>
                <w:sz w:val="16"/>
                <w:szCs w:val="16"/>
              </w:rPr>
            </w:pPr>
            <w:r w:rsidRPr="002F4263">
              <w:rPr>
                <w:sz w:val="16"/>
                <w:szCs w:val="16"/>
              </w:rPr>
              <w:t>Rel-15</w:t>
            </w:r>
          </w:p>
        </w:tc>
        <w:tc>
          <w:tcPr>
            <w:tcW w:w="2748" w:type="dxa"/>
          </w:tcPr>
          <w:p w14:paraId="2928F298" w14:textId="09DEA1F3" w:rsidR="002F4263" w:rsidRPr="002F4263" w:rsidRDefault="002F4263" w:rsidP="002F4263">
            <w:pPr>
              <w:rPr>
                <w:rFonts w:ascii="Times New Roman" w:hAnsi="Times New Roman"/>
                <w:bCs/>
                <w:sz w:val="16"/>
                <w:szCs w:val="16"/>
              </w:rPr>
            </w:pPr>
            <w:r w:rsidRPr="002F4263">
              <w:rPr>
                <w:sz w:val="16"/>
                <w:szCs w:val="16"/>
              </w:rPr>
              <w:t>NR_newRAT-Core</w:t>
            </w:r>
          </w:p>
        </w:tc>
        <w:tc>
          <w:tcPr>
            <w:tcW w:w="1071" w:type="dxa"/>
          </w:tcPr>
          <w:p w14:paraId="22EF7508" w14:textId="70131127" w:rsidR="002F4263" w:rsidRPr="002F4263" w:rsidRDefault="002F4263" w:rsidP="002F4263">
            <w:pPr>
              <w:rPr>
                <w:rFonts w:ascii="Times New Roman" w:hAnsi="Times New Roman"/>
                <w:sz w:val="16"/>
                <w:szCs w:val="16"/>
              </w:rPr>
            </w:pPr>
          </w:p>
        </w:tc>
        <w:tc>
          <w:tcPr>
            <w:tcW w:w="989" w:type="dxa"/>
          </w:tcPr>
          <w:p w14:paraId="57697624" w14:textId="1E34984A" w:rsidR="002F4263" w:rsidRPr="002F4263" w:rsidRDefault="002F4263" w:rsidP="002F4263">
            <w:pPr>
              <w:rPr>
                <w:rFonts w:ascii="Times New Roman" w:hAnsi="Times New Roman"/>
                <w:sz w:val="16"/>
                <w:szCs w:val="16"/>
              </w:rPr>
            </w:pPr>
            <w:r w:rsidRPr="002F4263">
              <w:rPr>
                <w:sz w:val="16"/>
                <w:szCs w:val="16"/>
              </w:rPr>
              <w:t>RAN1, RAN2</w:t>
            </w:r>
          </w:p>
        </w:tc>
        <w:tc>
          <w:tcPr>
            <w:tcW w:w="989" w:type="dxa"/>
          </w:tcPr>
          <w:p w14:paraId="03E632CD" w14:textId="0DAD59D5" w:rsidR="002F4263" w:rsidRPr="002F4263" w:rsidRDefault="002F4263" w:rsidP="002F4263">
            <w:pPr>
              <w:rPr>
                <w:rFonts w:ascii="Times New Roman" w:hAnsi="Times New Roman"/>
                <w:sz w:val="16"/>
                <w:szCs w:val="16"/>
              </w:rPr>
            </w:pPr>
          </w:p>
        </w:tc>
        <w:tc>
          <w:tcPr>
            <w:tcW w:w="1133" w:type="dxa"/>
          </w:tcPr>
          <w:p w14:paraId="31378F48" w14:textId="529F1105" w:rsidR="002F4263" w:rsidRPr="002F4263" w:rsidRDefault="002F4263" w:rsidP="002F4263">
            <w:pPr>
              <w:rPr>
                <w:rFonts w:ascii="Times New Roman" w:hAnsi="Times New Roman"/>
                <w:sz w:val="16"/>
                <w:szCs w:val="16"/>
              </w:rPr>
            </w:pPr>
          </w:p>
        </w:tc>
        <w:tc>
          <w:tcPr>
            <w:tcW w:w="1067" w:type="dxa"/>
          </w:tcPr>
          <w:p w14:paraId="3B808876" w14:textId="054D1B9C" w:rsidR="002F4263" w:rsidRPr="002F4263" w:rsidRDefault="002F4263" w:rsidP="002F4263">
            <w:pPr>
              <w:rPr>
                <w:rFonts w:ascii="Times New Roman" w:hAnsi="Times New Roman"/>
                <w:sz w:val="16"/>
                <w:szCs w:val="16"/>
              </w:rPr>
            </w:pPr>
          </w:p>
        </w:tc>
      </w:tr>
    </w:tbl>
    <w:p w14:paraId="50EC24DA" w14:textId="77777777" w:rsidR="00853B87" w:rsidRPr="000B1042" w:rsidRDefault="00853B87" w:rsidP="009643F7">
      <w:pPr>
        <w:rPr>
          <w:rFonts w:ascii="Times New Roman" w:hAnsi="Times New Roman"/>
          <w:szCs w:val="20"/>
        </w:rPr>
      </w:pPr>
    </w:p>
    <w:p w14:paraId="77D091CD" w14:textId="49CD53D3"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1101" w:name="_Toc526458980"/>
      <w:r w:rsidRPr="000B1042">
        <w:rPr>
          <w:rFonts w:ascii="Times New Roman" w:hAnsi="Times New Roman" w:cs="Times New Roman"/>
          <w:sz w:val="20"/>
          <w:szCs w:val="20"/>
        </w:rPr>
        <w:lastRenderedPageBreak/>
        <w:t>Annex D:</w:t>
      </w:r>
      <w:r w:rsidRPr="000B1042">
        <w:rPr>
          <w:rFonts w:ascii="Times New Roman" w:hAnsi="Times New Roman" w:cs="Times New Roman"/>
          <w:sz w:val="20"/>
          <w:szCs w:val="20"/>
        </w:rPr>
        <w:tab/>
        <w:t>List of Approved updated WIDs</w:t>
      </w:r>
      <w:bookmarkEnd w:id="1101"/>
    </w:p>
    <w:p w14:paraId="19A169FA" w14:textId="77777777" w:rsidR="005C5573" w:rsidRPr="000B1042" w:rsidRDefault="005C5573" w:rsidP="005C5573">
      <w:pPr>
        <w:rPr>
          <w:szCs w:val="20"/>
        </w:rPr>
      </w:pPr>
    </w:p>
    <w:p w14:paraId="17765E43" w14:textId="77777777" w:rsidR="007A5AC0" w:rsidRPr="000B1042" w:rsidRDefault="007A5AC0" w:rsidP="009643F7">
      <w:pPr>
        <w:rPr>
          <w:rFonts w:ascii="Times New Roman" w:eastAsia="SimSun" w:hAnsi="Times New Roman"/>
          <w:kern w:val="2"/>
          <w:szCs w:val="20"/>
        </w:rPr>
      </w:pPr>
      <w:r w:rsidRPr="000B1042">
        <w:rPr>
          <w:rFonts w:ascii="Times New Roman" w:eastAsia="SimSun" w:hAnsi="Times New Roman"/>
          <w:kern w:val="2"/>
          <w:szCs w:val="20"/>
        </w:rPr>
        <w:t>None</w:t>
      </w:r>
    </w:p>
    <w:p w14:paraId="330ADC53" w14:textId="77777777" w:rsidR="007A5AC0" w:rsidRPr="000B1042" w:rsidRDefault="007A5AC0" w:rsidP="009643F7">
      <w:pPr>
        <w:rPr>
          <w:rFonts w:ascii="Times New Roman" w:eastAsia="SimSun" w:hAnsi="Times New Roman"/>
          <w:kern w:val="2"/>
          <w:szCs w:val="20"/>
        </w:rPr>
      </w:pPr>
    </w:p>
    <w:p w14:paraId="42B32788" w14:textId="732FDFB6"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1102" w:name="_Toc526458981"/>
      <w:r w:rsidRPr="000B1042">
        <w:rPr>
          <w:rFonts w:ascii="Times New Roman" w:hAnsi="Times New Roman" w:cs="Times New Roman"/>
          <w:sz w:val="20"/>
          <w:szCs w:val="20"/>
        </w:rPr>
        <w:lastRenderedPageBreak/>
        <w:t>Annex E:</w:t>
      </w:r>
      <w:r w:rsidRPr="000B1042">
        <w:rPr>
          <w:rFonts w:ascii="Times New Roman" w:hAnsi="Times New Roman" w:cs="Times New Roman"/>
          <w:sz w:val="20"/>
          <w:szCs w:val="20"/>
        </w:rPr>
        <w:tab/>
        <w:t xml:space="preserve">List of draft TSs/TRs agreed at RAN1 </w:t>
      </w:r>
      <w:r w:rsidR="001E17A8">
        <w:rPr>
          <w:rFonts w:ascii="Times New Roman" w:hAnsi="Times New Roman" w:cs="Times New Roman"/>
          <w:sz w:val="20"/>
          <w:szCs w:val="20"/>
        </w:rPr>
        <w:t>#94</w:t>
      </w:r>
      <w:bookmarkEnd w:id="1102"/>
    </w:p>
    <w:p w14:paraId="606B555D" w14:textId="77777777" w:rsidR="005C5573" w:rsidRPr="000B1042" w:rsidRDefault="005C5573" w:rsidP="005C5573">
      <w:pPr>
        <w:rPr>
          <w:szCs w:val="20"/>
        </w:rPr>
      </w:pPr>
    </w:p>
    <w:tbl>
      <w:tblPr>
        <w:tblW w:w="13708" w:type="dxa"/>
        <w:tblInd w:w="216" w:type="dxa"/>
        <w:tblLayout w:type="fixed"/>
        <w:tblLook w:val="0000" w:firstRow="0" w:lastRow="0" w:firstColumn="0" w:lastColumn="0" w:noHBand="0" w:noVBand="0"/>
      </w:tblPr>
      <w:tblGrid>
        <w:gridCol w:w="1612"/>
        <w:gridCol w:w="5242"/>
        <w:gridCol w:w="2554"/>
        <w:gridCol w:w="4300"/>
      </w:tblGrid>
      <w:tr w:rsidR="000B1042" w:rsidRPr="00FC308D" w14:paraId="54770836" w14:textId="77777777" w:rsidTr="00E6153F">
        <w:trPr>
          <w:trHeight w:val="480"/>
        </w:trPr>
        <w:tc>
          <w:tcPr>
            <w:tcW w:w="1612" w:type="dxa"/>
            <w:tcBorders>
              <w:top w:val="single" w:sz="12" w:space="0" w:color="auto"/>
              <w:left w:val="single" w:sz="12" w:space="0" w:color="auto"/>
              <w:bottom w:val="single" w:sz="4" w:space="0" w:color="auto"/>
              <w:right w:val="single" w:sz="12" w:space="0" w:color="auto"/>
            </w:tcBorders>
            <w:shd w:val="clear" w:color="auto" w:fill="C0C0C0"/>
            <w:vAlign w:val="center"/>
          </w:tcPr>
          <w:p w14:paraId="6E005BE7" w14:textId="77777777" w:rsidR="007A5AC0" w:rsidRPr="00FC308D" w:rsidRDefault="007A5AC0" w:rsidP="009643F7">
            <w:pPr>
              <w:rPr>
                <w:rFonts w:ascii="Times New Roman" w:eastAsia="MS Mincho" w:hAnsi="Times New Roman"/>
                <w:b/>
                <w:bCs/>
                <w:szCs w:val="20"/>
                <w:lang w:eastAsia="ja-JP"/>
              </w:rPr>
            </w:pPr>
            <w:r w:rsidRPr="00FC308D">
              <w:rPr>
                <w:rFonts w:ascii="Times New Roman" w:eastAsia="MS Mincho" w:hAnsi="Times New Roman"/>
                <w:b/>
                <w:bCs/>
                <w:szCs w:val="20"/>
                <w:lang w:eastAsia="ja-JP"/>
              </w:rPr>
              <w:t>Tdoc Number</w:t>
            </w:r>
          </w:p>
        </w:tc>
        <w:tc>
          <w:tcPr>
            <w:tcW w:w="5242" w:type="dxa"/>
            <w:tcBorders>
              <w:top w:val="single" w:sz="12" w:space="0" w:color="auto"/>
              <w:left w:val="nil"/>
              <w:bottom w:val="single" w:sz="4" w:space="0" w:color="auto"/>
              <w:right w:val="single" w:sz="12" w:space="0" w:color="auto"/>
            </w:tcBorders>
            <w:shd w:val="clear" w:color="auto" w:fill="C0C0C0"/>
            <w:vAlign w:val="center"/>
          </w:tcPr>
          <w:p w14:paraId="1ED2A268" w14:textId="77777777" w:rsidR="007A5AC0" w:rsidRPr="00FC308D" w:rsidRDefault="007A5AC0" w:rsidP="009643F7">
            <w:pPr>
              <w:rPr>
                <w:rFonts w:ascii="Times New Roman" w:eastAsia="MS Mincho" w:hAnsi="Times New Roman"/>
                <w:b/>
                <w:bCs/>
                <w:szCs w:val="20"/>
                <w:lang w:eastAsia="ja-JP"/>
              </w:rPr>
            </w:pPr>
            <w:r w:rsidRPr="00FC308D">
              <w:rPr>
                <w:rFonts w:ascii="Times New Roman" w:eastAsia="MS Mincho" w:hAnsi="Times New Roman"/>
                <w:b/>
                <w:bCs/>
                <w:szCs w:val="20"/>
                <w:lang w:eastAsia="ja-JP"/>
              </w:rPr>
              <w:t>Title</w:t>
            </w:r>
          </w:p>
        </w:tc>
        <w:tc>
          <w:tcPr>
            <w:tcW w:w="2554" w:type="dxa"/>
            <w:tcBorders>
              <w:top w:val="single" w:sz="12" w:space="0" w:color="auto"/>
              <w:left w:val="nil"/>
              <w:bottom w:val="single" w:sz="4" w:space="0" w:color="auto"/>
              <w:right w:val="single" w:sz="12" w:space="0" w:color="auto"/>
            </w:tcBorders>
            <w:shd w:val="clear" w:color="auto" w:fill="C0C0C0"/>
            <w:vAlign w:val="center"/>
          </w:tcPr>
          <w:p w14:paraId="11AD426E" w14:textId="77777777" w:rsidR="007A5AC0" w:rsidRPr="00FC308D" w:rsidRDefault="007A5AC0" w:rsidP="009643F7">
            <w:pPr>
              <w:rPr>
                <w:rFonts w:ascii="Times New Roman" w:eastAsia="MS Mincho" w:hAnsi="Times New Roman"/>
                <w:b/>
                <w:bCs/>
                <w:szCs w:val="20"/>
                <w:lang w:eastAsia="ja-JP"/>
              </w:rPr>
            </w:pPr>
            <w:r w:rsidRPr="00FC308D">
              <w:rPr>
                <w:rFonts w:ascii="Times New Roman" w:eastAsia="MS Mincho" w:hAnsi="Times New Roman"/>
                <w:b/>
                <w:bCs/>
                <w:szCs w:val="20"/>
                <w:lang w:eastAsia="ja-JP"/>
              </w:rPr>
              <w:t>Source</w:t>
            </w:r>
          </w:p>
        </w:tc>
        <w:tc>
          <w:tcPr>
            <w:tcW w:w="4300" w:type="dxa"/>
            <w:tcBorders>
              <w:top w:val="single" w:sz="12" w:space="0" w:color="auto"/>
              <w:left w:val="nil"/>
              <w:bottom w:val="single" w:sz="4" w:space="0" w:color="auto"/>
              <w:right w:val="single" w:sz="12" w:space="0" w:color="auto"/>
            </w:tcBorders>
            <w:shd w:val="clear" w:color="auto" w:fill="C0C0C0"/>
            <w:vAlign w:val="center"/>
          </w:tcPr>
          <w:p w14:paraId="3EDA36D9" w14:textId="77777777" w:rsidR="007A5AC0" w:rsidRPr="00FC308D" w:rsidRDefault="007A5AC0" w:rsidP="009643F7">
            <w:pPr>
              <w:rPr>
                <w:rFonts w:ascii="Times New Roman" w:eastAsia="MS Mincho" w:hAnsi="Times New Roman"/>
                <w:b/>
                <w:bCs/>
                <w:szCs w:val="20"/>
                <w:lang w:eastAsia="ja-JP"/>
              </w:rPr>
            </w:pPr>
            <w:r w:rsidRPr="00FC308D">
              <w:rPr>
                <w:rFonts w:ascii="Times New Roman" w:eastAsia="MS Mincho" w:hAnsi="Times New Roman"/>
                <w:b/>
                <w:bCs/>
                <w:szCs w:val="20"/>
                <w:lang w:eastAsia="ja-JP"/>
              </w:rPr>
              <w:t>Conclusion/Decision</w:t>
            </w:r>
          </w:p>
        </w:tc>
      </w:tr>
      <w:tr w:rsidR="00E6153F" w:rsidRPr="008D5901" w14:paraId="6437EBF1" w14:textId="77777777" w:rsidTr="00E6153F">
        <w:trPr>
          <w:trHeight w:val="450"/>
        </w:trPr>
        <w:tc>
          <w:tcPr>
            <w:tcW w:w="1612" w:type="dxa"/>
            <w:tcBorders>
              <w:top w:val="single" w:sz="4" w:space="0" w:color="auto"/>
              <w:left w:val="single" w:sz="4" w:space="0" w:color="auto"/>
              <w:bottom w:val="single" w:sz="4" w:space="0" w:color="auto"/>
              <w:right w:val="single" w:sz="4" w:space="0" w:color="auto"/>
            </w:tcBorders>
            <w:shd w:val="clear" w:color="auto" w:fill="auto"/>
          </w:tcPr>
          <w:p w14:paraId="444DDD6B" w14:textId="5D32A2C9" w:rsidR="00E6153F" w:rsidRPr="008D5901" w:rsidRDefault="00E6153F" w:rsidP="00E6153F">
            <w:pPr>
              <w:rPr>
                <w:rFonts w:ascii="Times New Roman" w:hAnsi="Times New Roman"/>
                <w:sz w:val="18"/>
                <w:szCs w:val="18"/>
              </w:rPr>
            </w:pPr>
            <w:r w:rsidRPr="003C2DC0">
              <w:t>R1-1808150</w:t>
            </w:r>
          </w:p>
        </w:tc>
        <w:tc>
          <w:tcPr>
            <w:tcW w:w="5242" w:type="dxa"/>
            <w:tcBorders>
              <w:top w:val="single" w:sz="4" w:space="0" w:color="auto"/>
              <w:left w:val="nil"/>
              <w:bottom w:val="single" w:sz="4" w:space="0" w:color="auto"/>
              <w:right w:val="single" w:sz="4" w:space="0" w:color="auto"/>
            </w:tcBorders>
            <w:shd w:val="clear" w:color="auto" w:fill="auto"/>
          </w:tcPr>
          <w:p w14:paraId="7A34221E" w14:textId="7A9BDBA9" w:rsidR="00E6153F" w:rsidRPr="008D5901" w:rsidRDefault="00E6153F" w:rsidP="00E6153F">
            <w:pPr>
              <w:rPr>
                <w:rFonts w:ascii="Times New Roman" w:hAnsi="Times New Roman"/>
                <w:sz w:val="18"/>
                <w:szCs w:val="18"/>
              </w:rPr>
            </w:pPr>
            <w:r w:rsidRPr="003C2DC0">
              <w:t>Text proposal to capture agreements made in RAN1#93 to TR 38.812 (NOMA)</w:t>
            </w:r>
          </w:p>
        </w:tc>
        <w:tc>
          <w:tcPr>
            <w:tcW w:w="2554" w:type="dxa"/>
            <w:tcBorders>
              <w:top w:val="single" w:sz="4" w:space="0" w:color="auto"/>
              <w:left w:val="nil"/>
              <w:bottom w:val="single" w:sz="4" w:space="0" w:color="auto"/>
              <w:right w:val="single" w:sz="4" w:space="0" w:color="auto"/>
            </w:tcBorders>
            <w:shd w:val="clear" w:color="auto" w:fill="auto"/>
          </w:tcPr>
          <w:p w14:paraId="3D0DC758" w14:textId="4846D46F" w:rsidR="00E6153F" w:rsidRPr="008D5901" w:rsidRDefault="00E6153F" w:rsidP="00E6153F">
            <w:pPr>
              <w:rPr>
                <w:rFonts w:ascii="Times New Roman" w:hAnsi="Times New Roman"/>
                <w:sz w:val="18"/>
                <w:szCs w:val="18"/>
              </w:rPr>
            </w:pPr>
            <w:r w:rsidRPr="003C2DC0">
              <w:t>ZTE</w:t>
            </w:r>
          </w:p>
        </w:tc>
        <w:tc>
          <w:tcPr>
            <w:tcW w:w="4300" w:type="dxa"/>
            <w:tcBorders>
              <w:top w:val="single" w:sz="4" w:space="0" w:color="auto"/>
              <w:left w:val="nil"/>
              <w:bottom w:val="single" w:sz="4" w:space="0" w:color="auto"/>
              <w:right w:val="single" w:sz="4" w:space="0" w:color="auto"/>
            </w:tcBorders>
            <w:shd w:val="clear" w:color="auto" w:fill="auto"/>
            <w:vAlign w:val="center"/>
          </w:tcPr>
          <w:p w14:paraId="54A54AEB" w14:textId="57B0A864" w:rsidR="00E6153F" w:rsidRPr="008D5901" w:rsidRDefault="00E6153F" w:rsidP="00E6153F">
            <w:pPr>
              <w:rPr>
                <w:rFonts w:ascii="Times New Roman" w:hAnsi="Times New Roman"/>
                <w:sz w:val="18"/>
                <w:szCs w:val="18"/>
              </w:rPr>
            </w:pPr>
            <w:r>
              <w:rPr>
                <w:rFonts w:ascii="Times New Roman" w:hAnsi="Times New Roman"/>
                <w:sz w:val="18"/>
                <w:szCs w:val="18"/>
              </w:rPr>
              <w:t>Endorsed as v0.0.3</w:t>
            </w:r>
          </w:p>
        </w:tc>
      </w:tr>
      <w:tr w:rsidR="00E6153F" w:rsidRPr="008D5901" w14:paraId="15F11A5D" w14:textId="77777777" w:rsidTr="00E6153F">
        <w:trPr>
          <w:trHeight w:val="450"/>
        </w:trPr>
        <w:tc>
          <w:tcPr>
            <w:tcW w:w="1612" w:type="dxa"/>
            <w:tcBorders>
              <w:top w:val="single" w:sz="4" w:space="0" w:color="auto"/>
              <w:left w:val="single" w:sz="4" w:space="0" w:color="auto"/>
              <w:bottom w:val="single" w:sz="4" w:space="0" w:color="auto"/>
              <w:right w:val="single" w:sz="4" w:space="0" w:color="auto"/>
            </w:tcBorders>
            <w:shd w:val="clear" w:color="auto" w:fill="auto"/>
          </w:tcPr>
          <w:p w14:paraId="4B8EDE7F" w14:textId="605091D8" w:rsidR="00E6153F" w:rsidRPr="008D5901" w:rsidRDefault="00E6153F" w:rsidP="00E6153F">
            <w:pPr>
              <w:rPr>
                <w:rFonts w:ascii="Times New Roman" w:hAnsi="Times New Roman"/>
                <w:sz w:val="18"/>
                <w:szCs w:val="18"/>
              </w:rPr>
            </w:pPr>
            <w:r w:rsidRPr="003C2DC0">
              <w:t>R1-1808942</w:t>
            </w:r>
          </w:p>
        </w:tc>
        <w:tc>
          <w:tcPr>
            <w:tcW w:w="5242" w:type="dxa"/>
            <w:tcBorders>
              <w:top w:val="single" w:sz="4" w:space="0" w:color="auto"/>
              <w:left w:val="nil"/>
              <w:bottom w:val="single" w:sz="4" w:space="0" w:color="auto"/>
              <w:right w:val="single" w:sz="4" w:space="0" w:color="auto"/>
            </w:tcBorders>
            <w:shd w:val="clear" w:color="auto" w:fill="auto"/>
          </w:tcPr>
          <w:p w14:paraId="42FA849B" w14:textId="0DF7FE6A" w:rsidR="00E6153F" w:rsidRPr="008D5901" w:rsidRDefault="00E6153F" w:rsidP="00E6153F">
            <w:pPr>
              <w:rPr>
                <w:rFonts w:ascii="Times New Roman" w:hAnsi="Times New Roman"/>
                <w:sz w:val="18"/>
                <w:szCs w:val="18"/>
              </w:rPr>
            </w:pPr>
            <w:r w:rsidRPr="003C2DC0">
              <w:t>TR for Study on NR V2X</w:t>
            </w:r>
          </w:p>
        </w:tc>
        <w:tc>
          <w:tcPr>
            <w:tcW w:w="2554" w:type="dxa"/>
            <w:tcBorders>
              <w:top w:val="single" w:sz="4" w:space="0" w:color="auto"/>
              <w:left w:val="nil"/>
              <w:bottom w:val="single" w:sz="4" w:space="0" w:color="auto"/>
              <w:right w:val="single" w:sz="4" w:space="0" w:color="auto"/>
            </w:tcBorders>
            <w:shd w:val="clear" w:color="auto" w:fill="auto"/>
          </w:tcPr>
          <w:p w14:paraId="1FBDF950" w14:textId="7DE7CE0B" w:rsidR="00E6153F" w:rsidRPr="008D5901" w:rsidRDefault="00E6153F" w:rsidP="00E6153F">
            <w:pPr>
              <w:rPr>
                <w:rFonts w:ascii="Times New Roman" w:hAnsi="Times New Roman"/>
                <w:sz w:val="18"/>
                <w:szCs w:val="18"/>
              </w:rPr>
            </w:pPr>
            <w:r w:rsidRPr="003C2DC0">
              <w:t>Huawei, HiSilicon</w:t>
            </w:r>
          </w:p>
        </w:tc>
        <w:tc>
          <w:tcPr>
            <w:tcW w:w="4300" w:type="dxa"/>
            <w:tcBorders>
              <w:top w:val="single" w:sz="4" w:space="0" w:color="auto"/>
              <w:left w:val="nil"/>
              <w:bottom w:val="single" w:sz="4" w:space="0" w:color="auto"/>
              <w:right w:val="single" w:sz="4" w:space="0" w:color="auto"/>
            </w:tcBorders>
            <w:shd w:val="clear" w:color="auto" w:fill="auto"/>
            <w:vAlign w:val="center"/>
          </w:tcPr>
          <w:p w14:paraId="56124515" w14:textId="48C79715" w:rsidR="00E6153F" w:rsidRPr="008D5901" w:rsidRDefault="00E6153F" w:rsidP="00E6153F">
            <w:pPr>
              <w:rPr>
                <w:rFonts w:ascii="Times New Roman" w:hAnsi="Times New Roman"/>
                <w:sz w:val="18"/>
                <w:szCs w:val="18"/>
              </w:rPr>
            </w:pPr>
            <w:r>
              <w:rPr>
                <w:rFonts w:ascii="Times New Roman" w:hAnsi="Times New Roman"/>
                <w:sz w:val="18"/>
                <w:szCs w:val="18"/>
              </w:rPr>
              <w:t>Endorsed as v0.0.0</w:t>
            </w:r>
          </w:p>
        </w:tc>
      </w:tr>
      <w:tr w:rsidR="00E6153F" w:rsidRPr="008D5901" w14:paraId="01F2C3BB" w14:textId="77777777" w:rsidTr="00E6153F">
        <w:trPr>
          <w:trHeight w:val="450"/>
        </w:trPr>
        <w:tc>
          <w:tcPr>
            <w:tcW w:w="1612" w:type="dxa"/>
            <w:tcBorders>
              <w:top w:val="single" w:sz="4" w:space="0" w:color="auto"/>
              <w:left w:val="single" w:sz="4" w:space="0" w:color="auto"/>
              <w:bottom w:val="single" w:sz="4" w:space="0" w:color="auto"/>
              <w:right w:val="single" w:sz="4" w:space="0" w:color="auto"/>
            </w:tcBorders>
            <w:shd w:val="clear" w:color="auto" w:fill="auto"/>
          </w:tcPr>
          <w:p w14:paraId="3DBE402B" w14:textId="40D87C46" w:rsidR="00E6153F" w:rsidRPr="008D5901" w:rsidRDefault="00E6153F" w:rsidP="00E6153F">
            <w:pPr>
              <w:rPr>
                <w:rFonts w:ascii="Times New Roman" w:hAnsi="Times New Roman"/>
                <w:sz w:val="18"/>
                <w:szCs w:val="18"/>
              </w:rPr>
            </w:pPr>
            <w:r w:rsidRPr="003C2DC0">
              <w:t>R1-1809795</w:t>
            </w:r>
          </w:p>
        </w:tc>
        <w:tc>
          <w:tcPr>
            <w:tcW w:w="5242" w:type="dxa"/>
            <w:tcBorders>
              <w:top w:val="single" w:sz="4" w:space="0" w:color="auto"/>
              <w:left w:val="nil"/>
              <w:bottom w:val="single" w:sz="4" w:space="0" w:color="auto"/>
              <w:right w:val="single" w:sz="4" w:space="0" w:color="auto"/>
            </w:tcBorders>
            <w:shd w:val="clear" w:color="auto" w:fill="auto"/>
          </w:tcPr>
          <w:p w14:paraId="46B07F2C" w14:textId="4C246212" w:rsidR="00E6153F" w:rsidRPr="008D5901" w:rsidRDefault="00E6153F" w:rsidP="00E6153F">
            <w:pPr>
              <w:rPr>
                <w:rFonts w:ascii="Times New Roman" w:hAnsi="Times New Roman"/>
                <w:sz w:val="18"/>
                <w:szCs w:val="18"/>
              </w:rPr>
            </w:pPr>
            <w:r w:rsidRPr="003C2DC0">
              <w:t>TR 38.889 v0.0.3 Study on NR-based access to unlicensed spectrum</w:t>
            </w:r>
          </w:p>
        </w:tc>
        <w:tc>
          <w:tcPr>
            <w:tcW w:w="2554" w:type="dxa"/>
            <w:tcBorders>
              <w:top w:val="single" w:sz="4" w:space="0" w:color="auto"/>
              <w:left w:val="nil"/>
              <w:bottom w:val="single" w:sz="4" w:space="0" w:color="auto"/>
              <w:right w:val="single" w:sz="4" w:space="0" w:color="auto"/>
            </w:tcBorders>
            <w:shd w:val="clear" w:color="auto" w:fill="auto"/>
          </w:tcPr>
          <w:p w14:paraId="7C0B94BF" w14:textId="2AD321CF" w:rsidR="00E6153F" w:rsidRPr="008D5901" w:rsidRDefault="00E6153F" w:rsidP="00E6153F">
            <w:pPr>
              <w:rPr>
                <w:rFonts w:ascii="Times New Roman" w:hAnsi="Times New Roman"/>
                <w:sz w:val="18"/>
                <w:szCs w:val="18"/>
              </w:rPr>
            </w:pPr>
            <w:r w:rsidRPr="003C2DC0">
              <w:t>Qualcomm</w:t>
            </w:r>
          </w:p>
        </w:tc>
        <w:tc>
          <w:tcPr>
            <w:tcW w:w="4300" w:type="dxa"/>
            <w:tcBorders>
              <w:top w:val="single" w:sz="4" w:space="0" w:color="auto"/>
              <w:left w:val="nil"/>
              <w:bottom w:val="single" w:sz="4" w:space="0" w:color="auto"/>
              <w:right w:val="single" w:sz="4" w:space="0" w:color="auto"/>
            </w:tcBorders>
            <w:shd w:val="clear" w:color="auto" w:fill="auto"/>
            <w:vAlign w:val="center"/>
          </w:tcPr>
          <w:p w14:paraId="63565474" w14:textId="520D9C11" w:rsidR="00E6153F" w:rsidRPr="008D5901" w:rsidRDefault="00E6153F" w:rsidP="00E6153F">
            <w:pPr>
              <w:rPr>
                <w:rFonts w:ascii="Times New Roman" w:hAnsi="Times New Roman"/>
                <w:sz w:val="18"/>
                <w:szCs w:val="18"/>
              </w:rPr>
            </w:pPr>
            <w:r>
              <w:rPr>
                <w:rFonts w:ascii="Times New Roman" w:hAnsi="Times New Roman"/>
                <w:sz w:val="18"/>
                <w:szCs w:val="18"/>
              </w:rPr>
              <w:t>Endorsed as v0.0.3</w:t>
            </w:r>
          </w:p>
        </w:tc>
      </w:tr>
      <w:tr w:rsidR="00E6153F" w:rsidRPr="008D5901" w14:paraId="318F8E07" w14:textId="77777777" w:rsidTr="00E6153F">
        <w:trPr>
          <w:trHeight w:val="450"/>
        </w:trPr>
        <w:tc>
          <w:tcPr>
            <w:tcW w:w="1612" w:type="dxa"/>
            <w:tcBorders>
              <w:top w:val="single" w:sz="4" w:space="0" w:color="auto"/>
              <w:left w:val="single" w:sz="4" w:space="0" w:color="auto"/>
              <w:bottom w:val="single" w:sz="4" w:space="0" w:color="auto"/>
              <w:right w:val="single" w:sz="4" w:space="0" w:color="auto"/>
            </w:tcBorders>
            <w:shd w:val="clear" w:color="auto" w:fill="auto"/>
          </w:tcPr>
          <w:p w14:paraId="4A851425" w14:textId="00C4D0CE" w:rsidR="00E6153F" w:rsidRPr="008D5901" w:rsidRDefault="00E6153F" w:rsidP="00E6153F">
            <w:pPr>
              <w:rPr>
                <w:rFonts w:ascii="Times New Roman" w:hAnsi="Times New Roman"/>
                <w:sz w:val="18"/>
                <w:szCs w:val="18"/>
              </w:rPr>
            </w:pPr>
            <w:r w:rsidRPr="003C2DC0">
              <w:t>R1-1809861</w:t>
            </w:r>
          </w:p>
        </w:tc>
        <w:tc>
          <w:tcPr>
            <w:tcW w:w="5242" w:type="dxa"/>
            <w:tcBorders>
              <w:top w:val="single" w:sz="4" w:space="0" w:color="auto"/>
              <w:left w:val="nil"/>
              <w:bottom w:val="single" w:sz="4" w:space="0" w:color="auto"/>
              <w:right w:val="single" w:sz="4" w:space="0" w:color="auto"/>
            </w:tcBorders>
            <w:shd w:val="clear" w:color="auto" w:fill="auto"/>
          </w:tcPr>
          <w:p w14:paraId="6E629EF0" w14:textId="198B10B5" w:rsidR="00E6153F" w:rsidRPr="008D5901" w:rsidRDefault="00E6153F" w:rsidP="00E6153F">
            <w:pPr>
              <w:rPr>
                <w:rFonts w:ascii="Times New Roman" w:hAnsi="Times New Roman"/>
                <w:sz w:val="18"/>
                <w:szCs w:val="18"/>
              </w:rPr>
            </w:pPr>
            <w:r w:rsidRPr="003C2DC0">
              <w:t>Draft skeleton of TR 38.824: Study on physical layer enhancements for NR URLLC</w:t>
            </w:r>
          </w:p>
        </w:tc>
        <w:tc>
          <w:tcPr>
            <w:tcW w:w="2554" w:type="dxa"/>
            <w:tcBorders>
              <w:top w:val="single" w:sz="4" w:space="0" w:color="auto"/>
              <w:left w:val="nil"/>
              <w:bottom w:val="single" w:sz="4" w:space="0" w:color="auto"/>
              <w:right w:val="single" w:sz="4" w:space="0" w:color="auto"/>
            </w:tcBorders>
            <w:shd w:val="clear" w:color="auto" w:fill="auto"/>
          </w:tcPr>
          <w:p w14:paraId="587852AD" w14:textId="070CA722" w:rsidR="00E6153F" w:rsidRPr="008D5901" w:rsidRDefault="00E6153F" w:rsidP="00E6153F">
            <w:pPr>
              <w:rPr>
                <w:rFonts w:ascii="Times New Roman" w:hAnsi="Times New Roman"/>
                <w:sz w:val="18"/>
                <w:szCs w:val="18"/>
              </w:rPr>
            </w:pPr>
            <w:r w:rsidRPr="003C2DC0">
              <w:t>Huawei, HiSilicon</w:t>
            </w:r>
          </w:p>
        </w:tc>
        <w:tc>
          <w:tcPr>
            <w:tcW w:w="4300" w:type="dxa"/>
            <w:tcBorders>
              <w:top w:val="single" w:sz="4" w:space="0" w:color="auto"/>
              <w:left w:val="nil"/>
              <w:bottom w:val="single" w:sz="4" w:space="0" w:color="auto"/>
              <w:right w:val="single" w:sz="4" w:space="0" w:color="auto"/>
            </w:tcBorders>
            <w:shd w:val="clear" w:color="auto" w:fill="auto"/>
            <w:vAlign w:val="center"/>
          </w:tcPr>
          <w:p w14:paraId="1B08897F" w14:textId="376BBEE6" w:rsidR="00E6153F" w:rsidRPr="008D5901" w:rsidRDefault="00E6153F" w:rsidP="00E6153F">
            <w:pPr>
              <w:rPr>
                <w:rFonts w:ascii="Times New Roman" w:hAnsi="Times New Roman"/>
                <w:sz w:val="18"/>
                <w:szCs w:val="18"/>
              </w:rPr>
            </w:pPr>
            <w:r>
              <w:rPr>
                <w:rFonts w:ascii="Times New Roman" w:hAnsi="Times New Roman"/>
                <w:sz w:val="18"/>
                <w:szCs w:val="18"/>
              </w:rPr>
              <w:t>Endorsed as v0.0.0</w:t>
            </w:r>
          </w:p>
        </w:tc>
      </w:tr>
      <w:tr w:rsidR="00E6153F" w:rsidRPr="008D5901" w14:paraId="37CB3200" w14:textId="77777777" w:rsidTr="00E6153F">
        <w:trPr>
          <w:trHeight w:val="450"/>
        </w:trPr>
        <w:tc>
          <w:tcPr>
            <w:tcW w:w="1612" w:type="dxa"/>
            <w:tcBorders>
              <w:top w:val="single" w:sz="4" w:space="0" w:color="auto"/>
              <w:left w:val="single" w:sz="4" w:space="0" w:color="auto"/>
              <w:bottom w:val="single" w:sz="4" w:space="0" w:color="auto"/>
              <w:right w:val="single" w:sz="4" w:space="0" w:color="auto"/>
            </w:tcBorders>
            <w:shd w:val="clear" w:color="auto" w:fill="auto"/>
          </w:tcPr>
          <w:p w14:paraId="581563B6" w14:textId="0B7464E3" w:rsidR="00E6153F" w:rsidRPr="008D5901" w:rsidRDefault="00E6153F" w:rsidP="00E6153F">
            <w:pPr>
              <w:rPr>
                <w:rFonts w:ascii="Times New Roman" w:hAnsi="Times New Roman"/>
                <w:sz w:val="18"/>
                <w:szCs w:val="18"/>
              </w:rPr>
            </w:pPr>
            <w:r w:rsidRPr="003C2DC0">
              <w:t>R1-1809872</w:t>
            </w:r>
          </w:p>
        </w:tc>
        <w:tc>
          <w:tcPr>
            <w:tcW w:w="5242" w:type="dxa"/>
            <w:tcBorders>
              <w:top w:val="single" w:sz="4" w:space="0" w:color="auto"/>
              <w:left w:val="nil"/>
              <w:bottom w:val="single" w:sz="4" w:space="0" w:color="auto"/>
              <w:right w:val="single" w:sz="4" w:space="0" w:color="auto"/>
            </w:tcBorders>
            <w:shd w:val="clear" w:color="auto" w:fill="auto"/>
          </w:tcPr>
          <w:p w14:paraId="479F2CFC" w14:textId="0B4F03AA" w:rsidR="00E6153F" w:rsidRPr="008D5901" w:rsidRDefault="00E6153F" w:rsidP="00E6153F">
            <w:pPr>
              <w:rPr>
                <w:rFonts w:ascii="Times New Roman" w:hAnsi="Times New Roman"/>
                <w:sz w:val="18"/>
                <w:szCs w:val="18"/>
              </w:rPr>
            </w:pPr>
            <w:r w:rsidRPr="003C2DC0">
              <w:t>Draft skeleton of TR 38.866 Study on remote interference management for NR</w:t>
            </w:r>
          </w:p>
        </w:tc>
        <w:tc>
          <w:tcPr>
            <w:tcW w:w="2554" w:type="dxa"/>
            <w:tcBorders>
              <w:top w:val="single" w:sz="4" w:space="0" w:color="auto"/>
              <w:left w:val="nil"/>
              <w:bottom w:val="single" w:sz="4" w:space="0" w:color="auto"/>
              <w:right w:val="single" w:sz="4" w:space="0" w:color="auto"/>
            </w:tcBorders>
            <w:shd w:val="clear" w:color="auto" w:fill="auto"/>
          </w:tcPr>
          <w:p w14:paraId="408DA0A7" w14:textId="714C4C83" w:rsidR="00E6153F" w:rsidRPr="008D5901" w:rsidRDefault="00E6153F" w:rsidP="00E6153F">
            <w:pPr>
              <w:rPr>
                <w:rFonts w:ascii="Times New Roman" w:hAnsi="Times New Roman"/>
                <w:sz w:val="18"/>
                <w:szCs w:val="18"/>
              </w:rPr>
            </w:pPr>
            <w:r w:rsidRPr="003C2DC0">
              <w:t>CMCC</w:t>
            </w:r>
          </w:p>
        </w:tc>
        <w:tc>
          <w:tcPr>
            <w:tcW w:w="4300" w:type="dxa"/>
            <w:tcBorders>
              <w:top w:val="single" w:sz="4" w:space="0" w:color="auto"/>
              <w:left w:val="nil"/>
              <w:bottom w:val="single" w:sz="4" w:space="0" w:color="auto"/>
              <w:right w:val="single" w:sz="4" w:space="0" w:color="auto"/>
            </w:tcBorders>
            <w:shd w:val="clear" w:color="auto" w:fill="auto"/>
            <w:vAlign w:val="center"/>
          </w:tcPr>
          <w:p w14:paraId="14591018" w14:textId="116977B0" w:rsidR="00E6153F" w:rsidRPr="008D5901" w:rsidRDefault="00E6153F" w:rsidP="00E6153F">
            <w:pPr>
              <w:rPr>
                <w:rFonts w:ascii="Times New Roman" w:hAnsi="Times New Roman"/>
                <w:sz w:val="18"/>
                <w:szCs w:val="18"/>
              </w:rPr>
            </w:pPr>
            <w:r>
              <w:rPr>
                <w:rFonts w:ascii="Times New Roman" w:hAnsi="Times New Roman"/>
                <w:sz w:val="18"/>
                <w:szCs w:val="18"/>
              </w:rPr>
              <w:t>Endorsed as v0.0.0</w:t>
            </w:r>
          </w:p>
        </w:tc>
      </w:tr>
      <w:tr w:rsidR="00E6153F" w:rsidRPr="008D5901" w14:paraId="5F974112" w14:textId="77777777" w:rsidTr="00E6153F">
        <w:trPr>
          <w:trHeight w:val="450"/>
        </w:trPr>
        <w:tc>
          <w:tcPr>
            <w:tcW w:w="1612" w:type="dxa"/>
            <w:tcBorders>
              <w:top w:val="single" w:sz="4" w:space="0" w:color="auto"/>
              <w:left w:val="single" w:sz="4" w:space="0" w:color="auto"/>
              <w:bottom w:val="single" w:sz="4" w:space="0" w:color="auto"/>
              <w:right w:val="single" w:sz="4" w:space="0" w:color="auto"/>
            </w:tcBorders>
            <w:shd w:val="clear" w:color="auto" w:fill="auto"/>
          </w:tcPr>
          <w:p w14:paraId="7A40893E" w14:textId="1720252E" w:rsidR="00E6153F" w:rsidRPr="008D5901" w:rsidRDefault="00E6153F" w:rsidP="00E6153F">
            <w:pPr>
              <w:rPr>
                <w:rFonts w:ascii="Times New Roman" w:hAnsi="Times New Roman"/>
                <w:sz w:val="18"/>
                <w:szCs w:val="18"/>
              </w:rPr>
            </w:pPr>
            <w:r w:rsidRPr="003C2DC0">
              <w:t>R1-1810046</w:t>
            </w:r>
          </w:p>
        </w:tc>
        <w:tc>
          <w:tcPr>
            <w:tcW w:w="5242" w:type="dxa"/>
            <w:tcBorders>
              <w:top w:val="single" w:sz="4" w:space="0" w:color="auto"/>
              <w:left w:val="nil"/>
              <w:bottom w:val="single" w:sz="4" w:space="0" w:color="auto"/>
              <w:right w:val="single" w:sz="4" w:space="0" w:color="auto"/>
            </w:tcBorders>
            <w:shd w:val="clear" w:color="auto" w:fill="auto"/>
          </w:tcPr>
          <w:p w14:paraId="18DE0085" w14:textId="473F2104" w:rsidR="00E6153F" w:rsidRPr="008D5901" w:rsidRDefault="00E6153F" w:rsidP="00E6153F">
            <w:pPr>
              <w:rPr>
                <w:rFonts w:ascii="Times New Roman" w:hAnsi="Times New Roman"/>
                <w:sz w:val="18"/>
                <w:szCs w:val="18"/>
              </w:rPr>
            </w:pPr>
            <w:r w:rsidRPr="003C2DC0">
              <w:t>TR 38.812 (NOMA) v0.1.0</w:t>
            </w:r>
          </w:p>
        </w:tc>
        <w:tc>
          <w:tcPr>
            <w:tcW w:w="2554" w:type="dxa"/>
            <w:tcBorders>
              <w:top w:val="single" w:sz="4" w:space="0" w:color="auto"/>
              <w:left w:val="nil"/>
              <w:bottom w:val="single" w:sz="4" w:space="0" w:color="auto"/>
              <w:right w:val="single" w:sz="4" w:space="0" w:color="auto"/>
            </w:tcBorders>
            <w:shd w:val="clear" w:color="auto" w:fill="auto"/>
          </w:tcPr>
          <w:p w14:paraId="17C69E80" w14:textId="5BE25EFB" w:rsidR="00E6153F" w:rsidRPr="008D5901" w:rsidRDefault="00E6153F" w:rsidP="00E6153F">
            <w:pPr>
              <w:rPr>
                <w:rFonts w:ascii="Times New Roman" w:hAnsi="Times New Roman"/>
                <w:sz w:val="18"/>
                <w:szCs w:val="18"/>
              </w:rPr>
            </w:pPr>
            <w:r w:rsidRPr="003C2DC0">
              <w:t>ZTE</w:t>
            </w:r>
          </w:p>
        </w:tc>
        <w:tc>
          <w:tcPr>
            <w:tcW w:w="4300" w:type="dxa"/>
            <w:tcBorders>
              <w:top w:val="single" w:sz="4" w:space="0" w:color="auto"/>
              <w:left w:val="nil"/>
              <w:bottom w:val="single" w:sz="4" w:space="0" w:color="auto"/>
              <w:right w:val="single" w:sz="4" w:space="0" w:color="auto"/>
            </w:tcBorders>
            <w:shd w:val="clear" w:color="auto" w:fill="auto"/>
            <w:vAlign w:val="center"/>
          </w:tcPr>
          <w:p w14:paraId="39BB401C" w14:textId="0FB4643A" w:rsidR="00E6153F" w:rsidRPr="008D5901" w:rsidRDefault="00E6153F" w:rsidP="00E6153F">
            <w:pPr>
              <w:rPr>
                <w:rFonts w:ascii="Times New Roman" w:hAnsi="Times New Roman"/>
                <w:sz w:val="18"/>
                <w:szCs w:val="18"/>
              </w:rPr>
            </w:pPr>
            <w:r>
              <w:rPr>
                <w:rFonts w:ascii="Times New Roman" w:hAnsi="Times New Roman"/>
                <w:sz w:val="18"/>
                <w:szCs w:val="18"/>
              </w:rPr>
              <w:t>Created by MCC as baseline for further updates - aiming at one step approval in RAN#82 (Dec. 2018)</w:t>
            </w:r>
          </w:p>
        </w:tc>
      </w:tr>
      <w:tr w:rsidR="00E6153F" w:rsidRPr="008D5901" w14:paraId="6B46FD44" w14:textId="77777777" w:rsidTr="00E6153F">
        <w:trPr>
          <w:trHeight w:val="450"/>
        </w:trPr>
        <w:tc>
          <w:tcPr>
            <w:tcW w:w="1612" w:type="dxa"/>
            <w:tcBorders>
              <w:top w:val="single" w:sz="4" w:space="0" w:color="auto"/>
              <w:left w:val="single" w:sz="4" w:space="0" w:color="auto"/>
              <w:bottom w:val="single" w:sz="4" w:space="0" w:color="auto"/>
              <w:right w:val="single" w:sz="4" w:space="0" w:color="auto"/>
            </w:tcBorders>
            <w:shd w:val="clear" w:color="auto" w:fill="auto"/>
          </w:tcPr>
          <w:p w14:paraId="78C7DDB5" w14:textId="1662BCCC" w:rsidR="00E6153F" w:rsidRPr="008D5901" w:rsidRDefault="00E6153F" w:rsidP="00E6153F">
            <w:pPr>
              <w:rPr>
                <w:rFonts w:ascii="Times New Roman" w:hAnsi="Times New Roman"/>
                <w:sz w:val="18"/>
                <w:szCs w:val="18"/>
              </w:rPr>
            </w:pPr>
            <w:r w:rsidRPr="003C2DC0">
              <w:t>R1-1810047</w:t>
            </w:r>
          </w:p>
        </w:tc>
        <w:tc>
          <w:tcPr>
            <w:tcW w:w="5242" w:type="dxa"/>
            <w:tcBorders>
              <w:top w:val="single" w:sz="4" w:space="0" w:color="auto"/>
              <w:left w:val="nil"/>
              <w:bottom w:val="single" w:sz="4" w:space="0" w:color="auto"/>
              <w:right w:val="single" w:sz="4" w:space="0" w:color="auto"/>
            </w:tcBorders>
            <w:shd w:val="clear" w:color="auto" w:fill="auto"/>
          </w:tcPr>
          <w:p w14:paraId="26915028" w14:textId="64F18A04" w:rsidR="00E6153F" w:rsidRPr="008D5901" w:rsidRDefault="00E6153F" w:rsidP="00E6153F">
            <w:pPr>
              <w:rPr>
                <w:rFonts w:ascii="Times New Roman" w:hAnsi="Times New Roman"/>
                <w:sz w:val="18"/>
                <w:szCs w:val="18"/>
              </w:rPr>
            </w:pPr>
            <w:r w:rsidRPr="003C2DC0">
              <w:t>TR 38.889 v0.1.0 Study on NR-based access to unlicensed spectrum</w:t>
            </w:r>
          </w:p>
        </w:tc>
        <w:tc>
          <w:tcPr>
            <w:tcW w:w="2554" w:type="dxa"/>
            <w:tcBorders>
              <w:top w:val="single" w:sz="4" w:space="0" w:color="auto"/>
              <w:left w:val="nil"/>
              <w:bottom w:val="single" w:sz="4" w:space="0" w:color="auto"/>
              <w:right w:val="single" w:sz="4" w:space="0" w:color="auto"/>
            </w:tcBorders>
            <w:shd w:val="clear" w:color="auto" w:fill="auto"/>
          </w:tcPr>
          <w:p w14:paraId="2FBCDB7C" w14:textId="2148A63A" w:rsidR="00E6153F" w:rsidRPr="008D5901" w:rsidRDefault="00E6153F" w:rsidP="00E6153F">
            <w:pPr>
              <w:rPr>
                <w:rFonts w:ascii="Times New Roman" w:hAnsi="Times New Roman"/>
                <w:sz w:val="18"/>
                <w:szCs w:val="18"/>
              </w:rPr>
            </w:pPr>
            <w:r w:rsidRPr="003C2DC0">
              <w:t>Qualcomm</w:t>
            </w:r>
          </w:p>
        </w:tc>
        <w:tc>
          <w:tcPr>
            <w:tcW w:w="4300" w:type="dxa"/>
            <w:tcBorders>
              <w:top w:val="single" w:sz="4" w:space="0" w:color="auto"/>
              <w:left w:val="nil"/>
              <w:bottom w:val="single" w:sz="4" w:space="0" w:color="auto"/>
              <w:right w:val="single" w:sz="4" w:space="0" w:color="auto"/>
            </w:tcBorders>
            <w:shd w:val="clear" w:color="auto" w:fill="auto"/>
            <w:vAlign w:val="center"/>
          </w:tcPr>
          <w:p w14:paraId="7B3CEC6D" w14:textId="0807B9B5" w:rsidR="00E6153F" w:rsidRPr="008D5901" w:rsidRDefault="00E6153F" w:rsidP="00E6153F">
            <w:pPr>
              <w:rPr>
                <w:rFonts w:ascii="Times New Roman" w:hAnsi="Times New Roman"/>
                <w:sz w:val="18"/>
                <w:szCs w:val="18"/>
              </w:rPr>
            </w:pPr>
            <w:r>
              <w:rPr>
                <w:rFonts w:ascii="Times New Roman" w:hAnsi="Times New Roman"/>
                <w:sz w:val="18"/>
                <w:szCs w:val="18"/>
              </w:rPr>
              <w:t>Created by MCC as baseline for further updates - aiming at one step approval in RAN#82 (Dec. 2018)</w:t>
            </w:r>
          </w:p>
        </w:tc>
      </w:tr>
    </w:tbl>
    <w:p w14:paraId="37398D75" w14:textId="77777777" w:rsidR="007A5AC0" w:rsidRPr="000B1042" w:rsidRDefault="007A5AC0" w:rsidP="009643F7">
      <w:pPr>
        <w:rPr>
          <w:rFonts w:ascii="Times New Roman" w:eastAsia="SimSun" w:hAnsi="Times New Roman"/>
          <w:kern w:val="2"/>
          <w:szCs w:val="20"/>
        </w:rPr>
      </w:pPr>
    </w:p>
    <w:p w14:paraId="35F4A0AA" w14:textId="77777777"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1103" w:name="_Toc526458982"/>
      <w:r w:rsidRPr="000B1042">
        <w:rPr>
          <w:rFonts w:ascii="Times New Roman" w:hAnsi="Times New Roman" w:cs="Times New Roman"/>
          <w:sz w:val="20"/>
          <w:szCs w:val="20"/>
        </w:rPr>
        <w:lastRenderedPageBreak/>
        <w:t>Annex F:</w:t>
      </w:r>
      <w:r w:rsidRPr="000B1042">
        <w:rPr>
          <w:rFonts w:ascii="Times New Roman" w:hAnsi="Times New Roman" w:cs="Times New Roman"/>
          <w:sz w:val="20"/>
          <w:szCs w:val="20"/>
        </w:rPr>
        <w:tab/>
        <w:t>List of actions</w:t>
      </w:r>
      <w:bookmarkEnd w:id="1103"/>
    </w:p>
    <w:p w14:paraId="4D9C5812" w14:textId="77777777" w:rsidR="00FC4D55" w:rsidRPr="000B1042" w:rsidRDefault="00FC4D55" w:rsidP="00FC4D55">
      <w:pPr>
        <w:rPr>
          <w:szCs w:val="20"/>
        </w:rPr>
      </w:pPr>
    </w:p>
    <w:p w14:paraId="04C46776" w14:textId="7F25C2A5" w:rsidR="007A5AC0" w:rsidRPr="000B1042" w:rsidRDefault="00DE04FB" w:rsidP="0078744C">
      <w:pPr>
        <w:numPr>
          <w:ilvl w:val="0"/>
          <w:numId w:val="9"/>
        </w:numPr>
        <w:rPr>
          <w:rFonts w:ascii="Times New Roman" w:hAnsi="Times New Roman"/>
          <w:b/>
          <w:szCs w:val="20"/>
        </w:rPr>
      </w:pPr>
      <w:r>
        <w:rPr>
          <w:rFonts w:ascii="Times New Roman" w:hAnsi="Times New Roman"/>
          <w:b/>
          <w:szCs w:val="20"/>
        </w:rPr>
        <w:t>Outgoing LS</w:t>
      </w:r>
    </w:p>
    <w:p w14:paraId="7132719A" w14:textId="28917F07" w:rsidR="00F20D5C" w:rsidRPr="00427CFE" w:rsidRDefault="00F20D5C" w:rsidP="001D6031">
      <w:pPr>
        <w:ind w:left="1440" w:hanging="1440"/>
      </w:pPr>
    </w:p>
    <w:p w14:paraId="232A412B" w14:textId="7C04EBF2" w:rsidR="007A5AC0" w:rsidRPr="001D6031" w:rsidRDefault="007A5AC0" w:rsidP="001D6031">
      <w:pPr>
        <w:numPr>
          <w:ilvl w:val="0"/>
          <w:numId w:val="9"/>
        </w:numPr>
        <w:rPr>
          <w:rFonts w:ascii="Times New Roman" w:hAnsi="Times New Roman"/>
          <w:b/>
          <w:szCs w:val="20"/>
        </w:rPr>
      </w:pPr>
      <w:r w:rsidRPr="001D6031">
        <w:rPr>
          <w:rFonts w:ascii="Times New Roman" w:hAnsi="Times New Roman"/>
          <w:b/>
          <w:szCs w:val="20"/>
        </w:rPr>
        <w:t>CR approval</w:t>
      </w:r>
    </w:p>
    <w:p w14:paraId="23E254AC" w14:textId="5A94FE56" w:rsidR="0012593B" w:rsidRDefault="0012593B" w:rsidP="0012593B"/>
    <w:p w14:paraId="4BB17648" w14:textId="4CEEB99B" w:rsidR="00A80BFA" w:rsidRPr="00737A07" w:rsidRDefault="00A80BFA" w:rsidP="00A80BFA">
      <w:pPr>
        <w:rPr>
          <w:lang w:val="en-US"/>
        </w:rPr>
      </w:pPr>
      <w:r w:rsidRPr="00AE0045">
        <w:rPr>
          <w:highlight w:val="green"/>
          <w:lang w:val="en-US"/>
        </w:rPr>
        <w:t>[94-LTE-01-spec#] for 6.1.2</w:t>
      </w:r>
      <w:r w:rsidRPr="00AE0045">
        <w:rPr>
          <w:highlight w:val="green"/>
          <w:lang w:val="en-US"/>
        </w:rPr>
        <w:tab/>
        <w:t>Maintenance of Release 15 Shortened TTI and processing time for LTE</w:t>
      </w:r>
      <w:r w:rsidR="0018359A" w:rsidRPr="00AE0045">
        <w:rPr>
          <w:highlight w:val="green"/>
          <w:lang w:val="en-US"/>
        </w:rPr>
        <w:tab/>
      </w:r>
      <w:r w:rsidR="0018359A" w:rsidRPr="00AE0045">
        <w:rPr>
          <w:highlight w:val="green"/>
          <w:lang w:val="en-US"/>
        </w:rPr>
        <w:tab/>
        <w:t>LTE_sTTIandPT-Core</w:t>
      </w:r>
    </w:p>
    <w:p w14:paraId="07260332" w14:textId="766EA7D8" w:rsidR="00B359E2" w:rsidRDefault="00B359E2" w:rsidP="00B359E2">
      <w:pPr>
        <w:rPr>
          <w:b/>
          <w:color w:val="C00000"/>
          <w:lang w:val="en-US" w:eastAsia="x-none"/>
        </w:rPr>
      </w:pPr>
      <w:r w:rsidRPr="00A80BFA">
        <w:rPr>
          <w:b/>
          <w:color w:val="C00000"/>
          <w:lang w:val="en-US" w:eastAsia="x-none"/>
        </w:rPr>
        <w:t xml:space="preserve">Done: </w:t>
      </w:r>
      <w:r>
        <w:rPr>
          <w:b/>
          <w:color w:val="C00000"/>
          <w:lang w:val="en-US" w:eastAsia="x-none"/>
        </w:rPr>
        <w:t>According to the decision posted on Sept 5</w:t>
      </w:r>
      <w:r w:rsidRPr="00B359E2">
        <w:rPr>
          <w:b/>
          <w:color w:val="C00000"/>
          <w:vertAlign w:val="superscript"/>
          <w:lang w:val="en-US" w:eastAsia="x-none"/>
        </w:rPr>
        <w:t>th</w:t>
      </w:r>
      <w:r>
        <w:rPr>
          <w:b/>
          <w:color w:val="C00000"/>
          <w:lang w:val="en-US" w:eastAsia="x-none"/>
        </w:rPr>
        <w:t>, the following CRs are agreed:</w:t>
      </w:r>
    </w:p>
    <w:p w14:paraId="4DBB07D3" w14:textId="7F03FB08" w:rsidR="006E4884" w:rsidRPr="0018359A" w:rsidRDefault="006E4884" w:rsidP="006E4884">
      <w:pPr>
        <w:rPr>
          <w:color w:val="C00000"/>
          <w:lang w:val="en-US"/>
        </w:rPr>
      </w:pPr>
      <w:r w:rsidRPr="0018359A">
        <w:rPr>
          <w:color w:val="C00000"/>
          <w:highlight w:val="green"/>
          <w:lang w:val="en-US"/>
        </w:rPr>
        <w:t>R1-1810023</w:t>
      </w:r>
      <w:r w:rsidRPr="0018359A">
        <w:rPr>
          <w:color w:val="C00000"/>
          <w:lang w:val="en-US"/>
        </w:rPr>
        <w:tab/>
        <w:t>Corrections to sTTI and SPT implementation</w:t>
      </w:r>
      <w:r w:rsidRPr="0018359A">
        <w:rPr>
          <w:color w:val="C00000"/>
          <w:lang w:val="en-US"/>
        </w:rPr>
        <w:tab/>
        <w:t>Ericsson</w:t>
      </w:r>
      <w:r w:rsidRPr="0018359A">
        <w:rPr>
          <w:color w:val="C00000"/>
          <w:lang w:val="en-US"/>
        </w:rPr>
        <w:tab/>
      </w:r>
      <w:r w:rsidRPr="0018359A">
        <w:rPr>
          <w:color w:val="C00000"/>
          <w:lang w:val="en-US"/>
        </w:rPr>
        <w:tab/>
        <w:t>36.211</w:t>
      </w:r>
      <w:r w:rsidRPr="0018359A">
        <w:rPr>
          <w:color w:val="C00000"/>
          <w:lang w:val="en-US"/>
        </w:rPr>
        <w:tab/>
        <w:t>15.2.0</w:t>
      </w:r>
      <w:r w:rsidRPr="0018359A">
        <w:rPr>
          <w:color w:val="C00000"/>
          <w:lang w:val="en-US"/>
        </w:rPr>
        <w:tab/>
        <w:t>CR0460, F</w:t>
      </w:r>
    </w:p>
    <w:p w14:paraId="1B280B10" w14:textId="5DCAD664" w:rsidR="006E4884" w:rsidRPr="0018359A" w:rsidRDefault="006E4884" w:rsidP="006E4884">
      <w:pPr>
        <w:rPr>
          <w:color w:val="C00000"/>
          <w:lang w:val="en-US"/>
        </w:rPr>
      </w:pPr>
      <w:r w:rsidRPr="0018359A">
        <w:rPr>
          <w:color w:val="C00000"/>
          <w:highlight w:val="green"/>
          <w:lang w:val="en-US"/>
        </w:rPr>
        <w:t>R1-1810024</w:t>
      </w:r>
      <w:r w:rsidRPr="0018359A">
        <w:rPr>
          <w:color w:val="C00000"/>
          <w:lang w:val="en-US"/>
        </w:rPr>
        <w:tab/>
        <w:t>Corrections on shortened processing time and shortened TTI in 36.212</w:t>
      </w:r>
      <w:r w:rsidRPr="0018359A">
        <w:rPr>
          <w:color w:val="C00000"/>
          <w:lang w:val="en-US"/>
        </w:rPr>
        <w:tab/>
        <w:t>Huawei</w:t>
      </w:r>
      <w:r w:rsidRPr="0018359A">
        <w:rPr>
          <w:color w:val="C00000"/>
          <w:lang w:val="en-US"/>
        </w:rPr>
        <w:tab/>
        <w:t>36.212</w:t>
      </w:r>
      <w:r w:rsidRPr="0018359A">
        <w:rPr>
          <w:color w:val="C00000"/>
          <w:lang w:val="en-US"/>
        </w:rPr>
        <w:tab/>
        <w:t>15.2.0</w:t>
      </w:r>
      <w:r w:rsidRPr="0018359A">
        <w:rPr>
          <w:color w:val="C00000"/>
          <w:lang w:val="en-US"/>
        </w:rPr>
        <w:tab/>
        <w:t>CR0304, F</w:t>
      </w:r>
    </w:p>
    <w:p w14:paraId="6A3D1D62" w14:textId="24088384" w:rsidR="006E4884" w:rsidRPr="0018359A" w:rsidRDefault="006E4884" w:rsidP="006E4884">
      <w:pPr>
        <w:rPr>
          <w:color w:val="C00000"/>
          <w:lang w:val="en-US"/>
        </w:rPr>
      </w:pPr>
      <w:r w:rsidRPr="00AE0045">
        <w:rPr>
          <w:color w:val="C00000"/>
          <w:highlight w:val="green"/>
          <w:lang w:val="en-US"/>
        </w:rPr>
        <w:t>R1-1810025</w:t>
      </w:r>
      <w:r w:rsidRPr="0018359A">
        <w:rPr>
          <w:color w:val="C00000"/>
          <w:lang w:val="en-US"/>
        </w:rPr>
        <w:tab/>
        <w:t>Corrections for shortened processing time and shortened TTI in 36.213, s00-s05</w:t>
      </w:r>
      <w:r w:rsidRPr="0018359A">
        <w:rPr>
          <w:color w:val="C00000"/>
          <w:lang w:val="en-US"/>
        </w:rPr>
        <w:tab/>
        <w:t>Motorola Mobility</w:t>
      </w:r>
      <w:r w:rsidRPr="0018359A">
        <w:rPr>
          <w:color w:val="C00000"/>
          <w:lang w:val="en-US"/>
        </w:rPr>
        <w:tab/>
        <w:t>36.213</w:t>
      </w:r>
      <w:r w:rsidRPr="0018359A">
        <w:rPr>
          <w:color w:val="C00000"/>
          <w:lang w:val="en-US"/>
        </w:rPr>
        <w:tab/>
        <w:t>15.2.0</w:t>
      </w:r>
      <w:r w:rsidRPr="0018359A">
        <w:rPr>
          <w:color w:val="C00000"/>
          <w:lang w:val="en-US"/>
        </w:rPr>
        <w:tab/>
        <w:t>CR1158, F</w:t>
      </w:r>
    </w:p>
    <w:p w14:paraId="459D17C3" w14:textId="446D443B" w:rsidR="006E4884" w:rsidRPr="0018359A" w:rsidRDefault="006E4884" w:rsidP="006E4884">
      <w:pPr>
        <w:rPr>
          <w:color w:val="C00000"/>
          <w:lang w:val="en-US"/>
        </w:rPr>
      </w:pPr>
      <w:r w:rsidRPr="00AE0045">
        <w:rPr>
          <w:color w:val="C00000"/>
          <w:highlight w:val="green"/>
          <w:lang w:val="en-US"/>
        </w:rPr>
        <w:t>R1-1810026</w:t>
      </w:r>
      <w:r w:rsidRPr="0018359A">
        <w:rPr>
          <w:color w:val="C00000"/>
          <w:lang w:val="en-US"/>
        </w:rPr>
        <w:tab/>
        <w:t>Corrections for shortened processing time and shortened TTI in 36.213, s06-s07</w:t>
      </w:r>
      <w:r w:rsidRPr="0018359A">
        <w:rPr>
          <w:color w:val="C00000"/>
          <w:lang w:val="en-US"/>
        </w:rPr>
        <w:tab/>
        <w:t>Motorola Mobility</w:t>
      </w:r>
      <w:r w:rsidRPr="0018359A">
        <w:rPr>
          <w:color w:val="C00000"/>
          <w:lang w:val="en-US"/>
        </w:rPr>
        <w:tab/>
        <w:t>36.213</w:t>
      </w:r>
      <w:r w:rsidRPr="0018359A">
        <w:rPr>
          <w:color w:val="C00000"/>
          <w:lang w:val="en-US"/>
        </w:rPr>
        <w:tab/>
        <w:t>15.2.0</w:t>
      </w:r>
      <w:r w:rsidRPr="0018359A">
        <w:rPr>
          <w:color w:val="C00000"/>
          <w:lang w:val="en-US"/>
        </w:rPr>
        <w:tab/>
        <w:t>CR1159, F</w:t>
      </w:r>
    </w:p>
    <w:p w14:paraId="36A5618B" w14:textId="5BFD2FF7" w:rsidR="006E4884" w:rsidRPr="0018359A" w:rsidRDefault="006E4884" w:rsidP="006E4884">
      <w:pPr>
        <w:rPr>
          <w:color w:val="C00000"/>
          <w:lang w:val="en-US"/>
        </w:rPr>
      </w:pPr>
      <w:r w:rsidRPr="00AE0045">
        <w:rPr>
          <w:color w:val="C00000"/>
          <w:highlight w:val="green"/>
          <w:lang w:val="en-US"/>
        </w:rPr>
        <w:t>R1-1810027</w:t>
      </w:r>
      <w:r w:rsidRPr="0018359A">
        <w:rPr>
          <w:color w:val="C00000"/>
          <w:lang w:val="en-US"/>
        </w:rPr>
        <w:tab/>
        <w:t>Corrections for shortened processing time and shortened TTI in 36.213, s08-s09</w:t>
      </w:r>
      <w:r w:rsidRPr="0018359A">
        <w:rPr>
          <w:color w:val="C00000"/>
          <w:lang w:val="en-US"/>
        </w:rPr>
        <w:tab/>
        <w:t>Motorola Mobility</w:t>
      </w:r>
      <w:r w:rsidRPr="0018359A">
        <w:rPr>
          <w:color w:val="C00000"/>
          <w:lang w:val="en-US"/>
        </w:rPr>
        <w:tab/>
        <w:t>36.213</w:t>
      </w:r>
      <w:r w:rsidRPr="0018359A">
        <w:rPr>
          <w:color w:val="C00000"/>
          <w:lang w:val="en-US"/>
        </w:rPr>
        <w:tab/>
        <w:t>15.2.0</w:t>
      </w:r>
      <w:r w:rsidRPr="0018359A">
        <w:rPr>
          <w:color w:val="C00000"/>
          <w:lang w:val="en-US"/>
        </w:rPr>
        <w:tab/>
        <w:t>CR1160, F</w:t>
      </w:r>
    </w:p>
    <w:p w14:paraId="019BD2D6" w14:textId="3E8E8AA1" w:rsidR="006E4884" w:rsidRPr="0018359A" w:rsidRDefault="006E4884" w:rsidP="006E4884">
      <w:pPr>
        <w:rPr>
          <w:color w:val="C00000"/>
          <w:lang w:val="en-US"/>
        </w:rPr>
      </w:pPr>
      <w:r w:rsidRPr="00AE0045">
        <w:rPr>
          <w:color w:val="C00000"/>
          <w:highlight w:val="green"/>
          <w:lang w:val="en-US"/>
        </w:rPr>
        <w:t>R1-1810028</w:t>
      </w:r>
      <w:r w:rsidRPr="0018359A">
        <w:rPr>
          <w:color w:val="C00000"/>
          <w:lang w:val="en-US"/>
        </w:rPr>
        <w:tab/>
        <w:t>Corrections for shortened processing time and shortened TTI in 36.213, s10-s13</w:t>
      </w:r>
      <w:r w:rsidRPr="0018359A">
        <w:rPr>
          <w:color w:val="C00000"/>
          <w:lang w:val="en-US"/>
        </w:rPr>
        <w:tab/>
        <w:t>Motorola Mobility</w:t>
      </w:r>
      <w:r w:rsidRPr="0018359A">
        <w:rPr>
          <w:color w:val="C00000"/>
          <w:lang w:val="en-US"/>
        </w:rPr>
        <w:tab/>
        <w:t>36.213</w:t>
      </w:r>
      <w:r w:rsidRPr="0018359A">
        <w:rPr>
          <w:color w:val="C00000"/>
          <w:lang w:val="en-US"/>
        </w:rPr>
        <w:tab/>
        <w:t>15.2.0</w:t>
      </w:r>
      <w:r w:rsidRPr="0018359A">
        <w:rPr>
          <w:color w:val="C00000"/>
          <w:lang w:val="en-US"/>
        </w:rPr>
        <w:tab/>
        <w:t>CR1161, F</w:t>
      </w:r>
    </w:p>
    <w:p w14:paraId="303D4DD2" w14:textId="1B9D72EE" w:rsidR="00B359E2" w:rsidRDefault="00B359E2" w:rsidP="00B359E2">
      <w:pPr>
        <w:rPr>
          <w:lang w:val="en-US"/>
        </w:rPr>
      </w:pPr>
    </w:p>
    <w:p w14:paraId="72138224" w14:textId="6B748DD4" w:rsidR="00A80BFA" w:rsidRDefault="00A80BFA" w:rsidP="00B359E2">
      <w:pPr>
        <w:rPr>
          <w:lang w:val="en-US"/>
        </w:rPr>
      </w:pPr>
      <w:r w:rsidRPr="00AB097D">
        <w:rPr>
          <w:highlight w:val="green"/>
          <w:lang w:val="en-US"/>
        </w:rPr>
        <w:t>[94-LTE-02-spec#] for 6.1.3</w:t>
      </w:r>
      <w:r w:rsidR="00B359E2" w:rsidRPr="00AB097D">
        <w:rPr>
          <w:highlight w:val="green"/>
          <w:lang w:val="en-US"/>
        </w:rPr>
        <w:tab/>
        <w:t>Maintenance of Release 15 3GPP V2X Phase 2</w:t>
      </w:r>
      <w:r w:rsidR="0018359A" w:rsidRPr="00AB097D">
        <w:rPr>
          <w:highlight w:val="green"/>
          <w:lang w:val="en-US"/>
        </w:rPr>
        <w:tab/>
        <w:t>LTE_eV2X-Core</w:t>
      </w:r>
    </w:p>
    <w:p w14:paraId="23C55AC0" w14:textId="71789927" w:rsidR="00B359E2" w:rsidRDefault="00B359E2" w:rsidP="00B359E2">
      <w:pPr>
        <w:rPr>
          <w:b/>
          <w:color w:val="C00000"/>
          <w:lang w:val="en-US" w:eastAsia="x-none"/>
        </w:rPr>
      </w:pPr>
      <w:r w:rsidRPr="00A80BFA">
        <w:rPr>
          <w:b/>
          <w:color w:val="C00000"/>
          <w:lang w:val="en-US" w:eastAsia="x-none"/>
        </w:rPr>
        <w:t xml:space="preserve">Done: </w:t>
      </w:r>
      <w:r>
        <w:rPr>
          <w:b/>
          <w:color w:val="C00000"/>
          <w:lang w:val="en-US" w:eastAsia="x-none"/>
        </w:rPr>
        <w:t>According to the decision posted on Sept 5</w:t>
      </w:r>
      <w:r w:rsidRPr="00B359E2">
        <w:rPr>
          <w:b/>
          <w:color w:val="C00000"/>
          <w:vertAlign w:val="superscript"/>
          <w:lang w:val="en-US" w:eastAsia="x-none"/>
        </w:rPr>
        <w:t>th</w:t>
      </w:r>
      <w:r>
        <w:rPr>
          <w:b/>
          <w:color w:val="C00000"/>
          <w:lang w:val="en-US" w:eastAsia="x-none"/>
        </w:rPr>
        <w:t>, the following CR</w:t>
      </w:r>
      <w:r w:rsidR="00AE0045">
        <w:rPr>
          <w:b/>
          <w:color w:val="C00000"/>
          <w:lang w:val="en-US" w:eastAsia="x-none"/>
        </w:rPr>
        <w:t xml:space="preserve"> i</w:t>
      </w:r>
      <w:r>
        <w:rPr>
          <w:b/>
          <w:color w:val="C00000"/>
          <w:lang w:val="en-US" w:eastAsia="x-none"/>
        </w:rPr>
        <w:t>s agreed:</w:t>
      </w:r>
    </w:p>
    <w:p w14:paraId="2C54D82E" w14:textId="743D8CA5" w:rsidR="006E4884" w:rsidRPr="0018359A" w:rsidRDefault="006E4884" w:rsidP="006E4884">
      <w:pPr>
        <w:rPr>
          <w:color w:val="C00000"/>
          <w:lang w:val="en-US"/>
        </w:rPr>
      </w:pPr>
      <w:r w:rsidRPr="0018359A">
        <w:rPr>
          <w:color w:val="C00000"/>
          <w:highlight w:val="green"/>
          <w:lang w:val="en-US"/>
        </w:rPr>
        <w:t>R1-1810029</w:t>
      </w:r>
      <w:r w:rsidRPr="0018359A">
        <w:rPr>
          <w:color w:val="C00000"/>
          <w:lang w:val="en-US"/>
        </w:rPr>
        <w:tab/>
        <w:t>Correction to V2X Phase 2 based on LTE in 36.213, s14</w:t>
      </w:r>
      <w:r w:rsidRPr="0018359A">
        <w:rPr>
          <w:color w:val="C00000"/>
          <w:lang w:val="en-US"/>
        </w:rPr>
        <w:tab/>
        <w:t>Motorola Mobility</w:t>
      </w:r>
      <w:r w:rsidRPr="0018359A">
        <w:rPr>
          <w:color w:val="C00000"/>
          <w:lang w:val="en-US"/>
        </w:rPr>
        <w:tab/>
        <w:t>36.213</w:t>
      </w:r>
      <w:r w:rsidRPr="0018359A">
        <w:rPr>
          <w:color w:val="C00000"/>
          <w:lang w:val="en-US"/>
        </w:rPr>
        <w:tab/>
        <w:t>15.2.0</w:t>
      </w:r>
      <w:r w:rsidRPr="0018359A">
        <w:rPr>
          <w:color w:val="C00000"/>
          <w:lang w:val="en-US"/>
        </w:rPr>
        <w:tab/>
        <w:t>CR1162, F</w:t>
      </w:r>
    </w:p>
    <w:p w14:paraId="31D55184" w14:textId="77777777" w:rsidR="00B359E2" w:rsidRPr="00B359E2" w:rsidRDefault="00B359E2" w:rsidP="00B359E2">
      <w:pPr>
        <w:rPr>
          <w:lang w:val="en-US"/>
        </w:rPr>
      </w:pPr>
    </w:p>
    <w:p w14:paraId="7174A50C" w14:textId="2B824774" w:rsidR="00A80BFA" w:rsidRPr="00B359E2" w:rsidRDefault="00A80BFA" w:rsidP="00B359E2">
      <w:pPr>
        <w:rPr>
          <w:lang w:val="en-US"/>
        </w:rPr>
      </w:pPr>
      <w:r w:rsidRPr="008E5F27">
        <w:rPr>
          <w:highlight w:val="green"/>
          <w:lang w:val="en-US"/>
        </w:rPr>
        <w:t>[94-LTE-03-spec#] for 6.1.4</w:t>
      </w:r>
      <w:r w:rsidR="00B359E2" w:rsidRPr="008E5F27">
        <w:rPr>
          <w:highlight w:val="green"/>
          <w:lang w:val="en-US"/>
        </w:rPr>
        <w:tab/>
        <w:t>Maintenance of Release 15 Even further enhanced MTC for LTE</w:t>
      </w:r>
      <w:r w:rsidR="0018359A" w:rsidRPr="008E5F27">
        <w:rPr>
          <w:highlight w:val="green"/>
          <w:lang w:val="en-US"/>
        </w:rPr>
        <w:tab/>
        <w:t>LTE_eMTC4-Core</w:t>
      </w:r>
    </w:p>
    <w:p w14:paraId="3FEFB9F1" w14:textId="77777777" w:rsidR="00B359E2" w:rsidRDefault="00B359E2" w:rsidP="00B359E2">
      <w:pPr>
        <w:rPr>
          <w:b/>
          <w:color w:val="C00000"/>
          <w:lang w:val="en-US" w:eastAsia="x-none"/>
        </w:rPr>
      </w:pPr>
      <w:r w:rsidRPr="00A80BFA">
        <w:rPr>
          <w:b/>
          <w:color w:val="C00000"/>
          <w:lang w:val="en-US" w:eastAsia="x-none"/>
        </w:rPr>
        <w:t xml:space="preserve">Done: </w:t>
      </w:r>
      <w:r>
        <w:rPr>
          <w:b/>
          <w:color w:val="C00000"/>
          <w:lang w:val="en-US" w:eastAsia="x-none"/>
        </w:rPr>
        <w:t>According to the decision posted on Sept 5</w:t>
      </w:r>
      <w:r w:rsidRPr="00B359E2">
        <w:rPr>
          <w:b/>
          <w:color w:val="C00000"/>
          <w:vertAlign w:val="superscript"/>
          <w:lang w:val="en-US" w:eastAsia="x-none"/>
        </w:rPr>
        <w:t>th</w:t>
      </w:r>
      <w:r>
        <w:rPr>
          <w:b/>
          <w:color w:val="C00000"/>
          <w:lang w:val="en-US" w:eastAsia="x-none"/>
        </w:rPr>
        <w:t>, the following CRs are agreed:</w:t>
      </w:r>
    </w:p>
    <w:p w14:paraId="25EDB846" w14:textId="48FC7C01" w:rsidR="0018359A" w:rsidRPr="0018359A" w:rsidRDefault="0018359A" w:rsidP="0018359A">
      <w:pPr>
        <w:rPr>
          <w:color w:val="C00000"/>
          <w:lang w:val="en-US"/>
        </w:rPr>
      </w:pPr>
      <w:r w:rsidRPr="008E5F27">
        <w:rPr>
          <w:color w:val="C00000"/>
          <w:highlight w:val="green"/>
          <w:lang w:val="en-US"/>
        </w:rPr>
        <w:t>R1-1810030</w:t>
      </w:r>
      <w:r w:rsidRPr="0018359A">
        <w:rPr>
          <w:color w:val="C00000"/>
          <w:lang w:val="en-US"/>
        </w:rPr>
        <w:tab/>
        <w:t>Corrections to eMTC</w:t>
      </w:r>
      <w:r w:rsidRPr="0018359A">
        <w:rPr>
          <w:color w:val="C00000"/>
          <w:lang w:val="en-US"/>
        </w:rPr>
        <w:tab/>
        <w:t>Ericsson</w:t>
      </w:r>
      <w:r w:rsidRPr="0018359A">
        <w:rPr>
          <w:color w:val="C00000"/>
          <w:lang w:val="en-US"/>
        </w:rPr>
        <w:tab/>
      </w:r>
      <w:r w:rsidRPr="0018359A">
        <w:rPr>
          <w:color w:val="C00000"/>
          <w:lang w:val="en-US"/>
        </w:rPr>
        <w:tab/>
        <w:t>36.211</w:t>
      </w:r>
      <w:r w:rsidRPr="0018359A">
        <w:rPr>
          <w:color w:val="C00000"/>
          <w:lang w:val="en-US"/>
        </w:rPr>
        <w:tab/>
        <w:t>15.2.0</w:t>
      </w:r>
      <w:r w:rsidRPr="0018359A">
        <w:rPr>
          <w:color w:val="C00000"/>
          <w:lang w:val="en-US"/>
        </w:rPr>
        <w:tab/>
        <w:t>CR0461, F</w:t>
      </w:r>
    </w:p>
    <w:p w14:paraId="2BC3277A" w14:textId="555D45C8" w:rsidR="0018359A" w:rsidRPr="0018359A" w:rsidRDefault="0018359A" w:rsidP="0018359A">
      <w:pPr>
        <w:rPr>
          <w:color w:val="C00000"/>
          <w:lang w:val="en-US"/>
        </w:rPr>
      </w:pPr>
      <w:r w:rsidRPr="008E5F27">
        <w:rPr>
          <w:color w:val="C00000"/>
          <w:highlight w:val="green"/>
          <w:lang w:val="en-US"/>
        </w:rPr>
        <w:t>R1-1810031</w:t>
      </w:r>
      <w:r w:rsidRPr="0018359A">
        <w:rPr>
          <w:color w:val="C00000"/>
          <w:lang w:val="en-US"/>
        </w:rPr>
        <w:tab/>
        <w:t>Corrections to Even further enhanced MTC for LTE</w:t>
      </w:r>
      <w:r w:rsidRPr="0018359A">
        <w:rPr>
          <w:color w:val="C00000"/>
          <w:lang w:val="en-US"/>
        </w:rPr>
        <w:tab/>
        <w:t>Huawei</w:t>
      </w:r>
      <w:r w:rsidRPr="0018359A">
        <w:rPr>
          <w:color w:val="C00000"/>
          <w:lang w:val="en-US"/>
        </w:rPr>
        <w:tab/>
        <w:t>36.212</w:t>
      </w:r>
      <w:r w:rsidRPr="0018359A">
        <w:rPr>
          <w:color w:val="C00000"/>
          <w:lang w:val="en-US"/>
        </w:rPr>
        <w:tab/>
        <w:t>15.2.0</w:t>
      </w:r>
      <w:r w:rsidRPr="0018359A">
        <w:rPr>
          <w:color w:val="C00000"/>
          <w:lang w:val="en-US"/>
        </w:rPr>
        <w:tab/>
        <w:t>CR0305, F</w:t>
      </w:r>
    </w:p>
    <w:p w14:paraId="4CE8E2CB" w14:textId="28640F30" w:rsidR="0018359A" w:rsidRPr="0018359A" w:rsidRDefault="0018359A" w:rsidP="0018359A">
      <w:pPr>
        <w:rPr>
          <w:color w:val="C00000"/>
          <w:lang w:val="en-US"/>
        </w:rPr>
      </w:pPr>
      <w:r w:rsidRPr="008E5F27">
        <w:rPr>
          <w:color w:val="C00000"/>
          <w:highlight w:val="green"/>
          <w:lang w:val="en-US"/>
        </w:rPr>
        <w:t>R1-1810032</w:t>
      </w:r>
      <w:r w:rsidRPr="0018359A">
        <w:rPr>
          <w:color w:val="C00000"/>
          <w:lang w:val="en-US"/>
        </w:rPr>
        <w:tab/>
        <w:t>Corrections to even further enhanced MTC for LTE in 36.213, s00-s05</w:t>
      </w:r>
      <w:r w:rsidRPr="0018359A">
        <w:rPr>
          <w:color w:val="C00000"/>
          <w:lang w:val="en-US"/>
        </w:rPr>
        <w:tab/>
        <w:t>Motorola Mobility</w:t>
      </w:r>
      <w:r w:rsidRPr="0018359A">
        <w:rPr>
          <w:color w:val="C00000"/>
          <w:lang w:val="en-US"/>
        </w:rPr>
        <w:tab/>
        <w:t>36.213</w:t>
      </w:r>
      <w:r w:rsidRPr="0018359A">
        <w:rPr>
          <w:color w:val="C00000"/>
          <w:lang w:val="en-US"/>
        </w:rPr>
        <w:tab/>
        <w:t>15.2.0</w:t>
      </w:r>
      <w:r w:rsidRPr="0018359A">
        <w:rPr>
          <w:color w:val="C00000"/>
          <w:lang w:val="en-US"/>
        </w:rPr>
        <w:tab/>
        <w:t>CR1163, D</w:t>
      </w:r>
    </w:p>
    <w:p w14:paraId="1CDA966C" w14:textId="4CE3E9DF" w:rsidR="0018359A" w:rsidRPr="0018359A" w:rsidRDefault="0018359A" w:rsidP="0018359A">
      <w:pPr>
        <w:rPr>
          <w:color w:val="C00000"/>
          <w:lang w:val="en-US"/>
        </w:rPr>
      </w:pPr>
      <w:r w:rsidRPr="008E5F27">
        <w:rPr>
          <w:color w:val="C00000"/>
          <w:highlight w:val="green"/>
          <w:lang w:val="en-US"/>
        </w:rPr>
        <w:t>R1-1810033</w:t>
      </w:r>
      <w:r w:rsidRPr="0018359A">
        <w:rPr>
          <w:color w:val="C00000"/>
          <w:lang w:val="en-US"/>
        </w:rPr>
        <w:tab/>
        <w:t>Corrections to even further enhanced MTC for LTE in 36.213, s06-s07</w:t>
      </w:r>
      <w:r w:rsidRPr="0018359A">
        <w:rPr>
          <w:color w:val="C00000"/>
          <w:lang w:val="en-US"/>
        </w:rPr>
        <w:tab/>
        <w:t>Motorola Mobility</w:t>
      </w:r>
      <w:r w:rsidRPr="0018359A">
        <w:rPr>
          <w:color w:val="C00000"/>
          <w:lang w:val="en-US"/>
        </w:rPr>
        <w:tab/>
        <w:t>36.213</w:t>
      </w:r>
      <w:r w:rsidRPr="0018359A">
        <w:rPr>
          <w:color w:val="C00000"/>
          <w:lang w:val="en-US"/>
        </w:rPr>
        <w:tab/>
        <w:t>15.2.0</w:t>
      </w:r>
      <w:r w:rsidRPr="0018359A">
        <w:rPr>
          <w:color w:val="C00000"/>
          <w:lang w:val="en-US"/>
        </w:rPr>
        <w:tab/>
        <w:t>CR1164, F</w:t>
      </w:r>
    </w:p>
    <w:p w14:paraId="08C97AF0" w14:textId="381662E5" w:rsidR="0018359A" w:rsidRPr="0018359A" w:rsidRDefault="0018359A" w:rsidP="0018359A">
      <w:pPr>
        <w:rPr>
          <w:color w:val="C00000"/>
          <w:lang w:val="en-US"/>
        </w:rPr>
      </w:pPr>
      <w:r w:rsidRPr="008E5F27">
        <w:rPr>
          <w:color w:val="C00000"/>
          <w:highlight w:val="green"/>
          <w:lang w:val="en-US"/>
        </w:rPr>
        <w:t>R1-1810034</w:t>
      </w:r>
      <w:r w:rsidRPr="0018359A">
        <w:rPr>
          <w:color w:val="C00000"/>
          <w:lang w:val="en-US"/>
        </w:rPr>
        <w:tab/>
        <w:t>Corrections to even further enhanced MTC for LTE in 36.213, s08-s09</w:t>
      </w:r>
      <w:r w:rsidRPr="0018359A">
        <w:rPr>
          <w:color w:val="C00000"/>
          <w:lang w:val="en-US"/>
        </w:rPr>
        <w:tab/>
        <w:t>Motorola Mobility</w:t>
      </w:r>
      <w:r w:rsidRPr="0018359A">
        <w:rPr>
          <w:color w:val="C00000"/>
          <w:lang w:val="en-US"/>
        </w:rPr>
        <w:tab/>
        <w:t>36.213</w:t>
      </w:r>
      <w:r w:rsidRPr="0018359A">
        <w:rPr>
          <w:color w:val="C00000"/>
          <w:lang w:val="en-US"/>
        </w:rPr>
        <w:tab/>
        <w:t>15.2.0</w:t>
      </w:r>
      <w:r w:rsidRPr="0018359A">
        <w:rPr>
          <w:color w:val="C00000"/>
          <w:lang w:val="en-US"/>
        </w:rPr>
        <w:tab/>
        <w:t>CR1165, F</w:t>
      </w:r>
    </w:p>
    <w:p w14:paraId="3E213A87" w14:textId="405C9527" w:rsidR="0018359A" w:rsidRPr="0018359A" w:rsidRDefault="0018359A" w:rsidP="0018359A">
      <w:pPr>
        <w:rPr>
          <w:color w:val="C00000"/>
          <w:lang w:val="en-US"/>
        </w:rPr>
      </w:pPr>
      <w:r w:rsidRPr="008E5F27">
        <w:rPr>
          <w:color w:val="C00000"/>
          <w:highlight w:val="green"/>
          <w:lang w:val="en-US"/>
        </w:rPr>
        <w:t>R1-1810045</w:t>
      </w:r>
      <w:r w:rsidRPr="0018359A">
        <w:rPr>
          <w:color w:val="C00000"/>
          <w:lang w:val="en-US"/>
        </w:rPr>
        <w:tab/>
        <w:t>Corrections to even further enhanced MTC for LTE in 36.213, s14-sxx</w:t>
      </w:r>
      <w:r w:rsidRPr="0018359A">
        <w:rPr>
          <w:color w:val="C00000"/>
          <w:lang w:val="en-US"/>
        </w:rPr>
        <w:tab/>
        <w:t>Motorola Mobility</w:t>
      </w:r>
      <w:r w:rsidRPr="0018359A">
        <w:rPr>
          <w:color w:val="C00000"/>
          <w:lang w:val="en-US"/>
        </w:rPr>
        <w:tab/>
        <w:t>36.213</w:t>
      </w:r>
      <w:r w:rsidRPr="0018359A">
        <w:rPr>
          <w:color w:val="C00000"/>
          <w:lang w:val="en-US"/>
        </w:rPr>
        <w:tab/>
        <w:t>15.2.0</w:t>
      </w:r>
      <w:r w:rsidRPr="0018359A">
        <w:rPr>
          <w:color w:val="C00000"/>
          <w:lang w:val="en-US"/>
        </w:rPr>
        <w:tab/>
        <w:t>CR1171, F</w:t>
      </w:r>
    </w:p>
    <w:p w14:paraId="131F78EB" w14:textId="77777777" w:rsidR="00B359E2" w:rsidRDefault="00B359E2" w:rsidP="00A80BFA">
      <w:pPr>
        <w:rPr>
          <w:lang w:val="en-US"/>
        </w:rPr>
      </w:pPr>
    </w:p>
    <w:p w14:paraId="22ECB4DF" w14:textId="78E911EA" w:rsidR="00A80BFA" w:rsidRDefault="00A80BFA" w:rsidP="00A80BFA">
      <w:pPr>
        <w:rPr>
          <w:lang w:val="en-US"/>
        </w:rPr>
      </w:pPr>
      <w:r w:rsidRPr="009F6E69">
        <w:rPr>
          <w:highlight w:val="green"/>
          <w:lang w:val="en-US"/>
        </w:rPr>
        <w:t>[94-LTE-04-spec#] for 6.1.5</w:t>
      </w:r>
      <w:r w:rsidR="00B359E2" w:rsidRPr="009F6E69">
        <w:rPr>
          <w:highlight w:val="green"/>
          <w:lang w:val="en-US"/>
        </w:rPr>
        <w:tab/>
        <w:t>Maintenance of Release 15 Further enhancements of NB-IoT</w:t>
      </w:r>
      <w:r w:rsidR="00D33F98" w:rsidRPr="009F6E69">
        <w:rPr>
          <w:highlight w:val="green"/>
          <w:lang w:val="en-US"/>
        </w:rPr>
        <w:tab/>
        <w:t>NB_IOTenh2-Core</w:t>
      </w:r>
    </w:p>
    <w:p w14:paraId="5F205E5D" w14:textId="77777777" w:rsidR="00B359E2" w:rsidRDefault="00B359E2" w:rsidP="00B359E2">
      <w:pPr>
        <w:rPr>
          <w:b/>
          <w:color w:val="C00000"/>
          <w:lang w:val="en-US" w:eastAsia="x-none"/>
        </w:rPr>
      </w:pPr>
      <w:r w:rsidRPr="00A80BFA">
        <w:rPr>
          <w:b/>
          <w:color w:val="C00000"/>
          <w:lang w:val="en-US" w:eastAsia="x-none"/>
        </w:rPr>
        <w:t xml:space="preserve">Done: </w:t>
      </w:r>
      <w:r>
        <w:rPr>
          <w:b/>
          <w:color w:val="C00000"/>
          <w:lang w:val="en-US" w:eastAsia="x-none"/>
        </w:rPr>
        <w:t>According to the decision posted on Sept 5</w:t>
      </w:r>
      <w:r w:rsidRPr="00B359E2">
        <w:rPr>
          <w:b/>
          <w:color w:val="C00000"/>
          <w:vertAlign w:val="superscript"/>
          <w:lang w:val="en-US" w:eastAsia="x-none"/>
        </w:rPr>
        <w:t>th</w:t>
      </w:r>
      <w:r>
        <w:rPr>
          <w:b/>
          <w:color w:val="C00000"/>
          <w:lang w:val="en-US" w:eastAsia="x-none"/>
        </w:rPr>
        <w:t>, the following CRs are agreed:</w:t>
      </w:r>
    </w:p>
    <w:p w14:paraId="474EE6CE" w14:textId="47DFCF9F" w:rsidR="0018359A" w:rsidRPr="00D33F98" w:rsidRDefault="0018359A" w:rsidP="0018359A">
      <w:pPr>
        <w:rPr>
          <w:color w:val="C00000"/>
          <w:lang w:val="en-US"/>
        </w:rPr>
      </w:pPr>
      <w:r w:rsidRPr="009F6E69">
        <w:rPr>
          <w:color w:val="C00000"/>
          <w:highlight w:val="green"/>
          <w:lang w:val="en-US"/>
        </w:rPr>
        <w:t>R1-1810035</w:t>
      </w:r>
      <w:r w:rsidRPr="00D33F98">
        <w:rPr>
          <w:color w:val="C00000"/>
          <w:lang w:val="en-US"/>
        </w:rPr>
        <w:tab/>
        <w:t>Corrections to NB-IoT</w:t>
      </w:r>
      <w:r w:rsidRPr="00D33F98">
        <w:rPr>
          <w:color w:val="C00000"/>
          <w:lang w:val="en-US"/>
        </w:rPr>
        <w:tab/>
        <w:t>Ericsson</w:t>
      </w:r>
      <w:r w:rsidRPr="00D33F98">
        <w:rPr>
          <w:color w:val="C00000"/>
          <w:lang w:val="en-US"/>
        </w:rPr>
        <w:tab/>
      </w:r>
      <w:r w:rsidRPr="00D33F98">
        <w:rPr>
          <w:color w:val="C00000"/>
          <w:lang w:val="en-US"/>
        </w:rPr>
        <w:tab/>
        <w:t>Rel-15</w:t>
      </w:r>
      <w:r w:rsidRPr="00D33F98">
        <w:rPr>
          <w:color w:val="C00000"/>
          <w:lang w:val="en-US"/>
        </w:rPr>
        <w:tab/>
        <w:t>36.211</w:t>
      </w:r>
      <w:r w:rsidRPr="00D33F98">
        <w:rPr>
          <w:color w:val="C00000"/>
          <w:lang w:val="en-US"/>
        </w:rPr>
        <w:tab/>
        <w:t>15.2.0</w:t>
      </w:r>
      <w:r w:rsidRPr="00D33F98">
        <w:rPr>
          <w:color w:val="C00000"/>
          <w:lang w:val="en-US"/>
        </w:rPr>
        <w:tab/>
      </w:r>
      <w:r w:rsidR="00D33F98" w:rsidRPr="00D33F98">
        <w:rPr>
          <w:color w:val="C00000"/>
          <w:lang w:val="en-US"/>
        </w:rPr>
        <w:t>CR</w:t>
      </w:r>
      <w:r w:rsidRPr="00D33F98">
        <w:rPr>
          <w:color w:val="C00000"/>
          <w:lang w:val="en-US"/>
        </w:rPr>
        <w:t>0462</w:t>
      </w:r>
      <w:r w:rsidR="00D33F98" w:rsidRPr="00D33F98">
        <w:rPr>
          <w:color w:val="C00000"/>
          <w:lang w:val="en-US"/>
        </w:rPr>
        <w:t>, F</w:t>
      </w:r>
    </w:p>
    <w:p w14:paraId="38F9367E" w14:textId="69BC557A" w:rsidR="0018359A" w:rsidRPr="00D33F98" w:rsidRDefault="0018359A" w:rsidP="0018359A">
      <w:pPr>
        <w:rPr>
          <w:color w:val="C00000"/>
          <w:lang w:val="en-US"/>
        </w:rPr>
      </w:pPr>
      <w:r w:rsidRPr="009F6E69">
        <w:rPr>
          <w:color w:val="C00000"/>
          <w:highlight w:val="green"/>
          <w:lang w:val="en-US"/>
        </w:rPr>
        <w:t>R1-1810036</w:t>
      </w:r>
      <w:r w:rsidRPr="00D33F98">
        <w:rPr>
          <w:color w:val="C00000"/>
          <w:lang w:val="en-US"/>
        </w:rPr>
        <w:tab/>
        <w:t>Corrections to Further Enhancements of NB-IoT</w:t>
      </w:r>
      <w:r w:rsidRPr="00D33F98">
        <w:rPr>
          <w:color w:val="C00000"/>
          <w:lang w:val="en-US"/>
        </w:rPr>
        <w:tab/>
        <w:t>Huawei</w:t>
      </w:r>
      <w:r w:rsidRPr="00D33F98">
        <w:rPr>
          <w:color w:val="C00000"/>
          <w:lang w:val="en-US"/>
        </w:rPr>
        <w:tab/>
        <w:t>Rel-15</w:t>
      </w:r>
      <w:r w:rsidRPr="00D33F98">
        <w:rPr>
          <w:color w:val="C00000"/>
          <w:lang w:val="en-US"/>
        </w:rPr>
        <w:tab/>
        <w:t>36.212</w:t>
      </w:r>
      <w:r w:rsidRPr="00D33F98">
        <w:rPr>
          <w:color w:val="C00000"/>
          <w:lang w:val="en-US"/>
        </w:rPr>
        <w:tab/>
        <w:t>15.2.0</w:t>
      </w:r>
      <w:r w:rsidRPr="00D33F98">
        <w:rPr>
          <w:color w:val="C00000"/>
          <w:lang w:val="en-US"/>
        </w:rPr>
        <w:tab/>
      </w:r>
      <w:r w:rsidR="00D33F98" w:rsidRPr="00D33F98">
        <w:rPr>
          <w:color w:val="C00000"/>
          <w:lang w:val="en-US"/>
        </w:rPr>
        <w:t>CR</w:t>
      </w:r>
      <w:r w:rsidRPr="00D33F98">
        <w:rPr>
          <w:color w:val="C00000"/>
          <w:lang w:val="en-US"/>
        </w:rPr>
        <w:t>0306</w:t>
      </w:r>
      <w:r w:rsidR="00D33F98" w:rsidRPr="00D33F98">
        <w:rPr>
          <w:color w:val="C00000"/>
          <w:lang w:val="en-US"/>
        </w:rPr>
        <w:t xml:space="preserve">, </w:t>
      </w:r>
      <w:r w:rsidRPr="00D33F98">
        <w:rPr>
          <w:color w:val="C00000"/>
          <w:lang w:val="en-US"/>
        </w:rPr>
        <w:t>F</w:t>
      </w:r>
    </w:p>
    <w:p w14:paraId="4BAC4874" w14:textId="20C50D42" w:rsidR="0018359A" w:rsidRPr="00D33F98" w:rsidRDefault="0018359A" w:rsidP="0018359A">
      <w:pPr>
        <w:rPr>
          <w:color w:val="C00000"/>
          <w:lang w:val="en-US"/>
        </w:rPr>
      </w:pPr>
      <w:r w:rsidRPr="009F6E69">
        <w:rPr>
          <w:color w:val="C00000"/>
          <w:highlight w:val="green"/>
          <w:lang w:val="en-US"/>
        </w:rPr>
        <w:t>R1-1810037</w:t>
      </w:r>
      <w:r w:rsidRPr="00D33F98">
        <w:rPr>
          <w:color w:val="C00000"/>
          <w:lang w:val="en-US"/>
        </w:rPr>
        <w:tab/>
        <w:t>Editorial corrections to Rel-15 Further NB-IoT enhancements in 36.213, s2</w:t>
      </w:r>
      <w:r w:rsidRPr="00D33F98">
        <w:rPr>
          <w:color w:val="C00000"/>
          <w:lang w:val="en-US"/>
        </w:rPr>
        <w:tab/>
        <w:t>Motorola Mobility</w:t>
      </w:r>
      <w:r w:rsidRPr="00D33F98">
        <w:rPr>
          <w:color w:val="C00000"/>
          <w:lang w:val="en-US"/>
        </w:rPr>
        <w:tab/>
      </w:r>
      <w:r w:rsidR="00D33F98" w:rsidRPr="00D33F98">
        <w:rPr>
          <w:color w:val="C00000"/>
          <w:lang w:val="en-US"/>
        </w:rPr>
        <w:t>Rel-</w:t>
      </w:r>
      <w:r w:rsidRPr="00D33F98">
        <w:rPr>
          <w:color w:val="C00000"/>
          <w:lang w:val="en-US"/>
        </w:rPr>
        <w:t>15</w:t>
      </w:r>
      <w:r w:rsidRPr="00D33F98">
        <w:rPr>
          <w:color w:val="C00000"/>
          <w:lang w:val="en-US"/>
        </w:rPr>
        <w:tab/>
        <w:t>36.213</w:t>
      </w:r>
      <w:r w:rsidRPr="00D33F98">
        <w:rPr>
          <w:color w:val="C00000"/>
          <w:lang w:val="en-US"/>
        </w:rPr>
        <w:tab/>
        <w:t>15.2.0</w:t>
      </w:r>
      <w:r w:rsidRPr="00D33F98">
        <w:rPr>
          <w:color w:val="C00000"/>
          <w:lang w:val="en-US"/>
        </w:rPr>
        <w:tab/>
      </w:r>
      <w:r w:rsidR="00D33F98" w:rsidRPr="00D33F98">
        <w:rPr>
          <w:color w:val="C00000"/>
          <w:lang w:val="en-US"/>
        </w:rPr>
        <w:t>CR</w:t>
      </w:r>
      <w:r w:rsidRPr="00D33F98">
        <w:rPr>
          <w:color w:val="C00000"/>
          <w:lang w:val="en-US"/>
        </w:rPr>
        <w:t>1166</w:t>
      </w:r>
      <w:r w:rsidR="00D33F98" w:rsidRPr="00D33F98">
        <w:rPr>
          <w:color w:val="C00000"/>
          <w:lang w:val="en-US"/>
        </w:rPr>
        <w:t xml:space="preserve">, </w:t>
      </w:r>
      <w:r w:rsidRPr="00D33F98">
        <w:rPr>
          <w:color w:val="C00000"/>
          <w:lang w:val="en-US"/>
        </w:rPr>
        <w:t>D</w:t>
      </w:r>
    </w:p>
    <w:p w14:paraId="2B646B53" w14:textId="50A616FA" w:rsidR="0018359A" w:rsidRPr="00D33F98" w:rsidRDefault="0018359A" w:rsidP="0018359A">
      <w:pPr>
        <w:rPr>
          <w:color w:val="C00000"/>
          <w:lang w:val="en-US"/>
        </w:rPr>
      </w:pPr>
      <w:r w:rsidRPr="009F6E69">
        <w:rPr>
          <w:color w:val="C00000"/>
          <w:highlight w:val="green"/>
          <w:lang w:val="en-US"/>
        </w:rPr>
        <w:t>R1-1810038</w:t>
      </w:r>
      <w:r w:rsidRPr="00D33F98">
        <w:rPr>
          <w:color w:val="C00000"/>
          <w:lang w:val="en-US"/>
        </w:rPr>
        <w:tab/>
        <w:t>Corrections to Rel-15 Further NB-IoT enhancements in 36.213, s14</w:t>
      </w:r>
      <w:r w:rsidRPr="00D33F98">
        <w:rPr>
          <w:color w:val="C00000"/>
          <w:lang w:val="en-US"/>
        </w:rPr>
        <w:tab/>
        <w:t>Motorola Mobility</w:t>
      </w:r>
      <w:r w:rsidRPr="00D33F98">
        <w:rPr>
          <w:color w:val="C00000"/>
          <w:lang w:val="en-US"/>
        </w:rPr>
        <w:tab/>
        <w:t>Rel-15</w:t>
      </w:r>
      <w:r w:rsidRPr="00D33F98">
        <w:rPr>
          <w:color w:val="C00000"/>
          <w:lang w:val="en-US"/>
        </w:rPr>
        <w:tab/>
        <w:t>36.213</w:t>
      </w:r>
      <w:r w:rsidRPr="00D33F98">
        <w:rPr>
          <w:color w:val="C00000"/>
          <w:lang w:val="en-US"/>
        </w:rPr>
        <w:tab/>
        <w:t>15.2.0</w:t>
      </w:r>
      <w:r w:rsidRPr="00D33F98">
        <w:rPr>
          <w:color w:val="C00000"/>
          <w:lang w:val="en-US"/>
        </w:rPr>
        <w:tab/>
        <w:t>C</w:t>
      </w:r>
      <w:r w:rsidR="00D33F98" w:rsidRPr="00D33F98">
        <w:rPr>
          <w:color w:val="C00000"/>
          <w:lang w:val="en-US"/>
        </w:rPr>
        <w:t>R</w:t>
      </w:r>
      <w:r w:rsidRPr="00D33F98">
        <w:rPr>
          <w:color w:val="C00000"/>
          <w:lang w:val="en-US"/>
        </w:rPr>
        <w:t>1167</w:t>
      </w:r>
      <w:r w:rsidR="00D33F98" w:rsidRPr="00D33F98">
        <w:rPr>
          <w:color w:val="C00000"/>
          <w:lang w:val="en-US"/>
        </w:rPr>
        <w:t xml:space="preserve">, </w:t>
      </w:r>
      <w:r w:rsidRPr="00D33F98">
        <w:rPr>
          <w:color w:val="C00000"/>
          <w:lang w:val="en-US"/>
        </w:rPr>
        <w:t>F</w:t>
      </w:r>
    </w:p>
    <w:p w14:paraId="4676192E" w14:textId="0E99025C" w:rsidR="0018359A" w:rsidRPr="00D33F98" w:rsidRDefault="0018359A" w:rsidP="0018359A">
      <w:pPr>
        <w:rPr>
          <w:color w:val="C00000"/>
          <w:lang w:val="en-US"/>
        </w:rPr>
      </w:pPr>
      <w:r w:rsidRPr="009F6E69">
        <w:rPr>
          <w:color w:val="C00000"/>
          <w:highlight w:val="green"/>
          <w:lang w:val="en-US"/>
        </w:rPr>
        <w:t>R1-1810039</w:t>
      </w:r>
      <w:r w:rsidRPr="00D33F98">
        <w:rPr>
          <w:color w:val="C00000"/>
          <w:lang w:val="en-US"/>
        </w:rPr>
        <w:tab/>
        <w:t>Introduction of NPBCH based NRSRP measurement</w:t>
      </w:r>
      <w:r w:rsidRPr="00D33F98">
        <w:rPr>
          <w:color w:val="C00000"/>
          <w:lang w:val="en-US"/>
        </w:rPr>
        <w:tab/>
        <w:t>Ericsson</w:t>
      </w:r>
      <w:r w:rsidRPr="00D33F98">
        <w:rPr>
          <w:color w:val="C00000"/>
          <w:lang w:val="en-US"/>
        </w:rPr>
        <w:tab/>
      </w:r>
      <w:r w:rsidRPr="00D33F98">
        <w:rPr>
          <w:color w:val="C00000"/>
          <w:lang w:val="en-US"/>
        </w:rPr>
        <w:tab/>
        <w:t>Rel-15</w:t>
      </w:r>
      <w:r w:rsidRPr="00D33F98">
        <w:rPr>
          <w:color w:val="C00000"/>
          <w:lang w:val="en-US"/>
        </w:rPr>
        <w:tab/>
        <w:t>36.214</w:t>
      </w:r>
      <w:r w:rsidRPr="00D33F98">
        <w:rPr>
          <w:color w:val="C00000"/>
          <w:lang w:val="en-US"/>
        </w:rPr>
        <w:tab/>
        <w:t>15.2.0</w:t>
      </w:r>
      <w:r w:rsidRPr="00D33F98">
        <w:rPr>
          <w:color w:val="C00000"/>
          <w:lang w:val="en-US"/>
        </w:rPr>
        <w:tab/>
      </w:r>
      <w:r w:rsidR="00D33F98" w:rsidRPr="00D33F98">
        <w:rPr>
          <w:color w:val="C00000"/>
          <w:lang w:val="en-US"/>
        </w:rPr>
        <w:t>CR</w:t>
      </w:r>
      <w:r w:rsidRPr="00D33F98">
        <w:rPr>
          <w:color w:val="C00000"/>
          <w:lang w:val="en-US"/>
        </w:rPr>
        <w:t>0052</w:t>
      </w:r>
      <w:r w:rsidR="00D33F98" w:rsidRPr="00D33F98">
        <w:rPr>
          <w:color w:val="C00000"/>
          <w:lang w:val="en-US"/>
        </w:rPr>
        <w:t xml:space="preserve">, </w:t>
      </w:r>
      <w:r w:rsidRPr="00D33F98">
        <w:rPr>
          <w:color w:val="C00000"/>
          <w:lang w:val="en-US"/>
        </w:rPr>
        <w:t>F</w:t>
      </w:r>
    </w:p>
    <w:p w14:paraId="47198D7B" w14:textId="77777777" w:rsidR="00B359E2" w:rsidRDefault="00B359E2" w:rsidP="00A80BFA">
      <w:pPr>
        <w:rPr>
          <w:lang w:val="en-US"/>
        </w:rPr>
      </w:pPr>
    </w:p>
    <w:p w14:paraId="6DE39E0F" w14:textId="0E39ED9C" w:rsidR="00A80BFA" w:rsidRDefault="00A80BFA" w:rsidP="00A80BFA">
      <w:pPr>
        <w:rPr>
          <w:lang w:val="en-US"/>
        </w:rPr>
      </w:pPr>
      <w:r w:rsidRPr="00262D9E">
        <w:rPr>
          <w:highlight w:val="green"/>
          <w:lang w:val="en-US"/>
        </w:rPr>
        <w:t>[94-LTE-05-spec#] for 6.1.6</w:t>
      </w:r>
      <w:r w:rsidR="00B359E2" w:rsidRPr="00262D9E">
        <w:rPr>
          <w:highlight w:val="green"/>
          <w:lang w:val="en-US"/>
        </w:rPr>
        <w:tab/>
        <w:t>Maintenance of Release 15 Ultra Reliable Low Latency Communication for LTE</w:t>
      </w:r>
      <w:r w:rsidR="00D33F98" w:rsidRPr="00262D9E">
        <w:rPr>
          <w:highlight w:val="green"/>
          <w:lang w:val="en-US"/>
        </w:rPr>
        <w:tab/>
        <w:t>LTE_HRLLC-Core</w:t>
      </w:r>
    </w:p>
    <w:p w14:paraId="369A4C40" w14:textId="77777777" w:rsidR="00B359E2" w:rsidRDefault="00B359E2" w:rsidP="00B359E2">
      <w:pPr>
        <w:rPr>
          <w:b/>
          <w:color w:val="C00000"/>
          <w:lang w:val="en-US" w:eastAsia="x-none"/>
        </w:rPr>
      </w:pPr>
      <w:r w:rsidRPr="00A80BFA">
        <w:rPr>
          <w:b/>
          <w:color w:val="C00000"/>
          <w:lang w:val="en-US" w:eastAsia="x-none"/>
        </w:rPr>
        <w:t xml:space="preserve">Done: </w:t>
      </w:r>
      <w:r>
        <w:rPr>
          <w:b/>
          <w:color w:val="C00000"/>
          <w:lang w:val="en-US" w:eastAsia="x-none"/>
        </w:rPr>
        <w:t>According to the decision posted on Sept 5</w:t>
      </w:r>
      <w:r w:rsidRPr="00B359E2">
        <w:rPr>
          <w:b/>
          <w:color w:val="C00000"/>
          <w:vertAlign w:val="superscript"/>
          <w:lang w:val="en-US" w:eastAsia="x-none"/>
        </w:rPr>
        <w:t>th</w:t>
      </w:r>
      <w:r>
        <w:rPr>
          <w:b/>
          <w:color w:val="C00000"/>
          <w:lang w:val="en-US" w:eastAsia="x-none"/>
        </w:rPr>
        <w:t>, the following CRs are agreed:</w:t>
      </w:r>
    </w:p>
    <w:p w14:paraId="61305F51" w14:textId="077A362D" w:rsidR="0018359A" w:rsidRPr="00614066" w:rsidRDefault="0018359A" w:rsidP="0018359A">
      <w:pPr>
        <w:rPr>
          <w:color w:val="C00000"/>
          <w:lang w:val="en-US"/>
        </w:rPr>
      </w:pPr>
      <w:r w:rsidRPr="00262D9E">
        <w:rPr>
          <w:color w:val="C00000"/>
          <w:highlight w:val="green"/>
          <w:lang w:val="en-US"/>
        </w:rPr>
        <w:lastRenderedPageBreak/>
        <w:t>R1-1810040</w:t>
      </w:r>
      <w:r w:rsidRPr="00614066">
        <w:rPr>
          <w:color w:val="C00000"/>
          <w:lang w:val="en-US"/>
        </w:rPr>
        <w:tab/>
        <w:t>Corrections to LTE HRLLC implementation</w:t>
      </w:r>
      <w:r w:rsidRPr="00614066">
        <w:rPr>
          <w:color w:val="C00000"/>
          <w:lang w:val="en-US"/>
        </w:rPr>
        <w:tab/>
        <w:t>Ericsson</w:t>
      </w:r>
      <w:r w:rsidRPr="00614066">
        <w:rPr>
          <w:color w:val="C00000"/>
          <w:lang w:val="en-US"/>
        </w:rPr>
        <w:tab/>
      </w:r>
      <w:r w:rsidRPr="00614066">
        <w:rPr>
          <w:color w:val="C00000"/>
          <w:lang w:val="en-US"/>
        </w:rPr>
        <w:tab/>
        <w:t>Rel-15</w:t>
      </w:r>
      <w:r w:rsidRPr="00614066">
        <w:rPr>
          <w:color w:val="C00000"/>
          <w:lang w:val="en-US"/>
        </w:rPr>
        <w:tab/>
        <w:t>36.211</w:t>
      </w:r>
      <w:r w:rsidRPr="00614066">
        <w:rPr>
          <w:color w:val="C00000"/>
          <w:lang w:val="en-US"/>
        </w:rPr>
        <w:tab/>
        <w:t>15.2.0</w:t>
      </w:r>
      <w:r w:rsidRPr="00614066">
        <w:rPr>
          <w:color w:val="C00000"/>
          <w:lang w:val="en-US"/>
        </w:rPr>
        <w:tab/>
      </w:r>
      <w:r w:rsidR="00D33F98" w:rsidRPr="00614066">
        <w:rPr>
          <w:color w:val="C00000"/>
          <w:lang w:val="en-US"/>
        </w:rPr>
        <w:t>CR0463, F</w:t>
      </w:r>
    </w:p>
    <w:p w14:paraId="17C5A25C" w14:textId="2DC70E84" w:rsidR="0018359A" w:rsidRPr="00614066" w:rsidRDefault="0018359A" w:rsidP="0018359A">
      <w:pPr>
        <w:rPr>
          <w:color w:val="C00000"/>
          <w:lang w:val="en-US"/>
        </w:rPr>
      </w:pPr>
      <w:r w:rsidRPr="00262D9E">
        <w:rPr>
          <w:color w:val="C00000"/>
          <w:highlight w:val="green"/>
          <w:lang w:val="en-US"/>
        </w:rPr>
        <w:t>R1-1810041</w:t>
      </w:r>
      <w:r w:rsidRPr="00614066">
        <w:rPr>
          <w:color w:val="C00000"/>
          <w:lang w:val="en-US"/>
        </w:rPr>
        <w:tab/>
        <w:t>Corrections on HRLLC in 36.212</w:t>
      </w:r>
      <w:r w:rsidRPr="00614066">
        <w:rPr>
          <w:color w:val="C00000"/>
          <w:lang w:val="en-US"/>
        </w:rPr>
        <w:tab/>
        <w:t>Huawei</w:t>
      </w:r>
      <w:r w:rsidRPr="00614066">
        <w:rPr>
          <w:color w:val="C00000"/>
          <w:lang w:val="en-US"/>
        </w:rPr>
        <w:tab/>
        <w:t>Rel-15</w:t>
      </w:r>
      <w:r w:rsidRPr="00614066">
        <w:rPr>
          <w:color w:val="C00000"/>
          <w:lang w:val="en-US"/>
        </w:rPr>
        <w:tab/>
        <w:t>36.212</w:t>
      </w:r>
      <w:r w:rsidRPr="00614066">
        <w:rPr>
          <w:color w:val="C00000"/>
          <w:lang w:val="en-US"/>
        </w:rPr>
        <w:tab/>
        <w:t>15.2.0</w:t>
      </w:r>
      <w:r w:rsidRPr="00614066">
        <w:rPr>
          <w:color w:val="C00000"/>
          <w:lang w:val="en-US"/>
        </w:rPr>
        <w:tab/>
      </w:r>
      <w:r w:rsidR="00D33F98" w:rsidRPr="00614066">
        <w:rPr>
          <w:color w:val="C00000"/>
          <w:lang w:val="en-US"/>
        </w:rPr>
        <w:t>CR0307, D</w:t>
      </w:r>
    </w:p>
    <w:p w14:paraId="13F26789" w14:textId="75331DA2" w:rsidR="0018359A" w:rsidRPr="00614066" w:rsidRDefault="0018359A" w:rsidP="0018359A">
      <w:pPr>
        <w:rPr>
          <w:color w:val="C00000"/>
          <w:lang w:val="en-US"/>
        </w:rPr>
      </w:pPr>
      <w:r w:rsidRPr="00262D9E">
        <w:rPr>
          <w:color w:val="C00000"/>
          <w:highlight w:val="green"/>
          <w:lang w:val="en-US"/>
        </w:rPr>
        <w:t>R1-1810042</w:t>
      </w:r>
      <w:r w:rsidRPr="00614066">
        <w:rPr>
          <w:color w:val="C00000"/>
          <w:lang w:val="en-US"/>
        </w:rPr>
        <w:tab/>
        <w:t>Corrections to HRLLC in 36.213, s00-s05</w:t>
      </w:r>
      <w:r w:rsidRPr="00614066">
        <w:rPr>
          <w:color w:val="C00000"/>
          <w:lang w:val="en-US"/>
        </w:rPr>
        <w:tab/>
        <w:t>Motorola Mobility</w:t>
      </w:r>
      <w:r w:rsidRPr="00614066">
        <w:rPr>
          <w:color w:val="C00000"/>
          <w:lang w:val="en-US"/>
        </w:rPr>
        <w:tab/>
        <w:t>Rel-15</w:t>
      </w:r>
      <w:r w:rsidRPr="00614066">
        <w:rPr>
          <w:color w:val="C00000"/>
          <w:lang w:val="en-US"/>
        </w:rPr>
        <w:tab/>
        <w:t>36.213</w:t>
      </w:r>
      <w:r w:rsidRPr="00614066">
        <w:rPr>
          <w:color w:val="C00000"/>
          <w:lang w:val="en-US"/>
        </w:rPr>
        <w:tab/>
        <w:t>15.2.0</w:t>
      </w:r>
      <w:r w:rsidRPr="00614066">
        <w:rPr>
          <w:color w:val="C00000"/>
          <w:lang w:val="en-US"/>
        </w:rPr>
        <w:tab/>
      </w:r>
      <w:r w:rsidR="00D33F98" w:rsidRPr="00614066">
        <w:rPr>
          <w:color w:val="C00000"/>
          <w:lang w:val="en-US"/>
        </w:rPr>
        <w:t>CR1168, F</w:t>
      </w:r>
    </w:p>
    <w:p w14:paraId="557AAA84" w14:textId="07539E92" w:rsidR="0018359A" w:rsidRPr="00614066" w:rsidRDefault="0018359A" w:rsidP="0018359A">
      <w:pPr>
        <w:rPr>
          <w:color w:val="C00000"/>
          <w:lang w:val="en-US"/>
        </w:rPr>
      </w:pPr>
      <w:r w:rsidRPr="00262D9E">
        <w:rPr>
          <w:color w:val="C00000"/>
          <w:highlight w:val="green"/>
          <w:lang w:val="en-US"/>
        </w:rPr>
        <w:t>R1-1810043</w:t>
      </w:r>
      <w:r w:rsidRPr="00614066">
        <w:rPr>
          <w:color w:val="C00000"/>
          <w:lang w:val="en-US"/>
        </w:rPr>
        <w:tab/>
        <w:t>Corrections to HRLLC in 36.213, s06-s07</w:t>
      </w:r>
      <w:r w:rsidRPr="00614066">
        <w:rPr>
          <w:color w:val="C00000"/>
          <w:lang w:val="en-US"/>
        </w:rPr>
        <w:tab/>
        <w:t>Motorola Mobility</w:t>
      </w:r>
      <w:r w:rsidRPr="00614066">
        <w:rPr>
          <w:color w:val="C00000"/>
          <w:lang w:val="en-US"/>
        </w:rPr>
        <w:tab/>
        <w:t>Rel-15</w:t>
      </w:r>
      <w:r w:rsidRPr="00614066">
        <w:rPr>
          <w:color w:val="C00000"/>
          <w:lang w:val="en-US"/>
        </w:rPr>
        <w:tab/>
        <w:t>36.213</w:t>
      </w:r>
      <w:r w:rsidRPr="00614066">
        <w:rPr>
          <w:color w:val="C00000"/>
          <w:lang w:val="en-US"/>
        </w:rPr>
        <w:tab/>
        <w:t>15.2.0</w:t>
      </w:r>
      <w:r w:rsidRPr="00614066">
        <w:rPr>
          <w:color w:val="C00000"/>
          <w:lang w:val="en-US"/>
        </w:rPr>
        <w:tab/>
      </w:r>
      <w:r w:rsidR="00D33F98" w:rsidRPr="00614066">
        <w:rPr>
          <w:color w:val="C00000"/>
          <w:lang w:val="en-US"/>
        </w:rPr>
        <w:t>CR1169, F</w:t>
      </w:r>
    </w:p>
    <w:p w14:paraId="5DEC692F" w14:textId="0C1A9826" w:rsidR="0018359A" w:rsidRPr="00614066" w:rsidRDefault="0018359A" w:rsidP="0018359A">
      <w:pPr>
        <w:rPr>
          <w:color w:val="C00000"/>
          <w:lang w:val="en-US"/>
        </w:rPr>
      </w:pPr>
      <w:r w:rsidRPr="00262D9E">
        <w:rPr>
          <w:color w:val="C00000"/>
          <w:highlight w:val="green"/>
          <w:lang w:val="en-US"/>
        </w:rPr>
        <w:t>R1-1810044</w:t>
      </w:r>
      <w:r w:rsidRPr="00614066">
        <w:rPr>
          <w:color w:val="C00000"/>
          <w:lang w:val="en-US"/>
        </w:rPr>
        <w:tab/>
        <w:t>Corrections to HRLLC in 36.213, s08-s09</w:t>
      </w:r>
      <w:r w:rsidRPr="00614066">
        <w:rPr>
          <w:color w:val="C00000"/>
          <w:lang w:val="en-US"/>
        </w:rPr>
        <w:tab/>
        <w:t>Motorola Mobility</w:t>
      </w:r>
      <w:r w:rsidRPr="00614066">
        <w:rPr>
          <w:color w:val="C00000"/>
          <w:lang w:val="en-US"/>
        </w:rPr>
        <w:tab/>
        <w:t>Rel-15</w:t>
      </w:r>
      <w:r w:rsidRPr="00614066">
        <w:rPr>
          <w:color w:val="C00000"/>
          <w:lang w:val="en-US"/>
        </w:rPr>
        <w:tab/>
        <w:t>36.21</w:t>
      </w:r>
      <w:r w:rsidR="00D33F98" w:rsidRPr="00614066">
        <w:rPr>
          <w:color w:val="C00000"/>
          <w:lang w:val="en-US"/>
        </w:rPr>
        <w:t>3</w:t>
      </w:r>
      <w:r w:rsidR="00D33F98" w:rsidRPr="00614066">
        <w:rPr>
          <w:color w:val="C00000"/>
          <w:lang w:val="en-US"/>
        </w:rPr>
        <w:tab/>
        <w:t>15.2.0</w:t>
      </w:r>
      <w:r w:rsidR="00D33F98" w:rsidRPr="00614066">
        <w:rPr>
          <w:color w:val="C00000"/>
          <w:lang w:val="en-US"/>
        </w:rPr>
        <w:tab/>
        <w:t>CR1170, F</w:t>
      </w:r>
    </w:p>
    <w:p w14:paraId="664781EE" w14:textId="77777777" w:rsidR="00A80BFA" w:rsidRPr="00A80BFA" w:rsidRDefault="00A80BFA" w:rsidP="00A80BFA">
      <w:pPr>
        <w:rPr>
          <w:lang w:val="en-US"/>
        </w:rPr>
      </w:pPr>
    </w:p>
    <w:p w14:paraId="60507A66" w14:textId="77777777" w:rsidR="00A80BFA" w:rsidRPr="00A80BFA" w:rsidRDefault="00A80BFA" w:rsidP="00A80BFA">
      <w:pPr>
        <w:rPr>
          <w:lang w:val="en-US"/>
        </w:rPr>
      </w:pPr>
      <w:r w:rsidRPr="00B54382">
        <w:rPr>
          <w:highlight w:val="green"/>
          <w:lang w:val="en-US"/>
        </w:rPr>
        <w:t>[94-LTE-06]</w:t>
      </w:r>
      <w:r w:rsidRPr="00B54382">
        <w:rPr>
          <w:highlight w:val="green"/>
          <w:lang w:val="en-US" w:eastAsia="x-none"/>
        </w:rPr>
        <w:t xml:space="preserve"> – Alberto (Qualcomm)</w:t>
      </w:r>
    </w:p>
    <w:p w14:paraId="0A748D53" w14:textId="0972F51C" w:rsidR="00A80BFA" w:rsidRPr="00A80BFA" w:rsidRDefault="001B7BF2" w:rsidP="00A80BFA">
      <w:pPr>
        <w:ind w:left="720" w:hanging="720"/>
        <w:rPr>
          <w:b/>
          <w:lang w:eastAsia="x-none"/>
        </w:rPr>
      </w:pPr>
      <w:hyperlink r:id="rId2500" w:history="1">
        <w:r w:rsidR="00D93AE1">
          <w:rPr>
            <w:rStyle w:val="Hyperlink"/>
            <w:b/>
            <w:lang w:eastAsia="x-none"/>
          </w:rPr>
          <w:t>R1-1808997</w:t>
        </w:r>
      </w:hyperlink>
      <w:r w:rsidR="00A80BFA" w:rsidRPr="00A80BFA">
        <w:rPr>
          <w:b/>
          <w:lang w:eastAsia="x-none"/>
        </w:rPr>
        <w:tab/>
        <w:t>Rate matching for A-CSI-RS</w:t>
      </w:r>
      <w:r w:rsidR="00A80BFA" w:rsidRPr="00A80BFA">
        <w:rPr>
          <w:b/>
          <w:lang w:eastAsia="x-none"/>
        </w:rPr>
        <w:tab/>
        <w:t>Qualcomm Incorporated</w:t>
      </w:r>
    </w:p>
    <w:p w14:paraId="345E5CB4" w14:textId="77777777" w:rsidR="00A80BFA" w:rsidRPr="00A80BFA" w:rsidRDefault="00A80BFA" w:rsidP="00A80BFA">
      <w:pPr>
        <w:rPr>
          <w:lang w:val="en-US" w:eastAsia="x-none"/>
        </w:rPr>
      </w:pPr>
      <w:r w:rsidRPr="00A80BFA">
        <w:rPr>
          <w:lang w:val="en-US" w:eastAsia="x-none"/>
        </w:rPr>
        <w:t>Email approval till August 31</w:t>
      </w:r>
      <w:r w:rsidRPr="00A80BFA">
        <w:rPr>
          <w:vertAlign w:val="superscript"/>
          <w:lang w:val="en-US" w:eastAsia="x-none"/>
        </w:rPr>
        <w:t>st</w:t>
      </w:r>
      <w:r w:rsidRPr="00A80BFA">
        <w:rPr>
          <w:lang w:val="en-US" w:eastAsia="x-none"/>
        </w:rPr>
        <w:t xml:space="preserve"> </w:t>
      </w:r>
    </w:p>
    <w:p w14:paraId="23173E08" w14:textId="7EAB865E" w:rsidR="00A80BFA" w:rsidRDefault="00A80BFA" w:rsidP="00A80BFA">
      <w:pPr>
        <w:rPr>
          <w:b/>
          <w:color w:val="C00000"/>
          <w:lang w:val="en-US" w:eastAsia="x-none"/>
        </w:rPr>
      </w:pPr>
      <w:r w:rsidRPr="00A80BFA">
        <w:rPr>
          <w:b/>
          <w:color w:val="C00000"/>
          <w:lang w:val="en-US" w:eastAsia="x-none"/>
        </w:rPr>
        <w:t xml:space="preserve">Done: </w:t>
      </w:r>
      <w:r w:rsidR="00B54382">
        <w:rPr>
          <w:b/>
          <w:color w:val="C00000"/>
          <w:lang w:val="en-US" w:eastAsia="x-none"/>
        </w:rPr>
        <w:t>According to the decision posted on Sept 1</w:t>
      </w:r>
      <w:r w:rsidR="00B54382" w:rsidRPr="00B54382">
        <w:rPr>
          <w:b/>
          <w:color w:val="C00000"/>
          <w:vertAlign w:val="superscript"/>
          <w:lang w:val="en-US" w:eastAsia="x-none"/>
        </w:rPr>
        <w:t>st</w:t>
      </w:r>
      <w:r w:rsidR="00B54382">
        <w:rPr>
          <w:b/>
          <w:color w:val="C00000"/>
          <w:lang w:val="en-US" w:eastAsia="x-none"/>
        </w:rPr>
        <w:t>, the following is agreed:</w:t>
      </w:r>
    </w:p>
    <w:p w14:paraId="538F7E9C" w14:textId="77777777" w:rsidR="00B54382" w:rsidRDefault="00B54382" w:rsidP="00B54382">
      <w:pPr>
        <w:rPr>
          <w:rFonts w:ascii="Times New Roman" w:hAnsi="Times New Roman"/>
          <w:lang w:eastAsia="en-GB"/>
        </w:rPr>
      </w:pPr>
      <w:r>
        <w:rPr>
          <w:highlight w:val="green"/>
        </w:rPr>
        <w:t>Agreements</w:t>
      </w:r>
    </w:p>
    <w:p w14:paraId="42F9109F" w14:textId="384F13CD" w:rsidR="00B54382" w:rsidRDefault="00B54382" w:rsidP="00FD2787">
      <w:pPr>
        <w:pStyle w:val="ListParagraph"/>
        <w:numPr>
          <w:ilvl w:val="0"/>
          <w:numId w:val="288"/>
        </w:numPr>
      </w:pPr>
      <w:r>
        <w:t xml:space="preserve">The draft CR in R1-1808997 is endorsed. Final CRs are </w:t>
      </w:r>
      <w:r w:rsidRPr="00B54382">
        <w:rPr>
          <w:highlight w:val="green"/>
        </w:rPr>
        <w:t>agreed in R1-1810015 (36.211 CR0458, Rel-14, F) and R1-1810016 (36.211 CR0459, Rel-15, A).</w:t>
      </w:r>
    </w:p>
    <w:p w14:paraId="67FF7774" w14:textId="1BEAE6BE" w:rsidR="00B54382" w:rsidRDefault="00B54382" w:rsidP="00FD2787">
      <w:pPr>
        <w:pStyle w:val="ListParagraph"/>
        <w:numPr>
          <w:ilvl w:val="0"/>
          <w:numId w:val="288"/>
        </w:numPr>
      </w:pPr>
      <w:r>
        <w:t xml:space="preserve">NOTE: For the scenario treated in R1-1808997, the UE may not perform puncturing (e.g. zero out LLRs) in REs that are not covered by the ZP CSI-RS </w:t>
      </w:r>
      <w:r w:rsidRPr="00B54382">
        <w:rPr>
          <w:strike/>
          <w:color w:val="FF0000"/>
        </w:rPr>
        <w:t xml:space="preserve">in the downlink DCI </w:t>
      </w:r>
      <w:r>
        <w:t>but are indicated to be used for</w:t>
      </w:r>
      <w:r w:rsidRPr="00B54382">
        <w:rPr>
          <w:color w:val="FF0000"/>
        </w:rPr>
        <w:t xml:space="preserve"> aperiodic </w:t>
      </w:r>
      <w:r>
        <w:t>NZP CSI-RS in the uplink DCI.</w:t>
      </w:r>
    </w:p>
    <w:p w14:paraId="4DB38E2D" w14:textId="77777777" w:rsidR="00A80BFA" w:rsidRPr="00A80BFA" w:rsidRDefault="00A80BFA" w:rsidP="00A80BFA">
      <w:pPr>
        <w:rPr>
          <w:lang w:val="en-US"/>
        </w:rPr>
      </w:pPr>
    </w:p>
    <w:p w14:paraId="7C6222F2" w14:textId="77777777" w:rsidR="00A80BFA" w:rsidRPr="00A80BFA" w:rsidRDefault="00A80BFA" w:rsidP="00A80BFA">
      <w:pPr>
        <w:rPr>
          <w:lang w:val="en-US" w:eastAsia="en-GB"/>
        </w:rPr>
      </w:pPr>
      <w:r w:rsidRPr="00262D9E">
        <w:rPr>
          <w:highlight w:val="green"/>
          <w:lang w:val="en-US"/>
        </w:rPr>
        <w:t>[94-NR-01-spec#]</w:t>
      </w:r>
    </w:p>
    <w:p w14:paraId="5BE38C82" w14:textId="77777777" w:rsidR="00A80BFA" w:rsidRPr="00A80BFA" w:rsidRDefault="00A80BFA" w:rsidP="00A80BFA">
      <w:pPr>
        <w:rPr>
          <w:lang w:val="en-US"/>
        </w:rPr>
      </w:pPr>
      <w:r w:rsidRPr="00A80BFA">
        <w:rPr>
          <w:lang w:val="en-US"/>
        </w:rPr>
        <w:t>Editors to prepare CRs incorporating the TPs/agreements/work assumptions by August 30</w:t>
      </w:r>
      <w:r w:rsidRPr="00A80BFA">
        <w:rPr>
          <w:vertAlign w:val="superscript"/>
          <w:lang w:val="en-US"/>
        </w:rPr>
        <w:t>th</w:t>
      </w:r>
      <w:r w:rsidRPr="00A80BFA">
        <w:rPr>
          <w:lang w:val="en-US"/>
        </w:rPr>
        <w:t xml:space="preserve"> , to be commented and endorsed by Sept. 4th</w:t>
      </w:r>
    </w:p>
    <w:p w14:paraId="12C5CB3A" w14:textId="77777777" w:rsidR="00262D9E" w:rsidRDefault="00262D9E" w:rsidP="00262D9E">
      <w:pPr>
        <w:rPr>
          <w:b/>
          <w:color w:val="C00000"/>
          <w:lang w:val="en-US" w:eastAsia="x-none"/>
        </w:rPr>
      </w:pPr>
      <w:r w:rsidRPr="00A80BFA">
        <w:rPr>
          <w:b/>
          <w:color w:val="C00000"/>
          <w:lang w:val="en-US" w:eastAsia="x-none"/>
        </w:rPr>
        <w:t xml:space="preserve">Done: </w:t>
      </w:r>
      <w:r>
        <w:rPr>
          <w:b/>
          <w:color w:val="C00000"/>
          <w:lang w:val="en-US" w:eastAsia="x-none"/>
        </w:rPr>
        <w:t>According to the decision posted on Sept 5</w:t>
      </w:r>
      <w:r w:rsidRPr="00B359E2">
        <w:rPr>
          <w:b/>
          <w:color w:val="C00000"/>
          <w:vertAlign w:val="superscript"/>
          <w:lang w:val="en-US" w:eastAsia="x-none"/>
        </w:rPr>
        <w:t>th</w:t>
      </w:r>
      <w:r>
        <w:rPr>
          <w:b/>
          <w:color w:val="C00000"/>
          <w:lang w:val="en-US" w:eastAsia="x-none"/>
        </w:rPr>
        <w:t>, the following CRs are agreed:</w:t>
      </w:r>
    </w:p>
    <w:p w14:paraId="5820F3A6" w14:textId="0A7F4E4F" w:rsidR="006E4884" w:rsidRPr="00262D9E" w:rsidRDefault="006E4884" w:rsidP="006E4884">
      <w:pPr>
        <w:rPr>
          <w:color w:val="C00000"/>
          <w:lang w:val="en-US"/>
        </w:rPr>
      </w:pPr>
      <w:r w:rsidRPr="00262D9E">
        <w:rPr>
          <w:color w:val="C00000"/>
          <w:highlight w:val="green"/>
          <w:lang w:val="en-US"/>
        </w:rPr>
        <w:t>R1-1810017</w:t>
      </w:r>
      <w:r w:rsidRPr="00262D9E">
        <w:rPr>
          <w:color w:val="C00000"/>
          <w:lang w:val="en-US"/>
        </w:rPr>
        <w:tab/>
        <w:t>CR to 38.202 capturing the RAN1#94 meeting agreements</w:t>
      </w:r>
      <w:r w:rsidRPr="00262D9E">
        <w:rPr>
          <w:color w:val="C00000"/>
          <w:lang w:val="en-US"/>
        </w:rPr>
        <w:tab/>
        <w:t>Qualcomm</w:t>
      </w:r>
      <w:r w:rsidRPr="00262D9E">
        <w:rPr>
          <w:color w:val="C00000"/>
          <w:lang w:val="en-US"/>
        </w:rPr>
        <w:tab/>
        <w:t>Rel-15</w:t>
      </w:r>
      <w:r w:rsidRPr="00262D9E">
        <w:rPr>
          <w:color w:val="C00000"/>
          <w:lang w:val="en-US"/>
        </w:rPr>
        <w:tab/>
        <w:t>38.202</w:t>
      </w:r>
      <w:r w:rsidRPr="00262D9E">
        <w:rPr>
          <w:color w:val="C00000"/>
          <w:lang w:val="en-US"/>
        </w:rPr>
        <w:tab/>
        <w:t>15.2.0</w:t>
      </w:r>
      <w:r w:rsidRPr="00262D9E">
        <w:rPr>
          <w:color w:val="C00000"/>
          <w:lang w:val="en-US"/>
        </w:rPr>
        <w:tab/>
        <w:t>NR_newRAT-Core</w:t>
      </w:r>
      <w:r w:rsidRPr="00262D9E">
        <w:rPr>
          <w:color w:val="C00000"/>
          <w:lang w:val="en-US"/>
        </w:rPr>
        <w:tab/>
        <w:t>CR0004, F</w:t>
      </w:r>
    </w:p>
    <w:p w14:paraId="03301DD8" w14:textId="5F91215C" w:rsidR="006E4884" w:rsidRPr="00262D9E" w:rsidRDefault="006E4884" w:rsidP="006E4884">
      <w:pPr>
        <w:rPr>
          <w:color w:val="C00000"/>
          <w:lang w:val="en-US"/>
        </w:rPr>
      </w:pPr>
      <w:r w:rsidRPr="00262D9E">
        <w:rPr>
          <w:color w:val="C00000"/>
          <w:highlight w:val="green"/>
          <w:lang w:val="en-US"/>
        </w:rPr>
        <w:t>R1-1810018</w:t>
      </w:r>
      <w:r w:rsidRPr="00262D9E">
        <w:rPr>
          <w:color w:val="C00000"/>
          <w:lang w:val="en-US"/>
        </w:rPr>
        <w:tab/>
        <w:t>CR to 38.211 capturing the RAN1#94 meeting agreements</w:t>
      </w:r>
      <w:r w:rsidRPr="00262D9E">
        <w:rPr>
          <w:color w:val="C00000"/>
          <w:lang w:val="en-US"/>
        </w:rPr>
        <w:tab/>
        <w:t>Ericsson</w:t>
      </w:r>
      <w:r w:rsidRPr="00262D9E">
        <w:rPr>
          <w:color w:val="C00000"/>
          <w:lang w:val="en-US"/>
        </w:rPr>
        <w:tab/>
      </w:r>
      <w:r w:rsidRPr="00262D9E">
        <w:rPr>
          <w:color w:val="C00000"/>
          <w:lang w:val="en-US"/>
        </w:rPr>
        <w:tab/>
        <w:t>Rel-15</w:t>
      </w:r>
      <w:r w:rsidRPr="00262D9E">
        <w:rPr>
          <w:color w:val="C00000"/>
          <w:lang w:val="en-US"/>
        </w:rPr>
        <w:tab/>
        <w:t>38.211</w:t>
      </w:r>
      <w:r w:rsidRPr="00262D9E">
        <w:rPr>
          <w:color w:val="C00000"/>
          <w:lang w:val="en-US"/>
        </w:rPr>
        <w:tab/>
        <w:t>15.2.0</w:t>
      </w:r>
      <w:r w:rsidRPr="00262D9E">
        <w:rPr>
          <w:color w:val="C00000"/>
          <w:lang w:val="en-US"/>
        </w:rPr>
        <w:tab/>
        <w:t>NR_newRAT-Core</w:t>
      </w:r>
      <w:r w:rsidRPr="00262D9E">
        <w:rPr>
          <w:color w:val="C00000"/>
          <w:lang w:val="en-US"/>
        </w:rPr>
        <w:tab/>
        <w:t>CR0003, F</w:t>
      </w:r>
    </w:p>
    <w:p w14:paraId="67F5A894" w14:textId="04495CA4" w:rsidR="006E4884" w:rsidRPr="00262D9E" w:rsidRDefault="006E4884" w:rsidP="006E4884">
      <w:pPr>
        <w:rPr>
          <w:color w:val="C00000"/>
          <w:lang w:val="en-US"/>
        </w:rPr>
      </w:pPr>
      <w:r w:rsidRPr="00262D9E">
        <w:rPr>
          <w:color w:val="C00000"/>
          <w:highlight w:val="green"/>
          <w:lang w:val="en-US"/>
        </w:rPr>
        <w:t>R1-1810019</w:t>
      </w:r>
      <w:r w:rsidRPr="00262D9E">
        <w:rPr>
          <w:color w:val="C00000"/>
          <w:lang w:val="en-US"/>
        </w:rPr>
        <w:tab/>
        <w:t>CR to 38.212 capturing the RAN1#94 meeting agreements</w:t>
      </w:r>
      <w:r w:rsidRPr="00262D9E">
        <w:rPr>
          <w:color w:val="C00000"/>
          <w:lang w:val="en-US"/>
        </w:rPr>
        <w:tab/>
        <w:t>Huawei</w:t>
      </w:r>
      <w:r w:rsidRPr="00262D9E">
        <w:rPr>
          <w:color w:val="C00000"/>
          <w:lang w:val="en-US"/>
        </w:rPr>
        <w:tab/>
      </w:r>
      <w:r w:rsidRPr="00262D9E">
        <w:rPr>
          <w:color w:val="C00000"/>
          <w:lang w:val="en-US"/>
        </w:rPr>
        <w:tab/>
        <w:t>Rel-15</w:t>
      </w:r>
      <w:r w:rsidRPr="00262D9E">
        <w:rPr>
          <w:color w:val="C00000"/>
          <w:lang w:val="en-US"/>
        </w:rPr>
        <w:tab/>
        <w:t>38.212</w:t>
      </w:r>
      <w:r w:rsidRPr="00262D9E">
        <w:rPr>
          <w:color w:val="C00000"/>
          <w:lang w:val="en-US"/>
        </w:rPr>
        <w:tab/>
        <w:t>15.2.0</w:t>
      </w:r>
      <w:r w:rsidRPr="00262D9E">
        <w:rPr>
          <w:color w:val="C00000"/>
          <w:lang w:val="en-US"/>
        </w:rPr>
        <w:tab/>
        <w:t>NR_newRAT-Core</w:t>
      </w:r>
      <w:r w:rsidRPr="00262D9E">
        <w:rPr>
          <w:color w:val="C00000"/>
          <w:lang w:val="en-US"/>
        </w:rPr>
        <w:tab/>
        <w:t>CR0004, F</w:t>
      </w:r>
    </w:p>
    <w:p w14:paraId="5651300D" w14:textId="0893B36B" w:rsidR="006E4884" w:rsidRPr="00262D9E" w:rsidRDefault="006E4884" w:rsidP="006E4884">
      <w:pPr>
        <w:rPr>
          <w:color w:val="C00000"/>
          <w:lang w:val="en-US"/>
        </w:rPr>
      </w:pPr>
      <w:r w:rsidRPr="00262D9E">
        <w:rPr>
          <w:color w:val="C00000"/>
          <w:highlight w:val="green"/>
          <w:lang w:val="en-US"/>
        </w:rPr>
        <w:t>R1-1810020</w:t>
      </w:r>
      <w:r w:rsidRPr="00262D9E">
        <w:rPr>
          <w:color w:val="C00000"/>
          <w:lang w:val="en-US"/>
        </w:rPr>
        <w:tab/>
        <w:t>CR to 38.213 capturing the RAN1#94 meeting agreements</w:t>
      </w:r>
      <w:r w:rsidRPr="00262D9E">
        <w:rPr>
          <w:color w:val="C00000"/>
          <w:lang w:val="en-US"/>
        </w:rPr>
        <w:tab/>
        <w:t>Samsung</w:t>
      </w:r>
      <w:r w:rsidRPr="00262D9E">
        <w:rPr>
          <w:color w:val="C00000"/>
          <w:lang w:val="en-US"/>
        </w:rPr>
        <w:tab/>
        <w:t>Rel-15</w:t>
      </w:r>
      <w:r w:rsidRPr="00262D9E">
        <w:rPr>
          <w:color w:val="C00000"/>
          <w:lang w:val="en-US"/>
        </w:rPr>
        <w:tab/>
        <w:t>38.213</w:t>
      </w:r>
      <w:r w:rsidRPr="00262D9E">
        <w:rPr>
          <w:color w:val="C00000"/>
          <w:lang w:val="en-US"/>
        </w:rPr>
        <w:tab/>
        <w:t>15.2.0</w:t>
      </w:r>
      <w:r w:rsidRPr="00262D9E">
        <w:rPr>
          <w:color w:val="C00000"/>
          <w:lang w:val="en-US"/>
        </w:rPr>
        <w:tab/>
        <w:t>NR_newRAT-Core</w:t>
      </w:r>
      <w:r w:rsidRPr="00262D9E">
        <w:rPr>
          <w:color w:val="C00000"/>
          <w:lang w:val="en-US"/>
        </w:rPr>
        <w:tab/>
        <w:t>CR0005, F</w:t>
      </w:r>
    </w:p>
    <w:p w14:paraId="03AD3DFD" w14:textId="6D59CB77" w:rsidR="006E4884" w:rsidRPr="00262D9E" w:rsidRDefault="006E4884" w:rsidP="006E4884">
      <w:pPr>
        <w:rPr>
          <w:color w:val="C00000"/>
          <w:lang w:val="en-US"/>
        </w:rPr>
      </w:pPr>
      <w:r w:rsidRPr="00262D9E">
        <w:rPr>
          <w:color w:val="C00000"/>
          <w:highlight w:val="green"/>
          <w:lang w:val="en-US"/>
        </w:rPr>
        <w:t>R1-1810021</w:t>
      </w:r>
      <w:r w:rsidRPr="00262D9E">
        <w:rPr>
          <w:color w:val="C00000"/>
          <w:lang w:val="en-US"/>
        </w:rPr>
        <w:tab/>
        <w:t>CR to 38.214 capturing the RAN1#94 meeting agreements</w:t>
      </w:r>
      <w:r w:rsidRPr="00262D9E">
        <w:rPr>
          <w:color w:val="C00000"/>
          <w:lang w:val="en-US"/>
        </w:rPr>
        <w:tab/>
        <w:t>Nokia</w:t>
      </w:r>
      <w:r w:rsidRPr="00262D9E">
        <w:rPr>
          <w:color w:val="C00000"/>
          <w:lang w:val="en-US"/>
        </w:rPr>
        <w:tab/>
      </w:r>
      <w:r w:rsidRPr="00262D9E">
        <w:rPr>
          <w:color w:val="C00000"/>
          <w:lang w:val="en-US"/>
        </w:rPr>
        <w:tab/>
        <w:t>Rel-15</w:t>
      </w:r>
      <w:r w:rsidRPr="00262D9E">
        <w:rPr>
          <w:color w:val="C00000"/>
          <w:lang w:val="en-US"/>
        </w:rPr>
        <w:tab/>
        <w:t>38.214</w:t>
      </w:r>
      <w:r w:rsidRPr="00262D9E">
        <w:rPr>
          <w:color w:val="C00000"/>
          <w:lang w:val="en-US"/>
        </w:rPr>
        <w:tab/>
        <w:t>15.2.0</w:t>
      </w:r>
      <w:r w:rsidRPr="00262D9E">
        <w:rPr>
          <w:color w:val="C00000"/>
          <w:lang w:val="en-US"/>
        </w:rPr>
        <w:tab/>
        <w:t>NR_newRAT-Core</w:t>
      </w:r>
      <w:r w:rsidRPr="00262D9E">
        <w:rPr>
          <w:color w:val="C00000"/>
          <w:lang w:val="en-US"/>
        </w:rPr>
        <w:tab/>
        <w:t>CR0005, F</w:t>
      </w:r>
    </w:p>
    <w:p w14:paraId="282FCF87" w14:textId="5855BD70" w:rsidR="006E4884" w:rsidRPr="00262D9E" w:rsidRDefault="006E4884" w:rsidP="006E4884">
      <w:pPr>
        <w:rPr>
          <w:color w:val="C00000"/>
          <w:lang w:val="en-US"/>
        </w:rPr>
      </w:pPr>
      <w:r w:rsidRPr="00262D9E">
        <w:rPr>
          <w:color w:val="C00000"/>
          <w:highlight w:val="green"/>
          <w:lang w:val="en-US"/>
        </w:rPr>
        <w:t>R1-1810022</w:t>
      </w:r>
      <w:r w:rsidRPr="00262D9E">
        <w:rPr>
          <w:color w:val="C00000"/>
          <w:lang w:val="en-US"/>
        </w:rPr>
        <w:tab/>
        <w:t>CR to 38.215 capturing the RAN1#94 meeting agreements</w:t>
      </w:r>
      <w:r w:rsidRPr="00262D9E">
        <w:rPr>
          <w:color w:val="C00000"/>
          <w:lang w:val="en-US"/>
        </w:rPr>
        <w:tab/>
        <w:t>Intel</w:t>
      </w:r>
      <w:r w:rsidRPr="00262D9E">
        <w:rPr>
          <w:color w:val="C00000"/>
          <w:lang w:val="en-US"/>
        </w:rPr>
        <w:tab/>
      </w:r>
      <w:r w:rsidRPr="00262D9E">
        <w:rPr>
          <w:color w:val="C00000"/>
          <w:lang w:val="en-US"/>
        </w:rPr>
        <w:tab/>
        <w:t>Rel-15</w:t>
      </w:r>
      <w:r w:rsidRPr="00262D9E">
        <w:rPr>
          <w:color w:val="C00000"/>
          <w:lang w:val="en-US"/>
        </w:rPr>
        <w:tab/>
        <w:t>38.215</w:t>
      </w:r>
      <w:r w:rsidRPr="00262D9E">
        <w:rPr>
          <w:color w:val="C00000"/>
          <w:lang w:val="en-US"/>
        </w:rPr>
        <w:tab/>
        <w:t>15.2.0</w:t>
      </w:r>
      <w:r w:rsidRPr="00262D9E">
        <w:rPr>
          <w:color w:val="C00000"/>
          <w:lang w:val="en-US"/>
        </w:rPr>
        <w:tab/>
        <w:t>NR_newRAT-Core</w:t>
      </w:r>
      <w:r w:rsidRPr="00262D9E">
        <w:rPr>
          <w:color w:val="C00000"/>
          <w:lang w:val="en-US"/>
        </w:rPr>
        <w:tab/>
        <w:t>CR0004, F</w:t>
      </w:r>
    </w:p>
    <w:p w14:paraId="3713C590" w14:textId="77777777" w:rsidR="004F28C6" w:rsidRPr="00B238A9" w:rsidRDefault="004F28C6" w:rsidP="004F28C6">
      <w:pPr>
        <w:rPr>
          <w:szCs w:val="20"/>
          <w:lang w:val="en-US" w:eastAsia="ja-JP"/>
        </w:rPr>
      </w:pPr>
    </w:p>
    <w:p w14:paraId="762BFF75" w14:textId="77777777" w:rsidR="004F28C6" w:rsidRPr="00A71EA8" w:rsidRDefault="004F28C6" w:rsidP="004F28C6">
      <w:pPr>
        <w:numPr>
          <w:ilvl w:val="0"/>
          <w:numId w:val="9"/>
        </w:numPr>
        <w:rPr>
          <w:rFonts w:ascii="Times New Roman" w:hAnsi="Times New Roman"/>
          <w:b/>
          <w:szCs w:val="20"/>
        </w:rPr>
      </w:pPr>
      <w:r w:rsidRPr="00A71EA8">
        <w:rPr>
          <w:rFonts w:ascii="Times New Roman" w:hAnsi="Times New Roman"/>
          <w:b/>
          <w:szCs w:val="20"/>
        </w:rPr>
        <w:t>Miscellaneous</w:t>
      </w:r>
    </w:p>
    <w:p w14:paraId="7BA490A8" w14:textId="481658DF" w:rsidR="004924B2" w:rsidRDefault="004924B2" w:rsidP="004924B2"/>
    <w:p w14:paraId="1E7ED86B" w14:textId="4189E7F2" w:rsidR="00737A07" w:rsidRPr="00A80BFA" w:rsidRDefault="00737A07" w:rsidP="00737A07">
      <w:pPr>
        <w:rPr>
          <w:lang w:val="en-US"/>
        </w:rPr>
      </w:pPr>
      <w:r w:rsidRPr="005372C8">
        <w:rPr>
          <w:highlight w:val="green"/>
          <w:lang w:val="en-US"/>
        </w:rPr>
        <w:t>[94-NR-02]</w:t>
      </w:r>
      <w:r w:rsidR="00A80BFA" w:rsidRPr="005372C8">
        <w:rPr>
          <w:highlight w:val="green"/>
          <w:lang w:val="en-US"/>
        </w:rPr>
        <w:t xml:space="preserve"> – Li (ZTE)</w:t>
      </w:r>
    </w:p>
    <w:p w14:paraId="7A05EF08" w14:textId="7B45D22D" w:rsidR="00737A07" w:rsidRPr="00A80BFA" w:rsidRDefault="00737A07" w:rsidP="00A80BFA">
      <w:pPr>
        <w:rPr>
          <w:b/>
          <w:bCs/>
          <w:lang w:val="en-US" w:eastAsia="x-none"/>
        </w:rPr>
      </w:pPr>
      <w:r w:rsidRPr="00A80BFA">
        <w:rPr>
          <w:lang w:val="en-US"/>
        </w:rPr>
        <w:t>NOMA</w:t>
      </w:r>
      <w:r w:rsidR="00A80BFA" w:rsidRPr="00A80BFA">
        <w:rPr>
          <w:lang w:val="en-US"/>
        </w:rPr>
        <w:t xml:space="preserve">: </w:t>
      </w:r>
      <w:r w:rsidRPr="00A80BFA">
        <w:rPr>
          <w:lang w:val="en-US"/>
        </w:rPr>
        <w:t>Companies to provide more detailed description of the proposed sche</w:t>
      </w:r>
      <w:r w:rsidRPr="00A80BFA">
        <w:rPr>
          <w:lang w:val="en-US" w:eastAsia="x-none"/>
        </w:rPr>
        <w:t>me (to the extent that solid simulations can be performed) by email by 8/28</w:t>
      </w:r>
      <w:r w:rsidR="000C2F9E">
        <w:rPr>
          <w:lang w:val="en-US" w:eastAsia="x-none"/>
        </w:rPr>
        <w:t xml:space="preserve">, and to be commented by 8/31. </w:t>
      </w:r>
      <w:r w:rsidRPr="00A80BFA">
        <w:rPr>
          <w:lang w:val="en-US" w:eastAsia="x-none"/>
        </w:rPr>
        <w:t>These schemes are to be c</w:t>
      </w:r>
      <w:r w:rsidR="00A80BFA" w:rsidRPr="00A80BFA">
        <w:rPr>
          <w:lang w:val="en-US" w:eastAsia="x-none"/>
        </w:rPr>
        <w:t xml:space="preserve">aptured in </w:t>
      </w:r>
      <w:hyperlink r:id="rId2501" w:history="1">
        <w:r w:rsidR="00D93AE1">
          <w:rPr>
            <w:rStyle w:val="Hyperlink"/>
            <w:lang w:val="en-US" w:eastAsia="x-none"/>
          </w:rPr>
          <w:t>R1-1809844</w:t>
        </w:r>
      </w:hyperlink>
    </w:p>
    <w:p w14:paraId="1466B719" w14:textId="300542FE" w:rsidR="00E549A2" w:rsidRDefault="00E549A2" w:rsidP="00E549A2">
      <w:pPr>
        <w:rPr>
          <w:b/>
          <w:color w:val="C00000"/>
          <w:lang w:val="en-US" w:eastAsia="x-none"/>
        </w:rPr>
      </w:pPr>
      <w:r w:rsidRPr="00A80BFA">
        <w:rPr>
          <w:b/>
          <w:color w:val="C00000"/>
          <w:lang w:val="en-US" w:eastAsia="x-none"/>
        </w:rPr>
        <w:t xml:space="preserve">Done: </w:t>
      </w:r>
      <w:r>
        <w:rPr>
          <w:b/>
          <w:color w:val="C00000"/>
          <w:lang w:val="en-US" w:eastAsia="x-none"/>
        </w:rPr>
        <w:t>According to decision posted on Sept.6</w:t>
      </w:r>
      <w:r w:rsidRPr="00E549A2">
        <w:rPr>
          <w:b/>
          <w:color w:val="C00000"/>
          <w:vertAlign w:val="superscript"/>
          <w:lang w:val="en-US" w:eastAsia="x-none"/>
        </w:rPr>
        <w:t>th</w:t>
      </w:r>
      <w:r>
        <w:rPr>
          <w:b/>
          <w:color w:val="C00000"/>
          <w:lang w:val="en-US" w:eastAsia="x-none"/>
        </w:rPr>
        <w:t xml:space="preserve">, simulations can be carried out based on the </w:t>
      </w:r>
      <w:r w:rsidRPr="00E549A2">
        <w:rPr>
          <w:b/>
          <w:color w:val="C00000"/>
          <w:lang w:val="en-US" w:eastAsia="x-none"/>
        </w:rPr>
        <w:t>proposed NOMA scheme</w:t>
      </w:r>
      <w:r>
        <w:rPr>
          <w:b/>
          <w:color w:val="C00000"/>
          <w:lang w:val="en-US" w:eastAsia="x-none"/>
        </w:rPr>
        <w:t>s</w:t>
      </w:r>
      <w:r w:rsidRPr="00E549A2">
        <w:rPr>
          <w:b/>
          <w:color w:val="C00000"/>
          <w:lang w:val="en-US" w:eastAsia="x-none"/>
        </w:rPr>
        <w:t xml:space="preserve"> </w:t>
      </w:r>
      <w:r>
        <w:rPr>
          <w:b/>
          <w:color w:val="C00000"/>
          <w:lang w:val="en-US" w:eastAsia="x-none"/>
        </w:rPr>
        <w:t>in:</w:t>
      </w:r>
    </w:p>
    <w:p w14:paraId="27D6A6F7" w14:textId="77777777" w:rsidR="00E549A2" w:rsidRDefault="00E549A2" w:rsidP="00E549A2">
      <w:pPr>
        <w:rPr>
          <w:b/>
          <w:color w:val="C00000"/>
          <w:lang w:val="en-US" w:eastAsia="x-none"/>
        </w:rPr>
      </w:pPr>
      <w:r w:rsidRPr="00E549A2">
        <w:rPr>
          <w:b/>
          <w:color w:val="C00000"/>
          <w:lang w:val="en-US" w:eastAsia="x-none"/>
        </w:rPr>
        <w:t>R1-1809844</w:t>
      </w:r>
      <w:r w:rsidRPr="00E549A2">
        <w:rPr>
          <w:b/>
          <w:color w:val="C00000"/>
          <w:lang w:val="en-US" w:eastAsia="x-none"/>
        </w:rPr>
        <w:tab/>
        <w:t>Email discussion to collect detailed description of the NOMA schemes</w:t>
      </w:r>
      <w:r w:rsidRPr="00E549A2">
        <w:rPr>
          <w:b/>
          <w:color w:val="C00000"/>
          <w:lang w:val="en-US" w:eastAsia="x-none"/>
        </w:rPr>
        <w:tab/>
        <w:t>ZTE</w:t>
      </w:r>
    </w:p>
    <w:p w14:paraId="50B00343" w14:textId="77777777" w:rsidR="00737A07" w:rsidRPr="00A80BFA" w:rsidRDefault="00737A07" w:rsidP="00737A07">
      <w:pPr>
        <w:rPr>
          <w:lang w:val="en-US"/>
        </w:rPr>
      </w:pPr>
    </w:p>
    <w:p w14:paraId="0B7A0DC4" w14:textId="5BB7C342" w:rsidR="00737A07" w:rsidRPr="00A80BFA" w:rsidRDefault="00737A07" w:rsidP="00737A07">
      <w:pPr>
        <w:rPr>
          <w:lang w:val="en-US" w:eastAsia="en-GB"/>
        </w:rPr>
      </w:pPr>
      <w:r w:rsidRPr="00A80BFA">
        <w:rPr>
          <w:lang w:val="en-US"/>
        </w:rPr>
        <w:t>[94-NR-03]</w:t>
      </w:r>
      <w:r w:rsidR="00A80BFA" w:rsidRPr="00A80BFA">
        <w:rPr>
          <w:lang w:val="en-US"/>
        </w:rPr>
        <w:t xml:space="preserve"> – Li (ZTE)</w:t>
      </w:r>
    </w:p>
    <w:p w14:paraId="08944EE1" w14:textId="4B5DA80F" w:rsidR="00737A07" w:rsidRPr="00A80BFA" w:rsidRDefault="00737A07" w:rsidP="00737A07">
      <w:pPr>
        <w:rPr>
          <w:lang w:val="en-US"/>
        </w:rPr>
      </w:pPr>
      <w:r w:rsidRPr="00A80BFA">
        <w:rPr>
          <w:lang w:val="en-US"/>
        </w:rPr>
        <w:t>NOMA</w:t>
      </w:r>
      <w:r w:rsidR="00A80BFA">
        <w:rPr>
          <w:lang w:val="en-US"/>
        </w:rPr>
        <w:t xml:space="preserve">: </w:t>
      </w:r>
      <w:r w:rsidRPr="00A80BFA">
        <w:rPr>
          <w:lang w:val="en-US"/>
        </w:rPr>
        <w:t>Email discussion on SLS calibration and templates for collecting the SLS evaluation results, by 09/07</w:t>
      </w:r>
    </w:p>
    <w:p w14:paraId="591245BB" w14:textId="38000E44" w:rsidR="004B16F9" w:rsidRDefault="004B16F9" w:rsidP="004B16F9">
      <w:pPr>
        <w:rPr>
          <w:b/>
          <w:color w:val="C00000"/>
          <w:lang w:val="en-US" w:eastAsia="x-none"/>
        </w:rPr>
      </w:pPr>
      <w:r w:rsidRPr="00A80BFA">
        <w:rPr>
          <w:b/>
          <w:color w:val="C00000"/>
          <w:lang w:val="en-US" w:eastAsia="x-none"/>
        </w:rPr>
        <w:t xml:space="preserve">Done: </w:t>
      </w:r>
      <w:r>
        <w:rPr>
          <w:b/>
          <w:color w:val="C00000"/>
          <w:lang w:val="en-US" w:eastAsia="x-none"/>
        </w:rPr>
        <w:t>According to decision posted on Sept.18</w:t>
      </w:r>
      <w:r w:rsidRPr="00E549A2">
        <w:rPr>
          <w:b/>
          <w:color w:val="C00000"/>
          <w:vertAlign w:val="superscript"/>
          <w:lang w:val="en-US" w:eastAsia="x-none"/>
        </w:rPr>
        <w:t>th</w:t>
      </w:r>
      <w:r>
        <w:rPr>
          <w:b/>
          <w:color w:val="C00000"/>
          <w:lang w:val="en-US" w:eastAsia="x-none"/>
        </w:rPr>
        <w:t>, the following is agreed:</w:t>
      </w:r>
    </w:p>
    <w:p w14:paraId="6E5BAFC4" w14:textId="40113375" w:rsidR="004B16F9" w:rsidRPr="004B16F9" w:rsidRDefault="004B16F9" w:rsidP="004B16F9">
      <w:pPr>
        <w:rPr>
          <w:rFonts w:ascii="Times New Roman" w:hAnsi="Times New Roman"/>
          <w:b/>
          <w:color w:val="C00000"/>
          <w:lang w:val="en-US"/>
        </w:rPr>
      </w:pPr>
      <w:r w:rsidRPr="004B16F9">
        <w:rPr>
          <w:b/>
          <w:color w:val="C00000"/>
          <w:highlight w:val="green"/>
          <w:lang w:val="en-US"/>
        </w:rPr>
        <w:t>Agreements:</w:t>
      </w:r>
    </w:p>
    <w:p w14:paraId="4E72EB36" w14:textId="0524F620" w:rsidR="004B16F9" w:rsidRPr="004B16F9" w:rsidRDefault="004B16F9" w:rsidP="00FD2787">
      <w:pPr>
        <w:pStyle w:val="ListParagraph"/>
        <w:numPr>
          <w:ilvl w:val="0"/>
          <w:numId w:val="293"/>
        </w:numPr>
        <w:rPr>
          <w:rFonts w:ascii="Calibri" w:eastAsia="Times New Roman" w:hAnsi="Calibri"/>
          <w:b/>
          <w:color w:val="C00000"/>
          <w:lang w:val="en-US"/>
        </w:rPr>
      </w:pPr>
      <w:r w:rsidRPr="004B16F9">
        <w:rPr>
          <w:rFonts w:eastAsia="Times New Roman"/>
          <w:b/>
          <w:color w:val="C00000"/>
          <w:lang w:val="en-US"/>
        </w:rPr>
        <w:lastRenderedPageBreak/>
        <w:t xml:space="preserve">Adopt the calibration results in Section 2 (as in </w:t>
      </w:r>
      <w:hyperlink r:id="rId2502" w:history="1">
        <w:r w:rsidR="00470789">
          <w:rPr>
            <w:rStyle w:val="Hyperlink"/>
            <w:rFonts w:eastAsia="Times New Roman"/>
            <w:b/>
            <w:lang w:val="en-US"/>
          </w:rPr>
          <w:t>R1-1810048</w:t>
        </w:r>
      </w:hyperlink>
      <w:r>
        <w:rPr>
          <w:rFonts w:eastAsia="Times New Roman"/>
          <w:b/>
          <w:color w:val="C00000"/>
          <w:lang w:val="en-US"/>
        </w:rPr>
        <w:t>)</w:t>
      </w:r>
      <w:r w:rsidRPr="004B16F9">
        <w:rPr>
          <w:rFonts w:eastAsia="Times New Roman"/>
          <w:b/>
          <w:color w:val="C00000"/>
          <w:lang w:val="en-US"/>
        </w:rPr>
        <w:t xml:space="preserve">, to be captured in TR38.812. </w:t>
      </w:r>
    </w:p>
    <w:p w14:paraId="29B65DF2" w14:textId="25C67200" w:rsidR="004B16F9" w:rsidRPr="004B16F9" w:rsidRDefault="004B16F9" w:rsidP="00FD2787">
      <w:pPr>
        <w:pStyle w:val="ListParagraph"/>
        <w:numPr>
          <w:ilvl w:val="1"/>
          <w:numId w:val="293"/>
        </w:numPr>
        <w:rPr>
          <w:rFonts w:eastAsia="Times New Roman"/>
          <w:b/>
          <w:color w:val="C00000"/>
          <w:lang w:val="en-US"/>
        </w:rPr>
      </w:pPr>
      <w:r w:rsidRPr="004B16F9">
        <w:rPr>
          <w:rFonts w:eastAsia="Times New Roman"/>
          <w:b/>
          <w:color w:val="C00000"/>
          <w:lang w:val="en-US"/>
        </w:rPr>
        <w:t>Calibration results can be further updated as necessary.</w:t>
      </w:r>
    </w:p>
    <w:p w14:paraId="092D8E0F" w14:textId="35B28888" w:rsidR="004B16F9" w:rsidRPr="004B16F9" w:rsidRDefault="004B16F9" w:rsidP="00FD2787">
      <w:pPr>
        <w:pStyle w:val="ListParagraph"/>
        <w:numPr>
          <w:ilvl w:val="0"/>
          <w:numId w:val="293"/>
        </w:numPr>
        <w:rPr>
          <w:rFonts w:eastAsia="Times New Roman"/>
          <w:b/>
          <w:color w:val="C00000"/>
          <w:lang w:val="en-US"/>
        </w:rPr>
      </w:pPr>
      <w:r w:rsidRPr="004B16F9">
        <w:rPr>
          <w:rFonts w:eastAsia="Times New Roman"/>
          <w:b/>
          <w:color w:val="C00000"/>
          <w:lang w:val="en-US"/>
        </w:rPr>
        <w:t xml:space="preserve">Adopt the companion spreadsheet (as in </w:t>
      </w:r>
      <w:hyperlink r:id="rId2503" w:history="1">
        <w:r w:rsidR="00470789">
          <w:rPr>
            <w:rStyle w:val="Hyperlink"/>
            <w:rFonts w:eastAsia="Times New Roman"/>
            <w:b/>
            <w:lang w:val="en-US"/>
          </w:rPr>
          <w:t>R1-1810048</w:t>
        </w:r>
      </w:hyperlink>
      <w:r w:rsidRPr="004B16F9">
        <w:rPr>
          <w:rFonts w:eastAsia="Times New Roman"/>
          <w:b/>
          <w:color w:val="C00000"/>
          <w:lang w:val="en-US"/>
        </w:rPr>
        <w:t xml:space="preserve">) as the template for the collection of SLS evaluation results. </w:t>
      </w:r>
    </w:p>
    <w:p w14:paraId="66C2F318" w14:textId="77777777" w:rsidR="004B16F9" w:rsidRPr="004B16F9" w:rsidRDefault="004B16F9" w:rsidP="004B16F9">
      <w:pPr>
        <w:rPr>
          <w:rFonts w:ascii="Times New Roman" w:hAnsi="Times New Roman"/>
          <w:b/>
          <w:color w:val="C00000"/>
          <w:lang w:val="en-US"/>
        </w:rPr>
      </w:pPr>
      <w:r w:rsidRPr="004B16F9">
        <w:rPr>
          <w:b/>
          <w:color w:val="C00000"/>
          <w:highlight w:val="green"/>
          <w:lang w:val="en-US"/>
        </w:rPr>
        <w:t>Agreements:</w:t>
      </w:r>
    </w:p>
    <w:p w14:paraId="72C27FA2" w14:textId="77777777" w:rsidR="004B16F9" w:rsidRPr="004B16F9" w:rsidRDefault="004B16F9" w:rsidP="00FD2787">
      <w:pPr>
        <w:pStyle w:val="ListParagraph"/>
        <w:numPr>
          <w:ilvl w:val="0"/>
          <w:numId w:val="294"/>
        </w:numPr>
        <w:rPr>
          <w:b/>
          <w:color w:val="C00000"/>
          <w:lang w:val="en-US"/>
        </w:rPr>
      </w:pPr>
      <w:r w:rsidRPr="004B16F9">
        <w:rPr>
          <w:b/>
          <w:color w:val="C00000"/>
          <w:lang w:val="en-US"/>
        </w:rPr>
        <w:t>Companies are encouraged to report the PDF of multiplexed UEs per transmission duration (e.g. duration of a slot/mini-slot) at the PAR corresponding to the target system operation point, i.e.,</w:t>
      </w:r>
    </w:p>
    <w:p w14:paraId="2AA7687B" w14:textId="77777777" w:rsidR="004B16F9" w:rsidRPr="004B16F9" w:rsidRDefault="004B16F9" w:rsidP="00FD2787">
      <w:pPr>
        <w:pStyle w:val="ListParagraph"/>
        <w:numPr>
          <w:ilvl w:val="1"/>
          <w:numId w:val="294"/>
        </w:numPr>
        <w:rPr>
          <w:rFonts w:eastAsiaTheme="minorHAnsi"/>
          <w:b/>
          <w:color w:val="C00000"/>
          <w:sz w:val="21"/>
          <w:szCs w:val="21"/>
          <w:lang w:val="en-US"/>
        </w:rPr>
      </w:pPr>
      <w:r w:rsidRPr="004B16F9">
        <w:rPr>
          <w:b/>
          <w:color w:val="C00000"/>
          <w:lang w:val="en-US"/>
        </w:rPr>
        <w:t>For mMTC and eMBB scenarios:</w:t>
      </w:r>
    </w:p>
    <w:p w14:paraId="73600F9F" w14:textId="14C942F4" w:rsidR="004B16F9" w:rsidRPr="004B16F9" w:rsidRDefault="004B16F9" w:rsidP="00FD2787">
      <w:pPr>
        <w:pStyle w:val="ListParagraph"/>
        <w:numPr>
          <w:ilvl w:val="2"/>
          <w:numId w:val="294"/>
        </w:numPr>
        <w:rPr>
          <w:b/>
          <w:color w:val="C00000"/>
          <w:sz w:val="21"/>
          <w:szCs w:val="21"/>
          <w:lang w:val="en-US"/>
        </w:rPr>
      </w:pPr>
      <w:r w:rsidRPr="004B16F9">
        <w:rPr>
          <w:b/>
          <w:color w:val="C00000"/>
          <w:lang w:val="en-US"/>
        </w:rPr>
        <w:t>PDF of multiplexed UEs per transmission duration at the system PAR corresponding to the 1% system PDR.</w:t>
      </w:r>
    </w:p>
    <w:p w14:paraId="474437E7" w14:textId="77777777" w:rsidR="004B16F9" w:rsidRPr="004B16F9" w:rsidRDefault="004B16F9" w:rsidP="00FD2787">
      <w:pPr>
        <w:pStyle w:val="ListParagraph"/>
        <w:numPr>
          <w:ilvl w:val="1"/>
          <w:numId w:val="294"/>
        </w:numPr>
        <w:rPr>
          <w:b/>
          <w:color w:val="C00000"/>
          <w:sz w:val="21"/>
          <w:szCs w:val="21"/>
          <w:lang w:val="en-US"/>
        </w:rPr>
      </w:pPr>
      <w:r w:rsidRPr="004B16F9">
        <w:rPr>
          <w:b/>
          <w:color w:val="C00000"/>
          <w:lang w:val="en-US"/>
        </w:rPr>
        <w:t xml:space="preserve">For URLLC scenario: </w:t>
      </w:r>
    </w:p>
    <w:p w14:paraId="1F217D8D" w14:textId="79BB439E" w:rsidR="004B16F9" w:rsidRPr="004B16F9" w:rsidRDefault="004B16F9" w:rsidP="00FD2787">
      <w:pPr>
        <w:pStyle w:val="ListParagraph"/>
        <w:numPr>
          <w:ilvl w:val="2"/>
          <w:numId w:val="294"/>
        </w:numPr>
        <w:rPr>
          <w:b/>
          <w:color w:val="C00000"/>
          <w:sz w:val="22"/>
          <w:szCs w:val="22"/>
          <w:lang w:val="en-US"/>
        </w:rPr>
      </w:pPr>
      <w:r w:rsidRPr="004B16F9">
        <w:rPr>
          <w:b/>
          <w:color w:val="C00000"/>
          <w:lang w:val="en-US"/>
        </w:rPr>
        <w:t>PDF of multiplexed UEs per transmission duration at the per UE PAR corresponding to the 95% satisfied ratio.</w:t>
      </w:r>
    </w:p>
    <w:p w14:paraId="62DA3B86" w14:textId="77777777" w:rsidR="004B16F9" w:rsidRPr="004B16F9" w:rsidRDefault="004B16F9" w:rsidP="00FD2787">
      <w:pPr>
        <w:pStyle w:val="ListParagraph"/>
        <w:numPr>
          <w:ilvl w:val="1"/>
          <w:numId w:val="294"/>
        </w:numPr>
        <w:rPr>
          <w:b/>
          <w:bCs/>
          <w:i/>
          <w:iCs/>
          <w:color w:val="C00000"/>
          <w:u w:val="single"/>
          <w:lang w:val="en-US"/>
        </w:rPr>
      </w:pPr>
      <w:r w:rsidRPr="004B16F9">
        <w:rPr>
          <w:b/>
          <w:color w:val="C00000"/>
          <w:lang w:val="en-US"/>
        </w:rPr>
        <w:t>FFS how to use the PDF for performance evaluations</w:t>
      </w:r>
    </w:p>
    <w:p w14:paraId="692A7173" w14:textId="77777777" w:rsidR="004B16F9" w:rsidRPr="004B16F9" w:rsidRDefault="004B16F9" w:rsidP="00FD2787">
      <w:pPr>
        <w:pStyle w:val="ListParagraph"/>
        <w:numPr>
          <w:ilvl w:val="1"/>
          <w:numId w:val="294"/>
        </w:numPr>
        <w:rPr>
          <w:b/>
          <w:bCs/>
          <w:i/>
          <w:iCs/>
          <w:color w:val="C00000"/>
          <w:u w:val="single"/>
          <w:lang w:val="en-US"/>
        </w:rPr>
      </w:pPr>
      <w:r w:rsidRPr="004B16F9">
        <w:rPr>
          <w:b/>
          <w:color w:val="C00000"/>
          <w:lang w:val="en-US"/>
        </w:rPr>
        <w:t>Other evaluation methodologies for studying the practical number of NOMA UEs multiplexed in the same PRBs taking inter-cell interference and per UE performance into account are not precluded.</w:t>
      </w:r>
    </w:p>
    <w:p w14:paraId="1C4F2697" w14:textId="77777777" w:rsidR="004B16F9" w:rsidRDefault="004B16F9" w:rsidP="004B16F9">
      <w:pPr>
        <w:rPr>
          <w:lang w:val="en-US"/>
        </w:rPr>
      </w:pPr>
    </w:p>
    <w:p w14:paraId="4B8A84C3" w14:textId="1D27C118" w:rsidR="00737A07" w:rsidRDefault="00737A07" w:rsidP="00737A07">
      <w:pPr>
        <w:rPr>
          <w:lang w:val="en-US"/>
        </w:rPr>
      </w:pPr>
      <w:r w:rsidRPr="00A80BFA">
        <w:rPr>
          <w:lang w:val="en-US"/>
        </w:rPr>
        <w:t>[94-NR-04]</w:t>
      </w:r>
      <w:r w:rsidR="00A80BFA" w:rsidRPr="00A80BFA">
        <w:rPr>
          <w:lang w:val="en-US"/>
        </w:rPr>
        <w:t xml:space="preserve"> </w:t>
      </w:r>
      <w:r w:rsidR="00A80BFA" w:rsidRPr="00A80BFA">
        <w:rPr>
          <w:lang w:val="en-US" w:eastAsia="ko-KR"/>
        </w:rPr>
        <w:t>– Hanbyul (LGE)</w:t>
      </w:r>
    </w:p>
    <w:p w14:paraId="49D2160B" w14:textId="060B9ED2" w:rsidR="00737A07" w:rsidRPr="00A80BFA" w:rsidRDefault="00737A07" w:rsidP="00737A07">
      <w:pPr>
        <w:rPr>
          <w:lang w:val="en-US" w:eastAsia="ko-KR"/>
        </w:rPr>
      </w:pPr>
      <w:r w:rsidRPr="00A80BFA">
        <w:rPr>
          <w:lang w:val="en-US"/>
        </w:rPr>
        <w:t>V2X</w:t>
      </w:r>
      <w:r w:rsidR="00A80BFA" w:rsidRPr="00A80BFA">
        <w:rPr>
          <w:lang w:val="en-US"/>
        </w:rPr>
        <w:t xml:space="preserve">: </w:t>
      </w:r>
      <w:r w:rsidRPr="00A80BFA">
        <w:rPr>
          <w:lang w:val="en-US" w:eastAsia="ko-KR"/>
        </w:rPr>
        <w:t xml:space="preserve">RAN1 to have an email discussion until the next meeting to complement the existing simulation assumptions, using </w:t>
      </w:r>
      <w:hyperlink r:id="rId2504" w:history="1">
        <w:r w:rsidR="00470789">
          <w:rPr>
            <w:rStyle w:val="Hyperlink"/>
            <w:lang w:val="en-US" w:eastAsia="ko-KR"/>
          </w:rPr>
          <w:t>R1-1809950</w:t>
        </w:r>
      </w:hyperlink>
      <w:r w:rsidRPr="00A80BFA">
        <w:rPr>
          <w:lang w:val="en-US" w:eastAsia="ko-KR"/>
        </w:rPr>
        <w:t xml:space="preserve"> and </w:t>
      </w:r>
      <w:hyperlink r:id="rId2505" w:history="1">
        <w:r w:rsidR="00470789">
          <w:rPr>
            <w:rStyle w:val="Hyperlink"/>
            <w:lang w:val="en-US" w:eastAsia="ko-KR"/>
          </w:rPr>
          <w:t>R1-1809944</w:t>
        </w:r>
      </w:hyperlink>
      <w:r w:rsidRPr="00A80BFA">
        <w:rPr>
          <w:lang w:val="en-US" w:eastAsia="ko-KR"/>
        </w:rPr>
        <w:t xml:space="preserve"> (traffic model) at a starting point</w:t>
      </w:r>
    </w:p>
    <w:p w14:paraId="1BA47F1D" w14:textId="0BC5A9A7" w:rsidR="00737A07" w:rsidRDefault="00001387" w:rsidP="00001387">
      <w:pPr>
        <w:rPr>
          <w:rFonts w:cs="Times"/>
          <w:lang w:val="en-US"/>
        </w:rPr>
      </w:pPr>
      <w:r w:rsidRPr="00A80BFA">
        <w:rPr>
          <w:b/>
          <w:color w:val="C00000"/>
          <w:lang w:val="en-US" w:eastAsia="x-none"/>
        </w:rPr>
        <w:t>Done:</w:t>
      </w:r>
      <w:r>
        <w:rPr>
          <w:b/>
          <w:color w:val="C00000"/>
          <w:lang w:val="en-US" w:eastAsia="x-none"/>
        </w:rPr>
        <w:t xml:space="preserve"> Progress to be checked in RAN1#94bis meeting.</w:t>
      </w:r>
    </w:p>
    <w:p w14:paraId="5ADA9F09" w14:textId="77777777" w:rsidR="00001387" w:rsidRDefault="00001387" w:rsidP="00737A07">
      <w:pPr>
        <w:rPr>
          <w:lang w:val="en-US"/>
        </w:rPr>
      </w:pPr>
    </w:p>
    <w:p w14:paraId="10AD2A38" w14:textId="0480C38D" w:rsidR="00737A07" w:rsidRPr="00A80BFA" w:rsidRDefault="00737A07" w:rsidP="00737A07">
      <w:pPr>
        <w:rPr>
          <w:rFonts w:ascii="Calibri" w:hAnsi="Calibri"/>
          <w:lang w:val="en-US" w:eastAsia="en-GB"/>
        </w:rPr>
      </w:pPr>
      <w:r w:rsidRPr="00A80BFA">
        <w:rPr>
          <w:lang w:val="en-US"/>
        </w:rPr>
        <w:t>[94-NR-05]</w:t>
      </w:r>
      <w:r w:rsidR="00A80BFA" w:rsidRPr="00A80BFA">
        <w:rPr>
          <w:lang w:val="en-US"/>
        </w:rPr>
        <w:t xml:space="preserve"> – Hua (CMCC)</w:t>
      </w:r>
    </w:p>
    <w:p w14:paraId="5A26343A" w14:textId="0F1E082B" w:rsidR="00737A07" w:rsidRPr="00A80BFA" w:rsidRDefault="00737A07" w:rsidP="00737A07">
      <w:r w:rsidRPr="00A80BFA">
        <w:rPr>
          <w:lang w:val="en-US"/>
        </w:rPr>
        <w:t>RIM</w:t>
      </w:r>
      <w:r w:rsidR="00A80BFA" w:rsidRPr="00A80BFA">
        <w:rPr>
          <w:lang w:val="en-US"/>
        </w:rPr>
        <w:t xml:space="preserve">: </w:t>
      </w:r>
      <w:r w:rsidRPr="00A80BFA">
        <w:rPr>
          <w:lang w:val="en-US"/>
        </w:rPr>
        <w:t>Email discussion on additional simulation assumption for RIM till 9/7</w:t>
      </w:r>
    </w:p>
    <w:p w14:paraId="77197B66" w14:textId="2C116429" w:rsidR="00EA3574" w:rsidRDefault="00EA3574" w:rsidP="00EA3574">
      <w:pPr>
        <w:rPr>
          <w:b/>
          <w:color w:val="C00000"/>
          <w:lang w:val="en-US" w:eastAsia="x-none"/>
        </w:rPr>
      </w:pPr>
      <w:r w:rsidRPr="00A80BFA">
        <w:rPr>
          <w:b/>
          <w:color w:val="C00000"/>
          <w:lang w:val="en-US" w:eastAsia="x-none"/>
        </w:rPr>
        <w:t xml:space="preserve">Done: </w:t>
      </w:r>
      <w:r>
        <w:rPr>
          <w:b/>
          <w:color w:val="C00000"/>
          <w:lang w:val="en-US" w:eastAsia="x-none"/>
        </w:rPr>
        <w:t>According to decision posted on Sept.18</w:t>
      </w:r>
      <w:r w:rsidRPr="00E549A2">
        <w:rPr>
          <w:b/>
          <w:color w:val="C00000"/>
          <w:vertAlign w:val="superscript"/>
          <w:lang w:val="en-US" w:eastAsia="x-none"/>
        </w:rPr>
        <w:t>th</w:t>
      </w:r>
      <w:r>
        <w:rPr>
          <w:b/>
          <w:color w:val="C00000"/>
          <w:lang w:val="en-US" w:eastAsia="x-none"/>
        </w:rPr>
        <w:t>, a summary (</w:t>
      </w:r>
      <w:hyperlink r:id="rId2506" w:history="1">
        <w:r w:rsidR="00470789">
          <w:rPr>
            <w:rStyle w:val="Hyperlink"/>
            <w:b/>
            <w:lang w:val="en-US" w:eastAsia="x-none"/>
          </w:rPr>
          <w:t>R1-1810049</w:t>
        </w:r>
      </w:hyperlink>
      <w:r>
        <w:rPr>
          <w:b/>
          <w:color w:val="C00000"/>
          <w:lang w:val="en-US" w:eastAsia="x-none"/>
        </w:rPr>
        <w:t>) captures the following agreements:</w:t>
      </w:r>
    </w:p>
    <w:p w14:paraId="0496B1B2" w14:textId="77777777" w:rsidR="00EA3574" w:rsidRPr="00EA3574" w:rsidRDefault="00EA3574" w:rsidP="00EA3574">
      <w:pPr>
        <w:rPr>
          <w:rFonts w:ascii="Times New Roman" w:hAnsi="Times New Roman"/>
          <w:b/>
          <w:color w:val="C00000"/>
          <w:lang w:val="en-US"/>
        </w:rPr>
      </w:pPr>
      <w:r w:rsidRPr="00EA3574">
        <w:rPr>
          <w:b/>
          <w:color w:val="C00000"/>
          <w:highlight w:val="green"/>
          <w:lang w:val="en-US"/>
        </w:rPr>
        <w:t>Agreements:</w:t>
      </w:r>
    </w:p>
    <w:p w14:paraId="6EE35FA1" w14:textId="77777777" w:rsidR="00EA3574" w:rsidRPr="00EA3574" w:rsidRDefault="00EA3574" w:rsidP="00FD2787">
      <w:pPr>
        <w:pStyle w:val="ListParagraph"/>
        <w:numPr>
          <w:ilvl w:val="0"/>
          <w:numId w:val="294"/>
        </w:numPr>
        <w:snapToGrid w:val="0"/>
        <w:rPr>
          <w:rFonts w:eastAsiaTheme="minorHAnsi"/>
          <w:b/>
          <w:color w:val="C00000"/>
          <w:lang w:val="en-US"/>
        </w:rPr>
      </w:pPr>
      <w:r w:rsidRPr="00EA3574">
        <w:rPr>
          <w:rFonts w:hint="eastAsia"/>
          <w:b/>
          <w:color w:val="C00000"/>
          <w:lang w:val="en-US"/>
        </w:rPr>
        <w:t>For channel model: Option 1 is mandatory for RS comparison. Companies are also encouraged to provide results using Option 2 with K_factor = 22 dB, DS=30 ns, Doppler 0 Hz.</w:t>
      </w:r>
    </w:p>
    <w:p w14:paraId="23D88FC3" w14:textId="77777777" w:rsidR="00EA3574" w:rsidRPr="00EA3574" w:rsidRDefault="00EA3574" w:rsidP="00FD2787">
      <w:pPr>
        <w:pStyle w:val="ListParagraph"/>
        <w:numPr>
          <w:ilvl w:val="0"/>
          <w:numId w:val="294"/>
        </w:numPr>
        <w:snapToGrid w:val="0"/>
        <w:spacing w:after="120"/>
        <w:ind w:left="714" w:hanging="357"/>
        <w:rPr>
          <w:b/>
          <w:color w:val="C00000"/>
          <w:lang w:val="en-US"/>
        </w:rPr>
      </w:pPr>
      <w:r w:rsidRPr="00EA3574">
        <w:rPr>
          <w:rFonts w:hint="eastAsia"/>
          <w:b/>
          <w:color w:val="C00000"/>
          <w:lang w:val="en-US"/>
        </w:rPr>
        <w:t>For delay of received RS: Clarify that the arrival time of each RS is generated at least in the resolution of sample duration of the OFDM symbol.</w:t>
      </w:r>
    </w:p>
    <w:p w14:paraId="6CAE98CC" w14:textId="23789FC7" w:rsidR="00EA3574" w:rsidRPr="00EA3574" w:rsidRDefault="00EA3574" w:rsidP="00EA3574">
      <w:pPr>
        <w:spacing w:after="120"/>
        <w:rPr>
          <w:b/>
          <w:color w:val="C00000"/>
          <w:lang w:eastAsia="zh-CN"/>
        </w:rPr>
      </w:pPr>
      <w:r w:rsidRPr="00EA3574">
        <w:rPr>
          <w:b/>
          <w:color w:val="C00000"/>
          <w:highlight w:val="green"/>
          <w:lang w:val="en-US"/>
        </w:rPr>
        <w:t>Agreement:</w:t>
      </w:r>
      <w:r w:rsidRPr="00EA3574">
        <w:rPr>
          <w:b/>
          <w:color w:val="C00000"/>
          <w:lang w:val="en-US"/>
        </w:rPr>
        <w:t xml:space="preserve"> </w:t>
      </w:r>
      <w:r w:rsidRPr="00EA3574">
        <w:rPr>
          <w:b/>
          <w:color w:val="C00000"/>
        </w:rPr>
        <w:t>For power of received RS, Option1(as in last RAN1 agreement): Pi of multiple RSs have a power offset with respect to the reference power P0, where the power offset is randomly selected from [-0.5dB, 0.5dB] is used as starting point for multiple RS evaluation. The SNR for each RS is defined based on P0.</w:t>
      </w:r>
    </w:p>
    <w:p w14:paraId="51B1E85F" w14:textId="77777777" w:rsidR="00EA3574" w:rsidRPr="00EA3574" w:rsidRDefault="00EA3574" w:rsidP="00EA3574">
      <w:pPr>
        <w:rPr>
          <w:rFonts w:ascii="Times New Roman" w:hAnsi="Times New Roman"/>
          <w:b/>
          <w:color w:val="C00000"/>
          <w:lang w:val="en-US"/>
        </w:rPr>
      </w:pPr>
      <w:r w:rsidRPr="00EA3574">
        <w:rPr>
          <w:b/>
          <w:color w:val="C00000"/>
          <w:highlight w:val="green"/>
          <w:lang w:val="en-US"/>
        </w:rPr>
        <w:t>Agreements:</w:t>
      </w:r>
    </w:p>
    <w:p w14:paraId="14DAB154" w14:textId="77777777" w:rsidR="00EA3574" w:rsidRPr="00EA3574" w:rsidRDefault="00EA3574" w:rsidP="00EA3574">
      <w:pPr>
        <w:rPr>
          <w:b/>
          <w:color w:val="C00000"/>
        </w:rPr>
      </w:pPr>
      <w:r w:rsidRPr="00EA3574">
        <w:rPr>
          <w:b/>
          <w:color w:val="C00000"/>
        </w:rPr>
        <w:t xml:space="preserve">For Case 1 single RS+AWGN, the metric is the minimum SNR required for one-shot detection with 90% detection probability and 1% false alarm requirement. </w:t>
      </w:r>
      <w:r w:rsidRPr="00EA3574">
        <w:rPr>
          <w:b/>
          <w:color w:val="C00000"/>
          <w:lang w:eastAsia="zh-CN"/>
        </w:rPr>
        <w:t>The</w:t>
      </w:r>
      <w:r w:rsidRPr="00EA3574">
        <w:rPr>
          <w:b/>
          <w:color w:val="C00000"/>
        </w:rPr>
        <w:t xml:space="preserve"> assumptions for Case 1 </w:t>
      </w:r>
      <w:r w:rsidRPr="00EA3574">
        <w:rPr>
          <w:b/>
          <w:color w:val="C00000"/>
          <w:lang w:eastAsia="zh-CN"/>
        </w:rPr>
        <w:t>are summarized as follows</w:t>
      </w:r>
      <w:r w:rsidRPr="00EA3574">
        <w:rPr>
          <w:b/>
          <w:color w:val="C00000"/>
        </w:rPr>
        <w:t>:</w:t>
      </w:r>
    </w:p>
    <w:tbl>
      <w:tblPr>
        <w:tblW w:w="0" w:type="auto"/>
        <w:tblCellMar>
          <w:left w:w="0" w:type="dxa"/>
          <w:right w:w="0" w:type="dxa"/>
        </w:tblCellMar>
        <w:tblLook w:val="04A0" w:firstRow="1" w:lastRow="0" w:firstColumn="1" w:lastColumn="0" w:noHBand="0" w:noVBand="1"/>
      </w:tblPr>
      <w:tblGrid>
        <w:gridCol w:w="1270"/>
        <w:gridCol w:w="2786"/>
        <w:gridCol w:w="2786"/>
        <w:gridCol w:w="2787"/>
      </w:tblGrid>
      <w:tr w:rsidR="00EA3574" w:rsidRPr="00EA3574" w14:paraId="4C1DB172" w14:textId="77777777" w:rsidTr="00EA3574">
        <w:tc>
          <w:tcPr>
            <w:tcW w:w="1270" w:type="dxa"/>
            <w:tcBorders>
              <w:top w:val="single" w:sz="8" w:space="0" w:color="auto"/>
              <w:left w:val="single" w:sz="8" w:space="0" w:color="auto"/>
              <w:bottom w:val="single" w:sz="8" w:space="0" w:color="auto"/>
              <w:right w:val="single" w:sz="8" w:space="0" w:color="auto"/>
            </w:tcBorders>
            <w:shd w:val="clear" w:color="auto" w:fill="D9E2F3"/>
            <w:tcMar>
              <w:top w:w="0" w:type="dxa"/>
              <w:left w:w="108" w:type="dxa"/>
              <w:bottom w:w="0" w:type="dxa"/>
              <w:right w:w="108" w:type="dxa"/>
            </w:tcMar>
          </w:tcPr>
          <w:p w14:paraId="24D1ADFF" w14:textId="77777777" w:rsidR="00EA3574" w:rsidRPr="00EA3574" w:rsidRDefault="00EA3574">
            <w:pPr>
              <w:rPr>
                <w:rFonts w:eastAsiaTheme="minorHAnsi"/>
                <w:b/>
                <w:color w:val="C00000"/>
              </w:rPr>
            </w:pPr>
          </w:p>
        </w:tc>
        <w:tc>
          <w:tcPr>
            <w:tcW w:w="2786" w:type="dxa"/>
            <w:tcBorders>
              <w:top w:val="single" w:sz="8" w:space="0" w:color="auto"/>
              <w:left w:val="nil"/>
              <w:bottom w:val="single" w:sz="8" w:space="0" w:color="auto"/>
              <w:right w:val="single" w:sz="8" w:space="0" w:color="auto"/>
            </w:tcBorders>
            <w:shd w:val="clear" w:color="auto" w:fill="D9E2F3"/>
            <w:tcMar>
              <w:top w:w="0" w:type="dxa"/>
              <w:left w:w="108" w:type="dxa"/>
              <w:bottom w:w="0" w:type="dxa"/>
              <w:right w:w="108" w:type="dxa"/>
            </w:tcMar>
            <w:hideMark/>
          </w:tcPr>
          <w:p w14:paraId="1B0CE3BF" w14:textId="77777777" w:rsidR="00EA3574" w:rsidRPr="00EA3574" w:rsidRDefault="00EA3574">
            <w:pPr>
              <w:jc w:val="center"/>
              <w:rPr>
                <w:b/>
                <w:color w:val="C00000"/>
              </w:rPr>
            </w:pPr>
            <w:r w:rsidRPr="00EA3574">
              <w:rPr>
                <w:b/>
                <w:color w:val="C00000"/>
              </w:rPr>
              <w:t>Total number of sequences used in the network</w:t>
            </w:r>
          </w:p>
          <w:p w14:paraId="5889D8E2" w14:textId="77777777" w:rsidR="00EA3574" w:rsidRPr="00EA3574" w:rsidRDefault="00EA3574">
            <w:pPr>
              <w:jc w:val="center"/>
              <w:rPr>
                <w:b/>
                <w:color w:val="C00000"/>
              </w:rPr>
            </w:pPr>
            <w:r w:rsidRPr="00EA3574">
              <w:rPr>
                <w:b/>
                <w:color w:val="C00000"/>
              </w:rPr>
              <w:t>(N_seq)</w:t>
            </w:r>
          </w:p>
        </w:tc>
        <w:tc>
          <w:tcPr>
            <w:tcW w:w="2786" w:type="dxa"/>
            <w:tcBorders>
              <w:top w:val="single" w:sz="8" w:space="0" w:color="auto"/>
              <w:left w:val="nil"/>
              <w:bottom w:val="single" w:sz="8" w:space="0" w:color="auto"/>
              <w:right w:val="single" w:sz="8" w:space="0" w:color="auto"/>
            </w:tcBorders>
            <w:shd w:val="clear" w:color="auto" w:fill="D9E2F3"/>
            <w:tcMar>
              <w:top w:w="0" w:type="dxa"/>
              <w:left w:w="108" w:type="dxa"/>
              <w:bottom w:w="0" w:type="dxa"/>
              <w:right w:w="108" w:type="dxa"/>
            </w:tcMar>
            <w:hideMark/>
          </w:tcPr>
          <w:p w14:paraId="3B524B07" w14:textId="77777777" w:rsidR="00EA3574" w:rsidRPr="00EA3574" w:rsidRDefault="00EA3574">
            <w:pPr>
              <w:jc w:val="center"/>
              <w:rPr>
                <w:b/>
                <w:color w:val="C00000"/>
              </w:rPr>
            </w:pPr>
            <w:r w:rsidRPr="00EA3574">
              <w:rPr>
                <w:b/>
                <w:color w:val="C00000"/>
              </w:rPr>
              <w:t>Number of sequences arriving within the window</w:t>
            </w:r>
          </w:p>
          <w:p w14:paraId="5F152382" w14:textId="77777777" w:rsidR="00EA3574" w:rsidRPr="00EA3574" w:rsidRDefault="00EA3574">
            <w:pPr>
              <w:jc w:val="center"/>
              <w:rPr>
                <w:b/>
                <w:color w:val="C00000"/>
              </w:rPr>
            </w:pPr>
            <w:r w:rsidRPr="00EA3574">
              <w:rPr>
                <w:b/>
                <w:color w:val="C00000"/>
              </w:rPr>
              <w:t>(n)</w:t>
            </w:r>
          </w:p>
        </w:tc>
        <w:tc>
          <w:tcPr>
            <w:tcW w:w="2787" w:type="dxa"/>
            <w:tcBorders>
              <w:top w:val="single" w:sz="8" w:space="0" w:color="auto"/>
              <w:left w:val="nil"/>
              <w:bottom w:val="single" w:sz="8" w:space="0" w:color="auto"/>
              <w:right w:val="single" w:sz="8" w:space="0" w:color="auto"/>
            </w:tcBorders>
            <w:shd w:val="clear" w:color="auto" w:fill="D9E2F3"/>
            <w:tcMar>
              <w:top w:w="0" w:type="dxa"/>
              <w:left w:w="108" w:type="dxa"/>
              <w:bottom w:w="0" w:type="dxa"/>
              <w:right w:w="108" w:type="dxa"/>
            </w:tcMar>
            <w:hideMark/>
          </w:tcPr>
          <w:p w14:paraId="49001582" w14:textId="77777777" w:rsidR="00EA3574" w:rsidRPr="00EA3574" w:rsidRDefault="00EA3574">
            <w:pPr>
              <w:jc w:val="center"/>
              <w:rPr>
                <w:b/>
                <w:color w:val="C00000"/>
              </w:rPr>
            </w:pPr>
            <w:r w:rsidRPr="00EA3574">
              <w:rPr>
                <w:b/>
                <w:color w:val="C00000"/>
              </w:rPr>
              <w:t xml:space="preserve">Number of total RSs arriving within the window </w:t>
            </w:r>
          </w:p>
          <w:p w14:paraId="2345E98E" w14:textId="77777777" w:rsidR="00EA3574" w:rsidRPr="00EA3574" w:rsidRDefault="00EA3574">
            <w:pPr>
              <w:jc w:val="center"/>
              <w:rPr>
                <w:b/>
                <w:color w:val="C00000"/>
              </w:rPr>
            </w:pPr>
            <w:r w:rsidRPr="00EA3574">
              <w:rPr>
                <w:b/>
                <w:color w:val="C00000"/>
              </w:rPr>
              <w:t>(N)</w:t>
            </w:r>
          </w:p>
        </w:tc>
      </w:tr>
      <w:tr w:rsidR="00EA3574" w:rsidRPr="00EA3574" w14:paraId="0DE1861D" w14:textId="77777777" w:rsidTr="00EA3574">
        <w:tc>
          <w:tcPr>
            <w:tcW w:w="12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2D397B" w14:textId="77777777" w:rsidR="00EA3574" w:rsidRPr="00EA3574" w:rsidRDefault="00EA3574">
            <w:pPr>
              <w:rPr>
                <w:b/>
                <w:color w:val="C00000"/>
              </w:rPr>
            </w:pPr>
            <w:r w:rsidRPr="00EA3574">
              <w:rPr>
                <w:b/>
                <w:color w:val="C00000"/>
              </w:rPr>
              <w:t>Case 1</w:t>
            </w:r>
          </w:p>
        </w:tc>
        <w:tc>
          <w:tcPr>
            <w:tcW w:w="2786" w:type="dxa"/>
            <w:tcBorders>
              <w:top w:val="nil"/>
              <w:left w:val="nil"/>
              <w:bottom w:val="single" w:sz="8" w:space="0" w:color="auto"/>
              <w:right w:val="single" w:sz="8" w:space="0" w:color="auto"/>
            </w:tcBorders>
            <w:tcMar>
              <w:top w:w="0" w:type="dxa"/>
              <w:left w:w="108" w:type="dxa"/>
              <w:bottom w:w="0" w:type="dxa"/>
              <w:right w:w="108" w:type="dxa"/>
            </w:tcMar>
            <w:hideMark/>
          </w:tcPr>
          <w:p w14:paraId="24030012" w14:textId="77777777" w:rsidR="00EA3574" w:rsidRPr="00EA3574" w:rsidRDefault="00EA3574">
            <w:pPr>
              <w:jc w:val="center"/>
              <w:rPr>
                <w:b/>
                <w:bCs/>
                <w:color w:val="C00000"/>
              </w:rPr>
            </w:pPr>
            <w:r w:rsidRPr="00EA3574">
              <w:rPr>
                <w:b/>
                <w:bCs/>
                <w:color w:val="C00000"/>
              </w:rPr>
              <w:t>1</w:t>
            </w:r>
          </w:p>
        </w:tc>
        <w:tc>
          <w:tcPr>
            <w:tcW w:w="2786" w:type="dxa"/>
            <w:tcBorders>
              <w:top w:val="nil"/>
              <w:left w:val="nil"/>
              <w:bottom w:val="single" w:sz="8" w:space="0" w:color="auto"/>
              <w:right w:val="single" w:sz="8" w:space="0" w:color="auto"/>
            </w:tcBorders>
            <w:tcMar>
              <w:top w:w="0" w:type="dxa"/>
              <w:left w:w="108" w:type="dxa"/>
              <w:bottom w:w="0" w:type="dxa"/>
              <w:right w:w="108" w:type="dxa"/>
            </w:tcMar>
            <w:hideMark/>
          </w:tcPr>
          <w:p w14:paraId="22268AF5" w14:textId="77777777" w:rsidR="00EA3574" w:rsidRPr="00EA3574" w:rsidRDefault="00EA3574">
            <w:pPr>
              <w:jc w:val="center"/>
              <w:rPr>
                <w:b/>
                <w:color w:val="C00000"/>
              </w:rPr>
            </w:pPr>
            <w:r w:rsidRPr="00EA3574">
              <w:rPr>
                <w:b/>
                <w:color w:val="C00000"/>
              </w:rPr>
              <w:t>1</w:t>
            </w:r>
          </w:p>
        </w:tc>
        <w:tc>
          <w:tcPr>
            <w:tcW w:w="2787" w:type="dxa"/>
            <w:tcBorders>
              <w:top w:val="nil"/>
              <w:left w:val="nil"/>
              <w:bottom w:val="single" w:sz="8" w:space="0" w:color="auto"/>
              <w:right w:val="single" w:sz="8" w:space="0" w:color="auto"/>
            </w:tcBorders>
            <w:tcMar>
              <w:top w:w="0" w:type="dxa"/>
              <w:left w:w="108" w:type="dxa"/>
              <w:bottom w:w="0" w:type="dxa"/>
              <w:right w:w="108" w:type="dxa"/>
            </w:tcMar>
            <w:hideMark/>
          </w:tcPr>
          <w:p w14:paraId="3BAD995E" w14:textId="77777777" w:rsidR="00EA3574" w:rsidRPr="00EA3574" w:rsidRDefault="00EA3574">
            <w:pPr>
              <w:jc w:val="center"/>
              <w:rPr>
                <w:b/>
                <w:color w:val="C00000"/>
              </w:rPr>
            </w:pPr>
            <w:r w:rsidRPr="00EA3574">
              <w:rPr>
                <w:b/>
                <w:color w:val="C00000"/>
              </w:rPr>
              <w:t>1</w:t>
            </w:r>
          </w:p>
        </w:tc>
      </w:tr>
    </w:tbl>
    <w:p w14:paraId="1FE2CDA5" w14:textId="77777777" w:rsidR="00EA3574" w:rsidRPr="00EA3574" w:rsidRDefault="00EA3574" w:rsidP="00EA3574">
      <w:pPr>
        <w:spacing w:after="120" w:line="276" w:lineRule="auto"/>
        <w:rPr>
          <w:rFonts w:ascii="Times New Roman" w:eastAsiaTheme="minorHAnsi" w:hAnsi="Times New Roman"/>
          <w:b/>
          <w:color w:val="C00000"/>
          <w:szCs w:val="20"/>
          <w:lang w:eastAsia="en-GB"/>
        </w:rPr>
      </w:pPr>
      <w:r w:rsidRPr="00EA3574">
        <w:rPr>
          <w:b/>
          <w:color w:val="C00000"/>
          <w:lang w:val="en-US"/>
        </w:rPr>
        <w:lastRenderedPageBreak/>
        <w:t>Note: This case is mainly used to compare and calibrate performance of same RS design. The above figures will be used for simulations to 94bis and determine whether further refinement is needed.</w:t>
      </w:r>
    </w:p>
    <w:p w14:paraId="757A2F95" w14:textId="15AFCA71" w:rsidR="00EA3574" w:rsidRPr="00EA3574" w:rsidRDefault="00EA3574" w:rsidP="00EA3574">
      <w:pPr>
        <w:rPr>
          <w:b/>
          <w:color w:val="C00000"/>
          <w:lang w:val="en-US" w:eastAsia="zh-CN"/>
        </w:rPr>
      </w:pPr>
      <w:r w:rsidRPr="00EA3574">
        <w:rPr>
          <w:b/>
          <w:color w:val="C00000"/>
          <w:highlight w:val="green"/>
          <w:lang w:val="en-US"/>
        </w:rPr>
        <w:t>Agreements:</w:t>
      </w:r>
      <w:r w:rsidRPr="00EA3574">
        <w:rPr>
          <w:b/>
          <w:color w:val="C00000"/>
          <w:lang w:val="en-US"/>
        </w:rPr>
        <w:t xml:space="preserve"> </w:t>
      </w:r>
      <w:r w:rsidRPr="00EA3574">
        <w:rPr>
          <w:b/>
          <w:color w:val="C00000"/>
          <w:lang w:val="en-US" w:eastAsia="zh-CN"/>
        </w:rPr>
        <w:t>At least Case 2-1 and Case 2-2A are evaluated for the next meeting. Evaluation of Case 2-2B depending on further agreements whether to support gNB group for Framework 2.1 and 2.2, and whether Case 2-1 and 2-2A is sufficient to cover Case 2-2B in terms of error detection, wherein,</w:t>
      </w:r>
    </w:p>
    <w:p w14:paraId="6B804AC8" w14:textId="77777777" w:rsidR="00EA3574" w:rsidRPr="00EA3574" w:rsidRDefault="00EA3574" w:rsidP="00FD2787">
      <w:pPr>
        <w:pStyle w:val="ListParagraph"/>
        <w:numPr>
          <w:ilvl w:val="0"/>
          <w:numId w:val="295"/>
        </w:numPr>
        <w:rPr>
          <w:rFonts w:eastAsiaTheme="minorHAnsi"/>
          <w:b/>
          <w:color w:val="C00000"/>
          <w:lang w:val="en-US" w:eastAsia="en-GB"/>
        </w:rPr>
      </w:pPr>
      <w:r w:rsidRPr="00EA3574">
        <w:rPr>
          <w:rFonts w:hint="eastAsia"/>
          <w:b/>
          <w:color w:val="C00000"/>
          <w:lang w:val="en-US"/>
        </w:rPr>
        <w:t>Case 2-1 (Single sequence): All RSs received within the detection window correspond to the same sequence. Number of total RS base sequence is only 1</w:t>
      </w:r>
    </w:p>
    <w:p w14:paraId="33C1CAFA" w14:textId="77777777" w:rsidR="00EA3574" w:rsidRPr="00EA3574" w:rsidRDefault="00EA3574" w:rsidP="00FD2787">
      <w:pPr>
        <w:pStyle w:val="ListParagraph"/>
        <w:numPr>
          <w:ilvl w:val="0"/>
          <w:numId w:val="295"/>
        </w:numPr>
        <w:rPr>
          <w:b/>
          <w:color w:val="C00000"/>
          <w:lang w:val="en-US"/>
        </w:rPr>
      </w:pPr>
      <w:r w:rsidRPr="00EA3574">
        <w:rPr>
          <w:rFonts w:hint="eastAsia"/>
          <w:b/>
          <w:color w:val="C00000"/>
          <w:lang w:val="en-US"/>
        </w:rPr>
        <w:t>Case 2-2A (Multiple sequences): Each RS received by the detector corresponds to a different sequence.</w:t>
      </w:r>
    </w:p>
    <w:p w14:paraId="2C949716" w14:textId="77777777" w:rsidR="00EA3574" w:rsidRPr="00EA3574" w:rsidRDefault="00EA3574" w:rsidP="00FD2787">
      <w:pPr>
        <w:pStyle w:val="ListParagraph"/>
        <w:numPr>
          <w:ilvl w:val="0"/>
          <w:numId w:val="295"/>
        </w:numPr>
        <w:rPr>
          <w:b/>
          <w:color w:val="C00000"/>
          <w:lang w:val="en-US"/>
        </w:rPr>
      </w:pPr>
      <w:r w:rsidRPr="00EA3574">
        <w:rPr>
          <w:rFonts w:hint="eastAsia"/>
          <w:b/>
          <w:color w:val="C00000"/>
          <w:lang w:val="en-US"/>
        </w:rPr>
        <w:t>Case 2-2B (Multiple sequences): The number of distinctive sequences is smaller than the number of RSs received by the detector. Multiple RSs may correspond to the same sequence.</w:t>
      </w:r>
    </w:p>
    <w:p w14:paraId="6EF6FC8D" w14:textId="77777777" w:rsidR="00EA3574" w:rsidRPr="00EA3574" w:rsidRDefault="00EA3574" w:rsidP="00EA3574">
      <w:pPr>
        <w:rPr>
          <w:rFonts w:ascii="Times New Roman" w:hAnsi="Times New Roman"/>
          <w:b/>
          <w:color w:val="C00000"/>
          <w:lang w:val="en-US"/>
        </w:rPr>
      </w:pPr>
      <w:r w:rsidRPr="00EA3574">
        <w:rPr>
          <w:b/>
          <w:color w:val="C00000"/>
          <w:highlight w:val="green"/>
          <w:lang w:val="en-US"/>
        </w:rPr>
        <w:t>Agreements:</w:t>
      </w:r>
    </w:p>
    <w:p w14:paraId="325A60CD" w14:textId="77777777" w:rsidR="00EA3574" w:rsidRPr="00EA3574" w:rsidRDefault="00EA3574" w:rsidP="00EA3574">
      <w:pPr>
        <w:rPr>
          <w:b/>
          <w:color w:val="C00000"/>
        </w:rPr>
      </w:pPr>
      <w:r w:rsidRPr="00EA3574">
        <w:rPr>
          <w:b/>
          <w:color w:val="C00000"/>
          <w:lang w:eastAsia="zh-CN"/>
        </w:rPr>
        <w:t>For Case 2-1, the number of RS arrived within the detection window is N=10 as starting point. Companies are also encouraged to provide results under more values of N. The</w:t>
      </w:r>
      <w:r w:rsidRPr="00EA3574">
        <w:rPr>
          <w:b/>
          <w:color w:val="C00000"/>
        </w:rPr>
        <w:t xml:space="preserve"> assumptions for Case 2-1 </w:t>
      </w:r>
      <w:r w:rsidRPr="00EA3574">
        <w:rPr>
          <w:b/>
          <w:color w:val="C00000"/>
          <w:lang w:eastAsia="zh-CN"/>
        </w:rPr>
        <w:t>are summarized as follows</w:t>
      </w:r>
      <w:r w:rsidRPr="00EA3574">
        <w:rPr>
          <w:b/>
          <w:color w:val="C00000"/>
        </w:rPr>
        <w:t>:</w:t>
      </w:r>
    </w:p>
    <w:tbl>
      <w:tblPr>
        <w:tblW w:w="0" w:type="auto"/>
        <w:tblCellMar>
          <w:left w:w="0" w:type="dxa"/>
          <w:right w:w="0" w:type="dxa"/>
        </w:tblCellMar>
        <w:tblLook w:val="04A0" w:firstRow="1" w:lastRow="0" w:firstColumn="1" w:lastColumn="0" w:noHBand="0" w:noVBand="1"/>
      </w:tblPr>
      <w:tblGrid>
        <w:gridCol w:w="1270"/>
        <w:gridCol w:w="2739"/>
        <w:gridCol w:w="2739"/>
        <w:gridCol w:w="2740"/>
      </w:tblGrid>
      <w:tr w:rsidR="00EA3574" w:rsidRPr="00EA3574" w14:paraId="54BF0B0B" w14:textId="77777777" w:rsidTr="00EA3574">
        <w:tc>
          <w:tcPr>
            <w:tcW w:w="1270" w:type="dxa"/>
            <w:tcBorders>
              <w:top w:val="single" w:sz="8" w:space="0" w:color="auto"/>
              <w:left w:val="single" w:sz="8" w:space="0" w:color="auto"/>
              <w:bottom w:val="single" w:sz="8" w:space="0" w:color="auto"/>
              <w:right w:val="single" w:sz="8" w:space="0" w:color="auto"/>
            </w:tcBorders>
            <w:shd w:val="clear" w:color="auto" w:fill="D9E2F3"/>
            <w:tcMar>
              <w:top w:w="0" w:type="dxa"/>
              <w:left w:w="108" w:type="dxa"/>
              <w:bottom w:w="0" w:type="dxa"/>
              <w:right w:w="108" w:type="dxa"/>
            </w:tcMar>
          </w:tcPr>
          <w:p w14:paraId="50407648" w14:textId="77777777" w:rsidR="00EA3574" w:rsidRPr="00EA3574" w:rsidRDefault="00EA3574">
            <w:pPr>
              <w:rPr>
                <w:rFonts w:eastAsiaTheme="minorHAnsi"/>
                <w:b/>
                <w:color w:val="C00000"/>
              </w:rPr>
            </w:pPr>
          </w:p>
        </w:tc>
        <w:tc>
          <w:tcPr>
            <w:tcW w:w="2739" w:type="dxa"/>
            <w:tcBorders>
              <w:top w:val="single" w:sz="8" w:space="0" w:color="auto"/>
              <w:left w:val="nil"/>
              <w:bottom w:val="single" w:sz="8" w:space="0" w:color="auto"/>
              <w:right w:val="single" w:sz="8" w:space="0" w:color="auto"/>
            </w:tcBorders>
            <w:shd w:val="clear" w:color="auto" w:fill="D9E2F3"/>
            <w:tcMar>
              <w:top w:w="0" w:type="dxa"/>
              <w:left w:w="108" w:type="dxa"/>
              <w:bottom w:w="0" w:type="dxa"/>
              <w:right w:w="108" w:type="dxa"/>
            </w:tcMar>
            <w:hideMark/>
          </w:tcPr>
          <w:p w14:paraId="540691E1" w14:textId="77777777" w:rsidR="00EA3574" w:rsidRPr="00EA3574" w:rsidRDefault="00EA3574">
            <w:pPr>
              <w:jc w:val="center"/>
              <w:rPr>
                <w:b/>
                <w:color w:val="C00000"/>
              </w:rPr>
            </w:pPr>
            <w:r w:rsidRPr="00EA3574">
              <w:rPr>
                <w:b/>
                <w:color w:val="C00000"/>
              </w:rPr>
              <w:t>Total number of sequences used in the network</w:t>
            </w:r>
          </w:p>
          <w:p w14:paraId="1B1749E5" w14:textId="77777777" w:rsidR="00EA3574" w:rsidRPr="00EA3574" w:rsidRDefault="00EA3574">
            <w:pPr>
              <w:jc w:val="center"/>
              <w:rPr>
                <w:b/>
                <w:color w:val="C00000"/>
              </w:rPr>
            </w:pPr>
            <w:r w:rsidRPr="00EA3574">
              <w:rPr>
                <w:b/>
                <w:color w:val="C00000"/>
              </w:rPr>
              <w:t>(N_seq)</w:t>
            </w:r>
          </w:p>
        </w:tc>
        <w:tc>
          <w:tcPr>
            <w:tcW w:w="2739" w:type="dxa"/>
            <w:tcBorders>
              <w:top w:val="single" w:sz="8" w:space="0" w:color="auto"/>
              <w:left w:val="nil"/>
              <w:bottom w:val="single" w:sz="8" w:space="0" w:color="auto"/>
              <w:right w:val="single" w:sz="8" w:space="0" w:color="auto"/>
            </w:tcBorders>
            <w:shd w:val="clear" w:color="auto" w:fill="D9E2F3"/>
            <w:tcMar>
              <w:top w:w="0" w:type="dxa"/>
              <w:left w:w="108" w:type="dxa"/>
              <w:bottom w:w="0" w:type="dxa"/>
              <w:right w:w="108" w:type="dxa"/>
            </w:tcMar>
            <w:hideMark/>
          </w:tcPr>
          <w:p w14:paraId="677A91E8" w14:textId="77777777" w:rsidR="00EA3574" w:rsidRPr="00EA3574" w:rsidRDefault="00EA3574">
            <w:pPr>
              <w:jc w:val="center"/>
              <w:rPr>
                <w:b/>
                <w:color w:val="C00000"/>
              </w:rPr>
            </w:pPr>
            <w:r w:rsidRPr="00EA3574">
              <w:rPr>
                <w:b/>
                <w:color w:val="C00000"/>
              </w:rPr>
              <w:t>Number of sequences arriving within the window</w:t>
            </w:r>
          </w:p>
          <w:p w14:paraId="643C6891" w14:textId="77777777" w:rsidR="00EA3574" w:rsidRPr="00EA3574" w:rsidRDefault="00EA3574">
            <w:pPr>
              <w:jc w:val="center"/>
              <w:rPr>
                <w:b/>
                <w:color w:val="C00000"/>
              </w:rPr>
            </w:pPr>
            <w:r w:rsidRPr="00EA3574">
              <w:rPr>
                <w:b/>
                <w:color w:val="C00000"/>
              </w:rPr>
              <w:t>(n)</w:t>
            </w:r>
          </w:p>
        </w:tc>
        <w:tc>
          <w:tcPr>
            <w:tcW w:w="2740" w:type="dxa"/>
            <w:tcBorders>
              <w:top w:val="single" w:sz="8" w:space="0" w:color="auto"/>
              <w:left w:val="nil"/>
              <w:bottom w:val="single" w:sz="8" w:space="0" w:color="auto"/>
              <w:right w:val="single" w:sz="8" w:space="0" w:color="auto"/>
            </w:tcBorders>
            <w:shd w:val="clear" w:color="auto" w:fill="D9E2F3"/>
            <w:tcMar>
              <w:top w:w="0" w:type="dxa"/>
              <w:left w:w="108" w:type="dxa"/>
              <w:bottom w:w="0" w:type="dxa"/>
              <w:right w:w="108" w:type="dxa"/>
            </w:tcMar>
            <w:hideMark/>
          </w:tcPr>
          <w:p w14:paraId="7C84631B" w14:textId="77777777" w:rsidR="00EA3574" w:rsidRPr="00EA3574" w:rsidRDefault="00EA3574">
            <w:pPr>
              <w:jc w:val="center"/>
              <w:rPr>
                <w:b/>
                <w:color w:val="C00000"/>
              </w:rPr>
            </w:pPr>
            <w:r w:rsidRPr="00EA3574">
              <w:rPr>
                <w:b/>
                <w:color w:val="C00000"/>
              </w:rPr>
              <w:t xml:space="preserve">Number of total RSs arriving within the window </w:t>
            </w:r>
          </w:p>
          <w:p w14:paraId="7DDAFA3E" w14:textId="77777777" w:rsidR="00EA3574" w:rsidRPr="00EA3574" w:rsidRDefault="00EA3574">
            <w:pPr>
              <w:jc w:val="center"/>
              <w:rPr>
                <w:b/>
                <w:color w:val="C00000"/>
              </w:rPr>
            </w:pPr>
            <w:r w:rsidRPr="00EA3574">
              <w:rPr>
                <w:b/>
                <w:color w:val="C00000"/>
              </w:rPr>
              <w:t>(N)</w:t>
            </w:r>
          </w:p>
        </w:tc>
      </w:tr>
      <w:tr w:rsidR="00EA3574" w:rsidRPr="00EA3574" w14:paraId="34294EA6" w14:textId="77777777" w:rsidTr="00EA3574">
        <w:tc>
          <w:tcPr>
            <w:tcW w:w="12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177BD7" w14:textId="77777777" w:rsidR="00EA3574" w:rsidRPr="00EA3574" w:rsidRDefault="00EA3574">
            <w:pPr>
              <w:rPr>
                <w:b/>
                <w:color w:val="C00000"/>
                <w:lang w:eastAsia="en-GB"/>
              </w:rPr>
            </w:pPr>
            <w:r w:rsidRPr="00EA3574">
              <w:rPr>
                <w:b/>
                <w:color w:val="C00000"/>
              </w:rPr>
              <w:t>Case 2-1</w:t>
            </w:r>
          </w:p>
        </w:tc>
        <w:tc>
          <w:tcPr>
            <w:tcW w:w="2739" w:type="dxa"/>
            <w:tcBorders>
              <w:top w:val="nil"/>
              <w:left w:val="nil"/>
              <w:bottom w:val="single" w:sz="8" w:space="0" w:color="auto"/>
              <w:right w:val="single" w:sz="8" w:space="0" w:color="auto"/>
            </w:tcBorders>
            <w:tcMar>
              <w:top w:w="0" w:type="dxa"/>
              <w:left w:w="108" w:type="dxa"/>
              <w:bottom w:w="0" w:type="dxa"/>
              <w:right w:w="108" w:type="dxa"/>
            </w:tcMar>
            <w:hideMark/>
          </w:tcPr>
          <w:p w14:paraId="5FF6AE96" w14:textId="77777777" w:rsidR="00EA3574" w:rsidRPr="00EA3574" w:rsidRDefault="00EA3574">
            <w:pPr>
              <w:jc w:val="center"/>
              <w:rPr>
                <w:b/>
                <w:color w:val="C00000"/>
              </w:rPr>
            </w:pPr>
            <w:r w:rsidRPr="00EA3574">
              <w:rPr>
                <w:b/>
                <w:color w:val="C00000"/>
              </w:rPr>
              <w:t>1</w:t>
            </w:r>
          </w:p>
        </w:tc>
        <w:tc>
          <w:tcPr>
            <w:tcW w:w="2739" w:type="dxa"/>
            <w:tcBorders>
              <w:top w:val="nil"/>
              <w:left w:val="nil"/>
              <w:bottom w:val="single" w:sz="8" w:space="0" w:color="auto"/>
              <w:right w:val="single" w:sz="8" w:space="0" w:color="auto"/>
            </w:tcBorders>
            <w:tcMar>
              <w:top w:w="0" w:type="dxa"/>
              <w:left w:w="108" w:type="dxa"/>
              <w:bottom w:w="0" w:type="dxa"/>
              <w:right w:w="108" w:type="dxa"/>
            </w:tcMar>
            <w:hideMark/>
          </w:tcPr>
          <w:p w14:paraId="15949546" w14:textId="77777777" w:rsidR="00EA3574" w:rsidRPr="00EA3574" w:rsidRDefault="00EA3574">
            <w:pPr>
              <w:jc w:val="center"/>
              <w:rPr>
                <w:b/>
                <w:color w:val="C00000"/>
              </w:rPr>
            </w:pPr>
            <w:r w:rsidRPr="00EA3574">
              <w:rPr>
                <w:b/>
                <w:color w:val="C00000"/>
              </w:rPr>
              <w:t>1</w:t>
            </w:r>
          </w:p>
        </w:tc>
        <w:tc>
          <w:tcPr>
            <w:tcW w:w="2740" w:type="dxa"/>
            <w:tcBorders>
              <w:top w:val="nil"/>
              <w:left w:val="nil"/>
              <w:bottom w:val="single" w:sz="8" w:space="0" w:color="auto"/>
              <w:right w:val="single" w:sz="8" w:space="0" w:color="auto"/>
            </w:tcBorders>
            <w:tcMar>
              <w:top w:w="0" w:type="dxa"/>
              <w:left w:w="108" w:type="dxa"/>
              <w:bottom w:w="0" w:type="dxa"/>
              <w:right w:w="108" w:type="dxa"/>
            </w:tcMar>
            <w:hideMark/>
          </w:tcPr>
          <w:p w14:paraId="002F5DAC" w14:textId="77777777" w:rsidR="00EA3574" w:rsidRPr="00EA3574" w:rsidRDefault="00EA3574">
            <w:pPr>
              <w:jc w:val="center"/>
              <w:rPr>
                <w:b/>
                <w:color w:val="C00000"/>
                <w:lang w:eastAsia="en-GB"/>
              </w:rPr>
            </w:pPr>
            <w:r w:rsidRPr="00EA3574">
              <w:rPr>
                <w:b/>
                <w:color w:val="C00000"/>
              </w:rPr>
              <w:t>10 as starting point</w:t>
            </w:r>
          </w:p>
        </w:tc>
      </w:tr>
    </w:tbl>
    <w:p w14:paraId="022777D4" w14:textId="77777777" w:rsidR="00EA3574" w:rsidRPr="00EA3574" w:rsidRDefault="00EA3574" w:rsidP="00EA3574">
      <w:pPr>
        <w:rPr>
          <w:b/>
          <w:color w:val="C00000"/>
          <w:highlight w:val="green"/>
          <w:lang w:val="en-US"/>
        </w:rPr>
      </w:pPr>
    </w:p>
    <w:p w14:paraId="371C535A" w14:textId="3CC59957" w:rsidR="00EA3574" w:rsidRPr="00EA3574" w:rsidRDefault="00EA3574" w:rsidP="00EA3574">
      <w:pPr>
        <w:rPr>
          <w:b/>
          <w:color w:val="C00000"/>
          <w:lang w:eastAsia="zh-CN"/>
        </w:rPr>
      </w:pPr>
      <w:r w:rsidRPr="00EA3574">
        <w:rPr>
          <w:b/>
          <w:color w:val="C00000"/>
          <w:highlight w:val="green"/>
          <w:lang w:val="en-US"/>
        </w:rPr>
        <w:t>Agreements:</w:t>
      </w:r>
      <w:r w:rsidRPr="00EA3574">
        <w:rPr>
          <w:b/>
          <w:color w:val="C00000"/>
          <w:lang w:val="en-US"/>
        </w:rPr>
        <w:t xml:space="preserve"> </w:t>
      </w:r>
      <w:r w:rsidRPr="00EA3574">
        <w:rPr>
          <w:b/>
          <w:color w:val="C00000"/>
          <w:lang w:eastAsia="zh-CN"/>
        </w:rPr>
        <w:t>The</w:t>
      </w:r>
      <w:r w:rsidRPr="00EA3574">
        <w:rPr>
          <w:b/>
          <w:color w:val="C00000"/>
        </w:rPr>
        <w:t xml:space="preserve"> assumptions for Case 2-2A and Case 2-2B </w:t>
      </w:r>
      <w:r w:rsidRPr="00EA3574">
        <w:rPr>
          <w:b/>
          <w:color w:val="C00000"/>
          <w:lang w:eastAsia="zh-CN"/>
        </w:rPr>
        <w:t>are summarized as follows:</w:t>
      </w:r>
    </w:p>
    <w:tbl>
      <w:tblPr>
        <w:tblW w:w="0" w:type="auto"/>
        <w:tblCellMar>
          <w:left w:w="0" w:type="dxa"/>
          <w:right w:w="0" w:type="dxa"/>
        </w:tblCellMar>
        <w:tblLook w:val="04A0" w:firstRow="1" w:lastRow="0" w:firstColumn="1" w:lastColumn="0" w:noHBand="0" w:noVBand="1"/>
      </w:tblPr>
      <w:tblGrid>
        <w:gridCol w:w="1270"/>
        <w:gridCol w:w="2786"/>
        <w:gridCol w:w="2786"/>
        <w:gridCol w:w="2787"/>
      </w:tblGrid>
      <w:tr w:rsidR="00EA3574" w:rsidRPr="00EA3574" w14:paraId="78879C1A" w14:textId="77777777" w:rsidTr="00EA3574">
        <w:tc>
          <w:tcPr>
            <w:tcW w:w="9629" w:type="dxa"/>
            <w:gridSpan w:val="4"/>
            <w:tcBorders>
              <w:top w:val="single" w:sz="8" w:space="0" w:color="auto"/>
              <w:left w:val="single" w:sz="8" w:space="0" w:color="auto"/>
              <w:bottom w:val="single" w:sz="8" w:space="0" w:color="auto"/>
              <w:right w:val="single" w:sz="8" w:space="0" w:color="auto"/>
            </w:tcBorders>
            <w:shd w:val="clear" w:color="auto" w:fill="D9E2F3"/>
            <w:tcMar>
              <w:top w:w="0" w:type="dxa"/>
              <w:left w:w="108" w:type="dxa"/>
              <w:bottom w:w="0" w:type="dxa"/>
              <w:right w:w="108" w:type="dxa"/>
            </w:tcMar>
            <w:vAlign w:val="center"/>
            <w:hideMark/>
          </w:tcPr>
          <w:p w14:paraId="54B68134" w14:textId="77777777" w:rsidR="00EA3574" w:rsidRPr="00EA3574" w:rsidRDefault="00EA3574">
            <w:pPr>
              <w:jc w:val="center"/>
              <w:rPr>
                <w:rFonts w:eastAsiaTheme="minorHAnsi"/>
                <w:b/>
                <w:color w:val="C00000"/>
              </w:rPr>
            </w:pPr>
            <w:r w:rsidRPr="00EA3574">
              <w:rPr>
                <w:b/>
                <w:i/>
                <w:iCs/>
                <w:color w:val="C00000"/>
              </w:rPr>
              <w:t xml:space="preserve">Case 2-2A: </w:t>
            </w:r>
            <w:r w:rsidRPr="00EA3574">
              <w:rPr>
                <w:b/>
                <w:color w:val="C00000"/>
              </w:rPr>
              <w:t>Each RS received by the detector corresponds to a different sequence.</w:t>
            </w:r>
          </w:p>
        </w:tc>
      </w:tr>
      <w:tr w:rsidR="00EA3574" w:rsidRPr="00EA3574" w14:paraId="45A19C2D" w14:textId="77777777" w:rsidTr="00EA3574">
        <w:tc>
          <w:tcPr>
            <w:tcW w:w="1270" w:type="dxa"/>
            <w:tcBorders>
              <w:top w:val="nil"/>
              <w:left w:val="single" w:sz="8" w:space="0" w:color="auto"/>
              <w:bottom w:val="single" w:sz="8" w:space="0" w:color="auto"/>
              <w:right w:val="single" w:sz="8" w:space="0" w:color="auto"/>
            </w:tcBorders>
            <w:shd w:val="clear" w:color="auto" w:fill="D9E2F3"/>
            <w:tcMar>
              <w:top w:w="0" w:type="dxa"/>
              <w:left w:w="108" w:type="dxa"/>
              <w:bottom w:w="0" w:type="dxa"/>
              <w:right w:w="108" w:type="dxa"/>
            </w:tcMar>
          </w:tcPr>
          <w:p w14:paraId="057C8716" w14:textId="77777777" w:rsidR="00EA3574" w:rsidRPr="00EA3574" w:rsidRDefault="00EA3574">
            <w:pPr>
              <w:rPr>
                <w:b/>
                <w:color w:val="C00000"/>
              </w:rPr>
            </w:pPr>
          </w:p>
        </w:tc>
        <w:tc>
          <w:tcPr>
            <w:tcW w:w="2786"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1557115D" w14:textId="77777777" w:rsidR="00EA3574" w:rsidRPr="00EA3574" w:rsidRDefault="00EA3574">
            <w:pPr>
              <w:jc w:val="center"/>
              <w:rPr>
                <w:b/>
                <w:color w:val="C00000"/>
              </w:rPr>
            </w:pPr>
            <w:r w:rsidRPr="00EA3574">
              <w:rPr>
                <w:b/>
                <w:color w:val="C00000"/>
              </w:rPr>
              <w:t>Number of sequences used in the network</w:t>
            </w:r>
          </w:p>
          <w:p w14:paraId="4841E35E" w14:textId="77777777" w:rsidR="00EA3574" w:rsidRPr="00EA3574" w:rsidRDefault="00EA3574">
            <w:pPr>
              <w:jc w:val="center"/>
              <w:rPr>
                <w:b/>
                <w:color w:val="C00000"/>
              </w:rPr>
            </w:pPr>
            <w:r w:rsidRPr="00EA3574">
              <w:rPr>
                <w:b/>
                <w:color w:val="C00000"/>
              </w:rPr>
              <w:t>(N_seq)</w:t>
            </w:r>
          </w:p>
        </w:tc>
        <w:tc>
          <w:tcPr>
            <w:tcW w:w="2786"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22BC6B09" w14:textId="77777777" w:rsidR="00EA3574" w:rsidRPr="00EA3574" w:rsidRDefault="00EA3574">
            <w:pPr>
              <w:jc w:val="center"/>
              <w:rPr>
                <w:b/>
                <w:color w:val="C00000"/>
              </w:rPr>
            </w:pPr>
            <w:r w:rsidRPr="00EA3574">
              <w:rPr>
                <w:b/>
                <w:color w:val="C00000"/>
              </w:rPr>
              <w:t>Number of sequences within the detection window</w:t>
            </w:r>
          </w:p>
          <w:p w14:paraId="3163029A" w14:textId="77777777" w:rsidR="00EA3574" w:rsidRPr="00EA3574" w:rsidRDefault="00EA3574">
            <w:pPr>
              <w:jc w:val="center"/>
              <w:rPr>
                <w:b/>
                <w:color w:val="C00000"/>
              </w:rPr>
            </w:pPr>
            <w:r w:rsidRPr="00EA3574">
              <w:rPr>
                <w:b/>
                <w:color w:val="C00000"/>
              </w:rPr>
              <w:t>(n)</w:t>
            </w:r>
          </w:p>
        </w:tc>
        <w:tc>
          <w:tcPr>
            <w:tcW w:w="2787"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3E67889D" w14:textId="77777777" w:rsidR="00EA3574" w:rsidRPr="00EA3574" w:rsidRDefault="00EA3574">
            <w:pPr>
              <w:jc w:val="center"/>
              <w:rPr>
                <w:b/>
                <w:color w:val="C00000"/>
              </w:rPr>
            </w:pPr>
            <w:r w:rsidRPr="00EA3574">
              <w:rPr>
                <w:b/>
                <w:color w:val="C00000"/>
              </w:rPr>
              <w:t>Number of total RSs arriving within one detection window</w:t>
            </w:r>
          </w:p>
          <w:p w14:paraId="24F0D17E" w14:textId="77777777" w:rsidR="00EA3574" w:rsidRPr="00EA3574" w:rsidRDefault="00EA3574">
            <w:pPr>
              <w:jc w:val="center"/>
              <w:rPr>
                <w:b/>
                <w:color w:val="C00000"/>
              </w:rPr>
            </w:pPr>
            <w:r w:rsidRPr="00EA3574">
              <w:rPr>
                <w:b/>
                <w:color w:val="C00000"/>
              </w:rPr>
              <w:t>(N*n)</w:t>
            </w:r>
          </w:p>
        </w:tc>
      </w:tr>
      <w:tr w:rsidR="00EA3574" w:rsidRPr="00EA3574" w14:paraId="113EF7E3" w14:textId="77777777" w:rsidTr="00EA3574">
        <w:tc>
          <w:tcPr>
            <w:tcW w:w="12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F1362C" w14:textId="77777777" w:rsidR="00EA3574" w:rsidRPr="00EA3574" w:rsidRDefault="00EA3574">
            <w:pPr>
              <w:rPr>
                <w:b/>
                <w:color w:val="C00000"/>
              </w:rPr>
            </w:pPr>
            <w:r w:rsidRPr="00EA3574">
              <w:rPr>
                <w:b/>
                <w:color w:val="C00000"/>
              </w:rPr>
              <w:t>Case 2-2A</w:t>
            </w:r>
          </w:p>
        </w:tc>
        <w:tc>
          <w:tcPr>
            <w:tcW w:w="2786" w:type="dxa"/>
            <w:tcBorders>
              <w:top w:val="nil"/>
              <w:left w:val="nil"/>
              <w:bottom w:val="single" w:sz="8" w:space="0" w:color="auto"/>
              <w:right w:val="single" w:sz="8" w:space="0" w:color="auto"/>
            </w:tcBorders>
            <w:tcMar>
              <w:top w:w="0" w:type="dxa"/>
              <w:left w:w="108" w:type="dxa"/>
              <w:bottom w:w="0" w:type="dxa"/>
              <w:right w:w="108" w:type="dxa"/>
            </w:tcMar>
            <w:hideMark/>
          </w:tcPr>
          <w:p w14:paraId="37B82F4B" w14:textId="77777777" w:rsidR="00EA3574" w:rsidRPr="00EA3574" w:rsidRDefault="00EA3574">
            <w:pPr>
              <w:jc w:val="center"/>
              <w:rPr>
                <w:b/>
                <w:color w:val="C00000"/>
              </w:rPr>
            </w:pPr>
            <w:r w:rsidRPr="00EA3574">
              <w:rPr>
                <w:b/>
                <w:color w:val="C00000"/>
              </w:rPr>
              <w:t>8 as starting point</w:t>
            </w:r>
          </w:p>
        </w:tc>
        <w:tc>
          <w:tcPr>
            <w:tcW w:w="2786" w:type="dxa"/>
            <w:tcBorders>
              <w:top w:val="nil"/>
              <w:left w:val="nil"/>
              <w:bottom w:val="single" w:sz="8" w:space="0" w:color="auto"/>
              <w:right w:val="single" w:sz="8" w:space="0" w:color="auto"/>
            </w:tcBorders>
            <w:tcMar>
              <w:top w:w="0" w:type="dxa"/>
              <w:left w:w="108" w:type="dxa"/>
              <w:bottom w:w="0" w:type="dxa"/>
              <w:right w:w="108" w:type="dxa"/>
            </w:tcMar>
            <w:hideMark/>
          </w:tcPr>
          <w:p w14:paraId="2FFB2D02" w14:textId="77777777" w:rsidR="00EA3574" w:rsidRPr="00EA3574" w:rsidRDefault="00EA3574">
            <w:pPr>
              <w:jc w:val="center"/>
              <w:rPr>
                <w:b/>
                <w:color w:val="C00000"/>
              </w:rPr>
            </w:pPr>
            <w:r w:rsidRPr="00EA3574">
              <w:rPr>
                <w:b/>
                <w:color w:val="C00000"/>
              </w:rPr>
              <w:t xml:space="preserve">1,2,4,8 </w:t>
            </w:r>
            <w:r w:rsidRPr="00EA3574">
              <w:rPr>
                <w:b/>
                <w:color w:val="C00000"/>
                <w:vertAlign w:val="superscript"/>
              </w:rPr>
              <w:t>1</w:t>
            </w:r>
          </w:p>
        </w:tc>
        <w:tc>
          <w:tcPr>
            <w:tcW w:w="2787" w:type="dxa"/>
            <w:tcBorders>
              <w:top w:val="nil"/>
              <w:left w:val="nil"/>
              <w:bottom w:val="single" w:sz="8" w:space="0" w:color="auto"/>
              <w:right w:val="single" w:sz="8" w:space="0" w:color="auto"/>
            </w:tcBorders>
            <w:tcMar>
              <w:top w:w="0" w:type="dxa"/>
              <w:left w:w="108" w:type="dxa"/>
              <w:bottom w:w="0" w:type="dxa"/>
              <w:right w:w="108" w:type="dxa"/>
            </w:tcMar>
            <w:hideMark/>
          </w:tcPr>
          <w:p w14:paraId="51FA7A9F" w14:textId="77777777" w:rsidR="00EA3574" w:rsidRPr="00EA3574" w:rsidRDefault="00EA3574">
            <w:pPr>
              <w:jc w:val="center"/>
              <w:rPr>
                <w:b/>
                <w:color w:val="C00000"/>
              </w:rPr>
            </w:pPr>
            <w:r w:rsidRPr="00EA3574">
              <w:rPr>
                <w:b/>
                <w:color w:val="C00000"/>
              </w:rPr>
              <w:t>n</w:t>
            </w:r>
          </w:p>
        </w:tc>
      </w:tr>
      <w:tr w:rsidR="00EA3574" w:rsidRPr="00EA3574" w14:paraId="4BEAC336" w14:textId="77777777" w:rsidTr="00EA3574">
        <w:tc>
          <w:tcPr>
            <w:tcW w:w="12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B875F0" w14:textId="77777777" w:rsidR="00EA3574" w:rsidRPr="00EA3574" w:rsidRDefault="00EA3574">
            <w:pPr>
              <w:rPr>
                <w:b/>
                <w:color w:val="C00000"/>
              </w:rPr>
            </w:pPr>
            <w:r w:rsidRPr="00EA3574">
              <w:rPr>
                <w:b/>
                <w:color w:val="C00000"/>
              </w:rPr>
              <w:t>Case 2-2</w:t>
            </w:r>
            <w:r w:rsidRPr="00EA3574">
              <w:rPr>
                <w:rFonts w:ascii="SimSun" w:eastAsia="SimSun" w:hAnsi="SimSun" w:hint="eastAsia"/>
                <w:b/>
                <w:color w:val="C00000"/>
              </w:rPr>
              <w:t>B</w:t>
            </w:r>
          </w:p>
        </w:tc>
        <w:tc>
          <w:tcPr>
            <w:tcW w:w="2786" w:type="dxa"/>
            <w:tcBorders>
              <w:top w:val="nil"/>
              <w:left w:val="nil"/>
              <w:bottom w:val="single" w:sz="8" w:space="0" w:color="auto"/>
              <w:right w:val="single" w:sz="8" w:space="0" w:color="auto"/>
            </w:tcBorders>
            <w:tcMar>
              <w:top w:w="0" w:type="dxa"/>
              <w:left w:w="108" w:type="dxa"/>
              <w:bottom w:w="0" w:type="dxa"/>
              <w:right w:w="108" w:type="dxa"/>
            </w:tcMar>
            <w:hideMark/>
          </w:tcPr>
          <w:p w14:paraId="3A91540D" w14:textId="77777777" w:rsidR="00EA3574" w:rsidRPr="00EA3574" w:rsidRDefault="00EA3574">
            <w:pPr>
              <w:jc w:val="center"/>
              <w:rPr>
                <w:b/>
                <w:color w:val="C00000"/>
              </w:rPr>
            </w:pPr>
            <w:r w:rsidRPr="00EA3574">
              <w:rPr>
                <w:b/>
                <w:color w:val="C00000"/>
              </w:rPr>
              <w:t>8 as starting point</w:t>
            </w:r>
          </w:p>
        </w:tc>
        <w:tc>
          <w:tcPr>
            <w:tcW w:w="2786" w:type="dxa"/>
            <w:tcBorders>
              <w:top w:val="nil"/>
              <w:left w:val="nil"/>
              <w:bottom w:val="single" w:sz="8" w:space="0" w:color="auto"/>
              <w:right w:val="single" w:sz="8" w:space="0" w:color="auto"/>
            </w:tcBorders>
            <w:tcMar>
              <w:top w:w="0" w:type="dxa"/>
              <w:left w:w="108" w:type="dxa"/>
              <w:bottom w:w="0" w:type="dxa"/>
              <w:right w:w="108" w:type="dxa"/>
            </w:tcMar>
            <w:hideMark/>
          </w:tcPr>
          <w:p w14:paraId="745244B8" w14:textId="77777777" w:rsidR="00EA3574" w:rsidRPr="00EA3574" w:rsidRDefault="00EA3574">
            <w:pPr>
              <w:jc w:val="center"/>
              <w:rPr>
                <w:b/>
                <w:color w:val="C00000"/>
              </w:rPr>
            </w:pPr>
            <w:r w:rsidRPr="00EA3574">
              <w:rPr>
                <w:b/>
                <w:color w:val="C00000"/>
              </w:rPr>
              <w:t xml:space="preserve">1,2,4,8 </w:t>
            </w:r>
            <w:r w:rsidRPr="00EA3574">
              <w:rPr>
                <w:b/>
                <w:color w:val="C00000"/>
                <w:vertAlign w:val="superscript"/>
              </w:rPr>
              <w:t>1</w:t>
            </w:r>
          </w:p>
        </w:tc>
        <w:tc>
          <w:tcPr>
            <w:tcW w:w="2787" w:type="dxa"/>
            <w:tcBorders>
              <w:top w:val="nil"/>
              <w:left w:val="nil"/>
              <w:bottom w:val="single" w:sz="8" w:space="0" w:color="auto"/>
              <w:right w:val="single" w:sz="8" w:space="0" w:color="auto"/>
            </w:tcBorders>
            <w:tcMar>
              <w:top w:w="0" w:type="dxa"/>
              <w:left w:w="108" w:type="dxa"/>
              <w:bottom w:w="0" w:type="dxa"/>
              <w:right w:w="108" w:type="dxa"/>
            </w:tcMar>
            <w:hideMark/>
          </w:tcPr>
          <w:p w14:paraId="13234A6C" w14:textId="77777777" w:rsidR="00EA3574" w:rsidRPr="00EA3574" w:rsidRDefault="00EA3574">
            <w:pPr>
              <w:jc w:val="center"/>
              <w:rPr>
                <w:b/>
                <w:color w:val="C00000"/>
              </w:rPr>
            </w:pPr>
            <w:r w:rsidRPr="00EA3574">
              <w:rPr>
                <w:b/>
                <w:color w:val="C00000"/>
              </w:rPr>
              <w:t>10*n as starting point</w:t>
            </w:r>
          </w:p>
        </w:tc>
      </w:tr>
      <w:tr w:rsidR="00EA3574" w:rsidRPr="00EA3574" w14:paraId="237CFF1A" w14:textId="77777777" w:rsidTr="00EA3574">
        <w:tc>
          <w:tcPr>
            <w:tcW w:w="9629" w:type="dxa"/>
            <w:gridSpan w:val="4"/>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4FCE61" w14:textId="77777777" w:rsidR="00EA3574" w:rsidRPr="00EA3574" w:rsidRDefault="00EA3574">
            <w:pPr>
              <w:rPr>
                <w:b/>
                <w:color w:val="C00000"/>
              </w:rPr>
            </w:pPr>
            <w:r w:rsidRPr="00EA3574">
              <w:rPr>
                <w:b/>
                <w:color w:val="C00000"/>
              </w:rPr>
              <w:t>NOTE 1: Separate simulation runs</w:t>
            </w:r>
          </w:p>
          <w:p w14:paraId="78AD17F5" w14:textId="77777777" w:rsidR="00EA3574" w:rsidRPr="00EA3574" w:rsidRDefault="00EA3574">
            <w:pPr>
              <w:rPr>
                <w:b/>
                <w:color w:val="C00000"/>
              </w:rPr>
            </w:pPr>
            <w:r w:rsidRPr="00EA3574">
              <w:rPr>
                <w:b/>
                <w:color w:val="C00000"/>
              </w:rPr>
              <w:t>NOTE 2: Evaluation of Case 2-2B depending on further agreements whether to support gNB group for Framework 2.1 and 2.2, and whether Case 2-1 and 2-2A is sufficient to cover Case 2-2B in terms of error detection.</w:t>
            </w:r>
          </w:p>
        </w:tc>
      </w:tr>
    </w:tbl>
    <w:p w14:paraId="0D534DE8" w14:textId="77777777" w:rsidR="00EA3574" w:rsidRPr="00EA3574" w:rsidRDefault="00EA3574" w:rsidP="00EA3574">
      <w:pPr>
        <w:rPr>
          <w:rFonts w:ascii="Times New Roman" w:eastAsiaTheme="minorHAnsi" w:hAnsi="Times New Roman"/>
          <w:b/>
          <w:color w:val="C00000"/>
          <w:szCs w:val="20"/>
          <w:lang w:eastAsia="en-GB"/>
        </w:rPr>
      </w:pPr>
    </w:p>
    <w:p w14:paraId="54A5C080" w14:textId="77777777" w:rsidR="00EA3574" w:rsidRPr="00EA3574" w:rsidRDefault="00EA3574" w:rsidP="00EA3574">
      <w:pPr>
        <w:rPr>
          <w:rFonts w:ascii="Times New Roman" w:hAnsi="Times New Roman"/>
          <w:b/>
          <w:color w:val="C00000"/>
          <w:lang w:val="en-US"/>
        </w:rPr>
      </w:pPr>
      <w:r w:rsidRPr="00EA3574">
        <w:rPr>
          <w:b/>
          <w:color w:val="C00000"/>
          <w:highlight w:val="green"/>
          <w:lang w:val="en-US"/>
        </w:rPr>
        <w:t>Agreements:</w:t>
      </w:r>
    </w:p>
    <w:p w14:paraId="72831AED" w14:textId="77777777" w:rsidR="00EA3574" w:rsidRPr="00EA3574" w:rsidRDefault="00EA3574" w:rsidP="00EA3574">
      <w:pPr>
        <w:rPr>
          <w:b/>
          <w:color w:val="C00000"/>
        </w:rPr>
      </w:pPr>
      <w:r w:rsidRPr="00EA3574">
        <w:rPr>
          <w:b/>
          <w:color w:val="C00000"/>
        </w:rPr>
        <w:t xml:space="preserve">At least detection probability of option 1 and 2 will be evaluated for next meeting, wherein, </w:t>
      </w:r>
    </w:p>
    <w:p w14:paraId="2AACF7E0" w14:textId="280B8080" w:rsidR="00EA3574" w:rsidRPr="00EA3574" w:rsidRDefault="00EA3574" w:rsidP="00FD2787">
      <w:pPr>
        <w:pStyle w:val="ListParagraph"/>
        <w:numPr>
          <w:ilvl w:val="0"/>
          <w:numId w:val="298"/>
        </w:numPr>
        <w:spacing w:after="0"/>
        <w:ind w:left="714" w:hanging="357"/>
        <w:rPr>
          <w:rFonts w:eastAsiaTheme="minorHAnsi"/>
          <w:b/>
          <w:color w:val="C00000"/>
        </w:rPr>
      </w:pPr>
      <w:r w:rsidRPr="00EA3574">
        <w:rPr>
          <w:rFonts w:hint="eastAsia"/>
          <w:b/>
          <w:color w:val="C00000"/>
          <w:lang w:val="en-US"/>
        </w:rPr>
        <w:t>Detection probability of option 1: Worst case detection probability of all sequences as</w:t>
      </w:r>
      <m:oMath>
        <m:sSub>
          <m:sSubPr>
            <m:ctrlPr>
              <w:rPr>
                <w:rFonts w:ascii="Cambria Math" w:eastAsiaTheme="minorHAnsi" w:hAnsi="Cambria Math"/>
                <w:b/>
                <w:color w:val="C00000"/>
                <w:sz w:val="21"/>
                <w:szCs w:val="21"/>
                <w:lang w:val="en-US"/>
              </w:rPr>
            </m:ctrlPr>
          </m:sSubPr>
          <m:e>
            <m:r>
              <m:rPr>
                <m:sty m:val="b"/>
              </m:rPr>
              <w:rPr>
                <w:rFonts w:ascii="Cambria Math" w:hAnsi="Cambria Math"/>
                <w:color w:val="C00000"/>
                <w:lang w:val="en-US"/>
              </w:rPr>
              <m:t>min</m:t>
            </m:r>
          </m:e>
          <m:sub>
            <m:r>
              <m:rPr>
                <m:sty m:val="bi"/>
              </m:rPr>
              <w:rPr>
                <w:rFonts w:ascii="Cambria Math" w:hAnsi="Cambria Math"/>
                <w:color w:val="C00000"/>
                <w:lang w:val="en-US"/>
              </w:rPr>
              <m:t>k</m:t>
            </m:r>
          </m:sub>
        </m:sSub>
      </m:oMath>
      <w:r w:rsidRPr="00EA3574">
        <w:rPr>
          <w:rFonts w:hint="eastAsia"/>
          <w:b/>
          <w:i/>
          <w:iCs/>
          <w:color w:val="C00000"/>
          <w:lang w:val="en-US"/>
        </w:rPr>
        <w:t xml:space="preserve"> P</w:t>
      </w:r>
      <w:r w:rsidRPr="00EA3574">
        <w:rPr>
          <w:rFonts w:hint="eastAsia"/>
          <w:b/>
          <w:i/>
          <w:iCs/>
          <w:color w:val="C00000"/>
          <w:vertAlign w:val="subscript"/>
          <w:lang w:val="en-US"/>
        </w:rPr>
        <w:t>d,k</w:t>
      </w:r>
      <w:r w:rsidRPr="00EA3574">
        <w:rPr>
          <w:rFonts w:hint="eastAsia"/>
          <w:b/>
          <w:color w:val="C00000"/>
          <w:lang w:val="en-US"/>
        </w:rPr>
        <w:t xml:space="preserve">, where </w:t>
      </w:r>
      <w:r w:rsidRPr="00EA3574">
        <w:rPr>
          <w:rFonts w:hint="eastAsia"/>
          <w:b/>
          <w:i/>
          <w:iCs/>
          <w:color w:val="C00000"/>
          <w:lang w:val="en-US"/>
        </w:rPr>
        <w:t>P</w:t>
      </w:r>
      <w:r w:rsidRPr="00EA3574">
        <w:rPr>
          <w:rFonts w:hint="eastAsia"/>
          <w:b/>
          <w:i/>
          <w:iCs/>
          <w:color w:val="C00000"/>
          <w:vertAlign w:val="subscript"/>
          <w:lang w:val="en-US"/>
        </w:rPr>
        <w:t>d,k</w:t>
      </w:r>
      <w:r w:rsidRPr="00EA3574">
        <w:rPr>
          <w:rFonts w:hint="eastAsia"/>
          <w:b/>
          <w:color w:val="C00000"/>
          <w:lang w:val="en-US"/>
        </w:rPr>
        <w:t xml:space="preserve"> = Prob{sequence </w:t>
      </w:r>
      <w:r w:rsidRPr="00EA3574">
        <w:rPr>
          <w:rFonts w:hint="eastAsia"/>
          <w:b/>
          <w:i/>
          <w:iCs/>
          <w:color w:val="C00000"/>
          <w:lang w:val="en-US"/>
        </w:rPr>
        <w:t>i</w:t>
      </w:r>
      <w:r w:rsidRPr="00EA3574">
        <w:rPr>
          <w:rFonts w:hint="eastAsia"/>
          <w:b/>
          <w:color w:val="C00000"/>
          <w:lang w:val="en-US"/>
        </w:rPr>
        <w:t xml:space="preserve"> is detected in a detection window | sequence</w:t>
      </w:r>
      <w:r w:rsidRPr="00EA3574">
        <w:rPr>
          <w:rFonts w:hint="eastAsia"/>
          <w:b/>
          <w:i/>
          <w:iCs/>
          <w:color w:val="C00000"/>
          <w:lang w:val="en-US"/>
        </w:rPr>
        <w:t xml:space="preserve"> k</w:t>
      </w:r>
      <w:r w:rsidRPr="00EA3574">
        <w:rPr>
          <w:rFonts w:hint="eastAsia"/>
          <w:b/>
          <w:color w:val="C00000"/>
          <w:lang w:val="en-US"/>
        </w:rPr>
        <w:t xml:space="preserve"> is present the detection window}  </w:t>
      </w:r>
    </w:p>
    <w:p w14:paraId="48AE16EE" w14:textId="77777777" w:rsidR="00EA3574" w:rsidRPr="00EA3574" w:rsidRDefault="00EA3574" w:rsidP="00FD2787">
      <w:pPr>
        <w:pStyle w:val="ListParagraph"/>
        <w:numPr>
          <w:ilvl w:val="0"/>
          <w:numId w:val="298"/>
        </w:numPr>
        <w:spacing w:after="0"/>
        <w:ind w:left="714" w:hanging="357"/>
        <w:rPr>
          <w:b/>
          <w:color w:val="C00000"/>
          <w:lang w:val="en-US"/>
        </w:rPr>
      </w:pPr>
      <w:r w:rsidRPr="00EA3574">
        <w:rPr>
          <w:rFonts w:hint="eastAsia"/>
          <w:b/>
          <w:color w:val="C00000"/>
          <w:lang w:val="en-US"/>
        </w:rPr>
        <w:t xml:space="preserve">Detection probability of option 2: Average detection probability of all the sequences </w:t>
      </w:r>
      <w:r w:rsidRPr="00EA3574">
        <w:rPr>
          <w:rFonts w:hint="eastAsia"/>
          <w:b/>
          <w:i/>
          <w:iCs/>
          <w:color w:val="C00000"/>
          <w:lang w:val="en-US"/>
        </w:rPr>
        <w:t>P</w:t>
      </w:r>
      <w:r w:rsidRPr="00EA3574">
        <w:rPr>
          <w:rFonts w:hint="eastAsia"/>
          <w:b/>
          <w:i/>
          <w:iCs/>
          <w:color w:val="C00000"/>
          <w:vertAlign w:val="subscript"/>
          <w:lang w:val="en-US"/>
        </w:rPr>
        <w:t>d,k</w:t>
      </w:r>
    </w:p>
    <w:p w14:paraId="59B27809" w14:textId="77777777" w:rsidR="00EA3574" w:rsidRPr="00EA3574" w:rsidRDefault="00EA3574" w:rsidP="00EA3574">
      <w:pPr>
        <w:spacing w:after="120"/>
        <w:rPr>
          <w:b/>
          <w:color w:val="C00000"/>
          <w:lang w:val="en-US"/>
        </w:rPr>
      </w:pPr>
      <w:r w:rsidRPr="00EA3574">
        <w:rPr>
          <w:b/>
          <w:color w:val="C00000"/>
          <w:lang w:val="en-US"/>
        </w:rPr>
        <w:t>For the options of error detection probability or miss detection probability, companies are encouraged to provide evaluation results and report exact definition of the corresponding metric in the next meeting, so as to determine the final aligned metric(s).</w:t>
      </w:r>
    </w:p>
    <w:p w14:paraId="2EB3C75D" w14:textId="77777777" w:rsidR="00EA3574" w:rsidRPr="00EA3574" w:rsidRDefault="00EA3574" w:rsidP="00EA3574">
      <w:pPr>
        <w:rPr>
          <w:b/>
          <w:color w:val="C00000"/>
        </w:rPr>
      </w:pPr>
      <w:r w:rsidRPr="00EA3574">
        <w:rPr>
          <w:b/>
          <w:color w:val="C00000"/>
          <w:highlight w:val="green"/>
        </w:rPr>
        <w:lastRenderedPageBreak/>
        <w:t>Agreements:</w:t>
      </w:r>
    </w:p>
    <w:p w14:paraId="41F4094F" w14:textId="77777777" w:rsidR="00EA3574" w:rsidRPr="00EA3574" w:rsidRDefault="00EA3574" w:rsidP="00FD2787">
      <w:pPr>
        <w:pStyle w:val="ListParagraph"/>
        <w:numPr>
          <w:ilvl w:val="0"/>
          <w:numId w:val="297"/>
        </w:numPr>
        <w:rPr>
          <w:rFonts w:eastAsiaTheme="minorHAnsi"/>
          <w:b/>
          <w:color w:val="C00000"/>
          <w:lang w:val="en-US"/>
        </w:rPr>
      </w:pPr>
      <w:r w:rsidRPr="00EA3574">
        <w:rPr>
          <w:rFonts w:hint="eastAsia"/>
          <w:b/>
          <w:color w:val="C00000"/>
          <w:lang w:val="en-US"/>
        </w:rPr>
        <w:t>For single sequence case (Case 2-1), gNB attempts to detect only one sequence per detection window.</w:t>
      </w:r>
    </w:p>
    <w:p w14:paraId="4A160353" w14:textId="77777777" w:rsidR="00EA3574" w:rsidRPr="00EA3574" w:rsidRDefault="00EA3574" w:rsidP="00FD2787">
      <w:pPr>
        <w:pStyle w:val="ListParagraph"/>
        <w:numPr>
          <w:ilvl w:val="0"/>
          <w:numId w:val="297"/>
        </w:numPr>
        <w:rPr>
          <w:b/>
          <w:color w:val="C00000"/>
          <w:lang w:val="en-US"/>
        </w:rPr>
      </w:pPr>
      <w:r w:rsidRPr="00EA3574">
        <w:rPr>
          <w:rFonts w:hint="eastAsia"/>
          <w:b/>
          <w:color w:val="C00000"/>
          <w:lang w:val="en-US"/>
        </w:rPr>
        <w:t>For multiple sequence case (Case 2-2A and Case 2-2B) The RS detector should attempt to detect all possible RS sequences arriving in the detection window, where no advanced receiver algorithm is adopted for RS detection.</w:t>
      </w:r>
    </w:p>
    <w:p w14:paraId="498A6902" w14:textId="02B37BBF" w:rsidR="00EA3574" w:rsidRPr="00EA3574" w:rsidRDefault="00EA3574" w:rsidP="00EA3574">
      <w:pPr>
        <w:rPr>
          <w:b/>
          <w:color w:val="C00000"/>
        </w:rPr>
      </w:pPr>
      <w:r w:rsidRPr="00EA3574">
        <w:rPr>
          <w:b/>
          <w:color w:val="C00000"/>
          <w:highlight w:val="green"/>
        </w:rPr>
        <w:t>Agreement:</w:t>
      </w:r>
    </w:p>
    <w:p w14:paraId="5DEB541B" w14:textId="77777777" w:rsidR="00EA3574" w:rsidRPr="00EA3574" w:rsidRDefault="00EA3574" w:rsidP="00FD2787">
      <w:pPr>
        <w:pStyle w:val="ListParagraph"/>
        <w:numPr>
          <w:ilvl w:val="0"/>
          <w:numId w:val="296"/>
        </w:numPr>
        <w:rPr>
          <w:b/>
          <w:color w:val="C00000"/>
          <w:lang w:eastAsia="zh-CN"/>
        </w:rPr>
      </w:pPr>
      <w:r w:rsidRPr="00EA3574">
        <w:rPr>
          <w:b/>
          <w:color w:val="C00000"/>
          <w:lang w:eastAsia="zh-CN"/>
        </w:rPr>
        <w:t>False detection rate of RS is evaluated by only AWGN input to the receiver, i.e. modelling thermal noise, and should be no larger than 1% for all evaluation cases.</w:t>
      </w:r>
    </w:p>
    <w:p w14:paraId="06AE71AF" w14:textId="77777777" w:rsidR="00737A07" w:rsidRPr="00EA3574" w:rsidRDefault="00737A07" w:rsidP="00737A07"/>
    <w:p w14:paraId="6D4C0D87" w14:textId="12991DA4" w:rsidR="00737A07" w:rsidRPr="00A80BFA" w:rsidRDefault="00737A07" w:rsidP="00737A07">
      <w:pPr>
        <w:rPr>
          <w:lang w:val="en-US"/>
        </w:rPr>
      </w:pPr>
      <w:r w:rsidRPr="00A80BFA">
        <w:rPr>
          <w:lang w:val="en-US"/>
        </w:rPr>
        <w:t>[94-NR-06]</w:t>
      </w:r>
      <w:r w:rsidR="00A80BFA" w:rsidRPr="00A80BFA">
        <w:rPr>
          <w:lang w:val="en-US" w:eastAsia="x-none"/>
        </w:rPr>
        <w:t xml:space="preserve"> – Chengyan (Huawei)</w:t>
      </w:r>
    </w:p>
    <w:p w14:paraId="0E4E05CE" w14:textId="26B3B615" w:rsidR="00737A07" w:rsidRPr="00A80BFA" w:rsidRDefault="00737A07" w:rsidP="00737A07">
      <w:pPr>
        <w:rPr>
          <w:lang w:val="en-US" w:eastAsia="x-none"/>
        </w:rPr>
      </w:pPr>
      <w:r w:rsidRPr="00A80BFA">
        <w:rPr>
          <w:lang w:val="en-US"/>
        </w:rPr>
        <w:t>URLLC</w:t>
      </w:r>
      <w:r w:rsidR="00A80BFA" w:rsidRPr="00A80BFA">
        <w:rPr>
          <w:lang w:val="en-US"/>
        </w:rPr>
        <w:t xml:space="preserve">: </w:t>
      </w:r>
      <w:r w:rsidRPr="00A80BFA">
        <w:rPr>
          <w:lang w:val="en-US" w:eastAsia="x-none"/>
        </w:rPr>
        <w:t xml:space="preserve">Email discussion on additional simuliation assumptions till 9/7 (including proposals 4/5/6 in </w:t>
      </w:r>
      <w:hyperlink r:id="rId2507" w:history="1">
        <w:r w:rsidR="00D93AE1">
          <w:rPr>
            <w:rStyle w:val="Hyperlink"/>
            <w:lang w:val="en-US" w:eastAsia="x-none"/>
          </w:rPr>
          <w:t>R1-1809951</w:t>
        </w:r>
      </w:hyperlink>
      <w:r w:rsidRPr="00A80BFA">
        <w:rPr>
          <w:lang w:val="en-US" w:eastAsia="x-none"/>
        </w:rPr>
        <w:t>)</w:t>
      </w:r>
    </w:p>
    <w:p w14:paraId="72823090" w14:textId="79BE6716" w:rsidR="004E5F88" w:rsidRDefault="004E5F88" w:rsidP="004E5F88">
      <w:pPr>
        <w:rPr>
          <w:b/>
          <w:color w:val="C00000"/>
          <w:lang w:val="en-US" w:eastAsia="x-none"/>
        </w:rPr>
      </w:pPr>
      <w:r w:rsidRPr="00A80BFA">
        <w:rPr>
          <w:b/>
          <w:color w:val="C00000"/>
          <w:lang w:val="en-US" w:eastAsia="x-none"/>
        </w:rPr>
        <w:t xml:space="preserve">Done: </w:t>
      </w:r>
      <w:r>
        <w:rPr>
          <w:b/>
          <w:color w:val="C00000"/>
          <w:lang w:val="en-US" w:eastAsia="x-none"/>
        </w:rPr>
        <w:t>According to decision posted on Sept.20</w:t>
      </w:r>
      <w:r w:rsidRPr="00E549A2">
        <w:rPr>
          <w:b/>
          <w:color w:val="C00000"/>
          <w:vertAlign w:val="superscript"/>
          <w:lang w:val="en-US" w:eastAsia="x-none"/>
        </w:rPr>
        <w:t>th</w:t>
      </w:r>
      <w:r>
        <w:rPr>
          <w:b/>
          <w:color w:val="C00000"/>
          <w:lang w:val="en-US" w:eastAsia="x-none"/>
        </w:rPr>
        <w:t>, the following is agreed. Note that t</w:t>
      </w:r>
      <w:r w:rsidRPr="004E5F88">
        <w:rPr>
          <w:b/>
          <w:color w:val="C00000"/>
          <w:lang w:val="en-US" w:eastAsia="x-none"/>
        </w:rPr>
        <w:t>hese agreements are by no means to limit further discussion. R</w:t>
      </w:r>
      <w:r>
        <w:rPr>
          <w:b/>
          <w:color w:val="C00000"/>
          <w:lang w:val="en-US" w:eastAsia="x-none"/>
        </w:rPr>
        <w:t xml:space="preserve">AN1 </w:t>
      </w:r>
      <w:r w:rsidRPr="004E5F88">
        <w:rPr>
          <w:b/>
          <w:color w:val="C00000"/>
          <w:lang w:val="en-US" w:eastAsia="x-none"/>
        </w:rPr>
        <w:t>will further discuss and try to complete evaluation assumptions in RAN1#94b</w:t>
      </w:r>
      <w:r>
        <w:rPr>
          <w:b/>
          <w:color w:val="C00000"/>
          <w:lang w:val="en-US" w:eastAsia="x-none"/>
        </w:rPr>
        <w:t>is.</w:t>
      </w:r>
    </w:p>
    <w:p w14:paraId="50ADD594" w14:textId="77777777" w:rsidR="004E5F88" w:rsidRPr="004E5F88" w:rsidRDefault="004E5F88" w:rsidP="004E5F88">
      <w:pPr>
        <w:rPr>
          <w:b/>
          <w:color w:val="C00000"/>
          <w:lang w:val="en-US" w:eastAsia="zh-CN"/>
        </w:rPr>
      </w:pPr>
    </w:p>
    <w:p w14:paraId="3380B181" w14:textId="684A9526" w:rsidR="004E5F88" w:rsidRPr="00EA3574" w:rsidRDefault="004E5F88" w:rsidP="004E5F88">
      <w:pPr>
        <w:rPr>
          <w:b/>
          <w:color w:val="C00000"/>
        </w:rPr>
      </w:pPr>
      <w:r w:rsidRPr="00EA3574">
        <w:rPr>
          <w:b/>
          <w:color w:val="C00000"/>
          <w:highlight w:val="green"/>
        </w:rPr>
        <w:t>Agreement</w:t>
      </w:r>
      <w:r>
        <w:rPr>
          <w:b/>
          <w:color w:val="C00000"/>
          <w:highlight w:val="green"/>
        </w:rPr>
        <w:t>s</w:t>
      </w:r>
      <w:r w:rsidRPr="00EA3574">
        <w:rPr>
          <w:b/>
          <w:color w:val="C00000"/>
          <w:highlight w:val="green"/>
        </w:rPr>
        <w:t>:</w:t>
      </w:r>
    </w:p>
    <w:p w14:paraId="41C7B7D6" w14:textId="77777777" w:rsidR="004E5F88" w:rsidRPr="004E5F88" w:rsidRDefault="004E5F88" w:rsidP="004E5F88">
      <w:pPr>
        <w:numPr>
          <w:ilvl w:val="0"/>
          <w:numId w:val="306"/>
        </w:numPr>
        <w:rPr>
          <w:rFonts w:ascii="Times New Roman" w:hAnsi="Times New Roman"/>
          <w:b/>
          <w:color w:val="C00000"/>
          <w:szCs w:val="20"/>
          <w:lang w:val="en-US"/>
        </w:rPr>
      </w:pPr>
      <w:r w:rsidRPr="004E5F88">
        <w:rPr>
          <w:rFonts w:ascii="Times New Roman" w:hAnsi="Times New Roman"/>
          <w:b/>
          <w:color w:val="C00000"/>
          <w:szCs w:val="20"/>
          <w:lang w:val="en-US"/>
        </w:rPr>
        <w:t xml:space="preserve">Additional assumptions for evaluation: </w:t>
      </w:r>
    </w:p>
    <w:p w14:paraId="25E45AE5" w14:textId="77777777" w:rsidR="004E5F88" w:rsidRPr="004E5F88" w:rsidRDefault="004E5F88" w:rsidP="004E5F88">
      <w:pPr>
        <w:numPr>
          <w:ilvl w:val="1"/>
          <w:numId w:val="306"/>
        </w:numPr>
        <w:rPr>
          <w:rFonts w:ascii="Times New Roman" w:hAnsi="Times New Roman"/>
          <w:b/>
          <w:color w:val="C00000"/>
          <w:szCs w:val="20"/>
          <w:lang w:val="en-US"/>
        </w:rPr>
      </w:pPr>
      <w:r w:rsidRPr="004E5F88">
        <w:rPr>
          <w:rFonts w:ascii="Times New Roman" w:hAnsi="Times New Roman"/>
          <w:b/>
          <w:color w:val="C00000"/>
          <w:szCs w:val="20"/>
          <w:lang w:val="en-US"/>
        </w:rPr>
        <w:t xml:space="preserve">Companies describe overhead modeling (e.g. PDCCH overhead) used by companies in the simulation </w:t>
      </w:r>
    </w:p>
    <w:p w14:paraId="447FC7FA" w14:textId="77777777" w:rsidR="004E5F88" w:rsidRPr="004E5F88" w:rsidRDefault="004E5F88" w:rsidP="004E5F88">
      <w:pPr>
        <w:numPr>
          <w:ilvl w:val="1"/>
          <w:numId w:val="306"/>
        </w:numPr>
        <w:rPr>
          <w:rFonts w:ascii="Times New Roman" w:hAnsi="Times New Roman"/>
          <w:b/>
          <w:color w:val="C00000"/>
          <w:szCs w:val="20"/>
          <w:lang w:val="en-US"/>
        </w:rPr>
      </w:pPr>
      <w:r w:rsidRPr="004E5F88">
        <w:rPr>
          <w:rFonts w:ascii="Times New Roman" w:hAnsi="Times New Roman"/>
          <w:b/>
          <w:color w:val="C00000"/>
          <w:szCs w:val="20"/>
          <w:lang w:val="en-US"/>
        </w:rPr>
        <w:t xml:space="preserve">Companies describe modification to channel models if any </w:t>
      </w:r>
    </w:p>
    <w:p w14:paraId="752791EA" w14:textId="77777777" w:rsidR="004E5F88" w:rsidRPr="004E5F88" w:rsidRDefault="004E5F88" w:rsidP="004E5F88">
      <w:pPr>
        <w:numPr>
          <w:ilvl w:val="1"/>
          <w:numId w:val="306"/>
        </w:numPr>
        <w:rPr>
          <w:rFonts w:ascii="Times New Roman" w:hAnsi="Times New Roman"/>
          <w:b/>
          <w:color w:val="C00000"/>
          <w:szCs w:val="20"/>
          <w:lang w:val="en-US"/>
        </w:rPr>
      </w:pPr>
      <w:r w:rsidRPr="004E5F88">
        <w:rPr>
          <w:rFonts w:ascii="Times New Roman" w:hAnsi="Times New Roman"/>
          <w:b/>
          <w:color w:val="C00000"/>
          <w:szCs w:val="20"/>
          <w:lang w:val="en-US"/>
        </w:rPr>
        <w:t xml:space="preserve">Companies describe power control mechanisms </w:t>
      </w:r>
    </w:p>
    <w:p w14:paraId="0A15C4E2" w14:textId="77777777" w:rsidR="004E5F88" w:rsidRPr="004E5F88" w:rsidRDefault="004E5F88" w:rsidP="004E5F88">
      <w:pPr>
        <w:numPr>
          <w:ilvl w:val="0"/>
          <w:numId w:val="306"/>
        </w:numPr>
        <w:rPr>
          <w:rFonts w:ascii="Times New Roman" w:hAnsi="Times New Roman"/>
          <w:b/>
          <w:color w:val="C00000"/>
          <w:szCs w:val="20"/>
          <w:lang w:val="en-US"/>
        </w:rPr>
      </w:pPr>
      <w:r w:rsidRPr="004E5F88">
        <w:rPr>
          <w:rFonts w:ascii="Times New Roman" w:hAnsi="Times New Roman"/>
          <w:b/>
          <w:color w:val="C00000"/>
          <w:szCs w:val="20"/>
          <w:lang w:val="en-US"/>
        </w:rPr>
        <w:t xml:space="preserve">1 ms air interface latency is assumed for evaluation for factory automation, with the assumption of 1 ms CN delay in 2 ms end-to-end latency. </w:t>
      </w:r>
    </w:p>
    <w:p w14:paraId="002EC3C9" w14:textId="77777777" w:rsidR="004E5F88" w:rsidRPr="004E5F88" w:rsidRDefault="004E5F88" w:rsidP="004E5F88">
      <w:pPr>
        <w:numPr>
          <w:ilvl w:val="1"/>
          <w:numId w:val="306"/>
        </w:numPr>
        <w:rPr>
          <w:rFonts w:ascii="Times New Roman" w:hAnsi="Times New Roman"/>
          <w:b/>
          <w:color w:val="C00000"/>
          <w:szCs w:val="20"/>
          <w:lang w:val="en-US"/>
        </w:rPr>
      </w:pPr>
      <w:r w:rsidRPr="004E5F88">
        <w:rPr>
          <w:rFonts w:ascii="Times New Roman" w:hAnsi="Times New Roman"/>
          <w:b/>
          <w:color w:val="C00000"/>
          <w:szCs w:val="20"/>
          <w:lang w:val="en-US"/>
        </w:rPr>
        <w:t>Other values for evaluation are not precluded</w:t>
      </w:r>
    </w:p>
    <w:p w14:paraId="1D19938B" w14:textId="77777777" w:rsidR="004E5F88" w:rsidRPr="004E5F88" w:rsidRDefault="004E5F88" w:rsidP="004E5F88">
      <w:pPr>
        <w:numPr>
          <w:ilvl w:val="0"/>
          <w:numId w:val="306"/>
        </w:numPr>
        <w:rPr>
          <w:rFonts w:ascii="Times New Roman" w:hAnsi="Times New Roman"/>
          <w:b/>
          <w:color w:val="C00000"/>
          <w:szCs w:val="20"/>
          <w:lang w:val="en-US"/>
        </w:rPr>
      </w:pPr>
      <w:r w:rsidRPr="004E5F88">
        <w:rPr>
          <w:rFonts w:ascii="Times New Roman" w:hAnsi="Times New Roman"/>
          <w:b/>
          <w:color w:val="C00000"/>
          <w:szCs w:val="20"/>
          <w:lang w:val="en-US"/>
        </w:rPr>
        <w:t>In evaluations, it is assumed that the packet size is based on L2/L3 SDU in the evaluation</w:t>
      </w:r>
    </w:p>
    <w:p w14:paraId="793E04B3" w14:textId="77777777" w:rsidR="004E5F88" w:rsidRPr="004E5F88" w:rsidRDefault="004E5F88" w:rsidP="004E5F88">
      <w:pPr>
        <w:numPr>
          <w:ilvl w:val="1"/>
          <w:numId w:val="307"/>
        </w:numPr>
        <w:rPr>
          <w:rFonts w:ascii="Times New Roman" w:hAnsi="Times New Roman"/>
          <w:b/>
          <w:color w:val="C00000"/>
          <w:szCs w:val="20"/>
          <w:lang w:val="en-US"/>
        </w:rPr>
      </w:pPr>
      <w:r w:rsidRPr="004E5F88">
        <w:rPr>
          <w:rFonts w:ascii="Times New Roman" w:hAnsi="Times New Roman"/>
          <w:b/>
          <w:color w:val="C00000"/>
          <w:szCs w:val="20"/>
          <w:lang w:val="en-US"/>
        </w:rPr>
        <w:t>FFS header overhead</w:t>
      </w:r>
      <w:r w:rsidRPr="004E5F88">
        <w:rPr>
          <w:rFonts w:ascii="Times New Roman" w:hAnsi="Times New Roman"/>
          <w:b/>
          <w:bCs/>
          <w:color w:val="C00000"/>
          <w:szCs w:val="20"/>
          <w:lang w:val="en-US"/>
        </w:rPr>
        <w:t xml:space="preserve"> </w:t>
      </w:r>
    </w:p>
    <w:p w14:paraId="5B474102" w14:textId="77777777" w:rsidR="004E5F88" w:rsidRPr="004E5F88" w:rsidRDefault="004E5F88" w:rsidP="004E5F88">
      <w:pPr>
        <w:numPr>
          <w:ilvl w:val="0"/>
          <w:numId w:val="307"/>
        </w:numPr>
        <w:rPr>
          <w:rFonts w:ascii="Times New Roman" w:hAnsi="Times New Roman"/>
          <w:b/>
          <w:color w:val="C00000"/>
          <w:szCs w:val="20"/>
          <w:lang w:val="en-US"/>
        </w:rPr>
      </w:pPr>
      <w:r w:rsidRPr="004E5F88">
        <w:rPr>
          <w:rFonts w:ascii="Times New Roman" w:hAnsi="Times New Roman"/>
          <w:b/>
          <w:color w:val="C00000"/>
          <w:szCs w:val="20"/>
          <w:lang w:val="en-US"/>
        </w:rPr>
        <w:t xml:space="preserve">FFS whether to describe the following assumptions: </w:t>
      </w:r>
    </w:p>
    <w:p w14:paraId="5795DED7" w14:textId="77777777" w:rsidR="004E5F88" w:rsidRPr="004E5F88" w:rsidRDefault="004E5F88" w:rsidP="004E5F88">
      <w:pPr>
        <w:numPr>
          <w:ilvl w:val="1"/>
          <w:numId w:val="307"/>
        </w:numPr>
        <w:rPr>
          <w:rFonts w:ascii="Times New Roman" w:hAnsi="Times New Roman"/>
          <w:b/>
          <w:color w:val="C00000"/>
          <w:szCs w:val="20"/>
          <w:lang w:val="en-US"/>
        </w:rPr>
      </w:pPr>
      <w:r w:rsidRPr="004E5F88">
        <w:rPr>
          <w:rFonts w:ascii="Times New Roman" w:hAnsi="Times New Roman"/>
          <w:b/>
          <w:color w:val="C00000"/>
          <w:szCs w:val="20"/>
          <w:lang w:val="en-US"/>
        </w:rPr>
        <w:t xml:space="preserve">Duplex mode: FDD or TDD (DL/UL configuration) </w:t>
      </w:r>
    </w:p>
    <w:p w14:paraId="2B92B446" w14:textId="77777777" w:rsidR="004E5F88" w:rsidRPr="004E5F88" w:rsidRDefault="004E5F88" w:rsidP="004E5F88">
      <w:pPr>
        <w:numPr>
          <w:ilvl w:val="1"/>
          <w:numId w:val="307"/>
        </w:numPr>
        <w:rPr>
          <w:rFonts w:ascii="Times New Roman" w:hAnsi="Times New Roman"/>
          <w:b/>
          <w:color w:val="C00000"/>
          <w:szCs w:val="20"/>
          <w:lang w:val="en-US"/>
        </w:rPr>
      </w:pPr>
      <w:r w:rsidRPr="004E5F88">
        <w:rPr>
          <w:rFonts w:ascii="Times New Roman" w:hAnsi="Times New Roman"/>
          <w:b/>
          <w:color w:val="C00000"/>
          <w:szCs w:val="20"/>
          <w:lang w:val="en-US"/>
        </w:rPr>
        <w:t xml:space="preserve">Re-dropping or discarding UEs which do not satisfy certain channel quality if any </w:t>
      </w:r>
    </w:p>
    <w:p w14:paraId="361AB6EC" w14:textId="77777777" w:rsidR="004E5F88" w:rsidRPr="004E5F88" w:rsidRDefault="004E5F88" w:rsidP="004E5F88">
      <w:pPr>
        <w:numPr>
          <w:ilvl w:val="1"/>
          <w:numId w:val="307"/>
        </w:numPr>
        <w:rPr>
          <w:rFonts w:ascii="Times New Roman" w:hAnsi="Times New Roman"/>
          <w:b/>
          <w:color w:val="C00000"/>
          <w:szCs w:val="20"/>
          <w:lang w:val="en-US"/>
        </w:rPr>
      </w:pPr>
      <w:r w:rsidRPr="004E5F88">
        <w:rPr>
          <w:rFonts w:ascii="Times New Roman" w:hAnsi="Times New Roman"/>
          <w:b/>
          <w:color w:val="C00000"/>
          <w:szCs w:val="20"/>
          <w:lang w:val="en-US"/>
        </w:rPr>
        <w:t xml:space="preserve">Blockage due to moving metal parts for channel model for factory automation </w:t>
      </w:r>
    </w:p>
    <w:p w14:paraId="39E85F3D" w14:textId="77777777" w:rsidR="004E5F88" w:rsidRPr="004E5F88" w:rsidRDefault="004E5F88" w:rsidP="004E5F88">
      <w:pPr>
        <w:numPr>
          <w:ilvl w:val="1"/>
          <w:numId w:val="307"/>
        </w:numPr>
        <w:rPr>
          <w:rFonts w:ascii="Times New Roman" w:hAnsi="Times New Roman"/>
          <w:b/>
          <w:color w:val="C00000"/>
          <w:szCs w:val="20"/>
          <w:lang w:val="en-US"/>
        </w:rPr>
      </w:pPr>
      <w:r w:rsidRPr="004E5F88">
        <w:rPr>
          <w:rFonts w:ascii="Times New Roman" w:hAnsi="Times New Roman"/>
          <w:b/>
          <w:color w:val="C00000"/>
          <w:szCs w:val="20"/>
          <w:lang w:val="en-US"/>
        </w:rPr>
        <w:t>Other assumptions like TTI size, gNB/UE processing time, CSI measurement and reporting</w:t>
      </w:r>
    </w:p>
    <w:p w14:paraId="229A8965" w14:textId="77777777" w:rsidR="004E5F88" w:rsidRPr="004E5F88" w:rsidRDefault="004E5F88" w:rsidP="004E5F88">
      <w:pPr>
        <w:numPr>
          <w:ilvl w:val="0"/>
          <w:numId w:val="307"/>
        </w:numPr>
        <w:rPr>
          <w:rFonts w:ascii="Times New Roman" w:hAnsi="Times New Roman"/>
          <w:b/>
          <w:color w:val="C00000"/>
          <w:szCs w:val="20"/>
          <w:lang w:val="en-US"/>
        </w:rPr>
      </w:pPr>
      <w:r w:rsidRPr="004E5F88">
        <w:rPr>
          <w:rFonts w:ascii="Times New Roman" w:hAnsi="Times New Roman"/>
          <w:b/>
          <w:color w:val="C00000"/>
          <w:szCs w:val="20"/>
          <w:lang w:val="en-US"/>
        </w:rPr>
        <w:t xml:space="preserve">Companies are encouraged to provide evaluation on baseline performance achievable with Rel-15 NR URLLC, for the prioritized URLLC use cases identified in the Rel-16 URLLC SID. </w:t>
      </w:r>
    </w:p>
    <w:p w14:paraId="1D95A031" w14:textId="0D228DF0" w:rsidR="004E5F88" w:rsidRPr="004E5F88" w:rsidRDefault="004E5F88" w:rsidP="004E5F88">
      <w:pPr>
        <w:numPr>
          <w:ilvl w:val="0"/>
          <w:numId w:val="307"/>
        </w:numPr>
        <w:spacing w:afterLines="50" w:after="120"/>
        <w:ind w:left="714" w:hanging="357"/>
        <w:rPr>
          <w:rFonts w:ascii="Times New Roman" w:hAnsi="Times New Roman"/>
          <w:b/>
          <w:color w:val="C00000"/>
          <w:szCs w:val="20"/>
          <w:lang w:val="en-US"/>
        </w:rPr>
      </w:pPr>
      <w:r w:rsidRPr="004E5F88">
        <w:rPr>
          <w:rFonts w:ascii="Times New Roman" w:hAnsi="Times New Roman"/>
          <w:b/>
          <w:color w:val="C00000"/>
          <w:szCs w:val="20"/>
          <w:lang w:val="en-US"/>
        </w:rPr>
        <w:t xml:space="preserve">Take the simulation settings in the following table as the starting point for Rel-16 NR URLLC system level evaluation for urban </w:t>
      </w:r>
      <w:r>
        <w:rPr>
          <w:rFonts w:ascii="Times New Roman" w:hAnsi="Times New Roman"/>
          <w:b/>
          <w:color w:val="C00000"/>
          <w:szCs w:val="20"/>
          <w:lang w:val="en-US"/>
        </w:rPr>
        <w:t xml:space="preserve">macro for power distribution: </w:t>
      </w:r>
    </w:p>
    <w:tbl>
      <w:tblPr>
        <w:tblW w:w="0" w:type="dxa"/>
        <w:jc w:val="center"/>
        <w:tblCellMar>
          <w:left w:w="0" w:type="dxa"/>
          <w:right w:w="0" w:type="dxa"/>
        </w:tblCellMar>
        <w:tblLook w:val="04A0" w:firstRow="1" w:lastRow="0" w:firstColumn="1" w:lastColumn="0" w:noHBand="0" w:noVBand="1"/>
      </w:tblPr>
      <w:tblGrid>
        <w:gridCol w:w="3613"/>
        <w:gridCol w:w="5208"/>
      </w:tblGrid>
      <w:tr w:rsidR="004E5F88" w14:paraId="10BCD907" w14:textId="77777777" w:rsidTr="004E5F88">
        <w:trPr>
          <w:trHeight w:val="283"/>
          <w:jc w:val="center"/>
        </w:trPr>
        <w:tc>
          <w:tcPr>
            <w:tcW w:w="3613" w:type="dxa"/>
            <w:tcBorders>
              <w:top w:val="single" w:sz="8" w:space="0" w:color="auto"/>
              <w:left w:val="single" w:sz="8" w:space="0" w:color="auto"/>
              <w:bottom w:val="single" w:sz="8" w:space="0" w:color="auto"/>
              <w:right w:val="single" w:sz="8" w:space="0" w:color="auto"/>
            </w:tcBorders>
            <w:shd w:val="clear" w:color="auto" w:fill="DBDBDB"/>
            <w:tcMar>
              <w:top w:w="0" w:type="dxa"/>
              <w:left w:w="108" w:type="dxa"/>
              <w:bottom w:w="0" w:type="dxa"/>
              <w:right w:w="108" w:type="dxa"/>
            </w:tcMar>
            <w:vAlign w:val="center"/>
            <w:hideMark/>
          </w:tcPr>
          <w:p w14:paraId="102F29A2" w14:textId="77777777" w:rsidR="004E5F88" w:rsidRDefault="004E5F88">
            <w:pPr>
              <w:ind w:left="720" w:hanging="720"/>
              <w:jc w:val="center"/>
              <w:rPr>
                <w:rFonts w:ascii="Times New Roman" w:hAnsi="Times New Roman"/>
                <w:b/>
                <w:bCs/>
                <w:szCs w:val="20"/>
                <w:lang w:val="en-US"/>
              </w:rPr>
            </w:pPr>
            <w:r>
              <w:rPr>
                <w:rFonts w:ascii="Times New Roman" w:hAnsi="Times New Roman"/>
                <w:b/>
                <w:bCs/>
                <w:szCs w:val="20"/>
                <w:lang w:val="en-US"/>
              </w:rPr>
              <w:t>Parameters</w:t>
            </w:r>
          </w:p>
        </w:tc>
        <w:tc>
          <w:tcPr>
            <w:tcW w:w="5208" w:type="dxa"/>
            <w:tcBorders>
              <w:top w:val="single" w:sz="8" w:space="0" w:color="auto"/>
              <w:left w:val="nil"/>
              <w:bottom w:val="single" w:sz="8" w:space="0" w:color="auto"/>
              <w:right w:val="single" w:sz="8" w:space="0" w:color="auto"/>
            </w:tcBorders>
            <w:shd w:val="clear" w:color="auto" w:fill="DBDBDB"/>
            <w:tcMar>
              <w:top w:w="0" w:type="dxa"/>
              <w:left w:w="108" w:type="dxa"/>
              <w:bottom w:w="0" w:type="dxa"/>
              <w:right w:w="108" w:type="dxa"/>
            </w:tcMar>
            <w:vAlign w:val="center"/>
            <w:hideMark/>
          </w:tcPr>
          <w:p w14:paraId="7C5CD74E" w14:textId="77777777" w:rsidR="004E5F88" w:rsidRDefault="004E5F88">
            <w:pPr>
              <w:ind w:left="720" w:hanging="720"/>
              <w:jc w:val="center"/>
              <w:rPr>
                <w:rFonts w:ascii="Times New Roman" w:hAnsi="Times New Roman"/>
                <w:b/>
                <w:bCs/>
                <w:szCs w:val="20"/>
                <w:lang w:val="en-US" w:eastAsia="en-GB"/>
              </w:rPr>
            </w:pPr>
            <w:r>
              <w:rPr>
                <w:rFonts w:ascii="Times New Roman" w:hAnsi="Times New Roman"/>
                <w:b/>
                <w:bCs/>
                <w:szCs w:val="20"/>
                <w:lang w:val="en-US"/>
              </w:rPr>
              <w:t>Value</w:t>
            </w:r>
          </w:p>
        </w:tc>
      </w:tr>
      <w:tr w:rsidR="004E5F88" w14:paraId="238DD3B0"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DEA79A" w14:textId="77777777" w:rsidR="004E5F88" w:rsidRDefault="004E5F88">
            <w:pPr>
              <w:ind w:left="720" w:hanging="720"/>
              <w:rPr>
                <w:rFonts w:ascii="Times New Roman" w:hAnsi="Times New Roman"/>
                <w:szCs w:val="20"/>
                <w:lang w:val="en-US"/>
              </w:rPr>
            </w:pPr>
            <w:r>
              <w:rPr>
                <w:rFonts w:ascii="Times New Roman" w:hAnsi="Times New Roman"/>
                <w:szCs w:val="20"/>
                <w:lang w:val="en-US" w:eastAsia="ja-JP"/>
              </w:rPr>
              <w:t>Layout</w:t>
            </w:r>
          </w:p>
        </w:tc>
        <w:tc>
          <w:tcPr>
            <w:tcW w:w="5208" w:type="dxa"/>
            <w:tcBorders>
              <w:top w:val="nil"/>
              <w:left w:val="nil"/>
              <w:bottom w:val="single" w:sz="8" w:space="0" w:color="auto"/>
              <w:right w:val="single" w:sz="8" w:space="0" w:color="auto"/>
            </w:tcBorders>
            <w:tcMar>
              <w:top w:w="0" w:type="dxa"/>
              <w:left w:w="108" w:type="dxa"/>
              <w:bottom w:w="0" w:type="dxa"/>
              <w:right w:w="108" w:type="dxa"/>
            </w:tcMar>
            <w:hideMark/>
          </w:tcPr>
          <w:p w14:paraId="73D0926A" w14:textId="77777777" w:rsidR="004E5F88" w:rsidRDefault="004E5F88">
            <w:pPr>
              <w:overflowPunct w:val="0"/>
              <w:textAlignment w:val="baseline"/>
              <w:rPr>
                <w:rFonts w:ascii="Times New Roman" w:hAnsi="Times New Roman"/>
                <w:szCs w:val="20"/>
                <w:lang w:val="en-US" w:eastAsia="ko-KR"/>
              </w:rPr>
            </w:pPr>
            <w:r>
              <w:rPr>
                <w:rFonts w:ascii="Times New Roman" w:hAnsi="Times New Roman"/>
                <w:szCs w:val="20"/>
                <w:lang w:val="en-US" w:eastAsia="ja-JP"/>
              </w:rPr>
              <w:t>Single layer - Macro layer: Hex. Grid</w:t>
            </w:r>
          </w:p>
        </w:tc>
      </w:tr>
      <w:tr w:rsidR="004E5F88" w14:paraId="20A31C3F"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FEBF10" w14:textId="77777777" w:rsidR="004E5F88" w:rsidRDefault="004E5F88">
            <w:pPr>
              <w:ind w:left="720" w:hanging="720"/>
              <w:rPr>
                <w:rFonts w:ascii="Times New Roman" w:hAnsi="Times New Roman"/>
                <w:szCs w:val="20"/>
                <w:lang w:val="en-US"/>
              </w:rPr>
            </w:pPr>
            <w:r>
              <w:rPr>
                <w:rFonts w:ascii="Times New Roman" w:hAnsi="Times New Roman"/>
                <w:szCs w:val="20"/>
                <w:lang w:val="en-US" w:eastAsia="ja-JP"/>
              </w:rPr>
              <w:t>Inter-BS distance</w:t>
            </w:r>
          </w:p>
        </w:tc>
        <w:tc>
          <w:tcPr>
            <w:tcW w:w="5208" w:type="dxa"/>
            <w:tcBorders>
              <w:top w:val="nil"/>
              <w:left w:val="nil"/>
              <w:bottom w:val="single" w:sz="8" w:space="0" w:color="auto"/>
              <w:right w:val="single" w:sz="8" w:space="0" w:color="auto"/>
            </w:tcBorders>
            <w:tcMar>
              <w:top w:w="0" w:type="dxa"/>
              <w:left w:w="108" w:type="dxa"/>
              <w:bottom w:w="0" w:type="dxa"/>
              <w:right w:w="108" w:type="dxa"/>
            </w:tcMar>
            <w:hideMark/>
          </w:tcPr>
          <w:p w14:paraId="51F47E29" w14:textId="77777777" w:rsidR="004E5F88" w:rsidRDefault="004E5F88">
            <w:pPr>
              <w:ind w:left="720" w:hanging="720"/>
              <w:rPr>
                <w:rFonts w:ascii="Times New Roman" w:hAnsi="Times New Roman"/>
                <w:szCs w:val="20"/>
                <w:lang w:val="en-US" w:eastAsia="en-GB"/>
              </w:rPr>
            </w:pPr>
            <w:r>
              <w:rPr>
                <w:rFonts w:ascii="Times New Roman" w:hAnsi="Times New Roman"/>
                <w:szCs w:val="20"/>
                <w:lang w:val="en-US"/>
              </w:rPr>
              <w:t>500m</w:t>
            </w:r>
          </w:p>
          <w:p w14:paraId="2B98D153" w14:textId="77777777" w:rsidR="004E5F88" w:rsidRDefault="004E5F88">
            <w:pPr>
              <w:rPr>
                <w:rFonts w:ascii="Times New Roman" w:hAnsi="Times New Roman"/>
                <w:szCs w:val="20"/>
                <w:lang w:val="en-US"/>
              </w:rPr>
            </w:pPr>
            <w:r>
              <w:rPr>
                <w:rFonts w:ascii="Times New Roman" w:hAnsi="Times New Roman"/>
                <w:szCs w:val="20"/>
                <w:lang w:val="en-US"/>
              </w:rPr>
              <w:t>Note: Other value (e.g. 150 m) is</w:t>
            </w:r>
            <w:r>
              <w:rPr>
                <w:rFonts w:ascii="Times New Roman" w:hAnsi="Times New Roman"/>
                <w:szCs w:val="20"/>
                <w:lang w:val="en-US" w:eastAsia="ja-JP"/>
              </w:rPr>
              <w:t xml:space="preserve"> not precluded</w:t>
            </w:r>
          </w:p>
        </w:tc>
      </w:tr>
      <w:tr w:rsidR="004E5F88" w14:paraId="1E41E62D"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7F4E1E" w14:textId="77777777" w:rsidR="004E5F88" w:rsidRDefault="004E5F88">
            <w:pPr>
              <w:ind w:left="720" w:hanging="720"/>
              <w:rPr>
                <w:rFonts w:ascii="Times New Roman" w:hAnsi="Times New Roman"/>
                <w:szCs w:val="20"/>
                <w:lang w:val="en-US" w:eastAsia="ja-JP"/>
              </w:rPr>
            </w:pPr>
            <w:r>
              <w:rPr>
                <w:rFonts w:ascii="Times New Roman" w:hAnsi="Times New Roman"/>
                <w:szCs w:val="20"/>
                <w:lang w:val="en-US" w:eastAsia="ja-JP"/>
              </w:rPr>
              <w:lastRenderedPageBreak/>
              <w:t>Carrier frequency</w:t>
            </w:r>
          </w:p>
        </w:tc>
        <w:tc>
          <w:tcPr>
            <w:tcW w:w="5208" w:type="dxa"/>
            <w:tcBorders>
              <w:top w:val="nil"/>
              <w:left w:val="nil"/>
              <w:bottom w:val="single" w:sz="8" w:space="0" w:color="auto"/>
              <w:right w:val="single" w:sz="8" w:space="0" w:color="auto"/>
            </w:tcBorders>
            <w:tcMar>
              <w:top w:w="0" w:type="dxa"/>
              <w:left w:w="108" w:type="dxa"/>
              <w:bottom w:w="0" w:type="dxa"/>
              <w:right w:w="108" w:type="dxa"/>
            </w:tcMar>
            <w:hideMark/>
          </w:tcPr>
          <w:p w14:paraId="2AE49557" w14:textId="77777777" w:rsidR="004E5F88" w:rsidRDefault="004E5F88">
            <w:pPr>
              <w:ind w:left="720" w:hanging="720"/>
              <w:rPr>
                <w:rFonts w:ascii="Times New Roman" w:hAnsi="Times New Roman"/>
                <w:szCs w:val="20"/>
                <w:lang w:val="en-US" w:eastAsia="en-GB"/>
              </w:rPr>
            </w:pPr>
            <w:r>
              <w:rPr>
                <w:rFonts w:ascii="Times New Roman" w:hAnsi="Times New Roman"/>
                <w:szCs w:val="20"/>
                <w:lang w:val="en-US"/>
              </w:rPr>
              <w:t>4 GHz</w:t>
            </w:r>
          </w:p>
        </w:tc>
      </w:tr>
      <w:tr w:rsidR="004E5F88" w14:paraId="4E77CFE9"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280F55" w14:textId="77777777" w:rsidR="004E5F88" w:rsidRDefault="004E5F88">
            <w:pPr>
              <w:ind w:left="720" w:hanging="720"/>
              <w:rPr>
                <w:rFonts w:ascii="Times New Roman" w:hAnsi="Times New Roman"/>
                <w:szCs w:val="20"/>
                <w:lang w:val="en-US"/>
              </w:rPr>
            </w:pPr>
            <w:r>
              <w:rPr>
                <w:rFonts w:ascii="Times New Roman" w:hAnsi="Times New Roman"/>
                <w:szCs w:val="20"/>
                <w:lang w:val="en-US"/>
              </w:rPr>
              <w:t xml:space="preserve">Channel model </w:t>
            </w:r>
          </w:p>
        </w:tc>
        <w:tc>
          <w:tcPr>
            <w:tcW w:w="5208" w:type="dxa"/>
            <w:tcBorders>
              <w:top w:val="nil"/>
              <w:left w:val="nil"/>
              <w:bottom w:val="single" w:sz="8" w:space="0" w:color="auto"/>
              <w:right w:val="single" w:sz="8" w:space="0" w:color="auto"/>
            </w:tcBorders>
            <w:tcMar>
              <w:top w:w="0" w:type="dxa"/>
              <w:left w:w="108" w:type="dxa"/>
              <w:bottom w:w="0" w:type="dxa"/>
              <w:right w:w="108" w:type="dxa"/>
            </w:tcMar>
            <w:hideMark/>
          </w:tcPr>
          <w:p w14:paraId="58E1188D" w14:textId="77777777" w:rsidR="004E5F88" w:rsidRDefault="004E5F88">
            <w:pPr>
              <w:ind w:left="720" w:hanging="720"/>
              <w:rPr>
                <w:rFonts w:ascii="Times New Roman" w:hAnsi="Times New Roman"/>
                <w:szCs w:val="20"/>
                <w:lang w:val="en-US"/>
              </w:rPr>
            </w:pPr>
            <w:r>
              <w:rPr>
                <w:rFonts w:ascii="Times New Roman" w:hAnsi="Times New Roman"/>
                <w:szCs w:val="20"/>
                <w:lang w:val="en-US"/>
              </w:rPr>
              <w:t>UMa in TR 38.901</w:t>
            </w:r>
          </w:p>
        </w:tc>
      </w:tr>
      <w:tr w:rsidR="004E5F88" w14:paraId="2E5CD8FB"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6FECB1" w14:textId="77777777" w:rsidR="004E5F88" w:rsidRDefault="004E5F88">
            <w:pPr>
              <w:ind w:left="720" w:hanging="720"/>
              <w:rPr>
                <w:rFonts w:ascii="Times New Roman" w:hAnsi="Times New Roman"/>
                <w:szCs w:val="20"/>
                <w:lang w:val="en-US"/>
              </w:rPr>
            </w:pPr>
            <w:r>
              <w:rPr>
                <w:rFonts w:ascii="Times New Roman" w:hAnsi="Times New Roman"/>
                <w:szCs w:val="20"/>
                <w:lang w:val="en-US" w:eastAsia="ja-JP"/>
              </w:rPr>
              <w:t>UE Tx power</w:t>
            </w:r>
          </w:p>
        </w:tc>
        <w:tc>
          <w:tcPr>
            <w:tcW w:w="52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D83458" w14:textId="77777777" w:rsidR="004E5F88" w:rsidRDefault="004E5F88">
            <w:pPr>
              <w:keepNext/>
              <w:rPr>
                <w:rFonts w:ascii="Times New Roman" w:hAnsi="Times New Roman"/>
                <w:szCs w:val="20"/>
                <w:lang w:val="en-US" w:eastAsia="en-GB"/>
              </w:rPr>
            </w:pPr>
            <w:r>
              <w:rPr>
                <w:rFonts w:ascii="Times New Roman" w:hAnsi="Times New Roman"/>
                <w:szCs w:val="20"/>
                <w:lang w:val="en-US"/>
              </w:rPr>
              <w:t>23dBm</w:t>
            </w:r>
          </w:p>
        </w:tc>
      </w:tr>
      <w:tr w:rsidR="004E5F88" w14:paraId="0C23A665"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FCD3D3" w14:textId="77777777" w:rsidR="004E5F88" w:rsidRDefault="004E5F88">
            <w:pPr>
              <w:ind w:left="720" w:hanging="720"/>
              <w:rPr>
                <w:rFonts w:ascii="Times New Roman" w:hAnsi="Times New Roman"/>
                <w:szCs w:val="20"/>
                <w:lang w:val="en-US"/>
              </w:rPr>
            </w:pPr>
            <w:r>
              <w:rPr>
                <w:rFonts w:ascii="Times New Roman" w:hAnsi="Times New Roman"/>
                <w:szCs w:val="20"/>
                <w:lang w:val="en-US" w:eastAsia="ja-JP"/>
              </w:rPr>
              <w:t>BS antenna configurations</w:t>
            </w:r>
          </w:p>
        </w:tc>
        <w:tc>
          <w:tcPr>
            <w:tcW w:w="52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5719CD" w14:textId="77777777" w:rsidR="004E5F88" w:rsidRPr="004E5F88" w:rsidRDefault="004E5F88">
            <w:pPr>
              <w:spacing w:beforeLines="50" w:before="120" w:after="60"/>
              <w:rPr>
                <w:rFonts w:ascii="Times New Roman" w:hAnsi="Times New Roman"/>
                <w:szCs w:val="20"/>
                <w:lang w:val="fr-FR" w:eastAsia="en-GB"/>
              </w:rPr>
            </w:pPr>
            <w:r w:rsidRPr="004E5F88">
              <w:rPr>
                <w:rFonts w:ascii="Times New Roman" w:hAnsi="Times New Roman"/>
                <w:szCs w:val="20"/>
                <w:lang w:val="fr-FR"/>
              </w:rPr>
              <w:t xml:space="preserve">FFS antenna ports (e.g., 4 Tx/4 Rx antenna, etc.) </w:t>
            </w:r>
          </w:p>
          <w:p w14:paraId="78858045" w14:textId="77777777" w:rsidR="004E5F88" w:rsidRPr="004E5F88" w:rsidRDefault="004E5F88">
            <w:pPr>
              <w:rPr>
                <w:rFonts w:ascii="Times New Roman" w:hAnsi="Times New Roman"/>
                <w:szCs w:val="20"/>
                <w:lang w:val="fr-FR"/>
              </w:rPr>
            </w:pPr>
            <w:r w:rsidRPr="004E5F88">
              <w:rPr>
                <w:rFonts w:ascii="Times New Roman" w:hAnsi="Times New Roman"/>
                <w:szCs w:val="20"/>
                <w:lang w:val="fr-FR"/>
              </w:rPr>
              <w:t>(M, N, P, Mg, Ng) = (8, 8, 2, 1, 1);</w:t>
            </w:r>
          </w:p>
          <w:p w14:paraId="3496DD1D" w14:textId="77777777" w:rsidR="004E5F88" w:rsidRPr="004E5F88" w:rsidRDefault="004E5F88">
            <w:pPr>
              <w:rPr>
                <w:rFonts w:ascii="Times New Roman" w:hAnsi="Times New Roman"/>
                <w:szCs w:val="20"/>
                <w:lang w:val="fr-FR"/>
              </w:rPr>
            </w:pPr>
            <w:r w:rsidRPr="004E5F88">
              <w:rPr>
                <w:rFonts w:ascii="Times New Roman" w:hAnsi="Times New Roman"/>
                <w:szCs w:val="20"/>
                <w:lang w:val="fr-FR"/>
              </w:rPr>
              <w:t>dH = 0.5</w:t>
            </w:r>
            <w:r>
              <w:rPr>
                <w:rFonts w:ascii="Times New Roman" w:hAnsi="Times New Roman"/>
                <w:szCs w:val="20"/>
                <w:lang w:val="en-US"/>
              </w:rPr>
              <w:t>λ</w:t>
            </w:r>
            <w:r w:rsidRPr="004E5F88">
              <w:rPr>
                <w:rFonts w:ascii="Times New Roman" w:hAnsi="Times New Roman"/>
                <w:szCs w:val="20"/>
                <w:lang w:val="fr-FR"/>
              </w:rPr>
              <w:t>, dV = 0.8</w:t>
            </w:r>
            <w:r>
              <w:rPr>
                <w:rFonts w:ascii="Times New Roman" w:hAnsi="Times New Roman"/>
                <w:szCs w:val="20"/>
                <w:lang w:val="en-US"/>
              </w:rPr>
              <w:t>λ</w:t>
            </w:r>
            <w:r w:rsidRPr="004E5F88">
              <w:rPr>
                <w:rFonts w:ascii="Times New Roman" w:hAnsi="Times New Roman"/>
                <w:szCs w:val="20"/>
                <w:lang w:val="fr-FR"/>
              </w:rPr>
              <w:t>;</w:t>
            </w:r>
          </w:p>
          <w:p w14:paraId="1AAD79BA" w14:textId="77777777" w:rsidR="004E5F88" w:rsidRDefault="004E5F88">
            <w:pPr>
              <w:ind w:left="720" w:hanging="720"/>
              <w:rPr>
                <w:rFonts w:ascii="Times New Roman" w:hAnsi="Times New Roman"/>
                <w:szCs w:val="20"/>
                <w:lang w:val="en-US"/>
              </w:rPr>
            </w:pPr>
            <w:r>
              <w:rPr>
                <w:rFonts w:ascii="Times New Roman" w:hAnsi="Times New Roman"/>
                <w:szCs w:val="20"/>
                <w:lang w:val="en-US" w:eastAsia="ko-KR"/>
              </w:rPr>
              <w:t>102 degree for 500m ISD</w:t>
            </w:r>
            <w:r>
              <w:rPr>
                <w:rFonts w:ascii="Times New Roman" w:hAnsi="Times New Roman"/>
                <w:szCs w:val="20"/>
                <w:lang w:val="en-US"/>
              </w:rPr>
              <w:t xml:space="preserve"> </w:t>
            </w:r>
          </w:p>
        </w:tc>
      </w:tr>
      <w:tr w:rsidR="004E5F88" w14:paraId="3EC725F5"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B331A7" w14:textId="77777777" w:rsidR="004E5F88" w:rsidRDefault="004E5F88">
            <w:pPr>
              <w:ind w:left="720" w:hanging="720"/>
              <w:rPr>
                <w:rFonts w:ascii="Times New Roman" w:hAnsi="Times New Roman"/>
                <w:szCs w:val="20"/>
                <w:lang w:val="en-US"/>
              </w:rPr>
            </w:pPr>
            <w:r>
              <w:rPr>
                <w:rFonts w:ascii="Times New Roman" w:hAnsi="Times New Roman"/>
                <w:szCs w:val="20"/>
                <w:lang w:val="en-US" w:eastAsia="ja-JP"/>
              </w:rPr>
              <w:t>BS antenna height</w:t>
            </w:r>
          </w:p>
        </w:tc>
        <w:tc>
          <w:tcPr>
            <w:tcW w:w="52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84C004" w14:textId="77777777" w:rsidR="004E5F88" w:rsidRDefault="004E5F88">
            <w:pPr>
              <w:ind w:left="720" w:hanging="720"/>
              <w:rPr>
                <w:rFonts w:ascii="Times New Roman" w:hAnsi="Times New Roman"/>
                <w:szCs w:val="20"/>
                <w:lang w:val="en-US"/>
              </w:rPr>
            </w:pPr>
            <w:r>
              <w:rPr>
                <w:rFonts w:ascii="Times New Roman" w:hAnsi="Times New Roman"/>
                <w:szCs w:val="20"/>
                <w:lang w:val="en-US"/>
              </w:rPr>
              <w:t>25m</w:t>
            </w:r>
          </w:p>
        </w:tc>
      </w:tr>
      <w:tr w:rsidR="004E5F88" w14:paraId="2FE5100C"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07ECEF" w14:textId="77777777" w:rsidR="004E5F88" w:rsidRDefault="004E5F88">
            <w:pPr>
              <w:rPr>
                <w:rFonts w:ascii="Times New Roman" w:hAnsi="Times New Roman"/>
                <w:szCs w:val="20"/>
                <w:lang w:val="en-US"/>
              </w:rPr>
            </w:pPr>
            <w:r>
              <w:rPr>
                <w:rFonts w:ascii="Times New Roman" w:hAnsi="Times New Roman"/>
                <w:szCs w:val="20"/>
                <w:lang w:val="en-US" w:eastAsia="ja-JP"/>
              </w:rPr>
              <w:t>BS antenna element gain + connector loss</w:t>
            </w:r>
          </w:p>
        </w:tc>
        <w:tc>
          <w:tcPr>
            <w:tcW w:w="52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199139" w14:textId="77777777" w:rsidR="004E5F88" w:rsidRDefault="004E5F88">
            <w:pPr>
              <w:ind w:left="720" w:hanging="720"/>
              <w:rPr>
                <w:rFonts w:ascii="Times New Roman" w:hAnsi="Times New Roman"/>
                <w:szCs w:val="20"/>
                <w:lang w:val="en-US" w:eastAsia="ja-JP"/>
              </w:rPr>
            </w:pPr>
            <w:r>
              <w:rPr>
                <w:rFonts w:ascii="Times New Roman" w:hAnsi="Times New Roman"/>
                <w:szCs w:val="20"/>
                <w:lang w:val="en-US" w:eastAsia="ja-JP"/>
              </w:rPr>
              <w:t>8 dBi</w:t>
            </w:r>
          </w:p>
        </w:tc>
      </w:tr>
      <w:tr w:rsidR="004E5F88" w14:paraId="7FC9AF47"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A57C1F" w14:textId="77777777" w:rsidR="004E5F88" w:rsidRDefault="004E5F88">
            <w:pPr>
              <w:ind w:left="720" w:hanging="720"/>
              <w:rPr>
                <w:rFonts w:ascii="Times New Roman" w:hAnsi="Times New Roman"/>
                <w:szCs w:val="20"/>
                <w:lang w:val="en-US"/>
              </w:rPr>
            </w:pPr>
            <w:r>
              <w:rPr>
                <w:rFonts w:ascii="Times New Roman" w:hAnsi="Times New Roman"/>
                <w:szCs w:val="20"/>
                <w:lang w:val="en-US" w:eastAsia="ja-JP"/>
              </w:rPr>
              <w:t>BS receiver noise figure</w:t>
            </w:r>
          </w:p>
        </w:tc>
        <w:tc>
          <w:tcPr>
            <w:tcW w:w="52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9769FC" w14:textId="77777777" w:rsidR="004E5F88" w:rsidRDefault="004E5F88">
            <w:pPr>
              <w:ind w:left="720" w:hanging="720"/>
              <w:rPr>
                <w:rFonts w:ascii="Times New Roman" w:hAnsi="Times New Roman"/>
                <w:szCs w:val="20"/>
                <w:lang w:val="en-US"/>
              </w:rPr>
            </w:pPr>
            <w:r>
              <w:rPr>
                <w:rFonts w:ascii="Times New Roman" w:hAnsi="Times New Roman"/>
                <w:szCs w:val="20"/>
                <w:lang w:val="en-US"/>
              </w:rPr>
              <w:t>5dB</w:t>
            </w:r>
          </w:p>
        </w:tc>
      </w:tr>
      <w:tr w:rsidR="004E5F88" w14:paraId="458A1E52"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562E13" w14:textId="77777777" w:rsidR="004E5F88" w:rsidRDefault="004E5F88">
            <w:pPr>
              <w:ind w:left="720" w:hanging="720"/>
              <w:rPr>
                <w:rFonts w:ascii="Times New Roman" w:hAnsi="Times New Roman"/>
                <w:szCs w:val="20"/>
                <w:lang w:val="en-US" w:eastAsia="ja-JP"/>
              </w:rPr>
            </w:pPr>
            <w:r>
              <w:rPr>
                <w:rFonts w:ascii="Times New Roman" w:hAnsi="Times New Roman"/>
                <w:szCs w:val="20"/>
                <w:lang w:val="en-US" w:eastAsia="ja-JP"/>
              </w:rPr>
              <w:t>UE antenna configuration</w:t>
            </w:r>
          </w:p>
        </w:tc>
        <w:tc>
          <w:tcPr>
            <w:tcW w:w="52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3295B3" w14:textId="77777777" w:rsidR="004E5F88" w:rsidRPr="004E5F88" w:rsidRDefault="004E5F88">
            <w:pPr>
              <w:spacing w:after="60"/>
              <w:ind w:left="720" w:hanging="720"/>
              <w:rPr>
                <w:rFonts w:ascii="Times New Roman" w:hAnsi="Times New Roman"/>
                <w:szCs w:val="20"/>
                <w:lang w:val="fr-FR" w:eastAsia="en-GB"/>
              </w:rPr>
            </w:pPr>
            <w:r w:rsidRPr="004E5F88">
              <w:rPr>
                <w:rFonts w:ascii="Times New Roman" w:hAnsi="Times New Roman"/>
                <w:szCs w:val="20"/>
                <w:lang w:val="fr-FR"/>
              </w:rPr>
              <w:t xml:space="preserve">FFS antenna ports (e.g., 2 Tx/4 Rx antenna ports, etc) </w:t>
            </w:r>
          </w:p>
          <w:p w14:paraId="6FA5C52C" w14:textId="77777777" w:rsidR="004E5F88" w:rsidRDefault="004E5F88">
            <w:pPr>
              <w:rPr>
                <w:rFonts w:ascii="Times New Roman" w:hAnsi="Times New Roman"/>
                <w:szCs w:val="20"/>
                <w:lang w:val="en-US"/>
              </w:rPr>
            </w:pPr>
            <w:r>
              <w:rPr>
                <w:rFonts w:ascii="Times New Roman" w:hAnsi="Times New Roman"/>
                <w:szCs w:val="20"/>
                <w:lang w:val="en-US"/>
              </w:rPr>
              <w:t xml:space="preserve">Panel model 1: Mg=1, Ng=1, P=2, </w:t>
            </w:r>
            <w:r>
              <w:rPr>
                <w:rFonts w:ascii="Times New Roman" w:hAnsi="Times New Roman"/>
                <w:color w:val="000000"/>
                <w:szCs w:val="20"/>
                <w:lang w:val="en-US"/>
              </w:rPr>
              <w:t>d</w:t>
            </w:r>
            <w:r>
              <w:rPr>
                <w:rFonts w:ascii="Times New Roman" w:hAnsi="Times New Roman"/>
                <w:color w:val="000000"/>
                <w:szCs w:val="20"/>
                <w:vertAlign w:val="subscript"/>
                <w:lang w:val="en-US"/>
              </w:rPr>
              <w:t>H</w:t>
            </w:r>
            <w:r>
              <w:rPr>
                <w:rFonts w:ascii="Times New Roman" w:hAnsi="Times New Roman"/>
                <w:szCs w:val="20"/>
                <w:lang w:val="en-US"/>
              </w:rPr>
              <w:t>=0.5</w:t>
            </w:r>
          </w:p>
        </w:tc>
      </w:tr>
      <w:tr w:rsidR="004E5F88" w14:paraId="52F0EFEB"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BA1B03" w14:textId="77777777" w:rsidR="004E5F88" w:rsidRDefault="004E5F88">
            <w:pPr>
              <w:ind w:left="720" w:hanging="720"/>
              <w:rPr>
                <w:rFonts w:ascii="Times New Roman" w:hAnsi="Times New Roman"/>
                <w:szCs w:val="20"/>
                <w:lang w:val="en-US"/>
              </w:rPr>
            </w:pPr>
            <w:r>
              <w:rPr>
                <w:rFonts w:ascii="Times New Roman" w:hAnsi="Times New Roman"/>
                <w:szCs w:val="20"/>
                <w:lang w:val="en-US" w:eastAsia="ja-JP"/>
              </w:rPr>
              <w:t>UE antenna height</w:t>
            </w:r>
          </w:p>
        </w:tc>
        <w:tc>
          <w:tcPr>
            <w:tcW w:w="52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AB1929" w14:textId="77777777" w:rsidR="004E5F88" w:rsidRDefault="004E5F88">
            <w:pPr>
              <w:ind w:left="720" w:hanging="720"/>
              <w:rPr>
                <w:rFonts w:ascii="Times New Roman" w:hAnsi="Times New Roman"/>
                <w:szCs w:val="20"/>
                <w:lang w:val="en-US" w:eastAsia="en-GB"/>
              </w:rPr>
            </w:pPr>
            <w:r>
              <w:rPr>
                <w:rFonts w:ascii="Times New Roman" w:hAnsi="Times New Roman"/>
                <w:szCs w:val="20"/>
                <w:lang w:val="en-US"/>
              </w:rPr>
              <w:t>Follow the modelling of TR 38.901 (e.g. 1.5m)</w:t>
            </w:r>
          </w:p>
        </w:tc>
      </w:tr>
      <w:tr w:rsidR="004E5F88" w14:paraId="37C3BD5A"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30E2CA" w14:textId="77777777" w:rsidR="004E5F88" w:rsidRDefault="004E5F88">
            <w:pPr>
              <w:ind w:left="720" w:hanging="720"/>
              <w:rPr>
                <w:rFonts w:ascii="Times New Roman" w:hAnsi="Times New Roman"/>
                <w:szCs w:val="20"/>
                <w:lang w:val="en-US"/>
              </w:rPr>
            </w:pPr>
            <w:r>
              <w:rPr>
                <w:rFonts w:ascii="Times New Roman" w:hAnsi="Times New Roman"/>
                <w:szCs w:val="20"/>
                <w:lang w:val="en-US" w:eastAsia="ja-JP"/>
              </w:rPr>
              <w:t>UE antenna gain</w:t>
            </w:r>
          </w:p>
        </w:tc>
        <w:tc>
          <w:tcPr>
            <w:tcW w:w="52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791FBE" w14:textId="77777777" w:rsidR="004E5F88" w:rsidRDefault="004E5F88">
            <w:pPr>
              <w:ind w:left="720" w:hanging="720"/>
              <w:rPr>
                <w:rFonts w:ascii="Times New Roman" w:hAnsi="Times New Roman"/>
                <w:szCs w:val="20"/>
                <w:lang w:val="en-US"/>
              </w:rPr>
            </w:pPr>
            <w:r>
              <w:rPr>
                <w:rFonts w:ascii="Times New Roman" w:hAnsi="Times New Roman"/>
                <w:szCs w:val="20"/>
                <w:lang w:val="en-US"/>
              </w:rPr>
              <w:t>0dBi as starting point</w:t>
            </w:r>
          </w:p>
        </w:tc>
      </w:tr>
      <w:tr w:rsidR="004E5F88" w14:paraId="1A2356C9"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43FB30" w14:textId="77777777" w:rsidR="004E5F88" w:rsidRDefault="004E5F88">
            <w:pPr>
              <w:ind w:left="720" w:hanging="720"/>
              <w:rPr>
                <w:rFonts w:ascii="Times New Roman" w:hAnsi="Times New Roman"/>
                <w:szCs w:val="20"/>
                <w:lang w:val="en-US" w:eastAsia="en-GB"/>
              </w:rPr>
            </w:pPr>
            <w:r>
              <w:rPr>
                <w:rFonts w:ascii="Times New Roman" w:hAnsi="Times New Roman"/>
                <w:szCs w:val="20"/>
                <w:lang w:val="en-US"/>
              </w:rPr>
              <w:t>UE receiver noise figure</w:t>
            </w:r>
          </w:p>
        </w:tc>
        <w:tc>
          <w:tcPr>
            <w:tcW w:w="5208" w:type="dxa"/>
            <w:tcBorders>
              <w:top w:val="nil"/>
              <w:left w:val="nil"/>
              <w:bottom w:val="single" w:sz="8" w:space="0" w:color="auto"/>
              <w:right w:val="single" w:sz="8" w:space="0" w:color="auto"/>
            </w:tcBorders>
            <w:tcMar>
              <w:top w:w="0" w:type="dxa"/>
              <w:left w:w="108" w:type="dxa"/>
              <w:bottom w:w="0" w:type="dxa"/>
              <w:right w:w="108" w:type="dxa"/>
            </w:tcMar>
            <w:hideMark/>
          </w:tcPr>
          <w:p w14:paraId="2A0843F2" w14:textId="77777777" w:rsidR="004E5F88" w:rsidRDefault="004E5F88">
            <w:pPr>
              <w:spacing w:before="20" w:after="20" w:line="276" w:lineRule="auto"/>
              <w:ind w:right="-157"/>
              <w:rPr>
                <w:rFonts w:ascii="Times New Roman" w:hAnsi="Times New Roman"/>
                <w:szCs w:val="20"/>
                <w:lang w:val="en-US"/>
              </w:rPr>
            </w:pPr>
            <w:r>
              <w:rPr>
                <w:rFonts w:ascii="Times New Roman" w:hAnsi="Times New Roman"/>
                <w:szCs w:val="20"/>
                <w:lang w:val="en-US"/>
              </w:rPr>
              <w:t>9 dB</w:t>
            </w:r>
          </w:p>
        </w:tc>
      </w:tr>
      <w:tr w:rsidR="004E5F88" w14:paraId="2BEAFA44"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C51584" w14:textId="77777777" w:rsidR="004E5F88" w:rsidRDefault="004E5F88">
            <w:pPr>
              <w:ind w:left="720" w:hanging="720"/>
              <w:rPr>
                <w:rFonts w:ascii="Times New Roman" w:hAnsi="Times New Roman"/>
                <w:szCs w:val="20"/>
                <w:lang w:val="en-US" w:eastAsia="ja-JP"/>
              </w:rPr>
            </w:pPr>
            <w:r>
              <w:rPr>
                <w:rFonts w:ascii="Times New Roman" w:hAnsi="Times New Roman"/>
                <w:szCs w:val="20"/>
                <w:lang w:val="en-US" w:eastAsia="ja-JP"/>
              </w:rPr>
              <w:t>Total transmit power per TRxP</w:t>
            </w:r>
          </w:p>
        </w:tc>
        <w:tc>
          <w:tcPr>
            <w:tcW w:w="5208" w:type="dxa"/>
            <w:tcBorders>
              <w:top w:val="nil"/>
              <w:left w:val="nil"/>
              <w:bottom w:val="single" w:sz="8" w:space="0" w:color="auto"/>
              <w:right w:val="single" w:sz="8" w:space="0" w:color="auto"/>
            </w:tcBorders>
            <w:tcMar>
              <w:top w:w="0" w:type="dxa"/>
              <w:left w:w="108" w:type="dxa"/>
              <w:bottom w:w="0" w:type="dxa"/>
              <w:right w:w="108" w:type="dxa"/>
            </w:tcMar>
            <w:hideMark/>
          </w:tcPr>
          <w:p w14:paraId="1BD74125" w14:textId="77777777" w:rsidR="004E5F88" w:rsidRDefault="004E5F88">
            <w:pPr>
              <w:spacing w:before="20" w:after="20" w:line="276" w:lineRule="auto"/>
              <w:ind w:right="-157"/>
              <w:rPr>
                <w:rFonts w:ascii="Times New Roman" w:hAnsi="Times New Roman"/>
                <w:szCs w:val="20"/>
                <w:lang w:val="en-US" w:eastAsia="en-GB"/>
              </w:rPr>
            </w:pPr>
            <w:r>
              <w:rPr>
                <w:rFonts w:ascii="Times New Roman" w:hAnsi="Times New Roman"/>
                <w:szCs w:val="20"/>
                <w:lang w:val="en-US"/>
              </w:rPr>
              <w:t xml:space="preserve">49 dBm </w:t>
            </w:r>
          </w:p>
        </w:tc>
      </w:tr>
      <w:tr w:rsidR="004E5F88" w14:paraId="2BFF0176"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8FC3AA" w14:textId="77777777" w:rsidR="004E5F88" w:rsidRDefault="004E5F88">
            <w:pPr>
              <w:ind w:left="720" w:hanging="720"/>
              <w:rPr>
                <w:rFonts w:ascii="Times New Roman" w:hAnsi="Times New Roman"/>
                <w:szCs w:val="20"/>
                <w:lang w:val="en-US"/>
              </w:rPr>
            </w:pPr>
            <w:r>
              <w:rPr>
                <w:rFonts w:ascii="Times New Roman" w:hAnsi="Times New Roman"/>
                <w:szCs w:val="20"/>
                <w:lang w:val="en-US" w:eastAsia="ja-JP"/>
              </w:rPr>
              <w:t>BS receiver</w:t>
            </w:r>
          </w:p>
        </w:tc>
        <w:tc>
          <w:tcPr>
            <w:tcW w:w="52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523D1A" w14:textId="77777777" w:rsidR="004E5F88" w:rsidRDefault="004E5F88">
            <w:pPr>
              <w:spacing w:before="20" w:after="20" w:line="276" w:lineRule="auto"/>
              <w:ind w:right="-157"/>
              <w:rPr>
                <w:rFonts w:ascii="Times New Roman" w:hAnsi="Times New Roman"/>
                <w:szCs w:val="20"/>
                <w:lang w:val="en-US"/>
              </w:rPr>
            </w:pPr>
            <w:r>
              <w:rPr>
                <w:rFonts w:ascii="Times New Roman" w:hAnsi="Times New Roman"/>
                <w:szCs w:val="20"/>
                <w:lang w:val="en-US" w:eastAsia="ja-JP"/>
              </w:rPr>
              <w:t>MMSE-IRC as the baseline receiver</w:t>
            </w:r>
            <w:r>
              <w:rPr>
                <w:rFonts w:ascii="Times New Roman" w:hAnsi="Times New Roman"/>
                <w:szCs w:val="20"/>
                <w:lang w:val="en-US" w:eastAsia="ja-JP"/>
              </w:rPr>
              <w:br/>
              <w:t>Note: Advanced receiver is not precluded.</w:t>
            </w:r>
          </w:p>
        </w:tc>
      </w:tr>
      <w:tr w:rsidR="004E5F88" w14:paraId="0A58CE75" w14:textId="77777777" w:rsidTr="004E5F88">
        <w:trPr>
          <w:trHeight w:val="283"/>
          <w:jc w:val="center"/>
        </w:trPr>
        <w:tc>
          <w:tcPr>
            <w:tcW w:w="8821" w:type="dxa"/>
            <w:gridSpan w:val="2"/>
            <w:tcBorders>
              <w:top w:val="nil"/>
              <w:left w:val="single" w:sz="8" w:space="0" w:color="auto"/>
              <w:bottom w:val="single" w:sz="8" w:space="0" w:color="auto"/>
              <w:right w:val="single" w:sz="8" w:space="0" w:color="auto"/>
            </w:tcBorders>
            <w:shd w:val="clear" w:color="auto" w:fill="FFCC99"/>
            <w:tcMar>
              <w:top w:w="0" w:type="dxa"/>
              <w:left w:w="108" w:type="dxa"/>
              <w:bottom w:w="0" w:type="dxa"/>
              <w:right w:w="108" w:type="dxa"/>
            </w:tcMar>
            <w:hideMark/>
          </w:tcPr>
          <w:p w14:paraId="70E7DEBC" w14:textId="77777777" w:rsidR="004E5F88" w:rsidRDefault="004E5F88">
            <w:pPr>
              <w:spacing w:beforeLines="50" w:before="120"/>
              <w:ind w:left="720" w:hanging="720"/>
              <w:jc w:val="center"/>
              <w:rPr>
                <w:rFonts w:ascii="Times New Roman" w:hAnsi="Times New Roman"/>
                <w:b/>
                <w:bCs/>
                <w:color w:val="000000"/>
                <w:szCs w:val="20"/>
              </w:rPr>
            </w:pPr>
            <w:r>
              <w:rPr>
                <w:rFonts w:ascii="Times New Roman" w:hAnsi="Times New Roman"/>
                <w:b/>
                <w:bCs/>
                <w:color w:val="000000"/>
                <w:szCs w:val="20"/>
                <w:lang w:val="en-US"/>
              </w:rPr>
              <w:t>Parameters with the value not defined in 38.802</w:t>
            </w:r>
          </w:p>
        </w:tc>
      </w:tr>
      <w:tr w:rsidR="004E5F88" w14:paraId="2A0AD70B"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F5113C" w14:textId="77777777" w:rsidR="004E5F88" w:rsidRDefault="004E5F88">
            <w:pPr>
              <w:ind w:left="720" w:hanging="720"/>
              <w:rPr>
                <w:rFonts w:ascii="Times New Roman" w:hAnsi="Times New Roman"/>
                <w:szCs w:val="20"/>
                <w:lang w:val="en-US"/>
              </w:rPr>
            </w:pPr>
            <w:r>
              <w:rPr>
                <w:rFonts w:ascii="Times New Roman" w:hAnsi="Times New Roman"/>
                <w:szCs w:val="20"/>
                <w:lang w:val="en-US"/>
              </w:rPr>
              <w:t>Number of UEs per cell</w:t>
            </w:r>
          </w:p>
        </w:tc>
        <w:tc>
          <w:tcPr>
            <w:tcW w:w="5208" w:type="dxa"/>
            <w:tcBorders>
              <w:top w:val="nil"/>
              <w:left w:val="nil"/>
              <w:bottom w:val="single" w:sz="8" w:space="0" w:color="auto"/>
              <w:right w:val="single" w:sz="8" w:space="0" w:color="auto"/>
            </w:tcBorders>
            <w:tcMar>
              <w:top w:w="0" w:type="dxa"/>
              <w:left w:w="108" w:type="dxa"/>
              <w:bottom w:w="0" w:type="dxa"/>
              <w:right w:w="108" w:type="dxa"/>
            </w:tcMar>
            <w:hideMark/>
          </w:tcPr>
          <w:p w14:paraId="53A2DD26" w14:textId="77777777" w:rsidR="004E5F88" w:rsidRDefault="004E5F88">
            <w:pPr>
              <w:spacing w:afterLines="50" w:after="120"/>
              <w:rPr>
                <w:rFonts w:ascii="Times New Roman" w:hAnsi="Times New Roman"/>
                <w:szCs w:val="20"/>
              </w:rPr>
            </w:pPr>
            <w:r>
              <w:rPr>
                <w:rFonts w:ascii="Times New Roman" w:hAnsi="Times New Roman"/>
                <w:szCs w:val="20"/>
                <w:lang w:val="en-US"/>
              </w:rPr>
              <w:t xml:space="preserve">Up to 10 </w:t>
            </w:r>
          </w:p>
        </w:tc>
      </w:tr>
      <w:tr w:rsidR="004E5F88" w14:paraId="080D5164"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E88B79" w14:textId="77777777" w:rsidR="004E5F88" w:rsidRDefault="004E5F88">
            <w:pPr>
              <w:ind w:left="720" w:hanging="720"/>
              <w:rPr>
                <w:rFonts w:ascii="Times New Roman" w:hAnsi="Times New Roman"/>
                <w:szCs w:val="20"/>
                <w:lang w:val="en-US"/>
              </w:rPr>
            </w:pPr>
            <w:r>
              <w:rPr>
                <w:rFonts w:ascii="Times New Roman" w:hAnsi="Times New Roman"/>
                <w:szCs w:val="20"/>
                <w:lang w:val="en-US"/>
              </w:rPr>
              <w:t xml:space="preserve">Simulation bandwidth </w:t>
            </w:r>
          </w:p>
        </w:tc>
        <w:tc>
          <w:tcPr>
            <w:tcW w:w="5208" w:type="dxa"/>
            <w:tcBorders>
              <w:top w:val="nil"/>
              <w:left w:val="nil"/>
              <w:bottom w:val="single" w:sz="8" w:space="0" w:color="auto"/>
              <w:right w:val="single" w:sz="8" w:space="0" w:color="auto"/>
            </w:tcBorders>
            <w:tcMar>
              <w:top w:w="0" w:type="dxa"/>
              <w:left w:w="108" w:type="dxa"/>
              <w:bottom w:w="0" w:type="dxa"/>
              <w:right w:w="108" w:type="dxa"/>
            </w:tcMar>
            <w:hideMark/>
          </w:tcPr>
          <w:p w14:paraId="003B8FEE" w14:textId="77777777" w:rsidR="004E5F88" w:rsidRDefault="004E5F88">
            <w:pPr>
              <w:spacing w:afterLines="50" w:after="120"/>
              <w:rPr>
                <w:rFonts w:ascii="Times New Roman" w:hAnsi="Times New Roman"/>
                <w:szCs w:val="20"/>
                <w:highlight w:val="yellow"/>
              </w:rPr>
            </w:pPr>
            <w:r>
              <w:rPr>
                <w:rFonts w:ascii="Times New Roman" w:hAnsi="Times New Roman"/>
                <w:szCs w:val="20"/>
                <w:lang w:val="en-US"/>
              </w:rPr>
              <w:t>40 MHz</w:t>
            </w:r>
          </w:p>
        </w:tc>
      </w:tr>
      <w:tr w:rsidR="004E5F88" w14:paraId="738FB3A1"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F81817" w14:textId="77777777" w:rsidR="004E5F88" w:rsidRDefault="004E5F88">
            <w:pPr>
              <w:ind w:left="720" w:hanging="720"/>
              <w:rPr>
                <w:rFonts w:ascii="Times New Roman" w:hAnsi="Times New Roman"/>
                <w:szCs w:val="20"/>
                <w:lang w:val="en-US"/>
              </w:rPr>
            </w:pPr>
            <w:r>
              <w:rPr>
                <w:rFonts w:ascii="Times New Roman" w:hAnsi="Times New Roman"/>
                <w:szCs w:val="20"/>
                <w:lang w:val="en-US"/>
              </w:rPr>
              <w:t xml:space="preserve">SCS </w:t>
            </w:r>
          </w:p>
        </w:tc>
        <w:tc>
          <w:tcPr>
            <w:tcW w:w="5208" w:type="dxa"/>
            <w:tcBorders>
              <w:top w:val="nil"/>
              <w:left w:val="nil"/>
              <w:bottom w:val="single" w:sz="8" w:space="0" w:color="auto"/>
              <w:right w:val="single" w:sz="8" w:space="0" w:color="auto"/>
            </w:tcBorders>
            <w:tcMar>
              <w:top w:w="0" w:type="dxa"/>
              <w:left w:w="108" w:type="dxa"/>
              <w:bottom w:w="0" w:type="dxa"/>
              <w:right w:w="108" w:type="dxa"/>
            </w:tcMar>
            <w:hideMark/>
          </w:tcPr>
          <w:p w14:paraId="25C0D309" w14:textId="77777777" w:rsidR="004E5F88" w:rsidRDefault="004E5F88">
            <w:pPr>
              <w:spacing w:afterLines="50" w:after="120"/>
              <w:rPr>
                <w:rFonts w:ascii="Times New Roman" w:hAnsi="Times New Roman"/>
                <w:szCs w:val="20"/>
              </w:rPr>
            </w:pPr>
            <w:r>
              <w:rPr>
                <w:rFonts w:ascii="Times New Roman" w:hAnsi="Times New Roman"/>
                <w:szCs w:val="20"/>
                <w:lang w:val="en-US"/>
              </w:rPr>
              <w:t>30 kHz</w:t>
            </w:r>
          </w:p>
          <w:p w14:paraId="716CBCB1" w14:textId="77777777" w:rsidR="004E5F88" w:rsidRDefault="004E5F88">
            <w:pPr>
              <w:spacing w:afterLines="50" w:after="120"/>
              <w:rPr>
                <w:rFonts w:ascii="Times New Roman" w:hAnsi="Times New Roman"/>
                <w:szCs w:val="20"/>
                <w:highlight w:val="yellow"/>
                <w:lang w:val="en-US"/>
              </w:rPr>
            </w:pPr>
            <w:r>
              <w:rPr>
                <w:rFonts w:ascii="Times New Roman" w:hAnsi="Times New Roman"/>
                <w:szCs w:val="20"/>
                <w:lang w:val="en-US"/>
              </w:rPr>
              <w:t xml:space="preserve">Note: Other values for evaluation are not precluded. </w:t>
            </w:r>
          </w:p>
        </w:tc>
      </w:tr>
      <w:tr w:rsidR="004E5F88" w14:paraId="203C566B"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EB25E4" w14:textId="77777777" w:rsidR="004E5F88" w:rsidRDefault="004E5F88">
            <w:pPr>
              <w:ind w:left="720" w:hanging="720"/>
              <w:rPr>
                <w:rFonts w:ascii="Times New Roman" w:hAnsi="Times New Roman"/>
                <w:szCs w:val="20"/>
                <w:lang w:val="en-US" w:eastAsia="ja-JP"/>
              </w:rPr>
            </w:pPr>
            <w:r>
              <w:rPr>
                <w:rFonts w:ascii="Times New Roman" w:hAnsi="Times New Roman"/>
                <w:szCs w:val="20"/>
                <w:lang w:val="en-US" w:eastAsia="ja-JP"/>
              </w:rPr>
              <w:t>UE distribution</w:t>
            </w:r>
          </w:p>
        </w:tc>
        <w:tc>
          <w:tcPr>
            <w:tcW w:w="5208" w:type="dxa"/>
            <w:tcBorders>
              <w:top w:val="nil"/>
              <w:left w:val="nil"/>
              <w:bottom w:val="single" w:sz="8" w:space="0" w:color="auto"/>
              <w:right w:val="single" w:sz="8" w:space="0" w:color="auto"/>
            </w:tcBorders>
            <w:tcMar>
              <w:top w:w="0" w:type="dxa"/>
              <w:left w:w="108" w:type="dxa"/>
              <w:bottom w:w="0" w:type="dxa"/>
              <w:right w:w="108" w:type="dxa"/>
            </w:tcMar>
            <w:hideMark/>
          </w:tcPr>
          <w:p w14:paraId="5A198626" w14:textId="77777777" w:rsidR="004E5F88" w:rsidRDefault="004E5F88">
            <w:pPr>
              <w:overflowPunct w:val="0"/>
              <w:autoSpaceDE w:val="0"/>
              <w:autoSpaceDN w:val="0"/>
              <w:spacing w:after="180"/>
              <w:rPr>
                <w:rFonts w:ascii="Times New Roman" w:hAnsi="Times New Roman"/>
                <w:szCs w:val="20"/>
                <w:lang w:val="en-US" w:eastAsia="en-GB"/>
              </w:rPr>
            </w:pPr>
            <w:r>
              <w:rPr>
                <w:rFonts w:ascii="Times New Roman" w:hAnsi="Times New Roman"/>
                <w:szCs w:val="20"/>
                <w:lang w:val="en-US"/>
              </w:rPr>
              <w:t xml:space="preserve">100% of users are outdoors </w:t>
            </w:r>
          </w:p>
        </w:tc>
      </w:tr>
      <w:tr w:rsidR="004E5F88" w14:paraId="35DA91B0"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CC0EF4" w14:textId="77777777" w:rsidR="004E5F88" w:rsidRDefault="004E5F88">
            <w:pPr>
              <w:ind w:left="720" w:hanging="720"/>
              <w:rPr>
                <w:rFonts w:ascii="Times New Roman" w:hAnsi="Times New Roman"/>
                <w:szCs w:val="20"/>
                <w:lang w:val="en-US" w:eastAsia="ja-JP"/>
              </w:rPr>
            </w:pPr>
            <w:r>
              <w:rPr>
                <w:rFonts w:ascii="Times New Roman" w:hAnsi="Times New Roman"/>
                <w:szCs w:val="20"/>
                <w:lang w:val="en-US"/>
              </w:rPr>
              <w:t>UE power control</w:t>
            </w:r>
          </w:p>
        </w:tc>
        <w:tc>
          <w:tcPr>
            <w:tcW w:w="52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667671" w14:textId="77777777" w:rsidR="004E5F88" w:rsidRDefault="004E5F88">
            <w:pPr>
              <w:ind w:left="720" w:hanging="720"/>
              <w:rPr>
                <w:rFonts w:ascii="Times New Roman" w:hAnsi="Times New Roman"/>
                <w:szCs w:val="20"/>
                <w:lang w:val="en-US"/>
              </w:rPr>
            </w:pPr>
            <w:r>
              <w:rPr>
                <w:rFonts w:ascii="Times New Roman" w:hAnsi="Times New Roman"/>
                <w:szCs w:val="20"/>
                <w:lang w:val="en-US"/>
              </w:rPr>
              <w:t xml:space="preserve">Companies report the PC mechanisms used for URLLC. </w:t>
            </w:r>
          </w:p>
        </w:tc>
      </w:tr>
      <w:tr w:rsidR="004E5F88" w14:paraId="4E63F4AB"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13CF1A" w14:textId="77777777" w:rsidR="004E5F88" w:rsidRDefault="004E5F88">
            <w:pPr>
              <w:ind w:left="720" w:hanging="720"/>
              <w:rPr>
                <w:rFonts w:ascii="Times New Roman" w:hAnsi="Times New Roman"/>
                <w:szCs w:val="20"/>
                <w:lang w:val="en-US"/>
              </w:rPr>
            </w:pPr>
            <w:r>
              <w:rPr>
                <w:rFonts w:ascii="Times New Roman" w:hAnsi="Times New Roman"/>
                <w:szCs w:val="20"/>
                <w:lang w:val="en-US"/>
              </w:rPr>
              <w:t>HARQ/repetition</w:t>
            </w:r>
          </w:p>
        </w:tc>
        <w:tc>
          <w:tcPr>
            <w:tcW w:w="52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FCDAD6" w14:textId="77777777" w:rsidR="004E5F88" w:rsidRDefault="004E5F88">
            <w:pPr>
              <w:ind w:left="720" w:hanging="720"/>
              <w:rPr>
                <w:rFonts w:ascii="Times New Roman" w:hAnsi="Times New Roman"/>
                <w:szCs w:val="20"/>
                <w:lang w:val="en-US"/>
              </w:rPr>
            </w:pPr>
            <w:r>
              <w:rPr>
                <w:rFonts w:ascii="Times New Roman" w:hAnsi="Times New Roman"/>
                <w:szCs w:val="20"/>
                <w:lang w:val="en-US"/>
              </w:rPr>
              <w:t>Companies report (including HARQ mechanisms).</w:t>
            </w:r>
          </w:p>
        </w:tc>
      </w:tr>
      <w:tr w:rsidR="004E5F88" w14:paraId="6A4A28DF"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AE3569" w14:textId="77777777" w:rsidR="004E5F88" w:rsidRDefault="004E5F88">
            <w:pPr>
              <w:ind w:left="720" w:hanging="720"/>
              <w:rPr>
                <w:rFonts w:ascii="Times New Roman" w:hAnsi="Times New Roman"/>
                <w:szCs w:val="20"/>
                <w:lang w:val="en-US"/>
              </w:rPr>
            </w:pPr>
            <w:r>
              <w:rPr>
                <w:rFonts w:ascii="Times New Roman" w:hAnsi="Times New Roman"/>
                <w:szCs w:val="20"/>
                <w:lang w:val="en-US" w:eastAsia="ja-JP"/>
              </w:rPr>
              <w:t>Channel estimation</w:t>
            </w:r>
          </w:p>
        </w:tc>
        <w:tc>
          <w:tcPr>
            <w:tcW w:w="52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43EF90" w14:textId="77777777" w:rsidR="004E5F88" w:rsidRDefault="004E5F88">
            <w:pPr>
              <w:ind w:left="720" w:hanging="720"/>
              <w:rPr>
                <w:rFonts w:ascii="Times New Roman" w:hAnsi="Times New Roman"/>
                <w:szCs w:val="20"/>
                <w:lang w:val="en-US"/>
              </w:rPr>
            </w:pPr>
            <w:r>
              <w:rPr>
                <w:rFonts w:ascii="Times New Roman" w:hAnsi="Times New Roman"/>
                <w:szCs w:val="20"/>
                <w:lang w:val="en-US"/>
              </w:rPr>
              <w:t>Realistic</w:t>
            </w:r>
          </w:p>
        </w:tc>
      </w:tr>
    </w:tbl>
    <w:p w14:paraId="3A0EF0BE" w14:textId="77777777" w:rsidR="004E5F88" w:rsidRPr="004E5F88" w:rsidRDefault="004E5F88" w:rsidP="004E5F88">
      <w:pPr>
        <w:jc w:val="both"/>
        <w:rPr>
          <w:rFonts w:ascii="Calibri" w:eastAsia="SimSun" w:hAnsi="Calibri"/>
          <w:b/>
          <w:bCs/>
          <w:color w:val="C00000"/>
          <w:szCs w:val="20"/>
          <w:highlight w:val="green"/>
          <w:lang w:val="en-US" w:eastAsia="zh-CN"/>
        </w:rPr>
      </w:pPr>
    </w:p>
    <w:p w14:paraId="6A367AEB" w14:textId="73B961BA" w:rsidR="004E5F88" w:rsidRPr="004E5F88" w:rsidRDefault="004E5F88" w:rsidP="004E5F88">
      <w:pPr>
        <w:pStyle w:val="ListParagraph"/>
        <w:numPr>
          <w:ilvl w:val="0"/>
          <w:numId w:val="296"/>
        </w:numPr>
        <w:spacing w:afterLines="50" w:after="120"/>
        <w:rPr>
          <w:b/>
          <w:color w:val="C00000"/>
          <w:lang w:val="en-US" w:eastAsia="zh-CN"/>
        </w:rPr>
      </w:pPr>
      <w:r w:rsidRPr="004E5F88">
        <w:rPr>
          <w:b/>
          <w:color w:val="C00000"/>
          <w:lang w:val="en-US"/>
        </w:rPr>
        <w:lastRenderedPageBreak/>
        <w:t>Take the simulation settings in the following table as the starting point for Rel-16 NR URLLC system level evaluation for indoor hot-spot for factory automation:</w:t>
      </w:r>
    </w:p>
    <w:tbl>
      <w:tblPr>
        <w:tblW w:w="0" w:type="dxa"/>
        <w:jc w:val="center"/>
        <w:tblCellMar>
          <w:left w:w="0" w:type="dxa"/>
          <w:right w:w="0" w:type="dxa"/>
        </w:tblCellMar>
        <w:tblLook w:val="04A0" w:firstRow="1" w:lastRow="0" w:firstColumn="1" w:lastColumn="0" w:noHBand="0" w:noVBand="1"/>
      </w:tblPr>
      <w:tblGrid>
        <w:gridCol w:w="3613"/>
        <w:gridCol w:w="5208"/>
      </w:tblGrid>
      <w:tr w:rsidR="004E5F88" w14:paraId="5A083C6C" w14:textId="77777777" w:rsidTr="004E5F88">
        <w:trPr>
          <w:trHeight w:val="283"/>
          <w:jc w:val="center"/>
        </w:trPr>
        <w:tc>
          <w:tcPr>
            <w:tcW w:w="3613" w:type="dxa"/>
            <w:tcBorders>
              <w:top w:val="single" w:sz="8" w:space="0" w:color="auto"/>
              <w:left w:val="single" w:sz="8" w:space="0" w:color="auto"/>
              <w:bottom w:val="single" w:sz="8" w:space="0" w:color="auto"/>
              <w:right w:val="single" w:sz="8" w:space="0" w:color="auto"/>
            </w:tcBorders>
            <w:shd w:val="clear" w:color="auto" w:fill="DBDBDB"/>
            <w:tcMar>
              <w:top w:w="0" w:type="dxa"/>
              <w:left w:w="108" w:type="dxa"/>
              <w:bottom w:w="0" w:type="dxa"/>
              <w:right w:w="108" w:type="dxa"/>
            </w:tcMar>
            <w:vAlign w:val="center"/>
            <w:hideMark/>
          </w:tcPr>
          <w:p w14:paraId="471677AA" w14:textId="77777777" w:rsidR="004E5F88" w:rsidRDefault="004E5F88">
            <w:pPr>
              <w:ind w:left="720" w:hanging="720"/>
              <w:jc w:val="center"/>
              <w:rPr>
                <w:rFonts w:ascii="Times New Roman" w:hAnsi="Times New Roman"/>
                <w:b/>
                <w:bCs/>
                <w:szCs w:val="20"/>
                <w:lang w:val="en-US"/>
              </w:rPr>
            </w:pPr>
            <w:r>
              <w:rPr>
                <w:rFonts w:ascii="Times New Roman" w:hAnsi="Times New Roman"/>
                <w:b/>
                <w:bCs/>
                <w:szCs w:val="20"/>
                <w:lang w:val="en-US"/>
              </w:rPr>
              <w:t>Parameters</w:t>
            </w:r>
          </w:p>
        </w:tc>
        <w:tc>
          <w:tcPr>
            <w:tcW w:w="5208" w:type="dxa"/>
            <w:tcBorders>
              <w:top w:val="single" w:sz="8" w:space="0" w:color="auto"/>
              <w:left w:val="nil"/>
              <w:bottom w:val="single" w:sz="8" w:space="0" w:color="auto"/>
              <w:right w:val="single" w:sz="8" w:space="0" w:color="auto"/>
            </w:tcBorders>
            <w:shd w:val="clear" w:color="auto" w:fill="DBDBDB"/>
            <w:tcMar>
              <w:top w:w="0" w:type="dxa"/>
              <w:left w:w="108" w:type="dxa"/>
              <w:bottom w:w="0" w:type="dxa"/>
              <w:right w:w="108" w:type="dxa"/>
            </w:tcMar>
            <w:vAlign w:val="center"/>
            <w:hideMark/>
          </w:tcPr>
          <w:p w14:paraId="43F99CFC" w14:textId="77777777" w:rsidR="004E5F88" w:rsidRDefault="004E5F88">
            <w:pPr>
              <w:ind w:left="720" w:hanging="720"/>
              <w:jc w:val="center"/>
              <w:rPr>
                <w:rFonts w:ascii="Times New Roman" w:hAnsi="Times New Roman"/>
                <w:b/>
                <w:bCs/>
                <w:szCs w:val="20"/>
                <w:lang w:val="en-US" w:eastAsia="en-GB"/>
              </w:rPr>
            </w:pPr>
            <w:r>
              <w:rPr>
                <w:rFonts w:ascii="Times New Roman" w:hAnsi="Times New Roman"/>
                <w:b/>
                <w:bCs/>
                <w:szCs w:val="20"/>
                <w:lang w:val="en-US"/>
              </w:rPr>
              <w:t>Value</w:t>
            </w:r>
          </w:p>
        </w:tc>
      </w:tr>
      <w:tr w:rsidR="004E5F88" w14:paraId="77B2CF74"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02E304" w14:textId="77777777" w:rsidR="004E5F88" w:rsidRDefault="004E5F88">
            <w:pPr>
              <w:ind w:left="720" w:hanging="720"/>
              <w:rPr>
                <w:rFonts w:ascii="Times New Roman" w:hAnsi="Times New Roman"/>
                <w:szCs w:val="20"/>
                <w:lang w:val="en-US"/>
              </w:rPr>
            </w:pPr>
            <w:r>
              <w:rPr>
                <w:rFonts w:ascii="Times New Roman" w:hAnsi="Times New Roman"/>
                <w:szCs w:val="20"/>
                <w:lang w:val="en-US" w:eastAsia="ja-JP"/>
              </w:rPr>
              <w:t>Inter-BS distance</w:t>
            </w:r>
          </w:p>
        </w:tc>
        <w:tc>
          <w:tcPr>
            <w:tcW w:w="5208" w:type="dxa"/>
            <w:tcBorders>
              <w:top w:val="nil"/>
              <w:left w:val="nil"/>
              <w:bottom w:val="single" w:sz="8" w:space="0" w:color="auto"/>
              <w:right w:val="single" w:sz="8" w:space="0" w:color="auto"/>
            </w:tcBorders>
            <w:tcMar>
              <w:top w:w="0" w:type="dxa"/>
              <w:left w:w="108" w:type="dxa"/>
              <w:bottom w:w="0" w:type="dxa"/>
              <w:right w:w="108" w:type="dxa"/>
            </w:tcMar>
            <w:hideMark/>
          </w:tcPr>
          <w:p w14:paraId="4ECBB385" w14:textId="77777777" w:rsidR="004E5F88" w:rsidRDefault="004E5F88">
            <w:pPr>
              <w:ind w:left="720" w:hanging="720"/>
              <w:rPr>
                <w:rFonts w:ascii="Times New Roman" w:hAnsi="Times New Roman"/>
                <w:szCs w:val="20"/>
                <w:lang w:val="en-US" w:eastAsia="en-GB"/>
              </w:rPr>
            </w:pPr>
            <w:r>
              <w:rPr>
                <w:rFonts w:ascii="Times New Roman" w:hAnsi="Times New Roman"/>
                <w:szCs w:val="20"/>
                <w:lang w:val="en-US"/>
              </w:rPr>
              <w:t>20m</w:t>
            </w:r>
          </w:p>
        </w:tc>
      </w:tr>
      <w:tr w:rsidR="004E5F88" w14:paraId="09B187F0"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CD82B0" w14:textId="77777777" w:rsidR="004E5F88" w:rsidRDefault="004E5F88">
            <w:pPr>
              <w:ind w:left="720" w:hanging="720"/>
              <w:rPr>
                <w:rFonts w:ascii="Times New Roman" w:hAnsi="Times New Roman"/>
                <w:szCs w:val="20"/>
                <w:lang w:val="en-US" w:eastAsia="ja-JP"/>
              </w:rPr>
            </w:pPr>
            <w:r>
              <w:rPr>
                <w:rFonts w:ascii="Times New Roman" w:hAnsi="Times New Roman"/>
                <w:szCs w:val="20"/>
                <w:lang w:val="en-US" w:eastAsia="ja-JP"/>
              </w:rPr>
              <w:t>Carrier frequency</w:t>
            </w:r>
          </w:p>
        </w:tc>
        <w:tc>
          <w:tcPr>
            <w:tcW w:w="5208" w:type="dxa"/>
            <w:tcBorders>
              <w:top w:val="nil"/>
              <w:left w:val="nil"/>
              <w:bottom w:val="single" w:sz="8" w:space="0" w:color="auto"/>
              <w:right w:val="single" w:sz="8" w:space="0" w:color="auto"/>
            </w:tcBorders>
            <w:tcMar>
              <w:top w:w="0" w:type="dxa"/>
              <w:left w:w="108" w:type="dxa"/>
              <w:bottom w:w="0" w:type="dxa"/>
              <w:right w:w="108" w:type="dxa"/>
            </w:tcMar>
            <w:hideMark/>
          </w:tcPr>
          <w:p w14:paraId="641B62FE" w14:textId="77777777" w:rsidR="004E5F88" w:rsidRDefault="004E5F88">
            <w:pPr>
              <w:ind w:left="720" w:hanging="720"/>
              <w:rPr>
                <w:rFonts w:ascii="Times New Roman" w:hAnsi="Times New Roman"/>
                <w:szCs w:val="20"/>
                <w:lang w:val="en-US" w:eastAsia="en-GB"/>
              </w:rPr>
            </w:pPr>
            <w:r>
              <w:rPr>
                <w:rFonts w:ascii="Times New Roman" w:hAnsi="Times New Roman"/>
                <w:szCs w:val="20"/>
                <w:lang w:val="en-US"/>
              </w:rPr>
              <w:t>4 GHz</w:t>
            </w:r>
          </w:p>
        </w:tc>
      </w:tr>
      <w:tr w:rsidR="004E5F88" w14:paraId="1DF67283"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B8B79C" w14:textId="77777777" w:rsidR="004E5F88" w:rsidRDefault="004E5F88">
            <w:pPr>
              <w:ind w:left="720" w:hanging="720"/>
              <w:rPr>
                <w:rFonts w:ascii="Times New Roman" w:hAnsi="Times New Roman"/>
                <w:szCs w:val="20"/>
                <w:lang w:val="en-US"/>
              </w:rPr>
            </w:pPr>
            <w:r>
              <w:rPr>
                <w:rFonts w:ascii="Times New Roman" w:hAnsi="Times New Roman"/>
                <w:szCs w:val="20"/>
                <w:lang w:val="en-US" w:eastAsia="ja-JP"/>
              </w:rPr>
              <w:t>UE Tx power</w:t>
            </w:r>
          </w:p>
        </w:tc>
        <w:tc>
          <w:tcPr>
            <w:tcW w:w="52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68C912" w14:textId="77777777" w:rsidR="004E5F88" w:rsidRDefault="004E5F88">
            <w:pPr>
              <w:keepNext/>
              <w:rPr>
                <w:rFonts w:ascii="Times New Roman" w:hAnsi="Times New Roman"/>
                <w:szCs w:val="20"/>
                <w:lang w:val="en-US" w:eastAsia="en-GB"/>
              </w:rPr>
            </w:pPr>
            <w:r>
              <w:rPr>
                <w:rFonts w:ascii="Times New Roman" w:hAnsi="Times New Roman"/>
                <w:szCs w:val="20"/>
                <w:lang w:val="en-US"/>
              </w:rPr>
              <w:t>23dBm</w:t>
            </w:r>
          </w:p>
        </w:tc>
      </w:tr>
      <w:tr w:rsidR="004E5F88" w14:paraId="1DB3C6F5"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93BD32" w14:textId="77777777" w:rsidR="004E5F88" w:rsidRDefault="004E5F88">
            <w:pPr>
              <w:rPr>
                <w:rFonts w:ascii="Times New Roman" w:hAnsi="Times New Roman"/>
                <w:szCs w:val="20"/>
                <w:lang w:val="en-US"/>
              </w:rPr>
            </w:pPr>
            <w:r>
              <w:rPr>
                <w:rFonts w:ascii="Times New Roman" w:hAnsi="Times New Roman"/>
                <w:szCs w:val="20"/>
                <w:lang w:val="en-US" w:eastAsia="ja-JP"/>
              </w:rPr>
              <w:t>BS antenna element gain + connector loss</w:t>
            </w:r>
          </w:p>
        </w:tc>
        <w:tc>
          <w:tcPr>
            <w:tcW w:w="52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CDE415" w14:textId="77777777" w:rsidR="004E5F88" w:rsidRDefault="004E5F88">
            <w:pPr>
              <w:ind w:left="720" w:hanging="720"/>
              <w:rPr>
                <w:rFonts w:ascii="Times New Roman" w:hAnsi="Times New Roman"/>
                <w:szCs w:val="20"/>
                <w:lang w:val="en-US" w:eastAsia="ja-JP"/>
              </w:rPr>
            </w:pPr>
            <w:r>
              <w:rPr>
                <w:rFonts w:ascii="Times New Roman" w:hAnsi="Times New Roman"/>
                <w:szCs w:val="20"/>
                <w:lang w:val="en-US"/>
              </w:rPr>
              <w:t>5</w:t>
            </w:r>
            <w:r>
              <w:rPr>
                <w:rFonts w:ascii="Times New Roman" w:hAnsi="Times New Roman"/>
                <w:szCs w:val="20"/>
                <w:lang w:val="en-US" w:eastAsia="ja-JP"/>
              </w:rPr>
              <w:t xml:space="preserve"> dBi</w:t>
            </w:r>
          </w:p>
        </w:tc>
      </w:tr>
      <w:tr w:rsidR="004E5F88" w14:paraId="2D05CB15"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E469DE" w14:textId="77777777" w:rsidR="004E5F88" w:rsidRDefault="004E5F88">
            <w:pPr>
              <w:ind w:left="720" w:hanging="720"/>
              <w:rPr>
                <w:rFonts w:ascii="Times New Roman" w:hAnsi="Times New Roman"/>
                <w:szCs w:val="20"/>
                <w:lang w:val="en-US"/>
              </w:rPr>
            </w:pPr>
            <w:r>
              <w:rPr>
                <w:rFonts w:ascii="Times New Roman" w:hAnsi="Times New Roman"/>
                <w:szCs w:val="20"/>
                <w:lang w:val="en-US" w:eastAsia="ja-JP"/>
              </w:rPr>
              <w:t>BS receiver noise figure</w:t>
            </w:r>
          </w:p>
        </w:tc>
        <w:tc>
          <w:tcPr>
            <w:tcW w:w="52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BE1A5B" w14:textId="77777777" w:rsidR="004E5F88" w:rsidRDefault="004E5F88">
            <w:pPr>
              <w:ind w:left="720" w:hanging="720"/>
              <w:rPr>
                <w:rFonts w:ascii="Times New Roman" w:hAnsi="Times New Roman"/>
                <w:szCs w:val="20"/>
                <w:lang w:val="en-US"/>
              </w:rPr>
            </w:pPr>
            <w:r>
              <w:rPr>
                <w:rFonts w:ascii="Times New Roman" w:hAnsi="Times New Roman"/>
                <w:szCs w:val="20"/>
                <w:lang w:val="en-US"/>
              </w:rPr>
              <w:t>5dB</w:t>
            </w:r>
          </w:p>
        </w:tc>
      </w:tr>
      <w:tr w:rsidR="004E5F88" w14:paraId="44B8C017"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4CBD0B" w14:textId="77777777" w:rsidR="004E5F88" w:rsidRDefault="004E5F88">
            <w:pPr>
              <w:ind w:left="720" w:hanging="720"/>
              <w:rPr>
                <w:rFonts w:ascii="Times New Roman" w:hAnsi="Times New Roman"/>
                <w:szCs w:val="20"/>
                <w:lang w:val="en-US"/>
              </w:rPr>
            </w:pPr>
            <w:r>
              <w:rPr>
                <w:rFonts w:ascii="Times New Roman" w:hAnsi="Times New Roman"/>
                <w:szCs w:val="20"/>
                <w:lang w:val="en-US" w:eastAsia="ja-JP"/>
              </w:rPr>
              <w:t>BS antenna configurations</w:t>
            </w:r>
          </w:p>
        </w:tc>
        <w:tc>
          <w:tcPr>
            <w:tcW w:w="52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FD35B9" w14:textId="77777777" w:rsidR="004E5F88" w:rsidRPr="004E5F88" w:rsidRDefault="004E5F88">
            <w:pPr>
              <w:spacing w:beforeLines="50" w:before="120" w:after="60"/>
              <w:rPr>
                <w:rFonts w:ascii="Times New Roman" w:hAnsi="Times New Roman"/>
                <w:szCs w:val="20"/>
                <w:lang w:val="fr-FR" w:eastAsia="en-GB"/>
              </w:rPr>
            </w:pPr>
            <w:r w:rsidRPr="004E5F88">
              <w:rPr>
                <w:rFonts w:ascii="Times New Roman" w:hAnsi="Times New Roman"/>
                <w:szCs w:val="20"/>
                <w:lang w:val="fr-FR"/>
              </w:rPr>
              <w:t xml:space="preserve">FFS antenna ports (e.g., 4 Tx/4 Rx antenna ports, etc) </w:t>
            </w:r>
          </w:p>
          <w:p w14:paraId="6102D52B" w14:textId="77777777" w:rsidR="004E5F88" w:rsidRDefault="004E5F88">
            <w:pPr>
              <w:rPr>
                <w:rFonts w:ascii="Times New Roman" w:hAnsi="Times New Roman"/>
                <w:szCs w:val="20"/>
                <w:lang w:val="en-US"/>
              </w:rPr>
            </w:pPr>
            <w:r>
              <w:rPr>
                <w:rFonts w:ascii="Times New Roman" w:hAnsi="Times New Roman"/>
                <w:szCs w:val="20"/>
                <w:lang w:val="en-US"/>
              </w:rPr>
              <w:t>(M, N, P, Mg, Ng) = (4, 4, 2, 1, 1), dH = dV = 0.5 λ for 4GHz</w:t>
            </w:r>
          </w:p>
        </w:tc>
      </w:tr>
      <w:tr w:rsidR="004E5F88" w14:paraId="2ADBDFA8"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AE1AA7" w14:textId="77777777" w:rsidR="004E5F88" w:rsidRDefault="004E5F88">
            <w:pPr>
              <w:ind w:left="720" w:hanging="720"/>
              <w:rPr>
                <w:rFonts w:ascii="Times New Roman" w:hAnsi="Times New Roman"/>
                <w:szCs w:val="20"/>
                <w:lang w:val="en-US"/>
              </w:rPr>
            </w:pPr>
            <w:r>
              <w:rPr>
                <w:rFonts w:ascii="Times New Roman" w:hAnsi="Times New Roman"/>
                <w:szCs w:val="20"/>
                <w:lang w:val="en-US" w:eastAsia="ja-JP"/>
              </w:rPr>
              <w:t>BS antenna height</w:t>
            </w:r>
          </w:p>
        </w:tc>
        <w:tc>
          <w:tcPr>
            <w:tcW w:w="52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4172DF" w14:textId="77777777" w:rsidR="004E5F88" w:rsidRDefault="004E5F88">
            <w:pPr>
              <w:ind w:left="720" w:hanging="720"/>
              <w:rPr>
                <w:rFonts w:ascii="Times New Roman" w:hAnsi="Times New Roman"/>
                <w:szCs w:val="20"/>
                <w:lang w:val="en-US" w:eastAsia="en-GB"/>
              </w:rPr>
            </w:pPr>
            <w:r>
              <w:rPr>
                <w:rFonts w:ascii="Times New Roman" w:hAnsi="Times New Roman"/>
                <w:szCs w:val="20"/>
                <w:lang w:val="en-US"/>
              </w:rPr>
              <w:t>[3] m</w:t>
            </w:r>
          </w:p>
          <w:p w14:paraId="01E0DF1C" w14:textId="77777777" w:rsidR="004E5F88" w:rsidRDefault="004E5F88">
            <w:pPr>
              <w:spacing w:beforeLines="50" w:before="120"/>
              <w:ind w:left="720" w:hanging="720"/>
              <w:rPr>
                <w:rFonts w:ascii="Times New Roman" w:hAnsi="Times New Roman"/>
                <w:szCs w:val="20"/>
                <w:lang w:val="en-US"/>
              </w:rPr>
            </w:pPr>
            <w:r>
              <w:rPr>
                <w:rFonts w:ascii="Times New Roman" w:hAnsi="Times New Roman"/>
                <w:szCs w:val="20"/>
                <w:lang w:val="en-US"/>
              </w:rPr>
              <w:t>Note: Companies report the modification of the layout</w:t>
            </w:r>
          </w:p>
        </w:tc>
      </w:tr>
      <w:tr w:rsidR="004E5F88" w14:paraId="33441074"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20097F" w14:textId="77777777" w:rsidR="004E5F88" w:rsidRDefault="004E5F88">
            <w:pPr>
              <w:ind w:left="720" w:hanging="720"/>
              <w:rPr>
                <w:rFonts w:ascii="Times New Roman" w:hAnsi="Times New Roman"/>
                <w:szCs w:val="20"/>
                <w:lang w:val="en-US"/>
              </w:rPr>
            </w:pPr>
            <w:r>
              <w:rPr>
                <w:rFonts w:ascii="Times New Roman" w:hAnsi="Times New Roman"/>
                <w:szCs w:val="20"/>
                <w:lang w:val="en-US"/>
              </w:rPr>
              <w:t>UE</w:t>
            </w:r>
            <w:r>
              <w:rPr>
                <w:rFonts w:ascii="Times New Roman" w:hAnsi="Times New Roman"/>
                <w:szCs w:val="20"/>
                <w:lang w:val="en-US" w:eastAsia="ja-JP"/>
              </w:rPr>
              <w:t xml:space="preserve"> antenna configuration</w:t>
            </w:r>
          </w:p>
        </w:tc>
        <w:tc>
          <w:tcPr>
            <w:tcW w:w="52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193954" w14:textId="77777777" w:rsidR="004E5F88" w:rsidRPr="004E5F88" w:rsidRDefault="004E5F88">
            <w:pPr>
              <w:spacing w:after="60"/>
              <w:ind w:left="720" w:hanging="720"/>
              <w:rPr>
                <w:rFonts w:ascii="Times New Roman" w:hAnsi="Times New Roman"/>
                <w:szCs w:val="20"/>
                <w:lang w:val="fr-FR"/>
              </w:rPr>
            </w:pPr>
            <w:r w:rsidRPr="004E5F88">
              <w:rPr>
                <w:rFonts w:ascii="Times New Roman" w:hAnsi="Times New Roman"/>
                <w:szCs w:val="20"/>
                <w:lang w:val="fr-FR"/>
              </w:rPr>
              <w:t xml:space="preserve">FFS antenna ports (e.g., 2 Tx/4 Rx antenna ports, etc.) </w:t>
            </w:r>
          </w:p>
          <w:p w14:paraId="7AB956CE" w14:textId="77777777" w:rsidR="004E5F88" w:rsidRDefault="004E5F88">
            <w:pPr>
              <w:spacing w:afterLines="50" w:after="120"/>
              <w:rPr>
                <w:rFonts w:ascii="Times New Roman" w:hAnsi="Times New Roman"/>
                <w:szCs w:val="20"/>
                <w:lang w:val="en-US"/>
              </w:rPr>
            </w:pPr>
            <w:r>
              <w:rPr>
                <w:rFonts w:ascii="Times New Roman" w:hAnsi="Times New Roman"/>
                <w:szCs w:val="20"/>
                <w:lang w:val="en-US"/>
              </w:rPr>
              <w:t>Panel model 1: Mg = 1, Ng = 1, P = 2, dH = 0.5</w:t>
            </w:r>
          </w:p>
        </w:tc>
      </w:tr>
      <w:tr w:rsidR="004E5F88" w14:paraId="229E0413"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37F01B" w14:textId="77777777" w:rsidR="004E5F88" w:rsidRDefault="004E5F88">
            <w:pPr>
              <w:ind w:left="720" w:hanging="720"/>
              <w:rPr>
                <w:rFonts w:ascii="Times New Roman" w:hAnsi="Times New Roman"/>
                <w:szCs w:val="20"/>
                <w:lang w:val="en-US"/>
              </w:rPr>
            </w:pPr>
            <w:r>
              <w:rPr>
                <w:rFonts w:ascii="Times New Roman" w:hAnsi="Times New Roman"/>
                <w:szCs w:val="20"/>
                <w:lang w:val="en-US" w:eastAsia="ja-JP"/>
              </w:rPr>
              <w:t>UE antenna height</w:t>
            </w:r>
          </w:p>
        </w:tc>
        <w:tc>
          <w:tcPr>
            <w:tcW w:w="52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031DF7" w14:textId="77777777" w:rsidR="004E5F88" w:rsidRDefault="004E5F88">
            <w:pPr>
              <w:ind w:left="720" w:hanging="720"/>
              <w:rPr>
                <w:rFonts w:ascii="Times New Roman" w:hAnsi="Times New Roman"/>
                <w:szCs w:val="20"/>
                <w:lang w:val="en-US" w:eastAsia="en-GB"/>
              </w:rPr>
            </w:pPr>
            <w:r>
              <w:rPr>
                <w:rFonts w:ascii="Times New Roman" w:hAnsi="Times New Roman"/>
                <w:szCs w:val="20"/>
                <w:lang w:val="en-US"/>
              </w:rPr>
              <w:t>Follow the modelling of TR 38.901 (e.g. 1.5m)</w:t>
            </w:r>
          </w:p>
          <w:p w14:paraId="38A1649F" w14:textId="77777777" w:rsidR="004E5F88" w:rsidRDefault="004E5F88">
            <w:pPr>
              <w:spacing w:beforeLines="50" w:before="120"/>
              <w:ind w:left="720" w:hanging="720"/>
              <w:rPr>
                <w:rFonts w:ascii="Times New Roman" w:hAnsi="Times New Roman"/>
                <w:szCs w:val="20"/>
                <w:lang w:val="en-US"/>
              </w:rPr>
            </w:pPr>
            <w:r>
              <w:rPr>
                <w:rFonts w:ascii="Times New Roman" w:hAnsi="Times New Roman"/>
                <w:szCs w:val="20"/>
                <w:lang w:val="en-US"/>
              </w:rPr>
              <w:t>Note: Companies report the modification of the layout</w:t>
            </w:r>
          </w:p>
        </w:tc>
      </w:tr>
      <w:tr w:rsidR="004E5F88" w14:paraId="6B47EA4C"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0F1E5A" w14:textId="77777777" w:rsidR="004E5F88" w:rsidRDefault="004E5F88">
            <w:pPr>
              <w:ind w:left="720" w:hanging="720"/>
              <w:rPr>
                <w:rFonts w:ascii="Times New Roman" w:hAnsi="Times New Roman"/>
                <w:szCs w:val="20"/>
                <w:lang w:val="en-US"/>
              </w:rPr>
            </w:pPr>
            <w:r>
              <w:rPr>
                <w:rFonts w:ascii="Times New Roman" w:hAnsi="Times New Roman"/>
                <w:szCs w:val="20"/>
                <w:lang w:val="en-US" w:eastAsia="ja-JP"/>
              </w:rPr>
              <w:t>UE antenna gain</w:t>
            </w:r>
          </w:p>
        </w:tc>
        <w:tc>
          <w:tcPr>
            <w:tcW w:w="52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0C272F" w14:textId="77777777" w:rsidR="004E5F88" w:rsidRDefault="004E5F88">
            <w:pPr>
              <w:ind w:left="720" w:hanging="720"/>
              <w:rPr>
                <w:rFonts w:ascii="Times New Roman" w:hAnsi="Times New Roman"/>
                <w:szCs w:val="20"/>
                <w:lang w:val="en-US"/>
              </w:rPr>
            </w:pPr>
            <w:r>
              <w:rPr>
                <w:rFonts w:ascii="Times New Roman" w:hAnsi="Times New Roman"/>
                <w:szCs w:val="20"/>
                <w:lang w:val="en-US"/>
              </w:rPr>
              <w:t>0dBi as starting point</w:t>
            </w:r>
          </w:p>
        </w:tc>
      </w:tr>
      <w:tr w:rsidR="004E5F88" w14:paraId="593D1561"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F4569A" w14:textId="77777777" w:rsidR="004E5F88" w:rsidRDefault="004E5F88">
            <w:pPr>
              <w:ind w:left="720" w:hanging="720"/>
              <w:rPr>
                <w:rFonts w:ascii="Times New Roman" w:hAnsi="Times New Roman"/>
                <w:szCs w:val="20"/>
                <w:lang w:val="en-US" w:eastAsia="ja-JP"/>
              </w:rPr>
            </w:pPr>
            <w:r>
              <w:rPr>
                <w:rFonts w:ascii="Times New Roman" w:hAnsi="Times New Roman"/>
                <w:szCs w:val="20"/>
                <w:lang w:val="en-US"/>
              </w:rPr>
              <w:t>BS</w:t>
            </w:r>
            <w:r>
              <w:rPr>
                <w:rFonts w:ascii="Times New Roman" w:hAnsi="Times New Roman"/>
                <w:szCs w:val="20"/>
                <w:lang w:val="en-US" w:eastAsia="ja-JP"/>
              </w:rPr>
              <w:t xml:space="preserve"> Tx power</w:t>
            </w:r>
          </w:p>
        </w:tc>
        <w:tc>
          <w:tcPr>
            <w:tcW w:w="5208" w:type="dxa"/>
            <w:tcBorders>
              <w:top w:val="nil"/>
              <w:left w:val="nil"/>
              <w:bottom w:val="single" w:sz="8" w:space="0" w:color="auto"/>
              <w:right w:val="single" w:sz="8" w:space="0" w:color="auto"/>
            </w:tcBorders>
            <w:tcMar>
              <w:top w:w="0" w:type="dxa"/>
              <w:left w:w="108" w:type="dxa"/>
              <w:bottom w:w="0" w:type="dxa"/>
              <w:right w:w="108" w:type="dxa"/>
            </w:tcMar>
            <w:hideMark/>
          </w:tcPr>
          <w:p w14:paraId="78AB287C" w14:textId="77777777" w:rsidR="004E5F88" w:rsidRDefault="004E5F88">
            <w:pPr>
              <w:spacing w:before="20" w:after="20" w:line="276" w:lineRule="auto"/>
              <w:rPr>
                <w:rFonts w:ascii="Times New Roman" w:hAnsi="Times New Roman"/>
                <w:szCs w:val="20"/>
                <w:lang w:val="en-US" w:eastAsia="en-GB"/>
              </w:rPr>
            </w:pPr>
            <w:r>
              <w:rPr>
                <w:rFonts w:ascii="Times New Roman" w:hAnsi="Times New Roman"/>
                <w:szCs w:val="20"/>
                <w:lang w:val="en-US"/>
              </w:rPr>
              <w:t xml:space="preserve">24 dBm per 20 MHz </w:t>
            </w:r>
          </w:p>
        </w:tc>
      </w:tr>
      <w:tr w:rsidR="004E5F88" w14:paraId="7138BC57"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6A1FA7" w14:textId="77777777" w:rsidR="004E5F88" w:rsidRDefault="004E5F88">
            <w:pPr>
              <w:ind w:left="720" w:hanging="720"/>
              <w:rPr>
                <w:rFonts w:ascii="Times New Roman" w:hAnsi="Times New Roman"/>
                <w:szCs w:val="20"/>
                <w:lang w:val="en-US" w:eastAsia="ja-JP"/>
              </w:rPr>
            </w:pPr>
            <w:r>
              <w:rPr>
                <w:rFonts w:ascii="Times New Roman" w:hAnsi="Times New Roman"/>
                <w:szCs w:val="20"/>
                <w:lang w:val="en-US" w:eastAsia="ja-JP"/>
              </w:rPr>
              <w:t>BS receiver</w:t>
            </w:r>
          </w:p>
        </w:tc>
        <w:tc>
          <w:tcPr>
            <w:tcW w:w="52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4D1558" w14:textId="77777777" w:rsidR="004E5F88" w:rsidRDefault="004E5F88">
            <w:pPr>
              <w:rPr>
                <w:rFonts w:ascii="Times New Roman" w:hAnsi="Times New Roman"/>
                <w:szCs w:val="20"/>
                <w:lang w:val="en-US" w:eastAsia="en-GB"/>
              </w:rPr>
            </w:pPr>
            <w:r>
              <w:rPr>
                <w:rFonts w:ascii="Times New Roman" w:hAnsi="Times New Roman"/>
                <w:szCs w:val="20"/>
                <w:lang w:val="en-US" w:eastAsia="ja-JP"/>
              </w:rPr>
              <w:t>MMSE-IRC as the baseline receiver</w:t>
            </w:r>
            <w:r>
              <w:rPr>
                <w:rFonts w:ascii="Times New Roman" w:hAnsi="Times New Roman"/>
                <w:szCs w:val="20"/>
                <w:lang w:val="en-US" w:eastAsia="ja-JP"/>
              </w:rPr>
              <w:br/>
              <w:t>Note: Advanced receiver is not precluded.</w:t>
            </w:r>
          </w:p>
        </w:tc>
      </w:tr>
      <w:tr w:rsidR="004E5F88" w14:paraId="52189917"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9E3A9C" w14:textId="77777777" w:rsidR="004E5F88" w:rsidRDefault="004E5F88">
            <w:pPr>
              <w:ind w:left="720" w:hanging="720"/>
              <w:rPr>
                <w:rFonts w:ascii="Times New Roman" w:hAnsi="Times New Roman"/>
                <w:szCs w:val="20"/>
                <w:lang w:val="en-US" w:eastAsia="ja-JP"/>
              </w:rPr>
            </w:pPr>
            <w:r>
              <w:rPr>
                <w:rFonts w:ascii="Times New Roman" w:hAnsi="Times New Roman"/>
                <w:szCs w:val="20"/>
                <w:lang w:val="en-US"/>
              </w:rPr>
              <w:t>UE receiver noise figure</w:t>
            </w:r>
          </w:p>
        </w:tc>
        <w:tc>
          <w:tcPr>
            <w:tcW w:w="5208" w:type="dxa"/>
            <w:tcBorders>
              <w:top w:val="nil"/>
              <w:left w:val="nil"/>
              <w:bottom w:val="single" w:sz="8" w:space="0" w:color="auto"/>
              <w:right w:val="single" w:sz="8" w:space="0" w:color="auto"/>
            </w:tcBorders>
            <w:tcMar>
              <w:top w:w="0" w:type="dxa"/>
              <w:left w:w="108" w:type="dxa"/>
              <w:bottom w:w="0" w:type="dxa"/>
              <w:right w:w="108" w:type="dxa"/>
            </w:tcMar>
            <w:hideMark/>
          </w:tcPr>
          <w:p w14:paraId="593B46D1" w14:textId="77777777" w:rsidR="004E5F88" w:rsidRDefault="004E5F88">
            <w:pPr>
              <w:rPr>
                <w:rFonts w:ascii="Times New Roman" w:hAnsi="Times New Roman"/>
                <w:szCs w:val="20"/>
                <w:lang w:val="en-US" w:eastAsia="ja-JP"/>
              </w:rPr>
            </w:pPr>
            <w:r>
              <w:rPr>
                <w:rFonts w:ascii="Times New Roman" w:hAnsi="Times New Roman"/>
                <w:szCs w:val="20"/>
                <w:lang w:val="en-US"/>
              </w:rPr>
              <w:t>9 dB</w:t>
            </w:r>
          </w:p>
        </w:tc>
      </w:tr>
      <w:tr w:rsidR="004E5F88" w14:paraId="216D42C0" w14:textId="77777777" w:rsidTr="004E5F88">
        <w:trPr>
          <w:trHeight w:val="283"/>
          <w:jc w:val="center"/>
        </w:trPr>
        <w:tc>
          <w:tcPr>
            <w:tcW w:w="8821" w:type="dxa"/>
            <w:gridSpan w:val="2"/>
            <w:tcBorders>
              <w:top w:val="nil"/>
              <w:left w:val="single" w:sz="8" w:space="0" w:color="auto"/>
              <w:bottom w:val="single" w:sz="8" w:space="0" w:color="auto"/>
              <w:right w:val="single" w:sz="8" w:space="0" w:color="auto"/>
            </w:tcBorders>
            <w:shd w:val="clear" w:color="auto" w:fill="FFCC99"/>
            <w:tcMar>
              <w:top w:w="0" w:type="dxa"/>
              <w:left w:w="108" w:type="dxa"/>
              <w:bottom w:w="0" w:type="dxa"/>
              <w:right w:w="108" w:type="dxa"/>
            </w:tcMar>
            <w:hideMark/>
          </w:tcPr>
          <w:p w14:paraId="14B5E70B" w14:textId="77777777" w:rsidR="004E5F88" w:rsidRDefault="004E5F88">
            <w:pPr>
              <w:spacing w:beforeLines="50" w:before="120"/>
              <w:ind w:left="720" w:hanging="720"/>
              <w:jc w:val="center"/>
              <w:rPr>
                <w:rFonts w:ascii="Times New Roman" w:hAnsi="Times New Roman"/>
                <w:b/>
                <w:bCs/>
                <w:color w:val="000000"/>
                <w:szCs w:val="20"/>
                <w:lang w:val="en-US" w:eastAsia="en-GB"/>
              </w:rPr>
            </w:pPr>
            <w:r>
              <w:rPr>
                <w:rFonts w:ascii="Times New Roman" w:hAnsi="Times New Roman"/>
                <w:b/>
                <w:bCs/>
                <w:color w:val="000000"/>
                <w:szCs w:val="20"/>
                <w:lang w:val="en-US"/>
              </w:rPr>
              <w:t>Parameters with the value not defined directly for factory automation in 38.802</w:t>
            </w:r>
          </w:p>
        </w:tc>
      </w:tr>
      <w:tr w:rsidR="004E5F88" w14:paraId="2C6805F5"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A68A9A" w14:textId="77777777" w:rsidR="004E5F88" w:rsidRDefault="004E5F88">
            <w:pPr>
              <w:ind w:left="720" w:hanging="720"/>
              <w:rPr>
                <w:rFonts w:ascii="Times New Roman" w:hAnsi="Times New Roman"/>
                <w:szCs w:val="20"/>
                <w:lang w:val="en-US"/>
              </w:rPr>
            </w:pPr>
            <w:r>
              <w:rPr>
                <w:rFonts w:ascii="Times New Roman" w:hAnsi="Times New Roman"/>
                <w:szCs w:val="20"/>
                <w:lang w:val="en-US"/>
              </w:rPr>
              <w:t xml:space="preserve">SCS </w:t>
            </w:r>
          </w:p>
        </w:tc>
        <w:tc>
          <w:tcPr>
            <w:tcW w:w="5208" w:type="dxa"/>
            <w:tcBorders>
              <w:top w:val="nil"/>
              <w:left w:val="nil"/>
              <w:bottom w:val="single" w:sz="8" w:space="0" w:color="auto"/>
              <w:right w:val="single" w:sz="8" w:space="0" w:color="auto"/>
            </w:tcBorders>
            <w:tcMar>
              <w:top w:w="0" w:type="dxa"/>
              <w:left w:w="108" w:type="dxa"/>
              <w:bottom w:w="0" w:type="dxa"/>
              <w:right w:w="108" w:type="dxa"/>
            </w:tcMar>
          </w:tcPr>
          <w:p w14:paraId="4B202164" w14:textId="77777777" w:rsidR="004E5F88" w:rsidRDefault="004E5F88">
            <w:pPr>
              <w:ind w:left="720" w:hanging="720"/>
              <w:rPr>
                <w:rFonts w:ascii="Times New Roman" w:hAnsi="Times New Roman"/>
                <w:szCs w:val="20"/>
                <w:lang w:val="en-US"/>
              </w:rPr>
            </w:pPr>
            <w:r>
              <w:rPr>
                <w:rFonts w:ascii="Times New Roman" w:hAnsi="Times New Roman"/>
                <w:szCs w:val="20"/>
                <w:lang w:val="en-US"/>
              </w:rPr>
              <w:t>30 kHz</w:t>
            </w:r>
          </w:p>
          <w:p w14:paraId="2AADE574" w14:textId="77777777" w:rsidR="004E5F88" w:rsidRDefault="004E5F88">
            <w:pPr>
              <w:ind w:left="720" w:hanging="720"/>
              <w:rPr>
                <w:rFonts w:ascii="Times New Roman" w:hAnsi="Times New Roman"/>
                <w:szCs w:val="20"/>
                <w:lang w:val="en-US"/>
              </w:rPr>
            </w:pPr>
          </w:p>
          <w:p w14:paraId="6C484ABC" w14:textId="77777777" w:rsidR="004E5F88" w:rsidRDefault="004E5F88">
            <w:pPr>
              <w:rPr>
                <w:rFonts w:ascii="Times New Roman" w:hAnsi="Times New Roman"/>
                <w:szCs w:val="20"/>
                <w:lang w:val="en-US"/>
              </w:rPr>
            </w:pPr>
            <w:r>
              <w:rPr>
                <w:rFonts w:ascii="Times New Roman" w:hAnsi="Times New Roman"/>
                <w:szCs w:val="20"/>
                <w:lang w:val="en-US"/>
              </w:rPr>
              <w:t xml:space="preserve">Note: Other values for evaluation are not precluded. </w:t>
            </w:r>
          </w:p>
        </w:tc>
      </w:tr>
      <w:tr w:rsidR="004E5F88" w14:paraId="695436E0"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B964FE" w14:textId="77777777" w:rsidR="004E5F88" w:rsidRDefault="004E5F88">
            <w:pPr>
              <w:ind w:left="720" w:hanging="720"/>
              <w:rPr>
                <w:rFonts w:ascii="Times New Roman" w:hAnsi="Times New Roman"/>
                <w:szCs w:val="20"/>
                <w:lang w:val="en-US"/>
              </w:rPr>
            </w:pPr>
            <w:r>
              <w:rPr>
                <w:rFonts w:ascii="Times New Roman" w:hAnsi="Times New Roman"/>
                <w:szCs w:val="20"/>
                <w:lang w:val="en-US"/>
              </w:rPr>
              <w:t xml:space="preserve">Simulation bandwidth </w:t>
            </w:r>
          </w:p>
        </w:tc>
        <w:tc>
          <w:tcPr>
            <w:tcW w:w="5208" w:type="dxa"/>
            <w:tcBorders>
              <w:top w:val="nil"/>
              <w:left w:val="nil"/>
              <w:bottom w:val="single" w:sz="8" w:space="0" w:color="auto"/>
              <w:right w:val="single" w:sz="8" w:space="0" w:color="auto"/>
            </w:tcBorders>
            <w:tcMar>
              <w:top w:w="0" w:type="dxa"/>
              <w:left w:w="108" w:type="dxa"/>
              <w:bottom w:w="0" w:type="dxa"/>
              <w:right w:w="108" w:type="dxa"/>
            </w:tcMar>
            <w:hideMark/>
          </w:tcPr>
          <w:p w14:paraId="3C6427B6" w14:textId="77777777" w:rsidR="004E5F88" w:rsidRDefault="004E5F88">
            <w:pPr>
              <w:ind w:left="720" w:hanging="720"/>
              <w:rPr>
                <w:rFonts w:ascii="Times New Roman" w:hAnsi="Times New Roman"/>
                <w:szCs w:val="20"/>
                <w:lang w:val="en-US"/>
              </w:rPr>
            </w:pPr>
            <w:r>
              <w:rPr>
                <w:rFonts w:ascii="Times New Roman" w:hAnsi="Times New Roman"/>
                <w:szCs w:val="20"/>
                <w:lang w:val="en-US"/>
              </w:rPr>
              <w:t>40 MHz</w:t>
            </w:r>
          </w:p>
        </w:tc>
      </w:tr>
      <w:tr w:rsidR="004E5F88" w14:paraId="458540C7"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CA0D55" w14:textId="77777777" w:rsidR="004E5F88" w:rsidRDefault="004E5F88">
            <w:pPr>
              <w:ind w:left="720" w:hanging="720"/>
              <w:rPr>
                <w:rFonts w:ascii="Times New Roman" w:hAnsi="Times New Roman"/>
                <w:szCs w:val="20"/>
                <w:lang w:val="en-US"/>
              </w:rPr>
            </w:pPr>
            <w:r>
              <w:rPr>
                <w:rFonts w:ascii="Times New Roman" w:hAnsi="Times New Roman"/>
                <w:szCs w:val="20"/>
                <w:lang w:val="en-US" w:eastAsia="ja-JP"/>
              </w:rPr>
              <w:t>Layout</w:t>
            </w:r>
          </w:p>
        </w:tc>
        <w:tc>
          <w:tcPr>
            <w:tcW w:w="5208" w:type="dxa"/>
            <w:tcBorders>
              <w:top w:val="nil"/>
              <w:left w:val="nil"/>
              <w:bottom w:val="single" w:sz="8" w:space="0" w:color="auto"/>
              <w:right w:val="single" w:sz="8" w:space="0" w:color="auto"/>
            </w:tcBorders>
            <w:tcMar>
              <w:top w:w="0" w:type="dxa"/>
              <w:left w:w="108" w:type="dxa"/>
              <w:bottom w:w="0" w:type="dxa"/>
              <w:right w:w="108" w:type="dxa"/>
            </w:tcMar>
          </w:tcPr>
          <w:p w14:paraId="086E6D8B" w14:textId="77777777" w:rsidR="004E5F88" w:rsidRDefault="004E5F88">
            <w:pPr>
              <w:overflowPunct w:val="0"/>
              <w:textAlignment w:val="baseline"/>
              <w:rPr>
                <w:rFonts w:ascii="Times New Roman" w:hAnsi="Times New Roman"/>
                <w:szCs w:val="20"/>
                <w:lang w:val="en-US" w:eastAsia="en-GB"/>
              </w:rPr>
            </w:pPr>
            <w:r>
              <w:rPr>
                <w:rFonts w:ascii="Times New Roman" w:hAnsi="Times New Roman"/>
                <w:szCs w:val="20"/>
                <w:lang w:val="en-US" w:eastAsia="ja-JP"/>
              </w:rPr>
              <w:t>Single layer</w:t>
            </w:r>
            <w:r>
              <w:rPr>
                <w:rFonts w:ascii="Times New Roman" w:hAnsi="Times New Roman"/>
                <w:szCs w:val="20"/>
                <w:lang w:val="en-US"/>
              </w:rPr>
              <w:t xml:space="preserve"> as defined in 38.802</w:t>
            </w:r>
          </w:p>
          <w:p w14:paraId="0F6D240C" w14:textId="77777777" w:rsidR="004E5F88" w:rsidRDefault="004E5F88">
            <w:pPr>
              <w:overflowPunct w:val="0"/>
              <w:textAlignment w:val="baseline"/>
              <w:rPr>
                <w:rFonts w:ascii="Times New Roman" w:hAnsi="Times New Roman"/>
                <w:szCs w:val="20"/>
                <w:lang w:val="en-US" w:eastAsia="ja-JP"/>
              </w:rPr>
            </w:pPr>
            <w:r>
              <w:rPr>
                <w:rFonts w:ascii="Times New Roman" w:hAnsi="Times New Roman"/>
                <w:szCs w:val="20"/>
                <w:lang w:val="en-US" w:eastAsia="ja-JP"/>
              </w:rPr>
              <w:t>Indoor floor: [(</w:t>
            </w:r>
            <w:r>
              <w:rPr>
                <w:rFonts w:ascii="Times New Roman" w:hAnsi="Times New Roman"/>
                <w:szCs w:val="20"/>
                <w:lang w:val="en-US"/>
              </w:rPr>
              <w:t>3, 6, 12) BSs per 120 m x 50 m]</w:t>
            </w:r>
          </w:p>
          <w:p w14:paraId="690C9CD3" w14:textId="77777777" w:rsidR="004E5F88" w:rsidRDefault="004E5F88">
            <w:pPr>
              <w:overflowPunct w:val="0"/>
              <w:textAlignment w:val="baseline"/>
              <w:rPr>
                <w:rFonts w:ascii="Times New Roman" w:hAnsi="Times New Roman"/>
                <w:szCs w:val="20"/>
                <w:lang w:val="en-US" w:eastAsia="en-GB"/>
              </w:rPr>
            </w:pPr>
          </w:p>
          <w:p w14:paraId="23E93AE6" w14:textId="77777777" w:rsidR="004E5F88" w:rsidRDefault="004E5F88">
            <w:pPr>
              <w:overflowPunct w:val="0"/>
              <w:textAlignment w:val="baseline"/>
              <w:rPr>
                <w:rFonts w:ascii="Times New Roman" w:hAnsi="Times New Roman"/>
                <w:szCs w:val="20"/>
                <w:lang w:val="en-US"/>
              </w:rPr>
            </w:pPr>
            <w:r>
              <w:rPr>
                <w:rFonts w:ascii="Times New Roman" w:hAnsi="Times New Roman"/>
                <w:szCs w:val="20"/>
                <w:lang w:val="en-US"/>
              </w:rPr>
              <w:t xml:space="preserve">Note: Companies report the modification of the layout </w:t>
            </w:r>
          </w:p>
        </w:tc>
      </w:tr>
      <w:tr w:rsidR="004E5F88" w14:paraId="2E136AAE"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12E71D" w14:textId="77777777" w:rsidR="004E5F88" w:rsidRDefault="004E5F88">
            <w:pPr>
              <w:ind w:left="720" w:hanging="720"/>
              <w:rPr>
                <w:rFonts w:ascii="Times New Roman" w:hAnsi="Times New Roman"/>
                <w:szCs w:val="20"/>
                <w:lang w:val="en-US"/>
              </w:rPr>
            </w:pPr>
            <w:r>
              <w:rPr>
                <w:rFonts w:ascii="Times New Roman" w:hAnsi="Times New Roman"/>
                <w:szCs w:val="20"/>
                <w:lang w:val="en-US"/>
              </w:rPr>
              <w:lastRenderedPageBreak/>
              <w:t xml:space="preserve">Channel model </w:t>
            </w:r>
          </w:p>
        </w:tc>
        <w:tc>
          <w:tcPr>
            <w:tcW w:w="5208" w:type="dxa"/>
            <w:tcBorders>
              <w:top w:val="nil"/>
              <w:left w:val="nil"/>
              <w:bottom w:val="single" w:sz="8" w:space="0" w:color="auto"/>
              <w:right w:val="single" w:sz="8" w:space="0" w:color="auto"/>
            </w:tcBorders>
            <w:tcMar>
              <w:top w:w="0" w:type="dxa"/>
              <w:left w:w="108" w:type="dxa"/>
              <w:bottom w:w="0" w:type="dxa"/>
              <w:right w:w="108" w:type="dxa"/>
            </w:tcMar>
            <w:hideMark/>
          </w:tcPr>
          <w:p w14:paraId="04390EB1" w14:textId="77777777" w:rsidR="004E5F88" w:rsidRDefault="004E5F88">
            <w:pPr>
              <w:ind w:left="720" w:hanging="720"/>
              <w:rPr>
                <w:rFonts w:ascii="Times New Roman" w:hAnsi="Times New Roman"/>
                <w:szCs w:val="20"/>
                <w:lang w:val="en-US"/>
              </w:rPr>
            </w:pPr>
            <w:r>
              <w:rPr>
                <w:rFonts w:ascii="Times New Roman" w:hAnsi="Times New Roman"/>
                <w:szCs w:val="20"/>
                <w:lang w:val="en-US"/>
              </w:rPr>
              <w:t>ITU InH for 4 GHz</w:t>
            </w:r>
          </w:p>
          <w:p w14:paraId="1BF556E6" w14:textId="77777777" w:rsidR="004E5F88" w:rsidRDefault="004E5F88">
            <w:pPr>
              <w:ind w:left="720" w:hanging="720"/>
              <w:rPr>
                <w:rFonts w:ascii="Times New Roman" w:hAnsi="Times New Roman"/>
                <w:szCs w:val="20"/>
                <w:lang w:val="en-US"/>
              </w:rPr>
            </w:pPr>
            <w:r>
              <w:rPr>
                <w:rFonts w:ascii="Times New Roman" w:hAnsi="Times New Roman"/>
                <w:szCs w:val="20"/>
                <w:lang w:val="en-US"/>
              </w:rPr>
              <w:t xml:space="preserve">Companies report the modification of the channel model </w:t>
            </w:r>
          </w:p>
        </w:tc>
      </w:tr>
      <w:tr w:rsidR="004E5F88" w14:paraId="20C36D38"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F066BC" w14:textId="77777777" w:rsidR="004E5F88" w:rsidRDefault="004E5F88">
            <w:pPr>
              <w:ind w:left="720" w:hanging="720"/>
              <w:rPr>
                <w:rFonts w:ascii="Times New Roman" w:hAnsi="Times New Roman"/>
                <w:szCs w:val="20"/>
                <w:lang w:val="en-US"/>
              </w:rPr>
            </w:pPr>
            <w:r>
              <w:rPr>
                <w:rFonts w:ascii="Times New Roman" w:hAnsi="Times New Roman"/>
                <w:szCs w:val="20"/>
                <w:lang w:val="en-US"/>
              </w:rPr>
              <w:t>Number of UEs per cell</w:t>
            </w:r>
          </w:p>
        </w:tc>
        <w:tc>
          <w:tcPr>
            <w:tcW w:w="5208" w:type="dxa"/>
            <w:tcBorders>
              <w:top w:val="nil"/>
              <w:left w:val="nil"/>
              <w:bottom w:val="single" w:sz="8" w:space="0" w:color="auto"/>
              <w:right w:val="single" w:sz="8" w:space="0" w:color="auto"/>
            </w:tcBorders>
            <w:tcMar>
              <w:top w:w="0" w:type="dxa"/>
              <w:left w:w="108" w:type="dxa"/>
              <w:bottom w:w="0" w:type="dxa"/>
              <w:right w:w="108" w:type="dxa"/>
            </w:tcMar>
            <w:hideMark/>
          </w:tcPr>
          <w:p w14:paraId="56A205C0" w14:textId="77777777" w:rsidR="004E5F88" w:rsidRDefault="004E5F88">
            <w:pPr>
              <w:rPr>
                <w:rFonts w:ascii="Times New Roman" w:hAnsi="Times New Roman"/>
                <w:szCs w:val="20"/>
                <w:lang w:val="en-US"/>
              </w:rPr>
            </w:pPr>
            <w:r>
              <w:rPr>
                <w:rFonts w:ascii="Times New Roman" w:hAnsi="Times New Roman"/>
                <w:szCs w:val="20"/>
                <w:lang w:val="en-US"/>
              </w:rPr>
              <w:t>Up to [40]</w:t>
            </w:r>
          </w:p>
        </w:tc>
      </w:tr>
      <w:tr w:rsidR="004E5F88" w14:paraId="5E4A1F5E"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41C85A" w14:textId="77777777" w:rsidR="004E5F88" w:rsidRDefault="004E5F88">
            <w:pPr>
              <w:ind w:left="720" w:hanging="720"/>
              <w:rPr>
                <w:rFonts w:ascii="Times New Roman" w:hAnsi="Times New Roman"/>
                <w:szCs w:val="20"/>
                <w:lang w:val="en-US" w:eastAsia="ja-JP"/>
              </w:rPr>
            </w:pPr>
            <w:r>
              <w:rPr>
                <w:rFonts w:ascii="Times New Roman" w:hAnsi="Times New Roman"/>
                <w:szCs w:val="20"/>
                <w:lang w:val="en-US" w:eastAsia="ja-JP"/>
              </w:rPr>
              <w:t>UE distribution</w:t>
            </w:r>
          </w:p>
        </w:tc>
        <w:tc>
          <w:tcPr>
            <w:tcW w:w="5208" w:type="dxa"/>
            <w:tcBorders>
              <w:top w:val="nil"/>
              <w:left w:val="nil"/>
              <w:bottom w:val="single" w:sz="8" w:space="0" w:color="auto"/>
              <w:right w:val="single" w:sz="8" w:space="0" w:color="auto"/>
            </w:tcBorders>
            <w:tcMar>
              <w:top w:w="0" w:type="dxa"/>
              <w:left w:w="108" w:type="dxa"/>
              <w:bottom w:w="0" w:type="dxa"/>
              <w:right w:w="108" w:type="dxa"/>
            </w:tcMar>
            <w:hideMark/>
          </w:tcPr>
          <w:p w14:paraId="6AAFD15A" w14:textId="77777777" w:rsidR="004E5F88" w:rsidRDefault="004E5F88">
            <w:pPr>
              <w:overflowPunct w:val="0"/>
              <w:autoSpaceDE w:val="0"/>
              <w:autoSpaceDN w:val="0"/>
              <w:spacing w:after="180"/>
              <w:rPr>
                <w:rFonts w:ascii="Times New Roman" w:hAnsi="Times New Roman"/>
                <w:szCs w:val="20"/>
                <w:lang w:val="en-US" w:eastAsia="en-GB"/>
              </w:rPr>
            </w:pPr>
            <w:r>
              <w:rPr>
                <w:rFonts w:ascii="Times New Roman" w:hAnsi="Times New Roman"/>
                <w:szCs w:val="20"/>
                <w:lang w:val="en-US"/>
              </w:rPr>
              <w:t>100% of users are indoor: 3 km/h and/or 30 km/h UE-speed</w:t>
            </w:r>
          </w:p>
          <w:p w14:paraId="75FF4D6C" w14:textId="77777777" w:rsidR="004E5F88" w:rsidRDefault="004E5F88">
            <w:pPr>
              <w:overflowPunct w:val="0"/>
              <w:autoSpaceDE w:val="0"/>
              <w:autoSpaceDN w:val="0"/>
              <w:spacing w:after="180"/>
              <w:rPr>
                <w:rFonts w:ascii="Times New Roman" w:hAnsi="Times New Roman"/>
                <w:szCs w:val="20"/>
                <w:lang w:val="en-US"/>
              </w:rPr>
            </w:pPr>
            <w:r>
              <w:rPr>
                <w:rFonts w:ascii="Times New Roman" w:hAnsi="Times New Roman"/>
                <w:szCs w:val="20"/>
              </w:rPr>
              <w:t xml:space="preserve">Note: which one to use is up to companies and other value(s) </w:t>
            </w:r>
            <w:r>
              <w:rPr>
                <w:rFonts w:ascii="Times New Roman" w:hAnsi="Times New Roman"/>
                <w:szCs w:val="20"/>
                <w:lang w:eastAsia="ja-JP"/>
              </w:rPr>
              <w:t>are not precluded</w:t>
            </w:r>
          </w:p>
        </w:tc>
      </w:tr>
      <w:tr w:rsidR="004E5F88" w14:paraId="7F027108"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A25228" w14:textId="77777777" w:rsidR="004E5F88" w:rsidRDefault="004E5F88">
            <w:pPr>
              <w:ind w:left="720" w:hanging="720"/>
              <w:rPr>
                <w:rFonts w:ascii="Times New Roman" w:hAnsi="Times New Roman"/>
                <w:szCs w:val="20"/>
                <w:lang w:val="en-US" w:eastAsia="ja-JP"/>
              </w:rPr>
            </w:pPr>
            <w:r>
              <w:rPr>
                <w:rFonts w:ascii="Times New Roman" w:hAnsi="Times New Roman"/>
                <w:szCs w:val="20"/>
                <w:lang w:val="en-US"/>
              </w:rPr>
              <w:t>UE power control</w:t>
            </w:r>
          </w:p>
        </w:tc>
        <w:tc>
          <w:tcPr>
            <w:tcW w:w="52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36AFC8" w14:textId="77777777" w:rsidR="004E5F88" w:rsidRDefault="004E5F88">
            <w:pPr>
              <w:ind w:left="720" w:hanging="720"/>
              <w:rPr>
                <w:rFonts w:ascii="Times New Roman" w:hAnsi="Times New Roman"/>
                <w:szCs w:val="20"/>
                <w:lang w:val="en-US"/>
              </w:rPr>
            </w:pPr>
            <w:r>
              <w:rPr>
                <w:rFonts w:ascii="Times New Roman" w:hAnsi="Times New Roman"/>
                <w:szCs w:val="20"/>
                <w:lang w:val="en-US"/>
              </w:rPr>
              <w:t xml:space="preserve">Companies report the PC mechanisms used for URLLC. </w:t>
            </w:r>
          </w:p>
        </w:tc>
      </w:tr>
      <w:tr w:rsidR="004E5F88" w14:paraId="4819AE4E"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B736E5" w14:textId="77777777" w:rsidR="004E5F88" w:rsidRDefault="004E5F88">
            <w:pPr>
              <w:ind w:left="720" w:hanging="720"/>
              <w:rPr>
                <w:rFonts w:ascii="Times New Roman" w:hAnsi="Times New Roman"/>
                <w:szCs w:val="20"/>
                <w:lang w:val="en-US"/>
              </w:rPr>
            </w:pPr>
            <w:r>
              <w:rPr>
                <w:rFonts w:ascii="Times New Roman" w:hAnsi="Times New Roman"/>
                <w:szCs w:val="20"/>
                <w:lang w:val="en-US"/>
              </w:rPr>
              <w:t>HARQ/repetition</w:t>
            </w:r>
          </w:p>
        </w:tc>
        <w:tc>
          <w:tcPr>
            <w:tcW w:w="52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C1B3C0" w14:textId="77777777" w:rsidR="004E5F88" w:rsidRDefault="004E5F88">
            <w:pPr>
              <w:ind w:left="720" w:hanging="720"/>
              <w:rPr>
                <w:rFonts w:ascii="Times New Roman" w:hAnsi="Times New Roman"/>
                <w:szCs w:val="20"/>
                <w:lang w:val="en-US"/>
              </w:rPr>
            </w:pPr>
            <w:r>
              <w:rPr>
                <w:rFonts w:ascii="Times New Roman" w:hAnsi="Times New Roman"/>
                <w:szCs w:val="20"/>
                <w:lang w:val="en-US"/>
              </w:rPr>
              <w:t>Companies report (including HARQ mechanisms).</w:t>
            </w:r>
          </w:p>
        </w:tc>
      </w:tr>
      <w:tr w:rsidR="004E5F88" w14:paraId="7EFCB96E" w14:textId="77777777" w:rsidTr="004E5F88">
        <w:trPr>
          <w:trHeight w:val="283"/>
          <w:jc w:val="center"/>
        </w:trPr>
        <w:tc>
          <w:tcPr>
            <w:tcW w:w="36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40D336" w14:textId="77777777" w:rsidR="004E5F88" w:rsidRDefault="004E5F88">
            <w:pPr>
              <w:ind w:left="720" w:hanging="720"/>
              <w:rPr>
                <w:rFonts w:ascii="Times New Roman" w:hAnsi="Times New Roman"/>
                <w:szCs w:val="20"/>
                <w:lang w:val="en-US"/>
              </w:rPr>
            </w:pPr>
            <w:r>
              <w:rPr>
                <w:rFonts w:ascii="Times New Roman" w:hAnsi="Times New Roman"/>
                <w:szCs w:val="20"/>
                <w:lang w:val="en-US" w:eastAsia="ja-JP"/>
              </w:rPr>
              <w:t>Channel estimation</w:t>
            </w:r>
          </w:p>
        </w:tc>
        <w:tc>
          <w:tcPr>
            <w:tcW w:w="52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F36F2B" w14:textId="77777777" w:rsidR="004E5F88" w:rsidRDefault="004E5F88">
            <w:pPr>
              <w:ind w:left="720" w:hanging="720"/>
              <w:rPr>
                <w:rFonts w:ascii="Times New Roman" w:hAnsi="Times New Roman"/>
                <w:szCs w:val="20"/>
                <w:lang w:val="en-US"/>
              </w:rPr>
            </w:pPr>
            <w:r>
              <w:rPr>
                <w:rFonts w:ascii="Times New Roman" w:hAnsi="Times New Roman"/>
                <w:szCs w:val="20"/>
                <w:lang w:val="en-US"/>
              </w:rPr>
              <w:t>Realistic</w:t>
            </w:r>
          </w:p>
        </w:tc>
      </w:tr>
    </w:tbl>
    <w:p w14:paraId="4062B80F" w14:textId="77777777" w:rsidR="004E5F88" w:rsidRPr="004E5F88" w:rsidRDefault="004E5F88" w:rsidP="004E5F88">
      <w:pPr>
        <w:pStyle w:val="ListParagraph"/>
        <w:numPr>
          <w:ilvl w:val="0"/>
          <w:numId w:val="296"/>
        </w:numPr>
        <w:rPr>
          <w:b/>
          <w:color w:val="C00000"/>
          <w:lang w:val="en-US" w:eastAsia="en-US"/>
        </w:rPr>
      </w:pPr>
      <w:r w:rsidRPr="004E5F88">
        <w:rPr>
          <w:b/>
          <w:color w:val="C00000"/>
          <w:lang w:val="en-US" w:eastAsia="zh-CN"/>
        </w:rPr>
        <w:t xml:space="preserve">Evaluation of 30 GHz carrier frequency is not precluded. </w:t>
      </w:r>
    </w:p>
    <w:p w14:paraId="67D00CAA" w14:textId="77777777" w:rsidR="004E5F88" w:rsidRDefault="004E5F88" w:rsidP="00737A07">
      <w:pPr>
        <w:rPr>
          <w:lang w:val="en-US"/>
        </w:rPr>
      </w:pPr>
    </w:p>
    <w:p w14:paraId="04FE3E09" w14:textId="6ACF9170" w:rsidR="00737A07" w:rsidRDefault="00737A07" w:rsidP="00737A07">
      <w:pPr>
        <w:rPr>
          <w:lang w:val="en-US" w:eastAsia="en-GB"/>
        </w:rPr>
      </w:pPr>
      <w:r w:rsidRPr="000E1848">
        <w:rPr>
          <w:highlight w:val="green"/>
          <w:lang w:val="en-US"/>
        </w:rPr>
        <w:t>[94-NR-07]</w:t>
      </w:r>
      <w:r w:rsidR="00A80BFA" w:rsidRPr="000E1848">
        <w:rPr>
          <w:highlight w:val="green"/>
          <w:lang w:val="en-US"/>
        </w:rPr>
        <w:t xml:space="preserve"> – Wu Yong (Huawei)</w:t>
      </w:r>
    </w:p>
    <w:p w14:paraId="667EDA69" w14:textId="3142E05D" w:rsidR="00737A07" w:rsidRPr="00A80BFA" w:rsidRDefault="00737A07" w:rsidP="00737A07">
      <w:pPr>
        <w:rPr>
          <w:lang w:val="en-US" w:eastAsia="x-none"/>
        </w:rPr>
      </w:pPr>
      <w:r w:rsidRPr="00A80BFA">
        <w:rPr>
          <w:lang w:val="en-US"/>
        </w:rPr>
        <w:t>ITU</w:t>
      </w:r>
      <w:r w:rsidR="00A80BFA" w:rsidRPr="00A80BFA">
        <w:rPr>
          <w:lang w:val="en-US"/>
        </w:rPr>
        <w:t xml:space="preserve">: </w:t>
      </w:r>
      <w:r w:rsidRPr="00A80BFA">
        <w:rPr>
          <w:lang w:val="en-US" w:eastAsia="x-none"/>
        </w:rPr>
        <w:t>Email approval to compile and endorse the eMBB spectral efficiency results submitted by August 24, 2018,</w:t>
      </w:r>
      <w:r w:rsidR="00A80BFA">
        <w:rPr>
          <w:lang w:val="en-US" w:eastAsia="x-none"/>
        </w:rPr>
        <w:t xml:space="preserve"> until August 29, 2018</w:t>
      </w:r>
    </w:p>
    <w:p w14:paraId="4AC033F4" w14:textId="059C63F3" w:rsidR="000E1848" w:rsidRDefault="000E1848" w:rsidP="000E1848">
      <w:pPr>
        <w:rPr>
          <w:b/>
          <w:color w:val="C00000"/>
          <w:lang w:val="en-US" w:eastAsia="x-none"/>
        </w:rPr>
      </w:pPr>
      <w:r w:rsidRPr="00A80BFA">
        <w:rPr>
          <w:b/>
          <w:color w:val="C00000"/>
          <w:lang w:val="en-US" w:eastAsia="x-none"/>
        </w:rPr>
        <w:t xml:space="preserve">Done: </w:t>
      </w:r>
      <w:r>
        <w:rPr>
          <w:b/>
          <w:color w:val="C00000"/>
          <w:lang w:val="en-US" w:eastAsia="x-none"/>
        </w:rPr>
        <w:t>According to decision posted on Sept.6</w:t>
      </w:r>
      <w:r w:rsidRPr="00E549A2">
        <w:rPr>
          <w:b/>
          <w:color w:val="C00000"/>
          <w:vertAlign w:val="superscript"/>
          <w:lang w:val="en-US" w:eastAsia="x-none"/>
        </w:rPr>
        <w:t>th</w:t>
      </w:r>
      <w:r>
        <w:rPr>
          <w:b/>
          <w:color w:val="C00000"/>
          <w:lang w:val="en-US" w:eastAsia="x-none"/>
        </w:rPr>
        <w:t>, the evaluation results are endorsed in:</w:t>
      </w:r>
    </w:p>
    <w:p w14:paraId="0AB4DD31" w14:textId="107CB6B3" w:rsidR="000E1848" w:rsidRDefault="000E1848" w:rsidP="000E1848">
      <w:pPr>
        <w:rPr>
          <w:b/>
          <w:color w:val="C00000"/>
          <w:lang w:val="en-US" w:eastAsia="x-none"/>
        </w:rPr>
      </w:pPr>
      <w:r w:rsidRPr="000E1848">
        <w:rPr>
          <w:b/>
          <w:color w:val="C00000"/>
          <w:highlight w:val="green"/>
          <w:lang w:val="en-US" w:eastAsia="x-none"/>
        </w:rPr>
        <w:t>R1-1810014</w:t>
      </w:r>
      <w:r w:rsidRPr="000E1848">
        <w:rPr>
          <w:b/>
          <w:color w:val="C00000"/>
          <w:lang w:val="en-US" w:eastAsia="x-none"/>
        </w:rPr>
        <w:tab/>
        <w:t>Summary of IMT-2020 evaluation results of eMBB spectral efficiency</w:t>
      </w:r>
      <w:r w:rsidRPr="000E1848">
        <w:rPr>
          <w:b/>
          <w:color w:val="C00000"/>
          <w:lang w:val="en-US" w:eastAsia="x-none"/>
        </w:rPr>
        <w:tab/>
        <w:t>Huawei</w:t>
      </w:r>
    </w:p>
    <w:p w14:paraId="2B8DD94B" w14:textId="77777777" w:rsidR="00737A07" w:rsidRPr="00A80BFA" w:rsidRDefault="00737A07" w:rsidP="00737A07">
      <w:pPr>
        <w:rPr>
          <w:lang w:val="en-US"/>
        </w:rPr>
      </w:pPr>
    </w:p>
    <w:p w14:paraId="7BD5E257" w14:textId="592C9E0D" w:rsidR="00737A07" w:rsidRPr="00A80BFA" w:rsidRDefault="00737A07" w:rsidP="00737A07">
      <w:pPr>
        <w:rPr>
          <w:lang w:val="en-US" w:eastAsia="en-GB"/>
        </w:rPr>
      </w:pPr>
      <w:r w:rsidRPr="00BE259B">
        <w:rPr>
          <w:highlight w:val="green"/>
          <w:lang w:val="en-US"/>
        </w:rPr>
        <w:t>[94-NR-08]</w:t>
      </w:r>
      <w:r w:rsidR="00A80BFA" w:rsidRPr="00BE259B">
        <w:rPr>
          <w:highlight w:val="green"/>
          <w:lang w:val="en-US"/>
        </w:rPr>
        <w:t xml:space="preserve"> – Wu Yong (Huawei)</w:t>
      </w:r>
    </w:p>
    <w:p w14:paraId="12BF625D" w14:textId="58371B5E" w:rsidR="00737A07" w:rsidRPr="00A80BFA" w:rsidRDefault="00737A07" w:rsidP="00737A07">
      <w:pPr>
        <w:rPr>
          <w:lang w:eastAsia="x-none"/>
        </w:rPr>
      </w:pPr>
      <w:r w:rsidRPr="00A80BFA">
        <w:rPr>
          <w:lang w:val="en-US"/>
        </w:rPr>
        <w:t>ITU</w:t>
      </w:r>
      <w:r w:rsidR="00A80BFA" w:rsidRPr="00A80BFA">
        <w:rPr>
          <w:lang w:val="en-US"/>
        </w:rPr>
        <w:t xml:space="preserve">: </w:t>
      </w:r>
      <w:r w:rsidRPr="00A80BFA">
        <w:rPr>
          <w:lang w:val="en-US" w:eastAsia="x-none"/>
        </w:rPr>
        <w:t xml:space="preserve">Email approval to derive the LTE peak spectral efficiency and peak data rate results with the text proposals in </w:t>
      </w:r>
      <w:hyperlink r:id="rId2508" w:history="1">
        <w:r w:rsidR="00D93AE1">
          <w:rPr>
            <w:rStyle w:val="Hyperlink"/>
            <w:lang w:val="en-US" w:eastAsia="x-none"/>
          </w:rPr>
          <w:t>R1-1809934</w:t>
        </w:r>
      </w:hyperlink>
      <w:r w:rsidRPr="00A80BFA">
        <w:rPr>
          <w:lang w:val="en-US" w:eastAsia="x-none"/>
        </w:rPr>
        <w:t xml:space="preserve"> as the star</w:t>
      </w:r>
      <w:r w:rsidR="00A80BFA">
        <w:rPr>
          <w:lang w:val="en-US" w:eastAsia="x-none"/>
        </w:rPr>
        <w:t xml:space="preserve">ting point, </w:t>
      </w:r>
      <w:r w:rsidR="00256B39">
        <w:rPr>
          <w:lang w:val="en-US" w:eastAsia="x-none"/>
        </w:rPr>
        <w:t xml:space="preserve">by </w:t>
      </w:r>
      <w:r w:rsidR="00A80BFA">
        <w:rPr>
          <w:lang w:val="en-US" w:eastAsia="x-none"/>
        </w:rPr>
        <w:t>August 29</w:t>
      </w:r>
      <w:r w:rsidR="00256B39" w:rsidRPr="00256B39">
        <w:rPr>
          <w:vertAlign w:val="superscript"/>
          <w:lang w:val="en-US" w:eastAsia="x-none"/>
        </w:rPr>
        <w:t>th</w:t>
      </w:r>
      <w:r w:rsidR="00256B39">
        <w:rPr>
          <w:lang w:val="en-US" w:eastAsia="x-none"/>
        </w:rPr>
        <w:t xml:space="preserve"> </w:t>
      </w:r>
      <w:r w:rsidR="00A80BFA">
        <w:rPr>
          <w:lang w:val="en-US" w:eastAsia="x-none"/>
        </w:rPr>
        <w:t>, 2018</w:t>
      </w:r>
    </w:p>
    <w:p w14:paraId="09E791F8" w14:textId="6DDFEC71" w:rsidR="00256B39" w:rsidRDefault="00256B39" w:rsidP="00256B39">
      <w:pPr>
        <w:rPr>
          <w:b/>
          <w:color w:val="C00000"/>
          <w:lang w:val="en-US" w:eastAsia="x-none"/>
        </w:rPr>
      </w:pPr>
      <w:r w:rsidRPr="00A80BFA">
        <w:rPr>
          <w:b/>
          <w:color w:val="C00000"/>
          <w:lang w:val="en-US" w:eastAsia="x-none"/>
        </w:rPr>
        <w:t xml:space="preserve">Done: </w:t>
      </w:r>
      <w:r>
        <w:rPr>
          <w:b/>
          <w:color w:val="C00000"/>
          <w:lang w:val="en-US" w:eastAsia="x-none"/>
        </w:rPr>
        <w:t>According to decision posted on August 30</w:t>
      </w:r>
      <w:r w:rsidRPr="00256B39">
        <w:rPr>
          <w:b/>
          <w:color w:val="C00000"/>
          <w:vertAlign w:val="superscript"/>
          <w:lang w:val="en-US" w:eastAsia="x-none"/>
        </w:rPr>
        <w:t>th</w:t>
      </w:r>
      <w:r>
        <w:rPr>
          <w:b/>
          <w:color w:val="C00000"/>
          <w:lang w:val="en-US" w:eastAsia="x-none"/>
        </w:rPr>
        <w:t>, the TP is endorsed as:</w:t>
      </w:r>
    </w:p>
    <w:p w14:paraId="427EAE2D" w14:textId="2B4BD27F" w:rsidR="00256B39" w:rsidRPr="00A80BFA" w:rsidRDefault="00256B39" w:rsidP="00256B39">
      <w:pPr>
        <w:rPr>
          <w:b/>
          <w:color w:val="C00000"/>
          <w:lang w:val="en-US" w:eastAsia="x-none"/>
        </w:rPr>
      </w:pPr>
      <w:r w:rsidRPr="00256B39">
        <w:rPr>
          <w:b/>
          <w:color w:val="C00000"/>
          <w:highlight w:val="green"/>
          <w:lang w:val="en-US" w:eastAsia="x-none"/>
        </w:rPr>
        <w:t>R1-1810012</w:t>
      </w:r>
      <w:r w:rsidRPr="00256B39">
        <w:rPr>
          <w:b/>
          <w:color w:val="C00000"/>
          <w:lang w:val="en-US" w:eastAsia="x-none"/>
        </w:rPr>
        <w:tab/>
        <w:t>Text proposal to TR37.910 for LTE peak data rate and peak spectral efficiency</w:t>
      </w:r>
      <w:r w:rsidRPr="00256B39">
        <w:rPr>
          <w:b/>
          <w:color w:val="C00000"/>
          <w:lang w:val="en-US" w:eastAsia="x-none"/>
        </w:rPr>
        <w:tab/>
        <w:t>Huawei</w:t>
      </w:r>
    </w:p>
    <w:p w14:paraId="532D4DAB" w14:textId="77777777" w:rsidR="00737A07" w:rsidRPr="00A80BFA" w:rsidRDefault="00737A07" w:rsidP="00737A07">
      <w:pPr>
        <w:rPr>
          <w:lang w:val="en-US"/>
        </w:rPr>
      </w:pPr>
    </w:p>
    <w:p w14:paraId="0C0988B1" w14:textId="56B9FC47" w:rsidR="00737A07" w:rsidRPr="00A80BFA" w:rsidRDefault="00737A07" w:rsidP="00737A07">
      <w:pPr>
        <w:rPr>
          <w:lang w:val="en-US" w:eastAsia="en-GB"/>
        </w:rPr>
      </w:pPr>
      <w:r w:rsidRPr="00BE259B">
        <w:rPr>
          <w:highlight w:val="green"/>
          <w:lang w:val="en-US"/>
        </w:rPr>
        <w:t>[94-NR-09]</w:t>
      </w:r>
      <w:r w:rsidR="00A80BFA" w:rsidRPr="00BE259B">
        <w:rPr>
          <w:highlight w:val="green"/>
          <w:lang w:val="en-US"/>
        </w:rPr>
        <w:t xml:space="preserve"> – Wu Yong (Huawei)</w:t>
      </w:r>
    </w:p>
    <w:p w14:paraId="657CB28C" w14:textId="19107C39" w:rsidR="00D93AE1" w:rsidRDefault="00737A07" w:rsidP="00737A07">
      <w:pPr>
        <w:rPr>
          <w:lang w:val="en-US" w:eastAsia="x-none"/>
        </w:rPr>
      </w:pPr>
      <w:r w:rsidRPr="00A80BFA">
        <w:rPr>
          <w:lang w:val="en-US"/>
        </w:rPr>
        <w:t>ITU</w:t>
      </w:r>
      <w:r w:rsidR="00A80BFA" w:rsidRPr="00A80BFA">
        <w:rPr>
          <w:lang w:val="en-US"/>
        </w:rPr>
        <w:t xml:space="preserve">: </w:t>
      </w:r>
      <w:r w:rsidRPr="00A80BFA">
        <w:rPr>
          <w:lang w:val="en-US" w:eastAsia="x-none"/>
        </w:rPr>
        <w:t xml:space="preserve">Email approval to derive the NR control plane latency evaluation results, based on the summary of CP latency evaluation parameters in </w:t>
      </w:r>
      <w:hyperlink r:id="rId2509" w:history="1">
        <w:r w:rsidR="00D93AE1">
          <w:rPr>
            <w:rStyle w:val="Hyperlink"/>
            <w:lang w:val="en-US" w:eastAsia="x-none"/>
          </w:rPr>
          <w:t>R1-1809947</w:t>
        </w:r>
      </w:hyperlink>
    </w:p>
    <w:p w14:paraId="426D6251" w14:textId="349C03CD" w:rsidR="00737A07" w:rsidRDefault="00A80BFA" w:rsidP="00737A07">
      <w:pPr>
        <w:rPr>
          <w:lang w:val="en-US" w:eastAsia="x-none"/>
        </w:rPr>
      </w:pPr>
      <w:r>
        <w:rPr>
          <w:lang w:val="en-US" w:eastAsia="x-none"/>
        </w:rPr>
        <w:t xml:space="preserve">, </w:t>
      </w:r>
      <w:r w:rsidR="00256B39">
        <w:rPr>
          <w:lang w:val="en-US" w:eastAsia="x-none"/>
        </w:rPr>
        <w:t xml:space="preserve">by </w:t>
      </w:r>
      <w:r>
        <w:rPr>
          <w:lang w:val="en-US" w:eastAsia="x-none"/>
        </w:rPr>
        <w:t>August 29</w:t>
      </w:r>
      <w:r w:rsidR="00256B39" w:rsidRPr="00256B39">
        <w:rPr>
          <w:vertAlign w:val="superscript"/>
          <w:lang w:val="en-US" w:eastAsia="x-none"/>
        </w:rPr>
        <w:t>th</w:t>
      </w:r>
      <w:r>
        <w:rPr>
          <w:lang w:val="en-US" w:eastAsia="x-none"/>
        </w:rPr>
        <w:t>, 2018.</w:t>
      </w:r>
    </w:p>
    <w:p w14:paraId="78654673" w14:textId="77777777" w:rsidR="00256B39" w:rsidRDefault="00256B39" w:rsidP="00256B39">
      <w:pPr>
        <w:rPr>
          <w:b/>
          <w:color w:val="C00000"/>
          <w:lang w:val="en-US" w:eastAsia="x-none"/>
        </w:rPr>
      </w:pPr>
      <w:r w:rsidRPr="00A80BFA">
        <w:rPr>
          <w:b/>
          <w:color w:val="C00000"/>
          <w:lang w:val="en-US" w:eastAsia="x-none"/>
        </w:rPr>
        <w:t xml:space="preserve">Done: </w:t>
      </w:r>
      <w:r>
        <w:rPr>
          <w:b/>
          <w:color w:val="C00000"/>
          <w:lang w:val="en-US" w:eastAsia="x-none"/>
        </w:rPr>
        <w:t>According to decision posted on August 30</w:t>
      </w:r>
      <w:r w:rsidRPr="00256B39">
        <w:rPr>
          <w:b/>
          <w:color w:val="C00000"/>
          <w:vertAlign w:val="superscript"/>
          <w:lang w:val="en-US" w:eastAsia="x-none"/>
        </w:rPr>
        <w:t>th</w:t>
      </w:r>
      <w:r>
        <w:rPr>
          <w:b/>
          <w:color w:val="C00000"/>
          <w:lang w:val="en-US" w:eastAsia="x-none"/>
        </w:rPr>
        <w:t>, the TP is endorsed as:</w:t>
      </w:r>
    </w:p>
    <w:p w14:paraId="1C5C4FBC" w14:textId="0B2C1274" w:rsidR="00737A07" w:rsidRPr="00256B39" w:rsidRDefault="00256B39" w:rsidP="00256B39">
      <w:pPr>
        <w:rPr>
          <w:b/>
          <w:color w:val="C00000"/>
          <w:lang w:val="en-US"/>
        </w:rPr>
      </w:pPr>
      <w:r w:rsidRPr="00256B39">
        <w:rPr>
          <w:b/>
          <w:color w:val="C00000"/>
          <w:highlight w:val="green"/>
          <w:lang w:val="en-US"/>
        </w:rPr>
        <w:t>R1-1810013</w:t>
      </w:r>
      <w:r w:rsidRPr="00256B39">
        <w:rPr>
          <w:b/>
          <w:color w:val="C00000"/>
          <w:lang w:val="en-US"/>
        </w:rPr>
        <w:tab/>
        <w:t>Text proposal to TR37.910 for NR control plane latency</w:t>
      </w:r>
      <w:r w:rsidRPr="00256B39">
        <w:rPr>
          <w:b/>
          <w:color w:val="C00000"/>
          <w:lang w:val="en-US"/>
        </w:rPr>
        <w:tab/>
        <w:t>Huawei</w:t>
      </w:r>
    </w:p>
    <w:p w14:paraId="177E2C34" w14:textId="77777777" w:rsidR="005F524C" w:rsidRDefault="005F524C" w:rsidP="00D233DD">
      <w:pPr>
        <w:rPr>
          <w:lang w:val="en-US"/>
        </w:rPr>
      </w:pPr>
    </w:p>
    <w:p w14:paraId="2EE22E6C" w14:textId="40687618" w:rsidR="00F445D6"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sz w:val="20"/>
          <w:szCs w:val="20"/>
        </w:rPr>
        <w:br w:type="page"/>
      </w:r>
      <w:bookmarkStart w:id="1104" w:name="_Toc526458983"/>
      <w:r w:rsidR="00F445D6" w:rsidRPr="000B1042">
        <w:rPr>
          <w:rFonts w:ascii="Times New Roman" w:hAnsi="Times New Roman" w:cs="Times New Roman"/>
          <w:sz w:val="20"/>
          <w:szCs w:val="20"/>
        </w:rPr>
        <w:lastRenderedPageBreak/>
        <w:t>Annex G:</w:t>
      </w:r>
      <w:r w:rsidR="00F445D6" w:rsidRPr="000B1042">
        <w:rPr>
          <w:rFonts w:ascii="Times New Roman" w:hAnsi="Times New Roman" w:cs="Times New Roman"/>
          <w:sz w:val="20"/>
          <w:szCs w:val="20"/>
        </w:rPr>
        <w:tab/>
        <w:t xml:space="preserve">List of participants at RAN1 </w:t>
      </w:r>
      <w:r w:rsidR="001E17A8">
        <w:rPr>
          <w:rFonts w:ascii="Times New Roman" w:hAnsi="Times New Roman" w:cs="Times New Roman"/>
          <w:sz w:val="20"/>
          <w:szCs w:val="20"/>
        </w:rPr>
        <w:t>#94</w:t>
      </w:r>
      <w:bookmarkEnd w:id="1104"/>
    </w:p>
    <w:p w14:paraId="7AC8532D" w14:textId="77777777" w:rsidR="005C5573" w:rsidRPr="000B1042" w:rsidRDefault="005C5573" w:rsidP="005C5573">
      <w:pPr>
        <w:rPr>
          <w:szCs w:val="20"/>
        </w:rPr>
      </w:pPr>
    </w:p>
    <w:p w14:paraId="7D0188F5" w14:textId="77777777" w:rsidR="007A5AC0" w:rsidRPr="000B1042" w:rsidRDefault="007A5AC0" w:rsidP="009643F7">
      <w:pPr>
        <w:rPr>
          <w:szCs w:val="20"/>
        </w:rPr>
      </w:pPr>
      <w:r w:rsidRPr="000B1042">
        <w:rPr>
          <w:szCs w:val="20"/>
        </w:rPr>
        <w:t>Please see excel file attached to this report</w:t>
      </w:r>
    </w:p>
    <w:p w14:paraId="3EF024D4" w14:textId="77777777" w:rsidR="007A5AC0" w:rsidRPr="000B1042" w:rsidRDefault="007A5AC0" w:rsidP="009643F7">
      <w:pPr>
        <w:rPr>
          <w:rFonts w:ascii="Times New Roman" w:eastAsia="SimSun" w:hAnsi="Times New Roman"/>
          <w:kern w:val="2"/>
          <w:szCs w:val="20"/>
        </w:rPr>
      </w:pPr>
    </w:p>
    <w:p w14:paraId="242BFCB6" w14:textId="01084A64" w:rsidR="008755AE" w:rsidRPr="000B1042" w:rsidRDefault="007A5AC0" w:rsidP="008755AE">
      <w:pPr>
        <w:pStyle w:val="Heading1"/>
        <w:numPr>
          <w:ilvl w:val="0"/>
          <w:numId w:val="0"/>
        </w:numPr>
        <w:spacing w:before="0" w:after="0"/>
        <w:rPr>
          <w:rFonts w:ascii="Times New Roman" w:eastAsia="MS Mincho" w:hAnsi="Times New Roman" w:cs="Times New Roman"/>
          <w:sz w:val="20"/>
          <w:szCs w:val="20"/>
          <w:lang w:eastAsia="ja-JP"/>
        </w:rPr>
      </w:pPr>
      <w:r w:rsidRPr="000B1042">
        <w:rPr>
          <w:rFonts w:ascii="Times New Roman" w:hAnsi="Times New Roman" w:cs="Times New Roman"/>
          <w:sz w:val="20"/>
          <w:szCs w:val="20"/>
        </w:rPr>
        <w:br w:type="page"/>
      </w:r>
      <w:bookmarkStart w:id="1105" w:name="_Toc436387513"/>
      <w:bookmarkStart w:id="1106" w:name="_Toc526458984"/>
      <w:r w:rsidR="008755AE" w:rsidRPr="000B1042">
        <w:rPr>
          <w:rFonts w:ascii="Times New Roman" w:hAnsi="Times New Roman" w:cs="Times New Roman"/>
          <w:sz w:val="20"/>
          <w:szCs w:val="20"/>
        </w:rPr>
        <w:lastRenderedPageBreak/>
        <w:t>Annex H:</w:t>
      </w:r>
      <w:r w:rsidR="008755AE" w:rsidRPr="000B1042">
        <w:rPr>
          <w:rFonts w:ascii="Times New Roman" w:hAnsi="Times New Roman" w:cs="Times New Roman"/>
          <w:sz w:val="20"/>
          <w:szCs w:val="20"/>
        </w:rPr>
        <w:tab/>
        <w:t xml:space="preserve">TSG RAN WG1 meetings in </w:t>
      </w:r>
      <w:r w:rsidR="008755AE" w:rsidRPr="000B1042">
        <w:rPr>
          <w:rFonts w:ascii="Times New Roman" w:eastAsia="MS Mincho" w:hAnsi="Times New Roman" w:cs="Times New Roman"/>
          <w:sz w:val="20"/>
          <w:szCs w:val="20"/>
          <w:lang w:eastAsia="ja-JP"/>
        </w:rPr>
        <w:t>201</w:t>
      </w:r>
      <w:r w:rsidR="00701F9B">
        <w:rPr>
          <w:rFonts w:ascii="Times New Roman" w:eastAsia="MS Mincho" w:hAnsi="Times New Roman" w:cs="Times New Roman"/>
          <w:sz w:val="20"/>
          <w:szCs w:val="20"/>
          <w:lang w:eastAsia="ja-JP"/>
        </w:rPr>
        <w:t>8</w:t>
      </w:r>
      <w:r w:rsidR="008755AE" w:rsidRPr="000B1042">
        <w:rPr>
          <w:rFonts w:ascii="Times New Roman" w:eastAsia="MS Mincho" w:hAnsi="Times New Roman" w:cs="Times New Roman"/>
          <w:sz w:val="20"/>
          <w:szCs w:val="20"/>
          <w:lang w:eastAsia="ja-JP"/>
        </w:rPr>
        <w:t xml:space="preserve"> – 201</w:t>
      </w:r>
      <w:bookmarkEnd w:id="1105"/>
      <w:r w:rsidR="00701F9B">
        <w:rPr>
          <w:rFonts w:ascii="Times New Roman" w:eastAsia="MS Mincho" w:hAnsi="Times New Roman" w:cs="Times New Roman"/>
          <w:sz w:val="20"/>
          <w:szCs w:val="20"/>
          <w:lang w:eastAsia="ja-JP"/>
        </w:rPr>
        <w:t>9</w:t>
      </w:r>
      <w:bookmarkEnd w:id="1106"/>
    </w:p>
    <w:p w14:paraId="468AA5E3" w14:textId="77777777" w:rsidR="008755AE" w:rsidRPr="000B1042" w:rsidRDefault="008755AE" w:rsidP="008755AE">
      <w:pPr>
        <w:rPr>
          <w:szCs w:val="20"/>
          <w:lang w:eastAsia="ja-JP"/>
        </w:rPr>
      </w:pPr>
    </w:p>
    <w:tbl>
      <w:tblPr>
        <w:tblW w:w="106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48"/>
        <w:gridCol w:w="1119"/>
        <w:gridCol w:w="3151"/>
        <w:gridCol w:w="1975"/>
        <w:gridCol w:w="1008"/>
      </w:tblGrid>
      <w:tr w:rsidR="00F40D66" w:rsidRPr="000B1042" w14:paraId="38078086" w14:textId="77777777" w:rsidTr="00765707">
        <w:trPr>
          <w:cantSplit/>
          <w:trHeight w:val="255"/>
          <w:jc w:val="center"/>
        </w:trPr>
        <w:tc>
          <w:tcPr>
            <w:tcW w:w="3348" w:type="dxa"/>
            <w:shd w:val="clear" w:color="auto" w:fill="FFFFCC"/>
            <w:noWrap/>
            <w:vAlign w:val="center"/>
          </w:tcPr>
          <w:p w14:paraId="1BE737CE" w14:textId="77777777" w:rsidR="00F40D66" w:rsidRPr="000B1042" w:rsidRDefault="00F40D66" w:rsidP="00765707">
            <w:pPr>
              <w:rPr>
                <w:rFonts w:ascii="Times New Roman" w:eastAsia="Arial Unicode MS" w:hAnsi="Times New Roman"/>
                <w:b/>
                <w:bCs/>
                <w:szCs w:val="20"/>
              </w:rPr>
            </w:pPr>
            <w:r w:rsidRPr="000B1042">
              <w:rPr>
                <w:rFonts w:ascii="Times New Roman" w:hAnsi="Times New Roman"/>
                <w:b/>
                <w:bCs/>
                <w:szCs w:val="20"/>
              </w:rPr>
              <w:t>TITLE</w:t>
            </w:r>
          </w:p>
        </w:tc>
        <w:tc>
          <w:tcPr>
            <w:tcW w:w="1119" w:type="dxa"/>
            <w:shd w:val="clear" w:color="auto" w:fill="FFFFCC"/>
            <w:noWrap/>
            <w:vAlign w:val="center"/>
          </w:tcPr>
          <w:p w14:paraId="10549FE6" w14:textId="77777777" w:rsidR="00F40D66" w:rsidRPr="000B1042" w:rsidRDefault="00F40D66" w:rsidP="00765707">
            <w:pPr>
              <w:rPr>
                <w:rFonts w:ascii="Times New Roman" w:eastAsia="Arial Unicode MS" w:hAnsi="Times New Roman"/>
                <w:b/>
                <w:bCs/>
                <w:szCs w:val="20"/>
              </w:rPr>
            </w:pPr>
            <w:r w:rsidRPr="000B1042">
              <w:rPr>
                <w:rFonts w:ascii="Times New Roman" w:hAnsi="Times New Roman"/>
                <w:b/>
                <w:bCs/>
                <w:szCs w:val="20"/>
              </w:rPr>
              <w:t>TYPE</w:t>
            </w:r>
          </w:p>
        </w:tc>
        <w:tc>
          <w:tcPr>
            <w:tcW w:w="3151" w:type="dxa"/>
            <w:shd w:val="clear" w:color="auto" w:fill="FFFFCC"/>
            <w:noWrap/>
            <w:vAlign w:val="center"/>
          </w:tcPr>
          <w:p w14:paraId="1986E7AA" w14:textId="77777777" w:rsidR="00F40D66" w:rsidRPr="000B1042" w:rsidRDefault="00F40D66" w:rsidP="00765707">
            <w:pPr>
              <w:rPr>
                <w:rFonts w:ascii="Times New Roman" w:eastAsia="Arial Unicode MS" w:hAnsi="Times New Roman"/>
                <w:b/>
                <w:bCs/>
                <w:szCs w:val="20"/>
              </w:rPr>
            </w:pPr>
            <w:r w:rsidRPr="000B1042">
              <w:rPr>
                <w:rFonts w:ascii="Times New Roman" w:hAnsi="Times New Roman"/>
                <w:b/>
                <w:bCs/>
                <w:szCs w:val="20"/>
              </w:rPr>
              <w:t>DATES</w:t>
            </w:r>
          </w:p>
        </w:tc>
        <w:tc>
          <w:tcPr>
            <w:tcW w:w="1975" w:type="dxa"/>
            <w:shd w:val="clear" w:color="auto" w:fill="FFFFCC"/>
            <w:noWrap/>
            <w:vAlign w:val="center"/>
          </w:tcPr>
          <w:p w14:paraId="67722592" w14:textId="77777777" w:rsidR="00F40D66" w:rsidRPr="000B1042" w:rsidRDefault="00F40D66" w:rsidP="00765707">
            <w:pPr>
              <w:rPr>
                <w:rFonts w:ascii="Times New Roman" w:eastAsia="Arial Unicode MS" w:hAnsi="Times New Roman"/>
                <w:b/>
                <w:bCs/>
                <w:szCs w:val="20"/>
              </w:rPr>
            </w:pPr>
            <w:r w:rsidRPr="000B1042">
              <w:rPr>
                <w:rFonts w:ascii="Times New Roman" w:hAnsi="Times New Roman"/>
                <w:b/>
                <w:bCs/>
                <w:szCs w:val="20"/>
              </w:rPr>
              <w:t>LOCATION</w:t>
            </w:r>
          </w:p>
        </w:tc>
        <w:tc>
          <w:tcPr>
            <w:tcW w:w="1008" w:type="dxa"/>
            <w:shd w:val="clear" w:color="auto" w:fill="FFFFCC"/>
            <w:noWrap/>
            <w:vAlign w:val="center"/>
          </w:tcPr>
          <w:p w14:paraId="21183073" w14:textId="77777777" w:rsidR="00F40D66" w:rsidRPr="000B1042" w:rsidRDefault="00F40D66" w:rsidP="00765707">
            <w:pPr>
              <w:rPr>
                <w:rFonts w:ascii="Times New Roman" w:eastAsia="Arial Unicode MS" w:hAnsi="Times New Roman"/>
                <w:b/>
                <w:bCs/>
                <w:szCs w:val="20"/>
              </w:rPr>
            </w:pPr>
            <w:r w:rsidRPr="000B1042">
              <w:rPr>
                <w:rFonts w:ascii="Times New Roman" w:hAnsi="Times New Roman"/>
                <w:b/>
                <w:bCs/>
                <w:szCs w:val="20"/>
              </w:rPr>
              <w:t>CTRY</w:t>
            </w:r>
          </w:p>
        </w:tc>
      </w:tr>
      <w:tr w:rsidR="00F40D66" w:rsidRPr="000B1042" w14:paraId="1C7DC9B1" w14:textId="77777777" w:rsidTr="00765707">
        <w:trPr>
          <w:cantSplit/>
          <w:trHeight w:val="20"/>
          <w:jc w:val="center"/>
        </w:trPr>
        <w:tc>
          <w:tcPr>
            <w:tcW w:w="3348" w:type="dxa"/>
            <w:noWrap/>
            <w:tcMar>
              <w:top w:w="57" w:type="dxa"/>
              <w:left w:w="57" w:type="dxa"/>
              <w:bottom w:w="57" w:type="dxa"/>
              <w:right w:w="57" w:type="dxa"/>
            </w:tcMar>
          </w:tcPr>
          <w:p w14:paraId="73F7E01C" w14:textId="77777777" w:rsidR="00F40D66" w:rsidRPr="000B1042" w:rsidRDefault="00F40D66" w:rsidP="00765707">
            <w:pPr>
              <w:rPr>
                <w:rFonts w:ascii="Times New Roman" w:hAnsi="Times New Roman"/>
                <w:szCs w:val="20"/>
                <w:u w:val="single"/>
              </w:rPr>
            </w:pPr>
            <w:r w:rsidRPr="000B1042">
              <w:rPr>
                <w:rFonts w:ascii="Times New Roman" w:hAnsi="Times New Roman"/>
                <w:szCs w:val="20"/>
                <w:u w:val="single"/>
              </w:rPr>
              <w:t>3GPPRAN1#9</w:t>
            </w:r>
            <w:r>
              <w:rPr>
                <w:rFonts w:ascii="Times New Roman" w:hAnsi="Times New Roman"/>
                <w:szCs w:val="20"/>
                <w:u w:val="single"/>
              </w:rPr>
              <w:t>4bis</w:t>
            </w:r>
          </w:p>
        </w:tc>
        <w:tc>
          <w:tcPr>
            <w:tcW w:w="1119" w:type="dxa"/>
            <w:noWrap/>
            <w:tcMar>
              <w:top w:w="57" w:type="dxa"/>
              <w:left w:w="57" w:type="dxa"/>
              <w:bottom w:w="57" w:type="dxa"/>
              <w:right w:w="57" w:type="dxa"/>
            </w:tcMar>
          </w:tcPr>
          <w:p w14:paraId="075D84D1" w14:textId="77777777" w:rsidR="00F40D66" w:rsidRPr="000B1042" w:rsidRDefault="00F40D66" w:rsidP="00765707">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29BCF61B" w14:textId="77777777" w:rsidR="00F40D66" w:rsidRPr="00F71663" w:rsidRDefault="00F40D66" w:rsidP="00765707">
            <w:pPr>
              <w:rPr>
                <w:rFonts w:ascii="Times New Roman" w:hAnsi="Times New Roman"/>
                <w:szCs w:val="20"/>
              </w:rPr>
            </w:pPr>
            <w:r w:rsidRPr="00F71663">
              <w:rPr>
                <w:rFonts w:ascii="Times New Roman" w:hAnsi="Times New Roman"/>
                <w:szCs w:val="20"/>
              </w:rPr>
              <w:t xml:space="preserve">8 </w:t>
            </w:r>
            <w:r>
              <w:rPr>
                <w:rFonts w:ascii="Times New Roman" w:hAnsi="Times New Roman"/>
                <w:szCs w:val="20"/>
              </w:rPr>
              <w:t>–</w:t>
            </w:r>
            <w:r w:rsidRPr="00F71663">
              <w:rPr>
                <w:rFonts w:ascii="Times New Roman" w:hAnsi="Times New Roman"/>
                <w:szCs w:val="20"/>
              </w:rPr>
              <w:t xml:space="preserve"> 12</w:t>
            </w:r>
            <w:r>
              <w:rPr>
                <w:rFonts w:ascii="Times New Roman" w:hAnsi="Times New Roman"/>
                <w:szCs w:val="20"/>
              </w:rPr>
              <w:t xml:space="preserve"> </w:t>
            </w:r>
            <w:r w:rsidRPr="00F71663">
              <w:rPr>
                <w:rFonts w:ascii="Times New Roman" w:hAnsi="Times New Roman"/>
                <w:szCs w:val="20"/>
              </w:rPr>
              <w:t>Oct 2018</w:t>
            </w:r>
          </w:p>
        </w:tc>
        <w:tc>
          <w:tcPr>
            <w:tcW w:w="1975" w:type="dxa"/>
            <w:noWrap/>
            <w:tcMar>
              <w:top w:w="57" w:type="dxa"/>
              <w:left w:w="57" w:type="dxa"/>
              <w:bottom w:w="57" w:type="dxa"/>
              <w:right w:w="57" w:type="dxa"/>
            </w:tcMar>
          </w:tcPr>
          <w:p w14:paraId="513A3BC8" w14:textId="212E172D" w:rsidR="00F40D66" w:rsidRPr="00F71663" w:rsidRDefault="00F40D66" w:rsidP="00765707">
            <w:pPr>
              <w:rPr>
                <w:rFonts w:ascii="Times New Roman" w:eastAsia="Arial Unicode MS" w:hAnsi="Times New Roman"/>
                <w:szCs w:val="20"/>
              </w:rPr>
            </w:pPr>
            <w:r>
              <w:rPr>
                <w:rFonts w:ascii="Times New Roman" w:eastAsia="Arial Unicode MS" w:hAnsi="Times New Roman"/>
                <w:szCs w:val="20"/>
              </w:rPr>
              <w:t>Chengdu</w:t>
            </w:r>
          </w:p>
        </w:tc>
        <w:tc>
          <w:tcPr>
            <w:tcW w:w="1008" w:type="dxa"/>
            <w:noWrap/>
            <w:tcMar>
              <w:top w:w="57" w:type="dxa"/>
              <w:left w:w="57" w:type="dxa"/>
              <w:bottom w:w="57" w:type="dxa"/>
              <w:right w:w="57" w:type="dxa"/>
            </w:tcMar>
          </w:tcPr>
          <w:p w14:paraId="4214368E" w14:textId="77777777" w:rsidR="00F40D66" w:rsidRPr="00F71663" w:rsidRDefault="00F40D66" w:rsidP="00765707">
            <w:pPr>
              <w:rPr>
                <w:rFonts w:ascii="Times New Roman" w:eastAsia="Arial Unicode MS" w:hAnsi="Times New Roman"/>
                <w:szCs w:val="20"/>
              </w:rPr>
            </w:pPr>
            <w:r w:rsidRPr="000B1042">
              <w:rPr>
                <w:rFonts w:ascii="Times New Roman" w:eastAsia="Arial Unicode MS" w:hAnsi="Times New Roman"/>
                <w:szCs w:val="20"/>
              </w:rPr>
              <w:t>China</w:t>
            </w:r>
          </w:p>
        </w:tc>
      </w:tr>
      <w:tr w:rsidR="00F40D66" w:rsidRPr="000B1042" w14:paraId="50D19759" w14:textId="77777777" w:rsidTr="00765707">
        <w:trPr>
          <w:cantSplit/>
          <w:trHeight w:val="20"/>
          <w:jc w:val="center"/>
        </w:trPr>
        <w:tc>
          <w:tcPr>
            <w:tcW w:w="3348" w:type="dxa"/>
            <w:noWrap/>
            <w:tcMar>
              <w:top w:w="57" w:type="dxa"/>
              <w:left w:w="57" w:type="dxa"/>
              <w:bottom w:w="57" w:type="dxa"/>
              <w:right w:w="57" w:type="dxa"/>
            </w:tcMar>
          </w:tcPr>
          <w:p w14:paraId="20AF588E" w14:textId="77777777" w:rsidR="00F40D66" w:rsidRPr="000B1042" w:rsidRDefault="00F40D66" w:rsidP="00765707">
            <w:pPr>
              <w:rPr>
                <w:rFonts w:ascii="Times New Roman" w:hAnsi="Times New Roman"/>
                <w:szCs w:val="20"/>
                <w:u w:val="single"/>
              </w:rPr>
            </w:pPr>
            <w:r w:rsidRPr="000B1042">
              <w:rPr>
                <w:rFonts w:ascii="Times New Roman" w:hAnsi="Times New Roman"/>
                <w:szCs w:val="20"/>
                <w:u w:val="single"/>
              </w:rPr>
              <w:t>3GPPRAN1#9</w:t>
            </w:r>
            <w:r>
              <w:rPr>
                <w:rFonts w:ascii="Times New Roman" w:hAnsi="Times New Roman"/>
                <w:szCs w:val="20"/>
                <w:u w:val="single"/>
              </w:rPr>
              <w:t>5</w:t>
            </w:r>
          </w:p>
        </w:tc>
        <w:tc>
          <w:tcPr>
            <w:tcW w:w="1119" w:type="dxa"/>
            <w:noWrap/>
            <w:tcMar>
              <w:top w:w="57" w:type="dxa"/>
              <w:left w:w="57" w:type="dxa"/>
              <w:bottom w:w="57" w:type="dxa"/>
              <w:right w:w="57" w:type="dxa"/>
            </w:tcMar>
          </w:tcPr>
          <w:p w14:paraId="01E4FD7B" w14:textId="77777777" w:rsidR="00F40D66" w:rsidRPr="000B1042" w:rsidRDefault="00F40D66" w:rsidP="00765707">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48DD0C82" w14:textId="77777777" w:rsidR="00F40D66" w:rsidRPr="00F71663" w:rsidRDefault="00F40D66" w:rsidP="00765707">
            <w:pPr>
              <w:rPr>
                <w:rFonts w:ascii="Times New Roman" w:hAnsi="Times New Roman"/>
                <w:szCs w:val="20"/>
              </w:rPr>
            </w:pPr>
            <w:r w:rsidRPr="00F71663">
              <w:rPr>
                <w:rFonts w:ascii="Times New Roman" w:hAnsi="Times New Roman"/>
                <w:szCs w:val="20"/>
              </w:rPr>
              <w:t xml:space="preserve">12 </w:t>
            </w:r>
            <w:r>
              <w:rPr>
                <w:rFonts w:ascii="Times New Roman" w:hAnsi="Times New Roman"/>
                <w:szCs w:val="20"/>
              </w:rPr>
              <w:t>–</w:t>
            </w:r>
            <w:r w:rsidRPr="00F71663">
              <w:rPr>
                <w:rFonts w:ascii="Times New Roman" w:hAnsi="Times New Roman"/>
                <w:szCs w:val="20"/>
              </w:rPr>
              <w:t xml:space="preserve"> 16</w:t>
            </w:r>
            <w:r>
              <w:rPr>
                <w:rFonts w:ascii="Times New Roman" w:hAnsi="Times New Roman"/>
                <w:szCs w:val="20"/>
              </w:rPr>
              <w:t xml:space="preserve"> </w:t>
            </w:r>
            <w:r w:rsidRPr="00F71663">
              <w:rPr>
                <w:rFonts w:ascii="Times New Roman" w:hAnsi="Times New Roman"/>
                <w:szCs w:val="20"/>
              </w:rPr>
              <w:t>Nov 2018</w:t>
            </w:r>
          </w:p>
        </w:tc>
        <w:tc>
          <w:tcPr>
            <w:tcW w:w="1975" w:type="dxa"/>
            <w:noWrap/>
            <w:tcMar>
              <w:top w:w="57" w:type="dxa"/>
              <w:left w:w="57" w:type="dxa"/>
              <w:bottom w:w="57" w:type="dxa"/>
              <w:right w:w="57" w:type="dxa"/>
            </w:tcMar>
          </w:tcPr>
          <w:p w14:paraId="6335B33D" w14:textId="28A0BC6B" w:rsidR="00F40D66" w:rsidRPr="00F71663" w:rsidRDefault="006F69F8" w:rsidP="00765707">
            <w:pPr>
              <w:rPr>
                <w:rFonts w:ascii="Times New Roman" w:eastAsia="Arial Unicode MS" w:hAnsi="Times New Roman"/>
                <w:szCs w:val="20"/>
              </w:rPr>
            </w:pPr>
            <w:r>
              <w:rPr>
                <w:rFonts w:ascii="Times New Roman" w:eastAsia="Arial Unicode MS" w:hAnsi="Times New Roman"/>
                <w:szCs w:val="20"/>
              </w:rPr>
              <w:t>Spokane</w:t>
            </w:r>
          </w:p>
        </w:tc>
        <w:tc>
          <w:tcPr>
            <w:tcW w:w="1008" w:type="dxa"/>
            <w:noWrap/>
            <w:tcMar>
              <w:top w:w="57" w:type="dxa"/>
              <w:left w:w="57" w:type="dxa"/>
              <w:bottom w:w="57" w:type="dxa"/>
              <w:right w:w="57" w:type="dxa"/>
            </w:tcMar>
          </w:tcPr>
          <w:p w14:paraId="1E2A1E1A" w14:textId="77777777" w:rsidR="00F40D66" w:rsidRPr="00F71663" w:rsidRDefault="00F40D66" w:rsidP="00765707">
            <w:pPr>
              <w:rPr>
                <w:rFonts w:ascii="Times New Roman" w:eastAsia="Arial Unicode MS" w:hAnsi="Times New Roman"/>
                <w:szCs w:val="20"/>
              </w:rPr>
            </w:pPr>
            <w:r>
              <w:rPr>
                <w:rFonts w:ascii="Times New Roman" w:eastAsia="Arial Unicode MS" w:hAnsi="Times New Roman"/>
                <w:szCs w:val="20"/>
              </w:rPr>
              <w:t>US</w:t>
            </w:r>
          </w:p>
        </w:tc>
      </w:tr>
      <w:tr w:rsidR="00F40D66" w:rsidRPr="000B1042" w14:paraId="0473BF85" w14:textId="77777777" w:rsidTr="00765707">
        <w:trPr>
          <w:cantSplit/>
          <w:trHeight w:val="20"/>
          <w:jc w:val="center"/>
        </w:trPr>
        <w:tc>
          <w:tcPr>
            <w:tcW w:w="3348" w:type="dxa"/>
            <w:noWrap/>
            <w:tcMar>
              <w:top w:w="57" w:type="dxa"/>
              <w:left w:w="57" w:type="dxa"/>
              <w:bottom w:w="57" w:type="dxa"/>
              <w:right w:w="57" w:type="dxa"/>
            </w:tcMar>
          </w:tcPr>
          <w:p w14:paraId="13A80B40" w14:textId="76CD5B31" w:rsidR="00F40D66" w:rsidRPr="000B1042" w:rsidRDefault="00196B93" w:rsidP="00765707">
            <w:pPr>
              <w:rPr>
                <w:rFonts w:ascii="Times New Roman" w:hAnsi="Times New Roman"/>
                <w:szCs w:val="20"/>
                <w:u w:val="single"/>
              </w:rPr>
            </w:pPr>
            <w:r>
              <w:rPr>
                <w:rFonts w:ascii="Times New Roman" w:hAnsi="Times New Roman"/>
                <w:szCs w:val="20"/>
                <w:u w:val="single"/>
              </w:rPr>
              <w:t>3GPPRAN1-AH-1901</w:t>
            </w:r>
          </w:p>
        </w:tc>
        <w:tc>
          <w:tcPr>
            <w:tcW w:w="1119" w:type="dxa"/>
            <w:noWrap/>
            <w:tcMar>
              <w:top w:w="57" w:type="dxa"/>
              <w:left w:w="57" w:type="dxa"/>
              <w:bottom w:w="57" w:type="dxa"/>
              <w:right w:w="57" w:type="dxa"/>
            </w:tcMar>
          </w:tcPr>
          <w:p w14:paraId="30C44887" w14:textId="77777777" w:rsidR="00F40D66" w:rsidRPr="000B1042" w:rsidRDefault="00F40D66" w:rsidP="00765707">
            <w:pPr>
              <w:rPr>
                <w:rFonts w:ascii="Times New Roman" w:hAnsi="Times New Roman"/>
                <w:szCs w:val="20"/>
                <w:u w:val="single"/>
              </w:rPr>
            </w:pPr>
            <w:r>
              <w:rPr>
                <w:rFonts w:ascii="Times New Roman" w:hAnsi="Times New Roman"/>
                <w:szCs w:val="20"/>
                <w:u w:val="single"/>
              </w:rPr>
              <w:t>AH</w:t>
            </w:r>
          </w:p>
        </w:tc>
        <w:tc>
          <w:tcPr>
            <w:tcW w:w="3151" w:type="dxa"/>
            <w:noWrap/>
            <w:tcMar>
              <w:top w:w="57" w:type="dxa"/>
              <w:left w:w="57" w:type="dxa"/>
              <w:bottom w:w="57" w:type="dxa"/>
              <w:right w:w="57" w:type="dxa"/>
            </w:tcMar>
            <w:vAlign w:val="center"/>
          </w:tcPr>
          <w:p w14:paraId="751F384F" w14:textId="77777777" w:rsidR="00F40D66" w:rsidRPr="00F71663" w:rsidRDefault="00F40D66" w:rsidP="00765707">
            <w:pPr>
              <w:rPr>
                <w:rFonts w:ascii="Times New Roman" w:hAnsi="Times New Roman"/>
                <w:szCs w:val="20"/>
              </w:rPr>
            </w:pPr>
            <w:r w:rsidRPr="00992482">
              <w:rPr>
                <w:rFonts w:ascii="Times New Roman" w:hAnsi="Times New Roman"/>
                <w:szCs w:val="20"/>
              </w:rPr>
              <w:t>21 - 25 Jan 2019</w:t>
            </w:r>
          </w:p>
        </w:tc>
        <w:tc>
          <w:tcPr>
            <w:tcW w:w="1975" w:type="dxa"/>
            <w:noWrap/>
            <w:tcMar>
              <w:top w:w="57" w:type="dxa"/>
              <w:left w:w="57" w:type="dxa"/>
              <w:bottom w:w="57" w:type="dxa"/>
              <w:right w:w="57" w:type="dxa"/>
            </w:tcMar>
          </w:tcPr>
          <w:p w14:paraId="49C023A9" w14:textId="13EF33B6" w:rsidR="00F40D66" w:rsidRDefault="00F40D66" w:rsidP="006F69F8">
            <w:pPr>
              <w:rPr>
                <w:rFonts w:ascii="Times New Roman" w:eastAsia="Arial Unicode MS" w:hAnsi="Times New Roman"/>
                <w:szCs w:val="20"/>
              </w:rPr>
            </w:pPr>
            <w:r>
              <w:rPr>
                <w:rFonts w:ascii="Times New Roman" w:eastAsia="Arial Unicode MS" w:hAnsi="Times New Roman"/>
                <w:szCs w:val="20"/>
              </w:rPr>
              <w:t>T</w:t>
            </w:r>
            <w:r w:rsidR="006F69F8">
              <w:rPr>
                <w:rFonts w:ascii="Times New Roman" w:eastAsia="Arial Unicode MS" w:hAnsi="Times New Roman"/>
                <w:szCs w:val="20"/>
              </w:rPr>
              <w:t>aipei</w:t>
            </w:r>
          </w:p>
        </w:tc>
        <w:tc>
          <w:tcPr>
            <w:tcW w:w="1008" w:type="dxa"/>
            <w:noWrap/>
            <w:tcMar>
              <w:top w:w="57" w:type="dxa"/>
              <w:left w:w="57" w:type="dxa"/>
              <w:bottom w:w="57" w:type="dxa"/>
              <w:right w:w="57" w:type="dxa"/>
            </w:tcMar>
          </w:tcPr>
          <w:p w14:paraId="6B24F910" w14:textId="08B7F713" w:rsidR="00F40D66" w:rsidRDefault="006F69F8" w:rsidP="00765707">
            <w:pPr>
              <w:rPr>
                <w:rFonts w:ascii="Times New Roman" w:eastAsia="Arial Unicode MS" w:hAnsi="Times New Roman"/>
                <w:szCs w:val="20"/>
              </w:rPr>
            </w:pPr>
            <w:r>
              <w:rPr>
                <w:rFonts w:ascii="Times New Roman" w:eastAsia="Arial Unicode MS" w:hAnsi="Times New Roman"/>
                <w:szCs w:val="20"/>
              </w:rPr>
              <w:t>Taiwan</w:t>
            </w:r>
          </w:p>
        </w:tc>
      </w:tr>
      <w:tr w:rsidR="00F40D66" w:rsidRPr="000B1042" w14:paraId="436B32F3" w14:textId="77777777" w:rsidTr="00765707">
        <w:trPr>
          <w:cantSplit/>
          <w:trHeight w:val="20"/>
          <w:jc w:val="center"/>
        </w:trPr>
        <w:tc>
          <w:tcPr>
            <w:tcW w:w="3348" w:type="dxa"/>
            <w:noWrap/>
            <w:tcMar>
              <w:top w:w="57" w:type="dxa"/>
              <w:left w:w="57" w:type="dxa"/>
              <w:bottom w:w="57" w:type="dxa"/>
              <w:right w:w="57" w:type="dxa"/>
            </w:tcMar>
          </w:tcPr>
          <w:p w14:paraId="67870996" w14:textId="77777777" w:rsidR="00F40D66" w:rsidRPr="000B1042" w:rsidRDefault="00F40D66" w:rsidP="00765707">
            <w:pPr>
              <w:rPr>
                <w:rFonts w:ascii="Times New Roman" w:hAnsi="Times New Roman"/>
                <w:szCs w:val="20"/>
                <w:u w:val="single"/>
              </w:rPr>
            </w:pPr>
            <w:r w:rsidRPr="00992482">
              <w:rPr>
                <w:rFonts w:ascii="Times New Roman" w:hAnsi="Times New Roman"/>
                <w:szCs w:val="20"/>
                <w:u w:val="single"/>
              </w:rPr>
              <w:t>3GPPRAN1#9</w:t>
            </w:r>
            <w:r>
              <w:rPr>
                <w:rFonts w:ascii="Times New Roman" w:hAnsi="Times New Roman"/>
                <w:szCs w:val="20"/>
                <w:u w:val="single"/>
              </w:rPr>
              <w:t>6</w:t>
            </w:r>
          </w:p>
        </w:tc>
        <w:tc>
          <w:tcPr>
            <w:tcW w:w="1119" w:type="dxa"/>
            <w:noWrap/>
            <w:tcMar>
              <w:top w:w="57" w:type="dxa"/>
              <w:left w:w="57" w:type="dxa"/>
              <w:bottom w:w="57" w:type="dxa"/>
              <w:right w:w="57" w:type="dxa"/>
            </w:tcMar>
          </w:tcPr>
          <w:p w14:paraId="4287A924" w14:textId="77777777" w:rsidR="00F40D66" w:rsidRPr="000B1042" w:rsidRDefault="00F40D66" w:rsidP="00765707">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6970A843" w14:textId="77777777" w:rsidR="00F40D66" w:rsidRPr="00F71663" w:rsidRDefault="00F40D66" w:rsidP="00765707">
            <w:pPr>
              <w:rPr>
                <w:rFonts w:ascii="Times New Roman" w:hAnsi="Times New Roman"/>
                <w:szCs w:val="20"/>
              </w:rPr>
            </w:pPr>
            <w:r w:rsidRPr="00992482">
              <w:rPr>
                <w:rFonts w:ascii="Times New Roman" w:hAnsi="Times New Roman"/>
                <w:szCs w:val="20"/>
              </w:rPr>
              <w:t>25 Feb - 1 Mar 2019</w:t>
            </w:r>
          </w:p>
        </w:tc>
        <w:tc>
          <w:tcPr>
            <w:tcW w:w="1975" w:type="dxa"/>
            <w:noWrap/>
            <w:tcMar>
              <w:top w:w="57" w:type="dxa"/>
              <w:left w:w="57" w:type="dxa"/>
              <w:bottom w:w="57" w:type="dxa"/>
              <w:right w:w="57" w:type="dxa"/>
            </w:tcMar>
          </w:tcPr>
          <w:p w14:paraId="21F3F88B" w14:textId="284F3908" w:rsidR="00F40D66" w:rsidRDefault="00F40D66" w:rsidP="00765707">
            <w:pPr>
              <w:rPr>
                <w:rFonts w:ascii="Times New Roman" w:eastAsia="Arial Unicode MS" w:hAnsi="Times New Roman"/>
                <w:szCs w:val="20"/>
              </w:rPr>
            </w:pPr>
            <w:r>
              <w:rPr>
                <w:rFonts w:ascii="Times New Roman" w:eastAsia="Arial Unicode MS" w:hAnsi="Times New Roman"/>
                <w:szCs w:val="20"/>
              </w:rPr>
              <w:t>Athens</w:t>
            </w:r>
          </w:p>
        </w:tc>
        <w:tc>
          <w:tcPr>
            <w:tcW w:w="1008" w:type="dxa"/>
            <w:noWrap/>
            <w:tcMar>
              <w:top w:w="57" w:type="dxa"/>
              <w:left w:w="57" w:type="dxa"/>
              <w:bottom w:w="57" w:type="dxa"/>
              <w:right w:w="57" w:type="dxa"/>
            </w:tcMar>
          </w:tcPr>
          <w:p w14:paraId="2792BD0C" w14:textId="2E23F728" w:rsidR="00F40D66" w:rsidRDefault="00F40D66" w:rsidP="00765707">
            <w:pPr>
              <w:rPr>
                <w:rFonts w:ascii="Times New Roman" w:eastAsia="Arial Unicode MS" w:hAnsi="Times New Roman"/>
                <w:szCs w:val="20"/>
              </w:rPr>
            </w:pPr>
            <w:r>
              <w:rPr>
                <w:rFonts w:ascii="Times New Roman" w:eastAsia="Arial Unicode MS" w:hAnsi="Times New Roman"/>
                <w:szCs w:val="20"/>
              </w:rPr>
              <w:t>Greece</w:t>
            </w:r>
          </w:p>
        </w:tc>
      </w:tr>
      <w:tr w:rsidR="00F40D66" w:rsidRPr="000B1042" w14:paraId="3808366E" w14:textId="77777777" w:rsidTr="00765707">
        <w:trPr>
          <w:cantSplit/>
          <w:trHeight w:val="20"/>
          <w:jc w:val="center"/>
        </w:trPr>
        <w:tc>
          <w:tcPr>
            <w:tcW w:w="3348" w:type="dxa"/>
            <w:noWrap/>
            <w:tcMar>
              <w:top w:w="57" w:type="dxa"/>
              <w:left w:w="57" w:type="dxa"/>
              <w:bottom w:w="57" w:type="dxa"/>
              <w:right w:w="57" w:type="dxa"/>
            </w:tcMar>
          </w:tcPr>
          <w:p w14:paraId="028E79F6" w14:textId="77777777" w:rsidR="00F40D66" w:rsidRPr="000B1042" w:rsidRDefault="00F40D66" w:rsidP="00F40D66">
            <w:pPr>
              <w:rPr>
                <w:rFonts w:ascii="Times New Roman" w:hAnsi="Times New Roman"/>
                <w:szCs w:val="20"/>
                <w:u w:val="single"/>
              </w:rPr>
            </w:pPr>
            <w:r w:rsidRPr="000B1042">
              <w:rPr>
                <w:rFonts w:ascii="Times New Roman" w:hAnsi="Times New Roman"/>
                <w:szCs w:val="20"/>
                <w:u w:val="single"/>
              </w:rPr>
              <w:t>3GPPRAN1#9</w:t>
            </w:r>
            <w:r>
              <w:rPr>
                <w:rFonts w:ascii="Times New Roman" w:hAnsi="Times New Roman"/>
                <w:szCs w:val="20"/>
                <w:u w:val="single"/>
              </w:rPr>
              <w:t>6bis</w:t>
            </w:r>
          </w:p>
        </w:tc>
        <w:tc>
          <w:tcPr>
            <w:tcW w:w="1119" w:type="dxa"/>
            <w:noWrap/>
            <w:tcMar>
              <w:top w:w="57" w:type="dxa"/>
              <w:left w:w="57" w:type="dxa"/>
              <w:bottom w:w="57" w:type="dxa"/>
              <w:right w:w="57" w:type="dxa"/>
            </w:tcMar>
          </w:tcPr>
          <w:p w14:paraId="2EE97223" w14:textId="77777777" w:rsidR="00F40D66" w:rsidRPr="000B1042" w:rsidRDefault="00F40D66" w:rsidP="00F40D66">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4CCC8328" w14:textId="77777777" w:rsidR="00F40D66" w:rsidRPr="00F71663" w:rsidRDefault="00F40D66" w:rsidP="00F40D66">
            <w:pPr>
              <w:rPr>
                <w:rFonts w:ascii="Times New Roman" w:hAnsi="Times New Roman"/>
                <w:szCs w:val="20"/>
              </w:rPr>
            </w:pPr>
            <w:r w:rsidRPr="00992482">
              <w:rPr>
                <w:rFonts w:ascii="Times New Roman" w:hAnsi="Times New Roman"/>
                <w:szCs w:val="20"/>
              </w:rPr>
              <w:t>8 - 12 Apr 2019</w:t>
            </w:r>
          </w:p>
        </w:tc>
        <w:tc>
          <w:tcPr>
            <w:tcW w:w="1975" w:type="dxa"/>
            <w:noWrap/>
            <w:tcMar>
              <w:top w:w="57" w:type="dxa"/>
              <w:left w:w="57" w:type="dxa"/>
              <w:bottom w:w="57" w:type="dxa"/>
              <w:right w:w="57" w:type="dxa"/>
            </w:tcMar>
          </w:tcPr>
          <w:p w14:paraId="5CD0693A" w14:textId="77777777" w:rsidR="00F40D66" w:rsidRDefault="00F40D66" w:rsidP="00F40D66">
            <w:pPr>
              <w:rPr>
                <w:rFonts w:ascii="Times New Roman" w:eastAsia="Arial Unicode MS" w:hAnsi="Times New Roman"/>
                <w:szCs w:val="20"/>
              </w:rPr>
            </w:pPr>
            <w:r>
              <w:rPr>
                <w:rFonts w:ascii="Times New Roman" w:eastAsia="Arial Unicode MS" w:hAnsi="Times New Roman"/>
                <w:szCs w:val="20"/>
              </w:rPr>
              <w:t>China</w:t>
            </w:r>
          </w:p>
        </w:tc>
        <w:tc>
          <w:tcPr>
            <w:tcW w:w="1008" w:type="dxa"/>
            <w:noWrap/>
            <w:tcMar>
              <w:top w:w="57" w:type="dxa"/>
              <w:left w:w="57" w:type="dxa"/>
              <w:bottom w:w="57" w:type="dxa"/>
              <w:right w:w="57" w:type="dxa"/>
            </w:tcMar>
          </w:tcPr>
          <w:p w14:paraId="4261ABCA" w14:textId="100A9B32" w:rsidR="00F40D66" w:rsidRDefault="00F40D66" w:rsidP="00F40D66">
            <w:pPr>
              <w:rPr>
                <w:rFonts w:ascii="Times New Roman" w:eastAsia="Arial Unicode MS" w:hAnsi="Times New Roman"/>
                <w:szCs w:val="20"/>
              </w:rPr>
            </w:pPr>
            <w:r>
              <w:rPr>
                <w:rFonts w:ascii="Times New Roman" w:eastAsia="Arial Unicode MS" w:hAnsi="Times New Roman"/>
                <w:szCs w:val="20"/>
              </w:rPr>
              <w:t>China</w:t>
            </w:r>
          </w:p>
        </w:tc>
      </w:tr>
      <w:tr w:rsidR="00F40D66" w:rsidRPr="000B1042" w14:paraId="16613B9F" w14:textId="77777777" w:rsidTr="00765707">
        <w:trPr>
          <w:cantSplit/>
          <w:trHeight w:val="20"/>
          <w:jc w:val="center"/>
        </w:trPr>
        <w:tc>
          <w:tcPr>
            <w:tcW w:w="3348" w:type="dxa"/>
            <w:noWrap/>
            <w:tcMar>
              <w:top w:w="57" w:type="dxa"/>
              <w:left w:w="57" w:type="dxa"/>
              <w:bottom w:w="57" w:type="dxa"/>
              <w:right w:w="57" w:type="dxa"/>
            </w:tcMar>
          </w:tcPr>
          <w:p w14:paraId="2E1CEFD5" w14:textId="77777777" w:rsidR="00F40D66" w:rsidRPr="000B1042" w:rsidRDefault="00F40D66" w:rsidP="00F40D66">
            <w:pPr>
              <w:rPr>
                <w:rFonts w:ascii="Times New Roman" w:hAnsi="Times New Roman"/>
                <w:szCs w:val="20"/>
                <w:u w:val="single"/>
              </w:rPr>
            </w:pPr>
            <w:r>
              <w:rPr>
                <w:rFonts w:ascii="Times New Roman" w:hAnsi="Times New Roman"/>
                <w:szCs w:val="20"/>
                <w:u w:val="single"/>
              </w:rPr>
              <w:t>3GPPRAN1#97</w:t>
            </w:r>
          </w:p>
        </w:tc>
        <w:tc>
          <w:tcPr>
            <w:tcW w:w="1119" w:type="dxa"/>
            <w:noWrap/>
            <w:tcMar>
              <w:top w:w="57" w:type="dxa"/>
              <w:left w:w="57" w:type="dxa"/>
              <w:bottom w:w="57" w:type="dxa"/>
              <w:right w:w="57" w:type="dxa"/>
            </w:tcMar>
          </w:tcPr>
          <w:p w14:paraId="27297800" w14:textId="77777777" w:rsidR="00F40D66" w:rsidRPr="000B1042" w:rsidRDefault="00F40D66" w:rsidP="00F40D66">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7CED659F" w14:textId="77777777" w:rsidR="00F40D66" w:rsidRPr="00F71663" w:rsidRDefault="00F40D66" w:rsidP="00F40D66">
            <w:pPr>
              <w:rPr>
                <w:rFonts w:ascii="Times New Roman" w:hAnsi="Times New Roman"/>
                <w:szCs w:val="20"/>
              </w:rPr>
            </w:pPr>
            <w:r w:rsidRPr="00992482">
              <w:rPr>
                <w:rFonts w:ascii="Times New Roman" w:hAnsi="Times New Roman"/>
                <w:szCs w:val="20"/>
              </w:rPr>
              <w:t>13 - 17 May 2019</w:t>
            </w:r>
          </w:p>
        </w:tc>
        <w:tc>
          <w:tcPr>
            <w:tcW w:w="1975" w:type="dxa"/>
            <w:noWrap/>
            <w:tcMar>
              <w:top w:w="57" w:type="dxa"/>
              <w:left w:w="57" w:type="dxa"/>
              <w:bottom w:w="57" w:type="dxa"/>
              <w:right w:w="57" w:type="dxa"/>
            </w:tcMar>
          </w:tcPr>
          <w:p w14:paraId="3A608BDC" w14:textId="77777777" w:rsidR="00F40D66" w:rsidRDefault="00F40D66" w:rsidP="00F40D66">
            <w:pPr>
              <w:rPr>
                <w:rFonts w:ascii="Times New Roman" w:eastAsia="Arial Unicode MS" w:hAnsi="Times New Roman"/>
                <w:szCs w:val="20"/>
              </w:rPr>
            </w:pPr>
            <w:r>
              <w:rPr>
                <w:rFonts w:ascii="Times New Roman" w:eastAsia="Arial Unicode MS" w:hAnsi="Times New Roman"/>
                <w:szCs w:val="20"/>
              </w:rPr>
              <w:t>US</w:t>
            </w:r>
          </w:p>
        </w:tc>
        <w:tc>
          <w:tcPr>
            <w:tcW w:w="1008" w:type="dxa"/>
            <w:noWrap/>
            <w:tcMar>
              <w:top w:w="57" w:type="dxa"/>
              <w:left w:w="57" w:type="dxa"/>
              <w:bottom w:w="57" w:type="dxa"/>
              <w:right w:w="57" w:type="dxa"/>
            </w:tcMar>
          </w:tcPr>
          <w:p w14:paraId="24E23D95" w14:textId="1D3854CF" w:rsidR="00F40D66" w:rsidRDefault="006F69F8" w:rsidP="00F40D66">
            <w:pPr>
              <w:rPr>
                <w:rFonts w:ascii="Times New Roman" w:eastAsia="Arial Unicode MS" w:hAnsi="Times New Roman"/>
                <w:szCs w:val="20"/>
              </w:rPr>
            </w:pPr>
            <w:r>
              <w:rPr>
                <w:rFonts w:ascii="Times New Roman" w:eastAsia="Arial Unicode MS" w:hAnsi="Times New Roman"/>
                <w:szCs w:val="20"/>
              </w:rPr>
              <w:t>US</w:t>
            </w:r>
          </w:p>
        </w:tc>
      </w:tr>
      <w:tr w:rsidR="00F40D66" w:rsidRPr="000B1042" w14:paraId="4445CDD4" w14:textId="77777777" w:rsidTr="00765707">
        <w:trPr>
          <w:cantSplit/>
          <w:trHeight w:val="20"/>
          <w:jc w:val="center"/>
        </w:trPr>
        <w:tc>
          <w:tcPr>
            <w:tcW w:w="3348" w:type="dxa"/>
            <w:noWrap/>
            <w:tcMar>
              <w:top w:w="57" w:type="dxa"/>
              <w:left w:w="57" w:type="dxa"/>
              <w:bottom w:w="57" w:type="dxa"/>
              <w:right w:w="57" w:type="dxa"/>
            </w:tcMar>
          </w:tcPr>
          <w:p w14:paraId="2B3908F9" w14:textId="77777777" w:rsidR="00F40D66" w:rsidRPr="00105F7D" w:rsidRDefault="00F40D66" w:rsidP="00F40D66">
            <w:r w:rsidRPr="00105F7D">
              <w:t xml:space="preserve">3GPPRAN1-AH-1906-TBC  </w:t>
            </w:r>
          </w:p>
        </w:tc>
        <w:tc>
          <w:tcPr>
            <w:tcW w:w="1119" w:type="dxa"/>
            <w:noWrap/>
            <w:tcMar>
              <w:top w:w="57" w:type="dxa"/>
              <w:left w:w="57" w:type="dxa"/>
              <w:bottom w:w="57" w:type="dxa"/>
              <w:right w:w="57" w:type="dxa"/>
            </w:tcMar>
          </w:tcPr>
          <w:p w14:paraId="4619F380" w14:textId="77777777" w:rsidR="00F40D66" w:rsidRPr="00105F7D" w:rsidRDefault="00F40D66" w:rsidP="00F40D66">
            <w:r w:rsidRPr="00105F7D">
              <w:t>AH</w:t>
            </w:r>
          </w:p>
        </w:tc>
        <w:tc>
          <w:tcPr>
            <w:tcW w:w="3151" w:type="dxa"/>
            <w:noWrap/>
            <w:tcMar>
              <w:top w:w="57" w:type="dxa"/>
              <w:left w:w="57" w:type="dxa"/>
              <w:bottom w:w="57" w:type="dxa"/>
              <w:right w:w="57" w:type="dxa"/>
            </w:tcMar>
          </w:tcPr>
          <w:p w14:paraId="6C9F546F" w14:textId="77777777" w:rsidR="00F40D66" w:rsidRDefault="00F40D66" w:rsidP="00F40D66">
            <w:r w:rsidRPr="00105F7D">
              <w:t>24 - 28 Jun 2019</w:t>
            </w:r>
          </w:p>
        </w:tc>
        <w:tc>
          <w:tcPr>
            <w:tcW w:w="1975" w:type="dxa"/>
            <w:noWrap/>
            <w:tcMar>
              <w:top w:w="57" w:type="dxa"/>
              <w:left w:w="57" w:type="dxa"/>
              <w:bottom w:w="57" w:type="dxa"/>
              <w:right w:w="57" w:type="dxa"/>
            </w:tcMar>
          </w:tcPr>
          <w:p w14:paraId="3777057C" w14:textId="77777777" w:rsidR="00F40D66" w:rsidRDefault="00F40D66" w:rsidP="00F40D66">
            <w:pPr>
              <w:rPr>
                <w:rFonts w:ascii="Times New Roman" w:eastAsia="Arial Unicode MS" w:hAnsi="Times New Roman"/>
                <w:szCs w:val="20"/>
              </w:rPr>
            </w:pPr>
            <w:r>
              <w:rPr>
                <w:rFonts w:ascii="Times New Roman" w:eastAsia="Arial Unicode MS" w:hAnsi="Times New Roman"/>
                <w:szCs w:val="20"/>
              </w:rPr>
              <w:t>TBD</w:t>
            </w:r>
          </w:p>
        </w:tc>
        <w:tc>
          <w:tcPr>
            <w:tcW w:w="1008" w:type="dxa"/>
            <w:noWrap/>
            <w:tcMar>
              <w:top w:w="57" w:type="dxa"/>
              <w:left w:w="57" w:type="dxa"/>
              <w:bottom w:w="57" w:type="dxa"/>
              <w:right w:w="57" w:type="dxa"/>
            </w:tcMar>
          </w:tcPr>
          <w:p w14:paraId="6C1A33E5" w14:textId="77777777" w:rsidR="00F40D66" w:rsidRDefault="00F40D66" w:rsidP="00F40D66">
            <w:pPr>
              <w:rPr>
                <w:rFonts w:ascii="Times New Roman" w:eastAsia="Arial Unicode MS" w:hAnsi="Times New Roman"/>
                <w:szCs w:val="20"/>
              </w:rPr>
            </w:pPr>
          </w:p>
        </w:tc>
      </w:tr>
      <w:tr w:rsidR="00F40D66" w:rsidRPr="000B1042" w14:paraId="454EEA25" w14:textId="77777777" w:rsidTr="00765707">
        <w:trPr>
          <w:cantSplit/>
          <w:trHeight w:val="20"/>
          <w:jc w:val="center"/>
        </w:trPr>
        <w:tc>
          <w:tcPr>
            <w:tcW w:w="3348" w:type="dxa"/>
            <w:noWrap/>
            <w:tcMar>
              <w:top w:w="57" w:type="dxa"/>
              <w:left w:w="57" w:type="dxa"/>
              <w:bottom w:w="57" w:type="dxa"/>
              <w:right w:w="57" w:type="dxa"/>
            </w:tcMar>
          </w:tcPr>
          <w:p w14:paraId="44F61EC0" w14:textId="77777777" w:rsidR="00F40D66" w:rsidRPr="000B1042" w:rsidRDefault="00F40D66" w:rsidP="00F40D66">
            <w:pPr>
              <w:rPr>
                <w:rFonts w:ascii="Times New Roman" w:hAnsi="Times New Roman"/>
                <w:szCs w:val="20"/>
                <w:u w:val="single"/>
              </w:rPr>
            </w:pPr>
            <w:r>
              <w:rPr>
                <w:rFonts w:ascii="Times New Roman" w:hAnsi="Times New Roman"/>
                <w:szCs w:val="20"/>
                <w:u w:val="single"/>
              </w:rPr>
              <w:t>3GPPRAN1#98</w:t>
            </w:r>
          </w:p>
        </w:tc>
        <w:tc>
          <w:tcPr>
            <w:tcW w:w="1119" w:type="dxa"/>
            <w:noWrap/>
            <w:tcMar>
              <w:top w:w="57" w:type="dxa"/>
              <w:left w:w="57" w:type="dxa"/>
              <w:bottom w:w="57" w:type="dxa"/>
              <w:right w:w="57" w:type="dxa"/>
            </w:tcMar>
          </w:tcPr>
          <w:p w14:paraId="31067255" w14:textId="77777777" w:rsidR="00F40D66" w:rsidRPr="000B1042" w:rsidRDefault="00F40D66" w:rsidP="00F40D66">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5F5D04C3" w14:textId="77777777" w:rsidR="00F40D66" w:rsidRPr="00F71663" w:rsidRDefault="00F40D66" w:rsidP="00F40D66">
            <w:pPr>
              <w:rPr>
                <w:rFonts w:ascii="Times New Roman" w:hAnsi="Times New Roman"/>
                <w:szCs w:val="20"/>
              </w:rPr>
            </w:pPr>
            <w:r w:rsidRPr="00992482">
              <w:rPr>
                <w:rFonts w:ascii="Times New Roman" w:hAnsi="Times New Roman"/>
                <w:szCs w:val="20"/>
              </w:rPr>
              <w:t>26 - 30 Aug 2019</w:t>
            </w:r>
          </w:p>
        </w:tc>
        <w:tc>
          <w:tcPr>
            <w:tcW w:w="1975" w:type="dxa"/>
            <w:noWrap/>
            <w:tcMar>
              <w:top w:w="57" w:type="dxa"/>
              <w:left w:w="57" w:type="dxa"/>
              <w:bottom w:w="57" w:type="dxa"/>
              <w:right w:w="57" w:type="dxa"/>
            </w:tcMar>
          </w:tcPr>
          <w:p w14:paraId="0E8C9D89" w14:textId="77777777" w:rsidR="00F40D66" w:rsidRDefault="00F40D66" w:rsidP="00F40D66">
            <w:pPr>
              <w:rPr>
                <w:rFonts w:ascii="Times New Roman" w:eastAsia="Arial Unicode MS" w:hAnsi="Times New Roman"/>
                <w:szCs w:val="20"/>
              </w:rPr>
            </w:pPr>
            <w:r>
              <w:rPr>
                <w:rFonts w:ascii="Times New Roman" w:eastAsia="Arial Unicode MS" w:hAnsi="Times New Roman"/>
                <w:szCs w:val="20"/>
              </w:rPr>
              <w:t>Prague</w:t>
            </w:r>
          </w:p>
        </w:tc>
        <w:tc>
          <w:tcPr>
            <w:tcW w:w="1008" w:type="dxa"/>
            <w:noWrap/>
            <w:tcMar>
              <w:top w:w="57" w:type="dxa"/>
              <w:left w:w="57" w:type="dxa"/>
              <w:bottom w:w="57" w:type="dxa"/>
              <w:right w:w="57" w:type="dxa"/>
            </w:tcMar>
          </w:tcPr>
          <w:p w14:paraId="43844B70" w14:textId="77777777" w:rsidR="00F40D66" w:rsidRDefault="00F40D66" w:rsidP="00F40D66">
            <w:pPr>
              <w:rPr>
                <w:rFonts w:ascii="Times New Roman" w:eastAsia="Arial Unicode MS" w:hAnsi="Times New Roman"/>
                <w:szCs w:val="20"/>
              </w:rPr>
            </w:pPr>
            <w:r>
              <w:rPr>
                <w:rFonts w:ascii="Times New Roman" w:eastAsia="Arial Unicode MS" w:hAnsi="Times New Roman"/>
                <w:szCs w:val="20"/>
              </w:rPr>
              <w:t>CZ</w:t>
            </w:r>
          </w:p>
        </w:tc>
      </w:tr>
      <w:tr w:rsidR="006F69F8" w:rsidRPr="000B1042" w14:paraId="7F809113" w14:textId="77777777" w:rsidTr="00765707">
        <w:trPr>
          <w:cantSplit/>
          <w:trHeight w:val="20"/>
          <w:jc w:val="center"/>
        </w:trPr>
        <w:tc>
          <w:tcPr>
            <w:tcW w:w="3348" w:type="dxa"/>
            <w:noWrap/>
            <w:tcMar>
              <w:top w:w="57" w:type="dxa"/>
              <w:left w:w="57" w:type="dxa"/>
              <w:bottom w:w="57" w:type="dxa"/>
              <w:right w:w="57" w:type="dxa"/>
            </w:tcMar>
          </w:tcPr>
          <w:p w14:paraId="7F795AD7" w14:textId="77777777" w:rsidR="006F69F8" w:rsidRPr="000B1042" w:rsidRDefault="006F69F8" w:rsidP="006F69F8">
            <w:pPr>
              <w:rPr>
                <w:rFonts w:ascii="Times New Roman" w:hAnsi="Times New Roman"/>
                <w:szCs w:val="20"/>
                <w:u w:val="single"/>
              </w:rPr>
            </w:pPr>
            <w:r>
              <w:rPr>
                <w:rFonts w:ascii="Times New Roman" w:hAnsi="Times New Roman"/>
                <w:szCs w:val="20"/>
                <w:u w:val="single"/>
              </w:rPr>
              <w:t>3GPPRAN1#98bis</w:t>
            </w:r>
          </w:p>
        </w:tc>
        <w:tc>
          <w:tcPr>
            <w:tcW w:w="1119" w:type="dxa"/>
            <w:noWrap/>
            <w:tcMar>
              <w:top w:w="57" w:type="dxa"/>
              <w:left w:w="57" w:type="dxa"/>
              <w:bottom w:w="57" w:type="dxa"/>
              <w:right w:w="57" w:type="dxa"/>
            </w:tcMar>
          </w:tcPr>
          <w:p w14:paraId="6D9EDC4B" w14:textId="77777777" w:rsidR="006F69F8" w:rsidRPr="000B1042" w:rsidRDefault="006F69F8" w:rsidP="006F69F8">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0276228F" w14:textId="77777777" w:rsidR="006F69F8" w:rsidRPr="00F71663" w:rsidRDefault="006F69F8" w:rsidP="006F69F8">
            <w:pPr>
              <w:rPr>
                <w:rFonts w:ascii="Times New Roman" w:hAnsi="Times New Roman"/>
                <w:szCs w:val="20"/>
              </w:rPr>
            </w:pPr>
            <w:r w:rsidRPr="00992482">
              <w:rPr>
                <w:rFonts w:ascii="Times New Roman" w:hAnsi="Times New Roman"/>
                <w:szCs w:val="20"/>
              </w:rPr>
              <w:t>14 - 18 Oct 2019</w:t>
            </w:r>
          </w:p>
        </w:tc>
        <w:tc>
          <w:tcPr>
            <w:tcW w:w="1975" w:type="dxa"/>
            <w:noWrap/>
            <w:tcMar>
              <w:top w:w="57" w:type="dxa"/>
              <w:left w:w="57" w:type="dxa"/>
              <w:bottom w:w="57" w:type="dxa"/>
              <w:right w:w="57" w:type="dxa"/>
            </w:tcMar>
          </w:tcPr>
          <w:p w14:paraId="09187E6D" w14:textId="77777777" w:rsidR="006F69F8" w:rsidRDefault="006F69F8" w:rsidP="006F69F8">
            <w:pPr>
              <w:rPr>
                <w:rFonts w:ascii="Times New Roman" w:eastAsia="Arial Unicode MS" w:hAnsi="Times New Roman"/>
                <w:szCs w:val="20"/>
              </w:rPr>
            </w:pPr>
            <w:r>
              <w:rPr>
                <w:rFonts w:ascii="Times New Roman" w:eastAsia="Arial Unicode MS" w:hAnsi="Times New Roman"/>
                <w:szCs w:val="20"/>
              </w:rPr>
              <w:t>China</w:t>
            </w:r>
          </w:p>
        </w:tc>
        <w:tc>
          <w:tcPr>
            <w:tcW w:w="1008" w:type="dxa"/>
            <w:noWrap/>
            <w:tcMar>
              <w:top w:w="57" w:type="dxa"/>
              <w:left w:w="57" w:type="dxa"/>
              <w:bottom w:w="57" w:type="dxa"/>
              <w:right w:w="57" w:type="dxa"/>
            </w:tcMar>
          </w:tcPr>
          <w:p w14:paraId="0BB6D11A" w14:textId="5E610D82" w:rsidR="006F69F8" w:rsidRDefault="006F69F8" w:rsidP="006F69F8">
            <w:pPr>
              <w:rPr>
                <w:rFonts w:ascii="Times New Roman" w:eastAsia="Arial Unicode MS" w:hAnsi="Times New Roman"/>
                <w:szCs w:val="20"/>
              </w:rPr>
            </w:pPr>
            <w:r>
              <w:rPr>
                <w:rFonts w:ascii="Times New Roman" w:eastAsia="Arial Unicode MS" w:hAnsi="Times New Roman"/>
                <w:szCs w:val="20"/>
              </w:rPr>
              <w:t>China</w:t>
            </w:r>
          </w:p>
        </w:tc>
      </w:tr>
      <w:tr w:rsidR="006F69F8" w:rsidRPr="000B1042" w14:paraId="11089C89" w14:textId="77777777" w:rsidTr="00765707">
        <w:trPr>
          <w:cantSplit/>
          <w:trHeight w:val="20"/>
          <w:jc w:val="center"/>
        </w:trPr>
        <w:tc>
          <w:tcPr>
            <w:tcW w:w="3348" w:type="dxa"/>
            <w:noWrap/>
            <w:tcMar>
              <w:top w:w="57" w:type="dxa"/>
              <w:left w:w="57" w:type="dxa"/>
              <w:bottom w:w="57" w:type="dxa"/>
              <w:right w:w="57" w:type="dxa"/>
            </w:tcMar>
          </w:tcPr>
          <w:p w14:paraId="024A7128" w14:textId="77777777" w:rsidR="006F69F8" w:rsidRPr="000B1042" w:rsidRDefault="006F69F8" w:rsidP="006F69F8">
            <w:pPr>
              <w:rPr>
                <w:rFonts w:ascii="Times New Roman" w:hAnsi="Times New Roman"/>
                <w:szCs w:val="20"/>
                <w:u w:val="single"/>
              </w:rPr>
            </w:pPr>
            <w:r>
              <w:rPr>
                <w:rFonts w:ascii="Times New Roman" w:hAnsi="Times New Roman"/>
                <w:szCs w:val="20"/>
                <w:u w:val="single"/>
              </w:rPr>
              <w:t>3GPPRAN1#99</w:t>
            </w:r>
          </w:p>
        </w:tc>
        <w:tc>
          <w:tcPr>
            <w:tcW w:w="1119" w:type="dxa"/>
            <w:noWrap/>
            <w:tcMar>
              <w:top w:w="57" w:type="dxa"/>
              <w:left w:w="57" w:type="dxa"/>
              <w:bottom w:w="57" w:type="dxa"/>
              <w:right w:w="57" w:type="dxa"/>
            </w:tcMar>
          </w:tcPr>
          <w:p w14:paraId="7CE3C3A6" w14:textId="77777777" w:rsidR="006F69F8" w:rsidRPr="000B1042" w:rsidRDefault="006F69F8" w:rsidP="006F69F8">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48D5B962" w14:textId="77777777" w:rsidR="006F69F8" w:rsidRPr="00F71663" w:rsidRDefault="006F69F8" w:rsidP="006F69F8">
            <w:pPr>
              <w:rPr>
                <w:rFonts w:ascii="Times New Roman" w:hAnsi="Times New Roman"/>
                <w:szCs w:val="20"/>
              </w:rPr>
            </w:pPr>
            <w:r w:rsidRPr="00992482">
              <w:rPr>
                <w:rFonts w:ascii="Times New Roman" w:hAnsi="Times New Roman"/>
                <w:szCs w:val="20"/>
              </w:rPr>
              <w:t>18 - 22 Nov 2019</w:t>
            </w:r>
          </w:p>
        </w:tc>
        <w:tc>
          <w:tcPr>
            <w:tcW w:w="1975" w:type="dxa"/>
            <w:noWrap/>
            <w:tcMar>
              <w:top w:w="57" w:type="dxa"/>
              <w:left w:w="57" w:type="dxa"/>
              <w:bottom w:w="57" w:type="dxa"/>
              <w:right w:w="57" w:type="dxa"/>
            </w:tcMar>
          </w:tcPr>
          <w:p w14:paraId="4A35BBBE" w14:textId="77777777" w:rsidR="006F69F8" w:rsidRDefault="006F69F8" w:rsidP="006F69F8">
            <w:pPr>
              <w:rPr>
                <w:rFonts w:ascii="Times New Roman" w:eastAsia="Arial Unicode MS" w:hAnsi="Times New Roman"/>
                <w:szCs w:val="20"/>
              </w:rPr>
            </w:pPr>
            <w:r>
              <w:rPr>
                <w:rFonts w:ascii="Times New Roman" w:eastAsia="Arial Unicode MS" w:hAnsi="Times New Roman"/>
                <w:szCs w:val="20"/>
              </w:rPr>
              <w:t>US</w:t>
            </w:r>
          </w:p>
        </w:tc>
        <w:tc>
          <w:tcPr>
            <w:tcW w:w="1008" w:type="dxa"/>
            <w:noWrap/>
            <w:tcMar>
              <w:top w:w="57" w:type="dxa"/>
              <w:left w:w="57" w:type="dxa"/>
              <w:bottom w:w="57" w:type="dxa"/>
              <w:right w:w="57" w:type="dxa"/>
            </w:tcMar>
          </w:tcPr>
          <w:p w14:paraId="0A704B62" w14:textId="4C50151C" w:rsidR="006F69F8" w:rsidRDefault="006F69F8" w:rsidP="006F69F8">
            <w:pPr>
              <w:rPr>
                <w:rFonts w:ascii="Times New Roman" w:eastAsia="Arial Unicode MS" w:hAnsi="Times New Roman"/>
                <w:szCs w:val="20"/>
              </w:rPr>
            </w:pPr>
            <w:r>
              <w:rPr>
                <w:rFonts w:ascii="Times New Roman" w:eastAsia="Arial Unicode MS" w:hAnsi="Times New Roman"/>
                <w:szCs w:val="20"/>
              </w:rPr>
              <w:t>US</w:t>
            </w:r>
          </w:p>
        </w:tc>
      </w:tr>
    </w:tbl>
    <w:p w14:paraId="1E25283C" w14:textId="677C3C8E" w:rsidR="007A5AC0" w:rsidRPr="000B1042" w:rsidRDefault="007A5AC0" w:rsidP="008755AE"/>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3397"/>
        <w:gridCol w:w="3402"/>
        <w:gridCol w:w="3544"/>
      </w:tblGrid>
      <w:tr w:rsidR="00037679" w14:paraId="615E8568" w14:textId="77777777" w:rsidTr="00037679">
        <w:trPr>
          <w:jc w:val="center"/>
        </w:trPr>
        <w:tc>
          <w:tcPr>
            <w:tcW w:w="10343" w:type="dxa"/>
            <w:gridSpan w:val="3"/>
          </w:tcPr>
          <w:p w14:paraId="68FD8830" w14:textId="671FC3ED" w:rsidR="00037679" w:rsidRDefault="00037679" w:rsidP="00037679">
            <w:r w:rsidRPr="000B1042">
              <w:rPr>
                <w:rFonts w:ascii="Times New Roman" w:hAnsi="Times New Roman"/>
                <w:szCs w:val="20"/>
                <w:u w:val="single"/>
              </w:rPr>
              <w:t>MEETING TYPES</w:t>
            </w:r>
          </w:p>
        </w:tc>
      </w:tr>
      <w:tr w:rsidR="00037679" w14:paraId="173DAAF7" w14:textId="77777777" w:rsidTr="00037679">
        <w:trPr>
          <w:jc w:val="center"/>
        </w:trPr>
        <w:tc>
          <w:tcPr>
            <w:tcW w:w="3397" w:type="dxa"/>
            <w:vAlign w:val="bottom"/>
          </w:tcPr>
          <w:p w14:paraId="0230DD2C" w14:textId="69540A8B" w:rsidR="00037679" w:rsidRDefault="00037679" w:rsidP="00037679">
            <w:r w:rsidRPr="000B1042">
              <w:rPr>
                <w:rFonts w:ascii="Times New Roman" w:hAnsi="Times New Roman"/>
                <w:szCs w:val="20"/>
              </w:rPr>
              <w:t>AH = Ad Hoc</w:t>
            </w:r>
          </w:p>
        </w:tc>
        <w:tc>
          <w:tcPr>
            <w:tcW w:w="3402" w:type="dxa"/>
            <w:vAlign w:val="bottom"/>
          </w:tcPr>
          <w:p w14:paraId="27A1942A" w14:textId="0F1DDC36" w:rsidR="00037679" w:rsidRDefault="00037679" w:rsidP="00037679">
            <w:r w:rsidRPr="000B1042">
              <w:rPr>
                <w:rFonts w:ascii="Times New Roman" w:hAnsi="Times New Roman"/>
                <w:szCs w:val="20"/>
              </w:rPr>
              <w:t>ST = Startup Meeting</w:t>
            </w:r>
          </w:p>
        </w:tc>
        <w:tc>
          <w:tcPr>
            <w:tcW w:w="3544" w:type="dxa"/>
            <w:vAlign w:val="bottom"/>
          </w:tcPr>
          <w:p w14:paraId="7CBDC50E" w14:textId="711C1881" w:rsidR="00037679" w:rsidRDefault="00037679" w:rsidP="00037679">
            <w:r w:rsidRPr="000B1042">
              <w:rPr>
                <w:rFonts w:ascii="Times New Roman" w:hAnsi="Times New Roman"/>
                <w:szCs w:val="20"/>
              </w:rPr>
              <w:t>RG = Rapporteurs Group</w:t>
            </w:r>
          </w:p>
        </w:tc>
      </w:tr>
      <w:tr w:rsidR="00037679" w14:paraId="0317AD83" w14:textId="77777777" w:rsidTr="00037679">
        <w:trPr>
          <w:jc w:val="center"/>
        </w:trPr>
        <w:tc>
          <w:tcPr>
            <w:tcW w:w="3397" w:type="dxa"/>
            <w:vAlign w:val="bottom"/>
          </w:tcPr>
          <w:p w14:paraId="33D48964" w14:textId="582557C0" w:rsidR="00037679" w:rsidRDefault="00037679" w:rsidP="00037679">
            <w:r w:rsidRPr="000B1042">
              <w:rPr>
                <w:rFonts w:ascii="Times New Roman" w:hAnsi="Times New Roman"/>
                <w:szCs w:val="20"/>
              </w:rPr>
              <w:t>JM = Joint</w:t>
            </w:r>
          </w:p>
        </w:tc>
        <w:tc>
          <w:tcPr>
            <w:tcW w:w="3402" w:type="dxa"/>
            <w:vAlign w:val="bottom"/>
          </w:tcPr>
          <w:p w14:paraId="7BA79BFD" w14:textId="0795BF6A" w:rsidR="00037679" w:rsidRDefault="00037679" w:rsidP="00037679">
            <w:r w:rsidRPr="000B1042">
              <w:rPr>
                <w:rFonts w:ascii="Times New Roman" w:hAnsi="Times New Roman"/>
                <w:szCs w:val="20"/>
              </w:rPr>
              <w:t>WG = Working Group</w:t>
            </w:r>
          </w:p>
        </w:tc>
        <w:tc>
          <w:tcPr>
            <w:tcW w:w="3544" w:type="dxa"/>
            <w:vAlign w:val="bottom"/>
          </w:tcPr>
          <w:p w14:paraId="681830DE" w14:textId="5DE4FADB" w:rsidR="00037679" w:rsidRDefault="00037679" w:rsidP="00037679">
            <w:r w:rsidRPr="000B1042">
              <w:rPr>
                <w:rFonts w:ascii="Times New Roman" w:hAnsi="Times New Roman"/>
                <w:szCs w:val="20"/>
              </w:rPr>
              <w:t>SG = Steering Group</w:t>
            </w:r>
          </w:p>
        </w:tc>
      </w:tr>
      <w:tr w:rsidR="00037679" w14:paraId="2292B0D0" w14:textId="77777777" w:rsidTr="00037679">
        <w:trPr>
          <w:jc w:val="center"/>
        </w:trPr>
        <w:tc>
          <w:tcPr>
            <w:tcW w:w="3397" w:type="dxa"/>
            <w:vAlign w:val="bottom"/>
          </w:tcPr>
          <w:p w14:paraId="3E682D8B" w14:textId="2BA4581D" w:rsidR="00037679" w:rsidRDefault="00037679" w:rsidP="00037679">
            <w:r w:rsidRPr="000B1042">
              <w:rPr>
                <w:rFonts w:ascii="Times New Roman" w:hAnsi="Times New Roman"/>
                <w:szCs w:val="20"/>
              </w:rPr>
              <w:t>PM = Preparatory Meeting</w:t>
            </w:r>
          </w:p>
        </w:tc>
        <w:tc>
          <w:tcPr>
            <w:tcW w:w="3402" w:type="dxa"/>
            <w:vAlign w:val="bottom"/>
          </w:tcPr>
          <w:p w14:paraId="3DA7F4C1" w14:textId="7C059408" w:rsidR="00037679" w:rsidRDefault="00037679" w:rsidP="00037679">
            <w:r w:rsidRPr="000B1042">
              <w:rPr>
                <w:rFonts w:ascii="Times New Roman" w:hAnsi="Times New Roman"/>
                <w:szCs w:val="20"/>
              </w:rPr>
              <w:t>CM = Chairmen's meeting</w:t>
            </w:r>
          </w:p>
        </w:tc>
        <w:tc>
          <w:tcPr>
            <w:tcW w:w="3544" w:type="dxa"/>
            <w:vAlign w:val="bottom"/>
          </w:tcPr>
          <w:p w14:paraId="6F6576FD" w14:textId="34789646" w:rsidR="00037679" w:rsidRDefault="00037679" w:rsidP="00037679">
            <w:r w:rsidRPr="000B1042">
              <w:rPr>
                <w:rFonts w:ascii="Times New Roman" w:hAnsi="Times New Roman"/>
                <w:szCs w:val="20"/>
              </w:rPr>
              <w:t>TG = Task Group</w:t>
            </w:r>
          </w:p>
        </w:tc>
      </w:tr>
      <w:tr w:rsidR="00037679" w14:paraId="31EF974C" w14:textId="77777777" w:rsidTr="00037679">
        <w:trPr>
          <w:jc w:val="center"/>
        </w:trPr>
        <w:tc>
          <w:tcPr>
            <w:tcW w:w="3397" w:type="dxa"/>
            <w:vAlign w:val="bottom"/>
          </w:tcPr>
          <w:p w14:paraId="01A3F6BB" w14:textId="5AD51192" w:rsidR="00037679" w:rsidRDefault="00037679" w:rsidP="00037679">
            <w:r w:rsidRPr="000B1042">
              <w:rPr>
                <w:rFonts w:ascii="Times New Roman" w:hAnsi="Times New Roman"/>
                <w:szCs w:val="20"/>
              </w:rPr>
              <w:t>RM = Resolution Meeting</w:t>
            </w:r>
          </w:p>
        </w:tc>
        <w:tc>
          <w:tcPr>
            <w:tcW w:w="3402" w:type="dxa"/>
            <w:vAlign w:val="bottom"/>
          </w:tcPr>
          <w:p w14:paraId="0A3D0AC0" w14:textId="7D0D0198" w:rsidR="00037679" w:rsidRDefault="00037679" w:rsidP="00037679">
            <w:r w:rsidRPr="000B1042">
              <w:rPr>
                <w:rFonts w:ascii="Times New Roman" w:hAnsi="Times New Roman"/>
                <w:szCs w:val="20"/>
              </w:rPr>
              <w:t>OR = Ordinary</w:t>
            </w:r>
          </w:p>
        </w:tc>
        <w:tc>
          <w:tcPr>
            <w:tcW w:w="3544" w:type="dxa"/>
            <w:vAlign w:val="bottom"/>
          </w:tcPr>
          <w:p w14:paraId="62D21EAC" w14:textId="1129D8CB" w:rsidR="00037679" w:rsidRDefault="00037679" w:rsidP="00037679">
            <w:r w:rsidRPr="000B1042">
              <w:rPr>
                <w:rFonts w:ascii="Times New Roman" w:hAnsi="Times New Roman"/>
                <w:szCs w:val="20"/>
              </w:rPr>
              <w:t>XO = Extraordinary</w:t>
            </w:r>
          </w:p>
        </w:tc>
      </w:tr>
    </w:tbl>
    <w:p w14:paraId="4897B3D2" w14:textId="77777777" w:rsidR="00037679" w:rsidRDefault="00037679" w:rsidP="00037679"/>
    <w:p w14:paraId="5401C302" w14:textId="243FEBDB" w:rsidR="007A5AC0" w:rsidRPr="000B1042" w:rsidRDefault="007A5AC0" w:rsidP="00F53443">
      <w:pPr>
        <w:rPr>
          <w:rFonts w:ascii="Times New Roman" w:hAnsi="Times New Roman"/>
          <w:i/>
          <w:szCs w:val="20"/>
        </w:rPr>
      </w:pPr>
      <w:r w:rsidRPr="000B1042">
        <w:rPr>
          <w:rFonts w:ascii="Times New Roman" w:hAnsi="Times New Roman"/>
          <w:i/>
          <w:szCs w:val="20"/>
        </w:rPr>
        <w:t>End of document</w:t>
      </w:r>
    </w:p>
    <w:sectPr w:rsidR="007A5AC0" w:rsidRPr="000B1042" w:rsidSect="00B72744">
      <w:headerReference w:type="default" r:id="rId2510"/>
      <w:pgSz w:w="16834" w:h="11909" w:orient="landscape" w:code="9"/>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mask="1" wne:kcmPrimary="024C" wne:kcmSecondary="0063"/>
    <wne:keymap wne:kcmPrimary="06BA">
      <wne:macro wne:macroName="TEMPLATEPROJECT.NEWMACROS.PM_LINKTDOC"/>
    </wne:keymap>
  </wne:keymap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32DD0F" w14:textId="77777777" w:rsidR="001B7BF2" w:rsidRDefault="001B7BF2">
      <w:r>
        <w:separator/>
      </w:r>
    </w:p>
  </w:endnote>
  <w:endnote w:type="continuationSeparator" w:id="0">
    <w:p w14:paraId="61B915B1" w14:textId="77777777" w:rsidR="001B7BF2" w:rsidRDefault="001B7B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ZapfDingbats">
    <w:panose1 w:val="00000000000000000000"/>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algun Gothic">
    <w:panose1 w:val="020B0503020000020004"/>
    <w:charset w:val="81"/>
    <w:family w:val="swiss"/>
    <w:pitch w:val="variable"/>
    <w:sig w:usb0="900002AF" w:usb1="09D77CFB" w:usb2="00000012" w:usb3="00000000" w:csb0="00080001" w:csb1="00000000"/>
  </w:font>
  <w:font w:name="Microsoft YaHei">
    <w:panose1 w:val="020B0503020204020204"/>
    <w:charset w:val="86"/>
    <w:family w:val="swiss"/>
    <w:pitch w:val="variable"/>
    <w:sig w:usb0="80000287" w:usb1="280F3C52"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G Times (WN)">
    <w:altName w:val="Arial"/>
    <w:panose1 w:val="00000000000000000000"/>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0000012" w:usb3="00000000" w:csb0="0002009F" w:csb1="00000000"/>
  </w:font>
  <w:font w:name="?? ??">
    <w:altName w:val="Arial Unicode MS"/>
    <w:panose1 w:val="00000000000000000000"/>
    <w:charset w:val="80"/>
    <w:family w:val="roman"/>
    <w:notTrueType/>
    <w:pitch w:val="fixed"/>
    <w:sig w:usb0="00000001" w:usb1="08070000" w:usb2="00000010" w:usb3="00000000" w:csb0="00020000"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Helvetica">
    <w:panose1 w:val="020B05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LineDraw">
    <w:altName w:val="Courier New"/>
    <w:charset w:val="02"/>
    <w:family w:val="modern"/>
    <w:pitch w:val="default"/>
  </w:font>
  <w:font w:name="????">
    <w:altName w:val="Arial Unicode MS"/>
    <w:panose1 w:val="00000000000000000000"/>
    <w:charset w:val="88"/>
    <w:family w:val="auto"/>
    <w:notTrueType/>
    <w:pitch w:val="variable"/>
    <w:sig w:usb0="00000001" w:usb1="08080000" w:usb2="00000010" w:usb3="00000000" w:csb0="00100000" w:csb1="00000000"/>
  </w:font>
  <w:font w:name="Mincho">
    <w:altName w:val="明朝"/>
    <w:panose1 w:val="02020609040305080305"/>
    <w:charset w:val="80"/>
    <w:family w:val="roman"/>
    <w:notTrueType/>
    <w:pitch w:val="fixed"/>
    <w:sig w:usb0="00000001" w:usb1="08070000" w:usb2="00000010" w:usb3="00000000" w:csb0="00020000" w:csb1="00000000"/>
  </w:font>
  <w:font w:name="Century">
    <w:panose1 w:val="02040604050505020304"/>
    <w:charset w:val="00"/>
    <w:family w:val="roman"/>
    <w:pitch w:val="variable"/>
    <w:sig w:usb0="00000287" w:usb1="00000000" w:usb2="00000000" w:usb3="00000000" w:csb0="0000009F" w:csb1="00000000"/>
  </w:font>
  <w:font w:name="New York">
    <w:panose1 w:val="02040503060506020304"/>
    <w:charset w:val="00"/>
    <w:family w:val="roman"/>
    <w:notTrueType/>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KaiTi_GB2312">
    <w:altName w:val="楷体"/>
    <w:panose1 w:val="02010609060101010101"/>
    <w:charset w:val="86"/>
    <w:family w:val="modern"/>
    <w:pitch w:val="fixed"/>
    <w:sig w:usb0="800002BF" w:usb1="38CF7CFA" w:usb2="00000016" w:usb3="00000000" w:csb0="00040001" w:csb1="00000000"/>
  </w:font>
  <w:font w:name="楷体">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Yu Mincho">
    <w:altName w:val="MS Mincho"/>
    <w:charset w:val="80"/>
    <w:family w:val="roman"/>
    <w:pitch w:val="variable"/>
    <w:sig w:usb0="00000000" w:usb1="2AC7FCFF" w:usb2="00000012" w:usb3="00000000" w:csb0="0002009F" w:csb1="00000000"/>
  </w:font>
  <w:font w:name="n">
    <w:altName w:val="Cambria"/>
    <w:panose1 w:val="00000000000000000000"/>
    <w:charset w:val="00"/>
    <w:family w:val="roman"/>
    <w:notTrueType/>
    <w:pitch w:val="default"/>
  </w:font>
  <w:font w:name="TimesNewRoman">
    <w:altName w:val="Times New Roman"/>
    <w:panose1 w:val="00000000000000000000"/>
    <w:charset w:val="00"/>
    <w:family w:val="roman"/>
    <w:notTrueType/>
    <w:pitch w:val="default"/>
    <w:sig w:usb0="00000003" w:usb1="00000000" w:usb2="00000000" w:usb3="00000000" w:csb0="00000001" w:csb1="00000000"/>
  </w:font>
  <w:font w:name="+mn-e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Gautami">
    <w:panose1 w:val="020B0502040204020203"/>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D1109F" w14:textId="242C46BE" w:rsidR="00D7050C" w:rsidRPr="000B6FA8" w:rsidRDefault="00D7050C" w:rsidP="007A5AC0">
    <w:pPr>
      <w:pStyle w:val="Footer"/>
      <w:framePr w:wrap="around" w:vAnchor="text" w:hAnchor="margin" w:xAlign="center" w:y="1"/>
      <w:rPr>
        <w:rStyle w:val="PageNumber"/>
      </w:rPr>
    </w:pPr>
    <w:r w:rsidRPr="000B6FA8">
      <w:rPr>
        <w:rStyle w:val="PageNumber"/>
      </w:rPr>
      <w:fldChar w:fldCharType="begin"/>
    </w:r>
    <w:r w:rsidRPr="000B6FA8">
      <w:rPr>
        <w:rStyle w:val="PageNumber"/>
      </w:rPr>
      <w:instrText xml:space="preserve">PAGE  </w:instrText>
    </w:r>
    <w:r w:rsidRPr="000B6FA8">
      <w:rPr>
        <w:rStyle w:val="PageNumber"/>
      </w:rPr>
      <w:fldChar w:fldCharType="separate"/>
    </w:r>
    <w:r w:rsidR="00930DF7">
      <w:rPr>
        <w:rStyle w:val="PageNumber"/>
        <w:noProof/>
      </w:rPr>
      <w:t>6</w:t>
    </w:r>
    <w:r w:rsidRPr="000B6FA8">
      <w:rPr>
        <w:rStyle w:val="PageNumber"/>
      </w:rPr>
      <w:fldChar w:fldCharType="end"/>
    </w:r>
  </w:p>
  <w:p w14:paraId="497760C1" w14:textId="77777777" w:rsidR="00D7050C" w:rsidRDefault="00D7050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4B18FA" w14:textId="77777777" w:rsidR="001B7BF2" w:rsidRDefault="001B7BF2">
      <w:r>
        <w:separator/>
      </w:r>
    </w:p>
  </w:footnote>
  <w:footnote w:type="continuationSeparator" w:id="0">
    <w:p w14:paraId="0EFE1873" w14:textId="77777777" w:rsidR="001B7BF2" w:rsidRDefault="001B7BF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CB61CA" w14:textId="38DD3128" w:rsidR="00D7050C" w:rsidRDefault="00D7050C" w:rsidP="003E51AB">
    <w:pPr>
      <w:pStyle w:val="Header"/>
      <w:widowControl w:val="0"/>
      <w:tabs>
        <w:tab w:val="clear" w:pos="9072"/>
        <w:tab w:val="right" w:pos="8280"/>
        <w:tab w:val="right" w:pos="9781"/>
      </w:tabs>
      <w:ind w:right="-58"/>
      <w:rPr>
        <w:rFonts w:ascii="Arial" w:hAnsi="Arial" w:cs="Arial"/>
        <w:b/>
        <w:bCs/>
        <w:sz w:val="28"/>
      </w:rPr>
    </w:pPr>
    <w:r>
      <w:rPr>
        <w:rFonts w:ascii="Arial" w:hAnsi="Arial" w:cs="Arial"/>
        <w:b/>
        <w:bCs/>
        <w:sz w:val="28"/>
      </w:rPr>
      <w:t>3GPP TSG RAN WG1 Meeting #94bis</w:t>
    </w:r>
    <w:r>
      <w:rPr>
        <w:rFonts w:ascii="Arial" w:hAnsi="Arial" w:cs="Arial"/>
        <w:b/>
        <w:bCs/>
        <w:sz w:val="28"/>
      </w:rPr>
      <w:tab/>
    </w:r>
    <w:r>
      <w:rPr>
        <w:rFonts w:ascii="Arial" w:hAnsi="Arial" w:cs="Arial"/>
        <w:b/>
        <w:bCs/>
        <w:sz w:val="28"/>
      </w:rPr>
      <w:tab/>
      <w:t>R1-1810051</w:t>
    </w:r>
  </w:p>
  <w:p w14:paraId="1D7357BB" w14:textId="77777777" w:rsidR="00D7050C" w:rsidRDefault="00D7050C" w:rsidP="003E51AB">
    <w:pPr>
      <w:pStyle w:val="Header"/>
      <w:widowControl w:val="0"/>
      <w:rPr>
        <w:rFonts w:ascii="Arial" w:hAnsi="Arial" w:cs="Arial"/>
        <w:b/>
        <w:bCs/>
        <w:sz w:val="28"/>
        <w:lang w:val="en-US"/>
      </w:rPr>
    </w:pPr>
    <w:r>
      <w:rPr>
        <w:rFonts w:ascii="Arial" w:hAnsi="Arial" w:cs="Arial"/>
        <w:b/>
        <w:bCs/>
        <w:sz w:val="28"/>
        <w:lang w:val="en-US"/>
      </w:rPr>
      <w:t>Chengdu, China, 8</w:t>
    </w:r>
    <w:r>
      <w:rPr>
        <w:rFonts w:ascii="Arial" w:hAnsi="Arial" w:cs="Arial"/>
        <w:b/>
        <w:bCs/>
        <w:sz w:val="28"/>
        <w:vertAlign w:val="superscript"/>
        <w:lang w:val="en-US"/>
      </w:rPr>
      <w:t>th</w:t>
    </w:r>
    <w:r>
      <w:rPr>
        <w:rFonts w:ascii="Arial" w:hAnsi="Arial" w:cs="Arial"/>
        <w:b/>
        <w:bCs/>
        <w:sz w:val="28"/>
        <w:lang w:val="en-US"/>
      </w:rPr>
      <w:t xml:space="preserve"> – 12</w:t>
    </w:r>
    <w:r>
      <w:rPr>
        <w:rFonts w:ascii="Arial" w:hAnsi="Arial" w:cs="Arial"/>
        <w:b/>
        <w:bCs/>
        <w:sz w:val="28"/>
        <w:vertAlign w:val="superscript"/>
        <w:lang w:val="en-US"/>
      </w:rPr>
      <w:t>th</w:t>
    </w:r>
    <w:r>
      <w:rPr>
        <w:rFonts w:ascii="Arial" w:hAnsi="Arial" w:cs="Arial"/>
        <w:b/>
        <w:bCs/>
        <w:sz w:val="28"/>
        <w:lang w:val="en-US"/>
      </w:rPr>
      <w:t xml:space="preserve"> October 2018</w:t>
    </w:r>
  </w:p>
  <w:p w14:paraId="7A99501D" w14:textId="156A73B2" w:rsidR="00D7050C" w:rsidRPr="00FD1435" w:rsidRDefault="00D7050C" w:rsidP="00FD143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55AE7A" w14:textId="77777777" w:rsidR="00D7050C" w:rsidRDefault="00D7050C" w:rsidP="00680DD3">
    <w:pPr>
      <w:pStyle w:val="Header"/>
      <w:widowControl w:val="0"/>
      <w:tabs>
        <w:tab w:val="clear" w:pos="9072"/>
        <w:tab w:val="right" w:pos="8280"/>
        <w:tab w:val="right" w:pos="9781"/>
      </w:tabs>
      <w:ind w:right="-58"/>
      <w:rPr>
        <w:rFonts w:ascii="Arial" w:hAnsi="Arial" w:cs="Arial"/>
        <w:b/>
        <w:bCs/>
        <w:sz w:val="28"/>
      </w:rPr>
    </w:pPr>
    <w:r>
      <w:rPr>
        <w:rFonts w:ascii="Arial" w:hAnsi="Arial" w:cs="Arial"/>
        <w:b/>
        <w:bCs/>
        <w:sz w:val="28"/>
      </w:rPr>
      <w:t>3GPP TSG RAN WG1 Meeting #94bis</w:t>
    </w:r>
    <w:r>
      <w:rPr>
        <w:rFonts w:ascii="Arial" w:hAnsi="Arial" w:cs="Arial"/>
        <w:b/>
        <w:bCs/>
        <w:sz w:val="28"/>
      </w:rPr>
      <w:tab/>
    </w:r>
    <w:r>
      <w:rPr>
        <w:rFonts w:ascii="Arial" w:hAnsi="Arial" w:cs="Arial"/>
        <w:b/>
        <w:bCs/>
        <w:sz w:val="28"/>
      </w:rPr>
      <w:tab/>
      <w:t>R1-1810051</w:t>
    </w:r>
  </w:p>
  <w:p w14:paraId="63134C3E" w14:textId="77777777" w:rsidR="00D7050C" w:rsidRDefault="00D7050C" w:rsidP="00680DD3">
    <w:pPr>
      <w:pStyle w:val="Header"/>
      <w:widowControl w:val="0"/>
      <w:rPr>
        <w:rFonts w:ascii="Arial" w:hAnsi="Arial" w:cs="Arial"/>
        <w:b/>
        <w:bCs/>
        <w:sz w:val="28"/>
        <w:lang w:val="en-US"/>
      </w:rPr>
    </w:pPr>
    <w:r>
      <w:rPr>
        <w:rFonts w:ascii="Arial" w:hAnsi="Arial" w:cs="Arial"/>
        <w:b/>
        <w:bCs/>
        <w:sz w:val="28"/>
        <w:lang w:val="en-US"/>
      </w:rPr>
      <w:t>Chengdu, China, 8</w:t>
    </w:r>
    <w:r>
      <w:rPr>
        <w:rFonts w:ascii="Arial" w:hAnsi="Arial" w:cs="Arial"/>
        <w:b/>
        <w:bCs/>
        <w:sz w:val="28"/>
        <w:vertAlign w:val="superscript"/>
        <w:lang w:val="en-US"/>
      </w:rPr>
      <w:t>th</w:t>
    </w:r>
    <w:r>
      <w:rPr>
        <w:rFonts w:ascii="Arial" w:hAnsi="Arial" w:cs="Arial"/>
        <w:b/>
        <w:bCs/>
        <w:sz w:val="28"/>
        <w:lang w:val="en-US"/>
      </w:rPr>
      <w:t xml:space="preserve"> – 12</w:t>
    </w:r>
    <w:r>
      <w:rPr>
        <w:rFonts w:ascii="Arial" w:hAnsi="Arial" w:cs="Arial"/>
        <w:b/>
        <w:bCs/>
        <w:sz w:val="28"/>
        <w:vertAlign w:val="superscript"/>
        <w:lang w:val="en-US"/>
      </w:rPr>
      <w:t>th</w:t>
    </w:r>
    <w:r>
      <w:rPr>
        <w:rFonts w:ascii="Arial" w:hAnsi="Arial" w:cs="Arial"/>
        <w:b/>
        <w:bCs/>
        <w:sz w:val="28"/>
        <w:lang w:val="en-US"/>
      </w:rPr>
      <w:t xml:space="preserve"> October 2018</w:t>
    </w:r>
  </w:p>
  <w:p w14:paraId="26C6EA5D" w14:textId="77777777" w:rsidR="00D7050C" w:rsidRPr="00C6317B" w:rsidRDefault="00D7050C" w:rsidP="008755AE">
    <w:pPr>
      <w:pStyle w:val="Header"/>
      <w:rPr>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5A54DD86"/>
    <w:lvl w:ilvl="0">
      <w:start w:val="1"/>
      <w:numFmt w:val="decimal"/>
      <w:pStyle w:val="ListNumber3"/>
      <w:lvlText w:val="%1."/>
      <w:lvlJc w:val="left"/>
      <w:pPr>
        <w:tabs>
          <w:tab w:val="num" w:pos="926"/>
        </w:tabs>
        <w:ind w:left="926" w:hanging="360"/>
      </w:pPr>
    </w:lvl>
  </w:abstractNum>
  <w:abstractNum w:abstractNumId="1" w15:restartNumberingAfterBreak="0">
    <w:nsid w:val="00000001"/>
    <w:multiLevelType w:val="singleLevel"/>
    <w:tmpl w:val="00000001"/>
    <w:name w:val="WW8Num7"/>
    <w:lvl w:ilvl="0">
      <w:start w:val="1"/>
      <w:numFmt w:val="decimal"/>
      <w:lvlText w:val="[%1]"/>
      <w:lvlJc w:val="left"/>
      <w:pPr>
        <w:tabs>
          <w:tab w:val="num" w:pos="567"/>
        </w:tabs>
        <w:ind w:left="567" w:hanging="567"/>
      </w:pPr>
    </w:lvl>
  </w:abstractNum>
  <w:abstractNum w:abstractNumId="2" w15:restartNumberingAfterBreak="0">
    <w:nsid w:val="00000002"/>
    <w:multiLevelType w:val="singleLevel"/>
    <w:tmpl w:val="00000002"/>
    <w:name w:val="WW8Num2"/>
    <w:styleLink w:val="StyleBulletedSymbolsymbolLeft025Hanging02529"/>
    <w:lvl w:ilvl="0">
      <w:start w:val="1"/>
      <w:numFmt w:val="bullet"/>
      <w:pStyle w:val="ZchnZchn"/>
      <w:lvlText w:val=""/>
      <w:lvlJc w:val="left"/>
      <w:pPr>
        <w:tabs>
          <w:tab w:val="num" w:pos="851"/>
        </w:tabs>
        <w:ind w:left="851" w:hanging="851"/>
      </w:pPr>
      <w:rPr>
        <w:rFonts w:ascii="ZapfDingbats" w:hAnsi="ZapfDingbats"/>
      </w:rPr>
    </w:lvl>
  </w:abstractNum>
  <w:abstractNum w:abstractNumId="3" w15:restartNumberingAfterBreak="0">
    <w:nsid w:val="002111DA"/>
    <w:multiLevelType w:val="hybridMultilevel"/>
    <w:tmpl w:val="107CB7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152D18"/>
    <w:multiLevelType w:val="hybridMultilevel"/>
    <w:tmpl w:val="6E7AD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1D6BBE"/>
    <w:multiLevelType w:val="hybridMultilevel"/>
    <w:tmpl w:val="474452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1C628AB"/>
    <w:multiLevelType w:val="hybridMultilevel"/>
    <w:tmpl w:val="CFB4E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1E66D2"/>
    <w:multiLevelType w:val="hybridMultilevel"/>
    <w:tmpl w:val="BC3827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28274EB"/>
    <w:multiLevelType w:val="hybridMultilevel"/>
    <w:tmpl w:val="ADDA39F8"/>
    <w:lvl w:ilvl="0" w:tplc="DB60718C">
      <w:start w:val="1"/>
      <w:numFmt w:val="bullet"/>
      <w:lvlText w:val="•"/>
      <w:lvlJc w:val="left"/>
      <w:pPr>
        <w:tabs>
          <w:tab w:val="num" w:pos="720"/>
        </w:tabs>
        <w:ind w:left="720" w:hanging="360"/>
      </w:pPr>
      <w:rPr>
        <w:rFonts w:ascii="Arial" w:hAnsi="Arial" w:hint="default"/>
      </w:rPr>
    </w:lvl>
    <w:lvl w:ilvl="1" w:tplc="515E0952">
      <w:numFmt w:val="bullet"/>
      <w:pStyle w:val="RAN1bullet2"/>
      <w:lvlText w:val="–"/>
      <w:lvlJc w:val="left"/>
      <w:pPr>
        <w:tabs>
          <w:tab w:val="num" w:pos="1440"/>
        </w:tabs>
        <w:ind w:left="1440" w:hanging="360"/>
      </w:pPr>
      <w:rPr>
        <w:rFonts w:ascii="Arial" w:hAnsi="Arial" w:hint="default"/>
      </w:rPr>
    </w:lvl>
    <w:lvl w:ilvl="2" w:tplc="CEC60A12">
      <w:start w:val="1"/>
      <w:numFmt w:val="bullet"/>
      <w:lvlText w:val="•"/>
      <w:lvlJc w:val="left"/>
      <w:pPr>
        <w:tabs>
          <w:tab w:val="num" w:pos="2160"/>
        </w:tabs>
        <w:ind w:left="2160" w:hanging="360"/>
      </w:pPr>
      <w:rPr>
        <w:rFonts w:ascii="Arial" w:hAnsi="Arial" w:hint="default"/>
      </w:rPr>
    </w:lvl>
    <w:lvl w:ilvl="3" w:tplc="DA28EE96">
      <w:start w:val="1"/>
      <w:numFmt w:val="bullet"/>
      <w:lvlText w:val="•"/>
      <w:lvlJc w:val="left"/>
      <w:pPr>
        <w:tabs>
          <w:tab w:val="num" w:pos="2880"/>
        </w:tabs>
        <w:ind w:left="2880" w:hanging="360"/>
      </w:pPr>
      <w:rPr>
        <w:rFonts w:ascii="Arial" w:hAnsi="Arial" w:hint="default"/>
      </w:rPr>
    </w:lvl>
    <w:lvl w:ilvl="4" w:tplc="7CD4691C">
      <w:start w:val="1"/>
      <w:numFmt w:val="bullet"/>
      <w:lvlText w:val="•"/>
      <w:lvlJc w:val="left"/>
      <w:pPr>
        <w:tabs>
          <w:tab w:val="num" w:pos="3600"/>
        </w:tabs>
        <w:ind w:left="3600" w:hanging="360"/>
      </w:pPr>
      <w:rPr>
        <w:rFonts w:ascii="Arial" w:hAnsi="Arial" w:hint="default"/>
      </w:rPr>
    </w:lvl>
    <w:lvl w:ilvl="5" w:tplc="F68E2EF0" w:tentative="1">
      <w:start w:val="1"/>
      <w:numFmt w:val="bullet"/>
      <w:lvlText w:val="•"/>
      <w:lvlJc w:val="left"/>
      <w:pPr>
        <w:tabs>
          <w:tab w:val="num" w:pos="4320"/>
        </w:tabs>
        <w:ind w:left="4320" w:hanging="360"/>
      </w:pPr>
      <w:rPr>
        <w:rFonts w:ascii="Arial" w:hAnsi="Arial" w:hint="default"/>
      </w:rPr>
    </w:lvl>
    <w:lvl w:ilvl="6" w:tplc="24AAF882" w:tentative="1">
      <w:start w:val="1"/>
      <w:numFmt w:val="bullet"/>
      <w:lvlText w:val="•"/>
      <w:lvlJc w:val="left"/>
      <w:pPr>
        <w:tabs>
          <w:tab w:val="num" w:pos="5040"/>
        </w:tabs>
        <w:ind w:left="5040" w:hanging="360"/>
      </w:pPr>
      <w:rPr>
        <w:rFonts w:ascii="Arial" w:hAnsi="Arial" w:hint="default"/>
      </w:rPr>
    </w:lvl>
    <w:lvl w:ilvl="7" w:tplc="4036A71C" w:tentative="1">
      <w:start w:val="1"/>
      <w:numFmt w:val="bullet"/>
      <w:lvlText w:val="•"/>
      <w:lvlJc w:val="left"/>
      <w:pPr>
        <w:tabs>
          <w:tab w:val="num" w:pos="5760"/>
        </w:tabs>
        <w:ind w:left="5760" w:hanging="360"/>
      </w:pPr>
      <w:rPr>
        <w:rFonts w:ascii="Arial" w:hAnsi="Arial" w:hint="default"/>
      </w:rPr>
    </w:lvl>
    <w:lvl w:ilvl="8" w:tplc="8BCEDA4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2B32EE3"/>
    <w:multiLevelType w:val="hybridMultilevel"/>
    <w:tmpl w:val="A5E2691A"/>
    <w:lvl w:ilvl="0" w:tplc="04090001">
      <w:start w:val="1"/>
      <w:numFmt w:val="bullet"/>
      <w:pStyle w:val="rProposalsub"/>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7B5ACA58">
      <w:start w:val="1"/>
      <w:numFmt w:val="bullet"/>
      <w:pStyle w:val="Bulleted"/>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3323D5C"/>
    <w:multiLevelType w:val="hybridMultilevel"/>
    <w:tmpl w:val="6A0A7332"/>
    <w:lvl w:ilvl="0" w:tplc="EEDAC650">
      <w:start w:val="7"/>
      <w:numFmt w:val="bullet"/>
      <w:lvlText w:val="-"/>
      <w:lvlJc w:val="left"/>
      <w:pPr>
        <w:ind w:left="360" w:hanging="360"/>
      </w:pPr>
      <w:rPr>
        <w:rFonts w:ascii="Calibri" w:eastAsia="MS Mincho" w:hAnsi="Calibri" w:cs="Calibri"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03C31170"/>
    <w:multiLevelType w:val="hybridMultilevel"/>
    <w:tmpl w:val="34A89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3D53F07"/>
    <w:multiLevelType w:val="hybridMultilevel"/>
    <w:tmpl w:val="41C814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40016F5"/>
    <w:multiLevelType w:val="hybridMultilevel"/>
    <w:tmpl w:val="E65CD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E43E44"/>
    <w:multiLevelType w:val="hybridMultilevel"/>
    <w:tmpl w:val="E0524F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BD57C3"/>
    <w:multiLevelType w:val="hybridMultilevel"/>
    <w:tmpl w:val="2CCE5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60D3FFB"/>
    <w:multiLevelType w:val="hybridMultilevel"/>
    <w:tmpl w:val="488A4C58"/>
    <w:lvl w:ilvl="0" w:tplc="4D3678F6">
      <w:start w:val="1"/>
      <w:numFmt w:val="bullet"/>
      <w:pStyle w:val="RAN1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6FA6710"/>
    <w:multiLevelType w:val="hybridMultilevel"/>
    <w:tmpl w:val="432E9286"/>
    <w:name w:val="Heading"/>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077C420F"/>
    <w:multiLevelType w:val="hybridMultilevel"/>
    <w:tmpl w:val="3FD8B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8123A96"/>
    <w:multiLevelType w:val="hybridMultilevel"/>
    <w:tmpl w:val="81307AE6"/>
    <w:lvl w:ilvl="0" w:tplc="04090001">
      <w:start w:val="1"/>
      <w:numFmt w:val="bullet"/>
      <w:lvlText w:val=""/>
      <w:lvlJc w:val="left"/>
      <w:pPr>
        <w:ind w:left="916" w:hanging="360"/>
      </w:pPr>
      <w:rPr>
        <w:rFonts w:ascii="Symbol" w:hAnsi="Symbol" w:hint="default"/>
      </w:rPr>
    </w:lvl>
    <w:lvl w:ilvl="1" w:tplc="04090003">
      <w:start w:val="1"/>
      <w:numFmt w:val="bullet"/>
      <w:lvlText w:val="o"/>
      <w:lvlJc w:val="left"/>
      <w:pPr>
        <w:ind w:left="1636" w:hanging="360"/>
      </w:pPr>
      <w:rPr>
        <w:rFonts w:ascii="Courier New" w:hAnsi="Courier New" w:cs="Courier New" w:hint="default"/>
      </w:rPr>
    </w:lvl>
    <w:lvl w:ilvl="2" w:tplc="04090005">
      <w:start w:val="1"/>
      <w:numFmt w:val="bullet"/>
      <w:lvlText w:val=""/>
      <w:lvlJc w:val="left"/>
      <w:pPr>
        <w:ind w:left="2356" w:hanging="360"/>
      </w:pPr>
      <w:rPr>
        <w:rFonts w:ascii="Wingdings" w:hAnsi="Wingdings" w:hint="default"/>
      </w:rPr>
    </w:lvl>
    <w:lvl w:ilvl="3" w:tplc="04090001" w:tentative="1">
      <w:start w:val="1"/>
      <w:numFmt w:val="bullet"/>
      <w:lvlText w:val=""/>
      <w:lvlJc w:val="left"/>
      <w:pPr>
        <w:ind w:left="3076" w:hanging="360"/>
      </w:pPr>
      <w:rPr>
        <w:rFonts w:ascii="Symbol" w:hAnsi="Symbol" w:hint="default"/>
      </w:rPr>
    </w:lvl>
    <w:lvl w:ilvl="4" w:tplc="04090003" w:tentative="1">
      <w:start w:val="1"/>
      <w:numFmt w:val="bullet"/>
      <w:lvlText w:val="o"/>
      <w:lvlJc w:val="left"/>
      <w:pPr>
        <w:ind w:left="3796" w:hanging="360"/>
      </w:pPr>
      <w:rPr>
        <w:rFonts w:ascii="Courier New" w:hAnsi="Courier New" w:cs="Courier New" w:hint="default"/>
      </w:rPr>
    </w:lvl>
    <w:lvl w:ilvl="5" w:tplc="04090005" w:tentative="1">
      <w:start w:val="1"/>
      <w:numFmt w:val="bullet"/>
      <w:lvlText w:val=""/>
      <w:lvlJc w:val="left"/>
      <w:pPr>
        <w:ind w:left="4516" w:hanging="360"/>
      </w:pPr>
      <w:rPr>
        <w:rFonts w:ascii="Wingdings" w:hAnsi="Wingdings" w:hint="default"/>
      </w:rPr>
    </w:lvl>
    <w:lvl w:ilvl="6" w:tplc="04090001" w:tentative="1">
      <w:start w:val="1"/>
      <w:numFmt w:val="bullet"/>
      <w:lvlText w:val=""/>
      <w:lvlJc w:val="left"/>
      <w:pPr>
        <w:ind w:left="5236" w:hanging="360"/>
      </w:pPr>
      <w:rPr>
        <w:rFonts w:ascii="Symbol" w:hAnsi="Symbol" w:hint="default"/>
      </w:rPr>
    </w:lvl>
    <w:lvl w:ilvl="7" w:tplc="04090003" w:tentative="1">
      <w:start w:val="1"/>
      <w:numFmt w:val="bullet"/>
      <w:lvlText w:val="o"/>
      <w:lvlJc w:val="left"/>
      <w:pPr>
        <w:ind w:left="5956" w:hanging="360"/>
      </w:pPr>
      <w:rPr>
        <w:rFonts w:ascii="Courier New" w:hAnsi="Courier New" w:cs="Courier New" w:hint="default"/>
      </w:rPr>
    </w:lvl>
    <w:lvl w:ilvl="8" w:tplc="04090005" w:tentative="1">
      <w:start w:val="1"/>
      <w:numFmt w:val="bullet"/>
      <w:lvlText w:val=""/>
      <w:lvlJc w:val="left"/>
      <w:pPr>
        <w:ind w:left="6676" w:hanging="360"/>
      </w:pPr>
      <w:rPr>
        <w:rFonts w:ascii="Wingdings" w:hAnsi="Wingdings" w:hint="default"/>
      </w:rPr>
    </w:lvl>
  </w:abstractNum>
  <w:abstractNum w:abstractNumId="20" w15:restartNumberingAfterBreak="0">
    <w:nsid w:val="08666728"/>
    <w:multiLevelType w:val="hybridMultilevel"/>
    <w:tmpl w:val="4C9449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08931DB4"/>
    <w:multiLevelType w:val="hybridMultilevel"/>
    <w:tmpl w:val="5248FAB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08DB63DD"/>
    <w:multiLevelType w:val="hybridMultilevel"/>
    <w:tmpl w:val="CB3A0C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9565D87"/>
    <w:multiLevelType w:val="hybridMultilevel"/>
    <w:tmpl w:val="98684A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095D71C0"/>
    <w:multiLevelType w:val="hybridMultilevel"/>
    <w:tmpl w:val="52E6A4C0"/>
    <w:lvl w:ilvl="0" w:tplc="A7B8EACE">
      <w:start w:val="2"/>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A9F2869"/>
    <w:multiLevelType w:val="multilevel"/>
    <w:tmpl w:val="F5DE0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0B0A3D39"/>
    <w:multiLevelType w:val="hybridMultilevel"/>
    <w:tmpl w:val="82DEDF4C"/>
    <w:name w:val="Heading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0C06057C"/>
    <w:multiLevelType w:val="hybridMultilevel"/>
    <w:tmpl w:val="0C6E5AD8"/>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D0E73C2"/>
    <w:multiLevelType w:val="hybridMultilevel"/>
    <w:tmpl w:val="70BC5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0E132023"/>
    <w:multiLevelType w:val="hybridMultilevel"/>
    <w:tmpl w:val="CBCE4A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0E4B7344"/>
    <w:multiLevelType w:val="hybridMultilevel"/>
    <w:tmpl w:val="6F185A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0E5E52EC"/>
    <w:multiLevelType w:val="hybridMultilevel"/>
    <w:tmpl w:val="DA581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FE74467"/>
    <w:multiLevelType w:val="hybridMultilevel"/>
    <w:tmpl w:val="E7D67E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00421C7"/>
    <w:multiLevelType w:val="hybridMultilevel"/>
    <w:tmpl w:val="CDA238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00B2408"/>
    <w:multiLevelType w:val="hybridMultilevel"/>
    <w:tmpl w:val="DD9E885A"/>
    <w:lvl w:ilvl="0" w:tplc="5B6AAFBA">
      <w:start w:val="1"/>
      <w:numFmt w:val="bullet"/>
      <w:lvlText w:val="•"/>
      <w:lvlJc w:val="left"/>
      <w:pPr>
        <w:ind w:left="704" w:hanging="420"/>
      </w:pPr>
      <w:rPr>
        <w:rFonts w:ascii="Microsoft YaHei" w:eastAsia="Microsoft YaHei" w:hAnsi="Microsoft YaHei" w:cs="Microsoft YaHei" w:hint="default"/>
      </w:rPr>
    </w:lvl>
    <w:lvl w:ilvl="1" w:tplc="04090003">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35" w15:restartNumberingAfterBreak="0">
    <w:nsid w:val="105955C5"/>
    <w:multiLevelType w:val="hybridMultilevel"/>
    <w:tmpl w:val="74043E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10610CE1"/>
    <w:multiLevelType w:val="hybridMultilevel"/>
    <w:tmpl w:val="9CCCC4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10802B18"/>
    <w:multiLevelType w:val="multilevel"/>
    <w:tmpl w:val="B45EF9C0"/>
    <w:lvl w:ilvl="0">
      <w:start w:val="1"/>
      <w:numFmt w:val="lowerLetter"/>
      <w:lvlText w:val="(%1)"/>
      <w:lvlJc w:val="left"/>
      <w:pPr>
        <w:ind w:left="360" w:hanging="360"/>
      </w:pPr>
      <w:rPr>
        <w:rFonts w:eastAsia="DengXi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11826725"/>
    <w:multiLevelType w:val="hybridMultilevel"/>
    <w:tmpl w:val="75A0F7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120C0A74"/>
    <w:multiLevelType w:val="hybridMultilevel"/>
    <w:tmpl w:val="642ED5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2462FCF"/>
    <w:multiLevelType w:val="hybridMultilevel"/>
    <w:tmpl w:val="A0020A40"/>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2992D22"/>
    <w:multiLevelType w:val="hybridMultilevel"/>
    <w:tmpl w:val="8FBEE634"/>
    <w:lvl w:ilvl="0" w:tplc="E1F88338">
      <w:start w:val="38"/>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2EE5695"/>
    <w:multiLevelType w:val="hybridMultilevel"/>
    <w:tmpl w:val="997CD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30714C1"/>
    <w:multiLevelType w:val="hybridMultilevel"/>
    <w:tmpl w:val="EE6A0A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FD5EC796">
      <w:numFmt w:val="bullet"/>
      <w:lvlText w:val="-"/>
      <w:lvlJc w:val="left"/>
      <w:pPr>
        <w:ind w:left="3600" w:hanging="360"/>
      </w:pPr>
      <w:rPr>
        <w:rFonts w:ascii="Times New Roman" w:eastAsia="Times New Roman" w:hAnsi="Times New Roman" w:cs="Times New Roman"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3ED0F03"/>
    <w:multiLevelType w:val="multilevel"/>
    <w:tmpl w:val="ED2663BC"/>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62"/>
        </w:tabs>
        <w:ind w:left="862" w:hanging="720"/>
      </w:pPr>
      <w:rPr>
        <w:rFonts w:hint="default"/>
      </w:rPr>
    </w:lvl>
    <w:lvl w:ilvl="3">
      <w:start w:val="1"/>
      <w:numFmt w:val="decimal"/>
      <w:pStyle w:val="Heading4"/>
      <w:lvlText w:val="%1.%2.%3.%4"/>
      <w:lvlJc w:val="left"/>
      <w:pPr>
        <w:tabs>
          <w:tab w:val="num" w:pos="1574"/>
        </w:tabs>
        <w:ind w:left="1574" w:hanging="864"/>
      </w:pPr>
      <w:rPr>
        <w:rFonts w:hint="default"/>
      </w:rPr>
    </w:lvl>
    <w:lvl w:ilvl="4">
      <w:start w:val="1"/>
      <w:numFmt w:val="decimal"/>
      <w:pStyle w:val="Heading5"/>
      <w:lvlText w:val="%1.%2.%3.%4.%5"/>
      <w:lvlJc w:val="left"/>
      <w:pPr>
        <w:tabs>
          <w:tab w:val="num" w:pos="1575"/>
        </w:tabs>
        <w:ind w:left="1575"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5" w15:restartNumberingAfterBreak="0">
    <w:nsid w:val="13F26D0A"/>
    <w:multiLevelType w:val="hybridMultilevel"/>
    <w:tmpl w:val="EAD8DE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43A2A2F"/>
    <w:multiLevelType w:val="hybridMultilevel"/>
    <w:tmpl w:val="36187E8C"/>
    <w:styleLink w:val="StyleBulletedSymbolsymbolLeft025Hanging02519"/>
    <w:lvl w:ilvl="0" w:tplc="CF68586C">
      <w:start w:val="1"/>
      <w:numFmt w:val="bullet"/>
      <w:pStyle w:val="bullet"/>
      <w:lvlText w:val=""/>
      <w:lvlJc w:val="left"/>
      <w:pPr>
        <w:ind w:left="840" w:hanging="42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145F4645"/>
    <w:multiLevelType w:val="hybridMultilevel"/>
    <w:tmpl w:val="34121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4FD6957"/>
    <w:multiLevelType w:val="hybridMultilevel"/>
    <w:tmpl w:val="BF62BB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151A462D"/>
    <w:multiLevelType w:val="hybridMultilevel"/>
    <w:tmpl w:val="51243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65F6BB7"/>
    <w:multiLevelType w:val="hybridMultilevel"/>
    <w:tmpl w:val="2BE65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667318A"/>
    <w:multiLevelType w:val="hybridMultilevel"/>
    <w:tmpl w:val="84A674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17251332"/>
    <w:multiLevelType w:val="multilevel"/>
    <w:tmpl w:val="EA72ABC4"/>
    <w:styleLink w:val="StyleBulletedSymbolsymbolLeft025Hanging025"/>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17530FB3"/>
    <w:multiLevelType w:val="multilevel"/>
    <w:tmpl w:val="9FF2ACC4"/>
    <w:styleLink w:val="3"/>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4" w15:restartNumberingAfterBreak="0">
    <w:nsid w:val="17E025EC"/>
    <w:multiLevelType w:val="hybridMultilevel"/>
    <w:tmpl w:val="FB4E6B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18326887"/>
    <w:multiLevelType w:val="hybridMultilevel"/>
    <w:tmpl w:val="DD1637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189A7F4E"/>
    <w:multiLevelType w:val="multilevel"/>
    <w:tmpl w:val="189A7F4E"/>
    <w:lvl w:ilvl="0">
      <w:start w:val="6"/>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196A20C6"/>
    <w:multiLevelType w:val="hybridMultilevel"/>
    <w:tmpl w:val="764A5D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19980F90"/>
    <w:multiLevelType w:val="hybridMultilevel"/>
    <w:tmpl w:val="95A8CD30"/>
    <w:name w:val="Heading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1A182E11"/>
    <w:multiLevelType w:val="hybridMultilevel"/>
    <w:tmpl w:val="ECDEB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1AB66554"/>
    <w:multiLevelType w:val="singleLevel"/>
    <w:tmpl w:val="F3E2B79E"/>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61" w15:restartNumberingAfterBreak="0">
    <w:nsid w:val="1AF42B61"/>
    <w:multiLevelType w:val="hybridMultilevel"/>
    <w:tmpl w:val="DFDA68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B5E142D"/>
    <w:multiLevelType w:val="hybridMultilevel"/>
    <w:tmpl w:val="54906E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B8B63C8"/>
    <w:multiLevelType w:val="hybridMultilevel"/>
    <w:tmpl w:val="15746D2A"/>
    <w:lvl w:ilvl="0" w:tplc="3CDE6342">
      <w:start w:val="1"/>
      <w:numFmt w:val="decimal"/>
      <w:pStyle w:val="Referen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BC33654"/>
    <w:multiLevelType w:val="hybridMultilevel"/>
    <w:tmpl w:val="C6682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1D0B5AEE"/>
    <w:multiLevelType w:val="hybridMultilevel"/>
    <w:tmpl w:val="5EE6014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1D1A3394"/>
    <w:multiLevelType w:val="hybridMultilevel"/>
    <w:tmpl w:val="EDB00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E170C15"/>
    <w:multiLevelType w:val="hybridMultilevel"/>
    <w:tmpl w:val="76700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E5F6815"/>
    <w:multiLevelType w:val="hybridMultilevel"/>
    <w:tmpl w:val="9030F4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1F832A34"/>
    <w:multiLevelType w:val="hybridMultilevel"/>
    <w:tmpl w:val="8842D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1F85583E"/>
    <w:multiLevelType w:val="hybridMultilevel"/>
    <w:tmpl w:val="FFFCEC50"/>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F9E20C4"/>
    <w:multiLevelType w:val="hybridMultilevel"/>
    <w:tmpl w:val="5B124D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FB17ACE"/>
    <w:multiLevelType w:val="hybridMultilevel"/>
    <w:tmpl w:val="EFFE8B14"/>
    <w:lvl w:ilvl="0" w:tplc="08090001">
      <w:start w:val="1"/>
      <w:numFmt w:val="bullet"/>
      <w:lvlText w:val=""/>
      <w:lvlJc w:val="left"/>
      <w:pPr>
        <w:ind w:left="1440" w:hanging="72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3" w15:restartNumberingAfterBreak="0">
    <w:nsid w:val="20260E5D"/>
    <w:multiLevelType w:val="hybridMultilevel"/>
    <w:tmpl w:val="5AC0D1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4" w15:restartNumberingAfterBreak="0">
    <w:nsid w:val="20632B63"/>
    <w:multiLevelType w:val="hybridMultilevel"/>
    <w:tmpl w:val="61485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08A0437"/>
    <w:multiLevelType w:val="hybridMultilevel"/>
    <w:tmpl w:val="C7F0D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09B065C"/>
    <w:multiLevelType w:val="hybridMultilevel"/>
    <w:tmpl w:val="3D3CA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22204EE8"/>
    <w:multiLevelType w:val="hybridMultilevel"/>
    <w:tmpl w:val="E1EEF1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2275CF0"/>
    <w:multiLevelType w:val="hybridMultilevel"/>
    <w:tmpl w:val="4E52F5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22A71711"/>
    <w:multiLevelType w:val="hybridMultilevel"/>
    <w:tmpl w:val="29AAB3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2C050E5"/>
    <w:multiLevelType w:val="multilevel"/>
    <w:tmpl w:val="9FF2ACC4"/>
    <w:styleLink w:val="1"/>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1" w15:restartNumberingAfterBreak="0">
    <w:nsid w:val="22D21819"/>
    <w:multiLevelType w:val="hybridMultilevel"/>
    <w:tmpl w:val="974A91A0"/>
    <w:lvl w:ilvl="0" w:tplc="9BEE8682">
      <w:start w:val="1"/>
      <w:numFmt w:val="bullet"/>
      <w:pStyle w:val="ComeBack"/>
      <w:lvlText w:val=""/>
      <w:lvlJc w:val="left"/>
      <w:pPr>
        <w:tabs>
          <w:tab w:val="num" w:pos="1259"/>
        </w:tabs>
        <w:ind w:left="1622" w:hanging="1055"/>
      </w:pPr>
      <w:rPr>
        <w:rFonts w:ascii="Wingdings" w:hAnsi="Wingdings" w:hint="default"/>
        <w:b/>
        <w:i w:val="0"/>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230D59C0"/>
    <w:multiLevelType w:val="hybridMultilevel"/>
    <w:tmpl w:val="BE80B978"/>
    <w:lvl w:ilvl="0" w:tplc="5B6AAFBA">
      <w:start w:val="1"/>
      <w:numFmt w:val="bullet"/>
      <w:lvlText w:val="•"/>
      <w:lvlJc w:val="left"/>
      <w:pPr>
        <w:ind w:left="704" w:hanging="420"/>
      </w:pPr>
      <w:rPr>
        <w:rFonts w:ascii="Microsoft YaHei" w:eastAsia="Microsoft YaHei" w:hAnsi="Microsoft YaHei" w:cs="Microsoft YaHei" w:hint="default"/>
      </w:rPr>
    </w:lvl>
    <w:lvl w:ilvl="1" w:tplc="2BC0DF16">
      <w:start w:val="1"/>
      <w:numFmt w:val="bullet"/>
      <w:lvlText w:val="-"/>
      <w:lvlJc w:val="left"/>
      <w:pPr>
        <w:ind w:left="1124" w:hanging="420"/>
      </w:pPr>
      <w:rPr>
        <w:rFonts w:ascii="Times New Roman" w:hAnsi="Times New Roman" w:cs="Times New Roman" w:hint="default"/>
        <w:lang w:val="en-US"/>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83" w15:restartNumberingAfterBreak="0">
    <w:nsid w:val="2394148A"/>
    <w:multiLevelType w:val="hybridMultilevel"/>
    <w:tmpl w:val="4E86E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57954A5"/>
    <w:multiLevelType w:val="hybridMultilevel"/>
    <w:tmpl w:val="2B26BC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59B7128"/>
    <w:multiLevelType w:val="hybridMultilevel"/>
    <w:tmpl w:val="848A4610"/>
    <w:lvl w:ilvl="0" w:tplc="2EFCE82A">
      <w:start w:val="1"/>
      <w:numFmt w:val="bullet"/>
      <w:pStyle w:val="Proposalsub"/>
      <w:lvlText w:val=""/>
      <w:lvlJc w:val="left"/>
      <w:pPr>
        <w:ind w:left="1160" w:hanging="360"/>
      </w:pPr>
      <w:rPr>
        <w:rFonts w:ascii="Symbol" w:hAnsi="Symbol" w:hint="default"/>
      </w:rPr>
    </w:lvl>
    <w:lvl w:ilvl="1" w:tplc="6B7CCCE8">
      <w:numFmt w:val="bullet"/>
      <w:pStyle w:val="Proposalsubsub"/>
      <w:lvlText w:val="-"/>
      <w:lvlJc w:val="left"/>
      <w:pPr>
        <w:ind w:left="1600" w:hanging="400"/>
      </w:pPr>
      <w:rPr>
        <w:rFonts w:ascii="Times New Roman" w:eastAsia="Batang" w:hAnsi="Times New Roman" w:cs="Times New Roman" w:hint="default"/>
      </w:rPr>
    </w:lvl>
    <w:lvl w:ilvl="2" w:tplc="04090005">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86" w15:restartNumberingAfterBreak="0">
    <w:nsid w:val="26763161"/>
    <w:multiLevelType w:val="hybridMultilevel"/>
    <w:tmpl w:val="92B82D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267A551B"/>
    <w:multiLevelType w:val="hybridMultilevel"/>
    <w:tmpl w:val="897AA1C8"/>
    <w:lvl w:ilvl="0" w:tplc="04090001">
      <w:start w:val="1"/>
      <w:numFmt w:val="bullet"/>
      <w:lvlText w:val=""/>
      <w:lvlJc w:val="left"/>
      <w:pPr>
        <w:ind w:left="760" w:hanging="360"/>
      </w:pPr>
      <w:rPr>
        <w:rFonts w:ascii="Symbol" w:hAnsi="Symbol"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8" w15:restartNumberingAfterBreak="0">
    <w:nsid w:val="27633EDF"/>
    <w:multiLevelType w:val="hybridMultilevel"/>
    <w:tmpl w:val="682CD9A8"/>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89" w15:restartNumberingAfterBreak="0">
    <w:nsid w:val="27726BA7"/>
    <w:multiLevelType w:val="hybridMultilevel"/>
    <w:tmpl w:val="6F44E9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27757782"/>
    <w:multiLevelType w:val="hybridMultilevel"/>
    <w:tmpl w:val="FB4070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284C30C5"/>
    <w:multiLevelType w:val="hybridMultilevel"/>
    <w:tmpl w:val="9FF4E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9554FFD"/>
    <w:multiLevelType w:val="hybridMultilevel"/>
    <w:tmpl w:val="DFAC5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97F169A"/>
    <w:multiLevelType w:val="hybridMultilevel"/>
    <w:tmpl w:val="9C226E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299C09F2"/>
    <w:multiLevelType w:val="hybridMultilevel"/>
    <w:tmpl w:val="88C20E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29B12FDA"/>
    <w:multiLevelType w:val="hybridMultilevel"/>
    <w:tmpl w:val="0330B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29F4392F"/>
    <w:multiLevelType w:val="hybridMultilevel"/>
    <w:tmpl w:val="4FA61E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2A135528"/>
    <w:multiLevelType w:val="hybridMultilevel"/>
    <w:tmpl w:val="41C81986"/>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A15166F"/>
    <w:multiLevelType w:val="hybridMultilevel"/>
    <w:tmpl w:val="9E640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A204EC5"/>
    <w:multiLevelType w:val="hybridMultilevel"/>
    <w:tmpl w:val="2C0A0B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2A983C06"/>
    <w:multiLevelType w:val="hybridMultilevel"/>
    <w:tmpl w:val="DAFECF56"/>
    <w:lvl w:ilvl="0" w:tplc="BF6049B6">
      <w:start w:val="5"/>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A996528"/>
    <w:multiLevelType w:val="hybridMultilevel"/>
    <w:tmpl w:val="D7BCD9E4"/>
    <w:lvl w:ilvl="0" w:tplc="01849BC4">
      <w:start w:val="5"/>
      <w:numFmt w:val="bullet"/>
      <w:lvlText w:val="-"/>
      <w:lvlJc w:val="left"/>
      <w:pPr>
        <w:ind w:left="1080" w:hanging="360"/>
      </w:pPr>
      <w:rPr>
        <w:rFonts w:ascii="Times New Roman" w:eastAsia="SimSu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2B9A69C2"/>
    <w:multiLevelType w:val="hybridMultilevel"/>
    <w:tmpl w:val="29503E04"/>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43305D"/>
    <w:multiLevelType w:val="hybridMultilevel"/>
    <w:tmpl w:val="1666A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2CC7125C"/>
    <w:multiLevelType w:val="singleLevel"/>
    <w:tmpl w:val="24D0B6C8"/>
    <w:lvl w:ilvl="0">
      <w:start w:val="1"/>
      <w:numFmt w:val="bullet"/>
      <w:pStyle w:val="Bulletedo1"/>
      <w:lvlText w:val=""/>
      <w:lvlJc w:val="left"/>
      <w:pPr>
        <w:tabs>
          <w:tab w:val="num" w:pos="360"/>
        </w:tabs>
        <w:ind w:left="360" w:hanging="360"/>
      </w:pPr>
      <w:rPr>
        <w:rFonts w:ascii="Symbol" w:hAnsi="Symbol" w:hint="default"/>
      </w:rPr>
    </w:lvl>
  </w:abstractNum>
  <w:abstractNum w:abstractNumId="105" w15:restartNumberingAfterBreak="0">
    <w:nsid w:val="2D793676"/>
    <w:multiLevelType w:val="hybridMultilevel"/>
    <w:tmpl w:val="A08463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2D9A2100"/>
    <w:multiLevelType w:val="hybridMultilevel"/>
    <w:tmpl w:val="7A3E26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E6177E9"/>
    <w:multiLevelType w:val="multilevel"/>
    <w:tmpl w:val="13A04612"/>
    <w:styleLink w:val="StyleBulletedSymbolsymbolLeft025Hanging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8" w15:restartNumberingAfterBreak="0">
    <w:nsid w:val="2E7623FB"/>
    <w:multiLevelType w:val="hybridMultilevel"/>
    <w:tmpl w:val="290C2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2E99528E"/>
    <w:multiLevelType w:val="multilevel"/>
    <w:tmpl w:val="2E99528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0" w15:restartNumberingAfterBreak="0">
    <w:nsid w:val="2F103957"/>
    <w:multiLevelType w:val="hybridMultilevel"/>
    <w:tmpl w:val="120812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FB02812"/>
    <w:multiLevelType w:val="multilevel"/>
    <w:tmpl w:val="7A906378"/>
    <w:styleLink w:val="3GPPListofBullets"/>
    <w:lvl w:ilvl="0">
      <w:start w:val="1"/>
      <w:numFmt w:val="decimal"/>
      <w:lvlText w:val="Proposal %1:"/>
      <w:lvlJc w:val="left"/>
      <w:pPr>
        <w:ind w:left="0" w:firstLine="0"/>
      </w:pPr>
      <w:rPr>
        <w:rFonts w:ascii="Times New Roman" w:hAnsi="Times New Roman" w:hint="default"/>
        <w:b/>
        <w:color w:val="auto"/>
        <w:sz w:val="22"/>
      </w:rPr>
    </w:lvl>
    <w:lvl w:ilvl="1">
      <w:start w:val="1"/>
      <w:numFmt w:val="bullet"/>
      <w:lvlRestart w:val="0"/>
      <w:lvlText w:val="●"/>
      <w:lvlJc w:val="left"/>
      <w:pPr>
        <w:ind w:left="284" w:hanging="284"/>
      </w:pPr>
      <w:rPr>
        <w:rFonts w:ascii="Times New Roman" w:hAnsi="Times New Roman" w:cs="Times New Roman" w:hint="default"/>
        <w:b w:val="0"/>
        <w:color w:val="auto"/>
        <w:sz w:val="22"/>
      </w:rPr>
    </w:lvl>
    <w:lvl w:ilvl="2">
      <w:start w:val="1"/>
      <w:numFmt w:val="bullet"/>
      <w:lvlRestart w:val="0"/>
      <w:lvlText w:val="□"/>
      <w:lvlJc w:val="left"/>
      <w:pPr>
        <w:ind w:left="567" w:hanging="283"/>
      </w:pPr>
      <w:rPr>
        <w:rFonts w:ascii="Times New Roman" w:hAnsi="Times New Roman" w:cs="Times New Roman" w:hint="default"/>
        <w:b w:val="0"/>
        <w:i w:val="0"/>
        <w:sz w:val="22"/>
      </w:rPr>
    </w:lvl>
    <w:lvl w:ilvl="3">
      <w:start w:val="1"/>
      <w:numFmt w:val="bullet"/>
      <w:lvlRestart w:val="0"/>
      <w:lvlText w:val="▪"/>
      <w:lvlJc w:val="left"/>
      <w:pPr>
        <w:ind w:left="851" w:hanging="284"/>
      </w:pPr>
      <w:rPr>
        <w:rFonts w:ascii="Times New Roman" w:hAnsi="Times New Roman" w:cs="Times New Roman" w:hint="default"/>
        <w:b w:val="0"/>
        <w:color w:val="auto"/>
        <w:sz w:val="22"/>
      </w:rPr>
    </w:lvl>
    <w:lvl w:ilvl="4">
      <w:start w:val="1"/>
      <w:numFmt w:val="lowerLetter"/>
      <w:lvlText w:val="(%5)"/>
      <w:lvlJc w:val="left"/>
      <w:pPr>
        <w:ind w:left="2838" w:hanging="284"/>
      </w:pPr>
      <w:rPr>
        <w:rFonts w:hint="default"/>
      </w:rPr>
    </w:lvl>
    <w:lvl w:ilvl="5">
      <w:start w:val="1"/>
      <w:numFmt w:val="lowerRoman"/>
      <w:lvlText w:val="(%6)"/>
      <w:lvlJc w:val="left"/>
      <w:pPr>
        <w:ind w:left="3122" w:hanging="284"/>
      </w:pPr>
      <w:rPr>
        <w:rFonts w:hint="default"/>
      </w:rPr>
    </w:lvl>
    <w:lvl w:ilvl="6">
      <w:start w:val="1"/>
      <w:numFmt w:val="decimal"/>
      <w:lvlText w:val="%7."/>
      <w:lvlJc w:val="left"/>
      <w:pPr>
        <w:ind w:left="3406" w:hanging="284"/>
      </w:pPr>
      <w:rPr>
        <w:rFonts w:hint="default"/>
      </w:rPr>
    </w:lvl>
    <w:lvl w:ilvl="7">
      <w:start w:val="1"/>
      <w:numFmt w:val="lowerLetter"/>
      <w:lvlText w:val="%8."/>
      <w:lvlJc w:val="left"/>
      <w:pPr>
        <w:ind w:left="3690" w:hanging="284"/>
      </w:pPr>
      <w:rPr>
        <w:rFonts w:hint="default"/>
      </w:rPr>
    </w:lvl>
    <w:lvl w:ilvl="8">
      <w:start w:val="1"/>
      <w:numFmt w:val="lowerRoman"/>
      <w:lvlText w:val="%9."/>
      <w:lvlJc w:val="left"/>
      <w:pPr>
        <w:ind w:left="3974" w:hanging="284"/>
      </w:pPr>
      <w:rPr>
        <w:rFonts w:hint="default"/>
      </w:rPr>
    </w:lvl>
  </w:abstractNum>
  <w:abstractNum w:abstractNumId="112" w15:restartNumberingAfterBreak="0">
    <w:nsid w:val="2FB2018A"/>
    <w:multiLevelType w:val="hybridMultilevel"/>
    <w:tmpl w:val="7B84F0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0487AD9"/>
    <w:multiLevelType w:val="hybridMultilevel"/>
    <w:tmpl w:val="6E9A9A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3077017D"/>
    <w:multiLevelType w:val="multilevel"/>
    <w:tmpl w:val="AC1A1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5" w15:restartNumberingAfterBreak="0">
    <w:nsid w:val="313748C2"/>
    <w:multiLevelType w:val="hybridMultilevel"/>
    <w:tmpl w:val="21E81B1E"/>
    <w:lvl w:ilvl="0" w:tplc="B3428C4A">
      <w:start w:val="1"/>
      <w:numFmt w:val="bullet"/>
      <w:pStyle w:val="Bullet0"/>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316B0123"/>
    <w:multiLevelType w:val="hybridMultilevel"/>
    <w:tmpl w:val="AB78CC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32122A1D"/>
    <w:multiLevelType w:val="hybridMultilevel"/>
    <w:tmpl w:val="6FCED110"/>
    <w:lvl w:ilvl="0" w:tplc="11A64B92">
      <w:numFmt w:val="bullet"/>
      <w:lvlText w:val=""/>
      <w:lvlJc w:val="left"/>
      <w:pPr>
        <w:ind w:left="720" w:hanging="360"/>
      </w:pPr>
      <w:rPr>
        <w:rFonts w:ascii="Symbol" w:eastAsia="Malgun Gothic"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24B1E5F"/>
    <w:multiLevelType w:val="hybridMultilevel"/>
    <w:tmpl w:val="2DFA4A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A350C7"/>
    <w:multiLevelType w:val="multilevel"/>
    <w:tmpl w:val="5C8283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0" w15:restartNumberingAfterBreak="0">
    <w:nsid w:val="32E8382A"/>
    <w:multiLevelType w:val="hybridMultilevel"/>
    <w:tmpl w:val="B476A1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330C0323"/>
    <w:multiLevelType w:val="hybridMultilevel"/>
    <w:tmpl w:val="C45A61E8"/>
    <w:lvl w:ilvl="0" w:tplc="048A7EBC">
      <w:numFmt w:val="bullet"/>
      <w:lvlText w:val=""/>
      <w:lvlJc w:val="left"/>
      <w:pPr>
        <w:ind w:left="720" w:hanging="360"/>
      </w:pPr>
      <w:rPr>
        <w:rFonts w:ascii="Symbol" w:eastAsia="Malgun Gothic"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37D02E4"/>
    <w:multiLevelType w:val="hybridMultilevel"/>
    <w:tmpl w:val="56D0BC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3B30BCC"/>
    <w:multiLevelType w:val="hybridMultilevel"/>
    <w:tmpl w:val="8DB015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34D4782D"/>
    <w:multiLevelType w:val="hybridMultilevel"/>
    <w:tmpl w:val="6BBC7B4E"/>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4D5045A"/>
    <w:multiLevelType w:val="singleLevel"/>
    <w:tmpl w:val="B3FC4AEC"/>
    <w:lvl w:ilvl="0">
      <w:start w:val="1"/>
      <w:numFmt w:val="bullet"/>
      <w:pStyle w:val="a0"/>
      <w:lvlText w:val=""/>
      <w:lvlJc w:val="left"/>
      <w:pPr>
        <w:tabs>
          <w:tab w:val="num" w:pos="360"/>
        </w:tabs>
        <w:ind w:left="340" w:hanging="340"/>
      </w:pPr>
      <w:rPr>
        <w:rFonts w:ascii="Symbol" w:eastAsia="Times New Roman" w:hAnsi="Symbol" w:hint="default"/>
        <w:color w:val="auto"/>
      </w:rPr>
    </w:lvl>
  </w:abstractNum>
  <w:abstractNum w:abstractNumId="126" w15:restartNumberingAfterBreak="0">
    <w:nsid w:val="356531E7"/>
    <w:multiLevelType w:val="hybridMultilevel"/>
    <w:tmpl w:val="371E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67E4EF6"/>
    <w:multiLevelType w:val="hybridMultilevel"/>
    <w:tmpl w:val="0ABC19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8" w15:restartNumberingAfterBreak="0">
    <w:nsid w:val="369401A5"/>
    <w:multiLevelType w:val="hybridMultilevel"/>
    <w:tmpl w:val="72B2A4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6C26784"/>
    <w:multiLevelType w:val="hybridMultilevel"/>
    <w:tmpl w:val="AD4E3A64"/>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7545E19"/>
    <w:multiLevelType w:val="hybridMultilevel"/>
    <w:tmpl w:val="22D213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382946E8"/>
    <w:multiLevelType w:val="hybridMultilevel"/>
    <w:tmpl w:val="2E3C1F5A"/>
    <w:lvl w:ilvl="0" w:tplc="B3428C4A">
      <w:start w:val="1"/>
      <w:numFmt w:val="bullet"/>
      <w:pStyle w:val="item"/>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2" w15:restartNumberingAfterBreak="0">
    <w:nsid w:val="383B645E"/>
    <w:multiLevelType w:val="hybridMultilevel"/>
    <w:tmpl w:val="6D18C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8607096"/>
    <w:multiLevelType w:val="hybridMultilevel"/>
    <w:tmpl w:val="B0A8C1A4"/>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8C22868"/>
    <w:multiLevelType w:val="hybridMultilevel"/>
    <w:tmpl w:val="A20E7B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38C926D3"/>
    <w:multiLevelType w:val="hybridMultilevel"/>
    <w:tmpl w:val="49D6F0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15:restartNumberingAfterBreak="0">
    <w:nsid w:val="38C9476E"/>
    <w:multiLevelType w:val="hybridMultilevel"/>
    <w:tmpl w:val="4BA8C31A"/>
    <w:styleLink w:val="StyleBulletedSymbolsymbolLeft025Hanging08"/>
    <w:lvl w:ilvl="0" w:tplc="CF68586C">
      <w:start w:val="3"/>
      <w:numFmt w:val="bullet"/>
      <w:lvlText w:val="-"/>
      <w:lvlJc w:val="left"/>
      <w:pPr>
        <w:tabs>
          <w:tab w:val="num" w:pos="720"/>
        </w:tabs>
        <w:ind w:left="720" w:hanging="360"/>
      </w:pPr>
      <w:rPr>
        <w:rFonts w:ascii="Times New Roman" w:eastAsia="Times New Roman" w:hAnsi="Times New Roman" w:cs="Times New Roman"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7" w15:restartNumberingAfterBreak="0">
    <w:nsid w:val="38F43606"/>
    <w:multiLevelType w:val="hybridMultilevel"/>
    <w:tmpl w:val="94C26A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15:restartNumberingAfterBreak="0">
    <w:nsid w:val="391F0778"/>
    <w:multiLevelType w:val="hybridMultilevel"/>
    <w:tmpl w:val="82DE0A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39524B23"/>
    <w:multiLevelType w:val="hybridMultilevel"/>
    <w:tmpl w:val="5B5C6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9AF36FE"/>
    <w:multiLevelType w:val="hybridMultilevel"/>
    <w:tmpl w:val="EC062F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42" w15:restartNumberingAfterBreak="0">
    <w:nsid w:val="3AA46647"/>
    <w:multiLevelType w:val="hybridMultilevel"/>
    <w:tmpl w:val="B65C662A"/>
    <w:lvl w:ilvl="0" w:tplc="A9301D9E">
      <w:start w:val="1"/>
      <w:numFmt w:val="decimal"/>
      <w:pStyle w:val="Proposal"/>
      <w:lvlText w:val="Observation %1"/>
      <w:lvlJc w:val="left"/>
      <w:pPr>
        <w:tabs>
          <w:tab w:val="num" w:pos="1304"/>
        </w:tabs>
        <w:ind w:left="1304" w:hanging="13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15:restartNumberingAfterBreak="0">
    <w:nsid w:val="3B1A0A73"/>
    <w:multiLevelType w:val="hybridMultilevel"/>
    <w:tmpl w:val="1CE874CC"/>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B4741E9"/>
    <w:multiLevelType w:val="hybridMultilevel"/>
    <w:tmpl w:val="909638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3B5F5AEE"/>
    <w:multiLevelType w:val="hybridMultilevel"/>
    <w:tmpl w:val="7526D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BAC7967"/>
    <w:multiLevelType w:val="hybridMultilevel"/>
    <w:tmpl w:val="5E4278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BBA7E7E"/>
    <w:multiLevelType w:val="hybridMultilevel"/>
    <w:tmpl w:val="1C821EA0"/>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BBD0529"/>
    <w:multiLevelType w:val="hybridMultilevel"/>
    <w:tmpl w:val="4FF2681C"/>
    <w:lvl w:ilvl="0" w:tplc="C2FCEFB0">
      <w:numFmt w:val="bullet"/>
      <w:lvlText w:val="-"/>
      <w:lvlJc w:val="left"/>
      <w:pPr>
        <w:ind w:left="841" w:hanging="420"/>
      </w:pPr>
      <w:rPr>
        <w:rFonts w:ascii="Times New Roman" w:eastAsia="MS Mincho" w:hAnsi="Times New Roman" w:cs="Times New Roman" w:hint="default"/>
      </w:rPr>
    </w:lvl>
    <w:lvl w:ilvl="1" w:tplc="04090003" w:tentative="1">
      <w:start w:val="1"/>
      <w:numFmt w:val="bullet"/>
      <w:lvlText w:val=""/>
      <w:lvlJc w:val="left"/>
      <w:pPr>
        <w:ind w:left="1261" w:hanging="420"/>
      </w:pPr>
      <w:rPr>
        <w:rFonts w:ascii="Wingdings" w:hAnsi="Wingdings" w:hint="default"/>
      </w:rPr>
    </w:lvl>
    <w:lvl w:ilvl="2" w:tplc="04090005" w:tentative="1">
      <w:start w:val="1"/>
      <w:numFmt w:val="bullet"/>
      <w:lvlText w:val=""/>
      <w:lvlJc w:val="left"/>
      <w:pPr>
        <w:ind w:left="1681" w:hanging="420"/>
      </w:pPr>
      <w:rPr>
        <w:rFonts w:ascii="Wingdings" w:hAnsi="Wingdings" w:hint="default"/>
      </w:rPr>
    </w:lvl>
    <w:lvl w:ilvl="3" w:tplc="04090001" w:tentative="1">
      <w:start w:val="1"/>
      <w:numFmt w:val="bullet"/>
      <w:lvlText w:val=""/>
      <w:lvlJc w:val="left"/>
      <w:pPr>
        <w:ind w:left="2101" w:hanging="420"/>
      </w:pPr>
      <w:rPr>
        <w:rFonts w:ascii="Wingdings" w:hAnsi="Wingdings" w:hint="default"/>
      </w:rPr>
    </w:lvl>
    <w:lvl w:ilvl="4" w:tplc="04090003" w:tentative="1">
      <w:start w:val="1"/>
      <w:numFmt w:val="bullet"/>
      <w:lvlText w:val=""/>
      <w:lvlJc w:val="left"/>
      <w:pPr>
        <w:ind w:left="2521" w:hanging="420"/>
      </w:pPr>
      <w:rPr>
        <w:rFonts w:ascii="Wingdings" w:hAnsi="Wingdings" w:hint="default"/>
      </w:rPr>
    </w:lvl>
    <w:lvl w:ilvl="5" w:tplc="04090005" w:tentative="1">
      <w:start w:val="1"/>
      <w:numFmt w:val="bullet"/>
      <w:lvlText w:val=""/>
      <w:lvlJc w:val="left"/>
      <w:pPr>
        <w:ind w:left="2941" w:hanging="420"/>
      </w:pPr>
      <w:rPr>
        <w:rFonts w:ascii="Wingdings" w:hAnsi="Wingdings" w:hint="default"/>
      </w:rPr>
    </w:lvl>
    <w:lvl w:ilvl="6" w:tplc="04090001" w:tentative="1">
      <w:start w:val="1"/>
      <w:numFmt w:val="bullet"/>
      <w:lvlText w:val=""/>
      <w:lvlJc w:val="left"/>
      <w:pPr>
        <w:ind w:left="3361" w:hanging="420"/>
      </w:pPr>
      <w:rPr>
        <w:rFonts w:ascii="Wingdings" w:hAnsi="Wingdings" w:hint="default"/>
      </w:rPr>
    </w:lvl>
    <w:lvl w:ilvl="7" w:tplc="04090003" w:tentative="1">
      <w:start w:val="1"/>
      <w:numFmt w:val="bullet"/>
      <w:lvlText w:val=""/>
      <w:lvlJc w:val="left"/>
      <w:pPr>
        <w:ind w:left="3781" w:hanging="420"/>
      </w:pPr>
      <w:rPr>
        <w:rFonts w:ascii="Wingdings" w:hAnsi="Wingdings" w:hint="default"/>
      </w:rPr>
    </w:lvl>
    <w:lvl w:ilvl="8" w:tplc="04090005" w:tentative="1">
      <w:start w:val="1"/>
      <w:numFmt w:val="bullet"/>
      <w:lvlText w:val=""/>
      <w:lvlJc w:val="left"/>
      <w:pPr>
        <w:ind w:left="4201" w:hanging="420"/>
      </w:pPr>
      <w:rPr>
        <w:rFonts w:ascii="Wingdings" w:hAnsi="Wingdings" w:hint="default"/>
      </w:rPr>
    </w:lvl>
  </w:abstractNum>
  <w:abstractNum w:abstractNumId="149" w15:restartNumberingAfterBreak="0">
    <w:nsid w:val="3C887B1F"/>
    <w:multiLevelType w:val="hybridMultilevel"/>
    <w:tmpl w:val="2FAE9EE8"/>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15:restartNumberingAfterBreak="0">
    <w:nsid w:val="3CD5699C"/>
    <w:multiLevelType w:val="hybridMultilevel"/>
    <w:tmpl w:val="D73254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CFF52AE"/>
    <w:multiLevelType w:val="hybridMultilevel"/>
    <w:tmpl w:val="75CC9B3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D325791"/>
    <w:multiLevelType w:val="hybridMultilevel"/>
    <w:tmpl w:val="308CC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DA76A80"/>
    <w:multiLevelType w:val="hybridMultilevel"/>
    <w:tmpl w:val="1FFA26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4" w15:restartNumberingAfterBreak="0">
    <w:nsid w:val="3DFB0A6C"/>
    <w:multiLevelType w:val="hybridMultilevel"/>
    <w:tmpl w:val="F8544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5" w15:restartNumberingAfterBreak="0">
    <w:nsid w:val="3E796DB4"/>
    <w:multiLevelType w:val="hybridMultilevel"/>
    <w:tmpl w:val="C9E02B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6" w15:restartNumberingAfterBreak="0">
    <w:nsid w:val="3EB316A4"/>
    <w:multiLevelType w:val="hybridMultilevel"/>
    <w:tmpl w:val="7494E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F3A446A"/>
    <w:multiLevelType w:val="hybridMultilevel"/>
    <w:tmpl w:val="EF94BE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8" w15:restartNumberingAfterBreak="0">
    <w:nsid w:val="406E0E2E"/>
    <w:multiLevelType w:val="hybridMultilevel"/>
    <w:tmpl w:val="531CBE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9" w15:restartNumberingAfterBreak="0">
    <w:nsid w:val="40B072F8"/>
    <w:multiLevelType w:val="multilevel"/>
    <w:tmpl w:val="04090023"/>
    <w:styleLink w:val="ArticleSection"/>
    <w:lvl w:ilvl="0">
      <w:start w:val="1"/>
      <w:numFmt w:val="decimalFullWidth"/>
      <w:lvlText w:val="%1"/>
      <w:lvlJc w:val="left"/>
      <w:pPr>
        <w:tabs>
          <w:tab w:val="num" w:pos="425"/>
        </w:tabs>
        <w:ind w:left="425" w:hanging="425"/>
      </w:pPr>
    </w:lvl>
    <w:lvl w:ilvl="1">
      <w:start w:val="1"/>
      <w:numFmt w:val="aiueoFullWidth"/>
      <w:lvlText w:val="(%2)"/>
      <w:lvlJc w:val="left"/>
      <w:pPr>
        <w:tabs>
          <w:tab w:val="num" w:pos="851"/>
        </w:tabs>
        <w:ind w:left="851" w:hanging="426"/>
      </w:pPr>
    </w:lvl>
    <w:lvl w:ilvl="2">
      <w:start w:val="1"/>
      <w:numFmt w:val="decimalEnclosedCircle"/>
      <w:lvlText w:val="%3"/>
      <w:lvlJc w:val="left"/>
      <w:pPr>
        <w:tabs>
          <w:tab w:val="num" w:pos="1276"/>
        </w:tabs>
        <w:ind w:left="1276" w:hanging="425"/>
      </w:pPr>
    </w:lvl>
    <w:lvl w:ilvl="3">
      <w:start w:val="1"/>
      <w:numFmt w:val="irohaFullWidth"/>
      <w:lvlText w:val="(%4)"/>
      <w:lvlJc w:val="left"/>
      <w:pPr>
        <w:tabs>
          <w:tab w:val="num" w:pos="1701"/>
        </w:tabs>
        <w:ind w:left="1701" w:hanging="425"/>
      </w:pPr>
    </w:lvl>
    <w:lvl w:ilvl="4">
      <w:start w:val="1"/>
      <w:numFmt w:val="none"/>
      <w:suff w:val="nothing"/>
      <w:lvlText w:val=""/>
      <w:lvlJc w:val="left"/>
      <w:pPr>
        <w:tabs>
          <w:tab w:val="num" w:pos="2126"/>
        </w:tabs>
        <w:ind w:left="2126" w:hanging="425"/>
      </w:pPr>
    </w:lvl>
    <w:lvl w:ilvl="5">
      <w:start w:val="1"/>
      <w:numFmt w:val="none"/>
      <w:suff w:val="nothing"/>
      <w:lvlText w:val=""/>
      <w:lvlJc w:val="left"/>
      <w:pPr>
        <w:tabs>
          <w:tab w:val="num" w:pos="2551"/>
        </w:tabs>
        <w:ind w:left="2551" w:hanging="425"/>
      </w:pPr>
    </w:lvl>
    <w:lvl w:ilvl="6">
      <w:start w:val="1"/>
      <w:numFmt w:val="none"/>
      <w:suff w:val="nothing"/>
      <w:lvlText w:val=""/>
      <w:lvlJc w:val="left"/>
      <w:pPr>
        <w:tabs>
          <w:tab w:val="num" w:pos="2976"/>
        </w:tabs>
        <w:ind w:left="2976" w:hanging="425"/>
      </w:pPr>
    </w:lvl>
    <w:lvl w:ilvl="7">
      <w:start w:val="1"/>
      <w:numFmt w:val="none"/>
      <w:suff w:val="nothing"/>
      <w:lvlText w:val=""/>
      <w:lvlJc w:val="left"/>
      <w:pPr>
        <w:tabs>
          <w:tab w:val="num" w:pos="3402"/>
        </w:tabs>
        <w:ind w:left="3402" w:hanging="426"/>
      </w:pPr>
    </w:lvl>
    <w:lvl w:ilvl="8">
      <w:start w:val="1"/>
      <w:numFmt w:val="none"/>
      <w:suff w:val="nothing"/>
      <w:lvlText w:val=""/>
      <w:lvlJc w:val="right"/>
      <w:pPr>
        <w:tabs>
          <w:tab w:val="num" w:pos="3827"/>
        </w:tabs>
        <w:ind w:left="3827" w:hanging="425"/>
      </w:pPr>
    </w:lvl>
  </w:abstractNum>
  <w:abstractNum w:abstractNumId="160" w15:restartNumberingAfterBreak="0">
    <w:nsid w:val="40B80EFC"/>
    <w:multiLevelType w:val="hybridMultilevel"/>
    <w:tmpl w:val="2BD296D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1" w15:restartNumberingAfterBreak="0">
    <w:nsid w:val="40DE34BC"/>
    <w:multiLevelType w:val="singleLevel"/>
    <w:tmpl w:val="1BAE590C"/>
    <w:lvl w:ilvl="0">
      <w:start w:val="1"/>
      <w:numFmt w:val="decimal"/>
      <w:pStyle w:val="TdocHeading1"/>
      <w:lvlText w:val="%1."/>
      <w:lvlJc w:val="left"/>
      <w:pPr>
        <w:tabs>
          <w:tab w:val="num" w:pos="360"/>
        </w:tabs>
        <w:ind w:left="360" w:hanging="360"/>
      </w:pPr>
    </w:lvl>
  </w:abstractNum>
  <w:abstractNum w:abstractNumId="162" w15:restartNumberingAfterBreak="0">
    <w:nsid w:val="40ED7A7D"/>
    <w:multiLevelType w:val="hybridMultilevel"/>
    <w:tmpl w:val="1EF29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124322C"/>
    <w:multiLevelType w:val="hybridMultilevel"/>
    <w:tmpl w:val="D72C3362"/>
    <w:lvl w:ilvl="0" w:tplc="B20E2F82">
      <w:numFmt w:val="bullet"/>
      <w:lvlText w:val="-"/>
      <w:lvlJc w:val="left"/>
      <w:pPr>
        <w:ind w:left="760" w:hanging="360"/>
      </w:pPr>
      <w:rPr>
        <w:rFonts w:ascii="Times New Roman" w:eastAsia="Batang" w:hAnsi="Times New Roman" w:cs="Times New Roman"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4" w15:restartNumberingAfterBreak="0">
    <w:nsid w:val="417F6AFB"/>
    <w:multiLevelType w:val="multilevel"/>
    <w:tmpl w:val="3676A840"/>
    <w:lvl w:ilvl="0">
      <w:start w:val="1"/>
      <w:numFmt w:val="bullet"/>
      <w:pStyle w:val="3GPPAgreements"/>
      <w:lvlText w:val="●"/>
      <w:lvlJc w:val="left"/>
      <w:pPr>
        <w:ind w:left="284" w:hanging="284"/>
      </w:pPr>
      <w:rPr>
        <w:rFonts w:ascii="Times New Roman" w:hAnsi="Times New Roman" w:cs="Times New Roman" w:hint="default"/>
        <w:color w:val="auto"/>
        <w:sz w:val="22"/>
      </w:rPr>
    </w:lvl>
    <w:lvl w:ilvl="1">
      <w:start w:val="1"/>
      <w:numFmt w:val="bullet"/>
      <w:lvlText w:val="○"/>
      <w:lvlJc w:val="left"/>
      <w:pPr>
        <w:ind w:left="567" w:hanging="283"/>
      </w:pPr>
      <w:rPr>
        <w:rFonts w:ascii="Times New Roman" w:hAnsi="Times New Roman" w:cs="Times New Roman" w:hint="default"/>
        <w:color w:val="auto"/>
        <w:sz w:val="22"/>
      </w:rPr>
    </w:lvl>
    <w:lvl w:ilvl="2">
      <w:start w:val="1"/>
      <w:numFmt w:val="bullet"/>
      <w:lvlText w:val="♦"/>
      <w:lvlJc w:val="left"/>
      <w:pPr>
        <w:ind w:left="851" w:hanging="284"/>
      </w:pPr>
      <w:rPr>
        <w:rFonts w:ascii="Times New Roman" w:hAnsi="Times New Roman" w:cs="Times New Roman" w:hint="default"/>
        <w:color w:val="auto"/>
        <w:sz w:val="22"/>
      </w:rPr>
    </w:lvl>
    <w:lvl w:ilvl="3">
      <w:start w:val="1"/>
      <w:numFmt w:val="bullet"/>
      <w:lvlText w:val="□"/>
      <w:lvlJc w:val="left"/>
      <w:pPr>
        <w:ind w:left="1134" w:hanging="283"/>
      </w:pPr>
      <w:rPr>
        <w:rFonts w:ascii="Times New Roman" w:hAnsi="Times New Roman" w:cs="Times New Roman" w:hint="default"/>
        <w:color w:val="auto"/>
      </w:rPr>
    </w:lvl>
    <w:lvl w:ilvl="4">
      <w:start w:val="1"/>
      <w:numFmt w:val="bullet"/>
      <w:lvlText w:val="▪"/>
      <w:lvlJc w:val="left"/>
      <w:pPr>
        <w:ind w:left="1418" w:hanging="284"/>
      </w:pPr>
      <w:rPr>
        <w:rFonts w:ascii="Times New Roman" w:hAnsi="Times New Roman" w:cs="Times New Roman"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5" w15:restartNumberingAfterBreak="0">
    <w:nsid w:val="41E366D6"/>
    <w:multiLevelType w:val="hybridMultilevel"/>
    <w:tmpl w:val="CC7EB8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6" w15:restartNumberingAfterBreak="0">
    <w:nsid w:val="4240538B"/>
    <w:multiLevelType w:val="hybridMultilevel"/>
    <w:tmpl w:val="99C48F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7" w15:restartNumberingAfterBreak="0">
    <w:nsid w:val="427A7DB6"/>
    <w:multiLevelType w:val="hybridMultilevel"/>
    <w:tmpl w:val="F9F496C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68" w15:restartNumberingAfterBreak="0">
    <w:nsid w:val="42B27B68"/>
    <w:multiLevelType w:val="hybridMultilevel"/>
    <w:tmpl w:val="6E92793E"/>
    <w:name w:val="Heading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9" w15:restartNumberingAfterBreak="0">
    <w:nsid w:val="43DC23E2"/>
    <w:multiLevelType w:val="hybridMultilevel"/>
    <w:tmpl w:val="CD94361A"/>
    <w:lvl w:ilvl="0" w:tplc="81086DDA">
      <w:start w:val="8"/>
      <w:numFmt w:val="bullet"/>
      <w:lvlText w:val=""/>
      <w:lvlJc w:val="left"/>
      <w:pPr>
        <w:ind w:left="720" w:hanging="360"/>
      </w:pPr>
      <w:rPr>
        <w:rFonts w:ascii="Symbol" w:eastAsia="Batang" w:hAnsi="Symbol"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0" w15:restartNumberingAfterBreak="0">
    <w:nsid w:val="43E43A83"/>
    <w:multiLevelType w:val="hybridMultilevel"/>
    <w:tmpl w:val="FDCC3A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3FF5F2B"/>
    <w:multiLevelType w:val="multilevel"/>
    <w:tmpl w:val="EB58514C"/>
    <w:lvl w:ilvl="0">
      <w:start w:val="6"/>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cs="Arial" w:hint="default"/>
        <w:b/>
      </w:rPr>
    </w:lvl>
    <w:lvl w:ilvl="3">
      <w:start w:val="1"/>
      <w:numFmt w:val="decimal"/>
      <w:lvlText w:val="%1.%2.%3.%4"/>
      <w:lvlJc w:val="left"/>
      <w:pPr>
        <w:tabs>
          <w:tab w:val="num" w:pos="864"/>
        </w:tabs>
        <w:ind w:left="864" w:hanging="864"/>
      </w:pPr>
      <w:rPr>
        <w:rFonts w:hint="default"/>
        <w:b/>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2" w15:restartNumberingAfterBreak="0">
    <w:nsid w:val="44436E6E"/>
    <w:multiLevelType w:val="hybridMultilevel"/>
    <w:tmpl w:val="4EC2B916"/>
    <w:lvl w:ilvl="0" w:tplc="44F25C0A">
      <w:start w:val="5"/>
      <w:numFmt w:val="bullet"/>
      <w:lvlText w:val="-"/>
      <w:lvlJc w:val="left"/>
      <w:pPr>
        <w:ind w:left="420" w:hanging="420"/>
      </w:pPr>
      <w:rPr>
        <w:rFonts w:ascii="Times New Roman" w:eastAsia="SimSun" w:hAnsi="Times New Roman" w:cs="Times New Roman" w:hint="default"/>
      </w:rPr>
    </w:lvl>
    <w:lvl w:ilvl="1" w:tplc="44F25C0A">
      <w:start w:val="5"/>
      <w:numFmt w:val="bullet"/>
      <w:lvlText w:val="-"/>
      <w:lvlJc w:val="left"/>
      <w:pPr>
        <w:ind w:left="840" w:hanging="420"/>
      </w:pPr>
      <w:rPr>
        <w:rFonts w:ascii="Times New Roman" w:eastAsia="SimSun" w:hAnsi="Times New Roman" w:cs="Times New Roman"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3" w15:restartNumberingAfterBreak="0">
    <w:nsid w:val="446A5E79"/>
    <w:multiLevelType w:val="hybridMultilevel"/>
    <w:tmpl w:val="5D747E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4E82B43"/>
    <w:multiLevelType w:val="hybridMultilevel"/>
    <w:tmpl w:val="CA8879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5" w15:restartNumberingAfterBreak="0">
    <w:nsid w:val="4517390A"/>
    <w:multiLevelType w:val="hybridMultilevel"/>
    <w:tmpl w:val="16FE5C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5284334"/>
    <w:multiLevelType w:val="hybridMultilevel"/>
    <w:tmpl w:val="B178E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7" w15:restartNumberingAfterBreak="0">
    <w:nsid w:val="452D0B37"/>
    <w:multiLevelType w:val="hybridMultilevel"/>
    <w:tmpl w:val="DA407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5493331"/>
    <w:multiLevelType w:val="hybridMultilevel"/>
    <w:tmpl w:val="4DFAD3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9" w15:restartNumberingAfterBreak="0">
    <w:nsid w:val="45517658"/>
    <w:multiLevelType w:val="hybridMultilevel"/>
    <w:tmpl w:val="9B22E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0" w15:restartNumberingAfterBreak="0">
    <w:nsid w:val="455331DC"/>
    <w:multiLevelType w:val="hybridMultilevel"/>
    <w:tmpl w:val="D8C8FD0C"/>
    <w:lvl w:ilvl="0" w:tplc="AA0C0D5C">
      <w:start w:val="7"/>
      <w:numFmt w:val="bullet"/>
      <w:lvlText w:val=""/>
      <w:lvlJc w:val="left"/>
      <w:pPr>
        <w:ind w:left="720" w:hanging="360"/>
      </w:pPr>
      <w:rPr>
        <w:rFonts w:ascii="Wingdings" w:eastAsia="Batang"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5A75180"/>
    <w:multiLevelType w:val="hybridMultilevel"/>
    <w:tmpl w:val="4F5254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5E05BD5"/>
    <w:multiLevelType w:val="hybridMultilevel"/>
    <w:tmpl w:val="41A6D55A"/>
    <w:lvl w:ilvl="0" w:tplc="04090001">
      <w:start w:val="1"/>
      <w:numFmt w:val="decimal"/>
      <w:pStyle w:val="NumberedList"/>
      <w:lvlText w:val="[%1]."/>
      <w:lvlJc w:val="left"/>
      <w:pPr>
        <w:tabs>
          <w:tab w:val="num" w:pos="432"/>
        </w:tabs>
        <w:ind w:left="432" w:hanging="432"/>
      </w:pPr>
      <w:rPr>
        <w:rFonts w:hint="default"/>
      </w:rPr>
    </w:lvl>
    <w:lvl w:ilvl="1" w:tplc="04090003">
      <w:start w:val="1"/>
      <w:numFmt w:val="bullet"/>
      <w:lvlText w:val=""/>
      <w:lvlJc w:val="left"/>
      <w:pPr>
        <w:tabs>
          <w:tab w:val="num" w:pos="360"/>
        </w:tabs>
        <w:ind w:left="360" w:hanging="360"/>
      </w:pPr>
      <w:rPr>
        <w:rFonts w:ascii="Symbol" w:hAnsi="Symbol" w:hint="default"/>
        <w:lang w:val="en-US"/>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3" w15:restartNumberingAfterBreak="0">
    <w:nsid w:val="46015491"/>
    <w:multiLevelType w:val="hybridMultilevel"/>
    <w:tmpl w:val="35EE735C"/>
    <w:name w:val="Heading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4" w15:restartNumberingAfterBreak="0">
    <w:nsid w:val="464D3319"/>
    <w:multiLevelType w:val="multilevel"/>
    <w:tmpl w:val="C61CA6A6"/>
    <w:lvl w:ilvl="0">
      <w:start w:val="1"/>
      <w:numFmt w:val="decimal"/>
      <w:pStyle w:val="berschrift1H1"/>
      <w:lvlText w:val="%1"/>
      <w:lvlJc w:val="left"/>
      <w:pPr>
        <w:tabs>
          <w:tab w:val="num" w:pos="735"/>
        </w:tabs>
        <w:ind w:left="735" w:hanging="735"/>
      </w:pPr>
      <w:rPr>
        <w:rFonts w:hint="default"/>
      </w:rPr>
    </w:lvl>
    <w:lvl w:ilvl="1">
      <w:start w:val="1"/>
      <w:numFmt w:val="decimal"/>
      <w:lvlText w:val="%1.%2"/>
      <w:lvlJc w:val="left"/>
      <w:pPr>
        <w:tabs>
          <w:tab w:val="num" w:pos="735"/>
        </w:tabs>
        <w:ind w:left="735" w:hanging="735"/>
      </w:pPr>
      <w:rPr>
        <w:rFonts w:hint="default"/>
      </w:rPr>
    </w:lvl>
    <w:lvl w:ilvl="2">
      <w:start w:val="1"/>
      <w:numFmt w:val="decimal"/>
      <w:lvlText w:val="%1.%2.%3"/>
      <w:lvlJc w:val="left"/>
      <w:pPr>
        <w:tabs>
          <w:tab w:val="num" w:pos="1080"/>
        </w:tabs>
        <w:ind w:left="735" w:hanging="735"/>
      </w:pPr>
      <w:rPr>
        <w:rFonts w:hint="default"/>
      </w:rPr>
    </w:lvl>
    <w:lvl w:ilvl="3">
      <w:start w:val="1"/>
      <w:numFmt w:val="decimal"/>
      <w:lvlText w:val="%1.%2.%3.%4"/>
      <w:lvlJc w:val="left"/>
      <w:pPr>
        <w:tabs>
          <w:tab w:val="num" w:pos="1440"/>
        </w:tabs>
        <w:ind w:left="735" w:hanging="735"/>
      </w:pPr>
      <w:rPr>
        <w:rFonts w:hint="default"/>
      </w:rPr>
    </w:lvl>
    <w:lvl w:ilvl="4">
      <w:start w:val="1"/>
      <w:numFmt w:val="decimal"/>
      <w:lvlText w:val="%1.%2.%3.%4.%5"/>
      <w:lvlJc w:val="left"/>
      <w:pPr>
        <w:tabs>
          <w:tab w:val="num" w:pos="1440"/>
        </w:tabs>
        <w:ind w:left="1080" w:hanging="1080"/>
      </w:pPr>
      <w:rPr>
        <w:rFonts w:hint="default"/>
      </w:rPr>
    </w:lvl>
    <w:lvl w:ilvl="5">
      <w:start w:val="1"/>
      <w:numFmt w:val="decimal"/>
      <w:lvlText w:val="%1.%2.%3.%4.%5.%6"/>
      <w:lvlJc w:val="left"/>
      <w:pPr>
        <w:tabs>
          <w:tab w:val="num" w:pos="180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5" w15:restartNumberingAfterBreak="0">
    <w:nsid w:val="47DF74F4"/>
    <w:multiLevelType w:val="hybridMultilevel"/>
    <w:tmpl w:val="EB7EF0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48262EE0"/>
    <w:multiLevelType w:val="hybridMultilevel"/>
    <w:tmpl w:val="F1BA0418"/>
    <w:lvl w:ilvl="0" w:tplc="01849BC4">
      <w:start w:val="5"/>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88F609C"/>
    <w:multiLevelType w:val="hybridMultilevel"/>
    <w:tmpl w:val="99026B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8" w15:restartNumberingAfterBreak="0">
    <w:nsid w:val="4A3E746E"/>
    <w:multiLevelType w:val="hybridMultilevel"/>
    <w:tmpl w:val="FC54A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9" w15:restartNumberingAfterBreak="0">
    <w:nsid w:val="4A55685D"/>
    <w:multiLevelType w:val="singleLevel"/>
    <w:tmpl w:val="947A7058"/>
    <w:lvl w:ilvl="0">
      <w:start w:val="1"/>
      <w:numFmt w:val="bullet"/>
      <w:pStyle w:val="textintend1"/>
      <w:lvlText w:val=""/>
      <w:lvlJc w:val="left"/>
      <w:pPr>
        <w:tabs>
          <w:tab w:val="num" w:pos="992"/>
        </w:tabs>
        <w:ind w:left="992" w:hanging="425"/>
      </w:pPr>
      <w:rPr>
        <w:rFonts w:ascii="Symbol" w:hAnsi="Symbol" w:hint="default"/>
      </w:rPr>
    </w:lvl>
  </w:abstractNum>
  <w:abstractNum w:abstractNumId="190" w15:restartNumberingAfterBreak="0">
    <w:nsid w:val="4B1F283C"/>
    <w:multiLevelType w:val="singleLevel"/>
    <w:tmpl w:val="759E93C2"/>
    <w:lvl w:ilvl="0">
      <w:start w:val="1"/>
      <w:numFmt w:val="bullet"/>
      <w:pStyle w:val="textintend3"/>
      <w:lvlText w:val=""/>
      <w:lvlJc w:val="left"/>
      <w:pPr>
        <w:tabs>
          <w:tab w:val="num" w:pos="1843"/>
        </w:tabs>
        <w:ind w:left="1843" w:hanging="425"/>
      </w:pPr>
      <w:rPr>
        <w:rFonts w:ascii="Symbol" w:hAnsi="Symbol" w:hint="default"/>
      </w:rPr>
    </w:lvl>
  </w:abstractNum>
  <w:abstractNum w:abstractNumId="191" w15:restartNumberingAfterBreak="0">
    <w:nsid w:val="4B67781B"/>
    <w:multiLevelType w:val="hybridMultilevel"/>
    <w:tmpl w:val="FDAC48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2" w15:restartNumberingAfterBreak="0">
    <w:nsid w:val="4BB0679A"/>
    <w:multiLevelType w:val="hybridMultilevel"/>
    <w:tmpl w:val="001A531C"/>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BE72EC0"/>
    <w:multiLevelType w:val="hybridMultilevel"/>
    <w:tmpl w:val="D47E7A6C"/>
    <w:lvl w:ilvl="0" w:tplc="9D8EBBA8">
      <w:start w:val="1"/>
      <w:numFmt w:val="bullet"/>
      <w:lvlText w:val="•"/>
      <w:lvlJc w:val="left"/>
      <w:pPr>
        <w:ind w:left="420" w:hanging="420"/>
      </w:pPr>
      <w:rPr>
        <w:rFonts w:ascii="Arial" w:hAnsi="Arial" w:cs="Times New Roman" w:hint="default"/>
      </w:rPr>
    </w:lvl>
    <w:lvl w:ilvl="1" w:tplc="9D8EBBA8">
      <w:start w:val="1"/>
      <w:numFmt w:val="bullet"/>
      <w:lvlText w:val="•"/>
      <w:lvlJc w:val="left"/>
      <w:pPr>
        <w:ind w:left="840" w:hanging="420"/>
      </w:pPr>
      <w:rPr>
        <w:rFonts w:ascii="Arial" w:hAnsi="Arial" w:cs="Times New Roman"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4" w15:restartNumberingAfterBreak="0">
    <w:nsid w:val="4C0A5097"/>
    <w:multiLevelType w:val="hybridMultilevel"/>
    <w:tmpl w:val="659A5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4C9C48D9"/>
    <w:multiLevelType w:val="multilevel"/>
    <w:tmpl w:val="0409001F"/>
    <w:styleLink w:val="111111"/>
    <w:lvl w:ilvl="0">
      <w:start w:val="5"/>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6" w15:restartNumberingAfterBreak="0">
    <w:nsid w:val="4CCF683D"/>
    <w:multiLevelType w:val="hybridMultilevel"/>
    <w:tmpl w:val="695EC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7" w15:restartNumberingAfterBreak="0">
    <w:nsid w:val="4CDA79B4"/>
    <w:multiLevelType w:val="hybridMultilevel"/>
    <w:tmpl w:val="8FC60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4DA20106"/>
    <w:multiLevelType w:val="hybridMultilevel"/>
    <w:tmpl w:val="DCC4CF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9" w15:restartNumberingAfterBreak="0">
    <w:nsid w:val="4DFB664C"/>
    <w:multiLevelType w:val="hybridMultilevel"/>
    <w:tmpl w:val="874CEF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0" w15:restartNumberingAfterBreak="0">
    <w:nsid w:val="4E8E5EEB"/>
    <w:multiLevelType w:val="hybridMultilevel"/>
    <w:tmpl w:val="47562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4E9A2A90"/>
    <w:multiLevelType w:val="hybridMultilevel"/>
    <w:tmpl w:val="4560F6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4EB829C3"/>
    <w:multiLevelType w:val="hybridMultilevel"/>
    <w:tmpl w:val="AB7665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3" w15:restartNumberingAfterBreak="0">
    <w:nsid w:val="4EDE5E13"/>
    <w:multiLevelType w:val="hybridMultilevel"/>
    <w:tmpl w:val="7A162C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4" w15:restartNumberingAfterBreak="0">
    <w:nsid w:val="4F4F3F74"/>
    <w:multiLevelType w:val="hybridMultilevel"/>
    <w:tmpl w:val="0350934A"/>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4F715512"/>
    <w:multiLevelType w:val="hybridMultilevel"/>
    <w:tmpl w:val="94C01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6" w15:restartNumberingAfterBreak="0">
    <w:nsid w:val="4F7F7B5A"/>
    <w:multiLevelType w:val="hybridMultilevel"/>
    <w:tmpl w:val="C68A5982"/>
    <w:lvl w:ilvl="0" w:tplc="5B6AAFBA">
      <w:start w:val="1"/>
      <w:numFmt w:val="bullet"/>
      <w:lvlText w:val="•"/>
      <w:lvlJc w:val="left"/>
      <w:pPr>
        <w:ind w:left="704" w:hanging="420"/>
      </w:pPr>
      <w:rPr>
        <w:rFonts w:ascii="Microsoft YaHei" w:eastAsia="Microsoft YaHei" w:hAnsi="Microsoft YaHei" w:cs="Microsoft YaHei" w:hint="default"/>
      </w:rPr>
    </w:lvl>
    <w:lvl w:ilvl="1" w:tplc="04090003">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207" w15:restartNumberingAfterBreak="0">
    <w:nsid w:val="504C4268"/>
    <w:multiLevelType w:val="hybridMultilevel"/>
    <w:tmpl w:val="C4A219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8" w15:restartNumberingAfterBreak="0">
    <w:nsid w:val="50895C2F"/>
    <w:multiLevelType w:val="hybridMultilevel"/>
    <w:tmpl w:val="67EC27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9" w15:restartNumberingAfterBreak="0">
    <w:nsid w:val="50A7576A"/>
    <w:multiLevelType w:val="hybridMultilevel"/>
    <w:tmpl w:val="6B4EFB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0" w15:restartNumberingAfterBreak="0">
    <w:nsid w:val="50F10317"/>
    <w:multiLevelType w:val="multilevel"/>
    <w:tmpl w:val="AFBC4856"/>
    <w:styleLink w:val="StyleBulletedSymbolsymbolLeft025Hanging02527"/>
    <w:lvl w:ilvl="0">
      <w:start w:val="1"/>
      <w:numFmt w:val="bullet"/>
      <w:lvlText w:val=""/>
      <w:lvlJc w:val="left"/>
      <w:pPr>
        <w:tabs>
          <w:tab w:val="num" w:pos="1440"/>
        </w:tabs>
        <w:ind w:left="1080" w:hanging="360"/>
      </w:pPr>
      <w:rPr>
        <w:rFonts w:ascii="Symbol" w:eastAsia="Batang"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1" w15:restartNumberingAfterBreak="0">
    <w:nsid w:val="5101505E"/>
    <w:multiLevelType w:val="hybridMultilevel"/>
    <w:tmpl w:val="6C28A41A"/>
    <w:lvl w:ilvl="0" w:tplc="901E4CC4">
      <w:start w:val="1"/>
      <w:numFmt w:val="decimal"/>
      <w:pStyle w:val="Observation"/>
      <w:lvlText w:val="Observation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1421749"/>
    <w:multiLevelType w:val="hybridMultilevel"/>
    <w:tmpl w:val="2698E298"/>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23454F6"/>
    <w:multiLevelType w:val="hybridMultilevel"/>
    <w:tmpl w:val="6B3A1EEC"/>
    <w:lvl w:ilvl="0" w:tplc="9354762A">
      <w:start w:val="1"/>
      <w:numFmt w:val="bullet"/>
      <w:lvlText w:val="­"/>
      <w:lvlJc w:val="left"/>
      <w:pPr>
        <w:ind w:left="1004" w:hanging="360"/>
      </w:pPr>
      <w:rPr>
        <w:rFonts w:ascii="Calibri" w:hAnsi="Calibri"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14" w15:restartNumberingAfterBreak="0">
    <w:nsid w:val="525A17D6"/>
    <w:multiLevelType w:val="hybridMultilevel"/>
    <w:tmpl w:val="D6F62F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F4924FB4">
      <w:start w:val="2655"/>
      <w:numFmt w:val="bullet"/>
      <w:lvlText w:val="»"/>
      <w:lvlJc w:val="left"/>
      <w:pPr>
        <w:ind w:left="2880" w:hanging="360"/>
      </w:pPr>
      <w:rPr>
        <w:rFonts w:ascii="Arial" w:hAnsi="Aria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2C6320E"/>
    <w:multiLevelType w:val="hybridMultilevel"/>
    <w:tmpl w:val="F39C3CF4"/>
    <w:lvl w:ilvl="0" w:tplc="A5AE87E8">
      <w:start w:val="1"/>
      <w:numFmt w:val="bullet"/>
      <w:lvlText w:val="•"/>
      <w:lvlJc w:val="left"/>
      <w:pPr>
        <w:tabs>
          <w:tab w:val="num" w:pos="720"/>
        </w:tabs>
        <w:ind w:left="720" w:hanging="360"/>
      </w:pPr>
      <w:rPr>
        <w:rFonts w:ascii="Arial" w:hAnsi="Arial" w:hint="default"/>
      </w:rPr>
    </w:lvl>
    <w:lvl w:ilvl="1" w:tplc="2FF04F40">
      <w:start w:val="302"/>
      <w:numFmt w:val="bullet"/>
      <w:lvlText w:val="–"/>
      <w:lvlJc w:val="left"/>
      <w:pPr>
        <w:tabs>
          <w:tab w:val="num" w:pos="1440"/>
        </w:tabs>
        <w:ind w:left="1440" w:hanging="360"/>
      </w:pPr>
      <w:rPr>
        <w:rFonts w:ascii="Arial" w:hAnsi="Arial" w:hint="default"/>
      </w:rPr>
    </w:lvl>
    <w:lvl w:ilvl="2" w:tplc="CF5806C2" w:tentative="1">
      <w:start w:val="1"/>
      <w:numFmt w:val="bullet"/>
      <w:lvlText w:val="•"/>
      <w:lvlJc w:val="left"/>
      <w:pPr>
        <w:tabs>
          <w:tab w:val="num" w:pos="2160"/>
        </w:tabs>
        <w:ind w:left="2160" w:hanging="360"/>
      </w:pPr>
      <w:rPr>
        <w:rFonts w:ascii="Arial" w:hAnsi="Arial" w:hint="default"/>
      </w:rPr>
    </w:lvl>
    <w:lvl w:ilvl="3" w:tplc="A51E0356" w:tentative="1">
      <w:start w:val="1"/>
      <w:numFmt w:val="bullet"/>
      <w:lvlText w:val="•"/>
      <w:lvlJc w:val="left"/>
      <w:pPr>
        <w:tabs>
          <w:tab w:val="num" w:pos="2880"/>
        </w:tabs>
        <w:ind w:left="2880" w:hanging="360"/>
      </w:pPr>
      <w:rPr>
        <w:rFonts w:ascii="Arial" w:hAnsi="Arial" w:hint="default"/>
      </w:rPr>
    </w:lvl>
    <w:lvl w:ilvl="4" w:tplc="57664B80" w:tentative="1">
      <w:start w:val="1"/>
      <w:numFmt w:val="bullet"/>
      <w:lvlText w:val="•"/>
      <w:lvlJc w:val="left"/>
      <w:pPr>
        <w:tabs>
          <w:tab w:val="num" w:pos="3600"/>
        </w:tabs>
        <w:ind w:left="3600" w:hanging="360"/>
      </w:pPr>
      <w:rPr>
        <w:rFonts w:ascii="Arial" w:hAnsi="Arial" w:hint="default"/>
      </w:rPr>
    </w:lvl>
    <w:lvl w:ilvl="5" w:tplc="DD4E8722" w:tentative="1">
      <w:start w:val="1"/>
      <w:numFmt w:val="bullet"/>
      <w:lvlText w:val="•"/>
      <w:lvlJc w:val="left"/>
      <w:pPr>
        <w:tabs>
          <w:tab w:val="num" w:pos="4320"/>
        </w:tabs>
        <w:ind w:left="4320" w:hanging="360"/>
      </w:pPr>
      <w:rPr>
        <w:rFonts w:ascii="Arial" w:hAnsi="Arial" w:hint="default"/>
      </w:rPr>
    </w:lvl>
    <w:lvl w:ilvl="6" w:tplc="BE3A3DA0" w:tentative="1">
      <w:start w:val="1"/>
      <w:numFmt w:val="bullet"/>
      <w:lvlText w:val="•"/>
      <w:lvlJc w:val="left"/>
      <w:pPr>
        <w:tabs>
          <w:tab w:val="num" w:pos="5040"/>
        </w:tabs>
        <w:ind w:left="5040" w:hanging="360"/>
      </w:pPr>
      <w:rPr>
        <w:rFonts w:ascii="Arial" w:hAnsi="Arial" w:hint="default"/>
      </w:rPr>
    </w:lvl>
    <w:lvl w:ilvl="7" w:tplc="8E1C5E0C" w:tentative="1">
      <w:start w:val="1"/>
      <w:numFmt w:val="bullet"/>
      <w:lvlText w:val="•"/>
      <w:lvlJc w:val="left"/>
      <w:pPr>
        <w:tabs>
          <w:tab w:val="num" w:pos="5760"/>
        </w:tabs>
        <w:ind w:left="5760" w:hanging="360"/>
      </w:pPr>
      <w:rPr>
        <w:rFonts w:ascii="Arial" w:hAnsi="Arial" w:hint="default"/>
      </w:rPr>
    </w:lvl>
    <w:lvl w:ilvl="8" w:tplc="4AAE6432" w:tentative="1">
      <w:start w:val="1"/>
      <w:numFmt w:val="bullet"/>
      <w:lvlText w:val="•"/>
      <w:lvlJc w:val="left"/>
      <w:pPr>
        <w:tabs>
          <w:tab w:val="num" w:pos="6480"/>
        </w:tabs>
        <w:ind w:left="6480" w:hanging="360"/>
      </w:pPr>
      <w:rPr>
        <w:rFonts w:ascii="Arial" w:hAnsi="Arial" w:hint="default"/>
      </w:rPr>
    </w:lvl>
  </w:abstractNum>
  <w:abstractNum w:abstractNumId="216" w15:restartNumberingAfterBreak="0">
    <w:nsid w:val="52CA544A"/>
    <w:multiLevelType w:val="singleLevel"/>
    <w:tmpl w:val="D83040E2"/>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20"/>
        <w:szCs w:val="16"/>
      </w:rPr>
    </w:lvl>
  </w:abstractNum>
  <w:abstractNum w:abstractNumId="217" w15:restartNumberingAfterBreak="0">
    <w:nsid w:val="53C8743A"/>
    <w:multiLevelType w:val="hybridMultilevel"/>
    <w:tmpl w:val="4DFE9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3EB2637"/>
    <w:multiLevelType w:val="hybridMultilevel"/>
    <w:tmpl w:val="A89628D6"/>
    <w:name w:val="Heading2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9" w15:restartNumberingAfterBreak="0">
    <w:nsid w:val="540E5C12"/>
    <w:multiLevelType w:val="hybridMultilevel"/>
    <w:tmpl w:val="BC164DF6"/>
    <w:lvl w:ilvl="0" w:tplc="5B6AAFBA">
      <w:start w:val="1"/>
      <w:numFmt w:val="bullet"/>
      <w:lvlText w:val="•"/>
      <w:lvlJc w:val="left"/>
      <w:pPr>
        <w:ind w:left="704" w:hanging="420"/>
      </w:pPr>
      <w:rPr>
        <w:rFonts w:ascii="Microsoft YaHei" w:eastAsia="Microsoft YaHei" w:hAnsi="Microsoft YaHei" w:cs="Microsoft YaHei" w:hint="default"/>
      </w:rPr>
    </w:lvl>
    <w:lvl w:ilvl="1" w:tplc="2BC0DF16">
      <w:start w:val="1"/>
      <w:numFmt w:val="bullet"/>
      <w:lvlText w:val="-"/>
      <w:lvlJc w:val="left"/>
      <w:pPr>
        <w:ind w:left="1124" w:hanging="420"/>
      </w:pPr>
      <w:rPr>
        <w:rFonts w:ascii="Times New Roman" w:hAnsi="Times New Roman" w:cs="Times New Roman" w:hint="default"/>
        <w:lang w:val="en-US"/>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220" w15:restartNumberingAfterBreak="0">
    <w:nsid w:val="5428449A"/>
    <w:multiLevelType w:val="hybridMultilevel"/>
    <w:tmpl w:val="396AE4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1" w15:restartNumberingAfterBreak="0">
    <w:nsid w:val="54631DD6"/>
    <w:multiLevelType w:val="hybridMultilevel"/>
    <w:tmpl w:val="7E261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4980728"/>
    <w:multiLevelType w:val="hybridMultilevel"/>
    <w:tmpl w:val="08D077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7161CEC"/>
    <w:multiLevelType w:val="hybridMultilevel"/>
    <w:tmpl w:val="8DFEED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4" w15:restartNumberingAfterBreak="0">
    <w:nsid w:val="573A1F29"/>
    <w:multiLevelType w:val="hybridMultilevel"/>
    <w:tmpl w:val="21204B2A"/>
    <w:lvl w:ilvl="0" w:tplc="5B6AAFBA">
      <w:start w:val="1"/>
      <w:numFmt w:val="bullet"/>
      <w:lvlText w:val="•"/>
      <w:lvlJc w:val="left"/>
      <w:pPr>
        <w:ind w:left="704" w:hanging="420"/>
      </w:pPr>
      <w:rPr>
        <w:rFonts w:ascii="Microsoft YaHei" w:eastAsia="Microsoft YaHei" w:hAnsi="Microsoft YaHei" w:cs="Microsoft YaHei" w:hint="default"/>
      </w:rPr>
    </w:lvl>
    <w:lvl w:ilvl="1" w:tplc="8F541320">
      <w:start w:val="1"/>
      <w:numFmt w:val="bullet"/>
      <w:lvlText w:val="-"/>
      <w:lvlJc w:val="left"/>
      <w:pPr>
        <w:ind w:left="1124" w:hanging="420"/>
      </w:pPr>
      <w:rPr>
        <w:rFonts w:ascii="Times New Roman" w:eastAsia="SimSun" w:hAnsi="Times New Roman" w:cs="Times New Roman"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225" w15:restartNumberingAfterBreak="0">
    <w:nsid w:val="57C7410D"/>
    <w:multiLevelType w:val="hybridMultilevel"/>
    <w:tmpl w:val="7F9C116E"/>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57F10DE7"/>
    <w:multiLevelType w:val="multilevel"/>
    <w:tmpl w:val="189A7F4E"/>
    <w:lvl w:ilvl="0">
      <w:start w:val="6"/>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7" w15:restartNumberingAfterBreak="0">
    <w:nsid w:val="582B3211"/>
    <w:multiLevelType w:val="hybridMultilevel"/>
    <w:tmpl w:val="DEDAF7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8" w15:restartNumberingAfterBreak="0">
    <w:nsid w:val="58934181"/>
    <w:multiLevelType w:val="hybridMultilevel"/>
    <w:tmpl w:val="9DC41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58B03088"/>
    <w:multiLevelType w:val="hybridMultilevel"/>
    <w:tmpl w:val="1B40DA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58E056D5"/>
    <w:multiLevelType w:val="hybridMultilevel"/>
    <w:tmpl w:val="2AB83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59D6204D"/>
    <w:multiLevelType w:val="hybridMultilevel"/>
    <w:tmpl w:val="DDA48C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2" w15:restartNumberingAfterBreak="0">
    <w:nsid w:val="5AA12DCB"/>
    <w:multiLevelType w:val="hybridMultilevel"/>
    <w:tmpl w:val="99EC91D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3" w15:restartNumberingAfterBreak="0">
    <w:nsid w:val="5B075DE0"/>
    <w:multiLevelType w:val="hybridMultilevel"/>
    <w:tmpl w:val="2F2C21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4" w15:restartNumberingAfterBreak="0">
    <w:nsid w:val="5B337FE3"/>
    <w:multiLevelType w:val="hybridMultilevel"/>
    <w:tmpl w:val="09D454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5" w15:restartNumberingAfterBreak="0">
    <w:nsid w:val="5BF209DE"/>
    <w:multiLevelType w:val="hybridMultilevel"/>
    <w:tmpl w:val="8ED62B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6" w15:restartNumberingAfterBreak="0">
    <w:nsid w:val="5C6E38C7"/>
    <w:multiLevelType w:val="hybridMultilevel"/>
    <w:tmpl w:val="9500B530"/>
    <w:lvl w:ilvl="0" w:tplc="4C7E065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5C947231"/>
    <w:multiLevelType w:val="hybridMultilevel"/>
    <w:tmpl w:val="6A90A6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5D542960"/>
    <w:multiLevelType w:val="hybridMultilevel"/>
    <w:tmpl w:val="34643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5DAE353F"/>
    <w:multiLevelType w:val="hybridMultilevel"/>
    <w:tmpl w:val="C1FC78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5F1912B1"/>
    <w:multiLevelType w:val="hybridMultilevel"/>
    <w:tmpl w:val="728CD534"/>
    <w:lvl w:ilvl="0" w:tplc="04090001">
      <w:start w:val="1"/>
      <w:numFmt w:val="bullet"/>
      <w:lvlText w:val=""/>
      <w:lvlJc w:val="left"/>
      <w:pPr>
        <w:ind w:left="528" w:hanging="360"/>
      </w:pPr>
      <w:rPr>
        <w:rFonts w:ascii="Symbol" w:hAnsi="Symbol" w:hint="default"/>
      </w:rPr>
    </w:lvl>
    <w:lvl w:ilvl="1" w:tplc="04090003">
      <w:start w:val="1"/>
      <w:numFmt w:val="bullet"/>
      <w:pStyle w:val="bullet2"/>
      <w:lvlText w:val="o"/>
      <w:lvlJc w:val="left"/>
      <w:pPr>
        <w:ind w:left="1248" w:hanging="360"/>
      </w:pPr>
      <w:rPr>
        <w:rFonts w:ascii="Courier New" w:hAnsi="Courier New" w:cs="Courier New" w:hint="default"/>
      </w:rPr>
    </w:lvl>
    <w:lvl w:ilvl="2" w:tplc="04090005">
      <w:start w:val="1"/>
      <w:numFmt w:val="bullet"/>
      <w:pStyle w:val="bullet3"/>
      <w:lvlText w:val=""/>
      <w:lvlJc w:val="left"/>
      <w:pPr>
        <w:ind w:left="1968" w:hanging="360"/>
      </w:pPr>
      <w:rPr>
        <w:rFonts w:ascii="Wingdings" w:hAnsi="Wingdings" w:hint="default"/>
      </w:rPr>
    </w:lvl>
    <w:lvl w:ilvl="3" w:tplc="04090001">
      <w:start w:val="1"/>
      <w:numFmt w:val="bullet"/>
      <w:pStyle w:val="bullet4"/>
      <w:lvlText w:val=""/>
      <w:lvlJc w:val="left"/>
      <w:pPr>
        <w:ind w:left="2688" w:hanging="360"/>
      </w:pPr>
      <w:rPr>
        <w:rFonts w:ascii="Symbol" w:hAnsi="Symbol" w:hint="default"/>
      </w:rPr>
    </w:lvl>
    <w:lvl w:ilvl="4" w:tplc="04090003" w:tentative="1">
      <w:start w:val="1"/>
      <w:numFmt w:val="bullet"/>
      <w:lvlText w:val="o"/>
      <w:lvlJc w:val="left"/>
      <w:pPr>
        <w:ind w:left="3408" w:hanging="360"/>
      </w:pPr>
      <w:rPr>
        <w:rFonts w:ascii="Courier New" w:hAnsi="Courier New" w:cs="Courier New" w:hint="default"/>
      </w:rPr>
    </w:lvl>
    <w:lvl w:ilvl="5" w:tplc="04090005" w:tentative="1">
      <w:start w:val="1"/>
      <w:numFmt w:val="bullet"/>
      <w:lvlText w:val=""/>
      <w:lvlJc w:val="left"/>
      <w:pPr>
        <w:ind w:left="4128" w:hanging="360"/>
      </w:pPr>
      <w:rPr>
        <w:rFonts w:ascii="Wingdings" w:hAnsi="Wingdings" w:hint="default"/>
      </w:rPr>
    </w:lvl>
    <w:lvl w:ilvl="6" w:tplc="04090001" w:tentative="1">
      <w:start w:val="1"/>
      <w:numFmt w:val="bullet"/>
      <w:lvlText w:val=""/>
      <w:lvlJc w:val="left"/>
      <w:pPr>
        <w:ind w:left="4848" w:hanging="360"/>
      </w:pPr>
      <w:rPr>
        <w:rFonts w:ascii="Symbol" w:hAnsi="Symbol" w:hint="default"/>
      </w:rPr>
    </w:lvl>
    <w:lvl w:ilvl="7" w:tplc="04090003" w:tentative="1">
      <w:start w:val="1"/>
      <w:numFmt w:val="bullet"/>
      <w:lvlText w:val="o"/>
      <w:lvlJc w:val="left"/>
      <w:pPr>
        <w:ind w:left="5568" w:hanging="360"/>
      </w:pPr>
      <w:rPr>
        <w:rFonts w:ascii="Courier New" w:hAnsi="Courier New" w:cs="Courier New" w:hint="default"/>
      </w:rPr>
    </w:lvl>
    <w:lvl w:ilvl="8" w:tplc="04090005" w:tentative="1">
      <w:start w:val="1"/>
      <w:numFmt w:val="bullet"/>
      <w:lvlText w:val=""/>
      <w:lvlJc w:val="left"/>
      <w:pPr>
        <w:ind w:left="6288" w:hanging="360"/>
      </w:pPr>
      <w:rPr>
        <w:rFonts w:ascii="Wingdings" w:hAnsi="Wingdings" w:hint="default"/>
      </w:rPr>
    </w:lvl>
  </w:abstractNum>
  <w:abstractNum w:abstractNumId="241" w15:restartNumberingAfterBreak="0">
    <w:nsid w:val="5F4F1346"/>
    <w:multiLevelType w:val="multilevel"/>
    <w:tmpl w:val="C2769C2A"/>
    <w:lvl w:ilvl="0">
      <w:start w:val="1"/>
      <w:numFmt w:val="bullet"/>
      <w:pStyle w:val="Normal1CharChar"/>
      <w:lvlText w:val=""/>
      <w:lvlJc w:val="left"/>
      <w:pPr>
        <w:tabs>
          <w:tab w:val="num" w:pos="851"/>
        </w:tabs>
        <w:ind w:left="851" w:hanging="851"/>
      </w:pPr>
      <w:rPr>
        <w:rFonts w:ascii="ZapfDingbats" w:hAnsi="ZapfDingbats" w:hint="default"/>
        <w:b/>
        <w:i w:val="0"/>
        <w:color w:val="auto"/>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2" w15:restartNumberingAfterBreak="0">
    <w:nsid w:val="60BC4A85"/>
    <w:multiLevelType w:val="hybridMultilevel"/>
    <w:tmpl w:val="337478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3" w15:restartNumberingAfterBreak="0">
    <w:nsid w:val="60CB1125"/>
    <w:multiLevelType w:val="hybridMultilevel"/>
    <w:tmpl w:val="1AB60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4" w15:restartNumberingAfterBreak="0">
    <w:nsid w:val="60E1748F"/>
    <w:multiLevelType w:val="hybridMultilevel"/>
    <w:tmpl w:val="D6145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5" w15:restartNumberingAfterBreak="0">
    <w:nsid w:val="613027C2"/>
    <w:multiLevelType w:val="hybridMultilevel"/>
    <w:tmpl w:val="AF0E50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1430757"/>
    <w:multiLevelType w:val="hybridMultilevel"/>
    <w:tmpl w:val="2AA8BC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1E56C38"/>
    <w:multiLevelType w:val="hybridMultilevel"/>
    <w:tmpl w:val="C756BB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271488D"/>
    <w:multiLevelType w:val="hybridMultilevel"/>
    <w:tmpl w:val="FA46F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3033CA6"/>
    <w:multiLevelType w:val="hybridMultilevel"/>
    <w:tmpl w:val="F566E2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24A1750">
      <w:numFmt w:val="bullet"/>
      <w:lvlText w:val="-"/>
      <w:lvlJc w:val="left"/>
      <w:pPr>
        <w:ind w:left="2160" w:hanging="360"/>
      </w:pPr>
      <w:rPr>
        <w:rFonts w:ascii="Times" w:eastAsia="Malgun Gothic" w:hAnsi="Times" w:cs="Times New Roman"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3A21475"/>
    <w:multiLevelType w:val="hybridMultilevel"/>
    <w:tmpl w:val="E5C68C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1" w15:restartNumberingAfterBreak="0">
    <w:nsid w:val="64306048"/>
    <w:multiLevelType w:val="multilevel"/>
    <w:tmpl w:val="64306048"/>
    <w:lvl w:ilvl="0">
      <w:start w:val="1"/>
      <w:numFmt w:val="decimalZero"/>
      <w:pStyle w:val="ParagraphNumbering"/>
      <w:lvlText w:val="[00%1]"/>
      <w:lvlJc w:val="left"/>
      <w:pPr>
        <w:tabs>
          <w:tab w:val="num" w:pos="851"/>
        </w:tabs>
        <w:ind w:left="0" w:firstLine="0"/>
      </w:pPr>
      <w:rPr>
        <w:rFonts w:ascii="Times New Roman" w:hAnsi="Times New Roman" w:hint="default"/>
        <w:b w:val="0"/>
        <w:i w:val="0"/>
        <w:sz w:val="24"/>
      </w:rPr>
    </w:lvl>
    <w:lvl w:ilvl="1">
      <w:start w:val="1"/>
      <w:numFmt w:val="lowerLetter"/>
      <w:lvlText w:val="%2."/>
      <w:lvlJc w:val="left"/>
      <w:pPr>
        <w:tabs>
          <w:tab w:val="num" w:pos="2160"/>
        </w:tabs>
        <w:ind w:left="2160" w:hanging="360"/>
      </w:pPr>
    </w:lvl>
    <w:lvl w:ilvl="2">
      <w:start w:val="1"/>
      <w:numFmt w:val="lowerLetter"/>
      <w:lvlText w:val="%3)"/>
      <w:lvlJc w:val="left"/>
      <w:pPr>
        <w:tabs>
          <w:tab w:val="num" w:pos="3060"/>
        </w:tabs>
        <w:ind w:left="3060" w:hanging="360"/>
      </w:pPr>
      <w:rPr>
        <w:rFonts w:hint="default"/>
      </w:r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52" w15:restartNumberingAfterBreak="0">
    <w:nsid w:val="6466651B"/>
    <w:multiLevelType w:val="hybridMultilevel"/>
    <w:tmpl w:val="2DA6815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3" w15:restartNumberingAfterBreak="0">
    <w:nsid w:val="65FF248C"/>
    <w:multiLevelType w:val="hybridMultilevel"/>
    <w:tmpl w:val="B502A9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4" w15:restartNumberingAfterBreak="0">
    <w:nsid w:val="661626B9"/>
    <w:multiLevelType w:val="hybridMultilevel"/>
    <w:tmpl w:val="73026EEC"/>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63720B9"/>
    <w:multiLevelType w:val="hybridMultilevel"/>
    <w:tmpl w:val="1A14C5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6" w15:restartNumberingAfterBreak="0">
    <w:nsid w:val="66EB2190"/>
    <w:multiLevelType w:val="hybridMultilevel"/>
    <w:tmpl w:val="31F63A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7" w15:restartNumberingAfterBreak="0">
    <w:nsid w:val="67353BD9"/>
    <w:multiLevelType w:val="hybridMultilevel"/>
    <w:tmpl w:val="855ECB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67F033EC"/>
    <w:multiLevelType w:val="hybridMultilevel"/>
    <w:tmpl w:val="23C6D9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9" w15:restartNumberingAfterBreak="0">
    <w:nsid w:val="67FF7DAA"/>
    <w:multiLevelType w:val="hybridMultilevel"/>
    <w:tmpl w:val="FBE4EC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0" w15:restartNumberingAfterBreak="0">
    <w:nsid w:val="68112D59"/>
    <w:multiLevelType w:val="hybridMultilevel"/>
    <w:tmpl w:val="BB7030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1" w15:restartNumberingAfterBreak="0">
    <w:nsid w:val="681F445E"/>
    <w:multiLevelType w:val="hybridMultilevel"/>
    <w:tmpl w:val="1BE68D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2" w15:restartNumberingAfterBreak="0">
    <w:nsid w:val="68491222"/>
    <w:multiLevelType w:val="hybridMultilevel"/>
    <w:tmpl w:val="66ECEF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685258B2"/>
    <w:multiLevelType w:val="multilevel"/>
    <w:tmpl w:val="DCAC5CE0"/>
    <w:lvl w:ilvl="0">
      <w:start w:val="1"/>
      <w:numFmt w:val="bullet"/>
      <w:lvlText w:val="●"/>
      <w:lvlJc w:val="left"/>
      <w:pPr>
        <w:ind w:left="284" w:hanging="284"/>
      </w:pPr>
      <w:rPr>
        <w:rFonts w:ascii="Times New Roman" w:hAnsi="Times New Roman" w:cs="Times New Roman" w:hint="default"/>
        <w:color w:val="auto"/>
        <w:sz w:val="22"/>
      </w:rPr>
    </w:lvl>
    <w:lvl w:ilvl="1">
      <w:start w:val="1"/>
      <w:numFmt w:val="bullet"/>
      <w:lvlText w:val="○"/>
      <w:lvlJc w:val="left"/>
      <w:pPr>
        <w:ind w:left="567" w:hanging="283"/>
      </w:pPr>
      <w:rPr>
        <w:rFonts w:ascii="Times New Roman" w:hAnsi="Times New Roman" w:cs="Times New Roman" w:hint="default"/>
        <w:color w:val="auto"/>
        <w:sz w:val="22"/>
      </w:rPr>
    </w:lvl>
    <w:lvl w:ilvl="2">
      <w:start w:val="1"/>
      <w:numFmt w:val="lowerLetter"/>
      <w:lvlText w:val="%3)"/>
      <w:lvlJc w:val="left"/>
      <w:pPr>
        <w:ind w:left="851" w:hanging="284"/>
      </w:pPr>
      <w:rPr>
        <w:rFonts w:hint="default"/>
        <w:color w:val="auto"/>
        <w:sz w:val="22"/>
      </w:rPr>
    </w:lvl>
    <w:lvl w:ilvl="3">
      <w:start w:val="1"/>
      <w:numFmt w:val="bullet"/>
      <w:lvlText w:val="□"/>
      <w:lvlJc w:val="left"/>
      <w:pPr>
        <w:ind w:left="1134" w:hanging="283"/>
      </w:pPr>
      <w:rPr>
        <w:rFonts w:ascii="Times New Roman" w:hAnsi="Times New Roman" w:cs="Times New Roman" w:hint="default"/>
        <w:color w:val="auto"/>
      </w:rPr>
    </w:lvl>
    <w:lvl w:ilvl="4">
      <w:start w:val="1"/>
      <w:numFmt w:val="bullet"/>
      <w:lvlText w:val="▪"/>
      <w:lvlJc w:val="left"/>
      <w:pPr>
        <w:ind w:left="1418" w:hanging="284"/>
      </w:pPr>
      <w:rPr>
        <w:rFonts w:ascii="Times New Roman" w:hAnsi="Times New Roman" w:cs="Times New Roman"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4" w15:restartNumberingAfterBreak="0">
    <w:nsid w:val="686E2202"/>
    <w:multiLevelType w:val="hybridMultilevel"/>
    <w:tmpl w:val="D43EF7A2"/>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68E30E0B"/>
    <w:multiLevelType w:val="hybridMultilevel"/>
    <w:tmpl w:val="DE6A3C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6" w15:restartNumberingAfterBreak="0">
    <w:nsid w:val="692C7E60"/>
    <w:multiLevelType w:val="hybridMultilevel"/>
    <w:tmpl w:val="119AB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693E2C40"/>
    <w:multiLevelType w:val="hybridMultilevel"/>
    <w:tmpl w:val="BCAA5D60"/>
    <w:lvl w:ilvl="0" w:tplc="C81082A6">
      <w:start w:val="1"/>
      <w:numFmt w:val="bullet"/>
      <w:lvlText w:val="•"/>
      <w:lvlJc w:val="left"/>
      <w:pPr>
        <w:tabs>
          <w:tab w:val="num" w:pos="720"/>
        </w:tabs>
        <w:ind w:left="720" w:hanging="360"/>
      </w:pPr>
      <w:rPr>
        <w:rFonts w:ascii="Arial" w:hAnsi="Arial" w:hint="default"/>
      </w:rPr>
    </w:lvl>
    <w:lvl w:ilvl="1" w:tplc="A662851E">
      <w:start w:val="1"/>
      <w:numFmt w:val="bullet"/>
      <w:lvlText w:val="•"/>
      <w:lvlJc w:val="left"/>
      <w:pPr>
        <w:tabs>
          <w:tab w:val="num" w:pos="1440"/>
        </w:tabs>
        <w:ind w:left="1440" w:hanging="360"/>
      </w:pPr>
      <w:rPr>
        <w:rFonts w:ascii="Arial" w:hAnsi="Arial" w:hint="default"/>
      </w:rPr>
    </w:lvl>
    <w:lvl w:ilvl="2" w:tplc="7574835E">
      <w:start w:val="174"/>
      <w:numFmt w:val="bullet"/>
      <w:lvlText w:val="•"/>
      <w:lvlJc w:val="left"/>
      <w:pPr>
        <w:tabs>
          <w:tab w:val="num" w:pos="2160"/>
        </w:tabs>
        <w:ind w:left="2160" w:hanging="360"/>
      </w:pPr>
      <w:rPr>
        <w:rFonts w:ascii="Arial" w:hAnsi="Arial" w:hint="default"/>
      </w:rPr>
    </w:lvl>
    <w:lvl w:ilvl="3" w:tplc="3D7E56EC">
      <w:start w:val="1"/>
      <w:numFmt w:val="bullet"/>
      <w:lvlText w:val="•"/>
      <w:lvlJc w:val="left"/>
      <w:pPr>
        <w:tabs>
          <w:tab w:val="num" w:pos="2880"/>
        </w:tabs>
        <w:ind w:left="2880" w:hanging="360"/>
      </w:pPr>
      <w:rPr>
        <w:rFonts w:ascii="Arial" w:hAnsi="Arial" w:hint="default"/>
      </w:rPr>
    </w:lvl>
    <w:lvl w:ilvl="4" w:tplc="167E4A64">
      <w:start w:val="174"/>
      <w:numFmt w:val="bullet"/>
      <w:lvlText w:val="•"/>
      <w:lvlJc w:val="left"/>
      <w:pPr>
        <w:tabs>
          <w:tab w:val="num" w:pos="3600"/>
        </w:tabs>
        <w:ind w:left="3600" w:hanging="360"/>
      </w:pPr>
      <w:rPr>
        <w:rFonts w:ascii="Arial" w:hAnsi="Arial" w:hint="default"/>
      </w:rPr>
    </w:lvl>
    <w:lvl w:ilvl="5" w:tplc="584A9720" w:tentative="1">
      <w:start w:val="1"/>
      <w:numFmt w:val="bullet"/>
      <w:lvlText w:val="•"/>
      <w:lvlJc w:val="left"/>
      <w:pPr>
        <w:tabs>
          <w:tab w:val="num" w:pos="4320"/>
        </w:tabs>
        <w:ind w:left="4320" w:hanging="360"/>
      </w:pPr>
      <w:rPr>
        <w:rFonts w:ascii="Arial" w:hAnsi="Arial" w:hint="default"/>
      </w:rPr>
    </w:lvl>
    <w:lvl w:ilvl="6" w:tplc="2AF437CA" w:tentative="1">
      <w:start w:val="1"/>
      <w:numFmt w:val="bullet"/>
      <w:lvlText w:val="•"/>
      <w:lvlJc w:val="left"/>
      <w:pPr>
        <w:tabs>
          <w:tab w:val="num" w:pos="5040"/>
        </w:tabs>
        <w:ind w:left="5040" w:hanging="360"/>
      </w:pPr>
      <w:rPr>
        <w:rFonts w:ascii="Arial" w:hAnsi="Arial" w:hint="default"/>
      </w:rPr>
    </w:lvl>
    <w:lvl w:ilvl="7" w:tplc="CFBAAB5C" w:tentative="1">
      <w:start w:val="1"/>
      <w:numFmt w:val="bullet"/>
      <w:lvlText w:val="•"/>
      <w:lvlJc w:val="left"/>
      <w:pPr>
        <w:tabs>
          <w:tab w:val="num" w:pos="5760"/>
        </w:tabs>
        <w:ind w:left="5760" w:hanging="360"/>
      </w:pPr>
      <w:rPr>
        <w:rFonts w:ascii="Arial" w:hAnsi="Arial" w:hint="default"/>
      </w:rPr>
    </w:lvl>
    <w:lvl w:ilvl="8" w:tplc="72C6B146" w:tentative="1">
      <w:start w:val="1"/>
      <w:numFmt w:val="bullet"/>
      <w:lvlText w:val="•"/>
      <w:lvlJc w:val="left"/>
      <w:pPr>
        <w:tabs>
          <w:tab w:val="num" w:pos="6480"/>
        </w:tabs>
        <w:ind w:left="6480" w:hanging="360"/>
      </w:pPr>
      <w:rPr>
        <w:rFonts w:ascii="Arial" w:hAnsi="Arial" w:hint="default"/>
      </w:rPr>
    </w:lvl>
  </w:abstractNum>
  <w:abstractNum w:abstractNumId="268" w15:restartNumberingAfterBreak="0">
    <w:nsid w:val="69407A42"/>
    <w:multiLevelType w:val="hybridMultilevel"/>
    <w:tmpl w:val="7BCCDA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9" w15:restartNumberingAfterBreak="0">
    <w:nsid w:val="696B7EF5"/>
    <w:multiLevelType w:val="hybridMultilevel"/>
    <w:tmpl w:val="981C11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0" w15:restartNumberingAfterBreak="0">
    <w:nsid w:val="6BE91CAE"/>
    <w:multiLevelType w:val="hybridMultilevel"/>
    <w:tmpl w:val="EC7C0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6C6B05E8"/>
    <w:multiLevelType w:val="hybridMultilevel"/>
    <w:tmpl w:val="AD123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6CAB1D7B"/>
    <w:multiLevelType w:val="multilevel"/>
    <w:tmpl w:val="9FF2ACC4"/>
    <w:styleLink w:val="2"/>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3" w15:restartNumberingAfterBreak="0">
    <w:nsid w:val="6CF23E0A"/>
    <w:multiLevelType w:val="hybridMultilevel"/>
    <w:tmpl w:val="6AFA6F5A"/>
    <w:lvl w:ilvl="0" w:tplc="57F0F792">
      <w:start w:val="10"/>
      <w:numFmt w:val="bullet"/>
      <w:lvlText w:val="-"/>
      <w:lvlJc w:val="left"/>
      <w:pPr>
        <w:ind w:left="568" w:hanging="360"/>
      </w:pPr>
      <w:rPr>
        <w:rFonts w:ascii="Times New Roman" w:eastAsia="SimSun" w:hAnsi="Times New Roman" w:cs="Times New Roman" w:hint="default"/>
      </w:rPr>
    </w:lvl>
    <w:lvl w:ilvl="1" w:tplc="04090003" w:tentative="1">
      <w:start w:val="1"/>
      <w:numFmt w:val="bullet"/>
      <w:lvlText w:val="o"/>
      <w:lvlJc w:val="left"/>
      <w:pPr>
        <w:ind w:left="1288" w:hanging="360"/>
      </w:pPr>
      <w:rPr>
        <w:rFonts w:ascii="Courier New" w:hAnsi="Courier New" w:cs="Courier New" w:hint="default"/>
      </w:rPr>
    </w:lvl>
    <w:lvl w:ilvl="2" w:tplc="04090005" w:tentative="1">
      <w:start w:val="1"/>
      <w:numFmt w:val="bullet"/>
      <w:lvlText w:val=""/>
      <w:lvlJc w:val="left"/>
      <w:pPr>
        <w:ind w:left="2008" w:hanging="360"/>
      </w:pPr>
      <w:rPr>
        <w:rFonts w:ascii="Wingdings" w:hAnsi="Wingdings" w:hint="default"/>
      </w:rPr>
    </w:lvl>
    <w:lvl w:ilvl="3" w:tplc="04090001" w:tentative="1">
      <w:start w:val="1"/>
      <w:numFmt w:val="bullet"/>
      <w:lvlText w:val=""/>
      <w:lvlJc w:val="left"/>
      <w:pPr>
        <w:ind w:left="2728" w:hanging="360"/>
      </w:pPr>
      <w:rPr>
        <w:rFonts w:ascii="Symbol" w:hAnsi="Symbol" w:hint="default"/>
      </w:rPr>
    </w:lvl>
    <w:lvl w:ilvl="4" w:tplc="04090003" w:tentative="1">
      <w:start w:val="1"/>
      <w:numFmt w:val="bullet"/>
      <w:lvlText w:val="o"/>
      <w:lvlJc w:val="left"/>
      <w:pPr>
        <w:ind w:left="3448" w:hanging="360"/>
      </w:pPr>
      <w:rPr>
        <w:rFonts w:ascii="Courier New" w:hAnsi="Courier New" w:cs="Courier New" w:hint="default"/>
      </w:rPr>
    </w:lvl>
    <w:lvl w:ilvl="5" w:tplc="04090005" w:tentative="1">
      <w:start w:val="1"/>
      <w:numFmt w:val="bullet"/>
      <w:lvlText w:val=""/>
      <w:lvlJc w:val="left"/>
      <w:pPr>
        <w:ind w:left="4168" w:hanging="360"/>
      </w:pPr>
      <w:rPr>
        <w:rFonts w:ascii="Wingdings" w:hAnsi="Wingdings" w:hint="default"/>
      </w:rPr>
    </w:lvl>
    <w:lvl w:ilvl="6" w:tplc="04090001" w:tentative="1">
      <w:start w:val="1"/>
      <w:numFmt w:val="bullet"/>
      <w:lvlText w:val=""/>
      <w:lvlJc w:val="left"/>
      <w:pPr>
        <w:ind w:left="4888" w:hanging="360"/>
      </w:pPr>
      <w:rPr>
        <w:rFonts w:ascii="Symbol" w:hAnsi="Symbol" w:hint="default"/>
      </w:rPr>
    </w:lvl>
    <w:lvl w:ilvl="7" w:tplc="04090003" w:tentative="1">
      <w:start w:val="1"/>
      <w:numFmt w:val="bullet"/>
      <w:lvlText w:val="o"/>
      <w:lvlJc w:val="left"/>
      <w:pPr>
        <w:ind w:left="5608" w:hanging="360"/>
      </w:pPr>
      <w:rPr>
        <w:rFonts w:ascii="Courier New" w:hAnsi="Courier New" w:cs="Courier New" w:hint="default"/>
      </w:rPr>
    </w:lvl>
    <w:lvl w:ilvl="8" w:tplc="04090005" w:tentative="1">
      <w:start w:val="1"/>
      <w:numFmt w:val="bullet"/>
      <w:lvlText w:val=""/>
      <w:lvlJc w:val="left"/>
      <w:pPr>
        <w:ind w:left="6328" w:hanging="360"/>
      </w:pPr>
      <w:rPr>
        <w:rFonts w:ascii="Wingdings" w:hAnsi="Wingdings" w:hint="default"/>
      </w:rPr>
    </w:lvl>
  </w:abstractNum>
  <w:abstractNum w:abstractNumId="274" w15:restartNumberingAfterBreak="0">
    <w:nsid w:val="6E760327"/>
    <w:multiLevelType w:val="multilevel"/>
    <w:tmpl w:val="62BAE1EC"/>
    <w:styleLink w:val="StyleBulleted8"/>
    <w:lvl w:ilvl="0">
      <w:start w:val="1"/>
      <w:numFmt w:val="decimal"/>
      <w:pStyle w:val="StyleHeading1NMPHeading1H1h11h12h13h14h15h16appheadin"/>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2564"/>
        </w:tabs>
        <w:ind w:left="2564" w:hanging="2564"/>
      </w:pPr>
      <w:rPr>
        <w:rFonts w:hint="default"/>
      </w:rPr>
    </w:lvl>
    <w:lvl w:ilvl="3">
      <w:start w:val="1"/>
      <w:numFmt w:val="decimal"/>
      <w:lvlText w:val="%1.%2.%3.%4"/>
      <w:lvlJc w:val="left"/>
      <w:pPr>
        <w:tabs>
          <w:tab w:val="num" w:pos="1290"/>
        </w:tabs>
        <w:ind w:left="1290" w:hanging="1290"/>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5" w15:restartNumberingAfterBreak="0">
    <w:nsid w:val="6EEE0162"/>
    <w:multiLevelType w:val="hybridMultilevel"/>
    <w:tmpl w:val="5234F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6F01381D"/>
    <w:multiLevelType w:val="hybridMultilevel"/>
    <w:tmpl w:val="D9309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7" w15:restartNumberingAfterBreak="0">
    <w:nsid w:val="6FBE1A63"/>
    <w:multiLevelType w:val="hybridMultilevel"/>
    <w:tmpl w:val="109807BA"/>
    <w:name w:val="Heading22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8" w15:restartNumberingAfterBreak="0">
    <w:nsid w:val="6FCD6C89"/>
    <w:multiLevelType w:val="hybridMultilevel"/>
    <w:tmpl w:val="3A2C2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0146DC0"/>
    <w:multiLevelType w:val="hybridMultilevel"/>
    <w:tmpl w:val="9BC21240"/>
    <w:lvl w:ilvl="0" w:tplc="409A9E3A">
      <w:start w:val="1"/>
      <w:numFmt w:val="bullet"/>
      <w:pStyle w:val="Agreement"/>
      <w:lvlText w:val=""/>
      <w:lvlJc w:val="left"/>
      <w:pPr>
        <w:tabs>
          <w:tab w:val="num" w:pos="2070"/>
        </w:tabs>
        <w:ind w:left="2070" w:hanging="360"/>
      </w:pPr>
      <w:rPr>
        <w:rFonts w:ascii="Symbol" w:hAnsi="Symbol" w:hint="default"/>
        <w:b/>
        <w:i w:val="0"/>
        <w:color w:val="auto"/>
        <w:sz w:val="22"/>
      </w:rPr>
    </w:lvl>
    <w:lvl w:ilvl="1" w:tplc="04090003">
      <w:start w:val="1"/>
      <w:numFmt w:val="bullet"/>
      <w:lvlText w:val="o"/>
      <w:lvlJc w:val="left"/>
      <w:pPr>
        <w:tabs>
          <w:tab w:val="num" w:pos="-3690"/>
        </w:tabs>
        <w:ind w:left="-3690" w:hanging="360"/>
      </w:pPr>
      <w:rPr>
        <w:rFonts w:ascii="Courier New" w:hAnsi="Courier New" w:cs="Courier New" w:hint="default"/>
      </w:rPr>
    </w:lvl>
    <w:lvl w:ilvl="2" w:tplc="04090005">
      <w:start w:val="1"/>
      <w:numFmt w:val="bullet"/>
      <w:lvlText w:val=""/>
      <w:lvlJc w:val="left"/>
      <w:pPr>
        <w:tabs>
          <w:tab w:val="num" w:pos="-2970"/>
        </w:tabs>
        <w:ind w:left="-2970" w:hanging="360"/>
      </w:pPr>
      <w:rPr>
        <w:rFonts w:ascii="Wingdings" w:hAnsi="Wingdings" w:hint="default"/>
      </w:rPr>
    </w:lvl>
    <w:lvl w:ilvl="3" w:tplc="04090001">
      <w:start w:val="1"/>
      <w:numFmt w:val="bullet"/>
      <w:lvlText w:val=""/>
      <w:lvlJc w:val="left"/>
      <w:pPr>
        <w:tabs>
          <w:tab w:val="num" w:pos="-2250"/>
        </w:tabs>
        <w:ind w:left="-2250" w:hanging="360"/>
      </w:pPr>
      <w:rPr>
        <w:rFonts w:ascii="Symbol" w:hAnsi="Symbol" w:hint="default"/>
      </w:rPr>
    </w:lvl>
    <w:lvl w:ilvl="4" w:tplc="04090003" w:tentative="1">
      <w:start w:val="1"/>
      <w:numFmt w:val="bullet"/>
      <w:lvlText w:val="o"/>
      <w:lvlJc w:val="left"/>
      <w:pPr>
        <w:tabs>
          <w:tab w:val="num" w:pos="-1530"/>
        </w:tabs>
        <w:ind w:left="-1530" w:hanging="360"/>
      </w:pPr>
      <w:rPr>
        <w:rFonts w:ascii="Courier New" w:hAnsi="Courier New" w:cs="Courier New" w:hint="default"/>
      </w:rPr>
    </w:lvl>
    <w:lvl w:ilvl="5" w:tplc="04090005" w:tentative="1">
      <w:start w:val="1"/>
      <w:numFmt w:val="bullet"/>
      <w:lvlText w:val=""/>
      <w:lvlJc w:val="left"/>
      <w:pPr>
        <w:tabs>
          <w:tab w:val="num" w:pos="-810"/>
        </w:tabs>
        <w:ind w:left="-810" w:hanging="360"/>
      </w:pPr>
      <w:rPr>
        <w:rFonts w:ascii="Wingdings" w:hAnsi="Wingdings" w:hint="default"/>
      </w:rPr>
    </w:lvl>
    <w:lvl w:ilvl="6" w:tplc="04090001" w:tentative="1">
      <w:start w:val="1"/>
      <w:numFmt w:val="bullet"/>
      <w:lvlText w:val=""/>
      <w:lvlJc w:val="left"/>
      <w:pPr>
        <w:tabs>
          <w:tab w:val="num" w:pos="-90"/>
        </w:tabs>
        <w:ind w:left="-90" w:hanging="360"/>
      </w:pPr>
      <w:rPr>
        <w:rFonts w:ascii="Symbol" w:hAnsi="Symbol" w:hint="default"/>
      </w:rPr>
    </w:lvl>
    <w:lvl w:ilvl="7" w:tplc="04090003" w:tentative="1">
      <w:start w:val="1"/>
      <w:numFmt w:val="bullet"/>
      <w:lvlText w:val="o"/>
      <w:lvlJc w:val="left"/>
      <w:pPr>
        <w:tabs>
          <w:tab w:val="num" w:pos="630"/>
        </w:tabs>
        <w:ind w:left="630" w:hanging="360"/>
      </w:pPr>
      <w:rPr>
        <w:rFonts w:ascii="Courier New" w:hAnsi="Courier New" w:cs="Courier New" w:hint="default"/>
      </w:rPr>
    </w:lvl>
    <w:lvl w:ilvl="8" w:tplc="04090005" w:tentative="1">
      <w:start w:val="1"/>
      <w:numFmt w:val="bullet"/>
      <w:lvlText w:val=""/>
      <w:lvlJc w:val="left"/>
      <w:pPr>
        <w:tabs>
          <w:tab w:val="num" w:pos="1350"/>
        </w:tabs>
        <w:ind w:left="1350" w:hanging="360"/>
      </w:pPr>
      <w:rPr>
        <w:rFonts w:ascii="Wingdings" w:hAnsi="Wingdings" w:hint="default"/>
      </w:rPr>
    </w:lvl>
  </w:abstractNum>
  <w:abstractNum w:abstractNumId="280" w15:restartNumberingAfterBreak="0">
    <w:nsid w:val="703025C6"/>
    <w:multiLevelType w:val="hybridMultilevel"/>
    <w:tmpl w:val="A97A45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1" w15:restartNumberingAfterBreak="0">
    <w:nsid w:val="7092692E"/>
    <w:multiLevelType w:val="hybridMultilevel"/>
    <w:tmpl w:val="CBCA8756"/>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718D7D2E"/>
    <w:multiLevelType w:val="hybridMultilevel"/>
    <w:tmpl w:val="3F7873BA"/>
    <w:lvl w:ilvl="0" w:tplc="F29E5E44">
      <w:start w:val="1"/>
      <w:numFmt w:val="decimal"/>
      <w:pStyle w:val="StyleHeading1H1h1appheading1l1MemoHeading1h11h12h13h"/>
      <w:lvlText w:val="%1"/>
      <w:lvlJc w:val="left"/>
      <w:pPr>
        <w:ind w:left="720" w:hanging="360"/>
      </w:pPr>
      <w:rPr>
        <w:b w:val="0"/>
        <w:i w:val="0"/>
        <w:color w:val="auto"/>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3" w15:restartNumberingAfterBreak="0">
    <w:nsid w:val="72D10B19"/>
    <w:multiLevelType w:val="hybridMultilevel"/>
    <w:tmpl w:val="CE32FF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4" w15:restartNumberingAfterBreak="0">
    <w:nsid w:val="72F200B0"/>
    <w:multiLevelType w:val="hybridMultilevel"/>
    <w:tmpl w:val="1E306B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73513927"/>
    <w:multiLevelType w:val="hybridMultilevel"/>
    <w:tmpl w:val="B9CA0ABC"/>
    <w:lvl w:ilvl="0" w:tplc="08090001">
      <w:start w:val="1"/>
      <w:numFmt w:val="bullet"/>
      <w:lvlText w:val=""/>
      <w:lvlJc w:val="left"/>
      <w:pPr>
        <w:ind w:left="840" w:hanging="420"/>
      </w:pPr>
      <w:rPr>
        <w:rFonts w:ascii="Symbol" w:hAnsi="Symbol"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86" w15:restartNumberingAfterBreak="0">
    <w:nsid w:val="73D465D6"/>
    <w:multiLevelType w:val="multilevel"/>
    <w:tmpl w:val="F8244648"/>
    <w:styleLink w:val="StyleBulletedSymbolsymbolLeft025Hanging0252"/>
    <w:lvl w:ilvl="0">
      <w:start w:val="1"/>
      <w:numFmt w:val="bullet"/>
      <w:lvlText w:val=""/>
      <w:lvlJc w:val="left"/>
      <w:pPr>
        <w:ind w:left="36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7" w15:restartNumberingAfterBreak="0">
    <w:nsid w:val="74163D45"/>
    <w:multiLevelType w:val="hybridMultilevel"/>
    <w:tmpl w:val="91FE59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744834B4"/>
    <w:multiLevelType w:val="hybridMultilevel"/>
    <w:tmpl w:val="1CFA1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9" w15:restartNumberingAfterBreak="0">
    <w:nsid w:val="74CC7506"/>
    <w:multiLevelType w:val="multilevel"/>
    <w:tmpl w:val="74CC7506"/>
    <w:lvl w:ilvl="0">
      <w:start w:val="1"/>
      <w:numFmt w:val="decimal"/>
      <w:pStyle w:val="reference0"/>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0" w15:restartNumberingAfterBreak="0">
    <w:nsid w:val="768464E6"/>
    <w:multiLevelType w:val="hybridMultilevel"/>
    <w:tmpl w:val="776C0D06"/>
    <w:lvl w:ilvl="0" w:tplc="4D3678F6">
      <w:start w:val="1"/>
      <w:numFmt w:val="bullet"/>
      <w:lvlText w:val=""/>
      <w:lvlJc w:val="left"/>
      <w:pPr>
        <w:ind w:left="720" w:hanging="360"/>
      </w:pPr>
      <w:rPr>
        <w:rFonts w:ascii="Symbol" w:hAnsi="Symbol" w:hint="default"/>
      </w:rPr>
    </w:lvl>
    <w:lvl w:ilvl="1" w:tplc="FEC0D590">
      <w:start w:val="1"/>
      <w:numFmt w:val="bullet"/>
      <w:lvlText w:val=""/>
      <w:lvlJc w:val="left"/>
      <w:pPr>
        <w:ind w:left="1440" w:hanging="360"/>
      </w:pPr>
      <w:rPr>
        <w:rFonts w:ascii="Symbol" w:hAnsi="Symbol" w:hint="default"/>
      </w:rPr>
    </w:lvl>
    <w:lvl w:ilvl="2" w:tplc="0674CCC0">
      <w:start w:val="1"/>
      <w:numFmt w:val="bullet"/>
      <w:pStyle w:val="RAN1bullet3"/>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68A6300"/>
    <w:multiLevelType w:val="hybridMultilevel"/>
    <w:tmpl w:val="8F2E67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2" w15:restartNumberingAfterBreak="0">
    <w:nsid w:val="76E33E3B"/>
    <w:multiLevelType w:val="hybridMultilevel"/>
    <w:tmpl w:val="3836F52A"/>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79C7420"/>
    <w:multiLevelType w:val="multilevel"/>
    <w:tmpl w:val="9FF2ACC4"/>
    <w:styleLink w:val="10"/>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4" w15:restartNumberingAfterBreak="0">
    <w:nsid w:val="77B82DB1"/>
    <w:multiLevelType w:val="hybridMultilevel"/>
    <w:tmpl w:val="29EEF0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5" w15:restartNumberingAfterBreak="0">
    <w:nsid w:val="78372941"/>
    <w:multiLevelType w:val="hybridMultilevel"/>
    <w:tmpl w:val="A2AE9E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6" w15:restartNumberingAfterBreak="0">
    <w:nsid w:val="788C69E6"/>
    <w:multiLevelType w:val="hybridMultilevel"/>
    <w:tmpl w:val="CAC80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7" w15:restartNumberingAfterBreak="0">
    <w:nsid w:val="78F76F6F"/>
    <w:multiLevelType w:val="singleLevel"/>
    <w:tmpl w:val="E1F880E6"/>
    <w:lvl w:ilvl="0">
      <w:start w:val="1"/>
      <w:numFmt w:val="bullet"/>
      <w:pStyle w:val="normalpuce"/>
      <w:lvlText w:val=""/>
      <w:lvlJc w:val="left"/>
      <w:pPr>
        <w:tabs>
          <w:tab w:val="num" w:pos="360"/>
        </w:tabs>
        <w:ind w:left="360" w:hanging="360"/>
      </w:pPr>
      <w:rPr>
        <w:rFonts w:ascii="Symbol" w:hAnsi="Symbol" w:hint="default"/>
      </w:rPr>
    </w:lvl>
  </w:abstractNum>
  <w:abstractNum w:abstractNumId="298" w15:restartNumberingAfterBreak="0">
    <w:nsid w:val="790A440A"/>
    <w:multiLevelType w:val="hybridMultilevel"/>
    <w:tmpl w:val="0BBEE6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794359E6"/>
    <w:multiLevelType w:val="hybridMultilevel"/>
    <w:tmpl w:val="12164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0" w15:restartNumberingAfterBreak="0">
    <w:nsid w:val="79503A0A"/>
    <w:multiLevelType w:val="hybridMultilevel"/>
    <w:tmpl w:val="87B6DF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1" w15:restartNumberingAfterBreak="0">
    <w:nsid w:val="7AF5542B"/>
    <w:multiLevelType w:val="hybridMultilevel"/>
    <w:tmpl w:val="5EF69120"/>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7B595F70"/>
    <w:multiLevelType w:val="hybridMultilevel"/>
    <w:tmpl w:val="4962B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7B9D0A4A"/>
    <w:multiLevelType w:val="hybridMultilevel"/>
    <w:tmpl w:val="C0A28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4" w15:restartNumberingAfterBreak="0">
    <w:nsid w:val="7BC330F5"/>
    <w:multiLevelType w:val="hybridMultilevel"/>
    <w:tmpl w:val="C2769C2A"/>
    <w:styleLink w:val="StyleBulletedSymbolsymbolLeft025Hanging02518"/>
    <w:lvl w:ilvl="0" w:tplc="70725600">
      <w:start w:val="1"/>
      <w:numFmt w:val="bullet"/>
      <w:pStyle w:val="Char"/>
      <w:lvlText w:val=""/>
      <w:lvlJc w:val="left"/>
      <w:pPr>
        <w:tabs>
          <w:tab w:val="num" w:pos="851"/>
        </w:tabs>
        <w:ind w:left="851" w:hanging="851"/>
      </w:pPr>
      <w:rPr>
        <w:rFonts w:ascii="ZapfDingbats" w:hAnsi="ZapfDingbats" w:hint="default"/>
        <w:b/>
        <w:i w:val="0"/>
        <w:color w:val="70CEF5"/>
        <w:sz w:val="20"/>
        <w:szCs w:val="20"/>
      </w:rPr>
    </w:lvl>
    <w:lvl w:ilvl="1" w:tplc="C8841810">
      <w:start w:val="1"/>
      <w:numFmt w:val="bullet"/>
      <w:pStyle w:val="berschrift3h3H3Underrubrik2"/>
      <w:lvlText w:val="o"/>
      <w:lvlJc w:val="left"/>
      <w:pPr>
        <w:tabs>
          <w:tab w:val="num" w:pos="1440"/>
        </w:tabs>
        <w:ind w:left="1440" w:hanging="360"/>
      </w:pPr>
      <w:rPr>
        <w:rFonts w:ascii="Courier New" w:hAnsi="Courier New" w:cs="Courier New" w:hint="default"/>
      </w:rPr>
    </w:lvl>
    <w:lvl w:ilvl="2" w:tplc="7DA0F730" w:tentative="1">
      <w:start w:val="1"/>
      <w:numFmt w:val="bullet"/>
      <w:lvlText w:val=""/>
      <w:lvlJc w:val="left"/>
      <w:pPr>
        <w:tabs>
          <w:tab w:val="num" w:pos="2160"/>
        </w:tabs>
        <w:ind w:left="2160" w:hanging="360"/>
      </w:pPr>
      <w:rPr>
        <w:rFonts w:ascii="Wingdings" w:hAnsi="Wingdings" w:hint="default"/>
      </w:rPr>
    </w:lvl>
    <w:lvl w:ilvl="3" w:tplc="71F2D618" w:tentative="1">
      <w:start w:val="1"/>
      <w:numFmt w:val="bullet"/>
      <w:lvlText w:val=""/>
      <w:lvlJc w:val="left"/>
      <w:pPr>
        <w:tabs>
          <w:tab w:val="num" w:pos="2880"/>
        </w:tabs>
        <w:ind w:left="2880" w:hanging="360"/>
      </w:pPr>
      <w:rPr>
        <w:rFonts w:ascii="Symbol" w:hAnsi="Symbol" w:hint="default"/>
      </w:rPr>
    </w:lvl>
    <w:lvl w:ilvl="4" w:tplc="E84C571E" w:tentative="1">
      <w:start w:val="1"/>
      <w:numFmt w:val="bullet"/>
      <w:lvlText w:val="o"/>
      <w:lvlJc w:val="left"/>
      <w:pPr>
        <w:tabs>
          <w:tab w:val="num" w:pos="3600"/>
        </w:tabs>
        <w:ind w:left="3600" w:hanging="360"/>
      </w:pPr>
      <w:rPr>
        <w:rFonts w:ascii="Courier New" w:hAnsi="Courier New" w:cs="Courier New" w:hint="default"/>
      </w:rPr>
    </w:lvl>
    <w:lvl w:ilvl="5" w:tplc="701415FE" w:tentative="1">
      <w:start w:val="1"/>
      <w:numFmt w:val="bullet"/>
      <w:lvlText w:val=""/>
      <w:lvlJc w:val="left"/>
      <w:pPr>
        <w:tabs>
          <w:tab w:val="num" w:pos="4320"/>
        </w:tabs>
        <w:ind w:left="4320" w:hanging="360"/>
      </w:pPr>
      <w:rPr>
        <w:rFonts w:ascii="Wingdings" w:hAnsi="Wingdings" w:hint="default"/>
      </w:rPr>
    </w:lvl>
    <w:lvl w:ilvl="6" w:tplc="3A66A646" w:tentative="1">
      <w:start w:val="1"/>
      <w:numFmt w:val="bullet"/>
      <w:lvlText w:val=""/>
      <w:lvlJc w:val="left"/>
      <w:pPr>
        <w:tabs>
          <w:tab w:val="num" w:pos="5040"/>
        </w:tabs>
        <w:ind w:left="5040" w:hanging="360"/>
      </w:pPr>
      <w:rPr>
        <w:rFonts w:ascii="Symbol" w:hAnsi="Symbol" w:hint="default"/>
      </w:rPr>
    </w:lvl>
    <w:lvl w:ilvl="7" w:tplc="60505F22" w:tentative="1">
      <w:start w:val="1"/>
      <w:numFmt w:val="bullet"/>
      <w:lvlText w:val="o"/>
      <w:lvlJc w:val="left"/>
      <w:pPr>
        <w:tabs>
          <w:tab w:val="num" w:pos="5760"/>
        </w:tabs>
        <w:ind w:left="5760" w:hanging="360"/>
      </w:pPr>
      <w:rPr>
        <w:rFonts w:ascii="Courier New" w:hAnsi="Courier New" w:cs="Courier New" w:hint="default"/>
      </w:rPr>
    </w:lvl>
    <w:lvl w:ilvl="8" w:tplc="280A7452" w:tentative="1">
      <w:start w:val="1"/>
      <w:numFmt w:val="bullet"/>
      <w:lvlText w:val=""/>
      <w:lvlJc w:val="left"/>
      <w:pPr>
        <w:tabs>
          <w:tab w:val="num" w:pos="6480"/>
        </w:tabs>
        <w:ind w:left="6480" w:hanging="360"/>
      </w:pPr>
      <w:rPr>
        <w:rFonts w:ascii="Wingdings" w:hAnsi="Wingdings" w:hint="default"/>
      </w:rPr>
    </w:lvl>
  </w:abstractNum>
  <w:abstractNum w:abstractNumId="305" w15:restartNumberingAfterBreak="0">
    <w:nsid w:val="7C267F9C"/>
    <w:multiLevelType w:val="hybridMultilevel"/>
    <w:tmpl w:val="9D8C8332"/>
    <w:lvl w:ilvl="0" w:tplc="CF68586C">
      <w:numFmt w:val="bullet"/>
      <w:pStyle w:val="StatementBody"/>
      <w:lvlText w:val=""/>
      <w:lvlJc w:val="left"/>
      <w:pPr>
        <w:ind w:left="720" w:hanging="360"/>
      </w:pPr>
      <w:rPr>
        <w:rFonts w:ascii="Symbol" w:eastAsia="Times New Roman"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numFmt w:val="bullet"/>
      <w:lvlText w:val="-"/>
      <w:lvlJc w:val="left"/>
      <w:pPr>
        <w:ind w:left="2880" w:hanging="360"/>
      </w:pPr>
      <w:rPr>
        <w:rFonts w:ascii="Times New Roman" w:eastAsia="MS Mincho" w:hAnsi="Times New Roman" w:cs="Times New Roman"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6" w15:restartNumberingAfterBreak="0">
    <w:nsid w:val="7D7845F6"/>
    <w:multiLevelType w:val="hybridMultilevel"/>
    <w:tmpl w:val="BCD831B6"/>
    <w:lvl w:ilvl="0" w:tplc="8E6EBA0A">
      <w:numFmt w:val="bullet"/>
      <w:lvlText w:val=""/>
      <w:lvlJc w:val="left"/>
      <w:pPr>
        <w:ind w:left="720" w:hanging="360"/>
      </w:pPr>
      <w:rPr>
        <w:rFonts w:ascii="Symbol" w:eastAsia="Malgun Gothic"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7DA043FE"/>
    <w:multiLevelType w:val="hybridMultilevel"/>
    <w:tmpl w:val="4B5A2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8" w15:restartNumberingAfterBreak="0">
    <w:nsid w:val="7DF858F3"/>
    <w:multiLevelType w:val="hybridMultilevel"/>
    <w:tmpl w:val="690C858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9" w15:restartNumberingAfterBreak="0">
    <w:nsid w:val="7E777BBE"/>
    <w:multiLevelType w:val="hybridMultilevel"/>
    <w:tmpl w:val="F82EA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EEB5DCD"/>
    <w:multiLevelType w:val="hybridMultilevel"/>
    <w:tmpl w:val="7E90E85C"/>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7F547DFD"/>
    <w:multiLevelType w:val="singleLevel"/>
    <w:tmpl w:val="84089F44"/>
    <w:lvl w:ilvl="0">
      <w:start w:val="1"/>
      <w:numFmt w:val="bullet"/>
      <w:pStyle w:val="textintend2"/>
      <w:lvlText w:val=""/>
      <w:lvlJc w:val="left"/>
      <w:pPr>
        <w:tabs>
          <w:tab w:val="num" w:pos="1418"/>
        </w:tabs>
        <w:ind w:left="1418" w:hanging="426"/>
      </w:pPr>
      <w:rPr>
        <w:rFonts w:ascii="Wingdings" w:hAnsi="Wingdings" w:hint="default"/>
      </w:rPr>
    </w:lvl>
  </w:abstractNum>
  <w:abstractNum w:abstractNumId="312" w15:restartNumberingAfterBreak="0">
    <w:nsid w:val="7FB34CD6"/>
    <w:multiLevelType w:val="multilevel"/>
    <w:tmpl w:val="F7B6AE18"/>
    <w:styleLink w:val="StyleBulletedSymbolsymbolLeft025Hanging0251"/>
    <w:lvl w:ilvl="0">
      <w:start w:val="1"/>
      <w:numFmt w:val="bullet"/>
      <w:lvlText w:val=""/>
      <w:lvlJc w:val="left"/>
      <w:pPr>
        <w:ind w:left="36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61"/>
  </w:num>
  <w:num w:numId="2">
    <w:abstractNumId w:val="274"/>
  </w:num>
  <w:num w:numId="3">
    <w:abstractNumId w:val="44"/>
  </w:num>
  <w:num w:numId="4">
    <w:abstractNumId w:val="9"/>
  </w:num>
  <w:num w:numId="5">
    <w:abstractNumId w:val="305"/>
  </w:num>
  <w:num w:numId="6">
    <w:abstractNumId w:val="141"/>
  </w:num>
  <w:num w:numId="7">
    <w:abstractNumId w:val="304"/>
  </w:num>
  <w:num w:numId="8">
    <w:abstractNumId w:val="46"/>
  </w:num>
  <w:num w:numId="9">
    <w:abstractNumId w:val="136"/>
  </w:num>
  <w:num w:numId="10">
    <w:abstractNumId w:val="2"/>
  </w:num>
  <w:num w:numId="11">
    <w:abstractNumId w:val="210"/>
  </w:num>
  <w:num w:numId="12">
    <w:abstractNumId w:val="80"/>
  </w:num>
  <w:num w:numId="13">
    <w:abstractNumId w:val="272"/>
  </w:num>
  <w:num w:numId="14">
    <w:abstractNumId w:val="159"/>
  </w:num>
  <w:num w:numId="15">
    <w:abstractNumId w:val="53"/>
  </w:num>
  <w:num w:numId="16">
    <w:abstractNumId w:val="293"/>
  </w:num>
  <w:num w:numId="17">
    <w:abstractNumId w:val="195"/>
  </w:num>
  <w:num w:numId="18">
    <w:abstractNumId w:val="142"/>
  </w:num>
  <w:num w:numId="19">
    <w:abstractNumId w:val="63"/>
  </w:num>
  <w:num w:numId="20">
    <w:abstractNumId w:val="211"/>
  </w:num>
  <w:num w:numId="21">
    <w:abstractNumId w:val="279"/>
  </w:num>
  <w:num w:numId="22">
    <w:abstractNumId w:val="2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84"/>
  </w:num>
  <w:num w:numId="24">
    <w:abstractNumId w:val="52"/>
  </w:num>
  <w:num w:numId="25">
    <w:abstractNumId w:val="312"/>
  </w:num>
  <w:num w:numId="26">
    <w:abstractNumId w:val="107"/>
  </w:num>
  <w:num w:numId="27">
    <w:abstractNumId w:val="286"/>
  </w:num>
  <w:num w:numId="28">
    <w:abstractNumId w:val="241"/>
  </w:num>
  <w:num w:numId="29">
    <w:abstractNumId w:val="81"/>
  </w:num>
  <w:num w:numId="30">
    <w:abstractNumId w:val="16"/>
  </w:num>
  <w:num w:numId="31">
    <w:abstractNumId w:val="290"/>
  </w:num>
  <w:num w:numId="32">
    <w:abstractNumId w:val="8"/>
  </w:num>
  <w:num w:numId="33">
    <w:abstractNumId w:val="47"/>
  </w:num>
  <w:num w:numId="34">
    <w:abstractNumId w:val="125"/>
  </w:num>
  <w:num w:numId="35">
    <w:abstractNumId w:val="240"/>
  </w:num>
  <w:num w:numId="36">
    <w:abstractNumId w:val="0"/>
  </w:num>
  <w:num w:numId="37">
    <w:abstractNumId w:val="216"/>
  </w:num>
  <w:num w:numId="38">
    <w:abstractNumId w:val="115"/>
  </w:num>
  <w:num w:numId="39">
    <w:abstractNumId w:val="182"/>
  </w:num>
  <w:num w:numId="40">
    <w:abstractNumId w:val="131"/>
  </w:num>
  <w:num w:numId="41">
    <w:abstractNumId w:val="189"/>
  </w:num>
  <w:num w:numId="42">
    <w:abstractNumId w:val="311"/>
  </w:num>
  <w:num w:numId="43">
    <w:abstractNumId w:val="190"/>
  </w:num>
  <w:num w:numId="44">
    <w:abstractNumId w:val="297"/>
  </w:num>
  <w:num w:numId="45">
    <w:abstractNumId w:val="104"/>
  </w:num>
  <w:num w:numId="46">
    <w:abstractNumId w:val="85"/>
  </w:num>
  <w:num w:numId="47">
    <w:abstractNumId w:val="251"/>
  </w:num>
  <w:num w:numId="48">
    <w:abstractNumId w:val="60"/>
  </w:num>
  <w:num w:numId="49">
    <w:abstractNumId w:val="289"/>
  </w:num>
  <w:num w:numId="50">
    <w:abstractNumId w:val="242"/>
  </w:num>
  <w:num w:numId="51">
    <w:abstractNumId w:val="139"/>
  </w:num>
  <w:num w:numId="52">
    <w:abstractNumId w:val="209"/>
  </w:num>
  <w:num w:numId="53">
    <w:abstractNumId w:val="295"/>
  </w:num>
  <w:num w:numId="54">
    <w:abstractNumId w:val="228"/>
  </w:num>
  <w:num w:numId="55">
    <w:abstractNumId w:val="145"/>
  </w:num>
  <w:num w:numId="56">
    <w:abstractNumId w:val="70"/>
  </w:num>
  <w:num w:numId="57">
    <w:abstractNumId w:val="129"/>
  </w:num>
  <w:num w:numId="58">
    <w:abstractNumId w:val="181"/>
  </w:num>
  <w:num w:numId="59">
    <w:abstractNumId w:val="151"/>
  </w:num>
  <w:num w:numId="60">
    <w:abstractNumId w:val="301"/>
  </w:num>
  <w:num w:numId="61">
    <w:abstractNumId w:val="258"/>
  </w:num>
  <w:num w:numId="62">
    <w:abstractNumId w:val="40"/>
  </w:num>
  <w:num w:numId="63">
    <w:abstractNumId w:val="133"/>
  </w:num>
  <w:num w:numId="64">
    <w:abstractNumId w:val="225"/>
  </w:num>
  <w:num w:numId="65">
    <w:abstractNumId w:val="204"/>
  </w:num>
  <w:num w:numId="66">
    <w:abstractNumId w:val="292"/>
  </w:num>
  <w:num w:numId="67">
    <w:abstractNumId w:val="217"/>
  </w:num>
  <w:num w:numId="68">
    <w:abstractNumId w:val="264"/>
  </w:num>
  <w:num w:numId="69">
    <w:abstractNumId w:val="163"/>
  </w:num>
  <w:num w:numId="70">
    <w:abstractNumId w:val="20"/>
  </w:num>
  <w:num w:numId="71">
    <w:abstractNumId w:val="111"/>
  </w:num>
  <w:num w:numId="72">
    <w:abstractNumId w:val="164"/>
  </w:num>
  <w:num w:numId="73">
    <w:abstractNumId w:val="96"/>
  </w:num>
  <w:num w:numId="74">
    <w:abstractNumId w:val="199"/>
  </w:num>
  <w:num w:numId="75">
    <w:abstractNumId w:val="89"/>
  </w:num>
  <w:num w:numId="76">
    <w:abstractNumId w:val="68"/>
  </w:num>
  <w:num w:numId="77">
    <w:abstractNumId w:val="198"/>
  </w:num>
  <w:num w:numId="78">
    <w:abstractNumId w:val="231"/>
  </w:num>
  <w:num w:numId="79">
    <w:abstractNumId w:val="54"/>
  </w:num>
  <w:num w:numId="80">
    <w:abstractNumId w:val="108"/>
  </w:num>
  <w:num w:numId="81">
    <w:abstractNumId w:val="28"/>
  </w:num>
  <w:num w:numId="82">
    <w:abstractNumId w:val="188"/>
  </w:num>
  <w:num w:numId="83">
    <w:abstractNumId w:val="176"/>
  </w:num>
  <w:num w:numId="84">
    <w:abstractNumId w:val="250"/>
  </w:num>
  <w:num w:numId="85">
    <w:abstractNumId w:val="285"/>
  </w:num>
  <w:num w:numId="86">
    <w:abstractNumId w:val="207"/>
  </w:num>
  <w:num w:numId="87">
    <w:abstractNumId w:val="196"/>
  </w:num>
  <w:num w:numId="88">
    <w:abstractNumId w:val="153"/>
  </w:num>
  <w:num w:numId="89">
    <w:abstractNumId w:val="299"/>
  </w:num>
  <w:num w:numId="90">
    <w:abstractNumId w:val="154"/>
  </w:num>
  <w:num w:numId="91">
    <w:abstractNumId w:val="78"/>
  </w:num>
  <w:num w:numId="92">
    <w:abstractNumId w:val="144"/>
  </w:num>
  <w:num w:numId="93">
    <w:abstractNumId w:val="202"/>
  </w:num>
  <w:num w:numId="94">
    <w:abstractNumId w:val="253"/>
  </w:num>
  <w:num w:numId="95">
    <w:abstractNumId w:val="243"/>
  </w:num>
  <w:num w:numId="96">
    <w:abstractNumId w:val="208"/>
  </w:num>
  <w:num w:numId="97">
    <w:abstractNumId w:val="273"/>
  </w:num>
  <w:num w:numId="98">
    <w:abstractNumId w:val="310"/>
  </w:num>
  <w:num w:numId="99">
    <w:abstractNumId w:val="254"/>
  </w:num>
  <w:num w:numId="100">
    <w:abstractNumId w:val="102"/>
  </w:num>
  <w:num w:numId="101">
    <w:abstractNumId w:val="186"/>
  </w:num>
  <w:num w:numId="102">
    <w:abstractNumId w:val="245"/>
  </w:num>
  <w:num w:numId="103">
    <w:abstractNumId w:val="150"/>
  </w:num>
  <w:num w:numId="104">
    <w:abstractNumId w:val="97"/>
  </w:num>
  <w:num w:numId="105">
    <w:abstractNumId w:val="214"/>
  </w:num>
  <w:num w:numId="106">
    <w:abstractNumId w:val="185"/>
  </w:num>
  <w:num w:numId="107">
    <w:abstractNumId w:val="140"/>
  </w:num>
  <w:num w:numId="108">
    <w:abstractNumId w:val="191"/>
  </w:num>
  <w:num w:numId="109">
    <w:abstractNumId w:val="30"/>
  </w:num>
  <w:num w:numId="110">
    <w:abstractNumId w:val="283"/>
  </w:num>
  <w:num w:numId="111">
    <w:abstractNumId w:val="94"/>
  </w:num>
  <w:num w:numId="112">
    <w:abstractNumId w:val="236"/>
  </w:num>
  <w:num w:numId="113">
    <w:abstractNumId w:val="257"/>
  </w:num>
  <w:num w:numId="114">
    <w:abstractNumId w:val="41"/>
  </w:num>
  <w:num w:numId="115">
    <w:abstractNumId w:val="162"/>
  </w:num>
  <w:num w:numId="116">
    <w:abstractNumId w:val="51"/>
  </w:num>
  <w:num w:numId="117">
    <w:abstractNumId w:val="64"/>
  </w:num>
  <w:num w:numId="118">
    <w:abstractNumId w:val="137"/>
  </w:num>
  <w:num w:numId="119">
    <w:abstractNumId w:val="113"/>
  </w:num>
  <w:num w:numId="120">
    <w:abstractNumId w:val="155"/>
  </w:num>
  <w:num w:numId="121">
    <w:abstractNumId w:val="259"/>
  </w:num>
  <w:num w:numId="122">
    <w:abstractNumId w:val="288"/>
  </w:num>
  <w:num w:numId="123">
    <w:abstractNumId w:val="93"/>
  </w:num>
  <w:num w:numId="124">
    <w:abstractNumId w:val="165"/>
  </w:num>
  <w:num w:numId="125">
    <w:abstractNumId w:val="103"/>
  </w:num>
  <w:num w:numId="126">
    <w:abstractNumId w:val="244"/>
  </w:num>
  <w:num w:numId="127">
    <w:abstractNumId w:val="300"/>
  </w:num>
  <w:num w:numId="128">
    <w:abstractNumId w:val="116"/>
  </w:num>
  <w:num w:numId="129">
    <w:abstractNumId w:val="260"/>
  </w:num>
  <w:num w:numId="130">
    <w:abstractNumId w:val="276"/>
  </w:num>
  <w:num w:numId="131">
    <w:abstractNumId w:val="12"/>
  </w:num>
  <w:num w:numId="132">
    <w:abstractNumId w:val="284"/>
  </w:num>
  <w:num w:numId="133">
    <w:abstractNumId w:val="65"/>
  </w:num>
  <w:num w:numId="134">
    <w:abstractNumId w:val="23"/>
  </w:num>
  <w:num w:numId="135">
    <w:abstractNumId w:val="234"/>
  </w:num>
  <w:num w:numId="136">
    <w:abstractNumId w:val="255"/>
  </w:num>
  <w:num w:numId="137">
    <w:abstractNumId w:val="262"/>
  </w:num>
  <w:num w:numId="138">
    <w:abstractNumId w:val="24"/>
  </w:num>
  <w:num w:numId="139">
    <w:abstractNumId w:val="146"/>
  </w:num>
  <w:num w:numId="140">
    <w:abstractNumId w:val="270"/>
  </w:num>
  <w:num w:numId="141">
    <w:abstractNumId w:val="221"/>
  </w:num>
  <w:num w:numId="142">
    <w:abstractNumId w:val="98"/>
  </w:num>
  <w:num w:numId="143">
    <w:abstractNumId w:val="33"/>
  </w:num>
  <w:num w:numId="144">
    <w:abstractNumId w:val="13"/>
  </w:num>
  <w:num w:numId="145">
    <w:abstractNumId w:val="275"/>
  </w:num>
  <w:num w:numId="146">
    <w:abstractNumId w:val="10"/>
  </w:num>
  <w:num w:numId="147">
    <w:abstractNumId w:val="197"/>
  </w:num>
  <w:num w:numId="148">
    <w:abstractNumId w:val="291"/>
  </w:num>
  <w:num w:numId="149">
    <w:abstractNumId w:val="269"/>
  </w:num>
  <w:num w:numId="150">
    <w:abstractNumId w:val="194"/>
  </w:num>
  <w:num w:numId="151">
    <w:abstractNumId w:val="266"/>
  </w:num>
  <w:num w:numId="152">
    <w:abstractNumId w:val="38"/>
  </w:num>
  <w:num w:numId="153">
    <w:abstractNumId w:val="84"/>
  </w:num>
  <w:num w:numId="154">
    <w:abstractNumId w:val="79"/>
  </w:num>
  <w:num w:numId="155">
    <w:abstractNumId w:val="200"/>
  </w:num>
  <w:num w:numId="156">
    <w:abstractNumId w:val="32"/>
  </w:num>
  <w:num w:numId="157">
    <w:abstractNumId w:val="19"/>
  </w:num>
  <w:num w:numId="158">
    <w:abstractNumId w:val="298"/>
  </w:num>
  <w:num w:numId="159">
    <w:abstractNumId w:val="110"/>
  </w:num>
  <w:num w:numId="160">
    <w:abstractNumId w:val="246"/>
  </w:num>
  <w:num w:numId="161">
    <w:abstractNumId w:val="237"/>
  </w:num>
  <w:num w:numId="162">
    <w:abstractNumId w:val="22"/>
  </w:num>
  <w:num w:numId="163">
    <w:abstractNumId w:val="83"/>
  </w:num>
  <w:num w:numId="164">
    <w:abstractNumId w:val="127"/>
  </w:num>
  <w:num w:numId="165">
    <w:abstractNumId w:val="230"/>
  </w:num>
  <w:num w:numId="166">
    <w:abstractNumId w:val="37"/>
  </w:num>
  <w:num w:numId="167">
    <w:abstractNumId w:val="206"/>
  </w:num>
  <w:num w:numId="168">
    <w:abstractNumId w:val="34"/>
  </w:num>
  <w:num w:numId="169">
    <w:abstractNumId w:val="224"/>
  </w:num>
  <w:num w:numId="170">
    <w:abstractNumId w:val="148"/>
  </w:num>
  <w:num w:numId="171">
    <w:abstractNumId w:val="219"/>
  </w:num>
  <w:num w:numId="172">
    <w:abstractNumId w:val="82"/>
  </w:num>
  <w:num w:numId="173">
    <w:abstractNumId w:val="55"/>
  </w:num>
  <w:num w:numId="174">
    <w:abstractNumId w:val="261"/>
  </w:num>
  <w:num w:numId="175">
    <w:abstractNumId w:val="6"/>
  </w:num>
  <w:num w:numId="176">
    <w:abstractNumId w:val="11"/>
  </w:num>
  <w:num w:numId="177">
    <w:abstractNumId w:val="128"/>
  </w:num>
  <w:num w:numId="178">
    <w:abstractNumId w:val="256"/>
  </w:num>
  <w:num w:numId="179">
    <w:abstractNumId w:val="87"/>
  </w:num>
  <w:num w:numId="180">
    <w:abstractNumId w:val="308"/>
  </w:num>
  <w:num w:numId="181">
    <w:abstractNumId w:val="77"/>
  </w:num>
  <w:num w:numId="182">
    <w:abstractNumId w:val="174"/>
  </w:num>
  <w:num w:numId="183">
    <w:abstractNumId w:val="123"/>
  </w:num>
  <w:num w:numId="184">
    <w:abstractNumId w:val="263"/>
  </w:num>
  <w:num w:numId="185">
    <w:abstractNumId w:val="187"/>
  </w:num>
  <w:num w:numId="186">
    <w:abstractNumId w:val="278"/>
  </w:num>
  <w:num w:numId="187">
    <w:abstractNumId w:val="7"/>
  </w:num>
  <w:num w:numId="188">
    <w:abstractNumId w:val="106"/>
  </w:num>
  <w:num w:numId="189">
    <w:abstractNumId w:val="14"/>
  </w:num>
  <w:num w:numId="190">
    <w:abstractNumId w:val="267"/>
  </w:num>
  <w:num w:numId="191">
    <w:abstractNumId w:val="18"/>
  </w:num>
  <w:num w:numId="192">
    <w:abstractNumId w:val="61"/>
  </w:num>
  <w:num w:numId="193">
    <w:abstractNumId w:val="74"/>
  </w:num>
  <w:num w:numId="194">
    <w:abstractNumId w:val="172"/>
  </w:num>
  <w:num w:numId="195">
    <w:abstractNumId w:val="86"/>
  </w:num>
  <w:num w:numId="196">
    <w:abstractNumId w:val="156"/>
  </w:num>
  <w:num w:numId="197">
    <w:abstractNumId w:val="122"/>
  </w:num>
  <w:num w:numId="198">
    <w:abstractNumId w:val="215"/>
  </w:num>
  <w:num w:numId="199">
    <w:abstractNumId w:val="88"/>
  </w:num>
  <w:num w:numId="200">
    <w:abstractNumId w:val="4"/>
  </w:num>
  <w:num w:numId="201">
    <w:abstractNumId w:val="126"/>
  </w:num>
  <w:num w:numId="202">
    <w:abstractNumId w:val="235"/>
  </w:num>
  <w:num w:numId="203">
    <w:abstractNumId w:val="232"/>
  </w:num>
  <w:num w:numId="204">
    <w:abstractNumId w:val="75"/>
  </w:num>
  <w:num w:numId="205">
    <w:abstractNumId w:val="50"/>
  </w:num>
  <w:num w:numId="206">
    <w:abstractNumId w:val="169"/>
  </w:num>
  <w:num w:numId="207">
    <w:abstractNumId w:val="171"/>
    <w:lvlOverride w:ilvl="0">
      <w:startOverride w:val="7"/>
    </w:lvlOverride>
    <w:lvlOverride w:ilvl="1">
      <w:startOverride w:val="4"/>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abstractNumId w:val="213"/>
  </w:num>
  <w:num w:numId="209">
    <w:abstractNumId w:val="66"/>
  </w:num>
  <w:num w:numId="210">
    <w:abstractNumId w:val="239"/>
  </w:num>
  <w:num w:numId="211">
    <w:abstractNumId w:val="49"/>
  </w:num>
  <w:num w:numId="212">
    <w:abstractNumId w:val="31"/>
  </w:num>
  <w:num w:numId="213">
    <w:abstractNumId w:val="171"/>
  </w:num>
  <w:num w:numId="214">
    <w:abstractNumId w:val="109"/>
  </w:num>
  <w:num w:numId="215">
    <w:abstractNumId w:val="56"/>
  </w:num>
  <w:num w:numId="216">
    <w:abstractNumId w:val="117"/>
  </w:num>
  <w:num w:numId="217">
    <w:abstractNumId w:val="121"/>
  </w:num>
  <w:num w:numId="218">
    <w:abstractNumId w:val="15"/>
  </w:num>
  <w:num w:numId="219">
    <w:abstractNumId w:val="226"/>
  </w:num>
  <w:num w:numId="220">
    <w:abstractNumId w:val="306"/>
  </w:num>
  <w:num w:numId="221">
    <w:abstractNumId w:val="100"/>
  </w:num>
  <w:num w:numId="222">
    <w:abstractNumId w:val="100"/>
  </w:num>
  <w:num w:numId="223">
    <w:abstractNumId w:val="193"/>
  </w:num>
  <w:num w:numId="224">
    <w:abstractNumId w:val="302"/>
  </w:num>
  <w:num w:numId="225">
    <w:abstractNumId w:val="180"/>
  </w:num>
  <w:num w:numId="226">
    <w:abstractNumId w:val="45"/>
  </w:num>
  <w:num w:numId="227">
    <w:abstractNumId w:val="62"/>
  </w:num>
  <w:num w:numId="228">
    <w:abstractNumId w:val="173"/>
  </w:num>
  <w:num w:numId="229">
    <w:abstractNumId w:val="5"/>
  </w:num>
  <w:num w:numId="230">
    <w:abstractNumId w:val="29"/>
  </w:num>
  <w:num w:numId="231">
    <w:abstractNumId w:val="135"/>
  </w:num>
  <w:num w:numId="232">
    <w:abstractNumId w:val="118"/>
  </w:num>
  <w:num w:numId="233">
    <w:abstractNumId w:val="71"/>
  </w:num>
  <w:num w:numId="234">
    <w:abstractNumId w:val="149"/>
  </w:num>
  <w:num w:numId="235">
    <w:abstractNumId w:val="247"/>
  </w:num>
  <w:num w:numId="236">
    <w:abstractNumId w:val="43"/>
  </w:num>
  <w:num w:numId="237">
    <w:abstractNumId w:val="157"/>
  </w:num>
  <w:num w:numId="238">
    <w:abstractNumId w:val="177"/>
  </w:num>
  <w:num w:numId="239">
    <w:abstractNumId w:val="238"/>
  </w:num>
  <w:num w:numId="240">
    <w:abstractNumId w:val="249"/>
  </w:num>
  <w:num w:numId="241">
    <w:abstractNumId w:val="309"/>
  </w:num>
  <w:num w:numId="242">
    <w:abstractNumId w:val="175"/>
  </w:num>
  <w:num w:numId="243">
    <w:abstractNumId w:val="36"/>
  </w:num>
  <w:num w:numId="244">
    <w:abstractNumId w:val="39"/>
  </w:num>
  <w:num w:numId="245">
    <w:abstractNumId w:val="67"/>
  </w:num>
  <w:num w:numId="246">
    <w:abstractNumId w:val="101"/>
  </w:num>
  <w:num w:numId="247">
    <w:abstractNumId w:val="42"/>
  </w:num>
  <w:num w:numId="248">
    <w:abstractNumId w:val="91"/>
  </w:num>
  <w:num w:numId="249">
    <w:abstractNumId w:val="248"/>
  </w:num>
  <w:num w:numId="250">
    <w:abstractNumId w:val="158"/>
  </w:num>
  <w:num w:numId="251">
    <w:abstractNumId w:val="294"/>
  </w:num>
  <w:num w:numId="252">
    <w:abstractNumId w:val="57"/>
  </w:num>
  <w:num w:numId="253">
    <w:abstractNumId w:val="303"/>
  </w:num>
  <w:num w:numId="254">
    <w:abstractNumId w:val="59"/>
  </w:num>
  <w:num w:numId="255">
    <w:abstractNumId w:val="134"/>
  </w:num>
  <w:num w:numId="256">
    <w:abstractNumId w:val="233"/>
  </w:num>
  <w:num w:numId="257">
    <w:abstractNumId w:val="281"/>
  </w:num>
  <w:num w:numId="258">
    <w:abstractNumId w:val="48"/>
  </w:num>
  <w:num w:numId="259">
    <w:abstractNumId w:val="147"/>
  </w:num>
  <w:num w:numId="260">
    <w:abstractNumId w:val="192"/>
  </w:num>
  <w:num w:numId="261">
    <w:abstractNumId w:val="76"/>
  </w:num>
  <w:num w:numId="262">
    <w:abstractNumId w:val="95"/>
  </w:num>
  <w:num w:numId="263">
    <w:abstractNumId w:val="120"/>
  </w:num>
  <w:num w:numId="264">
    <w:abstractNumId w:val="307"/>
  </w:num>
  <w:num w:numId="265">
    <w:abstractNumId w:val="178"/>
  </w:num>
  <w:num w:numId="266">
    <w:abstractNumId w:val="130"/>
  </w:num>
  <w:num w:numId="267">
    <w:abstractNumId w:val="229"/>
  </w:num>
  <w:num w:numId="268">
    <w:abstractNumId w:val="280"/>
  </w:num>
  <w:num w:numId="269">
    <w:abstractNumId w:val="99"/>
  </w:num>
  <w:num w:numId="270">
    <w:abstractNumId w:val="3"/>
  </w:num>
  <w:num w:numId="271">
    <w:abstractNumId w:val="167"/>
  </w:num>
  <w:num w:numId="272">
    <w:abstractNumId w:val="252"/>
  </w:num>
  <w:num w:numId="273">
    <w:abstractNumId w:val="35"/>
  </w:num>
  <w:num w:numId="274">
    <w:abstractNumId w:val="124"/>
  </w:num>
  <w:num w:numId="275">
    <w:abstractNumId w:val="222"/>
  </w:num>
  <w:num w:numId="276">
    <w:abstractNumId w:val="170"/>
  </w:num>
  <w:num w:numId="277">
    <w:abstractNumId w:val="152"/>
  </w:num>
  <w:num w:numId="278">
    <w:abstractNumId w:val="92"/>
  </w:num>
  <w:num w:numId="279">
    <w:abstractNumId w:val="179"/>
  </w:num>
  <w:num w:numId="280">
    <w:abstractNumId w:val="112"/>
  </w:num>
  <w:num w:numId="281">
    <w:abstractNumId w:val="271"/>
  </w:num>
  <w:num w:numId="282">
    <w:abstractNumId w:val="73"/>
  </w:num>
  <w:num w:numId="283">
    <w:abstractNumId w:val="132"/>
  </w:num>
  <w:num w:numId="284">
    <w:abstractNumId w:val="287"/>
  </w:num>
  <w:num w:numId="285">
    <w:abstractNumId w:val="201"/>
  </w:num>
  <w:num w:numId="286">
    <w:abstractNumId w:val="296"/>
  </w:num>
  <w:num w:numId="287">
    <w:abstractNumId w:val="72"/>
  </w:num>
  <w:num w:numId="288">
    <w:abstractNumId w:val="160"/>
  </w:num>
  <w:num w:numId="289">
    <w:abstractNumId w:val="27"/>
  </w:num>
  <w:num w:numId="290">
    <w:abstractNumId w:val="212"/>
  </w:num>
  <w:num w:numId="291">
    <w:abstractNumId w:val="143"/>
  </w:num>
  <w:num w:numId="292">
    <w:abstractNumId w:val="166"/>
  </w:num>
  <w:num w:numId="293">
    <w:abstractNumId w:val="203"/>
  </w:num>
  <w:num w:numId="294">
    <w:abstractNumId w:val="138"/>
  </w:num>
  <w:num w:numId="295">
    <w:abstractNumId w:val="205"/>
  </w:num>
  <w:num w:numId="296">
    <w:abstractNumId w:val="223"/>
  </w:num>
  <w:num w:numId="297">
    <w:abstractNumId w:val="227"/>
  </w:num>
  <w:num w:numId="298">
    <w:abstractNumId w:val="69"/>
  </w:num>
  <w:num w:numId="299">
    <w:abstractNumId w:val="282"/>
  </w:num>
  <w:num w:numId="300">
    <w:abstractNumId w:val="268"/>
  </w:num>
  <w:num w:numId="301">
    <w:abstractNumId w:val="90"/>
  </w:num>
  <w:num w:numId="302">
    <w:abstractNumId w:val="220"/>
  </w:num>
  <w:num w:numId="303">
    <w:abstractNumId w:val="105"/>
  </w:num>
  <w:num w:numId="304">
    <w:abstractNumId w:val="21"/>
  </w:num>
  <w:num w:numId="305">
    <w:abstractNumId w:val="265"/>
  </w:num>
  <w:num w:numId="306">
    <w:abstractNumId w:val="11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abstractNumId w:val="2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abstractNumId w:val="1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abstractNumId w:val="284"/>
  </w:num>
  <w:numIdMacAtCleanup w:val="309"/>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CC:">
    <w15:presenceInfo w15:providerId="None" w15:userId="M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displayBackgroundShape/>
  <w:embedSystemFonts/>
  <w:activeWritingStyle w:appName="MSWord" w:lang="en-GB" w:vendorID="64" w:dllVersion="131078" w:nlCheck="1" w:checkStyle="1"/>
  <w:activeWritingStyle w:appName="MSWord" w:lang="en-AU" w:vendorID="64" w:dllVersion="131078" w:nlCheck="1" w:checkStyle="1"/>
  <w:activeWritingStyle w:appName="MSWord" w:lang="fr-CA" w:vendorID="64" w:dllVersion="131078" w:nlCheck="1" w:checkStyle="1"/>
  <w:activeWritingStyle w:appName="MSWord" w:lang="en-US" w:vendorID="64" w:dllVersion="131078" w:nlCheck="1" w:checkStyle="1"/>
  <w:activeWritingStyle w:appName="MSWord" w:lang="es-ES" w:vendorID="64" w:dllVersion="131078" w:nlCheck="1" w:checkStyle="1"/>
  <w:activeWritingStyle w:appName="MSWord" w:lang="fr-FR" w:vendorID="64" w:dllVersion="131078" w:nlCheck="1"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758A"/>
    <w:rsid w:val="00000491"/>
    <w:rsid w:val="000008A4"/>
    <w:rsid w:val="00001387"/>
    <w:rsid w:val="00001BCD"/>
    <w:rsid w:val="000026FC"/>
    <w:rsid w:val="00002B32"/>
    <w:rsid w:val="00002BB0"/>
    <w:rsid w:val="000031A3"/>
    <w:rsid w:val="0000356D"/>
    <w:rsid w:val="00003F1D"/>
    <w:rsid w:val="00004006"/>
    <w:rsid w:val="000040E7"/>
    <w:rsid w:val="000041DF"/>
    <w:rsid w:val="00004430"/>
    <w:rsid w:val="000044DF"/>
    <w:rsid w:val="00004723"/>
    <w:rsid w:val="000049C7"/>
    <w:rsid w:val="00004E35"/>
    <w:rsid w:val="00004E6C"/>
    <w:rsid w:val="00005177"/>
    <w:rsid w:val="000063DE"/>
    <w:rsid w:val="000067D7"/>
    <w:rsid w:val="00006E91"/>
    <w:rsid w:val="0000704F"/>
    <w:rsid w:val="0000718E"/>
    <w:rsid w:val="00007236"/>
    <w:rsid w:val="00007449"/>
    <w:rsid w:val="00007B1B"/>
    <w:rsid w:val="00007C8B"/>
    <w:rsid w:val="00007CD7"/>
    <w:rsid w:val="00007DCB"/>
    <w:rsid w:val="00007DD1"/>
    <w:rsid w:val="00007EDD"/>
    <w:rsid w:val="00007FAA"/>
    <w:rsid w:val="00010432"/>
    <w:rsid w:val="0001043D"/>
    <w:rsid w:val="0001083D"/>
    <w:rsid w:val="00010D11"/>
    <w:rsid w:val="00010EB9"/>
    <w:rsid w:val="00010F11"/>
    <w:rsid w:val="00011381"/>
    <w:rsid w:val="000115EB"/>
    <w:rsid w:val="00011697"/>
    <w:rsid w:val="000117A7"/>
    <w:rsid w:val="00011E0A"/>
    <w:rsid w:val="00011E5B"/>
    <w:rsid w:val="00012099"/>
    <w:rsid w:val="000120A3"/>
    <w:rsid w:val="000121E6"/>
    <w:rsid w:val="0001222C"/>
    <w:rsid w:val="000122B2"/>
    <w:rsid w:val="00012D15"/>
    <w:rsid w:val="00012F0D"/>
    <w:rsid w:val="00012F9C"/>
    <w:rsid w:val="00013758"/>
    <w:rsid w:val="00013A5B"/>
    <w:rsid w:val="00013B03"/>
    <w:rsid w:val="00013BE4"/>
    <w:rsid w:val="00014253"/>
    <w:rsid w:val="0001452A"/>
    <w:rsid w:val="000146A5"/>
    <w:rsid w:val="00014724"/>
    <w:rsid w:val="000149B3"/>
    <w:rsid w:val="000150B2"/>
    <w:rsid w:val="00015149"/>
    <w:rsid w:val="00015297"/>
    <w:rsid w:val="0001565D"/>
    <w:rsid w:val="00015CB8"/>
    <w:rsid w:val="00015FB9"/>
    <w:rsid w:val="00015FFD"/>
    <w:rsid w:val="00016716"/>
    <w:rsid w:val="00016DAF"/>
    <w:rsid w:val="00017304"/>
    <w:rsid w:val="0001784F"/>
    <w:rsid w:val="00017E12"/>
    <w:rsid w:val="0002018B"/>
    <w:rsid w:val="00020268"/>
    <w:rsid w:val="000203FF"/>
    <w:rsid w:val="00020654"/>
    <w:rsid w:val="00020A60"/>
    <w:rsid w:val="00020CD1"/>
    <w:rsid w:val="00020CF1"/>
    <w:rsid w:val="00020DC6"/>
    <w:rsid w:val="00020DFB"/>
    <w:rsid w:val="00020E44"/>
    <w:rsid w:val="00021426"/>
    <w:rsid w:val="000214FC"/>
    <w:rsid w:val="000216DF"/>
    <w:rsid w:val="000217B1"/>
    <w:rsid w:val="000217EF"/>
    <w:rsid w:val="000218E4"/>
    <w:rsid w:val="00021CE4"/>
    <w:rsid w:val="0002224E"/>
    <w:rsid w:val="00022370"/>
    <w:rsid w:val="0002270B"/>
    <w:rsid w:val="000228F8"/>
    <w:rsid w:val="00022CEB"/>
    <w:rsid w:val="00022F69"/>
    <w:rsid w:val="00023308"/>
    <w:rsid w:val="000233A9"/>
    <w:rsid w:val="00023467"/>
    <w:rsid w:val="00023468"/>
    <w:rsid w:val="00023E81"/>
    <w:rsid w:val="00024121"/>
    <w:rsid w:val="00024216"/>
    <w:rsid w:val="0002454E"/>
    <w:rsid w:val="000245BD"/>
    <w:rsid w:val="000247E6"/>
    <w:rsid w:val="00024DBA"/>
    <w:rsid w:val="00025028"/>
    <w:rsid w:val="00025078"/>
    <w:rsid w:val="000252A8"/>
    <w:rsid w:val="000252C3"/>
    <w:rsid w:val="0002595F"/>
    <w:rsid w:val="00025B9D"/>
    <w:rsid w:val="00026440"/>
    <w:rsid w:val="00026B4C"/>
    <w:rsid w:val="00026C21"/>
    <w:rsid w:val="00026C93"/>
    <w:rsid w:val="00026EA0"/>
    <w:rsid w:val="00026F49"/>
    <w:rsid w:val="00026F68"/>
    <w:rsid w:val="000270FA"/>
    <w:rsid w:val="00027236"/>
    <w:rsid w:val="000272D7"/>
    <w:rsid w:val="00027848"/>
    <w:rsid w:val="00027C52"/>
    <w:rsid w:val="0003013B"/>
    <w:rsid w:val="0003027C"/>
    <w:rsid w:val="000302E5"/>
    <w:rsid w:val="00030579"/>
    <w:rsid w:val="000305AD"/>
    <w:rsid w:val="00030656"/>
    <w:rsid w:val="00030673"/>
    <w:rsid w:val="00030808"/>
    <w:rsid w:val="00030C5B"/>
    <w:rsid w:val="00030D98"/>
    <w:rsid w:val="00030DAD"/>
    <w:rsid w:val="0003129F"/>
    <w:rsid w:val="000313F3"/>
    <w:rsid w:val="00031755"/>
    <w:rsid w:val="000317FD"/>
    <w:rsid w:val="000319B9"/>
    <w:rsid w:val="00031A99"/>
    <w:rsid w:val="00032046"/>
    <w:rsid w:val="00032716"/>
    <w:rsid w:val="0003273A"/>
    <w:rsid w:val="00032A11"/>
    <w:rsid w:val="00032D06"/>
    <w:rsid w:val="00032D4E"/>
    <w:rsid w:val="0003324A"/>
    <w:rsid w:val="000338CE"/>
    <w:rsid w:val="0003394D"/>
    <w:rsid w:val="00033C77"/>
    <w:rsid w:val="000341B7"/>
    <w:rsid w:val="000343AF"/>
    <w:rsid w:val="000345AE"/>
    <w:rsid w:val="00034845"/>
    <w:rsid w:val="00034B93"/>
    <w:rsid w:val="00034C5E"/>
    <w:rsid w:val="00034DDA"/>
    <w:rsid w:val="000352B5"/>
    <w:rsid w:val="000356AE"/>
    <w:rsid w:val="0003574E"/>
    <w:rsid w:val="000358ED"/>
    <w:rsid w:val="00035B2F"/>
    <w:rsid w:val="00035DE3"/>
    <w:rsid w:val="00036451"/>
    <w:rsid w:val="0003652E"/>
    <w:rsid w:val="00036580"/>
    <w:rsid w:val="00036715"/>
    <w:rsid w:val="000369F3"/>
    <w:rsid w:val="00036CB7"/>
    <w:rsid w:val="00036DBD"/>
    <w:rsid w:val="000370F9"/>
    <w:rsid w:val="00037246"/>
    <w:rsid w:val="000372EF"/>
    <w:rsid w:val="000374F5"/>
    <w:rsid w:val="00037679"/>
    <w:rsid w:val="00037829"/>
    <w:rsid w:val="00040120"/>
    <w:rsid w:val="00040666"/>
    <w:rsid w:val="00040C86"/>
    <w:rsid w:val="000410F4"/>
    <w:rsid w:val="000411DE"/>
    <w:rsid w:val="000416A3"/>
    <w:rsid w:val="000416F6"/>
    <w:rsid w:val="00041882"/>
    <w:rsid w:val="000418D0"/>
    <w:rsid w:val="00041A80"/>
    <w:rsid w:val="00041E0A"/>
    <w:rsid w:val="00041FCE"/>
    <w:rsid w:val="00041FF8"/>
    <w:rsid w:val="00042771"/>
    <w:rsid w:val="00042C35"/>
    <w:rsid w:val="00042E8F"/>
    <w:rsid w:val="000433BD"/>
    <w:rsid w:val="000438EF"/>
    <w:rsid w:val="00043CAB"/>
    <w:rsid w:val="0004406F"/>
    <w:rsid w:val="000440AF"/>
    <w:rsid w:val="000441BC"/>
    <w:rsid w:val="0004431F"/>
    <w:rsid w:val="0004453A"/>
    <w:rsid w:val="0004466E"/>
    <w:rsid w:val="00044671"/>
    <w:rsid w:val="00044ABA"/>
    <w:rsid w:val="00044D18"/>
    <w:rsid w:val="00044E41"/>
    <w:rsid w:val="00044F78"/>
    <w:rsid w:val="00045B07"/>
    <w:rsid w:val="00046194"/>
    <w:rsid w:val="000461DB"/>
    <w:rsid w:val="00046208"/>
    <w:rsid w:val="00046502"/>
    <w:rsid w:val="00046C95"/>
    <w:rsid w:val="00047083"/>
    <w:rsid w:val="00047315"/>
    <w:rsid w:val="0004764D"/>
    <w:rsid w:val="000477BA"/>
    <w:rsid w:val="00047813"/>
    <w:rsid w:val="00047950"/>
    <w:rsid w:val="00047E19"/>
    <w:rsid w:val="00050682"/>
    <w:rsid w:val="000510CE"/>
    <w:rsid w:val="000511DF"/>
    <w:rsid w:val="000514D1"/>
    <w:rsid w:val="0005182A"/>
    <w:rsid w:val="00051D25"/>
    <w:rsid w:val="0005254D"/>
    <w:rsid w:val="00052758"/>
    <w:rsid w:val="00052BBF"/>
    <w:rsid w:val="00052E9E"/>
    <w:rsid w:val="000531C9"/>
    <w:rsid w:val="000534D6"/>
    <w:rsid w:val="000536E7"/>
    <w:rsid w:val="00053CB7"/>
    <w:rsid w:val="00053D96"/>
    <w:rsid w:val="00053E7C"/>
    <w:rsid w:val="000542D6"/>
    <w:rsid w:val="00054352"/>
    <w:rsid w:val="00054379"/>
    <w:rsid w:val="000543C3"/>
    <w:rsid w:val="00054A7D"/>
    <w:rsid w:val="00054D11"/>
    <w:rsid w:val="00054F40"/>
    <w:rsid w:val="000552C2"/>
    <w:rsid w:val="00055390"/>
    <w:rsid w:val="00055922"/>
    <w:rsid w:val="00055E3B"/>
    <w:rsid w:val="00055E83"/>
    <w:rsid w:val="0005615D"/>
    <w:rsid w:val="00056242"/>
    <w:rsid w:val="000566FF"/>
    <w:rsid w:val="00056C55"/>
    <w:rsid w:val="00056E85"/>
    <w:rsid w:val="000570B9"/>
    <w:rsid w:val="00057569"/>
    <w:rsid w:val="0005769F"/>
    <w:rsid w:val="00057764"/>
    <w:rsid w:val="00057CC4"/>
    <w:rsid w:val="00057DFA"/>
    <w:rsid w:val="000602D4"/>
    <w:rsid w:val="00060301"/>
    <w:rsid w:val="0006044E"/>
    <w:rsid w:val="00060847"/>
    <w:rsid w:val="00060B9E"/>
    <w:rsid w:val="00060C5B"/>
    <w:rsid w:val="0006113A"/>
    <w:rsid w:val="000616F5"/>
    <w:rsid w:val="00061813"/>
    <w:rsid w:val="00061A8D"/>
    <w:rsid w:val="00061B32"/>
    <w:rsid w:val="00061D9C"/>
    <w:rsid w:val="0006221C"/>
    <w:rsid w:val="00062684"/>
    <w:rsid w:val="00062CA4"/>
    <w:rsid w:val="0006301B"/>
    <w:rsid w:val="000630C1"/>
    <w:rsid w:val="000631A2"/>
    <w:rsid w:val="00063417"/>
    <w:rsid w:val="0006380E"/>
    <w:rsid w:val="00063BD2"/>
    <w:rsid w:val="00063C35"/>
    <w:rsid w:val="00063CD3"/>
    <w:rsid w:val="0006465B"/>
    <w:rsid w:val="000647DF"/>
    <w:rsid w:val="00064CC9"/>
    <w:rsid w:val="00064CD0"/>
    <w:rsid w:val="00065273"/>
    <w:rsid w:val="00065A7C"/>
    <w:rsid w:val="00065AA8"/>
    <w:rsid w:val="00065DCB"/>
    <w:rsid w:val="00065FD0"/>
    <w:rsid w:val="00066082"/>
    <w:rsid w:val="00066B44"/>
    <w:rsid w:val="00066B4B"/>
    <w:rsid w:val="000678E3"/>
    <w:rsid w:val="00067992"/>
    <w:rsid w:val="00067A26"/>
    <w:rsid w:val="00067DF8"/>
    <w:rsid w:val="00067FC0"/>
    <w:rsid w:val="00070140"/>
    <w:rsid w:val="00070256"/>
    <w:rsid w:val="000706EC"/>
    <w:rsid w:val="00070780"/>
    <w:rsid w:val="00070F5B"/>
    <w:rsid w:val="00071126"/>
    <w:rsid w:val="00071858"/>
    <w:rsid w:val="00071E1E"/>
    <w:rsid w:val="00071E21"/>
    <w:rsid w:val="0007222F"/>
    <w:rsid w:val="0007258B"/>
    <w:rsid w:val="000726EA"/>
    <w:rsid w:val="00072DBB"/>
    <w:rsid w:val="00072E5B"/>
    <w:rsid w:val="00073618"/>
    <w:rsid w:val="00073A69"/>
    <w:rsid w:val="00073D2F"/>
    <w:rsid w:val="00073D66"/>
    <w:rsid w:val="00074313"/>
    <w:rsid w:val="0007472C"/>
    <w:rsid w:val="00074ABE"/>
    <w:rsid w:val="00074C45"/>
    <w:rsid w:val="00074EB6"/>
    <w:rsid w:val="0007507E"/>
    <w:rsid w:val="000751BE"/>
    <w:rsid w:val="000751D3"/>
    <w:rsid w:val="000751E2"/>
    <w:rsid w:val="00075414"/>
    <w:rsid w:val="00075915"/>
    <w:rsid w:val="00075EBD"/>
    <w:rsid w:val="0007664A"/>
    <w:rsid w:val="00076DF8"/>
    <w:rsid w:val="00076FA3"/>
    <w:rsid w:val="0007717C"/>
    <w:rsid w:val="000772BF"/>
    <w:rsid w:val="000772C9"/>
    <w:rsid w:val="00077628"/>
    <w:rsid w:val="000778C3"/>
    <w:rsid w:val="00077D8A"/>
    <w:rsid w:val="00077EEC"/>
    <w:rsid w:val="0008042F"/>
    <w:rsid w:val="000805FC"/>
    <w:rsid w:val="000807CA"/>
    <w:rsid w:val="0008092E"/>
    <w:rsid w:val="000809C1"/>
    <w:rsid w:val="00080A3A"/>
    <w:rsid w:val="00080C85"/>
    <w:rsid w:val="00081225"/>
    <w:rsid w:val="000814AA"/>
    <w:rsid w:val="000815DD"/>
    <w:rsid w:val="00081BC0"/>
    <w:rsid w:val="00081D2A"/>
    <w:rsid w:val="00081F5C"/>
    <w:rsid w:val="000820A3"/>
    <w:rsid w:val="000820DE"/>
    <w:rsid w:val="00082277"/>
    <w:rsid w:val="00082336"/>
    <w:rsid w:val="00082C2A"/>
    <w:rsid w:val="00082FA2"/>
    <w:rsid w:val="0008309C"/>
    <w:rsid w:val="0008317D"/>
    <w:rsid w:val="0008345D"/>
    <w:rsid w:val="000838A6"/>
    <w:rsid w:val="0008397C"/>
    <w:rsid w:val="00083CE9"/>
    <w:rsid w:val="000844F6"/>
    <w:rsid w:val="00084587"/>
    <w:rsid w:val="0008472D"/>
    <w:rsid w:val="00084811"/>
    <w:rsid w:val="00084B0A"/>
    <w:rsid w:val="00085162"/>
    <w:rsid w:val="00085236"/>
    <w:rsid w:val="000855EF"/>
    <w:rsid w:val="00085997"/>
    <w:rsid w:val="00085C85"/>
    <w:rsid w:val="00085ECD"/>
    <w:rsid w:val="00085F5E"/>
    <w:rsid w:val="00086435"/>
    <w:rsid w:val="0008654C"/>
    <w:rsid w:val="000868E4"/>
    <w:rsid w:val="00086B90"/>
    <w:rsid w:val="00086E76"/>
    <w:rsid w:val="00086F66"/>
    <w:rsid w:val="0008789C"/>
    <w:rsid w:val="00087946"/>
    <w:rsid w:val="00087CA2"/>
    <w:rsid w:val="00087DE1"/>
    <w:rsid w:val="000900DA"/>
    <w:rsid w:val="00090722"/>
    <w:rsid w:val="000907DF"/>
    <w:rsid w:val="000909FF"/>
    <w:rsid w:val="00090A71"/>
    <w:rsid w:val="00091200"/>
    <w:rsid w:val="00091514"/>
    <w:rsid w:val="00091722"/>
    <w:rsid w:val="00091B09"/>
    <w:rsid w:val="00091C02"/>
    <w:rsid w:val="00091CE4"/>
    <w:rsid w:val="00091EC9"/>
    <w:rsid w:val="00092210"/>
    <w:rsid w:val="00092260"/>
    <w:rsid w:val="000926E4"/>
    <w:rsid w:val="00092F2E"/>
    <w:rsid w:val="00093052"/>
    <w:rsid w:val="000934BA"/>
    <w:rsid w:val="000936FD"/>
    <w:rsid w:val="00093BA2"/>
    <w:rsid w:val="00093DC9"/>
    <w:rsid w:val="00093DD5"/>
    <w:rsid w:val="00093E5C"/>
    <w:rsid w:val="00094012"/>
    <w:rsid w:val="000941AA"/>
    <w:rsid w:val="000943D2"/>
    <w:rsid w:val="00094422"/>
    <w:rsid w:val="00094728"/>
    <w:rsid w:val="00094813"/>
    <w:rsid w:val="00094EB3"/>
    <w:rsid w:val="00095107"/>
    <w:rsid w:val="000952F7"/>
    <w:rsid w:val="00095399"/>
    <w:rsid w:val="000953D9"/>
    <w:rsid w:val="00095665"/>
    <w:rsid w:val="00095B2C"/>
    <w:rsid w:val="00095B93"/>
    <w:rsid w:val="00096144"/>
    <w:rsid w:val="00096266"/>
    <w:rsid w:val="00096277"/>
    <w:rsid w:val="00096733"/>
    <w:rsid w:val="000967BE"/>
    <w:rsid w:val="000968E5"/>
    <w:rsid w:val="00096A7D"/>
    <w:rsid w:val="00096C64"/>
    <w:rsid w:val="00096ED2"/>
    <w:rsid w:val="0009773C"/>
    <w:rsid w:val="000977B1"/>
    <w:rsid w:val="000977CE"/>
    <w:rsid w:val="000978B8"/>
    <w:rsid w:val="0009792D"/>
    <w:rsid w:val="00097A45"/>
    <w:rsid w:val="00097A68"/>
    <w:rsid w:val="00097AA8"/>
    <w:rsid w:val="00097C69"/>
    <w:rsid w:val="00097F19"/>
    <w:rsid w:val="000A0145"/>
    <w:rsid w:val="000A0297"/>
    <w:rsid w:val="000A076D"/>
    <w:rsid w:val="000A0933"/>
    <w:rsid w:val="000A0A47"/>
    <w:rsid w:val="000A0B0B"/>
    <w:rsid w:val="000A0CD0"/>
    <w:rsid w:val="000A10A3"/>
    <w:rsid w:val="000A1249"/>
    <w:rsid w:val="000A146D"/>
    <w:rsid w:val="000A1494"/>
    <w:rsid w:val="000A17A8"/>
    <w:rsid w:val="000A19A9"/>
    <w:rsid w:val="000A19E6"/>
    <w:rsid w:val="000A1C87"/>
    <w:rsid w:val="000A1DA0"/>
    <w:rsid w:val="000A1F96"/>
    <w:rsid w:val="000A20C6"/>
    <w:rsid w:val="000A2396"/>
    <w:rsid w:val="000A2412"/>
    <w:rsid w:val="000A2510"/>
    <w:rsid w:val="000A2857"/>
    <w:rsid w:val="000A287B"/>
    <w:rsid w:val="000A2958"/>
    <w:rsid w:val="000A29DA"/>
    <w:rsid w:val="000A2B8D"/>
    <w:rsid w:val="000A31FD"/>
    <w:rsid w:val="000A3443"/>
    <w:rsid w:val="000A3475"/>
    <w:rsid w:val="000A35AC"/>
    <w:rsid w:val="000A3624"/>
    <w:rsid w:val="000A3A7D"/>
    <w:rsid w:val="000A3FF6"/>
    <w:rsid w:val="000A416C"/>
    <w:rsid w:val="000A43A3"/>
    <w:rsid w:val="000A43A5"/>
    <w:rsid w:val="000A46BE"/>
    <w:rsid w:val="000A4960"/>
    <w:rsid w:val="000A4AC3"/>
    <w:rsid w:val="000A4C1C"/>
    <w:rsid w:val="000A4DB8"/>
    <w:rsid w:val="000A4E43"/>
    <w:rsid w:val="000A5115"/>
    <w:rsid w:val="000A51A3"/>
    <w:rsid w:val="000A5303"/>
    <w:rsid w:val="000A563C"/>
    <w:rsid w:val="000A5BC6"/>
    <w:rsid w:val="000A5CC8"/>
    <w:rsid w:val="000A5D78"/>
    <w:rsid w:val="000A69E4"/>
    <w:rsid w:val="000A69EC"/>
    <w:rsid w:val="000A6C22"/>
    <w:rsid w:val="000A7163"/>
    <w:rsid w:val="000A7355"/>
    <w:rsid w:val="000A793D"/>
    <w:rsid w:val="000A7B2F"/>
    <w:rsid w:val="000A7EE3"/>
    <w:rsid w:val="000B0093"/>
    <w:rsid w:val="000B026F"/>
    <w:rsid w:val="000B02E4"/>
    <w:rsid w:val="000B0D43"/>
    <w:rsid w:val="000B0E72"/>
    <w:rsid w:val="000B1042"/>
    <w:rsid w:val="000B13EF"/>
    <w:rsid w:val="000B14C3"/>
    <w:rsid w:val="000B1513"/>
    <w:rsid w:val="000B151A"/>
    <w:rsid w:val="000B15F2"/>
    <w:rsid w:val="000B17D3"/>
    <w:rsid w:val="000B1C1C"/>
    <w:rsid w:val="000B1F1C"/>
    <w:rsid w:val="000B24C9"/>
    <w:rsid w:val="000B2EBA"/>
    <w:rsid w:val="000B30F6"/>
    <w:rsid w:val="000B3705"/>
    <w:rsid w:val="000B3B7B"/>
    <w:rsid w:val="000B4499"/>
    <w:rsid w:val="000B44D7"/>
    <w:rsid w:val="000B4B9E"/>
    <w:rsid w:val="000B4BE0"/>
    <w:rsid w:val="000B4C5F"/>
    <w:rsid w:val="000B501D"/>
    <w:rsid w:val="000B5620"/>
    <w:rsid w:val="000B5F66"/>
    <w:rsid w:val="000B6367"/>
    <w:rsid w:val="000B6519"/>
    <w:rsid w:val="000B65A8"/>
    <w:rsid w:val="000B66EC"/>
    <w:rsid w:val="000B6B01"/>
    <w:rsid w:val="000B6E9B"/>
    <w:rsid w:val="000B7182"/>
    <w:rsid w:val="000B76B3"/>
    <w:rsid w:val="000B78DF"/>
    <w:rsid w:val="000C048A"/>
    <w:rsid w:val="000C050B"/>
    <w:rsid w:val="000C0510"/>
    <w:rsid w:val="000C06EB"/>
    <w:rsid w:val="000C09A9"/>
    <w:rsid w:val="000C0AE8"/>
    <w:rsid w:val="000C0CC6"/>
    <w:rsid w:val="000C0DCB"/>
    <w:rsid w:val="000C1076"/>
    <w:rsid w:val="000C10F0"/>
    <w:rsid w:val="000C201E"/>
    <w:rsid w:val="000C2758"/>
    <w:rsid w:val="000C2C05"/>
    <w:rsid w:val="000C2C10"/>
    <w:rsid w:val="000C2D1F"/>
    <w:rsid w:val="000C2F9E"/>
    <w:rsid w:val="000C307E"/>
    <w:rsid w:val="000C3400"/>
    <w:rsid w:val="000C345A"/>
    <w:rsid w:val="000C367F"/>
    <w:rsid w:val="000C37BF"/>
    <w:rsid w:val="000C399E"/>
    <w:rsid w:val="000C3A1A"/>
    <w:rsid w:val="000C3AF6"/>
    <w:rsid w:val="000C3D59"/>
    <w:rsid w:val="000C3D87"/>
    <w:rsid w:val="000C3EC3"/>
    <w:rsid w:val="000C402F"/>
    <w:rsid w:val="000C41F6"/>
    <w:rsid w:val="000C432A"/>
    <w:rsid w:val="000C432E"/>
    <w:rsid w:val="000C490B"/>
    <w:rsid w:val="000C4C57"/>
    <w:rsid w:val="000C4D5E"/>
    <w:rsid w:val="000C4D9F"/>
    <w:rsid w:val="000C539F"/>
    <w:rsid w:val="000C53E1"/>
    <w:rsid w:val="000C543F"/>
    <w:rsid w:val="000C5495"/>
    <w:rsid w:val="000C5580"/>
    <w:rsid w:val="000C5988"/>
    <w:rsid w:val="000C5B4A"/>
    <w:rsid w:val="000C5BFD"/>
    <w:rsid w:val="000C5CB8"/>
    <w:rsid w:val="000C5D65"/>
    <w:rsid w:val="000C607F"/>
    <w:rsid w:val="000C63FA"/>
    <w:rsid w:val="000C66C7"/>
    <w:rsid w:val="000C67EE"/>
    <w:rsid w:val="000C684E"/>
    <w:rsid w:val="000C6ABC"/>
    <w:rsid w:val="000C6AFB"/>
    <w:rsid w:val="000C6D70"/>
    <w:rsid w:val="000C6FD0"/>
    <w:rsid w:val="000C7230"/>
    <w:rsid w:val="000C75BA"/>
    <w:rsid w:val="000C789D"/>
    <w:rsid w:val="000C7B70"/>
    <w:rsid w:val="000D03B8"/>
    <w:rsid w:val="000D0931"/>
    <w:rsid w:val="000D0A3E"/>
    <w:rsid w:val="000D0DC0"/>
    <w:rsid w:val="000D0EA8"/>
    <w:rsid w:val="000D0F9B"/>
    <w:rsid w:val="000D1003"/>
    <w:rsid w:val="000D13E2"/>
    <w:rsid w:val="000D16D5"/>
    <w:rsid w:val="000D19EC"/>
    <w:rsid w:val="000D1FD0"/>
    <w:rsid w:val="000D208C"/>
    <w:rsid w:val="000D20C3"/>
    <w:rsid w:val="000D20C9"/>
    <w:rsid w:val="000D21A9"/>
    <w:rsid w:val="000D29DD"/>
    <w:rsid w:val="000D2DB8"/>
    <w:rsid w:val="000D35D4"/>
    <w:rsid w:val="000D3708"/>
    <w:rsid w:val="000D3710"/>
    <w:rsid w:val="000D396F"/>
    <w:rsid w:val="000D3995"/>
    <w:rsid w:val="000D3AC1"/>
    <w:rsid w:val="000D3B86"/>
    <w:rsid w:val="000D41AB"/>
    <w:rsid w:val="000D4748"/>
    <w:rsid w:val="000D4B9A"/>
    <w:rsid w:val="000D4DE6"/>
    <w:rsid w:val="000D52B4"/>
    <w:rsid w:val="000D52D4"/>
    <w:rsid w:val="000D5696"/>
    <w:rsid w:val="000D5F46"/>
    <w:rsid w:val="000D6093"/>
    <w:rsid w:val="000D60EE"/>
    <w:rsid w:val="000D6395"/>
    <w:rsid w:val="000D63C2"/>
    <w:rsid w:val="000D66A4"/>
    <w:rsid w:val="000D6717"/>
    <w:rsid w:val="000D6EFF"/>
    <w:rsid w:val="000D7163"/>
    <w:rsid w:val="000D7390"/>
    <w:rsid w:val="000D74BA"/>
    <w:rsid w:val="000D76DB"/>
    <w:rsid w:val="000D7A4E"/>
    <w:rsid w:val="000E02BE"/>
    <w:rsid w:val="000E06E8"/>
    <w:rsid w:val="000E07C0"/>
    <w:rsid w:val="000E0D92"/>
    <w:rsid w:val="000E10F8"/>
    <w:rsid w:val="000E11A1"/>
    <w:rsid w:val="000E1848"/>
    <w:rsid w:val="000E1968"/>
    <w:rsid w:val="000E1991"/>
    <w:rsid w:val="000E1C47"/>
    <w:rsid w:val="000E1DB9"/>
    <w:rsid w:val="000E1ED6"/>
    <w:rsid w:val="000E2039"/>
    <w:rsid w:val="000E22E2"/>
    <w:rsid w:val="000E22F2"/>
    <w:rsid w:val="000E240E"/>
    <w:rsid w:val="000E2433"/>
    <w:rsid w:val="000E2435"/>
    <w:rsid w:val="000E254E"/>
    <w:rsid w:val="000E271B"/>
    <w:rsid w:val="000E2CB4"/>
    <w:rsid w:val="000E3051"/>
    <w:rsid w:val="000E34F2"/>
    <w:rsid w:val="000E36D5"/>
    <w:rsid w:val="000E3868"/>
    <w:rsid w:val="000E3B78"/>
    <w:rsid w:val="000E3DB8"/>
    <w:rsid w:val="000E40EF"/>
    <w:rsid w:val="000E416D"/>
    <w:rsid w:val="000E4806"/>
    <w:rsid w:val="000E49C3"/>
    <w:rsid w:val="000E49C5"/>
    <w:rsid w:val="000E4D41"/>
    <w:rsid w:val="000E6491"/>
    <w:rsid w:val="000E6C90"/>
    <w:rsid w:val="000E6CE5"/>
    <w:rsid w:val="000E6DD4"/>
    <w:rsid w:val="000E709D"/>
    <w:rsid w:val="000E7265"/>
    <w:rsid w:val="000E7520"/>
    <w:rsid w:val="000E7C7A"/>
    <w:rsid w:val="000E7D24"/>
    <w:rsid w:val="000F0197"/>
    <w:rsid w:val="000F0B3F"/>
    <w:rsid w:val="000F0E29"/>
    <w:rsid w:val="000F0EB2"/>
    <w:rsid w:val="000F0FBE"/>
    <w:rsid w:val="000F0FC6"/>
    <w:rsid w:val="000F11D2"/>
    <w:rsid w:val="000F1281"/>
    <w:rsid w:val="000F22BC"/>
    <w:rsid w:val="000F265D"/>
    <w:rsid w:val="000F2830"/>
    <w:rsid w:val="000F2B08"/>
    <w:rsid w:val="000F2DDE"/>
    <w:rsid w:val="000F32E2"/>
    <w:rsid w:val="000F33EF"/>
    <w:rsid w:val="000F3571"/>
    <w:rsid w:val="000F37E6"/>
    <w:rsid w:val="000F3B00"/>
    <w:rsid w:val="000F3EF4"/>
    <w:rsid w:val="000F4612"/>
    <w:rsid w:val="000F4DC7"/>
    <w:rsid w:val="000F55F2"/>
    <w:rsid w:val="000F5F46"/>
    <w:rsid w:val="000F60A3"/>
    <w:rsid w:val="000F61C6"/>
    <w:rsid w:val="000F6396"/>
    <w:rsid w:val="000F644F"/>
    <w:rsid w:val="000F68F5"/>
    <w:rsid w:val="000F6D13"/>
    <w:rsid w:val="000F6F3E"/>
    <w:rsid w:val="000F713F"/>
    <w:rsid w:val="000F7143"/>
    <w:rsid w:val="000F74D7"/>
    <w:rsid w:val="000F7784"/>
    <w:rsid w:val="000F7968"/>
    <w:rsid w:val="0010002B"/>
    <w:rsid w:val="001004FD"/>
    <w:rsid w:val="00100819"/>
    <w:rsid w:val="00100CEA"/>
    <w:rsid w:val="001012DD"/>
    <w:rsid w:val="001014DE"/>
    <w:rsid w:val="001018E2"/>
    <w:rsid w:val="00101E20"/>
    <w:rsid w:val="00102181"/>
    <w:rsid w:val="0010234C"/>
    <w:rsid w:val="001026E1"/>
    <w:rsid w:val="00102C65"/>
    <w:rsid w:val="00102DAE"/>
    <w:rsid w:val="001035F1"/>
    <w:rsid w:val="00103B36"/>
    <w:rsid w:val="00103C6C"/>
    <w:rsid w:val="00103DB3"/>
    <w:rsid w:val="00103E3A"/>
    <w:rsid w:val="001043D6"/>
    <w:rsid w:val="00104489"/>
    <w:rsid w:val="00104804"/>
    <w:rsid w:val="00104D2F"/>
    <w:rsid w:val="00104D3A"/>
    <w:rsid w:val="00105402"/>
    <w:rsid w:val="0010579C"/>
    <w:rsid w:val="00105DBD"/>
    <w:rsid w:val="00105EB4"/>
    <w:rsid w:val="00105EC0"/>
    <w:rsid w:val="0010605A"/>
    <w:rsid w:val="00106190"/>
    <w:rsid w:val="001064E4"/>
    <w:rsid w:val="001069F3"/>
    <w:rsid w:val="00106B09"/>
    <w:rsid w:val="00106DB6"/>
    <w:rsid w:val="001072F8"/>
    <w:rsid w:val="0010798C"/>
    <w:rsid w:val="001079B2"/>
    <w:rsid w:val="00107F15"/>
    <w:rsid w:val="001102E6"/>
    <w:rsid w:val="00110404"/>
    <w:rsid w:val="00110C0B"/>
    <w:rsid w:val="001111B5"/>
    <w:rsid w:val="0011144A"/>
    <w:rsid w:val="00111681"/>
    <w:rsid w:val="00112371"/>
    <w:rsid w:val="001126FA"/>
    <w:rsid w:val="0011275B"/>
    <w:rsid w:val="0011304E"/>
    <w:rsid w:val="00113266"/>
    <w:rsid w:val="0011379A"/>
    <w:rsid w:val="001139AE"/>
    <w:rsid w:val="00113EB7"/>
    <w:rsid w:val="00113F6A"/>
    <w:rsid w:val="001142AA"/>
    <w:rsid w:val="001142F3"/>
    <w:rsid w:val="00114726"/>
    <w:rsid w:val="00114749"/>
    <w:rsid w:val="0011532B"/>
    <w:rsid w:val="0011565E"/>
    <w:rsid w:val="001158AA"/>
    <w:rsid w:val="001158C0"/>
    <w:rsid w:val="00115909"/>
    <w:rsid w:val="00115B90"/>
    <w:rsid w:val="00115E07"/>
    <w:rsid w:val="00115E4E"/>
    <w:rsid w:val="00115F83"/>
    <w:rsid w:val="00115FD7"/>
    <w:rsid w:val="0011605A"/>
    <w:rsid w:val="001160E5"/>
    <w:rsid w:val="001161A0"/>
    <w:rsid w:val="0011622C"/>
    <w:rsid w:val="001162D1"/>
    <w:rsid w:val="001168E3"/>
    <w:rsid w:val="00117216"/>
    <w:rsid w:val="0011744E"/>
    <w:rsid w:val="0011795C"/>
    <w:rsid w:val="00117C0A"/>
    <w:rsid w:val="00117C7A"/>
    <w:rsid w:val="00117ECB"/>
    <w:rsid w:val="00120564"/>
    <w:rsid w:val="00120A6C"/>
    <w:rsid w:val="00120C22"/>
    <w:rsid w:val="00120C49"/>
    <w:rsid w:val="00120EB8"/>
    <w:rsid w:val="001212D8"/>
    <w:rsid w:val="0012137D"/>
    <w:rsid w:val="0012142A"/>
    <w:rsid w:val="001214CF"/>
    <w:rsid w:val="001214E2"/>
    <w:rsid w:val="001216BF"/>
    <w:rsid w:val="00121968"/>
    <w:rsid w:val="001219D1"/>
    <w:rsid w:val="00121D83"/>
    <w:rsid w:val="00121DC4"/>
    <w:rsid w:val="0012200F"/>
    <w:rsid w:val="00122AF5"/>
    <w:rsid w:val="00122D35"/>
    <w:rsid w:val="00123047"/>
    <w:rsid w:val="0012337D"/>
    <w:rsid w:val="0012340E"/>
    <w:rsid w:val="00123803"/>
    <w:rsid w:val="00123833"/>
    <w:rsid w:val="001245DE"/>
    <w:rsid w:val="001246D0"/>
    <w:rsid w:val="00124E94"/>
    <w:rsid w:val="00125020"/>
    <w:rsid w:val="00125332"/>
    <w:rsid w:val="001258A3"/>
    <w:rsid w:val="0012593B"/>
    <w:rsid w:val="00125A4C"/>
    <w:rsid w:val="00125A52"/>
    <w:rsid w:val="00125C63"/>
    <w:rsid w:val="00125F34"/>
    <w:rsid w:val="00126104"/>
    <w:rsid w:val="001265F6"/>
    <w:rsid w:val="00126845"/>
    <w:rsid w:val="00126B12"/>
    <w:rsid w:val="001274B4"/>
    <w:rsid w:val="00127680"/>
    <w:rsid w:val="001278D3"/>
    <w:rsid w:val="00127AD3"/>
    <w:rsid w:val="00127E2C"/>
    <w:rsid w:val="00127F9E"/>
    <w:rsid w:val="001303EE"/>
    <w:rsid w:val="00130897"/>
    <w:rsid w:val="001308E1"/>
    <w:rsid w:val="00130DE3"/>
    <w:rsid w:val="001315FD"/>
    <w:rsid w:val="00132573"/>
    <w:rsid w:val="001325EE"/>
    <w:rsid w:val="00132BA3"/>
    <w:rsid w:val="00132C0C"/>
    <w:rsid w:val="00132F45"/>
    <w:rsid w:val="0013303F"/>
    <w:rsid w:val="00133379"/>
    <w:rsid w:val="00133CF6"/>
    <w:rsid w:val="00133D2A"/>
    <w:rsid w:val="001341B5"/>
    <w:rsid w:val="00134655"/>
    <w:rsid w:val="001347B6"/>
    <w:rsid w:val="00134B1B"/>
    <w:rsid w:val="00134FE1"/>
    <w:rsid w:val="00135767"/>
    <w:rsid w:val="001357C6"/>
    <w:rsid w:val="00135A28"/>
    <w:rsid w:val="00135E14"/>
    <w:rsid w:val="00135F7A"/>
    <w:rsid w:val="001360DF"/>
    <w:rsid w:val="001375F1"/>
    <w:rsid w:val="00137F9C"/>
    <w:rsid w:val="00140681"/>
    <w:rsid w:val="001408E8"/>
    <w:rsid w:val="00140AD8"/>
    <w:rsid w:val="00141279"/>
    <w:rsid w:val="001412EB"/>
    <w:rsid w:val="00141555"/>
    <w:rsid w:val="001418A1"/>
    <w:rsid w:val="00141B8A"/>
    <w:rsid w:val="00141CF5"/>
    <w:rsid w:val="00141E2D"/>
    <w:rsid w:val="00141F37"/>
    <w:rsid w:val="00142509"/>
    <w:rsid w:val="0014250C"/>
    <w:rsid w:val="00142D6A"/>
    <w:rsid w:val="00143313"/>
    <w:rsid w:val="00143C28"/>
    <w:rsid w:val="00143F1B"/>
    <w:rsid w:val="001441A6"/>
    <w:rsid w:val="001441DD"/>
    <w:rsid w:val="001443C3"/>
    <w:rsid w:val="0014448E"/>
    <w:rsid w:val="001445A6"/>
    <w:rsid w:val="001447F9"/>
    <w:rsid w:val="00144AA6"/>
    <w:rsid w:val="00144E1D"/>
    <w:rsid w:val="00144EA6"/>
    <w:rsid w:val="00144EC2"/>
    <w:rsid w:val="0014577A"/>
    <w:rsid w:val="00145792"/>
    <w:rsid w:val="00145941"/>
    <w:rsid w:val="00145C8E"/>
    <w:rsid w:val="00145CC8"/>
    <w:rsid w:val="001462FB"/>
    <w:rsid w:val="00146355"/>
    <w:rsid w:val="001468A5"/>
    <w:rsid w:val="00146B26"/>
    <w:rsid w:val="00146D05"/>
    <w:rsid w:val="00146D43"/>
    <w:rsid w:val="00146E6D"/>
    <w:rsid w:val="0014746F"/>
    <w:rsid w:val="001475FF"/>
    <w:rsid w:val="001476C4"/>
    <w:rsid w:val="001477B4"/>
    <w:rsid w:val="00147A8D"/>
    <w:rsid w:val="00147BD3"/>
    <w:rsid w:val="00147D67"/>
    <w:rsid w:val="00147DB0"/>
    <w:rsid w:val="00147F10"/>
    <w:rsid w:val="00147FAA"/>
    <w:rsid w:val="0015002D"/>
    <w:rsid w:val="00150DF2"/>
    <w:rsid w:val="00150EF9"/>
    <w:rsid w:val="0015107E"/>
    <w:rsid w:val="0015139E"/>
    <w:rsid w:val="001514F3"/>
    <w:rsid w:val="00151BC7"/>
    <w:rsid w:val="00151BC9"/>
    <w:rsid w:val="001522BF"/>
    <w:rsid w:val="001522DE"/>
    <w:rsid w:val="0015256B"/>
    <w:rsid w:val="0015258F"/>
    <w:rsid w:val="0015261D"/>
    <w:rsid w:val="001526B9"/>
    <w:rsid w:val="00152767"/>
    <w:rsid w:val="0015279C"/>
    <w:rsid w:val="00152831"/>
    <w:rsid w:val="00152AE0"/>
    <w:rsid w:val="00152B05"/>
    <w:rsid w:val="00152CF8"/>
    <w:rsid w:val="00152EAA"/>
    <w:rsid w:val="001535F4"/>
    <w:rsid w:val="001535FE"/>
    <w:rsid w:val="00153702"/>
    <w:rsid w:val="00153EE1"/>
    <w:rsid w:val="00154636"/>
    <w:rsid w:val="00154725"/>
    <w:rsid w:val="0015484A"/>
    <w:rsid w:val="001549BD"/>
    <w:rsid w:val="00154BB1"/>
    <w:rsid w:val="00155049"/>
    <w:rsid w:val="0015508A"/>
    <w:rsid w:val="00155262"/>
    <w:rsid w:val="0015542A"/>
    <w:rsid w:val="00155B07"/>
    <w:rsid w:val="00155B57"/>
    <w:rsid w:val="00156224"/>
    <w:rsid w:val="00156584"/>
    <w:rsid w:val="001565E6"/>
    <w:rsid w:val="001569FA"/>
    <w:rsid w:val="00156B77"/>
    <w:rsid w:val="00156BB9"/>
    <w:rsid w:val="001572D9"/>
    <w:rsid w:val="001573B8"/>
    <w:rsid w:val="00157831"/>
    <w:rsid w:val="00157CF3"/>
    <w:rsid w:val="00157D5D"/>
    <w:rsid w:val="00157EA6"/>
    <w:rsid w:val="0016011D"/>
    <w:rsid w:val="001603DE"/>
    <w:rsid w:val="00160531"/>
    <w:rsid w:val="00160610"/>
    <w:rsid w:val="00160858"/>
    <w:rsid w:val="00160882"/>
    <w:rsid w:val="0016090A"/>
    <w:rsid w:val="00160E9D"/>
    <w:rsid w:val="001610E1"/>
    <w:rsid w:val="001611A8"/>
    <w:rsid w:val="00161663"/>
    <w:rsid w:val="001616F7"/>
    <w:rsid w:val="001617B0"/>
    <w:rsid w:val="00161B44"/>
    <w:rsid w:val="0016205A"/>
    <w:rsid w:val="00162565"/>
    <w:rsid w:val="00162837"/>
    <w:rsid w:val="0016300F"/>
    <w:rsid w:val="0016303A"/>
    <w:rsid w:val="0016319A"/>
    <w:rsid w:val="00163517"/>
    <w:rsid w:val="00163B60"/>
    <w:rsid w:val="00163CD3"/>
    <w:rsid w:val="00163DB9"/>
    <w:rsid w:val="00163E83"/>
    <w:rsid w:val="001647EC"/>
    <w:rsid w:val="001649B5"/>
    <w:rsid w:val="00164AA3"/>
    <w:rsid w:val="0016503F"/>
    <w:rsid w:val="001654EF"/>
    <w:rsid w:val="001656AF"/>
    <w:rsid w:val="0016589B"/>
    <w:rsid w:val="001659E4"/>
    <w:rsid w:val="001659F7"/>
    <w:rsid w:val="00165A12"/>
    <w:rsid w:val="00165E3E"/>
    <w:rsid w:val="00165F6D"/>
    <w:rsid w:val="00166033"/>
    <w:rsid w:val="0016605A"/>
    <w:rsid w:val="00166469"/>
    <w:rsid w:val="001664E0"/>
    <w:rsid w:val="0016657B"/>
    <w:rsid w:val="001666D2"/>
    <w:rsid w:val="00166A3C"/>
    <w:rsid w:val="00166B6E"/>
    <w:rsid w:val="00166B73"/>
    <w:rsid w:val="00166F97"/>
    <w:rsid w:val="00167010"/>
    <w:rsid w:val="00167740"/>
    <w:rsid w:val="001677CA"/>
    <w:rsid w:val="001678A9"/>
    <w:rsid w:val="00167ACC"/>
    <w:rsid w:val="00167D56"/>
    <w:rsid w:val="001703AE"/>
    <w:rsid w:val="001712CD"/>
    <w:rsid w:val="001717F1"/>
    <w:rsid w:val="00171A1F"/>
    <w:rsid w:val="00171AF0"/>
    <w:rsid w:val="00171C6F"/>
    <w:rsid w:val="00172072"/>
    <w:rsid w:val="0017219B"/>
    <w:rsid w:val="001721E2"/>
    <w:rsid w:val="00172ABF"/>
    <w:rsid w:val="00172B24"/>
    <w:rsid w:val="00172CFC"/>
    <w:rsid w:val="00172E0B"/>
    <w:rsid w:val="00172EDF"/>
    <w:rsid w:val="00172FF5"/>
    <w:rsid w:val="00173008"/>
    <w:rsid w:val="00173198"/>
    <w:rsid w:val="001731F2"/>
    <w:rsid w:val="001736DD"/>
    <w:rsid w:val="00173C6B"/>
    <w:rsid w:val="00173E43"/>
    <w:rsid w:val="00173F1D"/>
    <w:rsid w:val="00173F96"/>
    <w:rsid w:val="001741CE"/>
    <w:rsid w:val="00174609"/>
    <w:rsid w:val="00174630"/>
    <w:rsid w:val="00174B5A"/>
    <w:rsid w:val="00174CD3"/>
    <w:rsid w:val="00174F99"/>
    <w:rsid w:val="00175422"/>
    <w:rsid w:val="0017597A"/>
    <w:rsid w:val="00175A74"/>
    <w:rsid w:val="00175E9D"/>
    <w:rsid w:val="00176069"/>
    <w:rsid w:val="00176390"/>
    <w:rsid w:val="001763B6"/>
    <w:rsid w:val="001765CC"/>
    <w:rsid w:val="00176707"/>
    <w:rsid w:val="0017727C"/>
    <w:rsid w:val="00177373"/>
    <w:rsid w:val="00177668"/>
    <w:rsid w:val="00177767"/>
    <w:rsid w:val="00177779"/>
    <w:rsid w:val="001777ED"/>
    <w:rsid w:val="00177AFB"/>
    <w:rsid w:val="00177D9C"/>
    <w:rsid w:val="00177F23"/>
    <w:rsid w:val="00180089"/>
    <w:rsid w:val="001801A1"/>
    <w:rsid w:val="00180406"/>
    <w:rsid w:val="00180658"/>
    <w:rsid w:val="0018082E"/>
    <w:rsid w:val="001808D8"/>
    <w:rsid w:val="00180BAF"/>
    <w:rsid w:val="00180BC8"/>
    <w:rsid w:val="00180E6B"/>
    <w:rsid w:val="00180F41"/>
    <w:rsid w:val="001810CB"/>
    <w:rsid w:val="001810F0"/>
    <w:rsid w:val="00181117"/>
    <w:rsid w:val="00181668"/>
    <w:rsid w:val="001816A9"/>
    <w:rsid w:val="00181B3E"/>
    <w:rsid w:val="00181E38"/>
    <w:rsid w:val="00181E6E"/>
    <w:rsid w:val="00181FBD"/>
    <w:rsid w:val="00181FE2"/>
    <w:rsid w:val="0018201A"/>
    <w:rsid w:val="00182181"/>
    <w:rsid w:val="001823A6"/>
    <w:rsid w:val="00182834"/>
    <w:rsid w:val="00182ECE"/>
    <w:rsid w:val="0018359A"/>
    <w:rsid w:val="0018361B"/>
    <w:rsid w:val="00183A6E"/>
    <w:rsid w:val="00184486"/>
    <w:rsid w:val="0018453C"/>
    <w:rsid w:val="0018469B"/>
    <w:rsid w:val="001847D5"/>
    <w:rsid w:val="001848B7"/>
    <w:rsid w:val="001849D5"/>
    <w:rsid w:val="00184B6D"/>
    <w:rsid w:val="00185071"/>
    <w:rsid w:val="00185246"/>
    <w:rsid w:val="001855DA"/>
    <w:rsid w:val="00185713"/>
    <w:rsid w:val="00185839"/>
    <w:rsid w:val="00185BB4"/>
    <w:rsid w:val="00185D3C"/>
    <w:rsid w:val="001860F9"/>
    <w:rsid w:val="001863D3"/>
    <w:rsid w:val="00186498"/>
    <w:rsid w:val="00186892"/>
    <w:rsid w:val="0018691B"/>
    <w:rsid w:val="00186AB7"/>
    <w:rsid w:val="00186AE3"/>
    <w:rsid w:val="00186E80"/>
    <w:rsid w:val="0018706A"/>
    <w:rsid w:val="00187467"/>
    <w:rsid w:val="0018768E"/>
    <w:rsid w:val="00187D96"/>
    <w:rsid w:val="00187F6D"/>
    <w:rsid w:val="00190341"/>
    <w:rsid w:val="001908B0"/>
    <w:rsid w:val="00190A44"/>
    <w:rsid w:val="001917C0"/>
    <w:rsid w:val="00191BFA"/>
    <w:rsid w:val="00191C4B"/>
    <w:rsid w:val="00191C67"/>
    <w:rsid w:val="00191E05"/>
    <w:rsid w:val="00191E96"/>
    <w:rsid w:val="001921F0"/>
    <w:rsid w:val="00192309"/>
    <w:rsid w:val="0019234D"/>
    <w:rsid w:val="0019273D"/>
    <w:rsid w:val="001928D8"/>
    <w:rsid w:val="00192F7C"/>
    <w:rsid w:val="001933EA"/>
    <w:rsid w:val="00193BFB"/>
    <w:rsid w:val="0019409C"/>
    <w:rsid w:val="001941E2"/>
    <w:rsid w:val="00194202"/>
    <w:rsid w:val="00194511"/>
    <w:rsid w:val="0019489A"/>
    <w:rsid w:val="00194A87"/>
    <w:rsid w:val="00194B8B"/>
    <w:rsid w:val="00194CF1"/>
    <w:rsid w:val="00195130"/>
    <w:rsid w:val="0019529D"/>
    <w:rsid w:val="001953B0"/>
    <w:rsid w:val="001955C9"/>
    <w:rsid w:val="001957CF"/>
    <w:rsid w:val="001958DB"/>
    <w:rsid w:val="00195973"/>
    <w:rsid w:val="00195B40"/>
    <w:rsid w:val="00195C1F"/>
    <w:rsid w:val="00195C86"/>
    <w:rsid w:val="00195D28"/>
    <w:rsid w:val="00196720"/>
    <w:rsid w:val="0019675E"/>
    <w:rsid w:val="001967AE"/>
    <w:rsid w:val="00196B93"/>
    <w:rsid w:val="0019713C"/>
    <w:rsid w:val="00197622"/>
    <w:rsid w:val="001978F8"/>
    <w:rsid w:val="00197A1B"/>
    <w:rsid w:val="00197B20"/>
    <w:rsid w:val="00197B3D"/>
    <w:rsid w:val="00197C1C"/>
    <w:rsid w:val="001A0432"/>
    <w:rsid w:val="001A04D7"/>
    <w:rsid w:val="001A0641"/>
    <w:rsid w:val="001A0711"/>
    <w:rsid w:val="001A0927"/>
    <w:rsid w:val="001A0F2B"/>
    <w:rsid w:val="001A1527"/>
    <w:rsid w:val="001A1539"/>
    <w:rsid w:val="001A17BA"/>
    <w:rsid w:val="001A1E4A"/>
    <w:rsid w:val="001A209A"/>
    <w:rsid w:val="001A21F2"/>
    <w:rsid w:val="001A253A"/>
    <w:rsid w:val="001A267A"/>
    <w:rsid w:val="001A2A57"/>
    <w:rsid w:val="001A2AC2"/>
    <w:rsid w:val="001A2B0F"/>
    <w:rsid w:val="001A2D94"/>
    <w:rsid w:val="001A3198"/>
    <w:rsid w:val="001A3566"/>
    <w:rsid w:val="001A3619"/>
    <w:rsid w:val="001A3700"/>
    <w:rsid w:val="001A3C4E"/>
    <w:rsid w:val="001A3CC1"/>
    <w:rsid w:val="001A4431"/>
    <w:rsid w:val="001A448B"/>
    <w:rsid w:val="001A4D26"/>
    <w:rsid w:val="001A50F4"/>
    <w:rsid w:val="001A56EC"/>
    <w:rsid w:val="001A5720"/>
    <w:rsid w:val="001A592E"/>
    <w:rsid w:val="001A59F8"/>
    <w:rsid w:val="001A5D0B"/>
    <w:rsid w:val="001A5DAD"/>
    <w:rsid w:val="001A6370"/>
    <w:rsid w:val="001A64F2"/>
    <w:rsid w:val="001A6721"/>
    <w:rsid w:val="001A6C8D"/>
    <w:rsid w:val="001A6DC3"/>
    <w:rsid w:val="001A7122"/>
    <w:rsid w:val="001A713D"/>
    <w:rsid w:val="001A7999"/>
    <w:rsid w:val="001A7D6F"/>
    <w:rsid w:val="001A7DD2"/>
    <w:rsid w:val="001B0288"/>
    <w:rsid w:val="001B0302"/>
    <w:rsid w:val="001B0442"/>
    <w:rsid w:val="001B0632"/>
    <w:rsid w:val="001B0F01"/>
    <w:rsid w:val="001B10F6"/>
    <w:rsid w:val="001B121C"/>
    <w:rsid w:val="001B1276"/>
    <w:rsid w:val="001B1398"/>
    <w:rsid w:val="001B1767"/>
    <w:rsid w:val="001B17D0"/>
    <w:rsid w:val="001B1C31"/>
    <w:rsid w:val="001B1C89"/>
    <w:rsid w:val="001B2310"/>
    <w:rsid w:val="001B2406"/>
    <w:rsid w:val="001B290E"/>
    <w:rsid w:val="001B29C1"/>
    <w:rsid w:val="001B2A82"/>
    <w:rsid w:val="001B2A9F"/>
    <w:rsid w:val="001B2FDE"/>
    <w:rsid w:val="001B321C"/>
    <w:rsid w:val="001B38E7"/>
    <w:rsid w:val="001B3987"/>
    <w:rsid w:val="001B3E8D"/>
    <w:rsid w:val="001B3F2D"/>
    <w:rsid w:val="001B43BF"/>
    <w:rsid w:val="001B4514"/>
    <w:rsid w:val="001B47E4"/>
    <w:rsid w:val="001B48E7"/>
    <w:rsid w:val="001B4ABD"/>
    <w:rsid w:val="001B4FAC"/>
    <w:rsid w:val="001B53AD"/>
    <w:rsid w:val="001B5724"/>
    <w:rsid w:val="001B576B"/>
    <w:rsid w:val="001B66B2"/>
    <w:rsid w:val="001B686E"/>
    <w:rsid w:val="001B7BF2"/>
    <w:rsid w:val="001B7DE2"/>
    <w:rsid w:val="001B7E72"/>
    <w:rsid w:val="001C0131"/>
    <w:rsid w:val="001C0791"/>
    <w:rsid w:val="001C0914"/>
    <w:rsid w:val="001C0B12"/>
    <w:rsid w:val="001C0FE6"/>
    <w:rsid w:val="001C118A"/>
    <w:rsid w:val="001C133A"/>
    <w:rsid w:val="001C1A9B"/>
    <w:rsid w:val="001C1D51"/>
    <w:rsid w:val="001C2556"/>
    <w:rsid w:val="001C262A"/>
    <w:rsid w:val="001C2CCA"/>
    <w:rsid w:val="001C2D9C"/>
    <w:rsid w:val="001C314D"/>
    <w:rsid w:val="001C32BA"/>
    <w:rsid w:val="001C340D"/>
    <w:rsid w:val="001C3575"/>
    <w:rsid w:val="001C4660"/>
    <w:rsid w:val="001C47D1"/>
    <w:rsid w:val="001C4A65"/>
    <w:rsid w:val="001C4C48"/>
    <w:rsid w:val="001C513C"/>
    <w:rsid w:val="001C51A8"/>
    <w:rsid w:val="001C52FB"/>
    <w:rsid w:val="001C5491"/>
    <w:rsid w:val="001C54E3"/>
    <w:rsid w:val="001C54E8"/>
    <w:rsid w:val="001C555A"/>
    <w:rsid w:val="001C5A4B"/>
    <w:rsid w:val="001C5BAA"/>
    <w:rsid w:val="001C5BFB"/>
    <w:rsid w:val="001C5D41"/>
    <w:rsid w:val="001C5D9C"/>
    <w:rsid w:val="001C5F6C"/>
    <w:rsid w:val="001C5FFA"/>
    <w:rsid w:val="001C6507"/>
    <w:rsid w:val="001C6569"/>
    <w:rsid w:val="001C6795"/>
    <w:rsid w:val="001C6C03"/>
    <w:rsid w:val="001C6CF4"/>
    <w:rsid w:val="001C705F"/>
    <w:rsid w:val="001C784E"/>
    <w:rsid w:val="001C7F76"/>
    <w:rsid w:val="001D00CE"/>
    <w:rsid w:val="001D047D"/>
    <w:rsid w:val="001D05F9"/>
    <w:rsid w:val="001D0AD2"/>
    <w:rsid w:val="001D0D45"/>
    <w:rsid w:val="001D0D5B"/>
    <w:rsid w:val="001D0F32"/>
    <w:rsid w:val="001D13D3"/>
    <w:rsid w:val="001D1510"/>
    <w:rsid w:val="001D15E8"/>
    <w:rsid w:val="001D1693"/>
    <w:rsid w:val="001D16F3"/>
    <w:rsid w:val="001D1B37"/>
    <w:rsid w:val="001D1C93"/>
    <w:rsid w:val="001D1D9D"/>
    <w:rsid w:val="001D1E86"/>
    <w:rsid w:val="001D2672"/>
    <w:rsid w:val="001D2AC8"/>
    <w:rsid w:val="001D2BDF"/>
    <w:rsid w:val="001D2C05"/>
    <w:rsid w:val="001D2C8E"/>
    <w:rsid w:val="001D34CA"/>
    <w:rsid w:val="001D378E"/>
    <w:rsid w:val="001D3F2C"/>
    <w:rsid w:val="001D4524"/>
    <w:rsid w:val="001D470D"/>
    <w:rsid w:val="001D4718"/>
    <w:rsid w:val="001D47EE"/>
    <w:rsid w:val="001D4848"/>
    <w:rsid w:val="001D492A"/>
    <w:rsid w:val="001D49E9"/>
    <w:rsid w:val="001D4B43"/>
    <w:rsid w:val="001D4CEE"/>
    <w:rsid w:val="001D4F48"/>
    <w:rsid w:val="001D5436"/>
    <w:rsid w:val="001D56C9"/>
    <w:rsid w:val="001D5782"/>
    <w:rsid w:val="001D581D"/>
    <w:rsid w:val="001D5891"/>
    <w:rsid w:val="001D5AF0"/>
    <w:rsid w:val="001D5C9D"/>
    <w:rsid w:val="001D5EA6"/>
    <w:rsid w:val="001D6031"/>
    <w:rsid w:val="001D6463"/>
    <w:rsid w:val="001D649B"/>
    <w:rsid w:val="001D651C"/>
    <w:rsid w:val="001D65BD"/>
    <w:rsid w:val="001D6EA3"/>
    <w:rsid w:val="001D745B"/>
    <w:rsid w:val="001D74C9"/>
    <w:rsid w:val="001D76C7"/>
    <w:rsid w:val="001D78DB"/>
    <w:rsid w:val="001E0828"/>
    <w:rsid w:val="001E0B33"/>
    <w:rsid w:val="001E0F6B"/>
    <w:rsid w:val="001E1538"/>
    <w:rsid w:val="001E15BD"/>
    <w:rsid w:val="001E1709"/>
    <w:rsid w:val="001E173F"/>
    <w:rsid w:val="001E17A8"/>
    <w:rsid w:val="001E1803"/>
    <w:rsid w:val="001E1F4E"/>
    <w:rsid w:val="001E1F87"/>
    <w:rsid w:val="001E20D3"/>
    <w:rsid w:val="001E233F"/>
    <w:rsid w:val="001E254E"/>
    <w:rsid w:val="001E2BF9"/>
    <w:rsid w:val="001E3330"/>
    <w:rsid w:val="001E35B7"/>
    <w:rsid w:val="001E35C0"/>
    <w:rsid w:val="001E37F0"/>
    <w:rsid w:val="001E3B7B"/>
    <w:rsid w:val="001E3CB3"/>
    <w:rsid w:val="001E3CCC"/>
    <w:rsid w:val="001E405D"/>
    <w:rsid w:val="001E419E"/>
    <w:rsid w:val="001E4852"/>
    <w:rsid w:val="001E4BDF"/>
    <w:rsid w:val="001E4E81"/>
    <w:rsid w:val="001E522A"/>
    <w:rsid w:val="001E58B8"/>
    <w:rsid w:val="001E5A54"/>
    <w:rsid w:val="001E5DB3"/>
    <w:rsid w:val="001E5F26"/>
    <w:rsid w:val="001E6134"/>
    <w:rsid w:val="001E6347"/>
    <w:rsid w:val="001E6666"/>
    <w:rsid w:val="001E6853"/>
    <w:rsid w:val="001E6B81"/>
    <w:rsid w:val="001E6D13"/>
    <w:rsid w:val="001E6D16"/>
    <w:rsid w:val="001E6E62"/>
    <w:rsid w:val="001E72AF"/>
    <w:rsid w:val="001E7C9C"/>
    <w:rsid w:val="001F0261"/>
    <w:rsid w:val="001F0537"/>
    <w:rsid w:val="001F07F0"/>
    <w:rsid w:val="001F090C"/>
    <w:rsid w:val="001F0C50"/>
    <w:rsid w:val="001F0C70"/>
    <w:rsid w:val="001F0D2C"/>
    <w:rsid w:val="001F0F2F"/>
    <w:rsid w:val="001F0FB8"/>
    <w:rsid w:val="001F1023"/>
    <w:rsid w:val="001F1762"/>
    <w:rsid w:val="001F17F4"/>
    <w:rsid w:val="001F1ACE"/>
    <w:rsid w:val="001F1B8E"/>
    <w:rsid w:val="001F1BB0"/>
    <w:rsid w:val="001F2242"/>
    <w:rsid w:val="001F26AC"/>
    <w:rsid w:val="001F2A82"/>
    <w:rsid w:val="001F2DB8"/>
    <w:rsid w:val="001F2FDA"/>
    <w:rsid w:val="001F31E0"/>
    <w:rsid w:val="001F33E6"/>
    <w:rsid w:val="001F349C"/>
    <w:rsid w:val="001F34E9"/>
    <w:rsid w:val="001F355F"/>
    <w:rsid w:val="001F3820"/>
    <w:rsid w:val="001F384D"/>
    <w:rsid w:val="001F3AFE"/>
    <w:rsid w:val="001F3BD5"/>
    <w:rsid w:val="001F3C3E"/>
    <w:rsid w:val="001F4947"/>
    <w:rsid w:val="001F496C"/>
    <w:rsid w:val="001F49FB"/>
    <w:rsid w:val="001F4C44"/>
    <w:rsid w:val="001F4CF0"/>
    <w:rsid w:val="001F4E70"/>
    <w:rsid w:val="001F5256"/>
    <w:rsid w:val="001F5449"/>
    <w:rsid w:val="001F5C79"/>
    <w:rsid w:val="001F5E51"/>
    <w:rsid w:val="001F6785"/>
    <w:rsid w:val="001F6B38"/>
    <w:rsid w:val="001F6C8A"/>
    <w:rsid w:val="001F6CA1"/>
    <w:rsid w:val="001F6D60"/>
    <w:rsid w:val="001F6EC1"/>
    <w:rsid w:val="001F6F81"/>
    <w:rsid w:val="001F764F"/>
    <w:rsid w:val="001F77FF"/>
    <w:rsid w:val="00200370"/>
    <w:rsid w:val="002004D2"/>
    <w:rsid w:val="0020062C"/>
    <w:rsid w:val="0020094B"/>
    <w:rsid w:val="002011B9"/>
    <w:rsid w:val="00201385"/>
    <w:rsid w:val="0020141E"/>
    <w:rsid w:val="00201CC5"/>
    <w:rsid w:val="00201FE3"/>
    <w:rsid w:val="002021F3"/>
    <w:rsid w:val="00202BCE"/>
    <w:rsid w:val="00202C94"/>
    <w:rsid w:val="002031DD"/>
    <w:rsid w:val="00203271"/>
    <w:rsid w:val="002032B6"/>
    <w:rsid w:val="002036E9"/>
    <w:rsid w:val="00203CF7"/>
    <w:rsid w:val="00203EC4"/>
    <w:rsid w:val="002040B8"/>
    <w:rsid w:val="002040CD"/>
    <w:rsid w:val="0020418C"/>
    <w:rsid w:val="00204236"/>
    <w:rsid w:val="00204365"/>
    <w:rsid w:val="00204579"/>
    <w:rsid w:val="002045AF"/>
    <w:rsid w:val="00204632"/>
    <w:rsid w:val="002046EF"/>
    <w:rsid w:val="00204BF9"/>
    <w:rsid w:val="00204D08"/>
    <w:rsid w:val="00205034"/>
    <w:rsid w:val="00205409"/>
    <w:rsid w:val="002057E5"/>
    <w:rsid w:val="002059E2"/>
    <w:rsid w:val="002059E4"/>
    <w:rsid w:val="00205BCB"/>
    <w:rsid w:val="00205D7C"/>
    <w:rsid w:val="00205E02"/>
    <w:rsid w:val="0020623F"/>
    <w:rsid w:val="0020650E"/>
    <w:rsid w:val="002067E6"/>
    <w:rsid w:val="00206940"/>
    <w:rsid w:val="0020698C"/>
    <w:rsid w:val="00206A0E"/>
    <w:rsid w:val="00207438"/>
    <w:rsid w:val="00207997"/>
    <w:rsid w:val="002101B7"/>
    <w:rsid w:val="00210246"/>
    <w:rsid w:val="00210A29"/>
    <w:rsid w:val="00210B92"/>
    <w:rsid w:val="00210C79"/>
    <w:rsid w:val="00211FE6"/>
    <w:rsid w:val="0021212A"/>
    <w:rsid w:val="0021232A"/>
    <w:rsid w:val="00212425"/>
    <w:rsid w:val="0021273A"/>
    <w:rsid w:val="0021342E"/>
    <w:rsid w:val="00213784"/>
    <w:rsid w:val="002138B7"/>
    <w:rsid w:val="00213B39"/>
    <w:rsid w:val="00214739"/>
    <w:rsid w:val="002147BA"/>
    <w:rsid w:val="002148ED"/>
    <w:rsid w:val="00214CCB"/>
    <w:rsid w:val="00214F00"/>
    <w:rsid w:val="0021503E"/>
    <w:rsid w:val="002151A6"/>
    <w:rsid w:val="0021584D"/>
    <w:rsid w:val="002159EF"/>
    <w:rsid w:val="00215E5A"/>
    <w:rsid w:val="00215FAD"/>
    <w:rsid w:val="00216052"/>
    <w:rsid w:val="0021654C"/>
    <w:rsid w:val="00216871"/>
    <w:rsid w:val="00216873"/>
    <w:rsid w:val="00216AB1"/>
    <w:rsid w:val="00216B11"/>
    <w:rsid w:val="00216B89"/>
    <w:rsid w:val="00216CA1"/>
    <w:rsid w:val="00216D44"/>
    <w:rsid w:val="002171CC"/>
    <w:rsid w:val="00217263"/>
    <w:rsid w:val="00217EF4"/>
    <w:rsid w:val="00220308"/>
    <w:rsid w:val="00220732"/>
    <w:rsid w:val="00220A1F"/>
    <w:rsid w:val="00220B35"/>
    <w:rsid w:val="00220C2B"/>
    <w:rsid w:val="00220DA2"/>
    <w:rsid w:val="00220E66"/>
    <w:rsid w:val="00221337"/>
    <w:rsid w:val="002222BF"/>
    <w:rsid w:val="0022238A"/>
    <w:rsid w:val="002223A6"/>
    <w:rsid w:val="0022245C"/>
    <w:rsid w:val="00222493"/>
    <w:rsid w:val="0022256C"/>
    <w:rsid w:val="002229E3"/>
    <w:rsid w:val="00222B4B"/>
    <w:rsid w:val="00222D99"/>
    <w:rsid w:val="0022318A"/>
    <w:rsid w:val="002235BD"/>
    <w:rsid w:val="002239CD"/>
    <w:rsid w:val="00223E8C"/>
    <w:rsid w:val="002240C0"/>
    <w:rsid w:val="002240EA"/>
    <w:rsid w:val="00224133"/>
    <w:rsid w:val="002241B4"/>
    <w:rsid w:val="00224354"/>
    <w:rsid w:val="00224367"/>
    <w:rsid w:val="00224472"/>
    <w:rsid w:val="00224474"/>
    <w:rsid w:val="00224562"/>
    <w:rsid w:val="00224C9E"/>
    <w:rsid w:val="00224CE5"/>
    <w:rsid w:val="002252D7"/>
    <w:rsid w:val="0022549B"/>
    <w:rsid w:val="002256A9"/>
    <w:rsid w:val="00225A0A"/>
    <w:rsid w:val="00225B3F"/>
    <w:rsid w:val="00225B81"/>
    <w:rsid w:val="002269CE"/>
    <w:rsid w:val="00226D48"/>
    <w:rsid w:val="00226DB4"/>
    <w:rsid w:val="00226DF5"/>
    <w:rsid w:val="00226E07"/>
    <w:rsid w:val="002273F4"/>
    <w:rsid w:val="002274A8"/>
    <w:rsid w:val="00227626"/>
    <w:rsid w:val="00227800"/>
    <w:rsid w:val="002278E0"/>
    <w:rsid w:val="00230149"/>
    <w:rsid w:val="0023094B"/>
    <w:rsid w:val="00230ABC"/>
    <w:rsid w:val="002313F1"/>
    <w:rsid w:val="002317CC"/>
    <w:rsid w:val="00231905"/>
    <w:rsid w:val="00231985"/>
    <w:rsid w:val="00231AD4"/>
    <w:rsid w:val="00231C3F"/>
    <w:rsid w:val="00231D42"/>
    <w:rsid w:val="00231E2A"/>
    <w:rsid w:val="00231F56"/>
    <w:rsid w:val="00231FFF"/>
    <w:rsid w:val="002320D8"/>
    <w:rsid w:val="00232639"/>
    <w:rsid w:val="00232B0A"/>
    <w:rsid w:val="00232BAC"/>
    <w:rsid w:val="00232ECE"/>
    <w:rsid w:val="00233115"/>
    <w:rsid w:val="002332A7"/>
    <w:rsid w:val="00233455"/>
    <w:rsid w:val="002335C8"/>
    <w:rsid w:val="00233CF3"/>
    <w:rsid w:val="00233D9D"/>
    <w:rsid w:val="00233DE1"/>
    <w:rsid w:val="00234215"/>
    <w:rsid w:val="00234611"/>
    <w:rsid w:val="00234627"/>
    <w:rsid w:val="00234940"/>
    <w:rsid w:val="00234D57"/>
    <w:rsid w:val="00234E2F"/>
    <w:rsid w:val="00234F40"/>
    <w:rsid w:val="00235459"/>
    <w:rsid w:val="00235A1D"/>
    <w:rsid w:val="00235CEC"/>
    <w:rsid w:val="00235D5C"/>
    <w:rsid w:val="0023652F"/>
    <w:rsid w:val="00236568"/>
    <w:rsid w:val="002365E8"/>
    <w:rsid w:val="0023691D"/>
    <w:rsid w:val="00236AEE"/>
    <w:rsid w:val="00236CBD"/>
    <w:rsid w:val="00236DEB"/>
    <w:rsid w:val="00236F4A"/>
    <w:rsid w:val="00236F95"/>
    <w:rsid w:val="002376D6"/>
    <w:rsid w:val="00237794"/>
    <w:rsid w:val="00240689"/>
    <w:rsid w:val="00240BFE"/>
    <w:rsid w:val="0024152D"/>
    <w:rsid w:val="002419E5"/>
    <w:rsid w:val="00241F99"/>
    <w:rsid w:val="002420FC"/>
    <w:rsid w:val="00242530"/>
    <w:rsid w:val="0024279F"/>
    <w:rsid w:val="00242915"/>
    <w:rsid w:val="0024340A"/>
    <w:rsid w:val="0024378F"/>
    <w:rsid w:val="002438FA"/>
    <w:rsid w:val="00243967"/>
    <w:rsid w:val="00243DAA"/>
    <w:rsid w:val="00243F08"/>
    <w:rsid w:val="00243FF4"/>
    <w:rsid w:val="002440AF"/>
    <w:rsid w:val="0024413A"/>
    <w:rsid w:val="00244290"/>
    <w:rsid w:val="002442F4"/>
    <w:rsid w:val="0024482A"/>
    <w:rsid w:val="00244B57"/>
    <w:rsid w:val="00244CEB"/>
    <w:rsid w:val="00244D7E"/>
    <w:rsid w:val="00245189"/>
    <w:rsid w:val="00245406"/>
    <w:rsid w:val="0024544E"/>
    <w:rsid w:val="00245594"/>
    <w:rsid w:val="002460B1"/>
    <w:rsid w:val="00246100"/>
    <w:rsid w:val="0024621E"/>
    <w:rsid w:val="0024630C"/>
    <w:rsid w:val="00246DAB"/>
    <w:rsid w:val="00246EBF"/>
    <w:rsid w:val="00246FE5"/>
    <w:rsid w:val="0024715E"/>
    <w:rsid w:val="002475FF"/>
    <w:rsid w:val="00247D2A"/>
    <w:rsid w:val="00247D72"/>
    <w:rsid w:val="00247FDA"/>
    <w:rsid w:val="0025000C"/>
    <w:rsid w:val="0025033F"/>
    <w:rsid w:val="002503CD"/>
    <w:rsid w:val="00250508"/>
    <w:rsid w:val="00250519"/>
    <w:rsid w:val="00250745"/>
    <w:rsid w:val="002507D3"/>
    <w:rsid w:val="00250AD9"/>
    <w:rsid w:val="00250EA7"/>
    <w:rsid w:val="002514E7"/>
    <w:rsid w:val="002515A7"/>
    <w:rsid w:val="002519DB"/>
    <w:rsid w:val="00251C01"/>
    <w:rsid w:val="0025212D"/>
    <w:rsid w:val="002524E5"/>
    <w:rsid w:val="002525D6"/>
    <w:rsid w:val="00252C12"/>
    <w:rsid w:val="00252C52"/>
    <w:rsid w:val="00252D24"/>
    <w:rsid w:val="00253462"/>
    <w:rsid w:val="0025375E"/>
    <w:rsid w:val="002537D3"/>
    <w:rsid w:val="00254009"/>
    <w:rsid w:val="0025405C"/>
    <w:rsid w:val="00254336"/>
    <w:rsid w:val="00254370"/>
    <w:rsid w:val="002543E2"/>
    <w:rsid w:val="00254417"/>
    <w:rsid w:val="00254752"/>
    <w:rsid w:val="00254896"/>
    <w:rsid w:val="00254B35"/>
    <w:rsid w:val="00254B5B"/>
    <w:rsid w:val="00255691"/>
    <w:rsid w:val="002556EB"/>
    <w:rsid w:val="002565BB"/>
    <w:rsid w:val="00256644"/>
    <w:rsid w:val="00256677"/>
    <w:rsid w:val="002567CD"/>
    <w:rsid w:val="002567CF"/>
    <w:rsid w:val="00256AA2"/>
    <w:rsid w:val="00256B2D"/>
    <w:rsid w:val="00256B39"/>
    <w:rsid w:val="0025717F"/>
    <w:rsid w:val="0025741D"/>
    <w:rsid w:val="00257488"/>
    <w:rsid w:val="002579D8"/>
    <w:rsid w:val="00257AF2"/>
    <w:rsid w:val="002601BA"/>
    <w:rsid w:val="002602E0"/>
    <w:rsid w:val="002604F0"/>
    <w:rsid w:val="002609E0"/>
    <w:rsid w:val="00260AF9"/>
    <w:rsid w:val="00260D2A"/>
    <w:rsid w:val="00260F41"/>
    <w:rsid w:val="0026109F"/>
    <w:rsid w:val="0026122A"/>
    <w:rsid w:val="002615D9"/>
    <w:rsid w:val="00261657"/>
    <w:rsid w:val="00261800"/>
    <w:rsid w:val="00261BB1"/>
    <w:rsid w:val="00261D58"/>
    <w:rsid w:val="00261D61"/>
    <w:rsid w:val="00261F8E"/>
    <w:rsid w:val="00261FDC"/>
    <w:rsid w:val="00262111"/>
    <w:rsid w:val="00262154"/>
    <w:rsid w:val="002624CD"/>
    <w:rsid w:val="0026253D"/>
    <w:rsid w:val="00262A4C"/>
    <w:rsid w:val="00262D19"/>
    <w:rsid w:val="00262D9E"/>
    <w:rsid w:val="00262EA0"/>
    <w:rsid w:val="0026307D"/>
    <w:rsid w:val="00263132"/>
    <w:rsid w:val="0026327B"/>
    <w:rsid w:val="002637AB"/>
    <w:rsid w:val="0026390B"/>
    <w:rsid w:val="00263934"/>
    <w:rsid w:val="00263A52"/>
    <w:rsid w:val="00263B64"/>
    <w:rsid w:val="00263E29"/>
    <w:rsid w:val="0026423D"/>
    <w:rsid w:val="00264413"/>
    <w:rsid w:val="0026468C"/>
    <w:rsid w:val="00264FF1"/>
    <w:rsid w:val="00265289"/>
    <w:rsid w:val="00265347"/>
    <w:rsid w:val="002656C8"/>
    <w:rsid w:val="00265B85"/>
    <w:rsid w:val="00265B94"/>
    <w:rsid w:val="002662F4"/>
    <w:rsid w:val="00266384"/>
    <w:rsid w:val="002663A6"/>
    <w:rsid w:val="002663CA"/>
    <w:rsid w:val="002663FB"/>
    <w:rsid w:val="002665D4"/>
    <w:rsid w:val="002668ED"/>
    <w:rsid w:val="00266D5E"/>
    <w:rsid w:val="00266EE0"/>
    <w:rsid w:val="00266FDE"/>
    <w:rsid w:val="0026734F"/>
    <w:rsid w:val="0026739E"/>
    <w:rsid w:val="002676FC"/>
    <w:rsid w:val="002678C1"/>
    <w:rsid w:val="0026796D"/>
    <w:rsid w:val="00267A93"/>
    <w:rsid w:val="00267BF3"/>
    <w:rsid w:val="00267C54"/>
    <w:rsid w:val="00270302"/>
    <w:rsid w:val="00270328"/>
    <w:rsid w:val="002703FA"/>
    <w:rsid w:val="00270583"/>
    <w:rsid w:val="002709BB"/>
    <w:rsid w:val="002709C3"/>
    <w:rsid w:val="002709F6"/>
    <w:rsid w:val="00270B7B"/>
    <w:rsid w:val="00270C39"/>
    <w:rsid w:val="0027159A"/>
    <w:rsid w:val="00271797"/>
    <w:rsid w:val="002717FC"/>
    <w:rsid w:val="002718B0"/>
    <w:rsid w:val="00271C40"/>
    <w:rsid w:val="00271D21"/>
    <w:rsid w:val="00271E6F"/>
    <w:rsid w:val="00271E92"/>
    <w:rsid w:val="00272192"/>
    <w:rsid w:val="002721EB"/>
    <w:rsid w:val="0027233E"/>
    <w:rsid w:val="00272451"/>
    <w:rsid w:val="00272C7A"/>
    <w:rsid w:val="00273134"/>
    <w:rsid w:val="00273619"/>
    <w:rsid w:val="00273C56"/>
    <w:rsid w:val="00273F3C"/>
    <w:rsid w:val="0027410A"/>
    <w:rsid w:val="00274171"/>
    <w:rsid w:val="002742E7"/>
    <w:rsid w:val="00274461"/>
    <w:rsid w:val="00274467"/>
    <w:rsid w:val="002746C7"/>
    <w:rsid w:val="00274A37"/>
    <w:rsid w:val="00274F0D"/>
    <w:rsid w:val="002750F9"/>
    <w:rsid w:val="0027540C"/>
    <w:rsid w:val="00275751"/>
    <w:rsid w:val="00275824"/>
    <w:rsid w:val="002759AD"/>
    <w:rsid w:val="00275A33"/>
    <w:rsid w:val="00275CE3"/>
    <w:rsid w:val="00276AA8"/>
    <w:rsid w:val="00276C37"/>
    <w:rsid w:val="00276F72"/>
    <w:rsid w:val="00276F91"/>
    <w:rsid w:val="00277081"/>
    <w:rsid w:val="00277978"/>
    <w:rsid w:val="00277ED4"/>
    <w:rsid w:val="00280156"/>
    <w:rsid w:val="002803EC"/>
    <w:rsid w:val="002805D8"/>
    <w:rsid w:val="0028084A"/>
    <w:rsid w:val="0028095C"/>
    <w:rsid w:val="00280BC5"/>
    <w:rsid w:val="00280F34"/>
    <w:rsid w:val="0028102C"/>
    <w:rsid w:val="002818C8"/>
    <w:rsid w:val="0028198A"/>
    <w:rsid w:val="00281A0C"/>
    <w:rsid w:val="00281B29"/>
    <w:rsid w:val="00281CDA"/>
    <w:rsid w:val="00282C75"/>
    <w:rsid w:val="002837E2"/>
    <w:rsid w:val="00284405"/>
    <w:rsid w:val="00284676"/>
    <w:rsid w:val="00284735"/>
    <w:rsid w:val="00284763"/>
    <w:rsid w:val="00284C00"/>
    <w:rsid w:val="00284FEE"/>
    <w:rsid w:val="002850AD"/>
    <w:rsid w:val="00285277"/>
    <w:rsid w:val="00285B05"/>
    <w:rsid w:val="0028632D"/>
    <w:rsid w:val="00286431"/>
    <w:rsid w:val="002866D5"/>
    <w:rsid w:val="002867BB"/>
    <w:rsid w:val="00286911"/>
    <w:rsid w:val="00286B70"/>
    <w:rsid w:val="00286E71"/>
    <w:rsid w:val="0028702C"/>
    <w:rsid w:val="00287379"/>
    <w:rsid w:val="002874E9"/>
    <w:rsid w:val="002878B9"/>
    <w:rsid w:val="002879DD"/>
    <w:rsid w:val="00290299"/>
    <w:rsid w:val="002902DD"/>
    <w:rsid w:val="0029034D"/>
    <w:rsid w:val="0029050B"/>
    <w:rsid w:val="0029090E"/>
    <w:rsid w:val="00290C8C"/>
    <w:rsid w:val="00290F63"/>
    <w:rsid w:val="0029110B"/>
    <w:rsid w:val="002912BF"/>
    <w:rsid w:val="002914C6"/>
    <w:rsid w:val="002916E8"/>
    <w:rsid w:val="002918C2"/>
    <w:rsid w:val="002919E0"/>
    <w:rsid w:val="00291C5D"/>
    <w:rsid w:val="00291F20"/>
    <w:rsid w:val="002921FA"/>
    <w:rsid w:val="002922AC"/>
    <w:rsid w:val="002926E7"/>
    <w:rsid w:val="002929F7"/>
    <w:rsid w:val="00292E1F"/>
    <w:rsid w:val="00292E6C"/>
    <w:rsid w:val="00292EAF"/>
    <w:rsid w:val="00292FBD"/>
    <w:rsid w:val="00292FD2"/>
    <w:rsid w:val="002930C9"/>
    <w:rsid w:val="0029318B"/>
    <w:rsid w:val="0029320B"/>
    <w:rsid w:val="002932D6"/>
    <w:rsid w:val="00293492"/>
    <w:rsid w:val="002939F8"/>
    <w:rsid w:val="00293D1C"/>
    <w:rsid w:val="00293E01"/>
    <w:rsid w:val="00293E12"/>
    <w:rsid w:val="00293F5B"/>
    <w:rsid w:val="002942F7"/>
    <w:rsid w:val="00294DCB"/>
    <w:rsid w:val="00294F26"/>
    <w:rsid w:val="00295580"/>
    <w:rsid w:val="00295756"/>
    <w:rsid w:val="00295787"/>
    <w:rsid w:val="0029597F"/>
    <w:rsid w:val="00295F82"/>
    <w:rsid w:val="0029650E"/>
    <w:rsid w:val="002967D0"/>
    <w:rsid w:val="00296ACB"/>
    <w:rsid w:val="00296B46"/>
    <w:rsid w:val="00296B92"/>
    <w:rsid w:val="00296D5D"/>
    <w:rsid w:val="00297203"/>
    <w:rsid w:val="0029751C"/>
    <w:rsid w:val="00297706"/>
    <w:rsid w:val="00297D0B"/>
    <w:rsid w:val="002A03F1"/>
    <w:rsid w:val="002A0A99"/>
    <w:rsid w:val="002A0DC6"/>
    <w:rsid w:val="002A0E5B"/>
    <w:rsid w:val="002A0F48"/>
    <w:rsid w:val="002A1222"/>
    <w:rsid w:val="002A12DF"/>
    <w:rsid w:val="002A143E"/>
    <w:rsid w:val="002A1469"/>
    <w:rsid w:val="002A14D9"/>
    <w:rsid w:val="002A150C"/>
    <w:rsid w:val="002A15A0"/>
    <w:rsid w:val="002A1953"/>
    <w:rsid w:val="002A19AA"/>
    <w:rsid w:val="002A1AA1"/>
    <w:rsid w:val="002A1C16"/>
    <w:rsid w:val="002A1D99"/>
    <w:rsid w:val="002A1FFA"/>
    <w:rsid w:val="002A2234"/>
    <w:rsid w:val="002A23B1"/>
    <w:rsid w:val="002A290F"/>
    <w:rsid w:val="002A29A7"/>
    <w:rsid w:val="002A2FC5"/>
    <w:rsid w:val="002A301E"/>
    <w:rsid w:val="002A3024"/>
    <w:rsid w:val="002A304E"/>
    <w:rsid w:val="002A38B4"/>
    <w:rsid w:val="002A39E2"/>
    <w:rsid w:val="002A3AA9"/>
    <w:rsid w:val="002A3EB4"/>
    <w:rsid w:val="002A4112"/>
    <w:rsid w:val="002A493D"/>
    <w:rsid w:val="002A4B76"/>
    <w:rsid w:val="002A4D57"/>
    <w:rsid w:val="002A539D"/>
    <w:rsid w:val="002A54B8"/>
    <w:rsid w:val="002A5CC4"/>
    <w:rsid w:val="002A5DF9"/>
    <w:rsid w:val="002A6787"/>
    <w:rsid w:val="002A67DB"/>
    <w:rsid w:val="002A6805"/>
    <w:rsid w:val="002A6D62"/>
    <w:rsid w:val="002A7675"/>
    <w:rsid w:val="002A7C5E"/>
    <w:rsid w:val="002B009B"/>
    <w:rsid w:val="002B02BA"/>
    <w:rsid w:val="002B06AF"/>
    <w:rsid w:val="002B091F"/>
    <w:rsid w:val="002B0AE4"/>
    <w:rsid w:val="002B0C2B"/>
    <w:rsid w:val="002B0E16"/>
    <w:rsid w:val="002B1108"/>
    <w:rsid w:val="002B1686"/>
    <w:rsid w:val="002B19BA"/>
    <w:rsid w:val="002B1EE8"/>
    <w:rsid w:val="002B1EFB"/>
    <w:rsid w:val="002B2250"/>
    <w:rsid w:val="002B24DF"/>
    <w:rsid w:val="002B252C"/>
    <w:rsid w:val="002B2857"/>
    <w:rsid w:val="002B2D64"/>
    <w:rsid w:val="002B2F71"/>
    <w:rsid w:val="002B317F"/>
    <w:rsid w:val="002B33DD"/>
    <w:rsid w:val="002B365A"/>
    <w:rsid w:val="002B3775"/>
    <w:rsid w:val="002B3962"/>
    <w:rsid w:val="002B3998"/>
    <w:rsid w:val="002B3B14"/>
    <w:rsid w:val="002B3B85"/>
    <w:rsid w:val="002B3E7D"/>
    <w:rsid w:val="002B4281"/>
    <w:rsid w:val="002B4B44"/>
    <w:rsid w:val="002B510A"/>
    <w:rsid w:val="002B53F5"/>
    <w:rsid w:val="002B57A9"/>
    <w:rsid w:val="002B599D"/>
    <w:rsid w:val="002B5E45"/>
    <w:rsid w:val="002B605B"/>
    <w:rsid w:val="002B66B5"/>
    <w:rsid w:val="002B7372"/>
    <w:rsid w:val="002B7375"/>
    <w:rsid w:val="002B73A6"/>
    <w:rsid w:val="002B7AC5"/>
    <w:rsid w:val="002B7E4A"/>
    <w:rsid w:val="002B7E93"/>
    <w:rsid w:val="002C004D"/>
    <w:rsid w:val="002C0135"/>
    <w:rsid w:val="002C0FCC"/>
    <w:rsid w:val="002C10D7"/>
    <w:rsid w:val="002C11DC"/>
    <w:rsid w:val="002C144A"/>
    <w:rsid w:val="002C1631"/>
    <w:rsid w:val="002C18C0"/>
    <w:rsid w:val="002C1D46"/>
    <w:rsid w:val="002C1E52"/>
    <w:rsid w:val="002C2133"/>
    <w:rsid w:val="002C25A8"/>
    <w:rsid w:val="002C2A08"/>
    <w:rsid w:val="002C2A9B"/>
    <w:rsid w:val="002C2CF2"/>
    <w:rsid w:val="002C2FC4"/>
    <w:rsid w:val="002C3192"/>
    <w:rsid w:val="002C3671"/>
    <w:rsid w:val="002C36A7"/>
    <w:rsid w:val="002C3A0C"/>
    <w:rsid w:val="002C40AC"/>
    <w:rsid w:val="002C4313"/>
    <w:rsid w:val="002C44B2"/>
    <w:rsid w:val="002C46AD"/>
    <w:rsid w:val="002C481D"/>
    <w:rsid w:val="002C4E5B"/>
    <w:rsid w:val="002C50F7"/>
    <w:rsid w:val="002C520F"/>
    <w:rsid w:val="002C5282"/>
    <w:rsid w:val="002C538E"/>
    <w:rsid w:val="002C5736"/>
    <w:rsid w:val="002C5956"/>
    <w:rsid w:val="002C5C2D"/>
    <w:rsid w:val="002C61CD"/>
    <w:rsid w:val="002C65C1"/>
    <w:rsid w:val="002C6808"/>
    <w:rsid w:val="002C6A75"/>
    <w:rsid w:val="002C6D45"/>
    <w:rsid w:val="002C6EB9"/>
    <w:rsid w:val="002C7F44"/>
    <w:rsid w:val="002D038B"/>
    <w:rsid w:val="002D0AF7"/>
    <w:rsid w:val="002D0B3C"/>
    <w:rsid w:val="002D0BC1"/>
    <w:rsid w:val="002D0E89"/>
    <w:rsid w:val="002D17A0"/>
    <w:rsid w:val="002D181C"/>
    <w:rsid w:val="002D182D"/>
    <w:rsid w:val="002D1CC3"/>
    <w:rsid w:val="002D206E"/>
    <w:rsid w:val="002D208B"/>
    <w:rsid w:val="002D23D5"/>
    <w:rsid w:val="002D266F"/>
    <w:rsid w:val="002D2671"/>
    <w:rsid w:val="002D28E1"/>
    <w:rsid w:val="002D2BB8"/>
    <w:rsid w:val="002D3085"/>
    <w:rsid w:val="002D347E"/>
    <w:rsid w:val="002D35FE"/>
    <w:rsid w:val="002D365C"/>
    <w:rsid w:val="002D3971"/>
    <w:rsid w:val="002D39BE"/>
    <w:rsid w:val="002D3FF2"/>
    <w:rsid w:val="002D4081"/>
    <w:rsid w:val="002D5266"/>
    <w:rsid w:val="002D530B"/>
    <w:rsid w:val="002D5589"/>
    <w:rsid w:val="002D55B2"/>
    <w:rsid w:val="002D58E9"/>
    <w:rsid w:val="002D5D44"/>
    <w:rsid w:val="002D6671"/>
    <w:rsid w:val="002D673C"/>
    <w:rsid w:val="002D6ABC"/>
    <w:rsid w:val="002D6B10"/>
    <w:rsid w:val="002D7043"/>
    <w:rsid w:val="002D71C1"/>
    <w:rsid w:val="002D7239"/>
    <w:rsid w:val="002D755A"/>
    <w:rsid w:val="002D7775"/>
    <w:rsid w:val="002D787C"/>
    <w:rsid w:val="002D7A6B"/>
    <w:rsid w:val="002D7F09"/>
    <w:rsid w:val="002E04E8"/>
    <w:rsid w:val="002E05B6"/>
    <w:rsid w:val="002E0A2F"/>
    <w:rsid w:val="002E1508"/>
    <w:rsid w:val="002E1560"/>
    <w:rsid w:val="002E1713"/>
    <w:rsid w:val="002E1750"/>
    <w:rsid w:val="002E1D36"/>
    <w:rsid w:val="002E1D70"/>
    <w:rsid w:val="002E2573"/>
    <w:rsid w:val="002E284D"/>
    <w:rsid w:val="002E293F"/>
    <w:rsid w:val="002E2CB3"/>
    <w:rsid w:val="002E31CF"/>
    <w:rsid w:val="002E33C7"/>
    <w:rsid w:val="002E33D6"/>
    <w:rsid w:val="002E380C"/>
    <w:rsid w:val="002E382C"/>
    <w:rsid w:val="002E3C2A"/>
    <w:rsid w:val="002E3E0F"/>
    <w:rsid w:val="002E437E"/>
    <w:rsid w:val="002E47F2"/>
    <w:rsid w:val="002E4835"/>
    <w:rsid w:val="002E4AE0"/>
    <w:rsid w:val="002E5420"/>
    <w:rsid w:val="002E5488"/>
    <w:rsid w:val="002E5922"/>
    <w:rsid w:val="002E60C0"/>
    <w:rsid w:val="002E615A"/>
    <w:rsid w:val="002E6332"/>
    <w:rsid w:val="002E6630"/>
    <w:rsid w:val="002E671D"/>
    <w:rsid w:val="002E6864"/>
    <w:rsid w:val="002E6EDC"/>
    <w:rsid w:val="002E71A3"/>
    <w:rsid w:val="002E751B"/>
    <w:rsid w:val="002E796E"/>
    <w:rsid w:val="002E7A1B"/>
    <w:rsid w:val="002E7E46"/>
    <w:rsid w:val="002E7F97"/>
    <w:rsid w:val="002F02DC"/>
    <w:rsid w:val="002F03E0"/>
    <w:rsid w:val="002F03F0"/>
    <w:rsid w:val="002F05E6"/>
    <w:rsid w:val="002F0B2A"/>
    <w:rsid w:val="002F0D03"/>
    <w:rsid w:val="002F13BA"/>
    <w:rsid w:val="002F159F"/>
    <w:rsid w:val="002F1642"/>
    <w:rsid w:val="002F1EDC"/>
    <w:rsid w:val="002F1F74"/>
    <w:rsid w:val="002F219F"/>
    <w:rsid w:val="002F2345"/>
    <w:rsid w:val="002F2458"/>
    <w:rsid w:val="002F250D"/>
    <w:rsid w:val="002F2C3B"/>
    <w:rsid w:val="002F2EC5"/>
    <w:rsid w:val="002F3288"/>
    <w:rsid w:val="002F3531"/>
    <w:rsid w:val="002F386E"/>
    <w:rsid w:val="002F390B"/>
    <w:rsid w:val="002F3AE3"/>
    <w:rsid w:val="002F3B30"/>
    <w:rsid w:val="002F3C6E"/>
    <w:rsid w:val="002F418A"/>
    <w:rsid w:val="002F4263"/>
    <w:rsid w:val="002F4311"/>
    <w:rsid w:val="002F4A25"/>
    <w:rsid w:val="002F4B44"/>
    <w:rsid w:val="002F52C4"/>
    <w:rsid w:val="002F583C"/>
    <w:rsid w:val="002F63CF"/>
    <w:rsid w:val="002F6411"/>
    <w:rsid w:val="002F67FD"/>
    <w:rsid w:val="002F6959"/>
    <w:rsid w:val="002F695E"/>
    <w:rsid w:val="002F6E58"/>
    <w:rsid w:val="002F7288"/>
    <w:rsid w:val="002F79F1"/>
    <w:rsid w:val="0030007C"/>
    <w:rsid w:val="003000D4"/>
    <w:rsid w:val="003005CC"/>
    <w:rsid w:val="00300BAD"/>
    <w:rsid w:val="00300D61"/>
    <w:rsid w:val="00300DCE"/>
    <w:rsid w:val="0030154A"/>
    <w:rsid w:val="0030155A"/>
    <w:rsid w:val="00301BA5"/>
    <w:rsid w:val="00301DE8"/>
    <w:rsid w:val="00301F0F"/>
    <w:rsid w:val="00302048"/>
    <w:rsid w:val="003024C7"/>
    <w:rsid w:val="003026AF"/>
    <w:rsid w:val="003028C3"/>
    <w:rsid w:val="00302906"/>
    <w:rsid w:val="00302A7D"/>
    <w:rsid w:val="00302A83"/>
    <w:rsid w:val="00302B44"/>
    <w:rsid w:val="00302DF2"/>
    <w:rsid w:val="003033C6"/>
    <w:rsid w:val="003036B8"/>
    <w:rsid w:val="00303AA5"/>
    <w:rsid w:val="00303AF2"/>
    <w:rsid w:val="00303E9D"/>
    <w:rsid w:val="00303EC7"/>
    <w:rsid w:val="00303F16"/>
    <w:rsid w:val="00303FF6"/>
    <w:rsid w:val="003040C6"/>
    <w:rsid w:val="0030428A"/>
    <w:rsid w:val="00304321"/>
    <w:rsid w:val="00304537"/>
    <w:rsid w:val="003047A5"/>
    <w:rsid w:val="00304A6F"/>
    <w:rsid w:val="00304BCA"/>
    <w:rsid w:val="00304C8E"/>
    <w:rsid w:val="00305046"/>
    <w:rsid w:val="003050EA"/>
    <w:rsid w:val="0030514E"/>
    <w:rsid w:val="00305478"/>
    <w:rsid w:val="003055B1"/>
    <w:rsid w:val="00305648"/>
    <w:rsid w:val="00305C87"/>
    <w:rsid w:val="00305EC2"/>
    <w:rsid w:val="00306052"/>
    <w:rsid w:val="0030668A"/>
    <w:rsid w:val="00306BF6"/>
    <w:rsid w:val="00306E21"/>
    <w:rsid w:val="00306F39"/>
    <w:rsid w:val="0030720F"/>
    <w:rsid w:val="0030737B"/>
    <w:rsid w:val="00307435"/>
    <w:rsid w:val="00307C3A"/>
    <w:rsid w:val="00307D16"/>
    <w:rsid w:val="00310076"/>
    <w:rsid w:val="00310B7B"/>
    <w:rsid w:val="003111E6"/>
    <w:rsid w:val="003116DF"/>
    <w:rsid w:val="00311748"/>
    <w:rsid w:val="00311776"/>
    <w:rsid w:val="00311AD4"/>
    <w:rsid w:val="00311C7D"/>
    <w:rsid w:val="00311E9F"/>
    <w:rsid w:val="003122EC"/>
    <w:rsid w:val="0031233A"/>
    <w:rsid w:val="003126B8"/>
    <w:rsid w:val="00312761"/>
    <w:rsid w:val="00312BF5"/>
    <w:rsid w:val="00312D3D"/>
    <w:rsid w:val="00312F2C"/>
    <w:rsid w:val="00312F83"/>
    <w:rsid w:val="0031352E"/>
    <w:rsid w:val="003136A7"/>
    <w:rsid w:val="00313B40"/>
    <w:rsid w:val="00313F08"/>
    <w:rsid w:val="00313F92"/>
    <w:rsid w:val="003141FC"/>
    <w:rsid w:val="0031435E"/>
    <w:rsid w:val="003143AC"/>
    <w:rsid w:val="003144BC"/>
    <w:rsid w:val="00314879"/>
    <w:rsid w:val="00314BBE"/>
    <w:rsid w:val="00314CFC"/>
    <w:rsid w:val="00315035"/>
    <w:rsid w:val="003151E3"/>
    <w:rsid w:val="0031585D"/>
    <w:rsid w:val="0031597A"/>
    <w:rsid w:val="00315C50"/>
    <w:rsid w:val="00315C8F"/>
    <w:rsid w:val="003162FA"/>
    <w:rsid w:val="00316326"/>
    <w:rsid w:val="00317054"/>
    <w:rsid w:val="0031784A"/>
    <w:rsid w:val="00317A38"/>
    <w:rsid w:val="00317F3B"/>
    <w:rsid w:val="00320220"/>
    <w:rsid w:val="0032079F"/>
    <w:rsid w:val="003207F4"/>
    <w:rsid w:val="003208CB"/>
    <w:rsid w:val="00320AE8"/>
    <w:rsid w:val="00320B2F"/>
    <w:rsid w:val="00320ED0"/>
    <w:rsid w:val="00320FFE"/>
    <w:rsid w:val="0032105B"/>
    <w:rsid w:val="0032107C"/>
    <w:rsid w:val="00321148"/>
    <w:rsid w:val="0032134E"/>
    <w:rsid w:val="00321414"/>
    <w:rsid w:val="003215B5"/>
    <w:rsid w:val="003218FB"/>
    <w:rsid w:val="00322010"/>
    <w:rsid w:val="003220E3"/>
    <w:rsid w:val="003224D2"/>
    <w:rsid w:val="003228A2"/>
    <w:rsid w:val="00322A57"/>
    <w:rsid w:val="00322E50"/>
    <w:rsid w:val="00322F0B"/>
    <w:rsid w:val="003237AB"/>
    <w:rsid w:val="0032386C"/>
    <w:rsid w:val="00323C38"/>
    <w:rsid w:val="00323D95"/>
    <w:rsid w:val="0032429A"/>
    <w:rsid w:val="003245D1"/>
    <w:rsid w:val="00324874"/>
    <w:rsid w:val="00324CBA"/>
    <w:rsid w:val="00324FF3"/>
    <w:rsid w:val="00325839"/>
    <w:rsid w:val="00325E53"/>
    <w:rsid w:val="00326087"/>
    <w:rsid w:val="003260DA"/>
    <w:rsid w:val="00326145"/>
    <w:rsid w:val="00326309"/>
    <w:rsid w:val="0032639E"/>
    <w:rsid w:val="00326560"/>
    <w:rsid w:val="00326B2D"/>
    <w:rsid w:val="00327409"/>
    <w:rsid w:val="0032782A"/>
    <w:rsid w:val="00327863"/>
    <w:rsid w:val="003279C9"/>
    <w:rsid w:val="00327E3F"/>
    <w:rsid w:val="00327F22"/>
    <w:rsid w:val="0033011E"/>
    <w:rsid w:val="00330275"/>
    <w:rsid w:val="0033085B"/>
    <w:rsid w:val="00330CE1"/>
    <w:rsid w:val="00330E4D"/>
    <w:rsid w:val="00331294"/>
    <w:rsid w:val="00331824"/>
    <w:rsid w:val="00332A97"/>
    <w:rsid w:val="00332D02"/>
    <w:rsid w:val="00333070"/>
    <w:rsid w:val="003332B5"/>
    <w:rsid w:val="00333595"/>
    <w:rsid w:val="003338B1"/>
    <w:rsid w:val="00333AAD"/>
    <w:rsid w:val="00333C9E"/>
    <w:rsid w:val="00333EF9"/>
    <w:rsid w:val="003344F9"/>
    <w:rsid w:val="003348C8"/>
    <w:rsid w:val="00334BF3"/>
    <w:rsid w:val="00334C98"/>
    <w:rsid w:val="00334CB3"/>
    <w:rsid w:val="00334F14"/>
    <w:rsid w:val="00334F35"/>
    <w:rsid w:val="003351A1"/>
    <w:rsid w:val="003351B9"/>
    <w:rsid w:val="00335250"/>
    <w:rsid w:val="003353A9"/>
    <w:rsid w:val="003353EE"/>
    <w:rsid w:val="00335417"/>
    <w:rsid w:val="00335667"/>
    <w:rsid w:val="003356C4"/>
    <w:rsid w:val="003358A6"/>
    <w:rsid w:val="00335954"/>
    <w:rsid w:val="0033614B"/>
    <w:rsid w:val="003361AC"/>
    <w:rsid w:val="00336251"/>
    <w:rsid w:val="0033637F"/>
    <w:rsid w:val="00336887"/>
    <w:rsid w:val="00336B86"/>
    <w:rsid w:val="00336CEF"/>
    <w:rsid w:val="00337178"/>
    <w:rsid w:val="0033773D"/>
    <w:rsid w:val="00337F84"/>
    <w:rsid w:val="00337FA7"/>
    <w:rsid w:val="0034008A"/>
    <w:rsid w:val="003401CC"/>
    <w:rsid w:val="0034022F"/>
    <w:rsid w:val="00340579"/>
    <w:rsid w:val="00340CA8"/>
    <w:rsid w:val="00340DB1"/>
    <w:rsid w:val="00341345"/>
    <w:rsid w:val="003415B3"/>
    <w:rsid w:val="00341B91"/>
    <w:rsid w:val="00341BD3"/>
    <w:rsid w:val="003421D5"/>
    <w:rsid w:val="00342607"/>
    <w:rsid w:val="00342671"/>
    <w:rsid w:val="00342951"/>
    <w:rsid w:val="00342DB4"/>
    <w:rsid w:val="00342E1D"/>
    <w:rsid w:val="00343FD7"/>
    <w:rsid w:val="003441DC"/>
    <w:rsid w:val="00344375"/>
    <w:rsid w:val="00344420"/>
    <w:rsid w:val="00345194"/>
    <w:rsid w:val="003453C6"/>
    <w:rsid w:val="003453CA"/>
    <w:rsid w:val="00345578"/>
    <w:rsid w:val="00345896"/>
    <w:rsid w:val="00345DD2"/>
    <w:rsid w:val="003461BC"/>
    <w:rsid w:val="00346246"/>
    <w:rsid w:val="00346851"/>
    <w:rsid w:val="00346913"/>
    <w:rsid w:val="0034698C"/>
    <w:rsid w:val="0034703B"/>
    <w:rsid w:val="003473F2"/>
    <w:rsid w:val="003477D5"/>
    <w:rsid w:val="00347818"/>
    <w:rsid w:val="00347CC8"/>
    <w:rsid w:val="0035026D"/>
    <w:rsid w:val="003503E7"/>
    <w:rsid w:val="00350556"/>
    <w:rsid w:val="003505FF"/>
    <w:rsid w:val="00350639"/>
    <w:rsid w:val="00350A93"/>
    <w:rsid w:val="00350C5A"/>
    <w:rsid w:val="00350ED1"/>
    <w:rsid w:val="003512F4"/>
    <w:rsid w:val="003516FB"/>
    <w:rsid w:val="003519E9"/>
    <w:rsid w:val="00351D39"/>
    <w:rsid w:val="00351F92"/>
    <w:rsid w:val="00352876"/>
    <w:rsid w:val="00352DA1"/>
    <w:rsid w:val="00353048"/>
    <w:rsid w:val="00353168"/>
    <w:rsid w:val="003532F5"/>
    <w:rsid w:val="0035392D"/>
    <w:rsid w:val="003539CB"/>
    <w:rsid w:val="00353B5A"/>
    <w:rsid w:val="003543B2"/>
    <w:rsid w:val="0035465B"/>
    <w:rsid w:val="003548AE"/>
    <w:rsid w:val="0035491C"/>
    <w:rsid w:val="00354B99"/>
    <w:rsid w:val="00354C36"/>
    <w:rsid w:val="00354E76"/>
    <w:rsid w:val="00354FC8"/>
    <w:rsid w:val="0035530C"/>
    <w:rsid w:val="003554F0"/>
    <w:rsid w:val="0035576A"/>
    <w:rsid w:val="00355863"/>
    <w:rsid w:val="00356741"/>
    <w:rsid w:val="003569E9"/>
    <w:rsid w:val="00356A55"/>
    <w:rsid w:val="00356A75"/>
    <w:rsid w:val="00356EB7"/>
    <w:rsid w:val="0035736F"/>
    <w:rsid w:val="003573B8"/>
    <w:rsid w:val="003573CB"/>
    <w:rsid w:val="0035753F"/>
    <w:rsid w:val="0035757D"/>
    <w:rsid w:val="0035779E"/>
    <w:rsid w:val="00357DFC"/>
    <w:rsid w:val="00357F4D"/>
    <w:rsid w:val="003600CC"/>
    <w:rsid w:val="00360255"/>
    <w:rsid w:val="003609F6"/>
    <w:rsid w:val="00361053"/>
    <w:rsid w:val="00361245"/>
    <w:rsid w:val="003614F4"/>
    <w:rsid w:val="003615E8"/>
    <w:rsid w:val="00361659"/>
    <w:rsid w:val="00361CD1"/>
    <w:rsid w:val="00361EBE"/>
    <w:rsid w:val="00362083"/>
    <w:rsid w:val="0036229C"/>
    <w:rsid w:val="003624BF"/>
    <w:rsid w:val="003624EE"/>
    <w:rsid w:val="00362AA6"/>
    <w:rsid w:val="00362EF5"/>
    <w:rsid w:val="00362EFE"/>
    <w:rsid w:val="00363235"/>
    <w:rsid w:val="003638AC"/>
    <w:rsid w:val="00363B2A"/>
    <w:rsid w:val="00363FEE"/>
    <w:rsid w:val="003640B3"/>
    <w:rsid w:val="003640E5"/>
    <w:rsid w:val="003648B4"/>
    <w:rsid w:val="003648CD"/>
    <w:rsid w:val="00364914"/>
    <w:rsid w:val="00364CC9"/>
    <w:rsid w:val="003650EB"/>
    <w:rsid w:val="003650FB"/>
    <w:rsid w:val="003652EB"/>
    <w:rsid w:val="00365377"/>
    <w:rsid w:val="003657AD"/>
    <w:rsid w:val="00366309"/>
    <w:rsid w:val="003666B3"/>
    <w:rsid w:val="00366A4F"/>
    <w:rsid w:val="00366D1D"/>
    <w:rsid w:val="00366DFB"/>
    <w:rsid w:val="0036710B"/>
    <w:rsid w:val="00367128"/>
    <w:rsid w:val="003671F0"/>
    <w:rsid w:val="00367684"/>
    <w:rsid w:val="0036768E"/>
    <w:rsid w:val="00367751"/>
    <w:rsid w:val="0036775F"/>
    <w:rsid w:val="00367D23"/>
    <w:rsid w:val="003700E2"/>
    <w:rsid w:val="00370146"/>
    <w:rsid w:val="003702EB"/>
    <w:rsid w:val="003706A3"/>
    <w:rsid w:val="0037072B"/>
    <w:rsid w:val="003707F1"/>
    <w:rsid w:val="00370A91"/>
    <w:rsid w:val="00370F8A"/>
    <w:rsid w:val="00371000"/>
    <w:rsid w:val="00371028"/>
    <w:rsid w:val="003711F7"/>
    <w:rsid w:val="003713AE"/>
    <w:rsid w:val="00371DE5"/>
    <w:rsid w:val="00371F0C"/>
    <w:rsid w:val="003723D2"/>
    <w:rsid w:val="0037244A"/>
    <w:rsid w:val="00372550"/>
    <w:rsid w:val="00372AB3"/>
    <w:rsid w:val="00372BC8"/>
    <w:rsid w:val="0037319D"/>
    <w:rsid w:val="00373447"/>
    <w:rsid w:val="003736D3"/>
    <w:rsid w:val="00373CA1"/>
    <w:rsid w:val="00373D05"/>
    <w:rsid w:val="00373E56"/>
    <w:rsid w:val="003740E1"/>
    <w:rsid w:val="00374375"/>
    <w:rsid w:val="003743B1"/>
    <w:rsid w:val="003743B5"/>
    <w:rsid w:val="003744AC"/>
    <w:rsid w:val="0037457C"/>
    <w:rsid w:val="00374DAE"/>
    <w:rsid w:val="00375204"/>
    <w:rsid w:val="0037532F"/>
    <w:rsid w:val="003754C2"/>
    <w:rsid w:val="00375564"/>
    <w:rsid w:val="00375885"/>
    <w:rsid w:val="00375B5F"/>
    <w:rsid w:val="00376021"/>
    <w:rsid w:val="00376221"/>
    <w:rsid w:val="00376EAB"/>
    <w:rsid w:val="003770D5"/>
    <w:rsid w:val="00377782"/>
    <w:rsid w:val="0037784C"/>
    <w:rsid w:val="00377A6A"/>
    <w:rsid w:val="00377E3A"/>
    <w:rsid w:val="00380253"/>
    <w:rsid w:val="0038050B"/>
    <w:rsid w:val="00380A53"/>
    <w:rsid w:val="00380A6E"/>
    <w:rsid w:val="00380AB6"/>
    <w:rsid w:val="00380DA4"/>
    <w:rsid w:val="003811C9"/>
    <w:rsid w:val="003812AA"/>
    <w:rsid w:val="00381542"/>
    <w:rsid w:val="003818DE"/>
    <w:rsid w:val="00381A3E"/>
    <w:rsid w:val="00381B55"/>
    <w:rsid w:val="0038212C"/>
    <w:rsid w:val="0038246B"/>
    <w:rsid w:val="003829A1"/>
    <w:rsid w:val="00382BA4"/>
    <w:rsid w:val="00382DFB"/>
    <w:rsid w:val="00382EBA"/>
    <w:rsid w:val="00382FE3"/>
    <w:rsid w:val="003832BD"/>
    <w:rsid w:val="003833E8"/>
    <w:rsid w:val="0038340D"/>
    <w:rsid w:val="0038379E"/>
    <w:rsid w:val="0038394A"/>
    <w:rsid w:val="00383A7B"/>
    <w:rsid w:val="00383BBC"/>
    <w:rsid w:val="00383EEC"/>
    <w:rsid w:val="003840C3"/>
    <w:rsid w:val="003845FF"/>
    <w:rsid w:val="00384AC0"/>
    <w:rsid w:val="003855EE"/>
    <w:rsid w:val="00385906"/>
    <w:rsid w:val="00385EB0"/>
    <w:rsid w:val="00385F84"/>
    <w:rsid w:val="003860BD"/>
    <w:rsid w:val="00386184"/>
    <w:rsid w:val="00386366"/>
    <w:rsid w:val="003868D5"/>
    <w:rsid w:val="00386B84"/>
    <w:rsid w:val="00386DB2"/>
    <w:rsid w:val="003871DC"/>
    <w:rsid w:val="00387533"/>
    <w:rsid w:val="00387A75"/>
    <w:rsid w:val="00387ADA"/>
    <w:rsid w:val="00387AF2"/>
    <w:rsid w:val="00387CB0"/>
    <w:rsid w:val="0039017E"/>
    <w:rsid w:val="00390456"/>
    <w:rsid w:val="0039057B"/>
    <w:rsid w:val="003905E7"/>
    <w:rsid w:val="00390719"/>
    <w:rsid w:val="00390A4D"/>
    <w:rsid w:val="0039111D"/>
    <w:rsid w:val="0039147B"/>
    <w:rsid w:val="00391DD9"/>
    <w:rsid w:val="00392140"/>
    <w:rsid w:val="00392221"/>
    <w:rsid w:val="00392FB3"/>
    <w:rsid w:val="00393396"/>
    <w:rsid w:val="003933E4"/>
    <w:rsid w:val="00393C8A"/>
    <w:rsid w:val="00393E1D"/>
    <w:rsid w:val="0039465F"/>
    <w:rsid w:val="003946C7"/>
    <w:rsid w:val="00394919"/>
    <w:rsid w:val="00394D55"/>
    <w:rsid w:val="003952A4"/>
    <w:rsid w:val="00395318"/>
    <w:rsid w:val="00395584"/>
    <w:rsid w:val="00395B51"/>
    <w:rsid w:val="00395C32"/>
    <w:rsid w:val="00395F91"/>
    <w:rsid w:val="00395FA6"/>
    <w:rsid w:val="00396052"/>
    <w:rsid w:val="0039609A"/>
    <w:rsid w:val="00396131"/>
    <w:rsid w:val="00396246"/>
    <w:rsid w:val="003963AF"/>
    <w:rsid w:val="003965B0"/>
    <w:rsid w:val="00396695"/>
    <w:rsid w:val="00396717"/>
    <w:rsid w:val="00396786"/>
    <w:rsid w:val="003969FD"/>
    <w:rsid w:val="00396D22"/>
    <w:rsid w:val="00396E45"/>
    <w:rsid w:val="00396EF7"/>
    <w:rsid w:val="00396FB2"/>
    <w:rsid w:val="00396FD0"/>
    <w:rsid w:val="00397598"/>
    <w:rsid w:val="003975F1"/>
    <w:rsid w:val="003977D4"/>
    <w:rsid w:val="003977DC"/>
    <w:rsid w:val="00397C98"/>
    <w:rsid w:val="003A0168"/>
    <w:rsid w:val="003A03DB"/>
    <w:rsid w:val="003A0874"/>
    <w:rsid w:val="003A08BF"/>
    <w:rsid w:val="003A091E"/>
    <w:rsid w:val="003A0FA5"/>
    <w:rsid w:val="003A1500"/>
    <w:rsid w:val="003A1628"/>
    <w:rsid w:val="003A17B9"/>
    <w:rsid w:val="003A1834"/>
    <w:rsid w:val="003A20B7"/>
    <w:rsid w:val="003A21D7"/>
    <w:rsid w:val="003A23C4"/>
    <w:rsid w:val="003A24A0"/>
    <w:rsid w:val="003A24F0"/>
    <w:rsid w:val="003A258B"/>
    <w:rsid w:val="003A268A"/>
    <w:rsid w:val="003A27D9"/>
    <w:rsid w:val="003A29A3"/>
    <w:rsid w:val="003A2A38"/>
    <w:rsid w:val="003A2DD0"/>
    <w:rsid w:val="003A3682"/>
    <w:rsid w:val="003A395D"/>
    <w:rsid w:val="003A3961"/>
    <w:rsid w:val="003A3AFF"/>
    <w:rsid w:val="003A3C09"/>
    <w:rsid w:val="003A3FF4"/>
    <w:rsid w:val="003A44B2"/>
    <w:rsid w:val="003A45D0"/>
    <w:rsid w:val="003A4756"/>
    <w:rsid w:val="003A55E8"/>
    <w:rsid w:val="003A5611"/>
    <w:rsid w:val="003A584D"/>
    <w:rsid w:val="003A5E69"/>
    <w:rsid w:val="003A6003"/>
    <w:rsid w:val="003A61C3"/>
    <w:rsid w:val="003A6A09"/>
    <w:rsid w:val="003A6EF3"/>
    <w:rsid w:val="003B06EA"/>
    <w:rsid w:val="003B0B8D"/>
    <w:rsid w:val="003B0C24"/>
    <w:rsid w:val="003B0C46"/>
    <w:rsid w:val="003B0D3B"/>
    <w:rsid w:val="003B0E39"/>
    <w:rsid w:val="003B1093"/>
    <w:rsid w:val="003B1364"/>
    <w:rsid w:val="003B13C5"/>
    <w:rsid w:val="003B1632"/>
    <w:rsid w:val="003B192B"/>
    <w:rsid w:val="003B28AE"/>
    <w:rsid w:val="003B2A24"/>
    <w:rsid w:val="003B2A7B"/>
    <w:rsid w:val="003B349D"/>
    <w:rsid w:val="003B3756"/>
    <w:rsid w:val="003B384A"/>
    <w:rsid w:val="003B3A66"/>
    <w:rsid w:val="003B3DD2"/>
    <w:rsid w:val="003B4038"/>
    <w:rsid w:val="003B4B00"/>
    <w:rsid w:val="003B4BD1"/>
    <w:rsid w:val="003B51DA"/>
    <w:rsid w:val="003B591C"/>
    <w:rsid w:val="003B5CB1"/>
    <w:rsid w:val="003B5CDD"/>
    <w:rsid w:val="003B5E0F"/>
    <w:rsid w:val="003B5E66"/>
    <w:rsid w:val="003B60A1"/>
    <w:rsid w:val="003B62A1"/>
    <w:rsid w:val="003B63D4"/>
    <w:rsid w:val="003B63E9"/>
    <w:rsid w:val="003B6B7A"/>
    <w:rsid w:val="003B6D75"/>
    <w:rsid w:val="003B735A"/>
    <w:rsid w:val="003B778A"/>
    <w:rsid w:val="003B7900"/>
    <w:rsid w:val="003B79CC"/>
    <w:rsid w:val="003B7B06"/>
    <w:rsid w:val="003C029D"/>
    <w:rsid w:val="003C04F2"/>
    <w:rsid w:val="003C060D"/>
    <w:rsid w:val="003C086A"/>
    <w:rsid w:val="003C08D2"/>
    <w:rsid w:val="003C091B"/>
    <w:rsid w:val="003C0B95"/>
    <w:rsid w:val="003C0CD6"/>
    <w:rsid w:val="003C0FAD"/>
    <w:rsid w:val="003C10E6"/>
    <w:rsid w:val="003C123A"/>
    <w:rsid w:val="003C1309"/>
    <w:rsid w:val="003C1358"/>
    <w:rsid w:val="003C13F7"/>
    <w:rsid w:val="003C15BA"/>
    <w:rsid w:val="003C160C"/>
    <w:rsid w:val="003C19A4"/>
    <w:rsid w:val="003C1ABC"/>
    <w:rsid w:val="003C1C9D"/>
    <w:rsid w:val="003C233A"/>
    <w:rsid w:val="003C2B34"/>
    <w:rsid w:val="003C2CF4"/>
    <w:rsid w:val="003C2D59"/>
    <w:rsid w:val="003C2DAD"/>
    <w:rsid w:val="003C3237"/>
    <w:rsid w:val="003C358A"/>
    <w:rsid w:val="003C38E4"/>
    <w:rsid w:val="003C3ADE"/>
    <w:rsid w:val="003C3E0F"/>
    <w:rsid w:val="003C3FCD"/>
    <w:rsid w:val="003C413D"/>
    <w:rsid w:val="003C4324"/>
    <w:rsid w:val="003C4AFF"/>
    <w:rsid w:val="003C4B63"/>
    <w:rsid w:val="003C4B89"/>
    <w:rsid w:val="003C4ED7"/>
    <w:rsid w:val="003C5424"/>
    <w:rsid w:val="003C63E5"/>
    <w:rsid w:val="003C6D39"/>
    <w:rsid w:val="003C711F"/>
    <w:rsid w:val="003C7733"/>
    <w:rsid w:val="003C7848"/>
    <w:rsid w:val="003C7861"/>
    <w:rsid w:val="003C7A5F"/>
    <w:rsid w:val="003C7AF5"/>
    <w:rsid w:val="003C7B85"/>
    <w:rsid w:val="003C7F08"/>
    <w:rsid w:val="003D0013"/>
    <w:rsid w:val="003D0015"/>
    <w:rsid w:val="003D03A1"/>
    <w:rsid w:val="003D0861"/>
    <w:rsid w:val="003D0945"/>
    <w:rsid w:val="003D0C48"/>
    <w:rsid w:val="003D1657"/>
    <w:rsid w:val="003D1ACC"/>
    <w:rsid w:val="003D1BC0"/>
    <w:rsid w:val="003D1BF7"/>
    <w:rsid w:val="003D1F27"/>
    <w:rsid w:val="003D240D"/>
    <w:rsid w:val="003D2733"/>
    <w:rsid w:val="003D2B21"/>
    <w:rsid w:val="003D2E7A"/>
    <w:rsid w:val="003D2F44"/>
    <w:rsid w:val="003D2F6A"/>
    <w:rsid w:val="003D31C5"/>
    <w:rsid w:val="003D3BBB"/>
    <w:rsid w:val="003D3D3C"/>
    <w:rsid w:val="003D40D9"/>
    <w:rsid w:val="003D41D1"/>
    <w:rsid w:val="003D43C1"/>
    <w:rsid w:val="003D4507"/>
    <w:rsid w:val="003D47B5"/>
    <w:rsid w:val="003D4957"/>
    <w:rsid w:val="003D4971"/>
    <w:rsid w:val="003D52B4"/>
    <w:rsid w:val="003D55FA"/>
    <w:rsid w:val="003D57B5"/>
    <w:rsid w:val="003D57B8"/>
    <w:rsid w:val="003D5980"/>
    <w:rsid w:val="003D5FBA"/>
    <w:rsid w:val="003D6131"/>
    <w:rsid w:val="003D6187"/>
    <w:rsid w:val="003D625A"/>
    <w:rsid w:val="003D63E0"/>
    <w:rsid w:val="003D64A9"/>
    <w:rsid w:val="003D65A3"/>
    <w:rsid w:val="003D6A10"/>
    <w:rsid w:val="003D6D08"/>
    <w:rsid w:val="003D6DBC"/>
    <w:rsid w:val="003D73A6"/>
    <w:rsid w:val="003D74B5"/>
    <w:rsid w:val="003D7696"/>
    <w:rsid w:val="003D76E5"/>
    <w:rsid w:val="003D783B"/>
    <w:rsid w:val="003D7862"/>
    <w:rsid w:val="003D78FF"/>
    <w:rsid w:val="003D7AAC"/>
    <w:rsid w:val="003D7D38"/>
    <w:rsid w:val="003D7D8B"/>
    <w:rsid w:val="003E0A47"/>
    <w:rsid w:val="003E0D4B"/>
    <w:rsid w:val="003E0E4E"/>
    <w:rsid w:val="003E0EC1"/>
    <w:rsid w:val="003E1134"/>
    <w:rsid w:val="003E11F8"/>
    <w:rsid w:val="003E1248"/>
    <w:rsid w:val="003E16A4"/>
    <w:rsid w:val="003E1803"/>
    <w:rsid w:val="003E1A09"/>
    <w:rsid w:val="003E1C81"/>
    <w:rsid w:val="003E1FCD"/>
    <w:rsid w:val="003E1FEF"/>
    <w:rsid w:val="003E212D"/>
    <w:rsid w:val="003E25CA"/>
    <w:rsid w:val="003E297A"/>
    <w:rsid w:val="003E2B1B"/>
    <w:rsid w:val="003E2D79"/>
    <w:rsid w:val="003E34FC"/>
    <w:rsid w:val="003E3B20"/>
    <w:rsid w:val="003E3CD0"/>
    <w:rsid w:val="003E48D1"/>
    <w:rsid w:val="003E51AB"/>
    <w:rsid w:val="003E5216"/>
    <w:rsid w:val="003E52C6"/>
    <w:rsid w:val="003E53E1"/>
    <w:rsid w:val="003E5824"/>
    <w:rsid w:val="003E5995"/>
    <w:rsid w:val="003E5C0D"/>
    <w:rsid w:val="003E63A0"/>
    <w:rsid w:val="003E6AD9"/>
    <w:rsid w:val="003E6DD8"/>
    <w:rsid w:val="003E702A"/>
    <w:rsid w:val="003E7451"/>
    <w:rsid w:val="003E74F1"/>
    <w:rsid w:val="003E7B95"/>
    <w:rsid w:val="003E7C15"/>
    <w:rsid w:val="003F02B8"/>
    <w:rsid w:val="003F0B71"/>
    <w:rsid w:val="003F1151"/>
    <w:rsid w:val="003F117E"/>
    <w:rsid w:val="003F1505"/>
    <w:rsid w:val="003F18FA"/>
    <w:rsid w:val="003F19F2"/>
    <w:rsid w:val="003F1C57"/>
    <w:rsid w:val="003F1C9C"/>
    <w:rsid w:val="003F1EB3"/>
    <w:rsid w:val="003F205C"/>
    <w:rsid w:val="003F20F3"/>
    <w:rsid w:val="003F2878"/>
    <w:rsid w:val="003F298A"/>
    <w:rsid w:val="003F2B0F"/>
    <w:rsid w:val="003F3260"/>
    <w:rsid w:val="003F3696"/>
    <w:rsid w:val="003F3714"/>
    <w:rsid w:val="003F3811"/>
    <w:rsid w:val="003F3978"/>
    <w:rsid w:val="003F3986"/>
    <w:rsid w:val="003F39AD"/>
    <w:rsid w:val="003F3A9D"/>
    <w:rsid w:val="003F3C0D"/>
    <w:rsid w:val="003F3EF2"/>
    <w:rsid w:val="003F3F67"/>
    <w:rsid w:val="003F434D"/>
    <w:rsid w:val="003F448D"/>
    <w:rsid w:val="003F4C41"/>
    <w:rsid w:val="003F4C91"/>
    <w:rsid w:val="003F4F49"/>
    <w:rsid w:val="003F51AC"/>
    <w:rsid w:val="003F545B"/>
    <w:rsid w:val="003F57AD"/>
    <w:rsid w:val="003F5B23"/>
    <w:rsid w:val="003F5DED"/>
    <w:rsid w:val="003F5F5E"/>
    <w:rsid w:val="003F5F8D"/>
    <w:rsid w:val="003F61A8"/>
    <w:rsid w:val="003F622F"/>
    <w:rsid w:val="003F62FA"/>
    <w:rsid w:val="003F645C"/>
    <w:rsid w:val="003F67EB"/>
    <w:rsid w:val="003F6857"/>
    <w:rsid w:val="003F695B"/>
    <w:rsid w:val="003F6ABE"/>
    <w:rsid w:val="003F6EF6"/>
    <w:rsid w:val="003F6F38"/>
    <w:rsid w:val="003F73AE"/>
    <w:rsid w:val="003F7645"/>
    <w:rsid w:val="003F76BC"/>
    <w:rsid w:val="003F7A69"/>
    <w:rsid w:val="003F7B43"/>
    <w:rsid w:val="003F7D35"/>
    <w:rsid w:val="003F7E68"/>
    <w:rsid w:val="003F7EB5"/>
    <w:rsid w:val="003F7F54"/>
    <w:rsid w:val="003F7F7C"/>
    <w:rsid w:val="004003CD"/>
    <w:rsid w:val="004004DA"/>
    <w:rsid w:val="00400799"/>
    <w:rsid w:val="0040079B"/>
    <w:rsid w:val="004007DC"/>
    <w:rsid w:val="00400802"/>
    <w:rsid w:val="00400BB7"/>
    <w:rsid w:val="00400BF0"/>
    <w:rsid w:val="00400C92"/>
    <w:rsid w:val="0040112C"/>
    <w:rsid w:val="0040118F"/>
    <w:rsid w:val="004011E4"/>
    <w:rsid w:val="004014A2"/>
    <w:rsid w:val="004017B9"/>
    <w:rsid w:val="00401EC6"/>
    <w:rsid w:val="00401F12"/>
    <w:rsid w:val="00402660"/>
    <w:rsid w:val="00402A9B"/>
    <w:rsid w:val="00402B64"/>
    <w:rsid w:val="0040340F"/>
    <w:rsid w:val="00403419"/>
    <w:rsid w:val="00403DCF"/>
    <w:rsid w:val="00403EF0"/>
    <w:rsid w:val="00404E80"/>
    <w:rsid w:val="00405710"/>
    <w:rsid w:val="00405D42"/>
    <w:rsid w:val="00406019"/>
    <w:rsid w:val="00406256"/>
    <w:rsid w:val="004063C3"/>
    <w:rsid w:val="00406A38"/>
    <w:rsid w:val="00406C66"/>
    <w:rsid w:val="00407161"/>
    <w:rsid w:val="00407516"/>
    <w:rsid w:val="00407616"/>
    <w:rsid w:val="00407996"/>
    <w:rsid w:val="004079CB"/>
    <w:rsid w:val="00407B54"/>
    <w:rsid w:val="00407B89"/>
    <w:rsid w:val="00407BD2"/>
    <w:rsid w:val="00410189"/>
    <w:rsid w:val="0041076E"/>
    <w:rsid w:val="0041107B"/>
    <w:rsid w:val="00411330"/>
    <w:rsid w:val="004117B0"/>
    <w:rsid w:val="00411933"/>
    <w:rsid w:val="004119A3"/>
    <w:rsid w:val="00411ABA"/>
    <w:rsid w:val="0041220E"/>
    <w:rsid w:val="004122A5"/>
    <w:rsid w:val="004122EC"/>
    <w:rsid w:val="00412632"/>
    <w:rsid w:val="004129FF"/>
    <w:rsid w:val="00412A18"/>
    <w:rsid w:val="00412C3C"/>
    <w:rsid w:val="00412D5B"/>
    <w:rsid w:val="004131BC"/>
    <w:rsid w:val="004133DD"/>
    <w:rsid w:val="004134C3"/>
    <w:rsid w:val="004135DC"/>
    <w:rsid w:val="00413755"/>
    <w:rsid w:val="00413780"/>
    <w:rsid w:val="00413870"/>
    <w:rsid w:val="00413938"/>
    <w:rsid w:val="0041395B"/>
    <w:rsid w:val="00413A37"/>
    <w:rsid w:val="00413F41"/>
    <w:rsid w:val="00414084"/>
    <w:rsid w:val="00414234"/>
    <w:rsid w:val="0041454A"/>
    <w:rsid w:val="0041472B"/>
    <w:rsid w:val="00414AB9"/>
    <w:rsid w:val="00414FAC"/>
    <w:rsid w:val="00415020"/>
    <w:rsid w:val="00415093"/>
    <w:rsid w:val="00415307"/>
    <w:rsid w:val="00415450"/>
    <w:rsid w:val="00415480"/>
    <w:rsid w:val="0041631F"/>
    <w:rsid w:val="00416A13"/>
    <w:rsid w:val="00416B15"/>
    <w:rsid w:val="00417225"/>
    <w:rsid w:val="00417582"/>
    <w:rsid w:val="004176FF"/>
    <w:rsid w:val="00417E6F"/>
    <w:rsid w:val="00417FE0"/>
    <w:rsid w:val="00420234"/>
    <w:rsid w:val="00420241"/>
    <w:rsid w:val="00420328"/>
    <w:rsid w:val="00420C9A"/>
    <w:rsid w:val="00420CC0"/>
    <w:rsid w:val="004213B1"/>
    <w:rsid w:val="0042148D"/>
    <w:rsid w:val="004215C2"/>
    <w:rsid w:val="004217BA"/>
    <w:rsid w:val="00421A4B"/>
    <w:rsid w:val="00421BF9"/>
    <w:rsid w:val="0042212D"/>
    <w:rsid w:val="004227F6"/>
    <w:rsid w:val="004228C0"/>
    <w:rsid w:val="00422CEF"/>
    <w:rsid w:val="00423212"/>
    <w:rsid w:val="00423332"/>
    <w:rsid w:val="00423621"/>
    <w:rsid w:val="00423A25"/>
    <w:rsid w:val="00423A34"/>
    <w:rsid w:val="00423C24"/>
    <w:rsid w:val="00423FA8"/>
    <w:rsid w:val="0042429B"/>
    <w:rsid w:val="00424399"/>
    <w:rsid w:val="004246D4"/>
    <w:rsid w:val="00424ABB"/>
    <w:rsid w:val="00424CBE"/>
    <w:rsid w:val="004250D6"/>
    <w:rsid w:val="00425273"/>
    <w:rsid w:val="00425696"/>
    <w:rsid w:val="00425F09"/>
    <w:rsid w:val="00426062"/>
    <w:rsid w:val="00426157"/>
    <w:rsid w:val="00426B5E"/>
    <w:rsid w:val="00426EEC"/>
    <w:rsid w:val="00427184"/>
    <w:rsid w:val="00427223"/>
    <w:rsid w:val="00427699"/>
    <w:rsid w:val="00427CFE"/>
    <w:rsid w:val="00427DA5"/>
    <w:rsid w:val="00427E5C"/>
    <w:rsid w:val="004301AD"/>
    <w:rsid w:val="00430243"/>
    <w:rsid w:val="004307BC"/>
    <w:rsid w:val="00430CE0"/>
    <w:rsid w:val="004310A1"/>
    <w:rsid w:val="00431107"/>
    <w:rsid w:val="00431112"/>
    <w:rsid w:val="00431A43"/>
    <w:rsid w:val="00431C3D"/>
    <w:rsid w:val="00431F38"/>
    <w:rsid w:val="0043238A"/>
    <w:rsid w:val="0043250D"/>
    <w:rsid w:val="00432C90"/>
    <w:rsid w:val="0043303F"/>
    <w:rsid w:val="0043308A"/>
    <w:rsid w:val="004331A8"/>
    <w:rsid w:val="0043397D"/>
    <w:rsid w:val="00433D0F"/>
    <w:rsid w:val="00433D13"/>
    <w:rsid w:val="004345A9"/>
    <w:rsid w:val="00434733"/>
    <w:rsid w:val="004347AE"/>
    <w:rsid w:val="00434939"/>
    <w:rsid w:val="004349D1"/>
    <w:rsid w:val="00434B97"/>
    <w:rsid w:val="00434BC0"/>
    <w:rsid w:val="00434D0E"/>
    <w:rsid w:val="00434F88"/>
    <w:rsid w:val="004354C4"/>
    <w:rsid w:val="00435BD9"/>
    <w:rsid w:val="00435F6E"/>
    <w:rsid w:val="00435FA9"/>
    <w:rsid w:val="00436166"/>
    <w:rsid w:val="00436757"/>
    <w:rsid w:val="00436CA6"/>
    <w:rsid w:val="00436D42"/>
    <w:rsid w:val="00436DC4"/>
    <w:rsid w:val="00436E4A"/>
    <w:rsid w:val="00436EB4"/>
    <w:rsid w:val="00436FB2"/>
    <w:rsid w:val="00437317"/>
    <w:rsid w:val="00437611"/>
    <w:rsid w:val="00437794"/>
    <w:rsid w:val="0043783D"/>
    <w:rsid w:val="004378EA"/>
    <w:rsid w:val="00437A66"/>
    <w:rsid w:val="00437E28"/>
    <w:rsid w:val="00437ED7"/>
    <w:rsid w:val="00440210"/>
    <w:rsid w:val="00440443"/>
    <w:rsid w:val="0044062C"/>
    <w:rsid w:val="004409B8"/>
    <w:rsid w:val="00440EF0"/>
    <w:rsid w:val="00440F92"/>
    <w:rsid w:val="004411E0"/>
    <w:rsid w:val="0044142E"/>
    <w:rsid w:val="0044151B"/>
    <w:rsid w:val="00441887"/>
    <w:rsid w:val="0044189E"/>
    <w:rsid w:val="004420C7"/>
    <w:rsid w:val="004420D7"/>
    <w:rsid w:val="00442477"/>
    <w:rsid w:val="004425D9"/>
    <w:rsid w:val="004432BE"/>
    <w:rsid w:val="00443515"/>
    <w:rsid w:val="00443760"/>
    <w:rsid w:val="00443CFF"/>
    <w:rsid w:val="0044401E"/>
    <w:rsid w:val="00444217"/>
    <w:rsid w:val="00444300"/>
    <w:rsid w:val="0044479D"/>
    <w:rsid w:val="00444FD4"/>
    <w:rsid w:val="004450C6"/>
    <w:rsid w:val="0044524D"/>
    <w:rsid w:val="004459F4"/>
    <w:rsid w:val="00445BD1"/>
    <w:rsid w:val="00445DED"/>
    <w:rsid w:val="00445E43"/>
    <w:rsid w:val="00445F0F"/>
    <w:rsid w:val="0044610F"/>
    <w:rsid w:val="0044623B"/>
    <w:rsid w:val="00446818"/>
    <w:rsid w:val="004469C4"/>
    <w:rsid w:val="004470D0"/>
    <w:rsid w:val="004473D8"/>
    <w:rsid w:val="004474CE"/>
    <w:rsid w:val="00447628"/>
    <w:rsid w:val="004477BB"/>
    <w:rsid w:val="00447D37"/>
    <w:rsid w:val="00447F12"/>
    <w:rsid w:val="00447FE0"/>
    <w:rsid w:val="00450004"/>
    <w:rsid w:val="0045028C"/>
    <w:rsid w:val="004503DD"/>
    <w:rsid w:val="00450427"/>
    <w:rsid w:val="00450658"/>
    <w:rsid w:val="00450AB7"/>
    <w:rsid w:val="004511A0"/>
    <w:rsid w:val="00451233"/>
    <w:rsid w:val="00451C0A"/>
    <w:rsid w:val="00451D47"/>
    <w:rsid w:val="00451DEE"/>
    <w:rsid w:val="00452221"/>
    <w:rsid w:val="00452242"/>
    <w:rsid w:val="0045247B"/>
    <w:rsid w:val="00452484"/>
    <w:rsid w:val="0045291D"/>
    <w:rsid w:val="00452BAD"/>
    <w:rsid w:val="00452BBE"/>
    <w:rsid w:val="0045323D"/>
    <w:rsid w:val="0045389E"/>
    <w:rsid w:val="00453AD0"/>
    <w:rsid w:val="00453B70"/>
    <w:rsid w:val="00453D78"/>
    <w:rsid w:val="004548DF"/>
    <w:rsid w:val="00454F78"/>
    <w:rsid w:val="00455036"/>
    <w:rsid w:val="004550A4"/>
    <w:rsid w:val="004551C9"/>
    <w:rsid w:val="004553EC"/>
    <w:rsid w:val="004558FF"/>
    <w:rsid w:val="00456030"/>
    <w:rsid w:val="00456142"/>
    <w:rsid w:val="004562A0"/>
    <w:rsid w:val="00456356"/>
    <w:rsid w:val="004566D2"/>
    <w:rsid w:val="00456730"/>
    <w:rsid w:val="0045675E"/>
    <w:rsid w:val="00456920"/>
    <w:rsid w:val="004569D7"/>
    <w:rsid w:val="00456EAF"/>
    <w:rsid w:val="00457274"/>
    <w:rsid w:val="0045734C"/>
    <w:rsid w:val="00457356"/>
    <w:rsid w:val="0045761F"/>
    <w:rsid w:val="00457671"/>
    <w:rsid w:val="004576C9"/>
    <w:rsid w:val="00457872"/>
    <w:rsid w:val="004578D3"/>
    <w:rsid w:val="00460199"/>
    <w:rsid w:val="00460454"/>
    <w:rsid w:val="00460A0A"/>
    <w:rsid w:val="00460BCF"/>
    <w:rsid w:val="00460D22"/>
    <w:rsid w:val="00460F8D"/>
    <w:rsid w:val="00461101"/>
    <w:rsid w:val="004612C4"/>
    <w:rsid w:val="0046195D"/>
    <w:rsid w:val="00461DAA"/>
    <w:rsid w:val="00461E61"/>
    <w:rsid w:val="00461F07"/>
    <w:rsid w:val="00461F16"/>
    <w:rsid w:val="00461FA5"/>
    <w:rsid w:val="0046214D"/>
    <w:rsid w:val="004627EC"/>
    <w:rsid w:val="00462A96"/>
    <w:rsid w:val="00462B98"/>
    <w:rsid w:val="00462C6F"/>
    <w:rsid w:val="004631FE"/>
    <w:rsid w:val="004633C4"/>
    <w:rsid w:val="004639AA"/>
    <w:rsid w:val="00463B31"/>
    <w:rsid w:val="00463DC9"/>
    <w:rsid w:val="00463EE4"/>
    <w:rsid w:val="004641D4"/>
    <w:rsid w:val="00464911"/>
    <w:rsid w:val="00464C81"/>
    <w:rsid w:val="00465146"/>
    <w:rsid w:val="0046522E"/>
    <w:rsid w:val="00465298"/>
    <w:rsid w:val="004652B6"/>
    <w:rsid w:val="00465490"/>
    <w:rsid w:val="004655F3"/>
    <w:rsid w:val="0046582E"/>
    <w:rsid w:val="00465B37"/>
    <w:rsid w:val="00465D83"/>
    <w:rsid w:val="00465F8C"/>
    <w:rsid w:val="004660B0"/>
    <w:rsid w:val="0046621C"/>
    <w:rsid w:val="004664A6"/>
    <w:rsid w:val="00466813"/>
    <w:rsid w:val="004669D9"/>
    <w:rsid w:val="00466AD1"/>
    <w:rsid w:val="00466C9C"/>
    <w:rsid w:val="00466ED9"/>
    <w:rsid w:val="00467438"/>
    <w:rsid w:val="0046745D"/>
    <w:rsid w:val="0046762A"/>
    <w:rsid w:val="004678DE"/>
    <w:rsid w:val="00467964"/>
    <w:rsid w:val="00467A73"/>
    <w:rsid w:val="00467AF2"/>
    <w:rsid w:val="00467D27"/>
    <w:rsid w:val="00467E33"/>
    <w:rsid w:val="004700E3"/>
    <w:rsid w:val="00470241"/>
    <w:rsid w:val="004702B1"/>
    <w:rsid w:val="0047037A"/>
    <w:rsid w:val="004705EE"/>
    <w:rsid w:val="00470753"/>
    <w:rsid w:val="00470789"/>
    <w:rsid w:val="00470854"/>
    <w:rsid w:val="00470B8B"/>
    <w:rsid w:val="0047106A"/>
    <w:rsid w:val="004712FA"/>
    <w:rsid w:val="00471597"/>
    <w:rsid w:val="004716B3"/>
    <w:rsid w:val="004718D0"/>
    <w:rsid w:val="0047197B"/>
    <w:rsid w:val="004719AA"/>
    <w:rsid w:val="00472021"/>
    <w:rsid w:val="00472426"/>
    <w:rsid w:val="004724AF"/>
    <w:rsid w:val="0047261C"/>
    <w:rsid w:val="00472D74"/>
    <w:rsid w:val="00472E8F"/>
    <w:rsid w:val="00472F8F"/>
    <w:rsid w:val="004731DC"/>
    <w:rsid w:val="00473A4B"/>
    <w:rsid w:val="00473D86"/>
    <w:rsid w:val="00473E82"/>
    <w:rsid w:val="00473F62"/>
    <w:rsid w:val="00474184"/>
    <w:rsid w:val="00474422"/>
    <w:rsid w:val="004744EA"/>
    <w:rsid w:val="0047470D"/>
    <w:rsid w:val="004747C3"/>
    <w:rsid w:val="004749B4"/>
    <w:rsid w:val="00474B5E"/>
    <w:rsid w:val="00474FBC"/>
    <w:rsid w:val="0047511A"/>
    <w:rsid w:val="00475132"/>
    <w:rsid w:val="00475945"/>
    <w:rsid w:val="00475B11"/>
    <w:rsid w:val="00476264"/>
    <w:rsid w:val="004762F2"/>
    <w:rsid w:val="0047645D"/>
    <w:rsid w:val="00476563"/>
    <w:rsid w:val="00476792"/>
    <w:rsid w:val="00476941"/>
    <w:rsid w:val="00476CB9"/>
    <w:rsid w:val="00476D09"/>
    <w:rsid w:val="004774BC"/>
    <w:rsid w:val="00477806"/>
    <w:rsid w:val="0047798D"/>
    <w:rsid w:val="00477CC4"/>
    <w:rsid w:val="0048050A"/>
    <w:rsid w:val="004806C2"/>
    <w:rsid w:val="00480704"/>
    <w:rsid w:val="00481044"/>
    <w:rsid w:val="004815CA"/>
    <w:rsid w:val="0048182E"/>
    <w:rsid w:val="00481D38"/>
    <w:rsid w:val="00481DAE"/>
    <w:rsid w:val="00481EF1"/>
    <w:rsid w:val="00481F9C"/>
    <w:rsid w:val="00482186"/>
    <w:rsid w:val="00482253"/>
    <w:rsid w:val="00482268"/>
    <w:rsid w:val="004826B1"/>
    <w:rsid w:val="004826D3"/>
    <w:rsid w:val="004828D8"/>
    <w:rsid w:val="0048290A"/>
    <w:rsid w:val="00482993"/>
    <w:rsid w:val="004829AB"/>
    <w:rsid w:val="00482DD1"/>
    <w:rsid w:val="00482DEF"/>
    <w:rsid w:val="00482E81"/>
    <w:rsid w:val="0048316E"/>
    <w:rsid w:val="0048342F"/>
    <w:rsid w:val="0048349D"/>
    <w:rsid w:val="004835B8"/>
    <w:rsid w:val="004838BA"/>
    <w:rsid w:val="00483B0D"/>
    <w:rsid w:val="00483F3E"/>
    <w:rsid w:val="004845F7"/>
    <w:rsid w:val="00484641"/>
    <w:rsid w:val="0048472B"/>
    <w:rsid w:val="00484786"/>
    <w:rsid w:val="00484D99"/>
    <w:rsid w:val="00484EB6"/>
    <w:rsid w:val="00484F5C"/>
    <w:rsid w:val="00484F79"/>
    <w:rsid w:val="00485A27"/>
    <w:rsid w:val="00485B78"/>
    <w:rsid w:val="00485C21"/>
    <w:rsid w:val="00485C30"/>
    <w:rsid w:val="00485C48"/>
    <w:rsid w:val="00485D5A"/>
    <w:rsid w:val="00485D64"/>
    <w:rsid w:val="00485E3E"/>
    <w:rsid w:val="00486043"/>
    <w:rsid w:val="00486333"/>
    <w:rsid w:val="00486433"/>
    <w:rsid w:val="004868EB"/>
    <w:rsid w:val="00486944"/>
    <w:rsid w:val="00486B28"/>
    <w:rsid w:val="00486C09"/>
    <w:rsid w:val="0048707C"/>
    <w:rsid w:val="00487480"/>
    <w:rsid w:val="00487C57"/>
    <w:rsid w:val="00487CD4"/>
    <w:rsid w:val="00490125"/>
    <w:rsid w:val="0049022A"/>
    <w:rsid w:val="004903BD"/>
    <w:rsid w:val="004904D7"/>
    <w:rsid w:val="004905B7"/>
    <w:rsid w:val="004905FA"/>
    <w:rsid w:val="0049068A"/>
    <w:rsid w:val="004907EE"/>
    <w:rsid w:val="0049095C"/>
    <w:rsid w:val="00490A5B"/>
    <w:rsid w:val="00490CEE"/>
    <w:rsid w:val="00490E2D"/>
    <w:rsid w:val="00491131"/>
    <w:rsid w:val="0049155E"/>
    <w:rsid w:val="0049157F"/>
    <w:rsid w:val="00491D1F"/>
    <w:rsid w:val="00492005"/>
    <w:rsid w:val="004920DE"/>
    <w:rsid w:val="00492102"/>
    <w:rsid w:val="0049236C"/>
    <w:rsid w:val="004924A7"/>
    <w:rsid w:val="004924B2"/>
    <w:rsid w:val="004927AC"/>
    <w:rsid w:val="0049283E"/>
    <w:rsid w:val="004929BE"/>
    <w:rsid w:val="00492D1F"/>
    <w:rsid w:val="00492D58"/>
    <w:rsid w:val="00492D63"/>
    <w:rsid w:val="004934A2"/>
    <w:rsid w:val="0049365E"/>
    <w:rsid w:val="00493F5A"/>
    <w:rsid w:val="004942DF"/>
    <w:rsid w:val="004947F4"/>
    <w:rsid w:val="004948CF"/>
    <w:rsid w:val="00494A86"/>
    <w:rsid w:val="00494B78"/>
    <w:rsid w:val="00494F5A"/>
    <w:rsid w:val="00495797"/>
    <w:rsid w:val="00495D1D"/>
    <w:rsid w:val="00495D7D"/>
    <w:rsid w:val="00495DD4"/>
    <w:rsid w:val="004965D8"/>
    <w:rsid w:val="00496997"/>
    <w:rsid w:val="00496A3D"/>
    <w:rsid w:val="00496F07"/>
    <w:rsid w:val="00496F2F"/>
    <w:rsid w:val="00496F95"/>
    <w:rsid w:val="00497308"/>
    <w:rsid w:val="004973DD"/>
    <w:rsid w:val="004973FD"/>
    <w:rsid w:val="00497535"/>
    <w:rsid w:val="004976AA"/>
    <w:rsid w:val="004978E7"/>
    <w:rsid w:val="00497916"/>
    <w:rsid w:val="00497A1D"/>
    <w:rsid w:val="00497BA5"/>
    <w:rsid w:val="00497D1D"/>
    <w:rsid w:val="00497E3A"/>
    <w:rsid w:val="00497E66"/>
    <w:rsid w:val="004A0733"/>
    <w:rsid w:val="004A079B"/>
    <w:rsid w:val="004A0916"/>
    <w:rsid w:val="004A0AED"/>
    <w:rsid w:val="004A0D53"/>
    <w:rsid w:val="004A0EDF"/>
    <w:rsid w:val="004A0FA4"/>
    <w:rsid w:val="004A12A5"/>
    <w:rsid w:val="004A12CD"/>
    <w:rsid w:val="004A1C06"/>
    <w:rsid w:val="004A21AD"/>
    <w:rsid w:val="004A24CB"/>
    <w:rsid w:val="004A2A13"/>
    <w:rsid w:val="004A2A2B"/>
    <w:rsid w:val="004A2DB2"/>
    <w:rsid w:val="004A339F"/>
    <w:rsid w:val="004A36EC"/>
    <w:rsid w:val="004A3873"/>
    <w:rsid w:val="004A39BE"/>
    <w:rsid w:val="004A3D0C"/>
    <w:rsid w:val="004A3DD2"/>
    <w:rsid w:val="004A3E59"/>
    <w:rsid w:val="004A40C0"/>
    <w:rsid w:val="004A42DC"/>
    <w:rsid w:val="004A4613"/>
    <w:rsid w:val="004A46C7"/>
    <w:rsid w:val="004A48C2"/>
    <w:rsid w:val="004A4B66"/>
    <w:rsid w:val="004A4B7E"/>
    <w:rsid w:val="004A4C35"/>
    <w:rsid w:val="004A4CA6"/>
    <w:rsid w:val="004A4D3D"/>
    <w:rsid w:val="004A4DEE"/>
    <w:rsid w:val="004A4EF3"/>
    <w:rsid w:val="004A510B"/>
    <w:rsid w:val="004A58CA"/>
    <w:rsid w:val="004A58F1"/>
    <w:rsid w:val="004A5BAB"/>
    <w:rsid w:val="004A63D7"/>
    <w:rsid w:val="004A646B"/>
    <w:rsid w:val="004A6718"/>
    <w:rsid w:val="004A67D5"/>
    <w:rsid w:val="004A6A77"/>
    <w:rsid w:val="004A7292"/>
    <w:rsid w:val="004A76E2"/>
    <w:rsid w:val="004A789A"/>
    <w:rsid w:val="004A791B"/>
    <w:rsid w:val="004A7BA7"/>
    <w:rsid w:val="004B01A5"/>
    <w:rsid w:val="004B022A"/>
    <w:rsid w:val="004B0C63"/>
    <w:rsid w:val="004B0D5B"/>
    <w:rsid w:val="004B1063"/>
    <w:rsid w:val="004B1369"/>
    <w:rsid w:val="004B16F9"/>
    <w:rsid w:val="004B178D"/>
    <w:rsid w:val="004B1962"/>
    <w:rsid w:val="004B2000"/>
    <w:rsid w:val="004B204D"/>
    <w:rsid w:val="004B276A"/>
    <w:rsid w:val="004B29D7"/>
    <w:rsid w:val="004B2F86"/>
    <w:rsid w:val="004B3CD2"/>
    <w:rsid w:val="004B41E9"/>
    <w:rsid w:val="004B451C"/>
    <w:rsid w:val="004B453A"/>
    <w:rsid w:val="004B456B"/>
    <w:rsid w:val="004B4BA3"/>
    <w:rsid w:val="004B4F93"/>
    <w:rsid w:val="004B5056"/>
    <w:rsid w:val="004B5125"/>
    <w:rsid w:val="004B51DA"/>
    <w:rsid w:val="004B526A"/>
    <w:rsid w:val="004B59B3"/>
    <w:rsid w:val="004B5F38"/>
    <w:rsid w:val="004B63BD"/>
    <w:rsid w:val="004B644A"/>
    <w:rsid w:val="004B6524"/>
    <w:rsid w:val="004B6775"/>
    <w:rsid w:val="004B6F1D"/>
    <w:rsid w:val="004B6FBC"/>
    <w:rsid w:val="004B70B9"/>
    <w:rsid w:val="004B7118"/>
    <w:rsid w:val="004B711C"/>
    <w:rsid w:val="004B7B27"/>
    <w:rsid w:val="004B7DA3"/>
    <w:rsid w:val="004C0100"/>
    <w:rsid w:val="004C0301"/>
    <w:rsid w:val="004C0431"/>
    <w:rsid w:val="004C05B1"/>
    <w:rsid w:val="004C07AE"/>
    <w:rsid w:val="004C0A9E"/>
    <w:rsid w:val="004C0EDC"/>
    <w:rsid w:val="004C10E5"/>
    <w:rsid w:val="004C1458"/>
    <w:rsid w:val="004C187E"/>
    <w:rsid w:val="004C1901"/>
    <w:rsid w:val="004C1949"/>
    <w:rsid w:val="004C1B16"/>
    <w:rsid w:val="004C1C86"/>
    <w:rsid w:val="004C1D4E"/>
    <w:rsid w:val="004C1FA2"/>
    <w:rsid w:val="004C203B"/>
    <w:rsid w:val="004C2270"/>
    <w:rsid w:val="004C22EC"/>
    <w:rsid w:val="004C23B4"/>
    <w:rsid w:val="004C29F7"/>
    <w:rsid w:val="004C2B98"/>
    <w:rsid w:val="004C2DF1"/>
    <w:rsid w:val="004C2ECD"/>
    <w:rsid w:val="004C2EE1"/>
    <w:rsid w:val="004C2F44"/>
    <w:rsid w:val="004C342E"/>
    <w:rsid w:val="004C34F8"/>
    <w:rsid w:val="004C3A85"/>
    <w:rsid w:val="004C3C8F"/>
    <w:rsid w:val="004C3D51"/>
    <w:rsid w:val="004C3DF6"/>
    <w:rsid w:val="004C401B"/>
    <w:rsid w:val="004C419A"/>
    <w:rsid w:val="004C41CE"/>
    <w:rsid w:val="004C4287"/>
    <w:rsid w:val="004C4BAE"/>
    <w:rsid w:val="004C4FB2"/>
    <w:rsid w:val="004C56BA"/>
    <w:rsid w:val="004C59B7"/>
    <w:rsid w:val="004C5B5A"/>
    <w:rsid w:val="004C5E69"/>
    <w:rsid w:val="004C62CD"/>
    <w:rsid w:val="004C6A79"/>
    <w:rsid w:val="004C6B3B"/>
    <w:rsid w:val="004C6C60"/>
    <w:rsid w:val="004C6D7E"/>
    <w:rsid w:val="004C73E7"/>
    <w:rsid w:val="004C7FE8"/>
    <w:rsid w:val="004D0145"/>
    <w:rsid w:val="004D030A"/>
    <w:rsid w:val="004D049C"/>
    <w:rsid w:val="004D04F1"/>
    <w:rsid w:val="004D0928"/>
    <w:rsid w:val="004D0C58"/>
    <w:rsid w:val="004D107B"/>
    <w:rsid w:val="004D12B9"/>
    <w:rsid w:val="004D1893"/>
    <w:rsid w:val="004D1A85"/>
    <w:rsid w:val="004D1F2F"/>
    <w:rsid w:val="004D224F"/>
    <w:rsid w:val="004D250C"/>
    <w:rsid w:val="004D2536"/>
    <w:rsid w:val="004D27F5"/>
    <w:rsid w:val="004D29F2"/>
    <w:rsid w:val="004D2A2B"/>
    <w:rsid w:val="004D2DBA"/>
    <w:rsid w:val="004D2EFA"/>
    <w:rsid w:val="004D2F58"/>
    <w:rsid w:val="004D2FB5"/>
    <w:rsid w:val="004D32B7"/>
    <w:rsid w:val="004D3948"/>
    <w:rsid w:val="004D39D1"/>
    <w:rsid w:val="004D3AA5"/>
    <w:rsid w:val="004D3EA1"/>
    <w:rsid w:val="004D4331"/>
    <w:rsid w:val="004D4565"/>
    <w:rsid w:val="004D4817"/>
    <w:rsid w:val="004D4921"/>
    <w:rsid w:val="004D4AD7"/>
    <w:rsid w:val="004D4D08"/>
    <w:rsid w:val="004D5947"/>
    <w:rsid w:val="004D5962"/>
    <w:rsid w:val="004D5A8B"/>
    <w:rsid w:val="004D614B"/>
    <w:rsid w:val="004D657E"/>
    <w:rsid w:val="004D665A"/>
    <w:rsid w:val="004D679D"/>
    <w:rsid w:val="004D6A37"/>
    <w:rsid w:val="004D6C98"/>
    <w:rsid w:val="004D6E50"/>
    <w:rsid w:val="004D7119"/>
    <w:rsid w:val="004D744E"/>
    <w:rsid w:val="004D7A59"/>
    <w:rsid w:val="004E007D"/>
    <w:rsid w:val="004E01CC"/>
    <w:rsid w:val="004E01F5"/>
    <w:rsid w:val="004E050B"/>
    <w:rsid w:val="004E0790"/>
    <w:rsid w:val="004E0A1E"/>
    <w:rsid w:val="004E0AE6"/>
    <w:rsid w:val="004E0E8F"/>
    <w:rsid w:val="004E1288"/>
    <w:rsid w:val="004E1522"/>
    <w:rsid w:val="004E18A7"/>
    <w:rsid w:val="004E1F56"/>
    <w:rsid w:val="004E2876"/>
    <w:rsid w:val="004E296B"/>
    <w:rsid w:val="004E2AE9"/>
    <w:rsid w:val="004E2B3F"/>
    <w:rsid w:val="004E30C3"/>
    <w:rsid w:val="004E32C1"/>
    <w:rsid w:val="004E32E8"/>
    <w:rsid w:val="004E3791"/>
    <w:rsid w:val="004E3B0C"/>
    <w:rsid w:val="004E3D6C"/>
    <w:rsid w:val="004E3FB0"/>
    <w:rsid w:val="004E44C6"/>
    <w:rsid w:val="004E44DE"/>
    <w:rsid w:val="004E4947"/>
    <w:rsid w:val="004E4B09"/>
    <w:rsid w:val="004E4B4B"/>
    <w:rsid w:val="004E4CED"/>
    <w:rsid w:val="004E4F00"/>
    <w:rsid w:val="004E50F0"/>
    <w:rsid w:val="004E513C"/>
    <w:rsid w:val="004E5960"/>
    <w:rsid w:val="004E5B89"/>
    <w:rsid w:val="004E5BC6"/>
    <w:rsid w:val="004E5C06"/>
    <w:rsid w:val="004E5F88"/>
    <w:rsid w:val="004E60AD"/>
    <w:rsid w:val="004E6152"/>
    <w:rsid w:val="004E65B8"/>
    <w:rsid w:val="004E65D3"/>
    <w:rsid w:val="004E66C2"/>
    <w:rsid w:val="004E6718"/>
    <w:rsid w:val="004E67AD"/>
    <w:rsid w:val="004E6C87"/>
    <w:rsid w:val="004E6F74"/>
    <w:rsid w:val="004E6FC3"/>
    <w:rsid w:val="004E73F6"/>
    <w:rsid w:val="004E7AE2"/>
    <w:rsid w:val="004E7CEC"/>
    <w:rsid w:val="004F053A"/>
    <w:rsid w:val="004F1401"/>
    <w:rsid w:val="004F160C"/>
    <w:rsid w:val="004F186E"/>
    <w:rsid w:val="004F1A76"/>
    <w:rsid w:val="004F1F3B"/>
    <w:rsid w:val="004F1FB2"/>
    <w:rsid w:val="004F208D"/>
    <w:rsid w:val="004F2734"/>
    <w:rsid w:val="004F27A0"/>
    <w:rsid w:val="004F28C6"/>
    <w:rsid w:val="004F28E1"/>
    <w:rsid w:val="004F2A02"/>
    <w:rsid w:val="004F2F14"/>
    <w:rsid w:val="004F3148"/>
    <w:rsid w:val="004F3185"/>
    <w:rsid w:val="004F369C"/>
    <w:rsid w:val="004F3829"/>
    <w:rsid w:val="004F3AE3"/>
    <w:rsid w:val="004F47AF"/>
    <w:rsid w:val="004F47CE"/>
    <w:rsid w:val="004F481E"/>
    <w:rsid w:val="004F4875"/>
    <w:rsid w:val="004F4D39"/>
    <w:rsid w:val="004F4FA8"/>
    <w:rsid w:val="004F50B5"/>
    <w:rsid w:val="004F5531"/>
    <w:rsid w:val="004F56AF"/>
    <w:rsid w:val="004F5897"/>
    <w:rsid w:val="004F5965"/>
    <w:rsid w:val="004F5EC3"/>
    <w:rsid w:val="004F6B6A"/>
    <w:rsid w:val="004F6BC9"/>
    <w:rsid w:val="004F6DD5"/>
    <w:rsid w:val="004F6E76"/>
    <w:rsid w:val="004F7B17"/>
    <w:rsid w:val="004F7D63"/>
    <w:rsid w:val="00500057"/>
    <w:rsid w:val="005000D1"/>
    <w:rsid w:val="005001B3"/>
    <w:rsid w:val="005002D9"/>
    <w:rsid w:val="005003C9"/>
    <w:rsid w:val="005003D7"/>
    <w:rsid w:val="00500412"/>
    <w:rsid w:val="00501335"/>
    <w:rsid w:val="00501731"/>
    <w:rsid w:val="0050190B"/>
    <w:rsid w:val="00501EFC"/>
    <w:rsid w:val="00502941"/>
    <w:rsid w:val="0050296E"/>
    <w:rsid w:val="00502BFB"/>
    <w:rsid w:val="00502C02"/>
    <w:rsid w:val="00502CF2"/>
    <w:rsid w:val="00502DEA"/>
    <w:rsid w:val="00502E6B"/>
    <w:rsid w:val="00503508"/>
    <w:rsid w:val="00503625"/>
    <w:rsid w:val="005036BB"/>
    <w:rsid w:val="005036F6"/>
    <w:rsid w:val="0050375C"/>
    <w:rsid w:val="0050377F"/>
    <w:rsid w:val="00503B7B"/>
    <w:rsid w:val="00503D9B"/>
    <w:rsid w:val="00503E2D"/>
    <w:rsid w:val="00503F01"/>
    <w:rsid w:val="00503F42"/>
    <w:rsid w:val="00504340"/>
    <w:rsid w:val="00504864"/>
    <w:rsid w:val="005048A9"/>
    <w:rsid w:val="00504A06"/>
    <w:rsid w:val="005050FD"/>
    <w:rsid w:val="00505AB0"/>
    <w:rsid w:val="005060CF"/>
    <w:rsid w:val="00506756"/>
    <w:rsid w:val="00506AEE"/>
    <w:rsid w:val="00506C3C"/>
    <w:rsid w:val="00506F7C"/>
    <w:rsid w:val="00506FCC"/>
    <w:rsid w:val="0050717F"/>
    <w:rsid w:val="00507785"/>
    <w:rsid w:val="00507B7C"/>
    <w:rsid w:val="00510085"/>
    <w:rsid w:val="005101C1"/>
    <w:rsid w:val="005102D5"/>
    <w:rsid w:val="00510976"/>
    <w:rsid w:val="00510CD8"/>
    <w:rsid w:val="00510EB0"/>
    <w:rsid w:val="0051152E"/>
    <w:rsid w:val="0051153D"/>
    <w:rsid w:val="005115FA"/>
    <w:rsid w:val="00511BB2"/>
    <w:rsid w:val="00511CE8"/>
    <w:rsid w:val="00512040"/>
    <w:rsid w:val="005123EB"/>
    <w:rsid w:val="005127F8"/>
    <w:rsid w:val="00512AC1"/>
    <w:rsid w:val="00512F4E"/>
    <w:rsid w:val="00513225"/>
    <w:rsid w:val="005132F1"/>
    <w:rsid w:val="005137ED"/>
    <w:rsid w:val="00513838"/>
    <w:rsid w:val="0051386B"/>
    <w:rsid w:val="0051392F"/>
    <w:rsid w:val="00514327"/>
    <w:rsid w:val="005143E4"/>
    <w:rsid w:val="0051456D"/>
    <w:rsid w:val="00514630"/>
    <w:rsid w:val="005147DE"/>
    <w:rsid w:val="005148A1"/>
    <w:rsid w:val="00514928"/>
    <w:rsid w:val="00514976"/>
    <w:rsid w:val="00514D35"/>
    <w:rsid w:val="00514D4D"/>
    <w:rsid w:val="00514E0C"/>
    <w:rsid w:val="005155C5"/>
    <w:rsid w:val="005159EB"/>
    <w:rsid w:val="00515A7D"/>
    <w:rsid w:val="00515DEF"/>
    <w:rsid w:val="00515F1F"/>
    <w:rsid w:val="005163D4"/>
    <w:rsid w:val="005167E5"/>
    <w:rsid w:val="00516AA0"/>
    <w:rsid w:val="00516B0E"/>
    <w:rsid w:val="00516BF8"/>
    <w:rsid w:val="00516CE0"/>
    <w:rsid w:val="005171F7"/>
    <w:rsid w:val="00517C97"/>
    <w:rsid w:val="00520131"/>
    <w:rsid w:val="005206B5"/>
    <w:rsid w:val="00520739"/>
    <w:rsid w:val="00520AA6"/>
    <w:rsid w:val="00520D70"/>
    <w:rsid w:val="0052113D"/>
    <w:rsid w:val="005212CE"/>
    <w:rsid w:val="00521520"/>
    <w:rsid w:val="00521792"/>
    <w:rsid w:val="00521AE3"/>
    <w:rsid w:val="00521B71"/>
    <w:rsid w:val="00521C61"/>
    <w:rsid w:val="00521DFD"/>
    <w:rsid w:val="00521E96"/>
    <w:rsid w:val="0052213C"/>
    <w:rsid w:val="00522291"/>
    <w:rsid w:val="00522312"/>
    <w:rsid w:val="0052279E"/>
    <w:rsid w:val="00522841"/>
    <w:rsid w:val="00522B12"/>
    <w:rsid w:val="00522C3E"/>
    <w:rsid w:val="005230AB"/>
    <w:rsid w:val="005230D6"/>
    <w:rsid w:val="005239EA"/>
    <w:rsid w:val="00523B88"/>
    <w:rsid w:val="00523BDE"/>
    <w:rsid w:val="00523BEA"/>
    <w:rsid w:val="005241AE"/>
    <w:rsid w:val="00524545"/>
    <w:rsid w:val="0052481B"/>
    <w:rsid w:val="005249EE"/>
    <w:rsid w:val="00524AA0"/>
    <w:rsid w:val="00524E93"/>
    <w:rsid w:val="00525958"/>
    <w:rsid w:val="00525E72"/>
    <w:rsid w:val="0052605E"/>
    <w:rsid w:val="00526B92"/>
    <w:rsid w:val="00526BE9"/>
    <w:rsid w:val="005270EA"/>
    <w:rsid w:val="00527146"/>
    <w:rsid w:val="0052718D"/>
    <w:rsid w:val="00527307"/>
    <w:rsid w:val="0052730E"/>
    <w:rsid w:val="005273CF"/>
    <w:rsid w:val="0052741C"/>
    <w:rsid w:val="00527573"/>
    <w:rsid w:val="00527575"/>
    <w:rsid w:val="0052757F"/>
    <w:rsid w:val="005275E0"/>
    <w:rsid w:val="005277D3"/>
    <w:rsid w:val="00527A85"/>
    <w:rsid w:val="00527E6D"/>
    <w:rsid w:val="00527F0B"/>
    <w:rsid w:val="00527F4B"/>
    <w:rsid w:val="005300FD"/>
    <w:rsid w:val="00530103"/>
    <w:rsid w:val="0053012D"/>
    <w:rsid w:val="005301AF"/>
    <w:rsid w:val="005307FE"/>
    <w:rsid w:val="00530836"/>
    <w:rsid w:val="00530888"/>
    <w:rsid w:val="00530D0D"/>
    <w:rsid w:val="00530FD2"/>
    <w:rsid w:val="0053113B"/>
    <w:rsid w:val="005311EB"/>
    <w:rsid w:val="0053189E"/>
    <w:rsid w:val="00531EDD"/>
    <w:rsid w:val="00531FF7"/>
    <w:rsid w:val="00532194"/>
    <w:rsid w:val="005326A2"/>
    <w:rsid w:val="00532978"/>
    <w:rsid w:val="00532AC3"/>
    <w:rsid w:val="00533419"/>
    <w:rsid w:val="00533426"/>
    <w:rsid w:val="00533726"/>
    <w:rsid w:val="005339B2"/>
    <w:rsid w:val="00533CC1"/>
    <w:rsid w:val="00533DC1"/>
    <w:rsid w:val="00533EB1"/>
    <w:rsid w:val="005341A8"/>
    <w:rsid w:val="005345C5"/>
    <w:rsid w:val="00534903"/>
    <w:rsid w:val="0053491E"/>
    <w:rsid w:val="00534BE3"/>
    <w:rsid w:val="005350A0"/>
    <w:rsid w:val="005356C2"/>
    <w:rsid w:val="005359DC"/>
    <w:rsid w:val="00535A24"/>
    <w:rsid w:val="00535BDF"/>
    <w:rsid w:val="00535DCF"/>
    <w:rsid w:val="00535F18"/>
    <w:rsid w:val="005361F5"/>
    <w:rsid w:val="0053620C"/>
    <w:rsid w:val="00536323"/>
    <w:rsid w:val="005365B3"/>
    <w:rsid w:val="0053694B"/>
    <w:rsid w:val="00536A47"/>
    <w:rsid w:val="00536ED9"/>
    <w:rsid w:val="00536F1F"/>
    <w:rsid w:val="00537205"/>
    <w:rsid w:val="005372C8"/>
    <w:rsid w:val="00537474"/>
    <w:rsid w:val="005374F1"/>
    <w:rsid w:val="00537B43"/>
    <w:rsid w:val="00537D5E"/>
    <w:rsid w:val="00540338"/>
    <w:rsid w:val="005404C8"/>
    <w:rsid w:val="0054086C"/>
    <w:rsid w:val="00540BC3"/>
    <w:rsid w:val="00540CFF"/>
    <w:rsid w:val="0054141B"/>
    <w:rsid w:val="005416E6"/>
    <w:rsid w:val="005419AD"/>
    <w:rsid w:val="0054263E"/>
    <w:rsid w:val="00542A6F"/>
    <w:rsid w:val="00542B01"/>
    <w:rsid w:val="00542BAA"/>
    <w:rsid w:val="00543494"/>
    <w:rsid w:val="005434C1"/>
    <w:rsid w:val="0054390D"/>
    <w:rsid w:val="00543917"/>
    <w:rsid w:val="0054397F"/>
    <w:rsid w:val="00543D9E"/>
    <w:rsid w:val="0054425B"/>
    <w:rsid w:val="00544577"/>
    <w:rsid w:val="005445BF"/>
    <w:rsid w:val="00544817"/>
    <w:rsid w:val="00544DF2"/>
    <w:rsid w:val="0054505B"/>
    <w:rsid w:val="00545307"/>
    <w:rsid w:val="005453F1"/>
    <w:rsid w:val="00545A5E"/>
    <w:rsid w:val="00545AA7"/>
    <w:rsid w:val="00545B9A"/>
    <w:rsid w:val="00545C9E"/>
    <w:rsid w:val="00545D4A"/>
    <w:rsid w:val="00545DDF"/>
    <w:rsid w:val="00545EC2"/>
    <w:rsid w:val="005460E0"/>
    <w:rsid w:val="0054615F"/>
    <w:rsid w:val="005461F3"/>
    <w:rsid w:val="00546203"/>
    <w:rsid w:val="00546EDA"/>
    <w:rsid w:val="005472C6"/>
    <w:rsid w:val="00547583"/>
    <w:rsid w:val="00547775"/>
    <w:rsid w:val="00547AE0"/>
    <w:rsid w:val="00547CAF"/>
    <w:rsid w:val="00547F20"/>
    <w:rsid w:val="00547FF0"/>
    <w:rsid w:val="005501D2"/>
    <w:rsid w:val="00550661"/>
    <w:rsid w:val="005508A1"/>
    <w:rsid w:val="00550A7C"/>
    <w:rsid w:val="00550FDA"/>
    <w:rsid w:val="00551478"/>
    <w:rsid w:val="00551B25"/>
    <w:rsid w:val="00551C1B"/>
    <w:rsid w:val="0055229C"/>
    <w:rsid w:val="00552306"/>
    <w:rsid w:val="00552565"/>
    <w:rsid w:val="005526A4"/>
    <w:rsid w:val="00552860"/>
    <w:rsid w:val="00552950"/>
    <w:rsid w:val="00552A9B"/>
    <w:rsid w:val="00552B62"/>
    <w:rsid w:val="00552D2C"/>
    <w:rsid w:val="0055300D"/>
    <w:rsid w:val="00553226"/>
    <w:rsid w:val="00553B96"/>
    <w:rsid w:val="00553DBE"/>
    <w:rsid w:val="005544D1"/>
    <w:rsid w:val="00554724"/>
    <w:rsid w:val="0055477E"/>
    <w:rsid w:val="00554859"/>
    <w:rsid w:val="00554BD4"/>
    <w:rsid w:val="0055537F"/>
    <w:rsid w:val="00555495"/>
    <w:rsid w:val="00555513"/>
    <w:rsid w:val="005555D4"/>
    <w:rsid w:val="005555E3"/>
    <w:rsid w:val="0055662F"/>
    <w:rsid w:val="00556CF7"/>
    <w:rsid w:val="00556FAC"/>
    <w:rsid w:val="005574D0"/>
    <w:rsid w:val="0055751B"/>
    <w:rsid w:val="00557612"/>
    <w:rsid w:val="00557634"/>
    <w:rsid w:val="00557644"/>
    <w:rsid w:val="00557732"/>
    <w:rsid w:val="005578A1"/>
    <w:rsid w:val="00557B17"/>
    <w:rsid w:val="00557C11"/>
    <w:rsid w:val="00557D0F"/>
    <w:rsid w:val="0056031B"/>
    <w:rsid w:val="00560B17"/>
    <w:rsid w:val="00560BFE"/>
    <w:rsid w:val="00560E6B"/>
    <w:rsid w:val="00560F4E"/>
    <w:rsid w:val="00560FE0"/>
    <w:rsid w:val="00561589"/>
    <w:rsid w:val="005615E2"/>
    <w:rsid w:val="00561716"/>
    <w:rsid w:val="00561904"/>
    <w:rsid w:val="00561C22"/>
    <w:rsid w:val="00562120"/>
    <w:rsid w:val="00562471"/>
    <w:rsid w:val="0056253B"/>
    <w:rsid w:val="0056259A"/>
    <w:rsid w:val="00562867"/>
    <w:rsid w:val="00562ADC"/>
    <w:rsid w:val="00562C4A"/>
    <w:rsid w:val="00562F01"/>
    <w:rsid w:val="005630D5"/>
    <w:rsid w:val="0056315C"/>
    <w:rsid w:val="00563517"/>
    <w:rsid w:val="00563A9C"/>
    <w:rsid w:val="00563FE4"/>
    <w:rsid w:val="00564115"/>
    <w:rsid w:val="005641ED"/>
    <w:rsid w:val="0056443E"/>
    <w:rsid w:val="00564D42"/>
    <w:rsid w:val="00564E0F"/>
    <w:rsid w:val="00565357"/>
    <w:rsid w:val="00565A9B"/>
    <w:rsid w:val="00565BB0"/>
    <w:rsid w:val="00565BDC"/>
    <w:rsid w:val="00565DA6"/>
    <w:rsid w:val="00566261"/>
    <w:rsid w:val="005662CC"/>
    <w:rsid w:val="00566F52"/>
    <w:rsid w:val="0056709E"/>
    <w:rsid w:val="005671DD"/>
    <w:rsid w:val="005678A3"/>
    <w:rsid w:val="00567E88"/>
    <w:rsid w:val="00570117"/>
    <w:rsid w:val="00570149"/>
    <w:rsid w:val="00570380"/>
    <w:rsid w:val="005704AE"/>
    <w:rsid w:val="005704D5"/>
    <w:rsid w:val="0057081A"/>
    <w:rsid w:val="00570903"/>
    <w:rsid w:val="00570928"/>
    <w:rsid w:val="0057104A"/>
    <w:rsid w:val="005713EE"/>
    <w:rsid w:val="00571497"/>
    <w:rsid w:val="00571504"/>
    <w:rsid w:val="00571A0F"/>
    <w:rsid w:val="00571CDD"/>
    <w:rsid w:val="00572EB2"/>
    <w:rsid w:val="00573253"/>
    <w:rsid w:val="0057367B"/>
    <w:rsid w:val="0057372F"/>
    <w:rsid w:val="00573CFB"/>
    <w:rsid w:val="00573EA4"/>
    <w:rsid w:val="0057416C"/>
    <w:rsid w:val="005742B2"/>
    <w:rsid w:val="00574377"/>
    <w:rsid w:val="0057443E"/>
    <w:rsid w:val="005744E1"/>
    <w:rsid w:val="005747A5"/>
    <w:rsid w:val="005749BD"/>
    <w:rsid w:val="00574BD8"/>
    <w:rsid w:val="00574EA0"/>
    <w:rsid w:val="00574F86"/>
    <w:rsid w:val="00575322"/>
    <w:rsid w:val="00575615"/>
    <w:rsid w:val="00575975"/>
    <w:rsid w:val="00575981"/>
    <w:rsid w:val="00575986"/>
    <w:rsid w:val="005759EF"/>
    <w:rsid w:val="00575AA3"/>
    <w:rsid w:val="00575C5B"/>
    <w:rsid w:val="00575E78"/>
    <w:rsid w:val="005761E5"/>
    <w:rsid w:val="005763C6"/>
    <w:rsid w:val="005763F7"/>
    <w:rsid w:val="0057646F"/>
    <w:rsid w:val="00576761"/>
    <w:rsid w:val="005768DB"/>
    <w:rsid w:val="005769F0"/>
    <w:rsid w:val="0057720E"/>
    <w:rsid w:val="0057740A"/>
    <w:rsid w:val="005774CB"/>
    <w:rsid w:val="005775C9"/>
    <w:rsid w:val="00577BBF"/>
    <w:rsid w:val="005803C8"/>
    <w:rsid w:val="005803D5"/>
    <w:rsid w:val="005807C4"/>
    <w:rsid w:val="00580D49"/>
    <w:rsid w:val="00580E2F"/>
    <w:rsid w:val="00581021"/>
    <w:rsid w:val="00581037"/>
    <w:rsid w:val="005810AF"/>
    <w:rsid w:val="00581511"/>
    <w:rsid w:val="005817C8"/>
    <w:rsid w:val="005818C5"/>
    <w:rsid w:val="00582128"/>
    <w:rsid w:val="005826E1"/>
    <w:rsid w:val="00582B8E"/>
    <w:rsid w:val="00582CE8"/>
    <w:rsid w:val="005830A2"/>
    <w:rsid w:val="00583281"/>
    <w:rsid w:val="00583A16"/>
    <w:rsid w:val="00583C5D"/>
    <w:rsid w:val="00584214"/>
    <w:rsid w:val="0058422B"/>
    <w:rsid w:val="0058452E"/>
    <w:rsid w:val="0058465C"/>
    <w:rsid w:val="00585297"/>
    <w:rsid w:val="0058551E"/>
    <w:rsid w:val="005855C5"/>
    <w:rsid w:val="00585A07"/>
    <w:rsid w:val="00585DF9"/>
    <w:rsid w:val="00585F54"/>
    <w:rsid w:val="00585F8A"/>
    <w:rsid w:val="00586089"/>
    <w:rsid w:val="005860F0"/>
    <w:rsid w:val="00586470"/>
    <w:rsid w:val="00586560"/>
    <w:rsid w:val="00586913"/>
    <w:rsid w:val="00586A90"/>
    <w:rsid w:val="00587036"/>
    <w:rsid w:val="005871EB"/>
    <w:rsid w:val="0058731A"/>
    <w:rsid w:val="00587C5B"/>
    <w:rsid w:val="00587D8D"/>
    <w:rsid w:val="00587EDC"/>
    <w:rsid w:val="00587F33"/>
    <w:rsid w:val="00590069"/>
    <w:rsid w:val="00590297"/>
    <w:rsid w:val="00590312"/>
    <w:rsid w:val="00590369"/>
    <w:rsid w:val="005904E5"/>
    <w:rsid w:val="00590D58"/>
    <w:rsid w:val="0059102D"/>
    <w:rsid w:val="005911C0"/>
    <w:rsid w:val="00591B14"/>
    <w:rsid w:val="00591C75"/>
    <w:rsid w:val="00591DCF"/>
    <w:rsid w:val="00591DDE"/>
    <w:rsid w:val="00591EC7"/>
    <w:rsid w:val="00592020"/>
    <w:rsid w:val="0059258F"/>
    <w:rsid w:val="005928A1"/>
    <w:rsid w:val="005929C3"/>
    <w:rsid w:val="00592A33"/>
    <w:rsid w:val="00592E27"/>
    <w:rsid w:val="00593134"/>
    <w:rsid w:val="00593415"/>
    <w:rsid w:val="00593428"/>
    <w:rsid w:val="00593663"/>
    <w:rsid w:val="005936E9"/>
    <w:rsid w:val="00593AD2"/>
    <w:rsid w:val="00593B0E"/>
    <w:rsid w:val="00593B29"/>
    <w:rsid w:val="005940A3"/>
    <w:rsid w:val="00594534"/>
    <w:rsid w:val="00594C07"/>
    <w:rsid w:val="0059538B"/>
    <w:rsid w:val="005955CC"/>
    <w:rsid w:val="0059565A"/>
    <w:rsid w:val="005957E9"/>
    <w:rsid w:val="005959AC"/>
    <w:rsid w:val="00595D32"/>
    <w:rsid w:val="0059629B"/>
    <w:rsid w:val="00596377"/>
    <w:rsid w:val="005963F0"/>
    <w:rsid w:val="005965D7"/>
    <w:rsid w:val="0059679F"/>
    <w:rsid w:val="005967BF"/>
    <w:rsid w:val="00596C6A"/>
    <w:rsid w:val="00596E05"/>
    <w:rsid w:val="00596EA2"/>
    <w:rsid w:val="00596F5B"/>
    <w:rsid w:val="0059723F"/>
    <w:rsid w:val="005975FA"/>
    <w:rsid w:val="00597754"/>
    <w:rsid w:val="005978E3"/>
    <w:rsid w:val="005979EB"/>
    <w:rsid w:val="00597DDF"/>
    <w:rsid w:val="005A028A"/>
    <w:rsid w:val="005A0B69"/>
    <w:rsid w:val="005A0C34"/>
    <w:rsid w:val="005A0D35"/>
    <w:rsid w:val="005A0DDD"/>
    <w:rsid w:val="005A0F59"/>
    <w:rsid w:val="005A1066"/>
    <w:rsid w:val="005A10C3"/>
    <w:rsid w:val="005A115E"/>
    <w:rsid w:val="005A12FC"/>
    <w:rsid w:val="005A188B"/>
    <w:rsid w:val="005A18C9"/>
    <w:rsid w:val="005A1960"/>
    <w:rsid w:val="005A1E9C"/>
    <w:rsid w:val="005A2192"/>
    <w:rsid w:val="005A2199"/>
    <w:rsid w:val="005A22CA"/>
    <w:rsid w:val="005A2514"/>
    <w:rsid w:val="005A28B0"/>
    <w:rsid w:val="005A2AE0"/>
    <w:rsid w:val="005A2C15"/>
    <w:rsid w:val="005A2D9A"/>
    <w:rsid w:val="005A2DCE"/>
    <w:rsid w:val="005A3117"/>
    <w:rsid w:val="005A32D4"/>
    <w:rsid w:val="005A33C8"/>
    <w:rsid w:val="005A340D"/>
    <w:rsid w:val="005A3D0C"/>
    <w:rsid w:val="005A3DD8"/>
    <w:rsid w:val="005A4075"/>
    <w:rsid w:val="005A4196"/>
    <w:rsid w:val="005A44F1"/>
    <w:rsid w:val="005A45F6"/>
    <w:rsid w:val="005A467D"/>
    <w:rsid w:val="005A5827"/>
    <w:rsid w:val="005A59F7"/>
    <w:rsid w:val="005A5DAD"/>
    <w:rsid w:val="005A611F"/>
    <w:rsid w:val="005A6247"/>
    <w:rsid w:val="005A65B7"/>
    <w:rsid w:val="005A65C2"/>
    <w:rsid w:val="005A6655"/>
    <w:rsid w:val="005A6E94"/>
    <w:rsid w:val="005A7416"/>
    <w:rsid w:val="005A75D3"/>
    <w:rsid w:val="005A77D2"/>
    <w:rsid w:val="005A7A3E"/>
    <w:rsid w:val="005A7D74"/>
    <w:rsid w:val="005B00AB"/>
    <w:rsid w:val="005B021C"/>
    <w:rsid w:val="005B02CF"/>
    <w:rsid w:val="005B035F"/>
    <w:rsid w:val="005B050B"/>
    <w:rsid w:val="005B1043"/>
    <w:rsid w:val="005B1575"/>
    <w:rsid w:val="005B15CA"/>
    <w:rsid w:val="005B1A66"/>
    <w:rsid w:val="005B1FE3"/>
    <w:rsid w:val="005B210F"/>
    <w:rsid w:val="005B23F2"/>
    <w:rsid w:val="005B243C"/>
    <w:rsid w:val="005B25E0"/>
    <w:rsid w:val="005B26BC"/>
    <w:rsid w:val="005B2988"/>
    <w:rsid w:val="005B2A21"/>
    <w:rsid w:val="005B2A5D"/>
    <w:rsid w:val="005B3093"/>
    <w:rsid w:val="005B30A7"/>
    <w:rsid w:val="005B354A"/>
    <w:rsid w:val="005B3A75"/>
    <w:rsid w:val="005B3B16"/>
    <w:rsid w:val="005B3D61"/>
    <w:rsid w:val="005B3E0C"/>
    <w:rsid w:val="005B3E12"/>
    <w:rsid w:val="005B3F7E"/>
    <w:rsid w:val="005B4032"/>
    <w:rsid w:val="005B4263"/>
    <w:rsid w:val="005B445E"/>
    <w:rsid w:val="005B46C1"/>
    <w:rsid w:val="005B4DB6"/>
    <w:rsid w:val="005B4EDD"/>
    <w:rsid w:val="005B54C5"/>
    <w:rsid w:val="005B565F"/>
    <w:rsid w:val="005B56DC"/>
    <w:rsid w:val="005B57F7"/>
    <w:rsid w:val="005B5841"/>
    <w:rsid w:val="005B5893"/>
    <w:rsid w:val="005B5B40"/>
    <w:rsid w:val="005B611D"/>
    <w:rsid w:val="005B626A"/>
    <w:rsid w:val="005B62D9"/>
    <w:rsid w:val="005B65B1"/>
    <w:rsid w:val="005B6743"/>
    <w:rsid w:val="005B678E"/>
    <w:rsid w:val="005B67C3"/>
    <w:rsid w:val="005B689B"/>
    <w:rsid w:val="005B694A"/>
    <w:rsid w:val="005B6A10"/>
    <w:rsid w:val="005B6E67"/>
    <w:rsid w:val="005B71CC"/>
    <w:rsid w:val="005B7334"/>
    <w:rsid w:val="005B73D3"/>
    <w:rsid w:val="005B7805"/>
    <w:rsid w:val="005B7B9A"/>
    <w:rsid w:val="005C0121"/>
    <w:rsid w:val="005C07AA"/>
    <w:rsid w:val="005C0B1D"/>
    <w:rsid w:val="005C0B52"/>
    <w:rsid w:val="005C0D7C"/>
    <w:rsid w:val="005C0E96"/>
    <w:rsid w:val="005C0F28"/>
    <w:rsid w:val="005C1161"/>
    <w:rsid w:val="005C1352"/>
    <w:rsid w:val="005C135E"/>
    <w:rsid w:val="005C1436"/>
    <w:rsid w:val="005C1802"/>
    <w:rsid w:val="005C188D"/>
    <w:rsid w:val="005C1A48"/>
    <w:rsid w:val="005C29FF"/>
    <w:rsid w:val="005C2A9E"/>
    <w:rsid w:val="005C2E5E"/>
    <w:rsid w:val="005C31BA"/>
    <w:rsid w:val="005C372B"/>
    <w:rsid w:val="005C3D2B"/>
    <w:rsid w:val="005C3EE9"/>
    <w:rsid w:val="005C4202"/>
    <w:rsid w:val="005C42F6"/>
    <w:rsid w:val="005C4833"/>
    <w:rsid w:val="005C4B00"/>
    <w:rsid w:val="005C501B"/>
    <w:rsid w:val="005C50D2"/>
    <w:rsid w:val="005C5449"/>
    <w:rsid w:val="005C5573"/>
    <w:rsid w:val="005C5733"/>
    <w:rsid w:val="005C5DC2"/>
    <w:rsid w:val="005C68A1"/>
    <w:rsid w:val="005C69E9"/>
    <w:rsid w:val="005C6C0C"/>
    <w:rsid w:val="005C6C3B"/>
    <w:rsid w:val="005C6DFD"/>
    <w:rsid w:val="005C6FE3"/>
    <w:rsid w:val="005C714A"/>
    <w:rsid w:val="005C77D5"/>
    <w:rsid w:val="005C7C89"/>
    <w:rsid w:val="005C7F57"/>
    <w:rsid w:val="005D0065"/>
    <w:rsid w:val="005D025E"/>
    <w:rsid w:val="005D0B35"/>
    <w:rsid w:val="005D0B5E"/>
    <w:rsid w:val="005D0C87"/>
    <w:rsid w:val="005D0D41"/>
    <w:rsid w:val="005D0FFE"/>
    <w:rsid w:val="005D10A8"/>
    <w:rsid w:val="005D118E"/>
    <w:rsid w:val="005D1428"/>
    <w:rsid w:val="005D1779"/>
    <w:rsid w:val="005D18C6"/>
    <w:rsid w:val="005D195C"/>
    <w:rsid w:val="005D2096"/>
    <w:rsid w:val="005D20D9"/>
    <w:rsid w:val="005D253B"/>
    <w:rsid w:val="005D27B6"/>
    <w:rsid w:val="005D27B9"/>
    <w:rsid w:val="005D2B86"/>
    <w:rsid w:val="005D2F1B"/>
    <w:rsid w:val="005D31EE"/>
    <w:rsid w:val="005D366D"/>
    <w:rsid w:val="005D37E1"/>
    <w:rsid w:val="005D3CB7"/>
    <w:rsid w:val="005D3F1B"/>
    <w:rsid w:val="005D4139"/>
    <w:rsid w:val="005D43AB"/>
    <w:rsid w:val="005D450C"/>
    <w:rsid w:val="005D4540"/>
    <w:rsid w:val="005D4DE5"/>
    <w:rsid w:val="005D562B"/>
    <w:rsid w:val="005D5672"/>
    <w:rsid w:val="005D57B2"/>
    <w:rsid w:val="005D586D"/>
    <w:rsid w:val="005D58CF"/>
    <w:rsid w:val="005D5968"/>
    <w:rsid w:val="005D5ADA"/>
    <w:rsid w:val="005D5BE7"/>
    <w:rsid w:val="005D5C4D"/>
    <w:rsid w:val="005D5ED6"/>
    <w:rsid w:val="005D609F"/>
    <w:rsid w:val="005D621B"/>
    <w:rsid w:val="005D673E"/>
    <w:rsid w:val="005D6ACC"/>
    <w:rsid w:val="005D6D82"/>
    <w:rsid w:val="005D6DA2"/>
    <w:rsid w:val="005D7083"/>
    <w:rsid w:val="005D74F7"/>
    <w:rsid w:val="005D76BA"/>
    <w:rsid w:val="005D7786"/>
    <w:rsid w:val="005D7DF8"/>
    <w:rsid w:val="005E00B5"/>
    <w:rsid w:val="005E04DF"/>
    <w:rsid w:val="005E0A05"/>
    <w:rsid w:val="005E0E48"/>
    <w:rsid w:val="005E133C"/>
    <w:rsid w:val="005E1349"/>
    <w:rsid w:val="005E1456"/>
    <w:rsid w:val="005E18BF"/>
    <w:rsid w:val="005E18D1"/>
    <w:rsid w:val="005E1D01"/>
    <w:rsid w:val="005E1F4D"/>
    <w:rsid w:val="005E2044"/>
    <w:rsid w:val="005E2082"/>
    <w:rsid w:val="005E2B56"/>
    <w:rsid w:val="005E2C24"/>
    <w:rsid w:val="005E2F0F"/>
    <w:rsid w:val="005E2FC9"/>
    <w:rsid w:val="005E306E"/>
    <w:rsid w:val="005E359F"/>
    <w:rsid w:val="005E3811"/>
    <w:rsid w:val="005E3F7D"/>
    <w:rsid w:val="005E4275"/>
    <w:rsid w:val="005E4649"/>
    <w:rsid w:val="005E4A47"/>
    <w:rsid w:val="005E4B37"/>
    <w:rsid w:val="005E52E3"/>
    <w:rsid w:val="005E5600"/>
    <w:rsid w:val="005E5649"/>
    <w:rsid w:val="005E5B4B"/>
    <w:rsid w:val="005E6590"/>
    <w:rsid w:val="005E6B3F"/>
    <w:rsid w:val="005E6F74"/>
    <w:rsid w:val="005E7446"/>
    <w:rsid w:val="005E77B0"/>
    <w:rsid w:val="005E7A2B"/>
    <w:rsid w:val="005E7A8B"/>
    <w:rsid w:val="005F0357"/>
    <w:rsid w:val="005F0675"/>
    <w:rsid w:val="005F0FB1"/>
    <w:rsid w:val="005F12E1"/>
    <w:rsid w:val="005F154C"/>
    <w:rsid w:val="005F156E"/>
    <w:rsid w:val="005F1824"/>
    <w:rsid w:val="005F1B7C"/>
    <w:rsid w:val="005F1C9F"/>
    <w:rsid w:val="005F1EDC"/>
    <w:rsid w:val="005F2263"/>
    <w:rsid w:val="005F2530"/>
    <w:rsid w:val="005F27CC"/>
    <w:rsid w:val="005F2AA1"/>
    <w:rsid w:val="005F2B9B"/>
    <w:rsid w:val="005F3BEA"/>
    <w:rsid w:val="005F3E84"/>
    <w:rsid w:val="005F4BAF"/>
    <w:rsid w:val="005F524C"/>
    <w:rsid w:val="005F5521"/>
    <w:rsid w:val="005F560E"/>
    <w:rsid w:val="005F5856"/>
    <w:rsid w:val="005F5DBF"/>
    <w:rsid w:val="005F5EC3"/>
    <w:rsid w:val="005F5F99"/>
    <w:rsid w:val="005F614F"/>
    <w:rsid w:val="005F61EC"/>
    <w:rsid w:val="005F6261"/>
    <w:rsid w:val="005F63AF"/>
    <w:rsid w:val="005F65AA"/>
    <w:rsid w:val="005F6CB9"/>
    <w:rsid w:val="005F6CF6"/>
    <w:rsid w:val="005F6FA7"/>
    <w:rsid w:val="005F71C8"/>
    <w:rsid w:val="005F741E"/>
    <w:rsid w:val="005F76C5"/>
    <w:rsid w:val="005F778D"/>
    <w:rsid w:val="005F7995"/>
    <w:rsid w:val="005F79D3"/>
    <w:rsid w:val="005F7A39"/>
    <w:rsid w:val="005F7CA5"/>
    <w:rsid w:val="005F7EB0"/>
    <w:rsid w:val="005F7F1E"/>
    <w:rsid w:val="00600475"/>
    <w:rsid w:val="0060050B"/>
    <w:rsid w:val="0060072A"/>
    <w:rsid w:val="006009AF"/>
    <w:rsid w:val="00600A22"/>
    <w:rsid w:val="00600C67"/>
    <w:rsid w:val="00600CBD"/>
    <w:rsid w:val="00600F8F"/>
    <w:rsid w:val="00600FBE"/>
    <w:rsid w:val="00601141"/>
    <w:rsid w:val="006011D2"/>
    <w:rsid w:val="006011EF"/>
    <w:rsid w:val="006011F1"/>
    <w:rsid w:val="0060190E"/>
    <w:rsid w:val="006019B8"/>
    <w:rsid w:val="00601CDC"/>
    <w:rsid w:val="006022B9"/>
    <w:rsid w:val="0060254A"/>
    <w:rsid w:val="0060297A"/>
    <w:rsid w:val="006029ED"/>
    <w:rsid w:val="00603152"/>
    <w:rsid w:val="006032D2"/>
    <w:rsid w:val="00603AA5"/>
    <w:rsid w:val="00603E09"/>
    <w:rsid w:val="00603F00"/>
    <w:rsid w:val="006040D4"/>
    <w:rsid w:val="006040F2"/>
    <w:rsid w:val="00604484"/>
    <w:rsid w:val="006047AE"/>
    <w:rsid w:val="00604877"/>
    <w:rsid w:val="00604A47"/>
    <w:rsid w:val="00604B50"/>
    <w:rsid w:val="00604DBF"/>
    <w:rsid w:val="00604DF9"/>
    <w:rsid w:val="00604E99"/>
    <w:rsid w:val="00604EC8"/>
    <w:rsid w:val="00604ECE"/>
    <w:rsid w:val="006051A6"/>
    <w:rsid w:val="0060527B"/>
    <w:rsid w:val="00605C44"/>
    <w:rsid w:val="00605C86"/>
    <w:rsid w:val="00605FD1"/>
    <w:rsid w:val="006062B7"/>
    <w:rsid w:val="00606529"/>
    <w:rsid w:val="006068E1"/>
    <w:rsid w:val="006069B7"/>
    <w:rsid w:val="00606C87"/>
    <w:rsid w:val="00606F69"/>
    <w:rsid w:val="006070CF"/>
    <w:rsid w:val="00607772"/>
    <w:rsid w:val="006078C3"/>
    <w:rsid w:val="00607901"/>
    <w:rsid w:val="006100F1"/>
    <w:rsid w:val="0061012C"/>
    <w:rsid w:val="00610A3A"/>
    <w:rsid w:val="00610E77"/>
    <w:rsid w:val="0061111C"/>
    <w:rsid w:val="006116C8"/>
    <w:rsid w:val="00611BFA"/>
    <w:rsid w:val="00611E33"/>
    <w:rsid w:val="00612622"/>
    <w:rsid w:val="00612774"/>
    <w:rsid w:val="00612A9F"/>
    <w:rsid w:val="00612D15"/>
    <w:rsid w:val="00612EE7"/>
    <w:rsid w:val="00612F4C"/>
    <w:rsid w:val="006131C9"/>
    <w:rsid w:val="00613418"/>
    <w:rsid w:val="0061348C"/>
    <w:rsid w:val="006137D9"/>
    <w:rsid w:val="00613E9D"/>
    <w:rsid w:val="00614066"/>
    <w:rsid w:val="0061430A"/>
    <w:rsid w:val="00614894"/>
    <w:rsid w:val="006148B3"/>
    <w:rsid w:val="00614B70"/>
    <w:rsid w:val="00614C9A"/>
    <w:rsid w:val="00614CCF"/>
    <w:rsid w:val="00614CE2"/>
    <w:rsid w:val="00614EA0"/>
    <w:rsid w:val="00614F27"/>
    <w:rsid w:val="00614F2C"/>
    <w:rsid w:val="0061570E"/>
    <w:rsid w:val="0061589E"/>
    <w:rsid w:val="00615B58"/>
    <w:rsid w:val="00615C32"/>
    <w:rsid w:val="00615D0A"/>
    <w:rsid w:val="00615F5F"/>
    <w:rsid w:val="006162A3"/>
    <w:rsid w:val="00616586"/>
    <w:rsid w:val="00616707"/>
    <w:rsid w:val="006167A2"/>
    <w:rsid w:val="0061680F"/>
    <w:rsid w:val="0061682B"/>
    <w:rsid w:val="00616C27"/>
    <w:rsid w:val="0061712E"/>
    <w:rsid w:val="0061714F"/>
    <w:rsid w:val="0061719D"/>
    <w:rsid w:val="0061735F"/>
    <w:rsid w:val="00617853"/>
    <w:rsid w:val="006178F7"/>
    <w:rsid w:val="0061797F"/>
    <w:rsid w:val="00617BC0"/>
    <w:rsid w:val="00617EDD"/>
    <w:rsid w:val="00620B32"/>
    <w:rsid w:val="00620D3D"/>
    <w:rsid w:val="0062123B"/>
    <w:rsid w:val="006212E3"/>
    <w:rsid w:val="00621661"/>
    <w:rsid w:val="00621AD5"/>
    <w:rsid w:val="00621DEA"/>
    <w:rsid w:val="006220DA"/>
    <w:rsid w:val="00622664"/>
    <w:rsid w:val="00622731"/>
    <w:rsid w:val="00622DEB"/>
    <w:rsid w:val="00622EF4"/>
    <w:rsid w:val="006232CA"/>
    <w:rsid w:val="006232E1"/>
    <w:rsid w:val="006232F3"/>
    <w:rsid w:val="00623AF4"/>
    <w:rsid w:val="00623D6C"/>
    <w:rsid w:val="00624224"/>
    <w:rsid w:val="006245F6"/>
    <w:rsid w:val="00624E62"/>
    <w:rsid w:val="006256E6"/>
    <w:rsid w:val="00625873"/>
    <w:rsid w:val="00625875"/>
    <w:rsid w:val="006258B3"/>
    <w:rsid w:val="0062593B"/>
    <w:rsid w:val="00625B06"/>
    <w:rsid w:val="00625C0A"/>
    <w:rsid w:val="00625D96"/>
    <w:rsid w:val="00625E37"/>
    <w:rsid w:val="00626012"/>
    <w:rsid w:val="0062605B"/>
    <w:rsid w:val="00626104"/>
    <w:rsid w:val="00626125"/>
    <w:rsid w:val="00627071"/>
    <w:rsid w:val="0062738D"/>
    <w:rsid w:val="006274E3"/>
    <w:rsid w:val="00630494"/>
    <w:rsid w:val="006315EE"/>
    <w:rsid w:val="00631B7C"/>
    <w:rsid w:val="00631EBD"/>
    <w:rsid w:val="00631EEA"/>
    <w:rsid w:val="00632141"/>
    <w:rsid w:val="00632306"/>
    <w:rsid w:val="00632B2D"/>
    <w:rsid w:val="006333C1"/>
    <w:rsid w:val="00633708"/>
    <w:rsid w:val="00633C41"/>
    <w:rsid w:val="00633E0A"/>
    <w:rsid w:val="00633E2A"/>
    <w:rsid w:val="00633EF0"/>
    <w:rsid w:val="00633FAE"/>
    <w:rsid w:val="0063400E"/>
    <w:rsid w:val="006340EC"/>
    <w:rsid w:val="0063410C"/>
    <w:rsid w:val="00634121"/>
    <w:rsid w:val="006347B9"/>
    <w:rsid w:val="00634856"/>
    <w:rsid w:val="00634BB5"/>
    <w:rsid w:val="006350A1"/>
    <w:rsid w:val="006354E0"/>
    <w:rsid w:val="0063557C"/>
    <w:rsid w:val="00635A58"/>
    <w:rsid w:val="00635FCE"/>
    <w:rsid w:val="00636059"/>
    <w:rsid w:val="00636B0F"/>
    <w:rsid w:val="00636BA1"/>
    <w:rsid w:val="00636EBE"/>
    <w:rsid w:val="00636F80"/>
    <w:rsid w:val="0063702A"/>
    <w:rsid w:val="006370A7"/>
    <w:rsid w:val="00637205"/>
    <w:rsid w:val="00637259"/>
    <w:rsid w:val="006372DA"/>
    <w:rsid w:val="006375DC"/>
    <w:rsid w:val="006375FA"/>
    <w:rsid w:val="00637647"/>
    <w:rsid w:val="00637A00"/>
    <w:rsid w:val="00637C0F"/>
    <w:rsid w:val="006400F9"/>
    <w:rsid w:val="006405CE"/>
    <w:rsid w:val="00640855"/>
    <w:rsid w:val="00640A58"/>
    <w:rsid w:val="00640C2B"/>
    <w:rsid w:val="00640F58"/>
    <w:rsid w:val="00640FA9"/>
    <w:rsid w:val="006413AD"/>
    <w:rsid w:val="00641887"/>
    <w:rsid w:val="00641B36"/>
    <w:rsid w:val="00641D2A"/>
    <w:rsid w:val="00641DF4"/>
    <w:rsid w:val="006423BB"/>
    <w:rsid w:val="006423E1"/>
    <w:rsid w:val="00642920"/>
    <w:rsid w:val="00642B25"/>
    <w:rsid w:val="00642D18"/>
    <w:rsid w:val="00642D81"/>
    <w:rsid w:val="00642EC1"/>
    <w:rsid w:val="00642FE3"/>
    <w:rsid w:val="00643301"/>
    <w:rsid w:val="00643568"/>
    <w:rsid w:val="00643A84"/>
    <w:rsid w:val="00643C57"/>
    <w:rsid w:val="00644078"/>
    <w:rsid w:val="006443D2"/>
    <w:rsid w:val="00644436"/>
    <w:rsid w:val="006444A9"/>
    <w:rsid w:val="006447A0"/>
    <w:rsid w:val="00644DF3"/>
    <w:rsid w:val="00644E8E"/>
    <w:rsid w:val="00645078"/>
    <w:rsid w:val="0064556D"/>
    <w:rsid w:val="0064562B"/>
    <w:rsid w:val="00645BCF"/>
    <w:rsid w:val="00645D7A"/>
    <w:rsid w:val="006462C1"/>
    <w:rsid w:val="00646337"/>
    <w:rsid w:val="00646462"/>
    <w:rsid w:val="006464A8"/>
    <w:rsid w:val="006464F5"/>
    <w:rsid w:val="00646B06"/>
    <w:rsid w:val="00646B4B"/>
    <w:rsid w:val="00646D8F"/>
    <w:rsid w:val="00646D92"/>
    <w:rsid w:val="00646E2D"/>
    <w:rsid w:val="00646F0D"/>
    <w:rsid w:val="00647444"/>
    <w:rsid w:val="006474EF"/>
    <w:rsid w:val="006479CE"/>
    <w:rsid w:val="006500CF"/>
    <w:rsid w:val="0065015F"/>
    <w:rsid w:val="00650342"/>
    <w:rsid w:val="00650A21"/>
    <w:rsid w:val="00650FB7"/>
    <w:rsid w:val="00651047"/>
    <w:rsid w:val="0065110F"/>
    <w:rsid w:val="00651718"/>
    <w:rsid w:val="00651723"/>
    <w:rsid w:val="00651884"/>
    <w:rsid w:val="00651F09"/>
    <w:rsid w:val="00651F59"/>
    <w:rsid w:val="00651FE1"/>
    <w:rsid w:val="006520C5"/>
    <w:rsid w:val="00652A01"/>
    <w:rsid w:val="00652A7E"/>
    <w:rsid w:val="00652A81"/>
    <w:rsid w:val="00652A8D"/>
    <w:rsid w:val="00652BA5"/>
    <w:rsid w:val="00652F94"/>
    <w:rsid w:val="0065315F"/>
    <w:rsid w:val="00653248"/>
    <w:rsid w:val="00653472"/>
    <w:rsid w:val="0065352E"/>
    <w:rsid w:val="006536C2"/>
    <w:rsid w:val="006538C5"/>
    <w:rsid w:val="006539D4"/>
    <w:rsid w:val="006539F4"/>
    <w:rsid w:val="00653F8A"/>
    <w:rsid w:val="00654656"/>
    <w:rsid w:val="0065505D"/>
    <w:rsid w:val="0065573E"/>
    <w:rsid w:val="0065578E"/>
    <w:rsid w:val="0065599E"/>
    <w:rsid w:val="00655B64"/>
    <w:rsid w:val="00655C7E"/>
    <w:rsid w:val="00655E62"/>
    <w:rsid w:val="00655F13"/>
    <w:rsid w:val="00656171"/>
    <w:rsid w:val="006568B2"/>
    <w:rsid w:val="00656950"/>
    <w:rsid w:val="00656A6B"/>
    <w:rsid w:val="006571A5"/>
    <w:rsid w:val="00657227"/>
    <w:rsid w:val="006574E0"/>
    <w:rsid w:val="006578EA"/>
    <w:rsid w:val="0066027F"/>
    <w:rsid w:val="0066123D"/>
    <w:rsid w:val="0066154B"/>
    <w:rsid w:val="00661C22"/>
    <w:rsid w:val="00662394"/>
    <w:rsid w:val="0066268E"/>
    <w:rsid w:val="00662939"/>
    <w:rsid w:val="00662AF3"/>
    <w:rsid w:val="00662F60"/>
    <w:rsid w:val="0066310D"/>
    <w:rsid w:val="00663ACE"/>
    <w:rsid w:val="00663BC6"/>
    <w:rsid w:val="00663E5A"/>
    <w:rsid w:val="00663EBD"/>
    <w:rsid w:val="006640D6"/>
    <w:rsid w:val="00664391"/>
    <w:rsid w:val="006645A7"/>
    <w:rsid w:val="006645C3"/>
    <w:rsid w:val="00664602"/>
    <w:rsid w:val="00664A4E"/>
    <w:rsid w:val="00664A80"/>
    <w:rsid w:val="00664F48"/>
    <w:rsid w:val="0066584A"/>
    <w:rsid w:val="00665A71"/>
    <w:rsid w:val="00665A9C"/>
    <w:rsid w:val="00665D4D"/>
    <w:rsid w:val="00665D7B"/>
    <w:rsid w:val="00665E04"/>
    <w:rsid w:val="00666408"/>
    <w:rsid w:val="006667B5"/>
    <w:rsid w:val="006669A0"/>
    <w:rsid w:val="00666A5F"/>
    <w:rsid w:val="00666C15"/>
    <w:rsid w:val="00666CDE"/>
    <w:rsid w:val="00667298"/>
    <w:rsid w:val="00667481"/>
    <w:rsid w:val="006677B5"/>
    <w:rsid w:val="00667C77"/>
    <w:rsid w:val="00667CB6"/>
    <w:rsid w:val="00667D71"/>
    <w:rsid w:val="00667D85"/>
    <w:rsid w:val="00670382"/>
    <w:rsid w:val="00670587"/>
    <w:rsid w:val="00670613"/>
    <w:rsid w:val="00670C8F"/>
    <w:rsid w:val="00670CE0"/>
    <w:rsid w:val="00670E3D"/>
    <w:rsid w:val="00670EA1"/>
    <w:rsid w:val="00671580"/>
    <w:rsid w:val="00671B91"/>
    <w:rsid w:val="00671E30"/>
    <w:rsid w:val="00672173"/>
    <w:rsid w:val="00672C0B"/>
    <w:rsid w:val="00672DE5"/>
    <w:rsid w:val="00672E8A"/>
    <w:rsid w:val="00673196"/>
    <w:rsid w:val="006731BB"/>
    <w:rsid w:val="00673768"/>
    <w:rsid w:val="00673856"/>
    <w:rsid w:val="006738B8"/>
    <w:rsid w:val="00673AAB"/>
    <w:rsid w:val="00673F66"/>
    <w:rsid w:val="00673F99"/>
    <w:rsid w:val="00674090"/>
    <w:rsid w:val="0067434D"/>
    <w:rsid w:val="00674729"/>
    <w:rsid w:val="00674A62"/>
    <w:rsid w:val="00674C75"/>
    <w:rsid w:val="00674DA0"/>
    <w:rsid w:val="0067516F"/>
    <w:rsid w:val="0067529E"/>
    <w:rsid w:val="00675477"/>
    <w:rsid w:val="006755CB"/>
    <w:rsid w:val="0067584A"/>
    <w:rsid w:val="00675C6B"/>
    <w:rsid w:val="00675F8B"/>
    <w:rsid w:val="006762CB"/>
    <w:rsid w:val="0067640A"/>
    <w:rsid w:val="00676845"/>
    <w:rsid w:val="00676933"/>
    <w:rsid w:val="00676B4B"/>
    <w:rsid w:val="00676B5C"/>
    <w:rsid w:val="00677129"/>
    <w:rsid w:val="00677198"/>
    <w:rsid w:val="00677A03"/>
    <w:rsid w:val="00677FBD"/>
    <w:rsid w:val="0068008A"/>
    <w:rsid w:val="006800A6"/>
    <w:rsid w:val="006800E4"/>
    <w:rsid w:val="006801C4"/>
    <w:rsid w:val="00680424"/>
    <w:rsid w:val="00680443"/>
    <w:rsid w:val="006806B6"/>
    <w:rsid w:val="0068075F"/>
    <w:rsid w:val="00680DD3"/>
    <w:rsid w:val="00680E74"/>
    <w:rsid w:val="00681588"/>
    <w:rsid w:val="006817BA"/>
    <w:rsid w:val="00681AC8"/>
    <w:rsid w:val="00681EC9"/>
    <w:rsid w:val="006827A0"/>
    <w:rsid w:val="00682C15"/>
    <w:rsid w:val="006839F1"/>
    <w:rsid w:val="00683AC2"/>
    <w:rsid w:val="00683C4A"/>
    <w:rsid w:val="0068404D"/>
    <w:rsid w:val="00684373"/>
    <w:rsid w:val="006844C5"/>
    <w:rsid w:val="00684BF4"/>
    <w:rsid w:val="006856FA"/>
    <w:rsid w:val="006857E5"/>
    <w:rsid w:val="0068598D"/>
    <w:rsid w:val="006864B9"/>
    <w:rsid w:val="006872E0"/>
    <w:rsid w:val="00687773"/>
    <w:rsid w:val="00687D51"/>
    <w:rsid w:val="00687FAB"/>
    <w:rsid w:val="00690147"/>
    <w:rsid w:val="006901C3"/>
    <w:rsid w:val="00690212"/>
    <w:rsid w:val="00690C9F"/>
    <w:rsid w:val="006910CE"/>
    <w:rsid w:val="0069118B"/>
    <w:rsid w:val="0069138D"/>
    <w:rsid w:val="00691CC2"/>
    <w:rsid w:val="00691EC8"/>
    <w:rsid w:val="00691F57"/>
    <w:rsid w:val="0069243C"/>
    <w:rsid w:val="006928EE"/>
    <w:rsid w:val="00692A39"/>
    <w:rsid w:val="00692BA8"/>
    <w:rsid w:val="00692DB5"/>
    <w:rsid w:val="006930B5"/>
    <w:rsid w:val="0069311E"/>
    <w:rsid w:val="00693218"/>
    <w:rsid w:val="006934F0"/>
    <w:rsid w:val="006936F8"/>
    <w:rsid w:val="006937A9"/>
    <w:rsid w:val="0069389A"/>
    <w:rsid w:val="00693A87"/>
    <w:rsid w:val="00693F96"/>
    <w:rsid w:val="006940D0"/>
    <w:rsid w:val="006947EF"/>
    <w:rsid w:val="00694C35"/>
    <w:rsid w:val="00694D53"/>
    <w:rsid w:val="00695068"/>
    <w:rsid w:val="006950A4"/>
    <w:rsid w:val="00695110"/>
    <w:rsid w:val="00695347"/>
    <w:rsid w:val="00695465"/>
    <w:rsid w:val="006955E7"/>
    <w:rsid w:val="00695738"/>
    <w:rsid w:val="006957A7"/>
    <w:rsid w:val="006957C0"/>
    <w:rsid w:val="00695C6E"/>
    <w:rsid w:val="00695FB3"/>
    <w:rsid w:val="00696013"/>
    <w:rsid w:val="0069609E"/>
    <w:rsid w:val="00696223"/>
    <w:rsid w:val="006962BB"/>
    <w:rsid w:val="00696378"/>
    <w:rsid w:val="0069696B"/>
    <w:rsid w:val="00696994"/>
    <w:rsid w:val="00696B91"/>
    <w:rsid w:val="00696E70"/>
    <w:rsid w:val="006973A8"/>
    <w:rsid w:val="0069790A"/>
    <w:rsid w:val="00697F7E"/>
    <w:rsid w:val="006A01CC"/>
    <w:rsid w:val="006A05C5"/>
    <w:rsid w:val="006A06C3"/>
    <w:rsid w:val="006A08B3"/>
    <w:rsid w:val="006A0B3E"/>
    <w:rsid w:val="006A1697"/>
    <w:rsid w:val="006A184A"/>
    <w:rsid w:val="006A1905"/>
    <w:rsid w:val="006A1CAC"/>
    <w:rsid w:val="006A1CB1"/>
    <w:rsid w:val="006A20AC"/>
    <w:rsid w:val="006A2B9A"/>
    <w:rsid w:val="006A2EE1"/>
    <w:rsid w:val="006A3286"/>
    <w:rsid w:val="006A32EE"/>
    <w:rsid w:val="006A33E4"/>
    <w:rsid w:val="006A3793"/>
    <w:rsid w:val="006A3AB2"/>
    <w:rsid w:val="006A3C5E"/>
    <w:rsid w:val="006A3EF7"/>
    <w:rsid w:val="006A4215"/>
    <w:rsid w:val="006A4297"/>
    <w:rsid w:val="006A45B4"/>
    <w:rsid w:val="006A474C"/>
    <w:rsid w:val="006A495C"/>
    <w:rsid w:val="006A4A93"/>
    <w:rsid w:val="006A4BB6"/>
    <w:rsid w:val="006A52BD"/>
    <w:rsid w:val="006A530B"/>
    <w:rsid w:val="006A536B"/>
    <w:rsid w:val="006A5A3B"/>
    <w:rsid w:val="006A5B22"/>
    <w:rsid w:val="006A5E3C"/>
    <w:rsid w:val="006A643B"/>
    <w:rsid w:val="006A65C4"/>
    <w:rsid w:val="006A67C7"/>
    <w:rsid w:val="006A683B"/>
    <w:rsid w:val="006A7013"/>
    <w:rsid w:val="006A70F5"/>
    <w:rsid w:val="006A721D"/>
    <w:rsid w:val="006A745D"/>
    <w:rsid w:val="006A7580"/>
    <w:rsid w:val="006A7712"/>
    <w:rsid w:val="006A78C4"/>
    <w:rsid w:val="006A7B6C"/>
    <w:rsid w:val="006B009E"/>
    <w:rsid w:val="006B0127"/>
    <w:rsid w:val="006B0248"/>
    <w:rsid w:val="006B029B"/>
    <w:rsid w:val="006B057D"/>
    <w:rsid w:val="006B11F9"/>
    <w:rsid w:val="006B149A"/>
    <w:rsid w:val="006B160F"/>
    <w:rsid w:val="006B19E1"/>
    <w:rsid w:val="006B1B4B"/>
    <w:rsid w:val="006B1B80"/>
    <w:rsid w:val="006B25F1"/>
    <w:rsid w:val="006B2707"/>
    <w:rsid w:val="006B2977"/>
    <w:rsid w:val="006B2F51"/>
    <w:rsid w:val="006B34DC"/>
    <w:rsid w:val="006B3821"/>
    <w:rsid w:val="006B38C8"/>
    <w:rsid w:val="006B38CD"/>
    <w:rsid w:val="006B3E6B"/>
    <w:rsid w:val="006B4114"/>
    <w:rsid w:val="006B4394"/>
    <w:rsid w:val="006B4575"/>
    <w:rsid w:val="006B4841"/>
    <w:rsid w:val="006B48FC"/>
    <w:rsid w:val="006B4BA2"/>
    <w:rsid w:val="006B4D00"/>
    <w:rsid w:val="006B519D"/>
    <w:rsid w:val="006B53DA"/>
    <w:rsid w:val="006B5690"/>
    <w:rsid w:val="006B5919"/>
    <w:rsid w:val="006B5FBF"/>
    <w:rsid w:val="006B6842"/>
    <w:rsid w:val="006B68B2"/>
    <w:rsid w:val="006B7069"/>
    <w:rsid w:val="006B70AF"/>
    <w:rsid w:val="006B7198"/>
    <w:rsid w:val="006B71C5"/>
    <w:rsid w:val="006B7289"/>
    <w:rsid w:val="006B734C"/>
    <w:rsid w:val="006B7C19"/>
    <w:rsid w:val="006C0022"/>
    <w:rsid w:val="006C03C8"/>
    <w:rsid w:val="006C0897"/>
    <w:rsid w:val="006C0948"/>
    <w:rsid w:val="006C0B04"/>
    <w:rsid w:val="006C0C73"/>
    <w:rsid w:val="006C0CF4"/>
    <w:rsid w:val="006C0DD5"/>
    <w:rsid w:val="006C0F4D"/>
    <w:rsid w:val="006C1091"/>
    <w:rsid w:val="006C13DF"/>
    <w:rsid w:val="006C16B9"/>
    <w:rsid w:val="006C188E"/>
    <w:rsid w:val="006C1932"/>
    <w:rsid w:val="006C1A4E"/>
    <w:rsid w:val="006C1B38"/>
    <w:rsid w:val="006C1C7F"/>
    <w:rsid w:val="006C1CE6"/>
    <w:rsid w:val="006C1D91"/>
    <w:rsid w:val="006C1E10"/>
    <w:rsid w:val="006C1ECB"/>
    <w:rsid w:val="006C20FD"/>
    <w:rsid w:val="006C2122"/>
    <w:rsid w:val="006C251F"/>
    <w:rsid w:val="006C2A4A"/>
    <w:rsid w:val="006C2A7B"/>
    <w:rsid w:val="006C2C42"/>
    <w:rsid w:val="006C2D0D"/>
    <w:rsid w:val="006C2EFF"/>
    <w:rsid w:val="006C315F"/>
    <w:rsid w:val="006C3289"/>
    <w:rsid w:val="006C38BA"/>
    <w:rsid w:val="006C3C3D"/>
    <w:rsid w:val="006C3D1B"/>
    <w:rsid w:val="006C3D23"/>
    <w:rsid w:val="006C3FB8"/>
    <w:rsid w:val="006C41FC"/>
    <w:rsid w:val="006C4259"/>
    <w:rsid w:val="006C4405"/>
    <w:rsid w:val="006C4406"/>
    <w:rsid w:val="006C44E3"/>
    <w:rsid w:val="006C4574"/>
    <w:rsid w:val="006C4687"/>
    <w:rsid w:val="006C47E8"/>
    <w:rsid w:val="006C4D17"/>
    <w:rsid w:val="006C4EBD"/>
    <w:rsid w:val="006C4FC1"/>
    <w:rsid w:val="006C513D"/>
    <w:rsid w:val="006C55A9"/>
    <w:rsid w:val="006C576F"/>
    <w:rsid w:val="006C5911"/>
    <w:rsid w:val="006C59B4"/>
    <w:rsid w:val="006C5C55"/>
    <w:rsid w:val="006C60EF"/>
    <w:rsid w:val="006C623B"/>
    <w:rsid w:val="006C62FD"/>
    <w:rsid w:val="006C6494"/>
    <w:rsid w:val="006C6500"/>
    <w:rsid w:val="006C661D"/>
    <w:rsid w:val="006C667E"/>
    <w:rsid w:val="006C6821"/>
    <w:rsid w:val="006C6902"/>
    <w:rsid w:val="006C6B89"/>
    <w:rsid w:val="006C798D"/>
    <w:rsid w:val="006C7C6F"/>
    <w:rsid w:val="006C7E6E"/>
    <w:rsid w:val="006D04F1"/>
    <w:rsid w:val="006D0588"/>
    <w:rsid w:val="006D066D"/>
    <w:rsid w:val="006D07CE"/>
    <w:rsid w:val="006D0959"/>
    <w:rsid w:val="006D0C49"/>
    <w:rsid w:val="006D0EE0"/>
    <w:rsid w:val="006D0F2E"/>
    <w:rsid w:val="006D106F"/>
    <w:rsid w:val="006D14FB"/>
    <w:rsid w:val="006D153B"/>
    <w:rsid w:val="006D160A"/>
    <w:rsid w:val="006D2748"/>
    <w:rsid w:val="006D2FE8"/>
    <w:rsid w:val="006D3341"/>
    <w:rsid w:val="006D35BE"/>
    <w:rsid w:val="006D3A7F"/>
    <w:rsid w:val="006D3CF1"/>
    <w:rsid w:val="006D3F12"/>
    <w:rsid w:val="006D4081"/>
    <w:rsid w:val="006D40C7"/>
    <w:rsid w:val="006D48F4"/>
    <w:rsid w:val="006D4934"/>
    <w:rsid w:val="006D496B"/>
    <w:rsid w:val="006D4B81"/>
    <w:rsid w:val="006D4CF6"/>
    <w:rsid w:val="006D4D41"/>
    <w:rsid w:val="006D4E66"/>
    <w:rsid w:val="006D4FA6"/>
    <w:rsid w:val="006D56F9"/>
    <w:rsid w:val="006D59E9"/>
    <w:rsid w:val="006D5D1C"/>
    <w:rsid w:val="006D5FA0"/>
    <w:rsid w:val="006D61D9"/>
    <w:rsid w:val="006D62B1"/>
    <w:rsid w:val="006D62FB"/>
    <w:rsid w:val="006D6671"/>
    <w:rsid w:val="006D697B"/>
    <w:rsid w:val="006D6EDB"/>
    <w:rsid w:val="006D712F"/>
    <w:rsid w:val="006D724A"/>
    <w:rsid w:val="006D7881"/>
    <w:rsid w:val="006D7946"/>
    <w:rsid w:val="006D7D75"/>
    <w:rsid w:val="006E00BD"/>
    <w:rsid w:val="006E02EA"/>
    <w:rsid w:val="006E03A1"/>
    <w:rsid w:val="006E0752"/>
    <w:rsid w:val="006E0889"/>
    <w:rsid w:val="006E092B"/>
    <w:rsid w:val="006E098C"/>
    <w:rsid w:val="006E09F4"/>
    <w:rsid w:val="006E0F4A"/>
    <w:rsid w:val="006E0FA0"/>
    <w:rsid w:val="006E0FB7"/>
    <w:rsid w:val="006E1032"/>
    <w:rsid w:val="006E136B"/>
    <w:rsid w:val="006E145F"/>
    <w:rsid w:val="006E16EE"/>
    <w:rsid w:val="006E1D57"/>
    <w:rsid w:val="006E1DC1"/>
    <w:rsid w:val="006E2B0E"/>
    <w:rsid w:val="006E2B6C"/>
    <w:rsid w:val="006E30CC"/>
    <w:rsid w:val="006E3174"/>
    <w:rsid w:val="006E3276"/>
    <w:rsid w:val="006E3374"/>
    <w:rsid w:val="006E33BD"/>
    <w:rsid w:val="006E353F"/>
    <w:rsid w:val="006E36E3"/>
    <w:rsid w:val="006E36E4"/>
    <w:rsid w:val="006E3A22"/>
    <w:rsid w:val="006E3A40"/>
    <w:rsid w:val="006E3BBD"/>
    <w:rsid w:val="006E3ECB"/>
    <w:rsid w:val="006E401F"/>
    <w:rsid w:val="006E449E"/>
    <w:rsid w:val="006E4852"/>
    <w:rsid w:val="006E4884"/>
    <w:rsid w:val="006E4AD5"/>
    <w:rsid w:val="006E4CD1"/>
    <w:rsid w:val="006E5080"/>
    <w:rsid w:val="006E5141"/>
    <w:rsid w:val="006E52C6"/>
    <w:rsid w:val="006E5432"/>
    <w:rsid w:val="006E54D0"/>
    <w:rsid w:val="006E56DA"/>
    <w:rsid w:val="006E5709"/>
    <w:rsid w:val="006E5868"/>
    <w:rsid w:val="006E5E29"/>
    <w:rsid w:val="006E6540"/>
    <w:rsid w:val="006E6630"/>
    <w:rsid w:val="006E6659"/>
    <w:rsid w:val="006E67CA"/>
    <w:rsid w:val="006E6845"/>
    <w:rsid w:val="006E68A2"/>
    <w:rsid w:val="006E6A32"/>
    <w:rsid w:val="006E6CF9"/>
    <w:rsid w:val="006E7A05"/>
    <w:rsid w:val="006E7B03"/>
    <w:rsid w:val="006E7CD8"/>
    <w:rsid w:val="006E7DDA"/>
    <w:rsid w:val="006F0574"/>
    <w:rsid w:val="006F0923"/>
    <w:rsid w:val="006F09C1"/>
    <w:rsid w:val="006F0ED6"/>
    <w:rsid w:val="006F0F65"/>
    <w:rsid w:val="006F10C4"/>
    <w:rsid w:val="006F1360"/>
    <w:rsid w:val="006F1C75"/>
    <w:rsid w:val="006F1FBB"/>
    <w:rsid w:val="006F1FE7"/>
    <w:rsid w:val="006F1FEE"/>
    <w:rsid w:val="006F2091"/>
    <w:rsid w:val="006F23E0"/>
    <w:rsid w:val="006F248F"/>
    <w:rsid w:val="006F24F2"/>
    <w:rsid w:val="006F25C5"/>
    <w:rsid w:val="006F29F4"/>
    <w:rsid w:val="006F2C0D"/>
    <w:rsid w:val="006F30BF"/>
    <w:rsid w:val="006F3100"/>
    <w:rsid w:val="006F310D"/>
    <w:rsid w:val="006F3425"/>
    <w:rsid w:val="006F36D6"/>
    <w:rsid w:val="006F3863"/>
    <w:rsid w:val="006F3A83"/>
    <w:rsid w:val="006F4043"/>
    <w:rsid w:val="006F419A"/>
    <w:rsid w:val="006F42E6"/>
    <w:rsid w:val="006F43C5"/>
    <w:rsid w:val="006F45E8"/>
    <w:rsid w:val="006F462C"/>
    <w:rsid w:val="006F465A"/>
    <w:rsid w:val="006F4915"/>
    <w:rsid w:val="006F4A4B"/>
    <w:rsid w:val="006F4C93"/>
    <w:rsid w:val="006F4DD5"/>
    <w:rsid w:val="006F5BCC"/>
    <w:rsid w:val="006F6036"/>
    <w:rsid w:val="006F611E"/>
    <w:rsid w:val="006F6198"/>
    <w:rsid w:val="006F69F8"/>
    <w:rsid w:val="006F6AD1"/>
    <w:rsid w:val="006F6F35"/>
    <w:rsid w:val="006F7220"/>
    <w:rsid w:val="006F74E2"/>
    <w:rsid w:val="006F773A"/>
    <w:rsid w:val="006F790B"/>
    <w:rsid w:val="00700121"/>
    <w:rsid w:val="0070020C"/>
    <w:rsid w:val="007002B7"/>
    <w:rsid w:val="00700955"/>
    <w:rsid w:val="0070097B"/>
    <w:rsid w:val="00700980"/>
    <w:rsid w:val="00700AC5"/>
    <w:rsid w:val="0070122D"/>
    <w:rsid w:val="007012E3"/>
    <w:rsid w:val="007017BC"/>
    <w:rsid w:val="0070191C"/>
    <w:rsid w:val="00701AA6"/>
    <w:rsid w:val="00701AF5"/>
    <w:rsid w:val="00701BCA"/>
    <w:rsid w:val="00701D4B"/>
    <w:rsid w:val="00701F9B"/>
    <w:rsid w:val="00702156"/>
    <w:rsid w:val="00702604"/>
    <w:rsid w:val="0070279B"/>
    <w:rsid w:val="007029CF"/>
    <w:rsid w:val="00702AA2"/>
    <w:rsid w:val="00702C60"/>
    <w:rsid w:val="00702CBF"/>
    <w:rsid w:val="00702DC9"/>
    <w:rsid w:val="00702E8A"/>
    <w:rsid w:val="00702FA0"/>
    <w:rsid w:val="00703198"/>
    <w:rsid w:val="0070322B"/>
    <w:rsid w:val="007032C9"/>
    <w:rsid w:val="00703376"/>
    <w:rsid w:val="00703668"/>
    <w:rsid w:val="00703932"/>
    <w:rsid w:val="00703986"/>
    <w:rsid w:val="00703C32"/>
    <w:rsid w:val="007040B9"/>
    <w:rsid w:val="007043EC"/>
    <w:rsid w:val="00704727"/>
    <w:rsid w:val="0070480D"/>
    <w:rsid w:val="007049E0"/>
    <w:rsid w:val="00704AD8"/>
    <w:rsid w:val="00704FA1"/>
    <w:rsid w:val="00705176"/>
    <w:rsid w:val="007051B5"/>
    <w:rsid w:val="00705406"/>
    <w:rsid w:val="007054D2"/>
    <w:rsid w:val="00705544"/>
    <w:rsid w:val="007058A8"/>
    <w:rsid w:val="00705942"/>
    <w:rsid w:val="007059B2"/>
    <w:rsid w:val="00705C18"/>
    <w:rsid w:val="00705E60"/>
    <w:rsid w:val="00705F4D"/>
    <w:rsid w:val="00706277"/>
    <w:rsid w:val="00706615"/>
    <w:rsid w:val="0070694F"/>
    <w:rsid w:val="007069BE"/>
    <w:rsid w:val="00706AC7"/>
    <w:rsid w:val="00706DE4"/>
    <w:rsid w:val="00706EF9"/>
    <w:rsid w:val="00707080"/>
    <w:rsid w:val="00707265"/>
    <w:rsid w:val="007078C8"/>
    <w:rsid w:val="007079BE"/>
    <w:rsid w:val="00707F92"/>
    <w:rsid w:val="007100DF"/>
    <w:rsid w:val="00710181"/>
    <w:rsid w:val="00710D59"/>
    <w:rsid w:val="00710DE1"/>
    <w:rsid w:val="00710EA9"/>
    <w:rsid w:val="00710F6C"/>
    <w:rsid w:val="007111E3"/>
    <w:rsid w:val="0071156A"/>
    <w:rsid w:val="007117EA"/>
    <w:rsid w:val="0071185B"/>
    <w:rsid w:val="00711C94"/>
    <w:rsid w:val="00711C96"/>
    <w:rsid w:val="00711FC9"/>
    <w:rsid w:val="007122C4"/>
    <w:rsid w:val="007131DB"/>
    <w:rsid w:val="00713323"/>
    <w:rsid w:val="00713378"/>
    <w:rsid w:val="00713484"/>
    <w:rsid w:val="00713693"/>
    <w:rsid w:val="007136D0"/>
    <w:rsid w:val="007137D4"/>
    <w:rsid w:val="00713DA0"/>
    <w:rsid w:val="007141DA"/>
    <w:rsid w:val="007143E7"/>
    <w:rsid w:val="00714A89"/>
    <w:rsid w:val="00714D98"/>
    <w:rsid w:val="00714E1C"/>
    <w:rsid w:val="007150F8"/>
    <w:rsid w:val="00715130"/>
    <w:rsid w:val="00715202"/>
    <w:rsid w:val="007155CB"/>
    <w:rsid w:val="00715621"/>
    <w:rsid w:val="007159E0"/>
    <w:rsid w:val="00715C08"/>
    <w:rsid w:val="007166A0"/>
    <w:rsid w:val="0071672A"/>
    <w:rsid w:val="0071673B"/>
    <w:rsid w:val="0071687E"/>
    <w:rsid w:val="007168D0"/>
    <w:rsid w:val="00716AAB"/>
    <w:rsid w:val="00716B1D"/>
    <w:rsid w:val="00716C69"/>
    <w:rsid w:val="00716CB9"/>
    <w:rsid w:val="00716D2C"/>
    <w:rsid w:val="007173AC"/>
    <w:rsid w:val="0071753D"/>
    <w:rsid w:val="007177A3"/>
    <w:rsid w:val="00717A26"/>
    <w:rsid w:val="00717D37"/>
    <w:rsid w:val="007200CC"/>
    <w:rsid w:val="007201C4"/>
    <w:rsid w:val="00720BB4"/>
    <w:rsid w:val="00720D32"/>
    <w:rsid w:val="00720F5E"/>
    <w:rsid w:val="00721101"/>
    <w:rsid w:val="007211E1"/>
    <w:rsid w:val="0072194D"/>
    <w:rsid w:val="00721B06"/>
    <w:rsid w:val="00721EAF"/>
    <w:rsid w:val="00722319"/>
    <w:rsid w:val="00722A80"/>
    <w:rsid w:val="00722CC0"/>
    <w:rsid w:val="00722E62"/>
    <w:rsid w:val="00723022"/>
    <w:rsid w:val="0072314B"/>
    <w:rsid w:val="007236A6"/>
    <w:rsid w:val="00724312"/>
    <w:rsid w:val="0072436E"/>
    <w:rsid w:val="00724838"/>
    <w:rsid w:val="00724CA8"/>
    <w:rsid w:val="00724CFD"/>
    <w:rsid w:val="00724E4C"/>
    <w:rsid w:val="00725528"/>
    <w:rsid w:val="00725986"/>
    <w:rsid w:val="00725B08"/>
    <w:rsid w:val="00726021"/>
    <w:rsid w:val="00726277"/>
    <w:rsid w:val="00726576"/>
    <w:rsid w:val="0072664C"/>
    <w:rsid w:val="007266BD"/>
    <w:rsid w:val="00726973"/>
    <w:rsid w:val="00726D99"/>
    <w:rsid w:val="00726E00"/>
    <w:rsid w:val="00727CB3"/>
    <w:rsid w:val="0073034E"/>
    <w:rsid w:val="00730748"/>
    <w:rsid w:val="00730841"/>
    <w:rsid w:val="00730A7C"/>
    <w:rsid w:val="00730F34"/>
    <w:rsid w:val="00731214"/>
    <w:rsid w:val="00731709"/>
    <w:rsid w:val="00731785"/>
    <w:rsid w:val="00731BC1"/>
    <w:rsid w:val="00731C8A"/>
    <w:rsid w:val="00731E5C"/>
    <w:rsid w:val="00731E9E"/>
    <w:rsid w:val="00731FD0"/>
    <w:rsid w:val="007320A2"/>
    <w:rsid w:val="00732863"/>
    <w:rsid w:val="00732A0F"/>
    <w:rsid w:val="0073374B"/>
    <w:rsid w:val="007337EC"/>
    <w:rsid w:val="00733902"/>
    <w:rsid w:val="00733FE2"/>
    <w:rsid w:val="00734797"/>
    <w:rsid w:val="0073485F"/>
    <w:rsid w:val="00734B4A"/>
    <w:rsid w:val="00734DF3"/>
    <w:rsid w:val="00734EF4"/>
    <w:rsid w:val="0073501F"/>
    <w:rsid w:val="00735054"/>
    <w:rsid w:val="00735A03"/>
    <w:rsid w:val="00735A84"/>
    <w:rsid w:val="00735E6F"/>
    <w:rsid w:val="00735FD2"/>
    <w:rsid w:val="0073608A"/>
    <w:rsid w:val="007362B5"/>
    <w:rsid w:val="007363BF"/>
    <w:rsid w:val="007367A6"/>
    <w:rsid w:val="00737602"/>
    <w:rsid w:val="00737A07"/>
    <w:rsid w:val="00737B83"/>
    <w:rsid w:val="00737BF5"/>
    <w:rsid w:val="00740002"/>
    <w:rsid w:val="007402BB"/>
    <w:rsid w:val="007402D7"/>
    <w:rsid w:val="007402E0"/>
    <w:rsid w:val="007404C4"/>
    <w:rsid w:val="007404E1"/>
    <w:rsid w:val="00740A5A"/>
    <w:rsid w:val="00740AF8"/>
    <w:rsid w:val="00740ECF"/>
    <w:rsid w:val="00740F1E"/>
    <w:rsid w:val="00740F6D"/>
    <w:rsid w:val="007412C6"/>
    <w:rsid w:val="007412CD"/>
    <w:rsid w:val="00741868"/>
    <w:rsid w:val="00741D65"/>
    <w:rsid w:val="007420B3"/>
    <w:rsid w:val="007422AC"/>
    <w:rsid w:val="007422C8"/>
    <w:rsid w:val="00742521"/>
    <w:rsid w:val="00743285"/>
    <w:rsid w:val="007435FF"/>
    <w:rsid w:val="00743730"/>
    <w:rsid w:val="007438A5"/>
    <w:rsid w:val="007438F0"/>
    <w:rsid w:val="00743912"/>
    <w:rsid w:val="00743BB2"/>
    <w:rsid w:val="00743F67"/>
    <w:rsid w:val="00744001"/>
    <w:rsid w:val="007440D4"/>
    <w:rsid w:val="007440DD"/>
    <w:rsid w:val="007441E2"/>
    <w:rsid w:val="00744246"/>
    <w:rsid w:val="00744444"/>
    <w:rsid w:val="007444F4"/>
    <w:rsid w:val="00744521"/>
    <w:rsid w:val="00744CAC"/>
    <w:rsid w:val="00744D0C"/>
    <w:rsid w:val="00745162"/>
    <w:rsid w:val="0074564F"/>
    <w:rsid w:val="007456AC"/>
    <w:rsid w:val="00745B59"/>
    <w:rsid w:val="0074640F"/>
    <w:rsid w:val="00746E92"/>
    <w:rsid w:val="00747188"/>
    <w:rsid w:val="0074747D"/>
    <w:rsid w:val="00747C5F"/>
    <w:rsid w:val="00747CB4"/>
    <w:rsid w:val="00747F85"/>
    <w:rsid w:val="00747FA0"/>
    <w:rsid w:val="0075018F"/>
    <w:rsid w:val="0075023A"/>
    <w:rsid w:val="00750EE9"/>
    <w:rsid w:val="00751055"/>
    <w:rsid w:val="007511D0"/>
    <w:rsid w:val="007512A6"/>
    <w:rsid w:val="00751389"/>
    <w:rsid w:val="00751398"/>
    <w:rsid w:val="00751421"/>
    <w:rsid w:val="00751811"/>
    <w:rsid w:val="00751817"/>
    <w:rsid w:val="007518B6"/>
    <w:rsid w:val="00751AB1"/>
    <w:rsid w:val="00751CF5"/>
    <w:rsid w:val="00751E5C"/>
    <w:rsid w:val="00752031"/>
    <w:rsid w:val="0075218B"/>
    <w:rsid w:val="007521F9"/>
    <w:rsid w:val="007525A3"/>
    <w:rsid w:val="007525D9"/>
    <w:rsid w:val="00752897"/>
    <w:rsid w:val="00752E82"/>
    <w:rsid w:val="0075310A"/>
    <w:rsid w:val="00753A95"/>
    <w:rsid w:val="00753B0E"/>
    <w:rsid w:val="00753BA3"/>
    <w:rsid w:val="00753D19"/>
    <w:rsid w:val="00753F40"/>
    <w:rsid w:val="0075400E"/>
    <w:rsid w:val="007543EC"/>
    <w:rsid w:val="007545AE"/>
    <w:rsid w:val="0075473D"/>
    <w:rsid w:val="007547F4"/>
    <w:rsid w:val="00754BD4"/>
    <w:rsid w:val="00754BEC"/>
    <w:rsid w:val="00754D20"/>
    <w:rsid w:val="00754EDC"/>
    <w:rsid w:val="007552F7"/>
    <w:rsid w:val="0075551E"/>
    <w:rsid w:val="007559F4"/>
    <w:rsid w:val="00755CD3"/>
    <w:rsid w:val="00755DA0"/>
    <w:rsid w:val="00755F7F"/>
    <w:rsid w:val="0075618B"/>
    <w:rsid w:val="00756385"/>
    <w:rsid w:val="007566D1"/>
    <w:rsid w:val="007568F0"/>
    <w:rsid w:val="00756C9C"/>
    <w:rsid w:val="00756E11"/>
    <w:rsid w:val="00756F06"/>
    <w:rsid w:val="00757151"/>
    <w:rsid w:val="007571A6"/>
    <w:rsid w:val="00757511"/>
    <w:rsid w:val="007577CC"/>
    <w:rsid w:val="007577D7"/>
    <w:rsid w:val="00757AB6"/>
    <w:rsid w:val="007600A4"/>
    <w:rsid w:val="007600C0"/>
    <w:rsid w:val="0076010F"/>
    <w:rsid w:val="0076018A"/>
    <w:rsid w:val="007604FA"/>
    <w:rsid w:val="007605A8"/>
    <w:rsid w:val="007605AE"/>
    <w:rsid w:val="0076085D"/>
    <w:rsid w:val="00760A3C"/>
    <w:rsid w:val="00760B8B"/>
    <w:rsid w:val="00760E34"/>
    <w:rsid w:val="00761536"/>
    <w:rsid w:val="0076171E"/>
    <w:rsid w:val="00761844"/>
    <w:rsid w:val="00761882"/>
    <w:rsid w:val="00761C1D"/>
    <w:rsid w:val="00761CE3"/>
    <w:rsid w:val="00761E79"/>
    <w:rsid w:val="00761EAD"/>
    <w:rsid w:val="00761F81"/>
    <w:rsid w:val="007620E4"/>
    <w:rsid w:val="00762C38"/>
    <w:rsid w:val="00763B1E"/>
    <w:rsid w:val="00764620"/>
    <w:rsid w:val="007649FA"/>
    <w:rsid w:val="00764B05"/>
    <w:rsid w:val="00764C00"/>
    <w:rsid w:val="00764CDF"/>
    <w:rsid w:val="00764CF2"/>
    <w:rsid w:val="00764F16"/>
    <w:rsid w:val="00765479"/>
    <w:rsid w:val="00765707"/>
    <w:rsid w:val="00765AAB"/>
    <w:rsid w:val="00765ABF"/>
    <w:rsid w:val="00766268"/>
    <w:rsid w:val="0076629A"/>
    <w:rsid w:val="0076634D"/>
    <w:rsid w:val="00766637"/>
    <w:rsid w:val="00766761"/>
    <w:rsid w:val="007669AF"/>
    <w:rsid w:val="00766B4B"/>
    <w:rsid w:val="00766F03"/>
    <w:rsid w:val="00766F65"/>
    <w:rsid w:val="007673C2"/>
    <w:rsid w:val="007675CF"/>
    <w:rsid w:val="00767944"/>
    <w:rsid w:val="00767A0A"/>
    <w:rsid w:val="00767A8D"/>
    <w:rsid w:val="00767A99"/>
    <w:rsid w:val="00767B3C"/>
    <w:rsid w:val="00767B50"/>
    <w:rsid w:val="00767BE5"/>
    <w:rsid w:val="00767C0E"/>
    <w:rsid w:val="00767DBC"/>
    <w:rsid w:val="00767ECA"/>
    <w:rsid w:val="00767F86"/>
    <w:rsid w:val="00770181"/>
    <w:rsid w:val="007704C1"/>
    <w:rsid w:val="007705CA"/>
    <w:rsid w:val="007705FC"/>
    <w:rsid w:val="00770608"/>
    <w:rsid w:val="007711C1"/>
    <w:rsid w:val="0077133F"/>
    <w:rsid w:val="00771824"/>
    <w:rsid w:val="00771856"/>
    <w:rsid w:val="007719AC"/>
    <w:rsid w:val="007719FC"/>
    <w:rsid w:val="00771C54"/>
    <w:rsid w:val="0077212C"/>
    <w:rsid w:val="0077374F"/>
    <w:rsid w:val="00773D28"/>
    <w:rsid w:val="00773E42"/>
    <w:rsid w:val="00773ED1"/>
    <w:rsid w:val="00773F2C"/>
    <w:rsid w:val="0077407D"/>
    <w:rsid w:val="007746FE"/>
    <w:rsid w:val="00774727"/>
    <w:rsid w:val="00774BD9"/>
    <w:rsid w:val="00774D00"/>
    <w:rsid w:val="00774F09"/>
    <w:rsid w:val="00774FB6"/>
    <w:rsid w:val="007751A3"/>
    <w:rsid w:val="0077542C"/>
    <w:rsid w:val="00775533"/>
    <w:rsid w:val="007755B8"/>
    <w:rsid w:val="00775859"/>
    <w:rsid w:val="007762AA"/>
    <w:rsid w:val="00776945"/>
    <w:rsid w:val="00776BDF"/>
    <w:rsid w:val="00776C87"/>
    <w:rsid w:val="00776F79"/>
    <w:rsid w:val="00776F99"/>
    <w:rsid w:val="00777035"/>
    <w:rsid w:val="007770E7"/>
    <w:rsid w:val="0077723D"/>
    <w:rsid w:val="007772E6"/>
    <w:rsid w:val="00777864"/>
    <w:rsid w:val="00777B9F"/>
    <w:rsid w:val="00777E9C"/>
    <w:rsid w:val="00777EBC"/>
    <w:rsid w:val="00780028"/>
    <w:rsid w:val="00780582"/>
    <w:rsid w:val="0078064F"/>
    <w:rsid w:val="00780B4E"/>
    <w:rsid w:val="00781168"/>
    <w:rsid w:val="00781478"/>
    <w:rsid w:val="0078161C"/>
    <w:rsid w:val="0078167B"/>
    <w:rsid w:val="00781D77"/>
    <w:rsid w:val="00781D8A"/>
    <w:rsid w:val="00782224"/>
    <w:rsid w:val="0078232B"/>
    <w:rsid w:val="00782433"/>
    <w:rsid w:val="00782484"/>
    <w:rsid w:val="00782968"/>
    <w:rsid w:val="00783371"/>
    <w:rsid w:val="0078353B"/>
    <w:rsid w:val="007838C4"/>
    <w:rsid w:val="00783947"/>
    <w:rsid w:val="00783A2D"/>
    <w:rsid w:val="00783B4F"/>
    <w:rsid w:val="00783C96"/>
    <w:rsid w:val="00783EC1"/>
    <w:rsid w:val="0078493F"/>
    <w:rsid w:val="0078553F"/>
    <w:rsid w:val="00785596"/>
    <w:rsid w:val="00785945"/>
    <w:rsid w:val="00785AAA"/>
    <w:rsid w:val="00785DD6"/>
    <w:rsid w:val="00785DFD"/>
    <w:rsid w:val="007860EA"/>
    <w:rsid w:val="007861C7"/>
    <w:rsid w:val="0078662D"/>
    <w:rsid w:val="007867E2"/>
    <w:rsid w:val="00786999"/>
    <w:rsid w:val="00786CCA"/>
    <w:rsid w:val="00786EEF"/>
    <w:rsid w:val="00786F7F"/>
    <w:rsid w:val="00787342"/>
    <w:rsid w:val="00787407"/>
    <w:rsid w:val="0078744C"/>
    <w:rsid w:val="00787723"/>
    <w:rsid w:val="0079004B"/>
    <w:rsid w:val="0079010D"/>
    <w:rsid w:val="007901E6"/>
    <w:rsid w:val="0079036C"/>
    <w:rsid w:val="007906C3"/>
    <w:rsid w:val="00790837"/>
    <w:rsid w:val="00790C04"/>
    <w:rsid w:val="00790C15"/>
    <w:rsid w:val="00790D59"/>
    <w:rsid w:val="00790D87"/>
    <w:rsid w:val="00790EE0"/>
    <w:rsid w:val="007913AE"/>
    <w:rsid w:val="00791CCB"/>
    <w:rsid w:val="00791E34"/>
    <w:rsid w:val="00791FAA"/>
    <w:rsid w:val="0079232D"/>
    <w:rsid w:val="00792721"/>
    <w:rsid w:val="00792918"/>
    <w:rsid w:val="00792DED"/>
    <w:rsid w:val="00793222"/>
    <w:rsid w:val="007934D6"/>
    <w:rsid w:val="00793504"/>
    <w:rsid w:val="00793692"/>
    <w:rsid w:val="007936C9"/>
    <w:rsid w:val="0079376A"/>
    <w:rsid w:val="00793805"/>
    <w:rsid w:val="007939FC"/>
    <w:rsid w:val="00793D85"/>
    <w:rsid w:val="00793EE7"/>
    <w:rsid w:val="00794110"/>
    <w:rsid w:val="00794262"/>
    <w:rsid w:val="00795158"/>
    <w:rsid w:val="00795407"/>
    <w:rsid w:val="007957BA"/>
    <w:rsid w:val="00795D07"/>
    <w:rsid w:val="00795FCF"/>
    <w:rsid w:val="007961FE"/>
    <w:rsid w:val="007963B2"/>
    <w:rsid w:val="007965DC"/>
    <w:rsid w:val="00796753"/>
    <w:rsid w:val="007967EF"/>
    <w:rsid w:val="007969FF"/>
    <w:rsid w:val="00796A00"/>
    <w:rsid w:val="0079760B"/>
    <w:rsid w:val="007979A2"/>
    <w:rsid w:val="00797CA4"/>
    <w:rsid w:val="00797D25"/>
    <w:rsid w:val="00797EAB"/>
    <w:rsid w:val="00797FE5"/>
    <w:rsid w:val="007A032B"/>
    <w:rsid w:val="007A0682"/>
    <w:rsid w:val="007A0C1F"/>
    <w:rsid w:val="007A0FF0"/>
    <w:rsid w:val="007A104A"/>
    <w:rsid w:val="007A10E3"/>
    <w:rsid w:val="007A1112"/>
    <w:rsid w:val="007A1279"/>
    <w:rsid w:val="007A1539"/>
    <w:rsid w:val="007A1637"/>
    <w:rsid w:val="007A1897"/>
    <w:rsid w:val="007A18E3"/>
    <w:rsid w:val="007A1CBA"/>
    <w:rsid w:val="007A2099"/>
    <w:rsid w:val="007A2140"/>
    <w:rsid w:val="007A22A8"/>
    <w:rsid w:val="007A2681"/>
    <w:rsid w:val="007A297E"/>
    <w:rsid w:val="007A2EC2"/>
    <w:rsid w:val="007A3868"/>
    <w:rsid w:val="007A3D92"/>
    <w:rsid w:val="007A3DF3"/>
    <w:rsid w:val="007A4599"/>
    <w:rsid w:val="007A4C5C"/>
    <w:rsid w:val="007A5089"/>
    <w:rsid w:val="007A5094"/>
    <w:rsid w:val="007A51B4"/>
    <w:rsid w:val="007A52D8"/>
    <w:rsid w:val="007A5927"/>
    <w:rsid w:val="007A5A0D"/>
    <w:rsid w:val="007A5AC0"/>
    <w:rsid w:val="007A5C41"/>
    <w:rsid w:val="007A5E48"/>
    <w:rsid w:val="007A605D"/>
    <w:rsid w:val="007A648E"/>
    <w:rsid w:val="007A670D"/>
    <w:rsid w:val="007A670F"/>
    <w:rsid w:val="007A67EB"/>
    <w:rsid w:val="007A70A5"/>
    <w:rsid w:val="007A71A1"/>
    <w:rsid w:val="007A759E"/>
    <w:rsid w:val="007A7A81"/>
    <w:rsid w:val="007A7B7C"/>
    <w:rsid w:val="007B03A9"/>
    <w:rsid w:val="007B0ADA"/>
    <w:rsid w:val="007B0DA8"/>
    <w:rsid w:val="007B11EC"/>
    <w:rsid w:val="007B135F"/>
    <w:rsid w:val="007B1A6D"/>
    <w:rsid w:val="007B202E"/>
    <w:rsid w:val="007B21F1"/>
    <w:rsid w:val="007B270D"/>
    <w:rsid w:val="007B28B5"/>
    <w:rsid w:val="007B299C"/>
    <w:rsid w:val="007B2E8F"/>
    <w:rsid w:val="007B2FFF"/>
    <w:rsid w:val="007B3041"/>
    <w:rsid w:val="007B315A"/>
    <w:rsid w:val="007B326C"/>
    <w:rsid w:val="007B343C"/>
    <w:rsid w:val="007B356D"/>
    <w:rsid w:val="007B39DB"/>
    <w:rsid w:val="007B3D91"/>
    <w:rsid w:val="007B3EAD"/>
    <w:rsid w:val="007B47C9"/>
    <w:rsid w:val="007B4956"/>
    <w:rsid w:val="007B4BFC"/>
    <w:rsid w:val="007B4EE1"/>
    <w:rsid w:val="007B57D1"/>
    <w:rsid w:val="007B5ADD"/>
    <w:rsid w:val="007B5BC6"/>
    <w:rsid w:val="007B5DF7"/>
    <w:rsid w:val="007B5EDD"/>
    <w:rsid w:val="007B60F4"/>
    <w:rsid w:val="007B6216"/>
    <w:rsid w:val="007B621A"/>
    <w:rsid w:val="007B6329"/>
    <w:rsid w:val="007B66A1"/>
    <w:rsid w:val="007B6D2D"/>
    <w:rsid w:val="007B6D6E"/>
    <w:rsid w:val="007B738E"/>
    <w:rsid w:val="007B746F"/>
    <w:rsid w:val="007B7704"/>
    <w:rsid w:val="007B7ACF"/>
    <w:rsid w:val="007B7E04"/>
    <w:rsid w:val="007C0180"/>
    <w:rsid w:val="007C0358"/>
    <w:rsid w:val="007C0410"/>
    <w:rsid w:val="007C0432"/>
    <w:rsid w:val="007C061C"/>
    <w:rsid w:val="007C0BA4"/>
    <w:rsid w:val="007C0C7A"/>
    <w:rsid w:val="007C0D03"/>
    <w:rsid w:val="007C104D"/>
    <w:rsid w:val="007C1238"/>
    <w:rsid w:val="007C1323"/>
    <w:rsid w:val="007C160C"/>
    <w:rsid w:val="007C1671"/>
    <w:rsid w:val="007C18AF"/>
    <w:rsid w:val="007C19A7"/>
    <w:rsid w:val="007C19B6"/>
    <w:rsid w:val="007C1E89"/>
    <w:rsid w:val="007C20BC"/>
    <w:rsid w:val="007C2145"/>
    <w:rsid w:val="007C252F"/>
    <w:rsid w:val="007C27F4"/>
    <w:rsid w:val="007C321A"/>
    <w:rsid w:val="007C337F"/>
    <w:rsid w:val="007C356B"/>
    <w:rsid w:val="007C35DB"/>
    <w:rsid w:val="007C3B7C"/>
    <w:rsid w:val="007C3DEC"/>
    <w:rsid w:val="007C4B8C"/>
    <w:rsid w:val="007C4D38"/>
    <w:rsid w:val="007C4DA0"/>
    <w:rsid w:val="007C4EC1"/>
    <w:rsid w:val="007C4FCA"/>
    <w:rsid w:val="007C53B4"/>
    <w:rsid w:val="007C5A19"/>
    <w:rsid w:val="007C5E71"/>
    <w:rsid w:val="007C5FDD"/>
    <w:rsid w:val="007C644B"/>
    <w:rsid w:val="007C6D11"/>
    <w:rsid w:val="007C71CD"/>
    <w:rsid w:val="007C74A1"/>
    <w:rsid w:val="007C786F"/>
    <w:rsid w:val="007C7A86"/>
    <w:rsid w:val="007C7B11"/>
    <w:rsid w:val="007C7C79"/>
    <w:rsid w:val="007C7FFD"/>
    <w:rsid w:val="007D032F"/>
    <w:rsid w:val="007D0704"/>
    <w:rsid w:val="007D0992"/>
    <w:rsid w:val="007D0B4E"/>
    <w:rsid w:val="007D0E6D"/>
    <w:rsid w:val="007D0E71"/>
    <w:rsid w:val="007D0F8C"/>
    <w:rsid w:val="007D106C"/>
    <w:rsid w:val="007D1510"/>
    <w:rsid w:val="007D16F7"/>
    <w:rsid w:val="007D1719"/>
    <w:rsid w:val="007D1916"/>
    <w:rsid w:val="007D1A5B"/>
    <w:rsid w:val="007D1E84"/>
    <w:rsid w:val="007D205B"/>
    <w:rsid w:val="007D2538"/>
    <w:rsid w:val="007D2803"/>
    <w:rsid w:val="007D29ED"/>
    <w:rsid w:val="007D2EDC"/>
    <w:rsid w:val="007D3748"/>
    <w:rsid w:val="007D41D7"/>
    <w:rsid w:val="007D43DD"/>
    <w:rsid w:val="007D456F"/>
    <w:rsid w:val="007D4A98"/>
    <w:rsid w:val="007D4F6B"/>
    <w:rsid w:val="007D5027"/>
    <w:rsid w:val="007D5480"/>
    <w:rsid w:val="007D553D"/>
    <w:rsid w:val="007D5598"/>
    <w:rsid w:val="007D5618"/>
    <w:rsid w:val="007D59E0"/>
    <w:rsid w:val="007D5B55"/>
    <w:rsid w:val="007D6246"/>
    <w:rsid w:val="007D624A"/>
    <w:rsid w:val="007D6255"/>
    <w:rsid w:val="007D625D"/>
    <w:rsid w:val="007D670A"/>
    <w:rsid w:val="007D6A8D"/>
    <w:rsid w:val="007D75D8"/>
    <w:rsid w:val="007D76BC"/>
    <w:rsid w:val="007D7A8A"/>
    <w:rsid w:val="007D7E30"/>
    <w:rsid w:val="007D7F65"/>
    <w:rsid w:val="007E029C"/>
    <w:rsid w:val="007E038C"/>
    <w:rsid w:val="007E0668"/>
    <w:rsid w:val="007E0AB9"/>
    <w:rsid w:val="007E0B58"/>
    <w:rsid w:val="007E1247"/>
    <w:rsid w:val="007E184F"/>
    <w:rsid w:val="007E198A"/>
    <w:rsid w:val="007E1BBF"/>
    <w:rsid w:val="007E1F85"/>
    <w:rsid w:val="007E1FF5"/>
    <w:rsid w:val="007E20B6"/>
    <w:rsid w:val="007E236B"/>
    <w:rsid w:val="007E23AA"/>
    <w:rsid w:val="007E2942"/>
    <w:rsid w:val="007E2B38"/>
    <w:rsid w:val="007E2CA1"/>
    <w:rsid w:val="007E2E09"/>
    <w:rsid w:val="007E3430"/>
    <w:rsid w:val="007E3A3C"/>
    <w:rsid w:val="007E3BFB"/>
    <w:rsid w:val="007E3DC0"/>
    <w:rsid w:val="007E3E56"/>
    <w:rsid w:val="007E45CE"/>
    <w:rsid w:val="007E4740"/>
    <w:rsid w:val="007E4893"/>
    <w:rsid w:val="007E4C9D"/>
    <w:rsid w:val="007E5109"/>
    <w:rsid w:val="007E513B"/>
    <w:rsid w:val="007E56D2"/>
    <w:rsid w:val="007E5727"/>
    <w:rsid w:val="007E5742"/>
    <w:rsid w:val="007E592E"/>
    <w:rsid w:val="007E59FF"/>
    <w:rsid w:val="007E5A9E"/>
    <w:rsid w:val="007E5CE0"/>
    <w:rsid w:val="007E5DDA"/>
    <w:rsid w:val="007E6051"/>
    <w:rsid w:val="007E62CB"/>
    <w:rsid w:val="007E66CF"/>
    <w:rsid w:val="007E6982"/>
    <w:rsid w:val="007E699D"/>
    <w:rsid w:val="007E6AE4"/>
    <w:rsid w:val="007E6D25"/>
    <w:rsid w:val="007E6E3F"/>
    <w:rsid w:val="007E6F95"/>
    <w:rsid w:val="007E702C"/>
    <w:rsid w:val="007E788D"/>
    <w:rsid w:val="007E78A3"/>
    <w:rsid w:val="007E7DE0"/>
    <w:rsid w:val="007F0015"/>
    <w:rsid w:val="007F0059"/>
    <w:rsid w:val="007F08A4"/>
    <w:rsid w:val="007F0A52"/>
    <w:rsid w:val="007F0CC3"/>
    <w:rsid w:val="007F0EE7"/>
    <w:rsid w:val="007F1530"/>
    <w:rsid w:val="007F18B9"/>
    <w:rsid w:val="007F1A1D"/>
    <w:rsid w:val="007F1D1D"/>
    <w:rsid w:val="007F1F86"/>
    <w:rsid w:val="007F1FB2"/>
    <w:rsid w:val="007F24A3"/>
    <w:rsid w:val="007F268C"/>
    <w:rsid w:val="007F2937"/>
    <w:rsid w:val="007F29E0"/>
    <w:rsid w:val="007F2C1D"/>
    <w:rsid w:val="007F2CAF"/>
    <w:rsid w:val="007F2E3E"/>
    <w:rsid w:val="007F316C"/>
    <w:rsid w:val="007F389C"/>
    <w:rsid w:val="007F38FD"/>
    <w:rsid w:val="007F456F"/>
    <w:rsid w:val="007F46EF"/>
    <w:rsid w:val="007F47D7"/>
    <w:rsid w:val="007F4A06"/>
    <w:rsid w:val="007F4B09"/>
    <w:rsid w:val="007F4BC3"/>
    <w:rsid w:val="007F4C99"/>
    <w:rsid w:val="007F4DE1"/>
    <w:rsid w:val="007F4F44"/>
    <w:rsid w:val="007F4FE6"/>
    <w:rsid w:val="007F51CD"/>
    <w:rsid w:val="007F533D"/>
    <w:rsid w:val="007F6022"/>
    <w:rsid w:val="007F61C9"/>
    <w:rsid w:val="007F6812"/>
    <w:rsid w:val="007F6842"/>
    <w:rsid w:val="007F6967"/>
    <w:rsid w:val="007F7040"/>
    <w:rsid w:val="007F7436"/>
    <w:rsid w:val="007F7646"/>
    <w:rsid w:val="007F77DF"/>
    <w:rsid w:val="008005A3"/>
    <w:rsid w:val="008007C5"/>
    <w:rsid w:val="00800D99"/>
    <w:rsid w:val="0080146E"/>
    <w:rsid w:val="0080171D"/>
    <w:rsid w:val="008019D1"/>
    <w:rsid w:val="00801ABF"/>
    <w:rsid w:val="00801E79"/>
    <w:rsid w:val="00801E98"/>
    <w:rsid w:val="008020A1"/>
    <w:rsid w:val="00802400"/>
    <w:rsid w:val="00802484"/>
    <w:rsid w:val="00802683"/>
    <w:rsid w:val="008027D1"/>
    <w:rsid w:val="00802D53"/>
    <w:rsid w:val="008031D5"/>
    <w:rsid w:val="00803673"/>
    <w:rsid w:val="00803C25"/>
    <w:rsid w:val="00803D5F"/>
    <w:rsid w:val="00803EA8"/>
    <w:rsid w:val="00803F51"/>
    <w:rsid w:val="00804329"/>
    <w:rsid w:val="008043DB"/>
    <w:rsid w:val="00804700"/>
    <w:rsid w:val="00804D5C"/>
    <w:rsid w:val="00804F53"/>
    <w:rsid w:val="0080516B"/>
    <w:rsid w:val="008054BA"/>
    <w:rsid w:val="00805734"/>
    <w:rsid w:val="00805AD9"/>
    <w:rsid w:val="008064E4"/>
    <w:rsid w:val="00806704"/>
    <w:rsid w:val="00806BB8"/>
    <w:rsid w:val="00806E4E"/>
    <w:rsid w:val="00806E82"/>
    <w:rsid w:val="00806E86"/>
    <w:rsid w:val="008073D4"/>
    <w:rsid w:val="0080797E"/>
    <w:rsid w:val="008079B9"/>
    <w:rsid w:val="00807B48"/>
    <w:rsid w:val="00807EB8"/>
    <w:rsid w:val="008101C4"/>
    <w:rsid w:val="00810C7A"/>
    <w:rsid w:val="00811103"/>
    <w:rsid w:val="00811236"/>
    <w:rsid w:val="008112E2"/>
    <w:rsid w:val="00811491"/>
    <w:rsid w:val="008116AA"/>
    <w:rsid w:val="00811B48"/>
    <w:rsid w:val="00811D49"/>
    <w:rsid w:val="0081227C"/>
    <w:rsid w:val="008126F9"/>
    <w:rsid w:val="00812B92"/>
    <w:rsid w:val="00812F27"/>
    <w:rsid w:val="00813041"/>
    <w:rsid w:val="008134B5"/>
    <w:rsid w:val="008137EE"/>
    <w:rsid w:val="008138EA"/>
    <w:rsid w:val="00813A7C"/>
    <w:rsid w:val="00813DEF"/>
    <w:rsid w:val="00813F5F"/>
    <w:rsid w:val="008148AD"/>
    <w:rsid w:val="008148B0"/>
    <w:rsid w:val="00814DAA"/>
    <w:rsid w:val="00815128"/>
    <w:rsid w:val="00815566"/>
    <w:rsid w:val="00815571"/>
    <w:rsid w:val="008157A3"/>
    <w:rsid w:val="0081593A"/>
    <w:rsid w:val="0081598D"/>
    <w:rsid w:val="008161A5"/>
    <w:rsid w:val="008165E6"/>
    <w:rsid w:val="00816C64"/>
    <w:rsid w:val="00816D1F"/>
    <w:rsid w:val="00816E0A"/>
    <w:rsid w:val="0081710A"/>
    <w:rsid w:val="0081748D"/>
    <w:rsid w:val="0081757E"/>
    <w:rsid w:val="0081765A"/>
    <w:rsid w:val="0081781C"/>
    <w:rsid w:val="00817917"/>
    <w:rsid w:val="00817E6D"/>
    <w:rsid w:val="00817F6E"/>
    <w:rsid w:val="00817FB4"/>
    <w:rsid w:val="00820078"/>
    <w:rsid w:val="00820089"/>
    <w:rsid w:val="008207BC"/>
    <w:rsid w:val="00820E05"/>
    <w:rsid w:val="00821193"/>
    <w:rsid w:val="008211CF"/>
    <w:rsid w:val="0082129E"/>
    <w:rsid w:val="008212A6"/>
    <w:rsid w:val="008213FD"/>
    <w:rsid w:val="0082146E"/>
    <w:rsid w:val="008215E5"/>
    <w:rsid w:val="008216D1"/>
    <w:rsid w:val="00821A7E"/>
    <w:rsid w:val="00821E87"/>
    <w:rsid w:val="00822179"/>
    <w:rsid w:val="008223DC"/>
    <w:rsid w:val="0082255A"/>
    <w:rsid w:val="0082259C"/>
    <w:rsid w:val="00822610"/>
    <w:rsid w:val="008226CE"/>
    <w:rsid w:val="00822B87"/>
    <w:rsid w:val="00822C6C"/>
    <w:rsid w:val="00822CCA"/>
    <w:rsid w:val="00822F6A"/>
    <w:rsid w:val="0082300C"/>
    <w:rsid w:val="008230E4"/>
    <w:rsid w:val="00823127"/>
    <w:rsid w:val="00823264"/>
    <w:rsid w:val="008234AB"/>
    <w:rsid w:val="008234D3"/>
    <w:rsid w:val="00823510"/>
    <w:rsid w:val="00823577"/>
    <w:rsid w:val="008243FF"/>
    <w:rsid w:val="008244AB"/>
    <w:rsid w:val="00824595"/>
    <w:rsid w:val="008248C2"/>
    <w:rsid w:val="008248E6"/>
    <w:rsid w:val="00824B45"/>
    <w:rsid w:val="00824C22"/>
    <w:rsid w:val="00824C47"/>
    <w:rsid w:val="008252CF"/>
    <w:rsid w:val="008258C7"/>
    <w:rsid w:val="00825DE3"/>
    <w:rsid w:val="008261CF"/>
    <w:rsid w:val="00826242"/>
    <w:rsid w:val="00826297"/>
    <w:rsid w:val="00826392"/>
    <w:rsid w:val="00826E35"/>
    <w:rsid w:val="0082717E"/>
    <w:rsid w:val="008271A1"/>
    <w:rsid w:val="008271A3"/>
    <w:rsid w:val="008277F9"/>
    <w:rsid w:val="00827D3C"/>
    <w:rsid w:val="008300A5"/>
    <w:rsid w:val="008303A9"/>
    <w:rsid w:val="008307F5"/>
    <w:rsid w:val="00830A99"/>
    <w:rsid w:val="00830EF3"/>
    <w:rsid w:val="0083128D"/>
    <w:rsid w:val="00831A5F"/>
    <w:rsid w:val="0083230B"/>
    <w:rsid w:val="008325ED"/>
    <w:rsid w:val="0083315D"/>
    <w:rsid w:val="00833647"/>
    <w:rsid w:val="008338B4"/>
    <w:rsid w:val="00833A2A"/>
    <w:rsid w:val="008343C6"/>
    <w:rsid w:val="00834AD4"/>
    <w:rsid w:val="00834AFB"/>
    <w:rsid w:val="00834B5A"/>
    <w:rsid w:val="00834B65"/>
    <w:rsid w:val="00834BEC"/>
    <w:rsid w:val="00834D3A"/>
    <w:rsid w:val="0083503A"/>
    <w:rsid w:val="008350EE"/>
    <w:rsid w:val="00835212"/>
    <w:rsid w:val="008356C8"/>
    <w:rsid w:val="00835AAF"/>
    <w:rsid w:val="00836900"/>
    <w:rsid w:val="00836933"/>
    <w:rsid w:val="00836A67"/>
    <w:rsid w:val="00837215"/>
    <w:rsid w:val="00837573"/>
    <w:rsid w:val="00837654"/>
    <w:rsid w:val="00837802"/>
    <w:rsid w:val="00837B26"/>
    <w:rsid w:val="00837CA7"/>
    <w:rsid w:val="00837D23"/>
    <w:rsid w:val="00837DC5"/>
    <w:rsid w:val="00837E3A"/>
    <w:rsid w:val="008401D8"/>
    <w:rsid w:val="0084036B"/>
    <w:rsid w:val="00840707"/>
    <w:rsid w:val="00840A6D"/>
    <w:rsid w:val="00840E53"/>
    <w:rsid w:val="008412FF"/>
    <w:rsid w:val="008413BB"/>
    <w:rsid w:val="008416A1"/>
    <w:rsid w:val="0084176D"/>
    <w:rsid w:val="00841A11"/>
    <w:rsid w:val="00841A3B"/>
    <w:rsid w:val="00841B3F"/>
    <w:rsid w:val="00841BD8"/>
    <w:rsid w:val="00842389"/>
    <w:rsid w:val="00842772"/>
    <w:rsid w:val="00842834"/>
    <w:rsid w:val="00842B0F"/>
    <w:rsid w:val="00842B9C"/>
    <w:rsid w:val="00842D38"/>
    <w:rsid w:val="00842FD9"/>
    <w:rsid w:val="00843412"/>
    <w:rsid w:val="00843B1A"/>
    <w:rsid w:val="00843B4F"/>
    <w:rsid w:val="00844362"/>
    <w:rsid w:val="0084447C"/>
    <w:rsid w:val="00844664"/>
    <w:rsid w:val="00844759"/>
    <w:rsid w:val="00844AA8"/>
    <w:rsid w:val="00844BDC"/>
    <w:rsid w:val="00844D45"/>
    <w:rsid w:val="008451F0"/>
    <w:rsid w:val="008453A7"/>
    <w:rsid w:val="008455DC"/>
    <w:rsid w:val="00845679"/>
    <w:rsid w:val="00845853"/>
    <w:rsid w:val="00845E35"/>
    <w:rsid w:val="008461E1"/>
    <w:rsid w:val="008462A0"/>
    <w:rsid w:val="008463F6"/>
    <w:rsid w:val="0084686A"/>
    <w:rsid w:val="00846888"/>
    <w:rsid w:val="00846AD5"/>
    <w:rsid w:val="00847260"/>
    <w:rsid w:val="008478DA"/>
    <w:rsid w:val="00847A12"/>
    <w:rsid w:val="00847C49"/>
    <w:rsid w:val="00847D58"/>
    <w:rsid w:val="00850461"/>
    <w:rsid w:val="008508FF"/>
    <w:rsid w:val="00850ABB"/>
    <w:rsid w:val="00850D36"/>
    <w:rsid w:val="0085123B"/>
    <w:rsid w:val="00851913"/>
    <w:rsid w:val="00851919"/>
    <w:rsid w:val="00852356"/>
    <w:rsid w:val="008524CD"/>
    <w:rsid w:val="008527BF"/>
    <w:rsid w:val="00852972"/>
    <w:rsid w:val="00852C1A"/>
    <w:rsid w:val="00852F48"/>
    <w:rsid w:val="00852F75"/>
    <w:rsid w:val="00852FA2"/>
    <w:rsid w:val="00853328"/>
    <w:rsid w:val="0085395D"/>
    <w:rsid w:val="00853AD1"/>
    <w:rsid w:val="00853B87"/>
    <w:rsid w:val="00853BB6"/>
    <w:rsid w:val="00853C25"/>
    <w:rsid w:val="00854299"/>
    <w:rsid w:val="0085449A"/>
    <w:rsid w:val="0085478B"/>
    <w:rsid w:val="00854FA8"/>
    <w:rsid w:val="0085501B"/>
    <w:rsid w:val="00855076"/>
    <w:rsid w:val="008553CB"/>
    <w:rsid w:val="00855B13"/>
    <w:rsid w:val="00855DB4"/>
    <w:rsid w:val="00855F34"/>
    <w:rsid w:val="00855F5F"/>
    <w:rsid w:val="00856038"/>
    <w:rsid w:val="00856697"/>
    <w:rsid w:val="00856830"/>
    <w:rsid w:val="00856DB7"/>
    <w:rsid w:val="00856F84"/>
    <w:rsid w:val="008570AD"/>
    <w:rsid w:val="00857106"/>
    <w:rsid w:val="00857221"/>
    <w:rsid w:val="0085734D"/>
    <w:rsid w:val="0085755B"/>
    <w:rsid w:val="0085769B"/>
    <w:rsid w:val="008577F9"/>
    <w:rsid w:val="00857867"/>
    <w:rsid w:val="00857D45"/>
    <w:rsid w:val="00857DC7"/>
    <w:rsid w:val="00857E21"/>
    <w:rsid w:val="008604CE"/>
    <w:rsid w:val="00860640"/>
    <w:rsid w:val="00860BD1"/>
    <w:rsid w:val="00861797"/>
    <w:rsid w:val="00861874"/>
    <w:rsid w:val="00861A6A"/>
    <w:rsid w:val="00861B43"/>
    <w:rsid w:val="00861CC5"/>
    <w:rsid w:val="00861DCE"/>
    <w:rsid w:val="00861E23"/>
    <w:rsid w:val="00862132"/>
    <w:rsid w:val="008623B4"/>
    <w:rsid w:val="008623CB"/>
    <w:rsid w:val="0086263F"/>
    <w:rsid w:val="0086277A"/>
    <w:rsid w:val="00862A02"/>
    <w:rsid w:val="00862A49"/>
    <w:rsid w:val="00863003"/>
    <w:rsid w:val="008633F3"/>
    <w:rsid w:val="0086365A"/>
    <w:rsid w:val="00863882"/>
    <w:rsid w:val="00863B77"/>
    <w:rsid w:val="00863C5A"/>
    <w:rsid w:val="00863D28"/>
    <w:rsid w:val="00864272"/>
    <w:rsid w:val="0086466C"/>
    <w:rsid w:val="00864D48"/>
    <w:rsid w:val="00864E75"/>
    <w:rsid w:val="0086590C"/>
    <w:rsid w:val="00865A8D"/>
    <w:rsid w:val="00865D9B"/>
    <w:rsid w:val="0086603C"/>
    <w:rsid w:val="00866484"/>
    <w:rsid w:val="00866D9A"/>
    <w:rsid w:val="00867237"/>
    <w:rsid w:val="0086785D"/>
    <w:rsid w:val="00867B8C"/>
    <w:rsid w:val="0087006B"/>
    <w:rsid w:val="008703CB"/>
    <w:rsid w:val="008703D3"/>
    <w:rsid w:val="00870BD0"/>
    <w:rsid w:val="00870F58"/>
    <w:rsid w:val="00871122"/>
    <w:rsid w:val="0087143A"/>
    <w:rsid w:val="0087151A"/>
    <w:rsid w:val="00871B20"/>
    <w:rsid w:val="00871F28"/>
    <w:rsid w:val="008720B5"/>
    <w:rsid w:val="0087239D"/>
    <w:rsid w:val="00872513"/>
    <w:rsid w:val="00872CC3"/>
    <w:rsid w:val="00872F98"/>
    <w:rsid w:val="008735E9"/>
    <w:rsid w:val="00873B74"/>
    <w:rsid w:val="00873BD1"/>
    <w:rsid w:val="00874020"/>
    <w:rsid w:val="00874022"/>
    <w:rsid w:val="0087403E"/>
    <w:rsid w:val="00874136"/>
    <w:rsid w:val="0087414E"/>
    <w:rsid w:val="00874495"/>
    <w:rsid w:val="008744B9"/>
    <w:rsid w:val="00874E7A"/>
    <w:rsid w:val="0087513F"/>
    <w:rsid w:val="008754BB"/>
    <w:rsid w:val="00875521"/>
    <w:rsid w:val="008755AE"/>
    <w:rsid w:val="00875CFC"/>
    <w:rsid w:val="008764C5"/>
    <w:rsid w:val="0087667F"/>
    <w:rsid w:val="00876AF0"/>
    <w:rsid w:val="00876F77"/>
    <w:rsid w:val="00876FC6"/>
    <w:rsid w:val="0087711A"/>
    <w:rsid w:val="0087761B"/>
    <w:rsid w:val="00877684"/>
    <w:rsid w:val="008778D8"/>
    <w:rsid w:val="00877D92"/>
    <w:rsid w:val="0088007A"/>
    <w:rsid w:val="00880441"/>
    <w:rsid w:val="00880590"/>
    <w:rsid w:val="008807FE"/>
    <w:rsid w:val="00880993"/>
    <w:rsid w:val="00880BC5"/>
    <w:rsid w:val="00881229"/>
    <w:rsid w:val="008813D1"/>
    <w:rsid w:val="00881600"/>
    <w:rsid w:val="0088176A"/>
    <w:rsid w:val="008817AD"/>
    <w:rsid w:val="00881984"/>
    <w:rsid w:val="00881BE0"/>
    <w:rsid w:val="00881E23"/>
    <w:rsid w:val="00881F55"/>
    <w:rsid w:val="00882675"/>
    <w:rsid w:val="00882A7D"/>
    <w:rsid w:val="00882C18"/>
    <w:rsid w:val="00882C7E"/>
    <w:rsid w:val="00882C96"/>
    <w:rsid w:val="008830DE"/>
    <w:rsid w:val="00883981"/>
    <w:rsid w:val="00883F5C"/>
    <w:rsid w:val="008844F5"/>
    <w:rsid w:val="00884507"/>
    <w:rsid w:val="00884545"/>
    <w:rsid w:val="00884A7B"/>
    <w:rsid w:val="00884B4C"/>
    <w:rsid w:val="00884C6F"/>
    <w:rsid w:val="00884FC4"/>
    <w:rsid w:val="00885335"/>
    <w:rsid w:val="0088554F"/>
    <w:rsid w:val="00885573"/>
    <w:rsid w:val="0088557B"/>
    <w:rsid w:val="008855CF"/>
    <w:rsid w:val="00885C79"/>
    <w:rsid w:val="008861EC"/>
    <w:rsid w:val="00886229"/>
    <w:rsid w:val="00886459"/>
    <w:rsid w:val="00886580"/>
    <w:rsid w:val="0088662A"/>
    <w:rsid w:val="0088671E"/>
    <w:rsid w:val="00886722"/>
    <w:rsid w:val="00886840"/>
    <w:rsid w:val="008869F3"/>
    <w:rsid w:val="00886AFF"/>
    <w:rsid w:val="00886B30"/>
    <w:rsid w:val="00886C3E"/>
    <w:rsid w:val="00886D4A"/>
    <w:rsid w:val="0088703D"/>
    <w:rsid w:val="00887345"/>
    <w:rsid w:val="00887617"/>
    <w:rsid w:val="00887D23"/>
    <w:rsid w:val="00887D52"/>
    <w:rsid w:val="00887F9D"/>
    <w:rsid w:val="00890602"/>
    <w:rsid w:val="00891264"/>
    <w:rsid w:val="0089152E"/>
    <w:rsid w:val="00891620"/>
    <w:rsid w:val="00891C4F"/>
    <w:rsid w:val="00891F5E"/>
    <w:rsid w:val="0089225B"/>
    <w:rsid w:val="008922FD"/>
    <w:rsid w:val="008924E1"/>
    <w:rsid w:val="008925B8"/>
    <w:rsid w:val="00892719"/>
    <w:rsid w:val="008927FD"/>
    <w:rsid w:val="00893012"/>
    <w:rsid w:val="00893299"/>
    <w:rsid w:val="008933AC"/>
    <w:rsid w:val="00893648"/>
    <w:rsid w:val="00893AF1"/>
    <w:rsid w:val="00893B88"/>
    <w:rsid w:val="00893E13"/>
    <w:rsid w:val="00893E8E"/>
    <w:rsid w:val="00894287"/>
    <w:rsid w:val="00894C6D"/>
    <w:rsid w:val="0089543D"/>
    <w:rsid w:val="008954B6"/>
    <w:rsid w:val="00895AC2"/>
    <w:rsid w:val="00896264"/>
    <w:rsid w:val="008965D9"/>
    <w:rsid w:val="0089677C"/>
    <w:rsid w:val="00896BD2"/>
    <w:rsid w:val="00896E0E"/>
    <w:rsid w:val="00896EB6"/>
    <w:rsid w:val="00897007"/>
    <w:rsid w:val="008971E6"/>
    <w:rsid w:val="00897471"/>
    <w:rsid w:val="00897788"/>
    <w:rsid w:val="00897C32"/>
    <w:rsid w:val="008A006F"/>
    <w:rsid w:val="008A00CD"/>
    <w:rsid w:val="008A0174"/>
    <w:rsid w:val="008A0399"/>
    <w:rsid w:val="008A059F"/>
    <w:rsid w:val="008A05F8"/>
    <w:rsid w:val="008A0701"/>
    <w:rsid w:val="008A0787"/>
    <w:rsid w:val="008A086F"/>
    <w:rsid w:val="008A09C6"/>
    <w:rsid w:val="008A0A0F"/>
    <w:rsid w:val="008A1115"/>
    <w:rsid w:val="008A1268"/>
    <w:rsid w:val="008A1780"/>
    <w:rsid w:val="008A1A1E"/>
    <w:rsid w:val="008A1AAD"/>
    <w:rsid w:val="008A1B45"/>
    <w:rsid w:val="008A27A5"/>
    <w:rsid w:val="008A28C3"/>
    <w:rsid w:val="008A2BAE"/>
    <w:rsid w:val="008A2BC9"/>
    <w:rsid w:val="008A3062"/>
    <w:rsid w:val="008A32B6"/>
    <w:rsid w:val="008A335B"/>
    <w:rsid w:val="008A34AA"/>
    <w:rsid w:val="008A3526"/>
    <w:rsid w:val="008A356C"/>
    <w:rsid w:val="008A37A1"/>
    <w:rsid w:val="008A3867"/>
    <w:rsid w:val="008A3D09"/>
    <w:rsid w:val="008A3D1B"/>
    <w:rsid w:val="008A3E12"/>
    <w:rsid w:val="008A41B6"/>
    <w:rsid w:val="008A4228"/>
    <w:rsid w:val="008A429D"/>
    <w:rsid w:val="008A42DA"/>
    <w:rsid w:val="008A42F6"/>
    <w:rsid w:val="008A4788"/>
    <w:rsid w:val="008A47FB"/>
    <w:rsid w:val="008A48AF"/>
    <w:rsid w:val="008A48D2"/>
    <w:rsid w:val="008A4D83"/>
    <w:rsid w:val="008A4F2C"/>
    <w:rsid w:val="008A50CC"/>
    <w:rsid w:val="008A5188"/>
    <w:rsid w:val="008A5321"/>
    <w:rsid w:val="008A5458"/>
    <w:rsid w:val="008A55D6"/>
    <w:rsid w:val="008A5A3D"/>
    <w:rsid w:val="008A5BE6"/>
    <w:rsid w:val="008A5E08"/>
    <w:rsid w:val="008A608B"/>
    <w:rsid w:val="008A6784"/>
    <w:rsid w:val="008A69EB"/>
    <w:rsid w:val="008A6AB1"/>
    <w:rsid w:val="008A6ADF"/>
    <w:rsid w:val="008A6D32"/>
    <w:rsid w:val="008A6E42"/>
    <w:rsid w:val="008A6F13"/>
    <w:rsid w:val="008A6F76"/>
    <w:rsid w:val="008A7323"/>
    <w:rsid w:val="008A748B"/>
    <w:rsid w:val="008A756D"/>
    <w:rsid w:val="008A771A"/>
    <w:rsid w:val="008A77D5"/>
    <w:rsid w:val="008A7AE2"/>
    <w:rsid w:val="008B0251"/>
    <w:rsid w:val="008B0281"/>
    <w:rsid w:val="008B0407"/>
    <w:rsid w:val="008B0652"/>
    <w:rsid w:val="008B0727"/>
    <w:rsid w:val="008B08C8"/>
    <w:rsid w:val="008B0A7C"/>
    <w:rsid w:val="008B0B6E"/>
    <w:rsid w:val="008B0F1E"/>
    <w:rsid w:val="008B1915"/>
    <w:rsid w:val="008B1AD9"/>
    <w:rsid w:val="008B1CB6"/>
    <w:rsid w:val="008B1DD2"/>
    <w:rsid w:val="008B21B6"/>
    <w:rsid w:val="008B22A0"/>
    <w:rsid w:val="008B2550"/>
    <w:rsid w:val="008B2864"/>
    <w:rsid w:val="008B2ACF"/>
    <w:rsid w:val="008B2D9D"/>
    <w:rsid w:val="008B3068"/>
    <w:rsid w:val="008B307D"/>
    <w:rsid w:val="008B310E"/>
    <w:rsid w:val="008B32CF"/>
    <w:rsid w:val="008B34BE"/>
    <w:rsid w:val="008B37E5"/>
    <w:rsid w:val="008B3A56"/>
    <w:rsid w:val="008B4D04"/>
    <w:rsid w:val="008B51FC"/>
    <w:rsid w:val="008B524F"/>
    <w:rsid w:val="008B5615"/>
    <w:rsid w:val="008B6067"/>
    <w:rsid w:val="008B639A"/>
    <w:rsid w:val="008B670E"/>
    <w:rsid w:val="008B6B54"/>
    <w:rsid w:val="008B700B"/>
    <w:rsid w:val="008B7227"/>
    <w:rsid w:val="008B74AA"/>
    <w:rsid w:val="008B7578"/>
    <w:rsid w:val="008B7ADB"/>
    <w:rsid w:val="008B7CB9"/>
    <w:rsid w:val="008B7D53"/>
    <w:rsid w:val="008B7DE8"/>
    <w:rsid w:val="008B7F5E"/>
    <w:rsid w:val="008C0045"/>
    <w:rsid w:val="008C0146"/>
    <w:rsid w:val="008C0211"/>
    <w:rsid w:val="008C04E8"/>
    <w:rsid w:val="008C0545"/>
    <w:rsid w:val="008C0711"/>
    <w:rsid w:val="008C0844"/>
    <w:rsid w:val="008C0910"/>
    <w:rsid w:val="008C0ABD"/>
    <w:rsid w:val="008C0C03"/>
    <w:rsid w:val="008C103E"/>
    <w:rsid w:val="008C1145"/>
    <w:rsid w:val="008C12FC"/>
    <w:rsid w:val="008C14D8"/>
    <w:rsid w:val="008C16C1"/>
    <w:rsid w:val="008C192C"/>
    <w:rsid w:val="008C199A"/>
    <w:rsid w:val="008C1B34"/>
    <w:rsid w:val="008C1B4B"/>
    <w:rsid w:val="008C1C14"/>
    <w:rsid w:val="008C1D2C"/>
    <w:rsid w:val="008C23AD"/>
    <w:rsid w:val="008C27C0"/>
    <w:rsid w:val="008C28DC"/>
    <w:rsid w:val="008C2AA9"/>
    <w:rsid w:val="008C2FD1"/>
    <w:rsid w:val="008C2FFD"/>
    <w:rsid w:val="008C3207"/>
    <w:rsid w:val="008C3806"/>
    <w:rsid w:val="008C38EB"/>
    <w:rsid w:val="008C3D55"/>
    <w:rsid w:val="008C3E52"/>
    <w:rsid w:val="008C403D"/>
    <w:rsid w:val="008C429E"/>
    <w:rsid w:val="008C42FA"/>
    <w:rsid w:val="008C44B0"/>
    <w:rsid w:val="008C48ED"/>
    <w:rsid w:val="008C4DA4"/>
    <w:rsid w:val="008C536D"/>
    <w:rsid w:val="008C557E"/>
    <w:rsid w:val="008C559E"/>
    <w:rsid w:val="008C572D"/>
    <w:rsid w:val="008C59F7"/>
    <w:rsid w:val="008C5B8B"/>
    <w:rsid w:val="008C5B9E"/>
    <w:rsid w:val="008C5CD0"/>
    <w:rsid w:val="008C5CD4"/>
    <w:rsid w:val="008C60D1"/>
    <w:rsid w:val="008C6345"/>
    <w:rsid w:val="008C6601"/>
    <w:rsid w:val="008C67FE"/>
    <w:rsid w:val="008C6A05"/>
    <w:rsid w:val="008C6B52"/>
    <w:rsid w:val="008C6B91"/>
    <w:rsid w:val="008C6C96"/>
    <w:rsid w:val="008C6CEB"/>
    <w:rsid w:val="008C7042"/>
    <w:rsid w:val="008C707F"/>
    <w:rsid w:val="008C7172"/>
    <w:rsid w:val="008C7536"/>
    <w:rsid w:val="008C779D"/>
    <w:rsid w:val="008C7B1E"/>
    <w:rsid w:val="008C7EC7"/>
    <w:rsid w:val="008D048B"/>
    <w:rsid w:val="008D058A"/>
    <w:rsid w:val="008D06C8"/>
    <w:rsid w:val="008D0882"/>
    <w:rsid w:val="008D09B1"/>
    <w:rsid w:val="008D0B33"/>
    <w:rsid w:val="008D0B77"/>
    <w:rsid w:val="008D0DD4"/>
    <w:rsid w:val="008D0E99"/>
    <w:rsid w:val="008D1957"/>
    <w:rsid w:val="008D1EC7"/>
    <w:rsid w:val="008D1F72"/>
    <w:rsid w:val="008D1FD1"/>
    <w:rsid w:val="008D28D5"/>
    <w:rsid w:val="008D2B0D"/>
    <w:rsid w:val="008D2B7D"/>
    <w:rsid w:val="008D2D02"/>
    <w:rsid w:val="008D31F2"/>
    <w:rsid w:val="008D3223"/>
    <w:rsid w:val="008D3264"/>
    <w:rsid w:val="008D3566"/>
    <w:rsid w:val="008D368D"/>
    <w:rsid w:val="008D3D03"/>
    <w:rsid w:val="008D3EE1"/>
    <w:rsid w:val="008D4011"/>
    <w:rsid w:val="008D4054"/>
    <w:rsid w:val="008D424E"/>
    <w:rsid w:val="008D4A40"/>
    <w:rsid w:val="008D4FE1"/>
    <w:rsid w:val="008D5759"/>
    <w:rsid w:val="008D5901"/>
    <w:rsid w:val="008D59D4"/>
    <w:rsid w:val="008D5B09"/>
    <w:rsid w:val="008D5BC0"/>
    <w:rsid w:val="008D5D7D"/>
    <w:rsid w:val="008D5E91"/>
    <w:rsid w:val="008D5F5F"/>
    <w:rsid w:val="008D667C"/>
    <w:rsid w:val="008D6810"/>
    <w:rsid w:val="008D6CE4"/>
    <w:rsid w:val="008D73F9"/>
    <w:rsid w:val="008D781C"/>
    <w:rsid w:val="008D7E29"/>
    <w:rsid w:val="008E00FA"/>
    <w:rsid w:val="008E01F8"/>
    <w:rsid w:val="008E05D1"/>
    <w:rsid w:val="008E0948"/>
    <w:rsid w:val="008E09F5"/>
    <w:rsid w:val="008E0B07"/>
    <w:rsid w:val="008E0D2B"/>
    <w:rsid w:val="008E0F66"/>
    <w:rsid w:val="008E1318"/>
    <w:rsid w:val="008E16A4"/>
    <w:rsid w:val="008E16F8"/>
    <w:rsid w:val="008E18F8"/>
    <w:rsid w:val="008E19EC"/>
    <w:rsid w:val="008E209D"/>
    <w:rsid w:val="008E237B"/>
    <w:rsid w:val="008E24A9"/>
    <w:rsid w:val="008E2609"/>
    <w:rsid w:val="008E2A1C"/>
    <w:rsid w:val="008E2A22"/>
    <w:rsid w:val="008E2FB9"/>
    <w:rsid w:val="008E314A"/>
    <w:rsid w:val="008E3275"/>
    <w:rsid w:val="008E3412"/>
    <w:rsid w:val="008E3773"/>
    <w:rsid w:val="008E3A0A"/>
    <w:rsid w:val="008E3FA0"/>
    <w:rsid w:val="008E4168"/>
    <w:rsid w:val="008E421E"/>
    <w:rsid w:val="008E43D4"/>
    <w:rsid w:val="008E46AB"/>
    <w:rsid w:val="008E4809"/>
    <w:rsid w:val="008E4A68"/>
    <w:rsid w:val="008E4B2D"/>
    <w:rsid w:val="008E4F58"/>
    <w:rsid w:val="008E55A3"/>
    <w:rsid w:val="008E55A4"/>
    <w:rsid w:val="008E5938"/>
    <w:rsid w:val="008E5D20"/>
    <w:rsid w:val="008E5D75"/>
    <w:rsid w:val="008E5F27"/>
    <w:rsid w:val="008E5F51"/>
    <w:rsid w:val="008E6021"/>
    <w:rsid w:val="008E624A"/>
    <w:rsid w:val="008E660E"/>
    <w:rsid w:val="008E6FDF"/>
    <w:rsid w:val="008E7382"/>
    <w:rsid w:val="008E742A"/>
    <w:rsid w:val="008E772F"/>
    <w:rsid w:val="008E7EA8"/>
    <w:rsid w:val="008F011A"/>
    <w:rsid w:val="008F02FF"/>
    <w:rsid w:val="008F0A32"/>
    <w:rsid w:val="008F0AC4"/>
    <w:rsid w:val="008F10BB"/>
    <w:rsid w:val="008F1513"/>
    <w:rsid w:val="008F1BF8"/>
    <w:rsid w:val="008F2375"/>
    <w:rsid w:val="008F299A"/>
    <w:rsid w:val="008F2A34"/>
    <w:rsid w:val="008F2A4B"/>
    <w:rsid w:val="008F2B8F"/>
    <w:rsid w:val="008F2C09"/>
    <w:rsid w:val="008F2C54"/>
    <w:rsid w:val="008F309C"/>
    <w:rsid w:val="008F3384"/>
    <w:rsid w:val="008F35C4"/>
    <w:rsid w:val="008F35F7"/>
    <w:rsid w:val="008F395B"/>
    <w:rsid w:val="008F3BE4"/>
    <w:rsid w:val="008F3FA6"/>
    <w:rsid w:val="008F41D1"/>
    <w:rsid w:val="008F435B"/>
    <w:rsid w:val="008F4459"/>
    <w:rsid w:val="008F46BC"/>
    <w:rsid w:val="008F4A70"/>
    <w:rsid w:val="008F4B26"/>
    <w:rsid w:val="008F5202"/>
    <w:rsid w:val="008F55CF"/>
    <w:rsid w:val="008F5A9A"/>
    <w:rsid w:val="008F5AFB"/>
    <w:rsid w:val="008F68DE"/>
    <w:rsid w:val="008F69AD"/>
    <w:rsid w:val="008F69EA"/>
    <w:rsid w:val="008F6B5D"/>
    <w:rsid w:val="008F6C25"/>
    <w:rsid w:val="008F7211"/>
    <w:rsid w:val="008F7E88"/>
    <w:rsid w:val="008F7EEF"/>
    <w:rsid w:val="008F7F82"/>
    <w:rsid w:val="00900249"/>
    <w:rsid w:val="0090059F"/>
    <w:rsid w:val="009006E4"/>
    <w:rsid w:val="009008A5"/>
    <w:rsid w:val="00900C03"/>
    <w:rsid w:val="009011A5"/>
    <w:rsid w:val="0090126A"/>
    <w:rsid w:val="009013C8"/>
    <w:rsid w:val="009019BC"/>
    <w:rsid w:val="00901B80"/>
    <w:rsid w:val="00901F42"/>
    <w:rsid w:val="009023CF"/>
    <w:rsid w:val="009023DD"/>
    <w:rsid w:val="00902474"/>
    <w:rsid w:val="0090275E"/>
    <w:rsid w:val="00902B1A"/>
    <w:rsid w:val="00902D80"/>
    <w:rsid w:val="00902E78"/>
    <w:rsid w:val="00902F55"/>
    <w:rsid w:val="0090317B"/>
    <w:rsid w:val="00903327"/>
    <w:rsid w:val="009033A1"/>
    <w:rsid w:val="009037DF"/>
    <w:rsid w:val="00903B21"/>
    <w:rsid w:val="00903DA3"/>
    <w:rsid w:val="0090408A"/>
    <w:rsid w:val="009040AF"/>
    <w:rsid w:val="009041A7"/>
    <w:rsid w:val="00904556"/>
    <w:rsid w:val="00904F41"/>
    <w:rsid w:val="00904FB3"/>
    <w:rsid w:val="009053AB"/>
    <w:rsid w:val="00905978"/>
    <w:rsid w:val="009059C8"/>
    <w:rsid w:val="009063F1"/>
    <w:rsid w:val="009064F1"/>
    <w:rsid w:val="00906514"/>
    <w:rsid w:val="00906687"/>
    <w:rsid w:val="00906B2A"/>
    <w:rsid w:val="0090705C"/>
    <w:rsid w:val="009070CB"/>
    <w:rsid w:val="00907222"/>
    <w:rsid w:val="0090740A"/>
    <w:rsid w:val="00907AA7"/>
    <w:rsid w:val="00907B0F"/>
    <w:rsid w:val="00907ED7"/>
    <w:rsid w:val="009103ED"/>
    <w:rsid w:val="00910565"/>
    <w:rsid w:val="009107DE"/>
    <w:rsid w:val="00910964"/>
    <w:rsid w:val="00911264"/>
    <w:rsid w:val="009116ED"/>
    <w:rsid w:val="00911806"/>
    <w:rsid w:val="00911946"/>
    <w:rsid w:val="00911D29"/>
    <w:rsid w:val="00911E4C"/>
    <w:rsid w:val="0091219F"/>
    <w:rsid w:val="0091223D"/>
    <w:rsid w:val="0091225D"/>
    <w:rsid w:val="009125E3"/>
    <w:rsid w:val="0091271C"/>
    <w:rsid w:val="00912FBD"/>
    <w:rsid w:val="00913450"/>
    <w:rsid w:val="009135CE"/>
    <w:rsid w:val="009137BE"/>
    <w:rsid w:val="00913D23"/>
    <w:rsid w:val="00913FA4"/>
    <w:rsid w:val="009143A5"/>
    <w:rsid w:val="0091460B"/>
    <w:rsid w:val="00914BB9"/>
    <w:rsid w:val="00914CC0"/>
    <w:rsid w:val="00914E9A"/>
    <w:rsid w:val="009155D4"/>
    <w:rsid w:val="0091581C"/>
    <w:rsid w:val="00915A49"/>
    <w:rsid w:val="00915D1D"/>
    <w:rsid w:val="00915F3E"/>
    <w:rsid w:val="009164CF"/>
    <w:rsid w:val="009168CA"/>
    <w:rsid w:val="00916A1E"/>
    <w:rsid w:val="00916AA0"/>
    <w:rsid w:val="00916BB1"/>
    <w:rsid w:val="00916F7D"/>
    <w:rsid w:val="009170B2"/>
    <w:rsid w:val="00917EBE"/>
    <w:rsid w:val="00917EF5"/>
    <w:rsid w:val="009202BB"/>
    <w:rsid w:val="00920401"/>
    <w:rsid w:val="009204A8"/>
    <w:rsid w:val="00920A82"/>
    <w:rsid w:val="00920B76"/>
    <w:rsid w:val="00920C5A"/>
    <w:rsid w:val="00920E93"/>
    <w:rsid w:val="0092109C"/>
    <w:rsid w:val="00921383"/>
    <w:rsid w:val="00921522"/>
    <w:rsid w:val="00921526"/>
    <w:rsid w:val="00921574"/>
    <w:rsid w:val="00921C69"/>
    <w:rsid w:val="00921D7C"/>
    <w:rsid w:val="00921E9A"/>
    <w:rsid w:val="00922973"/>
    <w:rsid w:val="00923138"/>
    <w:rsid w:val="009231FA"/>
    <w:rsid w:val="0092355D"/>
    <w:rsid w:val="00923775"/>
    <w:rsid w:val="00923793"/>
    <w:rsid w:val="0092390E"/>
    <w:rsid w:val="00923CDE"/>
    <w:rsid w:val="009240F9"/>
    <w:rsid w:val="00924123"/>
    <w:rsid w:val="009242BF"/>
    <w:rsid w:val="0092439D"/>
    <w:rsid w:val="00924653"/>
    <w:rsid w:val="00924AA5"/>
    <w:rsid w:val="00924B71"/>
    <w:rsid w:val="00924FB5"/>
    <w:rsid w:val="009254DF"/>
    <w:rsid w:val="00925890"/>
    <w:rsid w:val="009259AD"/>
    <w:rsid w:val="009264EF"/>
    <w:rsid w:val="009264FD"/>
    <w:rsid w:val="009267E9"/>
    <w:rsid w:val="00926A67"/>
    <w:rsid w:val="00927013"/>
    <w:rsid w:val="009272D7"/>
    <w:rsid w:val="009273A7"/>
    <w:rsid w:val="009274C8"/>
    <w:rsid w:val="00927869"/>
    <w:rsid w:val="009278B5"/>
    <w:rsid w:val="00927992"/>
    <w:rsid w:val="00927AD3"/>
    <w:rsid w:val="00927D1D"/>
    <w:rsid w:val="009303DD"/>
    <w:rsid w:val="00930589"/>
    <w:rsid w:val="0093082E"/>
    <w:rsid w:val="00930B85"/>
    <w:rsid w:val="00930DD6"/>
    <w:rsid w:val="00930DF7"/>
    <w:rsid w:val="00930F8C"/>
    <w:rsid w:val="009310EE"/>
    <w:rsid w:val="0093125A"/>
    <w:rsid w:val="0093140C"/>
    <w:rsid w:val="00931489"/>
    <w:rsid w:val="00931581"/>
    <w:rsid w:val="0093159F"/>
    <w:rsid w:val="00932048"/>
    <w:rsid w:val="0093249C"/>
    <w:rsid w:val="009329E2"/>
    <w:rsid w:val="00932B6A"/>
    <w:rsid w:val="00932EBA"/>
    <w:rsid w:val="00932FD3"/>
    <w:rsid w:val="00933D07"/>
    <w:rsid w:val="009340CE"/>
    <w:rsid w:val="00934137"/>
    <w:rsid w:val="0093423E"/>
    <w:rsid w:val="009349F9"/>
    <w:rsid w:val="00934E38"/>
    <w:rsid w:val="00935062"/>
    <w:rsid w:val="009350D4"/>
    <w:rsid w:val="009352F4"/>
    <w:rsid w:val="00935466"/>
    <w:rsid w:val="00935536"/>
    <w:rsid w:val="0093562C"/>
    <w:rsid w:val="0093574C"/>
    <w:rsid w:val="00935852"/>
    <w:rsid w:val="00935ED6"/>
    <w:rsid w:val="009360C7"/>
    <w:rsid w:val="00936273"/>
    <w:rsid w:val="009363DD"/>
    <w:rsid w:val="00936552"/>
    <w:rsid w:val="0093661B"/>
    <w:rsid w:val="009367F7"/>
    <w:rsid w:val="00936919"/>
    <w:rsid w:val="00936F6E"/>
    <w:rsid w:val="00936F9F"/>
    <w:rsid w:val="0093706F"/>
    <w:rsid w:val="009375BF"/>
    <w:rsid w:val="00937908"/>
    <w:rsid w:val="00937ABC"/>
    <w:rsid w:val="00940049"/>
    <w:rsid w:val="0094016B"/>
    <w:rsid w:val="0094020C"/>
    <w:rsid w:val="0094046C"/>
    <w:rsid w:val="0094068F"/>
    <w:rsid w:val="009408C8"/>
    <w:rsid w:val="00940BE0"/>
    <w:rsid w:val="009414B7"/>
    <w:rsid w:val="00941720"/>
    <w:rsid w:val="00941ECD"/>
    <w:rsid w:val="00942453"/>
    <w:rsid w:val="00942504"/>
    <w:rsid w:val="0094279B"/>
    <w:rsid w:val="009427BA"/>
    <w:rsid w:val="009428D4"/>
    <w:rsid w:val="009428F5"/>
    <w:rsid w:val="0094295A"/>
    <w:rsid w:val="00942BF1"/>
    <w:rsid w:val="00942CDB"/>
    <w:rsid w:val="00942D26"/>
    <w:rsid w:val="00943111"/>
    <w:rsid w:val="0094330D"/>
    <w:rsid w:val="009437BE"/>
    <w:rsid w:val="00943A0A"/>
    <w:rsid w:val="00943A5C"/>
    <w:rsid w:val="00943D1C"/>
    <w:rsid w:val="00943E29"/>
    <w:rsid w:val="009441F1"/>
    <w:rsid w:val="0094426F"/>
    <w:rsid w:val="00944B98"/>
    <w:rsid w:val="00944BD7"/>
    <w:rsid w:val="00944CB4"/>
    <w:rsid w:val="00944CC1"/>
    <w:rsid w:val="009456F8"/>
    <w:rsid w:val="00945762"/>
    <w:rsid w:val="00945A01"/>
    <w:rsid w:val="00945F8B"/>
    <w:rsid w:val="009461C7"/>
    <w:rsid w:val="0094645B"/>
    <w:rsid w:val="009468D0"/>
    <w:rsid w:val="00946A97"/>
    <w:rsid w:val="00946EAB"/>
    <w:rsid w:val="00947033"/>
    <w:rsid w:val="009470D0"/>
    <w:rsid w:val="009472DC"/>
    <w:rsid w:val="00947308"/>
    <w:rsid w:val="00947391"/>
    <w:rsid w:val="009473C2"/>
    <w:rsid w:val="00947802"/>
    <w:rsid w:val="0094781F"/>
    <w:rsid w:val="00947872"/>
    <w:rsid w:val="00947934"/>
    <w:rsid w:val="00947939"/>
    <w:rsid w:val="009479FB"/>
    <w:rsid w:val="00950446"/>
    <w:rsid w:val="0095044F"/>
    <w:rsid w:val="009509B0"/>
    <w:rsid w:val="00950EB7"/>
    <w:rsid w:val="00951F87"/>
    <w:rsid w:val="00952285"/>
    <w:rsid w:val="00952315"/>
    <w:rsid w:val="009526A2"/>
    <w:rsid w:val="00952BA2"/>
    <w:rsid w:val="009532BE"/>
    <w:rsid w:val="00953398"/>
    <w:rsid w:val="0095340E"/>
    <w:rsid w:val="00953B0A"/>
    <w:rsid w:val="00953C12"/>
    <w:rsid w:val="00953D4C"/>
    <w:rsid w:val="00953F96"/>
    <w:rsid w:val="009540E7"/>
    <w:rsid w:val="00954395"/>
    <w:rsid w:val="009543E4"/>
    <w:rsid w:val="0095452A"/>
    <w:rsid w:val="00955F1A"/>
    <w:rsid w:val="0095611E"/>
    <w:rsid w:val="0095619C"/>
    <w:rsid w:val="00956E56"/>
    <w:rsid w:val="00956F28"/>
    <w:rsid w:val="00956F73"/>
    <w:rsid w:val="0095745A"/>
    <w:rsid w:val="00957574"/>
    <w:rsid w:val="009578C3"/>
    <w:rsid w:val="00957C6E"/>
    <w:rsid w:val="00957F53"/>
    <w:rsid w:val="009601F3"/>
    <w:rsid w:val="0096067A"/>
    <w:rsid w:val="00960736"/>
    <w:rsid w:val="009608D5"/>
    <w:rsid w:val="009609D0"/>
    <w:rsid w:val="00960AFE"/>
    <w:rsid w:val="00960F10"/>
    <w:rsid w:val="0096181E"/>
    <w:rsid w:val="0096227E"/>
    <w:rsid w:val="009623F1"/>
    <w:rsid w:val="00962622"/>
    <w:rsid w:val="009628EE"/>
    <w:rsid w:val="0096295A"/>
    <w:rsid w:val="00962AFC"/>
    <w:rsid w:val="00962B2C"/>
    <w:rsid w:val="00962F8A"/>
    <w:rsid w:val="009630EF"/>
    <w:rsid w:val="00963389"/>
    <w:rsid w:val="009634C3"/>
    <w:rsid w:val="0096398D"/>
    <w:rsid w:val="00963A51"/>
    <w:rsid w:val="00963D90"/>
    <w:rsid w:val="00963F21"/>
    <w:rsid w:val="009643F7"/>
    <w:rsid w:val="00964649"/>
    <w:rsid w:val="009647BA"/>
    <w:rsid w:val="00964A9D"/>
    <w:rsid w:val="00964BCE"/>
    <w:rsid w:val="0096501D"/>
    <w:rsid w:val="00965095"/>
    <w:rsid w:val="009652B8"/>
    <w:rsid w:val="009653E7"/>
    <w:rsid w:val="009656F0"/>
    <w:rsid w:val="00965D01"/>
    <w:rsid w:val="00965D66"/>
    <w:rsid w:val="0096600C"/>
    <w:rsid w:val="009660DD"/>
    <w:rsid w:val="009662BD"/>
    <w:rsid w:val="009663C3"/>
    <w:rsid w:val="0096696C"/>
    <w:rsid w:val="00966D15"/>
    <w:rsid w:val="00966D26"/>
    <w:rsid w:val="009670E3"/>
    <w:rsid w:val="009672AC"/>
    <w:rsid w:val="0096745C"/>
    <w:rsid w:val="00967A58"/>
    <w:rsid w:val="00967ABF"/>
    <w:rsid w:val="00967D9A"/>
    <w:rsid w:val="0097001B"/>
    <w:rsid w:val="009700A3"/>
    <w:rsid w:val="00970172"/>
    <w:rsid w:val="0097047B"/>
    <w:rsid w:val="00970619"/>
    <w:rsid w:val="00970C96"/>
    <w:rsid w:val="0097109F"/>
    <w:rsid w:val="00971A1C"/>
    <w:rsid w:val="00971D00"/>
    <w:rsid w:val="0097236F"/>
    <w:rsid w:val="00972CE8"/>
    <w:rsid w:val="00973494"/>
    <w:rsid w:val="00973699"/>
    <w:rsid w:val="00973D5F"/>
    <w:rsid w:val="00973D79"/>
    <w:rsid w:val="00973E25"/>
    <w:rsid w:val="00973F10"/>
    <w:rsid w:val="009744D9"/>
    <w:rsid w:val="00974505"/>
    <w:rsid w:val="00974871"/>
    <w:rsid w:val="00974BD9"/>
    <w:rsid w:val="00975195"/>
    <w:rsid w:val="00975526"/>
    <w:rsid w:val="00975AD2"/>
    <w:rsid w:val="00975D95"/>
    <w:rsid w:val="00975E68"/>
    <w:rsid w:val="00975F84"/>
    <w:rsid w:val="009761A5"/>
    <w:rsid w:val="0097621E"/>
    <w:rsid w:val="009763EE"/>
    <w:rsid w:val="00976832"/>
    <w:rsid w:val="0097692A"/>
    <w:rsid w:val="00976C9E"/>
    <w:rsid w:val="00976F0A"/>
    <w:rsid w:val="009771E6"/>
    <w:rsid w:val="0097757B"/>
    <w:rsid w:val="009776DB"/>
    <w:rsid w:val="00977BA7"/>
    <w:rsid w:val="00977BD6"/>
    <w:rsid w:val="00977D98"/>
    <w:rsid w:val="00977DE4"/>
    <w:rsid w:val="0098071F"/>
    <w:rsid w:val="00980819"/>
    <w:rsid w:val="009809B1"/>
    <w:rsid w:val="00980B6C"/>
    <w:rsid w:val="00980CAC"/>
    <w:rsid w:val="00980CD1"/>
    <w:rsid w:val="00980D96"/>
    <w:rsid w:val="00981077"/>
    <w:rsid w:val="009812B6"/>
    <w:rsid w:val="009815C0"/>
    <w:rsid w:val="009819E3"/>
    <w:rsid w:val="00981DDA"/>
    <w:rsid w:val="00981EC1"/>
    <w:rsid w:val="00982519"/>
    <w:rsid w:val="00982B9E"/>
    <w:rsid w:val="00982DEB"/>
    <w:rsid w:val="00982E31"/>
    <w:rsid w:val="00982E91"/>
    <w:rsid w:val="009837D2"/>
    <w:rsid w:val="009841F4"/>
    <w:rsid w:val="009843B2"/>
    <w:rsid w:val="009844DF"/>
    <w:rsid w:val="0098455E"/>
    <w:rsid w:val="00984609"/>
    <w:rsid w:val="009847EF"/>
    <w:rsid w:val="0098482A"/>
    <w:rsid w:val="00984953"/>
    <w:rsid w:val="00984C37"/>
    <w:rsid w:val="00984E87"/>
    <w:rsid w:val="00984EBC"/>
    <w:rsid w:val="00985075"/>
    <w:rsid w:val="009850F7"/>
    <w:rsid w:val="00985297"/>
    <w:rsid w:val="00985593"/>
    <w:rsid w:val="009855DC"/>
    <w:rsid w:val="009857D0"/>
    <w:rsid w:val="00985841"/>
    <w:rsid w:val="00985BD8"/>
    <w:rsid w:val="00985CEC"/>
    <w:rsid w:val="00985CF3"/>
    <w:rsid w:val="00985D03"/>
    <w:rsid w:val="00985DF0"/>
    <w:rsid w:val="00986664"/>
    <w:rsid w:val="0098675D"/>
    <w:rsid w:val="00986834"/>
    <w:rsid w:val="009870D8"/>
    <w:rsid w:val="00990398"/>
    <w:rsid w:val="0099068A"/>
    <w:rsid w:val="00990AEF"/>
    <w:rsid w:val="00990DD0"/>
    <w:rsid w:val="00990E04"/>
    <w:rsid w:val="00991371"/>
    <w:rsid w:val="00991600"/>
    <w:rsid w:val="00991816"/>
    <w:rsid w:val="00991DFD"/>
    <w:rsid w:val="00991FD2"/>
    <w:rsid w:val="00992055"/>
    <w:rsid w:val="00992163"/>
    <w:rsid w:val="00992867"/>
    <w:rsid w:val="0099298B"/>
    <w:rsid w:val="009929FD"/>
    <w:rsid w:val="00993033"/>
    <w:rsid w:val="00993273"/>
    <w:rsid w:val="00993682"/>
    <w:rsid w:val="00993A5E"/>
    <w:rsid w:val="00993F52"/>
    <w:rsid w:val="00993F8C"/>
    <w:rsid w:val="009942B7"/>
    <w:rsid w:val="00994366"/>
    <w:rsid w:val="00994418"/>
    <w:rsid w:val="00994843"/>
    <w:rsid w:val="00994FCD"/>
    <w:rsid w:val="009951FC"/>
    <w:rsid w:val="009954F5"/>
    <w:rsid w:val="00995533"/>
    <w:rsid w:val="009955CF"/>
    <w:rsid w:val="00995757"/>
    <w:rsid w:val="0099597B"/>
    <w:rsid w:val="0099636F"/>
    <w:rsid w:val="00996B98"/>
    <w:rsid w:val="00996E31"/>
    <w:rsid w:val="0099746C"/>
    <w:rsid w:val="00997BEC"/>
    <w:rsid w:val="00997C94"/>
    <w:rsid w:val="00997E6E"/>
    <w:rsid w:val="009A007F"/>
    <w:rsid w:val="009A00F2"/>
    <w:rsid w:val="009A0365"/>
    <w:rsid w:val="009A0526"/>
    <w:rsid w:val="009A0563"/>
    <w:rsid w:val="009A05E5"/>
    <w:rsid w:val="009A09FD"/>
    <w:rsid w:val="009A0AEE"/>
    <w:rsid w:val="009A0CE7"/>
    <w:rsid w:val="009A0D7A"/>
    <w:rsid w:val="009A0F63"/>
    <w:rsid w:val="009A1A3D"/>
    <w:rsid w:val="009A1CD3"/>
    <w:rsid w:val="009A1E33"/>
    <w:rsid w:val="009A211D"/>
    <w:rsid w:val="009A27D9"/>
    <w:rsid w:val="009A322E"/>
    <w:rsid w:val="009A334B"/>
    <w:rsid w:val="009A33F7"/>
    <w:rsid w:val="009A34E7"/>
    <w:rsid w:val="009A3546"/>
    <w:rsid w:val="009A35EC"/>
    <w:rsid w:val="009A3648"/>
    <w:rsid w:val="009A36AE"/>
    <w:rsid w:val="009A3B38"/>
    <w:rsid w:val="009A43C7"/>
    <w:rsid w:val="009A43C9"/>
    <w:rsid w:val="009A4948"/>
    <w:rsid w:val="009A4E10"/>
    <w:rsid w:val="009A4E8F"/>
    <w:rsid w:val="009A56B3"/>
    <w:rsid w:val="009A5BA0"/>
    <w:rsid w:val="009A5C21"/>
    <w:rsid w:val="009A5CE7"/>
    <w:rsid w:val="009A5E96"/>
    <w:rsid w:val="009A5FF4"/>
    <w:rsid w:val="009A6008"/>
    <w:rsid w:val="009A62C4"/>
    <w:rsid w:val="009A63CA"/>
    <w:rsid w:val="009A6722"/>
    <w:rsid w:val="009A71DF"/>
    <w:rsid w:val="009A72C9"/>
    <w:rsid w:val="009A7941"/>
    <w:rsid w:val="009A7987"/>
    <w:rsid w:val="009A79C3"/>
    <w:rsid w:val="009A7F26"/>
    <w:rsid w:val="009A7FBB"/>
    <w:rsid w:val="009B0451"/>
    <w:rsid w:val="009B058D"/>
    <w:rsid w:val="009B05F7"/>
    <w:rsid w:val="009B0B1C"/>
    <w:rsid w:val="009B11F3"/>
    <w:rsid w:val="009B1214"/>
    <w:rsid w:val="009B1AB1"/>
    <w:rsid w:val="009B1B02"/>
    <w:rsid w:val="009B1B8A"/>
    <w:rsid w:val="009B1BD0"/>
    <w:rsid w:val="009B225E"/>
    <w:rsid w:val="009B232A"/>
    <w:rsid w:val="009B29AC"/>
    <w:rsid w:val="009B2D7D"/>
    <w:rsid w:val="009B2FC4"/>
    <w:rsid w:val="009B3425"/>
    <w:rsid w:val="009B3720"/>
    <w:rsid w:val="009B38BE"/>
    <w:rsid w:val="009B38D8"/>
    <w:rsid w:val="009B39B3"/>
    <w:rsid w:val="009B3A89"/>
    <w:rsid w:val="009B3C07"/>
    <w:rsid w:val="009B3C9C"/>
    <w:rsid w:val="009B3FD2"/>
    <w:rsid w:val="009B43E7"/>
    <w:rsid w:val="009B488C"/>
    <w:rsid w:val="009B4DE1"/>
    <w:rsid w:val="009B4E91"/>
    <w:rsid w:val="009B4F39"/>
    <w:rsid w:val="009B4FAE"/>
    <w:rsid w:val="009B5361"/>
    <w:rsid w:val="009B5F35"/>
    <w:rsid w:val="009B6216"/>
    <w:rsid w:val="009B62F6"/>
    <w:rsid w:val="009B64F8"/>
    <w:rsid w:val="009B6CC7"/>
    <w:rsid w:val="009B6CEE"/>
    <w:rsid w:val="009B70D1"/>
    <w:rsid w:val="009B7201"/>
    <w:rsid w:val="009B724D"/>
    <w:rsid w:val="009B7357"/>
    <w:rsid w:val="009B75A6"/>
    <w:rsid w:val="009B795C"/>
    <w:rsid w:val="009B7D90"/>
    <w:rsid w:val="009B7EC1"/>
    <w:rsid w:val="009B7EFB"/>
    <w:rsid w:val="009B7F8C"/>
    <w:rsid w:val="009C0074"/>
    <w:rsid w:val="009C0094"/>
    <w:rsid w:val="009C009A"/>
    <w:rsid w:val="009C026F"/>
    <w:rsid w:val="009C099A"/>
    <w:rsid w:val="009C19BA"/>
    <w:rsid w:val="009C1A45"/>
    <w:rsid w:val="009C1BC0"/>
    <w:rsid w:val="009C1D59"/>
    <w:rsid w:val="009C201B"/>
    <w:rsid w:val="009C230C"/>
    <w:rsid w:val="009C2362"/>
    <w:rsid w:val="009C2512"/>
    <w:rsid w:val="009C279B"/>
    <w:rsid w:val="009C2BB2"/>
    <w:rsid w:val="009C2DD2"/>
    <w:rsid w:val="009C30FC"/>
    <w:rsid w:val="009C33F8"/>
    <w:rsid w:val="009C34E1"/>
    <w:rsid w:val="009C35D0"/>
    <w:rsid w:val="009C3ABD"/>
    <w:rsid w:val="009C431A"/>
    <w:rsid w:val="009C43D8"/>
    <w:rsid w:val="009C4457"/>
    <w:rsid w:val="009C447F"/>
    <w:rsid w:val="009C4756"/>
    <w:rsid w:val="009C47EE"/>
    <w:rsid w:val="009C4907"/>
    <w:rsid w:val="009C490C"/>
    <w:rsid w:val="009C4919"/>
    <w:rsid w:val="009C4F48"/>
    <w:rsid w:val="009C51B5"/>
    <w:rsid w:val="009C52F6"/>
    <w:rsid w:val="009C54F5"/>
    <w:rsid w:val="009C5866"/>
    <w:rsid w:val="009C58AD"/>
    <w:rsid w:val="009C5D1E"/>
    <w:rsid w:val="009C5DCE"/>
    <w:rsid w:val="009C6173"/>
    <w:rsid w:val="009C668C"/>
    <w:rsid w:val="009C673D"/>
    <w:rsid w:val="009C690C"/>
    <w:rsid w:val="009C69DF"/>
    <w:rsid w:val="009C6C51"/>
    <w:rsid w:val="009C6CE5"/>
    <w:rsid w:val="009C6EAC"/>
    <w:rsid w:val="009C78B0"/>
    <w:rsid w:val="009C7F72"/>
    <w:rsid w:val="009D0A43"/>
    <w:rsid w:val="009D126F"/>
    <w:rsid w:val="009D1A92"/>
    <w:rsid w:val="009D1CF0"/>
    <w:rsid w:val="009D2275"/>
    <w:rsid w:val="009D2507"/>
    <w:rsid w:val="009D2531"/>
    <w:rsid w:val="009D2BA6"/>
    <w:rsid w:val="009D2CB9"/>
    <w:rsid w:val="009D3028"/>
    <w:rsid w:val="009D3034"/>
    <w:rsid w:val="009D3057"/>
    <w:rsid w:val="009D36CC"/>
    <w:rsid w:val="009D38A2"/>
    <w:rsid w:val="009D3BC6"/>
    <w:rsid w:val="009D3D75"/>
    <w:rsid w:val="009D3FE7"/>
    <w:rsid w:val="009D4145"/>
    <w:rsid w:val="009D51FF"/>
    <w:rsid w:val="009D5201"/>
    <w:rsid w:val="009D548C"/>
    <w:rsid w:val="009D556F"/>
    <w:rsid w:val="009D5570"/>
    <w:rsid w:val="009D55A7"/>
    <w:rsid w:val="009D5807"/>
    <w:rsid w:val="009D5C10"/>
    <w:rsid w:val="009D6385"/>
    <w:rsid w:val="009D662C"/>
    <w:rsid w:val="009D6990"/>
    <w:rsid w:val="009D6A63"/>
    <w:rsid w:val="009D6E7C"/>
    <w:rsid w:val="009D70A9"/>
    <w:rsid w:val="009D718F"/>
    <w:rsid w:val="009D7919"/>
    <w:rsid w:val="009D7A82"/>
    <w:rsid w:val="009D7C8F"/>
    <w:rsid w:val="009E04B6"/>
    <w:rsid w:val="009E0851"/>
    <w:rsid w:val="009E08B4"/>
    <w:rsid w:val="009E0C4A"/>
    <w:rsid w:val="009E0E4F"/>
    <w:rsid w:val="009E0EE4"/>
    <w:rsid w:val="009E11FD"/>
    <w:rsid w:val="009E12B2"/>
    <w:rsid w:val="009E13EA"/>
    <w:rsid w:val="009E16A5"/>
    <w:rsid w:val="009E1BF1"/>
    <w:rsid w:val="009E1C10"/>
    <w:rsid w:val="009E1F68"/>
    <w:rsid w:val="009E21BA"/>
    <w:rsid w:val="009E247D"/>
    <w:rsid w:val="009E2D5C"/>
    <w:rsid w:val="009E2EC5"/>
    <w:rsid w:val="009E34CC"/>
    <w:rsid w:val="009E34E7"/>
    <w:rsid w:val="009E35E8"/>
    <w:rsid w:val="009E3D32"/>
    <w:rsid w:val="009E40D1"/>
    <w:rsid w:val="009E41E6"/>
    <w:rsid w:val="009E4224"/>
    <w:rsid w:val="009E42C2"/>
    <w:rsid w:val="009E4330"/>
    <w:rsid w:val="009E4540"/>
    <w:rsid w:val="009E49A4"/>
    <w:rsid w:val="009E4CAC"/>
    <w:rsid w:val="009E4E62"/>
    <w:rsid w:val="009E4F2C"/>
    <w:rsid w:val="009E4F5C"/>
    <w:rsid w:val="009E4F82"/>
    <w:rsid w:val="009E51F6"/>
    <w:rsid w:val="009E533E"/>
    <w:rsid w:val="009E563D"/>
    <w:rsid w:val="009E5943"/>
    <w:rsid w:val="009E5AF1"/>
    <w:rsid w:val="009E6196"/>
    <w:rsid w:val="009E6499"/>
    <w:rsid w:val="009E6697"/>
    <w:rsid w:val="009E6A0F"/>
    <w:rsid w:val="009E6EA1"/>
    <w:rsid w:val="009E6F2D"/>
    <w:rsid w:val="009E7B1A"/>
    <w:rsid w:val="009E7CA0"/>
    <w:rsid w:val="009E7CEA"/>
    <w:rsid w:val="009E7E79"/>
    <w:rsid w:val="009F03EB"/>
    <w:rsid w:val="009F082F"/>
    <w:rsid w:val="009F087C"/>
    <w:rsid w:val="009F11BD"/>
    <w:rsid w:val="009F150B"/>
    <w:rsid w:val="009F1784"/>
    <w:rsid w:val="009F1DD3"/>
    <w:rsid w:val="009F1F42"/>
    <w:rsid w:val="009F2092"/>
    <w:rsid w:val="009F2105"/>
    <w:rsid w:val="009F276E"/>
    <w:rsid w:val="009F277F"/>
    <w:rsid w:val="009F2D5C"/>
    <w:rsid w:val="009F3353"/>
    <w:rsid w:val="009F366D"/>
    <w:rsid w:val="009F3833"/>
    <w:rsid w:val="009F3C8D"/>
    <w:rsid w:val="009F434D"/>
    <w:rsid w:val="009F471A"/>
    <w:rsid w:val="009F47E1"/>
    <w:rsid w:val="009F4A49"/>
    <w:rsid w:val="009F4B68"/>
    <w:rsid w:val="009F4C53"/>
    <w:rsid w:val="009F528B"/>
    <w:rsid w:val="009F5A57"/>
    <w:rsid w:val="009F5DDC"/>
    <w:rsid w:val="009F5FA2"/>
    <w:rsid w:val="009F618D"/>
    <w:rsid w:val="009F630B"/>
    <w:rsid w:val="009F6394"/>
    <w:rsid w:val="009F6E69"/>
    <w:rsid w:val="009F72AA"/>
    <w:rsid w:val="009F750D"/>
    <w:rsid w:val="009F7873"/>
    <w:rsid w:val="009F7AFA"/>
    <w:rsid w:val="009F7EC3"/>
    <w:rsid w:val="009F7FC3"/>
    <w:rsid w:val="00A00653"/>
    <w:rsid w:val="00A00AC3"/>
    <w:rsid w:val="00A00B5B"/>
    <w:rsid w:val="00A00E26"/>
    <w:rsid w:val="00A00E45"/>
    <w:rsid w:val="00A0131A"/>
    <w:rsid w:val="00A013EB"/>
    <w:rsid w:val="00A01746"/>
    <w:rsid w:val="00A017DA"/>
    <w:rsid w:val="00A0190F"/>
    <w:rsid w:val="00A01E50"/>
    <w:rsid w:val="00A0210C"/>
    <w:rsid w:val="00A0290D"/>
    <w:rsid w:val="00A029EA"/>
    <w:rsid w:val="00A02AE1"/>
    <w:rsid w:val="00A02BAD"/>
    <w:rsid w:val="00A03048"/>
    <w:rsid w:val="00A03061"/>
    <w:rsid w:val="00A0309F"/>
    <w:rsid w:val="00A031AC"/>
    <w:rsid w:val="00A033EC"/>
    <w:rsid w:val="00A03A30"/>
    <w:rsid w:val="00A03C5E"/>
    <w:rsid w:val="00A041F2"/>
    <w:rsid w:val="00A045C6"/>
    <w:rsid w:val="00A04741"/>
    <w:rsid w:val="00A048E9"/>
    <w:rsid w:val="00A04D14"/>
    <w:rsid w:val="00A04D69"/>
    <w:rsid w:val="00A050FC"/>
    <w:rsid w:val="00A0515C"/>
    <w:rsid w:val="00A056D5"/>
    <w:rsid w:val="00A0597E"/>
    <w:rsid w:val="00A05AF1"/>
    <w:rsid w:val="00A05AF2"/>
    <w:rsid w:val="00A06B5C"/>
    <w:rsid w:val="00A0707D"/>
    <w:rsid w:val="00A0714A"/>
    <w:rsid w:val="00A073A1"/>
    <w:rsid w:val="00A07B59"/>
    <w:rsid w:val="00A07D3B"/>
    <w:rsid w:val="00A07DC1"/>
    <w:rsid w:val="00A10311"/>
    <w:rsid w:val="00A105CD"/>
    <w:rsid w:val="00A10A78"/>
    <w:rsid w:val="00A10B01"/>
    <w:rsid w:val="00A11431"/>
    <w:rsid w:val="00A115F3"/>
    <w:rsid w:val="00A11611"/>
    <w:rsid w:val="00A11BB4"/>
    <w:rsid w:val="00A120E2"/>
    <w:rsid w:val="00A124E1"/>
    <w:rsid w:val="00A126BD"/>
    <w:rsid w:val="00A1291A"/>
    <w:rsid w:val="00A129B1"/>
    <w:rsid w:val="00A13243"/>
    <w:rsid w:val="00A13411"/>
    <w:rsid w:val="00A13702"/>
    <w:rsid w:val="00A138D4"/>
    <w:rsid w:val="00A13949"/>
    <w:rsid w:val="00A13CD5"/>
    <w:rsid w:val="00A13D9B"/>
    <w:rsid w:val="00A14062"/>
    <w:rsid w:val="00A141FF"/>
    <w:rsid w:val="00A14313"/>
    <w:rsid w:val="00A14982"/>
    <w:rsid w:val="00A14AF0"/>
    <w:rsid w:val="00A157BD"/>
    <w:rsid w:val="00A15B60"/>
    <w:rsid w:val="00A15D08"/>
    <w:rsid w:val="00A15F0D"/>
    <w:rsid w:val="00A15F15"/>
    <w:rsid w:val="00A161AF"/>
    <w:rsid w:val="00A162B6"/>
    <w:rsid w:val="00A166AF"/>
    <w:rsid w:val="00A16DC0"/>
    <w:rsid w:val="00A17014"/>
    <w:rsid w:val="00A1707E"/>
    <w:rsid w:val="00A171D2"/>
    <w:rsid w:val="00A17463"/>
    <w:rsid w:val="00A17500"/>
    <w:rsid w:val="00A17979"/>
    <w:rsid w:val="00A17CFC"/>
    <w:rsid w:val="00A17EF5"/>
    <w:rsid w:val="00A17EFB"/>
    <w:rsid w:val="00A17F99"/>
    <w:rsid w:val="00A200C1"/>
    <w:rsid w:val="00A2033B"/>
    <w:rsid w:val="00A205DE"/>
    <w:rsid w:val="00A2099C"/>
    <w:rsid w:val="00A20AAE"/>
    <w:rsid w:val="00A20E94"/>
    <w:rsid w:val="00A20EC9"/>
    <w:rsid w:val="00A21409"/>
    <w:rsid w:val="00A214A8"/>
    <w:rsid w:val="00A2172D"/>
    <w:rsid w:val="00A21BF6"/>
    <w:rsid w:val="00A21C00"/>
    <w:rsid w:val="00A21CC2"/>
    <w:rsid w:val="00A221EC"/>
    <w:rsid w:val="00A226F1"/>
    <w:rsid w:val="00A228EF"/>
    <w:rsid w:val="00A22AED"/>
    <w:rsid w:val="00A23031"/>
    <w:rsid w:val="00A23226"/>
    <w:rsid w:val="00A23561"/>
    <w:rsid w:val="00A236B4"/>
    <w:rsid w:val="00A238F3"/>
    <w:rsid w:val="00A23A0B"/>
    <w:rsid w:val="00A23C6A"/>
    <w:rsid w:val="00A23D7E"/>
    <w:rsid w:val="00A23F6D"/>
    <w:rsid w:val="00A240BD"/>
    <w:rsid w:val="00A24191"/>
    <w:rsid w:val="00A249B7"/>
    <w:rsid w:val="00A24CDA"/>
    <w:rsid w:val="00A24D30"/>
    <w:rsid w:val="00A24D6F"/>
    <w:rsid w:val="00A25276"/>
    <w:rsid w:val="00A257AB"/>
    <w:rsid w:val="00A258D8"/>
    <w:rsid w:val="00A25A3A"/>
    <w:rsid w:val="00A25A47"/>
    <w:rsid w:val="00A25B62"/>
    <w:rsid w:val="00A25C3F"/>
    <w:rsid w:val="00A26194"/>
    <w:rsid w:val="00A264BF"/>
    <w:rsid w:val="00A26622"/>
    <w:rsid w:val="00A26656"/>
    <w:rsid w:val="00A266C9"/>
    <w:rsid w:val="00A269B7"/>
    <w:rsid w:val="00A26E8D"/>
    <w:rsid w:val="00A27250"/>
    <w:rsid w:val="00A273D4"/>
    <w:rsid w:val="00A276F7"/>
    <w:rsid w:val="00A27B48"/>
    <w:rsid w:val="00A27E76"/>
    <w:rsid w:val="00A30444"/>
    <w:rsid w:val="00A30700"/>
    <w:rsid w:val="00A30707"/>
    <w:rsid w:val="00A30D91"/>
    <w:rsid w:val="00A3157A"/>
    <w:rsid w:val="00A31613"/>
    <w:rsid w:val="00A3178D"/>
    <w:rsid w:val="00A319B6"/>
    <w:rsid w:val="00A31A17"/>
    <w:rsid w:val="00A31EFA"/>
    <w:rsid w:val="00A32AF3"/>
    <w:rsid w:val="00A33295"/>
    <w:rsid w:val="00A33368"/>
    <w:rsid w:val="00A33861"/>
    <w:rsid w:val="00A33A4B"/>
    <w:rsid w:val="00A33D7C"/>
    <w:rsid w:val="00A34021"/>
    <w:rsid w:val="00A340AF"/>
    <w:rsid w:val="00A342AF"/>
    <w:rsid w:val="00A345A3"/>
    <w:rsid w:val="00A34845"/>
    <w:rsid w:val="00A34C72"/>
    <w:rsid w:val="00A34DFF"/>
    <w:rsid w:val="00A34E2B"/>
    <w:rsid w:val="00A34EF8"/>
    <w:rsid w:val="00A34FB8"/>
    <w:rsid w:val="00A3535C"/>
    <w:rsid w:val="00A35364"/>
    <w:rsid w:val="00A355BA"/>
    <w:rsid w:val="00A35634"/>
    <w:rsid w:val="00A357C7"/>
    <w:rsid w:val="00A35CBF"/>
    <w:rsid w:val="00A35E50"/>
    <w:rsid w:val="00A36203"/>
    <w:rsid w:val="00A365F8"/>
    <w:rsid w:val="00A36899"/>
    <w:rsid w:val="00A369EA"/>
    <w:rsid w:val="00A36DF7"/>
    <w:rsid w:val="00A371CA"/>
    <w:rsid w:val="00A3729D"/>
    <w:rsid w:val="00A37511"/>
    <w:rsid w:val="00A37548"/>
    <w:rsid w:val="00A37688"/>
    <w:rsid w:val="00A376EE"/>
    <w:rsid w:val="00A37810"/>
    <w:rsid w:val="00A37859"/>
    <w:rsid w:val="00A3791B"/>
    <w:rsid w:val="00A37E55"/>
    <w:rsid w:val="00A40471"/>
    <w:rsid w:val="00A40591"/>
    <w:rsid w:val="00A40994"/>
    <w:rsid w:val="00A40A59"/>
    <w:rsid w:val="00A40B51"/>
    <w:rsid w:val="00A40C2E"/>
    <w:rsid w:val="00A41184"/>
    <w:rsid w:val="00A4152E"/>
    <w:rsid w:val="00A41539"/>
    <w:rsid w:val="00A41953"/>
    <w:rsid w:val="00A419AB"/>
    <w:rsid w:val="00A41F7E"/>
    <w:rsid w:val="00A42433"/>
    <w:rsid w:val="00A42686"/>
    <w:rsid w:val="00A42788"/>
    <w:rsid w:val="00A427ED"/>
    <w:rsid w:val="00A42896"/>
    <w:rsid w:val="00A42C0B"/>
    <w:rsid w:val="00A42C7A"/>
    <w:rsid w:val="00A42DB8"/>
    <w:rsid w:val="00A42EBE"/>
    <w:rsid w:val="00A42F6E"/>
    <w:rsid w:val="00A430CE"/>
    <w:rsid w:val="00A43476"/>
    <w:rsid w:val="00A4367F"/>
    <w:rsid w:val="00A439C4"/>
    <w:rsid w:val="00A43D8E"/>
    <w:rsid w:val="00A43FD7"/>
    <w:rsid w:val="00A44053"/>
    <w:rsid w:val="00A441F3"/>
    <w:rsid w:val="00A44BF2"/>
    <w:rsid w:val="00A44C66"/>
    <w:rsid w:val="00A44D96"/>
    <w:rsid w:val="00A450AF"/>
    <w:rsid w:val="00A45130"/>
    <w:rsid w:val="00A4571A"/>
    <w:rsid w:val="00A45A58"/>
    <w:rsid w:val="00A45D56"/>
    <w:rsid w:val="00A462C2"/>
    <w:rsid w:val="00A464DF"/>
    <w:rsid w:val="00A467E7"/>
    <w:rsid w:val="00A46B97"/>
    <w:rsid w:val="00A46F4A"/>
    <w:rsid w:val="00A470C1"/>
    <w:rsid w:val="00A474AE"/>
    <w:rsid w:val="00A4752C"/>
    <w:rsid w:val="00A4795F"/>
    <w:rsid w:val="00A47989"/>
    <w:rsid w:val="00A47ACB"/>
    <w:rsid w:val="00A47D66"/>
    <w:rsid w:val="00A47EC8"/>
    <w:rsid w:val="00A47FE0"/>
    <w:rsid w:val="00A50175"/>
    <w:rsid w:val="00A504F7"/>
    <w:rsid w:val="00A50AA9"/>
    <w:rsid w:val="00A50CAD"/>
    <w:rsid w:val="00A50CB3"/>
    <w:rsid w:val="00A50DCF"/>
    <w:rsid w:val="00A5125F"/>
    <w:rsid w:val="00A5173A"/>
    <w:rsid w:val="00A517E8"/>
    <w:rsid w:val="00A5251F"/>
    <w:rsid w:val="00A525CD"/>
    <w:rsid w:val="00A5284F"/>
    <w:rsid w:val="00A52E03"/>
    <w:rsid w:val="00A53489"/>
    <w:rsid w:val="00A53E4C"/>
    <w:rsid w:val="00A53EAF"/>
    <w:rsid w:val="00A5419B"/>
    <w:rsid w:val="00A544D6"/>
    <w:rsid w:val="00A54B98"/>
    <w:rsid w:val="00A54C35"/>
    <w:rsid w:val="00A5544E"/>
    <w:rsid w:val="00A55C3B"/>
    <w:rsid w:val="00A55D9A"/>
    <w:rsid w:val="00A55F10"/>
    <w:rsid w:val="00A569BE"/>
    <w:rsid w:val="00A56B2D"/>
    <w:rsid w:val="00A5701B"/>
    <w:rsid w:val="00A57AA5"/>
    <w:rsid w:val="00A57ABE"/>
    <w:rsid w:val="00A57B7A"/>
    <w:rsid w:val="00A57D54"/>
    <w:rsid w:val="00A57DE3"/>
    <w:rsid w:val="00A57ECE"/>
    <w:rsid w:val="00A57FAB"/>
    <w:rsid w:val="00A6038B"/>
    <w:rsid w:val="00A60DB6"/>
    <w:rsid w:val="00A61246"/>
    <w:rsid w:val="00A618BB"/>
    <w:rsid w:val="00A61C3B"/>
    <w:rsid w:val="00A61DE6"/>
    <w:rsid w:val="00A61DFD"/>
    <w:rsid w:val="00A6207A"/>
    <w:rsid w:val="00A620A5"/>
    <w:rsid w:val="00A627EA"/>
    <w:rsid w:val="00A62A6C"/>
    <w:rsid w:val="00A62B01"/>
    <w:rsid w:val="00A62F1F"/>
    <w:rsid w:val="00A62FDE"/>
    <w:rsid w:val="00A630D0"/>
    <w:rsid w:val="00A6329A"/>
    <w:rsid w:val="00A633B4"/>
    <w:rsid w:val="00A638FE"/>
    <w:rsid w:val="00A63EC3"/>
    <w:rsid w:val="00A641B8"/>
    <w:rsid w:val="00A64762"/>
    <w:rsid w:val="00A64DDC"/>
    <w:rsid w:val="00A65124"/>
    <w:rsid w:val="00A657CB"/>
    <w:rsid w:val="00A65987"/>
    <w:rsid w:val="00A65F31"/>
    <w:rsid w:val="00A65FCD"/>
    <w:rsid w:val="00A661E9"/>
    <w:rsid w:val="00A662DD"/>
    <w:rsid w:val="00A66397"/>
    <w:rsid w:val="00A6656F"/>
    <w:rsid w:val="00A6662E"/>
    <w:rsid w:val="00A66AE1"/>
    <w:rsid w:val="00A66DDD"/>
    <w:rsid w:val="00A67318"/>
    <w:rsid w:val="00A678F1"/>
    <w:rsid w:val="00A67C72"/>
    <w:rsid w:val="00A67DB9"/>
    <w:rsid w:val="00A70047"/>
    <w:rsid w:val="00A70248"/>
    <w:rsid w:val="00A70544"/>
    <w:rsid w:val="00A705FF"/>
    <w:rsid w:val="00A70601"/>
    <w:rsid w:val="00A7063D"/>
    <w:rsid w:val="00A7079D"/>
    <w:rsid w:val="00A708DD"/>
    <w:rsid w:val="00A7095B"/>
    <w:rsid w:val="00A70BAF"/>
    <w:rsid w:val="00A70ECD"/>
    <w:rsid w:val="00A713E9"/>
    <w:rsid w:val="00A71486"/>
    <w:rsid w:val="00A71760"/>
    <w:rsid w:val="00A71AA2"/>
    <w:rsid w:val="00A71CF9"/>
    <w:rsid w:val="00A71EA8"/>
    <w:rsid w:val="00A72171"/>
    <w:rsid w:val="00A72184"/>
    <w:rsid w:val="00A721CD"/>
    <w:rsid w:val="00A7233F"/>
    <w:rsid w:val="00A725FE"/>
    <w:rsid w:val="00A7277C"/>
    <w:rsid w:val="00A727CE"/>
    <w:rsid w:val="00A7293D"/>
    <w:rsid w:val="00A72BFA"/>
    <w:rsid w:val="00A72EC6"/>
    <w:rsid w:val="00A73323"/>
    <w:rsid w:val="00A735C3"/>
    <w:rsid w:val="00A73C88"/>
    <w:rsid w:val="00A73F16"/>
    <w:rsid w:val="00A7421C"/>
    <w:rsid w:val="00A742F4"/>
    <w:rsid w:val="00A743B9"/>
    <w:rsid w:val="00A745D5"/>
    <w:rsid w:val="00A74C24"/>
    <w:rsid w:val="00A74D44"/>
    <w:rsid w:val="00A74E78"/>
    <w:rsid w:val="00A75157"/>
    <w:rsid w:val="00A7540D"/>
    <w:rsid w:val="00A75422"/>
    <w:rsid w:val="00A75C69"/>
    <w:rsid w:val="00A75CBD"/>
    <w:rsid w:val="00A75D2C"/>
    <w:rsid w:val="00A75EA7"/>
    <w:rsid w:val="00A7679D"/>
    <w:rsid w:val="00A76810"/>
    <w:rsid w:val="00A7691B"/>
    <w:rsid w:val="00A7692E"/>
    <w:rsid w:val="00A76B05"/>
    <w:rsid w:val="00A7772B"/>
    <w:rsid w:val="00A77C2F"/>
    <w:rsid w:val="00A77EF1"/>
    <w:rsid w:val="00A803B6"/>
    <w:rsid w:val="00A8060C"/>
    <w:rsid w:val="00A80934"/>
    <w:rsid w:val="00A80999"/>
    <w:rsid w:val="00A80B62"/>
    <w:rsid w:val="00A80B67"/>
    <w:rsid w:val="00A80BFA"/>
    <w:rsid w:val="00A80C48"/>
    <w:rsid w:val="00A80C82"/>
    <w:rsid w:val="00A80EEB"/>
    <w:rsid w:val="00A81002"/>
    <w:rsid w:val="00A81377"/>
    <w:rsid w:val="00A81472"/>
    <w:rsid w:val="00A814B9"/>
    <w:rsid w:val="00A81B60"/>
    <w:rsid w:val="00A81E6A"/>
    <w:rsid w:val="00A81EAE"/>
    <w:rsid w:val="00A821D2"/>
    <w:rsid w:val="00A8226F"/>
    <w:rsid w:val="00A82370"/>
    <w:rsid w:val="00A827AB"/>
    <w:rsid w:val="00A827F7"/>
    <w:rsid w:val="00A8285D"/>
    <w:rsid w:val="00A8292C"/>
    <w:rsid w:val="00A82DAB"/>
    <w:rsid w:val="00A82FD2"/>
    <w:rsid w:val="00A8365F"/>
    <w:rsid w:val="00A83E09"/>
    <w:rsid w:val="00A848CF"/>
    <w:rsid w:val="00A85006"/>
    <w:rsid w:val="00A854C2"/>
    <w:rsid w:val="00A85A4C"/>
    <w:rsid w:val="00A85BE1"/>
    <w:rsid w:val="00A85EBF"/>
    <w:rsid w:val="00A860AC"/>
    <w:rsid w:val="00A8643D"/>
    <w:rsid w:val="00A867C6"/>
    <w:rsid w:val="00A86A63"/>
    <w:rsid w:val="00A86E36"/>
    <w:rsid w:val="00A8749C"/>
    <w:rsid w:val="00A87534"/>
    <w:rsid w:val="00A87660"/>
    <w:rsid w:val="00A87A06"/>
    <w:rsid w:val="00A87B40"/>
    <w:rsid w:val="00A87D04"/>
    <w:rsid w:val="00A87D6B"/>
    <w:rsid w:val="00A90091"/>
    <w:rsid w:val="00A900BE"/>
    <w:rsid w:val="00A90160"/>
    <w:rsid w:val="00A901BC"/>
    <w:rsid w:val="00A9085E"/>
    <w:rsid w:val="00A9095E"/>
    <w:rsid w:val="00A90A55"/>
    <w:rsid w:val="00A90F54"/>
    <w:rsid w:val="00A9108A"/>
    <w:rsid w:val="00A91648"/>
    <w:rsid w:val="00A9165A"/>
    <w:rsid w:val="00A918E3"/>
    <w:rsid w:val="00A919E8"/>
    <w:rsid w:val="00A91AC5"/>
    <w:rsid w:val="00A91B56"/>
    <w:rsid w:val="00A91BD5"/>
    <w:rsid w:val="00A91F8D"/>
    <w:rsid w:val="00A923E0"/>
    <w:rsid w:val="00A923F4"/>
    <w:rsid w:val="00A924AD"/>
    <w:rsid w:val="00A92A0A"/>
    <w:rsid w:val="00A93112"/>
    <w:rsid w:val="00A9342D"/>
    <w:rsid w:val="00A938A2"/>
    <w:rsid w:val="00A9399B"/>
    <w:rsid w:val="00A93B88"/>
    <w:rsid w:val="00A94119"/>
    <w:rsid w:val="00A94168"/>
    <w:rsid w:val="00A94315"/>
    <w:rsid w:val="00A944A5"/>
    <w:rsid w:val="00A950B8"/>
    <w:rsid w:val="00A9574A"/>
    <w:rsid w:val="00A95900"/>
    <w:rsid w:val="00A95948"/>
    <w:rsid w:val="00A960C6"/>
    <w:rsid w:val="00A96103"/>
    <w:rsid w:val="00A9620E"/>
    <w:rsid w:val="00A96626"/>
    <w:rsid w:val="00A96892"/>
    <w:rsid w:val="00A96A06"/>
    <w:rsid w:val="00A96E9B"/>
    <w:rsid w:val="00A96FD8"/>
    <w:rsid w:val="00A9763A"/>
    <w:rsid w:val="00A978C0"/>
    <w:rsid w:val="00A9795D"/>
    <w:rsid w:val="00A97CA1"/>
    <w:rsid w:val="00A97E08"/>
    <w:rsid w:val="00A97EF6"/>
    <w:rsid w:val="00AA02DE"/>
    <w:rsid w:val="00AA07B5"/>
    <w:rsid w:val="00AA0B4F"/>
    <w:rsid w:val="00AA0BDB"/>
    <w:rsid w:val="00AA19A4"/>
    <w:rsid w:val="00AA1A1A"/>
    <w:rsid w:val="00AA1A98"/>
    <w:rsid w:val="00AA1CB6"/>
    <w:rsid w:val="00AA1FD5"/>
    <w:rsid w:val="00AA2239"/>
    <w:rsid w:val="00AA2BC8"/>
    <w:rsid w:val="00AA2CF5"/>
    <w:rsid w:val="00AA2CFB"/>
    <w:rsid w:val="00AA313E"/>
    <w:rsid w:val="00AA31E8"/>
    <w:rsid w:val="00AA334E"/>
    <w:rsid w:val="00AA3379"/>
    <w:rsid w:val="00AA359B"/>
    <w:rsid w:val="00AA3DAA"/>
    <w:rsid w:val="00AA4577"/>
    <w:rsid w:val="00AA49EC"/>
    <w:rsid w:val="00AA4F37"/>
    <w:rsid w:val="00AA5285"/>
    <w:rsid w:val="00AA5465"/>
    <w:rsid w:val="00AA5615"/>
    <w:rsid w:val="00AA5D9E"/>
    <w:rsid w:val="00AA5EF2"/>
    <w:rsid w:val="00AA60FF"/>
    <w:rsid w:val="00AA668F"/>
    <w:rsid w:val="00AA6728"/>
    <w:rsid w:val="00AA67B6"/>
    <w:rsid w:val="00AA6B09"/>
    <w:rsid w:val="00AA7044"/>
    <w:rsid w:val="00AA7058"/>
    <w:rsid w:val="00AA739E"/>
    <w:rsid w:val="00AA73AB"/>
    <w:rsid w:val="00AB003A"/>
    <w:rsid w:val="00AB0166"/>
    <w:rsid w:val="00AB06FE"/>
    <w:rsid w:val="00AB097D"/>
    <w:rsid w:val="00AB0E89"/>
    <w:rsid w:val="00AB1174"/>
    <w:rsid w:val="00AB11A4"/>
    <w:rsid w:val="00AB124F"/>
    <w:rsid w:val="00AB16CF"/>
    <w:rsid w:val="00AB1CA2"/>
    <w:rsid w:val="00AB2615"/>
    <w:rsid w:val="00AB2632"/>
    <w:rsid w:val="00AB2658"/>
    <w:rsid w:val="00AB293A"/>
    <w:rsid w:val="00AB2D0F"/>
    <w:rsid w:val="00AB2F17"/>
    <w:rsid w:val="00AB3083"/>
    <w:rsid w:val="00AB310B"/>
    <w:rsid w:val="00AB3723"/>
    <w:rsid w:val="00AB3BD4"/>
    <w:rsid w:val="00AB4201"/>
    <w:rsid w:val="00AB457A"/>
    <w:rsid w:val="00AB46E1"/>
    <w:rsid w:val="00AB4961"/>
    <w:rsid w:val="00AB4EC4"/>
    <w:rsid w:val="00AB4F61"/>
    <w:rsid w:val="00AB5031"/>
    <w:rsid w:val="00AB53F5"/>
    <w:rsid w:val="00AB5476"/>
    <w:rsid w:val="00AB563E"/>
    <w:rsid w:val="00AB578A"/>
    <w:rsid w:val="00AB58B3"/>
    <w:rsid w:val="00AB58BA"/>
    <w:rsid w:val="00AB598A"/>
    <w:rsid w:val="00AB6164"/>
    <w:rsid w:val="00AB6421"/>
    <w:rsid w:val="00AB6462"/>
    <w:rsid w:val="00AB6683"/>
    <w:rsid w:val="00AB6805"/>
    <w:rsid w:val="00AB6B4C"/>
    <w:rsid w:val="00AB6E4E"/>
    <w:rsid w:val="00AB6FE3"/>
    <w:rsid w:val="00AB71A1"/>
    <w:rsid w:val="00AB747B"/>
    <w:rsid w:val="00AB7695"/>
    <w:rsid w:val="00AB773C"/>
    <w:rsid w:val="00AB78BF"/>
    <w:rsid w:val="00AB7A99"/>
    <w:rsid w:val="00AB7EDA"/>
    <w:rsid w:val="00AC0012"/>
    <w:rsid w:val="00AC0D98"/>
    <w:rsid w:val="00AC0E5D"/>
    <w:rsid w:val="00AC0F77"/>
    <w:rsid w:val="00AC14C2"/>
    <w:rsid w:val="00AC1788"/>
    <w:rsid w:val="00AC1831"/>
    <w:rsid w:val="00AC1C87"/>
    <w:rsid w:val="00AC22A8"/>
    <w:rsid w:val="00AC256A"/>
    <w:rsid w:val="00AC259B"/>
    <w:rsid w:val="00AC28AE"/>
    <w:rsid w:val="00AC2AA8"/>
    <w:rsid w:val="00AC2B7A"/>
    <w:rsid w:val="00AC2BE1"/>
    <w:rsid w:val="00AC2C60"/>
    <w:rsid w:val="00AC306B"/>
    <w:rsid w:val="00AC3267"/>
    <w:rsid w:val="00AC39F6"/>
    <w:rsid w:val="00AC3D9E"/>
    <w:rsid w:val="00AC3E0B"/>
    <w:rsid w:val="00AC42D4"/>
    <w:rsid w:val="00AC4AB1"/>
    <w:rsid w:val="00AC4EA0"/>
    <w:rsid w:val="00AC507D"/>
    <w:rsid w:val="00AC5094"/>
    <w:rsid w:val="00AC558F"/>
    <w:rsid w:val="00AC5A44"/>
    <w:rsid w:val="00AC5A7A"/>
    <w:rsid w:val="00AC5ADA"/>
    <w:rsid w:val="00AC5B3B"/>
    <w:rsid w:val="00AC5E35"/>
    <w:rsid w:val="00AC5F30"/>
    <w:rsid w:val="00AC60C3"/>
    <w:rsid w:val="00AC6294"/>
    <w:rsid w:val="00AC6571"/>
    <w:rsid w:val="00AC65F9"/>
    <w:rsid w:val="00AC7202"/>
    <w:rsid w:val="00AC7332"/>
    <w:rsid w:val="00AC7720"/>
    <w:rsid w:val="00AC7FA2"/>
    <w:rsid w:val="00AD0223"/>
    <w:rsid w:val="00AD02F7"/>
    <w:rsid w:val="00AD039F"/>
    <w:rsid w:val="00AD03F3"/>
    <w:rsid w:val="00AD077A"/>
    <w:rsid w:val="00AD09B7"/>
    <w:rsid w:val="00AD1467"/>
    <w:rsid w:val="00AD167F"/>
    <w:rsid w:val="00AD16EA"/>
    <w:rsid w:val="00AD1799"/>
    <w:rsid w:val="00AD19D3"/>
    <w:rsid w:val="00AD1C91"/>
    <w:rsid w:val="00AD1D96"/>
    <w:rsid w:val="00AD1E54"/>
    <w:rsid w:val="00AD1E75"/>
    <w:rsid w:val="00AD1F5B"/>
    <w:rsid w:val="00AD2117"/>
    <w:rsid w:val="00AD2360"/>
    <w:rsid w:val="00AD259F"/>
    <w:rsid w:val="00AD26B0"/>
    <w:rsid w:val="00AD296B"/>
    <w:rsid w:val="00AD2A25"/>
    <w:rsid w:val="00AD2BBB"/>
    <w:rsid w:val="00AD2DBC"/>
    <w:rsid w:val="00AD2FB4"/>
    <w:rsid w:val="00AD317A"/>
    <w:rsid w:val="00AD33A0"/>
    <w:rsid w:val="00AD34EA"/>
    <w:rsid w:val="00AD35D7"/>
    <w:rsid w:val="00AD35DC"/>
    <w:rsid w:val="00AD39C7"/>
    <w:rsid w:val="00AD39CA"/>
    <w:rsid w:val="00AD3CA7"/>
    <w:rsid w:val="00AD46D5"/>
    <w:rsid w:val="00AD4A0F"/>
    <w:rsid w:val="00AD4F72"/>
    <w:rsid w:val="00AD5019"/>
    <w:rsid w:val="00AD56CE"/>
    <w:rsid w:val="00AD56F1"/>
    <w:rsid w:val="00AD58E8"/>
    <w:rsid w:val="00AD60C2"/>
    <w:rsid w:val="00AD6143"/>
    <w:rsid w:val="00AD646A"/>
    <w:rsid w:val="00AD64B6"/>
    <w:rsid w:val="00AD660A"/>
    <w:rsid w:val="00AD679D"/>
    <w:rsid w:val="00AD67C2"/>
    <w:rsid w:val="00AD6828"/>
    <w:rsid w:val="00AD6B1E"/>
    <w:rsid w:val="00AD6D67"/>
    <w:rsid w:val="00AD7131"/>
    <w:rsid w:val="00AD74E4"/>
    <w:rsid w:val="00AD761E"/>
    <w:rsid w:val="00AD7D3F"/>
    <w:rsid w:val="00AD7DC5"/>
    <w:rsid w:val="00AE0045"/>
    <w:rsid w:val="00AE0063"/>
    <w:rsid w:val="00AE0212"/>
    <w:rsid w:val="00AE03FB"/>
    <w:rsid w:val="00AE0702"/>
    <w:rsid w:val="00AE074B"/>
    <w:rsid w:val="00AE07C5"/>
    <w:rsid w:val="00AE0A2A"/>
    <w:rsid w:val="00AE11CC"/>
    <w:rsid w:val="00AE1878"/>
    <w:rsid w:val="00AE1FED"/>
    <w:rsid w:val="00AE20AD"/>
    <w:rsid w:val="00AE2148"/>
    <w:rsid w:val="00AE2B4D"/>
    <w:rsid w:val="00AE2C0C"/>
    <w:rsid w:val="00AE2F0A"/>
    <w:rsid w:val="00AE380E"/>
    <w:rsid w:val="00AE3B40"/>
    <w:rsid w:val="00AE3E04"/>
    <w:rsid w:val="00AE4283"/>
    <w:rsid w:val="00AE42AF"/>
    <w:rsid w:val="00AE44B9"/>
    <w:rsid w:val="00AE4596"/>
    <w:rsid w:val="00AE45F2"/>
    <w:rsid w:val="00AE463F"/>
    <w:rsid w:val="00AE4A24"/>
    <w:rsid w:val="00AE5521"/>
    <w:rsid w:val="00AE5579"/>
    <w:rsid w:val="00AE5944"/>
    <w:rsid w:val="00AE6051"/>
    <w:rsid w:val="00AE62BE"/>
    <w:rsid w:val="00AE62E0"/>
    <w:rsid w:val="00AE646F"/>
    <w:rsid w:val="00AE652F"/>
    <w:rsid w:val="00AE757E"/>
    <w:rsid w:val="00AE77B2"/>
    <w:rsid w:val="00AE7800"/>
    <w:rsid w:val="00AE7819"/>
    <w:rsid w:val="00AE7A07"/>
    <w:rsid w:val="00AE7A5B"/>
    <w:rsid w:val="00AE7B34"/>
    <w:rsid w:val="00AE7C3A"/>
    <w:rsid w:val="00AF0243"/>
    <w:rsid w:val="00AF03B7"/>
    <w:rsid w:val="00AF0572"/>
    <w:rsid w:val="00AF0620"/>
    <w:rsid w:val="00AF06FD"/>
    <w:rsid w:val="00AF0C2F"/>
    <w:rsid w:val="00AF0CA3"/>
    <w:rsid w:val="00AF1210"/>
    <w:rsid w:val="00AF135E"/>
    <w:rsid w:val="00AF1739"/>
    <w:rsid w:val="00AF18F5"/>
    <w:rsid w:val="00AF1905"/>
    <w:rsid w:val="00AF1E60"/>
    <w:rsid w:val="00AF238E"/>
    <w:rsid w:val="00AF26B7"/>
    <w:rsid w:val="00AF279A"/>
    <w:rsid w:val="00AF2BB4"/>
    <w:rsid w:val="00AF3448"/>
    <w:rsid w:val="00AF3714"/>
    <w:rsid w:val="00AF3DDD"/>
    <w:rsid w:val="00AF4183"/>
    <w:rsid w:val="00AF42C1"/>
    <w:rsid w:val="00AF43D3"/>
    <w:rsid w:val="00AF4787"/>
    <w:rsid w:val="00AF4AA6"/>
    <w:rsid w:val="00AF4F7F"/>
    <w:rsid w:val="00AF50F3"/>
    <w:rsid w:val="00AF5274"/>
    <w:rsid w:val="00AF59A8"/>
    <w:rsid w:val="00AF62B3"/>
    <w:rsid w:val="00AF65BB"/>
    <w:rsid w:val="00AF7298"/>
    <w:rsid w:val="00AF7843"/>
    <w:rsid w:val="00AF7B48"/>
    <w:rsid w:val="00AF7CD5"/>
    <w:rsid w:val="00B007CB"/>
    <w:rsid w:val="00B01383"/>
    <w:rsid w:val="00B0160D"/>
    <w:rsid w:val="00B018ED"/>
    <w:rsid w:val="00B01BA2"/>
    <w:rsid w:val="00B02228"/>
    <w:rsid w:val="00B02267"/>
    <w:rsid w:val="00B0230E"/>
    <w:rsid w:val="00B025FC"/>
    <w:rsid w:val="00B02B28"/>
    <w:rsid w:val="00B02B3B"/>
    <w:rsid w:val="00B02F7E"/>
    <w:rsid w:val="00B0301C"/>
    <w:rsid w:val="00B03317"/>
    <w:rsid w:val="00B03351"/>
    <w:rsid w:val="00B03714"/>
    <w:rsid w:val="00B03779"/>
    <w:rsid w:val="00B04010"/>
    <w:rsid w:val="00B043B8"/>
    <w:rsid w:val="00B045D7"/>
    <w:rsid w:val="00B047FC"/>
    <w:rsid w:val="00B0516D"/>
    <w:rsid w:val="00B052D0"/>
    <w:rsid w:val="00B05617"/>
    <w:rsid w:val="00B056FA"/>
    <w:rsid w:val="00B0591A"/>
    <w:rsid w:val="00B0596C"/>
    <w:rsid w:val="00B05A86"/>
    <w:rsid w:val="00B05DBB"/>
    <w:rsid w:val="00B05F31"/>
    <w:rsid w:val="00B05F55"/>
    <w:rsid w:val="00B0628B"/>
    <w:rsid w:val="00B06382"/>
    <w:rsid w:val="00B063D0"/>
    <w:rsid w:val="00B06436"/>
    <w:rsid w:val="00B06A61"/>
    <w:rsid w:val="00B06D90"/>
    <w:rsid w:val="00B0720D"/>
    <w:rsid w:val="00B07372"/>
    <w:rsid w:val="00B07410"/>
    <w:rsid w:val="00B076D0"/>
    <w:rsid w:val="00B07DFB"/>
    <w:rsid w:val="00B10467"/>
    <w:rsid w:val="00B10496"/>
    <w:rsid w:val="00B107A2"/>
    <w:rsid w:val="00B109B5"/>
    <w:rsid w:val="00B10F35"/>
    <w:rsid w:val="00B11208"/>
    <w:rsid w:val="00B11412"/>
    <w:rsid w:val="00B1146E"/>
    <w:rsid w:val="00B11571"/>
    <w:rsid w:val="00B11612"/>
    <w:rsid w:val="00B11740"/>
    <w:rsid w:val="00B11EAE"/>
    <w:rsid w:val="00B11EEA"/>
    <w:rsid w:val="00B11EF6"/>
    <w:rsid w:val="00B121E0"/>
    <w:rsid w:val="00B12664"/>
    <w:rsid w:val="00B12BE4"/>
    <w:rsid w:val="00B12C59"/>
    <w:rsid w:val="00B12D7E"/>
    <w:rsid w:val="00B138A5"/>
    <w:rsid w:val="00B1396C"/>
    <w:rsid w:val="00B13A09"/>
    <w:rsid w:val="00B13F87"/>
    <w:rsid w:val="00B1436B"/>
    <w:rsid w:val="00B14412"/>
    <w:rsid w:val="00B147E8"/>
    <w:rsid w:val="00B149BB"/>
    <w:rsid w:val="00B14C73"/>
    <w:rsid w:val="00B14F91"/>
    <w:rsid w:val="00B15577"/>
    <w:rsid w:val="00B15602"/>
    <w:rsid w:val="00B15AE5"/>
    <w:rsid w:val="00B15B62"/>
    <w:rsid w:val="00B15D5A"/>
    <w:rsid w:val="00B15D73"/>
    <w:rsid w:val="00B15E64"/>
    <w:rsid w:val="00B1628C"/>
    <w:rsid w:val="00B16AD4"/>
    <w:rsid w:val="00B16B6B"/>
    <w:rsid w:val="00B16CE1"/>
    <w:rsid w:val="00B16DED"/>
    <w:rsid w:val="00B16E8E"/>
    <w:rsid w:val="00B16FC6"/>
    <w:rsid w:val="00B17070"/>
    <w:rsid w:val="00B17130"/>
    <w:rsid w:val="00B171AE"/>
    <w:rsid w:val="00B172FF"/>
    <w:rsid w:val="00B1745F"/>
    <w:rsid w:val="00B17529"/>
    <w:rsid w:val="00B17573"/>
    <w:rsid w:val="00B17842"/>
    <w:rsid w:val="00B17BF0"/>
    <w:rsid w:val="00B204FE"/>
    <w:rsid w:val="00B206EC"/>
    <w:rsid w:val="00B20863"/>
    <w:rsid w:val="00B20A6B"/>
    <w:rsid w:val="00B20B9A"/>
    <w:rsid w:val="00B211FF"/>
    <w:rsid w:val="00B21285"/>
    <w:rsid w:val="00B212E9"/>
    <w:rsid w:val="00B21775"/>
    <w:rsid w:val="00B22823"/>
    <w:rsid w:val="00B228CD"/>
    <w:rsid w:val="00B2293E"/>
    <w:rsid w:val="00B22BC3"/>
    <w:rsid w:val="00B23073"/>
    <w:rsid w:val="00B238A9"/>
    <w:rsid w:val="00B23C0E"/>
    <w:rsid w:val="00B2426E"/>
    <w:rsid w:val="00B24315"/>
    <w:rsid w:val="00B244E1"/>
    <w:rsid w:val="00B24EB2"/>
    <w:rsid w:val="00B25863"/>
    <w:rsid w:val="00B2589E"/>
    <w:rsid w:val="00B25A81"/>
    <w:rsid w:val="00B25D05"/>
    <w:rsid w:val="00B2653C"/>
    <w:rsid w:val="00B26578"/>
    <w:rsid w:val="00B267D1"/>
    <w:rsid w:val="00B268E1"/>
    <w:rsid w:val="00B26DA2"/>
    <w:rsid w:val="00B2762A"/>
    <w:rsid w:val="00B27E8B"/>
    <w:rsid w:val="00B3007D"/>
    <w:rsid w:val="00B307F5"/>
    <w:rsid w:val="00B30BEC"/>
    <w:rsid w:val="00B30D75"/>
    <w:rsid w:val="00B30E31"/>
    <w:rsid w:val="00B30FD5"/>
    <w:rsid w:val="00B3181C"/>
    <w:rsid w:val="00B3218B"/>
    <w:rsid w:val="00B322D1"/>
    <w:rsid w:val="00B32439"/>
    <w:rsid w:val="00B32672"/>
    <w:rsid w:val="00B32741"/>
    <w:rsid w:val="00B33055"/>
    <w:rsid w:val="00B33363"/>
    <w:rsid w:val="00B334D7"/>
    <w:rsid w:val="00B335B7"/>
    <w:rsid w:val="00B336A7"/>
    <w:rsid w:val="00B3377C"/>
    <w:rsid w:val="00B33932"/>
    <w:rsid w:val="00B3438E"/>
    <w:rsid w:val="00B347BB"/>
    <w:rsid w:val="00B349AB"/>
    <w:rsid w:val="00B34BBB"/>
    <w:rsid w:val="00B35106"/>
    <w:rsid w:val="00B35155"/>
    <w:rsid w:val="00B3558C"/>
    <w:rsid w:val="00B3575D"/>
    <w:rsid w:val="00B3580A"/>
    <w:rsid w:val="00B359E2"/>
    <w:rsid w:val="00B35A1E"/>
    <w:rsid w:val="00B35CB8"/>
    <w:rsid w:val="00B3615A"/>
    <w:rsid w:val="00B36453"/>
    <w:rsid w:val="00B36506"/>
    <w:rsid w:val="00B3682B"/>
    <w:rsid w:val="00B36BC0"/>
    <w:rsid w:val="00B36E22"/>
    <w:rsid w:val="00B36EE5"/>
    <w:rsid w:val="00B374FB"/>
    <w:rsid w:val="00B37556"/>
    <w:rsid w:val="00B377EC"/>
    <w:rsid w:val="00B379A4"/>
    <w:rsid w:val="00B37B36"/>
    <w:rsid w:val="00B37B84"/>
    <w:rsid w:val="00B37D38"/>
    <w:rsid w:val="00B37FB3"/>
    <w:rsid w:val="00B40404"/>
    <w:rsid w:val="00B406F4"/>
    <w:rsid w:val="00B40B64"/>
    <w:rsid w:val="00B40E5E"/>
    <w:rsid w:val="00B411A0"/>
    <w:rsid w:val="00B411EC"/>
    <w:rsid w:val="00B418FA"/>
    <w:rsid w:val="00B41A8D"/>
    <w:rsid w:val="00B41DDA"/>
    <w:rsid w:val="00B41DE5"/>
    <w:rsid w:val="00B42429"/>
    <w:rsid w:val="00B427ED"/>
    <w:rsid w:val="00B42881"/>
    <w:rsid w:val="00B42AEB"/>
    <w:rsid w:val="00B42B6B"/>
    <w:rsid w:val="00B43020"/>
    <w:rsid w:val="00B4337A"/>
    <w:rsid w:val="00B4339A"/>
    <w:rsid w:val="00B43901"/>
    <w:rsid w:val="00B43959"/>
    <w:rsid w:val="00B43C5E"/>
    <w:rsid w:val="00B43C76"/>
    <w:rsid w:val="00B43D5B"/>
    <w:rsid w:val="00B43E05"/>
    <w:rsid w:val="00B43E52"/>
    <w:rsid w:val="00B44235"/>
    <w:rsid w:val="00B44290"/>
    <w:rsid w:val="00B444E1"/>
    <w:rsid w:val="00B44679"/>
    <w:rsid w:val="00B44760"/>
    <w:rsid w:val="00B448FC"/>
    <w:rsid w:val="00B44A00"/>
    <w:rsid w:val="00B44C3E"/>
    <w:rsid w:val="00B45237"/>
    <w:rsid w:val="00B4565A"/>
    <w:rsid w:val="00B45759"/>
    <w:rsid w:val="00B45887"/>
    <w:rsid w:val="00B45C8F"/>
    <w:rsid w:val="00B45D6B"/>
    <w:rsid w:val="00B46402"/>
    <w:rsid w:val="00B466E1"/>
    <w:rsid w:val="00B46E60"/>
    <w:rsid w:val="00B46EB4"/>
    <w:rsid w:val="00B4747F"/>
    <w:rsid w:val="00B476B5"/>
    <w:rsid w:val="00B4771F"/>
    <w:rsid w:val="00B47830"/>
    <w:rsid w:val="00B47A9D"/>
    <w:rsid w:val="00B47B4B"/>
    <w:rsid w:val="00B47C7D"/>
    <w:rsid w:val="00B50010"/>
    <w:rsid w:val="00B5034E"/>
    <w:rsid w:val="00B5036B"/>
    <w:rsid w:val="00B504D5"/>
    <w:rsid w:val="00B50945"/>
    <w:rsid w:val="00B50A05"/>
    <w:rsid w:val="00B50A77"/>
    <w:rsid w:val="00B50D5A"/>
    <w:rsid w:val="00B50E0D"/>
    <w:rsid w:val="00B515AF"/>
    <w:rsid w:val="00B517EA"/>
    <w:rsid w:val="00B51C75"/>
    <w:rsid w:val="00B5214C"/>
    <w:rsid w:val="00B52171"/>
    <w:rsid w:val="00B52401"/>
    <w:rsid w:val="00B52776"/>
    <w:rsid w:val="00B527A3"/>
    <w:rsid w:val="00B52B5C"/>
    <w:rsid w:val="00B52DEF"/>
    <w:rsid w:val="00B53852"/>
    <w:rsid w:val="00B53B97"/>
    <w:rsid w:val="00B54130"/>
    <w:rsid w:val="00B54382"/>
    <w:rsid w:val="00B54BF9"/>
    <w:rsid w:val="00B54DD8"/>
    <w:rsid w:val="00B55289"/>
    <w:rsid w:val="00B55401"/>
    <w:rsid w:val="00B559EC"/>
    <w:rsid w:val="00B55BC2"/>
    <w:rsid w:val="00B55D81"/>
    <w:rsid w:val="00B55E69"/>
    <w:rsid w:val="00B56218"/>
    <w:rsid w:val="00B56696"/>
    <w:rsid w:val="00B569D0"/>
    <w:rsid w:val="00B56A4B"/>
    <w:rsid w:val="00B56D6F"/>
    <w:rsid w:val="00B56DEC"/>
    <w:rsid w:val="00B56F44"/>
    <w:rsid w:val="00B573A4"/>
    <w:rsid w:val="00B5766A"/>
    <w:rsid w:val="00B578D3"/>
    <w:rsid w:val="00B604AC"/>
    <w:rsid w:val="00B60CE2"/>
    <w:rsid w:val="00B60E5D"/>
    <w:rsid w:val="00B611C0"/>
    <w:rsid w:val="00B6149F"/>
    <w:rsid w:val="00B61599"/>
    <w:rsid w:val="00B61644"/>
    <w:rsid w:val="00B61B19"/>
    <w:rsid w:val="00B6275E"/>
    <w:rsid w:val="00B62995"/>
    <w:rsid w:val="00B62E20"/>
    <w:rsid w:val="00B62E3D"/>
    <w:rsid w:val="00B631E8"/>
    <w:rsid w:val="00B634D2"/>
    <w:rsid w:val="00B6357F"/>
    <w:rsid w:val="00B63A13"/>
    <w:rsid w:val="00B63B3E"/>
    <w:rsid w:val="00B63D3F"/>
    <w:rsid w:val="00B63DAF"/>
    <w:rsid w:val="00B63FA8"/>
    <w:rsid w:val="00B64781"/>
    <w:rsid w:val="00B64C51"/>
    <w:rsid w:val="00B64CB3"/>
    <w:rsid w:val="00B64CF2"/>
    <w:rsid w:val="00B64CF8"/>
    <w:rsid w:val="00B64F07"/>
    <w:rsid w:val="00B6518E"/>
    <w:rsid w:val="00B65442"/>
    <w:rsid w:val="00B654AF"/>
    <w:rsid w:val="00B65603"/>
    <w:rsid w:val="00B6589B"/>
    <w:rsid w:val="00B65A2C"/>
    <w:rsid w:val="00B65C41"/>
    <w:rsid w:val="00B65F43"/>
    <w:rsid w:val="00B66238"/>
    <w:rsid w:val="00B662E9"/>
    <w:rsid w:val="00B663C0"/>
    <w:rsid w:val="00B66C51"/>
    <w:rsid w:val="00B66E1B"/>
    <w:rsid w:val="00B66E58"/>
    <w:rsid w:val="00B67105"/>
    <w:rsid w:val="00B67361"/>
    <w:rsid w:val="00B67397"/>
    <w:rsid w:val="00B678E0"/>
    <w:rsid w:val="00B679A5"/>
    <w:rsid w:val="00B67C1A"/>
    <w:rsid w:val="00B67C3E"/>
    <w:rsid w:val="00B700B9"/>
    <w:rsid w:val="00B703A2"/>
    <w:rsid w:val="00B70441"/>
    <w:rsid w:val="00B70629"/>
    <w:rsid w:val="00B7095A"/>
    <w:rsid w:val="00B70BC5"/>
    <w:rsid w:val="00B70CB6"/>
    <w:rsid w:val="00B70FE3"/>
    <w:rsid w:val="00B7126F"/>
    <w:rsid w:val="00B713AB"/>
    <w:rsid w:val="00B71512"/>
    <w:rsid w:val="00B71608"/>
    <w:rsid w:val="00B71903"/>
    <w:rsid w:val="00B72222"/>
    <w:rsid w:val="00B72744"/>
    <w:rsid w:val="00B72B20"/>
    <w:rsid w:val="00B72DE1"/>
    <w:rsid w:val="00B740DF"/>
    <w:rsid w:val="00B74638"/>
    <w:rsid w:val="00B74667"/>
    <w:rsid w:val="00B746C4"/>
    <w:rsid w:val="00B74950"/>
    <w:rsid w:val="00B749B8"/>
    <w:rsid w:val="00B75F9A"/>
    <w:rsid w:val="00B76206"/>
    <w:rsid w:val="00B762EF"/>
    <w:rsid w:val="00B766D6"/>
    <w:rsid w:val="00B7679A"/>
    <w:rsid w:val="00B76DFF"/>
    <w:rsid w:val="00B76FE5"/>
    <w:rsid w:val="00B77031"/>
    <w:rsid w:val="00B7752C"/>
    <w:rsid w:val="00B77668"/>
    <w:rsid w:val="00B77AEC"/>
    <w:rsid w:val="00B77AF5"/>
    <w:rsid w:val="00B77B1C"/>
    <w:rsid w:val="00B800F8"/>
    <w:rsid w:val="00B80185"/>
    <w:rsid w:val="00B80CCF"/>
    <w:rsid w:val="00B80E73"/>
    <w:rsid w:val="00B80FE5"/>
    <w:rsid w:val="00B81273"/>
    <w:rsid w:val="00B81D49"/>
    <w:rsid w:val="00B823AA"/>
    <w:rsid w:val="00B82429"/>
    <w:rsid w:val="00B8247E"/>
    <w:rsid w:val="00B82609"/>
    <w:rsid w:val="00B82707"/>
    <w:rsid w:val="00B82A49"/>
    <w:rsid w:val="00B82A67"/>
    <w:rsid w:val="00B83558"/>
    <w:rsid w:val="00B83A26"/>
    <w:rsid w:val="00B83A7D"/>
    <w:rsid w:val="00B8422D"/>
    <w:rsid w:val="00B8429E"/>
    <w:rsid w:val="00B84AAA"/>
    <w:rsid w:val="00B84CCB"/>
    <w:rsid w:val="00B84D18"/>
    <w:rsid w:val="00B84DC5"/>
    <w:rsid w:val="00B84EE1"/>
    <w:rsid w:val="00B852D6"/>
    <w:rsid w:val="00B86D59"/>
    <w:rsid w:val="00B86F60"/>
    <w:rsid w:val="00B87025"/>
    <w:rsid w:val="00B87069"/>
    <w:rsid w:val="00B87090"/>
    <w:rsid w:val="00B87262"/>
    <w:rsid w:val="00B87311"/>
    <w:rsid w:val="00B873E7"/>
    <w:rsid w:val="00B87A2D"/>
    <w:rsid w:val="00B87BF8"/>
    <w:rsid w:val="00B87F6C"/>
    <w:rsid w:val="00B900FA"/>
    <w:rsid w:val="00B90279"/>
    <w:rsid w:val="00B9035E"/>
    <w:rsid w:val="00B90667"/>
    <w:rsid w:val="00B906F7"/>
    <w:rsid w:val="00B9079E"/>
    <w:rsid w:val="00B90B0C"/>
    <w:rsid w:val="00B90BD2"/>
    <w:rsid w:val="00B90C93"/>
    <w:rsid w:val="00B90E06"/>
    <w:rsid w:val="00B90E72"/>
    <w:rsid w:val="00B90FCB"/>
    <w:rsid w:val="00B91163"/>
    <w:rsid w:val="00B911F7"/>
    <w:rsid w:val="00B912F9"/>
    <w:rsid w:val="00B916EC"/>
    <w:rsid w:val="00B91C9A"/>
    <w:rsid w:val="00B91E24"/>
    <w:rsid w:val="00B92668"/>
    <w:rsid w:val="00B926CA"/>
    <w:rsid w:val="00B92753"/>
    <w:rsid w:val="00B928A7"/>
    <w:rsid w:val="00B92DCF"/>
    <w:rsid w:val="00B93384"/>
    <w:rsid w:val="00B9355B"/>
    <w:rsid w:val="00B93AFF"/>
    <w:rsid w:val="00B940D0"/>
    <w:rsid w:val="00B9424B"/>
    <w:rsid w:val="00B943E7"/>
    <w:rsid w:val="00B94540"/>
    <w:rsid w:val="00B945ED"/>
    <w:rsid w:val="00B94E2C"/>
    <w:rsid w:val="00B94F0F"/>
    <w:rsid w:val="00B95021"/>
    <w:rsid w:val="00B9539A"/>
    <w:rsid w:val="00B95648"/>
    <w:rsid w:val="00B95C66"/>
    <w:rsid w:val="00B95D0C"/>
    <w:rsid w:val="00B95EDA"/>
    <w:rsid w:val="00B9610B"/>
    <w:rsid w:val="00B961B1"/>
    <w:rsid w:val="00B961C7"/>
    <w:rsid w:val="00B96390"/>
    <w:rsid w:val="00B96495"/>
    <w:rsid w:val="00B96693"/>
    <w:rsid w:val="00B966ED"/>
    <w:rsid w:val="00B967EF"/>
    <w:rsid w:val="00B970C7"/>
    <w:rsid w:val="00B9726B"/>
    <w:rsid w:val="00B9769F"/>
    <w:rsid w:val="00B977BD"/>
    <w:rsid w:val="00B97B53"/>
    <w:rsid w:val="00B97BA6"/>
    <w:rsid w:val="00B97F95"/>
    <w:rsid w:val="00BA02E7"/>
    <w:rsid w:val="00BA07DC"/>
    <w:rsid w:val="00BA08D2"/>
    <w:rsid w:val="00BA090B"/>
    <w:rsid w:val="00BA0D9B"/>
    <w:rsid w:val="00BA1001"/>
    <w:rsid w:val="00BA112D"/>
    <w:rsid w:val="00BA113C"/>
    <w:rsid w:val="00BA11FF"/>
    <w:rsid w:val="00BA1431"/>
    <w:rsid w:val="00BA1A6C"/>
    <w:rsid w:val="00BA1A89"/>
    <w:rsid w:val="00BA1B89"/>
    <w:rsid w:val="00BA1DD3"/>
    <w:rsid w:val="00BA1E69"/>
    <w:rsid w:val="00BA1EC0"/>
    <w:rsid w:val="00BA240F"/>
    <w:rsid w:val="00BA2D76"/>
    <w:rsid w:val="00BA2E22"/>
    <w:rsid w:val="00BA2FA9"/>
    <w:rsid w:val="00BA3119"/>
    <w:rsid w:val="00BA32B3"/>
    <w:rsid w:val="00BA331C"/>
    <w:rsid w:val="00BA375E"/>
    <w:rsid w:val="00BA39CF"/>
    <w:rsid w:val="00BA39F0"/>
    <w:rsid w:val="00BA3A42"/>
    <w:rsid w:val="00BA3CF2"/>
    <w:rsid w:val="00BA40E5"/>
    <w:rsid w:val="00BA4615"/>
    <w:rsid w:val="00BA463B"/>
    <w:rsid w:val="00BA48F8"/>
    <w:rsid w:val="00BA5771"/>
    <w:rsid w:val="00BA57F6"/>
    <w:rsid w:val="00BA5DD4"/>
    <w:rsid w:val="00BA614C"/>
    <w:rsid w:val="00BA62F8"/>
    <w:rsid w:val="00BA6494"/>
    <w:rsid w:val="00BA67D8"/>
    <w:rsid w:val="00BA6875"/>
    <w:rsid w:val="00BA6A88"/>
    <w:rsid w:val="00BA6B33"/>
    <w:rsid w:val="00BA6F94"/>
    <w:rsid w:val="00BA71E5"/>
    <w:rsid w:val="00BA7296"/>
    <w:rsid w:val="00BA754E"/>
    <w:rsid w:val="00BA7604"/>
    <w:rsid w:val="00BA763E"/>
    <w:rsid w:val="00BA7FFC"/>
    <w:rsid w:val="00BB0872"/>
    <w:rsid w:val="00BB0964"/>
    <w:rsid w:val="00BB0C65"/>
    <w:rsid w:val="00BB1136"/>
    <w:rsid w:val="00BB1201"/>
    <w:rsid w:val="00BB12EF"/>
    <w:rsid w:val="00BB1454"/>
    <w:rsid w:val="00BB1A4B"/>
    <w:rsid w:val="00BB232C"/>
    <w:rsid w:val="00BB24E1"/>
    <w:rsid w:val="00BB27B5"/>
    <w:rsid w:val="00BB2CA4"/>
    <w:rsid w:val="00BB2D71"/>
    <w:rsid w:val="00BB2D7D"/>
    <w:rsid w:val="00BB2E8D"/>
    <w:rsid w:val="00BB3405"/>
    <w:rsid w:val="00BB3726"/>
    <w:rsid w:val="00BB384A"/>
    <w:rsid w:val="00BB38C6"/>
    <w:rsid w:val="00BB3BF9"/>
    <w:rsid w:val="00BB3DCD"/>
    <w:rsid w:val="00BB3E9A"/>
    <w:rsid w:val="00BB4825"/>
    <w:rsid w:val="00BB48D9"/>
    <w:rsid w:val="00BB4BB1"/>
    <w:rsid w:val="00BB4EFD"/>
    <w:rsid w:val="00BB5097"/>
    <w:rsid w:val="00BB5C88"/>
    <w:rsid w:val="00BB5D3F"/>
    <w:rsid w:val="00BB5FC8"/>
    <w:rsid w:val="00BB6091"/>
    <w:rsid w:val="00BB60E4"/>
    <w:rsid w:val="00BB64B1"/>
    <w:rsid w:val="00BB6637"/>
    <w:rsid w:val="00BB6AAA"/>
    <w:rsid w:val="00BB6C2A"/>
    <w:rsid w:val="00BB6DA1"/>
    <w:rsid w:val="00BB738F"/>
    <w:rsid w:val="00BB74F8"/>
    <w:rsid w:val="00BB7EB4"/>
    <w:rsid w:val="00BB7FF2"/>
    <w:rsid w:val="00BC03EC"/>
    <w:rsid w:val="00BC0487"/>
    <w:rsid w:val="00BC0735"/>
    <w:rsid w:val="00BC0D03"/>
    <w:rsid w:val="00BC0FAB"/>
    <w:rsid w:val="00BC154A"/>
    <w:rsid w:val="00BC172A"/>
    <w:rsid w:val="00BC1A25"/>
    <w:rsid w:val="00BC1BD3"/>
    <w:rsid w:val="00BC1BE8"/>
    <w:rsid w:val="00BC1E45"/>
    <w:rsid w:val="00BC22E1"/>
    <w:rsid w:val="00BC23CF"/>
    <w:rsid w:val="00BC257C"/>
    <w:rsid w:val="00BC28FF"/>
    <w:rsid w:val="00BC2B08"/>
    <w:rsid w:val="00BC2C80"/>
    <w:rsid w:val="00BC30EA"/>
    <w:rsid w:val="00BC330F"/>
    <w:rsid w:val="00BC33DE"/>
    <w:rsid w:val="00BC350B"/>
    <w:rsid w:val="00BC35E2"/>
    <w:rsid w:val="00BC391E"/>
    <w:rsid w:val="00BC3E81"/>
    <w:rsid w:val="00BC43C8"/>
    <w:rsid w:val="00BC4400"/>
    <w:rsid w:val="00BC44D2"/>
    <w:rsid w:val="00BC45AD"/>
    <w:rsid w:val="00BC4AF4"/>
    <w:rsid w:val="00BC4CCD"/>
    <w:rsid w:val="00BC4E35"/>
    <w:rsid w:val="00BC4EF6"/>
    <w:rsid w:val="00BC527D"/>
    <w:rsid w:val="00BC55E7"/>
    <w:rsid w:val="00BC659C"/>
    <w:rsid w:val="00BC6851"/>
    <w:rsid w:val="00BC6C9E"/>
    <w:rsid w:val="00BC7662"/>
    <w:rsid w:val="00BC7706"/>
    <w:rsid w:val="00BD0157"/>
    <w:rsid w:val="00BD0234"/>
    <w:rsid w:val="00BD052C"/>
    <w:rsid w:val="00BD05E2"/>
    <w:rsid w:val="00BD0673"/>
    <w:rsid w:val="00BD0F21"/>
    <w:rsid w:val="00BD125A"/>
    <w:rsid w:val="00BD133F"/>
    <w:rsid w:val="00BD13EB"/>
    <w:rsid w:val="00BD141E"/>
    <w:rsid w:val="00BD1516"/>
    <w:rsid w:val="00BD1519"/>
    <w:rsid w:val="00BD1563"/>
    <w:rsid w:val="00BD1717"/>
    <w:rsid w:val="00BD1952"/>
    <w:rsid w:val="00BD1D70"/>
    <w:rsid w:val="00BD1EB6"/>
    <w:rsid w:val="00BD1F5F"/>
    <w:rsid w:val="00BD1F8E"/>
    <w:rsid w:val="00BD2CBE"/>
    <w:rsid w:val="00BD2E70"/>
    <w:rsid w:val="00BD2EB6"/>
    <w:rsid w:val="00BD2F82"/>
    <w:rsid w:val="00BD3147"/>
    <w:rsid w:val="00BD324F"/>
    <w:rsid w:val="00BD35F5"/>
    <w:rsid w:val="00BD377B"/>
    <w:rsid w:val="00BD3931"/>
    <w:rsid w:val="00BD39C1"/>
    <w:rsid w:val="00BD3D07"/>
    <w:rsid w:val="00BD4426"/>
    <w:rsid w:val="00BD4661"/>
    <w:rsid w:val="00BD4919"/>
    <w:rsid w:val="00BD502C"/>
    <w:rsid w:val="00BD5368"/>
    <w:rsid w:val="00BD5423"/>
    <w:rsid w:val="00BD542D"/>
    <w:rsid w:val="00BD5B2A"/>
    <w:rsid w:val="00BD5FA2"/>
    <w:rsid w:val="00BD6259"/>
    <w:rsid w:val="00BD62C7"/>
    <w:rsid w:val="00BD646C"/>
    <w:rsid w:val="00BD64BF"/>
    <w:rsid w:val="00BD65D6"/>
    <w:rsid w:val="00BD6667"/>
    <w:rsid w:val="00BD67E1"/>
    <w:rsid w:val="00BD6BD6"/>
    <w:rsid w:val="00BD6F39"/>
    <w:rsid w:val="00BD773F"/>
    <w:rsid w:val="00BD7967"/>
    <w:rsid w:val="00BD798B"/>
    <w:rsid w:val="00BE0218"/>
    <w:rsid w:val="00BE0E18"/>
    <w:rsid w:val="00BE1064"/>
    <w:rsid w:val="00BE11EE"/>
    <w:rsid w:val="00BE13E0"/>
    <w:rsid w:val="00BE174D"/>
    <w:rsid w:val="00BE180F"/>
    <w:rsid w:val="00BE1A96"/>
    <w:rsid w:val="00BE1BC5"/>
    <w:rsid w:val="00BE1BF6"/>
    <w:rsid w:val="00BE2393"/>
    <w:rsid w:val="00BE259B"/>
    <w:rsid w:val="00BE268D"/>
    <w:rsid w:val="00BE2A7B"/>
    <w:rsid w:val="00BE2C7E"/>
    <w:rsid w:val="00BE321B"/>
    <w:rsid w:val="00BE33FE"/>
    <w:rsid w:val="00BE3C1C"/>
    <w:rsid w:val="00BE3EE8"/>
    <w:rsid w:val="00BE4120"/>
    <w:rsid w:val="00BE4149"/>
    <w:rsid w:val="00BE471E"/>
    <w:rsid w:val="00BE4940"/>
    <w:rsid w:val="00BE498A"/>
    <w:rsid w:val="00BE514F"/>
    <w:rsid w:val="00BE64E4"/>
    <w:rsid w:val="00BE698D"/>
    <w:rsid w:val="00BE71DF"/>
    <w:rsid w:val="00BE74ED"/>
    <w:rsid w:val="00BE7CC9"/>
    <w:rsid w:val="00BE7DDC"/>
    <w:rsid w:val="00BE7EEE"/>
    <w:rsid w:val="00BF019A"/>
    <w:rsid w:val="00BF0652"/>
    <w:rsid w:val="00BF0912"/>
    <w:rsid w:val="00BF0EE4"/>
    <w:rsid w:val="00BF1032"/>
    <w:rsid w:val="00BF12B1"/>
    <w:rsid w:val="00BF161A"/>
    <w:rsid w:val="00BF17EF"/>
    <w:rsid w:val="00BF1BC8"/>
    <w:rsid w:val="00BF1CE5"/>
    <w:rsid w:val="00BF1E39"/>
    <w:rsid w:val="00BF203B"/>
    <w:rsid w:val="00BF22EB"/>
    <w:rsid w:val="00BF25A4"/>
    <w:rsid w:val="00BF270A"/>
    <w:rsid w:val="00BF2C14"/>
    <w:rsid w:val="00BF2E17"/>
    <w:rsid w:val="00BF319E"/>
    <w:rsid w:val="00BF3256"/>
    <w:rsid w:val="00BF3375"/>
    <w:rsid w:val="00BF3581"/>
    <w:rsid w:val="00BF3601"/>
    <w:rsid w:val="00BF37C7"/>
    <w:rsid w:val="00BF3802"/>
    <w:rsid w:val="00BF3EB5"/>
    <w:rsid w:val="00BF4171"/>
    <w:rsid w:val="00BF417B"/>
    <w:rsid w:val="00BF457E"/>
    <w:rsid w:val="00BF4702"/>
    <w:rsid w:val="00BF48AB"/>
    <w:rsid w:val="00BF4C44"/>
    <w:rsid w:val="00BF51E0"/>
    <w:rsid w:val="00BF574E"/>
    <w:rsid w:val="00BF599A"/>
    <w:rsid w:val="00BF5A06"/>
    <w:rsid w:val="00BF605D"/>
    <w:rsid w:val="00BF6501"/>
    <w:rsid w:val="00BF69BF"/>
    <w:rsid w:val="00BF6C8E"/>
    <w:rsid w:val="00BF6CE4"/>
    <w:rsid w:val="00BF6DBE"/>
    <w:rsid w:val="00BF75F9"/>
    <w:rsid w:val="00BF7793"/>
    <w:rsid w:val="00BF7E3D"/>
    <w:rsid w:val="00BF7E94"/>
    <w:rsid w:val="00BF7EC0"/>
    <w:rsid w:val="00C003CA"/>
    <w:rsid w:val="00C00A3B"/>
    <w:rsid w:val="00C00DC7"/>
    <w:rsid w:val="00C00EAF"/>
    <w:rsid w:val="00C010B7"/>
    <w:rsid w:val="00C012B8"/>
    <w:rsid w:val="00C01319"/>
    <w:rsid w:val="00C017EE"/>
    <w:rsid w:val="00C01E21"/>
    <w:rsid w:val="00C0218B"/>
    <w:rsid w:val="00C0222E"/>
    <w:rsid w:val="00C026F2"/>
    <w:rsid w:val="00C02AB1"/>
    <w:rsid w:val="00C03219"/>
    <w:rsid w:val="00C0345A"/>
    <w:rsid w:val="00C034E8"/>
    <w:rsid w:val="00C03715"/>
    <w:rsid w:val="00C0392E"/>
    <w:rsid w:val="00C03980"/>
    <w:rsid w:val="00C03CE5"/>
    <w:rsid w:val="00C03DDC"/>
    <w:rsid w:val="00C03F64"/>
    <w:rsid w:val="00C043E7"/>
    <w:rsid w:val="00C04625"/>
    <w:rsid w:val="00C04A0B"/>
    <w:rsid w:val="00C04B97"/>
    <w:rsid w:val="00C04BF3"/>
    <w:rsid w:val="00C04EDE"/>
    <w:rsid w:val="00C05872"/>
    <w:rsid w:val="00C058F1"/>
    <w:rsid w:val="00C059D6"/>
    <w:rsid w:val="00C05D83"/>
    <w:rsid w:val="00C05EF0"/>
    <w:rsid w:val="00C05F39"/>
    <w:rsid w:val="00C06168"/>
    <w:rsid w:val="00C06315"/>
    <w:rsid w:val="00C06427"/>
    <w:rsid w:val="00C06AEB"/>
    <w:rsid w:val="00C06C40"/>
    <w:rsid w:val="00C06CC9"/>
    <w:rsid w:val="00C06D7A"/>
    <w:rsid w:val="00C0700A"/>
    <w:rsid w:val="00C07487"/>
    <w:rsid w:val="00C07AF6"/>
    <w:rsid w:val="00C10132"/>
    <w:rsid w:val="00C1050D"/>
    <w:rsid w:val="00C10BDE"/>
    <w:rsid w:val="00C10D8E"/>
    <w:rsid w:val="00C11493"/>
    <w:rsid w:val="00C114F6"/>
    <w:rsid w:val="00C115FA"/>
    <w:rsid w:val="00C11609"/>
    <w:rsid w:val="00C116BF"/>
    <w:rsid w:val="00C1181E"/>
    <w:rsid w:val="00C11A39"/>
    <w:rsid w:val="00C120ED"/>
    <w:rsid w:val="00C12354"/>
    <w:rsid w:val="00C123F9"/>
    <w:rsid w:val="00C12509"/>
    <w:rsid w:val="00C12532"/>
    <w:rsid w:val="00C12545"/>
    <w:rsid w:val="00C12634"/>
    <w:rsid w:val="00C1269B"/>
    <w:rsid w:val="00C12ED4"/>
    <w:rsid w:val="00C12F63"/>
    <w:rsid w:val="00C13096"/>
    <w:rsid w:val="00C14440"/>
    <w:rsid w:val="00C1495C"/>
    <w:rsid w:val="00C14A5B"/>
    <w:rsid w:val="00C14E3A"/>
    <w:rsid w:val="00C14E80"/>
    <w:rsid w:val="00C14FAF"/>
    <w:rsid w:val="00C14FC5"/>
    <w:rsid w:val="00C1521A"/>
    <w:rsid w:val="00C15236"/>
    <w:rsid w:val="00C152F4"/>
    <w:rsid w:val="00C15328"/>
    <w:rsid w:val="00C155F7"/>
    <w:rsid w:val="00C15F80"/>
    <w:rsid w:val="00C1617F"/>
    <w:rsid w:val="00C1658D"/>
    <w:rsid w:val="00C16892"/>
    <w:rsid w:val="00C16B09"/>
    <w:rsid w:val="00C16BDE"/>
    <w:rsid w:val="00C16D68"/>
    <w:rsid w:val="00C16ED6"/>
    <w:rsid w:val="00C1713C"/>
    <w:rsid w:val="00C17253"/>
    <w:rsid w:val="00C177F3"/>
    <w:rsid w:val="00C17C10"/>
    <w:rsid w:val="00C17CF0"/>
    <w:rsid w:val="00C17D68"/>
    <w:rsid w:val="00C206A8"/>
    <w:rsid w:val="00C20759"/>
    <w:rsid w:val="00C20ADA"/>
    <w:rsid w:val="00C20B6A"/>
    <w:rsid w:val="00C2134D"/>
    <w:rsid w:val="00C2163B"/>
    <w:rsid w:val="00C21C7B"/>
    <w:rsid w:val="00C21DE4"/>
    <w:rsid w:val="00C22085"/>
    <w:rsid w:val="00C22CCC"/>
    <w:rsid w:val="00C22D9B"/>
    <w:rsid w:val="00C230A9"/>
    <w:rsid w:val="00C2321D"/>
    <w:rsid w:val="00C23456"/>
    <w:rsid w:val="00C239F7"/>
    <w:rsid w:val="00C23BD2"/>
    <w:rsid w:val="00C23CD3"/>
    <w:rsid w:val="00C23DF3"/>
    <w:rsid w:val="00C23E76"/>
    <w:rsid w:val="00C23FAB"/>
    <w:rsid w:val="00C2425F"/>
    <w:rsid w:val="00C24344"/>
    <w:rsid w:val="00C247BA"/>
    <w:rsid w:val="00C24A7B"/>
    <w:rsid w:val="00C24C5D"/>
    <w:rsid w:val="00C24F65"/>
    <w:rsid w:val="00C2541D"/>
    <w:rsid w:val="00C25459"/>
    <w:rsid w:val="00C254F4"/>
    <w:rsid w:val="00C25672"/>
    <w:rsid w:val="00C2580B"/>
    <w:rsid w:val="00C25D53"/>
    <w:rsid w:val="00C25DFD"/>
    <w:rsid w:val="00C25F9B"/>
    <w:rsid w:val="00C2646C"/>
    <w:rsid w:val="00C26949"/>
    <w:rsid w:val="00C26AE8"/>
    <w:rsid w:val="00C26D18"/>
    <w:rsid w:val="00C27218"/>
    <w:rsid w:val="00C274A3"/>
    <w:rsid w:val="00C27679"/>
    <w:rsid w:val="00C27725"/>
    <w:rsid w:val="00C278AE"/>
    <w:rsid w:val="00C27C46"/>
    <w:rsid w:val="00C27DA7"/>
    <w:rsid w:val="00C27DFF"/>
    <w:rsid w:val="00C27E13"/>
    <w:rsid w:val="00C3023C"/>
    <w:rsid w:val="00C30645"/>
    <w:rsid w:val="00C3078F"/>
    <w:rsid w:val="00C3090E"/>
    <w:rsid w:val="00C3095C"/>
    <w:rsid w:val="00C30990"/>
    <w:rsid w:val="00C30CBF"/>
    <w:rsid w:val="00C30FB6"/>
    <w:rsid w:val="00C30FE4"/>
    <w:rsid w:val="00C310ED"/>
    <w:rsid w:val="00C315D9"/>
    <w:rsid w:val="00C3175E"/>
    <w:rsid w:val="00C318E9"/>
    <w:rsid w:val="00C31AA2"/>
    <w:rsid w:val="00C32284"/>
    <w:rsid w:val="00C328D8"/>
    <w:rsid w:val="00C3296B"/>
    <w:rsid w:val="00C32BC1"/>
    <w:rsid w:val="00C32C0C"/>
    <w:rsid w:val="00C32D2C"/>
    <w:rsid w:val="00C3350F"/>
    <w:rsid w:val="00C341BD"/>
    <w:rsid w:val="00C341BE"/>
    <w:rsid w:val="00C3473B"/>
    <w:rsid w:val="00C3481E"/>
    <w:rsid w:val="00C3487A"/>
    <w:rsid w:val="00C3498B"/>
    <w:rsid w:val="00C34E61"/>
    <w:rsid w:val="00C35492"/>
    <w:rsid w:val="00C360F0"/>
    <w:rsid w:val="00C36160"/>
    <w:rsid w:val="00C36239"/>
    <w:rsid w:val="00C36773"/>
    <w:rsid w:val="00C369A3"/>
    <w:rsid w:val="00C36B1A"/>
    <w:rsid w:val="00C36B87"/>
    <w:rsid w:val="00C37800"/>
    <w:rsid w:val="00C3785B"/>
    <w:rsid w:val="00C37ABA"/>
    <w:rsid w:val="00C37B4C"/>
    <w:rsid w:val="00C40250"/>
    <w:rsid w:val="00C40FAB"/>
    <w:rsid w:val="00C41628"/>
    <w:rsid w:val="00C418A7"/>
    <w:rsid w:val="00C41CF7"/>
    <w:rsid w:val="00C42079"/>
    <w:rsid w:val="00C42131"/>
    <w:rsid w:val="00C422CA"/>
    <w:rsid w:val="00C426EF"/>
    <w:rsid w:val="00C42880"/>
    <w:rsid w:val="00C42BFA"/>
    <w:rsid w:val="00C42FEA"/>
    <w:rsid w:val="00C43085"/>
    <w:rsid w:val="00C4379C"/>
    <w:rsid w:val="00C43815"/>
    <w:rsid w:val="00C43CAB"/>
    <w:rsid w:val="00C44201"/>
    <w:rsid w:val="00C4447C"/>
    <w:rsid w:val="00C44A89"/>
    <w:rsid w:val="00C44ACD"/>
    <w:rsid w:val="00C44C04"/>
    <w:rsid w:val="00C45441"/>
    <w:rsid w:val="00C457B4"/>
    <w:rsid w:val="00C457B8"/>
    <w:rsid w:val="00C45B6C"/>
    <w:rsid w:val="00C45EA1"/>
    <w:rsid w:val="00C46029"/>
    <w:rsid w:val="00C46068"/>
    <w:rsid w:val="00C4607D"/>
    <w:rsid w:val="00C460FD"/>
    <w:rsid w:val="00C463D1"/>
    <w:rsid w:val="00C4680A"/>
    <w:rsid w:val="00C46A2D"/>
    <w:rsid w:val="00C46D2F"/>
    <w:rsid w:val="00C46E0A"/>
    <w:rsid w:val="00C476AD"/>
    <w:rsid w:val="00C47802"/>
    <w:rsid w:val="00C478CB"/>
    <w:rsid w:val="00C47E75"/>
    <w:rsid w:val="00C50BC0"/>
    <w:rsid w:val="00C50F78"/>
    <w:rsid w:val="00C51291"/>
    <w:rsid w:val="00C5135C"/>
    <w:rsid w:val="00C51975"/>
    <w:rsid w:val="00C5201F"/>
    <w:rsid w:val="00C52CE4"/>
    <w:rsid w:val="00C52E01"/>
    <w:rsid w:val="00C53870"/>
    <w:rsid w:val="00C53938"/>
    <w:rsid w:val="00C53C7B"/>
    <w:rsid w:val="00C53CA8"/>
    <w:rsid w:val="00C540AB"/>
    <w:rsid w:val="00C54293"/>
    <w:rsid w:val="00C54472"/>
    <w:rsid w:val="00C5467B"/>
    <w:rsid w:val="00C546B1"/>
    <w:rsid w:val="00C54AD6"/>
    <w:rsid w:val="00C54C44"/>
    <w:rsid w:val="00C54E46"/>
    <w:rsid w:val="00C55038"/>
    <w:rsid w:val="00C5556C"/>
    <w:rsid w:val="00C55A16"/>
    <w:rsid w:val="00C55F8A"/>
    <w:rsid w:val="00C564B2"/>
    <w:rsid w:val="00C56775"/>
    <w:rsid w:val="00C567D6"/>
    <w:rsid w:val="00C56809"/>
    <w:rsid w:val="00C568E9"/>
    <w:rsid w:val="00C56C51"/>
    <w:rsid w:val="00C56EC9"/>
    <w:rsid w:val="00C56FB1"/>
    <w:rsid w:val="00C57097"/>
    <w:rsid w:val="00C5715C"/>
    <w:rsid w:val="00C57353"/>
    <w:rsid w:val="00C57479"/>
    <w:rsid w:val="00C575ED"/>
    <w:rsid w:val="00C5768B"/>
    <w:rsid w:val="00C57B07"/>
    <w:rsid w:val="00C6036F"/>
    <w:rsid w:val="00C604DD"/>
    <w:rsid w:val="00C608E7"/>
    <w:rsid w:val="00C60A13"/>
    <w:rsid w:val="00C60C93"/>
    <w:rsid w:val="00C60CEA"/>
    <w:rsid w:val="00C61640"/>
    <w:rsid w:val="00C61946"/>
    <w:rsid w:val="00C61B8B"/>
    <w:rsid w:val="00C61C57"/>
    <w:rsid w:val="00C61F5A"/>
    <w:rsid w:val="00C62058"/>
    <w:rsid w:val="00C623CC"/>
    <w:rsid w:val="00C62533"/>
    <w:rsid w:val="00C62753"/>
    <w:rsid w:val="00C62B2A"/>
    <w:rsid w:val="00C62D57"/>
    <w:rsid w:val="00C6317B"/>
    <w:rsid w:val="00C63ECA"/>
    <w:rsid w:val="00C6408E"/>
    <w:rsid w:val="00C6441D"/>
    <w:rsid w:val="00C644E2"/>
    <w:rsid w:val="00C6466C"/>
    <w:rsid w:val="00C646A5"/>
    <w:rsid w:val="00C649B7"/>
    <w:rsid w:val="00C64DAE"/>
    <w:rsid w:val="00C64FE5"/>
    <w:rsid w:val="00C6513C"/>
    <w:rsid w:val="00C65184"/>
    <w:rsid w:val="00C65638"/>
    <w:rsid w:val="00C656A2"/>
    <w:rsid w:val="00C65972"/>
    <w:rsid w:val="00C65E22"/>
    <w:rsid w:val="00C65E26"/>
    <w:rsid w:val="00C664F4"/>
    <w:rsid w:val="00C667C2"/>
    <w:rsid w:val="00C667E6"/>
    <w:rsid w:val="00C66FDE"/>
    <w:rsid w:val="00C67C56"/>
    <w:rsid w:val="00C67F53"/>
    <w:rsid w:val="00C70075"/>
    <w:rsid w:val="00C700FF"/>
    <w:rsid w:val="00C70416"/>
    <w:rsid w:val="00C70E3A"/>
    <w:rsid w:val="00C71059"/>
    <w:rsid w:val="00C71370"/>
    <w:rsid w:val="00C71413"/>
    <w:rsid w:val="00C715D2"/>
    <w:rsid w:val="00C71665"/>
    <w:rsid w:val="00C71AF4"/>
    <w:rsid w:val="00C71E12"/>
    <w:rsid w:val="00C7219B"/>
    <w:rsid w:val="00C7271C"/>
    <w:rsid w:val="00C72C99"/>
    <w:rsid w:val="00C7321C"/>
    <w:rsid w:val="00C7345D"/>
    <w:rsid w:val="00C73ACC"/>
    <w:rsid w:val="00C73D51"/>
    <w:rsid w:val="00C7423F"/>
    <w:rsid w:val="00C74441"/>
    <w:rsid w:val="00C74698"/>
    <w:rsid w:val="00C746CC"/>
    <w:rsid w:val="00C74AD8"/>
    <w:rsid w:val="00C75493"/>
    <w:rsid w:val="00C75677"/>
    <w:rsid w:val="00C75BAC"/>
    <w:rsid w:val="00C75D05"/>
    <w:rsid w:val="00C75ED1"/>
    <w:rsid w:val="00C760B6"/>
    <w:rsid w:val="00C765BA"/>
    <w:rsid w:val="00C765C4"/>
    <w:rsid w:val="00C76B32"/>
    <w:rsid w:val="00C77834"/>
    <w:rsid w:val="00C77890"/>
    <w:rsid w:val="00C778B0"/>
    <w:rsid w:val="00C77911"/>
    <w:rsid w:val="00C77A37"/>
    <w:rsid w:val="00C77B24"/>
    <w:rsid w:val="00C77B7D"/>
    <w:rsid w:val="00C77C26"/>
    <w:rsid w:val="00C77D79"/>
    <w:rsid w:val="00C8028D"/>
    <w:rsid w:val="00C80572"/>
    <w:rsid w:val="00C8059D"/>
    <w:rsid w:val="00C80741"/>
    <w:rsid w:val="00C809EF"/>
    <w:rsid w:val="00C80A65"/>
    <w:rsid w:val="00C81022"/>
    <w:rsid w:val="00C812CE"/>
    <w:rsid w:val="00C81F72"/>
    <w:rsid w:val="00C8202B"/>
    <w:rsid w:val="00C8236B"/>
    <w:rsid w:val="00C828DB"/>
    <w:rsid w:val="00C82952"/>
    <w:rsid w:val="00C82D4C"/>
    <w:rsid w:val="00C82F49"/>
    <w:rsid w:val="00C83434"/>
    <w:rsid w:val="00C834E2"/>
    <w:rsid w:val="00C8352D"/>
    <w:rsid w:val="00C8355F"/>
    <w:rsid w:val="00C8367B"/>
    <w:rsid w:val="00C83808"/>
    <w:rsid w:val="00C838AD"/>
    <w:rsid w:val="00C83C5C"/>
    <w:rsid w:val="00C83E32"/>
    <w:rsid w:val="00C83E8F"/>
    <w:rsid w:val="00C8418C"/>
    <w:rsid w:val="00C84389"/>
    <w:rsid w:val="00C843D8"/>
    <w:rsid w:val="00C847C0"/>
    <w:rsid w:val="00C84922"/>
    <w:rsid w:val="00C84959"/>
    <w:rsid w:val="00C84BB9"/>
    <w:rsid w:val="00C84CB5"/>
    <w:rsid w:val="00C8564E"/>
    <w:rsid w:val="00C85F47"/>
    <w:rsid w:val="00C86030"/>
    <w:rsid w:val="00C86294"/>
    <w:rsid w:val="00C864CA"/>
    <w:rsid w:val="00C86C26"/>
    <w:rsid w:val="00C86DE0"/>
    <w:rsid w:val="00C86E52"/>
    <w:rsid w:val="00C86F45"/>
    <w:rsid w:val="00C86F4B"/>
    <w:rsid w:val="00C87292"/>
    <w:rsid w:val="00C87668"/>
    <w:rsid w:val="00C87B3C"/>
    <w:rsid w:val="00C87B68"/>
    <w:rsid w:val="00C87C9A"/>
    <w:rsid w:val="00C87F5A"/>
    <w:rsid w:val="00C87FDB"/>
    <w:rsid w:val="00C90011"/>
    <w:rsid w:val="00C9050C"/>
    <w:rsid w:val="00C905E0"/>
    <w:rsid w:val="00C90BB3"/>
    <w:rsid w:val="00C9128E"/>
    <w:rsid w:val="00C91434"/>
    <w:rsid w:val="00C91B2C"/>
    <w:rsid w:val="00C91C78"/>
    <w:rsid w:val="00C91E0B"/>
    <w:rsid w:val="00C91E69"/>
    <w:rsid w:val="00C92022"/>
    <w:rsid w:val="00C9243F"/>
    <w:rsid w:val="00C92E45"/>
    <w:rsid w:val="00C93844"/>
    <w:rsid w:val="00C939AC"/>
    <w:rsid w:val="00C93B48"/>
    <w:rsid w:val="00C93C1E"/>
    <w:rsid w:val="00C93FDA"/>
    <w:rsid w:val="00C9465E"/>
    <w:rsid w:val="00C947C9"/>
    <w:rsid w:val="00C949B6"/>
    <w:rsid w:val="00C94A07"/>
    <w:rsid w:val="00C95227"/>
    <w:rsid w:val="00C9529C"/>
    <w:rsid w:val="00C953C2"/>
    <w:rsid w:val="00C95730"/>
    <w:rsid w:val="00C95926"/>
    <w:rsid w:val="00C961CA"/>
    <w:rsid w:val="00C9627A"/>
    <w:rsid w:val="00C96332"/>
    <w:rsid w:val="00C964D0"/>
    <w:rsid w:val="00C96743"/>
    <w:rsid w:val="00C96C4C"/>
    <w:rsid w:val="00C96C8B"/>
    <w:rsid w:val="00C96CDD"/>
    <w:rsid w:val="00C96F62"/>
    <w:rsid w:val="00C96FF0"/>
    <w:rsid w:val="00C97340"/>
    <w:rsid w:val="00C977D6"/>
    <w:rsid w:val="00C97BC3"/>
    <w:rsid w:val="00CA00E2"/>
    <w:rsid w:val="00CA01BE"/>
    <w:rsid w:val="00CA05EF"/>
    <w:rsid w:val="00CA09CA"/>
    <w:rsid w:val="00CA0A56"/>
    <w:rsid w:val="00CA0B11"/>
    <w:rsid w:val="00CA0FDD"/>
    <w:rsid w:val="00CA1137"/>
    <w:rsid w:val="00CA1252"/>
    <w:rsid w:val="00CA145F"/>
    <w:rsid w:val="00CA1712"/>
    <w:rsid w:val="00CA1A50"/>
    <w:rsid w:val="00CA1B3D"/>
    <w:rsid w:val="00CA1E7A"/>
    <w:rsid w:val="00CA1EAF"/>
    <w:rsid w:val="00CA1FB0"/>
    <w:rsid w:val="00CA230C"/>
    <w:rsid w:val="00CA2493"/>
    <w:rsid w:val="00CA2663"/>
    <w:rsid w:val="00CA2764"/>
    <w:rsid w:val="00CA28D5"/>
    <w:rsid w:val="00CA3159"/>
    <w:rsid w:val="00CA3327"/>
    <w:rsid w:val="00CA3421"/>
    <w:rsid w:val="00CA3538"/>
    <w:rsid w:val="00CA358A"/>
    <w:rsid w:val="00CA3782"/>
    <w:rsid w:val="00CA3992"/>
    <w:rsid w:val="00CA3ADB"/>
    <w:rsid w:val="00CA3D63"/>
    <w:rsid w:val="00CA4636"/>
    <w:rsid w:val="00CA48A3"/>
    <w:rsid w:val="00CA48F5"/>
    <w:rsid w:val="00CA4C32"/>
    <w:rsid w:val="00CA50BF"/>
    <w:rsid w:val="00CA51EF"/>
    <w:rsid w:val="00CA55EC"/>
    <w:rsid w:val="00CA56DE"/>
    <w:rsid w:val="00CA5E95"/>
    <w:rsid w:val="00CA5F81"/>
    <w:rsid w:val="00CA6223"/>
    <w:rsid w:val="00CA641B"/>
    <w:rsid w:val="00CA66C4"/>
    <w:rsid w:val="00CA678D"/>
    <w:rsid w:val="00CA6B8D"/>
    <w:rsid w:val="00CA726B"/>
    <w:rsid w:val="00CA7F9F"/>
    <w:rsid w:val="00CB003D"/>
    <w:rsid w:val="00CB0145"/>
    <w:rsid w:val="00CB0316"/>
    <w:rsid w:val="00CB0527"/>
    <w:rsid w:val="00CB067B"/>
    <w:rsid w:val="00CB0763"/>
    <w:rsid w:val="00CB0ACD"/>
    <w:rsid w:val="00CB0C8D"/>
    <w:rsid w:val="00CB0ED1"/>
    <w:rsid w:val="00CB11FF"/>
    <w:rsid w:val="00CB13C5"/>
    <w:rsid w:val="00CB140A"/>
    <w:rsid w:val="00CB1512"/>
    <w:rsid w:val="00CB15F1"/>
    <w:rsid w:val="00CB1876"/>
    <w:rsid w:val="00CB2206"/>
    <w:rsid w:val="00CB26FA"/>
    <w:rsid w:val="00CB27CF"/>
    <w:rsid w:val="00CB2EBC"/>
    <w:rsid w:val="00CB2F61"/>
    <w:rsid w:val="00CB31A0"/>
    <w:rsid w:val="00CB3212"/>
    <w:rsid w:val="00CB3575"/>
    <w:rsid w:val="00CB3592"/>
    <w:rsid w:val="00CB3762"/>
    <w:rsid w:val="00CB3834"/>
    <w:rsid w:val="00CB394F"/>
    <w:rsid w:val="00CB40DC"/>
    <w:rsid w:val="00CB42C1"/>
    <w:rsid w:val="00CB45B2"/>
    <w:rsid w:val="00CB492E"/>
    <w:rsid w:val="00CB5387"/>
    <w:rsid w:val="00CB582B"/>
    <w:rsid w:val="00CB5833"/>
    <w:rsid w:val="00CB5858"/>
    <w:rsid w:val="00CB5A36"/>
    <w:rsid w:val="00CB5EDB"/>
    <w:rsid w:val="00CB6262"/>
    <w:rsid w:val="00CB62D1"/>
    <w:rsid w:val="00CB639D"/>
    <w:rsid w:val="00CB648D"/>
    <w:rsid w:val="00CB663F"/>
    <w:rsid w:val="00CB704D"/>
    <w:rsid w:val="00CB70F4"/>
    <w:rsid w:val="00CB7108"/>
    <w:rsid w:val="00CB7324"/>
    <w:rsid w:val="00CB7541"/>
    <w:rsid w:val="00CB756B"/>
    <w:rsid w:val="00CB75BD"/>
    <w:rsid w:val="00CC0112"/>
    <w:rsid w:val="00CC0144"/>
    <w:rsid w:val="00CC01F0"/>
    <w:rsid w:val="00CC042D"/>
    <w:rsid w:val="00CC0BBD"/>
    <w:rsid w:val="00CC0CF5"/>
    <w:rsid w:val="00CC10FC"/>
    <w:rsid w:val="00CC156B"/>
    <w:rsid w:val="00CC1642"/>
    <w:rsid w:val="00CC1E25"/>
    <w:rsid w:val="00CC2204"/>
    <w:rsid w:val="00CC2220"/>
    <w:rsid w:val="00CC249A"/>
    <w:rsid w:val="00CC26E4"/>
    <w:rsid w:val="00CC30E9"/>
    <w:rsid w:val="00CC32CD"/>
    <w:rsid w:val="00CC3AA2"/>
    <w:rsid w:val="00CC3DC7"/>
    <w:rsid w:val="00CC3F48"/>
    <w:rsid w:val="00CC4EE7"/>
    <w:rsid w:val="00CC5585"/>
    <w:rsid w:val="00CC5597"/>
    <w:rsid w:val="00CC58F7"/>
    <w:rsid w:val="00CC5D48"/>
    <w:rsid w:val="00CC5E3E"/>
    <w:rsid w:val="00CC5F24"/>
    <w:rsid w:val="00CC5FED"/>
    <w:rsid w:val="00CC62EB"/>
    <w:rsid w:val="00CC6312"/>
    <w:rsid w:val="00CC63AC"/>
    <w:rsid w:val="00CC6782"/>
    <w:rsid w:val="00CC68FA"/>
    <w:rsid w:val="00CC6D4F"/>
    <w:rsid w:val="00CC6EC8"/>
    <w:rsid w:val="00CC7052"/>
    <w:rsid w:val="00CC70B4"/>
    <w:rsid w:val="00CC70C3"/>
    <w:rsid w:val="00CC73AD"/>
    <w:rsid w:val="00CC74CD"/>
    <w:rsid w:val="00CC75B2"/>
    <w:rsid w:val="00CC767B"/>
    <w:rsid w:val="00CC7AD6"/>
    <w:rsid w:val="00CD004D"/>
    <w:rsid w:val="00CD01D0"/>
    <w:rsid w:val="00CD0784"/>
    <w:rsid w:val="00CD0CE2"/>
    <w:rsid w:val="00CD1157"/>
    <w:rsid w:val="00CD1868"/>
    <w:rsid w:val="00CD1C80"/>
    <w:rsid w:val="00CD1FCC"/>
    <w:rsid w:val="00CD23A7"/>
    <w:rsid w:val="00CD2A1C"/>
    <w:rsid w:val="00CD2AFB"/>
    <w:rsid w:val="00CD2E55"/>
    <w:rsid w:val="00CD3742"/>
    <w:rsid w:val="00CD3D73"/>
    <w:rsid w:val="00CD3DEC"/>
    <w:rsid w:val="00CD3FA2"/>
    <w:rsid w:val="00CD43E1"/>
    <w:rsid w:val="00CD499C"/>
    <w:rsid w:val="00CD4C38"/>
    <w:rsid w:val="00CD4DF3"/>
    <w:rsid w:val="00CD4E83"/>
    <w:rsid w:val="00CD5083"/>
    <w:rsid w:val="00CD5106"/>
    <w:rsid w:val="00CD51C3"/>
    <w:rsid w:val="00CD54E3"/>
    <w:rsid w:val="00CD5609"/>
    <w:rsid w:val="00CD5AD6"/>
    <w:rsid w:val="00CD5E24"/>
    <w:rsid w:val="00CD5F56"/>
    <w:rsid w:val="00CD61B7"/>
    <w:rsid w:val="00CD621E"/>
    <w:rsid w:val="00CD635C"/>
    <w:rsid w:val="00CD63B9"/>
    <w:rsid w:val="00CD6886"/>
    <w:rsid w:val="00CD6C7F"/>
    <w:rsid w:val="00CD7138"/>
    <w:rsid w:val="00CD7354"/>
    <w:rsid w:val="00CD73E3"/>
    <w:rsid w:val="00CD77CF"/>
    <w:rsid w:val="00CE04CA"/>
    <w:rsid w:val="00CE07BB"/>
    <w:rsid w:val="00CE0A41"/>
    <w:rsid w:val="00CE0DC7"/>
    <w:rsid w:val="00CE1945"/>
    <w:rsid w:val="00CE1F53"/>
    <w:rsid w:val="00CE21EB"/>
    <w:rsid w:val="00CE24E9"/>
    <w:rsid w:val="00CE2EC4"/>
    <w:rsid w:val="00CE2F10"/>
    <w:rsid w:val="00CE30C5"/>
    <w:rsid w:val="00CE398C"/>
    <w:rsid w:val="00CE39F0"/>
    <w:rsid w:val="00CE3FFD"/>
    <w:rsid w:val="00CE448B"/>
    <w:rsid w:val="00CE4639"/>
    <w:rsid w:val="00CE47BA"/>
    <w:rsid w:val="00CE4A39"/>
    <w:rsid w:val="00CE4C26"/>
    <w:rsid w:val="00CE4CE8"/>
    <w:rsid w:val="00CE4D6A"/>
    <w:rsid w:val="00CE5004"/>
    <w:rsid w:val="00CE5428"/>
    <w:rsid w:val="00CE55B7"/>
    <w:rsid w:val="00CE57D9"/>
    <w:rsid w:val="00CE5BC6"/>
    <w:rsid w:val="00CE5C54"/>
    <w:rsid w:val="00CE5DC6"/>
    <w:rsid w:val="00CE5FDA"/>
    <w:rsid w:val="00CE609A"/>
    <w:rsid w:val="00CE6400"/>
    <w:rsid w:val="00CE66A2"/>
    <w:rsid w:val="00CE6EC9"/>
    <w:rsid w:val="00CE6F25"/>
    <w:rsid w:val="00CE700B"/>
    <w:rsid w:val="00CE7014"/>
    <w:rsid w:val="00CE7112"/>
    <w:rsid w:val="00CE7311"/>
    <w:rsid w:val="00CE79ED"/>
    <w:rsid w:val="00CE7A5A"/>
    <w:rsid w:val="00CE7ABE"/>
    <w:rsid w:val="00CF00FB"/>
    <w:rsid w:val="00CF02A9"/>
    <w:rsid w:val="00CF02E6"/>
    <w:rsid w:val="00CF1058"/>
    <w:rsid w:val="00CF12C2"/>
    <w:rsid w:val="00CF1857"/>
    <w:rsid w:val="00CF1894"/>
    <w:rsid w:val="00CF18E1"/>
    <w:rsid w:val="00CF1F2B"/>
    <w:rsid w:val="00CF2186"/>
    <w:rsid w:val="00CF2255"/>
    <w:rsid w:val="00CF22C8"/>
    <w:rsid w:val="00CF22E3"/>
    <w:rsid w:val="00CF236E"/>
    <w:rsid w:val="00CF2748"/>
    <w:rsid w:val="00CF282D"/>
    <w:rsid w:val="00CF29F5"/>
    <w:rsid w:val="00CF2ABD"/>
    <w:rsid w:val="00CF2CAB"/>
    <w:rsid w:val="00CF305E"/>
    <w:rsid w:val="00CF30DB"/>
    <w:rsid w:val="00CF3603"/>
    <w:rsid w:val="00CF36E4"/>
    <w:rsid w:val="00CF384D"/>
    <w:rsid w:val="00CF3935"/>
    <w:rsid w:val="00CF453E"/>
    <w:rsid w:val="00CF465B"/>
    <w:rsid w:val="00CF465D"/>
    <w:rsid w:val="00CF4823"/>
    <w:rsid w:val="00CF4AF1"/>
    <w:rsid w:val="00CF4DBF"/>
    <w:rsid w:val="00CF5322"/>
    <w:rsid w:val="00CF55ED"/>
    <w:rsid w:val="00CF5D49"/>
    <w:rsid w:val="00CF6456"/>
    <w:rsid w:val="00CF665C"/>
    <w:rsid w:val="00CF67C8"/>
    <w:rsid w:val="00CF6B14"/>
    <w:rsid w:val="00CF6DE7"/>
    <w:rsid w:val="00CF735F"/>
    <w:rsid w:val="00CF7532"/>
    <w:rsid w:val="00CF7811"/>
    <w:rsid w:val="00CF7BB7"/>
    <w:rsid w:val="00CF7C7A"/>
    <w:rsid w:val="00CF7E3F"/>
    <w:rsid w:val="00D005DF"/>
    <w:rsid w:val="00D007D4"/>
    <w:rsid w:val="00D013D6"/>
    <w:rsid w:val="00D016B6"/>
    <w:rsid w:val="00D02360"/>
    <w:rsid w:val="00D0246E"/>
    <w:rsid w:val="00D025BF"/>
    <w:rsid w:val="00D02712"/>
    <w:rsid w:val="00D0271F"/>
    <w:rsid w:val="00D02729"/>
    <w:rsid w:val="00D02A92"/>
    <w:rsid w:val="00D02BB1"/>
    <w:rsid w:val="00D02D40"/>
    <w:rsid w:val="00D02EB7"/>
    <w:rsid w:val="00D02F7F"/>
    <w:rsid w:val="00D032B2"/>
    <w:rsid w:val="00D035CB"/>
    <w:rsid w:val="00D035CE"/>
    <w:rsid w:val="00D03936"/>
    <w:rsid w:val="00D03AAF"/>
    <w:rsid w:val="00D040A5"/>
    <w:rsid w:val="00D04239"/>
    <w:rsid w:val="00D043A0"/>
    <w:rsid w:val="00D04934"/>
    <w:rsid w:val="00D04A80"/>
    <w:rsid w:val="00D04EF2"/>
    <w:rsid w:val="00D052AF"/>
    <w:rsid w:val="00D052BA"/>
    <w:rsid w:val="00D05309"/>
    <w:rsid w:val="00D056C3"/>
    <w:rsid w:val="00D05733"/>
    <w:rsid w:val="00D0580E"/>
    <w:rsid w:val="00D05BDB"/>
    <w:rsid w:val="00D06145"/>
    <w:rsid w:val="00D065E4"/>
    <w:rsid w:val="00D06BA7"/>
    <w:rsid w:val="00D06C60"/>
    <w:rsid w:val="00D06D50"/>
    <w:rsid w:val="00D07447"/>
    <w:rsid w:val="00D07534"/>
    <w:rsid w:val="00D076A7"/>
    <w:rsid w:val="00D07B15"/>
    <w:rsid w:val="00D100C4"/>
    <w:rsid w:val="00D10227"/>
    <w:rsid w:val="00D10254"/>
    <w:rsid w:val="00D10617"/>
    <w:rsid w:val="00D1074C"/>
    <w:rsid w:val="00D10912"/>
    <w:rsid w:val="00D10A05"/>
    <w:rsid w:val="00D11199"/>
    <w:rsid w:val="00D115CD"/>
    <w:rsid w:val="00D121CC"/>
    <w:rsid w:val="00D1293F"/>
    <w:rsid w:val="00D12E9D"/>
    <w:rsid w:val="00D13038"/>
    <w:rsid w:val="00D13891"/>
    <w:rsid w:val="00D139AC"/>
    <w:rsid w:val="00D13EC2"/>
    <w:rsid w:val="00D13F7A"/>
    <w:rsid w:val="00D13FBD"/>
    <w:rsid w:val="00D14564"/>
    <w:rsid w:val="00D14882"/>
    <w:rsid w:val="00D14A97"/>
    <w:rsid w:val="00D14B25"/>
    <w:rsid w:val="00D14E95"/>
    <w:rsid w:val="00D14EAC"/>
    <w:rsid w:val="00D152FF"/>
    <w:rsid w:val="00D1534B"/>
    <w:rsid w:val="00D15538"/>
    <w:rsid w:val="00D15A2A"/>
    <w:rsid w:val="00D1677D"/>
    <w:rsid w:val="00D167D5"/>
    <w:rsid w:val="00D16878"/>
    <w:rsid w:val="00D17219"/>
    <w:rsid w:val="00D1752F"/>
    <w:rsid w:val="00D178AC"/>
    <w:rsid w:val="00D17BB6"/>
    <w:rsid w:val="00D17CFC"/>
    <w:rsid w:val="00D20057"/>
    <w:rsid w:val="00D205C6"/>
    <w:rsid w:val="00D206E3"/>
    <w:rsid w:val="00D20740"/>
    <w:rsid w:val="00D20796"/>
    <w:rsid w:val="00D20AFD"/>
    <w:rsid w:val="00D20C64"/>
    <w:rsid w:val="00D20E30"/>
    <w:rsid w:val="00D20E64"/>
    <w:rsid w:val="00D213E3"/>
    <w:rsid w:val="00D2146F"/>
    <w:rsid w:val="00D216BF"/>
    <w:rsid w:val="00D21E29"/>
    <w:rsid w:val="00D21E8F"/>
    <w:rsid w:val="00D22347"/>
    <w:rsid w:val="00D22608"/>
    <w:rsid w:val="00D226F6"/>
    <w:rsid w:val="00D22860"/>
    <w:rsid w:val="00D228CA"/>
    <w:rsid w:val="00D228E8"/>
    <w:rsid w:val="00D22CB9"/>
    <w:rsid w:val="00D22F8D"/>
    <w:rsid w:val="00D22FEB"/>
    <w:rsid w:val="00D233DD"/>
    <w:rsid w:val="00D23583"/>
    <w:rsid w:val="00D238EF"/>
    <w:rsid w:val="00D23A79"/>
    <w:rsid w:val="00D23A7D"/>
    <w:rsid w:val="00D23A8E"/>
    <w:rsid w:val="00D23B89"/>
    <w:rsid w:val="00D23CD6"/>
    <w:rsid w:val="00D23CE3"/>
    <w:rsid w:val="00D2402A"/>
    <w:rsid w:val="00D24239"/>
    <w:rsid w:val="00D244DD"/>
    <w:rsid w:val="00D24561"/>
    <w:rsid w:val="00D245F3"/>
    <w:rsid w:val="00D24733"/>
    <w:rsid w:val="00D24944"/>
    <w:rsid w:val="00D24B87"/>
    <w:rsid w:val="00D24E3C"/>
    <w:rsid w:val="00D25332"/>
    <w:rsid w:val="00D25507"/>
    <w:rsid w:val="00D258E7"/>
    <w:rsid w:val="00D25BE0"/>
    <w:rsid w:val="00D25CC1"/>
    <w:rsid w:val="00D26144"/>
    <w:rsid w:val="00D26623"/>
    <w:rsid w:val="00D267D4"/>
    <w:rsid w:val="00D2699B"/>
    <w:rsid w:val="00D26AA1"/>
    <w:rsid w:val="00D26D99"/>
    <w:rsid w:val="00D26F5F"/>
    <w:rsid w:val="00D270C3"/>
    <w:rsid w:val="00D2740D"/>
    <w:rsid w:val="00D2770A"/>
    <w:rsid w:val="00D27D67"/>
    <w:rsid w:val="00D27E96"/>
    <w:rsid w:val="00D27EFE"/>
    <w:rsid w:val="00D27F5F"/>
    <w:rsid w:val="00D30109"/>
    <w:rsid w:val="00D302A6"/>
    <w:rsid w:val="00D30348"/>
    <w:rsid w:val="00D30A75"/>
    <w:rsid w:val="00D31306"/>
    <w:rsid w:val="00D31DEA"/>
    <w:rsid w:val="00D3259F"/>
    <w:rsid w:val="00D328AB"/>
    <w:rsid w:val="00D32D5A"/>
    <w:rsid w:val="00D32FD6"/>
    <w:rsid w:val="00D33264"/>
    <w:rsid w:val="00D33779"/>
    <w:rsid w:val="00D33DBF"/>
    <w:rsid w:val="00D33DDD"/>
    <w:rsid w:val="00D33F98"/>
    <w:rsid w:val="00D34A4D"/>
    <w:rsid w:val="00D34C68"/>
    <w:rsid w:val="00D34EBC"/>
    <w:rsid w:val="00D34FBF"/>
    <w:rsid w:val="00D35317"/>
    <w:rsid w:val="00D357AD"/>
    <w:rsid w:val="00D35C59"/>
    <w:rsid w:val="00D35F0F"/>
    <w:rsid w:val="00D366B6"/>
    <w:rsid w:val="00D36783"/>
    <w:rsid w:val="00D369A0"/>
    <w:rsid w:val="00D369D6"/>
    <w:rsid w:val="00D36D57"/>
    <w:rsid w:val="00D37224"/>
    <w:rsid w:val="00D37744"/>
    <w:rsid w:val="00D37771"/>
    <w:rsid w:val="00D3779A"/>
    <w:rsid w:val="00D378CC"/>
    <w:rsid w:val="00D37F65"/>
    <w:rsid w:val="00D40088"/>
    <w:rsid w:val="00D40EC1"/>
    <w:rsid w:val="00D410FF"/>
    <w:rsid w:val="00D41158"/>
    <w:rsid w:val="00D4141E"/>
    <w:rsid w:val="00D416A0"/>
    <w:rsid w:val="00D417D4"/>
    <w:rsid w:val="00D41CCE"/>
    <w:rsid w:val="00D41F25"/>
    <w:rsid w:val="00D42174"/>
    <w:rsid w:val="00D42680"/>
    <w:rsid w:val="00D428CA"/>
    <w:rsid w:val="00D42912"/>
    <w:rsid w:val="00D42C2B"/>
    <w:rsid w:val="00D431A8"/>
    <w:rsid w:val="00D43973"/>
    <w:rsid w:val="00D43C5C"/>
    <w:rsid w:val="00D43E03"/>
    <w:rsid w:val="00D44103"/>
    <w:rsid w:val="00D443FC"/>
    <w:rsid w:val="00D4440E"/>
    <w:rsid w:val="00D456E3"/>
    <w:rsid w:val="00D45958"/>
    <w:rsid w:val="00D45C4D"/>
    <w:rsid w:val="00D45C73"/>
    <w:rsid w:val="00D45DA9"/>
    <w:rsid w:val="00D46148"/>
    <w:rsid w:val="00D467E0"/>
    <w:rsid w:val="00D46823"/>
    <w:rsid w:val="00D46A1A"/>
    <w:rsid w:val="00D46BEA"/>
    <w:rsid w:val="00D46DA6"/>
    <w:rsid w:val="00D46E63"/>
    <w:rsid w:val="00D472EC"/>
    <w:rsid w:val="00D47994"/>
    <w:rsid w:val="00D47B0D"/>
    <w:rsid w:val="00D47B6B"/>
    <w:rsid w:val="00D47B93"/>
    <w:rsid w:val="00D47C0C"/>
    <w:rsid w:val="00D47F9B"/>
    <w:rsid w:val="00D47FC0"/>
    <w:rsid w:val="00D5025F"/>
    <w:rsid w:val="00D50B82"/>
    <w:rsid w:val="00D50D65"/>
    <w:rsid w:val="00D50E8E"/>
    <w:rsid w:val="00D5124C"/>
    <w:rsid w:val="00D5126C"/>
    <w:rsid w:val="00D512C3"/>
    <w:rsid w:val="00D51338"/>
    <w:rsid w:val="00D5137E"/>
    <w:rsid w:val="00D514D2"/>
    <w:rsid w:val="00D514E9"/>
    <w:rsid w:val="00D51796"/>
    <w:rsid w:val="00D51C82"/>
    <w:rsid w:val="00D51F35"/>
    <w:rsid w:val="00D521A9"/>
    <w:rsid w:val="00D523F2"/>
    <w:rsid w:val="00D5262C"/>
    <w:rsid w:val="00D52652"/>
    <w:rsid w:val="00D52686"/>
    <w:rsid w:val="00D52847"/>
    <w:rsid w:val="00D52973"/>
    <w:rsid w:val="00D52C02"/>
    <w:rsid w:val="00D52EAC"/>
    <w:rsid w:val="00D534DF"/>
    <w:rsid w:val="00D5358E"/>
    <w:rsid w:val="00D536CD"/>
    <w:rsid w:val="00D539FA"/>
    <w:rsid w:val="00D54264"/>
    <w:rsid w:val="00D542C9"/>
    <w:rsid w:val="00D54392"/>
    <w:rsid w:val="00D54426"/>
    <w:rsid w:val="00D546D3"/>
    <w:rsid w:val="00D550D2"/>
    <w:rsid w:val="00D55358"/>
    <w:rsid w:val="00D55671"/>
    <w:rsid w:val="00D55837"/>
    <w:rsid w:val="00D55C44"/>
    <w:rsid w:val="00D55E03"/>
    <w:rsid w:val="00D562D3"/>
    <w:rsid w:val="00D56CEE"/>
    <w:rsid w:val="00D56FB6"/>
    <w:rsid w:val="00D56FDC"/>
    <w:rsid w:val="00D570D7"/>
    <w:rsid w:val="00D570DA"/>
    <w:rsid w:val="00D5723D"/>
    <w:rsid w:val="00D57272"/>
    <w:rsid w:val="00D572A2"/>
    <w:rsid w:val="00D57576"/>
    <w:rsid w:val="00D575BB"/>
    <w:rsid w:val="00D575FF"/>
    <w:rsid w:val="00D57897"/>
    <w:rsid w:val="00D578EF"/>
    <w:rsid w:val="00D57C4C"/>
    <w:rsid w:val="00D57CFB"/>
    <w:rsid w:val="00D604DC"/>
    <w:rsid w:val="00D60502"/>
    <w:rsid w:val="00D60660"/>
    <w:rsid w:val="00D60687"/>
    <w:rsid w:val="00D6091B"/>
    <w:rsid w:val="00D60B48"/>
    <w:rsid w:val="00D60F74"/>
    <w:rsid w:val="00D6100D"/>
    <w:rsid w:val="00D6122F"/>
    <w:rsid w:val="00D6131D"/>
    <w:rsid w:val="00D6155F"/>
    <w:rsid w:val="00D6162E"/>
    <w:rsid w:val="00D61B66"/>
    <w:rsid w:val="00D61D8A"/>
    <w:rsid w:val="00D61E2B"/>
    <w:rsid w:val="00D62102"/>
    <w:rsid w:val="00D6224A"/>
    <w:rsid w:val="00D62E57"/>
    <w:rsid w:val="00D630AB"/>
    <w:rsid w:val="00D63118"/>
    <w:rsid w:val="00D63237"/>
    <w:rsid w:val="00D63D50"/>
    <w:rsid w:val="00D6406B"/>
    <w:rsid w:val="00D6407D"/>
    <w:rsid w:val="00D64186"/>
    <w:rsid w:val="00D6425F"/>
    <w:rsid w:val="00D6449B"/>
    <w:rsid w:val="00D6493C"/>
    <w:rsid w:val="00D65121"/>
    <w:rsid w:val="00D65277"/>
    <w:rsid w:val="00D652E9"/>
    <w:rsid w:val="00D65408"/>
    <w:rsid w:val="00D65511"/>
    <w:rsid w:val="00D66546"/>
    <w:rsid w:val="00D66ABD"/>
    <w:rsid w:val="00D671EA"/>
    <w:rsid w:val="00D672B5"/>
    <w:rsid w:val="00D67373"/>
    <w:rsid w:val="00D67441"/>
    <w:rsid w:val="00D6771B"/>
    <w:rsid w:val="00D67A8B"/>
    <w:rsid w:val="00D67D7F"/>
    <w:rsid w:val="00D67EAB"/>
    <w:rsid w:val="00D70070"/>
    <w:rsid w:val="00D702BE"/>
    <w:rsid w:val="00D7050C"/>
    <w:rsid w:val="00D706CB"/>
    <w:rsid w:val="00D706DC"/>
    <w:rsid w:val="00D70723"/>
    <w:rsid w:val="00D70A3B"/>
    <w:rsid w:val="00D711FE"/>
    <w:rsid w:val="00D71231"/>
    <w:rsid w:val="00D71470"/>
    <w:rsid w:val="00D7150D"/>
    <w:rsid w:val="00D716E2"/>
    <w:rsid w:val="00D71798"/>
    <w:rsid w:val="00D71802"/>
    <w:rsid w:val="00D718C9"/>
    <w:rsid w:val="00D71C3B"/>
    <w:rsid w:val="00D71EAC"/>
    <w:rsid w:val="00D71FB7"/>
    <w:rsid w:val="00D7204D"/>
    <w:rsid w:val="00D721C8"/>
    <w:rsid w:val="00D72349"/>
    <w:rsid w:val="00D72386"/>
    <w:rsid w:val="00D7241D"/>
    <w:rsid w:val="00D7247C"/>
    <w:rsid w:val="00D725E6"/>
    <w:rsid w:val="00D729D3"/>
    <w:rsid w:val="00D72A51"/>
    <w:rsid w:val="00D733BA"/>
    <w:rsid w:val="00D737EC"/>
    <w:rsid w:val="00D73AD5"/>
    <w:rsid w:val="00D73F1D"/>
    <w:rsid w:val="00D7401C"/>
    <w:rsid w:val="00D74437"/>
    <w:rsid w:val="00D7459E"/>
    <w:rsid w:val="00D74A94"/>
    <w:rsid w:val="00D7506D"/>
    <w:rsid w:val="00D753B3"/>
    <w:rsid w:val="00D759FF"/>
    <w:rsid w:val="00D75AB1"/>
    <w:rsid w:val="00D75B25"/>
    <w:rsid w:val="00D75C94"/>
    <w:rsid w:val="00D7664D"/>
    <w:rsid w:val="00D767D0"/>
    <w:rsid w:val="00D76A86"/>
    <w:rsid w:val="00D76CBB"/>
    <w:rsid w:val="00D76E35"/>
    <w:rsid w:val="00D77613"/>
    <w:rsid w:val="00D77BE0"/>
    <w:rsid w:val="00D77CDE"/>
    <w:rsid w:val="00D77D02"/>
    <w:rsid w:val="00D77D48"/>
    <w:rsid w:val="00D77F9D"/>
    <w:rsid w:val="00D801A1"/>
    <w:rsid w:val="00D8092D"/>
    <w:rsid w:val="00D80A1A"/>
    <w:rsid w:val="00D80C1E"/>
    <w:rsid w:val="00D80E84"/>
    <w:rsid w:val="00D80F64"/>
    <w:rsid w:val="00D81201"/>
    <w:rsid w:val="00D81A5C"/>
    <w:rsid w:val="00D82202"/>
    <w:rsid w:val="00D82456"/>
    <w:rsid w:val="00D826BF"/>
    <w:rsid w:val="00D827FF"/>
    <w:rsid w:val="00D82ABD"/>
    <w:rsid w:val="00D82F5F"/>
    <w:rsid w:val="00D82FB9"/>
    <w:rsid w:val="00D835BE"/>
    <w:rsid w:val="00D83698"/>
    <w:rsid w:val="00D83AA2"/>
    <w:rsid w:val="00D83BAB"/>
    <w:rsid w:val="00D83CD2"/>
    <w:rsid w:val="00D83F16"/>
    <w:rsid w:val="00D83F1F"/>
    <w:rsid w:val="00D84036"/>
    <w:rsid w:val="00D842E0"/>
    <w:rsid w:val="00D8451C"/>
    <w:rsid w:val="00D855FB"/>
    <w:rsid w:val="00D8574C"/>
    <w:rsid w:val="00D85DC0"/>
    <w:rsid w:val="00D862E5"/>
    <w:rsid w:val="00D8660B"/>
    <w:rsid w:val="00D86705"/>
    <w:rsid w:val="00D86828"/>
    <w:rsid w:val="00D8693D"/>
    <w:rsid w:val="00D869A0"/>
    <w:rsid w:val="00D86BA3"/>
    <w:rsid w:val="00D86CC6"/>
    <w:rsid w:val="00D86CD0"/>
    <w:rsid w:val="00D86EA3"/>
    <w:rsid w:val="00D87035"/>
    <w:rsid w:val="00D871C7"/>
    <w:rsid w:val="00D8786F"/>
    <w:rsid w:val="00D87A3E"/>
    <w:rsid w:val="00D900E7"/>
    <w:rsid w:val="00D908E6"/>
    <w:rsid w:val="00D909D3"/>
    <w:rsid w:val="00D90B71"/>
    <w:rsid w:val="00D90CF9"/>
    <w:rsid w:val="00D91045"/>
    <w:rsid w:val="00D91183"/>
    <w:rsid w:val="00D912A4"/>
    <w:rsid w:val="00D9175E"/>
    <w:rsid w:val="00D91CAC"/>
    <w:rsid w:val="00D92006"/>
    <w:rsid w:val="00D922E4"/>
    <w:rsid w:val="00D92479"/>
    <w:rsid w:val="00D92851"/>
    <w:rsid w:val="00D92990"/>
    <w:rsid w:val="00D92A22"/>
    <w:rsid w:val="00D92AE4"/>
    <w:rsid w:val="00D92CCA"/>
    <w:rsid w:val="00D92DF7"/>
    <w:rsid w:val="00D93134"/>
    <w:rsid w:val="00D93464"/>
    <w:rsid w:val="00D93AE1"/>
    <w:rsid w:val="00D93BD2"/>
    <w:rsid w:val="00D93C2B"/>
    <w:rsid w:val="00D93D1B"/>
    <w:rsid w:val="00D93D4E"/>
    <w:rsid w:val="00D94062"/>
    <w:rsid w:val="00D941DF"/>
    <w:rsid w:val="00D943BD"/>
    <w:rsid w:val="00D94C31"/>
    <w:rsid w:val="00D94E87"/>
    <w:rsid w:val="00D94EA0"/>
    <w:rsid w:val="00D94EA5"/>
    <w:rsid w:val="00D950A0"/>
    <w:rsid w:val="00D950CC"/>
    <w:rsid w:val="00D9515F"/>
    <w:rsid w:val="00D95B64"/>
    <w:rsid w:val="00D963C8"/>
    <w:rsid w:val="00D9661A"/>
    <w:rsid w:val="00D96693"/>
    <w:rsid w:val="00D966F9"/>
    <w:rsid w:val="00D96BA8"/>
    <w:rsid w:val="00D96E41"/>
    <w:rsid w:val="00D96FDF"/>
    <w:rsid w:val="00D97877"/>
    <w:rsid w:val="00D97A3F"/>
    <w:rsid w:val="00D97CE5"/>
    <w:rsid w:val="00D97ED2"/>
    <w:rsid w:val="00DA0045"/>
    <w:rsid w:val="00DA0068"/>
    <w:rsid w:val="00DA0569"/>
    <w:rsid w:val="00DA0776"/>
    <w:rsid w:val="00DA084A"/>
    <w:rsid w:val="00DA0B6A"/>
    <w:rsid w:val="00DA1136"/>
    <w:rsid w:val="00DA18B6"/>
    <w:rsid w:val="00DA19AF"/>
    <w:rsid w:val="00DA1BAA"/>
    <w:rsid w:val="00DA1E72"/>
    <w:rsid w:val="00DA229F"/>
    <w:rsid w:val="00DA2AB2"/>
    <w:rsid w:val="00DA2ABF"/>
    <w:rsid w:val="00DA2C90"/>
    <w:rsid w:val="00DA2D82"/>
    <w:rsid w:val="00DA2ED2"/>
    <w:rsid w:val="00DA331A"/>
    <w:rsid w:val="00DA3375"/>
    <w:rsid w:val="00DA368F"/>
    <w:rsid w:val="00DA3696"/>
    <w:rsid w:val="00DA36FB"/>
    <w:rsid w:val="00DA38D6"/>
    <w:rsid w:val="00DA39F3"/>
    <w:rsid w:val="00DA3A99"/>
    <w:rsid w:val="00DA3B23"/>
    <w:rsid w:val="00DA3E87"/>
    <w:rsid w:val="00DA3ECB"/>
    <w:rsid w:val="00DA40FF"/>
    <w:rsid w:val="00DA413B"/>
    <w:rsid w:val="00DA46E2"/>
    <w:rsid w:val="00DA48E8"/>
    <w:rsid w:val="00DA4A4E"/>
    <w:rsid w:val="00DA4B82"/>
    <w:rsid w:val="00DA51C0"/>
    <w:rsid w:val="00DA55AF"/>
    <w:rsid w:val="00DA57EB"/>
    <w:rsid w:val="00DA587F"/>
    <w:rsid w:val="00DA5AD9"/>
    <w:rsid w:val="00DA5B54"/>
    <w:rsid w:val="00DA5B99"/>
    <w:rsid w:val="00DA5D0C"/>
    <w:rsid w:val="00DA5D5B"/>
    <w:rsid w:val="00DA63EE"/>
    <w:rsid w:val="00DA6406"/>
    <w:rsid w:val="00DA6565"/>
    <w:rsid w:val="00DA6681"/>
    <w:rsid w:val="00DA687B"/>
    <w:rsid w:val="00DA689F"/>
    <w:rsid w:val="00DA6986"/>
    <w:rsid w:val="00DA6CFD"/>
    <w:rsid w:val="00DA6D62"/>
    <w:rsid w:val="00DA7100"/>
    <w:rsid w:val="00DA7407"/>
    <w:rsid w:val="00DA7BD1"/>
    <w:rsid w:val="00DA7F61"/>
    <w:rsid w:val="00DB0521"/>
    <w:rsid w:val="00DB06C9"/>
    <w:rsid w:val="00DB077B"/>
    <w:rsid w:val="00DB0BAB"/>
    <w:rsid w:val="00DB12B8"/>
    <w:rsid w:val="00DB17E3"/>
    <w:rsid w:val="00DB1AAF"/>
    <w:rsid w:val="00DB1B55"/>
    <w:rsid w:val="00DB209C"/>
    <w:rsid w:val="00DB26EE"/>
    <w:rsid w:val="00DB290C"/>
    <w:rsid w:val="00DB2BA3"/>
    <w:rsid w:val="00DB2DAF"/>
    <w:rsid w:val="00DB2F32"/>
    <w:rsid w:val="00DB32B6"/>
    <w:rsid w:val="00DB3706"/>
    <w:rsid w:val="00DB375B"/>
    <w:rsid w:val="00DB3D5A"/>
    <w:rsid w:val="00DB3F8A"/>
    <w:rsid w:val="00DB410C"/>
    <w:rsid w:val="00DB4118"/>
    <w:rsid w:val="00DB423F"/>
    <w:rsid w:val="00DB42B2"/>
    <w:rsid w:val="00DB438A"/>
    <w:rsid w:val="00DB48F9"/>
    <w:rsid w:val="00DB4933"/>
    <w:rsid w:val="00DB49EE"/>
    <w:rsid w:val="00DB4BC3"/>
    <w:rsid w:val="00DB4F41"/>
    <w:rsid w:val="00DB5196"/>
    <w:rsid w:val="00DB51F6"/>
    <w:rsid w:val="00DB5D99"/>
    <w:rsid w:val="00DB5ECB"/>
    <w:rsid w:val="00DB5F4D"/>
    <w:rsid w:val="00DB61BB"/>
    <w:rsid w:val="00DB61DE"/>
    <w:rsid w:val="00DB6516"/>
    <w:rsid w:val="00DB653E"/>
    <w:rsid w:val="00DB690C"/>
    <w:rsid w:val="00DB6A44"/>
    <w:rsid w:val="00DB6DC9"/>
    <w:rsid w:val="00DB6DDE"/>
    <w:rsid w:val="00DB7407"/>
    <w:rsid w:val="00DB758A"/>
    <w:rsid w:val="00DB79CF"/>
    <w:rsid w:val="00DB79DF"/>
    <w:rsid w:val="00DC00E4"/>
    <w:rsid w:val="00DC01E2"/>
    <w:rsid w:val="00DC032F"/>
    <w:rsid w:val="00DC03A0"/>
    <w:rsid w:val="00DC072A"/>
    <w:rsid w:val="00DC0FA7"/>
    <w:rsid w:val="00DC1188"/>
    <w:rsid w:val="00DC1273"/>
    <w:rsid w:val="00DC1B69"/>
    <w:rsid w:val="00DC1C93"/>
    <w:rsid w:val="00DC1EC1"/>
    <w:rsid w:val="00DC1F0F"/>
    <w:rsid w:val="00DC239E"/>
    <w:rsid w:val="00DC23DE"/>
    <w:rsid w:val="00DC2ECC"/>
    <w:rsid w:val="00DC358E"/>
    <w:rsid w:val="00DC39CE"/>
    <w:rsid w:val="00DC40D0"/>
    <w:rsid w:val="00DC4227"/>
    <w:rsid w:val="00DC45E8"/>
    <w:rsid w:val="00DC47EC"/>
    <w:rsid w:val="00DC4F8B"/>
    <w:rsid w:val="00DC51C9"/>
    <w:rsid w:val="00DC525E"/>
    <w:rsid w:val="00DC54BA"/>
    <w:rsid w:val="00DC572D"/>
    <w:rsid w:val="00DC667E"/>
    <w:rsid w:val="00DC69DD"/>
    <w:rsid w:val="00DC6D26"/>
    <w:rsid w:val="00DC6E65"/>
    <w:rsid w:val="00DC70C8"/>
    <w:rsid w:val="00DC7347"/>
    <w:rsid w:val="00DC7B9A"/>
    <w:rsid w:val="00DC7D02"/>
    <w:rsid w:val="00DC7D63"/>
    <w:rsid w:val="00DD053C"/>
    <w:rsid w:val="00DD072D"/>
    <w:rsid w:val="00DD0914"/>
    <w:rsid w:val="00DD0B7F"/>
    <w:rsid w:val="00DD0BB3"/>
    <w:rsid w:val="00DD148A"/>
    <w:rsid w:val="00DD14FA"/>
    <w:rsid w:val="00DD1539"/>
    <w:rsid w:val="00DD179A"/>
    <w:rsid w:val="00DD187F"/>
    <w:rsid w:val="00DD1898"/>
    <w:rsid w:val="00DD1D58"/>
    <w:rsid w:val="00DD1EB6"/>
    <w:rsid w:val="00DD1F59"/>
    <w:rsid w:val="00DD22E2"/>
    <w:rsid w:val="00DD27AE"/>
    <w:rsid w:val="00DD2CDA"/>
    <w:rsid w:val="00DD45EE"/>
    <w:rsid w:val="00DD4641"/>
    <w:rsid w:val="00DD5421"/>
    <w:rsid w:val="00DD571C"/>
    <w:rsid w:val="00DD5859"/>
    <w:rsid w:val="00DD594F"/>
    <w:rsid w:val="00DD595A"/>
    <w:rsid w:val="00DD5AAA"/>
    <w:rsid w:val="00DD5FEB"/>
    <w:rsid w:val="00DD6558"/>
    <w:rsid w:val="00DD68B5"/>
    <w:rsid w:val="00DD7626"/>
    <w:rsid w:val="00DD76D3"/>
    <w:rsid w:val="00DD7C21"/>
    <w:rsid w:val="00DD7D2A"/>
    <w:rsid w:val="00DD7EA0"/>
    <w:rsid w:val="00DD7EA3"/>
    <w:rsid w:val="00DE04FB"/>
    <w:rsid w:val="00DE05CF"/>
    <w:rsid w:val="00DE0650"/>
    <w:rsid w:val="00DE09E6"/>
    <w:rsid w:val="00DE0BCF"/>
    <w:rsid w:val="00DE0BDA"/>
    <w:rsid w:val="00DE0C11"/>
    <w:rsid w:val="00DE11A7"/>
    <w:rsid w:val="00DE1869"/>
    <w:rsid w:val="00DE1B29"/>
    <w:rsid w:val="00DE1D1A"/>
    <w:rsid w:val="00DE220F"/>
    <w:rsid w:val="00DE2573"/>
    <w:rsid w:val="00DE2AF4"/>
    <w:rsid w:val="00DE2F67"/>
    <w:rsid w:val="00DE31CF"/>
    <w:rsid w:val="00DE342D"/>
    <w:rsid w:val="00DE379D"/>
    <w:rsid w:val="00DE382B"/>
    <w:rsid w:val="00DE38C0"/>
    <w:rsid w:val="00DE3BD6"/>
    <w:rsid w:val="00DE3BE5"/>
    <w:rsid w:val="00DE3CAB"/>
    <w:rsid w:val="00DE45D5"/>
    <w:rsid w:val="00DE4F83"/>
    <w:rsid w:val="00DE5226"/>
    <w:rsid w:val="00DE58E0"/>
    <w:rsid w:val="00DE594C"/>
    <w:rsid w:val="00DE5A02"/>
    <w:rsid w:val="00DE5CC3"/>
    <w:rsid w:val="00DE5D9D"/>
    <w:rsid w:val="00DE615F"/>
    <w:rsid w:val="00DE6186"/>
    <w:rsid w:val="00DE622C"/>
    <w:rsid w:val="00DE6645"/>
    <w:rsid w:val="00DE6674"/>
    <w:rsid w:val="00DE68E9"/>
    <w:rsid w:val="00DE6ABF"/>
    <w:rsid w:val="00DE6B5A"/>
    <w:rsid w:val="00DE6CAF"/>
    <w:rsid w:val="00DE6ECA"/>
    <w:rsid w:val="00DE6EE8"/>
    <w:rsid w:val="00DE77EE"/>
    <w:rsid w:val="00DE79CF"/>
    <w:rsid w:val="00DE7B8D"/>
    <w:rsid w:val="00DE7BAF"/>
    <w:rsid w:val="00DE7C7D"/>
    <w:rsid w:val="00DE7F46"/>
    <w:rsid w:val="00DE7FD5"/>
    <w:rsid w:val="00DF046F"/>
    <w:rsid w:val="00DF0586"/>
    <w:rsid w:val="00DF05CA"/>
    <w:rsid w:val="00DF0C1B"/>
    <w:rsid w:val="00DF0DF5"/>
    <w:rsid w:val="00DF0E84"/>
    <w:rsid w:val="00DF0FCB"/>
    <w:rsid w:val="00DF1497"/>
    <w:rsid w:val="00DF1950"/>
    <w:rsid w:val="00DF1B05"/>
    <w:rsid w:val="00DF1E52"/>
    <w:rsid w:val="00DF212A"/>
    <w:rsid w:val="00DF21CB"/>
    <w:rsid w:val="00DF2501"/>
    <w:rsid w:val="00DF2585"/>
    <w:rsid w:val="00DF26E9"/>
    <w:rsid w:val="00DF2B83"/>
    <w:rsid w:val="00DF2D28"/>
    <w:rsid w:val="00DF2DC7"/>
    <w:rsid w:val="00DF2FAA"/>
    <w:rsid w:val="00DF33C4"/>
    <w:rsid w:val="00DF34D7"/>
    <w:rsid w:val="00DF3AA6"/>
    <w:rsid w:val="00DF3D06"/>
    <w:rsid w:val="00DF40A7"/>
    <w:rsid w:val="00DF4534"/>
    <w:rsid w:val="00DF4794"/>
    <w:rsid w:val="00DF4B6C"/>
    <w:rsid w:val="00DF4BB2"/>
    <w:rsid w:val="00DF4C71"/>
    <w:rsid w:val="00DF5ABD"/>
    <w:rsid w:val="00DF5CE6"/>
    <w:rsid w:val="00DF5D04"/>
    <w:rsid w:val="00DF5E25"/>
    <w:rsid w:val="00DF5FDE"/>
    <w:rsid w:val="00DF648A"/>
    <w:rsid w:val="00DF65B6"/>
    <w:rsid w:val="00DF65F9"/>
    <w:rsid w:val="00DF6D77"/>
    <w:rsid w:val="00DF6F25"/>
    <w:rsid w:val="00DF73C6"/>
    <w:rsid w:val="00DF77A2"/>
    <w:rsid w:val="00DF799F"/>
    <w:rsid w:val="00E0090B"/>
    <w:rsid w:val="00E00B7B"/>
    <w:rsid w:val="00E00D93"/>
    <w:rsid w:val="00E00E6F"/>
    <w:rsid w:val="00E00ED9"/>
    <w:rsid w:val="00E00F2E"/>
    <w:rsid w:val="00E010FC"/>
    <w:rsid w:val="00E011A6"/>
    <w:rsid w:val="00E0143C"/>
    <w:rsid w:val="00E016AE"/>
    <w:rsid w:val="00E01DD6"/>
    <w:rsid w:val="00E020E7"/>
    <w:rsid w:val="00E023D4"/>
    <w:rsid w:val="00E02573"/>
    <w:rsid w:val="00E02871"/>
    <w:rsid w:val="00E028AD"/>
    <w:rsid w:val="00E02907"/>
    <w:rsid w:val="00E02FEC"/>
    <w:rsid w:val="00E03007"/>
    <w:rsid w:val="00E033B5"/>
    <w:rsid w:val="00E036FD"/>
    <w:rsid w:val="00E038E1"/>
    <w:rsid w:val="00E038FA"/>
    <w:rsid w:val="00E03A74"/>
    <w:rsid w:val="00E04059"/>
    <w:rsid w:val="00E040F7"/>
    <w:rsid w:val="00E042E4"/>
    <w:rsid w:val="00E0432C"/>
    <w:rsid w:val="00E04613"/>
    <w:rsid w:val="00E04A53"/>
    <w:rsid w:val="00E04B6E"/>
    <w:rsid w:val="00E04DE2"/>
    <w:rsid w:val="00E04E42"/>
    <w:rsid w:val="00E05180"/>
    <w:rsid w:val="00E0523F"/>
    <w:rsid w:val="00E05512"/>
    <w:rsid w:val="00E05CF6"/>
    <w:rsid w:val="00E062C9"/>
    <w:rsid w:val="00E06449"/>
    <w:rsid w:val="00E064E4"/>
    <w:rsid w:val="00E065EA"/>
    <w:rsid w:val="00E066D3"/>
    <w:rsid w:val="00E06E53"/>
    <w:rsid w:val="00E06E8D"/>
    <w:rsid w:val="00E07316"/>
    <w:rsid w:val="00E07333"/>
    <w:rsid w:val="00E074F5"/>
    <w:rsid w:val="00E075D0"/>
    <w:rsid w:val="00E07B21"/>
    <w:rsid w:val="00E07D20"/>
    <w:rsid w:val="00E07E52"/>
    <w:rsid w:val="00E07E70"/>
    <w:rsid w:val="00E07EB4"/>
    <w:rsid w:val="00E10018"/>
    <w:rsid w:val="00E1015B"/>
    <w:rsid w:val="00E10770"/>
    <w:rsid w:val="00E10941"/>
    <w:rsid w:val="00E11072"/>
    <w:rsid w:val="00E113FB"/>
    <w:rsid w:val="00E11400"/>
    <w:rsid w:val="00E1154C"/>
    <w:rsid w:val="00E11A6C"/>
    <w:rsid w:val="00E11C18"/>
    <w:rsid w:val="00E11D02"/>
    <w:rsid w:val="00E12096"/>
    <w:rsid w:val="00E120D8"/>
    <w:rsid w:val="00E12AC6"/>
    <w:rsid w:val="00E12C6E"/>
    <w:rsid w:val="00E12F09"/>
    <w:rsid w:val="00E1310D"/>
    <w:rsid w:val="00E131DA"/>
    <w:rsid w:val="00E134FA"/>
    <w:rsid w:val="00E13698"/>
    <w:rsid w:val="00E1377B"/>
    <w:rsid w:val="00E13A6F"/>
    <w:rsid w:val="00E13D31"/>
    <w:rsid w:val="00E13DC4"/>
    <w:rsid w:val="00E13EB7"/>
    <w:rsid w:val="00E1430E"/>
    <w:rsid w:val="00E14380"/>
    <w:rsid w:val="00E145BB"/>
    <w:rsid w:val="00E14C13"/>
    <w:rsid w:val="00E14ECA"/>
    <w:rsid w:val="00E14F5F"/>
    <w:rsid w:val="00E15745"/>
    <w:rsid w:val="00E15EAD"/>
    <w:rsid w:val="00E15EBD"/>
    <w:rsid w:val="00E15F2C"/>
    <w:rsid w:val="00E15FA5"/>
    <w:rsid w:val="00E1661C"/>
    <w:rsid w:val="00E16671"/>
    <w:rsid w:val="00E169B0"/>
    <w:rsid w:val="00E16C34"/>
    <w:rsid w:val="00E16C4B"/>
    <w:rsid w:val="00E16C5C"/>
    <w:rsid w:val="00E16CFB"/>
    <w:rsid w:val="00E16E5A"/>
    <w:rsid w:val="00E16EA1"/>
    <w:rsid w:val="00E174DD"/>
    <w:rsid w:val="00E175B6"/>
    <w:rsid w:val="00E17695"/>
    <w:rsid w:val="00E17952"/>
    <w:rsid w:val="00E17AF2"/>
    <w:rsid w:val="00E17AF6"/>
    <w:rsid w:val="00E17C35"/>
    <w:rsid w:val="00E17CFB"/>
    <w:rsid w:val="00E20032"/>
    <w:rsid w:val="00E2049B"/>
    <w:rsid w:val="00E206D7"/>
    <w:rsid w:val="00E20A73"/>
    <w:rsid w:val="00E20ADA"/>
    <w:rsid w:val="00E20F27"/>
    <w:rsid w:val="00E2118C"/>
    <w:rsid w:val="00E21295"/>
    <w:rsid w:val="00E2193A"/>
    <w:rsid w:val="00E21A7E"/>
    <w:rsid w:val="00E21F22"/>
    <w:rsid w:val="00E226B5"/>
    <w:rsid w:val="00E2274A"/>
    <w:rsid w:val="00E2281F"/>
    <w:rsid w:val="00E22B08"/>
    <w:rsid w:val="00E2305F"/>
    <w:rsid w:val="00E23682"/>
    <w:rsid w:val="00E2377D"/>
    <w:rsid w:val="00E23A4E"/>
    <w:rsid w:val="00E23C99"/>
    <w:rsid w:val="00E23E22"/>
    <w:rsid w:val="00E244DB"/>
    <w:rsid w:val="00E24B45"/>
    <w:rsid w:val="00E24D67"/>
    <w:rsid w:val="00E252DF"/>
    <w:rsid w:val="00E253B9"/>
    <w:rsid w:val="00E25430"/>
    <w:rsid w:val="00E25B51"/>
    <w:rsid w:val="00E25E8F"/>
    <w:rsid w:val="00E268B3"/>
    <w:rsid w:val="00E26A90"/>
    <w:rsid w:val="00E27226"/>
    <w:rsid w:val="00E272C3"/>
    <w:rsid w:val="00E2731B"/>
    <w:rsid w:val="00E273D4"/>
    <w:rsid w:val="00E277F1"/>
    <w:rsid w:val="00E278E7"/>
    <w:rsid w:val="00E27B45"/>
    <w:rsid w:val="00E27BF8"/>
    <w:rsid w:val="00E27FE9"/>
    <w:rsid w:val="00E3005C"/>
    <w:rsid w:val="00E3006C"/>
    <w:rsid w:val="00E30070"/>
    <w:rsid w:val="00E302C6"/>
    <w:rsid w:val="00E303AE"/>
    <w:rsid w:val="00E30898"/>
    <w:rsid w:val="00E30934"/>
    <w:rsid w:val="00E30A87"/>
    <w:rsid w:val="00E3104F"/>
    <w:rsid w:val="00E31105"/>
    <w:rsid w:val="00E312AC"/>
    <w:rsid w:val="00E3155C"/>
    <w:rsid w:val="00E316FB"/>
    <w:rsid w:val="00E31857"/>
    <w:rsid w:val="00E318FF"/>
    <w:rsid w:val="00E320C5"/>
    <w:rsid w:val="00E32376"/>
    <w:rsid w:val="00E323CF"/>
    <w:rsid w:val="00E32499"/>
    <w:rsid w:val="00E32620"/>
    <w:rsid w:val="00E32846"/>
    <w:rsid w:val="00E32982"/>
    <w:rsid w:val="00E32F3C"/>
    <w:rsid w:val="00E3305E"/>
    <w:rsid w:val="00E331EC"/>
    <w:rsid w:val="00E3320D"/>
    <w:rsid w:val="00E33563"/>
    <w:rsid w:val="00E3356C"/>
    <w:rsid w:val="00E340BD"/>
    <w:rsid w:val="00E341B9"/>
    <w:rsid w:val="00E3441A"/>
    <w:rsid w:val="00E34631"/>
    <w:rsid w:val="00E34B32"/>
    <w:rsid w:val="00E350E5"/>
    <w:rsid w:val="00E351C3"/>
    <w:rsid w:val="00E352A0"/>
    <w:rsid w:val="00E355E0"/>
    <w:rsid w:val="00E35885"/>
    <w:rsid w:val="00E35AD1"/>
    <w:rsid w:val="00E360E0"/>
    <w:rsid w:val="00E36144"/>
    <w:rsid w:val="00E365D6"/>
    <w:rsid w:val="00E3676E"/>
    <w:rsid w:val="00E36C3E"/>
    <w:rsid w:val="00E37A20"/>
    <w:rsid w:val="00E37A6B"/>
    <w:rsid w:val="00E37E0A"/>
    <w:rsid w:val="00E40148"/>
    <w:rsid w:val="00E40764"/>
    <w:rsid w:val="00E408FD"/>
    <w:rsid w:val="00E40B08"/>
    <w:rsid w:val="00E40B40"/>
    <w:rsid w:val="00E41937"/>
    <w:rsid w:val="00E41C45"/>
    <w:rsid w:val="00E41E98"/>
    <w:rsid w:val="00E4214F"/>
    <w:rsid w:val="00E42223"/>
    <w:rsid w:val="00E42580"/>
    <w:rsid w:val="00E42AB0"/>
    <w:rsid w:val="00E42FBA"/>
    <w:rsid w:val="00E43193"/>
    <w:rsid w:val="00E43418"/>
    <w:rsid w:val="00E435BA"/>
    <w:rsid w:val="00E43700"/>
    <w:rsid w:val="00E43724"/>
    <w:rsid w:val="00E43B07"/>
    <w:rsid w:val="00E43B6D"/>
    <w:rsid w:val="00E43EAB"/>
    <w:rsid w:val="00E444B6"/>
    <w:rsid w:val="00E449A3"/>
    <w:rsid w:val="00E44FA4"/>
    <w:rsid w:val="00E45021"/>
    <w:rsid w:val="00E45512"/>
    <w:rsid w:val="00E45957"/>
    <w:rsid w:val="00E45C1D"/>
    <w:rsid w:val="00E45CEF"/>
    <w:rsid w:val="00E45E8C"/>
    <w:rsid w:val="00E45FFF"/>
    <w:rsid w:val="00E46041"/>
    <w:rsid w:val="00E462D8"/>
    <w:rsid w:val="00E46387"/>
    <w:rsid w:val="00E46766"/>
    <w:rsid w:val="00E46B9A"/>
    <w:rsid w:val="00E46BB9"/>
    <w:rsid w:val="00E46DF3"/>
    <w:rsid w:val="00E46EF4"/>
    <w:rsid w:val="00E46FE8"/>
    <w:rsid w:val="00E47A2B"/>
    <w:rsid w:val="00E47EDD"/>
    <w:rsid w:val="00E47FB5"/>
    <w:rsid w:val="00E5012B"/>
    <w:rsid w:val="00E5012D"/>
    <w:rsid w:val="00E50B73"/>
    <w:rsid w:val="00E50DF7"/>
    <w:rsid w:val="00E50E8D"/>
    <w:rsid w:val="00E50E9F"/>
    <w:rsid w:val="00E50FC5"/>
    <w:rsid w:val="00E50FC7"/>
    <w:rsid w:val="00E516F4"/>
    <w:rsid w:val="00E51A11"/>
    <w:rsid w:val="00E51A7E"/>
    <w:rsid w:val="00E51DC0"/>
    <w:rsid w:val="00E52219"/>
    <w:rsid w:val="00E527DE"/>
    <w:rsid w:val="00E52D04"/>
    <w:rsid w:val="00E52EA8"/>
    <w:rsid w:val="00E53317"/>
    <w:rsid w:val="00E5377D"/>
    <w:rsid w:val="00E53ABC"/>
    <w:rsid w:val="00E5444B"/>
    <w:rsid w:val="00E5452E"/>
    <w:rsid w:val="00E5461E"/>
    <w:rsid w:val="00E549A2"/>
    <w:rsid w:val="00E54A98"/>
    <w:rsid w:val="00E54CC9"/>
    <w:rsid w:val="00E5510D"/>
    <w:rsid w:val="00E5531D"/>
    <w:rsid w:val="00E553B4"/>
    <w:rsid w:val="00E5546B"/>
    <w:rsid w:val="00E55525"/>
    <w:rsid w:val="00E555B0"/>
    <w:rsid w:val="00E55A0A"/>
    <w:rsid w:val="00E55B9D"/>
    <w:rsid w:val="00E55C7B"/>
    <w:rsid w:val="00E55EB7"/>
    <w:rsid w:val="00E56F9C"/>
    <w:rsid w:val="00E5704C"/>
    <w:rsid w:val="00E573D1"/>
    <w:rsid w:val="00E57767"/>
    <w:rsid w:val="00E57BE6"/>
    <w:rsid w:val="00E57C19"/>
    <w:rsid w:val="00E57CF4"/>
    <w:rsid w:val="00E57D8F"/>
    <w:rsid w:val="00E6067A"/>
    <w:rsid w:val="00E614DE"/>
    <w:rsid w:val="00E614E3"/>
    <w:rsid w:val="00E6153F"/>
    <w:rsid w:val="00E616D7"/>
    <w:rsid w:val="00E61B95"/>
    <w:rsid w:val="00E61D34"/>
    <w:rsid w:val="00E6215E"/>
    <w:rsid w:val="00E624BB"/>
    <w:rsid w:val="00E62717"/>
    <w:rsid w:val="00E6301B"/>
    <w:rsid w:val="00E63024"/>
    <w:rsid w:val="00E63360"/>
    <w:rsid w:val="00E6366D"/>
    <w:rsid w:val="00E637B5"/>
    <w:rsid w:val="00E63B58"/>
    <w:rsid w:val="00E64C8C"/>
    <w:rsid w:val="00E654C5"/>
    <w:rsid w:val="00E65592"/>
    <w:rsid w:val="00E65814"/>
    <w:rsid w:val="00E65CCD"/>
    <w:rsid w:val="00E65F92"/>
    <w:rsid w:val="00E661DB"/>
    <w:rsid w:val="00E66282"/>
    <w:rsid w:val="00E665DC"/>
    <w:rsid w:val="00E66825"/>
    <w:rsid w:val="00E6690C"/>
    <w:rsid w:val="00E66CAF"/>
    <w:rsid w:val="00E66D5F"/>
    <w:rsid w:val="00E66E74"/>
    <w:rsid w:val="00E67376"/>
    <w:rsid w:val="00E678CD"/>
    <w:rsid w:val="00E67E43"/>
    <w:rsid w:val="00E70126"/>
    <w:rsid w:val="00E7087B"/>
    <w:rsid w:val="00E70899"/>
    <w:rsid w:val="00E709CF"/>
    <w:rsid w:val="00E70B33"/>
    <w:rsid w:val="00E70B51"/>
    <w:rsid w:val="00E70D9F"/>
    <w:rsid w:val="00E7109E"/>
    <w:rsid w:val="00E711DD"/>
    <w:rsid w:val="00E71206"/>
    <w:rsid w:val="00E71350"/>
    <w:rsid w:val="00E71371"/>
    <w:rsid w:val="00E71CED"/>
    <w:rsid w:val="00E71DF0"/>
    <w:rsid w:val="00E723EC"/>
    <w:rsid w:val="00E72B5D"/>
    <w:rsid w:val="00E72D37"/>
    <w:rsid w:val="00E72E57"/>
    <w:rsid w:val="00E73043"/>
    <w:rsid w:val="00E73142"/>
    <w:rsid w:val="00E73577"/>
    <w:rsid w:val="00E736D2"/>
    <w:rsid w:val="00E7370E"/>
    <w:rsid w:val="00E73855"/>
    <w:rsid w:val="00E73CD4"/>
    <w:rsid w:val="00E73E5C"/>
    <w:rsid w:val="00E742A5"/>
    <w:rsid w:val="00E74485"/>
    <w:rsid w:val="00E748B8"/>
    <w:rsid w:val="00E74A61"/>
    <w:rsid w:val="00E75406"/>
    <w:rsid w:val="00E75611"/>
    <w:rsid w:val="00E75C63"/>
    <w:rsid w:val="00E75D0B"/>
    <w:rsid w:val="00E75D77"/>
    <w:rsid w:val="00E75E2A"/>
    <w:rsid w:val="00E75E2C"/>
    <w:rsid w:val="00E75FC6"/>
    <w:rsid w:val="00E762D1"/>
    <w:rsid w:val="00E7640E"/>
    <w:rsid w:val="00E76732"/>
    <w:rsid w:val="00E7679F"/>
    <w:rsid w:val="00E76B40"/>
    <w:rsid w:val="00E771C5"/>
    <w:rsid w:val="00E77B10"/>
    <w:rsid w:val="00E77ECF"/>
    <w:rsid w:val="00E80150"/>
    <w:rsid w:val="00E80181"/>
    <w:rsid w:val="00E80196"/>
    <w:rsid w:val="00E801FE"/>
    <w:rsid w:val="00E80802"/>
    <w:rsid w:val="00E80B15"/>
    <w:rsid w:val="00E80C7E"/>
    <w:rsid w:val="00E80F84"/>
    <w:rsid w:val="00E80FDB"/>
    <w:rsid w:val="00E81A06"/>
    <w:rsid w:val="00E81A86"/>
    <w:rsid w:val="00E81AF7"/>
    <w:rsid w:val="00E81CC0"/>
    <w:rsid w:val="00E81F0C"/>
    <w:rsid w:val="00E826B1"/>
    <w:rsid w:val="00E82C37"/>
    <w:rsid w:val="00E82E5F"/>
    <w:rsid w:val="00E830C9"/>
    <w:rsid w:val="00E83301"/>
    <w:rsid w:val="00E836BC"/>
    <w:rsid w:val="00E83868"/>
    <w:rsid w:val="00E838CF"/>
    <w:rsid w:val="00E8394E"/>
    <w:rsid w:val="00E84202"/>
    <w:rsid w:val="00E84243"/>
    <w:rsid w:val="00E84591"/>
    <w:rsid w:val="00E84677"/>
    <w:rsid w:val="00E847EF"/>
    <w:rsid w:val="00E84A02"/>
    <w:rsid w:val="00E84ED2"/>
    <w:rsid w:val="00E84F0F"/>
    <w:rsid w:val="00E8553A"/>
    <w:rsid w:val="00E857AC"/>
    <w:rsid w:val="00E85E34"/>
    <w:rsid w:val="00E86164"/>
    <w:rsid w:val="00E861D4"/>
    <w:rsid w:val="00E8657A"/>
    <w:rsid w:val="00E86654"/>
    <w:rsid w:val="00E8670B"/>
    <w:rsid w:val="00E8673E"/>
    <w:rsid w:val="00E869A0"/>
    <w:rsid w:val="00E86A86"/>
    <w:rsid w:val="00E86B36"/>
    <w:rsid w:val="00E86D57"/>
    <w:rsid w:val="00E86F74"/>
    <w:rsid w:val="00E86F90"/>
    <w:rsid w:val="00E871C8"/>
    <w:rsid w:val="00E874D5"/>
    <w:rsid w:val="00E87562"/>
    <w:rsid w:val="00E876CF"/>
    <w:rsid w:val="00E8770D"/>
    <w:rsid w:val="00E87855"/>
    <w:rsid w:val="00E87A30"/>
    <w:rsid w:val="00E9073E"/>
    <w:rsid w:val="00E908C6"/>
    <w:rsid w:val="00E90B2B"/>
    <w:rsid w:val="00E90F46"/>
    <w:rsid w:val="00E91041"/>
    <w:rsid w:val="00E91157"/>
    <w:rsid w:val="00E9162C"/>
    <w:rsid w:val="00E9167B"/>
    <w:rsid w:val="00E919BF"/>
    <w:rsid w:val="00E919E6"/>
    <w:rsid w:val="00E91F2F"/>
    <w:rsid w:val="00E92071"/>
    <w:rsid w:val="00E92184"/>
    <w:rsid w:val="00E92430"/>
    <w:rsid w:val="00E925C4"/>
    <w:rsid w:val="00E9262B"/>
    <w:rsid w:val="00E9264D"/>
    <w:rsid w:val="00E92872"/>
    <w:rsid w:val="00E92B01"/>
    <w:rsid w:val="00E92BDB"/>
    <w:rsid w:val="00E936F7"/>
    <w:rsid w:val="00E93778"/>
    <w:rsid w:val="00E93A54"/>
    <w:rsid w:val="00E93AC0"/>
    <w:rsid w:val="00E93DFA"/>
    <w:rsid w:val="00E93DFC"/>
    <w:rsid w:val="00E93F92"/>
    <w:rsid w:val="00E940CC"/>
    <w:rsid w:val="00E942D7"/>
    <w:rsid w:val="00E94399"/>
    <w:rsid w:val="00E9447B"/>
    <w:rsid w:val="00E944E1"/>
    <w:rsid w:val="00E94637"/>
    <w:rsid w:val="00E94779"/>
    <w:rsid w:val="00E948D6"/>
    <w:rsid w:val="00E94963"/>
    <w:rsid w:val="00E955C3"/>
    <w:rsid w:val="00E9564F"/>
    <w:rsid w:val="00E95696"/>
    <w:rsid w:val="00E95824"/>
    <w:rsid w:val="00E95FF2"/>
    <w:rsid w:val="00E96466"/>
    <w:rsid w:val="00E964D5"/>
    <w:rsid w:val="00E966DB"/>
    <w:rsid w:val="00E968C3"/>
    <w:rsid w:val="00E96C7E"/>
    <w:rsid w:val="00E97829"/>
    <w:rsid w:val="00E97833"/>
    <w:rsid w:val="00E978A5"/>
    <w:rsid w:val="00E97CE1"/>
    <w:rsid w:val="00E97E9F"/>
    <w:rsid w:val="00EA00B9"/>
    <w:rsid w:val="00EA0134"/>
    <w:rsid w:val="00EA0210"/>
    <w:rsid w:val="00EA043E"/>
    <w:rsid w:val="00EA0708"/>
    <w:rsid w:val="00EA09DF"/>
    <w:rsid w:val="00EA0EA1"/>
    <w:rsid w:val="00EA0F62"/>
    <w:rsid w:val="00EA12DE"/>
    <w:rsid w:val="00EA139B"/>
    <w:rsid w:val="00EA175A"/>
    <w:rsid w:val="00EA1A14"/>
    <w:rsid w:val="00EA1EBA"/>
    <w:rsid w:val="00EA20CE"/>
    <w:rsid w:val="00EA21CB"/>
    <w:rsid w:val="00EA2526"/>
    <w:rsid w:val="00EA2969"/>
    <w:rsid w:val="00EA2B5A"/>
    <w:rsid w:val="00EA2BCD"/>
    <w:rsid w:val="00EA2C27"/>
    <w:rsid w:val="00EA2CE7"/>
    <w:rsid w:val="00EA302F"/>
    <w:rsid w:val="00EA3500"/>
    <w:rsid w:val="00EA3574"/>
    <w:rsid w:val="00EA3713"/>
    <w:rsid w:val="00EA3783"/>
    <w:rsid w:val="00EA382D"/>
    <w:rsid w:val="00EA3A36"/>
    <w:rsid w:val="00EA3B0F"/>
    <w:rsid w:val="00EA3C67"/>
    <w:rsid w:val="00EA3E5F"/>
    <w:rsid w:val="00EA3F21"/>
    <w:rsid w:val="00EA4112"/>
    <w:rsid w:val="00EA462F"/>
    <w:rsid w:val="00EA4890"/>
    <w:rsid w:val="00EA4D76"/>
    <w:rsid w:val="00EA5A4B"/>
    <w:rsid w:val="00EA5B2C"/>
    <w:rsid w:val="00EA609F"/>
    <w:rsid w:val="00EA60EF"/>
    <w:rsid w:val="00EA62FC"/>
    <w:rsid w:val="00EA63CA"/>
    <w:rsid w:val="00EA6488"/>
    <w:rsid w:val="00EA6711"/>
    <w:rsid w:val="00EA68F2"/>
    <w:rsid w:val="00EA6A98"/>
    <w:rsid w:val="00EA6FEE"/>
    <w:rsid w:val="00EA73E8"/>
    <w:rsid w:val="00EA74B5"/>
    <w:rsid w:val="00EA7728"/>
    <w:rsid w:val="00EA7CA5"/>
    <w:rsid w:val="00EB0449"/>
    <w:rsid w:val="00EB05C8"/>
    <w:rsid w:val="00EB0BE6"/>
    <w:rsid w:val="00EB0FD1"/>
    <w:rsid w:val="00EB1494"/>
    <w:rsid w:val="00EB151D"/>
    <w:rsid w:val="00EB1858"/>
    <w:rsid w:val="00EB1BB4"/>
    <w:rsid w:val="00EB1E0D"/>
    <w:rsid w:val="00EB1EFF"/>
    <w:rsid w:val="00EB21FE"/>
    <w:rsid w:val="00EB2930"/>
    <w:rsid w:val="00EB2B03"/>
    <w:rsid w:val="00EB2DD5"/>
    <w:rsid w:val="00EB37EC"/>
    <w:rsid w:val="00EB3E65"/>
    <w:rsid w:val="00EB3FFB"/>
    <w:rsid w:val="00EB4159"/>
    <w:rsid w:val="00EB44BF"/>
    <w:rsid w:val="00EB4827"/>
    <w:rsid w:val="00EB482E"/>
    <w:rsid w:val="00EB4C6D"/>
    <w:rsid w:val="00EB5562"/>
    <w:rsid w:val="00EB5A21"/>
    <w:rsid w:val="00EB5A2C"/>
    <w:rsid w:val="00EB5D1C"/>
    <w:rsid w:val="00EB5F4B"/>
    <w:rsid w:val="00EB6055"/>
    <w:rsid w:val="00EB60D9"/>
    <w:rsid w:val="00EB619B"/>
    <w:rsid w:val="00EB6531"/>
    <w:rsid w:val="00EB65F1"/>
    <w:rsid w:val="00EB667E"/>
    <w:rsid w:val="00EB6F8D"/>
    <w:rsid w:val="00EB70A0"/>
    <w:rsid w:val="00EB71AD"/>
    <w:rsid w:val="00EB7832"/>
    <w:rsid w:val="00EB7C27"/>
    <w:rsid w:val="00EC0317"/>
    <w:rsid w:val="00EC0775"/>
    <w:rsid w:val="00EC09D8"/>
    <w:rsid w:val="00EC0A78"/>
    <w:rsid w:val="00EC0D38"/>
    <w:rsid w:val="00EC0DBE"/>
    <w:rsid w:val="00EC0F38"/>
    <w:rsid w:val="00EC1480"/>
    <w:rsid w:val="00EC157D"/>
    <w:rsid w:val="00EC1932"/>
    <w:rsid w:val="00EC1D6E"/>
    <w:rsid w:val="00EC20CA"/>
    <w:rsid w:val="00EC20D0"/>
    <w:rsid w:val="00EC2697"/>
    <w:rsid w:val="00EC2835"/>
    <w:rsid w:val="00EC2D94"/>
    <w:rsid w:val="00EC315F"/>
    <w:rsid w:val="00EC3281"/>
    <w:rsid w:val="00EC3313"/>
    <w:rsid w:val="00EC35CF"/>
    <w:rsid w:val="00EC3930"/>
    <w:rsid w:val="00EC3953"/>
    <w:rsid w:val="00EC39D3"/>
    <w:rsid w:val="00EC3A7F"/>
    <w:rsid w:val="00EC3B13"/>
    <w:rsid w:val="00EC3B8B"/>
    <w:rsid w:val="00EC40C7"/>
    <w:rsid w:val="00EC473A"/>
    <w:rsid w:val="00EC4984"/>
    <w:rsid w:val="00EC4B06"/>
    <w:rsid w:val="00EC51C5"/>
    <w:rsid w:val="00EC52E7"/>
    <w:rsid w:val="00EC5806"/>
    <w:rsid w:val="00EC5906"/>
    <w:rsid w:val="00EC5AC1"/>
    <w:rsid w:val="00EC5B16"/>
    <w:rsid w:val="00EC5BD8"/>
    <w:rsid w:val="00EC6924"/>
    <w:rsid w:val="00EC6A53"/>
    <w:rsid w:val="00EC6AFD"/>
    <w:rsid w:val="00EC6BB1"/>
    <w:rsid w:val="00EC6C16"/>
    <w:rsid w:val="00EC6E67"/>
    <w:rsid w:val="00EC6FDB"/>
    <w:rsid w:val="00EC7034"/>
    <w:rsid w:val="00EC7122"/>
    <w:rsid w:val="00EC7249"/>
    <w:rsid w:val="00EC72B0"/>
    <w:rsid w:val="00EC75FA"/>
    <w:rsid w:val="00EC7B05"/>
    <w:rsid w:val="00EC7CF6"/>
    <w:rsid w:val="00EC7E9E"/>
    <w:rsid w:val="00EC7F95"/>
    <w:rsid w:val="00ED02F0"/>
    <w:rsid w:val="00ED0503"/>
    <w:rsid w:val="00ED0679"/>
    <w:rsid w:val="00ED06A2"/>
    <w:rsid w:val="00ED0BE9"/>
    <w:rsid w:val="00ED105C"/>
    <w:rsid w:val="00ED11BB"/>
    <w:rsid w:val="00ED183A"/>
    <w:rsid w:val="00ED1BBF"/>
    <w:rsid w:val="00ED1BEE"/>
    <w:rsid w:val="00ED2473"/>
    <w:rsid w:val="00ED24BF"/>
    <w:rsid w:val="00ED26AA"/>
    <w:rsid w:val="00ED27E5"/>
    <w:rsid w:val="00ED2D56"/>
    <w:rsid w:val="00ED34E0"/>
    <w:rsid w:val="00ED3A6E"/>
    <w:rsid w:val="00ED3DD3"/>
    <w:rsid w:val="00ED4148"/>
    <w:rsid w:val="00ED45F8"/>
    <w:rsid w:val="00ED49B4"/>
    <w:rsid w:val="00ED4A57"/>
    <w:rsid w:val="00ED4B23"/>
    <w:rsid w:val="00ED53A1"/>
    <w:rsid w:val="00ED59F6"/>
    <w:rsid w:val="00ED5BE4"/>
    <w:rsid w:val="00ED5C58"/>
    <w:rsid w:val="00ED5F51"/>
    <w:rsid w:val="00ED6079"/>
    <w:rsid w:val="00ED6550"/>
    <w:rsid w:val="00ED6895"/>
    <w:rsid w:val="00ED6CD4"/>
    <w:rsid w:val="00ED6DEF"/>
    <w:rsid w:val="00ED6FEE"/>
    <w:rsid w:val="00ED7399"/>
    <w:rsid w:val="00ED75FF"/>
    <w:rsid w:val="00ED776A"/>
    <w:rsid w:val="00ED783F"/>
    <w:rsid w:val="00ED7B28"/>
    <w:rsid w:val="00ED7FE9"/>
    <w:rsid w:val="00EE0695"/>
    <w:rsid w:val="00EE098B"/>
    <w:rsid w:val="00EE09FF"/>
    <w:rsid w:val="00EE1011"/>
    <w:rsid w:val="00EE1C2F"/>
    <w:rsid w:val="00EE23EF"/>
    <w:rsid w:val="00EE250B"/>
    <w:rsid w:val="00EE25B3"/>
    <w:rsid w:val="00EE2A0C"/>
    <w:rsid w:val="00EE3CE2"/>
    <w:rsid w:val="00EE3FFE"/>
    <w:rsid w:val="00EE41CD"/>
    <w:rsid w:val="00EE4613"/>
    <w:rsid w:val="00EE4AD5"/>
    <w:rsid w:val="00EE54BA"/>
    <w:rsid w:val="00EE5972"/>
    <w:rsid w:val="00EE5C29"/>
    <w:rsid w:val="00EE5C54"/>
    <w:rsid w:val="00EE5C5B"/>
    <w:rsid w:val="00EE6100"/>
    <w:rsid w:val="00EE61E2"/>
    <w:rsid w:val="00EE6784"/>
    <w:rsid w:val="00EE6812"/>
    <w:rsid w:val="00EE7915"/>
    <w:rsid w:val="00EE7FF1"/>
    <w:rsid w:val="00EF06D4"/>
    <w:rsid w:val="00EF08D3"/>
    <w:rsid w:val="00EF0C33"/>
    <w:rsid w:val="00EF13F5"/>
    <w:rsid w:val="00EF1859"/>
    <w:rsid w:val="00EF1E30"/>
    <w:rsid w:val="00EF21D0"/>
    <w:rsid w:val="00EF23E3"/>
    <w:rsid w:val="00EF26DB"/>
    <w:rsid w:val="00EF2864"/>
    <w:rsid w:val="00EF28FB"/>
    <w:rsid w:val="00EF32EF"/>
    <w:rsid w:val="00EF3438"/>
    <w:rsid w:val="00EF3C09"/>
    <w:rsid w:val="00EF3CE4"/>
    <w:rsid w:val="00EF4125"/>
    <w:rsid w:val="00EF436B"/>
    <w:rsid w:val="00EF495D"/>
    <w:rsid w:val="00EF4D42"/>
    <w:rsid w:val="00EF50FD"/>
    <w:rsid w:val="00EF57CA"/>
    <w:rsid w:val="00EF5DB8"/>
    <w:rsid w:val="00EF61D3"/>
    <w:rsid w:val="00EF672F"/>
    <w:rsid w:val="00EF712E"/>
    <w:rsid w:val="00EF767A"/>
    <w:rsid w:val="00EF7724"/>
    <w:rsid w:val="00EF794E"/>
    <w:rsid w:val="00EF7CDB"/>
    <w:rsid w:val="00EF7EB9"/>
    <w:rsid w:val="00F0002F"/>
    <w:rsid w:val="00F0003F"/>
    <w:rsid w:val="00F000FA"/>
    <w:rsid w:val="00F0014E"/>
    <w:rsid w:val="00F00C1F"/>
    <w:rsid w:val="00F01394"/>
    <w:rsid w:val="00F016D4"/>
    <w:rsid w:val="00F016DF"/>
    <w:rsid w:val="00F01A2E"/>
    <w:rsid w:val="00F02EAF"/>
    <w:rsid w:val="00F031C4"/>
    <w:rsid w:val="00F036EE"/>
    <w:rsid w:val="00F04056"/>
    <w:rsid w:val="00F040DD"/>
    <w:rsid w:val="00F04456"/>
    <w:rsid w:val="00F04693"/>
    <w:rsid w:val="00F0476C"/>
    <w:rsid w:val="00F048AF"/>
    <w:rsid w:val="00F04941"/>
    <w:rsid w:val="00F04B7C"/>
    <w:rsid w:val="00F04C3E"/>
    <w:rsid w:val="00F05035"/>
    <w:rsid w:val="00F05265"/>
    <w:rsid w:val="00F05C1E"/>
    <w:rsid w:val="00F05C2C"/>
    <w:rsid w:val="00F05E19"/>
    <w:rsid w:val="00F05E25"/>
    <w:rsid w:val="00F05F53"/>
    <w:rsid w:val="00F060AD"/>
    <w:rsid w:val="00F06212"/>
    <w:rsid w:val="00F06AFB"/>
    <w:rsid w:val="00F07514"/>
    <w:rsid w:val="00F0760F"/>
    <w:rsid w:val="00F07682"/>
    <w:rsid w:val="00F07F2C"/>
    <w:rsid w:val="00F10267"/>
    <w:rsid w:val="00F103A8"/>
    <w:rsid w:val="00F104BB"/>
    <w:rsid w:val="00F109EB"/>
    <w:rsid w:val="00F10D54"/>
    <w:rsid w:val="00F110DA"/>
    <w:rsid w:val="00F11112"/>
    <w:rsid w:val="00F112F5"/>
    <w:rsid w:val="00F11964"/>
    <w:rsid w:val="00F11B04"/>
    <w:rsid w:val="00F11BF2"/>
    <w:rsid w:val="00F11CED"/>
    <w:rsid w:val="00F11E51"/>
    <w:rsid w:val="00F12231"/>
    <w:rsid w:val="00F12253"/>
    <w:rsid w:val="00F12AF4"/>
    <w:rsid w:val="00F131B4"/>
    <w:rsid w:val="00F13430"/>
    <w:rsid w:val="00F134A1"/>
    <w:rsid w:val="00F13881"/>
    <w:rsid w:val="00F13967"/>
    <w:rsid w:val="00F13EEA"/>
    <w:rsid w:val="00F1434D"/>
    <w:rsid w:val="00F147F8"/>
    <w:rsid w:val="00F156B9"/>
    <w:rsid w:val="00F15705"/>
    <w:rsid w:val="00F1599B"/>
    <w:rsid w:val="00F15D38"/>
    <w:rsid w:val="00F16201"/>
    <w:rsid w:val="00F16686"/>
    <w:rsid w:val="00F16A99"/>
    <w:rsid w:val="00F16E5E"/>
    <w:rsid w:val="00F1707D"/>
    <w:rsid w:val="00F17BF0"/>
    <w:rsid w:val="00F2026D"/>
    <w:rsid w:val="00F20AF2"/>
    <w:rsid w:val="00F20D45"/>
    <w:rsid w:val="00F20D5C"/>
    <w:rsid w:val="00F20F52"/>
    <w:rsid w:val="00F212FB"/>
    <w:rsid w:val="00F213B7"/>
    <w:rsid w:val="00F21412"/>
    <w:rsid w:val="00F21816"/>
    <w:rsid w:val="00F21B39"/>
    <w:rsid w:val="00F21B89"/>
    <w:rsid w:val="00F21C98"/>
    <w:rsid w:val="00F21D23"/>
    <w:rsid w:val="00F21FB3"/>
    <w:rsid w:val="00F22344"/>
    <w:rsid w:val="00F224B0"/>
    <w:rsid w:val="00F2270F"/>
    <w:rsid w:val="00F22B3C"/>
    <w:rsid w:val="00F22C11"/>
    <w:rsid w:val="00F22EA0"/>
    <w:rsid w:val="00F2325C"/>
    <w:rsid w:val="00F234E3"/>
    <w:rsid w:val="00F23589"/>
    <w:rsid w:val="00F23768"/>
    <w:rsid w:val="00F238EE"/>
    <w:rsid w:val="00F23995"/>
    <w:rsid w:val="00F243DB"/>
    <w:rsid w:val="00F24403"/>
    <w:rsid w:val="00F24811"/>
    <w:rsid w:val="00F24A2F"/>
    <w:rsid w:val="00F24AEA"/>
    <w:rsid w:val="00F24C56"/>
    <w:rsid w:val="00F24F58"/>
    <w:rsid w:val="00F24F92"/>
    <w:rsid w:val="00F24FC0"/>
    <w:rsid w:val="00F25173"/>
    <w:rsid w:val="00F251F1"/>
    <w:rsid w:val="00F257B8"/>
    <w:rsid w:val="00F2582E"/>
    <w:rsid w:val="00F25B88"/>
    <w:rsid w:val="00F25DF6"/>
    <w:rsid w:val="00F2625F"/>
    <w:rsid w:val="00F262E8"/>
    <w:rsid w:val="00F2641A"/>
    <w:rsid w:val="00F265D6"/>
    <w:rsid w:val="00F26739"/>
    <w:rsid w:val="00F26783"/>
    <w:rsid w:val="00F26B9C"/>
    <w:rsid w:val="00F26BF8"/>
    <w:rsid w:val="00F26E4A"/>
    <w:rsid w:val="00F27018"/>
    <w:rsid w:val="00F272E9"/>
    <w:rsid w:val="00F273D3"/>
    <w:rsid w:val="00F27644"/>
    <w:rsid w:val="00F27C35"/>
    <w:rsid w:val="00F27C37"/>
    <w:rsid w:val="00F27C48"/>
    <w:rsid w:val="00F3013C"/>
    <w:rsid w:val="00F3027E"/>
    <w:rsid w:val="00F303F9"/>
    <w:rsid w:val="00F30540"/>
    <w:rsid w:val="00F305BB"/>
    <w:rsid w:val="00F306E3"/>
    <w:rsid w:val="00F30D17"/>
    <w:rsid w:val="00F31F0C"/>
    <w:rsid w:val="00F326C3"/>
    <w:rsid w:val="00F326E0"/>
    <w:rsid w:val="00F32C0B"/>
    <w:rsid w:val="00F32CA6"/>
    <w:rsid w:val="00F32CB0"/>
    <w:rsid w:val="00F32EE2"/>
    <w:rsid w:val="00F32F77"/>
    <w:rsid w:val="00F33117"/>
    <w:rsid w:val="00F33386"/>
    <w:rsid w:val="00F33847"/>
    <w:rsid w:val="00F3397C"/>
    <w:rsid w:val="00F33F59"/>
    <w:rsid w:val="00F34305"/>
    <w:rsid w:val="00F34649"/>
    <w:rsid w:val="00F3465E"/>
    <w:rsid w:val="00F34869"/>
    <w:rsid w:val="00F34893"/>
    <w:rsid w:val="00F349BF"/>
    <w:rsid w:val="00F34BE9"/>
    <w:rsid w:val="00F34BF2"/>
    <w:rsid w:val="00F34C59"/>
    <w:rsid w:val="00F34EA2"/>
    <w:rsid w:val="00F3511A"/>
    <w:rsid w:val="00F354FA"/>
    <w:rsid w:val="00F35599"/>
    <w:rsid w:val="00F35A28"/>
    <w:rsid w:val="00F35F45"/>
    <w:rsid w:val="00F36235"/>
    <w:rsid w:val="00F36353"/>
    <w:rsid w:val="00F363DB"/>
    <w:rsid w:val="00F36592"/>
    <w:rsid w:val="00F36653"/>
    <w:rsid w:val="00F36A7E"/>
    <w:rsid w:val="00F36E5F"/>
    <w:rsid w:val="00F36FEA"/>
    <w:rsid w:val="00F374E9"/>
    <w:rsid w:val="00F37609"/>
    <w:rsid w:val="00F37709"/>
    <w:rsid w:val="00F37948"/>
    <w:rsid w:val="00F37D1E"/>
    <w:rsid w:val="00F4006B"/>
    <w:rsid w:val="00F40441"/>
    <w:rsid w:val="00F4057D"/>
    <w:rsid w:val="00F407BA"/>
    <w:rsid w:val="00F40D66"/>
    <w:rsid w:val="00F411AE"/>
    <w:rsid w:val="00F412BB"/>
    <w:rsid w:val="00F419C7"/>
    <w:rsid w:val="00F423BB"/>
    <w:rsid w:val="00F42491"/>
    <w:rsid w:val="00F429FC"/>
    <w:rsid w:val="00F42CA9"/>
    <w:rsid w:val="00F42E3E"/>
    <w:rsid w:val="00F43092"/>
    <w:rsid w:val="00F43760"/>
    <w:rsid w:val="00F43B60"/>
    <w:rsid w:val="00F43D8C"/>
    <w:rsid w:val="00F443AF"/>
    <w:rsid w:val="00F445D6"/>
    <w:rsid w:val="00F44B4E"/>
    <w:rsid w:val="00F44C77"/>
    <w:rsid w:val="00F44D0E"/>
    <w:rsid w:val="00F44DD6"/>
    <w:rsid w:val="00F44F41"/>
    <w:rsid w:val="00F4502A"/>
    <w:rsid w:val="00F4516C"/>
    <w:rsid w:val="00F45255"/>
    <w:rsid w:val="00F453EE"/>
    <w:rsid w:val="00F4549D"/>
    <w:rsid w:val="00F45790"/>
    <w:rsid w:val="00F45E62"/>
    <w:rsid w:val="00F46111"/>
    <w:rsid w:val="00F46198"/>
    <w:rsid w:val="00F46649"/>
    <w:rsid w:val="00F46A15"/>
    <w:rsid w:val="00F46E96"/>
    <w:rsid w:val="00F472F0"/>
    <w:rsid w:val="00F47400"/>
    <w:rsid w:val="00F47575"/>
    <w:rsid w:val="00F479D9"/>
    <w:rsid w:val="00F479E2"/>
    <w:rsid w:val="00F5046F"/>
    <w:rsid w:val="00F504A7"/>
    <w:rsid w:val="00F507E1"/>
    <w:rsid w:val="00F50AC7"/>
    <w:rsid w:val="00F50EDF"/>
    <w:rsid w:val="00F5144D"/>
    <w:rsid w:val="00F5209E"/>
    <w:rsid w:val="00F52805"/>
    <w:rsid w:val="00F5296E"/>
    <w:rsid w:val="00F52985"/>
    <w:rsid w:val="00F52C04"/>
    <w:rsid w:val="00F52D47"/>
    <w:rsid w:val="00F53049"/>
    <w:rsid w:val="00F53070"/>
    <w:rsid w:val="00F53443"/>
    <w:rsid w:val="00F538D4"/>
    <w:rsid w:val="00F53A44"/>
    <w:rsid w:val="00F53CD8"/>
    <w:rsid w:val="00F5473B"/>
    <w:rsid w:val="00F54871"/>
    <w:rsid w:val="00F54A2C"/>
    <w:rsid w:val="00F54C1F"/>
    <w:rsid w:val="00F54DE2"/>
    <w:rsid w:val="00F54EE5"/>
    <w:rsid w:val="00F55364"/>
    <w:rsid w:val="00F5599B"/>
    <w:rsid w:val="00F56079"/>
    <w:rsid w:val="00F5631F"/>
    <w:rsid w:val="00F5669A"/>
    <w:rsid w:val="00F56953"/>
    <w:rsid w:val="00F56A47"/>
    <w:rsid w:val="00F56B09"/>
    <w:rsid w:val="00F56DCD"/>
    <w:rsid w:val="00F5701C"/>
    <w:rsid w:val="00F57202"/>
    <w:rsid w:val="00F57383"/>
    <w:rsid w:val="00F576AE"/>
    <w:rsid w:val="00F57771"/>
    <w:rsid w:val="00F577E8"/>
    <w:rsid w:val="00F57F75"/>
    <w:rsid w:val="00F6090A"/>
    <w:rsid w:val="00F60AF0"/>
    <w:rsid w:val="00F60BBD"/>
    <w:rsid w:val="00F60C0C"/>
    <w:rsid w:val="00F60E2D"/>
    <w:rsid w:val="00F60E3D"/>
    <w:rsid w:val="00F60E68"/>
    <w:rsid w:val="00F60F10"/>
    <w:rsid w:val="00F6103A"/>
    <w:rsid w:val="00F6122E"/>
    <w:rsid w:val="00F6138A"/>
    <w:rsid w:val="00F6151A"/>
    <w:rsid w:val="00F61763"/>
    <w:rsid w:val="00F61AA3"/>
    <w:rsid w:val="00F61B21"/>
    <w:rsid w:val="00F61DE9"/>
    <w:rsid w:val="00F61E63"/>
    <w:rsid w:val="00F62260"/>
    <w:rsid w:val="00F623D5"/>
    <w:rsid w:val="00F62836"/>
    <w:rsid w:val="00F62A00"/>
    <w:rsid w:val="00F62B7A"/>
    <w:rsid w:val="00F62C61"/>
    <w:rsid w:val="00F62E47"/>
    <w:rsid w:val="00F62F3B"/>
    <w:rsid w:val="00F62FC8"/>
    <w:rsid w:val="00F63271"/>
    <w:rsid w:val="00F635B5"/>
    <w:rsid w:val="00F6385C"/>
    <w:rsid w:val="00F639F4"/>
    <w:rsid w:val="00F63A98"/>
    <w:rsid w:val="00F6441B"/>
    <w:rsid w:val="00F64A08"/>
    <w:rsid w:val="00F64B47"/>
    <w:rsid w:val="00F64C83"/>
    <w:rsid w:val="00F653AF"/>
    <w:rsid w:val="00F65582"/>
    <w:rsid w:val="00F6594E"/>
    <w:rsid w:val="00F65A13"/>
    <w:rsid w:val="00F65C22"/>
    <w:rsid w:val="00F6641C"/>
    <w:rsid w:val="00F6675D"/>
    <w:rsid w:val="00F668B5"/>
    <w:rsid w:val="00F66980"/>
    <w:rsid w:val="00F66ED7"/>
    <w:rsid w:val="00F67045"/>
    <w:rsid w:val="00F6705B"/>
    <w:rsid w:val="00F670B1"/>
    <w:rsid w:val="00F6733D"/>
    <w:rsid w:val="00F673D8"/>
    <w:rsid w:val="00F67623"/>
    <w:rsid w:val="00F67987"/>
    <w:rsid w:val="00F679CC"/>
    <w:rsid w:val="00F67C26"/>
    <w:rsid w:val="00F67CE6"/>
    <w:rsid w:val="00F67F17"/>
    <w:rsid w:val="00F701E1"/>
    <w:rsid w:val="00F707C5"/>
    <w:rsid w:val="00F70AF6"/>
    <w:rsid w:val="00F70F70"/>
    <w:rsid w:val="00F71159"/>
    <w:rsid w:val="00F71200"/>
    <w:rsid w:val="00F7124E"/>
    <w:rsid w:val="00F71377"/>
    <w:rsid w:val="00F715D0"/>
    <w:rsid w:val="00F715D4"/>
    <w:rsid w:val="00F71663"/>
    <w:rsid w:val="00F7193C"/>
    <w:rsid w:val="00F71BAC"/>
    <w:rsid w:val="00F71C34"/>
    <w:rsid w:val="00F71D4B"/>
    <w:rsid w:val="00F71F86"/>
    <w:rsid w:val="00F721B5"/>
    <w:rsid w:val="00F7232A"/>
    <w:rsid w:val="00F72504"/>
    <w:rsid w:val="00F728D8"/>
    <w:rsid w:val="00F72927"/>
    <w:rsid w:val="00F7292E"/>
    <w:rsid w:val="00F72F23"/>
    <w:rsid w:val="00F73438"/>
    <w:rsid w:val="00F73757"/>
    <w:rsid w:val="00F738AC"/>
    <w:rsid w:val="00F73C8F"/>
    <w:rsid w:val="00F73E94"/>
    <w:rsid w:val="00F73FB1"/>
    <w:rsid w:val="00F74209"/>
    <w:rsid w:val="00F742F5"/>
    <w:rsid w:val="00F74677"/>
    <w:rsid w:val="00F74AA5"/>
    <w:rsid w:val="00F74F22"/>
    <w:rsid w:val="00F7518E"/>
    <w:rsid w:val="00F7559E"/>
    <w:rsid w:val="00F75656"/>
    <w:rsid w:val="00F7579E"/>
    <w:rsid w:val="00F7592D"/>
    <w:rsid w:val="00F75B1E"/>
    <w:rsid w:val="00F75E7E"/>
    <w:rsid w:val="00F75EDF"/>
    <w:rsid w:val="00F76154"/>
    <w:rsid w:val="00F7621D"/>
    <w:rsid w:val="00F76575"/>
    <w:rsid w:val="00F76A1C"/>
    <w:rsid w:val="00F76A67"/>
    <w:rsid w:val="00F76C56"/>
    <w:rsid w:val="00F76DBC"/>
    <w:rsid w:val="00F76E42"/>
    <w:rsid w:val="00F774B0"/>
    <w:rsid w:val="00F77F51"/>
    <w:rsid w:val="00F77F59"/>
    <w:rsid w:val="00F80019"/>
    <w:rsid w:val="00F80066"/>
    <w:rsid w:val="00F80930"/>
    <w:rsid w:val="00F80BBC"/>
    <w:rsid w:val="00F80F10"/>
    <w:rsid w:val="00F810F7"/>
    <w:rsid w:val="00F81107"/>
    <w:rsid w:val="00F8160E"/>
    <w:rsid w:val="00F816C5"/>
    <w:rsid w:val="00F81B19"/>
    <w:rsid w:val="00F81B23"/>
    <w:rsid w:val="00F81D0F"/>
    <w:rsid w:val="00F81D24"/>
    <w:rsid w:val="00F8236B"/>
    <w:rsid w:val="00F8277D"/>
    <w:rsid w:val="00F82B43"/>
    <w:rsid w:val="00F82C59"/>
    <w:rsid w:val="00F82F34"/>
    <w:rsid w:val="00F82F8A"/>
    <w:rsid w:val="00F831D1"/>
    <w:rsid w:val="00F833ED"/>
    <w:rsid w:val="00F83820"/>
    <w:rsid w:val="00F83B2D"/>
    <w:rsid w:val="00F8405C"/>
    <w:rsid w:val="00F840BA"/>
    <w:rsid w:val="00F846A2"/>
    <w:rsid w:val="00F8484D"/>
    <w:rsid w:val="00F84AED"/>
    <w:rsid w:val="00F84C41"/>
    <w:rsid w:val="00F84D66"/>
    <w:rsid w:val="00F857BD"/>
    <w:rsid w:val="00F85988"/>
    <w:rsid w:val="00F86660"/>
    <w:rsid w:val="00F868F2"/>
    <w:rsid w:val="00F86902"/>
    <w:rsid w:val="00F86DDD"/>
    <w:rsid w:val="00F871C9"/>
    <w:rsid w:val="00F874ED"/>
    <w:rsid w:val="00F87797"/>
    <w:rsid w:val="00F8785E"/>
    <w:rsid w:val="00F878CA"/>
    <w:rsid w:val="00F90711"/>
    <w:rsid w:val="00F90BB9"/>
    <w:rsid w:val="00F91048"/>
    <w:rsid w:val="00F9175E"/>
    <w:rsid w:val="00F91BD2"/>
    <w:rsid w:val="00F91D5F"/>
    <w:rsid w:val="00F92069"/>
    <w:rsid w:val="00F92264"/>
    <w:rsid w:val="00F925CB"/>
    <w:rsid w:val="00F92C66"/>
    <w:rsid w:val="00F92DE6"/>
    <w:rsid w:val="00F92F03"/>
    <w:rsid w:val="00F931BD"/>
    <w:rsid w:val="00F93263"/>
    <w:rsid w:val="00F934EA"/>
    <w:rsid w:val="00F93772"/>
    <w:rsid w:val="00F93948"/>
    <w:rsid w:val="00F93F32"/>
    <w:rsid w:val="00F94253"/>
    <w:rsid w:val="00F94D09"/>
    <w:rsid w:val="00F952D1"/>
    <w:rsid w:val="00F957F7"/>
    <w:rsid w:val="00F95C81"/>
    <w:rsid w:val="00F95D25"/>
    <w:rsid w:val="00F95FEF"/>
    <w:rsid w:val="00F96175"/>
    <w:rsid w:val="00F964E7"/>
    <w:rsid w:val="00F965C8"/>
    <w:rsid w:val="00F9693C"/>
    <w:rsid w:val="00F969EA"/>
    <w:rsid w:val="00F96D5B"/>
    <w:rsid w:val="00F96F7E"/>
    <w:rsid w:val="00F97171"/>
    <w:rsid w:val="00F97CAE"/>
    <w:rsid w:val="00FA0753"/>
    <w:rsid w:val="00FA07E0"/>
    <w:rsid w:val="00FA1288"/>
    <w:rsid w:val="00FA1299"/>
    <w:rsid w:val="00FA16C7"/>
    <w:rsid w:val="00FA18EB"/>
    <w:rsid w:val="00FA2759"/>
    <w:rsid w:val="00FA277E"/>
    <w:rsid w:val="00FA2A07"/>
    <w:rsid w:val="00FA2DB4"/>
    <w:rsid w:val="00FA2DC5"/>
    <w:rsid w:val="00FA2E63"/>
    <w:rsid w:val="00FA30CA"/>
    <w:rsid w:val="00FA32F1"/>
    <w:rsid w:val="00FA334E"/>
    <w:rsid w:val="00FA345F"/>
    <w:rsid w:val="00FA3887"/>
    <w:rsid w:val="00FA3A58"/>
    <w:rsid w:val="00FA3EAA"/>
    <w:rsid w:val="00FA3EC1"/>
    <w:rsid w:val="00FA4216"/>
    <w:rsid w:val="00FA4516"/>
    <w:rsid w:val="00FA4845"/>
    <w:rsid w:val="00FA4964"/>
    <w:rsid w:val="00FA4B02"/>
    <w:rsid w:val="00FA51C8"/>
    <w:rsid w:val="00FA5343"/>
    <w:rsid w:val="00FA54D6"/>
    <w:rsid w:val="00FA556A"/>
    <w:rsid w:val="00FA56B6"/>
    <w:rsid w:val="00FA5ADF"/>
    <w:rsid w:val="00FA5BC5"/>
    <w:rsid w:val="00FA6235"/>
    <w:rsid w:val="00FA62B3"/>
    <w:rsid w:val="00FA62F2"/>
    <w:rsid w:val="00FA6322"/>
    <w:rsid w:val="00FA647D"/>
    <w:rsid w:val="00FA656D"/>
    <w:rsid w:val="00FA6738"/>
    <w:rsid w:val="00FA696C"/>
    <w:rsid w:val="00FA6A52"/>
    <w:rsid w:val="00FA6B90"/>
    <w:rsid w:val="00FA77F9"/>
    <w:rsid w:val="00FA7D9A"/>
    <w:rsid w:val="00FA7E0F"/>
    <w:rsid w:val="00FB02E2"/>
    <w:rsid w:val="00FB0407"/>
    <w:rsid w:val="00FB0E19"/>
    <w:rsid w:val="00FB13BE"/>
    <w:rsid w:val="00FB14D8"/>
    <w:rsid w:val="00FB1608"/>
    <w:rsid w:val="00FB1BA8"/>
    <w:rsid w:val="00FB1D7A"/>
    <w:rsid w:val="00FB2613"/>
    <w:rsid w:val="00FB2709"/>
    <w:rsid w:val="00FB28D0"/>
    <w:rsid w:val="00FB29B9"/>
    <w:rsid w:val="00FB2C33"/>
    <w:rsid w:val="00FB2D0F"/>
    <w:rsid w:val="00FB2DE9"/>
    <w:rsid w:val="00FB3065"/>
    <w:rsid w:val="00FB30BA"/>
    <w:rsid w:val="00FB3BFE"/>
    <w:rsid w:val="00FB3F20"/>
    <w:rsid w:val="00FB40BE"/>
    <w:rsid w:val="00FB444A"/>
    <w:rsid w:val="00FB4508"/>
    <w:rsid w:val="00FB4646"/>
    <w:rsid w:val="00FB4ABB"/>
    <w:rsid w:val="00FB4BA1"/>
    <w:rsid w:val="00FB4D41"/>
    <w:rsid w:val="00FB4E42"/>
    <w:rsid w:val="00FB4EAD"/>
    <w:rsid w:val="00FB5224"/>
    <w:rsid w:val="00FB5320"/>
    <w:rsid w:val="00FB574F"/>
    <w:rsid w:val="00FB5EC7"/>
    <w:rsid w:val="00FB65A1"/>
    <w:rsid w:val="00FB71A6"/>
    <w:rsid w:val="00FB7337"/>
    <w:rsid w:val="00FB750C"/>
    <w:rsid w:val="00FB7DD8"/>
    <w:rsid w:val="00FB7E9B"/>
    <w:rsid w:val="00FB7EA3"/>
    <w:rsid w:val="00FB7ED4"/>
    <w:rsid w:val="00FB7F21"/>
    <w:rsid w:val="00FC0388"/>
    <w:rsid w:val="00FC074E"/>
    <w:rsid w:val="00FC0929"/>
    <w:rsid w:val="00FC0B1C"/>
    <w:rsid w:val="00FC0D0B"/>
    <w:rsid w:val="00FC0DE0"/>
    <w:rsid w:val="00FC154E"/>
    <w:rsid w:val="00FC15A7"/>
    <w:rsid w:val="00FC1748"/>
    <w:rsid w:val="00FC1ABA"/>
    <w:rsid w:val="00FC1C26"/>
    <w:rsid w:val="00FC1C67"/>
    <w:rsid w:val="00FC203C"/>
    <w:rsid w:val="00FC21B2"/>
    <w:rsid w:val="00FC21B8"/>
    <w:rsid w:val="00FC22C1"/>
    <w:rsid w:val="00FC2883"/>
    <w:rsid w:val="00FC2944"/>
    <w:rsid w:val="00FC2BB6"/>
    <w:rsid w:val="00FC2BE4"/>
    <w:rsid w:val="00FC2C83"/>
    <w:rsid w:val="00FC2ECA"/>
    <w:rsid w:val="00FC308D"/>
    <w:rsid w:val="00FC34E6"/>
    <w:rsid w:val="00FC386F"/>
    <w:rsid w:val="00FC3A8C"/>
    <w:rsid w:val="00FC3B3D"/>
    <w:rsid w:val="00FC3CDD"/>
    <w:rsid w:val="00FC4336"/>
    <w:rsid w:val="00FC44D3"/>
    <w:rsid w:val="00FC46F6"/>
    <w:rsid w:val="00FC497E"/>
    <w:rsid w:val="00FC4CBB"/>
    <w:rsid w:val="00FC4D55"/>
    <w:rsid w:val="00FC4D8D"/>
    <w:rsid w:val="00FC5367"/>
    <w:rsid w:val="00FC5371"/>
    <w:rsid w:val="00FC5831"/>
    <w:rsid w:val="00FC5834"/>
    <w:rsid w:val="00FC5DE5"/>
    <w:rsid w:val="00FC5ECD"/>
    <w:rsid w:val="00FC60E3"/>
    <w:rsid w:val="00FC61D5"/>
    <w:rsid w:val="00FC63E3"/>
    <w:rsid w:val="00FC6911"/>
    <w:rsid w:val="00FC6914"/>
    <w:rsid w:val="00FC6A9D"/>
    <w:rsid w:val="00FC6AE9"/>
    <w:rsid w:val="00FC6FB9"/>
    <w:rsid w:val="00FC7167"/>
    <w:rsid w:val="00FC71B3"/>
    <w:rsid w:val="00FC7485"/>
    <w:rsid w:val="00FC75C8"/>
    <w:rsid w:val="00FC7603"/>
    <w:rsid w:val="00FC78BE"/>
    <w:rsid w:val="00FC79B7"/>
    <w:rsid w:val="00FC79E0"/>
    <w:rsid w:val="00FC7FA8"/>
    <w:rsid w:val="00FD0034"/>
    <w:rsid w:val="00FD005A"/>
    <w:rsid w:val="00FD0179"/>
    <w:rsid w:val="00FD0399"/>
    <w:rsid w:val="00FD04C0"/>
    <w:rsid w:val="00FD056A"/>
    <w:rsid w:val="00FD08DC"/>
    <w:rsid w:val="00FD09DB"/>
    <w:rsid w:val="00FD0C6E"/>
    <w:rsid w:val="00FD0EB4"/>
    <w:rsid w:val="00FD0F05"/>
    <w:rsid w:val="00FD124B"/>
    <w:rsid w:val="00FD1352"/>
    <w:rsid w:val="00FD1435"/>
    <w:rsid w:val="00FD14F2"/>
    <w:rsid w:val="00FD1CAC"/>
    <w:rsid w:val="00FD2688"/>
    <w:rsid w:val="00FD26CD"/>
    <w:rsid w:val="00FD2737"/>
    <w:rsid w:val="00FD2787"/>
    <w:rsid w:val="00FD2795"/>
    <w:rsid w:val="00FD2AF1"/>
    <w:rsid w:val="00FD2FAA"/>
    <w:rsid w:val="00FD3047"/>
    <w:rsid w:val="00FD3292"/>
    <w:rsid w:val="00FD3327"/>
    <w:rsid w:val="00FD3543"/>
    <w:rsid w:val="00FD3728"/>
    <w:rsid w:val="00FD3802"/>
    <w:rsid w:val="00FD3B3A"/>
    <w:rsid w:val="00FD3B6C"/>
    <w:rsid w:val="00FD3C58"/>
    <w:rsid w:val="00FD3CBA"/>
    <w:rsid w:val="00FD3FD6"/>
    <w:rsid w:val="00FD4001"/>
    <w:rsid w:val="00FD406C"/>
    <w:rsid w:val="00FD43D1"/>
    <w:rsid w:val="00FD49B8"/>
    <w:rsid w:val="00FD4B48"/>
    <w:rsid w:val="00FD4BB9"/>
    <w:rsid w:val="00FD4DE1"/>
    <w:rsid w:val="00FD4F69"/>
    <w:rsid w:val="00FD55E8"/>
    <w:rsid w:val="00FD58F7"/>
    <w:rsid w:val="00FD5B1A"/>
    <w:rsid w:val="00FD5C41"/>
    <w:rsid w:val="00FD5C4D"/>
    <w:rsid w:val="00FD60CA"/>
    <w:rsid w:val="00FD6220"/>
    <w:rsid w:val="00FD6322"/>
    <w:rsid w:val="00FD641F"/>
    <w:rsid w:val="00FD6521"/>
    <w:rsid w:val="00FD6758"/>
    <w:rsid w:val="00FD67F5"/>
    <w:rsid w:val="00FD6872"/>
    <w:rsid w:val="00FD69FC"/>
    <w:rsid w:val="00FD6EA8"/>
    <w:rsid w:val="00FD6FF9"/>
    <w:rsid w:val="00FD721F"/>
    <w:rsid w:val="00FD7291"/>
    <w:rsid w:val="00FD7434"/>
    <w:rsid w:val="00FD7773"/>
    <w:rsid w:val="00FD7934"/>
    <w:rsid w:val="00FD7B49"/>
    <w:rsid w:val="00FD7C45"/>
    <w:rsid w:val="00FD7CDB"/>
    <w:rsid w:val="00FD7DB8"/>
    <w:rsid w:val="00FE02D8"/>
    <w:rsid w:val="00FE0477"/>
    <w:rsid w:val="00FE0768"/>
    <w:rsid w:val="00FE156E"/>
    <w:rsid w:val="00FE19BA"/>
    <w:rsid w:val="00FE1A82"/>
    <w:rsid w:val="00FE2000"/>
    <w:rsid w:val="00FE259B"/>
    <w:rsid w:val="00FE25F7"/>
    <w:rsid w:val="00FE2747"/>
    <w:rsid w:val="00FE2E40"/>
    <w:rsid w:val="00FE2E46"/>
    <w:rsid w:val="00FE3474"/>
    <w:rsid w:val="00FE363B"/>
    <w:rsid w:val="00FE3937"/>
    <w:rsid w:val="00FE3D34"/>
    <w:rsid w:val="00FE417A"/>
    <w:rsid w:val="00FE47B0"/>
    <w:rsid w:val="00FE4961"/>
    <w:rsid w:val="00FE4C7E"/>
    <w:rsid w:val="00FE4D6C"/>
    <w:rsid w:val="00FE4F88"/>
    <w:rsid w:val="00FE5060"/>
    <w:rsid w:val="00FE5145"/>
    <w:rsid w:val="00FE5232"/>
    <w:rsid w:val="00FE527B"/>
    <w:rsid w:val="00FE5301"/>
    <w:rsid w:val="00FE5420"/>
    <w:rsid w:val="00FE58F0"/>
    <w:rsid w:val="00FE5AE5"/>
    <w:rsid w:val="00FE5B8F"/>
    <w:rsid w:val="00FE5B9E"/>
    <w:rsid w:val="00FE6144"/>
    <w:rsid w:val="00FE63FC"/>
    <w:rsid w:val="00FE69E6"/>
    <w:rsid w:val="00FE6A4D"/>
    <w:rsid w:val="00FE6CDA"/>
    <w:rsid w:val="00FE748E"/>
    <w:rsid w:val="00FE77C1"/>
    <w:rsid w:val="00FE782D"/>
    <w:rsid w:val="00FE7C74"/>
    <w:rsid w:val="00FE7D10"/>
    <w:rsid w:val="00FE7E4D"/>
    <w:rsid w:val="00FE7EE4"/>
    <w:rsid w:val="00FF0163"/>
    <w:rsid w:val="00FF064C"/>
    <w:rsid w:val="00FF0882"/>
    <w:rsid w:val="00FF0B92"/>
    <w:rsid w:val="00FF0BE6"/>
    <w:rsid w:val="00FF0DD7"/>
    <w:rsid w:val="00FF0E1F"/>
    <w:rsid w:val="00FF0E7C"/>
    <w:rsid w:val="00FF0FFA"/>
    <w:rsid w:val="00FF1180"/>
    <w:rsid w:val="00FF166D"/>
    <w:rsid w:val="00FF1A5C"/>
    <w:rsid w:val="00FF1F67"/>
    <w:rsid w:val="00FF21A5"/>
    <w:rsid w:val="00FF2242"/>
    <w:rsid w:val="00FF23B7"/>
    <w:rsid w:val="00FF30E0"/>
    <w:rsid w:val="00FF3163"/>
    <w:rsid w:val="00FF326A"/>
    <w:rsid w:val="00FF32D8"/>
    <w:rsid w:val="00FF3598"/>
    <w:rsid w:val="00FF3895"/>
    <w:rsid w:val="00FF39B9"/>
    <w:rsid w:val="00FF3A3C"/>
    <w:rsid w:val="00FF3DC9"/>
    <w:rsid w:val="00FF3DF8"/>
    <w:rsid w:val="00FF3E4F"/>
    <w:rsid w:val="00FF42FF"/>
    <w:rsid w:val="00FF440A"/>
    <w:rsid w:val="00FF446E"/>
    <w:rsid w:val="00FF4823"/>
    <w:rsid w:val="00FF489E"/>
    <w:rsid w:val="00FF492F"/>
    <w:rsid w:val="00FF49F7"/>
    <w:rsid w:val="00FF4ECD"/>
    <w:rsid w:val="00FF4FC5"/>
    <w:rsid w:val="00FF508C"/>
    <w:rsid w:val="00FF5481"/>
    <w:rsid w:val="00FF553A"/>
    <w:rsid w:val="00FF57BA"/>
    <w:rsid w:val="00FF5BB9"/>
    <w:rsid w:val="00FF5F19"/>
    <w:rsid w:val="00FF60A6"/>
    <w:rsid w:val="00FF60B2"/>
    <w:rsid w:val="00FF65E8"/>
    <w:rsid w:val="00FF6646"/>
    <w:rsid w:val="00FF66E2"/>
    <w:rsid w:val="00FF6787"/>
    <w:rsid w:val="00FF6960"/>
    <w:rsid w:val="00FF6ACA"/>
    <w:rsid w:val="00FF6D32"/>
    <w:rsid w:val="00FF71F7"/>
    <w:rsid w:val="00FF7498"/>
    <w:rsid w:val="00FF760B"/>
    <w:rsid w:val="00FF79AD"/>
    <w:rsid w:val="00FF7E00"/>
    <w:rsid w:val="00FF7FAA"/>
    <w:rsid w:val="00FF7F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9995D6"/>
  <w15:chartTrackingRefBased/>
  <w15:docId w15:val="{D648D827-C639-49EA-AAE2-1E733B082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Batang"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uiPriority="99"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qFormat="1"/>
    <w:lsdException w:name="table of figures" w:uiPriority="99"/>
    <w:lsdException w:name="annotation reference" w:qFormat="1"/>
    <w:lsdException w:name="List Bullet 3" w:qFormat="1"/>
    <w:lsdException w:name="Title" w:qFormat="1"/>
    <w:lsdException w:name="Body Text" w:qFormat="1"/>
    <w:lsdException w:name="Subtitle" w:uiPriority="11" w:qFormat="1"/>
    <w:lsdException w:name="Hyperlink" w:uiPriority="99"/>
    <w:lsdException w:name="Strong" w:qFormat="1"/>
    <w:lsdException w:name="Emphasis" w:qFormat="1"/>
    <w:lsdException w:name="Plain Text" w:uiPriority="99"/>
    <w:lsdException w:name="HTML Top of Form" w:uiPriority="99"/>
    <w:lsdException w:name="HTML Bottom of Form" w:uiPriority="99"/>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1E33"/>
    <w:rPr>
      <w:rFonts w:ascii="Times" w:hAnsi="Times"/>
      <w:szCs w:val="24"/>
      <w:lang w:eastAsia="en-US"/>
    </w:rPr>
  </w:style>
  <w:style w:type="paragraph" w:styleId="Heading1">
    <w:name w:val="heading 1"/>
    <w:aliases w:val="NMP Heading 1,H1,h11,h12,h13,h14,h15,h16,app heading 1,l1,Memo Heading 1,Heading 1_a,heading 1,h17,h111,h121,h131,h141,h151,h161,h18,h112,h122,h132,h142,h152,h162,h19,h113,h123,h133,h143,h153,h163,Heading 1 Char,Alt+1,Alt+11,Alt+12,Alt+13,标题 1"/>
    <w:basedOn w:val="Normal"/>
    <w:next w:val="Normal"/>
    <w:link w:val="Heading1Char1"/>
    <w:uiPriority w:val="99"/>
    <w:qFormat/>
    <w:rsid w:val="0089225B"/>
    <w:pPr>
      <w:keepNext/>
      <w:numPr>
        <w:numId w:val="3"/>
      </w:numPr>
      <w:spacing w:before="240" w:after="60"/>
      <w:outlineLvl w:val="0"/>
    </w:pPr>
    <w:rPr>
      <w:rFonts w:ascii="Arial" w:hAnsi="Arial" w:cs="Arial"/>
      <w:b/>
      <w:bCs/>
      <w:kern w:val="32"/>
      <w:sz w:val="32"/>
      <w:szCs w:val="32"/>
    </w:rPr>
  </w:style>
  <w:style w:type="paragraph" w:styleId="Heading2">
    <w:name w:val="heading 2"/>
    <w:aliases w:val="H2,h2,Head2A,2,UNDERRUBRIK 1-2,DO NOT USE_h2,h21,Heading 2 Char,H2 Char,h2 Char,标题 2,Header 2,Header2,22,heading2,2nd level,H21,H22,H23,H24,H25,R2,E2,†berschrift 2,õberschrift 2,插图"/>
    <w:basedOn w:val="Normal"/>
    <w:next w:val="Normal"/>
    <w:link w:val="Heading2Char1"/>
    <w:uiPriority w:val="9"/>
    <w:qFormat/>
    <w:rsid w:val="0089225B"/>
    <w:pPr>
      <w:keepNext/>
      <w:numPr>
        <w:ilvl w:val="1"/>
        <w:numId w:val="3"/>
      </w:numPr>
      <w:spacing w:before="240" w:after="60"/>
      <w:outlineLvl w:val="1"/>
    </w:pPr>
    <w:rPr>
      <w:rFonts w:ascii="Arial" w:hAnsi="Arial" w:cs="Arial"/>
      <w:b/>
      <w:bCs/>
      <w:i/>
      <w:iCs/>
      <w:sz w:val="24"/>
      <w:szCs w:val="28"/>
    </w:rPr>
  </w:style>
  <w:style w:type="paragraph" w:styleId="Heading3">
    <w:name w:val="heading 3"/>
    <w:aliases w:val="no break,H3,Underrubrik2,h3,Memo Heading 3,hello,Titre 3 Car,no break Car,H3 Car,Underrubrik2 Car,h3 Car,Memo Heading 3 Car,hello Car,Heading 3 Char Car,no break Char Car,H3 Char Car,Underrubrik2 Char Car,h3 Char Car,Memo Heading 3 Char Car,标题"/>
    <w:basedOn w:val="Normal"/>
    <w:next w:val="Normal"/>
    <w:link w:val="Heading3Char"/>
    <w:qFormat/>
    <w:rsid w:val="00A03C5E"/>
    <w:pPr>
      <w:keepNext/>
      <w:numPr>
        <w:ilvl w:val="2"/>
        <w:numId w:val="3"/>
      </w:numPr>
      <w:spacing w:before="240" w:after="60"/>
      <w:outlineLvl w:val="2"/>
    </w:pPr>
    <w:rPr>
      <w:rFonts w:ascii="Arial" w:hAnsi="Arial" w:cs="Arial"/>
      <w:b/>
      <w:bCs/>
      <w:szCs w:val="26"/>
    </w:rPr>
  </w:style>
  <w:style w:type="paragraph" w:styleId="Heading4">
    <w:name w:val="heading 4"/>
    <w:aliases w:val="h4,H4,H41,h41,H42,h42,H43,h43,H411,h411,H421,h421,H44,h44,H412,h412,H422,h422,H431,h431,H45,h45,H413,h413,H423,h423,H432,h432,H46,h46,H47,h47,Memo Heading 4,Memo Heading 5,heading 4,标题 4,heading 4 + Indent: Left 0.5 in,标题3a,4th level,Heading,4"/>
    <w:basedOn w:val="Heading3"/>
    <w:next w:val="Normal"/>
    <w:link w:val="Heading4Char"/>
    <w:uiPriority w:val="9"/>
    <w:qFormat/>
    <w:rsid w:val="0089225B"/>
    <w:pPr>
      <w:numPr>
        <w:ilvl w:val="3"/>
      </w:numPr>
      <w:outlineLvl w:val="3"/>
    </w:pPr>
    <w:rPr>
      <w:i/>
    </w:rPr>
  </w:style>
  <w:style w:type="paragraph" w:styleId="Heading5">
    <w:name w:val="heading 5"/>
    <w:aliases w:val="H5,h5,Heading5,标题 5"/>
    <w:basedOn w:val="Heading4"/>
    <w:next w:val="Normal"/>
    <w:link w:val="Heading5Char"/>
    <w:uiPriority w:val="9"/>
    <w:qFormat/>
    <w:rsid w:val="0089225B"/>
    <w:pPr>
      <w:numPr>
        <w:ilvl w:val="4"/>
      </w:numPr>
      <w:outlineLvl w:val="4"/>
    </w:pPr>
    <w:rPr>
      <w:bCs w:val="0"/>
      <w:i w:val="0"/>
      <w:iCs/>
      <w:sz w:val="18"/>
    </w:rPr>
  </w:style>
  <w:style w:type="paragraph" w:styleId="Heading6">
    <w:name w:val="heading 6"/>
    <w:basedOn w:val="Normal"/>
    <w:next w:val="Normal"/>
    <w:link w:val="Heading6Char"/>
    <w:uiPriority w:val="9"/>
    <w:qFormat/>
    <w:rsid w:val="0089225B"/>
    <w:pPr>
      <w:numPr>
        <w:ilvl w:val="5"/>
        <w:numId w:val="3"/>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
    <w:qFormat/>
    <w:rsid w:val="0089225B"/>
    <w:pPr>
      <w:numPr>
        <w:ilvl w:val="6"/>
        <w:numId w:val="3"/>
      </w:numPr>
      <w:spacing w:before="240" w:after="60"/>
      <w:outlineLvl w:val="6"/>
    </w:pPr>
    <w:rPr>
      <w:rFonts w:ascii="Times New Roman" w:hAnsi="Times New Roman"/>
      <w:sz w:val="24"/>
    </w:rPr>
  </w:style>
  <w:style w:type="paragraph" w:styleId="Heading8">
    <w:name w:val="heading 8"/>
    <w:aliases w:val="Table Heading,标题 8"/>
    <w:basedOn w:val="Normal"/>
    <w:next w:val="Normal"/>
    <w:link w:val="Heading8Char"/>
    <w:uiPriority w:val="9"/>
    <w:qFormat/>
    <w:rsid w:val="0089225B"/>
    <w:pPr>
      <w:numPr>
        <w:ilvl w:val="7"/>
        <w:numId w:val="3"/>
      </w:numPr>
      <w:spacing w:before="240" w:after="60"/>
      <w:outlineLvl w:val="7"/>
    </w:pPr>
    <w:rPr>
      <w:rFonts w:ascii="Times New Roman" w:hAnsi="Times New Roman"/>
      <w:i/>
      <w:iCs/>
      <w:sz w:val="24"/>
    </w:rPr>
  </w:style>
  <w:style w:type="paragraph" w:styleId="Heading9">
    <w:name w:val="heading 9"/>
    <w:aliases w:val="Figure Heading,FH,标题 9"/>
    <w:basedOn w:val="Normal"/>
    <w:next w:val="Normal"/>
    <w:link w:val="Heading9Char"/>
    <w:uiPriority w:val="9"/>
    <w:qFormat/>
    <w:rsid w:val="0089225B"/>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no break Char,H3 Char,Underrubrik2 Char,h3 Char,Memo Heading 3 Char,hello Char,Titre 3 Car Char,no break Car Char,H3 Car Char,Underrubrik2 Car Char,h3 Car Char,Memo Heading 3 Car Char,hello Car Char,Heading 3 Char Car Char,标题 Char"/>
    <w:link w:val="Heading3"/>
    <w:uiPriority w:val="9"/>
    <w:rsid w:val="00A03C5E"/>
    <w:rPr>
      <w:rFonts w:ascii="Arial" w:hAnsi="Arial" w:cs="Arial"/>
      <w:b/>
      <w:bCs/>
      <w:szCs w:val="26"/>
      <w:lang w:eastAsia="en-US"/>
    </w:rPr>
  </w:style>
  <w:style w:type="paragraph" w:customStyle="1" w:styleId="TdocHeader2">
    <w:name w:val="Tdoc_Header_2"/>
    <w:basedOn w:val="Normal"/>
    <w:pPr>
      <w:widowControl w:val="0"/>
      <w:tabs>
        <w:tab w:val="left" w:pos="1701"/>
        <w:tab w:val="right" w:pos="9072"/>
        <w:tab w:val="right" w:pos="10206"/>
      </w:tabs>
      <w:jc w:val="both"/>
    </w:pPr>
    <w:rPr>
      <w:rFonts w:ascii="Arial" w:hAnsi="Arial"/>
      <w:b/>
      <w:sz w:val="18"/>
      <w:szCs w:val="20"/>
    </w:rPr>
  </w:style>
  <w:style w:type="paragraph" w:customStyle="1" w:styleId="TdocHeading1">
    <w:name w:val="Tdoc_Heading_1"/>
    <w:basedOn w:val="Heading1"/>
    <w:next w:val="BodyText"/>
    <w:autoRedefine/>
    <w:pPr>
      <w:numPr>
        <w:numId w:val="1"/>
      </w:numPr>
      <w:spacing w:after="120"/>
      <w:ind w:left="357" w:hanging="357"/>
      <w:jc w:val="both"/>
    </w:pPr>
    <w:rPr>
      <w:rFonts w:cs="Times New Roman"/>
      <w:bCs w:val="0"/>
      <w:noProof/>
      <w:kern w:val="28"/>
      <w:sz w:val="24"/>
      <w:szCs w:val="20"/>
      <w:lang w:val="en-US"/>
    </w:rPr>
  </w:style>
  <w:style w:type="paragraph" w:styleId="BodyText">
    <w:name w:val="Body Text"/>
    <w:aliases w:val="bt,Corps de texte Car,Corps de texte Car1 Car,Corps de texte Car Car Car,Corps de texte Car1 Car Car Car,Corps de texte Car Car Car Car Car,Corps de texte Car1 Car Car Car Car Car,Corps de texte Car Car Car Car Car Car Car,bt Car,AvtalBrödtext"/>
    <w:basedOn w:val="Normal"/>
    <w:link w:val="BodyTextChar"/>
    <w:qFormat/>
    <w:pPr>
      <w:spacing w:after="120"/>
      <w:jc w:val="both"/>
    </w:pPr>
  </w:style>
  <w:style w:type="paragraph" w:customStyle="1" w:styleId="TdocHeader1">
    <w:name w:val="Tdoc_Header_1"/>
    <w:basedOn w:val="Header"/>
    <w:pPr>
      <w:widowControl w:val="0"/>
      <w:tabs>
        <w:tab w:val="clear" w:pos="4536"/>
        <w:tab w:val="right" w:pos="10206"/>
      </w:tabs>
      <w:jc w:val="both"/>
    </w:pPr>
    <w:rPr>
      <w:rFonts w:ascii="Arial" w:hAnsi="Arial"/>
      <w:b/>
      <w:szCs w:val="20"/>
    </w:rPr>
  </w:style>
  <w:style w:type="paragraph" w:styleId="Header">
    <w:name w:val="header"/>
    <w:aliases w:val="header odd,header,header odd1,header odd2,header odd3,header odd4,header odd5,header odd6,header1,header2,header3,header odd11,header odd21,header odd7,header4,header odd8,header odd9,header5,header odd12,header11,header21,header odd22,header31,h"/>
    <w:basedOn w:val="Normal"/>
    <w:link w:val="HeaderChar"/>
    <w:pPr>
      <w:tabs>
        <w:tab w:val="center" w:pos="4536"/>
        <w:tab w:val="right" w:pos="9072"/>
      </w:tabs>
    </w:pPr>
  </w:style>
  <w:style w:type="character" w:customStyle="1" w:styleId="HeaderChar">
    <w:name w:val="Header Char"/>
    <w:aliases w:val="header odd Char,header Char,header odd1 Char,header odd2 Char,header odd3 Char,header odd4 Char,header odd5 Char,header odd6 Char,header1 Char,header2 Char,header3 Char,header odd11 Char,header odd21 Char,header odd7 Char,header4 Char,h Char"/>
    <w:link w:val="Header"/>
    <w:rsid w:val="00B43E52"/>
    <w:rPr>
      <w:rFonts w:ascii="Times" w:eastAsia="Batang" w:hAnsi="Times"/>
      <w:szCs w:val="24"/>
      <w:lang w:val="en-GB" w:eastAsia="en-US" w:bidi="ar-SA"/>
    </w:rPr>
  </w:style>
  <w:style w:type="paragraph" w:styleId="FootnoteText">
    <w:name w:val="footnote text"/>
    <w:aliases w:val="footnote text1,footnote text2,footnote text3,footnote text4,footnote text5,footnote text6,footnote text7,footnote text11,footnote text21,footnote text31,footnote text41,footnote text51,footnote text61,footnote text8"/>
    <w:basedOn w:val="Normal"/>
    <w:link w:val="FootnoteTextChar"/>
    <w:pPr>
      <w:jc w:val="both"/>
    </w:pPr>
    <w:rPr>
      <w:szCs w:val="20"/>
      <w:lang w:val="en-US"/>
    </w:rPr>
  </w:style>
  <w:style w:type="paragraph" w:styleId="DocumentMap">
    <w:name w:val="Document Map"/>
    <w:basedOn w:val="Normal"/>
    <w:link w:val="DocumentMapChar"/>
    <w:pPr>
      <w:shd w:val="clear" w:color="auto" w:fill="000080"/>
    </w:pPr>
    <w:rPr>
      <w:rFonts w:ascii="Tahoma" w:hAnsi="Tahoma" w:cs="Tahoma"/>
    </w:rPr>
  </w:style>
  <w:style w:type="paragraph" w:customStyle="1" w:styleId="TdocHeading2">
    <w:name w:val="Tdoc_Heading_2"/>
    <w:basedOn w:val="Normal"/>
  </w:style>
  <w:style w:type="character" w:styleId="Hyperlink">
    <w:name w:val="Hyperlink"/>
    <w:uiPriority w:val="99"/>
    <w:rPr>
      <w:color w:val="0000FF"/>
      <w:u w:val="single"/>
    </w:rPr>
  </w:style>
  <w:style w:type="character" w:styleId="FollowedHyperlink">
    <w:name w:val="FollowedHyperlink"/>
    <w:rsid w:val="00E10770"/>
    <w:rPr>
      <w:color w:val="0000FF"/>
      <w:u w:val="single"/>
    </w:rPr>
  </w:style>
  <w:style w:type="paragraph" w:styleId="BalloonText">
    <w:name w:val="Balloon Text"/>
    <w:basedOn w:val="Normal"/>
    <w:link w:val="BalloonTextChar"/>
    <w:rPr>
      <w:rFonts w:ascii="Tahoma" w:hAnsi="Tahoma" w:cs="Tahoma"/>
      <w:sz w:val="16"/>
      <w:szCs w:val="16"/>
    </w:rPr>
  </w:style>
  <w:style w:type="paragraph" w:customStyle="1" w:styleId="NO">
    <w:name w:val="NO"/>
    <w:basedOn w:val="Normal"/>
    <w:link w:val="NOChar"/>
    <w:rsid w:val="00663BC6"/>
    <w:pPr>
      <w:keepLines/>
      <w:ind w:left="1135" w:hanging="851"/>
    </w:pPr>
    <w:rPr>
      <w:rFonts w:ascii="Times New Roman" w:hAnsi="Times New Roman"/>
      <w:sz w:val="24"/>
      <w:szCs w:val="20"/>
    </w:rPr>
  </w:style>
  <w:style w:type="paragraph" w:customStyle="1" w:styleId="h1">
    <w:name w:val="h1"/>
    <w:basedOn w:val="Normal"/>
  </w:style>
  <w:style w:type="paragraph" w:styleId="NormalWeb">
    <w:name w:val="Normal (Web)"/>
    <w:basedOn w:val="Normal"/>
    <w:uiPriority w:val="99"/>
    <w:rsid w:val="00DF3AA6"/>
    <w:pPr>
      <w:spacing w:before="100" w:beforeAutospacing="1" w:after="100" w:afterAutospacing="1"/>
    </w:pPr>
    <w:rPr>
      <w:rFonts w:ascii="Arial" w:eastAsia="SimSun" w:hAnsi="Arial" w:cs="Arial"/>
      <w:color w:val="493118"/>
      <w:sz w:val="18"/>
      <w:szCs w:val="18"/>
      <w:lang w:val="en-US" w:eastAsia="zh-CN"/>
    </w:rPr>
  </w:style>
  <w:style w:type="character" w:styleId="Emphasis">
    <w:name w:val="Emphasis"/>
    <w:qFormat/>
    <w:rsid w:val="000E4D41"/>
    <w:rPr>
      <w:i/>
      <w:iCs/>
    </w:rPr>
  </w:style>
  <w:style w:type="character" w:styleId="CommentReference">
    <w:name w:val="annotation reference"/>
    <w:qFormat/>
    <w:rsid w:val="00F45790"/>
    <w:rPr>
      <w:sz w:val="16"/>
      <w:szCs w:val="16"/>
    </w:rPr>
  </w:style>
  <w:style w:type="paragraph" w:styleId="CommentText">
    <w:name w:val="annotation text"/>
    <w:basedOn w:val="Normal"/>
    <w:link w:val="CommentTextChar"/>
    <w:qFormat/>
    <w:rsid w:val="00F45790"/>
    <w:rPr>
      <w:szCs w:val="20"/>
    </w:rPr>
  </w:style>
  <w:style w:type="paragraph" w:styleId="CommentSubject">
    <w:name w:val="annotation subject"/>
    <w:basedOn w:val="CommentText"/>
    <w:next w:val="CommentText"/>
    <w:link w:val="CommentSubjectChar"/>
    <w:rsid w:val="00F45790"/>
    <w:rPr>
      <w:b/>
      <w:bCs/>
    </w:rPr>
  </w:style>
  <w:style w:type="paragraph" w:customStyle="1" w:styleId="CharChar1CharCharCharCharCharCharCharCharCharCharCharCharCharCharChar">
    <w:name w:val="Char Char1 Char Char Char Char Char Char Char Char Char Char Char Char Char Char Char"/>
    <w:semiHidden/>
    <w:rsid w:val="007D0B4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styleId="Index1">
    <w:name w:val="index 1"/>
    <w:basedOn w:val="Normal"/>
    <w:rsid w:val="000A5D78"/>
    <w:pPr>
      <w:keepLines/>
      <w:overflowPunct w:val="0"/>
      <w:autoSpaceDE w:val="0"/>
      <w:autoSpaceDN w:val="0"/>
      <w:adjustRightInd w:val="0"/>
      <w:textAlignment w:val="baseline"/>
    </w:pPr>
    <w:rPr>
      <w:rFonts w:ascii="Times New Roman" w:eastAsia="Times New Roman" w:hAnsi="Times New Roman"/>
      <w:szCs w:val="20"/>
      <w:lang w:eastAsia="en-GB"/>
    </w:rPr>
  </w:style>
  <w:style w:type="paragraph" w:customStyle="1" w:styleId="StyleHeading1NMPHeading1H1h11h12h13h14h15h16appheadin">
    <w:name w:val="Style Heading 1NMP Heading 1H1h11h12h13h14h15h16app headin..."/>
    <w:basedOn w:val="Heading1"/>
    <w:rsid w:val="004905B7"/>
    <w:pPr>
      <w:numPr>
        <w:numId w:val="2"/>
      </w:numPr>
    </w:pPr>
    <w:rPr>
      <w:sz w:val="28"/>
    </w:rPr>
  </w:style>
  <w:style w:type="paragraph" w:customStyle="1" w:styleId="Comments">
    <w:name w:val="Comments"/>
    <w:basedOn w:val="Normal"/>
    <w:link w:val="CommentsChar"/>
    <w:qFormat/>
    <w:rsid w:val="008F5AFB"/>
    <w:pPr>
      <w:spacing w:before="40"/>
    </w:pPr>
    <w:rPr>
      <w:rFonts w:ascii="Arial" w:eastAsia="MS Mincho" w:hAnsi="Arial"/>
      <w:i/>
      <w:sz w:val="18"/>
      <w:lang w:eastAsia="en-GB"/>
    </w:rPr>
  </w:style>
  <w:style w:type="character" w:customStyle="1" w:styleId="CommentsChar">
    <w:name w:val="Comments Char"/>
    <w:link w:val="Comments"/>
    <w:rsid w:val="008F5AFB"/>
    <w:rPr>
      <w:rFonts w:ascii="Arial" w:eastAsia="MS Mincho" w:hAnsi="Arial"/>
      <w:i/>
      <w:sz w:val="18"/>
      <w:szCs w:val="24"/>
      <w:lang w:val="en-GB" w:eastAsia="en-GB" w:bidi="ar-SA"/>
    </w:rPr>
  </w:style>
  <w:style w:type="paragraph" w:styleId="Footer">
    <w:name w:val="footer"/>
    <w:basedOn w:val="Normal"/>
    <w:link w:val="FooterChar"/>
    <w:rsid w:val="00666408"/>
    <w:pPr>
      <w:tabs>
        <w:tab w:val="center" w:pos="4153"/>
        <w:tab w:val="right" w:pos="8306"/>
      </w:tabs>
    </w:pPr>
  </w:style>
  <w:style w:type="paragraph" w:styleId="TOC1">
    <w:name w:val="toc 1"/>
    <w:aliases w:val="Observation TOC2"/>
    <w:basedOn w:val="Normal"/>
    <w:next w:val="Normal"/>
    <w:autoRedefine/>
    <w:uiPriority w:val="39"/>
    <w:rsid w:val="00D50E8E"/>
    <w:pPr>
      <w:spacing w:before="120" w:after="120"/>
    </w:pPr>
    <w:rPr>
      <w:rFonts w:asciiTheme="minorHAnsi" w:hAnsiTheme="minorHAnsi" w:cstheme="minorHAnsi"/>
      <w:b/>
      <w:bCs/>
      <w:caps/>
      <w:szCs w:val="20"/>
    </w:rPr>
  </w:style>
  <w:style w:type="paragraph" w:styleId="TOC2">
    <w:name w:val="toc 2"/>
    <w:basedOn w:val="Normal"/>
    <w:next w:val="Normal"/>
    <w:autoRedefine/>
    <w:uiPriority w:val="39"/>
    <w:rsid w:val="00666408"/>
    <w:pPr>
      <w:ind w:left="200"/>
    </w:pPr>
    <w:rPr>
      <w:rFonts w:asciiTheme="minorHAnsi" w:hAnsiTheme="minorHAnsi" w:cstheme="minorHAnsi"/>
      <w:smallCaps/>
      <w:szCs w:val="20"/>
    </w:rPr>
  </w:style>
  <w:style w:type="paragraph" w:styleId="TOC3">
    <w:name w:val="toc 3"/>
    <w:basedOn w:val="Normal"/>
    <w:next w:val="Normal"/>
    <w:autoRedefine/>
    <w:uiPriority w:val="39"/>
    <w:rsid w:val="00666408"/>
    <w:pPr>
      <w:ind w:left="400"/>
    </w:pPr>
    <w:rPr>
      <w:rFonts w:asciiTheme="minorHAnsi" w:hAnsiTheme="minorHAnsi" w:cstheme="minorHAnsi"/>
      <w:i/>
      <w:iCs/>
      <w:szCs w:val="20"/>
    </w:rPr>
  </w:style>
  <w:style w:type="paragraph" w:styleId="TOC4">
    <w:name w:val="toc 4"/>
    <w:basedOn w:val="Normal"/>
    <w:next w:val="Normal"/>
    <w:autoRedefine/>
    <w:uiPriority w:val="39"/>
    <w:rsid w:val="00666408"/>
    <w:pPr>
      <w:ind w:left="600"/>
    </w:pPr>
    <w:rPr>
      <w:rFonts w:asciiTheme="minorHAnsi" w:hAnsiTheme="minorHAnsi" w:cstheme="minorHAnsi"/>
      <w:sz w:val="18"/>
      <w:szCs w:val="18"/>
    </w:rPr>
  </w:style>
  <w:style w:type="paragraph" w:styleId="TOC5">
    <w:name w:val="toc 5"/>
    <w:basedOn w:val="Normal"/>
    <w:next w:val="Normal"/>
    <w:autoRedefine/>
    <w:uiPriority w:val="39"/>
    <w:rsid w:val="00666408"/>
    <w:pPr>
      <w:ind w:left="800"/>
    </w:pPr>
    <w:rPr>
      <w:rFonts w:asciiTheme="minorHAnsi" w:hAnsiTheme="minorHAnsi" w:cstheme="minorHAnsi"/>
      <w:sz w:val="18"/>
      <w:szCs w:val="18"/>
    </w:rPr>
  </w:style>
  <w:style w:type="paragraph" w:customStyle="1" w:styleId="DocHead">
    <w:name w:val="DocHead"/>
    <w:basedOn w:val="Normal"/>
    <w:next w:val="Normal"/>
    <w:rsid w:val="007A5AC0"/>
    <w:pPr>
      <w:ind w:left="1418" w:hanging="1418"/>
    </w:pPr>
    <w:rPr>
      <w:rFonts w:ascii="Times New Roman" w:eastAsia="Times New Roman" w:hAnsi="Times New Roman"/>
      <w:b/>
      <w:bCs/>
      <w:sz w:val="24"/>
      <w:szCs w:val="20"/>
      <w:lang w:val="en-AU"/>
    </w:rPr>
  </w:style>
  <w:style w:type="character" w:styleId="PageNumber">
    <w:name w:val="page number"/>
    <w:rsid w:val="007A5AC0"/>
    <w:rPr>
      <w:rFonts w:ascii="Arial" w:eastAsia="SimSun" w:hAnsi="Arial" w:cs="Arial"/>
      <w:color w:val="0000FF"/>
      <w:kern w:val="2"/>
      <w:lang w:val="en-US" w:eastAsia="zh-CN" w:bidi="ar-SA"/>
    </w:rPr>
  </w:style>
  <w:style w:type="paragraph" w:customStyle="1" w:styleId="Bulleted">
    <w:name w:val="Bulleted"/>
    <w:aliases w:val="Symbol (symbol),Left:  0,25&quot;,Hanging:  0"/>
    <w:basedOn w:val="Normal"/>
    <w:rsid w:val="007A5AC0"/>
    <w:pPr>
      <w:numPr>
        <w:ilvl w:val="2"/>
        <w:numId w:val="4"/>
      </w:numPr>
      <w:spacing w:after="180"/>
    </w:pPr>
    <w:rPr>
      <w:rFonts w:ascii="Arial" w:hAnsi="Arial"/>
    </w:rPr>
  </w:style>
  <w:style w:type="paragraph" w:styleId="Caption">
    <w:name w:val="caption"/>
    <w:aliases w:val="cap,cap Char,Caption Char,Caption Char1 Char,cap Char Char1,Caption Char Char1 Char,cap Char2,条目,3GPP Caption Table,cap1,cap2,cap11,Légende-figure,Légende-figure Char,Beschrifubg,Beschriftung Char,label,cap11 Char,cap11 Char Char Char,captions,题"/>
    <w:basedOn w:val="Normal"/>
    <w:next w:val="Normal"/>
    <w:link w:val="CaptionChar1"/>
    <w:qFormat/>
    <w:rsid w:val="00A073A1"/>
    <w:pPr>
      <w:overflowPunct w:val="0"/>
      <w:autoSpaceDE w:val="0"/>
      <w:autoSpaceDN w:val="0"/>
      <w:adjustRightInd w:val="0"/>
      <w:spacing w:before="120" w:after="120"/>
      <w:textAlignment w:val="baseline"/>
    </w:pPr>
    <w:rPr>
      <w:rFonts w:ascii="Times New Roman" w:eastAsia="Times New Roman" w:hAnsi="Times New Roman"/>
      <w:b/>
      <w:szCs w:val="20"/>
      <w:lang w:eastAsia="en-GB"/>
    </w:rPr>
  </w:style>
  <w:style w:type="paragraph" w:customStyle="1" w:styleId="CRCoverPage">
    <w:name w:val="CR Cover Page"/>
    <w:link w:val="CRCoverPageChar"/>
    <w:rsid w:val="006667B5"/>
    <w:pPr>
      <w:spacing w:after="120"/>
    </w:pPr>
    <w:rPr>
      <w:rFonts w:ascii="Arial" w:eastAsia="Malgun Gothic" w:hAnsi="Arial"/>
      <w:lang w:eastAsia="en-US"/>
    </w:rPr>
  </w:style>
  <w:style w:type="character" w:customStyle="1" w:styleId="CRCoverPageChar">
    <w:name w:val="CR Cover Page Char"/>
    <w:link w:val="CRCoverPage"/>
    <w:rsid w:val="00A6329A"/>
    <w:rPr>
      <w:rFonts w:ascii="Arial" w:eastAsia="Malgun Gothic" w:hAnsi="Arial"/>
      <w:lang w:val="en-GB" w:eastAsia="en-US" w:bidi="ar-SA"/>
    </w:rPr>
  </w:style>
  <w:style w:type="character" w:customStyle="1" w:styleId="a1">
    <w:name w:val="スタイル 標準 +"/>
    <w:rsid w:val="004A339F"/>
    <w:rPr>
      <w:rFonts w:ascii="Times New Roman" w:eastAsia="MS Gothic" w:hAnsi="Times New Roman"/>
      <w:color w:val="auto"/>
      <w:kern w:val="0"/>
      <w:sz w:val="20"/>
      <w:u w:val="none"/>
    </w:rPr>
  </w:style>
  <w:style w:type="paragraph" w:customStyle="1" w:styleId="B1">
    <w:name w:val="B1"/>
    <w:basedOn w:val="List"/>
    <w:link w:val="B1Zchn"/>
    <w:qFormat/>
    <w:rsid w:val="00032716"/>
    <w:pPr>
      <w:overflowPunct w:val="0"/>
      <w:autoSpaceDE w:val="0"/>
      <w:autoSpaceDN w:val="0"/>
      <w:adjustRightInd w:val="0"/>
      <w:spacing w:after="180"/>
      <w:ind w:left="568" w:hanging="284"/>
      <w:textAlignment w:val="baseline"/>
    </w:pPr>
    <w:rPr>
      <w:rFonts w:ascii="CG Times (WN)" w:eastAsia="SimSun" w:hAnsi="CG Times (WN)"/>
      <w:szCs w:val="20"/>
      <w:lang w:val="en-US"/>
    </w:rPr>
  </w:style>
  <w:style w:type="paragraph" w:styleId="List">
    <w:name w:val="List"/>
    <w:basedOn w:val="Normal"/>
    <w:link w:val="ListChar"/>
    <w:rsid w:val="00032716"/>
    <w:pPr>
      <w:ind w:left="283" w:hanging="283"/>
    </w:pPr>
  </w:style>
  <w:style w:type="character" w:customStyle="1" w:styleId="B1Zchn">
    <w:name w:val="B1 Zchn"/>
    <w:link w:val="B1"/>
    <w:qFormat/>
    <w:rsid w:val="00032716"/>
    <w:rPr>
      <w:rFonts w:ascii="CG Times (WN)" w:eastAsia="SimSun" w:hAnsi="CG Times (WN)"/>
      <w:lang w:val="en-US" w:eastAsia="en-US" w:bidi="ar-SA"/>
    </w:rPr>
  </w:style>
  <w:style w:type="character" w:customStyle="1" w:styleId="B10">
    <w:name w:val="B1 (文字)"/>
    <w:qFormat/>
    <w:rsid w:val="00032716"/>
    <w:rPr>
      <w:rFonts w:eastAsia="MS Mincho"/>
      <w:lang w:val="en-GB" w:eastAsia="en-US" w:bidi="ar-SA"/>
    </w:rPr>
  </w:style>
  <w:style w:type="paragraph" w:styleId="ListParagraph">
    <w:name w:val="List Paragraph"/>
    <w:aliases w:val="- Bullets,?? ??,?????,????,Lista1,列出段落"/>
    <w:basedOn w:val="Normal"/>
    <w:link w:val="ListParagraphChar"/>
    <w:uiPriority w:val="34"/>
    <w:qFormat/>
    <w:rsid w:val="00224562"/>
    <w:pPr>
      <w:overflowPunct w:val="0"/>
      <w:autoSpaceDE w:val="0"/>
      <w:autoSpaceDN w:val="0"/>
      <w:adjustRightInd w:val="0"/>
      <w:spacing w:after="180"/>
      <w:ind w:left="720"/>
      <w:contextualSpacing/>
      <w:textAlignment w:val="baseline"/>
    </w:pPr>
    <w:rPr>
      <w:rFonts w:ascii="Times New Roman" w:eastAsia="SimSun" w:hAnsi="Times New Roman"/>
      <w:szCs w:val="20"/>
      <w:lang w:eastAsia="ja-JP"/>
    </w:rPr>
  </w:style>
  <w:style w:type="paragraph" w:customStyle="1" w:styleId="StatementBody">
    <w:name w:val="Statement Body"/>
    <w:basedOn w:val="Normal"/>
    <w:link w:val="StatementBodyChar"/>
    <w:rsid w:val="00224562"/>
    <w:pPr>
      <w:numPr>
        <w:numId w:val="5"/>
      </w:numPr>
      <w:spacing w:after="100" w:afterAutospacing="1"/>
      <w:contextualSpacing/>
    </w:pPr>
    <w:rPr>
      <w:rFonts w:ascii="Times New Roman" w:eastAsia="Times New Roman" w:hAnsi="Times New Roman"/>
      <w:sz w:val="22"/>
      <w:lang w:val="en-US" w:eastAsia="ko-KR"/>
    </w:rPr>
  </w:style>
  <w:style w:type="character" w:customStyle="1" w:styleId="StatementBodyChar">
    <w:name w:val="Statement Body Char"/>
    <w:link w:val="StatementBody"/>
    <w:rsid w:val="00224562"/>
    <w:rPr>
      <w:rFonts w:eastAsia="Times New Roman"/>
      <w:sz w:val="22"/>
      <w:szCs w:val="24"/>
      <w:lang w:val="en-US" w:eastAsia="ko-KR"/>
    </w:rPr>
  </w:style>
  <w:style w:type="paragraph" w:customStyle="1" w:styleId="bullet">
    <w:name w:val="bullet"/>
    <w:basedOn w:val="Normal"/>
    <w:link w:val="bullet1"/>
    <w:qFormat/>
    <w:rsid w:val="004007DC"/>
    <w:pPr>
      <w:numPr>
        <w:numId w:val="8"/>
      </w:numPr>
      <w:snapToGrid w:val="0"/>
      <w:spacing w:after="100" w:afterAutospacing="1"/>
      <w:jc w:val="both"/>
    </w:pPr>
    <w:rPr>
      <w:rFonts w:ascii="Times New Roman" w:eastAsia="MS Gothic" w:hAnsi="Times New Roman"/>
      <w:sz w:val="24"/>
      <w:szCs w:val="20"/>
      <w:lang w:val="x-none" w:eastAsia="x-none"/>
    </w:rPr>
  </w:style>
  <w:style w:type="character" w:customStyle="1" w:styleId="bullet1">
    <w:name w:val="bullet (文字)"/>
    <w:link w:val="bullet"/>
    <w:rsid w:val="004007DC"/>
    <w:rPr>
      <w:rFonts w:eastAsia="MS Gothic"/>
      <w:sz w:val="24"/>
      <w:lang w:val="x-none" w:eastAsia="x-none"/>
    </w:rPr>
  </w:style>
  <w:style w:type="paragraph" w:customStyle="1" w:styleId="References">
    <w:name w:val="References"/>
    <w:basedOn w:val="Normal"/>
    <w:rsid w:val="00CA4C32"/>
    <w:pPr>
      <w:numPr>
        <w:numId w:val="6"/>
      </w:numPr>
      <w:autoSpaceDE w:val="0"/>
      <w:autoSpaceDN w:val="0"/>
      <w:snapToGrid w:val="0"/>
      <w:spacing w:after="60"/>
    </w:pPr>
    <w:rPr>
      <w:rFonts w:ascii="Times New Roman" w:eastAsia="SimSun" w:hAnsi="Times New Roman"/>
      <w:szCs w:val="16"/>
      <w:lang w:val="en-US"/>
    </w:rPr>
  </w:style>
  <w:style w:type="paragraph" w:customStyle="1" w:styleId="Char">
    <w:name w:val="Char"/>
    <w:rsid w:val="00CA4C32"/>
    <w:pPr>
      <w:keepNext/>
      <w:numPr>
        <w:numId w:val="7"/>
      </w:numPr>
      <w:autoSpaceDE w:val="0"/>
      <w:autoSpaceDN w:val="0"/>
      <w:adjustRightInd w:val="0"/>
      <w:spacing w:before="60" w:after="60"/>
      <w:jc w:val="both"/>
    </w:pPr>
    <w:rPr>
      <w:rFonts w:ascii="Arial" w:eastAsia="SimSun" w:hAnsi="Arial" w:cs="Arial"/>
      <w:color w:val="0000FF"/>
      <w:kern w:val="2"/>
      <w:lang w:val="en-US" w:eastAsia="zh-CN"/>
    </w:rPr>
  </w:style>
  <w:style w:type="paragraph" w:customStyle="1" w:styleId="a2">
    <w:name w:val="목록 단락"/>
    <w:basedOn w:val="Normal"/>
    <w:qFormat/>
    <w:rsid w:val="00093DD5"/>
    <w:pPr>
      <w:overflowPunct w:val="0"/>
      <w:autoSpaceDE w:val="0"/>
      <w:autoSpaceDN w:val="0"/>
      <w:adjustRightInd w:val="0"/>
      <w:spacing w:after="180"/>
      <w:ind w:leftChars="400" w:left="800"/>
      <w:textAlignment w:val="baseline"/>
    </w:pPr>
    <w:rPr>
      <w:rFonts w:ascii="Times New Roman" w:eastAsia="Times New Roman" w:hAnsi="Times New Roman"/>
      <w:szCs w:val="20"/>
      <w:lang w:eastAsia="en-GB"/>
    </w:rPr>
  </w:style>
  <w:style w:type="paragraph" w:customStyle="1" w:styleId="StatementHeading">
    <w:name w:val="Statement Heading"/>
    <w:basedOn w:val="Normal"/>
    <w:next w:val="StatementBody"/>
    <w:uiPriority w:val="99"/>
    <w:qFormat/>
    <w:rsid w:val="00335250"/>
    <w:pPr>
      <w:keepNext/>
      <w:spacing w:before="100" w:beforeAutospacing="1"/>
      <w:ind w:left="601" w:hanging="601"/>
    </w:pPr>
    <w:rPr>
      <w:rFonts w:ascii="Times New Roman" w:hAnsi="Times New Roman"/>
      <w:b/>
      <w:i/>
      <w:sz w:val="22"/>
      <w:lang w:val="en-US" w:eastAsia="ko-KR"/>
    </w:rPr>
  </w:style>
  <w:style w:type="paragraph" w:customStyle="1" w:styleId="Default">
    <w:name w:val="Default"/>
    <w:rsid w:val="00E13DC4"/>
    <w:pPr>
      <w:widowControl w:val="0"/>
      <w:autoSpaceDE w:val="0"/>
      <w:autoSpaceDN w:val="0"/>
      <w:adjustRightInd w:val="0"/>
    </w:pPr>
    <w:rPr>
      <w:rFonts w:eastAsia="Times New Roman"/>
      <w:noProof/>
      <w:sz w:val="24"/>
      <w:szCs w:val="24"/>
      <w:lang w:val="en-US" w:eastAsia="zh-CN"/>
    </w:rPr>
  </w:style>
  <w:style w:type="paragraph" w:customStyle="1" w:styleId="2222">
    <w:name w:val="스타일 스타일 스타일 스타일 양쪽 첫 줄:  2 글자 + 첫 줄:  2 글자 + 첫 줄:  2 글자 + 첫 줄:  2..."/>
    <w:basedOn w:val="Normal"/>
    <w:link w:val="2222Char"/>
    <w:rsid w:val="00B06D90"/>
    <w:pPr>
      <w:spacing w:after="180" w:line="336" w:lineRule="auto"/>
      <w:ind w:firstLineChars="200" w:firstLine="200"/>
      <w:jc w:val="both"/>
    </w:pPr>
    <w:rPr>
      <w:rFonts w:ascii="Times New Roman" w:eastAsia="Malgun Gothic" w:hAnsi="Times New Roman" w:cs="Batang"/>
      <w:szCs w:val="20"/>
    </w:rPr>
  </w:style>
  <w:style w:type="paragraph" w:styleId="ListBullet">
    <w:name w:val="List Bullet"/>
    <w:basedOn w:val="List"/>
    <w:rsid w:val="009E34E7"/>
    <w:pPr>
      <w:overflowPunct w:val="0"/>
      <w:autoSpaceDE w:val="0"/>
      <w:autoSpaceDN w:val="0"/>
      <w:adjustRightInd w:val="0"/>
      <w:spacing w:after="180"/>
      <w:ind w:left="568" w:hanging="284"/>
      <w:textAlignment w:val="baseline"/>
    </w:pPr>
    <w:rPr>
      <w:rFonts w:ascii="Times New Roman" w:eastAsia="Times New Roman" w:hAnsi="Times New Roman"/>
      <w:szCs w:val="20"/>
      <w:lang w:eastAsia="en-GB"/>
    </w:rPr>
  </w:style>
  <w:style w:type="paragraph" w:customStyle="1" w:styleId="StyleLGTdocAsianSimSunComplex11ptBefore6ptL">
    <w:name w:val="Style LGTdoc_본문 + (Asian) SimSun (Complex) 11 pt Before:  6 pt L..."/>
    <w:basedOn w:val="Normal"/>
    <w:rsid w:val="00F07F2C"/>
    <w:pPr>
      <w:widowControl w:val="0"/>
      <w:autoSpaceDE w:val="0"/>
      <w:autoSpaceDN w:val="0"/>
      <w:adjustRightInd w:val="0"/>
      <w:snapToGrid w:val="0"/>
      <w:spacing w:before="120" w:afterLines="50" w:after="50"/>
      <w:jc w:val="both"/>
    </w:pPr>
    <w:rPr>
      <w:rFonts w:ascii="Times New Roman" w:eastAsia="SimSun" w:hAnsi="Times New Roman"/>
      <w:kern w:val="2"/>
      <w:sz w:val="22"/>
      <w:szCs w:val="22"/>
      <w:lang w:eastAsia="ko-KR"/>
    </w:rPr>
  </w:style>
  <w:style w:type="paragraph" w:customStyle="1" w:styleId="ListParagraph1">
    <w:name w:val="List Paragraph1"/>
    <w:basedOn w:val="Normal"/>
    <w:qFormat/>
    <w:rsid w:val="00261FDC"/>
    <w:pPr>
      <w:spacing w:after="200" w:line="276" w:lineRule="auto"/>
      <w:ind w:firstLineChars="200" w:firstLine="420"/>
    </w:pPr>
    <w:rPr>
      <w:rFonts w:ascii="Calibri" w:eastAsia="SimSun" w:hAnsi="Calibri"/>
      <w:sz w:val="22"/>
      <w:szCs w:val="22"/>
      <w:lang w:val="en-US"/>
    </w:rPr>
  </w:style>
  <w:style w:type="paragraph" w:customStyle="1" w:styleId="section1">
    <w:name w:val="section1"/>
    <w:basedOn w:val="Normal"/>
    <w:rsid w:val="00C27725"/>
    <w:pPr>
      <w:spacing w:before="100" w:beforeAutospacing="1" w:after="100" w:afterAutospacing="1"/>
    </w:pPr>
    <w:rPr>
      <w:rFonts w:ascii="Times New Roman" w:hAnsi="Times New Roman"/>
      <w:sz w:val="24"/>
      <w:lang w:eastAsia="ja-JP"/>
    </w:rPr>
  </w:style>
  <w:style w:type="paragraph" w:customStyle="1" w:styleId="enumlev1">
    <w:name w:val="enumlev1"/>
    <w:basedOn w:val="Normal"/>
    <w:link w:val="enumlev1Char"/>
    <w:rsid w:val="003D2733"/>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ascii="Times New Roman" w:eastAsia="Times New Roman" w:hAnsi="Times New Roman"/>
      <w:sz w:val="24"/>
      <w:szCs w:val="20"/>
    </w:rPr>
  </w:style>
  <w:style w:type="paragraph" w:customStyle="1" w:styleId="LGTdoc">
    <w:name w:val="LGTdoc_본문"/>
    <w:basedOn w:val="Normal"/>
    <w:link w:val="LGTdocChar"/>
    <w:rsid w:val="00A61DE6"/>
    <w:pPr>
      <w:widowControl w:val="0"/>
      <w:autoSpaceDE w:val="0"/>
      <w:autoSpaceDN w:val="0"/>
      <w:adjustRightInd w:val="0"/>
      <w:snapToGrid w:val="0"/>
      <w:spacing w:afterLines="50" w:after="120" w:line="264" w:lineRule="auto"/>
      <w:jc w:val="both"/>
    </w:pPr>
    <w:rPr>
      <w:rFonts w:ascii="Times New Roman" w:hAnsi="Times New Roman"/>
      <w:kern w:val="2"/>
      <w:sz w:val="22"/>
      <w:lang w:eastAsia="ko-KR"/>
    </w:rPr>
  </w:style>
  <w:style w:type="paragraph" w:customStyle="1" w:styleId="LGTdoc1">
    <w:name w:val="LGTdoc_제목1"/>
    <w:basedOn w:val="Normal"/>
    <w:rsid w:val="00646D92"/>
    <w:pPr>
      <w:adjustRightInd w:val="0"/>
      <w:snapToGrid w:val="0"/>
      <w:spacing w:beforeLines="50" w:before="120" w:after="100" w:afterAutospacing="1"/>
      <w:jc w:val="both"/>
    </w:pPr>
    <w:rPr>
      <w:rFonts w:ascii="Times New Roman" w:hAnsi="Times New Roman"/>
      <w:b/>
      <w:snapToGrid w:val="0"/>
      <w:sz w:val="28"/>
      <w:szCs w:val="20"/>
      <w:lang w:eastAsia="ko-KR"/>
    </w:rPr>
  </w:style>
  <w:style w:type="paragraph" w:customStyle="1" w:styleId="a3">
    <w:name w:val="본문글"/>
    <w:basedOn w:val="Normal"/>
    <w:qFormat/>
    <w:rsid w:val="00DD7C21"/>
    <w:pPr>
      <w:widowControl w:val="0"/>
      <w:spacing w:after="180" w:line="240" w:lineRule="exact"/>
      <w:jc w:val="both"/>
    </w:pPr>
    <w:rPr>
      <w:rFonts w:ascii="Arial" w:eastAsia="Malgun Gothic" w:hAnsi="Arial" w:cs="Batang"/>
      <w:color w:val="000000"/>
      <w:szCs w:val="20"/>
      <w:lang w:val="en-US" w:eastAsia="ko-KR"/>
    </w:rPr>
  </w:style>
  <w:style w:type="paragraph" w:customStyle="1" w:styleId="00BodyText">
    <w:name w:val="00 BodyText"/>
    <w:basedOn w:val="Normal"/>
    <w:rsid w:val="00DB6DDE"/>
    <w:pPr>
      <w:spacing w:after="220"/>
    </w:pPr>
    <w:rPr>
      <w:rFonts w:ascii="Arial" w:eastAsia="Times New Roman" w:hAnsi="Arial"/>
      <w:sz w:val="22"/>
      <w:szCs w:val="20"/>
      <w:lang w:val="en-US"/>
    </w:rPr>
  </w:style>
  <w:style w:type="character" w:customStyle="1" w:styleId="apple-style-span">
    <w:name w:val="apple-style-span"/>
    <w:basedOn w:val="DefaultParagraphFont"/>
    <w:rsid w:val="00802484"/>
  </w:style>
  <w:style w:type="paragraph" w:customStyle="1" w:styleId="3GPPHeading1">
    <w:name w:val="3GPP Heading 1"/>
    <w:basedOn w:val="Heading1"/>
    <w:link w:val="3GPPHeading1Char"/>
    <w:qFormat/>
    <w:rsid w:val="00BB2E8D"/>
    <w:pPr>
      <w:tabs>
        <w:tab w:val="num" w:pos="426"/>
      </w:tabs>
      <w:spacing w:before="360" w:after="120"/>
      <w:ind w:left="426" w:hanging="425"/>
    </w:pPr>
    <w:rPr>
      <w:rFonts w:eastAsia="MS Mincho" w:cs="Times New Roman"/>
      <w:b w:val="0"/>
      <w:bCs w:val="0"/>
      <w:lang w:val="x-none" w:eastAsia="x-none"/>
    </w:rPr>
  </w:style>
  <w:style w:type="character" w:customStyle="1" w:styleId="3GPPHeading1Char">
    <w:name w:val="3GPP Heading 1 Char"/>
    <w:link w:val="3GPPHeading1"/>
    <w:rsid w:val="00BB2E8D"/>
    <w:rPr>
      <w:rFonts w:ascii="Arial" w:eastAsia="MS Mincho" w:hAnsi="Arial"/>
      <w:kern w:val="32"/>
      <w:sz w:val="32"/>
      <w:szCs w:val="32"/>
      <w:lang w:val="x-none" w:eastAsia="x-none"/>
    </w:rPr>
  </w:style>
  <w:style w:type="paragraph" w:customStyle="1" w:styleId="Doc-text2">
    <w:name w:val="Doc-text2"/>
    <w:basedOn w:val="Normal"/>
    <w:link w:val="Doc-text2Char"/>
    <w:qFormat/>
    <w:rsid w:val="003116DF"/>
    <w:pPr>
      <w:tabs>
        <w:tab w:val="left" w:pos="1622"/>
      </w:tabs>
      <w:ind w:left="1622" w:hanging="363"/>
    </w:pPr>
    <w:rPr>
      <w:rFonts w:ascii="Arial" w:eastAsia="MS Mincho" w:hAnsi="Arial"/>
      <w:lang w:val="x-none" w:eastAsia="en-GB"/>
    </w:rPr>
  </w:style>
  <w:style w:type="character" w:customStyle="1" w:styleId="Doc-text2Char">
    <w:name w:val="Doc-text2 Char"/>
    <w:link w:val="Doc-text2"/>
    <w:rsid w:val="003116DF"/>
    <w:rPr>
      <w:rFonts w:ascii="Arial" w:eastAsia="MS Mincho" w:hAnsi="Arial"/>
      <w:szCs w:val="24"/>
      <w:lang w:val="x-none" w:eastAsia="en-GB" w:bidi="ar-SA"/>
    </w:rPr>
  </w:style>
  <w:style w:type="character" w:customStyle="1" w:styleId="B1Char">
    <w:name w:val="B1 Char"/>
    <w:qFormat/>
    <w:locked/>
    <w:rsid w:val="007F0059"/>
    <w:rPr>
      <w:lang w:val="en-GB" w:eastAsia="en-US"/>
    </w:rPr>
  </w:style>
  <w:style w:type="paragraph" w:customStyle="1" w:styleId="CharCharCharCharCharChar">
    <w:name w:val="Char Char Char Char Char Char"/>
    <w:semiHidden/>
    <w:rsid w:val="004F1F3B"/>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paragraph" w:customStyle="1" w:styleId="TAH">
    <w:name w:val="TAH"/>
    <w:basedOn w:val="TAC"/>
    <w:link w:val="TAHCar"/>
    <w:qFormat/>
    <w:rsid w:val="004F1F3B"/>
    <w:rPr>
      <w:b/>
    </w:rPr>
  </w:style>
  <w:style w:type="paragraph" w:customStyle="1" w:styleId="TAC">
    <w:name w:val="TAC"/>
    <w:basedOn w:val="Normal"/>
    <w:link w:val="TACChar"/>
    <w:qFormat/>
    <w:rsid w:val="004F1F3B"/>
    <w:pPr>
      <w:keepNext/>
      <w:keepLines/>
      <w:overflowPunct w:val="0"/>
      <w:autoSpaceDE w:val="0"/>
      <w:autoSpaceDN w:val="0"/>
      <w:adjustRightInd w:val="0"/>
      <w:jc w:val="center"/>
      <w:textAlignment w:val="baseline"/>
    </w:pPr>
    <w:rPr>
      <w:rFonts w:ascii="Arial" w:eastAsia="Times New Roman" w:hAnsi="Arial"/>
      <w:sz w:val="18"/>
      <w:szCs w:val="20"/>
      <w:lang w:eastAsia="ja-JP"/>
    </w:rPr>
  </w:style>
  <w:style w:type="character" w:customStyle="1" w:styleId="TACChar">
    <w:name w:val="TAC Char"/>
    <w:link w:val="TAC"/>
    <w:qFormat/>
    <w:rsid w:val="004F1F3B"/>
    <w:rPr>
      <w:rFonts w:ascii="Arial" w:hAnsi="Arial"/>
      <w:sz w:val="18"/>
      <w:lang w:val="en-GB" w:eastAsia="ja-JP" w:bidi="ar-SA"/>
    </w:rPr>
  </w:style>
  <w:style w:type="paragraph" w:customStyle="1" w:styleId="TAL">
    <w:name w:val="TAL"/>
    <w:basedOn w:val="Normal"/>
    <w:link w:val="TALChar"/>
    <w:rsid w:val="004F1F3B"/>
    <w:pPr>
      <w:keepNext/>
      <w:keepLines/>
    </w:pPr>
    <w:rPr>
      <w:rFonts w:ascii="Arial" w:eastAsia="SimSun" w:hAnsi="Arial"/>
      <w:sz w:val="18"/>
      <w:szCs w:val="20"/>
    </w:rPr>
  </w:style>
  <w:style w:type="paragraph" w:customStyle="1" w:styleId="msolistparagraph0">
    <w:name w:val="msolistparagraph"/>
    <w:basedOn w:val="Normal"/>
    <w:rsid w:val="00822B87"/>
    <w:pPr>
      <w:ind w:left="720"/>
      <w:jc w:val="both"/>
    </w:pPr>
    <w:rPr>
      <w:rFonts w:ascii="Calibri" w:hAnsi="Calibri"/>
      <w:sz w:val="21"/>
      <w:szCs w:val="21"/>
      <w:lang w:eastAsia="ja-JP"/>
    </w:rPr>
  </w:style>
  <w:style w:type="character" w:customStyle="1" w:styleId="CRCoverPageZchn">
    <w:name w:val="CR Cover Page Zchn"/>
    <w:locked/>
    <w:rsid w:val="005B611D"/>
    <w:rPr>
      <w:rFonts w:ascii="Arial" w:eastAsia="SimSun" w:hAnsi="Arial"/>
      <w:lang w:val="en-GB" w:eastAsia="en-US" w:bidi="ar-SA"/>
    </w:rPr>
  </w:style>
  <w:style w:type="paragraph" w:styleId="PlainText">
    <w:name w:val="Plain Text"/>
    <w:basedOn w:val="Normal"/>
    <w:link w:val="PlainTextChar"/>
    <w:uiPriority w:val="99"/>
    <w:unhideWhenUsed/>
    <w:rsid w:val="00172EDF"/>
    <w:rPr>
      <w:rFonts w:ascii="Consolas" w:eastAsia="Calibri" w:hAnsi="Consolas" w:cs="Consolas"/>
      <w:sz w:val="21"/>
      <w:szCs w:val="21"/>
      <w:lang w:val="en-US" w:eastAsia="zh-CN"/>
    </w:rPr>
  </w:style>
  <w:style w:type="character" w:customStyle="1" w:styleId="PlainTextChar">
    <w:name w:val="Plain Text Char"/>
    <w:link w:val="PlainText"/>
    <w:uiPriority w:val="99"/>
    <w:rsid w:val="00172EDF"/>
    <w:rPr>
      <w:rFonts w:ascii="Consolas" w:eastAsia="Calibri" w:hAnsi="Consolas" w:cs="Consolas"/>
      <w:sz w:val="21"/>
      <w:szCs w:val="21"/>
      <w:lang w:val="en-US" w:eastAsia="zh-CN" w:bidi="ar-SA"/>
    </w:rPr>
  </w:style>
  <w:style w:type="paragraph" w:customStyle="1" w:styleId="IEEEParagraph">
    <w:name w:val="IEEE Paragraph"/>
    <w:basedOn w:val="Normal"/>
    <w:link w:val="IEEEParagraphChar"/>
    <w:rsid w:val="00AA5285"/>
    <w:pPr>
      <w:adjustRightInd w:val="0"/>
      <w:snapToGrid w:val="0"/>
      <w:ind w:firstLine="216"/>
      <w:jc w:val="both"/>
    </w:pPr>
    <w:rPr>
      <w:rFonts w:ascii="Arial" w:eastAsia="SimSun" w:hAnsi="Arial" w:cs="Arial"/>
      <w:color w:val="0000FF"/>
      <w:kern w:val="2"/>
      <w:lang w:val="en-AU" w:eastAsia="zh-CN"/>
    </w:rPr>
  </w:style>
  <w:style w:type="character" w:customStyle="1" w:styleId="IEEEParagraphChar">
    <w:name w:val="IEEE Paragraph Char"/>
    <w:link w:val="IEEEParagraph"/>
    <w:rsid w:val="00AA5285"/>
    <w:rPr>
      <w:rFonts w:ascii="Arial" w:eastAsia="SimSun" w:hAnsi="Arial" w:cs="Arial"/>
      <w:color w:val="0000FF"/>
      <w:kern w:val="2"/>
      <w:szCs w:val="24"/>
      <w:lang w:val="en-AU" w:eastAsia="zh-CN" w:bidi="ar-SA"/>
    </w:rPr>
  </w:style>
  <w:style w:type="paragraph" w:styleId="TOC6">
    <w:name w:val="toc 6"/>
    <w:basedOn w:val="Normal"/>
    <w:next w:val="Normal"/>
    <w:autoRedefine/>
    <w:uiPriority w:val="39"/>
    <w:rsid w:val="00CE4CE8"/>
    <w:pPr>
      <w:ind w:left="1000"/>
    </w:pPr>
    <w:rPr>
      <w:rFonts w:asciiTheme="minorHAnsi" w:hAnsiTheme="minorHAnsi" w:cstheme="minorHAnsi"/>
      <w:sz w:val="18"/>
      <w:szCs w:val="18"/>
    </w:rPr>
  </w:style>
  <w:style w:type="paragraph" w:styleId="TOC7">
    <w:name w:val="toc 7"/>
    <w:basedOn w:val="Normal"/>
    <w:next w:val="Normal"/>
    <w:autoRedefine/>
    <w:uiPriority w:val="39"/>
    <w:rsid w:val="00CE4CE8"/>
    <w:pPr>
      <w:ind w:left="1200"/>
    </w:pPr>
    <w:rPr>
      <w:rFonts w:asciiTheme="minorHAnsi" w:hAnsiTheme="minorHAnsi" w:cstheme="minorHAnsi"/>
      <w:sz w:val="18"/>
      <w:szCs w:val="18"/>
    </w:rPr>
  </w:style>
  <w:style w:type="paragraph" w:styleId="TOC8">
    <w:name w:val="toc 8"/>
    <w:basedOn w:val="Normal"/>
    <w:next w:val="Normal"/>
    <w:autoRedefine/>
    <w:uiPriority w:val="39"/>
    <w:rsid w:val="00CE4CE8"/>
    <w:pPr>
      <w:ind w:left="1400"/>
    </w:pPr>
    <w:rPr>
      <w:rFonts w:asciiTheme="minorHAnsi" w:hAnsiTheme="minorHAnsi" w:cstheme="minorHAnsi"/>
      <w:sz w:val="18"/>
      <w:szCs w:val="18"/>
    </w:rPr>
  </w:style>
  <w:style w:type="paragraph" w:styleId="TOC9">
    <w:name w:val="toc 9"/>
    <w:basedOn w:val="Normal"/>
    <w:next w:val="Normal"/>
    <w:autoRedefine/>
    <w:uiPriority w:val="39"/>
    <w:rsid w:val="00CE4CE8"/>
    <w:pPr>
      <w:ind w:left="1600"/>
    </w:pPr>
    <w:rPr>
      <w:rFonts w:asciiTheme="minorHAnsi" w:hAnsiTheme="minorHAnsi" w:cstheme="minorHAnsi"/>
      <w:sz w:val="18"/>
      <w:szCs w:val="18"/>
    </w:rPr>
  </w:style>
  <w:style w:type="table" w:styleId="TableGrid">
    <w:name w:val="Table Grid"/>
    <w:basedOn w:val="TableNormal"/>
    <w:qFormat/>
    <w:rsid w:val="00EC71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rsid w:val="00EC7122"/>
    <w:pPr>
      <w:ind w:left="1440" w:hanging="1440"/>
    </w:pPr>
  </w:style>
  <w:style w:type="paragraph" w:customStyle="1" w:styleId="3GPPNormalText">
    <w:name w:val="3GPP Normal Text"/>
    <w:basedOn w:val="BodyText"/>
    <w:link w:val="3GPPNormalTextChar"/>
    <w:qFormat/>
    <w:rsid w:val="00EC7122"/>
    <w:pPr>
      <w:ind w:left="1440" w:hanging="1440"/>
    </w:pPr>
    <w:rPr>
      <w:rFonts w:ascii="Times New Roman" w:eastAsia="MS Mincho" w:hAnsi="Times New Roman"/>
      <w:sz w:val="22"/>
      <w:lang w:val="x-none" w:eastAsia="x-none"/>
    </w:rPr>
  </w:style>
  <w:style w:type="character" w:customStyle="1" w:styleId="3GPPNormalTextChar">
    <w:name w:val="3GPP Normal Text Char"/>
    <w:link w:val="3GPPNormalText"/>
    <w:rsid w:val="00EC7122"/>
    <w:rPr>
      <w:rFonts w:eastAsia="MS Mincho"/>
      <w:sz w:val="22"/>
      <w:szCs w:val="24"/>
      <w:lang w:val="x-none" w:eastAsia="x-none" w:bidi="ar-SA"/>
    </w:rPr>
  </w:style>
  <w:style w:type="paragraph" w:customStyle="1" w:styleId="Statement">
    <w:name w:val="Statement"/>
    <w:basedOn w:val="Normal"/>
    <w:rsid w:val="00EC7122"/>
    <w:pPr>
      <w:keepNext/>
      <w:ind w:left="601" w:hanging="601"/>
    </w:pPr>
    <w:rPr>
      <w:rFonts w:ascii="Times New Roman" w:hAnsi="Times New Roman"/>
      <w:b/>
      <w:i/>
      <w:lang w:val="en-US" w:eastAsia="ko-KR"/>
    </w:rPr>
  </w:style>
  <w:style w:type="paragraph" w:customStyle="1" w:styleId="B2">
    <w:name w:val="B2"/>
    <w:basedOn w:val="List2"/>
    <w:link w:val="B2Char"/>
    <w:qFormat/>
    <w:rsid w:val="00EC7122"/>
    <w:pPr>
      <w:spacing w:after="180"/>
      <w:ind w:left="851" w:hanging="284"/>
    </w:pPr>
    <w:rPr>
      <w:rFonts w:ascii="Times New Roman" w:eastAsia="MS Mincho" w:hAnsi="Times New Roman"/>
      <w:szCs w:val="20"/>
    </w:rPr>
  </w:style>
  <w:style w:type="character" w:customStyle="1" w:styleId="B2Char">
    <w:name w:val="B2 Char"/>
    <w:link w:val="B2"/>
    <w:qFormat/>
    <w:rsid w:val="00EC7122"/>
    <w:rPr>
      <w:rFonts w:eastAsia="MS Mincho"/>
      <w:lang w:val="en-GB" w:eastAsia="en-US" w:bidi="ar-SA"/>
    </w:rPr>
  </w:style>
  <w:style w:type="paragraph" w:styleId="List2">
    <w:name w:val="List 2"/>
    <w:basedOn w:val="Normal"/>
    <w:link w:val="List2Char"/>
    <w:rsid w:val="00EC7122"/>
    <w:pPr>
      <w:ind w:left="566" w:hanging="283"/>
    </w:pPr>
  </w:style>
  <w:style w:type="character" w:customStyle="1" w:styleId="Alcatel-Lucent-4">
    <w:name w:val="Alcatel-Lucent-4"/>
    <w:semiHidden/>
    <w:rsid w:val="00EC7122"/>
    <w:rPr>
      <w:rFonts w:ascii="Arial" w:hAnsi="Arial" w:cs="Arial"/>
      <w:color w:val="auto"/>
      <w:sz w:val="20"/>
      <w:szCs w:val="20"/>
    </w:rPr>
  </w:style>
  <w:style w:type="paragraph" w:customStyle="1" w:styleId="ZchnZchn">
    <w:name w:val="Zchn Zchn"/>
    <w:rsid w:val="00EC7122"/>
    <w:pPr>
      <w:keepNext/>
      <w:numPr>
        <w:numId w:val="10"/>
      </w:numPr>
      <w:suppressAutoHyphens/>
      <w:autoSpaceDE w:val="0"/>
      <w:spacing w:before="60" w:after="60"/>
      <w:jc w:val="both"/>
    </w:pPr>
    <w:rPr>
      <w:rFonts w:ascii="Arial" w:eastAsia="SimSun" w:hAnsi="Arial" w:cs="Arial"/>
      <w:color w:val="0000FF"/>
      <w:kern w:val="1"/>
      <w:lang w:val="en-US" w:eastAsia="ar-SA"/>
    </w:rPr>
  </w:style>
  <w:style w:type="numbering" w:customStyle="1" w:styleId="StyleBulleted">
    <w:name w:val="Style Bulleted"/>
    <w:rsid w:val="00EC7122"/>
  </w:style>
  <w:style w:type="paragraph" w:customStyle="1" w:styleId="EQ">
    <w:name w:val="EQ"/>
    <w:basedOn w:val="Normal"/>
    <w:next w:val="Normal"/>
    <w:qFormat/>
    <w:rsid w:val="00EC7122"/>
    <w:pPr>
      <w:keepLines/>
      <w:tabs>
        <w:tab w:val="center" w:pos="4536"/>
        <w:tab w:val="right" w:pos="9072"/>
      </w:tabs>
      <w:spacing w:after="180"/>
    </w:pPr>
    <w:rPr>
      <w:rFonts w:ascii="Times New Roman" w:eastAsia="Times New Roman" w:hAnsi="Times New Roman"/>
      <w:noProof/>
      <w:szCs w:val="20"/>
    </w:rPr>
  </w:style>
  <w:style w:type="character" w:customStyle="1" w:styleId="Alcatel-Lucent2">
    <w:name w:val="Alcatel-Lucent2"/>
    <w:semiHidden/>
    <w:rsid w:val="00EC7122"/>
    <w:rPr>
      <w:rFonts w:ascii="Arial" w:hAnsi="Arial" w:cs="Arial"/>
      <w:color w:val="auto"/>
      <w:sz w:val="20"/>
      <w:szCs w:val="20"/>
    </w:rPr>
  </w:style>
  <w:style w:type="character" w:customStyle="1" w:styleId="CaptionChar1">
    <w:name w:val="Caption Char1"/>
    <w:aliases w:val="cap Char1,cap Char Char,Caption Char Char,Caption Char1 Char Char,cap Char Char1 Char,Caption Char Char1 Char Char,cap Char2 Char,条目 Char,3GPP Caption Table Char1,cap1 Char,cap2 Char,cap11 Char1,Légende-figure Char1,Beschrifubg Char,题 Char"/>
    <w:link w:val="Caption"/>
    <w:rsid w:val="00EC7122"/>
    <w:rPr>
      <w:b/>
      <w:lang w:val="en-GB" w:eastAsia="en-GB" w:bidi="ar-SA"/>
    </w:rPr>
  </w:style>
  <w:style w:type="numbering" w:customStyle="1" w:styleId="1">
    <w:name w:val="現在のリスト1"/>
    <w:rsid w:val="0032429A"/>
    <w:pPr>
      <w:numPr>
        <w:numId w:val="12"/>
      </w:numPr>
    </w:pPr>
  </w:style>
  <w:style w:type="numbering" w:customStyle="1" w:styleId="2">
    <w:name w:val="現在のリスト2"/>
    <w:rsid w:val="0032429A"/>
    <w:pPr>
      <w:numPr>
        <w:numId w:val="13"/>
      </w:numPr>
    </w:pPr>
  </w:style>
  <w:style w:type="numbering" w:styleId="ArticleSection">
    <w:name w:val="Outline List 3"/>
    <w:basedOn w:val="NoList"/>
    <w:rsid w:val="0032429A"/>
    <w:pPr>
      <w:numPr>
        <w:numId w:val="14"/>
      </w:numPr>
    </w:pPr>
  </w:style>
  <w:style w:type="numbering" w:customStyle="1" w:styleId="3">
    <w:name w:val="現在のリスト3"/>
    <w:rsid w:val="0032429A"/>
    <w:pPr>
      <w:numPr>
        <w:numId w:val="15"/>
      </w:numPr>
    </w:pPr>
  </w:style>
  <w:style w:type="numbering" w:customStyle="1" w:styleId="10">
    <w:name w:val="スタイル1"/>
    <w:rsid w:val="0032429A"/>
    <w:pPr>
      <w:numPr>
        <w:numId w:val="16"/>
      </w:numPr>
    </w:pPr>
  </w:style>
  <w:style w:type="numbering" w:styleId="111111">
    <w:name w:val="Outline List 2"/>
    <w:basedOn w:val="NoList"/>
    <w:rsid w:val="0032429A"/>
    <w:pPr>
      <w:numPr>
        <w:numId w:val="17"/>
      </w:numPr>
    </w:pPr>
  </w:style>
  <w:style w:type="paragraph" w:customStyle="1" w:styleId="a4">
    <w:name w:val="リスト段落"/>
    <w:basedOn w:val="Normal"/>
    <w:qFormat/>
    <w:rsid w:val="00074EB6"/>
    <w:pPr>
      <w:ind w:firstLineChars="200" w:firstLine="420"/>
    </w:pPr>
    <w:rPr>
      <w:rFonts w:ascii="Times New Roman" w:eastAsia="Times New Roman" w:hAnsi="Times New Roman"/>
      <w:lang w:val="en-US"/>
    </w:rPr>
  </w:style>
  <w:style w:type="character" w:customStyle="1" w:styleId="Heading4Char">
    <w:name w:val="Heading 4 Char"/>
    <w:aliases w:val="h4 Char,H4 Char,H41 Char,h41 Char,H42 Char,h42 Char,H43 Char,h43 Char,H411 Char,h411 Char,H421 Char,h421 Char,H44 Char,h44 Char,H412 Char,h412 Char,H422 Char,h422 Char,H431 Char,h431 Char,H45 Char,h45 Char,H413 Char,h413 Char,H423 Char"/>
    <w:basedOn w:val="DefaultParagraphFont"/>
    <w:link w:val="Heading4"/>
    <w:uiPriority w:val="9"/>
    <w:rsid w:val="00FD1435"/>
    <w:rPr>
      <w:rFonts w:ascii="Arial" w:hAnsi="Arial" w:cs="Arial"/>
      <w:b/>
      <w:bCs/>
      <w:i/>
      <w:szCs w:val="26"/>
      <w:lang w:eastAsia="en-US"/>
    </w:rPr>
  </w:style>
  <w:style w:type="character" w:customStyle="1" w:styleId="Heading5Char">
    <w:name w:val="Heading 5 Char"/>
    <w:aliases w:val="H5 Char,h5 Char,Heading5 Char,标题 5 Char"/>
    <w:basedOn w:val="DefaultParagraphFont"/>
    <w:link w:val="Heading5"/>
    <w:uiPriority w:val="9"/>
    <w:rsid w:val="00FD1435"/>
    <w:rPr>
      <w:rFonts w:ascii="Arial" w:hAnsi="Arial" w:cs="Arial"/>
      <w:b/>
      <w:iCs/>
      <w:sz w:val="18"/>
      <w:szCs w:val="26"/>
      <w:lang w:eastAsia="en-US"/>
    </w:rPr>
  </w:style>
  <w:style w:type="character" w:customStyle="1" w:styleId="NOChar">
    <w:name w:val="NO Char"/>
    <w:link w:val="NO"/>
    <w:locked/>
    <w:rsid w:val="00D51C82"/>
    <w:rPr>
      <w:sz w:val="24"/>
      <w:lang w:eastAsia="en-US"/>
    </w:rPr>
  </w:style>
  <w:style w:type="paragraph" w:customStyle="1" w:styleId="CharChar1CharCharCharCharCharCharCharCharCharCharCharCharCharCharChar1">
    <w:name w:val="Char Char1 Char Char Char Char Char Char Char Char Char Char Char Char Char Char Char1"/>
    <w:semiHidden/>
    <w:rsid w:val="00EC692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CommentTextChar">
    <w:name w:val="Comment Text Char"/>
    <w:link w:val="CommentText"/>
    <w:qFormat/>
    <w:rsid w:val="00EC6924"/>
    <w:rPr>
      <w:rFonts w:ascii="Times" w:hAnsi="Times"/>
      <w:lang w:eastAsia="en-US"/>
    </w:rPr>
  </w:style>
  <w:style w:type="character" w:customStyle="1" w:styleId="NOZchn">
    <w:name w:val="NO Zchn"/>
    <w:rsid w:val="00176707"/>
    <w:rPr>
      <w:color w:val="000000"/>
      <w:lang w:eastAsia="ja-JP"/>
    </w:rPr>
  </w:style>
  <w:style w:type="character" w:customStyle="1" w:styleId="ListParagraphChar">
    <w:name w:val="List Paragraph Char"/>
    <w:aliases w:val="- Bullets Char,?? ?? Char,????? Char,???? Char,Lista1 Char,列出段落 Char1"/>
    <w:link w:val="ListParagraph"/>
    <w:uiPriority w:val="34"/>
    <w:qFormat/>
    <w:locked/>
    <w:rsid w:val="00FF0E7C"/>
    <w:rPr>
      <w:rFonts w:eastAsia="SimSun"/>
      <w:lang w:eastAsia="ja-JP"/>
    </w:rPr>
  </w:style>
  <w:style w:type="paragraph" w:customStyle="1" w:styleId="07cm12pt12">
    <w:name w:val="스타일 첫 줄:  0.7 cm 앞: 12 pt 줄 간격: 배수 1.2 줄"/>
    <w:basedOn w:val="Normal"/>
    <w:rsid w:val="007200CC"/>
    <w:pPr>
      <w:spacing w:before="240" w:after="120" w:line="288" w:lineRule="auto"/>
      <w:ind w:firstLine="397"/>
      <w:jc w:val="both"/>
    </w:pPr>
    <w:rPr>
      <w:rFonts w:cs="Batang"/>
      <w:szCs w:val="20"/>
    </w:rPr>
  </w:style>
  <w:style w:type="character" w:customStyle="1" w:styleId="TAHCar">
    <w:name w:val="TAH Car"/>
    <w:link w:val="TAH"/>
    <w:qFormat/>
    <w:rsid w:val="00A919E8"/>
    <w:rPr>
      <w:rFonts w:ascii="Arial" w:eastAsia="Times New Roman" w:hAnsi="Arial"/>
      <w:b/>
      <w:sz w:val="18"/>
      <w:lang w:eastAsia="ja-JP"/>
    </w:rPr>
  </w:style>
  <w:style w:type="character" w:customStyle="1" w:styleId="BodyTextChar">
    <w:name w:val="Body Text Char"/>
    <w:aliases w:val="bt Char,Corps de texte Car Char,Corps de texte Car1 Car Char,Corps de texte Car Car Car Char,Corps de texte Car1 Car Car Car Char,Corps de texte Car Car Car Car Car Char,Corps de texte Car1 Car Car Car Car Car Char,bt Car Char"/>
    <w:basedOn w:val="DefaultParagraphFont"/>
    <w:link w:val="BodyText"/>
    <w:locked/>
    <w:rsid w:val="007E4893"/>
    <w:rPr>
      <w:rFonts w:ascii="Times" w:hAnsi="Times"/>
      <w:szCs w:val="24"/>
      <w:lang w:eastAsia="en-US"/>
    </w:rPr>
  </w:style>
  <w:style w:type="character" w:customStyle="1" w:styleId="TALChar">
    <w:name w:val="TAL Char"/>
    <w:link w:val="TAL"/>
    <w:qFormat/>
    <w:locked/>
    <w:rsid w:val="00074313"/>
    <w:rPr>
      <w:rFonts w:ascii="Arial" w:eastAsia="SimSun" w:hAnsi="Arial"/>
      <w:sz w:val="18"/>
      <w:lang w:eastAsia="en-US"/>
    </w:rPr>
  </w:style>
  <w:style w:type="character" w:customStyle="1" w:styleId="Heading2Char1">
    <w:name w:val="Heading 2 Char1"/>
    <w:aliases w:val="H2 Char1,h2 Char1,Head2A Char,2 Char,UNDERRUBRIK 1-2 Char,DO NOT USE_h2 Char,h21 Char,Heading 2 Char Char,H2 Char Char,h2 Char Char,标题 2 Char,Header 2 Char,Header2 Char,22 Char,heading2 Char,2nd level Char,H21 Char,H22 Char,H23 Char"/>
    <w:basedOn w:val="DefaultParagraphFont"/>
    <w:link w:val="Heading2"/>
    <w:uiPriority w:val="9"/>
    <w:rsid w:val="00C010B7"/>
    <w:rPr>
      <w:rFonts w:ascii="Arial" w:hAnsi="Arial" w:cs="Arial"/>
      <w:b/>
      <w:bCs/>
      <w:i/>
      <w:iCs/>
      <w:sz w:val="24"/>
      <w:szCs w:val="28"/>
      <w:lang w:eastAsia="en-US"/>
    </w:rPr>
  </w:style>
  <w:style w:type="character" w:styleId="Strong">
    <w:name w:val="Strong"/>
    <w:basedOn w:val="DefaultParagraphFont"/>
    <w:qFormat/>
    <w:rsid w:val="00C010B7"/>
    <w:rPr>
      <w:b/>
      <w:bCs/>
    </w:rPr>
  </w:style>
  <w:style w:type="paragraph" w:customStyle="1" w:styleId="CharCharCharCharCharChar2">
    <w:name w:val="Char Char Char Char Char Char2"/>
    <w:semiHidden/>
    <w:rsid w:val="0016300F"/>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character" w:customStyle="1" w:styleId="Heading1Char1">
    <w:name w:val="Heading 1 Char1"/>
    <w:aliases w:val="NMP Heading 1 Char,H1 Char,h11 Char,h12 Char,h13 Char,h14 Char,h15 Char,h16 Char,app heading 1 Char,l1 Char,Memo Heading 1 Char,Heading 1_a Char,heading 1 Char,h17 Char,h111 Char,h121 Char,h131 Char,h141 Char,h151 Char,h161 Char,h18 Char"/>
    <w:basedOn w:val="DefaultParagraphFont"/>
    <w:link w:val="Heading1"/>
    <w:uiPriority w:val="9"/>
    <w:locked/>
    <w:rsid w:val="0016300F"/>
    <w:rPr>
      <w:rFonts w:ascii="Arial" w:hAnsi="Arial" w:cs="Arial"/>
      <w:b/>
      <w:bCs/>
      <w:kern w:val="32"/>
      <w:sz w:val="32"/>
      <w:szCs w:val="32"/>
      <w:lang w:eastAsia="en-US"/>
    </w:rPr>
  </w:style>
  <w:style w:type="paragraph" w:customStyle="1" w:styleId="H6">
    <w:name w:val="H6"/>
    <w:basedOn w:val="Heading5"/>
    <w:next w:val="Normal"/>
    <w:qFormat/>
    <w:rsid w:val="0016300F"/>
    <w:pPr>
      <w:keepLines/>
      <w:numPr>
        <w:ilvl w:val="0"/>
        <w:numId w:val="0"/>
      </w:numPr>
      <w:tabs>
        <w:tab w:val="num" w:pos="360"/>
        <w:tab w:val="num" w:pos="1008"/>
      </w:tabs>
      <w:spacing w:before="120" w:after="180"/>
      <w:ind w:left="1985" w:hanging="1985"/>
      <w:outlineLvl w:val="9"/>
    </w:pPr>
    <w:rPr>
      <w:rFonts w:eastAsia="MS Mincho" w:cs="Times New Roman"/>
      <w:b w:val="0"/>
      <w:iCs w:val="0"/>
      <w:sz w:val="20"/>
      <w:szCs w:val="20"/>
    </w:rPr>
  </w:style>
  <w:style w:type="character" w:customStyle="1" w:styleId="PlainTextChar1">
    <w:name w:val="Plain Text Char1"/>
    <w:semiHidden/>
    <w:locked/>
    <w:rsid w:val="00CC74CD"/>
    <w:rPr>
      <w:rFonts w:ascii="Consolas" w:hAnsi="Consolas"/>
      <w:sz w:val="21"/>
      <w:szCs w:val="21"/>
      <w:lang w:bidi="ar-SA"/>
    </w:rPr>
  </w:style>
  <w:style w:type="paragraph" w:customStyle="1" w:styleId="CharChar1CharCharCharCharCharCharCharCharCharCharCharCharCharCharChar34">
    <w:name w:val="Char Char1 Char Char Char Char Char Char Char Char Char Char Char Char Char Char Char34"/>
    <w:semiHidden/>
    <w:rsid w:val="00F6151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TableCell">
    <w:name w:val="TableCell"/>
    <w:basedOn w:val="Normal"/>
    <w:qFormat/>
    <w:rsid w:val="00F6151A"/>
    <w:pPr>
      <w:autoSpaceDE w:val="0"/>
      <w:autoSpaceDN w:val="0"/>
      <w:adjustRightInd w:val="0"/>
      <w:snapToGrid w:val="0"/>
      <w:spacing w:before="20" w:after="20"/>
    </w:pPr>
    <w:rPr>
      <w:rFonts w:ascii="Times New Roman" w:eastAsia="Times New Roman" w:hAnsi="Times New Roman"/>
      <w:szCs w:val="21"/>
      <w:lang w:val="en-US" w:eastAsia="zh-CN"/>
    </w:rPr>
  </w:style>
  <w:style w:type="character" w:customStyle="1" w:styleId="FooterChar">
    <w:name w:val="Footer Char"/>
    <w:basedOn w:val="DefaultParagraphFont"/>
    <w:link w:val="Footer"/>
    <w:rsid w:val="00F6151A"/>
    <w:rPr>
      <w:rFonts w:ascii="Times" w:hAnsi="Times"/>
      <w:szCs w:val="24"/>
      <w:lang w:eastAsia="en-US"/>
    </w:rPr>
  </w:style>
  <w:style w:type="paragraph" w:customStyle="1" w:styleId="TH">
    <w:name w:val="TH"/>
    <w:basedOn w:val="Normal"/>
    <w:link w:val="THChar"/>
    <w:qFormat/>
    <w:rsid w:val="008A05F8"/>
    <w:pPr>
      <w:keepNext/>
      <w:keepLines/>
      <w:overflowPunct w:val="0"/>
      <w:autoSpaceDE w:val="0"/>
      <w:autoSpaceDN w:val="0"/>
      <w:adjustRightInd w:val="0"/>
      <w:spacing w:before="60" w:after="180"/>
      <w:jc w:val="center"/>
      <w:textAlignment w:val="baseline"/>
    </w:pPr>
    <w:rPr>
      <w:rFonts w:ascii="Arial" w:eastAsia="Times New Roman" w:hAnsi="Arial"/>
      <w:b/>
      <w:szCs w:val="20"/>
      <w:lang w:eastAsia="en-GB"/>
    </w:rPr>
  </w:style>
  <w:style w:type="character" w:customStyle="1" w:styleId="THChar">
    <w:name w:val="TH Char"/>
    <w:link w:val="TH"/>
    <w:qFormat/>
    <w:rsid w:val="008A05F8"/>
    <w:rPr>
      <w:rFonts w:ascii="Arial" w:eastAsia="Times New Roman" w:hAnsi="Arial"/>
      <w:b/>
    </w:rPr>
  </w:style>
  <w:style w:type="character" w:customStyle="1" w:styleId="H2Char2">
    <w:name w:val="H2 Char2"/>
    <w:aliases w:val="h2 Char2,Head2A Char1,2 Char1,UNDERRUBRIK 1-2 Char1,DO NOT USE_h2 Char1,h21 Char1,H2 Char Char1,h2 Char Char1,标题 2 Char1,Header 2 Char1,Header2 Char1,22 Char1,heading2 Char1,2nd level Char1,H21 Char1,H22 Char1,H23 Char1,H24 Char1,H25 Char"/>
    <w:basedOn w:val="DefaultParagraphFont"/>
    <w:rsid w:val="000E6C90"/>
    <w:rPr>
      <w:rFonts w:ascii="Arial" w:eastAsia="Times New Roman" w:hAnsi="Arial" w:cs="Arial"/>
      <w:i/>
      <w:iCs/>
      <w:sz w:val="24"/>
      <w:szCs w:val="28"/>
      <w:lang w:eastAsia="en-US"/>
    </w:rPr>
  </w:style>
  <w:style w:type="character" w:customStyle="1" w:styleId="H1Char1">
    <w:name w:val="H1 Char1"/>
    <w:aliases w:val="h1 Char1,app heading 1 Char1,l1 Char1,Memo Heading 1 Char1,h11 Char1,h12 Char1,h13 Char1,h14 Char1,h15 Char1,h16 Char1,NMP Heading 1 Char1,Heading 1_a Char1,heading 1 Char1,h17 Char1,h111 Char1,h121 Char1,h131 Char1,h141 Char1,h151 Char1"/>
    <w:basedOn w:val="DefaultParagraphFont"/>
    <w:uiPriority w:val="9"/>
    <w:rsid w:val="009A1CD3"/>
    <w:rPr>
      <w:rFonts w:ascii="Arial" w:eastAsia="MS Gothic" w:hAnsi="Arial"/>
      <w:kern w:val="28"/>
      <w:sz w:val="28"/>
      <w:lang w:eastAsia="ja-JP"/>
    </w:rPr>
  </w:style>
  <w:style w:type="character" w:customStyle="1" w:styleId="3GPPCaptionTableChar">
    <w:name w:val="3GPP Caption Table Char"/>
    <w:aliases w:val="cap Char2 Char1,cap Char2 Char Char,Ca Char"/>
    <w:rsid w:val="00FB29B9"/>
    <w:rPr>
      <w:rFonts w:ascii="Times New Roman" w:eastAsia="Times New Roman" w:hAnsi="Times New Roman"/>
      <w:b/>
      <w:bCs/>
    </w:rPr>
  </w:style>
  <w:style w:type="paragraph" w:customStyle="1" w:styleId="Text">
    <w:name w:val="Text"/>
    <w:basedOn w:val="Normal"/>
    <w:link w:val="TextChar"/>
    <w:qFormat/>
    <w:rsid w:val="00FB29B9"/>
    <w:rPr>
      <w:lang w:eastAsia="en-GB"/>
    </w:rPr>
  </w:style>
  <w:style w:type="character" w:customStyle="1" w:styleId="TextChar">
    <w:name w:val="Text Char"/>
    <w:link w:val="Text"/>
    <w:rsid w:val="00FB29B9"/>
    <w:rPr>
      <w:rFonts w:ascii="Times" w:hAnsi="Times"/>
      <w:szCs w:val="24"/>
    </w:rPr>
  </w:style>
  <w:style w:type="character" w:customStyle="1" w:styleId="B1Char1">
    <w:name w:val="B1 Char1"/>
    <w:qFormat/>
    <w:locked/>
    <w:rsid w:val="001278D3"/>
    <w:rPr>
      <w:lang w:eastAsia="en-GB"/>
    </w:rPr>
  </w:style>
  <w:style w:type="paragraph" w:customStyle="1" w:styleId="20">
    <w:name w:val="我的正文首行2缩进"/>
    <w:basedOn w:val="Normal"/>
    <w:rsid w:val="00535DCF"/>
    <w:pPr>
      <w:widowControl w:val="0"/>
      <w:snapToGrid w:val="0"/>
      <w:ind w:firstLine="420"/>
      <w:jc w:val="both"/>
    </w:pPr>
    <w:rPr>
      <w:rFonts w:ascii="Times New Roman" w:eastAsia="SimSun" w:hAnsi="Times New Roman" w:cs="SimSun"/>
      <w:sz w:val="21"/>
      <w:szCs w:val="20"/>
      <w:lang w:val="en-US" w:eastAsia="zh-CN"/>
    </w:rPr>
  </w:style>
  <w:style w:type="character" w:customStyle="1" w:styleId="FootnoteTextChar">
    <w:name w:val="Footnote Text Char"/>
    <w:aliases w:val="footnote text1 Char,footnote text2 Char,footnote text3 Char,footnote text4 Char,footnote text5 Char,footnote text6 Char,footnote text7 Char,footnote text11 Char,footnote text21 Char,footnote text31 Char,footnote text41 Char"/>
    <w:basedOn w:val="DefaultParagraphFont"/>
    <w:link w:val="FootnoteText"/>
    <w:rsid w:val="007B6D2D"/>
    <w:rPr>
      <w:rFonts w:ascii="Times" w:hAnsi="Times"/>
      <w:lang w:val="en-US" w:eastAsia="en-US"/>
    </w:rPr>
  </w:style>
  <w:style w:type="paragraph" w:customStyle="1" w:styleId="Paragraph">
    <w:name w:val="Paragraph"/>
    <w:basedOn w:val="Normal"/>
    <w:link w:val="ParagraphChar"/>
    <w:qFormat/>
    <w:rsid w:val="000F2DDE"/>
    <w:pPr>
      <w:spacing w:before="220"/>
    </w:pPr>
    <w:rPr>
      <w:rFonts w:ascii="Times New Roman" w:eastAsia="MS Mincho" w:hAnsi="Times New Roman"/>
      <w:sz w:val="22"/>
      <w:szCs w:val="20"/>
    </w:rPr>
  </w:style>
  <w:style w:type="character" w:customStyle="1" w:styleId="im-content1">
    <w:name w:val="im-content1"/>
    <w:basedOn w:val="DefaultParagraphFont"/>
    <w:rsid w:val="00840707"/>
    <w:rPr>
      <w:color w:val="333333"/>
    </w:rPr>
  </w:style>
  <w:style w:type="paragraph" w:customStyle="1" w:styleId="Standard">
    <w:name w:val="Standard"/>
    <w:rsid w:val="006C44E3"/>
    <w:pPr>
      <w:widowControl w:val="0"/>
      <w:suppressAutoHyphens/>
      <w:spacing w:after="120"/>
      <w:textAlignment w:val="baseline"/>
    </w:pPr>
    <w:rPr>
      <w:rFonts w:eastAsia="Times" w:cs="Times"/>
      <w:kern w:val="1"/>
      <w:sz w:val="22"/>
      <w:lang w:val="en-US" w:eastAsia="zh-CN"/>
    </w:rPr>
  </w:style>
  <w:style w:type="paragraph" w:customStyle="1" w:styleId="enumlev2">
    <w:name w:val="enumlev2"/>
    <w:basedOn w:val="enumlev1"/>
    <w:rsid w:val="00B87025"/>
    <w:pPr>
      <w:tabs>
        <w:tab w:val="clear" w:pos="794"/>
        <w:tab w:val="clear" w:pos="1191"/>
        <w:tab w:val="clear" w:pos="1588"/>
        <w:tab w:val="clear" w:pos="1985"/>
        <w:tab w:val="left" w:pos="1134"/>
        <w:tab w:val="left" w:pos="1871"/>
        <w:tab w:val="left" w:pos="2608"/>
        <w:tab w:val="left" w:pos="3345"/>
      </w:tabs>
      <w:ind w:left="1871" w:hanging="737"/>
    </w:pPr>
  </w:style>
  <w:style w:type="character" w:customStyle="1" w:styleId="enumlev1Char">
    <w:name w:val="enumlev1 Char"/>
    <w:link w:val="enumlev1"/>
    <w:uiPriority w:val="99"/>
    <w:locked/>
    <w:rsid w:val="00B87025"/>
    <w:rPr>
      <w:rFonts w:eastAsia="Times New Roman"/>
      <w:sz w:val="24"/>
      <w:lang w:eastAsia="en-US"/>
    </w:rPr>
  </w:style>
  <w:style w:type="paragraph" w:customStyle="1" w:styleId="a5">
    <w:name w:val="样式 (中文) 宋体 两端对齐"/>
    <w:basedOn w:val="Normal"/>
    <w:rsid w:val="00722319"/>
    <w:pPr>
      <w:overflowPunct w:val="0"/>
      <w:autoSpaceDE w:val="0"/>
      <w:autoSpaceDN w:val="0"/>
      <w:adjustRightInd w:val="0"/>
      <w:spacing w:after="180"/>
      <w:jc w:val="both"/>
      <w:textAlignment w:val="baseline"/>
    </w:pPr>
    <w:rPr>
      <w:rFonts w:ascii="Times New Roman" w:eastAsia="SimSun" w:hAnsi="Times New Roman" w:cs="SimSun"/>
      <w:szCs w:val="20"/>
      <w:lang w:eastAsia="en-GB"/>
    </w:rPr>
  </w:style>
  <w:style w:type="paragraph" w:customStyle="1" w:styleId="Normal1">
    <w:name w:val="Normal1"/>
    <w:qFormat/>
    <w:rsid w:val="00CA0FDD"/>
    <w:pPr>
      <w:spacing w:after="200" w:line="276" w:lineRule="auto"/>
    </w:pPr>
    <w:rPr>
      <w:rFonts w:eastAsia="Times New Roman"/>
      <w:color w:val="000000"/>
      <w:lang w:val="en-US" w:eastAsia="en-US"/>
    </w:rPr>
  </w:style>
  <w:style w:type="paragraph" w:customStyle="1" w:styleId="maintext">
    <w:name w:val="main text"/>
    <w:basedOn w:val="Normal"/>
    <w:link w:val="maintextChar"/>
    <w:qFormat/>
    <w:rsid w:val="00224354"/>
    <w:pPr>
      <w:spacing w:before="60" w:after="60" w:line="288" w:lineRule="auto"/>
      <w:ind w:firstLineChars="200" w:firstLine="200"/>
      <w:jc w:val="both"/>
    </w:pPr>
    <w:rPr>
      <w:rFonts w:ascii="Times New Roman" w:eastAsia="Malgun Gothic" w:hAnsi="Times New Roman" w:cs="Batang"/>
      <w:szCs w:val="20"/>
      <w:lang w:eastAsia="ko-KR"/>
    </w:rPr>
  </w:style>
  <w:style w:type="character" w:customStyle="1" w:styleId="maintextChar">
    <w:name w:val="main text Char"/>
    <w:basedOn w:val="DefaultParagraphFont"/>
    <w:link w:val="maintext"/>
    <w:qFormat/>
    <w:rsid w:val="00224354"/>
    <w:rPr>
      <w:rFonts w:eastAsia="Malgun Gothic" w:cs="Batang"/>
      <w:lang w:eastAsia="ko-KR"/>
    </w:rPr>
  </w:style>
  <w:style w:type="paragraph" w:customStyle="1" w:styleId="Proposal">
    <w:name w:val="Proposal"/>
    <w:basedOn w:val="Normal"/>
    <w:link w:val="ProposalChar"/>
    <w:qFormat/>
    <w:rsid w:val="004A4B66"/>
    <w:pPr>
      <w:numPr>
        <w:numId w:val="18"/>
      </w:numPr>
      <w:tabs>
        <w:tab w:val="left" w:pos="1701"/>
      </w:tabs>
      <w:overflowPunct w:val="0"/>
      <w:autoSpaceDE w:val="0"/>
      <w:autoSpaceDN w:val="0"/>
      <w:adjustRightInd w:val="0"/>
      <w:spacing w:after="120"/>
      <w:jc w:val="both"/>
      <w:textAlignment w:val="baseline"/>
    </w:pPr>
    <w:rPr>
      <w:rFonts w:ascii="Arial" w:eastAsia="Times New Roman" w:hAnsi="Arial"/>
      <w:b/>
      <w:bCs/>
      <w:szCs w:val="20"/>
      <w:lang w:eastAsia="zh-CN"/>
    </w:rPr>
  </w:style>
  <w:style w:type="paragraph" w:customStyle="1" w:styleId="CharChar1CharCharCharCharCharCharCharCharCharCharCharCharCharCharChar33">
    <w:name w:val="Char Char1 Char Char Char Char Char Char Char Char Char Char Char Char Char Char Char33"/>
    <w:semiHidden/>
    <w:rsid w:val="009E7CE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
    <w:name w:val="(文字) (文字)5"/>
    <w:semiHidden/>
    <w:rsid w:val="009E7CEA"/>
    <w:rPr>
      <w:rFonts w:ascii="Times New Roman" w:hAnsi="Times New Roman"/>
      <w:lang w:eastAsia="en-US"/>
    </w:rPr>
  </w:style>
  <w:style w:type="character" w:customStyle="1" w:styleId="TALCar">
    <w:name w:val="TAL Car"/>
    <w:qFormat/>
    <w:rsid w:val="009E7CEA"/>
    <w:rPr>
      <w:rFonts w:ascii="Arial" w:eastAsia="Times New Roman" w:hAnsi="Arial" w:cs="Times New Roman"/>
      <w:sz w:val="18"/>
      <w:szCs w:val="20"/>
      <w:lang w:val="en-GB" w:eastAsia="en-GB"/>
    </w:rPr>
  </w:style>
  <w:style w:type="paragraph" w:customStyle="1" w:styleId="ListParagraph3">
    <w:name w:val="List Paragraph3"/>
    <w:basedOn w:val="Normal"/>
    <w:qFormat/>
    <w:rsid w:val="009E7CEA"/>
    <w:pPr>
      <w:ind w:left="720"/>
      <w:contextualSpacing/>
    </w:pPr>
    <w:rPr>
      <w:rFonts w:ascii="Times New Roman" w:eastAsia="Times New Roman" w:hAnsi="Times New Roman"/>
      <w:sz w:val="24"/>
      <w:lang w:val="en-US" w:eastAsia="zh-CN"/>
    </w:rPr>
  </w:style>
  <w:style w:type="character" w:customStyle="1" w:styleId="Heading6Char">
    <w:name w:val="Heading 6 Char"/>
    <w:link w:val="Heading6"/>
    <w:uiPriority w:val="9"/>
    <w:rsid w:val="009E7CEA"/>
    <w:rPr>
      <w:b/>
      <w:bCs/>
      <w:sz w:val="22"/>
      <w:szCs w:val="22"/>
      <w:lang w:eastAsia="en-US"/>
    </w:rPr>
  </w:style>
  <w:style w:type="character" w:customStyle="1" w:styleId="Heading7Char">
    <w:name w:val="Heading 7 Char"/>
    <w:link w:val="Heading7"/>
    <w:uiPriority w:val="9"/>
    <w:rsid w:val="009E7CEA"/>
    <w:rPr>
      <w:sz w:val="24"/>
      <w:szCs w:val="24"/>
      <w:lang w:eastAsia="en-US"/>
    </w:rPr>
  </w:style>
  <w:style w:type="character" w:customStyle="1" w:styleId="Heading8Char">
    <w:name w:val="Heading 8 Char"/>
    <w:aliases w:val="Table Heading Char,标题 8 Char"/>
    <w:link w:val="Heading8"/>
    <w:uiPriority w:val="9"/>
    <w:rsid w:val="009E7CEA"/>
    <w:rPr>
      <w:i/>
      <w:iCs/>
      <w:sz w:val="24"/>
      <w:szCs w:val="24"/>
      <w:lang w:eastAsia="en-US"/>
    </w:rPr>
  </w:style>
  <w:style w:type="character" w:customStyle="1" w:styleId="Heading9Char">
    <w:name w:val="Heading 9 Char"/>
    <w:aliases w:val="Figure Heading Char,FH Char,标题 9 Char"/>
    <w:link w:val="Heading9"/>
    <w:uiPriority w:val="9"/>
    <w:rsid w:val="009E7CEA"/>
    <w:rPr>
      <w:rFonts w:ascii="Arial" w:hAnsi="Arial" w:cs="Arial"/>
      <w:sz w:val="22"/>
      <w:szCs w:val="22"/>
      <w:lang w:eastAsia="en-US"/>
    </w:rPr>
  </w:style>
  <w:style w:type="character" w:customStyle="1" w:styleId="DocumentMapChar">
    <w:name w:val="Document Map Char"/>
    <w:link w:val="DocumentMap"/>
    <w:rsid w:val="009E7CEA"/>
    <w:rPr>
      <w:rFonts w:ascii="Tahoma" w:hAnsi="Tahoma" w:cs="Tahoma"/>
      <w:szCs w:val="24"/>
      <w:shd w:val="clear" w:color="auto" w:fill="000080"/>
      <w:lang w:eastAsia="en-US"/>
    </w:rPr>
  </w:style>
  <w:style w:type="character" w:customStyle="1" w:styleId="BalloonTextChar">
    <w:name w:val="Balloon Text Char"/>
    <w:link w:val="BalloonText"/>
    <w:rsid w:val="009E7CEA"/>
    <w:rPr>
      <w:rFonts w:ascii="Tahoma" w:hAnsi="Tahoma" w:cs="Tahoma"/>
      <w:sz w:val="16"/>
      <w:szCs w:val="16"/>
      <w:lang w:eastAsia="en-US"/>
    </w:rPr>
  </w:style>
  <w:style w:type="character" w:customStyle="1" w:styleId="DateChar">
    <w:name w:val="Date Char"/>
    <w:link w:val="Date"/>
    <w:rsid w:val="009E7CEA"/>
    <w:rPr>
      <w:rFonts w:ascii="Times" w:hAnsi="Times"/>
      <w:szCs w:val="24"/>
      <w:lang w:eastAsia="en-US"/>
    </w:rPr>
  </w:style>
  <w:style w:type="character" w:customStyle="1" w:styleId="CommentSubjectChar">
    <w:name w:val="Comment Subject Char"/>
    <w:link w:val="CommentSubject"/>
    <w:rsid w:val="009E7CEA"/>
    <w:rPr>
      <w:rFonts w:ascii="Times" w:hAnsi="Times"/>
      <w:b/>
      <w:bCs/>
      <w:lang w:eastAsia="en-US"/>
    </w:rPr>
  </w:style>
  <w:style w:type="paragraph" w:customStyle="1" w:styleId="ListParagraph2">
    <w:name w:val="List Paragraph2"/>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5">
    <w:name w:val="List Paragraph5"/>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4">
    <w:name w:val="List Paragraph4"/>
    <w:basedOn w:val="Normal"/>
    <w:qFormat/>
    <w:rsid w:val="009E7CEA"/>
    <w:pPr>
      <w:ind w:left="720"/>
      <w:contextualSpacing/>
    </w:pPr>
    <w:rPr>
      <w:rFonts w:ascii="Times New Roman" w:eastAsia="Times New Roman" w:hAnsi="Times New Roman"/>
      <w:sz w:val="24"/>
      <w:lang w:val="en-US" w:eastAsia="zh-CN"/>
    </w:rPr>
  </w:style>
  <w:style w:type="paragraph" w:customStyle="1" w:styleId="6">
    <w:name w:val="标题 6"/>
    <w:basedOn w:val="Normal"/>
    <w:rsid w:val="009E7CEA"/>
    <w:pPr>
      <w:tabs>
        <w:tab w:val="num" w:pos="1152"/>
      </w:tabs>
    </w:pPr>
    <w:rPr>
      <w:rFonts w:eastAsia="MS PGothic" w:cs="Times"/>
      <w:szCs w:val="20"/>
      <w:lang w:val="en-US" w:eastAsia="ja-JP"/>
    </w:rPr>
  </w:style>
  <w:style w:type="paragraph" w:customStyle="1" w:styleId="7">
    <w:name w:val="标题 7"/>
    <w:basedOn w:val="Normal"/>
    <w:rsid w:val="009E7CEA"/>
    <w:pPr>
      <w:tabs>
        <w:tab w:val="num" w:pos="1296"/>
      </w:tabs>
    </w:pPr>
    <w:rPr>
      <w:rFonts w:eastAsia="MS PGothic" w:cs="Times"/>
      <w:szCs w:val="20"/>
      <w:lang w:val="en-US" w:eastAsia="ja-JP"/>
    </w:rPr>
  </w:style>
  <w:style w:type="paragraph" w:customStyle="1" w:styleId="heading30">
    <w:name w:val="heading3"/>
    <w:basedOn w:val="Normal"/>
    <w:rsid w:val="009E7CEA"/>
    <w:pPr>
      <w:keepNext/>
      <w:spacing w:before="240" w:after="60"/>
      <w:ind w:left="720" w:hanging="720"/>
    </w:pPr>
    <w:rPr>
      <w:rFonts w:ascii="Arial" w:eastAsia="MS PGothic" w:hAnsi="Arial" w:cs="Arial"/>
      <w:color w:val="000000"/>
      <w:szCs w:val="20"/>
      <w:lang w:val="en-US" w:eastAsia="ja-JP"/>
    </w:rPr>
  </w:style>
  <w:style w:type="paragraph" w:customStyle="1" w:styleId="heading40">
    <w:name w:val="heading4"/>
    <w:basedOn w:val="Normal"/>
    <w:rsid w:val="009E7CEA"/>
    <w:pPr>
      <w:keepNext/>
      <w:spacing w:before="240" w:after="60"/>
      <w:ind w:left="864" w:hanging="864"/>
    </w:pPr>
    <w:rPr>
      <w:rFonts w:ascii="Arial" w:eastAsia="MS PGothic" w:hAnsi="Arial" w:cs="Arial"/>
      <w:i/>
      <w:iCs/>
      <w:color w:val="000000"/>
      <w:szCs w:val="20"/>
      <w:lang w:val="en-US" w:eastAsia="ja-JP"/>
    </w:rPr>
  </w:style>
  <w:style w:type="paragraph" w:customStyle="1" w:styleId="ListParagraph7">
    <w:name w:val="List Paragraph7"/>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6">
    <w:name w:val="List Paragraph6"/>
    <w:basedOn w:val="Normal"/>
    <w:qFormat/>
    <w:rsid w:val="009E7CEA"/>
    <w:pPr>
      <w:ind w:left="720"/>
      <w:contextualSpacing/>
    </w:pPr>
    <w:rPr>
      <w:rFonts w:ascii="Times New Roman" w:eastAsia="Times New Roman" w:hAnsi="Times New Roman"/>
      <w:sz w:val="24"/>
      <w:lang w:val="en-US" w:eastAsia="zh-CN"/>
    </w:rPr>
  </w:style>
  <w:style w:type="paragraph" w:customStyle="1" w:styleId="61">
    <w:name w:val="标题 61"/>
    <w:basedOn w:val="Normal"/>
    <w:rsid w:val="009E7CEA"/>
    <w:pPr>
      <w:tabs>
        <w:tab w:val="num" w:pos="1152"/>
      </w:tabs>
    </w:pPr>
    <w:rPr>
      <w:rFonts w:eastAsia="MS PGothic" w:cs="Times"/>
      <w:szCs w:val="20"/>
      <w:lang w:val="en-US" w:eastAsia="ja-JP"/>
    </w:rPr>
  </w:style>
  <w:style w:type="paragraph" w:customStyle="1" w:styleId="71">
    <w:name w:val="标题 71"/>
    <w:basedOn w:val="Normal"/>
    <w:rsid w:val="009E7CEA"/>
    <w:pPr>
      <w:tabs>
        <w:tab w:val="num" w:pos="1296"/>
      </w:tabs>
    </w:pPr>
    <w:rPr>
      <w:rFonts w:eastAsia="MS PGothic" w:cs="Times"/>
      <w:szCs w:val="20"/>
      <w:lang w:val="en-US" w:eastAsia="ja-JP"/>
    </w:rPr>
  </w:style>
  <w:style w:type="paragraph" w:customStyle="1" w:styleId="3GPPHeader">
    <w:name w:val="3GPP_Header"/>
    <w:basedOn w:val="Normal"/>
    <w:uiPriority w:val="99"/>
    <w:qFormat/>
    <w:rsid w:val="009E7CEA"/>
    <w:pPr>
      <w:tabs>
        <w:tab w:val="left" w:pos="1701"/>
        <w:tab w:val="right" w:pos="9639"/>
      </w:tabs>
      <w:overflowPunct w:val="0"/>
      <w:autoSpaceDE w:val="0"/>
      <w:autoSpaceDN w:val="0"/>
      <w:adjustRightInd w:val="0"/>
      <w:spacing w:after="240"/>
      <w:jc w:val="both"/>
      <w:textAlignment w:val="baseline"/>
    </w:pPr>
    <w:rPr>
      <w:rFonts w:ascii="Arial" w:eastAsia="Times New Roman" w:hAnsi="Arial"/>
      <w:b/>
      <w:sz w:val="24"/>
      <w:szCs w:val="20"/>
      <w:lang w:eastAsia="zh-CN"/>
    </w:rPr>
  </w:style>
  <w:style w:type="paragraph" w:customStyle="1" w:styleId="CharChar1CharCharCharCharCharCharCharCharCharCharCharCharCharCharChar32">
    <w:name w:val="Char Char1 Char Char Char Char Char Char Char Char Char Char Char Char Char Char Char32"/>
    <w:semiHidden/>
    <w:rsid w:val="003356C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9">
    <w:name w:val="(文字) (文字)529"/>
    <w:semiHidden/>
    <w:rsid w:val="003356C4"/>
    <w:rPr>
      <w:rFonts w:ascii="Times New Roman" w:hAnsi="Times New Roman"/>
      <w:lang w:eastAsia="en-US"/>
    </w:rPr>
  </w:style>
  <w:style w:type="paragraph" w:customStyle="1" w:styleId="Normalwithindent">
    <w:name w:val="Normal with indent"/>
    <w:basedOn w:val="Normal"/>
    <w:link w:val="NormalwithindentChar"/>
    <w:qFormat/>
    <w:rsid w:val="003356C4"/>
    <w:pPr>
      <w:spacing w:before="120" w:after="120" w:line="336" w:lineRule="auto"/>
      <w:ind w:firstLine="397"/>
      <w:jc w:val="both"/>
    </w:pPr>
    <w:rPr>
      <w:rFonts w:ascii="Times New Roman" w:eastAsia="Malgun Gothic" w:hAnsi="Times New Roman"/>
      <w:szCs w:val="20"/>
      <w:lang w:eastAsia="x-none"/>
    </w:rPr>
  </w:style>
  <w:style w:type="character" w:customStyle="1" w:styleId="NormalwithindentChar">
    <w:name w:val="Normal with indent Char"/>
    <w:link w:val="Normalwithindent"/>
    <w:rsid w:val="003356C4"/>
    <w:rPr>
      <w:rFonts w:eastAsia="Malgun Gothic"/>
      <w:lang w:eastAsia="x-none"/>
    </w:rPr>
  </w:style>
  <w:style w:type="character" w:customStyle="1" w:styleId="2222Char">
    <w:name w:val="스타일 스타일 스타일 스타일 양쪽 첫 줄:  2 글자 + 첫 줄:  2 글자 + 첫 줄:  2 글자 + 첫 줄:  2... Char"/>
    <w:link w:val="2222"/>
    <w:rsid w:val="003356C4"/>
    <w:rPr>
      <w:rFonts w:eastAsia="Malgun Gothic" w:cs="Batang"/>
      <w:lang w:eastAsia="en-US"/>
    </w:rPr>
  </w:style>
  <w:style w:type="paragraph" w:customStyle="1" w:styleId="a6">
    <w:name w:val="스타일 양쪽"/>
    <w:basedOn w:val="Normal"/>
    <w:rsid w:val="00667298"/>
    <w:pPr>
      <w:spacing w:after="120" w:line="300" w:lineRule="auto"/>
      <w:ind w:firstLine="284"/>
      <w:jc w:val="both"/>
    </w:pPr>
    <w:rPr>
      <w:rFonts w:ascii="Times New Roman" w:eastAsia="Malgun Gothic" w:hAnsi="Times New Roman" w:cs="Batang"/>
      <w:szCs w:val="20"/>
      <w:lang w:val="en-US" w:eastAsia="ko-KR"/>
    </w:rPr>
  </w:style>
  <w:style w:type="character" w:styleId="PlaceholderText">
    <w:name w:val="Placeholder Text"/>
    <w:basedOn w:val="DefaultParagraphFont"/>
    <w:uiPriority w:val="99"/>
    <w:rsid w:val="00FE6144"/>
    <w:rPr>
      <w:color w:val="808080"/>
    </w:rPr>
  </w:style>
  <w:style w:type="paragraph" w:customStyle="1" w:styleId="CharCharCharCharCharChar1">
    <w:name w:val="Char Char Char Char Char Char1"/>
    <w:semiHidden/>
    <w:rsid w:val="007A5E48"/>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paragraph" w:customStyle="1" w:styleId="CharChar1CharCharCharCharCharCharCharCharCharCharCharCharCharCharChar3">
    <w:name w:val="Char Char1 Char Char Char Char Char Char Char Char Char Char Char Char Char Char Char3"/>
    <w:semiHidden/>
    <w:rsid w:val="007A5E4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a7">
    <w:name w:val="本文 (文字)"/>
    <w:aliases w:val="bt (文字),Corps de texte Car (文字),Corps de texte Car1 Car (文字),Corps de texte Car Car Car (文字),Corps de texte Car1 Car Car Car (文字),Corps de texte Car Car Car Car Car (文字),Corps de texte Car1 Car Car Car Car Car (文字),bt Car (文字)"/>
    <w:basedOn w:val="DefaultParagraphFont"/>
    <w:locked/>
    <w:rsid w:val="007A5E48"/>
    <w:rPr>
      <w:rFonts w:ascii="?? ??" w:hAnsi="?? ??"/>
      <w:lang w:eastAsia="en-US"/>
    </w:rPr>
  </w:style>
  <w:style w:type="paragraph" w:customStyle="1" w:styleId="Doc-text2JK">
    <w:name w:val="Doc-text2_JK"/>
    <w:basedOn w:val="Normal"/>
    <w:link w:val="Doc-text2JKChar"/>
    <w:rsid w:val="007A5E48"/>
    <w:pPr>
      <w:tabs>
        <w:tab w:val="left" w:pos="1622"/>
      </w:tabs>
      <w:ind w:left="1622" w:hanging="363"/>
    </w:pPr>
    <w:rPr>
      <w:rFonts w:ascii="Times New Roman" w:eastAsia="MS Mincho" w:hAnsi="Times New Roman"/>
      <w:lang w:eastAsia="en-GB"/>
    </w:rPr>
  </w:style>
  <w:style w:type="character" w:customStyle="1" w:styleId="Doc-text2JKChar">
    <w:name w:val="Doc-text2_JK Char"/>
    <w:basedOn w:val="DefaultParagraphFont"/>
    <w:link w:val="Doc-text2JK"/>
    <w:rsid w:val="007A5E48"/>
    <w:rPr>
      <w:rFonts w:eastAsia="MS Mincho"/>
      <w:szCs w:val="24"/>
    </w:rPr>
  </w:style>
  <w:style w:type="paragraph" w:customStyle="1" w:styleId="Reference">
    <w:name w:val="Reference"/>
    <w:basedOn w:val="BodyText"/>
    <w:link w:val="ReferenceChar"/>
    <w:uiPriority w:val="99"/>
    <w:qFormat/>
    <w:rsid w:val="007A5E48"/>
    <w:pPr>
      <w:numPr>
        <w:numId w:val="19"/>
      </w:numPr>
      <w:ind w:left="567" w:hanging="567"/>
    </w:pPr>
    <w:rPr>
      <w:rFonts w:ascii="Times New Roman" w:eastAsia="MS Mincho" w:hAnsi="Times New Roman"/>
      <w:sz w:val="22"/>
      <w:lang w:val="en-US"/>
    </w:rPr>
  </w:style>
  <w:style w:type="character" w:customStyle="1" w:styleId="ReferenceChar">
    <w:name w:val="Reference Char"/>
    <w:link w:val="Reference"/>
    <w:uiPriority w:val="99"/>
    <w:rsid w:val="007A5E48"/>
    <w:rPr>
      <w:rFonts w:eastAsia="MS Mincho"/>
      <w:sz w:val="22"/>
      <w:szCs w:val="24"/>
      <w:lang w:val="en-US" w:eastAsia="en-US"/>
    </w:rPr>
  </w:style>
  <w:style w:type="paragraph" w:customStyle="1" w:styleId="CharChar1CharCharCharCharCharCharCharCharCharCharCharCharCharCharChar2">
    <w:name w:val="Char Char1 Char Char Char Char Char Char Char Char Char Char Char Char Char Char Char2"/>
    <w:semiHidden/>
    <w:rsid w:val="007A5E4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LGTdocChar">
    <w:name w:val="LGTdoc_본문 Char"/>
    <w:link w:val="LGTdoc"/>
    <w:rsid w:val="007A5E48"/>
    <w:rPr>
      <w:kern w:val="2"/>
      <w:sz w:val="22"/>
      <w:szCs w:val="24"/>
      <w:lang w:eastAsia="ko-KR"/>
    </w:rPr>
  </w:style>
  <w:style w:type="paragraph" w:styleId="NoSpacing">
    <w:name w:val="No Spacing"/>
    <w:uiPriority w:val="1"/>
    <w:qFormat/>
    <w:rsid w:val="007A5E48"/>
    <w:rPr>
      <w:rFonts w:ascii="Calibri" w:eastAsia="SimSun" w:hAnsi="Calibri"/>
      <w:sz w:val="22"/>
      <w:szCs w:val="22"/>
      <w:lang w:val="en-US" w:eastAsia="zh-CN"/>
    </w:rPr>
  </w:style>
  <w:style w:type="paragraph" w:customStyle="1" w:styleId="Equ">
    <w:name w:val="Equ"/>
    <w:basedOn w:val="BodyText"/>
    <w:rsid w:val="007A5E48"/>
    <w:pPr>
      <w:tabs>
        <w:tab w:val="center" w:pos="4395"/>
        <w:tab w:val="right" w:pos="9072"/>
      </w:tabs>
    </w:pPr>
    <w:rPr>
      <w:rFonts w:eastAsia="Times New Roman"/>
      <w:szCs w:val="20"/>
      <w:lang w:val="en-US"/>
    </w:rPr>
  </w:style>
  <w:style w:type="paragraph" w:customStyle="1" w:styleId="Observation">
    <w:name w:val="Observation"/>
    <w:basedOn w:val="Normal"/>
    <w:qFormat/>
    <w:rsid w:val="007A5E48"/>
    <w:pPr>
      <w:numPr>
        <w:numId w:val="20"/>
      </w:numPr>
      <w:tabs>
        <w:tab w:val="left" w:pos="1701"/>
      </w:tabs>
      <w:overflowPunct w:val="0"/>
      <w:autoSpaceDE w:val="0"/>
      <w:autoSpaceDN w:val="0"/>
      <w:adjustRightInd w:val="0"/>
      <w:spacing w:after="120"/>
      <w:ind w:left="1701" w:hanging="1701"/>
      <w:jc w:val="both"/>
      <w:textAlignment w:val="baseline"/>
    </w:pPr>
    <w:rPr>
      <w:rFonts w:ascii="Arial" w:eastAsia="Times New Roman" w:hAnsi="Arial"/>
      <w:b/>
      <w:bCs/>
      <w:szCs w:val="20"/>
      <w:lang w:eastAsia="zh-CN"/>
    </w:rPr>
  </w:style>
  <w:style w:type="paragraph" w:customStyle="1" w:styleId="Agreement">
    <w:name w:val="Agreement"/>
    <w:basedOn w:val="Normal"/>
    <w:next w:val="Normal"/>
    <w:rsid w:val="00084587"/>
    <w:pPr>
      <w:numPr>
        <w:numId w:val="21"/>
      </w:numPr>
      <w:tabs>
        <w:tab w:val="clear" w:pos="2070"/>
        <w:tab w:val="num" w:pos="1800"/>
      </w:tabs>
      <w:spacing w:before="60"/>
      <w:ind w:left="1800"/>
    </w:pPr>
    <w:rPr>
      <w:rFonts w:ascii="Arial" w:eastAsia="MS Mincho" w:hAnsi="Arial"/>
      <w:b/>
      <w:lang w:eastAsia="en-GB"/>
    </w:rPr>
  </w:style>
  <w:style w:type="paragraph" w:customStyle="1" w:styleId="CharChar1CharCharCharCharCharCharCharCharCharCharCharCharCharCharChar31">
    <w:name w:val="Char Char1 Char Char Char Char Char Char Char Char Char Char Char Char Char Char Char31"/>
    <w:semiHidden/>
    <w:rsid w:val="00144AA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8">
    <w:name w:val="(文字) (文字)528"/>
    <w:semiHidden/>
    <w:rsid w:val="00144AA6"/>
    <w:rPr>
      <w:rFonts w:ascii="Times New Roman" w:hAnsi="Times New Roman"/>
      <w:lang w:eastAsia="en-US"/>
    </w:rPr>
  </w:style>
  <w:style w:type="paragraph" w:customStyle="1" w:styleId="CharChar1CharCharCharCharCharCharCharCharCharCharCharCharCharCharChar30">
    <w:name w:val="Char Char1 Char Char Char Char Char Char Char Char Char Char Char Char Char Char Char30"/>
    <w:uiPriority w:val="99"/>
    <w:semiHidden/>
    <w:rsid w:val="003260D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7">
    <w:name w:val="(文字) (文字)527"/>
    <w:semiHidden/>
    <w:rsid w:val="003260DA"/>
    <w:rPr>
      <w:rFonts w:ascii="Times New Roman" w:hAnsi="Times New Roman"/>
      <w:lang w:eastAsia="en-US"/>
    </w:rPr>
  </w:style>
  <w:style w:type="paragraph" w:customStyle="1" w:styleId="Headingb">
    <w:name w:val="Heading_b"/>
    <w:basedOn w:val="Normal"/>
    <w:next w:val="Normal"/>
    <w:qFormat/>
    <w:rsid w:val="009264FD"/>
    <w:pPr>
      <w:tabs>
        <w:tab w:val="left" w:pos="1134"/>
        <w:tab w:val="left" w:pos="1871"/>
        <w:tab w:val="left" w:pos="2268"/>
      </w:tabs>
      <w:overflowPunct w:val="0"/>
      <w:autoSpaceDE w:val="0"/>
      <w:autoSpaceDN w:val="0"/>
      <w:adjustRightInd w:val="0"/>
      <w:spacing w:before="160"/>
      <w:textAlignment w:val="baseline"/>
    </w:pPr>
    <w:rPr>
      <w:rFonts w:ascii="Times New Roman Bold" w:hAnsi="Times New Roman Bold" w:cs="Times New Roman Bold"/>
      <w:b/>
      <w:sz w:val="24"/>
      <w:szCs w:val="20"/>
      <w:lang w:val="fr-CH"/>
    </w:rPr>
  </w:style>
  <w:style w:type="character" w:customStyle="1" w:styleId="Heading3Char1">
    <w:name w:val="Heading 3 Char1"/>
    <w:aliases w:val="no break Char1,H3 Char1,Underrubrik2 Char1,h3 Char1,Memo Heading 3 Char1,hello Char1,Titre 3 Car Char1,no break Car Char1,H3 Car Char1,Underrubrik2 Car Char1,h3 Car Char1,Memo Heading 3 Car Char1,hello Car Char1,Heading 3 Char Car Char1"/>
    <w:basedOn w:val="DefaultParagraphFont"/>
    <w:rsid w:val="004C0301"/>
    <w:rPr>
      <w:rFonts w:asciiTheme="majorHAnsi" w:eastAsiaTheme="majorEastAsia" w:hAnsiTheme="majorHAnsi" w:cstheme="majorBidi"/>
      <w:color w:val="1F4D78" w:themeColor="accent1" w:themeShade="7F"/>
      <w:sz w:val="24"/>
      <w:szCs w:val="24"/>
      <w:lang w:eastAsia="en-US"/>
    </w:rPr>
  </w:style>
  <w:style w:type="character" w:customStyle="1" w:styleId="Heading4Char1">
    <w:name w:val="Heading 4 Char1"/>
    <w:aliases w:val="h4 Char1,H4 Char1,H41 Char1,h41 Char1,H42 Char1,h42 Char1,H43 Char1,h43 Char1,H411 Char1,h411 Char1,H421 Char1,h421 Char1,H44 Char1,h44 Char1,H412 Char1,h412 Char1,H422 Char1,h422 Char1,H431 Char1,h431 Char1,H45 Char1,h45 Char1,h423 Char"/>
    <w:basedOn w:val="DefaultParagraphFont"/>
    <w:uiPriority w:val="9"/>
    <w:rsid w:val="004C0301"/>
    <w:rPr>
      <w:rFonts w:asciiTheme="majorHAnsi" w:eastAsiaTheme="majorEastAsia" w:hAnsiTheme="majorHAnsi" w:cstheme="majorBidi"/>
      <w:i/>
      <w:iCs/>
      <w:color w:val="2E74B5" w:themeColor="accent1" w:themeShade="BF"/>
      <w:szCs w:val="24"/>
      <w:lang w:eastAsia="en-US"/>
    </w:rPr>
  </w:style>
  <w:style w:type="character" w:customStyle="1" w:styleId="HeaderChar1">
    <w:name w:val="Header Char1"/>
    <w:aliases w:val="header odd Char1,header Char1,header odd1 Char1,header odd2 Char1,header odd3 Char1,header odd4 Char1,header odd5 Char1,header odd6 Char1,header1 Char1,header2 Char1,header3 Char1,header odd11 Char1,header odd21 Char1,header odd7 Char1"/>
    <w:basedOn w:val="DefaultParagraphFont"/>
    <w:semiHidden/>
    <w:rsid w:val="004C0301"/>
    <w:rPr>
      <w:rFonts w:ascii="Times" w:hAnsi="Times"/>
      <w:szCs w:val="24"/>
      <w:lang w:eastAsia="en-US"/>
    </w:rPr>
  </w:style>
  <w:style w:type="character" w:customStyle="1" w:styleId="BodyTextChar1">
    <w:name w:val="Body Text Char1"/>
    <w:aliases w:val="bt Char1"/>
    <w:basedOn w:val="DefaultParagraphFont"/>
    <w:rsid w:val="004C0301"/>
    <w:rPr>
      <w:rFonts w:ascii="Times" w:hAnsi="Times"/>
      <w:szCs w:val="24"/>
      <w:lang w:eastAsia="en-US"/>
    </w:rPr>
  </w:style>
  <w:style w:type="paragraph" w:customStyle="1" w:styleId="StyleHeading1H1h1appheading1l1MemoHeading1h11h12h13h">
    <w:name w:val="Style Heading 1H1h1app heading 1l1Memo Heading 1h11h12h13h..."/>
    <w:basedOn w:val="Heading1"/>
    <w:rsid w:val="000511DF"/>
    <w:pPr>
      <w:numPr>
        <w:numId w:val="22"/>
      </w:numPr>
    </w:pPr>
    <w:rPr>
      <w:rFonts w:ascii="Helvetica" w:eastAsia="Times New Roman" w:hAnsi="Helvetica" w:cs="Times New Roman"/>
      <w:sz w:val="28"/>
      <w:szCs w:val="20"/>
      <w:lang w:val="en-US"/>
    </w:rPr>
  </w:style>
  <w:style w:type="paragraph" w:customStyle="1" w:styleId="CharChar1CharCharCharCharCharCharCharCharCharCharCharCharCharCharChar29">
    <w:name w:val="Char Char1 Char Char Char Char Char Char Char Char Char Char Char Char Char Char Char29"/>
    <w:semiHidden/>
    <w:rsid w:val="0089543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ListParagraph8">
    <w:name w:val="List Paragraph8"/>
    <w:basedOn w:val="Normal"/>
    <w:qFormat/>
    <w:rsid w:val="0089543D"/>
    <w:pPr>
      <w:ind w:left="720"/>
      <w:contextualSpacing/>
    </w:pPr>
    <w:rPr>
      <w:rFonts w:ascii="Times New Roman" w:eastAsia="Times New Roman" w:hAnsi="Times New Roman"/>
      <w:sz w:val="24"/>
      <w:lang w:val="en-US" w:eastAsia="zh-CN"/>
    </w:rPr>
  </w:style>
  <w:style w:type="character" w:customStyle="1" w:styleId="526">
    <w:name w:val="(文字) (文字)526"/>
    <w:semiHidden/>
    <w:rsid w:val="0089543D"/>
    <w:rPr>
      <w:rFonts w:ascii="Times New Roman" w:hAnsi="Times New Roman"/>
      <w:lang w:eastAsia="en-US"/>
    </w:rPr>
  </w:style>
  <w:style w:type="paragraph" w:customStyle="1" w:styleId="xl63">
    <w:name w:val="xl63"/>
    <w:basedOn w:val="Normal"/>
    <w:rsid w:val="00E3676E"/>
    <w:pPr>
      <w:pBdr>
        <w:top w:val="single" w:sz="4" w:space="0" w:color="auto"/>
        <w:left w:val="single" w:sz="4" w:space="0" w:color="auto"/>
        <w:bottom w:val="single" w:sz="4" w:space="0" w:color="auto"/>
        <w:right w:val="single" w:sz="4" w:space="0" w:color="auto"/>
      </w:pBdr>
      <w:shd w:val="clear" w:color="000000" w:fill="F3F3F3"/>
      <w:spacing w:before="100" w:beforeAutospacing="1" w:after="100" w:afterAutospacing="1"/>
      <w:jc w:val="center"/>
      <w:textAlignment w:val="center"/>
    </w:pPr>
    <w:rPr>
      <w:rFonts w:ascii="Arial" w:eastAsia="Times New Roman" w:hAnsi="Arial" w:cs="Arial"/>
      <w:b/>
      <w:bCs/>
      <w:sz w:val="16"/>
      <w:szCs w:val="16"/>
      <w:lang w:eastAsia="en-GB"/>
    </w:rPr>
  </w:style>
  <w:style w:type="paragraph" w:customStyle="1" w:styleId="xl64">
    <w:name w:val="xl64"/>
    <w:basedOn w:val="Normal"/>
    <w:rsid w:val="00E367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Times New Roman" w:hAnsi="Arial" w:cs="Arial"/>
      <w:sz w:val="16"/>
      <w:szCs w:val="16"/>
      <w:lang w:eastAsia="en-GB"/>
    </w:rPr>
  </w:style>
  <w:style w:type="paragraph" w:customStyle="1" w:styleId="CharChar1CharCharCharCharCharCharCharCharCharCharCharCharCharCharChar28">
    <w:name w:val="Char Char1 Char Char Char Char Char Char Char Char Char Char Char Char Char Char Char28"/>
    <w:semiHidden/>
    <w:rsid w:val="001928D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5">
    <w:name w:val="(文字) (文字)525"/>
    <w:semiHidden/>
    <w:rsid w:val="001928D8"/>
    <w:rPr>
      <w:rFonts w:ascii="Times New Roman" w:hAnsi="Times New Roman"/>
      <w:lang w:eastAsia="en-US"/>
    </w:rPr>
  </w:style>
  <w:style w:type="paragraph" w:customStyle="1" w:styleId="paratdoc">
    <w:name w:val="para tdoc"/>
    <w:basedOn w:val="Normal"/>
    <w:link w:val="paratdocChar"/>
    <w:qFormat/>
    <w:rsid w:val="00C947C9"/>
    <w:pPr>
      <w:spacing w:after="120"/>
      <w:jc w:val="both"/>
    </w:pPr>
    <w:rPr>
      <w:rFonts w:ascii="Times New Roman" w:eastAsia="SimSun" w:hAnsi="Times New Roman"/>
      <w:bCs/>
      <w:sz w:val="22"/>
      <w:szCs w:val="22"/>
      <w:lang w:val="en-AU" w:eastAsia="en-AU"/>
    </w:rPr>
  </w:style>
  <w:style w:type="character" w:customStyle="1" w:styleId="paratdocChar">
    <w:name w:val="para tdoc Char"/>
    <w:basedOn w:val="DefaultParagraphFont"/>
    <w:link w:val="paratdoc"/>
    <w:rsid w:val="00C947C9"/>
    <w:rPr>
      <w:rFonts w:eastAsia="SimSun"/>
      <w:bCs/>
      <w:sz w:val="22"/>
      <w:szCs w:val="22"/>
      <w:lang w:val="en-AU" w:eastAsia="en-AU"/>
    </w:rPr>
  </w:style>
  <w:style w:type="paragraph" w:customStyle="1" w:styleId="berschrift1H1">
    <w:name w:val="Überschrift 1.H1"/>
    <w:basedOn w:val="Normal"/>
    <w:next w:val="Normal"/>
    <w:rsid w:val="008F2B8F"/>
    <w:pPr>
      <w:keepNext/>
      <w:keepLines/>
      <w:numPr>
        <w:numId w:val="23"/>
      </w:numPr>
      <w:pBdr>
        <w:top w:val="single" w:sz="12" w:space="3" w:color="auto"/>
      </w:pBdr>
      <w:overflowPunct w:val="0"/>
      <w:autoSpaceDE w:val="0"/>
      <w:autoSpaceDN w:val="0"/>
      <w:adjustRightInd w:val="0"/>
      <w:spacing w:before="240" w:after="180"/>
      <w:textAlignment w:val="baseline"/>
      <w:outlineLvl w:val="0"/>
    </w:pPr>
    <w:rPr>
      <w:rFonts w:ascii="Arial" w:eastAsia="Times New Roman" w:hAnsi="Arial"/>
      <w:sz w:val="36"/>
      <w:szCs w:val="20"/>
      <w:lang w:eastAsia="de-DE"/>
    </w:rPr>
  </w:style>
  <w:style w:type="paragraph" w:customStyle="1" w:styleId="IvDbodytext">
    <w:name w:val="IvD bodytext"/>
    <w:basedOn w:val="BodyText"/>
    <w:link w:val="IvDbodytextChar"/>
    <w:qFormat/>
    <w:rsid w:val="00036DBD"/>
    <w:pPr>
      <w:keepLines/>
      <w:tabs>
        <w:tab w:val="left" w:pos="2552"/>
        <w:tab w:val="left" w:pos="3856"/>
        <w:tab w:val="left" w:pos="5216"/>
        <w:tab w:val="left" w:pos="6464"/>
        <w:tab w:val="left" w:pos="7768"/>
        <w:tab w:val="left" w:pos="9072"/>
        <w:tab w:val="left" w:pos="9639"/>
      </w:tabs>
      <w:spacing w:before="240" w:after="0"/>
      <w:jc w:val="left"/>
    </w:pPr>
    <w:rPr>
      <w:rFonts w:ascii="Arial" w:eastAsia="Times New Roman" w:hAnsi="Arial"/>
      <w:spacing w:val="2"/>
      <w:szCs w:val="20"/>
      <w:lang w:val="en-US"/>
    </w:rPr>
  </w:style>
  <w:style w:type="character" w:customStyle="1" w:styleId="IvDbodytextChar">
    <w:name w:val="IvD bodytext Char"/>
    <w:link w:val="IvDbodytext"/>
    <w:rsid w:val="00036DBD"/>
    <w:rPr>
      <w:rFonts w:ascii="Arial" w:eastAsia="Times New Roman" w:hAnsi="Arial"/>
      <w:spacing w:val="2"/>
      <w:lang w:val="en-US" w:eastAsia="en-US"/>
    </w:rPr>
  </w:style>
  <w:style w:type="paragraph" w:styleId="Revision">
    <w:name w:val="Revision"/>
    <w:hidden/>
    <w:uiPriority w:val="99"/>
    <w:semiHidden/>
    <w:rsid w:val="008138EA"/>
    <w:rPr>
      <w:rFonts w:ascii="Times" w:hAnsi="Times"/>
      <w:szCs w:val="24"/>
      <w:lang w:eastAsia="en-US"/>
    </w:rPr>
  </w:style>
  <w:style w:type="paragraph" w:customStyle="1" w:styleId="CharChar1CharCharCharCharCharCharCharCharCharCharCharCharCharCharChar27">
    <w:name w:val="Char Char1 Char Char Char Char Char Char Char Char Char Char Char Char Char Char Char27"/>
    <w:semiHidden/>
    <w:rsid w:val="00D7241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4">
    <w:name w:val="(文字) (文字)524"/>
    <w:semiHidden/>
    <w:rsid w:val="00D7241D"/>
    <w:rPr>
      <w:rFonts w:ascii="Times New Roman" w:hAnsi="Times New Roman"/>
      <w:lang w:eastAsia="en-US"/>
    </w:rPr>
  </w:style>
  <w:style w:type="paragraph" w:customStyle="1" w:styleId="CharChar1CharCharCharCharCharCharCharCharCharCharCharCharCharCharChar26">
    <w:name w:val="Char Char1 Char Char Char Char Char Char Char Char Char Char Char Char Char Char Char26"/>
    <w:semiHidden/>
    <w:rsid w:val="00F5304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3">
    <w:name w:val="(文字) (文字)523"/>
    <w:semiHidden/>
    <w:rsid w:val="00F53049"/>
    <w:rPr>
      <w:rFonts w:ascii="Times New Roman" w:hAnsi="Times New Roman"/>
      <w:lang w:eastAsia="en-US"/>
    </w:rPr>
  </w:style>
  <w:style w:type="paragraph" w:customStyle="1" w:styleId="tac0">
    <w:name w:val="tac"/>
    <w:basedOn w:val="Normal"/>
    <w:rsid w:val="007A67EB"/>
    <w:pPr>
      <w:keepNext/>
      <w:autoSpaceDE w:val="0"/>
      <w:autoSpaceDN w:val="0"/>
      <w:jc w:val="center"/>
    </w:pPr>
    <w:rPr>
      <w:rFonts w:ascii="Arial" w:eastAsia="SimSun" w:hAnsi="Arial" w:cs="Arial"/>
      <w:sz w:val="18"/>
      <w:szCs w:val="18"/>
      <w:lang w:val="en-US" w:eastAsia="zh-CN"/>
    </w:rPr>
  </w:style>
  <w:style w:type="paragraph" w:customStyle="1" w:styleId="th0">
    <w:name w:val="th"/>
    <w:basedOn w:val="Normal"/>
    <w:rsid w:val="007A67EB"/>
    <w:pPr>
      <w:keepNext/>
      <w:autoSpaceDE w:val="0"/>
      <w:autoSpaceDN w:val="0"/>
      <w:spacing w:before="60" w:after="180"/>
      <w:jc w:val="center"/>
    </w:pPr>
    <w:rPr>
      <w:rFonts w:ascii="Arial" w:eastAsia="SimSun" w:hAnsi="Arial" w:cs="Arial"/>
      <w:b/>
      <w:bCs/>
      <w:szCs w:val="20"/>
      <w:lang w:val="en-US" w:eastAsia="zh-CN"/>
    </w:rPr>
  </w:style>
  <w:style w:type="paragraph" w:customStyle="1" w:styleId="tah0">
    <w:name w:val="tah"/>
    <w:basedOn w:val="Normal"/>
    <w:rsid w:val="007A67EB"/>
    <w:pPr>
      <w:keepNext/>
      <w:autoSpaceDE w:val="0"/>
      <w:autoSpaceDN w:val="0"/>
      <w:jc w:val="center"/>
    </w:pPr>
    <w:rPr>
      <w:rFonts w:ascii="Arial" w:eastAsia="SimSun" w:hAnsi="Arial" w:cs="Arial"/>
      <w:b/>
      <w:bCs/>
      <w:sz w:val="18"/>
      <w:szCs w:val="18"/>
      <w:lang w:val="en-US" w:eastAsia="zh-CN"/>
    </w:rPr>
  </w:style>
  <w:style w:type="paragraph" w:customStyle="1" w:styleId="CharChar1CharCharCharCharCharCharCharCharCharCharCharCharCharCharChar25">
    <w:name w:val="Char Char1 Char Char Char Char Char Char Char Char Char Char Char Char Char Char Char25"/>
    <w:semiHidden/>
    <w:rsid w:val="006928E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2">
    <w:name w:val="(文字) (文字)522"/>
    <w:semiHidden/>
    <w:rsid w:val="006928EE"/>
    <w:rPr>
      <w:rFonts w:ascii="Times New Roman" w:hAnsi="Times New Roman"/>
      <w:lang w:eastAsia="en-US"/>
    </w:rPr>
  </w:style>
  <w:style w:type="paragraph" w:customStyle="1" w:styleId="CharChar1CharCharCharCharCharCharCharCharCharCharCharCharCharCharChar24">
    <w:name w:val="Char Char1 Char Char Char Char Char Char Char Char Char Char Char Char Char Char Char24"/>
    <w:semiHidden/>
    <w:rsid w:val="0089677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1">
    <w:name w:val="(文字) (文字)521"/>
    <w:semiHidden/>
    <w:rsid w:val="0089677C"/>
    <w:rPr>
      <w:rFonts w:ascii="Times New Roman" w:hAnsi="Times New Roman"/>
      <w:lang w:eastAsia="en-US"/>
    </w:rPr>
  </w:style>
  <w:style w:type="paragraph" w:customStyle="1" w:styleId="CharChar1CharCharCharCharCharCharCharCharCharCharCharCharCharCharChar23">
    <w:name w:val="Char Char1 Char Char Char Char Char Char Char Char Char Char Char Char Char Char Char23"/>
    <w:semiHidden/>
    <w:rsid w:val="00E8459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0">
    <w:name w:val="(文字) (文字)520"/>
    <w:semiHidden/>
    <w:rsid w:val="00E84591"/>
    <w:rPr>
      <w:rFonts w:ascii="Times New Roman" w:hAnsi="Times New Roman"/>
      <w:lang w:eastAsia="en-US"/>
    </w:rPr>
  </w:style>
  <w:style w:type="paragraph" w:customStyle="1" w:styleId="CharChar1CharCharCharCharCharCharCharCharCharCharCharCharCharCharChar22">
    <w:name w:val="Char Char1 Char Char Char Char Char Char Char Char Char Char Char Char Char Char Char22"/>
    <w:semiHidden/>
    <w:rsid w:val="004E1F5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9">
    <w:name w:val="(文字) (文字)519"/>
    <w:semiHidden/>
    <w:rsid w:val="004E1F56"/>
    <w:rPr>
      <w:rFonts w:ascii="Times New Roman" w:hAnsi="Times New Roman"/>
      <w:lang w:eastAsia="en-US"/>
    </w:rPr>
  </w:style>
  <w:style w:type="paragraph" w:customStyle="1" w:styleId="CharChar1CharCharCharCharCharCharCharCharCharCharCharCharCharCharChar21">
    <w:name w:val="Char Char1 Char Char Char Char Char Char Char Char Char Char Char Char Char Char Char21"/>
    <w:semiHidden/>
    <w:rsid w:val="00767EC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8">
    <w:name w:val="(文字) (文字)518"/>
    <w:semiHidden/>
    <w:rsid w:val="00767ECA"/>
    <w:rPr>
      <w:rFonts w:ascii="Times New Roman" w:hAnsi="Times New Roman"/>
      <w:lang w:eastAsia="en-US"/>
    </w:rPr>
  </w:style>
  <w:style w:type="character" w:customStyle="1" w:styleId="gmail-apple-tab-span">
    <w:name w:val="gmail-apple-tab-span"/>
    <w:basedOn w:val="DefaultParagraphFont"/>
    <w:rsid w:val="009E4224"/>
  </w:style>
  <w:style w:type="paragraph" w:customStyle="1" w:styleId="para">
    <w:name w:val="para"/>
    <w:basedOn w:val="Normal"/>
    <w:next w:val="para-ind"/>
    <w:autoRedefine/>
    <w:rsid w:val="00DB42B2"/>
    <w:pPr>
      <w:keepNext/>
    </w:pPr>
    <w:rPr>
      <w:rFonts w:ascii="Times New Roman" w:eastAsia="Times New Roman" w:hAnsi="Times New Roman"/>
      <w:sz w:val="24"/>
      <w:lang w:val="en-US"/>
    </w:rPr>
  </w:style>
  <w:style w:type="paragraph" w:customStyle="1" w:styleId="para-ind">
    <w:name w:val="para-ind"/>
    <w:basedOn w:val="Normal"/>
    <w:autoRedefine/>
    <w:rsid w:val="00DB42B2"/>
    <w:pPr>
      <w:ind w:firstLine="357"/>
    </w:pPr>
    <w:rPr>
      <w:rFonts w:ascii="Times New Roman" w:eastAsia="Times New Roman" w:hAnsi="Times New Roman"/>
      <w:sz w:val="24"/>
      <w:lang w:val="en-US"/>
    </w:rPr>
  </w:style>
  <w:style w:type="paragraph" w:customStyle="1" w:styleId="Style1">
    <w:name w:val="Style1"/>
    <w:basedOn w:val="Heading3"/>
    <w:link w:val="Style1Char"/>
    <w:qFormat/>
    <w:rsid w:val="00363B2A"/>
    <w:pPr>
      <w:keepNext w:val="0"/>
      <w:widowControl w:val="0"/>
      <w:numPr>
        <w:ilvl w:val="0"/>
        <w:numId w:val="0"/>
      </w:numPr>
      <w:tabs>
        <w:tab w:val="num" w:pos="576"/>
      </w:tabs>
      <w:autoSpaceDE w:val="0"/>
      <w:autoSpaceDN w:val="0"/>
      <w:adjustRightInd w:val="0"/>
      <w:spacing w:before="0" w:after="120"/>
      <w:ind w:left="576" w:hanging="576"/>
      <w:jc w:val="both"/>
    </w:pPr>
    <w:rPr>
      <w:rFonts w:ascii="Times New Roman" w:eastAsia="SimSun" w:hAnsi="Times New Roman" w:cs="Times New Roman"/>
      <w:bCs w:val="0"/>
      <w:sz w:val="24"/>
      <w:szCs w:val="22"/>
    </w:rPr>
  </w:style>
  <w:style w:type="character" w:customStyle="1" w:styleId="Style1Char">
    <w:name w:val="Style1 Char"/>
    <w:basedOn w:val="DefaultParagraphFont"/>
    <w:link w:val="Style1"/>
    <w:rsid w:val="00363B2A"/>
    <w:rPr>
      <w:rFonts w:eastAsia="SimSun"/>
      <w:b/>
      <w:sz w:val="24"/>
      <w:szCs w:val="22"/>
      <w:lang w:eastAsia="en-US"/>
    </w:rPr>
  </w:style>
  <w:style w:type="paragraph" w:customStyle="1" w:styleId="CharChar1CharCharCharCharCharCharCharCharCharCharCharCharCharCharChar20">
    <w:name w:val="Char Char1 Char Char Char Char Char Char Char Char Char Char Char Char Char Char Char20"/>
    <w:semiHidden/>
    <w:rsid w:val="0033085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7">
    <w:name w:val="(文字) (文字)517"/>
    <w:semiHidden/>
    <w:rsid w:val="0033085B"/>
    <w:rPr>
      <w:rFonts w:ascii="Times New Roman" w:hAnsi="Times New Roman"/>
      <w:lang w:eastAsia="en-US"/>
    </w:rPr>
  </w:style>
  <w:style w:type="character" w:customStyle="1" w:styleId="13">
    <w:name w:val="表 (青) 13 (文字)"/>
    <w:link w:val="ColorfulList-Accent1"/>
    <w:uiPriority w:val="34"/>
    <w:locked/>
    <w:rsid w:val="0033085B"/>
    <w:rPr>
      <w:rFonts w:eastAsia="MS Gothic"/>
      <w:sz w:val="24"/>
      <w:szCs w:val="24"/>
      <w:lang w:val="en-GB" w:eastAsia="en-US"/>
    </w:rPr>
  </w:style>
  <w:style w:type="table" w:styleId="ColorfulList-Accent1">
    <w:name w:val="Colorful List Accent 1"/>
    <w:basedOn w:val="TableNormal"/>
    <w:link w:val="13"/>
    <w:uiPriority w:val="34"/>
    <w:rsid w:val="0033085B"/>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B3">
    <w:name w:val="B3"/>
    <w:basedOn w:val="List3"/>
    <w:link w:val="B3Char"/>
    <w:qFormat/>
    <w:rsid w:val="0032107C"/>
    <w:pPr>
      <w:overflowPunct w:val="0"/>
      <w:autoSpaceDE w:val="0"/>
      <w:autoSpaceDN w:val="0"/>
      <w:adjustRightInd w:val="0"/>
      <w:spacing w:after="180"/>
      <w:ind w:left="1135" w:hanging="284"/>
      <w:contextualSpacing w:val="0"/>
      <w:textAlignment w:val="baseline"/>
    </w:pPr>
    <w:rPr>
      <w:rFonts w:ascii="Times New Roman" w:eastAsia="Times New Roman" w:hAnsi="Times New Roman"/>
      <w:szCs w:val="20"/>
      <w:lang w:eastAsia="en-GB"/>
    </w:rPr>
  </w:style>
  <w:style w:type="character" w:customStyle="1" w:styleId="B3Char">
    <w:name w:val="B3 Char"/>
    <w:link w:val="B3"/>
    <w:rsid w:val="0032107C"/>
    <w:rPr>
      <w:rFonts w:eastAsia="Times New Roman"/>
    </w:rPr>
  </w:style>
  <w:style w:type="paragraph" w:styleId="List3">
    <w:name w:val="List 3"/>
    <w:basedOn w:val="Normal"/>
    <w:link w:val="List3Char"/>
    <w:rsid w:val="0032107C"/>
    <w:pPr>
      <w:ind w:left="849" w:hanging="283"/>
      <w:contextualSpacing/>
    </w:pPr>
  </w:style>
  <w:style w:type="paragraph" w:customStyle="1" w:styleId="CharChar1CharCharCharCharCharCharCharCharCharCharCharCharCharCharChar19">
    <w:name w:val="Char Char1 Char Char Char Char Char Char Char Char Char Char Char Char Char Char Char19"/>
    <w:semiHidden/>
    <w:rsid w:val="00A42C0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6">
    <w:name w:val="(文字) (文字)516"/>
    <w:semiHidden/>
    <w:rsid w:val="00A42C0B"/>
    <w:rPr>
      <w:rFonts w:ascii="Times New Roman" w:hAnsi="Times New Roman"/>
      <w:lang w:eastAsia="en-US"/>
    </w:rPr>
  </w:style>
  <w:style w:type="character" w:customStyle="1" w:styleId="131">
    <w:name w:val="表 (青) 13 (文字)1"/>
    <w:uiPriority w:val="34"/>
    <w:rsid w:val="00A42C0B"/>
    <w:rPr>
      <w:rFonts w:ascii="Times" w:hAnsi="Times"/>
      <w:szCs w:val="24"/>
      <w:lang w:val="en-GB"/>
    </w:rPr>
  </w:style>
  <w:style w:type="paragraph" w:customStyle="1" w:styleId="CharChar1CharCharCharCharCharCharCharCharCharCharCharCharCharCharChar18">
    <w:name w:val="Char Char1 Char Char Char Char Char Char Char Char Char Char Char Char Char Char Char18"/>
    <w:semiHidden/>
    <w:rsid w:val="00402B6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5">
    <w:name w:val="(文字) (文字)515"/>
    <w:semiHidden/>
    <w:rsid w:val="00402B64"/>
    <w:rPr>
      <w:rFonts w:ascii="Times New Roman" w:hAnsi="Times New Roman"/>
      <w:lang w:eastAsia="en-US"/>
    </w:rPr>
  </w:style>
  <w:style w:type="paragraph" w:customStyle="1" w:styleId="3nobreakH3Underrubrik2h3MemoHeading3helloTitre">
    <w:name w:val="スタイル 見出し 3no breakH3Underrubrik2h3Memo Heading 3helloTitre ..."/>
    <w:basedOn w:val="Heading3"/>
    <w:rsid w:val="00402B64"/>
    <w:pPr>
      <w:tabs>
        <w:tab w:val="clear" w:pos="862"/>
        <w:tab w:val="num" w:pos="720"/>
      </w:tabs>
      <w:ind w:left="720"/>
    </w:pPr>
    <w:rPr>
      <w:rFonts w:cs="Times New Roman"/>
      <w:bCs w:val="0"/>
      <w:lang w:eastAsia="x-none"/>
    </w:rPr>
  </w:style>
  <w:style w:type="paragraph" w:customStyle="1" w:styleId="4h4H4H41h41H42h42H43h43H411h411H421h421H44h">
    <w:name w:val="スタイル 見出し 4h4H4H41h41H42h42H43h43H411h411H421h421H44h..."/>
    <w:basedOn w:val="Heading4"/>
    <w:rsid w:val="00402B64"/>
    <w:pPr>
      <w:tabs>
        <w:tab w:val="clear" w:pos="1574"/>
        <w:tab w:val="num" w:pos="864"/>
      </w:tabs>
      <w:ind w:left="864"/>
    </w:pPr>
    <w:rPr>
      <w:rFonts w:cs="Times New Roman"/>
      <w:bCs w:val="0"/>
      <w:iCs/>
      <w:lang w:eastAsia="x-none"/>
    </w:rPr>
  </w:style>
  <w:style w:type="paragraph" w:customStyle="1" w:styleId="3nobreakH3Underrubrik2h3MemoHeading3helloTitre1">
    <w:name w:val="スタイル 見出し 3no breakH3Underrubrik2h3Memo Heading 3helloTitre ...1"/>
    <w:basedOn w:val="Heading3"/>
    <w:rsid w:val="00402B64"/>
    <w:pPr>
      <w:tabs>
        <w:tab w:val="clear" w:pos="862"/>
        <w:tab w:val="num" w:pos="720"/>
      </w:tabs>
      <w:ind w:left="720"/>
    </w:pPr>
    <w:rPr>
      <w:rFonts w:eastAsia="MS Mincho" w:cs="Times New Roman"/>
      <w:bCs w:val="0"/>
      <w:lang w:eastAsia="x-none"/>
    </w:rPr>
  </w:style>
  <w:style w:type="paragraph" w:customStyle="1" w:styleId="4h4H4H41h41H42h42H43h43H411h411H421h421H44h1">
    <w:name w:val="スタイル 見出し 4h4H4H41h41H42h42H43h43H411h411H421h421H44h...1"/>
    <w:basedOn w:val="Heading4"/>
    <w:rsid w:val="00402B64"/>
    <w:pPr>
      <w:tabs>
        <w:tab w:val="clear" w:pos="1574"/>
        <w:tab w:val="num" w:pos="864"/>
      </w:tabs>
      <w:ind w:left="864"/>
    </w:pPr>
    <w:rPr>
      <w:rFonts w:eastAsia="Malgun Gothic" w:cs="Times New Roman"/>
      <w:bCs w:val="0"/>
      <w:iCs/>
      <w:lang w:eastAsia="x-none"/>
    </w:rPr>
  </w:style>
  <w:style w:type="paragraph" w:customStyle="1" w:styleId="4h4H4H41h41H42h42H43h43H411h411H421h421H44h2">
    <w:name w:val="スタイル 見出し 4h4H4H41h41H42h42H43h43H411h411H421h421H44h...2"/>
    <w:basedOn w:val="Heading4"/>
    <w:rsid w:val="00402B64"/>
    <w:pPr>
      <w:tabs>
        <w:tab w:val="clear" w:pos="1574"/>
        <w:tab w:val="num" w:pos="864"/>
      </w:tabs>
      <w:ind w:left="864"/>
    </w:pPr>
    <w:rPr>
      <w:rFonts w:eastAsia="MS Mincho" w:cs="Times New Roman"/>
      <w:bCs w:val="0"/>
      <w:iCs/>
      <w:color w:val="000000"/>
      <w:lang w:eastAsia="x-none"/>
    </w:rPr>
  </w:style>
  <w:style w:type="paragraph" w:customStyle="1" w:styleId="4h4H4H41h41H42h42H43h43H411h411H421h421H44h3">
    <w:name w:val="スタイル 見出し 4h4H4H41h41H42h42H43h43H411h411H421h421H44h...3"/>
    <w:basedOn w:val="Heading4"/>
    <w:rsid w:val="00402B64"/>
    <w:pPr>
      <w:tabs>
        <w:tab w:val="clear" w:pos="1574"/>
        <w:tab w:val="num" w:pos="864"/>
      </w:tabs>
      <w:ind w:left="864"/>
    </w:pPr>
    <w:rPr>
      <w:rFonts w:eastAsia="SimSun" w:cs="Times New Roman"/>
      <w:bCs w:val="0"/>
      <w:iCs/>
      <w:lang w:eastAsia="x-none"/>
    </w:rPr>
  </w:style>
  <w:style w:type="paragraph" w:customStyle="1" w:styleId="CharChar1CharCharCharCharCharCharCharCharCharCharCharCharCharCharChar17">
    <w:name w:val="Char Char1 Char Char Char Char Char Char Char Char Char Char Char Char Char Char Char17"/>
    <w:semiHidden/>
    <w:rsid w:val="0044421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4">
    <w:name w:val="(文字) (文字)514"/>
    <w:semiHidden/>
    <w:rsid w:val="00444217"/>
    <w:rPr>
      <w:rFonts w:ascii="Times New Roman" w:hAnsi="Times New Roman"/>
      <w:lang w:eastAsia="en-US"/>
    </w:rPr>
  </w:style>
  <w:style w:type="character" w:customStyle="1" w:styleId="Mention">
    <w:name w:val="Mention"/>
    <w:uiPriority w:val="99"/>
    <w:semiHidden/>
    <w:unhideWhenUsed/>
    <w:rsid w:val="00444217"/>
    <w:rPr>
      <w:color w:val="2B579A"/>
      <w:shd w:val="clear" w:color="auto" w:fill="E6E6E6"/>
    </w:rPr>
  </w:style>
  <w:style w:type="paragraph" w:customStyle="1" w:styleId="CharChar1CharCharCharCharCharCharCharCharCharCharCharCharCharCharChar16">
    <w:name w:val="Char Char1 Char Char Char Char Char Char Char Char Char Char Char Char Char Char Char16"/>
    <w:semiHidden/>
    <w:rsid w:val="007D191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3">
    <w:name w:val="(文字) (文字)513"/>
    <w:semiHidden/>
    <w:rsid w:val="007D1916"/>
    <w:rPr>
      <w:rFonts w:ascii="Times New Roman" w:hAnsi="Times New Roman"/>
      <w:lang w:eastAsia="en-US"/>
    </w:rPr>
  </w:style>
  <w:style w:type="paragraph" w:customStyle="1" w:styleId="CharChar1CharCharCharCharCharCharCharCharCharCharCharCharCharCharChar15">
    <w:name w:val="Char Char1 Char Char Char Char Char Char Char Char Char Char Char Char Char Char Char15"/>
    <w:semiHidden/>
    <w:rsid w:val="0078553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2">
    <w:name w:val="(文字) (文字)512"/>
    <w:semiHidden/>
    <w:rsid w:val="0078553F"/>
    <w:rPr>
      <w:rFonts w:ascii="Times New Roman" w:hAnsi="Times New Roman"/>
      <w:lang w:eastAsia="en-US"/>
    </w:rPr>
  </w:style>
  <w:style w:type="paragraph" w:customStyle="1" w:styleId="CharChar1CharCharCharCharCharCharCharCharCharCharCharCharCharCharChar14">
    <w:name w:val="Char Char1 Char Char Char Char Char Char Char Char Char Char Char Char Char Char Char14"/>
    <w:semiHidden/>
    <w:rsid w:val="008451F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1">
    <w:name w:val="(文字) (文字)511"/>
    <w:semiHidden/>
    <w:rsid w:val="008451F0"/>
    <w:rPr>
      <w:rFonts w:ascii="Times New Roman" w:hAnsi="Times New Roman"/>
      <w:lang w:eastAsia="en-US"/>
    </w:rPr>
  </w:style>
  <w:style w:type="paragraph" w:customStyle="1" w:styleId="CharChar1CharCharCharCharCharCharCharCharCharCharCharCharCharCharChar13">
    <w:name w:val="Char Char1 Char Char Char Char Char Char Char Char Char Char Char Char Char Char Char13"/>
    <w:semiHidden/>
    <w:rsid w:val="006F773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0">
    <w:name w:val="(文字) (文字)510"/>
    <w:semiHidden/>
    <w:rsid w:val="006F773A"/>
    <w:rPr>
      <w:rFonts w:ascii="Times New Roman" w:hAnsi="Times New Roman"/>
      <w:lang w:eastAsia="en-US"/>
    </w:rPr>
  </w:style>
  <w:style w:type="character" w:customStyle="1" w:styleId="UnresolvedMention">
    <w:name w:val="Unresolved Mention"/>
    <w:uiPriority w:val="99"/>
    <w:semiHidden/>
    <w:unhideWhenUsed/>
    <w:rsid w:val="006F773A"/>
    <w:rPr>
      <w:color w:val="808080"/>
      <w:shd w:val="clear" w:color="auto" w:fill="E6E6E6"/>
    </w:rPr>
  </w:style>
  <w:style w:type="paragraph" w:customStyle="1" w:styleId="CharChar1CharCharCharCharCharCharCharCharCharCharCharCharCharCharChar12">
    <w:name w:val="Char Char1 Char Char Char Char Char Char Char Char Char Char Char Char Char Char Char12"/>
    <w:semiHidden/>
    <w:rsid w:val="0020094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
    <w:name w:val="(文字) (文字)59"/>
    <w:semiHidden/>
    <w:rsid w:val="0020094B"/>
    <w:rPr>
      <w:rFonts w:ascii="Times New Roman" w:hAnsi="Times New Roman"/>
      <w:lang w:eastAsia="en-US"/>
    </w:rPr>
  </w:style>
  <w:style w:type="paragraph" w:customStyle="1" w:styleId="CharChar1CharCharCharCharCharCharCharCharCharCharCharCharCharCharChar11">
    <w:name w:val="Char Char1 Char Char Char Char Char Char Char Char Char Char Char Char Char Char Char11"/>
    <w:semiHidden/>
    <w:rsid w:val="0053620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
    <w:name w:val="(文字) (文字)58"/>
    <w:semiHidden/>
    <w:rsid w:val="0053620C"/>
    <w:rPr>
      <w:rFonts w:ascii="Times New Roman" w:hAnsi="Times New Roman"/>
      <w:lang w:eastAsia="en-US"/>
    </w:rPr>
  </w:style>
  <w:style w:type="paragraph" w:customStyle="1" w:styleId="CharChar1CharCharCharCharCharCharCharCharCharCharCharCharCharCharChar10">
    <w:name w:val="Char Char1 Char Char Char Char Char Char Char Char Char Char Char Char Char Char Char10"/>
    <w:semiHidden/>
    <w:rsid w:val="0021473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
    <w:name w:val="(文字) (文字)57"/>
    <w:semiHidden/>
    <w:rsid w:val="00214739"/>
    <w:rPr>
      <w:rFonts w:ascii="Times New Roman" w:hAnsi="Times New Roman"/>
      <w:lang w:eastAsia="en-US"/>
    </w:rPr>
  </w:style>
  <w:style w:type="paragraph" w:styleId="BodyText2">
    <w:name w:val="Body Text 2"/>
    <w:basedOn w:val="Normal"/>
    <w:link w:val="BodyText2Char"/>
    <w:rsid w:val="00214739"/>
    <w:pPr>
      <w:spacing w:after="120" w:line="480" w:lineRule="auto"/>
      <w:ind w:left="1440" w:hanging="1440"/>
    </w:pPr>
  </w:style>
  <w:style w:type="character" w:customStyle="1" w:styleId="BodyText2Char">
    <w:name w:val="Body Text 2 Char"/>
    <w:basedOn w:val="DefaultParagraphFont"/>
    <w:link w:val="BodyText2"/>
    <w:rsid w:val="00214739"/>
    <w:rPr>
      <w:rFonts w:ascii="Times" w:hAnsi="Times"/>
      <w:szCs w:val="24"/>
      <w:lang w:eastAsia="en-US"/>
    </w:rPr>
  </w:style>
  <w:style w:type="character" w:customStyle="1" w:styleId="ParagraphChar">
    <w:name w:val="Paragraph Char"/>
    <w:link w:val="Paragraph"/>
    <w:locked/>
    <w:rsid w:val="00105EB4"/>
    <w:rPr>
      <w:rFonts w:eastAsia="MS Mincho"/>
      <w:sz w:val="22"/>
      <w:lang w:eastAsia="en-US"/>
    </w:rPr>
  </w:style>
  <w:style w:type="paragraph" w:customStyle="1" w:styleId="CharChar1CharCharCharCharCharCharCharCharCharCharCharCharCharCharChar9">
    <w:name w:val="Char Char1 Char Char Char Char Char Char Char Char Char Char Char Char Char Char Char9"/>
    <w:semiHidden/>
    <w:rsid w:val="00C778B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
    <w:name w:val="(文字) (文字)56"/>
    <w:semiHidden/>
    <w:rsid w:val="00C778B0"/>
    <w:rPr>
      <w:rFonts w:ascii="Times New Roman" w:hAnsi="Times New Roman"/>
      <w:lang w:eastAsia="en-US"/>
    </w:rPr>
  </w:style>
  <w:style w:type="character" w:customStyle="1" w:styleId="ColorfulList-Accent1Char">
    <w:name w:val="Colorful List - Accent 1 Char"/>
    <w:uiPriority w:val="34"/>
    <w:locked/>
    <w:rsid w:val="00C778B0"/>
    <w:rPr>
      <w:rFonts w:eastAsia="MS Gothic"/>
      <w:sz w:val="24"/>
      <w:szCs w:val="24"/>
      <w:lang w:eastAsia="en-US"/>
    </w:rPr>
  </w:style>
  <w:style w:type="paragraph" w:customStyle="1" w:styleId="CharChar1CharCharCharCharCharCharCharCharCharCharCharCharCharCharChar8">
    <w:name w:val="Char Char1 Char Char Char Char Char Char Char Char Char Char Char Char Char Char Char8"/>
    <w:semiHidden/>
    <w:rsid w:val="00354C3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
    <w:name w:val="(文字) (文字)55"/>
    <w:semiHidden/>
    <w:rsid w:val="00354C36"/>
    <w:rPr>
      <w:rFonts w:ascii="Times New Roman" w:hAnsi="Times New Roman"/>
      <w:lang w:eastAsia="en-US"/>
    </w:rPr>
  </w:style>
  <w:style w:type="numbering" w:customStyle="1" w:styleId="StyleBulletedSymbolsymbolLeft025Hanging0">
    <w:name w:val="Style Bulleted Symbol (symbol) Left:  0.25&quot; Hanging:  0."/>
    <w:basedOn w:val="NoList"/>
    <w:rsid w:val="00354C36"/>
    <w:pPr>
      <w:numPr>
        <w:numId w:val="26"/>
      </w:numPr>
    </w:pPr>
  </w:style>
  <w:style w:type="table" w:styleId="GridTable4-Accent5">
    <w:name w:val="Grid Table 4 Accent 5"/>
    <w:basedOn w:val="TableNormal"/>
    <w:uiPriority w:val="49"/>
    <w:rsid w:val="00354C3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emailstyle15">
    <w:name w:val="emailstyle15"/>
    <w:semiHidden/>
    <w:rsid w:val="00354C36"/>
    <w:rPr>
      <w:color w:val="000000"/>
    </w:rPr>
  </w:style>
  <w:style w:type="numbering" w:customStyle="1" w:styleId="StyleBulletedSymbolsymbolLeft025Hanging025">
    <w:name w:val="Style Bulleted Symbol (symbol) Left:  0.25&quot; Hanging:  0.25&quot;"/>
    <w:basedOn w:val="NoList"/>
    <w:rsid w:val="00354C36"/>
    <w:pPr>
      <w:numPr>
        <w:numId w:val="24"/>
      </w:numPr>
    </w:pPr>
  </w:style>
  <w:style w:type="numbering" w:customStyle="1" w:styleId="StyleBulletedSymbolsymbolLeft025Hanging0251">
    <w:name w:val="Style Bulleted Symbol (symbol) Left:  0.25&quot; Hanging:  0.25&quot;1"/>
    <w:basedOn w:val="NoList"/>
    <w:rsid w:val="00354C36"/>
    <w:pPr>
      <w:numPr>
        <w:numId w:val="25"/>
      </w:numPr>
    </w:pPr>
  </w:style>
  <w:style w:type="numbering" w:customStyle="1" w:styleId="StyleBulletedSymbolsymbolLeft025Hanging0252">
    <w:name w:val="Style Bulleted Symbol (symbol) Left:  0.25&quot; Hanging:  0.25&quot;2"/>
    <w:basedOn w:val="NoList"/>
    <w:rsid w:val="00354C36"/>
    <w:pPr>
      <w:numPr>
        <w:numId w:val="27"/>
      </w:numPr>
    </w:pPr>
  </w:style>
  <w:style w:type="paragraph" w:customStyle="1" w:styleId="21">
    <w:name w:val="列出段落2"/>
    <w:basedOn w:val="Normal"/>
    <w:link w:val="Char0"/>
    <w:uiPriority w:val="34"/>
    <w:qFormat/>
    <w:rsid w:val="00A7679D"/>
    <w:pPr>
      <w:ind w:leftChars="400" w:left="840"/>
    </w:pPr>
    <w:rPr>
      <w:rFonts w:ascii="Times New Roman" w:eastAsia="MS Gothic" w:hAnsi="Times New Roman"/>
      <w:sz w:val="24"/>
      <w:szCs w:val="20"/>
      <w:lang w:eastAsia="ja-JP"/>
    </w:rPr>
  </w:style>
  <w:style w:type="character" w:customStyle="1" w:styleId="Char0">
    <w:name w:val="列出段落 Char"/>
    <w:link w:val="21"/>
    <w:uiPriority w:val="34"/>
    <w:qFormat/>
    <w:rsid w:val="00A7679D"/>
    <w:rPr>
      <w:rFonts w:eastAsia="MS Gothic"/>
      <w:sz w:val="24"/>
      <w:lang w:eastAsia="ja-JP"/>
    </w:rPr>
  </w:style>
  <w:style w:type="paragraph" w:customStyle="1" w:styleId="Normal1CharChar">
    <w:name w:val="Normal1 Char Char"/>
    <w:basedOn w:val="Normal"/>
    <w:rsid w:val="00566F52"/>
    <w:pPr>
      <w:numPr>
        <w:numId w:val="28"/>
      </w:numPr>
      <w:overflowPunct w:val="0"/>
      <w:autoSpaceDE w:val="0"/>
      <w:autoSpaceDN w:val="0"/>
      <w:adjustRightInd w:val="0"/>
      <w:spacing w:after="180"/>
      <w:textAlignment w:val="baseline"/>
    </w:pPr>
    <w:rPr>
      <w:rFonts w:ascii="Times New Roman" w:eastAsia="Times New Roman" w:hAnsi="Times New Roman"/>
      <w:szCs w:val="20"/>
      <w:lang w:eastAsia="en-GB"/>
    </w:rPr>
  </w:style>
  <w:style w:type="character" w:customStyle="1" w:styleId="bulletChar">
    <w:name w:val="bullet Char"/>
    <w:rsid w:val="00E03007"/>
    <w:rPr>
      <w:rFonts w:eastAsia="Times New Roman"/>
      <w:szCs w:val="24"/>
    </w:rPr>
  </w:style>
  <w:style w:type="paragraph" w:customStyle="1" w:styleId="CharChar1CharCharCharCharCharCharCharCharCharCharCharCharCharCharChar7">
    <w:name w:val="Char Char1 Char Char Char Char Char Char Char Char Char Char Char Char Char Char Char7"/>
    <w:semiHidden/>
    <w:rsid w:val="003A150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
    <w:name w:val="(文字) (文字)54"/>
    <w:semiHidden/>
    <w:rsid w:val="003A1500"/>
    <w:rPr>
      <w:rFonts w:ascii="Times New Roman" w:hAnsi="Times New Roman"/>
      <w:lang w:eastAsia="en-US"/>
    </w:rPr>
  </w:style>
  <w:style w:type="paragraph" w:customStyle="1" w:styleId="B-Body">
    <w:name w:val="B-Body"/>
    <w:link w:val="B-BodyChar"/>
    <w:qFormat/>
    <w:rsid w:val="003A1500"/>
    <w:pPr>
      <w:tabs>
        <w:tab w:val="left" w:pos="2160"/>
      </w:tabs>
      <w:spacing w:before="120" w:after="40"/>
      <w:ind w:left="720"/>
    </w:pPr>
    <w:rPr>
      <w:rFonts w:eastAsia="Times New Roman"/>
      <w:sz w:val="22"/>
      <w:lang w:val="en-US" w:eastAsia="en-US"/>
    </w:rPr>
  </w:style>
  <w:style w:type="character" w:customStyle="1" w:styleId="B-BodyChar">
    <w:name w:val="B-Body Char"/>
    <w:basedOn w:val="DefaultParagraphFont"/>
    <w:link w:val="B-Body"/>
    <w:rsid w:val="003A1500"/>
    <w:rPr>
      <w:rFonts w:eastAsia="Times New Roman"/>
      <w:sz w:val="22"/>
      <w:lang w:val="en-US" w:eastAsia="en-US"/>
    </w:rPr>
  </w:style>
  <w:style w:type="paragraph" w:customStyle="1" w:styleId="ComeBack">
    <w:name w:val="ComeBack"/>
    <w:basedOn w:val="Doc-text2"/>
    <w:next w:val="Doc-text2"/>
    <w:link w:val="ComeBackCharChar"/>
    <w:rsid w:val="003A1500"/>
    <w:pPr>
      <w:numPr>
        <w:numId w:val="29"/>
      </w:numPr>
      <w:tabs>
        <w:tab w:val="clear" w:pos="1622"/>
      </w:tabs>
    </w:pPr>
    <w:rPr>
      <w:lang w:val="en-GB"/>
    </w:rPr>
  </w:style>
  <w:style w:type="character" w:customStyle="1" w:styleId="ComeBackCharChar">
    <w:name w:val="ComeBack Char Char"/>
    <w:link w:val="ComeBack"/>
    <w:rsid w:val="003A1500"/>
    <w:rPr>
      <w:rFonts w:ascii="Arial" w:eastAsia="MS Mincho" w:hAnsi="Arial"/>
      <w:szCs w:val="24"/>
    </w:rPr>
  </w:style>
  <w:style w:type="paragraph" w:customStyle="1" w:styleId="RAN1text">
    <w:name w:val="RAN1 text"/>
    <w:basedOn w:val="BodyText"/>
    <w:link w:val="RAN1textChar"/>
    <w:qFormat/>
    <w:rsid w:val="00774BD9"/>
    <w:pPr>
      <w:spacing w:after="0"/>
    </w:pPr>
    <w:rPr>
      <w:rFonts w:ascii="Times New Roman" w:eastAsia="MS Mincho" w:hAnsi="Times New Roman"/>
      <w:lang w:val="x-none" w:eastAsia="x-none"/>
    </w:rPr>
  </w:style>
  <w:style w:type="character" w:customStyle="1" w:styleId="RAN1textChar">
    <w:name w:val="RAN1 text Char"/>
    <w:link w:val="RAN1text"/>
    <w:rsid w:val="00774BD9"/>
    <w:rPr>
      <w:rFonts w:eastAsia="MS Mincho"/>
      <w:szCs w:val="24"/>
      <w:lang w:val="x-none" w:eastAsia="x-none"/>
    </w:rPr>
  </w:style>
  <w:style w:type="paragraph" w:customStyle="1" w:styleId="RAN1tdoc">
    <w:name w:val="RAN1 tdoc"/>
    <w:basedOn w:val="Normal"/>
    <w:link w:val="RAN1tdocChar"/>
    <w:qFormat/>
    <w:rsid w:val="00774BD9"/>
    <w:pPr>
      <w:ind w:left="720" w:hanging="720"/>
    </w:pPr>
    <w:rPr>
      <w:b/>
      <w:color w:val="0000FF"/>
      <w:u w:val="single" w:color="0000FF"/>
      <w:lang w:eastAsia="x-none"/>
    </w:rPr>
  </w:style>
  <w:style w:type="paragraph" w:customStyle="1" w:styleId="RAN1bullet1">
    <w:name w:val="RAN1 bullet1"/>
    <w:basedOn w:val="Normal"/>
    <w:link w:val="RAN1bullet1Char"/>
    <w:qFormat/>
    <w:rsid w:val="00774BD9"/>
    <w:pPr>
      <w:numPr>
        <w:numId w:val="30"/>
      </w:numPr>
    </w:pPr>
    <w:rPr>
      <w:lang w:eastAsia="x-none"/>
    </w:rPr>
  </w:style>
  <w:style w:type="character" w:customStyle="1" w:styleId="RAN1tdocChar">
    <w:name w:val="RAN1 tdoc Char"/>
    <w:link w:val="RAN1tdoc"/>
    <w:rsid w:val="00774BD9"/>
    <w:rPr>
      <w:rFonts w:ascii="Times" w:hAnsi="Times"/>
      <w:b/>
      <w:color w:val="0000FF"/>
      <w:szCs w:val="24"/>
      <w:u w:val="single" w:color="0000FF"/>
      <w:lang w:eastAsia="x-none"/>
    </w:rPr>
  </w:style>
  <w:style w:type="paragraph" w:customStyle="1" w:styleId="RAN1bullet2">
    <w:name w:val="RAN1 bullet2"/>
    <w:basedOn w:val="Normal"/>
    <w:link w:val="RAN1bullet2Char"/>
    <w:qFormat/>
    <w:rsid w:val="00774BD9"/>
    <w:pPr>
      <w:numPr>
        <w:ilvl w:val="1"/>
        <w:numId w:val="32"/>
      </w:numPr>
      <w:tabs>
        <w:tab w:val="left" w:pos="1440"/>
      </w:tabs>
    </w:pPr>
    <w:rPr>
      <w:szCs w:val="20"/>
      <w:lang w:val="en-US"/>
    </w:rPr>
  </w:style>
  <w:style w:type="character" w:customStyle="1" w:styleId="RAN1bullet1Char">
    <w:name w:val="RAN1 bullet1 Char"/>
    <w:link w:val="RAN1bullet1"/>
    <w:rsid w:val="00774BD9"/>
    <w:rPr>
      <w:rFonts w:ascii="Times" w:hAnsi="Times"/>
      <w:szCs w:val="24"/>
      <w:lang w:eastAsia="x-none"/>
    </w:rPr>
  </w:style>
  <w:style w:type="paragraph" w:customStyle="1" w:styleId="RAN1bullet3">
    <w:name w:val="RAN1 bullet3"/>
    <w:basedOn w:val="RAN1bullet2"/>
    <w:link w:val="RAN1bullet3Char"/>
    <w:qFormat/>
    <w:rsid w:val="00774BD9"/>
    <w:pPr>
      <w:numPr>
        <w:ilvl w:val="2"/>
        <w:numId w:val="31"/>
      </w:numPr>
    </w:pPr>
  </w:style>
  <w:style w:type="character" w:customStyle="1" w:styleId="RAN1bullet2Char">
    <w:name w:val="RAN1 bullet2 Char"/>
    <w:link w:val="RAN1bullet2"/>
    <w:qFormat/>
    <w:rsid w:val="00774BD9"/>
    <w:rPr>
      <w:rFonts w:ascii="Times" w:hAnsi="Times"/>
      <w:lang w:val="en-US" w:eastAsia="en-US"/>
    </w:rPr>
  </w:style>
  <w:style w:type="paragraph" w:customStyle="1" w:styleId="RAN1normal">
    <w:name w:val="RAN1 normal"/>
    <w:basedOn w:val="Normal"/>
    <w:link w:val="RAN1normalChar"/>
    <w:qFormat/>
    <w:rsid w:val="00774BD9"/>
    <w:pPr>
      <w:ind w:left="720" w:hanging="720"/>
    </w:pPr>
    <w:rPr>
      <w:lang w:eastAsia="x-none"/>
    </w:rPr>
  </w:style>
  <w:style w:type="character" w:customStyle="1" w:styleId="RAN1bullet3Char">
    <w:name w:val="RAN1 bullet3 Char"/>
    <w:basedOn w:val="RAN1bullet2Char"/>
    <w:link w:val="RAN1bullet3"/>
    <w:qFormat/>
    <w:rsid w:val="00774BD9"/>
    <w:rPr>
      <w:rFonts w:ascii="Times" w:hAnsi="Times"/>
      <w:lang w:val="en-US" w:eastAsia="en-US"/>
    </w:rPr>
  </w:style>
  <w:style w:type="character" w:customStyle="1" w:styleId="ProposalChar">
    <w:name w:val="Proposal Char"/>
    <w:link w:val="Proposal"/>
    <w:rsid w:val="00774BD9"/>
    <w:rPr>
      <w:rFonts w:ascii="Arial" w:eastAsia="Times New Roman" w:hAnsi="Arial"/>
      <w:b/>
      <w:bCs/>
      <w:lang w:eastAsia="zh-CN"/>
    </w:rPr>
  </w:style>
  <w:style w:type="character" w:customStyle="1" w:styleId="RAN1normalChar">
    <w:name w:val="RAN1 normal Char"/>
    <w:link w:val="RAN1normal"/>
    <w:rsid w:val="00774BD9"/>
    <w:rPr>
      <w:rFonts w:ascii="Times" w:hAnsi="Times"/>
      <w:szCs w:val="24"/>
      <w:lang w:eastAsia="x-none"/>
    </w:rPr>
  </w:style>
  <w:style w:type="character" w:styleId="BookTitle">
    <w:name w:val="Book Title"/>
    <w:uiPriority w:val="33"/>
    <w:qFormat/>
    <w:rsid w:val="00774BD9"/>
    <w:rPr>
      <w:b/>
      <w:bCs/>
      <w:i/>
      <w:iCs/>
      <w:spacing w:val="5"/>
    </w:rPr>
  </w:style>
  <w:style w:type="numbering" w:customStyle="1" w:styleId="NoList1">
    <w:name w:val="No List1"/>
    <w:next w:val="NoList"/>
    <w:uiPriority w:val="99"/>
    <w:semiHidden/>
    <w:rsid w:val="00254752"/>
  </w:style>
  <w:style w:type="paragraph" w:customStyle="1" w:styleId="CharChar1CharCharCharCharCharCharCharCharCharCharCharCharCharCharChar6">
    <w:name w:val="Char Char1 Char Char Char Char Char Char Char Char Char Char Char Char Char Char Char6"/>
    <w:semiHidden/>
    <w:rsid w:val="0025475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
    <w:name w:val="Style Bulleted1"/>
    <w:rsid w:val="00254752"/>
  </w:style>
  <w:style w:type="character" w:customStyle="1" w:styleId="53">
    <w:name w:val="(文字) (文字)53"/>
    <w:semiHidden/>
    <w:rsid w:val="00254752"/>
    <w:rPr>
      <w:rFonts w:ascii="Times New Roman" w:hAnsi="Times New Roman"/>
      <w:lang w:eastAsia="en-US"/>
    </w:rPr>
  </w:style>
  <w:style w:type="numbering" w:customStyle="1" w:styleId="StyleBulletedSymbolsymbolLeft025Hanging01">
    <w:name w:val="Style Bulleted Symbol (symbol) Left:  0.25&quot; Hanging:  0.1"/>
    <w:basedOn w:val="NoList"/>
    <w:rsid w:val="00254752"/>
  </w:style>
  <w:style w:type="character" w:styleId="SubtleEmphasis">
    <w:name w:val="Subtle Emphasis"/>
    <w:uiPriority w:val="19"/>
    <w:qFormat/>
    <w:rsid w:val="00254752"/>
    <w:rPr>
      <w:i/>
      <w:iCs/>
      <w:color w:val="404040"/>
    </w:rPr>
  </w:style>
  <w:style w:type="table" w:customStyle="1" w:styleId="ColorfulList-Accent11">
    <w:name w:val="Colorful List - Accent 11"/>
    <w:basedOn w:val="TableNormal"/>
    <w:next w:val="ColorfulList-Accent1"/>
    <w:uiPriority w:val="34"/>
    <w:rsid w:val="00254752"/>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
    <w:name w:val="Grid Table 4 - Accent 51"/>
    <w:basedOn w:val="TableNormal"/>
    <w:next w:val="GridTable4-Accent5"/>
    <w:uiPriority w:val="49"/>
    <w:rsid w:val="00254752"/>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
    <w:name w:val="Style Bulleted Symbol (symbol) Left:  0.25&quot; Hanging:  0.25&quot;3"/>
    <w:basedOn w:val="NoList"/>
    <w:rsid w:val="00254752"/>
  </w:style>
  <w:style w:type="numbering" w:customStyle="1" w:styleId="StyleBulletedSymbolsymbolLeft025Hanging02511">
    <w:name w:val="Style Bulleted Symbol (symbol) Left:  0.25&quot; Hanging:  0.25&quot;11"/>
    <w:basedOn w:val="NoList"/>
    <w:rsid w:val="00254752"/>
  </w:style>
  <w:style w:type="numbering" w:customStyle="1" w:styleId="StyleBulletedSymbolsymbolLeft025Hanging02521">
    <w:name w:val="Style Bulleted Symbol (symbol) Left:  0.25&quot; Hanging:  0.25&quot;21"/>
    <w:basedOn w:val="NoList"/>
    <w:rsid w:val="00254752"/>
  </w:style>
  <w:style w:type="paragraph" w:customStyle="1" w:styleId="CharChar1CharCharCharCharCharCharCharCharCharCharCharCharCharCharChar5">
    <w:name w:val="Char Char1 Char Char Char Char Char Char Char Char Char Char Char Char Char Char Char5"/>
    <w:semiHidden/>
    <w:rsid w:val="00F715D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
    <w:name w:val="(文字) (文字)52"/>
    <w:semiHidden/>
    <w:rsid w:val="00F715D0"/>
    <w:rPr>
      <w:rFonts w:ascii="Times New Roman" w:hAnsi="Times New Roman"/>
      <w:lang w:eastAsia="en-US"/>
    </w:rPr>
  </w:style>
  <w:style w:type="paragraph" w:customStyle="1" w:styleId="a0">
    <w:name w:val="佐藤２"/>
    <w:basedOn w:val="Normal"/>
    <w:qFormat/>
    <w:rsid w:val="00F715D0"/>
    <w:pPr>
      <w:numPr>
        <w:numId w:val="34"/>
      </w:numPr>
      <w:spacing w:after="180"/>
    </w:pPr>
    <w:rPr>
      <w:rFonts w:ascii="Times New Roman" w:eastAsia="MS Gothic" w:hAnsi="Times New Roman"/>
      <w:sz w:val="24"/>
      <w:szCs w:val="20"/>
      <w:lang w:eastAsia="ja-JP"/>
    </w:rPr>
  </w:style>
  <w:style w:type="table" w:customStyle="1" w:styleId="11">
    <w:name w:val="网格型1"/>
    <w:basedOn w:val="TableNormal"/>
    <w:next w:val="TableGrid"/>
    <w:rsid w:val="00F715D0"/>
    <w:pPr>
      <w:overflowPunct w:val="0"/>
      <w:autoSpaceDE w:val="0"/>
      <w:autoSpaceDN w:val="0"/>
      <w:adjustRightInd w:val="0"/>
      <w:spacing w:after="180"/>
      <w:textAlignment w:val="baseline"/>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2">
    <w:name w:val="bullet2"/>
    <w:basedOn w:val="Normal"/>
    <w:link w:val="bullet2Char"/>
    <w:qFormat/>
    <w:rsid w:val="00F715D0"/>
    <w:pPr>
      <w:numPr>
        <w:ilvl w:val="1"/>
        <w:numId w:val="35"/>
      </w:numPr>
    </w:pPr>
  </w:style>
  <w:style w:type="paragraph" w:customStyle="1" w:styleId="bullet3">
    <w:name w:val="bullet3"/>
    <w:basedOn w:val="Normal"/>
    <w:link w:val="bullet3Char"/>
    <w:qFormat/>
    <w:rsid w:val="00F715D0"/>
    <w:pPr>
      <w:numPr>
        <w:ilvl w:val="2"/>
        <w:numId w:val="35"/>
      </w:numPr>
      <w:ind w:hanging="180"/>
    </w:pPr>
  </w:style>
  <w:style w:type="character" w:customStyle="1" w:styleId="bullet2Char">
    <w:name w:val="bullet2 Char"/>
    <w:link w:val="bullet2"/>
    <w:qFormat/>
    <w:rsid w:val="00F715D0"/>
    <w:rPr>
      <w:rFonts w:ascii="Times" w:hAnsi="Times"/>
      <w:szCs w:val="24"/>
      <w:lang w:eastAsia="en-US"/>
    </w:rPr>
  </w:style>
  <w:style w:type="paragraph" w:customStyle="1" w:styleId="bullet4">
    <w:name w:val="bullet4"/>
    <w:basedOn w:val="Normal"/>
    <w:qFormat/>
    <w:rsid w:val="00F715D0"/>
    <w:pPr>
      <w:numPr>
        <w:ilvl w:val="3"/>
        <w:numId w:val="35"/>
      </w:numPr>
    </w:pPr>
  </w:style>
  <w:style w:type="paragraph" w:customStyle="1" w:styleId="CharChar1CharCharCharChar">
    <w:name w:val="Char Char1 Char Char Char Char"/>
    <w:semiHidden/>
    <w:rsid w:val="00F715D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styleId="NormalIndent">
    <w:name w:val="Normal Indent"/>
    <w:aliases w:val="表正文,正文非缩进,正文不缩进,首行缩进,正文（首行缩进两字）＋行距：1.5倍行距,正文缩进 Char,特点,段1,正文缩进 Char Char Char Char Char,正文缩进 Char Char Char,Alt+X,mr正文缩进,正文对齐,正文缩进William,四号,缩进,正文（首行缩进两字） Char Char Char Char,正文（首行缩进两字） Char Char,特点 Char,ALT+Z,水上软件,正文缩进1,正文-段前3磅,正文缩进11,标题4"/>
    <w:basedOn w:val="Normal"/>
    <w:rsid w:val="00F715D0"/>
    <w:pPr>
      <w:widowControl w:val="0"/>
      <w:ind w:firstLine="420"/>
      <w:jc w:val="both"/>
    </w:pPr>
    <w:rPr>
      <w:rFonts w:ascii="Times New Roman" w:eastAsia="SimSun" w:hAnsi="Times New Roman"/>
      <w:kern w:val="2"/>
      <w:sz w:val="21"/>
      <w:szCs w:val="20"/>
      <w:lang w:val="en-US" w:eastAsia="zh-CN"/>
    </w:rPr>
  </w:style>
  <w:style w:type="paragraph" w:customStyle="1" w:styleId="a8">
    <w:name w:val="表格文字居左"/>
    <w:basedOn w:val="Normal"/>
    <w:next w:val="Normal"/>
    <w:rsid w:val="00F715D0"/>
    <w:pPr>
      <w:widowControl w:val="0"/>
      <w:jc w:val="both"/>
    </w:pPr>
    <w:rPr>
      <w:rFonts w:ascii="Arial" w:eastAsia="SimSun" w:hAnsi="Arial" w:cs="SimSun"/>
      <w:kern w:val="2"/>
      <w:sz w:val="21"/>
      <w:szCs w:val="20"/>
      <w:lang w:val="en-US" w:eastAsia="zh-CN"/>
    </w:rPr>
  </w:style>
  <w:style w:type="paragraph" w:customStyle="1" w:styleId="ZA">
    <w:name w:val="ZA"/>
    <w:rsid w:val="00F715D0"/>
    <w:pPr>
      <w:framePr w:w="10206" w:h="794" w:hRule="exact" w:wrap="notBeside" w:vAnchor="page" w:hAnchor="margin" w:y="1135"/>
      <w:widowControl w:val="0"/>
      <w:pBdr>
        <w:bottom w:val="single" w:sz="12" w:space="1" w:color="auto"/>
      </w:pBdr>
      <w:jc w:val="right"/>
    </w:pPr>
    <w:rPr>
      <w:rFonts w:ascii="Arial" w:eastAsia="SimSun" w:hAnsi="Arial"/>
      <w:noProof/>
      <w:sz w:val="40"/>
      <w:lang w:eastAsia="en-US"/>
    </w:rPr>
  </w:style>
  <w:style w:type="paragraph" w:styleId="z-TopofForm">
    <w:name w:val="HTML Top of Form"/>
    <w:basedOn w:val="Normal"/>
    <w:next w:val="Normal"/>
    <w:link w:val="z-TopofFormChar"/>
    <w:hidden/>
    <w:uiPriority w:val="99"/>
    <w:unhideWhenUsed/>
    <w:rsid w:val="00F715D0"/>
    <w:pPr>
      <w:pBdr>
        <w:bottom w:val="single" w:sz="6" w:space="1" w:color="auto"/>
      </w:pBdr>
      <w:jc w:val="center"/>
    </w:pPr>
    <w:rPr>
      <w:rFonts w:ascii="Arial" w:eastAsia="SimSun" w:hAnsi="Arial"/>
      <w:vanish/>
      <w:sz w:val="16"/>
      <w:szCs w:val="16"/>
      <w:lang w:val="en-US" w:eastAsia="zh-CN"/>
    </w:rPr>
  </w:style>
  <w:style w:type="character" w:customStyle="1" w:styleId="z-TopofFormChar">
    <w:name w:val="z-Top of Form Char"/>
    <w:basedOn w:val="DefaultParagraphFont"/>
    <w:link w:val="z-TopofForm"/>
    <w:uiPriority w:val="99"/>
    <w:rsid w:val="00F715D0"/>
    <w:rPr>
      <w:rFonts w:ascii="Arial" w:eastAsia="SimSun" w:hAnsi="Arial"/>
      <w:vanish/>
      <w:sz w:val="16"/>
      <w:szCs w:val="16"/>
      <w:lang w:val="en-US" w:eastAsia="zh-CN"/>
    </w:rPr>
  </w:style>
  <w:style w:type="character" w:customStyle="1" w:styleId="hps">
    <w:name w:val="hps"/>
    <w:rsid w:val="00F715D0"/>
  </w:style>
  <w:style w:type="paragraph" w:styleId="z-BottomofForm">
    <w:name w:val="HTML Bottom of Form"/>
    <w:basedOn w:val="Normal"/>
    <w:next w:val="Normal"/>
    <w:link w:val="z-BottomofFormChar"/>
    <w:hidden/>
    <w:uiPriority w:val="99"/>
    <w:unhideWhenUsed/>
    <w:rsid w:val="00F715D0"/>
    <w:pPr>
      <w:pBdr>
        <w:top w:val="single" w:sz="6" w:space="1" w:color="auto"/>
      </w:pBdr>
      <w:jc w:val="center"/>
    </w:pPr>
    <w:rPr>
      <w:rFonts w:ascii="Arial" w:eastAsia="SimSun" w:hAnsi="Arial"/>
      <w:vanish/>
      <w:sz w:val="16"/>
      <w:szCs w:val="16"/>
      <w:lang w:val="en-US" w:eastAsia="zh-CN"/>
    </w:rPr>
  </w:style>
  <w:style w:type="character" w:customStyle="1" w:styleId="z-BottomofFormChar">
    <w:name w:val="z-Bottom of Form Char"/>
    <w:basedOn w:val="DefaultParagraphFont"/>
    <w:link w:val="z-BottomofForm"/>
    <w:uiPriority w:val="99"/>
    <w:rsid w:val="00F715D0"/>
    <w:rPr>
      <w:rFonts w:ascii="Arial" w:eastAsia="SimSun" w:hAnsi="Arial"/>
      <w:vanish/>
      <w:sz w:val="16"/>
      <w:szCs w:val="16"/>
      <w:lang w:val="en-US" w:eastAsia="zh-CN"/>
    </w:rPr>
  </w:style>
  <w:style w:type="paragraph" w:customStyle="1" w:styleId="tablecell0">
    <w:name w:val="tablecell"/>
    <w:basedOn w:val="Normal"/>
    <w:qFormat/>
    <w:rsid w:val="00F715D0"/>
    <w:pPr>
      <w:autoSpaceDE w:val="0"/>
      <w:autoSpaceDN w:val="0"/>
      <w:adjustRightInd w:val="0"/>
      <w:snapToGrid w:val="0"/>
      <w:spacing w:before="40" w:after="40"/>
    </w:pPr>
    <w:rPr>
      <w:rFonts w:ascii="Times New Roman" w:eastAsia="SimSun" w:hAnsi="Times New Roman"/>
      <w:szCs w:val="20"/>
      <w:lang w:val="en-US"/>
    </w:rPr>
  </w:style>
  <w:style w:type="character" w:customStyle="1" w:styleId="shorttext">
    <w:name w:val="short_text"/>
    <w:rsid w:val="00F715D0"/>
  </w:style>
  <w:style w:type="paragraph" w:customStyle="1" w:styleId="tableheader">
    <w:name w:val="tableheader"/>
    <w:basedOn w:val="Normal"/>
    <w:qFormat/>
    <w:rsid w:val="00F715D0"/>
    <w:pPr>
      <w:snapToGrid w:val="0"/>
      <w:spacing w:before="40" w:after="40"/>
      <w:jc w:val="center"/>
    </w:pPr>
    <w:rPr>
      <w:rFonts w:ascii="Times New Roman" w:eastAsia="SimSun" w:hAnsi="Times New Roman" w:cs="Calibri"/>
      <w:b/>
      <w:bCs/>
      <w:color w:val="000000"/>
      <w:szCs w:val="20"/>
      <w:lang w:val="en-US"/>
    </w:rPr>
  </w:style>
  <w:style w:type="paragraph" w:customStyle="1" w:styleId="TAN">
    <w:name w:val="TAN"/>
    <w:basedOn w:val="Normal"/>
    <w:rsid w:val="00F715D0"/>
    <w:pPr>
      <w:keepNext/>
      <w:keepLines/>
      <w:ind w:left="851" w:hanging="851"/>
    </w:pPr>
    <w:rPr>
      <w:rFonts w:ascii="Arial" w:eastAsia="SimSun" w:hAnsi="Arial"/>
      <w:sz w:val="18"/>
      <w:szCs w:val="20"/>
    </w:rPr>
  </w:style>
  <w:style w:type="character" w:customStyle="1" w:styleId="apple-converted-space">
    <w:name w:val="apple-converted-space"/>
    <w:rsid w:val="00F715D0"/>
  </w:style>
  <w:style w:type="character" w:customStyle="1" w:styleId="keyword">
    <w:name w:val="keyword"/>
    <w:rsid w:val="00F715D0"/>
  </w:style>
  <w:style w:type="paragraph" w:customStyle="1" w:styleId="Test">
    <w:name w:val="Test"/>
    <w:basedOn w:val="Normal"/>
    <w:rsid w:val="00F715D0"/>
    <w:pPr>
      <w:spacing w:before="60" w:after="60" w:line="280" w:lineRule="atLeast"/>
      <w:ind w:left="2160"/>
      <w:jc w:val="both"/>
    </w:pPr>
    <w:rPr>
      <w:rFonts w:ascii="Times New Roman" w:eastAsia="MS Mincho" w:hAnsi="Times New Roman"/>
      <w:szCs w:val="20"/>
    </w:rPr>
  </w:style>
  <w:style w:type="paragraph" w:styleId="BodyTextIndent">
    <w:name w:val="Body Text Indent"/>
    <w:basedOn w:val="Normal"/>
    <w:link w:val="BodyTextIndentChar"/>
    <w:unhideWhenUsed/>
    <w:rsid w:val="00F715D0"/>
    <w:pPr>
      <w:spacing w:after="120" w:line="276" w:lineRule="auto"/>
      <w:ind w:left="360"/>
    </w:pPr>
    <w:rPr>
      <w:rFonts w:ascii="Times New Roman" w:eastAsia="SimSun" w:hAnsi="Times New Roman"/>
      <w:szCs w:val="20"/>
      <w:lang w:val="en-US" w:eastAsia="zh-CN"/>
    </w:rPr>
  </w:style>
  <w:style w:type="character" w:customStyle="1" w:styleId="BodyTextIndentChar">
    <w:name w:val="Body Text Indent Char"/>
    <w:basedOn w:val="DefaultParagraphFont"/>
    <w:link w:val="BodyTextIndent"/>
    <w:rsid w:val="00F715D0"/>
    <w:rPr>
      <w:rFonts w:eastAsia="SimSun"/>
      <w:lang w:val="en-US" w:eastAsia="zh-CN"/>
    </w:rPr>
  </w:style>
  <w:style w:type="paragraph" w:customStyle="1" w:styleId="ordinary-output">
    <w:name w:val="ordinary-output"/>
    <w:basedOn w:val="Normal"/>
    <w:rsid w:val="00F715D0"/>
    <w:pPr>
      <w:spacing w:before="100" w:beforeAutospacing="1" w:after="100" w:afterAutospacing="1" w:line="322" w:lineRule="atLeast"/>
    </w:pPr>
    <w:rPr>
      <w:rFonts w:ascii="SimSun" w:eastAsia="SimSun" w:hAnsi="SimSun" w:cs="SimSun"/>
      <w:color w:val="333333"/>
      <w:sz w:val="26"/>
      <w:szCs w:val="26"/>
      <w:lang w:val="en-US" w:eastAsia="zh-CN"/>
    </w:rPr>
  </w:style>
  <w:style w:type="character" w:customStyle="1" w:styleId="ordinary-span-edit2">
    <w:name w:val="ordinary-span-edit2"/>
    <w:rsid w:val="00F715D0"/>
  </w:style>
  <w:style w:type="paragraph" w:customStyle="1" w:styleId="PL">
    <w:name w:val="PL"/>
    <w:link w:val="PLChar"/>
    <w:qFormat/>
    <w:rsid w:val="00F715D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sv-SE" w:eastAsia="sv-SE"/>
    </w:rPr>
  </w:style>
  <w:style w:type="character" w:customStyle="1" w:styleId="PLChar">
    <w:name w:val="PL Char"/>
    <w:link w:val="PL"/>
    <w:qFormat/>
    <w:rsid w:val="00F715D0"/>
    <w:rPr>
      <w:rFonts w:ascii="Courier New" w:eastAsia="Times New Roman" w:hAnsi="Courier New"/>
      <w:noProof/>
      <w:sz w:val="16"/>
      <w:lang w:val="sv-SE" w:eastAsia="sv-SE"/>
    </w:rPr>
  </w:style>
  <w:style w:type="paragraph" w:styleId="ListNumber3">
    <w:name w:val="List Number 3"/>
    <w:basedOn w:val="Normal"/>
    <w:rsid w:val="00F715D0"/>
    <w:pPr>
      <w:numPr>
        <w:numId w:val="36"/>
      </w:numPr>
      <w:overflowPunct w:val="0"/>
      <w:autoSpaceDE w:val="0"/>
      <w:autoSpaceDN w:val="0"/>
      <w:adjustRightInd w:val="0"/>
      <w:spacing w:after="180"/>
      <w:textAlignment w:val="baseline"/>
    </w:pPr>
    <w:rPr>
      <w:rFonts w:ascii="Times New Roman" w:eastAsia="Times New Roman" w:hAnsi="Times New Roman"/>
      <w:szCs w:val="20"/>
    </w:rPr>
  </w:style>
  <w:style w:type="paragraph" w:styleId="Subtitle">
    <w:name w:val="Subtitle"/>
    <w:basedOn w:val="Normal"/>
    <w:next w:val="Normal"/>
    <w:link w:val="SubtitleChar"/>
    <w:uiPriority w:val="11"/>
    <w:qFormat/>
    <w:rsid w:val="00F715D0"/>
    <w:pPr>
      <w:numPr>
        <w:ilvl w:val="1"/>
      </w:numPr>
      <w:snapToGrid w:val="0"/>
    </w:pPr>
    <w:rPr>
      <w:rFonts w:ascii="Cambria" w:eastAsia="SimSun" w:hAnsi="Cambria"/>
      <w:b/>
      <w:i/>
      <w:iCs/>
      <w:color w:val="4F81BD"/>
      <w:spacing w:val="15"/>
      <w:lang w:val="en-US" w:eastAsia="zh-CN"/>
    </w:rPr>
  </w:style>
  <w:style w:type="character" w:customStyle="1" w:styleId="SubtitleChar">
    <w:name w:val="Subtitle Char"/>
    <w:basedOn w:val="DefaultParagraphFont"/>
    <w:link w:val="Subtitle"/>
    <w:uiPriority w:val="11"/>
    <w:rsid w:val="00F715D0"/>
    <w:rPr>
      <w:rFonts w:ascii="Cambria" w:eastAsia="SimSun" w:hAnsi="Cambria"/>
      <w:b/>
      <w:i/>
      <w:iCs/>
      <w:color w:val="4F81BD"/>
      <w:spacing w:val="15"/>
      <w:szCs w:val="24"/>
      <w:lang w:val="en-US" w:eastAsia="zh-CN"/>
    </w:rPr>
  </w:style>
  <w:style w:type="table" w:customStyle="1" w:styleId="TableGridLight1">
    <w:name w:val="Table Grid Light1"/>
    <w:basedOn w:val="TableNormal"/>
    <w:uiPriority w:val="40"/>
    <w:rsid w:val="00F715D0"/>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
    <w:name w:val="Plain Table 11"/>
    <w:basedOn w:val="TableNormal"/>
    <w:uiPriority w:val="41"/>
    <w:rsid w:val="00F715D0"/>
    <w:rPr>
      <w:rFonts w:ascii="Calibri" w:eastAsia="SimSun" w:hAnsi="Calibri"/>
      <w:lang w:eastAsia="zh-C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ize">
    <w:name w:val="size"/>
    <w:rsid w:val="00F715D0"/>
  </w:style>
  <w:style w:type="paragraph" w:styleId="Title">
    <w:name w:val="Title"/>
    <w:aliases w:val="Heading 31"/>
    <w:basedOn w:val="Normal"/>
    <w:link w:val="TitleChar1"/>
    <w:qFormat/>
    <w:rsid w:val="00F715D0"/>
    <w:pPr>
      <w:overflowPunct w:val="0"/>
      <w:autoSpaceDE w:val="0"/>
      <w:autoSpaceDN w:val="0"/>
      <w:adjustRightInd w:val="0"/>
      <w:spacing w:after="120"/>
      <w:jc w:val="center"/>
      <w:textAlignment w:val="baseline"/>
    </w:pPr>
    <w:rPr>
      <w:rFonts w:ascii="Arial" w:eastAsia="MS Mincho" w:hAnsi="Arial"/>
      <w:b/>
      <w:sz w:val="24"/>
      <w:szCs w:val="20"/>
      <w:lang w:val="de-DE" w:eastAsia="ja-JP"/>
    </w:rPr>
  </w:style>
  <w:style w:type="character" w:customStyle="1" w:styleId="TitleChar">
    <w:name w:val="Title Char"/>
    <w:aliases w:val="no break Char Car Char,H3 Char Car Char,h3 Char Car Char"/>
    <w:basedOn w:val="DefaultParagraphFont"/>
    <w:rsid w:val="00F715D0"/>
    <w:rPr>
      <w:rFonts w:asciiTheme="majorHAnsi" w:eastAsiaTheme="majorEastAsia" w:hAnsiTheme="majorHAnsi" w:cstheme="majorBidi"/>
      <w:spacing w:val="-10"/>
      <w:kern w:val="28"/>
      <w:sz w:val="56"/>
      <w:szCs w:val="56"/>
      <w:lang w:eastAsia="en-US"/>
    </w:rPr>
  </w:style>
  <w:style w:type="character" w:customStyle="1" w:styleId="TitleChar1">
    <w:name w:val="Title Char1"/>
    <w:aliases w:val="Heading 31 Char"/>
    <w:link w:val="Title"/>
    <w:rsid w:val="00F715D0"/>
    <w:rPr>
      <w:rFonts w:ascii="Arial" w:eastAsia="MS Mincho" w:hAnsi="Arial"/>
      <w:b/>
      <w:sz w:val="24"/>
      <w:lang w:val="de-DE" w:eastAsia="ja-JP"/>
    </w:rPr>
  </w:style>
  <w:style w:type="paragraph" w:customStyle="1" w:styleId="TAR">
    <w:name w:val="TAR"/>
    <w:basedOn w:val="TAL"/>
    <w:rsid w:val="00F715D0"/>
    <w:pPr>
      <w:jc w:val="right"/>
    </w:pPr>
    <w:rPr>
      <w:rFonts w:eastAsia="Times New Roman"/>
    </w:rPr>
  </w:style>
  <w:style w:type="paragraph" w:customStyle="1" w:styleId="TableText">
    <w:name w:val="TableText"/>
    <w:basedOn w:val="BodyTextIndent"/>
    <w:rsid w:val="00F715D0"/>
    <w:pPr>
      <w:keepNext/>
      <w:keepLines/>
      <w:overflowPunct w:val="0"/>
      <w:autoSpaceDE w:val="0"/>
      <w:autoSpaceDN w:val="0"/>
      <w:adjustRightInd w:val="0"/>
      <w:snapToGrid w:val="0"/>
      <w:spacing w:after="180" w:line="240" w:lineRule="auto"/>
      <w:ind w:left="0"/>
      <w:jc w:val="center"/>
    </w:pPr>
    <w:rPr>
      <w:rFonts w:eastAsia="Times New Roman"/>
      <w:kern w:val="2"/>
      <w:lang w:val="en-GB" w:eastAsia="en-US"/>
    </w:rPr>
  </w:style>
  <w:style w:type="paragraph" w:customStyle="1" w:styleId="ZT">
    <w:name w:val="ZT"/>
    <w:rsid w:val="00F715D0"/>
    <w:pPr>
      <w:framePr w:wrap="notBeside" w:hAnchor="margin" w:yAlign="center"/>
      <w:widowControl w:val="0"/>
      <w:spacing w:line="240" w:lineRule="atLeast"/>
      <w:jc w:val="right"/>
    </w:pPr>
    <w:rPr>
      <w:rFonts w:ascii="Arial" w:eastAsia="MS Mincho" w:hAnsi="Arial"/>
      <w:b/>
      <w:sz w:val="34"/>
      <w:lang w:eastAsia="en-US"/>
    </w:rPr>
  </w:style>
  <w:style w:type="paragraph" w:styleId="Index2">
    <w:name w:val="index 2"/>
    <w:basedOn w:val="Index1"/>
    <w:rsid w:val="00F715D0"/>
    <w:pPr>
      <w:overflowPunct/>
      <w:autoSpaceDE/>
      <w:autoSpaceDN/>
      <w:adjustRightInd/>
      <w:ind w:left="284"/>
      <w:textAlignment w:val="auto"/>
    </w:pPr>
    <w:rPr>
      <w:rFonts w:eastAsia="MS Mincho"/>
      <w:lang w:eastAsia="ja-JP"/>
    </w:rPr>
  </w:style>
  <w:style w:type="paragraph" w:customStyle="1" w:styleId="ZH">
    <w:name w:val="ZH"/>
    <w:rsid w:val="00F715D0"/>
    <w:pPr>
      <w:framePr w:wrap="notBeside" w:vAnchor="page" w:hAnchor="margin" w:xAlign="center" w:y="6805"/>
      <w:widowControl w:val="0"/>
    </w:pPr>
    <w:rPr>
      <w:rFonts w:ascii="Arial" w:eastAsia="MS Mincho" w:hAnsi="Arial"/>
      <w:noProof/>
      <w:lang w:eastAsia="en-US"/>
    </w:rPr>
  </w:style>
  <w:style w:type="paragraph" w:customStyle="1" w:styleId="TT">
    <w:name w:val="TT"/>
    <w:basedOn w:val="Heading1"/>
    <w:next w:val="Normal"/>
    <w:rsid w:val="00F715D0"/>
    <w:pPr>
      <w:keepLines/>
      <w:numPr>
        <w:numId w:val="0"/>
      </w:numPr>
      <w:tabs>
        <w:tab w:val="num" w:pos="851"/>
      </w:tabs>
      <w:spacing w:after="180"/>
      <w:ind w:left="851" w:hanging="851"/>
      <w:outlineLvl w:val="9"/>
    </w:pPr>
    <w:rPr>
      <w:rFonts w:eastAsia="MS Mincho" w:cs="Times New Roman"/>
      <w:b w:val="0"/>
      <w:bCs w:val="0"/>
      <w:kern w:val="0"/>
      <w:sz w:val="36"/>
      <w:szCs w:val="20"/>
    </w:rPr>
  </w:style>
  <w:style w:type="paragraph" w:styleId="ListNumber2">
    <w:name w:val="List Number 2"/>
    <w:basedOn w:val="ListNumber"/>
    <w:rsid w:val="00F715D0"/>
    <w:pPr>
      <w:ind w:left="851"/>
    </w:pPr>
  </w:style>
  <w:style w:type="paragraph" w:styleId="ListNumber">
    <w:name w:val="List Number"/>
    <w:basedOn w:val="List"/>
    <w:rsid w:val="00F715D0"/>
    <w:pPr>
      <w:spacing w:after="180"/>
      <w:ind w:left="568" w:hanging="284"/>
    </w:pPr>
    <w:rPr>
      <w:rFonts w:ascii="Times New Roman" w:eastAsia="MS Mincho" w:hAnsi="Times New Roman"/>
      <w:szCs w:val="20"/>
      <w:lang w:eastAsia="ja-JP"/>
    </w:rPr>
  </w:style>
  <w:style w:type="character" w:styleId="FootnoteReference">
    <w:name w:val="footnote reference"/>
    <w:rsid w:val="00F715D0"/>
    <w:rPr>
      <w:b/>
      <w:position w:val="6"/>
      <w:sz w:val="16"/>
    </w:rPr>
  </w:style>
  <w:style w:type="paragraph" w:customStyle="1" w:styleId="TF">
    <w:name w:val="TF"/>
    <w:aliases w:val="left"/>
    <w:basedOn w:val="TH"/>
    <w:link w:val="TFZchn"/>
    <w:rsid w:val="00F715D0"/>
    <w:pPr>
      <w:keepNext w:val="0"/>
      <w:overflowPunct/>
      <w:autoSpaceDE/>
      <w:autoSpaceDN/>
      <w:adjustRightInd/>
      <w:spacing w:before="0" w:after="240"/>
      <w:textAlignment w:val="auto"/>
    </w:pPr>
    <w:rPr>
      <w:rFonts w:eastAsia="MS Mincho"/>
      <w:lang w:eastAsia="ja-JP"/>
    </w:rPr>
  </w:style>
  <w:style w:type="paragraph" w:customStyle="1" w:styleId="EX">
    <w:name w:val="EX"/>
    <w:basedOn w:val="Normal"/>
    <w:rsid w:val="00F715D0"/>
    <w:pPr>
      <w:keepLines/>
      <w:spacing w:after="180"/>
      <w:ind w:left="1702" w:hanging="1418"/>
    </w:pPr>
    <w:rPr>
      <w:rFonts w:ascii="Times New Roman" w:eastAsia="MS Mincho" w:hAnsi="Times New Roman"/>
      <w:szCs w:val="20"/>
      <w:lang w:eastAsia="ja-JP"/>
    </w:rPr>
  </w:style>
  <w:style w:type="paragraph" w:customStyle="1" w:styleId="FP">
    <w:name w:val="FP"/>
    <w:basedOn w:val="Normal"/>
    <w:rsid w:val="00F715D0"/>
    <w:rPr>
      <w:rFonts w:ascii="Times New Roman" w:eastAsia="MS Mincho" w:hAnsi="Times New Roman"/>
      <w:szCs w:val="20"/>
      <w:lang w:eastAsia="ja-JP"/>
    </w:rPr>
  </w:style>
  <w:style w:type="paragraph" w:customStyle="1" w:styleId="LD">
    <w:name w:val="LD"/>
    <w:rsid w:val="00F715D0"/>
    <w:pPr>
      <w:keepNext/>
      <w:keepLines/>
      <w:spacing w:line="180" w:lineRule="exact"/>
    </w:pPr>
    <w:rPr>
      <w:rFonts w:ascii="MS LineDraw" w:eastAsia="MS Mincho" w:hAnsi="MS LineDraw"/>
      <w:noProof/>
      <w:lang w:eastAsia="en-US"/>
    </w:rPr>
  </w:style>
  <w:style w:type="paragraph" w:customStyle="1" w:styleId="NW">
    <w:name w:val="NW"/>
    <w:basedOn w:val="NO"/>
    <w:rsid w:val="00F715D0"/>
    <w:rPr>
      <w:rFonts w:eastAsia="MS Mincho"/>
      <w:sz w:val="20"/>
      <w:lang w:eastAsia="ja-JP"/>
    </w:rPr>
  </w:style>
  <w:style w:type="paragraph" w:customStyle="1" w:styleId="EW">
    <w:name w:val="EW"/>
    <w:basedOn w:val="EX"/>
    <w:rsid w:val="00F715D0"/>
    <w:pPr>
      <w:spacing w:after="0"/>
    </w:pPr>
  </w:style>
  <w:style w:type="paragraph" w:styleId="ListBullet2">
    <w:name w:val="List Bullet 2"/>
    <w:aliases w:val="lb2"/>
    <w:basedOn w:val="ListBullet"/>
    <w:rsid w:val="00F715D0"/>
    <w:pPr>
      <w:overflowPunct/>
      <w:autoSpaceDE/>
      <w:autoSpaceDN/>
      <w:adjustRightInd/>
      <w:ind w:left="851"/>
      <w:textAlignment w:val="auto"/>
    </w:pPr>
    <w:rPr>
      <w:rFonts w:eastAsia="MS Mincho"/>
      <w:lang w:eastAsia="ja-JP"/>
    </w:rPr>
  </w:style>
  <w:style w:type="paragraph" w:styleId="ListBullet3">
    <w:name w:val="List Bullet 3"/>
    <w:basedOn w:val="ListBullet2"/>
    <w:qFormat/>
    <w:rsid w:val="00F715D0"/>
    <w:pPr>
      <w:ind w:left="1135"/>
    </w:pPr>
  </w:style>
  <w:style w:type="paragraph" w:customStyle="1" w:styleId="NF">
    <w:name w:val="NF"/>
    <w:basedOn w:val="NO"/>
    <w:rsid w:val="00F715D0"/>
    <w:pPr>
      <w:keepNext/>
    </w:pPr>
    <w:rPr>
      <w:rFonts w:ascii="Arial" w:eastAsia="MS Mincho" w:hAnsi="Arial"/>
      <w:sz w:val="18"/>
      <w:lang w:eastAsia="ja-JP"/>
    </w:rPr>
  </w:style>
  <w:style w:type="paragraph" w:customStyle="1" w:styleId="ZB">
    <w:name w:val="ZB"/>
    <w:rsid w:val="00F715D0"/>
    <w:pPr>
      <w:framePr w:w="10206" w:h="284" w:hRule="exact" w:wrap="notBeside" w:vAnchor="page" w:hAnchor="margin" w:y="1986"/>
      <w:widowControl w:val="0"/>
      <w:ind w:right="28"/>
      <w:jc w:val="right"/>
    </w:pPr>
    <w:rPr>
      <w:rFonts w:ascii="Arial" w:eastAsia="MS Mincho" w:hAnsi="Arial"/>
      <w:i/>
      <w:noProof/>
      <w:lang w:eastAsia="en-US"/>
    </w:rPr>
  </w:style>
  <w:style w:type="paragraph" w:customStyle="1" w:styleId="ZD">
    <w:name w:val="ZD"/>
    <w:rsid w:val="00F715D0"/>
    <w:pPr>
      <w:framePr w:wrap="notBeside" w:vAnchor="page" w:hAnchor="margin" w:y="15764"/>
      <w:widowControl w:val="0"/>
    </w:pPr>
    <w:rPr>
      <w:rFonts w:ascii="Arial" w:eastAsia="MS Mincho" w:hAnsi="Arial"/>
      <w:noProof/>
      <w:sz w:val="32"/>
      <w:lang w:eastAsia="en-US"/>
    </w:rPr>
  </w:style>
  <w:style w:type="paragraph" w:customStyle="1" w:styleId="ZU">
    <w:name w:val="ZU"/>
    <w:rsid w:val="00F715D0"/>
    <w:pPr>
      <w:framePr w:w="10206" w:wrap="notBeside" w:vAnchor="page" w:hAnchor="margin" w:y="6238"/>
      <w:widowControl w:val="0"/>
      <w:pBdr>
        <w:top w:val="single" w:sz="12" w:space="1" w:color="auto"/>
      </w:pBdr>
      <w:jc w:val="right"/>
    </w:pPr>
    <w:rPr>
      <w:rFonts w:ascii="Arial" w:eastAsia="MS Mincho" w:hAnsi="Arial"/>
      <w:noProof/>
      <w:lang w:eastAsia="en-US"/>
    </w:rPr>
  </w:style>
  <w:style w:type="paragraph" w:customStyle="1" w:styleId="ZV">
    <w:name w:val="ZV"/>
    <w:basedOn w:val="ZU"/>
    <w:rsid w:val="00F715D0"/>
    <w:pPr>
      <w:framePr w:wrap="notBeside" w:y="16161"/>
    </w:pPr>
  </w:style>
  <w:style w:type="character" w:customStyle="1" w:styleId="ZGSM">
    <w:name w:val="ZGSM"/>
    <w:rsid w:val="00F715D0"/>
  </w:style>
  <w:style w:type="paragraph" w:customStyle="1" w:styleId="ZG">
    <w:name w:val="ZG"/>
    <w:rsid w:val="00F715D0"/>
    <w:pPr>
      <w:framePr w:wrap="notBeside" w:vAnchor="page" w:hAnchor="margin" w:xAlign="right" w:y="6805"/>
      <w:widowControl w:val="0"/>
      <w:jc w:val="right"/>
    </w:pPr>
    <w:rPr>
      <w:rFonts w:ascii="Arial" w:eastAsia="MS Mincho" w:hAnsi="Arial"/>
      <w:noProof/>
      <w:lang w:eastAsia="en-US"/>
    </w:rPr>
  </w:style>
  <w:style w:type="paragraph" w:styleId="List4">
    <w:name w:val="List 4"/>
    <w:basedOn w:val="List3"/>
    <w:rsid w:val="00F715D0"/>
    <w:pPr>
      <w:spacing w:after="180"/>
      <w:ind w:left="1418" w:hanging="284"/>
      <w:contextualSpacing w:val="0"/>
    </w:pPr>
    <w:rPr>
      <w:rFonts w:ascii="Times New Roman" w:eastAsia="SimSun" w:hAnsi="Times New Roman"/>
      <w:szCs w:val="20"/>
      <w:lang w:val="en-US" w:eastAsia="ja-JP"/>
    </w:rPr>
  </w:style>
  <w:style w:type="paragraph" w:styleId="List5">
    <w:name w:val="List 5"/>
    <w:basedOn w:val="List4"/>
    <w:rsid w:val="00F715D0"/>
    <w:pPr>
      <w:ind w:left="1702"/>
    </w:pPr>
  </w:style>
  <w:style w:type="paragraph" w:customStyle="1" w:styleId="EditorsNote">
    <w:name w:val="Editor's Note"/>
    <w:basedOn w:val="NO"/>
    <w:rsid w:val="00F715D0"/>
    <w:pPr>
      <w:spacing w:after="180"/>
    </w:pPr>
    <w:rPr>
      <w:rFonts w:eastAsia="MS Mincho"/>
      <w:color w:val="FF0000"/>
      <w:sz w:val="20"/>
      <w:lang w:eastAsia="ja-JP"/>
    </w:rPr>
  </w:style>
  <w:style w:type="paragraph" w:styleId="ListBullet4">
    <w:name w:val="List Bullet 4"/>
    <w:basedOn w:val="ListBullet3"/>
    <w:rsid w:val="00F715D0"/>
    <w:pPr>
      <w:ind w:left="1418"/>
    </w:pPr>
  </w:style>
  <w:style w:type="paragraph" w:styleId="ListBullet5">
    <w:name w:val="List Bullet 5"/>
    <w:basedOn w:val="ListBullet4"/>
    <w:rsid w:val="00F715D0"/>
    <w:pPr>
      <w:ind w:left="1702"/>
    </w:pPr>
  </w:style>
  <w:style w:type="paragraph" w:customStyle="1" w:styleId="B4">
    <w:name w:val="B4"/>
    <w:basedOn w:val="List4"/>
    <w:rsid w:val="00F715D0"/>
  </w:style>
  <w:style w:type="paragraph" w:customStyle="1" w:styleId="B5">
    <w:name w:val="B5"/>
    <w:basedOn w:val="List5"/>
    <w:rsid w:val="00F715D0"/>
  </w:style>
  <w:style w:type="paragraph" w:customStyle="1" w:styleId="ZTD">
    <w:name w:val="ZTD"/>
    <w:basedOn w:val="ZB"/>
    <w:rsid w:val="00F715D0"/>
    <w:pPr>
      <w:framePr w:hRule="auto" w:wrap="notBeside" w:y="852"/>
    </w:pPr>
    <w:rPr>
      <w:i w:val="0"/>
      <w:sz w:val="40"/>
    </w:rPr>
  </w:style>
  <w:style w:type="paragraph" w:customStyle="1" w:styleId="tdoc-header">
    <w:name w:val="tdoc-header"/>
    <w:rsid w:val="00F715D0"/>
    <w:rPr>
      <w:rFonts w:ascii="Arial" w:eastAsia="MS Mincho" w:hAnsi="Arial"/>
      <w:noProof/>
      <w:sz w:val="24"/>
      <w:lang w:eastAsia="en-US"/>
    </w:rPr>
  </w:style>
  <w:style w:type="paragraph" w:customStyle="1" w:styleId="HDStyleLS">
    <w:name w:val="HDStyle_LS"/>
    <w:basedOn w:val="Header"/>
    <w:rsid w:val="00F715D0"/>
    <w:pPr>
      <w:tabs>
        <w:tab w:val="clear" w:pos="4536"/>
        <w:tab w:val="clear" w:pos="9072"/>
        <w:tab w:val="center" w:pos="4680"/>
        <w:tab w:val="right" w:pos="9360"/>
        <w:tab w:val="right" w:pos="9639"/>
        <w:tab w:val="right" w:pos="10206"/>
      </w:tabs>
      <w:jc w:val="both"/>
    </w:pPr>
    <w:rPr>
      <w:rFonts w:ascii="Arial" w:eastAsia="MS Mincho" w:hAnsi="Arial" w:cs="Arial"/>
      <w:b/>
      <w:sz w:val="28"/>
      <w:szCs w:val="20"/>
    </w:rPr>
  </w:style>
  <w:style w:type="paragraph" w:customStyle="1" w:styleId="INDENT1">
    <w:name w:val="INDENT1"/>
    <w:basedOn w:val="Normal"/>
    <w:rsid w:val="00F715D0"/>
    <w:pPr>
      <w:overflowPunct w:val="0"/>
      <w:autoSpaceDE w:val="0"/>
      <w:autoSpaceDN w:val="0"/>
      <w:adjustRightInd w:val="0"/>
      <w:spacing w:after="180"/>
      <w:ind w:left="851"/>
      <w:textAlignment w:val="baseline"/>
    </w:pPr>
    <w:rPr>
      <w:rFonts w:ascii="Times New Roman" w:eastAsia="MS Mincho" w:hAnsi="Times New Roman"/>
      <w:szCs w:val="20"/>
      <w:lang w:eastAsia="ja-JP"/>
    </w:rPr>
  </w:style>
  <w:style w:type="paragraph" w:customStyle="1" w:styleId="INDENT2">
    <w:name w:val="INDENT2"/>
    <w:basedOn w:val="Normal"/>
    <w:rsid w:val="00F715D0"/>
    <w:pPr>
      <w:overflowPunct w:val="0"/>
      <w:autoSpaceDE w:val="0"/>
      <w:autoSpaceDN w:val="0"/>
      <w:adjustRightInd w:val="0"/>
      <w:spacing w:after="180"/>
      <w:ind w:left="1135" w:hanging="284"/>
      <w:textAlignment w:val="baseline"/>
    </w:pPr>
    <w:rPr>
      <w:rFonts w:ascii="Times New Roman" w:eastAsia="MS Mincho" w:hAnsi="Times New Roman"/>
      <w:szCs w:val="20"/>
      <w:lang w:eastAsia="ja-JP"/>
    </w:rPr>
  </w:style>
  <w:style w:type="paragraph" w:customStyle="1" w:styleId="INDENT3">
    <w:name w:val="INDENT3"/>
    <w:basedOn w:val="Normal"/>
    <w:rsid w:val="00F715D0"/>
    <w:pPr>
      <w:overflowPunct w:val="0"/>
      <w:autoSpaceDE w:val="0"/>
      <w:autoSpaceDN w:val="0"/>
      <w:adjustRightInd w:val="0"/>
      <w:spacing w:after="180"/>
      <w:ind w:left="1701" w:hanging="567"/>
      <w:textAlignment w:val="baseline"/>
    </w:pPr>
    <w:rPr>
      <w:rFonts w:ascii="Times New Roman" w:eastAsia="MS Mincho" w:hAnsi="Times New Roman"/>
      <w:szCs w:val="20"/>
      <w:lang w:eastAsia="ja-JP"/>
    </w:rPr>
  </w:style>
  <w:style w:type="paragraph" w:customStyle="1" w:styleId="FigureTitle">
    <w:name w:val="Figure_Title"/>
    <w:basedOn w:val="Normal"/>
    <w:next w:val="Normal"/>
    <w:rsid w:val="00F715D0"/>
    <w:pPr>
      <w:keepLines/>
      <w:tabs>
        <w:tab w:val="left" w:pos="794"/>
        <w:tab w:val="left" w:pos="1191"/>
        <w:tab w:val="left" w:pos="1588"/>
        <w:tab w:val="left" w:pos="1985"/>
      </w:tabs>
      <w:overflowPunct w:val="0"/>
      <w:autoSpaceDE w:val="0"/>
      <w:autoSpaceDN w:val="0"/>
      <w:adjustRightInd w:val="0"/>
      <w:spacing w:before="120" w:after="480"/>
      <w:jc w:val="center"/>
      <w:textAlignment w:val="baseline"/>
    </w:pPr>
    <w:rPr>
      <w:rFonts w:ascii="Times New Roman" w:eastAsia="MS Mincho" w:hAnsi="Times New Roman"/>
      <w:b/>
      <w:sz w:val="24"/>
      <w:szCs w:val="20"/>
      <w:lang w:eastAsia="ja-JP"/>
    </w:rPr>
  </w:style>
  <w:style w:type="paragraph" w:customStyle="1" w:styleId="RecCCITT">
    <w:name w:val="Rec_CCITT_#"/>
    <w:basedOn w:val="Normal"/>
    <w:rsid w:val="00F715D0"/>
    <w:pPr>
      <w:keepNext/>
      <w:keepLines/>
      <w:overflowPunct w:val="0"/>
      <w:autoSpaceDE w:val="0"/>
      <w:autoSpaceDN w:val="0"/>
      <w:adjustRightInd w:val="0"/>
      <w:spacing w:after="180"/>
      <w:textAlignment w:val="baseline"/>
    </w:pPr>
    <w:rPr>
      <w:rFonts w:ascii="Times New Roman" w:eastAsia="MS Mincho" w:hAnsi="Times New Roman"/>
      <w:b/>
      <w:szCs w:val="20"/>
      <w:lang w:eastAsia="ja-JP"/>
    </w:rPr>
  </w:style>
  <w:style w:type="paragraph" w:customStyle="1" w:styleId="CouvRecTitle">
    <w:name w:val="Couv Rec Title"/>
    <w:basedOn w:val="Normal"/>
    <w:rsid w:val="00F715D0"/>
    <w:pPr>
      <w:keepNext/>
      <w:keepLines/>
      <w:overflowPunct w:val="0"/>
      <w:autoSpaceDE w:val="0"/>
      <w:autoSpaceDN w:val="0"/>
      <w:adjustRightInd w:val="0"/>
      <w:spacing w:before="240" w:after="180"/>
      <w:ind w:left="1418"/>
      <w:textAlignment w:val="baseline"/>
    </w:pPr>
    <w:rPr>
      <w:rFonts w:ascii="Arial" w:eastAsia="MS Mincho" w:hAnsi="Arial"/>
      <w:b/>
      <w:sz w:val="36"/>
      <w:szCs w:val="20"/>
      <w:lang w:val="en-US" w:eastAsia="ja-JP"/>
    </w:rPr>
  </w:style>
  <w:style w:type="paragraph" w:customStyle="1" w:styleId="TAJ">
    <w:name w:val="TAJ"/>
    <w:basedOn w:val="TH"/>
    <w:rsid w:val="00F715D0"/>
    <w:rPr>
      <w:rFonts w:eastAsia="MS Mincho"/>
      <w:lang w:eastAsia="ja-JP"/>
    </w:rPr>
  </w:style>
  <w:style w:type="paragraph" w:customStyle="1" w:styleId="Guidance">
    <w:name w:val="Guidance"/>
    <w:basedOn w:val="Normal"/>
    <w:rsid w:val="00F715D0"/>
    <w:pPr>
      <w:overflowPunct w:val="0"/>
      <w:autoSpaceDE w:val="0"/>
      <w:autoSpaceDN w:val="0"/>
      <w:adjustRightInd w:val="0"/>
      <w:spacing w:after="180"/>
      <w:textAlignment w:val="baseline"/>
    </w:pPr>
    <w:rPr>
      <w:rFonts w:ascii="Times New Roman" w:eastAsia="MS Mincho" w:hAnsi="Times New Roman"/>
      <w:i/>
      <w:color w:val="0000FF"/>
      <w:szCs w:val="20"/>
      <w:lang w:eastAsia="ja-JP"/>
    </w:rPr>
  </w:style>
  <w:style w:type="paragraph" w:customStyle="1" w:styleId="TitleText">
    <w:name w:val="Title Text"/>
    <w:basedOn w:val="Normal"/>
    <w:next w:val="Normal"/>
    <w:rsid w:val="00F715D0"/>
    <w:pPr>
      <w:overflowPunct w:val="0"/>
      <w:autoSpaceDE w:val="0"/>
      <w:autoSpaceDN w:val="0"/>
      <w:adjustRightInd w:val="0"/>
      <w:spacing w:after="220"/>
      <w:textAlignment w:val="baseline"/>
    </w:pPr>
    <w:rPr>
      <w:rFonts w:ascii="Times New Roman" w:eastAsia="MS Mincho" w:hAnsi="Times New Roman"/>
      <w:b/>
      <w:szCs w:val="20"/>
      <w:lang w:val="en-US" w:eastAsia="ja-JP"/>
    </w:rPr>
  </w:style>
  <w:style w:type="paragraph" w:customStyle="1" w:styleId="91">
    <w:name w:val="目录 91"/>
    <w:basedOn w:val="TOC8"/>
    <w:uiPriority w:val="39"/>
    <w:rsid w:val="00F715D0"/>
    <w:pPr>
      <w:keepLines/>
      <w:tabs>
        <w:tab w:val="right" w:leader="dot" w:pos="9639"/>
      </w:tabs>
      <w:overflowPunct w:val="0"/>
      <w:autoSpaceDE w:val="0"/>
      <w:autoSpaceDN w:val="0"/>
      <w:adjustRightInd w:val="0"/>
      <w:spacing w:before="180"/>
      <w:ind w:left="1418" w:right="425" w:hanging="1418"/>
      <w:textAlignment w:val="baseline"/>
    </w:pPr>
    <w:rPr>
      <w:rFonts w:ascii="Times New Roman" w:eastAsia="MS Mincho" w:hAnsi="Times New Roman" w:cs="Times New Roman"/>
      <w:b/>
      <w:noProof/>
      <w:sz w:val="22"/>
      <w:szCs w:val="20"/>
    </w:rPr>
  </w:style>
  <w:style w:type="paragraph" w:customStyle="1" w:styleId="CRfront">
    <w:name w:val="CR_front"/>
    <w:next w:val="Normal"/>
    <w:rsid w:val="00F715D0"/>
    <w:rPr>
      <w:rFonts w:ascii="Arial" w:eastAsia="MS Mincho" w:hAnsi="Arial"/>
      <w:lang w:eastAsia="en-US"/>
    </w:rPr>
  </w:style>
  <w:style w:type="paragraph" w:customStyle="1" w:styleId="berschrift2Head2A2">
    <w:name w:val="Überschrift 2.Head2A.2"/>
    <w:basedOn w:val="Heading1"/>
    <w:next w:val="Normal"/>
    <w:rsid w:val="00F715D0"/>
    <w:pPr>
      <w:keepLines/>
      <w:numPr>
        <w:numId w:val="0"/>
      </w:numPr>
      <w:tabs>
        <w:tab w:val="num" w:pos="851"/>
      </w:tabs>
      <w:spacing w:before="180" w:after="180"/>
      <w:ind w:left="851" w:hanging="851"/>
      <w:outlineLvl w:val="1"/>
    </w:pPr>
    <w:rPr>
      <w:rFonts w:eastAsia="MS Mincho" w:cs="Times New Roman"/>
      <w:b w:val="0"/>
      <w:bCs w:val="0"/>
      <w:kern w:val="0"/>
      <w:szCs w:val="20"/>
      <w:lang w:eastAsia="de-DE"/>
    </w:rPr>
  </w:style>
  <w:style w:type="paragraph" w:customStyle="1" w:styleId="berschrift3h3H3Underrubrik2">
    <w:name w:val="Überschrift 3.h3.H3.Underrubrik2"/>
    <w:basedOn w:val="Heading2"/>
    <w:next w:val="Normal"/>
    <w:rsid w:val="00F715D0"/>
    <w:pPr>
      <w:keepLines/>
      <w:numPr>
        <w:numId w:val="7"/>
      </w:numPr>
      <w:spacing w:before="120" w:after="180"/>
      <w:outlineLvl w:val="2"/>
    </w:pPr>
    <w:rPr>
      <w:rFonts w:eastAsia="MS Mincho" w:cs="Times New Roman"/>
      <w:b w:val="0"/>
      <w:bCs w:val="0"/>
      <w:i w:val="0"/>
      <w:iCs w:val="0"/>
      <w:sz w:val="28"/>
      <w:szCs w:val="20"/>
      <w:lang w:eastAsia="de-DE"/>
    </w:rPr>
  </w:style>
  <w:style w:type="paragraph" w:customStyle="1" w:styleId="Bullets">
    <w:name w:val="Bullets"/>
    <w:basedOn w:val="BodyText"/>
    <w:rsid w:val="00F715D0"/>
    <w:pPr>
      <w:widowControl w:val="0"/>
      <w:spacing w:after="0"/>
    </w:pPr>
    <w:rPr>
      <w:rFonts w:ascii="Times New Roman" w:eastAsia="SimSun" w:hAnsi="Times New Roman"/>
      <w:color w:val="0000FF"/>
      <w:kern w:val="2"/>
      <w:sz w:val="21"/>
      <w:szCs w:val="20"/>
      <w:lang w:val="en-US" w:eastAsia="zh-CN"/>
    </w:rPr>
  </w:style>
  <w:style w:type="paragraph" w:customStyle="1" w:styleId="BalloonText1">
    <w:name w:val="Balloon Text1"/>
    <w:basedOn w:val="Normal"/>
    <w:semiHidden/>
    <w:rsid w:val="00F715D0"/>
    <w:pPr>
      <w:overflowPunct w:val="0"/>
      <w:autoSpaceDE w:val="0"/>
      <w:autoSpaceDN w:val="0"/>
      <w:adjustRightInd w:val="0"/>
      <w:spacing w:after="180"/>
      <w:textAlignment w:val="baseline"/>
    </w:pPr>
    <w:rPr>
      <w:rFonts w:ascii="Tahoma" w:eastAsia="MS Mincho" w:hAnsi="Tahoma" w:cs="Tahoma"/>
      <w:sz w:val="16"/>
      <w:szCs w:val="16"/>
      <w:lang w:eastAsia="ja-JP"/>
    </w:rPr>
  </w:style>
  <w:style w:type="paragraph" w:customStyle="1" w:styleId="Normal-Figure">
    <w:name w:val="Normal-Figure"/>
    <w:basedOn w:val="Normal"/>
    <w:rsid w:val="00F715D0"/>
    <w:pPr>
      <w:spacing w:before="360" w:line="240" w:lineRule="atLeast"/>
      <w:jc w:val="center"/>
    </w:pPr>
    <w:rPr>
      <w:rFonts w:ascii="Times New Roman" w:eastAsia="MS Mincho" w:hAnsi="Times New Roman"/>
      <w:szCs w:val="20"/>
      <w:lang w:val="en-US" w:eastAsia="ja-JP"/>
    </w:rPr>
  </w:style>
  <w:style w:type="paragraph" w:styleId="BodyTextIndent2">
    <w:name w:val="Body Text Indent 2"/>
    <w:basedOn w:val="Normal"/>
    <w:link w:val="BodyTextIndent2Char"/>
    <w:rsid w:val="00F715D0"/>
    <w:pPr>
      <w:spacing w:after="180"/>
      <w:ind w:leftChars="100" w:left="200"/>
    </w:pPr>
    <w:rPr>
      <w:rFonts w:ascii="Times New Roman" w:eastAsia="MS Mincho" w:hAnsi="Times New Roman"/>
      <w:szCs w:val="20"/>
      <w:lang w:eastAsia="ja-JP"/>
    </w:rPr>
  </w:style>
  <w:style w:type="character" w:customStyle="1" w:styleId="BodyTextIndent2Char">
    <w:name w:val="Body Text Indent 2 Char"/>
    <w:basedOn w:val="DefaultParagraphFont"/>
    <w:link w:val="BodyTextIndent2"/>
    <w:rsid w:val="00F715D0"/>
    <w:rPr>
      <w:rFonts w:eastAsia="MS Mincho"/>
      <w:lang w:eastAsia="ja-JP"/>
    </w:rPr>
  </w:style>
  <w:style w:type="character" w:customStyle="1" w:styleId="ListChar">
    <w:name w:val="List Char"/>
    <w:link w:val="List"/>
    <w:rsid w:val="00F715D0"/>
    <w:rPr>
      <w:rFonts w:ascii="Times" w:hAnsi="Times"/>
      <w:szCs w:val="24"/>
      <w:lang w:eastAsia="en-US"/>
    </w:rPr>
  </w:style>
  <w:style w:type="character" w:customStyle="1" w:styleId="List2Char">
    <w:name w:val="List 2 Char"/>
    <w:link w:val="List2"/>
    <w:rsid w:val="00F715D0"/>
    <w:rPr>
      <w:rFonts w:ascii="Times" w:hAnsi="Times"/>
      <w:szCs w:val="24"/>
      <w:lang w:eastAsia="en-US"/>
    </w:rPr>
  </w:style>
  <w:style w:type="character" w:customStyle="1" w:styleId="List3Char">
    <w:name w:val="List 3 Char"/>
    <w:link w:val="List3"/>
    <w:rsid w:val="00F715D0"/>
    <w:rPr>
      <w:rFonts w:ascii="Times" w:hAnsi="Times"/>
      <w:szCs w:val="24"/>
      <w:lang w:eastAsia="en-US"/>
    </w:rPr>
  </w:style>
  <w:style w:type="paragraph" w:styleId="ListContinue2">
    <w:name w:val="List Continue 2"/>
    <w:basedOn w:val="Normal"/>
    <w:rsid w:val="00F715D0"/>
    <w:pPr>
      <w:spacing w:after="180"/>
      <w:ind w:leftChars="400" w:left="850"/>
    </w:pPr>
    <w:rPr>
      <w:rFonts w:ascii="Times New Roman" w:eastAsia="MS Mincho" w:hAnsi="Times New Roman"/>
      <w:szCs w:val="20"/>
      <w:lang w:eastAsia="ja-JP"/>
    </w:rPr>
  </w:style>
  <w:style w:type="paragraph" w:styleId="BodyTextFirstIndent2">
    <w:name w:val="Body Text First Indent 2"/>
    <w:basedOn w:val="BodyTextIndent"/>
    <w:link w:val="BodyTextFirstIndent2Char"/>
    <w:rsid w:val="00F715D0"/>
    <w:pPr>
      <w:spacing w:after="180" w:line="240" w:lineRule="auto"/>
      <w:ind w:leftChars="400" w:left="851" w:firstLineChars="100" w:firstLine="210"/>
    </w:pPr>
    <w:rPr>
      <w:rFonts w:eastAsia="MS Mincho"/>
      <w:lang w:val="en-GB" w:eastAsia="en-US"/>
    </w:rPr>
  </w:style>
  <w:style w:type="character" w:customStyle="1" w:styleId="BodyTextFirstIndent2Char">
    <w:name w:val="Body Text First Indent 2 Char"/>
    <w:basedOn w:val="BodyTextIndentChar"/>
    <w:link w:val="BodyTextFirstIndent2"/>
    <w:rsid w:val="00F715D0"/>
    <w:rPr>
      <w:rFonts w:eastAsia="MS Mincho"/>
      <w:lang w:val="en-US" w:eastAsia="en-US"/>
    </w:rPr>
  </w:style>
  <w:style w:type="paragraph" w:customStyle="1" w:styleId="List1">
    <w:name w:val="List 1"/>
    <w:basedOn w:val="Normal"/>
    <w:rsid w:val="00F715D0"/>
    <w:pPr>
      <w:spacing w:after="120"/>
      <w:ind w:left="568" w:hanging="284"/>
    </w:pPr>
    <w:rPr>
      <w:rFonts w:ascii="Arial" w:eastAsia="MS Mincho" w:hAnsi="Arial"/>
      <w:szCs w:val="22"/>
      <w:lang w:eastAsia="ja-JP"/>
    </w:rPr>
  </w:style>
  <w:style w:type="paragraph" w:customStyle="1" w:styleId="assocaitedwith">
    <w:name w:val="assocaited with"/>
    <w:basedOn w:val="Normal"/>
    <w:rsid w:val="00F715D0"/>
    <w:pPr>
      <w:spacing w:after="180"/>
      <w:jc w:val="center"/>
    </w:pPr>
    <w:rPr>
      <w:rFonts w:ascii="Times New Roman" w:eastAsia="MS Mincho" w:hAnsi="Times New Roman"/>
      <w:szCs w:val="20"/>
      <w:lang w:eastAsia="ja-JP"/>
    </w:rPr>
  </w:style>
  <w:style w:type="paragraph" w:customStyle="1" w:styleId="Nor">
    <w:name w:val="Nor'"/>
    <w:basedOn w:val="assocaitedwith"/>
    <w:rsid w:val="00F715D0"/>
    <w:rPr>
      <w:b/>
    </w:rPr>
  </w:style>
  <w:style w:type="table" w:styleId="TableClassic2">
    <w:name w:val="Table Classic 2"/>
    <w:basedOn w:val="TableNormal"/>
    <w:rsid w:val="00F715D0"/>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1">
    <w:name w:val="Table Classic 1"/>
    <w:basedOn w:val="TableNormal"/>
    <w:rsid w:val="00F715D0"/>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F715D0"/>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F715D0"/>
    <w:pPr>
      <w:spacing w:after="180"/>
    </w:pPr>
    <w:rPr>
      <w:rFonts w:ascii="CG Times (WN)" w:eastAsia="MS Mincho"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2">
    <w:name w:val="Table Simple 2"/>
    <w:basedOn w:val="TableNormal"/>
    <w:rsid w:val="00F715D0"/>
    <w:pPr>
      <w:spacing w:after="180"/>
    </w:pPr>
    <w:rPr>
      <w:rFonts w:ascii="CG Times (WN)" w:eastAsia="MS Mincho" w:hAnsi="CG Times (WN)"/>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2">
    <w:name w:val="浅色列表1"/>
    <w:basedOn w:val="TableNormal"/>
    <w:uiPriority w:val="61"/>
    <w:rsid w:val="00F715D0"/>
    <w:rPr>
      <w:rFonts w:ascii="CG Times (WN)" w:eastAsia="MS Mincho" w:hAnsi="CG Times (WN)"/>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Shading-Accent6">
    <w:name w:val="Light Shading Accent 6"/>
    <w:basedOn w:val="TableNormal"/>
    <w:uiPriority w:val="60"/>
    <w:rsid w:val="00F715D0"/>
    <w:rPr>
      <w:rFonts w:ascii="CG Times (WN)" w:eastAsia="MS Mincho" w:hAnsi="CG Times (WN)"/>
      <w:color w:val="E36C0A"/>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MediumShading2-Accent3">
    <w:name w:val="Medium Shading 2 Accent 3"/>
    <w:basedOn w:val="TableNormal"/>
    <w:uiPriority w:val="64"/>
    <w:rsid w:val="00F715D0"/>
    <w:rPr>
      <w:rFonts w:ascii="CG Times (WN)" w:eastAsia="MS Mincho" w:hAnsi="CG Times (WN)"/>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ableGrid4">
    <w:name w:val="Table Grid 4"/>
    <w:basedOn w:val="TableNormal"/>
    <w:rsid w:val="00F715D0"/>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3">
    <w:name w:val="Table Grid 3"/>
    <w:basedOn w:val="TableNormal"/>
    <w:rsid w:val="00F715D0"/>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2">
    <w:name w:val="Table Grid 2"/>
    <w:basedOn w:val="TableNormal"/>
    <w:rsid w:val="00F715D0"/>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Elegant">
    <w:name w:val="Table Elegant"/>
    <w:basedOn w:val="TableNormal"/>
    <w:rsid w:val="00F715D0"/>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MTDisplayEquation">
    <w:name w:val="MTDisplayEquation"/>
    <w:basedOn w:val="Normal"/>
    <w:next w:val="Normal"/>
    <w:link w:val="MTDisplayEquationChar"/>
    <w:rsid w:val="00F715D0"/>
    <w:pPr>
      <w:widowControl w:val="0"/>
      <w:tabs>
        <w:tab w:val="center" w:pos="4160"/>
        <w:tab w:val="right" w:pos="8300"/>
      </w:tabs>
      <w:jc w:val="both"/>
    </w:pPr>
    <w:rPr>
      <w:rFonts w:ascii="Calibri" w:eastAsia="SimSun" w:hAnsi="Calibri"/>
      <w:kern w:val="2"/>
      <w:sz w:val="21"/>
      <w:szCs w:val="22"/>
      <w:lang w:val="en-US" w:eastAsia="zh-CN"/>
    </w:rPr>
  </w:style>
  <w:style w:type="character" w:customStyle="1" w:styleId="MTDisplayEquationChar">
    <w:name w:val="MTDisplayEquation Char"/>
    <w:link w:val="MTDisplayEquation"/>
    <w:rsid w:val="00F715D0"/>
    <w:rPr>
      <w:rFonts w:ascii="Calibri" w:eastAsia="SimSun" w:hAnsi="Calibri"/>
      <w:kern w:val="2"/>
      <w:sz w:val="21"/>
      <w:szCs w:val="22"/>
      <w:lang w:val="en-US" w:eastAsia="zh-CN"/>
    </w:rPr>
  </w:style>
  <w:style w:type="paragraph" w:customStyle="1" w:styleId="a9">
    <w:name w:val="样式 正文"/>
    <w:basedOn w:val="Normal"/>
    <w:link w:val="Char1"/>
    <w:rsid w:val="00F715D0"/>
    <w:pPr>
      <w:widowControl w:val="0"/>
      <w:ind w:firstLineChars="200" w:firstLine="420"/>
      <w:jc w:val="both"/>
    </w:pPr>
    <w:rPr>
      <w:rFonts w:ascii="Times New Roman" w:eastAsia="SimSun" w:hAnsi="Times New Roman" w:cs="SimSun"/>
      <w:kern w:val="2"/>
      <w:sz w:val="21"/>
      <w:szCs w:val="20"/>
      <w:lang w:val="en-US" w:eastAsia="zh-CN"/>
    </w:rPr>
  </w:style>
  <w:style w:type="character" w:customStyle="1" w:styleId="Char1">
    <w:name w:val="样式 正文 Char"/>
    <w:link w:val="a9"/>
    <w:rsid w:val="00F715D0"/>
    <w:rPr>
      <w:rFonts w:eastAsia="SimSun" w:cs="SimSun"/>
      <w:kern w:val="2"/>
      <w:sz w:val="21"/>
      <w:lang w:val="en-US" w:eastAsia="zh-CN"/>
    </w:rPr>
  </w:style>
  <w:style w:type="paragraph" w:customStyle="1" w:styleId="aa">
    <w:name w:val="公式"/>
    <w:basedOn w:val="Normal"/>
    <w:rsid w:val="00F715D0"/>
    <w:pPr>
      <w:widowControl w:val="0"/>
      <w:ind w:firstLine="420"/>
      <w:jc w:val="right"/>
    </w:pPr>
    <w:rPr>
      <w:rFonts w:ascii="Times New Roman" w:eastAsia="SimSun" w:hAnsi="Times New Roman" w:cs="SimSun"/>
      <w:kern w:val="2"/>
      <w:sz w:val="21"/>
      <w:szCs w:val="20"/>
      <w:lang w:val="en-US" w:eastAsia="zh-CN"/>
    </w:rPr>
  </w:style>
  <w:style w:type="paragraph" w:customStyle="1" w:styleId="Normal9pointspacing">
    <w:name w:val="Normal 9 point spacing"/>
    <w:basedOn w:val="BodyText"/>
    <w:link w:val="Normal9pointspacingChar"/>
    <w:qFormat/>
    <w:rsid w:val="00F715D0"/>
    <w:pPr>
      <w:spacing w:before="180" w:after="60"/>
    </w:pPr>
    <w:rPr>
      <w:rFonts w:ascii="Times New Roman" w:eastAsia="MS Mincho" w:hAnsi="Times New Roman"/>
    </w:rPr>
  </w:style>
  <w:style w:type="character" w:customStyle="1" w:styleId="Normal9pointspacingChar">
    <w:name w:val="Normal 9 point spacing Char"/>
    <w:link w:val="Normal9pointspacing"/>
    <w:rsid w:val="00F715D0"/>
    <w:rPr>
      <w:rFonts w:eastAsia="MS Mincho"/>
      <w:szCs w:val="24"/>
      <w:lang w:eastAsia="en-US"/>
    </w:rPr>
  </w:style>
  <w:style w:type="paragraph" w:customStyle="1" w:styleId="Doc-title">
    <w:name w:val="Doc-title"/>
    <w:basedOn w:val="Normal"/>
    <w:link w:val="Doc-titleChar"/>
    <w:qFormat/>
    <w:rsid w:val="00F715D0"/>
    <w:pPr>
      <w:spacing w:before="60"/>
      <w:ind w:left="1259" w:hanging="1259"/>
    </w:pPr>
    <w:rPr>
      <w:rFonts w:ascii="Arial" w:eastAsia="SimSun" w:hAnsi="Arial" w:cs="Arial"/>
      <w:szCs w:val="20"/>
      <w:lang w:val="en-US" w:eastAsia="zh-CN"/>
    </w:rPr>
  </w:style>
  <w:style w:type="paragraph" w:customStyle="1" w:styleId="onecomwebmail-msonormal">
    <w:name w:val="onecomwebmail-msonormal"/>
    <w:basedOn w:val="Normal"/>
    <w:rsid w:val="00F715D0"/>
    <w:pPr>
      <w:spacing w:before="100" w:beforeAutospacing="1" w:after="100" w:afterAutospacing="1"/>
    </w:pPr>
    <w:rPr>
      <w:rFonts w:ascii="Times New Roman" w:eastAsia="Times New Roman" w:hAnsi="Times New Roman"/>
      <w:sz w:val="24"/>
      <w:lang w:val="en-US"/>
    </w:rPr>
  </w:style>
  <w:style w:type="paragraph" w:customStyle="1" w:styleId="Figure">
    <w:name w:val="Figure"/>
    <w:basedOn w:val="Normal"/>
    <w:next w:val="Caption"/>
    <w:qFormat/>
    <w:rsid w:val="00F715D0"/>
    <w:pPr>
      <w:keepNext/>
      <w:keepLines/>
      <w:spacing w:before="180" w:after="160" w:line="259" w:lineRule="auto"/>
      <w:jc w:val="center"/>
    </w:pPr>
    <w:rPr>
      <w:rFonts w:ascii="Calibri" w:eastAsia="Calibri" w:hAnsi="Calibri"/>
      <w:sz w:val="22"/>
      <w:szCs w:val="22"/>
      <w:lang w:val="en-US"/>
    </w:rPr>
  </w:style>
  <w:style w:type="paragraph" w:styleId="TableofFigures">
    <w:name w:val="table of figures"/>
    <w:basedOn w:val="Normal"/>
    <w:next w:val="Normal"/>
    <w:uiPriority w:val="99"/>
    <w:rsid w:val="00F715D0"/>
    <w:pPr>
      <w:spacing w:after="160" w:line="259" w:lineRule="auto"/>
      <w:ind w:left="1418" w:hanging="1418"/>
    </w:pPr>
    <w:rPr>
      <w:rFonts w:ascii="Calibri" w:eastAsia="Calibri" w:hAnsi="Calibri"/>
      <w:b/>
      <w:sz w:val="22"/>
      <w:szCs w:val="22"/>
      <w:lang w:val="en-US"/>
    </w:rPr>
  </w:style>
  <w:style w:type="paragraph" w:customStyle="1" w:styleId="references0">
    <w:name w:val="references"/>
    <w:rsid w:val="00F715D0"/>
    <w:pPr>
      <w:numPr>
        <w:numId w:val="37"/>
      </w:numPr>
      <w:spacing w:after="50" w:line="180" w:lineRule="exact"/>
      <w:jc w:val="both"/>
    </w:pPr>
    <w:rPr>
      <w:rFonts w:eastAsia="MS Mincho"/>
      <w:noProof/>
      <w:sz w:val="16"/>
      <w:szCs w:val="16"/>
      <w:lang w:val="en-US" w:eastAsia="en-US"/>
    </w:rPr>
  </w:style>
  <w:style w:type="paragraph" w:styleId="IndexHeading">
    <w:name w:val="index heading"/>
    <w:basedOn w:val="Normal"/>
    <w:next w:val="Normal"/>
    <w:rsid w:val="00F715D0"/>
    <w:pPr>
      <w:pBdr>
        <w:top w:val="single" w:sz="12" w:space="0" w:color="auto"/>
      </w:pBdr>
      <w:spacing w:before="360" w:after="240"/>
    </w:pPr>
    <w:rPr>
      <w:rFonts w:ascii="Times New Roman" w:eastAsia="SimSun" w:hAnsi="Times New Roman"/>
      <w:b/>
      <w:i/>
      <w:sz w:val="26"/>
      <w:szCs w:val="20"/>
    </w:rPr>
  </w:style>
  <w:style w:type="paragraph" w:customStyle="1" w:styleId="NumberedList">
    <w:name w:val="Numbered List"/>
    <w:basedOn w:val="Normal"/>
    <w:rsid w:val="00F715D0"/>
    <w:pPr>
      <w:numPr>
        <w:numId w:val="39"/>
      </w:numPr>
      <w:jc w:val="both"/>
    </w:pPr>
    <w:rPr>
      <w:rFonts w:ascii="Times New Roman" w:eastAsia="MS Mincho" w:hAnsi="Times New Roman"/>
      <w:szCs w:val="20"/>
    </w:rPr>
  </w:style>
  <w:style w:type="paragraph" w:customStyle="1" w:styleId="FigureCaption">
    <w:name w:val="Figure Caption"/>
    <w:aliases w:val="fc Char,Figure Caption Char"/>
    <w:basedOn w:val="Normal"/>
    <w:rsid w:val="00F715D0"/>
    <w:pPr>
      <w:keepLines/>
      <w:spacing w:before="60" w:after="120" w:line="300" w:lineRule="atLeast"/>
      <w:ind w:left="1008" w:hanging="1008"/>
      <w:jc w:val="both"/>
    </w:pPr>
    <w:rPr>
      <w:rFonts w:ascii="Times New Roman" w:eastAsia="????" w:hAnsi="Times New Roman"/>
      <w:szCs w:val="20"/>
      <w:lang w:val="en-US"/>
    </w:rPr>
  </w:style>
  <w:style w:type="paragraph" w:customStyle="1" w:styleId="Equation-Numbered">
    <w:name w:val="Equation-Numbered"/>
    <w:basedOn w:val="Normal"/>
    <w:next w:val="Normal"/>
    <w:autoRedefine/>
    <w:rsid w:val="00F715D0"/>
    <w:pPr>
      <w:spacing w:before="120" w:after="120" w:line="240" w:lineRule="atLeast"/>
      <w:jc w:val="right"/>
    </w:pPr>
    <w:rPr>
      <w:rFonts w:ascii="Times New Roman" w:eastAsia="SimSun" w:hAnsi="Times New Roman"/>
      <w:sz w:val="22"/>
      <w:szCs w:val="20"/>
      <w:lang w:val="en-US"/>
    </w:rPr>
  </w:style>
  <w:style w:type="paragraph" w:customStyle="1" w:styleId="multifig">
    <w:name w:val="multifig"/>
    <w:basedOn w:val="Normal"/>
    <w:rsid w:val="00F715D0"/>
    <w:pPr>
      <w:keepNext/>
      <w:tabs>
        <w:tab w:val="center" w:pos="2160"/>
        <w:tab w:val="center" w:pos="6480"/>
      </w:tabs>
      <w:spacing w:line="240" w:lineRule="atLeast"/>
    </w:pPr>
    <w:rPr>
      <w:rFonts w:ascii="Times New Roman" w:eastAsia="SimSun" w:hAnsi="Times New Roman"/>
      <w:sz w:val="24"/>
      <w:szCs w:val="20"/>
      <w:lang w:val="en-US"/>
    </w:rPr>
  </w:style>
  <w:style w:type="paragraph" w:customStyle="1" w:styleId="TableCaption">
    <w:name w:val="TableCaption"/>
    <w:basedOn w:val="Normal"/>
    <w:rsid w:val="00F715D0"/>
    <w:pPr>
      <w:keepNext/>
      <w:tabs>
        <w:tab w:val="left" w:pos="936"/>
      </w:tabs>
      <w:spacing w:before="120" w:after="60"/>
      <w:ind w:left="936" w:hanging="936"/>
      <w:jc w:val="both"/>
    </w:pPr>
    <w:rPr>
      <w:rFonts w:ascii="Times New Roman" w:eastAsia="SimSun" w:hAnsi="Times New Roman"/>
      <w:sz w:val="22"/>
      <w:szCs w:val="20"/>
      <w:lang w:val="en-US"/>
    </w:rPr>
  </w:style>
  <w:style w:type="paragraph" w:customStyle="1" w:styleId="EquationNumbered">
    <w:name w:val="Equation Numbered"/>
    <w:basedOn w:val="Normal"/>
    <w:rsid w:val="00F715D0"/>
    <w:pPr>
      <w:tabs>
        <w:tab w:val="center" w:pos="4320"/>
        <w:tab w:val="right" w:pos="8640"/>
      </w:tabs>
      <w:spacing w:before="60" w:after="60" w:line="300" w:lineRule="atLeast"/>
    </w:pPr>
    <w:rPr>
      <w:rFonts w:ascii="Times New Roman" w:eastAsia="SimSun" w:hAnsi="Times New Roman"/>
      <w:sz w:val="22"/>
      <w:szCs w:val="20"/>
      <w:lang w:val="en-US"/>
    </w:rPr>
  </w:style>
  <w:style w:type="paragraph" w:customStyle="1" w:styleId="Style10ptChar">
    <w:name w:val="Style 10 pt Char"/>
    <w:basedOn w:val="Normal"/>
    <w:rsid w:val="00F715D0"/>
    <w:pPr>
      <w:spacing w:before="120" w:line="240" w:lineRule="exact"/>
      <w:jc w:val="both"/>
    </w:pPr>
    <w:rPr>
      <w:rFonts w:ascii="Times New Roman" w:eastAsia="MS Mincho" w:hAnsi="Times New Roman"/>
      <w:szCs w:val="20"/>
      <w:lang w:val="en-US"/>
    </w:rPr>
  </w:style>
  <w:style w:type="character" w:customStyle="1" w:styleId="Style10ptCharChar">
    <w:name w:val="Style 10 pt Char Char"/>
    <w:rsid w:val="00F715D0"/>
    <w:rPr>
      <w:rFonts w:ascii="Arial" w:eastAsia="MS Mincho" w:hAnsi="Arial" w:cs="Arial"/>
      <w:color w:val="0000FF"/>
      <w:kern w:val="2"/>
      <w:lang w:val="en-US" w:eastAsia="en-US" w:bidi="ar-SA"/>
    </w:rPr>
  </w:style>
  <w:style w:type="paragraph" w:customStyle="1" w:styleId="Style10ptBoldChar">
    <w:name w:val="Style 10 pt Bold Char"/>
    <w:basedOn w:val="Normal"/>
    <w:autoRedefine/>
    <w:rsid w:val="00F715D0"/>
    <w:pPr>
      <w:spacing w:before="60" w:after="60" w:line="240" w:lineRule="exact"/>
      <w:jc w:val="both"/>
    </w:pPr>
    <w:rPr>
      <w:rFonts w:ascii="Times New Roman" w:eastAsia="MS Mincho" w:hAnsi="Times New Roman"/>
      <w:b/>
      <w:szCs w:val="20"/>
      <w:lang w:val="en-US"/>
    </w:rPr>
  </w:style>
  <w:style w:type="character" w:customStyle="1" w:styleId="Style10ptBoldCharChar">
    <w:name w:val="Style 10 pt Bold Char Char"/>
    <w:rsid w:val="00F715D0"/>
    <w:rPr>
      <w:rFonts w:ascii="Arial" w:eastAsia="MS Mincho" w:hAnsi="Arial" w:cs="Arial"/>
      <w:b/>
      <w:color w:val="0000FF"/>
      <w:kern w:val="2"/>
      <w:lang w:val="en-US" w:eastAsia="en-US" w:bidi="ar-SA"/>
    </w:rPr>
  </w:style>
  <w:style w:type="paragraph" w:styleId="HTMLPreformatted">
    <w:name w:val="HTML Preformatted"/>
    <w:basedOn w:val="Normal"/>
    <w:link w:val="HTMLPreformattedChar"/>
    <w:rsid w:val="00F71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en-US" w:eastAsia="ko-KR"/>
    </w:rPr>
  </w:style>
  <w:style w:type="character" w:customStyle="1" w:styleId="HTMLPreformattedChar">
    <w:name w:val="HTML Preformatted Char"/>
    <w:basedOn w:val="DefaultParagraphFont"/>
    <w:link w:val="HTMLPreformatted"/>
    <w:rsid w:val="00F715D0"/>
    <w:rPr>
      <w:rFonts w:ascii="Courier New" w:hAnsi="Courier New" w:cs="Courier New"/>
      <w:lang w:val="en-US" w:eastAsia="ko-KR"/>
    </w:rPr>
  </w:style>
  <w:style w:type="paragraph" w:customStyle="1" w:styleId="Bullet0">
    <w:name w:val="Bullet"/>
    <w:basedOn w:val="Normal"/>
    <w:rsid w:val="00F715D0"/>
    <w:pPr>
      <w:numPr>
        <w:numId w:val="38"/>
      </w:numPr>
      <w:tabs>
        <w:tab w:val="clear" w:pos="1440"/>
        <w:tab w:val="num" w:pos="432"/>
      </w:tabs>
      <w:ind w:left="432" w:hanging="432"/>
    </w:pPr>
    <w:rPr>
      <w:rFonts w:ascii="Times New Roman" w:eastAsia="SimSun" w:hAnsi="Times New Roman"/>
      <w:sz w:val="24"/>
      <w:lang w:val="en-US"/>
    </w:rPr>
  </w:style>
  <w:style w:type="character" w:customStyle="1" w:styleId="FigureCaption1">
    <w:name w:val="Figure Caption1"/>
    <w:aliases w:val="fc Char1,Figure Caption Char Char"/>
    <w:rsid w:val="00F715D0"/>
    <w:rPr>
      <w:rFonts w:ascii="Arial" w:eastAsia="????" w:hAnsi="Arial" w:cs="Arial"/>
      <w:color w:val="0000FF"/>
      <w:kern w:val="2"/>
      <w:lang w:val="en-US" w:eastAsia="en-US" w:bidi="ar-SA"/>
    </w:rPr>
  </w:style>
  <w:style w:type="paragraph" w:customStyle="1" w:styleId="FigureCentered">
    <w:name w:val="FigureCentered"/>
    <w:basedOn w:val="Normal"/>
    <w:next w:val="Normal"/>
    <w:rsid w:val="00F715D0"/>
    <w:pPr>
      <w:keepNext/>
      <w:spacing w:before="60" w:after="60" w:line="240" w:lineRule="atLeast"/>
      <w:jc w:val="center"/>
    </w:pPr>
    <w:rPr>
      <w:rFonts w:ascii="Times New Roman" w:eastAsia="SimSun" w:hAnsi="Times New Roman"/>
      <w:sz w:val="24"/>
      <w:szCs w:val="20"/>
      <w:lang w:val="en-US"/>
    </w:rPr>
  </w:style>
  <w:style w:type="character" w:customStyle="1" w:styleId="Equation-NumberedChar">
    <w:name w:val="Equation-Numbered Char"/>
    <w:rsid w:val="00F715D0"/>
    <w:rPr>
      <w:rFonts w:ascii="Arial" w:eastAsia="SimSun" w:hAnsi="Arial" w:cs="Arial"/>
      <w:color w:val="0000FF"/>
      <w:kern w:val="2"/>
      <w:sz w:val="22"/>
      <w:lang w:val="en-US" w:eastAsia="en-US" w:bidi="ar-SA"/>
    </w:rPr>
  </w:style>
  <w:style w:type="paragraph" w:customStyle="1" w:styleId="item">
    <w:name w:val="item"/>
    <w:basedOn w:val="Normal"/>
    <w:rsid w:val="00F715D0"/>
    <w:pPr>
      <w:numPr>
        <w:numId w:val="40"/>
      </w:numPr>
      <w:jc w:val="both"/>
    </w:pPr>
    <w:rPr>
      <w:rFonts w:ascii="Times New Roman" w:eastAsia="MS Mincho" w:hAnsi="Times New Roman"/>
      <w:szCs w:val="20"/>
    </w:rPr>
  </w:style>
  <w:style w:type="paragraph" w:customStyle="1" w:styleId="PaperTableCell">
    <w:name w:val="PaperTableCell"/>
    <w:basedOn w:val="Normal"/>
    <w:rsid w:val="00F715D0"/>
    <w:pPr>
      <w:jc w:val="both"/>
    </w:pPr>
    <w:rPr>
      <w:rFonts w:ascii="Times New Roman" w:eastAsia="SimSun" w:hAnsi="Times New Roman"/>
      <w:sz w:val="16"/>
      <w:lang w:val="en-US"/>
    </w:rPr>
  </w:style>
  <w:style w:type="character" w:styleId="LineNumber">
    <w:name w:val="line number"/>
    <w:rsid w:val="00F715D0"/>
    <w:rPr>
      <w:rFonts w:ascii="Arial" w:eastAsia="SimSun" w:hAnsi="Arial" w:cs="Arial"/>
      <w:color w:val="0000FF"/>
      <w:kern w:val="2"/>
      <w:sz w:val="18"/>
      <w:lang w:val="en-US" w:eastAsia="zh-CN" w:bidi="ar-SA"/>
    </w:rPr>
  </w:style>
  <w:style w:type="paragraph" w:customStyle="1" w:styleId="figure0">
    <w:name w:val="figure"/>
    <w:basedOn w:val="Normal"/>
    <w:rsid w:val="00F715D0"/>
    <w:pPr>
      <w:keepNext/>
      <w:keepLines/>
      <w:spacing w:before="60" w:after="60" w:line="240" w:lineRule="atLeast"/>
      <w:jc w:val="center"/>
    </w:pPr>
    <w:rPr>
      <w:rFonts w:ascii="Times New Roman" w:eastAsia="SimSun" w:hAnsi="Times New Roman"/>
      <w:szCs w:val="20"/>
      <w:lang w:val="en-US"/>
    </w:rPr>
  </w:style>
  <w:style w:type="character" w:customStyle="1" w:styleId="moz-txt-tag">
    <w:name w:val="moz-txt-tag"/>
    <w:rsid w:val="00F715D0"/>
    <w:rPr>
      <w:rFonts w:ascii="Arial" w:eastAsia="SimSun" w:hAnsi="Arial" w:cs="Arial"/>
      <w:color w:val="0000FF"/>
      <w:kern w:val="2"/>
      <w:lang w:val="en-US" w:eastAsia="zh-CN" w:bidi="ar-SA"/>
    </w:rPr>
  </w:style>
  <w:style w:type="character" w:customStyle="1" w:styleId="GuidanceChar">
    <w:name w:val="Guidance Char"/>
    <w:rsid w:val="00F715D0"/>
    <w:rPr>
      <w:i/>
      <w:color w:val="0000FF"/>
      <w:lang w:val="en-GB" w:eastAsia="en-US" w:bidi="ar-SA"/>
    </w:rPr>
  </w:style>
  <w:style w:type="paragraph" w:styleId="BodyTextIndent3">
    <w:name w:val="Body Text Indent 3"/>
    <w:basedOn w:val="Normal"/>
    <w:link w:val="BodyTextIndent3Char"/>
    <w:rsid w:val="00F715D0"/>
    <w:pPr>
      <w:overflowPunct w:val="0"/>
      <w:autoSpaceDE w:val="0"/>
      <w:autoSpaceDN w:val="0"/>
      <w:adjustRightInd w:val="0"/>
      <w:ind w:left="1080"/>
      <w:textAlignment w:val="baseline"/>
    </w:pPr>
    <w:rPr>
      <w:rFonts w:ascii="Times New Roman" w:eastAsia="SimSun" w:hAnsi="Times New Roman"/>
      <w:szCs w:val="20"/>
      <w:lang w:val="en-US" w:eastAsia="ja-JP"/>
    </w:rPr>
  </w:style>
  <w:style w:type="character" w:customStyle="1" w:styleId="BodyTextIndent3Char">
    <w:name w:val="Body Text Indent 3 Char"/>
    <w:basedOn w:val="DefaultParagraphFont"/>
    <w:link w:val="BodyTextIndent3"/>
    <w:rsid w:val="00F715D0"/>
    <w:rPr>
      <w:rFonts w:eastAsia="SimSun"/>
      <w:lang w:val="en-US" w:eastAsia="ja-JP"/>
    </w:rPr>
  </w:style>
  <w:style w:type="paragraph" w:customStyle="1" w:styleId="CharCharCharCharCharChar1CharChar">
    <w:name w:val="Char Char Char Char Char Char1 Char Char"/>
    <w:next w:val="Normal"/>
    <w:semiHidden/>
    <w:rsid w:val="00F715D0"/>
    <w:pPr>
      <w:keepNext/>
      <w:tabs>
        <w:tab w:val="num" w:pos="720"/>
      </w:tabs>
      <w:autoSpaceDE w:val="0"/>
      <w:autoSpaceDN w:val="0"/>
      <w:adjustRightInd w:val="0"/>
      <w:ind w:left="720" w:hanging="360"/>
      <w:jc w:val="both"/>
    </w:pPr>
    <w:rPr>
      <w:rFonts w:eastAsia="SimSun"/>
      <w:kern w:val="2"/>
      <w:lang w:eastAsia="zh-CN"/>
    </w:rPr>
  </w:style>
  <w:style w:type="paragraph" w:customStyle="1" w:styleId="numberedlist0">
    <w:name w:val="numbered list"/>
    <w:basedOn w:val="ListBullet"/>
    <w:rsid w:val="00F715D0"/>
    <w:pPr>
      <w:widowControl w:val="0"/>
      <w:tabs>
        <w:tab w:val="num" w:pos="574"/>
      </w:tabs>
      <w:overflowPunct/>
      <w:autoSpaceDE/>
      <w:autoSpaceDN/>
      <w:adjustRightInd/>
      <w:spacing w:after="0"/>
      <w:ind w:left="0" w:hangingChars="200" w:hanging="200"/>
      <w:jc w:val="both"/>
      <w:textAlignment w:val="auto"/>
    </w:pPr>
    <w:rPr>
      <w:rFonts w:eastAsia="MS Gothic"/>
      <w:kern w:val="2"/>
      <w:lang w:val="en-US" w:eastAsia="ja-JP"/>
    </w:rPr>
  </w:style>
  <w:style w:type="paragraph" w:customStyle="1" w:styleId="TabList">
    <w:name w:val="TabList"/>
    <w:basedOn w:val="Normal"/>
    <w:rsid w:val="00F715D0"/>
    <w:pPr>
      <w:tabs>
        <w:tab w:val="left" w:pos="1134"/>
      </w:tabs>
      <w:overflowPunct w:val="0"/>
      <w:autoSpaceDE w:val="0"/>
      <w:autoSpaceDN w:val="0"/>
      <w:adjustRightInd w:val="0"/>
      <w:textAlignment w:val="baseline"/>
    </w:pPr>
    <w:rPr>
      <w:rFonts w:ascii="Times New Roman" w:eastAsia="MS Mincho" w:hAnsi="Times New Roman"/>
      <w:szCs w:val="20"/>
      <w:lang w:eastAsia="en-GB"/>
    </w:rPr>
  </w:style>
  <w:style w:type="paragraph" w:customStyle="1" w:styleId="tabletext0">
    <w:name w:val="table text"/>
    <w:basedOn w:val="Normal"/>
    <w:next w:val="table"/>
    <w:rsid w:val="00F715D0"/>
    <w:pPr>
      <w:overflowPunct w:val="0"/>
      <w:autoSpaceDE w:val="0"/>
      <w:autoSpaceDN w:val="0"/>
      <w:adjustRightInd w:val="0"/>
      <w:textAlignment w:val="baseline"/>
    </w:pPr>
    <w:rPr>
      <w:rFonts w:ascii="Times New Roman" w:eastAsia="MS Mincho" w:hAnsi="Times New Roman"/>
      <w:i/>
      <w:szCs w:val="20"/>
      <w:lang w:eastAsia="en-GB"/>
    </w:rPr>
  </w:style>
  <w:style w:type="paragraph" w:customStyle="1" w:styleId="table">
    <w:name w:val="table"/>
    <w:basedOn w:val="Normal"/>
    <w:next w:val="Normal"/>
    <w:rsid w:val="00F715D0"/>
    <w:pPr>
      <w:overflowPunct w:val="0"/>
      <w:autoSpaceDE w:val="0"/>
      <w:autoSpaceDN w:val="0"/>
      <w:adjustRightInd w:val="0"/>
      <w:jc w:val="center"/>
      <w:textAlignment w:val="baseline"/>
    </w:pPr>
    <w:rPr>
      <w:rFonts w:ascii="Times New Roman" w:eastAsia="MS Mincho" w:hAnsi="Times New Roman"/>
      <w:szCs w:val="20"/>
      <w:lang w:val="en-US" w:eastAsia="en-GB"/>
    </w:rPr>
  </w:style>
  <w:style w:type="paragraph" w:customStyle="1" w:styleId="HE">
    <w:name w:val="HE"/>
    <w:basedOn w:val="Normal"/>
    <w:rsid w:val="00F715D0"/>
    <w:pPr>
      <w:overflowPunct w:val="0"/>
      <w:autoSpaceDE w:val="0"/>
      <w:autoSpaceDN w:val="0"/>
      <w:adjustRightInd w:val="0"/>
      <w:textAlignment w:val="baseline"/>
    </w:pPr>
    <w:rPr>
      <w:rFonts w:ascii="Times New Roman" w:eastAsia="MS Mincho" w:hAnsi="Times New Roman"/>
      <w:b/>
      <w:szCs w:val="20"/>
      <w:lang w:eastAsia="en-GB"/>
    </w:rPr>
  </w:style>
  <w:style w:type="paragraph" w:customStyle="1" w:styleId="text0">
    <w:name w:val="text"/>
    <w:basedOn w:val="Normal"/>
    <w:link w:val="textChar0"/>
    <w:qFormat/>
    <w:rsid w:val="00F715D0"/>
    <w:pPr>
      <w:widowControl w:val="0"/>
      <w:overflowPunct w:val="0"/>
      <w:autoSpaceDE w:val="0"/>
      <w:autoSpaceDN w:val="0"/>
      <w:adjustRightInd w:val="0"/>
      <w:spacing w:after="240"/>
      <w:jc w:val="both"/>
      <w:textAlignment w:val="baseline"/>
    </w:pPr>
    <w:rPr>
      <w:rFonts w:ascii="Times New Roman" w:eastAsia="Times New Roman" w:hAnsi="Times New Roman"/>
      <w:sz w:val="24"/>
      <w:szCs w:val="20"/>
      <w:lang w:val="en-AU" w:eastAsia="en-GB"/>
    </w:rPr>
  </w:style>
  <w:style w:type="paragraph" w:customStyle="1" w:styleId="textintend1">
    <w:name w:val="text intend 1"/>
    <w:basedOn w:val="text0"/>
    <w:rsid w:val="00F715D0"/>
    <w:pPr>
      <w:widowControl/>
      <w:numPr>
        <w:numId w:val="41"/>
      </w:numPr>
      <w:tabs>
        <w:tab w:val="clear" w:pos="992"/>
      </w:tabs>
      <w:spacing w:after="120"/>
      <w:ind w:left="720" w:hanging="360"/>
    </w:pPr>
    <w:rPr>
      <w:rFonts w:eastAsia="MS Mincho"/>
      <w:lang w:val="en-US"/>
    </w:rPr>
  </w:style>
  <w:style w:type="paragraph" w:customStyle="1" w:styleId="textintend2">
    <w:name w:val="text intend 2"/>
    <w:basedOn w:val="text0"/>
    <w:rsid w:val="00F715D0"/>
    <w:pPr>
      <w:widowControl/>
      <w:numPr>
        <w:numId w:val="42"/>
      </w:numPr>
      <w:tabs>
        <w:tab w:val="clear" w:pos="1418"/>
      </w:tabs>
      <w:spacing w:after="120"/>
      <w:ind w:left="360" w:firstLine="0"/>
    </w:pPr>
    <w:rPr>
      <w:rFonts w:eastAsia="MS Mincho"/>
      <w:lang w:val="en-US"/>
    </w:rPr>
  </w:style>
  <w:style w:type="paragraph" w:customStyle="1" w:styleId="textintend3">
    <w:name w:val="text intend 3"/>
    <w:basedOn w:val="text0"/>
    <w:rsid w:val="00F715D0"/>
    <w:pPr>
      <w:widowControl/>
      <w:numPr>
        <w:numId w:val="43"/>
      </w:numPr>
      <w:tabs>
        <w:tab w:val="clear" w:pos="1843"/>
        <w:tab w:val="num" w:pos="432"/>
      </w:tabs>
      <w:spacing w:after="120"/>
      <w:ind w:left="432" w:hanging="432"/>
    </w:pPr>
    <w:rPr>
      <w:rFonts w:eastAsia="MS Mincho"/>
      <w:lang w:val="en-US"/>
    </w:rPr>
  </w:style>
  <w:style w:type="paragraph" w:customStyle="1" w:styleId="normalpuce">
    <w:name w:val="normal puce"/>
    <w:basedOn w:val="Normal"/>
    <w:rsid w:val="00F715D0"/>
    <w:pPr>
      <w:widowControl w:val="0"/>
      <w:numPr>
        <w:numId w:val="44"/>
      </w:numPr>
      <w:overflowPunct w:val="0"/>
      <w:autoSpaceDE w:val="0"/>
      <w:autoSpaceDN w:val="0"/>
      <w:adjustRightInd w:val="0"/>
      <w:spacing w:before="60" w:after="60"/>
      <w:jc w:val="both"/>
      <w:textAlignment w:val="baseline"/>
    </w:pPr>
    <w:rPr>
      <w:rFonts w:ascii="Times New Roman" w:eastAsia="MS Mincho" w:hAnsi="Times New Roman"/>
      <w:szCs w:val="20"/>
      <w:lang w:eastAsia="en-GB"/>
    </w:rPr>
  </w:style>
  <w:style w:type="paragraph" w:customStyle="1" w:styleId="Meetingcaption">
    <w:name w:val="Meeting caption"/>
    <w:basedOn w:val="Normal"/>
    <w:rsid w:val="00F715D0"/>
    <w:pPr>
      <w:framePr w:w="4120" w:hSpace="141" w:wrap="auto" w:vAnchor="text" w:hAnchor="text" w:y="3"/>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textAlignment w:val="baseline"/>
    </w:pPr>
    <w:rPr>
      <w:rFonts w:ascii="Times New Roman" w:eastAsia="Times New Roman" w:hAnsi="Times New Roman"/>
      <w:snapToGrid w:val="0"/>
      <w:sz w:val="22"/>
      <w:szCs w:val="20"/>
      <w:lang w:val="fr-FR" w:eastAsia="en-GB"/>
    </w:rPr>
  </w:style>
  <w:style w:type="paragraph" w:customStyle="1" w:styleId="Cell">
    <w:name w:val="Cell"/>
    <w:basedOn w:val="Normal"/>
    <w:rsid w:val="00F715D0"/>
    <w:pPr>
      <w:overflowPunct w:val="0"/>
      <w:autoSpaceDE w:val="0"/>
      <w:autoSpaceDN w:val="0"/>
      <w:adjustRightInd w:val="0"/>
      <w:spacing w:line="240" w:lineRule="exact"/>
      <w:jc w:val="center"/>
      <w:textAlignment w:val="baseline"/>
    </w:pPr>
    <w:rPr>
      <w:rFonts w:ascii="Times New Roman" w:eastAsia="Times New Roman" w:hAnsi="Times New Roman"/>
      <w:sz w:val="16"/>
      <w:szCs w:val="20"/>
      <w:lang w:val="en-US" w:eastAsia="ja-JP"/>
    </w:rPr>
  </w:style>
  <w:style w:type="paragraph" w:customStyle="1" w:styleId="h60">
    <w:name w:val="h6"/>
    <w:basedOn w:val="Normal"/>
    <w:rsid w:val="00F715D0"/>
    <w:pPr>
      <w:overflowPunct w:val="0"/>
      <w:autoSpaceDE w:val="0"/>
      <w:autoSpaceDN w:val="0"/>
      <w:adjustRightInd w:val="0"/>
      <w:spacing w:before="100" w:beforeAutospacing="1" w:after="100" w:afterAutospacing="1"/>
      <w:textAlignment w:val="baseline"/>
    </w:pPr>
    <w:rPr>
      <w:rFonts w:ascii="Times New Roman" w:eastAsia="Times New Roman" w:hAnsi="Times New Roman"/>
      <w:sz w:val="24"/>
      <w:lang w:val="en-US" w:eastAsia="ja-JP"/>
    </w:rPr>
  </w:style>
  <w:style w:type="paragraph" w:customStyle="1" w:styleId="b11">
    <w:name w:val="b1"/>
    <w:basedOn w:val="Normal"/>
    <w:rsid w:val="00F715D0"/>
    <w:pPr>
      <w:overflowPunct w:val="0"/>
      <w:autoSpaceDE w:val="0"/>
      <w:autoSpaceDN w:val="0"/>
      <w:adjustRightInd w:val="0"/>
      <w:spacing w:before="100" w:beforeAutospacing="1" w:after="100" w:afterAutospacing="1"/>
      <w:textAlignment w:val="baseline"/>
    </w:pPr>
    <w:rPr>
      <w:rFonts w:ascii="Times New Roman" w:eastAsia="Times New Roman" w:hAnsi="Times New Roman"/>
      <w:sz w:val="24"/>
      <w:lang w:val="en-US" w:eastAsia="ja-JP"/>
    </w:rPr>
  </w:style>
  <w:style w:type="paragraph" w:customStyle="1" w:styleId="CharCharCharChar">
    <w:name w:val="Char Char Char Char"/>
    <w:rsid w:val="00F715D0"/>
    <w:pPr>
      <w:keepNext/>
      <w:tabs>
        <w:tab w:val="left" w:pos="-1134"/>
      </w:tabs>
      <w:autoSpaceDE w:val="0"/>
      <w:autoSpaceDN w:val="0"/>
      <w:adjustRightInd w:val="0"/>
      <w:spacing w:before="60" w:after="60"/>
      <w:jc w:val="both"/>
    </w:pPr>
    <w:rPr>
      <w:rFonts w:eastAsia="SimSun"/>
    </w:rPr>
  </w:style>
  <w:style w:type="paragraph" w:customStyle="1" w:styleId="CharCharCharCharCharCharCharCharCharCharCharChar">
    <w:name w:val="Char Char Char Char Char Char Char Char Char Char Char Char"/>
    <w:semiHidden/>
    <w:rsid w:val="00F715D0"/>
    <w:pPr>
      <w:keepNext/>
      <w:tabs>
        <w:tab w:val="num" w:pos="851"/>
      </w:tabs>
      <w:autoSpaceDE w:val="0"/>
      <w:autoSpaceDN w:val="0"/>
      <w:adjustRightInd w:val="0"/>
      <w:spacing w:before="60" w:after="60"/>
      <w:ind w:left="851" w:hanging="851"/>
      <w:jc w:val="both"/>
    </w:pPr>
    <w:rPr>
      <w:rFonts w:ascii="Arial" w:eastAsia="SimSun" w:hAnsi="Arial" w:cs="Arial"/>
      <w:color w:val="0000FF"/>
      <w:kern w:val="2"/>
      <w:lang w:val="en-US" w:eastAsia="zh-CN"/>
    </w:rPr>
  </w:style>
  <w:style w:type="character" w:customStyle="1" w:styleId="h4CharChar">
    <w:name w:val="h4 Char Char"/>
    <w:rsid w:val="00F715D0"/>
    <w:rPr>
      <w:rFonts w:ascii="Arial" w:hAnsi="Arial"/>
      <w:sz w:val="24"/>
      <w:lang w:val="en-GB" w:eastAsia="ja-JP" w:bidi="ar-SA"/>
    </w:rPr>
  </w:style>
  <w:style w:type="paragraph" w:customStyle="1" w:styleId="NormalAfter3pt">
    <w:name w:val="Normal + After:  3 pt"/>
    <w:basedOn w:val="Normal"/>
    <w:rsid w:val="00F715D0"/>
    <w:pPr>
      <w:tabs>
        <w:tab w:val="num" w:pos="2560"/>
      </w:tabs>
      <w:spacing w:after="180"/>
      <w:ind w:left="2560" w:hanging="357"/>
    </w:pPr>
    <w:rPr>
      <w:rFonts w:ascii="Times New Roman" w:eastAsia="Times New Roman" w:hAnsi="Times New Roman"/>
      <w:szCs w:val="20"/>
      <w:lang w:val="en-AU" w:eastAsia="ko-KR"/>
    </w:rPr>
  </w:style>
  <w:style w:type="character" w:customStyle="1" w:styleId="CharChar5">
    <w:name w:val="Char Char5"/>
    <w:semiHidden/>
    <w:rsid w:val="00F715D0"/>
    <w:rPr>
      <w:rFonts w:ascii="Times New Roman" w:hAnsi="Times New Roman"/>
      <w:lang w:eastAsia="en-US"/>
    </w:rPr>
  </w:style>
  <w:style w:type="paragraph" w:customStyle="1" w:styleId="CharChar3CharCharCharCharCharChar">
    <w:name w:val="Char Char3 Char Char Char Char Char Char"/>
    <w:semiHidden/>
    <w:rsid w:val="00F715D0"/>
    <w:pPr>
      <w:keepNext/>
      <w:autoSpaceDE w:val="0"/>
      <w:autoSpaceDN w:val="0"/>
      <w:adjustRightInd w:val="0"/>
      <w:spacing w:before="60" w:after="60"/>
      <w:ind w:left="567" w:hanging="283"/>
      <w:jc w:val="both"/>
    </w:pPr>
    <w:rPr>
      <w:rFonts w:ascii="Arial" w:eastAsia="SimSun" w:hAnsi="Arial" w:cs="Arial"/>
      <w:color w:val="0000FF"/>
      <w:kern w:val="2"/>
      <w:lang w:val="en-US" w:eastAsia="zh-CN"/>
    </w:rPr>
  </w:style>
  <w:style w:type="paragraph" w:customStyle="1" w:styleId="CharChar1CharChar">
    <w:name w:val="Char Char1 Char Char"/>
    <w:rsid w:val="00F715D0"/>
    <w:pPr>
      <w:keepNext/>
      <w:tabs>
        <w:tab w:val="left" w:pos="-1134"/>
      </w:tabs>
      <w:autoSpaceDE w:val="0"/>
      <w:autoSpaceDN w:val="0"/>
      <w:adjustRightInd w:val="0"/>
      <w:spacing w:before="60" w:after="60"/>
      <w:jc w:val="both"/>
    </w:pPr>
    <w:rPr>
      <w:rFonts w:eastAsia="SimSun"/>
    </w:rPr>
  </w:style>
  <w:style w:type="paragraph" w:customStyle="1" w:styleId="TableCell1">
    <w:name w:val="Table Cell"/>
    <w:basedOn w:val="TAC"/>
    <w:link w:val="TableCellChar"/>
    <w:qFormat/>
    <w:rsid w:val="00F715D0"/>
    <w:pPr>
      <w:textAlignment w:val="auto"/>
    </w:pPr>
    <w:rPr>
      <w:rFonts w:eastAsia="SimSun"/>
      <w:lang w:val="en-US" w:eastAsia="zh-CN"/>
    </w:rPr>
  </w:style>
  <w:style w:type="character" w:customStyle="1" w:styleId="TableCellChar">
    <w:name w:val="Table Cell Char"/>
    <w:link w:val="TableCell1"/>
    <w:rsid w:val="00F715D0"/>
    <w:rPr>
      <w:rFonts w:ascii="Arial" w:eastAsia="SimSun" w:hAnsi="Arial"/>
      <w:sz w:val="18"/>
      <w:lang w:val="en-US" w:eastAsia="zh-CN"/>
    </w:rPr>
  </w:style>
  <w:style w:type="paragraph" w:customStyle="1" w:styleId="CharCharCharCharCharChar1CharChar1">
    <w:name w:val="Char Char Char Char Char Char1 Char Char1"/>
    <w:next w:val="Normal"/>
    <w:semiHidden/>
    <w:rsid w:val="00F715D0"/>
    <w:pPr>
      <w:keepNext/>
      <w:tabs>
        <w:tab w:val="num" w:pos="720"/>
      </w:tabs>
      <w:autoSpaceDE w:val="0"/>
      <w:autoSpaceDN w:val="0"/>
      <w:adjustRightInd w:val="0"/>
      <w:ind w:left="720" w:hanging="360"/>
      <w:jc w:val="both"/>
    </w:pPr>
    <w:rPr>
      <w:rFonts w:eastAsia="SimSun"/>
      <w:kern w:val="2"/>
      <w:lang w:eastAsia="zh-CN"/>
    </w:rPr>
  </w:style>
  <w:style w:type="numbering" w:customStyle="1" w:styleId="14">
    <w:name w:val="无列表1"/>
    <w:next w:val="NoList"/>
    <w:uiPriority w:val="99"/>
    <w:semiHidden/>
    <w:unhideWhenUsed/>
    <w:rsid w:val="00F715D0"/>
  </w:style>
  <w:style w:type="character" w:customStyle="1" w:styleId="opdicttext22">
    <w:name w:val="op_dict_text22"/>
    <w:rsid w:val="00F715D0"/>
  </w:style>
  <w:style w:type="character" w:customStyle="1" w:styleId="def">
    <w:name w:val="def"/>
    <w:rsid w:val="00F715D0"/>
  </w:style>
  <w:style w:type="character" w:customStyle="1" w:styleId="high-light-bg4">
    <w:name w:val="high-light-bg4"/>
    <w:rsid w:val="00F715D0"/>
  </w:style>
  <w:style w:type="character" w:customStyle="1" w:styleId="TitleChar2">
    <w:name w:val="Title Char2"/>
    <w:uiPriority w:val="10"/>
    <w:locked/>
    <w:rsid w:val="00F715D0"/>
    <w:rPr>
      <w:rFonts w:ascii="Cambria" w:eastAsia="SimSun" w:hAnsi="Cambria" w:cs="Times New Roman"/>
      <w:spacing w:val="-10"/>
      <w:kern w:val="28"/>
      <w:sz w:val="56"/>
      <w:szCs w:val="56"/>
      <w:lang w:val="en-GB" w:eastAsia="ja-JP"/>
    </w:rPr>
  </w:style>
  <w:style w:type="paragraph" w:customStyle="1" w:styleId="Heading1unnumbered">
    <w:name w:val="Heading 1 unnumbered"/>
    <w:basedOn w:val="Heading1"/>
    <w:next w:val="BodyText"/>
    <w:rsid w:val="00F715D0"/>
    <w:pPr>
      <w:numPr>
        <w:numId w:val="0"/>
      </w:numPr>
      <w:tabs>
        <w:tab w:val="left" w:pos="0"/>
        <w:tab w:val="num" w:pos="360"/>
      </w:tabs>
      <w:spacing w:before="360" w:after="240"/>
      <w:ind w:left="360" w:hanging="360"/>
      <w:outlineLvl w:val="9"/>
    </w:pPr>
    <w:rPr>
      <w:rFonts w:ascii="Times New Roman" w:eastAsia="MS Gothic" w:hAnsi="Times New Roman" w:cs="Times New Roman"/>
      <w:b w:val="0"/>
      <w:bCs w:val="0"/>
      <w:kern w:val="28"/>
      <w:szCs w:val="20"/>
      <w:lang w:eastAsia="ja-JP"/>
    </w:rPr>
  </w:style>
  <w:style w:type="paragraph" w:customStyle="1" w:styleId="lptext">
    <w:name w:val="lˆptext"/>
    <w:basedOn w:val="Normal"/>
    <w:rsid w:val="00F715D0"/>
    <w:pPr>
      <w:spacing w:before="100" w:after="100"/>
      <w:ind w:left="860"/>
    </w:pPr>
    <w:rPr>
      <w:rFonts w:eastAsia="MS Gothic"/>
      <w:sz w:val="24"/>
      <w:szCs w:val="20"/>
      <w:lang w:eastAsia="ja-JP"/>
    </w:rPr>
  </w:style>
  <w:style w:type="paragraph" w:customStyle="1" w:styleId="ListBulletLast">
    <w:name w:val="List Bullet Last"/>
    <w:aliases w:val="lbl"/>
    <w:basedOn w:val="ListBullet"/>
    <w:next w:val="BodyText"/>
    <w:rsid w:val="00F715D0"/>
    <w:pPr>
      <w:widowControl w:val="0"/>
      <w:tabs>
        <w:tab w:val="num" w:pos="574"/>
      </w:tabs>
      <w:overflowPunct/>
      <w:autoSpaceDE/>
      <w:autoSpaceDN/>
      <w:adjustRightInd/>
      <w:spacing w:after="0"/>
      <w:ind w:left="0" w:hangingChars="200" w:hanging="200"/>
      <w:jc w:val="both"/>
      <w:textAlignment w:val="auto"/>
    </w:pPr>
    <w:rPr>
      <w:rFonts w:eastAsia="MS Gothic"/>
      <w:kern w:val="2"/>
      <w:lang w:val="en-US" w:eastAsia="ja-JP"/>
    </w:rPr>
  </w:style>
  <w:style w:type="paragraph" w:styleId="BodyText3">
    <w:name w:val="Body Text 3"/>
    <w:basedOn w:val="Normal"/>
    <w:link w:val="BodyText3Char"/>
    <w:rsid w:val="00F715D0"/>
    <w:pPr>
      <w:jc w:val="both"/>
    </w:pPr>
    <w:rPr>
      <w:rFonts w:ascii="Times New Roman" w:eastAsia="MS Gothic" w:hAnsi="Times New Roman"/>
      <w:sz w:val="24"/>
      <w:szCs w:val="20"/>
      <w:lang w:eastAsia="ja-JP"/>
    </w:rPr>
  </w:style>
  <w:style w:type="character" w:customStyle="1" w:styleId="BodyText3Char">
    <w:name w:val="Body Text 3 Char"/>
    <w:basedOn w:val="DefaultParagraphFont"/>
    <w:link w:val="BodyText3"/>
    <w:rsid w:val="00F715D0"/>
    <w:rPr>
      <w:rFonts w:eastAsia="MS Gothic"/>
      <w:sz w:val="24"/>
      <w:lang w:eastAsia="ja-JP"/>
    </w:rPr>
  </w:style>
  <w:style w:type="paragraph" w:customStyle="1" w:styleId="TableText1">
    <w:name w:val="Table_Text"/>
    <w:basedOn w:val="Normal"/>
    <w:rsid w:val="00F715D0"/>
    <w:pPr>
      <w:keepNext/>
      <w:tabs>
        <w:tab w:val="left" w:pos="794"/>
        <w:tab w:val="left" w:pos="1191"/>
        <w:tab w:val="left" w:pos="1588"/>
        <w:tab w:val="left" w:pos="1985"/>
      </w:tabs>
      <w:spacing w:before="100" w:after="100" w:line="190" w:lineRule="exact"/>
      <w:jc w:val="both"/>
    </w:pPr>
    <w:rPr>
      <w:rFonts w:ascii="Times New Roman" w:eastAsia="MS Gothic" w:hAnsi="Times New Roman"/>
      <w:sz w:val="18"/>
      <w:szCs w:val="20"/>
      <w:lang w:eastAsia="ja-JP"/>
    </w:rPr>
  </w:style>
  <w:style w:type="paragraph" w:customStyle="1" w:styleId="shortcode">
    <w:name w:val="shortcode"/>
    <w:basedOn w:val="BodyText"/>
    <w:rsid w:val="00F715D0"/>
    <w:pPr>
      <w:keepNext/>
      <w:tabs>
        <w:tab w:val="left" w:pos="1247"/>
        <w:tab w:val="left" w:pos="2552"/>
        <w:tab w:val="left" w:pos="3856"/>
        <w:tab w:val="left" w:pos="5216"/>
        <w:tab w:val="left" w:pos="6464"/>
        <w:tab w:val="left" w:pos="7768"/>
        <w:tab w:val="left" w:pos="9072"/>
        <w:tab w:val="left" w:pos="10206"/>
      </w:tabs>
      <w:overflowPunct w:val="0"/>
      <w:autoSpaceDE w:val="0"/>
      <w:autoSpaceDN w:val="0"/>
      <w:adjustRightInd w:val="0"/>
      <w:spacing w:after="0" w:line="480" w:lineRule="auto"/>
      <w:jc w:val="left"/>
      <w:textAlignment w:val="baseline"/>
    </w:pPr>
    <w:rPr>
      <w:rFonts w:eastAsia="Mincho"/>
      <w:sz w:val="24"/>
      <w:szCs w:val="20"/>
      <w:lang w:eastAsia="ja-JP"/>
    </w:rPr>
  </w:style>
  <w:style w:type="paragraph" w:customStyle="1" w:styleId="HTMLBody">
    <w:name w:val="HTML Body"/>
    <w:rsid w:val="00F715D0"/>
    <w:pPr>
      <w:widowControl w:val="0"/>
      <w:autoSpaceDE w:val="0"/>
      <w:autoSpaceDN w:val="0"/>
      <w:adjustRightInd w:val="0"/>
    </w:pPr>
    <w:rPr>
      <w:rFonts w:ascii="MS PGothic" w:eastAsia="MS PGothic" w:hAnsi="Century"/>
      <w:lang w:val="en-US" w:eastAsia="ja-JP"/>
    </w:rPr>
  </w:style>
  <w:style w:type="character" w:customStyle="1" w:styleId="ab">
    <w:name w:val="図表番号 (文字)"/>
    <w:aliases w:val="cap (文字),cap Char (文字) (文字)1"/>
    <w:rsid w:val="00F715D0"/>
    <w:rPr>
      <w:rFonts w:eastAsia="MS Gothic"/>
      <w:b/>
      <w:noProof w:val="0"/>
      <w:kern w:val="2"/>
      <w:sz w:val="24"/>
      <w:lang w:val="en-GB"/>
    </w:rPr>
  </w:style>
  <w:style w:type="paragraph" w:customStyle="1" w:styleId="CharCharCharCarCarCharCharCarCar">
    <w:name w:val="Char Char Char Car Car Char Char Car Car"/>
    <w:rsid w:val="00F715D0"/>
    <w:pPr>
      <w:keepNext/>
      <w:tabs>
        <w:tab w:val="num" w:pos="851"/>
      </w:tabs>
      <w:autoSpaceDE w:val="0"/>
      <w:autoSpaceDN w:val="0"/>
      <w:adjustRightInd w:val="0"/>
      <w:spacing w:before="60" w:after="60"/>
      <w:ind w:left="851" w:hanging="851"/>
      <w:jc w:val="both"/>
    </w:pPr>
    <w:rPr>
      <w:rFonts w:ascii="Arial" w:eastAsia="SimSun" w:hAnsi="Arial"/>
      <w:color w:val="0000FF"/>
      <w:kern w:val="2"/>
      <w:lang w:val="en-US" w:eastAsia="ja-JP"/>
    </w:rPr>
  </w:style>
  <w:style w:type="paragraph" w:customStyle="1" w:styleId="CharChar1CharCharCharCharCharCharCharCharCharCharCharCharCharCharCharCharCharCharCharChar">
    <w:name w:val="Char Char1 Char Char Char Char Char Char Char Char Char Char Char Char Char Char Char Char Char Char Char Char"/>
    <w:next w:val="Normal"/>
    <w:semiHidden/>
    <w:rsid w:val="00F715D0"/>
    <w:pPr>
      <w:keepNext/>
      <w:tabs>
        <w:tab w:val="num" w:pos="720"/>
      </w:tabs>
      <w:autoSpaceDE w:val="0"/>
      <w:autoSpaceDN w:val="0"/>
      <w:adjustRightInd w:val="0"/>
      <w:ind w:left="720" w:hanging="360"/>
      <w:jc w:val="both"/>
    </w:pPr>
    <w:rPr>
      <w:rFonts w:eastAsia="Times New Roman"/>
      <w:kern w:val="2"/>
      <w:lang w:eastAsia="zh-CN"/>
    </w:rPr>
  </w:style>
  <w:style w:type="paragraph" w:customStyle="1" w:styleId="CharChar1CharCharCharCharCharCharCharCharCharCharCharCharCharCharCharCharCharCharCharCharCharCharCharCharCharCharCharCharCharChar">
    <w:name w:val="Char Char1 Char Char Char Char Char Char Char Char Char Char Char Char Char Char Char Char Char Char Char Char Char Char Char Char Char Char Char Char Char Char"/>
    <w:next w:val="Normal"/>
    <w:semiHidden/>
    <w:rsid w:val="00F715D0"/>
    <w:pPr>
      <w:keepNext/>
      <w:tabs>
        <w:tab w:val="num" w:pos="720"/>
      </w:tabs>
      <w:autoSpaceDE w:val="0"/>
      <w:autoSpaceDN w:val="0"/>
      <w:adjustRightInd w:val="0"/>
      <w:ind w:left="720" w:hanging="360"/>
      <w:jc w:val="both"/>
    </w:pPr>
    <w:rPr>
      <w:rFonts w:eastAsia="Times New Roman"/>
      <w:kern w:val="2"/>
      <w:lang w:eastAsia="zh-CN"/>
    </w:rPr>
  </w:style>
  <w:style w:type="paragraph" w:customStyle="1" w:styleId="81">
    <w:name w:val="表 (赤)  81"/>
    <w:basedOn w:val="Normal"/>
    <w:uiPriority w:val="34"/>
    <w:qFormat/>
    <w:rsid w:val="00F715D0"/>
    <w:pPr>
      <w:ind w:leftChars="400" w:left="840"/>
    </w:pPr>
    <w:rPr>
      <w:rFonts w:ascii="MS PGothic" w:eastAsia="MS PGothic" w:hAnsi="MS PGothic" w:cs="MS PGothic"/>
      <w:sz w:val="24"/>
      <w:lang w:val="en-US" w:eastAsia="ja-JP"/>
    </w:rPr>
  </w:style>
  <w:style w:type="paragraph" w:customStyle="1" w:styleId="710">
    <w:name w:val="表 (赤)  71"/>
    <w:hidden/>
    <w:uiPriority w:val="99"/>
    <w:semiHidden/>
    <w:rsid w:val="00F715D0"/>
    <w:rPr>
      <w:rFonts w:eastAsia="MS Gothic"/>
      <w:sz w:val="24"/>
      <w:lang w:eastAsia="ja-JP"/>
    </w:rPr>
  </w:style>
  <w:style w:type="character" w:customStyle="1" w:styleId="Doc-titleChar">
    <w:name w:val="Doc-title Char"/>
    <w:link w:val="Doc-title"/>
    <w:rsid w:val="00F715D0"/>
    <w:rPr>
      <w:rFonts w:ascii="Arial" w:eastAsia="SimSun" w:hAnsi="Arial" w:cs="Arial"/>
      <w:lang w:val="en-US" w:eastAsia="zh-CN"/>
    </w:rPr>
  </w:style>
  <w:style w:type="paragraph" w:customStyle="1" w:styleId="msonormal0">
    <w:name w:val="msonormal"/>
    <w:basedOn w:val="Normal"/>
    <w:rsid w:val="00F715D0"/>
    <w:pPr>
      <w:spacing w:before="100" w:beforeAutospacing="1" w:after="100" w:afterAutospacing="1"/>
    </w:pPr>
    <w:rPr>
      <w:rFonts w:ascii="SimSun" w:eastAsia="SimSun" w:hAnsi="SimSun" w:cs="SimSun"/>
      <w:sz w:val="24"/>
      <w:lang w:val="en-US" w:eastAsia="zh-CN"/>
    </w:rPr>
  </w:style>
  <w:style w:type="paragraph" w:customStyle="1" w:styleId="font5">
    <w:name w:val="font5"/>
    <w:basedOn w:val="Normal"/>
    <w:rsid w:val="00F715D0"/>
    <w:pPr>
      <w:spacing w:before="100" w:beforeAutospacing="1" w:after="100" w:afterAutospacing="1"/>
    </w:pPr>
    <w:rPr>
      <w:rFonts w:ascii="DengXian" w:eastAsia="DengXian" w:hAnsi="DengXian" w:cs="SimSun"/>
      <w:sz w:val="18"/>
      <w:szCs w:val="18"/>
      <w:lang w:val="en-US" w:eastAsia="zh-CN"/>
    </w:rPr>
  </w:style>
  <w:style w:type="paragraph" w:customStyle="1" w:styleId="xl65">
    <w:name w:val="xl65"/>
    <w:basedOn w:val="Normal"/>
    <w:rsid w:val="00F715D0"/>
    <w:pPr>
      <w:spacing w:before="100" w:beforeAutospacing="1" w:after="100" w:afterAutospacing="1"/>
      <w:jc w:val="center"/>
    </w:pPr>
    <w:rPr>
      <w:rFonts w:ascii="SimSun" w:eastAsia="SimSun" w:hAnsi="SimSun" w:cs="SimSun"/>
      <w:sz w:val="16"/>
      <w:szCs w:val="16"/>
      <w:lang w:val="en-US" w:eastAsia="zh-CN"/>
    </w:rPr>
  </w:style>
  <w:style w:type="paragraph" w:customStyle="1" w:styleId="xl66">
    <w:name w:val="xl66"/>
    <w:basedOn w:val="Normal"/>
    <w:rsid w:val="00F715D0"/>
    <w:pPr>
      <w:pBdr>
        <w:top w:val="single" w:sz="8" w:space="0" w:color="auto"/>
        <w:left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67">
    <w:name w:val="xl67"/>
    <w:basedOn w:val="Normal"/>
    <w:rsid w:val="00F715D0"/>
    <w:pPr>
      <w:pBdr>
        <w:top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68">
    <w:name w:val="xl68"/>
    <w:basedOn w:val="Normal"/>
    <w:rsid w:val="00F715D0"/>
    <w:pPr>
      <w:spacing w:before="100" w:beforeAutospacing="1" w:after="100" w:afterAutospacing="1"/>
      <w:jc w:val="center"/>
    </w:pPr>
    <w:rPr>
      <w:rFonts w:ascii="SimSun" w:eastAsia="SimSun" w:hAnsi="SimSun" w:cs="SimSun"/>
      <w:sz w:val="15"/>
      <w:szCs w:val="15"/>
      <w:lang w:val="en-US" w:eastAsia="zh-CN"/>
    </w:rPr>
  </w:style>
  <w:style w:type="paragraph" w:customStyle="1" w:styleId="xl69">
    <w:name w:val="xl69"/>
    <w:basedOn w:val="Normal"/>
    <w:rsid w:val="00F715D0"/>
    <w:pPr>
      <w:pBdr>
        <w:top w:val="single" w:sz="8"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0">
    <w:name w:val="xl70"/>
    <w:basedOn w:val="Normal"/>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1">
    <w:name w:val="xl71"/>
    <w:basedOn w:val="Normal"/>
    <w:rsid w:val="00F715D0"/>
    <w:pPr>
      <w:pBdr>
        <w:top w:val="single" w:sz="4"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2">
    <w:name w:val="xl72"/>
    <w:basedOn w:val="Normal"/>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73">
    <w:name w:val="xl73"/>
    <w:basedOn w:val="Normal"/>
    <w:rsid w:val="00F715D0"/>
    <w:pPr>
      <w:pBdr>
        <w:top w:val="single" w:sz="8"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4">
    <w:name w:val="xl74"/>
    <w:basedOn w:val="Normal"/>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5">
    <w:name w:val="xl75"/>
    <w:basedOn w:val="Normal"/>
    <w:rsid w:val="00F715D0"/>
    <w:pPr>
      <w:pBdr>
        <w:top w:val="single" w:sz="4" w:space="0" w:color="auto"/>
        <w:left w:val="single" w:sz="4" w:space="0" w:color="auto"/>
        <w:bottom w:val="single" w:sz="4"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6">
    <w:name w:val="xl76"/>
    <w:basedOn w:val="Normal"/>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77">
    <w:name w:val="xl77"/>
    <w:basedOn w:val="Normal"/>
    <w:rsid w:val="00F715D0"/>
    <w:pPr>
      <w:pBdr>
        <w:top w:val="single" w:sz="8" w:space="0" w:color="auto"/>
        <w:left w:val="single" w:sz="4" w:space="0" w:color="auto"/>
        <w:bottom w:val="single" w:sz="4"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8">
    <w:name w:val="xl78"/>
    <w:basedOn w:val="Normal"/>
    <w:rsid w:val="00F715D0"/>
    <w:pPr>
      <w:pBdr>
        <w:top w:val="single" w:sz="8" w:space="0" w:color="auto"/>
        <w:bottom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79">
    <w:name w:val="xl79"/>
    <w:basedOn w:val="Normal"/>
    <w:rsid w:val="00F715D0"/>
    <w:pPr>
      <w:pBdr>
        <w:top w:val="single" w:sz="4"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0">
    <w:name w:val="xl80"/>
    <w:basedOn w:val="Normal"/>
    <w:rsid w:val="00F715D0"/>
    <w:pPr>
      <w:pBdr>
        <w:top w:val="single" w:sz="4" w:space="0" w:color="auto"/>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1">
    <w:name w:val="xl81"/>
    <w:basedOn w:val="Normal"/>
    <w:rsid w:val="00F715D0"/>
    <w:pPr>
      <w:pBdr>
        <w:top w:val="single" w:sz="4" w:space="0" w:color="auto"/>
        <w:left w:val="single" w:sz="4" w:space="0" w:color="auto"/>
        <w:bottom w:val="single" w:sz="8"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2">
    <w:name w:val="xl82"/>
    <w:basedOn w:val="Normal"/>
    <w:rsid w:val="00F715D0"/>
    <w:pPr>
      <w:pBdr>
        <w:top w:val="single" w:sz="4" w:space="0" w:color="auto"/>
        <w:left w:val="single" w:sz="4" w:space="0" w:color="auto"/>
        <w:bottom w:val="single" w:sz="8"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3">
    <w:name w:val="xl83"/>
    <w:basedOn w:val="Normal"/>
    <w:rsid w:val="00F715D0"/>
    <w:pPr>
      <w:pBdr>
        <w:top w:val="single" w:sz="4" w:space="0" w:color="auto"/>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4">
    <w:name w:val="xl84"/>
    <w:basedOn w:val="Normal"/>
    <w:rsid w:val="00F715D0"/>
    <w:pPr>
      <w:pBdr>
        <w:top w:val="single" w:sz="4" w:space="0" w:color="auto"/>
        <w:left w:val="single" w:sz="4" w:space="0" w:color="auto"/>
        <w:bottom w:val="single" w:sz="8" w:space="0" w:color="auto"/>
        <w:right w:val="single" w:sz="8"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5">
    <w:name w:val="xl85"/>
    <w:basedOn w:val="Normal"/>
    <w:rsid w:val="00F715D0"/>
    <w:pPr>
      <w:pBdr>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6">
    <w:name w:val="xl86"/>
    <w:basedOn w:val="Normal"/>
    <w:rsid w:val="00F715D0"/>
    <w:pPr>
      <w:pBdr>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7">
    <w:name w:val="xl87"/>
    <w:basedOn w:val="Normal"/>
    <w:rsid w:val="00F715D0"/>
    <w:pPr>
      <w:pBdr>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8">
    <w:name w:val="xl88"/>
    <w:basedOn w:val="Normal"/>
    <w:rsid w:val="00F715D0"/>
    <w:pPr>
      <w:pBdr>
        <w:top w:val="single" w:sz="8" w:space="0" w:color="auto"/>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9">
    <w:name w:val="xl89"/>
    <w:basedOn w:val="Normal"/>
    <w:rsid w:val="00F715D0"/>
    <w:pPr>
      <w:pBdr>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90">
    <w:name w:val="xl90"/>
    <w:basedOn w:val="Normal"/>
    <w:rsid w:val="00F715D0"/>
    <w:pPr>
      <w:pBdr>
        <w:left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1">
    <w:name w:val="xl91"/>
    <w:basedOn w:val="Normal"/>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92">
    <w:name w:val="xl92"/>
    <w:basedOn w:val="Normal"/>
    <w:rsid w:val="00F715D0"/>
    <w:pPr>
      <w:pBdr>
        <w:top w:val="single" w:sz="8" w:space="0" w:color="auto"/>
        <w:left w:val="single" w:sz="4" w:space="0" w:color="auto"/>
        <w:right w:val="single" w:sz="4" w:space="0" w:color="auto"/>
      </w:pBdr>
      <w:shd w:val="clear" w:color="000000" w:fill="8EA9DB"/>
      <w:spacing w:before="100" w:beforeAutospacing="1" w:after="100" w:afterAutospacing="1"/>
    </w:pPr>
    <w:rPr>
      <w:rFonts w:ascii="SimSun" w:eastAsia="SimSun" w:hAnsi="SimSun" w:cs="SimSun"/>
      <w:sz w:val="16"/>
      <w:szCs w:val="16"/>
      <w:lang w:val="en-US" w:eastAsia="zh-CN"/>
    </w:rPr>
  </w:style>
  <w:style w:type="paragraph" w:customStyle="1" w:styleId="xl93">
    <w:name w:val="xl93"/>
    <w:basedOn w:val="Normal"/>
    <w:rsid w:val="00F715D0"/>
    <w:pPr>
      <w:pBdr>
        <w:top w:val="single" w:sz="4" w:space="0" w:color="auto"/>
        <w:left w:val="single" w:sz="4" w:space="0" w:color="auto"/>
        <w:bottom w:val="single" w:sz="8" w:space="0" w:color="auto"/>
        <w:right w:val="single" w:sz="4" w:space="0" w:color="auto"/>
      </w:pBdr>
      <w:shd w:val="clear" w:color="000000" w:fill="8EA9DB"/>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94">
    <w:name w:val="xl94"/>
    <w:basedOn w:val="Normal"/>
    <w:rsid w:val="00F715D0"/>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5">
    <w:name w:val="xl95"/>
    <w:basedOn w:val="Normal"/>
    <w:rsid w:val="00F715D0"/>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6">
    <w:name w:val="xl96"/>
    <w:basedOn w:val="Normal"/>
    <w:rsid w:val="00F715D0"/>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7">
    <w:name w:val="xl97"/>
    <w:basedOn w:val="Normal"/>
    <w:rsid w:val="00F715D0"/>
    <w:pPr>
      <w:pBdr>
        <w:top w:val="single" w:sz="8"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8">
    <w:name w:val="xl98"/>
    <w:basedOn w:val="Normal"/>
    <w:rsid w:val="00F715D0"/>
    <w:pPr>
      <w:pBdr>
        <w:top w:val="single" w:sz="4" w:space="0" w:color="auto"/>
        <w:left w:val="single" w:sz="4" w:space="0" w:color="auto"/>
        <w:bottom w:val="single" w:sz="8"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9">
    <w:name w:val="xl99"/>
    <w:basedOn w:val="Normal"/>
    <w:rsid w:val="00F715D0"/>
    <w:pPr>
      <w:pBdr>
        <w:top w:val="single" w:sz="8"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0">
    <w:name w:val="xl100"/>
    <w:basedOn w:val="Normal"/>
    <w:rsid w:val="00F715D0"/>
    <w:pPr>
      <w:pBdr>
        <w:top w:val="single" w:sz="8" w:space="0" w:color="auto"/>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1">
    <w:name w:val="xl101"/>
    <w:basedOn w:val="Normal"/>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pPr>
    <w:rPr>
      <w:rFonts w:ascii="SimSun" w:eastAsia="SimSun" w:hAnsi="SimSun" w:cs="SimSun"/>
      <w:sz w:val="16"/>
      <w:szCs w:val="16"/>
      <w:lang w:val="en-US" w:eastAsia="zh-CN"/>
    </w:rPr>
  </w:style>
  <w:style w:type="paragraph" w:customStyle="1" w:styleId="xl102">
    <w:name w:val="xl102"/>
    <w:basedOn w:val="Normal"/>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3">
    <w:name w:val="xl103"/>
    <w:basedOn w:val="Normal"/>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4">
    <w:name w:val="xl104"/>
    <w:basedOn w:val="Normal"/>
    <w:rsid w:val="00F715D0"/>
    <w:pPr>
      <w:pBdr>
        <w:top w:val="single" w:sz="8" w:space="0" w:color="auto"/>
        <w:left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05">
    <w:name w:val="xl105"/>
    <w:basedOn w:val="Normal"/>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06">
    <w:name w:val="xl106"/>
    <w:basedOn w:val="Normal"/>
    <w:rsid w:val="00F715D0"/>
    <w:pPr>
      <w:pBdr>
        <w:top w:val="single" w:sz="8" w:space="0" w:color="auto"/>
        <w:left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7">
    <w:name w:val="xl107"/>
    <w:basedOn w:val="Normal"/>
    <w:rsid w:val="00F715D0"/>
    <w:pPr>
      <w:pBdr>
        <w:left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8">
    <w:name w:val="xl108"/>
    <w:basedOn w:val="Normal"/>
    <w:rsid w:val="00F715D0"/>
    <w:pPr>
      <w:pBdr>
        <w:top w:val="single" w:sz="8" w:space="0" w:color="auto"/>
        <w:left w:val="single" w:sz="8" w:space="0" w:color="auto"/>
        <w:bottom w:val="single" w:sz="8" w:space="0" w:color="auto"/>
        <w:right w:val="double" w:sz="6"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109">
    <w:name w:val="xl109"/>
    <w:basedOn w:val="Normal"/>
    <w:rsid w:val="00F715D0"/>
    <w:pPr>
      <w:pBdr>
        <w:top w:val="single" w:sz="4"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0">
    <w:name w:val="xl110"/>
    <w:basedOn w:val="Normal"/>
    <w:rsid w:val="00F715D0"/>
    <w:pPr>
      <w:pBdr>
        <w:top w:val="single" w:sz="4" w:space="0" w:color="auto"/>
        <w:bottom w:val="single" w:sz="8"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1">
    <w:name w:val="xl111"/>
    <w:basedOn w:val="Normal"/>
    <w:rsid w:val="00F715D0"/>
    <w:pPr>
      <w:pBdr>
        <w:top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2">
    <w:name w:val="xl112"/>
    <w:basedOn w:val="Normal"/>
    <w:rsid w:val="00F715D0"/>
    <w:pPr>
      <w:pBdr>
        <w:top w:val="single" w:sz="8" w:space="0" w:color="auto"/>
        <w:left w:val="single" w:sz="4" w:space="0" w:color="auto"/>
        <w:bottom w:val="single" w:sz="4"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3">
    <w:name w:val="xl113"/>
    <w:basedOn w:val="Normal"/>
    <w:rsid w:val="00F715D0"/>
    <w:pPr>
      <w:pBdr>
        <w:top w:val="single" w:sz="4" w:space="0" w:color="auto"/>
        <w:left w:val="single" w:sz="4" w:space="0" w:color="auto"/>
        <w:bottom w:val="single" w:sz="4"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4">
    <w:name w:val="xl114"/>
    <w:basedOn w:val="Normal"/>
    <w:rsid w:val="00F715D0"/>
    <w:pPr>
      <w:pBdr>
        <w:top w:val="single" w:sz="4" w:space="0" w:color="auto"/>
        <w:left w:val="single" w:sz="4" w:space="0" w:color="auto"/>
        <w:bottom w:val="single" w:sz="8"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5">
    <w:name w:val="xl115"/>
    <w:basedOn w:val="Normal"/>
    <w:rsid w:val="00F715D0"/>
    <w:pPr>
      <w:pBdr>
        <w:top w:val="single" w:sz="8" w:space="0" w:color="auto"/>
        <w:left w:val="single" w:sz="4" w:space="0" w:color="auto"/>
        <w:bottom w:val="single" w:sz="4"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16">
    <w:name w:val="xl116"/>
    <w:basedOn w:val="Normal"/>
    <w:rsid w:val="00F715D0"/>
    <w:pPr>
      <w:pBdr>
        <w:top w:val="single" w:sz="4" w:space="0" w:color="auto"/>
        <w:left w:val="single" w:sz="4" w:space="0" w:color="auto"/>
        <w:bottom w:val="single" w:sz="4"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17">
    <w:name w:val="xl117"/>
    <w:basedOn w:val="Normal"/>
    <w:rsid w:val="00F715D0"/>
    <w:pPr>
      <w:pBdr>
        <w:top w:val="single" w:sz="4" w:space="0" w:color="auto"/>
        <w:left w:val="single" w:sz="4" w:space="0" w:color="auto"/>
        <w:bottom w:val="single" w:sz="8"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character" w:customStyle="1" w:styleId="MTEquationSection">
    <w:name w:val="MTEquationSection"/>
    <w:rsid w:val="00F715D0"/>
    <w:rPr>
      <w:rFonts w:ascii="Arial" w:hAnsi="Arial"/>
      <w:vanish w:val="0"/>
      <w:color w:val="FF0000"/>
      <w:sz w:val="24"/>
    </w:rPr>
  </w:style>
  <w:style w:type="paragraph" w:customStyle="1" w:styleId="Bulletedo1">
    <w:name w:val="Bulleted o 1"/>
    <w:basedOn w:val="Normal"/>
    <w:uiPriority w:val="99"/>
    <w:qFormat/>
    <w:rsid w:val="00F715D0"/>
    <w:pPr>
      <w:numPr>
        <w:numId w:val="45"/>
      </w:numPr>
      <w:overflowPunct w:val="0"/>
      <w:autoSpaceDE w:val="0"/>
      <w:autoSpaceDN w:val="0"/>
      <w:adjustRightInd w:val="0"/>
      <w:spacing w:after="180"/>
      <w:textAlignment w:val="baseline"/>
    </w:pPr>
    <w:rPr>
      <w:rFonts w:ascii="Times New Roman" w:eastAsia="SimSun" w:hAnsi="Times New Roman"/>
      <w:szCs w:val="20"/>
      <w:lang w:val="en-US"/>
    </w:rPr>
  </w:style>
  <w:style w:type="paragraph" w:customStyle="1" w:styleId="Equation">
    <w:name w:val="Equation"/>
    <w:basedOn w:val="Normal"/>
    <w:next w:val="Normal"/>
    <w:rsid w:val="00F715D0"/>
    <w:pPr>
      <w:tabs>
        <w:tab w:val="right" w:pos="10206"/>
      </w:tabs>
      <w:overflowPunct w:val="0"/>
      <w:autoSpaceDE w:val="0"/>
      <w:autoSpaceDN w:val="0"/>
      <w:adjustRightInd w:val="0"/>
      <w:spacing w:after="220"/>
      <w:ind w:left="1298"/>
      <w:textAlignment w:val="baseline"/>
    </w:pPr>
    <w:rPr>
      <w:rFonts w:ascii="Arial" w:eastAsia="SimSun" w:hAnsi="Arial"/>
      <w:sz w:val="22"/>
      <w:szCs w:val="20"/>
      <w:lang w:val="en-US" w:eastAsia="zh-CN"/>
    </w:rPr>
  </w:style>
  <w:style w:type="paragraph" w:customStyle="1" w:styleId="11BodyText">
    <w:name w:val="11 BodyText"/>
    <w:basedOn w:val="Normal"/>
    <w:rsid w:val="00F715D0"/>
    <w:pPr>
      <w:overflowPunct w:val="0"/>
      <w:autoSpaceDE w:val="0"/>
      <w:autoSpaceDN w:val="0"/>
      <w:adjustRightInd w:val="0"/>
      <w:spacing w:after="220"/>
      <w:ind w:left="1298"/>
      <w:textAlignment w:val="baseline"/>
    </w:pPr>
    <w:rPr>
      <w:rFonts w:ascii="Arial" w:eastAsia="SimSun" w:hAnsi="Arial"/>
      <w:sz w:val="22"/>
      <w:szCs w:val="20"/>
      <w:lang w:val="en-US"/>
    </w:rPr>
  </w:style>
  <w:style w:type="paragraph" w:customStyle="1" w:styleId="bodyCharCharChar">
    <w:name w:val="body Char Char Char"/>
    <w:basedOn w:val="Normal"/>
    <w:rsid w:val="00F715D0"/>
    <w:pPr>
      <w:tabs>
        <w:tab w:val="left" w:pos="2160"/>
      </w:tabs>
      <w:overflowPunct w:val="0"/>
      <w:autoSpaceDE w:val="0"/>
      <w:autoSpaceDN w:val="0"/>
      <w:adjustRightInd w:val="0"/>
      <w:spacing w:before="120" w:after="120" w:line="280" w:lineRule="atLeast"/>
      <w:jc w:val="both"/>
      <w:textAlignment w:val="baseline"/>
    </w:pPr>
    <w:rPr>
      <w:rFonts w:ascii="New York" w:eastAsia="SimSun" w:hAnsi="New York"/>
      <w:sz w:val="24"/>
      <w:szCs w:val="20"/>
      <w:lang w:val="en-US"/>
    </w:rPr>
  </w:style>
  <w:style w:type="paragraph" w:customStyle="1" w:styleId="body">
    <w:name w:val="body"/>
    <w:basedOn w:val="Normal"/>
    <w:rsid w:val="00F715D0"/>
    <w:pPr>
      <w:tabs>
        <w:tab w:val="left" w:pos="2160"/>
      </w:tabs>
      <w:overflowPunct w:val="0"/>
      <w:autoSpaceDE w:val="0"/>
      <w:autoSpaceDN w:val="0"/>
      <w:adjustRightInd w:val="0"/>
      <w:spacing w:before="120" w:after="120" w:line="280" w:lineRule="atLeast"/>
      <w:jc w:val="both"/>
      <w:textAlignment w:val="baseline"/>
    </w:pPr>
    <w:rPr>
      <w:rFonts w:ascii="New York" w:eastAsia="SimSun" w:hAnsi="New York"/>
      <w:sz w:val="24"/>
      <w:szCs w:val="20"/>
      <w:lang w:val="en-US"/>
    </w:rPr>
  </w:style>
  <w:style w:type="character" w:customStyle="1" w:styleId="CharChar3">
    <w:name w:val="Char Char3"/>
    <w:rsid w:val="00F715D0"/>
    <w:rPr>
      <w:rFonts w:ascii="Arial" w:hAnsi="Arial"/>
      <w:sz w:val="36"/>
      <w:lang w:val="en-GB" w:eastAsia="en-US" w:bidi="ar-SA"/>
    </w:rPr>
  </w:style>
  <w:style w:type="character" w:customStyle="1" w:styleId="CharChar2">
    <w:name w:val="Char Char2"/>
    <w:rsid w:val="00F715D0"/>
    <w:rPr>
      <w:rFonts w:ascii="Arial" w:hAnsi="Arial"/>
      <w:sz w:val="32"/>
      <w:lang w:val="en-GB" w:eastAsia="en-US" w:bidi="ar-SA"/>
    </w:rPr>
  </w:style>
  <w:style w:type="character" w:customStyle="1" w:styleId="CharChar1">
    <w:name w:val="Char Char1"/>
    <w:rsid w:val="00F715D0"/>
    <w:rPr>
      <w:rFonts w:ascii="Arial" w:hAnsi="Arial"/>
      <w:sz w:val="28"/>
      <w:lang w:val="en-GB" w:eastAsia="en-US" w:bidi="ar-SA"/>
    </w:rPr>
  </w:style>
  <w:style w:type="character" w:customStyle="1" w:styleId="CharChar">
    <w:name w:val="Char Char"/>
    <w:rsid w:val="00F715D0"/>
    <w:rPr>
      <w:rFonts w:ascii="Arial" w:hAnsi="Arial"/>
      <w:sz w:val="22"/>
      <w:lang w:val="en-GB" w:eastAsia="en-US" w:bidi="ar-SA"/>
    </w:rPr>
  </w:style>
  <w:style w:type="table" w:styleId="DarkList-Accent6">
    <w:name w:val="Dark List Accent 6"/>
    <w:basedOn w:val="TableNormal"/>
    <w:uiPriority w:val="70"/>
    <w:rsid w:val="00F715D0"/>
    <w:rPr>
      <w:rFonts w:ascii="CG Times (WN)" w:eastAsia="SimSun" w:hAnsi="CG Times (WN)"/>
      <w:color w:val="FFFFFF"/>
      <w:lang w:eastAsia="ko-KR"/>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customStyle="1" w:styleId="ac">
    <w:name w:val="テキスト"/>
    <w:basedOn w:val="Normal"/>
    <w:link w:val="ad"/>
    <w:qFormat/>
    <w:rsid w:val="00F715D0"/>
    <w:pPr>
      <w:widowControl w:val="0"/>
      <w:spacing w:afterLines="50" w:after="200" w:line="320" w:lineRule="exact"/>
      <w:ind w:firstLineChars="100" w:firstLine="210"/>
      <w:jc w:val="both"/>
    </w:pPr>
    <w:rPr>
      <w:rFonts w:ascii="Century" w:eastAsia="MS Mincho" w:hAnsi="Century"/>
      <w:kern w:val="2"/>
      <w:sz w:val="21"/>
      <w:szCs w:val="22"/>
      <w:lang w:eastAsia="ja-JP"/>
    </w:rPr>
  </w:style>
  <w:style w:type="character" w:customStyle="1" w:styleId="ad">
    <w:name w:val="テキスト (文字)"/>
    <w:link w:val="ac"/>
    <w:rsid w:val="00F715D0"/>
    <w:rPr>
      <w:rFonts w:ascii="Century" w:eastAsia="MS Mincho" w:hAnsi="Century"/>
      <w:kern w:val="2"/>
      <w:sz w:val="21"/>
      <w:szCs w:val="22"/>
      <w:lang w:eastAsia="ja-JP"/>
    </w:rPr>
  </w:style>
  <w:style w:type="character" w:customStyle="1" w:styleId="TFZchn">
    <w:name w:val="TF Zchn"/>
    <w:link w:val="TF"/>
    <w:locked/>
    <w:rsid w:val="00F715D0"/>
    <w:rPr>
      <w:rFonts w:ascii="Arial" w:eastAsia="MS Mincho" w:hAnsi="Arial"/>
      <w:b/>
      <w:lang w:eastAsia="ja-JP"/>
    </w:rPr>
  </w:style>
  <w:style w:type="paragraph" w:styleId="TOCHeading">
    <w:name w:val="TOC Heading"/>
    <w:basedOn w:val="Heading1"/>
    <w:next w:val="Normal"/>
    <w:uiPriority w:val="39"/>
    <w:unhideWhenUsed/>
    <w:qFormat/>
    <w:rsid w:val="00F715D0"/>
    <w:pPr>
      <w:keepLines/>
      <w:numPr>
        <w:numId w:val="0"/>
      </w:numPr>
      <w:spacing w:after="0" w:line="259" w:lineRule="auto"/>
      <w:outlineLvl w:val="9"/>
    </w:pPr>
    <w:rPr>
      <w:rFonts w:ascii="Calibri Light" w:eastAsia="Times New Roman" w:hAnsi="Calibri Light" w:cs="Times New Roman"/>
      <w:b w:val="0"/>
      <w:bCs w:val="0"/>
      <w:color w:val="2F5496"/>
      <w:kern w:val="0"/>
      <w:lang w:val="en-US"/>
    </w:rPr>
  </w:style>
  <w:style w:type="paragraph" w:customStyle="1" w:styleId="bullet10">
    <w:name w:val="bullet1"/>
    <w:basedOn w:val="text0"/>
    <w:link w:val="bullet1Char"/>
    <w:qFormat/>
    <w:rsid w:val="00F715D0"/>
    <w:pPr>
      <w:widowControl/>
      <w:overflowPunct/>
      <w:autoSpaceDE/>
      <w:autoSpaceDN/>
      <w:adjustRightInd/>
      <w:spacing w:after="0"/>
      <w:ind w:left="720" w:hanging="360"/>
      <w:jc w:val="left"/>
      <w:textAlignment w:val="auto"/>
    </w:pPr>
    <w:rPr>
      <w:rFonts w:ascii="Calibri" w:eastAsia="SimSun" w:hAnsi="Calibri"/>
      <w:kern w:val="2"/>
      <w:szCs w:val="24"/>
      <w:lang w:val="en-GB" w:eastAsia="zh-CN"/>
    </w:rPr>
  </w:style>
  <w:style w:type="character" w:customStyle="1" w:styleId="textChar0">
    <w:name w:val="text Char"/>
    <w:link w:val="text0"/>
    <w:rsid w:val="00F715D0"/>
    <w:rPr>
      <w:rFonts w:eastAsia="Times New Roman"/>
      <w:sz w:val="24"/>
      <w:lang w:val="en-AU"/>
    </w:rPr>
  </w:style>
  <w:style w:type="character" w:customStyle="1" w:styleId="bullet1Char">
    <w:name w:val="bullet1 Char"/>
    <w:link w:val="bullet10"/>
    <w:rsid w:val="00F715D0"/>
    <w:rPr>
      <w:rFonts w:ascii="Calibri" w:eastAsia="SimSun" w:hAnsi="Calibri"/>
      <w:kern w:val="2"/>
      <w:sz w:val="24"/>
      <w:szCs w:val="24"/>
      <w:lang w:eastAsia="zh-CN"/>
    </w:rPr>
  </w:style>
  <w:style w:type="paragraph" w:customStyle="1" w:styleId="tdoc">
    <w:name w:val="tdoc"/>
    <w:basedOn w:val="Normal"/>
    <w:link w:val="tdocChar"/>
    <w:qFormat/>
    <w:rsid w:val="00F715D0"/>
    <w:pPr>
      <w:ind w:left="1440" w:hanging="1440"/>
    </w:pPr>
  </w:style>
  <w:style w:type="character" w:customStyle="1" w:styleId="tdocChar">
    <w:name w:val="tdoc Char"/>
    <w:link w:val="tdoc"/>
    <w:rsid w:val="00F715D0"/>
    <w:rPr>
      <w:rFonts w:ascii="Times" w:hAnsi="Times"/>
      <w:szCs w:val="24"/>
      <w:lang w:eastAsia="en-US"/>
    </w:rPr>
  </w:style>
  <w:style w:type="character" w:customStyle="1" w:styleId="bullet3Char">
    <w:name w:val="bullet3 Char"/>
    <w:link w:val="bullet3"/>
    <w:rsid w:val="00F715D0"/>
    <w:rPr>
      <w:rFonts w:ascii="Times" w:hAnsi="Times"/>
      <w:szCs w:val="24"/>
      <w:lang w:eastAsia="en-US"/>
    </w:rPr>
  </w:style>
  <w:style w:type="paragraph" w:customStyle="1" w:styleId="gmail-msolistparagraph">
    <w:name w:val="gmail-msolistparagraph"/>
    <w:basedOn w:val="Normal"/>
    <w:uiPriority w:val="99"/>
    <w:semiHidden/>
    <w:rsid w:val="00F715D0"/>
    <w:pPr>
      <w:spacing w:before="75" w:after="75"/>
    </w:pPr>
    <w:rPr>
      <w:rFonts w:ascii="Malgun Gothic" w:eastAsia="Malgun Gothic" w:hAnsi="Malgun Gothic" w:cs="Calibri"/>
      <w:szCs w:val="20"/>
      <w:lang w:val="sv-SE" w:eastAsia="sv-SE"/>
    </w:rPr>
  </w:style>
  <w:style w:type="paragraph" w:customStyle="1" w:styleId="gmail-b2">
    <w:name w:val="gmail-b2"/>
    <w:basedOn w:val="Normal"/>
    <w:uiPriority w:val="99"/>
    <w:semiHidden/>
    <w:rsid w:val="00F715D0"/>
    <w:pPr>
      <w:spacing w:before="75" w:after="75"/>
    </w:pPr>
    <w:rPr>
      <w:rFonts w:ascii="Malgun Gothic" w:eastAsia="Malgun Gothic" w:hAnsi="Malgun Gothic" w:cs="Calibri"/>
      <w:szCs w:val="20"/>
      <w:lang w:val="sv-SE" w:eastAsia="sv-SE"/>
    </w:rPr>
  </w:style>
  <w:style w:type="character" w:customStyle="1" w:styleId="onecomwebmail-spelle">
    <w:name w:val="onecomwebmail-spelle"/>
    <w:rsid w:val="00F715D0"/>
  </w:style>
  <w:style w:type="paragraph" w:customStyle="1" w:styleId="onecomwebmail-msolistparagraph">
    <w:name w:val="onecomwebmail-msolistparagraph"/>
    <w:basedOn w:val="Normal"/>
    <w:rsid w:val="00F715D0"/>
    <w:pPr>
      <w:spacing w:before="100" w:beforeAutospacing="1" w:after="100" w:afterAutospacing="1"/>
    </w:pPr>
    <w:rPr>
      <w:rFonts w:ascii="Times New Roman" w:eastAsia="Times New Roman" w:hAnsi="Times New Roman"/>
      <w:sz w:val="24"/>
      <w:lang w:val="sv-SE" w:eastAsia="sv-SE"/>
    </w:rPr>
  </w:style>
  <w:style w:type="paragraph" w:customStyle="1" w:styleId="onecomwebmail-tah">
    <w:name w:val="onecomwebmail-tah"/>
    <w:basedOn w:val="Normal"/>
    <w:rsid w:val="00F715D0"/>
    <w:pPr>
      <w:spacing w:before="100" w:beforeAutospacing="1" w:after="100" w:afterAutospacing="1"/>
    </w:pPr>
    <w:rPr>
      <w:rFonts w:ascii="Times New Roman" w:eastAsia="Times New Roman" w:hAnsi="Times New Roman"/>
      <w:sz w:val="24"/>
      <w:lang w:val="sv-SE" w:eastAsia="sv-SE"/>
    </w:rPr>
  </w:style>
  <w:style w:type="paragraph" w:customStyle="1" w:styleId="onecomwebmail-tac">
    <w:name w:val="onecomwebmail-tac"/>
    <w:basedOn w:val="Normal"/>
    <w:rsid w:val="00F715D0"/>
    <w:pPr>
      <w:spacing w:before="100" w:beforeAutospacing="1" w:after="100" w:afterAutospacing="1"/>
    </w:pPr>
    <w:rPr>
      <w:rFonts w:ascii="Times New Roman" w:eastAsia="Times New Roman" w:hAnsi="Times New Roman"/>
      <w:sz w:val="24"/>
      <w:lang w:val="sv-SE" w:eastAsia="sv-SE"/>
    </w:rPr>
  </w:style>
  <w:style w:type="character" w:customStyle="1" w:styleId="onecomwebmail-font">
    <w:name w:val="onecomwebmail-font"/>
    <w:rsid w:val="00F715D0"/>
  </w:style>
  <w:style w:type="character" w:customStyle="1" w:styleId="onecomwebmail-size">
    <w:name w:val="onecomwebmail-size"/>
    <w:rsid w:val="00F715D0"/>
  </w:style>
  <w:style w:type="numbering" w:customStyle="1" w:styleId="NoList2">
    <w:name w:val="No List2"/>
    <w:next w:val="NoList"/>
    <w:uiPriority w:val="99"/>
    <w:semiHidden/>
    <w:rsid w:val="006B4D00"/>
  </w:style>
  <w:style w:type="paragraph" w:customStyle="1" w:styleId="CharChar1CharCharCharCharCharCharCharCharCharCharCharCharCharCharChar4">
    <w:name w:val="Char Char1 Char Char Char Char Char Char Char Char Char Char Char Char Char Char Char4"/>
    <w:semiHidden/>
    <w:rsid w:val="006B4D0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2">
    <w:name w:val="Style Bulleted2"/>
    <w:rsid w:val="006B4D00"/>
  </w:style>
  <w:style w:type="character" w:customStyle="1" w:styleId="ae">
    <w:name w:val="未解決のメンション"/>
    <w:uiPriority w:val="99"/>
    <w:semiHidden/>
    <w:unhideWhenUsed/>
    <w:rsid w:val="006B4D00"/>
    <w:rPr>
      <w:color w:val="808080"/>
      <w:shd w:val="clear" w:color="auto" w:fill="E6E6E6"/>
    </w:rPr>
  </w:style>
  <w:style w:type="character" w:customStyle="1" w:styleId="51">
    <w:name w:val="(文字) (文字)51"/>
    <w:semiHidden/>
    <w:rsid w:val="006B4D00"/>
    <w:rPr>
      <w:rFonts w:ascii="Times New Roman" w:hAnsi="Times New Roman"/>
      <w:lang w:eastAsia="en-US"/>
    </w:rPr>
  </w:style>
  <w:style w:type="numbering" w:customStyle="1" w:styleId="StyleBulletedSymbolsymbolLeft025Hanging02">
    <w:name w:val="Style Bulleted Symbol (symbol) Left:  0.25&quot; Hanging:  0.2"/>
    <w:basedOn w:val="NoList"/>
    <w:rsid w:val="006B4D00"/>
  </w:style>
  <w:style w:type="table" w:customStyle="1" w:styleId="TableGrid1">
    <w:name w:val="Table Grid1"/>
    <w:basedOn w:val="TableNormal"/>
    <w:next w:val="TableGrid"/>
    <w:rsid w:val="006B4D00"/>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
    <w:name w:val="Colorful List - Accent 12"/>
    <w:basedOn w:val="TableNormal"/>
    <w:next w:val="ColorfulList-Accent1"/>
    <w:uiPriority w:val="34"/>
    <w:rsid w:val="006B4D00"/>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rProposal">
    <w:name w:val="rProposal"/>
    <w:basedOn w:val="Normal"/>
    <w:next w:val="Normal"/>
    <w:link w:val="rProposalChar"/>
    <w:qFormat/>
    <w:rsid w:val="006B4D00"/>
    <w:pPr>
      <w:spacing w:before="120" w:after="120"/>
      <w:ind w:leftChars="213" w:left="1275" w:hanging="849"/>
      <w:jc w:val="both"/>
    </w:pPr>
    <w:rPr>
      <w:rFonts w:ascii="Times New Roman" w:eastAsia="Malgun Gothic" w:hAnsi="Times New Roman"/>
      <w:i/>
      <w:kern w:val="2"/>
      <w:sz w:val="22"/>
      <w:szCs w:val="22"/>
      <w:lang w:val="en-US" w:eastAsia="ko-KR"/>
    </w:rPr>
  </w:style>
  <w:style w:type="character" w:customStyle="1" w:styleId="rProposalChar">
    <w:name w:val="rProposal Char"/>
    <w:link w:val="rProposal"/>
    <w:rsid w:val="006B4D00"/>
    <w:rPr>
      <w:rFonts w:eastAsia="Malgun Gothic"/>
      <w:i/>
      <w:kern w:val="2"/>
      <w:sz w:val="22"/>
      <w:szCs w:val="22"/>
      <w:lang w:val="en-US" w:eastAsia="ko-KR"/>
    </w:rPr>
  </w:style>
  <w:style w:type="character" w:customStyle="1" w:styleId="af">
    <w:name w:val="メンション"/>
    <w:uiPriority w:val="99"/>
    <w:semiHidden/>
    <w:unhideWhenUsed/>
    <w:rsid w:val="006B4D00"/>
    <w:rPr>
      <w:color w:val="2B579A"/>
      <w:shd w:val="clear" w:color="auto" w:fill="E6E6E6"/>
    </w:rPr>
  </w:style>
  <w:style w:type="paragraph" w:customStyle="1" w:styleId="Proposalsub">
    <w:name w:val="Proposal_sub"/>
    <w:basedOn w:val="Normal"/>
    <w:qFormat/>
    <w:rsid w:val="006B4D00"/>
    <w:pPr>
      <w:numPr>
        <w:numId w:val="46"/>
      </w:numPr>
      <w:spacing w:before="120" w:after="120"/>
      <w:ind w:left="1167" w:hanging="283"/>
      <w:jc w:val="both"/>
    </w:pPr>
    <w:rPr>
      <w:rFonts w:ascii="Times New Roman" w:eastAsia="Malgun Gothic" w:hAnsi="Times New Roman"/>
      <w:kern w:val="2"/>
      <w:szCs w:val="22"/>
      <w:lang w:val="en-US" w:eastAsia="ko-KR"/>
    </w:rPr>
  </w:style>
  <w:style w:type="paragraph" w:customStyle="1" w:styleId="Proposalsubsub">
    <w:name w:val="Proposal_sub_sub"/>
    <w:basedOn w:val="Normal"/>
    <w:qFormat/>
    <w:rsid w:val="006B4D00"/>
    <w:pPr>
      <w:numPr>
        <w:ilvl w:val="1"/>
        <w:numId w:val="46"/>
      </w:numPr>
      <w:spacing w:before="120" w:after="120"/>
      <w:ind w:left="1593"/>
      <w:jc w:val="both"/>
    </w:pPr>
    <w:rPr>
      <w:rFonts w:ascii="Times New Roman" w:eastAsia="Malgun Gothic" w:hAnsi="Times New Roman"/>
      <w:kern w:val="2"/>
      <w:szCs w:val="22"/>
      <w:lang w:val="en-US" w:eastAsia="ko-KR"/>
    </w:rPr>
  </w:style>
  <w:style w:type="paragraph" w:customStyle="1" w:styleId="rProposalsub">
    <w:name w:val="rProposal_sub"/>
    <w:basedOn w:val="Normal"/>
    <w:next w:val="Normal"/>
    <w:link w:val="rProposalsubChar"/>
    <w:qFormat/>
    <w:rsid w:val="006B4D00"/>
    <w:pPr>
      <w:numPr>
        <w:numId w:val="4"/>
      </w:numPr>
      <w:spacing w:before="120" w:after="120"/>
      <w:jc w:val="both"/>
    </w:pPr>
    <w:rPr>
      <w:rFonts w:ascii="Times New Roman" w:eastAsia="Malgun Gothic" w:hAnsi="Times New Roman"/>
      <w:i/>
      <w:kern w:val="2"/>
      <w:sz w:val="22"/>
      <w:szCs w:val="22"/>
      <w:lang w:val="en-US" w:eastAsia="ko-KR"/>
    </w:rPr>
  </w:style>
  <w:style w:type="table" w:customStyle="1" w:styleId="GridTable4-Accent52">
    <w:name w:val="Grid Table 4 - Accent 52"/>
    <w:basedOn w:val="TableNormal"/>
    <w:next w:val="GridTable4-Accent5"/>
    <w:uiPriority w:val="49"/>
    <w:rsid w:val="006B4D00"/>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
    <w:name w:val="Style Bulleted Symbol (symbol) Left:  0.25&quot; Hanging:  0.25&quot;4"/>
    <w:basedOn w:val="NoList"/>
    <w:rsid w:val="006B4D00"/>
  </w:style>
  <w:style w:type="numbering" w:customStyle="1" w:styleId="StyleBulletedSymbolsymbolLeft025Hanging02512">
    <w:name w:val="Style Bulleted Symbol (symbol) Left:  0.25&quot; Hanging:  0.25&quot;12"/>
    <w:basedOn w:val="NoList"/>
    <w:rsid w:val="006B4D00"/>
  </w:style>
  <w:style w:type="numbering" w:customStyle="1" w:styleId="StyleBulletedSymbolsymbolLeft025Hanging02522">
    <w:name w:val="Style Bulleted Symbol (symbol) Left:  0.25&quot; Hanging:  0.25&quot;22"/>
    <w:basedOn w:val="NoList"/>
    <w:rsid w:val="006B4D00"/>
  </w:style>
  <w:style w:type="character" w:customStyle="1" w:styleId="rProposalsubChar">
    <w:name w:val="rProposal_sub Char"/>
    <w:link w:val="rProposalsub"/>
    <w:rsid w:val="006B4D00"/>
    <w:rPr>
      <w:rFonts w:eastAsia="Malgun Gothic"/>
      <w:i/>
      <w:kern w:val="2"/>
      <w:sz w:val="22"/>
      <w:szCs w:val="22"/>
      <w:lang w:val="en-US" w:eastAsia="ko-KR"/>
    </w:rPr>
  </w:style>
  <w:style w:type="numbering" w:customStyle="1" w:styleId="StyleBulletedSymbolsymbolLeft025Hanging02523">
    <w:name w:val="Style Bulleted Symbol (symbol) Left:  0.25&quot; Hanging:  0.25&quot;23"/>
    <w:basedOn w:val="NoList"/>
    <w:rsid w:val="00175422"/>
  </w:style>
  <w:style w:type="paragraph" w:customStyle="1" w:styleId="15">
    <w:name w:val="列出段落1"/>
    <w:basedOn w:val="Normal"/>
    <w:uiPriority w:val="34"/>
    <w:qFormat/>
    <w:rsid w:val="00C95926"/>
    <w:pPr>
      <w:spacing w:line="259" w:lineRule="auto"/>
      <w:ind w:firstLineChars="200" w:firstLine="420"/>
    </w:pPr>
    <w:rPr>
      <w:rFonts w:ascii="SimSun" w:eastAsia="SimSun" w:hAnsi="SimSun"/>
      <w:sz w:val="24"/>
      <w:lang w:val="en-US"/>
    </w:rPr>
  </w:style>
  <w:style w:type="paragraph" w:customStyle="1" w:styleId="ParagraphNumbering">
    <w:name w:val="Paragraph Numbering"/>
    <w:basedOn w:val="Normal"/>
    <w:rsid w:val="00C95926"/>
    <w:pPr>
      <w:numPr>
        <w:numId w:val="47"/>
      </w:numPr>
      <w:tabs>
        <w:tab w:val="left" w:pos="851"/>
      </w:tabs>
      <w:spacing w:line="360" w:lineRule="auto"/>
    </w:pPr>
    <w:rPr>
      <w:rFonts w:ascii="Arial" w:eastAsia="MS Mincho" w:hAnsi="Arial" w:cs="MS PGothic"/>
      <w:sz w:val="22"/>
      <w:szCs w:val="22"/>
      <w:lang w:val="en-US" w:eastAsia="ja-JP"/>
    </w:rPr>
  </w:style>
  <w:style w:type="numbering" w:customStyle="1" w:styleId="NoList3">
    <w:name w:val="No List3"/>
    <w:next w:val="NoList"/>
    <w:uiPriority w:val="99"/>
    <w:semiHidden/>
    <w:unhideWhenUsed/>
    <w:rsid w:val="000F713F"/>
  </w:style>
  <w:style w:type="paragraph" w:customStyle="1" w:styleId="CharChar1CharCharCharCharCharCharCharCharCharCharCharCharCharCharChar40">
    <w:name w:val="Char Char1 Char Char Char Char Char Char Char Char Char Char Char Char Char Char Char40"/>
    <w:semiHidden/>
    <w:rsid w:val="000F713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
    <w:name w:val="Style Bulleted3"/>
    <w:rsid w:val="000F713F"/>
  </w:style>
  <w:style w:type="character" w:customStyle="1" w:styleId="535">
    <w:name w:val="(文字) (文字)535"/>
    <w:semiHidden/>
    <w:rsid w:val="000F713F"/>
    <w:rPr>
      <w:rFonts w:ascii="Times New Roman" w:hAnsi="Times New Roman"/>
      <w:lang w:eastAsia="en-US"/>
    </w:rPr>
  </w:style>
  <w:style w:type="numbering" w:customStyle="1" w:styleId="StyleBulletedSymbolsymbolLeft025Hanging03">
    <w:name w:val="Style Bulleted Symbol (symbol) Left:  0.25&quot; Hanging:  0.3"/>
    <w:basedOn w:val="NoList"/>
    <w:rsid w:val="000F713F"/>
  </w:style>
  <w:style w:type="character" w:customStyle="1" w:styleId="CaptionEquationChar">
    <w:name w:val="Caption Equation Char"/>
    <w:aliases w:val="Caption Char1 Char2,Caption Char Char Char2,Caption Char1 Char Char1,Caption Char2 Char1,Caption Char Char Char Char1,Caption Char Char1 Char1,fig and tbl Char1,fighead2 Char1,Table Caption Char1,topic Char"/>
    <w:rsid w:val="000F713F"/>
    <w:rPr>
      <w:rFonts w:ascii="Times New Roman" w:eastAsia="PMingLiU" w:hAnsi="Times New Roman" w:cs="Times New Roman"/>
      <w:b/>
      <w:bCs/>
      <w:kern w:val="2"/>
      <w:sz w:val="20"/>
      <w:szCs w:val="20"/>
      <w:lang w:eastAsia="zh-CN"/>
    </w:rPr>
  </w:style>
  <w:style w:type="table" w:customStyle="1" w:styleId="ColorfulList-Accent13">
    <w:name w:val="Colorful List - Accent 13"/>
    <w:basedOn w:val="TableNormal"/>
    <w:next w:val="ColorfulList-Accent1"/>
    <w:uiPriority w:val="34"/>
    <w:rsid w:val="000F713F"/>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
    <w:name w:val="Grid Table 4 - Accent 53"/>
    <w:basedOn w:val="TableNormal"/>
    <w:next w:val="GridTable4-Accent5"/>
    <w:uiPriority w:val="49"/>
    <w:rsid w:val="000F713F"/>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
    <w:name w:val="Style Bulleted Symbol (symbol) Left:  0.25&quot; Hanging:  0.25&quot;5"/>
    <w:basedOn w:val="NoList"/>
    <w:rsid w:val="000F713F"/>
  </w:style>
  <w:style w:type="numbering" w:customStyle="1" w:styleId="StyleBulletedSymbolsymbolLeft025Hanging02513">
    <w:name w:val="Style Bulleted Symbol (symbol) Left:  0.25&quot; Hanging:  0.25&quot;13"/>
    <w:basedOn w:val="NoList"/>
    <w:rsid w:val="000F713F"/>
  </w:style>
  <w:style w:type="numbering" w:customStyle="1" w:styleId="StyleBulletedSymbolsymbolLeft025Hanging02524">
    <w:name w:val="Style Bulleted Symbol (symbol) Left:  0.25&quot; Hanging:  0.25&quot;24"/>
    <w:basedOn w:val="NoList"/>
    <w:rsid w:val="000F713F"/>
  </w:style>
  <w:style w:type="character" w:customStyle="1" w:styleId="NOChar1">
    <w:name w:val="NO Char1"/>
    <w:rsid w:val="000F713F"/>
    <w:rPr>
      <w:sz w:val="24"/>
      <w:lang w:eastAsia="en-US"/>
    </w:rPr>
  </w:style>
  <w:style w:type="character" w:customStyle="1" w:styleId="CommentaireCar">
    <w:name w:val="Commentaire Car"/>
    <w:rsid w:val="000F713F"/>
    <w:rPr>
      <w:sz w:val="20"/>
      <w:szCs w:val="20"/>
    </w:rPr>
  </w:style>
  <w:style w:type="character" w:customStyle="1" w:styleId="citationref">
    <w:name w:val="citationref"/>
    <w:rsid w:val="000F713F"/>
  </w:style>
  <w:style w:type="character" w:customStyle="1" w:styleId="mw-mmv-title">
    <w:name w:val="mw-mmv-title"/>
    <w:rsid w:val="000F713F"/>
  </w:style>
  <w:style w:type="character" w:customStyle="1" w:styleId="legend-color">
    <w:name w:val="legend-color"/>
    <w:rsid w:val="000F713F"/>
  </w:style>
  <w:style w:type="paragraph" w:customStyle="1" w:styleId="Equationlegend">
    <w:name w:val="Equation_legend"/>
    <w:basedOn w:val="NormalIndent"/>
    <w:link w:val="EquationlegendChar"/>
    <w:rsid w:val="000F713F"/>
    <w:pPr>
      <w:widowControl/>
      <w:tabs>
        <w:tab w:val="right" w:pos="1701"/>
        <w:tab w:val="left" w:pos="1985"/>
      </w:tabs>
      <w:overflowPunct w:val="0"/>
      <w:autoSpaceDE w:val="0"/>
      <w:autoSpaceDN w:val="0"/>
      <w:adjustRightInd w:val="0"/>
      <w:spacing w:before="80"/>
      <w:ind w:left="1985" w:hanging="1985"/>
      <w:textAlignment w:val="baseline"/>
    </w:pPr>
    <w:rPr>
      <w:rFonts w:eastAsia="Times New Roman"/>
      <w:kern w:val="0"/>
      <w:sz w:val="24"/>
      <w:lang w:eastAsia="en-US"/>
    </w:rPr>
  </w:style>
  <w:style w:type="character" w:customStyle="1" w:styleId="EquationlegendChar">
    <w:name w:val="Equation_legend Char"/>
    <w:link w:val="Equationlegend"/>
    <w:locked/>
    <w:rsid w:val="000F713F"/>
    <w:rPr>
      <w:rFonts w:eastAsia="Times New Roman"/>
      <w:sz w:val="24"/>
      <w:lang w:val="en-US" w:eastAsia="en-US"/>
    </w:rPr>
  </w:style>
  <w:style w:type="numbering" w:customStyle="1" w:styleId="NoList4">
    <w:name w:val="No List4"/>
    <w:next w:val="NoList"/>
    <w:uiPriority w:val="99"/>
    <w:semiHidden/>
    <w:rsid w:val="00966D15"/>
  </w:style>
  <w:style w:type="paragraph" w:customStyle="1" w:styleId="CharChar1CharCharCharCharCharCharCharCharCharCharCharCharCharCharChar39">
    <w:name w:val="Char Char1 Char Char Char Char Char Char Char Char Char Char Char Char Char Char Char39"/>
    <w:semiHidden/>
    <w:rsid w:val="00966D1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4">
    <w:name w:val="Style Bulleted4"/>
    <w:rsid w:val="00966D15"/>
  </w:style>
  <w:style w:type="character" w:customStyle="1" w:styleId="534">
    <w:name w:val="(文字) (文字)534"/>
    <w:semiHidden/>
    <w:rsid w:val="00966D15"/>
    <w:rPr>
      <w:rFonts w:ascii="Times New Roman" w:hAnsi="Times New Roman"/>
      <w:lang w:eastAsia="en-US"/>
    </w:rPr>
  </w:style>
  <w:style w:type="numbering" w:customStyle="1" w:styleId="StyleBulletedSymbolsymbolLeft025Hanging04">
    <w:name w:val="Style Bulleted Symbol (symbol) Left:  0.25&quot; Hanging:  0.4"/>
    <w:basedOn w:val="NoList"/>
    <w:rsid w:val="00966D15"/>
  </w:style>
  <w:style w:type="table" w:customStyle="1" w:styleId="ColorfulList-Accent14">
    <w:name w:val="Colorful List - Accent 14"/>
    <w:basedOn w:val="TableNormal"/>
    <w:next w:val="ColorfulList-Accent1"/>
    <w:uiPriority w:val="34"/>
    <w:rsid w:val="00966D15"/>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
    <w:name w:val="Grid Table 4 - Accent 54"/>
    <w:basedOn w:val="TableNormal"/>
    <w:next w:val="GridTable4-Accent5"/>
    <w:uiPriority w:val="49"/>
    <w:rsid w:val="00966D1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
    <w:name w:val="Style Bulleted Symbol (symbol) Left:  0.25&quot; Hanging:  0.25&quot;6"/>
    <w:basedOn w:val="NoList"/>
    <w:rsid w:val="00966D15"/>
  </w:style>
  <w:style w:type="numbering" w:customStyle="1" w:styleId="StyleBulletedSymbolsymbolLeft025Hanging02514">
    <w:name w:val="Style Bulleted Symbol (symbol) Left:  0.25&quot; Hanging:  0.25&quot;14"/>
    <w:basedOn w:val="NoList"/>
    <w:rsid w:val="00966D15"/>
  </w:style>
  <w:style w:type="numbering" w:customStyle="1" w:styleId="StyleBulletedSymbolsymbolLeft025Hanging02525">
    <w:name w:val="Style Bulleted Symbol (symbol) Left:  0.25&quot; Hanging:  0.25&quot;25"/>
    <w:basedOn w:val="NoList"/>
    <w:rsid w:val="00966D15"/>
  </w:style>
  <w:style w:type="numbering" w:customStyle="1" w:styleId="NoList5">
    <w:name w:val="No List5"/>
    <w:next w:val="NoList"/>
    <w:uiPriority w:val="99"/>
    <w:semiHidden/>
    <w:unhideWhenUsed/>
    <w:rsid w:val="006D7D75"/>
  </w:style>
  <w:style w:type="paragraph" w:customStyle="1" w:styleId="CharChar1CharCharCharCharCharCharCharCharCharCharCharCharCharCharChar38">
    <w:name w:val="Char Char1 Char Char Char Char Char Char Char Char Char Char Char Char Char Char Char38"/>
    <w:semiHidden/>
    <w:rsid w:val="006D7D7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5">
    <w:name w:val="Style Bulleted5"/>
    <w:rsid w:val="006D7D75"/>
  </w:style>
  <w:style w:type="character" w:customStyle="1" w:styleId="533">
    <w:name w:val="(文字) (文字)533"/>
    <w:semiHidden/>
    <w:rsid w:val="006D7D75"/>
    <w:rPr>
      <w:rFonts w:ascii="Times New Roman" w:hAnsi="Times New Roman"/>
      <w:lang w:eastAsia="en-US"/>
    </w:rPr>
  </w:style>
  <w:style w:type="numbering" w:customStyle="1" w:styleId="StyleBulletedSymbolsymbolLeft025Hanging05">
    <w:name w:val="Style Bulleted Symbol (symbol) Left:  0.25&quot; Hanging:  0.5"/>
    <w:basedOn w:val="NoList"/>
    <w:rsid w:val="006D7D75"/>
  </w:style>
  <w:style w:type="table" w:customStyle="1" w:styleId="ColorfulList-Accent15">
    <w:name w:val="Colorful List - Accent 15"/>
    <w:basedOn w:val="TableNormal"/>
    <w:next w:val="ColorfulList-Accent1"/>
    <w:uiPriority w:val="34"/>
    <w:rsid w:val="006D7D75"/>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16">
    <w:name w:val="访问过的超链接1"/>
    <w:rsid w:val="006D7D75"/>
    <w:rPr>
      <w:color w:val="800080"/>
      <w:kern w:val="2"/>
      <w:u w:val="single"/>
      <w:lang w:val="en-GB" w:eastAsia="zh-CN" w:bidi="ar-SA"/>
    </w:rPr>
  </w:style>
  <w:style w:type="paragraph" w:customStyle="1" w:styleId="17">
    <w:name w:val="1"/>
    <w:next w:val="Normal"/>
    <w:semiHidden/>
    <w:rsid w:val="006D7D75"/>
    <w:pPr>
      <w:keepNext/>
      <w:tabs>
        <w:tab w:val="num" w:pos="720"/>
      </w:tabs>
      <w:autoSpaceDE w:val="0"/>
      <w:autoSpaceDN w:val="0"/>
      <w:adjustRightInd w:val="0"/>
      <w:ind w:left="720" w:hanging="360"/>
      <w:jc w:val="both"/>
    </w:pPr>
    <w:rPr>
      <w:rFonts w:eastAsia="Times New Roman"/>
      <w:kern w:val="2"/>
      <w:lang w:eastAsia="zh-CN"/>
    </w:rPr>
  </w:style>
  <w:style w:type="table" w:customStyle="1" w:styleId="GridTable4-Accent55">
    <w:name w:val="Grid Table 4 - Accent 55"/>
    <w:basedOn w:val="TableNormal"/>
    <w:next w:val="GridTable4-Accent5"/>
    <w:uiPriority w:val="49"/>
    <w:rsid w:val="006D7D7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7">
    <w:name w:val="Style Bulleted Symbol (symbol) Left:  0.25&quot; Hanging:  0.25&quot;7"/>
    <w:basedOn w:val="NoList"/>
    <w:rsid w:val="006D7D75"/>
  </w:style>
  <w:style w:type="numbering" w:customStyle="1" w:styleId="StyleBulletedSymbolsymbolLeft025Hanging02515">
    <w:name w:val="Style Bulleted Symbol (symbol) Left:  0.25&quot; Hanging:  0.25&quot;15"/>
    <w:basedOn w:val="NoList"/>
    <w:rsid w:val="006D7D75"/>
  </w:style>
  <w:style w:type="numbering" w:customStyle="1" w:styleId="StyleBulletedSymbolsymbolLeft025Hanging02526">
    <w:name w:val="Style Bulleted Symbol (symbol) Left:  0.25&quot; Hanging:  0.25&quot;26"/>
    <w:basedOn w:val="NoList"/>
    <w:rsid w:val="006D7D75"/>
  </w:style>
  <w:style w:type="paragraph" w:customStyle="1" w:styleId="Eqn">
    <w:name w:val="Eqn"/>
    <w:basedOn w:val="Normal"/>
    <w:qFormat/>
    <w:rsid w:val="006D7D75"/>
    <w:pPr>
      <w:tabs>
        <w:tab w:val="center" w:pos="4608"/>
        <w:tab w:val="right" w:pos="9216"/>
      </w:tabs>
      <w:autoSpaceDE w:val="0"/>
      <w:autoSpaceDN w:val="0"/>
      <w:adjustRightInd w:val="0"/>
      <w:snapToGrid w:val="0"/>
      <w:spacing w:after="120"/>
      <w:jc w:val="both"/>
    </w:pPr>
    <w:rPr>
      <w:rFonts w:ascii="Times New Roman" w:eastAsia="SimSun" w:hAnsi="Times New Roman"/>
      <w:sz w:val="22"/>
      <w:szCs w:val="22"/>
      <w:lang w:val="en-US" w:eastAsia="ja-JP"/>
    </w:rPr>
  </w:style>
  <w:style w:type="paragraph" w:customStyle="1" w:styleId="tablecol">
    <w:name w:val="tablecol"/>
    <w:basedOn w:val="tablecell0"/>
    <w:qFormat/>
    <w:rsid w:val="006D7D75"/>
    <w:pPr>
      <w:spacing w:before="20" w:after="20"/>
      <w:jc w:val="center"/>
    </w:pPr>
    <w:rPr>
      <w:b/>
      <w:sz w:val="22"/>
      <w:szCs w:val="22"/>
    </w:rPr>
  </w:style>
  <w:style w:type="paragraph" w:customStyle="1" w:styleId="ydp76149c4fyiv9573453272msolistparagraph">
    <w:name w:val="ydp76149c4fyiv9573453272msolistparagraph"/>
    <w:basedOn w:val="Normal"/>
    <w:uiPriority w:val="99"/>
    <w:rsid w:val="006D7D75"/>
    <w:pPr>
      <w:spacing w:before="100" w:beforeAutospacing="1" w:after="100" w:afterAutospacing="1"/>
    </w:pPr>
    <w:rPr>
      <w:rFonts w:ascii="Times New Roman" w:eastAsia="Calibri" w:hAnsi="Times New Roman"/>
      <w:sz w:val="24"/>
      <w:lang w:val="en-US"/>
    </w:rPr>
  </w:style>
  <w:style w:type="character" w:customStyle="1" w:styleId="MTConvertedEquation">
    <w:name w:val="MTConvertedEquation"/>
    <w:rsid w:val="006D7D75"/>
    <w:rPr>
      <w:lang w:eastAsia="zh-CN"/>
    </w:rPr>
  </w:style>
  <w:style w:type="character" w:customStyle="1" w:styleId="gmail-il">
    <w:name w:val="gmail-il"/>
    <w:rsid w:val="006D7D75"/>
  </w:style>
  <w:style w:type="paragraph" w:customStyle="1" w:styleId="gmail-m-6486197391449858303msolistparagraph">
    <w:name w:val="gmail-m-6486197391449858303msolistparagraph"/>
    <w:basedOn w:val="Normal"/>
    <w:rsid w:val="006D7D75"/>
    <w:pPr>
      <w:spacing w:before="100" w:beforeAutospacing="1" w:after="100" w:afterAutospacing="1"/>
    </w:pPr>
    <w:rPr>
      <w:rFonts w:ascii="Times New Roman" w:eastAsia="Times New Roman" w:hAnsi="Times New Roman"/>
      <w:sz w:val="24"/>
      <w:lang w:val="en-US" w:eastAsia="zh-CN"/>
    </w:rPr>
  </w:style>
  <w:style w:type="numbering" w:customStyle="1" w:styleId="110">
    <w:name w:val="无列表11"/>
    <w:next w:val="NoList"/>
    <w:uiPriority w:val="99"/>
    <w:semiHidden/>
    <w:unhideWhenUsed/>
    <w:rsid w:val="006D7D75"/>
  </w:style>
  <w:style w:type="character" w:customStyle="1" w:styleId="af0">
    <w:name w:val="上角标"/>
    <w:rsid w:val="006D7D75"/>
    <w:rPr>
      <w:vertAlign w:val="superscript"/>
    </w:rPr>
  </w:style>
  <w:style w:type="character" w:customStyle="1" w:styleId="af1">
    <w:name w:val="下角标"/>
    <w:rsid w:val="006D7D75"/>
    <w:rPr>
      <w:vertAlign w:val="subscript"/>
    </w:rPr>
  </w:style>
  <w:style w:type="character" w:customStyle="1" w:styleId="af2">
    <w:name w:val="正文字符"/>
    <w:rsid w:val="006D7D75"/>
    <w:rPr>
      <w:rFonts w:ascii="Times New Roman" w:eastAsia="SimSun" w:hAnsi="Times New Roman"/>
      <w:spacing w:val="6"/>
      <w:position w:val="0"/>
      <w:sz w:val="26"/>
    </w:rPr>
  </w:style>
  <w:style w:type="paragraph" w:customStyle="1" w:styleId="22">
    <w:name w:val="标题2"/>
    <w:basedOn w:val="Normal"/>
    <w:rsid w:val="006D7D75"/>
    <w:pPr>
      <w:widowControl w:val="0"/>
      <w:autoSpaceDE w:val="0"/>
      <w:autoSpaceDN w:val="0"/>
      <w:adjustRightInd w:val="0"/>
      <w:spacing w:line="360" w:lineRule="auto"/>
    </w:pPr>
    <w:rPr>
      <w:rFonts w:ascii="SimSun" w:eastAsia="SimSun" w:hAnsi="Times New Roman"/>
      <w:sz w:val="24"/>
      <w:szCs w:val="20"/>
      <w:lang w:val="en-US" w:eastAsia="zh-CN"/>
    </w:rPr>
  </w:style>
  <w:style w:type="paragraph" w:customStyle="1" w:styleId="af3">
    <w:name w:val="缺省文本"/>
    <w:basedOn w:val="Normal"/>
    <w:link w:val="Char2"/>
    <w:rsid w:val="006D7D75"/>
    <w:pPr>
      <w:widowControl w:val="0"/>
      <w:autoSpaceDE w:val="0"/>
      <w:autoSpaceDN w:val="0"/>
      <w:adjustRightInd w:val="0"/>
      <w:spacing w:line="360" w:lineRule="auto"/>
    </w:pPr>
    <w:rPr>
      <w:rFonts w:ascii="Times New Roman" w:eastAsia="SimSun" w:hAnsi="Times New Roman"/>
      <w:sz w:val="21"/>
      <w:szCs w:val="20"/>
      <w:lang w:val="en-US" w:eastAsia="zh-CN"/>
    </w:rPr>
  </w:style>
  <w:style w:type="character" w:customStyle="1" w:styleId="Char2">
    <w:name w:val="缺省文本 Char"/>
    <w:link w:val="af3"/>
    <w:rsid w:val="006D7D75"/>
    <w:rPr>
      <w:rFonts w:eastAsia="SimSun"/>
      <w:sz w:val="21"/>
      <w:lang w:val="en-US" w:eastAsia="zh-CN"/>
    </w:rPr>
  </w:style>
  <w:style w:type="paragraph" w:customStyle="1" w:styleId="af4">
    <w:name w:val="编写建议"/>
    <w:basedOn w:val="Normal"/>
    <w:rsid w:val="006D7D75"/>
    <w:pPr>
      <w:widowControl w:val="0"/>
      <w:autoSpaceDE w:val="0"/>
      <w:autoSpaceDN w:val="0"/>
      <w:adjustRightInd w:val="0"/>
      <w:spacing w:line="360" w:lineRule="auto"/>
      <w:ind w:left="1134"/>
      <w:jc w:val="both"/>
    </w:pPr>
    <w:rPr>
      <w:rFonts w:ascii="Times New Roman" w:eastAsia="SimSun" w:hAnsi="Times New Roman"/>
      <w:i/>
      <w:color w:val="0000FF"/>
      <w:sz w:val="21"/>
      <w:szCs w:val="20"/>
      <w:lang w:val="en-US" w:eastAsia="zh-CN"/>
    </w:rPr>
  </w:style>
  <w:style w:type="paragraph" w:customStyle="1" w:styleId="af5">
    <w:name w:val="样式 编写建议"/>
    <w:basedOn w:val="Normal"/>
    <w:next w:val="BodyTextFirstIndent"/>
    <w:autoRedefine/>
    <w:rsid w:val="006D7D75"/>
    <w:pPr>
      <w:widowControl w:val="0"/>
      <w:autoSpaceDE w:val="0"/>
      <w:autoSpaceDN w:val="0"/>
      <w:adjustRightInd w:val="0"/>
      <w:spacing w:line="360" w:lineRule="auto"/>
      <w:jc w:val="both"/>
    </w:pPr>
    <w:rPr>
      <w:rFonts w:ascii="Times New Roman" w:eastAsia="KaiTi_GB2312" w:hAnsi="Times New Roman"/>
      <w:iCs/>
      <w:color w:val="000000"/>
      <w:sz w:val="21"/>
      <w:szCs w:val="20"/>
      <w:lang w:val="en-US" w:eastAsia="zh-CN"/>
    </w:rPr>
  </w:style>
  <w:style w:type="paragraph" w:styleId="BodyTextFirstIndent">
    <w:name w:val="Body Text First Indent"/>
    <w:basedOn w:val="BodyText"/>
    <w:link w:val="BodyTextFirstIndentChar"/>
    <w:rsid w:val="006D7D75"/>
    <w:pPr>
      <w:widowControl w:val="0"/>
      <w:adjustRightInd w:val="0"/>
      <w:spacing w:line="460" w:lineRule="exact"/>
      <w:ind w:firstLineChars="100" w:firstLine="420"/>
      <w:jc w:val="left"/>
      <w:textAlignment w:val="baseline"/>
    </w:pPr>
    <w:rPr>
      <w:rFonts w:ascii="Times New Roman" w:eastAsia="楷体" w:hAnsi="Times New Roman"/>
      <w:kern w:val="28"/>
      <w:sz w:val="28"/>
      <w:szCs w:val="20"/>
      <w:lang w:val="en-US" w:eastAsia="zh-CN"/>
    </w:rPr>
  </w:style>
  <w:style w:type="character" w:customStyle="1" w:styleId="BodyTextFirstIndentChar">
    <w:name w:val="Body Text First Indent Char"/>
    <w:basedOn w:val="BodyTextChar"/>
    <w:link w:val="BodyTextFirstIndent"/>
    <w:rsid w:val="006D7D75"/>
    <w:rPr>
      <w:rFonts w:ascii="Times" w:eastAsia="楷体" w:hAnsi="Times"/>
      <w:kern w:val="28"/>
      <w:sz w:val="28"/>
      <w:szCs w:val="24"/>
      <w:lang w:val="en-US" w:eastAsia="zh-CN"/>
    </w:rPr>
  </w:style>
  <w:style w:type="paragraph" w:customStyle="1" w:styleId="ParaCharCharCharCharCharCharCharCharCharChar">
    <w:name w:val="默认段落字体 Para Char Char Char Char Char Char Char Char Char Char"/>
    <w:basedOn w:val="DocumentMap"/>
    <w:autoRedefine/>
    <w:rsid w:val="006D7D75"/>
    <w:pPr>
      <w:widowControl w:val="0"/>
      <w:adjustRightInd w:val="0"/>
      <w:spacing w:line="436" w:lineRule="exact"/>
      <w:ind w:left="357"/>
      <w:outlineLvl w:val="3"/>
    </w:pPr>
    <w:rPr>
      <w:rFonts w:ascii="Arial" w:eastAsia="SimHei" w:hAnsi="Arial" w:cs="Arial"/>
      <w:snapToGrid w:val="0"/>
      <w:sz w:val="21"/>
      <w:szCs w:val="21"/>
      <w:lang w:val="en-US" w:eastAsia="zh-CN"/>
    </w:rPr>
  </w:style>
  <w:style w:type="paragraph" w:customStyle="1" w:styleId="af6">
    <w:name w:val="È±Ê¡ÎÄ±¾"/>
    <w:basedOn w:val="Normal"/>
    <w:rsid w:val="006D7D75"/>
    <w:pPr>
      <w:overflowPunct w:val="0"/>
      <w:autoSpaceDE w:val="0"/>
      <w:autoSpaceDN w:val="0"/>
      <w:adjustRightInd w:val="0"/>
      <w:textAlignment w:val="baseline"/>
    </w:pPr>
    <w:rPr>
      <w:rFonts w:ascii="Times New Roman" w:eastAsia="SimSun" w:hAnsi="Times New Roman"/>
      <w:sz w:val="24"/>
      <w:szCs w:val="20"/>
      <w:lang w:val="en-US" w:eastAsia="zh-CN"/>
    </w:rPr>
  </w:style>
  <w:style w:type="paragraph" w:customStyle="1" w:styleId="ParaChar">
    <w:name w:val="默认段落字体 Para Char"/>
    <w:basedOn w:val="Normal"/>
    <w:rsid w:val="006D7D75"/>
    <w:pPr>
      <w:keepNext/>
      <w:widowControl w:val="0"/>
      <w:autoSpaceDE w:val="0"/>
      <w:autoSpaceDN w:val="0"/>
      <w:adjustRightInd w:val="0"/>
    </w:pPr>
    <w:rPr>
      <w:rFonts w:ascii="Times New Roman" w:eastAsia="SimSun" w:hAnsi="Times New Roman"/>
      <w:szCs w:val="20"/>
      <w:lang w:val="en-US" w:eastAsia="zh-CN"/>
    </w:rPr>
  </w:style>
  <w:style w:type="paragraph" w:customStyle="1" w:styleId="Char10">
    <w:name w:val="Char1"/>
    <w:basedOn w:val="Normal"/>
    <w:rsid w:val="006D7D75"/>
    <w:pPr>
      <w:spacing w:after="160" w:line="240" w:lineRule="exact"/>
    </w:pPr>
    <w:rPr>
      <w:rFonts w:ascii="Verdana" w:eastAsia="SimSun" w:hAnsi="Verdana"/>
      <w:szCs w:val="20"/>
      <w:lang w:val="en-US"/>
    </w:rPr>
  </w:style>
  <w:style w:type="paragraph" w:customStyle="1" w:styleId="a">
    <w:name w:val="图号"/>
    <w:basedOn w:val="Normal"/>
    <w:rsid w:val="006D7D75"/>
    <w:pPr>
      <w:widowControl w:val="0"/>
      <w:numPr>
        <w:numId w:val="48"/>
      </w:numPr>
      <w:tabs>
        <w:tab w:val="clear" w:pos="720"/>
      </w:tabs>
      <w:autoSpaceDE w:val="0"/>
      <w:autoSpaceDN w:val="0"/>
      <w:adjustRightInd w:val="0"/>
      <w:spacing w:before="105" w:line="360" w:lineRule="auto"/>
      <w:ind w:left="420" w:hanging="420"/>
      <w:jc w:val="center"/>
    </w:pPr>
    <w:rPr>
      <w:rFonts w:ascii="Times New Roman" w:eastAsia="SimSun" w:hAnsi="Times New Roman"/>
      <w:sz w:val="21"/>
      <w:szCs w:val="21"/>
      <w:lang w:val="en-US" w:eastAsia="zh-CN"/>
    </w:rPr>
  </w:style>
  <w:style w:type="paragraph" w:customStyle="1" w:styleId="30">
    <w:name w:val="标题3"/>
    <w:basedOn w:val="Normal"/>
    <w:rsid w:val="006D7D75"/>
    <w:pPr>
      <w:widowControl w:val="0"/>
      <w:autoSpaceDE w:val="0"/>
      <w:autoSpaceDN w:val="0"/>
      <w:adjustRightInd w:val="0"/>
      <w:spacing w:line="360" w:lineRule="auto"/>
      <w:ind w:left="1134"/>
      <w:jc w:val="both"/>
    </w:pPr>
    <w:rPr>
      <w:rFonts w:ascii="Times New Roman" w:eastAsia="SimSun" w:hAnsi="Times New Roman"/>
      <w:i/>
      <w:color w:val="0000FF"/>
      <w:sz w:val="21"/>
      <w:szCs w:val="20"/>
      <w:u w:color="EEECE1"/>
      <w:lang w:val="en-US" w:eastAsia="zh-CN"/>
    </w:rPr>
  </w:style>
  <w:style w:type="table" w:customStyle="1" w:styleId="111">
    <w:name w:val="网格型11"/>
    <w:basedOn w:val="TableNormal"/>
    <w:next w:val="TableGrid"/>
    <w:rsid w:val="006D7D75"/>
    <w:pPr>
      <w:widowControl w:val="0"/>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表头文本"/>
    <w:rsid w:val="006D7D75"/>
    <w:pPr>
      <w:jc w:val="center"/>
    </w:pPr>
    <w:rPr>
      <w:rFonts w:ascii="Arial" w:eastAsia="SimSun" w:hAnsi="Arial"/>
      <w:b/>
      <w:color w:val="1F497D"/>
      <w:sz w:val="21"/>
      <w:szCs w:val="21"/>
      <w:u w:color="EEECE1"/>
      <w:lang w:val="en-US" w:eastAsia="zh-CN"/>
    </w:rPr>
  </w:style>
  <w:style w:type="paragraph" w:customStyle="1" w:styleId="GB2312242">
    <w:name w:val="楷体_GB2312 （正文）四号 行距: 固定值 24 磅 首行缩进:  2 字符"/>
    <w:basedOn w:val="Normal"/>
    <w:qFormat/>
    <w:rsid w:val="006D7D75"/>
    <w:pPr>
      <w:widowControl w:val="0"/>
      <w:spacing w:line="480" w:lineRule="exact"/>
      <w:ind w:firstLineChars="200" w:firstLine="560"/>
      <w:jc w:val="both"/>
    </w:pPr>
    <w:rPr>
      <w:rFonts w:ascii="KaiTi_GB2312" w:eastAsia="KaiTi_GB2312" w:hAnsi="KaiTi_GB2312" w:cs="SimSun"/>
      <w:color w:val="000000"/>
      <w:kern w:val="2"/>
      <w:sz w:val="28"/>
      <w:szCs w:val="20"/>
      <w:u w:color="EEECE1"/>
      <w:lang w:val="en-US" w:eastAsia="zh-CN"/>
    </w:rPr>
  </w:style>
  <w:style w:type="paragraph" w:customStyle="1" w:styleId="af8">
    <w:name w:val="表头样式"/>
    <w:basedOn w:val="Normal"/>
    <w:rsid w:val="006D7D75"/>
    <w:pPr>
      <w:keepNext/>
      <w:autoSpaceDE w:val="0"/>
      <w:autoSpaceDN w:val="0"/>
      <w:adjustRightInd w:val="0"/>
      <w:spacing w:line="360" w:lineRule="auto"/>
      <w:jc w:val="center"/>
    </w:pPr>
    <w:rPr>
      <w:rFonts w:ascii="Arial" w:eastAsia="SimSun" w:hAnsi="Arial"/>
      <w:b/>
      <w:sz w:val="21"/>
      <w:szCs w:val="21"/>
      <w:u w:color="EEECE1"/>
      <w:lang w:val="en-US" w:eastAsia="zh-CN"/>
    </w:rPr>
  </w:style>
  <w:style w:type="table" w:customStyle="1" w:styleId="18">
    <w:name w:val="网格型浅色1"/>
    <w:basedOn w:val="TableNormal"/>
    <w:next w:val="TableGridLight1"/>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11">
    <w:name w:val="Table Grid Light11"/>
    <w:basedOn w:val="TableNormal"/>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23">
    <w:name w:val="无列表2"/>
    <w:next w:val="NoList"/>
    <w:uiPriority w:val="99"/>
    <w:semiHidden/>
    <w:unhideWhenUsed/>
    <w:rsid w:val="006D7D75"/>
  </w:style>
  <w:style w:type="paragraph" w:customStyle="1" w:styleId="810">
    <w:name w:val="目录 81"/>
    <w:basedOn w:val="TOC1"/>
    <w:next w:val="TOC8"/>
    <w:uiPriority w:val="39"/>
    <w:rsid w:val="006D7D75"/>
    <w:pPr>
      <w:keepNext/>
      <w:keepLines/>
      <w:widowControl w:val="0"/>
      <w:tabs>
        <w:tab w:val="right" w:leader="dot" w:pos="9639"/>
      </w:tabs>
      <w:spacing w:before="180" w:after="0"/>
      <w:ind w:left="2693" w:right="425" w:hanging="2693"/>
    </w:pPr>
    <w:rPr>
      <w:rFonts w:ascii="Times New Roman" w:eastAsia="SimSun" w:hAnsi="Times New Roman" w:cs="Times New Roman"/>
      <w:bCs w:val="0"/>
      <w:caps w:val="0"/>
      <w:noProof/>
      <w:sz w:val="22"/>
      <w:u w:color="EEECE1"/>
    </w:rPr>
  </w:style>
  <w:style w:type="paragraph" w:customStyle="1" w:styleId="51a">
    <w:name w:val="目录 51"/>
    <w:basedOn w:val="TOC4"/>
    <w:next w:val="TOC5"/>
    <w:uiPriority w:val="39"/>
    <w:rsid w:val="006D7D75"/>
    <w:pPr>
      <w:keepLines/>
      <w:widowControl w:val="0"/>
      <w:tabs>
        <w:tab w:val="right" w:leader="dot" w:pos="9639"/>
      </w:tabs>
      <w:ind w:left="1701" w:right="425" w:hanging="1701"/>
    </w:pPr>
    <w:rPr>
      <w:rFonts w:ascii="Times New Roman" w:eastAsia="SimSun" w:hAnsi="Times New Roman" w:cs="Times New Roman"/>
      <w:noProof/>
      <w:sz w:val="20"/>
      <w:szCs w:val="20"/>
    </w:rPr>
  </w:style>
  <w:style w:type="paragraph" w:customStyle="1" w:styleId="41">
    <w:name w:val="目录 41"/>
    <w:basedOn w:val="TOC3"/>
    <w:next w:val="TOC4"/>
    <w:uiPriority w:val="39"/>
    <w:rsid w:val="006D7D75"/>
    <w:pPr>
      <w:keepLines/>
      <w:widowControl w:val="0"/>
      <w:tabs>
        <w:tab w:val="right" w:leader="dot" w:pos="9639"/>
      </w:tabs>
      <w:ind w:left="1418" w:right="425" w:hanging="1418"/>
    </w:pPr>
    <w:rPr>
      <w:rFonts w:ascii="Times New Roman" w:eastAsia="SimSun" w:hAnsi="Times New Roman" w:cs="Times New Roman"/>
      <w:i w:val="0"/>
      <w:iCs w:val="0"/>
      <w:noProof/>
      <w:u w:color="EEECE1"/>
    </w:rPr>
  </w:style>
  <w:style w:type="paragraph" w:customStyle="1" w:styleId="610">
    <w:name w:val="目录 61"/>
    <w:basedOn w:val="TOC5"/>
    <w:next w:val="Normal"/>
    <w:uiPriority w:val="39"/>
    <w:rsid w:val="006D7D75"/>
    <w:pPr>
      <w:keepLines/>
      <w:widowControl w:val="0"/>
      <w:tabs>
        <w:tab w:val="right" w:leader="dot" w:pos="9639"/>
      </w:tabs>
      <w:ind w:left="1985" w:right="425" w:hanging="1985"/>
    </w:pPr>
    <w:rPr>
      <w:rFonts w:ascii="Times New Roman" w:eastAsia="SimSun" w:hAnsi="Times New Roman" w:cs="Times New Roman"/>
      <w:noProof/>
      <w:sz w:val="20"/>
      <w:szCs w:val="20"/>
    </w:rPr>
  </w:style>
  <w:style w:type="paragraph" w:customStyle="1" w:styleId="711">
    <w:name w:val="目录 71"/>
    <w:basedOn w:val="TOC6"/>
    <w:next w:val="Normal"/>
    <w:uiPriority w:val="39"/>
    <w:rsid w:val="006D7D75"/>
    <w:pPr>
      <w:keepLines/>
      <w:widowControl w:val="0"/>
      <w:tabs>
        <w:tab w:val="right" w:leader="dot" w:pos="9639"/>
      </w:tabs>
      <w:ind w:left="2268" w:right="425" w:hanging="2268"/>
    </w:pPr>
    <w:rPr>
      <w:rFonts w:ascii="Times New Roman" w:eastAsia="SimSun" w:hAnsi="Times New Roman" w:cs="Times New Roman"/>
      <w:noProof/>
      <w:sz w:val="20"/>
      <w:szCs w:val="20"/>
    </w:rPr>
  </w:style>
  <w:style w:type="table" w:customStyle="1" w:styleId="24">
    <w:name w:val="网格型2"/>
    <w:basedOn w:val="TableNormal"/>
    <w:next w:val="TableGrid"/>
    <w:uiPriority w:val="39"/>
    <w:qFormat/>
    <w:rsid w:val="006D7D75"/>
    <w:rPr>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
    <w:name w:val="无列表3"/>
    <w:next w:val="NoList"/>
    <w:uiPriority w:val="99"/>
    <w:semiHidden/>
    <w:unhideWhenUsed/>
    <w:rsid w:val="006D7D75"/>
  </w:style>
  <w:style w:type="numbering" w:customStyle="1" w:styleId="1110">
    <w:name w:val="无列表111"/>
    <w:next w:val="NoList"/>
    <w:uiPriority w:val="99"/>
    <w:semiHidden/>
    <w:unhideWhenUsed/>
    <w:rsid w:val="006D7D75"/>
  </w:style>
  <w:style w:type="table" w:customStyle="1" w:styleId="32">
    <w:name w:val="网格型3"/>
    <w:basedOn w:val="TableNormal"/>
    <w:next w:val="TableGrid"/>
    <w:uiPriority w:val="39"/>
    <w:rsid w:val="006D7D75"/>
    <w:pPr>
      <w:widowControl w:val="0"/>
      <w:autoSpaceDE w:val="0"/>
      <w:autoSpaceDN w:val="0"/>
      <w:adjustRightInd w:val="0"/>
      <w:spacing w:after="120"/>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无列表1111"/>
    <w:next w:val="NoList"/>
    <w:uiPriority w:val="99"/>
    <w:semiHidden/>
    <w:unhideWhenUsed/>
    <w:rsid w:val="006D7D75"/>
  </w:style>
  <w:style w:type="table" w:customStyle="1" w:styleId="112">
    <w:name w:val="网格型浅色11"/>
    <w:basedOn w:val="TableNormal"/>
    <w:next w:val="TableGridLight1"/>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5">
    <w:name w:val="网格型浅色2"/>
    <w:basedOn w:val="TableNormal"/>
    <w:next w:val="TableGridLight1"/>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210">
    <w:name w:val="无列表21"/>
    <w:next w:val="NoList"/>
    <w:uiPriority w:val="99"/>
    <w:semiHidden/>
    <w:unhideWhenUsed/>
    <w:rsid w:val="006D7D75"/>
  </w:style>
  <w:style w:type="table" w:customStyle="1" w:styleId="211">
    <w:name w:val="网格型21"/>
    <w:basedOn w:val="TableNormal"/>
    <w:next w:val="TableGrid"/>
    <w:uiPriority w:val="39"/>
    <w:qFormat/>
    <w:rsid w:val="006D7D75"/>
    <w:rPr>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
    <w:name w:val="网格型浅色3"/>
    <w:basedOn w:val="TableNormal"/>
    <w:next w:val="TableGridLight1"/>
    <w:uiPriority w:val="40"/>
    <w:rsid w:val="006D7D75"/>
    <w:rPr>
      <w:rFonts w:ascii="Calibri" w:eastAsia="SimSun" w:hAnsi="Calibri"/>
      <w:kern w:val="2"/>
      <w:sz w:val="21"/>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CharChar1CharCharCharCharCharCharCharCharCharCharCharCharCharCharChar37">
    <w:name w:val="Char Char1 Char Char Char Char Char Char Char Char Char Char Char Char Char Char Char37"/>
    <w:semiHidden/>
    <w:rsid w:val="0004650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2">
    <w:name w:val="(文字) (文字)532"/>
    <w:semiHidden/>
    <w:rsid w:val="00046502"/>
    <w:rPr>
      <w:rFonts w:ascii="Times New Roman" w:hAnsi="Times New Roman"/>
      <w:lang w:eastAsia="en-US"/>
    </w:rPr>
  </w:style>
  <w:style w:type="table" w:customStyle="1" w:styleId="TableGrid20">
    <w:name w:val="Table Grid2"/>
    <w:basedOn w:val="TableNormal"/>
    <w:next w:val="TableGrid"/>
    <w:rsid w:val="00C96FF0"/>
    <w:pPr>
      <w:spacing w:after="180"/>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0">
    <w:name w:val="_Style 1"/>
    <w:basedOn w:val="Normal"/>
    <w:uiPriority w:val="34"/>
    <w:qFormat/>
    <w:rsid w:val="00DB17E3"/>
    <w:pPr>
      <w:widowControl w:val="0"/>
      <w:overflowPunct w:val="0"/>
      <w:autoSpaceDE w:val="0"/>
      <w:autoSpaceDN w:val="0"/>
      <w:adjustRightInd w:val="0"/>
      <w:ind w:firstLineChars="200" w:firstLine="420"/>
      <w:jc w:val="both"/>
    </w:pPr>
    <w:rPr>
      <w:rFonts w:ascii="Times New Roman" w:eastAsia="SimSun" w:hAnsi="Times New Roman"/>
      <w:kern w:val="2"/>
      <w:sz w:val="21"/>
      <w:lang w:val="en-US"/>
    </w:rPr>
  </w:style>
  <w:style w:type="paragraph" w:customStyle="1" w:styleId="rProposalsubsub">
    <w:name w:val="rProposal_sub_sub"/>
    <w:basedOn w:val="Proposalsubsub"/>
    <w:link w:val="rProposalsubsubChar"/>
    <w:qFormat/>
    <w:rsid w:val="00DB17E3"/>
    <w:pPr>
      <w:tabs>
        <w:tab w:val="left" w:pos="1701"/>
      </w:tabs>
      <w:ind w:left="1985" w:hanging="425"/>
    </w:pPr>
    <w:rPr>
      <w:i/>
      <w:sz w:val="22"/>
    </w:rPr>
  </w:style>
  <w:style w:type="character" w:customStyle="1" w:styleId="rProposalsubsubChar">
    <w:name w:val="rProposal_sub_sub Char"/>
    <w:link w:val="rProposalsubsub"/>
    <w:rsid w:val="00DB17E3"/>
    <w:rPr>
      <w:rFonts w:eastAsia="Malgun Gothic"/>
      <w:i/>
      <w:kern w:val="2"/>
      <w:sz w:val="22"/>
      <w:szCs w:val="22"/>
      <w:lang w:val="en-US" w:eastAsia="ko-KR"/>
    </w:rPr>
  </w:style>
  <w:style w:type="paragraph" w:customStyle="1" w:styleId="CharChar1CharCharCharCharCharCharCharCharCharCharCharCharCharCharChar36">
    <w:name w:val="Char Char1 Char Char Char Char Char Char Char Char Char Char Char Char Char Char Char36"/>
    <w:semiHidden/>
    <w:rsid w:val="00F728D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1">
    <w:name w:val="(文字) (文字)531"/>
    <w:semiHidden/>
    <w:rsid w:val="00F728D8"/>
    <w:rPr>
      <w:rFonts w:ascii="Times New Roman" w:hAnsi="Times New Roman"/>
      <w:lang w:eastAsia="en-US"/>
    </w:rPr>
  </w:style>
  <w:style w:type="paragraph" w:customStyle="1" w:styleId="34">
    <w:name w:val="목록 단락3"/>
    <w:basedOn w:val="Normal"/>
    <w:uiPriority w:val="34"/>
    <w:qFormat/>
    <w:rsid w:val="00F728D8"/>
    <w:pPr>
      <w:ind w:left="720"/>
      <w:contextualSpacing/>
      <w:jc w:val="both"/>
    </w:pPr>
    <w:rPr>
      <w:rFonts w:ascii="Calibri" w:eastAsia="Malgun Gothic" w:hAnsi="Calibri"/>
      <w:sz w:val="22"/>
      <w:szCs w:val="22"/>
      <w:lang w:val="en-US"/>
    </w:rPr>
  </w:style>
  <w:style w:type="paragraph" w:customStyle="1" w:styleId="reference0">
    <w:name w:val="reference"/>
    <w:basedOn w:val="Normal"/>
    <w:uiPriority w:val="99"/>
    <w:qFormat/>
    <w:rsid w:val="00F728D8"/>
    <w:pPr>
      <w:widowControl w:val="0"/>
      <w:numPr>
        <w:numId w:val="49"/>
      </w:numPr>
      <w:autoSpaceDE w:val="0"/>
      <w:autoSpaceDN w:val="0"/>
      <w:adjustRightInd w:val="0"/>
      <w:spacing w:after="60"/>
      <w:jc w:val="both"/>
    </w:pPr>
    <w:rPr>
      <w:rFonts w:ascii="Calibri" w:eastAsia="Times New Roman" w:hAnsi="Calibri"/>
      <w:sz w:val="22"/>
      <w:szCs w:val="22"/>
      <w:lang w:val="en-US"/>
    </w:rPr>
  </w:style>
  <w:style w:type="numbering" w:customStyle="1" w:styleId="NoList6">
    <w:name w:val="No List6"/>
    <w:next w:val="NoList"/>
    <w:uiPriority w:val="99"/>
    <w:semiHidden/>
    <w:rsid w:val="00E303AE"/>
  </w:style>
  <w:style w:type="paragraph" w:customStyle="1" w:styleId="CharChar1CharCharCharCharCharCharCharCharCharCharCharCharCharCharChar35">
    <w:name w:val="Char Char1 Char Char Char Char Char Char Char Char Char Char Char Char Char Char Char35"/>
    <w:semiHidden/>
    <w:rsid w:val="00E303A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6">
    <w:name w:val="Style Bulleted6"/>
    <w:rsid w:val="00E303AE"/>
  </w:style>
  <w:style w:type="character" w:customStyle="1" w:styleId="530">
    <w:name w:val="(文字) (文字)530"/>
    <w:semiHidden/>
    <w:rsid w:val="00E303AE"/>
    <w:rPr>
      <w:rFonts w:ascii="Times New Roman" w:hAnsi="Times New Roman"/>
      <w:lang w:eastAsia="en-US"/>
    </w:rPr>
  </w:style>
  <w:style w:type="numbering" w:customStyle="1" w:styleId="StyleBulletedSymbolsymbolLeft025Hanging06">
    <w:name w:val="Style Bulleted Symbol (symbol) Left:  0.25&quot; Hanging:  0.6"/>
    <w:basedOn w:val="NoList"/>
    <w:rsid w:val="00E303AE"/>
  </w:style>
  <w:style w:type="table" w:customStyle="1" w:styleId="ColorfulList-Accent16">
    <w:name w:val="Colorful List - Accent 16"/>
    <w:basedOn w:val="TableNormal"/>
    <w:next w:val="ColorfulList-Accent1"/>
    <w:uiPriority w:val="34"/>
    <w:rsid w:val="00E303AE"/>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6">
    <w:name w:val="Grid Table 4 - Accent 56"/>
    <w:basedOn w:val="TableNormal"/>
    <w:next w:val="GridTable4-Accent5"/>
    <w:uiPriority w:val="49"/>
    <w:rsid w:val="00E303AE"/>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8">
    <w:name w:val="Style Bulleted Symbol (symbol) Left:  0.25&quot; Hanging:  0.25&quot;8"/>
    <w:basedOn w:val="NoList"/>
    <w:rsid w:val="00E303AE"/>
  </w:style>
  <w:style w:type="numbering" w:customStyle="1" w:styleId="StyleBulletedSymbolsymbolLeft025Hanging02516">
    <w:name w:val="Style Bulleted Symbol (symbol) Left:  0.25&quot; Hanging:  0.25&quot;16"/>
    <w:basedOn w:val="NoList"/>
    <w:rsid w:val="00E303AE"/>
  </w:style>
  <w:style w:type="numbering" w:customStyle="1" w:styleId="StyleBulletedSymbolsymbolLeft025Hanging02527">
    <w:name w:val="Style Bulleted Symbol (symbol) Left:  0.25&quot; Hanging:  0.25&quot;27"/>
    <w:basedOn w:val="NoList"/>
    <w:rsid w:val="00E303AE"/>
    <w:pPr>
      <w:numPr>
        <w:numId w:val="11"/>
      </w:numPr>
    </w:pPr>
  </w:style>
  <w:style w:type="numbering" w:customStyle="1" w:styleId="StyleBulletedSymbolsymbolLeft025Hanging0259">
    <w:name w:val="Style Bulleted Symbol (symbol) Left:  0.25&quot; Hanging:  0.25&quot;9"/>
    <w:basedOn w:val="NoList"/>
    <w:rsid w:val="00A62B01"/>
  </w:style>
  <w:style w:type="numbering" w:customStyle="1" w:styleId="3GPPListofBullets">
    <w:name w:val="3GPP List of Bullets"/>
    <w:rsid w:val="00707265"/>
    <w:pPr>
      <w:numPr>
        <w:numId w:val="71"/>
      </w:numPr>
    </w:pPr>
  </w:style>
  <w:style w:type="paragraph" w:customStyle="1" w:styleId="3GPPText">
    <w:name w:val="3GPP Text"/>
    <w:basedOn w:val="Normal"/>
    <w:link w:val="3GPPTextChar"/>
    <w:qFormat/>
    <w:rsid w:val="00707265"/>
    <w:pPr>
      <w:overflowPunct w:val="0"/>
      <w:autoSpaceDE w:val="0"/>
      <w:autoSpaceDN w:val="0"/>
      <w:adjustRightInd w:val="0"/>
      <w:spacing w:before="120" w:after="180"/>
      <w:jc w:val="both"/>
      <w:textAlignment w:val="baseline"/>
    </w:pPr>
    <w:rPr>
      <w:rFonts w:ascii="Times New Roman" w:eastAsia="Times New Roman" w:hAnsi="Times New Roman"/>
      <w:sz w:val="22"/>
      <w:szCs w:val="20"/>
      <w:lang w:val="en-US" w:eastAsia="en-GB"/>
    </w:rPr>
  </w:style>
  <w:style w:type="character" w:customStyle="1" w:styleId="3GPPTextChar">
    <w:name w:val="3GPP Text Char"/>
    <w:link w:val="3GPPText"/>
    <w:rsid w:val="00707265"/>
    <w:rPr>
      <w:rFonts w:eastAsia="Times New Roman"/>
      <w:sz w:val="22"/>
      <w:lang w:val="en-US"/>
    </w:rPr>
  </w:style>
  <w:style w:type="paragraph" w:customStyle="1" w:styleId="3GPPAgreements">
    <w:name w:val="3GPP Agreements"/>
    <w:basedOn w:val="Normal"/>
    <w:link w:val="3GPPAgreementsChar"/>
    <w:qFormat/>
    <w:rsid w:val="00707265"/>
    <w:pPr>
      <w:numPr>
        <w:numId w:val="72"/>
      </w:numPr>
      <w:overflowPunct w:val="0"/>
      <w:autoSpaceDE w:val="0"/>
      <w:autoSpaceDN w:val="0"/>
      <w:adjustRightInd w:val="0"/>
      <w:spacing w:before="60" w:after="60"/>
      <w:jc w:val="both"/>
      <w:textAlignment w:val="baseline"/>
    </w:pPr>
    <w:rPr>
      <w:rFonts w:ascii="Times New Roman" w:eastAsia="Times New Roman" w:hAnsi="Times New Roman"/>
      <w:sz w:val="22"/>
      <w:szCs w:val="20"/>
      <w:lang w:val="en-US" w:eastAsia="zh-CN"/>
    </w:rPr>
  </w:style>
  <w:style w:type="character" w:customStyle="1" w:styleId="3GPPAgreementsChar">
    <w:name w:val="3GPP Agreements Char"/>
    <w:link w:val="3GPPAgreements"/>
    <w:rsid w:val="00707265"/>
    <w:rPr>
      <w:rFonts w:eastAsia="Times New Roman"/>
      <w:sz w:val="22"/>
      <w:lang w:val="en-US" w:eastAsia="zh-CN"/>
    </w:rPr>
  </w:style>
  <w:style w:type="paragraph" w:customStyle="1" w:styleId="19">
    <w:name w:val="목록 단락1"/>
    <w:basedOn w:val="Normal"/>
    <w:uiPriority w:val="34"/>
    <w:qFormat/>
    <w:rsid w:val="00345194"/>
    <w:pPr>
      <w:snapToGrid w:val="0"/>
      <w:spacing w:after="100" w:afterAutospacing="1"/>
      <w:ind w:leftChars="400" w:left="400"/>
      <w:jc w:val="both"/>
    </w:pPr>
    <w:rPr>
      <w:rFonts w:ascii="Times New Roman" w:eastAsia="MS Gothic" w:hAnsi="Times New Roman"/>
      <w:sz w:val="24"/>
      <w:szCs w:val="20"/>
      <w:lang w:eastAsia="ja-JP"/>
    </w:rPr>
  </w:style>
  <w:style w:type="numbering" w:customStyle="1" w:styleId="NoList7">
    <w:name w:val="No List7"/>
    <w:next w:val="NoList"/>
    <w:uiPriority w:val="99"/>
    <w:semiHidden/>
    <w:rsid w:val="00982E91"/>
  </w:style>
  <w:style w:type="paragraph" w:customStyle="1" w:styleId="CharChar1CharCharCharCharCharCharCharCharCharCharCharCharCharCharChar41">
    <w:name w:val="Char Char1 Char Char Char Char Char Char Char Char Char Char Char Char Char Char Char41"/>
    <w:semiHidden/>
    <w:rsid w:val="00982E9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7">
    <w:name w:val="Style Bulleted7"/>
    <w:rsid w:val="00982E91"/>
  </w:style>
  <w:style w:type="character" w:customStyle="1" w:styleId="536">
    <w:name w:val="(文字) (文字)536"/>
    <w:semiHidden/>
    <w:rsid w:val="00982E91"/>
    <w:rPr>
      <w:rFonts w:ascii="Times New Roman" w:hAnsi="Times New Roman"/>
      <w:lang w:eastAsia="en-US"/>
    </w:rPr>
  </w:style>
  <w:style w:type="numbering" w:customStyle="1" w:styleId="StyleBulletedSymbolsymbolLeft025Hanging07">
    <w:name w:val="Style Bulleted Symbol (symbol) Left:  0.25&quot; Hanging:  0.7"/>
    <w:basedOn w:val="NoList"/>
    <w:rsid w:val="00982E91"/>
  </w:style>
  <w:style w:type="table" w:customStyle="1" w:styleId="ColorfulList-Accent17">
    <w:name w:val="Colorful List - Accent 17"/>
    <w:basedOn w:val="TableNormal"/>
    <w:next w:val="ColorfulList-Accent1"/>
    <w:uiPriority w:val="34"/>
    <w:rsid w:val="00982E91"/>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5">
    <w:name w:val="Table Grid5"/>
    <w:basedOn w:val="TableNormal"/>
    <w:uiPriority w:val="39"/>
    <w:qFormat/>
    <w:rsid w:val="00982E91"/>
    <w:pPr>
      <w:spacing w:after="160" w:line="259" w:lineRule="auto"/>
    </w:pPr>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Accent57">
    <w:name w:val="Grid Table 4 - Accent 57"/>
    <w:basedOn w:val="TableNormal"/>
    <w:next w:val="GridTable4-Accent5"/>
    <w:uiPriority w:val="49"/>
    <w:rsid w:val="00982E91"/>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10">
    <w:name w:val="Style Bulleted Symbol (symbol) Left:  0.25&quot; Hanging:  0.25&quot;10"/>
    <w:basedOn w:val="NoList"/>
    <w:rsid w:val="00982E91"/>
  </w:style>
  <w:style w:type="numbering" w:customStyle="1" w:styleId="StyleBulletedSymbolsymbolLeft025Hanging02517">
    <w:name w:val="Style Bulleted Symbol (symbol) Left:  0.25&quot; Hanging:  0.25&quot;17"/>
    <w:basedOn w:val="NoList"/>
    <w:rsid w:val="00982E91"/>
  </w:style>
  <w:style w:type="numbering" w:customStyle="1" w:styleId="StyleBulletedSymbolsymbolLeft025Hanging02528">
    <w:name w:val="Style Bulleted Symbol (symbol) Left:  0.25&quot; Hanging:  0.25&quot;28"/>
    <w:basedOn w:val="NoList"/>
    <w:rsid w:val="00982E91"/>
  </w:style>
  <w:style w:type="character" w:customStyle="1" w:styleId="B3Char2">
    <w:name w:val="B3 Char2"/>
    <w:qFormat/>
    <w:rsid w:val="00982E91"/>
    <w:rPr>
      <w:rFonts w:eastAsia="SimSun"/>
      <w:lang w:val="en-GB" w:eastAsia="en-US"/>
    </w:rPr>
  </w:style>
  <w:style w:type="character" w:customStyle="1" w:styleId="BoldCommentsChar">
    <w:name w:val="Bold Comments Char"/>
    <w:link w:val="BoldComments"/>
    <w:rsid w:val="00982E91"/>
    <w:rPr>
      <w:rFonts w:ascii="Arial" w:eastAsia="MS Mincho" w:hAnsi="Arial"/>
      <w:b/>
      <w:szCs w:val="24"/>
    </w:rPr>
  </w:style>
  <w:style w:type="paragraph" w:customStyle="1" w:styleId="BoldComments">
    <w:name w:val="Bold Comments"/>
    <w:basedOn w:val="Normal"/>
    <w:link w:val="BoldCommentsChar"/>
    <w:qFormat/>
    <w:rsid w:val="00982E91"/>
    <w:pPr>
      <w:spacing w:before="240" w:after="60"/>
      <w:outlineLvl w:val="8"/>
    </w:pPr>
    <w:rPr>
      <w:rFonts w:ascii="Arial" w:eastAsia="MS Mincho" w:hAnsi="Arial"/>
      <w:b/>
      <w:lang w:eastAsia="en-GB"/>
    </w:rPr>
  </w:style>
  <w:style w:type="numbering" w:customStyle="1" w:styleId="NoList8">
    <w:name w:val="No List8"/>
    <w:next w:val="NoList"/>
    <w:uiPriority w:val="99"/>
    <w:semiHidden/>
    <w:unhideWhenUsed/>
    <w:rsid w:val="00875521"/>
  </w:style>
  <w:style w:type="numbering" w:customStyle="1" w:styleId="StyleBulleted8">
    <w:name w:val="Style Bulleted8"/>
    <w:rsid w:val="00875521"/>
    <w:pPr>
      <w:numPr>
        <w:numId w:val="2"/>
      </w:numPr>
    </w:pPr>
  </w:style>
  <w:style w:type="numbering" w:customStyle="1" w:styleId="StyleBulletedSymbolsymbolLeft025Hanging08">
    <w:name w:val="Style Bulleted Symbol (symbol) Left:  0.25&quot; Hanging:  0.8"/>
    <w:basedOn w:val="NoList"/>
    <w:rsid w:val="00875521"/>
    <w:pPr>
      <w:numPr>
        <w:numId w:val="9"/>
      </w:numPr>
    </w:pPr>
  </w:style>
  <w:style w:type="numbering" w:customStyle="1" w:styleId="StyleBulletedSymbolsymbolLeft025Hanging02518">
    <w:name w:val="Style Bulleted Symbol (symbol) Left:  0.25&quot; Hanging:  0.25&quot;18"/>
    <w:basedOn w:val="NoList"/>
    <w:rsid w:val="00875521"/>
    <w:pPr>
      <w:numPr>
        <w:numId w:val="7"/>
      </w:numPr>
    </w:pPr>
  </w:style>
  <w:style w:type="numbering" w:customStyle="1" w:styleId="StyleBulletedSymbolsymbolLeft025Hanging02519">
    <w:name w:val="Style Bulleted Symbol (symbol) Left:  0.25&quot; Hanging:  0.25&quot;19"/>
    <w:basedOn w:val="NoList"/>
    <w:rsid w:val="00875521"/>
    <w:pPr>
      <w:numPr>
        <w:numId w:val="8"/>
      </w:numPr>
    </w:pPr>
  </w:style>
  <w:style w:type="numbering" w:customStyle="1" w:styleId="StyleBulletedSymbolsymbolLeft025Hanging02529">
    <w:name w:val="Style Bulleted Symbol (symbol) Left:  0.25&quot; Hanging:  0.25&quot;29"/>
    <w:basedOn w:val="NoList"/>
    <w:rsid w:val="00875521"/>
    <w:pPr>
      <w:numPr>
        <w:numId w:val="10"/>
      </w:numPr>
    </w:pPr>
  </w:style>
</w:styles>
</file>

<file path=word/vbaData.xml><?xml version="1.0" encoding="utf-8"?>
<wne:vbaSuppData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0314">
      <w:bodyDiv w:val="1"/>
      <w:marLeft w:val="0"/>
      <w:marRight w:val="0"/>
      <w:marTop w:val="0"/>
      <w:marBottom w:val="0"/>
      <w:divBdr>
        <w:top w:val="none" w:sz="0" w:space="0" w:color="auto"/>
        <w:left w:val="none" w:sz="0" w:space="0" w:color="auto"/>
        <w:bottom w:val="none" w:sz="0" w:space="0" w:color="auto"/>
        <w:right w:val="none" w:sz="0" w:space="0" w:color="auto"/>
      </w:divBdr>
    </w:div>
    <w:div w:id="1706783">
      <w:bodyDiv w:val="1"/>
      <w:marLeft w:val="0"/>
      <w:marRight w:val="0"/>
      <w:marTop w:val="0"/>
      <w:marBottom w:val="0"/>
      <w:divBdr>
        <w:top w:val="none" w:sz="0" w:space="0" w:color="auto"/>
        <w:left w:val="none" w:sz="0" w:space="0" w:color="auto"/>
        <w:bottom w:val="none" w:sz="0" w:space="0" w:color="auto"/>
        <w:right w:val="none" w:sz="0" w:space="0" w:color="auto"/>
      </w:divBdr>
      <w:divsChild>
        <w:div w:id="451292181">
          <w:marLeft w:val="1166"/>
          <w:marRight w:val="0"/>
          <w:marTop w:val="240"/>
          <w:marBottom w:val="0"/>
          <w:divBdr>
            <w:top w:val="none" w:sz="0" w:space="0" w:color="auto"/>
            <w:left w:val="none" w:sz="0" w:space="0" w:color="auto"/>
            <w:bottom w:val="none" w:sz="0" w:space="0" w:color="auto"/>
            <w:right w:val="none" w:sz="0" w:space="0" w:color="auto"/>
          </w:divBdr>
        </w:div>
        <w:div w:id="1022244565">
          <w:marLeft w:val="1800"/>
          <w:marRight w:val="0"/>
          <w:marTop w:val="240"/>
          <w:marBottom w:val="0"/>
          <w:divBdr>
            <w:top w:val="none" w:sz="0" w:space="0" w:color="auto"/>
            <w:left w:val="none" w:sz="0" w:space="0" w:color="auto"/>
            <w:bottom w:val="none" w:sz="0" w:space="0" w:color="auto"/>
            <w:right w:val="none" w:sz="0" w:space="0" w:color="auto"/>
          </w:divBdr>
        </w:div>
        <w:div w:id="1238326136">
          <w:marLeft w:val="547"/>
          <w:marRight w:val="0"/>
          <w:marTop w:val="134"/>
          <w:marBottom w:val="0"/>
          <w:divBdr>
            <w:top w:val="none" w:sz="0" w:space="0" w:color="auto"/>
            <w:left w:val="none" w:sz="0" w:space="0" w:color="auto"/>
            <w:bottom w:val="none" w:sz="0" w:space="0" w:color="auto"/>
            <w:right w:val="none" w:sz="0" w:space="0" w:color="auto"/>
          </w:divBdr>
        </w:div>
        <w:div w:id="1331718463">
          <w:marLeft w:val="1800"/>
          <w:marRight w:val="0"/>
          <w:marTop w:val="240"/>
          <w:marBottom w:val="0"/>
          <w:divBdr>
            <w:top w:val="none" w:sz="0" w:space="0" w:color="auto"/>
            <w:left w:val="none" w:sz="0" w:space="0" w:color="auto"/>
            <w:bottom w:val="none" w:sz="0" w:space="0" w:color="auto"/>
            <w:right w:val="none" w:sz="0" w:space="0" w:color="auto"/>
          </w:divBdr>
        </w:div>
        <w:div w:id="1723754092">
          <w:marLeft w:val="1800"/>
          <w:marRight w:val="0"/>
          <w:marTop w:val="240"/>
          <w:marBottom w:val="0"/>
          <w:divBdr>
            <w:top w:val="none" w:sz="0" w:space="0" w:color="auto"/>
            <w:left w:val="none" w:sz="0" w:space="0" w:color="auto"/>
            <w:bottom w:val="none" w:sz="0" w:space="0" w:color="auto"/>
            <w:right w:val="none" w:sz="0" w:space="0" w:color="auto"/>
          </w:divBdr>
        </w:div>
        <w:div w:id="1898932128">
          <w:marLeft w:val="1800"/>
          <w:marRight w:val="0"/>
          <w:marTop w:val="240"/>
          <w:marBottom w:val="0"/>
          <w:divBdr>
            <w:top w:val="none" w:sz="0" w:space="0" w:color="auto"/>
            <w:left w:val="none" w:sz="0" w:space="0" w:color="auto"/>
            <w:bottom w:val="none" w:sz="0" w:space="0" w:color="auto"/>
            <w:right w:val="none" w:sz="0" w:space="0" w:color="auto"/>
          </w:divBdr>
        </w:div>
        <w:div w:id="1971281369">
          <w:marLeft w:val="1166"/>
          <w:marRight w:val="0"/>
          <w:marTop w:val="240"/>
          <w:marBottom w:val="0"/>
          <w:divBdr>
            <w:top w:val="none" w:sz="0" w:space="0" w:color="auto"/>
            <w:left w:val="none" w:sz="0" w:space="0" w:color="auto"/>
            <w:bottom w:val="none" w:sz="0" w:space="0" w:color="auto"/>
            <w:right w:val="none" w:sz="0" w:space="0" w:color="auto"/>
          </w:divBdr>
        </w:div>
        <w:div w:id="2128114291">
          <w:marLeft w:val="1166"/>
          <w:marRight w:val="0"/>
          <w:marTop w:val="240"/>
          <w:marBottom w:val="0"/>
          <w:divBdr>
            <w:top w:val="none" w:sz="0" w:space="0" w:color="auto"/>
            <w:left w:val="none" w:sz="0" w:space="0" w:color="auto"/>
            <w:bottom w:val="none" w:sz="0" w:space="0" w:color="auto"/>
            <w:right w:val="none" w:sz="0" w:space="0" w:color="auto"/>
          </w:divBdr>
        </w:div>
      </w:divsChild>
    </w:div>
    <w:div w:id="2099400">
      <w:bodyDiv w:val="1"/>
      <w:marLeft w:val="0"/>
      <w:marRight w:val="0"/>
      <w:marTop w:val="0"/>
      <w:marBottom w:val="0"/>
      <w:divBdr>
        <w:top w:val="none" w:sz="0" w:space="0" w:color="auto"/>
        <w:left w:val="none" w:sz="0" w:space="0" w:color="auto"/>
        <w:bottom w:val="none" w:sz="0" w:space="0" w:color="auto"/>
        <w:right w:val="none" w:sz="0" w:space="0" w:color="auto"/>
      </w:divBdr>
    </w:div>
    <w:div w:id="2784589">
      <w:bodyDiv w:val="1"/>
      <w:marLeft w:val="0"/>
      <w:marRight w:val="0"/>
      <w:marTop w:val="0"/>
      <w:marBottom w:val="0"/>
      <w:divBdr>
        <w:top w:val="none" w:sz="0" w:space="0" w:color="auto"/>
        <w:left w:val="none" w:sz="0" w:space="0" w:color="auto"/>
        <w:bottom w:val="none" w:sz="0" w:space="0" w:color="auto"/>
        <w:right w:val="none" w:sz="0" w:space="0" w:color="auto"/>
      </w:divBdr>
    </w:div>
    <w:div w:id="3559425">
      <w:bodyDiv w:val="1"/>
      <w:marLeft w:val="0"/>
      <w:marRight w:val="0"/>
      <w:marTop w:val="0"/>
      <w:marBottom w:val="0"/>
      <w:divBdr>
        <w:top w:val="none" w:sz="0" w:space="0" w:color="auto"/>
        <w:left w:val="none" w:sz="0" w:space="0" w:color="auto"/>
        <w:bottom w:val="none" w:sz="0" w:space="0" w:color="auto"/>
        <w:right w:val="none" w:sz="0" w:space="0" w:color="auto"/>
      </w:divBdr>
    </w:div>
    <w:div w:id="3629119">
      <w:bodyDiv w:val="1"/>
      <w:marLeft w:val="0"/>
      <w:marRight w:val="0"/>
      <w:marTop w:val="0"/>
      <w:marBottom w:val="0"/>
      <w:divBdr>
        <w:top w:val="none" w:sz="0" w:space="0" w:color="auto"/>
        <w:left w:val="none" w:sz="0" w:space="0" w:color="auto"/>
        <w:bottom w:val="none" w:sz="0" w:space="0" w:color="auto"/>
        <w:right w:val="none" w:sz="0" w:space="0" w:color="auto"/>
      </w:divBdr>
    </w:div>
    <w:div w:id="3829941">
      <w:bodyDiv w:val="1"/>
      <w:marLeft w:val="0"/>
      <w:marRight w:val="0"/>
      <w:marTop w:val="0"/>
      <w:marBottom w:val="0"/>
      <w:divBdr>
        <w:top w:val="none" w:sz="0" w:space="0" w:color="auto"/>
        <w:left w:val="none" w:sz="0" w:space="0" w:color="auto"/>
        <w:bottom w:val="none" w:sz="0" w:space="0" w:color="auto"/>
        <w:right w:val="none" w:sz="0" w:space="0" w:color="auto"/>
      </w:divBdr>
      <w:divsChild>
        <w:div w:id="808130952">
          <w:marLeft w:val="1886"/>
          <w:marRight w:val="0"/>
          <w:marTop w:val="115"/>
          <w:marBottom w:val="0"/>
          <w:divBdr>
            <w:top w:val="none" w:sz="0" w:space="0" w:color="auto"/>
            <w:left w:val="none" w:sz="0" w:space="0" w:color="auto"/>
            <w:bottom w:val="none" w:sz="0" w:space="0" w:color="auto"/>
            <w:right w:val="none" w:sz="0" w:space="0" w:color="auto"/>
          </w:divBdr>
        </w:div>
        <w:div w:id="1045711944">
          <w:marLeft w:val="1526"/>
          <w:marRight w:val="0"/>
          <w:marTop w:val="115"/>
          <w:marBottom w:val="0"/>
          <w:divBdr>
            <w:top w:val="none" w:sz="0" w:space="0" w:color="auto"/>
            <w:left w:val="none" w:sz="0" w:space="0" w:color="auto"/>
            <w:bottom w:val="none" w:sz="0" w:space="0" w:color="auto"/>
            <w:right w:val="none" w:sz="0" w:space="0" w:color="auto"/>
          </w:divBdr>
        </w:div>
        <w:div w:id="1872961057">
          <w:marLeft w:val="1526"/>
          <w:marRight w:val="0"/>
          <w:marTop w:val="115"/>
          <w:marBottom w:val="0"/>
          <w:divBdr>
            <w:top w:val="none" w:sz="0" w:space="0" w:color="auto"/>
            <w:left w:val="none" w:sz="0" w:space="0" w:color="auto"/>
            <w:bottom w:val="none" w:sz="0" w:space="0" w:color="auto"/>
            <w:right w:val="none" w:sz="0" w:space="0" w:color="auto"/>
          </w:divBdr>
        </w:div>
      </w:divsChild>
    </w:div>
    <w:div w:id="4745724">
      <w:bodyDiv w:val="1"/>
      <w:marLeft w:val="0"/>
      <w:marRight w:val="0"/>
      <w:marTop w:val="0"/>
      <w:marBottom w:val="0"/>
      <w:divBdr>
        <w:top w:val="none" w:sz="0" w:space="0" w:color="auto"/>
        <w:left w:val="none" w:sz="0" w:space="0" w:color="auto"/>
        <w:bottom w:val="none" w:sz="0" w:space="0" w:color="auto"/>
        <w:right w:val="none" w:sz="0" w:space="0" w:color="auto"/>
      </w:divBdr>
      <w:divsChild>
        <w:div w:id="263925945">
          <w:marLeft w:val="1166"/>
          <w:marRight w:val="0"/>
          <w:marTop w:val="134"/>
          <w:marBottom w:val="0"/>
          <w:divBdr>
            <w:top w:val="none" w:sz="0" w:space="0" w:color="auto"/>
            <w:left w:val="none" w:sz="0" w:space="0" w:color="auto"/>
            <w:bottom w:val="none" w:sz="0" w:space="0" w:color="auto"/>
            <w:right w:val="none" w:sz="0" w:space="0" w:color="auto"/>
          </w:divBdr>
        </w:div>
        <w:div w:id="439879927">
          <w:marLeft w:val="1166"/>
          <w:marRight w:val="0"/>
          <w:marTop w:val="134"/>
          <w:marBottom w:val="0"/>
          <w:divBdr>
            <w:top w:val="none" w:sz="0" w:space="0" w:color="auto"/>
            <w:left w:val="none" w:sz="0" w:space="0" w:color="auto"/>
            <w:bottom w:val="none" w:sz="0" w:space="0" w:color="auto"/>
            <w:right w:val="none" w:sz="0" w:space="0" w:color="auto"/>
          </w:divBdr>
        </w:div>
        <w:div w:id="921183055">
          <w:marLeft w:val="1166"/>
          <w:marRight w:val="0"/>
          <w:marTop w:val="134"/>
          <w:marBottom w:val="0"/>
          <w:divBdr>
            <w:top w:val="none" w:sz="0" w:space="0" w:color="auto"/>
            <w:left w:val="none" w:sz="0" w:space="0" w:color="auto"/>
            <w:bottom w:val="none" w:sz="0" w:space="0" w:color="auto"/>
            <w:right w:val="none" w:sz="0" w:space="0" w:color="auto"/>
          </w:divBdr>
        </w:div>
        <w:div w:id="2056349127">
          <w:marLeft w:val="547"/>
          <w:marRight w:val="0"/>
          <w:marTop w:val="154"/>
          <w:marBottom w:val="0"/>
          <w:divBdr>
            <w:top w:val="none" w:sz="0" w:space="0" w:color="auto"/>
            <w:left w:val="none" w:sz="0" w:space="0" w:color="auto"/>
            <w:bottom w:val="none" w:sz="0" w:space="0" w:color="auto"/>
            <w:right w:val="none" w:sz="0" w:space="0" w:color="auto"/>
          </w:divBdr>
        </w:div>
        <w:div w:id="2112429114">
          <w:marLeft w:val="1166"/>
          <w:marRight w:val="0"/>
          <w:marTop w:val="134"/>
          <w:marBottom w:val="0"/>
          <w:divBdr>
            <w:top w:val="none" w:sz="0" w:space="0" w:color="auto"/>
            <w:left w:val="none" w:sz="0" w:space="0" w:color="auto"/>
            <w:bottom w:val="none" w:sz="0" w:space="0" w:color="auto"/>
            <w:right w:val="none" w:sz="0" w:space="0" w:color="auto"/>
          </w:divBdr>
        </w:div>
      </w:divsChild>
    </w:div>
    <w:div w:id="4946945">
      <w:bodyDiv w:val="1"/>
      <w:marLeft w:val="0"/>
      <w:marRight w:val="0"/>
      <w:marTop w:val="0"/>
      <w:marBottom w:val="0"/>
      <w:divBdr>
        <w:top w:val="none" w:sz="0" w:space="0" w:color="auto"/>
        <w:left w:val="none" w:sz="0" w:space="0" w:color="auto"/>
        <w:bottom w:val="none" w:sz="0" w:space="0" w:color="auto"/>
        <w:right w:val="none" w:sz="0" w:space="0" w:color="auto"/>
      </w:divBdr>
      <w:divsChild>
        <w:div w:id="141586243">
          <w:marLeft w:val="1800"/>
          <w:marRight w:val="0"/>
          <w:marTop w:val="96"/>
          <w:marBottom w:val="0"/>
          <w:divBdr>
            <w:top w:val="none" w:sz="0" w:space="0" w:color="auto"/>
            <w:left w:val="none" w:sz="0" w:space="0" w:color="auto"/>
            <w:bottom w:val="none" w:sz="0" w:space="0" w:color="auto"/>
            <w:right w:val="none" w:sz="0" w:space="0" w:color="auto"/>
          </w:divBdr>
        </w:div>
        <w:div w:id="156582925">
          <w:marLeft w:val="1166"/>
          <w:marRight w:val="0"/>
          <w:marTop w:val="115"/>
          <w:marBottom w:val="0"/>
          <w:divBdr>
            <w:top w:val="none" w:sz="0" w:space="0" w:color="auto"/>
            <w:left w:val="none" w:sz="0" w:space="0" w:color="auto"/>
            <w:bottom w:val="none" w:sz="0" w:space="0" w:color="auto"/>
            <w:right w:val="none" w:sz="0" w:space="0" w:color="auto"/>
          </w:divBdr>
        </w:div>
        <w:div w:id="219706605">
          <w:marLeft w:val="1800"/>
          <w:marRight w:val="0"/>
          <w:marTop w:val="96"/>
          <w:marBottom w:val="0"/>
          <w:divBdr>
            <w:top w:val="none" w:sz="0" w:space="0" w:color="auto"/>
            <w:left w:val="none" w:sz="0" w:space="0" w:color="auto"/>
            <w:bottom w:val="none" w:sz="0" w:space="0" w:color="auto"/>
            <w:right w:val="none" w:sz="0" w:space="0" w:color="auto"/>
          </w:divBdr>
        </w:div>
        <w:div w:id="922304442">
          <w:marLeft w:val="1166"/>
          <w:marRight w:val="0"/>
          <w:marTop w:val="115"/>
          <w:marBottom w:val="0"/>
          <w:divBdr>
            <w:top w:val="none" w:sz="0" w:space="0" w:color="auto"/>
            <w:left w:val="none" w:sz="0" w:space="0" w:color="auto"/>
            <w:bottom w:val="none" w:sz="0" w:space="0" w:color="auto"/>
            <w:right w:val="none" w:sz="0" w:space="0" w:color="auto"/>
          </w:divBdr>
        </w:div>
        <w:div w:id="937106235">
          <w:marLeft w:val="1166"/>
          <w:marRight w:val="0"/>
          <w:marTop w:val="115"/>
          <w:marBottom w:val="0"/>
          <w:divBdr>
            <w:top w:val="none" w:sz="0" w:space="0" w:color="auto"/>
            <w:left w:val="none" w:sz="0" w:space="0" w:color="auto"/>
            <w:bottom w:val="none" w:sz="0" w:space="0" w:color="auto"/>
            <w:right w:val="none" w:sz="0" w:space="0" w:color="auto"/>
          </w:divBdr>
        </w:div>
        <w:div w:id="1431001091">
          <w:marLeft w:val="547"/>
          <w:marRight w:val="0"/>
          <w:marTop w:val="130"/>
          <w:marBottom w:val="0"/>
          <w:divBdr>
            <w:top w:val="none" w:sz="0" w:space="0" w:color="auto"/>
            <w:left w:val="none" w:sz="0" w:space="0" w:color="auto"/>
            <w:bottom w:val="none" w:sz="0" w:space="0" w:color="auto"/>
            <w:right w:val="none" w:sz="0" w:space="0" w:color="auto"/>
          </w:divBdr>
        </w:div>
      </w:divsChild>
    </w:div>
    <w:div w:id="5140079">
      <w:bodyDiv w:val="1"/>
      <w:marLeft w:val="0"/>
      <w:marRight w:val="0"/>
      <w:marTop w:val="0"/>
      <w:marBottom w:val="0"/>
      <w:divBdr>
        <w:top w:val="none" w:sz="0" w:space="0" w:color="auto"/>
        <w:left w:val="none" w:sz="0" w:space="0" w:color="auto"/>
        <w:bottom w:val="none" w:sz="0" w:space="0" w:color="auto"/>
        <w:right w:val="none" w:sz="0" w:space="0" w:color="auto"/>
      </w:divBdr>
    </w:div>
    <w:div w:id="6179295">
      <w:bodyDiv w:val="1"/>
      <w:marLeft w:val="0"/>
      <w:marRight w:val="0"/>
      <w:marTop w:val="0"/>
      <w:marBottom w:val="0"/>
      <w:divBdr>
        <w:top w:val="none" w:sz="0" w:space="0" w:color="auto"/>
        <w:left w:val="none" w:sz="0" w:space="0" w:color="auto"/>
        <w:bottom w:val="none" w:sz="0" w:space="0" w:color="auto"/>
        <w:right w:val="none" w:sz="0" w:space="0" w:color="auto"/>
      </w:divBdr>
    </w:div>
    <w:div w:id="6182374">
      <w:bodyDiv w:val="1"/>
      <w:marLeft w:val="0"/>
      <w:marRight w:val="0"/>
      <w:marTop w:val="0"/>
      <w:marBottom w:val="0"/>
      <w:divBdr>
        <w:top w:val="none" w:sz="0" w:space="0" w:color="auto"/>
        <w:left w:val="none" w:sz="0" w:space="0" w:color="auto"/>
        <w:bottom w:val="none" w:sz="0" w:space="0" w:color="auto"/>
        <w:right w:val="none" w:sz="0" w:space="0" w:color="auto"/>
      </w:divBdr>
    </w:div>
    <w:div w:id="6753933">
      <w:bodyDiv w:val="1"/>
      <w:marLeft w:val="0"/>
      <w:marRight w:val="0"/>
      <w:marTop w:val="0"/>
      <w:marBottom w:val="0"/>
      <w:divBdr>
        <w:top w:val="none" w:sz="0" w:space="0" w:color="auto"/>
        <w:left w:val="none" w:sz="0" w:space="0" w:color="auto"/>
        <w:bottom w:val="none" w:sz="0" w:space="0" w:color="auto"/>
        <w:right w:val="none" w:sz="0" w:space="0" w:color="auto"/>
      </w:divBdr>
      <w:divsChild>
        <w:div w:id="219094315">
          <w:marLeft w:val="0"/>
          <w:marRight w:val="0"/>
          <w:marTop w:val="0"/>
          <w:marBottom w:val="0"/>
          <w:divBdr>
            <w:top w:val="none" w:sz="0" w:space="0" w:color="auto"/>
            <w:left w:val="none" w:sz="0" w:space="0" w:color="auto"/>
            <w:bottom w:val="none" w:sz="0" w:space="0" w:color="auto"/>
            <w:right w:val="none" w:sz="0" w:space="0" w:color="auto"/>
          </w:divBdr>
          <w:divsChild>
            <w:div w:id="169568520">
              <w:marLeft w:val="0"/>
              <w:marRight w:val="0"/>
              <w:marTop w:val="0"/>
              <w:marBottom w:val="0"/>
              <w:divBdr>
                <w:top w:val="none" w:sz="0" w:space="0" w:color="auto"/>
                <w:left w:val="none" w:sz="0" w:space="0" w:color="auto"/>
                <w:bottom w:val="none" w:sz="0" w:space="0" w:color="auto"/>
                <w:right w:val="none" w:sz="0" w:space="0" w:color="auto"/>
              </w:divBdr>
            </w:div>
            <w:div w:id="176696020">
              <w:marLeft w:val="0"/>
              <w:marRight w:val="0"/>
              <w:marTop w:val="0"/>
              <w:marBottom w:val="0"/>
              <w:divBdr>
                <w:top w:val="none" w:sz="0" w:space="0" w:color="auto"/>
                <w:left w:val="none" w:sz="0" w:space="0" w:color="auto"/>
                <w:bottom w:val="none" w:sz="0" w:space="0" w:color="auto"/>
                <w:right w:val="none" w:sz="0" w:space="0" w:color="auto"/>
              </w:divBdr>
            </w:div>
            <w:div w:id="729231250">
              <w:marLeft w:val="0"/>
              <w:marRight w:val="0"/>
              <w:marTop w:val="0"/>
              <w:marBottom w:val="0"/>
              <w:divBdr>
                <w:top w:val="none" w:sz="0" w:space="0" w:color="auto"/>
                <w:left w:val="none" w:sz="0" w:space="0" w:color="auto"/>
                <w:bottom w:val="none" w:sz="0" w:space="0" w:color="auto"/>
                <w:right w:val="none" w:sz="0" w:space="0" w:color="auto"/>
              </w:divBdr>
            </w:div>
            <w:div w:id="187754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641">
      <w:bodyDiv w:val="1"/>
      <w:marLeft w:val="0"/>
      <w:marRight w:val="0"/>
      <w:marTop w:val="0"/>
      <w:marBottom w:val="0"/>
      <w:divBdr>
        <w:top w:val="none" w:sz="0" w:space="0" w:color="auto"/>
        <w:left w:val="none" w:sz="0" w:space="0" w:color="auto"/>
        <w:bottom w:val="none" w:sz="0" w:space="0" w:color="auto"/>
        <w:right w:val="none" w:sz="0" w:space="0" w:color="auto"/>
      </w:divBdr>
      <w:divsChild>
        <w:div w:id="321355124">
          <w:marLeft w:val="1166"/>
          <w:marRight w:val="0"/>
          <w:marTop w:val="96"/>
          <w:marBottom w:val="0"/>
          <w:divBdr>
            <w:top w:val="none" w:sz="0" w:space="0" w:color="auto"/>
            <w:left w:val="none" w:sz="0" w:space="0" w:color="auto"/>
            <w:bottom w:val="none" w:sz="0" w:space="0" w:color="auto"/>
            <w:right w:val="none" w:sz="0" w:space="0" w:color="auto"/>
          </w:divBdr>
        </w:div>
        <w:div w:id="922879527">
          <w:marLeft w:val="547"/>
          <w:marRight w:val="0"/>
          <w:marTop w:val="115"/>
          <w:marBottom w:val="0"/>
          <w:divBdr>
            <w:top w:val="none" w:sz="0" w:space="0" w:color="auto"/>
            <w:left w:val="none" w:sz="0" w:space="0" w:color="auto"/>
            <w:bottom w:val="none" w:sz="0" w:space="0" w:color="auto"/>
            <w:right w:val="none" w:sz="0" w:space="0" w:color="auto"/>
          </w:divBdr>
        </w:div>
      </w:divsChild>
    </w:div>
    <w:div w:id="9181059">
      <w:bodyDiv w:val="1"/>
      <w:marLeft w:val="0"/>
      <w:marRight w:val="0"/>
      <w:marTop w:val="0"/>
      <w:marBottom w:val="0"/>
      <w:divBdr>
        <w:top w:val="none" w:sz="0" w:space="0" w:color="auto"/>
        <w:left w:val="none" w:sz="0" w:space="0" w:color="auto"/>
        <w:bottom w:val="none" w:sz="0" w:space="0" w:color="auto"/>
        <w:right w:val="none" w:sz="0" w:space="0" w:color="auto"/>
      </w:divBdr>
    </w:div>
    <w:div w:id="9334979">
      <w:bodyDiv w:val="1"/>
      <w:marLeft w:val="0"/>
      <w:marRight w:val="0"/>
      <w:marTop w:val="0"/>
      <w:marBottom w:val="0"/>
      <w:divBdr>
        <w:top w:val="none" w:sz="0" w:space="0" w:color="auto"/>
        <w:left w:val="none" w:sz="0" w:space="0" w:color="auto"/>
        <w:bottom w:val="none" w:sz="0" w:space="0" w:color="auto"/>
        <w:right w:val="none" w:sz="0" w:space="0" w:color="auto"/>
      </w:divBdr>
    </w:div>
    <w:div w:id="10038829">
      <w:bodyDiv w:val="1"/>
      <w:marLeft w:val="0"/>
      <w:marRight w:val="0"/>
      <w:marTop w:val="0"/>
      <w:marBottom w:val="0"/>
      <w:divBdr>
        <w:top w:val="none" w:sz="0" w:space="0" w:color="auto"/>
        <w:left w:val="none" w:sz="0" w:space="0" w:color="auto"/>
        <w:bottom w:val="none" w:sz="0" w:space="0" w:color="auto"/>
        <w:right w:val="none" w:sz="0" w:space="0" w:color="auto"/>
      </w:divBdr>
    </w:div>
    <w:div w:id="10571015">
      <w:bodyDiv w:val="1"/>
      <w:marLeft w:val="0"/>
      <w:marRight w:val="0"/>
      <w:marTop w:val="0"/>
      <w:marBottom w:val="0"/>
      <w:divBdr>
        <w:top w:val="none" w:sz="0" w:space="0" w:color="auto"/>
        <w:left w:val="none" w:sz="0" w:space="0" w:color="auto"/>
        <w:bottom w:val="none" w:sz="0" w:space="0" w:color="auto"/>
        <w:right w:val="none" w:sz="0" w:space="0" w:color="auto"/>
      </w:divBdr>
    </w:div>
    <w:div w:id="11036299">
      <w:bodyDiv w:val="1"/>
      <w:marLeft w:val="0"/>
      <w:marRight w:val="0"/>
      <w:marTop w:val="0"/>
      <w:marBottom w:val="0"/>
      <w:divBdr>
        <w:top w:val="none" w:sz="0" w:space="0" w:color="auto"/>
        <w:left w:val="none" w:sz="0" w:space="0" w:color="auto"/>
        <w:bottom w:val="none" w:sz="0" w:space="0" w:color="auto"/>
        <w:right w:val="none" w:sz="0" w:space="0" w:color="auto"/>
      </w:divBdr>
      <w:divsChild>
        <w:div w:id="953562402">
          <w:marLeft w:val="547"/>
          <w:marRight w:val="0"/>
          <w:marTop w:val="134"/>
          <w:marBottom w:val="0"/>
          <w:divBdr>
            <w:top w:val="none" w:sz="0" w:space="0" w:color="auto"/>
            <w:left w:val="none" w:sz="0" w:space="0" w:color="auto"/>
            <w:bottom w:val="none" w:sz="0" w:space="0" w:color="auto"/>
            <w:right w:val="none" w:sz="0" w:space="0" w:color="auto"/>
          </w:divBdr>
        </w:div>
        <w:div w:id="1955821306">
          <w:marLeft w:val="547"/>
          <w:marRight w:val="0"/>
          <w:marTop w:val="134"/>
          <w:marBottom w:val="0"/>
          <w:divBdr>
            <w:top w:val="none" w:sz="0" w:space="0" w:color="auto"/>
            <w:left w:val="none" w:sz="0" w:space="0" w:color="auto"/>
            <w:bottom w:val="none" w:sz="0" w:space="0" w:color="auto"/>
            <w:right w:val="none" w:sz="0" w:space="0" w:color="auto"/>
          </w:divBdr>
        </w:div>
      </w:divsChild>
    </w:div>
    <w:div w:id="11617055">
      <w:bodyDiv w:val="1"/>
      <w:marLeft w:val="0"/>
      <w:marRight w:val="0"/>
      <w:marTop w:val="0"/>
      <w:marBottom w:val="0"/>
      <w:divBdr>
        <w:top w:val="none" w:sz="0" w:space="0" w:color="auto"/>
        <w:left w:val="none" w:sz="0" w:space="0" w:color="auto"/>
        <w:bottom w:val="none" w:sz="0" w:space="0" w:color="auto"/>
        <w:right w:val="none" w:sz="0" w:space="0" w:color="auto"/>
      </w:divBdr>
      <w:divsChild>
        <w:div w:id="217515571">
          <w:marLeft w:val="1166"/>
          <w:marRight w:val="0"/>
          <w:marTop w:val="96"/>
          <w:marBottom w:val="0"/>
          <w:divBdr>
            <w:top w:val="none" w:sz="0" w:space="0" w:color="auto"/>
            <w:left w:val="none" w:sz="0" w:space="0" w:color="auto"/>
            <w:bottom w:val="none" w:sz="0" w:space="0" w:color="auto"/>
            <w:right w:val="none" w:sz="0" w:space="0" w:color="auto"/>
          </w:divBdr>
        </w:div>
        <w:div w:id="479269274">
          <w:marLeft w:val="1800"/>
          <w:marRight w:val="0"/>
          <w:marTop w:val="86"/>
          <w:marBottom w:val="0"/>
          <w:divBdr>
            <w:top w:val="none" w:sz="0" w:space="0" w:color="auto"/>
            <w:left w:val="none" w:sz="0" w:space="0" w:color="auto"/>
            <w:bottom w:val="none" w:sz="0" w:space="0" w:color="auto"/>
            <w:right w:val="none" w:sz="0" w:space="0" w:color="auto"/>
          </w:divBdr>
        </w:div>
        <w:div w:id="608129043">
          <w:marLeft w:val="1800"/>
          <w:marRight w:val="0"/>
          <w:marTop w:val="86"/>
          <w:marBottom w:val="0"/>
          <w:divBdr>
            <w:top w:val="none" w:sz="0" w:space="0" w:color="auto"/>
            <w:left w:val="none" w:sz="0" w:space="0" w:color="auto"/>
            <w:bottom w:val="none" w:sz="0" w:space="0" w:color="auto"/>
            <w:right w:val="none" w:sz="0" w:space="0" w:color="auto"/>
          </w:divBdr>
        </w:div>
        <w:div w:id="776221357">
          <w:marLeft w:val="547"/>
          <w:marRight w:val="0"/>
          <w:marTop w:val="115"/>
          <w:marBottom w:val="0"/>
          <w:divBdr>
            <w:top w:val="none" w:sz="0" w:space="0" w:color="auto"/>
            <w:left w:val="none" w:sz="0" w:space="0" w:color="auto"/>
            <w:bottom w:val="none" w:sz="0" w:space="0" w:color="auto"/>
            <w:right w:val="none" w:sz="0" w:space="0" w:color="auto"/>
          </w:divBdr>
        </w:div>
        <w:div w:id="1049112649">
          <w:marLeft w:val="1166"/>
          <w:marRight w:val="0"/>
          <w:marTop w:val="96"/>
          <w:marBottom w:val="0"/>
          <w:divBdr>
            <w:top w:val="none" w:sz="0" w:space="0" w:color="auto"/>
            <w:left w:val="none" w:sz="0" w:space="0" w:color="auto"/>
            <w:bottom w:val="none" w:sz="0" w:space="0" w:color="auto"/>
            <w:right w:val="none" w:sz="0" w:space="0" w:color="auto"/>
          </w:divBdr>
        </w:div>
        <w:div w:id="1172140705">
          <w:marLeft w:val="1166"/>
          <w:marRight w:val="0"/>
          <w:marTop w:val="96"/>
          <w:marBottom w:val="0"/>
          <w:divBdr>
            <w:top w:val="none" w:sz="0" w:space="0" w:color="auto"/>
            <w:left w:val="none" w:sz="0" w:space="0" w:color="auto"/>
            <w:bottom w:val="none" w:sz="0" w:space="0" w:color="auto"/>
            <w:right w:val="none" w:sz="0" w:space="0" w:color="auto"/>
          </w:divBdr>
        </w:div>
        <w:div w:id="1873182003">
          <w:marLeft w:val="1166"/>
          <w:marRight w:val="0"/>
          <w:marTop w:val="96"/>
          <w:marBottom w:val="0"/>
          <w:divBdr>
            <w:top w:val="none" w:sz="0" w:space="0" w:color="auto"/>
            <w:left w:val="none" w:sz="0" w:space="0" w:color="auto"/>
            <w:bottom w:val="none" w:sz="0" w:space="0" w:color="auto"/>
            <w:right w:val="none" w:sz="0" w:space="0" w:color="auto"/>
          </w:divBdr>
        </w:div>
        <w:div w:id="2014069489">
          <w:marLeft w:val="1166"/>
          <w:marRight w:val="0"/>
          <w:marTop w:val="96"/>
          <w:marBottom w:val="0"/>
          <w:divBdr>
            <w:top w:val="none" w:sz="0" w:space="0" w:color="auto"/>
            <w:left w:val="none" w:sz="0" w:space="0" w:color="auto"/>
            <w:bottom w:val="none" w:sz="0" w:space="0" w:color="auto"/>
            <w:right w:val="none" w:sz="0" w:space="0" w:color="auto"/>
          </w:divBdr>
        </w:div>
      </w:divsChild>
    </w:div>
    <w:div w:id="12192337">
      <w:bodyDiv w:val="1"/>
      <w:marLeft w:val="0"/>
      <w:marRight w:val="0"/>
      <w:marTop w:val="0"/>
      <w:marBottom w:val="0"/>
      <w:divBdr>
        <w:top w:val="none" w:sz="0" w:space="0" w:color="auto"/>
        <w:left w:val="none" w:sz="0" w:space="0" w:color="auto"/>
        <w:bottom w:val="none" w:sz="0" w:space="0" w:color="auto"/>
        <w:right w:val="none" w:sz="0" w:space="0" w:color="auto"/>
      </w:divBdr>
      <w:divsChild>
        <w:div w:id="215237086">
          <w:marLeft w:val="360"/>
          <w:marRight w:val="0"/>
          <w:marTop w:val="200"/>
          <w:marBottom w:val="0"/>
          <w:divBdr>
            <w:top w:val="none" w:sz="0" w:space="0" w:color="auto"/>
            <w:left w:val="none" w:sz="0" w:space="0" w:color="auto"/>
            <w:bottom w:val="none" w:sz="0" w:space="0" w:color="auto"/>
            <w:right w:val="none" w:sz="0" w:space="0" w:color="auto"/>
          </w:divBdr>
        </w:div>
        <w:div w:id="322784441">
          <w:marLeft w:val="1080"/>
          <w:marRight w:val="0"/>
          <w:marTop w:val="100"/>
          <w:marBottom w:val="0"/>
          <w:divBdr>
            <w:top w:val="none" w:sz="0" w:space="0" w:color="auto"/>
            <w:left w:val="none" w:sz="0" w:space="0" w:color="auto"/>
            <w:bottom w:val="none" w:sz="0" w:space="0" w:color="auto"/>
            <w:right w:val="none" w:sz="0" w:space="0" w:color="auto"/>
          </w:divBdr>
        </w:div>
      </w:divsChild>
    </w:div>
    <w:div w:id="12658128">
      <w:bodyDiv w:val="1"/>
      <w:marLeft w:val="0"/>
      <w:marRight w:val="0"/>
      <w:marTop w:val="0"/>
      <w:marBottom w:val="0"/>
      <w:divBdr>
        <w:top w:val="none" w:sz="0" w:space="0" w:color="auto"/>
        <w:left w:val="none" w:sz="0" w:space="0" w:color="auto"/>
        <w:bottom w:val="none" w:sz="0" w:space="0" w:color="auto"/>
        <w:right w:val="none" w:sz="0" w:space="0" w:color="auto"/>
      </w:divBdr>
    </w:div>
    <w:div w:id="15498781">
      <w:bodyDiv w:val="1"/>
      <w:marLeft w:val="0"/>
      <w:marRight w:val="0"/>
      <w:marTop w:val="0"/>
      <w:marBottom w:val="0"/>
      <w:divBdr>
        <w:top w:val="none" w:sz="0" w:space="0" w:color="auto"/>
        <w:left w:val="none" w:sz="0" w:space="0" w:color="auto"/>
        <w:bottom w:val="none" w:sz="0" w:space="0" w:color="auto"/>
        <w:right w:val="none" w:sz="0" w:space="0" w:color="auto"/>
      </w:divBdr>
    </w:div>
    <w:div w:id="16781600">
      <w:bodyDiv w:val="1"/>
      <w:marLeft w:val="0"/>
      <w:marRight w:val="0"/>
      <w:marTop w:val="0"/>
      <w:marBottom w:val="0"/>
      <w:divBdr>
        <w:top w:val="none" w:sz="0" w:space="0" w:color="auto"/>
        <w:left w:val="none" w:sz="0" w:space="0" w:color="auto"/>
        <w:bottom w:val="none" w:sz="0" w:space="0" w:color="auto"/>
        <w:right w:val="none" w:sz="0" w:space="0" w:color="auto"/>
      </w:divBdr>
    </w:div>
    <w:div w:id="19748929">
      <w:bodyDiv w:val="1"/>
      <w:marLeft w:val="0"/>
      <w:marRight w:val="0"/>
      <w:marTop w:val="0"/>
      <w:marBottom w:val="0"/>
      <w:divBdr>
        <w:top w:val="none" w:sz="0" w:space="0" w:color="auto"/>
        <w:left w:val="none" w:sz="0" w:space="0" w:color="auto"/>
        <w:bottom w:val="none" w:sz="0" w:space="0" w:color="auto"/>
        <w:right w:val="none" w:sz="0" w:space="0" w:color="auto"/>
      </w:divBdr>
      <w:divsChild>
        <w:div w:id="576400825">
          <w:marLeft w:val="1166"/>
          <w:marRight w:val="0"/>
          <w:marTop w:val="96"/>
          <w:marBottom w:val="0"/>
          <w:divBdr>
            <w:top w:val="none" w:sz="0" w:space="0" w:color="auto"/>
            <w:left w:val="none" w:sz="0" w:space="0" w:color="auto"/>
            <w:bottom w:val="none" w:sz="0" w:space="0" w:color="auto"/>
            <w:right w:val="none" w:sz="0" w:space="0" w:color="auto"/>
          </w:divBdr>
        </w:div>
        <w:div w:id="1103498520">
          <w:marLeft w:val="547"/>
          <w:marRight w:val="0"/>
          <w:marTop w:val="115"/>
          <w:marBottom w:val="0"/>
          <w:divBdr>
            <w:top w:val="none" w:sz="0" w:space="0" w:color="auto"/>
            <w:left w:val="none" w:sz="0" w:space="0" w:color="auto"/>
            <w:bottom w:val="none" w:sz="0" w:space="0" w:color="auto"/>
            <w:right w:val="none" w:sz="0" w:space="0" w:color="auto"/>
          </w:divBdr>
        </w:div>
        <w:div w:id="1188758021">
          <w:marLeft w:val="1166"/>
          <w:marRight w:val="0"/>
          <w:marTop w:val="96"/>
          <w:marBottom w:val="0"/>
          <w:divBdr>
            <w:top w:val="none" w:sz="0" w:space="0" w:color="auto"/>
            <w:left w:val="none" w:sz="0" w:space="0" w:color="auto"/>
            <w:bottom w:val="none" w:sz="0" w:space="0" w:color="auto"/>
            <w:right w:val="none" w:sz="0" w:space="0" w:color="auto"/>
          </w:divBdr>
        </w:div>
        <w:div w:id="1224834677">
          <w:marLeft w:val="1166"/>
          <w:marRight w:val="0"/>
          <w:marTop w:val="96"/>
          <w:marBottom w:val="0"/>
          <w:divBdr>
            <w:top w:val="none" w:sz="0" w:space="0" w:color="auto"/>
            <w:left w:val="none" w:sz="0" w:space="0" w:color="auto"/>
            <w:bottom w:val="none" w:sz="0" w:space="0" w:color="auto"/>
            <w:right w:val="none" w:sz="0" w:space="0" w:color="auto"/>
          </w:divBdr>
        </w:div>
      </w:divsChild>
    </w:div>
    <w:div w:id="20715494">
      <w:bodyDiv w:val="1"/>
      <w:marLeft w:val="0"/>
      <w:marRight w:val="0"/>
      <w:marTop w:val="0"/>
      <w:marBottom w:val="0"/>
      <w:divBdr>
        <w:top w:val="none" w:sz="0" w:space="0" w:color="auto"/>
        <w:left w:val="none" w:sz="0" w:space="0" w:color="auto"/>
        <w:bottom w:val="none" w:sz="0" w:space="0" w:color="auto"/>
        <w:right w:val="none" w:sz="0" w:space="0" w:color="auto"/>
      </w:divBdr>
      <w:divsChild>
        <w:div w:id="826019467">
          <w:marLeft w:val="0"/>
          <w:marRight w:val="0"/>
          <w:marTop w:val="0"/>
          <w:marBottom w:val="0"/>
          <w:divBdr>
            <w:top w:val="none" w:sz="0" w:space="0" w:color="auto"/>
            <w:left w:val="none" w:sz="0" w:space="0" w:color="auto"/>
            <w:bottom w:val="none" w:sz="0" w:space="0" w:color="auto"/>
            <w:right w:val="none" w:sz="0" w:space="0" w:color="auto"/>
          </w:divBdr>
          <w:divsChild>
            <w:div w:id="198516604">
              <w:marLeft w:val="0"/>
              <w:marRight w:val="0"/>
              <w:marTop w:val="0"/>
              <w:marBottom w:val="0"/>
              <w:divBdr>
                <w:top w:val="none" w:sz="0" w:space="0" w:color="auto"/>
                <w:left w:val="none" w:sz="0" w:space="0" w:color="auto"/>
                <w:bottom w:val="none" w:sz="0" w:space="0" w:color="auto"/>
                <w:right w:val="none" w:sz="0" w:space="0" w:color="auto"/>
              </w:divBdr>
            </w:div>
            <w:div w:id="300572303">
              <w:marLeft w:val="0"/>
              <w:marRight w:val="0"/>
              <w:marTop w:val="0"/>
              <w:marBottom w:val="0"/>
              <w:divBdr>
                <w:top w:val="none" w:sz="0" w:space="0" w:color="auto"/>
                <w:left w:val="none" w:sz="0" w:space="0" w:color="auto"/>
                <w:bottom w:val="none" w:sz="0" w:space="0" w:color="auto"/>
                <w:right w:val="none" w:sz="0" w:space="0" w:color="auto"/>
              </w:divBdr>
            </w:div>
            <w:div w:id="180835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69">
      <w:bodyDiv w:val="1"/>
      <w:marLeft w:val="0"/>
      <w:marRight w:val="0"/>
      <w:marTop w:val="0"/>
      <w:marBottom w:val="0"/>
      <w:divBdr>
        <w:top w:val="none" w:sz="0" w:space="0" w:color="auto"/>
        <w:left w:val="none" w:sz="0" w:space="0" w:color="auto"/>
        <w:bottom w:val="none" w:sz="0" w:space="0" w:color="auto"/>
        <w:right w:val="none" w:sz="0" w:space="0" w:color="auto"/>
      </w:divBdr>
    </w:div>
    <w:div w:id="22021029">
      <w:bodyDiv w:val="1"/>
      <w:marLeft w:val="0"/>
      <w:marRight w:val="0"/>
      <w:marTop w:val="0"/>
      <w:marBottom w:val="0"/>
      <w:divBdr>
        <w:top w:val="none" w:sz="0" w:space="0" w:color="auto"/>
        <w:left w:val="none" w:sz="0" w:space="0" w:color="auto"/>
        <w:bottom w:val="none" w:sz="0" w:space="0" w:color="auto"/>
        <w:right w:val="none" w:sz="0" w:space="0" w:color="auto"/>
      </w:divBdr>
    </w:div>
    <w:div w:id="22097327">
      <w:bodyDiv w:val="1"/>
      <w:marLeft w:val="0"/>
      <w:marRight w:val="0"/>
      <w:marTop w:val="0"/>
      <w:marBottom w:val="0"/>
      <w:divBdr>
        <w:top w:val="none" w:sz="0" w:space="0" w:color="auto"/>
        <w:left w:val="none" w:sz="0" w:space="0" w:color="auto"/>
        <w:bottom w:val="none" w:sz="0" w:space="0" w:color="auto"/>
        <w:right w:val="none" w:sz="0" w:space="0" w:color="auto"/>
      </w:divBdr>
    </w:div>
    <w:div w:id="22445740">
      <w:bodyDiv w:val="1"/>
      <w:marLeft w:val="0"/>
      <w:marRight w:val="0"/>
      <w:marTop w:val="0"/>
      <w:marBottom w:val="0"/>
      <w:divBdr>
        <w:top w:val="none" w:sz="0" w:space="0" w:color="auto"/>
        <w:left w:val="none" w:sz="0" w:space="0" w:color="auto"/>
        <w:bottom w:val="none" w:sz="0" w:space="0" w:color="auto"/>
        <w:right w:val="none" w:sz="0" w:space="0" w:color="auto"/>
      </w:divBdr>
    </w:div>
    <w:div w:id="22748265">
      <w:bodyDiv w:val="1"/>
      <w:marLeft w:val="0"/>
      <w:marRight w:val="0"/>
      <w:marTop w:val="0"/>
      <w:marBottom w:val="0"/>
      <w:divBdr>
        <w:top w:val="none" w:sz="0" w:space="0" w:color="auto"/>
        <w:left w:val="none" w:sz="0" w:space="0" w:color="auto"/>
        <w:bottom w:val="none" w:sz="0" w:space="0" w:color="auto"/>
        <w:right w:val="none" w:sz="0" w:space="0" w:color="auto"/>
      </w:divBdr>
      <w:divsChild>
        <w:div w:id="211693015">
          <w:marLeft w:val="360"/>
          <w:marRight w:val="0"/>
          <w:marTop w:val="200"/>
          <w:marBottom w:val="0"/>
          <w:divBdr>
            <w:top w:val="none" w:sz="0" w:space="0" w:color="auto"/>
            <w:left w:val="none" w:sz="0" w:space="0" w:color="auto"/>
            <w:bottom w:val="none" w:sz="0" w:space="0" w:color="auto"/>
            <w:right w:val="none" w:sz="0" w:space="0" w:color="auto"/>
          </w:divBdr>
        </w:div>
        <w:div w:id="260379862">
          <w:marLeft w:val="360"/>
          <w:marRight w:val="0"/>
          <w:marTop w:val="200"/>
          <w:marBottom w:val="0"/>
          <w:divBdr>
            <w:top w:val="none" w:sz="0" w:space="0" w:color="auto"/>
            <w:left w:val="none" w:sz="0" w:space="0" w:color="auto"/>
            <w:bottom w:val="none" w:sz="0" w:space="0" w:color="auto"/>
            <w:right w:val="none" w:sz="0" w:space="0" w:color="auto"/>
          </w:divBdr>
        </w:div>
        <w:div w:id="300967967">
          <w:marLeft w:val="360"/>
          <w:marRight w:val="0"/>
          <w:marTop w:val="200"/>
          <w:marBottom w:val="0"/>
          <w:divBdr>
            <w:top w:val="none" w:sz="0" w:space="0" w:color="auto"/>
            <w:left w:val="none" w:sz="0" w:space="0" w:color="auto"/>
            <w:bottom w:val="none" w:sz="0" w:space="0" w:color="auto"/>
            <w:right w:val="none" w:sz="0" w:space="0" w:color="auto"/>
          </w:divBdr>
        </w:div>
        <w:div w:id="322198095">
          <w:marLeft w:val="1080"/>
          <w:marRight w:val="0"/>
          <w:marTop w:val="100"/>
          <w:marBottom w:val="0"/>
          <w:divBdr>
            <w:top w:val="none" w:sz="0" w:space="0" w:color="auto"/>
            <w:left w:val="none" w:sz="0" w:space="0" w:color="auto"/>
            <w:bottom w:val="none" w:sz="0" w:space="0" w:color="auto"/>
            <w:right w:val="none" w:sz="0" w:space="0" w:color="auto"/>
          </w:divBdr>
        </w:div>
        <w:div w:id="525413267">
          <w:marLeft w:val="360"/>
          <w:marRight w:val="0"/>
          <w:marTop w:val="200"/>
          <w:marBottom w:val="0"/>
          <w:divBdr>
            <w:top w:val="none" w:sz="0" w:space="0" w:color="auto"/>
            <w:left w:val="none" w:sz="0" w:space="0" w:color="auto"/>
            <w:bottom w:val="none" w:sz="0" w:space="0" w:color="auto"/>
            <w:right w:val="none" w:sz="0" w:space="0" w:color="auto"/>
          </w:divBdr>
        </w:div>
        <w:div w:id="527136747">
          <w:marLeft w:val="360"/>
          <w:marRight w:val="0"/>
          <w:marTop w:val="200"/>
          <w:marBottom w:val="0"/>
          <w:divBdr>
            <w:top w:val="none" w:sz="0" w:space="0" w:color="auto"/>
            <w:left w:val="none" w:sz="0" w:space="0" w:color="auto"/>
            <w:bottom w:val="none" w:sz="0" w:space="0" w:color="auto"/>
            <w:right w:val="none" w:sz="0" w:space="0" w:color="auto"/>
          </w:divBdr>
        </w:div>
        <w:div w:id="608585841">
          <w:marLeft w:val="1800"/>
          <w:marRight w:val="0"/>
          <w:marTop w:val="100"/>
          <w:marBottom w:val="0"/>
          <w:divBdr>
            <w:top w:val="none" w:sz="0" w:space="0" w:color="auto"/>
            <w:left w:val="none" w:sz="0" w:space="0" w:color="auto"/>
            <w:bottom w:val="none" w:sz="0" w:space="0" w:color="auto"/>
            <w:right w:val="none" w:sz="0" w:space="0" w:color="auto"/>
          </w:divBdr>
        </w:div>
        <w:div w:id="810440523">
          <w:marLeft w:val="360"/>
          <w:marRight w:val="0"/>
          <w:marTop w:val="200"/>
          <w:marBottom w:val="0"/>
          <w:divBdr>
            <w:top w:val="none" w:sz="0" w:space="0" w:color="auto"/>
            <w:left w:val="none" w:sz="0" w:space="0" w:color="auto"/>
            <w:bottom w:val="none" w:sz="0" w:space="0" w:color="auto"/>
            <w:right w:val="none" w:sz="0" w:space="0" w:color="auto"/>
          </w:divBdr>
        </w:div>
        <w:div w:id="1306854893">
          <w:marLeft w:val="360"/>
          <w:marRight w:val="0"/>
          <w:marTop w:val="200"/>
          <w:marBottom w:val="0"/>
          <w:divBdr>
            <w:top w:val="none" w:sz="0" w:space="0" w:color="auto"/>
            <w:left w:val="none" w:sz="0" w:space="0" w:color="auto"/>
            <w:bottom w:val="none" w:sz="0" w:space="0" w:color="auto"/>
            <w:right w:val="none" w:sz="0" w:space="0" w:color="auto"/>
          </w:divBdr>
        </w:div>
        <w:div w:id="1418134340">
          <w:marLeft w:val="360"/>
          <w:marRight w:val="0"/>
          <w:marTop w:val="200"/>
          <w:marBottom w:val="0"/>
          <w:divBdr>
            <w:top w:val="none" w:sz="0" w:space="0" w:color="auto"/>
            <w:left w:val="none" w:sz="0" w:space="0" w:color="auto"/>
            <w:bottom w:val="none" w:sz="0" w:space="0" w:color="auto"/>
            <w:right w:val="none" w:sz="0" w:space="0" w:color="auto"/>
          </w:divBdr>
        </w:div>
        <w:div w:id="1432511832">
          <w:marLeft w:val="1800"/>
          <w:marRight w:val="0"/>
          <w:marTop w:val="100"/>
          <w:marBottom w:val="0"/>
          <w:divBdr>
            <w:top w:val="none" w:sz="0" w:space="0" w:color="auto"/>
            <w:left w:val="none" w:sz="0" w:space="0" w:color="auto"/>
            <w:bottom w:val="none" w:sz="0" w:space="0" w:color="auto"/>
            <w:right w:val="none" w:sz="0" w:space="0" w:color="auto"/>
          </w:divBdr>
        </w:div>
        <w:div w:id="1538077790">
          <w:marLeft w:val="1080"/>
          <w:marRight w:val="0"/>
          <w:marTop w:val="100"/>
          <w:marBottom w:val="0"/>
          <w:divBdr>
            <w:top w:val="none" w:sz="0" w:space="0" w:color="auto"/>
            <w:left w:val="none" w:sz="0" w:space="0" w:color="auto"/>
            <w:bottom w:val="none" w:sz="0" w:space="0" w:color="auto"/>
            <w:right w:val="none" w:sz="0" w:space="0" w:color="auto"/>
          </w:divBdr>
        </w:div>
        <w:div w:id="1651708969">
          <w:marLeft w:val="360"/>
          <w:marRight w:val="0"/>
          <w:marTop w:val="200"/>
          <w:marBottom w:val="0"/>
          <w:divBdr>
            <w:top w:val="none" w:sz="0" w:space="0" w:color="auto"/>
            <w:left w:val="none" w:sz="0" w:space="0" w:color="auto"/>
            <w:bottom w:val="none" w:sz="0" w:space="0" w:color="auto"/>
            <w:right w:val="none" w:sz="0" w:space="0" w:color="auto"/>
          </w:divBdr>
        </w:div>
        <w:div w:id="1763649128">
          <w:marLeft w:val="2520"/>
          <w:marRight w:val="0"/>
          <w:marTop w:val="100"/>
          <w:marBottom w:val="0"/>
          <w:divBdr>
            <w:top w:val="none" w:sz="0" w:space="0" w:color="auto"/>
            <w:left w:val="none" w:sz="0" w:space="0" w:color="auto"/>
            <w:bottom w:val="none" w:sz="0" w:space="0" w:color="auto"/>
            <w:right w:val="none" w:sz="0" w:space="0" w:color="auto"/>
          </w:divBdr>
        </w:div>
        <w:div w:id="2032997455">
          <w:marLeft w:val="360"/>
          <w:marRight w:val="0"/>
          <w:marTop w:val="200"/>
          <w:marBottom w:val="0"/>
          <w:divBdr>
            <w:top w:val="none" w:sz="0" w:space="0" w:color="auto"/>
            <w:left w:val="none" w:sz="0" w:space="0" w:color="auto"/>
            <w:bottom w:val="none" w:sz="0" w:space="0" w:color="auto"/>
            <w:right w:val="none" w:sz="0" w:space="0" w:color="auto"/>
          </w:divBdr>
        </w:div>
        <w:div w:id="2066680089">
          <w:marLeft w:val="360"/>
          <w:marRight w:val="0"/>
          <w:marTop w:val="200"/>
          <w:marBottom w:val="0"/>
          <w:divBdr>
            <w:top w:val="none" w:sz="0" w:space="0" w:color="auto"/>
            <w:left w:val="none" w:sz="0" w:space="0" w:color="auto"/>
            <w:bottom w:val="none" w:sz="0" w:space="0" w:color="auto"/>
            <w:right w:val="none" w:sz="0" w:space="0" w:color="auto"/>
          </w:divBdr>
        </w:div>
      </w:divsChild>
    </w:div>
    <w:div w:id="22823454">
      <w:bodyDiv w:val="1"/>
      <w:marLeft w:val="0"/>
      <w:marRight w:val="0"/>
      <w:marTop w:val="0"/>
      <w:marBottom w:val="0"/>
      <w:divBdr>
        <w:top w:val="none" w:sz="0" w:space="0" w:color="auto"/>
        <w:left w:val="none" w:sz="0" w:space="0" w:color="auto"/>
        <w:bottom w:val="none" w:sz="0" w:space="0" w:color="auto"/>
        <w:right w:val="none" w:sz="0" w:space="0" w:color="auto"/>
      </w:divBdr>
      <w:divsChild>
        <w:div w:id="1423604041">
          <w:marLeft w:val="547"/>
          <w:marRight w:val="0"/>
          <w:marTop w:val="154"/>
          <w:marBottom w:val="0"/>
          <w:divBdr>
            <w:top w:val="none" w:sz="0" w:space="0" w:color="auto"/>
            <w:left w:val="none" w:sz="0" w:space="0" w:color="auto"/>
            <w:bottom w:val="none" w:sz="0" w:space="0" w:color="auto"/>
            <w:right w:val="none" w:sz="0" w:space="0" w:color="auto"/>
          </w:divBdr>
        </w:div>
      </w:divsChild>
    </w:div>
    <w:div w:id="22946024">
      <w:bodyDiv w:val="1"/>
      <w:marLeft w:val="0"/>
      <w:marRight w:val="0"/>
      <w:marTop w:val="0"/>
      <w:marBottom w:val="0"/>
      <w:divBdr>
        <w:top w:val="none" w:sz="0" w:space="0" w:color="auto"/>
        <w:left w:val="none" w:sz="0" w:space="0" w:color="auto"/>
        <w:bottom w:val="none" w:sz="0" w:space="0" w:color="auto"/>
        <w:right w:val="none" w:sz="0" w:space="0" w:color="auto"/>
      </w:divBdr>
    </w:div>
    <w:div w:id="23137725">
      <w:bodyDiv w:val="1"/>
      <w:marLeft w:val="0"/>
      <w:marRight w:val="0"/>
      <w:marTop w:val="0"/>
      <w:marBottom w:val="0"/>
      <w:divBdr>
        <w:top w:val="none" w:sz="0" w:space="0" w:color="auto"/>
        <w:left w:val="none" w:sz="0" w:space="0" w:color="auto"/>
        <w:bottom w:val="none" w:sz="0" w:space="0" w:color="auto"/>
        <w:right w:val="none" w:sz="0" w:space="0" w:color="auto"/>
      </w:divBdr>
    </w:div>
    <w:div w:id="24137706">
      <w:bodyDiv w:val="1"/>
      <w:marLeft w:val="0"/>
      <w:marRight w:val="0"/>
      <w:marTop w:val="0"/>
      <w:marBottom w:val="0"/>
      <w:divBdr>
        <w:top w:val="none" w:sz="0" w:space="0" w:color="auto"/>
        <w:left w:val="none" w:sz="0" w:space="0" w:color="auto"/>
        <w:bottom w:val="none" w:sz="0" w:space="0" w:color="auto"/>
        <w:right w:val="none" w:sz="0" w:space="0" w:color="auto"/>
      </w:divBdr>
      <w:divsChild>
        <w:div w:id="461193294">
          <w:marLeft w:val="1800"/>
          <w:marRight w:val="0"/>
          <w:marTop w:val="86"/>
          <w:marBottom w:val="0"/>
          <w:divBdr>
            <w:top w:val="none" w:sz="0" w:space="0" w:color="auto"/>
            <w:left w:val="none" w:sz="0" w:space="0" w:color="auto"/>
            <w:bottom w:val="none" w:sz="0" w:space="0" w:color="auto"/>
            <w:right w:val="none" w:sz="0" w:space="0" w:color="auto"/>
          </w:divBdr>
        </w:div>
        <w:div w:id="782067776">
          <w:marLeft w:val="547"/>
          <w:marRight w:val="0"/>
          <w:marTop w:val="115"/>
          <w:marBottom w:val="0"/>
          <w:divBdr>
            <w:top w:val="none" w:sz="0" w:space="0" w:color="auto"/>
            <w:left w:val="none" w:sz="0" w:space="0" w:color="auto"/>
            <w:bottom w:val="none" w:sz="0" w:space="0" w:color="auto"/>
            <w:right w:val="none" w:sz="0" w:space="0" w:color="auto"/>
          </w:divBdr>
        </w:div>
        <w:div w:id="957839683">
          <w:marLeft w:val="1166"/>
          <w:marRight w:val="0"/>
          <w:marTop w:val="96"/>
          <w:marBottom w:val="0"/>
          <w:divBdr>
            <w:top w:val="none" w:sz="0" w:space="0" w:color="auto"/>
            <w:left w:val="none" w:sz="0" w:space="0" w:color="auto"/>
            <w:bottom w:val="none" w:sz="0" w:space="0" w:color="auto"/>
            <w:right w:val="none" w:sz="0" w:space="0" w:color="auto"/>
          </w:divBdr>
        </w:div>
        <w:div w:id="994340101">
          <w:marLeft w:val="1166"/>
          <w:marRight w:val="0"/>
          <w:marTop w:val="96"/>
          <w:marBottom w:val="0"/>
          <w:divBdr>
            <w:top w:val="none" w:sz="0" w:space="0" w:color="auto"/>
            <w:left w:val="none" w:sz="0" w:space="0" w:color="auto"/>
            <w:bottom w:val="none" w:sz="0" w:space="0" w:color="auto"/>
            <w:right w:val="none" w:sz="0" w:space="0" w:color="auto"/>
          </w:divBdr>
        </w:div>
        <w:div w:id="1189640154">
          <w:marLeft w:val="547"/>
          <w:marRight w:val="0"/>
          <w:marTop w:val="115"/>
          <w:marBottom w:val="0"/>
          <w:divBdr>
            <w:top w:val="none" w:sz="0" w:space="0" w:color="auto"/>
            <w:left w:val="none" w:sz="0" w:space="0" w:color="auto"/>
            <w:bottom w:val="none" w:sz="0" w:space="0" w:color="auto"/>
            <w:right w:val="none" w:sz="0" w:space="0" w:color="auto"/>
          </w:divBdr>
        </w:div>
        <w:div w:id="1425226851">
          <w:marLeft w:val="1166"/>
          <w:marRight w:val="0"/>
          <w:marTop w:val="96"/>
          <w:marBottom w:val="0"/>
          <w:divBdr>
            <w:top w:val="none" w:sz="0" w:space="0" w:color="auto"/>
            <w:left w:val="none" w:sz="0" w:space="0" w:color="auto"/>
            <w:bottom w:val="none" w:sz="0" w:space="0" w:color="auto"/>
            <w:right w:val="none" w:sz="0" w:space="0" w:color="auto"/>
          </w:divBdr>
        </w:div>
        <w:div w:id="1619949431">
          <w:marLeft w:val="1166"/>
          <w:marRight w:val="0"/>
          <w:marTop w:val="96"/>
          <w:marBottom w:val="0"/>
          <w:divBdr>
            <w:top w:val="none" w:sz="0" w:space="0" w:color="auto"/>
            <w:left w:val="none" w:sz="0" w:space="0" w:color="auto"/>
            <w:bottom w:val="none" w:sz="0" w:space="0" w:color="auto"/>
            <w:right w:val="none" w:sz="0" w:space="0" w:color="auto"/>
          </w:divBdr>
        </w:div>
        <w:div w:id="1658999818">
          <w:marLeft w:val="1166"/>
          <w:marRight w:val="0"/>
          <w:marTop w:val="96"/>
          <w:marBottom w:val="0"/>
          <w:divBdr>
            <w:top w:val="none" w:sz="0" w:space="0" w:color="auto"/>
            <w:left w:val="none" w:sz="0" w:space="0" w:color="auto"/>
            <w:bottom w:val="none" w:sz="0" w:space="0" w:color="auto"/>
            <w:right w:val="none" w:sz="0" w:space="0" w:color="auto"/>
          </w:divBdr>
        </w:div>
        <w:div w:id="1736932262">
          <w:marLeft w:val="1166"/>
          <w:marRight w:val="0"/>
          <w:marTop w:val="96"/>
          <w:marBottom w:val="0"/>
          <w:divBdr>
            <w:top w:val="none" w:sz="0" w:space="0" w:color="auto"/>
            <w:left w:val="none" w:sz="0" w:space="0" w:color="auto"/>
            <w:bottom w:val="none" w:sz="0" w:space="0" w:color="auto"/>
            <w:right w:val="none" w:sz="0" w:space="0" w:color="auto"/>
          </w:divBdr>
        </w:div>
      </w:divsChild>
    </w:div>
    <w:div w:id="25713295">
      <w:bodyDiv w:val="1"/>
      <w:marLeft w:val="0"/>
      <w:marRight w:val="0"/>
      <w:marTop w:val="0"/>
      <w:marBottom w:val="0"/>
      <w:divBdr>
        <w:top w:val="none" w:sz="0" w:space="0" w:color="auto"/>
        <w:left w:val="none" w:sz="0" w:space="0" w:color="auto"/>
        <w:bottom w:val="none" w:sz="0" w:space="0" w:color="auto"/>
        <w:right w:val="none" w:sz="0" w:space="0" w:color="auto"/>
      </w:divBdr>
      <w:divsChild>
        <w:div w:id="608662850">
          <w:marLeft w:val="360"/>
          <w:marRight w:val="0"/>
          <w:marTop w:val="200"/>
          <w:marBottom w:val="0"/>
          <w:divBdr>
            <w:top w:val="none" w:sz="0" w:space="0" w:color="auto"/>
            <w:left w:val="none" w:sz="0" w:space="0" w:color="auto"/>
            <w:bottom w:val="none" w:sz="0" w:space="0" w:color="auto"/>
            <w:right w:val="none" w:sz="0" w:space="0" w:color="auto"/>
          </w:divBdr>
        </w:div>
        <w:div w:id="1207064298">
          <w:marLeft w:val="360"/>
          <w:marRight w:val="0"/>
          <w:marTop w:val="200"/>
          <w:marBottom w:val="0"/>
          <w:divBdr>
            <w:top w:val="none" w:sz="0" w:space="0" w:color="auto"/>
            <w:left w:val="none" w:sz="0" w:space="0" w:color="auto"/>
            <w:bottom w:val="none" w:sz="0" w:space="0" w:color="auto"/>
            <w:right w:val="none" w:sz="0" w:space="0" w:color="auto"/>
          </w:divBdr>
        </w:div>
      </w:divsChild>
    </w:div>
    <w:div w:id="26639221">
      <w:bodyDiv w:val="1"/>
      <w:marLeft w:val="0"/>
      <w:marRight w:val="0"/>
      <w:marTop w:val="0"/>
      <w:marBottom w:val="0"/>
      <w:divBdr>
        <w:top w:val="none" w:sz="0" w:space="0" w:color="auto"/>
        <w:left w:val="none" w:sz="0" w:space="0" w:color="auto"/>
        <w:bottom w:val="none" w:sz="0" w:space="0" w:color="auto"/>
        <w:right w:val="none" w:sz="0" w:space="0" w:color="auto"/>
      </w:divBdr>
    </w:div>
    <w:div w:id="26954959">
      <w:bodyDiv w:val="1"/>
      <w:marLeft w:val="0"/>
      <w:marRight w:val="0"/>
      <w:marTop w:val="0"/>
      <w:marBottom w:val="0"/>
      <w:divBdr>
        <w:top w:val="none" w:sz="0" w:space="0" w:color="auto"/>
        <w:left w:val="none" w:sz="0" w:space="0" w:color="auto"/>
        <w:bottom w:val="none" w:sz="0" w:space="0" w:color="auto"/>
        <w:right w:val="none" w:sz="0" w:space="0" w:color="auto"/>
      </w:divBdr>
    </w:div>
    <w:div w:id="27488566">
      <w:bodyDiv w:val="1"/>
      <w:marLeft w:val="0"/>
      <w:marRight w:val="0"/>
      <w:marTop w:val="0"/>
      <w:marBottom w:val="0"/>
      <w:divBdr>
        <w:top w:val="none" w:sz="0" w:space="0" w:color="auto"/>
        <w:left w:val="none" w:sz="0" w:space="0" w:color="auto"/>
        <w:bottom w:val="none" w:sz="0" w:space="0" w:color="auto"/>
        <w:right w:val="none" w:sz="0" w:space="0" w:color="auto"/>
      </w:divBdr>
    </w:div>
    <w:div w:id="28531955">
      <w:bodyDiv w:val="1"/>
      <w:marLeft w:val="0"/>
      <w:marRight w:val="0"/>
      <w:marTop w:val="0"/>
      <w:marBottom w:val="0"/>
      <w:divBdr>
        <w:top w:val="none" w:sz="0" w:space="0" w:color="auto"/>
        <w:left w:val="none" w:sz="0" w:space="0" w:color="auto"/>
        <w:bottom w:val="none" w:sz="0" w:space="0" w:color="auto"/>
        <w:right w:val="none" w:sz="0" w:space="0" w:color="auto"/>
      </w:divBdr>
    </w:div>
    <w:div w:id="28847796">
      <w:bodyDiv w:val="1"/>
      <w:marLeft w:val="0"/>
      <w:marRight w:val="0"/>
      <w:marTop w:val="0"/>
      <w:marBottom w:val="0"/>
      <w:divBdr>
        <w:top w:val="none" w:sz="0" w:space="0" w:color="auto"/>
        <w:left w:val="none" w:sz="0" w:space="0" w:color="auto"/>
        <w:bottom w:val="none" w:sz="0" w:space="0" w:color="auto"/>
        <w:right w:val="none" w:sz="0" w:space="0" w:color="auto"/>
      </w:divBdr>
      <w:divsChild>
        <w:div w:id="1167163251">
          <w:marLeft w:val="547"/>
          <w:marRight w:val="0"/>
          <w:marTop w:val="134"/>
          <w:marBottom w:val="0"/>
          <w:divBdr>
            <w:top w:val="none" w:sz="0" w:space="0" w:color="auto"/>
            <w:left w:val="none" w:sz="0" w:space="0" w:color="auto"/>
            <w:bottom w:val="none" w:sz="0" w:space="0" w:color="auto"/>
            <w:right w:val="none" w:sz="0" w:space="0" w:color="auto"/>
          </w:divBdr>
        </w:div>
        <w:div w:id="1309900509">
          <w:marLeft w:val="547"/>
          <w:marRight w:val="0"/>
          <w:marTop w:val="134"/>
          <w:marBottom w:val="0"/>
          <w:divBdr>
            <w:top w:val="none" w:sz="0" w:space="0" w:color="auto"/>
            <w:left w:val="none" w:sz="0" w:space="0" w:color="auto"/>
            <w:bottom w:val="none" w:sz="0" w:space="0" w:color="auto"/>
            <w:right w:val="none" w:sz="0" w:space="0" w:color="auto"/>
          </w:divBdr>
        </w:div>
        <w:div w:id="2002805721">
          <w:marLeft w:val="547"/>
          <w:marRight w:val="0"/>
          <w:marTop w:val="134"/>
          <w:marBottom w:val="0"/>
          <w:divBdr>
            <w:top w:val="none" w:sz="0" w:space="0" w:color="auto"/>
            <w:left w:val="none" w:sz="0" w:space="0" w:color="auto"/>
            <w:bottom w:val="none" w:sz="0" w:space="0" w:color="auto"/>
            <w:right w:val="none" w:sz="0" w:space="0" w:color="auto"/>
          </w:divBdr>
        </w:div>
      </w:divsChild>
    </w:div>
    <w:div w:id="29962377">
      <w:bodyDiv w:val="1"/>
      <w:marLeft w:val="0"/>
      <w:marRight w:val="0"/>
      <w:marTop w:val="0"/>
      <w:marBottom w:val="0"/>
      <w:divBdr>
        <w:top w:val="none" w:sz="0" w:space="0" w:color="auto"/>
        <w:left w:val="none" w:sz="0" w:space="0" w:color="auto"/>
        <w:bottom w:val="none" w:sz="0" w:space="0" w:color="auto"/>
        <w:right w:val="none" w:sz="0" w:space="0" w:color="auto"/>
      </w:divBdr>
      <w:divsChild>
        <w:div w:id="438332888">
          <w:marLeft w:val="547"/>
          <w:marRight w:val="0"/>
          <w:marTop w:val="96"/>
          <w:marBottom w:val="0"/>
          <w:divBdr>
            <w:top w:val="none" w:sz="0" w:space="0" w:color="auto"/>
            <w:left w:val="none" w:sz="0" w:space="0" w:color="auto"/>
            <w:bottom w:val="none" w:sz="0" w:space="0" w:color="auto"/>
            <w:right w:val="none" w:sz="0" w:space="0" w:color="auto"/>
          </w:divBdr>
        </w:div>
        <w:div w:id="517354880">
          <w:marLeft w:val="1166"/>
          <w:marRight w:val="0"/>
          <w:marTop w:val="77"/>
          <w:marBottom w:val="0"/>
          <w:divBdr>
            <w:top w:val="none" w:sz="0" w:space="0" w:color="auto"/>
            <w:left w:val="none" w:sz="0" w:space="0" w:color="auto"/>
            <w:bottom w:val="none" w:sz="0" w:space="0" w:color="auto"/>
            <w:right w:val="none" w:sz="0" w:space="0" w:color="auto"/>
          </w:divBdr>
        </w:div>
        <w:div w:id="1325550856">
          <w:marLeft w:val="1166"/>
          <w:marRight w:val="0"/>
          <w:marTop w:val="77"/>
          <w:marBottom w:val="0"/>
          <w:divBdr>
            <w:top w:val="none" w:sz="0" w:space="0" w:color="auto"/>
            <w:left w:val="none" w:sz="0" w:space="0" w:color="auto"/>
            <w:bottom w:val="none" w:sz="0" w:space="0" w:color="auto"/>
            <w:right w:val="none" w:sz="0" w:space="0" w:color="auto"/>
          </w:divBdr>
        </w:div>
        <w:div w:id="1687057600">
          <w:marLeft w:val="547"/>
          <w:marRight w:val="0"/>
          <w:marTop w:val="96"/>
          <w:marBottom w:val="0"/>
          <w:divBdr>
            <w:top w:val="none" w:sz="0" w:space="0" w:color="auto"/>
            <w:left w:val="none" w:sz="0" w:space="0" w:color="auto"/>
            <w:bottom w:val="none" w:sz="0" w:space="0" w:color="auto"/>
            <w:right w:val="none" w:sz="0" w:space="0" w:color="auto"/>
          </w:divBdr>
        </w:div>
      </w:divsChild>
    </w:div>
    <w:div w:id="30351381">
      <w:bodyDiv w:val="1"/>
      <w:marLeft w:val="0"/>
      <w:marRight w:val="0"/>
      <w:marTop w:val="0"/>
      <w:marBottom w:val="0"/>
      <w:divBdr>
        <w:top w:val="none" w:sz="0" w:space="0" w:color="auto"/>
        <w:left w:val="none" w:sz="0" w:space="0" w:color="auto"/>
        <w:bottom w:val="none" w:sz="0" w:space="0" w:color="auto"/>
        <w:right w:val="none" w:sz="0" w:space="0" w:color="auto"/>
      </w:divBdr>
    </w:div>
    <w:div w:id="30887987">
      <w:bodyDiv w:val="1"/>
      <w:marLeft w:val="0"/>
      <w:marRight w:val="0"/>
      <w:marTop w:val="0"/>
      <w:marBottom w:val="0"/>
      <w:divBdr>
        <w:top w:val="none" w:sz="0" w:space="0" w:color="auto"/>
        <w:left w:val="none" w:sz="0" w:space="0" w:color="auto"/>
        <w:bottom w:val="none" w:sz="0" w:space="0" w:color="auto"/>
        <w:right w:val="none" w:sz="0" w:space="0" w:color="auto"/>
      </w:divBdr>
    </w:div>
    <w:div w:id="31225511">
      <w:bodyDiv w:val="1"/>
      <w:marLeft w:val="0"/>
      <w:marRight w:val="0"/>
      <w:marTop w:val="0"/>
      <w:marBottom w:val="0"/>
      <w:divBdr>
        <w:top w:val="none" w:sz="0" w:space="0" w:color="auto"/>
        <w:left w:val="none" w:sz="0" w:space="0" w:color="auto"/>
        <w:bottom w:val="none" w:sz="0" w:space="0" w:color="auto"/>
        <w:right w:val="none" w:sz="0" w:space="0" w:color="auto"/>
      </w:divBdr>
    </w:div>
    <w:div w:id="31659732">
      <w:bodyDiv w:val="1"/>
      <w:marLeft w:val="0"/>
      <w:marRight w:val="0"/>
      <w:marTop w:val="0"/>
      <w:marBottom w:val="0"/>
      <w:divBdr>
        <w:top w:val="none" w:sz="0" w:space="0" w:color="auto"/>
        <w:left w:val="none" w:sz="0" w:space="0" w:color="auto"/>
        <w:bottom w:val="none" w:sz="0" w:space="0" w:color="auto"/>
        <w:right w:val="none" w:sz="0" w:space="0" w:color="auto"/>
      </w:divBdr>
      <w:divsChild>
        <w:div w:id="162816063">
          <w:marLeft w:val="1800"/>
          <w:marRight w:val="0"/>
          <w:marTop w:val="96"/>
          <w:marBottom w:val="0"/>
          <w:divBdr>
            <w:top w:val="none" w:sz="0" w:space="0" w:color="auto"/>
            <w:left w:val="none" w:sz="0" w:space="0" w:color="auto"/>
            <w:bottom w:val="none" w:sz="0" w:space="0" w:color="auto"/>
            <w:right w:val="none" w:sz="0" w:space="0" w:color="auto"/>
          </w:divBdr>
        </w:div>
        <w:div w:id="289239795">
          <w:marLeft w:val="1166"/>
          <w:marRight w:val="0"/>
          <w:marTop w:val="115"/>
          <w:marBottom w:val="0"/>
          <w:divBdr>
            <w:top w:val="none" w:sz="0" w:space="0" w:color="auto"/>
            <w:left w:val="none" w:sz="0" w:space="0" w:color="auto"/>
            <w:bottom w:val="none" w:sz="0" w:space="0" w:color="auto"/>
            <w:right w:val="none" w:sz="0" w:space="0" w:color="auto"/>
          </w:divBdr>
        </w:div>
        <w:div w:id="342976586">
          <w:marLeft w:val="1800"/>
          <w:marRight w:val="0"/>
          <w:marTop w:val="96"/>
          <w:marBottom w:val="0"/>
          <w:divBdr>
            <w:top w:val="none" w:sz="0" w:space="0" w:color="auto"/>
            <w:left w:val="none" w:sz="0" w:space="0" w:color="auto"/>
            <w:bottom w:val="none" w:sz="0" w:space="0" w:color="auto"/>
            <w:right w:val="none" w:sz="0" w:space="0" w:color="auto"/>
          </w:divBdr>
        </w:div>
        <w:div w:id="515922878">
          <w:marLeft w:val="1166"/>
          <w:marRight w:val="0"/>
          <w:marTop w:val="115"/>
          <w:marBottom w:val="0"/>
          <w:divBdr>
            <w:top w:val="none" w:sz="0" w:space="0" w:color="auto"/>
            <w:left w:val="none" w:sz="0" w:space="0" w:color="auto"/>
            <w:bottom w:val="none" w:sz="0" w:space="0" w:color="auto"/>
            <w:right w:val="none" w:sz="0" w:space="0" w:color="auto"/>
          </w:divBdr>
        </w:div>
        <w:div w:id="1399593433">
          <w:marLeft w:val="1800"/>
          <w:marRight w:val="0"/>
          <w:marTop w:val="96"/>
          <w:marBottom w:val="0"/>
          <w:divBdr>
            <w:top w:val="none" w:sz="0" w:space="0" w:color="auto"/>
            <w:left w:val="none" w:sz="0" w:space="0" w:color="auto"/>
            <w:bottom w:val="none" w:sz="0" w:space="0" w:color="auto"/>
            <w:right w:val="none" w:sz="0" w:space="0" w:color="auto"/>
          </w:divBdr>
        </w:div>
        <w:div w:id="1824736495">
          <w:marLeft w:val="547"/>
          <w:marRight w:val="0"/>
          <w:marTop w:val="134"/>
          <w:marBottom w:val="0"/>
          <w:divBdr>
            <w:top w:val="none" w:sz="0" w:space="0" w:color="auto"/>
            <w:left w:val="none" w:sz="0" w:space="0" w:color="auto"/>
            <w:bottom w:val="none" w:sz="0" w:space="0" w:color="auto"/>
            <w:right w:val="none" w:sz="0" w:space="0" w:color="auto"/>
          </w:divBdr>
        </w:div>
      </w:divsChild>
    </w:div>
    <w:div w:id="31733033">
      <w:bodyDiv w:val="1"/>
      <w:marLeft w:val="0"/>
      <w:marRight w:val="0"/>
      <w:marTop w:val="0"/>
      <w:marBottom w:val="0"/>
      <w:divBdr>
        <w:top w:val="none" w:sz="0" w:space="0" w:color="auto"/>
        <w:left w:val="none" w:sz="0" w:space="0" w:color="auto"/>
        <w:bottom w:val="none" w:sz="0" w:space="0" w:color="auto"/>
        <w:right w:val="none" w:sz="0" w:space="0" w:color="auto"/>
      </w:divBdr>
    </w:div>
    <w:div w:id="33190878">
      <w:bodyDiv w:val="1"/>
      <w:marLeft w:val="0"/>
      <w:marRight w:val="0"/>
      <w:marTop w:val="0"/>
      <w:marBottom w:val="0"/>
      <w:divBdr>
        <w:top w:val="none" w:sz="0" w:space="0" w:color="auto"/>
        <w:left w:val="none" w:sz="0" w:space="0" w:color="auto"/>
        <w:bottom w:val="none" w:sz="0" w:space="0" w:color="auto"/>
        <w:right w:val="none" w:sz="0" w:space="0" w:color="auto"/>
      </w:divBdr>
    </w:div>
    <w:div w:id="33847710">
      <w:bodyDiv w:val="1"/>
      <w:marLeft w:val="0"/>
      <w:marRight w:val="0"/>
      <w:marTop w:val="0"/>
      <w:marBottom w:val="0"/>
      <w:divBdr>
        <w:top w:val="none" w:sz="0" w:space="0" w:color="auto"/>
        <w:left w:val="none" w:sz="0" w:space="0" w:color="auto"/>
        <w:bottom w:val="none" w:sz="0" w:space="0" w:color="auto"/>
        <w:right w:val="none" w:sz="0" w:space="0" w:color="auto"/>
      </w:divBdr>
    </w:div>
    <w:div w:id="34736502">
      <w:bodyDiv w:val="1"/>
      <w:marLeft w:val="0"/>
      <w:marRight w:val="0"/>
      <w:marTop w:val="0"/>
      <w:marBottom w:val="0"/>
      <w:divBdr>
        <w:top w:val="none" w:sz="0" w:space="0" w:color="auto"/>
        <w:left w:val="none" w:sz="0" w:space="0" w:color="auto"/>
        <w:bottom w:val="none" w:sz="0" w:space="0" w:color="auto"/>
        <w:right w:val="none" w:sz="0" w:space="0" w:color="auto"/>
      </w:divBdr>
      <w:divsChild>
        <w:div w:id="55393804">
          <w:marLeft w:val="1166"/>
          <w:marRight w:val="0"/>
          <w:marTop w:val="115"/>
          <w:marBottom w:val="0"/>
          <w:divBdr>
            <w:top w:val="none" w:sz="0" w:space="0" w:color="auto"/>
            <w:left w:val="none" w:sz="0" w:space="0" w:color="auto"/>
            <w:bottom w:val="none" w:sz="0" w:space="0" w:color="auto"/>
            <w:right w:val="none" w:sz="0" w:space="0" w:color="auto"/>
          </w:divBdr>
        </w:div>
        <w:div w:id="127478815">
          <w:marLeft w:val="1166"/>
          <w:marRight w:val="0"/>
          <w:marTop w:val="115"/>
          <w:marBottom w:val="0"/>
          <w:divBdr>
            <w:top w:val="none" w:sz="0" w:space="0" w:color="auto"/>
            <w:left w:val="none" w:sz="0" w:space="0" w:color="auto"/>
            <w:bottom w:val="none" w:sz="0" w:space="0" w:color="auto"/>
            <w:right w:val="none" w:sz="0" w:space="0" w:color="auto"/>
          </w:divBdr>
        </w:div>
        <w:div w:id="361442411">
          <w:marLeft w:val="1166"/>
          <w:marRight w:val="0"/>
          <w:marTop w:val="115"/>
          <w:marBottom w:val="0"/>
          <w:divBdr>
            <w:top w:val="none" w:sz="0" w:space="0" w:color="auto"/>
            <w:left w:val="none" w:sz="0" w:space="0" w:color="auto"/>
            <w:bottom w:val="none" w:sz="0" w:space="0" w:color="auto"/>
            <w:right w:val="none" w:sz="0" w:space="0" w:color="auto"/>
          </w:divBdr>
        </w:div>
        <w:div w:id="569582042">
          <w:marLeft w:val="1166"/>
          <w:marRight w:val="0"/>
          <w:marTop w:val="115"/>
          <w:marBottom w:val="0"/>
          <w:divBdr>
            <w:top w:val="none" w:sz="0" w:space="0" w:color="auto"/>
            <w:left w:val="none" w:sz="0" w:space="0" w:color="auto"/>
            <w:bottom w:val="none" w:sz="0" w:space="0" w:color="auto"/>
            <w:right w:val="none" w:sz="0" w:space="0" w:color="auto"/>
          </w:divBdr>
        </w:div>
        <w:div w:id="988628489">
          <w:marLeft w:val="547"/>
          <w:marRight w:val="0"/>
          <w:marTop w:val="130"/>
          <w:marBottom w:val="0"/>
          <w:divBdr>
            <w:top w:val="none" w:sz="0" w:space="0" w:color="auto"/>
            <w:left w:val="none" w:sz="0" w:space="0" w:color="auto"/>
            <w:bottom w:val="none" w:sz="0" w:space="0" w:color="auto"/>
            <w:right w:val="none" w:sz="0" w:space="0" w:color="auto"/>
          </w:divBdr>
        </w:div>
        <w:div w:id="1509717078">
          <w:marLeft w:val="547"/>
          <w:marRight w:val="0"/>
          <w:marTop w:val="130"/>
          <w:marBottom w:val="0"/>
          <w:divBdr>
            <w:top w:val="none" w:sz="0" w:space="0" w:color="auto"/>
            <w:left w:val="none" w:sz="0" w:space="0" w:color="auto"/>
            <w:bottom w:val="none" w:sz="0" w:space="0" w:color="auto"/>
            <w:right w:val="none" w:sz="0" w:space="0" w:color="auto"/>
          </w:divBdr>
        </w:div>
        <w:div w:id="1539465324">
          <w:marLeft w:val="1166"/>
          <w:marRight w:val="0"/>
          <w:marTop w:val="115"/>
          <w:marBottom w:val="0"/>
          <w:divBdr>
            <w:top w:val="none" w:sz="0" w:space="0" w:color="auto"/>
            <w:left w:val="none" w:sz="0" w:space="0" w:color="auto"/>
            <w:bottom w:val="none" w:sz="0" w:space="0" w:color="auto"/>
            <w:right w:val="none" w:sz="0" w:space="0" w:color="auto"/>
          </w:divBdr>
        </w:div>
        <w:div w:id="1858695462">
          <w:marLeft w:val="1166"/>
          <w:marRight w:val="0"/>
          <w:marTop w:val="115"/>
          <w:marBottom w:val="0"/>
          <w:divBdr>
            <w:top w:val="none" w:sz="0" w:space="0" w:color="auto"/>
            <w:left w:val="none" w:sz="0" w:space="0" w:color="auto"/>
            <w:bottom w:val="none" w:sz="0" w:space="0" w:color="auto"/>
            <w:right w:val="none" w:sz="0" w:space="0" w:color="auto"/>
          </w:divBdr>
        </w:div>
        <w:div w:id="2016303797">
          <w:marLeft w:val="547"/>
          <w:marRight w:val="0"/>
          <w:marTop w:val="130"/>
          <w:marBottom w:val="0"/>
          <w:divBdr>
            <w:top w:val="none" w:sz="0" w:space="0" w:color="auto"/>
            <w:left w:val="none" w:sz="0" w:space="0" w:color="auto"/>
            <w:bottom w:val="none" w:sz="0" w:space="0" w:color="auto"/>
            <w:right w:val="none" w:sz="0" w:space="0" w:color="auto"/>
          </w:divBdr>
        </w:div>
      </w:divsChild>
    </w:div>
    <w:div w:id="35392570">
      <w:bodyDiv w:val="1"/>
      <w:marLeft w:val="0"/>
      <w:marRight w:val="0"/>
      <w:marTop w:val="0"/>
      <w:marBottom w:val="0"/>
      <w:divBdr>
        <w:top w:val="none" w:sz="0" w:space="0" w:color="auto"/>
        <w:left w:val="none" w:sz="0" w:space="0" w:color="auto"/>
        <w:bottom w:val="none" w:sz="0" w:space="0" w:color="auto"/>
        <w:right w:val="none" w:sz="0" w:space="0" w:color="auto"/>
      </w:divBdr>
    </w:div>
    <w:div w:id="35395938">
      <w:bodyDiv w:val="1"/>
      <w:marLeft w:val="0"/>
      <w:marRight w:val="0"/>
      <w:marTop w:val="0"/>
      <w:marBottom w:val="0"/>
      <w:divBdr>
        <w:top w:val="none" w:sz="0" w:space="0" w:color="auto"/>
        <w:left w:val="none" w:sz="0" w:space="0" w:color="auto"/>
        <w:bottom w:val="none" w:sz="0" w:space="0" w:color="auto"/>
        <w:right w:val="none" w:sz="0" w:space="0" w:color="auto"/>
      </w:divBdr>
    </w:div>
    <w:div w:id="36245195">
      <w:bodyDiv w:val="1"/>
      <w:marLeft w:val="0"/>
      <w:marRight w:val="0"/>
      <w:marTop w:val="0"/>
      <w:marBottom w:val="0"/>
      <w:divBdr>
        <w:top w:val="none" w:sz="0" w:space="0" w:color="auto"/>
        <w:left w:val="none" w:sz="0" w:space="0" w:color="auto"/>
        <w:bottom w:val="none" w:sz="0" w:space="0" w:color="auto"/>
        <w:right w:val="none" w:sz="0" w:space="0" w:color="auto"/>
      </w:divBdr>
    </w:div>
    <w:div w:id="36246837">
      <w:bodyDiv w:val="1"/>
      <w:marLeft w:val="0"/>
      <w:marRight w:val="0"/>
      <w:marTop w:val="0"/>
      <w:marBottom w:val="0"/>
      <w:divBdr>
        <w:top w:val="none" w:sz="0" w:space="0" w:color="auto"/>
        <w:left w:val="none" w:sz="0" w:space="0" w:color="auto"/>
        <w:bottom w:val="none" w:sz="0" w:space="0" w:color="auto"/>
        <w:right w:val="none" w:sz="0" w:space="0" w:color="auto"/>
      </w:divBdr>
    </w:div>
    <w:div w:id="36397593">
      <w:bodyDiv w:val="1"/>
      <w:marLeft w:val="0"/>
      <w:marRight w:val="0"/>
      <w:marTop w:val="0"/>
      <w:marBottom w:val="0"/>
      <w:divBdr>
        <w:top w:val="none" w:sz="0" w:space="0" w:color="auto"/>
        <w:left w:val="none" w:sz="0" w:space="0" w:color="auto"/>
        <w:bottom w:val="none" w:sz="0" w:space="0" w:color="auto"/>
        <w:right w:val="none" w:sz="0" w:space="0" w:color="auto"/>
      </w:divBdr>
      <w:divsChild>
        <w:div w:id="187718782">
          <w:marLeft w:val="547"/>
          <w:marRight w:val="0"/>
          <w:marTop w:val="120"/>
          <w:marBottom w:val="0"/>
          <w:divBdr>
            <w:top w:val="none" w:sz="0" w:space="0" w:color="auto"/>
            <w:left w:val="none" w:sz="0" w:space="0" w:color="auto"/>
            <w:bottom w:val="none" w:sz="0" w:space="0" w:color="auto"/>
            <w:right w:val="none" w:sz="0" w:space="0" w:color="auto"/>
          </w:divBdr>
        </w:div>
        <w:div w:id="195048284">
          <w:marLeft w:val="1800"/>
          <w:marRight w:val="0"/>
          <w:marTop w:val="91"/>
          <w:marBottom w:val="0"/>
          <w:divBdr>
            <w:top w:val="none" w:sz="0" w:space="0" w:color="auto"/>
            <w:left w:val="none" w:sz="0" w:space="0" w:color="auto"/>
            <w:bottom w:val="none" w:sz="0" w:space="0" w:color="auto"/>
            <w:right w:val="none" w:sz="0" w:space="0" w:color="auto"/>
          </w:divBdr>
        </w:div>
        <w:div w:id="571890574">
          <w:marLeft w:val="1800"/>
          <w:marRight w:val="0"/>
          <w:marTop w:val="91"/>
          <w:marBottom w:val="0"/>
          <w:divBdr>
            <w:top w:val="none" w:sz="0" w:space="0" w:color="auto"/>
            <w:left w:val="none" w:sz="0" w:space="0" w:color="auto"/>
            <w:bottom w:val="none" w:sz="0" w:space="0" w:color="auto"/>
            <w:right w:val="none" w:sz="0" w:space="0" w:color="auto"/>
          </w:divBdr>
        </w:div>
        <w:div w:id="888956145">
          <w:marLeft w:val="1166"/>
          <w:marRight w:val="0"/>
          <w:marTop w:val="106"/>
          <w:marBottom w:val="0"/>
          <w:divBdr>
            <w:top w:val="none" w:sz="0" w:space="0" w:color="auto"/>
            <w:left w:val="none" w:sz="0" w:space="0" w:color="auto"/>
            <w:bottom w:val="none" w:sz="0" w:space="0" w:color="auto"/>
            <w:right w:val="none" w:sz="0" w:space="0" w:color="auto"/>
          </w:divBdr>
        </w:div>
        <w:div w:id="1461803975">
          <w:marLeft w:val="1166"/>
          <w:marRight w:val="0"/>
          <w:marTop w:val="106"/>
          <w:marBottom w:val="0"/>
          <w:divBdr>
            <w:top w:val="none" w:sz="0" w:space="0" w:color="auto"/>
            <w:left w:val="none" w:sz="0" w:space="0" w:color="auto"/>
            <w:bottom w:val="none" w:sz="0" w:space="0" w:color="auto"/>
            <w:right w:val="none" w:sz="0" w:space="0" w:color="auto"/>
          </w:divBdr>
        </w:div>
        <w:div w:id="1496847340">
          <w:marLeft w:val="547"/>
          <w:marRight w:val="0"/>
          <w:marTop w:val="120"/>
          <w:marBottom w:val="0"/>
          <w:divBdr>
            <w:top w:val="none" w:sz="0" w:space="0" w:color="auto"/>
            <w:left w:val="none" w:sz="0" w:space="0" w:color="auto"/>
            <w:bottom w:val="none" w:sz="0" w:space="0" w:color="auto"/>
            <w:right w:val="none" w:sz="0" w:space="0" w:color="auto"/>
          </w:divBdr>
        </w:div>
        <w:div w:id="1657760906">
          <w:marLeft w:val="1166"/>
          <w:marRight w:val="0"/>
          <w:marTop w:val="106"/>
          <w:marBottom w:val="0"/>
          <w:divBdr>
            <w:top w:val="none" w:sz="0" w:space="0" w:color="auto"/>
            <w:left w:val="none" w:sz="0" w:space="0" w:color="auto"/>
            <w:bottom w:val="none" w:sz="0" w:space="0" w:color="auto"/>
            <w:right w:val="none" w:sz="0" w:space="0" w:color="auto"/>
          </w:divBdr>
        </w:div>
        <w:div w:id="1771387356">
          <w:marLeft w:val="1166"/>
          <w:marRight w:val="0"/>
          <w:marTop w:val="106"/>
          <w:marBottom w:val="0"/>
          <w:divBdr>
            <w:top w:val="none" w:sz="0" w:space="0" w:color="auto"/>
            <w:left w:val="none" w:sz="0" w:space="0" w:color="auto"/>
            <w:bottom w:val="none" w:sz="0" w:space="0" w:color="auto"/>
            <w:right w:val="none" w:sz="0" w:space="0" w:color="auto"/>
          </w:divBdr>
        </w:div>
        <w:div w:id="1773553561">
          <w:marLeft w:val="547"/>
          <w:marRight w:val="0"/>
          <w:marTop w:val="120"/>
          <w:marBottom w:val="0"/>
          <w:divBdr>
            <w:top w:val="none" w:sz="0" w:space="0" w:color="auto"/>
            <w:left w:val="none" w:sz="0" w:space="0" w:color="auto"/>
            <w:bottom w:val="none" w:sz="0" w:space="0" w:color="auto"/>
            <w:right w:val="none" w:sz="0" w:space="0" w:color="auto"/>
          </w:divBdr>
        </w:div>
      </w:divsChild>
    </w:div>
    <w:div w:id="36707566">
      <w:bodyDiv w:val="1"/>
      <w:marLeft w:val="0"/>
      <w:marRight w:val="0"/>
      <w:marTop w:val="0"/>
      <w:marBottom w:val="0"/>
      <w:divBdr>
        <w:top w:val="none" w:sz="0" w:space="0" w:color="auto"/>
        <w:left w:val="none" w:sz="0" w:space="0" w:color="auto"/>
        <w:bottom w:val="none" w:sz="0" w:space="0" w:color="auto"/>
        <w:right w:val="none" w:sz="0" w:space="0" w:color="auto"/>
      </w:divBdr>
    </w:div>
    <w:div w:id="36857677">
      <w:bodyDiv w:val="1"/>
      <w:marLeft w:val="0"/>
      <w:marRight w:val="0"/>
      <w:marTop w:val="0"/>
      <w:marBottom w:val="0"/>
      <w:divBdr>
        <w:top w:val="none" w:sz="0" w:space="0" w:color="auto"/>
        <w:left w:val="none" w:sz="0" w:space="0" w:color="auto"/>
        <w:bottom w:val="none" w:sz="0" w:space="0" w:color="auto"/>
        <w:right w:val="none" w:sz="0" w:space="0" w:color="auto"/>
      </w:divBdr>
    </w:div>
    <w:div w:id="37629911">
      <w:bodyDiv w:val="1"/>
      <w:marLeft w:val="0"/>
      <w:marRight w:val="0"/>
      <w:marTop w:val="0"/>
      <w:marBottom w:val="0"/>
      <w:divBdr>
        <w:top w:val="none" w:sz="0" w:space="0" w:color="auto"/>
        <w:left w:val="none" w:sz="0" w:space="0" w:color="auto"/>
        <w:bottom w:val="none" w:sz="0" w:space="0" w:color="auto"/>
        <w:right w:val="none" w:sz="0" w:space="0" w:color="auto"/>
      </w:divBdr>
    </w:div>
    <w:div w:id="38675407">
      <w:bodyDiv w:val="1"/>
      <w:marLeft w:val="0"/>
      <w:marRight w:val="0"/>
      <w:marTop w:val="0"/>
      <w:marBottom w:val="0"/>
      <w:divBdr>
        <w:top w:val="none" w:sz="0" w:space="0" w:color="auto"/>
        <w:left w:val="none" w:sz="0" w:space="0" w:color="auto"/>
        <w:bottom w:val="none" w:sz="0" w:space="0" w:color="auto"/>
        <w:right w:val="none" w:sz="0" w:space="0" w:color="auto"/>
      </w:divBdr>
      <w:divsChild>
        <w:div w:id="869800276">
          <w:marLeft w:val="1166"/>
          <w:marRight w:val="0"/>
          <w:marTop w:val="86"/>
          <w:marBottom w:val="0"/>
          <w:divBdr>
            <w:top w:val="none" w:sz="0" w:space="0" w:color="auto"/>
            <w:left w:val="none" w:sz="0" w:space="0" w:color="auto"/>
            <w:bottom w:val="none" w:sz="0" w:space="0" w:color="auto"/>
            <w:right w:val="none" w:sz="0" w:space="0" w:color="auto"/>
          </w:divBdr>
        </w:div>
        <w:div w:id="978801167">
          <w:marLeft w:val="547"/>
          <w:marRight w:val="0"/>
          <w:marTop w:val="106"/>
          <w:marBottom w:val="0"/>
          <w:divBdr>
            <w:top w:val="none" w:sz="0" w:space="0" w:color="auto"/>
            <w:left w:val="none" w:sz="0" w:space="0" w:color="auto"/>
            <w:bottom w:val="none" w:sz="0" w:space="0" w:color="auto"/>
            <w:right w:val="none" w:sz="0" w:space="0" w:color="auto"/>
          </w:divBdr>
        </w:div>
        <w:div w:id="1033651899">
          <w:marLeft w:val="547"/>
          <w:marRight w:val="0"/>
          <w:marTop w:val="96"/>
          <w:marBottom w:val="0"/>
          <w:divBdr>
            <w:top w:val="none" w:sz="0" w:space="0" w:color="auto"/>
            <w:left w:val="none" w:sz="0" w:space="0" w:color="auto"/>
            <w:bottom w:val="none" w:sz="0" w:space="0" w:color="auto"/>
            <w:right w:val="none" w:sz="0" w:space="0" w:color="auto"/>
          </w:divBdr>
        </w:div>
        <w:div w:id="1635524147">
          <w:marLeft w:val="1166"/>
          <w:marRight w:val="0"/>
          <w:marTop w:val="86"/>
          <w:marBottom w:val="0"/>
          <w:divBdr>
            <w:top w:val="none" w:sz="0" w:space="0" w:color="auto"/>
            <w:left w:val="none" w:sz="0" w:space="0" w:color="auto"/>
            <w:bottom w:val="none" w:sz="0" w:space="0" w:color="auto"/>
            <w:right w:val="none" w:sz="0" w:space="0" w:color="auto"/>
          </w:divBdr>
        </w:div>
        <w:div w:id="2087219184">
          <w:marLeft w:val="547"/>
          <w:marRight w:val="0"/>
          <w:marTop w:val="106"/>
          <w:marBottom w:val="0"/>
          <w:divBdr>
            <w:top w:val="none" w:sz="0" w:space="0" w:color="auto"/>
            <w:left w:val="none" w:sz="0" w:space="0" w:color="auto"/>
            <w:bottom w:val="none" w:sz="0" w:space="0" w:color="auto"/>
            <w:right w:val="none" w:sz="0" w:space="0" w:color="auto"/>
          </w:divBdr>
        </w:div>
      </w:divsChild>
    </w:div>
    <w:div w:id="38743441">
      <w:bodyDiv w:val="1"/>
      <w:marLeft w:val="0"/>
      <w:marRight w:val="0"/>
      <w:marTop w:val="0"/>
      <w:marBottom w:val="0"/>
      <w:divBdr>
        <w:top w:val="none" w:sz="0" w:space="0" w:color="auto"/>
        <w:left w:val="none" w:sz="0" w:space="0" w:color="auto"/>
        <w:bottom w:val="none" w:sz="0" w:space="0" w:color="auto"/>
        <w:right w:val="none" w:sz="0" w:space="0" w:color="auto"/>
      </w:divBdr>
    </w:div>
    <w:div w:id="38868306">
      <w:bodyDiv w:val="1"/>
      <w:marLeft w:val="0"/>
      <w:marRight w:val="0"/>
      <w:marTop w:val="0"/>
      <w:marBottom w:val="0"/>
      <w:divBdr>
        <w:top w:val="none" w:sz="0" w:space="0" w:color="auto"/>
        <w:left w:val="none" w:sz="0" w:space="0" w:color="auto"/>
        <w:bottom w:val="none" w:sz="0" w:space="0" w:color="auto"/>
        <w:right w:val="none" w:sz="0" w:space="0" w:color="auto"/>
      </w:divBdr>
      <w:divsChild>
        <w:div w:id="744456145">
          <w:marLeft w:val="547"/>
          <w:marRight w:val="0"/>
          <w:marTop w:val="115"/>
          <w:marBottom w:val="0"/>
          <w:divBdr>
            <w:top w:val="none" w:sz="0" w:space="0" w:color="auto"/>
            <w:left w:val="none" w:sz="0" w:space="0" w:color="auto"/>
            <w:bottom w:val="none" w:sz="0" w:space="0" w:color="auto"/>
            <w:right w:val="none" w:sz="0" w:space="0" w:color="auto"/>
          </w:divBdr>
        </w:div>
        <w:div w:id="1186821772">
          <w:marLeft w:val="547"/>
          <w:marRight w:val="0"/>
          <w:marTop w:val="115"/>
          <w:marBottom w:val="0"/>
          <w:divBdr>
            <w:top w:val="none" w:sz="0" w:space="0" w:color="auto"/>
            <w:left w:val="none" w:sz="0" w:space="0" w:color="auto"/>
            <w:bottom w:val="none" w:sz="0" w:space="0" w:color="auto"/>
            <w:right w:val="none" w:sz="0" w:space="0" w:color="auto"/>
          </w:divBdr>
        </w:div>
      </w:divsChild>
    </w:div>
    <w:div w:id="39860730">
      <w:bodyDiv w:val="1"/>
      <w:marLeft w:val="0"/>
      <w:marRight w:val="0"/>
      <w:marTop w:val="0"/>
      <w:marBottom w:val="0"/>
      <w:divBdr>
        <w:top w:val="none" w:sz="0" w:space="0" w:color="auto"/>
        <w:left w:val="none" w:sz="0" w:space="0" w:color="auto"/>
        <w:bottom w:val="none" w:sz="0" w:space="0" w:color="auto"/>
        <w:right w:val="none" w:sz="0" w:space="0" w:color="auto"/>
      </w:divBdr>
    </w:div>
    <w:div w:id="40399041">
      <w:bodyDiv w:val="1"/>
      <w:marLeft w:val="0"/>
      <w:marRight w:val="0"/>
      <w:marTop w:val="0"/>
      <w:marBottom w:val="0"/>
      <w:divBdr>
        <w:top w:val="none" w:sz="0" w:space="0" w:color="auto"/>
        <w:left w:val="none" w:sz="0" w:space="0" w:color="auto"/>
        <w:bottom w:val="none" w:sz="0" w:space="0" w:color="auto"/>
        <w:right w:val="none" w:sz="0" w:space="0" w:color="auto"/>
      </w:divBdr>
      <w:divsChild>
        <w:div w:id="632564792">
          <w:marLeft w:val="1080"/>
          <w:marRight w:val="0"/>
          <w:marTop w:val="100"/>
          <w:marBottom w:val="0"/>
          <w:divBdr>
            <w:top w:val="none" w:sz="0" w:space="0" w:color="auto"/>
            <w:left w:val="none" w:sz="0" w:space="0" w:color="auto"/>
            <w:bottom w:val="none" w:sz="0" w:space="0" w:color="auto"/>
            <w:right w:val="none" w:sz="0" w:space="0" w:color="auto"/>
          </w:divBdr>
        </w:div>
        <w:div w:id="766269032">
          <w:marLeft w:val="1080"/>
          <w:marRight w:val="0"/>
          <w:marTop w:val="100"/>
          <w:marBottom w:val="0"/>
          <w:divBdr>
            <w:top w:val="none" w:sz="0" w:space="0" w:color="auto"/>
            <w:left w:val="none" w:sz="0" w:space="0" w:color="auto"/>
            <w:bottom w:val="none" w:sz="0" w:space="0" w:color="auto"/>
            <w:right w:val="none" w:sz="0" w:space="0" w:color="auto"/>
          </w:divBdr>
        </w:div>
        <w:div w:id="1044326867">
          <w:marLeft w:val="1080"/>
          <w:marRight w:val="0"/>
          <w:marTop w:val="100"/>
          <w:marBottom w:val="0"/>
          <w:divBdr>
            <w:top w:val="none" w:sz="0" w:space="0" w:color="auto"/>
            <w:left w:val="none" w:sz="0" w:space="0" w:color="auto"/>
            <w:bottom w:val="none" w:sz="0" w:space="0" w:color="auto"/>
            <w:right w:val="none" w:sz="0" w:space="0" w:color="auto"/>
          </w:divBdr>
        </w:div>
        <w:div w:id="1535725117">
          <w:marLeft w:val="1080"/>
          <w:marRight w:val="0"/>
          <w:marTop w:val="100"/>
          <w:marBottom w:val="0"/>
          <w:divBdr>
            <w:top w:val="none" w:sz="0" w:space="0" w:color="auto"/>
            <w:left w:val="none" w:sz="0" w:space="0" w:color="auto"/>
            <w:bottom w:val="none" w:sz="0" w:space="0" w:color="auto"/>
            <w:right w:val="none" w:sz="0" w:space="0" w:color="auto"/>
          </w:divBdr>
        </w:div>
        <w:div w:id="1748381646">
          <w:marLeft w:val="1080"/>
          <w:marRight w:val="0"/>
          <w:marTop w:val="100"/>
          <w:marBottom w:val="0"/>
          <w:divBdr>
            <w:top w:val="none" w:sz="0" w:space="0" w:color="auto"/>
            <w:left w:val="none" w:sz="0" w:space="0" w:color="auto"/>
            <w:bottom w:val="none" w:sz="0" w:space="0" w:color="auto"/>
            <w:right w:val="none" w:sz="0" w:space="0" w:color="auto"/>
          </w:divBdr>
        </w:div>
        <w:div w:id="1790976913">
          <w:marLeft w:val="360"/>
          <w:marRight w:val="0"/>
          <w:marTop w:val="200"/>
          <w:marBottom w:val="0"/>
          <w:divBdr>
            <w:top w:val="none" w:sz="0" w:space="0" w:color="auto"/>
            <w:left w:val="none" w:sz="0" w:space="0" w:color="auto"/>
            <w:bottom w:val="none" w:sz="0" w:space="0" w:color="auto"/>
            <w:right w:val="none" w:sz="0" w:space="0" w:color="auto"/>
          </w:divBdr>
        </w:div>
      </w:divsChild>
    </w:div>
    <w:div w:id="40592763">
      <w:bodyDiv w:val="1"/>
      <w:marLeft w:val="0"/>
      <w:marRight w:val="0"/>
      <w:marTop w:val="0"/>
      <w:marBottom w:val="0"/>
      <w:divBdr>
        <w:top w:val="none" w:sz="0" w:space="0" w:color="auto"/>
        <w:left w:val="none" w:sz="0" w:space="0" w:color="auto"/>
        <w:bottom w:val="none" w:sz="0" w:space="0" w:color="auto"/>
        <w:right w:val="none" w:sz="0" w:space="0" w:color="auto"/>
      </w:divBdr>
    </w:div>
    <w:div w:id="41247991">
      <w:bodyDiv w:val="1"/>
      <w:marLeft w:val="0"/>
      <w:marRight w:val="0"/>
      <w:marTop w:val="0"/>
      <w:marBottom w:val="0"/>
      <w:divBdr>
        <w:top w:val="none" w:sz="0" w:space="0" w:color="auto"/>
        <w:left w:val="none" w:sz="0" w:space="0" w:color="auto"/>
        <w:bottom w:val="none" w:sz="0" w:space="0" w:color="auto"/>
        <w:right w:val="none" w:sz="0" w:space="0" w:color="auto"/>
      </w:divBdr>
    </w:div>
    <w:div w:id="41444141">
      <w:bodyDiv w:val="1"/>
      <w:marLeft w:val="0"/>
      <w:marRight w:val="0"/>
      <w:marTop w:val="0"/>
      <w:marBottom w:val="0"/>
      <w:divBdr>
        <w:top w:val="none" w:sz="0" w:space="0" w:color="auto"/>
        <w:left w:val="none" w:sz="0" w:space="0" w:color="auto"/>
        <w:bottom w:val="none" w:sz="0" w:space="0" w:color="auto"/>
        <w:right w:val="none" w:sz="0" w:space="0" w:color="auto"/>
      </w:divBdr>
    </w:div>
    <w:div w:id="41639708">
      <w:bodyDiv w:val="1"/>
      <w:marLeft w:val="0"/>
      <w:marRight w:val="0"/>
      <w:marTop w:val="0"/>
      <w:marBottom w:val="0"/>
      <w:divBdr>
        <w:top w:val="none" w:sz="0" w:space="0" w:color="auto"/>
        <w:left w:val="none" w:sz="0" w:space="0" w:color="auto"/>
        <w:bottom w:val="none" w:sz="0" w:space="0" w:color="auto"/>
        <w:right w:val="none" w:sz="0" w:space="0" w:color="auto"/>
      </w:divBdr>
    </w:div>
    <w:div w:id="47068578">
      <w:bodyDiv w:val="1"/>
      <w:marLeft w:val="0"/>
      <w:marRight w:val="0"/>
      <w:marTop w:val="0"/>
      <w:marBottom w:val="0"/>
      <w:divBdr>
        <w:top w:val="none" w:sz="0" w:space="0" w:color="auto"/>
        <w:left w:val="none" w:sz="0" w:space="0" w:color="auto"/>
        <w:bottom w:val="none" w:sz="0" w:space="0" w:color="auto"/>
        <w:right w:val="none" w:sz="0" w:space="0" w:color="auto"/>
      </w:divBdr>
    </w:div>
    <w:div w:id="47415218">
      <w:bodyDiv w:val="1"/>
      <w:marLeft w:val="0"/>
      <w:marRight w:val="0"/>
      <w:marTop w:val="0"/>
      <w:marBottom w:val="0"/>
      <w:divBdr>
        <w:top w:val="none" w:sz="0" w:space="0" w:color="auto"/>
        <w:left w:val="none" w:sz="0" w:space="0" w:color="auto"/>
        <w:bottom w:val="none" w:sz="0" w:space="0" w:color="auto"/>
        <w:right w:val="none" w:sz="0" w:space="0" w:color="auto"/>
      </w:divBdr>
    </w:div>
    <w:div w:id="48891182">
      <w:bodyDiv w:val="1"/>
      <w:marLeft w:val="0"/>
      <w:marRight w:val="0"/>
      <w:marTop w:val="0"/>
      <w:marBottom w:val="0"/>
      <w:divBdr>
        <w:top w:val="none" w:sz="0" w:space="0" w:color="auto"/>
        <w:left w:val="none" w:sz="0" w:space="0" w:color="auto"/>
        <w:bottom w:val="none" w:sz="0" w:space="0" w:color="auto"/>
        <w:right w:val="none" w:sz="0" w:space="0" w:color="auto"/>
      </w:divBdr>
    </w:div>
    <w:div w:id="49548513">
      <w:bodyDiv w:val="1"/>
      <w:marLeft w:val="0"/>
      <w:marRight w:val="0"/>
      <w:marTop w:val="0"/>
      <w:marBottom w:val="0"/>
      <w:divBdr>
        <w:top w:val="none" w:sz="0" w:space="0" w:color="auto"/>
        <w:left w:val="none" w:sz="0" w:space="0" w:color="auto"/>
        <w:bottom w:val="none" w:sz="0" w:space="0" w:color="auto"/>
        <w:right w:val="none" w:sz="0" w:space="0" w:color="auto"/>
      </w:divBdr>
    </w:div>
    <w:div w:id="49696925">
      <w:bodyDiv w:val="1"/>
      <w:marLeft w:val="0"/>
      <w:marRight w:val="0"/>
      <w:marTop w:val="0"/>
      <w:marBottom w:val="0"/>
      <w:divBdr>
        <w:top w:val="none" w:sz="0" w:space="0" w:color="auto"/>
        <w:left w:val="none" w:sz="0" w:space="0" w:color="auto"/>
        <w:bottom w:val="none" w:sz="0" w:space="0" w:color="auto"/>
        <w:right w:val="none" w:sz="0" w:space="0" w:color="auto"/>
      </w:divBdr>
    </w:div>
    <w:div w:id="50276038">
      <w:bodyDiv w:val="1"/>
      <w:marLeft w:val="0"/>
      <w:marRight w:val="0"/>
      <w:marTop w:val="0"/>
      <w:marBottom w:val="0"/>
      <w:divBdr>
        <w:top w:val="none" w:sz="0" w:space="0" w:color="auto"/>
        <w:left w:val="none" w:sz="0" w:space="0" w:color="auto"/>
        <w:bottom w:val="none" w:sz="0" w:space="0" w:color="auto"/>
        <w:right w:val="none" w:sz="0" w:space="0" w:color="auto"/>
      </w:divBdr>
    </w:div>
    <w:div w:id="51007590">
      <w:bodyDiv w:val="1"/>
      <w:marLeft w:val="0"/>
      <w:marRight w:val="0"/>
      <w:marTop w:val="0"/>
      <w:marBottom w:val="0"/>
      <w:divBdr>
        <w:top w:val="none" w:sz="0" w:space="0" w:color="auto"/>
        <w:left w:val="none" w:sz="0" w:space="0" w:color="auto"/>
        <w:bottom w:val="none" w:sz="0" w:space="0" w:color="auto"/>
        <w:right w:val="none" w:sz="0" w:space="0" w:color="auto"/>
      </w:divBdr>
    </w:div>
    <w:div w:id="51856641">
      <w:bodyDiv w:val="1"/>
      <w:marLeft w:val="0"/>
      <w:marRight w:val="0"/>
      <w:marTop w:val="0"/>
      <w:marBottom w:val="0"/>
      <w:divBdr>
        <w:top w:val="none" w:sz="0" w:space="0" w:color="auto"/>
        <w:left w:val="none" w:sz="0" w:space="0" w:color="auto"/>
        <w:bottom w:val="none" w:sz="0" w:space="0" w:color="auto"/>
        <w:right w:val="none" w:sz="0" w:space="0" w:color="auto"/>
      </w:divBdr>
    </w:div>
    <w:div w:id="52968211">
      <w:bodyDiv w:val="1"/>
      <w:marLeft w:val="0"/>
      <w:marRight w:val="0"/>
      <w:marTop w:val="0"/>
      <w:marBottom w:val="0"/>
      <w:divBdr>
        <w:top w:val="none" w:sz="0" w:space="0" w:color="auto"/>
        <w:left w:val="none" w:sz="0" w:space="0" w:color="auto"/>
        <w:bottom w:val="none" w:sz="0" w:space="0" w:color="auto"/>
        <w:right w:val="none" w:sz="0" w:space="0" w:color="auto"/>
      </w:divBdr>
    </w:div>
    <w:div w:id="54088812">
      <w:bodyDiv w:val="1"/>
      <w:marLeft w:val="0"/>
      <w:marRight w:val="0"/>
      <w:marTop w:val="0"/>
      <w:marBottom w:val="0"/>
      <w:divBdr>
        <w:top w:val="none" w:sz="0" w:space="0" w:color="auto"/>
        <w:left w:val="none" w:sz="0" w:space="0" w:color="auto"/>
        <w:bottom w:val="none" w:sz="0" w:space="0" w:color="auto"/>
        <w:right w:val="none" w:sz="0" w:space="0" w:color="auto"/>
      </w:divBdr>
    </w:div>
    <w:div w:id="54623399">
      <w:bodyDiv w:val="1"/>
      <w:marLeft w:val="0"/>
      <w:marRight w:val="0"/>
      <w:marTop w:val="0"/>
      <w:marBottom w:val="0"/>
      <w:divBdr>
        <w:top w:val="none" w:sz="0" w:space="0" w:color="auto"/>
        <w:left w:val="none" w:sz="0" w:space="0" w:color="auto"/>
        <w:bottom w:val="none" w:sz="0" w:space="0" w:color="auto"/>
        <w:right w:val="none" w:sz="0" w:space="0" w:color="auto"/>
      </w:divBdr>
      <w:divsChild>
        <w:div w:id="328214718">
          <w:marLeft w:val="547"/>
          <w:marRight w:val="0"/>
          <w:marTop w:val="154"/>
          <w:marBottom w:val="0"/>
          <w:divBdr>
            <w:top w:val="none" w:sz="0" w:space="0" w:color="auto"/>
            <w:left w:val="none" w:sz="0" w:space="0" w:color="auto"/>
            <w:bottom w:val="none" w:sz="0" w:space="0" w:color="auto"/>
            <w:right w:val="none" w:sz="0" w:space="0" w:color="auto"/>
          </w:divBdr>
        </w:div>
        <w:div w:id="771898323">
          <w:marLeft w:val="547"/>
          <w:marRight w:val="0"/>
          <w:marTop w:val="154"/>
          <w:marBottom w:val="0"/>
          <w:divBdr>
            <w:top w:val="none" w:sz="0" w:space="0" w:color="auto"/>
            <w:left w:val="none" w:sz="0" w:space="0" w:color="auto"/>
            <w:bottom w:val="none" w:sz="0" w:space="0" w:color="auto"/>
            <w:right w:val="none" w:sz="0" w:space="0" w:color="auto"/>
          </w:divBdr>
        </w:div>
        <w:div w:id="1708094135">
          <w:marLeft w:val="547"/>
          <w:marRight w:val="0"/>
          <w:marTop w:val="154"/>
          <w:marBottom w:val="0"/>
          <w:divBdr>
            <w:top w:val="none" w:sz="0" w:space="0" w:color="auto"/>
            <w:left w:val="none" w:sz="0" w:space="0" w:color="auto"/>
            <w:bottom w:val="none" w:sz="0" w:space="0" w:color="auto"/>
            <w:right w:val="none" w:sz="0" w:space="0" w:color="auto"/>
          </w:divBdr>
        </w:div>
      </w:divsChild>
    </w:div>
    <w:div w:id="55007086">
      <w:bodyDiv w:val="1"/>
      <w:marLeft w:val="0"/>
      <w:marRight w:val="0"/>
      <w:marTop w:val="0"/>
      <w:marBottom w:val="0"/>
      <w:divBdr>
        <w:top w:val="none" w:sz="0" w:space="0" w:color="auto"/>
        <w:left w:val="none" w:sz="0" w:space="0" w:color="auto"/>
        <w:bottom w:val="none" w:sz="0" w:space="0" w:color="auto"/>
        <w:right w:val="none" w:sz="0" w:space="0" w:color="auto"/>
      </w:divBdr>
    </w:div>
    <w:div w:id="55202464">
      <w:bodyDiv w:val="1"/>
      <w:marLeft w:val="0"/>
      <w:marRight w:val="0"/>
      <w:marTop w:val="0"/>
      <w:marBottom w:val="0"/>
      <w:divBdr>
        <w:top w:val="none" w:sz="0" w:space="0" w:color="auto"/>
        <w:left w:val="none" w:sz="0" w:space="0" w:color="auto"/>
        <w:bottom w:val="none" w:sz="0" w:space="0" w:color="auto"/>
        <w:right w:val="none" w:sz="0" w:space="0" w:color="auto"/>
      </w:divBdr>
    </w:div>
    <w:div w:id="55202471">
      <w:bodyDiv w:val="1"/>
      <w:marLeft w:val="0"/>
      <w:marRight w:val="0"/>
      <w:marTop w:val="0"/>
      <w:marBottom w:val="0"/>
      <w:divBdr>
        <w:top w:val="none" w:sz="0" w:space="0" w:color="auto"/>
        <w:left w:val="none" w:sz="0" w:space="0" w:color="auto"/>
        <w:bottom w:val="none" w:sz="0" w:space="0" w:color="auto"/>
        <w:right w:val="none" w:sz="0" w:space="0" w:color="auto"/>
      </w:divBdr>
    </w:div>
    <w:div w:id="55663559">
      <w:bodyDiv w:val="1"/>
      <w:marLeft w:val="0"/>
      <w:marRight w:val="0"/>
      <w:marTop w:val="0"/>
      <w:marBottom w:val="0"/>
      <w:divBdr>
        <w:top w:val="none" w:sz="0" w:space="0" w:color="auto"/>
        <w:left w:val="none" w:sz="0" w:space="0" w:color="auto"/>
        <w:bottom w:val="none" w:sz="0" w:space="0" w:color="auto"/>
        <w:right w:val="none" w:sz="0" w:space="0" w:color="auto"/>
      </w:divBdr>
    </w:div>
    <w:div w:id="55785020">
      <w:bodyDiv w:val="1"/>
      <w:marLeft w:val="0"/>
      <w:marRight w:val="0"/>
      <w:marTop w:val="0"/>
      <w:marBottom w:val="0"/>
      <w:divBdr>
        <w:top w:val="none" w:sz="0" w:space="0" w:color="auto"/>
        <w:left w:val="none" w:sz="0" w:space="0" w:color="auto"/>
        <w:bottom w:val="none" w:sz="0" w:space="0" w:color="auto"/>
        <w:right w:val="none" w:sz="0" w:space="0" w:color="auto"/>
      </w:divBdr>
      <w:divsChild>
        <w:div w:id="780881234">
          <w:marLeft w:val="1166"/>
          <w:marRight w:val="0"/>
          <w:marTop w:val="134"/>
          <w:marBottom w:val="0"/>
          <w:divBdr>
            <w:top w:val="none" w:sz="0" w:space="0" w:color="auto"/>
            <w:left w:val="none" w:sz="0" w:space="0" w:color="auto"/>
            <w:bottom w:val="none" w:sz="0" w:space="0" w:color="auto"/>
            <w:right w:val="none" w:sz="0" w:space="0" w:color="auto"/>
          </w:divBdr>
        </w:div>
        <w:div w:id="1629970664">
          <w:marLeft w:val="547"/>
          <w:marRight w:val="0"/>
          <w:marTop w:val="154"/>
          <w:marBottom w:val="0"/>
          <w:divBdr>
            <w:top w:val="none" w:sz="0" w:space="0" w:color="auto"/>
            <w:left w:val="none" w:sz="0" w:space="0" w:color="auto"/>
            <w:bottom w:val="none" w:sz="0" w:space="0" w:color="auto"/>
            <w:right w:val="none" w:sz="0" w:space="0" w:color="auto"/>
          </w:divBdr>
        </w:div>
        <w:div w:id="1714498847">
          <w:marLeft w:val="1166"/>
          <w:marRight w:val="0"/>
          <w:marTop w:val="134"/>
          <w:marBottom w:val="0"/>
          <w:divBdr>
            <w:top w:val="none" w:sz="0" w:space="0" w:color="auto"/>
            <w:left w:val="none" w:sz="0" w:space="0" w:color="auto"/>
            <w:bottom w:val="none" w:sz="0" w:space="0" w:color="auto"/>
            <w:right w:val="none" w:sz="0" w:space="0" w:color="auto"/>
          </w:divBdr>
        </w:div>
      </w:divsChild>
    </w:div>
    <w:div w:id="56171416">
      <w:bodyDiv w:val="1"/>
      <w:marLeft w:val="0"/>
      <w:marRight w:val="0"/>
      <w:marTop w:val="0"/>
      <w:marBottom w:val="0"/>
      <w:divBdr>
        <w:top w:val="none" w:sz="0" w:space="0" w:color="auto"/>
        <w:left w:val="none" w:sz="0" w:space="0" w:color="auto"/>
        <w:bottom w:val="none" w:sz="0" w:space="0" w:color="auto"/>
        <w:right w:val="none" w:sz="0" w:space="0" w:color="auto"/>
      </w:divBdr>
    </w:div>
    <w:div w:id="56974185">
      <w:bodyDiv w:val="1"/>
      <w:marLeft w:val="0"/>
      <w:marRight w:val="0"/>
      <w:marTop w:val="0"/>
      <w:marBottom w:val="0"/>
      <w:divBdr>
        <w:top w:val="none" w:sz="0" w:space="0" w:color="auto"/>
        <w:left w:val="none" w:sz="0" w:space="0" w:color="auto"/>
        <w:bottom w:val="none" w:sz="0" w:space="0" w:color="auto"/>
        <w:right w:val="none" w:sz="0" w:space="0" w:color="auto"/>
      </w:divBdr>
    </w:div>
    <w:div w:id="58676312">
      <w:bodyDiv w:val="1"/>
      <w:marLeft w:val="0"/>
      <w:marRight w:val="0"/>
      <w:marTop w:val="0"/>
      <w:marBottom w:val="0"/>
      <w:divBdr>
        <w:top w:val="none" w:sz="0" w:space="0" w:color="auto"/>
        <w:left w:val="none" w:sz="0" w:space="0" w:color="auto"/>
        <w:bottom w:val="none" w:sz="0" w:space="0" w:color="auto"/>
        <w:right w:val="none" w:sz="0" w:space="0" w:color="auto"/>
      </w:divBdr>
    </w:div>
    <w:div w:id="58987108">
      <w:bodyDiv w:val="1"/>
      <w:marLeft w:val="0"/>
      <w:marRight w:val="0"/>
      <w:marTop w:val="0"/>
      <w:marBottom w:val="0"/>
      <w:divBdr>
        <w:top w:val="none" w:sz="0" w:space="0" w:color="auto"/>
        <w:left w:val="none" w:sz="0" w:space="0" w:color="auto"/>
        <w:bottom w:val="none" w:sz="0" w:space="0" w:color="auto"/>
        <w:right w:val="none" w:sz="0" w:space="0" w:color="auto"/>
      </w:divBdr>
    </w:div>
    <w:div w:id="59523979">
      <w:bodyDiv w:val="1"/>
      <w:marLeft w:val="0"/>
      <w:marRight w:val="0"/>
      <w:marTop w:val="0"/>
      <w:marBottom w:val="0"/>
      <w:divBdr>
        <w:top w:val="none" w:sz="0" w:space="0" w:color="auto"/>
        <w:left w:val="none" w:sz="0" w:space="0" w:color="auto"/>
        <w:bottom w:val="none" w:sz="0" w:space="0" w:color="auto"/>
        <w:right w:val="none" w:sz="0" w:space="0" w:color="auto"/>
      </w:divBdr>
      <w:divsChild>
        <w:div w:id="123623039">
          <w:marLeft w:val="1166"/>
          <w:marRight w:val="0"/>
          <w:marTop w:val="125"/>
          <w:marBottom w:val="0"/>
          <w:divBdr>
            <w:top w:val="none" w:sz="0" w:space="0" w:color="auto"/>
            <w:left w:val="none" w:sz="0" w:space="0" w:color="auto"/>
            <w:bottom w:val="none" w:sz="0" w:space="0" w:color="auto"/>
            <w:right w:val="none" w:sz="0" w:space="0" w:color="auto"/>
          </w:divBdr>
        </w:div>
        <w:div w:id="159389755">
          <w:marLeft w:val="547"/>
          <w:marRight w:val="0"/>
          <w:marTop w:val="144"/>
          <w:marBottom w:val="0"/>
          <w:divBdr>
            <w:top w:val="none" w:sz="0" w:space="0" w:color="auto"/>
            <w:left w:val="none" w:sz="0" w:space="0" w:color="auto"/>
            <w:bottom w:val="none" w:sz="0" w:space="0" w:color="auto"/>
            <w:right w:val="none" w:sz="0" w:space="0" w:color="auto"/>
          </w:divBdr>
        </w:div>
        <w:div w:id="478348588">
          <w:marLeft w:val="1166"/>
          <w:marRight w:val="0"/>
          <w:marTop w:val="125"/>
          <w:marBottom w:val="0"/>
          <w:divBdr>
            <w:top w:val="none" w:sz="0" w:space="0" w:color="auto"/>
            <w:left w:val="none" w:sz="0" w:space="0" w:color="auto"/>
            <w:bottom w:val="none" w:sz="0" w:space="0" w:color="auto"/>
            <w:right w:val="none" w:sz="0" w:space="0" w:color="auto"/>
          </w:divBdr>
        </w:div>
        <w:div w:id="941643335">
          <w:marLeft w:val="1166"/>
          <w:marRight w:val="0"/>
          <w:marTop w:val="125"/>
          <w:marBottom w:val="0"/>
          <w:divBdr>
            <w:top w:val="none" w:sz="0" w:space="0" w:color="auto"/>
            <w:left w:val="none" w:sz="0" w:space="0" w:color="auto"/>
            <w:bottom w:val="none" w:sz="0" w:space="0" w:color="auto"/>
            <w:right w:val="none" w:sz="0" w:space="0" w:color="auto"/>
          </w:divBdr>
        </w:div>
        <w:div w:id="1117800445">
          <w:marLeft w:val="547"/>
          <w:marRight w:val="0"/>
          <w:marTop w:val="144"/>
          <w:marBottom w:val="0"/>
          <w:divBdr>
            <w:top w:val="none" w:sz="0" w:space="0" w:color="auto"/>
            <w:left w:val="none" w:sz="0" w:space="0" w:color="auto"/>
            <w:bottom w:val="none" w:sz="0" w:space="0" w:color="auto"/>
            <w:right w:val="none" w:sz="0" w:space="0" w:color="auto"/>
          </w:divBdr>
        </w:div>
        <w:div w:id="1174415218">
          <w:marLeft w:val="547"/>
          <w:marRight w:val="0"/>
          <w:marTop w:val="144"/>
          <w:marBottom w:val="0"/>
          <w:divBdr>
            <w:top w:val="none" w:sz="0" w:space="0" w:color="auto"/>
            <w:left w:val="none" w:sz="0" w:space="0" w:color="auto"/>
            <w:bottom w:val="none" w:sz="0" w:space="0" w:color="auto"/>
            <w:right w:val="none" w:sz="0" w:space="0" w:color="auto"/>
          </w:divBdr>
        </w:div>
        <w:div w:id="1216351929">
          <w:marLeft w:val="547"/>
          <w:marRight w:val="0"/>
          <w:marTop w:val="144"/>
          <w:marBottom w:val="0"/>
          <w:divBdr>
            <w:top w:val="none" w:sz="0" w:space="0" w:color="auto"/>
            <w:left w:val="none" w:sz="0" w:space="0" w:color="auto"/>
            <w:bottom w:val="none" w:sz="0" w:space="0" w:color="auto"/>
            <w:right w:val="none" w:sz="0" w:space="0" w:color="auto"/>
          </w:divBdr>
        </w:div>
        <w:div w:id="1513717385">
          <w:marLeft w:val="1800"/>
          <w:marRight w:val="0"/>
          <w:marTop w:val="106"/>
          <w:marBottom w:val="0"/>
          <w:divBdr>
            <w:top w:val="none" w:sz="0" w:space="0" w:color="auto"/>
            <w:left w:val="none" w:sz="0" w:space="0" w:color="auto"/>
            <w:bottom w:val="none" w:sz="0" w:space="0" w:color="auto"/>
            <w:right w:val="none" w:sz="0" w:space="0" w:color="auto"/>
          </w:divBdr>
        </w:div>
      </w:divsChild>
    </w:div>
    <w:div w:id="60450955">
      <w:bodyDiv w:val="1"/>
      <w:marLeft w:val="0"/>
      <w:marRight w:val="0"/>
      <w:marTop w:val="0"/>
      <w:marBottom w:val="0"/>
      <w:divBdr>
        <w:top w:val="none" w:sz="0" w:space="0" w:color="auto"/>
        <w:left w:val="none" w:sz="0" w:space="0" w:color="auto"/>
        <w:bottom w:val="none" w:sz="0" w:space="0" w:color="auto"/>
        <w:right w:val="none" w:sz="0" w:space="0" w:color="auto"/>
      </w:divBdr>
    </w:div>
    <w:div w:id="60713106">
      <w:bodyDiv w:val="1"/>
      <w:marLeft w:val="0"/>
      <w:marRight w:val="0"/>
      <w:marTop w:val="0"/>
      <w:marBottom w:val="0"/>
      <w:divBdr>
        <w:top w:val="none" w:sz="0" w:space="0" w:color="auto"/>
        <w:left w:val="none" w:sz="0" w:space="0" w:color="auto"/>
        <w:bottom w:val="none" w:sz="0" w:space="0" w:color="auto"/>
        <w:right w:val="none" w:sz="0" w:space="0" w:color="auto"/>
      </w:divBdr>
    </w:div>
    <w:div w:id="61560289">
      <w:bodyDiv w:val="1"/>
      <w:marLeft w:val="0"/>
      <w:marRight w:val="0"/>
      <w:marTop w:val="0"/>
      <w:marBottom w:val="0"/>
      <w:divBdr>
        <w:top w:val="none" w:sz="0" w:space="0" w:color="auto"/>
        <w:left w:val="none" w:sz="0" w:space="0" w:color="auto"/>
        <w:bottom w:val="none" w:sz="0" w:space="0" w:color="auto"/>
        <w:right w:val="none" w:sz="0" w:space="0" w:color="auto"/>
      </w:divBdr>
    </w:div>
    <w:div w:id="63453524">
      <w:bodyDiv w:val="1"/>
      <w:marLeft w:val="0"/>
      <w:marRight w:val="0"/>
      <w:marTop w:val="0"/>
      <w:marBottom w:val="0"/>
      <w:divBdr>
        <w:top w:val="none" w:sz="0" w:space="0" w:color="auto"/>
        <w:left w:val="none" w:sz="0" w:space="0" w:color="auto"/>
        <w:bottom w:val="none" w:sz="0" w:space="0" w:color="auto"/>
        <w:right w:val="none" w:sz="0" w:space="0" w:color="auto"/>
      </w:divBdr>
    </w:div>
    <w:div w:id="65229186">
      <w:bodyDiv w:val="1"/>
      <w:marLeft w:val="0"/>
      <w:marRight w:val="0"/>
      <w:marTop w:val="0"/>
      <w:marBottom w:val="0"/>
      <w:divBdr>
        <w:top w:val="none" w:sz="0" w:space="0" w:color="auto"/>
        <w:left w:val="none" w:sz="0" w:space="0" w:color="auto"/>
        <w:bottom w:val="none" w:sz="0" w:space="0" w:color="auto"/>
        <w:right w:val="none" w:sz="0" w:space="0" w:color="auto"/>
      </w:divBdr>
      <w:divsChild>
        <w:div w:id="1375932250">
          <w:marLeft w:val="547"/>
          <w:marRight w:val="0"/>
          <w:marTop w:val="96"/>
          <w:marBottom w:val="0"/>
          <w:divBdr>
            <w:top w:val="none" w:sz="0" w:space="0" w:color="auto"/>
            <w:left w:val="none" w:sz="0" w:space="0" w:color="auto"/>
            <w:bottom w:val="none" w:sz="0" w:space="0" w:color="auto"/>
            <w:right w:val="none" w:sz="0" w:space="0" w:color="auto"/>
          </w:divBdr>
        </w:div>
      </w:divsChild>
    </w:div>
    <w:div w:id="65733346">
      <w:bodyDiv w:val="1"/>
      <w:marLeft w:val="0"/>
      <w:marRight w:val="0"/>
      <w:marTop w:val="0"/>
      <w:marBottom w:val="0"/>
      <w:divBdr>
        <w:top w:val="none" w:sz="0" w:space="0" w:color="auto"/>
        <w:left w:val="none" w:sz="0" w:space="0" w:color="auto"/>
        <w:bottom w:val="none" w:sz="0" w:space="0" w:color="auto"/>
        <w:right w:val="none" w:sz="0" w:space="0" w:color="auto"/>
      </w:divBdr>
      <w:divsChild>
        <w:div w:id="18630779">
          <w:marLeft w:val="2520"/>
          <w:marRight w:val="0"/>
          <w:marTop w:val="67"/>
          <w:marBottom w:val="0"/>
          <w:divBdr>
            <w:top w:val="none" w:sz="0" w:space="0" w:color="auto"/>
            <w:left w:val="none" w:sz="0" w:space="0" w:color="auto"/>
            <w:bottom w:val="none" w:sz="0" w:space="0" w:color="auto"/>
            <w:right w:val="none" w:sz="0" w:space="0" w:color="auto"/>
          </w:divBdr>
        </w:div>
        <w:div w:id="88278746">
          <w:marLeft w:val="547"/>
          <w:marRight w:val="0"/>
          <w:marTop w:val="96"/>
          <w:marBottom w:val="0"/>
          <w:divBdr>
            <w:top w:val="none" w:sz="0" w:space="0" w:color="auto"/>
            <w:left w:val="none" w:sz="0" w:space="0" w:color="auto"/>
            <w:bottom w:val="none" w:sz="0" w:space="0" w:color="auto"/>
            <w:right w:val="none" w:sz="0" w:space="0" w:color="auto"/>
          </w:divBdr>
        </w:div>
        <w:div w:id="304630055">
          <w:marLeft w:val="547"/>
          <w:marRight w:val="0"/>
          <w:marTop w:val="96"/>
          <w:marBottom w:val="0"/>
          <w:divBdr>
            <w:top w:val="none" w:sz="0" w:space="0" w:color="auto"/>
            <w:left w:val="none" w:sz="0" w:space="0" w:color="auto"/>
            <w:bottom w:val="none" w:sz="0" w:space="0" w:color="auto"/>
            <w:right w:val="none" w:sz="0" w:space="0" w:color="auto"/>
          </w:divBdr>
        </w:div>
        <w:div w:id="310525245">
          <w:marLeft w:val="1800"/>
          <w:marRight w:val="0"/>
          <w:marTop w:val="77"/>
          <w:marBottom w:val="0"/>
          <w:divBdr>
            <w:top w:val="none" w:sz="0" w:space="0" w:color="auto"/>
            <w:left w:val="none" w:sz="0" w:space="0" w:color="auto"/>
            <w:bottom w:val="none" w:sz="0" w:space="0" w:color="auto"/>
            <w:right w:val="none" w:sz="0" w:space="0" w:color="auto"/>
          </w:divBdr>
        </w:div>
        <w:div w:id="412826367">
          <w:marLeft w:val="3240"/>
          <w:marRight w:val="0"/>
          <w:marTop w:val="67"/>
          <w:marBottom w:val="0"/>
          <w:divBdr>
            <w:top w:val="none" w:sz="0" w:space="0" w:color="auto"/>
            <w:left w:val="none" w:sz="0" w:space="0" w:color="auto"/>
            <w:bottom w:val="none" w:sz="0" w:space="0" w:color="auto"/>
            <w:right w:val="none" w:sz="0" w:space="0" w:color="auto"/>
          </w:divBdr>
        </w:div>
        <w:div w:id="985476323">
          <w:marLeft w:val="1800"/>
          <w:marRight w:val="0"/>
          <w:marTop w:val="77"/>
          <w:marBottom w:val="0"/>
          <w:divBdr>
            <w:top w:val="none" w:sz="0" w:space="0" w:color="auto"/>
            <w:left w:val="none" w:sz="0" w:space="0" w:color="auto"/>
            <w:bottom w:val="none" w:sz="0" w:space="0" w:color="auto"/>
            <w:right w:val="none" w:sz="0" w:space="0" w:color="auto"/>
          </w:divBdr>
        </w:div>
        <w:div w:id="1067335389">
          <w:marLeft w:val="1166"/>
          <w:marRight w:val="0"/>
          <w:marTop w:val="86"/>
          <w:marBottom w:val="0"/>
          <w:divBdr>
            <w:top w:val="none" w:sz="0" w:space="0" w:color="auto"/>
            <w:left w:val="none" w:sz="0" w:space="0" w:color="auto"/>
            <w:bottom w:val="none" w:sz="0" w:space="0" w:color="auto"/>
            <w:right w:val="none" w:sz="0" w:space="0" w:color="auto"/>
          </w:divBdr>
        </w:div>
        <w:div w:id="1191800596">
          <w:marLeft w:val="2520"/>
          <w:marRight w:val="0"/>
          <w:marTop w:val="67"/>
          <w:marBottom w:val="0"/>
          <w:divBdr>
            <w:top w:val="none" w:sz="0" w:space="0" w:color="auto"/>
            <w:left w:val="none" w:sz="0" w:space="0" w:color="auto"/>
            <w:bottom w:val="none" w:sz="0" w:space="0" w:color="auto"/>
            <w:right w:val="none" w:sz="0" w:space="0" w:color="auto"/>
          </w:divBdr>
        </w:div>
        <w:div w:id="1333945978">
          <w:marLeft w:val="3240"/>
          <w:marRight w:val="0"/>
          <w:marTop w:val="67"/>
          <w:marBottom w:val="0"/>
          <w:divBdr>
            <w:top w:val="none" w:sz="0" w:space="0" w:color="auto"/>
            <w:left w:val="none" w:sz="0" w:space="0" w:color="auto"/>
            <w:bottom w:val="none" w:sz="0" w:space="0" w:color="auto"/>
            <w:right w:val="none" w:sz="0" w:space="0" w:color="auto"/>
          </w:divBdr>
        </w:div>
        <w:div w:id="1526019989">
          <w:marLeft w:val="1800"/>
          <w:marRight w:val="0"/>
          <w:marTop w:val="86"/>
          <w:marBottom w:val="0"/>
          <w:divBdr>
            <w:top w:val="none" w:sz="0" w:space="0" w:color="auto"/>
            <w:left w:val="none" w:sz="0" w:space="0" w:color="auto"/>
            <w:bottom w:val="none" w:sz="0" w:space="0" w:color="auto"/>
            <w:right w:val="none" w:sz="0" w:space="0" w:color="auto"/>
          </w:divBdr>
        </w:div>
        <w:div w:id="1586106240">
          <w:marLeft w:val="1166"/>
          <w:marRight w:val="0"/>
          <w:marTop w:val="86"/>
          <w:marBottom w:val="0"/>
          <w:divBdr>
            <w:top w:val="none" w:sz="0" w:space="0" w:color="auto"/>
            <w:left w:val="none" w:sz="0" w:space="0" w:color="auto"/>
            <w:bottom w:val="none" w:sz="0" w:space="0" w:color="auto"/>
            <w:right w:val="none" w:sz="0" w:space="0" w:color="auto"/>
          </w:divBdr>
        </w:div>
        <w:div w:id="1967539123">
          <w:marLeft w:val="1800"/>
          <w:marRight w:val="0"/>
          <w:marTop w:val="86"/>
          <w:marBottom w:val="0"/>
          <w:divBdr>
            <w:top w:val="none" w:sz="0" w:space="0" w:color="auto"/>
            <w:left w:val="none" w:sz="0" w:space="0" w:color="auto"/>
            <w:bottom w:val="none" w:sz="0" w:space="0" w:color="auto"/>
            <w:right w:val="none" w:sz="0" w:space="0" w:color="auto"/>
          </w:divBdr>
        </w:div>
      </w:divsChild>
    </w:div>
    <w:div w:id="65803997">
      <w:bodyDiv w:val="1"/>
      <w:marLeft w:val="0"/>
      <w:marRight w:val="0"/>
      <w:marTop w:val="0"/>
      <w:marBottom w:val="0"/>
      <w:divBdr>
        <w:top w:val="none" w:sz="0" w:space="0" w:color="auto"/>
        <w:left w:val="none" w:sz="0" w:space="0" w:color="auto"/>
        <w:bottom w:val="none" w:sz="0" w:space="0" w:color="auto"/>
        <w:right w:val="none" w:sz="0" w:space="0" w:color="auto"/>
      </w:divBdr>
    </w:div>
    <w:div w:id="66149284">
      <w:bodyDiv w:val="1"/>
      <w:marLeft w:val="0"/>
      <w:marRight w:val="0"/>
      <w:marTop w:val="0"/>
      <w:marBottom w:val="0"/>
      <w:divBdr>
        <w:top w:val="none" w:sz="0" w:space="0" w:color="auto"/>
        <w:left w:val="none" w:sz="0" w:space="0" w:color="auto"/>
        <w:bottom w:val="none" w:sz="0" w:space="0" w:color="auto"/>
        <w:right w:val="none" w:sz="0" w:space="0" w:color="auto"/>
      </w:divBdr>
    </w:div>
    <w:div w:id="68040506">
      <w:bodyDiv w:val="1"/>
      <w:marLeft w:val="0"/>
      <w:marRight w:val="0"/>
      <w:marTop w:val="0"/>
      <w:marBottom w:val="0"/>
      <w:divBdr>
        <w:top w:val="none" w:sz="0" w:space="0" w:color="auto"/>
        <w:left w:val="none" w:sz="0" w:space="0" w:color="auto"/>
        <w:bottom w:val="none" w:sz="0" w:space="0" w:color="auto"/>
        <w:right w:val="none" w:sz="0" w:space="0" w:color="auto"/>
      </w:divBdr>
      <w:divsChild>
        <w:div w:id="316153138">
          <w:marLeft w:val="1800"/>
          <w:marRight w:val="0"/>
          <w:marTop w:val="67"/>
          <w:marBottom w:val="0"/>
          <w:divBdr>
            <w:top w:val="none" w:sz="0" w:space="0" w:color="auto"/>
            <w:left w:val="none" w:sz="0" w:space="0" w:color="auto"/>
            <w:bottom w:val="none" w:sz="0" w:space="0" w:color="auto"/>
            <w:right w:val="none" w:sz="0" w:space="0" w:color="auto"/>
          </w:divBdr>
        </w:div>
        <w:div w:id="411245117">
          <w:marLeft w:val="1166"/>
          <w:marRight w:val="0"/>
          <w:marTop w:val="67"/>
          <w:marBottom w:val="0"/>
          <w:divBdr>
            <w:top w:val="none" w:sz="0" w:space="0" w:color="auto"/>
            <w:left w:val="none" w:sz="0" w:space="0" w:color="auto"/>
            <w:bottom w:val="none" w:sz="0" w:space="0" w:color="auto"/>
            <w:right w:val="none" w:sz="0" w:space="0" w:color="auto"/>
          </w:divBdr>
        </w:div>
        <w:div w:id="440149465">
          <w:marLeft w:val="2520"/>
          <w:marRight w:val="0"/>
          <w:marTop w:val="67"/>
          <w:marBottom w:val="0"/>
          <w:divBdr>
            <w:top w:val="none" w:sz="0" w:space="0" w:color="auto"/>
            <w:left w:val="none" w:sz="0" w:space="0" w:color="auto"/>
            <w:bottom w:val="none" w:sz="0" w:space="0" w:color="auto"/>
            <w:right w:val="none" w:sz="0" w:space="0" w:color="auto"/>
          </w:divBdr>
        </w:div>
        <w:div w:id="442043347">
          <w:marLeft w:val="1800"/>
          <w:marRight w:val="0"/>
          <w:marTop w:val="67"/>
          <w:marBottom w:val="0"/>
          <w:divBdr>
            <w:top w:val="none" w:sz="0" w:space="0" w:color="auto"/>
            <w:left w:val="none" w:sz="0" w:space="0" w:color="auto"/>
            <w:bottom w:val="none" w:sz="0" w:space="0" w:color="auto"/>
            <w:right w:val="none" w:sz="0" w:space="0" w:color="auto"/>
          </w:divBdr>
        </w:div>
        <w:div w:id="481624929">
          <w:marLeft w:val="1166"/>
          <w:marRight w:val="0"/>
          <w:marTop w:val="67"/>
          <w:marBottom w:val="0"/>
          <w:divBdr>
            <w:top w:val="none" w:sz="0" w:space="0" w:color="auto"/>
            <w:left w:val="none" w:sz="0" w:space="0" w:color="auto"/>
            <w:bottom w:val="none" w:sz="0" w:space="0" w:color="auto"/>
            <w:right w:val="none" w:sz="0" w:space="0" w:color="auto"/>
          </w:divBdr>
        </w:div>
        <w:div w:id="545605507">
          <w:marLeft w:val="1800"/>
          <w:marRight w:val="0"/>
          <w:marTop w:val="67"/>
          <w:marBottom w:val="0"/>
          <w:divBdr>
            <w:top w:val="none" w:sz="0" w:space="0" w:color="auto"/>
            <w:left w:val="none" w:sz="0" w:space="0" w:color="auto"/>
            <w:bottom w:val="none" w:sz="0" w:space="0" w:color="auto"/>
            <w:right w:val="none" w:sz="0" w:space="0" w:color="auto"/>
          </w:divBdr>
        </w:div>
        <w:div w:id="615258148">
          <w:marLeft w:val="1166"/>
          <w:marRight w:val="0"/>
          <w:marTop w:val="67"/>
          <w:marBottom w:val="0"/>
          <w:divBdr>
            <w:top w:val="none" w:sz="0" w:space="0" w:color="auto"/>
            <w:left w:val="none" w:sz="0" w:space="0" w:color="auto"/>
            <w:bottom w:val="none" w:sz="0" w:space="0" w:color="auto"/>
            <w:right w:val="none" w:sz="0" w:space="0" w:color="auto"/>
          </w:divBdr>
        </w:div>
        <w:div w:id="650208832">
          <w:marLeft w:val="1800"/>
          <w:marRight w:val="0"/>
          <w:marTop w:val="67"/>
          <w:marBottom w:val="0"/>
          <w:divBdr>
            <w:top w:val="none" w:sz="0" w:space="0" w:color="auto"/>
            <w:left w:val="none" w:sz="0" w:space="0" w:color="auto"/>
            <w:bottom w:val="none" w:sz="0" w:space="0" w:color="auto"/>
            <w:right w:val="none" w:sz="0" w:space="0" w:color="auto"/>
          </w:divBdr>
        </w:div>
        <w:div w:id="844326239">
          <w:marLeft w:val="1800"/>
          <w:marRight w:val="0"/>
          <w:marTop w:val="67"/>
          <w:marBottom w:val="0"/>
          <w:divBdr>
            <w:top w:val="none" w:sz="0" w:space="0" w:color="auto"/>
            <w:left w:val="none" w:sz="0" w:space="0" w:color="auto"/>
            <w:bottom w:val="none" w:sz="0" w:space="0" w:color="auto"/>
            <w:right w:val="none" w:sz="0" w:space="0" w:color="auto"/>
          </w:divBdr>
        </w:div>
        <w:div w:id="971520415">
          <w:marLeft w:val="1800"/>
          <w:marRight w:val="0"/>
          <w:marTop w:val="67"/>
          <w:marBottom w:val="0"/>
          <w:divBdr>
            <w:top w:val="none" w:sz="0" w:space="0" w:color="auto"/>
            <w:left w:val="none" w:sz="0" w:space="0" w:color="auto"/>
            <w:bottom w:val="none" w:sz="0" w:space="0" w:color="auto"/>
            <w:right w:val="none" w:sz="0" w:space="0" w:color="auto"/>
          </w:divBdr>
        </w:div>
        <w:div w:id="1188635686">
          <w:marLeft w:val="1166"/>
          <w:marRight w:val="0"/>
          <w:marTop w:val="67"/>
          <w:marBottom w:val="0"/>
          <w:divBdr>
            <w:top w:val="none" w:sz="0" w:space="0" w:color="auto"/>
            <w:left w:val="none" w:sz="0" w:space="0" w:color="auto"/>
            <w:bottom w:val="none" w:sz="0" w:space="0" w:color="auto"/>
            <w:right w:val="none" w:sz="0" w:space="0" w:color="auto"/>
          </w:divBdr>
        </w:div>
        <w:div w:id="1564104234">
          <w:marLeft w:val="1166"/>
          <w:marRight w:val="0"/>
          <w:marTop w:val="67"/>
          <w:marBottom w:val="0"/>
          <w:divBdr>
            <w:top w:val="none" w:sz="0" w:space="0" w:color="auto"/>
            <w:left w:val="none" w:sz="0" w:space="0" w:color="auto"/>
            <w:bottom w:val="none" w:sz="0" w:space="0" w:color="auto"/>
            <w:right w:val="none" w:sz="0" w:space="0" w:color="auto"/>
          </w:divBdr>
        </w:div>
        <w:div w:id="1689062929">
          <w:marLeft w:val="547"/>
          <w:marRight w:val="0"/>
          <w:marTop w:val="67"/>
          <w:marBottom w:val="0"/>
          <w:divBdr>
            <w:top w:val="none" w:sz="0" w:space="0" w:color="auto"/>
            <w:left w:val="none" w:sz="0" w:space="0" w:color="auto"/>
            <w:bottom w:val="none" w:sz="0" w:space="0" w:color="auto"/>
            <w:right w:val="none" w:sz="0" w:space="0" w:color="auto"/>
          </w:divBdr>
        </w:div>
        <w:div w:id="1913344441">
          <w:marLeft w:val="1166"/>
          <w:marRight w:val="0"/>
          <w:marTop w:val="67"/>
          <w:marBottom w:val="0"/>
          <w:divBdr>
            <w:top w:val="none" w:sz="0" w:space="0" w:color="auto"/>
            <w:left w:val="none" w:sz="0" w:space="0" w:color="auto"/>
            <w:bottom w:val="none" w:sz="0" w:space="0" w:color="auto"/>
            <w:right w:val="none" w:sz="0" w:space="0" w:color="auto"/>
          </w:divBdr>
        </w:div>
        <w:div w:id="2002150358">
          <w:marLeft w:val="1166"/>
          <w:marRight w:val="0"/>
          <w:marTop w:val="67"/>
          <w:marBottom w:val="0"/>
          <w:divBdr>
            <w:top w:val="none" w:sz="0" w:space="0" w:color="auto"/>
            <w:left w:val="none" w:sz="0" w:space="0" w:color="auto"/>
            <w:bottom w:val="none" w:sz="0" w:space="0" w:color="auto"/>
            <w:right w:val="none" w:sz="0" w:space="0" w:color="auto"/>
          </w:divBdr>
        </w:div>
        <w:div w:id="2002653830">
          <w:marLeft w:val="1800"/>
          <w:marRight w:val="0"/>
          <w:marTop w:val="67"/>
          <w:marBottom w:val="0"/>
          <w:divBdr>
            <w:top w:val="none" w:sz="0" w:space="0" w:color="auto"/>
            <w:left w:val="none" w:sz="0" w:space="0" w:color="auto"/>
            <w:bottom w:val="none" w:sz="0" w:space="0" w:color="auto"/>
            <w:right w:val="none" w:sz="0" w:space="0" w:color="auto"/>
          </w:divBdr>
        </w:div>
      </w:divsChild>
    </w:div>
    <w:div w:id="69423055">
      <w:bodyDiv w:val="1"/>
      <w:marLeft w:val="0"/>
      <w:marRight w:val="0"/>
      <w:marTop w:val="0"/>
      <w:marBottom w:val="0"/>
      <w:divBdr>
        <w:top w:val="none" w:sz="0" w:space="0" w:color="auto"/>
        <w:left w:val="none" w:sz="0" w:space="0" w:color="auto"/>
        <w:bottom w:val="none" w:sz="0" w:space="0" w:color="auto"/>
        <w:right w:val="none" w:sz="0" w:space="0" w:color="auto"/>
      </w:divBdr>
    </w:div>
    <w:div w:id="69665114">
      <w:bodyDiv w:val="1"/>
      <w:marLeft w:val="0"/>
      <w:marRight w:val="0"/>
      <w:marTop w:val="0"/>
      <w:marBottom w:val="0"/>
      <w:divBdr>
        <w:top w:val="none" w:sz="0" w:space="0" w:color="auto"/>
        <w:left w:val="none" w:sz="0" w:space="0" w:color="auto"/>
        <w:bottom w:val="none" w:sz="0" w:space="0" w:color="auto"/>
        <w:right w:val="none" w:sz="0" w:space="0" w:color="auto"/>
      </w:divBdr>
    </w:div>
    <w:div w:id="72896756">
      <w:bodyDiv w:val="1"/>
      <w:marLeft w:val="0"/>
      <w:marRight w:val="0"/>
      <w:marTop w:val="0"/>
      <w:marBottom w:val="0"/>
      <w:divBdr>
        <w:top w:val="none" w:sz="0" w:space="0" w:color="auto"/>
        <w:left w:val="none" w:sz="0" w:space="0" w:color="auto"/>
        <w:bottom w:val="none" w:sz="0" w:space="0" w:color="auto"/>
        <w:right w:val="none" w:sz="0" w:space="0" w:color="auto"/>
      </w:divBdr>
    </w:div>
    <w:div w:id="74325103">
      <w:bodyDiv w:val="1"/>
      <w:marLeft w:val="0"/>
      <w:marRight w:val="0"/>
      <w:marTop w:val="0"/>
      <w:marBottom w:val="0"/>
      <w:divBdr>
        <w:top w:val="none" w:sz="0" w:space="0" w:color="auto"/>
        <w:left w:val="none" w:sz="0" w:space="0" w:color="auto"/>
        <w:bottom w:val="none" w:sz="0" w:space="0" w:color="auto"/>
        <w:right w:val="none" w:sz="0" w:space="0" w:color="auto"/>
      </w:divBdr>
    </w:div>
    <w:div w:id="74933804">
      <w:bodyDiv w:val="1"/>
      <w:marLeft w:val="0"/>
      <w:marRight w:val="0"/>
      <w:marTop w:val="0"/>
      <w:marBottom w:val="0"/>
      <w:divBdr>
        <w:top w:val="none" w:sz="0" w:space="0" w:color="auto"/>
        <w:left w:val="none" w:sz="0" w:space="0" w:color="auto"/>
        <w:bottom w:val="none" w:sz="0" w:space="0" w:color="auto"/>
        <w:right w:val="none" w:sz="0" w:space="0" w:color="auto"/>
      </w:divBdr>
      <w:divsChild>
        <w:div w:id="746536664">
          <w:marLeft w:val="0"/>
          <w:marRight w:val="0"/>
          <w:marTop w:val="0"/>
          <w:marBottom w:val="0"/>
          <w:divBdr>
            <w:top w:val="none" w:sz="0" w:space="0" w:color="auto"/>
            <w:left w:val="none" w:sz="0" w:space="0" w:color="auto"/>
            <w:bottom w:val="none" w:sz="0" w:space="0" w:color="auto"/>
            <w:right w:val="none" w:sz="0" w:space="0" w:color="auto"/>
          </w:divBdr>
        </w:div>
      </w:divsChild>
    </w:div>
    <w:div w:id="74980219">
      <w:bodyDiv w:val="1"/>
      <w:marLeft w:val="0"/>
      <w:marRight w:val="0"/>
      <w:marTop w:val="0"/>
      <w:marBottom w:val="0"/>
      <w:divBdr>
        <w:top w:val="none" w:sz="0" w:space="0" w:color="auto"/>
        <w:left w:val="none" w:sz="0" w:space="0" w:color="auto"/>
        <w:bottom w:val="none" w:sz="0" w:space="0" w:color="auto"/>
        <w:right w:val="none" w:sz="0" w:space="0" w:color="auto"/>
      </w:divBdr>
    </w:div>
    <w:div w:id="75440824">
      <w:bodyDiv w:val="1"/>
      <w:marLeft w:val="0"/>
      <w:marRight w:val="0"/>
      <w:marTop w:val="0"/>
      <w:marBottom w:val="0"/>
      <w:divBdr>
        <w:top w:val="none" w:sz="0" w:space="0" w:color="auto"/>
        <w:left w:val="none" w:sz="0" w:space="0" w:color="auto"/>
        <w:bottom w:val="none" w:sz="0" w:space="0" w:color="auto"/>
        <w:right w:val="none" w:sz="0" w:space="0" w:color="auto"/>
      </w:divBdr>
    </w:div>
    <w:div w:id="76755152">
      <w:bodyDiv w:val="1"/>
      <w:marLeft w:val="0"/>
      <w:marRight w:val="0"/>
      <w:marTop w:val="0"/>
      <w:marBottom w:val="0"/>
      <w:divBdr>
        <w:top w:val="none" w:sz="0" w:space="0" w:color="auto"/>
        <w:left w:val="none" w:sz="0" w:space="0" w:color="auto"/>
        <w:bottom w:val="none" w:sz="0" w:space="0" w:color="auto"/>
        <w:right w:val="none" w:sz="0" w:space="0" w:color="auto"/>
      </w:divBdr>
      <w:divsChild>
        <w:div w:id="816645999">
          <w:marLeft w:val="547"/>
          <w:marRight w:val="0"/>
          <w:marTop w:val="115"/>
          <w:marBottom w:val="0"/>
          <w:divBdr>
            <w:top w:val="none" w:sz="0" w:space="0" w:color="auto"/>
            <w:left w:val="none" w:sz="0" w:space="0" w:color="auto"/>
            <w:bottom w:val="none" w:sz="0" w:space="0" w:color="auto"/>
            <w:right w:val="none" w:sz="0" w:space="0" w:color="auto"/>
          </w:divBdr>
        </w:div>
        <w:div w:id="1065033616">
          <w:marLeft w:val="1166"/>
          <w:marRight w:val="0"/>
          <w:marTop w:val="96"/>
          <w:marBottom w:val="0"/>
          <w:divBdr>
            <w:top w:val="none" w:sz="0" w:space="0" w:color="auto"/>
            <w:left w:val="none" w:sz="0" w:space="0" w:color="auto"/>
            <w:bottom w:val="none" w:sz="0" w:space="0" w:color="auto"/>
            <w:right w:val="none" w:sz="0" w:space="0" w:color="auto"/>
          </w:divBdr>
        </w:div>
        <w:div w:id="1929537657">
          <w:marLeft w:val="547"/>
          <w:marRight w:val="0"/>
          <w:marTop w:val="115"/>
          <w:marBottom w:val="0"/>
          <w:divBdr>
            <w:top w:val="none" w:sz="0" w:space="0" w:color="auto"/>
            <w:left w:val="none" w:sz="0" w:space="0" w:color="auto"/>
            <w:bottom w:val="none" w:sz="0" w:space="0" w:color="auto"/>
            <w:right w:val="none" w:sz="0" w:space="0" w:color="auto"/>
          </w:divBdr>
        </w:div>
        <w:div w:id="2060353471">
          <w:marLeft w:val="1166"/>
          <w:marRight w:val="0"/>
          <w:marTop w:val="96"/>
          <w:marBottom w:val="0"/>
          <w:divBdr>
            <w:top w:val="none" w:sz="0" w:space="0" w:color="auto"/>
            <w:left w:val="none" w:sz="0" w:space="0" w:color="auto"/>
            <w:bottom w:val="none" w:sz="0" w:space="0" w:color="auto"/>
            <w:right w:val="none" w:sz="0" w:space="0" w:color="auto"/>
          </w:divBdr>
        </w:div>
        <w:div w:id="2139371567">
          <w:marLeft w:val="1166"/>
          <w:marRight w:val="0"/>
          <w:marTop w:val="115"/>
          <w:marBottom w:val="0"/>
          <w:divBdr>
            <w:top w:val="none" w:sz="0" w:space="0" w:color="auto"/>
            <w:left w:val="none" w:sz="0" w:space="0" w:color="auto"/>
            <w:bottom w:val="none" w:sz="0" w:space="0" w:color="auto"/>
            <w:right w:val="none" w:sz="0" w:space="0" w:color="auto"/>
          </w:divBdr>
        </w:div>
      </w:divsChild>
    </w:div>
    <w:div w:id="77023418">
      <w:bodyDiv w:val="1"/>
      <w:marLeft w:val="0"/>
      <w:marRight w:val="0"/>
      <w:marTop w:val="0"/>
      <w:marBottom w:val="0"/>
      <w:divBdr>
        <w:top w:val="none" w:sz="0" w:space="0" w:color="auto"/>
        <w:left w:val="none" w:sz="0" w:space="0" w:color="auto"/>
        <w:bottom w:val="none" w:sz="0" w:space="0" w:color="auto"/>
        <w:right w:val="none" w:sz="0" w:space="0" w:color="auto"/>
      </w:divBdr>
    </w:div>
    <w:div w:id="77406408">
      <w:bodyDiv w:val="1"/>
      <w:marLeft w:val="0"/>
      <w:marRight w:val="0"/>
      <w:marTop w:val="0"/>
      <w:marBottom w:val="0"/>
      <w:divBdr>
        <w:top w:val="none" w:sz="0" w:space="0" w:color="auto"/>
        <w:left w:val="none" w:sz="0" w:space="0" w:color="auto"/>
        <w:bottom w:val="none" w:sz="0" w:space="0" w:color="auto"/>
        <w:right w:val="none" w:sz="0" w:space="0" w:color="auto"/>
      </w:divBdr>
      <w:divsChild>
        <w:div w:id="1684818849">
          <w:marLeft w:val="0"/>
          <w:marRight w:val="0"/>
          <w:marTop w:val="0"/>
          <w:marBottom w:val="0"/>
          <w:divBdr>
            <w:top w:val="none" w:sz="0" w:space="0" w:color="auto"/>
            <w:left w:val="none" w:sz="0" w:space="0" w:color="auto"/>
            <w:bottom w:val="none" w:sz="0" w:space="0" w:color="auto"/>
            <w:right w:val="none" w:sz="0" w:space="0" w:color="auto"/>
          </w:divBdr>
        </w:div>
      </w:divsChild>
    </w:div>
    <w:div w:id="78185482">
      <w:bodyDiv w:val="1"/>
      <w:marLeft w:val="0"/>
      <w:marRight w:val="0"/>
      <w:marTop w:val="0"/>
      <w:marBottom w:val="0"/>
      <w:divBdr>
        <w:top w:val="none" w:sz="0" w:space="0" w:color="auto"/>
        <w:left w:val="none" w:sz="0" w:space="0" w:color="auto"/>
        <w:bottom w:val="none" w:sz="0" w:space="0" w:color="auto"/>
        <w:right w:val="none" w:sz="0" w:space="0" w:color="auto"/>
      </w:divBdr>
    </w:div>
    <w:div w:id="78601552">
      <w:bodyDiv w:val="1"/>
      <w:marLeft w:val="0"/>
      <w:marRight w:val="0"/>
      <w:marTop w:val="0"/>
      <w:marBottom w:val="0"/>
      <w:divBdr>
        <w:top w:val="none" w:sz="0" w:space="0" w:color="auto"/>
        <w:left w:val="none" w:sz="0" w:space="0" w:color="auto"/>
        <w:bottom w:val="none" w:sz="0" w:space="0" w:color="auto"/>
        <w:right w:val="none" w:sz="0" w:space="0" w:color="auto"/>
      </w:divBdr>
    </w:div>
    <w:div w:id="78871254">
      <w:bodyDiv w:val="1"/>
      <w:marLeft w:val="0"/>
      <w:marRight w:val="0"/>
      <w:marTop w:val="0"/>
      <w:marBottom w:val="0"/>
      <w:divBdr>
        <w:top w:val="none" w:sz="0" w:space="0" w:color="auto"/>
        <w:left w:val="none" w:sz="0" w:space="0" w:color="auto"/>
        <w:bottom w:val="none" w:sz="0" w:space="0" w:color="auto"/>
        <w:right w:val="none" w:sz="0" w:space="0" w:color="auto"/>
      </w:divBdr>
      <w:divsChild>
        <w:div w:id="1958677918">
          <w:marLeft w:val="547"/>
          <w:marRight w:val="0"/>
          <w:marTop w:val="96"/>
          <w:marBottom w:val="0"/>
          <w:divBdr>
            <w:top w:val="none" w:sz="0" w:space="0" w:color="auto"/>
            <w:left w:val="none" w:sz="0" w:space="0" w:color="auto"/>
            <w:bottom w:val="none" w:sz="0" w:space="0" w:color="auto"/>
            <w:right w:val="none" w:sz="0" w:space="0" w:color="auto"/>
          </w:divBdr>
        </w:div>
      </w:divsChild>
    </w:div>
    <w:div w:id="81294246">
      <w:bodyDiv w:val="1"/>
      <w:marLeft w:val="0"/>
      <w:marRight w:val="0"/>
      <w:marTop w:val="0"/>
      <w:marBottom w:val="0"/>
      <w:divBdr>
        <w:top w:val="none" w:sz="0" w:space="0" w:color="auto"/>
        <w:left w:val="none" w:sz="0" w:space="0" w:color="auto"/>
        <w:bottom w:val="none" w:sz="0" w:space="0" w:color="auto"/>
        <w:right w:val="none" w:sz="0" w:space="0" w:color="auto"/>
      </w:divBdr>
      <w:divsChild>
        <w:div w:id="1171943509">
          <w:marLeft w:val="547"/>
          <w:marRight w:val="0"/>
          <w:marTop w:val="130"/>
          <w:marBottom w:val="0"/>
          <w:divBdr>
            <w:top w:val="none" w:sz="0" w:space="0" w:color="auto"/>
            <w:left w:val="none" w:sz="0" w:space="0" w:color="auto"/>
            <w:bottom w:val="none" w:sz="0" w:space="0" w:color="auto"/>
            <w:right w:val="none" w:sz="0" w:space="0" w:color="auto"/>
          </w:divBdr>
        </w:div>
        <w:div w:id="1523012742">
          <w:marLeft w:val="547"/>
          <w:marRight w:val="0"/>
          <w:marTop w:val="130"/>
          <w:marBottom w:val="0"/>
          <w:divBdr>
            <w:top w:val="none" w:sz="0" w:space="0" w:color="auto"/>
            <w:left w:val="none" w:sz="0" w:space="0" w:color="auto"/>
            <w:bottom w:val="none" w:sz="0" w:space="0" w:color="auto"/>
            <w:right w:val="none" w:sz="0" w:space="0" w:color="auto"/>
          </w:divBdr>
        </w:div>
      </w:divsChild>
    </w:div>
    <w:div w:id="81336720">
      <w:bodyDiv w:val="1"/>
      <w:marLeft w:val="0"/>
      <w:marRight w:val="0"/>
      <w:marTop w:val="0"/>
      <w:marBottom w:val="0"/>
      <w:divBdr>
        <w:top w:val="none" w:sz="0" w:space="0" w:color="auto"/>
        <w:left w:val="none" w:sz="0" w:space="0" w:color="auto"/>
        <w:bottom w:val="none" w:sz="0" w:space="0" w:color="auto"/>
        <w:right w:val="none" w:sz="0" w:space="0" w:color="auto"/>
      </w:divBdr>
    </w:div>
    <w:div w:id="82999739">
      <w:bodyDiv w:val="1"/>
      <w:marLeft w:val="0"/>
      <w:marRight w:val="0"/>
      <w:marTop w:val="0"/>
      <w:marBottom w:val="0"/>
      <w:divBdr>
        <w:top w:val="none" w:sz="0" w:space="0" w:color="auto"/>
        <w:left w:val="none" w:sz="0" w:space="0" w:color="auto"/>
        <w:bottom w:val="none" w:sz="0" w:space="0" w:color="auto"/>
        <w:right w:val="none" w:sz="0" w:space="0" w:color="auto"/>
      </w:divBdr>
    </w:div>
    <w:div w:id="83304106">
      <w:bodyDiv w:val="1"/>
      <w:marLeft w:val="0"/>
      <w:marRight w:val="0"/>
      <w:marTop w:val="0"/>
      <w:marBottom w:val="0"/>
      <w:divBdr>
        <w:top w:val="none" w:sz="0" w:space="0" w:color="auto"/>
        <w:left w:val="none" w:sz="0" w:space="0" w:color="auto"/>
        <w:bottom w:val="none" w:sz="0" w:space="0" w:color="auto"/>
        <w:right w:val="none" w:sz="0" w:space="0" w:color="auto"/>
      </w:divBdr>
    </w:div>
    <w:div w:id="84039940">
      <w:bodyDiv w:val="1"/>
      <w:marLeft w:val="0"/>
      <w:marRight w:val="0"/>
      <w:marTop w:val="0"/>
      <w:marBottom w:val="0"/>
      <w:divBdr>
        <w:top w:val="none" w:sz="0" w:space="0" w:color="auto"/>
        <w:left w:val="none" w:sz="0" w:space="0" w:color="auto"/>
        <w:bottom w:val="none" w:sz="0" w:space="0" w:color="auto"/>
        <w:right w:val="none" w:sz="0" w:space="0" w:color="auto"/>
      </w:divBdr>
    </w:div>
    <w:div w:id="84425270">
      <w:bodyDiv w:val="1"/>
      <w:marLeft w:val="0"/>
      <w:marRight w:val="0"/>
      <w:marTop w:val="0"/>
      <w:marBottom w:val="0"/>
      <w:divBdr>
        <w:top w:val="none" w:sz="0" w:space="0" w:color="auto"/>
        <w:left w:val="none" w:sz="0" w:space="0" w:color="auto"/>
        <w:bottom w:val="none" w:sz="0" w:space="0" w:color="auto"/>
        <w:right w:val="none" w:sz="0" w:space="0" w:color="auto"/>
      </w:divBdr>
      <w:divsChild>
        <w:div w:id="103767671">
          <w:marLeft w:val="547"/>
          <w:marRight w:val="0"/>
          <w:marTop w:val="96"/>
          <w:marBottom w:val="0"/>
          <w:divBdr>
            <w:top w:val="none" w:sz="0" w:space="0" w:color="auto"/>
            <w:left w:val="none" w:sz="0" w:space="0" w:color="auto"/>
            <w:bottom w:val="none" w:sz="0" w:space="0" w:color="auto"/>
            <w:right w:val="none" w:sz="0" w:space="0" w:color="auto"/>
          </w:divBdr>
        </w:div>
        <w:div w:id="368721103">
          <w:marLeft w:val="1166"/>
          <w:marRight w:val="0"/>
          <w:marTop w:val="96"/>
          <w:marBottom w:val="0"/>
          <w:divBdr>
            <w:top w:val="none" w:sz="0" w:space="0" w:color="auto"/>
            <w:left w:val="none" w:sz="0" w:space="0" w:color="auto"/>
            <w:bottom w:val="none" w:sz="0" w:space="0" w:color="auto"/>
            <w:right w:val="none" w:sz="0" w:space="0" w:color="auto"/>
          </w:divBdr>
        </w:div>
        <w:div w:id="689453909">
          <w:marLeft w:val="1166"/>
          <w:marRight w:val="0"/>
          <w:marTop w:val="96"/>
          <w:marBottom w:val="0"/>
          <w:divBdr>
            <w:top w:val="none" w:sz="0" w:space="0" w:color="auto"/>
            <w:left w:val="none" w:sz="0" w:space="0" w:color="auto"/>
            <w:bottom w:val="none" w:sz="0" w:space="0" w:color="auto"/>
            <w:right w:val="none" w:sz="0" w:space="0" w:color="auto"/>
          </w:divBdr>
        </w:div>
        <w:div w:id="800654990">
          <w:marLeft w:val="547"/>
          <w:marRight w:val="0"/>
          <w:marTop w:val="96"/>
          <w:marBottom w:val="0"/>
          <w:divBdr>
            <w:top w:val="none" w:sz="0" w:space="0" w:color="auto"/>
            <w:left w:val="none" w:sz="0" w:space="0" w:color="auto"/>
            <w:bottom w:val="none" w:sz="0" w:space="0" w:color="auto"/>
            <w:right w:val="none" w:sz="0" w:space="0" w:color="auto"/>
          </w:divBdr>
        </w:div>
        <w:div w:id="1789204509">
          <w:marLeft w:val="1166"/>
          <w:marRight w:val="0"/>
          <w:marTop w:val="96"/>
          <w:marBottom w:val="0"/>
          <w:divBdr>
            <w:top w:val="none" w:sz="0" w:space="0" w:color="auto"/>
            <w:left w:val="none" w:sz="0" w:space="0" w:color="auto"/>
            <w:bottom w:val="none" w:sz="0" w:space="0" w:color="auto"/>
            <w:right w:val="none" w:sz="0" w:space="0" w:color="auto"/>
          </w:divBdr>
        </w:div>
      </w:divsChild>
    </w:div>
    <w:div w:id="84767001">
      <w:bodyDiv w:val="1"/>
      <w:marLeft w:val="0"/>
      <w:marRight w:val="0"/>
      <w:marTop w:val="0"/>
      <w:marBottom w:val="0"/>
      <w:divBdr>
        <w:top w:val="none" w:sz="0" w:space="0" w:color="auto"/>
        <w:left w:val="none" w:sz="0" w:space="0" w:color="auto"/>
        <w:bottom w:val="none" w:sz="0" w:space="0" w:color="auto"/>
        <w:right w:val="none" w:sz="0" w:space="0" w:color="auto"/>
      </w:divBdr>
    </w:div>
    <w:div w:id="84809094">
      <w:bodyDiv w:val="1"/>
      <w:marLeft w:val="0"/>
      <w:marRight w:val="0"/>
      <w:marTop w:val="0"/>
      <w:marBottom w:val="0"/>
      <w:divBdr>
        <w:top w:val="none" w:sz="0" w:space="0" w:color="auto"/>
        <w:left w:val="none" w:sz="0" w:space="0" w:color="auto"/>
        <w:bottom w:val="none" w:sz="0" w:space="0" w:color="auto"/>
        <w:right w:val="none" w:sz="0" w:space="0" w:color="auto"/>
      </w:divBdr>
    </w:div>
    <w:div w:id="86075400">
      <w:bodyDiv w:val="1"/>
      <w:marLeft w:val="0"/>
      <w:marRight w:val="0"/>
      <w:marTop w:val="0"/>
      <w:marBottom w:val="0"/>
      <w:divBdr>
        <w:top w:val="none" w:sz="0" w:space="0" w:color="auto"/>
        <w:left w:val="none" w:sz="0" w:space="0" w:color="auto"/>
        <w:bottom w:val="none" w:sz="0" w:space="0" w:color="auto"/>
        <w:right w:val="none" w:sz="0" w:space="0" w:color="auto"/>
      </w:divBdr>
    </w:div>
    <w:div w:id="86270698">
      <w:bodyDiv w:val="1"/>
      <w:marLeft w:val="0"/>
      <w:marRight w:val="0"/>
      <w:marTop w:val="0"/>
      <w:marBottom w:val="0"/>
      <w:divBdr>
        <w:top w:val="none" w:sz="0" w:space="0" w:color="auto"/>
        <w:left w:val="none" w:sz="0" w:space="0" w:color="auto"/>
        <w:bottom w:val="none" w:sz="0" w:space="0" w:color="auto"/>
        <w:right w:val="none" w:sz="0" w:space="0" w:color="auto"/>
      </w:divBdr>
    </w:div>
    <w:div w:id="86391657">
      <w:bodyDiv w:val="1"/>
      <w:marLeft w:val="0"/>
      <w:marRight w:val="0"/>
      <w:marTop w:val="0"/>
      <w:marBottom w:val="0"/>
      <w:divBdr>
        <w:top w:val="none" w:sz="0" w:space="0" w:color="auto"/>
        <w:left w:val="none" w:sz="0" w:space="0" w:color="auto"/>
        <w:bottom w:val="none" w:sz="0" w:space="0" w:color="auto"/>
        <w:right w:val="none" w:sz="0" w:space="0" w:color="auto"/>
      </w:divBdr>
      <w:divsChild>
        <w:div w:id="612522104">
          <w:marLeft w:val="360"/>
          <w:marRight w:val="0"/>
          <w:marTop w:val="200"/>
          <w:marBottom w:val="0"/>
          <w:divBdr>
            <w:top w:val="none" w:sz="0" w:space="0" w:color="auto"/>
            <w:left w:val="none" w:sz="0" w:space="0" w:color="auto"/>
            <w:bottom w:val="none" w:sz="0" w:space="0" w:color="auto"/>
            <w:right w:val="none" w:sz="0" w:space="0" w:color="auto"/>
          </w:divBdr>
        </w:div>
        <w:div w:id="706685877">
          <w:marLeft w:val="1800"/>
          <w:marRight w:val="0"/>
          <w:marTop w:val="100"/>
          <w:marBottom w:val="0"/>
          <w:divBdr>
            <w:top w:val="none" w:sz="0" w:space="0" w:color="auto"/>
            <w:left w:val="none" w:sz="0" w:space="0" w:color="auto"/>
            <w:bottom w:val="none" w:sz="0" w:space="0" w:color="auto"/>
            <w:right w:val="none" w:sz="0" w:space="0" w:color="auto"/>
          </w:divBdr>
        </w:div>
        <w:div w:id="1110128069">
          <w:marLeft w:val="360"/>
          <w:marRight w:val="0"/>
          <w:marTop w:val="200"/>
          <w:marBottom w:val="0"/>
          <w:divBdr>
            <w:top w:val="none" w:sz="0" w:space="0" w:color="auto"/>
            <w:left w:val="none" w:sz="0" w:space="0" w:color="auto"/>
            <w:bottom w:val="none" w:sz="0" w:space="0" w:color="auto"/>
            <w:right w:val="none" w:sz="0" w:space="0" w:color="auto"/>
          </w:divBdr>
        </w:div>
        <w:div w:id="1129394996">
          <w:marLeft w:val="1080"/>
          <w:marRight w:val="0"/>
          <w:marTop w:val="100"/>
          <w:marBottom w:val="0"/>
          <w:divBdr>
            <w:top w:val="none" w:sz="0" w:space="0" w:color="auto"/>
            <w:left w:val="none" w:sz="0" w:space="0" w:color="auto"/>
            <w:bottom w:val="none" w:sz="0" w:space="0" w:color="auto"/>
            <w:right w:val="none" w:sz="0" w:space="0" w:color="auto"/>
          </w:divBdr>
        </w:div>
        <w:div w:id="1595236523">
          <w:marLeft w:val="1080"/>
          <w:marRight w:val="0"/>
          <w:marTop w:val="100"/>
          <w:marBottom w:val="0"/>
          <w:divBdr>
            <w:top w:val="none" w:sz="0" w:space="0" w:color="auto"/>
            <w:left w:val="none" w:sz="0" w:space="0" w:color="auto"/>
            <w:bottom w:val="none" w:sz="0" w:space="0" w:color="auto"/>
            <w:right w:val="none" w:sz="0" w:space="0" w:color="auto"/>
          </w:divBdr>
        </w:div>
        <w:div w:id="1789154440">
          <w:marLeft w:val="1080"/>
          <w:marRight w:val="0"/>
          <w:marTop w:val="100"/>
          <w:marBottom w:val="0"/>
          <w:divBdr>
            <w:top w:val="none" w:sz="0" w:space="0" w:color="auto"/>
            <w:left w:val="none" w:sz="0" w:space="0" w:color="auto"/>
            <w:bottom w:val="none" w:sz="0" w:space="0" w:color="auto"/>
            <w:right w:val="none" w:sz="0" w:space="0" w:color="auto"/>
          </w:divBdr>
        </w:div>
        <w:div w:id="1861310608">
          <w:marLeft w:val="360"/>
          <w:marRight w:val="0"/>
          <w:marTop w:val="200"/>
          <w:marBottom w:val="0"/>
          <w:divBdr>
            <w:top w:val="none" w:sz="0" w:space="0" w:color="auto"/>
            <w:left w:val="none" w:sz="0" w:space="0" w:color="auto"/>
            <w:bottom w:val="none" w:sz="0" w:space="0" w:color="auto"/>
            <w:right w:val="none" w:sz="0" w:space="0" w:color="auto"/>
          </w:divBdr>
        </w:div>
      </w:divsChild>
    </w:div>
    <w:div w:id="86509546">
      <w:bodyDiv w:val="1"/>
      <w:marLeft w:val="0"/>
      <w:marRight w:val="0"/>
      <w:marTop w:val="0"/>
      <w:marBottom w:val="0"/>
      <w:divBdr>
        <w:top w:val="none" w:sz="0" w:space="0" w:color="auto"/>
        <w:left w:val="none" w:sz="0" w:space="0" w:color="auto"/>
        <w:bottom w:val="none" w:sz="0" w:space="0" w:color="auto"/>
        <w:right w:val="none" w:sz="0" w:space="0" w:color="auto"/>
      </w:divBdr>
    </w:div>
    <w:div w:id="86512003">
      <w:bodyDiv w:val="1"/>
      <w:marLeft w:val="0"/>
      <w:marRight w:val="0"/>
      <w:marTop w:val="0"/>
      <w:marBottom w:val="0"/>
      <w:divBdr>
        <w:top w:val="none" w:sz="0" w:space="0" w:color="auto"/>
        <w:left w:val="none" w:sz="0" w:space="0" w:color="auto"/>
        <w:bottom w:val="none" w:sz="0" w:space="0" w:color="auto"/>
        <w:right w:val="none" w:sz="0" w:space="0" w:color="auto"/>
      </w:divBdr>
    </w:div>
    <w:div w:id="86658647">
      <w:bodyDiv w:val="1"/>
      <w:marLeft w:val="0"/>
      <w:marRight w:val="0"/>
      <w:marTop w:val="0"/>
      <w:marBottom w:val="0"/>
      <w:divBdr>
        <w:top w:val="none" w:sz="0" w:space="0" w:color="auto"/>
        <w:left w:val="none" w:sz="0" w:space="0" w:color="auto"/>
        <w:bottom w:val="none" w:sz="0" w:space="0" w:color="auto"/>
        <w:right w:val="none" w:sz="0" w:space="0" w:color="auto"/>
      </w:divBdr>
    </w:div>
    <w:div w:id="86853426">
      <w:bodyDiv w:val="1"/>
      <w:marLeft w:val="0"/>
      <w:marRight w:val="0"/>
      <w:marTop w:val="0"/>
      <w:marBottom w:val="0"/>
      <w:divBdr>
        <w:top w:val="none" w:sz="0" w:space="0" w:color="auto"/>
        <w:left w:val="none" w:sz="0" w:space="0" w:color="auto"/>
        <w:bottom w:val="none" w:sz="0" w:space="0" w:color="auto"/>
        <w:right w:val="none" w:sz="0" w:space="0" w:color="auto"/>
      </w:divBdr>
    </w:div>
    <w:div w:id="89278296">
      <w:bodyDiv w:val="1"/>
      <w:marLeft w:val="0"/>
      <w:marRight w:val="0"/>
      <w:marTop w:val="0"/>
      <w:marBottom w:val="0"/>
      <w:divBdr>
        <w:top w:val="none" w:sz="0" w:space="0" w:color="auto"/>
        <w:left w:val="none" w:sz="0" w:space="0" w:color="auto"/>
        <w:bottom w:val="none" w:sz="0" w:space="0" w:color="auto"/>
        <w:right w:val="none" w:sz="0" w:space="0" w:color="auto"/>
      </w:divBdr>
      <w:divsChild>
        <w:div w:id="325209436">
          <w:marLeft w:val="1166"/>
          <w:marRight w:val="0"/>
          <w:marTop w:val="134"/>
          <w:marBottom w:val="0"/>
          <w:divBdr>
            <w:top w:val="none" w:sz="0" w:space="0" w:color="auto"/>
            <w:left w:val="none" w:sz="0" w:space="0" w:color="auto"/>
            <w:bottom w:val="none" w:sz="0" w:space="0" w:color="auto"/>
            <w:right w:val="none" w:sz="0" w:space="0" w:color="auto"/>
          </w:divBdr>
        </w:div>
        <w:div w:id="1366368502">
          <w:marLeft w:val="1166"/>
          <w:marRight w:val="0"/>
          <w:marTop w:val="134"/>
          <w:marBottom w:val="0"/>
          <w:divBdr>
            <w:top w:val="none" w:sz="0" w:space="0" w:color="auto"/>
            <w:left w:val="none" w:sz="0" w:space="0" w:color="auto"/>
            <w:bottom w:val="none" w:sz="0" w:space="0" w:color="auto"/>
            <w:right w:val="none" w:sz="0" w:space="0" w:color="auto"/>
          </w:divBdr>
        </w:div>
        <w:div w:id="1627158576">
          <w:marLeft w:val="547"/>
          <w:marRight w:val="0"/>
          <w:marTop w:val="154"/>
          <w:marBottom w:val="0"/>
          <w:divBdr>
            <w:top w:val="none" w:sz="0" w:space="0" w:color="auto"/>
            <w:left w:val="none" w:sz="0" w:space="0" w:color="auto"/>
            <w:bottom w:val="none" w:sz="0" w:space="0" w:color="auto"/>
            <w:right w:val="none" w:sz="0" w:space="0" w:color="auto"/>
          </w:divBdr>
        </w:div>
        <w:div w:id="1634361640">
          <w:marLeft w:val="547"/>
          <w:marRight w:val="0"/>
          <w:marTop w:val="154"/>
          <w:marBottom w:val="0"/>
          <w:divBdr>
            <w:top w:val="none" w:sz="0" w:space="0" w:color="auto"/>
            <w:left w:val="none" w:sz="0" w:space="0" w:color="auto"/>
            <w:bottom w:val="none" w:sz="0" w:space="0" w:color="auto"/>
            <w:right w:val="none" w:sz="0" w:space="0" w:color="auto"/>
          </w:divBdr>
        </w:div>
      </w:divsChild>
    </w:div>
    <w:div w:id="89351406">
      <w:bodyDiv w:val="1"/>
      <w:marLeft w:val="0"/>
      <w:marRight w:val="0"/>
      <w:marTop w:val="0"/>
      <w:marBottom w:val="0"/>
      <w:divBdr>
        <w:top w:val="none" w:sz="0" w:space="0" w:color="auto"/>
        <w:left w:val="none" w:sz="0" w:space="0" w:color="auto"/>
        <w:bottom w:val="none" w:sz="0" w:space="0" w:color="auto"/>
        <w:right w:val="none" w:sz="0" w:space="0" w:color="auto"/>
      </w:divBdr>
    </w:div>
    <w:div w:id="89354639">
      <w:bodyDiv w:val="1"/>
      <w:marLeft w:val="0"/>
      <w:marRight w:val="0"/>
      <w:marTop w:val="0"/>
      <w:marBottom w:val="0"/>
      <w:divBdr>
        <w:top w:val="none" w:sz="0" w:space="0" w:color="auto"/>
        <w:left w:val="none" w:sz="0" w:space="0" w:color="auto"/>
        <w:bottom w:val="none" w:sz="0" w:space="0" w:color="auto"/>
        <w:right w:val="none" w:sz="0" w:space="0" w:color="auto"/>
      </w:divBdr>
      <w:divsChild>
        <w:div w:id="261500091">
          <w:marLeft w:val="0"/>
          <w:marRight w:val="0"/>
          <w:marTop w:val="0"/>
          <w:marBottom w:val="0"/>
          <w:divBdr>
            <w:top w:val="none" w:sz="0" w:space="0" w:color="auto"/>
            <w:left w:val="none" w:sz="0" w:space="0" w:color="auto"/>
            <w:bottom w:val="none" w:sz="0" w:space="0" w:color="auto"/>
            <w:right w:val="none" w:sz="0" w:space="0" w:color="auto"/>
          </w:divBdr>
        </w:div>
      </w:divsChild>
    </w:div>
    <w:div w:id="89665330">
      <w:bodyDiv w:val="1"/>
      <w:marLeft w:val="0"/>
      <w:marRight w:val="0"/>
      <w:marTop w:val="0"/>
      <w:marBottom w:val="0"/>
      <w:divBdr>
        <w:top w:val="none" w:sz="0" w:space="0" w:color="auto"/>
        <w:left w:val="none" w:sz="0" w:space="0" w:color="auto"/>
        <w:bottom w:val="none" w:sz="0" w:space="0" w:color="auto"/>
        <w:right w:val="none" w:sz="0" w:space="0" w:color="auto"/>
      </w:divBdr>
    </w:div>
    <w:div w:id="90469015">
      <w:bodyDiv w:val="1"/>
      <w:marLeft w:val="0"/>
      <w:marRight w:val="0"/>
      <w:marTop w:val="0"/>
      <w:marBottom w:val="0"/>
      <w:divBdr>
        <w:top w:val="none" w:sz="0" w:space="0" w:color="auto"/>
        <w:left w:val="none" w:sz="0" w:space="0" w:color="auto"/>
        <w:bottom w:val="none" w:sz="0" w:space="0" w:color="auto"/>
        <w:right w:val="none" w:sz="0" w:space="0" w:color="auto"/>
      </w:divBdr>
      <w:divsChild>
        <w:div w:id="163252739">
          <w:marLeft w:val="1166"/>
          <w:marRight w:val="0"/>
          <w:marTop w:val="106"/>
          <w:marBottom w:val="0"/>
          <w:divBdr>
            <w:top w:val="none" w:sz="0" w:space="0" w:color="auto"/>
            <w:left w:val="none" w:sz="0" w:space="0" w:color="auto"/>
            <w:bottom w:val="none" w:sz="0" w:space="0" w:color="auto"/>
            <w:right w:val="none" w:sz="0" w:space="0" w:color="auto"/>
          </w:divBdr>
        </w:div>
        <w:div w:id="338778079">
          <w:marLeft w:val="547"/>
          <w:marRight w:val="0"/>
          <w:marTop w:val="120"/>
          <w:marBottom w:val="0"/>
          <w:divBdr>
            <w:top w:val="none" w:sz="0" w:space="0" w:color="auto"/>
            <w:left w:val="none" w:sz="0" w:space="0" w:color="auto"/>
            <w:bottom w:val="none" w:sz="0" w:space="0" w:color="auto"/>
            <w:right w:val="none" w:sz="0" w:space="0" w:color="auto"/>
          </w:divBdr>
        </w:div>
        <w:div w:id="635648457">
          <w:marLeft w:val="1166"/>
          <w:marRight w:val="0"/>
          <w:marTop w:val="106"/>
          <w:marBottom w:val="0"/>
          <w:divBdr>
            <w:top w:val="none" w:sz="0" w:space="0" w:color="auto"/>
            <w:left w:val="none" w:sz="0" w:space="0" w:color="auto"/>
            <w:bottom w:val="none" w:sz="0" w:space="0" w:color="auto"/>
            <w:right w:val="none" w:sz="0" w:space="0" w:color="auto"/>
          </w:divBdr>
        </w:div>
        <w:div w:id="703678526">
          <w:marLeft w:val="547"/>
          <w:marRight w:val="0"/>
          <w:marTop w:val="120"/>
          <w:marBottom w:val="0"/>
          <w:divBdr>
            <w:top w:val="none" w:sz="0" w:space="0" w:color="auto"/>
            <w:left w:val="none" w:sz="0" w:space="0" w:color="auto"/>
            <w:bottom w:val="none" w:sz="0" w:space="0" w:color="auto"/>
            <w:right w:val="none" w:sz="0" w:space="0" w:color="auto"/>
          </w:divBdr>
        </w:div>
        <w:div w:id="976642288">
          <w:marLeft w:val="1166"/>
          <w:marRight w:val="0"/>
          <w:marTop w:val="106"/>
          <w:marBottom w:val="0"/>
          <w:divBdr>
            <w:top w:val="none" w:sz="0" w:space="0" w:color="auto"/>
            <w:left w:val="none" w:sz="0" w:space="0" w:color="auto"/>
            <w:bottom w:val="none" w:sz="0" w:space="0" w:color="auto"/>
            <w:right w:val="none" w:sz="0" w:space="0" w:color="auto"/>
          </w:divBdr>
        </w:div>
        <w:div w:id="996420250">
          <w:marLeft w:val="1800"/>
          <w:marRight w:val="0"/>
          <w:marTop w:val="91"/>
          <w:marBottom w:val="0"/>
          <w:divBdr>
            <w:top w:val="none" w:sz="0" w:space="0" w:color="auto"/>
            <w:left w:val="none" w:sz="0" w:space="0" w:color="auto"/>
            <w:bottom w:val="none" w:sz="0" w:space="0" w:color="auto"/>
            <w:right w:val="none" w:sz="0" w:space="0" w:color="auto"/>
          </w:divBdr>
        </w:div>
        <w:div w:id="1098794822">
          <w:marLeft w:val="1166"/>
          <w:marRight w:val="0"/>
          <w:marTop w:val="106"/>
          <w:marBottom w:val="0"/>
          <w:divBdr>
            <w:top w:val="none" w:sz="0" w:space="0" w:color="auto"/>
            <w:left w:val="none" w:sz="0" w:space="0" w:color="auto"/>
            <w:bottom w:val="none" w:sz="0" w:space="0" w:color="auto"/>
            <w:right w:val="none" w:sz="0" w:space="0" w:color="auto"/>
          </w:divBdr>
        </w:div>
        <w:div w:id="1572814199">
          <w:marLeft w:val="547"/>
          <w:marRight w:val="0"/>
          <w:marTop w:val="120"/>
          <w:marBottom w:val="0"/>
          <w:divBdr>
            <w:top w:val="none" w:sz="0" w:space="0" w:color="auto"/>
            <w:left w:val="none" w:sz="0" w:space="0" w:color="auto"/>
            <w:bottom w:val="none" w:sz="0" w:space="0" w:color="auto"/>
            <w:right w:val="none" w:sz="0" w:space="0" w:color="auto"/>
          </w:divBdr>
        </w:div>
        <w:div w:id="1903170275">
          <w:marLeft w:val="547"/>
          <w:marRight w:val="0"/>
          <w:marTop w:val="120"/>
          <w:marBottom w:val="0"/>
          <w:divBdr>
            <w:top w:val="none" w:sz="0" w:space="0" w:color="auto"/>
            <w:left w:val="none" w:sz="0" w:space="0" w:color="auto"/>
            <w:bottom w:val="none" w:sz="0" w:space="0" w:color="auto"/>
            <w:right w:val="none" w:sz="0" w:space="0" w:color="auto"/>
          </w:divBdr>
        </w:div>
        <w:div w:id="2038848249">
          <w:marLeft w:val="1166"/>
          <w:marRight w:val="0"/>
          <w:marTop w:val="106"/>
          <w:marBottom w:val="0"/>
          <w:divBdr>
            <w:top w:val="none" w:sz="0" w:space="0" w:color="auto"/>
            <w:left w:val="none" w:sz="0" w:space="0" w:color="auto"/>
            <w:bottom w:val="none" w:sz="0" w:space="0" w:color="auto"/>
            <w:right w:val="none" w:sz="0" w:space="0" w:color="auto"/>
          </w:divBdr>
        </w:div>
      </w:divsChild>
    </w:div>
    <w:div w:id="90509415">
      <w:bodyDiv w:val="1"/>
      <w:marLeft w:val="0"/>
      <w:marRight w:val="0"/>
      <w:marTop w:val="0"/>
      <w:marBottom w:val="0"/>
      <w:divBdr>
        <w:top w:val="none" w:sz="0" w:space="0" w:color="auto"/>
        <w:left w:val="none" w:sz="0" w:space="0" w:color="auto"/>
        <w:bottom w:val="none" w:sz="0" w:space="0" w:color="auto"/>
        <w:right w:val="none" w:sz="0" w:space="0" w:color="auto"/>
      </w:divBdr>
    </w:div>
    <w:div w:id="91631418">
      <w:bodyDiv w:val="1"/>
      <w:marLeft w:val="0"/>
      <w:marRight w:val="0"/>
      <w:marTop w:val="0"/>
      <w:marBottom w:val="0"/>
      <w:divBdr>
        <w:top w:val="none" w:sz="0" w:space="0" w:color="auto"/>
        <w:left w:val="none" w:sz="0" w:space="0" w:color="auto"/>
        <w:bottom w:val="none" w:sz="0" w:space="0" w:color="auto"/>
        <w:right w:val="none" w:sz="0" w:space="0" w:color="auto"/>
      </w:divBdr>
      <w:divsChild>
        <w:div w:id="400835098">
          <w:marLeft w:val="1166"/>
          <w:marRight w:val="0"/>
          <w:marTop w:val="134"/>
          <w:marBottom w:val="0"/>
          <w:divBdr>
            <w:top w:val="none" w:sz="0" w:space="0" w:color="auto"/>
            <w:left w:val="none" w:sz="0" w:space="0" w:color="auto"/>
            <w:bottom w:val="none" w:sz="0" w:space="0" w:color="auto"/>
            <w:right w:val="none" w:sz="0" w:space="0" w:color="auto"/>
          </w:divBdr>
        </w:div>
        <w:div w:id="486409212">
          <w:marLeft w:val="547"/>
          <w:marRight w:val="0"/>
          <w:marTop w:val="154"/>
          <w:marBottom w:val="0"/>
          <w:divBdr>
            <w:top w:val="none" w:sz="0" w:space="0" w:color="auto"/>
            <w:left w:val="none" w:sz="0" w:space="0" w:color="auto"/>
            <w:bottom w:val="none" w:sz="0" w:space="0" w:color="auto"/>
            <w:right w:val="none" w:sz="0" w:space="0" w:color="auto"/>
          </w:divBdr>
        </w:div>
      </w:divsChild>
    </w:div>
    <w:div w:id="91901499">
      <w:bodyDiv w:val="1"/>
      <w:marLeft w:val="0"/>
      <w:marRight w:val="0"/>
      <w:marTop w:val="0"/>
      <w:marBottom w:val="0"/>
      <w:divBdr>
        <w:top w:val="none" w:sz="0" w:space="0" w:color="auto"/>
        <w:left w:val="none" w:sz="0" w:space="0" w:color="auto"/>
        <w:bottom w:val="none" w:sz="0" w:space="0" w:color="auto"/>
        <w:right w:val="none" w:sz="0" w:space="0" w:color="auto"/>
      </w:divBdr>
    </w:div>
    <w:div w:id="92288609">
      <w:bodyDiv w:val="1"/>
      <w:marLeft w:val="0"/>
      <w:marRight w:val="0"/>
      <w:marTop w:val="0"/>
      <w:marBottom w:val="0"/>
      <w:divBdr>
        <w:top w:val="none" w:sz="0" w:space="0" w:color="auto"/>
        <w:left w:val="none" w:sz="0" w:space="0" w:color="auto"/>
        <w:bottom w:val="none" w:sz="0" w:space="0" w:color="auto"/>
        <w:right w:val="none" w:sz="0" w:space="0" w:color="auto"/>
      </w:divBdr>
    </w:div>
    <w:div w:id="92476064">
      <w:bodyDiv w:val="1"/>
      <w:marLeft w:val="0"/>
      <w:marRight w:val="0"/>
      <w:marTop w:val="0"/>
      <w:marBottom w:val="0"/>
      <w:divBdr>
        <w:top w:val="none" w:sz="0" w:space="0" w:color="auto"/>
        <w:left w:val="none" w:sz="0" w:space="0" w:color="auto"/>
        <w:bottom w:val="none" w:sz="0" w:space="0" w:color="auto"/>
        <w:right w:val="none" w:sz="0" w:space="0" w:color="auto"/>
      </w:divBdr>
    </w:div>
    <w:div w:id="92670107">
      <w:bodyDiv w:val="1"/>
      <w:marLeft w:val="0"/>
      <w:marRight w:val="0"/>
      <w:marTop w:val="0"/>
      <w:marBottom w:val="0"/>
      <w:divBdr>
        <w:top w:val="none" w:sz="0" w:space="0" w:color="auto"/>
        <w:left w:val="none" w:sz="0" w:space="0" w:color="auto"/>
        <w:bottom w:val="none" w:sz="0" w:space="0" w:color="auto"/>
        <w:right w:val="none" w:sz="0" w:space="0" w:color="auto"/>
      </w:divBdr>
    </w:div>
    <w:div w:id="93400280">
      <w:bodyDiv w:val="1"/>
      <w:marLeft w:val="0"/>
      <w:marRight w:val="0"/>
      <w:marTop w:val="0"/>
      <w:marBottom w:val="0"/>
      <w:divBdr>
        <w:top w:val="none" w:sz="0" w:space="0" w:color="auto"/>
        <w:left w:val="none" w:sz="0" w:space="0" w:color="auto"/>
        <w:bottom w:val="none" w:sz="0" w:space="0" w:color="auto"/>
        <w:right w:val="none" w:sz="0" w:space="0" w:color="auto"/>
      </w:divBdr>
    </w:div>
    <w:div w:id="93985197">
      <w:bodyDiv w:val="1"/>
      <w:marLeft w:val="0"/>
      <w:marRight w:val="0"/>
      <w:marTop w:val="0"/>
      <w:marBottom w:val="0"/>
      <w:divBdr>
        <w:top w:val="none" w:sz="0" w:space="0" w:color="auto"/>
        <w:left w:val="none" w:sz="0" w:space="0" w:color="auto"/>
        <w:bottom w:val="none" w:sz="0" w:space="0" w:color="auto"/>
        <w:right w:val="none" w:sz="0" w:space="0" w:color="auto"/>
      </w:divBdr>
    </w:div>
    <w:div w:id="95029842">
      <w:bodyDiv w:val="1"/>
      <w:marLeft w:val="0"/>
      <w:marRight w:val="0"/>
      <w:marTop w:val="0"/>
      <w:marBottom w:val="0"/>
      <w:divBdr>
        <w:top w:val="none" w:sz="0" w:space="0" w:color="auto"/>
        <w:left w:val="none" w:sz="0" w:space="0" w:color="auto"/>
        <w:bottom w:val="none" w:sz="0" w:space="0" w:color="auto"/>
        <w:right w:val="none" w:sz="0" w:space="0" w:color="auto"/>
      </w:divBdr>
    </w:div>
    <w:div w:id="95254151">
      <w:bodyDiv w:val="1"/>
      <w:marLeft w:val="0"/>
      <w:marRight w:val="0"/>
      <w:marTop w:val="0"/>
      <w:marBottom w:val="0"/>
      <w:divBdr>
        <w:top w:val="none" w:sz="0" w:space="0" w:color="auto"/>
        <w:left w:val="none" w:sz="0" w:space="0" w:color="auto"/>
        <w:bottom w:val="none" w:sz="0" w:space="0" w:color="auto"/>
        <w:right w:val="none" w:sz="0" w:space="0" w:color="auto"/>
      </w:divBdr>
    </w:div>
    <w:div w:id="95373182">
      <w:bodyDiv w:val="1"/>
      <w:marLeft w:val="0"/>
      <w:marRight w:val="0"/>
      <w:marTop w:val="0"/>
      <w:marBottom w:val="0"/>
      <w:divBdr>
        <w:top w:val="none" w:sz="0" w:space="0" w:color="auto"/>
        <w:left w:val="none" w:sz="0" w:space="0" w:color="auto"/>
        <w:bottom w:val="none" w:sz="0" w:space="0" w:color="auto"/>
        <w:right w:val="none" w:sz="0" w:space="0" w:color="auto"/>
      </w:divBdr>
      <w:divsChild>
        <w:div w:id="405419215">
          <w:marLeft w:val="1166"/>
          <w:marRight w:val="0"/>
          <w:marTop w:val="77"/>
          <w:marBottom w:val="0"/>
          <w:divBdr>
            <w:top w:val="none" w:sz="0" w:space="0" w:color="auto"/>
            <w:left w:val="none" w:sz="0" w:space="0" w:color="auto"/>
            <w:bottom w:val="none" w:sz="0" w:space="0" w:color="auto"/>
            <w:right w:val="none" w:sz="0" w:space="0" w:color="auto"/>
          </w:divBdr>
        </w:div>
        <w:div w:id="720858650">
          <w:marLeft w:val="547"/>
          <w:marRight w:val="0"/>
          <w:marTop w:val="86"/>
          <w:marBottom w:val="0"/>
          <w:divBdr>
            <w:top w:val="none" w:sz="0" w:space="0" w:color="auto"/>
            <w:left w:val="none" w:sz="0" w:space="0" w:color="auto"/>
            <w:bottom w:val="none" w:sz="0" w:space="0" w:color="auto"/>
            <w:right w:val="none" w:sz="0" w:space="0" w:color="auto"/>
          </w:divBdr>
        </w:div>
        <w:div w:id="876746914">
          <w:marLeft w:val="2520"/>
          <w:marRight w:val="0"/>
          <w:marTop w:val="77"/>
          <w:marBottom w:val="0"/>
          <w:divBdr>
            <w:top w:val="none" w:sz="0" w:space="0" w:color="auto"/>
            <w:left w:val="none" w:sz="0" w:space="0" w:color="auto"/>
            <w:bottom w:val="none" w:sz="0" w:space="0" w:color="auto"/>
            <w:right w:val="none" w:sz="0" w:space="0" w:color="auto"/>
          </w:divBdr>
        </w:div>
        <w:div w:id="1288513654">
          <w:marLeft w:val="1800"/>
          <w:marRight w:val="0"/>
          <w:marTop w:val="77"/>
          <w:marBottom w:val="0"/>
          <w:divBdr>
            <w:top w:val="none" w:sz="0" w:space="0" w:color="auto"/>
            <w:left w:val="none" w:sz="0" w:space="0" w:color="auto"/>
            <w:bottom w:val="none" w:sz="0" w:space="0" w:color="auto"/>
            <w:right w:val="none" w:sz="0" w:space="0" w:color="auto"/>
          </w:divBdr>
        </w:div>
        <w:div w:id="1358965739">
          <w:marLeft w:val="1166"/>
          <w:marRight w:val="0"/>
          <w:marTop w:val="77"/>
          <w:marBottom w:val="0"/>
          <w:divBdr>
            <w:top w:val="none" w:sz="0" w:space="0" w:color="auto"/>
            <w:left w:val="none" w:sz="0" w:space="0" w:color="auto"/>
            <w:bottom w:val="none" w:sz="0" w:space="0" w:color="auto"/>
            <w:right w:val="none" w:sz="0" w:space="0" w:color="auto"/>
          </w:divBdr>
        </w:div>
        <w:div w:id="1698964249">
          <w:marLeft w:val="1800"/>
          <w:marRight w:val="0"/>
          <w:marTop w:val="77"/>
          <w:marBottom w:val="0"/>
          <w:divBdr>
            <w:top w:val="none" w:sz="0" w:space="0" w:color="auto"/>
            <w:left w:val="none" w:sz="0" w:space="0" w:color="auto"/>
            <w:bottom w:val="none" w:sz="0" w:space="0" w:color="auto"/>
            <w:right w:val="none" w:sz="0" w:space="0" w:color="auto"/>
          </w:divBdr>
        </w:div>
        <w:div w:id="2123376108">
          <w:marLeft w:val="2520"/>
          <w:marRight w:val="0"/>
          <w:marTop w:val="77"/>
          <w:marBottom w:val="0"/>
          <w:divBdr>
            <w:top w:val="none" w:sz="0" w:space="0" w:color="auto"/>
            <w:left w:val="none" w:sz="0" w:space="0" w:color="auto"/>
            <w:bottom w:val="none" w:sz="0" w:space="0" w:color="auto"/>
            <w:right w:val="none" w:sz="0" w:space="0" w:color="auto"/>
          </w:divBdr>
        </w:div>
      </w:divsChild>
    </w:div>
    <w:div w:id="95830008">
      <w:bodyDiv w:val="1"/>
      <w:marLeft w:val="0"/>
      <w:marRight w:val="0"/>
      <w:marTop w:val="0"/>
      <w:marBottom w:val="0"/>
      <w:divBdr>
        <w:top w:val="none" w:sz="0" w:space="0" w:color="auto"/>
        <w:left w:val="none" w:sz="0" w:space="0" w:color="auto"/>
        <w:bottom w:val="none" w:sz="0" w:space="0" w:color="auto"/>
        <w:right w:val="none" w:sz="0" w:space="0" w:color="auto"/>
      </w:divBdr>
    </w:div>
    <w:div w:id="96295688">
      <w:bodyDiv w:val="1"/>
      <w:marLeft w:val="0"/>
      <w:marRight w:val="0"/>
      <w:marTop w:val="0"/>
      <w:marBottom w:val="0"/>
      <w:divBdr>
        <w:top w:val="none" w:sz="0" w:space="0" w:color="auto"/>
        <w:left w:val="none" w:sz="0" w:space="0" w:color="auto"/>
        <w:bottom w:val="none" w:sz="0" w:space="0" w:color="auto"/>
        <w:right w:val="none" w:sz="0" w:space="0" w:color="auto"/>
      </w:divBdr>
    </w:div>
    <w:div w:id="96876663">
      <w:bodyDiv w:val="1"/>
      <w:marLeft w:val="0"/>
      <w:marRight w:val="0"/>
      <w:marTop w:val="0"/>
      <w:marBottom w:val="0"/>
      <w:divBdr>
        <w:top w:val="none" w:sz="0" w:space="0" w:color="auto"/>
        <w:left w:val="none" w:sz="0" w:space="0" w:color="auto"/>
        <w:bottom w:val="none" w:sz="0" w:space="0" w:color="auto"/>
        <w:right w:val="none" w:sz="0" w:space="0" w:color="auto"/>
      </w:divBdr>
    </w:div>
    <w:div w:id="97217065">
      <w:bodyDiv w:val="1"/>
      <w:marLeft w:val="0"/>
      <w:marRight w:val="0"/>
      <w:marTop w:val="0"/>
      <w:marBottom w:val="0"/>
      <w:divBdr>
        <w:top w:val="none" w:sz="0" w:space="0" w:color="auto"/>
        <w:left w:val="none" w:sz="0" w:space="0" w:color="auto"/>
        <w:bottom w:val="none" w:sz="0" w:space="0" w:color="auto"/>
        <w:right w:val="none" w:sz="0" w:space="0" w:color="auto"/>
      </w:divBdr>
    </w:div>
    <w:div w:id="97989462">
      <w:bodyDiv w:val="1"/>
      <w:marLeft w:val="0"/>
      <w:marRight w:val="0"/>
      <w:marTop w:val="0"/>
      <w:marBottom w:val="0"/>
      <w:divBdr>
        <w:top w:val="none" w:sz="0" w:space="0" w:color="auto"/>
        <w:left w:val="none" w:sz="0" w:space="0" w:color="auto"/>
        <w:bottom w:val="none" w:sz="0" w:space="0" w:color="auto"/>
        <w:right w:val="none" w:sz="0" w:space="0" w:color="auto"/>
      </w:divBdr>
    </w:div>
    <w:div w:id="99037428">
      <w:bodyDiv w:val="1"/>
      <w:marLeft w:val="0"/>
      <w:marRight w:val="0"/>
      <w:marTop w:val="0"/>
      <w:marBottom w:val="0"/>
      <w:divBdr>
        <w:top w:val="none" w:sz="0" w:space="0" w:color="auto"/>
        <w:left w:val="none" w:sz="0" w:space="0" w:color="auto"/>
        <w:bottom w:val="none" w:sz="0" w:space="0" w:color="auto"/>
        <w:right w:val="none" w:sz="0" w:space="0" w:color="auto"/>
      </w:divBdr>
      <w:divsChild>
        <w:div w:id="50737467">
          <w:marLeft w:val="547"/>
          <w:marRight w:val="0"/>
          <w:marTop w:val="115"/>
          <w:marBottom w:val="0"/>
          <w:divBdr>
            <w:top w:val="none" w:sz="0" w:space="0" w:color="auto"/>
            <w:left w:val="none" w:sz="0" w:space="0" w:color="auto"/>
            <w:bottom w:val="none" w:sz="0" w:space="0" w:color="auto"/>
            <w:right w:val="none" w:sz="0" w:space="0" w:color="auto"/>
          </w:divBdr>
        </w:div>
        <w:div w:id="411245034">
          <w:marLeft w:val="547"/>
          <w:marRight w:val="0"/>
          <w:marTop w:val="115"/>
          <w:marBottom w:val="0"/>
          <w:divBdr>
            <w:top w:val="none" w:sz="0" w:space="0" w:color="auto"/>
            <w:left w:val="none" w:sz="0" w:space="0" w:color="auto"/>
            <w:bottom w:val="none" w:sz="0" w:space="0" w:color="auto"/>
            <w:right w:val="none" w:sz="0" w:space="0" w:color="auto"/>
          </w:divBdr>
        </w:div>
        <w:div w:id="517236333">
          <w:marLeft w:val="1166"/>
          <w:marRight w:val="0"/>
          <w:marTop w:val="86"/>
          <w:marBottom w:val="0"/>
          <w:divBdr>
            <w:top w:val="none" w:sz="0" w:space="0" w:color="auto"/>
            <w:left w:val="none" w:sz="0" w:space="0" w:color="auto"/>
            <w:bottom w:val="none" w:sz="0" w:space="0" w:color="auto"/>
            <w:right w:val="none" w:sz="0" w:space="0" w:color="auto"/>
          </w:divBdr>
        </w:div>
        <w:div w:id="1327707125">
          <w:marLeft w:val="1166"/>
          <w:marRight w:val="0"/>
          <w:marTop w:val="96"/>
          <w:marBottom w:val="0"/>
          <w:divBdr>
            <w:top w:val="none" w:sz="0" w:space="0" w:color="auto"/>
            <w:left w:val="none" w:sz="0" w:space="0" w:color="auto"/>
            <w:bottom w:val="none" w:sz="0" w:space="0" w:color="auto"/>
            <w:right w:val="none" w:sz="0" w:space="0" w:color="auto"/>
          </w:divBdr>
        </w:div>
      </w:divsChild>
    </w:div>
    <w:div w:id="99497290">
      <w:bodyDiv w:val="1"/>
      <w:marLeft w:val="0"/>
      <w:marRight w:val="0"/>
      <w:marTop w:val="0"/>
      <w:marBottom w:val="0"/>
      <w:divBdr>
        <w:top w:val="none" w:sz="0" w:space="0" w:color="auto"/>
        <w:left w:val="none" w:sz="0" w:space="0" w:color="auto"/>
        <w:bottom w:val="none" w:sz="0" w:space="0" w:color="auto"/>
        <w:right w:val="none" w:sz="0" w:space="0" w:color="auto"/>
      </w:divBdr>
    </w:div>
    <w:div w:id="100301773">
      <w:bodyDiv w:val="1"/>
      <w:marLeft w:val="0"/>
      <w:marRight w:val="0"/>
      <w:marTop w:val="0"/>
      <w:marBottom w:val="0"/>
      <w:divBdr>
        <w:top w:val="none" w:sz="0" w:space="0" w:color="auto"/>
        <w:left w:val="none" w:sz="0" w:space="0" w:color="auto"/>
        <w:bottom w:val="none" w:sz="0" w:space="0" w:color="auto"/>
        <w:right w:val="none" w:sz="0" w:space="0" w:color="auto"/>
      </w:divBdr>
      <w:divsChild>
        <w:div w:id="309601349">
          <w:marLeft w:val="0"/>
          <w:marRight w:val="0"/>
          <w:marTop w:val="0"/>
          <w:marBottom w:val="0"/>
          <w:divBdr>
            <w:top w:val="none" w:sz="0" w:space="0" w:color="auto"/>
            <w:left w:val="none" w:sz="0" w:space="0" w:color="auto"/>
            <w:bottom w:val="none" w:sz="0" w:space="0" w:color="auto"/>
            <w:right w:val="none" w:sz="0" w:space="0" w:color="auto"/>
          </w:divBdr>
          <w:divsChild>
            <w:div w:id="463012334">
              <w:marLeft w:val="0"/>
              <w:marRight w:val="0"/>
              <w:marTop w:val="0"/>
              <w:marBottom w:val="0"/>
              <w:divBdr>
                <w:top w:val="none" w:sz="0" w:space="0" w:color="auto"/>
                <w:left w:val="none" w:sz="0" w:space="0" w:color="auto"/>
                <w:bottom w:val="none" w:sz="0" w:space="0" w:color="auto"/>
                <w:right w:val="none" w:sz="0" w:space="0" w:color="auto"/>
              </w:divBdr>
            </w:div>
            <w:div w:id="1656565987">
              <w:marLeft w:val="0"/>
              <w:marRight w:val="0"/>
              <w:marTop w:val="0"/>
              <w:marBottom w:val="0"/>
              <w:divBdr>
                <w:top w:val="none" w:sz="0" w:space="0" w:color="auto"/>
                <w:left w:val="none" w:sz="0" w:space="0" w:color="auto"/>
                <w:bottom w:val="none" w:sz="0" w:space="0" w:color="auto"/>
                <w:right w:val="none" w:sz="0" w:space="0" w:color="auto"/>
              </w:divBdr>
            </w:div>
            <w:div w:id="186570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02704">
      <w:bodyDiv w:val="1"/>
      <w:marLeft w:val="0"/>
      <w:marRight w:val="0"/>
      <w:marTop w:val="0"/>
      <w:marBottom w:val="0"/>
      <w:divBdr>
        <w:top w:val="none" w:sz="0" w:space="0" w:color="auto"/>
        <w:left w:val="none" w:sz="0" w:space="0" w:color="auto"/>
        <w:bottom w:val="none" w:sz="0" w:space="0" w:color="auto"/>
        <w:right w:val="none" w:sz="0" w:space="0" w:color="auto"/>
      </w:divBdr>
    </w:div>
    <w:div w:id="104155653">
      <w:bodyDiv w:val="1"/>
      <w:marLeft w:val="0"/>
      <w:marRight w:val="0"/>
      <w:marTop w:val="0"/>
      <w:marBottom w:val="0"/>
      <w:divBdr>
        <w:top w:val="none" w:sz="0" w:space="0" w:color="auto"/>
        <w:left w:val="none" w:sz="0" w:space="0" w:color="auto"/>
        <w:bottom w:val="none" w:sz="0" w:space="0" w:color="auto"/>
        <w:right w:val="none" w:sz="0" w:space="0" w:color="auto"/>
      </w:divBdr>
    </w:div>
    <w:div w:id="105009144">
      <w:bodyDiv w:val="1"/>
      <w:marLeft w:val="0"/>
      <w:marRight w:val="0"/>
      <w:marTop w:val="0"/>
      <w:marBottom w:val="0"/>
      <w:divBdr>
        <w:top w:val="none" w:sz="0" w:space="0" w:color="auto"/>
        <w:left w:val="none" w:sz="0" w:space="0" w:color="auto"/>
        <w:bottom w:val="none" w:sz="0" w:space="0" w:color="auto"/>
        <w:right w:val="none" w:sz="0" w:space="0" w:color="auto"/>
      </w:divBdr>
      <w:divsChild>
        <w:div w:id="215825662">
          <w:marLeft w:val="1166"/>
          <w:marRight w:val="0"/>
          <w:marTop w:val="115"/>
          <w:marBottom w:val="0"/>
          <w:divBdr>
            <w:top w:val="none" w:sz="0" w:space="0" w:color="auto"/>
            <w:left w:val="none" w:sz="0" w:space="0" w:color="auto"/>
            <w:bottom w:val="none" w:sz="0" w:space="0" w:color="auto"/>
            <w:right w:val="none" w:sz="0" w:space="0" w:color="auto"/>
          </w:divBdr>
        </w:div>
        <w:div w:id="565720360">
          <w:marLeft w:val="1800"/>
          <w:marRight w:val="0"/>
          <w:marTop w:val="96"/>
          <w:marBottom w:val="0"/>
          <w:divBdr>
            <w:top w:val="none" w:sz="0" w:space="0" w:color="auto"/>
            <w:left w:val="none" w:sz="0" w:space="0" w:color="auto"/>
            <w:bottom w:val="none" w:sz="0" w:space="0" w:color="auto"/>
            <w:right w:val="none" w:sz="0" w:space="0" w:color="auto"/>
          </w:divBdr>
        </w:div>
        <w:div w:id="702242447">
          <w:marLeft w:val="1800"/>
          <w:marRight w:val="0"/>
          <w:marTop w:val="96"/>
          <w:marBottom w:val="0"/>
          <w:divBdr>
            <w:top w:val="none" w:sz="0" w:space="0" w:color="auto"/>
            <w:left w:val="none" w:sz="0" w:space="0" w:color="auto"/>
            <w:bottom w:val="none" w:sz="0" w:space="0" w:color="auto"/>
            <w:right w:val="none" w:sz="0" w:space="0" w:color="auto"/>
          </w:divBdr>
        </w:div>
        <w:div w:id="997733267">
          <w:marLeft w:val="547"/>
          <w:marRight w:val="0"/>
          <w:marTop w:val="130"/>
          <w:marBottom w:val="0"/>
          <w:divBdr>
            <w:top w:val="none" w:sz="0" w:space="0" w:color="auto"/>
            <w:left w:val="none" w:sz="0" w:space="0" w:color="auto"/>
            <w:bottom w:val="none" w:sz="0" w:space="0" w:color="auto"/>
            <w:right w:val="none" w:sz="0" w:space="0" w:color="auto"/>
          </w:divBdr>
        </w:div>
        <w:div w:id="1520240619">
          <w:marLeft w:val="547"/>
          <w:marRight w:val="0"/>
          <w:marTop w:val="130"/>
          <w:marBottom w:val="0"/>
          <w:divBdr>
            <w:top w:val="none" w:sz="0" w:space="0" w:color="auto"/>
            <w:left w:val="none" w:sz="0" w:space="0" w:color="auto"/>
            <w:bottom w:val="none" w:sz="0" w:space="0" w:color="auto"/>
            <w:right w:val="none" w:sz="0" w:space="0" w:color="auto"/>
          </w:divBdr>
        </w:div>
        <w:div w:id="1528562286">
          <w:marLeft w:val="1166"/>
          <w:marRight w:val="0"/>
          <w:marTop w:val="115"/>
          <w:marBottom w:val="0"/>
          <w:divBdr>
            <w:top w:val="none" w:sz="0" w:space="0" w:color="auto"/>
            <w:left w:val="none" w:sz="0" w:space="0" w:color="auto"/>
            <w:bottom w:val="none" w:sz="0" w:space="0" w:color="auto"/>
            <w:right w:val="none" w:sz="0" w:space="0" w:color="auto"/>
          </w:divBdr>
        </w:div>
        <w:div w:id="1637906914">
          <w:marLeft w:val="547"/>
          <w:marRight w:val="0"/>
          <w:marTop w:val="130"/>
          <w:marBottom w:val="0"/>
          <w:divBdr>
            <w:top w:val="none" w:sz="0" w:space="0" w:color="auto"/>
            <w:left w:val="none" w:sz="0" w:space="0" w:color="auto"/>
            <w:bottom w:val="none" w:sz="0" w:space="0" w:color="auto"/>
            <w:right w:val="none" w:sz="0" w:space="0" w:color="auto"/>
          </w:divBdr>
        </w:div>
        <w:div w:id="1764835235">
          <w:marLeft w:val="547"/>
          <w:marRight w:val="0"/>
          <w:marTop w:val="130"/>
          <w:marBottom w:val="0"/>
          <w:divBdr>
            <w:top w:val="none" w:sz="0" w:space="0" w:color="auto"/>
            <w:left w:val="none" w:sz="0" w:space="0" w:color="auto"/>
            <w:bottom w:val="none" w:sz="0" w:space="0" w:color="auto"/>
            <w:right w:val="none" w:sz="0" w:space="0" w:color="auto"/>
          </w:divBdr>
        </w:div>
        <w:div w:id="1796295708">
          <w:marLeft w:val="1800"/>
          <w:marRight w:val="0"/>
          <w:marTop w:val="96"/>
          <w:marBottom w:val="0"/>
          <w:divBdr>
            <w:top w:val="none" w:sz="0" w:space="0" w:color="auto"/>
            <w:left w:val="none" w:sz="0" w:space="0" w:color="auto"/>
            <w:bottom w:val="none" w:sz="0" w:space="0" w:color="auto"/>
            <w:right w:val="none" w:sz="0" w:space="0" w:color="auto"/>
          </w:divBdr>
        </w:div>
        <w:div w:id="1952318544">
          <w:marLeft w:val="547"/>
          <w:marRight w:val="0"/>
          <w:marTop w:val="130"/>
          <w:marBottom w:val="0"/>
          <w:divBdr>
            <w:top w:val="none" w:sz="0" w:space="0" w:color="auto"/>
            <w:left w:val="none" w:sz="0" w:space="0" w:color="auto"/>
            <w:bottom w:val="none" w:sz="0" w:space="0" w:color="auto"/>
            <w:right w:val="none" w:sz="0" w:space="0" w:color="auto"/>
          </w:divBdr>
        </w:div>
      </w:divsChild>
    </w:div>
    <w:div w:id="105780658">
      <w:bodyDiv w:val="1"/>
      <w:marLeft w:val="0"/>
      <w:marRight w:val="0"/>
      <w:marTop w:val="0"/>
      <w:marBottom w:val="0"/>
      <w:divBdr>
        <w:top w:val="none" w:sz="0" w:space="0" w:color="auto"/>
        <w:left w:val="none" w:sz="0" w:space="0" w:color="auto"/>
        <w:bottom w:val="none" w:sz="0" w:space="0" w:color="auto"/>
        <w:right w:val="none" w:sz="0" w:space="0" w:color="auto"/>
      </w:divBdr>
    </w:div>
    <w:div w:id="106589590">
      <w:bodyDiv w:val="1"/>
      <w:marLeft w:val="0"/>
      <w:marRight w:val="0"/>
      <w:marTop w:val="0"/>
      <w:marBottom w:val="0"/>
      <w:divBdr>
        <w:top w:val="none" w:sz="0" w:space="0" w:color="auto"/>
        <w:left w:val="none" w:sz="0" w:space="0" w:color="auto"/>
        <w:bottom w:val="none" w:sz="0" w:space="0" w:color="auto"/>
        <w:right w:val="none" w:sz="0" w:space="0" w:color="auto"/>
      </w:divBdr>
      <w:divsChild>
        <w:div w:id="76485623">
          <w:marLeft w:val="547"/>
          <w:marRight w:val="0"/>
          <w:marTop w:val="96"/>
          <w:marBottom w:val="0"/>
          <w:divBdr>
            <w:top w:val="none" w:sz="0" w:space="0" w:color="auto"/>
            <w:left w:val="none" w:sz="0" w:space="0" w:color="auto"/>
            <w:bottom w:val="none" w:sz="0" w:space="0" w:color="auto"/>
            <w:right w:val="none" w:sz="0" w:space="0" w:color="auto"/>
          </w:divBdr>
        </w:div>
        <w:div w:id="483592499">
          <w:marLeft w:val="1166"/>
          <w:marRight w:val="0"/>
          <w:marTop w:val="77"/>
          <w:marBottom w:val="0"/>
          <w:divBdr>
            <w:top w:val="none" w:sz="0" w:space="0" w:color="auto"/>
            <w:left w:val="none" w:sz="0" w:space="0" w:color="auto"/>
            <w:bottom w:val="none" w:sz="0" w:space="0" w:color="auto"/>
            <w:right w:val="none" w:sz="0" w:space="0" w:color="auto"/>
          </w:divBdr>
        </w:div>
        <w:div w:id="648050377">
          <w:marLeft w:val="1166"/>
          <w:marRight w:val="0"/>
          <w:marTop w:val="77"/>
          <w:marBottom w:val="0"/>
          <w:divBdr>
            <w:top w:val="none" w:sz="0" w:space="0" w:color="auto"/>
            <w:left w:val="none" w:sz="0" w:space="0" w:color="auto"/>
            <w:bottom w:val="none" w:sz="0" w:space="0" w:color="auto"/>
            <w:right w:val="none" w:sz="0" w:space="0" w:color="auto"/>
          </w:divBdr>
        </w:div>
      </w:divsChild>
    </w:div>
    <w:div w:id="107892553">
      <w:bodyDiv w:val="1"/>
      <w:marLeft w:val="0"/>
      <w:marRight w:val="0"/>
      <w:marTop w:val="0"/>
      <w:marBottom w:val="0"/>
      <w:divBdr>
        <w:top w:val="none" w:sz="0" w:space="0" w:color="auto"/>
        <w:left w:val="none" w:sz="0" w:space="0" w:color="auto"/>
        <w:bottom w:val="none" w:sz="0" w:space="0" w:color="auto"/>
        <w:right w:val="none" w:sz="0" w:space="0" w:color="auto"/>
      </w:divBdr>
    </w:div>
    <w:div w:id="108621365">
      <w:bodyDiv w:val="1"/>
      <w:marLeft w:val="0"/>
      <w:marRight w:val="0"/>
      <w:marTop w:val="0"/>
      <w:marBottom w:val="0"/>
      <w:divBdr>
        <w:top w:val="none" w:sz="0" w:space="0" w:color="auto"/>
        <w:left w:val="none" w:sz="0" w:space="0" w:color="auto"/>
        <w:bottom w:val="none" w:sz="0" w:space="0" w:color="auto"/>
        <w:right w:val="none" w:sz="0" w:space="0" w:color="auto"/>
      </w:divBdr>
    </w:div>
    <w:div w:id="108623039">
      <w:bodyDiv w:val="1"/>
      <w:marLeft w:val="0"/>
      <w:marRight w:val="0"/>
      <w:marTop w:val="0"/>
      <w:marBottom w:val="0"/>
      <w:divBdr>
        <w:top w:val="none" w:sz="0" w:space="0" w:color="auto"/>
        <w:left w:val="none" w:sz="0" w:space="0" w:color="auto"/>
        <w:bottom w:val="none" w:sz="0" w:space="0" w:color="auto"/>
        <w:right w:val="none" w:sz="0" w:space="0" w:color="auto"/>
      </w:divBdr>
      <w:divsChild>
        <w:div w:id="263657667">
          <w:marLeft w:val="547"/>
          <w:marRight w:val="0"/>
          <w:marTop w:val="115"/>
          <w:marBottom w:val="0"/>
          <w:divBdr>
            <w:top w:val="none" w:sz="0" w:space="0" w:color="auto"/>
            <w:left w:val="none" w:sz="0" w:space="0" w:color="auto"/>
            <w:bottom w:val="none" w:sz="0" w:space="0" w:color="auto"/>
            <w:right w:val="none" w:sz="0" w:space="0" w:color="auto"/>
          </w:divBdr>
        </w:div>
      </w:divsChild>
    </w:div>
    <w:div w:id="108939147">
      <w:bodyDiv w:val="1"/>
      <w:marLeft w:val="0"/>
      <w:marRight w:val="0"/>
      <w:marTop w:val="0"/>
      <w:marBottom w:val="0"/>
      <w:divBdr>
        <w:top w:val="none" w:sz="0" w:space="0" w:color="auto"/>
        <w:left w:val="none" w:sz="0" w:space="0" w:color="auto"/>
        <w:bottom w:val="none" w:sz="0" w:space="0" w:color="auto"/>
        <w:right w:val="none" w:sz="0" w:space="0" w:color="auto"/>
      </w:divBdr>
    </w:div>
    <w:div w:id="109401756">
      <w:bodyDiv w:val="1"/>
      <w:marLeft w:val="0"/>
      <w:marRight w:val="0"/>
      <w:marTop w:val="0"/>
      <w:marBottom w:val="0"/>
      <w:divBdr>
        <w:top w:val="none" w:sz="0" w:space="0" w:color="auto"/>
        <w:left w:val="none" w:sz="0" w:space="0" w:color="auto"/>
        <w:bottom w:val="none" w:sz="0" w:space="0" w:color="auto"/>
        <w:right w:val="none" w:sz="0" w:space="0" w:color="auto"/>
      </w:divBdr>
      <w:divsChild>
        <w:div w:id="77485704">
          <w:marLeft w:val="1800"/>
          <w:marRight w:val="0"/>
          <w:marTop w:val="100"/>
          <w:marBottom w:val="0"/>
          <w:divBdr>
            <w:top w:val="none" w:sz="0" w:space="0" w:color="auto"/>
            <w:left w:val="none" w:sz="0" w:space="0" w:color="auto"/>
            <w:bottom w:val="none" w:sz="0" w:space="0" w:color="auto"/>
            <w:right w:val="none" w:sz="0" w:space="0" w:color="auto"/>
          </w:divBdr>
        </w:div>
        <w:div w:id="79329946">
          <w:marLeft w:val="1800"/>
          <w:marRight w:val="0"/>
          <w:marTop w:val="100"/>
          <w:marBottom w:val="0"/>
          <w:divBdr>
            <w:top w:val="none" w:sz="0" w:space="0" w:color="auto"/>
            <w:left w:val="none" w:sz="0" w:space="0" w:color="auto"/>
            <w:bottom w:val="none" w:sz="0" w:space="0" w:color="auto"/>
            <w:right w:val="none" w:sz="0" w:space="0" w:color="auto"/>
          </w:divBdr>
        </w:div>
        <w:div w:id="201523564">
          <w:marLeft w:val="1080"/>
          <w:marRight w:val="0"/>
          <w:marTop w:val="100"/>
          <w:marBottom w:val="0"/>
          <w:divBdr>
            <w:top w:val="none" w:sz="0" w:space="0" w:color="auto"/>
            <w:left w:val="none" w:sz="0" w:space="0" w:color="auto"/>
            <w:bottom w:val="none" w:sz="0" w:space="0" w:color="auto"/>
            <w:right w:val="none" w:sz="0" w:space="0" w:color="auto"/>
          </w:divBdr>
        </w:div>
        <w:div w:id="585696899">
          <w:marLeft w:val="1800"/>
          <w:marRight w:val="0"/>
          <w:marTop w:val="100"/>
          <w:marBottom w:val="0"/>
          <w:divBdr>
            <w:top w:val="none" w:sz="0" w:space="0" w:color="auto"/>
            <w:left w:val="none" w:sz="0" w:space="0" w:color="auto"/>
            <w:bottom w:val="none" w:sz="0" w:space="0" w:color="auto"/>
            <w:right w:val="none" w:sz="0" w:space="0" w:color="auto"/>
          </w:divBdr>
        </w:div>
        <w:div w:id="621309396">
          <w:marLeft w:val="1800"/>
          <w:marRight w:val="0"/>
          <w:marTop w:val="100"/>
          <w:marBottom w:val="0"/>
          <w:divBdr>
            <w:top w:val="none" w:sz="0" w:space="0" w:color="auto"/>
            <w:left w:val="none" w:sz="0" w:space="0" w:color="auto"/>
            <w:bottom w:val="none" w:sz="0" w:space="0" w:color="auto"/>
            <w:right w:val="none" w:sz="0" w:space="0" w:color="auto"/>
          </w:divBdr>
        </w:div>
        <w:div w:id="801458862">
          <w:marLeft w:val="1800"/>
          <w:marRight w:val="0"/>
          <w:marTop w:val="100"/>
          <w:marBottom w:val="0"/>
          <w:divBdr>
            <w:top w:val="none" w:sz="0" w:space="0" w:color="auto"/>
            <w:left w:val="none" w:sz="0" w:space="0" w:color="auto"/>
            <w:bottom w:val="none" w:sz="0" w:space="0" w:color="auto"/>
            <w:right w:val="none" w:sz="0" w:space="0" w:color="auto"/>
          </w:divBdr>
        </w:div>
        <w:div w:id="895361795">
          <w:marLeft w:val="1080"/>
          <w:marRight w:val="0"/>
          <w:marTop w:val="100"/>
          <w:marBottom w:val="0"/>
          <w:divBdr>
            <w:top w:val="none" w:sz="0" w:space="0" w:color="auto"/>
            <w:left w:val="none" w:sz="0" w:space="0" w:color="auto"/>
            <w:bottom w:val="none" w:sz="0" w:space="0" w:color="auto"/>
            <w:right w:val="none" w:sz="0" w:space="0" w:color="auto"/>
          </w:divBdr>
        </w:div>
        <w:div w:id="913322160">
          <w:marLeft w:val="1800"/>
          <w:marRight w:val="0"/>
          <w:marTop w:val="100"/>
          <w:marBottom w:val="0"/>
          <w:divBdr>
            <w:top w:val="none" w:sz="0" w:space="0" w:color="auto"/>
            <w:left w:val="none" w:sz="0" w:space="0" w:color="auto"/>
            <w:bottom w:val="none" w:sz="0" w:space="0" w:color="auto"/>
            <w:right w:val="none" w:sz="0" w:space="0" w:color="auto"/>
          </w:divBdr>
        </w:div>
        <w:div w:id="1021472570">
          <w:marLeft w:val="1800"/>
          <w:marRight w:val="0"/>
          <w:marTop w:val="100"/>
          <w:marBottom w:val="0"/>
          <w:divBdr>
            <w:top w:val="none" w:sz="0" w:space="0" w:color="auto"/>
            <w:left w:val="none" w:sz="0" w:space="0" w:color="auto"/>
            <w:bottom w:val="none" w:sz="0" w:space="0" w:color="auto"/>
            <w:right w:val="none" w:sz="0" w:space="0" w:color="auto"/>
          </w:divBdr>
        </w:div>
        <w:div w:id="1082147181">
          <w:marLeft w:val="1800"/>
          <w:marRight w:val="0"/>
          <w:marTop w:val="100"/>
          <w:marBottom w:val="0"/>
          <w:divBdr>
            <w:top w:val="none" w:sz="0" w:space="0" w:color="auto"/>
            <w:left w:val="none" w:sz="0" w:space="0" w:color="auto"/>
            <w:bottom w:val="none" w:sz="0" w:space="0" w:color="auto"/>
            <w:right w:val="none" w:sz="0" w:space="0" w:color="auto"/>
          </w:divBdr>
        </w:div>
        <w:div w:id="1368405958">
          <w:marLeft w:val="1080"/>
          <w:marRight w:val="0"/>
          <w:marTop w:val="100"/>
          <w:marBottom w:val="0"/>
          <w:divBdr>
            <w:top w:val="none" w:sz="0" w:space="0" w:color="auto"/>
            <w:left w:val="none" w:sz="0" w:space="0" w:color="auto"/>
            <w:bottom w:val="none" w:sz="0" w:space="0" w:color="auto"/>
            <w:right w:val="none" w:sz="0" w:space="0" w:color="auto"/>
          </w:divBdr>
        </w:div>
        <w:div w:id="1952475852">
          <w:marLeft w:val="1800"/>
          <w:marRight w:val="0"/>
          <w:marTop w:val="100"/>
          <w:marBottom w:val="0"/>
          <w:divBdr>
            <w:top w:val="none" w:sz="0" w:space="0" w:color="auto"/>
            <w:left w:val="none" w:sz="0" w:space="0" w:color="auto"/>
            <w:bottom w:val="none" w:sz="0" w:space="0" w:color="auto"/>
            <w:right w:val="none" w:sz="0" w:space="0" w:color="auto"/>
          </w:divBdr>
        </w:div>
        <w:div w:id="2076976023">
          <w:marLeft w:val="360"/>
          <w:marRight w:val="0"/>
          <w:marTop w:val="200"/>
          <w:marBottom w:val="0"/>
          <w:divBdr>
            <w:top w:val="none" w:sz="0" w:space="0" w:color="auto"/>
            <w:left w:val="none" w:sz="0" w:space="0" w:color="auto"/>
            <w:bottom w:val="none" w:sz="0" w:space="0" w:color="auto"/>
            <w:right w:val="none" w:sz="0" w:space="0" w:color="auto"/>
          </w:divBdr>
        </w:div>
        <w:div w:id="2115516924">
          <w:marLeft w:val="1080"/>
          <w:marRight w:val="0"/>
          <w:marTop w:val="100"/>
          <w:marBottom w:val="0"/>
          <w:divBdr>
            <w:top w:val="none" w:sz="0" w:space="0" w:color="auto"/>
            <w:left w:val="none" w:sz="0" w:space="0" w:color="auto"/>
            <w:bottom w:val="none" w:sz="0" w:space="0" w:color="auto"/>
            <w:right w:val="none" w:sz="0" w:space="0" w:color="auto"/>
          </w:divBdr>
        </w:div>
      </w:divsChild>
    </w:div>
    <w:div w:id="109666836">
      <w:bodyDiv w:val="1"/>
      <w:marLeft w:val="0"/>
      <w:marRight w:val="0"/>
      <w:marTop w:val="0"/>
      <w:marBottom w:val="0"/>
      <w:divBdr>
        <w:top w:val="none" w:sz="0" w:space="0" w:color="auto"/>
        <w:left w:val="none" w:sz="0" w:space="0" w:color="auto"/>
        <w:bottom w:val="none" w:sz="0" w:space="0" w:color="auto"/>
        <w:right w:val="none" w:sz="0" w:space="0" w:color="auto"/>
      </w:divBdr>
    </w:div>
    <w:div w:id="109669588">
      <w:bodyDiv w:val="1"/>
      <w:marLeft w:val="0"/>
      <w:marRight w:val="0"/>
      <w:marTop w:val="0"/>
      <w:marBottom w:val="0"/>
      <w:divBdr>
        <w:top w:val="none" w:sz="0" w:space="0" w:color="auto"/>
        <w:left w:val="none" w:sz="0" w:space="0" w:color="auto"/>
        <w:bottom w:val="none" w:sz="0" w:space="0" w:color="auto"/>
        <w:right w:val="none" w:sz="0" w:space="0" w:color="auto"/>
      </w:divBdr>
    </w:div>
    <w:div w:id="110252251">
      <w:bodyDiv w:val="1"/>
      <w:marLeft w:val="0"/>
      <w:marRight w:val="0"/>
      <w:marTop w:val="0"/>
      <w:marBottom w:val="0"/>
      <w:divBdr>
        <w:top w:val="none" w:sz="0" w:space="0" w:color="auto"/>
        <w:left w:val="none" w:sz="0" w:space="0" w:color="auto"/>
        <w:bottom w:val="none" w:sz="0" w:space="0" w:color="auto"/>
        <w:right w:val="none" w:sz="0" w:space="0" w:color="auto"/>
      </w:divBdr>
      <w:divsChild>
        <w:div w:id="617179741">
          <w:marLeft w:val="547"/>
          <w:marRight w:val="0"/>
          <w:marTop w:val="0"/>
          <w:marBottom w:val="0"/>
          <w:divBdr>
            <w:top w:val="none" w:sz="0" w:space="0" w:color="auto"/>
            <w:left w:val="none" w:sz="0" w:space="0" w:color="auto"/>
            <w:bottom w:val="none" w:sz="0" w:space="0" w:color="auto"/>
            <w:right w:val="none" w:sz="0" w:space="0" w:color="auto"/>
          </w:divBdr>
        </w:div>
      </w:divsChild>
    </w:div>
    <w:div w:id="110321561">
      <w:bodyDiv w:val="1"/>
      <w:marLeft w:val="0"/>
      <w:marRight w:val="0"/>
      <w:marTop w:val="0"/>
      <w:marBottom w:val="0"/>
      <w:divBdr>
        <w:top w:val="none" w:sz="0" w:space="0" w:color="auto"/>
        <w:left w:val="none" w:sz="0" w:space="0" w:color="auto"/>
        <w:bottom w:val="none" w:sz="0" w:space="0" w:color="auto"/>
        <w:right w:val="none" w:sz="0" w:space="0" w:color="auto"/>
      </w:divBdr>
      <w:divsChild>
        <w:div w:id="134878093">
          <w:marLeft w:val="547"/>
          <w:marRight w:val="0"/>
          <w:marTop w:val="154"/>
          <w:marBottom w:val="0"/>
          <w:divBdr>
            <w:top w:val="none" w:sz="0" w:space="0" w:color="auto"/>
            <w:left w:val="none" w:sz="0" w:space="0" w:color="auto"/>
            <w:bottom w:val="none" w:sz="0" w:space="0" w:color="auto"/>
            <w:right w:val="none" w:sz="0" w:space="0" w:color="auto"/>
          </w:divBdr>
        </w:div>
        <w:div w:id="320306872">
          <w:marLeft w:val="547"/>
          <w:marRight w:val="0"/>
          <w:marTop w:val="154"/>
          <w:marBottom w:val="0"/>
          <w:divBdr>
            <w:top w:val="none" w:sz="0" w:space="0" w:color="auto"/>
            <w:left w:val="none" w:sz="0" w:space="0" w:color="auto"/>
            <w:bottom w:val="none" w:sz="0" w:space="0" w:color="auto"/>
            <w:right w:val="none" w:sz="0" w:space="0" w:color="auto"/>
          </w:divBdr>
        </w:div>
        <w:div w:id="488715353">
          <w:marLeft w:val="547"/>
          <w:marRight w:val="0"/>
          <w:marTop w:val="154"/>
          <w:marBottom w:val="0"/>
          <w:divBdr>
            <w:top w:val="none" w:sz="0" w:space="0" w:color="auto"/>
            <w:left w:val="none" w:sz="0" w:space="0" w:color="auto"/>
            <w:bottom w:val="none" w:sz="0" w:space="0" w:color="auto"/>
            <w:right w:val="none" w:sz="0" w:space="0" w:color="auto"/>
          </w:divBdr>
        </w:div>
        <w:div w:id="1042244619">
          <w:marLeft w:val="547"/>
          <w:marRight w:val="0"/>
          <w:marTop w:val="154"/>
          <w:marBottom w:val="0"/>
          <w:divBdr>
            <w:top w:val="none" w:sz="0" w:space="0" w:color="auto"/>
            <w:left w:val="none" w:sz="0" w:space="0" w:color="auto"/>
            <w:bottom w:val="none" w:sz="0" w:space="0" w:color="auto"/>
            <w:right w:val="none" w:sz="0" w:space="0" w:color="auto"/>
          </w:divBdr>
        </w:div>
      </w:divsChild>
    </w:div>
    <w:div w:id="110511958">
      <w:bodyDiv w:val="1"/>
      <w:marLeft w:val="0"/>
      <w:marRight w:val="0"/>
      <w:marTop w:val="0"/>
      <w:marBottom w:val="0"/>
      <w:divBdr>
        <w:top w:val="none" w:sz="0" w:space="0" w:color="auto"/>
        <w:left w:val="none" w:sz="0" w:space="0" w:color="auto"/>
        <w:bottom w:val="none" w:sz="0" w:space="0" w:color="auto"/>
        <w:right w:val="none" w:sz="0" w:space="0" w:color="auto"/>
      </w:divBdr>
    </w:div>
    <w:div w:id="110518421">
      <w:bodyDiv w:val="1"/>
      <w:marLeft w:val="0"/>
      <w:marRight w:val="0"/>
      <w:marTop w:val="0"/>
      <w:marBottom w:val="0"/>
      <w:divBdr>
        <w:top w:val="none" w:sz="0" w:space="0" w:color="auto"/>
        <w:left w:val="none" w:sz="0" w:space="0" w:color="auto"/>
        <w:bottom w:val="none" w:sz="0" w:space="0" w:color="auto"/>
        <w:right w:val="none" w:sz="0" w:space="0" w:color="auto"/>
      </w:divBdr>
      <w:divsChild>
        <w:div w:id="197623745">
          <w:marLeft w:val="547"/>
          <w:marRight w:val="0"/>
          <w:marTop w:val="154"/>
          <w:marBottom w:val="0"/>
          <w:divBdr>
            <w:top w:val="none" w:sz="0" w:space="0" w:color="auto"/>
            <w:left w:val="none" w:sz="0" w:space="0" w:color="auto"/>
            <w:bottom w:val="none" w:sz="0" w:space="0" w:color="auto"/>
            <w:right w:val="none" w:sz="0" w:space="0" w:color="auto"/>
          </w:divBdr>
        </w:div>
        <w:div w:id="1612664801">
          <w:marLeft w:val="547"/>
          <w:marRight w:val="0"/>
          <w:marTop w:val="154"/>
          <w:marBottom w:val="0"/>
          <w:divBdr>
            <w:top w:val="none" w:sz="0" w:space="0" w:color="auto"/>
            <w:left w:val="none" w:sz="0" w:space="0" w:color="auto"/>
            <w:bottom w:val="none" w:sz="0" w:space="0" w:color="auto"/>
            <w:right w:val="none" w:sz="0" w:space="0" w:color="auto"/>
          </w:divBdr>
        </w:div>
      </w:divsChild>
    </w:div>
    <w:div w:id="111169273">
      <w:bodyDiv w:val="1"/>
      <w:marLeft w:val="0"/>
      <w:marRight w:val="0"/>
      <w:marTop w:val="0"/>
      <w:marBottom w:val="0"/>
      <w:divBdr>
        <w:top w:val="none" w:sz="0" w:space="0" w:color="auto"/>
        <w:left w:val="none" w:sz="0" w:space="0" w:color="auto"/>
        <w:bottom w:val="none" w:sz="0" w:space="0" w:color="auto"/>
        <w:right w:val="none" w:sz="0" w:space="0" w:color="auto"/>
      </w:divBdr>
    </w:div>
    <w:div w:id="111480175">
      <w:bodyDiv w:val="1"/>
      <w:marLeft w:val="0"/>
      <w:marRight w:val="0"/>
      <w:marTop w:val="0"/>
      <w:marBottom w:val="0"/>
      <w:divBdr>
        <w:top w:val="none" w:sz="0" w:space="0" w:color="auto"/>
        <w:left w:val="none" w:sz="0" w:space="0" w:color="auto"/>
        <w:bottom w:val="none" w:sz="0" w:space="0" w:color="auto"/>
        <w:right w:val="none" w:sz="0" w:space="0" w:color="auto"/>
      </w:divBdr>
    </w:div>
    <w:div w:id="111944163">
      <w:bodyDiv w:val="1"/>
      <w:marLeft w:val="0"/>
      <w:marRight w:val="0"/>
      <w:marTop w:val="0"/>
      <w:marBottom w:val="0"/>
      <w:divBdr>
        <w:top w:val="none" w:sz="0" w:space="0" w:color="auto"/>
        <w:left w:val="none" w:sz="0" w:space="0" w:color="auto"/>
        <w:bottom w:val="none" w:sz="0" w:space="0" w:color="auto"/>
        <w:right w:val="none" w:sz="0" w:space="0" w:color="auto"/>
      </w:divBdr>
    </w:div>
    <w:div w:id="112022891">
      <w:bodyDiv w:val="1"/>
      <w:marLeft w:val="0"/>
      <w:marRight w:val="0"/>
      <w:marTop w:val="0"/>
      <w:marBottom w:val="0"/>
      <w:divBdr>
        <w:top w:val="none" w:sz="0" w:space="0" w:color="auto"/>
        <w:left w:val="none" w:sz="0" w:space="0" w:color="auto"/>
        <w:bottom w:val="none" w:sz="0" w:space="0" w:color="auto"/>
        <w:right w:val="none" w:sz="0" w:space="0" w:color="auto"/>
      </w:divBdr>
    </w:div>
    <w:div w:id="112284796">
      <w:bodyDiv w:val="1"/>
      <w:marLeft w:val="0"/>
      <w:marRight w:val="0"/>
      <w:marTop w:val="0"/>
      <w:marBottom w:val="0"/>
      <w:divBdr>
        <w:top w:val="none" w:sz="0" w:space="0" w:color="auto"/>
        <w:left w:val="none" w:sz="0" w:space="0" w:color="auto"/>
        <w:bottom w:val="none" w:sz="0" w:space="0" w:color="auto"/>
        <w:right w:val="none" w:sz="0" w:space="0" w:color="auto"/>
      </w:divBdr>
    </w:div>
    <w:div w:id="112746698">
      <w:bodyDiv w:val="1"/>
      <w:marLeft w:val="0"/>
      <w:marRight w:val="0"/>
      <w:marTop w:val="0"/>
      <w:marBottom w:val="0"/>
      <w:divBdr>
        <w:top w:val="none" w:sz="0" w:space="0" w:color="auto"/>
        <w:left w:val="none" w:sz="0" w:space="0" w:color="auto"/>
        <w:bottom w:val="none" w:sz="0" w:space="0" w:color="auto"/>
        <w:right w:val="none" w:sz="0" w:space="0" w:color="auto"/>
      </w:divBdr>
    </w:div>
    <w:div w:id="113332233">
      <w:bodyDiv w:val="1"/>
      <w:marLeft w:val="0"/>
      <w:marRight w:val="0"/>
      <w:marTop w:val="0"/>
      <w:marBottom w:val="0"/>
      <w:divBdr>
        <w:top w:val="none" w:sz="0" w:space="0" w:color="auto"/>
        <w:left w:val="none" w:sz="0" w:space="0" w:color="auto"/>
        <w:bottom w:val="none" w:sz="0" w:space="0" w:color="auto"/>
        <w:right w:val="none" w:sz="0" w:space="0" w:color="auto"/>
      </w:divBdr>
      <w:divsChild>
        <w:div w:id="864749899">
          <w:marLeft w:val="0"/>
          <w:marRight w:val="0"/>
          <w:marTop w:val="0"/>
          <w:marBottom w:val="0"/>
          <w:divBdr>
            <w:top w:val="none" w:sz="0" w:space="0" w:color="auto"/>
            <w:left w:val="none" w:sz="0" w:space="0" w:color="auto"/>
            <w:bottom w:val="none" w:sz="0" w:space="0" w:color="auto"/>
            <w:right w:val="none" w:sz="0" w:space="0" w:color="auto"/>
          </w:divBdr>
          <w:divsChild>
            <w:div w:id="814564486">
              <w:marLeft w:val="0"/>
              <w:marRight w:val="0"/>
              <w:marTop w:val="0"/>
              <w:marBottom w:val="0"/>
              <w:divBdr>
                <w:top w:val="none" w:sz="0" w:space="0" w:color="auto"/>
                <w:left w:val="none" w:sz="0" w:space="0" w:color="auto"/>
                <w:bottom w:val="none" w:sz="0" w:space="0" w:color="auto"/>
                <w:right w:val="none" w:sz="0" w:space="0" w:color="auto"/>
              </w:divBdr>
            </w:div>
            <w:div w:id="996499437">
              <w:marLeft w:val="0"/>
              <w:marRight w:val="0"/>
              <w:marTop w:val="0"/>
              <w:marBottom w:val="0"/>
              <w:divBdr>
                <w:top w:val="none" w:sz="0" w:space="0" w:color="auto"/>
                <w:left w:val="none" w:sz="0" w:space="0" w:color="auto"/>
                <w:bottom w:val="none" w:sz="0" w:space="0" w:color="auto"/>
                <w:right w:val="none" w:sz="0" w:space="0" w:color="auto"/>
              </w:divBdr>
            </w:div>
            <w:div w:id="14223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762">
      <w:bodyDiv w:val="1"/>
      <w:marLeft w:val="0"/>
      <w:marRight w:val="0"/>
      <w:marTop w:val="0"/>
      <w:marBottom w:val="0"/>
      <w:divBdr>
        <w:top w:val="none" w:sz="0" w:space="0" w:color="auto"/>
        <w:left w:val="none" w:sz="0" w:space="0" w:color="auto"/>
        <w:bottom w:val="none" w:sz="0" w:space="0" w:color="auto"/>
        <w:right w:val="none" w:sz="0" w:space="0" w:color="auto"/>
      </w:divBdr>
    </w:div>
    <w:div w:id="115952416">
      <w:bodyDiv w:val="1"/>
      <w:marLeft w:val="0"/>
      <w:marRight w:val="0"/>
      <w:marTop w:val="0"/>
      <w:marBottom w:val="0"/>
      <w:divBdr>
        <w:top w:val="none" w:sz="0" w:space="0" w:color="auto"/>
        <w:left w:val="none" w:sz="0" w:space="0" w:color="auto"/>
        <w:bottom w:val="none" w:sz="0" w:space="0" w:color="auto"/>
        <w:right w:val="none" w:sz="0" w:space="0" w:color="auto"/>
      </w:divBdr>
    </w:div>
    <w:div w:id="116685028">
      <w:bodyDiv w:val="1"/>
      <w:marLeft w:val="0"/>
      <w:marRight w:val="0"/>
      <w:marTop w:val="0"/>
      <w:marBottom w:val="0"/>
      <w:divBdr>
        <w:top w:val="none" w:sz="0" w:space="0" w:color="auto"/>
        <w:left w:val="none" w:sz="0" w:space="0" w:color="auto"/>
        <w:bottom w:val="none" w:sz="0" w:space="0" w:color="auto"/>
        <w:right w:val="none" w:sz="0" w:space="0" w:color="auto"/>
      </w:divBdr>
      <w:divsChild>
        <w:div w:id="498925818">
          <w:marLeft w:val="1800"/>
          <w:marRight w:val="0"/>
          <w:marTop w:val="77"/>
          <w:marBottom w:val="0"/>
          <w:divBdr>
            <w:top w:val="none" w:sz="0" w:space="0" w:color="auto"/>
            <w:left w:val="none" w:sz="0" w:space="0" w:color="auto"/>
            <w:bottom w:val="none" w:sz="0" w:space="0" w:color="auto"/>
            <w:right w:val="none" w:sz="0" w:space="0" w:color="auto"/>
          </w:divBdr>
        </w:div>
        <w:div w:id="802843732">
          <w:marLeft w:val="1800"/>
          <w:marRight w:val="0"/>
          <w:marTop w:val="77"/>
          <w:marBottom w:val="0"/>
          <w:divBdr>
            <w:top w:val="none" w:sz="0" w:space="0" w:color="auto"/>
            <w:left w:val="none" w:sz="0" w:space="0" w:color="auto"/>
            <w:bottom w:val="none" w:sz="0" w:space="0" w:color="auto"/>
            <w:right w:val="none" w:sz="0" w:space="0" w:color="auto"/>
          </w:divBdr>
        </w:div>
        <w:div w:id="1224369716">
          <w:marLeft w:val="547"/>
          <w:marRight w:val="0"/>
          <w:marTop w:val="115"/>
          <w:marBottom w:val="0"/>
          <w:divBdr>
            <w:top w:val="none" w:sz="0" w:space="0" w:color="auto"/>
            <w:left w:val="none" w:sz="0" w:space="0" w:color="auto"/>
            <w:bottom w:val="none" w:sz="0" w:space="0" w:color="auto"/>
            <w:right w:val="none" w:sz="0" w:space="0" w:color="auto"/>
          </w:divBdr>
        </w:div>
        <w:div w:id="1869950045">
          <w:marLeft w:val="1166"/>
          <w:marRight w:val="0"/>
          <w:marTop w:val="96"/>
          <w:marBottom w:val="0"/>
          <w:divBdr>
            <w:top w:val="none" w:sz="0" w:space="0" w:color="auto"/>
            <w:left w:val="none" w:sz="0" w:space="0" w:color="auto"/>
            <w:bottom w:val="none" w:sz="0" w:space="0" w:color="auto"/>
            <w:right w:val="none" w:sz="0" w:space="0" w:color="auto"/>
          </w:divBdr>
        </w:div>
      </w:divsChild>
    </w:div>
    <w:div w:id="117844871">
      <w:bodyDiv w:val="1"/>
      <w:marLeft w:val="0"/>
      <w:marRight w:val="0"/>
      <w:marTop w:val="0"/>
      <w:marBottom w:val="0"/>
      <w:divBdr>
        <w:top w:val="none" w:sz="0" w:space="0" w:color="auto"/>
        <w:left w:val="none" w:sz="0" w:space="0" w:color="auto"/>
        <w:bottom w:val="none" w:sz="0" w:space="0" w:color="auto"/>
        <w:right w:val="none" w:sz="0" w:space="0" w:color="auto"/>
      </w:divBdr>
    </w:div>
    <w:div w:id="118301114">
      <w:bodyDiv w:val="1"/>
      <w:marLeft w:val="0"/>
      <w:marRight w:val="0"/>
      <w:marTop w:val="0"/>
      <w:marBottom w:val="0"/>
      <w:divBdr>
        <w:top w:val="none" w:sz="0" w:space="0" w:color="auto"/>
        <w:left w:val="none" w:sz="0" w:space="0" w:color="auto"/>
        <w:bottom w:val="none" w:sz="0" w:space="0" w:color="auto"/>
        <w:right w:val="none" w:sz="0" w:space="0" w:color="auto"/>
      </w:divBdr>
      <w:divsChild>
        <w:div w:id="269632380">
          <w:marLeft w:val="547"/>
          <w:marRight w:val="0"/>
          <w:marTop w:val="96"/>
          <w:marBottom w:val="0"/>
          <w:divBdr>
            <w:top w:val="none" w:sz="0" w:space="0" w:color="auto"/>
            <w:left w:val="none" w:sz="0" w:space="0" w:color="auto"/>
            <w:bottom w:val="none" w:sz="0" w:space="0" w:color="auto"/>
            <w:right w:val="none" w:sz="0" w:space="0" w:color="auto"/>
          </w:divBdr>
        </w:div>
        <w:div w:id="937830370">
          <w:marLeft w:val="547"/>
          <w:marRight w:val="0"/>
          <w:marTop w:val="96"/>
          <w:marBottom w:val="0"/>
          <w:divBdr>
            <w:top w:val="none" w:sz="0" w:space="0" w:color="auto"/>
            <w:left w:val="none" w:sz="0" w:space="0" w:color="auto"/>
            <w:bottom w:val="none" w:sz="0" w:space="0" w:color="auto"/>
            <w:right w:val="none" w:sz="0" w:space="0" w:color="auto"/>
          </w:divBdr>
        </w:div>
        <w:div w:id="1541671585">
          <w:marLeft w:val="547"/>
          <w:marRight w:val="0"/>
          <w:marTop w:val="96"/>
          <w:marBottom w:val="0"/>
          <w:divBdr>
            <w:top w:val="none" w:sz="0" w:space="0" w:color="auto"/>
            <w:left w:val="none" w:sz="0" w:space="0" w:color="auto"/>
            <w:bottom w:val="none" w:sz="0" w:space="0" w:color="auto"/>
            <w:right w:val="none" w:sz="0" w:space="0" w:color="auto"/>
          </w:divBdr>
        </w:div>
        <w:div w:id="1700470182">
          <w:marLeft w:val="1166"/>
          <w:marRight w:val="0"/>
          <w:marTop w:val="96"/>
          <w:marBottom w:val="0"/>
          <w:divBdr>
            <w:top w:val="none" w:sz="0" w:space="0" w:color="auto"/>
            <w:left w:val="none" w:sz="0" w:space="0" w:color="auto"/>
            <w:bottom w:val="none" w:sz="0" w:space="0" w:color="auto"/>
            <w:right w:val="none" w:sz="0" w:space="0" w:color="auto"/>
          </w:divBdr>
        </w:div>
        <w:div w:id="1872691916">
          <w:marLeft w:val="1166"/>
          <w:marRight w:val="0"/>
          <w:marTop w:val="96"/>
          <w:marBottom w:val="0"/>
          <w:divBdr>
            <w:top w:val="none" w:sz="0" w:space="0" w:color="auto"/>
            <w:left w:val="none" w:sz="0" w:space="0" w:color="auto"/>
            <w:bottom w:val="none" w:sz="0" w:space="0" w:color="auto"/>
            <w:right w:val="none" w:sz="0" w:space="0" w:color="auto"/>
          </w:divBdr>
        </w:div>
        <w:div w:id="2003659531">
          <w:marLeft w:val="1166"/>
          <w:marRight w:val="0"/>
          <w:marTop w:val="96"/>
          <w:marBottom w:val="0"/>
          <w:divBdr>
            <w:top w:val="none" w:sz="0" w:space="0" w:color="auto"/>
            <w:left w:val="none" w:sz="0" w:space="0" w:color="auto"/>
            <w:bottom w:val="none" w:sz="0" w:space="0" w:color="auto"/>
            <w:right w:val="none" w:sz="0" w:space="0" w:color="auto"/>
          </w:divBdr>
        </w:div>
      </w:divsChild>
    </w:div>
    <w:div w:id="118375267">
      <w:bodyDiv w:val="1"/>
      <w:marLeft w:val="0"/>
      <w:marRight w:val="0"/>
      <w:marTop w:val="0"/>
      <w:marBottom w:val="0"/>
      <w:divBdr>
        <w:top w:val="none" w:sz="0" w:space="0" w:color="auto"/>
        <w:left w:val="none" w:sz="0" w:space="0" w:color="auto"/>
        <w:bottom w:val="none" w:sz="0" w:space="0" w:color="auto"/>
        <w:right w:val="none" w:sz="0" w:space="0" w:color="auto"/>
      </w:divBdr>
    </w:div>
    <w:div w:id="119537682">
      <w:bodyDiv w:val="1"/>
      <w:marLeft w:val="0"/>
      <w:marRight w:val="0"/>
      <w:marTop w:val="0"/>
      <w:marBottom w:val="0"/>
      <w:divBdr>
        <w:top w:val="none" w:sz="0" w:space="0" w:color="auto"/>
        <w:left w:val="none" w:sz="0" w:space="0" w:color="auto"/>
        <w:bottom w:val="none" w:sz="0" w:space="0" w:color="auto"/>
        <w:right w:val="none" w:sz="0" w:space="0" w:color="auto"/>
      </w:divBdr>
    </w:div>
    <w:div w:id="120926285">
      <w:bodyDiv w:val="1"/>
      <w:marLeft w:val="0"/>
      <w:marRight w:val="0"/>
      <w:marTop w:val="0"/>
      <w:marBottom w:val="0"/>
      <w:divBdr>
        <w:top w:val="none" w:sz="0" w:space="0" w:color="auto"/>
        <w:left w:val="none" w:sz="0" w:space="0" w:color="auto"/>
        <w:bottom w:val="none" w:sz="0" w:space="0" w:color="auto"/>
        <w:right w:val="none" w:sz="0" w:space="0" w:color="auto"/>
      </w:divBdr>
      <w:divsChild>
        <w:div w:id="36442486">
          <w:marLeft w:val="1166"/>
          <w:marRight w:val="0"/>
          <w:marTop w:val="96"/>
          <w:marBottom w:val="0"/>
          <w:divBdr>
            <w:top w:val="none" w:sz="0" w:space="0" w:color="auto"/>
            <w:left w:val="none" w:sz="0" w:space="0" w:color="auto"/>
            <w:bottom w:val="none" w:sz="0" w:space="0" w:color="auto"/>
            <w:right w:val="none" w:sz="0" w:space="0" w:color="auto"/>
          </w:divBdr>
        </w:div>
        <w:div w:id="412512541">
          <w:marLeft w:val="547"/>
          <w:marRight w:val="0"/>
          <w:marTop w:val="115"/>
          <w:marBottom w:val="0"/>
          <w:divBdr>
            <w:top w:val="none" w:sz="0" w:space="0" w:color="auto"/>
            <w:left w:val="none" w:sz="0" w:space="0" w:color="auto"/>
            <w:bottom w:val="none" w:sz="0" w:space="0" w:color="auto"/>
            <w:right w:val="none" w:sz="0" w:space="0" w:color="auto"/>
          </w:divBdr>
        </w:div>
        <w:div w:id="986324945">
          <w:marLeft w:val="547"/>
          <w:marRight w:val="0"/>
          <w:marTop w:val="115"/>
          <w:marBottom w:val="0"/>
          <w:divBdr>
            <w:top w:val="none" w:sz="0" w:space="0" w:color="auto"/>
            <w:left w:val="none" w:sz="0" w:space="0" w:color="auto"/>
            <w:bottom w:val="none" w:sz="0" w:space="0" w:color="auto"/>
            <w:right w:val="none" w:sz="0" w:space="0" w:color="auto"/>
          </w:divBdr>
        </w:div>
      </w:divsChild>
    </w:div>
    <w:div w:id="121387252">
      <w:bodyDiv w:val="1"/>
      <w:marLeft w:val="0"/>
      <w:marRight w:val="0"/>
      <w:marTop w:val="0"/>
      <w:marBottom w:val="0"/>
      <w:divBdr>
        <w:top w:val="none" w:sz="0" w:space="0" w:color="auto"/>
        <w:left w:val="none" w:sz="0" w:space="0" w:color="auto"/>
        <w:bottom w:val="none" w:sz="0" w:space="0" w:color="auto"/>
        <w:right w:val="none" w:sz="0" w:space="0" w:color="auto"/>
      </w:divBdr>
    </w:div>
    <w:div w:id="122583627">
      <w:bodyDiv w:val="1"/>
      <w:marLeft w:val="0"/>
      <w:marRight w:val="0"/>
      <w:marTop w:val="0"/>
      <w:marBottom w:val="0"/>
      <w:divBdr>
        <w:top w:val="none" w:sz="0" w:space="0" w:color="auto"/>
        <w:left w:val="none" w:sz="0" w:space="0" w:color="auto"/>
        <w:bottom w:val="none" w:sz="0" w:space="0" w:color="auto"/>
        <w:right w:val="none" w:sz="0" w:space="0" w:color="auto"/>
      </w:divBdr>
      <w:divsChild>
        <w:div w:id="6106348">
          <w:marLeft w:val="1800"/>
          <w:marRight w:val="0"/>
          <w:marTop w:val="77"/>
          <w:marBottom w:val="0"/>
          <w:divBdr>
            <w:top w:val="none" w:sz="0" w:space="0" w:color="auto"/>
            <w:left w:val="none" w:sz="0" w:space="0" w:color="auto"/>
            <w:bottom w:val="none" w:sz="0" w:space="0" w:color="auto"/>
            <w:right w:val="none" w:sz="0" w:space="0" w:color="auto"/>
          </w:divBdr>
        </w:div>
        <w:div w:id="103958874">
          <w:marLeft w:val="1800"/>
          <w:marRight w:val="0"/>
          <w:marTop w:val="77"/>
          <w:marBottom w:val="0"/>
          <w:divBdr>
            <w:top w:val="none" w:sz="0" w:space="0" w:color="auto"/>
            <w:left w:val="none" w:sz="0" w:space="0" w:color="auto"/>
            <w:bottom w:val="none" w:sz="0" w:space="0" w:color="auto"/>
            <w:right w:val="none" w:sz="0" w:space="0" w:color="auto"/>
          </w:divBdr>
        </w:div>
        <w:div w:id="149643650">
          <w:marLeft w:val="1800"/>
          <w:marRight w:val="0"/>
          <w:marTop w:val="77"/>
          <w:marBottom w:val="0"/>
          <w:divBdr>
            <w:top w:val="none" w:sz="0" w:space="0" w:color="auto"/>
            <w:left w:val="none" w:sz="0" w:space="0" w:color="auto"/>
            <w:bottom w:val="none" w:sz="0" w:space="0" w:color="auto"/>
            <w:right w:val="none" w:sz="0" w:space="0" w:color="auto"/>
          </w:divBdr>
        </w:div>
        <w:div w:id="376399377">
          <w:marLeft w:val="1166"/>
          <w:marRight w:val="0"/>
          <w:marTop w:val="86"/>
          <w:marBottom w:val="0"/>
          <w:divBdr>
            <w:top w:val="none" w:sz="0" w:space="0" w:color="auto"/>
            <w:left w:val="none" w:sz="0" w:space="0" w:color="auto"/>
            <w:bottom w:val="none" w:sz="0" w:space="0" w:color="auto"/>
            <w:right w:val="none" w:sz="0" w:space="0" w:color="auto"/>
          </w:divBdr>
        </w:div>
        <w:div w:id="674113777">
          <w:marLeft w:val="1166"/>
          <w:marRight w:val="0"/>
          <w:marTop w:val="86"/>
          <w:marBottom w:val="0"/>
          <w:divBdr>
            <w:top w:val="none" w:sz="0" w:space="0" w:color="auto"/>
            <w:left w:val="none" w:sz="0" w:space="0" w:color="auto"/>
            <w:bottom w:val="none" w:sz="0" w:space="0" w:color="auto"/>
            <w:right w:val="none" w:sz="0" w:space="0" w:color="auto"/>
          </w:divBdr>
        </w:div>
        <w:div w:id="676929801">
          <w:marLeft w:val="1166"/>
          <w:marRight w:val="0"/>
          <w:marTop w:val="86"/>
          <w:marBottom w:val="0"/>
          <w:divBdr>
            <w:top w:val="none" w:sz="0" w:space="0" w:color="auto"/>
            <w:left w:val="none" w:sz="0" w:space="0" w:color="auto"/>
            <w:bottom w:val="none" w:sz="0" w:space="0" w:color="auto"/>
            <w:right w:val="none" w:sz="0" w:space="0" w:color="auto"/>
          </w:divBdr>
        </w:div>
        <w:div w:id="692417323">
          <w:marLeft w:val="547"/>
          <w:marRight w:val="0"/>
          <w:marTop w:val="115"/>
          <w:marBottom w:val="0"/>
          <w:divBdr>
            <w:top w:val="none" w:sz="0" w:space="0" w:color="auto"/>
            <w:left w:val="none" w:sz="0" w:space="0" w:color="auto"/>
            <w:bottom w:val="none" w:sz="0" w:space="0" w:color="auto"/>
            <w:right w:val="none" w:sz="0" w:space="0" w:color="auto"/>
          </w:divBdr>
        </w:div>
        <w:div w:id="722409334">
          <w:marLeft w:val="1800"/>
          <w:marRight w:val="0"/>
          <w:marTop w:val="77"/>
          <w:marBottom w:val="0"/>
          <w:divBdr>
            <w:top w:val="none" w:sz="0" w:space="0" w:color="auto"/>
            <w:left w:val="none" w:sz="0" w:space="0" w:color="auto"/>
            <w:bottom w:val="none" w:sz="0" w:space="0" w:color="auto"/>
            <w:right w:val="none" w:sz="0" w:space="0" w:color="auto"/>
          </w:divBdr>
        </w:div>
        <w:div w:id="1399589644">
          <w:marLeft w:val="2520"/>
          <w:marRight w:val="0"/>
          <w:marTop w:val="53"/>
          <w:marBottom w:val="0"/>
          <w:divBdr>
            <w:top w:val="none" w:sz="0" w:space="0" w:color="auto"/>
            <w:left w:val="none" w:sz="0" w:space="0" w:color="auto"/>
            <w:bottom w:val="none" w:sz="0" w:space="0" w:color="auto"/>
            <w:right w:val="none" w:sz="0" w:space="0" w:color="auto"/>
          </w:divBdr>
        </w:div>
        <w:div w:id="1461066932">
          <w:marLeft w:val="547"/>
          <w:marRight w:val="0"/>
          <w:marTop w:val="115"/>
          <w:marBottom w:val="0"/>
          <w:divBdr>
            <w:top w:val="none" w:sz="0" w:space="0" w:color="auto"/>
            <w:left w:val="none" w:sz="0" w:space="0" w:color="auto"/>
            <w:bottom w:val="none" w:sz="0" w:space="0" w:color="auto"/>
            <w:right w:val="none" w:sz="0" w:space="0" w:color="auto"/>
          </w:divBdr>
        </w:div>
        <w:div w:id="1547832657">
          <w:marLeft w:val="1166"/>
          <w:marRight w:val="0"/>
          <w:marTop w:val="86"/>
          <w:marBottom w:val="0"/>
          <w:divBdr>
            <w:top w:val="none" w:sz="0" w:space="0" w:color="auto"/>
            <w:left w:val="none" w:sz="0" w:space="0" w:color="auto"/>
            <w:bottom w:val="none" w:sz="0" w:space="0" w:color="auto"/>
            <w:right w:val="none" w:sz="0" w:space="0" w:color="auto"/>
          </w:divBdr>
        </w:div>
        <w:div w:id="1654750986">
          <w:marLeft w:val="1800"/>
          <w:marRight w:val="0"/>
          <w:marTop w:val="77"/>
          <w:marBottom w:val="0"/>
          <w:divBdr>
            <w:top w:val="none" w:sz="0" w:space="0" w:color="auto"/>
            <w:left w:val="none" w:sz="0" w:space="0" w:color="auto"/>
            <w:bottom w:val="none" w:sz="0" w:space="0" w:color="auto"/>
            <w:right w:val="none" w:sz="0" w:space="0" w:color="auto"/>
          </w:divBdr>
        </w:div>
        <w:div w:id="1874227649">
          <w:marLeft w:val="1166"/>
          <w:marRight w:val="0"/>
          <w:marTop w:val="86"/>
          <w:marBottom w:val="0"/>
          <w:divBdr>
            <w:top w:val="none" w:sz="0" w:space="0" w:color="auto"/>
            <w:left w:val="none" w:sz="0" w:space="0" w:color="auto"/>
            <w:bottom w:val="none" w:sz="0" w:space="0" w:color="auto"/>
            <w:right w:val="none" w:sz="0" w:space="0" w:color="auto"/>
          </w:divBdr>
        </w:div>
      </w:divsChild>
    </w:div>
    <w:div w:id="124155510">
      <w:bodyDiv w:val="1"/>
      <w:marLeft w:val="0"/>
      <w:marRight w:val="0"/>
      <w:marTop w:val="0"/>
      <w:marBottom w:val="0"/>
      <w:divBdr>
        <w:top w:val="none" w:sz="0" w:space="0" w:color="auto"/>
        <w:left w:val="none" w:sz="0" w:space="0" w:color="auto"/>
        <w:bottom w:val="none" w:sz="0" w:space="0" w:color="auto"/>
        <w:right w:val="none" w:sz="0" w:space="0" w:color="auto"/>
      </w:divBdr>
    </w:div>
    <w:div w:id="124280802">
      <w:bodyDiv w:val="1"/>
      <w:marLeft w:val="0"/>
      <w:marRight w:val="0"/>
      <w:marTop w:val="0"/>
      <w:marBottom w:val="0"/>
      <w:divBdr>
        <w:top w:val="none" w:sz="0" w:space="0" w:color="auto"/>
        <w:left w:val="none" w:sz="0" w:space="0" w:color="auto"/>
        <w:bottom w:val="none" w:sz="0" w:space="0" w:color="auto"/>
        <w:right w:val="none" w:sz="0" w:space="0" w:color="auto"/>
      </w:divBdr>
    </w:div>
    <w:div w:id="124392591">
      <w:bodyDiv w:val="1"/>
      <w:marLeft w:val="0"/>
      <w:marRight w:val="0"/>
      <w:marTop w:val="0"/>
      <w:marBottom w:val="0"/>
      <w:divBdr>
        <w:top w:val="none" w:sz="0" w:space="0" w:color="auto"/>
        <w:left w:val="none" w:sz="0" w:space="0" w:color="auto"/>
        <w:bottom w:val="none" w:sz="0" w:space="0" w:color="auto"/>
        <w:right w:val="none" w:sz="0" w:space="0" w:color="auto"/>
      </w:divBdr>
    </w:div>
    <w:div w:id="125271944">
      <w:bodyDiv w:val="1"/>
      <w:marLeft w:val="0"/>
      <w:marRight w:val="0"/>
      <w:marTop w:val="0"/>
      <w:marBottom w:val="0"/>
      <w:divBdr>
        <w:top w:val="none" w:sz="0" w:space="0" w:color="auto"/>
        <w:left w:val="none" w:sz="0" w:space="0" w:color="auto"/>
        <w:bottom w:val="none" w:sz="0" w:space="0" w:color="auto"/>
        <w:right w:val="none" w:sz="0" w:space="0" w:color="auto"/>
      </w:divBdr>
    </w:div>
    <w:div w:id="125898428">
      <w:bodyDiv w:val="1"/>
      <w:marLeft w:val="0"/>
      <w:marRight w:val="0"/>
      <w:marTop w:val="0"/>
      <w:marBottom w:val="0"/>
      <w:divBdr>
        <w:top w:val="none" w:sz="0" w:space="0" w:color="auto"/>
        <w:left w:val="none" w:sz="0" w:space="0" w:color="auto"/>
        <w:bottom w:val="none" w:sz="0" w:space="0" w:color="auto"/>
        <w:right w:val="none" w:sz="0" w:space="0" w:color="auto"/>
      </w:divBdr>
    </w:div>
    <w:div w:id="127087015">
      <w:bodyDiv w:val="1"/>
      <w:marLeft w:val="0"/>
      <w:marRight w:val="0"/>
      <w:marTop w:val="0"/>
      <w:marBottom w:val="0"/>
      <w:divBdr>
        <w:top w:val="none" w:sz="0" w:space="0" w:color="auto"/>
        <w:left w:val="none" w:sz="0" w:space="0" w:color="auto"/>
        <w:bottom w:val="none" w:sz="0" w:space="0" w:color="auto"/>
        <w:right w:val="none" w:sz="0" w:space="0" w:color="auto"/>
      </w:divBdr>
      <w:divsChild>
        <w:div w:id="214582777">
          <w:marLeft w:val="1166"/>
          <w:marRight w:val="0"/>
          <w:marTop w:val="96"/>
          <w:marBottom w:val="0"/>
          <w:divBdr>
            <w:top w:val="none" w:sz="0" w:space="0" w:color="auto"/>
            <w:left w:val="none" w:sz="0" w:space="0" w:color="auto"/>
            <w:bottom w:val="none" w:sz="0" w:space="0" w:color="auto"/>
            <w:right w:val="none" w:sz="0" w:space="0" w:color="auto"/>
          </w:divBdr>
        </w:div>
        <w:div w:id="1031227911">
          <w:marLeft w:val="547"/>
          <w:marRight w:val="0"/>
          <w:marTop w:val="115"/>
          <w:marBottom w:val="0"/>
          <w:divBdr>
            <w:top w:val="none" w:sz="0" w:space="0" w:color="auto"/>
            <w:left w:val="none" w:sz="0" w:space="0" w:color="auto"/>
            <w:bottom w:val="none" w:sz="0" w:space="0" w:color="auto"/>
            <w:right w:val="none" w:sz="0" w:space="0" w:color="auto"/>
          </w:divBdr>
        </w:div>
        <w:div w:id="1457941826">
          <w:marLeft w:val="1166"/>
          <w:marRight w:val="0"/>
          <w:marTop w:val="96"/>
          <w:marBottom w:val="0"/>
          <w:divBdr>
            <w:top w:val="none" w:sz="0" w:space="0" w:color="auto"/>
            <w:left w:val="none" w:sz="0" w:space="0" w:color="auto"/>
            <w:bottom w:val="none" w:sz="0" w:space="0" w:color="auto"/>
            <w:right w:val="none" w:sz="0" w:space="0" w:color="auto"/>
          </w:divBdr>
        </w:div>
      </w:divsChild>
    </w:div>
    <w:div w:id="128327191">
      <w:bodyDiv w:val="1"/>
      <w:marLeft w:val="0"/>
      <w:marRight w:val="0"/>
      <w:marTop w:val="0"/>
      <w:marBottom w:val="0"/>
      <w:divBdr>
        <w:top w:val="none" w:sz="0" w:space="0" w:color="auto"/>
        <w:left w:val="none" w:sz="0" w:space="0" w:color="auto"/>
        <w:bottom w:val="none" w:sz="0" w:space="0" w:color="auto"/>
        <w:right w:val="none" w:sz="0" w:space="0" w:color="auto"/>
      </w:divBdr>
    </w:div>
    <w:div w:id="128400349">
      <w:bodyDiv w:val="1"/>
      <w:marLeft w:val="0"/>
      <w:marRight w:val="0"/>
      <w:marTop w:val="0"/>
      <w:marBottom w:val="0"/>
      <w:divBdr>
        <w:top w:val="none" w:sz="0" w:space="0" w:color="auto"/>
        <w:left w:val="none" w:sz="0" w:space="0" w:color="auto"/>
        <w:bottom w:val="none" w:sz="0" w:space="0" w:color="auto"/>
        <w:right w:val="none" w:sz="0" w:space="0" w:color="auto"/>
      </w:divBdr>
    </w:div>
    <w:div w:id="128600141">
      <w:bodyDiv w:val="1"/>
      <w:marLeft w:val="0"/>
      <w:marRight w:val="0"/>
      <w:marTop w:val="0"/>
      <w:marBottom w:val="0"/>
      <w:divBdr>
        <w:top w:val="none" w:sz="0" w:space="0" w:color="auto"/>
        <w:left w:val="none" w:sz="0" w:space="0" w:color="auto"/>
        <w:bottom w:val="none" w:sz="0" w:space="0" w:color="auto"/>
        <w:right w:val="none" w:sz="0" w:space="0" w:color="auto"/>
      </w:divBdr>
    </w:div>
    <w:div w:id="129520506">
      <w:bodyDiv w:val="1"/>
      <w:marLeft w:val="0"/>
      <w:marRight w:val="0"/>
      <w:marTop w:val="0"/>
      <w:marBottom w:val="0"/>
      <w:divBdr>
        <w:top w:val="none" w:sz="0" w:space="0" w:color="auto"/>
        <w:left w:val="none" w:sz="0" w:space="0" w:color="auto"/>
        <w:bottom w:val="none" w:sz="0" w:space="0" w:color="auto"/>
        <w:right w:val="none" w:sz="0" w:space="0" w:color="auto"/>
      </w:divBdr>
    </w:div>
    <w:div w:id="129595656">
      <w:bodyDiv w:val="1"/>
      <w:marLeft w:val="0"/>
      <w:marRight w:val="0"/>
      <w:marTop w:val="0"/>
      <w:marBottom w:val="0"/>
      <w:divBdr>
        <w:top w:val="none" w:sz="0" w:space="0" w:color="auto"/>
        <w:left w:val="none" w:sz="0" w:space="0" w:color="auto"/>
        <w:bottom w:val="none" w:sz="0" w:space="0" w:color="auto"/>
        <w:right w:val="none" w:sz="0" w:space="0" w:color="auto"/>
      </w:divBdr>
      <w:divsChild>
        <w:div w:id="618999221">
          <w:marLeft w:val="1166"/>
          <w:marRight w:val="0"/>
          <w:marTop w:val="134"/>
          <w:marBottom w:val="0"/>
          <w:divBdr>
            <w:top w:val="none" w:sz="0" w:space="0" w:color="auto"/>
            <w:left w:val="none" w:sz="0" w:space="0" w:color="auto"/>
            <w:bottom w:val="none" w:sz="0" w:space="0" w:color="auto"/>
            <w:right w:val="none" w:sz="0" w:space="0" w:color="auto"/>
          </w:divBdr>
        </w:div>
        <w:div w:id="699474762">
          <w:marLeft w:val="547"/>
          <w:marRight w:val="0"/>
          <w:marTop w:val="154"/>
          <w:marBottom w:val="0"/>
          <w:divBdr>
            <w:top w:val="none" w:sz="0" w:space="0" w:color="auto"/>
            <w:left w:val="none" w:sz="0" w:space="0" w:color="auto"/>
            <w:bottom w:val="none" w:sz="0" w:space="0" w:color="auto"/>
            <w:right w:val="none" w:sz="0" w:space="0" w:color="auto"/>
          </w:divBdr>
        </w:div>
        <w:div w:id="850099438">
          <w:marLeft w:val="1166"/>
          <w:marRight w:val="0"/>
          <w:marTop w:val="134"/>
          <w:marBottom w:val="0"/>
          <w:divBdr>
            <w:top w:val="none" w:sz="0" w:space="0" w:color="auto"/>
            <w:left w:val="none" w:sz="0" w:space="0" w:color="auto"/>
            <w:bottom w:val="none" w:sz="0" w:space="0" w:color="auto"/>
            <w:right w:val="none" w:sz="0" w:space="0" w:color="auto"/>
          </w:divBdr>
        </w:div>
      </w:divsChild>
    </w:div>
    <w:div w:id="130708692">
      <w:bodyDiv w:val="1"/>
      <w:marLeft w:val="0"/>
      <w:marRight w:val="0"/>
      <w:marTop w:val="0"/>
      <w:marBottom w:val="0"/>
      <w:divBdr>
        <w:top w:val="none" w:sz="0" w:space="0" w:color="auto"/>
        <w:left w:val="none" w:sz="0" w:space="0" w:color="auto"/>
        <w:bottom w:val="none" w:sz="0" w:space="0" w:color="auto"/>
        <w:right w:val="none" w:sz="0" w:space="0" w:color="auto"/>
      </w:divBdr>
    </w:div>
    <w:div w:id="131099609">
      <w:bodyDiv w:val="1"/>
      <w:marLeft w:val="0"/>
      <w:marRight w:val="0"/>
      <w:marTop w:val="0"/>
      <w:marBottom w:val="0"/>
      <w:divBdr>
        <w:top w:val="none" w:sz="0" w:space="0" w:color="auto"/>
        <w:left w:val="none" w:sz="0" w:space="0" w:color="auto"/>
        <w:bottom w:val="none" w:sz="0" w:space="0" w:color="auto"/>
        <w:right w:val="none" w:sz="0" w:space="0" w:color="auto"/>
      </w:divBdr>
    </w:div>
    <w:div w:id="131101712">
      <w:bodyDiv w:val="1"/>
      <w:marLeft w:val="0"/>
      <w:marRight w:val="0"/>
      <w:marTop w:val="0"/>
      <w:marBottom w:val="0"/>
      <w:divBdr>
        <w:top w:val="none" w:sz="0" w:space="0" w:color="auto"/>
        <w:left w:val="none" w:sz="0" w:space="0" w:color="auto"/>
        <w:bottom w:val="none" w:sz="0" w:space="0" w:color="auto"/>
        <w:right w:val="none" w:sz="0" w:space="0" w:color="auto"/>
      </w:divBdr>
      <w:divsChild>
        <w:div w:id="1556813055">
          <w:marLeft w:val="0"/>
          <w:marRight w:val="0"/>
          <w:marTop w:val="0"/>
          <w:marBottom w:val="0"/>
          <w:divBdr>
            <w:top w:val="none" w:sz="0" w:space="0" w:color="auto"/>
            <w:left w:val="none" w:sz="0" w:space="0" w:color="auto"/>
            <w:bottom w:val="none" w:sz="0" w:space="0" w:color="auto"/>
            <w:right w:val="none" w:sz="0" w:space="0" w:color="auto"/>
          </w:divBdr>
          <w:divsChild>
            <w:div w:id="199319234">
              <w:marLeft w:val="0"/>
              <w:marRight w:val="0"/>
              <w:marTop w:val="0"/>
              <w:marBottom w:val="0"/>
              <w:divBdr>
                <w:top w:val="none" w:sz="0" w:space="0" w:color="auto"/>
                <w:left w:val="none" w:sz="0" w:space="0" w:color="auto"/>
                <w:bottom w:val="none" w:sz="0" w:space="0" w:color="auto"/>
                <w:right w:val="none" w:sz="0" w:space="0" w:color="auto"/>
              </w:divBdr>
            </w:div>
            <w:div w:id="699550802">
              <w:marLeft w:val="0"/>
              <w:marRight w:val="0"/>
              <w:marTop w:val="0"/>
              <w:marBottom w:val="0"/>
              <w:divBdr>
                <w:top w:val="none" w:sz="0" w:space="0" w:color="auto"/>
                <w:left w:val="none" w:sz="0" w:space="0" w:color="auto"/>
                <w:bottom w:val="none" w:sz="0" w:space="0" w:color="auto"/>
                <w:right w:val="none" w:sz="0" w:space="0" w:color="auto"/>
              </w:divBdr>
            </w:div>
            <w:div w:id="805701623">
              <w:marLeft w:val="0"/>
              <w:marRight w:val="0"/>
              <w:marTop w:val="0"/>
              <w:marBottom w:val="0"/>
              <w:divBdr>
                <w:top w:val="none" w:sz="0" w:space="0" w:color="auto"/>
                <w:left w:val="none" w:sz="0" w:space="0" w:color="auto"/>
                <w:bottom w:val="none" w:sz="0" w:space="0" w:color="auto"/>
                <w:right w:val="none" w:sz="0" w:space="0" w:color="auto"/>
              </w:divBdr>
            </w:div>
            <w:div w:id="885995790">
              <w:marLeft w:val="0"/>
              <w:marRight w:val="0"/>
              <w:marTop w:val="0"/>
              <w:marBottom w:val="0"/>
              <w:divBdr>
                <w:top w:val="none" w:sz="0" w:space="0" w:color="auto"/>
                <w:left w:val="none" w:sz="0" w:space="0" w:color="auto"/>
                <w:bottom w:val="none" w:sz="0" w:space="0" w:color="auto"/>
                <w:right w:val="none" w:sz="0" w:space="0" w:color="auto"/>
              </w:divBdr>
            </w:div>
            <w:div w:id="200366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1540">
      <w:bodyDiv w:val="1"/>
      <w:marLeft w:val="0"/>
      <w:marRight w:val="0"/>
      <w:marTop w:val="0"/>
      <w:marBottom w:val="0"/>
      <w:divBdr>
        <w:top w:val="none" w:sz="0" w:space="0" w:color="auto"/>
        <w:left w:val="none" w:sz="0" w:space="0" w:color="auto"/>
        <w:bottom w:val="none" w:sz="0" w:space="0" w:color="auto"/>
        <w:right w:val="none" w:sz="0" w:space="0" w:color="auto"/>
      </w:divBdr>
      <w:divsChild>
        <w:div w:id="805705576">
          <w:marLeft w:val="0"/>
          <w:marRight w:val="0"/>
          <w:marTop w:val="0"/>
          <w:marBottom w:val="0"/>
          <w:divBdr>
            <w:top w:val="none" w:sz="0" w:space="0" w:color="auto"/>
            <w:left w:val="none" w:sz="0" w:space="0" w:color="auto"/>
            <w:bottom w:val="none" w:sz="0" w:space="0" w:color="auto"/>
            <w:right w:val="none" w:sz="0" w:space="0" w:color="auto"/>
          </w:divBdr>
          <w:divsChild>
            <w:div w:id="218178327">
              <w:marLeft w:val="0"/>
              <w:marRight w:val="0"/>
              <w:marTop w:val="0"/>
              <w:marBottom w:val="0"/>
              <w:divBdr>
                <w:top w:val="none" w:sz="0" w:space="0" w:color="auto"/>
                <w:left w:val="none" w:sz="0" w:space="0" w:color="auto"/>
                <w:bottom w:val="none" w:sz="0" w:space="0" w:color="auto"/>
                <w:right w:val="none" w:sz="0" w:space="0" w:color="auto"/>
              </w:divBdr>
            </w:div>
            <w:div w:id="371156890">
              <w:marLeft w:val="0"/>
              <w:marRight w:val="0"/>
              <w:marTop w:val="0"/>
              <w:marBottom w:val="0"/>
              <w:divBdr>
                <w:top w:val="none" w:sz="0" w:space="0" w:color="auto"/>
                <w:left w:val="none" w:sz="0" w:space="0" w:color="auto"/>
                <w:bottom w:val="none" w:sz="0" w:space="0" w:color="auto"/>
                <w:right w:val="none" w:sz="0" w:space="0" w:color="auto"/>
              </w:divBdr>
            </w:div>
            <w:div w:id="822307361">
              <w:marLeft w:val="0"/>
              <w:marRight w:val="0"/>
              <w:marTop w:val="0"/>
              <w:marBottom w:val="0"/>
              <w:divBdr>
                <w:top w:val="none" w:sz="0" w:space="0" w:color="auto"/>
                <w:left w:val="none" w:sz="0" w:space="0" w:color="auto"/>
                <w:bottom w:val="none" w:sz="0" w:space="0" w:color="auto"/>
                <w:right w:val="none" w:sz="0" w:space="0" w:color="auto"/>
              </w:divBdr>
            </w:div>
            <w:div w:id="923301386">
              <w:marLeft w:val="0"/>
              <w:marRight w:val="0"/>
              <w:marTop w:val="0"/>
              <w:marBottom w:val="0"/>
              <w:divBdr>
                <w:top w:val="none" w:sz="0" w:space="0" w:color="auto"/>
                <w:left w:val="none" w:sz="0" w:space="0" w:color="auto"/>
                <w:bottom w:val="none" w:sz="0" w:space="0" w:color="auto"/>
                <w:right w:val="none" w:sz="0" w:space="0" w:color="auto"/>
              </w:divBdr>
            </w:div>
            <w:div w:id="938172532">
              <w:marLeft w:val="0"/>
              <w:marRight w:val="0"/>
              <w:marTop w:val="0"/>
              <w:marBottom w:val="0"/>
              <w:divBdr>
                <w:top w:val="none" w:sz="0" w:space="0" w:color="auto"/>
                <w:left w:val="none" w:sz="0" w:space="0" w:color="auto"/>
                <w:bottom w:val="none" w:sz="0" w:space="0" w:color="auto"/>
                <w:right w:val="none" w:sz="0" w:space="0" w:color="auto"/>
              </w:divBdr>
            </w:div>
            <w:div w:id="1097169409">
              <w:marLeft w:val="0"/>
              <w:marRight w:val="0"/>
              <w:marTop w:val="0"/>
              <w:marBottom w:val="0"/>
              <w:divBdr>
                <w:top w:val="none" w:sz="0" w:space="0" w:color="auto"/>
                <w:left w:val="none" w:sz="0" w:space="0" w:color="auto"/>
                <w:bottom w:val="none" w:sz="0" w:space="0" w:color="auto"/>
                <w:right w:val="none" w:sz="0" w:space="0" w:color="auto"/>
              </w:divBdr>
            </w:div>
            <w:div w:id="172918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7789">
      <w:bodyDiv w:val="1"/>
      <w:marLeft w:val="0"/>
      <w:marRight w:val="0"/>
      <w:marTop w:val="0"/>
      <w:marBottom w:val="0"/>
      <w:divBdr>
        <w:top w:val="none" w:sz="0" w:space="0" w:color="auto"/>
        <w:left w:val="none" w:sz="0" w:space="0" w:color="auto"/>
        <w:bottom w:val="none" w:sz="0" w:space="0" w:color="auto"/>
        <w:right w:val="none" w:sz="0" w:space="0" w:color="auto"/>
      </w:divBdr>
      <w:divsChild>
        <w:div w:id="1613976462">
          <w:marLeft w:val="547"/>
          <w:marRight w:val="0"/>
          <w:marTop w:val="154"/>
          <w:marBottom w:val="0"/>
          <w:divBdr>
            <w:top w:val="none" w:sz="0" w:space="0" w:color="auto"/>
            <w:left w:val="none" w:sz="0" w:space="0" w:color="auto"/>
            <w:bottom w:val="none" w:sz="0" w:space="0" w:color="auto"/>
            <w:right w:val="none" w:sz="0" w:space="0" w:color="auto"/>
          </w:divBdr>
        </w:div>
      </w:divsChild>
    </w:div>
    <w:div w:id="132061462">
      <w:bodyDiv w:val="1"/>
      <w:marLeft w:val="0"/>
      <w:marRight w:val="0"/>
      <w:marTop w:val="0"/>
      <w:marBottom w:val="0"/>
      <w:divBdr>
        <w:top w:val="none" w:sz="0" w:space="0" w:color="auto"/>
        <w:left w:val="none" w:sz="0" w:space="0" w:color="auto"/>
        <w:bottom w:val="none" w:sz="0" w:space="0" w:color="auto"/>
        <w:right w:val="none" w:sz="0" w:space="0" w:color="auto"/>
      </w:divBdr>
    </w:div>
    <w:div w:id="132604884">
      <w:bodyDiv w:val="1"/>
      <w:marLeft w:val="0"/>
      <w:marRight w:val="0"/>
      <w:marTop w:val="0"/>
      <w:marBottom w:val="0"/>
      <w:divBdr>
        <w:top w:val="none" w:sz="0" w:space="0" w:color="auto"/>
        <w:left w:val="none" w:sz="0" w:space="0" w:color="auto"/>
        <w:bottom w:val="none" w:sz="0" w:space="0" w:color="auto"/>
        <w:right w:val="none" w:sz="0" w:space="0" w:color="auto"/>
      </w:divBdr>
      <w:divsChild>
        <w:div w:id="712966678">
          <w:marLeft w:val="0"/>
          <w:marRight w:val="0"/>
          <w:marTop w:val="96"/>
          <w:marBottom w:val="0"/>
          <w:divBdr>
            <w:top w:val="none" w:sz="0" w:space="0" w:color="auto"/>
            <w:left w:val="none" w:sz="0" w:space="0" w:color="auto"/>
            <w:bottom w:val="none" w:sz="0" w:space="0" w:color="auto"/>
            <w:right w:val="none" w:sz="0" w:space="0" w:color="auto"/>
          </w:divBdr>
        </w:div>
        <w:div w:id="1904559489">
          <w:marLeft w:val="0"/>
          <w:marRight w:val="0"/>
          <w:marTop w:val="96"/>
          <w:marBottom w:val="0"/>
          <w:divBdr>
            <w:top w:val="none" w:sz="0" w:space="0" w:color="auto"/>
            <w:left w:val="none" w:sz="0" w:space="0" w:color="auto"/>
            <w:bottom w:val="none" w:sz="0" w:space="0" w:color="auto"/>
            <w:right w:val="none" w:sz="0" w:space="0" w:color="auto"/>
          </w:divBdr>
        </w:div>
      </w:divsChild>
    </w:div>
    <w:div w:id="132794107">
      <w:bodyDiv w:val="1"/>
      <w:marLeft w:val="0"/>
      <w:marRight w:val="0"/>
      <w:marTop w:val="0"/>
      <w:marBottom w:val="0"/>
      <w:divBdr>
        <w:top w:val="none" w:sz="0" w:space="0" w:color="auto"/>
        <w:left w:val="none" w:sz="0" w:space="0" w:color="auto"/>
        <w:bottom w:val="none" w:sz="0" w:space="0" w:color="auto"/>
        <w:right w:val="none" w:sz="0" w:space="0" w:color="auto"/>
      </w:divBdr>
      <w:divsChild>
        <w:div w:id="52430442">
          <w:marLeft w:val="706"/>
          <w:marRight w:val="0"/>
          <w:marTop w:val="115"/>
          <w:marBottom w:val="0"/>
          <w:divBdr>
            <w:top w:val="none" w:sz="0" w:space="0" w:color="auto"/>
            <w:left w:val="none" w:sz="0" w:space="0" w:color="auto"/>
            <w:bottom w:val="none" w:sz="0" w:space="0" w:color="auto"/>
            <w:right w:val="none" w:sz="0" w:space="0" w:color="auto"/>
          </w:divBdr>
        </w:div>
        <w:div w:id="556824941">
          <w:marLeft w:val="418"/>
          <w:marRight w:val="0"/>
          <w:marTop w:val="115"/>
          <w:marBottom w:val="0"/>
          <w:divBdr>
            <w:top w:val="none" w:sz="0" w:space="0" w:color="auto"/>
            <w:left w:val="none" w:sz="0" w:space="0" w:color="auto"/>
            <w:bottom w:val="none" w:sz="0" w:space="0" w:color="auto"/>
            <w:right w:val="none" w:sz="0" w:space="0" w:color="auto"/>
          </w:divBdr>
        </w:div>
        <w:div w:id="1046761431">
          <w:marLeft w:val="706"/>
          <w:marRight w:val="0"/>
          <w:marTop w:val="115"/>
          <w:marBottom w:val="0"/>
          <w:divBdr>
            <w:top w:val="none" w:sz="0" w:space="0" w:color="auto"/>
            <w:left w:val="none" w:sz="0" w:space="0" w:color="auto"/>
            <w:bottom w:val="none" w:sz="0" w:space="0" w:color="auto"/>
            <w:right w:val="none" w:sz="0" w:space="0" w:color="auto"/>
          </w:divBdr>
        </w:div>
      </w:divsChild>
    </w:div>
    <w:div w:id="132917755">
      <w:bodyDiv w:val="1"/>
      <w:marLeft w:val="0"/>
      <w:marRight w:val="0"/>
      <w:marTop w:val="0"/>
      <w:marBottom w:val="0"/>
      <w:divBdr>
        <w:top w:val="none" w:sz="0" w:space="0" w:color="auto"/>
        <w:left w:val="none" w:sz="0" w:space="0" w:color="auto"/>
        <w:bottom w:val="none" w:sz="0" w:space="0" w:color="auto"/>
        <w:right w:val="none" w:sz="0" w:space="0" w:color="auto"/>
      </w:divBdr>
    </w:div>
    <w:div w:id="134370100">
      <w:bodyDiv w:val="1"/>
      <w:marLeft w:val="0"/>
      <w:marRight w:val="0"/>
      <w:marTop w:val="0"/>
      <w:marBottom w:val="0"/>
      <w:divBdr>
        <w:top w:val="none" w:sz="0" w:space="0" w:color="auto"/>
        <w:left w:val="none" w:sz="0" w:space="0" w:color="auto"/>
        <w:bottom w:val="none" w:sz="0" w:space="0" w:color="auto"/>
        <w:right w:val="none" w:sz="0" w:space="0" w:color="auto"/>
      </w:divBdr>
    </w:div>
    <w:div w:id="135729728">
      <w:bodyDiv w:val="1"/>
      <w:marLeft w:val="0"/>
      <w:marRight w:val="0"/>
      <w:marTop w:val="0"/>
      <w:marBottom w:val="0"/>
      <w:divBdr>
        <w:top w:val="none" w:sz="0" w:space="0" w:color="auto"/>
        <w:left w:val="none" w:sz="0" w:space="0" w:color="auto"/>
        <w:bottom w:val="none" w:sz="0" w:space="0" w:color="auto"/>
        <w:right w:val="none" w:sz="0" w:space="0" w:color="auto"/>
      </w:divBdr>
      <w:divsChild>
        <w:div w:id="611983199">
          <w:marLeft w:val="0"/>
          <w:marRight w:val="0"/>
          <w:marTop w:val="0"/>
          <w:marBottom w:val="0"/>
          <w:divBdr>
            <w:top w:val="none" w:sz="0" w:space="0" w:color="auto"/>
            <w:left w:val="none" w:sz="0" w:space="0" w:color="auto"/>
            <w:bottom w:val="none" w:sz="0" w:space="0" w:color="auto"/>
            <w:right w:val="none" w:sz="0" w:space="0" w:color="auto"/>
          </w:divBdr>
          <w:divsChild>
            <w:div w:id="457376963">
              <w:marLeft w:val="0"/>
              <w:marRight w:val="0"/>
              <w:marTop w:val="0"/>
              <w:marBottom w:val="0"/>
              <w:divBdr>
                <w:top w:val="none" w:sz="0" w:space="0" w:color="auto"/>
                <w:left w:val="none" w:sz="0" w:space="0" w:color="auto"/>
                <w:bottom w:val="none" w:sz="0" w:space="0" w:color="auto"/>
                <w:right w:val="none" w:sz="0" w:space="0" w:color="auto"/>
              </w:divBdr>
            </w:div>
            <w:div w:id="478428198">
              <w:marLeft w:val="0"/>
              <w:marRight w:val="0"/>
              <w:marTop w:val="0"/>
              <w:marBottom w:val="0"/>
              <w:divBdr>
                <w:top w:val="none" w:sz="0" w:space="0" w:color="auto"/>
                <w:left w:val="none" w:sz="0" w:space="0" w:color="auto"/>
                <w:bottom w:val="none" w:sz="0" w:space="0" w:color="auto"/>
                <w:right w:val="none" w:sz="0" w:space="0" w:color="auto"/>
              </w:divBdr>
            </w:div>
            <w:div w:id="9089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1750">
      <w:bodyDiv w:val="1"/>
      <w:marLeft w:val="0"/>
      <w:marRight w:val="0"/>
      <w:marTop w:val="0"/>
      <w:marBottom w:val="0"/>
      <w:divBdr>
        <w:top w:val="none" w:sz="0" w:space="0" w:color="auto"/>
        <w:left w:val="none" w:sz="0" w:space="0" w:color="auto"/>
        <w:bottom w:val="none" w:sz="0" w:space="0" w:color="auto"/>
        <w:right w:val="none" w:sz="0" w:space="0" w:color="auto"/>
      </w:divBdr>
    </w:div>
    <w:div w:id="136385167">
      <w:bodyDiv w:val="1"/>
      <w:marLeft w:val="0"/>
      <w:marRight w:val="0"/>
      <w:marTop w:val="0"/>
      <w:marBottom w:val="0"/>
      <w:divBdr>
        <w:top w:val="none" w:sz="0" w:space="0" w:color="auto"/>
        <w:left w:val="none" w:sz="0" w:space="0" w:color="auto"/>
        <w:bottom w:val="none" w:sz="0" w:space="0" w:color="auto"/>
        <w:right w:val="none" w:sz="0" w:space="0" w:color="auto"/>
      </w:divBdr>
    </w:div>
    <w:div w:id="136581254">
      <w:bodyDiv w:val="1"/>
      <w:marLeft w:val="0"/>
      <w:marRight w:val="0"/>
      <w:marTop w:val="0"/>
      <w:marBottom w:val="0"/>
      <w:divBdr>
        <w:top w:val="none" w:sz="0" w:space="0" w:color="auto"/>
        <w:left w:val="none" w:sz="0" w:space="0" w:color="auto"/>
        <w:bottom w:val="none" w:sz="0" w:space="0" w:color="auto"/>
        <w:right w:val="none" w:sz="0" w:space="0" w:color="auto"/>
      </w:divBdr>
    </w:div>
    <w:div w:id="138151719">
      <w:bodyDiv w:val="1"/>
      <w:marLeft w:val="0"/>
      <w:marRight w:val="0"/>
      <w:marTop w:val="0"/>
      <w:marBottom w:val="0"/>
      <w:divBdr>
        <w:top w:val="none" w:sz="0" w:space="0" w:color="auto"/>
        <w:left w:val="none" w:sz="0" w:space="0" w:color="auto"/>
        <w:bottom w:val="none" w:sz="0" w:space="0" w:color="auto"/>
        <w:right w:val="none" w:sz="0" w:space="0" w:color="auto"/>
      </w:divBdr>
    </w:div>
    <w:div w:id="138961072">
      <w:bodyDiv w:val="1"/>
      <w:marLeft w:val="0"/>
      <w:marRight w:val="0"/>
      <w:marTop w:val="0"/>
      <w:marBottom w:val="0"/>
      <w:divBdr>
        <w:top w:val="none" w:sz="0" w:space="0" w:color="auto"/>
        <w:left w:val="none" w:sz="0" w:space="0" w:color="auto"/>
        <w:bottom w:val="none" w:sz="0" w:space="0" w:color="auto"/>
        <w:right w:val="none" w:sz="0" w:space="0" w:color="auto"/>
      </w:divBdr>
    </w:div>
    <w:div w:id="139346870">
      <w:bodyDiv w:val="1"/>
      <w:marLeft w:val="0"/>
      <w:marRight w:val="0"/>
      <w:marTop w:val="0"/>
      <w:marBottom w:val="0"/>
      <w:divBdr>
        <w:top w:val="none" w:sz="0" w:space="0" w:color="auto"/>
        <w:left w:val="none" w:sz="0" w:space="0" w:color="auto"/>
        <w:bottom w:val="none" w:sz="0" w:space="0" w:color="auto"/>
        <w:right w:val="none" w:sz="0" w:space="0" w:color="auto"/>
      </w:divBdr>
      <w:divsChild>
        <w:div w:id="635455423">
          <w:marLeft w:val="547"/>
          <w:marRight w:val="0"/>
          <w:marTop w:val="106"/>
          <w:marBottom w:val="0"/>
          <w:divBdr>
            <w:top w:val="none" w:sz="0" w:space="0" w:color="auto"/>
            <w:left w:val="none" w:sz="0" w:space="0" w:color="auto"/>
            <w:bottom w:val="none" w:sz="0" w:space="0" w:color="auto"/>
            <w:right w:val="none" w:sz="0" w:space="0" w:color="auto"/>
          </w:divBdr>
        </w:div>
        <w:div w:id="1101875211">
          <w:marLeft w:val="1166"/>
          <w:marRight w:val="0"/>
          <w:marTop w:val="86"/>
          <w:marBottom w:val="0"/>
          <w:divBdr>
            <w:top w:val="none" w:sz="0" w:space="0" w:color="auto"/>
            <w:left w:val="none" w:sz="0" w:space="0" w:color="auto"/>
            <w:bottom w:val="none" w:sz="0" w:space="0" w:color="auto"/>
            <w:right w:val="none" w:sz="0" w:space="0" w:color="auto"/>
          </w:divBdr>
        </w:div>
        <w:div w:id="1221869804">
          <w:marLeft w:val="806"/>
          <w:marRight w:val="0"/>
          <w:marTop w:val="134"/>
          <w:marBottom w:val="0"/>
          <w:divBdr>
            <w:top w:val="none" w:sz="0" w:space="0" w:color="auto"/>
            <w:left w:val="none" w:sz="0" w:space="0" w:color="auto"/>
            <w:bottom w:val="none" w:sz="0" w:space="0" w:color="auto"/>
            <w:right w:val="none" w:sz="0" w:space="0" w:color="auto"/>
          </w:divBdr>
        </w:div>
        <w:div w:id="1699040832">
          <w:marLeft w:val="806"/>
          <w:marRight w:val="0"/>
          <w:marTop w:val="134"/>
          <w:marBottom w:val="0"/>
          <w:divBdr>
            <w:top w:val="none" w:sz="0" w:space="0" w:color="auto"/>
            <w:left w:val="none" w:sz="0" w:space="0" w:color="auto"/>
            <w:bottom w:val="none" w:sz="0" w:space="0" w:color="auto"/>
            <w:right w:val="none" w:sz="0" w:space="0" w:color="auto"/>
          </w:divBdr>
        </w:div>
        <w:div w:id="2042167562">
          <w:marLeft w:val="1166"/>
          <w:marRight w:val="0"/>
          <w:marTop w:val="86"/>
          <w:marBottom w:val="0"/>
          <w:divBdr>
            <w:top w:val="none" w:sz="0" w:space="0" w:color="auto"/>
            <w:left w:val="none" w:sz="0" w:space="0" w:color="auto"/>
            <w:bottom w:val="none" w:sz="0" w:space="0" w:color="auto"/>
            <w:right w:val="none" w:sz="0" w:space="0" w:color="auto"/>
          </w:divBdr>
        </w:div>
      </w:divsChild>
    </w:div>
    <w:div w:id="139461840">
      <w:bodyDiv w:val="1"/>
      <w:marLeft w:val="0"/>
      <w:marRight w:val="0"/>
      <w:marTop w:val="0"/>
      <w:marBottom w:val="0"/>
      <w:divBdr>
        <w:top w:val="none" w:sz="0" w:space="0" w:color="auto"/>
        <w:left w:val="none" w:sz="0" w:space="0" w:color="auto"/>
        <w:bottom w:val="none" w:sz="0" w:space="0" w:color="auto"/>
        <w:right w:val="none" w:sz="0" w:space="0" w:color="auto"/>
      </w:divBdr>
      <w:divsChild>
        <w:div w:id="154994892">
          <w:marLeft w:val="835"/>
          <w:marRight w:val="0"/>
          <w:marTop w:val="96"/>
          <w:marBottom w:val="0"/>
          <w:divBdr>
            <w:top w:val="none" w:sz="0" w:space="0" w:color="auto"/>
            <w:left w:val="none" w:sz="0" w:space="0" w:color="auto"/>
            <w:bottom w:val="none" w:sz="0" w:space="0" w:color="auto"/>
            <w:right w:val="none" w:sz="0" w:space="0" w:color="auto"/>
          </w:divBdr>
        </w:div>
        <w:div w:id="338390742">
          <w:marLeft w:val="274"/>
          <w:marRight w:val="0"/>
          <w:marTop w:val="115"/>
          <w:marBottom w:val="0"/>
          <w:divBdr>
            <w:top w:val="none" w:sz="0" w:space="0" w:color="auto"/>
            <w:left w:val="none" w:sz="0" w:space="0" w:color="auto"/>
            <w:bottom w:val="none" w:sz="0" w:space="0" w:color="auto"/>
            <w:right w:val="none" w:sz="0" w:space="0" w:color="auto"/>
          </w:divBdr>
        </w:div>
        <w:div w:id="805658342">
          <w:marLeft w:val="274"/>
          <w:marRight w:val="0"/>
          <w:marTop w:val="115"/>
          <w:marBottom w:val="0"/>
          <w:divBdr>
            <w:top w:val="none" w:sz="0" w:space="0" w:color="auto"/>
            <w:left w:val="none" w:sz="0" w:space="0" w:color="auto"/>
            <w:bottom w:val="none" w:sz="0" w:space="0" w:color="auto"/>
            <w:right w:val="none" w:sz="0" w:space="0" w:color="auto"/>
          </w:divBdr>
        </w:div>
        <w:div w:id="1032414843">
          <w:marLeft w:val="274"/>
          <w:marRight w:val="0"/>
          <w:marTop w:val="115"/>
          <w:marBottom w:val="0"/>
          <w:divBdr>
            <w:top w:val="none" w:sz="0" w:space="0" w:color="auto"/>
            <w:left w:val="none" w:sz="0" w:space="0" w:color="auto"/>
            <w:bottom w:val="none" w:sz="0" w:space="0" w:color="auto"/>
            <w:right w:val="none" w:sz="0" w:space="0" w:color="auto"/>
          </w:divBdr>
        </w:div>
        <w:div w:id="1719283666">
          <w:marLeft w:val="835"/>
          <w:marRight w:val="0"/>
          <w:marTop w:val="96"/>
          <w:marBottom w:val="0"/>
          <w:divBdr>
            <w:top w:val="none" w:sz="0" w:space="0" w:color="auto"/>
            <w:left w:val="none" w:sz="0" w:space="0" w:color="auto"/>
            <w:bottom w:val="none" w:sz="0" w:space="0" w:color="auto"/>
            <w:right w:val="none" w:sz="0" w:space="0" w:color="auto"/>
          </w:divBdr>
        </w:div>
      </w:divsChild>
    </w:div>
    <w:div w:id="139463005">
      <w:bodyDiv w:val="1"/>
      <w:marLeft w:val="0"/>
      <w:marRight w:val="0"/>
      <w:marTop w:val="0"/>
      <w:marBottom w:val="0"/>
      <w:divBdr>
        <w:top w:val="none" w:sz="0" w:space="0" w:color="auto"/>
        <w:left w:val="none" w:sz="0" w:space="0" w:color="auto"/>
        <w:bottom w:val="none" w:sz="0" w:space="0" w:color="auto"/>
        <w:right w:val="none" w:sz="0" w:space="0" w:color="auto"/>
      </w:divBdr>
      <w:divsChild>
        <w:div w:id="1022900438">
          <w:marLeft w:val="0"/>
          <w:marRight w:val="0"/>
          <w:marTop w:val="0"/>
          <w:marBottom w:val="0"/>
          <w:divBdr>
            <w:top w:val="none" w:sz="0" w:space="0" w:color="auto"/>
            <w:left w:val="none" w:sz="0" w:space="0" w:color="auto"/>
            <w:bottom w:val="none" w:sz="0" w:space="0" w:color="auto"/>
            <w:right w:val="none" w:sz="0" w:space="0" w:color="auto"/>
          </w:divBdr>
          <w:divsChild>
            <w:div w:id="698354505">
              <w:marLeft w:val="0"/>
              <w:marRight w:val="0"/>
              <w:marTop w:val="0"/>
              <w:marBottom w:val="0"/>
              <w:divBdr>
                <w:top w:val="none" w:sz="0" w:space="0" w:color="auto"/>
                <w:left w:val="none" w:sz="0" w:space="0" w:color="auto"/>
                <w:bottom w:val="none" w:sz="0" w:space="0" w:color="auto"/>
                <w:right w:val="none" w:sz="0" w:space="0" w:color="auto"/>
              </w:divBdr>
            </w:div>
            <w:div w:id="1243221444">
              <w:marLeft w:val="0"/>
              <w:marRight w:val="0"/>
              <w:marTop w:val="0"/>
              <w:marBottom w:val="0"/>
              <w:divBdr>
                <w:top w:val="none" w:sz="0" w:space="0" w:color="auto"/>
                <w:left w:val="none" w:sz="0" w:space="0" w:color="auto"/>
                <w:bottom w:val="none" w:sz="0" w:space="0" w:color="auto"/>
                <w:right w:val="none" w:sz="0" w:space="0" w:color="auto"/>
              </w:divBdr>
            </w:div>
            <w:div w:id="1357192406">
              <w:marLeft w:val="0"/>
              <w:marRight w:val="0"/>
              <w:marTop w:val="0"/>
              <w:marBottom w:val="0"/>
              <w:divBdr>
                <w:top w:val="none" w:sz="0" w:space="0" w:color="auto"/>
                <w:left w:val="none" w:sz="0" w:space="0" w:color="auto"/>
                <w:bottom w:val="none" w:sz="0" w:space="0" w:color="auto"/>
                <w:right w:val="none" w:sz="0" w:space="0" w:color="auto"/>
              </w:divBdr>
            </w:div>
            <w:div w:id="187210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3067">
      <w:bodyDiv w:val="1"/>
      <w:marLeft w:val="0"/>
      <w:marRight w:val="0"/>
      <w:marTop w:val="0"/>
      <w:marBottom w:val="0"/>
      <w:divBdr>
        <w:top w:val="none" w:sz="0" w:space="0" w:color="auto"/>
        <w:left w:val="none" w:sz="0" w:space="0" w:color="auto"/>
        <w:bottom w:val="none" w:sz="0" w:space="0" w:color="auto"/>
        <w:right w:val="none" w:sz="0" w:space="0" w:color="auto"/>
      </w:divBdr>
      <w:divsChild>
        <w:div w:id="709066554">
          <w:marLeft w:val="1166"/>
          <w:marRight w:val="0"/>
          <w:marTop w:val="96"/>
          <w:marBottom w:val="0"/>
          <w:divBdr>
            <w:top w:val="none" w:sz="0" w:space="0" w:color="auto"/>
            <w:left w:val="none" w:sz="0" w:space="0" w:color="auto"/>
            <w:bottom w:val="none" w:sz="0" w:space="0" w:color="auto"/>
            <w:right w:val="none" w:sz="0" w:space="0" w:color="auto"/>
          </w:divBdr>
        </w:div>
        <w:div w:id="806321862">
          <w:marLeft w:val="1800"/>
          <w:marRight w:val="0"/>
          <w:marTop w:val="86"/>
          <w:marBottom w:val="0"/>
          <w:divBdr>
            <w:top w:val="none" w:sz="0" w:space="0" w:color="auto"/>
            <w:left w:val="none" w:sz="0" w:space="0" w:color="auto"/>
            <w:bottom w:val="none" w:sz="0" w:space="0" w:color="auto"/>
            <w:right w:val="none" w:sz="0" w:space="0" w:color="auto"/>
          </w:divBdr>
        </w:div>
        <w:div w:id="1601838673">
          <w:marLeft w:val="1166"/>
          <w:marRight w:val="0"/>
          <w:marTop w:val="96"/>
          <w:marBottom w:val="0"/>
          <w:divBdr>
            <w:top w:val="none" w:sz="0" w:space="0" w:color="auto"/>
            <w:left w:val="none" w:sz="0" w:space="0" w:color="auto"/>
            <w:bottom w:val="none" w:sz="0" w:space="0" w:color="auto"/>
            <w:right w:val="none" w:sz="0" w:space="0" w:color="auto"/>
          </w:divBdr>
        </w:div>
        <w:div w:id="1609697722">
          <w:marLeft w:val="547"/>
          <w:marRight w:val="0"/>
          <w:marTop w:val="115"/>
          <w:marBottom w:val="0"/>
          <w:divBdr>
            <w:top w:val="none" w:sz="0" w:space="0" w:color="auto"/>
            <w:left w:val="none" w:sz="0" w:space="0" w:color="auto"/>
            <w:bottom w:val="none" w:sz="0" w:space="0" w:color="auto"/>
            <w:right w:val="none" w:sz="0" w:space="0" w:color="auto"/>
          </w:divBdr>
        </w:div>
        <w:div w:id="1994866299">
          <w:marLeft w:val="547"/>
          <w:marRight w:val="0"/>
          <w:marTop w:val="115"/>
          <w:marBottom w:val="0"/>
          <w:divBdr>
            <w:top w:val="none" w:sz="0" w:space="0" w:color="auto"/>
            <w:left w:val="none" w:sz="0" w:space="0" w:color="auto"/>
            <w:bottom w:val="none" w:sz="0" w:space="0" w:color="auto"/>
            <w:right w:val="none" w:sz="0" w:space="0" w:color="auto"/>
          </w:divBdr>
        </w:div>
        <w:div w:id="2099400986">
          <w:marLeft w:val="1166"/>
          <w:marRight w:val="0"/>
          <w:marTop w:val="96"/>
          <w:marBottom w:val="0"/>
          <w:divBdr>
            <w:top w:val="none" w:sz="0" w:space="0" w:color="auto"/>
            <w:left w:val="none" w:sz="0" w:space="0" w:color="auto"/>
            <w:bottom w:val="none" w:sz="0" w:space="0" w:color="auto"/>
            <w:right w:val="none" w:sz="0" w:space="0" w:color="auto"/>
          </w:divBdr>
        </w:div>
        <w:div w:id="2134906077">
          <w:marLeft w:val="1800"/>
          <w:marRight w:val="0"/>
          <w:marTop w:val="86"/>
          <w:marBottom w:val="0"/>
          <w:divBdr>
            <w:top w:val="none" w:sz="0" w:space="0" w:color="auto"/>
            <w:left w:val="none" w:sz="0" w:space="0" w:color="auto"/>
            <w:bottom w:val="none" w:sz="0" w:space="0" w:color="auto"/>
            <w:right w:val="none" w:sz="0" w:space="0" w:color="auto"/>
          </w:divBdr>
        </w:div>
      </w:divsChild>
    </w:div>
    <w:div w:id="140005262">
      <w:bodyDiv w:val="1"/>
      <w:marLeft w:val="0"/>
      <w:marRight w:val="0"/>
      <w:marTop w:val="0"/>
      <w:marBottom w:val="0"/>
      <w:divBdr>
        <w:top w:val="none" w:sz="0" w:space="0" w:color="auto"/>
        <w:left w:val="none" w:sz="0" w:space="0" w:color="auto"/>
        <w:bottom w:val="none" w:sz="0" w:space="0" w:color="auto"/>
        <w:right w:val="none" w:sz="0" w:space="0" w:color="auto"/>
      </w:divBdr>
    </w:div>
    <w:div w:id="140663398">
      <w:bodyDiv w:val="1"/>
      <w:marLeft w:val="0"/>
      <w:marRight w:val="0"/>
      <w:marTop w:val="0"/>
      <w:marBottom w:val="0"/>
      <w:divBdr>
        <w:top w:val="none" w:sz="0" w:space="0" w:color="auto"/>
        <w:left w:val="none" w:sz="0" w:space="0" w:color="auto"/>
        <w:bottom w:val="none" w:sz="0" w:space="0" w:color="auto"/>
        <w:right w:val="none" w:sz="0" w:space="0" w:color="auto"/>
      </w:divBdr>
      <w:divsChild>
        <w:div w:id="249849009">
          <w:marLeft w:val="0"/>
          <w:marRight w:val="0"/>
          <w:marTop w:val="0"/>
          <w:marBottom w:val="0"/>
          <w:divBdr>
            <w:top w:val="none" w:sz="0" w:space="0" w:color="auto"/>
            <w:left w:val="none" w:sz="0" w:space="0" w:color="auto"/>
            <w:bottom w:val="none" w:sz="0" w:space="0" w:color="auto"/>
            <w:right w:val="none" w:sz="0" w:space="0" w:color="auto"/>
          </w:divBdr>
        </w:div>
      </w:divsChild>
    </w:div>
    <w:div w:id="140779537">
      <w:bodyDiv w:val="1"/>
      <w:marLeft w:val="0"/>
      <w:marRight w:val="0"/>
      <w:marTop w:val="0"/>
      <w:marBottom w:val="0"/>
      <w:divBdr>
        <w:top w:val="none" w:sz="0" w:space="0" w:color="auto"/>
        <w:left w:val="none" w:sz="0" w:space="0" w:color="auto"/>
        <w:bottom w:val="none" w:sz="0" w:space="0" w:color="auto"/>
        <w:right w:val="none" w:sz="0" w:space="0" w:color="auto"/>
      </w:divBdr>
    </w:div>
    <w:div w:id="141848088">
      <w:bodyDiv w:val="1"/>
      <w:marLeft w:val="0"/>
      <w:marRight w:val="0"/>
      <w:marTop w:val="0"/>
      <w:marBottom w:val="0"/>
      <w:divBdr>
        <w:top w:val="none" w:sz="0" w:space="0" w:color="auto"/>
        <w:left w:val="none" w:sz="0" w:space="0" w:color="auto"/>
        <w:bottom w:val="none" w:sz="0" w:space="0" w:color="auto"/>
        <w:right w:val="none" w:sz="0" w:space="0" w:color="auto"/>
      </w:divBdr>
      <w:divsChild>
        <w:div w:id="140927498">
          <w:marLeft w:val="1166"/>
          <w:marRight w:val="0"/>
          <w:marTop w:val="0"/>
          <w:marBottom w:val="60"/>
          <w:divBdr>
            <w:top w:val="none" w:sz="0" w:space="0" w:color="auto"/>
            <w:left w:val="none" w:sz="0" w:space="0" w:color="auto"/>
            <w:bottom w:val="none" w:sz="0" w:space="0" w:color="auto"/>
            <w:right w:val="none" w:sz="0" w:space="0" w:color="auto"/>
          </w:divBdr>
        </w:div>
        <w:div w:id="239828800">
          <w:marLeft w:val="1166"/>
          <w:marRight w:val="0"/>
          <w:marTop w:val="0"/>
          <w:marBottom w:val="0"/>
          <w:divBdr>
            <w:top w:val="none" w:sz="0" w:space="0" w:color="auto"/>
            <w:left w:val="none" w:sz="0" w:space="0" w:color="auto"/>
            <w:bottom w:val="none" w:sz="0" w:space="0" w:color="auto"/>
            <w:right w:val="none" w:sz="0" w:space="0" w:color="auto"/>
          </w:divBdr>
        </w:div>
        <w:div w:id="384304512">
          <w:marLeft w:val="1800"/>
          <w:marRight w:val="0"/>
          <w:marTop w:val="0"/>
          <w:marBottom w:val="0"/>
          <w:divBdr>
            <w:top w:val="none" w:sz="0" w:space="0" w:color="auto"/>
            <w:left w:val="none" w:sz="0" w:space="0" w:color="auto"/>
            <w:bottom w:val="none" w:sz="0" w:space="0" w:color="auto"/>
            <w:right w:val="none" w:sz="0" w:space="0" w:color="auto"/>
          </w:divBdr>
        </w:div>
        <w:div w:id="512763527">
          <w:marLeft w:val="2520"/>
          <w:marRight w:val="0"/>
          <w:marTop w:val="0"/>
          <w:marBottom w:val="0"/>
          <w:divBdr>
            <w:top w:val="none" w:sz="0" w:space="0" w:color="auto"/>
            <w:left w:val="none" w:sz="0" w:space="0" w:color="auto"/>
            <w:bottom w:val="none" w:sz="0" w:space="0" w:color="auto"/>
            <w:right w:val="none" w:sz="0" w:space="0" w:color="auto"/>
          </w:divBdr>
        </w:div>
        <w:div w:id="576717783">
          <w:marLeft w:val="547"/>
          <w:marRight w:val="0"/>
          <w:marTop w:val="115"/>
          <w:marBottom w:val="120"/>
          <w:divBdr>
            <w:top w:val="none" w:sz="0" w:space="0" w:color="auto"/>
            <w:left w:val="none" w:sz="0" w:space="0" w:color="auto"/>
            <w:bottom w:val="none" w:sz="0" w:space="0" w:color="auto"/>
            <w:right w:val="none" w:sz="0" w:space="0" w:color="auto"/>
          </w:divBdr>
        </w:div>
        <w:div w:id="620116896">
          <w:marLeft w:val="2520"/>
          <w:marRight w:val="0"/>
          <w:marTop w:val="0"/>
          <w:marBottom w:val="0"/>
          <w:divBdr>
            <w:top w:val="none" w:sz="0" w:space="0" w:color="auto"/>
            <w:left w:val="none" w:sz="0" w:space="0" w:color="auto"/>
            <w:bottom w:val="none" w:sz="0" w:space="0" w:color="auto"/>
            <w:right w:val="none" w:sz="0" w:space="0" w:color="auto"/>
          </w:divBdr>
        </w:div>
        <w:div w:id="767654847">
          <w:marLeft w:val="1800"/>
          <w:marRight w:val="0"/>
          <w:marTop w:val="0"/>
          <w:marBottom w:val="0"/>
          <w:divBdr>
            <w:top w:val="none" w:sz="0" w:space="0" w:color="auto"/>
            <w:left w:val="none" w:sz="0" w:space="0" w:color="auto"/>
            <w:bottom w:val="none" w:sz="0" w:space="0" w:color="auto"/>
            <w:right w:val="none" w:sz="0" w:space="0" w:color="auto"/>
          </w:divBdr>
        </w:div>
        <w:div w:id="777413166">
          <w:marLeft w:val="1800"/>
          <w:marRight w:val="0"/>
          <w:marTop w:val="0"/>
          <w:marBottom w:val="0"/>
          <w:divBdr>
            <w:top w:val="none" w:sz="0" w:space="0" w:color="auto"/>
            <w:left w:val="none" w:sz="0" w:space="0" w:color="auto"/>
            <w:bottom w:val="none" w:sz="0" w:space="0" w:color="auto"/>
            <w:right w:val="none" w:sz="0" w:space="0" w:color="auto"/>
          </w:divBdr>
        </w:div>
        <w:div w:id="827404453">
          <w:marLeft w:val="1800"/>
          <w:marRight w:val="0"/>
          <w:marTop w:val="0"/>
          <w:marBottom w:val="0"/>
          <w:divBdr>
            <w:top w:val="none" w:sz="0" w:space="0" w:color="auto"/>
            <w:left w:val="none" w:sz="0" w:space="0" w:color="auto"/>
            <w:bottom w:val="none" w:sz="0" w:space="0" w:color="auto"/>
            <w:right w:val="none" w:sz="0" w:space="0" w:color="auto"/>
          </w:divBdr>
        </w:div>
        <w:div w:id="842889462">
          <w:marLeft w:val="2520"/>
          <w:marRight w:val="0"/>
          <w:marTop w:val="0"/>
          <w:marBottom w:val="0"/>
          <w:divBdr>
            <w:top w:val="none" w:sz="0" w:space="0" w:color="auto"/>
            <w:left w:val="none" w:sz="0" w:space="0" w:color="auto"/>
            <w:bottom w:val="none" w:sz="0" w:space="0" w:color="auto"/>
            <w:right w:val="none" w:sz="0" w:space="0" w:color="auto"/>
          </w:divBdr>
        </w:div>
        <w:div w:id="971205034">
          <w:marLeft w:val="1800"/>
          <w:marRight w:val="0"/>
          <w:marTop w:val="0"/>
          <w:marBottom w:val="0"/>
          <w:divBdr>
            <w:top w:val="none" w:sz="0" w:space="0" w:color="auto"/>
            <w:left w:val="none" w:sz="0" w:space="0" w:color="auto"/>
            <w:bottom w:val="none" w:sz="0" w:space="0" w:color="auto"/>
            <w:right w:val="none" w:sz="0" w:space="0" w:color="auto"/>
          </w:divBdr>
        </w:div>
        <w:div w:id="1133523598">
          <w:marLeft w:val="2520"/>
          <w:marRight w:val="0"/>
          <w:marTop w:val="0"/>
          <w:marBottom w:val="0"/>
          <w:divBdr>
            <w:top w:val="none" w:sz="0" w:space="0" w:color="auto"/>
            <w:left w:val="none" w:sz="0" w:space="0" w:color="auto"/>
            <w:bottom w:val="none" w:sz="0" w:space="0" w:color="auto"/>
            <w:right w:val="none" w:sz="0" w:space="0" w:color="auto"/>
          </w:divBdr>
        </w:div>
        <w:div w:id="1141188219">
          <w:marLeft w:val="1800"/>
          <w:marRight w:val="0"/>
          <w:marTop w:val="0"/>
          <w:marBottom w:val="0"/>
          <w:divBdr>
            <w:top w:val="none" w:sz="0" w:space="0" w:color="auto"/>
            <w:left w:val="none" w:sz="0" w:space="0" w:color="auto"/>
            <w:bottom w:val="none" w:sz="0" w:space="0" w:color="auto"/>
            <w:right w:val="none" w:sz="0" w:space="0" w:color="auto"/>
          </w:divBdr>
        </w:div>
        <w:div w:id="1416903855">
          <w:marLeft w:val="2520"/>
          <w:marRight w:val="0"/>
          <w:marTop w:val="0"/>
          <w:marBottom w:val="0"/>
          <w:divBdr>
            <w:top w:val="none" w:sz="0" w:space="0" w:color="auto"/>
            <w:left w:val="none" w:sz="0" w:space="0" w:color="auto"/>
            <w:bottom w:val="none" w:sz="0" w:space="0" w:color="auto"/>
            <w:right w:val="none" w:sz="0" w:space="0" w:color="auto"/>
          </w:divBdr>
        </w:div>
        <w:div w:id="1610503159">
          <w:marLeft w:val="1166"/>
          <w:marRight w:val="0"/>
          <w:marTop w:val="0"/>
          <w:marBottom w:val="0"/>
          <w:divBdr>
            <w:top w:val="none" w:sz="0" w:space="0" w:color="auto"/>
            <w:left w:val="none" w:sz="0" w:space="0" w:color="auto"/>
            <w:bottom w:val="none" w:sz="0" w:space="0" w:color="auto"/>
            <w:right w:val="none" w:sz="0" w:space="0" w:color="auto"/>
          </w:divBdr>
        </w:div>
        <w:div w:id="2012947504">
          <w:marLeft w:val="1800"/>
          <w:marRight w:val="0"/>
          <w:marTop w:val="0"/>
          <w:marBottom w:val="0"/>
          <w:divBdr>
            <w:top w:val="none" w:sz="0" w:space="0" w:color="auto"/>
            <w:left w:val="none" w:sz="0" w:space="0" w:color="auto"/>
            <w:bottom w:val="none" w:sz="0" w:space="0" w:color="auto"/>
            <w:right w:val="none" w:sz="0" w:space="0" w:color="auto"/>
          </w:divBdr>
        </w:div>
        <w:div w:id="2125806687">
          <w:marLeft w:val="2520"/>
          <w:marRight w:val="0"/>
          <w:marTop w:val="0"/>
          <w:marBottom w:val="0"/>
          <w:divBdr>
            <w:top w:val="none" w:sz="0" w:space="0" w:color="auto"/>
            <w:left w:val="none" w:sz="0" w:space="0" w:color="auto"/>
            <w:bottom w:val="none" w:sz="0" w:space="0" w:color="auto"/>
            <w:right w:val="none" w:sz="0" w:space="0" w:color="auto"/>
          </w:divBdr>
        </w:div>
      </w:divsChild>
    </w:div>
    <w:div w:id="142241334">
      <w:bodyDiv w:val="1"/>
      <w:marLeft w:val="0"/>
      <w:marRight w:val="0"/>
      <w:marTop w:val="0"/>
      <w:marBottom w:val="0"/>
      <w:divBdr>
        <w:top w:val="none" w:sz="0" w:space="0" w:color="auto"/>
        <w:left w:val="none" w:sz="0" w:space="0" w:color="auto"/>
        <w:bottom w:val="none" w:sz="0" w:space="0" w:color="auto"/>
        <w:right w:val="none" w:sz="0" w:space="0" w:color="auto"/>
      </w:divBdr>
    </w:div>
    <w:div w:id="143086481">
      <w:bodyDiv w:val="1"/>
      <w:marLeft w:val="0"/>
      <w:marRight w:val="0"/>
      <w:marTop w:val="0"/>
      <w:marBottom w:val="0"/>
      <w:divBdr>
        <w:top w:val="none" w:sz="0" w:space="0" w:color="auto"/>
        <w:left w:val="none" w:sz="0" w:space="0" w:color="auto"/>
        <w:bottom w:val="none" w:sz="0" w:space="0" w:color="auto"/>
        <w:right w:val="none" w:sz="0" w:space="0" w:color="auto"/>
      </w:divBdr>
    </w:div>
    <w:div w:id="143544118">
      <w:bodyDiv w:val="1"/>
      <w:marLeft w:val="0"/>
      <w:marRight w:val="0"/>
      <w:marTop w:val="0"/>
      <w:marBottom w:val="0"/>
      <w:divBdr>
        <w:top w:val="none" w:sz="0" w:space="0" w:color="auto"/>
        <w:left w:val="none" w:sz="0" w:space="0" w:color="auto"/>
        <w:bottom w:val="none" w:sz="0" w:space="0" w:color="auto"/>
        <w:right w:val="none" w:sz="0" w:space="0" w:color="auto"/>
      </w:divBdr>
    </w:div>
    <w:div w:id="143858561">
      <w:bodyDiv w:val="1"/>
      <w:marLeft w:val="0"/>
      <w:marRight w:val="0"/>
      <w:marTop w:val="0"/>
      <w:marBottom w:val="0"/>
      <w:divBdr>
        <w:top w:val="none" w:sz="0" w:space="0" w:color="auto"/>
        <w:left w:val="none" w:sz="0" w:space="0" w:color="auto"/>
        <w:bottom w:val="none" w:sz="0" w:space="0" w:color="auto"/>
        <w:right w:val="none" w:sz="0" w:space="0" w:color="auto"/>
      </w:divBdr>
      <w:divsChild>
        <w:div w:id="1224682779">
          <w:marLeft w:val="0"/>
          <w:marRight w:val="0"/>
          <w:marTop w:val="0"/>
          <w:marBottom w:val="0"/>
          <w:divBdr>
            <w:top w:val="none" w:sz="0" w:space="0" w:color="auto"/>
            <w:left w:val="none" w:sz="0" w:space="0" w:color="auto"/>
            <w:bottom w:val="none" w:sz="0" w:space="0" w:color="auto"/>
            <w:right w:val="none" w:sz="0" w:space="0" w:color="auto"/>
          </w:divBdr>
          <w:divsChild>
            <w:div w:id="210919907">
              <w:marLeft w:val="0"/>
              <w:marRight w:val="0"/>
              <w:marTop w:val="0"/>
              <w:marBottom w:val="0"/>
              <w:divBdr>
                <w:top w:val="none" w:sz="0" w:space="0" w:color="auto"/>
                <w:left w:val="none" w:sz="0" w:space="0" w:color="auto"/>
                <w:bottom w:val="none" w:sz="0" w:space="0" w:color="auto"/>
                <w:right w:val="none" w:sz="0" w:space="0" w:color="auto"/>
              </w:divBdr>
            </w:div>
            <w:div w:id="343871334">
              <w:marLeft w:val="0"/>
              <w:marRight w:val="0"/>
              <w:marTop w:val="0"/>
              <w:marBottom w:val="0"/>
              <w:divBdr>
                <w:top w:val="none" w:sz="0" w:space="0" w:color="auto"/>
                <w:left w:val="none" w:sz="0" w:space="0" w:color="auto"/>
                <w:bottom w:val="none" w:sz="0" w:space="0" w:color="auto"/>
                <w:right w:val="none" w:sz="0" w:space="0" w:color="auto"/>
              </w:divBdr>
            </w:div>
            <w:div w:id="1277642691">
              <w:marLeft w:val="0"/>
              <w:marRight w:val="0"/>
              <w:marTop w:val="0"/>
              <w:marBottom w:val="0"/>
              <w:divBdr>
                <w:top w:val="none" w:sz="0" w:space="0" w:color="auto"/>
                <w:left w:val="none" w:sz="0" w:space="0" w:color="auto"/>
                <w:bottom w:val="none" w:sz="0" w:space="0" w:color="auto"/>
                <w:right w:val="none" w:sz="0" w:space="0" w:color="auto"/>
              </w:divBdr>
            </w:div>
            <w:div w:id="1494956613">
              <w:marLeft w:val="0"/>
              <w:marRight w:val="0"/>
              <w:marTop w:val="0"/>
              <w:marBottom w:val="0"/>
              <w:divBdr>
                <w:top w:val="none" w:sz="0" w:space="0" w:color="auto"/>
                <w:left w:val="none" w:sz="0" w:space="0" w:color="auto"/>
                <w:bottom w:val="none" w:sz="0" w:space="0" w:color="auto"/>
                <w:right w:val="none" w:sz="0" w:space="0" w:color="auto"/>
              </w:divBdr>
            </w:div>
            <w:div w:id="154778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2079">
      <w:bodyDiv w:val="1"/>
      <w:marLeft w:val="0"/>
      <w:marRight w:val="0"/>
      <w:marTop w:val="0"/>
      <w:marBottom w:val="0"/>
      <w:divBdr>
        <w:top w:val="none" w:sz="0" w:space="0" w:color="auto"/>
        <w:left w:val="none" w:sz="0" w:space="0" w:color="auto"/>
        <w:bottom w:val="none" w:sz="0" w:space="0" w:color="auto"/>
        <w:right w:val="none" w:sz="0" w:space="0" w:color="auto"/>
      </w:divBdr>
      <w:divsChild>
        <w:div w:id="211307679">
          <w:marLeft w:val="1166"/>
          <w:marRight w:val="0"/>
          <w:marTop w:val="115"/>
          <w:marBottom w:val="0"/>
          <w:divBdr>
            <w:top w:val="none" w:sz="0" w:space="0" w:color="auto"/>
            <w:left w:val="none" w:sz="0" w:space="0" w:color="auto"/>
            <w:bottom w:val="none" w:sz="0" w:space="0" w:color="auto"/>
            <w:right w:val="none" w:sz="0" w:space="0" w:color="auto"/>
          </w:divBdr>
        </w:div>
        <w:div w:id="348801126">
          <w:marLeft w:val="1166"/>
          <w:marRight w:val="0"/>
          <w:marTop w:val="115"/>
          <w:marBottom w:val="0"/>
          <w:divBdr>
            <w:top w:val="none" w:sz="0" w:space="0" w:color="auto"/>
            <w:left w:val="none" w:sz="0" w:space="0" w:color="auto"/>
            <w:bottom w:val="none" w:sz="0" w:space="0" w:color="auto"/>
            <w:right w:val="none" w:sz="0" w:space="0" w:color="auto"/>
          </w:divBdr>
        </w:div>
        <w:div w:id="487282507">
          <w:marLeft w:val="1166"/>
          <w:marRight w:val="0"/>
          <w:marTop w:val="115"/>
          <w:marBottom w:val="0"/>
          <w:divBdr>
            <w:top w:val="none" w:sz="0" w:space="0" w:color="auto"/>
            <w:left w:val="none" w:sz="0" w:space="0" w:color="auto"/>
            <w:bottom w:val="none" w:sz="0" w:space="0" w:color="auto"/>
            <w:right w:val="none" w:sz="0" w:space="0" w:color="auto"/>
          </w:divBdr>
        </w:div>
        <w:div w:id="566695484">
          <w:marLeft w:val="547"/>
          <w:marRight w:val="0"/>
          <w:marTop w:val="115"/>
          <w:marBottom w:val="0"/>
          <w:divBdr>
            <w:top w:val="none" w:sz="0" w:space="0" w:color="auto"/>
            <w:left w:val="none" w:sz="0" w:space="0" w:color="auto"/>
            <w:bottom w:val="none" w:sz="0" w:space="0" w:color="auto"/>
            <w:right w:val="none" w:sz="0" w:space="0" w:color="auto"/>
          </w:divBdr>
        </w:div>
        <w:div w:id="758477828">
          <w:marLeft w:val="1166"/>
          <w:marRight w:val="0"/>
          <w:marTop w:val="115"/>
          <w:marBottom w:val="0"/>
          <w:divBdr>
            <w:top w:val="none" w:sz="0" w:space="0" w:color="auto"/>
            <w:left w:val="none" w:sz="0" w:space="0" w:color="auto"/>
            <w:bottom w:val="none" w:sz="0" w:space="0" w:color="auto"/>
            <w:right w:val="none" w:sz="0" w:space="0" w:color="auto"/>
          </w:divBdr>
        </w:div>
        <w:div w:id="1510679373">
          <w:marLeft w:val="547"/>
          <w:marRight w:val="0"/>
          <w:marTop w:val="115"/>
          <w:marBottom w:val="0"/>
          <w:divBdr>
            <w:top w:val="none" w:sz="0" w:space="0" w:color="auto"/>
            <w:left w:val="none" w:sz="0" w:space="0" w:color="auto"/>
            <w:bottom w:val="none" w:sz="0" w:space="0" w:color="auto"/>
            <w:right w:val="none" w:sz="0" w:space="0" w:color="auto"/>
          </w:divBdr>
        </w:div>
        <w:div w:id="2100179219">
          <w:marLeft w:val="1166"/>
          <w:marRight w:val="0"/>
          <w:marTop w:val="115"/>
          <w:marBottom w:val="0"/>
          <w:divBdr>
            <w:top w:val="none" w:sz="0" w:space="0" w:color="auto"/>
            <w:left w:val="none" w:sz="0" w:space="0" w:color="auto"/>
            <w:bottom w:val="none" w:sz="0" w:space="0" w:color="auto"/>
            <w:right w:val="none" w:sz="0" w:space="0" w:color="auto"/>
          </w:divBdr>
        </w:div>
      </w:divsChild>
    </w:div>
    <w:div w:id="145048186">
      <w:bodyDiv w:val="1"/>
      <w:marLeft w:val="0"/>
      <w:marRight w:val="0"/>
      <w:marTop w:val="0"/>
      <w:marBottom w:val="0"/>
      <w:divBdr>
        <w:top w:val="none" w:sz="0" w:space="0" w:color="auto"/>
        <w:left w:val="none" w:sz="0" w:space="0" w:color="auto"/>
        <w:bottom w:val="none" w:sz="0" w:space="0" w:color="auto"/>
        <w:right w:val="none" w:sz="0" w:space="0" w:color="auto"/>
      </w:divBdr>
    </w:div>
    <w:div w:id="145250144">
      <w:bodyDiv w:val="1"/>
      <w:marLeft w:val="0"/>
      <w:marRight w:val="0"/>
      <w:marTop w:val="0"/>
      <w:marBottom w:val="0"/>
      <w:divBdr>
        <w:top w:val="none" w:sz="0" w:space="0" w:color="auto"/>
        <w:left w:val="none" w:sz="0" w:space="0" w:color="auto"/>
        <w:bottom w:val="none" w:sz="0" w:space="0" w:color="auto"/>
        <w:right w:val="none" w:sz="0" w:space="0" w:color="auto"/>
      </w:divBdr>
      <w:divsChild>
        <w:div w:id="1480612600">
          <w:marLeft w:val="547"/>
          <w:marRight w:val="0"/>
          <w:marTop w:val="134"/>
          <w:marBottom w:val="0"/>
          <w:divBdr>
            <w:top w:val="none" w:sz="0" w:space="0" w:color="auto"/>
            <w:left w:val="none" w:sz="0" w:space="0" w:color="auto"/>
            <w:bottom w:val="none" w:sz="0" w:space="0" w:color="auto"/>
            <w:right w:val="none" w:sz="0" w:space="0" w:color="auto"/>
          </w:divBdr>
        </w:div>
      </w:divsChild>
    </w:div>
    <w:div w:id="145628874">
      <w:bodyDiv w:val="1"/>
      <w:marLeft w:val="0"/>
      <w:marRight w:val="0"/>
      <w:marTop w:val="0"/>
      <w:marBottom w:val="0"/>
      <w:divBdr>
        <w:top w:val="none" w:sz="0" w:space="0" w:color="auto"/>
        <w:left w:val="none" w:sz="0" w:space="0" w:color="auto"/>
        <w:bottom w:val="none" w:sz="0" w:space="0" w:color="auto"/>
        <w:right w:val="none" w:sz="0" w:space="0" w:color="auto"/>
      </w:divBdr>
      <w:divsChild>
        <w:div w:id="227306261">
          <w:marLeft w:val="1800"/>
          <w:marRight w:val="0"/>
          <w:marTop w:val="82"/>
          <w:marBottom w:val="0"/>
          <w:divBdr>
            <w:top w:val="none" w:sz="0" w:space="0" w:color="auto"/>
            <w:left w:val="none" w:sz="0" w:space="0" w:color="auto"/>
            <w:bottom w:val="none" w:sz="0" w:space="0" w:color="auto"/>
            <w:right w:val="none" w:sz="0" w:space="0" w:color="auto"/>
          </w:divBdr>
        </w:div>
        <w:div w:id="320815168">
          <w:marLeft w:val="1800"/>
          <w:marRight w:val="0"/>
          <w:marTop w:val="82"/>
          <w:marBottom w:val="0"/>
          <w:divBdr>
            <w:top w:val="none" w:sz="0" w:space="0" w:color="auto"/>
            <w:left w:val="none" w:sz="0" w:space="0" w:color="auto"/>
            <w:bottom w:val="none" w:sz="0" w:space="0" w:color="auto"/>
            <w:right w:val="none" w:sz="0" w:space="0" w:color="auto"/>
          </w:divBdr>
        </w:div>
        <w:div w:id="388387106">
          <w:marLeft w:val="1166"/>
          <w:marRight w:val="0"/>
          <w:marTop w:val="96"/>
          <w:marBottom w:val="0"/>
          <w:divBdr>
            <w:top w:val="none" w:sz="0" w:space="0" w:color="auto"/>
            <w:left w:val="none" w:sz="0" w:space="0" w:color="auto"/>
            <w:bottom w:val="none" w:sz="0" w:space="0" w:color="auto"/>
            <w:right w:val="none" w:sz="0" w:space="0" w:color="auto"/>
          </w:divBdr>
        </w:div>
        <w:div w:id="605578177">
          <w:marLeft w:val="1800"/>
          <w:marRight w:val="0"/>
          <w:marTop w:val="82"/>
          <w:marBottom w:val="0"/>
          <w:divBdr>
            <w:top w:val="none" w:sz="0" w:space="0" w:color="auto"/>
            <w:left w:val="none" w:sz="0" w:space="0" w:color="auto"/>
            <w:bottom w:val="none" w:sz="0" w:space="0" w:color="auto"/>
            <w:right w:val="none" w:sz="0" w:space="0" w:color="auto"/>
          </w:divBdr>
        </w:div>
        <w:div w:id="644510782">
          <w:marLeft w:val="1800"/>
          <w:marRight w:val="0"/>
          <w:marTop w:val="82"/>
          <w:marBottom w:val="0"/>
          <w:divBdr>
            <w:top w:val="none" w:sz="0" w:space="0" w:color="auto"/>
            <w:left w:val="none" w:sz="0" w:space="0" w:color="auto"/>
            <w:bottom w:val="none" w:sz="0" w:space="0" w:color="auto"/>
            <w:right w:val="none" w:sz="0" w:space="0" w:color="auto"/>
          </w:divBdr>
        </w:div>
        <w:div w:id="986125797">
          <w:marLeft w:val="1166"/>
          <w:marRight w:val="0"/>
          <w:marTop w:val="96"/>
          <w:marBottom w:val="0"/>
          <w:divBdr>
            <w:top w:val="none" w:sz="0" w:space="0" w:color="auto"/>
            <w:left w:val="none" w:sz="0" w:space="0" w:color="auto"/>
            <w:bottom w:val="none" w:sz="0" w:space="0" w:color="auto"/>
            <w:right w:val="none" w:sz="0" w:space="0" w:color="auto"/>
          </w:divBdr>
        </w:div>
        <w:div w:id="1050568093">
          <w:marLeft w:val="1800"/>
          <w:marRight w:val="0"/>
          <w:marTop w:val="82"/>
          <w:marBottom w:val="0"/>
          <w:divBdr>
            <w:top w:val="none" w:sz="0" w:space="0" w:color="auto"/>
            <w:left w:val="none" w:sz="0" w:space="0" w:color="auto"/>
            <w:bottom w:val="none" w:sz="0" w:space="0" w:color="auto"/>
            <w:right w:val="none" w:sz="0" w:space="0" w:color="auto"/>
          </w:divBdr>
        </w:div>
        <w:div w:id="1202204532">
          <w:marLeft w:val="1166"/>
          <w:marRight w:val="0"/>
          <w:marTop w:val="96"/>
          <w:marBottom w:val="0"/>
          <w:divBdr>
            <w:top w:val="none" w:sz="0" w:space="0" w:color="auto"/>
            <w:left w:val="none" w:sz="0" w:space="0" w:color="auto"/>
            <w:bottom w:val="none" w:sz="0" w:space="0" w:color="auto"/>
            <w:right w:val="none" w:sz="0" w:space="0" w:color="auto"/>
          </w:divBdr>
        </w:div>
        <w:div w:id="1357921046">
          <w:marLeft w:val="1166"/>
          <w:marRight w:val="0"/>
          <w:marTop w:val="96"/>
          <w:marBottom w:val="0"/>
          <w:divBdr>
            <w:top w:val="none" w:sz="0" w:space="0" w:color="auto"/>
            <w:left w:val="none" w:sz="0" w:space="0" w:color="auto"/>
            <w:bottom w:val="none" w:sz="0" w:space="0" w:color="auto"/>
            <w:right w:val="none" w:sz="0" w:space="0" w:color="auto"/>
          </w:divBdr>
        </w:div>
        <w:div w:id="1565987073">
          <w:marLeft w:val="547"/>
          <w:marRight w:val="0"/>
          <w:marTop w:val="106"/>
          <w:marBottom w:val="0"/>
          <w:divBdr>
            <w:top w:val="none" w:sz="0" w:space="0" w:color="auto"/>
            <w:left w:val="none" w:sz="0" w:space="0" w:color="auto"/>
            <w:bottom w:val="none" w:sz="0" w:space="0" w:color="auto"/>
            <w:right w:val="none" w:sz="0" w:space="0" w:color="auto"/>
          </w:divBdr>
        </w:div>
        <w:div w:id="1577935592">
          <w:marLeft w:val="1800"/>
          <w:marRight w:val="0"/>
          <w:marTop w:val="82"/>
          <w:marBottom w:val="0"/>
          <w:divBdr>
            <w:top w:val="none" w:sz="0" w:space="0" w:color="auto"/>
            <w:left w:val="none" w:sz="0" w:space="0" w:color="auto"/>
            <w:bottom w:val="none" w:sz="0" w:space="0" w:color="auto"/>
            <w:right w:val="none" w:sz="0" w:space="0" w:color="auto"/>
          </w:divBdr>
        </w:div>
        <w:div w:id="1613320855">
          <w:marLeft w:val="1800"/>
          <w:marRight w:val="0"/>
          <w:marTop w:val="82"/>
          <w:marBottom w:val="0"/>
          <w:divBdr>
            <w:top w:val="none" w:sz="0" w:space="0" w:color="auto"/>
            <w:left w:val="none" w:sz="0" w:space="0" w:color="auto"/>
            <w:bottom w:val="none" w:sz="0" w:space="0" w:color="auto"/>
            <w:right w:val="none" w:sz="0" w:space="0" w:color="auto"/>
          </w:divBdr>
        </w:div>
        <w:div w:id="1849978365">
          <w:marLeft w:val="1800"/>
          <w:marRight w:val="0"/>
          <w:marTop w:val="82"/>
          <w:marBottom w:val="0"/>
          <w:divBdr>
            <w:top w:val="none" w:sz="0" w:space="0" w:color="auto"/>
            <w:left w:val="none" w:sz="0" w:space="0" w:color="auto"/>
            <w:bottom w:val="none" w:sz="0" w:space="0" w:color="auto"/>
            <w:right w:val="none" w:sz="0" w:space="0" w:color="auto"/>
          </w:divBdr>
        </w:div>
        <w:div w:id="2094859788">
          <w:marLeft w:val="1800"/>
          <w:marRight w:val="0"/>
          <w:marTop w:val="82"/>
          <w:marBottom w:val="0"/>
          <w:divBdr>
            <w:top w:val="none" w:sz="0" w:space="0" w:color="auto"/>
            <w:left w:val="none" w:sz="0" w:space="0" w:color="auto"/>
            <w:bottom w:val="none" w:sz="0" w:space="0" w:color="auto"/>
            <w:right w:val="none" w:sz="0" w:space="0" w:color="auto"/>
          </w:divBdr>
        </w:div>
      </w:divsChild>
    </w:div>
    <w:div w:id="147675607">
      <w:bodyDiv w:val="1"/>
      <w:marLeft w:val="0"/>
      <w:marRight w:val="0"/>
      <w:marTop w:val="0"/>
      <w:marBottom w:val="0"/>
      <w:divBdr>
        <w:top w:val="none" w:sz="0" w:space="0" w:color="auto"/>
        <w:left w:val="none" w:sz="0" w:space="0" w:color="auto"/>
        <w:bottom w:val="none" w:sz="0" w:space="0" w:color="auto"/>
        <w:right w:val="none" w:sz="0" w:space="0" w:color="auto"/>
      </w:divBdr>
    </w:div>
    <w:div w:id="148599296">
      <w:bodyDiv w:val="1"/>
      <w:marLeft w:val="0"/>
      <w:marRight w:val="0"/>
      <w:marTop w:val="0"/>
      <w:marBottom w:val="0"/>
      <w:divBdr>
        <w:top w:val="none" w:sz="0" w:space="0" w:color="auto"/>
        <w:left w:val="none" w:sz="0" w:space="0" w:color="auto"/>
        <w:bottom w:val="none" w:sz="0" w:space="0" w:color="auto"/>
        <w:right w:val="none" w:sz="0" w:space="0" w:color="auto"/>
      </w:divBdr>
      <w:divsChild>
        <w:div w:id="1305742400">
          <w:marLeft w:val="547"/>
          <w:marRight w:val="0"/>
          <w:marTop w:val="154"/>
          <w:marBottom w:val="0"/>
          <w:divBdr>
            <w:top w:val="none" w:sz="0" w:space="0" w:color="auto"/>
            <w:left w:val="none" w:sz="0" w:space="0" w:color="auto"/>
            <w:bottom w:val="none" w:sz="0" w:space="0" w:color="auto"/>
            <w:right w:val="none" w:sz="0" w:space="0" w:color="auto"/>
          </w:divBdr>
        </w:div>
      </w:divsChild>
    </w:div>
    <w:div w:id="148795479">
      <w:bodyDiv w:val="1"/>
      <w:marLeft w:val="0"/>
      <w:marRight w:val="0"/>
      <w:marTop w:val="0"/>
      <w:marBottom w:val="0"/>
      <w:divBdr>
        <w:top w:val="none" w:sz="0" w:space="0" w:color="auto"/>
        <w:left w:val="none" w:sz="0" w:space="0" w:color="auto"/>
        <w:bottom w:val="none" w:sz="0" w:space="0" w:color="auto"/>
        <w:right w:val="none" w:sz="0" w:space="0" w:color="auto"/>
      </w:divBdr>
      <w:divsChild>
        <w:div w:id="622805953">
          <w:marLeft w:val="547"/>
          <w:marRight w:val="0"/>
          <w:marTop w:val="134"/>
          <w:marBottom w:val="0"/>
          <w:divBdr>
            <w:top w:val="none" w:sz="0" w:space="0" w:color="auto"/>
            <w:left w:val="none" w:sz="0" w:space="0" w:color="auto"/>
            <w:bottom w:val="none" w:sz="0" w:space="0" w:color="auto"/>
            <w:right w:val="none" w:sz="0" w:space="0" w:color="auto"/>
          </w:divBdr>
        </w:div>
        <w:div w:id="928272527">
          <w:marLeft w:val="547"/>
          <w:marRight w:val="0"/>
          <w:marTop w:val="134"/>
          <w:marBottom w:val="0"/>
          <w:divBdr>
            <w:top w:val="none" w:sz="0" w:space="0" w:color="auto"/>
            <w:left w:val="none" w:sz="0" w:space="0" w:color="auto"/>
            <w:bottom w:val="none" w:sz="0" w:space="0" w:color="auto"/>
            <w:right w:val="none" w:sz="0" w:space="0" w:color="auto"/>
          </w:divBdr>
        </w:div>
        <w:div w:id="1416247580">
          <w:marLeft w:val="547"/>
          <w:marRight w:val="0"/>
          <w:marTop w:val="134"/>
          <w:marBottom w:val="0"/>
          <w:divBdr>
            <w:top w:val="none" w:sz="0" w:space="0" w:color="auto"/>
            <w:left w:val="none" w:sz="0" w:space="0" w:color="auto"/>
            <w:bottom w:val="none" w:sz="0" w:space="0" w:color="auto"/>
            <w:right w:val="none" w:sz="0" w:space="0" w:color="auto"/>
          </w:divBdr>
        </w:div>
      </w:divsChild>
    </w:div>
    <w:div w:id="149254992">
      <w:bodyDiv w:val="1"/>
      <w:marLeft w:val="0"/>
      <w:marRight w:val="0"/>
      <w:marTop w:val="0"/>
      <w:marBottom w:val="0"/>
      <w:divBdr>
        <w:top w:val="none" w:sz="0" w:space="0" w:color="auto"/>
        <w:left w:val="none" w:sz="0" w:space="0" w:color="auto"/>
        <w:bottom w:val="none" w:sz="0" w:space="0" w:color="auto"/>
        <w:right w:val="none" w:sz="0" w:space="0" w:color="auto"/>
      </w:divBdr>
    </w:div>
    <w:div w:id="149714628">
      <w:bodyDiv w:val="1"/>
      <w:marLeft w:val="0"/>
      <w:marRight w:val="0"/>
      <w:marTop w:val="0"/>
      <w:marBottom w:val="0"/>
      <w:divBdr>
        <w:top w:val="none" w:sz="0" w:space="0" w:color="auto"/>
        <w:left w:val="none" w:sz="0" w:space="0" w:color="auto"/>
        <w:bottom w:val="none" w:sz="0" w:space="0" w:color="auto"/>
        <w:right w:val="none" w:sz="0" w:space="0" w:color="auto"/>
      </w:divBdr>
      <w:divsChild>
        <w:div w:id="769619984">
          <w:marLeft w:val="547"/>
          <w:marRight w:val="0"/>
          <w:marTop w:val="115"/>
          <w:marBottom w:val="0"/>
          <w:divBdr>
            <w:top w:val="none" w:sz="0" w:space="0" w:color="auto"/>
            <w:left w:val="none" w:sz="0" w:space="0" w:color="auto"/>
            <w:bottom w:val="none" w:sz="0" w:space="0" w:color="auto"/>
            <w:right w:val="none" w:sz="0" w:space="0" w:color="auto"/>
          </w:divBdr>
        </w:div>
        <w:div w:id="1209681490">
          <w:marLeft w:val="1166"/>
          <w:marRight w:val="0"/>
          <w:marTop w:val="101"/>
          <w:marBottom w:val="0"/>
          <w:divBdr>
            <w:top w:val="none" w:sz="0" w:space="0" w:color="auto"/>
            <w:left w:val="none" w:sz="0" w:space="0" w:color="auto"/>
            <w:bottom w:val="none" w:sz="0" w:space="0" w:color="auto"/>
            <w:right w:val="none" w:sz="0" w:space="0" w:color="auto"/>
          </w:divBdr>
        </w:div>
        <w:div w:id="2086874028">
          <w:marLeft w:val="1800"/>
          <w:marRight w:val="0"/>
          <w:marTop w:val="86"/>
          <w:marBottom w:val="0"/>
          <w:divBdr>
            <w:top w:val="none" w:sz="0" w:space="0" w:color="auto"/>
            <w:left w:val="none" w:sz="0" w:space="0" w:color="auto"/>
            <w:bottom w:val="none" w:sz="0" w:space="0" w:color="auto"/>
            <w:right w:val="none" w:sz="0" w:space="0" w:color="auto"/>
          </w:divBdr>
        </w:div>
        <w:div w:id="2141338521">
          <w:marLeft w:val="1800"/>
          <w:marRight w:val="0"/>
          <w:marTop w:val="86"/>
          <w:marBottom w:val="0"/>
          <w:divBdr>
            <w:top w:val="none" w:sz="0" w:space="0" w:color="auto"/>
            <w:left w:val="none" w:sz="0" w:space="0" w:color="auto"/>
            <w:bottom w:val="none" w:sz="0" w:space="0" w:color="auto"/>
            <w:right w:val="none" w:sz="0" w:space="0" w:color="auto"/>
          </w:divBdr>
        </w:div>
      </w:divsChild>
    </w:div>
    <w:div w:id="149753991">
      <w:bodyDiv w:val="1"/>
      <w:marLeft w:val="0"/>
      <w:marRight w:val="0"/>
      <w:marTop w:val="0"/>
      <w:marBottom w:val="0"/>
      <w:divBdr>
        <w:top w:val="none" w:sz="0" w:space="0" w:color="auto"/>
        <w:left w:val="none" w:sz="0" w:space="0" w:color="auto"/>
        <w:bottom w:val="none" w:sz="0" w:space="0" w:color="auto"/>
        <w:right w:val="none" w:sz="0" w:space="0" w:color="auto"/>
      </w:divBdr>
    </w:div>
    <w:div w:id="149946401">
      <w:bodyDiv w:val="1"/>
      <w:marLeft w:val="0"/>
      <w:marRight w:val="0"/>
      <w:marTop w:val="0"/>
      <w:marBottom w:val="0"/>
      <w:divBdr>
        <w:top w:val="none" w:sz="0" w:space="0" w:color="auto"/>
        <w:left w:val="none" w:sz="0" w:space="0" w:color="auto"/>
        <w:bottom w:val="none" w:sz="0" w:space="0" w:color="auto"/>
        <w:right w:val="none" w:sz="0" w:space="0" w:color="auto"/>
      </w:divBdr>
    </w:div>
    <w:div w:id="150105886">
      <w:bodyDiv w:val="1"/>
      <w:marLeft w:val="0"/>
      <w:marRight w:val="0"/>
      <w:marTop w:val="0"/>
      <w:marBottom w:val="0"/>
      <w:divBdr>
        <w:top w:val="none" w:sz="0" w:space="0" w:color="auto"/>
        <w:left w:val="none" w:sz="0" w:space="0" w:color="auto"/>
        <w:bottom w:val="none" w:sz="0" w:space="0" w:color="auto"/>
        <w:right w:val="none" w:sz="0" w:space="0" w:color="auto"/>
      </w:divBdr>
      <w:divsChild>
        <w:div w:id="318384295">
          <w:marLeft w:val="1166"/>
          <w:marRight w:val="0"/>
          <w:marTop w:val="86"/>
          <w:marBottom w:val="0"/>
          <w:divBdr>
            <w:top w:val="none" w:sz="0" w:space="0" w:color="auto"/>
            <w:left w:val="none" w:sz="0" w:space="0" w:color="auto"/>
            <w:bottom w:val="none" w:sz="0" w:space="0" w:color="auto"/>
            <w:right w:val="none" w:sz="0" w:space="0" w:color="auto"/>
          </w:divBdr>
        </w:div>
        <w:div w:id="332492289">
          <w:marLeft w:val="547"/>
          <w:marRight w:val="0"/>
          <w:marTop w:val="96"/>
          <w:marBottom w:val="0"/>
          <w:divBdr>
            <w:top w:val="none" w:sz="0" w:space="0" w:color="auto"/>
            <w:left w:val="none" w:sz="0" w:space="0" w:color="auto"/>
            <w:bottom w:val="none" w:sz="0" w:space="0" w:color="auto"/>
            <w:right w:val="none" w:sz="0" w:space="0" w:color="auto"/>
          </w:divBdr>
        </w:div>
        <w:div w:id="660037621">
          <w:marLeft w:val="1166"/>
          <w:marRight w:val="0"/>
          <w:marTop w:val="77"/>
          <w:marBottom w:val="0"/>
          <w:divBdr>
            <w:top w:val="none" w:sz="0" w:space="0" w:color="auto"/>
            <w:left w:val="none" w:sz="0" w:space="0" w:color="auto"/>
            <w:bottom w:val="none" w:sz="0" w:space="0" w:color="auto"/>
            <w:right w:val="none" w:sz="0" w:space="0" w:color="auto"/>
          </w:divBdr>
        </w:div>
        <w:div w:id="727260790">
          <w:marLeft w:val="1166"/>
          <w:marRight w:val="0"/>
          <w:marTop w:val="77"/>
          <w:marBottom w:val="0"/>
          <w:divBdr>
            <w:top w:val="none" w:sz="0" w:space="0" w:color="auto"/>
            <w:left w:val="none" w:sz="0" w:space="0" w:color="auto"/>
            <w:bottom w:val="none" w:sz="0" w:space="0" w:color="auto"/>
            <w:right w:val="none" w:sz="0" w:space="0" w:color="auto"/>
          </w:divBdr>
        </w:div>
        <w:div w:id="748773978">
          <w:marLeft w:val="547"/>
          <w:marRight w:val="0"/>
          <w:marTop w:val="96"/>
          <w:marBottom w:val="0"/>
          <w:divBdr>
            <w:top w:val="none" w:sz="0" w:space="0" w:color="auto"/>
            <w:left w:val="none" w:sz="0" w:space="0" w:color="auto"/>
            <w:bottom w:val="none" w:sz="0" w:space="0" w:color="auto"/>
            <w:right w:val="none" w:sz="0" w:space="0" w:color="auto"/>
          </w:divBdr>
        </w:div>
        <w:div w:id="897786704">
          <w:marLeft w:val="547"/>
          <w:marRight w:val="0"/>
          <w:marTop w:val="96"/>
          <w:marBottom w:val="0"/>
          <w:divBdr>
            <w:top w:val="none" w:sz="0" w:space="0" w:color="auto"/>
            <w:left w:val="none" w:sz="0" w:space="0" w:color="auto"/>
            <w:bottom w:val="none" w:sz="0" w:space="0" w:color="auto"/>
            <w:right w:val="none" w:sz="0" w:space="0" w:color="auto"/>
          </w:divBdr>
        </w:div>
        <w:div w:id="1589726605">
          <w:marLeft w:val="1166"/>
          <w:marRight w:val="0"/>
          <w:marTop w:val="86"/>
          <w:marBottom w:val="0"/>
          <w:divBdr>
            <w:top w:val="none" w:sz="0" w:space="0" w:color="auto"/>
            <w:left w:val="none" w:sz="0" w:space="0" w:color="auto"/>
            <w:bottom w:val="none" w:sz="0" w:space="0" w:color="auto"/>
            <w:right w:val="none" w:sz="0" w:space="0" w:color="auto"/>
          </w:divBdr>
        </w:div>
        <w:div w:id="1890720753">
          <w:marLeft w:val="1166"/>
          <w:marRight w:val="0"/>
          <w:marTop w:val="77"/>
          <w:marBottom w:val="0"/>
          <w:divBdr>
            <w:top w:val="none" w:sz="0" w:space="0" w:color="auto"/>
            <w:left w:val="none" w:sz="0" w:space="0" w:color="auto"/>
            <w:bottom w:val="none" w:sz="0" w:space="0" w:color="auto"/>
            <w:right w:val="none" w:sz="0" w:space="0" w:color="auto"/>
          </w:divBdr>
        </w:div>
      </w:divsChild>
    </w:div>
    <w:div w:id="150760741">
      <w:bodyDiv w:val="1"/>
      <w:marLeft w:val="0"/>
      <w:marRight w:val="0"/>
      <w:marTop w:val="0"/>
      <w:marBottom w:val="0"/>
      <w:divBdr>
        <w:top w:val="none" w:sz="0" w:space="0" w:color="auto"/>
        <w:left w:val="none" w:sz="0" w:space="0" w:color="auto"/>
        <w:bottom w:val="none" w:sz="0" w:space="0" w:color="auto"/>
        <w:right w:val="none" w:sz="0" w:space="0" w:color="auto"/>
      </w:divBdr>
    </w:div>
    <w:div w:id="151600347">
      <w:bodyDiv w:val="1"/>
      <w:marLeft w:val="0"/>
      <w:marRight w:val="0"/>
      <w:marTop w:val="0"/>
      <w:marBottom w:val="0"/>
      <w:divBdr>
        <w:top w:val="none" w:sz="0" w:space="0" w:color="auto"/>
        <w:left w:val="none" w:sz="0" w:space="0" w:color="auto"/>
        <w:bottom w:val="none" w:sz="0" w:space="0" w:color="auto"/>
        <w:right w:val="none" w:sz="0" w:space="0" w:color="auto"/>
      </w:divBdr>
    </w:div>
    <w:div w:id="151604392">
      <w:bodyDiv w:val="1"/>
      <w:marLeft w:val="0"/>
      <w:marRight w:val="0"/>
      <w:marTop w:val="0"/>
      <w:marBottom w:val="0"/>
      <w:divBdr>
        <w:top w:val="none" w:sz="0" w:space="0" w:color="auto"/>
        <w:left w:val="none" w:sz="0" w:space="0" w:color="auto"/>
        <w:bottom w:val="none" w:sz="0" w:space="0" w:color="auto"/>
        <w:right w:val="none" w:sz="0" w:space="0" w:color="auto"/>
      </w:divBdr>
    </w:div>
    <w:div w:id="152381210">
      <w:bodyDiv w:val="1"/>
      <w:marLeft w:val="0"/>
      <w:marRight w:val="0"/>
      <w:marTop w:val="0"/>
      <w:marBottom w:val="0"/>
      <w:divBdr>
        <w:top w:val="none" w:sz="0" w:space="0" w:color="auto"/>
        <w:left w:val="none" w:sz="0" w:space="0" w:color="auto"/>
        <w:bottom w:val="none" w:sz="0" w:space="0" w:color="auto"/>
        <w:right w:val="none" w:sz="0" w:space="0" w:color="auto"/>
      </w:divBdr>
      <w:divsChild>
        <w:div w:id="79524598">
          <w:marLeft w:val="547"/>
          <w:marRight w:val="0"/>
          <w:marTop w:val="144"/>
          <w:marBottom w:val="0"/>
          <w:divBdr>
            <w:top w:val="none" w:sz="0" w:space="0" w:color="auto"/>
            <w:left w:val="none" w:sz="0" w:space="0" w:color="auto"/>
            <w:bottom w:val="none" w:sz="0" w:space="0" w:color="auto"/>
            <w:right w:val="none" w:sz="0" w:space="0" w:color="auto"/>
          </w:divBdr>
        </w:div>
        <w:div w:id="366418153">
          <w:marLeft w:val="547"/>
          <w:marRight w:val="0"/>
          <w:marTop w:val="144"/>
          <w:marBottom w:val="0"/>
          <w:divBdr>
            <w:top w:val="none" w:sz="0" w:space="0" w:color="auto"/>
            <w:left w:val="none" w:sz="0" w:space="0" w:color="auto"/>
            <w:bottom w:val="none" w:sz="0" w:space="0" w:color="auto"/>
            <w:right w:val="none" w:sz="0" w:space="0" w:color="auto"/>
          </w:divBdr>
        </w:div>
        <w:div w:id="423108448">
          <w:marLeft w:val="1166"/>
          <w:marRight w:val="0"/>
          <w:marTop w:val="125"/>
          <w:marBottom w:val="0"/>
          <w:divBdr>
            <w:top w:val="none" w:sz="0" w:space="0" w:color="auto"/>
            <w:left w:val="none" w:sz="0" w:space="0" w:color="auto"/>
            <w:bottom w:val="none" w:sz="0" w:space="0" w:color="auto"/>
            <w:right w:val="none" w:sz="0" w:space="0" w:color="auto"/>
          </w:divBdr>
        </w:div>
        <w:div w:id="675112095">
          <w:marLeft w:val="1166"/>
          <w:marRight w:val="0"/>
          <w:marTop w:val="125"/>
          <w:marBottom w:val="0"/>
          <w:divBdr>
            <w:top w:val="none" w:sz="0" w:space="0" w:color="auto"/>
            <w:left w:val="none" w:sz="0" w:space="0" w:color="auto"/>
            <w:bottom w:val="none" w:sz="0" w:space="0" w:color="auto"/>
            <w:right w:val="none" w:sz="0" w:space="0" w:color="auto"/>
          </w:divBdr>
        </w:div>
        <w:div w:id="1407533281">
          <w:marLeft w:val="547"/>
          <w:marRight w:val="0"/>
          <w:marTop w:val="144"/>
          <w:marBottom w:val="0"/>
          <w:divBdr>
            <w:top w:val="none" w:sz="0" w:space="0" w:color="auto"/>
            <w:left w:val="none" w:sz="0" w:space="0" w:color="auto"/>
            <w:bottom w:val="none" w:sz="0" w:space="0" w:color="auto"/>
            <w:right w:val="none" w:sz="0" w:space="0" w:color="auto"/>
          </w:divBdr>
        </w:div>
      </w:divsChild>
    </w:div>
    <w:div w:id="153648230">
      <w:bodyDiv w:val="1"/>
      <w:marLeft w:val="0"/>
      <w:marRight w:val="0"/>
      <w:marTop w:val="0"/>
      <w:marBottom w:val="0"/>
      <w:divBdr>
        <w:top w:val="none" w:sz="0" w:space="0" w:color="auto"/>
        <w:left w:val="none" w:sz="0" w:space="0" w:color="auto"/>
        <w:bottom w:val="none" w:sz="0" w:space="0" w:color="auto"/>
        <w:right w:val="none" w:sz="0" w:space="0" w:color="auto"/>
      </w:divBdr>
      <w:divsChild>
        <w:div w:id="514881638">
          <w:marLeft w:val="547"/>
          <w:marRight w:val="0"/>
          <w:marTop w:val="115"/>
          <w:marBottom w:val="0"/>
          <w:divBdr>
            <w:top w:val="none" w:sz="0" w:space="0" w:color="auto"/>
            <w:left w:val="none" w:sz="0" w:space="0" w:color="auto"/>
            <w:bottom w:val="none" w:sz="0" w:space="0" w:color="auto"/>
            <w:right w:val="none" w:sz="0" w:space="0" w:color="auto"/>
          </w:divBdr>
        </w:div>
        <w:div w:id="521821447">
          <w:marLeft w:val="1166"/>
          <w:marRight w:val="0"/>
          <w:marTop w:val="96"/>
          <w:marBottom w:val="0"/>
          <w:divBdr>
            <w:top w:val="none" w:sz="0" w:space="0" w:color="auto"/>
            <w:left w:val="none" w:sz="0" w:space="0" w:color="auto"/>
            <w:bottom w:val="none" w:sz="0" w:space="0" w:color="auto"/>
            <w:right w:val="none" w:sz="0" w:space="0" w:color="auto"/>
          </w:divBdr>
        </w:div>
      </w:divsChild>
    </w:div>
    <w:div w:id="153953231">
      <w:bodyDiv w:val="1"/>
      <w:marLeft w:val="0"/>
      <w:marRight w:val="0"/>
      <w:marTop w:val="0"/>
      <w:marBottom w:val="0"/>
      <w:divBdr>
        <w:top w:val="none" w:sz="0" w:space="0" w:color="auto"/>
        <w:left w:val="none" w:sz="0" w:space="0" w:color="auto"/>
        <w:bottom w:val="none" w:sz="0" w:space="0" w:color="auto"/>
        <w:right w:val="none" w:sz="0" w:space="0" w:color="auto"/>
      </w:divBdr>
    </w:div>
    <w:div w:id="154224340">
      <w:bodyDiv w:val="1"/>
      <w:marLeft w:val="0"/>
      <w:marRight w:val="0"/>
      <w:marTop w:val="0"/>
      <w:marBottom w:val="0"/>
      <w:divBdr>
        <w:top w:val="none" w:sz="0" w:space="0" w:color="auto"/>
        <w:left w:val="none" w:sz="0" w:space="0" w:color="auto"/>
        <w:bottom w:val="none" w:sz="0" w:space="0" w:color="auto"/>
        <w:right w:val="none" w:sz="0" w:space="0" w:color="auto"/>
      </w:divBdr>
    </w:div>
    <w:div w:id="154535032">
      <w:bodyDiv w:val="1"/>
      <w:marLeft w:val="0"/>
      <w:marRight w:val="0"/>
      <w:marTop w:val="0"/>
      <w:marBottom w:val="0"/>
      <w:divBdr>
        <w:top w:val="none" w:sz="0" w:space="0" w:color="auto"/>
        <w:left w:val="none" w:sz="0" w:space="0" w:color="auto"/>
        <w:bottom w:val="none" w:sz="0" w:space="0" w:color="auto"/>
        <w:right w:val="none" w:sz="0" w:space="0" w:color="auto"/>
      </w:divBdr>
      <w:divsChild>
        <w:div w:id="359624682">
          <w:marLeft w:val="547"/>
          <w:marRight w:val="0"/>
          <w:marTop w:val="134"/>
          <w:marBottom w:val="0"/>
          <w:divBdr>
            <w:top w:val="none" w:sz="0" w:space="0" w:color="auto"/>
            <w:left w:val="none" w:sz="0" w:space="0" w:color="auto"/>
            <w:bottom w:val="none" w:sz="0" w:space="0" w:color="auto"/>
            <w:right w:val="none" w:sz="0" w:space="0" w:color="auto"/>
          </w:divBdr>
        </w:div>
        <w:div w:id="579750247">
          <w:marLeft w:val="1166"/>
          <w:marRight w:val="0"/>
          <w:marTop w:val="115"/>
          <w:marBottom w:val="0"/>
          <w:divBdr>
            <w:top w:val="none" w:sz="0" w:space="0" w:color="auto"/>
            <w:left w:val="none" w:sz="0" w:space="0" w:color="auto"/>
            <w:bottom w:val="none" w:sz="0" w:space="0" w:color="auto"/>
            <w:right w:val="none" w:sz="0" w:space="0" w:color="auto"/>
          </w:divBdr>
        </w:div>
        <w:div w:id="1436973401">
          <w:marLeft w:val="1800"/>
          <w:marRight w:val="0"/>
          <w:marTop w:val="96"/>
          <w:marBottom w:val="0"/>
          <w:divBdr>
            <w:top w:val="none" w:sz="0" w:space="0" w:color="auto"/>
            <w:left w:val="none" w:sz="0" w:space="0" w:color="auto"/>
            <w:bottom w:val="none" w:sz="0" w:space="0" w:color="auto"/>
            <w:right w:val="none" w:sz="0" w:space="0" w:color="auto"/>
          </w:divBdr>
        </w:div>
      </w:divsChild>
    </w:div>
    <w:div w:id="154536209">
      <w:bodyDiv w:val="1"/>
      <w:marLeft w:val="0"/>
      <w:marRight w:val="0"/>
      <w:marTop w:val="0"/>
      <w:marBottom w:val="0"/>
      <w:divBdr>
        <w:top w:val="none" w:sz="0" w:space="0" w:color="auto"/>
        <w:left w:val="none" w:sz="0" w:space="0" w:color="auto"/>
        <w:bottom w:val="none" w:sz="0" w:space="0" w:color="auto"/>
        <w:right w:val="none" w:sz="0" w:space="0" w:color="auto"/>
      </w:divBdr>
    </w:div>
    <w:div w:id="154809045">
      <w:bodyDiv w:val="1"/>
      <w:marLeft w:val="0"/>
      <w:marRight w:val="0"/>
      <w:marTop w:val="0"/>
      <w:marBottom w:val="0"/>
      <w:divBdr>
        <w:top w:val="none" w:sz="0" w:space="0" w:color="auto"/>
        <w:left w:val="none" w:sz="0" w:space="0" w:color="auto"/>
        <w:bottom w:val="none" w:sz="0" w:space="0" w:color="auto"/>
        <w:right w:val="none" w:sz="0" w:space="0" w:color="auto"/>
      </w:divBdr>
    </w:div>
    <w:div w:id="156582256">
      <w:bodyDiv w:val="1"/>
      <w:marLeft w:val="0"/>
      <w:marRight w:val="0"/>
      <w:marTop w:val="0"/>
      <w:marBottom w:val="0"/>
      <w:divBdr>
        <w:top w:val="none" w:sz="0" w:space="0" w:color="auto"/>
        <w:left w:val="none" w:sz="0" w:space="0" w:color="auto"/>
        <w:bottom w:val="none" w:sz="0" w:space="0" w:color="auto"/>
        <w:right w:val="none" w:sz="0" w:space="0" w:color="auto"/>
      </w:divBdr>
      <w:divsChild>
        <w:div w:id="650794547">
          <w:marLeft w:val="1440"/>
          <w:marRight w:val="0"/>
          <w:marTop w:val="120"/>
          <w:marBottom w:val="120"/>
          <w:divBdr>
            <w:top w:val="none" w:sz="0" w:space="0" w:color="auto"/>
            <w:left w:val="none" w:sz="0" w:space="0" w:color="auto"/>
            <w:bottom w:val="none" w:sz="0" w:space="0" w:color="auto"/>
            <w:right w:val="none" w:sz="0" w:space="0" w:color="auto"/>
          </w:divBdr>
        </w:div>
        <w:div w:id="1275210837">
          <w:marLeft w:val="720"/>
          <w:marRight w:val="0"/>
          <w:marTop w:val="120"/>
          <w:marBottom w:val="120"/>
          <w:divBdr>
            <w:top w:val="none" w:sz="0" w:space="0" w:color="auto"/>
            <w:left w:val="none" w:sz="0" w:space="0" w:color="auto"/>
            <w:bottom w:val="none" w:sz="0" w:space="0" w:color="auto"/>
            <w:right w:val="none" w:sz="0" w:space="0" w:color="auto"/>
          </w:divBdr>
        </w:div>
      </w:divsChild>
    </w:div>
    <w:div w:id="159122275">
      <w:bodyDiv w:val="1"/>
      <w:marLeft w:val="0"/>
      <w:marRight w:val="0"/>
      <w:marTop w:val="0"/>
      <w:marBottom w:val="0"/>
      <w:divBdr>
        <w:top w:val="none" w:sz="0" w:space="0" w:color="auto"/>
        <w:left w:val="none" w:sz="0" w:space="0" w:color="auto"/>
        <w:bottom w:val="none" w:sz="0" w:space="0" w:color="auto"/>
        <w:right w:val="none" w:sz="0" w:space="0" w:color="auto"/>
      </w:divBdr>
    </w:div>
    <w:div w:id="159738332">
      <w:bodyDiv w:val="1"/>
      <w:marLeft w:val="0"/>
      <w:marRight w:val="0"/>
      <w:marTop w:val="0"/>
      <w:marBottom w:val="0"/>
      <w:divBdr>
        <w:top w:val="none" w:sz="0" w:space="0" w:color="auto"/>
        <w:left w:val="none" w:sz="0" w:space="0" w:color="auto"/>
        <w:bottom w:val="none" w:sz="0" w:space="0" w:color="auto"/>
        <w:right w:val="none" w:sz="0" w:space="0" w:color="auto"/>
      </w:divBdr>
    </w:div>
    <w:div w:id="160894478">
      <w:bodyDiv w:val="1"/>
      <w:marLeft w:val="0"/>
      <w:marRight w:val="0"/>
      <w:marTop w:val="0"/>
      <w:marBottom w:val="0"/>
      <w:divBdr>
        <w:top w:val="none" w:sz="0" w:space="0" w:color="auto"/>
        <w:left w:val="none" w:sz="0" w:space="0" w:color="auto"/>
        <w:bottom w:val="none" w:sz="0" w:space="0" w:color="auto"/>
        <w:right w:val="none" w:sz="0" w:space="0" w:color="auto"/>
      </w:divBdr>
      <w:divsChild>
        <w:div w:id="439764273">
          <w:marLeft w:val="547"/>
          <w:marRight w:val="0"/>
          <w:marTop w:val="130"/>
          <w:marBottom w:val="0"/>
          <w:divBdr>
            <w:top w:val="none" w:sz="0" w:space="0" w:color="auto"/>
            <w:left w:val="none" w:sz="0" w:space="0" w:color="auto"/>
            <w:bottom w:val="none" w:sz="0" w:space="0" w:color="auto"/>
            <w:right w:val="none" w:sz="0" w:space="0" w:color="auto"/>
          </w:divBdr>
        </w:div>
        <w:div w:id="1198156157">
          <w:marLeft w:val="547"/>
          <w:marRight w:val="0"/>
          <w:marTop w:val="130"/>
          <w:marBottom w:val="0"/>
          <w:divBdr>
            <w:top w:val="none" w:sz="0" w:space="0" w:color="auto"/>
            <w:left w:val="none" w:sz="0" w:space="0" w:color="auto"/>
            <w:bottom w:val="none" w:sz="0" w:space="0" w:color="auto"/>
            <w:right w:val="none" w:sz="0" w:space="0" w:color="auto"/>
          </w:divBdr>
        </w:div>
        <w:div w:id="1534225437">
          <w:marLeft w:val="1800"/>
          <w:marRight w:val="0"/>
          <w:marTop w:val="96"/>
          <w:marBottom w:val="0"/>
          <w:divBdr>
            <w:top w:val="none" w:sz="0" w:space="0" w:color="auto"/>
            <w:left w:val="none" w:sz="0" w:space="0" w:color="auto"/>
            <w:bottom w:val="none" w:sz="0" w:space="0" w:color="auto"/>
            <w:right w:val="none" w:sz="0" w:space="0" w:color="auto"/>
          </w:divBdr>
        </w:div>
        <w:div w:id="1672370684">
          <w:marLeft w:val="1800"/>
          <w:marRight w:val="0"/>
          <w:marTop w:val="96"/>
          <w:marBottom w:val="0"/>
          <w:divBdr>
            <w:top w:val="none" w:sz="0" w:space="0" w:color="auto"/>
            <w:left w:val="none" w:sz="0" w:space="0" w:color="auto"/>
            <w:bottom w:val="none" w:sz="0" w:space="0" w:color="auto"/>
            <w:right w:val="none" w:sz="0" w:space="0" w:color="auto"/>
          </w:divBdr>
        </w:div>
        <w:div w:id="1923442358">
          <w:marLeft w:val="1166"/>
          <w:marRight w:val="0"/>
          <w:marTop w:val="115"/>
          <w:marBottom w:val="0"/>
          <w:divBdr>
            <w:top w:val="none" w:sz="0" w:space="0" w:color="auto"/>
            <w:left w:val="none" w:sz="0" w:space="0" w:color="auto"/>
            <w:bottom w:val="none" w:sz="0" w:space="0" w:color="auto"/>
            <w:right w:val="none" w:sz="0" w:space="0" w:color="auto"/>
          </w:divBdr>
        </w:div>
        <w:div w:id="1935672382">
          <w:marLeft w:val="1166"/>
          <w:marRight w:val="0"/>
          <w:marTop w:val="115"/>
          <w:marBottom w:val="0"/>
          <w:divBdr>
            <w:top w:val="none" w:sz="0" w:space="0" w:color="auto"/>
            <w:left w:val="none" w:sz="0" w:space="0" w:color="auto"/>
            <w:bottom w:val="none" w:sz="0" w:space="0" w:color="auto"/>
            <w:right w:val="none" w:sz="0" w:space="0" w:color="auto"/>
          </w:divBdr>
        </w:div>
      </w:divsChild>
    </w:div>
    <w:div w:id="161163902">
      <w:bodyDiv w:val="1"/>
      <w:marLeft w:val="0"/>
      <w:marRight w:val="0"/>
      <w:marTop w:val="0"/>
      <w:marBottom w:val="0"/>
      <w:divBdr>
        <w:top w:val="none" w:sz="0" w:space="0" w:color="auto"/>
        <w:left w:val="none" w:sz="0" w:space="0" w:color="auto"/>
        <w:bottom w:val="none" w:sz="0" w:space="0" w:color="auto"/>
        <w:right w:val="none" w:sz="0" w:space="0" w:color="auto"/>
      </w:divBdr>
      <w:divsChild>
        <w:div w:id="200480906">
          <w:marLeft w:val="1800"/>
          <w:marRight w:val="0"/>
          <w:marTop w:val="120"/>
          <w:marBottom w:val="60"/>
          <w:divBdr>
            <w:top w:val="none" w:sz="0" w:space="0" w:color="auto"/>
            <w:left w:val="none" w:sz="0" w:space="0" w:color="auto"/>
            <w:bottom w:val="none" w:sz="0" w:space="0" w:color="auto"/>
            <w:right w:val="none" w:sz="0" w:space="0" w:color="auto"/>
          </w:divBdr>
        </w:div>
        <w:div w:id="263921507">
          <w:marLeft w:val="1166"/>
          <w:marRight w:val="0"/>
          <w:marTop w:val="120"/>
          <w:marBottom w:val="60"/>
          <w:divBdr>
            <w:top w:val="none" w:sz="0" w:space="0" w:color="auto"/>
            <w:left w:val="none" w:sz="0" w:space="0" w:color="auto"/>
            <w:bottom w:val="none" w:sz="0" w:space="0" w:color="auto"/>
            <w:right w:val="none" w:sz="0" w:space="0" w:color="auto"/>
          </w:divBdr>
        </w:div>
        <w:div w:id="362676315">
          <w:marLeft w:val="547"/>
          <w:marRight w:val="0"/>
          <w:marTop w:val="120"/>
          <w:marBottom w:val="60"/>
          <w:divBdr>
            <w:top w:val="none" w:sz="0" w:space="0" w:color="auto"/>
            <w:left w:val="none" w:sz="0" w:space="0" w:color="auto"/>
            <w:bottom w:val="none" w:sz="0" w:space="0" w:color="auto"/>
            <w:right w:val="none" w:sz="0" w:space="0" w:color="auto"/>
          </w:divBdr>
        </w:div>
        <w:div w:id="1095785205">
          <w:marLeft w:val="1800"/>
          <w:marRight w:val="0"/>
          <w:marTop w:val="120"/>
          <w:marBottom w:val="60"/>
          <w:divBdr>
            <w:top w:val="none" w:sz="0" w:space="0" w:color="auto"/>
            <w:left w:val="none" w:sz="0" w:space="0" w:color="auto"/>
            <w:bottom w:val="none" w:sz="0" w:space="0" w:color="auto"/>
            <w:right w:val="none" w:sz="0" w:space="0" w:color="auto"/>
          </w:divBdr>
        </w:div>
        <w:div w:id="1172985395">
          <w:marLeft w:val="1800"/>
          <w:marRight w:val="0"/>
          <w:marTop w:val="120"/>
          <w:marBottom w:val="60"/>
          <w:divBdr>
            <w:top w:val="none" w:sz="0" w:space="0" w:color="auto"/>
            <w:left w:val="none" w:sz="0" w:space="0" w:color="auto"/>
            <w:bottom w:val="none" w:sz="0" w:space="0" w:color="auto"/>
            <w:right w:val="none" w:sz="0" w:space="0" w:color="auto"/>
          </w:divBdr>
        </w:div>
      </w:divsChild>
    </w:div>
    <w:div w:id="161506935">
      <w:bodyDiv w:val="1"/>
      <w:marLeft w:val="0"/>
      <w:marRight w:val="0"/>
      <w:marTop w:val="0"/>
      <w:marBottom w:val="0"/>
      <w:divBdr>
        <w:top w:val="none" w:sz="0" w:space="0" w:color="auto"/>
        <w:left w:val="none" w:sz="0" w:space="0" w:color="auto"/>
        <w:bottom w:val="none" w:sz="0" w:space="0" w:color="auto"/>
        <w:right w:val="none" w:sz="0" w:space="0" w:color="auto"/>
      </w:divBdr>
    </w:div>
    <w:div w:id="161824541">
      <w:bodyDiv w:val="1"/>
      <w:marLeft w:val="0"/>
      <w:marRight w:val="0"/>
      <w:marTop w:val="0"/>
      <w:marBottom w:val="0"/>
      <w:divBdr>
        <w:top w:val="none" w:sz="0" w:space="0" w:color="auto"/>
        <w:left w:val="none" w:sz="0" w:space="0" w:color="auto"/>
        <w:bottom w:val="none" w:sz="0" w:space="0" w:color="auto"/>
        <w:right w:val="none" w:sz="0" w:space="0" w:color="auto"/>
      </w:divBdr>
    </w:div>
    <w:div w:id="162399057">
      <w:bodyDiv w:val="1"/>
      <w:marLeft w:val="0"/>
      <w:marRight w:val="0"/>
      <w:marTop w:val="0"/>
      <w:marBottom w:val="0"/>
      <w:divBdr>
        <w:top w:val="none" w:sz="0" w:space="0" w:color="auto"/>
        <w:left w:val="none" w:sz="0" w:space="0" w:color="auto"/>
        <w:bottom w:val="none" w:sz="0" w:space="0" w:color="auto"/>
        <w:right w:val="none" w:sz="0" w:space="0" w:color="auto"/>
      </w:divBdr>
    </w:div>
    <w:div w:id="162666859">
      <w:bodyDiv w:val="1"/>
      <w:marLeft w:val="0"/>
      <w:marRight w:val="0"/>
      <w:marTop w:val="0"/>
      <w:marBottom w:val="0"/>
      <w:divBdr>
        <w:top w:val="none" w:sz="0" w:space="0" w:color="auto"/>
        <w:left w:val="none" w:sz="0" w:space="0" w:color="auto"/>
        <w:bottom w:val="none" w:sz="0" w:space="0" w:color="auto"/>
        <w:right w:val="none" w:sz="0" w:space="0" w:color="auto"/>
      </w:divBdr>
      <w:divsChild>
        <w:div w:id="396782751">
          <w:marLeft w:val="547"/>
          <w:marRight w:val="0"/>
          <w:marTop w:val="154"/>
          <w:marBottom w:val="0"/>
          <w:divBdr>
            <w:top w:val="none" w:sz="0" w:space="0" w:color="auto"/>
            <w:left w:val="none" w:sz="0" w:space="0" w:color="auto"/>
            <w:bottom w:val="none" w:sz="0" w:space="0" w:color="auto"/>
            <w:right w:val="none" w:sz="0" w:space="0" w:color="auto"/>
          </w:divBdr>
        </w:div>
        <w:div w:id="1295255478">
          <w:marLeft w:val="547"/>
          <w:marRight w:val="0"/>
          <w:marTop w:val="154"/>
          <w:marBottom w:val="0"/>
          <w:divBdr>
            <w:top w:val="none" w:sz="0" w:space="0" w:color="auto"/>
            <w:left w:val="none" w:sz="0" w:space="0" w:color="auto"/>
            <w:bottom w:val="none" w:sz="0" w:space="0" w:color="auto"/>
            <w:right w:val="none" w:sz="0" w:space="0" w:color="auto"/>
          </w:divBdr>
        </w:div>
        <w:div w:id="1439980941">
          <w:marLeft w:val="1166"/>
          <w:marRight w:val="0"/>
          <w:marTop w:val="134"/>
          <w:marBottom w:val="0"/>
          <w:divBdr>
            <w:top w:val="none" w:sz="0" w:space="0" w:color="auto"/>
            <w:left w:val="none" w:sz="0" w:space="0" w:color="auto"/>
            <w:bottom w:val="none" w:sz="0" w:space="0" w:color="auto"/>
            <w:right w:val="none" w:sz="0" w:space="0" w:color="auto"/>
          </w:divBdr>
        </w:div>
        <w:div w:id="1513228026">
          <w:marLeft w:val="1166"/>
          <w:marRight w:val="0"/>
          <w:marTop w:val="134"/>
          <w:marBottom w:val="0"/>
          <w:divBdr>
            <w:top w:val="none" w:sz="0" w:space="0" w:color="auto"/>
            <w:left w:val="none" w:sz="0" w:space="0" w:color="auto"/>
            <w:bottom w:val="none" w:sz="0" w:space="0" w:color="auto"/>
            <w:right w:val="none" w:sz="0" w:space="0" w:color="auto"/>
          </w:divBdr>
        </w:div>
      </w:divsChild>
    </w:div>
    <w:div w:id="162669742">
      <w:bodyDiv w:val="1"/>
      <w:marLeft w:val="0"/>
      <w:marRight w:val="0"/>
      <w:marTop w:val="0"/>
      <w:marBottom w:val="0"/>
      <w:divBdr>
        <w:top w:val="none" w:sz="0" w:space="0" w:color="auto"/>
        <w:left w:val="none" w:sz="0" w:space="0" w:color="auto"/>
        <w:bottom w:val="none" w:sz="0" w:space="0" w:color="auto"/>
        <w:right w:val="none" w:sz="0" w:space="0" w:color="auto"/>
      </w:divBdr>
    </w:div>
    <w:div w:id="163788807">
      <w:bodyDiv w:val="1"/>
      <w:marLeft w:val="0"/>
      <w:marRight w:val="0"/>
      <w:marTop w:val="0"/>
      <w:marBottom w:val="0"/>
      <w:divBdr>
        <w:top w:val="none" w:sz="0" w:space="0" w:color="auto"/>
        <w:left w:val="none" w:sz="0" w:space="0" w:color="auto"/>
        <w:bottom w:val="none" w:sz="0" w:space="0" w:color="auto"/>
        <w:right w:val="none" w:sz="0" w:space="0" w:color="auto"/>
      </w:divBdr>
    </w:div>
    <w:div w:id="165636983">
      <w:bodyDiv w:val="1"/>
      <w:marLeft w:val="0"/>
      <w:marRight w:val="0"/>
      <w:marTop w:val="0"/>
      <w:marBottom w:val="0"/>
      <w:divBdr>
        <w:top w:val="none" w:sz="0" w:space="0" w:color="auto"/>
        <w:left w:val="none" w:sz="0" w:space="0" w:color="auto"/>
        <w:bottom w:val="none" w:sz="0" w:space="0" w:color="auto"/>
        <w:right w:val="none" w:sz="0" w:space="0" w:color="auto"/>
      </w:divBdr>
      <w:divsChild>
        <w:div w:id="1409614495">
          <w:marLeft w:val="0"/>
          <w:marRight w:val="0"/>
          <w:marTop w:val="0"/>
          <w:marBottom w:val="0"/>
          <w:divBdr>
            <w:top w:val="none" w:sz="0" w:space="0" w:color="auto"/>
            <w:left w:val="none" w:sz="0" w:space="0" w:color="auto"/>
            <w:bottom w:val="none" w:sz="0" w:space="0" w:color="auto"/>
            <w:right w:val="none" w:sz="0" w:space="0" w:color="auto"/>
          </w:divBdr>
          <w:divsChild>
            <w:div w:id="233129169">
              <w:marLeft w:val="0"/>
              <w:marRight w:val="0"/>
              <w:marTop w:val="0"/>
              <w:marBottom w:val="0"/>
              <w:divBdr>
                <w:top w:val="none" w:sz="0" w:space="0" w:color="auto"/>
                <w:left w:val="none" w:sz="0" w:space="0" w:color="auto"/>
                <w:bottom w:val="none" w:sz="0" w:space="0" w:color="auto"/>
                <w:right w:val="none" w:sz="0" w:space="0" w:color="auto"/>
              </w:divBdr>
            </w:div>
            <w:div w:id="312873057">
              <w:marLeft w:val="0"/>
              <w:marRight w:val="0"/>
              <w:marTop w:val="0"/>
              <w:marBottom w:val="0"/>
              <w:divBdr>
                <w:top w:val="none" w:sz="0" w:space="0" w:color="auto"/>
                <w:left w:val="none" w:sz="0" w:space="0" w:color="auto"/>
                <w:bottom w:val="none" w:sz="0" w:space="0" w:color="auto"/>
                <w:right w:val="none" w:sz="0" w:space="0" w:color="auto"/>
              </w:divBdr>
            </w:div>
            <w:div w:id="1551383460">
              <w:marLeft w:val="0"/>
              <w:marRight w:val="0"/>
              <w:marTop w:val="0"/>
              <w:marBottom w:val="0"/>
              <w:divBdr>
                <w:top w:val="none" w:sz="0" w:space="0" w:color="auto"/>
                <w:left w:val="none" w:sz="0" w:space="0" w:color="auto"/>
                <w:bottom w:val="none" w:sz="0" w:space="0" w:color="auto"/>
                <w:right w:val="none" w:sz="0" w:space="0" w:color="auto"/>
              </w:divBdr>
            </w:div>
            <w:div w:id="191411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3105">
      <w:bodyDiv w:val="1"/>
      <w:marLeft w:val="0"/>
      <w:marRight w:val="0"/>
      <w:marTop w:val="0"/>
      <w:marBottom w:val="0"/>
      <w:divBdr>
        <w:top w:val="none" w:sz="0" w:space="0" w:color="auto"/>
        <w:left w:val="none" w:sz="0" w:space="0" w:color="auto"/>
        <w:bottom w:val="none" w:sz="0" w:space="0" w:color="auto"/>
        <w:right w:val="none" w:sz="0" w:space="0" w:color="auto"/>
      </w:divBdr>
    </w:div>
    <w:div w:id="167140755">
      <w:bodyDiv w:val="1"/>
      <w:marLeft w:val="0"/>
      <w:marRight w:val="0"/>
      <w:marTop w:val="0"/>
      <w:marBottom w:val="0"/>
      <w:divBdr>
        <w:top w:val="none" w:sz="0" w:space="0" w:color="auto"/>
        <w:left w:val="none" w:sz="0" w:space="0" w:color="auto"/>
        <w:bottom w:val="none" w:sz="0" w:space="0" w:color="auto"/>
        <w:right w:val="none" w:sz="0" w:space="0" w:color="auto"/>
      </w:divBdr>
    </w:div>
    <w:div w:id="167185618">
      <w:bodyDiv w:val="1"/>
      <w:marLeft w:val="0"/>
      <w:marRight w:val="0"/>
      <w:marTop w:val="0"/>
      <w:marBottom w:val="0"/>
      <w:divBdr>
        <w:top w:val="none" w:sz="0" w:space="0" w:color="auto"/>
        <w:left w:val="none" w:sz="0" w:space="0" w:color="auto"/>
        <w:bottom w:val="none" w:sz="0" w:space="0" w:color="auto"/>
        <w:right w:val="none" w:sz="0" w:space="0" w:color="auto"/>
      </w:divBdr>
    </w:div>
    <w:div w:id="167253854">
      <w:bodyDiv w:val="1"/>
      <w:marLeft w:val="0"/>
      <w:marRight w:val="0"/>
      <w:marTop w:val="0"/>
      <w:marBottom w:val="0"/>
      <w:divBdr>
        <w:top w:val="none" w:sz="0" w:space="0" w:color="auto"/>
        <w:left w:val="none" w:sz="0" w:space="0" w:color="auto"/>
        <w:bottom w:val="none" w:sz="0" w:space="0" w:color="auto"/>
        <w:right w:val="none" w:sz="0" w:space="0" w:color="auto"/>
      </w:divBdr>
    </w:div>
    <w:div w:id="167914830">
      <w:bodyDiv w:val="1"/>
      <w:marLeft w:val="0"/>
      <w:marRight w:val="0"/>
      <w:marTop w:val="0"/>
      <w:marBottom w:val="0"/>
      <w:divBdr>
        <w:top w:val="none" w:sz="0" w:space="0" w:color="auto"/>
        <w:left w:val="none" w:sz="0" w:space="0" w:color="auto"/>
        <w:bottom w:val="none" w:sz="0" w:space="0" w:color="auto"/>
        <w:right w:val="none" w:sz="0" w:space="0" w:color="auto"/>
      </w:divBdr>
      <w:divsChild>
        <w:div w:id="1844474201">
          <w:marLeft w:val="547"/>
          <w:marRight w:val="0"/>
          <w:marTop w:val="115"/>
          <w:marBottom w:val="0"/>
          <w:divBdr>
            <w:top w:val="none" w:sz="0" w:space="0" w:color="auto"/>
            <w:left w:val="none" w:sz="0" w:space="0" w:color="auto"/>
            <w:bottom w:val="none" w:sz="0" w:space="0" w:color="auto"/>
            <w:right w:val="none" w:sz="0" w:space="0" w:color="auto"/>
          </w:divBdr>
        </w:div>
      </w:divsChild>
    </w:div>
    <w:div w:id="170729110">
      <w:bodyDiv w:val="1"/>
      <w:marLeft w:val="0"/>
      <w:marRight w:val="0"/>
      <w:marTop w:val="0"/>
      <w:marBottom w:val="0"/>
      <w:divBdr>
        <w:top w:val="none" w:sz="0" w:space="0" w:color="auto"/>
        <w:left w:val="none" w:sz="0" w:space="0" w:color="auto"/>
        <w:bottom w:val="none" w:sz="0" w:space="0" w:color="auto"/>
        <w:right w:val="none" w:sz="0" w:space="0" w:color="auto"/>
      </w:divBdr>
    </w:div>
    <w:div w:id="171189410">
      <w:bodyDiv w:val="1"/>
      <w:marLeft w:val="0"/>
      <w:marRight w:val="0"/>
      <w:marTop w:val="0"/>
      <w:marBottom w:val="0"/>
      <w:divBdr>
        <w:top w:val="none" w:sz="0" w:space="0" w:color="auto"/>
        <w:left w:val="none" w:sz="0" w:space="0" w:color="auto"/>
        <w:bottom w:val="none" w:sz="0" w:space="0" w:color="auto"/>
        <w:right w:val="none" w:sz="0" w:space="0" w:color="auto"/>
      </w:divBdr>
    </w:div>
    <w:div w:id="171264011">
      <w:bodyDiv w:val="1"/>
      <w:marLeft w:val="0"/>
      <w:marRight w:val="0"/>
      <w:marTop w:val="0"/>
      <w:marBottom w:val="0"/>
      <w:divBdr>
        <w:top w:val="none" w:sz="0" w:space="0" w:color="auto"/>
        <w:left w:val="none" w:sz="0" w:space="0" w:color="auto"/>
        <w:bottom w:val="none" w:sz="0" w:space="0" w:color="auto"/>
        <w:right w:val="none" w:sz="0" w:space="0" w:color="auto"/>
      </w:divBdr>
    </w:div>
    <w:div w:id="171800115">
      <w:bodyDiv w:val="1"/>
      <w:marLeft w:val="0"/>
      <w:marRight w:val="0"/>
      <w:marTop w:val="0"/>
      <w:marBottom w:val="0"/>
      <w:divBdr>
        <w:top w:val="none" w:sz="0" w:space="0" w:color="auto"/>
        <w:left w:val="none" w:sz="0" w:space="0" w:color="auto"/>
        <w:bottom w:val="none" w:sz="0" w:space="0" w:color="auto"/>
        <w:right w:val="none" w:sz="0" w:space="0" w:color="auto"/>
      </w:divBdr>
    </w:div>
    <w:div w:id="173619622">
      <w:bodyDiv w:val="1"/>
      <w:marLeft w:val="0"/>
      <w:marRight w:val="0"/>
      <w:marTop w:val="0"/>
      <w:marBottom w:val="0"/>
      <w:divBdr>
        <w:top w:val="none" w:sz="0" w:space="0" w:color="auto"/>
        <w:left w:val="none" w:sz="0" w:space="0" w:color="auto"/>
        <w:bottom w:val="none" w:sz="0" w:space="0" w:color="auto"/>
        <w:right w:val="none" w:sz="0" w:space="0" w:color="auto"/>
      </w:divBdr>
    </w:div>
    <w:div w:id="173954742">
      <w:bodyDiv w:val="1"/>
      <w:marLeft w:val="0"/>
      <w:marRight w:val="0"/>
      <w:marTop w:val="0"/>
      <w:marBottom w:val="0"/>
      <w:divBdr>
        <w:top w:val="none" w:sz="0" w:space="0" w:color="auto"/>
        <w:left w:val="none" w:sz="0" w:space="0" w:color="auto"/>
        <w:bottom w:val="none" w:sz="0" w:space="0" w:color="auto"/>
        <w:right w:val="none" w:sz="0" w:space="0" w:color="auto"/>
      </w:divBdr>
    </w:div>
    <w:div w:id="174468889">
      <w:bodyDiv w:val="1"/>
      <w:marLeft w:val="0"/>
      <w:marRight w:val="0"/>
      <w:marTop w:val="0"/>
      <w:marBottom w:val="0"/>
      <w:divBdr>
        <w:top w:val="none" w:sz="0" w:space="0" w:color="auto"/>
        <w:left w:val="none" w:sz="0" w:space="0" w:color="auto"/>
        <w:bottom w:val="none" w:sz="0" w:space="0" w:color="auto"/>
        <w:right w:val="none" w:sz="0" w:space="0" w:color="auto"/>
      </w:divBdr>
    </w:div>
    <w:div w:id="175853146">
      <w:bodyDiv w:val="1"/>
      <w:marLeft w:val="0"/>
      <w:marRight w:val="0"/>
      <w:marTop w:val="0"/>
      <w:marBottom w:val="0"/>
      <w:divBdr>
        <w:top w:val="none" w:sz="0" w:space="0" w:color="auto"/>
        <w:left w:val="none" w:sz="0" w:space="0" w:color="auto"/>
        <w:bottom w:val="none" w:sz="0" w:space="0" w:color="auto"/>
        <w:right w:val="none" w:sz="0" w:space="0" w:color="auto"/>
      </w:divBdr>
      <w:divsChild>
        <w:div w:id="568002370">
          <w:marLeft w:val="547"/>
          <w:marRight w:val="0"/>
          <w:marTop w:val="120"/>
          <w:marBottom w:val="0"/>
          <w:divBdr>
            <w:top w:val="none" w:sz="0" w:space="0" w:color="auto"/>
            <w:left w:val="none" w:sz="0" w:space="0" w:color="auto"/>
            <w:bottom w:val="none" w:sz="0" w:space="0" w:color="auto"/>
            <w:right w:val="none" w:sz="0" w:space="0" w:color="auto"/>
          </w:divBdr>
        </w:div>
        <w:div w:id="832767535">
          <w:marLeft w:val="1166"/>
          <w:marRight w:val="0"/>
          <w:marTop w:val="106"/>
          <w:marBottom w:val="0"/>
          <w:divBdr>
            <w:top w:val="none" w:sz="0" w:space="0" w:color="auto"/>
            <w:left w:val="none" w:sz="0" w:space="0" w:color="auto"/>
            <w:bottom w:val="none" w:sz="0" w:space="0" w:color="auto"/>
            <w:right w:val="none" w:sz="0" w:space="0" w:color="auto"/>
          </w:divBdr>
        </w:div>
        <w:div w:id="1054431494">
          <w:marLeft w:val="547"/>
          <w:marRight w:val="0"/>
          <w:marTop w:val="120"/>
          <w:marBottom w:val="0"/>
          <w:divBdr>
            <w:top w:val="none" w:sz="0" w:space="0" w:color="auto"/>
            <w:left w:val="none" w:sz="0" w:space="0" w:color="auto"/>
            <w:bottom w:val="none" w:sz="0" w:space="0" w:color="auto"/>
            <w:right w:val="none" w:sz="0" w:space="0" w:color="auto"/>
          </w:divBdr>
        </w:div>
        <w:div w:id="1561133159">
          <w:marLeft w:val="547"/>
          <w:marRight w:val="0"/>
          <w:marTop w:val="120"/>
          <w:marBottom w:val="0"/>
          <w:divBdr>
            <w:top w:val="none" w:sz="0" w:space="0" w:color="auto"/>
            <w:left w:val="none" w:sz="0" w:space="0" w:color="auto"/>
            <w:bottom w:val="none" w:sz="0" w:space="0" w:color="auto"/>
            <w:right w:val="none" w:sz="0" w:space="0" w:color="auto"/>
          </w:divBdr>
        </w:div>
        <w:div w:id="1649935438">
          <w:marLeft w:val="1800"/>
          <w:marRight w:val="0"/>
          <w:marTop w:val="91"/>
          <w:marBottom w:val="0"/>
          <w:divBdr>
            <w:top w:val="none" w:sz="0" w:space="0" w:color="auto"/>
            <w:left w:val="none" w:sz="0" w:space="0" w:color="auto"/>
            <w:bottom w:val="none" w:sz="0" w:space="0" w:color="auto"/>
            <w:right w:val="none" w:sz="0" w:space="0" w:color="auto"/>
          </w:divBdr>
        </w:div>
        <w:div w:id="1762414848">
          <w:marLeft w:val="1166"/>
          <w:marRight w:val="0"/>
          <w:marTop w:val="106"/>
          <w:marBottom w:val="0"/>
          <w:divBdr>
            <w:top w:val="none" w:sz="0" w:space="0" w:color="auto"/>
            <w:left w:val="none" w:sz="0" w:space="0" w:color="auto"/>
            <w:bottom w:val="none" w:sz="0" w:space="0" w:color="auto"/>
            <w:right w:val="none" w:sz="0" w:space="0" w:color="auto"/>
          </w:divBdr>
        </w:div>
        <w:div w:id="1770809181">
          <w:marLeft w:val="1166"/>
          <w:marRight w:val="0"/>
          <w:marTop w:val="106"/>
          <w:marBottom w:val="0"/>
          <w:divBdr>
            <w:top w:val="none" w:sz="0" w:space="0" w:color="auto"/>
            <w:left w:val="none" w:sz="0" w:space="0" w:color="auto"/>
            <w:bottom w:val="none" w:sz="0" w:space="0" w:color="auto"/>
            <w:right w:val="none" w:sz="0" w:space="0" w:color="auto"/>
          </w:divBdr>
        </w:div>
        <w:div w:id="1997031696">
          <w:marLeft w:val="1166"/>
          <w:marRight w:val="0"/>
          <w:marTop w:val="106"/>
          <w:marBottom w:val="0"/>
          <w:divBdr>
            <w:top w:val="none" w:sz="0" w:space="0" w:color="auto"/>
            <w:left w:val="none" w:sz="0" w:space="0" w:color="auto"/>
            <w:bottom w:val="none" w:sz="0" w:space="0" w:color="auto"/>
            <w:right w:val="none" w:sz="0" w:space="0" w:color="auto"/>
          </w:divBdr>
        </w:div>
        <w:div w:id="2067606238">
          <w:marLeft w:val="1166"/>
          <w:marRight w:val="0"/>
          <w:marTop w:val="106"/>
          <w:marBottom w:val="0"/>
          <w:divBdr>
            <w:top w:val="none" w:sz="0" w:space="0" w:color="auto"/>
            <w:left w:val="none" w:sz="0" w:space="0" w:color="auto"/>
            <w:bottom w:val="none" w:sz="0" w:space="0" w:color="auto"/>
            <w:right w:val="none" w:sz="0" w:space="0" w:color="auto"/>
          </w:divBdr>
        </w:div>
      </w:divsChild>
    </w:div>
    <w:div w:id="178931415">
      <w:bodyDiv w:val="1"/>
      <w:marLeft w:val="0"/>
      <w:marRight w:val="0"/>
      <w:marTop w:val="0"/>
      <w:marBottom w:val="0"/>
      <w:divBdr>
        <w:top w:val="none" w:sz="0" w:space="0" w:color="auto"/>
        <w:left w:val="none" w:sz="0" w:space="0" w:color="auto"/>
        <w:bottom w:val="none" w:sz="0" w:space="0" w:color="auto"/>
        <w:right w:val="none" w:sz="0" w:space="0" w:color="auto"/>
      </w:divBdr>
      <w:divsChild>
        <w:div w:id="935016465">
          <w:marLeft w:val="547"/>
          <w:marRight w:val="0"/>
          <w:marTop w:val="154"/>
          <w:marBottom w:val="0"/>
          <w:divBdr>
            <w:top w:val="none" w:sz="0" w:space="0" w:color="auto"/>
            <w:left w:val="none" w:sz="0" w:space="0" w:color="auto"/>
            <w:bottom w:val="none" w:sz="0" w:space="0" w:color="auto"/>
            <w:right w:val="none" w:sz="0" w:space="0" w:color="auto"/>
          </w:divBdr>
        </w:div>
      </w:divsChild>
    </w:div>
    <w:div w:id="179127804">
      <w:bodyDiv w:val="1"/>
      <w:marLeft w:val="0"/>
      <w:marRight w:val="0"/>
      <w:marTop w:val="0"/>
      <w:marBottom w:val="0"/>
      <w:divBdr>
        <w:top w:val="none" w:sz="0" w:space="0" w:color="auto"/>
        <w:left w:val="none" w:sz="0" w:space="0" w:color="auto"/>
        <w:bottom w:val="none" w:sz="0" w:space="0" w:color="auto"/>
        <w:right w:val="none" w:sz="0" w:space="0" w:color="auto"/>
      </w:divBdr>
    </w:div>
    <w:div w:id="180633196">
      <w:bodyDiv w:val="1"/>
      <w:marLeft w:val="0"/>
      <w:marRight w:val="0"/>
      <w:marTop w:val="0"/>
      <w:marBottom w:val="0"/>
      <w:divBdr>
        <w:top w:val="none" w:sz="0" w:space="0" w:color="auto"/>
        <w:left w:val="none" w:sz="0" w:space="0" w:color="auto"/>
        <w:bottom w:val="none" w:sz="0" w:space="0" w:color="auto"/>
        <w:right w:val="none" w:sz="0" w:space="0" w:color="auto"/>
      </w:divBdr>
      <w:divsChild>
        <w:div w:id="1319114327">
          <w:marLeft w:val="720"/>
          <w:marRight w:val="0"/>
          <w:marTop w:val="96"/>
          <w:marBottom w:val="0"/>
          <w:divBdr>
            <w:top w:val="none" w:sz="0" w:space="0" w:color="auto"/>
            <w:left w:val="none" w:sz="0" w:space="0" w:color="auto"/>
            <w:bottom w:val="none" w:sz="0" w:space="0" w:color="auto"/>
            <w:right w:val="none" w:sz="0" w:space="0" w:color="auto"/>
          </w:divBdr>
        </w:div>
        <w:div w:id="1704136229">
          <w:marLeft w:val="720"/>
          <w:marRight w:val="0"/>
          <w:marTop w:val="96"/>
          <w:marBottom w:val="0"/>
          <w:divBdr>
            <w:top w:val="none" w:sz="0" w:space="0" w:color="auto"/>
            <w:left w:val="none" w:sz="0" w:space="0" w:color="auto"/>
            <w:bottom w:val="none" w:sz="0" w:space="0" w:color="auto"/>
            <w:right w:val="none" w:sz="0" w:space="0" w:color="auto"/>
          </w:divBdr>
        </w:div>
        <w:div w:id="1813056975">
          <w:marLeft w:val="1354"/>
          <w:marRight w:val="0"/>
          <w:marTop w:val="77"/>
          <w:marBottom w:val="0"/>
          <w:divBdr>
            <w:top w:val="none" w:sz="0" w:space="0" w:color="auto"/>
            <w:left w:val="none" w:sz="0" w:space="0" w:color="auto"/>
            <w:bottom w:val="none" w:sz="0" w:space="0" w:color="auto"/>
            <w:right w:val="none" w:sz="0" w:space="0" w:color="auto"/>
          </w:divBdr>
        </w:div>
        <w:div w:id="1950310871">
          <w:marLeft w:val="1354"/>
          <w:marRight w:val="0"/>
          <w:marTop w:val="77"/>
          <w:marBottom w:val="0"/>
          <w:divBdr>
            <w:top w:val="none" w:sz="0" w:space="0" w:color="auto"/>
            <w:left w:val="none" w:sz="0" w:space="0" w:color="auto"/>
            <w:bottom w:val="none" w:sz="0" w:space="0" w:color="auto"/>
            <w:right w:val="none" w:sz="0" w:space="0" w:color="auto"/>
          </w:divBdr>
        </w:div>
      </w:divsChild>
    </w:div>
    <w:div w:id="181281721">
      <w:bodyDiv w:val="1"/>
      <w:marLeft w:val="0"/>
      <w:marRight w:val="0"/>
      <w:marTop w:val="0"/>
      <w:marBottom w:val="0"/>
      <w:divBdr>
        <w:top w:val="none" w:sz="0" w:space="0" w:color="auto"/>
        <w:left w:val="none" w:sz="0" w:space="0" w:color="auto"/>
        <w:bottom w:val="none" w:sz="0" w:space="0" w:color="auto"/>
        <w:right w:val="none" w:sz="0" w:space="0" w:color="auto"/>
      </w:divBdr>
      <w:divsChild>
        <w:div w:id="908420737">
          <w:marLeft w:val="547"/>
          <w:marRight w:val="0"/>
          <w:marTop w:val="96"/>
          <w:marBottom w:val="0"/>
          <w:divBdr>
            <w:top w:val="none" w:sz="0" w:space="0" w:color="auto"/>
            <w:left w:val="none" w:sz="0" w:space="0" w:color="auto"/>
            <w:bottom w:val="none" w:sz="0" w:space="0" w:color="auto"/>
            <w:right w:val="none" w:sz="0" w:space="0" w:color="auto"/>
          </w:divBdr>
        </w:div>
        <w:div w:id="1233085172">
          <w:marLeft w:val="1166"/>
          <w:marRight w:val="0"/>
          <w:marTop w:val="77"/>
          <w:marBottom w:val="0"/>
          <w:divBdr>
            <w:top w:val="none" w:sz="0" w:space="0" w:color="auto"/>
            <w:left w:val="none" w:sz="0" w:space="0" w:color="auto"/>
            <w:bottom w:val="none" w:sz="0" w:space="0" w:color="auto"/>
            <w:right w:val="none" w:sz="0" w:space="0" w:color="auto"/>
          </w:divBdr>
        </w:div>
        <w:div w:id="1625116825">
          <w:marLeft w:val="1166"/>
          <w:marRight w:val="0"/>
          <w:marTop w:val="77"/>
          <w:marBottom w:val="0"/>
          <w:divBdr>
            <w:top w:val="none" w:sz="0" w:space="0" w:color="auto"/>
            <w:left w:val="none" w:sz="0" w:space="0" w:color="auto"/>
            <w:bottom w:val="none" w:sz="0" w:space="0" w:color="auto"/>
            <w:right w:val="none" w:sz="0" w:space="0" w:color="auto"/>
          </w:divBdr>
        </w:div>
      </w:divsChild>
    </w:div>
    <w:div w:id="182090462">
      <w:bodyDiv w:val="1"/>
      <w:marLeft w:val="0"/>
      <w:marRight w:val="0"/>
      <w:marTop w:val="0"/>
      <w:marBottom w:val="0"/>
      <w:divBdr>
        <w:top w:val="none" w:sz="0" w:space="0" w:color="auto"/>
        <w:left w:val="none" w:sz="0" w:space="0" w:color="auto"/>
        <w:bottom w:val="none" w:sz="0" w:space="0" w:color="auto"/>
        <w:right w:val="none" w:sz="0" w:space="0" w:color="auto"/>
      </w:divBdr>
    </w:div>
    <w:div w:id="182518452">
      <w:bodyDiv w:val="1"/>
      <w:marLeft w:val="0"/>
      <w:marRight w:val="0"/>
      <w:marTop w:val="0"/>
      <w:marBottom w:val="0"/>
      <w:divBdr>
        <w:top w:val="none" w:sz="0" w:space="0" w:color="auto"/>
        <w:left w:val="none" w:sz="0" w:space="0" w:color="auto"/>
        <w:bottom w:val="none" w:sz="0" w:space="0" w:color="auto"/>
        <w:right w:val="none" w:sz="0" w:space="0" w:color="auto"/>
      </w:divBdr>
    </w:div>
    <w:div w:id="182598763">
      <w:bodyDiv w:val="1"/>
      <w:marLeft w:val="0"/>
      <w:marRight w:val="0"/>
      <w:marTop w:val="0"/>
      <w:marBottom w:val="0"/>
      <w:divBdr>
        <w:top w:val="none" w:sz="0" w:space="0" w:color="auto"/>
        <w:left w:val="none" w:sz="0" w:space="0" w:color="auto"/>
        <w:bottom w:val="none" w:sz="0" w:space="0" w:color="auto"/>
        <w:right w:val="none" w:sz="0" w:space="0" w:color="auto"/>
      </w:divBdr>
      <w:divsChild>
        <w:div w:id="308752530">
          <w:marLeft w:val="1800"/>
          <w:marRight w:val="0"/>
          <w:marTop w:val="77"/>
          <w:marBottom w:val="0"/>
          <w:divBdr>
            <w:top w:val="none" w:sz="0" w:space="0" w:color="auto"/>
            <w:left w:val="none" w:sz="0" w:space="0" w:color="auto"/>
            <w:bottom w:val="none" w:sz="0" w:space="0" w:color="auto"/>
            <w:right w:val="none" w:sz="0" w:space="0" w:color="auto"/>
          </w:divBdr>
        </w:div>
        <w:div w:id="337074162">
          <w:marLeft w:val="547"/>
          <w:marRight w:val="0"/>
          <w:marTop w:val="115"/>
          <w:marBottom w:val="0"/>
          <w:divBdr>
            <w:top w:val="none" w:sz="0" w:space="0" w:color="auto"/>
            <w:left w:val="none" w:sz="0" w:space="0" w:color="auto"/>
            <w:bottom w:val="none" w:sz="0" w:space="0" w:color="auto"/>
            <w:right w:val="none" w:sz="0" w:space="0" w:color="auto"/>
          </w:divBdr>
        </w:div>
        <w:div w:id="434327899">
          <w:marLeft w:val="1166"/>
          <w:marRight w:val="0"/>
          <w:marTop w:val="96"/>
          <w:marBottom w:val="0"/>
          <w:divBdr>
            <w:top w:val="none" w:sz="0" w:space="0" w:color="auto"/>
            <w:left w:val="none" w:sz="0" w:space="0" w:color="auto"/>
            <w:bottom w:val="none" w:sz="0" w:space="0" w:color="auto"/>
            <w:right w:val="none" w:sz="0" w:space="0" w:color="auto"/>
          </w:divBdr>
        </w:div>
        <w:div w:id="703867809">
          <w:marLeft w:val="1800"/>
          <w:marRight w:val="0"/>
          <w:marTop w:val="77"/>
          <w:marBottom w:val="0"/>
          <w:divBdr>
            <w:top w:val="none" w:sz="0" w:space="0" w:color="auto"/>
            <w:left w:val="none" w:sz="0" w:space="0" w:color="auto"/>
            <w:bottom w:val="none" w:sz="0" w:space="0" w:color="auto"/>
            <w:right w:val="none" w:sz="0" w:space="0" w:color="auto"/>
          </w:divBdr>
        </w:div>
        <w:div w:id="779372970">
          <w:marLeft w:val="1166"/>
          <w:marRight w:val="0"/>
          <w:marTop w:val="96"/>
          <w:marBottom w:val="0"/>
          <w:divBdr>
            <w:top w:val="none" w:sz="0" w:space="0" w:color="auto"/>
            <w:left w:val="none" w:sz="0" w:space="0" w:color="auto"/>
            <w:bottom w:val="none" w:sz="0" w:space="0" w:color="auto"/>
            <w:right w:val="none" w:sz="0" w:space="0" w:color="auto"/>
          </w:divBdr>
        </w:div>
        <w:div w:id="843014907">
          <w:marLeft w:val="1166"/>
          <w:marRight w:val="0"/>
          <w:marTop w:val="96"/>
          <w:marBottom w:val="0"/>
          <w:divBdr>
            <w:top w:val="none" w:sz="0" w:space="0" w:color="auto"/>
            <w:left w:val="none" w:sz="0" w:space="0" w:color="auto"/>
            <w:bottom w:val="none" w:sz="0" w:space="0" w:color="auto"/>
            <w:right w:val="none" w:sz="0" w:space="0" w:color="auto"/>
          </w:divBdr>
        </w:div>
        <w:div w:id="1135029598">
          <w:marLeft w:val="1800"/>
          <w:marRight w:val="0"/>
          <w:marTop w:val="77"/>
          <w:marBottom w:val="0"/>
          <w:divBdr>
            <w:top w:val="none" w:sz="0" w:space="0" w:color="auto"/>
            <w:left w:val="none" w:sz="0" w:space="0" w:color="auto"/>
            <w:bottom w:val="none" w:sz="0" w:space="0" w:color="auto"/>
            <w:right w:val="none" w:sz="0" w:space="0" w:color="auto"/>
          </w:divBdr>
        </w:div>
        <w:div w:id="1431311248">
          <w:marLeft w:val="1800"/>
          <w:marRight w:val="0"/>
          <w:marTop w:val="77"/>
          <w:marBottom w:val="0"/>
          <w:divBdr>
            <w:top w:val="none" w:sz="0" w:space="0" w:color="auto"/>
            <w:left w:val="none" w:sz="0" w:space="0" w:color="auto"/>
            <w:bottom w:val="none" w:sz="0" w:space="0" w:color="auto"/>
            <w:right w:val="none" w:sz="0" w:space="0" w:color="auto"/>
          </w:divBdr>
        </w:div>
        <w:div w:id="1479760294">
          <w:marLeft w:val="1800"/>
          <w:marRight w:val="0"/>
          <w:marTop w:val="77"/>
          <w:marBottom w:val="0"/>
          <w:divBdr>
            <w:top w:val="none" w:sz="0" w:space="0" w:color="auto"/>
            <w:left w:val="none" w:sz="0" w:space="0" w:color="auto"/>
            <w:bottom w:val="none" w:sz="0" w:space="0" w:color="auto"/>
            <w:right w:val="none" w:sz="0" w:space="0" w:color="auto"/>
          </w:divBdr>
        </w:div>
      </w:divsChild>
    </w:div>
    <w:div w:id="182860940">
      <w:bodyDiv w:val="1"/>
      <w:marLeft w:val="0"/>
      <w:marRight w:val="0"/>
      <w:marTop w:val="0"/>
      <w:marBottom w:val="0"/>
      <w:divBdr>
        <w:top w:val="none" w:sz="0" w:space="0" w:color="auto"/>
        <w:left w:val="none" w:sz="0" w:space="0" w:color="auto"/>
        <w:bottom w:val="none" w:sz="0" w:space="0" w:color="auto"/>
        <w:right w:val="none" w:sz="0" w:space="0" w:color="auto"/>
      </w:divBdr>
    </w:div>
    <w:div w:id="184246060">
      <w:bodyDiv w:val="1"/>
      <w:marLeft w:val="0"/>
      <w:marRight w:val="0"/>
      <w:marTop w:val="0"/>
      <w:marBottom w:val="0"/>
      <w:divBdr>
        <w:top w:val="none" w:sz="0" w:space="0" w:color="auto"/>
        <w:left w:val="none" w:sz="0" w:space="0" w:color="auto"/>
        <w:bottom w:val="none" w:sz="0" w:space="0" w:color="auto"/>
        <w:right w:val="none" w:sz="0" w:space="0" w:color="auto"/>
      </w:divBdr>
      <w:divsChild>
        <w:div w:id="81806855">
          <w:marLeft w:val="1166"/>
          <w:marRight w:val="0"/>
          <w:marTop w:val="86"/>
          <w:marBottom w:val="0"/>
          <w:divBdr>
            <w:top w:val="none" w:sz="0" w:space="0" w:color="auto"/>
            <w:left w:val="none" w:sz="0" w:space="0" w:color="auto"/>
            <w:bottom w:val="none" w:sz="0" w:space="0" w:color="auto"/>
            <w:right w:val="none" w:sz="0" w:space="0" w:color="auto"/>
          </w:divBdr>
        </w:div>
        <w:div w:id="146870540">
          <w:marLeft w:val="547"/>
          <w:marRight w:val="0"/>
          <w:marTop w:val="96"/>
          <w:marBottom w:val="0"/>
          <w:divBdr>
            <w:top w:val="none" w:sz="0" w:space="0" w:color="auto"/>
            <w:left w:val="none" w:sz="0" w:space="0" w:color="auto"/>
            <w:bottom w:val="none" w:sz="0" w:space="0" w:color="auto"/>
            <w:right w:val="none" w:sz="0" w:space="0" w:color="auto"/>
          </w:divBdr>
        </w:div>
        <w:div w:id="325597343">
          <w:marLeft w:val="547"/>
          <w:marRight w:val="0"/>
          <w:marTop w:val="96"/>
          <w:marBottom w:val="0"/>
          <w:divBdr>
            <w:top w:val="none" w:sz="0" w:space="0" w:color="auto"/>
            <w:left w:val="none" w:sz="0" w:space="0" w:color="auto"/>
            <w:bottom w:val="none" w:sz="0" w:space="0" w:color="auto"/>
            <w:right w:val="none" w:sz="0" w:space="0" w:color="auto"/>
          </w:divBdr>
        </w:div>
        <w:div w:id="468280392">
          <w:marLeft w:val="547"/>
          <w:marRight w:val="0"/>
          <w:marTop w:val="96"/>
          <w:marBottom w:val="0"/>
          <w:divBdr>
            <w:top w:val="none" w:sz="0" w:space="0" w:color="auto"/>
            <w:left w:val="none" w:sz="0" w:space="0" w:color="auto"/>
            <w:bottom w:val="none" w:sz="0" w:space="0" w:color="auto"/>
            <w:right w:val="none" w:sz="0" w:space="0" w:color="auto"/>
          </w:divBdr>
        </w:div>
        <w:div w:id="1128013190">
          <w:marLeft w:val="1800"/>
          <w:marRight w:val="0"/>
          <w:marTop w:val="67"/>
          <w:marBottom w:val="0"/>
          <w:divBdr>
            <w:top w:val="none" w:sz="0" w:space="0" w:color="auto"/>
            <w:left w:val="none" w:sz="0" w:space="0" w:color="auto"/>
            <w:bottom w:val="none" w:sz="0" w:space="0" w:color="auto"/>
            <w:right w:val="none" w:sz="0" w:space="0" w:color="auto"/>
          </w:divBdr>
        </w:div>
        <w:div w:id="1183737410">
          <w:marLeft w:val="1800"/>
          <w:marRight w:val="0"/>
          <w:marTop w:val="77"/>
          <w:marBottom w:val="0"/>
          <w:divBdr>
            <w:top w:val="none" w:sz="0" w:space="0" w:color="auto"/>
            <w:left w:val="none" w:sz="0" w:space="0" w:color="auto"/>
            <w:bottom w:val="none" w:sz="0" w:space="0" w:color="auto"/>
            <w:right w:val="none" w:sz="0" w:space="0" w:color="auto"/>
          </w:divBdr>
        </w:div>
        <w:div w:id="1423525292">
          <w:marLeft w:val="1800"/>
          <w:marRight w:val="0"/>
          <w:marTop w:val="77"/>
          <w:marBottom w:val="0"/>
          <w:divBdr>
            <w:top w:val="none" w:sz="0" w:space="0" w:color="auto"/>
            <w:left w:val="none" w:sz="0" w:space="0" w:color="auto"/>
            <w:bottom w:val="none" w:sz="0" w:space="0" w:color="auto"/>
            <w:right w:val="none" w:sz="0" w:space="0" w:color="auto"/>
          </w:divBdr>
        </w:div>
        <w:div w:id="1431849912">
          <w:marLeft w:val="547"/>
          <w:marRight w:val="0"/>
          <w:marTop w:val="96"/>
          <w:marBottom w:val="0"/>
          <w:divBdr>
            <w:top w:val="none" w:sz="0" w:space="0" w:color="auto"/>
            <w:left w:val="none" w:sz="0" w:space="0" w:color="auto"/>
            <w:bottom w:val="none" w:sz="0" w:space="0" w:color="auto"/>
            <w:right w:val="none" w:sz="0" w:space="0" w:color="auto"/>
          </w:divBdr>
        </w:div>
        <w:div w:id="1513757019">
          <w:marLeft w:val="1166"/>
          <w:marRight w:val="0"/>
          <w:marTop w:val="86"/>
          <w:marBottom w:val="0"/>
          <w:divBdr>
            <w:top w:val="none" w:sz="0" w:space="0" w:color="auto"/>
            <w:left w:val="none" w:sz="0" w:space="0" w:color="auto"/>
            <w:bottom w:val="none" w:sz="0" w:space="0" w:color="auto"/>
            <w:right w:val="none" w:sz="0" w:space="0" w:color="auto"/>
          </w:divBdr>
        </w:div>
        <w:div w:id="1992248990">
          <w:marLeft w:val="1166"/>
          <w:marRight w:val="0"/>
          <w:marTop w:val="86"/>
          <w:marBottom w:val="0"/>
          <w:divBdr>
            <w:top w:val="none" w:sz="0" w:space="0" w:color="auto"/>
            <w:left w:val="none" w:sz="0" w:space="0" w:color="auto"/>
            <w:bottom w:val="none" w:sz="0" w:space="0" w:color="auto"/>
            <w:right w:val="none" w:sz="0" w:space="0" w:color="auto"/>
          </w:divBdr>
        </w:div>
      </w:divsChild>
    </w:div>
    <w:div w:id="184560636">
      <w:bodyDiv w:val="1"/>
      <w:marLeft w:val="0"/>
      <w:marRight w:val="0"/>
      <w:marTop w:val="0"/>
      <w:marBottom w:val="0"/>
      <w:divBdr>
        <w:top w:val="none" w:sz="0" w:space="0" w:color="auto"/>
        <w:left w:val="none" w:sz="0" w:space="0" w:color="auto"/>
        <w:bottom w:val="none" w:sz="0" w:space="0" w:color="auto"/>
        <w:right w:val="none" w:sz="0" w:space="0" w:color="auto"/>
      </w:divBdr>
    </w:div>
    <w:div w:id="184905477">
      <w:bodyDiv w:val="1"/>
      <w:marLeft w:val="0"/>
      <w:marRight w:val="0"/>
      <w:marTop w:val="0"/>
      <w:marBottom w:val="0"/>
      <w:divBdr>
        <w:top w:val="none" w:sz="0" w:space="0" w:color="auto"/>
        <w:left w:val="none" w:sz="0" w:space="0" w:color="auto"/>
        <w:bottom w:val="none" w:sz="0" w:space="0" w:color="auto"/>
        <w:right w:val="none" w:sz="0" w:space="0" w:color="auto"/>
      </w:divBdr>
    </w:div>
    <w:div w:id="188370645">
      <w:bodyDiv w:val="1"/>
      <w:marLeft w:val="0"/>
      <w:marRight w:val="0"/>
      <w:marTop w:val="0"/>
      <w:marBottom w:val="0"/>
      <w:divBdr>
        <w:top w:val="none" w:sz="0" w:space="0" w:color="auto"/>
        <w:left w:val="none" w:sz="0" w:space="0" w:color="auto"/>
        <w:bottom w:val="none" w:sz="0" w:space="0" w:color="auto"/>
        <w:right w:val="none" w:sz="0" w:space="0" w:color="auto"/>
      </w:divBdr>
    </w:div>
    <w:div w:id="188840699">
      <w:bodyDiv w:val="1"/>
      <w:marLeft w:val="0"/>
      <w:marRight w:val="0"/>
      <w:marTop w:val="0"/>
      <w:marBottom w:val="0"/>
      <w:divBdr>
        <w:top w:val="none" w:sz="0" w:space="0" w:color="auto"/>
        <w:left w:val="none" w:sz="0" w:space="0" w:color="auto"/>
        <w:bottom w:val="none" w:sz="0" w:space="0" w:color="auto"/>
        <w:right w:val="none" w:sz="0" w:space="0" w:color="auto"/>
      </w:divBdr>
    </w:div>
    <w:div w:id="189219365">
      <w:bodyDiv w:val="1"/>
      <w:marLeft w:val="0"/>
      <w:marRight w:val="0"/>
      <w:marTop w:val="0"/>
      <w:marBottom w:val="0"/>
      <w:divBdr>
        <w:top w:val="none" w:sz="0" w:space="0" w:color="auto"/>
        <w:left w:val="none" w:sz="0" w:space="0" w:color="auto"/>
        <w:bottom w:val="none" w:sz="0" w:space="0" w:color="auto"/>
        <w:right w:val="none" w:sz="0" w:space="0" w:color="auto"/>
      </w:divBdr>
    </w:div>
    <w:div w:id="191724921">
      <w:bodyDiv w:val="1"/>
      <w:marLeft w:val="0"/>
      <w:marRight w:val="0"/>
      <w:marTop w:val="0"/>
      <w:marBottom w:val="0"/>
      <w:divBdr>
        <w:top w:val="none" w:sz="0" w:space="0" w:color="auto"/>
        <w:left w:val="none" w:sz="0" w:space="0" w:color="auto"/>
        <w:bottom w:val="none" w:sz="0" w:space="0" w:color="auto"/>
        <w:right w:val="none" w:sz="0" w:space="0" w:color="auto"/>
      </w:divBdr>
    </w:div>
    <w:div w:id="193621485">
      <w:bodyDiv w:val="1"/>
      <w:marLeft w:val="0"/>
      <w:marRight w:val="0"/>
      <w:marTop w:val="0"/>
      <w:marBottom w:val="0"/>
      <w:divBdr>
        <w:top w:val="none" w:sz="0" w:space="0" w:color="auto"/>
        <w:left w:val="none" w:sz="0" w:space="0" w:color="auto"/>
        <w:bottom w:val="none" w:sz="0" w:space="0" w:color="auto"/>
        <w:right w:val="none" w:sz="0" w:space="0" w:color="auto"/>
      </w:divBdr>
    </w:div>
    <w:div w:id="193813843">
      <w:bodyDiv w:val="1"/>
      <w:marLeft w:val="0"/>
      <w:marRight w:val="0"/>
      <w:marTop w:val="0"/>
      <w:marBottom w:val="0"/>
      <w:divBdr>
        <w:top w:val="none" w:sz="0" w:space="0" w:color="auto"/>
        <w:left w:val="none" w:sz="0" w:space="0" w:color="auto"/>
        <w:bottom w:val="none" w:sz="0" w:space="0" w:color="auto"/>
        <w:right w:val="none" w:sz="0" w:space="0" w:color="auto"/>
      </w:divBdr>
      <w:divsChild>
        <w:div w:id="14313171">
          <w:marLeft w:val="1080"/>
          <w:marRight w:val="0"/>
          <w:marTop w:val="0"/>
          <w:marBottom w:val="60"/>
          <w:divBdr>
            <w:top w:val="none" w:sz="0" w:space="0" w:color="auto"/>
            <w:left w:val="none" w:sz="0" w:space="0" w:color="auto"/>
            <w:bottom w:val="none" w:sz="0" w:space="0" w:color="auto"/>
            <w:right w:val="none" w:sz="0" w:space="0" w:color="auto"/>
          </w:divBdr>
        </w:div>
        <w:div w:id="40638623">
          <w:marLeft w:val="1080"/>
          <w:marRight w:val="0"/>
          <w:marTop w:val="0"/>
          <w:marBottom w:val="60"/>
          <w:divBdr>
            <w:top w:val="none" w:sz="0" w:space="0" w:color="auto"/>
            <w:left w:val="none" w:sz="0" w:space="0" w:color="auto"/>
            <w:bottom w:val="none" w:sz="0" w:space="0" w:color="auto"/>
            <w:right w:val="none" w:sz="0" w:space="0" w:color="auto"/>
          </w:divBdr>
        </w:div>
        <w:div w:id="49303554">
          <w:marLeft w:val="720"/>
          <w:marRight w:val="0"/>
          <w:marTop w:val="0"/>
          <w:marBottom w:val="60"/>
          <w:divBdr>
            <w:top w:val="none" w:sz="0" w:space="0" w:color="auto"/>
            <w:left w:val="none" w:sz="0" w:space="0" w:color="auto"/>
            <w:bottom w:val="none" w:sz="0" w:space="0" w:color="auto"/>
            <w:right w:val="none" w:sz="0" w:space="0" w:color="auto"/>
          </w:divBdr>
        </w:div>
        <w:div w:id="168715494">
          <w:marLeft w:val="360"/>
          <w:marRight w:val="0"/>
          <w:marTop w:val="0"/>
          <w:marBottom w:val="60"/>
          <w:divBdr>
            <w:top w:val="none" w:sz="0" w:space="0" w:color="auto"/>
            <w:left w:val="none" w:sz="0" w:space="0" w:color="auto"/>
            <w:bottom w:val="none" w:sz="0" w:space="0" w:color="auto"/>
            <w:right w:val="none" w:sz="0" w:space="0" w:color="auto"/>
          </w:divBdr>
        </w:div>
        <w:div w:id="558515608">
          <w:marLeft w:val="1080"/>
          <w:marRight w:val="0"/>
          <w:marTop w:val="0"/>
          <w:marBottom w:val="60"/>
          <w:divBdr>
            <w:top w:val="none" w:sz="0" w:space="0" w:color="auto"/>
            <w:left w:val="none" w:sz="0" w:space="0" w:color="auto"/>
            <w:bottom w:val="none" w:sz="0" w:space="0" w:color="auto"/>
            <w:right w:val="none" w:sz="0" w:space="0" w:color="auto"/>
          </w:divBdr>
        </w:div>
        <w:div w:id="641890408">
          <w:marLeft w:val="720"/>
          <w:marRight w:val="0"/>
          <w:marTop w:val="0"/>
          <w:marBottom w:val="60"/>
          <w:divBdr>
            <w:top w:val="none" w:sz="0" w:space="0" w:color="auto"/>
            <w:left w:val="none" w:sz="0" w:space="0" w:color="auto"/>
            <w:bottom w:val="none" w:sz="0" w:space="0" w:color="auto"/>
            <w:right w:val="none" w:sz="0" w:space="0" w:color="auto"/>
          </w:divBdr>
        </w:div>
        <w:div w:id="1006789783">
          <w:marLeft w:val="1080"/>
          <w:marRight w:val="0"/>
          <w:marTop w:val="0"/>
          <w:marBottom w:val="60"/>
          <w:divBdr>
            <w:top w:val="none" w:sz="0" w:space="0" w:color="auto"/>
            <w:left w:val="none" w:sz="0" w:space="0" w:color="auto"/>
            <w:bottom w:val="none" w:sz="0" w:space="0" w:color="auto"/>
            <w:right w:val="none" w:sz="0" w:space="0" w:color="auto"/>
          </w:divBdr>
        </w:div>
        <w:div w:id="1089539760">
          <w:marLeft w:val="360"/>
          <w:marRight w:val="0"/>
          <w:marTop w:val="0"/>
          <w:marBottom w:val="60"/>
          <w:divBdr>
            <w:top w:val="none" w:sz="0" w:space="0" w:color="auto"/>
            <w:left w:val="none" w:sz="0" w:space="0" w:color="auto"/>
            <w:bottom w:val="none" w:sz="0" w:space="0" w:color="auto"/>
            <w:right w:val="none" w:sz="0" w:space="0" w:color="auto"/>
          </w:divBdr>
        </w:div>
        <w:div w:id="1728721089">
          <w:marLeft w:val="360"/>
          <w:marRight w:val="0"/>
          <w:marTop w:val="0"/>
          <w:marBottom w:val="60"/>
          <w:divBdr>
            <w:top w:val="none" w:sz="0" w:space="0" w:color="auto"/>
            <w:left w:val="none" w:sz="0" w:space="0" w:color="auto"/>
            <w:bottom w:val="none" w:sz="0" w:space="0" w:color="auto"/>
            <w:right w:val="none" w:sz="0" w:space="0" w:color="auto"/>
          </w:divBdr>
        </w:div>
      </w:divsChild>
    </w:div>
    <w:div w:id="194124924">
      <w:bodyDiv w:val="1"/>
      <w:marLeft w:val="0"/>
      <w:marRight w:val="0"/>
      <w:marTop w:val="0"/>
      <w:marBottom w:val="0"/>
      <w:divBdr>
        <w:top w:val="none" w:sz="0" w:space="0" w:color="auto"/>
        <w:left w:val="none" w:sz="0" w:space="0" w:color="auto"/>
        <w:bottom w:val="none" w:sz="0" w:space="0" w:color="auto"/>
        <w:right w:val="none" w:sz="0" w:space="0" w:color="auto"/>
      </w:divBdr>
    </w:div>
    <w:div w:id="194464565">
      <w:bodyDiv w:val="1"/>
      <w:marLeft w:val="0"/>
      <w:marRight w:val="0"/>
      <w:marTop w:val="0"/>
      <w:marBottom w:val="0"/>
      <w:divBdr>
        <w:top w:val="none" w:sz="0" w:space="0" w:color="auto"/>
        <w:left w:val="none" w:sz="0" w:space="0" w:color="auto"/>
        <w:bottom w:val="none" w:sz="0" w:space="0" w:color="auto"/>
        <w:right w:val="none" w:sz="0" w:space="0" w:color="auto"/>
      </w:divBdr>
    </w:div>
    <w:div w:id="194929055">
      <w:bodyDiv w:val="1"/>
      <w:marLeft w:val="0"/>
      <w:marRight w:val="0"/>
      <w:marTop w:val="0"/>
      <w:marBottom w:val="0"/>
      <w:divBdr>
        <w:top w:val="none" w:sz="0" w:space="0" w:color="auto"/>
        <w:left w:val="none" w:sz="0" w:space="0" w:color="auto"/>
        <w:bottom w:val="none" w:sz="0" w:space="0" w:color="auto"/>
        <w:right w:val="none" w:sz="0" w:space="0" w:color="auto"/>
      </w:divBdr>
      <w:divsChild>
        <w:div w:id="402526039">
          <w:marLeft w:val="1800"/>
          <w:marRight w:val="0"/>
          <w:marTop w:val="96"/>
          <w:marBottom w:val="0"/>
          <w:divBdr>
            <w:top w:val="none" w:sz="0" w:space="0" w:color="auto"/>
            <w:left w:val="none" w:sz="0" w:space="0" w:color="auto"/>
            <w:bottom w:val="none" w:sz="0" w:space="0" w:color="auto"/>
            <w:right w:val="none" w:sz="0" w:space="0" w:color="auto"/>
          </w:divBdr>
        </w:div>
        <w:div w:id="484467068">
          <w:marLeft w:val="1166"/>
          <w:marRight w:val="0"/>
          <w:marTop w:val="115"/>
          <w:marBottom w:val="0"/>
          <w:divBdr>
            <w:top w:val="none" w:sz="0" w:space="0" w:color="auto"/>
            <w:left w:val="none" w:sz="0" w:space="0" w:color="auto"/>
            <w:bottom w:val="none" w:sz="0" w:space="0" w:color="auto"/>
            <w:right w:val="none" w:sz="0" w:space="0" w:color="auto"/>
          </w:divBdr>
        </w:div>
        <w:div w:id="586959289">
          <w:marLeft w:val="1166"/>
          <w:marRight w:val="0"/>
          <w:marTop w:val="115"/>
          <w:marBottom w:val="0"/>
          <w:divBdr>
            <w:top w:val="none" w:sz="0" w:space="0" w:color="auto"/>
            <w:left w:val="none" w:sz="0" w:space="0" w:color="auto"/>
            <w:bottom w:val="none" w:sz="0" w:space="0" w:color="auto"/>
            <w:right w:val="none" w:sz="0" w:space="0" w:color="auto"/>
          </w:divBdr>
        </w:div>
        <w:div w:id="694113219">
          <w:marLeft w:val="1800"/>
          <w:marRight w:val="0"/>
          <w:marTop w:val="96"/>
          <w:marBottom w:val="0"/>
          <w:divBdr>
            <w:top w:val="none" w:sz="0" w:space="0" w:color="auto"/>
            <w:left w:val="none" w:sz="0" w:space="0" w:color="auto"/>
            <w:bottom w:val="none" w:sz="0" w:space="0" w:color="auto"/>
            <w:right w:val="none" w:sz="0" w:space="0" w:color="auto"/>
          </w:divBdr>
        </w:div>
        <w:div w:id="995571734">
          <w:marLeft w:val="547"/>
          <w:marRight w:val="0"/>
          <w:marTop w:val="154"/>
          <w:marBottom w:val="0"/>
          <w:divBdr>
            <w:top w:val="none" w:sz="0" w:space="0" w:color="auto"/>
            <w:left w:val="none" w:sz="0" w:space="0" w:color="auto"/>
            <w:bottom w:val="none" w:sz="0" w:space="0" w:color="auto"/>
            <w:right w:val="none" w:sz="0" w:space="0" w:color="auto"/>
          </w:divBdr>
        </w:div>
        <w:div w:id="1068499923">
          <w:marLeft w:val="1166"/>
          <w:marRight w:val="0"/>
          <w:marTop w:val="115"/>
          <w:marBottom w:val="0"/>
          <w:divBdr>
            <w:top w:val="none" w:sz="0" w:space="0" w:color="auto"/>
            <w:left w:val="none" w:sz="0" w:space="0" w:color="auto"/>
            <w:bottom w:val="none" w:sz="0" w:space="0" w:color="auto"/>
            <w:right w:val="none" w:sz="0" w:space="0" w:color="auto"/>
          </w:divBdr>
        </w:div>
        <w:div w:id="1139542024">
          <w:marLeft w:val="1166"/>
          <w:marRight w:val="0"/>
          <w:marTop w:val="115"/>
          <w:marBottom w:val="0"/>
          <w:divBdr>
            <w:top w:val="none" w:sz="0" w:space="0" w:color="auto"/>
            <w:left w:val="none" w:sz="0" w:space="0" w:color="auto"/>
            <w:bottom w:val="none" w:sz="0" w:space="0" w:color="auto"/>
            <w:right w:val="none" w:sz="0" w:space="0" w:color="auto"/>
          </w:divBdr>
        </w:div>
        <w:div w:id="1382904481">
          <w:marLeft w:val="1166"/>
          <w:marRight w:val="0"/>
          <w:marTop w:val="115"/>
          <w:marBottom w:val="0"/>
          <w:divBdr>
            <w:top w:val="none" w:sz="0" w:space="0" w:color="auto"/>
            <w:left w:val="none" w:sz="0" w:space="0" w:color="auto"/>
            <w:bottom w:val="none" w:sz="0" w:space="0" w:color="auto"/>
            <w:right w:val="none" w:sz="0" w:space="0" w:color="auto"/>
          </w:divBdr>
        </w:div>
      </w:divsChild>
    </w:div>
    <w:div w:id="195046851">
      <w:bodyDiv w:val="1"/>
      <w:marLeft w:val="0"/>
      <w:marRight w:val="0"/>
      <w:marTop w:val="0"/>
      <w:marBottom w:val="0"/>
      <w:divBdr>
        <w:top w:val="none" w:sz="0" w:space="0" w:color="auto"/>
        <w:left w:val="none" w:sz="0" w:space="0" w:color="auto"/>
        <w:bottom w:val="none" w:sz="0" w:space="0" w:color="auto"/>
        <w:right w:val="none" w:sz="0" w:space="0" w:color="auto"/>
      </w:divBdr>
    </w:div>
    <w:div w:id="195312886">
      <w:bodyDiv w:val="1"/>
      <w:marLeft w:val="0"/>
      <w:marRight w:val="0"/>
      <w:marTop w:val="0"/>
      <w:marBottom w:val="0"/>
      <w:divBdr>
        <w:top w:val="none" w:sz="0" w:space="0" w:color="auto"/>
        <w:left w:val="none" w:sz="0" w:space="0" w:color="auto"/>
        <w:bottom w:val="none" w:sz="0" w:space="0" w:color="auto"/>
        <w:right w:val="none" w:sz="0" w:space="0" w:color="auto"/>
      </w:divBdr>
      <w:divsChild>
        <w:div w:id="713846632">
          <w:marLeft w:val="547"/>
          <w:marRight w:val="0"/>
          <w:marTop w:val="154"/>
          <w:marBottom w:val="0"/>
          <w:divBdr>
            <w:top w:val="none" w:sz="0" w:space="0" w:color="auto"/>
            <w:left w:val="none" w:sz="0" w:space="0" w:color="auto"/>
            <w:bottom w:val="none" w:sz="0" w:space="0" w:color="auto"/>
            <w:right w:val="none" w:sz="0" w:space="0" w:color="auto"/>
          </w:divBdr>
        </w:div>
      </w:divsChild>
    </w:div>
    <w:div w:id="195656167">
      <w:bodyDiv w:val="1"/>
      <w:marLeft w:val="0"/>
      <w:marRight w:val="0"/>
      <w:marTop w:val="0"/>
      <w:marBottom w:val="0"/>
      <w:divBdr>
        <w:top w:val="none" w:sz="0" w:space="0" w:color="auto"/>
        <w:left w:val="none" w:sz="0" w:space="0" w:color="auto"/>
        <w:bottom w:val="none" w:sz="0" w:space="0" w:color="auto"/>
        <w:right w:val="none" w:sz="0" w:space="0" w:color="auto"/>
      </w:divBdr>
      <w:divsChild>
        <w:div w:id="306668226">
          <w:marLeft w:val="547"/>
          <w:marRight w:val="0"/>
          <w:marTop w:val="115"/>
          <w:marBottom w:val="0"/>
          <w:divBdr>
            <w:top w:val="none" w:sz="0" w:space="0" w:color="auto"/>
            <w:left w:val="none" w:sz="0" w:space="0" w:color="auto"/>
            <w:bottom w:val="none" w:sz="0" w:space="0" w:color="auto"/>
            <w:right w:val="none" w:sz="0" w:space="0" w:color="auto"/>
          </w:divBdr>
        </w:div>
        <w:div w:id="838931387">
          <w:marLeft w:val="1166"/>
          <w:marRight w:val="0"/>
          <w:marTop w:val="96"/>
          <w:marBottom w:val="0"/>
          <w:divBdr>
            <w:top w:val="none" w:sz="0" w:space="0" w:color="auto"/>
            <w:left w:val="none" w:sz="0" w:space="0" w:color="auto"/>
            <w:bottom w:val="none" w:sz="0" w:space="0" w:color="auto"/>
            <w:right w:val="none" w:sz="0" w:space="0" w:color="auto"/>
          </w:divBdr>
        </w:div>
        <w:div w:id="1208570474">
          <w:marLeft w:val="1166"/>
          <w:marRight w:val="0"/>
          <w:marTop w:val="96"/>
          <w:marBottom w:val="0"/>
          <w:divBdr>
            <w:top w:val="none" w:sz="0" w:space="0" w:color="auto"/>
            <w:left w:val="none" w:sz="0" w:space="0" w:color="auto"/>
            <w:bottom w:val="none" w:sz="0" w:space="0" w:color="auto"/>
            <w:right w:val="none" w:sz="0" w:space="0" w:color="auto"/>
          </w:divBdr>
        </w:div>
      </w:divsChild>
    </w:div>
    <w:div w:id="196814679">
      <w:bodyDiv w:val="1"/>
      <w:marLeft w:val="0"/>
      <w:marRight w:val="0"/>
      <w:marTop w:val="0"/>
      <w:marBottom w:val="0"/>
      <w:divBdr>
        <w:top w:val="none" w:sz="0" w:space="0" w:color="auto"/>
        <w:left w:val="none" w:sz="0" w:space="0" w:color="auto"/>
        <w:bottom w:val="none" w:sz="0" w:space="0" w:color="auto"/>
        <w:right w:val="none" w:sz="0" w:space="0" w:color="auto"/>
      </w:divBdr>
    </w:div>
    <w:div w:id="197469048">
      <w:bodyDiv w:val="1"/>
      <w:marLeft w:val="0"/>
      <w:marRight w:val="0"/>
      <w:marTop w:val="0"/>
      <w:marBottom w:val="0"/>
      <w:divBdr>
        <w:top w:val="none" w:sz="0" w:space="0" w:color="auto"/>
        <w:left w:val="none" w:sz="0" w:space="0" w:color="auto"/>
        <w:bottom w:val="none" w:sz="0" w:space="0" w:color="auto"/>
        <w:right w:val="none" w:sz="0" w:space="0" w:color="auto"/>
      </w:divBdr>
    </w:div>
    <w:div w:id="200098760">
      <w:bodyDiv w:val="1"/>
      <w:marLeft w:val="0"/>
      <w:marRight w:val="0"/>
      <w:marTop w:val="0"/>
      <w:marBottom w:val="0"/>
      <w:divBdr>
        <w:top w:val="none" w:sz="0" w:space="0" w:color="auto"/>
        <w:left w:val="none" w:sz="0" w:space="0" w:color="auto"/>
        <w:bottom w:val="none" w:sz="0" w:space="0" w:color="auto"/>
        <w:right w:val="none" w:sz="0" w:space="0" w:color="auto"/>
      </w:divBdr>
    </w:div>
    <w:div w:id="200286730">
      <w:bodyDiv w:val="1"/>
      <w:marLeft w:val="0"/>
      <w:marRight w:val="0"/>
      <w:marTop w:val="0"/>
      <w:marBottom w:val="0"/>
      <w:divBdr>
        <w:top w:val="none" w:sz="0" w:space="0" w:color="auto"/>
        <w:left w:val="none" w:sz="0" w:space="0" w:color="auto"/>
        <w:bottom w:val="none" w:sz="0" w:space="0" w:color="auto"/>
        <w:right w:val="none" w:sz="0" w:space="0" w:color="auto"/>
      </w:divBdr>
    </w:div>
    <w:div w:id="201285819">
      <w:bodyDiv w:val="1"/>
      <w:marLeft w:val="0"/>
      <w:marRight w:val="0"/>
      <w:marTop w:val="0"/>
      <w:marBottom w:val="0"/>
      <w:divBdr>
        <w:top w:val="none" w:sz="0" w:space="0" w:color="auto"/>
        <w:left w:val="none" w:sz="0" w:space="0" w:color="auto"/>
        <w:bottom w:val="none" w:sz="0" w:space="0" w:color="auto"/>
        <w:right w:val="none" w:sz="0" w:space="0" w:color="auto"/>
      </w:divBdr>
      <w:divsChild>
        <w:div w:id="230627303">
          <w:marLeft w:val="0"/>
          <w:marRight w:val="0"/>
          <w:marTop w:val="0"/>
          <w:marBottom w:val="0"/>
          <w:divBdr>
            <w:top w:val="none" w:sz="0" w:space="0" w:color="auto"/>
            <w:left w:val="none" w:sz="0" w:space="0" w:color="auto"/>
            <w:bottom w:val="none" w:sz="0" w:space="0" w:color="auto"/>
            <w:right w:val="none" w:sz="0" w:space="0" w:color="auto"/>
          </w:divBdr>
        </w:div>
        <w:div w:id="659847803">
          <w:marLeft w:val="0"/>
          <w:marRight w:val="0"/>
          <w:marTop w:val="0"/>
          <w:marBottom w:val="0"/>
          <w:divBdr>
            <w:top w:val="none" w:sz="0" w:space="0" w:color="auto"/>
            <w:left w:val="none" w:sz="0" w:space="0" w:color="auto"/>
            <w:bottom w:val="none" w:sz="0" w:space="0" w:color="auto"/>
            <w:right w:val="none" w:sz="0" w:space="0" w:color="auto"/>
          </w:divBdr>
        </w:div>
        <w:div w:id="900334149">
          <w:marLeft w:val="0"/>
          <w:marRight w:val="0"/>
          <w:marTop w:val="0"/>
          <w:marBottom w:val="0"/>
          <w:divBdr>
            <w:top w:val="none" w:sz="0" w:space="0" w:color="auto"/>
            <w:left w:val="none" w:sz="0" w:space="0" w:color="auto"/>
            <w:bottom w:val="none" w:sz="0" w:space="0" w:color="auto"/>
            <w:right w:val="none" w:sz="0" w:space="0" w:color="auto"/>
          </w:divBdr>
        </w:div>
        <w:div w:id="1656183585">
          <w:marLeft w:val="0"/>
          <w:marRight w:val="0"/>
          <w:marTop w:val="0"/>
          <w:marBottom w:val="0"/>
          <w:divBdr>
            <w:top w:val="none" w:sz="0" w:space="0" w:color="auto"/>
            <w:left w:val="none" w:sz="0" w:space="0" w:color="auto"/>
            <w:bottom w:val="none" w:sz="0" w:space="0" w:color="auto"/>
            <w:right w:val="none" w:sz="0" w:space="0" w:color="auto"/>
          </w:divBdr>
        </w:div>
        <w:div w:id="1936554236">
          <w:marLeft w:val="0"/>
          <w:marRight w:val="0"/>
          <w:marTop w:val="0"/>
          <w:marBottom w:val="0"/>
          <w:divBdr>
            <w:top w:val="none" w:sz="0" w:space="0" w:color="auto"/>
            <w:left w:val="none" w:sz="0" w:space="0" w:color="auto"/>
            <w:bottom w:val="none" w:sz="0" w:space="0" w:color="auto"/>
            <w:right w:val="none" w:sz="0" w:space="0" w:color="auto"/>
          </w:divBdr>
        </w:div>
        <w:div w:id="2114015381">
          <w:marLeft w:val="0"/>
          <w:marRight w:val="0"/>
          <w:marTop w:val="0"/>
          <w:marBottom w:val="0"/>
          <w:divBdr>
            <w:top w:val="none" w:sz="0" w:space="0" w:color="auto"/>
            <w:left w:val="none" w:sz="0" w:space="0" w:color="auto"/>
            <w:bottom w:val="none" w:sz="0" w:space="0" w:color="auto"/>
            <w:right w:val="none" w:sz="0" w:space="0" w:color="auto"/>
          </w:divBdr>
        </w:div>
        <w:div w:id="2135516887">
          <w:marLeft w:val="0"/>
          <w:marRight w:val="0"/>
          <w:marTop w:val="0"/>
          <w:marBottom w:val="0"/>
          <w:divBdr>
            <w:top w:val="none" w:sz="0" w:space="0" w:color="auto"/>
            <w:left w:val="none" w:sz="0" w:space="0" w:color="auto"/>
            <w:bottom w:val="none" w:sz="0" w:space="0" w:color="auto"/>
            <w:right w:val="none" w:sz="0" w:space="0" w:color="auto"/>
          </w:divBdr>
        </w:div>
      </w:divsChild>
    </w:div>
    <w:div w:id="202059131">
      <w:bodyDiv w:val="1"/>
      <w:marLeft w:val="0"/>
      <w:marRight w:val="0"/>
      <w:marTop w:val="0"/>
      <w:marBottom w:val="0"/>
      <w:divBdr>
        <w:top w:val="none" w:sz="0" w:space="0" w:color="auto"/>
        <w:left w:val="none" w:sz="0" w:space="0" w:color="auto"/>
        <w:bottom w:val="none" w:sz="0" w:space="0" w:color="auto"/>
        <w:right w:val="none" w:sz="0" w:space="0" w:color="auto"/>
      </w:divBdr>
    </w:div>
    <w:div w:id="204828562">
      <w:bodyDiv w:val="1"/>
      <w:marLeft w:val="0"/>
      <w:marRight w:val="0"/>
      <w:marTop w:val="0"/>
      <w:marBottom w:val="0"/>
      <w:divBdr>
        <w:top w:val="none" w:sz="0" w:space="0" w:color="auto"/>
        <w:left w:val="none" w:sz="0" w:space="0" w:color="auto"/>
        <w:bottom w:val="none" w:sz="0" w:space="0" w:color="auto"/>
        <w:right w:val="none" w:sz="0" w:space="0" w:color="auto"/>
      </w:divBdr>
      <w:divsChild>
        <w:div w:id="999188811">
          <w:marLeft w:val="547"/>
          <w:marRight w:val="0"/>
          <w:marTop w:val="134"/>
          <w:marBottom w:val="0"/>
          <w:divBdr>
            <w:top w:val="none" w:sz="0" w:space="0" w:color="auto"/>
            <w:left w:val="none" w:sz="0" w:space="0" w:color="auto"/>
            <w:bottom w:val="none" w:sz="0" w:space="0" w:color="auto"/>
            <w:right w:val="none" w:sz="0" w:space="0" w:color="auto"/>
          </w:divBdr>
        </w:div>
        <w:div w:id="1066689401">
          <w:marLeft w:val="547"/>
          <w:marRight w:val="0"/>
          <w:marTop w:val="134"/>
          <w:marBottom w:val="0"/>
          <w:divBdr>
            <w:top w:val="none" w:sz="0" w:space="0" w:color="auto"/>
            <w:left w:val="none" w:sz="0" w:space="0" w:color="auto"/>
            <w:bottom w:val="none" w:sz="0" w:space="0" w:color="auto"/>
            <w:right w:val="none" w:sz="0" w:space="0" w:color="auto"/>
          </w:divBdr>
        </w:div>
        <w:div w:id="1581525162">
          <w:marLeft w:val="547"/>
          <w:marRight w:val="0"/>
          <w:marTop w:val="134"/>
          <w:marBottom w:val="0"/>
          <w:divBdr>
            <w:top w:val="none" w:sz="0" w:space="0" w:color="auto"/>
            <w:left w:val="none" w:sz="0" w:space="0" w:color="auto"/>
            <w:bottom w:val="none" w:sz="0" w:space="0" w:color="auto"/>
            <w:right w:val="none" w:sz="0" w:space="0" w:color="auto"/>
          </w:divBdr>
        </w:div>
        <w:div w:id="2062559104">
          <w:marLeft w:val="547"/>
          <w:marRight w:val="0"/>
          <w:marTop w:val="134"/>
          <w:marBottom w:val="0"/>
          <w:divBdr>
            <w:top w:val="none" w:sz="0" w:space="0" w:color="auto"/>
            <w:left w:val="none" w:sz="0" w:space="0" w:color="auto"/>
            <w:bottom w:val="none" w:sz="0" w:space="0" w:color="auto"/>
            <w:right w:val="none" w:sz="0" w:space="0" w:color="auto"/>
          </w:divBdr>
        </w:div>
        <w:div w:id="2111656054">
          <w:marLeft w:val="1166"/>
          <w:marRight w:val="0"/>
          <w:marTop w:val="115"/>
          <w:marBottom w:val="0"/>
          <w:divBdr>
            <w:top w:val="none" w:sz="0" w:space="0" w:color="auto"/>
            <w:left w:val="none" w:sz="0" w:space="0" w:color="auto"/>
            <w:bottom w:val="none" w:sz="0" w:space="0" w:color="auto"/>
            <w:right w:val="none" w:sz="0" w:space="0" w:color="auto"/>
          </w:divBdr>
        </w:div>
      </w:divsChild>
    </w:div>
    <w:div w:id="204950111">
      <w:bodyDiv w:val="1"/>
      <w:marLeft w:val="0"/>
      <w:marRight w:val="0"/>
      <w:marTop w:val="0"/>
      <w:marBottom w:val="0"/>
      <w:divBdr>
        <w:top w:val="none" w:sz="0" w:space="0" w:color="auto"/>
        <w:left w:val="none" w:sz="0" w:space="0" w:color="auto"/>
        <w:bottom w:val="none" w:sz="0" w:space="0" w:color="auto"/>
        <w:right w:val="none" w:sz="0" w:space="0" w:color="auto"/>
      </w:divBdr>
      <w:divsChild>
        <w:div w:id="1161851235">
          <w:marLeft w:val="0"/>
          <w:marRight w:val="0"/>
          <w:marTop w:val="0"/>
          <w:marBottom w:val="0"/>
          <w:divBdr>
            <w:top w:val="none" w:sz="0" w:space="0" w:color="auto"/>
            <w:left w:val="none" w:sz="0" w:space="0" w:color="auto"/>
            <w:bottom w:val="none" w:sz="0" w:space="0" w:color="auto"/>
            <w:right w:val="none" w:sz="0" w:space="0" w:color="auto"/>
          </w:divBdr>
        </w:div>
      </w:divsChild>
    </w:div>
    <w:div w:id="205602592">
      <w:bodyDiv w:val="1"/>
      <w:marLeft w:val="0"/>
      <w:marRight w:val="0"/>
      <w:marTop w:val="0"/>
      <w:marBottom w:val="0"/>
      <w:divBdr>
        <w:top w:val="none" w:sz="0" w:space="0" w:color="auto"/>
        <w:left w:val="none" w:sz="0" w:space="0" w:color="auto"/>
        <w:bottom w:val="none" w:sz="0" w:space="0" w:color="auto"/>
        <w:right w:val="none" w:sz="0" w:space="0" w:color="auto"/>
      </w:divBdr>
      <w:divsChild>
        <w:div w:id="31656146">
          <w:marLeft w:val="547"/>
          <w:marRight w:val="0"/>
          <w:marTop w:val="115"/>
          <w:marBottom w:val="0"/>
          <w:divBdr>
            <w:top w:val="none" w:sz="0" w:space="0" w:color="auto"/>
            <w:left w:val="none" w:sz="0" w:space="0" w:color="auto"/>
            <w:bottom w:val="none" w:sz="0" w:space="0" w:color="auto"/>
            <w:right w:val="none" w:sz="0" w:space="0" w:color="auto"/>
          </w:divBdr>
        </w:div>
        <w:div w:id="745105536">
          <w:marLeft w:val="1166"/>
          <w:marRight w:val="0"/>
          <w:marTop w:val="96"/>
          <w:marBottom w:val="0"/>
          <w:divBdr>
            <w:top w:val="none" w:sz="0" w:space="0" w:color="auto"/>
            <w:left w:val="none" w:sz="0" w:space="0" w:color="auto"/>
            <w:bottom w:val="none" w:sz="0" w:space="0" w:color="auto"/>
            <w:right w:val="none" w:sz="0" w:space="0" w:color="auto"/>
          </w:divBdr>
        </w:div>
        <w:div w:id="869956676">
          <w:marLeft w:val="1166"/>
          <w:marRight w:val="0"/>
          <w:marTop w:val="96"/>
          <w:marBottom w:val="0"/>
          <w:divBdr>
            <w:top w:val="none" w:sz="0" w:space="0" w:color="auto"/>
            <w:left w:val="none" w:sz="0" w:space="0" w:color="auto"/>
            <w:bottom w:val="none" w:sz="0" w:space="0" w:color="auto"/>
            <w:right w:val="none" w:sz="0" w:space="0" w:color="auto"/>
          </w:divBdr>
        </w:div>
        <w:div w:id="1853950028">
          <w:marLeft w:val="1166"/>
          <w:marRight w:val="0"/>
          <w:marTop w:val="96"/>
          <w:marBottom w:val="0"/>
          <w:divBdr>
            <w:top w:val="none" w:sz="0" w:space="0" w:color="auto"/>
            <w:left w:val="none" w:sz="0" w:space="0" w:color="auto"/>
            <w:bottom w:val="none" w:sz="0" w:space="0" w:color="auto"/>
            <w:right w:val="none" w:sz="0" w:space="0" w:color="auto"/>
          </w:divBdr>
        </w:div>
      </w:divsChild>
    </w:div>
    <w:div w:id="207305803">
      <w:bodyDiv w:val="1"/>
      <w:marLeft w:val="0"/>
      <w:marRight w:val="0"/>
      <w:marTop w:val="0"/>
      <w:marBottom w:val="0"/>
      <w:divBdr>
        <w:top w:val="none" w:sz="0" w:space="0" w:color="auto"/>
        <w:left w:val="none" w:sz="0" w:space="0" w:color="auto"/>
        <w:bottom w:val="none" w:sz="0" w:space="0" w:color="auto"/>
        <w:right w:val="none" w:sz="0" w:space="0" w:color="auto"/>
      </w:divBdr>
    </w:div>
    <w:div w:id="208684071">
      <w:bodyDiv w:val="1"/>
      <w:marLeft w:val="0"/>
      <w:marRight w:val="0"/>
      <w:marTop w:val="0"/>
      <w:marBottom w:val="0"/>
      <w:divBdr>
        <w:top w:val="none" w:sz="0" w:space="0" w:color="auto"/>
        <w:left w:val="none" w:sz="0" w:space="0" w:color="auto"/>
        <w:bottom w:val="none" w:sz="0" w:space="0" w:color="auto"/>
        <w:right w:val="none" w:sz="0" w:space="0" w:color="auto"/>
      </w:divBdr>
    </w:div>
    <w:div w:id="211232097">
      <w:bodyDiv w:val="1"/>
      <w:marLeft w:val="0"/>
      <w:marRight w:val="0"/>
      <w:marTop w:val="0"/>
      <w:marBottom w:val="0"/>
      <w:divBdr>
        <w:top w:val="none" w:sz="0" w:space="0" w:color="auto"/>
        <w:left w:val="none" w:sz="0" w:space="0" w:color="auto"/>
        <w:bottom w:val="none" w:sz="0" w:space="0" w:color="auto"/>
        <w:right w:val="none" w:sz="0" w:space="0" w:color="auto"/>
      </w:divBdr>
    </w:div>
    <w:div w:id="212039063">
      <w:bodyDiv w:val="1"/>
      <w:marLeft w:val="0"/>
      <w:marRight w:val="0"/>
      <w:marTop w:val="0"/>
      <w:marBottom w:val="0"/>
      <w:divBdr>
        <w:top w:val="none" w:sz="0" w:space="0" w:color="auto"/>
        <w:left w:val="none" w:sz="0" w:space="0" w:color="auto"/>
        <w:bottom w:val="none" w:sz="0" w:space="0" w:color="auto"/>
        <w:right w:val="none" w:sz="0" w:space="0" w:color="auto"/>
      </w:divBdr>
      <w:divsChild>
        <w:div w:id="398484597">
          <w:marLeft w:val="547"/>
          <w:marRight w:val="0"/>
          <w:marTop w:val="154"/>
          <w:marBottom w:val="0"/>
          <w:divBdr>
            <w:top w:val="none" w:sz="0" w:space="0" w:color="auto"/>
            <w:left w:val="none" w:sz="0" w:space="0" w:color="auto"/>
            <w:bottom w:val="none" w:sz="0" w:space="0" w:color="auto"/>
            <w:right w:val="none" w:sz="0" w:space="0" w:color="auto"/>
          </w:divBdr>
        </w:div>
        <w:div w:id="535434385">
          <w:marLeft w:val="1166"/>
          <w:marRight w:val="0"/>
          <w:marTop w:val="134"/>
          <w:marBottom w:val="0"/>
          <w:divBdr>
            <w:top w:val="none" w:sz="0" w:space="0" w:color="auto"/>
            <w:left w:val="none" w:sz="0" w:space="0" w:color="auto"/>
            <w:bottom w:val="none" w:sz="0" w:space="0" w:color="auto"/>
            <w:right w:val="none" w:sz="0" w:space="0" w:color="auto"/>
          </w:divBdr>
        </w:div>
        <w:div w:id="574432779">
          <w:marLeft w:val="1166"/>
          <w:marRight w:val="0"/>
          <w:marTop w:val="134"/>
          <w:marBottom w:val="0"/>
          <w:divBdr>
            <w:top w:val="none" w:sz="0" w:space="0" w:color="auto"/>
            <w:left w:val="none" w:sz="0" w:space="0" w:color="auto"/>
            <w:bottom w:val="none" w:sz="0" w:space="0" w:color="auto"/>
            <w:right w:val="none" w:sz="0" w:space="0" w:color="auto"/>
          </w:divBdr>
        </w:div>
      </w:divsChild>
    </w:div>
    <w:div w:id="212229441">
      <w:bodyDiv w:val="1"/>
      <w:marLeft w:val="0"/>
      <w:marRight w:val="0"/>
      <w:marTop w:val="0"/>
      <w:marBottom w:val="0"/>
      <w:divBdr>
        <w:top w:val="none" w:sz="0" w:space="0" w:color="auto"/>
        <w:left w:val="none" w:sz="0" w:space="0" w:color="auto"/>
        <w:bottom w:val="none" w:sz="0" w:space="0" w:color="auto"/>
        <w:right w:val="none" w:sz="0" w:space="0" w:color="auto"/>
      </w:divBdr>
    </w:div>
    <w:div w:id="212231233">
      <w:bodyDiv w:val="1"/>
      <w:marLeft w:val="0"/>
      <w:marRight w:val="0"/>
      <w:marTop w:val="0"/>
      <w:marBottom w:val="0"/>
      <w:divBdr>
        <w:top w:val="none" w:sz="0" w:space="0" w:color="auto"/>
        <w:left w:val="none" w:sz="0" w:space="0" w:color="auto"/>
        <w:bottom w:val="none" w:sz="0" w:space="0" w:color="auto"/>
        <w:right w:val="none" w:sz="0" w:space="0" w:color="auto"/>
      </w:divBdr>
      <w:divsChild>
        <w:div w:id="1148286745">
          <w:marLeft w:val="547"/>
          <w:marRight w:val="0"/>
          <w:marTop w:val="115"/>
          <w:marBottom w:val="0"/>
          <w:divBdr>
            <w:top w:val="none" w:sz="0" w:space="0" w:color="auto"/>
            <w:left w:val="none" w:sz="0" w:space="0" w:color="auto"/>
            <w:bottom w:val="none" w:sz="0" w:space="0" w:color="auto"/>
            <w:right w:val="none" w:sz="0" w:space="0" w:color="auto"/>
          </w:divBdr>
        </w:div>
        <w:div w:id="1316295818">
          <w:marLeft w:val="547"/>
          <w:marRight w:val="0"/>
          <w:marTop w:val="115"/>
          <w:marBottom w:val="0"/>
          <w:divBdr>
            <w:top w:val="none" w:sz="0" w:space="0" w:color="auto"/>
            <w:left w:val="none" w:sz="0" w:space="0" w:color="auto"/>
            <w:bottom w:val="none" w:sz="0" w:space="0" w:color="auto"/>
            <w:right w:val="none" w:sz="0" w:space="0" w:color="auto"/>
          </w:divBdr>
        </w:div>
      </w:divsChild>
    </w:div>
    <w:div w:id="213087276">
      <w:bodyDiv w:val="1"/>
      <w:marLeft w:val="0"/>
      <w:marRight w:val="0"/>
      <w:marTop w:val="0"/>
      <w:marBottom w:val="0"/>
      <w:divBdr>
        <w:top w:val="none" w:sz="0" w:space="0" w:color="auto"/>
        <w:left w:val="none" w:sz="0" w:space="0" w:color="auto"/>
        <w:bottom w:val="none" w:sz="0" w:space="0" w:color="auto"/>
        <w:right w:val="none" w:sz="0" w:space="0" w:color="auto"/>
      </w:divBdr>
    </w:div>
    <w:div w:id="215313281">
      <w:bodyDiv w:val="1"/>
      <w:marLeft w:val="0"/>
      <w:marRight w:val="0"/>
      <w:marTop w:val="0"/>
      <w:marBottom w:val="0"/>
      <w:divBdr>
        <w:top w:val="none" w:sz="0" w:space="0" w:color="auto"/>
        <w:left w:val="none" w:sz="0" w:space="0" w:color="auto"/>
        <w:bottom w:val="none" w:sz="0" w:space="0" w:color="auto"/>
        <w:right w:val="none" w:sz="0" w:space="0" w:color="auto"/>
      </w:divBdr>
      <w:divsChild>
        <w:div w:id="546909">
          <w:marLeft w:val="1166"/>
          <w:marRight w:val="0"/>
          <w:marTop w:val="106"/>
          <w:marBottom w:val="0"/>
          <w:divBdr>
            <w:top w:val="none" w:sz="0" w:space="0" w:color="auto"/>
            <w:left w:val="none" w:sz="0" w:space="0" w:color="auto"/>
            <w:bottom w:val="none" w:sz="0" w:space="0" w:color="auto"/>
            <w:right w:val="none" w:sz="0" w:space="0" w:color="auto"/>
          </w:divBdr>
        </w:div>
        <w:div w:id="657926543">
          <w:marLeft w:val="547"/>
          <w:marRight w:val="0"/>
          <w:marTop w:val="125"/>
          <w:marBottom w:val="0"/>
          <w:divBdr>
            <w:top w:val="none" w:sz="0" w:space="0" w:color="auto"/>
            <w:left w:val="none" w:sz="0" w:space="0" w:color="auto"/>
            <w:bottom w:val="none" w:sz="0" w:space="0" w:color="auto"/>
            <w:right w:val="none" w:sz="0" w:space="0" w:color="auto"/>
          </w:divBdr>
        </w:div>
        <w:div w:id="754320583">
          <w:marLeft w:val="1166"/>
          <w:marRight w:val="0"/>
          <w:marTop w:val="106"/>
          <w:marBottom w:val="0"/>
          <w:divBdr>
            <w:top w:val="none" w:sz="0" w:space="0" w:color="auto"/>
            <w:left w:val="none" w:sz="0" w:space="0" w:color="auto"/>
            <w:bottom w:val="none" w:sz="0" w:space="0" w:color="auto"/>
            <w:right w:val="none" w:sz="0" w:space="0" w:color="auto"/>
          </w:divBdr>
        </w:div>
        <w:div w:id="855272450">
          <w:marLeft w:val="1800"/>
          <w:marRight w:val="0"/>
          <w:marTop w:val="91"/>
          <w:marBottom w:val="0"/>
          <w:divBdr>
            <w:top w:val="none" w:sz="0" w:space="0" w:color="auto"/>
            <w:left w:val="none" w:sz="0" w:space="0" w:color="auto"/>
            <w:bottom w:val="none" w:sz="0" w:space="0" w:color="auto"/>
            <w:right w:val="none" w:sz="0" w:space="0" w:color="auto"/>
          </w:divBdr>
        </w:div>
        <w:div w:id="1142622421">
          <w:marLeft w:val="1166"/>
          <w:marRight w:val="0"/>
          <w:marTop w:val="106"/>
          <w:marBottom w:val="0"/>
          <w:divBdr>
            <w:top w:val="none" w:sz="0" w:space="0" w:color="auto"/>
            <w:left w:val="none" w:sz="0" w:space="0" w:color="auto"/>
            <w:bottom w:val="none" w:sz="0" w:space="0" w:color="auto"/>
            <w:right w:val="none" w:sz="0" w:space="0" w:color="auto"/>
          </w:divBdr>
        </w:div>
        <w:div w:id="1754622576">
          <w:marLeft w:val="547"/>
          <w:marRight w:val="0"/>
          <w:marTop w:val="125"/>
          <w:marBottom w:val="0"/>
          <w:divBdr>
            <w:top w:val="none" w:sz="0" w:space="0" w:color="auto"/>
            <w:left w:val="none" w:sz="0" w:space="0" w:color="auto"/>
            <w:bottom w:val="none" w:sz="0" w:space="0" w:color="auto"/>
            <w:right w:val="none" w:sz="0" w:space="0" w:color="auto"/>
          </w:divBdr>
        </w:div>
        <w:div w:id="1781993837">
          <w:marLeft w:val="1800"/>
          <w:marRight w:val="0"/>
          <w:marTop w:val="91"/>
          <w:marBottom w:val="0"/>
          <w:divBdr>
            <w:top w:val="none" w:sz="0" w:space="0" w:color="auto"/>
            <w:left w:val="none" w:sz="0" w:space="0" w:color="auto"/>
            <w:bottom w:val="none" w:sz="0" w:space="0" w:color="auto"/>
            <w:right w:val="none" w:sz="0" w:space="0" w:color="auto"/>
          </w:divBdr>
        </w:div>
        <w:div w:id="2019458482">
          <w:marLeft w:val="1166"/>
          <w:marRight w:val="0"/>
          <w:marTop w:val="106"/>
          <w:marBottom w:val="0"/>
          <w:divBdr>
            <w:top w:val="none" w:sz="0" w:space="0" w:color="auto"/>
            <w:left w:val="none" w:sz="0" w:space="0" w:color="auto"/>
            <w:bottom w:val="none" w:sz="0" w:space="0" w:color="auto"/>
            <w:right w:val="none" w:sz="0" w:space="0" w:color="auto"/>
          </w:divBdr>
        </w:div>
        <w:div w:id="2119526821">
          <w:marLeft w:val="1800"/>
          <w:marRight w:val="0"/>
          <w:marTop w:val="91"/>
          <w:marBottom w:val="0"/>
          <w:divBdr>
            <w:top w:val="none" w:sz="0" w:space="0" w:color="auto"/>
            <w:left w:val="none" w:sz="0" w:space="0" w:color="auto"/>
            <w:bottom w:val="none" w:sz="0" w:space="0" w:color="auto"/>
            <w:right w:val="none" w:sz="0" w:space="0" w:color="auto"/>
          </w:divBdr>
        </w:div>
      </w:divsChild>
    </w:div>
    <w:div w:id="215436159">
      <w:bodyDiv w:val="1"/>
      <w:marLeft w:val="0"/>
      <w:marRight w:val="0"/>
      <w:marTop w:val="0"/>
      <w:marBottom w:val="0"/>
      <w:divBdr>
        <w:top w:val="none" w:sz="0" w:space="0" w:color="auto"/>
        <w:left w:val="none" w:sz="0" w:space="0" w:color="auto"/>
        <w:bottom w:val="none" w:sz="0" w:space="0" w:color="auto"/>
        <w:right w:val="none" w:sz="0" w:space="0" w:color="auto"/>
      </w:divBdr>
    </w:div>
    <w:div w:id="216087801">
      <w:bodyDiv w:val="1"/>
      <w:marLeft w:val="0"/>
      <w:marRight w:val="0"/>
      <w:marTop w:val="0"/>
      <w:marBottom w:val="0"/>
      <w:divBdr>
        <w:top w:val="none" w:sz="0" w:space="0" w:color="auto"/>
        <w:left w:val="none" w:sz="0" w:space="0" w:color="auto"/>
        <w:bottom w:val="none" w:sz="0" w:space="0" w:color="auto"/>
        <w:right w:val="none" w:sz="0" w:space="0" w:color="auto"/>
      </w:divBdr>
    </w:div>
    <w:div w:id="216551591">
      <w:bodyDiv w:val="1"/>
      <w:marLeft w:val="0"/>
      <w:marRight w:val="0"/>
      <w:marTop w:val="0"/>
      <w:marBottom w:val="0"/>
      <w:divBdr>
        <w:top w:val="none" w:sz="0" w:space="0" w:color="auto"/>
        <w:left w:val="none" w:sz="0" w:space="0" w:color="auto"/>
        <w:bottom w:val="none" w:sz="0" w:space="0" w:color="auto"/>
        <w:right w:val="none" w:sz="0" w:space="0" w:color="auto"/>
      </w:divBdr>
    </w:div>
    <w:div w:id="216821788">
      <w:bodyDiv w:val="1"/>
      <w:marLeft w:val="0"/>
      <w:marRight w:val="0"/>
      <w:marTop w:val="0"/>
      <w:marBottom w:val="0"/>
      <w:divBdr>
        <w:top w:val="none" w:sz="0" w:space="0" w:color="auto"/>
        <w:left w:val="none" w:sz="0" w:space="0" w:color="auto"/>
        <w:bottom w:val="none" w:sz="0" w:space="0" w:color="auto"/>
        <w:right w:val="none" w:sz="0" w:space="0" w:color="auto"/>
      </w:divBdr>
    </w:div>
    <w:div w:id="218051616">
      <w:bodyDiv w:val="1"/>
      <w:marLeft w:val="0"/>
      <w:marRight w:val="0"/>
      <w:marTop w:val="0"/>
      <w:marBottom w:val="0"/>
      <w:divBdr>
        <w:top w:val="none" w:sz="0" w:space="0" w:color="auto"/>
        <w:left w:val="none" w:sz="0" w:space="0" w:color="auto"/>
        <w:bottom w:val="none" w:sz="0" w:space="0" w:color="auto"/>
        <w:right w:val="none" w:sz="0" w:space="0" w:color="auto"/>
      </w:divBdr>
    </w:div>
    <w:div w:id="218244909">
      <w:bodyDiv w:val="1"/>
      <w:marLeft w:val="0"/>
      <w:marRight w:val="0"/>
      <w:marTop w:val="0"/>
      <w:marBottom w:val="0"/>
      <w:divBdr>
        <w:top w:val="none" w:sz="0" w:space="0" w:color="auto"/>
        <w:left w:val="none" w:sz="0" w:space="0" w:color="auto"/>
        <w:bottom w:val="none" w:sz="0" w:space="0" w:color="auto"/>
        <w:right w:val="none" w:sz="0" w:space="0" w:color="auto"/>
      </w:divBdr>
    </w:div>
    <w:div w:id="219833259">
      <w:bodyDiv w:val="1"/>
      <w:marLeft w:val="0"/>
      <w:marRight w:val="0"/>
      <w:marTop w:val="0"/>
      <w:marBottom w:val="0"/>
      <w:divBdr>
        <w:top w:val="none" w:sz="0" w:space="0" w:color="auto"/>
        <w:left w:val="none" w:sz="0" w:space="0" w:color="auto"/>
        <w:bottom w:val="none" w:sz="0" w:space="0" w:color="auto"/>
        <w:right w:val="none" w:sz="0" w:space="0" w:color="auto"/>
      </w:divBdr>
      <w:divsChild>
        <w:div w:id="559904046">
          <w:marLeft w:val="1166"/>
          <w:marRight w:val="0"/>
          <w:marTop w:val="96"/>
          <w:marBottom w:val="0"/>
          <w:divBdr>
            <w:top w:val="none" w:sz="0" w:space="0" w:color="auto"/>
            <w:left w:val="none" w:sz="0" w:space="0" w:color="auto"/>
            <w:bottom w:val="none" w:sz="0" w:space="0" w:color="auto"/>
            <w:right w:val="none" w:sz="0" w:space="0" w:color="auto"/>
          </w:divBdr>
        </w:div>
        <w:div w:id="716048713">
          <w:marLeft w:val="547"/>
          <w:marRight w:val="0"/>
          <w:marTop w:val="115"/>
          <w:marBottom w:val="0"/>
          <w:divBdr>
            <w:top w:val="none" w:sz="0" w:space="0" w:color="auto"/>
            <w:left w:val="none" w:sz="0" w:space="0" w:color="auto"/>
            <w:bottom w:val="none" w:sz="0" w:space="0" w:color="auto"/>
            <w:right w:val="none" w:sz="0" w:space="0" w:color="auto"/>
          </w:divBdr>
        </w:div>
        <w:div w:id="1414010473">
          <w:marLeft w:val="1166"/>
          <w:marRight w:val="0"/>
          <w:marTop w:val="96"/>
          <w:marBottom w:val="0"/>
          <w:divBdr>
            <w:top w:val="none" w:sz="0" w:space="0" w:color="auto"/>
            <w:left w:val="none" w:sz="0" w:space="0" w:color="auto"/>
            <w:bottom w:val="none" w:sz="0" w:space="0" w:color="auto"/>
            <w:right w:val="none" w:sz="0" w:space="0" w:color="auto"/>
          </w:divBdr>
        </w:div>
        <w:div w:id="1724056620">
          <w:marLeft w:val="547"/>
          <w:marRight w:val="0"/>
          <w:marTop w:val="115"/>
          <w:marBottom w:val="0"/>
          <w:divBdr>
            <w:top w:val="none" w:sz="0" w:space="0" w:color="auto"/>
            <w:left w:val="none" w:sz="0" w:space="0" w:color="auto"/>
            <w:bottom w:val="none" w:sz="0" w:space="0" w:color="auto"/>
            <w:right w:val="none" w:sz="0" w:space="0" w:color="auto"/>
          </w:divBdr>
        </w:div>
        <w:div w:id="1883133425">
          <w:marLeft w:val="547"/>
          <w:marRight w:val="0"/>
          <w:marTop w:val="115"/>
          <w:marBottom w:val="0"/>
          <w:divBdr>
            <w:top w:val="none" w:sz="0" w:space="0" w:color="auto"/>
            <w:left w:val="none" w:sz="0" w:space="0" w:color="auto"/>
            <w:bottom w:val="none" w:sz="0" w:space="0" w:color="auto"/>
            <w:right w:val="none" w:sz="0" w:space="0" w:color="auto"/>
          </w:divBdr>
        </w:div>
      </w:divsChild>
    </w:div>
    <w:div w:id="219948106">
      <w:bodyDiv w:val="1"/>
      <w:marLeft w:val="0"/>
      <w:marRight w:val="0"/>
      <w:marTop w:val="0"/>
      <w:marBottom w:val="0"/>
      <w:divBdr>
        <w:top w:val="none" w:sz="0" w:space="0" w:color="auto"/>
        <w:left w:val="none" w:sz="0" w:space="0" w:color="auto"/>
        <w:bottom w:val="none" w:sz="0" w:space="0" w:color="auto"/>
        <w:right w:val="none" w:sz="0" w:space="0" w:color="auto"/>
      </w:divBdr>
    </w:div>
    <w:div w:id="220406487">
      <w:bodyDiv w:val="1"/>
      <w:marLeft w:val="0"/>
      <w:marRight w:val="0"/>
      <w:marTop w:val="0"/>
      <w:marBottom w:val="0"/>
      <w:divBdr>
        <w:top w:val="none" w:sz="0" w:space="0" w:color="auto"/>
        <w:left w:val="none" w:sz="0" w:space="0" w:color="auto"/>
        <w:bottom w:val="none" w:sz="0" w:space="0" w:color="auto"/>
        <w:right w:val="none" w:sz="0" w:space="0" w:color="auto"/>
      </w:divBdr>
    </w:div>
    <w:div w:id="220486051">
      <w:bodyDiv w:val="1"/>
      <w:marLeft w:val="0"/>
      <w:marRight w:val="0"/>
      <w:marTop w:val="0"/>
      <w:marBottom w:val="0"/>
      <w:divBdr>
        <w:top w:val="none" w:sz="0" w:space="0" w:color="auto"/>
        <w:left w:val="none" w:sz="0" w:space="0" w:color="auto"/>
        <w:bottom w:val="none" w:sz="0" w:space="0" w:color="auto"/>
        <w:right w:val="none" w:sz="0" w:space="0" w:color="auto"/>
      </w:divBdr>
    </w:div>
    <w:div w:id="221674103">
      <w:bodyDiv w:val="1"/>
      <w:marLeft w:val="0"/>
      <w:marRight w:val="0"/>
      <w:marTop w:val="0"/>
      <w:marBottom w:val="0"/>
      <w:divBdr>
        <w:top w:val="none" w:sz="0" w:space="0" w:color="auto"/>
        <w:left w:val="none" w:sz="0" w:space="0" w:color="auto"/>
        <w:bottom w:val="none" w:sz="0" w:space="0" w:color="auto"/>
        <w:right w:val="none" w:sz="0" w:space="0" w:color="auto"/>
      </w:divBdr>
    </w:div>
    <w:div w:id="222059550">
      <w:bodyDiv w:val="1"/>
      <w:marLeft w:val="0"/>
      <w:marRight w:val="0"/>
      <w:marTop w:val="0"/>
      <w:marBottom w:val="0"/>
      <w:divBdr>
        <w:top w:val="none" w:sz="0" w:space="0" w:color="auto"/>
        <w:left w:val="none" w:sz="0" w:space="0" w:color="auto"/>
        <w:bottom w:val="none" w:sz="0" w:space="0" w:color="auto"/>
        <w:right w:val="none" w:sz="0" w:space="0" w:color="auto"/>
      </w:divBdr>
      <w:divsChild>
        <w:div w:id="1550527708">
          <w:marLeft w:val="0"/>
          <w:marRight w:val="0"/>
          <w:marTop w:val="0"/>
          <w:marBottom w:val="0"/>
          <w:divBdr>
            <w:top w:val="none" w:sz="0" w:space="0" w:color="auto"/>
            <w:left w:val="none" w:sz="0" w:space="0" w:color="auto"/>
            <w:bottom w:val="none" w:sz="0" w:space="0" w:color="auto"/>
            <w:right w:val="none" w:sz="0" w:space="0" w:color="auto"/>
          </w:divBdr>
        </w:div>
      </w:divsChild>
    </w:div>
    <w:div w:id="222520401">
      <w:bodyDiv w:val="1"/>
      <w:marLeft w:val="0"/>
      <w:marRight w:val="0"/>
      <w:marTop w:val="0"/>
      <w:marBottom w:val="0"/>
      <w:divBdr>
        <w:top w:val="none" w:sz="0" w:space="0" w:color="auto"/>
        <w:left w:val="none" w:sz="0" w:space="0" w:color="auto"/>
        <w:bottom w:val="none" w:sz="0" w:space="0" w:color="auto"/>
        <w:right w:val="none" w:sz="0" w:space="0" w:color="auto"/>
      </w:divBdr>
    </w:div>
    <w:div w:id="224534211">
      <w:bodyDiv w:val="1"/>
      <w:marLeft w:val="0"/>
      <w:marRight w:val="0"/>
      <w:marTop w:val="0"/>
      <w:marBottom w:val="0"/>
      <w:divBdr>
        <w:top w:val="none" w:sz="0" w:space="0" w:color="auto"/>
        <w:left w:val="none" w:sz="0" w:space="0" w:color="auto"/>
        <w:bottom w:val="none" w:sz="0" w:space="0" w:color="auto"/>
        <w:right w:val="none" w:sz="0" w:space="0" w:color="auto"/>
      </w:divBdr>
      <w:divsChild>
        <w:div w:id="107899014">
          <w:marLeft w:val="1800"/>
          <w:marRight w:val="0"/>
          <w:marTop w:val="77"/>
          <w:marBottom w:val="0"/>
          <w:divBdr>
            <w:top w:val="none" w:sz="0" w:space="0" w:color="auto"/>
            <w:left w:val="none" w:sz="0" w:space="0" w:color="auto"/>
            <w:bottom w:val="none" w:sz="0" w:space="0" w:color="auto"/>
            <w:right w:val="none" w:sz="0" w:space="0" w:color="auto"/>
          </w:divBdr>
        </w:div>
        <w:div w:id="269969566">
          <w:marLeft w:val="1800"/>
          <w:marRight w:val="0"/>
          <w:marTop w:val="77"/>
          <w:marBottom w:val="0"/>
          <w:divBdr>
            <w:top w:val="none" w:sz="0" w:space="0" w:color="auto"/>
            <w:left w:val="none" w:sz="0" w:space="0" w:color="auto"/>
            <w:bottom w:val="none" w:sz="0" w:space="0" w:color="auto"/>
            <w:right w:val="none" w:sz="0" w:space="0" w:color="auto"/>
          </w:divBdr>
        </w:div>
        <w:div w:id="282348874">
          <w:marLeft w:val="547"/>
          <w:marRight w:val="0"/>
          <w:marTop w:val="96"/>
          <w:marBottom w:val="0"/>
          <w:divBdr>
            <w:top w:val="none" w:sz="0" w:space="0" w:color="auto"/>
            <w:left w:val="none" w:sz="0" w:space="0" w:color="auto"/>
            <w:bottom w:val="none" w:sz="0" w:space="0" w:color="auto"/>
            <w:right w:val="none" w:sz="0" w:space="0" w:color="auto"/>
          </w:divBdr>
        </w:div>
        <w:div w:id="560096325">
          <w:marLeft w:val="1800"/>
          <w:marRight w:val="0"/>
          <w:marTop w:val="77"/>
          <w:marBottom w:val="0"/>
          <w:divBdr>
            <w:top w:val="none" w:sz="0" w:space="0" w:color="auto"/>
            <w:left w:val="none" w:sz="0" w:space="0" w:color="auto"/>
            <w:bottom w:val="none" w:sz="0" w:space="0" w:color="auto"/>
            <w:right w:val="none" w:sz="0" w:space="0" w:color="auto"/>
          </w:divBdr>
        </w:div>
        <w:div w:id="617177834">
          <w:marLeft w:val="1166"/>
          <w:marRight w:val="0"/>
          <w:marTop w:val="96"/>
          <w:marBottom w:val="0"/>
          <w:divBdr>
            <w:top w:val="none" w:sz="0" w:space="0" w:color="auto"/>
            <w:left w:val="none" w:sz="0" w:space="0" w:color="auto"/>
            <w:bottom w:val="none" w:sz="0" w:space="0" w:color="auto"/>
            <w:right w:val="none" w:sz="0" w:space="0" w:color="auto"/>
          </w:divBdr>
        </w:div>
        <w:div w:id="674187116">
          <w:marLeft w:val="1800"/>
          <w:marRight w:val="0"/>
          <w:marTop w:val="77"/>
          <w:marBottom w:val="0"/>
          <w:divBdr>
            <w:top w:val="none" w:sz="0" w:space="0" w:color="auto"/>
            <w:left w:val="none" w:sz="0" w:space="0" w:color="auto"/>
            <w:bottom w:val="none" w:sz="0" w:space="0" w:color="auto"/>
            <w:right w:val="none" w:sz="0" w:space="0" w:color="auto"/>
          </w:divBdr>
        </w:div>
        <w:div w:id="1095982834">
          <w:marLeft w:val="1166"/>
          <w:marRight w:val="0"/>
          <w:marTop w:val="96"/>
          <w:marBottom w:val="0"/>
          <w:divBdr>
            <w:top w:val="none" w:sz="0" w:space="0" w:color="auto"/>
            <w:left w:val="none" w:sz="0" w:space="0" w:color="auto"/>
            <w:bottom w:val="none" w:sz="0" w:space="0" w:color="auto"/>
            <w:right w:val="none" w:sz="0" w:space="0" w:color="auto"/>
          </w:divBdr>
        </w:div>
        <w:div w:id="1266226144">
          <w:marLeft w:val="1800"/>
          <w:marRight w:val="0"/>
          <w:marTop w:val="77"/>
          <w:marBottom w:val="0"/>
          <w:divBdr>
            <w:top w:val="none" w:sz="0" w:space="0" w:color="auto"/>
            <w:left w:val="none" w:sz="0" w:space="0" w:color="auto"/>
            <w:bottom w:val="none" w:sz="0" w:space="0" w:color="auto"/>
            <w:right w:val="none" w:sz="0" w:space="0" w:color="auto"/>
          </w:divBdr>
        </w:div>
        <w:div w:id="1417021134">
          <w:marLeft w:val="1166"/>
          <w:marRight w:val="0"/>
          <w:marTop w:val="96"/>
          <w:marBottom w:val="0"/>
          <w:divBdr>
            <w:top w:val="none" w:sz="0" w:space="0" w:color="auto"/>
            <w:left w:val="none" w:sz="0" w:space="0" w:color="auto"/>
            <w:bottom w:val="none" w:sz="0" w:space="0" w:color="auto"/>
            <w:right w:val="none" w:sz="0" w:space="0" w:color="auto"/>
          </w:divBdr>
        </w:div>
        <w:div w:id="1662393593">
          <w:marLeft w:val="1800"/>
          <w:marRight w:val="0"/>
          <w:marTop w:val="77"/>
          <w:marBottom w:val="0"/>
          <w:divBdr>
            <w:top w:val="none" w:sz="0" w:space="0" w:color="auto"/>
            <w:left w:val="none" w:sz="0" w:space="0" w:color="auto"/>
            <w:bottom w:val="none" w:sz="0" w:space="0" w:color="auto"/>
            <w:right w:val="none" w:sz="0" w:space="0" w:color="auto"/>
          </w:divBdr>
        </w:div>
        <w:div w:id="1925723997">
          <w:marLeft w:val="1800"/>
          <w:marRight w:val="0"/>
          <w:marTop w:val="77"/>
          <w:marBottom w:val="0"/>
          <w:divBdr>
            <w:top w:val="none" w:sz="0" w:space="0" w:color="auto"/>
            <w:left w:val="none" w:sz="0" w:space="0" w:color="auto"/>
            <w:bottom w:val="none" w:sz="0" w:space="0" w:color="auto"/>
            <w:right w:val="none" w:sz="0" w:space="0" w:color="auto"/>
          </w:divBdr>
        </w:div>
      </w:divsChild>
    </w:div>
    <w:div w:id="230694962">
      <w:bodyDiv w:val="1"/>
      <w:marLeft w:val="0"/>
      <w:marRight w:val="0"/>
      <w:marTop w:val="0"/>
      <w:marBottom w:val="0"/>
      <w:divBdr>
        <w:top w:val="none" w:sz="0" w:space="0" w:color="auto"/>
        <w:left w:val="none" w:sz="0" w:space="0" w:color="auto"/>
        <w:bottom w:val="none" w:sz="0" w:space="0" w:color="auto"/>
        <w:right w:val="none" w:sz="0" w:space="0" w:color="auto"/>
      </w:divBdr>
      <w:divsChild>
        <w:div w:id="326710112">
          <w:marLeft w:val="547"/>
          <w:marRight w:val="0"/>
          <w:marTop w:val="115"/>
          <w:marBottom w:val="0"/>
          <w:divBdr>
            <w:top w:val="none" w:sz="0" w:space="0" w:color="auto"/>
            <w:left w:val="none" w:sz="0" w:space="0" w:color="auto"/>
            <w:bottom w:val="none" w:sz="0" w:space="0" w:color="auto"/>
            <w:right w:val="none" w:sz="0" w:space="0" w:color="auto"/>
          </w:divBdr>
        </w:div>
        <w:div w:id="1281303024">
          <w:marLeft w:val="1166"/>
          <w:marRight w:val="0"/>
          <w:marTop w:val="96"/>
          <w:marBottom w:val="0"/>
          <w:divBdr>
            <w:top w:val="none" w:sz="0" w:space="0" w:color="auto"/>
            <w:left w:val="none" w:sz="0" w:space="0" w:color="auto"/>
            <w:bottom w:val="none" w:sz="0" w:space="0" w:color="auto"/>
            <w:right w:val="none" w:sz="0" w:space="0" w:color="auto"/>
          </w:divBdr>
        </w:div>
        <w:div w:id="1561868422">
          <w:marLeft w:val="547"/>
          <w:marRight w:val="0"/>
          <w:marTop w:val="115"/>
          <w:marBottom w:val="0"/>
          <w:divBdr>
            <w:top w:val="none" w:sz="0" w:space="0" w:color="auto"/>
            <w:left w:val="none" w:sz="0" w:space="0" w:color="auto"/>
            <w:bottom w:val="none" w:sz="0" w:space="0" w:color="auto"/>
            <w:right w:val="none" w:sz="0" w:space="0" w:color="auto"/>
          </w:divBdr>
        </w:div>
      </w:divsChild>
    </w:div>
    <w:div w:id="230777444">
      <w:bodyDiv w:val="1"/>
      <w:marLeft w:val="0"/>
      <w:marRight w:val="0"/>
      <w:marTop w:val="0"/>
      <w:marBottom w:val="0"/>
      <w:divBdr>
        <w:top w:val="none" w:sz="0" w:space="0" w:color="auto"/>
        <w:left w:val="none" w:sz="0" w:space="0" w:color="auto"/>
        <w:bottom w:val="none" w:sz="0" w:space="0" w:color="auto"/>
        <w:right w:val="none" w:sz="0" w:space="0" w:color="auto"/>
      </w:divBdr>
    </w:div>
    <w:div w:id="231239395">
      <w:bodyDiv w:val="1"/>
      <w:marLeft w:val="0"/>
      <w:marRight w:val="0"/>
      <w:marTop w:val="0"/>
      <w:marBottom w:val="0"/>
      <w:divBdr>
        <w:top w:val="none" w:sz="0" w:space="0" w:color="auto"/>
        <w:left w:val="none" w:sz="0" w:space="0" w:color="auto"/>
        <w:bottom w:val="none" w:sz="0" w:space="0" w:color="auto"/>
        <w:right w:val="none" w:sz="0" w:space="0" w:color="auto"/>
      </w:divBdr>
      <w:divsChild>
        <w:div w:id="145124460">
          <w:marLeft w:val="547"/>
          <w:marRight w:val="0"/>
          <w:marTop w:val="72"/>
          <w:marBottom w:val="0"/>
          <w:divBdr>
            <w:top w:val="none" w:sz="0" w:space="0" w:color="auto"/>
            <w:left w:val="none" w:sz="0" w:space="0" w:color="auto"/>
            <w:bottom w:val="none" w:sz="0" w:space="0" w:color="auto"/>
            <w:right w:val="none" w:sz="0" w:space="0" w:color="auto"/>
          </w:divBdr>
        </w:div>
        <w:div w:id="379986676">
          <w:marLeft w:val="1166"/>
          <w:marRight w:val="0"/>
          <w:marTop w:val="62"/>
          <w:marBottom w:val="0"/>
          <w:divBdr>
            <w:top w:val="none" w:sz="0" w:space="0" w:color="auto"/>
            <w:left w:val="none" w:sz="0" w:space="0" w:color="auto"/>
            <w:bottom w:val="none" w:sz="0" w:space="0" w:color="auto"/>
            <w:right w:val="none" w:sz="0" w:space="0" w:color="auto"/>
          </w:divBdr>
        </w:div>
        <w:div w:id="426661626">
          <w:marLeft w:val="2520"/>
          <w:marRight w:val="0"/>
          <w:marTop w:val="48"/>
          <w:marBottom w:val="0"/>
          <w:divBdr>
            <w:top w:val="none" w:sz="0" w:space="0" w:color="auto"/>
            <w:left w:val="none" w:sz="0" w:space="0" w:color="auto"/>
            <w:bottom w:val="none" w:sz="0" w:space="0" w:color="auto"/>
            <w:right w:val="none" w:sz="0" w:space="0" w:color="auto"/>
          </w:divBdr>
        </w:div>
        <w:div w:id="497229590">
          <w:marLeft w:val="2520"/>
          <w:marRight w:val="0"/>
          <w:marTop w:val="48"/>
          <w:marBottom w:val="0"/>
          <w:divBdr>
            <w:top w:val="none" w:sz="0" w:space="0" w:color="auto"/>
            <w:left w:val="none" w:sz="0" w:space="0" w:color="auto"/>
            <w:bottom w:val="none" w:sz="0" w:space="0" w:color="auto"/>
            <w:right w:val="none" w:sz="0" w:space="0" w:color="auto"/>
          </w:divBdr>
        </w:div>
        <w:div w:id="508377466">
          <w:marLeft w:val="1166"/>
          <w:marRight w:val="0"/>
          <w:marTop w:val="62"/>
          <w:marBottom w:val="0"/>
          <w:divBdr>
            <w:top w:val="none" w:sz="0" w:space="0" w:color="auto"/>
            <w:left w:val="none" w:sz="0" w:space="0" w:color="auto"/>
            <w:bottom w:val="none" w:sz="0" w:space="0" w:color="auto"/>
            <w:right w:val="none" w:sz="0" w:space="0" w:color="auto"/>
          </w:divBdr>
        </w:div>
        <w:div w:id="605121512">
          <w:marLeft w:val="2520"/>
          <w:marRight w:val="0"/>
          <w:marTop w:val="48"/>
          <w:marBottom w:val="0"/>
          <w:divBdr>
            <w:top w:val="none" w:sz="0" w:space="0" w:color="auto"/>
            <w:left w:val="none" w:sz="0" w:space="0" w:color="auto"/>
            <w:bottom w:val="none" w:sz="0" w:space="0" w:color="auto"/>
            <w:right w:val="none" w:sz="0" w:space="0" w:color="auto"/>
          </w:divBdr>
        </w:div>
        <w:div w:id="867647925">
          <w:marLeft w:val="1800"/>
          <w:marRight w:val="0"/>
          <w:marTop w:val="53"/>
          <w:marBottom w:val="0"/>
          <w:divBdr>
            <w:top w:val="none" w:sz="0" w:space="0" w:color="auto"/>
            <w:left w:val="none" w:sz="0" w:space="0" w:color="auto"/>
            <w:bottom w:val="none" w:sz="0" w:space="0" w:color="auto"/>
            <w:right w:val="none" w:sz="0" w:space="0" w:color="auto"/>
          </w:divBdr>
        </w:div>
        <w:div w:id="878670145">
          <w:marLeft w:val="1166"/>
          <w:marRight w:val="0"/>
          <w:marTop w:val="62"/>
          <w:marBottom w:val="0"/>
          <w:divBdr>
            <w:top w:val="none" w:sz="0" w:space="0" w:color="auto"/>
            <w:left w:val="none" w:sz="0" w:space="0" w:color="auto"/>
            <w:bottom w:val="none" w:sz="0" w:space="0" w:color="auto"/>
            <w:right w:val="none" w:sz="0" w:space="0" w:color="auto"/>
          </w:divBdr>
        </w:div>
        <w:div w:id="934049939">
          <w:marLeft w:val="1800"/>
          <w:marRight w:val="0"/>
          <w:marTop w:val="53"/>
          <w:marBottom w:val="0"/>
          <w:divBdr>
            <w:top w:val="none" w:sz="0" w:space="0" w:color="auto"/>
            <w:left w:val="none" w:sz="0" w:space="0" w:color="auto"/>
            <w:bottom w:val="none" w:sz="0" w:space="0" w:color="auto"/>
            <w:right w:val="none" w:sz="0" w:space="0" w:color="auto"/>
          </w:divBdr>
        </w:div>
        <w:div w:id="970593080">
          <w:marLeft w:val="1800"/>
          <w:marRight w:val="0"/>
          <w:marTop w:val="53"/>
          <w:marBottom w:val="0"/>
          <w:divBdr>
            <w:top w:val="none" w:sz="0" w:space="0" w:color="auto"/>
            <w:left w:val="none" w:sz="0" w:space="0" w:color="auto"/>
            <w:bottom w:val="none" w:sz="0" w:space="0" w:color="auto"/>
            <w:right w:val="none" w:sz="0" w:space="0" w:color="auto"/>
          </w:divBdr>
        </w:div>
        <w:div w:id="1320303413">
          <w:marLeft w:val="1166"/>
          <w:marRight w:val="0"/>
          <w:marTop w:val="62"/>
          <w:marBottom w:val="0"/>
          <w:divBdr>
            <w:top w:val="none" w:sz="0" w:space="0" w:color="auto"/>
            <w:left w:val="none" w:sz="0" w:space="0" w:color="auto"/>
            <w:bottom w:val="none" w:sz="0" w:space="0" w:color="auto"/>
            <w:right w:val="none" w:sz="0" w:space="0" w:color="auto"/>
          </w:divBdr>
        </w:div>
        <w:div w:id="1362055290">
          <w:marLeft w:val="1800"/>
          <w:marRight w:val="0"/>
          <w:marTop w:val="53"/>
          <w:marBottom w:val="0"/>
          <w:divBdr>
            <w:top w:val="none" w:sz="0" w:space="0" w:color="auto"/>
            <w:left w:val="none" w:sz="0" w:space="0" w:color="auto"/>
            <w:bottom w:val="none" w:sz="0" w:space="0" w:color="auto"/>
            <w:right w:val="none" w:sz="0" w:space="0" w:color="auto"/>
          </w:divBdr>
        </w:div>
        <w:div w:id="1491291890">
          <w:marLeft w:val="1800"/>
          <w:marRight w:val="0"/>
          <w:marTop w:val="53"/>
          <w:marBottom w:val="0"/>
          <w:divBdr>
            <w:top w:val="none" w:sz="0" w:space="0" w:color="auto"/>
            <w:left w:val="none" w:sz="0" w:space="0" w:color="auto"/>
            <w:bottom w:val="none" w:sz="0" w:space="0" w:color="auto"/>
            <w:right w:val="none" w:sz="0" w:space="0" w:color="auto"/>
          </w:divBdr>
        </w:div>
        <w:div w:id="1491604434">
          <w:marLeft w:val="2520"/>
          <w:marRight w:val="0"/>
          <w:marTop w:val="48"/>
          <w:marBottom w:val="0"/>
          <w:divBdr>
            <w:top w:val="none" w:sz="0" w:space="0" w:color="auto"/>
            <w:left w:val="none" w:sz="0" w:space="0" w:color="auto"/>
            <w:bottom w:val="none" w:sz="0" w:space="0" w:color="auto"/>
            <w:right w:val="none" w:sz="0" w:space="0" w:color="auto"/>
          </w:divBdr>
        </w:div>
        <w:div w:id="1570460784">
          <w:marLeft w:val="547"/>
          <w:marRight w:val="0"/>
          <w:marTop w:val="72"/>
          <w:marBottom w:val="0"/>
          <w:divBdr>
            <w:top w:val="none" w:sz="0" w:space="0" w:color="auto"/>
            <w:left w:val="none" w:sz="0" w:space="0" w:color="auto"/>
            <w:bottom w:val="none" w:sz="0" w:space="0" w:color="auto"/>
            <w:right w:val="none" w:sz="0" w:space="0" w:color="auto"/>
          </w:divBdr>
        </w:div>
        <w:div w:id="1621107288">
          <w:marLeft w:val="1800"/>
          <w:marRight w:val="0"/>
          <w:marTop w:val="53"/>
          <w:marBottom w:val="0"/>
          <w:divBdr>
            <w:top w:val="none" w:sz="0" w:space="0" w:color="auto"/>
            <w:left w:val="none" w:sz="0" w:space="0" w:color="auto"/>
            <w:bottom w:val="none" w:sz="0" w:space="0" w:color="auto"/>
            <w:right w:val="none" w:sz="0" w:space="0" w:color="auto"/>
          </w:divBdr>
        </w:div>
        <w:div w:id="1675067360">
          <w:marLeft w:val="1166"/>
          <w:marRight w:val="0"/>
          <w:marTop w:val="62"/>
          <w:marBottom w:val="0"/>
          <w:divBdr>
            <w:top w:val="none" w:sz="0" w:space="0" w:color="auto"/>
            <w:left w:val="none" w:sz="0" w:space="0" w:color="auto"/>
            <w:bottom w:val="none" w:sz="0" w:space="0" w:color="auto"/>
            <w:right w:val="none" w:sz="0" w:space="0" w:color="auto"/>
          </w:divBdr>
        </w:div>
        <w:div w:id="1688099109">
          <w:marLeft w:val="1800"/>
          <w:marRight w:val="0"/>
          <w:marTop w:val="53"/>
          <w:marBottom w:val="0"/>
          <w:divBdr>
            <w:top w:val="none" w:sz="0" w:space="0" w:color="auto"/>
            <w:left w:val="none" w:sz="0" w:space="0" w:color="auto"/>
            <w:bottom w:val="none" w:sz="0" w:space="0" w:color="auto"/>
            <w:right w:val="none" w:sz="0" w:space="0" w:color="auto"/>
          </w:divBdr>
        </w:div>
        <w:div w:id="1845632110">
          <w:marLeft w:val="1166"/>
          <w:marRight w:val="0"/>
          <w:marTop w:val="62"/>
          <w:marBottom w:val="0"/>
          <w:divBdr>
            <w:top w:val="none" w:sz="0" w:space="0" w:color="auto"/>
            <w:left w:val="none" w:sz="0" w:space="0" w:color="auto"/>
            <w:bottom w:val="none" w:sz="0" w:space="0" w:color="auto"/>
            <w:right w:val="none" w:sz="0" w:space="0" w:color="auto"/>
          </w:divBdr>
        </w:div>
        <w:div w:id="2008360209">
          <w:marLeft w:val="1166"/>
          <w:marRight w:val="0"/>
          <w:marTop w:val="62"/>
          <w:marBottom w:val="0"/>
          <w:divBdr>
            <w:top w:val="none" w:sz="0" w:space="0" w:color="auto"/>
            <w:left w:val="none" w:sz="0" w:space="0" w:color="auto"/>
            <w:bottom w:val="none" w:sz="0" w:space="0" w:color="auto"/>
            <w:right w:val="none" w:sz="0" w:space="0" w:color="auto"/>
          </w:divBdr>
        </w:div>
      </w:divsChild>
    </w:div>
    <w:div w:id="231354636">
      <w:bodyDiv w:val="1"/>
      <w:marLeft w:val="0"/>
      <w:marRight w:val="0"/>
      <w:marTop w:val="0"/>
      <w:marBottom w:val="0"/>
      <w:divBdr>
        <w:top w:val="none" w:sz="0" w:space="0" w:color="auto"/>
        <w:left w:val="none" w:sz="0" w:space="0" w:color="auto"/>
        <w:bottom w:val="none" w:sz="0" w:space="0" w:color="auto"/>
        <w:right w:val="none" w:sz="0" w:space="0" w:color="auto"/>
      </w:divBdr>
    </w:div>
    <w:div w:id="232008426">
      <w:bodyDiv w:val="1"/>
      <w:marLeft w:val="0"/>
      <w:marRight w:val="0"/>
      <w:marTop w:val="0"/>
      <w:marBottom w:val="0"/>
      <w:divBdr>
        <w:top w:val="none" w:sz="0" w:space="0" w:color="auto"/>
        <w:left w:val="none" w:sz="0" w:space="0" w:color="auto"/>
        <w:bottom w:val="none" w:sz="0" w:space="0" w:color="auto"/>
        <w:right w:val="none" w:sz="0" w:space="0" w:color="auto"/>
      </w:divBdr>
      <w:divsChild>
        <w:div w:id="999845129">
          <w:marLeft w:val="0"/>
          <w:marRight w:val="0"/>
          <w:marTop w:val="0"/>
          <w:marBottom w:val="0"/>
          <w:divBdr>
            <w:top w:val="none" w:sz="0" w:space="0" w:color="auto"/>
            <w:left w:val="none" w:sz="0" w:space="0" w:color="auto"/>
            <w:bottom w:val="none" w:sz="0" w:space="0" w:color="auto"/>
            <w:right w:val="none" w:sz="0" w:space="0" w:color="auto"/>
          </w:divBdr>
          <w:divsChild>
            <w:div w:id="319577577">
              <w:marLeft w:val="0"/>
              <w:marRight w:val="0"/>
              <w:marTop w:val="0"/>
              <w:marBottom w:val="0"/>
              <w:divBdr>
                <w:top w:val="none" w:sz="0" w:space="0" w:color="auto"/>
                <w:left w:val="none" w:sz="0" w:space="0" w:color="auto"/>
                <w:bottom w:val="none" w:sz="0" w:space="0" w:color="auto"/>
                <w:right w:val="none" w:sz="0" w:space="0" w:color="auto"/>
              </w:divBdr>
            </w:div>
            <w:div w:id="830220835">
              <w:marLeft w:val="0"/>
              <w:marRight w:val="0"/>
              <w:marTop w:val="0"/>
              <w:marBottom w:val="0"/>
              <w:divBdr>
                <w:top w:val="none" w:sz="0" w:space="0" w:color="auto"/>
                <w:left w:val="none" w:sz="0" w:space="0" w:color="auto"/>
                <w:bottom w:val="none" w:sz="0" w:space="0" w:color="auto"/>
                <w:right w:val="none" w:sz="0" w:space="0" w:color="auto"/>
              </w:divBdr>
            </w:div>
            <w:div w:id="169800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3610">
      <w:bodyDiv w:val="1"/>
      <w:marLeft w:val="0"/>
      <w:marRight w:val="0"/>
      <w:marTop w:val="0"/>
      <w:marBottom w:val="0"/>
      <w:divBdr>
        <w:top w:val="none" w:sz="0" w:space="0" w:color="auto"/>
        <w:left w:val="none" w:sz="0" w:space="0" w:color="auto"/>
        <w:bottom w:val="none" w:sz="0" w:space="0" w:color="auto"/>
        <w:right w:val="none" w:sz="0" w:space="0" w:color="auto"/>
      </w:divBdr>
    </w:div>
    <w:div w:id="232744496">
      <w:bodyDiv w:val="1"/>
      <w:marLeft w:val="0"/>
      <w:marRight w:val="0"/>
      <w:marTop w:val="0"/>
      <w:marBottom w:val="0"/>
      <w:divBdr>
        <w:top w:val="none" w:sz="0" w:space="0" w:color="auto"/>
        <w:left w:val="none" w:sz="0" w:space="0" w:color="auto"/>
        <w:bottom w:val="none" w:sz="0" w:space="0" w:color="auto"/>
        <w:right w:val="none" w:sz="0" w:space="0" w:color="auto"/>
      </w:divBdr>
      <w:divsChild>
        <w:div w:id="1316951469">
          <w:marLeft w:val="0"/>
          <w:marRight w:val="0"/>
          <w:marTop w:val="0"/>
          <w:marBottom w:val="0"/>
          <w:divBdr>
            <w:top w:val="none" w:sz="0" w:space="0" w:color="auto"/>
            <w:left w:val="none" w:sz="0" w:space="0" w:color="auto"/>
            <w:bottom w:val="none" w:sz="0" w:space="0" w:color="auto"/>
            <w:right w:val="none" w:sz="0" w:space="0" w:color="auto"/>
          </w:divBdr>
          <w:divsChild>
            <w:div w:id="17633572">
              <w:marLeft w:val="0"/>
              <w:marRight w:val="0"/>
              <w:marTop w:val="0"/>
              <w:marBottom w:val="0"/>
              <w:divBdr>
                <w:top w:val="none" w:sz="0" w:space="0" w:color="auto"/>
                <w:left w:val="none" w:sz="0" w:space="0" w:color="auto"/>
                <w:bottom w:val="none" w:sz="0" w:space="0" w:color="auto"/>
                <w:right w:val="none" w:sz="0" w:space="0" w:color="auto"/>
              </w:divBdr>
            </w:div>
            <w:div w:id="357584346">
              <w:marLeft w:val="0"/>
              <w:marRight w:val="0"/>
              <w:marTop w:val="0"/>
              <w:marBottom w:val="0"/>
              <w:divBdr>
                <w:top w:val="none" w:sz="0" w:space="0" w:color="auto"/>
                <w:left w:val="none" w:sz="0" w:space="0" w:color="auto"/>
                <w:bottom w:val="none" w:sz="0" w:space="0" w:color="auto"/>
                <w:right w:val="none" w:sz="0" w:space="0" w:color="auto"/>
              </w:divBdr>
            </w:div>
            <w:div w:id="370804259">
              <w:marLeft w:val="0"/>
              <w:marRight w:val="0"/>
              <w:marTop w:val="0"/>
              <w:marBottom w:val="0"/>
              <w:divBdr>
                <w:top w:val="none" w:sz="0" w:space="0" w:color="auto"/>
                <w:left w:val="none" w:sz="0" w:space="0" w:color="auto"/>
                <w:bottom w:val="none" w:sz="0" w:space="0" w:color="auto"/>
                <w:right w:val="none" w:sz="0" w:space="0" w:color="auto"/>
              </w:divBdr>
            </w:div>
            <w:div w:id="1042750239">
              <w:marLeft w:val="0"/>
              <w:marRight w:val="0"/>
              <w:marTop w:val="0"/>
              <w:marBottom w:val="0"/>
              <w:divBdr>
                <w:top w:val="none" w:sz="0" w:space="0" w:color="auto"/>
                <w:left w:val="none" w:sz="0" w:space="0" w:color="auto"/>
                <w:bottom w:val="none" w:sz="0" w:space="0" w:color="auto"/>
                <w:right w:val="none" w:sz="0" w:space="0" w:color="auto"/>
              </w:divBdr>
            </w:div>
            <w:div w:id="1331711881">
              <w:marLeft w:val="0"/>
              <w:marRight w:val="0"/>
              <w:marTop w:val="0"/>
              <w:marBottom w:val="0"/>
              <w:divBdr>
                <w:top w:val="none" w:sz="0" w:space="0" w:color="auto"/>
                <w:left w:val="none" w:sz="0" w:space="0" w:color="auto"/>
                <w:bottom w:val="none" w:sz="0" w:space="0" w:color="auto"/>
                <w:right w:val="none" w:sz="0" w:space="0" w:color="auto"/>
              </w:divBdr>
            </w:div>
            <w:div w:id="1340818090">
              <w:marLeft w:val="0"/>
              <w:marRight w:val="0"/>
              <w:marTop w:val="0"/>
              <w:marBottom w:val="0"/>
              <w:divBdr>
                <w:top w:val="none" w:sz="0" w:space="0" w:color="auto"/>
                <w:left w:val="none" w:sz="0" w:space="0" w:color="auto"/>
                <w:bottom w:val="none" w:sz="0" w:space="0" w:color="auto"/>
                <w:right w:val="none" w:sz="0" w:space="0" w:color="auto"/>
              </w:divBdr>
            </w:div>
            <w:div w:id="1498032984">
              <w:marLeft w:val="0"/>
              <w:marRight w:val="0"/>
              <w:marTop w:val="0"/>
              <w:marBottom w:val="0"/>
              <w:divBdr>
                <w:top w:val="none" w:sz="0" w:space="0" w:color="auto"/>
                <w:left w:val="none" w:sz="0" w:space="0" w:color="auto"/>
                <w:bottom w:val="none" w:sz="0" w:space="0" w:color="auto"/>
                <w:right w:val="none" w:sz="0" w:space="0" w:color="auto"/>
              </w:divBdr>
            </w:div>
            <w:div w:id="1602059294">
              <w:marLeft w:val="0"/>
              <w:marRight w:val="0"/>
              <w:marTop w:val="0"/>
              <w:marBottom w:val="0"/>
              <w:divBdr>
                <w:top w:val="none" w:sz="0" w:space="0" w:color="auto"/>
                <w:left w:val="none" w:sz="0" w:space="0" w:color="auto"/>
                <w:bottom w:val="none" w:sz="0" w:space="0" w:color="auto"/>
                <w:right w:val="none" w:sz="0" w:space="0" w:color="auto"/>
              </w:divBdr>
            </w:div>
            <w:div w:id="1635477528">
              <w:marLeft w:val="0"/>
              <w:marRight w:val="0"/>
              <w:marTop w:val="0"/>
              <w:marBottom w:val="0"/>
              <w:divBdr>
                <w:top w:val="none" w:sz="0" w:space="0" w:color="auto"/>
                <w:left w:val="none" w:sz="0" w:space="0" w:color="auto"/>
                <w:bottom w:val="none" w:sz="0" w:space="0" w:color="auto"/>
                <w:right w:val="none" w:sz="0" w:space="0" w:color="auto"/>
              </w:divBdr>
            </w:div>
            <w:div w:id="1867863969">
              <w:marLeft w:val="0"/>
              <w:marRight w:val="0"/>
              <w:marTop w:val="0"/>
              <w:marBottom w:val="0"/>
              <w:divBdr>
                <w:top w:val="none" w:sz="0" w:space="0" w:color="auto"/>
                <w:left w:val="none" w:sz="0" w:space="0" w:color="auto"/>
                <w:bottom w:val="none" w:sz="0" w:space="0" w:color="auto"/>
                <w:right w:val="none" w:sz="0" w:space="0" w:color="auto"/>
              </w:divBdr>
            </w:div>
            <w:div w:id="1992562722">
              <w:marLeft w:val="0"/>
              <w:marRight w:val="0"/>
              <w:marTop w:val="0"/>
              <w:marBottom w:val="0"/>
              <w:divBdr>
                <w:top w:val="none" w:sz="0" w:space="0" w:color="auto"/>
                <w:left w:val="none" w:sz="0" w:space="0" w:color="auto"/>
                <w:bottom w:val="none" w:sz="0" w:space="0" w:color="auto"/>
                <w:right w:val="none" w:sz="0" w:space="0" w:color="auto"/>
              </w:divBdr>
            </w:div>
            <w:div w:id="211408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76987">
      <w:bodyDiv w:val="1"/>
      <w:marLeft w:val="0"/>
      <w:marRight w:val="0"/>
      <w:marTop w:val="0"/>
      <w:marBottom w:val="0"/>
      <w:divBdr>
        <w:top w:val="none" w:sz="0" w:space="0" w:color="auto"/>
        <w:left w:val="none" w:sz="0" w:space="0" w:color="auto"/>
        <w:bottom w:val="none" w:sz="0" w:space="0" w:color="auto"/>
        <w:right w:val="none" w:sz="0" w:space="0" w:color="auto"/>
      </w:divBdr>
    </w:div>
    <w:div w:id="234441678">
      <w:bodyDiv w:val="1"/>
      <w:marLeft w:val="0"/>
      <w:marRight w:val="0"/>
      <w:marTop w:val="0"/>
      <w:marBottom w:val="0"/>
      <w:divBdr>
        <w:top w:val="none" w:sz="0" w:space="0" w:color="auto"/>
        <w:left w:val="none" w:sz="0" w:space="0" w:color="auto"/>
        <w:bottom w:val="none" w:sz="0" w:space="0" w:color="auto"/>
        <w:right w:val="none" w:sz="0" w:space="0" w:color="auto"/>
      </w:divBdr>
    </w:div>
    <w:div w:id="234559886">
      <w:bodyDiv w:val="1"/>
      <w:marLeft w:val="0"/>
      <w:marRight w:val="0"/>
      <w:marTop w:val="0"/>
      <w:marBottom w:val="0"/>
      <w:divBdr>
        <w:top w:val="none" w:sz="0" w:space="0" w:color="auto"/>
        <w:left w:val="none" w:sz="0" w:space="0" w:color="auto"/>
        <w:bottom w:val="none" w:sz="0" w:space="0" w:color="auto"/>
        <w:right w:val="none" w:sz="0" w:space="0" w:color="auto"/>
      </w:divBdr>
      <w:divsChild>
        <w:div w:id="343288050">
          <w:marLeft w:val="1166"/>
          <w:marRight w:val="0"/>
          <w:marTop w:val="115"/>
          <w:marBottom w:val="0"/>
          <w:divBdr>
            <w:top w:val="none" w:sz="0" w:space="0" w:color="auto"/>
            <w:left w:val="none" w:sz="0" w:space="0" w:color="auto"/>
            <w:bottom w:val="none" w:sz="0" w:space="0" w:color="auto"/>
            <w:right w:val="none" w:sz="0" w:space="0" w:color="auto"/>
          </w:divBdr>
        </w:div>
        <w:div w:id="1132789917">
          <w:marLeft w:val="1166"/>
          <w:marRight w:val="0"/>
          <w:marTop w:val="115"/>
          <w:marBottom w:val="0"/>
          <w:divBdr>
            <w:top w:val="none" w:sz="0" w:space="0" w:color="auto"/>
            <w:left w:val="none" w:sz="0" w:space="0" w:color="auto"/>
            <w:bottom w:val="none" w:sz="0" w:space="0" w:color="auto"/>
            <w:right w:val="none" w:sz="0" w:space="0" w:color="auto"/>
          </w:divBdr>
        </w:div>
        <w:div w:id="1471898601">
          <w:marLeft w:val="547"/>
          <w:marRight w:val="0"/>
          <w:marTop w:val="134"/>
          <w:marBottom w:val="0"/>
          <w:divBdr>
            <w:top w:val="none" w:sz="0" w:space="0" w:color="auto"/>
            <w:left w:val="none" w:sz="0" w:space="0" w:color="auto"/>
            <w:bottom w:val="none" w:sz="0" w:space="0" w:color="auto"/>
            <w:right w:val="none" w:sz="0" w:space="0" w:color="auto"/>
          </w:divBdr>
        </w:div>
        <w:div w:id="1660572175">
          <w:marLeft w:val="547"/>
          <w:marRight w:val="0"/>
          <w:marTop w:val="134"/>
          <w:marBottom w:val="0"/>
          <w:divBdr>
            <w:top w:val="none" w:sz="0" w:space="0" w:color="auto"/>
            <w:left w:val="none" w:sz="0" w:space="0" w:color="auto"/>
            <w:bottom w:val="none" w:sz="0" w:space="0" w:color="auto"/>
            <w:right w:val="none" w:sz="0" w:space="0" w:color="auto"/>
          </w:divBdr>
        </w:div>
        <w:div w:id="1752459708">
          <w:marLeft w:val="1166"/>
          <w:marRight w:val="0"/>
          <w:marTop w:val="115"/>
          <w:marBottom w:val="0"/>
          <w:divBdr>
            <w:top w:val="none" w:sz="0" w:space="0" w:color="auto"/>
            <w:left w:val="none" w:sz="0" w:space="0" w:color="auto"/>
            <w:bottom w:val="none" w:sz="0" w:space="0" w:color="auto"/>
            <w:right w:val="none" w:sz="0" w:space="0" w:color="auto"/>
          </w:divBdr>
        </w:div>
        <w:div w:id="1779332482">
          <w:marLeft w:val="1166"/>
          <w:marRight w:val="0"/>
          <w:marTop w:val="115"/>
          <w:marBottom w:val="0"/>
          <w:divBdr>
            <w:top w:val="none" w:sz="0" w:space="0" w:color="auto"/>
            <w:left w:val="none" w:sz="0" w:space="0" w:color="auto"/>
            <w:bottom w:val="none" w:sz="0" w:space="0" w:color="auto"/>
            <w:right w:val="none" w:sz="0" w:space="0" w:color="auto"/>
          </w:divBdr>
        </w:div>
      </w:divsChild>
    </w:div>
    <w:div w:id="234975107">
      <w:bodyDiv w:val="1"/>
      <w:marLeft w:val="0"/>
      <w:marRight w:val="0"/>
      <w:marTop w:val="0"/>
      <w:marBottom w:val="0"/>
      <w:divBdr>
        <w:top w:val="none" w:sz="0" w:space="0" w:color="auto"/>
        <w:left w:val="none" w:sz="0" w:space="0" w:color="auto"/>
        <w:bottom w:val="none" w:sz="0" w:space="0" w:color="auto"/>
        <w:right w:val="none" w:sz="0" w:space="0" w:color="auto"/>
      </w:divBdr>
      <w:divsChild>
        <w:div w:id="214048931">
          <w:marLeft w:val="547"/>
          <w:marRight w:val="0"/>
          <w:marTop w:val="130"/>
          <w:marBottom w:val="0"/>
          <w:divBdr>
            <w:top w:val="none" w:sz="0" w:space="0" w:color="auto"/>
            <w:left w:val="none" w:sz="0" w:space="0" w:color="auto"/>
            <w:bottom w:val="none" w:sz="0" w:space="0" w:color="auto"/>
            <w:right w:val="none" w:sz="0" w:space="0" w:color="auto"/>
          </w:divBdr>
        </w:div>
        <w:div w:id="741175046">
          <w:marLeft w:val="1166"/>
          <w:marRight w:val="0"/>
          <w:marTop w:val="96"/>
          <w:marBottom w:val="0"/>
          <w:divBdr>
            <w:top w:val="none" w:sz="0" w:space="0" w:color="auto"/>
            <w:left w:val="none" w:sz="0" w:space="0" w:color="auto"/>
            <w:bottom w:val="none" w:sz="0" w:space="0" w:color="auto"/>
            <w:right w:val="none" w:sz="0" w:space="0" w:color="auto"/>
          </w:divBdr>
        </w:div>
        <w:div w:id="840244608">
          <w:marLeft w:val="1166"/>
          <w:marRight w:val="0"/>
          <w:marTop w:val="96"/>
          <w:marBottom w:val="0"/>
          <w:divBdr>
            <w:top w:val="none" w:sz="0" w:space="0" w:color="auto"/>
            <w:left w:val="none" w:sz="0" w:space="0" w:color="auto"/>
            <w:bottom w:val="none" w:sz="0" w:space="0" w:color="auto"/>
            <w:right w:val="none" w:sz="0" w:space="0" w:color="auto"/>
          </w:divBdr>
        </w:div>
        <w:div w:id="934167434">
          <w:marLeft w:val="547"/>
          <w:marRight w:val="0"/>
          <w:marTop w:val="115"/>
          <w:marBottom w:val="0"/>
          <w:divBdr>
            <w:top w:val="none" w:sz="0" w:space="0" w:color="auto"/>
            <w:left w:val="none" w:sz="0" w:space="0" w:color="auto"/>
            <w:bottom w:val="none" w:sz="0" w:space="0" w:color="auto"/>
            <w:right w:val="none" w:sz="0" w:space="0" w:color="auto"/>
          </w:divBdr>
        </w:div>
        <w:div w:id="1342661513">
          <w:marLeft w:val="1166"/>
          <w:marRight w:val="0"/>
          <w:marTop w:val="96"/>
          <w:marBottom w:val="0"/>
          <w:divBdr>
            <w:top w:val="none" w:sz="0" w:space="0" w:color="auto"/>
            <w:left w:val="none" w:sz="0" w:space="0" w:color="auto"/>
            <w:bottom w:val="none" w:sz="0" w:space="0" w:color="auto"/>
            <w:right w:val="none" w:sz="0" w:space="0" w:color="auto"/>
          </w:divBdr>
        </w:div>
        <w:div w:id="1510294202">
          <w:marLeft w:val="547"/>
          <w:marRight w:val="0"/>
          <w:marTop w:val="115"/>
          <w:marBottom w:val="0"/>
          <w:divBdr>
            <w:top w:val="none" w:sz="0" w:space="0" w:color="auto"/>
            <w:left w:val="none" w:sz="0" w:space="0" w:color="auto"/>
            <w:bottom w:val="none" w:sz="0" w:space="0" w:color="auto"/>
            <w:right w:val="none" w:sz="0" w:space="0" w:color="auto"/>
          </w:divBdr>
        </w:div>
        <w:div w:id="1922332418">
          <w:marLeft w:val="1166"/>
          <w:marRight w:val="0"/>
          <w:marTop w:val="96"/>
          <w:marBottom w:val="0"/>
          <w:divBdr>
            <w:top w:val="none" w:sz="0" w:space="0" w:color="auto"/>
            <w:left w:val="none" w:sz="0" w:space="0" w:color="auto"/>
            <w:bottom w:val="none" w:sz="0" w:space="0" w:color="auto"/>
            <w:right w:val="none" w:sz="0" w:space="0" w:color="auto"/>
          </w:divBdr>
        </w:div>
        <w:div w:id="1968194448">
          <w:marLeft w:val="1166"/>
          <w:marRight w:val="0"/>
          <w:marTop w:val="96"/>
          <w:marBottom w:val="0"/>
          <w:divBdr>
            <w:top w:val="none" w:sz="0" w:space="0" w:color="auto"/>
            <w:left w:val="none" w:sz="0" w:space="0" w:color="auto"/>
            <w:bottom w:val="none" w:sz="0" w:space="0" w:color="auto"/>
            <w:right w:val="none" w:sz="0" w:space="0" w:color="auto"/>
          </w:divBdr>
        </w:div>
      </w:divsChild>
    </w:div>
    <w:div w:id="234977995">
      <w:bodyDiv w:val="1"/>
      <w:marLeft w:val="0"/>
      <w:marRight w:val="0"/>
      <w:marTop w:val="0"/>
      <w:marBottom w:val="0"/>
      <w:divBdr>
        <w:top w:val="none" w:sz="0" w:space="0" w:color="auto"/>
        <w:left w:val="none" w:sz="0" w:space="0" w:color="auto"/>
        <w:bottom w:val="none" w:sz="0" w:space="0" w:color="auto"/>
        <w:right w:val="none" w:sz="0" w:space="0" w:color="auto"/>
      </w:divBdr>
    </w:div>
    <w:div w:id="235212851">
      <w:bodyDiv w:val="1"/>
      <w:marLeft w:val="0"/>
      <w:marRight w:val="0"/>
      <w:marTop w:val="0"/>
      <w:marBottom w:val="0"/>
      <w:divBdr>
        <w:top w:val="none" w:sz="0" w:space="0" w:color="auto"/>
        <w:left w:val="none" w:sz="0" w:space="0" w:color="auto"/>
        <w:bottom w:val="none" w:sz="0" w:space="0" w:color="auto"/>
        <w:right w:val="none" w:sz="0" w:space="0" w:color="auto"/>
      </w:divBdr>
      <w:divsChild>
        <w:div w:id="12926821">
          <w:marLeft w:val="1166"/>
          <w:marRight w:val="0"/>
          <w:marTop w:val="96"/>
          <w:marBottom w:val="0"/>
          <w:divBdr>
            <w:top w:val="none" w:sz="0" w:space="0" w:color="auto"/>
            <w:left w:val="none" w:sz="0" w:space="0" w:color="auto"/>
            <w:bottom w:val="none" w:sz="0" w:space="0" w:color="auto"/>
            <w:right w:val="none" w:sz="0" w:space="0" w:color="auto"/>
          </w:divBdr>
        </w:div>
        <w:div w:id="74595742">
          <w:marLeft w:val="1166"/>
          <w:marRight w:val="0"/>
          <w:marTop w:val="96"/>
          <w:marBottom w:val="0"/>
          <w:divBdr>
            <w:top w:val="none" w:sz="0" w:space="0" w:color="auto"/>
            <w:left w:val="none" w:sz="0" w:space="0" w:color="auto"/>
            <w:bottom w:val="none" w:sz="0" w:space="0" w:color="auto"/>
            <w:right w:val="none" w:sz="0" w:space="0" w:color="auto"/>
          </w:divBdr>
        </w:div>
        <w:div w:id="387805372">
          <w:marLeft w:val="547"/>
          <w:marRight w:val="0"/>
          <w:marTop w:val="115"/>
          <w:marBottom w:val="0"/>
          <w:divBdr>
            <w:top w:val="none" w:sz="0" w:space="0" w:color="auto"/>
            <w:left w:val="none" w:sz="0" w:space="0" w:color="auto"/>
            <w:bottom w:val="none" w:sz="0" w:space="0" w:color="auto"/>
            <w:right w:val="none" w:sz="0" w:space="0" w:color="auto"/>
          </w:divBdr>
        </w:div>
        <w:div w:id="435518735">
          <w:marLeft w:val="1800"/>
          <w:marRight w:val="0"/>
          <w:marTop w:val="77"/>
          <w:marBottom w:val="0"/>
          <w:divBdr>
            <w:top w:val="none" w:sz="0" w:space="0" w:color="auto"/>
            <w:left w:val="none" w:sz="0" w:space="0" w:color="auto"/>
            <w:bottom w:val="none" w:sz="0" w:space="0" w:color="auto"/>
            <w:right w:val="none" w:sz="0" w:space="0" w:color="auto"/>
          </w:divBdr>
        </w:div>
        <w:div w:id="526875857">
          <w:marLeft w:val="1166"/>
          <w:marRight w:val="0"/>
          <w:marTop w:val="96"/>
          <w:marBottom w:val="0"/>
          <w:divBdr>
            <w:top w:val="none" w:sz="0" w:space="0" w:color="auto"/>
            <w:left w:val="none" w:sz="0" w:space="0" w:color="auto"/>
            <w:bottom w:val="none" w:sz="0" w:space="0" w:color="auto"/>
            <w:right w:val="none" w:sz="0" w:space="0" w:color="auto"/>
          </w:divBdr>
        </w:div>
        <w:div w:id="715542731">
          <w:marLeft w:val="547"/>
          <w:marRight w:val="0"/>
          <w:marTop w:val="115"/>
          <w:marBottom w:val="0"/>
          <w:divBdr>
            <w:top w:val="none" w:sz="0" w:space="0" w:color="auto"/>
            <w:left w:val="none" w:sz="0" w:space="0" w:color="auto"/>
            <w:bottom w:val="none" w:sz="0" w:space="0" w:color="auto"/>
            <w:right w:val="none" w:sz="0" w:space="0" w:color="auto"/>
          </w:divBdr>
        </w:div>
        <w:div w:id="748304667">
          <w:marLeft w:val="1800"/>
          <w:marRight w:val="0"/>
          <w:marTop w:val="77"/>
          <w:marBottom w:val="0"/>
          <w:divBdr>
            <w:top w:val="none" w:sz="0" w:space="0" w:color="auto"/>
            <w:left w:val="none" w:sz="0" w:space="0" w:color="auto"/>
            <w:bottom w:val="none" w:sz="0" w:space="0" w:color="auto"/>
            <w:right w:val="none" w:sz="0" w:space="0" w:color="auto"/>
          </w:divBdr>
        </w:div>
        <w:div w:id="850412268">
          <w:marLeft w:val="1166"/>
          <w:marRight w:val="0"/>
          <w:marTop w:val="96"/>
          <w:marBottom w:val="0"/>
          <w:divBdr>
            <w:top w:val="none" w:sz="0" w:space="0" w:color="auto"/>
            <w:left w:val="none" w:sz="0" w:space="0" w:color="auto"/>
            <w:bottom w:val="none" w:sz="0" w:space="0" w:color="auto"/>
            <w:right w:val="none" w:sz="0" w:space="0" w:color="auto"/>
          </w:divBdr>
        </w:div>
        <w:div w:id="1145778292">
          <w:marLeft w:val="1800"/>
          <w:marRight w:val="0"/>
          <w:marTop w:val="77"/>
          <w:marBottom w:val="0"/>
          <w:divBdr>
            <w:top w:val="none" w:sz="0" w:space="0" w:color="auto"/>
            <w:left w:val="none" w:sz="0" w:space="0" w:color="auto"/>
            <w:bottom w:val="none" w:sz="0" w:space="0" w:color="auto"/>
            <w:right w:val="none" w:sz="0" w:space="0" w:color="auto"/>
          </w:divBdr>
        </w:div>
        <w:div w:id="1539781761">
          <w:marLeft w:val="1800"/>
          <w:marRight w:val="0"/>
          <w:marTop w:val="77"/>
          <w:marBottom w:val="0"/>
          <w:divBdr>
            <w:top w:val="none" w:sz="0" w:space="0" w:color="auto"/>
            <w:left w:val="none" w:sz="0" w:space="0" w:color="auto"/>
            <w:bottom w:val="none" w:sz="0" w:space="0" w:color="auto"/>
            <w:right w:val="none" w:sz="0" w:space="0" w:color="auto"/>
          </w:divBdr>
        </w:div>
        <w:div w:id="1571888505">
          <w:marLeft w:val="547"/>
          <w:marRight w:val="0"/>
          <w:marTop w:val="115"/>
          <w:marBottom w:val="0"/>
          <w:divBdr>
            <w:top w:val="none" w:sz="0" w:space="0" w:color="auto"/>
            <w:left w:val="none" w:sz="0" w:space="0" w:color="auto"/>
            <w:bottom w:val="none" w:sz="0" w:space="0" w:color="auto"/>
            <w:right w:val="none" w:sz="0" w:space="0" w:color="auto"/>
          </w:divBdr>
        </w:div>
        <w:div w:id="2060545400">
          <w:marLeft w:val="1800"/>
          <w:marRight w:val="0"/>
          <w:marTop w:val="77"/>
          <w:marBottom w:val="0"/>
          <w:divBdr>
            <w:top w:val="none" w:sz="0" w:space="0" w:color="auto"/>
            <w:left w:val="none" w:sz="0" w:space="0" w:color="auto"/>
            <w:bottom w:val="none" w:sz="0" w:space="0" w:color="auto"/>
            <w:right w:val="none" w:sz="0" w:space="0" w:color="auto"/>
          </w:divBdr>
        </w:div>
      </w:divsChild>
    </w:div>
    <w:div w:id="235475825">
      <w:bodyDiv w:val="1"/>
      <w:marLeft w:val="0"/>
      <w:marRight w:val="0"/>
      <w:marTop w:val="0"/>
      <w:marBottom w:val="0"/>
      <w:divBdr>
        <w:top w:val="none" w:sz="0" w:space="0" w:color="auto"/>
        <w:left w:val="none" w:sz="0" w:space="0" w:color="auto"/>
        <w:bottom w:val="none" w:sz="0" w:space="0" w:color="auto"/>
        <w:right w:val="none" w:sz="0" w:space="0" w:color="auto"/>
      </w:divBdr>
    </w:div>
    <w:div w:id="235669556">
      <w:bodyDiv w:val="1"/>
      <w:marLeft w:val="0"/>
      <w:marRight w:val="0"/>
      <w:marTop w:val="0"/>
      <w:marBottom w:val="0"/>
      <w:divBdr>
        <w:top w:val="none" w:sz="0" w:space="0" w:color="auto"/>
        <w:left w:val="none" w:sz="0" w:space="0" w:color="auto"/>
        <w:bottom w:val="none" w:sz="0" w:space="0" w:color="auto"/>
        <w:right w:val="none" w:sz="0" w:space="0" w:color="auto"/>
      </w:divBdr>
    </w:div>
    <w:div w:id="236286914">
      <w:bodyDiv w:val="1"/>
      <w:marLeft w:val="0"/>
      <w:marRight w:val="0"/>
      <w:marTop w:val="0"/>
      <w:marBottom w:val="0"/>
      <w:divBdr>
        <w:top w:val="none" w:sz="0" w:space="0" w:color="auto"/>
        <w:left w:val="none" w:sz="0" w:space="0" w:color="auto"/>
        <w:bottom w:val="none" w:sz="0" w:space="0" w:color="auto"/>
        <w:right w:val="none" w:sz="0" w:space="0" w:color="auto"/>
      </w:divBdr>
      <w:divsChild>
        <w:div w:id="648050547">
          <w:marLeft w:val="1080"/>
          <w:marRight w:val="0"/>
          <w:marTop w:val="100"/>
          <w:marBottom w:val="0"/>
          <w:divBdr>
            <w:top w:val="none" w:sz="0" w:space="0" w:color="auto"/>
            <w:left w:val="none" w:sz="0" w:space="0" w:color="auto"/>
            <w:bottom w:val="none" w:sz="0" w:space="0" w:color="auto"/>
            <w:right w:val="none" w:sz="0" w:space="0" w:color="auto"/>
          </w:divBdr>
        </w:div>
        <w:div w:id="704257448">
          <w:marLeft w:val="360"/>
          <w:marRight w:val="0"/>
          <w:marTop w:val="200"/>
          <w:marBottom w:val="0"/>
          <w:divBdr>
            <w:top w:val="none" w:sz="0" w:space="0" w:color="auto"/>
            <w:left w:val="none" w:sz="0" w:space="0" w:color="auto"/>
            <w:bottom w:val="none" w:sz="0" w:space="0" w:color="auto"/>
            <w:right w:val="none" w:sz="0" w:space="0" w:color="auto"/>
          </w:divBdr>
        </w:div>
        <w:div w:id="1523127057">
          <w:marLeft w:val="360"/>
          <w:marRight w:val="0"/>
          <w:marTop w:val="200"/>
          <w:marBottom w:val="0"/>
          <w:divBdr>
            <w:top w:val="none" w:sz="0" w:space="0" w:color="auto"/>
            <w:left w:val="none" w:sz="0" w:space="0" w:color="auto"/>
            <w:bottom w:val="none" w:sz="0" w:space="0" w:color="auto"/>
            <w:right w:val="none" w:sz="0" w:space="0" w:color="auto"/>
          </w:divBdr>
        </w:div>
        <w:div w:id="1563637099">
          <w:marLeft w:val="1080"/>
          <w:marRight w:val="0"/>
          <w:marTop w:val="100"/>
          <w:marBottom w:val="0"/>
          <w:divBdr>
            <w:top w:val="none" w:sz="0" w:space="0" w:color="auto"/>
            <w:left w:val="none" w:sz="0" w:space="0" w:color="auto"/>
            <w:bottom w:val="none" w:sz="0" w:space="0" w:color="auto"/>
            <w:right w:val="none" w:sz="0" w:space="0" w:color="auto"/>
          </w:divBdr>
        </w:div>
        <w:div w:id="1673025643">
          <w:marLeft w:val="360"/>
          <w:marRight w:val="0"/>
          <w:marTop w:val="200"/>
          <w:marBottom w:val="0"/>
          <w:divBdr>
            <w:top w:val="none" w:sz="0" w:space="0" w:color="auto"/>
            <w:left w:val="none" w:sz="0" w:space="0" w:color="auto"/>
            <w:bottom w:val="none" w:sz="0" w:space="0" w:color="auto"/>
            <w:right w:val="none" w:sz="0" w:space="0" w:color="auto"/>
          </w:divBdr>
        </w:div>
      </w:divsChild>
    </w:div>
    <w:div w:id="239875944">
      <w:bodyDiv w:val="1"/>
      <w:marLeft w:val="0"/>
      <w:marRight w:val="0"/>
      <w:marTop w:val="0"/>
      <w:marBottom w:val="0"/>
      <w:divBdr>
        <w:top w:val="none" w:sz="0" w:space="0" w:color="auto"/>
        <w:left w:val="none" w:sz="0" w:space="0" w:color="auto"/>
        <w:bottom w:val="none" w:sz="0" w:space="0" w:color="auto"/>
        <w:right w:val="none" w:sz="0" w:space="0" w:color="auto"/>
      </w:divBdr>
    </w:div>
    <w:div w:id="240526830">
      <w:bodyDiv w:val="1"/>
      <w:marLeft w:val="0"/>
      <w:marRight w:val="0"/>
      <w:marTop w:val="0"/>
      <w:marBottom w:val="0"/>
      <w:divBdr>
        <w:top w:val="none" w:sz="0" w:space="0" w:color="auto"/>
        <w:left w:val="none" w:sz="0" w:space="0" w:color="auto"/>
        <w:bottom w:val="none" w:sz="0" w:space="0" w:color="auto"/>
        <w:right w:val="none" w:sz="0" w:space="0" w:color="auto"/>
      </w:divBdr>
      <w:divsChild>
        <w:div w:id="948314321">
          <w:marLeft w:val="547"/>
          <w:marRight w:val="0"/>
          <w:marTop w:val="115"/>
          <w:marBottom w:val="0"/>
          <w:divBdr>
            <w:top w:val="none" w:sz="0" w:space="0" w:color="auto"/>
            <w:left w:val="none" w:sz="0" w:space="0" w:color="auto"/>
            <w:bottom w:val="none" w:sz="0" w:space="0" w:color="auto"/>
            <w:right w:val="none" w:sz="0" w:space="0" w:color="auto"/>
          </w:divBdr>
        </w:div>
      </w:divsChild>
    </w:div>
    <w:div w:id="241260560">
      <w:bodyDiv w:val="1"/>
      <w:marLeft w:val="0"/>
      <w:marRight w:val="0"/>
      <w:marTop w:val="0"/>
      <w:marBottom w:val="0"/>
      <w:divBdr>
        <w:top w:val="none" w:sz="0" w:space="0" w:color="auto"/>
        <w:left w:val="none" w:sz="0" w:space="0" w:color="auto"/>
        <w:bottom w:val="none" w:sz="0" w:space="0" w:color="auto"/>
        <w:right w:val="none" w:sz="0" w:space="0" w:color="auto"/>
      </w:divBdr>
      <w:divsChild>
        <w:div w:id="67773892">
          <w:marLeft w:val="1800"/>
          <w:marRight w:val="0"/>
          <w:marTop w:val="115"/>
          <w:marBottom w:val="0"/>
          <w:divBdr>
            <w:top w:val="none" w:sz="0" w:space="0" w:color="auto"/>
            <w:left w:val="none" w:sz="0" w:space="0" w:color="auto"/>
            <w:bottom w:val="none" w:sz="0" w:space="0" w:color="auto"/>
            <w:right w:val="none" w:sz="0" w:space="0" w:color="auto"/>
          </w:divBdr>
        </w:div>
        <w:div w:id="146095399">
          <w:marLeft w:val="1166"/>
          <w:marRight w:val="0"/>
          <w:marTop w:val="134"/>
          <w:marBottom w:val="0"/>
          <w:divBdr>
            <w:top w:val="none" w:sz="0" w:space="0" w:color="auto"/>
            <w:left w:val="none" w:sz="0" w:space="0" w:color="auto"/>
            <w:bottom w:val="none" w:sz="0" w:space="0" w:color="auto"/>
            <w:right w:val="none" w:sz="0" w:space="0" w:color="auto"/>
          </w:divBdr>
        </w:div>
        <w:div w:id="778570318">
          <w:marLeft w:val="547"/>
          <w:marRight w:val="0"/>
          <w:marTop w:val="134"/>
          <w:marBottom w:val="0"/>
          <w:divBdr>
            <w:top w:val="none" w:sz="0" w:space="0" w:color="auto"/>
            <w:left w:val="none" w:sz="0" w:space="0" w:color="auto"/>
            <w:bottom w:val="none" w:sz="0" w:space="0" w:color="auto"/>
            <w:right w:val="none" w:sz="0" w:space="0" w:color="auto"/>
          </w:divBdr>
        </w:div>
        <w:div w:id="1761637474">
          <w:marLeft w:val="1166"/>
          <w:marRight w:val="0"/>
          <w:marTop w:val="134"/>
          <w:marBottom w:val="0"/>
          <w:divBdr>
            <w:top w:val="none" w:sz="0" w:space="0" w:color="auto"/>
            <w:left w:val="none" w:sz="0" w:space="0" w:color="auto"/>
            <w:bottom w:val="none" w:sz="0" w:space="0" w:color="auto"/>
            <w:right w:val="none" w:sz="0" w:space="0" w:color="auto"/>
          </w:divBdr>
        </w:div>
      </w:divsChild>
    </w:div>
    <w:div w:id="242225170">
      <w:bodyDiv w:val="1"/>
      <w:marLeft w:val="0"/>
      <w:marRight w:val="0"/>
      <w:marTop w:val="0"/>
      <w:marBottom w:val="0"/>
      <w:divBdr>
        <w:top w:val="none" w:sz="0" w:space="0" w:color="auto"/>
        <w:left w:val="none" w:sz="0" w:space="0" w:color="auto"/>
        <w:bottom w:val="none" w:sz="0" w:space="0" w:color="auto"/>
        <w:right w:val="none" w:sz="0" w:space="0" w:color="auto"/>
      </w:divBdr>
    </w:div>
    <w:div w:id="244263504">
      <w:bodyDiv w:val="1"/>
      <w:marLeft w:val="0"/>
      <w:marRight w:val="0"/>
      <w:marTop w:val="0"/>
      <w:marBottom w:val="0"/>
      <w:divBdr>
        <w:top w:val="none" w:sz="0" w:space="0" w:color="auto"/>
        <w:left w:val="none" w:sz="0" w:space="0" w:color="auto"/>
        <w:bottom w:val="none" w:sz="0" w:space="0" w:color="auto"/>
        <w:right w:val="none" w:sz="0" w:space="0" w:color="auto"/>
      </w:divBdr>
    </w:div>
    <w:div w:id="244612362">
      <w:bodyDiv w:val="1"/>
      <w:marLeft w:val="0"/>
      <w:marRight w:val="0"/>
      <w:marTop w:val="0"/>
      <w:marBottom w:val="0"/>
      <w:divBdr>
        <w:top w:val="none" w:sz="0" w:space="0" w:color="auto"/>
        <w:left w:val="none" w:sz="0" w:space="0" w:color="auto"/>
        <w:bottom w:val="none" w:sz="0" w:space="0" w:color="auto"/>
        <w:right w:val="none" w:sz="0" w:space="0" w:color="auto"/>
      </w:divBdr>
    </w:div>
    <w:div w:id="247738349">
      <w:bodyDiv w:val="1"/>
      <w:marLeft w:val="0"/>
      <w:marRight w:val="0"/>
      <w:marTop w:val="0"/>
      <w:marBottom w:val="0"/>
      <w:divBdr>
        <w:top w:val="none" w:sz="0" w:space="0" w:color="auto"/>
        <w:left w:val="none" w:sz="0" w:space="0" w:color="auto"/>
        <w:bottom w:val="none" w:sz="0" w:space="0" w:color="auto"/>
        <w:right w:val="none" w:sz="0" w:space="0" w:color="auto"/>
      </w:divBdr>
    </w:div>
    <w:div w:id="248386940">
      <w:bodyDiv w:val="1"/>
      <w:marLeft w:val="0"/>
      <w:marRight w:val="0"/>
      <w:marTop w:val="0"/>
      <w:marBottom w:val="0"/>
      <w:divBdr>
        <w:top w:val="none" w:sz="0" w:space="0" w:color="auto"/>
        <w:left w:val="none" w:sz="0" w:space="0" w:color="auto"/>
        <w:bottom w:val="none" w:sz="0" w:space="0" w:color="auto"/>
        <w:right w:val="none" w:sz="0" w:space="0" w:color="auto"/>
      </w:divBdr>
    </w:div>
    <w:div w:id="251015421">
      <w:bodyDiv w:val="1"/>
      <w:marLeft w:val="0"/>
      <w:marRight w:val="0"/>
      <w:marTop w:val="0"/>
      <w:marBottom w:val="0"/>
      <w:divBdr>
        <w:top w:val="none" w:sz="0" w:space="0" w:color="auto"/>
        <w:left w:val="none" w:sz="0" w:space="0" w:color="auto"/>
        <w:bottom w:val="none" w:sz="0" w:space="0" w:color="auto"/>
        <w:right w:val="none" w:sz="0" w:space="0" w:color="auto"/>
      </w:divBdr>
    </w:div>
    <w:div w:id="251161832">
      <w:bodyDiv w:val="1"/>
      <w:marLeft w:val="0"/>
      <w:marRight w:val="0"/>
      <w:marTop w:val="0"/>
      <w:marBottom w:val="0"/>
      <w:divBdr>
        <w:top w:val="none" w:sz="0" w:space="0" w:color="auto"/>
        <w:left w:val="none" w:sz="0" w:space="0" w:color="auto"/>
        <w:bottom w:val="none" w:sz="0" w:space="0" w:color="auto"/>
        <w:right w:val="none" w:sz="0" w:space="0" w:color="auto"/>
      </w:divBdr>
      <w:divsChild>
        <w:div w:id="543058617">
          <w:marLeft w:val="547"/>
          <w:marRight w:val="0"/>
          <w:marTop w:val="115"/>
          <w:marBottom w:val="0"/>
          <w:divBdr>
            <w:top w:val="none" w:sz="0" w:space="0" w:color="auto"/>
            <w:left w:val="none" w:sz="0" w:space="0" w:color="auto"/>
            <w:bottom w:val="none" w:sz="0" w:space="0" w:color="auto"/>
            <w:right w:val="none" w:sz="0" w:space="0" w:color="auto"/>
          </w:divBdr>
        </w:div>
        <w:div w:id="676466654">
          <w:marLeft w:val="1166"/>
          <w:marRight w:val="0"/>
          <w:marTop w:val="96"/>
          <w:marBottom w:val="0"/>
          <w:divBdr>
            <w:top w:val="none" w:sz="0" w:space="0" w:color="auto"/>
            <w:left w:val="none" w:sz="0" w:space="0" w:color="auto"/>
            <w:bottom w:val="none" w:sz="0" w:space="0" w:color="auto"/>
            <w:right w:val="none" w:sz="0" w:space="0" w:color="auto"/>
          </w:divBdr>
        </w:div>
        <w:div w:id="929125040">
          <w:marLeft w:val="1166"/>
          <w:marRight w:val="0"/>
          <w:marTop w:val="96"/>
          <w:marBottom w:val="0"/>
          <w:divBdr>
            <w:top w:val="none" w:sz="0" w:space="0" w:color="auto"/>
            <w:left w:val="none" w:sz="0" w:space="0" w:color="auto"/>
            <w:bottom w:val="none" w:sz="0" w:space="0" w:color="auto"/>
            <w:right w:val="none" w:sz="0" w:space="0" w:color="auto"/>
          </w:divBdr>
        </w:div>
        <w:div w:id="1810316051">
          <w:marLeft w:val="1166"/>
          <w:marRight w:val="0"/>
          <w:marTop w:val="96"/>
          <w:marBottom w:val="0"/>
          <w:divBdr>
            <w:top w:val="none" w:sz="0" w:space="0" w:color="auto"/>
            <w:left w:val="none" w:sz="0" w:space="0" w:color="auto"/>
            <w:bottom w:val="none" w:sz="0" w:space="0" w:color="auto"/>
            <w:right w:val="none" w:sz="0" w:space="0" w:color="auto"/>
          </w:divBdr>
        </w:div>
        <w:div w:id="1879708310">
          <w:marLeft w:val="547"/>
          <w:marRight w:val="0"/>
          <w:marTop w:val="115"/>
          <w:marBottom w:val="0"/>
          <w:divBdr>
            <w:top w:val="none" w:sz="0" w:space="0" w:color="auto"/>
            <w:left w:val="none" w:sz="0" w:space="0" w:color="auto"/>
            <w:bottom w:val="none" w:sz="0" w:space="0" w:color="auto"/>
            <w:right w:val="none" w:sz="0" w:space="0" w:color="auto"/>
          </w:divBdr>
        </w:div>
        <w:div w:id="1914046367">
          <w:marLeft w:val="547"/>
          <w:marRight w:val="0"/>
          <w:marTop w:val="115"/>
          <w:marBottom w:val="0"/>
          <w:divBdr>
            <w:top w:val="none" w:sz="0" w:space="0" w:color="auto"/>
            <w:left w:val="none" w:sz="0" w:space="0" w:color="auto"/>
            <w:bottom w:val="none" w:sz="0" w:space="0" w:color="auto"/>
            <w:right w:val="none" w:sz="0" w:space="0" w:color="auto"/>
          </w:divBdr>
        </w:div>
      </w:divsChild>
    </w:div>
    <w:div w:id="253437373">
      <w:bodyDiv w:val="1"/>
      <w:marLeft w:val="0"/>
      <w:marRight w:val="0"/>
      <w:marTop w:val="0"/>
      <w:marBottom w:val="0"/>
      <w:divBdr>
        <w:top w:val="none" w:sz="0" w:space="0" w:color="auto"/>
        <w:left w:val="none" w:sz="0" w:space="0" w:color="auto"/>
        <w:bottom w:val="none" w:sz="0" w:space="0" w:color="auto"/>
        <w:right w:val="none" w:sz="0" w:space="0" w:color="auto"/>
      </w:divBdr>
      <w:divsChild>
        <w:div w:id="100300813">
          <w:marLeft w:val="1166"/>
          <w:marRight w:val="0"/>
          <w:marTop w:val="96"/>
          <w:marBottom w:val="0"/>
          <w:divBdr>
            <w:top w:val="none" w:sz="0" w:space="0" w:color="auto"/>
            <w:left w:val="none" w:sz="0" w:space="0" w:color="auto"/>
            <w:bottom w:val="none" w:sz="0" w:space="0" w:color="auto"/>
            <w:right w:val="none" w:sz="0" w:space="0" w:color="auto"/>
          </w:divBdr>
        </w:div>
        <w:div w:id="130679862">
          <w:marLeft w:val="1166"/>
          <w:marRight w:val="0"/>
          <w:marTop w:val="96"/>
          <w:marBottom w:val="0"/>
          <w:divBdr>
            <w:top w:val="none" w:sz="0" w:space="0" w:color="auto"/>
            <w:left w:val="none" w:sz="0" w:space="0" w:color="auto"/>
            <w:bottom w:val="none" w:sz="0" w:space="0" w:color="auto"/>
            <w:right w:val="none" w:sz="0" w:space="0" w:color="auto"/>
          </w:divBdr>
        </w:div>
        <w:div w:id="413549729">
          <w:marLeft w:val="547"/>
          <w:marRight w:val="0"/>
          <w:marTop w:val="115"/>
          <w:marBottom w:val="0"/>
          <w:divBdr>
            <w:top w:val="none" w:sz="0" w:space="0" w:color="auto"/>
            <w:left w:val="none" w:sz="0" w:space="0" w:color="auto"/>
            <w:bottom w:val="none" w:sz="0" w:space="0" w:color="auto"/>
            <w:right w:val="none" w:sz="0" w:space="0" w:color="auto"/>
          </w:divBdr>
        </w:div>
        <w:div w:id="435291270">
          <w:marLeft w:val="1166"/>
          <w:marRight w:val="0"/>
          <w:marTop w:val="96"/>
          <w:marBottom w:val="0"/>
          <w:divBdr>
            <w:top w:val="none" w:sz="0" w:space="0" w:color="auto"/>
            <w:left w:val="none" w:sz="0" w:space="0" w:color="auto"/>
            <w:bottom w:val="none" w:sz="0" w:space="0" w:color="auto"/>
            <w:right w:val="none" w:sz="0" w:space="0" w:color="auto"/>
          </w:divBdr>
        </w:div>
        <w:div w:id="544409276">
          <w:marLeft w:val="547"/>
          <w:marRight w:val="0"/>
          <w:marTop w:val="115"/>
          <w:marBottom w:val="0"/>
          <w:divBdr>
            <w:top w:val="none" w:sz="0" w:space="0" w:color="auto"/>
            <w:left w:val="none" w:sz="0" w:space="0" w:color="auto"/>
            <w:bottom w:val="none" w:sz="0" w:space="0" w:color="auto"/>
            <w:right w:val="none" w:sz="0" w:space="0" w:color="auto"/>
          </w:divBdr>
        </w:div>
        <w:div w:id="766585285">
          <w:marLeft w:val="2520"/>
          <w:marRight w:val="0"/>
          <w:marTop w:val="58"/>
          <w:marBottom w:val="0"/>
          <w:divBdr>
            <w:top w:val="none" w:sz="0" w:space="0" w:color="auto"/>
            <w:left w:val="none" w:sz="0" w:space="0" w:color="auto"/>
            <w:bottom w:val="none" w:sz="0" w:space="0" w:color="auto"/>
            <w:right w:val="none" w:sz="0" w:space="0" w:color="auto"/>
          </w:divBdr>
        </w:div>
        <w:div w:id="1102844137">
          <w:marLeft w:val="1800"/>
          <w:marRight w:val="0"/>
          <w:marTop w:val="77"/>
          <w:marBottom w:val="0"/>
          <w:divBdr>
            <w:top w:val="none" w:sz="0" w:space="0" w:color="auto"/>
            <w:left w:val="none" w:sz="0" w:space="0" w:color="auto"/>
            <w:bottom w:val="none" w:sz="0" w:space="0" w:color="auto"/>
            <w:right w:val="none" w:sz="0" w:space="0" w:color="auto"/>
          </w:divBdr>
        </w:div>
        <w:div w:id="1276598874">
          <w:marLeft w:val="2520"/>
          <w:marRight w:val="0"/>
          <w:marTop w:val="58"/>
          <w:marBottom w:val="0"/>
          <w:divBdr>
            <w:top w:val="none" w:sz="0" w:space="0" w:color="auto"/>
            <w:left w:val="none" w:sz="0" w:space="0" w:color="auto"/>
            <w:bottom w:val="none" w:sz="0" w:space="0" w:color="auto"/>
            <w:right w:val="none" w:sz="0" w:space="0" w:color="auto"/>
          </w:divBdr>
        </w:div>
        <w:div w:id="2037270387">
          <w:marLeft w:val="1800"/>
          <w:marRight w:val="0"/>
          <w:marTop w:val="77"/>
          <w:marBottom w:val="0"/>
          <w:divBdr>
            <w:top w:val="none" w:sz="0" w:space="0" w:color="auto"/>
            <w:left w:val="none" w:sz="0" w:space="0" w:color="auto"/>
            <w:bottom w:val="none" w:sz="0" w:space="0" w:color="auto"/>
            <w:right w:val="none" w:sz="0" w:space="0" w:color="auto"/>
          </w:divBdr>
        </w:div>
      </w:divsChild>
    </w:div>
    <w:div w:id="255945096">
      <w:bodyDiv w:val="1"/>
      <w:marLeft w:val="0"/>
      <w:marRight w:val="0"/>
      <w:marTop w:val="0"/>
      <w:marBottom w:val="0"/>
      <w:divBdr>
        <w:top w:val="none" w:sz="0" w:space="0" w:color="auto"/>
        <w:left w:val="none" w:sz="0" w:space="0" w:color="auto"/>
        <w:bottom w:val="none" w:sz="0" w:space="0" w:color="auto"/>
        <w:right w:val="none" w:sz="0" w:space="0" w:color="auto"/>
      </w:divBdr>
    </w:div>
    <w:div w:id="257755674">
      <w:bodyDiv w:val="1"/>
      <w:marLeft w:val="0"/>
      <w:marRight w:val="0"/>
      <w:marTop w:val="0"/>
      <w:marBottom w:val="0"/>
      <w:divBdr>
        <w:top w:val="none" w:sz="0" w:space="0" w:color="auto"/>
        <w:left w:val="none" w:sz="0" w:space="0" w:color="auto"/>
        <w:bottom w:val="none" w:sz="0" w:space="0" w:color="auto"/>
        <w:right w:val="none" w:sz="0" w:space="0" w:color="auto"/>
      </w:divBdr>
    </w:div>
    <w:div w:id="259065061">
      <w:bodyDiv w:val="1"/>
      <w:marLeft w:val="0"/>
      <w:marRight w:val="0"/>
      <w:marTop w:val="0"/>
      <w:marBottom w:val="0"/>
      <w:divBdr>
        <w:top w:val="none" w:sz="0" w:space="0" w:color="auto"/>
        <w:left w:val="none" w:sz="0" w:space="0" w:color="auto"/>
        <w:bottom w:val="none" w:sz="0" w:space="0" w:color="auto"/>
        <w:right w:val="none" w:sz="0" w:space="0" w:color="auto"/>
      </w:divBdr>
    </w:div>
    <w:div w:id="259264798">
      <w:bodyDiv w:val="1"/>
      <w:marLeft w:val="0"/>
      <w:marRight w:val="0"/>
      <w:marTop w:val="0"/>
      <w:marBottom w:val="0"/>
      <w:divBdr>
        <w:top w:val="none" w:sz="0" w:space="0" w:color="auto"/>
        <w:left w:val="none" w:sz="0" w:space="0" w:color="auto"/>
        <w:bottom w:val="none" w:sz="0" w:space="0" w:color="auto"/>
        <w:right w:val="none" w:sz="0" w:space="0" w:color="auto"/>
      </w:divBdr>
    </w:div>
    <w:div w:id="259530619">
      <w:bodyDiv w:val="1"/>
      <w:marLeft w:val="0"/>
      <w:marRight w:val="0"/>
      <w:marTop w:val="0"/>
      <w:marBottom w:val="0"/>
      <w:divBdr>
        <w:top w:val="none" w:sz="0" w:space="0" w:color="auto"/>
        <w:left w:val="none" w:sz="0" w:space="0" w:color="auto"/>
        <w:bottom w:val="none" w:sz="0" w:space="0" w:color="auto"/>
        <w:right w:val="none" w:sz="0" w:space="0" w:color="auto"/>
      </w:divBdr>
    </w:div>
    <w:div w:id="260450615">
      <w:bodyDiv w:val="1"/>
      <w:marLeft w:val="0"/>
      <w:marRight w:val="0"/>
      <w:marTop w:val="0"/>
      <w:marBottom w:val="0"/>
      <w:divBdr>
        <w:top w:val="none" w:sz="0" w:space="0" w:color="auto"/>
        <w:left w:val="none" w:sz="0" w:space="0" w:color="auto"/>
        <w:bottom w:val="none" w:sz="0" w:space="0" w:color="auto"/>
        <w:right w:val="none" w:sz="0" w:space="0" w:color="auto"/>
      </w:divBdr>
      <w:divsChild>
        <w:div w:id="1312440365">
          <w:marLeft w:val="0"/>
          <w:marRight w:val="0"/>
          <w:marTop w:val="0"/>
          <w:marBottom w:val="0"/>
          <w:divBdr>
            <w:top w:val="none" w:sz="0" w:space="0" w:color="auto"/>
            <w:left w:val="none" w:sz="0" w:space="0" w:color="auto"/>
            <w:bottom w:val="none" w:sz="0" w:space="0" w:color="auto"/>
            <w:right w:val="none" w:sz="0" w:space="0" w:color="auto"/>
          </w:divBdr>
        </w:div>
      </w:divsChild>
    </w:div>
    <w:div w:id="261035525">
      <w:bodyDiv w:val="1"/>
      <w:marLeft w:val="0"/>
      <w:marRight w:val="0"/>
      <w:marTop w:val="0"/>
      <w:marBottom w:val="0"/>
      <w:divBdr>
        <w:top w:val="none" w:sz="0" w:space="0" w:color="auto"/>
        <w:left w:val="none" w:sz="0" w:space="0" w:color="auto"/>
        <w:bottom w:val="none" w:sz="0" w:space="0" w:color="auto"/>
        <w:right w:val="none" w:sz="0" w:space="0" w:color="auto"/>
      </w:divBdr>
      <w:divsChild>
        <w:div w:id="183593343">
          <w:marLeft w:val="1080"/>
          <w:marRight w:val="0"/>
          <w:marTop w:val="100"/>
          <w:marBottom w:val="0"/>
          <w:divBdr>
            <w:top w:val="none" w:sz="0" w:space="0" w:color="auto"/>
            <w:left w:val="none" w:sz="0" w:space="0" w:color="auto"/>
            <w:bottom w:val="none" w:sz="0" w:space="0" w:color="auto"/>
            <w:right w:val="none" w:sz="0" w:space="0" w:color="auto"/>
          </w:divBdr>
        </w:div>
        <w:div w:id="902759645">
          <w:marLeft w:val="1080"/>
          <w:marRight w:val="0"/>
          <w:marTop w:val="100"/>
          <w:marBottom w:val="0"/>
          <w:divBdr>
            <w:top w:val="none" w:sz="0" w:space="0" w:color="auto"/>
            <w:left w:val="none" w:sz="0" w:space="0" w:color="auto"/>
            <w:bottom w:val="none" w:sz="0" w:space="0" w:color="auto"/>
            <w:right w:val="none" w:sz="0" w:space="0" w:color="auto"/>
          </w:divBdr>
        </w:div>
        <w:div w:id="1136873499">
          <w:marLeft w:val="1800"/>
          <w:marRight w:val="0"/>
          <w:marTop w:val="100"/>
          <w:marBottom w:val="0"/>
          <w:divBdr>
            <w:top w:val="none" w:sz="0" w:space="0" w:color="auto"/>
            <w:left w:val="none" w:sz="0" w:space="0" w:color="auto"/>
            <w:bottom w:val="none" w:sz="0" w:space="0" w:color="auto"/>
            <w:right w:val="none" w:sz="0" w:space="0" w:color="auto"/>
          </w:divBdr>
        </w:div>
        <w:div w:id="1820613213">
          <w:marLeft w:val="1800"/>
          <w:marRight w:val="0"/>
          <w:marTop w:val="100"/>
          <w:marBottom w:val="0"/>
          <w:divBdr>
            <w:top w:val="none" w:sz="0" w:space="0" w:color="auto"/>
            <w:left w:val="none" w:sz="0" w:space="0" w:color="auto"/>
            <w:bottom w:val="none" w:sz="0" w:space="0" w:color="auto"/>
            <w:right w:val="none" w:sz="0" w:space="0" w:color="auto"/>
          </w:divBdr>
        </w:div>
        <w:div w:id="2036230648">
          <w:marLeft w:val="360"/>
          <w:marRight w:val="0"/>
          <w:marTop w:val="200"/>
          <w:marBottom w:val="0"/>
          <w:divBdr>
            <w:top w:val="none" w:sz="0" w:space="0" w:color="auto"/>
            <w:left w:val="none" w:sz="0" w:space="0" w:color="auto"/>
            <w:bottom w:val="none" w:sz="0" w:space="0" w:color="auto"/>
            <w:right w:val="none" w:sz="0" w:space="0" w:color="auto"/>
          </w:divBdr>
        </w:div>
      </w:divsChild>
    </w:div>
    <w:div w:id="265040606">
      <w:bodyDiv w:val="1"/>
      <w:marLeft w:val="0"/>
      <w:marRight w:val="0"/>
      <w:marTop w:val="0"/>
      <w:marBottom w:val="0"/>
      <w:divBdr>
        <w:top w:val="none" w:sz="0" w:space="0" w:color="auto"/>
        <w:left w:val="none" w:sz="0" w:space="0" w:color="auto"/>
        <w:bottom w:val="none" w:sz="0" w:space="0" w:color="auto"/>
        <w:right w:val="none" w:sz="0" w:space="0" w:color="auto"/>
      </w:divBdr>
    </w:div>
    <w:div w:id="265503817">
      <w:bodyDiv w:val="1"/>
      <w:marLeft w:val="0"/>
      <w:marRight w:val="0"/>
      <w:marTop w:val="0"/>
      <w:marBottom w:val="0"/>
      <w:divBdr>
        <w:top w:val="none" w:sz="0" w:space="0" w:color="auto"/>
        <w:left w:val="none" w:sz="0" w:space="0" w:color="auto"/>
        <w:bottom w:val="none" w:sz="0" w:space="0" w:color="auto"/>
        <w:right w:val="none" w:sz="0" w:space="0" w:color="auto"/>
      </w:divBdr>
    </w:div>
    <w:div w:id="265576141">
      <w:bodyDiv w:val="1"/>
      <w:marLeft w:val="0"/>
      <w:marRight w:val="0"/>
      <w:marTop w:val="0"/>
      <w:marBottom w:val="0"/>
      <w:divBdr>
        <w:top w:val="none" w:sz="0" w:space="0" w:color="auto"/>
        <w:left w:val="none" w:sz="0" w:space="0" w:color="auto"/>
        <w:bottom w:val="none" w:sz="0" w:space="0" w:color="auto"/>
        <w:right w:val="none" w:sz="0" w:space="0" w:color="auto"/>
      </w:divBdr>
    </w:div>
    <w:div w:id="266042040">
      <w:bodyDiv w:val="1"/>
      <w:marLeft w:val="0"/>
      <w:marRight w:val="0"/>
      <w:marTop w:val="0"/>
      <w:marBottom w:val="0"/>
      <w:divBdr>
        <w:top w:val="none" w:sz="0" w:space="0" w:color="auto"/>
        <w:left w:val="none" w:sz="0" w:space="0" w:color="auto"/>
        <w:bottom w:val="none" w:sz="0" w:space="0" w:color="auto"/>
        <w:right w:val="none" w:sz="0" w:space="0" w:color="auto"/>
      </w:divBdr>
      <w:divsChild>
        <w:div w:id="687754506">
          <w:marLeft w:val="547"/>
          <w:marRight w:val="0"/>
          <w:marTop w:val="115"/>
          <w:marBottom w:val="0"/>
          <w:divBdr>
            <w:top w:val="none" w:sz="0" w:space="0" w:color="auto"/>
            <w:left w:val="none" w:sz="0" w:space="0" w:color="auto"/>
            <w:bottom w:val="none" w:sz="0" w:space="0" w:color="auto"/>
            <w:right w:val="none" w:sz="0" w:space="0" w:color="auto"/>
          </w:divBdr>
        </w:div>
        <w:div w:id="1147893188">
          <w:marLeft w:val="547"/>
          <w:marRight w:val="0"/>
          <w:marTop w:val="115"/>
          <w:marBottom w:val="0"/>
          <w:divBdr>
            <w:top w:val="none" w:sz="0" w:space="0" w:color="auto"/>
            <w:left w:val="none" w:sz="0" w:space="0" w:color="auto"/>
            <w:bottom w:val="none" w:sz="0" w:space="0" w:color="auto"/>
            <w:right w:val="none" w:sz="0" w:space="0" w:color="auto"/>
          </w:divBdr>
        </w:div>
      </w:divsChild>
    </w:div>
    <w:div w:id="266812193">
      <w:bodyDiv w:val="1"/>
      <w:marLeft w:val="0"/>
      <w:marRight w:val="0"/>
      <w:marTop w:val="0"/>
      <w:marBottom w:val="0"/>
      <w:divBdr>
        <w:top w:val="none" w:sz="0" w:space="0" w:color="auto"/>
        <w:left w:val="none" w:sz="0" w:space="0" w:color="auto"/>
        <w:bottom w:val="none" w:sz="0" w:space="0" w:color="auto"/>
        <w:right w:val="none" w:sz="0" w:space="0" w:color="auto"/>
      </w:divBdr>
    </w:div>
    <w:div w:id="266929829">
      <w:bodyDiv w:val="1"/>
      <w:marLeft w:val="0"/>
      <w:marRight w:val="0"/>
      <w:marTop w:val="0"/>
      <w:marBottom w:val="0"/>
      <w:divBdr>
        <w:top w:val="none" w:sz="0" w:space="0" w:color="auto"/>
        <w:left w:val="none" w:sz="0" w:space="0" w:color="auto"/>
        <w:bottom w:val="none" w:sz="0" w:space="0" w:color="auto"/>
        <w:right w:val="none" w:sz="0" w:space="0" w:color="auto"/>
      </w:divBdr>
    </w:div>
    <w:div w:id="268777384">
      <w:bodyDiv w:val="1"/>
      <w:marLeft w:val="0"/>
      <w:marRight w:val="0"/>
      <w:marTop w:val="0"/>
      <w:marBottom w:val="0"/>
      <w:divBdr>
        <w:top w:val="none" w:sz="0" w:space="0" w:color="auto"/>
        <w:left w:val="none" w:sz="0" w:space="0" w:color="auto"/>
        <w:bottom w:val="none" w:sz="0" w:space="0" w:color="auto"/>
        <w:right w:val="none" w:sz="0" w:space="0" w:color="auto"/>
      </w:divBdr>
    </w:div>
    <w:div w:id="269819735">
      <w:bodyDiv w:val="1"/>
      <w:marLeft w:val="0"/>
      <w:marRight w:val="0"/>
      <w:marTop w:val="0"/>
      <w:marBottom w:val="0"/>
      <w:divBdr>
        <w:top w:val="none" w:sz="0" w:space="0" w:color="auto"/>
        <w:left w:val="none" w:sz="0" w:space="0" w:color="auto"/>
        <w:bottom w:val="none" w:sz="0" w:space="0" w:color="auto"/>
        <w:right w:val="none" w:sz="0" w:space="0" w:color="auto"/>
      </w:divBdr>
      <w:divsChild>
        <w:div w:id="226838945">
          <w:marLeft w:val="547"/>
          <w:marRight w:val="0"/>
          <w:marTop w:val="115"/>
          <w:marBottom w:val="0"/>
          <w:divBdr>
            <w:top w:val="none" w:sz="0" w:space="0" w:color="auto"/>
            <w:left w:val="none" w:sz="0" w:space="0" w:color="auto"/>
            <w:bottom w:val="none" w:sz="0" w:space="0" w:color="auto"/>
            <w:right w:val="none" w:sz="0" w:space="0" w:color="auto"/>
          </w:divBdr>
        </w:div>
        <w:div w:id="319045490">
          <w:marLeft w:val="1166"/>
          <w:marRight w:val="0"/>
          <w:marTop w:val="96"/>
          <w:marBottom w:val="0"/>
          <w:divBdr>
            <w:top w:val="none" w:sz="0" w:space="0" w:color="auto"/>
            <w:left w:val="none" w:sz="0" w:space="0" w:color="auto"/>
            <w:bottom w:val="none" w:sz="0" w:space="0" w:color="auto"/>
            <w:right w:val="none" w:sz="0" w:space="0" w:color="auto"/>
          </w:divBdr>
        </w:div>
        <w:div w:id="518127851">
          <w:marLeft w:val="1166"/>
          <w:marRight w:val="0"/>
          <w:marTop w:val="96"/>
          <w:marBottom w:val="0"/>
          <w:divBdr>
            <w:top w:val="none" w:sz="0" w:space="0" w:color="auto"/>
            <w:left w:val="none" w:sz="0" w:space="0" w:color="auto"/>
            <w:bottom w:val="none" w:sz="0" w:space="0" w:color="auto"/>
            <w:right w:val="none" w:sz="0" w:space="0" w:color="auto"/>
          </w:divBdr>
        </w:div>
        <w:div w:id="1320695713">
          <w:marLeft w:val="547"/>
          <w:marRight w:val="0"/>
          <w:marTop w:val="115"/>
          <w:marBottom w:val="0"/>
          <w:divBdr>
            <w:top w:val="none" w:sz="0" w:space="0" w:color="auto"/>
            <w:left w:val="none" w:sz="0" w:space="0" w:color="auto"/>
            <w:bottom w:val="none" w:sz="0" w:space="0" w:color="auto"/>
            <w:right w:val="none" w:sz="0" w:space="0" w:color="auto"/>
          </w:divBdr>
        </w:div>
        <w:div w:id="1386876656">
          <w:marLeft w:val="1166"/>
          <w:marRight w:val="0"/>
          <w:marTop w:val="96"/>
          <w:marBottom w:val="0"/>
          <w:divBdr>
            <w:top w:val="none" w:sz="0" w:space="0" w:color="auto"/>
            <w:left w:val="none" w:sz="0" w:space="0" w:color="auto"/>
            <w:bottom w:val="none" w:sz="0" w:space="0" w:color="auto"/>
            <w:right w:val="none" w:sz="0" w:space="0" w:color="auto"/>
          </w:divBdr>
        </w:div>
        <w:div w:id="1734306951">
          <w:marLeft w:val="1800"/>
          <w:marRight w:val="0"/>
          <w:marTop w:val="86"/>
          <w:marBottom w:val="0"/>
          <w:divBdr>
            <w:top w:val="none" w:sz="0" w:space="0" w:color="auto"/>
            <w:left w:val="none" w:sz="0" w:space="0" w:color="auto"/>
            <w:bottom w:val="none" w:sz="0" w:space="0" w:color="auto"/>
            <w:right w:val="none" w:sz="0" w:space="0" w:color="auto"/>
          </w:divBdr>
        </w:div>
        <w:div w:id="2022126899">
          <w:marLeft w:val="1800"/>
          <w:marRight w:val="0"/>
          <w:marTop w:val="86"/>
          <w:marBottom w:val="0"/>
          <w:divBdr>
            <w:top w:val="none" w:sz="0" w:space="0" w:color="auto"/>
            <w:left w:val="none" w:sz="0" w:space="0" w:color="auto"/>
            <w:bottom w:val="none" w:sz="0" w:space="0" w:color="auto"/>
            <w:right w:val="none" w:sz="0" w:space="0" w:color="auto"/>
          </w:divBdr>
        </w:div>
      </w:divsChild>
    </w:div>
    <w:div w:id="271940849">
      <w:bodyDiv w:val="1"/>
      <w:marLeft w:val="0"/>
      <w:marRight w:val="0"/>
      <w:marTop w:val="0"/>
      <w:marBottom w:val="0"/>
      <w:divBdr>
        <w:top w:val="none" w:sz="0" w:space="0" w:color="auto"/>
        <w:left w:val="none" w:sz="0" w:space="0" w:color="auto"/>
        <w:bottom w:val="none" w:sz="0" w:space="0" w:color="auto"/>
        <w:right w:val="none" w:sz="0" w:space="0" w:color="auto"/>
      </w:divBdr>
    </w:div>
    <w:div w:id="272248951">
      <w:bodyDiv w:val="1"/>
      <w:marLeft w:val="0"/>
      <w:marRight w:val="0"/>
      <w:marTop w:val="0"/>
      <w:marBottom w:val="0"/>
      <w:divBdr>
        <w:top w:val="none" w:sz="0" w:space="0" w:color="auto"/>
        <w:left w:val="none" w:sz="0" w:space="0" w:color="auto"/>
        <w:bottom w:val="none" w:sz="0" w:space="0" w:color="auto"/>
        <w:right w:val="none" w:sz="0" w:space="0" w:color="auto"/>
      </w:divBdr>
    </w:div>
    <w:div w:id="273751508">
      <w:bodyDiv w:val="1"/>
      <w:marLeft w:val="0"/>
      <w:marRight w:val="0"/>
      <w:marTop w:val="0"/>
      <w:marBottom w:val="0"/>
      <w:divBdr>
        <w:top w:val="none" w:sz="0" w:space="0" w:color="auto"/>
        <w:left w:val="none" w:sz="0" w:space="0" w:color="auto"/>
        <w:bottom w:val="none" w:sz="0" w:space="0" w:color="auto"/>
        <w:right w:val="none" w:sz="0" w:space="0" w:color="auto"/>
      </w:divBdr>
      <w:divsChild>
        <w:div w:id="726686757">
          <w:marLeft w:val="0"/>
          <w:marRight w:val="0"/>
          <w:marTop w:val="0"/>
          <w:marBottom w:val="0"/>
          <w:divBdr>
            <w:top w:val="none" w:sz="0" w:space="0" w:color="auto"/>
            <w:left w:val="none" w:sz="0" w:space="0" w:color="auto"/>
            <w:bottom w:val="none" w:sz="0" w:space="0" w:color="auto"/>
            <w:right w:val="none" w:sz="0" w:space="0" w:color="auto"/>
          </w:divBdr>
        </w:div>
      </w:divsChild>
    </w:div>
    <w:div w:id="273944855">
      <w:bodyDiv w:val="1"/>
      <w:marLeft w:val="0"/>
      <w:marRight w:val="0"/>
      <w:marTop w:val="0"/>
      <w:marBottom w:val="0"/>
      <w:divBdr>
        <w:top w:val="none" w:sz="0" w:space="0" w:color="auto"/>
        <w:left w:val="none" w:sz="0" w:space="0" w:color="auto"/>
        <w:bottom w:val="none" w:sz="0" w:space="0" w:color="auto"/>
        <w:right w:val="none" w:sz="0" w:space="0" w:color="auto"/>
      </w:divBdr>
    </w:div>
    <w:div w:id="274021456">
      <w:bodyDiv w:val="1"/>
      <w:marLeft w:val="0"/>
      <w:marRight w:val="0"/>
      <w:marTop w:val="0"/>
      <w:marBottom w:val="0"/>
      <w:divBdr>
        <w:top w:val="none" w:sz="0" w:space="0" w:color="auto"/>
        <w:left w:val="none" w:sz="0" w:space="0" w:color="auto"/>
        <w:bottom w:val="none" w:sz="0" w:space="0" w:color="auto"/>
        <w:right w:val="none" w:sz="0" w:space="0" w:color="auto"/>
      </w:divBdr>
      <w:divsChild>
        <w:div w:id="369116382">
          <w:marLeft w:val="1166"/>
          <w:marRight w:val="0"/>
          <w:marTop w:val="86"/>
          <w:marBottom w:val="0"/>
          <w:divBdr>
            <w:top w:val="none" w:sz="0" w:space="0" w:color="auto"/>
            <w:left w:val="none" w:sz="0" w:space="0" w:color="auto"/>
            <w:bottom w:val="none" w:sz="0" w:space="0" w:color="auto"/>
            <w:right w:val="none" w:sz="0" w:space="0" w:color="auto"/>
          </w:divBdr>
        </w:div>
        <w:div w:id="384762598">
          <w:marLeft w:val="1800"/>
          <w:marRight w:val="0"/>
          <w:marTop w:val="77"/>
          <w:marBottom w:val="0"/>
          <w:divBdr>
            <w:top w:val="none" w:sz="0" w:space="0" w:color="auto"/>
            <w:left w:val="none" w:sz="0" w:space="0" w:color="auto"/>
            <w:bottom w:val="none" w:sz="0" w:space="0" w:color="auto"/>
            <w:right w:val="none" w:sz="0" w:space="0" w:color="auto"/>
          </w:divBdr>
        </w:div>
        <w:div w:id="680930814">
          <w:marLeft w:val="1800"/>
          <w:marRight w:val="0"/>
          <w:marTop w:val="77"/>
          <w:marBottom w:val="0"/>
          <w:divBdr>
            <w:top w:val="none" w:sz="0" w:space="0" w:color="auto"/>
            <w:left w:val="none" w:sz="0" w:space="0" w:color="auto"/>
            <w:bottom w:val="none" w:sz="0" w:space="0" w:color="auto"/>
            <w:right w:val="none" w:sz="0" w:space="0" w:color="auto"/>
          </w:divBdr>
        </w:div>
      </w:divsChild>
    </w:div>
    <w:div w:id="274024678">
      <w:bodyDiv w:val="1"/>
      <w:marLeft w:val="0"/>
      <w:marRight w:val="0"/>
      <w:marTop w:val="0"/>
      <w:marBottom w:val="0"/>
      <w:divBdr>
        <w:top w:val="none" w:sz="0" w:space="0" w:color="auto"/>
        <w:left w:val="none" w:sz="0" w:space="0" w:color="auto"/>
        <w:bottom w:val="none" w:sz="0" w:space="0" w:color="auto"/>
        <w:right w:val="none" w:sz="0" w:space="0" w:color="auto"/>
      </w:divBdr>
    </w:div>
    <w:div w:id="274946695">
      <w:bodyDiv w:val="1"/>
      <w:marLeft w:val="0"/>
      <w:marRight w:val="0"/>
      <w:marTop w:val="0"/>
      <w:marBottom w:val="0"/>
      <w:divBdr>
        <w:top w:val="none" w:sz="0" w:space="0" w:color="auto"/>
        <w:left w:val="none" w:sz="0" w:space="0" w:color="auto"/>
        <w:bottom w:val="none" w:sz="0" w:space="0" w:color="auto"/>
        <w:right w:val="none" w:sz="0" w:space="0" w:color="auto"/>
      </w:divBdr>
    </w:div>
    <w:div w:id="275212736">
      <w:bodyDiv w:val="1"/>
      <w:marLeft w:val="0"/>
      <w:marRight w:val="0"/>
      <w:marTop w:val="0"/>
      <w:marBottom w:val="0"/>
      <w:divBdr>
        <w:top w:val="none" w:sz="0" w:space="0" w:color="auto"/>
        <w:left w:val="none" w:sz="0" w:space="0" w:color="auto"/>
        <w:bottom w:val="none" w:sz="0" w:space="0" w:color="auto"/>
        <w:right w:val="none" w:sz="0" w:space="0" w:color="auto"/>
      </w:divBdr>
    </w:div>
    <w:div w:id="275866165">
      <w:bodyDiv w:val="1"/>
      <w:marLeft w:val="0"/>
      <w:marRight w:val="0"/>
      <w:marTop w:val="0"/>
      <w:marBottom w:val="0"/>
      <w:divBdr>
        <w:top w:val="none" w:sz="0" w:space="0" w:color="auto"/>
        <w:left w:val="none" w:sz="0" w:space="0" w:color="auto"/>
        <w:bottom w:val="none" w:sz="0" w:space="0" w:color="auto"/>
        <w:right w:val="none" w:sz="0" w:space="0" w:color="auto"/>
      </w:divBdr>
    </w:div>
    <w:div w:id="277419306">
      <w:bodyDiv w:val="1"/>
      <w:marLeft w:val="0"/>
      <w:marRight w:val="0"/>
      <w:marTop w:val="0"/>
      <w:marBottom w:val="0"/>
      <w:divBdr>
        <w:top w:val="none" w:sz="0" w:space="0" w:color="auto"/>
        <w:left w:val="none" w:sz="0" w:space="0" w:color="auto"/>
        <w:bottom w:val="none" w:sz="0" w:space="0" w:color="auto"/>
        <w:right w:val="none" w:sz="0" w:space="0" w:color="auto"/>
      </w:divBdr>
    </w:div>
    <w:div w:id="277420220">
      <w:bodyDiv w:val="1"/>
      <w:marLeft w:val="0"/>
      <w:marRight w:val="0"/>
      <w:marTop w:val="0"/>
      <w:marBottom w:val="0"/>
      <w:divBdr>
        <w:top w:val="none" w:sz="0" w:space="0" w:color="auto"/>
        <w:left w:val="none" w:sz="0" w:space="0" w:color="auto"/>
        <w:bottom w:val="none" w:sz="0" w:space="0" w:color="auto"/>
        <w:right w:val="none" w:sz="0" w:space="0" w:color="auto"/>
      </w:divBdr>
      <w:divsChild>
        <w:div w:id="17198306">
          <w:marLeft w:val="547"/>
          <w:marRight w:val="0"/>
          <w:marTop w:val="96"/>
          <w:marBottom w:val="0"/>
          <w:divBdr>
            <w:top w:val="none" w:sz="0" w:space="0" w:color="auto"/>
            <w:left w:val="none" w:sz="0" w:space="0" w:color="auto"/>
            <w:bottom w:val="none" w:sz="0" w:space="0" w:color="auto"/>
            <w:right w:val="none" w:sz="0" w:space="0" w:color="auto"/>
          </w:divBdr>
        </w:div>
        <w:div w:id="34819080">
          <w:marLeft w:val="547"/>
          <w:marRight w:val="0"/>
          <w:marTop w:val="96"/>
          <w:marBottom w:val="0"/>
          <w:divBdr>
            <w:top w:val="none" w:sz="0" w:space="0" w:color="auto"/>
            <w:left w:val="none" w:sz="0" w:space="0" w:color="auto"/>
            <w:bottom w:val="none" w:sz="0" w:space="0" w:color="auto"/>
            <w:right w:val="none" w:sz="0" w:space="0" w:color="auto"/>
          </w:divBdr>
        </w:div>
        <w:div w:id="546989617">
          <w:marLeft w:val="1166"/>
          <w:marRight w:val="0"/>
          <w:marTop w:val="86"/>
          <w:marBottom w:val="0"/>
          <w:divBdr>
            <w:top w:val="none" w:sz="0" w:space="0" w:color="auto"/>
            <w:left w:val="none" w:sz="0" w:space="0" w:color="auto"/>
            <w:bottom w:val="none" w:sz="0" w:space="0" w:color="auto"/>
            <w:right w:val="none" w:sz="0" w:space="0" w:color="auto"/>
          </w:divBdr>
        </w:div>
        <w:div w:id="558251283">
          <w:marLeft w:val="1166"/>
          <w:marRight w:val="0"/>
          <w:marTop w:val="86"/>
          <w:marBottom w:val="0"/>
          <w:divBdr>
            <w:top w:val="none" w:sz="0" w:space="0" w:color="auto"/>
            <w:left w:val="none" w:sz="0" w:space="0" w:color="auto"/>
            <w:bottom w:val="none" w:sz="0" w:space="0" w:color="auto"/>
            <w:right w:val="none" w:sz="0" w:space="0" w:color="auto"/>
          </w:divBdr>
        </w:div>
        <w:div w:id="620653613">
          <w:marLeft w:val="1166"/>
          <w:marRight w:val="0"/>
          <w:marTop w:val="86"/>
          <w:marBottom w:val="0"/>
          <w:divBdr>
            <w:top w:val="none" w:sz="0" w:space="0" w:color="auto"/>
            <w:left w:val="none" w:sz="0" w:space="0" w:color="auto"/>
            <w:bottom w:val="none" w:sz="0" w:space="0" w:color="auto"/>
            <w:right w:val="none" w:sz="0" w:space="0" w:color="auto"/>
          </w:divBdr>
        </w:div>
        <w:div w:id="1277787587">
          <w:marLeft w:val="1166"/>
          <w:marRight w:val="0"/>
          <w:marTop w:val="86"/>
          <w:marBottom w:val="0"/>
          <w:divBdr>
            <w:top w:val="none" w:sz="0" w:space="0" w:color="auto"/>
            <w:left w:val="none" w:sz="0" w:space="0" w:color="auto"/>
            <w:bottom w:val="none" w:sz="0" w:space="0" w:color="auto"/>
            <w:right w:val="none" w:sz="0" w:space="0" w:color="auto"/>
          </w:divBdr>
        </w:div>
        <w:div w:id="1576431205">
          <w:marLeft w:val="1166"/>
          <w:marRight w:val="0"/>
          <w:marTop w:val="86"/>
          <w:marBottom w:val="0"/>
          <w:divBdr>
            <w:top w:val="none" w:sz="0" w:space="0" w:color="auto"/>
            <w:left w:val="none" w:sz="0" w:space="0" w:color="auto"/>
            <w:bottom w:val="none" w:sz="0" w:space="0" w:color="auto"/>
            <w:right w:val="none" w:sz="0" w:space="0" w:color="auto"/>
          </w:divBdr>
        </w:div>
        <w:div w:id="1580944092">
          <w:marLeft w:val="547"/>
          <w:marRight w:val="0"/>
          <w:marTop w:val="96"/>
          <w:marBottom w:val="0"/>
          <w:divBdr>
            <w:top w:val="none" w:sz="0" w:space="0" w:color="auto"/>
            <w:left w:val="none" w:sz="0" w:space="0" w:color="auto"/>
            <w:bottom w:val="none" w:sz="0" w:space="0" w:color="auto"/>
            <w:right w:val="none" w:sz="0" w:space="0" w:color="auto"/>
          </w:divBdr>
        </w:div>
        <w:div w:id="1605259984">
          <w:marLeft w:val="1166"/>
          <w:marRight w:val="0"/>
          <w:marTop w:val="86"/>
          <w:marBottom w:val="0"/>
          <w:divBdr>
            <w:top w:val="none" w:sz="0" w:space="0" w:color="auto"/>
            <w:left w:val="none" w:sz="0" w:space="0" w:color="auto"/>
            <w:bottom w:val="none" w:sz="0" w:space="0" w:color="auto"/>
            <w:right w:val="none" w:sz="0" w:space="0" w:color="auto"/>
          </w:divBdr>
        </w:div>
        <w:div w:id="1625185576">
          <w:marLeft w:val="547"/>
          <w:marRight w:val="0"/>
          <w:marTop w:val="96"/>
          <w:marBottom w:val="0"/>
          <w:divBdr>
            <w:top w:val="none" w:sz="0" w:space="0" w:color="auto"/>
            <w:left w:val="none" w:sz="0" w:space="0" w:color="auto"/>
            <w:bottom w:val="none" w:sz="0" w:space="0" w:color="auto"/>
            <w:right w:val="none" w:sz="0" w:space="0" w:color="auto"/>
          </w:divBdr>
        </w:div>
        <w:div w:id="1932658218">
          <w:marLeft w:val="1166"/>
          <w:marRight w:val="0"/>
          <w:marTop w:val="86"/>
          <w:marBottom w:val="0"/>
          <w:divBdr>
            <w:top w:val="none" w:sz="0" w:space="0" w:color="auto"/>
            <w:left w:val="none" w:sz="0" w:space="0" w:color="auto"/>
            <w:bottom w:val="none" w:sz="0" w:space="0" w:color="auto"/>
            <w:right w:val="none" w:sz="0" w:space="0" w:color="auto"/>
          </w:divBdr>
        </w:div>
      </w:divsChild>
    </w:div>
    <w:div w:id="278604551">
      <w:bodyDiv w:val="1"/>
      <w:marLeft w:val="0"/>
      <w:marRight w:val="0"/>
      <w:marTop w:val="0"/>
      <w:marBottom w:val="0"/>
      <w:divBdr>
        <w:top w:val="none" w:sz="0" w:space="0" w:color="auto"/>
        <w:left w:val="none" w:sz="0" w:space="0" w:color="auto"/>
        <w:bottom w:val="none" w:sz="0" w:space="0" w:color="auto"/>
        <w:right w:val="none" w:sz="0" w:space="0" w:color="auto"/>
      </w:divBdr>
      <w:divsChild>
        <w:div w:id="701903789">
          <w:marLeft w:val="1800"/>
          <w:marRight w:val="0"/>
          <w:marTop w:val="77"/>
          <w:marBottom w:val="0"/>
          <w:divBdr>
            <w:top w:val="none" w:sz="0" w:space="0" w:color="auto"/>
            <w:left w:val="none" w:sz="0" w:space="0" w:color="auto"/>
            <w:bottom w:val="none" w:sz="0" w:space="0" w:color="auto"/>
            <w:right w:val="none" w:sz="0" w:space="0" w:color="auto"/>
          </w:divBdr>
        </w:div>
        <w:div w:id="720787673">
          <w:marLeft w:val="1166"/>
          <w:marRight w:val="0"/>
          <w:marTop w:val="96"/>
          <w:marBottom w:val="0"/>
          <w:divBdr>
            <w:top w:val="none" w:sz="0" w:space="0" w:color="auto"/>
            <w:left w:val="none" w:sz="0" w:space="0" w:color="auto"/>
            <w:bottom w:val="none" w:sz="0" w:space="0" w:color="auto"/>
            <w:right w:val="none" w:sz="0" w:space="0" w:color="auto"/>
          </w:divBdr>
        </w:div>
        <w:div w:id="1004354910">
          <w:marLeft w:val="547"/>
          <w:marRight w:val="0"/>
          <w:marTop w:val="115"/>
          <w:marBottom w:val="0"/>
          <w:divBdr>
            <w:top w:val="none" w:sz="0" w:space="0" w:color="auto"/>
            <w:left w:val="none" w:sz="0" w:space="0" w:color="auto"/>
            <w:bottom w:val="none" w:sz="0" w:space="0" w:color="auto"/>
            <w:right w:val="none" w:sz="0" w:space="0" w:color="auto"/>
          </w:divBdr>
        </w:div>
        <w:div w:id="1310937630">
          <w:marLeft w:val="1800"/>
          <w:marRight w:val="0"/>
          <w:marTop w:val="77"/>
          <w:marBottom w:val="0"/>
          <w:divBdr>
            <w:top w:val="none" w:sz="0" w:space="0" w:color="auto"/>
            <w:left w:val="none" w:sz="0" w:space="0" w:color="auto"/>
            <w:bottom w:val="none" w:sz="0" w:space="0" w:color="auto"/>
            <w:right w:val="none" w:sz="0" w:space="0" w:color="auto"/>
          </w:divBdr>
        </w:div>
        <w:div w:id="1542093276">
          <w:marLeft w:val="1166"/>
          <w:marRight w:val="0"/>
          <w:marTop w:val="96"/>
          <w:marBottom w:val="0"/>
          <w:divBdr>
            <w:top w:val="none" w:sz="0" w:space="0" w:color="auto"/>
            <w:left w:val="none" w:sz="0" w:space="0" w:color="auto"/>
            <w:bottom w:val="none" w:sz="0" w:space="0" w:color="auto"/>
            <w:right w:val="none" w:sz="0" w:space="0" w:color="auto"/>
          </w:divBdr>
        </w:div>
        <w:div w:id="1700818394">
          <w:marLeft w:val="1800"/>
          <w:marRight w:val="0"/>
          <w:marTop w:val="77"/>
          <w:marBottom w:val="0"/>
          <w:divBdr>
            <w:top w:val="none" w:sz="0" w:space="0" w:color="auto"/>
            <w:left w:val="none" w:sz="0" w:space="0" w:color="auto"/>
            <w:bottom w:val="none" w:sz="0" w:space="0" w:color="auto"/>
            <w:right w:val="none" w:sz="0" w:space="0" w:color="auto"/>
          </w:divBdr>
        </w:div>
        <w:div w:id="1742751722">
          <w:marLeft w:val="1800"/>
          <w:marRight w:val="0"/>
          <w:marTop w:val="77"/>
          <w:marBottom w:val="0"/>
          <w:divBdr>
            <w:top w:val="none" w:sz="0" w:space="0" w:color="auto"/>
            <w:left w:val="none" w:sz="0" w:space="0" w:color="auto"/>
            <w:bottom w:val="none" w:sz="0" w:space="0" w:color="auto"/>
            <w:right w:val="none" w:sz="0" w:space="0" w:color="auto"/>
          </w:divBdr>
        </w:div>
        <w:div w:id="1884520390">
          <w:marLeft w:val="1800"/>
          <w:marRight w:val="0"/>
          <w:marTop w:val="77"/>
          <w:marBottom w:val="0"/>
          <w:divBdr>
            <w:top w:val="none" w:sz="0" w:space="0" w:color="auto"/>
            <w:left w:val="none" w:sz="0" w:space="0" w:color="auto"/>
            <w:bottom w:val="none" w:sz="0" w:space="0" w:color="auto"/>
            <w:right w:val="none" w:sz="0" w:space="0" w:color="auto"/>
          </w:divBdr>
        </w:div>
        <w:div w:id="1945067203">
          <w:marLeft w:val="1800"/>
          <w:marRight w:val="0"/>
          <w:marTop w:val="77"/>
          <w:marBottom w:val="0"/>
          <w:divBdr>
            <w:top w:val="none" w:sz="0" w:space="0" w:color="auto"/>
            <w:left w:val="none" w:sz="0" w:space="0" w:color="auto"/>
            <w:bottom w:val="none" w:sz="0" w:space="0" w:color="auto"/>
            <w:right w:val="none" w:sz="0" w:space="0" w:color="auto"/>
          </w:divBdr>
        </w:div>
      </w:divsChild>
    </w:div>
    <w:div w:id="278921307">
      <w:bodyDiv w:val="1"/>
      <w:marLeft w:val="0"/>
      <w:marRight w:val="0"/>
      <w:marTop w:val="0"/>
      <w:marBottom w:val="0"/>
      <w:divBdr>
        <w:top w:val="none" w:sz="0" w:space="0" w:color="auto"/>
        <w:left w:val="none" w:sz="0" w:space="0" w:color="auto"/>
        <w:bottom w:val="none" w:sz="0" w:space="0" w:color="auto"/>
        <w:right w:val="none" w:sz="0" w:space="0" w:color="auto"/>
      </w:divBdr>
    </w:div>
    <w:div w:id="279189282">
      <w:bodyDiv w:val="1"/>
      <w:marLeft w:val="0"/>
      <w:marRight w:val="0"/>
      <w:marTop w:val="0"/>
      <w:marBottom w:val="0"/>
      <w:divBdr>
        <w:top w:val="none" w:sz="0" w:space="0" w:color="auto"/>
        <w:left w:val="none" w:sz="0" w:space="0" w:color="auto"/>
        <w:bottom w:val="none" w:sz="0" w:space="0" w:color="auto"/>
        <w:right w:val="none" w:sz="0" w:space="0" w:color="auto"/>
      </w:divBdr>
    </w:div>
    <w:div w:id="280261352">
      <w:bodyDiv w:val="1"/>
      <w:marLeft w:val="0"/>
      <w:marRight w:val="0"/>
      <w:marTop w:val="0"/>
      <w:marBottom w:val="0"/>
      <w:divBdr>
        <w:top w:val="none" w:sz="0" w:space="0" w:color="auto"/>
        <w:left w:val="none" w:sz="0" w:space="0" w:color="auto"/>
        <w:bottom w:val="none" w:sz="0" w:space="0" w:color="auto"/>
        <w:right w:val="none" w:sz="0" w:space="0" w:color="auto"/>
      </w:divBdr>
    </w:div>
    <w:div w:id="280578058">
      <w:bodyDiv w:val="1"/>
      <w:marLeft w:val="0"/>
      <w:marRight w:val="0"/>
      <w:marTop w:val="0"/>
      <w:marBottom w:val="0"/>
      <w:divBdr>
        <w:top w:val="none" w:sz="0" w:space="0" w:color="auto"/>
        <w:left w:val="none" w:sz="0" w:space="0" w:color="auto"/>
        <w:bottom w:val="none" w:sz="0" w:space="0" w:color="auto"/>
        <w:right w:val="none" w:sz="0" w:space="0" w:color="auto"/>
      </w:divBdr>
      <w:divsChild>
        <w:div w:id="949094094">
          <w:marLeft w:val="1166"/>
          <w:marRight w:val="0"/>
          <w:marTop w:val="134"/>
          <w:marBottom w:val="0"/>
          <w:divBdr>
            <w:top w:val="none" w:sz="0" w:space="0" w:color="auto"/>
            <w:left w:val="none" w:sz="0" w:space="0" w:color="auto"/>
            <w:bottom w:val="none" w:sz="0" w:space="0" w:color="auto"/>
            <w:right w:val="none" w:sz="0" w:space="0" w:color="auto"/>
          </w:divBdr>
        </w:div>
        <w:div w:id="951594721">
          <w:marLeft w:val="547"/>
          <w:marRight w:val="0"/>
          <w:marTop w:val="154"/>
          <w:marBottom w:val="0"/>
          <w:divBdr>
            <w:top w:val="none" w:sz="0" w:space="0" w:color="auto"/>
            <w:left w:val="none" w:sz="0" w:space="0" w:color="auto"/>
            <w:bottom w:val="none" w:sz="0" w:space="0" w:color="auto"/>
            <w:right w:val="none" w:sz="0" w:space="0" w:color="auto"/>
          </w:divBdr>
        </w:div>
      </w:divsChild>
    </w:div>
    <w:div w:id="281617875">
      <w:bodyDiv w:val="1"/>
      <w:marLeft w:val="0"/>
      <w:marRight w:val="0"/>
      <w:marTop w:val="0"/>
      <w:marBottom w:val="0"/>
      <w:divBdr>
        <w:top w:val="none" w:sz="0" w:space="0" w:color="auto"/>
        <w:left w:val="none" w:sz="0" w:space="0" w:color="auto"/>
        <w:bottom w:val="none" w:sz="0" w:space="0" w:color="auto"/>
        <w:right w:val="none" w:sz="0" w:space="0" w:color="auto"/>
      </w:divBdr>
      <w:divsChild>
        <w:div w:id="182863130">
          <w:marLeft w:val="1080"/>
          <w:marRight w:val="0"/>
          <w:marTop w:val="100"/>
          <w:marBottom w:val="0"/>
          <w:divBdr>
            <w:top w:val="none" w:sz="0" w:space="0" w:color="auto"/>
            <w:left w:val="none" w:sz="0" w:space="0" w:color="auto"/>
            <w:bottom w:val="none" w:sz="0" w:space="0" w:color="auto"/>
            <w:right w:val="none" w:sz="0" w:space="0" w:color="auto"/>
          </w:divBdr>
        </w:div>
        <w:div w:id="344674816">
          <w:marLeft w:val="360"/>
          <w:marRight w:val="0"/>
          <w:marTop w:val="200"/>
          <w:marBottom w:val="0"/>
          <w:divBdr>
            <w:top w:val="none" w:sz="0" w:space="0" w:color="auto"/>
            <w:left w:val="none" w:sz="0" w:space="0" w:color="auto"/>
            <w:bottom w:val="none" w:sz="0" w:space="0" w:color="auto"/>
            <w:right w:val="none" w:sz="0" w:space="0" w:color="auto"/>
          </w:divBdr>
        </w:div>
        <w:div w:id="587084194">
          <w:marLeft w:val="1080"/>
          <w:marRight w:val="0"/>
          <w:marTop w:val="100"/>
          <w:marBottom w:val="0"/>
          <w:divBdr>
            <w:top w:val="none" w:sz="0" w:space="0" w:color="auto"/>
            <w:left w:val="none" w:sz="0" w:space="0" w:color="auto"/>
            <w:bottom w:val="none" w:sz="0" w:space="0" w:color="auto"/>
            <w:right w:val="none" w:sz="0" w:space="0" w:color="auto"/>
          </w:divBdr>
        </w:div>
        <w:div w:id="612594334">
          <w:marLeft w:val="1080"/>
          <w:marRight w:val="0"/>
          <w:marTop w:val="100"/>
          <w:marBottom w:val="0"/>
          <w:divBdr>
            <w:top w:val="none" w:sz="0" w:space="0" w:color="auto"/>
            <w:left w:val="none" w:sz="0" w:space="0" w:color="auto"/>
            <w:bottom w:val="none" w:sz="0" w:space="0" w:color="auto"/>
            <w:right w:val="none" w:sz="0" w:space="0" w:color="auto"/>
          </w:divBdr>
        </w:div>
        <w:div w:id="1055003750">
          <w:marLeft w:val="1080"/>
          <w:marRight w:val="0"/>
          <w:marTop w:val="100"/>
          <w:marBottom w:val="0"/>
          <w:divBdr>
            <w:top w:val="none" w:sz="0" w:space="0" w:color="auto"/>
            <w:left w:val="none" w:sz="0" w:space="0" w:color="auto"/>
            <w:bottom w:val="none" w:sz="0" w:space="0" w:color="auto"/>
            <w:right w:val="none" w:sz="0" w:space="0" w:color="auto"/>
          </w:divBdr>
        </w:div>
        <w:div w:id="1061246591">
          <w:marLeft w:val="1080"/>
          <w:marRight w:val="0"/>
          <w:marTop w:val="100"/>
          <w:marBottom w:val="0"/>
          <w:divBdr>
            <w:top w:val="none" w:sz="0" w:space="0" w:color="auto"/>
            <w:left w:val="none" w:sz="0" w:space="0" w:color="auto"/>
            <w:bottom w:val="none" w:sz="0" w:space="0" w:color="auto"/>
            <w:right w:val="none" w:sz="0" w:space="0" w:color="auto"/>
          </w:divBdr>
        </w:div>
      </w:divsChild>
    </w:div>
    <w:div w:id="284240909">
      <w:bodyDiv w:val="1"/>
      <w:marLeft w:val="0"/>
      <w:marRight w:val="0"/>
      <w:marTop w:val="0"/>
      <w:marBottom w:val="0"/>
      <w:divBdr>
        <w:top w:val="none" w:sz="0" w:space="0" w:color="auto"/>
        <w:left w:val="none" w:sz="0" w:space="0" w:color="auto"/>
        <w:bottom w:val="none" w:sz="0" w:space="0" w:color="auto"/>
        <w:right w:val="none" w:sz="0" w:space="0" w:color="auto"/>
      </w:divBdr>
      <w:divsChild>
        <w:div w:id="99381091">
          <w:marLeft w:val="547"/>
          <w:marRight w:val="0"/>
          <w:marTop w:val="115"/>
          <w:marBottom w:val="0"/>
          <w:divBdr>
            <w:top w:val="none" w:sz="0" w:space="0" w:color="auto"/>
            <w:left w:val="none" w:sz="0" w:space="0" w:color="auto"/>
            <w:bottom w:val="none" w:sz="0" w:space="0" w:color="auto"/>
            <w:right w:val="none" w:sz="0" w:space="0" w:color="auto"/>
          </w:divBdr>
        </w:div>
        <w:div w:id="195049682">
          <w:marLeft w:val="1166"/>
          <w:marRight w:val="0"/>
          <w:marTop w:val="96"/>
          <w:marBottom w:val="0"/>
          <w:divBdr>
            <w:top w:val="none" w:sz="0" w:space="0" w:color="auto"/>
            <w:left w:val="none" w:sz="0" w:space="0" w:color="auto"/>
            <w:bottom w:val="none" w:sz="0" w:space="0" w:color="auto"/>
            <w:right w:val="none" w:sz="0" w:space="0" w:color="auto"/>
          </w:divBdr>
        </w:div>
        <w:div w:id="287859125">
          <w:marLeft w:val="1166"/>
          <w:marRight w:val="0"/>
          <w:marTop w:val="96"/>
          <w:marBottom w:val="0"/>
          <w:divBdr>
            <w:top w:val="none" w:sz="0" w:space="0" w:color="auto"/>
            <w:left w:val="none" w:sz="0" w:space="0" w:color="auto"/>
            <w:bottom w:val="none" w:sz="0" w:space="0" w:color="auto"/>
            <w:right w:val="none" w:sz="0" w:space="0" w:color="auto"/>
          </w:divBdr>
        </w:div>
        <w:div w:id="1026252341">
          <w:marLeft w:val="547"/>
          <w:marRight w:val="0"/>
          <w:marTop w:val="115"/>
          <w:marBottom w:val="0"/>
          <w:divBdr>
            <w:top w:val="none" w:sz="0" w:space="0" w:color="auto"/>
            <w:left w:val="none" w:sz="0" w:space="0" w:color="auto"/>
            <w:bottom w:val="none" w:sz="0" w:space="0" w:color="auto"/>
            <w:right w:val="none" w:sz="0" w:space="0" w:color="auto"/>
          </w:divBdr>
        </w:div>
        <w:div w:id="1419013677">
          <w:marLeft w:val="1800"/>
          <w:marRight w:val="0"/>
          <w:marTop w:val="77"/>
          <w:marBottom w:val="0"/>
          <w:divBdr>
            <w:top w:val="none" w:sz="0" w:space="0" w:color="auto"/>
            <w:left w:val="none" w:sz="0" w:space="0" w:color="auto"/>
            <w:bottom w:val="none" w:sz="0" w:space="0" w:color="auto"/>
            <w:right w:val="none" w:sz="0" w:space="0" w:color="auto"/>
          </w:divBdr>
        </w:div>
        <w:div w:id="1646936687">
          <w:marLeft w:val="1166"/>
          <w:marRight w:val="0"/>
          <w:marTop w:val="96"/>
          <w:marBottom w:val="0"/>
          <w:divBdr>
            <w:top w:val="none" w:sz="0" w:space="0" w:color="auto"/>
            <w:left w:val="none" w:sz="0" w:space="0" w:color="auto"/>
            <w:bottom w:val="none" w:sz="0" w:space="0" w:color="auto"/>
            <w:right w:val="none" w:sz="0" w:space="0" w:color="auto"/>
          </w:divBdr>
        </w:div>
        <w:div w:id="1892769916">
          <w:marLeft w:val="1800"/>
          <w:marRight w:val="0"/>
          <w:marTop w:val="77"/>
          <w:marBottom w:val="0"/>
          <w:divBdr>
            <w:top w:val="none" w:sz="0" w:space="0" w:color="auto"/>
            <w:left w:val="none" w:sz="0" w:space="0" w:color="auto"/>
            <w:bottom w:val="none" w:sz="0" w:space="0" w:color="auto"/>
            <w:right w:val="none" w:sz="0" w:space="0" w:color="auto"/>
          </w:divBdr>
        </w:div>
      </w:divsChild>
    </w:div>
    <w:div w:id="284317047">
      <w:bodyDiv w:val="1"/>
      <w:marLeft w:val="0"/>
      <w:marRight w:val="0"/>
      <w:marTop w:val="0"/>
      <w:marBottom w:val="0"/>
      <w:divBdr>
        <w:top w:val="none" w:sz="0" w:space="0" w:color="auto"/>
        <w:left w:val="none" w:sz="0" w:space="0" w:color="auto"/>
        <w:bottom w:val="none" w:sz="0" w:space="0" w:color="auto"/>
        <w:right w:val="none" w:sz="0" w:space="0" w:color="auto"/>
      </w:divBdr>
    </w:div>
    <w:div w:id="284385164">
      <w:bodyDiv w:val="1"/>
      <w:marLeft w:val="0"/>
      <w:marRight w:val="0"/>
      <w:marTop w:val="0"/>
      <w:marBottom w:val="0"/>
      <w:divBdr>
        <w:top w:val="none" w:sz="0" w:space="0" w:color="auto"/>
        <w:left w:val="none" w:sz="0" w:space="0" w:color="auto"/>
        <w:bottom w:val="none" w:sz="0" w:space="0" w:color="auto"/>
        <w:right w:val="none" w:sz="0" w:space="0" w:color="auto"/>
      </w:divBdr>
      <w:divsChild>
        <w:div w:id="1180047419">
          <w:marLeft w:val="547"/>
          <w:marRight w:val="0"/>
          <w:marTop w:val="0"/>
          <w:marBottom w:val="0"/>
          <w:divBdr>
            <w:top w:val="none" w:sz="0" w:space="0" w:color="auto"/>
            <w:left w:val="none" w:sz="0" w:space="0" w:color="auto"/>
            <w:bottom w:val="none" w:sz="0" w:space="0" w:color="auto"/>
            <w:right w:val="none" w:sz="0" w:space="0" w:color="auto"/>
          </w:divBdr>
        </w:div>
      </w:divsChild>
    </w:div>
    <w:div w:id="285816391">
      <w:bodyDiv w:val="1"/>
      <w:marLeft w:val="0"/>
      <w:marRight w:val="0"/>
      <w:marTop w:val="0"/>
      <w:marBottom w:val="0"/>
      <w:divBdr>
        <w:top w:val="none" w:sz="0" w:space="0" w:color="auto"/>
        <w:left w:val="none" w:sz="0" w:space="0" w:color="auto"/>
        <w:bottom w:val="none" w:sz="0" w:space="0" w:color="auto"/>
        <w:right w:val="none" w:sz="0" w:space="0" w:color="auto"/>
      </w:divBdr>
    </w:div>
    <w:div w:id="286014035">
      <w:bodyDiv w:val="1"/>
      <w:marLeft w:val="0"/>
      <w:marRight w:val="0"/>
      <w:marTop w:val="0"/>
      <w:marBottom w:val="0"/>
      <w:divBdr>
        <w:top w:val="none" w:sz="0" w:space="0" w:color="auto"/>
        <w:left w:val="none" w:sz="0" w:space="0" w:color="auto"/>
        <w:bottom w:val="none" w:sz="0" w:space="0" w:color="auto"/>
        <w:right w:val="none" w:sz="0" w:space="0" w:color="auto"/>
      </w:divBdr>
    </w:div>
    <w:div w:id="286161822">
      <w:bodyDiv w:val="1"/>
      <w:marLeft w:val="0"/>
      <w:marRight w:val="0"/>
      <w:marTop w:val="0"/>
      <w:marBottom w:val="0"/>
      <w:divBdr>
        <w:top w:val="none" w:sz="0" w:space="0" w:color="auto"/>
        <w:left w:val="none" w:sz="0" w:space="0" w:color="auto"/>
        <w:bottom w:val="none" w:sz="0" w:space="0" w:color="auto"/>
        <w:right w:val="none" w:sz="0" w:space="0" w:color="auto"/>
      </w:divBdr>
    </w:div>
    <w:div w:id="287005461">
      <w:bodyDiv w:val="1"/>
      <w:marLeft w:val="0"/>
      <w:marRight w:val="0"/>
      <w:marTop w:val="0"/>
      <w:marBottom w:val="0"/>
      <w:divBdr>
        <w:top w:val="none" w:sz="0" w:space="0" w:color="auto"/>
        <w:left w:val="none" w:sz="0" w:space="0" w:color="auto"/>
        <w:bottom w:val="none" w:sz="0" w:space="0" w:color="auto"/>
        <w:right w:val="none" w:sz="0" w:space="0" w:color="auto"/>
      </w:divBdr>
    </w:div>
    <w:div w:id="290744173">
      <w:bodyDiv w:val="1"/>
      <w:marLeft w:val="0"/>
      <w:marRight w:val="0"/>
      <w:marTop w:val="0"/>
      <w:marBottom w:val="0"/>
      <w:divBdr>
        <w:top w:val="none" w:sz="0" w:space="0" w:color="auto"/>
        <w:left w:val="none" w:sz="0" w:space="0" w:color="auto"/>
        <w:bottom w:val="none" w:sz="0" w:space="0" w:color="auto"/>
        <w:right w:val="none" w:sz="0" w:space="0" w:color="auto"/>
      </w:divBdr>
    </w:div>
    <w:div w:id="290937062">
      <w:bodyDiv w:val="1"/>
      <w:marLeft w:val="0"/>
      <w:marRight w:val="0"/>
      <w:marTop w:val="0"/>
      <w:marBottom w:val="0"/>
      <w:divBdr>
        <w:top w:val="none" w:sz="0" w:space="0" w:color="auto"/>
        <w:left w:val="none" w:sz="0" w:space="0" w:color="auto"/>
        <w:bottom w:val="none" w:sz="0" w:space="0" w:color="auto"/>
        <w:right w:val="none" w:sz="0" w:space="0" w:color="auto"/>
      </w:divBdr>
    </w:div>
    <w:div w:id="291637882">
      <w:bodyDiv w:val="1"/>
      <w:marLeft w:val="0"/>
      <w:marRight w:val="0"/>
      <w:marTop w:val="0"/>
      <w:marBottom w:val="0"/>
      <w:divBdr>
        <w:top w:val="none" w:sz="0" w:space="0" w:color="auto"/>
        <w:left w:val="none" w:sz="0" w:space="0" w:color="auto"/>
        <w:bottom w:val="none" w:sz="0" w:space="0" w:color="auto"/>
        <w:right w:val="none" w:sz="0" w:space="0" w:color="auto"/>
      </w:divBdr>
    </w:div>
    <w:div w:id="292097817">
      <w:bodyDiv w:val="1"/>
      <w:marLeft w:val="0"/>
      <w:marRight w:val="0"/>
      <w:marTop w:val="0"/>
      <w:marBottom w:val="0"/>
      <w:divBdr>
        <w:top w:val="none" w:sz="0" w:space="0" w:color="auto"/>
        <w:left w:val="none" w:sz="0" w:space="0" w:color="auto"/>
        <w:bottom w:val="none" w:sz="0" w:space="0" w:color="auto"/>
        <w:right w:val="none" w:sz="0" w:space="0" w:color="auto"/>
      </w:divBdr>
      <w:divsChild>
        <w:div w:id="539248432">
          <w:marLeft w:val="547"/>
          <w:marRight w:val="0"/>
          <w:marTop w:val="134"/>
          <w:marBottom w:val="120"/>
          <w:divBdr>
            <w:top w:val="none" w:sz="0" w:space="0" w:color="auto"/>
            <w:left w:val="none" w:sz="0" w:space="0" w:color="auto"/>
            <w:bottom w:val="none" w:sz="0" w:space="0" w:color="auto"/>
            <w:right w:val="none" w:sz="0" w:space="0" w:color="auto"/>
          </w:divBdr>
        </w:div>
      </w:divsChild>
    </w:div>
    <w:div w:id="292491170">
      <w:bodyDiv w:val="1"/>
      <w:marLeft w:val="0"/>
      <w:marRight w:val="0"/>
      <w:marTop w:val="0"/>
      <w:marBottom w:val="0"/>
      <w:divBdr>
        <w:top w:val="none" w:sz="0" w:space="0" w:color="auto"/>
        <w:left w:val="none" w:sz="0" w:space="0" w:color="auto"/>
        <w:bottom w:val="none" w:sz="0" w:space="0" w:color="auto"/>
        <w:right w:val="none" w:sz="0" w:space="0" w:color="auto"/>
      </w:divBdr>
    </w:div>
    <w:div w:id="293145517">
      <w:bodyDiv w:val="1"/>
      <w:marLeft w:val="0"/>
      <w:marRight w:val="0"/>
      <w:marTop w:val="0"/>
      <w:marBottom w:val="0"/>
      <w:divBdr>
        <w:top w:val="none" w:sz="0" w:space="0" w:color="auto"/>
        <w:left w:val="none" w:sz="0" w:space="0" w:color="auto"/>
        <w:bottom w:val="none" w:sz="0" w:space="0" w:color="auto"/>
        <w:right w:val="none" w:sz="0" w:space="0" w:color="auto"/>
      </w:divBdr>
    </w:div>
    <w:div w:id="293800441">
      <w:bodyDiv w:val="1"/>
      <w:marLeft w:val="0"/>
      <w:marRight w:val="0"/>
      <w:marTop w:val="0"/>
      <w:marBottom w:val="0"/>
      <w:divBdr>
        <w:top w:val="none" w:sz="0" w:space="0" w:color="auto"/>
        <w:left w:val="none" w:sz="0" w:space="0" w:color="auto"/>
        <w:bottom w:val="none" w:sz="0" w:space="0" w:color="auto"/>
        <w:right w:val="none" w:sz="0" w:space="0" w:color="auto"/>
      </w:divBdr>
    </w:div>
    <w:div w:id="293951279">
      <w:bodyDiv w:val="1"/>
      <w:marLeft w:val="0"/>
      <w:marRight w:val="0"/>
      <w:marTop w:val="0"/>
      <w:marBottom w:val="0"/>
      <w:divBdr>
        <w:top w:val="none" w:sz="0" w:space="0" w:color="auto"/>
        <w:left w:val="none" w:sz="0" w:space="0" w:color="auto"/>
        <w:bottom w:val="none" w:sz="0" w:space="0" w:color="auto"/>
        <w:right w:val="none" w:sz="0" w:space="0" w:color="auto"/>
      </w:divBdr>
    </w:div>
    <w:div w:id="293953004">
      <w:bodyDiv w:val="1"/>
      <w:marLeft w:val="0"/>
      <w:marRight w:val="0"/>
      <w:marTop w:val="0"/>
      <w:marBottom w:val="0"/>
      <w:divBdr>
        <w:top w:val="none" w:sz="0" w:space="0" w:color="auto"/>
        <w:left w:val="none" w:sz="0" w:space="0" w:color="auto"/>
        <w:bottom w:val="none" w:sz="0" w:space="0" w:color="auto"/>
        <w:right w:val="none" w:sz="0" w:space="0" w:color="auto"/>
      </w:divBdr>
    </w:div>
    <w:div w:id="294260138">
      <w:bodyDiv w:val="1"/>
      <w:marLeft w:val="0"/>
      <w:marRight w:val="0"/>
      <w:marTop w:val="0"/>
      <w:marBottom w:val="0"/>
      <w:divBdr>
        <w:top w:val="none" w:sz="0" w:space="0" w:color="auto"/>
        <w:left w:val="none" w:sz="0" w:space="0" w:color="auto"/>
        <w:bottom w:val="none" w:sz="0" w:space="0" w:color="auto"/>
        <w:right w:val="none" w:sz="0" w:space="0" w:color="auto"/>
      </w:divBdr>
    </w:div>
    <w:div w:id="296228749">
      <w:bodyDiv w:val="1"/>
      <w:marLeft w:val="0"/>
      <w:marRight w:val="0"/>
      <w:marTop w:val="0"/>
      <w:marBottom w:val="0"/>
      <w:divBdr>
        <w:top w:val="none" w:sz="0" w:space="0" w:color="auto"/>
        <w:left w:val="none" w:sz="0" w:space="0" w:color="auto"/>
        <w:bottom w:val="none" w:sz="0" w:space="0" w:color="auto"/>
        <w:right w:val="none" w:sz="0" w:space="0" w:color="auto"/>
      </w:divBdr>
      <w:divsChild>
        <w:div w:id="672026877">
          <w:marLeft w:val="0"/>
          <w:marRight w:val="0"/>
          <w:marTop w:val="0"/>
          <w:marBottom w:val="0"/>
          <w:divBdr>
            <w:top w:val="none" w:sz="0" w:space="0" w:color="auto"/>
            <w:left w:val="none" w:sz="0" w:space="0" w:color="auto"/>
            <w:bottom w:val="none" w:sz="0" w:space="0" w:color="auto"/>
            <w:right w:val="none" w:sz="0" w:space="0" w:color="auto"/>
          </w:divBdr>
        </w:div>
      </w:divsChild>
    </w:div>
    <w:div w:id="296229192">
      <w:bodyDiv w:val="1"/>
      <w:marLeft w:val="0"/>
      <w:marRight w:val="0"/>
      <w:marTop w:val="0"/>
      <w:marBottom w:val="0"/>
      <w:divBdr>
        <w:top w:val="none" w:sz="0" w:space="0" w:color="auto"/>
        <w:left w:val="none" w:sz="0" w:space="0" w:color="auto"/>
        <w:bottom w:val="none" w:sz="0" w:space="0" w:color="auto"/>
        <w:right w:val="none" w:sz="0" w:space="0" w:color="auto"/>
      </w:divBdr>
      <w:divsChild>
        <w:div w:id="504973859">
          <w:marLeft w:val="1166"/>
          <w:marRight w:val="0"/>
          <w:marTop w:val="5"/>
          <w:marBottom w:val="0"/>
          <w:divBdr>
            <w:top w:val="none" w:sz="0" w:space="0" w:color="auto"/>
            <w:left w:val="none" w:sz="0" w:space="0" w:color="auto"/>
            <w:bottom w:val="none" w:sz="0" w:space="0" w:color="auto"/>
            <w:right w:val="none" w:sz="0" w:space="0" w:color="auto"/>
          </w:divBdr>
        </w:div>
        <w:div w:id="662659012">
          <w:marLeft w:val="1166"/>
          <w:marRight w:val="0"/>
          <w:marTop w:val="5"/>
          <w:marBottom w:val="0"/>
          <w:divBdr>
            <w:top w:val="none" w:sz="0" w:space="0" w:color="auto"/>
            <w:left w:val="none" w:sz="0" w:space="0" w:color="auto"/>
            <w:bottom w:val="none" w:sz="0" w:space="0" w:color="auto"/>
            <w:right w:val="none" w:sz="0" w:space="0" w:color="auto"/>
          </w:divBdr>
        </w:div>
        <w:div w:id="1427455968">
          <w:marLeft w:val="1166"/>
          <w:marRight w:val="0"/>
          <w:marTop w:val="5"/>
          <w:marBottom w:val="0"/>
          <w:divBdr>
            <w:top w:val="none" w:sz="0" w:space="0" w:color="auto"/>
            <w:left w:val="none" w:sz="0" w:space="0" w:color="auto"/>
            <w:bottom w:val="none" w:sz="0" w:space="0" w:color="auto"/>
            <w:right w:val="none" w:sz="0" w:space="0" w:color="auto"/>
          </w:divBdr>
        </w:div>
        <w:div w:id="1981301730">
          <w:marLeft w:val="547"/>
          <w:marRight w:val="0"/>
          <w:marTop w:val="134"/>
          <w:marBottom w:val="0"/>
          <w:divBdr>
            <w:top w:val="none" w:sz="0" w:space="0" w:color="auto"/>
            <w:left w:val="none" w:sz="0" w:space="0" w:color="auto"/>
            <w:bottom w:val="none" w:sz="0" w:space="0" w:color="auto"/>
            <w:right w:val="none" w:sz="0" w:space="0" w:color="auto"/>
          </w:divBdr>
        </w:div>
      </w:divsChild>
    </w:div>
    <w:div w:id="296378057">
      <w:bodyDiv w:val="1"/>
      <w:marLeft w:val="0"/>
      <w:marRight w:val="0"/>
      <w:marTop w:val="0"/>
      <w:marBottom w:val="0"/>
      <w:divBdr>
        <w:top w:val="none" w:sz="0" w:space="0" w:color="auto"/>
        <w:left w:val="none" w:sz="0" w:space="0" w:color="auto"/>
        <w:bottom w:val="none" w:sz="0" w:space="0" w:color="auto"/>
        <w:right w:val="none" w:sz="0" w:space="0" w:color="auto"/>
      </w:divBdr>
    </w:div>
    <w:div w:id="297613373">
      <w:bodyDiv w:val="1"/>
      <w:marLeft w:val="0"/>
      <w:marRight w:val="0"/>
      <w:marTop w:val="0"/>
      <w:marBottom w:val="0"/>
      <w:divBdr>
        <w:top w:val="none" w:sz="0" w:space="0" w:color="auto"/>
        <w:left w:val="none" w:sz="0" w:space="0" w:color="auto"/>
        <w:bottom w:val="none" w:sz="0" w:space="0" w:color="auto"/>
        <w:right w:val="none" w:sz="0" w:space="0" w:color="auto"/>
      </w:divBdr>
      <w:divsChild>
        <w:div w:id="991711238">
          <w:marLeft w:val="1166"/>
          <w:marRight w:val="0"/>
          <w:marTop w:val="134"/>
          <w:marBottom w:val="0"/>
          <w:divBdr>
            <w:top w:val="none" w:sz="0" w:space="0" w:color="auto"/>
            <w:left w:val="none" w:sz="0" w:space="0" w:color="auto"/>
            <w:bottom w:val="none" w:sz="0" w:space="0" w:color="auto"/>
            <w:right w:val="none" w:sz="0" w:space="0" w:color="auto"/>
          </w:divBdr>
        </w:div>
        <w:div w:id="1458912555">
          <w:marLeft w:val="547"/>
          <w:marRight w:val="0"/>
          <w:marTop w:val="134"/>
          <w:marBottom w:val="0"/>
          <w:divBdr>
            <w:top w:val="none" w:sz="0" w:space="0" w:color="auto"/>
            <w:left w:val="none" w:sz="0" w:space="0" w:color="auto"/>
            <w:bottom w:val="none" w:sz="0" w:space="0" w:color="auto"/>
            <w:right w:val="none" w:sz="0" w:space="0" w:color="auto"/>
          </w:divBdr>
        </w:div>
      </w:divsChild>
    </w:div>
    <w:div w:id="298221033">
      <w:bodyDiv w:val="1"/>
      <w:marLeft w:val="0"/>
      <w:marRight w:val="0"/>
      <w:marTop w:val="0"/>
      <w:marBottom w:val="0"/>
      <w:divBdr>
        <w:top w:val="none" w:sz="0" w:space="0" w:color="auto"/>
        <w:left w:val="none" w:sz="0" w:space="0" w:color="auto"/>
        <w:bottom w:val="none" w:sz="0" w:space="0" w:color="auto"/>
        <w:right w:val="none" w:sz="0" w:space="0" w:color="auto"/>
      </w:divBdr>
      <w:divsChild>
        <w:div w:id="356809964">
          <w:marLeft w:val="1166"/>
          <w:marRight w:val="0"/>
          <w:marTop w:val="96"/>
          <w:marBottom w:val="0"/>
          <w:divBdr>
            <w:top w:val="none" w:sz="0" w:space="0" w:color="auto"/>
            <w:left w:val="none" w:sz="0" w:space="0" w:color="auto"/>
            <w:bottom w:val="none" w:sz="0" w:space="0" w:color="auto"/>
            <w:right w:val="none" w:sz="0" w:space="0" w:color="auto"/>
          </w:divBdr>
        </w:div>
        <w:div w:id="1510564652">
          <w:marLeft w:val="547"/>
          <w:marRight w:val="0"/>
          <w:marTop w:val="115"/>
          <w:marBottom w:val="0"/>
          <w:divBdr>
            <w:top w:val="none" w:sz="0" w:space="0" w:color="auto"/>
            <w:left w:val="none" w:sz="0" w:space="0" w:color="auto"/>
            <w:bottom w:val="none" w:sz="0" w:space="0" w:color="auto"/>
            <w:right w:val="none" w:sz="0" w:space="0" w:color="auto"/>
          </w:divBdr>
        </w:div>
      </w:divsChild>
    </w:div>
    <w:div w:id="298265413">
      <w:bodyDiv w:val="1"/>
      <w:marLeft w:val="0"/>
      <w:marRight w:val="0"/>
      <w:marTop w:val="0"/>
      <w:marBottom w:val="0"/>
      <w:divBdr>
        <w:top w:val="none" w:sz="0" w:space="0" w:color="auto"/>
        <w:left w:val="none" w:sz="0" w:space="0" w:color="auto"/>
        <w:bottom w:val="none" w:sz="0" w:space="0" w:color="auto"/>
        <w:right w:val="none" w:sz="0" w:space="0" w:color="auto"/>
      </w:divBdr>
      <w:divsChild>
        <w:div w:id="122844712">
          <w:marLeft w:val="547"/>
          <w:marRight w:val="0"/>
          <w:marTop w:val="96"/>
          <w:marBottom w:val="0"/>
          <w:divBdr>
            <w:top w:val="none" w:sz="0" w:space="0" w:color="auto"/>
            <w:left w:val="none" w:sz="0" w:space="0" w:color="auto"/>
            <w:bottom w:val="none" w:sz="0" w:space="0" w:color="auto"/>
            <w:right w:val="none" w:sz="0" w:space="0" w:color="auto"/>
          </w:divBdr>
        </w:div>
        <w:div w:id="547180708">
          <w:marLeft w:val="547"/>
          <w:marRight w:val="0"/>
          <w:marTop w:val="96"/>
          <w:marBottom w:val="0"/>
          <w:divBdr>
            <w:top w:val="none" w:sz="0" w:space="0" w:color="auto"/>
            <w:left w:val="none" w:sz="0" w:space="0" w:color="auto"/>
            <w:bottom w:val="none" w:sz="0" w:space="0" w:color="auto"/>
            <w:right w:val="none" w:sz="0" w:space="0" w:color="auto"/>
          </w:divBdr>
        </w:div>
        <w:div w:id="1806119686">
          <w:marLeft w:val="1166"/>
          <w:marRight w:val="0"/>
          <w:marTop w:val="96"/>
          <w:marBottom w:val="0"/>
          <w:divBdr>
            <w:top w:val="none" w:sz="0" w:space="0" w:color="auto"/>
            <w:left w:val="none" w:sz="0" w:space="0" w:color="auto"/>
            <w:bottom w:val="none" w:sz="0" w:space="0" w:color="auto"/>
            <w:right w:val="none" w:sz="0" w:space="0" w:color="auto"/>
          </w:divBdr>
        </w:div>
        <w:div w:id="1969780963">
          <w:marLeft w:val="547"/>
          <w:marRight w:val="0"/>
          <w:marTop w:val="96"/>
          <w:marBottom w:val="0"/>
          <w:divBdr>
            <w:top w:val="none" w:sz="0" w:space="0" w:color="auto"/>
            <w:left w:val="none" w:sz="0" w:space="0" w:color="auto"/>
            <w:bottom w:val="none" w:sz="0" w:space="0" w:color="auto"/>
            <w:right w:val="none" w:sz="0" w:space="0" w:color="auto"/>
          </w:divBdr>
        </w:div>
      </w:divsChild>
    </w:div>
    <w:div w:id="298413470">
      <w:bodyDiv w:val="1"/>
      <w:marLeft w:val="0"/>
      <w:marRight w:val="0"/>
      <w:marTop w:val="0"/>
      <w:marBottom w:val="0"/>
      <w:divBdr>
        <w:top w:val="none" w:sz="0" w:space="0" w:color="auto"/>
        <w:left w:val="none" w:sz="0" w:space="0" w:color="auto"/>
        <w:bottom w:val="none" w:sz="0" w:space="0" w:color="auto"/>
        <w:right w:val="none" w:sz="0" w:space="0" w:color="auto"/>
      </w:divBdr>
    </w:div>
    <w:div w:id="298534522">
      <w:bodyDiv w:val="1"/>
      <w:marLeft w:val="0"/>
      <w:marRight w:val="0"/>
      <w:marTop w:val="0"/>
      <w:marBottom w:val="0"/>
      <w:divBdr>
        <w:top w:val="none" w:sz="0" w:space="0" w:color="auto"/>
        <w:left w:val="none" w:sz="0" w:space="0" w:color="auto"/>
        <w:bottom w:val="none" w:sz="0" w:space="0" w:color="auto"/>
        <w:right w:val="none" w:sz="0" w:space="0" w:color="auto"/>
      </w:divBdr>
    </w:div>
    <w:div w:id="299966610">
      <w:bodyDiv w:val="1"/>
      <w:marLeft w:val="0"/>
      <w:marRight w:val="0"/>
      <w:marTop w:val="0"/>
      <w:marBottom w:val="0"/>
      <w:divBdr>
        <w:top w:val="none" w:sz="0" w:space="0" w:color="auto"/>
        <w:left w:val="none" w:sz="0" w:space="0" w:color="auto"/>
        <w:bottom w:val="none" w:sz="0" w:space="0" w:color="auto"/>
        <w:right w:val="none" w:sz="0" w:space="0" w:color="auto"/>
      </w:divBdr>
    </w:div>
    <w:div w:id="300119124">
      <w:bodyDiv w:val="1"/>
      <w:marLeft w:val="0"/>
      <w:marRight w:val="0"/>
      <w:marTop w:val="0"/>
      <w:marBottom w:val="0"/>
      <w:divBdr>
        <w:top w:val="none" w:sz="0" w:space="0" w:color="auto"/>
        <w:left w:val="none" w:sz="0" w:space="0" w:color="auto"/>
        <w:bottom w:val="none" w:sz="0" w:space="0" w:color="auto"/>
        <w:right w:val="none" w:sz="0" w:space="0" w:color="auto"/>
      </w:divBdr>
    </w:div>
    <w:div w:id="300841755">
      <w:bodyDiv w:val="1"/>
      <w:marLeft w:val="0"/>
      <w:marRight w:val="0"/>
      <w:marTop w:val="0"/>
      <w:marBottom w:val="0"/>
      <w:divBdr>
        <w:top w:val="none" w:sz="0" w:space="0" w:color="auto"/>
        <w:left w:val="none" w:sz="0" w:space="0" w:color="auto"/>
        <w:bottom w:val="none" w:sz="0" w:space="0" w:color="auto"/>
        <w:right w:val="none" w:sz="0" w:space="0" w:color="auto"/>
      </w:divBdr>
    </w:div>
    <w:div w:id="302394150">
      <w:bodyDiv w:val="1"/>
      <w:marLeft w:val="0"/>
      <w:marRight w:val="0"/>
      <w:marTop w:val="0"/>
      <w:marBottom w:val="0"/>
      <w:divBdr>
        <w:top w:val="none" w:sz="0" w:space="0" w:color="auto"/>
        <w:left w:val="none" w:sz="0" w:space="0" w:color="auto"/>
        <w:bottom w:val="none" w:sz="0" w:space="0" w:color="auto"/>
        <w:right w:val="none" w:sz="0" w:space="0" w:color="auto"/>
      </w:divBdr>
      <w:divsChild>
        <w:div w:id="1876697311">
          <w:marLeft w:val="0"/>
          <w:marRight w:val="0"/>
          <w:marTop w:val="0"/>
          <w:marBottom w:val="0"/>
          <w:divBdr>
            <w:top w:val="none" w:sz="0" w:space="0" w:color="auto"/>
            <w:left w:val="none" w:sz="0" w:space="0" w:color="auto"/>
            <w:bottom w:val="none" w:sz="0" w:space="0" w:color="auto"/>
            <w:right w:val="none" w:sz="0" w:space="0" w:color="auto"/>
          </w:divBdr>
          <w:divsChild>
            <w:div w:id="185603359">
              <w:marLeft w:val="0"/>
              <w:marRight w:val="0"/>
              <w:marTop w:val="0"/>
              <w:marBottom w:val="0"/>
              <w:divBdr>
                <w:top w:val="none" w:sz="0" w:space="0" w:color="auto"/>
                <w:left w:val="none" w:sz="0" w:space="0" w:color="auto"/>
                <w:bottom w:val="none" w:sz="0" w:space="0" w:color="auto"/>
                <w:right w:val="none" w:sz="0" w:space="0" w:color="auto"/>
              </w:divBdr>
            </w:div>
            <w:div w:id="523515926">
              <w:marLeft w:val="0"/>
              <w:marRight w:val="0"/>
              <w:marTop w:val="0"/>
              <w:marBottom w:val="0"/>
              <w:divBdr>
                <w:top w:val="none" w:sz="0" w:space="0" w:color="auto"/>
                <w:left w:val="none" w:sz="0" w:space="0" w:color="auto"/>
                <w:bottom w:val="none" w:sz="0" w:space="0" w:color="auto"/>
                <w:right w:val="none" w:sz="0" w:space="0" w:color="auto"/>
              </w:divBdr>
            </w:div>
            <w:div w:id="878708332">
              <w:marLeft w:val="0"/>
              <w:marRight w:val="0"/>
              <w:marTop w:val="0"/>
              <w:marBottom w:val="0"/>
              <w:divBdr>
                <w:top w:val="none" w:sz="0" w:space="0" w:color="auto"/>
                <w:left w:val="none" w:sz="0" w:space="0" w:color="auto"/>
                <w:bottom w:val="none" w:sz="0" w:space="0" w:color="auto"/>
                <w:right w:val="none" w:sz="0" w:space="0" w:color="auto"/>
              </w:divBdr>
            </w:div>
            <w:div w:id="1105612212">
              <w:marLeft w:val="0"/>
              <w:marRight w:val="0"/>
              <w:marTop w:val="0"/>
              <w:marBottom w:val="0"/>
              <w:divBdr>
                <w:top w:val="none" w:sz="0" w:space="0" w:color="auto"/>
                <w:left w:val="none" w:sz="0" w:space="0" w:color="auto"/>
                <w:bottom w:val="none" w:sz="0" w:space="0" w:color="auto"/>
                <w:right w:val="none" w:sz="0" w:space="0" w:color="auto"/>
              </w:divBdr>
            </w:div>
            <w:div w:id="1215890068">
              <w:marLeft w:val="0"/>
              <w:marRight w:val="0"/>
              <w:marTop w:val="0"/>
              <w:marBottom w:val="0"/>
              <w:divBdr>
                <w:top w:val="none" w:sz="0" w:space="0" w:color="auto"/>
                <w:left w:val="none" w:sz="0" w:space="0" w:color="auto"/>
                <w:bottom w:val="none" w:sz="0" w:space="0" w:color="auto"/>
                <w:right w:val="none" w:sz="0" w:space="0" w:color="auto"/>
              </w:divBdr>
            </w:div>
            <w:div w:id="1234698665">
              <w:marLeft w:val="0"/>
              <w:marRight w:val="0"/>
              <w:marTop w:val="0"/>
              <w:marBottom w:val="0"/>
              <w:divBdr>
                <w:top w:val="none" w:sz="0" w:space="0" w:color="auto"/>
                <w:left w:val="none" w:sz="0" w:space="0" w:color="auto"/>
                <w:bottom w:val="none" w:sz="0" w:space="0" w:color="auto"/>
                <w:right w:val="none" w:sz="0" w:space="0" w:color="auto"/>
              </w:divBdr>
            </w:div>
            <w:div w:id="1629896031">
              <w:marLeft w:val="0"/>
              <w:marRight w:val="0"/>
              <w:marTop w:val="0"/>
              <w:marBottom w:val="0"/>
              <w:divBdr>
                <w:top w:val="none" w:sz="0" w:space="0" w:color="auto"/>
                <w:left w:val="none" w:sz="0" w:space="0" w:color="auto"/>
                <w:bottom w:val="none" w:sz="0" w:space="0" w:color="auto"/>
                <w:right w:val="none" w:sz="0" w:space="0" w:color="auto"/>
              </w:divBdr>
            </w:div>
            <w:div w:id="163108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60103">
      <w:bodyDiv w:val="1"/>
      <w:marLeft w:val="0"/>
      <w:marRight w:val="0"/>
      <w:marTop w:val="0"/>
      <w:marBottom w:val="0"/>
      <w:divBdr>
        <w:top w:val="none" w:sz="0" w:space="0" w:color="auto"/>
        <w:left w:val="none" w:sz="0" w:space="0" w:color="auto"/>
        <w:bottom w:val="none" w:sz="0" w:space="0" w:color="auto"/>
        <w:right w:val="none" w:sz="0" w:space="0" w:color="auto"/>
      </w:divBdr>
      <w:divsChild>
        <w:div w:id="495733312">
          <w:marLeft w:val="1166"/>
          <w:marRight w:val="0"/>
          <w:marTop w:val="96"/>
          <w:marBottom w:val="0"/>
          <w:divBdr>
            <w:top w:val="none" w:sz="0" w:space="0" w:color="auto"/>
            <w:left w:val="none" w:sz="0" w:space="0" w:color="auto"/>
            <w:bottom w:val="none" w:sz="0" w:space="0" w:color="auto"/>
            <w:right w:val="none" w:sz="0" w:space="0" w:color="auto"/>
          </w:divBdr>
        </w:div>
        <w:div w:id="616332476">
          <w:marLeft w:val="1166"/>
          <w:marRight w:val="0"/>
          <w:marTop w:val="96"/>
          <w:marBottom w:val="0"/>
          <w:divBdr>
            <w:top w:val="none" w:sz="0" w:space="0" w:color="auto"/>
            <w:left w:val="none" w:sz="0" w:space="0" w:color="auto"/>
            <w:bottom w:val="none" w:sz="0" w:space="0" w:color="auto"/>
            <w:right w:val="none" w:sz="0" w:space="0" w:color="auto"/>
          </w:divBdr>
        </w:div>
        <w:div w:id="1330595101">
          <w:marLeft w:val="547"/>
          <w:marRight w:val="0"/>
          <w:marTop w:val="115"/>
          <w:marBottom w:val="0"/>
          <w:divBdr>
            <w:top w:val="none" w:sz="0" w:space="0" w:color="auto"/>
            <w:left w:val="none" w:sz="0" w:space="0" w:color="auto"/>
            <w:bottom w:val="none" w:sz="0" w:space="0" w:color="auto"/>
            <w:right w:val="none" w:sz="0" w:space="0" w:color="auto"/>
          </w:divBdr>
        </w:div>
        <w:div w:id="1664040486">
          <w:marLeft w:val="1166"/>
          <w:marRight w:val="0"/>
          <w:marTop w:val="96"/>
          <w:marBottom w:val="0"/>
          <w:divBdr>
            <w:top w:val="none" w:sz="0" w:space="0" w:color="auto"/>
            <w:left w:val="none" w:sz="0" w:space="0" w:color="auto"/>
            <w:bottom w:val="none" w:sz="0" w:space="0" w:color="auto"/>
            <w:right w:val="none" w:sz="0" w:space="0" w:color="auto"/>
          </w:divBdr>
        </w:div>
        <w:div w:id="1765880542">
          <w:marLeft w:val="547"/>
          <w:marRight w:val="0"/>
          <w:marTop w:val="115"/>
          <w:marBottom w:val="0"/>
          <w:divBdr>
            <w:top w:val="none" w:sz="0" w:space="0" w:color="auto"/>
            <w:left w:val="none" w:sz="0" w:space="0" w:color="auto"/>
            <w:bottom w:val="none" w:sz="0" w:space="0" w:color="auto"/>
            <w:right w:val="none" w:sz="0" w:space="0" w:color="auto"/>
          </w:divBdr>
        </w:div>
        <w:div w:id="1885747628">
          <w:marLeft w:val="1166"/>
          <w:marRight w:val="0"/>
          <w:marTop w:val="96"/>
          <w:marBottom w:val="0"/>
          <w:divBdr>
            <w:top w:val="none" w:sz="0" w:space="0" w:color="auto"/>
            <w:left w:val="none" w:sz="0" w:space="0" w:color="auto"/>
            <w:bottom w:val="none" w:sz="0" w:space="0" w:color="auto"/>
            <w:right w:val="none" w:sz="0" w:space="0" w:color="auto"/>
          </w:divBdr>
        </w:div>
        <w:div w:id="1961107037">
          <w:marLeft w:val="547"/>
          <w:marRight w:val="0"/>
          <w:marTop w:val="115"/>
          <w:marBottom w:val="0"/>
          <w:divBdr>
            <w:top w:val="none" w:sz="0" w:space="0" w:color="auto"/>
            <w:left w:val="none" w:sz="0" w:space="0" w:color="auto"/>
            <w:bottom w:val="none" w:sz="0" w:space="0" w:color="auto"/>
            <w:right w:val="none" w:sz="0" w:space="0" w:color="auto"/>
          </w:divBdr>
        </w:div>
        <w:div w:id="2104378634">
          <w:marLeft w:val="1166"/>
          <w:marRight w:val="0"/>
          <w:marTop w:val="96"/>
          <w:marBottom w:val="0"/>
          <w:divBdr>
            <w:top w:val="none" w:sz="0" w:space="0" w:color="auto"/>
            <w:left w:val="none" w:sz="0" w:space="0" w:color="auto"/>
            <w:bottom w:val="none" w:sz="0" w:space="0" w:color="auto"/>
            <w:right w:val="none" w:sz="0" w:space="0" w:color="auto"/>
          </w:divBdr>
        </w:div>
      </w:divsChild>
    </w:div>
    <w:div w:id="303047566">
      <w:bodyDiv w:val="1"/>
      <w:marLeft w:val="0"/>
      <w:marRight w:val="0"/>
      <w:marTop w:val="0"/>
      <w:marBottom w:val="0"/>
      <w:divBdr>
        <w:top w:val="none" w:sz="0" w:space="0" w:color="auto"/>
        <w:left w:val="none" w:sz="0" w:space="0" w:color="auto"/>
        <w:bottom w:val="none" w:sz="0" w:space="0" w:color="auto"/>
        <w:right w:val="none" w:sz="0" w:space="0" w:color="auto"/>
      </w:divBdr>
    </w:div>
    <w:div w:id="303582448">
      <w:bodyDiv w:val="1"/>
      <w:marLeft w:val="0"/>
      <w:marRight w:val="0"/>
      <w:marTop w:val="0"/>
      <w:marBottom w:val="0"/>
      <w:divBdr>
        <w:top w:val="none" w:sz="0" w:space="0" w:color="auto"/>
        <w:left w:val="none" w:sz="0" w:space="0" w:color="auto"/>
        <w:bottom w:val="none" w:sz="0" w:space="0" w:color="auto"/>
        <w:right w:val="none" w:sz="0" w:space="0" w:color="auto"/>
      </w:divBdr>
    </w:div>
    <w:div w:id="303706118">
      <w:bodyDiv w:val="1"/>
      <w:marLeft w:val="0"/>
      <w:marRight w:val="0"/>
      <w:marTop w:val="0"/>
      <w:marBottom w:val="0"/>
      <w:divBdr>
        <w:top w:val="none" w:sz="0" w:space="0" w:color="auto"/>
        <w:left w:val="none" w:sz="0" w:space="0" w:color="auto"/>
        <w:bottom w:val="none" w:sz="0" w:space="0" w:color="auto"/>
        <w:right w:val="none" w:sz="0" w:space="0" w:color="auto"/>
      </w:divBdr>
      <w:divsChild>
        <w:div w:id="218177422">
          <w:marLeft w:val="1166"/>
          <w:marRight w:val="0"/>
          <w:marTop w:val="86"/>
          <w:marBottom w:val="0"/>
          <w:divBdr>
            <w:top w:val="none" w:sz="0" w:space="0" w:color="auto"/>
            <w:left w:val="none" w:sz="0" w:space="0" w:color="auto"/>
            <w:bottom w:val="none" w:sz="0" w:space="0" w:color="auto"/>
            <w:right w:val="none" w:sz="0" w:space="0" w:color="auto"/>
          </w:divBdr>
        </w:div>
        <w:div w:id="1523473651">
          <w:marLeft w:val="547"/>
          <w:marRight w:val="0"/>
          <w:marTop w:val="96"/>
          <w:marBottom w:val="0"/>
          <w:divBdr>
            <w:top w:val="none" w:sz="0" w:space="0" w:color="auto"/>
            <w:left w:val="none" w:sz="0" w:space="0" w:color="auto"/>
            <w:bottom w:val="none" w:sz="0" w:space="0" w:color="auto"/>
            <w:right w:val="none" w:sz="0" w:space="0" w:color="auto"/>
          </w:divBdr>
        </w:div>
      </w:divsChild>
    </w:div>
    <w:div w:id="304622852">
      <w:bodyDiv w:val="1"/>
      <w:marLeft w:val="0"/>
      <w:marRight w:val="0"/>
      <w:marTop w:val="0"/>
      <w:marBottom w:val="0"/>
      <w:divBdr>
        <w:top w:val="none" w:sz="0" w:space="0" w:color="auto"/>
        <w:left w:val="none" w:sz="0" w:space="0" w:color="auto"/>
        <w:bottom w:val="none" w:sz="0" w:space="0" w:color="auto"/>
        <w:right w:val="none" w:sz="0" w:space="0" w:color="auto"/>
      </w:divBdr>
      <w:divsChild>
        <w:div w:id="1039208620">
          <w:marLeft w:val="0"/>
          <w:marRight w:val="0"/>
          <w:marTop w:val="0"/>
          <w:marBottom w:val="0"/>
          <w:divBdr>
            <w:top w:val="none" w:sz="0" w:space="0" w:color="auto"/>
            <w:left w:val="none" w:sz="0" w:space="0" w:color="auto"/>
            <w:bottom w:val="none" w:sz="0" w:space="0" w:color="auto"/>
            <w:right w:val="none" w:sz="0" w:space="0" w:color="auto"/>
          </w:divBdr>
        </w:div>
      </w:divsChild>
    </w:div>
    <w:div w:id="304630991">
      <w:bodyDiv w:val="1"/>
      <w:marLeft w:val="0"/>
      <w:marRight w:val="0"/>
      <w:marTop w:val="0"/>
      <w:marBottom w:val="0"/>
      <w:divBdr>
        <w:top w:val="none" w:sz="0" w:space="0" w:color="auto"/>
        <w:left w:val="none" w:sz="0" w:space="0" w:color="auto"/>
        <w:bottom w:val="none" w:sz="0" w:space="0" w:color="auto"/>
        <w:right w:val="none" w:sz="0" w:space="0" w:color="auto"/>
      </w:divBdr>
    </w:div>
    <w:div w:id="305621261">
      <w:bodyDiv w:val="1"/>
      <w:marLeft w:val="0"/>
      <w:marRight w:val="0"/>
      <w:marTop w:val="0"/>
      <w:marBottom w:val="0"/>
      <w:divBdr>
        <w:top w:val="none" w:sz="0" w:space="0" w:color="auto"/>
        <w:left w:val="none" w:sz="0" w:space="0" w:color="auto"/>
        <w:bottom w:val="none" w:sz="0" w:space="0" w:color="auto"/>
        <w:right w:val="none" w:sz="0" w:space="0" w:color="auto"/>
      </w:divBdr>
    </w:div>
    <w:div w:id="305746155">
      <w:bodyDiv w:val="1"/>
      <w:marLeft w:val="0"/>
      <w:marRight w:val="0"/>
      <w:marTop w:val="0"/>
      <w:marBottom w:val="0"/>
      <w:divBdr>
        <w:top w:val="none" w:sz="0" w:space="0" w:color="auto"/>
        <w:left w:val="none" w:sz="0" w:space="0" w:color="auto"/>
        <w:bottom w:val="none" w:sz="0" w:space="0" w:color="auto"/>
        <w:right w:val="none" w:sz="0" w:space="0" w:color="auto"/>
      </w:divBdr>
      <w:divsChild>
        <w:div w:id="1093355072">
          <w:marLeft w:val="0"/>
          <w:marRight w:val="0"/>
          <w:marTop w:val="0"/>
          <w:marBottom w:val="0"/>
          <w:divBdr>
            <w:top w:val="none" w:sz="0" w:space="0" w:color="auto"/>
            <w:left w:val="none" w:sz="0" w:space="0" w:color="auto"/>
            <w:bottom w:val="none" w:sz="0" w:space="0" w:color="auto"/>
            <w:right w:val="none" w:sz="0" w:space="0" w:color="auto"/>
          </w:divBdr>
        </w:div>
      </w:divsChild>
    </w:div>
    <w:div w:id="307250254">
      <w:bodyDiv w:val="1"/>
      <w:marLeft w:val="0"/>
      <w:marRight w:val="0"/>
      <w:marTop w:val="0"/>
      <w:marBottom w:val="0"/>
      <w:divBdr>
        <w:top w:val="none" w:sz="0" w:space="0" w:color="auto"/>
        <w:left w:val="none" w:sz="0" w:space="0" w:color="auto"/>
        <w:bottom w:val="none" w:sz="0" w:space="0" w:color="auto"/>
        <w:right w:val="none" w:sz="0" w:space="0" w:color="auto"/>
      </w:divBdr>
    </w:div>
    <w:div w:id="307513468">
      <w:bodyDiv w:val="1"/>
      <w:marLeft w:val="0"/>
      <w:marRight w:val="0"/>
      <w:marTop w:val="0"/>
      <w:marBottom w:val="0"/>
      <w:divBdr>
        <w:top w:val="none" w:sz="0" w:space="0" w:color="auto"/>
        <w:left w:val="none" w:sz="0" w:space="0" w:color="auto"/>
        <w:bottom w:val="none" w:sz="0" w:space="0" w:color="auto"/>
        <w:right w:val="none" w:sz="0" w:space="0" w:color="auto"/>
      </w:divBdr>
    </w:div>
    <w:div w:id="307823031">
      <w:bodyDiv w:val="1"/>
      <w:marLeft w:val="0"/>
      <w:marRight w:val="0"/>
      <w:marTop w:val="0"/>
      <w:marBottom w:val="0"/>
      <w:divBdr>
        <w:top w:val="none" w:sz="0" w:space="0" w:color="auto"/>
        <w:left w:val="none" w:sz="0" w:space="0" w:color="auto"/>
        <w:bottom w:val="none" w:sz="0" w:space="0" w:color="auto"/>
        <w:right w:val="none" w:sz="0" w:space="0" w:color="auto"/>
      </w:divBdr>
    </w:div>
    <w:div w:id="309140557">
      <w:bodyDiv w:val="1"/>
      <w:marLeft w:val="0"/>
      <w:marRight w:val="0"/>
      <w:marTop w:val="0"/>
      <w:marBottom w:val="0"/>
      <w:divBdr>
        <w:top w:val="none" w:sz="0" w:space="0" w:color="auto"/>
        <w:left w:val="none" w:sz="0" w:space="0" w:color="auto"/>
        <w:bottom w:val="none" w:sz="0" w:space="0" w:color="auto"/>
        <w:right w:val="none" w:sz="0" w:space="0" w:color="auto"/>
      </w:divBdr>
      <w:divsChild>
        <w:div w:id="31809266">
          <w:marLeft w:val="1166"/>
          <w:marRight w:val="0"/>
          <w:marTop w:val="96"/>
          <w:marBottom w:val="0"/>
          <w:divBdr>
            <w:top w:val="none" w:sz="0" w:space="0" w:color="auto"/>
            <w:left w:val="none" w:sz="0" w:space="0" w:color="auto"/>
            <w:bottom w:val="none" w:sz="0" w:space="0" w:color="auto"/>
            <w:right w:val="none" w:sz="0" w:space="0" w:color="auto"/>
          </w:divBdr>
        </w:div>
        <w:div w:id="1244796779">
          <w:marLeft w:val="1166"/>
          <w:marRight w:val="0"/>
          <w:marTop w:val="96"/>
          <w:marBottom w:val="0"/>
          <w:divBdr>
            <w:top w:val="none" w:sz="0" w:space="0" w:color="auto"/>
            <w:left w:val="none" w:sz="0" w:space="0" w:color="auto"/>
            <w:bottom w:val="none" w:sz="0" w:space="0" w:color="auto"/>
            <w:right w:val="none" w:sz="0" w:space="0" w:color="auto"/>
          </w:divBdr>
        </w:div>
        <w:div w:id="2145586586">
          <w:marLeft w:val="547"/>
          <w:marRight w:val="0"/>
          <w:marTop w:val="115"/>
          <w:marBottom w:val="0"/>
          <w:divBdr>
            <w:top w:val="none" w:sz="0" w:space="0" w:color="auto"/>
            <w:left w:val="none" w:sz="0" w:space="0" w:color="auto"/>
            <w:bottom w:val="none" w:sz="0" w:space="0" w:color="auto"/>
            <w:right w:val="none" w:sz="0" w:space="0" w:color="auto"/>
          </w:divBdr>
        </w:div>
      </w:divsChild>
    </w:div>
    <w:div w:id="309140761">
      <w:bodyDiv w:val="1"/>
      <w:marLeft w:val="0"/>
      <w:marRight w:val="0"/>
      <w:marTop w:val="0"/>
      <w:marBottom w:val="0"/>
      <w:divBdr>
        <w:top w:val="none" w:sz="0" w:space="0" w:color="auto"/>
        <w:left w:val="none" w:sz="0" w:space="0" w:color="auto"/>
        <w:bottom w:val="none" w:sz="0" w:space="0" w:color="auto"/>
        <w:right w:val="none" w:sz="0" w:space="0" w:color="auto"/>
      </w:divBdr>
    </w:div>
    <w:div w:id="309746640">
      <w:bodyDiv w:val="1"/>
      <w:marLeft w:val="0"/>
      <w:marRight w:val="0"/>
      <w:marTop w:val="0"/>
      <w:marBottom w:val="0"/>
      <w:divBdr>
        <w:top w:val="none" w:sz="0" w:space="0" w:color="auto"/>
        <w:left w:val="none" w:sz="0" w:space="0" w:color="auto"/>
        <w:bottom w:val="none" w:sz="0" w:space="0" w:color="auto"/>
        <w:right w:val="none" w:sz="0" w:space="0" w:color="auto"/>
      </w:divBdr>
    </w:div>
    <w:div w:id="309748249">
      <w:bodyDiv w:val="1"/>
      <w:marLeft w:val="0"/>
      <w:marRight w:val="0"/>
      <w:marTop w:val="0"/>
      <w:marBottom w:val="0"/>
      <w:divBdr>
        <w:top w:val="none" w:sz="0" w:space="0" w:color="auto"/>
        <w:left w:val="none" w:sz="0" w:space="0" w:color="auto"/>
        <w:bottom w:val="none" w:sz="0" w:space="0" w:color="auto"/>
        <w:right w:val="none" w:sz="0" w:space="0" w:color="auto"/>
      </w:divBdr>
    </w:div>
    <w:div w:id="309793611">
      <w:bodyDiv w:val="1"/>
      <w:marLeft w:val="0"/>
      <w:marRight w:val="0"/>
      <w:marTop w:val="0"/>
      <w:marBottom w:val="0"/>
      <w:divBdr>
        <w:top w:val="none" w:sz="0" w:space="0" w:color="auto"/>
        <w:left w:val="none" w:sz="0" w:space="0" w:color="auto"/>
        <w:bottom w:val="none" w:sz="0" w:space="0" w:color="auto"/>
        <w:right w:val="none" w:sz="0" w:space="0" w:color="auto"/>
      </w:divBdr>
    </w:div>
    <w:div w:id="314841885">
      <w:bodyDiv w:val="1"/>
      <w:marLeft w:val="0"/>
      <w:marRight w:val="0"/>
      <w:marTop w:val="0"/>
      <w:marBottom w:val="0"/>
      <w:divBdr>
        <w:top w:val="none" w:sz="0" w:space="0" w:color="auto"/>
        <w:left w:val="none" w:sz="0" w:space="0" w:color="auto"/>
        <w:bottom w:val="none" w:sz="0" w:space="0" w:color="auto"/>
        <w:right w:val="none" w:sz="0" w:space="0" w:color="auto"/>
      </w:divBdr>
      <w:divsChild>
        <w:div w:id="97139931">
          <w:marLeft w:val="547"/>
          <w:marRight w:val="0"/>
          <w:marTop w:val="134"/>
          <w:marBottom w:val="0"/>
          <w:divBdr>
            <w:top w:val="none" w:sz="0" w:space="0" w:color="auto"/>
            <w:left w:val="none" w:sz="0" w:space="0" w:color="auto"/>
            <w:bottom w:val="none" w:sz="0" w:space="0" w:color="auto"/>
            <w:right w:val="none" w:sz="0" w:space="0" w:color="auto"/>
          </w:divBdr>
        </w:div>
        <w:div w:id="1418019445">
          <w:marLeft w:val="547"/>
          <w:marRight w:val="0"/>
          <w:marTop w:val="134"/>
          <w:marBottom w:val="0"/>
          <w:divBdr>
            <w:top w:val="none" w:sz="0" w:space="0" w:color="auto"/>
            <w:left w:val="none" w:sz="0" w:space="0" w:color="auto"/>
            <w:bottom w:val="none" w:sz="0" w:space="0" w:color="auto"/>
            <w:right w:val="none" w:sz="0" w:space="0" w:color="auto"/>
          </w:divBdr>
        </w:div>
      </w:divsChild>
    </w:div>
    <w:div w:id="315259189">
      <w:bodyDiv w:val="1"/>
      <w:marLeft w:val="0"/>
      <w:marRight w:val="0"/>
      <w:marTop w:val="0"/>
      <w:marBottom w:val="0"/>
      <w:divBdr>
        <w:top w:val="none" w:sz="0" w:space="0" w:color="auto"/>
        <w:left w:val="none" w:sz="0" w:space="0" w:color="auto"/>
        <w:bottom w:val="none" w:sz="0" w:space="0" w:color="auto"/>
        <w:right w:val="none" w:sz="0" w:space="0" w:color="auto"/>
      </w:divBdr>
    </w:div>
    <w:div w:id="315426364">
      <w:bodyDiv w:val="1"/>
      <w:marLeft w:val="0"/>
      <w:marRight w:val="0"/>
      <w:marTop w:val="0"/>
      <w:marBottom w:val="0"/>
      <w:divBdr>
        <w:top w:val="none" w:sz="0" w:space="0" w:color="auto"/>
        <w:left w:val="none" w:sz="0" w:space="0" w:color="auto"/>
        <w:bottom w:val="none" w:sz="0" w:space="0" w:color="auto"/>
        <w:right w:val="none" w:sz="0" w:space="0" w:color="auto"/>
      </w:divBdr>
      <w:divsChild>
        <w:div w:id="35739861">
          <w:marLeft w:val="1987"/>
          <w:marRight w:val="0"/>
          <w:marTop w:val="86"/>
          <w:marBottom w:val="0"/>
          <w:divBdr>
            <w:top w:val="none" w:sz="0" w:space="0" w:color="auto"/>
            <w:left w:val="none" w:sz="0" w:space="0" w:color="auto"/>
            <w:bottom w:val="none" w:sz="0" w:space="0" w:color="auto"/>
            <w:right w:val="none" w:sz="0" w:space="0" w:color="auto"/>
          </w:divBdr>
        </w:div>
        <w:div w:id="1310284713">
          <w:marLeft w:val="547"/>
          <w:marRight w:val="0"/>
          <w:marTop w:val="115"/>
          <w:marBottom w:val="0"/>
          <w:divBdr>
            <w:top w:val="none" w:sz="0" w:space="0" w:color="auto"/>
            <w:left w:val="none" w:sz="0" w:space="0" w:color="auto"/>
            <w:bottom w:val="none" w:sz="0" w:space="0" w:color="auto"/>
            <w:right w:val="none" w:sz="0" w:space="0" w:color="auto"/>
          </w:divBdr>
        </w:div>
      </w:divsChild>
    </w:div>
    <w:div w:id="317466014">
      <w:bodyDiv w:val="1"/>
      <w:marLeft w:val="0"/>
      <w:marRight w:val="0"/>
      <w:marTop w:val="0"/>
      <w:marBottom w:val="0"/>
      <w:divBdr>
        <w:top w:val="none" w:sz="0" w:space="0" w:color="auto"/>
        <w:left w:val="none" w:sz="0" w:space="0" w:color="auto"/>
        <w:bottom w:val="none" w:sz="0" w:space="0" w:color="auto"/>
        <w:right w:val="none" w:sz="0" w:space="0" w:color="auto"/>
      </w:divBdr>
    </w:div>
    <w:div w:id="317467793">
      <w:bodyDiv w:val="1"/>
      <w:marLeft w:val="0"/>
      <w:marRight w:val="0"/>
      <w:marTop w:val="0"/>
      <w:marBottom w:val="0"/>
      <w:divBdr>
        <w:top w:val="none" w:sz="0" w:space="0" w:color="auto"/>
        <w:left w:val="none" w:sz="0" w:space="0" w:color="auto"/>
        <w:bottom w:val="none" w:sz="0" w:space="0" w:color="auto"/>
        <w:right w:val="none" w:sz="0" w:space="0" w:color="auto"/>
      </w:divBdr>
    </w:div>
    <w:div w:id="317535340">
      <w:bodyDiv w:val="1"/>
      <w:marLeft w:val="0"/>
      <w:marRight w:val="0"/>
      <w:marTop w:val="0"/>
      <w:marBottom w:val="0"/>
      <w:divBdr>
        <w:top w:val="none" w:sz="0" w:space="0" w:color="auto"/>
        <w:left w:val="none" w:sz="0" w:space="0" w:color="auto"/>
        <w:bottom w:val="none" w:sz="0" w:space="0" w:color="auto"/>
        <w:right w:val="none" w:sz="0" w:space="0" w:color="auto"/>
      </w:divBdr>
    </w:div>
    <w:div w:id="317684877">
      <w:bodyDiv w:val="1"/>
      <w:marLeft w:val="0"/>
      <w:marRight w:val="0"/>
      <w:marTop w:val="0"/>
      <w:marBottom w:val="0"/>
      <w:divBdr>
        <w:top w:val="none" w:sz="0" w:space="0" w:color="auto"/>
        <w:left w:val="none" w:sz="0" w:space="0" w:color="auto"/>
        <w:bottom w:val="none" w:sz="0" w:space="0" w:color="auto"/>
        <w:right w:val="none" w:sz="0" w:space="0" w:color="auto"/>
      </w:divBdr>
    </w:div>
    <w:div w:id="317923442">
      <w:bodyDiv w:val="1"/>
      <w:marLeft w:val="0"/>
      <w:marRight w:val="0"/>
      <w:marTop w:val="0"/>
      <w:marBottom w:val="0"/>
      <w:divBdr>
        <w:top w:val="none" w:sz="0" w:space="0" w:color="auto"/>
        <w:left w:val="none" w:sz="0" w:space="0" w:color="auto"/>
        <w:bottom w:val="none" w:sz="0" w:space="0" w:color="auto"/>
        <w:right w:val="none" w:sz="0" w:space="0" w:color="auto"/>
      </w:divBdr>
      <w:divsChild>
        <w:div w:id="605120951">
          <w:marLeft w:val="547"/>
          <w:marRight w:val="0"/>
          <w:marTop w:val="115"/>
          <w:marBottom w:val="0"/>
          <w:divBdr>
            <w:top w:val="none" w:sz="0" w:space="0" w:color="auto"/>
            <w:left w:val="none" w:sz="0" w:space="0" w:color="auto"/>
            <w:bottom w:val="none" w:sz="0" w:space="0" w:color="auto"/>
            <w:right w:val="none" w:sz="0" w:space="0" w:color="auto"/>
          </w:divBdr>
        </w:div>
        <w:div w:id="1006203586">
          <w:marLeft w:val="1800"/>
          <w:marRight w:val="0"/>
          <w:marTop w:val="91"/>
          <w:marBottom w:val="0"/>
          <w:divBdr>
            <w:top w:val="none" w:sz="0" w:space="0" w:color="auto"/>
            <w:left w:val="none" w:sz="0" w:space="0" w:color="auto"/>
            <w:bottom w:val="none" w:sz="0" w:space="0" w:color="auto"/>
            <w:right w:val="none" w:sz="0" w:space="0" w:color="auto"/>
          </w:divBdr>
        </w:div>
        <w:div w:id="1123614987">
          <w:marLeft w:val="2520"/>
          <w:marRight w:val="0"/>
          <w:marTop w:val="77"/>
          <w:marBottom w:val="0"/>
          <w:divBdr>
            <w:top w:val="none" w:sz="0" w:space="0" w:color="auto"/>
            <w:left w:val="none" w:sz="0" w:space="0" w:color="auto"/>
            <w:bottom w:val="none" w:sz="0" w:space="0" w:color="auto"/>
            <w:right w:val="none" w:sz="0" w:space="0" w:color="auto"/>
          </w:divBdr>
        </w:div>
        <w:div w:id="1260870479">
          <w:marLeft w:val="1800"/>
          <w:marRight w:val="0"/>
          <w:marTop w:val="91"/>
          <w:marBottom w:val="0"/>
          <w:divBdr>
            <w:top w:val="none" w:sz="0" w:space="0" w:color="auto"/>
            <w:left w:val="none" w:sz="0" w:space="0" w:color="auto"/>
            <w:bottom w:val="none" w:sz="0" w:space="0" w:color="auto"/>
            <w:right w:val="none" w:sz="0" w:space="0" w:color="auto"/>
          </w:divBdr>
        </w:div>
        <w:div w:id="1293294284">
          <w:marLeft w:val="1166"/>
          <w:marRight w:val="0"/>
          <w:marTop w:val="91"/>
          <w:marBottom w:val="0"/>
          <w:divBdr>
            <w:top w:val="none" w:sz="0" w:space="0" w:color="auto"/>
            <w:left w:val="none" w:sz="0" w:space="0" w:color="auto"/>
            <w:bottom w:val="none" w:sz="0" w:space="0" w:color="auto"/>
            <w:right w:val="none" w:sz="0" w:space="0" w:color="auto"/>
          </w:divBdr>
        </w:div>
        <w:div w:id="1860242002">
          <w:marLeft w:val="1800"/>
          <w:marRight w:val="0"/>
          <w:marTop w:val="91"/>
          <w:marBottom w:val="0"/>
          <w:divBdr>
            <w:top w:val="none" w:sz="0" w:space="0" w:color="auto"/>
            <w:left w:val="none" w:sz="0" w:space="0" w:color="auto"/>
            <w:bottom w:val="none" w:sz="0" w:space="0" w:color="auto"/>
            <w:right w:val="none" w:sz="0" w:space="0" w:color="auto"/>
          </w:divBdr>
        </w:div>
      </w:divsChild>
    </w:div>
    <w:div w:id="318269475">
      <w:bodyDiv w:val="1"/>
      <w:marLeft w:val="0"/>
      <w:marRight w:val="0"/>
      <w:marTop w:val="0"/>
      <w:marBottom w:val="0"/>
      <w:divBdr>
        <w:top w:val="none" w:sz="0" w:space="0" w:color="auto"/>
        <w:left w:val="none" w:sz="0" w:space="0" w:color="auto"/>
        <w:bottom w:val="none" w:sz="0" w:space="0" w:color="auto"/>
        <w:right w:val="none" w:sz="0" w:space="0" w:color="auto"/>
      </w:divBdr>
    </w:div>
    <w:div w:id="319967433">
      <w:bodyDiv w:val="1"/>
      <w:marLeft w:val="0"/>
      <w:marRight w:val="0"/>
      <w:marTop w:val="0"/>
      <w:marBottom w:val="0"/>
      <w:divBdr>
        <w:top w:val="none" w:sz="0" w:space="0" w:color="auto"/>
        <w:left w:val="none" w:sz="0" w:space="0" w:color="auto"/>
        <w:bottom w:val="none" w:sz="0" w:space="0" w:color="auto"/>
        <w:right w:val="none" w:sz="0" w:space="0" w:color="auto"/>
      </w:divBdr>
    </w:div>
    <w:div w:id="320235902">
      <w:bodyDiv w:val="1"/>
      <w:marLeft w:val="0"/>
      <w:marRight w:val="0"/>
      <w:marTop w:val="0"/>
      <w:marBottom w:val="0"/>
      <w:divBdr>
        <w:top w:val="none" w:sz="0" w:space="0" w:color="auto"/>
        <w:left w:val="none" w:sz="0" w:space="0" w:color="auto"/>
        <w:bottom w:val="none" w:sz="0" w:space="0" w:color="auto"/>
        <w:right w:val="none" w:sz="0" w:space="0" w:color="auto"/>
      </w:divBdr>
    </w:div>
    <w:div w:id="320894090">
      <w:bodyDiv w:val="1"/>
      <w:marLeft w:val="0"/>
      <w:marRight w:val="0"/>
      <w:marTop w:val="0"/>
      <w:marBottom w:val="0"/>
      <w:divBdr>
        <w:top w:val="none" w:sz="0" w:space="0" w:color="auto"/>
        <w:left w:val="none" w:sz="0" w:space="0" w:color="auto"/>
        <w:bottom w:val="none" w:sz="0" w:space="0" w:color="auto"/>
        <w:right w:val="none" w:sz="0" w:space="0" w:color="auto"/>
      </w:divBdr>
      <w:divsChild>
        <w:div w:id="189999501">
          <w:marLeft w:val="1166"/>
          <w:marRight w:val="0"/>
          <w:marTop w:val="134"/>
          <w:marBottom w:val="0"/>
          <w:divBdr>
            <w:top w:val="none" w:sz="0" w:space="0" w:color="auto"/>
            <w:left w:val="none" w:sz="0" w:space="0" w:color="auto"/>
            <w:bottom w:val="none" w:sz="0" w:space="0" w:color="auto"/>
            <w:right w:val="none" w:sz="0" w:space="0" w:color="auto"/>
          </w:divBdr>
        </w:div>
        <w:div w:id="1003315988">
          <w:marLeft w:val="547"/>
          <w:marRight w:val="0"/>
          <w:marTop w:val="154"/>
          <w:marBottom w:val="0"/>
          <w:divBdr>
            <w:top w:val="none" w:sz="0" w:space="0" w:color="auto"/>
            <w:left w:val="none" w:sz="0" w:space="0" w:color="auto"/>
            <w:bottom w:val="none" w:sz="0" w:space="0" w:color="auto"/>
            <w:right w:val="none" w:sz="0" w:space="0" w:color="auto"/>
          </w:divBdr>
        </w:div>
        <w:div w:id="1104223941">
          <w:marLeft w:val="2520"/>
          <w:marRight w:val="0"/>
          <w:marTop w:val="96"/>
          <w:marBottom w:val="0"/>
          <w:divBdr>
            <w:top w:val="none" w:sz="0" w:space="0" w:color="auto"/>
            <w:left w:val="none" w:sz="0" w:space="0" w:color="auto"/>
            <w:bottom w:val="none" w:sz="0" w:space="0" w:color="auto"/>
            <w:right w:val="none" w:sz="0" w:space="0" w:color="auto"/>
          </w:divBdr>
        </w:div>
        <w:div w:id="1160004383">
          <w:marLeft w:val="1166"/>
          <w:marRight w:val="0"/>
          <w:marTop w:val="134"/>
          <w:marBottom w:val="0"/>
          <w:divBdr>
            <w:top w:val="none" w:sz="0" w:space="0" w:color="auto"/>
            <w:left w:val="none" w:sz="0" w:space="0" w:color="auto"/>
            <w:bottom w:val="none" w:sz="0" w:space="0" w:color="auto"/>
            <w:right w:val="none" w:sz="0" w:space="0" w:color="auto"/>
          </w:divBdr>
        </w:div>
        <w:div w:id="1640644924">
          <w:marLeft w:val="1800"/>
          <w:marRight w:val="0"/>
          <w:marTop w:val="115"/>
          <w:marBottom w:val="0"/>
          <w:divBdr>
            <w:top w:val="none" w:sz="0" w:space="0" w:color="auto"/>
            <w:left w:val="none" w:sz="0" w:space="0" w:color="auto"/>
            <w:bottom w:val="none" w:sz="0" w:space="0" w:color="auto"/>
            <w:right w:val="none" w:sz="0" w:space="0" w:color="auto"/>
          </w:divBdr>
        </w:div>
        <w:div w:id="1921215597">
          <w:marLeft w:val="1166"/>
          <w:marRight w:val="0"/>
          <w:marTop w:val="134"/>
          <w:marBottom w:val="0"/>
          <w:divBdr>
            <w:top w:val="none" w:sz="0" w:space="0" w:color="auto"/>
            <w:left w:val="none" w:sz="0" w:space="0" w:color="auto"/>
            <w:bottom w:val="none" w:sz="0" w:space="0" w:color="auto"/>
            <w:right w:val="none" w:sz="0" w:space="0" w:color="auto"/>
          </w:divBdr>
        </w:div>
      </w:divsChild>
    </w:div>
    <w:div w:id="322438453">
      <w:bodyDiv w:val="1"/>
      <w:marLeft w:val="0"/>
      <w:marRight w:val="0"/>
      <w:marTop w:val="0"/>
      <w:marBottom w:val="0"/>
      <w:divBdr>
        <w:top w:val="none" w:sz="0" w:space="0" w:color="auto"/>
        <w:left w:val="none" w:sz="0" w:space="0" w:color="auto"/>
        <w:bottom w:val="none" w:sz="0" w:space="0" w:color="auto"/>
        <w:right w:val="none" w:sz="0" w:space="0" w:color="auto"/>
      </w:divBdr>
    </w:div>
    <w:div w:id="323513177">
      <w:bodyDiv w:val="1"/>
      <w:marLeft w:val="0"/>
      <w:marRight w:val="0"/>
      <w:marTop w:val="0"/>
      <w:marBottom w:val="0"/>
      <w:divBdr>
        <w:top w:val="none" w:sz="0" w:space="0" w:color="auto"/>
        <w:left w:val="none" w:sz="0" w:space="0" w:color="auto"/>
        <w:bottom w:val="none" w:sz="0" w:space="0" w:color="auto"/>
        <w:right w:val="none" w:sz="0" w:space="0" w:color="auto"/>
      </w:divBdr>
    </w:div>
    <w:div w:id="323976279">
      <w:bodyDiv w:val="1"/>
      <w:marLeft w:val="0"/>
      <w:marRight w:val="0"/>
      <w:marTop w:val="0"/>
      <w:marBottom w:val="0"/>
      <w:divBdr>
        <w:top w:val="none" w:sz="0" w:space="0" w:color="auto"/>
        <w:left w:val="none" w:sz="0" w:space="0" w:color="auto"/>
        <w:bottom w:val="none" w:sz="0" w:space="0" w:color="auto"/>
        <w:right w:val="none" w:sz="0" w:space="0" w:color="auto"/>
      </w:divBdr>
    </w:div>
    <w:div w:id="324405662">
      <w:bodyDiv w:val="1"/>
      <w:marLeft w:val="0"/>
      <w:marRight w:val="0"/>
      <w:marTop w:val="0"/>
      <w:marBottom w:val="0"/>
      <w:divBdr>
        <w:top w:val="none" w:sz="0" w:space="0" w:color="auto"/>
        <w:left w:val="none" w:sz="0" w:space="0" w:color="auto"/>
        <w:bottom w:val="none" w:sz="0" w:space="0" w:color="auto"/>
        <w:right w:val="none" w:sz="0" w:space="0" w:color="auto"/>
      </w:divBdr>
      <w:divsChild>
        <w:div w:id="234584284">
          <w:marLeft w:val="547"/>
          <w:marRight w:val="0"/>
          <w:marTop w:val="154"/>
          <w:marBottom w:val="0"/>
          <w:divBdr>
            <w:top w:val="none" w:sz="0" w:space="0" w:color="auto"/>
            <w:left w:val="none" w:sz="0" w:space="0" w:color="auto"/>
            <w:bottom w:val="none" w:sz="0" w:space="0" w:color="auto"/>
            <w:right w:val="none" w:sz="0" w:space="0" w:color="auto"/>
          </w:divBdr>
        </w:div>
        <w:div w:id="341275235">
          <w:marLeft w:val="1166"/>
          <w:marRight w:val="0"/>
          <w:marTop w:val="134"/>
          <w:marBottom w:val="0"/>
          <w:divBdr>
            <w:top w:val="none" w:sz="0" w:space="0" w:color="auto"/>
            <w:left w:val="none" w:sz="0" w:space="0" w:color="auto"/>
            <w:bottom w:val="none" w:sz="0" w:space="0" w:color="auto"/>
            <w:right w:val="none" w:sz="0" w:space="0" w:color="auto"/>
          </w:divBdr>
        </w:div>
        <w:div w:id="1151405415">
          <w:marLeft w:val="1166"/>
          <w:marRight w:val="0"/>
          <w:marTop w:val="134"/>
          <w:marBottom w:val="0"/>
          <w:divBdr>
            <w:top w:val="none" w:sz="0" w:space="0" w:color="auto"/>
            <w:left w:val="none" w:sz="0" w:space="0" w:color="auto"/>
            <w:bottom w:val="none" w:sz="0" w:space="0" w:color="auto"/>
            <w:right w:val="none" w:sz="0" w:space="0" w:color="auto"/>
          </w:divBdr>
        </w:div>
        <w:div w:id="1960211875">
          <w:marLeft w:val="1800"/>
          <w:marRight w:val="0"/>
          <w:marTop w:val="115"/>
          <w:marBottom w:val="0"/>
          <w:divBdr>
            <w:top w:val="none" w:sz="0" w:space="0" w:color="auto"/>
            <w:left w:val="none" w:sz="0" w:space="0" w:color="auto"/>
            <w:bottom w:val="none" w:sz="0" w:space="0" w:color="auto"/>
            <w:right w:val="none" w:sz="0" w:space="0" w:color="auto"/>
          </w:divBdr>
        </w:div>
      </w:divsChild>
    </w:div>
    <w:div w:id="324936557">
      <w:bodyDiv w:val="1"/>
      <w:marLeft w:val="0"/>
      <w:marRight w:val="0"/>
      <w:marTop w:val="0"/>
      <w:marBottom w:val="0"/>
      <w:divBdr>
        <w:top w:val="none" w:sz="0" w:space="0" w:color="auto"/>
        <w:left w:val="none" w:sz="0" w:space="0" w:color="auto"/>
        <w:bottom w:val="none" w:sz="0" w:space="0" w:color="auto"/>
        <w:right w:val="none" w:sz="0" w:space="0" w:color="auto"/>
      </w:divBdr>
    </w:div>
    <w:div w:id="324943210">
      <w:bodyDiv w:val="1"/>
      <w:marLeft w:val="0"/>
      <w:marRight w:val="0"/>
      <w:marTop w:val="0"/>
      <w:marBottom w:val="0"/>
      <w:divBdr>
        <w:top w:val="none" w:sz="0" w:space="0" w:color="auto"/>
        <w:left w:val="none" w:sz="0" w:space="0" w:color="auto"/>
        <w:bottom w:val="none" w:sz="0" w:space="0" w:color="auto"/>
        <w:right w:val="none" w:sz="0" w:space="0" w:color="auto"/>
      </w:divBdr>
      <w:divsChild>
        <w:div w:id="1067873150">
          <w:marLeft w:val="1166"/>
          <w:marRight w:val="0"/>
          <w:marTop w:val="106"/>
          <w:marBottom w:val="0"/>
          <w:divBdr>
            <w:top w:val="none" w:sz="0" w:space="0" w:color="auto"/>
            <w:left w:val="none" w:sz="0" w:space="0" w:color="auto"/>
            <w:bottom w:val="none" w:sz="0" w:space="0" w:color="auto"/>
            <w:right w:val="none" w:sz="0" w:space="0" w:color="auto"/>
          </w:divBdr>
        </w:div>
        <w:div w:id="1529567950">
          <w:marLeft w:val="1166"/>
          <w:marRight w:val="0"/>
          <w:marTop w:val="106"/>
          <w:marBottom w:val="0"/>
          <w:divBdr>
            <w:top w:val="none" w:sz="0" w:space="0" w:color="auto"/>
            <w:left w:val="none" w:sz="0" w:space="0" w:color="auto"/>
            <w:bottom w:val="none" w:sz="0" w:space="0" w:color="auto"/>
            <w:right w:val="none" w:sz="0" w:space="0" w:color="auto"/>
          </w:divBdr>
        </w:div>
        <w:div w:id="1789592133">
          <w:marLeft w:val="1166"/>
          <w:marRight w:val="0"/>
          <w:marTop w:val="106"/>
          <w:marBottom w:val="0"/>
          <w:divBdr>
            <w:top w:val="none" w:sz="0" w:space="0" w:color="auto"/>
            <w:left w:val="none" w:sz="0" w:space="0" w:color="auto"/>
            <w:bottom w:val="none" w:sz="0" w:space="0" w:color="auto"/>
            <w:right w:val="none" w:sz="0" w:space="0" w:color="auto"/>
          </w:divBdr>
        </w:div>
      </w:divsChild>
    </w:div>
    <w:div w:id="325744646">
      <w:bodyDiv w:val="1"/>
      <w:marLeft w:val="0"/>
      <w:marRight w:val="0"/>
      <w:marTop w:val="0"/>
      <w:marBottom w:val="0"/>
      <w:divBdr>
        <w:top w:val="none" w:sz="0" w:space="0" w:color="auto"/>
        <w:left w:val="none" w:sz="0" w:space="0" w:color="auto"/>
        <w:bottom w:val="none" w:sz="0" w:space="0" w:color="auto"/>
        <w:right w:val="none" w:sz="0" w:space="0" w:color="auto"/>
      </w:divBdr>
    </w:div>
    <w:div w:id="326328626">
      <w:bodyDiv w:val="1"/>
      <w:marLeft w:val="0"/>
      <w:marRight w:val="0"/>
      <w:marTop w:val="0"/>
      <w:marBottom w:val="0"/>
      <w:divBdr>
        <w:top w:val="none" w:sz="0" w:space="0" w:color="auto"/>
        <w:left w:val="none" w:sz="0" w:space="0" w:color="auto"/>
        <w:bottom w:val="none" w:sz="0" w:space="0" w:color="auto"/>
        <w:right w:val="none" w:sz="0" w:space="0" w:color="auto"/>
      </w:divBdr>
    </w:div>
    <w:div w:id="326906854">
      <w:bodyDiv w:val="1"/>
      <w:marLeft w:val="0"/>
      <w:marRight w:val="0"/>
      <w:marTop w:val="0"/>
      <w:marBottom w:val="0"/>
      <w:divBdr>
        <w:top w:val="none" w:sz="0" w:space="0" w:color="auto"/>
        <w:left w:val="none" w:sz="0" w:space="0" w:color="auto"/>
        <w:bottom w:val="none" w:sz="0" w:space="0" w:color="auto"/>
        <w:right w:val="none" w:sz="0" w:space="0" w:color="auto"/>
      </w:divBdr>
    </w:div>
    <w:div w:id="326985133">
      <w:bodyDiv w:val="1"/>
      <w:marLeft w:val="0"/>
      <w:marRight w:val="0"/>
      <w:marTop w:val="0"/>
      <w:marBottom w:val="0"/>
      <w:divBdr>
        <w:top w:val="none" w:sz="0" w:space="0" w:color="auto"/>
        <w:left w:val="none" w:sz="0" w:space="0" w:color="auto"/>
        <w:bottom w:val="none" w:sz="0" w:space="0" w:color="auto"/>
        <w:right w:val="none" w:sz="0" w:space="0" w:color="auto"/>
      </w:divBdr>
      <w:divsChild>
        <w:div w:id="12389419">
          <w:marLeft w:val="2520"/>
          <w:marRight w:val="0"/>
          <w:marTop w:val="60"/>
          <w:marBottom w:val="0"/>
          <w:divBdr>
            <w:top w:val="none" w:sz="0" w:space="0" w:color="auto"/>
            <w:left w:val="none" w:sz="0" w:space="0" w:color="auto"/>
            <w:bottom w:val="none" w:sz="0" w:space="0" w:color="auto"/>
            <w:right w:val="none" w:sz="0" w:space="0" w:color="auto"/>
          </w:divBdr>
        </w:div>
        <w:div w:id="97330919">
          <w:marLeft w:val="1800"/>
          <w:marRight w:val="0"/>
          <w:marTop w:val="60"/>
          <w:marBottom w:val="0"/>
          <w:divBdr>
            <w:top w:val="none" w:sz="0" w:space="0" w:color="auto"/>
            <w:left w:val="none" w:sz="0" w:space="0" w:color="auto"/>
            <w:bottom w:val="none" w:sz="0" w:space="0" w:color="auto"/>
            <w:right w:val="none" w:sz="0" w:space="0" w:color="auto"/>
          </w:divBdr>
        </w:div>
        <w:div w:id="408967537">
          <w:marLeft w:val="3240"/>
          <w:marRight w:val="0"/>
          <w:marTop w:val="60"/>
          <w:marBottom w:val="0"/>
          <w:divBdr>
            <w:top w:val="none" w:sz="0" w:space="0" w:color="auto"/>
            <w:left w:val="none" w:sz="0" w:space="0" w:color="auto"/>
            <w:bottom w:val="none" w:sz="0" w:space="0" w:color="auto"/>
            <w:right w:val="none" w:sz="0" w:space="0" w:color="auto"/>
          </w:divBdr>
        </w:div>
        <w:div w:id="409279346">
          <w:marLeft w:val="3240"/>
          <w:marRight w:val="0"/>
          <w:marTop w:val="60"/>
          <w:marBottom w:val="0"/>
          <w:divBdr>
            <w:top w:val="none" w:sz="0" w:space="0" w:color="auto"/>
            <w:left w:val="none" w:sz="0" w:space="0" w:color="auto"/>
            <w:bottom w:val="none" w:sz="0" w:space="0" w:color="auto"/>
            <w:right w:val="none" w:sz="0" w:space="0" w:color="auto"/>
          </w:divBdr>
        </w:div>
        <w:div w:id="509804738">
          <w:marLeft w:val="2520"/>
          <w:marRight w:val="0"/>
          <w:marTop w:val="60"/>
          <w:marBottom w:val="0"/>
          <w:divBdr>
            <w:top w:val="none" w:sz="0" w:space="0" w:color="auto"/>
            <w:left w:val="none" w:sz="0" w:space="0" w:color="auto"/>
            <w:bottom w:val="none" w:sz="0" w:space="0" w:color="auto"/>
            <w:right w:val="none" w:sz="0" w:space="0" w:color="auto"/>
          </w:divBdr>
        </w:div>
        <w:div w:id="771976693">
          <w:marLeft w:val="1166"/>
          <w:marRight w:val="0"/>
          <w:marTop w:val="60"/>
          <w:marBottom w:val="0"/>
          <w:divBdr>
            <w:top w:val="none" w:sz="0" w:space="0" w:color="auto"/>
            <w:left w:val="none" w:sz="0" w:space="0" w:color="auto"/>
            <w:bottom w:val="none" w:sz="0" w:space="0" w:color="auto"/>
            <w:right w:val="none" w:sz="0" w:space="0" w:color="auto"/>
          </w:divBdr>
        </w:div>
        <w:div w:id="886142221">
          <w:marLeft w:val="3240"/>
          <w:marRight w:val="0"/>
          <w:marTop w:val="60"/>
          <w:marBottom w:val="0"/>
          <w:divBdr>
            <w:top w:val="none" w:sz="0" w:space="0" w:color="auto"/>
            <w:left w:val="none" w:sz="0" w:space="0" w:color="auto"/>
            <w:bottom w:val="none" w:sz="0" w:space="0" w:color="auto"/>
            <w:right w:val="none" w:sz="0" w:space="0" w:color="auto"/>
          </w:divBdr>
        </w:div>
        <w:div w:id="1118839055">
          <w:marLeft w:val="2520"/>
          <w:marRight w:val="0"/>
          <w:marTop w:val="60"/>
          <w:marBottom w:val="0"/>
          <w:divBdr>
            <w:top w:val="none" w:sz="0" w:space="0" w:color="auto"/>
            <w:left w:val="none" w:sz="0" w:space="0" w:color="auto"/>
            <w:bottom w:val="none" w:sz="0" w:space="0" w:color="auto"/>
            <w:right w:val="none" w:sz="0" w:space="0" w:color="auto"/>
          </w:divBdr>
        </w:div>
        <w:div w:id="1265765532">
          <w:marLeft w:val="2520"/>
          <w:marRight w:val="0"/>
          <w:marTop w:val="60"/>
          <w:marBottom w:val="0"/>
          <w:divBdr>
            <w:top w:val="none" w:sz="0" w:space="0" w:color="auto"/>
            <w:left w:val="none" w:sz="0" w:space="0" w:color="auto"/>
            <w:bottom w:val="none" w:sz="0" w:space="0" w:color="auto"/>
            <w:right w:val="none" w:sz="0" w:space="0" w:color="auto"/>
          </w:divBdr>
        </w:div>
        <w:div w:id="1606620031">
          <w:marLeft w:val="2520"/>
          <w:marRight w:val="0"/>
          <w:marTop w:val="60"/>
          <w:marBottom w:val="0"/>
          <w:divBdr>
            <w:top w:val="none" w:sz="0" w:space="0" w:color="auto"/>
            <w:left w:val="none" w:sz="0" w:space="0" w:color="auto"/>
            <w:bottom w:val="none" w:sz="0" w:space="0" w:color="auto"/>
            <w:right w:val="none" w:sz="0" w:space="0" w:color="auto"/>
          </w:divBdr>
        </w:div>
        <w:div w:id="1644580854">
          <w:marLeft w:val="1800"/>
          <w:marRight w:val="0"/>
          <w:marTop w:val="60"/>
          <w:marBottom w:val="0"/>
          <w:divBdr>
            <w:top w:val="none" w:sz="0" w:space="0" w:color="auto"/>
            <w:left w:val="none" w:sz="0" w:space="0" w:color="auto"/>
            <w:bottom w:val="none" w:sz="0" w:space="0" w:color="auto"/>
            <w:right w:val="none" w:sz="0" w:space="0" w:color="auto"/>
          </w:divBdr>
        </w:div>
        <w:div w:id="1735422334">
          <w:marLeft w:val="2520"/>
          <w:marRight w:val="0"/>
          <w:marTop w:val="60"/>
          <w:marBottom w:val="0"/>
          <w:divBdr>
            <w:top w:val="none" w:sz="0" w:space="0" w:color="auto"/>
            <w:left w:val="none" w:sz="0" w:space="0" w:color="auto"/>
            <w:bottom w:val="none" w:sz="0" w:space="0" w:color="auto"/>
            <w:right w:val="none" w:sz="0" w:space="0" w:color="auto"/>
          </w:divBdr>
        </w:div>
      </w:divsChild>
    </w:div>
    <w:div w:id="328406400">
      <w:bodyDiv w:val="1"/>
      <w:marLeft w:val="0"/>
      <w:marRight w:val="0"/>
      <w:marTop w:val="0"/>
      <w:marBottom w:val="0"/>
      <w:divBdr>
        <w:top w:val="none" w:sz="0" w:space="0" w:color="auto"/>
        <w:left w:val="none" w:sz="0" w:space="0" w:color="auto"/>
        <w:bottom w:val="none" w:sz="0" w:space="0" w:color="auto"/>
        <w:right w:val="none" w:sz="0" w:space="0" w:color="auto"/>
      </w:divBdr>
      <w:divsChild>
        <w:div w:id="100686161">
          <w:marLeft w:val="0"/>
          <w:marRight w:val="0"/>
          <w:marTop w:val="0"/>
          <w:marBottom w:val="0"/>
          <w:divBdr>
            <w:top w:val="none" w:sz="0" w:space="0" w:color="auto"/>
            <w:left w:val="none" w:sz="0" w:space="0" w:color="auto"/>
            <w:bottom w:val="none" w:sz="0" w:space="0" w:color="auto"/>
            <w:right w:val="none" w:sz="0" w:space="0" w:color="auto"/>
          </w:divBdr>
          <w:divsChild>
            <w:div w:id="58021027">
              <w:marLeft w:val="0"/>
              <w:marRight w:val="0"/>
              <w:marTop w:val="0"/>
              <w:marBottom w:val="0"/>
              <w:divBdr>
                <w:top w:val="none" w:sz="0" w:space="0" w:color="auto"/>
                <w:left w:val="none" w:sz="0" w:space="0" w:color="auto"/>
                <w:bottom w:val="none" w:sz="0" w:space="0" w:color="auto"/>
                <w:right w:val="none" w:sz="0" w:space="0" w:color="auto"/>
              </w:divBdr>
            </w:div>
            <w:div w:id="332227612">
              <w:marLeft w:val="0"/>
              <w:marRight w:val="0"/>
              <w:marTop w:val="0"/>
              <w:marBottom w:val="0"/>
              <w:divBdr>
                <w:top w:val="none" w:sz="0" w:space="0" w:color="auto"/>
                <w:left w:val="none" w:sz="0" w:space="0" w:color="auto"/>
                <w:bottom w:val="none" w:sz="0" w:space="0" w:color="auto"/>
                <w:right w:val="none" w:sz="0" w:space="0" w:color="auto"/>
              </w:divBdr>
            </w:div>
            <w:div w:id="373703069">
              <w:marLeft w:val="0"/>
              <w:marRight w:val="0"/>
              <w:marTop w:val="0"/>
              <w:marBottom w:val="0"/>
              <w:divBdr>
                <w:top w:val="none" w:sz="0" w:space="0" w:color="auto"/>
                <w:left w:val="none" w:sz="0" w:space="0" w:color="auto"/>
                <w:bottom w:val="none" w:sz="0" w:space="0" w:color="auto"/>
                <w:right w:val="none" w:sz="0" w:space="0" w:color="auto"/>
              </w:divBdr>
            </w:div>
            <w:div w:id="684213532">
              <w:marLeft w:val="0"/>
              <w:marRight w:val="0"/>
              <w:marTop w:val="0"/>
              <w:marBottom w:val="0"/>
              <w:divBdr>
                <w:top w:val="none" w:sz="0" w:space="0" w:color="auto"/>
                <w:left w:val="none" w:sz="0" w:space="0" w:color="auto"/>
                <w:bottom w:val="none" w:sz="0" w:space="0" w:color="auto"/>
                <w:right w:val="none" w:sz="0" w:space="0" w:color="auto"/>
              </w:divBdr>
            </w:div>
            <w:div w:id="884635422">
              <w:marLeft w:val="0"/>
              <w:marRight w:val="0"/>
              <w:marTop w:val="0"/>
              <w:marBottom w:val="0"/>
              <w:divBdr>
                <w:top w:val="none" w:sz="0" w:space="0" w:color="auto"/>
                <w:left w:val="none" w:sz="0" w:space="0" w:color="auto"/>
                <w:bottom w:val="none" w:sz="0" w:space="0" w:color="auto"/>
                <w:right w:val="none" w:sz="0" w:space="0" w:color="auto"/>
              </w:divBdr>
            </w:div>
            <w:div w:id="989558192">
              <w:marLeft w:val="0"/>
              <w:marRight w:val="0"/>
              <w:marTop w:val="0"/>
              <w:marBottom w:val="0"/>
              <w:divBdr>
                <w:top w:val="none" w:sz="0" w:space="0" w:color="auto"/>
                <w:left w:val="none" w:sz="0" w:space="0" w:color="auto"/>
                <w:bottom w:val="none" w:sz="0" w:space="0" w:color="auto"/>
                <w:right w:val="none" w:sz="0" w:space="0" w:color="auto"/>
              </w:divBdr>
            </w:div>
            <w:div w:id="1457485722">
              <w:marLeft w:val="0"/>
              <w:marRight w:val="0"/>
              <w:marTop w:val="0"/>
              <w:marBottom w:val="0"/>
              <w:divBdr>
                <w:top w:val="none" w:sz="0" w:space="0" w:color="auto"/>
                <w:left w:val="none" w:sz="0" w:space="0" w:color="auto"/>
                <w:bottom w:val="none" w:sz="0" w:space="0" w:color="auto"/>
                <w:right w:val="none" w:sz="0" w:space="0" w:color="auto"/>
              </w:divBdr>
            </w:div>
            <w:div w:id="1731070579">
              <w:marLeft w:val="0"/>
              <w:marRight w:val="0"/>
              <w:marTop w:val="0"/>
              <w:marBottom w:val="0"/>
              <w:divBdr>
                <w:top w:val="none" w:sz="0" w:space="0" w:color="auto"/>
                <w:left w:val="none" w:sz="0" w:space="0" w:color="auto"/>
                <w:bottom w:val="none" w:sz="0" w:space="0" w:color="auto"/>
                <w:right w:val="none" w:sz="0" w:space="0" w:color="auto"/>
              </w:divBdr>
            </w:div>
            <w:div w:id="1736080949">
              <w:marLeft w:val="0"/>
              <w:marRight w:val="0"/>
              <w:marTop w:val="0"/>
              <w:marBottom w:val="0"/>
              <w:divBdr>
                <w:top w:val="none" w:sz="0" w:space="0" w:color="auto"/>
                <w:left w:val="none" w:sz="0" w:space="0" w:color="auto"/>
                <w:bottom w:val="none" w:sz="0" w:space="0" w:color="auto"/>
                <w:right w:val="none" w:sz="0" w:space="0" w:color="auto"/>
              </w:divBdr>
            </w:div>
            <w:div w:id="1752585015">
              <w:marLeft w:val="0"/>
              <w:marRight w:val="0"/>
              <w:marTop w:val="0"/>
              <w:marBottom w:val="0"/>
              <w:divBdr>
                <w:top w:val="none" w:sz="0" w:space="0" w:color="auto"/>
                <w:left w:val="none" w:sz="0" w:space="0" w:color="auto"/>
                <w:bottom w:val="none" w:sz="0" w:space="0" w:color="auto"/>
                <w:right w:val="none" w:sz="0" w:space="0" w:color="auto"/>
              </w:divBdr>
            </w:div>
            <w:div w:id="1778403729">
              <w:marLeft w:val="0"/>
              <w:marRight w:val="0"/>
              <w:marTop w:val="0"/>
              <w:marBottom w:val="0"/>
              <w:divBdr>
                <w:top w:val="none" w:sz="0" w:space="0" w:color="auto"/>
                <w:left w:val="none" w:sz="0" w:space="0" w:color="auto"/>
                <w:bottom w:val="none" w:sz="0" w:space="0" w:color="auto"/>
                <w:right w:val="none" w:sz="0" w:space="0" w:color="auto"/>
              </w:divBdr>
            </w:div>
            <w:div w:id="208483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5957">
      <w:bodyDiv w:val="1"/>
      <w:marLeft w:val="0"/>
      <w:marRight w:val="0"/>
      <w:marTop w:val="0"/>
      <w:marBottom w:val="0"/>
      <w:divBdr>
        <w:top w:val="none" w:sz="0" w:space="0" w:color="auto"/>
        <w:left w:val="none" w:sz="0" w:space="0" w:color="auto"/>
        <w:bottom w:val="none" w:sz="0" w:space="0" w:color="auto"/>
        <w:right w:val="none" w:sz="0" w:space="0" w:color="auto"/>
      </w:divBdr>
      <w:divsChild>
        <w:div w:id="516580039">
          <w:marLeft w:val="547"/>
          <w:marRight w:val="0"/>
          <w:marTop w:val="134"/>
          <w:marBottom w:val="0"/>
          <w:divBdr>
            <w:top w:val="none" w:sz="0" w:space="0" w:color="auto"/>
            <w:left w:val="none" w:sz="0" w:space="0" w:color="auto"/>
            <w:bottom w:val="none" w:sz="0" w:space="0" w:color="auto"/>
            <w:right w:val="none" w:sz="0" w:space="0" w:color="auto"/>
          </w:divBdr>
        </w:div>
      </w:divsChild>
    </w:div>
    <w:div w:id="329678679">
      <w:bodyDiv w:val="1"/>
      <w:marLeft w:val="0"/>
      <w:marRight w:val="0"/>
      <w:marTop w:val="0"/>
      <w:marBottom w:val="0"/>
      <w:divBdr>
        <w:top w:val="none" w:sz="0" w:space="0" w:color="auto"/>
        <w:left w:val="none" w:sz="0" w:space="0" w:color="auto"/>
        <w:bottom w:val="none" w:sz="0" w:space="0" w:color="auto"/>
        <w:right w:val="none" w:sz="0" w:space="0" w:color="auto"/>
      </w:divBdr>
    </w:div>
    <w:div w:id="329910386">
      <w:bodyDiv w:val="1"/>
      <w:marLeft w:val="0"/>
      <w:marRight w:val="0"/>
      <w:marTop w:val="0"/>
      <w:marBottom w:val="0"/>
      <w:divBdr>
        <w:top w:val="none" w:sz="0" w:space="0" w:color="auto"/>
        <w:left w:val="none" w:sz="0" w:space="0" w:color="auto"/>
        <w:bottom w:val="none" w:sz="0" w:space="0" w:color="auto"/>
        <w:right w:val="none" w:sz="0" w:space="0" w:color="auto"/>
      </w:divBdr>
    </w:div>
    <w:div w:id="329913621">
      <w:bodyDiv w:val="1"/>
      <w:marLeft w:val="0"/>
      <w:marRight w:val="0"/>
      <w:marTop w:val="0"/>
      <w:marBottom w:val="0"/>
      <w:divBdr>
        <w:top w:val="none" w:sz="0" w:space="0" w:color="auto"/>
        <w:left w:val="none" w:sz="0" w:space="0" w:color="auto"/>
        <w:bottom w:val="none" w:sz="0" w:space="0" w:color="auto"/>
        <w:right w:val="none" w:sz="0" w:space="0" w:color="auto"/>
      </w:divBdr>
    </w:div>
    <w:div w:id="330110220">
      <w:bodyDiv w:val="1"/>
      <w:marLeft w:val="0"/>
      <w:marRight w:val="0"/>
      <w:marTop w:val="0"/>
      <w:marBottom w:val="0"/>
      <w:divBdr>
        <w:top w:val="none" w:sz="0" w:space="0" w:color="auto"/>
        <w:left w:val="none" w:sz="0" w:space="0" w:color="auto"/>
        <w:bottom w:val="none" w:sz="0" w:space="0" w:color="auto"/>
        <w:right w:val="none" w:sz="0" w:space="0" w:color="auto"/>
      </w:divBdr>
      <w:divsChild>
        <w:div w:id="1341083384">
          <w:marLeft w:val="0"/>
          <w:marRight w:val="0"/>
          <w:marTop w:val="0"/>
          <w:marBottom w:val="0"/>
          <w:divBdr>
            <w:top w:val="none" w:sz="0" w:space="0" w:color="auto"/>
            <w:left w:val="none" w:sz="0" w:space="0" w:color="auto"/>
            <w:bottom w:val="none" w:sz="0" w:space="0" w:color="auto"/>
            <w:right w:val="none" w:sz="0" w:space="0" w:color="auto"/>
          </w:divBdr>
          <w:divsChild>
            <w:div w:id="114269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74928">
      <w:bodyDiv w:val="1"/>
      <w:marLeft w:val="0"/>
      <w:marRight w:val="0"/>
      <w:marTop w:val="0"/>
      <w:marBottom w:val="0"/>
      <w:divBdr>
        <w:top w:val="none" w:sz="0" w:space="0" w:color="auto"/>
        <w:left w:val="none" w:sz="0" w:space="0" w:color="auto"/>
        <w:bottom w:val="none" w:sz="0" w:space="0" w:color="auto"/>
        <w:right w:val="none" w:sz="0" w:space="0" w:color="auto"/>
      </w:divBdr>
      <w:divsChild>
        <w:div w:id="656493350">
          <w:marLeft w:val="1166"/>
          <w:marRight w:val="0"/>
          <w:marTop w:val="115"/>
          <w:marBottom w:val="0"/>
          <w:divBdr>
            <w:top w:val="none" w:sz="0" w:space="0" w:color="auto"/>
            <w:left w:val="none" w:sz="0" w:space="0" w:color="auto"/>
            <w:bottom w:val="none" w:sz="0" w:space="0" w:color="auto"/>
            <w:right w:val="none" w:sz="0" w:space="0" w:color="auto"/>
          </w:divBdr>
        </w:div>
        <w:div w:id="1108887119">
          <w:marLeft w:val="1800"/>
          <w:marRight w:val="0"/>
          <w:marTop w:val="96"/>
          <w:marBottom w:val="0"/>
          <w:divBdr>
            <w:top w:val="none" w:sz="0" w:space="0" w:color="auto"/>
            <w:left w:val="none" w:sz="0" w:space="0" w:color="auto"/>
            <w:bottom w:val="none" w:sz="0" w:space="0" w:color="auto"/>
            <w:right w:val="none" w:sz="0" w:space="0" w:color="auto"/>
          </w:divBdr>
        </w:div>
        <w:div w:id="1570577485">
          <w:marLeft w:val="2520"/>
          <w:marRight w:val="0"/>
          <w:marTop w:val="77"/>
          <w:marBottom w:val="0"/>
          <w:divBdr>
            <w:top w:val="none" w:sz="0" w:space="0" w:color="auto"/>
            <w:left w:val="none" w:sz="0" w:space="0" w:color="auto"/>
            <w:bottom w:val="none" w:sz="0" w:space="0" w:color="auto"/>
            <w:right w:val="none" w:sz="0" w:space="0" w:color="auto"/>
          </w:divBdr>
        </w:div>
        <w:div w:id="1951546997">
          <w:marLeft w:val="547"/>
          <w:marRight w:val="0"/>
          <w:marTop w:val="134"/>
          <w:marBottom w:val="0"/>
          <w:divBdr>
            <w:top w:val="none" w:sz="0" w:space="0" w:color="auto"/>
            <w:left w:val="none" w:sz="0" w:space="0" w:color="auto"/>
            <w:bottom w:val="none" w:sz="0" w:space="0" w:color="auto"/>
            <w:right w:val="none" w:sz="0" w:space="0" w:color="auto"/>
          </w:divBdr>
        </w:div>
        <w:div w:id="2040231047">
          <w:marLeft w:val="1166"/>
          <w:marRight w:val="0"/>
          <w:marTop w:val="115"/>
          <w:marBottom w:val="0"/>
          <w:divBdr>
            <w:top w:val="none" w:sz="0" w:space="0" w:color="auto"/>
            <w:left w:val="none" w:sz="0" w:space="0" w:color="auto"/>
            <w:bottom w:val="none" w:sz="0" w:space="0" w:color="auto"/>
            <w:right w:val="none" w:sz="0" w:space="0" w:color="auto"/>
          </w:divBdr>
        </w:div>
        <w:div w:id="2092501362">
          <w:marLeft w:val="1800"/>
          <w:marRight w:val="0"/>
          <w:marTop w:val="96"/>
          <w:marBottom w:val="0"/>
          <w:divBdr>
            <w:top w:val="none" w:sz="0" w:space="0" w:color="auto"/>
            <w:left w:val="none" w:sz="0" w:space="0" w:color="auto"/>
            <w:bottom w:val="none" w:sz="0" w:space="0" w:color="auto"/>
            <w:right w:val="none" w:sz="0" w:space="0" w:color="auto"/>
          </w:divBdr>
        </w:div>
      </w:divsChild>
    </w:div>
    <w:div w:id="330523915">
      <w:bodyDiv w:val="1"/>
      <w:marLeft w:val="0"/>
      <w:marRight w:val="0"/>
      <w:marTop w:val="0"/>
      <w:marBottom w:val="0"/>
      <w:divBdr>
        <w:top w:val="none" w:sz="0" w:space="0" w:color="auto"/>
        <w:left w:val="none" w:sz="0" w:space="0" w:color="auto"/>
        <w:bottom w:val="none" w:sz="0" w:space="0" w:color="auto"/>
        <w:right w:val="none" w:sz="0" w:space="0" w:color="auto"/>
      </w:divBdr>
    </w:div>
    <w:div w:id="331955513">
      <w:bodyDiv w:val="1"/>
      <w:marLeft w:val="0"/>
      <w:marRight w:val="0"/>
      <w:marTop w:val="0"/>
      <w:marBottom w:val="0"/>
      <w:divBdr>
        <w:top w:val="none" w:sz="0" w:space="0" w:color="auto"/>
        <w:left w:val="none" w:sz="0" w:space="0" w:color="auto"/>
        <w:bottom w:val="none" w:sz="0" w:space="0" w:color="auto"/>
        <w:right w:val="none" w:sz="0" w:space="0" w:color="auto"/>
      </w:divBdr>
      <w:divsChild>
        <w:div w:id="78597536">
          <w:marLeft w:val="1166"/>
          <w:marRight w:val="0"/>
          <w:marTop w:val="96"/>
          <w:marBottom w:val="0"/>
          <w:divBdr>
            <w:top w:val="none" w:sz="0" w:space="0" w:color="auto"/>
            <w:left w:val="none" w:sz="0" w:space="0" w:color="auto"/>
            <w:bottom w:val="none" w:sz="0" w:space="0" w:color="auto"/>
            <w:right w:val="none" w:sz="0" w:space="0" w:color="auto"/>
          </w:divBdr>
        </w:div>
        <w:div w:id="1025060207">
          <w:marLeft w:val="547"/>
          <w:marRight w:val="0"/>
          <w:marTop w:val="115"/>
          <w:marBottom w:val="0"/>
          <w:divBdr>
            <w:top w:val="none" w:sz="0" w:space="0" w:color="auto"/>
            <w:left w:val="none" w:sz="0" w:space="0" w:color="auto"/>
            <w:bottom w:val="none" w:sz="0" w:space="0" w:color="auto"/>
            <w:right w:val="none" w:sz="0" w:space="0" w:color="auto"/>
          </w:divBdr>
        </w:div>
        <w:div w:id="1698240997">
          <w:marLeft w:val="547"/>
          <w:marRight w:val="0"/>
          <w:marTop w:val="115"/>
          <w:marBottom w:val="0"/>
          <w:divBdr>
            <w:top w:val="none" w:sz="0" w:space="0" w:color="auto"/>
            <w:left w:val="none" w:sz="0" w:space="0" w:color="auto"/>
            <w:bottom w:val="none" w:sz="0" w:space="0" w:color="auto"/>
            <w:right w:val="none" w:sz="0" w:space="0" w:color="auto"/>
          </w:divBdr>
        </w:div>
        <w:div w:id="2035694136">
          <w:marLeft w:val="1166"/>
          <w:marRight w:val="0"/>
          <w:marTop w:val="96"/>
          <w:marBottom w:val="0"/>
          <w:divBdr>
            <w:top w:val="none" w:sz="0" w:space="0" w:color="auto"/>
            <w:left w:val="none" w:sz="0" w:space="0" w:color="auto"/>
            <w:bottom w:val="none" w:sz="0" w:space="0" w:color="auto"/>
            <w:right w:val="none" w:sz="0" w:space="0" w:color="auto"/>
          </w:divBdr>
        </w:div>
      </w:divsChild>
    </w:div>
    <w:div w:id="332146887">
      <w:bodyDiv w:val="1"/>
      <w:marLeft w:val="0"/>
      <w:marRight w:val="0"/>
      <w:marTop w:val="0"/>
      <w:marBottom w:val="0"/>
      <w:divBdr>
        <w:top w:val="none" w:sz="0" w:space="0" w:color="auto"/>
        <w:left w:val="none" w:sz="0" w:space="0" w:color="auto"/>
        <w:bottom w:val="none" w:sz="0" w:space="0" w:color="auto"/>
        <w:right w:val="none" w:sz="0" w:space="0" w:color="auto"/>
      </w:divBdr>
      <w:divsChild>
        <w:div w:id="170141252">
          <w:marLeft w:val="0"/>
          <w:marRight w:val="0"/>
          <w:marTop w:val="0"/>
          <w:marBottom w:val="0"/>
          <w:divBdr>
            <w:top w:val="none" w:sz="0" w:space="0" w:color="auto"/>
            <w:left w:val="none" w:sz="0" w:space="0" w:color="auto"/>
            <w:bottom w:val="none" w:sz="0" w:space="0" w:color="auto"/>
            <w:right w:val="none" w:sz="0" w:space="0" w:color="auto"/>
          </w:divBdr>
        </w:div>
        <w:div w:id="170803305">
          <w:marLeft w:val="0"/>
          <w:marRight w:val="0"/>
          <w:marTop w:val="0"/>
          <w:marBottom w:val="0"/>
          <w:divBdr>
            <w:top w:val="none" w:sz="0" w:space="0" w:color="auto"/>
            <w:left w:val="none" w:sz="0" w:space="0" w:color="auto"/>
            <w:bottom w:val="none" w:sz="0" w:space="0" w:color="auto"/>
            <w:right w:val="none" w:sz="0" w:space="0" w:color="auto"/>
          </w:divBdr>
        </w:div>
        <w:div w:id="217013144">
          <w:marLeft w:val="0"/>
          <w:marRight w:val="0"/>
          <w:marTop w:val="0"/>
          <w:marBottom w:val="0"/>
          <w:divBdr>
            <w:top w:val="none" w:sz="0" w:space="0" w:color="auto"/>
            <w:left w:val="none" w:sz="0" w:space="0" w:color="auto"/>
            <w:bottom w:val="none" w:sz="0" w:space="0" w:color="auto"/>
            <w:right w:val="none" w:sz="0" w:space="0" w:color="auto"/>
          </w:divBdr>
        </w:div>
        <w:div w:id="285697592">
          <w:marLeft w:val="0"/>
          <w:marRight w:val="0"/>
          <w:marTop w:val="0"/>
          <w:marBottom w:val="0"/>
          <w:divBdr>
            <w:top w:val="none" w:sz="0" w:space="0" w:color="auto"/>
            <w:left w:val="none" w:sz="0" w:space="0" w:color="auto"/>
            <w:bottom w:val="none" w:sz="0" w:space="0" w:color="auto"/>
            <w:right w:val="none" w:sz="0" w:space="0" w:color="auto"/>
          </w:divBdr>
        </w:div>
        <w:div w:id="324742985">
          <w:marLeft w:val="0"/>
          <w:marRight w:val="0"/>
          <w:marTop w:val="0"/>
          <w:marBottom w:val="0"/>
          <w:divBdr>
            <w:top w:val="none" w:sz="0" w:space="0" w:color="auto"/>
            <w:left w:val="none" w:sz="0" w:space="0" w:color="auto"/>
            <w:bottom w:val="none" w:sz="0" w:space="0" w:color="auto"/>
            <w:right w:val="none" w:sz="0" w:space="0" w:color="auto"/>
          </w:divBdr>
        </w:div>
        <w:div w:id="340472900">
          <w:marLeft w:val="0"/>
          <w:marRight w:val="0"/>
          <w:marTop w:val="0"/>
          <w:marBottom w:val="0"/>
          <w:divBdr>
            <w:top w:val="none" w:sz="0" w:space="0" w:color="auto"/>
            <w:left w:val="none" w:sz="0" w:space="0" w:color="auto"/>
            <w:bottom w:val="none" w:sz="0" w:space="0" w:color="auto"/>
            <w:right w:val="none" w:sz="0" w:space="0" w:color="auto"/>
          </w:divBdr>
        </w:div>
        <w:div w:id="345132142">
          <w:marLeft w:val="0"/>
          <w:marRight w:val="0"/>
          <w:marTop w:val="0"/>
          <w:marBottom w:val="0"/>
          <w:divBdr>
            <w:top w:val="none" w:sz="0" w:space="0" w:color="auto"/>
            <w:left w:val="none" w:sz="0" w:space="0" w:color="auto"/>
            <w:bottom w:val="none" w:sz="0" w:space="0" w:color="auto"/>
            <w:right w:val="none" w:sz="0" w:space="0" w:color="auto"/>
          </w:divBdr>
        </w:div>
        <w:div w:id="352734307">
          <w:marLeft w:val="0"/>
          <w:marRight w:val="0"/>
          <w:marTop w:val="0"/>
          <w:marBottom w:val="0"/>
          <w:divBdr>
            <w:top w:val="none" w:sz="0" w:space="0" w:color="auto"/>
            <w:left w:val="none" w:sz="0" w:space="0" w:color="auto"/>
            <w:bottom w:val="none" w:sz="0" w:space="0" w:color="auto"/>
            <w:right w:val="none" w:sz="0" w:space="0" w:color="auto"/>
          </w:divBdr>
        </w:div>
        <w:div w:id="370224942">
          <w:marLeft w:val="0"/>
          <w:marRight w:val="0"/>
          <w:marTop w:val="0"/>
          <w:marBottom w:val="0"/>
          <w:divBdr>
            <w:top w:val="none" w:sz="0" w:space="0" w:color="auto"/>
            <w:left w:val="none" w:sz="0" w:space="0" w:color="auto"/>
            <w:bottom w:val="none" w:sz="0" w:space="0" w:color="auto"/>
            <w:right w:val="none" w:sz="0" w:space="0" w:color="auto"/>
          </w:divBdr>
        </w:div>
        <w:div w:id="372929821">
          <w:marLeft w:val="0"/>
          <w:marRight w:val="0"/>
          <w:marTop w:val="0"/>
          <w:marBottom w:val="0"/>
          <w:divBdr>
            <w:top w:val="none" w:sz="0" w:space="0" w:color="auto"/>
            <w:left w:val="none" w:sz="0" w:space="0" w:color="auto"/>
            <w:bottom w:val="none" w:sz="0" w:space="0" w:color="auto"/>
            <w:right w:val="none" w:sz="0" w:space="0" w:color="auto"/>
          </w:divBdr>
        </w:div>
        <w:div w:id="414517304">
          <w:marLeft w:val="0"/>
          <w:marRight w:val="0"/>
          <w:marTop w:val="0"/>
          <w:marBottom w:val="0"/>
          <w:divBdr>
            <w:top w:val="none" w:sz="0" w:space="0" w:color="auto"/>
            <w:left w:val="none" w:sz="0" w:space="0" w:color="auto"/>
            <w:bottom w:val="none" w:sz="0" w:space="0" w:color="auto"/>
            <w:right w:val="none" w:sz="0" w:space="0" w:color="auto"/>
          </w:divBdr>
        </w:div>
        <w:div w:id="417363360">
          <w:marLeft w:val="0"/>
          <w:marRight w:val="0"/>
          <w:marTop w:val="0"/>
          <w:marBottom w:val="0"/>
          <w:divBdr>
            <w:top w:val="none" w:sz="0" w:space="0" w:color="auto"/>
            <w:left w:val="none" w:sz="0" w:space="0" w:color="auto"/>
            <w:bottom w:val="none" w:sz="0" w:space="0" w:color="auto"/>
            <w:right w:val="none" w:sz="0" w:space="0" w:color="auto"/>
          </w:divBdr>
        </w:div>
        <w:div w:id="515076452">
          <w:marLeft w:val="0"/>
          <w:marRight w:val="0"/>
          <w:marTop w:val="0"/>
          <w:marBottom w:val="0"/>
          <w:divBdr>
            <w:top w:val="none" w:sz="0" w:space="0" w:color="auto"/>
            <w:left w:val="none" w:sz="0" w:space="0" w:color="auto"/>
            <w:bottom w:val="none" w:sz="0" w:space="0" w:color="auto"/>
            <w:right w:val="none" w:sz="0" w:space="0" w:color="auto"/>
          </w:divBdr>
        </w:div>
        <w:div w:id="560943906">
          <w:marLeft w:val="0"/>
          <w:marRight w:val="0"/>
          <w:marTop w:val="0"/>
          <w:marBottom w:val="0"/>
          <w:divBdr>
            <w:top w:val="none" w:sz="0" w:space="0" w:color="auto"/>
            <w:left w:val="none" w:sz="0" w:space="0" w:color="auto"/>
            <w:bottom w:val="none" w:sz="0" w:space="0" w:color="auto"/>
            <w:right w:val="none" w:sz="0" w:space="0" w:color="auto"/>
          </w:divBdr>
        </w:div>
        <w:div w:id="588200759">
          <w:marLeft w:val="0"/>
          <w:marRight w:val="0"/>
          <w:marTop w:val="0"/>
          <w:marBottom w:val="0"/>
          <w:divBdr>
            <w:top w:val="none" w:sz="0" w:space="0" w:color="auto"/>
            <w:left w:val="none" w:sz="0" w:space="0" w:color="auto"/>
            <w:bottom w:val="none" w:sz="0" w:space="0" w:color="auto"/>
            <w:right w:val="none" w:sz="0" w:space="0" w:color="auto"/>
          </w:divBdr>
        </w:div>
        <w:div w:id="946087312">
          <w:marLeft w:val="0"/>
          <w:marRight w:val="0"/>
          <w:marTop w:val="0"/>
          <w:marBottom w:val="0"/>
          <w:divBdr>
            <w:top w:val="none" w:sz="0" w:space="0" w:color="auto"/>
            <w:left w:val="none" w:sz="0" w:space="0" w:color="auto"/>
            <w:bottom w:val="none" w:sz="0" w:space="0" w:color="auto"/>
            <w:right w:val="none" w:sz="0" w:space="0" w:color="auto"/>
          </w:divBdr>
        </w:div>
        <w:div w:id="952400030">
          <w:marLeft w:val="0"/>
          <w:marRight w:val="0"/>
          <w:marTop w:val="0"/>
          <w:marBottom w:val="0"/>
          <w:divBdr>
            <w:top w:val="none" w:sz="0" w:space="0" w:color="auto"/>
            <w:left w:val="none" w:sz="0" w:space="0" w:color="auto"/>
            <w:bottom w:val="none" w:sz="0" w:space="0" w:color="auto"/>
            <w:right w:val="none" w:sz="0" w:space="0" w:color="auto"/>
          </w:divBdr>
        </w:div>
        <w:div w:id="1049843063">
          <w:marLeft w:val="0"/>
          <w:marRight w:val="0"/>
          <w:marTop w:val="0"/>
          <w:marBottom w:val="0"/>
          <w:divBdr>
            <w:top w:val="none" w:sz="0" w:space="0" w:color="auto"/>
            <w:left w:val="none" w:sz="0" w:space="0" w:color="auto"/>
            <w:bottom w:val="none" w:sz="0" w:space="0" w:color="auto"/>
            <w:right w:val="none" w:sz="0" w:space="0" w:color="auto"/>
          </w:divBdr>
        </w:div>
        <w:div w:id="1077286385">
          <w:marLeft w:val="0"/>
          <w:marRight w:val="0"/>
          <w:marTop w:val="0"/>
          <w:marBottom w:val="0"/>
          <w:divBdr>
            <w:top w:val="none" w:sz="0" w:space="0" w:color="auto"/>
            <w:left w:val="none" w:sz="0" w:space="0" w:color="auto"/>
            <w:bottom w:val="none" w:sz="0" w:space="0" w:color="auto"/>
            <w:right w:val="none" w:sz="0" w:space="0" w:color="auto"/>
          </w:divBdr>
        </w:div>
        <w:div w:id="1148404104">
          <w:marLeft w:val="0"/>
          <w:marRight w:val="0"/>
          <w:marTop w:val="0"/>
          <w:marBottom w:val="0"/>
          <w:divBdr>
            <w:top w:val="none" w:sz="0" w:space="0" w:color="auto"/>
            <w:left w:val="none" w:sz="0" w:space="0" w:color="auto"/>
            <w:bottom w:val="none" w:sz="0" w:space="0" w:color="auto"/>
            <w:right w:val="none" w:sz="0" w:space="0" w:color="auto"/>
          </w:divBdr>
        </w:div>
        <w:div w:id="1213493609">
          <w:marLeft w:val="0"/>
          <w:marRight w:val="0"/>
          <w:marTop w:val="0"/>
          <w:marBottom w:val="0"/>
          <w:divBdr>
            <w:top w:val="none" w:sz="0" w:space="0" w:color="auto"/>
            <w:left w:val="none" w:sz="0" w:space="0" w:color="auto"/>
            <w:bottom w:val="none" w:sz="0" w:space="0" w:color="auto"/>
            <w:right w:val="none" w:sz="0" w:space="0" w:color="auto"/>
          </w:divBdr>
        </w:div>
        <w:div w:id="1300961826">
          <w:marLeft w:val="0"/>
          <w:marRight w:val="0"/>
          <w:marTop w:val="0"/>
          <w:marBottom w:val="0"/>
          <w:divBdr>
            <w:top w:val="none" w:sz="0" w:space="0" w:color="auto"/>
            <w:left w:val="none" w:sz="0" w:space="0" w:color="auto"/>
            <w:bottom w:val="none" w:sz="0" w:space="0" w:color="auto"/>
            <w:right w:val="none" w:sz="0" w:space="0" w:color="auto"/>
          </w:divBdr>
        </w:div>
        <w:div w:id="1358506528">
          <w:marLeft w:val="0"/>
          <w:marRight w:val="0"/>
          <w:marTop w:val="0"/>
          <w:marBottom w:val="0"/>
          <w:divBdr>
            <w:top w:val="none" w:sz="0" w:space="0" w:color="auto"/>
            <w:left w:val="none" w:sz="0" w:space="0" w:color="auto"/>
            <w:bottom w:val="none" w:sz="0" w:space="0" w:color="auto"/>
            <w:right w:val="none" w:sz="0" w:space="0" w:color="auto"/>
          </w:divBdr>
        </w:div>
        <w:div w:id="1447844837">
          <w:marLeft w:val="0"/>
          <w:marRight w:val="0"/>
          <w:marTop w:val="0"/>
          <w:marBottom w:val="0"/>
          <w:divBdr>
            <w:top w:val="none" w:sz="0" w:space="0" w:color="auto"/>
            <w:left w:val="none" w:sz="0" w:space="0" w:color="auto"/>
            <w:bottom w:val="none" w:sz="0" w:space="0" w:color="auto"/>
            <w:right w:val="none" w:sz="0" w:space="0" w:color="auto"/>
          </w:divBdr>
        </w:div>
        <w:div w:id="1690569786">
          <w:marLeft w:val="0"/>
          <w:marRight w:val="0"/>
          <w:marTop w:val="0"/>
          <w:marBottom w:val="0"/>
          <w:divBdr>
            <w:top w:val="none" w:sz="0" w:space="0" w:color="auto"/>
            <w:left w:val="none" w:sz="0" w:space="0" w:color="auto"/>
            <w:bottom w:val="none" w:sz="0" w:space="0" w:color="auto"/>
            <w:right w:val="none" w:sz="0" w:space="0" w:color="auto"/>
          </w:divBdr>
        </w:div>
        <w:div w:id="1708606031">
          <w:marLeft w:val="0"/>
          <w:marRight w:val="0"/>
          <w:marTop w:val="0"/>
          <w:marBottom w:val="0"/>
          <w:divBdr>
            <w:top w:val="none" w:sz="0" w:space="0" w:color="auto"/>
            <w:left w:val="none" w:sz="0" w:space="0" w:color="auto"/>
            <w:bottom w:val="none" w:sz="0" w:space="0" w:color="auto"/>
            <w:right w:val="none" w:sz="0" w:space="0" w:color="auto"/>
          </w:divBdr>
        </w:div>
        <w:div w:id="1891964437">
          <w:marLeft w:val="0"/>
          <w:marRight w:val="0"/>
          <w:marTop w:val="0"/>
          <w:marBottom w:val="0"/>
          <w:divBdr>
            <w:top w:val="none" w:sz="0" w:space="0" w:color="auto"/>
            <w:left w:val="none" w:sz="0" w:space="0" w:color="auto"/>
            <w:bottom w:val="none" w:sz="0" w:space="0" w:color="auto"/>
            <w:right w:val="none" w:sz="0" w:space="0" w:color="auto"/>
          </w:divBdr>
        </w:div>
        <w:div w:id="1893032563">
          <w:marLeft w:val="0"/>
          <w:marRight w:val="0"/>
          <w:marTop w:val="0"/>
          <w:marBottom w:val="0"/>
          <w:divBdr>
            <w:top w:val="none" w:sz="0" w:space="0" w:color="auto"/>
            <w:left w:val="none" w:sz="0" w:space="0" w:color="auto"/>
            <w:bottom w:val="none" w:sz="0" w:space="0" w:color="auto"/>
            <w:right w:val="none" w:sz="0" w:space="0" w:color="auto"/>
          </w:divBdr>
        </w:div>
        <w:div w:id="1936014464">
          <w:marLeft w:val="0"/>
          <w:marRight w:val="0"/>
          <w:marTop w:val="0"/>
          <w:marBottom w:val="0"/>
          <w:divBdr>
            <w:top w:val="none" w:sz="0" w:space="0" w:color="auto"/>
            <w:left w:val="none" w:sz="0" w:space="0" w:color="auto"/>
            <w:bottom w:val="none" w:sz="0" w:space="0" w:color="auto"/>
            <w:right w:val="none" w:sz="0" w:space="0" w:color="auto"/>
          </w:divBdr>
        </w:div>
      </w:divsChild>
    </w:div>
    <w:div w:id="332924799">
      <w:bodyDiv w:val="1"/>
      <w:marLeft w:val="0"/>
      <w:marRight w:val="0"/>
      <w:marTop w:val="0"/>
      <w:marBottom w:val="0"/>
      <w:divBdr>
        <w:top w:val="none" w:sz="0" w:space="0" w:color="auto"/>
        <w:left w:val="none" w:sz="0" w:space="0" w:color="auto"/>
        <w:bottom w:val="none" w:sz="0" w:space="0" w:color="auto"/>
        <w:right w:val="none" w:sz="0" w:space="0" w:color="auto"/>
      </w:divBdr>
    </w:div>
    <w:div w:id="333534515">
      <w:bodyDiv w:val="1"/>
      <w:marLeft w:val="0"/>
      <w:marRight w:val="0"/>
      <w:marTop w:val="0"/>
      <w:marBottom w:val="0"/>
      <w:divBdr>
        <w:top w:val="none" w:sz="0" w:space="0" w:color="auto"/>
        <w:left w:val="none" w:sz="0" w:space="0" w:color="auto"/>
        <w:bottom w:val="none" w:sz="0" w:space="0" w:color="auto"/>
        <w:right w:val="none" w:sz="0" w:space="0" w:color="auto"/>
      </w:divBdr>
    </w:div>
    <w:div w:id="334503576">
      <w:bodyDiv w:val="1"/>
      <w:marLeft w:val="0"/>
      <w:marRight w:val="0"/>
      <w:marTop w:val="0"/>
      <w:marBottom w:val="0"/>
      <w:divBdr>
        <w:top w:val="none" w:sz="0" w:space="0" w:color="auto"/>
        <w:left w:val="none" w:sz="0" w:space="0" w:color="auto"/>
        <w:bottom w:val="none" w:sz="0" w:space="0" w:color="auto"/>
        <w:right w:val="none" w:sz="0" w:space="0" w:color="auto"/>
      </w:divBdr>
      <w:divsChild>
        <w:div w:id="97603821">
          <w:marLeft w:val="1440"/>
          <w:marRight w:val="0"/>
          <w:marTop w:val="0"/>
          <w:marBottom w:val="0"/>
          <w:divBdr>
            <w:top w:val="none" w:sz="0" w:space="0" w:color="auto"/>
            <w:left w:val="none" w:sz="0" w:space="0" w:color="auto"/>
            <w:bottom w:val="none" w:sz="0" w:space="0" w:color="auto"/>
            <w:right w:val="none" w:sz="0" w:space="0" w:color="auto"/>
          </w:divBdr>
        </w:div>
        <w:div w:id="199560361">
          <w:marLeft w:val="720"/>
          <w:marRight w:val="0"/>
          <w:marTop w:val="0"/>
          <w:marBottom w:val="0"/>
          <w:divBdr>
            <w:top w:val="none" w:sz="0" w:space="0" w:color="auto"/>
            <w:left w:val="none" w:sz="0" w:space="0" w:color="auto"/>
            <w:bottom w:val="none" w:sz="0" w:space="0" w:color="auto"/>
            <w:right w:val="none" w:sz="0" w:space="0" w:color="auto"/>
          </w:divBdr>
        </w:div>
        <w:div w:id="327832526">
          <w:marLeft w:val="1440"/>
          <w:marRight w:val="0"/>
          <w:marTop w:val="0"/>
          <w:marBottom w:val="0"/>
          <w:divBdr>
            <w:top w:val="none" w:sz="0" w:space="0" w:color="auto"/>
            <w:left w:val="none" w:sz="0" w:space="0" w:color="auto"/>
            <w:bottom w:val="none" w:sz="0" w:space="0" w:color="auto"/>
            <w:right w:val="none" w:sz="0" w:space="0" w:color="auto"/>
          </w:divBdr>
        </w:div>
        <w:div w:id="767311847">
          <w:marLeft w:val="720"/>
          <w:marRight w:val="0"/>
          <w:marTop w:val="0"/>
          <w:marBottom w:val="0"/>
          <w:divBdr>
            <w:top w:val="none" w:sz="0" w:space="0" w:color="auto"/>
            <w:left w:val="none" w:sz="0" w:space="0" w:color="auto"/>
            <w:bottom w:val="none" w:sz="0" w:space="0" w:color="auto"/>
            <w:right w:val="none" w:sz="0" w:space="0" w:color="auto"/>
          </w:divBdr>
        </w:div>
        <w:div w:id="1190024893">
          <w:marLeft w:val="1440"/>
          <w:marRight w:val="0"/>
          <w:marTop w:val="0"/>
          <w:marBottom w:val="0"/>
          <w:divBdr>
            <w:top w:val="none" w:sz="0" w:space="0" w:color="auto"/>
            <w:left w:val="none" w:sz="0" w:space="0" w:color="auto"/>
            <w:bottom w:val="none" w:sz="0" w:space="0" w:color="auto"/>
            <w:right w:val="none" w:sz="0" w:space="0" w:color="auto"/>
          </w:divBdr>
        </w:div>
        <w:div w:id="1235121474">
          <w:marLeft w:val="1440"/>
          <w:marRight w:val="0"/>
          <w:marTop w:val="0"/>
          <w:marBottom w:val="0"/>
          <w:divBdr>
            <w:top w:val="none" w:sz="0" w:space="0" w:color="auto"/>
            <w:left w:val="none" w:sz="0" w:space="0" w:color="auto"/>
            <w:bottom w:val="none" w:sz="0" w:space="0" w:color="auto"/>
            <w:right w:val="none" w:sz="0" w:space="0" w:color="auto"/>
          </w:divBdr>
        </w:div>
        <w:div w:id="1848254626">
          <w:marLeft w:val="1440"/>
          <w:marRight w:val="0"/>
          <w:marTop w:val="0"/>
          <w:marBottom w:val="0"/>
          <w:divBdr>
            <w:top w:val="none" w:sz="0" w:space="0" w:color="auto"/>
            <w:left w:val="none" w:sz="0" w:space="0" w:color="auto"/>
            <w:bottom w:val="none" w:sz="0" w:space="0" w:color="auto"/>
            <w:right w:val="none" w:sz="0" w:space="0" w:color="auto"/>
          </w:divBdr>
        </w:div>
      </w:divsChild>
    </w:div>
    <w:div w:id="334846744">
      <w:bodyDiv w:val="1"/>
      <w:marLeft w:val="0"/>
      <w:marRight w:val="0"/>
      <w:marTop w:val="0"/>
      <w:marBottom w:val="0"/>
      <w:divBdr>
        <w:top w:val="none" w:sz="0" w:space="0" w:color="auto"/>
        <w:left w:val="none" w:sz="0" w:space="0" w:color="auto"/>
        <w:bottom w:val="none" w:sz="0" w:space="0" w:color="auto"/>
        <w:right w:val="none" w:sz="0" w:space="0" w:color="auto"/>
      </w:divBdr>
    </w:div>
    <w:div w:id="336078520">
      <w:bodyDiv w:val="1"/>
      <w:marLeft w:val="0"/>
      <w:marRight w:val="0"/>
      <w:marTop w:val="0"/>
      <w:marBottom w:val="0"/>
      <w:divBdr>
        <w:top w:val="none" w:sz="0" w:space="0" w:color="auto"/>
        <w:left w:val="none" w:sz="0" w:space="0" w:color="auto"/>
        <w:bottom w:val="none" w:sz="0" w:space="0" w:color="auto"/>
        <w:right w:val="none" w:sz="0" w:space="0" w:color="auto"/>
      </w:divBdr>
      <w:divsChild>
        <w:div w:id="220869644">
          <w:marLeft w:val="360"/>
          <w:marRight w:val="0"/>
          <w:marTop w:val="200"/>
          <w:marBottom w:val="0"/>
          <w:divBdr>
            <w:top w:val="none" w:sz="0" w:space="0" w:color="auto"/>
            <w:left w:val="none" w:sz="0" w:space="0" w:color="auto"/>
            <w:bottom w:val="none" w:sz="0" w:space="0" w:color="auto"/>
            <w:right w:val="none" w:sz="0" w:space="0" w:color="auto"/>
          </w:divBdr>
        </w:div>
        <w:div w:id="275254588">
          <w:marLeft w:val="1800"/>
          <w:marRight w:val="0"/>
          <w:marTop w:val="100"/>
          <w:marBottom w:val="0"/>
          <w:divBdr>
            <w:top w:val="none" w:sz="0" w:space="0" w:color="auto"/>
            <w:left w:val="none" w:sz="0" w:space="0" w:color="auto"/>
            <w:bottom w:val="none" w:sz="0" w:space="0" w:color="auto"/>
            <w:right w:val="none" w:sz="0" w:space="0" w:color="auto"/>
          </w:divBdr>
        </w:div>
        <w:div w:id="899293494">
          <w:marLeft w:val="1080"/>
          <w:marRight w:val="0"/>
          <w:marTop w:val="100"/>
          <w:marBottom w:val="0"/>
          <w:divBdr>
            <w:top w:val="none" w:sz="0" w:space="0" w:color="auto"/>
            <w:left w:val="none" w:sz="0" w:space="0" w:color="auto"/>
            <w:bottom w:val="none" w:sz="0" w:space="0" w:color="auto"/>
            <w:right w:val="none" w:sz="0" w:space="0" w:color="auto"/>
          </w:divBdr>
        </w:div>
        <w:div w:id="905068903">
          <w:marLeft w:val="360"/>
          <w:marRight w:val="0"/>
          <w:marTop w:val="200"/>
          <w:marBottom w:val="0"/>
          <w:divBdr>
            <w:top w:val="none" w:sz="0" w:space="0" w:color="auto"/>
            <w:left w:val="none" w:sz="0" w:space="0" w:color="auto"/>
            <w:bottom w:val="none" w:sz="0" w:space="0" w:color="auto"/>
            <w:right w:val="none" w:sz="0" w:space="0" w:color="auto"/>
          </w:divBdr>
        </w:div>
        <w:div w:id="961618487">
          <w:marLeft w:val="1080"/>
          <w:marRight w:val="0"/>
          <w:marTop w:val="100"/>
          <w:marBottom w:val="0"/>
          <w:divBdr>
            <w:top w:val="none" w:sz="0" w:space="0" w:color="auto"/>
            <w:left w:val="none" w:sz="0" w:space="0" w:color="auto"/>
            <w:bottom w:val="none" w:sz="0" w:space="0" w:color="auto"/>
            <w:right w:val="none" w:sz="0" w:space="0" w:color="auto"/>
          </w:divBdr>
        </w:div>
        <w:div w:id="1287934484">
          <w:marLeft w:val="2520"/>
          <w:marRight w:val="0"/>
          <w:marTop w:val="100"/>
          <w:marBottom w:val="0"/>
          <w:divBdr>
            <w:top w:val="none" w:sz="0" w:space="0" w:color="auto"/>
            <w:left w:val="none" w:sz="0" w:space="0" w:color="auto"/>
            <w:bottom w:val="none" w:sz="0" w:space="0" w:color="auto"/>
            <w:right w:val="none" w:sz="0" w:space="0" w:color="auto"/>
          </w:divBdr>
        </w:div>
        <w:div w:id="1740711040">
          <w:marLeft w:val="1080"/>
          <w:marRight w:val="0"/>
          <w:marTop w:val="100"/>
          <w:marBottom w:val="0"/>
          <w:divBdr>
            <w:top w:val="none" w:sz="0" w:space="0" w:color="auto"/>
            <w:left w:val="none" w:sz="0" w:space="0" w:color="auto"/>
            <w:bottom w:val="none" w:sz="0" w:space="0" w:color="auto"/>
            <w:right w:val="none" w:sz="0" w:space="0" w:color="auto"/>
          </w:divBdr>
        </w:div>
        <w:div w:id="2015961393">
          <w:marLeft w:val="2520"/>
          <w:marRight w:val="0"/>
          <w:marTop w:val="100"/>
          <w:marBottom w:val="0"/>
          <w:divBdr>
            <w:top w:val="none" w:sz="0" w:space="0" w:color="auto"/>
            <w:left w:val="none" w:sz="0" w:space="0" w:color="auto"/>
            <w:bottom w:val="none" w:sz="0" w:space="0" w:color="auto"/>
            <w:right w:val="none" w:sz="0" w:space="0" w:color="auto"/>
          </w:divBdr>
        </w:div>
      </w:divsChild>
    </w:div>
    <w:div w:id="336809898">
      <w:bodyDiv w:val="1"/>
      <w:marLeft w:val="0"/>
      <w:marRight w:val="0"/>
      <w:marTop w:val="0"/>
      <w:marBottom w:val="0"/>
      <w:divBdr>
        <w:top w:val="none" w:sz="0" w:space="0" w:color="auto"/>
        <w:left w:val="none" w:sz="0" w:space="0" w:color="auto"/>
        <w:bottom w:val="none" w:sz="0" w:space="0" w:color="auto"/>
        <w:right w:val="none" w:sz="0" w:space="0" w:color="auto"/>
      </w:divBdr>
    </w:div>
    <w:div w:id="338509334">
      <w:bodyDiv w:val="1"/>
      <w:marLeft w:val="0"/>
      <w:marRight w:val="0"/>
      <w:marTop w:val="0"/>
      <w:marBottom w:val="0"/>
      <w:divBdr>
        <w:top w:val="none" w:sz="0" w:space="0" w:color="auto"/>
        <w:left w:val="none" w:sz="0" w:space="0" w:color="auto"/>
        <w:bottom w:val="none" w:sz="0" w:space="0" w:color="auto"/>
        <w:right w:val="none" w:sz="0" w:space="0" w:color="auto"/>
      </w:divBdr>
      <w:divsChild>
        <w:div w:id="68239615">
          <w:marLeft w:val="1166"/>
          <w:marRight w:val="0"/>
          <w:marTop w:val="125"/>
          <w:marBottom w:val="0"/>
          <w:divBdr>
            <w:top w:val="none" w:sz="0" w:space="0" w:color="auto"/>
            <w:left w:val="none" w:sz="0" w:space="0" w:color="auto"/>
            <w:bottom w:val="none" w:sz="0" w:space="0" w:color="auto"/>
            <w:right w:val="none" w:sz="0" w:space="0" w:color="auto"/>
          </w:divBdr>
        </w:div>
        <w:div w:id="697900939">
          <w:marLeft w:val="1166"/>
          <w:marRight w:val="0"/>
          <w:marTop w:val="125"/>
          <w:marBottom w:val="0"/>
          <w:divBdr>
            <w:top w:val="none" w:sz="0" w:space="0" w:color="auto"/>
            <w:left w:val="none" w:sz="0" w:space="0" w:color="auto"/>
            <w:bottom w:val="none" w:sz="0" w:space="0" w:color="auto"/>
            <w:right w:val="none" w:sz="0" w:space="0" w:color="auto"/>
          </w:divBdr>
        </w:div>
        <w:div w:id="772240514">
          <w:marLeft w:val="1166"/>
          <w:marRight w:val="0"/>
          <w:marTop w:val="125"/>
          <w:marBottom w:val="0"/>
          <w:divBdr>
            <w:top w:val="none" w:sz="0" w:space="0" w:color="auto"/>
            <w:left w:val="none" w:sz="0" w:space="0" w:color="auto"/>
            <w:bottom w:val="none" w:sz="0" w:space="0" w:color="auto"/>
            <w:right w:val="none" w:sz="0" w:space="0" w:color="auto"/>
          </w:divBdr>
        </w:div>
        <w:div w:id="2085029774">
          <w:marLeft w:val="547"/>
          <w:marRight w:val="0"/>
          <w:marTop w:val="144"/>
          <w:marBottom w:val="0"/>
          <w:divBdr>
            <w:top w:val="none" w:sz="0" w:space="0" w:color="auto"/>
            <w:left w:val="none" w:sz="0" w:space="0" w:color="auto"/>
            <w:bottom w:val="none" w:sz="0" w:space="0" w:color="auto"/>
            <w:right w:val="none" w:sz="0" w:space="0" w:color="auto"/>
          </w:divBdr>
        </w:div>
      </w:divsChild>
    </w:div>
    <w:div w:id="338699804">
      <w:bodyDiv w:val="1"/>
      <w:marLeft w:val="0"/>
      <w:marRight w:val="0"/>
      <w:marTop w:val="0"/>
      <w:marBottom w:val="0"/>
      <w:divBdr>
        <w:top w:val="none" w:sz="0" w:space="0" w:color="auto"/>
        <w:left w:val="none" w:sz="0" w:space="0" w:color="auto"/>
        <w:bottom w:val="none" w:sz="0" w:space="0" w:color="auto"/>
        <w:right w:val="none" w:sz="0" w:space="0" w:color="auto"/>
      </w:divBdr>
      <w:divsChild>
        <w:div w:id="642780388">
          <w:marLeft w:val="1800"/>
          <w:marRight w:val="0"/>
          <w:marTop w:val="96"/>
          <w:marBottom w:val="0"/>
          <w:divBdr>
            <w:top w:val="none" w:sz="0" w:space="0" w:color="auto"/>
            <w:left w:val="none" w:sz="0" w:space="0" w:color="auto"/>
            <w:bottom w:val="none" w:sz="0" w:space="0" w:color="auto"/>
            <w:right w:val="none" w:sz="0" w:space="0" w:color="auto"/>
          </w:divBdr>
        </w:div>
        <w:div w:id="693383947">
          <w:marLeft w:val="1800"/>
          <w:marRight w:val="0"/>
          <w:marTop w:val="96"/>
          <w:marBottom w:val="0"/>
          <w:divBdr>
            <w:top w:val="none" w:sz="0" w:space="0" w:color="auto"/>
            <w:left w:val="none" w:sz="0" w:space="0" w:color="auto"/>
            <w:bottom w:val="none" w:sz="0" w:space="0" w:color="auto"/>
            <w:right w:val="none" w:sz="0" w:space="0" w:color="auto"/>
          </w:divBdr>
        </w:div>
        <w:div w:id="1091244879">
          <w:marLeft w:val="1800"/>
          <w:marRight w:val="0"/>
          <w:marTop w:val="96"/>
          <w:marBottom w:val="0"/>
          <w:divBdr>
            <w:top w:val="none" w:sz="0" w:space="0" w:color="auto"/>
            <w:left w:val="none" w:sz="0" w:space="0" w:color="auto"/>
            <w:bottom w:val="none" w:sz="0" w:space="0" w:color="auto"/>
            <w:right w:val="none" w:sz="0" w:space="0" w:color="auto"/>
          </w:divBdr>
        </w:div>
        <w:div w:id="1289312032">
          <w:marLeft w:val="1166"/>
          <w:marRight w:val="0"/>
          <w:marTop w:val="115"/>
          <w:marBottom w:val="0"/>
          <w:divBdr>
            <w:top w:val="none" w:sz="0" w:space="0" w:color="auto"/>
            <w:left w:val="none" w:sz="0" w:space="0" w:color="auto"/>
            <w:bottom w:val="none" w:sz="0" w:space="0" w:color="auto"/>
            <w:right w:val="none" w:sz="0" w:space="0" w:color="auto"/>
          </w:divBdr>
        </w:div>
        <w:div w:id="1315640003">
          <w:marLeft w:val="547"/>
          <w:marRight w:val="0"/>
          <w:marTop w:val="134"/>
          <w:marBottom w:val="0"/>
          <w:divBdr>
            <w:top w:val="none" w:sz="0" w:space="0" w:color="auto"/>
            <w:left w:val="none" w:sz="0" w:space="0" w:color="auto"/>
            <w:bottom w:val="none" w:sz="0" w:space="0" w:color="auto"/>
            <w:right w:val="none" w:sz="0" w:space="0" w:color="auto"/>
          </w:divBdr>
        </w:div>
        <w:div w:id="2084640060">
          <w:marLeft w:val="1166"/>
          <w:marRight w:val="0"/>
          <w:marTop w:val="115"/>
          <w:marBottom w:val="0"/>
          <w:divBdr>
            <w:top w:val="none" w:sz="0" w:space="0" w:color="auto"/>
            <w:left w:val="none" w:sz="0" w:space="0" w:color="auto"/>
            <w:bottom w:val="none" w:sz="0" w:space="0" w:color="auto"/>
            <w:right w:val="none" w:sz="0" w:space="0" w:color="auto"/>
          </w:divBdr>
        </w:div>
      </w:divsChild>
    </w:div>
    <w:div w:id="338964770">
      <w:bodyDiv w:val="1"/>
      <w:marLeft w:val="0"/>
      <w:marRight w:val="0"/>
      <w:marTop w:val="0"/>
      <w:marBottom w:val="0"/>
      <w:divBdr>
        <w:top w:val="none" w:sz="0" w:space="0" w:color="auto"/>
        <w:left w:val="none" w:sz="0" w:space="0" w:color="auto"/>
        <w:bottom w:val="none" w:sz="0" w:space="0" w:color="auto"/>
        <w:right w:val="none" w:sz="0" w:space="0" w:color="auto"/>
      </w:divBdr>
    </w:div>
    <w:div w:id="340812722">
      <w:bodyDiv w:val="1"/>
      <w:marLeft w:val="0"/>
      <w:marRight w:val="0"/>
      <w:marTop w:val="0"/>
      <w:marBottom w:val="0"/>
      <w:divBdr>
        <w:top w:val="none" w:sz="0" w:space="0" w:color="auto"/>
        <w:left w:val="none" w:sz="0" w:space="0" w:color="auto"/>
        <w:bottom w:val="none" w:sz="0" w:space="0" w:color="auto"/>
        <w:right w:val="none" w:sz="0" w:space="0" w:color="auto"/>
      </w:divBdr>
      <w:divsChild>
        <w:div w:id="1688436428">
          <w:marLeft w:val="0"/>
          <w:marRight w:val="0"/>
          <w:marTop w:val="0"/>
          <w:marBottom w:val="0"/>
          <w:divBdr>
            <w:top w:val="none" w:sz="0" w:space="0" w:color="auto"/>
            <w:left w:val="none" w:sz="0" w:space="0" w:color="auto"/>
            <w:bottom w:val="none" w:sz="0" w:space="0" w:color="auto"/>
            <w:right w:val="none" w:sz="0" w:space="0" w:color="auto"/>
          </w:divBdr>
          <w:divsChild>
            <w:div w:id="198514278">
              <w:marLeft w:val="0"/>
              <w:marRight w:val="0"/>
              <w:marTop w:val="0"/>
              <w:marBottom w:val="0"/>
              <w:divBdr>
                <w:top w:val="none" w:sz="0" w:space="0" w:color="auto"/>
                <w:left w:val="none" w:sz="0" w:space="0" w:color="auto"/>
                <w:bottom w:val="none" w:sz="0" w:space="0" w:color="auto"/>
                <w:right w:val="none" w:sz="0" w:space="0" w:color="auto"/>
              </w:divBdr>
            </w:div>
            <w:div w:id="54329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6611">
      <w:bodyDiv w:val="1"/>
      <w:marLeft w:val="0"/>
      <w:marRight w:val="0"/>
      <w:marTop w:val="0"/>
      <w:marBottom w:val="0"/>
      <w:divBdr>
        <w:top w:val="none" w:sz="0" w:space="0" w:color="auto"/>
        <w:left w:val="none" w:sz="0" w:space="0" w:color="auto"/>
        <w:bottom w:val="none" w:sz="0" w:space="0" w:color="auto"/>
        <w:right w:val="none" w:sz="0" w:space="0" w:color="auto"/>
      </w:divBdr>
    </w:div>
    <w:div w:id="342321631">
      <w:bodyDiv w:val="1"/>
      <w:marLeft w:val="0"/>
      <w:marRight w:val="0"/>
      <w:marTop w:val="0"/>
      <w:marBottom w:val="0"/>
      <w:divBdr>
        <w:top w:val="none" w:sz="0" w:space="0" w:color="auto"/>
        <w:left w:val="none" w:sz="0" w:space="0" w:color="auto"/>
        <w:bottom w:val="none" w:sz="0" w:space="0" w:color="auto"/>
        <w:right w:val="none" w:sz="0" w:space="0" w:color="auto"/>
      </w:divBdr>
      <w:divsChild>
        <w:div w:id="255484705">
          <w:marLeft w:val="1166"/>
          <w:marRight w:val="0"/>
          <w:marTop w:val="96"/>
          <w:marBottom w:val="0"/>
          <w:divBdr>
            <w:top w:val="none" w:sz="0" w:space="0" w:color="auto"/>
            <w:left w:val="none" w:sz="0" w:space="0" w:color="auto"/>
            <w:bottom w:val="none" w:sz="0" w:space="0" w:color="auto"/>
            <w:right w:val="none" w:sz="0" w:space="0" w:color="auto"/>
          </w:divBdr>
        </w:div>
        <w:div w:id="414740193">
          <w:marLeft w:val="1800"/>
          <w:marRight w:val="0"/>
          <w:marTop w:val="86"/>
          <w:marBottom w:val="0"/>
          <w:divBdr>
            <w:top w:val="none" w:sz="0" w:space="0" w:color="auto"/>
            <w:left w:val="none" w:sz="0" w:space="0" w:color="auto"/>
            <w:bottom w:val="none" w:sz="0" w:space="0" w:color="auto"/>
            <w:right w:val="none" w:sz="0" w:space="0" w:color="auto"/>
          </w:divBdr>
        </w:div>
        <w:div w:id="765033147">
          <w:marLeft w:val="547"/>
          <w:marRight w:val="0"/>
          <w:marTop w:val="115"/>
          <w:marBottom w:val="0"/>
          <w:divBdr>
            <w:top w:val="none" w:sz="0" w:space="0" w:color="auto"/>
            <w:left w:val="none" w:sz="0" w:space="0" w:color="auto"/>
            <w:bottom w:val="none" w:sz="0" w:space="0" w:color="auto"/>
            <w:right w:val="none" w:sz="0" w:space="0" w:color="auto"/>
          </w:divBdr>
        </w:div>
        <w:div w:id="960842424">
          <w:marLeft w:val="1166"/>
          <w:marRight w:val="0"/>
          <w:marTop w:val="96"/>
          <w:marBottom w:val="0"/>
          <w:divBdr>
            <w:top w:val="none" w:sz="0" w:space="0" w:color="auto"/>
            <w:left w:val="none" w:sz="0" w:space="0" w:color="auto"/>
            <w:bottom w:val="none" w:sz="0" w:space="0" w:color="auto"/>
            <w:right w:val="none" w:sz="0" w:space="0" w:color="auto"/>
          </w:divBdr>
        </w:div>
        <w:div w:id="1464226891">
          <w:marLeft w:val="1800"/>
          <w:marRight w:val="0"/>
          <w:marTop w:val="86"/>
          <w:marBottom w:val="0"/>
          <w:divBdr>
            <w:top w:val="none" w:sz="0" w:space="0" w:color="auto"/>
            <w:left w:val="none" w:sz="0" w:space="0" w:color="auto"/>
            <w:bottom w:val="none" w:sz="0" w:space="0" w:color="auto"/>
            <w:right w:val="none" w:sz="0" w:space="0" w:color="auto"/>
          </w:divBdr>
        </w:div>
        <w:div w:id="1968850707">
          <w:marLeft w:val="547"/>
          <w:marRight w:val="0"/>
          <w:marTop w:val="115"/>
          <w:marBottom w:val="0"/>
          <w:divBdr>
            <w:top w:val="none" w:sz="0" w:space="0" w:color="auto"/>
            <w:left w:val="none" w:sz="0" w:space="0" w:color="auto"/>
            <w:bottom w:val="none" w:sz="0" w:space="0" w:color="auto"/>
            <w:right w:val="none" w:sz="0" w:space="0" w:color="auto"/>
          </w:divBdr>
        </w:div>
      </w:divsChild>
    </w:div>
    <w:div w:id="342635662">
      <w:bodyDiv w:val="1"/>
      <w:marLeft w:val="0"/>
      <w:marRight w:val="0"/>
      <w:marTop w:val="0"/>
      <w:marBottom w:val="0"/>
      <w:divBdr>
        <w:top w:val="none" w:sz="0" w:space="0" w:color="auto"/>
        <w:left w:val="none" w:sz="0" w:space="0" w:color="auto"/>
        <w:bottom w:val="none" w:sz="0" w:space="0" w:color="auto"/>
        <w:right w:val="none" w:sz="0" w:space="0" w:color="auto"/>
      </w:divBdr>
      <w:divsChild>
        <w:div w:id="11105625">
          <w:marLeft w:val="806"/>
          <w:marRight w:val="0"/>
          <w:marTop w:val="120"/>
          <w:marBottom w:val="0"/>
          <w:divBdr>
            <w:top w:val="none" w:sz="0" w:space="0" w:color="auto"/>
            <w:left w:val="none" w:sz="0" w:space="0" w:color="auto"/>
            <w:bottom w:val="none" w:sz="0" w:space="0" w:color="auto"/>
            <w:right w:val="none" w:sz="0" w:space="0" w:color="auto"/>
          </w:divBdr>
        </w:div>
        <w:div w:id="238370341">
          <w:marLeft w:val="1354"/>
          <w:marRight w:val="0"/>
          <w:marTop w:val="120"/>
          <w:marBottom w:val="0"/>
          <w:divBdr>
            <w:top w:val="none" w:sz="0" w:space="0" w:color="auto"/>
            <w:left w:val="none" w:sz="0" w:space="0" w:color="auto"/>
            <w:bottom w:val="none" w:sz="0" w:space="0" w:color="auto"/>
            <w:right w:val="none" w:sz="0" w:space="0" w:color="auto"/>
          </w:divBdr>
        </w:div>
        <w:div w:id="1119102546">
          <w:marLeft w:val="1354"/>
          <w:marRight w:val="0"/>
          <w:marTop w:val="120"/>
          <w:marBottom w:val="0"/>
          <w:divBdr>
            <w:top w:val="none" w:sz="0" w:space="0" w:color="auto"/>
            <w:left w:val="none" w:sz="0" w:space="0" w:color="auto"/>
            <w:bottom w:val="none" w:sz="0" w:space="0" w:color="auto"/>
            <w:right w:val="none" w:sz="0" w:space="0" w:color="auto"/>
          </w:divBdr>
        </w:div>
        <w:div w:id="1247496409">
          <w:marLeft w:val="806"/>
          <w:marRight w:val="0"/>
          <w:marTop w:val="120"/>
          <w:marBottom w:val="0"/>
          <w:divBdr>
            <w:top w:val="none" w:sz="0" w:space="0" w:color="auto"/>
            <w:left w:val="none" w:sz="0" w:space="0" w:color="auto"/>
            <w:bottom w:val="none" w:sz="0" w:space="0" w:color="auto"/>
            <w:right w:val="none" w:sz="0" w:space="0" w:color="auto"/>
          </w:divBdr>
        </w:div>
        <w:div w:id="1470594111">
          <w:marLeft w:val="274"/>
          <w:marRight w:val="0"/>
          <w:marTop w:val="120"/>
          <w:marBottom w:val="0"/>
          <w:divBdr>
            <w:top w:val="none" w:sz="0" w:space="0" w:color="auto"/>
            <w:left w:val="none" w:sz="0" w:space="0" w:color="auto"/>
            <w:bottom w:val="none" w:sz="0" w:space="0" w:color="auto"/>
            <w:right w:val="none" w:sz="0" w:space="0" w:color="auto"/>
          </w:divBdr>
        </w:div>
      </w:divsChild>
    </w:div>
    <w:div w:id="342978859">
      <w:bodyDiv w:val="1"/>
      <w:marLeft w:val="0"/>
      <w:marRight w:val="0"/>
      <w:marTop w:val="0"/>
      <w:marBottom w:val="0"/>
      <w:divBdr>
        <w:top w:val="none" w:sz="0" w:space="0" w:color="auto"/>
        <w:left w:val="none" w:sz="0" w:space="0" w:color="auto"/>
        <w:bottom w:val="none" w:sz="0" w:space="0" w:color="auto"/>
        <w:right w:val="none" w:sz="0" w:space="0" w:color="auto"/>
      </w:divBdr>
    </w:div>
    <w:div w:id="344212047">
      <w:bodyDiv w:val="1"/>
      <w:marLeft w:val="0"/>
      <w:marRight w:val="0"/>
      <w:marTop w:val="0"/>
      <w:marBottom w:val="0"/>
      <w:divBdr>
        <w:top w:val="none" w:sz="0" w:space="0" w:color="auto"/>
        <w:left w:val="none" w:sz="0" w:space="0" w:color="auto"/>
        <w:bottom w:val="none" w:sz="0" w:space="0" w:color="auto"/>
        <w:right w:val="none" w:sz="0" w:space="0" w:color="auto"/>
      </w:divBdr>
    </w:div>
    <w:div w:id="344214242">
      <w:bodyDiv w:val="1"/>
      <w:marLeft w:val="0"/>
      <w:marRight w:val="0"/>
      <w:marTop w:val="0"/>
      <w:marBottom w:val="0"/>
      <w:divBdr>
        <w:top w:val="none" w:sz="0" w:space="0" w:color="auto"/>
        <w:left w:val="none" w:sz="0" w:space="0" w:color="auto"/>
        <w:bottom w:val="none" w:sz="0" w:space="0" w:color="auto"/>
        <w:right w:val="none" w:sz="0" w:space="0" w:color="auto"/>
      </w:divBdr>
      <w:divsChild>
        <w:div w:id="119762463">
          <w:marLeft w:val="0"/>
          <w:marRight w:val="0"/>
          <w:marTop w:val="0"/>
          <w:marBottom w:val="0"/>
          <w:divBdr>
            <w:top w:val="none" w:sz="0" w:space="0" w:color="auto"/>
            <w:left w:val="none" w:sz="0" w:space="0" w:color="auto"/>
            <w:bottom w:val="none" w:sz="0" w:space="0" w:color="auto"/>
            <w:right w:val="none" w:sz="0" w:space="0" w:color="auto"/>
          </w:divBdr>
        </w:div>
        <w:div w:id="518472611">
          <w:marLeft w:val="0"/>
          <w:marRight w:val="0"/>
          <w:marTop w:val="0"/>
          <w:marBottom w:val="0"/>
          <w:divBdr>
            <w:top w:val="none" w:sz="0" w:space="0" w:color="auto"/>
            <w:left w:val="none" w:sz="0" w:space="0" w:color="auto"/>
            <w:bottom w:val="none" w:sz="0" w:space="0" w:color="auto"/>
            <w:right w:val="none" w:sz="0" w:space="0" w:color="auto"/>
          </w:divBdr>
        </w:div>
        <w:div w:id="1152797959">
          <w:marLeft w:val="0"/>
          <w:marRight w:val="0"/>
          <w:marTop w:val="0"/>
          <w:marBottom w:val="0"/>
          <w:divBdr>
            <w:top w:val="none" w:sz="0" w:space="0" w:color="auto"/>
            <w:left w:val="none" w:sz="0" w:space="0" w:color="auto"/>
            <w:bottom w:val="none" w:sz="0" w:space="0" w:color="auto"/>
            <w:right w:val="none" w:sz="0" w:space="0" w:color="auto"/>
          </w:divBdr>
        </w:div>
        <w:div w:id="1196699691">
          <w:marLeft w:val="0"/>
          <w:marRight w:val="0"/>
          <w:marTop w:val="0"/>
          <w:marBottom w:val="0"/>
          <w:divBdr>
            <w:top w:val="none" w:sz="0" w:space="0" w:color="auto"/>
            <w:left w:val="none" w:sz="0" w:space="0" w:color="auto"/>
            <w:bottom w:val="none" w:sz="0" w:space="0" w:color="auto"/>
            <w:right w:val="none" w:sz="0" w:space="0" w:color="auto"/>
          </w:divBdr>
        </w:div>
        <w:div w:id="1562254868">
          <w:marLeft w:val="0"/>
          <w:marRight w:val="0"/>
          <w:marTop w:val="0"/>
          <w:marBottom w:val="0"/>
          <w:divBdr>
            <w:top w:val="none" w:sz="0" w:space="0" w:color="auto"/>
            <w:left w:val="none" w:sz="0" w:space="0" w:color="auto"/>
            <w:bottom w:val="none" w:sz="0" w:space="0" w:color="auto"/>
            <w:right w:val="none" w:sz="0" w:space="0" w:color="auto"/>
          </w:divBdr>
        </w:div>
        <w:div w:id="1911424775">
          <w:marLeft w:val="0"/>
          <w:marRight w:val="0"/>
          <w:marTop w:val="0"/>
          <w:marBottom w:val="0"/>
          <w:divBdr>
            <w:top w:val="none" w:sz="0" w:space="0" w:color="auto"/>
            <w:left w:val="none" w:sz="0" w:space="0" w:color="auto"/>
            <w:bottom w:val="none" w:sz="0" w:space="0" w:color="auto"/>
            <w:right w:val="none" w:sz="0" w:space="0" w:color="auto"/>
          </w:divBdr>
        </w:div>
      </w:divsChild>
    </w:div>
    <w:div w:id="344751822">
      <w:bodyDiv w:val="1"/>
      <w:marLeft w:val="0"/>
      <w:marRight w:val="0"/>
      <w:marTop w:val="0"/>
      <w:marBottom w:val="0"/>
      <w:divBdr>
        <w:top w:val="none" w:sz="0" w:space="0" w:color="auto"/>
        <w:left w:val="none" w:sz="0" w:space="0" w:color="auto"/>
        <w:bottom w:val="none" w:sz="0" w:space="0" w:color="auto"/>
        <w:right w:val="none" w:sz="0" w:space="0" w:color="auto"/>
      </w:divBdr>
    </w:div>
    <w:div w:id="345057860">
      <w:bodyDiv w:val="1"/>
      <w:marLeft w:val="0"/>
      <w:marRight w:val="0"/>
      <w:marTop w:val="0"/>
      <w:marBottom w:val="0"/>
      <w:divBdr>
        <w:top w:val="none" w:sz="0" w:space="0" w:color="auto"/>
        <w:left w:val="none" w:sz="0" w:space="0" w:color="auto"/>
        <w:bottom w:val="none" w:sz="0" w:space="0" w:color="auto"/>
        <w:right w:val="none" w:sz="0" w:space="0" w:color="auto"/>
      </w:divBdr>
    </w:div>
    <w:div w:id="345401919">
      <w:bodyDiv w:val="1"/>
      <w:marLeft w:val="0"/>
      <w:marRight w:val="0"/>
      <w:marTop w:val="0"/>
      <w:marBottom w:val="0"/>
      <w:divBdr>
        <w:top w:val="none" w:sz="0" w:space="0" w:color="auto"/>
        <w:left w:val="none" w:sz="0" w:space="0" w:color="auto"/>
        <w:bottom w:val="none" w:sz="0" w:space="0" w:color="auto"/>
        <w:right w:val="none" w:sz="0" w:space="0" w:color="auto"/>
      </w:divBdr>
    </w:div>
    <w:div w:id="345791768">
      <w:bodyDiv w:val="1"/>
      <w:marLeft w:val="0"/>
      <w:marRight w:val="0"/>
      <w:marTop w:val="0"/>
      <w:marBottom w:val="0"/>
      <w:divBdr>
        <w:top w:val="none" w:sz="0" w:space="0" w:color="auto"/>
        <w:left w:val="none" w:sz="0" w:space="0" w:color="auto"/>
        <w:bottom w:val="none" w:sz="0" w:space="0" w:color="auto"/>
        <w:right w:val="none" w:sz="0" w:space="0" w:color="auto"/>
      </w:divBdr>
    </w:div>
    <w:div w:id="346643993">
      <w:bodyDiv w:val="1"/>
      <w:marLeft w:val="0"/>
      <w:marRight w:val="0"/>
      <w:marTop w:val="0"/>
      <w:marBottom w:val="0"/>
      <w:divBdr>
        <w:top w:val="none" w:sz="0" w:space="0" w:color="auto"/>
        <w:left w:val="none" w:sz="0" w:space="0" w:color="auto"/>
        <w:bottom w:val="none" w:sz="0" w:space="0" w:color="auto"/>
        <w:right w:val="none" w:sz="0" w:space="0" w:color="auto"/>
      </w:divBdr>
    </w:div>
    <w:div w:id="348996111">
      <w:bodyDiv w:val="1"/>
      <w:marLeft w:val="0"/>
      <w:marRight w:val="0"/>
      <w:marTop w:val="0"/>
      <w:marBottom w:val="0"/>
      <w:divBdr>
        <w:top w:val="none" w:sz="0" w:space="0" w:color="auto"/>
        <w:left w:val="none" w:sz="0" w:space="0" w:color="auto"/>
        <w:bottom w:val="none" w:sz="0" w:space="0" w:color="auto"/>
        <w:right w:val="none" w:sz="0" w:space="0" w:color="auto"/>
      </w:divBdr>
    </w:div>
    <w:div w:id="349068446">
      <w:bodyDiv w:val="1"/>
      <w:marLeft w:val="0"/>
      <w:marRight w:val="0"/>
      <w:marTop w:val="0"/>
      <w:marBottom w:val="0"/>
      <w:divBdr>
        <w:top w:val="none" w:sz="0" w:space="0" w:color="auto"/>
        <w:left w:val="none" w:sz="0" w:space="0" w:color="auto"/>
        <w:bottom w:val="none" w:sz="0" w:space="0" w:color="auto"/>
        <w:right w:val="none" w:sz="0" w:space="0" w:color="auto"/>
      </w:divBdr>
      <w:divsChild>
        <w:div w:id="161433596">
          <w:marLeft w:val="1166"/>
          <w:marRight w:val="0"/>
          <w:marTop w:val="72"/>
          <w:marBottom w:val="0"/>
          <w:divBdr>
            <w:top w:val="none" w:sz="0" w:space="0" w:color="auto"/>
            <w:left w:val="none" w:sz="0" w:space="0" w:color="auto"/>
            <w:bottom w:val="none" w:sz="0" w:space="0" w:color="auto"/>
            <w:right w:val="none" w:sz="0" w:space="0" w:color="auto"/>
          </w:divBdr>
        </w:div>
        <w:div w:id="279149712">
          <w:marLeft w:val="1166"/>
          <w:marRight w:val="0"/>
          <w:marTop w:val="72"/>
          <w:marBottom w:val="0"/>
          <w:divBdr>
            <w:top w:val="none" w:sz="0" w:space="0" w:color="auto"/>
            <w:left w:val="none" w:sz="0" w:space="0" w:color="auto"/>
            <w:bottom w:val="none" w:sz="0" w:space="0" w:color="auto"/>
            <w:right w:val="none" w:sz="0" w:space="0" w:color="auto"/>
          </w:divBdr>
        </w:div>
        <w:div w:id="305818495">
          <w:marLeft w:val="547"/>
          <w:marRight w:val="0"/>
          <w:marTop w:val="86"/>
          <w:marBottom w:val="0"/>
          <w:divBdr>
            <w:top w:val="none" w:sz="0" w:space="0" w:color="auto"/>
            <w:left w:val="none" w:sz="0" w:space="0" w:color="auto"/>
            <w:bottom w:val="none" w:sz="0" w:space="0" w:color="auto"/>
            <w:right w:val="none" w:sz="0" w:space="0" w:color="auto"/>
          </w:divBdr>
        </w:div>
        <w:div w:id="312225009">
          <w:marLeft w:val="1166"/>
          <w:marRight w:val="0"/>
          <w:marTop w:val="72"/>
          <w:marBottom w:val="0"/>
          <w:divBdr>
            <w:top w:val="none" w:sz="0" w:space="0" w:color="auto"/>
            <w:left w:val="none" w:sz="0" w:space="0" w:color="auto"/>
            <w:bottom w:val="none" w:sz="0" w:space="0" w:color="auto"/>
            <w:right w:val="none" w:sz="0" w:space="0" w:color="auto"/>
          </w:divBdr>
        </w:div>
        <w:div w:id="324676264">
          <w:marLeft w:val="1800"/>
          <w:marRight w:val="0"/>
          <w:marTop w:val="62"/>
          <w:marBottom w:val="0"/>
          <w:divBdr>
            <w:top w:val="none" w:sz="0" w:space="0" w:color="auto"/>
            <w:left w:val="none" w:sz="0" w:space="0" w:color="auto"/>
            <w:bottom w:val="none" w:sz="0" w:space="0" w:color="auto"/>
            <w:right w:val="none" w:sz="0" w:space="0" w:color="auto"/>
          </w:divBdr>
        </w:div>
        <w:div w:id="423191252">
          <w:marLeft w:val="1800"/>
          <w:marRight w:val="0"/>
          <w:marTop w:val="62"/>
          <w:marBottom w:val="0"/>
          <w:divBdr>
            <w:top w:val="none" w:sz="0" w:space="0" w:color="auto"/>
            <w:left w:val="none" w:sz="0" w:space="0" w:color="auto"/>
            <w:bottom w:val="none" w:sz="0" w:space="0" w:color="auto"/>
            <w:right w:val="none" w:sz="0" w:space="0" w:color="auto"/>
          </w:divBdr>
        </w:div>
        <w:div w:id="556279205">
          <w:marLeft w:val="547"/>
          <w:marRight w:val="0"/>
          <w:marTop w:val="86"/>
          <w:marBottom w:val="0"/>
          <w:divBdr>
            <w:top w:val="none" w:sz="0" w:space="0" w:color="auto"/>
            <w:left w:val="none" w:sz="0" w:space="0" w:color="auto"/>
            <w:bottom w:val="none" w:sz="0" w:space="0" w:color="auto"/>
            <w:right w:val="none" w:sz="0" w:space="0" w:color="auto"/>
          </w:divBdr>
        </w:div>
        <w:div w:id="696931181">
          <w:marLeft w:val="1166"/>
          <w:marRight w:val="0"/>
          <w:marTop w:val="72"/>
          <w:marBottom w:val="0"/>
          <w:divBdr>
            <w:top w:val="none" w:sz="0" w:space="0" w:color="auto"/>
            <w:left w:val="none" w:sz="0" w:space="0" w:color="auto"/>
            <w:bottom w:val="none" w:sz="0" w:space="0" w:color="auto"/>
            <w:right w:val="none" w:sz="0" w:space="0" w:color="auto"/>
          </w:divBdr>
        </w:div>
        <w:div w:id="994723225">
          <w:marLeft w:val="1166"/>
          <w:marRight w:val="0"/>
          <w:marTop w:val="72"/>
          <w:marBottom w:val="0"/>
          <w:divBdr>
            <w:top w:val="none" w:sz="0" w:space="0" w:color="auto"/>
            <w:left w:val="none" w:sz="0" w:space="0" w:color="auto"/>
            <w:bottom w:val="none" w:sz="0" w:space="0" w:color="auto"/>
            <w:right w:val="none" w:sz="0" w:space="0" w:color="auto"/>
          </w:divBdr>
        </w:div>
        <w:div w:id="1097674016">
          <w:marLeft w:val="1800"/>
          <w:marRight w:val="0"/>
          <w:marTop w:val="62"/>
          <w:marBottom w:val="0"/>
          <w:divBdr>
            <w:top w:val="none" w:sz="0" w:space="0" w:color="auto"/>
            <w:left w:val="none" w:sz="0" w:space="0" w:color="auto"/>
            <w:bottom w:val="none" w:sz="0" w:space="0" w:color="auto"/>
            <w:right w:val="none" w:sz="0" w:space="0" w:color="auto"/>
          </w:divBdr>
        </w:div>
        <w:div w:id="1104304219">
          <w:marLeft w:val="1166"/>
          <w:marRight w:val="0"/>
          <w:marTop w:val="72"/>
          <w:marBottom w:val="0"/>
          <w:divBdr>
            <w:top w:val="none" w:sz="0" w:space="0" w:color="auto"/>
            <w:left w:val="none" w:sz="0" w:space="0" w:color="auto"/>
            <w:bottom w:val="none" w:sz="0" w:space="0" w:color="auto"/>
            <w:right w:val="none" w:sz="0" w:space="0" w:color="auto"/>
          </w:divBdr>
        </w:div>
        <w:div w:id="1209688138">
          <w:marLeft w:val="1166"/>
          <w:marRight w:val="0"/>
          <w:marTop w:val="72"/>
          <w:marBottom w:val="0"/>
          <w:divBdr>
            <w:top w:val="none" w:sz="0" w:space="0" w:color="auto"/>
            <w:left w:val="none" w:sz="0" w:space="0" w:color="auto"/>
            <w:bottom w:val="none" w:sz="0" w:space="0" w:color="auto"/>
            <w:right w:val="none" w:sz="0" w:space="0" w:color="auto"/>
          </w:divBdr>
        </w:div>
        <w:div w:id="1454009633">
          <w:marLeft w:val="1800"/>
          <w:marRight w:val="0"/>
          <w:marTop w:val="62"/>
          <w:marBottom w:val="0"/>
          <w:divBdr>
            <w:top w:val="none" w:sz="0" w:space="0" w:color="auto"/>
            <w:left w:val="none" w:sz="0" w:space="0" w:color="auto"/>
            <w:bottom w:val="none" w:sz="0" w:space="0" w:color="auto"/>
            <w:right w:val="none" w:sz="0" w:space="0" w:color="auto"/>
          </w:divBdr>
        </w:div>
        <w:div w:id="1647199524">
          <w:marLeft w:val="1166"/>
          <w:marRight w:val="0"/>
          <w:marTop w:val="72"/>
          <w:marBottom w:val="0"/>
          <w:divBdr>
            <w:top w:val="none" w:sz="0" w:space="0" w:color="auto"/>
            <w:left w:val="none" w:sz="0" w:space="0" w:color="auto"/>
            <w:bottom w:val="none" w:sz="0" w:space="0" w:color="auto"/>
            <w:right w:val="none" w:sz="0" w:space="0" w:color="auto"/>
          </w:divBdr>
        </w:div>
        <w:div w:id="1695956476">
          <w:marLeft w:val="1166"/>
          <w:marRight w:val="0"/>
          <w:marTop w:val="72"/>
          <w:marBottom w:val="0"/>
          <w:divBdr>
            <w:top w:val="none" w:sz="0" w:space="0" w:color="auto"/>
            <w:left w:val="none" w:sz="0" w:space="0" w:color="auto"/>
            <w:bottom w:val="none" w:sz="0" w:space="0" w:color="auto"/>
            <w:right w:val="none" w:sz="0" w:space="0" w:color="auto"/>
          </w:divBdr>
        </w:div>
        <w:div w:id="1771000873">
          <w:marLeft w:val="1166"/>
          <w:marRight w:val="0"/>
          <w:marTop w:val="72"/>
          <w:marBottom w:val="0"/>
          <w:divBdr>
            <w:top w:val="none" w:sz="0" w:space="0" w:color="auto"/>
            <w:left w:val="none" w:sz="0" w:space="0" w:color="auto"/>
            <w:bottom w:val="none" w:sz="0" w:space="0" w:color="auto"/>
            <w:right w:val="none" w:sz="0" w:space="0" w:color="auto"/>
          </w:divBdr>
        </w:div>
        <w:div w:id="1870144670">
          <w:marLeft w:val="1800"/>
          <w:marRight w:val="0"/>
          <w:marTop w:val="62"/>
          <w:marBottom w:val="0"/>
          <w:divBdr>
            <w:top w:val="none" w:sz="0" w:space="0" w:color="auto"/>
            <w:left w:val="none" w:sz="0" w:space="0" w:color="auto"/>
            <w:bottom w:val="none" w:sz="0" w:space="0" w:color="auto"/>
            <w:right w:val="none" w:sz="0" w:space="0" w:color="auto"/>
          </w:divBdr>
        </w:div>
        <w:div w:id="1917276432">
          <w:marLeft w:val="1166"/>
          <w:marRight w:val="0"/>
          <w:marTop w:val="72"/>
          <w:marBottom w:val="0"/>
          <w:divBdr>
            <w:top w:val="none" w:sz="0" w:space="0" w:color="auto"/>
            <w:left w:val="none" w:sz="0" w:space="0" w:color="auto"/>
            <w:bottom w:val="none" w:sz="0" w:space="0" w:color="auto"/>
            <w:right w:val="none" w:sz="0" w:space="0" w:color="auto"/>
          </w:divBdr>
        </w:div>
        <w:div w:id="2008558194">
          <w:marLeft w:val="1166"/>
          <w:marRight w:val="0"/>
          <w:marTop w:val="72"/>
          <w:marBottom w:val="0"/>
          <w:divBdr>
            <w:top w:val="none" w:sz="0" w:space="0" w:color="auto"/>
            <w:left w:val="none" w:sz="0" w:space="0" w:color="auto"/>
            <w:bottom w:val="none" w:sz="0" w:space="0" w:color="auto"/>
            <w:right w:val="none" w:sz="0" w:space="0" w:color="auto"/>
          </w:divBdr>
        </w:div>
        <w:div w:id="2080521186">
          <w:marLeft w:val="1166"/>
          <w:marRight w:val="0"/>
          <w:marTop w:val="72"/>
          <w:marBottom w:val="0"/>
          <w:divBdr>
            <w:top w:val="none" w:sz="0" w:space="0" w:color="auto"/>
            <w:left w:val="none" w:sz="0" w:space="0" w:color="auto"/>
            <w:bottom w:val="none" w:sz="0" w:space="0" w:color="auto"/>
            <w:right w:val="none" w:sz="0" w:space="0" w:color="auto"/>
          </w:divBdr>
        </w:div>
        <w:div w:id="2121532083">
          <w:marLeft w:val="547"/>
          <w:marRight w:val="0"/>
          <w:marTop w:val="86"/>
          <w:marBottom w:val="0"/>
          <w:divBdr>
            <w:top w:val="none" w:sz="0" w:space="0" w:color="auto"/>
            <w:left w:val="none" w:sz="0" w:space="0" w:color="auto"/>
            <w:bottom w:val="none" w:sz="0" w:space="0" w:color="auto"/>
            <w:right w:val="none" w:sz="0" w:space="0" w:color="auto"/>
          </w:divBdr>
        </w:div>
        <w:div w:id="2135326374">
          <w:marLeft w:val="547"/>
          <w:marRight w:val="0"/>
          <w:marTop w:val="86"/>
          <w:marBottom w:val="0"/>
          <w:divBdr>
            <w:top w:val="none" w:sz="0" w:space="0" w:color="auto"/>
            <w:left w:val="none" w:sz="0" w:space="0" w:color="auto"/>
            <w:bottom w:val="none" w:sz="0" w:space="0" w:color="auto"/>
            <w:right w:val="none" w:sz="0" w:space="0" w:color="auto"/>
          </w:divBdr>
        </w:div>
      </w:divsChild>
    </w:div>
    <w:div w:id="350648568">
      <w:bodyDiv w:val="1"/>
      <w:marLeft w:val="0"/>
      <w:marRight w:val="0"/>
      <w:marTop w:val="0"/>
      <w:marBottom w:val="0"/>
      <w:divBdr>
        <w:top w:val="none" w:sz="0" w:space="0" w:color="auto"/>
        <w:left w:val="none" w:sz="0" w:space="0" w:color="auto"/>
        <w:bottom w:val="none" w:sz="0" w:space="0" w:color="auto"/>
        <w:right w:val="none" w:sz="0" w:space="0" w:color="auto"/>
      </w:divBdr>
      <w:divsChild>
        <w:div w:id="16779662">
          <w:marLeft w:val="1800"/>
          <w:marRight w:val="0"/>
          <w:marTop w:val="100"/>
          <w:marBottom w:val="0"/>
          <w:divBdr>
            <w:top w:val="none" w:sz="0" w:space="0" w:color="auto"/>
            <w:left w:val="none" w:sz="0" w:space="0" w:color="auto"/>
            <w:bottom w:val="none" w:sz="0" w:space="0" w:color="auto"/>
            <w:right w:val="none" w:sz="0" w:space="0" w:color="auto"/>
          </w:divBdr>
        </w:div>
        <w:div w:id="250703441">
          <w:marLeft w:val="1800"/>
          <w:marRight w:val="0"/>
          <w:marTop w:val="100"/>
          <w:marBottom w:val="0"/>
          <w:divBdr>
            <w:top w:val="none" w:sz="0" w:space="0" w:color="auto"/>
            <w:left w:val="none" w:sz="0" w:space="0" w:color="auto"/>
            <w:bottom w:val="none" w:sz="0" w:space="0" w:color="auto"/>
            <w:right w:val="none" w:sz="0" w:space="0" w:color="auto"/>
          </w:divBdr>
        </w:div>
        <w:div w:id="265580748">
          <w:marLeft w:val="1800"/>
          <w:marRight w:val="0"/>
          <w:marTop w:val="100"/>
          <w:marBottom w:val="0"/>
          <w:divBdr>
            <w:top w:val="none" w:sz="0" w:space="0" w:color="auto"/>
            <w:left w:val="none" w:sz="0" w:space="0" w:color="auto"/>
            <w:bottom w:val="none" w:sz="0" w:space="0" w:color="auto"/>
            <w:right w:val="none" w:sz="0" w:space="0" w:color="auto"/>
          </w:divBdr>
        </w:div>
        <w:div w:id="289476456">
          <w:marLeft w:val="1080"/>
          <w:marRight w:val="0"/>
          <w:marTop w:val="100"/>
          <w:marBottom w:val="0"/>
          <w:divBdr>
            <w:top w:val="none" w:sz="0" w:space="0" w:color="auto"/>
            <w:left w:val="none" w:sz="0" w:space="0" w:color="auto"/>
            <w:bottom w:val="none" w:sz="0" w:space="0" w:color="auto"/>
            <w:right w:val="none" w:sz="0" w:space="0" w:color="auto"/>
          </w:divBdr>
        </w:div>
        <w:div w:id="313607614">
          <w:marLeft w:val="1080"/>
          <w:marRight w:val="0"/>
          <w:marTop w:val="100"/>
          <w:marBottom w:val="0"/>
          <w:divBdr>
            <w:top w:val="none" w:sz="0" w:space="0" w:color="auto"/>
            <w:left w:val="none" w:sz="0" w:space="0" w:color="auto"/>
            <w:bottom w:val="none" w:sz="0" w:space="0" w:color="auto"/>
            <w:right w:val="none" w:sz="0" w:space="0" w:color="auto"/>
          </w:divBdr>
        </w:div>
        <w:div w:id="343022163">
          <w:marLeft w:val="1800"/>
          <w:marRight w:val="0"/>
          <w:marTop w:val="100"/>
          <w:marBottom w:val="0"/>
          <w:divBdr>
            <w:top w:val="none" w:sz="0" w:space="0" w:color="auto"/>
            <w:left w:val="none" w:sz="0" w:space="0" w:color="auto"/>
            <w:bottom w:val="none" w:sz="0" w:space="0" w:color="auto"/>
            <w:right w:val="none" w:sz="0" w:space="0" w:color="auto"/>
          </w:divBdr>
        </w:div>
        <w:div w:id="938677167">
          <w:marLeft w:val="1800"/>
          <w:marRight w:val="0"/>
          <w:marTop w:val="100"/>
          <w:marBottom w:val="0"/>
          <w:divBdr>
            <w:top w:val="none" w:sz="0" w:space="0" w:color="auto"/>
            <w:left w:val="none" w:sz="0" w:space="0" w:color="auto"/>
            <w:bottom w:val="none" w:sz="0" w:space="0" w:color="auto"/>
            <w:right w:val="none" w:sz="0" w:space="0" w:color="auto"/>
          </w:divBdr>
        </w:div>
        <w:div w:id="971401952">
          <w:marLeft w:val="360"/>
          <w:marRight w:val="0"/>
          <w:marTop w:val="200"/>
          <w:marBottom w:val="0"/>
          <w:divBdr>
            <w:top w:val="none" w:sz="0" w:space="0" w:color="auto"/>
            <w:left w:val="none" w:sz="0" w:space="0" w:color="auto"/>
            <w:bottom w:val="none" w:sz="0" w:space="0" w:color="auto"/>
            <w:right w:val="none" w:sz="0" w:space="0" w:color="auto"/>
          </w:divBdr>
        </w:div>
        <w:div w:id="1585215894">
          <w:marLeft w:val="1080"/>
          <w:marRight w:val="0"/>
          <w:marTop w:val="100"/>
          <w:marBottom w:val="0"/>
          <w:divBdr>
            <w:top w:val="none" w:sz="0" w:space="0" w:color="auto"/>
            <w:left w:val="none" w:sz="0" w:space="0" w:color="auto"/>
            <w:bottom w:val="none" w:sz="0" w:space="0" w:color="auto"/>
            <w:right w:val="none" w:sz="0" w:space="0" w:color="auto"/>
          </w:divBdr>
        </w:div>
        <w:div w:id="1790902633">
          <w:marLeft w:val="2520"/>
          <w:marRight w:val="0"/>
          <w:marTop w:val="100"/>
          <w:marBottom w:val="0"/>
          <w:divBdr>
            <w:top w:val="none" w:sz="0" w:space="0" w:color="auto"/>
            <w:left w:val="none" w:sz="0" w:space="0" w:color="auto"/>
            <w:bottom w:val="none" w:sz="0" w:space="0" w:color="auto"/>
            <w:right w:val="none" w:sz="0" w:space="0" w:color="auto"/>
          </w:divBdr>
        </w:div>
      </w:divsChild>
    </w:div>
    <w:div w:id="350760884">
      <w:bodyDiv w:val="1"/>
      <w:marLeft w:val="0"/>
      <w:marRight w:val="0"/>
      <w:marTop w:val="0"/>
      <w:marBottom w:val="0"/>
      <w:divBdr>
        <w:top w:val="none" w:sz="0" w:space="0" w:color="auto"/>
        <w:left w:val="none" w:sz="0" w:space="0" w:color="auto"/>
        <w:bottom w:val="none" w:sz="0" w:space="0" w:color="auto"/>
        <w:right w:val="none" w:sz="0" w:space="0" w:color="auto"/>
      </w:divBdr>
    </w:div>
    <w:div w:id="351107959">
      <w:bodyDiv w:val="1"/>
      <w:marLeft w:val="0"/>
      <w:marRight w:val="0"/>
      <w:marTop w:val="0"/>
      <w:marBottom w:val="0"/>
      <w:divBdr>
        <w:top w:val="none" w:sz="0" w:space="0" w:color="auto"/>
        <w:left w:val="none" w:sz="0" w:space="0" w:color="auto"/>
        <w:bottom w:val="none" w:sz="0" w:space="0" w:color="auto"/>
        <w:right w:val="none" w:sz="0" w:space="0" w:color="auto"/>
      </w:divBdr>
      <w:divsChild>
        <w:div w:id="792747942">
          <w:marLeft w:val="547"/>
          <w:marRight w:val="0"/>
          <w:marTop w:val="154"/>
          <w:marBottom w:val="0"/>
          <w:divBdr>
            <w:top w:val="none" w:sz="0" w:space="0" w:color="auto"/>
            <w:left w:val="none" w:sz="0" w:space="0" w:color="auto"/>
            <w:bottom w:val="none" w:sz="0" w:space="0" w:color="auto"/>
            <w:right w:val="none" w:sz="0" w:space="0" w:color="auto"/>
          </w:divBdr>
        </w:div>
        <w:div w:id="1146512502">
          <w:marLeft w:val="1166"/>
          <w:marRight w:val="0"/>
          <w:marTop w:val="134"/>
          <w:marBottom w:val="0"/>
          <w:divBdr>
            <w:top w:val="none" w:sz="0" w:space="0" w:color="auto"/>
            <w:left w:val="none" w:sz="0" w:space="0" w:color="auto"/>
            <w:bottom w:val="none" w:sz="0" w:space="0" w:color="auto"/>
            <w:right w:val="none" w:sz="0" w:space="0" w:color="auto"/>
          </w:divBdr>
        </w:div>
        <w:div w:id="1754231187">
          <w:marLeft w:val="547"/>
          <w:marRight w:val="0"/>
          <w:marTop w:val="154"/>
          <w:marBottom w:val="0"/>
          <w:divBdr>
            <w:top w:val="none" w:sz="0" w:space="0" w:color="auto"/>
            <w:left w:val="none" w:sz="0" w:space="0" w:color="auto"/>
            <w:bottom w:val="none" w:sz="0" w:space="0" w:color="auto"/>
            <w:right w:val="none" w:sz="0" w:space="0" w:color="auto"/>
          </w:divBdr>
        </w:div>
      </w:divsChild>
    </w:div>
    <w:div w:id="351108974">
      <w:bodyDiv w:val="1"/>
      <w:marLeft w:val="0"/>
      <w:marRight w:val="0"/>
      <w:marTop w:val="0"/>
      <w:marBottom w:val="0"/>
      <w:divBdr>
        <w:top w:val="none" w:sz="0" w:space="0" w:color="auto"/>
        <w:left w:val="none" w:sz="0" w:space="0" w:color="auto"/>
        <w:bottom w:val="none" w:sz="0" w:space="0" w:color="auto"/>
        <w:right w:val="none" w:sz="0" w:space="0" w:color="auto"/>
      </w:divBdr>
      <w:divsChild>
        <w:div w:id="1692410279">
          <w:marLeft w:val="547"/>
          <w:marRight w:val="0"/>
          <w:marTop w:val="154"/>
          <w:marBottom w:val="0"/>
          <w:divBdr>
            <w:top w:val="none" w:sz="0" w:space="0" w:color="auto"/>
            <w:left w:val="none" w:sz="0" w:space="0" w:color="auto"/>
            <w:bottom w:val="none" w:sz="0" w:space="0" w:color="auto"/>
            <w:right w:val="none" w:sz="0" w:space="0" w:color="auto"/>
          </w:divBdr>
        </w:div>
      </w:divsChild>
    </w:div>
    <w:div w:id="351882679">
      <w:bodyDiv w:val="1"/>
      <w:marLeft w:val="0"/>
      <w:marRight w:val="0"/>
      <w:marTop w:val="0"/>
      <w:marBottom w:val="0"/>
      <w:divBdr>
        <w:top w:val="none" w:sz="0" w:space="0" w:color="auto"/>
        <w:left w:val="none" w:sz="0" w:space="0" w:color="auto"/>
        <w:bottom w:val="none" w:sz="0" w:space="0" w:color="auto"/>
        <w:right w:val="none" w:sz="0" w:space="0" w:color="auto"/>
      </w:divBdr>
      <w:divsChild>
        <w:div w:id="574434431">
          <w:marLeft w:val="1166"/>
          <w:marRight w:val="0"/>
          <w:marTop w:val="115"/>
          <w:marBottom w:val="0"/>
          <w:divBdr>
            <w:top w:val="none" w:sz="0" w:space="0" w:color="auto"/>
            <w:left w:val="none" w:sz="0" w:space="0" w:color="auto"/>
            <w:bottom w:val="none" w:sz="0" w:space="0" w:color="auto"/>
            <w:right w:val="none" w:sz="0" w:space="0" w:color="auto"/>
          </w:divBdr>
        </w:div>
        <w:div w:id="1934821514">
          <w:marLeft w:val="1166"/>
          <w:marRight w:val="0"/>
          <w:marTop w:val="115"/>
          <w:marBottom w:val="0"/>
          <w:divBdr>
            <w:top w:val="none" w:sz="0" w:space="0" w:color="auto"/>
            <w:left w:val="none" w:sz="0" w:space="0" w:color="auto"/>
            <w:bottom w:val="none" w:sz="0" w:space="0" w:color="auto"/>
            <w:right w:val="none" w:sz="0" w:space="0" w:color="auto"/>
          </w:divBdr>
        </w:div>
      </w:divsChild>
    </w:div>
    <w:div w:id="351954033">
      <w:bodyDiv w:val="1"/>
      <w:marLeft w:val="0"/>
      <w:marRight w:val="0"/>
      <w:marTop w:val="0"/>
      <w:marBottom w:val="0"/>
      <w:divBdr>
        <w:top w:val="none" w:sz="0" w:space="0" w:color="auto"/>
        <w:left w:val="none" w:sz="0" w:space="0" w:color="auto"/>
        <w:bottom w:val="none" w:sz="0" w:space="0" w:color="auto"/>
        <w:right w:val="none" w:sz="0" w:space="0" w:color="auto"/>
      </w:divBdr>
      <w:divsChild>
        <w:div w:id="413666022">
          <w:marLeft w:val="1166"/>
          <w:marRight w:val="0"/>
          <w:marTop w:val="96"/>
          <w:marBottom w:val="0"/>
          <w:divBdr>
            <w:top w:val="none" w:sz="0" w:space="0" w:color="auto"/>
            <w:left w:val="none" w:sz="0" w:space="0" w:color="auto"/>
            <w:bottom w:val="none" w:sz="0" w:space="0" w:color="auto"/>
            <w:right w:val="none" w:sz="0" w:space="0" w:color="auto"/>
          </w:divBdr>
        </w:div>
        <w:div w:id="557477825">
          <w:marLeft w:val="547"/>
          <w:marRight w:val="0"/>
          <w:marTop w:val="115"/>
          <w:marBottom w:val="0"/>
          <w:divBdr>
            <w:top w:val="none" w:sz="0" w:space="0" w:color="auto"/>
            <w:left w:val="none" w:sz="0" w:space="0" w:color="auto"/>
            <w:bottom w:val="none" w:sz="0" w:space="0" w:color="auto"/>
            <w:right w:val="none" w:sz="0" w:space="0" w:color="auto"/>
          </w:divBdr>
        </w:div>
      </w:divsChild>
    </w:div>
    <w:div w:id="352271689">
      <w:bodyDiv w:val="1"/>
      <w:marLeft w:val="0"/>
      <w:marRight w:val="0"/>
      <w:marTop w:val="0"/>
      <w:marBottom w:val="0"/>
      <w:divBdr>
        <w:top w:val="none" w:sz="0" w:space="0" w:color="auto"/>
        <w:left w:val="none" w:sz="0" w:space="0" w:color="auto"/>
        <w:bottom w:val="none" w:sz="0" w:space="0" w:color="auto"/>
        <w:right w:val="none" w:sz="0" w:space="0" w:color="auto"/>
      </w:divBdr>
      <w:divsChild>
        <w:div w:id="792287792">
          <w:marLeft w:val="0"/>
          <w:marRight w:val="0"/>
          <w:marTop w:val="0"/>
          <w:marBottom w:val="0"/>
          <w:divBdr>
            <w:top w:val="none" w:sz="0" w:space="0" w:color="auto"/>
            <w:left w:val="none" w:sz="0" w:space="0" w:color="auto"/>
            <w:bottom w:val="none" w:sz="0" w:space="0" w:color="auto"/>
            <w:right w:val="none" w:sz="0" w:space="0" w:color="auto"/>
          </w:divBdr>
          <w:divsChild>
            <w:div w:id="367413736">
              <w:marLeft w:val="0"/>
              <w:marRight w:val="0"/>
              <w:marTop w:val="0"/>
              <w:marBottom w:val="0"/>
              <w:divBdr>
                <w:top w:val="none" w:sz="0" w:space="0" w:color="auto"/>
                <w:left w:val="none" w:sz="0" w:space="0" w:color="auto"/>
                <w:bottom w:val="none" w:sz="0" w:space="0" w:color="auto"/>
                <w:right w:val="none" w:sz="0" w:space="0" w:color="auto"/>
              </w:divBdr>
            </w:div>
            <w:div w:id="1113938135">
              <w:marLeft w:val="0"/>
              <w:marRight w:val="0"/>
              <w:marTop w:val="0"/>
              <w:marBottom w:val="0"/>
              <w:divBdr>
                <w:top w:val="none" w:sz="0" w:space="0" w:color="auto"/>
                <w:left w:val="none" w:sz="0" w:space="0" w:color="auto"/>
                <w:bottom w:val="none" w:sz="0" w:space="0" w:color="auto"/>
                <w:right w:val="none" w:sz="0" w:space="0" w:color="auto"/>
              </w:divBdr>
            </w:div>
            <w:div w:id="1114638779">
              <w:marLeft w:val="0"/>
              <w:marRight w:val="0"/>
              <w:marTop w:val="0"/>
              <w:marBottom w:val="0"/>
              <w:divBdr>
                <w:top w:val="none" w:sz="0" w:space="0" w:color="auto"/>
                <w:left w:val="none" w:sz="0" w:space="0" w:color="auto"/>
                <w:bottom w:val="none" w:sz="0" w:space="0" w:color="auto"/>
                <w:right w:val="none" w:sz="0" w:space="0" w:color="auto"/>
              </w:divBdr>
            </w:div>
            <w:div w:id="1152864546">
              <w:marLeft w:val="0"/>
              <w:marRight w:val="0"/>
              <w:marTop w:val="0"/>
              <w:marBottom w:val="0"/>
              <w:divBdr>
                <w:top w:val="none" w:sz="0" w:space="0" w:color="auto"/>
                <w:left w:val="none" w:sz="0" w:space="0" w:color="auto"/>
                <w:bottom w:val="none" w:sz="0" w:space="0" w:color="auto"/>
                <w:right w:val="none" w:sz="0" w:space="0" w:color="auto"/>
              </w:divBdr>
            </w:div>
            <w:div w:id="1183398842">
              <w:marLeft w:val="0"/>
              <w:marRight w:val="0"/>
              <w:marTop w:val="0"/>
              <w:marBottom w:val="0"/>
              <w:divBdr>
                <w:top w:val="none" w:sz="0" w:space="0" w:color="auto"/>
                <w:left w:val="none" w:sz="0" w:space="0" w:color="auto"/>
                <w:bottom w:val="none" w:sz="0" w:space="0" w:color="auto"/>
                <w:right w:val="none" w:sz="0" w:space="0" w:color="auto"/>
              </w:divBdr>
            </w:div>
            <w:div w:id="1479686666">
              <w:marLeft w:val="0"/>
              <w:marRight w:val="0"/>
              <w:marTop w:val="0"/>
              <w:marBottom w:val="0"/>
              <w:divBdr>
                <w:top w:val="none" w:sz="0" w:space="0" w:color="auto"/>
                <w:left w:val="none" w:sz="0" w:space="0" w:color="auto"/>
                <w:bottom w:val="none" w:sz="0" w:space="0" w:color="auto"/>
                <w:right w:val="none" w:sz="0" w:space="0" w:color="auto"/>
              </w:divBdr>
            </w:div>
            <w:div w:id="14811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72774">
      <w:bodyDiv w:val="1"/>
      <w:marLeft w:val="0"/>
      <w:marRight w:val="0"/>
      <w:marTop w:val="0"/>
      <w:marBottom w:val="0"/>
      <w:divBdr>
        <w:top w:val="none" w:sz="0" w:space="0" w:color="auto"/>
        <w:left w:val="none" w:sz="0" w:space="0" w:color="auto"/>
        <w:bottom w:val="none" w:sz="0" w:space="0" w:color="auto"/>
        <w:right w:val="none" w:sz="0" w:space="0" w:color="auto"/>
      </w:divBdr>
    </w:div>
    <w:div w:id="353389196">
      <w:bodyDiv w:val="1"/>
      <w:marLeft w:val="0"/>
      <w:marRight w:val="0"/>
      <w:marTop w:val="0"/>
      <w:marBottom w:val="0"/>
      <w:divBdr>
        <w:top w:val="none" w:sz="0" w:space="0" w:color="auto"/>
        <w:left w:val="none" w:sz="0" w:space="0" w:color="auto"/>
        <w:bottom w:val="none" w:sz="0" w:space="0" w:color="auto"/>
        <w:right w:val="none" w:sz="0" w:space="0" w:color="auto"/>
      </w:divBdr>
    </w:div>
    <w:div w:id="353961649">
      <w:bodyDiv w:val="1"/>
      <w:marLeft w:val="0"/>
      <w:marRight w:val="0"/>
      <w:marTop w:val="0"/>
      <w:marBottom w:val="0"/>
      <w:divBdr>
        <w:top w:val="none" w:sz="0" w:space="0" w:color="auto"/>
        <w:left w:val="none" w:sz="0" w:space="0" w:color="auto"/>
        <w:bottom w:val="none" w:sz="0" w:space="0" w:color="auto"/>
        <w:right w:val="none" w:sz="0" w:space="0" w:color="auto"/>
      </w:divBdr>
      <w:divsChild>
        <w:div w:id="866063225">
          <w:marLeft w:val="0"/>
          <w:marRight w:val="0"/>
          <w:marTop w:val="0"/>
          <w:marBottom w:val="0"/>
          <w:divBdr>
            <w:top w:val="none" w:sz="0" w:space="0" w:color="auto"/>
            <w:left w:val="none" w:sz="0" w:space="0" w:color="auto"/>
            <w:bottom w:val="none" w:sz="0" w:space="0" w:color="auto"/>
            <w:right w:val="none" w:sz="0" w:space="0" w:color="auto"/>
          </w:divBdr>
          <w:divsChild>
            <w:div w:id="209345637">
              <w:marLeft w:val="0"/>
              <w:marRight w:val="0"/>
              <w:marTop w:val="0"/>
              <w:marBottom w:val="0"/>
              <w:divBdr>
                <w:top w:val="none" w:sz="0" w:space="0" w:color="auto"/>
                <w:left w:val="none" w:sz="0" w:space="0" w:color="auto"/>
                <w:bottom w:val="none" w:sz="0" w:space="0" w:color="auto"/>
                <w:right w:val="none" w:sz="0" w:space="0" w:color="auto"/>
              </w:divBdr>
            </w:div>
            <w:div w:id="1225065628">
              <w:marLeft w:val="0"/>
              <w:marRight w:val="0"/>
              <w:marTop w:val="0"/>
              <w:marBottom w:val="0"/>
              <w:divBdr>
                <w:top w:val="none" w:sz="0" w:space="0" w:color="auto"/>
                <w:left w:val="none" w:sz="0" w:space="0" w:color="auto"/>
                <w:bottom w:val="none" w:sz="0" w:space="0" w:color="auto"/>
                <w:right w:val="none" w:sz="0" w:space="0" w:color="auto"/>
              </w:divBdr>
            </w:div>
            <w:div w:id="165310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5605">
      <w:bodyDiv w:val="1"/>
      <w:marLeft w:val="0"/>
      <w:marRight w:val="0"/>
      <w:marTop w:val="0"/>
      <w:marBottom w:val="0"/>
      <w:divBdr>
        <w:top w:val="none" w:sz="0" w:space="0" w:color="auto"/>
        <w:left w:val="none" w:sz="0" w:space="0" w:color="auto"/>
        <w:bottom w:val="none" w:sz="0" w:space="0" w:color="auto"/>
        <w:right w:val="none" w:sz="0" w:space="0" w:color="auto"/>
      </w:divBdr>
    </w:div>
    <w:div w:id="356853904">
      <w:bodyDiv w:val="1"/>
      <w:marLeft w:val="0"/>
      <w:marRight w:val="0"/>
      <w:marTop w:val="0"/>
      <w:marBottom w:val="0"/>
      <w:divBdr>
        <w:top w:val="none" w:sz="0" w:space="0" w:color="auto"/>
        <w:left w:val="none" w:sz="0" w:space="0" w:color="auto"/>
        <w:bottom w:val="none" w:sz="0" w:space="0" w:color="auto"/>
        <w:right w:val="none" w:sz="0" w:space="0" w:color="auto"/>
      </w:divBdr>
    </w:div>
    <w:div w:id="358162370">
      <w:bodyDiv w:val="1"/>
      <w:marLeft w:val="0"/>
      <w:marRight w:val="0"/>
      <w:marTop w:val="0"/>
      <w:marBottom w:val="0"/>
      <w:divBdr>
        <w:top w:val="none" w:sz="0" w:space="0" w:color="auto"/>
        <w:left w:val="none" w:sz="0" w:space="0" w:color="auto"/>
        <w:bottom w:val="none" w:sz="0" w:space="0" w:color="auto"/>
        <w:right w:val="none" w:sz="0" w:space="0" w:color="auto"/>
      </w:divBdr>
    </w:div>
    <w:div w:id="359664533">
      <w:bodyDiv w:val="1"/>
      <w:marLeft w:val="0"/>
      <w:marRight w:val="0"/>
      <w:marTop w:val="0"/>
      <w:marBottom w:val="0"/>
      <w:divBdr>
        <w:top w:val="none" w:sz="0" w:space="0" w:color="auto"/>
        <w:left w:val="none" w:sz="0" w:space="0" w:color="auto"/>
        <w:bottom w:val="none" w:sz="0" w:space="0" w:color="auto"/>
        <w:right w:val="none" w:sz="0" w:space="0" w:color="auto"/>
      </w:divBdr>
    </w:div>
    <w:div w:id="360013518">
      <w:bodyDiv w:val="1"/>
      <w:marLeft w:val="0"/>
      <w:marRight w:val="0"/>
      <w:marTop w:val="0"/>
      <w:marBottom w:val="0"/>
      <w:divBdr>
        <w:top w:val="none" w:sz="0" w:space="0" w:color="auto"/>
        <w:left w:val="none" w:sz="0" w:space="0" w:color="auto"/>
        <w:bottom w:val="none" w:sz="0" w:space="0" w:color="auto"/>
        <w:right w:val="none" w:sz="0" w:space="0" w:color="auto"/>
      </w:divBdr>
    </w:div>
    <w:div w:id="361248927">
      <w:bodyDiv w:val="1"/>
      <w:marLeft w:val="0"/>
      <w:marRight w:val="0"/>
      <w:marTop w:val="0"/>
      <w:marBottom w:val="0"/>
      <w:divBdr>
        <w:top w:val="none" w:sz="0" w:space="0" w:color="auto"/>
        <w:left w:val="none" w:sz="0" w:space="0" w:color="auto"/>
        <w:bottom w:val="none" w:sz="0" w:space="0" w:color="auto"/>
        <w:right w:val="none" w:sz="0" w:space="0" w:color="auto"/>
      </w:divBdr>
    </w:div>
    <w:div w:id="361789652">
      <w:bodyDiv w:val="1"/>
      <w:marLeft w:val="0"/>
      <w:marRight w:val="0"/>
      <w:marTop w:val="0"/>
      <w:marBottom w:val="0"/>
      <w:divBdr>
        <w:top w:val="none" w:sz="0" w:space="0" w:color="auto"/>
        <w:left w:val="none" w:sz="0" w:space="0" w:color="auto"/>
        <w:bottom w:val="none" w:sz="0" w:space="0" w:color="auto"/>
        <w:right w:val="none" w:sz="0" w:space="0" w:color="auto"/>
      </w:divBdr>
      <w:divsChild>
        <w:div w:id="604771884">
          <w:marLeft w:val="1166"/>
          <w:marRight w:val="0"/>
          <w:marTop w:val="134"/>
          <w:marBottom w:val="0"/>
          <w:divBdr>
            <w:top w:val="none" w:sz="0" w:space="0" w:color="auto"/>
            <w:left w:val="none" w:sz="0" w:space="0" w:color="auto"/>
            <w:bottom w:val="none" w:sz="0" w:space="0" w:color="auto"/>
            <w:right w:val="none" w:sz="0" w:space="0" w:color="auto"/>
          </w:divBdr>
        </w:div>
        <w:div w:id="1939023009">
          <w:marLeft w:val="547"/>
          <w:marRight w:val="0"/>
          <w:marTop w:val="154"/>
          <w:marBottom w:val="0"/>
          <w:divBdr>
            <w:top w:val="none" w:sz="0" w:space="0" w:color="auto"/>
            <w:left w:val="none" w:sz="0" w:space="0" w:color="auto"/>
            <w:bottom w:val="none" w:sz="0" w:space="0" w:color="auto"/>
            <w:right w:val="none" w:sz="0" w:space="0" w:color="auto"/>
          </w:divBdr>
        </w:div>
      </w:divsChild>
    </w:div>
    <w:div w:id="362095620">
      <w:bodyDiv w:val="1"/>
      <w:marLeft w:val="0"/>
      <w:marRight w:val="0"/>
      <w:marTop w:val="0"/>
      <w:marBottom w:val="0"/>
      <w:divBdr>
        <w:top w:val="none" w:sz="0" w:space="0" w:color="auto"/>
        <w:left w:val="none" w:sz="0" w:space="0" w:color="auto"/>
        <w:bottom w:val="none" w:sz="0" w:space="0" w:color="auto"/>
        <w:right w:val="none" w:sz="0" w:space="0" w:color="auto"/>
      </w:divBdr>
    </w:div>
    <w:div w:id="363485400">
      <w:bodyDiv w:val="1"/>
      <w:marLeft w:val="0"/>
      <w:marRight w:val="0"/>
      <w:marTop w:val="0"/>
      <w:marBottom w:val="0"/>
      <w:divBdr>
        <w:top w:val="none" w:sz="0" w:space="0" w:color="auto"/>
        <w:left w:val="none" w:sz="0" w:space="0" w:color="auto"/>
        <w:bottom w:val="none" w:sz="0" w:space="0" w:color="auto"/>
        <w:right w:val="none" w:sz="0" w:space="0" w:color="auto"/>
      </w:divBdr>
    </w:div>
    <w:div w:id="363869308">
      <w:bodyDiv w:val="1"/>
      <w:marLeft w:val="0"/>
      <w:marRight w:val="0"/>
      <w:marTop w:val="0"/>
      <w:marBottom w:val="0"/>
      <w:divBdr>
        <w:top w:val="none" w:sz="0" w:space="0" w:color="auto"/>
        <w:left w:val="none" w:sz="0" w:space="0" w:color="auto"/>
        <w:bottom w:val="none" w:sz="0" w:space="0" w:color="auto"/>
        <w:right w:val="none" w:sz="0" w:space="0" w:color="auto"/>
      </w:divBdr>
    </w:div>
    <w:div w:id="364216278">
      <w:bodyDiv w:val="1"/>
      <w:marLeft w:val="0"/>
      <w:marRight w:val="0"/>
      <w:marTop w:val="0"/>
      <w:marBottom w:val="0"/>
      <w:divBdr>
        <w:top w:val="none" w:sz="0" w:space="0" w:color="auto"/>
        <w:left w:val="none" w:sz="0" w:space="0" w:color="auto"/>
        <w:bottom w:val="none" w:sz="0" w:space="0" w:color="auto"/>
        <w:right w:val="none" w:sz="0" w:space="0" w:color="auto"/>
      </w:divBdr>
      <w:divsChild>
        <w:div w:id="609320265">
          <w:marLeft w:val="547"/>
          <w:marRight w:val="0"/>
          <w:marTop w:val="134"/>
          <w:marBottom w:val="0"/>
          <w:divBdr>
            <w:top w:val="none" w:sz="0" w:space="0" w:color="auto"/>
            <w:left w:val="none" w:sz="0" w:space="0" w:color="auto"/>
            <w:bottom w:val="none" w:sz="0" w:space="0" w:color="auto"/>
            <w:right w:val="none" w:sz="0" w:space="0" w:color="auto"/>
          </w:divBdr>
        </w:div>
      </w:divsChild>
    </w:div>
    <w:div w:id="365641756">
      <w:bodyDiv w:val="1"/>
      <w:marLeft w:val="0"/>
      <w:marRight w:val="0"/>
      <w:marTop w:val="0"/>
      <w:marBottom w:val="0"/>
      <w:divBdr>
        <w:top w:val="none" w:sz="0" w:space="0" w:color="auto"/>
        <w:left w:val="none" w:sz="0" w:space="0" w:color="auto"/>
        <w:bottom w:val="none" w:sz="0" w:space="0" w:color="auto"/>
        <w:right w:val="none" w:sz="0" w:space="0" w:color="auto"/>
      </w:divBdr>
    </w:div>
    <w:div w:id="365722054">
      <w:bodyDiv w:val="1"/>
      <w:marLeft w:val="0"/>
      <w:marRight w:val="0"/>
      <w:marTop w:val="0"/>
      <w:marBottom w:val="0"/>
      <w:divBdr>
        <w:top w:val="none" w:sz="0" w:space="0" w:color="auto"/>
        <w:left w:val="none" w:sz="0" w:space="0" w:color="auto"/>
        <w:bottom w:val="none" w:sz="0" w:space="0" w:color="auto"/>
        <w:right w:val="none" w:sz="0" w:space="0" w:color="auto"/>
      </w:divBdr>
    </w:div>
    <w:div w:id="367031643">
      <w:bodyDiv w:val="1"/>
      <w:marLeft w:val="0"/>
      <w:marRight w:val="0"/>
      <w:marTop w:val="0"/>
      <w:marBottom w:val="0"/>
      <w:divBdr>
        <w:top w:val="none" w:sz="0" w:space="0" w:color="auto"/>
        <w:left w:val="none" w:sz="0" w:space="0" w:color="auto"/>
        <w:bottom w:val="none" w:sz="0" w:space="0" w:color="auto"/>
        <w:right w:val="none" w:sz="0" w:space="0" w:color="auto"/>
      </w:divBdr>
    </w:div>
    <w:div w:id="367684387">
      <w:bodyDiv w:val="1"/>
      <w:marLeft w:val="0"/>
      <w:marRight w:val="0"/>
      <w:marTop w:val="0"/>
      <w:marBottom w:val="0"/>
      <w:divBdr>
        <w:top w:val="none" w:sz="0" w:space="0" w:color="auto"/>
        <w:left w:val="none" w:sz="0" w:space="0" w:color="auto"/>
        <w:bottom w:val="none" w:sz="0" w:space="0" w:color="auto"/>
        <w:right w:val="none" w:sz="0" w:space="0" w:color="auto"/>
      </w:divBdr>
      <w:divsChild>
        <w:div w:id="172451241">
          <w:marLeft w:val="1166"/>
          <w:marRight w:val="0"/>
          <w:marTop w:val="77"/>
          <w:marBottom w:val="0"/>
          <w:divBdr>
            <w:top w:val="none" w:sz="0" w:space="0" w:color="auto"/>
            <w:left w:val="none" w:sz="0" w:space="0" w:color="auto"/>
            <w:bottom w:val="none" w:sz="0" w:space="0" w:color="auto"/>
            <w:right w:val="none" w:sz="0" w:space="0" w:color="auto"/>
          </w:divBdr>
        </w:div>
        <w:div w:id="256326613">
          <w:marLeft w:val="1800"/>
          <w:marRight w:val="0"/>
          <w:marTop w:val="67"/>
          <w:marBottom w:val="0"/>
          <w:divBdr>
            <w:top w:val="none" w:sz="0" w:space="0" w:color="auto"/>
            <w:left w:val="none" w:sz="0" w:space="0" w:color="auto"/>
            <w:bottom w:val="none" w:sz="0" w:space="0" w:color="auto"/>
            <w:right w:val="none" w:sz="0" w:space="0" w:color="auto"/>
          </w:divBdr>
        </w:div>
        <w:div w:id="266616698">
          <w:marLeft w:val="1800"/>
          <w:marRight w:val="0"/>
          <w:marTop w:val="67"/>
          <w:marBottom w:val="0"/>
          <w:divBdr>
            <w:top w:val="none" w:sz="0" w:space="0" w:color="auto"/>
            <w:left w:val="none" w:sz="0" w:space="0" w:color="auto"/>
            <w:bottom w:val="none" w:sz="0" w:space="0" w:color="auto"/>
            <w:right w:val="none" w:sz="0" w:space="0" w:color="auto"/>
          </w:divBdr>
        </w:div>
        <w:div w:id="301541211">
          <w:marLeft w:val="1166"/>
          <w:marRight w:val="0"/>
          <w:marTop w:val="77"/>
          <w:marBottom w:val="0"/>
          <w:divBdr>
            <w:top w:val="none" w:sz="0" w:space="0" w:color="auto"/>
            <w:left w:val="none" w:sz="0" w:space="0" w:color="auto"/>
            <w:bottom w:val="none" w:sz="0" w:space="0" w:color="auto"/>
            <w:right w:val="none" w:sz="0" w:space="0" w:color="auto"/>
          </w:divBdr>
        </w:div>
        <w:div w:id="490633754">
          <w:marLeft w:val="1166"/>
          <w:marRight w:val="0"/>
          <w:marTop w:val="77"/>
          <w:marBottom w:val="0"/>
          <w:divBdr>
            <w:top w:val="none" w:sz="0" w:space="0" w:color="auto"/>
            <w:left w:val="none" w:sz="0" w:space="0" w:color="auto"/>
            <w:bottom w:val="none" w:sz="0" w:space="0" w:color="auto"/>
            <w:right w:val="none" w:sz="0" w:space="0" w:color="auto"/>
          </w:divBdr>
        </w:div>
        <w:div w:id="602228841">
          <w:marLeft w:val="2520"/>
          <w:marRight w:val="0"/>
          <w:marTop w:val="58"/>
          <w:marBottom w:val="0"/>
          <w:divBdr>
            <w:top w:val="none" w:sz="0" w:space="0" w:color="auto"/>
            <w:left w:val="none" w:sz="0" w:space="0" w:color="auto"/>
            <w:bottom w:val="none" w:sz="0" w:space="0" w:color="auto"/>
            <w:right w:val="none" w:sz="0" w:space="0" w:color="auto"/>
          </w:divBdr>
        </w:div>
        <w:div w:id="764225982">
          <w:marLeft w:val="1166"/>
          <w:marRight w:val="0"/>
          <w:marTop w:val="77"/>
          <w:marBottom w:val="0"/>
          <w:divBdr>
            <w:top w:val="none" w:sz="0" w:space="0" w:color="auto"/>
            <w:left w:val="none" w:sz="0" w:space="0" w:color="auto"/>
            <w:bottom w:val="none" w:sz="0" w:space="0" w:color="auto"/>
            <w:right w:val="none" w:sz="0" w:space="0" w:color="auto"/>
          </w:divBdr>
        </w:div>
        <w:div w:id="910966618">
          <w:marLeft w:val="547"/>
          <w:marRight w:val="0"/>
          <w:marTop w:val="86"/>
          <w:marBottom w:val="0"/>
          <w:divBdr>
            <w:top w:val="none" w:sz="0" w:space="0" w:color="auto"/>
            <w:left w:val="none" w:sz="0" w:space="0" w:color="auto"/>
            <w:bottom w:val="none" w:sz="0" w:space="0" w:color="auto"/>
            <w:right w:val="none" w:sz="0" w:space="0" w:color="auto"/>
          </w:divBdr>
        </w:div>
        <w:div w:id="1299726682">
          <w:marLeft w:val="1166"/>
          <w:marRight w:val="0"/>
          <w:marTop w:val="77"/>
          <w:marBottom w:val="0"/>
          <w:divBdr>
            <w:top w:val="none" w:sz="0" w:space="0" w:color="auto"/>
            <w:left w:val="none" w:sz="0" w:space="0" w:color="auto"/>
            <w:bottom w:val="none" w:sz="0" w:space="0" w:color="auto"/>
            <w:right w:val="none" w:sz="0" w:space="0" w:color="auto"/>
          </w:divBdr>
        </w:div>
        <w:div w:id="1305238264">
          <w:marLeft w:val="1800"/>
          <w:marRight w:val="0"/>
          <w:marTop w:val="67"/>
          <w:marBottom w:val="0"/>
          <w:divBdr>
            <w:top w:val="none" w:sz="0" w:space="0" w:color="auto"/>
            <w:left w:val="none" w:sz="0" w:space="0" w:color="auto"/>
            <w:bottom w:val="none" w:sz="0" w:space="0" w:color="auto"/>
            <w:right w:val="none" w:sz="0" w:space="0" w:color="auto"/>
          </w:divBdr>
        </w:div>
        <w:div w:id="1361474880">
          <w:marLeft w:val="547"/>
          <w:marRight w:val="0"/>
          <w:marTop w:val="86"/>
          <w:marBottom w:val="0"/>
          <w:divBdr>
            <w:top w:val="none" w:sz="0" w:space="0" w:color="auto"/>
            <w:left w:val="none" w:sz="0" w:space="0" w:color="auto"/>
            <w:bottom w:val="none" w:sz="0" w:space="0" w:color="auto"/>
            <w:right w:val="none" w:sz="0" w:space="0" w:color="auto"/>
          </w:divBdr>
        </w:div>
        <w:div w:id="1481657470">
          <w:marLeft w:val="1166"/>
          <w:marRight w:val="0"/>
          <w:marTop w:val="77"/>
          <w:marBottom w:val="0"/>
          <w:divBdr>
            <w:top w:val="none" w:sz="0" w:space="0" w:color="auto"/>
            <w:left w:val="none" w:sz="0" w:space="0" w:color="auto"/>
            <w:bottom w:val="none" w:sz="0" w:space="0" w:color="auto"/>
            <w:right w:val="none" w:sz="0" w:space="0" w:color="auto"/>
          </w:divBdr>
        </w:div>
        <w:div w:id="1668244928">
          <w:marLeft w:val="1166"/>
          <w:marRight w:val="0"/>
          <w:marTop w:val="77"/>
          <w:marBottom w:val="0"/>
          <w:divBdr>
            <w:top w:val="none" w:sz="0" w:space="0" w:color="auto"/>
            <w:left w:val="none" w:sz="0" w:space="0" w:color="auto"/>
            <w:bottom w:val="none" w:sz="0" w:space="0" w:color="auto"/>
            <w:right w:val="none" w:sz="0" w:space="0" w:color="auto"/>
          </w:divBdr>
        </w:div>
        <w:div w:id="2012831763">
          <w:marLeft w:val="1800"/>
          <w:marRight w:val="0"/>
          <w:marTop w:val="67"/>
          <w:marBottom w:val="0"/>
          <w:divBdr>
            <w:top w:val="none" w:sz="0" w:space="0" w:color="auto"/>
            <w:left w:val="none" w:sz="0" w:space="0" w:color="auto"/>
            <w:bottom w:val="none" w:sz="0" w:space="0" w:color="auto"/>
            <w:right w:val="none" w:sz="0" w:space="0" w:color="auto"/>
          </w:divBdr>
        </w:div>
      </w:divsChild>
    </w:div>
    <w:div w:id="368339338">
      <w:bodyDiv w:val="1"/>
      <w:marLeft w:val="0"/>
      <w:marRight w:val="0"/>
      <w:marTop w:val="0"/>
      <w:marBottom w:val="0"/>
      <w:divBdr>
        <w:top w:val="none" w:sz="0" w:space="0" w:color="auto"/>
        <w:left w:val="none" w:sz="0" w:space="0" w:color="auto"/>
        <w:bottom w:val="none" w:sz="0" w:space="0" w:color="auto"/>
        <w:right w:val="none" w:sz="0" w:space="0" w:color="auto"/>
      </w:divBdr>
    </w:div>
    <w:div w:id="369231140">
      <w:bodyDiv w:val="1"/>
      <w:marLeft w:val="0"/>
      <w:marRight w:val="0"/>
      <w:marTop w:val="0"/>
      <w:marBottom w:val="0"/>
      <w:divBdr>
        <w:top w:val="none" w:sz="0" w:space="0" w:color="auto"/>
        <w:left w:val="none" w:sz="0" w:space="0" w:color="auto"/>
        <w:bottom w:val="none" w:sz="0" w:space="0" w:color="auto"/>
        <w:right w:val="none" w:sz="0" w:space="0" w:color="auto"/>
      </w:divBdr>
      <w:divsChild>
        <w:div w:id="192308382">
          <w:marLeft w:val="360"/>
          <w:marRight w:val="0"/>
          <w:marTop w:val="200"/>
          <w:marBottom w:val="0"/>
          <w:divBdr>
            <w:top w:val="none" w:sz="0" w:space="0" w:color="auto"/>
            <w:left w:val="none" w:sz="0" w:space="0" w:color="auto"/>
            <w:bottom w:val="none" w:sz="0" w:space="0" w:color="auto"/>
            <w:right w:val="none" w:sz="0" w:space="0" w:color="auto"/>
          </w:divBdr>
        </w:div>
        <w:div w:id="276909621">
          <w:marLeft w:val="1080"/>
          <w:marRight w:val="0"/>
          <w:marTop w:val="100"/>
          <w:marBottom w:val="0"/>
          <w:divBdr>
            <w:top w:val="none" w:sz="0" w:space="0" w:color="auto"/>
            <w:left w:val="none" w:sz="0" w:space="0" w:color="auto"/>
            <w:bottom w:val="none" w:sz="0" w:space="0" w:color="auto"/>
            <w:right w:val="none" w:sz="0" w:space="0" w:color="auto"/>
          </w:divBdr>
        </w:div>
        <w:div w:id="584724084">
          <w:marLeft w:val="1080"/>
          <w:marRight w:val="0"/>
          <w:marTop w:val="100"/>
          <w:marBottom w:val="0"/>
          <w:divBdr>
            <w:top w:val="none" w:sz="0" w:space="0" w:color="auto"/>
            <w:left w:val="none" w:sz="0" w:space="0" w:color="auto"/>
            <w:bottom w:val="none" w:sz="0" w:space="0" w:color="auto"/>
            <w:right w:val="none" w:sz="0" w:space="0" w:color="auto"/>
          </w:divBdr>
        </w:div>
        <w:div w:id="969870104">
          <w:marLeft w:val="1080"/>
          <w:marRight w:val="0"/>
          <w:marTop w:val="100"/>
          <w:marBottom w:val="0"/>
          <w:divBdr>
            <w:top w:val="none" w:sz="0" w:space="0" w:color="auto"/>
            <w:left w:val="none" w:sz="0" w:space="0" w:color="auto"/>
            <w:bottom w:val="none" w:sz="0" w:space="0" w:color="auto"/>
            <w:right w:val="none" w:sz="0" w:space="0" w:color="auto"/>
          </w:divBdr>
        </w:div>
        <w:div w:id="1555506326">
          <w:marLeft w:val="1080"/>
          <w:marRight w:val="0"/>
          <w:marTop w:val="100"/>
          <w:marBottom w:val="0"/>
          <w:divBdr>
            <w:top w:val="none" w:sz="0" w:space="0" w:color="auto"/>
            <w:left w:val="none" w:sz="0" w:space="0" w:color="auto"/>
            <w:bottom w:val="none" w:sz="0" w:space="0" w:color="auto"/>
            <w:right w:val="none" w:sz="0" w:space="0" w:color="auto"/>
          </w:divBdr>
        </w:div>
        <w:div w:id="1632007802">
          <w:marLeft w:val="1080"/>
          <w:marRight w:val="0"/>
          <w:marTop w:val="100"/>
          <w:marBottom w:val="0"/>
          <w:divBdr>
            <w:top w:val="none" w:sz="0" w:space="0" w:color="auto"/>
            <w:left w:val="none" w:sz="0" w:space="0" w:color="auto"/>
            <w:bottom w:val="none" w:sz="0" w:space="0" w:color="auto"/>
            <w:right w:val="none" w:sz="0" w:space="0" w:color="auto"/>
          </w:divBdr>
        </w:div>
        <w:div w:id="1711756399">
          <w:marLeft w:val="1080"/>
          <w:marRight w:val="0"/>
          <w:marTop w:val="100"/>
          <w:marBottom w:val="0"/>
          <w:divBdr>
            <w:top w:val="none" w:sz="0" w:space="0" w:color="auto"/>
            <w:left w:val="none" w:sz="0" w:space="0" w:color="auto"/>
            <w:bottom w:val="none" w:sz="0" w:space="0" w:color="auto"/>
            <w:right w:val="none" w:sz="0" w:space="0" w:color="auto"/>
          </w:divBdr>
        </w:div>
        <w:div w:id="1947224494">
          <w:marLeft w:val="1080"/>
          <w:marRight w:val="0"/>
          <w:marTop w:val="100"/>
          <w:marBottom w:val="0"/>
          <w:divBdr>
            <w:top w:val="none" w:sz="0" w:space="0" w:color="auto"/>
            <w:left w:val="none" w:sz="0" w:space="0" w:color="auto"/>
            <w:bottom w:val="none" w:sz="0" w:space="0" w:color="auto"/>
            <w:right w:val="none" w:sz="0" w:space="0" w:color="auto"/>
          </w:divBdr>
        </w:div>
        <w:div w:id="2088333881">
          <w:marLeft w:val="360"/>
          <w:marRight w:val="0"/>
          <w:marTop w:val="200"/>
          <w:marBottom w:val="0"/>
          <w:divBdr>
            <w:top w:val="none" w:sz="0" w:space="0" w:color="auto"/>
            <w:left w:val="none" w:sz="0" w:space="0" w:color="auto"/>
            <w:bottom w:val="none" w:sz="0" w:space="0" w:color="auto"/>
            <w:right w:val="none" w:sz="0" w:space="0" w:color="auto"/>
          </w:divBdr>
        </w:div>
      </w:divsChild>
    </w:div>
    <w:div w:id="369376853">
      <w:bodyDiv w:val="1"/>
      <w:marLeft w:val="0"/>
      <w:marRight w:val="0"/>
      <w:marTop w:val="0"/>
      <w:marBottom w:val="0"/>
      <w:divBdr>
        <w:top w:val="none" w:sz="0" w:space="0" w:color="auto"/>
        <w:left w:val="none" w:sz="0" w:space="0" w:color="auto"/>
        <w:bottom w:val="none" w:sz="0" w:space="0" w:color="auto"/>
        <w:right w:val="none" w:sz="0" w:space="0" w:color="auto"/>
      </w:divBdr>
    </w:div>
    <w:div w:id="373315667">
      <w:bodyDiv w:val="1"/>
      <w:marLeft w:val="0"/>
      <w:marRight w:val="0"/>
      <w:marTop w:val="0"/>
      <w:marBottom w:val="0"/>
      <w:divBdr>
        <w:top w:val="none" w:sz="0" w:space="0" w:color="auto"/>
        <w:left w:val="none" w:sz="0" w:space="0" w:color="auto"/>
        <w:bottom w:val="none" w:sz="0" w:space="0" w:color="auto"/>
        <w:right w:val="none" w:sz="0" w:space="0" w:color="auto"/>
      </w:divBdr>
    </w:div>
    <w:div w:id="373769162">
      <w:bodyDiv w:val="1"/>
      <w:marLeft w:val="0"/>
      <w:marRight w:val="0"/>
      <w:marTop w:val="0"/>
      <w:marBottom w:val="0"/>
      <w:divBdr>
        <w:top w:val="none" w:sz="0" w:space="0" w:color="auto"/>
        <w:left w:val="none" w:sz="0" w:space="0" w:color="auto"/>
        <w:bottom w:val="none" w:sz="0" w:space="0" w:color="auto"/>
        <w:right w:val="none" w:sz="0" w:space="0" w:color="auto"/>
      </w:divBdr>
      <w:divsChild>
        <w:div w:id="162741139">
          <w:marLeft w:val="1166"/>
          <w:marRight w:val="0"/>
          <w:marTop w:val="134"/>
          <w:marBottom w:val="0"/>
          <w:divBdr>
            <w:top w:val="none" w:sz="0" w:space="0" w:color="auto"/>
            <w:left w:val="none" w:sz="0" w:space="0" w:color="auto"/>
            <w:bottom w:val="none" w:sz="0" w:space="0" w:color="auto"/>
            <w:right w:val="none" w:sz="0" w:space="0" w:color="auto"/>
          </w:divBdr>
        </w:div>
        <w:div w:id="188644628">
          <w:marLeft w:val="1166"/>
          <w:marRight w:val="0"/>
          <w:marTop w:val="134"/>
          <w:marBottom w:val="0"/>
          <w:divBdr>
            <w:top w:val="none" w:sz="0" w:space="0" w:color="auto"/>
            <w:left w:val="none" w:sz="0" w:space="0" w:color="auto"/>
            <w:bottom w:val="none" w:sz="0" w:space="0" w:color="auto"/>
            <w:right w:val="none" w:sz="0" w:space="0" w:color="auto"/>
          </w:divBdr>
        </w:div>
        <w:div w:id="348066851">
          <w:marLeft w:val="1166"/>
          <w:marRight w:val="0"/>
          <w:marTop w:val="134"/>
          <w:marBottom w:val="0"/>
          <w:divBdr>
            <w:top w:val="none" w:sz="0" w:space="0" w:color="auto"/>
            <w:left w:val="none" w:sz="0" w:space="0" w:color="auto"/>
            <w:bottom w:val="none" w:sz="0" w:space="0" w:color="auto"/>
            <w:right w:val="none" w:sz="0" w:space="0" w:color="auto"/>
          </w:divBdr>
        </w:div>
        <w:div w:id="1080056417">
          <w:marLeft w:val="1166"/>
          <w:marRight w:val="0"/>
          <w:marTop w:val="134"/>
          <w:marBottom w:val="0"/>
          <w:divBdr>
            <w:top w:val="none" w:sz="0" w:space="0" w:color="auto"/>
            <w:left w:val="none" w:sz="0" w:space="0" w:color="auto"/>
            <w:bottom w:val="none" w:sz="0" w:space="0" w:color="auto"/>
            <w:right w:val="none" w:sz="0" w:space="0" w:color="auto"/>
          </w:divBdr>
        </w:div>
        <w:div w:id="2035424922">
          <w:marLeft w:val="547"/>
          <w:marRight w:val="0"/>
          <w:marTop w:val="154"/>
          <w:marBottom w:val="0"/>
          <w:divBdr>
            <w:top w:val="none" w:sz="0" w:space="0" w:color="auto"/>
            <w:left w:val="none" w:sz="0" w:space="0" w:color="auto"/>
            <w:bottom w:val="none" w:sz="0" w:space="0" w:color="auto"/>
            <w:right w:val="none" w:sz="0" w:space="0" w:color="auto"/>
          </w:divBdr>
        </w:div>
      </w:divsChild>
    </w:div>
    <w:div w:id="373817522">
      <w:bodyDiv w:val="1"/>
      <w:marLeft w:val="0"/>
      <w:marRight w:val="0"/>
      <w:marTop w:val="0"/>
      <w:marBottom w:val="0"/>
      <w:divBdr>
        <w:top w:val="none" w:sz="0" w:space="0" w:color="auto"/>
        <w:left w:val="none" w:sz="0" w:space="0" w:color="auto"/>
        <w:bottom w:val="none" w:sz="0" w:space="0" w:color="auto"/>
        <w:right w:val="none" w:sz="0" w:space="0" w:color="auto"/>
      </w:divBdr>
    </w:div>
    <w:div w:id="374353421">
      <w:bodyDiv w:val="1"/>
      <w:marLeft w:val="0"/>
      <w:marRight w:val="0"/>
      <w:marTop w:val="0"/>
      <w:marBottom w:val="0"/>
      <w:divBdr>
        <w:top w:val="none" w:sz="0" w:space="0" w:color="auto"/>
        <w:left w:val="none" w:sz="0" w:space="0" w:color="auto"/>
        <w:bottom w:val="none" w:sz="0" w:space="0" w:color="auto"/>
        <w:right w:val="none" w:sz="0" w:space="0" w:color="auto"/>
      </w:divBdr>
    </w:div>
    <w:div w:id="374546263">
      <w:bodyDiv w:val="1"/>
      <w:marLeft w:val="0"/>
      <w:marRight w:val="0"/>
      <w:marTop w:val="0"/>
      <w:marBottom w:val="0"/>
      <w:divBdr>
        <w:top w:val="none" w:sz="0" w:space="0" w:color="auto"/>
        <w:left w:val="none" w:sz="0" w:space="0" w:color="auto"/>
        <w:bottom w:val="none" w:sz="0" w:space="0" w:color="auto"/>
        <w:right w:val="none" w:sz="0" w:space="0" w:color="auto"/>
      </w:divBdr>
    </w:div>
    <w:div w:id="374669678">
      <w:bodyDiv w:val="1"/>
      <w:marLeft w:val="0"/>
      <w:marRight w:val="0"/>
      <w:marTop w:val="0"/>
      <w:marBottom w:val="0"/>
      <w:divBdr>
        <w:top w:val="none" w:sz="0" w:space="0" w:color="auto"/>
        <w:left w:val="none" w:sz="0" w:space="0" w:color="auto"/>
        <w:bottom w:val="none" w:sz="0" w:space="0" w:color="auto"/>
        <w:right w:val="none" w:sz="0" w:space="0" w:color="auto"/>
      </w:divBdr>
    </w:div>
    <w:div w:id="374744001">
      <w:bodyDiv w:val="1"/>
      <w:marLeft w:val="0"/>
      <w:marRight w:val="0"/>
      <w:marTop w:val="0"/>
      <w:marBottom w:val="0"/>
      <w:divBdr>
        <w:top w:val="none" w:sz="0" w:space="0" w:color="auto"/>
        <w:left w:val="none" w:sz="0" w:space="0" w:color="auto"/>
        <w:bottom w:val="none" w:sz="0" w:space="0" w:color="auto"/>
        <w:right w:val="none" w:sz="0" w:space="0" w:color="auto"/>
      </w:divBdr>
      <w:divsChild>
        <w:div w:id="164980490">
          <w:marLeft w:val="0"/>
          <w:marRight w:val="0"/>
          <w:marTop w:val="0"/>
          <w:marBottom w:val="0"/>
          <w:divBdr>
            <w:top w:val="none" w:sz="0" w:space="0" w:color="auto"/>
            <w:left w:val="none" w:sz="0" w:space="0" w:color="auto"/>
            <w:bottom w:val="none" w:sz="0" w:space="0" w:color="auto"/>
            <w:right w:val="none" w:sz="0" w:space="0" w:color="auto"/>
          </w:divBdr>
          <w:divsChild>
            <w:div w:id="823812587">
              <w:marLeft w:val="0"/>
              <w:marRight w:val="0"/>
              <w:marTop w:val="0"/>
              <w:marBottom w:val="0"/>
              <w:divBdr>
                <w:top w:val="none" w:sz="0" w:space="0" w:color="auto"/>
                <w:left w:val="none" w:sz="0" w:space="0" w:color="auto"/>
                <w:bottom w:val="none" w:sz="0" w:space="0" w:color="auto"/>
                <w:right w:val="none" w:sz="0" w:space="0" w:color="auto"/>
              </w:divBdr>
            </w:div>
            <w:div w:id="907304381">
              <w:marLeft w:val="0"/>
              <w:marRight w:val="0"/>
              <w:marTop w:val="0"/>
              <w:marBottom w:val="0"/>
              <w:divBdr>
                <w:top w:val="none" w:sz="0" w:space="0" w:color="auto"/>
                <w:left w:val="none" w:sz="0" w:space="0" w:color="auto"/>
                <w:bottom w:val="none" w:sz="0" w:space="0" w:color="auto"/>
                <w:right w:val="none" w:sz="0" w:space="0" w:color="auto"/>
              </w:divBdr>
            </w:div>
            <w:div w:id="1269236400">
              <w:marLeft w:val="0"/>
              <w:marRight w:val="0"/>
              <w:marTop w:val="0"/>
              <w:marBottom w:val="0"/>
              <w:divBdr>
                <w:top w:val="none" w:sz="0" w:space="0" w:color="auto"/>
                <w:left w:val="none" w:sz="0" w:space="0" w:color="auto"/>
                <w:bottom w:val="none" w:sz="0" w:space="0" w:color="auto"/>
                <w:right w:val="none" w:sz="0" w:space="0" w:color="auto"/>
              </w:divBdr>
            </w:div>
            <w:div w:id="15117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09170">
      <w:bodyDiv w:val="1"/>
      <w:marLeft w:val="0"/>
      <w:marRight w:val="0"/>
      <w:marTop w:val="0"/>
      <w:marBottom w:val="0"/>
      <w:divBdr>
        <w:top w:val="none" w:sz="0" w:space="0" w:color="auto"/>
        <w:left w:val="none" w:sz="0" w:space="0" w:color="auto"/>
        <w:bottom w:val="none" w:sz="0" w:space="0" w:color="auto"/>
        <w:right w:val="none" w:sz="0" w:space="0" w:color="auto"/>
      </w:divBdr>
      <w:divsChild>
        <w:div w:id="48309354">
          <w:marLeft w:val="1166"/>
          <w:marRight w:val="0"/>
          <w:marTop w:val="96"/>
          <w:marBottom w:val="0"/>
          <w:divBdr>
            <w:top w:val="none" w:sz="0" w:space="0" w:color="auto"/>
            <w:left w:val="none" w:sz="0" w:space="0" w:color="auto"/>
            <w:bottom w:val="none" w:sz="0" w:space="0" w:color="auto"/>
            <w:right w:val="none" w:sz="0" w:space="0" w:color="auto"/>
          </w:divBdr>
        </w:div>
        <w:div w:id="674965509">
          <w:marLeft w:val="1166"/>
          <w:marRight w:val="0"/>
          <w:marTop w:val="96"/>
          <w:marBottom w:val="0"/>
          <w:divBdr>
            <w:top w:val="none" w:sz="0" w:space="0" w:color="auto"/>
            <w:left w:val="none" w:sz="0" w:space="0" w:color="auto"/>
            <w:bottom w:val="none" w:sz="0" w:space="0" w:color="auto"/>
            <w:right w:val="none" w:sz="0" w:space="0" w:color="auto"/>
          </w:divBdr>
        </w:div>
        <w:div w:id="848763055">
          <w:marLeft w:val="1166"/>
          <w:marRight w:val="0"/>
          <w:marTop w:val="96"/>
          <w:marBottom w:val="0"/>
          <w:divBdr>
            <w:top w:val="none" w:sz="0" w:space="0" w:color="auto"/>
            <w:left w:val="none" w:sz="0" w:space="0" w:color="auto"/>
            <w:bottom w:val="none" w:sz="0" w:space="0" w:color="auto"/>
            <w:right w:val="none" w:sz="0" w:space="0" w:color="auto"/>
          </w:divBdr>
        </w:div>
        <w:div w:id="1335184334">
          <w:marLeft w:val="547"/>
          <w:marRight w:val="0"/>
          <w:marTop w:val="115"/>
          <w:marBottom w:val="0"/>
          <w:divBdr>
            <w:top w:val="none" w:sz="0" w:space="0" w:color="auto"/>
            <w:left w:val="none" w:sz="0" w:space="0" w:color="auto"/>
            <w:bottom w:val="none" w:sz="0" w:space="0" w:color="auto"/>
            <w:right w:val="none" w:sz="0" w:space="0" w:color="auto"/>
          </w:divBdr>
        </w:div>
        <w:div w:id="1533886682">
          <w:marLeft w:val="2520"/>
          <w:marRight w:val="0"/>
          <w:marTop w:val="77"/>
          <w:marBottom w:val="0"/>
          <w:divBdr>
            <w:top w:val="none" w:sz="0" w:space="0" w:color="auto"/>
            <w:left w:val="none" w:sz="0" w:space="0" w:color="auto"/>
            <w:bottom w:val="none" w:sz="0" w:space="0" w:color="auto"/>
            <w:right w:val="none" w:sz="0" w:space="0" w:color="auto"/>
          </w:divBdr>
        </w:div>
        <w:div w:id="1563327682">
          <w:marLeft w:val="1166"/>
          <w:marRight w:val="0"/>
          <w:marTop w:val="96"/>
          <w:marBottom w:val="0"/>
          <w:divBdr>
            <w:top w:val="none" w:sz="0" w:space="0" w:color="auto"/>
            <w:left w:val="none" w:sz="0" w:space="0" w:color="auto"/>
            <w:bottom w:val="none" w:sz="0" w:space="0" w:color="auto"/>
            <w:right w:val="none" w:sz="0" w:space="0" w:color="auto"/>
          </w:divBdr>
        </w:div>
        <w:div w:id="1641768284">
          <w:marLeft w:val="3240"/>
          <w:marRight w:val="0"/>
          <w:marTop w:val="77"/>
          <w:marBottom w:val="0"/>
          <w:divBdr>
            <w:top w:val="none" w:sz="0" w:space="0" w:color="auto"/>
            <w:left w:val="none" w:sz="0" w:space="0" w:color="auto"/>
            <w:bottom w:val="none" w:sz="0" w:space="0" w:color="auto"/>
            <w:right w:val="none" w:sz="0" w:space="0" w:color="auto"/>
          </w:divBdr>
        </w:div>
        <w:div w:id="1733575578">
          <w:marLeft w:val="2520"/>
          <w:marRight w:val="0"/>
          <w:marTop w:val="77"/>
          <w:marBottom w:val="0"/>
          <w:divBdr>
            <w:top w:val="none" w:sz="0" w:space="0" w:color="auto"/>
            <w:left w:val="none" w:sz="0" w:space="0" w:color="auto"/>
            <w:bottom w:val="none" w:sz="0" w:space="0" w:color="auto"/>
            <w:right w:val="none" w:sz="0" w:space="0" w:color="auto"/>
          </w:divBdr>
        </w:div>
        <w:div w:id="1771731729">
          <w:marLeft w:val="2520"/>
          <w:marRight w:val="0"/>
          <w:marTop w:val="77"/>
          <w:marBottom w:val="0"/>
          <w:divBdr>
            <w:top w:val="none" w:sz="0" w:space="0" w:color="auto"/>
            <w:left w:val="none" w:sz="0" w:space="0" w:color="auto"/>
            <w:bottom w:val="none" w:sz="0" w:space="0" w:color="auto"/>
            <w:right w:val="none" w:sz="0" w:space="0" w:color="auto"/>
          </w:divBdr>
        </w:div>
        <w:div w:id="1830949684">
          <w:marLeft w:val="1800"/>
          <w:marRight w:val="0"/>
          <w:marTop w:val="86"/>
          <w:marBottom w:val="0"/>
          <w:divBdr>
            <w:top w:val="none" w:sz="0" w:space="0" w:color="auto"/>
            <w:left w:val="none" w:sz="0" w:space="0" w:color="auto"/>
            <w:bottom w:val="none" w:sz="0" w:space="0" w:color="auto"/>
            <w:right w:val="none" w:sz="0" w:space="0" w:color="auto"/>
          </w:divBdr>
        </w:div>
        <w:div w:id="2104909263">
          <w:marLeft w:val="1800"/>
          <w:marRight w:val="0"/>
          <w:marTop w:val="86"/>
          <w:marBottom w:val="0"/>
          <w:divBdr>
            <w:top w:val="none" w:sz="0" w:space="0" w:color="auto"/>
            <w:left w:val="none" w:sz="0" w:space="0" w:color="auto"/>
            <w:bottom w:val="none" w:sz="0" w:space="0" w:color="auto"/>
            <w:right w:val="none" w:sz="0" w:space="0" w:color="auto"/>
          </w:divBdr>
        </w:div>
        <w:div w:id="2125423686">
          <w:marLeft w:val="3240"/>
          <w:marRight w:val="0"/>
          <w:marTop w:val="77"/>
          <w:marBottom w:val="0"/>
          <w:divBdr>
            <w:top w:val="none" w:sz="0" w:space="0" w:color="auto"/>
            <w:left w:val="none" w:sz="0" w:space="0" w:color="auto"/>
            <w:bottom w:val="none" w:sz="0" w:space="0" w:color="auto"/>
            <w:right w:val="none" w:sz="0" w:space="0" w:color="auto"/>
          </w:divBdr>
        </w:div>
      </w:divsChild>
    </w:div>
    <w:div w:id="376316753">
      <w:bodyDiv w:val="1"/>
      <w:marLeft w:val="0"/>
      <w:marRight w:val="0"/>
      <w:marTop w:val="0"/>
      <w:marBottom w:val="0"/>
      <w:divBdr>
        <w:top w:val="none" w:sz="0" w:space="0" w:color="auto"/>
        <w:left w:val="none" w:sz="0" w:space="0" w:color="auto"/>
        <w:bottom w:val="none" w:sz="0" w:space="0" w:color="auto"/>
        <w:right w:val="none" w:sz="0" w:space="0" w:color="auto"/>
      </w:divBdr>
    </w:div>
    <w:div w:id="377898208">
      <w:bodyDiv w:val="1"/>
      <w:marLeft w:val="0"/>
      <w:marRight w:val="0"/>
      <w:marTop w:val="0"/>
      <w:marBottom w:val="0"/>
      <w:divBdr>
        <w:top w:val="none" w:sz="0" w:space="0" w:color="auto"/>
        <w:left w:val="none" w:sz="0" w:space="0" w:color="auto"/>
        <w:bottom w:val="none" w:sz="0" w:space="0" w:color="auto"/>
        <w:right w:val="none" w:sz="0" w:space="0" w:color="auto"/>
      </w:divBdr>
    </w:div>
    <w:div w:id="381439687">
      <w:bodyDiv w:val="1"/>
      <w:marLeft w:val="0"/>
      <w:marRight w:val="0"/>
      <w:marTop w:val="0"/>
      <w:marBottom w:val="0"/>
      <w:divBdr>
        <w:top w:val="none" w:sz="0" w:space="0" w:color="auto"/>
        <w:left w:val="none" w:sz="0" w:space="0" w:color="auto"/>
        <w:bottom w:val="none" w:sz="0" w:space="0" w:color="auto"/>
        <w:right w:val="none" w:sz="0" w:space="0" w:color="auto"/>
      </w:divBdr>
    </w:div>
    <w:div w:id="382101359">
      <w:bodyDiv w:val="1"/>
      <w:marLeft w:val="0"/>
      <w:marRight w:val="0"/>
      <w:marTop w:val="0"/>
      <w:marBottom w:val="0"/>
      <w:divBdr>
        <w:top w:val="none" w:sz="0" w:space="0" w:color="auto"/>
        <w:left w:val="none" w:sz="0" w:space="0" w:color="auto"/>
        <w:bottom w:val="none" w:sz="0" w:space="0" w:color="auto"/>
        <w:right w:val="none" w:sz="0" w:space="0" w:color="auto"/>
      </w:divBdr>
    </w:div>
    <w:div w:id="382946746">
      <w:bodyDiv w:val="1"/>
      <w:marLeft w:val="0"/>
      <w:marRight w:val="0"/>
      <w:marTop w:val="0"/>
      <w:marBottom w:val="0"/>
      <w:divBdr>
        <w:top w:val="none" w:sz="0" w:space="0" w:color="auto"/>
        <w:left w:val="none" w:sz="0" w:space="0" w:color="auto"/>
        <w:bottom w:val="none" w:sz="0" w:space="0" w:color="auto"/>
        <w:right w:val="none" w:sz="0" w:space="0" w:color="auto"/>
      </w:divBdr>
      <w:divsChild>
        <w:div w:id="1321040827">
          <w:marLeft w:val="1166"/>
          <w:marRight w:val="0"/>
          <w:marTop w:val="115"/>
          <w:marBottom w:val="0"/>
          <w:divBdr>
            <w:top w:val="none" w:sz="0" w:space="0" w:color="auto"/>
            <w:left w:val="none" w:sz="0" w:space="0" w:color="auto"/>
            <w:bottom w:val="none" w:sz="0" w:space="0" w:color="auto"/>
            <w:right w:val="none" w:sz="0" w:space="0" w:color="auto"/>
          </w:divBdr>
        </w:div>
        <w:div w:id="1502041733">
          <w:marLeft w:val="547"/>
          <w:marRight w:val="0"/>
          <w:marTop w:val="134"/>
          <w:marBottom w:val="0"/>
          <w:divBdr>
            <w:top w:val="none" w:sz="0" w:space="0" w:color="auto"/>
            <w:left w:val="none" w:sz="0" w:space="0" w:color="auto"/>
            <w:bottom w:val="none" w:sz="0" w:space="0" w:color="auto"/>
            <w:right w:val="none" w:sz="0" w:space="0" w:color="auto"/>
          </w:divBdr>
        </w:div>
        <w:div w:id="1629623719">
          <w:marLeft w:val="547"/>
          <w:marRight w:val="0"/>
          <w:marTop w:val="134"/>
          <w:marBottom w:val="0"/>
          <w:divBdr>
            <w:top w:val="none" w:sz="0" w:space="0" w:color="auto"/>
            <w:left w:val="none" w:sz="0" w:space="0" w:color="auto"/>
            <w:bottom w:val="none" w:sz="0" w:space="0" w:color="auto"/>
            <w:right w:val="none" w:sz="0" w:space="0" w:color="auto"/>
          </w:divBdr>
        </w:div>
        <w:div w:id="1657605611">
          <w:marLeft w:val="1166"/>
          <w:marRight w:val="0"/>
          <w:marTop w:val="115"/>
          <w:marBottom w:val="0"/>
          <w:divBdr>
            <w:top w:val="none" w:sz="0" w:space="0" w:color="auto"/>
            <w:left w:val="none" w:sz="0" w:space="0" w:color="auto"/>
            <w:bottom w:val="none" w:sz="0" w:space="0" w:color="auto"/>
            <w:right w:val="none" w:sz="0" w:space="0" w:color="auto"/>
          </w:divBdr>
        </w:div>
        <w:div w:id="1785727334">
          <w:marLeft w:val="1166"/>
          <w:marRight w:val="0"/>
          <w:marTop w:val="115"/>
          <w:marBottom w:val="0"/>
          <w:divBdr>
            <w:top w:val="none" w:sz="0" w:space="0" w:color="auto"/>
            <w:left w:val="none" w:sz="0" w:space="0" w:color="auto"/>
            <w:bottom w:val="none" w:sz="0" w:space="0" w:color="auto"/>
            <w:right w:val="none" w:sz="0" w:space="0" w:color="auto"/>
          </w:divBdr>
        </w:div>
        <w:div w:id="1811702810">
          <w:marLeft w:val="1166"/>
          <w:marRight w:val="0"/>
          <w:marTop w:val="115"/>
          <w:marBottom w:val="0"/>
          <w:divBdr>
            <w:top w:val="none" w:sz="0" w:space="0" w:color="auto"/>
            <w:left w:val="none" w:sz="0" w:space="0" w:color="auto"/>
            <w:bottom w:val="none" w:sz="0" w:space="0" w:color="auto"/>
            <w:right w:val="none" w:sz="0" w:space="0" w:color="auto"/>
          </w:divBdr>
        </w:div>
      </w:divsChild>
    </w:div>
    <w:div w:id="385032475">
      <w:bodyDiv w:val="1"/>
      <w:marLeft w:val="0"/>
      <w:marRight w:val="0"/>
      <w:marTop w:val="0"/>
      <w:marBottom w:val="0"/>
      <w:divBdr>
        <w:top w:val="none" w:sz="0" w:space="0" w:color="auto"/>
        <w:left w:val="none" w:sz="0" w:space="0" w:color="auto"/>
        <w:bottom w:val="none" w:sz="0" w:space="0" w:color="auto"/>
        <w:right w:val="none" w:sz="0" w:space="0" w:color="auto"/>
      </w:divBdr>
      <w:divsChild>
        <w:div w:id="212084858">
          <w:marLeft w:val="1800"/>
          <w:marRight w:val="144"/>
          <w:marTop w:val="0"/>
          <w:marBottom w:val="120"/>
          <w:divBdr>
            <w:top w:val="none" w:sz="0" w:space="0" w:color="auto"/>
            <w:left w:val="none" w:sz="0" w:space="0" w:color="auto"/>
            <w:bottom w:val="none" w:sz="0" w:space="0" w:color="auto"/>
            <w:right w:val="none" w:sz="0" w:space="0" w:color="auto"/>
          </w:divBdr>
        </w:div>
        <w:div w:id="457187677">
          <w:marLeft w:val="1800"/>
          <w:marRight w:val="144"/>
          <w:marTop w:val="0"/>
          <w:marBottom w:val="120"/>
          <w:divBdr>
            <w:top w:val="none" w:sz="0" w:space="0" w:color="auto"/>
            <w:left w:val="none" w:sz="0" w:space="0" w:color="auto"/>
            <w:bottom w:val="none" w:sz="0" w:space="0" w:color="auto"/>
            <w:right w:val="none" w:sz="0" w:space="0" w:color="auto"/>
          </w:divBdr>
        </w:div>
        <w:div w:id="545607239">
          <w:marLeft w:val="1800"/>
          <w:marRight w:val="144"/>
          <w:marTop w:val="0"/>
          <w:marBottom w:val="120"/>
          <w:divBdr>
            <w:top w:val="none" w:sz="0" w:space="0" w:color="auto"/>
            <w:left w:val="none" w:sz="0" w:space="0" w:color="auto"/>
            <w:bottom w:val="none" w:sz="0" w:space="0" w:color="auto"/>
            <w:right w:val="none" w:sz="0" w:space="0" w:color="auto"/>
          </w:divBdr>
        </w:div>
        <w:div w:id="878081671">
          <w:marLeft w:val="1166"/>
          <w:marRight w:val="144"/>
          <w:marTop w:val="0"/>
          <w:marBottom w:val="120"/>
          <w:divBdr>
            <w:top w:val="none" w:sz="0" w:space="0" w:color="auto"/>
            <w:left w:val="none" w:sz="0" w:space="0" w:color="auto"/>
            <w:bottom w:val="none" w:sz="0" w:space="0" w:color="auto"/>
            <w:right w:val="none" w:sz="0" w:space="0" w:color="auto"/>
          </w:divBdr>
        </w:div>
        <w:div w:id="1050152825">
          <w:marLeft w:val="1166"/>
          <w:marRight w:val="144"/>
          <w:marTop w:val="0"/>
          <w:marBottom w:val="120"/>
          <w:divBdr>
            <w:top w:val="none" w:sz="0" w:space="0" w:color="auto"/>
            <w:left w:val="none" w:sz="0" w:space="0" w:color="auto"/>
            <w:bottom w:val="none" w:sz="0" w:space="0" w:color="auto"/>
            <w:right w:val="none" w:sz="0" w:space="0" w:color="auto"/>
          </w:divBdr>
        </w:div>
        <w:div w:id="1288732307">
          <w:marLeft w:val="1800"/>
          <w:marRight w:val="144"/>
          <w:marTop w:val="0"/>
          <w:marBottom w:val="120"/>
          <w:divBdr>
            <w:top w:val="none" w:sz="0" w:space="0" w:color="auto"/>
            <w:left w:val="none" w:sz="0" w:space="0" w:color="auto"/>
            <w:bottom w:val="none" w:sz="0" w:space="0" w:color="auto"/>
            <w:right w:val="none" w:sz="0" w:space="0" w:color="auto"/>
          </w:divBdr>
        </w:div>
        <w:div w:id="1606575153">
          <w:marLeft w:val="547"/>
          <w:marRight w:val="144"/>
          <w:marTop w:val="0"/>
          <w:marBottom w:val="120"/>
          <w:divBdr>
            <w:top w:val="none" w:sz="0" w:space="0" w:color="auto"/>
            <w:left w:val="none" w:sz="0" w:space="0" w:color="auto"/>
            <w:bottom w:val="none" w:sz="0" w:space="0" w:color="auto"/>
            <w:right w:val="none" w:sz="0" w:space="0" w:color="auto"/>
          </w:divBdr>
        </w:div>
        <w:div w:id="2101176306">
          <w:marLeft w:val="1166"/>
          <w:marRight w:val="144"/>
          <w:marTop w:val="0"/>
          <w:marBottom w:val="120"/>
          <w:divBdr>
            <w:top w:val="none" w:sz="0" w:space="0" w:color="auto"/>
            <w:left w:val="none" w:sz="0" w:space="0" w:color="auto"/>
            <w:bottom w:val="none" w:sz="0" w:space="0" w:color="auto"/>
            <w:right w:val="none" w:sz="0" w:space="0" w:color="auto"/>
          </w:divBdr>
        </w:div>
      </w:divsChild>
    </w:div>
    <w:div w:id="389110335">
      <w:bodyDiv w:val="1"/>
      <w:marLeft w:val="0"/>
      <w:marRight w:val="0"/>
      <w:marTop w:val="0"/>
      <w:marBottom w:val="0"/>
      <w:divBdr>
        <w:top w:val="none" w:sz="0" w:space="0" w:color="auto"/>
        <w:left w:val="none" w:sz="0" w:space="0" w:color="auto"/>
        <w:bottom w:val="none" w:sz="0" w:space="0" w:color="auto"/>
        <w:right w:val="none" w:sz="0" w:space="0" w:color="auto"/>
      </w:divBdr>
    </w:div>
    <w:div w:id="389311502">
      <w:bodyDiv w:val="1"/>
      <w:marLeft w:val="0"/>
      <w:marRight w:val="0"/>
      <w:marTop w:val="0"/>
      <w:marBottom w:val="0"/>
      <w:divBdr>
        <w:top w:val="none" w:sz="0" w:space="0" w:color="auto"/>
        <w:left w:val="none" w:sz="0" w:space="0" w:color="auto"/>
        <w:bottom w:val="none" w:sz="0" w:space="0" w:color="auto"/>
        <w:right w:val="none" w:sz="0" w:space="0" w:color="auto"/>
      </w:divBdr>
      <w:divsChild>
        <w:div w:id="151289299">
          <w:marLeft w:val="547"/>
          <w:marRight w:val="0"/>
          <w:marTop w:val="144"/>
          <w:marBottom w:val="0"/>
          <w:divBdr>
            <w:top w:val="none" w:sz="0" w:space="0" w:color="auto"/>
            <w:left w:val="none" w:sz="0" w:space="0" w:color="auto"/>
            <w:bottom w:val="none" w:sz="0" w:space="0" w:color="auto"/>
            <w:right w:val="none" w:sz="0" w:space="0" w:color="auto"/>
          </w:divBdr>
        </w:div>
        <w:div w:id="649600508">
          <w:marLeft w:val="547"/>
          <w:marRight w:val="0"/>
          <w:marTop w:val="144"/>
          <w:marBottom w:val="0"/>
          <w:divBdr>
            <w:top w:val="none" w:sz="0" w:space="0" w:color="auto"/>
            <w:left w:val="none" w:sz="0" w:space="0" w:color="auto"/>
            <w:bottom w:val="none" w:sz="0" w:space="0" w:color="auto"/>
            <w:right w:val="none" w:sz="0" w:space="0" w:color="auto"/>
          </w:divBdr>
        </w:div>
        <w:div w:id="1108040212">
          <w:marLeft w:val="1166"/>
          <w:marRight w:val="0"/>
          <w:marTop w:val="125"/>
          <w:marBottom w:val="0"/>
          <w:divBdr>
            <w:top w:val="none" w:sz="0" w:space="0" w:color="auto"/>
            <w:left w:val="none" w:sz="0" w:space="0" w:color="auto"/>
            <w:bottom w:val="none" w:sz="0" w:space="0" w:color="auto"/>
            <w:right w:val="none" w:sz="0" w:space="0" w:color="auto"/>
          </w:divBdr>
        </w:div>
        <w:div w:id="1542281306">
          <w:marLeft w:val="547"/>
          <w:marRight w:val="0"/>
          <w:marTop w:val="115"/>
          <w:marBottom w:val="0"/>
          <w:divBdr>
            <w:top w:val="none" w:sz="0" w:space="0" w:color="auto"/>
            <w:left w:val="none" w:sz="0" w:space="0" w:color="auto"/>
            <w:bottom w:val="none" w:sz="0" w:space="0" w:color="auto"/>
            <w:right w:val="none" w:sz="0" w:space="0" w:color="auto"/>
          </w:divBdr>
        </w:div>
        <w:div w:id="1742484727">
          <w:marLeft w:val="1166"/>
          <w:marRight w:val="0"/>
          <w:marTop w:val="125"/>
          <w:marBottom w:val="0"/>
          <w:divBdr>
            <w:top w:val="none" w:sz="0" w:space="0" w:color="auto"/>
            <w:left w:val="none" w:sz="0" w:space="0" w:color="auto"/>
            <w:bottom w:val="none" w:sz="0" w:space="0" w:color="auto"/>
            <w:right w:val="none" w:sz="0" w:space="0" w:color="auto"/>
          </w:divBdr>
        </w:div>
        <w:div w:id="1898395034">
          <w:marLeft w:val="547"/>
          <w:marRight w:val="0"/>
          <w:marTop w:val="144"/>
          <w:marBottom w:val="0"/>
          <w:divBdr>
            <w:top w:val="none" w:sz="0" w:space="0" w:color="auto"/>
            <w:left w:val="none" w:sz="0" w:space="0" w:color="auto"/>
            <w:bottom w:val="none" w:sz="0" w:space="0" w:color="auto"/>
            <w:right w:val="none" w:sz="0" w:space="0" w:color="auto"/>
          </w:divBdr>
        </w:div>
      </w:divsChild>
    </w:div>
    <w:div w:id="390688565">
      <w:bodyDiv w:val="1"/>
      <w:marLeft w:val="0"/>
      <w:marRight w:val="0"/>
      <w:marTop w:val="0"/>
      <w:marBottom w:val="0"/>
      <w:divBdr>
        <w:top w:val="none" w:sz="0" w:space="0" w:color="auto"/>
        <w:left w:val="none" w:sz="0" w:space="0" w:color="auto"/>
        <w:bottom w:val="none" w:sz="0" w:space="0" w:color="auto"/>
        <w:right w:val="none" w:sz="0" w:space="0" w:color="auto"/>
      </w:divBdr>
    </w:div>
    <w:div w:id="391347959">
      <w:bodyDiv w:val="1"/>
      <w:marLeft w:val="0"/>
      <w:marRight w:val="0"/>
      <w:marTop w:val="0"/>
      <w:marBottom w:val="0"/>
      <w:divBdr>
        <w:top w:val="none" w:sz="0" w:space="0" w:color="auto"/>
        <w:left w:val="none" w:sz="0" w:space="0" w:color="auto"/>
        <w:bottom w:val="none" w:sz="0" w:space="0" w:color="auto"/>
        <w:right w:val="none" w:sz="0" w:space="0" w:color="auto"/>
      </w:divBdr>
      <w:divsChild>
        <w:div w:id="176383517">
          <w:marLeft w:val="1166"/>
          <w:marRight w:val="0"/>
          <w:marTop w:val="240"/>
          <w:marBottom w:val="0"/>
          <w:divBdr>
            <w:top w:val="none" w:sz="0" w:space="0" w:color="auto"/>
            <w:left w:val="none" w:sz="0" w:space="0" w:color="auto"/>
            <w:bottom w:val="none" w:sz="0" w:space="0" w:color="auto"/>
            <w:right w:val="none" w:sz="0" w:space="0" w:color="auto"/>
          </w:divBdr>
        </w:div>
        <w:div w:id="864097176">
          <w:marLeft w:val="547"/>
          <w:marRight w:val="0"/>
          <w:marTop w:val="240"/>
          <w:marBottom w:val="0"/>
          <w:divBdr>
            <w:top w:val="none" w:sz="0" w:space="0" w:color="auto"/>
            <w:left w:val="none" w:sz="0" w:space="0" w:color="auto"/>
            <w:bottom w:val="none" w:sz="0" w:space="0" w:color="auto"/>
            <w:right w:val="none" w:sz="0" w:space="0" w:color="auto"/>
          </w:divBdr>
        </w:div>
      </w:divsChild>
    </w:div>
    <w:div w:id="391852695">
      <w:bodyDiv w:val="1"/>
      <w:marLeft w:val="0"/>
      <w:marRight w:val="0"/>
      <w:marTop w:val="0"/>
      <w:marBottom w:val="0"/>
      <w:divBdr>
        <w:top w:val="none" w:sz="0" w:space="0" w:color="auto"/>
        <w:left w:val="none" w:sz="0" w:space="0" w:color="auto"/>
        <w:bottom w:val="none" w:sz="0" w:space="0" w:color="auto"/>
        <w:right w:val="none" w:sz="0" w:space="0" w:color="auto"/>
      </w:divBdr>
    </w:div>
    <w:div w:id="391856869">
      <w:bodyDiv w:val="1"/>
      <w:marLeft w:val="0"/>
      <w:marRight w:val="0"/>
      <w:marTop w:val="0"/>
      <w:marBottom w:val="0"/>
      <w:divBdr>
        <w:top w:val="none" w:sz="0" w:space="0" w:color="auto"/>
        <w:left w:val="none" w:sz="0" w:space="0" w:color="auto"/>
        <w:bottom w:val="none" w:sz="0" w:space="0" w:color="auto"/>
        <w:right w:val="none" w:sz="0" w:space="0" w:color="auto"/>
      </w:divBdr>
      <w:divsChild>
        <w:div w:id="306009607">
          <w:marLeft w:val="1800"/>
          <w:marRight w:val="0"/>
          <w:marTop w:val="77"/>
          <w:marBottom w:val="0"/>
          <w:divBdr>
            <w:top w:val="none" w:sz="0" w:space="0" w:color="auto"/>
            <w:left w:val="none" w:sz="0" w:space="0" w:color="auto"/>
            <w:bottom w:val="none" w:sz="0" w:space="0" w:color="auto"/>
            <w:right w:val="none" w:sz="0" w:space="0" w:color="auto"/>
          </w:divBdr>
        </w:div>
        <w:div w:id="409079876">
          <w:marLeft w:val="1800"/>
          <w:marRight w:val="0"/>
          <w:marTop w:val="77"/>
          <w:marBottom w:val="0"/>
          <w:divBdr>
            <w:top w:val="none" w:sz="0" w:space="0" w:color="auto"/>
            <w:left w:val="none" w:sz="0" w:space="0" w:color="auto"/>
            <w:bottom w:val="none" w:sz="0" w:space="0" w:color="auto"/>
            <w:right w:val="none" w:sz="0" w:space="0" w:color="auto"/>
          </w:divBdr>
        </w:div>
        <w:div w:id="678895786">
          <w:marLeft w:val="1166"/>
          <w:marRight w:val="0"/>
          <w:marTop w:val="96"/>
          <w:marBottom w:val="0"/>
          <w:divBdr>
            <w:top w:val="none" w:sz="0" w:space="0" w:color="auto"/>
            <w:left w:val="none" w:sz="0" w:space="0" w:color="auto"/>
            <w:bottom w:val="none" w:sz="0" w:space="0" w:color="auto"/>
            <w:right w:val="none" w:sz="0" w:space="0" w:color="auto"/>
          </w:divBdr>
        </w:div>
        <w:div w:id="1234271638">
          <w:marLeft w:val="1800"/>
          <w:marRight w:val="0"/>
          <w:marTop w:val="77"/>
          <w:marBottom w:val="0"/>
          <w:divBdr>
            <w:top w:val="none" w:sz="0" w:space="0" w:color="auto"/>
            <w:left w:val="none" w:sz="0" w:space="0" w:color="auto"/>
            <w:bottom w:val="none" w:sz="0" w:space="0" w:color="auto"/>
            <w:right w:val="none" w:sz="0" w:space="0" w:color="auto"/>
          </w:divBdr>
        </w:div>
        <w:div w:id="1289315593">
          <w:marLeft w:val="1166"/>
          <w:marRight w:val="0"/>
          <w:marTop w:val="96"/>
          <w:marBottom w:val="0"/>
          <w:divBdr>
            <w:top w:val="none" w:sz="0" w:space="0" w:color="auto"/>
            <w:left w:val="none" w:sz="0" w:space="0" w:color="auto"/>
            <w:bottom w:val="none" w:sz="0" w:space="0" w:color="auto"/>
            <w:right w:val="none" w:sz="0" w:space="0" w:color="auto"/>
          </w:divBdr>
        </w:div>
        <w:div w:id="1333921274">
          <w:marLeft w:val="547"/>
          <w:marRight w:val="0"/>
          <w:marTop w:val="115"/>
          <w:marBottom w:val="0"/>
          <w:divBdr>
            <w:top w:val="none" w:sz="0" w:space="0" w:color="auto"/>
            <w:left w:val="none" w:sz="0" w:space="0" w:color="auto"/>
            <w:bottom w:val="none" w:sz="0" w:space="0" w:color="auto"/>
            <w:right w:val="none" w:sz="0" w:space="0" w:color="auto"/>
          </w:divBdr>
        </w:div>
        <w:div w:id="1351182866">
          <w:marLeft w:val="1166"/>
          <w:marRight w:val="0"/>
          <w:marTop w:val="96"/>
          <w:marBottom w:val="0"/>
          <w:divBdr>
            <w:top w:val="none" w:sz="0" w:space="0" w:color="auto"/>
            <w:left w:val="none" w:sz="0" w:space="0" w:color="auto"/>
            <w:bottom w:val="none" w:sz="0" w:space="0" w:color="auto"/>
            <w:right w:val="none" w:sz="0" w:space="0" w:color="auto"/>
          </w:divBdr>
        </w:div>
        <w:div w:id="1600218401">
          <w:marLeft w:val="1800"/>
          <w:marRight w:val="0"/>
          <w:marTop w:val="77"/>
          <w:marBottom w:val="0"/>
          <w:divBdr>
            <w:top w:val="none" w:sz="0" w:space="0" w:color="auto"/>
            <w:left w:val="none" w:sz="0" w:space="0" w:color="auto"/>
            <w:bottom w:val="none" w:sz="0" w:space="0" w:color="auto"/>
            <w:right w:val="none" w:sz="0" w:space="0" w:color="auto"/>
          </w:divBdr>
        </w:div>
        <w:div w:id="1614895795">
          <w:marLeft w:val="1800"/>
          <w:marRight w:val="0"/>
          <w:marTop w:val="77"/>
          <w:marBottom w:val="0"/>
          <w:divBdr>
            <w:top w:val="none" w:sz="0" w:space="0" w:color="auto"/>
            <w:left w:val="none" w:sz="0" w:space="0" w:color="auto"/>
            <w:bottom w:val="none" w:sz="0" w:space="0" w:color="auto"/>
            <w:right w:val="none" w:sz="0" w:space="0" w:color="auto"/>
          </w:divBdr>
        </w:div>
        <w:div w:id="2112822872">
          <w:marLeft w:val="1800"/>
          <w:marRight w:val="0"/>
          <w:marTop w:val="77"/>
          <w:marBottom w:val="0"/>
          <w:divBdr>
            <w:top w:val="none" w:sz="0" w:space="0" w:color="auto"/>
            <w:left w:val="none" w:sz="0" w:space="0" w:color="auto"/>
            <w:bottom w:val="none" w:sz="0" w:space="0" w:color="auto"/>
            <w:right w:val="none" w:sz="0" w:space="0" w:color="auto"/>
          </w:divBdr>
        </w:div>
      </w:divsChild>
    </w:div>
    <w:div w:id="393893418">
      <w:bodyDiv w:val="1"/>
      <w:marLeft w:val="0"/>
      <w:marRight w:val="0"/>
      <w:marTop w:val="0"/>
      <w:marBottom w:val="0"/>
      <w:divBdr>
        <w:top w:val="none" w:sz="0" w:space="0" w:color="auto"/>
        <w:left w:val="none" w:sz="0" w:space="0" w:color="auto"/>
        <w:bottom w:val="none" w:sz="0" w:space="0" w:color="auto"/>
        <w:right w:val="none" w:sz="0" w:space="0" w:color="auto"/>
      </w:divBdr>
      <w:divsChild>
        <w:div w:id="639648970">
          <w:marLeft w:val="0"/>
          <w:marRight w:val="0"/>
          <w:marTop w:val="0"/>
          <w:marBottom w:val="0"/>
          <w:divBdr>
            <w:top w:val="none" w:sz="0" w:space="0" w:color="auto"/>
            <w:left w:val="none" w:sz="0" w:space="0" w:color="auto"/>
            <w:bottom w:val="none" w:sz="0" w:space="0" w:color="auto"/>
            <w:right w:val="none" w:sz="0" w:space="0" w:color="auto"/>
          </w:divBdr>
          <w:divsChild>
            <w:div w:id="951478578">
              <w:marLeft w:val="0"/>
              <w:marRight w:val="0"/>
              <w:marTop w:val="0"/>
              <w:marBottom w:val="0"/>
              <w:divBdr>
                <w:top w:val="none" w:sz="0" w:space="0" w:color="auto"/>
                <w:left w:val="none" w:sz="0" w:space="0" w:color="auto"/>
                <w:bottom w:val="none" w:sz="0" w:space="0" w:color="auto"/>
                <w:right w:val="none" w:sz="0" w:space="0" w:color="auto"/>
              </w:divBdr>
            </w:div>
            <w:div w:id="1239746626">
              <w:marLeft w:val="0"/>
              <w:marRight w:val="0"/>
              <w:marTop w:val="0"/>
              <w:marBottom w:val="0"/>
              <w:divBdr>
                <w:top w:val="none" w:sz="0" w:space="0" w:color="auto"/>
                <w:left w:val="none" w:sz="0" w:space="0" w:color="auto"/>
                <w:bottom w:val="none" w:sz="0" w:space="0" w:color="auto"/>
                <w:right w:val="none" w:sz="0" w:space="0" w:color="auto"/>
              </w:divBdr>
            </w:div>
            <w:div w:id="1272709770">
              <w:marLeft w:val="0"/>
              <w:marRight w:val="0"/>
              <w:marTop w:val="0"/>
              <w:marBottom w:val="0"/>
              <w:divBdr>
                <w:top w:val="none" w:sz="0" w:space="0" w:color="auto"/>
                <w:left w:val="none" w:sz="0" w:space="0" w:color="auto"/>
                <w:bottom w:val="none" w:sz="0" w:space="0" w:color="auto"/>
                <w:right w:val="none" w:sz="0" w:space="0" w:color="auto"/>
              </w:divBdr>
            </w:div>
            <w:div w:id="1471941884">
              <w:marLeft w:val="0"/>
              <w:marRight w:val="0"/>
              <w:marTop w:val="0"/>
              <w:marBottom w:val="0"/>
              <w:divBdr>
                <w:top w:val="none" w:sz="0" w:space="0" w:color="auto"/>
                <w:left w:val="none" w:sz="0" w:space="0" w:color="auto"/>
                <w:bottom w:val="none" w:sz="0" w:space="0" w:color="auto"/>
                <w:right w:val="none" w:sz="0" w:space="0" w:color="auto"/>
              </w:divBdr>
            </w:div>
            <w:div w:id="19456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19336">
      <w:bodyDiv w:val="1"/>
      <w:marLeft w:val="0"/>
      <w:marRight w:val="0"/>
      <w:marTop w:val="0"/>
      <w:marBottom w:val="0"/>
      <w:divBdr>
        <w:top w:val="none" w:sz="0" w:space="0" w:color="auto"/>
        <w:left w:val="none" w:sz="0" w:space="0" w:color="auto"/>
        <w:bottom w:val="none" w:sz="0" w:space="0" w:color="auto"/>
        <w:right w:val="none" w:sz="0" w:space="0" w:color="auto"/>
      </w:divBdr>
    </w:div>
    <w:div w:id="394937687">
      <w:bodyDiv w:val="1"/>
      <w:marLeft w:val="0"/>
      <w:marRight w:val="0"/>
      <w:marTop w:val="0"/>
      <w:marBottom w:val="0"/>
      <w:divBdr>
        <w:top w:val="none" w:sz="0" w:space="0" w:color="auto"/>
        <w:left w:val="none" w:sz="0" w:space="0" w:color="auto"/>
        <w:bottom w:val="none" w:sz="0" w:space="0" w:color="auto"/>
        <w:right w:val="none" w:sz="0" w:space="0" w:color="auto"/>
      </w:divBdr>
    </w:div>
    <w:div w:id="395325239">
      <w:bodyDiv w:val="1"/>
      <w:marLeft w:val="0"/>
      <w:marRight w:val="0"/>
      <w:marTop w:val="0"/>
      <w:marBottom w:val="0"/>
      <w:divBdr>
        <w:top w:val="none" w:sz="0" w:space="0" w:color="auto"/>
        <w:left w:val="none" w:sz="0" w:space="0" w:color="auto"/>
        <w:bottom w:val="none" w:sz="0" w:space="0" w:color="auto"/>
        <w:right w:val="none" w:sz="0" w:space="0" w:color="auto"/>
      </w:divBdr>
    </w:div>
    <w:div w:id="397245956">
      <w:bodyDiv w:val="1"/>
      <w:marLeft w:val="0"/>
      <w:marRight w:val="0"/>
      <w:marTop w:val="0"/>
      <w:marBottom w:val="0"/>
      <w:divBdr>
        <w:top w:val="none" w:sz="0" w:space="0" w:color="auto"/>
        <w:left w:val="none" w:sz="0" w:space="0" w:color="auto"/>
        <w:bottom w:val="none" w:sz="0" w:space="0" w:color="auto"/>
        <w:right w:val="none" w:sz="0" w:space="0" w:color="auto"/>
      </w:divBdr>
    </w:div>
    <w:div w:id="398787489">
      <w:bodyDiv w:val="1"/>
      <w:marLeft w:val="0"/>
      <w:marRight w:val="0"/>
      <w:marTop w:val="0"/>
      <w:marBottom w:val="0"/>
      <w:divBdr>
        <w:top w:val="none" w:sz="0" w:space="0" w:color="auto"/>
        <w:left w:val="none" w:sz="0" w:space="0" w:color="auto"/>
        <w:bottom w:val="none" w:sz="0" w:space="0" w:color="auto"/>
        <w:right w:val="none" w:sz="0" w:space="0" w:color="auto"/>
      </w:divBdr>
    </w:div>
    <w:div w:id="399838721">
      <w:bodyDiv w:val="1"/>
      <w:marLeft w:val="0"/>
      <w:marRight w:val="0"/>
      <w:marTop w:val="0"/>
      <w:marBottom w:val="0"/>
      <w:divBdr>
        <w:top w:val="none" w:sz="0" w:space="0" w:color="auto"/>
        <w:left w:val="none" w:sz="0" w:space="0" w:color="auto"/>
        <w:bottom w:val="none" w:sz="0" w:space="0" w:color="auto"/>
        <w:right w:val="none" w:sz="0" w:space="0" w:color="auto"/>
      </w:divBdr>
    </w:div>
    <w:div w:id="399908872">
      <w:bodyDiv w:val="1"/>
      <w:marLeft w:val="0"/>
      <w:marRight w:val="0"/>
      <w:marTop w:val="0"/>
      <w:marBottom w:val="0"/>
      <w:divBdr>
        <w:top w:val="none" w:sz="0" w:space="0" w:color="auto"/>
        <w:left w:val="none" w:sz="0" w:space="0" w:color="auto"/>
        <w:bottom w:val="none" w:sz="0" w:space="0" w:color="auto"/>
        <w:right w:val="none" w:sz="0" w:space="0" w:color="auto"/>
      </w:divBdr>
    </w:div>
    <w:div w:id="400298880">
      <w:bodyDiv w:val="1"/>
      <w:marLeft w:val="0"/>
      <w:marRight w:val="0"/>
      <w:marTop w:val="0"/>
      <w:marBottom w:val="0"/>
      <w:divBdr>
        <w:top w:val="none" w:sz="0" w:space="0" w:color="auto"/>
        <w:left w:val="none" w:sz="0" w:space="0" w:color="auto"/>
        <w:bottom w:val="none" w:sz="0" w:space="0" w:color="auto"/>
        <w:right w:val="none" w:sz="0" w:space="0" w:color="auto"/>
      </w:divBdr>
    </w:div>
    <w:div w:id="400373457">
      <w:bodyDiv w:val="1"/>
      <w:marLeft w:val="0"/>
      <w:marRight w:val="0"/>
      <w:marTop w:val="0"/>
      <w:marBottom w:val="0"/>
      <w:divBdr>
        <w:top w:val="none" w:sz="0" w:space="0" w:color="auto"/>
        <w:left w:val="none" w:sz="0" w:space="0" w:color="auto"/>
        <w:bottom w:val="none" w:sz="0" w:space="0" w:color="auto"/>
        <w:right w:val="none" w:sz="0" w:space="0" w:color="auto"/>
      </w:divBdr>
    </w:div>
    <w:div w:id="400955458">
      <w:bodyDiv w:val="1"/>
      <w:marLeft w:val="0"/>
      <w:marRight w:val="0"/>
      <w:marTop w:val="0"/>
      <w:marBottom w:val="0"/>
      <w:divBdr>
        <w:top w:val="none" w:sz="0" w:space="0" w:color="auto"/>
        <w:left w:val="none" w:sz="0" w:space="0" w:color="auto"/>
        <w:bottom w:val="none" w:sz="0" w:space="0" w:color="auto"/>
        <w:right w:val="none" w:sz="0" w:space="0" w:color="auto"/>
      </w:divBdr>
      <w:divsChild>
        <w:div w:id="329480339">
          <w:marLeft w:val="0"/>
          <w:marRight w:val="0"/>
          <w:marTop w:val="0"/>
          <w:marBottom w:val="0"/>
          <w:divBdr>
            <w:top w:val="none" w:sz="0" w:space="0" w:color="auto"/>
            <w:left w:val="none" w:sz="0" w:space="0" w:color="auto"/>
            <w:bottom w:val="none" w:sz="0" w:space="0" w:color="auto"/>
            <w:right w:val="none" w:sz="0" w:space="0" w:color="auto"/>
          </w:divBdr>
        </w:div>
        <w:div w:id="1119488625">
          <w:marLeft w:val="0"/>
          <w:marRight w:val="0"/>
          <w:marTop w:val="0"/>
          <w:marBottom w:val="0"/>
          <w:divBdr>
            <w:top w:val="none" w:sz="0" w:space="0" w:color="auto"/>
            <w:left w:val="none" w:sz="0" w:space="0" w:color="auto"/>
            <w:bottom w:val="none" w:sz="0" w:space="0" w:color="auto"/>
            <w:right w:val="none" w:sz="0" w:space="0" w:color="auto"/>
          </w:divBdr>
        </w:div>
      </w:divsChild>
    </w:div>
    <w:div w:id="401367074">
      <w:bodyDiv w:val="1"/>
      <w:marLeft w:val="0"/>
      <w:marRight w:val="0"/>
      <w:marTop w:val="0"/>
      <w:marBottom w:val="0"/>
      <w:divBdr>
        <w:top w:val="none" w:sz="0" w:space="0" w:color="auto"/>
        <w:left w:val="none" w:sz="0" w:space="0" w:color="auto"/>
        <w:bottom w:val="none" w:sz="0" w:space="0" w:color="auto"/>
        <w:right w:val="none" w:sz="0" w:space="0" w:color="auto"/>
      </w:divBdr>
    </w:div>
    <w:div w:id="402265343">
      <w:bodyDiv w:val="1"/>
      <w:marLeft w:val="0"/>
      <w:marRight w:val="0"/>
      <w:marTop w:val="0"/>
      <w:marBottom w:val="0"/>
      <w:divBdr>
        <w:top w:val="none" w:sz="0" w:space="0" w:color="auto"/>
        <w:left w:val="none" w:sz="0" w:space="0" w:color="auto"/>
        <w:bottom w:val="none" w:sz="0" w:space="0" w:color="auto"/>
        <w:right w:val="none" w:sz="0" w:space="0" w:color="auto"/>
      </w:divBdr>
    </w:div>
    <w:div w:id="402795600">
      <w:bodyDiv w:val="1"/>
      <w:marLeft w:val="0"/>
      <w:marRight w:val="0"/>
      <w:marTop w:val="0"/>
      <w:marBottom w:val="0"/>
      <w:divBdr>
        <w:top w:val="none" w:sz="0" w:space="0" w:color="auto"/>
        <w:left w:val="none" w:sz="0" w:space="0" w:color="auto"/>
        <w:bottom w:val="none" w:sz="0" w:space="0" w:color="auto"/>
        <w:right w:val="none" w:sz="0" w:space="0" w:color="auto"/>
      </w:divBdr>
      <w:divsChild>
        <w:div w:id="225730453">
          <w:marLeft w:val="1166"/>
          <w:marRight w:val="0"/>
          <w:marTop w:val="86"/>
          <w:marBottom w:val="0"/>
          <w:divBdr>
            <w:top w:val="none" w:sz="0" w:space="0" w:color="auto"/>
            <w:left w:val="none" w:sz="0" w:space="0" w:color="auto"/>
            <w:bottom w:val="none" w:sz="0" w:space="0" w:color="auto"/>
            <w:right w:val="none" w:sz="0" w:space="0" w:color="auto"/>
          </w:divBdr>
        </w:div>
        <w:div w:id="407313023">
          <w:marLeft w:val="1166"/>
          <w:marRight w:val="0"/>
          <w:marTop w:val="86"/>
          <w:marBottom w:val="0"/>
          <w:divBdr>
            <w:top w:val="none" w:sz="0" w:space="0" w:color="auto"/>
            <w:left w:val="none" w:sz="0" w:space="0" w:color="auto"/>
            <w:bottom w:val="none" w:sz="0" w:space="0" w:color="auto"/>
            <w:right w:val="none" w:sz="0" w:space="0" w:color="auto"/>
          </w:divBdr>
        </w:div>
        <w:div w:id="719520453">
          <w:marLeft w:val="1166"/>
          <w:marRight w:val="0"/>
          <w:marTop w:val="86"/>
          <w:marBottom w:val="0"/>
          <w:divBdr>
            <w:top w:val="none" w:sz="0" w:space="0" w:color="auto"/>
            <w:left w:val="none" w:sz="0" w:space="0" w:color="auto"/>
            <w:bottom w:val="none" w:sz="0" w:space="0" w:color="auto"/>
            <w:right w:val="none" w:sz="0" w:space="0" w:color="auto"/>
          </w:divBdr>
        </w:div>
        <w:div w:id="1254511965">
          <w:marLeft w:val="1166"/>
          <w:marRight w:val="0"/>
          <w:marTop w:val="86"/>
          <w:marBottom w:val="0"/>
          <w:divBdr>
            <w:top w:val="none" w:sz="0" w:space="0" w:color="auto"/>
            <w:left w:val="none" w:sz="0" w:space="0" w:color="auto"/>
            <w:bottom w:val="none" w:sz="0" w:space="0" w:color="auto"/>
            <w:right w:val="none" w:sz="0" w:space="0" w:color="auto"/>
          </w:divBdr>
        </w:div>
        <w:div w:id="1413432176">
          <w:marLeft w:val="547"/>
          <w:marRight w:val="0"/>
          <w:marTop w:val="86"/>
          <w:marBottom w:val="0"/>
          <w:divBdr>
            <w:top w:val="none" w:sz="0" w:space="0" w:color="auto"/>
            <w:left w:val="none" w:sz="0" w:space="0" w:color="auto"/>
            <w:bottom w:val="none" w:sz="0" w:space="0" w:color="auto"/>
            <w:right w:val="none" w:sz="0" w:space="0" w:color="auto"/>
          </w:divBdr>
        </w:div>
        <w:div w:id="1503547173">
          <w:marLeft w:val="1166"/>
          <w:marRight w:val="0"/>
          <w:marTop w:val="86"/>
          <w:marBottom w:val="0"/>
          <w:divBdr>
            <w:top w:val="none" w:sz="0" w:space="0" w:color="auto"/>
            <w:left w:val="none" w:sz="0" w:space="0" w:color="auto"/>
            <w:bottom w:val="none" w:sz="0" w:space="0" w:color="auto"/>
            <w:right w:val="none" w:sz="0" w:space="0" w:color="auto"/>
          </w:divBdr>
        </w:div>
        <w:div w:id="1901284586">
          <w:marLeft w:val="1166"/>
          <w:marRight w:val="0"/>
          <w:marTop w:val="86"/>
          <w:marBottom w:val="0"/>
          <w:divBdr>
            <w:top w:val="none" w:sz="0" w:space="0" w:color="auto"/>
            <w:left w:val="none" w:sz="0" w:space="0" w:color="auto"/>
            <w:bottom w:val="none" w:sz="0" w:space="0" w:color="auto"/>
            <w:right w:val="none" w:sz="0" w:space="0" w:color="auto"/>
          </w:divBdr>
        </w:div>
      </w:divsChild>
    </w:div>
    <w:div w:id="402991793">
      <w:bodyDiv w:val="1"/>
      <w:marLeft w:val="0"/>
      <w:marRight w:val="0"/>
      <w:marTop w:val="0"/>
      <w:marBottom w:val="0"/>
      <w:divBdr>
        <w:top w:val="none" w:sz="0" w:space="0" w:color="auto"/>
        <w:left w:val="none" w:sz="0" w:space="0" w:color="auto"/>
        <w:bottom w:val="none" w:sz="0" w:space="0" w:color="auto"/>
        <w:right w:val="none" w:sz="0" w:space="0" w:color="auto"/>
      </w:divBdr>
      <w:divsChild>
        <w:div w:id="595671717">
          <w:marLeft w:val="547"/>
          <w:marRight w:val="0"/>
          <w:marTop w:val="154"/>
          <w:marBottom w:val="0"/>
          <w:divBdr>
            <w:top w:val="none" w:sz="0" w:space="0" w:color="auto"/>
            <w:left w:val="none" w:sz="0" w:space="0" w:color="auto"/>
            <w:bottom w:val="none" w:sz="0" w:space="0" w:color="auto"/>
            <w:right w:val="none" w:sz="0" w:space="0" w:color="auto"/>
          </w:divBdr>
        </w:div>
        <w:div w:id="787510654">
          <w:marLeft w:val="1800"/>
          <w:marRight w:val="0"/>
          <w:marTop w:val="115"/>
          <w:marBottom w:val="0"/>
          <w:divBdr>
            <w:top w:val="none" w:sz="0" w:space="0" w:color="auto"/>
            <w:left w:val="none" w:sz="0" w:space="0" w:color="auto"/>
            <w:bottom w:val="none" w:sz="0" w:space="0" w:color="auto"/>
            <w:right w:val="none" w:sz="0" w:space="0" w:color="auto"/>
          </w:divBdr>
        </w:div>
        <w:div w:id="1055736149">
          <w:marLeft w:val="1166"/>
          <w:marRight w:val="0"/>
          <w:marTop w:val="134"/>
          <w:marBottom w:val="0"/>
          <w:divBdr>
            <w:top w:val="none" w:sz="0" w:space="0" w:color="auto"/>
            <w:left w:val="none" w:sz="0" w:space="0" w:color="auto"/>
            <w:bottom w:val="none" w:sz="0" w:space="0" w:color="auto"/>
            <w:right w:val="none" w:sz="0" w:space="0" w:color="auto"/>
          </w:divBdr>
        </w:div>
        <w:div w:id="1135484153">
          <w:marLeft w:val="1166"/>
          <w:marRight w:val="0"/>
          <w:marTop w:val="134"/>
          <w:marBottom w:val="0"/>
          <w:divBdr>
            <w:top w:val="none" w:sz="0" w:space="0" w:color="auto"/>
            <w:left w:val="none" w:sz="0" w:space="0" w:color="auto"/>
            <w:bottom w:val="none" w:sz="0" w:space="0" w:color="auto"/>
            <w:right w:val="none" w:sz="0" w:space="0" w:color="auto"/>
          </w:divBdr>
        </w:div>
        <w:div w:id="1386370271">
          <w:marLeft w:val="1800"/>
          <w:marRight w:val="0"/>
          <w:marTop w:val="115"/>
          <w:marBottom w:val="0"/>
          <w:divBdr>
            <w:top w:val="none" w:sz="0" w:space="0" w:color="auto"/>
            <w:left w:val="none" w:sz="0" w:space="0" w:color="auto"/>
            <w:bottom w:val="none" w:sz="0" w:space="0" w:color="auto"/>
            <w:right w:val="none" w:sz="0" w:space="0" w:color="auto"/>
          </w:divBdr>
        </w:div>
        <w:div w:id="2092771307">
          <w:marLeft w:val="1800"/>
          <w:marRight w:val="0"/>
          <w:marTop w:val="115"/>
          <w:marBottom w:val="0"/>
          <w:divBdr>
            <w:top w:val="none" w:sz="0" w:space="0" w:color="auto"/>
            <w:left w:val="none" w:sz="0" w:space="0" w:color="auto"/>
            <w:bottom w:val="none" w:sz="0" w:space="0" w:color="auto"/>
            <w:right w:val="none" w:sz="0" w:space="0" w:color="auto"/>
          </w:divBdr>
        </w:div>
      </w:divsChild>
    </w:div>
    <w:div w:id="404762760">
      <w:bodyDiv w:val="1"/>
      <w:marLeft w:val="0"/>
      <w:marRight w:val="0"/>
      <w:marTop w:val="0"/>
      <w:marBottom w:val="0"/>
      <w:divBdr>
        <w:top w:val="none" w:sz="0" w:space="0" w:color="auto"/>
        <w:left w:val="none" w:sz="0" w:space="0" w:color="auto"/>
        <w:bottom w:val="none" w:sz="0" w:space="0" w:color="auto"/>
        <w:right w:val="none" w:sz="0" w:space="0" w:color="auto"/>
      </w:divBdr>
    </w:div>
    <w:div w:id="408120545">
      <w:bodyDiv w:val="1"/>
      <w:marLeft w:val="0"/>
      <w:marRight w:val="0"/>
      <w:marTop w:val="0"/>
      <w:marBottom w:val="0"/>
      <w:divBdr>
        <w:top w:val="none" w:sz="0" w:space="0" w:color="auto"/>
        <w:left w:val="none" w:sz="0" w:space="0" w:color="auto"/>
        <w:bottom w:val="none" w:sz="0" w:space="0" w:color="auto"/>
        <w:right w:val="none" w:sz="0" w:space="0" w:color="auto"/>
      </w:divBdr>
      <w:divsChild>
        <w:div w:id="1944074762">
          <w:marLeft w:val="0"/>
          <w:marRight w:val="0"/>
          <w:marTop w:val="0"/>
          <w:marBottom w:val="0"/>
          <w:divBdr>
            <w:top w:val="none" w:sz="0" w:space="0" w:color="auto"/>
            <w:left w:val="none" w:sz="0" w:space="0" w:color="auto"/>
            <w:bottom w:val="none" w:sz="0" w:space="0" w:color="auto"/>
            <w:right w:val="none" w:sz="0" w:space="0" w:color="auto"/>
          </w:divBdr>
          <w:divsChild>
            <w:div w:id="89814512">
              <w:marLeft w:val="0"/>
              <w:marRight w:val="0"/>
              <w:marTop w:val="0"/>
              <w:marBottom w:val="0"/>
              <w:divBdr>
                <w:top w:val="none" w:sz="0" w:space="0" w:color="auto"/>
                <w:left w:val="none" w:sz="0" w:space="0" w:color="auto"/>
                <w:bottom w:val="none" w:sz="0" w:space="0" w:color="auto"/>
                <w:right w:val="none" w:sz="0" w:space="0" w:color="auto"/>
              </w:divBdr>
            </w:div>
            <w:div w:id="139855365">
              <w:marLeft w:val="0"/>
              <w:marRight w:val="0"/>
              <w:marTop w:val="0"/>
              <w:marBottom w:val="0"/>
              <w:divBdr>
                <w:top w:val="none" w:sz="0" w:space="0" w:color="auto"/>
                <w:left w:val="none" w:sz="0" w:space="0" w:color="auto"/>
                <w:bottom w:val="none" w:sz="0" w:space="0" w:color="auto"/>
                <w:right w:val="none" w:sz="0" w:space="0" w:color="auto"/>
              </w:divBdr>
            </w:div>
            <w:div w:id="325867131">
              <w:marLeft w:val="0"/>
              <w:marRight w:val="0"/>
              <w:marTop w:val="0"/>
              <w:marBottom w:val="0"/>
              <w:divBdr>
                <w:top w:val="none" w:sz="0" w:space="0" w:color="auto"/>
                <w:left w:val="none" w:sz="0" w:space="0" w:color="auto"/>
                <w:bottom w:val="none" w:sz="0" w:space="0" w:color="auto"/>
                <w:right w:val="none" w:sz="0" w:space="0" w:color="auto"/>
              </w:divBdr>
            </w:div>
            <w:div w:id="619799529">
              <w:marLeft w:val="0"/>
              <w:marRight w:val="0"/>
              <w:marTop w:val="0"/>
              <w:marBottom w:val="0"/>
              <w:divBdr>
                <w:top w:val="none" w:sz="0" w:space="0" w:color="auto"/>
                <w:left w:val="none" w:sz="0" w:space="0" w:color="auto"/>
                <w:bottom w:val="none" w:sz="0" w:space="0" w:color="auto"/>
                <w:right w:val="none" w:sz="0" w:space="0" w:color="auto"/>
              </w:divBdr>
            </w:div>
            <w:div w:id="758873013">
              <w:marLeft w:val="0"/>
              <w:marRight w:val="0"/>
              <w:marTop w:val="0"/>
              <w:marBottom w:val="0"/>
              <w:divBdr>
                <w:top w:val="none" w:sz="0" w:space="0" w:color="auto"/>
                <w:left w:val="none" w:sz="0" w:space="0" w:color="auto"/>
                <w:bottom w:val="none" w:sz="0" w:space="0" w:color="auto"/>
                <w:right w:val="none" w:sz="0" w:space="0" w:color="auto"/>
              </w:divBdr>
            </w:div>
            <w:div w:id="1469856762">
              <w:marLeft w:val="0"/>
              <w:marRight w:val="0"/>
              <w:marTop w:val="0"/>
              <w:marBottom w:val="0"/>
              <w:divBdr>
                <w:top w:val="none" w:sz="0" w:space="0" w:color="auto"/>
                <w:left w:val="none" w:sz="0" w:space="0" w:color="auto"/>
                <w:bottom w:val="none" w:sz="0" w:space="0" w:color="auto"/>
                <w:right w:val="none" w:sz="0" w:space="0" w:color="auto"/>
              </w:divBdr>
            </w:div>
            <w:div w:id="1856071878">
              <w:marLeft w:val="0"/>
              <w:marRight w:val="0"/>
              <w:marTop w:val="0"/>
              <w:marBottom w:val="0"/>
              <w:divBdr>
                <w:top w:val="none" w:sz="0" w:space="0" w:color="auto"/>
                <w:left w:val="none" w:sz="0" w:space="0" w:color="auto"/>
                <w:bottom w:val="none" w:sz="0" w:space="0" w:color="auto"/>
                <w:right w:val="none" w:sz="0" w:space="0" w:color="auto"/>
              </w:divBdr>
            </w:div>
            <w:div w:id="1930429363">
              <w:marLeft w:val="0"/>
              <w:marRight w:val="0"/>
              <w:marTop w:val="0"/>
              <w:marBottom w:val="0"/>
              <w:divBdr>
                <w:top w:val="none" w:sz="0" w:space="0" w:color="auto"/>
                <w:left w:val="none" w:sz="0" w:space="0" w:color="auto"/>
                <w:bottom w:val="none" w:sz="0" w:space="0" w:color="auto"/>
                <w:right w:val="none" w:sz="0" w:space="0" w:color="auto"/>
              </w:divBdr>
            </w:div>
            <w:div w:id="1973169742">
              <w:marLeft w:val="0"/>
              <w:marRight w:val="0"/>
              <w:marTop w:val="0"/>
              <w:marBottom w:val="0"/>
              <w:divBdr>
                <w:top w:val="none" w:sz="0" w:space="0" w:color="auto"/>
                <w:left w:val="none" w:sz="0" w:space="0" w:color="auto"/>
                <w:bottom w:val="none" w:sz="0" w:space="0" w:color="auto"/>
                <w:right w:val="none" w:sz="0" w:space="0" w:color="auto"/>
              </w:divBdr>
            </w:div>
            <w:div w:id="206618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4458">
      <w:bodyDiv w:val="1"/>
      <w:marLeft w:val="0"/>
      <w:marRight w:val="0"/>
      <w:marTop w:val="0"/>
      <w:marBottom w:val="0"/>
      <w:divBdr>
        <w:top w:val="none" w:sz="0" w:space="0" w:color="auto"/>
        <w:left w:val="none" w:sz="0" w:space="0" w:color="auto"/>
        <w:bottom w:val="none" w:sz="0" w:space="0" w:color="auto"/>
        <w:right w:val="none" w:sz="0" w:space="0" w:color="auto"/>
      </w:divBdr>
    </w:div>
    <w:div w:id="409425888">
      <w:bodyDiv w:val="1"/>
      <w:marLeft w:val="0"/>
      <w:marRight w:val="0"/>
      <w:marTop w:val="0"/>
      <w:marBottom w:val="0"/>
      <w:divBdr>
        <w:top w:val="none" w:sz="0" w:space="0" w:color="auto"/>
        <w:left w:val="none" w:sz="0" w:space="0" w:color="auto"/>
        <w:bottom w:val="none" w:sz="0" w:space="0" w:color="auto"/>
        <w:right w:val="none" w:sz="0" w:space="0" w:color="auto"/>
      </w:divBdr>
      <w:divsChild>
        <w:div w:id="1719357263">
          <w:marLeft w:val="547"/>
          <w:marRight w:val="0"/>
          <w:marTop w:val="115"/>
          <w:marBottom w:val="0"/>
          <w:divBdr>
            <w:top w:val="none" w:sz="0" w:space="0" w:color="auto"/>
            <w:left w:val="none" w:sz="0" w:space="0" w:color="auto"/>
            <w:bottom w:val="none" w:sz="0" w:space="0" w:color="auto"/>
            <w:right w:val="none" w:sz="0" w:space="0" w:color="auto"/>
          </w:divBdr>
        </w:div>
      </w:divsChild>
    </w:div>
    <w:div w:id="409541425">
      <w:bodyDiv w:val="1"/>
      <w:marLeft w:val="0"/>
      <w:marRight w:val="0"/>
      <w:marTop w:val="0"/>
      <w:marBottom w:val="0"/>
      <w:divBdr>
        <w:top w:val="none" w:sz="0" w:space="0" w:color="auto"/>
        <w:left w:val="none" w:sz="0" w:space="0" w:color="auto"/>
        <w:bottom w:val="none" w:sz="0" w:space="0" w:color="auto"/>
        <w:right w:val="none" w:sz="0" w:space="0" w:color="auto"/>
      </w:divBdr>
    </w:div>
    <w:div w:id="409890250">
      <w:bodyDiv w:val="1"/>
      <w:marLeft w:val="0"/>
      <w:marRight w:val="0"/>
      <w:marTop w:val="0"/>
      <w:marBottom w:val="0"/>
      <w:divBdr>
        <w:top w:val="none" w:sz="0" w:space="0" w:color="auto"/>
        <w:left w:val="none" w:sz="0" w:space="0" w:color="auto"/>
        <w:bottom w:val="none" w:sz="0" w:space="0" w:color="auto"/>
        <w:right w:val="none" w:sz="0" w:space="0" w:color="auto"/>
      </w:divBdr>
      <w:divsChild>
        <w:div w:id="1686058031">
          <w:marLeft w:val="1166"/>
          <w:marRight w:val="0"/>
          <w:marTop w:val="106"/>
          <w:marBottom w:val="0"/>
          <w:divBdr>
            <w:top w:val="none" w:sz="0" w:space="0" w:color="auto"/>
            <w:left w:val="none" w:sz="0" w:space="0" w:color="auto"/>
            <w:bottom w:val="none" w:sz="0" w:space="0" w:color="auto"/>
            <w:right w:val="none" w:sz="0" w:space="0" w:color="auto"/>
          </w:divBdr>
        </w:div>
        <w:div w:id="1776441343">
          <w:marLeft w:val="547"/>
          <w:marRight w:val="0"/>
          <w:marTop w:val="115"/>
          <w:marBottom w:val="0"/>
          <w:divBdr>
            <w:top w:val="none" w:sz="0" w:space="0" w:color="auto"/>
            <w:left w:val="none" w:sz="0" w:space="0" w:color="auto"/>
            <w:bottom w:val="none" w:sz="0" w:space="0" w:color="auto"/>
            <w:right w:val="none" w:sz="0" w:space="0" w:color="auto"/>
          </w:divBdr>
        </w:div>
      </w:divsChild>
    </w:div>
    <w:div w:id="409931030">
      <w:bodyDiv w:val="1"/>
      <w:marLeft w:val="0"/>
      <w:marRight w:val="0"/>
      <w:marTop w:val="0"/>
      <w:marBottom w:val="0"/>
      <w:divBdr>
        <w:top w:val="none" w:sz="0" w:space="0" w:color="auto"/>
        <w:left w:val="none" w:sz="0" w:space="0" w:color="auto"/>
        <w:bottom w:val="none" w:sz="0" w:space="0" w:color="auto"/>
        <w:right w:val="none" w:sz="0" w:space="0" w:color="auto"/>
      </w:divBdr>
    </w:div>
    <w:div w:id="411784084">
      <w:bodyDiv w:val="1"/>
      <w:marLeft w:val="0"/>
      <w:marRight w:val="0"/>
      <w:marTop w:val="0"/>
      <w:marBottom w:val="0"/>
      <w:divBdr>
        <w:top w:val="none" w:sz="0" w:space="0" w:color="auto"/>
        <w:left w:val="none" w:sz="0" w:space="0" w:color="auto"/>
        <w:bottom w:val="none" w:sz="0" w:space="0" w:color="auto"/>
        <w:right w:val="none" w:sz="0" w:space="0" w:color="auto"/>
      </w:divBdr>
    </w:div>
    <w:div w:id="412822136">
      <w:bodyDiv w:val="1"/>
      <w:marLeft w:val="0"/>
      <w:marRight w:val="0"/>
      <w:marTop w:val="0"/>
      <w:marBottom w:val="0"/>
      <w:divBdr>
        <w:top w:val="none" w:sz="0" w:space="0" w:color="auto"/>
        <w:left w:val="none" w:sz="0" w:space="0" w:color="auto"/>
        <w:bottom w:val="none" w:sz="0" w:space="0" w:color="auto"/>
        <w:right w:val="none" w:sz="0" w:space="0" w:color="auto"/>
      </w:divBdr>
      <w:divsChild>
        <w:div w:id="1014772637">
          <w:marLeft w:val="0"/>
          <w:marRight w:val="0"/>
          <w:marTop w:val="0"/>
          <w:marBottom w:val="0"/>
          <w:divBdr>
            <w:top w:val="none" w:sz="0" w:space="0" w:color="auto"/>
            <w:left w:val="none" w:sz="0" w:space="0" w:color="auto"/>
            <w:bottom w:val="none" w:sz="0" w:space="0" w:color="auto"/>
            <w:right w:val="none" w:sz="0" w:space="0" w:color="auto"/>
          </w:divBdr>
          <w:divsChild>
            <w:div w:id="55979206">
              <w:marLeft w:val="0"/>
              <w:marRight w:val="0"/>
              <w:marTop w:val="0"/>
              <w:marBottom w:val="0"/>
              <w:divBdr>
                <w:top w:val="none" w:sz="0" w:space="0" w:color="auto"/>
                <w:left w:val="none" w:sz="0" w:space="0" w:color="auto"/>
                <w:bottom w:val="none" w:sz="0" w:space="0" w:color="auto"/>
                <w:right w:val="none" w:sz="0" w:space="0" w:color="auto"/>
              </w:divBdr>
            </w:div>
            <w:div w:id="596209577">
              <w:marLeft w:val="0"/>
              <w:marRight w:val="0"/>
              <w:marTop w:val="0"/>
              <w:marBottom w:val="0"/>
              <w:divBdr>
                <w:top w:val="none" w:sz="0" w:space="0" w:color="auto"/>
                <w:left w:val="none" w:sz="0" w:space="0" w:color="auto"/>
                <w:bottom w:val="none" w:sz="0" w:space="0" w:color="auto"/>
                <w:right w:val="none" w:sz="0" w:space="0" w:color="auto"/>
              </w:divBdr>
            </w:div>
            <w:div w:id="200215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164502">
      <w:bodyDiv w:val="1"/>
      <w:marLeft w:val="0"/>
      <w:marRight w:val="0"/>
      <w:marTop w:val="0"/>
      <w:marBottom w:val="0"/>
      <w:divBdr>
        <w:top w:val="none" w:sz="0" w:space="0" w:color="auto"/>
        <w:left w:val="none" w:sz="0" w:space="0" w:color="auto"/>
        <w:bottom w:val="none" w:sz="0" w:space="0" w:color="auto"/>
        <w:right w:val="none" w:sz="0" w:space="0" w:color="auto"/>
      </w:divBdr>
    </w:div>
    <w:div w:id="413283625">
      <w:bodyDiv w:val="1"/>
      <w:marLeft w:val="0"/>
      <w:marRight w:val="0"/>
      <w:marTop w:val="0"/>
      <w:marBottom w:val="0"/>
      <w:divBdr>
        <w:top w:val="none" w:sz="0" w:space="0" w:color="auto"/>
        <w:left w:val="none" w:sz="0" w:space="0" w:color="auto"/>
        <w:bottom w:val="none" w:sz="0" w:space="0" w:color="auto"/>
        <w:right w:val="none" w:sz="0" w:space="0" w:color="auto"/>
      </w:divBdr>
    </w:div>
    <w:div w:id="413626442">
      <w:bodyDiv w:val="1"/>
      <w:marLeft w:val="0"/>
      <w:marRight w:val="0"/>
      <w:marTop w:val="0"/>
      <w:marBottom w:val="0"/>
      <w:divBdr>
        <w:top w:val="none" w:sz="0" w:space="0" w:color="auto"/>
        <w:left w:val="none" w:sz="0" w:space="0" w:color="auto"/>
        <w:bottom w:val="none" w:sz="0" w:space="0" w:color="auto"/>
        <w:right w:val="none" w:sz="0" w:space="0" w:color="auto"/>
      </w:divBdr>
    </w:div>
    <w:div w:id="413670038">
      <w:bodyDiv w:val="1"/>
      <w:marLeft w:val="0"/>
      <w:marRight w:val="0"/>
      <w:marTop w:val="0"/>
      <w:marBottom w:val="0"/>
      <w:divBdr>
        <w:top w:val="none" w:sz="0" w:space="0" w:color="auto"/>
        <w:left w:val="none" w:sz="0" w:space="0" w:color="auto"/>
        <w:bottom w:val="none" w:sz="0" w:space="0" w:color="auto"/>
        <w:right w:val="none" w:sz="0" w:space="0" w:color="auto"/>
      </w:divBdr>
    </w:div>
    <w:div w:id="414284756">
      <w:bodyDiv w:val="1"/>
      <w:marLeft w:val="0"/>
      <w:marRight w:val="0"/>
      <w:marTop w:val="0"/>
      <w:marBottom w:val="0"/>
      <w:divBdr>
        <w:top w:val="none" w:sz="0" w:space="0" w:color="auto"/>
        <w:left w:val="none" w:sz="0" w:space="0" w:color="auto"/>
        <w:bottom w:val="none" w:sz="0" w:space="0" w:color="auto"/>
        <w:right w:val="none" w:sz="0" w:space="0" w:color="auto"/>
      </w:divBdr>
    </w:div>
    <w:div w:id="414670838">
      <w:bodyDiv w:val="1"/>
      <w:marLeft w:val="0"/>
      <w:marRight w:val="0"/>
      <w:marTop w:val="0"/>
      <w:marBottom w:val="0"/>
      <w:divBdr>
        <w:top w:val="none" w:sz="0" w:space="0" w:color="auto"/>
        <w:left w:val="none" w:sz="0" w:space="0" w:color="auto"/>
        <w:bottom w:val="none" w:sz="0" w:space="0" w:color="auto"/>
        <w:right w:val="none" w:sz="0" w:space="0" w:color="auto"/>
      </w:divBdr>
      <w:divsChild>
        <w:div w:id="244648579">
          <w:marLeft w:val="1166"/>
          <w:marRight w:val="0"/>
          <w:marTop w:val="115"/>
          <w:marBottom w:val="0"/>
          <w:divBdr>
            <w:top w:val="none" w:sz="0" w:space="0" w:color="auto"/>
            <w:left w:val="none" w:sz="0" w:space="0" w:color="auto"/>
            <w:bottom w:val="none" w:sz="0" w:space="0" w:color="auto"/>
            <w:right w:val="none" w:sz="0" w:space="0" w:color="auto"/>
          </w:divBdr>
        </w:div>
        <w:div w:id="319970847">
          <w:marLeft w:val="1166"/>
          <w:marRight w:val="0"/>
          <w:marTop w:val="115"/>
          <w:marBottom w:val="0"/>
          <w:divBdr>
            <w:top w:val="none" w:sz="0" w:space="0" w:color="auto"/>
            <w:left w:val="none" w:sz="0" w:space="0" w:color="auto"/>
            <w:bottom w:val="none" w:sz="0" w:space="0" w:color="auto"/>
            <w:right w:val="none" w:sz="0" w:space="0" w:color="auto"/>
          </w:divBdr>
        </w:div>
        <w:div w:id="1033730648">
          <w:marLeft w:val="1166"/>
          <w:marRight w:val="0"/>
          <w:marTop w:val="115"/>
          <w:marBottom w:val="0"/>
          <w:divBdr>
            <w:top w:val="none" w:sz="0" w:space="0" w:color="auto"/>
            <w:left w:val="none" w:sz="0" w:space="0" w:color="auto"/>
            <w:bottom w:val="none" w:sz="0" w:space="0" w:color="auto"/>
            <w:right w:val="none" w:sz="0" w:space="0" w:color="auto"/>
          </w:divBdr>
        </w:div>
        <w:div w:id="1651061074">
          <w:marLeft w:val="547"/>
          <w:marRight w:val="0"/>
          <w:marTop w:val="134"/>
          <w:marBottom w:val="0"/>
          <w:divBdr>
            <w:top w:val="none" w:sz="0" w:space="0" w:color="auto"/>
            <w:left w:val="none" w:sz="0" w:space="0" w:color="auto"/>
            <w:bottom w:val="none" w:sz="0" w:space="0" w:color="auto"/>
            <w:right w:val="none" w:sz="0" w:space="0" w:color="auto"/>
          </w:divBdr>
        </w:div>
        <w:div w:id="1745446449">
          <w:marLeft w:val="1166"/>
          <w:marRight w:val="0"/>
          <w:marTop w:val="115"/>
          <w:marBottom w:val="0"/>
          <w:divBdr>
            <w:top w:val="none" w:sz="0" w:space="0" w:color="auto"/>
            <w:left w:val="none" w:sz="0" w:space="0" w:color="auto"/>
            <w:bottom w:val="none" w:sz="0" w:space="0" w:color="auto"/>
            <w:right w:val="none" w:sz="0" w:space="0" w:color="auto"/>
          </w:divBdr>
        </w:div>
      </w:divsChild>
    </w:div>
    <w:div w:id="414790147">
      <w:bodyDiv w:val="1"/>
      <w:marLeft w:val="0"/>
      <w:marRight w:val="0"/>
      <w:marTop w:val="0"/>
      <w:marBottom w:val="0"/>
      <w:divBdr>
        <w:top w:val="none" w:sz="0" w:space="0" w:color="auto"/>
        <w:left w:val="none" w:sz="0" w:space="0" w:color="auto"/>
        <w:bottom w:val="none" w:sz="0" w:space="0" w:color="auto"/>
        <w:right w:val="none" w:sz="0" w:space="0" w:color="auto"/>
      </w:divBdr>
    </w:div>
    <w:div w:id="415253547">
      <w:bodyDiv w:val="1"/>
      <w:marLeft w:val="0"/>
      <w:marRight w:val="0"/>
      <w:marTop w:val="0"/>
      <w:marBottom w:val="0"/>
      <w:divBdr>
        <w:top w:val="none" w:sz="0" w:space="0" w:color="auto"/>
        <w:left w:val="none" w:sz="0" w:space="0" w:color="auto"/>
        <w:bottom w:val="none" w:sz="0" w:space="0" w:color="auto"/>
        <w:right w:val="none" w:sz="0" w:space="0" w:color="auto"/>
      </w:divBdr>
      <w:divsChild>
        <w:div w:id="95947253">
          <w:marLeft w:val="1800"/>
          <w:marRight w:val="0"/>
          <w:marTop w:val="86"/>
          <w:marBottom w:val="120"/>
          <w:divBdr>
            <w:top w:val="none" w:sz="0" w:space="0" w:color="auto"/>
            <w:left w:val="none" w:sz="0" w:space="0" w:color="auto"/>
            <w:bottom w:val="none" w:sz="0" w:space="0" w:color="auto"/>
            <w:right w:val="none" w:sz="0" w:space="0" w:color="auto"/>
          </w:divBdr>
        </w:div>
        <w:div w:id="439379756">
          <w:marLeft w:val="1166"/>
          <w:marRight w:val="0"/>
          <w:marTop w:val="96"/>
          <w:marBottom w:val="120"/>
          <w:divBdr>
            <w:top w:val="none" w:sz="0" w:space="0" w:color="auto"/>
            <w:left w:val="none" w:sz="0" w:space="0" w:color="auto"/>
            <w:bottom w:val="none" w:sz="0" w:space="0" w:color="auto"/>
            <w:right w:val="none" w:sz="0" w:space="0" w:color="auto"/>
          </w:divBdr>
        </w:div>
        <w:div w:id="614211413">
          <w:marLeft w:val="1800"/>
          <w:marRight w:val="0"/>
          <w:marTop w:val="86"/>
          <w:marBottom w:val="120"/>
          <w:divBdr>
            <w:top w:val="none" w:sz="0" w:space="0" w:color="auto"/>
            <w:left w:val="none" w:sz="0" w:space="0" w:color="auto"/>
            <w:bottom w:val="none" w:sz="0" w:space="0" w:color="auto"/>
            <w:right w:val="none" w:sz="0" w:space="0" w:color="auto"/>
          </w:divBdr>
        </w:div>
        <w:div w:id="775566679">
          <w:marLeft w:val="1800"/>
          <w:marRight w:val="0"/>
          <w:marTop w:val="86"/>
          <w:marBottom w:val="120"/>
          <w:divBdr>
            <w:top w:val="none" w:sz="0" w:space="0" w:color="auto"/>
            <w:left w:val="none" w:sz="0" w:space="0" w:color="auto"/>
            <w:bottom w:val="none" w:sz="0" w:space="0" w:color="auto"/>
            <w:right w:val="none" w:sz="0" w:space="0" w:color="auto"/>
          </w:divBdr>
        </w:div>
        <w:div w:id="970667595">
          <w:marLeft w:val="547"/>
          <w:marRight w:val="0"/>
          <w:marTop w:val="134"/>
          <w:marBottom w:val="120"/>
          <w:divBdr>
            <w:top w:val="none" w:sz="0" w:space="0" w:color="auto"/>
            <w:left w:val="none" w:sz="0" w:space="0" w:color="auto"/>
            <w:bottom w:val="none" w:sz="0" w:space="0" w:color="auto"/>
            <w:right w:val="none" w:sz="0" w:space="0" w:color="auto"/>
          </w:divBdr>
        </w:div>
        <w:div w:id="1274442654">
          <w:marLeft w:val="1166"/>
          <w:marRight w:val="0"/>
          <w:marTop w:val="96"/>
          <w:marBottom w:val="120"/>
          <w:divBdr>
            <w:top w:val="none" w:sz="0" w:space="0" w:color="auto"/>
            <w:left w:val="none" w:sz="0" w:space="0" w:color="auto"/>
            <w:bottom w:val="none" w:sz="0" w:space="0" w:color="auto"/>
            <w:right w:val="none" w:sz="0" w:space="0" w:color="auto"/>
          </w:divBdr>
        </w:div>
        <w:div w:id="1411004791">
          <w:marLeft w:val="1800"/>
          <w:marRight w:val="0"/>
          <w:marTop w:val="86"/>
          <w:marBottom w:val="120"/>
          <w:divBdr>
            <w:top w:val="none" w:sz="0" w:space="0" w:color="auto"/>
            <w:left w:val="none" w:sz="0" w:space="0" w:color="auto"/>
            <w:bottom w:val="none" w:sz="0" w:space="0" w:color="auto"/>
            <w:right w:val="none" w:sz="0" w:space="0" w:color="auto"/>
          </w:divBdr>
        </w:div>
        <w:div w:id="1534728462">
          <w:marLeft w:val="1166"/>
          <w:marRight w:val="0"/>
          <w:marTop w:val="96"/>
          <w:marBottom w:val="120"/>
          <w:divBdr>
            <w:top w:val="none" w:sz="0" w:space="0" w:color="auto"/>
            <w:left w:val="none" w:sz="0" w:space="0" w:color="auto"/>
            <w:bottom w:val="none" w:sz="0" w:space="0" w:color="auto"/>
            <w:right w:val="none" w:sz="0" w:space="0" w:color="auto"/>
          </w:divBdr>
        </w:div>
        <w:div w:id="2092461806">
          <w:marLeft w:val="1166"/>
          <w:marRight w:val="0"/>
          <w:marTop w:val="96"/>
          <w:marBottom w:val="120"/>
          <w:divBdr>
            <w:top w:val="none" w:sz="0" w:space="0" w:color="auto"/>
            <w:left w:val="none" w:sz="0" w:space="0" w:color="auto"/>
            <w:bottom w:val="none" w:sz="0" w:space="0" w:color="auto"/>
            <w:right w:val="none" w:sz="0" w:space="0" w:color="auto"/>
          </w:divBdr>
        </w:div>
      </w:divsChild>
    </w:div>
    <w:div w:id="415446771">
      <w:bodyDiv w:val="1"/>
      <w:marLeft w:val="0"/>
      <w:marRight w:val="0"/>
      <w:marTop w:val="0"/>
      <w:marBottom w:val="0"/>
      <w:divBdr>
        <w:top w:val="none" w:sz="0" w:space="0" w:color="auto"/>
        <w:left w:val="none" w:sz="0" w:space="0" w:color="auto"/>
        <w:bottom w:val="none" w:sz="0" w:space="0" w:color="auto"/>
        <w:right w:val="none" w:sz="0" w:space="0" w:color="auto"/>
      </w:divBdr>
    </w:div>
    <w:div w:id="417096577">
      <w:bodyDiv w:val="1"/>
      <w:marLeft w:val="0"/>
      <w:marRight w:val="0"/>
      <w:marTop w:val="0"/>
      <w:marBottom w:val="0"/>
      <w:divBdr>
        <w:top w:val="none" w:sz="0" w:space="0" w:color="auto"/>
        <w:left w:val="none" w:sz="0" w:space="0" w:color="auto"/>
        <w:bottom w:val="none" w:sz="0" w:space="0" w:color="auto"/>
        <w:right w:val="none" w:sz="0" w:space="0" w:color="auto"/>
      </w:divBdr>
    </w:div>
    <w:div w:id="418870418">
      <w:bodyDiv w:val="1"/>
      <w:marLeft w:val="0"/>
      <w:marRight w:val="0"/>
      <w:marTop w:val="0"/>
      <w:marBottom w:val="0"/>
      <w:divBdr>
        <w:top w:val="none" w:sz="0" w:space="0" w:color="auto"/>
        <w:left w:val="none" w:sz="0" w:space="0" w:color="auto"/>
        <w:bottom w:val="none" w:sz="0" w:space="0" w:color="auto"/>
        <w:right w:val="none" w:sz="0" w:space="0" w:color="auto"/>
      </w:divBdr>
      <w:divsChild>
        <w:div w:id="1552309051">
          <w:marLeft w:val="0"/>
          <w:marRight w:val="0"/>
          <w:marTop w:val="0"/>
          <w:marBottom w:val="0"/>
          <w:divBdr>
            <w:top w:val="none" w:sz="0" w:space="0" w:color="auto"/>
            <w:left w:val="none" w:sz="0" w:space="0" w:color="auto"/>
            <w:bottom w:val="none" w:sz="0" w:space="0" w:color="auto"/>
            <w:right w:val="none" w:sz="0" w:space="0" w:color="auto"/>
          </w:divBdr>
          <w:divsChild>
            <w:div w:id="87626829">
              <w:marLeft w:val="0"/>
              <w:marRight w:val="0"/>
              <w:marTop w:val="0"/>
              <w:marBottom w:val="0"/>
              <w:divBdr>
                <w:top w:val="none" w:sz="0" w:space="0" w:color="auto"/>
                <w:left w:val="none" w:sz="0" w:space="0" w:color="auto"/>
                <w:bottom w:val="none" w:sz="0" w:space="0" w:color="auto"/>
                <w:right w:val="none" w:sz="0" w:space="0" w:color="auto"/>
              </w:divBdr>
            </w:div>
            <w:div w:id="283776285">
              <w:marLeft w:val="0"/>
              <w:marRight w:val="0"/>
              <w:marTop w:val="0"/>
              <w:marBottom w:val="0"/>
              <w:divBdr>
                <w:top w:val="none" w:sz="0" w:space="0" w:color="auto"/>
                <w:left w:val="none" w:sz="0" w:space="0" w:color="auto"/>
                <w:bottom w:val="none" w:sz="0" w:space="0" w:color="auto"/>
                <w:right w:val="none" w:sz="0" w:space="0" w:color="auto"/>
              </w:divBdr>
            </w:div>
            <w:div w:id="442728219">
              <w:marLeft w:val="0"/>
              <w:marRight w:val="0"/>
              <w:marTop w:val="0"/>
              <w:marBottom w:val="0"/>
              <w:divBdr>
                <w:top w:val="none" w:sz="0" w:space="0" w:color="auto"/>
                <w:left w:val="none" w:sz="0" w:space="0" w:color="auto"/>
                <w:bottom w:val="none" w:sz="0" w:space="0" w:color="auto"/>
                <w:right w:val="none" w:sz="0" w:space="0" w:color="auto"/>
              </w:divBdr>
            </w:div>
            <w:div w:id="913785630">
              <w:marLeft w:val="0"/>
              <w:marRight w:val="0"/>
              <w:marTop w:val="0"/>
              <w:marBottom w:val="0"/>
              <w:divBdr>
                <w:top w:val="none" w:sz="0" w:space="0" w:color="auto"/>
                <w:left w:val="none" w:sz="0" w:space="0" w:color="auto"/>
                <w:bottom w:val="none" w:sz="0" w:space="0" w:color="auto"/>
                <w:right w:val="none" w:sz="0" w:space="0" w:color="auto"/>
              </w:divBdr>
            </w:div>
            <w:div w:id="1278217529">
              <w:marLeft w:val="0"/>
              <w:marRight w:val="0"/>
              <w:marTop w:val="0"/>
              <w:marBottom w:val="0"/>
              <w:divBdr>
                <w:top w:val="none" w:sz="0" w:space="0" w:color="auto"/>
                <w:left w:val="none" w:sz="0" w:space="0" w:color="auto"/>
                <w:bottom w:val="none" w:sz="0" w:space="0" w:color="auto"/>
                <w:right w:val="none" w:sz="0" w:space="0" w:color="auto"/>
              </w:divBdr>
            </w:div>
            <w:div w:id="1297637075">
              <w:marLeft w:val="0"/>
              <w:marRight w:val="0"/>
              <w:marTop w:val="0"/>
              <w:marBottom w:val="0"/>
              <w:divBdr>
                <w:top w:val="none" w:sz="0" w:space="0" w:color="auto"/>
                <w:left w:val="none" w:sz="0" w:space="0" w:color="auto"/>
                <w:bottom w:val="none" w:sz="0" w:space="0" w:color="auto"/>
                <w:right w:val="none" w:sz="0" w:space="0" w:color="auto"/>
              </w:divBdr>
            </w:div>
            <w:div w:id="1353267069">
              <w:marLeft w:val="0"/>
              <w:marRight w:val="0"/>
              <w:marTop w:val="0"/>
              <w:marBottom w:val="0"/>
              <w:divBdr>
                <w:top w:val="none" w:sz="0" w:space="0" w:color="auto"/>
                <w:left w:val="none" w:sz="0" w:space="0" w:color="auto"/>
                <w:bottom w:val="none" w:sz="0" w:space="0" w:color="auto"/>
                <w:right w:val="none" w:sz="0" w:space="0" w:color="auto"/>
              </w:divBdr>
            </w:div>
            <w:div w:id="1489328054">
              <w:marLeft w:val="0"/>
              <w:marRight w:val="0"/>
              <w:marTop w:val="0"/>
              <w:marBottom w:val="0"/>
              <w:divBdr>
                <w:top w:val="none" w:sz="0" w:space="0" w:color="auto"/>
                <w:left w:val="none" w:sz="0" w:space="0" w:color="auto"/>
                <w:bottom w:val="none" w:sz="0" w:space="0" w:color="auto"/>
                <w:right w:val="none" w:sz="0" w:space="0" w:color="auto"/>
              </w:divBdr>
            </w:div>
            <w:div w:id="1671719340">
              <w:marLeft w:val="0"/>
              <w:marRight w:val="0"/>
              <w:marTop w:val="0"/>
              <w:marBottom w:val="0"/>
              <w:divBdr>
                <w:top w:val="none" w:sz="0" w:space="0" w:color="auto"/>
                <w:left w:val="none" w:sz="0" w:space="0" w:color="auto"/>
                <w:bottom w:val="none" w:sz="0" w:space="0" w:color="auto"/>
                <w:right w:val="none" w:sz="0" w:space="0" w:color="auto"/>
              </w:divBdr>
            </w:div>
            <w:div w:id="181097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27555">
      <w:bodyDiv w:val="1"/>
      <w:marLeft w:val="0"/>
      <w:marRight w:val="0"/>
      <w:marTop w:val="0"/>
      <w:marBottom w:val="0"/>
      <w:divBdr>
        <w:top w:val="none" w:sz="0" w:space="0" w:color="auto"/>
        <w:left w:val="none" w:sz="0" w:space="0" w:color="auto"/>
        <w:bottom w:val="none" w:sz="0" w:space="0" w:color="auto"/>
        <w:right w:val="none" w:sz="0" w:space="0" w:color="auto"/>
      </w:divBdr>
    </w:div>
    <w:div w:id="420565504">
      <w:bodyDiv w:val="1"/>
      <w:marLeft w:val="0"/>
      <w:marRight w:val="0"/>
      <w:marTop w:val="0"/>
      <w:marBottom w:val="0"/>
      <w:divBdr>
        <w:top w:val="none" w:sz="0" w:space="0" w:color="auto"/>
        <w:left w:val="none" w:sz="0" w:space="0" w:color="auto"/>
        <w:bottom w:val="none" w:sz="0" w:space="0" w:color="auto"/>
        <w:right w:val="none" w:sz="0" w:space="0" w:color="auto"/>
      </w:divBdr>
    </w:div>
    <w:div w:id="421683748">
      <w:bodyDiv w:val="1"/>
      <w:marLeft w:val="0"/>
      <w:marRight w:val="0"/>
      <w:marTop w:val="0"/>
      <w:marBottom w:val="0"/>
      <w:divBdr>
        <w:top w:val="none" w:sz="0" w:space="0" w:color="auto"/>
        <w:left w:val="none" w:sz="0" w:space="0" w:color="auto"/>
        <w:bottom w:val="none" w:sz="0" w:space="0" w:color="auto"/>
        <w:right w:val="none" w:sz="0" w:space="0" w:color="auto"/>
      </w:divBdr>
      <w:divsChild>
        <w:div w:id="39400910">
          <w:marLeft w:val="1166"/>
          <w:marRight w:val="0"/>
          <w:marTop w:val="115"/>
          <w:marBottom w:val="0"/>
          <w:divBdr>
            <w:top w:val="none" w:sz="0" w:space="0" w:color="auto"/>
            <w:left w:val="none" w:sz="0" w:space="0" w:color="auto"/>
            <w:bottom w:val="none" w:sz="0" w:space="0" w:color="auto"/>
            <w:right w:val="none" w:sz="0" w:space="0" w:color="auto"/>
          </w:divBdr>
        </w:div>
        <w:div w:id="117528289">
          <w:marLeft w:val="1166"/>
          <w:marRight w:val="0"/>
          <w:marTop w:val="115"/>
          <w:marBottom w:val="0"/>
          <w:divBdr>
            <w:top w:val="none" w:sz="0" w:space="0" w:color="auto"/>
            <w:left w:val="none" w:sz="0" w:space="0" w:color="auto"/>
            <w:bottom w:val="none" w:sz="0" w:space="0" w:color="auto"/>
            <w:right w:val="none" w:sz="0" w:space="0" w:color="auto"/>
          </w:divBdr>
        </w:div>
        <w:div w:id="387802753">
          <w:marLeft w:val="547"/>
          <w:marRight w:val="0"/>
          <w:marTop w:val="130"/>
          <w:marBottom w:val="0"/>
          <w:divBdr>
            <w:top w:val="none" w:sz="0" w:space="0" w:color="auto"/>
            <w:left w:val="none" w:sz="0" w:space="0" w:color="auto"/>
            <w:bottom w:val="none" w:sz="0" w:space="0" w:color="auto"/>
            <w:right w:val="none" w:sz="0" w:space="0" w:color="auto"/>
          </w:divBdr>
        </w:div>
        <w:div w:id="893854359">
          <w:marLeft w:val="1800"/>
          <w:marRight w:val="0"/>
          <w:marTop w:val="96"/>
          <w:marBottom w:val="0"/>
          <w:divBdr>
            <w:top w:val="none" w:sz="0" w:space="0" w:color="auto"/>
            <w:left w:val="none" w:sz="0" w:space="0" w:color="auto"/>
            <w:bottom w:val="none" w:sz="0" w:space="0" w:color="auto"/>
            <w:right w:val="none" w:sz="0" w:space="0" w:color="auto"/>
          </w:divBdr>
        </w:div>
        <w:div w:id="1521629860">
          <w:marLeft w:val="547"/>
          <w:marRight w:val="0"/>
          <w:marTop w:val="130"/>
          <w:marBottom w:val="0"/>
          <w:divBdr>
            <w:top w:val="none" w:sz="0" w:space="0" w:color="auto"/>
            <w:left w:val="none" w:sz="0" w:space="0" w:color="auto"/>
            <w:bottom w:val="none" w:sz="0" w:space="0" w:color="auto"/>
            <w:right w:val="none" w:sz="0" w:space="0" w:color="auto"/>
          </w:divBdr>
        </w:div>
        <w:div w:id="1885436055">
          <w:marLeft w:val="547"/>
          <w:marRight w:val="0"/>
          <w:marTop w:val="130"/>
          <w:marBottom w:val="0"/>
          <w:divBdr>
            <w:top w:val="none" w:sz="0" w:space="0" w:color="auto"/>
            <w:left w:val="none" w:sz="0" w:space="0" w:color="auto"/>
            <w:bottom w:val="none" w:sz="0" w:space="0" w:color="auto"/>
            <w:right w:val="none" w:sz="0" w:space="0" w:color="auto"/>
          </w:divBdr>
        </w:div>
      </w:divsChild>
    </w:div>
    <w:div w:id="421920964">
      <w:bodyDiv w:val="1"/>
      <w:marLeft w:val="0"/>
      <w:marRight w:val="0"/>
      <w:marTop w:val="0"/>
      <w:marBottom w:val="0"/>
      <w:divBdr>
        <w:top w:val="none" w:sz="0" w:space="0" w:color="auto"/>
        <w:left w:val="none" w:sz="0" w:space="0" w:color="auto"/>
        <w:bottom w:val="none" w:sz="0" w:space="0" w:color="auto"/>
        <w:right w:val="none" w:sz="0" w:space="0" w:color="auto"/>
      </w:divBdr>
      <w:divsChild>
        <w:div w:id="35934866">
          <w:marLeft w:val="1080"/>
          <w:marRight w:val="0"/>
          <w:marTop w:val="100"/>
          <w:marBottom w:val="0"/>
          <w:divBdr>
            <w:top w:val="none" w:sz="0" w:space="0" w:color="auto"/>
            <w:left w:val="none" w:sz="0" w:space="0" w:color="auto"/>
            <w:bottom w:val="none" w:sz="0" w:space="0" w:color="auto"/>
            <w:right w:val="none" w:sz="0" w:space="0" w:color="auto"/>
          </w:divBdr>
        </w:div>
        <w:div w:id="342047735">
          <w:marLeft w:val="1080"/>
          <w:marRight w:val="0"/>
          <w:marTop w:val="100"/>
          <w:marBottom w:val="0"/>
          <w:divBdr>
            <w:top w:val="none" w:sz="0" w:space="0" w:color="auto"/>
            <w:left w:val="none" w:sz="0" w:space="0" w:color="auto"/>
            <w:bottom w:val="none" w:sz="0" w:space="0" w:color="auto"/>
            <w:right w:val="none" w:sz="0" w:space="0" w:color="auto"/>
          </w:divBdr>
        </w:div>
        <w:div w:id="536502553">
          <w:marLeft w:val="360"/>
          <w:marRight w:val="0"/>
          <w:marTop w:val="200"/>
          <w:marBottom w:val="0"/>
          <w:divBdr>
            <w:top w:val="none" w:sz="0" w:space="0" w:color="auto"/>
            <w:left w:val="none" w:sz="0" w:space="0" w:color="auto"/>
            <w:bottom w:val="none" w:sz="0" w:space="0" w:color="auto"/>
            <w:right w:val="none" w:sz="0" w:space="0" w:color="auto"/>
          </w:divBdr>
        </w:div>
      </w:divsChild>
    </w:div>
    <w:div w:id="422607322">
      <w:bodyDiv w:val="1"/>
      <w:marLeft w:val="0"/>
      <w:marRight w:val="0"/>
      <w:marTop w:val="0"/>
      <w:marBottom w:val="0"/>
      <w:divBdr>
        <w:top w:val="none" w:sz="0" w:space="0" w:color="auto"/>
        <w:left w:val="none" w:sz="0" w:space="0" w:color="auto"/>
        <w:bottom w:val="none" w:sz="0" w:space="0" w:color="auto"/>
        <w:right w:val="none" w:sz="0" w:space="0" w:color="auto"/>
      </w:divBdr>
      <w:divsChild>
        <w:div w:id="979458752">
          <w:marLeft w:val="0"/>
          <w:marRight w:val="0"/>
          <w:marTop w:val="0"/>
          <w:marBottom w:val="0"/>
          <w:divBdr>
            <w:top w:val="none" w:sz="0" w:space="0" w:color="auto"/>
            <w:left w:val="none" w:sz="0" w:space="0" w:color="auto"/>
            <w:bottom w:val="none" w:sz="0" w:space="0" w:color="auto"/>
            <w:right w:val="none" w:sz="0" w:space="0" w:color="auto"/>
          </w:divBdr>
          <w:divsChild>
            <w:div w:id="502627522">
              <w:marLeft w:val="0"/>
              <w:marRight w:val="0"/>
              <w:marTop w:val="0"/>
              <w:marBottom w:val="0"/>
              <w:divBdr>
                <w:top w:val="none" w:sz="0" w:space="0" w:color="auto"/>
                <w:left w:val="none" w:sz="0" w:space="0" w:color="auto"/>
                <w:bottom w:val="none" w:sz="0" w:space="0" w:color="auto"/>
                <w:right w:val="none" w:sz="0" w:space="0" w:color="auto"/>
              </w:divBdr>
            </w:div>
            <w:div w:id="132581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0585">
      <w:bodyDiv w:val="1"/>
      <w:marLeft w:val="0"/>
      <w:marRight w:val="0"/>
      <w:marTop w:val="0"/>
      <w:marBottom w:val="0"/>
      <w:divBdr>
        <w:top w:val="none" w:sz="0" w:space="0" w:color="auto"/>
        <w:left w:val="none" w:sz="0" w:space="0" w:color="auto"/>
        <w:bottom w:val="none" w:sz="0" w:space="0" w:color="auto"/>
        <w:right w:val="none" w:sz="0" w:space="0" w:color="auto"/>
      </w:divBdr>
    </w:div>
    <w:div w:id="423109233">
      <w:bodyDiv w:val="1"/>
      <w:marLeft w:val="0"/>
      <w:marRight w:val="0"/>
      <w:marTop w:val="0"/>
      <w:marBottom w:val="0"/>
      <w:divBdr>
        <w:top w:val="none" w:sz="0" w:space="0" w:color="auto"/>
        <w:left w:val="none" w:sz="0" w:space="0" w:color="auto"/>
        <w:bottom w:val="none" w:sz="0" w:space="0" w:color="auto"/>
        <w:right w:val="none" w:sz="0" w:space="0" w:color="auto"/>
      </w:divBdr>
      <w:divsChild>
        <w:div w:id="69735244">
          <w:marLeft w:val="547"/>
          <w:marRight w:val="0"/>
          <w:marTop w:val="134"/>
          <w:marBottom w:val="0"/>
          <w:divBdr>
            <w:top w:val="none" w:sz="0" w:space="0" w:color="auto"/>
            <w:left w:val="none" w:sz="0" w:space="0" w:color="auto"/>
            <w:bottom w:val="none" w:sz="0" w:space="0" w:color="auto"/>
            <w:right w:val="none" w:sz="0" w:space="0" w:color="auto"/>
          </w:divBdr>
        </w:div>
        <w:div w:id="134762875">
          <w:marLeft w:val="1166"/>
          <w:marRight w:val="0"/>
          <w:marTop w:val="115"/>
          <w:marBottom w:val="0"/>
          <w:divBdr>
            <w:top w:val="none" w:sz="0" w:space="0" w:color="auto"/>
            <w:left w:val="none" w:sz="0" w:space="0" w:color="auto"/>
            <w:bottom w:val="none" w:sz="0" w:space="0" w:color="auto"/>
            <w:right w:val="none" w:sz="0" w:space="0" w:color="auto"/>
          </w:divBdr>
        </w:div>
        <w:div w:id="1000814874">
          <w:marLeft w:val="1800"/>
          <w:marRight w:val="0"/>
          <w:marTop w:val="96"/>
          <w:marBottom w:val="0"/>
          <w:divBdr>
            <w:top w:val="none" w:sz="0" w:space="0" w:color="auto"/>
            <w:left w:val="none" w:sz="0" w:space="0" w:color="auto"/>
            <w:bottom w:val="none" w:sz="0" w:space="0" w:color="auto"/>
            <w:right w:val="none" w:sz="0" w:space="0" w:color="auto"/>
          </w:divBdr>
        </w:div>
        <w:div w:id="1393655046">
          <w:marLeft w:val="547"/>
          <w:marRight w:val="0"/>
          <w:marTop w:val="134"/>
          <w:marBottom w:val="0"/>
          <w:divBdr>
            <w:top w:val="none" w:sz="0" w:space="0" w:color="auto"/>
            <w:left w:val="none" w:sz="0" w:space="0" w:color="auto"/>
            <w:bottom w:val="none" w:sz="0" w:space="0" w:color="auto"/>
            <w:right w:val="none" w:sz="0" w:space="0" w:color="auto"/>
          </w:divBdr>
        </w:div>
        <w:div w:id="1889536661">
          <w:marLeft w:val="1166"/>
          <w:marRight w:val="0"/>
          <w:marTop w:val="115"/>
          <w:marBottom w:val="0"/>
          <w:divBdr>
            <w:top w:val="none" w:sz="0" w:space="0" w:color="auto"/>
            <w:left w:val="none" w:sz="0" w:space="0" w:color="auto"/>
            <w:bottom w:val="none" w:sz="0" w:space="0" w:color="auto"/>
            <w:right w:val="none" w:sz="0" w:space="0" w:color="auto"/>
          </w:divBdr>
        </w:div>
        <w:div w:id="1889797241">
          <w:marLeft w:val="1166"/>
          <w:marRight w:val="0"/>
          <w:marTop w:val="115"/>
          <w:marBottom w:val="0"/>
          <w:divBdr>
            <w:top w:val="none" w:sz="0" w:space="0" w:color="auto"/>
            <w:left w:val="none" w:sz="0" w:space="0" w:color="auto"/>
            <w:bottom w:val="none" w:sz="0" w:space="0" w:color="auto"/>
            <w:right w:val="none" w:sz="0" w:space="0" w:color="auto"/>
          </w:divBdr>
        </w:div>
        <w:div w:id="1932396488">
          <w:marLeft w:val="1166"/>
          <w:marRight w:val="0"/>
          <w:marTop w:val="115"/>
          <w:marBottom w:val="0"/>
          <w:divBdr>
            <w:top w:val="none" w:sz="0" w:space="0" w:color="auto"/>
            <w:left w:val="none" w:sz="0" w:space="0" w:color="auto"/>
            <w:bottom w:val="none" w:sz="0" w:space="0" w:color="auto"/>
            <w:right w:val="none" w:sz="0" w:space="0" w:color="auto"/>
          </w:divBdr>
        </w:div>
      </w:divsChild>
    </w:div>
    <w:div w:id="423843755">
      <w:bodyDiv w:val="1"/>
      <w:marLeft w:val="0"/>
      <w:marRight w:val="0"/>
      <w:marTop w:val="0"/>
      <w:marBottom w:val="0"/>
      <w:divBdr>
        <w:top w:val="none" w:sz="0" w:space="0" w:color="auto"/>
        <w:left w:val="none" w:sz="0" w:space="0" w:color="auto"/>
        <w:bottom w:val="none" w:sz="0" w:space="0" w:color="auto"/>
        <w:right w:val="none" w:sz="0" w:space="0" w:color="auto"/>
      </w:divBdr>
      <w:divsChild>
        <w:div w:id="1408724359">
          <w:marLeft w:val="547"/>
          <w:marRight w:val="0"/>
          <w:marTop w:val="154"/>
          <w:marBottom w:val="0"/>
          <w:divBdr>
            <w:top w:val="none" w:sz="0" w:space="0" w:color="auto"/>
            <w:left w:val="none" w:sz="0" w:space="0" w:color="auto"/>
            <w:bottom w:val="none" w:sz="0" w:space="0" w:color="auto"/>
            <w:right w:val="none" w:sz="0" w:space="0" w:color="auto"/>
          </w:divBdr>
        </w:div>
        <w:div w:id="1633442086">
          <w:marLeft w:val="1166"/>
          <w:marRight w:val="0"/>
          <w:marTop w:val="134"/>
          <w:marBottom w:val="0"/>
          <w:divBdr>
            <w:top w:val="none" w:sz="0" w:space="0" w:color="auto"/>
            <w:left w:val="none" w:sz="0" w:space="0" w:color="auto"/>
            <w:bottom w:val="none" w:sz="0" w:space="0" w:color="auto"/>
            <w:right w:val="none" w:sz="0" w:space="0" w:color="auto"/>
          </w:divBdr>
        </w:div>
      </w:divsChild>
    </w:div>
    <w:div w:id="424808660">
      <w:bodyDiv w:val="1"/>
      <w:marLeft w:val="0"/>
      <w:marRight w:val="0"/>
      <w:marTop w:val="0"/>
      <w:marBottom w:val="0"/>
      <w:divBdr>
        <w:top w:val="none" w:sz="0" w:space="0" w:color="auto"/>
        <w:left w:val="none" w:sz="0" w:space="0" w:color="auto"/>
        <w:bottom w:val="none" w:sz="0" w:space="0" w:color="auto"/>
        <w:right w:val="none" w:sz="0" w:space="0" w:color="auto"/>
      </w:divBdr>
    </w:div>
    <w:div w:id="424884680">
      <w:bodyDiv w:val="1"/>
      <w:marLeft w:val="0"/>
      <w:marRight w:val="0"/>
      <w:marTop w:val="0"/>
      <w:marBottom w:val="0"/>
      <w:divBdr>
        <w:top w:val="none" w:sz="0" w:space="0" w:color="auto"/>
        <w:left w:val="none" w:sz="0" w:space="0" w:color="auto"/>
        <w:bottom w:val="none" w:sz="0" w:space="0" w:color="auto"/>
        <w:right w:val="none" w:sz="0" w:space="0" w:color="auto"/>
      </w:divBdr>
      <w:divsChild>
        <w:div w:id="1082798965">
          <w:marLeft w:val="547"/>
          <w:marRight w:val="0"/>
          <w:marTop w:val="115"/>
          <w:marBottom w:val="0"/>
          <w:divBdr>
            <w:top w:val="none" w:sz="0" w:space="0" w:color="auto"/>
            <w:left w:val="none" w:sz="0" w:space="0" w:color="auto"/>
            <w:bottom w:val="none" w:sz="0" w:space="0" w:color="auto"/>
            <w:right w:val="none" w:sz="0" w:space="0" w:color="auto"/>
          </w:divBdr>
        </w:div>
        <w:div w:id="1555048085">
          <w:marLeft w:val="547"/>
          <w:marRight w:val="0"/>
          <w:marTop w:val="115"/>
          <w:marBottom w:val="0"/>
          <w:divBdr>
            <w:top w:val="none" w:sz="0" w:space="0" w:color="auto"/>
            <w:left w:val="none" w:sz="0" w:space="0" w:color="auto"/>
            <w:bottom w:val="none" w:sz="0" w:space="0" w:color="auto"/>
            <w:right w:val="none" w:sz="0" w:space="0" w:color="auto"/>
          </w:divBdr>
        </w:div>
        <w:div w:id="1605111046">
          <w:marLeft w:val="547"/>
          <w:marRight w:val="0"/>
          <w:marTop w:val="115"/>
          <w:marBottom w:val="0"/>
          <w:divBdr>
            <w:top w:val="none" w:sz="0" w:space="0" w:color="auto"/>
            <w:left w:val="none" w:sz="0" w:space="0" w:color="auto"/>
            <w:bottom w:val="none" w:sz="0" w:space="0" w:color="auto"/>
            <w:right w:val="none" w:sz="0" w:space="0" w:color="auto"/>
          </w:divBdr>
        </w:div>
      </w:divsChild>
    </w:div>
    <w:div w:id="424889831">
      <w:bodyDiv w:val="1"/>
      <w:marLeft w:val="0"/>
      <w:marRight w:val="0"/>
      <w:marTop w:val="0"/>
      <w:marBottom w:val="0"/>
      <w:divBdr>
        <w:top w:val="none" w:sz="0" w:space="0" w:color="auto"/>
        <w:left w:val="none" w:sz="0" w:space="0" w:color="auto"/>
        <w:bottom w:val="none" w:sz="0" w:space="0" w:color="auto"/>
        <w:right w:val="none" w:sz="0" w:space="0" w:color="auto"/>
      </w:divBdr>
    </w:div>
    <w:div w:id="425417722">
      <w:bodyDiv w:val="1"/>
      <w:marLeft w:val="0"/>
      <w:marRight w:val="0"/>
      <w:marTop w:val="0"/>
      <w:marBottom w:val="0"/>
      <w:divBdr>
        <w:top w:val="none" w:sz="0" w:space="0" w:color="auto"/>
        <w:left w:val="none" w:sz="0" w:space="0" w:color="auto"/>
        <w:bottom w:val="none" w:sz="0" w:space="0" w:color="auto"/>
        <w:right w:val="none" w:sz="0" w:space="0" w:color="auto"/>
      </w:divBdr>
    </w:div>
    <w:div w:id="425737897">
      <w:bodyDiv w:val="1"/>
      <w:marLeft w:val="0"/>
      <w:marRight w:val="0"/>
      <w:marTop w:val="0"/>
      <w:marBottom w:val="0"/>
      <w:divBdr>
        <w:top w:val="none" w:sz="0" w:space="0" w:color="auto"/>
        <w:left w:val="none" w:sz="0" w:space="0" w:color="auto"/>
        <w:bottom w:val="none" w:sz="0" w:space="0" w:color="auto"/>
        <w:right w:val="none" w:sz="0" w:space="0" w:color="auto"/>
      </w:divBdr>
    </w:div>
    <w:div w:id="427586064">
      <w:bodyDiv w:val="1"/>
      <w:marLeft w:val="0"/>
      <w:marRight w:val="0"/>
      <w:marTop w:val="0"/>
      <w:marBottom w:val="0"/>
      <w:divBdr>
        <w:top w:val="none" w:sz="0" w:space="0" w:color="auto"/>
        <w:left w:val="none" w:sz="0" w:space="0" w:color="auto"/>
        <w:bottom w:val="none" w:sz="0" w:space="0" w:color="auto"/>
        <w:right w:val="none" w:sz="0" w:space="0" w:color="auto"/>
      </w:divBdr>
    </w:div>
    <w:div w:id="427969578">
      <w:bodyDiv w:val="1"/>
      <w:marLeft w:val="0"/>
      <w:marRight w:val="0"/>
      <w:marTop w:val="0"/>
      <w:marBottom w:val="0"/>
      <w:divBdr>
        <w:top w:val="none" w:sz="0" w:space="0" w:color="auto"/>
        <w:left w:val="none" w:sz="0" w:space="0" w:color="auto"/>
        <w:bottom w:val="none" w:sz="0" w:space="0" w:color="auto"/>
        <w:right w:val="none" w:sz="0" w:space="0" w:color="auto"/>
      </w:divBdr>
    </w:div>
    <w:div w:id="428697947">
      <w:bodyDiv w:val="1"/>
      <w:marLeft w:val="0"/>
      <w:marRight w:val="0"/>
      <w:marTop w:val="0"/>
      <w:marBottom w:val="0"/>
      <w:divBdr>
        <w:top w:val="none" w:sz="0" w:space="0" w:color="auto"/>
        <w:left w:val="none" w:sz="0" w:space="0" w:color="auto"/>
        <w:bottom w:val="none" w:sz="0" w:space="0" w:color="auto"/>
        <w:right w:val="none" w:sz="0" w:space="0" w:color="auto"/>
      </w:divBdr>
      <w:divsChild>
        <w:div w:id="1733231130">
          <w:marLeft w:val="0"/>
          <w:marRight w:val="0"/>
          <w:marTop w:val="0"/>
          <w:marBottom w:val="0"/>
          <w:divBdr>
            <w:top w:val="none" w:sz="0" w:space="0" w:color="auto"/>
            <w:left w:val="none" w:sz="0" w:space="0" w:color="auto"/>
            <w:bottom w:val="none" w:sz="0" w:space="0" w:color="auto"/>
            <w:right w:val="none" w:sz="0" w:space="0" w:color="auto"/>
          </w:divBdr>
          <w:divsChild>
            <w:div w:id="100996614">
              <w:marLeft w:val="0"/>
              <w:marRight w:val="0"/>
              <w:marTop w:val="0"/>
              <w:marBottom w:val="0"/>
              <w:divBdr>
                <w:top w:val="none" w:sz="0" w:space="0" w:color="auto"/>
                <w:left w:val="none" w:sz="0" w:space="0" w:color="auto"/>
                <w:bottom w:val="none" w:sz="0" w:space="0" w:color="auto"/>
                <w:right w:val="none" w:sz="0" w:space="0" w:color="auto"/>
              </w:divBdr>
            </w:div>
            <w:div w:id="1249341013">
              <w:marLeft w:val="0"/>
              <w:marRight w:val="0"/>
              <w:marTop w:val="0"/>
              <w:marBottom w:val="0"/>
              <w:divBdr>
                <w:top w:val="none" w:sz="0" w:space="0" w:color="auto"/>
                <w:left w:val="none" w:sz="0" w:space="0" w:color="auto"/>
                <w:bottom w:val="none" w:sz="0" w:space="0" w:color="auto"/>
                <w:right w:val="none" w:sz="0" w:space="0" w:color="auto"/>
              </w:divBdr>
            </w:div>
            <w:div w:id="1560677065">
              <w:marLeft w:val="0"/>
              <w:marRight w:val="0"/>
              <w:marTop w:val="0"/>
              <w:marBottom w:val="0"/>
              <w:divBdr>
                <w:top w:val="none" w:sz="0" w:space="0" w:color="auto"/>
                <w:left w:val="none" w:sz="0" w:space="0" w:color="auto"/>
                <w:bottom w:val="none" w:sz="0" w:space="0" w:color="auto"/>
                <w:right w:val="none" w:sz="0" w:space="0" w:color="auto"/>
              </w:divBdr>
            </w:div>
            <w:div w:id="19219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11035">
      <w:bodyDiv w:val="1"/>
      <w:marLeft w:val="0"/>
      <w:marRight w:val="0"/>
      <w:marTop w:val="0"/>
      <w:marBottom w:val="0"/>
      <w:divBdr>
        <w:top w:val="none" w:sz="0" w:space="0" w:color="auto"/>
        <w:left w:val="none" w:sz="0" w:space="0" w:color="auto"/>
        <w:bottom w:val="none" w:sz="0" w:space="0" w:color="auto"/>
        <w:right w:val="none" w:sz="0" w:space="0" w:color="auto"/>
      </w:divBdr>
      <w:divsChild>
        <w:div w:id="1411460140">
          <w:marLeft w:val="1267"/>
          <w:marRight w:val="0"/>
          <w:marTop w:val="100"/>
          <w:marBottom w:val="0"/>
          <w:divBdr>
            <w:top w:val="none" w:sz="0" w:space="0" w:color="auto"/>
            <w:left w:val="none" w:sz="0" w:space="0" w:color="auto"/>
            <w:bottom w:val="none" w:sz="0" w:space="0" w:color="auto"/>
            <w:right w:val="none" w:sz="0" w:space="0" w:color="auto"/>
          </w:divBdr>
        </w:div>
        <w:div w:id="2109349085">
          <w:marLeft w:val="547"/>
          <w:marRight w:val="0"/>
          <w:marTop w:val="200"/>
          <w:marBottom w:val="0"/>
          <w:divBdr>
            <w:top w:val="none" w:sz="0" w:space="0" w:color="auto"/>
            <w:left w:val="none" w:sz="0" w:space="0" w:color="auto"/>
            <w:bottom w:val="none" w:sz="0" w:space="0" w:color="auto"/>
            <w:right w:val="none" w:sz="0" w:space="0" w:color="auto"/>
          </w:divBdr>
        </w:div>
      </w:divsChild>
    </w:div>
    <w:div w:id="429620284">
      <w:bodyDiv w:val="1"/>
      <w:marLeft w:val="0"/>
      <w:marRight w:val="0"/>
      <w:marTop w:val="0"/>
      <w:marBottom w:val="0"/>
      <w:divBdr>
        <w:top w:val="none" w:sz="0" w:space="0" w:color="auto"/>
        <w:left w:val="none" w:sz="0" w:space="0" w:color="auto"/>
        <w:bottom w:val="none" w:sz="0" w:space="0" w:color="auto"/>
        <w:right w:val="none" w:sz="0" w:space="0" w:color="auto"/>
      </w:divBdr>
    </w:div>
    <w:div w:id="429663013">
      <w:bodyDiv w:val="1"/>
      <w:marLeft w:val="0"/>
      <w:marRight w:val="0"/>
      <w:marTop w:val="0"/>
      <w:marBottom w:val="0"/>
      <w:divBdr>
        <w:top w:val="none" w:sz="0" w:space="0" w:color="auto"/>
        <w:left w:val="none" w:sz="0" w:space="0" w:color="auto"/>
        <w:bottom w:val="none" w:sz="0" w:space="0" w:color="auto"/>
        <w:right w:val="none" w:sz="0" w:space="0" w:color="auto"/>
      </w:divBdr>
    </w:div>
    <w:div w:id="429665242">
      <w:bodyDiv w:val="1"/>
      <w:marLeft w:val="0"/>
      <w:marRight w:val="0"/>
      <w:marTop w:val="0"/>
      <w:marBottom w:val="0"/>
      <w:divBdr>
        <w:top w:val="none" w:sz="0" w:space="0" w:color="auto"/>
        <w:left w:val="none" w:sz="0" w:space="0" w:color="auto"/>
        <w:bottom w:val="none" w:sz="0" w:space="0" w:color="auto"/>
        <w:right w:val="none" w:sz="0" w:space="0" w:color="auto"/>
      </w:divBdr>
      <w:divsChild>
        <w:div w:id="632102433">
          <w:marLeft w:val="547"/>
          <w:marRight w:val="0"/>
          <w:marTop w:val="154"/>
          <w:marBottom w:val="0"/>
          <w:divBdr>
            <w:top w:val="none" w:sz="0" w:space="0" w:color="auto"/>
            <w:left w:val="none" w:sz="0" w:space="0" w:color="auto"/>
            <w:bottom w:val="none" w:sz="0" w:space="0" w:color="auto"/>
            <w:right w:val="none" w:sz="0" w:space="0" w:color="auto"/>
          </w:divBdr>
        </w:div>
        <w:div w:id="1308243779">
          <w:marLeft w:val="547"/>
          <w:marRight w:val="0"/>
          <w:marTop w:val="154"/>
          <w:marBottom w:val="0"/>
          <w:divBdr>
            <w:top w:val="none" w:sz="0" w:space="0" w:color="auto"/>
            <w:left w:val="none" w:sz="0" w:space="0" w:color="auto"/>
            <w:bottom w:val="none" w:sz="0" w:space="0" w:color="auto"/>
            <w:right w:val="none" w:sz="0" w:space="0" w:color="auto"/>
          </w:divBdr>
        </w:div>
      </w:divsChild>
    </w:div>
    <w:div w:id="430013851">
      <w:bodyDiv w:val="1"/>
      <w:marLeft w:val="0"/>
      <w:marRight w:val="0"/>
      <w:marTop w:val="0"/>
      <w:marBottom w:val="0"/>
      <w:divBdr>
        <w:top w:val="none" w:sz="0" w:space="0" w:color="auto"/>
        <w:left w:val="none" w:sz="0" w:space="0" w:color="auto"/>
        <w:bottom w:val="none" w:sz="0" w:space="0" w:color="auto"/>
        <w:right w:val="none" w:sz="0" w:space="0" w:color="auto"/>
      </w:divBdr>
    </w:div>
    <w:div w:id="430318576">
      <w:bodyDiv w:val="1"/>
      <w:marLeft w:val="0"/>
      <w:marRight w:val="0"/>
      <w:marTop w:val="0"/>
      <w:marBottom w:val="0"/>
      <w:divBdr>
        <w:top w:val="none" w:sz="0" w:space="0" w:color="auto"/>
        <w:left w:val="none" w:sz="0" w:space="0" w:color="auto"/>
        <w:bottom w:val="none" w:sz="0" w:space="0" w:color="auto"/>
        <w:right w:val="none" w:sz="0" w:space="0" w:color="auto"/>
      </w:divBdr>
      <w:divsChild>
        <w:div w:id="1923636975">
          <w:marLeft w:val="547"/>
          <w:marRight w:val="0"/>
          <w:marTop w:val="154"/>
          <w:marBottom w:val="0"/>
          <w:divBdr>
            <w:top w:val="none" w:sz="0" w:space="0" w:color="auto"/>
            <w:left w:val="none" w:sz="0" w:space="0" w:color="auto"/>
            <w:bottom w:val="none" w:sz="0" w:space="0" w:color="auto"/>
            <w:right w:val="none" w:sz="0" w:space="0" w:color="auto"/>
          </w:divBdr>
        </w:div>
      </w:divsChild>
    </w:div>
    <w:div w:id="430324054">
      <w:bodyDiv w:val="1"/>
      <w:marLeft w:val="0"/>
      <w:marRight w:val="0"/>
      <w:marTop w:val="0"/>
      <w:marBottom w:val="0"/>
      <w:divBdr>
        <w:top w:val="none" w:sz="0" w:space="0" w:color="auto"/>
        <w:left w:val="none" w:sz="0" w:space="0" w:color="auto"/>
        <w:bottom w:val="none" w:sz="0" w:space="0" w:color="auto"/>
        <w:right w:val="none" w:sz="0" w:space="0" w:color="auto"/>
      </w:divBdr>
      <w:divsChild>
        <w:div w:id="70352606">
          <w:marLeft w:val="1166"/>
          <w:marRight w:val="0"/>
          <w:marTop w:val="134"/>
          <w:marBottom w:val="0"/>
          <w:divBdr>
            <w:top w:val="none" w:sz="0" w:space="0" w:color="auto"/>
            <w:left w:val="none" w:sz="0" w:space="0" w:color="auto"/>
            <w:bottom w:val="none" w:sz="0" w:space="0" w:color="auto"/>
            <w:right w:val="none" w:sz="0" w:space="0" w:color="auto"/>
          </w:divBdr>
        </w:div>
        <w:div w:id="653602808">
          <w:marLeft w:val="1800"/>
          <w:marRight w:val="0"/>
          <w:marTop w:val="115"/>
          <w:marBottom w:val="0"/>
          <w:divBdr>
            <w:top w:val="none" w:sz="0" w:space="0" w:color="auto"/>
            <w:left w:val="none" w:sz="0" w:space="0" w:color="auto"/>
            <w:bottom w:val="none" w:sz="0" w:space="0" w:color="auto"/>
            <w:right w:val="none" w:sz="0" w:space="0" w:color="auto"/>
          </w:divBdr>
        </w:div>
        <w:div w:id="983311149">
          <w:marLeft w:val="547"/>
          <w:marRight w:val="0"/>
          <w:marTop w:val="154"/>
          <w:marBottom w:val="0"/>
          <w:divBdr>
            <w:top w:val="none" w:sz="0" w:space="0" w:color="auto"/>
            <w:left w:val="none" w:sz="0" w:space="0" w:color="auto"/>
            <w:bottom w:val="none" w:sz="0" w:space="0" w:color="auto"/>
            <w:right w:val="none" w:sz="0" w:space="0" w:color="auto"/>
          </w:divBdr>
        </w:div>
        <w:div w:id="990062061">
          <w:marLeft w:val="1800"/>
          <w:marRight w:val="0"/>
          <w:marTop w:val="115"/>
          <w:marBottom w:val="0"/>
          <w:divBdr>
            <w:top w:val="none" w:sz="0" w:space="0" w:color="auto"/>
            <w:left w:val="none" w:sz="0" w:space="0" w:color="auto"/>
            <w:bottom w:val="none" w:sz="0" w:space="0" w:color="auto"/>
            <w:right w:val="none" w:sz="0" w:space="0" w:color="auto"/>
          </w:divBdr>
        </w:div>
        <w:div w:id="1061438221">
          <w:marLeft w:val="1166"/>
          <w:marRight w:val="0"/>
          <w:marTop w:val="134"/>
          <w:marBottom w:val="0"/>
          <w:divBdr>
            <w:top w:val="none" w:sz="0" w:space="0" w:color="auto"/>
            <w:left w:val="none" w:sz="0" w:space="0" w:color="auto"/>
            <w:bottom w:val="none" w:sz="0" w:space="0" w:color="auto"/>
            <w:right w:val="none" w:sz="0" w:space="0" w:color="auto"/>
          </w:divBdr>
        </w:div>
      </w:divsChild>
    </w:div>
    <w:div w:id="431509291">
      <w:bodyDiv w:val="1"/>
      <w:marLeft w:val="0"/>
      <w:marRight w:val="0"/>
      <w:marTop w:val="0"/>
      <w:marBottom w:val="0"/>
      <w:divBdr>
        <w:top w:val="none" w:sz="0" w:space="0" w:color="auto"/>
        <w:left w:val="none" w:sz="0" w:space="0" w:color="auto"/>
        <w:bottom w:val="none" w:sz="0" w:space="0" w:color="auto"/>
        <w:right w:val="none" w:sz="0" w:space="0" w:color="auto"/>
      </w:divBdr>
    </w:div>
    <w:div w:id="432631414">
      <w:bodyDiv w:val="1"/>
      <w:marLeft w:val="0"/>
      <w:marRight w:val="0"/>
      <w:marTop w:val="0"/>
      <w:marBottom w:val="0"/>
      <w:divBdr>
        <w:top w:val="none" w:sz="0" w:space="0" w:color="auto"/>
        <w:left w:val="none" w:sz="0" w:space="0" w:color="auto"/>
        <w:bottom w:val="none" w:sz="0" w:space="0" w:color="auto"/>
        <w:right w:val="none" w:sz="0" w:space="0" w:color="auto"/>
      </w:divBdr>
      <w:divsChild>
        <w:div w:id="385494597">
          <w:marLeft w:val="1166"/>
          <w:marRight w:val="0"/>
          <w:marTop w:val="96"/>
          <w:marBottom w:val="0"/>
          <w:divBdr>
            <w:top w:val="none" w:sz="0" w:space="0" w:color="auto"/>
            <w:left w:val="none" w:sz="0" w:space="0" w:color="auto"/>
            <w:bottom w:val="none" w:sz="0" w:space="0" w:color="auto"/>
            <w:right w:val="none" w:sz="0" w:space="0" w:color="auto"/>
          </w:divBdr>
        </w:div>
        <w:div w:id="461070974">
          <w:marLeft w:val="1166"/>
          <w:marRight w:val="0"/>
          <w:marTop w:val="96"/>
          <w:marBottom w:val="0"/>
          <w:divBdr>
            <w:top w:val="none" w:sz="0" w:space="0" w:color="auto"/>
            <w:left w:val="none" w:sz="0" w:space="0" w:color="auto"/>
            <w:bottom w:val="none" w:sz="0" w:space="0" w:color="auto"/>
            <w:right w:val="none" w:sz="0" w:space="0" w:color="auto"/>
          </w:divBdr>
        </w:div>
        <w:div w:id="592209165">
          <w:marLeft w:val="547"/>
          <w:marRight w:val="0"/>
          <w:marTop w:val="115"/>
          <w:marBottom w:val="0"/>
          <w:divBdr>
            <w:top w:val="none" w:sz="0" w:space="0" w:color="auto"/>
            <w:left w:val="none" w:sz="0" w:space="0" w:color="auto"/>
            <w:bottom w:val="none" w:sz="0" w:space="0" w:color="auto"/>
            <w:right w:val="none" w:sz="0" w:space="0" w:color="auto"/>
          </w:divBdr>
        </w:div>
        <w:div w:id="1447381897">
          <w:marLeft w:val="1800"/>
          <w:marRight w:val="0"/>
          <w:marTop w:val="96"/>
          <w:marBottom w:val="0"/>
          <w:divBdr>
            <w:top w:val="none" w:sz="0" w:space="0" w:color="auto"/>
            <w:left w:val="none" w:sz="0" w:space="0" w:color="auto"/>
            <w:bottom w:val="none" w:sz="0" w:space="0" w:color="auto"/>
            <w:right w:val="none" w:sz="0" w:space="0" w:color="auto"/>
          </w:divBdr>
        </w:div>
        <w:div w:id="1515076743">
          <w:marLeft w:val="1166"/>
          <w:marRight w:val="0"/>
          <w:marTop w:val="96"/>
          <w:marBottom w:val="0"/>
          <w:divBdr>
            <w:top w:val="none" w:sz="0" w:space="0" w:color="auto"/>
            <w:left w:val="none" w:sz="0" w:space="0" w:color="auto"/>
            <w:bottom w:val="none" w:sz="0" w:space="0" w:color="auto"/>
            <w:right w:val="none" w:sz="0" w:space="0" w:color="auto"/>
          </w:divBdr>
        </w:div>
        <w:div w:id="1987969047">
          <w:marLeft w:val="1166"/>
          <w:marRight w:val="0"/>
          <w:marTop w:val="96"/>
          <w:marBottom w:val="0"/>
          <w:divBdr>
            <w:top w:val="none" w:sz="0" w:space="0" w:color="auto"/>
            <w:left w:val="none" w:sz="0" w:space="0" w:color="auto"/>
            <w:bottom w:val="none" w:sz="0" w:space="0" w:color="auto"/>
            <w:right w:val="none" w:sz="0" w:space="0" w:color="auto"/>
          </w:divBdr>
        </w:div>
      </w:divsChild>
    </w:div>
    <w:div w:id="432675230">
      <w:bodyDiv w:val="1"/>
      <w:marLeft w:val="0"/>
      <w:marRight w:val="0"/>
      <w:marTop w:val="0"/>
      <w:marBottom w:val="0"/>
      <w:divBdr>
        <w:top w:val="none" w:sz="0" w:space="0" w:color="auto"/>
        <w:left w:val="none" w:sz="0" w:space="0" w:color="auto"/>
        <w:bottom w:val="none" w:sz="0" w:space="0" w:color="auto"/>
        <w:right w:val="none" w:sz="0" w:space="0" w:color="auto"/>
      </w:divBdr>
    </w:div>
    <w:div w:id="432896121">
      <w:bodyDiv w:val="1"/>
      <w:marLeft w:val="0"/>
      <w:marRight w:val="0"/>
      <w:marTop w:val="0"/>
      <w:marBottom w:val="0"/>
      <w:divBdr>
        <w:top w:val="none" w:sz="0" w:space="0" w:color="auto"/>
        <w:left w:val="none" w:sz="0" w:space="0" w:color="auto"/>
        <w:bottom w:val="none" w:sz="0" w:space="0" w:color="auto"/>
        <w:right w:val="none" w:sz="0" w:space="0" w:color="auto"/>
      </w:divBdr>
      <w:divsChild>
        <w:div w:id="588661615">
          <w:marLeft w:val="1166"/>
          <w:marRight w:val="0"/>
          <w:marTop w:val="134"/>
          <w:marBottom w:val="0"/>
          <w:divBdr>
            <w:top w:val="none" w:sz="0" w:space="0" w:color="auto"/>
            <w:left w:val="none" w:sz="0" w:space="0" w:color="auto"/>
            <w:bottom w:val="none" w:sz="0" w:space="0" w:color="auto"/>
            <w:right w:val="none" w:sz="0" w:space="0" w:color="auto"/>
          </w:divBdr>
        </w:div>
        <w:div w:id="1056123007">
          <w:marLeft w:val="547"/>
          <w:marRight w:val="0"/>
          <w:marTop w:val="154"/>
          <w:marBottom w:val="0"/>
          <w:divBdr>
            <w:top w:val="none" w:sz="0" w:space="0" w:color="auto"/>
            <w:left w:val="none" w:sz="0" w:space="0" w:color="auto"/>
            <w:bottom w:val="none" w:sz="0" w:space="0" w:color="auto"/>
            <w:right w:val="none" w:sz="0" w:space="0" w:color="auto"/>
          </w:divBdr>
        </w:div>
        <w:div w:id="1300569525">
          <w:marLeft w:val="1166"/>
          <w:marRight w:val="0"/>
          <w:marTop w:val="134"/>
          <w:marBottom w:val="0"/>
          <w:divBdr>
            <w:top w:val="none" w:sz="0" w:space="0" w:color="auto"/>
            <w:left w:val="none" w:sz="0" w:space="0" w:color="auto"/>
            <w:bottom w:val="none" w:sz="0" w:space="0" w:color="auto"/>
            <w:right w:val="none" w:sz="0" w:space="0" w:color="auto"/>
          </w:divBdr>
        </w:div>
        <w:div w:id="1599292485">
          <w:marLeft w:val="1166"/>
          <w:marRight w:val="0"/>
          <w:marTop w:val="134"/>
          <w:marBottom w:val="0"/>
          <w:divBdr>
            <w:top w:val="none" w:sz="0" w:space="0" w:color="auto"/>
            <w:left w:val="none" w:sz="0" w:space="0" w:color="auto"/>
            <w:bottom w:val="none" w:sz="0" w:space="0" w:color="auto"/>
            <w:right w:val="none" w:sz="0" w:space="0" w:color="auto"/>
          </w:divBdr>
        </w:div>
        <w:div w:id="2096630814">
          <w:marLeft w:val="1166"/>
          <w:marRight w:val="0"/>
          <w:marTop w:val="134"/>
          <w:marBottom w:val="0"/>
          <w:divBdr>
            <w:top w:val="none" w:sz="0" w:space="0" w:color="auto"/>
            <w:left w:val="none" w:sz="0" w:space="0" w:color="auto"/>
            <w:bottom w:val="none" w:sz="0" w:space="0" w:color="auto"/>
            <w:right w:val="none" w:sz="0" w:space="0" w:color="auto"/>
          </w:divBdr>
        </w:div>
        <w:div w:id="2144733010">
          <w:marLeft w:val="547"/>
          <w:marRight w:val="0"/>
          <w:marTop w:val="154"/>
          <w:marBottom w:val="0"/>
          <w:divBdr>
            <w:top w:val="none" w:sz="0" w:space="0" w:color="auto"/>
            <w:left w:val="none" w:sz="0" w:space="0" w:color="auto"/>
            <w:bottom w:val="none" w:sz="0" w:space="0" w:color="auto"/>
            <w:right w:val="none" w:sz="0" w:space="0" w:color="auto"/>
          </w:divBdr>
        </w:div>
      </w:divsChild>
    </w:div>
    <w:div w:id="433326528">
      <w:bodyDiv w:val="1"/>
      <w:marLeft w:val="0"/>
      <w:marRight w:val="0"/>
      <w:marTop w:val="0"/>
      <w:marBottom w:val="0"/>
      <w:divBdr>
        <w:top w:val="none" w:sz="0" w:space="0" w:color="auto"/>
        <w:left w:val="none" w:sz="0" w:space="0" w:color="auto"/>
        <w:bottom w:val="none" w:sz="0" w:space="0" w:color="auto"/>
        <w:right w:val="none" w:sz="0" w:space="0" w:color="auto"/>
      </w:divBdr>
    </w:div>
    <w:div w:id="433940289">
      <w:bodyDiv w:val="1"/>
      <w:marLeft w:val="0"/>
      <w:marRight w:val="0"/>
      <w:marTop w:val="0"/>
      <w:marBottom w:val="0"/>
      <w:divBdr>
        <w:top w:val="none" w:sz="0" w:space="0" w:color="auto"/>
        <w:left w:val="none" w:sz="0" w:space="0" w:color="auto"/>
        <w:bottom w:val="none" w:sz="0" w:space="0" w:color="auto"/>
        <w:right w:val="none" w:sz="0" w:space="0" w:color="auto"/>
      </w:divBdr>
    </w:div>
    <w:div w:id="435292591">
      <w:bodyDiv w:val="1"/>
      <w:marLeft w:val="0"/>
      <w:marRight w:val="0"/>
      <w:marTop w:val="0"/>
      <w:marBottom w:val="0"/>
      <w:divBdr>
        <w:top w:val="none" w:sz="0" w:space="0" w:color="auto"/>
        <w:left w:val="none" w:sz="0" w:space="0" w:color="auto"/>
        <w:bottom w:val="none" w:sz="0" w:space="0" w:color="auto"/>
        <w:right w:val="none" w:sz="0" w:space="0" w:color="auto"/>
      </w:divBdr>
    </w:div>
    <w:div w:id="435443417">
      <w:bodyDiv w:val="1"/>
      <w:marLeft w:val="0"/>
      <w:marRight w:val="0"/>
      <w:marTop w:val="0"/>
      <w:marBottom w:val="0"/>
      <w:divBdr>
        <w:top w:val="none" w:sz="0" w:space="0" w:color="auto"/>
        <w:left w:val="none" w:sz="0" w:space="0" w:color="auto"/>
        <w:bottom w:val="none" w:sz="0" w:space="0" w:color="auto"/>
        <w:right w:val="none" w:sz="0" w:space="0" w:color="auto"/>
      </w:divBdr>
    </w:div>
    <w:div w:id="436294163">
      <w:bodyDiv w:val="1"/>
      <w:marLeft w:val="0"/>
      <w:marRight w:val="0"/>
      <w:marTop w:val="0"/>
      <w:marBottom w:val="0"/>
      <w:divBdr>
        <w:top w:val="none" w:sz="0" w:space="0" w:color="auto"/>
        <w:left w:val="none" w:sz="0" w:space="0" w:color="auto"/>
        <w:bottom w:val="none" w:sz="0" w:space="0" w:color="auto"/>
        <w:right w:val="none" w:sz="0" w:space="0" w:color="auto"/>
      </w:divBdr>
    </w:div>
    <w:div w:id="436605568">
      <w:bodyDiv w:val="1"/>
      <w:marLeft w:val="0"/>
      <w:marRight w:val="0"/>
      <w:marTop w:val="0"/>
      <w:marBottom w:val="0"/>
      <w:divBdr>
        <w:top w:val="none" w:sz="0" w:space="0" w:color="auto"/>
        <w:left w:val="none" w:sz="0" w:space="0" w:color="auto"/>
        <w:bottom w:val="none" w:sz="0" w:space="0" w:color="auto"/>
        <w:right w:val="none" w:sz="0" w:space="0" w:color="auto"/>
      </w:divBdr>
    </w:div>
    <w:div w:id="437411508">
      <w:bodyDiv w:val="1"/>
      <w:marLeft w:val="0"/>
      <w:marRight w:val="0"/>
      <w:marTop w:val="0"/>
      <w:marBottom w:val="0"/>
      <w:divBdr>
        <w:top w:val="none" w:sz="0" w:space="0" w:color="auto"/>
        <w:left w:val="none" w:sz="0" w:space="0" w:color="auto"/>
        <w:bottom w:val="none" w:sz="0" w:space="0" w:color="auto"/>
        <w:right w:val="none" w:sz="0" w:space="0" w:color="auto"/>
      </w:divBdr>
    </w:div>
    <w:div w:id="437914871">
      <w:bodyDiv w:val="1"/>
      <w:marLeft w:val="0"/>
      <w:marRight w:val="0"/>
      <w:marTop w:val="0"/>
      <w:marBottom w:val="0"/>
      <w:divBdr>
        <w:top w:val="none" w:sz="0" w:space="0" w:color="auto"/>
        <w:left w:val="none" w:sz="0" w:space="0" w:color="auto"/>
        <w:bottom w:val="none" w:sz="0" w:space="0" w:color="auto"/>
        <w:right w:val="none" w:sz="0" w:space="0" w:color="auto"/>
      </w:divBdr>
    </w:div>
    <w:div w:id="438598502">
      <w:bodyDiv w:val="1"/>
      <w:marLeft w:val="0"/>
      <w:marRight w:val="0"/>
      <w:marTop w:val="0"/>
      <w:marBottom w:val="0"/>
      <w:divBdr>
        <w:top w:val="none" w:sz="0" w:space="0" w:color="auto"/>
        <w:left w:val="none" w:sz="0" w:space="0" w:color="auto"/>
        <w:bottom w:val="none" w:sz="0" w:space="0" w:color="auto"/>
        <w:right w:val="none" w:sz="0" w:space="0" w:color="auto"/>
      </w:divBdr>
      <w:divsChild>
        <w:div w:id="24060338">
          <w:marLeft w:val="274"/>
          <w:marRight w:val="0"/>
          <w:marTop w:val="115"/>
          <w:marBottom w:val="0"/>
          <w:divBdr>
            <w:top w:val="none" w:sz="0" w:space="0" w:color="auto"/>
            <w:left w:val="none" w:sz="0" w:space="0" w:color="auto"/>
            <w:bottom w:val="none" w:sz="0" w:space="0" w:color="auto"/>
            <w:right w:val="none" w:sz="0" w:space="0" w:color="auto"/>
          </w:divBdr>
        </w:div>
        <w:div w:id="568879021">
          <w:marLeft w:val="274"/>
          <w:marRight w:val="0"/>
          <w:marTop w:val="115"/>
          <w:marBottom w:val="0"/>
          <w:divBdr>
            <w:top w:val="none" w:sz="0" w:space="0" w:color="auto"/>
            <w:left w:val="none" w:sz="0" w:space="0" w:color="auto"/>
            <w:bottom w:val="none" w:sz="0" w:space="0" w:color="auto"/>
            <w:right w:val="none" w:sz="0" w:space="0" w:color="auto"/>
          </w:divBdr>
        </w:div>
        <w:div w:id="1277523001">
          <w:marLeft w:val="1411"/>
          <w:marRight w:val="0"/>
          <w:marTop w:val="96"/>
          <w:marBottom w:val="0"/>
          <w:divBdr>
            <w:top w:val="none" w:sz="0" w:space="0" w:color="auto"/>
            <w:left w:val="none" w:sz="0" w:space="0" w:color="auto"/>
            <w:bottom w:val="none" w:sz="0" w:space="0" w:color="auto"/>
            <w:right w:val="none" w:sz="0" w:space="0" w:color="auto"/>
          </w:divBdr>
        </w:div>
        <w:div w:id="1372538732">
          <w:marLeft w:val="835"/>
          <w:marRight w:val="0"/>
          <w:marTop w:val="96"/>
          <w:marBottom w:val="0"/>
          <w:divBdr>
            <w:top w:val="none" w:sz="0" w:space="0" w:color="auto"/>
            <w:left w:val="none" w:sz="0" w:space="0" w:color="auto"/>
            <w:bottom w:val="none" w:sz="0" w:space="0" w:color="auto"/>
            <w:right w:val="none" w:sz="0" w:space="0" w:color="auto"/>
          </w:divBdr>
        </w:div>
        <w:div w:id="1634673420">
          <w:marLeft w:val="1411"/>
          <w:marRight w:val="0"/>
          <w:marTop w:val="96"/>
          <w:marBottom w:val="0"/>
          <w:divBdr>
            <w:top w:val="none" w:sz="0" w:space="0" w:color="auto"/>
            <w:left w:val="none" w:sz="0" w:space="0" w:color="auto"/>
            <w:bottom w:val="none" w:sz="0" w:space="0" w:color="auto"/>
            <w:right w:val="none" w:sz="0" w:space="0" w:color="auto"/>
          </w:divBdr>
        </w:div>
        <w:div w:id="1992438860">
          <w:marLeft w:val="835"/>
          <w:marRight w:val="0"/>
          <w:marTop w:val="96"/>
          <w:marBottom w:val="0"/>
          <w:divBdr>
            <w:top w:val="none" w:sz="0" w:space="0" w:color="auto"/>
            <w:left w:val="none" w:sz="0" w:space="0" w:color="auto"/>
            <w:bottom w:val="none" w:sz="0" w:space="0" w:color="auto"/>
            <w:right w:val="none" w:sz="0" w:space="0" w:color="auto"/>
          </w:divBdr>
        </w:div>
      </w:divsChild>
    </w:div>
    <w:div w:id="439573702">
      <w:bodyDiv w:val="1"/>
      <w:marLeft w:val="0"/>
      <w:marRight w:val="0"/>
      <w:marTop w:val="0"/>
      <w:marBottom w:val="0"/>
      <w:divBdr>
        <w:top w:val="none" w:sz="0" w:space="0" w:color="auto"/>
        <w:left w:val="none" w:sz="0" w:space="0" w:color="auto"/>
        <w:bottom w:val="none" w:sz="0" w:space="0" w:color="auto"/>
        <w:right w:val="none" w:sz="0" w:space="0" w:color="auto"/>
      </w:divBdr>
    </w:div>
    <w:div w:id="439837460">
      <w:bodyDiv w:val="1"/>
      <w:marLeft w:val="0"/>
      <w:marRight w:val="0"/>
      <w:marTop w:val="0"/>
      <w:marBottom w:val="0"/>
      <w:divBdr>
        <w:top w:val="none" w:sz="0" w:space="0" w:color="auto"/>
        <w:left w:val="none" w:sz="0" w:space="0" w:color="auto"/>
        <w:bottom w:val="none" w:sz="0" w:space="0" w:color="auto"/>
        <w:right w:val="none" w:sz="0" w:space="0" w:color="auto"/>
      </w:divBdr>
    </w:div>
    <w:div w:id="440030290">
      <w:bodyDiv w:val="1"/>
      <w:marLeft w:val="0"/>
      <w:marRight w:val="0"/>
      <w:marTop w:val="0"/>
      <w:marBottom w:val="0"/>
      <w:divBdr>
        <w:top w:val="none" w:sz="0" w:space="0" w:color="auto"/>
        <w:left w:val="none" w:sz="0" w:space="0" w:color="auto"/>
        <w:bottom w:val="none" w:sz="0" w:space="0" w:color="auto"/>
        <w:right w:val="none" w:sz="0" w:space="0" w:color="auto"/>
      </w:divBdr>
    </w:div>
    <w:div w:id="440102051">
      <w:bodyDiv w:val="1"/>
      <w:marLeft w:val="0"/>
      <w:marRight w:val="0"/>
      <w:marTop w:val="0"/>
      <w:marBottom w:val="0"/>
      <w:divBdr>
        <w:top w:val="none" w:sz="0" w:space="0" w:color="auto"/>
        <w:left w:val="none" w:sz="0" w:space="0" w:color="auto"/>
        <w:bottom w:val="none" w:sz="0" w:space="0" w:color="auto"/>
        <w:right w:val="none" w:sz="0" w:space="0" w:color="auto"/>
      </w:divBdr>
    </w:div>
    <w:div w:id="440492092">
      <w:bodyDiv w:val="1"/>
      <w:marLeft w:val="0"/>
      <w:marRight w:val="0"/>
      <w:marTop w:val="0"/>
      <w:marBottom w:val="0"/>
      <w:divBdr>
        <w:top w:val="none" w:sz="0" w:space="0" w:color="auto"/>
        <w:left w:val="none" w:sz="0" w:space="0" w:color="auto"/>
        <w:bottom w:val="none" w:sz="0" w:space="0" w:color="auto"/>
        <w:right w:val="none" w:sz="0" w:space="0" w:color="auto"/>
      </w:divBdr>
      <w:divsChild>
        <w:div w:id="55711423">
          <w:marLeft w:val="1166"/>
          <w:marRight w:val="0"/>
          <w:marTop w:val="96"/>
          <w:marBottom w:val="0"/>
          <w:divBdr>
            <w:top w:val="none" w:sz="0" w:space="0" w:color="auto"/>
            <w:left w:val="none" w:sz="0" w:space="0" w:color="auto"/>
            <w:bottom w:val="none" w:sz="0" w:space="0" w:color="auto"/>
            <w:right w:val="none" w:sz="0" w:space="0" w:color="auto"/>
          </w:divBdr>
        </w:div>
        <w:div w:id="713118611">
          <w:marLeft w:val="1166"/>
          <w:marRight w:val="0"/>
          <w:marTop w:val="96"/>
          <w:marBottom w:val="0"/>
          <w:divBdr>
            <w:top w:val="none" w:sz="0" w:space="0" w:color="auto"/>
            <w:left w:val="none" w:sz="0" w:space="0" w:color="auto"/>
            <w:bottom w:val="none" w:sz="0" w:space="0" w:color="auto"/>
            <w:right w:val="none" w:sz="0" w:space="0" w:color="auto"/>
          </w:divBdr>
        </w:div>
        <w:div w:id="867714356">
          <w:marLeft w:val="1166"/>
          <w:marRight w:val="0"/>
          <w:marTop w:val="96"/>
          <w:marBottom w:val="0"/>
          <w:divBdr>
            <w:top w:val="none" w:sz="0" w:space="0" w:color="auto"/>
            <w:left w:val="none" w:sz="0" w:space="0" w:color="auto"/>
            <w:bottom w:val="none" w:sz="0" w:space="0" w:color="auto"/>
            <w:right w:val="none" w:sz="0" w:space="0" w:color="auto"/>
          </w:divBdr>
        </w:div>
        <w:div w:id="1916623957">
          <w:marLeft w:val="1166"/>
          <w:marRight w:val="0"/>
          <w:marTop w:val="96"/>
          <w:marBottom w:val="0"/>
          <w:divBdr>
            <w:top w:val="none" w:sz="0" w:space="0" w:color="auto"/>
            <w:left w:val="none" w:sz="0" w:space="0" w:color="auto"/>
            <w:bottom w:val="none" w:sz="0" w:space="0" w:color="auto"/>
            <w:right w:val="none" w:sz="0" w:space="0" w:color="auto"/>
          </w:divBdr>
        </w:div>
        <w:div w:id="2143383247">
          <w:marLeft w:val="1800"/>
          <w:marRight w:val="0"/>
          <w:marTop w:val="86"/>
          <w:marBottom w:val="0"/>
          <w:divBdr>
            <w:top w:val="none" w:sz="0" w:space="0" w:color="auto"/>
            <w:left w:val="none" w:sz="0" w:space="0" w:color="auto"/>
            <w:bottom w:val="none" w:sz="0" w:space="0" w:color="auto"/>
            <w:right w:val="none" w:sz="0" w:space="0" w:color="auto"/>
          </w:divBdr>
        </w:div>
      </w:divsChild>
    </w:div>
    <w:div w:id="441072779">
      <w:bodyDiv w:val="1"/>
      <w:marLeft w:val="0"/>
      <w:marRight w:val="0"/>
      <w:marTop w:val="0"/>
      <w:marBottom w:val="0"/>
      <w:divBdr>
        <w:top w:val="none" w:sz="0" w:space="0" w:color="auto"/>
        <w:left w:val="none" w:sz="0" w:space="0" w:color="auto"/>
        <w:bottom w:val="none" w:sz="0" w:space="0" w:color="auto"/>
        <w:right w:val="none" w:sz="0" w:space="0" w:color="auto"/>
      </w:divBdr>
    </w:div>
    <w:div w:id="441337425">
      <w:bodyDiv w:val="1"/>
      <w:marLeft w:val="0"/>
      <w:marRight w:val="0"/>
      <w:marTop w:val="0"/>
      <w:marBottom w:val="0"/>
      <w:divBdr>
        <w:top w:val="none" w:sz="0" w:space="0" w:color="auto"/>
        <w:left w:val="none" w:sz="0" w:space="0" w:color="auto"/>
        <w:bottom w:val="none" w:sz="0" w:space="0" w:color="auto"/>
        <w:right w:val="none" w:sz="0" w:space="0" w:color="auto"/>
      </w:divBdr>
      <w:divsChild>
        <w:div w:id="420444857">
          <w:marLeft w:val="1354"/>
          <w:marRight w:val="0"/>
          <w:marTop w:val="0"/>
          <w:marBottom w:val="134"/>
          <w:divBdr>
            <w:top w:val="none" w:sz="0" w:space="0" w:color="auto"/>
            <w:left w:val="none" w:sz="0" w:space="0" w:color="auto"/>
            <w:bottom w:val="none" w:sz="0" w:space="0" w:color="auto"/>
            <w:right w:val="none" w:sz="0" w:space="0" w:color="auto"/>
          </w:divBdr>
        </w:div>
        <w:div w:id="662122773">
          <w:marLeft w:val="1166"/>
          <w:marRight w:val="0"/>
          <w:marTop w:val="0"/>
          <w:marBottom w:val="154"/>
          <w:divBdr>
            <w:top w:val="none" w:sz="0" w:space="0" w:color="auto"/>
            <w:left w:val="none" w:sz="0" w:space="0" w:color="auto"/>
            <w:bottom w:val="none" w:sz="0" w:space="0" w:color="auto"/>
            <w:right w:val="none" w:sz="0" w:space="0" w:color="auto"/>
          </w:divBdr>
        </w:div>
        <w:div w:id="1295333575">
          <w:marLeft w:val="1166"/>
          <w:marRight w:val="0"/>
          <w:marTop w:val="0"/>
          <w:marBottom w:val="154"/>
          <w:divBdr>
            <w:top w:val="none" w:sz="0" w:space="0" w:color="auto"/>
            <w:left w:val="none" w:sz="0" w:space="0" w:color="auto"/>
            <w:bottom w:val="none" w:sz="0" w:space="0" w:color="auto"/>
            <w:right w:val="none" w:sz="0" w:space="0" w:color="auto"/>
          </w:divBdr>
        </w:div>
        <w:div w:id="1410155460">
          <w:marLeft w:val="1354"/>
          <w:marRight w:val="0"/>
          <w:marTop w:val="0"/>
          <w:marBottom w:val="134"/>
          <w:divBdr>
            <w:top w:val="none" w:sz="0" w:space="0" w:color="auto"/>
            <w:left w:val="none" w:sz="0" w:space="0" w:color="auto"/>
            <w:bottom w:val="none" w:sz="0" w:space="0" w:color="auto"/>
            <w:right w:val="none" w:sz="0" w:space="0" w:color="auto"/>
          </w:divBdr>
        </w:div>
        <w:div w:id="1541894667">
          <w:marLeft w:val="1354"/>
          <w:marRight w:val="0"/>
          <w:marTop w:val="0"/>
          <w:marBottom w:val="134"/>
          <w:divBdr>
            <w:top w:val="none" w:sz="0" w:space="0" w:color="auto"/>
            <w:left w:val="none" w:sz="0" w:space="0" w:color="auto"/>
            <w:bottom w:val="none" w:sz="0" w:space="0" w:color="auto"/>
            <w:right w:val="none" w:sz="0" w:space="0" w:color="auto"/>
          </w:divBdr>
        </w:div>
        <w:div w:id="2096314893">
          <w:marLeft w:val="1354"/>
          <w:marRight w:val="0"/>
          <w:marTop w:val="0"/>
          <w:marBottom w:val="134"/>
          <w:divBdr>
            <w:top w:val="none" w:sz="0" w:space="0" w:color="auto"/>
            <w:left w:val="none" w:sz="0" w:space="0" w:color="auto"/>
            <w:bottom w:val="none" w:sz="0" w:space="0" w:color="auto"/>
            <w:right w:val="none" w:sz="0" w:space="0" w:color="auto"/>
          </w:divBdr>
        </w:div>
      </w:divsChild>
    </w:div>
    <w:div w:id="443500316">
      <w:bodyDiv w:val="1"/>
      <w:marLeft w:val="0"/>
      <w:marRight w:val="0"/>
      <w:marTop w:val="0"/>
      <w:marBottom w:val="0"/>
      <w:divBdr>
        <w:top w:val="none" w:sz="0" w:space="0" w:color="auto"/>
        <w:left w:val="none" w:sz="0" w:space="0" w:color="auto"/>
        <w:bottom w:val="none" w:sz="0" w:space="0" w:color="auto"/>
        <w:right w:val="none" w:sz="0" w:space="0" w:color="auto"/>
      </w:divBdr>
    </w:div>
    <w:div w:id="443771009">
      <w:bodyDiv w:val="1"/>
      <w:marLeft w:val="0"/>
      <w:marRight w:val="0"/>
      <w:marTop w:val="0"/>
      <w:marBottom w:val="0"/>
      <w:divBdr>
        <w:top w:val="none" w:sz="0" w:space="0" w:color="auto"/>
        <w:left w:val="none" w:sz="0" w:space="0" w:color="auto"/>
        <w:bottom w:val="none" w:sz="0" w:space="0" w:color="auto"/>
        <w:right w:val="none" w:sz="0" w:space="0" w:color="auto"/>
      </w:divBdr>
    </w:div>
    <w:div w:id="444811028">
      <w:bodyDiv w:val="1"/>
      <w:marLeft w:val="0"/>
      <w:marRight w:val="0"/>
      <w:marTop w:val="0"/>
      <w:marBottom w:val="0"/>
      <w:divBdr>
        <w:top w:val="none" w:sz="0" w:space="0" w:color="auto"/>
        <w:left w:val="none" w:sz="0" w:space="0" w:color="auto"/>
        <w:bottom w:val="none" w:sz="0" w:space="0" w:color="auto"/>
        <w:right w:val="none" w:sz="0" w:space="0" w:color="auto"/>
      </w:divBdr>
    </w:div>
    <w:div w:id="445125955">
      <w:bodyDiv w:val="1"/>
      <w:marLeft w:val="0"/>
      <w:marRight w:val="0"/>
      <w:marTop w:val="0"/>
      <w:marBottom w:val="0"/>
      <w:divBdr>
        <w:top w:val="none" w:sz="0" w:space="0" w:color="auto"/>
        <w:left w:val="none" w:sz="0" w:space="0" w:color="auto"/>
        <w:bottom w:val="none" w:sz="0" w:space="0" w:color="auto"/>
        <w:right w:val="none" w:sz="0" w:space="0" w:color="auto"/>
      </w:divBdr>
      <w:divsChild>
        <w:div w:id="161629239">
          <w:marLeft w:val="1166"/>
          <w:marRight w:val="0"/>
          <w:marTop w:val="134"/>
          <w:marBottom w:val="0"/>
          <w:divBdr>
            <w:top w:val="none" w:sz="0" w:space="0" w:color="auto"/>
            <w:left w:val="none" w:sz="0" w:space="0" w:color="auto"/>
            <w:bottom w:val="none" w:sz="0" w:space="0" w:color="auto"/>
            <w:right w:val="none" w:sz="0" w:space="0" w:color="auto"/>
          </w:divBdr>
        </w:div>
        <w:div w:id="822894085">
          <w:marLeft w:val="547"/>
          <w:marRight w:val="0"/>
          <w:marTop w:val="154"/>
          <w:marBottom w:val="0"/>
          <w:divBdr>
            <w:top w:val="none" w:sz="0" w:space="0" w:color="auto"/>
            <w:left w:val="none" w:sz="0" w:space="0" w:color="auto"/>
            <w:bottom w:val="none" w:sz="0" w:space="0" w:color="auto"/>
            <w:right w:val="none" w:sz="0" w:space="0" w:color="auto"/>
          </w:divBdr>
        </w:div>
      </w:divsChild>
    </w:div>
    <w:div w:id="446394579">
      <w:bodyDiv w:val="1"/>
      <w:marLeft w:val="0"/>
      <w:marRight w:val="0"/>
      <w:marTop w:val="0"/>
      <w:marBottom w:val="0"/>
      <w:divBdr>
        <w:top w:val="none" w:sz="0" w:space="0" w:color="auto"/>
        <w:left w:val="none" w:sz="0" w:space="0" w:color="auto"/>
        <w:bottom w:val="none" w:sz="0" w:space="0" w:color="auto"/>
        <w:right w:val="none" w:sz="0" w:space="0" w:color="auto"/>
      </w:divBdr>
    </w:div>
    <w:div w:id="446629074">
      <w:bodyDiv w:val="1"/>
      <w:marLeft w:val="0"/>
      <w:marRight w:val="0"/>
      <w:marTop w:val="0"/>
      <w:marBottom w:val="0"/>
      <w:divBdr>
        <w:top w:val="none" w:sz="0" w:space="0" w:color="auto"/>
        <w:left w:val="none" w:sz="0" w:space="0" w:color="auto"/>
        <w:bottom w:val="none" w:sz="0" w:space="0" w:color="auto"/>
        <w:right w:val="none" w:sz="0" w:space="0" w:color="auto"/>
      </w:divBdr>
    </w:div>
    <w:div w:id="448820610">
      <w:bodyDiv w:val="1"/>
      <w:marLeft w:val="0"/>
      <w:marRight w:val="0"/>
      <w:marTop w:val="0"/>
      <w:marBottom w:val="0"/>
      <w:divBdr>
        <w:top w:val="none" w:sz="0" w:space="0" w:color="auto"/>
        <w:left w:val="none" w:sz="0" w:space="0" w:color="auto"/>
        <w:bottom w:val="none" w:sz="0" w:space="0" w:color="auto"/>
        <w:right w:val="none" w:sz="0" w:space="0" w:color="auto"/>
      </w:divBdr>
    </w:div>
    <w:div w:id="449393742">
      <w:bodyDiv w:val="1"/>
      <w:marLeft w:val="0"/>
      <w:marRight w:val="0"/>
      <w:marTop w:val="0"/>
      <w:marBottom w:val="0"/>
      <w:divBdr>
        <w:top w:val="none" w:sz="0" w:space="0" w:color="auto"/>
        <w:left w:val="none" w:sz="0" w:space="0" w:color="auto"/>
        <w:bottom w:val="none" w:sz="0" w:space="0" w:color="auto"/>
        <w:right w:val="none" w:sz="0" w:space="0" w:color="auto"/>
      </w:divBdr>
    </w:div>
    <w:div w:id="449469276">
      <w:bodyDiv w:val="1"/>
      <w:marLeft w:val="0"/>
      <w:marRight w:val="0"/>
      <w:marTop w:val="0"/>
      <w:marBottom w:val="0"/>
      <w:divBdr>
        <w:top w:val="none" w:sz="0" w:space="0" w:color="auto"/>
        <w:left w:val="none" w:sz="0" w:space="0" w:color="auto"/>
        <w:bottom w:val="none" w:sz="0" w:space="0" w:color="auto"/>
        <w:right w:val="none" w:sz="0" w:space="0" w:color="auto"/>
      </w:divBdr>
    </w:div>
    <w:div w:id="450128401">
      <w:bodyDiv w:val="1"/>
      <w:marLeft w:val="0"/>
      <w:marRight w:val="0"/>
      <w:marTop w:val="0"/>
      <w:marBottom w:val="0"/>
      <w:divBdr>
        <w:top w:val="none" w:sz="0" w:space="0" w:color="auto"/>
        <w:left w:val="none" w:sz="0" w:space="0" w:color="auto"/>
        <w:bottom w:val="none" w:sz="0" w:space="0" w:color="auto"/>
        <w:right w:val="none" w:sz="0" w:space="0" w:color="auto"/>
      </w:divBdr>
    </w:div>
    <w:div w:id="451942657">
      <w:bodyDiv w:val="1"/>
      <w:marLeft w:val="0"/>
      <w:marRight w:val="0"/>
      <w:marTop w:val="0"/>
      <w:marBottom w:val="0"/>
      <w:divBdr>
        <w:top w:val="none" w:sz="0" w:space="0" w:color="auto"/>
        <w:left w:val="none" w:sz="0" w:space="0" w:color="auto"/>
        <w:bottom w:val="none" w:sz="0" w:space="0" w:color="auto"/>
        <w:right w:val="none" w:sz="0" w:space="0" w:color="auto"/>
      </w:divBdr>
      <w:divsChild>
        <w:div w:id="86586512">
          <w:marLeft w:val="1166"/>
          <w:marRight w:val="0"/>
          <w:marTop w:val="115"/>
          <w:marBottom w:val="0"/>
          <w:divBdr>
            <w:top w:val="none" w:sz="0" w:space="0" w:color="auto"/>
            <w:left w:val="none" w:sz="0" w:space="0" w:color="auto"/>
            <w:bottom w:val="none" w:sz="0" w:space="0" w:color="auto"/>
            <w:right w:val="none" w:sz="0" w:space="0" w:color="auto"/>
          </w:divBdr>
        </w:div>
        <w:div w:id="595865318">
          <w:marLeft w:val="547"/>
          <w:marRight w:val="0"/>
          <w:marTop w:val="134"/>
          <w:marBottom w:val="0"/>
          <w:divBdr>
            <w:top w:val="none" w:sz="0" w:space="0" w:color="auto"/>
            <w:left w:val="none" w:sz="0" w:space="0" w:color="auto"/>
            <w:bottom w:val="none" w:sz="0" w:space="0" w:color="auto"/>
            <w:right w:val="none" w:sz="0" w:space="0" w:color="auto"/>
          </w:divBdr>
        </w:div>
        <w:div w:id="813984628">
          <w:marLeft w:val="1166"/>
          <w:marRight w:val="0"/>
          <w:marTop w:val="115"/>
          <w:marBottom w:val="0"/>
          <w:divBdr>
            <w:top w:val="none" w:sz="0" w:space="0" w:color="auto"/>
            <w:left w:val="none" w:sz="0" w:space="0" w:color="auto"/>
            <w:bottom w:val="none" w:sz="0" w:space="0" w:color="auto"/>
            <w:right w:val="none" w:sz="0" w:space="0" w:color="auto"/>
          </w:divBdr>
        </w:div>
        <w:div w:id="1040326160">
          <w:marLeft w:val="1166"/>
          <w:marRight w:val="0"/>
          <w:marTop w:val="115"/>
          <w:marBottom w:val="0"/>
          <w:divBdr>
            <w:top w:val="none" w:sz="0" w:space="0" w:color="auto"/>
            <w:left w:val="none" w:sz="0" w:space="0" w:color="auto"/>
            <w:bottom w:val="none" w:sz="0" w:space="0" w:color="auto"/>
            <w:right w:val="none" w:sz="0" w:space="0" w:color="auto"/>
          </w:divBdr>
        </w:div>
        <w:div w:id="1097679303">
          <w:marLeft w:val="1166"/>
          <w:marRight w:val="0"/>
          <w:marTop w:val="115"/>
          <w:marBottom w:val="0"/>
          <w:divBdr>
            <w:top w:val="none" w:sz="0" w:space="0" w:color="auto"/>
            <w:left w:val="none" w:sz="0" w:space="0" w:color="auto"/>
            <w:bottom w:val="none" w:sz="0" w:space="0" w:color="auto"/>
            <w:right w:val="none" w:sz="0" w:space="0" w:color="auto"/>
          </w:divBdr>
        </w:div>
        <w:div w:id="1117527570">
          <w:marLeft w:val="1166"/>
          <w:marRight w:val="0"/>
          <w:marTop w:val="115"/>
          <w:marBottom w:val="0"/>
          <w:divBdr>
            <w:top w:val="none" w:sz="0" w:space="0" w:color="auto"/>
            <w:left w:val="none" w:sz="0" w:space="0" w:color="auto"/>
            <w:bottom w:val="none" w:sz="0" w:space="0" w:color="auto"/>
            <w:right w:val="none" w:sz="0" w:space="0" w:color="auto"/>
          </w:divBdr>
        </w:div>
        <w:div w:id="2091190315">
          <w:marLeft w:val="1166"/>
          <w:marRight w:val="0"/>
          <w:marTop w:val="115"/>
          <w:marBottom w:val="0"/>
          <w:divBdr>
            <w:top w:val="none" w:sz="0" w:space="0" w:color="auto"/>
            <w:left w:val="none" w:sz="0" w:space="0" w:color="auto"/>
            <w:bottom w:val="none" w:sz="0" w:space="0" w:color="auto"/>
            <w:right w:val="none" w:sz="0" w:space="0" w:color="auto"/>
          </w:divBdr>
        </w:div>
      </w:divsChild>
    </w:div>
    <w:div w:id="453182821">
      <w:bodyDiv w:val="1"/>
      <w:marLeft w:val="0"/>
      <w:marRight w:val="0"/>
      <w:marTop w:val="0"/>
      <w:marBottom w:val="0"/>
      <w:divBdr>
        <w:top w:val="none" w:sz="0" w:space="0" w:color="auto"/>
        <w:left w:val="none" w:sz="0" w:space="0" w:color="auto"/>
        <w:bottom w:val="none" w:sz="0" w:space="0" w:color="auto"/>
        <w:right w:val="none" w:sz="0" w:space="0" w:color="auto"/>
      </w:divBdr>
    </w:div>
    <w:div w:id="453258645">
      <w:bodyDiv w:val="1"/>
      <w:marLeft w:val="0"/>
      <w:marRight w:val="0"/>
      <w:marTop w:val="0"/>
      <w:marBottom w:val="0"/>
      <w:divBdr>
        <w:top w:val="none" w:sz="0" w:space="0" w:color="auto"/>
        <w:left w:val="none" w:sz="0" w:space="0" w:color="auto"/>
        <w:bottom w:val="none" w:sz="0" w:space="0" w:color="auto"/>
        <w:right w:val="none" w:sz="0" w:space="0" w:color="auto"/>
      </w:divBdr>
    </w:div>
    <w:div w:id="453525337">
      <w:bodyDiv w:val="1"/>
      <w:marLeft w:val="0"/>
      <w:marRight w:val="0"/>
      <w:marTop w:val="0"/>
      <w:marBottom w:val="0"/>
      <w:divBdr>
        <w:top w:val="none" w:sz="0" w:space="0" w:color="auto"/>
        <w:left w:val="none" w:sz="0" w:space="0" w:color="auto"/>
        <w:bottom w:val="none" w:sz="0" w:space="0" w:color="auto"/>
        <w:right w:val="none" w:sz="0" w:space="0" w:color="auto"/>
      </w:divBdr>
    </w:div>
    <w:div w:id="455375704">
      <w:bodyDiv w:val="1"/>
      <w:marLeft w:val="0"/>
      <w:marRight w:val="0"/>
      <w:marTop w:val="0"/>
      <w:marBottom w:val="0"/>
      <w:divBdr>
        <w:top w:val="none" w:sz="0" w:space="0" w:color="auto"/>
        <w:left w:val="none" w:sz="0" w:space="0" w:color="auto"/>
        <w:bottom w:val="none" w:sz="0" w:space="0" w:color="auto"/>
        <w:right w:val="none" w:sz="0" w:space="0" w:color="auto"/>
      </w:divBdr>
      <w:divsChild>
        <w:div w:id="911157405">
          <w:marLeft w:val="547"/>
          <w:marRight w:val="0"/>
          <w:marTop w:val="154"/>
          <w:marBottom w:val="0"/>
          <w:divBdr>
            <w:top w:val="none" w:sz="0" w:space="0" w:color="auto"/>
            <w:left w:val="none" w:sz="0" w:space="0" w:color="auto"/>
            <w:bottom w:val="none" w:sz="0" w:space="0" w:color="auto"/>
            <w:right w:val="none" w:sz="0" w:space="0" w:color="auto"/>
          </w:divBdr>
        </w:div>
        <w:div w:id="915431772">
          <w:marLeft w:val="547"/>
          <w:marRight w:val="0"/>
          <w:marTop w:val="154"/>
          <w:marBottom w:val="0"/>
          <w:divBdr>
            <w:top w:val="none" w:sz="0" w:space="0" w:color="auto"/>
            <w:left w:val="none" w:sz="0" w:space="0" w:color="auto"/>
            <w:bottom w:val="none" w:sz="0" w:space="0" w:color="auto"/>
            <w:right w:val="none" w:sz="0" w:space="0" w:color="auto"/>
          </w:divBdr>
        </w:div>
        <w:div w:id="1219897233">
          <w:marLeft w:val="1166"/>
          <w:marRight w:val="0"/>
          <w:marTop w:val="134"/>
          <w:marBottom w:val="0"/>
          <w:divBdr>
            <w:top w:val="none" w:sz="0" w:space="0" w:color="auto"/>
            <w:left w:val="none" w:sz="0" w:space="0" w:color="auto"/>
            <w:bottom w:val="none" w:sz="0" w:space="0" w:color="auto"/>
            <w:right w:val="none" w:sz="0" w:space="0" w:color="auto"/>
          </w:divBdr>
        </w:div>
        <w:div w:id="1541363108">
          <w:marLeft w:val="1166"/>
          <w:marRight w:val="0"/>
          <w:marTop w:val="134"/>
          <w:marBottom w:val="0"/>
          <w:divBdr>
            <w:top w:val="none" w:sz="0" w:space="0" w:color="auto"/>
            <w:left w:val="none" w:sz="0" w:space="0" w:color="auto"/>
            <w:bottom w:val="none" w:sz="0" w:space="0" w:color="auto"/>
            <w:right w:val="none" w:sz="0" w:space="0" w:color="auto"/>
          </w:divBdr>
        </w:div>
      </w:divsChild>
    </w:div>
    <w:div w:id="455635893">
      <w:bodyDiv w:val="1"/>
      <w:marLeft w:val="0"/>
      <w:marRight w:val="0"/>
      <w:marTop w:val="0"/>
      <w:marBottom w:val="0"/>
      <w:divBdr>
        <w:top w:val="none" w:sz="0" w:space="0" w:color="auto"/>
        <w:left w:val="none" w:sz="0" w:space="0" w:color="auto"/>
        <w:bottom w:val="none" w:sz="0" w:space="0" w:color="auto"/>
        <w:right w:val="none" w:sz="0" w:space="0" w:color="auto"/>
      </w:divBdr>
    </w:div>
    <w:div w:id="455878999">
      <w:bodyDiv w:val="1"/>
      <w:marLeft w:val="0"/>
      <w:marRight w:val="0"/>
      <w:marTop w:val="0"/>
      <w:marBottom w:val="0"/>
      <w:divBdr>
        <w:top w:val="none" w:sz="0" w:space="0" w:color="auto"/>
        <w:left w:val="none" w:sz="0" w:space="0" w:color="auto"/>
        <w:bottom w:val="none" w:sz="0" w:space="0" w:color="auto"/>
        <w:right w:val="none" w:sz="0" w:space="0" w:color="auto"/>
      </w:divBdr>
    </w:div>
    <w:div w:id="456333671">
      <w:bodyDiv w:val="1"/>
      <w:marLeft w:val="0"/>
      <w:marRight w:val="0"/>
      <w:marTop w:val="0"/>
      <w:marBottom w:val="0"/>
      <w:divBdr>
        <w:top w:val="none" w:sz="0" w:space="0" w:color="auto"/>
        <w:left w:val="none" w:sz="0" w:space="0" w:color="auto"/>
        <w:bottom w:val="none" w:sz="0" w:space="0" w:color="auto"/>
        <w:right w:val="none" w:sz="0" w:space="0" w:color="auto"/>
      </w:divBdr>
    </w:div>
    <w:div w:id="456337818">
      <w:bodyDiv w:val="1"/>
      <w:marLeft w:val="0"/>
      <w:marRight w:val="0"/>
      <w:marTop w:val="0"/>
      <w:marBottom w:val="0"/>
      <w:divBdr>
        <w:top w:val="none" w:sz="0" w:space="0" w:color="auto"/>
        <w:left w:val="none" w:sz="0" w:space="0" w:color="auto"/>
        <w:bottom w:val="none" w:sz="0" w:space="0" w:color="auto"/>
        <w:right w:val="none" w:sz="0" w:space="0" w:color="auto"/>
      </w:divBdr>
    </w:div>
    <w:div w:id="456996588">
      <w:bodyDiv w:val="1"/>
      <w:marLeft w:val="0"/>
      <w:marRight w:val="0"/>
      <w:marTop w:val="0"/>
      <w:marBottom w:val="0"/>
      <w:divBdr>
        <w:top w:val="none" w:sz="0" w:space="0" w:color="auto"/>
        <w:left w:val="none" w:sz="0" w:space="0" w:color="auto"/>
        <w:bottom w:val="none" w:sz="0" w:space="0" w:color="auto"/>
        <w:right w:val="none" w:sz="0" w:space="0" w:color="auto"/>
      </w:divBdr>
    </w:div>
    <w:div w:id="458687841">
      <w:bodyDiv w:val="1"/>
      <w:marLeft w:val="0"/>
      <w:marRight w:val="0"/>
      <w:marTop w:val="0"/>
      <w:marBottom w:val="0"/>
      <w:divBdr>
        <w:top w:val="none" w:sz="0" w:space="0" w:color="auto"/>
        <w:left w:val="none" w:sz="0" w:space="0" w:color="auto"/>
        <w:bottom w:val="none" w:sz="0" w:space="0" w:color="auto"/>
        <w:right w:val="none" w:sz="0" w:space="0" w:color="auto"/>
      </w:divBdr>
    </w:div>
    <w:div w:id="459299093">
      <w:bodyDiv w:val="1"/>
      <w:marLeft w:val="0"/>
      <w:marRight w:val="0"/>
      <w:marTop w:val="0"/>
      <w:marBottom w:val="0"/>
      <w:divBdr>
        <w:top w:val="none" w:sz="0" w:space="0" w:color="auto"/>
        <w:left w:val="none" w:sz="0" w:space="0" w:color="auto"/>
        <w:bottom w:val="none" w:sz="0" w:space="0" w:color="auto"/>
        <w:right w:val="none" w:sz="0" w:space="0" w:color="auto"/>
      </w:divBdr>
      <w:divsChild>
        <w:div w:id="1004208756">
          <w:marLeft w:val="1166"/>
          <w:marRight w:val="0"/>
          <w:marTop w:val="134"/>
          <w:marBottom w:val="0"/>
          <w:divBdr>
            <w:top w:val="none" w:sz="0" w:space="0" w:color="auto"/>
            <w:left w:val="none" w:sz="0" w:space="0" w:color="auto"/>
            <w:bottom w:val="none" w:sz="0" w:space="0" w:color="auto"/>
            <w:right w:val="none" w:sz="0" w:space="0" w:color="auto"/>
          </w:divBdr>
        </w:div>
        <w:div w:id="1788965555">
          <w:marLeft w:val="547"/>
          <w:marRight w:val="0"/>
          <w:marTop w:val="154"/>
          <w:marBottom w:val="0"/>
          <w:divBdr>
            <w:top w:val="none" w:sz="0" w:space="0" w:color="auto"/>
            <w:left w:val="none" w:sz="0" w:space="0" w:color="auto"/>
            <w:bottom w:val="none" w:sz="0" w:space="0" w:color="auto"/>
            <w:right w:val="none" w:sz="0" w:space="0" w:color="auto"/>
          </w:divBdr>
        </w:div>
      </w:divsChild>
    </w:div>
    <w:div w:id="459417552">
      <w:bodyDiv w:val="1"/>
      <w:marLeft w:val="0"/>
      <w:marRight w:val="0"/>
      <w:marTop w:val="0"/>
      <w:marBottom w:val="0"/>
      <w:divBdr>
        <w:top w:val="none" w:sz="0" w:space="0" w:color="auto"/>
        <w:left w:val="none" w:sz="0" w:space="0" w:color="auto"/>
        <w:bottom w:val="none" w:sz="0" w:space="0" w:color="auto"/>
        <w:right w:val="none" w:sz="0" w:space="0" w:color="auto"/>
      </w:divBdr>
      <w:divsChild>
        <w:div w:id="662585964">
          <w:marLeft w:val="1166"/>
          <w:marRight w:val="0"/>
          <w:marTop w:val="134"/>
          <w:marBottom w:val="0"/>
          <w:divBdr>
            <w:top w:val="none" w:sz="0" w:space="0" w:color="auto"/>
            <w:left w:val="none" w:sz="0" w:space="0" w:color="auto"/>
            <w:bottom w:val="none" w:sz="0" w:space="0" w:color="auto"/>
            <w:right w:val="none" w:sz="0" w:space="0" w:color="auto"/>
          </w:divBdr>
        </w:div>
        <w:div w:id="991373518">
          <w:marLeft w:val="547"/>
          <w:marRight w:val="0"/>
          <w:marTop w:val="154"/>
          <w:marBottom w:val="0"/>
          <w:divBdr>
            <w:top w:val="none" w:sz="0" w:space="0" w:color="auto"/>
            <w:left w:val="none" w:sz="0" w:space="0" w:color="auto"/>
            <w:bottom w:val="none" w:sz="0" w:space="0" w:color="auto"/>
            <w:right w:val="none" w:sz="0" w:space="0" w:color="auto"/>
          </w:divBdr>
        </w:div>
        <w:div w:id="1008369130">
          <w:marLeft w:val="547"/>
          <w:marRight w:val="0"/>
          <w:marTop w:val="154"/>
          <w:marBottom w:val="0"/>
          <w:divBdr>
            <w:top w:val="none" w:sz="0" w:space="0" w:color="auto"/>
            <w:left w:val="none" w:sz="0" w:space="0" w:color="auto"/>
            <w:bottom w:val="none" w:sz="0" w:space="0" w:color="auto"/>
            <w:right w:val="none" w:sz="0" w:space="0" w:color="auto"/>
          </w:divBdr>
        </w:div>
        <w:div w:id="1413771186">
          <w:marLeft w:val="1166"/>
          <w:marRight w:val="0"/>
          <w:marTop w:val="134"/>
          <w:marBottom w:val="0"/>
          <w:divBdr>
            <w:top w:val="none" w:sz="0" w:space="0" w:color="auto"/>
            <w:left w:val="none" w:sz="0" w:space="0" w:color="auto"/>
            <w:bottom w:val="none" w:sz="0" w:space="0" w:color="auto"/>
            <w:right w:val="none" w:sz="0" w:space="0" w:color="auto"/>
          </w:divBdr>
        </w:div>
      </w:divsChild>
    </w:div>
    <w:div w:id="460653579">
      <w:bodyDiv w:val="1"/>
      <w:marLeft w:val="0"/>
      <w:marRight w:val="0"/>
      <w:marTop w:val="0"/>
      <w:marBottom w:val="0"/>
      <w:divBdr>
        <w:top w:val="none" w:sz="0" w:space="0" w:color="auto"/>
        <w:left w:val="none" w:sz="0" w:space="0" w:color="auto"/>
        <w:bottom w:val="none" w:sz="0" w:space="0" w:color="auto"/>
        <w:right w:val="none" w:sz="0" w:space="0" w:color="auto"/>
      </w:divBdr>
    </w:div>
    <w:div w:id="460850679">
      <w:bodyDiv w:val="1"/>
      <w:marLeft w:val="0"/>
      <w:marRight w:val="0"/>
      <w:marTop w:val="0"/>
      <w:marBottom w:val="0"/>
      <w:divBdr>
        <w:top w:val="none" w:sz="0" w:space="0" w:color="auto"/>
        <w:left w:val="none" w:sz="0" w:space="0" w:color="auto"/>
        <w:bottom w:val="none" w:sz="0" w:space="0" w:color="auto"/>
        <w:right w:val="none" w:sz="0" w:space="0" w:color="auto"/>
      </w:divBdr>
      <w:divsChild>
        <w:div w:id="435491842">
          <w:marLeft w:val="547"/>
          <w:marRight w:val="0"/>
          <w:marTop w:val="96"/>
          <w:marBottom w:val="0"/>
          <w:divBdr>
            <w:top w:val="none" w:sz="0" w:space="0" w:color="auto"/>
            <w:left w:val="none" w:sz="0" w:space="0" w:color="auto"/>
            <w:bottom w:val="none" w:sz="0" w:space="0" w:color="auto"/>
            <w:right w:val="none" w:sz="0" w:space="0" w:color="auto"/>
          </w:divBdr>
        </w:div>
        <w:div w:id="536160989">
          <w:marLeft w:val="1166"/>
          <w:marRight w:val="0"/>
          <w:marTop w:val="86"/>
          <w:marBottom w:val="0"/>
          <w:divBdr>
            <w:top w:val="none" w:sz="0" w:space="0" w:color="auto"/>
            <w:left w:val="none" w:sz="0" w:space="0" w:color="auto"/>
            <w:bottom w:val="none" w:sz="0" w:space="0" w:color="auto"/>
            <w:right w:val="none" w:sz="0" w:space="0" w:color="auto"/>
          </w:divBdr>
        </w:div>
        <w:div w:id="1627541023">
          <w:marLeft w:val="547"/>
          <w:marRight w:val="0"/>
          <w:marTop w:val="106"/>
          <w:marBottom w:val="0"/>
          <w:divBdr>
            <w:top w:val="none" w:sz="0" w:space="0" w:color="auto"/>
            <w:left w:val="none" w:sz="0" w:space="0" w:color="auto"/>
            <w:bottom w:val="none" w:sz="0" w:space="0" w:color="auto"/>
            <w:right w:val="none" w:sz="0" w:space="0" w:color="auto"/>
          </w:divBdr>
        </w:div>
        <w:div w:id="1824812449">
          <w:marLeft w:val="547"/>
          <w:marRight w:val="0"/>
          <w:marTop w:val="106"/>
          <w:marBottom w:val="0"/>
          <w:divBdr>
            <w:top w:val="none" w:sz="0" w:space="0" w:color="auto"/>
            <w:left w:val="none" w:sz="0" w:space="0" w:color="auto"/>
            <w:bottom w:val="none" w:sz="0" w:space="0" w:color="auto"/>
            <w:right w:val="none" w:sz="0" w:space="0" w:color="auto"/>
          </w:divBdr>
        </w:div>
        <w:div w:id="1976905164">
          <w:marLeft w:val="1166"/>
          <w:marRight w:val="0"/>
          <w:marTop w:val="86"/>
          <w:marBottom w:val="0"/>
          <w:divBdr>
            <w:top w:val="none" w:sz="0" w:space="0" w:color="auto"/>
            <w:left w:val="none" w:sz="0" w:space="0" w:color="auto"/>
            <w:bottom w:val="none" w:sz="0" w:space="0" w:color="auto"/>
            <w:right w:val="none" w:sz="0" w:space="0" w:color="auto"/>
          </w:divBdr>
        </w:div>
      </w:divsChild>
    </w:div>
    <w:div w:id="462115926">
      <w:bodyDiv w:val="1"/>
      <w:marLeft w:val="0"/>
      <w:marRight w:val="0"/>
      <w:marTop w:val="0"/>
      <w:marBottom w:val="0"/>
      <w:divBdr>
        <w:top w:val="none" w:sz="0" w:space="0" w:color="auto"/>
        <w:left w:val="none" w:sz="0" w:space="0" w:color="auto"/>
        <w:bottom w:val="none" w:sz="0" w:space="0" w:color="auto"/>
        <w:right w:val="none" w:sz="0" w:space="0" w:color="auto"/>
      </w:divBdr>
      <w:divsChild>
        <w:div w:id="3678521">
          <w:marLeft w:val="1800"/>
          <w:marRight w:val="0"/>
          <w:marTop w:val="115"/>
          <w:marBottom w:val="0"/>
          <w:divBdr>
            <w:top w:val="none" w:sz="0" w:space="0" w:color="auto"/>
            <w:left w:val="none" w:sz="0" w:space="0" w:color="auto"/>
            <w:bottom w:val="none" w:sz="0" w:space="0" w:color="auto"/>
            <w:right w:val="none" w:sz="0" w:space="0" w:color="auto"/>
          </w:divBdr>
        </w:div>
        <w:div w:id="535235691">
          <w:marLeft w:val="547"/>
          <w:marRight w:val="0"/>
          <w:marTop w:val="134"/>
          <w:marBottom w:val="0"/>
          <w:divBdr>
            <w:top w:val="none" w:sz="0" w:space="0" w:color="auto"/>
            <w:left w:val="none" w:sz="0" w:space="0" w:color="auto"/>
            <w:bottom w:val="none" w:sz="0" w:space="0" w:color="auto"/>
            <w:right w:val="none" w:sz="0" w:space="0" w:color="auto"/>
          </w:divBdr>
        </w:div>
        <w:div w:id="618952486">
          <w:marLeft w:val="547"/>
          <w:marRight w:val="0"/>
          <w:marTop w:val="134"/>
          <w:marBottom w:val="0"/>
          <w:divBdr>
            <w:top w:val="none" w:sz="0" w:space="0" w:color="auto"/>
            <w:left w:val="none" w:sz="0" w:space="0" w:color="auto"/>
            <w:bottom w:val="none" w:sz="0" w:space="0" w:color="auto"/>
            <w:right w:val="none" w:sz="0" w:space="0" w:color="auto"/>
          </w:divBdr>
        </w:div>
        <w:div w:id="818695473">
          <w:marLeft w:val="1800"/>
          <w:marRight w:val="0"/>
          <w:marTop w:val="115"/>
          <w:marBottom w:val="0"/>
          <w:divBdr>
            <w:top w:val="none" w:sz="0" w:space="0" w:color="auto"/>
            <w:left w:val="none" w:sz="0" w:space="0" w:color="auto"/>
            <w:bottom w:val="none" w:sz="0" w:space="0" w:color="auto"/>
            <w:right w:val="none" w:sz="0" w:space="0" w:color="auto"/>
          </w:divBdr>
        </w:div>
        <w:div w:id="830027363">
          <w:marLeft w:val="1800"/>
          <w:marRight w:val="0"/>
          <w:marTop w:val="115"/>
          <w:marBottom w:val="0"/>
          <w:divBdr>
            <w:top w:val="none" w:sz="0" w:space="0" w:color="auto"/>
            <w:left w:val="none" w:sz="0" w:space="0" w:color="auto"/>
            <w:bottom w:val="none" w:sz="0" w:space="0" w:color="auto"/>
            <w:right w:val="none" w:sz="0" w:space="0" w:color="auto"/>
          </w:divBdr>
        </w:div>
        <w:div w:id="923955300">
          <w:marLeft w:val="1166"/>
          <w:marRight w:val="0"/>
          <w:marTop w:val="115"/>
          <w:marBottom w:val="0"/>
          <w:divBdr>
            <w:top w:val="none" w:sz="0" w:space="0" w:color="auto"/>
            <w:left w:val="none" w:sz="0" w:space="0" w:color="auto"/>
            <w:bottom w:val="none" w:sz="0" w:space="0" w:color="auto"/>
            <w:right w:val="none" w:sz="0" w:space="0" w:color="auto"/>
          </w:divBdr>
        </w:div>
        <w:div w:id="1680614761">
          <w:marLeft w:val="1800"/>
          <w:marRight w:val="0"/>
          <w:marTop w:val="115"/>
          <w:marBottom w:val="0"/>
          <w:divBdr>
            <w:top w:val="none" w:sz="0" w:space="0" w:color="auto"/>
            <w:left w:val="none" w:sz="0" w:space="0" w:color="auto"/>
            <w:bottom w:val="none" w:sz="0" w:space="0" w:color="auto"/>
            <w:right w:val="none" w:sz="0" w:space="0" w:color="auto"/>
          </w:divBdr>
        </w:div>
        <w:div w:id="2028826395">
          <w:marLeft w:val="1800"/>
          <w:marRight w:val="0"/>
          <w:marTop w:val="115"/>
          <w:marBottom w:val="0"/>
          <w:divBdr>
            <w:top w:val="none" w:sz="0" w:space="0" w:color="auto"/>
            <w:left w:val="none" w:sz="0" w:space="0" w:color="auto"/>
            <w:bottom w:val="none" w:sz="0" w:space="0" w:color="auto"/>
            <w:right w:val="none" w:sz="0" w:space="0" w:color="auto"/>
          </w:divBdr>
        </w:div>
      </w:divsChild>
    </w:div>
    <w:div w:id="462769813">
      <w:bodyDiv w:val="1"/>
      <w:marLeft w:val="0"/>
      <w:marRight w:val="0"/>
      <w:marTop w:val="0"/>
      <w:marBottom w:val="0"/>
      <w:divBdr>
        <w:top w:val="none" w:sz="0" w:space="0" w:color="auto"/>
        <w:left w:val="none" w:sz="0" w:space="0" w:color="auto"/>
        <w:bottom w:val="none" w:sz="0" w:space="0" w:color="auto"/>
        <w:right w:val="none" w:sz="0" w:space="0" w:color="auto"/>
      </w:divBdr>
    </w:div>
    <w:div w:id="463428423">
      <w:bodyDiv w:val="1"/>
      <w:marLeft w:val="0"/>
      <w:marRight w:val="0"/>
      <w:marTop w:val="0"/>
      <w:marBottom w:val="0"/>
      <w:divBdr>
        <w:top w:val="none" w:sz="0" w:space="0" w:color="auto"/>
        <w:left w:val="none" w:sz="0" w:space="0" w:color="auto"/>
        <w:bottom w:val="none" w:sz="0" w:space="0" w:color="auto"/>
        <w:right w:val="none" w:sz="0" w:space="0" w:color="auto"/>
      </w:divBdr>
      <w:divsChild>
        <w:div w:id="24407021">
          <w:marLeft w:val="1800"/>
          <w:marRight w:val="0"/>
          <w:marTop w:val="106"/>
          <w:marBottom w:val="0"/>
          <w:divBdr>
            <w:top w:val="none" w:sz="0" w:space="0" w:color="auto"/>
            <w:left w:val="none" w:sz="0" w:space="0" w:color="auto"/>
            <w:bottom w:val="none" w:sz="0" w:space="0" w:color="auto"/>
            <w:right w:val="none" w:sz="0" w:space="0" w:color="auto"/>
          </w:divBdr>
        </w:div>
        <w:div w:id="240531095">
          <w:marLeft w:val="1166"/>
          <w:marRight w:val="0"/>
          <w:marTop w:val="125"/>
          <w:marBottom w:val="0"/>
          <w:divBdr>
            <w:top w:val="none" w:sz="0" w:space="0" w:color="auto"/>
            <w:left w:val="none" w:sz="0" w:space="0" w:color="auto"/>
            <w:bottom w:val="none" w:sz="0" w:space="0" w:color="auto"/>
            <w:right w:val="none" w:sz="0" w:space="0" w:color="auto"/>
          </w:divBdr>
        </w:div>
        <w:div w:id="472137813">
          <w:marLeft w:val="1166"/>
          <w:marRight w:val="0"/>
          <w:marTop w:val="125"/>
          <w:marBottom w:val="0"/>
          <w:divBdr>
            <w:top w:val="none" w:sz="0" w:space="0" w:color="auto"/>
            <w:left w:val="none" w:sz="0" w:space="0" w:color="auto"/>
            <w:bottom w:val="none" w:sz="0" w:space="0" w:color="auto"/>
            <w:right w:val="none" w:sz="0" w:space="0" w:color="auto"/>
          </w:divBdr>
        </w:div>
        <w:div w:id="1654220277">
          <w:marLeft w:val="547"/>
          <w:marRight w:val="0"/>
          <w:marTop w:val="144"/>
          <w:marBottom w:val="0"/>
          <w:divBdr>
            <w:top w:val="none" w:sz="0" w:space="0" w:color="auto"/>
            <w:left w:val="none" w:sz="0" w:space="0" w:color="auto"/>
            <w:bottom w:val="none" w:sz="0" w:space="0" w:color="auto"/>
            <w:right w:val="none" w:sz="0" w:space="0" w:color="auto"/>
          </w:divBdr>
        </w:div>
      </w:divsChild>
    </w:div>
    <w:div w:id="463816390">
      <w:bodyDiv w:val="1"/>
      <w:marLeft w:val="0"/>
      <w:marRight w:val="0"/>
      <w:marTop w:val="0"/>
      <w:marBottom w:val="0"/>
      <w:divBdr>
        <w:top w:val="none" w:sz="0" w:space="0" w:color="auto"/>
        <w:left w:val="none" w:sz="0" w:space="0" w:color="auto"/>
        <w:bottom w:val="none" w:sz="0" w:space="0" w:color="auto"/>
        <w:right w:val="none" w:sz="0" w:space="0" w:color="auto"/>
      </w:divBdr>
    </w:div>
    <w:div w:id="464354026">
      <w:bodyDiv w:val="1"/>
      <w:marLeft w:val="0"/>
      <w:marRight w:val="0"/>
      <w:marTop w:val="0"/>
      <w:marBottom w:val="0"/>
      <w:divBdr>
        <w:top w:val="none" w:sz="0" w:space="0" w:color="auto"/>
        <w:left w:val="none" w:sz="0" w:space="0" w:color="auto"/>
        <w:bottom w:val="none" w:sz="0" w:space="0" w:color="auto"/>
        <w:right w:val="none" w:sz="0" w:space="0" w:color="auto"/>
      </w:divBdr>
    </w:div>
    <w:div w:id="464398409">
      <w:bodyDiv w:val="1"/>
      <w:marLeft w:val="0"/>
      <w:marRight w:val="0"/>
      <w:marTop w:val="0"/>
      <w:marBottom w:val="0"/>
      <w:divBdr>
        <w:top w:val="none" w:sz="0" w:space="0" w:color="auto"/>
        <w:left w:val="none" w:sz="0" w:space="0" w:color="auto"/>
        <w:bottom w:val="none" w:sz="0" w:space="0" w:color="auto"/>
        <w:right w:val="none" w:sz="0" w:space="0" w:color="auto"/>
      </w:divBdr>
      <w:divsChild>
        <w:div w:id="169833603">
          <w:marLeft w:val="1800"/>
          <w:marRight w:val="0"/>
          <w:marTop w:val="67"/>
          <w:marBottom w:val="0"/>
          <w:divBdr>
            <w:top w:val="none" w:sz="0" w:space="0" w:color="auto"/>
            <w:left w:val="none" w:sz="0" w:space="0" w:color="auto"/>
            <w:bottom w:val="none" w:sz="0" w:space="0" w:color="auto"/>
            <w:right w:val="none" w:sz="0" w:space="0" w:color="auto"/>
          </w:divBdr>
        </w:div>
        <w:div w:id="232549489">
          <w:marLeft w:val="1166"/>
          <w:marRight w:val="0"/>
          <w:marTop w:val="67"/>
          <w:marBottom w:val="0"/>
          <w:divBdr>
            <w:top w:val="none" w:sz="0" w:space="0" w:color="auto"/>
            <w:left w:val="none" w:sz="0" w:space="0" w:color="auto"/>
            <w:bottom w:val="none" w:sz="0" w:space="0" w:color="auto"/>
            <w:right w:val="none" w:sz="0" w:space="0" w:color="auto"/>
          </w:divBdr>
        </w:div>
        <w:div w:id="263459094">
          <w:marLeft w:val="1166"/>
          <w:marRight w:val="0"/>
          <w:marTop w:val="67"/>
          <w:marBottom w:val="0"/>
          <w:divBdr>
            <w:top w:val="none" w:sz="0" w:space="0" w:color="auto"/>
            <w:left w:val="none" w:sz="0" w:space="0" w:color="auto"/>
            <w:bottom w:val="none" w:sz="0" w:space="0" w:color="auto"/>
            <w:right w:val="none" w:sz="0" w:space="0" w:color="auto"/>
          </w:divBdr>
        </w:div>
        <w:div w:id="790628902">
          <w:marLeft w:val="1800"/>
          <w:marRight w:val="0"/>
          <w:marTop w:val="58"/>
          <w:marBottom w:val="0"/>
          <w:divBdr>
            <w:top w:val="none" w:sz="0" w:space="0" w:color="auto"/>
            <w:left w:val="none" w:sz="0" w:space="0" w:color="auto"/>
            <w:bottom w:val="none" w:sz="0" w:space="0" w:color="auto"/>
            <w:right w:val="none" w:sz="0" w:space="0" w:color="auto"/>
          </w:divBdr>
        </w:div>
        <w:div w:id="806240658">
          <w:marLeft w:val="1166"/>
          <w:marRight w:val="0"/>
          <w:marTop w:val="67"/>
          <w:marBottom w:val="0"/>
          <w:divBdr>
            <w:top w:val="none" w:sz="0" w:space="0" w:color="auto"/>
            <w:left w:val="none" w:sz="0" w:space="0" w:color="auto"/>
            <w:bottom w:val="none" w:sz="0" w:space="0" w:color="auto"/>
            <w:right w:val="none" w:sz="0" w:space="0" w:color="auto"/>
          </w:divBdr>
        </w:div>
        <w:div w:id="858158729">
          <w:marLeft w:val="547"/>
          <w:marRight w:val="0"/>
          <w:marTop w:val="86"/>
          <w:marBottom w:val="0"/>
          <w:divBdr>
            <w:top w:val="none" w:sz="0" w:space="0" w:color="auto"/>
            <w:left w:val="none" w:sz="0" w:space="0" w:color="auto"/>
            <w:bottom w:val="none" w:sz="0" w:space="0" w:color="auto"/>
            <w:right w:val="none" w:sz="0" w:space="0" w:color="auto"/>
          </w:divBdr>
        </w:div>
        <w:div w:id="908030934">
          <w:marLeft w:val="1800"/>
          <w:marRight w:val="0"/>
          <w:marTop w:val="67"/>
          <w:marBottom w:val="0"/>
          <w:divBdr>
            <w:top w:val="none" w:sz="0" w:space="0" w:color="auto"/>
            <w:left w:val="none" w:sz="0" w:space="0" w:color="auto"/>
            <w:bottom w:val="none" w:sz="0" w:space="0" w:color="auto"/>
            <w:right w:val="none" w:sz="0" w:space="0" w:color="auto"/>
          </w:divBdr>
        </w:div>
        <w:div w:id="949970797">
          <w:marLeft w:val="1800"/>
          <w:marRight w:val="0"/>
          <w:marTop w:val="58"/>
          <w:marBottom w:val="0"/>
          <w:divBdr>
            <w:top w:val="none" w:sz="0" w:space="0" w:color="auto"/>
            <w:left w:val="none" w:sz="0" w:space="0" w:color="auto"/>
            <w:bottom w:val="none" w:sz="0" w:space="0" w:color="auto"/>
            <w:right w:val="none" w:sz="0" w:space="0" w:color="auto"/>
          </w:divBdr>
        </w:div>
        <w:div w:id="982781640">
          <w:marLeft w:val="1166"/>
          <w:marRight w:val="0"/>
          <w:marTop w:val="67"/>
          <w:marBottom w:val="0"/>
          <w:divBdr>
            <w:top w:val="none" w:sz="0" w:space="0" w:color="auto"/>
            <w:left w:val="none" w:sz="0" w:space="0" w:color="auto"/>
            <w:bottom w:val="none" w:sz="0" w:space="0" w:color="auto"/>
            <w:right w:val="none" w:sz="0" w:space="0" w:color="auto"/>
          </w:divBdr>
        </w:div>
        <w:div w:id="1013068849">
          <w:marLeft w:val="1166"/>
          <w:marRight w:val="0"/>
          <w:marTop w:val="67"/>
          <w:marBottom w:val="0"/>
          <w:divBdr>
            <w:top w:val="none" w:sz="0" w:space="0" w:color="auto"/>
            <w:left w:val="none" w:sz="0" w:space="0" w:color="auto"/>
            <w:bottom w:val="none" w:sz="0" w:space="0" w:color="auto"/>
            <w:right w:val="none" w:sz="0" w:space="0" w:color="auto"/>
          </w:divBdr>
        </w:div>
        <w:div w:id="1328098936">
          <w:marLeft w:val="1166"/>
          <w:marRight w:val="0"/>
          <w:marTop w:val="67"/>
          <w:marBottom w:val="0"/>
          <w:divBdr>
            <w:top w:val="none" w:sz="0" w:space="0" w:color="auto"/>
            <w:left w:val="none" w:sz="0" w:space="0" w:color="auto"/>
            <w:bottom w:val="none" w:sz="0" w:space="0" w:color="auto"/>
            <w:right w:val="none" w:sz="0" w:space="0" w:color="auto"/>
          </w:divBdr>
        </w:div>
        <w:div w:id="1428309333">
          <w:marLeft w:val="1800"/>
          <w:marRight w:val="0"/>
          <w:marTop w:val="67"/>
          <w:marBottom w:val="0"/>
          <w:divBdr>
            <w:top w:val="none" w:sz="0" w:space="0" w:color="auto"/>
            <w:left w:val="none" w:sz="0" w:space="0" w:color="auto"/>
            <w:bottom w:val="none" w:sz="0" w:space="0" w:color="auto"/>
            <w:right w:val="none" w:sz="0" w:space="0" w:color="auto"/>
          </w:divBdr>
        </w:div>
        <w:div w:id="1480078704">
          <w:marLeft w:val="1166"/>
          <w:marRight w:val="0"/>
          <w:marTop w:val="67"/>
          <w:marBottom w:val="0"/>
          <w:divBdr>
            <w:top w:val="none" w:sz="0" w:space="0" w:color="auto"/>
            <w:left w:val="none" w:sz="0" w:space="0" w:color="auto"/>
            <w:bottom w:val="none" w:sz="0" w:space="0" w:color="auto"/>
            <w:right w:val="none" w:sz="0" w:space="0" w:color="auto"/>
          </w:divBdr>
        </w:div>
        <w:div w:id="1629319864">
          <w:marLeft w:val="547"/>
          <w:marRight w:val="0"/>
          <w:marTop w:val="86"/>
          <w:marBottom w:val="0"/>
          <w:divBdr>
            <w:top w:val="none" w:sz="0" w:space="0" w:color="auto"/>
            <w:left w:val="none" w:sz="0" w:space="0" w:color="auto"/>
            <w:bottom w:val="none" w:sz="0" w:space="0" w:color="auto"/>
            <w:right w:val="none" w:sz="0" w:space="0" w:color="auto"/>
          </w:divBdr>
        </w:div>
        <w:div w:id="1659307014">
          <w:marLeft w:val="1800"/>
          <w:marRight w:val="0"/>
          <w:marTop w:val="67"/>
          <w:marBottom w:val="0"/>
          <w:divBdr>
            <w:top w:val="none" w:sz="0" w:space="0" w:color="auto"/>
            <w:left w:val="none" w:sz="0" w:space="0" w:color="auto"/>
            <w:bottom w:val="none" w:sz="0" w:space="0" w:color="auto"/>
            <w:right w:val="none" w:sz="0" w:space="0" w:color="auto"/>
          </w:divBdr>
        </w:div>
        <w:div w:id="1726563843">
          <w:marLeft w:val="1800"/>
          <w:marRight w:val="0"/>
          <w:marTop w:val="67"/>
          <w:marBottom w:val="0"/>
          <w:divBdr>
            <w:top w:val="none" w:sz="0" w:space="0" w:color="auto"/>
            <w:left w:val="none" w:sz="0" w:space="0" w:color="auto"/>
            <w:bottom w:val="none" w:sz="0" w:space="0" w:color="auto"/>
            <w:right w:val="none" w:sz="0" w:space="0" w:color="auto"/>
          </w:divBdr>
        </w:div>
        <w:div w:id="2080050501">
          <w:marLeft w:val="1800"/>
          <w:marRight w:val="0"/>
          <w:marTop w:val="58"/>
          <w:marBottom w:val="0"/>
          <w:divBdr>
            <w:top w:val="none" w:sz="0" w:space="0" w:color="auto"/>
            <w:left w:val="none" w:sz="0" w:space="0" w:color="auto"/>
            <w:bottom w:val="none" w:sz="0" w:space="0" w:color="auto"/>
            <w:right w:val="none" w:sz="0" w:space="0" w:color="auto"/>
          </w:divBdr>
        </w:div>
      </w:divsChild>
    </w:div>
    <w:div w:id="467091282">
      <w:bodyDiv w:val="1"/>
      <w:marLeft w:val="0"/>
      <w:marRight w:val="0"/>
      <w:marTop w:val="0"/>
      <w:marBottom w:val="0"/>
      <w:divBdr>
        <w:top w:val="none" w:sz="0" w:space="0" w:color="auto"/>
        <w:left w:val="none" w:sz="0" w:space="0" w:color="auto"/>
        <w:bottom w:val="none" w:sz="0" w:space="0" w:color="auto"/>
        <w:right w:val="none" w:sz="0" w:space="0" w:color="auto"/>
      </w:divBdr>
      <w:divsChild>
        <w:div w:id="1468426114">
          <w:marLeft w:val="547"/>
          <w:marRight w:val="0"/>
          <w:marTop w:val="154"/>
          <w:marBottom w:val="0"/>
          <w:divBdr>
            <w:top w:val="none" w:sz="0" w:space="0" w:color="auto"/>
            <w:left w:val="none" w:sz="0" w:space="0" w:color="auto"/>
            <w:bottom w:val="none" w:sz="0" w:space="0" w:color="auto"/>
            <w:right w:val="none" w:sz="0" w:space="0" w:color="auto"/>
          </w:divBdr>
        </w:div>
      </w:divsChild>
    </w:div>
    <w:div w:id="469636271">
      <w:bodyDiv w:val="1"/>
      <w:marLeft w:val="0"/>
      <w:marRight w:val="0"/>
      <w:marTop w:val="0"/>
      <w:marBottom w:val="0"/>
      <w:divBdr>
        <w:top w:val="none" w:sz="0" w:space="0" w:color="auto"/>
        <w:left w:val="none" w:sz="0" w:space="0" w:color="auto"/>
        <w:bottom w:val="none" w:sz="0" w:space="0" w:color="auto"/>
        <w:right w:val="none" w:sz="0" w:space="0" w:color="auto"/>
      </w:divBdr>
    </w:div>
    <w:div w:id="470754305">
      <w:bodyDiv w:val="1"/>
      <w:marLeft w:val="0"/>
      <w:marRight w:val="0"/>
      <w:marTop w:val="0"/>
      <w:marBottom w:val="0"/>
      <w:divBdr>
        <w:top w:val="none" w:sz="0" w:space="0" w:color="auto"/>
        <w:left w:val="none" w:sz="0" w:space="0" w:color="auto"/>
        <w:bottom w:val="none" w:sz="0" w:space="0" w:color="auto"/>
        <w:right w:val="none" w:sz="0" w:space="0" w:color="auto"/>
      </w:divBdr>
    </w:div>
    <w:div w:id="472063327">
      <w:bodyDiv w:val="1"/>
      <w:marLeft w:val="0"/>
      <w:marRight w:val="0"/>
      <w:marTop w:val="0"/>
      <w:marBottom w:val="0"/>
      <w:divBdr>
        <w:top w:val="none" w:sz="0" w:space="0" w:color="auto"/>
        <w:left w:val="none" w:sz="0" w:space="0" w:color="auto"/>
        <w:bottom w:val="none" w:sz="0" w:space="0" w:color="auto"/>
        <w:right w:val="none" w:sz="0" w:space="0" w:color="auto"/>
      </w:divBdr>
      <w:divsChild>
        <w:div w:id="140316307">
          <w:marLeft w:val="547"/>
          <w:marRight w:val="0"/>
          <w:marTop w:val="115"/>
          <w:marBottom w:val="0"/>
          <w:divBdr>
            <w:top w:val="none" w:sz="0" w:space="0" w:color="auto"/>
            <w:left w:val="none" w:sz="0" w:space="0" w:color="auto"/>
            <w:bottom w:val="none" w:sz="0" w:space="0" w:color="auto"/>
            <w:right w:val="none" w:sz="0" w:space="0" w:color="auto"/>
          </w:divBdr>
        </w:div>
        <w:div w:id="528640258">
          <w:marLeft w:val="547"/>
          <w:marRight w:val="0"/>
          <w:marTop w:val="115"/>
          <w:marBottom w:val="0"/>
          <w:divBdr>
            <w:top w:val="none" w:sz="0" w:space="0" w:color="auto"/>
            <w:left w:val="none" w:sz="0" w:space="0" w:color="auto"/>
            <w:bottom w:val="none" w:sz="0" w:space="0" w:color="auto"/>
            <w:right w:val="none" w:sz="0" w:space="0" w:color="auto"/>
          </w:divBdr>
        </w:div>
        <w:div w:id="1011570618">
          <w:marLeft w:val="1166"/>
          <w:marRight w:val="0"/>
          <w:marTop w:val="96"/>
          <w:marBottom w:val="0"/>
          <w:divBdr>
            <w:top w:val="none" w:sz="0" w:space="0" w:color="auto"/>
            <w:left w:val="none" w:sz="0" w:space="0" w:color="auto"/>
            <w:bottom w:val="none" w:sz="0" w:space="0" w:color="auto"/>
            <w:right w:val="none" w:sz="0" w:space="0" w:color="auto"/>
          </w:divBdr>
        </w:div>
        <w:div w:id="1388411694">
          <w:marLeft w:val="547"/>
          <w:marRight w:val="0"/>
          <w:marTop w:val="115"/>
          <w:marBottom w:val="0"/>
          <w:divBdr>
            <w:top w:val="none" w:sz="0" w:space="0" w:color="auto"/>
            <w:left w:val="none" w:sz="0" w:space="0" w:color="auto"/>
            <w:bottom w:val="none" w:sz="0" w:space="0" w:color="auto"/>
            <w:right w:val="none" w:sz="0" w:space="0" w:color="auto"/>
          </w:divBdr>
        </w:div>
        <w:div w:id="1920600782">
          <w:marLeft w:val="1166"/>
          <w:marRight w:val="0"/>
          <w:marTop w:val="96"/>
          <w:marBottom w:val="0"/>
          <w:divBdr>
            <w:top w:val="none" w:sz="0" w:space="0" w:color="auto"/>
            <w:left w:val="none" w:sz="0" w:space="0" w:color="auto"/>
            <w:bottom w:val="none" w:sz="0" w:space="0" w:color="auto"/>
            <w:right w:val="none" w:sz="0" w:space="0" w:color="auto"/>
          </w:divBdr>
        </w:div>
      </w:divsChild>
    </w:div>
    <w:div w:id="472141649">
      <w:bodyDiv w:val="1"/>
      <w:marLeft w:val="0"/>
      <w:marRight w:val="0"/>
      <w:marTop w:val="0"/>
      <w:marBottom w:val="0"/>
      <w:divBdr>
        <w:top w:val="none" w:sz="0" w:space="0" w:color="auto"/>
        <w:left w:val="none" w:sz="0" w:space="0" w:color="auto"/>
        <w:bottom w:val="none" w:sz="0" w:space="0" w:color="auto"/>
        <w:right w:val="none" w:sz="0" w:space="0" w:color="auto"/>
      </w:divBdr>
    </w:div>
    <w:div w:id="473723618">
      <w:bodyDiv w:val="1"/>
      <w:marLeft w:val="0"/>
      <w:marRight w:val="0"/>
      <w:marTop w:val="0"/>
      <w:marBottom w:val="0"/>
      <w:divBdr>
        <w:top w:val="none" w:sz="0" w:space="0" w:color="auto"/>
        <w:left w:val="none" w:sz="0" w:space="0" w:color="auto"/>
        <w:bottom w:val="none" w:sz="0" w:space="0" w:color="auto"/>
        <w:right w:val="none" w:sz="0" w:space="0" w:color="auto"/>
      </w:divBdr>
      <w:divsChild>
        <w:div w:id="455175905">
          <w:marLeft w:val="1166"/>
          <w:marRight w:val="0"/>
          <w:marTop w:val="125"/>
          <w:marBottom w:val="0"/>
          <w:divBdr>
            <w:top w:val="none" w:sz="0" w:space="0" w:color="auto"/>
            <w:left w:val="none" w:sz="0" w:space="0" w:color="auto"/>
            <w:bottom w:val="none" w:sz="0" w:space="0" w:color="auto"/>
            <w:right w:val="none" w:sz="0" w:space="0" w:color="auto"/>
          </w:divBdr>
        </w:div>
        <w:div w:id="521627762">
          <w:marLeft w:val="547"/>
          <w:marRight w:val="0"/>
          <w:marTop w:val="144"/>
          <w:marBottom w:val="0"/>
          <w:divBdr>
            <w:top w:val="none" w:sz="0" w:space="0" w:color="auto"/>
            <w:left w:val="none" w:sz="0" w:space="0" w:color="auto"/>
            <w:bottom w:val="none" w:sz="0" w:space="0" w:color="auto"/>
            <w:right w:val="none" w:sz="0" w:space="0" w:color="auto"/>
          </w:divBdr>
        </w:div>
        <w:div w:id="855266754">
          <w:marLeft w:val="1166"/>
          <w:marRight w:val="0"/>
          <w:marTop w:val="125"/>
          <w:marBottom w:val="0"/>
          <w:divBdr>
            <w:top w:val="none" w:sz="0" w:space="0" w:color="auto"/>
            <w:left w:val="none" w:sz="0" w:space="0" w:color="auto"/>
            <w:bottom w:val="none" w:sz="0" w:space="0" w:color="auto"/>
            <w:right w:val="none" w:sz="0" w:space="0" w:color="auto"/>
          </w:divBdr>
        </w:div>
        <w:div w:id="1038971672">
          <w:marLeft w:val="1166"/>
          <w:marRight w:val="0"/>
          <w:marTop w:val="125"/>
          <w:marBottom w:val="0"/>
          <w:divBdr>
            <w:top w:val="none" w:sz="0" w:space="0" w:color="auto"/>
            <w:left w:val="none" w:sz="0" w:space="0" w:color="auto"/>
            <w:bottom w:val="none" w:sz="0" w:space="0" w:color="auto"/>
            <w:right w:val="none" w:sz="0" w:space="0" w:color="auto"/>
          </w:divBdr>
        </w:div>
        <w:div w:id="1191726543">
          <w:marLeft w:val="1800"/>
          <w:marRight w:val="0"/>
          <w:marTop w:val="106"/>
          <w:marBottom w:val="0"/>
          <w:divBdr>
            <w:top w:val="none" w:sz="0" w:space="0" w:color="auto"/>
            <w:left w:val="none" w:sz="0" w:space="0" w:color="auto"/>
            <w:bottom w:val="none" w:sz="0" w:space="0" w:color="auto"/>
            <w:right w:val="none" w:sz="0" w:space="0" w:color="auto"/>
          </w:divBdr>
        </w:div>
        <w:div w:id="2062358636">
          <w:marLeft w:val="1800"/>
          <w:marRight w:val="0"/>
          <w:marTop w:val="106"/>
          <w:marBottom w:val="0"/>
          <w:divBdr>
            <w:top w:val="none" w:sz="0" w:space="0" w:color="auto"/>
            <w:left w:val="none" w:sz="0" w:space="0" w:color="auto"/>
            <w:bottom w:val="none" w:sz="0" w:space="0" w:color="auto"/>
            <w:right w:val="none" w:sz="0" w:space="0" w:color="auto"/>
          </w:divBdr>
        </w:div>
      </w:divsChild>
    </w:div>
    <w:div w:id="474378986">
      <w:bodyDiv w:val="1"/>
      <w:marLeft w:val="0"/>
      <w:marRight w:val="0"/>
      <w:marTop w:val="0"/>
      <w:marBottom w:val="0"/>
      <w:divBdr>
        <w:top w:val="none" w:sz="0" w:space="0" w:color="auto"/>
        <w:left w:val="none" w:sz="0" w:space="0" w:color="auto"/>
        <w:bottom w:val="none" w:sz="0" w:space="0" w:color="auto"/>
        <w:right w:val="none" w:sz="0" w:space="0" w:color="auto"/>
      </w:divBdr>
    </w:div>
    <w:div w:id="474487594">
      <w:bodyDiv w:val="1"/>
      <w:marLeft w:val="0"/>
      <w:marRight w:val="0"/>
      <w:marTop w:val="0"/>
      <w:marBottom w:val="0"/>
      <w:divBdr>
        <w:top w:val="none" w:sz="0" w:space="0" w:color="auto"/>
        <w:left w:val="none" w:sz="0" w:space="0" w:color="auto"/>
        <w:bottom w:val="none" w:sz="0" w:space="0" w:color="auto"/>
        <w:right w:val="none" w:sz="0" w:space="0" w:color="auto"/>
      </w:divBdr>
      <w:divsChild>
        <w:div w:id="1235622688">
          <w:marLeft w:val="1166"/>
          <w:marRight w:val="0"/>
          <w:marTop w:val="134"/>
          <w:marBottom w:val="0"/>
          <w:divBdr>
            <w:top w:val="none" w:sz="0" w:space="0" w:color="auto"/>
            <w:left w:val="none" w:sz="0" w:space="0" w:color="auto"/>
            <w:bottom w:val="none" w:sz="0" w:space="0" w:color="auto"/>
            <w:right w:val="none" w:sz="0" w:space="0" w:color="auto"/>
          </w:divBdr>
        </w:div>
        <w:div w:id="1410888601">
          <w:marLeft w:val="1166"/>
          <w:marRight w:val="0"/>
          <w:marTop w:val="134"/>
          <w:marBottom w:val="0"/>
          <w:divBdr>
            <w:top w:val="none" w:sz="0" w:space="0" w:color="auto"/>
            <w:left w:val="none" w:sz="0" w:space="0" w:color="auto"/>
            <w:bottom w:val="none" w:sz="0" w:space="0" w:color="auto"/>
            <w:right w:val="none" w:sz="0" w:space="0" w:color="auto"/>
          </w:divBdr>
        </w:div>
        <w:div w:id="2018073042">
          <w:marLeft w:val="547"/>
          <w:marRight w:val="0"/>
          <w:marTop w:val="134"/>
          <w:marBottom w:val="0"/>
          <w:divBdr>
            <w:top w:val="none" w:sz="0" w:space="0" w:color="auto"/>
            <w:left w:val="none" w:sz="0" w:space="0" w:color="auto"/>
            <w:bottom w:val="none" w:sz="0" w:space="0" w:color="auto"/>
            <w:right w:val="none" w:sz="0" w:space="0" w:color="auto"/>
          </w:divBdr>
        </w:div>
      </w:divsChild>
    </w:div>
    <w:div w:id="475491782">
      <w:bodyDiv w:val="1"/>
      <w:marLeft w:val="0"/>
      <w:marRight w:val="0"/>
      <w:marTop w:val="0"/>
      <w:marBottom w:val="0"/>
      <w:divBdr>
        <w:top w:val="none" w:sz="0" w:space="0" w:color="auto"/>
        <w:left w:val="none" w:sz="0" w:space="0" w:color="auto"/>
        <w:bottom w:val="none" w:sz="0" w:space="0" w:color="auto"/>
        <w:right w:val="none" w:sz="0" w:space="0" w:color="auto"/>
      </w:divBdr>
    </w:div>
    <w:div w:id="475875002">
      <w:bodyDiv w:val="1"/>
      <w:marLeft w:val="0"/>
      <w:marRight w:val="0"/>
      <w:marTop w:val="0"/>
      <w:marBottom w:val="0"/>
      <w:divBdr>
        <w:top w:val="none" w:sz="0" w:space="0" w:color="auto"/>
        <w:left w:val="none" w:sz="0" w:space="0" w:color="auto"/>
        <w:bottom w:val="none" w:sz="0" w:space="0" w:color="auto"/>
        <w:right w:val="none" w:sz="0" w:space="0" w:color="auto"/>
      </w:divBdr>
    </w:div>
    <w:div w:id="476802007">
      <w:bodyDiv w:val="1"/>
      <w:marLeft w:val="0"/>
      <w:marRight w:val="0"/>
      <w:marTop w:val="0"/>
      <w:marBottom w:val="0"/>
      <w:divBdr>
        <w:top w:val="none" w:sz="0" w:space="0" w:color="auto"/>
        <w:left w:val="none" w:sz="0" w:space="0" w:color="auto"/>
        <w:bottom w:val="none" w:sz="0" w:space="0" w:color="auto"/>
        <w:right w:val="none" w:sz="0" w:space="0" w:color="auto"/>
      </w:divBdr>
    </w:div>
    <w:div w:id="477461462">
      <w:bodyDiv w:val="1"/>
      <w:marLeft w:val="0"/>
      <w:marRight w:val="0"/>
      <w:marTop w:val="0"/>
      <w:marBottom w:val="0"/>
      <w:divBdr>
        <w:top w:val="none" w:sz="0" w:space="0" w:color="auto"/>
        <w:left w:val="none" w:sz="0" w:space="0" w:color="auto"/>
        <w:bottom w:val="none" w:sz="0" w:space="0" w:color="auto"/>
        <w:right w:val="none" w:sz="0" w:space="0" w:color="auto"/>
      </w:divBdr>
      <w:divsChild>
        <w:div w:id="783579728">
          <w:marLeft w:val="1166"/>
          <w:marRight w:val="0"/>
          <w:marTop w:val="134"/>
          <w:marBottom w:val="0"/>
          <w:divBdr>
            <w:top w:val="none" w:sz="0" w:space="0" w:color="auto"/>
            <w:left w:val="none" w:sz="0" w:space="0" w:color="auto"/>
            <w:bottom w:val="none" w:sz="0" w:space="0" w:color="auto"/>
            <w:right w:val="none" w:sz="0" w:space="0" w:color="auto"/>
          </w:divBdr>
        </w:div>
        <w:div w:id="904099379">
          <w:marLeft w:val="547"/>
          <w:marRight w:val="0"/>
          <w:marTop w:val="154"/>
          <w:marBottom w:val="0"/>
          <w:divBdr>
            <w:top w:val="none" w:sz="0" w:space="0" w:color="auto"/>
            <w:left w:val="none" w:sz="0" w:space="0" w:color="auto"/>
            <w:bottom w:val="none" w:sz="0" w:space="0" w:color="auto"/>
            <w:right w:val="none" w:sz="0" w:space="0" w:color="auto"/>
          </w:divBdr>
        </w:div>
        <w:div w:id="1208837825">
          <w:marLeft w:val="1800"/>
          <w:marRight w:val="0"/>
          <w:marTop w:val="115"/>
          <w:marBottom w:val="0"/>
          <w:divBdr>
            <w:top w:val="none" w:sz="0" w:space="0" w:color="auto"/>
            <w:left w:val="none" w:sz="0" w:space="0" w:color="auto"/>
            <w:bottom w:val="none" w:sz="0" w:space="0" w:color="auto"/>
            <w:right w:val="none" w:sz="0" w:space="0" w:color="auto"/>
          </w:divBdr>
        </w:div>
      </w:divsChild>
    </w:div>
    <w:div w:id="477957733">
      <w:bodyDiv w:val="1"/>
      <w:marLeft w:val="0"/>
      <w:marRight w:val="0"/>
      <w:marTop w:val="0"/>
      <w:marBottom w:val="0"/>
      <w:divBdr>
        <w:top w:val="none" w:sz="0" w:space="0" w:color="auto"/>
        <w:left w:val="none" w:sz="0" w:space="0" w:color="auto"/>
        <w:bottom w:val="none" w:sz="0" w:space="0" w:color="auto"/>
        <w:right w:val="none" w:sz="0" w:space="0" w:color="auto"/>
      </w:divBdr>
      <w:divsChild>
        <w:div w:id="7218591">
          <w:marLeft w:val="3240"/>
          <w:marRight w:val="0"/>
          <w:marTop w:val="96"/>
          <w:marBottom w:val="0"/>
          <w:divBdr>
            <w:top w:val="none" w:sz="0" w:space="0" w:color="auto"/>
            <w:left w:val="none" w:sz="0" w:space="0" w:color="auto"/>
            <w:bottom w:val="none" w:sz="0" w:space="0" w:color="auto"/>
            <w:right w:val="none" w:sz="0" w:space="0" w:color="auto"/>
          </w:divBdr>
        </w:div>
        <w:div w:id="698361146">
          <w:marLeft w:val="1166"/>
          <w:marRight w:val="0"/>
          <w:marTop w:val="134"/>
          <w:marBottom w:val="0"/>
          <w:divBdr>
            <w:top w:val="none" w:sz="0" w:space="0" w:color="auto"/>
            <w:left w:val="none" w:sz="0" w:space="0" w:color="auto"/>
            <w:bottom w:val="none" w:sz="0" w:space="0" w:color="auto"/>
            <w:right w:val="none" w:sz="0" w:space="0" w:color="auto"/>
          </w:divBdr>
        </w:div>
        <w:div w:id="1201362490">
          <w:marLeft w:val="3240"/>
          <w:marRight w:val="0"/>
          <w:marTop w:val="96"/>
          <w:marBottom w:val="0"/>
          <w:divBdr>
            <w:top w:val="none" w:sz="0" w:space="0" w:color="auto"/>
            <w:left w:val="none" w:sz="0" w:space="0" w:color="auto"/>
            <w:bottom w:val="none" w:sz="0" w:space="0" w:color="auto"/>
            <w:right w:val="none" w:sz="0" w:space="0" w:color="auto"/>
          </w:divBdr>
        </w:div>
        <w:div w:id="1341006723">
          <w:marLeft w:val="547"/>
          <w:marRight w:val="0"/>
          <w:marTop w:val="154"/>
          <w:marBottom w:val="0"/>
          <w:divBdr>
            <w:top w:val="none" w:sz="0" w:space="0" w:color="auto"/>
            <w:left w:val="none" w:sz="0" w:space="0" w:color="auto"/>
            <w:bottom w:val="none" w:sz="0" w:space="0" w:color="auto"/>
            <w:right w:val="none" w:sz="0" w:space="0" w:color="auto"/>
          </w:divBdr>
        </w:div>
        <w:div w:id="1632442170">
          <w:marLeft w:val="1800"/>
          <w:marRight w:val="0"/>
          <w:marTop w:val="115"/>
          <w:marBottom w:val="0"/>
          <w:divBdr>
            <w:top w:val="none" w:sz="0" w:space="0" w:color="auto"/>
            <w:left w:val="none" w:sz="0" w:space="0" w:color="auto"/>
            <w:bottom w:val="none" w:sz="0" w:space="0" w:color="auto"/>
            <w:right w:val="none" w:sz="0" w:space="0" w:color="auto"/>
          </w:divBdr>
        </w:div>
        <w:div w:id="1740863051">
          <w:marLeft w:val="2520"/>
          <w:marRight w:val="0"/>
          <w:marTop w:val="96"/>
          <w:marBottom w:val="0"/>
          <w:divBdr>
            <w:top w:val="none" w:sz="0" w:space="0" w:color="auto"/>
            <w:left w:val="none" w:sz="0" w:space="0" w:color="auto"/>
            <w:bottom w:val="none" w:sz="0" w:space="0" w:color="auto"/>
            <w:right w:val="none" w:sz="0" w:space="0" w:color="auto"/>
          </w:divBdr>
        </w:div>
        <w:div w:id="1927885401">
          <w:marLeft w:val="3240"/>
          <w:marRight w:val="0"/>
          <w:marTop w:val="96"/>
          <w:marBottom w:val="0"/>
          <w:divBdr>
            <w:top w:val="none" w:sz="0" w:space="0" w:color="auto"/>
            <w:left w:val="none" w:sz="0" w:space="0" w:color="auto"/>
            <w:bottom w:val="none" w:sz="0" w:space="0" w:color="auto"/>
            <w:right w:val="none" w:sz="0" w:space="0" w:color="auto"/>
          </w:divBdr>
        </w:div>
      </w:divsChild>
    </w:div>
    <w:div w:id="478425847">
      <w:bodyDiv w:val="1"/>
      <w:marLeft w:val="0"/>
      <w:marRight w:val="0"/>
      <w:marTop w:val="0"/>
      <w:marBottom w:val="0"/>
      <w:divBdr>
        <w:top w:val="none" w:sz="0" w:space="0" w:color="auto"/>
        <w:left w:val="none" w:sz="0" w:space="0" w:color="auto"/>
        <w:bottom w:val="none" w:sz="0" w:space="0" w:color="auto"/>
        <w:right w:val="none" w:sz="0" w:space="0" w:color="auto"/>
      </w:divBdr>
      <w:divsChild>
        <w:div w:id="886528279">
          <w:marLeft w:val="1166"/>
          <w:marRight w:val="0"/>
          <w:marTop w:val="96"/>
          <w:marBottom w:val="0"/>
          <w:divBdr>
            <w:top w:val="none" w:sz="0" w:space="0" w:color="auto"/>
            <w:left w:val="none" w:sz="0" w:space="0" w:color="auto"/>
            <w:bottom w:val="none" w:sz="0" w:space="0" w:color="auto"/>
            <w:right w:val="none" w:sz="0" w:space="0" w:color="auto"/>
          </w:divBdr>
        </w:div>
        <w:div w:id="972640675">
          <w:marLeft w:val="1886"/>
          <w:marRight w:val="0"/>
          <w:marTop w:val="77"/>
          <w:marBottom w:val="0"/>
          <w:divBdr>
            <w:top w:val="none" w:sz="0" w:space="0" w:color="auto"/>
            <w:left w:val="none" w:sz="0" w:space="0" w:color="auto"/>
            <w:bottom w:val="none" w:sz="0" w:space="0" w:color="auto"/>
            <w:right w:val="none" w:sz="0" w:space="0" w:color="auto"/>
          </w:divBdr>
        </w:div>
        <w:div w:id="1208449799">
          <w:marLeft w:val="547"/>
          <w:marRight w:val="0"/>
          <w:marTop w:val="115"/>
          <w:marBottom w:val="0"/>
          <w:divBdr>
            <w:top w:val="none" w:sz="0" w:space="0" w:color="auto"/>
            <w:left w:val="none" w:sz="0" w:space="0" w:color="auto"/>
            <w:bottom w:val="none" w:sz="0" w:space="0" w:color="auto"/>
            <w:right w:val="none" w:sz="0" w:space="0" w:color="auto"/>
          </w:divBdr>
        </w:div>
        <w:div w:id="1578704755">
          <w:marLeft w:val="1166"/>
          <w:marRight w:val="0"/>
          <w:marTop w:val="96"/>
          <w:marBottom w:val="0"/>
          <w:divBdr>
            <w:top w:val="none" w:sz="0" w:space="0" w:color="auto"/>
            <w:left w:val="none" w:sz="0" w:space="0" w:color="auto"/>
            <w:bottom w:val="none" w:sz="0" w:space="0" w:color="auto"/>
            <w:right w:val="none" w:sz="0" w:space="0" w:color="auto"/>
          </w:divBdr>
        </w:div>
        <w:div w:id="2056077703">
          <w:marLeft w:val="1886"/>
          <w:marRight w:val="0"/>
          <w:marTop w:val="77"/>
          <w:marBottom w:val="0"/>
          <w:divBdr>
            <w:top w:val="none" w:sz="0" w:space="0" w:color="auto"/>
            <w:left w:val="none" w:sz="0" w:space="0" w:color="auto"/>
            <w:bottom w:val="none" w:sz="0" w:space="0" w:color="auto"/>
            <w:right w:val="none" w:sz="0" w:space="0" w:color="auto"/>
          </w:divBdr>
        </w:div>
      </w:divsChild>
    </w:div>
    <w:div w:id="478494752">
      <w:bodyDiv w:val="1"/>
      <w:marLeft w:val="0"/>
      <w:marRight w:val="0"/>
      <w:marTop w:val="0"/>
      <w:marBottom w:val="0"/>
      <w:divBdr>
        <w:top w:val="none" w:sz="0" w:space="0" w:color="auto"/>
        <w:left w:val="none" w:sz="0" w:space="0" w:color="auto"/>
        <w:bottom w:val="none" w:sz="0" w:space="0" w:color="auto"/>
        <w:right w:val="none" w:sz="0" w:space="0" w:color="auto"/>
      </w:divBdr>
    </w:div>
    <w:div w:id="478613800">
      <w:bodyDiv w:val="1"/>
      <w:marLeft w:val="0"/>
      <w:marRight w:val="0"/>
      <w:marTop w:val="0"/>
      <w:marBottom w:val="0"/>
      <w:divBdr>
        <w:top w:val="none" w:sz="0" w:space="0" w:color="auto"/>
        <w:left w:val="none" w:sz="0" w:space="0" w:color="auto"/>
        <w:bottom w:val="none" w:sz="0" w:space="0" w:color="auto"/>
        <w:right w:val="none" w:sz="0" w:space="0" w:color="auto"/>
      </w:divBdr>
    </w:div>
    <w:div w:id="479658243">
      <w:bodyDiv w:val="1"/>
      <w:marLeft w:val="0"/>
      <w:marRight w:val="0"/>
      <w:marTop w:val="0"/>
      <w:marBottom w:val="0"/>
      <w:divBdr>
        <w:top w:val="none" w:sz="0" w:space="0" w:color="auto"/>
        <w:left w:val="none" w:sz="0" w:space="0" w:color="auto"/>
        <w:bottom w:val="none" w:sz="0" w:space="0" w:color="auto"/>
        <w:right w:val="none" w:sz="0" w:space="0" w:color="auto"/>
      </w:divBdr>
      <w:divsChild>
        <w:div w:id="242230309">
          <w:marLeft w:val="547"/>
          <w:marRight w:val="0"/>
          <w:marTop w:val="125"/>
          <w:marBottom w:val="0"/>
          <w:divBdr>
            <w:top w:val="none" w:sz="0" w:space="0" w:color="auto"/>
            <w:left w:val="none" w:sz="0" w:space="0" w:color="auto"/>
            <w:bottom w:val="none" w:sz="0" w:space="0" w:color="auto"/>
            <w:right w:val="none" w:sz="0" w:space="0" w:color="auto"/>
          </w:divBdr>
        </w:div>
        <w:div w:id="324864762">
          <w:marLeft w:val="547"/>
          <w:marRight w:val="0"/>
          <w:marTop w:val="125"/>
          <w:marBottom w:val="0"/>
          <w:divBdr>
            <w:top w:val="none" w:sz="0" w:space="0" w:color="auto"/>
            <w:left w:val="none" w:sz="0" w:space="0" w:color="auto"/>
            <w:bottom w:val="none" w:sz="0" w:space="0" w:color="auto"/>
            <w:right w:val="none" w:sz="0" w:space="0" w:color="auto"/>
          </w:divBdr>
        </w:div>
        <w:div w:id="1022435499">
          <w:marLeft w:val="547"/>
          <w:marRight w:val="0"/>
          <w:marTop w:val="125"/>
          <w:marBottom w:val="0"/>
          <w:divBdr>
            <w:top w:val="none" w:sz="0" w:space="0" w:color="auto"/>
            <w:left w:val="none" w:sz="0" w:space="0" w:color="auto"/>
            <w:bottom w:val="none" w:sz="0" w:space="0" w:color="auto"/>
            <w:right w:val="none" w:sz="0" w:space="0" w:color="auto"/>
          </w:divBdr>
        </w:div>
        <w:div w:id="2092576932">
          <w:marLeft w:val="547"/>
          <w:marRight w:val="0"/>
          <w:marTop w:val="125"/>
          <w:marBottom w:val="0"/>
          <w:divBdr>
            <w:top w:val="none" w:sz="0" w:space="0" w:color="auto"/>
            <w:left w:val="none" w:sz="0" w:space="0" w:color="auto"/>
            <w:bottom w:val="none" w:sz="0" w:space="0" w:color="auto"/>
            <w:right w:val="none" w:sz="0" w:space="0" w:color="auto"/>
          </w:divBdr>
        </w:div>
      </w:divsChild>
    </w:div>
    <w:div w:id="480121338">
      <w:bodyDiv w:val="1"/>
      <w:marLeft w:val="0"/>
      <w:marRight w:val="0"/>
      <w:marTop w:val="0"/>
      <w:marBottom w:val="0"/>
      <w:divBdr>
        <w:top w:val="none" w:sz="0" w:space="0" w:color="auto"/>
        <w:left w:val="none" w:sz="0" w:space="0" w:color="auto"/>
        <w:bottom w:val="none" w:sz="0" w:space="0" w:color="auto"/>
        <w:right w:val="none" w:sz="0" w:space="0" w:color="auto"/>
      </w:divBdr>
      <w:divsChild>
        <w:div w:id="1468014181">
          <w:marLeft w:val="0"/>
          <w:marRight w:val="0"/>
          <w:marTop w:val="0"/>
          <w:marBottom w:val="0"/>
          <w:divBdr>
            <w:top w:val="none" w:sz="0" w:space="0" w:color="auto"/>
            <w:left w:val="none" w:sz="0" w:space="0" w:color="auto"/>
            <w:bottom w:val="none" w:sz="0" w:space="0" w:color="auto"/>
            <w:right w:val="none" w:sz="0" w:space="0" w:color="auto"/>
          </w:divBdr>
          <w:divsChild>
            <w:div w:id="58986340">
              <w:marLeft w:val="0"/>
              <w:marRight w:val="0"/>
              <w:marTop w:val="0"/>
              <w:marBottom w:val="0"/>
              <w:divBdr>
                <w:top w:val="none" w:sz="0" w:space="0" w:color="auto"/>
                <w:left w:val="none" w:sz="0" w:space="0" w:color="auto"/>
                <w:bottom w:val="none" w:sz="0" w:space="0" w:color="auto"/>
                <w:right w:val="none" w:sz="0" w:space="0" w:color="auto"/>
              </w:divBdr>
            </w:div>
            <w:div w:id="136266615">
              <w:marLeft w:val="0"/>
              <w:marRight w:val="0"/>
              <w:marTop w:val="0"/>
              <w:marBottom w:val="0"/>
              <w:divBdr>
                <w:top w:val="none" w:sz="0" w:space="0" w:color="auto"/>
                <w:left w:val="none" w:sz="0" w:space="0" w:color="auto"/>
                <w:bottom w:val="none" w:sz="0" w:space="0" w:color="auto"/>
                <w:right w:val="none" w:sz="0" w:space="0" w:color="auto"/>
              </w:divBdr>
            </w:div>
            <w:div w:id="545260346">
              <w:marLeft w:val="0"/>
              <w:marRight w:val="0"/>
              <w:marTop w:val="0"/>
              <w:marBottom w:val="0"/>
              <w:divBdr>
                <w:top w:val="none" w:sz="0" w:space="0" w:color="auto"/>
                <w:left w:val="none" w:sz="0" w:space="0" w:color="auto"/>
                <w:bottom w:val="none" w:sz="0" w:space="0" w:color="auto"/>
                <w:right w:val="none" w:sz="0" w:space="0" w:color="auto"/>
              </w:divBdr>
            </w:div>
            <w:div w:id="661734792">
              <w:marLeft w:val="0"/>
              <w:marRight w:val="0"/>
              <w:marTop w:val="0"/>
              <w:marBottom w:val="0"/>
              <w:divBdr>
                <w:top w:val="none" w:sz="0" w:space="0" w:color="auto"/>
                <w:left w:val="none" w:sz="0" w:space="0" w:color="auto"/>
                <w:bottom w:val="none" w:sz="0" w:space="0" w:color="auto"/>
                <w:right w:val="none" w:sz="0" w:space="0" w:color="auto"/>
              </w:divBdr>
            </w:div>
            <w:div w:id="935552543">
              <w:marLeft w:val="0"/>
              <w:marRight w:val="0"/>
              <w:marTop w:val="0"/>
              <w:marBottom w:val="0"/>
              <w:divBdr>
                <w:top w:val="none" w:sz="0" w:space="0" w:color="auto"/>
                <w:left w:val="none" w:sz="0" w:space="0" w:color="auto"/>
                <w:bottom w:val="none" w:sz="0" w:space="0" w:color="auto"/>
                <w:right w:val="none" w:sz="0" w:space="0" w:color="auto"/>
              </w:divBdr>
            </w:div>
            <w:div w:id="1000813056">
              <w:marLeft w:val="0"/>
              <w:marRight w:val="0"/>
              <w:marTop w:val="0"/>
              <w:marBottom w:val="0"/>
              <w:divBdr>
                <w:top w:val="none" w:sz="0" w:space="0" w:color="auto"/>
                <w:left w:val="none" w:sz="0" w:space="0" w:color="auto"/>
                <w:bottom w:val="none" w:sz="0" w:space="0" w:color="auto"/>
                <w:right w:val="none" w:sz="0" w:space="0" w:color="auto"/>
              </w:divBdr>
            </w:div>
            <w:div w:id="1022125046">
              <w:marLeft w:val="0"/>
              <w:marRight w:val="0"/>
              <w:marTop w:val="0"/>
              <w:marBottom w:val="0"/>
              <w:divBdr>
                <w:top w:val="none" w:sz="0" w:space="0" w:color="auto"/>
                <w:left w:val="none" w:sz="0" w:space="0" w:color="auto"/>
                <w:bottom w:val="none" w:sz="0" w:space="0" w:color="auto"/>
                <w:right w:val="none" w:sz="0" w:space="0" w:color="auto"/>
              </w:divBdr>
            </w:div>
            <w:div w:id="1355768786">
              <w:marLeft w:val="0"/>
              <w:marRight w:val="0"/>
              <w:marTop w:val="0"/>
              <w:marBottom w:val="0"/>
              <w:divBdr>
                <w:top w:val="none" w:sz="0" w:space="0" w:color="auto"/>
                <w:left w:val="none" w:sz="0" w:space="0" w:color="auto"/>
                <w:bottom w:val="none" w:sz="0" w:space="0" w:color="auto"/>
                <w:right w:val="none" w:sz="0" w:space="0" w:color="auto"/>
              </w:divBdr>
            </w:div>
            <w:div w:id="1573658195">
              <w:marLeft w:val="0"/>
              <w:marRight w:val="0"/>
              <w:marTop w:val="0"/>
              <w:marBottom w:val="0"/>
              <w:divBdr>
                <w:top w:val="none" w:sz="0" w:space="0" w:color="auto"/>
                <w:left w:val="none" w:sz="0" w:space="0" w:color="auto"/>
                <w:bottom w:val="none" w:sz="0" w:space="0" w:color="auto"/>
                <w:right w:val="none" w:sz="0" w:space="0" w:color="auto"/>
              </w:divBdr>
            </w:div>
            <w:div w:id="1712873626">
              <w:marLeft w:val="0"/>
              <w:marRight w:val="0"/>
              <w:marTop w:val="0"/>
              <w:marBottom w:val="0"/>
              <w:divBdr>
                <w:top w:val="none" w:sz="0" w:space="0" w:color="auto"/>
                <w:left w:val="none" w:sz="0" w:space="0" w:color="auto"/>
                <w:bottom w:val="none" w:sz="0" w:space="0" w:color="auto"/>
                <w:right w:val="none" w:sz="0" w:space="0" w:color="auto"/>
              </w:divBdr>
            </w:div>
            <w:div w:id="1985425486">
              <w:marLeft w:val="0"/>
              <w:marRight w:val="0"/>
              <w:marTop w:val="0"/>
              <w:marBottom w:val="0"/>
              <w:divBdr>
                <w:top w:val="none" w:sz="0" w:space="0" w:color="auto"/>
                <w:left w:val="none" w:sz="0" w:space="0" w:color="auto"/>
                <w:bottom w:val="none" w:sz="0" w:space="0" w:color="auto"/>
                <w:right w:val="none" w:sz="0" w:space="0" w:color="auto"/>
              </w:divBdr>
            </w:div>
            <w:div w:id="210522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473757">
      <w:bodyDiv w:val="1"/>
      <w:marLeft w:val="0"/>
      <w:marRight w:val="0"/>
      <w:marTop w:val="0"/>
      <w:marBottom w:val="0"/>
      <w:divBdr>
        <w:top w:val="none" w:sz="0" w:space="0" w:color="auto"/>
        <w:left w:val="none" w:sz="0" w:space="0" w:color="auto"/>
        <w:bottom w:val="none" w:sz="0" w:space="0" w:color="auto"/>
        <w:right w:val="none" w:sz="0" w:space="0" w:color="auto"/>
      </w:divBdr>
    </w:div>
    <w:div w:id="484710895">
      <w:bodyDiv w:val="1"/>
      <w:marLeft w:val="0"/>
      <w:marRight w:val="0"/>
      <w:marTop w:val="0"/>
      <w:marBottom w:val="0"/>
      <w:divBdr>
        <w:top w:val="none" w:sz="0" w:space="0" w:color="auto"/>
        <w:left w:val="none" w:sz="0" w:space="0" w:color="auto"/>
        <w:bottom w:val="none" w:sz="0" w:space="0" w:color="auto"/>
        <w:right w:val="none" w:sz="0" w:space="0" w:color="auto"/>
      </w:divBdr>
    </w:div>
    <w:div w:id="484904409">
      <w:bodyDiv w:val="1"/>
      <w:marLeft w:val="0"/>
      <w:marRight w:val="0"/>
      <w:marTop w:val="0"/>
      <w:marBottom w:val="0"/>
      <w:divBdr>
        <w:top w:val="none" w:sz="0" w:space="0" w:color="auto"/>
        <w:left w:val="none" w:sz="0" w:space="0" w:color="auto"/>
        <w:bottom w:val="none" w:sz="0" w:space="0" w:color="auto"/>
        <w:right w:val="none" w:sz="0" w:space="0" w:color="auto"/>
      </w:divBdr>
    </w:div>
    <w:div w:id="486365641">
      <w:bodyDiv w:val="1"/>
      <w:marLeft w:val="0"/>
      <w:marRight w:val="0"/>
      <w:marTop w:val="0"/>
      <w:marBottom w:val="0"/>
      <w:divBdr>
        <w:top w:val="none" w:sz="0" w:space="0" w:color="auto"/>
        <w:left w:val="none" w:sz="0" w:space="0" w:color="auto"/>
        <w:bottom w:val="none" w:sz="0" w:space="0" w:color="auto"/>
        <w:right w:val="none" w:sz="0" w:space="0" w:color="auto"/>
      </w:divBdr>
    </w:div>
    <w:div w:id="486827459">
      <w:bodyDiv w:val="1"/>
      <w:marLeft w:val="0"/>
      <w:marRight w:val="0"/>
      <w:marTop w:val="0"/>
      <w:marBottom w:val="0"/>
      <w:divBdr>
        <w:top w:val="none" w:sz="0" w:space="0" w:color="auto"/>
        <w:left w:val="none" w:sz="0" w:space="0" w:color="auto"/>
        <w:bottom w:val="none" w:sz="0" w:space="0" w:color="auto"/>
        <w:right w:val="none" w:sz="0" w:space="0" w:color="auto"/>
      </w:divBdr>
    </w:div>
    <w:div w:id="488135901">
      <w:bodyDiv w:val="1"/>
      <w:marLeft w:val="0"/>
      <w:marRight w:val="0"/>
      <w:marTop w:val="0"/>
      <w:marBottom w:val="0"/>
      <w:divBdr>
        <w:top w:val="none" w:sz="0" w:space="0" w:color="auto"/>
        <w:left w:val="none" w:sz="0" w:space="0" w:color="auto"/>
        <w:bottom w:val="none" w:sz="0" w:space="0" w:color="auto"/>
        <w:right w:val="none" w:sz="0" w:space="0" w:color="auto"/>
      </w:divBdr>
      <w:divsChild>
        <w:div w:id="486822338">
          <w:marLeft w:val="547"/>
          <w:marRight w:val="0"/>
          <w:marTop w:val="154"/>
          <w:marBottom w:val="0"/>
          <w:divBdr>
            <w:top w:val="none" w:sz="0" w:space="0" w:color="auto"/>
            <w:left w:val="none" w:sz="0" w:space="0" w:color="auto"/>
            <w:bottom w:val="none" w:sz="0" w:space="0" w:color="auto"/>
            <w:right w:val="none" w:sz="0" w:space="0" w:color="auto"/>
          </w:divBdr>
        </w:div>
        <w:div w:id="2134277763">
          <w:marLeft w:val="547"/>
          <w:marRight w:val="0"/>
          <w:marTop w:val="154"/>
          <w:marBottom w:val="0"/>
          <w:divBdr>
            <w:top w:val="none" w:sz="0" w:space="0" w:color="auto"/>
            <w:left w:val="none" w:sz="0" w:space="0" w:color="auto"/>
            <w:bottom w:val="none" w:sz="0" w:space="0" w:color="auto"/>
            <w:right w:val="none" w:sz="0" w:space="0" w:color="auto"/>
          </w:divBdr>
        </w:div>
      </w:divsChild>
    </w:div>
    <w:div w:id="488327070">
      <w:bodyDiv w:val="1"/>
      <w:marLeft w:val="0"/>
      <w:marRight w:val="0"/>
      <w:marTop w:val="0"/>
      <w:marBottom w:val="0"/>
      <w:divBdr>
        <w:top w:val="none" w:sz="0" w:space="0" w:color="auto"/>
        <w:left w:val="none" w:sz="0" w:space="0" w:color="auto"/>
        <w:bottom w:val="none" w:sz="0" w:space="0" w:color="auto"/>
        <w:right w:val="none" w:sz="0" w:space="0" w:color="auto"/>
      </w:divBdr>
    </w:div>
    <w:div w:id="490488812">
      <w:bodyDiv w:val="1"/>
      <w:marLeft w:val="0"/>
      <w:marRight w:val="0"/>
      <w:marTop w:val="0"/>
      <w:marBottom w:val="0"/>
      <w:divBdr>
        <w:top w:val="none" w:sz="0" w:space="0" w:color="auto"/>
        <w:left w:val="none" w:sz="0" w:space="0" w:color="auto"/>
        <w:bottom w:val="none" w:sz="0" w:space="0" w:color="auto"/>
        <w:right w:val="none" w:sz="0" w:space="0" w:color="auto"/>
      </w:divBdr>
    </w:div>
    <w:div w:id="490675670">
      <w:bodyDiv w:val="1"/>
      <w:marLeft w:val="0"/>
      <w:marRight w:val="0"/>
      <w:marTop w:val="0"/>
      <w:marBottom w:val="0"/>
      <w:divBdr>
        <w:top w:val="none" w:sz="0" w:space="0" w:color="auto"/>
        <w:left w:val="none" w:sz="0" w:space="0" w:color="auto"/>
        <w:bottom w:val="none" w:sz="0" w:space="0" w:color="auto"/>
        <w:right w:val="none" w:sz="0" w:space="0" w:color="auto"/>
      </w:divBdr>
    </w:div>
    <w:div w:id="491143735">
      <w:bodyDiv w:val="1"/>
      <w:marLeft w:val="0"/>
      <w:marRight w:val="0"/>
      <w:marTop w:val="0"/>
      <w:marBottom w:val="0"/>
      <w:divBdr>
        <w:top w:val="none" w:sz="0" w:space="0" w:color="auto"/>
        <w:left w:val="none" w:sz="0" w:space="0" w:color="auto"/>
        <w:bottom w:val="none" w:sz="0" w:space="0" w:color="auto"/>
        <w:right w:val="none" w:sz="0" w:space="0" w:color="auto"/>
      </w:divBdr>
    </w:div>
    <w:div w:id="492646991">
      <w:bodyDiv w:val="1"/>
      <w:marLeft w:val="0"/>
      <w:marRight w:val="0"/>
      <w:marTop w:val="0"/>
      <w:marBottom w:val="0"/>
      <w:divBdr>
        <w:top w:val="none" w:sz="0" w:space="0" w:color="auto"/>
        <w:left w:val="none" w:sz="0" w:space="0" w:color="auto"/>
        <w:bottom w:val="none" w:sz="0" w:space="0" w:color="auto"/>
        <w:right w:val="none" w:sz="0" w:space="0" w:color="auto"/>
      </w:divBdr>
    </w:div>
    <w:div w:id="492835747">
      <w:bodyDiv w:val="1"/>
      <w:marLeft w:val="0"/>
      <w:marRight w:val="0"/>
      <w:marTop w:val="0"/>
      <w:marBottom w:val="0"/>
      <w:divBdr>
        <w:top w:val="none" w:sz="0" w:space="0" w:color="auto"/>
        <w:left w:val="none" w:sz="0" w:space="0" w:color="auto"/>
        <w:bottom w:val="none" w:sz="0" w:space="0" w:color="auto"/>
        <w:right w:val="none" w:sz="0" w:space="0" w:color="auto"/>
      </w:divBdr>
    </w:div>
    <w:div w:id="493108252">
      <w:bodyDiv w:val="1"/>
      <w:marLeft w:val="0"/>
      <w:marRight w:val="0"/>
      <w:marTop w:val="0"/>
      <w:marBottom w:val="0"/>
      <w:divBdr>
        <w:top w:val="none" w:sz="0" w:space="0" w:color="auto"/>
        <w:left w:val="none" w:sz="0" w:space="0" w:color="auto"/>
        <w:bottom w:val="none" w:sz="0" w:space="0" w:color="auto"/>
        <w:right w:val="none" w:sz="0" w:space="0" w:color="auto"/>
      </w:divBdr>
    </w:div>
    <w:div w:id="493373600">
      <w:bodyDiv w:val="1"/>
      <w:marLeft w:val="0"/>
      <w:marRight w:val="0"/>
      <w:marTop w:val="0"/>
      <w:marBottom w:val="0"/>
      <w:divBdr>
        <w:top w:val="none" w:sz="0" w:space="0" w:color="auto"/>
        <w:left w:val="none" w:sz="0" w:space="0" w:color="auto"/>
        <w:bottom w:val="none" w:sz="0" w:space="0" w:color="auto"/>
        <w:right w:val="none" w:sz="0" w:space="0" w:color="auto"/>
      </w:divBdr>
    </w:div>
    <w:div w:id="493380171">
      <w:bodyDiv w:val="1"/>
      <w:marLeft w:val="0"/>
      <w:marRight w:val="0"/>
      <w:marTop w:val="0"/>
      <w:marBottom w:val="0"/>
      <w:divBdr>
        <w:top w:val="none" w:sz="0" w:space="0" w:color="auto"/>
        <w:left w:val="none" w:sz="0" w:space="0" w:color="auto"/>
        <w:bottom w:val="none" w:sz="0" w:space="0" w:color="auto"/>
        <w:right w:val="none" w:sz="0" w:space="0" w:color="auto"/>
      </w:divBdr>
    </w:div>
    <w:div w:id="494032769">
      <w:bodyDiv w:val="1"/>
      <w:marLeft w:val="0"/>
      <w:marRight w:val="0"/>
      <w:marTop w:val="0"/>
      <w:marBottom w:val="0"/>
      <w:divBdr>
        <w:top w:val="none" w:sz="0" w:space="0" w:color="auto"/>
        <w:left w:val="none" w:sz="0" w:space="0" w:color="auto"/>
        <w:bottom w:val="none" w:sz="0" w:space="0" w:color="auto"/>
        <w:right w:val="none" w:sz="0" w:space="0" w:color="auto"/>
      </w:divBdr>
    </w:div>
    <w:div w:id="494150002">
      <w:bodyDiv w:val="1"/>
      <w:marLeft w:val="0"/>
      <w:marRight w:val="0"/>
      <w:marTop w:val="0"/>
      <w:marBottom w:val="0"/>
      <w:divBdr>
        <w:top w:val="none" w:sz="0" w:space="0" w:color="auto"/>
        <w:left w:val="none" w:sz="0" w:space="0" w:color="auto"/>
        <w:bottom w:val="none" w:sz="0" w:space="0" w:color="auto"/>
        <w:right w:val="none" w:sz="0" w:space="0" w:color="auto"/>
      </w:divBdr>
      <w:divsChild>
        <w:div w:id="357049862">
          <w:marLeft w:val="1166"/>
          <w:marRight w:val="0"/>
          <w:marTop w:val="96"/>
          <w:marBottom w:val="0"/>
          <w:divBdr>
            <w:top w:val="none" w:sz="0" w:space="0" w:color="auto"/>
            <w:left w:val="none" w:sz="0" w:space="0" w:color="auto"/>
            <w:bottom w:val="none" w:sz="0" w:space="0" w:color="auto"/>
            <w:right w:val="none" w:sz="0" w:space="0" w:color="auto"/>
          </w:divBdr>
        </w:div>
        <w:div w:id="855770251">
          <w:marLeft w:val="547"/>
          <w:marRight w:val="0"/>
          <w:marTop w:val="115"/>
          <w:marBottom w:val="0"/>
          <w:divBdr>
            <w:top w:val="none" w:sz="0" w:space="0" w:color="auto"/>
            <w:left w:val="none" w:sz="0" w:space="0" w:color="auto"/>
            <w:bottom w:val="none" w:sz="0" w:space="0" w:color="auto"/>
            <w:right w:val="none" w:sz="0" w:space="0" w:color="auto"/>
          </w:divBdr>
        </w:div>
        <w:div w:id="1323584802">
          <w:marLeft w:val="547"/>
          <w:marRight w:val="0"/>
          <w:marTop w:val="106"/>
          <w:marBottom w:val="0"/>
          <w:divBdr>
            <w:top w:val="none" w:sz="0" w:space="0" w:color="auto"/>
            <w:left w:val="none" w:sz="0" w:space="0" w:color="auto"/>
            <w:bottom w:val="none" w:sz="0" w:space="0" w:color="auto"/>
            <w:right w:val="none" w:sz="0" w:space="0" w:color="auto"/>
          </w:divBdr>
        </w:div>
        <w:div w:id="1436174611">
          <w:marLeft w:val="1166"/>
          <w:marRight w:val="0"/>
          <w:marTop w:val="96"/>
          <w:marBottom w:val="0"/>
          <w:divBdr>
            <w:top w:val="none" w:sz="0" w:space="0" w:color="auto"/>
            <w:left w:val="none" w:sz="0" w:space="0" w:color="auto"/>
            <w:bottom w:val="none" w:sz="0" w:space="0" w:color="auto"/>
            <w:right w:val="none" w:sz="0" w:space="0" w:color="auto"/>
          </w:divBdr>
        </w:div>
      </w:divsChild>
    </w:div>
    <w:div w:id="494300348">
      <w:bodyDiv w:val="1"/>
      <w:marLeft w:val="0"/>
      <w:marRight w:val="0"/>
      <w:marTop w:val="0"/>
      <w:marBottom w:val="0"/>
      <w:divBdr>
        <w:top w:val="none" w:sz="0" w:space="0" w:color="auto"/>
        <w:left w:val="none" w:sz="0" w:space="0" w:color="auto"/>
        <w:bottom w:val="none" w:sz="0" w:space="0" w:color="auto"/>
        <w:right w:val="none" w:sz="0" w:space="0" w:color="auto"/>
      </w:divBdr>
    </w:div>
    <w:div w:id="495999620">
      <w:bodyDiv w:val="1"/>
      <w:marLeft w:val="0"/>
      <w:marRight w:val="0"/>
      <w:marTop w:val="0"/>
      <w:marBottom w:val="0"/>
      <w:divBdr>
        <w:top w:val="none" w:sz="0" w:space="0" w:color="auto"/>
        <w:left w:val="none" w:sz="0" w:space="0" w:color="auto"/>
        <w:bottom w:val="none" w:sz="0" w:space="0" w:color="auto"/>
        <w:right w:val="none" w:sz="0" w:space="0" w:color="auto"/>
      </w:divBdr>
      <w:divsChild>
        <w:div w:id="445514423">
          <w:marLeft w:val="1800"/>
          <w:marRight w:val="0"/>
          <w:marTop w:val="67"/>
          <w:marBottom w:val="0"/>
          <w:divBdr>
            <w:top w:val="none" w:sz="0" w:space="0" w:color="auto"/>
            <w:left w:val="none" w:sz="0" w:space="0" w:color="auto"/>
            <w:bottom w:val="none" w:sz="0" w:space="0" w:color="auto"/>
            <w:right w:val="none" w:sz="0" w:space="0" w:color="auto"/>
          </w:divBdr>
        </w:div>
        <w:div w:id="730268986">
          <w:marLeft w:val="547"/>
          <w:marRight w:val="0"/>
          <w:marTop w:val="96"/>
          <w:marBottom w:val="0"/>
          <w:divBdr>
            <w:top w:val="none" w:sz="0" w:space="0" w:color="auto"/>
            <w:left w:val="none" w:sz="0" w:space="0" w:color="auto"/>
            <w:bottom w:val="none" w:sz="0" w:space="0" w:color="auto"/>
            <w:right w:val="none" w:sz="0" w:space="0" w:color="auto"/>
          </w:divBdr>
        </w:div>
        <w:div w:id="1214539252">
          <w:marLeft w:val="1166"/>
          <w:marRight w:val="0"/>
          <w:marTop w:val="86"/>
          <w:marBottom w:val="0"/>
          <w:divBdr>
            <w:top w:val="none" w:sz="0" w:space="0" w:color="auto"/>
            <w:left w:val="none" w:sz="0" w:space="0" w:color="auto"/>
            <w:bottom w:val="none" w:sz="0" w:space="0" w:color="auto"/>
            <w:right w:val="none" w:sz="0" w:space="0" w:color="auto"/>
          </w:divBdr>
        </w:div>
        <w:div w:id="2132480977">
          <w:marLeft w:val="1166"/>
          <w:marRight w:val="0"/>
          <w:marTop w:val="86"/>
          <w:marBottom w:val="0"/>
          <w:divBdr>
            <w:top w:val="none" w:sz="0" w:space="0" w:color="auto"/>
            <w:left w:val="none" w:sz="0" w:space="0" w:color="auto"/>
            <w:bottom w:val="none" w:sz="0" w:space="0" w:color="auto"/>
            <w:right w:val="none" w:sz="0" w:space="0" w:color="auto"/>
          </w:divBdr>
        </w:div>
      </w:divsChild>
    </w:div>
    <w:div w:id="496460338">
      <w:bodyDiv w:val="1"/>
      <w:marLeft w:val="0"/>
      <w:marRight w:val="0"/>
      <w:marTop w:val="0"/>
      <w:marBottom w:val="0"/>
      <w:divBdr>
        <w:top w:val="none" w:sz="0" w:space="0" w:color="auto"/>
        <w:left w:val="none" w:sz="0" w:space="0" w:color="auto"/>
        <w:bottom w:val="none" w:sz="0" w:space="0" w:color="auto"/>
        <w:right w:val="none" w:sz="0" w:space="0" w:color="auto"/>
      </w:divBdr>
    </w:div>
    <w:div w:id="497185770">
      <w:bodyDiv w:val="1"/>
      <w:marLeft w:val="0"/>
      <w:marRight w:val="0"/>
      <w:marTop w:val="0"/>
      <w:marBottom w:val="0"/>
      <w:divBdr>
        <w:top w:val="none" w:sz="0" w:space="0" w:color="auto"/>
        <w:left w:val="none" w:sz="0" w:space="0" w:color="auto"/>
        <w:bottom w:val="none" w:sz="0" w:space="0" w:color="auto"/>
        <w:right w:val="none" w:sz="0" w:space="0" w:color="auto"/>
      </w:divBdr>
    </w:div>
    <w:div w:id="497231087">
      <w:bodyDiv w:val="1"/>
      <w:marLeft w:val="0"/>
      <w:marRight w:val="0"/>
      <w:marTop w:val="0"/>
      <w:marBottom w:val="0"/>
      <w:divBdr>
        <w:top w:val="none" w:sz="0" w:space="0" w:color="auto"/>
        <w:left w:val="none" w:sz="0" w:space="0" w:color="auto"/>
        <w:bottom w:val="none" w:sz="0" w:space="0" w:color="auto"/>
        <w:right w:val="none" w:sz="0" w:space="0" w:color="auto"/>
      </w:divBdr>
    </w:div>
    <w:div w:id="497311297">
      <w:bodyDiv w:val="1"/>
      <w:marLeft w:val="0"/>
      <w:marRight w:val="0"/>
      <w:marTop w:val="0"/>
      <w:marBottom w:val="0"/>
      <w:divBdr>
        <w:top w:val="none" w:sz="0" w:space="0" w:color="auto"/>
        <w:left w:val="none" w:sz="0" w:space="0" w:color="auto"/>
        <w:bottom w:val="none" w:sz="0" w:space="0" w:color="auto"/>
        <w:right w:val="none" w:sz="0" w:space="0" w:color="auto"/>
      </w:divBdr>
    </w:div>
    <w:div w:id="498887512">
      <w:bodyDiv w:val="1"/>
      <w:marLeft w:val="0"/>
      <w:marRight w:val="0"/>
      <w:marTop w:val="0"/>
      <w:marBottom w:val="0"/>
      <w:divBdr>
        <w:top w:val="none" w:sz="0" w:space="0" w:color="auto"/>
        <w:left w:val="none" w:sz="0" w:space="0" w:color="auto"/>
        <w:bottom w:val="none" w:sz="0" w:space="0" w:color="auto"/>
        <w:right w:val="none" w:sz="0" w:space="0" w:color="auto"/>
      </w:divBdr>
      <w:divsChild>
        <w:div w:id="989212112">
          <w:marLeft w:val="1800"/>
          <w:marRight w:val="0"/>
          <w:marTop w:val="115"/>
          <w:marBottom w:val="0"/>
          <w:divBdr>
            <w:top w:val="none" w:sz="0" w:space="0" w:color="auto"/>
            <w:left w:val="none" w:sz="0" w:space="0" w:color="auto"/>
            <w:bottom w:val="none" w:sz="0" w:space="0" w:color="auto"/>
            <w:right w:val="none" w:sz="0" w:space="0" w:color="auto"/>
          </w:divBdr>
        </w:div>
        <w:div w:id="1463188668">
          <w:marLeft w:val="1800"/>
          <w:marRight w:val="0"/>
          <w:marTop w:val="115"/>
          <w:marBottom w:val="0"/>
          <w:divBdr>
            <w:top w:val="none" w:sz="0" w:space="0" w:color="auto"/>
            <w:left w:val="none" w:sz="0" w:space="0" w:color="auto"/>
            <w:bottom w:val="none" w:sz="0" w:space="0" w:color="auto"/>
            <w:right w:val="none" w:sz="0" w:space="0" w:color="auto"/>
          </w:divBdr>
        </w:div>
        <w:div w:id="1649438031">
          <w:marLeft w:val="1166"/>
          <w:marRight w:val="0"/>
          <w:marTop w:val="134"/>
          <w:marBottom w:val="0"/>
          <w:divBdr>
            <w:top w:val="none" w:sz="0" w:space="0" w:color="auto"/>
            <w:left w:val="none" w:sz="0" w:space="0" w:color="auto"/>
            <w:bottom w:val="none" w:sz="0" w:space="0" w:color="auto"/>
            <w:right w:val="none" w:sz="0" w:space="0" w:color="auto"/>
          </w:divBdr>
        </w:div>
        <w:div w:id="1934045668">
          <w:marLeft w:val="547"/>
          <w:marRight w:val="0"/>
          <w:marTop w:val="154"/>
          <w:marBottom w:val="0"/>
          <w:divBdr>
            <w:top w:val="none" w:sz="0" w:space="0" w:color="auto"/>
            <w:left w:val="none" w:sz="0" w:space="0" w:color="auto"/>
            <w:bottom w:val="none" w:sz="0" w:space="0" w:color="auto"/>
            <w:right w:val="none" w:sz="0" w:space="0" w:color="auto"/>
          </w:divBdr>
        </w:div>
      </w:divsChild>
    </w:div>
    <w:div w:id="500394628">
      <w:bodyDiv w:val="1"/>
      <w:marLeft w:val="0"/>
      <w:marRight w:val="0"/>
      <w:marTop w:val="0"/>
      <w:marBottom w:val="0"/>
      <w:divBdr>
        <w:top w:val="none" w:sz="0" w:space="0" w:color="auto"/>
        <w:left w:val="none" w:sz="0" w:space="0" w:color="auto"/>
        <w:bottom w:val="none" w:sz="0" w:space="0" w:color="auto"/>
        <w:right w:val="none" w:sz="0" w:space="0" w:color="auto"/>
      </w:divBdr>
      <w:divsChild>
        <w:div w:id="8222623">
          <w:marLeft w:val="1800"/>
          <w:marRight w:val="0"/>
          <w:marTop w:val="91"/>
          <w:marBottom w:val="0"/>
          <w:divBdr>
            <w:top w:val="none" w:sz="0" w:space="0" w:color="auto"/>
            <w:left w:val="none" w:sz="0" w:space="0" w:color="auto"/>
            <w:bottom w:val="none" w:sz="0" w:space="0" w:color="auto"/>
            <w:right w:val="none" w:sz="0" w:space="0" w:color="auto"/>
          </w:divBdr>
        </w:div>
        <w:div w:id="762609087">
          <w:marLeft w:val="1800"/>
          <w:marRight w:val="0"/>
          <w:marTop w:val="91"/>
          <w:marBottom w:val="0"/>
          <w:divBdr>
            <w:top w:val="none" w:sz="0" w:space="0" w:color="auto"/>
            <w:left w:val="none" w:sz="0" w:space="0" w:color="auto"/>
            <w:bottom w:val="none" w:sz="0" w:space="0" w:color="auto"/>
            <w:right w:val="none" w:sz="0" w:space="0" w:color="auto"/>
          </w:divBdr>
        </w:div>
        <w:div w:id="1139542427">
          <w:marLeft w:val="1166"/>
          <w:marRight w:val="0"/>
          <w:marTop w:val="106"/>
          <w:marBottom w:val="0"/>
          <w:divBdr>
            <w:top w:val="none" w:sz="0" w:space="0" w:color="auto"/>
            <w:left w:val="none" w:sz="0" w:space="0" w:color="auto"/>
            <w:bottom w:val="none" w:sz="0" w:space="0" w:color="auto"/>
            <w:right w:val="none" w:sz="0" w:space="0" w:color="auto"/>
          </w:divBdr>
        </w:div>
        <w:div w:id="1459488744">
          <w:marLeft w:val="1166"/>
          <w:marRight w:val="0"/>
          <w:marTop w:val="106"/>
          <w:marBottom w:val="0"/>
          <w:divBdr>
            <w:top w:val="none" w:sz="0" w:space="0" w:color="auto"/>
            <w:left w:val="none" w:sz="0" w:space="0" w:color="auto"/>
            <w:bottom w:val="none" w:sz="0" w:space="0" w:color="auto"/>
            <w:right w:val="none" w:sz="0" w:space="0" w:color="auto"/>
          </w:divBdr>
        </w:div>
        <w:div w:id="1714304775">
          <w:marLeft w:val="1166"/>
          <w:marRight w:val="0"/>
          <w:marTop w:val="106"/>
          <w:marBottom w:val="0"/>
          <w:divBdr>
            <w:top w:val="none" w:sz="0" w:space="0" w:color="auto"/>
            <w:left w:val="none" w:sz="0" w:space="0" w:color="auto"/>
            <w:bottom w:val="none" w:sz="0" w:space="0" w:color="auto"/>
            <w:right w:val="none" w:sz="0" w:space="0" w:color="auto"/>
          </w:divBdr>
        </w:div>
        <w:div w:id="1900549937">
          <w:marLeft w:val="547"/>
          <w:marRight w:val="0"/>
          <w:marTop w:val="120"/>
          <w:marBottom w:val="0"/>
          <w:divBdr>
            <w:top w:val="none" w:sz="0" w:space="0" w:color="auto"/>
            <w:left w:val="none" w:sz="0" w:space="0" w:color="auto"/>
            <w:bottom w:val="none" w:sz="0" w:space="0" w:color="auto"/>
            <w:right w:val="none" w:sz="0" w:space="0" w:color="auto"/>
          </w:divBdr>
        </w:div>
        <w:div w:id="1983146577">
          <w:marLeft w:val="1166"/>
          <w:marRight w:val="0"/>
          <w:marTop w:val="106"/>
          <w:marBottom w:val="0"/>
          <w:divBdr>
            <w:top w:val="none" w:sz="0" w:space="0" w:color="auto"/>
            <w:left w:val="none" w:sz="0" w:space="0" w:color="auto"/>
            <w:bottom w:val="none" w:sz="0" w:space="0" w:color="auto"/>
            <w:right w:val="none" w:sz="0" w:space="0" w:color="auto"/>
          </w:divBdr>
        </w:div>
      </w:divsChild>
    </w:div>
    <w:div w:id="500434217">
      <w:bodyDiv w:val="1"/>
      <w:marLeft w:val="0"/>
      <w:marRight w:val="0"/>
      <w:marTop w:val="0"/>
      <w:marBottom w:val="0"/>
      <w:divBdr>
        <w:top w:val="none" w:sz="0" w:space="0" w:color="auto"/>
        <w:left w:val="none" w:sz="0" w:space="0" w:color="auto"/>
        <w:bottom w:val="none" w:sz="0" w:space="0" w:color="auto"/>
        <w:right w:val="none" w:sz="0" w:space="0" w:color="auto"/>
      </w:divBdr>
    </w:div>
    <w:div w:id="500774537">
      <w:bodyDiv w:val="1"/>
      <w:marLeft w:val="0"/>
      <w:marRight w:val="0"/>
      <w:marTop w:val="0"/>
      <w:marBottom w:val="0"/>
      <w:divBdr>
        <w:top w:val="none" w:sz="0" w:space="0" w:color="auto"/>
        <w:left w:val="none" w:sz="0" w:space="0" w:color="auto"/>
        <w:bottom w:val="none" w:sz="0" w:space="0" w:color="auto"/>
        <w:right w:val="none" w:sz="0" w:space="0" w:color="auto"/>
      </w:divBdr>
    </w:div>
    <w:div w:id="501899051">
      <w:bodyDiv w:val="1"/>
      <w:marLeft w:val="0"/>
      <w:marRight w:val="0"/>
      <w:marTop w:val="0"/>
      <w:marBottom w:val="0"/>
      <w:divBdr>
        <w:top w:val="none" w:sz="0" w:space="0" w:color="auto"/>
        <w:left w:val="none" w:sz="0" w:space="0" w:color="auto"/>
        <w:bottom w:val="none" w:sz="0" w:space="0" w:color="auto"/>
        <w:right w:val="none" w:sz="0" w:space="0" w:color="auto"/>
      </w:divBdr>
    </w:div>
    <w:div w:id="502010825">
      <w:bodyDiv w:val="1"/>
      <w:marLeft w:val="0"/>
      <w:marRight w:val="0"/>
      <w:marTop w:val="0"/>
      <w:marBottom w:val="0"/>
      <w:divBdr>
        <w:top w:val="none" w:sz="0" w:space="0" w:color="auto"/>
        <w:left w:val="none" w:sz="0" w:space="0" w:color="auto"/>
        <w:bottom w:val="none" w:sz="0" w:space="0" w:color="auto"/>
        <w:right w:val="none" w:sz="0" w:space="0" w:color="auto"/>
      </w:divBdr>
    </w:div>
    <w:div w:id="502890191">
      <w:bodyDiv w:val="1"/>
      <w:marLeft w:val="0"/>
      <w:marRight w:val="0"/>
      <w:marTop w:val="0"/>
      <w:marBottom w:val="0"/>
      <w:divBdr>
        <w:top w:val="none" w:sz="0" w:space="0" w:color="auto"/>
        <w:left w:val="none" w:sz="0" w:space="0" w:color="auto"/>
        <w:bottom w:val="none" w:sz="0" w:space="0" w:color="auto"/>
        <w:right w:val="none" w:sz="0" w:space="0" w:color="auto"/>
      </w:divBdr>
    </w:div>
    <w:div w:id="504200601">
      <w:bodyDiv w:val="1"/>
      <w:marLeft w:val="0"/>
      <w:marRight w:val="0"/>
      <w:marTop w:val="0"/>
      <w:marBottom w:val="0"/>
      <w:divBdr>
        <w:top w:val="none" w:sz="0" w:space="0" w:color="auto"/>
        <w:left w:val="none" w:sz="0" w:space="0" w:color="auto"/>
        <w:bottom w:val="none" w:sz="0" w:space="0" w:color="auto"/>
        <w:right w:val="none" w:sz="0" w:space="0" w:color="auto"/>
      </w:divBdr>
    </w:div>
    <w:div w:id="504443386">
      <w:bodyDiv w:val="1"/>
      <w:marLeft w:val="0"/>
      <w:marRight w:val="0"/>
      <w:marTop w:val="0"/>
      <w:marBottom w:val="0"/>
      <w:divBdr>
        <w:top w:val="none" w:sz="0" w:space="0" w:color="auto"/>
        <w:left w:val="none" w:sz="0" w:space="0" w:color="auto"/>
        <w:bottom w:val="none" w:sz="0" w:space="0" w:color="auto"/>
        <w:right w:val="none" w:sz="0" w:space="0" w:color="auto"/>
      </w:divBdr>
    </w:div>
    <w:div w:id="506483442">
      <w:bodyDiv w:val="1"/>
      <w:marLeft w:val="0"/>
      <w:marRight w:val="0"/>
      <w:marTop w:val="0"/>
      <w:marBottom w:val="0"/>
      <w:divBdr>
        <w:top w:val="none" w:sz="0" w:space="0" w:color="auto"/>
        <w:left w:val="none" w:sz="0" w:space="0" w:color="auto"/>
        <w:bottom w:val="none" w:sz="0" w:space="0" w:color="auto"/>
        <w:right w:val="none" w:sz="0" w:space="0" w:color="auto"/>
      </w:divBdr>
    </w:div>
    <w:div w:id="506486268">
      <w:bodyDiv w:val="1"/>
      <w:marLeft w:val="0"/>
      <w:marRight w:val="0"/>
      <w:marTop w:val="0"/>
      <w:marBottom w:val="0"/>
      <w:divBdr>
        <w:top w:val="none" w:sz="0" w:space="0" w:color="auto"/>
        <w:left w:val="none" w:sz="0" w:space="0" w:color="auto"/>
        <w:bottom w:val="none" w:sz="0" w:space="0" w:color="auto"/>
        <w:right w:val="none" w:sz="0" w:space="0" w:color="auto"/>
      </w:divBdr>
      <w:divsChild>
        <w:div w:id="117796478">
          <w:marLeft w:val="1166"/>
          <w:marRight w:val="0"/>
          <w:marTop w:val="134"/>
          <w:marBottom w:val="0"/>
          <w:divBdr>
            <w:top w:val="none" w:sz="0" w:space="0" w:color="auto"/>
            <w:left w:val="none" w:sz="0" w:space="0" w:color="auto"/>
            <w:bottom w:val="none" w:sz="0" w:space="0" w:color="auto"/>
            <w:right w:val="none" w:sz="0" w:space="0" w:color="auto"/>
          </w:divBdr>
        </w:div>
        <w:div w:id="195852025">
          <w:marLeft w:val="1800"/>
          <w:marRight w:val="0"/>
          <w:marTop w:val="115"/>
          <w:marBottom w:val="0"/>
          <w:divBdr>
            <w:top w:val="none" w:sz="0" w:space="0" w:color="auto"/>
            <w:left w:val="none" w:sz="0" w:space="0" w:color="auto"/>
            <w:bottom w:val="none" w:sz="0" w:space="0" w:color="auto"/>
            <w:right w:val="none" w:sz="0" w:space="0" w:color="auto"/>
          </w:divBdr>
        </w:div>
        <w:div w:id="308362470">
          <w:marLeft w:val="1166"/>
          <w:marRight w:val="0"/>
          <w:marTop w:val="134"/>
          <w:marBottom w:val="0"/>
          <w:divBdr>
            <w:top w:val="none" w:sz="0" w:space="0" w:color="auto"/>
            <w:left w:val="none" w:sz="0" w:space="0" w:color="auto"/>
            <w:bottom w:val="none" w:sz="0" w:space="0" w:color="auto"/>
            <w:right w:val="none" w:sz="0" w:space="0" w:color="auto"/>
          </w:divBdr>
        </w:div>
        <w:div w:id="592203543">
          <w:marLeft w:val="1800"/>
          <w:marRight w:val="0"/>
          <w:marTop w:val="115"/>
          <w:marBottom w:val="0"/>
          <w:divBdr>
            <w:top w:val="none" w:sz="0" w:space="0" w:color="auto"/>
            <w:left w:val="none" w:sz="0" w:space="0" w:color="auto"/>
            <w:bottom w:val="none" w:sz="0" w:space="0" w:color="auto"/>
            <w:right w:val="none" w:sz="0" w:space="0" w:color="auto"/>
          </w:divBdr>
        </w:div>
        <w:div w:id="1068377838">
          <w:marLeft w:val="1166"/>
          <w:marRight w:val="0"/>
          <w:marTop w:val="134"/>
          <w:marBottom w:val="0"/>
          <w:divBdr>
            <w:top w:val="none" w:sz="0" w:space="0" w:color="auto"/>
            <w:left w:val="none" w:sz="0" w:space="0" w:color="auto"/>
            <w:bottom w:val="none" w:sz="0" w:space="0" w:color="auto"/>
            <w:right w:val="none" w:sz="0" w:space="0" w:color="auto"/>
          </w:divBdr>
        </w:div>
        <w:div w:id="1096361342">
          <w:marLeft w:val="547"/>
          <w:marRight w:val="0"/>
          <w:marTop w:val="154"/>
          <w:marBottom w:val="0"/>
          <w:divBdr>
            <w:top w:val="none" w:sz="0" w:space="0" w:color="auto"/>
            <w:left w:val="none" w:sz="0" w:space="0" w:color="auto"/>
            <w:bottom w:val="none" w:sz="0" w:space="0" w:color="auto"/>
            <w:right w:val="none" w:sz="0" w:space="0" w:color="auto"/>
          </w:divBdr>
        </w:div>
        <w:div w:id="1371302854">
          <w:marLeft w:val="1166"/>
          <w:marRight w:val="0"/>
          <w:marTop w:val="134"/>
          <w:marBottom w:val="0"/>
          <w:divBdr>
            <w:top w:val="none" w:sz="0" w:space="0" w:color="auto"/>
            <w:left w:val="none" w:sz="0" w:space="0" w:color="auto"/>
            <w:bottom w:val="none" w:sz="0" w:space="0" w:color="auto"/>
            <w:right w:val="none" w:sz="0" w:space="0" w:color="auto"/>
          </w:divBdr>
        </w:div>
        <w:div w:id="1739597390">
          <w:marLeft w:val="1800"/>
          <w:marRight w:val="0"/>
          <w:marTop w:val="115"/>
          <w:marBottom w:val="0"/>
          <w:divBdr>
            <w:top w:val="none" w:sz="0" w:space="0" w:color="auto"/>
            <w:left w:val="none" w:sz="0" w:space="0" w:color="auto"/>
            <w:bottom w:val="none" w:sz="0" w:space="0" w:color="auto"/>
            <w:right w:val="none" w:sz="0" w:space="0" w:color="auto"/>
          </w:divBdr>
        </w:div>
      </w:divsChild>
    </w:div>
    <w:div w:id="507135150">
      <w:bodyDiv w:val="1"/>
      <w:marLeft w:val="0"/>
      <w:marRight w:val="0"/>
      <w:marTop w:val="0"/>
      <w:marBottom w:val="0"/>
      <w:divBdr>
        <w:top w:val="none" w:sz="0" w:space="0" w:color="auto"/>
        <w:left w:val="none" w:sz="0" w:space="0" w:color="auto"/>
        <w:bottom w:val="none" w:sz="0" w:space="0" w:color="auto"/>
        <w:right w:val="none" w:sz="0" w:space="0" w:color="auto"/>
      </w:divBdr>
      <w:divsChild>
        <w:div w:id="378166039">
          <w:marLeft w:val="547"/>
          <w:marRight w:val="0"/>
          <w:marTop w:val="154"/>
          <w:marBottom w:val="0"/>
          <w:divBdr>
            <w:top w:val="none" w:sz="0" w:space="0" w:color="auto"/>
            <w:left w:val="none" w:sz="0" w:space="0" w:color="auto"/>
            <w:bottom w:val="none" w:sz="0" w:space="0" w:color="auto"/>
            <w:right w:val="none" w:sz="0" w:space="0" w:color="auto"/>
          </w:divBdr>
        </w:div>
        <w:div w:id="661157321">
          <w:marLeft w:val="1166"/>
          <w:marRight w:val="0"/>
          <w:marTop w:val="134"/>
          <w:marBottom w:val="0"/>
          <w:divBdr>
            <w:top w:val="none" w:sz="0" w:space="0" w:color="auto"/>
            <w:left w:val="none" w:sz="0" w:space="0" w:color="auto"/>
            <w:bottom w:val="none" w:sz="0" w:space="0" w:color="auto"/>
            <w:right w:val="none" w:sz="0" w:space="0" w:color="auto"/>
          </w:divBdr>
        </w:div>
        <w:div w:id="969091225">
          <w:marLeft w:val="1166"/>
          <w:marRight w:val="0"/>
          <w:marTop w:val="134"/>
          <w:marBottom w:val="0"/>
          <w:divBdr>
            <w:top w:val="none" w:sz="0" w:space="0" w:color="auto"/>
            <w:left w:val="none" w:sz="0" w:space="0" w:color="auto"/>
            <w:bottom w:val="none" w:sz="0" w:space="0" w:color="auto"/>
            <w:right w:val="none" w:sz="0" w:space="0" w:color="auto"/>
          </w:divBdr>
        </w:div>
        <w:div w:id="1681538856">
          <w:marLeft w:val="547"/>
          <w:marRight w:val="0"/>
          <w:marTop w:val="154"/>
          <w:marBottom w:val="0"/>
          <w:divBdr>
            <w:top w:val="none" w:sz="0" w:space="0" w:color="auto"/>
            <w:left w:val="none" w:sz="0" w:space="0" w:color="auto"/>
            <w:bottom w:val="none" w:sz="0" w:space="0" w:color="auto"/>
            <w:right w:val="none" w:sz="0" w:space="0" w:color="auto"/>
          </w:divBdr>
        </w:div>
      </w:divsChild>
    </w:div>
    <w:div w:id="507214861">
      <w:bodyDiv w:val="1"/>
      <w:marLeft w:val="0"/>
      <w:marRight w:val="0"/>
      <w:marTop w:val="0"/>
      <w:marBottom w:val="0"/>
      <w:divBdr>
        <w:top w:val="none" w:sz="0" w:space="0" w:color="auto"/>
        <w:left w:val="none" w:sz="0" w:space="0" w:color="auto"/>
        <w:bottom w:val="none" w:sz="0" w:space="0" w:color="auto"/>
        <w:right w:val="none" w:sz="0" w:space="0" w:color="auto"/>
      </w:divBdr>
    </w:div>
    <w:div w:id="507601357">
      <w:bodyDiv w:val="1"/>
      <w:marLeft w:val="0"/>
      <w:marRight w:val="0"/>
      <w:marTop w:val="0"/>
      <w:marBottom w:val="0"/>
      <w:divBdr>
        <w:top w:val="none" w:sz="0" w:space="0" w:color="auto"/>
        <w:left w:val="none" w:sz="0" w:space="0" w:color="auto"/>
        <w:bottom w:val="none" w:sz="0" w:space="0" w:color="auto"/>
        <w:right w:val="none" w:sz="0" w:space="0" w:color="auto"/>
      </w:divBdr>
    </w:div>
    <w:div w:id="508254208">
      <w:bodyDiv w:val="1"/>
      <w:marLeft w:val="0"/>
      <w:marRight w:val="0"/>
      <w:marTop w:val="0"/>
      <w:marBottom w:val="0"/>
      <w:divBdr>
        <w:top w:val="none" w:sz="0" w:space="0" w:color="auto"/>
        <w:left w:val="none" w:sz="0" w:space="0" w:color="auto"/>
        <w:bottom w:val="none" w:sz="0" w:space="0" w:color="auto"/>
        <w:right w:val="none" w:sz="0" w:space="0" w:color="auto"/>
      </w:divBdr>
    </w:div>
    <w:div w:id="508374422">
      <w:bodyDiv w:val="1"/>
      <w:marLeft w:val="0"/>
      <w:marRight w:val="0"/>
      <w:marTop w:val="0"/>
      <w:marBottom w:val="0"/>
      <w:divBdr>
        <w:top w:val="none" w:sz="0" w:space="0" w:color="auto"/>
        <w:left w:val="none" w:sz="0" w:space="0" w:color="auto"/>
        <w:bottom w:val="none" w:sz="0" w:space="0" w:color="auto"/>
        <w:right w:val="none" w:sz="0" w:space="0" w:color="auto"/>
      </w:divBdr>
    </w:div>
    <w:div w:id="508446506">
      <w:bodyDiv w:val="1"/>
      <w:marLeft w:val="0"/>
      <w:marRight w:val="0"/>
      <w:marTop w:val="0"/>
      <w:marBottom w:val="0"/>
      <w:divBdr>
        <w:top w:val="none" w:sz="0" w:space="0" w:color="auto"/>
        <w:left w:val="none" w:sz="0" w:space="0" w:color="auto"/>
        <w:bottom w:val="none" w:sz="0" w:space="0" w:color="auto"/>
        <w:right w:val="none" w:sz="0" w:space="0" w:color="auto"/>
      </w:divBdr>
    </w:div>
    <w:div w:id="509176766">
      <w:bodyDiv w:val="1"/>
      <w:marLeft w:val="0"/>
      <w:marRight w:val="0"/>
      <w:marTop w:val="0"/>
      <w:marBottom w:val="0"/>
      <w:divBdr>
        <w:top w:val="none" w:sz="0" w:space="0" w:color="auto"/>
        <w:left w:val="none" w:sz="0" w:space="0" w:color="auto"/>
        <w:bottom w:val="none" w:sz="0" w:space="0" w:color="auto"/>
        <w:right w:val="none" w:sz="0" w:space="0" w:color="auto"/>
      </w:divBdr>
    </w:div>
    <w:div w:id="509443466">
      <w:bodyDiv w:val="1"/>
      <w:marLeft w:val="0"/>
      <w:marRight w:val="0"/>
      <w:marTop w:val="0"/>
      <w:marBottom w:val="0"/>
      <w:divBdr>
        <w:top w:val="none" w:sz="0" w:space="0" w:color="auto"/>
        <w:left w:val="none" w:sz="0" w:space="0" w:color="auto"/>
        <w:bottom w:val="none" w:sz="0" w:space="0" w:color="auto"/>
        <w:right w:val="none" w:sz="0" w:space="0" w:color="auto"/>
      </w:divBdr>
      <w:divsChild>
        <w:div w:id="106436393">
          <w:marLeft w:val="1166"/>
          <w:marRight w:val="0"/>
          <w:marTop w:val="91"/>
          <w:marBottom w:val="0"/>
          <w:divBdr>
            <w:top w:val="none" w:sz="0" w:space="0" w:color="auto"/>
            <w:left w:val="none" w:sz="0" w:space="0" w:color="auto"/>
            <w:bottom w:val="none" w:sz="0" w:space="0" w:color="auto"/>
            <w:right w:val="none" w:sz="0" w:space="0" w:color="auto"/>
          </w:divBdr>
        </w:div>
        <w:div w:id="380250803">
          <w:marLeft w:val="1800"/>
          <w:marRight w:val="0"/>
          <w:marTop w:val="72"/>
          <w:marBottom w:val="0"/>
          <w:divBdr>
            <w:top w:val="none" w:sz="0" w:space="0" w:color="auto"/>
            <w:left w:val="none" w:sz="0" w:space="0" w:color="auto"/>
            <w:bottom w:val="none" w:sz="0" w:space="0" w:color="auto"/>
            <w:right w:val="none" w:sz="0" w:space="0" w:color="auto"/>
          </w:divBdr>
        </w:div>
        <w:div w:id="898054808">
          <w:marLeft w:val="1800"/>
          <w:marRight w:val="0"/>
          <w:marTop w:val="72"/>
          <w:marBottom w:val="0"/>
          <w:divBdr>
            <w:top w:val="none" w:sz="0" w:space="0" w:color="auto"/>
            <w:left w:val="none" w:sz="0" w:space="0" w:color="auto"/>
            <w:bottom w:val="none" w:sz="0" w:space="0" w:color="auto"/>
            <w:right w:val="none" w:sz="0" w:space="0" w:color="auto"/>
          </w:divBdr>
        </w:div>
        <w:div w:id="994382870">
          <w:marLeft w:val="1166"/>
          <w:marRight w:val="0"/>
          <w:marTop w:val="91"/>
          <w:marBottom w:val="0"/>
          <w:divBdr>
            <w:top w:val="none" w:sz="0" w:space="0" w:color="auto"/>
            <w:left w:val="none" w:sz="0" w:space="0" w:color="auto"/>
            <w:bottom w:val="none" w:sz="0" w:space="0" w:color="auto"/>
            <w:right w:val="none" w:sz="0" w:space="0" w:color="auto"/>
          </w:divBdr>
        </w:div>
        <w:div w:id="1025139015">
          <w:marLeft w:val="1166"/>
          <w:marRight w:val="0"/>
          <w:marTop w:val="91"/>
          <w:marBottom w:val="0"/>
          <w:divBdr>
            <w:top w:val="none" w:sz="0" w:space="0" w:color="auto"/>
            <w:left w:val="none" w:sz="0" w:space="0" w:color="auto"/>
            <w:bottom w:val="none" w:sz="0" w:space="0" w:color="auto"/>
            <w:right w:val="none" w:sz="0" w:space="0" w:color="auto"/>
          </w:divBdr>
        </w:div>
        <w:div w:id="1067535254">
          <w:marLeft w:val="547"/>
          <w:marRight w:val="0"/>
          <w:marTop w:val="106"/>
          <w:marBottom w:val="0"/>
          <w:divBdr>
            <w:top w:val="none" w:sz="0" w:space="0" w:color="auto"/>
            <w:left w:val="none" w:sz="0" w:space="0" w:color="auto"/>
            <w:bottom w:val="none" w:sz="0" w:space="0" w:color="auto"/>
            <w:right w:val="none" w:sz="0" w:space="0" w:color="auto"/>
          </w:divBdr>
        </w:div>
        <w:div w:id="1342246009">
          <w:marLeft w:val="1800"/>
          <w:marRight w:val="0"/>
          <w:marTop w:val="72"/>
          <w:marBottom w:val="0"/>
          <w:divBdr>
            <w:top w:val="none" w:sz="0" w:space="0" w:color="auto"/>
            <w:left w:val="none" w:sz="0" w:space="0" w:color="auto"/>
            <w:bottom w:val="none" w:sz="0" w:space="0" w:color="auto"/>
            <w:right w:val="none" w:sz="0" w:space="0" w:color="auto"/>
          </w:divBdr>
        </w:div>
        <w:div w:id="1367681243">
          <w:marLeft w:val="1800"/>
          <w:marRight w:val="0"/>
          <w:marTop w:val="72"/>
          <w:marBottom w:val="0"/>
          <w:divBdr>
            <w:top w:val="none" w:sz="0" w:space="0" w:color="auto"/>
            <w:left w:val="none" w:sz="0" w:space="0" w:color="auto"/>
            <w:bottom w:val="none" w:sz="0" w:space="0" w:color="auto"/>
            <w:right w:val="none" w:sz="0" w:space="0" w:color="auto"/>
          </w:divBdr>
        </w:div>
        <w:div w:id="1480414191">
          <w:marLeft w:val="547"/>
          <w:marRight w:val="0"/>
          <w:marTop w:val="125"/>
          <w:marBottom w:val="0"/>
          <w:divBdr>
            <w:top w:val="none" w:sz="0" w:space="0" w:color="auto"/>
            <w:left w:val="none" w:sz="0" w:space="0" w:color="auto"/>
            <w:bottom w:val="none" w:sz="0" w:space="0" w:color="auto"/>
            <w:right w:val="none" w:sz="0" w:space="0" w:color="auto"/>
          </w:divBdr>
        </w:div>
        <w:div w:id="1678539239">
          <w:marLeft w:val="1166"/>
          <w:marRight w:val="0"/>
          <w:marTop w:val="91"/>
          <w:marBottom w:val="0"/>
          <w:divBdr>
            <w:top w:val="none" w:sz="0" w:space="0" w:color="auto"/>
            <w:left w:val="none" w:sz="0" w:space="0" w:color="auto"/>
            <w:bottom w:val="none" w:sz="0" w:space="0" w:color="auto"/>
            <w:right w:val="none" w:sz="0" w:space="0" w:color="auto"/>
          </w:divBdr>
        </w:div>
        <w:div w:id="2033409398">
          <w:marLeft w:val="1166"/>
          <w:marRight w:val="0"/>
          <w:marTop w:val="91"/>
          <w:marBottom w:val="0"/>
          <w:divBdr>
            <w:top w:val="none" w:sz="0" w:space="0" w:color="auto"/>
            <w:left w:val="none" w:sz="0" w:space="0" w:color="auto"/>
            <w:bottom w:val="none" w:sz="0" w:space="0" w:color="auto"/>
            <w:right w:val="none" w:sz="0" w:space="0" w:color="auto"/>
          </w:divBdr>
        </w:div>
      </w:divsChild>
    </w:div>
    <w:div w:id="509569989">
      <w:bodyDiv w:val="1"/>
      <w:marLeft w:val="0"/>
      <w:marRight w:val="0"/>
      <w:marTop w:val="0"/>
      <w:marBottom w:val="0"/>
      <w:divBdr>
        <w:top w:val="none" w:sz="0" w:space="0" w:color="auto"/>
        <w:left w:val="none" w:sz="0" w:space="0" w:color="auto"/>
        <w:bottom w:val="none" w:sz="0" w:space="0" w:color="auto"/>
        <w:right w:val="none" w:sz="0" w:space="0" w:color="auto"/>
      </w:divBdr>
      <w:divsChild>
        <w:div w:id="322127661">
          <w:marLeft w:val="1166"/>
          <w:marRight w:val="0"/>
          <w:marTop w:val="96"/>
          <w:marBottom w:val="0"/>
          <w:divBdr>
            <w:top w:val="none" w:sz="0" w:space="0" w:color="auto"/>
            <w:left w:val="none" w:sz="0" w:space="0" w:color="auto"/>
            <w:bottom w:val="none" w:sz="0" w:space="0" w:color="auto"/>
            <w:right w:val="none" w:sz="0" w:space="0" w:color="auto"/>
          </w:divBdr>
        </w:div>
        <w:div w:id="427119461">
          <w:marLeft w:val="1166"/>
          <w:marRight w:val="0"/>
          <w:marTop w:val="96"/>
          <w:marBottom w:val="0"/>
          <w:divBdr>
            <w:top w:val="none" w:sz="0" w:space="0" w:color="auto"/>
            <w:left w:val="none" w:sz="0" w:space="0" w:color="auto"/>
            <w:bottom w:val="none" w:sz="0" w:space="0" w:color="auto"/>
            <w:right w:val="none" w:sz="0" w:space="0" w:color="auto"/>
          </w:divBdr>
        </w:div>
        <w:div w:id="694381084">
          <w:marLeft w:val="547"/>
          <w:marRight w:val="0"/>
          <w:marTop w:val="115"/>
          <w:marBottom w:val="0"/>
          <w:divBdr>
            <w:top w:val="none" w:sz="0" w:space="0" w:color="auto"/>
            <w:left w:val="none" w:sz="0" w:space="0" w:color="auto"/>
            <w:bottom w:val="none" w:sz="0" w:space="0" w:color="auto"/>
            <w:right w:val="none" w:sz="0" w:space="0" w:color="auto"/>
          </w:divBdr>
        </w:div>
        <w:div w:id="864095825">
          <w:marLeft w:val="1166"/>
          <w:marRight w:val="0"/>
          <w:marTop w:val="96"/>
          <w:marBottom w:val="0"/>
          <w:divBdr>
            <w:top w:val="none" w:sz="0" w:space="0" w:color="auto"/>
            <w:left w:val="none" w:sz="0" w:space="0" w:color="auto"/>
            <w:bottom w:val="none" w:sz="0" w:space="0" w:color="auto"/>
            <w:right w:val="none" w:sz="0" w:space="0" w:color="auto"/>
          </w:divBdr>
        </w:div>
        <w:div w:id="1206678059">
          <w:marLeft w:val="547"/>
          <w:marRight w:val="0"/>
          <w:marTop w:val="115"/>
          <w:marBottom w:val="0"/>
          <w:divBdr>
            <w:top w:val="none" w:sz="0" w:space="0" w:color="auto"/>
            <w:left w:val="none" w:sz="0" w:space="0" w:color="auto"/>
            <w:bottom w:val="none" w:sz="0" w:space="0" w:color="auto"/>
            <w:right w:val="none" w:sz="0" w:space="0" w:color="auto"/>
          </w:divBdr>
        </w:div>
        <w:div w:id="1321688887">
          <w:marLeft w:val="1166"/>
          <w:marRight w:val="0"/>
          <w:marTop w:val="96"/>
          <w:marBottom w:val="0"/>
          <w:divBdr>
            <w:top w:val="none" w:sz="0" w:space="0" w:color="auto"/>
            <w:left w:val="none" w:sz="0" w:space="0" w:color="auto"/>
            <w:bottom w:val="none" w:sz="0" w:space="0" w:color="auto"/>
            <w:right w:val="none" w:sz="0" w:space="0" w:color="auto"/>
          </w:divBdr>
        </w:div>
        <w:div w:id="1426226439">
          <w:marLeft w:val="1166"/>
          <w:marRight w:val="0"/>
          <w:marTop w:val="96"/>
          <w:marBottom w:val="0"/>
          <w:divBdr>
            <w:top w:val="none" w:sz="0" w:space="0" w:color="auto"/>
            <w:left w:val="none" w:sz="0" w:space="0" w:color="auto"/>
            <w:bottom w:val="none" w:sz="0" w:space="0" w:color="auto"/>
            <w:right w:val="none" w:sz="0" w:space="0" w:color="auto"/>
          </w:divBdr>
        </w:div>
        <w:div w:id="1480341022">
          <w:marLeft w:val="1166"/>
          <w:marRight w:val="0"/>
          <w:marTop w:val="96"/>
          <w:marBottom w:val="0"/>
          <w:divBdr>
            <w:top w:val="none" w:sz="0" w:space="0" w:color="auto"/>
            <w:left w:val="none" w:sz="0" w:space="0" w:color="auto"/>
            <w:bottom w:val="none" w:sz="0" w:space="0" w:color="auto"/>
            <w:right w:val="none" w:sz="0" w:space="0" w:color="auto"/>
          </w:divBdr>
        </w:div>
        <w:div w:id="2017267991">
          <w:marLeft w:val="1166"/>
          <w:marRight w:val="0"/>
          <w:marTop w:val="96"/>
          <w:marBottom w:val="0"/>
          <w:divBdr>
            <w:top w:val="none" w:sz="0" w:space="0" w:color="auto"/>
            <w:left w:val="none" w:sz="0" w:space="0" w:color="auto"/>
            <w:bottom w:val="none" w:sz="0" w:space="0" w:color="auto"/>
            <w:right w:val="none" w:sz="0" w:space="0" w:color="auto"/>
          </w:divBdr>
        </w:div>
      </w:divsChild>
    </w:div>
    <w:div w:id="509612316">
      <w:bodyDiv w:val="1"/>
      <w:marLeft w:val="0"/>
      <w:marRight w:val="0"/>
      <w:marTop w:val="0"/>
      <w:marBottom w:val="0"/>
      <w:divBdr>
        <w:top w:val="none" w:sz="0" w:space="0" w:color="auto"/>
        <w:left w:val="none" w:sz="0" w:space="0" w:color="auto"/>
        <w:bottom w:val="none" w:sz="0" w:space="0" w:color="auto"/>
        <w:right w:val="none" w:sz="0" w:space="0" w:color="auto"/>
      </w:divBdr>
    </w:div>
    <w:div w:id="510797854">
      <w:bodyDiv w:val="1"/>
      <w:marLeft w:val="0"/>
      <w:marRight w:val="0"/>
      <w:marTop w:val="0"/>
      <w:marBottom w:val="0"/>
      <w:divBdr>
        <w:top w:val="none" w:sz="0" w:space="0" w:color="auto"/>
        <w:left w:val="none" w:sz="0" w:space="0" w:color="auto"/>
        <w:bottom w:val="none" w:sz="0" w:space="0" w:color="auto"/>
        <w:right w:val="none" w:sz="0" w:space="0" w:color="auto"/>
      </w:divBdr>
      <w:divsChild>
        <w:div w:id="75518957">
          <w:marLeft w:val="0"/>
          <w:marRight w:val="0"/>
          <w:marTop w:val="0"/>
          <w:marBottom w:val="0"/>
          <w:divBdr>
            <w:top w:val="none" w:sz="0" w:space="0" w:color="auto"/>
            <w:left w:val="none" w:sz="0" w:space="0" w:color="auto"/>
            <w:bottom w:val="none" w:sz="0" w:space="0" w:color="auto"/>
            <w:right w:val="none" w:sz="0" w:space="0" w:color="auto"/>
          </w:divBdr>
        </w:div>
        <w:div w:id="285814837">
          <w:marLeft w:val="0"/>
          <w:marRight w:val="0"/>
          <w:marTop w:val="0"/>
          <w:marBottom w:val="0"/>
          <w:divBdr>
            <w:top w:val="none" w:sz="0" w:space="0" w:color="auto"/>
            <w:left w:val="none" w:sz="0" w:space="0" w:color="auto"/>
            <w:bottom w:val="none" w:sz="0" w:space="0" w:color="auto"/>
            <w:right w:val="none" w:sz="0" w:space="0" w:color="auto"/>
          </w:divBdr>
        </w:div>
        <w:div w:id="286276930">
          <w:marLeft w:val="0"/>
          <w:marRight w:val="0"/>
          <w:marTop w:val="0"/>
          <w:marBottom w:val="0"/>
          <w:divBdr>
            <w:top w:val="none" w:sz="0" w:space="0" w:color="auto"/>
            <w:left w:val="none" w:sz="0" w:space="0" w:color="auto"/>
            <w:bottom w:val="none" w:sz="0" w:space="0" w:color="auto"/>
            <w:right w:val="none" w:sz="0" w:space="0" w:color="auto"/>
          </w:divBdr>
        </w:div>
        <w:div w:id="392310234">
          <w:marLeft w:val="0"/>
          <w:marRight w:val="0"/>
          <w:marTop w:val="0"/>
          <w:marBottom w:val="0"/>
          <w:divBdr>
            <w:top w:val="none" w:sz="0" w:space="0" w:color="auto"/>
            <w:left w:val="none" w:sz="0" w:space="0" w:color="auto"/>
            <w:bottom w:val="none" w:sz="0" w:space="0" w:color="auto"/>
            <w:right w:val="none" w:sz="0" w:space="0" w:color="auto"/>
          </w:divBdr>
        </w:div>
        <w:div w:id="461579006">
          <w:marLeft w:val="0"/>
          <w:marRight w:val="0"/>
          <w:marTop w:val="0"/>
          <w:marBottom w:val="0"/>
          <w:divBdr>
            <w:top w:val="none" w:sz="0" w:space="0" w:color="auto"/>
            <w:left w:val="none" w:sz="0" w:space="0" w:color="auto"/>
            <w:bottom w:val="none" w:sz="0" w:space="0" w:color="auto"/>
            <w:right w:val="none" w:sz="0" w:space="0" w:color="auto"/>
          </w:divBdr>
        </w:div>
        <w:div w:id="532811643">
          <w:marLeft w:val="0"/>
          <w:marRight w:val="0"/>
          <w:marTop w:val="0"/>
          <w:marBottom w:val="0"/>
          <w:divBdr>
            <w:top w:val="none" w:sz="0" w:space="0" w:color="auto"/>
            <w:left w:val="none" w:sz="0" w:space="0" w:color="auto"/>
            <w:bottom w:val="none" w:sz="0" w:space="0" w:color="auto"/>
            <w:right w:val="none" w:sz="0" w:space="0" w:color="auto"/>
          </w:divBdr>
        </w:div>
        <w:div w:id="570116275">
          <w:marLeft w:val="0"/>
          <w:marRight w:val="0"/>
          <w:marTop w:val="0"/>
          <w:marBottom w:val="0"/>
          <w:divBdr>
            <w:top w:val="none" w:sz="0" w:space="0" w:color="auto"/>
            <w:left w:val="none" w:sz="0" w:space="0" w:color="auto"/>
            <w:bottom w:val="none" w:sz="0" w:space="0" w:color="auto"/>
            <w:right w:val="none" w:sz="0" w:space="0" w:color="auto"/>
          </w:divBdr>
        </w:div>
        <w:div w:id="575482003">
          <w:marLeft w:val="0"/>
          <w:marRight w:val="0"/>
          <w:marTop w:val="0"/>
          <w:marBottom w:val="0"/>
          <w:divBdr>
            <w:top w:val="none" w:sz="0" w:space="0" w:color="auto"/>
            <w:left w:val="none" w:sz="0" w:space="0" w:color="auto"/>
            <w:bottom w:val="none" w:sz="0" w:space="0" w:color="auto"/>
            <w:right w:val="none" w:sz="0" w:space="0" w:color="auto"/>
          </w:divBdr>
        </w:div>
        <w:div w:id="758599399">
          <w:marLeft w:val="0"/>
          <w:marRight w:val="0"/>
          <w:marTop w:val="0"/>
          <w:marBottom w:val="0"/>
          <w:divBdr>
            <w:top w:val="none" w:sz="0" w:space="0" w:color="auto"/>
            <w:left w:val="none" w:sz="0" w:space="0" w:color="auto"/>
            <w:bottom w:val="none" w:sz="0" w:space="0" w:color="auto"/>
            <w:right w:val="none" w:sz="0" w:space="0" w:color="auto"/>
          </w:divBdr>
        </w:div>
        <w:div w:id="952900514">
          <w:marLeft w:val="0"/>
          <w:marRight w:val="0"/>
          <w:marTop w:val="0"/>
          <w:marBottom w:val="0"/>
          <w:divBdr>
            <w:top w:val="none" w:sz="0" w:space="0" w:color="auto"/>
            <w:left w:val="none" w:sz="0" w:space="0" w:color="auto"/>
            <w:bottom w:val="none" w:sz="0" w:space="0" w:color="auto"/>
            <w:right w:val="none" w:sz="0" w:space="0" w:color="auto"/>
          </w:divBdr>
        </w:div>
        <w:div w:id="1091045773">
          <w:marLeft w:val="0"/>
          <w:marRight w:val="0"/>
          <w:marTop w:val="0"/>
          <w:marBottom w:val="0"/>
          <w:divBdr>
            <w:top w:val="none" w:sz="0" w:space="0" w:color="auto"/>
            <w:left w:val="none" w:sz="0" w:space="0" w:color="auto"/>
            <w:bottom w:val="none" w:sz="0" w:space="0" w:color="auto"/>
            <w:right w:val="none" w:sz="0" w:space="0" w:color="auto"/>
          </w:divBdr>
        </w:div>
        <w:div w:id="1226724058">
          <w:marLeft w:val="0"/>
          <w:marRight w:val="0"/>
          <w:marTop w:val="0"/>
          <w:marBottom w:val="0"/>
          <w:divBdr>
            <w:top w:val="none" w:sz="0" w:space="0" w:color="auto"/>
            <w:left w:val="none" w:sz="0" w:space="0" w:color="auto"/>
            <w:bottom w:val="none" w:sz="0" w:space="0" w:color="auto"/>
            <w:right w:val="none" w:sz="0" w:space="0" w:color="auto"/>
          </w:divBdr>
        </w:div>
        <w:div w:id="1554852200">
          <w:marLeft w:val="0"/>
          <w:marRight w:val="0"/>
          <w:marTop w:val="0"/>
          <w:marBottom w:val="0"/>
          <w:divBdr>
            <w:top w:val="none" w:sz="0" w:space="0" w:color="auto"/>
            <w:left w:val="none" w:sz="0" w:space="0" w:color="auto"/>
            <w:bottom w:val="none" w:sz="0" w:space="0" w:color="auto"/>
            <w:right w:val="none" w:sz="0" w:space="0" w:color="auto"/>
          </w:divBdr>
        </w:div>
        <w:div w:id="1563710927">
          <w:marLeft w:val="0"/>
          <w:marRight w:val="0"/>
          <w:marTop w:val="0"/>
          <w:marBottom w:val="0"/>
          <w:divBdr>
            <w:top w:val="none" w:sz="0" w:space="0" w:color="auto"/>
            <w:left w:val="none" w:sz="0" w:space="0" w:color="auto"/>
            <w:bottom w:val="none" w:sz="0" w:space="0" w:color="auto"/>
            <w:right w:val="none" w:sz="0" w:space="0" w:color="auto"/>
          </w:divBdr>
        </w:div>
        <w:div w:id="1607076331">
          <w:marLeft w:val="0"/>
          <w:marRight w:val="0"/>
          <w:marTop w:val="0"/>
          <w:marBottom w:val="0"/>
          <w:divBdr>
            <w:top w:val="none" w:sz="0" w:space="0" w:color="auto"/>
            <w:left w:val="none" w:sz="0" w:space="0" w:color="auto"/>
            <w:bottom w:val="none" w:sz="0" w:space="0" w:color="auto"/>
            <w:right w:val="none" w:sz="0" w:space="0" w:color="auto"/>
          </w:divBdr>
        </w:div>
        <w:div w:id="1714379008">
          <w:marLeft w:val="0"/>
          <w:marRight w:val="0"/>
          <w:marTop w:val="0"/>
          <w:marBottom w:val="0"/>
          <w:divBdr>
            <w:top w:val="none" w:sz="0" w:space="0" w:color="auto"/>
            <w:left w:val="none" w:sz="0" w:space="0" w:color="auto"/>
            <w:bottom w:val="none" w:sz="0" w:space="0" w:color="auto"/>
            <w:right w:val="none" w:sz="0" w:space="0" w:color="auto"/>
          </w:divBdr>
        </w:div>
        <w:div w:id="1867863567">
          <w:marLeft w:val="0"/>
          <w:marRight w:val="0"/>
          <w:marTop w:val="0"/>
          <w:marBottom w:val="0"/>
          <w:divBdr>
            <w:top w:val="none" w:sz="0" w:space="0" w:color="auto"/>
            <w:left w:val="none" w:sz="0" w:space="0" w:color="auto"/>
            <w:bottom w:val="none" w:sz="0" w:space="0" w:color="auto"/>
            <w:right w:val="none" w:sz="0" w:space="0" w:color="auto"/>
          </w:divBdr>
        </w:div>
        <w:div w:id="1871797657">
          <w:marLeft w:val="0"/>
          <w:marRight w:val="0"/>
          <w:marTop w:val="0"/>
          <w:marBottom w:val="0"/>
          <w:divBdr>
            <w:top w:val="none" w:sz="0" w:space="0" w:color="auto"/>
            <w:left w:val="none" w:sz="0" w:space="0" w:color="auto"/>
            <w:bottom w:val="none" w:sz="0" w:space="0" w:color="auto"/>
            <w:right w:val="none" w:sz="0" w:space="0" w:color="auto"/>
          </w:divBdr>
        </w:div>
        <w:div w:id="1917545059">
          <w:marLeft w:val="0"/>
          <w:marRight w:val="0"/>
          <w:marTop w:val="0"/>
          <w:marBottom w:val="0"/>
          <w:divBdr>
            <w:top w:val="none" w:sz="0" w:space="0" w:color="auto"/>
            <w:left w:val="none" w:sz="0" w:space="0" w:color="auto"/>
            <w:bottom w:val="none" w:sz="0" w:space="0" w:color="auto"/>
            <w:right w:val="none" w:sz="0" w:space="0" w:color="auto"/>
          </w:divBdr>
        </w:div>
        <w:div w:id="2045446807">
          <w:marLeft w:val="0"/>
          <w:marRight w:val="0"/>
          <w:marTop w:val="0"/>
          <w:marBottom w:val="0"/>
          <w:divBdr>
            <w:top w:val="none" w:sz="0" w:space="0" w:color="auto"/>
            <w:left w:val="none" w:sz="0" w:space="0" w:color="auto"/>
            <w:bottom w:val="none" w:sz="0" w:space="0" w:color="auto"/>
            <w:right w:val="none" w:sz="0" w:space="0" w:color="auto"/>
          </w:divBdr>
        </w:div>
      </w:divsChild>
    </w:div>
    <w:div w:id="511451977">
      <w:bodyDiv w:val="1"/>
      <w:marLeft w:val="0"/>
      <w:marRight w:val="0"/>
      <w:marTop w:val="0"/>
      <w:marBottom w:val="0"/>
      <w:divBdr>
        <w:top w:val="none" w:sz="0" w:space="0" w:color="auto"/>
        <w:left w:val="none" w:sz="0" w:space="0" w:color="auto"/>
        <w:bottom w:val="none" w:sz="0" w:space="0" w:color="auto"/>
        <w:right w:val="none" w:sz="0" w:space="0" w:color="auto"/>
      </w:divBdr>
    </w:div>
    <w:div w:id="511456513">
      <w:bodyDiv w:val="1"/>
      <w:marLeft w:val="0"/>
      <w:marRight w:val="0"/>
      <w:marTop w:val="0"/>
      <w:marBottom w:val="0"/>
      <w:divBdr>
        <w:top w:val="none" w:sz="0" w:space="0" w:color="auto"/>
        <w:left w:val="none" w:sz="0" w:space="0" w:color="auto"/>
        <w:bottom w:val="none" w:sz="0" w:space="0" w:color="auto"/>
        <w:right w:val="none" w:sz="0" w:space="0" w:color="auto"/>
      </w:divBdr>
    </w:div>
    <w:div w:id="511648906">
      <w:bodyDiv w:val="1"/>
      <w:marLeft w:val="0"/>
      <w:marRight w:val="0"/>
      <w:marTop w:val="0"/>
      <w:marBottom w:val="0"/>
      <w:divBdr>
        <w:top w:val="none" w:sz="0" w:space="0" w:color="auto"/>
        <w:left w:val="none" w:sz="0" w:space="0" w:color="auto"/>
        <w:bottom w:val="none" w:sz="0" w:space="0" w:color="auto"/>
        <w:right w:val="none" w:sz="0" w:space="0" w:color="auto"/>
      </w:divBdr>
    </w:div>
    <w:div w:id="513231618">
      <w:bodyDiv w:val="1"/>
      <w:marLeft w:val="0"/>
      <w:marRight w:val="0"/>
      <w:marTop w:val="0"/>
      <w:marBottom w:val="0"/>
      <w:divBdr>
        <w:top w:val="none" w:sz="0" w:space="0" w:color="auto"/>
        <w:left w:val="none" w:sz="0" w:space="0" w:color="auto"/>
        <w:bottom w:val="none" w:sz="0" w:space="0" w:color="auto"/>
        <w:right w:val="none" w:sz="0" w:space="0" w:color="auto"/>
      </w:divBdr>
      <w:divsChild>
        <w:div w:id="377171601">
          <w:marLeft w:val="1166"/>
          <w:marRight w:val="0"/>
          <w:marTop w:val="96"/>
          <w:marBottom w:val="0"/>
          <w:divBdr>
            <w:top w:val="none" w:sz="0" w:space="0" w:color="auto"/>
            <w:left w:val="none" w:sz="0" w:space="0" w:color="auto"/>
            <w:bottom w:val="none" w:sz="0" w:space="0" w:color="auto"/>
            <w:right w:val="none" w:sz="0" w:space="0" w:color="auto"/>
          </w:divBdr>
        </w:div>
        <w:div w:id="389161098">
          <w:marLeft w:val="547"/>
          <w:marRight w:val="0"/>
          <w:marTop w:val="115"/>
          <w:marBottom w:val="0"/>
          <w:divBdr>
            <w:top w:val="none" w:sz="0" w:space="0" w:color="auto"/>
            <w:left w:val="none" w:sz="0" w:space="0" w:color="auto"/>
            <w:bottom w:val="none" w:sz="0" w:space="0" w:color="auto"/>
            <w:right w:val="none" w:sz="0" w:space="0" w:color="auto"/>
          </w:divBdr>
        </w:div>
        <w:div w:id="697005474">
          <w:marLeft w:val="547"/>
          <w:marRight w:val="0"/>
          <w:marTop w:val="115"/>
          <w:marBottom w:val="0"/>
          <w:divBdr>
            <w:top w:val="none" w:sz="0" w:space="0" w:color="auto"/>
            <w:left w:val="none" w:sz="0" w:space="0" w:color="auto"/>
            <w:bottom w:val="none" w:sz="0" w:space="0" w:color="auto"/>
            <w:right w:val="none" w:sz="0" w:space="0" w:color="auto"/>
          </w:divBdr>
        </w:div>
        <w:div w:id="753360294">
          <w:marLeft w:val="1166"/>
          <w:marRight w:val="0"/>
          <w:marTop w:val="96"/>
          <w:marBottom w:val="0"/>
          <w:divBdr>
            <w:top w:val="none" w:sz="0" w:space="0" w:color="auto"/>
            <w:left w:val="none" w:sz="0" w:space="0" w:color="auto"/>
            <w:bottom w:val="none" w:sz="0" w:space="0" w:color="auto"/>
            <w:right w:val="none" w:sz="0" w:space="0" w:color="auto"/>
          </w:divBdr>
        </w:div>
        <w:div w:id="1695423821">
          <w:marLeft w:val="1166"/>
          <w:marRight w:val="0"/>
          <w:marTop w:val="96"/>
          <w:marBottom w:val="0"/>
          <w:divBdr>
            <w:top w:val="none" w:sz="0" w:space="0" w:color="auto"/>
            <w:left w:val="none" w:sz="0" w:space="0" w:color="auto"/>
            <w:bottom w:val="none" w:sz="0" w:space="0" w:color="auto"/>
            <w:right w:val="none" w:sz="0" w:space="0" w:color="auto"/>
          </w:divBdr>
        </w:div>
        <w:div w:id="1862163222">
          <w:marLeft w:val="547"/>
          <w:marRight w:val="0"/>
          <w:marTop w:val="115"/>
          <w:marBottom w:val="0"/>
          <w:divBdr>
            <w:top w:val="none" w:sz="0" w:space="0" w:color="auto"/>
            <w:left w:val="none" w:sz="0" w:space="0" w:color="auto"/>
            <w:bottom w:val="none" w:sz="0" w:space="0" w:color="auto"/>
            <w:right w:val="none" w:sz="0" w:space="0" w:color="auto"/>
          </w:divBdr>
        </w:div>
      </w:divsChild>
    </w:div>
    <w:div w:id="513500206">
      <w:bodyDiv w:val="1"/>
      <w:marLeft w:val="0"/>
      <w:marRight w:val="0"/>
      <w:marTop w:val="0"/>
      <w:marBottom w:val="0"/>
      <w:divBdr>
        <w:top w:val="none" w:sz="0" w:space="0" w:color="auto"/>
        <w:left w:val="none" w:sz="0" w:space="0" w:color="auto"/>
        <w:bottom w:val="none" w:sz="0" w:space="0" w:color="auto"/>
        <w:right w:val="none" w:sz="0" w:space="0" w:color="auto"/>
      </w:divBdr>
    </w:div>
    <w:div w:id="515121022">
      <w:bodyDiv w:val="1"/>
      <w:marLeft w:val="0"/>
      <w:marRight w:val="0"/>
      <w:marTop w:val="0"/>
      <w:marBottom w:val="0"/>
      <w:divBdr>
        <w:top w:val="none" w:sz="0" w:space="0" w:color="auto"/>
        <w:left w:val="none" w:sz="0" w:space="0" w:color="auto"/>
        <w:bottom w:val="none" w:sz="0" w:space="0" w:color="auto"/>
        <w:right w:val="none" w:sz="0" w:space="0" w:color="auto"/>
      </w:divBdr>
    </w:div>
    <w:div w:id="516505883">
      <w:bodyDiv w:val="1"/>
      <w:marLeft w:val="0"/>
      <w:marRight w:val="0"/>
      <w:marTop w:val="0"/>
      <w:marBottom w:val="0"/>
      <w:divBdr>
        <w:top w:val="none" w:sz="0" w:space="0" w:color="auto"/>
        <w:left w:val="none" w:sz="0" w:space="0" w:color="auto"/>
        <w:bottom w:val="none" w:sz="0" w:space="0" w:color="auto"/>
        <w:right w:val="none" w:sz="0" w:space="0" w:color="auto"/>
      </w:divBdr>
      <w:divsChild>
        <w:div w:id="132187697">
          <w:marLeft w:val="1166"/>
          <w:marRight w:val="0"/>
          <w:marTop w:val="115"/>
          <w:marBottom w:val="0"/>
          <w:divBdr>
            <w:top w:val="none" w:sz="0" w:space="0" w:color="auto"/>
            <w:left w:val="none" w:sz="0" w:space="0" w:color="auto"/>
            <w:bottom w:val="none" w:sz="0" w:space="0" w:color="auto"/>
            <w:right w:val="none" w:sz="0" w:space="0" w:color="auto"/>
          </w:divBdr>
        </w:div>
        <w:div w:id="763495834">
          <w:marLeft w:val="547"/>
          <w:marRight w:val="0"/>
          <w:marTop w:val="134"/>
          <w:marBottom w:val="0"/>
          <w:divBdr>
            <w:top w:val="none" w:sz="0" w:space="0" w:color="auto"/>
            <w:left w:val="none" w:sz="0" w:space="0" w:color="auto"/>
            <w:bottom w:val="none" w:sz="0" w:space="0" w:color="auto"/>
            <w:right w:val="none" w:sz="0" w:space="0" w:color="auto"/>
          </w:divBdr>
        </w:div>
        <w:div w:id="1118841823">
          <w:marLeft w:val="1166"/>
          <w:marRight w:val="0"/>
          <w:marTop w:val="115"/>
          <w:marBottom w:val="0"/>
          <w:divBdr>
            <w:top w:val="none" w:sz="0" w:space="0" w:color="auto"/>
            <w:left w:val="none" w:sz="0" w:space="0" w:color="auto"/>
            <w:bottom w:val="none" w:sz="0" w:space="0" w:color="auto"/>
            <w:right w:val="none" w:sz="0" w:space="0" w:color="auto"/>
          </w:divBdr>
        </w:div>
        <w:div w:id="1264191149">
          <w:marLeft w:val="547"/>
          <w:marRight w:val="0"/>
          <w:marTop w:val="134"/>
          <w:marBottom w:val="0"/>
          <w:divBdr>
            <w:top w:val="none" w:sz="0" w:space="0" w:color="auto"/>
            <w:left w:val="none" w:sz="0" w:space="0" w:color="auto"/>
            <w:bottom w:val="none" w:sz="0" w:space="0" w:color="auto"/>
            <w:right w:val="none" w:sz="0" w:space="0" w:color="auto"/>
          </w:divBdr>
        </w:div>
        <w:div w:id="1402169795">
          <w:marLeft w:val="1166"/>
          <w:marRight w:val="0"/>
          <w:marTop w:val="115"/>
          <w:marBottom w:val="0"/>
          <w:divBdr>
            <w:top w:val="none" w:sz="0" w:space="0" w:color="auto"/>
            <w:left w:val="none" w:sz="0" w:space="0" w:color="auto"/>
            <w:bottom w:val="none" w:sz="0" w:space="0" w:color="auto"/>
            <w:right w:val="none" w:sz="0" w:space="0" w:color="auto"/>
          </w:divBdr>
        </w:div>
      </w:divsChild>
    </w:div>
    <w:div w:id="519394877">
      <w:bodyDiv w:val="1"/>
      <w:marLeft w:val="0"/>
      <w:marRight w:val="0"/>
      <w:marTop w:val="0"/>
      <w:marBottom w:val="0"/>
      <w:divBdr>
        <w:top w:val="none" w:sz="0" w:space="0" w:color="auto"/>
        <w:left w:val="none" w:sz="0" w:space="0" w:color="auto"/>
        <w:bottom w:val="none" w:sz="0" w:space="0" w:color="auto"/>
        <w:right w:val="none" w:sz="0" w:space="0" w:color="auto"/>
      </w:divBdr>
    </w:div>
    <w:div w:id="519666125">
      <w:bodyDiv w:val="1"/>
      <w:marLeft w:val="0"/>
      <w:marRight w:val="0"/>
      <w:marTop w:val="0"/>
      <w:marBottom w:val="0"/>
      <w:divBdr>
        <w:top w:val="none" w:sz="0" w:space="0" w:color="auto"/>
        <w:left w:val="none" w:sz="0" w:space="0" w:color="auto"/>
        <w:bottom w:val="none" w:sz="0" w:space="0" w:color="auto"/>
        <w:right w:val="none" w:sz="0" w:space="0" w:color="auto"/>
      </w:divBdr>
    </w:div>
    <w:div w:id="519857695">
      <w:bodyDiv w:val="1"/>
      <w:marLeft w:val="0"/>
      <w:marRight w:val="0"/>
      <w:marTop w:val="0"/>
      <w:marBottom w:val="0"/>
      <w:divBdr>
        <w:top w:val="none" w:sz="0" w:space="0" w:color="auto"/>
        <w:left w:val="none" w:sz="0" w:space="0" w:color="auto"/>
        <w:bottom w:val="none" w:sz="0" w:space="0" w:color="auto"/>
        <w:right w:val="none" w:sz="0" w:space="0" w:color="auto"/>
      </w:divBdr>
    </w:div>
    <w:div w:id="520437530">
      <w:bodyDiv w:val="1"/>
      <w:marLeft w:val="0"/>
      <w:marRight w:val="0"/>
      <w:marTop w:val="0"/>
      <w:marBottom w:val="0"/>
      <w:divBdr>
        <w:top w:val="none" w:sz="0" w:space="0" w:color="auto"/>
        <w:left w:val="none" w:sz="0" w:space="0" w:color="auto"/>
        <w:bottom w:val="none" w:sz="0" w:space="0" w:color="auto"/>
        <w:right w:val="none" w:sz="0" w:space="0" w:color="auto"/>
      </w:divBdr>
    </w:div>
    <w:div w:id="520514747">
      <w:bodyDiv w:val="1"/>
      <w:marLeft w:val="0"/>
      <w:marRight w:val="0"/>
      <w:marTop w:val="0"/>
      <w:marBottom w:val="0"/>
      <w:divBdr>
        <w:top w:val="none" w:sz="0" w:space="0" w:color="auto"/>
        <w:left w:val="none" w:sz="0" w:space="0" w:color="auto"/>
        <w:bottom w:val="none" w:sz="0" w:space="0" w:color="auto"/>
        <w:right w:val="none" w:sz="0" w:space="0" w:color="auto"/>
      </w:divBdr>
      <w:divsChild>
        <w:div w:id="53434267">
          <w:marLeft w:val="1166"/>
          <w:marRight w:val="0"/>
          <w:marTop w:val="106"/>
          <w:marBottom w:val="0"/>
          <w:divBdr>
            <w:top w:val="none" w:sz="0" w:space="0" w:color="auto"/>
            <w:left w:val="none" w:sz="0" w:space="0" w:color="auto"/>
            <w:bottom w:val="none" w:sz="0" w:space="0" w:color="auto"/>
            <w:right w:val="none" w:sz="0" w:space="0" w:color="auto"/>
          </w:divBdr>
        </w:div>
        <w:div w:id="1962882776">
          <w:marLeft w:val="547"/>
          <w:marRight w:val="0"/>
          <w:marTop w:val="106"/>
          <w:marBottom w:val="0"/>
          <w:divBdr>
            <w:top w:val="none" w:sz="0" w:space="0" w:color="auto"/>
            <w:left w:val="none" w:sz="0" w:space="0" w:color="auto"/>
            <w:bottom w:val="none" w:sz="0" w:space="0" w:color="auto"/>
            <w:right w:val="none" w:sz="0" w:space="0" w:color="auto"/>
          </w:divBdr>
        </w:div>
        <w:div w:id="2071491720">
          <w:marLeft w:val="1166"/>
          <w:marRight w:val="0"/>
          <w:marTop w:val="106"/>
          <w:marBottom w:val="0"/>
          <w:divBdr>
            <w:top w:val="none" w:sz="0" w:space="0" w:color="auto"/>
            <w:left w:val="none" w:sz="0" w:space="0" w:color="auto"/>
            <w:bottom w:val="none" w:sz="0" w:space="0" w:color="auto"/>
            <w:right w:val="none" w:sz="0" w:space="0" w:color="auto"/>
          </w:divBdr>
        </w:div>
        <w:div w:id="2108887846">
          <w:marLeft w:val="1166"/>
          <w:marRight w:val="0"/>
          <w:marTop w:val="106"/>
          <w:marBottom w:val="0"/>
          <w:divBdr>
            <w:top w:val="none" w:sz="0" w:space="0" w:color="auto"/>
            <w:left w:val="none" w:sz="0" w:space="0" w:color="auto"/>
            <w:bottom w:val="none" w:sz="0" w:space="0" w:color="auto"/>
            <w:right w:val="none" w:sz="0" w:space="0" w:color="auto"/>
          </w:divBdr>
        </w:div>
      </w:divsChild>
    </w:div>
    <w:div w:id="520749574">
      <w:bodyDiv w:val="1"/>
      <w:marLeft w:val="0"/>
      <w:marRight w:val="0"/>
      <w:marTop w:val="0"/>
      <w:marBottom w:val="0"/>
      <w:divBdr>
        <w:top w:val="none" w:sz="0" w:space="0" w:color="auto"/>
        <w:left w:val="none" w:sz="0" w:space="0" w:color="auto"/>
        <w:bottom w:val="none" w:sz="0" w:space="0" w:color="auto"/>
        <w:right w:val="none" w:sz="0" w:space="0" w:color="auto"/>
      </w:divBdr>
    </w:div>
    <w:div w:id="522010620">
      <w:bodyDiv w:val="1"/>
      <w:marLeft w:val="0"/>
      <w:marRight w:val="0"/>
      <w:marTop w:val="0"/>
      <w:marBottom w:val="0"/>
      <w:divBdr>
        <w:top w:val="none" w:sz="0" w:space="0" w:color="auto"/>
        <w:left w:val="none" w:sz="0" w:space="0" w:color="auto"/>
        <w:bottom w:val="none" w:sz="0" w:space="0" w:color="auto"/>
        <w:right w:val="none" w:sz="0" w:space="0" w:color="auto"/>
      </w:divBdr>
    </w:div>
    <w:div w:id="522134631">
      <w:bodyDiv w:val="1"/>
      <w:marLeft w:val="0"/>
      <w:marRight w:val="0"/>
      <w:marTop w:val="0"/>
      <w:marBottom w:val="0"/>
      <w:divBdr>
        <w:top w:val="none" w:sz="0" w:space="0" w:color="auto"/>
        <w:left w:val="none" w:sz="0" w:space="0" w:color="auto"/>
        <w:bottom w:val="none" w:sz="0" w:space="0" w:color="auto"/>
        <w:right w:val="none" w:sz="0" w:space="0" w:color="auto"/>
      </w:divBdr>
      <w:divsChild>
        <w:div w:id="229579285">
          <w:marLeft w:val="547"/>
          <w:marRight w:val="0"/>
          <w:marTop w:val="106"/>
          <w:marBottom w:val="0"/>
          <w:divBdr>
            <w:top w:val="none" w:sz="0" w:space="0" w:color="auto"/>
            <w:left w:val="none" w:sz="0" w:space="0" w:color="auto"/>
            <w:bottom w:val="none" w:sz="0" w:space="0" w:color="auto"/>
            <w:right w:val="none" w:sz="0" w:space="0" w:color="auto"/>
          </w:divBdr>
        </w:div>
        <w:div w:id="1400787040">
          <w:marLeft w:val="1800"/>
          <w:marRight w:val="0"/>
          <w:marTop w:val="86"/>
          <w:marBottom w:val="0"/>
          <w:divBdr>
            <w:top w:val="none" w:sz="0" w:space="0" w:color="auto"/>
            <w:left w:val="none" w:sz="0" w:space="0" w:color="auto"/>
            <w:bottom w:val="none" w:sz="0" w:space="0" w:color="auto"/>
            <w:right w:val="none" w:sz="0" w:space="0" w:color="auto"/>
          </w:divBdr>
        </w:div>
        <w:div w:id="1744179823">
          <w:marLeft w:val="1166"/>
          <w:marRight w:val="0"/>
          <w:marTop w:val="106"/>
          <w:marBottom w:val="0"/>
          <w:divBdr>
            <w:top w:val="none" w:sz="0" w:space="0" w:color="auto"/>
            <w:left w:val="none" w:sz="0" w:space="0" w:color="auto"/>
            <w:bottom w:val="none" w:sz="0" w:space="0" w:color="auto"/>
            <w:right w:val="none" w:sz="0" w:space="0" w:color="auto"/>
          </w:divBdr>
        </w:div>
        <w:div w:id="1751269209">
          <w:marLeft w:val="1166"/>
          <w:marRight w:val="0"/>
          <w:marTop w:val="96"/>
          <w:marBottom w:val="0"/>
          <w:divBdr>
            <w:top w:val="none" w:sz="0" w:space="0" w:color="auto"/>
            <w:left w:val="none" w:sz="0" w:space="0" w:color="auto"/>
            <w:bottom w:val="none" w:sz="0" w:space="0" w:color="auto"/>
            <w:right w:val="none" w:sz="0" w:space="0" w:color="auto"/>
          </w:divBdr>
        </w:div>
        <w:div w:id="1905985835">
          <w:marLeft w:val="547"/>
          <w:marRight w:val="0"/>
          <w:marTop w:val="115"/>
          <w:marBottom w:val="0"/>
          <w:divBdr>
            <w:top w:val="none" w:sz="0" w:space="0" w:color="auto"/>
            <w:left w:val="none" w:sz="0" w:space="0" w:color="auto"/>
            <w:bottom w:val="none" w:sz="0" w:space="0" w:color="auto"/>
            <w:right w:val="none" w:sz="0" w:space="0" w:color="auto"/>
          </w:divBdr>
        </w:div>
        <w:div w:id="2034842718">
          <w:marLeft w:val="1800"/>
          <w:marRight w:val="0"/>
          <w:marTop w:val="86"/>
          <w:marBottom w:val="0"/>
          <w:divBdr>
            <w:top w:val="none" w:sz="0" w:space="0" w:color="auto"/>
            <w:left w:val="none" w:sz="0" w:space="0" w:color="auto"/>
            <w:bottom w:val="none" w:sz="0" w:space="0" w:color="auto"/>
            <w:right w:val="none" w:sz="0" w:space="0" w:color="auto"/>
          </w:divBdr>
        </w:div>
      </w:divsChild>
    </w:div>
    <w:div w:id="522864913">
      <w:bodyDiv w:val="1"/>
      <w:marLeft w:val="0"/>
      <w:marRight w:val="0"/>
      <w:marTop w:val="0"/>
      <w:marBottom w:val="0"/>
      <w:divBdr>
        <w:top w:val="none" w:sz="0" w:space="0" w:color="auto"/>
        <w:left w:val="none" w:sz="0" w:space="0" w:color="auto"/>
        <w:bottom w:val="none" w:sz="0" w:space="0" w:color="auto"/>
        <w:right w:val="none" w:sz="0" w:space="0" w:color="auto"/>
      </w:divBdr>
    </w:div>
    <w:div w:id="523250633">
      <w:bodyDiv w:val="1"/>
      <w:marLeft w:val="0"/>
      <w:marRight w:val="0"/>
      <w:marTop w:val="0"/>
      <w:marBottom w:val="0"/>
      <w:divBdr>
        <w:top w:val="none" w:sz="0" w:space="0" w:color="auto"/>
        <w:left w:val="none" w:sz="0" w:space="0" w:color="auto"/>
        <w:bottom w:val="none" w:sz="0" w:space="0" w:color="auto"/>
        <w:right w:val="none" w:sz="0" w:space="0" w:color="auto"/>
      </w:divBdr>
    </w:div>
    <w:div w:id="524053559">
      <w:bodyDiv w:val="1"/>
      <w:marLeft w:val="0"/>
      <w:marRight w:val="0"/>
      <w:marTop w:val="0"/>
      <w:marBottom w:val="0"/>
      <w:divBdr>
        <w:top w:val="none" w:sz="0" w:space="0" w:color="auto"/>
        <w:left w:val="none" w:sz="0" w:space="0" w:color="auto"/>
        <w:bottom w:val="none" w:sz="0" w:space="0" w:color="auto"/>
        <w:right w:val="none" w:sz="0" w:space="0" w:color="auto"/>
      </w:divBdr>
    </w:div>
    <w:div w:id="524641371">
      <w:bodyDiv w:val="1"/>
      <w:marLeft w:val="0"/>
      <w:marRight w:val="0"/>
      <w:marTop w:val="0"/>
      <w:marBottom w:val="0"/>
      <w:divBdr>
        <w:top w:val="none" w:sz="0" w:space="0" w:color="auto"/>
        <w:left w:val="none" w:sz="0" w:space="0" w:color="auto"/>
        <w:bottom w:val="none" w:sz="0" w:space="0" w:color="auto"/>
        <w:right w:val="none" w:sz="0" w:space="0" w:color="auto"/>
      </w:divBdr>
    </w:div>
    <w:div w:id="524750379">
      <w:bodyDiv w:val="1"/>
      <w:marLeft w:val="0"/>
      <w:marRight w:val="0"/>
      <w:marTop w:val="0"/>
      <w:marBottom w:val="0"/>
      <w:divBdr>
        <w:top w:val="none" w:sz="0" w:space="0" w:color="auto"/>
        <w:left w:val="none" w:sz="0" w:space="0" w:color="auto"/>
        <w:bottom w:val="none" w:sz="0" w:space="0" w:color="auto"/>
        <w:right w:val="none" w:sz="0" w:space="0" w:color="auto"/>
      </w:divBdr>
    </w:div>
    <w:div w:id="526678706">
      <w:bodyDiv w:val="1"/>
      <w:marLeft w:val="0"/>
      <w:marRight w:val="0"/>
      <w:marTop w:val="0"/>
      <w:marBottom w:val="0"/>
      <w:divBdr>
        <w:top w:val="none" w:sz="0" w:space="0" w:color="auto"/>
        <w:left w:val="none" w:sz="0" w:space="0" w:color="auto"/>
        <w:bottom w:val="none" w:sz="0" w:space="0" w:color="auto"/>
        <w:right w:val="none" w:sz="0" w:space="0" w:color="auto"/>
      </w:divBdr>
    </w:div>
    <w:div w:id="527523643">
      <w:bodyDiv w:val="1"/>
      <w:marLeft w:val="0"/>
      <w:marRight w:val="0"/>
      <w:marTop w:val="0"/>
      <w:marBottom w:val="0"/>
      <w:divBdr>
        <w:top w:val="none" w:sz="0" w:space="0" w:color="auto"/>
        <w:left w:val="none" w:sz="0" w:space="0" w:color="auto"/>
        <w:bottom w:val="none" w:sz="0" w:space="0" w:color="auto"/>
        <w:right w:val="none" w:sz="0" w:space="0" w:color="auto"/>
      </w:divBdr>
      <w:divsChild>
        <w:div w:id="796068181">
          <w:marLeft w:val="0"/>
          <w:marRight w:val="0"/>
          <w:marTop w:val="0"/>
          <w:marBottom w:val="0"/>
          <w:divBdr>
            <w:top w:val="none" w:sz="0" w:space="0" w:color="auto"/>
            <w:left w:val="none" w:sz="0" w:space="0" w:color="auto"/>
            <w:bottom w:val="none" w:sz="0" w:space="0" w:color="auto"/>
            <w:right w:val="none" w:sz="0" w:space="0" w:color="auto"/>
          </w:divBdr>
          <w:divsChild>
            <w:div w:id="37167317">
              <w:marLeft w:val="0"/>
              <w:marRight w:val="0"/>
              <w:marTop w:val="0"/>
              <w:marBottom w:val="0"/>
              <w:divBdr>
                <w:top w:val="none" w:sz="0" w:space="0" w:color="auto"/>
                <w:left w:val="none" w:sz="0" w:space="0" w:color="auto"/>
                <w:bottom w:val="none" w:sz="0" w:space="0" w:color="auto"/>
                <w:right w:val="none" w:sz="0" w:space="0" w:color="auto"/>
              </w:divBdr>
            </w:div>
            <w:div w:id="170949385">
              <w:marLeft w:val="0"/>
              <w:marRight w:val="0"/>
              <w:marTop w:val="0"/>
              <w:marBottom w:val="0"/>
              <w:divBdr>
                <w:top w:val="none" w:sz="0" w:space="0" w:color="auto"/>
                <w:left w:val="none" w:sz="0" w:space="0" w:color="auto"/>
                <w:bottom w:val="none" w:sz="0" w:space="0" w:color="auto"/>
                <w:right w:val="none" w:sz="0" w:space="0" w:color="auto"/>
              </w:divBdr>
            </w:div>
            <w:div w:id="290325353">
              <w:marLeft w:val="0"/>
              <w:marRight w:val="0"/>
              <w:marTop w:val="0"/>
              <w:marBottom w:val="0"/>
              <w:divBdr>
                <w:top w:val="none" w:sz="0" w:space="0" w:color="auto"/>
                <w:left w:val="none" w:sz="0" w:space="0" w:color="auto"/>
                <w:bottom w:val="none" w:sz="0" w:space="0" w:color="auto"/>
                <w:right w:val="none" w:sz="0" w:space="0" w:color="auto"/>
              </w:divBdr>
            </w:div>
            <w:div w:id="309136326">
              <w:marLeft w:val="0"/>
              <w:marRight w:val="0"/>
              <w:marTop w:val="0"/>
              <w:marBottom w:val="0"/>
              <w:divBdr>
                <w:top w:val="none" w:sz="0" w:space="0" w:color="auto"/>
                <w:left w:val="none" w:sz="0" w:space="0" w:color="auto"/>
                <w:bottom w:val="none" w:sz="0" w:space="0" w:color="auto"/>
                <w:right w:val="none" w:sz="0" w:space="0" w:color="auto"/>
              </w:divBdr>
            </w:div>
            <w:div w:id="592781457">
              <w:marLeft w:val="0"/>
              <w:marRight w:val="0"/>
              <w:marTop w:val="0"/>
              <w:marBottom w:val="0"/>
              <w:divBdr>
                <w:top w:val="none" w:sz="0" w:space="0" w:color="auto"/>
                <w:left w:val="none" w:sz="0" w:space="0" w:color="auto"/>
                <w:bottom w:val="none" w:sz="0" w:space="0" w:color="auto"/>
                <w:right w:val="none" w:sz="0" w:space="0" w:color="auto"/>
              </w:divBdr>
            </w:div>
            <w:div w:id="760099690">
              <w:marLeft w:val="0"/>
              <w:marRight w:val="0"/>
              <w:marTop w:val="0"/>
              <w:marBottom w:val="0"/>
              <w:divBdr>
                <w:top w:val="none" w:sz="0" w:space="0" w:color="auto"/>
                <w:left w:val="none" w:sz="0" w:space="0" w:color="auto"/>
                <w:bottom w:val="none" w:sz="0" w:space="0" w:color="auto"/>
                <w:right w:val="none" w:sz="0" w:space="0" w:color="auto"/>
              </w:divBdr>
            </w:div>
            <w:div w:id="891622534">
              <w:marLeft w:val="0"/>
              <w:marRight w:val="0"/>
              <w:marTop w:val="0"/>
              <w:marBottom w:val="0"/>
              <w:divBdr>
                <w:top w:val="none" w:sz="0" w:space="0" w:color="auto"/>
                <w:left w:val="none" w:sz="0" w:space="0" w:color="auto"/>
                <w:bottom w:val="none" w:sz="0" w:space="0" w:color="auto"/>
                <w:right w:val="none" w:sz="0" w:space="0" w:color="auto"/>
              </w:divBdr>
            </w:div>
            <w:div w:id="982193510">
              <w:marLeft w:val="0"/>
              <w:marRight w:val="0"/>
              <w:marTop w:val="0"/>
              <w:marBottom w:val="0"/>
              <w:divBdr>
                <w:top w:val="none" w:sz="0" w:space="0" w:color="auto"/>
                <w:left w:val="none" w:sz="0" w:space="0" w:color="auto"/>
                <w:bottom w:val="none" w:sz="0" w:space="0" w:color="auto"/>
                <w:right w:val="none" w:sz="0" w:space="0" w:color="auto"/>
              </w:divBdr>
            </w:div>
            <w:div w:id="1015956151">
              <w:marLeft w:val="0"/>
              <w:marRight w:val="0"/>
              <w:marTop w:val="0"/>
              <w:marBottom w:val="0"/>
              <w:divBdr>
                <w:top w:val="none" w:sz="0" w:space="0" w:color="auto"/>
                <w:left w:val="none" w:sz="0" w:space="0" w:color="auto"/>
                <w:bottom w:val="none" w:sz="0" w:space="0" w:color="auto"/>
                <w:right w:val="none" w:sz="0" w:space="0" w:color="auto"/>
              </w:divBdr>
            </w:div>
            <w:div w:id="1086029435">
              <w:marLeft w:val="0"/>
              <w:marRight w:val="0"/>
              <w:marTop w:val="0"/>
              <w:marBottom w:val="0"/>
              <w:divBdr>
                <w:top w:val="none" w:sz="0" w:space="0" w:color="auto"/>
                <w:left w:val="none" w:sz="0" w:space="0" w:color="auto"/>
                <w:bottom w:val="none" w:sz="0" w:space="0" w:color="auto"/>
                <w:right w:val="none" w:sz="0" w:space="0" w:color="auto"/>
              </w:divBdr>
            </w:div>
            <w:div w:id="1316449754">
              <w:marLeft w:val="0"/>
              <w:marRight w:val="0"/>
              <w:marTop w:val="0"/>
              <w:marBottom w:val="0"/>
              <w:divBdr>
                <w:top w:val="none" w:sz="0" w:space="0" w:color="auto"/>
                <w:left w:val="none" w:sz="0" w:space="0" w:color="auto"/>
                <w:bottom w:val="none" w:sz="0" w:space="0" w:color="auto"/>
                <w:right w:val="none" w:sz="0" w:space="0" w:color="auto"/>
              </w:divBdr>
            </w:div>
            <w:div w:id="1322395180">
              <w:marLeft w:val="0"/>
              <w:marRight w:val="0"/>
              <w:marTop w:val="0"/>
              <w:marBottom w:val="0"/>
              <w:divBdr>
                <w:top w:val="none" w:sz="0" w:space="0" w:color="auto"/>
                <w:left w:val="none" w:sz="0" w:space="0" w:color="auto"/>
                <w:bottom w:val="none" w:sz="0" w:space="0" w:color="auto"/>
                <w:right w:val="none" w:sz="0" w:space="0" w:color="auto"/>
              </w:divBdr>
            </w:div>
            <w:div w:id="1329863842">
              <w:marLeft w:val="0"/>
              <w:marRight w:val="0"/>
              <w:marTop w:val="0"/>
              <w:marBottom w:val="0"/>
              <w:divBdr>
                <w:top w:val="none" w:sz="0" w:space="0" w:color="auto"/>
                <w:left w:val="none" w:sz="0" w:space="0" w:color="auto"/>
                <w:bottom w:val="none" w:sz="0" w:space="0" w:color="auto"/>
                <w:right w:val="none" w:sz="0" w:space="0" w:color="auto"/>
              </w:divBdr>
            </w:div>
            <w:div w:id="1348290967">
              <w:marLeft w:val="0"/>
              <w:marRight w:val="0"/>
              <w:marTop w:val="0"/>
              <w:marBottom w:val="0"/>
              <w:divBdr>
                <w:top w:val="none" w:sz="0" w:space="0" w:color="auto"/>
                <w:left w:val="none" w:sz="0" w:space="0" w:color="auto"/>
                <w:bottom w:val="none" w:sz="0" w:space="0" w:color="auto"/>
                <w:right w:val="none" w:sz="0" w:space="0" w:color="auto"/>
              </w:divBdr>
            </w:div>
            <w:div w:id="1545017097">
              <w:marLeft w:val="0"/>
              <w:marRight w:val="0"/>
              <w:marTop w:val="0"/>
              <w:marBottom w:val="0"/>
              <w:divBdr>
                <w:top w:val="none" w:sz="0" w:space="0" w:color="auto"/>
                <w:left w:val="none" w:sz="0" w:space="0" w:color="auto"/>
                <w:bottom w:val="none" w:sz="0" w:space="0" w:color="auto"/>
                <w:right w:val="none" w:sz="0" w:space="0" w:color="auto"/>
              </w:divBdr>
            </w:div>
            <w:div w:id="1865821564">
              <w:marLeft w:val="0"/>
              <w:marRight w:val="0"/>
              <w:marTop w:val="0"/>
              <w:marBottom w:val="0"/>
              <w:divBdr>
                <w:top w:val="none" w:sz="0" w:space="0" w:color="auto"/>
                <w:left w:val="none" w:sz="0" w:space="0" w:color="auto"/>
                <w:bottom w:val="none" w:sz="0" w:space="0" w:color="auto"/>
                <w:right w:val="none" w:sz="0" w:space="0" w:color="auto"/>
              </w:divBdr>
            </w:div>
            <w:div w:id="1877355506">
              <w:marLeft w:val="0"/>
              <w:marRight w:val="0"/>
              <w:marTop w:val="0"/>
              <w:marBottom w:val="0"/>
              <w:divBdr>
                <w:top w:val="none" w:sz="0" w:space="0" w:color="auto"/>
                <w:left w:val="none" w:sz="0" w:space="0" w:color="auto"/>
                <w:bottom w:val="none" w:sz="0" w:space="0" w:color="auto"/>
                <w:right w:val="none" w:sz="0" w:space="0" w:color="auto"/>
              </w:divBdr>
            </w:div>
            <w:div w:id="1884443360">
              <w:marLeft w:val="0"/>
              <w:marRight w:val="0"/>
              <w:marTop w:val="0"/>
              <w:marBottom w:val="0"/>
              <w:divBdr>
                <w:top w:val="none" w:sz="0" w:space="0" w:color="auto"/>
                <w:left w:val="none" w:sz="0" w:space="0" w:color="auto"/>
                <w:bottom w:val="none" w:sz="0" w:space="0" w:color="auto"/>
                <w:right w:val="none" w:sz="0" w:space="0" w:color="auto"/>
              </w:divBdr>
            </w:div>
            <w:div w:id="1898777535">
              <w:marLeft w:val="0"/>
              <w:marRight w:val="0"/>
              <w:marTop w:val="0"/>
              <w:marBottom w:val="0"/>
              <w:divBdr>
                <w:top w:val="none" w:sz="0" w:space="0" w:color="auto"/>
                <w:left w:val="none" w:sz="0" w:space="0" w:color="auto"/>
                <w:bottom w:val="none" w:sz="0" w:space="0" w:color="auto"/>
                <w:right w:val="none" w:sz="0" w:space="0" w:color="auto"/>
              </w:divBdr>
            </w:div>
            <w:div w:id="1900434189">
              <w:marLeft w:val="0"/>
              <w:marRight w:val="0"/>
              <w:marTop w:val="0"/>
              <w:marBottom w:val="0"/>
              <w:divBdr>
                <w:top w:val="none" w:sz="0" w:space="0" w:color="auto"/>
                <w:left w:val="none" w:sz="0" w:space="0" w:color="auto"/>
                <w:bottom w:val="none" w:sz="0" w:space="0" w:color="auto"/>
                <w:right w:val="none" w:sz="0" w:space="0" w:color="auto"/>
              </w:divBdr>
            </w:div>
            <w:div w:id="1929846387">
              <w:marLeft w:val="0"/>
              <w:marRight w:val="0"/>
              <w:marTop w:val="0"/>
              <w:marBottom w:val="0"/>
              <w:divBdr>
                <w:top w:val="none" w:sz="0" w:space="0" w:color="auto"/>
                <w:left w:val="none" w:sz="0" w:space="0" w:color="auto"/>
                <w:bottom w:val="none" w:sz="0" w:space="0" w:color="auto"/>
                <w:right w:val="none" w:sz="0" w:space="0" w:color="auto"/>
              </w:divBdr>
            </w:div>
            <w:div w:id="1984773622">
              <w:marLeft w:val="0"/>
              <w:marRight w:val="0"/>
              <w:marTop w:val="0"/>
              <w:marBottom w:val="0"/>
              <w:divBdr>
                <w:top w:val="none" w:sz="0" w:space="0" w:color="auto"/>
                <w:left w:val="none" w:sz="0" w:space="0" w:color="auto"/>
                <w:bottom w:val="none" w:sz="0" w:space="0" w:color="auto"/>
                <w:right w:val="none" w:sz="0" w:space="0" w:color="auto"/>
              </w:divBdr>
            </w:div>
            <w:div w:id="2042247605">
              <w:marLeft w:val="0"/>
              <w:marRight w:val="0"/>
              <w:marTop w:val="0"/>
              <w:marBottom w:val="0"/>
              <w:divBdr>
                <w:top w:val="none" w:sz="0" w:space="0" w:color="auto"/>
                <w:left w:val="none" w:sz="0" w:space="0" w:color="auto"/>
                <w:bottom w:val="none" w:sz="0" w:space="0" w:color="auto"/>
                <w:right w:val="none" w:sz="0" w:space="0" w:color="auto"/>
              </w:divBdr>
            </w:div>
            <w:div w:id="208949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35850">
      <w:bodyDiv w:val="1"/>
      <w:marLeft w:val="0"/>
      <w:marRight w:val="0"/>
      <w:marTop w:val="0"/>
      <w:marBottom w:val="0"/>
      <w:divBdr>
        <w:top w:val="none" w:sz="0" w:space="0" w:color="auto"/>
        <w:left w:val="none" w:sz="0" w:space="0" w:color="auto"/>
        <w:bottom w:val="none" w:sz="0" w:space="0" w:color="auto"/>
        <w:right w:val="none" w:sz="0" w:space="0" w:color="auto"/>
      </w:divBdr>
    </w:div>
    <w:div w:id="530608738">
      <w:bodyDiv w:val="1"/>
      <w:marLeft w:val="0"/>
      <w:marRight w:val="0"/>
      <w:marTop w:val="0"/>
      <w:marBottom w:val="0"/>
      <w:divBdr>
        <w:top w:val="none" w:sz="0" w:space="0" w:color="auto"/>
        <w:left w:val="none" w:sz="0" w:space="0" w:color="auto"/>
        <w:bottom w:val="none" w:sz="0" w:space="0" w:color="auto"/>
        <w:right w:val="none" w:sz="0" w:space="0" w:color="auto"/>
      </w:divBdr>
    </w:div>
    <w:div w:id="530730695">
      <w:bodyDiv w:val="1"/>
      <w:marLeft w:val="0"/>
      <w:marRight w:val="0"/>
      <w:marTop w:val="0"/>
      <w:marBottom w:val="0"/>
      <w:divBdr>
        <w:top w:val="none" w:sz="0" w:space="0" w:color="auto"/>
        <w:left w:val="none" w:sz="0" w:space="0" w:color="auto"/>
        <w:bottom w:val="none" w:sz="0" w:space="0" w:color="auto"/>
        <w:right w:val="none" w:sz="0" w:space="0" w:color="auto"/>
      </w:divBdr>
      <w:divsChild>
        <w:div w:id="59596463">
          <w:marLeft w:val="1166"/>
          <w:marRight w:val="0"/>
          <w:marTop w:val="96"/>
          <w:marBottom w:val="0"/>
          <w:divBdr>
            <w:top w:val="none" w:sz="0" w:space="0" w:color="auto"/>
            <w:left w:val="none" w:sz="0" w:space="0" w:color="auto"/>
            <w:bottom w:val="none" w:sz="0" w:space="0" w:color="auto"/>
            <w:right w:val="none" w:sz="0" w:space="0" w:color="auto"/>
          </w:divBdr>
        </w:div>
        <w:div w:id="1146820112">
          <w:marLeft w:val="1166"/>
          <w:marRight w:val="0"/>
          <w:marTop w:val="96"/>
          <w:marBottom w:val="0"/>
          <w:divBdr>
            <w:top w:val="none" w:sz="0" w:space="0" w:color="auto"/>
            <w:left w:val="none" w:sz="0" w:space="0" w:color="auto"/>
            <w:bottom w:val="none" w:sz="0" w:space="0" w:color="auto"/>
            <w:right w:val="none" w:sz="0" w:space="0" w:color="auto"/>
          </w:divBdr>
        </w:div>
        <w:div w:id="1528836951">
          <w:marLeft w:val="547"/>
          <w:marRight w:val="0"/>
          <w:marTop w:val="115"/>
          <w:marBottom w:val="0"/>
          <w:divBdr>
            <w:top w:val="none" w:sz="0" w:space="0" w:color="auto"/>
            <w:left w:val="none" w:sz="0" w:space="0" w:color="auto"/>
            <w:bottom w:val="none" w:sz="0" w:space="0" w:color="auto"/>
            <w:right w:val="none" w:sz="0" w:space="0" w:color="auto"/>
          </w:divBdr>
        </w:div>
        <w:div w:id="1585645582">
          <w:marLeft w:val="547"/>
          <w:marRight w:val="0"/>
          <w:marTop w:val="115"/>
          <w:marBottom w:val="0"/>
          <w:divBdr>
            <w:top w:val="none" w:sz="0" w:space="0" w:color="auto"/>
            <w:left w:val="none" w:sz="0" w:space="0" w:color="auto"/>
            <w:bottom w:val="none" w:sz="0" w:space="0" w:color="auto"/>
            <w:right w:val="none" w:sz="0" w:space="0" w:color="auto"/>
          </w:divBdr>
        </w:div>
        <w:div w:id="1739744982">
          <w:marLeft w:val="1166"/>
          <w:marRight w:val="0"/>
          <w:marTop w:val="96"/>
          <w:marBottom w:val="0"/>
          <w:divBdr>
            <w:top w:val="none" w:sz="0" w:space="0" w:color="auto"/>
            <w:left w:val="none" w:sz="0" w:space="0" w:color="auto"/>
            <w:bottom w:val="none" w:sz="0" w:space="0" w:color="auto"/>
            <w:right w:val="none" w:sz="0" w:space="0" w:color="auto"/>
          </w:divBdr>
        </w:div>
        <w:div w:id="1848591282">
          <w:marLeft w:val="1166"/>
          <w:marRight w:val="0"/>
          <w:marTop w:val="96"/>
          <w:marBottom w:val="0"/>
          <w:divBdr>
            <w:top w:val="none" w:sz="0" w:space="0" w:color="auto"/>
            <w:left w:val="none" w:sz="0" w:space="0" w:color="auto"/>
            <w:bottom w:val="none" w:sz="0" w:space="0" w:color="auto"/>
            <w:right w:val="none" w:sz="0" w:space="0" w:color="auto"/>
          </w:divBdr>
        </w:div>
        <w:div w:id="1867595592">
          <w:marLeft w:val="547"/>
          <w:marRight w:val="0"/>
          <w:marTop w:val="115"/>
          <w:marBottom w:val="0"/>
          <w:divBdr>
            <w:top w:val="none" w:sz="0" w:space="0" w:color="auto"/>
            <w:left w:val="none" w:sz="0" w:space="0" w:color="auto"/>
            <w:bottom w:val="none" w:sz="0" w:space="0" w:color="auto"/>
            <w:right w:val="none" w:sz="0" w:space="0" w:color="auto"/>
          </w:divBdr>
        </w:div>
      </w:divsChild>
    </w:div>
    <w:div w:id="531501528">
      <w:bodyDiv w:val="1"/>
      <w:marLeft w:val="0"/>
      <w:marRight w:val="0"/>
      <w:marTop w:val="0"/>
      <w:marBottom w:val="0"/>
      <w:divBdr>
        <w:top w:val="none" w:sz="0" w:space="0" w:color="auto"/>
        <w:left w:val="none" w:sz="0" w:space="0" w:color="auto"/>
        <w:bottom w:val="none" w:sz="0" w:space="0" w:color="auto"/>
        <w:right w:val="none" w:sz="0" w:space="0" w:color="auto"/>
      </w:divBdr>
    </w:div>
    <w:div w:id="532352925">
      <w:bodyDiv w:val="1"/>
      <w:marLeft w:val="0"/>
      <w:marRight w:val="0"/>
      <w:marTop w:val="0"/>
      <w:marBottom w:val="0"/>
      <w:divBdr>
        <w:top w:val="none" w:sz="0" w:space="0" w:color="auto"/>
        <w:left w:val="none" w:sz="0" w:space="0" w:color="auto"/>
        <w:bottom w:val="none" w:sz="0" w:space="0" w:color="auto"/>
        <w:right w:val="none" w:sz="0" w:space="0" w:color="auto"/>
      </w:divBdr>
      <w:divsChild>
        <w:div w:id="255284122">
          <w:marLeft w:val="1166"/>
          <w:marRight w:val="0"/>
          <w:marTop w:val="96"/>
          <w:marBottom w:val="0"/>
          <w:divBdr>
            <w:top w:val="none" w:sz="0" w:space="0" w:color="auto"/>
            <w:left w:val="none" w:sz="0" w:space="0" w:color="auto"/>
            <w:bottom w:val="none" w:sz="0" w:space="0" w:color="auto"/>
            <w:right w:val="none" w:sz="0" w:space="0" w:color="auto"/>
          </w:divBdr>
        </w:div>
        <w:div w:id="952829385">
          <w:marLeft w:val="547"/>
          <w:marRight w:val="0"/>
          <w:marTop w:val="96"/>
          <w:marBottom w:val="0"/>
          <w:divBdr>
            <w:top w:val="none" w:sz="0" w:space="0" w:color="auto"/>
            <w:left w:val="none" w:sz="0" w:space="0" w:color="auto"/>
            <w:bottom w:val="none" w:sz="0" w:space="0" w:color="auto"/>
            <w:right w:val="none" w:sz="0" w:space="0" w:color="auto"/>
          </w:divBdr>
        </w:div>
        <w:div w:id="1240600638">
          <w:marLeft w:val="547"/>
          <w:marRight w:val="0"/>
          <w:marTop w:val="96"/>
          <w:marBottom w:val="0"/>
          <w:divBdr>
            <w:top w:val="none" w:sz="0" w:space="0" w:color="auto"/>
            <w:left w:val="none" w:sz="0" w:space="0" w:color="auto"/>
            <w:bottom w:val="none" w:sz="0" w:space="0" w:color="auto"/>
            <w:right w:val="none" w:sz="0" w:space="0" w:color="auto"/>
          </w:divBdr>
        </w:div>
        <w:div w:id="1650012690">
          <w:marLeft w:val="1166"/>
          <w:marRight w:val="0"/>
          <w:marTop w:val="96"/>
          <w:marBottom w:val="0"/>
          <w:divBdr>
            <w:top w:val="none" w:sz="0" w:space="0" w:color="auto"/>
            <w:left w:val="none" w:sz="0" w:space="0" w:color="auto"/>
            <w:bottom w:val="none" w:sz="0" w:space="0" w:color="auto"/>
            <w:right w:val="none" w:sz="0" w:space="0" w:color="auto"/>
          </w:divBdr>
        </w:div>
        <w:div w:id="1789471918">
          <w:marLeft w:val="1166"/>
          <w:marRight w:val="0"/>
          <w:marTop w:val="96"/>
          <w:marBottom w:val="0"/>
          <w:divBdr>
            <w:top w:val="none" w:sz="0" w:space="0" w:color="auto"/>
            <w:left w:val="none" w:sz="0" w:space="0" w:color="auto"/>
            <w:bottom w:val="none" w:sz="0" w:space="0" w:color="auto"/>
            <w:right w:val="none" w:sz="0" w:space="0" w:color="auto"/>
          </w:divBdr>
        </w:div>
        <w:div w:id="1805541884">
          <w:marLeft w:val="1166"/>
          <w:marRight w:val="0"/>
          <w:marTop w:val="96"/>
          <w:marBottom w:val="0"/>
          <w:divBdr>
            <w:top w:val="none" w:sz="0" w:space="0" w:color="auto"/>
            <w:left w:val="none" w:sz="0" w:space="0" w:color="auto"/>
            <w:bottom w:val="none" w:sz="0" w:space="0" w:color="auto"/>
            <w:right w:val="none" w:sz="0" w:space="0" w:color="auto"/>
          </w:divBdr>
        </w:div>
        <w:div w:id="2038239940">
          <w:marLeft w:val="1166"/>
          <w:marRight w:val="0"/>
          <w:marTop w:val="96"/>
          <w:marBottom w:val="0"/>
          <w:divBdr>
            <w:top w:val="none" w:sz="0" w:space="0" w:color="auto"/>
            <w:left w:val="none" w:sz="0" w:space="0" w:color="auto"/>
            <w:bottom w:val="none" w:sz="0" w:space="0" w:color="auto"/>
            <w:right w:val="none" w:sz="0" w:space="0" w:color="auto"/>
          </w:divBdr>
        </w:div>
      </w:divsChild>
    </w:div>
    <w:div w:id="533423223">
      <w:bodyDiv w:val="1"/>
      <w:marLeft w:val="0"/>
      <w:marRight w:val="0"/>
      <w:marTop w:val="0"/>
      <w:marBottom w:val="0"/>
      <w:divBdr>
        <w:top w:val="none" w:sz="0" w:space="0" w:color="auto"/>
        <w:left w:val="none" w:sz="0" w:space="0" w:color="auto"/>
        <w:bottom w:val="none" w:sz="0" w:space="0" w:color="auto"/>
        <w:right w:val="none" w:sz="0" w:space="0" w:color="auto"/>
      </w:divBdr>
      <w:divsChild>
        <w:div w:id="159783198">
          <w:marLeft w:val="547"/>
          <w:marRight w:val="0"/>
          <w:marTop w:val="115"/>
          <w:marBottom w:val="0"/>
          <w:divBdr>
            <w:top w:val="none" w:sz="0" w:space="0" w:color="auto"/>
            <w:left w:val="none" w:sz="0" w:space="0" w:color="auto"/>
            <w:bottom w:val="none" w:sz="0" w:space="0" w:color="auto"/>
            <w:right w:val="none" w:sz="0" w:space="0" w:color="auto"/>
          </w:divBdr>
        </w:div>
        <w:div w:id="192885698">
          <w:marLeft w:val="1800"/>
          <w:marRight w:val="0"/>
          <w:marTop w:val="96"/>
          <w:marBottom w:val="0"/>
          <w:divBdr>
            <w:top w:val="none" w:sz="0" w:space="0" w:color="auto"/>
            <w:left w:val="none" w:sz="0" w:space="0" w:color="auto"/>
            <w:bottom w:val="none" w:sz="0" w:space="0" w:color="auto"/>
            <w:right w:val="none" w:sz="0" w:space="0" w:color="auto"/>
          </w:divBdr>
        </w:div>
        <w:div w:id="763376234">
          <w:marLeft w:val="547"/>
          <w:marRight w:val="0"/>
          <w:marTop w:val="115"/>
          <w:marBottom w:val="0"/>
          <w:divBdr>
            <w:top w:val="none" w:sz="0" w:space="0" w:color="auto"/>
            <w:left w:val="none" w:sz="0" w:space="0" w:color="auto"/>
            <w:bottom w:val="none" w:sz="0" w:space="0" w:color="auto"/>
            <w:right w:val="none" w:sz="0" w:space="0" w:color="auto"/>
          </w:divBdr>
        </w:div>
        <w:div w:id="1204905395">
          <w:marLeft w:val="1800"/>
          <w:marRight w:val="0"/>
          <w:marTop w:val="96"/>
          <w:marBottom w:val="0"/>
          <w:divBdr>
            <w:top w:val="none" w:sz="0" w:space="0" w:color="auto"/>
            <w:left w:val="none" w:sz="0" w:space="0" w:color="auto"/>
            <w:bottom w:val="none" w:sz="0" w:space="0" w:color="auto"/>
            <w:right w:val="none" w:sz="0" w:space="0" w:color="auto"/>
          </w:divBdr>
        </w:div>
        <w:div w:id="1301111568">
          <w:marLeft w:val="1166"/>
          <w:marRight w:val="0"/>
          <w:marTop w:val="96"/>
          <w:marBottom w:val="0"/>
          <w:divBdr>
            <w:top w:val="none" w:sz="0" w:space="0" w:color="auto"/>
            <w:left w:val="none" w:sz="0" w:space="0" w:color="auto"/>
            <w:bottom w:val="none" w:sz="0" w:space="0" w:color="auto"/>
            <w:right w:val="none" w:sz="0" w:space="0" w:color="auto"/>
          </w:divBdr>
        </w:div>
        <w:div w:id="1578830956">
          <w:marLeft w:val="1166"/>
          <w:marRight w:val="0"/>
          <w:marTop w:val="96"/>
          <w:marBottom w:val="0"/>
          <w:divBdr>
            <w:top w:val="none" w:sz="0" w:space="0" w:color="auto"/>
            <w:left w:val="none" w:sz="0" w:space="0" w:color="auto"/>
            <w:bottom w:val="none" w:sz="0" w:space="0" w:color="auto"/>
            <w:right w:val="none" w:sz="0" w:space="0" w:color="auto"/>
          </w:divBdr>
        </w:div>
      </w:divsChild>
    </w:div>
    <w:div w:id="535774470">
      <w:bodyDiv w:val="1"/>
      <w:marLeft w:val="0"/>
      <w:marRight w:val="0"/>
      <w:marTop w:val="0"/>
      <w:marBottom w:val="0"/>
      <w:divBdr>
        <w:top w:val="none" w:sz="0" w:space="0" w:color="auto"/>
        <w:left w:val="none" w:sz="0" w:space="0" w:color="auto"/>
        <w:bottom w:val="none" w:sz="0" w:space="0" w:color="auto"/>
        <w:right w:val="none" w:sz="0" w:space="0" w:color="auto"/>
      </w:divBdr>
      <w:divsChild>
        <w:div w:id="1990861023">
          <w:marLeft w:val="547"/>
          <w:marRight w:val="0"/>
          <w:marTop w:val="134"/>
          <w:marBottom w:val="120"/>
          <w:divBdr>
            <w:top w:val="none" w:sz="0" w:space="0" w:color="auto"/>
            <w:left w:val="none" w:sz="0" w:space="0" w:color="auto"/>
            <w:bottom w:val="none" w:sz="0" w:space="0" w:color="auto"/>
            <w:right w:val="none" w:sz="0" w:space="0" w:color="auto"/>
          </w:divBdr>
        </w:div>
      </w:divsChild>
    </w:div>
    <w:div w:id="536624302">
      <w:bodyDiv w:val="1"/>
      <w:marLeft w:val="0"/>
      <w:marRight w:val="0"/>
      <w:marTop w:val="0"/>
      <w:marBottom w:val="0"/>
      <w:divBdr>
        <w:top w:val="none" w:sz="0" w:space="0" w:color="auto"/>
        <w:left w:val="none" w:sz="0" w:space="0" w:color="auto"/>
        <w:bottom w:val="none" w:sz="0" w:space="0" w:color="auto"/>
        <w:right w:val="none" w:sz="0" w:space="0" w:color="auto"/>
      </w:divBdr>
    </w:div>
    <w:div w:id="537400866">
      <w:bodyDiv w:val="1"/>
      <w:marLeft w:val="0"/>
      <w:marRight w:val="0"/>
      <w:marTop w:val="0"/>
      <w:marBottom w:val="0"/>
      <w:divBdr>
        <w:top w:val="none" w:sz="0" w:space="0" w:color="auto"/>
        <w:left w:val="none" w:sz="0" w:space="0" w:color="auto"/>
        <w:bottom w:val="none" w:sz="0" w:space="0" w:color="auto"/>
        <w:right w:val="none" w:sz="0" w:space="0" w:color="auto"/>
      </w:divBdr>
    </w:div>
    <w:div w:id="538930314">
      <w:bodyDiv w:val="1"/>
      <w:marLeft w:val="0"/>
      <w:marRight w:val="0"/>
      <w:marTop w:val="0"/>
      <w:marBottom w:val="0"/>
      <w:divBdr>
        <w:top w:val="none" w:sz="0" w:space="0" w:color="auto"/>
        <w:left w:val="none" w:sz="0" w:space="0" w:color="auto"/>
        <w:bottom w:val="none" w:sz="0" w:space="0" w:color="auto"/>
        <w:right w:val="none" w:sz="0" w:space="0" w:color="auto"/>
      </w:divBdr>
    </w:div>
    <w:div w:id="540245024">
      <w:bodyDiv w:val="1"/>
      <w:marLeft w:val="0"/>
      <w:marRight w:val="0"/>
      <w:marTop w:val="0"/>
      <w:marBottom w:val="0"/>
      <w:divBdr>
        <w:top w:val="none" w:sz="0" w:space="0" w:color="auto"/>
        <w:left w:val="none" w:sz="0" w:space="0" w:color="auto"/>
        <w:bottom w:val="none" w:sz="0" w:space="0" w:color="auto"/>
        <w:right w:val="none" w:sz="0" w:space="0" w:color="auto"/>
      </w:divBdr>
    </w:div>
    <w:div w:id="540289301">
      <w:bodyDiv w:val="1"/>
      <w:marLeft w:val="0"/>
      <w:marRight w:val="0"/>
      <w:marTop w:val="0"/>
      <w:marBottom w:val="0"/>
      <w:divBdr>
        <w:top w:val="none" w:sz="0" w:space="0" w:color="auto"/>
        <w:left w:val="none" w:sz="0" w:space="0" w:color="auto"/>
        <w:bottom w:val="none" w:sz="0" w:space="0" w:color="auto"/>
        <w:right w:val="none" w:sz="0" w:space="0" w:color="auto"/>
      </w:divBdr>
      <w:divsChild>
        <w:div w:id="566309176">
          <w:marLeft w:val="547"/>
          <w:marRight w:val="0"/>
          <w:marTop w:val="154"/>
          <w:marBottom w:val="0"/>
          <w:divBdr>
            <w:top w:val="none" w:sz="0" w:space="0" w:color="auto"/>
            <w:left w:val="none" w:sz="0" w:space="0" w:color="auto"/>
            <w:bottom w:val="none" w:sz="0" w:space="0" w:color="auto"/>
            <w:right w:val="none" w:sz="0" w:space="0" w:color="auto"/>
          </w:divBdr>
        </w:div>
        <w:div w:id="610010761">
          <w:marLeft w:val="1166"/>
          <w:marRight w:val="0"/>
          <w:marTop w:val="134"/>
          <w:marBottom w:val="0"/>
          <w:divBdr>
            <w:top w:val="none" w:sz="0" w:space="0" w:color="auto"/>
            <w:left w:val="none" w:sz="0" w:space="0" w:color="auto"/>
            <w:bottom w:val="none" w:sz="0" w:space="0" w:color="auto"/>
            <w:right w:val="none" w:sz="0" w:space="0" w:color="auto"/>
          </w:divBdr>
        </w:div>
        <w:div w:id="859271643">
          <w:marLeft w:val="547"/>
          <w:marRight w:val="0"/>
          <w:marTop w:val="154"/>
          <w:marBottom w:val="0"/>
          <w:divBdr>
            <w:top w:val="none" w:sz="0" w:space="0" w:color="auto"/>
            <w:left w:val="none" w:sz="0" w:space="0" w:color="auto"/>
            <w:bottom w:val="none" w:sz="0" w:space="0" w:color="auto"/>
            <w:right w:val="none" w:sz="0" w:space="0" w:color="auto"/>
          </w:divBdr>
        </w:div>
        <w:div w:id="1191335266">
          <w:marLeft w:val="547"/>
          <w:marRight w:val="0"/>
          <w:marTop w:val="154"/>
          <w:marBottom w:val="0"/>
          <w:divBdr>
            <w:top w:val="none" w:sz="0" w:space="0" w:color="auto"/>
            <w:left w:val="none" w:sz="0" w:space="0" w:color="auto"/>
            <w:bottom w:val="none" w:sz="0" w:space="0" w:color="auto"/>
            <w:right w:val="none" w:sz="0" w:space="0" w:color="auto"/>
          </w:divBdr>
        </w:div>
        <w:div w:id="1365669707">
          <w:marLeft w:val="1166"/>
          <w:marRight w:val="0"/>
          <w:marTop w:val="134"/>
          <w:marBottom w:val="0"/>
          <w:divBdr>
            <w:top w:val="none" w:sz="0" w:space="0" w:color="auto"/>
            <w:left w:val="none" w:sz="0" w:space="0" w:color="auto"/>
            <w:bottom w:val="none" w:sz="0" w:space="0" w:color="auto"/>
            <w:right w:val="none" w:sz="0" w:space="0" w:color="auto"/>
          </w:divBdr>
        </w:div>
        <w:div w:id="1405298842">
          <w:marLeft w:val="1800"/>
          <w:marRight w:val="0"/>
          <w:marTop w:val="115"/>
          <w:marBottom w:val="0"/>
          <w:divBdr>
            <w:top w:val="none" w:sz="0" w:space="0" w:color="auto"/>
            <w:left w:val="none" w:sz="0" w:space="0" w:color="auto"/>
            <w:bottom w:val="none" w:sz="0" w:space="0" w:color="auto"/>
            <w:right w:val="none" w:sz="0" w:space="0" w:color="auto"/>
          </w:divBdr>
        </w:div>
      </w:divsChild>
    </w:div>
    <w:div w:id="540674508">
      <w:bodyDiv w:val="1"/>
      <w:marLeft w:val="0"/>
      <w:marRight w:val="0"/>
      <w:marTop w:val="0"/>
      <w:marBottom w:val="0"/>
      <w:divBdr>
        <w:top w:val="none" w:sz="0" w:space="0" w:color="auto"/>
        <w:left w:val="none" w:sz="0" w:space="0" w:color="auto"/>
        <w:bottom w:val="none" w:sz="0" w:space="0" w:color="auto"/>
        <w:right w:val="none" w:sz="0" w:space="0" w:color="auto"/>
      </w:divBdr>
      <w:divsChild>
        <w:div w:id="640427101">
          <w:marLeft w:val="1166"/>
          <w:marRight w:val="0"/>
          <w:marTop w:val="115"/>
          <w:marBottom w:val="0"/>
          <w:divBdr>
            <w:top w:val="none" w:sz="0" w:space="0" w:color="auto"/>
            <w:left w:val="none" w:sz="0" w:space="0" w:color="auto"/>
            <w:bottom w:val="none" w:sz="0" w:space="0" w:color="auto"/>
            <w:right w:val="none" w:sz="0" w:space="0" w:color="auto"/>
          </w:divBdr>
        </w:div>
        <w:div w:id="1497377881">
          <w:marLeft w:val="547"/>
          <w:marRight w:val="0"/>
          <w:marTop w:val="154"/>
          <w:marBottom w:val="0"/>
          <w:divBdr>
            <w:top w:val="none" w:sz="0" w:space="0" w:color="auto"/>
            <w:left w:val="none" w:sz="0" w:space="0" w:color="auto"/>
            <w:bottom w:val="none" w:sz="0" w:space="0" w:color="auto"/>
            <w:right w:val="none" w:sz="0" w:space="0" w:color="auto"/>
          </w:divBdr>
        </w:div>
        <w:div w:id="1933274570">
          <w:marLeft w:val="1166"/>
          <w:marRight w:val="0"/>
          <w:marTop w:val="115"/>
          <w:marBottom w:val="0"/>
          <w:divBdr>
            <w:top w:val="none" w:sz="0" w:space="0" w:color="auto"/>
            <w:left w:val="none" w:sz="0" w:space="0" w:color="auto"/>
            <w:bottom w:val="none" w:sz="0" w:space="0" w:color="auto"/>
            <w:right w:val="none" w:sz="0" w:space="0" w:color="auto"/>
          </w:divBdr>
        </w:div>
      </w:divsChild>
    </w:div>
    <w:div w:id="541092712">
      <w:bodyDiv w:val="1"/>
      <w:marLeft w:val="0"/>
      <w:marRight w:val="0"/>
      <w:marTop w:val="0"/>
      <w:marBottom w:val="0"/>
      <w:divBdr>
        <w:top w:val="none" w:sz="0" w:space="0" w:color="auto"/>
        <w:left w:val="none" w:sz="0" w:space="0" w:color="auto"/>
        <w:bottom w:val="none" w:sz="0" w:space="0" w:color="auto"/>
        <w:right w:val="none" w:sz="0" w:space="0" w:color="auto"/>
      </w:divBdr>
    </w:div>
    <w:div w:id="541359749">
      <w:bodyDiv w:val="1"/>
      <w:marLeft w:val="0"/>
      <w:marRight w:val="0"/>
      <w:marTop w:val="0"/>
      <w:marBottom w:val="0"/>
      <w:divBdr>
        <w:top w:val="none" w:sz="0" w:space="0" w:color="auto"/>
        <w:left w:val="none" w:sz="0" w:space="0" w:color="auto"/>
        <w:bottom w:val="none" w:sz="0" w:space="0" w:color="auto"/>
        <w:right w:val="none" w:sz="0" w:space="0" w:color="auto"/>
      </w:divBdr>
    </w:div>
    <w:div w:id="541407183">
      <w:bodyDiv w:val="1"/>
      <w:marLeft w:val="0"/>
      <w:marRight w:val="0"/>
      <w:marTop w:val="0"/>
      <w:marBottom w:val="0"/>
      <w:divBdr>
        <w:top w:val="none" w:sz="0" w:space="0" w:color="auto"/>
        <w:left w:val="none" w:sz="0" w:space="0" w:color="auto"/>
        <w:bottom w:val="none" w:sz="0" w:space="0" w:color="auto"/>
        <w:right w:val="none" w:sz="0" w:space="0" w:color="auto"/>
      </w:divBdr>
    </w:div>
    <w:div w:id="541870457">
      <w:bodyDiv w:val="1"/>
      <w:marLeft w:val="0"/>
      <w:marRight w:val="0"/>
      <w:marTop w:val="0"/>
      <w:marBottom w:val="0"/>
      <w:divBdr>
        <w:top w:val="none" w:sz="0" w:space="0" w:color="auto"/>
        <w:left w:val="none" w:sz="0" w:space="0" w:color="auto"/>
        <w:bottom w:val="none" w:sz="0" w:space="0" w:color="auto"/>
        <w:right w:val="none" w:sz="0" w:space="0" w:color="auto"/>
      </w:divBdr>
    </w:div>
    <w:div w:id="542059867">
      <w:bodyDiv w:val="1"/>
      <w:marLeft w:val="0"/>
      <w:marRight w:val="0"/>
      <w:marTop w:val="0"/>
      <w:marBottom w:val="0"/>
      <w:divBdr>
        <w:top w:val="none" w:sz="0" w:space="0" w:color="auto"/>
        <w:left w:val="none" w:sz="0" w:space="0" w:color="auto"/>
        <w:bottom w:val="none" w:sz="0" w:space="0" w:color="auto"/>
        <w:right w:val="none" w:sz="0" w:space="0" w:color="auto"/>
      </w:divBdr>
      <w:divsChild>
        <w:div w:id="1454789348">
          <w:marLeft w:val="0"/>
          <w:marRight w:val="0"/>
          <w:marTop w:val="0"/>
          <w:marBottom w:val="0"/>
          <w:divBdr>
            <w:top w:val="none" w:sz="0" w:space="0" w:color="auto"/>
            <w:left w:val="none" w:sz="0" w:space="0" w:color="auto"/>
            <w:bottom w:val="none" w:sz="0" w:space="0" w:color="auto"/>
            <w:right w:val="none" w:sz="0" w:space="0" w:color="auto"/>
          </w:divBdr>
          <w:divsChild>
            <w:div w:id="13195549">
              <w:marLeft w:val="0"/>
              <w:marRight w:val="0"/>
              <w:marTop w:val="0"/>
              <w:marBottom w:val="0"/>
              <w:divBdr>
                <w:top w:val="none" w:sz="0" w:space="0" w:color="auto"/>
                <w:left w:val="none" w:sz="0" w:space="0" w:color="auto"/>
                <w:bottom w:val="none" w:sz="0" w:space="0" w:color="auto"/>
                <w:right w:val="none" w:sz="0" w:space="0" w:color="auto"/>
              </w:divBdr>
            </w:div>
            <w:div w:id="178854958">
              <w:marLeft w:val="0"/>
              <w:marRight w:val="0"/>
              <w:marTop w:val="0"/>
              <w:marBottom w:val="0"/>
              <w:divBdr>
                <w:top w:val="none" w:sz="0" w:space="0" w:color="auto"/>
                <w:left w:val="none" w:sz="0" w:space="0" w:color="auto"/>
                <w:bottom w:val="none" w:sz="0" w:space="0" w:color="auto"/>
                <w:right w:val="none" w:sz="0" w:space="0" w:color="auto"/>
              </w:divBdr>
            </w:div>
            <w:div w:id="310671505">
              <w:marLeft w:val="0"/>
              <w:marRight w:val="0"/>
              <w:marTop w:val="0"/>
              <w:marBottom w:val="0"/>
              <w:divBdr>
                <w:top w:val="none" w:sz="0" w:space="0" w:color="auto"/>
                <w:left w:val="none" w:sz="0" w:space="0" w:color="auto"/>
                <w:bottom w:val="none" w:sz="0" w:space="0" w:color="auto"/>
                <w:right w:val="none" w:sz="0" w:space="0" w:color="auto"/>
              </w:divBdr>
            </w:div>
            <w:div w:id="476410618">
              <w:marLeft w:val="0"/>
              <w:marRight w:val="0"/>
              <w:marTop w:val="0"/>
              <w:marBottom w:val="0"/>
              <w:divBdr>
                <w:top w:val="none" w:sz="0" w:space="0" w:color="auto"/>
                <w:left w:val="none" w:sz="0" w:space="0" w:color="auto"/>
                <w:bottom w:val="none" w:sz="0" w:space="0" w:color="auto"/>
                <w:right w:val="none" w:sz="0" w:space="0" w:color="auto"/>
              </w:divBdr>
            </w:div>
            <w:div w:id="845904622">
              <w:marLeft w:val="0"/>
              <w:marRight w:val="0"/>
              <w:marTop w:val="0"/>
              <w:marBottom w:val="0"/>
              <w:divBdr>
                <w:top w:val="none" w:sz="0" w:space="0" w:color="auto"/>
                <w:left w:val="none" w:sz="0" w:space="0" w:color="auto"/>
                <w:bottom w:val="none" w:sz="0" w:space="0" w:color="auto"/>
                <w:right w:val="none" w:sz="0" w:space="0" w:color="auto"/>
              </w:divBdr>
            </w:div>
            <w:div w:id="952321715">
              <w:marLeft w:val="0"/>
              <w:marRight w:val="0"/>
              <w:marTop w:val="0"/>
              <w:marBottom w:val="0"/>
              <w:divBdr>
                <w:top w:val="none" w:sz="0" w:space="0" w:color="auto"/>
                <w:left w:val="none" w:sz="0" w:space="0" w:color="auto"/>
                <w:bottom w:val="none" w:sz="0" w:space="0" w:color="auto"/>
                <w:right w:val="none" w:sz="0" w:space="0" w:color="auto"/>
              </w:divBdr>
            </w:div>
            <w:div w:id="1031537754">
              <w:marLeft w:val="0"/>
              <w:marRight w:val="0"/>
              <w:marTop w:val="0"/>
              <w:marBottom w:val="0"/>
              <w:divBdr>
                <w:top w:val="none" w:sz="0" w:space="0" w:color="auto"/>
                <w:left w:val="none" w:sz="0" w:space="0" w:color="auto"/>
                <w:bottom w:val="none" w:sz="0" w:space="0" w:color="auto"/>
                <w:right w:val="none" w:sz="0" w:space="0" w:color="auto"/>
              </w:divBdr>
            </w:div>
            <w:div w:id="1297444782">
              <w:marLeft w:val="0"/>
              <w:marRight w:val="0"/>
              <w:marTop w:val="0"/>
              <w:marBottom w:val="0"/>
              <w:divBdr>
                <w:top w:val="none" w:sz="0" w:space="0" w:color="auto"/>
                <w:left w:val="none" w:sz="0" w:space="0" w:color="auto"/>
                <w:bottom w:val="none" w:sz="0" w:space="0" w:color="auto"/>
                <w:right w:val="none" w:sz="0" w:space="0" w:color="auto"/>
              </w:divBdr>
            </w:div>
            <w:div w:id="1775204308">
              <w:marLeft w:val="0"/>
              <w:marRight w:val="0"/>
              <w:marTop w:val="0"/>
              <w:marBottom w:val="0"/>
              <w:divBdr>
                <w:top w:val="none" w:sz="0" w:space="0" w:color="auto"/>
                <w:left w:val="none" w:sz="0" w:space="0" w:color="auto"/>
                <w:bottom w:val="none" w:sz="0" w:space="0" w:color="auto"/>
                <w:right w:val="none" w:sz="0" w:space="0" w:color="auto"/>
              </w:divBdr>
            </w:div>
            <w:div w:id="177520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51454">
      <w:bodyDiv w:val="1"/>
      <w:marLeft w:val="0"/>
      <w:marRight w:val="0"/>
      <w:marTop w:val="0"/>
      <w:marBottom w:val="0"/>
      <w:divBdr>
        <w:top w:val="none" w:sz="0" w:space="0" w:color="auto"/>
        <w:left w:val="none" w:sz="0" w:space="0" w:color="auto"/>
        <w:bottom w:val="none" w:sz="0" w:space="0" w:color="auto"/>
        <w:right w:val="none" w:sz="0" w:space="0" w:color="auto"/>
      </w:divBdr>
    </w:div>
    <w:div w:id="542600335">
      <w:bodyDiv w:val="1"/>
      <w:marLeft w:val="0"/>
      <w:marRight w:val="0"/>
      <w:marTop w:val="0"/>
      <w:marBottom w:val="0"/>
      <w:divBdr>
        <w:top w:val="none" w:sz="0" w:space="0" w:color="auto"/>
        <w:left w:val="none" w:sz="0" w:space="0" w:color="auto"/>
        <w:bottom w:val="none" w:sz="0" w:space="0" w:color="auto"/>
        <w:right w:val="none" w:sz="0" w:space="0" w:color="auto"/>
      </w:divBdr>
    </w:div>
    <w:div w:id="543441315">
      <w:bodyDiv w:val="1"/>
      <w:marLeft w:val="0"/>
      <w:marRight w:val="0"/>
      <w:marTop w:val="0"/>
      <w:marBottom w:val="0"/>
      <w:divBdr>
        <w:top w:val="none" w:sz="0" w:space="0" w:color="auto"/>
        <w:left w:val="none" w:sz="0" w:space="0" w:color="auto"/>
        <w:bottom w:val="none" w:sz="0" w:space="0" w:color="auto"/>
        <w:right w:val="none" w:sz="0" w:space="0" w:color="auto"/>
      </w:divBdr>
    </w:div>
    <w:div w:id="545338074">
      <w:bodyDiv w:val="1"/>
      <w:marLeft w:val="0"/>
      <w:marRight w:val="0"/>
      <w:marTop w:val="0"/>
      <w:marBottom w:val="0"/>
      <w:divBdr>
        <w:top w:val="none" w:sz="0" w:space="0" w:color="auto"/>
        <w:left w:val="none" w:sz="0" w:space="0" w:color="auto"/>
        <w:bottom w:val="none" w:sz="0" w:space="0" w:color="auto"/>
        <w:right w:val="none" w:sz="0" w:space="0" w:color="auto"/>
      </w:divBdr>
      <w:divsChild>
        <w:div w:id="237786686">
          <w:marLeft w:val="547"/>
          <w:marRight w:val="0"/>
          <w:marTop w:val="134"/>
          <w:marBottom w:val="120"/>
          <w:divBdr>
            <w:top w:val="none" w:sz="0" w:space="0" w:color="auto"/>
            <w:left w:val="none" w:sz="0" w:space="0" w:color="auto"/>
            <w:bottom w:val="none" w:sz="0" w:space="0" w:color="auto"/>
            <w:right w:val="none" w:sz="0" w:space="0" w:color="auto"/>
          </w:divBdr>
        </w:div>
      </w:divsChild>
    </w:div>
    <w:div w:id="545987425">
      <w:bodyDiv w:val="1"/>
      <w:marLeft w:val="0"/>
      <w:marRight w:val="0"/>
      <w:marTop w:val="0"/>
      <w:marBottom w:val="0"/>
      <w:divBdr>
        <w:top w:val="none" w:sz="0" w:space="0" w:color="auto"/>
        <w:left w:val="none" w:sz="0" w:space="0" w:color="auto"/>
        <w:bottom w:val="none" w:sz="0" w:space="0" w:color="auto"/>
        <w:right w:val="none" w:sz="0" w:space="0" w:color="auto"/>
      </w:divBdr>
    </w:div>
    <w:div w:id="546063825">
      <w:bodyDiv w:val="1"/>
      <w:marLeft w:val="0"/>
      <w:marRight w:val="0"/>
      <w:marTop w:val="0"/>
      <w:marBottom w:val="0"/>
      <w:divBdr>
        <w:top w:val="none" w:sz="0" w:space="0" w:color="auto"/>
        <w:left w:val="none" w:sz="0" w:space="0" w:color="auto"/>
        <w:bottom w:val="none" w:sz="0" w:space="0" w:color="auto"/>
        <w:right w:val="none" w:sz="0" w:space="0" w:color="auto"/>
      </w:divBdr>
      <w:divsChild>
        <w:div w:id="112090800">
          <w:marLeft w:val="0"/>
          <w:marRight w:val="0"/>
          <w:marTop w:val="0"/>
          <w:marBottom w:val="0"/>
          <w:divBdr>
            <w:top w:val="none" w:sz="0" w:space="0" w:color="auto"/>
            <w:left w:val="none" w:sz="0" w:space="0" w:color="auto"/>
            <w:bottom w:val="none" w:sz="0" w:space="0" w:color="auto"/>
            <w:right w:val="none" w:sz="0" w:space="0" w:color="auto"/>
          </w:divBdr>
          <w:divsChild>
            <w:div w:id="1249732571">
              <w:marLeft w:val="0"/>
              <w:marRight w:val="0"/>
              <w:marTop w:val="0"/>
              <w:marBottom w:val="0"/>
              <w:divBdr>
                <w:top w:val="none" w:sz="0" w:space="0" w:color="auto"/>
                <w:left w:val="none" w:sz="0" w:space="0" w:color="auto"/>
                <w:bottom w:val="none" w:sz="0" w:space="0" w:color="auto"/>
                <w:right w:val="none" w:sz="0" w:space="0" w:color="auto"/>
              </w:divBdr>
            </w:div>
            <w:div w:id="1310667111">
              <w:marLeft w:val="0"/>
              <w:marRight w:val="0"/>
              <w:marTop w:val="0"/>
              <w:marBottom w:val="0"/>
              <w:divBdr>
                <w:top w:val="none" w:sz="0" w:space="0" w:color="auto"/>
                <w:left w:val="none" w:sz="0" w:space="0" w:color="auto"/>
                <w:bottom w:val="none" w:sz="0" w:space="0" w:color="auto"/>
                <w:right w:val="none" w:sz="0" w:space="0" w:color="auto"/>
              </w:divBdr>
            </w:div>
            <w:div w:id="1571043372">
              <w:marLeft w:val="0"/>
              <w:marRight w:val="0"/>
              <w:marTop w:val="0"/>
              <w:marBottom w:val="0"/>
              <w:divBdr>
                <w:top w:val="none" w:sz="0" w:space="0" w:color="auto"/>
                <w:left w:val="none" w:sz="0" w:space="0" w:color="auto"/>
                <w:bottom w:val="none" w:sz="0" w:space="0" w:color="auto"/>
                <w:right w:val="none" w:sz="0" w:space="0" w:color="auto"/>
              </w:divBdr>
            </w:div>
            <w:div w:id="1901093306">
              <w:marLeft w:val="0"/>
              <w:marRight w:val="0"/>
              <w:marTop w:val="0"/>
              <w:marBottom w:val="0"/>
              <w:divBdr>
                <w:top w:val="none" w:sz="0" w:space="0" w:color="auto"/>
                <w:left w:val="none" w:sz="0" w:space="0" w:color="auto"/>
                <w:bottom w:val="none" w:sz="0" w:space="0" w:color="auto"/>
                <w:right w:val="none" w:sz="0" w:space="0" w:color="auto"/>
              </w:divBdr>
            </w:div>
            <w:div w:id="19724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56538">
      <w:bodyDiv w:val="1"/>
      <w:marLeft w:val="0"/>
      <w:marRight w:val="0"/>
      <w:marTop w:val="0"/>
      <w:marBottom w:val="0"/>
      <w:divBdr>
        <w:top w:val="none" w:sz="0" w:space="0" w:color="auto"/>
        <w:left w:val="none" w:sz="0" w:space="0" w:color="auto"/>
        <w:bottom w:val="none" w:sz="0" w:space="0" w:color="auto"/>
        <w:right w:val="none" w:sz="0" w:space="0" w:color="auto"/>
      </w:divBdr>
    </w:div>
    <w:div w:id="547379867">
      <w:bodyDiv w:val="1"/>
      <w:marLeft w:val="0"/>
      <w:marRight w:val="0"/>
      <w:marTop w:val="0"/>
      <w:marBottom w:val="0"/>
      <w:divBdr>
        <w:top w:val="none" w:sz="0" w:space="0" w:color="auto"/>
        <w:left w:val="none" w:sz="0" w:space="0" w:color="auto"/>
        <w:bottom w:val="none" w:sz="0" w:space="0" w:color="auto"/>
        <w:right w:val="none" w:sz="0" w:space="0" w:color="auto"/>
      </w:divBdr>
    </w:div>
    <w:div w:id="547689358">
      <w:bodyDiv w:val="1"/>
      <w:marLeft w:val="0"/>
      <w:marRight w:val="0"/>
      <w:marTop w:val="0"/>
      <w:marBottom w:val="0"/>
      <w:divBdr>
        <w:top w:val="none" w:sz="0" w:space="0" w:color="auto"/>
        <w:left w:val="none" w:sz="0" w:space="0" w:color="auto"/>
        <w:bottom w:val="none" w:sz="0" w:space="0" w:color="auto"/>
        <w:right w:val="none" w:sz="0" w:space="0" w:color="auto"/>
      </w:divBdr>
    </w:div>
    <w:div w:id="548107174">
      <w:bodyDiv w:val="1"/>
      <w:marLeft w:val="0"/>
      <w:marRight w:val="0"/>
      <w:marTop w:val="0"/>
      <w:marBottom w:val="0"/>
      <w:divBdr>
        <w:top w:val="none" w:sz="0" w:space="0" w:color="auto"/>
        <w:left w:val="none" w:sz="0" w:space="0" w:color="auto"/>
        <w:bottom w:val="none" w:sz="0" w:space="0" w:color="auto"/>
        <w:right w:val="none" w:sz="0" w:space="0" w:color="auto"/>
      </w:divBdr>
    </w:div>
    <w:div w:id="548154125">
      <w:bodyDiv w:val="1"/>
      <w:marLeft w:val="0"/>
      <w:marRight w:val="0"/>
      <w:marTop w:val="0"/>
      <w:marBottom w:val="0"/>
      <w:divBdr>
        <w:top w:val="none" w:sz="0" w:space="0" w:color="auto"/>
        <w:left w:val="none" w:sz="0" w:space="0" w:color="auto"/>
        <w:bottom w:val="none" w:sz="0" w:space="0" w:color="auto"/>
        <w:right w:val="none" w:sz="0" w:space="0" w:color="auto"/>
      </w:divBdr>
      <w:divsChild>
        <w:div w:id="1585067616">
          <w:marLeft w:val="0"/>
          <w:marRight w:val="0"/>
          <w:marTop w:val="0"/>
          <w:marBottom w:val="0"/>
          <w:divBdr>
            <w:top w:val="none" w:sz="0" w:space="0" w:color="auto"/>
            <w:left w:val="none" w:sz="0" w:space="0" w:color="auto"/>
            <w:bottom w:val="none" w:sz="0" w:space="0" w:color="auto"/>
            <w:right w:val="none" w:sz="0" w:space="0" w:color="auto"/>
          </w:divBdr>
        </w:div>
      </w:divsChild>
    </w:div>
    <w:div w:id="548306087">
      <w:bodyDiv w:val="1"/>
      <w:marLeft w:val="0"/>
      <w:marRight w:val="0"/>
      <w:marTop w:val="0"/>
      <w:marBottom w:val="0"/>
      <w:divBdr>
        <w:top w:val="none" w:sz="0" w:space="0" w:color="auto"/>
        <w:left w:val="none" w:sz="0" w:space="0" w:color="auto"/>
        <w:bottom w:val="none" w:sz="0" w:space="0" w:color="auto"/>
        <w:right w:val="none" w:sz="0" w:space="0" w:color="auto"/>
      </w:divBdr>
      <w:divsChild>
        <w:div w:id="250050843">
          <w:marLeft w:val="0"/>
          <w:marRight w:val="0"/>
          <w:marTop w:val="0"/>
          <w:marBottom w:val="0"/>
          <w:divBdr>
            <w:top w:val="none" w:sz="0" w:space="0" w:color="auto"/>
            <w:left w:val="none" w:sz="0" w:space="0" w:color="auto"/>
            <w:bottom w:val="none" w:sz="0" w:space="0" w:color="auto"/>
            <w:right w:val="none" w:sz="0" w:space="0" w:color="auto"/>
          </w:divBdr>
          <w:divsChild>
            <w:div w:id="126822775">
              <w:marLeft w:val="0"/>
              <w:marRight w:val="0"/>
              <w:marTop w:val="0"/>
              <w:marBottom w:val="0"/>
              <w:divBdr>
                <w:top w:val="none" w:sz="0" w:space="0" w:color="auto"/>
                <w:left w:val="none" w:sz="0" w:space="0" w:color="auto"/>
                <w:bottom w:val="none" w:sz="0" w:space="0" w:color="auto"/>
                <w:right w:val="none" w:sz="0" w:space="0" w:color="auto"/>
              </w:divBdr>
            </w:div>
            <w:div w:id="463012975">
              <w:marLeft w:val="0"/>
              <w:marRight w:val="0"/>
              <w:marTop w:val="0"/>
              <w:marBottom w:val="0"/>
              <w:divBdr>
                <w:top w:val="none" w:sz="0" w:space="0" w:color="auto"/>
                <w:left w:val="none" w:sz="0" w:space="0" w:color="auto"/>
                <w:bottom w:val="none" w:sz="0" w:space="0" w:color="auto"/>
                <w:right w:val="none" w:sz="0" w:space="0" w:color="auto"/>
              </w:divBdr>
            </w:div>
            <w:div w:id="690838797">
              <w:marLeft w:val="0"/>
              <w:marRight w:val="0"/>
              <w:marTop w:val="0"/>
              <w:marBottom w:val="0"/>
              <w:divBdr>
                <w:top w:val="none" w:sz="0" w:space="0" w:color="auto"/>
                <w:left w:val="none" w:sz="0" w:space="0" w:color="auto"/>
                <w:bottom w:val="none" w:sz="0" w:space="0" w:color="auto"/>
                <w:right w:val="none" w:sz="0" w:space="0" w:color="auto"/>
              </w:divBdr>
            </w:div>
            <w:div w:id="1177429842">
              <w:marLeft w:val="0"/>
              <w:marRight w:val="0"/>
              <w:marTop w:val="0"/>
              <w:marBottom w:val="0"/>
              <w:divBdr>
                <w:top w:val="none" w:sz="0" w:space="0" w:color="auto"/>
                <w:left w:val="none" w:sz="0" w:space="0" w:color="auto"/>
                <w:bottom w:val="none" w:sz="0" w:space="0" w:color="auto"/>
                <w:right w:val="none" w:sz="0" w:space="0" w:color="auto"/>
              </w:divBdr>
            </w:div>
            <w:div w:id="1481729713">
              <w:marLeft w:val="0"/>
              <w:marRight w:val="0"/>
              <w:marTop w:val="0"/>
              <w:marBottom w:val="0"/>
              <w:divBdr>
                <w:top w:val="none" w:sz="0" w:space="0" w:color="auto"/>
                <w:left w:val="none" w:sz="0" w:space="0" w:color="auto"/>
                <w:bottom w:val="none" w:sz="0" w:space="0" w:color="auto"/>
                <w:right w:val="none" w:sz="0" w:space="0" w:color="auto"/>
              </w:divBdr>
            </w:div>
            <w:div w:id="1488861124">
              <w:marLeft w:val="0"/>
              <w:marRight w:val="0"/>
              <w:marTop w:val="0"/>
              <w:marBottom w:val="0"/>
              <w:divBdr>
                <w:top w:val="none" w:sz="0" w:space="0" w:color="auto"/>
                <w:left w:val="none" w:sz="0" w:space="0" w:color="auto"/>
                <w:bottom w:val="none" w:sz="0" w:space="0" w:color="auto"/>
                <w:right w:val="none" w:sz="0" w:space="0" w:color="auto"/>
              </w:divBdr>
            </w:div>
            <w:div w:id="188379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805541">
      <w:bodyDiv w:val="1"/>
      <w:marLeft w:val="0"/>
      <w:marRight w:val="0"/>
      <w:marTop w:val="0"/>
      <w:marBottom w:val="0"/>
      <w:divBdr>
        <w:top w:val="none" w:sz="0" w:space="0" w:color="auto"/>
        <w:left w:val="none" w:sz="0" w:space="0" w:color="auto"/>
        <w:bottom w:val="none" w:sz="0" w:space="0" w:color="auto"/>
        <w:right w:val="none" w:sz="0" w:space="0" w:color="auto"/>
      </w:divBdr>
      <w:divsChild>
        <w:div w:id="88237614">
          <w:marLeft w:val="1800"/>
          <w:marRight w:val="0"/>
          <w:marTop w:val="77"/>
          <w:marBottom w:val="0"/>
          <w:divBdr>
            <w:top w:val="none" w:sz="0" w:space="0" w:color="auto"/>
            <w:left w:val="none" w:sz="0" w:space="0" w:color="auto"/>
            <w:bottom w:val="none" w:sz="0" w:space="0" w:color="auto"/>
            <w:right w:val="none" w:sz="0" w:space="0" w:color="auto"/>
          </w:divBdr>
        </w:div>
        <w:div w:id="704796174">
          <w:marLeft w:val="547"/>
          <w:marRight w:val="0"/>
          <w:marTop w:val="115"/>
          <w:marBottom w:val="0"/>
          <w:divBdr>
            <w:top w:val="none" w:sz="0" w:space="0" w:color="auto"/>
            <w:left w:val="none" w:sz="0" w:space="0" w:color="auto"/>
            <w:bottom w:val="none" w:sz="0" w:space="0" w:color="auto"/>
            <w:right w:val="none" w:sz="0" w:space="0" w:color="auto"/>
          </w:divBdr>
        </w:div>
        <w:div w:id="910232942">
          <w:marLeft w:val="1166"/>
          <w:marRight w:val="0"/>
          <w:marTop w:val="96"/>
          <w:marBottom w:val="0"/>
          <w:divBdr>
            <w:top w:val="none" w:sz="0" w:space="0" w:color="auto"/>
            <w:left w:val="none" w:sz="0" w:space="0" w:color="auto"/>
            <w:bottom w:val="none" w:sz="0" w:space="0" w:color="auto"/>
            <w:right w:val="none" w:sz="0" w:space="0" w:color="auto"/>
          </w:divBdr>
        </w:div>
        <w:div w:id="999581893">
          <w:marLeft w:val="547"/>
          <w:marRight w:val="0"/>
          <w:marTop w:val="115"/>
          <w:marBottom w:val="0"/>
          <w:divBdr>
            <w:top w:val="none" w:sz="0" w:space="0" w:color="auto"/>
            <w:left w:val="none" w:sz="0" w:space="0" w:color="auto"/>
            <w:bottom w:val="none" w:sz="0" w:space="0" w:color="auto"/>
            <w:right w:val="none" w:sz="0" w:space="0" w:color="auto"/>
          </w:divBdr>
        </w:div>
        <w:div w:id="1526868156">
          <w:marLeft w:val="1166"/>
          <w:marRight w:val="0"/>
          <w:marTop w:val="96"/>
          <w:marBottom w:val="0"/>
          <w:divBdr>
            <w:top w:val="none" w:sz="0" w:space="0" w:color="auto"/>
            <w:left w:val="none" w:sz="0" w:space="0" w:color="auto"/>
            <w:bottom w:val="none" w:sz="0" w:space="0" w:color="auto"/>
            <w:right w:val="none" w:sz="0" w:space="0" w:color="auto"/>
          </w:divBdr>
        </w:div>
        <w:div w:id="1721905955">
          <w:marLeft w:val="1800"/>
          <w:marRight w:val="0"/>
          <w:marTop w:val="77"/>
          <w:marBottom w:val="0"/>
          <w:divBdr>
            <w:top w:val="none" w:sz="0" w:space="0" w:color="auto"/>
            <w:left w:val="none" w:sz="0" w:space="0" w:color="auto"/>
            <w:bottom w:val="none" w:sz="0" w:space="0" w:color="auto"/>
            <w:right w:val="none" w:sz="0" w:space="0" w:color="auto"/>
          </w:divBdr>
        </w:div>
        <w:div w:id="1926761005">
          <w:marLeft w:val="1800"/>
          <w:marRight w:val="0"/>
          <w:marTop w:val="77"/>
          <w:marBottom w:val="0"/>
          <w:divBdr>
            <w:top w:val="none" w:sz="0" w:space="0" w:color="auto"/>
            <w:left w:val="none" w:sz="0" w:space="0" w:color="auto"/>
            <w:bottom w:val="none" w:sz="0" w:space="0" w:color="auto"/>
            <w:right w:val="none" w:sz="0" w:space="0" w:color="auto"/>
          </w:divBdr>
        </w:div>
      </w:divsChild>
    </w:div>
    <w:div w:id="550503087">
      <w:bodyDiv w:val="1"/>
      <w:marLeft w:val="0"/>
      <w:marRight w:val="0"/>
      <w:marTop w:val="0"/>
      <w:marBottom w:val="0"/>
      <w:divBdr>
        <w:top w:val="none" w:sz="0" w:space="0" w:color="auto"/>
        <w:left w:val="none" w:sz="0" w:space="0" w:color="auto"/>
        <w:bottom w:val="none" w:sz="0" w:space="0" w:color="auto"/>
        <w:right w:val="none" w:sz="0" w:space="0" w:color="auto"/>
      </w:divBdr>
    </w:div>
    <w:div w:id="550921519">
      <w:bodyDiv w:val="1"/>
      <w:marLeft w:val="0"/>
      <w:marRight w:val="0"/>
      <w:marTop w:val="0"/>
      <w:marBottom w:val="0"/>
      <w:divBdr>
        <w:top w:val="none" w:sz="0" w:space="0" w:color="auto"/>
        <w:left w:val="none" w:sz="0" w:space="0" w:color="auto"/>
        <w:bottom w:val="none" w:sz="0" w:space="0" w:color="auto"/>
        <w:right w:val="none" w:sz="0" w:space="0" w:color="auto"/>
      </w:divBdr>
      <w:divsChild>
        <w:div w:id="597324868">
          <w:marLeft w:val="547"/>
          <w:marRight w:val="0"/>
          <w:marTop w:val="115"/>
          <w:marBottom w:val="0"/>
          <w:divBdr>
            <w:top w:val="none" w:sz="0" w:space="0" w:color="auto"/>
            <w:left w:val="none" w:sz="0" w:space="0" w:color="auto"/>
            <w:bottom w:val="none" w:sz="0" w:space="0" w:color="auto"/>
            <w:right w:val="none" w:sz="0" w:space="0" w:color="auto"/>
          </w:divBdr>
        </w:div>
        <w:div w:id="760294184">
          <w:marLeft w:val="1800"/>
          <w:marRight w:val="0"/>
          <w:marTop w:val="77"/>
          <w:marBottom w:val="0"/>
          <w:divBdr>
            <w:top w:val="none" w:sz="0" w:space="0" w:color="auto"/>
            <w:left w:val="none" w:sz="0" w:space="0" w:color="auto"/>
            <w:bottom w:val="none" w:sz="0" w:space="0" w:color="auto"/>
            <w:right w:val="none" w:sz="0" w:space="0" w:color="auto"/>
          </w:divBdr>
        </w:div>
        <w:div w:id="893321313">
          <w:marLeft w:val="1800"/>
          <w:marRight w:val="0"/>
          <w:marTop w:val="77"/>
          <w:marBottom w:val="0"/>
          <w:divBdr>
            <w:top w:val="none" w:sz="0" w:space="0" w:color="auto"/>
            <w:left w:val="none" w:sz="0" w:space="0" w:color="auto"/>
            <w:bottom w:val="none" w:sz="0" w:space="0" w:color="auto"/>
            <w:right w:val="none" w:sz="0" w:space="0" w:color="auto"/>
          </w:divBdr>
        </w:div>
        <w:div w:id="1399745868">
          <w:marLeft w:val="1166"/>
          <w:marRight w:val="0"/>
          <w:marTop w:val="96"/>
          <w:marBottom w:val="0"/>
          <w:divBdr>
            <w:top w:val="none" w:sz="0" w:space="0" w:color="auto"/>
            <w:left w:val="none" w:sz="0" w:space="0" w:color="auto"/>
            <w:bottom w:val="none" w:sz="0" w:space="0" w:color="auto"/>
            <w:right w:val="none" w:sz="0" w:space="0" w:color="auto"/>
          </w:divBdr>
        </w:div>
        <w:div w:id="2016884540">
          <w:marLeft w:val="1166"/>
          <w:marRight w:val="0"/>
          <w:marTop w:val="96"/>
          <w:marBottom w:val="0"/>
          <w:divBdr>
            <w:top w:val="none" w:sz="0" w:space="0" w:color="auto"/>
            <w:left w:val="none" w:sz="0" w:space="0" w:color="auto"/>
            <w:bottom w:val="none" w:sz="0" w:space="0" w:color="auto"/>
            <w:right w:val="none" w:sz="0" w:space="0" w:color="auto"/>
          </w:divBdr>
        </w:div>
      </w:divsChild>
    </w:div>
    <w:div w:id="552086114">
      <w:bodyDiv w:val="1"/>
      <w:marLeft w:val="0"/>
      <w:marRight w:val="0"/>
      <w:marTop w:val="0"/>
      <w:marBottom w:val="0"/>
      <w:divBdr>
        <w:top w:val="none" w:sz="0" w:space="0" w:color="auto"/>
        <w:left w:val="none" w:sz="0" w:space="0" w:color="auto"/>
        <w:bottom w:val="none" w:sz="0" w:space="0" w:color="auto"/>
        <w:right w:val="none" w:sz="0" w:space="0" w:color="auto"/>
      </w:divBdr>
    </w:div>
    <w:div w:id="555354742">
      <w:bodyDiv w:val="1"/>
      <w:marLeft w:val="0"/>
      <w:marRight w:val="0"/>
      <w:marTop w:val="0"/>
      <w:marBottom w:val="0"/>
      <w:divBdr>
        <w:top w:val="none" w:sz="0" w:space="0" w:color="auto"/>
        <w:left w:val="none" w:sz="0" w:space="0" w:color="auto"/>
        <w:bottom w:val="none" w:sz="0" w:space="0" w:color="auto"/>
        <w:right w:val="none" w:sz="0" w:space="0" w:color="auto"/>
      </w:divBdr>
    </w:div>
    <w:div w:id="555967239">
      <w:bodyDiv w:val="1"/>
      <w:marLeft w:val="0"/>
      <w:marRight w:val="0"/>
      <w:marTop w:val="0"/>
      <w:marBottom w:val="0"/>
      <w:divBdr>
        <w:top w:val="none" w:sz="0" w:space="0" w:color="auto"/>
        <w:left w:val="none" w:sz="0" w:space="0" w:color="auto"/>
        <w:bottom w:val="none" w:sz="0" w:space="0" w:color="auto"/>
        <w:right w:val="none" w:sz="0" w:space="0" w:color="auto"/>
      </w:divBdr>
    </w:div>
    <w:div w:id="556479691">
      <w:bodyDiv w:val="1"/>
      <w:marLeft w:val="0"/>
      <w:marRight w:val="0"/>
      <w:marTop w:val="0"/>
      <w:marBottom w:val="0"/>
      <w:divBdr>
        <w:top w:val="none" w:sz="0" w:space="0" w:color="auto"/>
        <w:left w:val="none" w:sz="0" w:space="0" w:color="auto"/>
        <w:bottom w:val="none" w:sz="0" w:space="0" w:color="auto"/>
        <w:right w:val="none" w:sz="0" w:space="0" w:color="auto"/>
      </w:divBdr>
      <w:divsChild>
        <w:div w:id="1668246286">
          <w:marLeft w:val="0"/>
          <w:marRight w:val="0"/>
          <w:marTop w:val="0"/>
          <w:marBottom w:val="0"/>
          <w:divBdr>
            <w:top w:val="none" w:sz="0" w:space="0" w:color="auto"/>
            <w:left w:val="none" w:sz="0" w:space="0" w:color="auto"/>
            <w:bottom w:val="none" w:sz="0" w:space="0" w:color="auto"/>
            <w:right w:val="none" w:sz="0" w:space="0" w:color="auto"/>
          </w:divBdr>
          <w:divsChild>
            <w:div w:id="495456465">
              <w:marLeft w:val="0"/>
              <w:marRight w:val="0"/>
              <w:marTop w:val="0"/>
              <w:marBottom w:val="0"/>
              <w:divBdr>
                <w:top w:val="none" w:sz="0" w:space="0" w:color="auto"/>
                <w:left w:val="none" w:sz="0" w:space="0" w:color="auto"/>
                <w:bottom w:val="none" w:sz="0" w:space="0" w:color="auto"/>
                <w:right w:val="none" w:sz="0" w:space="0" w:color="auto"/>
              </w:divBdr>
            </w:div>
            <w:div w:id="542987246">
              <w:marLeft w:val="0"/>
              <w:marRight w:val="0"/>
              <w:marTop w:val="0"/>
              <w:marBottom w:val="0"/>
              <w:divBdr>
                <w:top w:val="none" w:sz="0" w:space="0" w:color="auto"/>
                <w:left w:val="none" w:sz="0" w:space="0" w:color="auto"/>
                <w:bottom w:val="none" w:sz="0" w:space="0" w:color="auto"/>
                <w:right w:val="none" w:sz="0" w:space="0" w:color="auto"/>
              </w:divBdr>
            </w:div>
            <w:div w:id="95020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28981">
      <w:bodyDiv w:val="1"/>
      <w:marLeft w:val="0"/>
      <w:marRight w:val="0"/>
      <w:marTop w:val="0"/>
      <w:marBottom w:val="0"/>
      <w:divBdr>
        <w:top w:val="none" w:sz="0" w:space="0" w:color="auto"/>
        <w:left w:val="none" w:sz="0" w:space="0" w:color="auto"/>
        <w:bottom w:val="none" w:sz="0" w:space="0" w:color="auto"/>
        <w:right w:val="none" w:sz="0" w:space="0" w:color="auto"/>
      </w:divBdr>
    </w:div>
    <w:div w:id="557320852">
      <w:bodyDiv w:val="1"/>
      <w:marLeft w:val="0"/>
      <w:marRight w:val="0"/>
      <w:marTop w:val="0"/>
      <w:marBottom w:val="0"/>
      <w:divBdr>
        <w:top w:val="none" w:sz="0" w:space="0" w:color="auto"/>
        <w:left w:val="none" w:sz="0" w:space="0" w:color="auto"/>
        <w:bottom w:val="none" w:sz="0" w:space="0" w:color="auto"/>
        <w:right w:val="none" w:sz="0" w:space="0" w:color="auto"/>
      </w:divBdr>
    </w:div>
    <w:div w:id="557712512">
      <w:bodyDiv w:val="1"/>
      <w:marLeft w:val="0"/>
      <w:marRight w:val="0"/>
      <w:marTop w:val="0"/>
      <w:marBottom w:val="0"/>
      <w:divBdr>
        <w:top w:val="none" w:sz="0" w:space="0" w:color="auto"/>
        <w:left w:val="none" w:sz="0" w:space="0" w:color="auto"/>
        <w:bottom w:val="none" w:sz="0" w:space="0" w:color="auto"/>
        <w:right w:val="none" w:sz="0" w:space="0" w:color="auto"/>
      </w:divBdr>
    </w:div>
    <w:div w:id="557787817">
      <w:bodyDiv w:val="1"/>
      <w:marLeft w:val="0"/>
      <w:marRight w:val="0"/>
      <w:marTop w:val="0"/>
      <w:marBottom w:val="0"/>
      <w:divBdr>
        <w:top w:val="none" w:sz="0" w:space="0" w:color="auto"/>
        <w:left w:val="none" w:sz="0" w:space="0" w:color="auto"/>
        <w:bottom w:val="none" w:sz="0" w:space="0" w:color="auto"/>
        <w:right w:val="none" w:sz="0" w:space="0" w:color="auto"/>
      </w:divBdr>
    </w:div>
    <w:div w:id="558789288">
      <w:bodyDiv w:val="1"/>
      <w:marLeft w:val="0"/>
      <w:marRight w:val="0"/>
      <w:marTop w:val="0"/>
      <w:marBottom w:val="0"/>
      <w:divBdr>
        <w:top w:val="none" w:sz="0" w:space="0" w:color="auto"/>
        <w:left w:val="none" w:sz="0" w:space="0" w:color="auto"/>
        <w:bottom w:val="none" w:sz="0" w:space="0" w:color="auto"/>
        <w:right w:val="none" w:sz="0" w:space="0" w:color="auto"/>
      </w:divBdr>
    </w:div>
    <w:div w:id="559902330">
      <w:bodyDiv w:val="1"/>
      <w:marLeft w:val="0"/>
      <w:marRight w:val="0"/>
      <w:marTop w:val="0"/>
      <w:marBottom w:val="0"/>
      <w:divBdr>
        <w:top w:val="none" w:sz="0" w:space="0" w:color="auto"/>
        <w:left w:val="none" w:sz="0" w:space="0" w:color="auto"/>
        <w:bottom w:val="none" w:sz="0" w:space="0" w:color="auto"/>
        <w:right w:val="none" w:sz="0" w:space="0" w:color="auto"/>
      </w:divBdr>
    </w:div>
    <w:div w:id="560601133">
      <w:bodyDiv w:val="1"/>
      <w:marLeft w:val="0"/>
      <w:marRight w:val="0"/>
      <w:marTop w:val="0"/>
      <w:marBottom w:val="0"/>
      <w:divBdr>
        <w:top w:val="none" w:sz="0" w:space="0" w:color="auto"/>
        <w:left w:val="none" w:sz="0" w:space="0" w:color="auto"/>
        <w:bottom w:val="none" w:sz="0" w:space="0" w:color="auto"/>
        <w:right w:val="none" w:sz="0" w:space="0" w:color="auto"/>
      </w:divBdr>
      <w:divsChild>
        <w:div w:id="114914553">
          <w:marLeft w:val="0"/>
          <w:marRight w:val="0"/>
          <w:marTop w:val="0"/>
          <w:marBottom w:val="0"/>
          <w:divBdr>
            <w:top w:val="none" w:sz="0" w:space="0" w:color="auto"/>
            <w:left w:val="none" w:sz="0" w:space="0" w:color="auto"/>
            <w:bottom w:val="none" w:sz="0" w:space="0" w:color="auto"/>
            <w:right w:val="none" w:sz="0" w:space="0" w:color="auto"/>
          </w:divBdr>
          <w:divsChild>
            <w:div w:id="134679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871192">
      <w:bodyDiv w:val="1"/>
      <w:marLeft w:val="0"/>
      <w:marRight w:val="0"/>
      <w:marTop w:val="0"/>
      <w:marBottom w:val="0"/>
      <w:divBdr>
        <w:top w:val="none" w:sz="0" w:space="0" w:color="auto"/>
        <w:left w:val="none" w:sz="0" w:space="0" w:color="auto"/>
        <w:bottom w:val="none" w:sz="0" w:space="0" w:color="auto"/>
        <w:right w:val="none" w:sz="0" w:space="0" w:color="auto"/>
      </w:divBdr>
    </w:div>
    <w:div w:id="561793257">
      <w:bodyDiv w:val="1"/>
      <w:marLeft w:val="0"/>
      <w:marRight w:val="0"/>
      <w:marTop w:val="0"/>
      <w:marBottom w:val="0"/>
      <w:divBdr>
        <w:top w:val="none" w:sz="0" w:space="0" w:color="auto"/>
        <w:left w:val="none" w:sz="0" w:space="0" w:color="auto"/>
        <w:bottom w:val="none" w:sz="0" w:space="0" w:color="auto"/>
        <w:right w:val="none" w:sz="0" w:space="0" w:color="auto"/>
      </w:divBdr>
    </w:div>
    <w:div w:id="562714215">
      <w:bodyDiv w:val="1"/>
      <w:marLeft w:val="0"/>
      <w:marRight w:val="0"/>
      <w:marTop w:val="0"/>
      <w:marBottom w:val="0"/>
      <w:divBdr>
        <w:top w:val="none" w:sz="0" w:space="0" w:color="auto"/>
        <w:left w:val="none" w:sz="0" w:space="0" w:color="auto"/>
        <w:bottom w:val="none" w:sz="0" w:space="0" w:color="auto"/>
        <w:right w:val="none" w:sz="0" w:space="0" w:color="auto"/>
      </w:divBdr>
      <w:divsChild>
        <w:div w:id="488908069">
          <w:marLeft w:val="547"/>
          <w:marRight w:val="0"/>
          <w:marTop w:val="96"/>
          <w:marBottom w:val="0"/>
          <w:divBdr>
            <w:top w:val="none" w:sz="0" w:space="0" w:color="auto"/>
            <w:left w:val="none" w:sz="0" w:space="0" w:color="auto"/>
            <w:bottom w:val="none" w:sz="0" w:space="0" w:color="auto"/>
            <w:right w:val="none" w:sz="0" w:space="0" w:color="auto"/>
          </w:divBdr>
        </w:div>
        <w:div w:id="743647205">
          <w:marLeft w:val="547"/>
          <w:marRight w:val="0"/>
          <w:marTop w:val="96"/>
          <w:marBottom w:val="0"/>
          <w:divBdr>
            <w:top w:val="none" w:sz="0" w:space="0" w:color="auto"/>
            <w:left w:val="none" w:sz="0" w:space="0" w:color="auto"/>
            <w:bottom w:val="none" w:sz="0" w:space="0" w:color="auto"/>
            <w:right w:val="none" w:sz="0" w:space="0" w:color="auto"/>
          </w:divBdr>
        </w:div>
        <w:div w:id="1189757861">
          <w:marLeft w:val="1166"/>
          <w:marRight w:val="0"/>
          <w:marTop w:val="96"/>
          <w:marBottom w:val="0"/>
          <w:divBdr>
            <w:top w:val="none" w:sz="0" w:space="0" w:color="auto"/>
            <w:left w:val="none" w:sz="0" w:space="0" w:color="auto"/>
            <w:bottom w:val="none" w:sz="0" w:space="0" w:color="auto"/>
            <w:right w:val="none" w:sz="0" w:space="0" w:color="auto"/>
          </w:divBdr>
        </w:div>
        <w:div w:id="1864856708">
          <w:marLeft w:val="1166"/>
          <w:marRight w:val="0"/>
          <w:marTop w:val="96"/>
          <w:marBottom w:val="0"/>
          <w:divBdr>
            <w:top w:val="none" w:sz="0" w:space="0" w:color="auto"/>
            <w:left w:val="none" w:sz="0" w:space="0" w:color="auto"/>
            <w:bottom w:val="none" w:sz="0" w:space="0" w:color="auto"/>
            <w:right w:val="none" w:sz="0" w:space="0" w:color="auto"/>
          </w:divBdr>
        </w:div>
      </w:divsChild>
    </w:div>
    <w:div w:id="562759554">
      <w:bodyDiv w:val="1"/>
      <w:marLeft w:val="0"/>
      <w:marRight w:val="0"/>
      <w:marTop w:val="0"/>
      <w:marBottom w:val="0"/>
      <w:divBdr>
        <w:top w:val="none" w:sz="0" w:space="0" w:color="auto"/>
        <w:left w:val="none" w:sz="0" w:space="0" w:color="auto"/>
        <w:bottom w:val="none" w:sz="0" w:space="0" w:color="auto"/>
        <w:right w:val="none" w:sz="0" w:space="0" w:color="auto"/>
      </w:divBdr>
      <w:divsChild>
        <w:div w:id="1975215509">
          <w:marLeft w:val="547"/>
          <w:marRight w:val="0"/>
          <w:marTop w:val="134"/>
          <w:marBottom w:val="0"/>
          <w:divBdr>
            <w:top w:val="none" w:sz="0" w:space="0" w:color="auto"/>
            <w:left w:val="none" w:sz="0" w:space="0" w:color="auto"/>
            <w:bottom w:val="none" w:sz="0" w:space="0" w:color="auto"/>
            <w:right w:val="none" w:sz="0" w:space="0" w:color="auto"/>
          </w:divBdr>
        </w:div>
      </w:divsChild>
    </w:div>
    <w:div w:id="563570003">
      <w:bodyDiv w:val="1"/>
      <w:marLeft w:val="0"/>
      <w:marRight w:val="0"/>
      <w:marTop w:val="0"/>
      <w:marBottom w:val="0"/>
      <w:divBdr>
        <w:top w:val="none" w:sz="0" w:space="0" w:color="auto"/>
        <w:left w:val="none" w:sz="0" w:space="0" w:color="auto"/>
        <w:bottom w:val="none" w:sz="0" w:space="0" w:color="auto"/>
        <w:right w:val="none" w:sz="0" w:space="0" w:color="auto"/>
      </w:divBdr>
    </w:div>
    <w:div w:id="563756933">
      <w:bodyDiv w:val="1"/>
      <w:marLeft w:val="0"/>
      <w:marRight w:val="0"/>
      <w:marTop w:val="0"/>
      <w:marBottom w:val="0"/>
      <w:divBdr>
        <w:top w:val="none" w:sz="0" w:space="0" w:color="auto"/>
        <w:left w:val="none" w:sz="0" w:space="0" w:color="auto"/>
        <w:bottom w:val="none" w:sz="0" w:space="0" w:color="auto"/>
        <w:right w:val="none" w:sz="0" w:space="0" w:color="auto"/>
      </w:divBdr>
      <w:divsChild>
        <w:div w:id="207571804">
          <w:marLeft w:val="1166"/>
          <w:marRight w:val="0"/>
          <w:marTop w:val="115"/>
          <w:marBottom w:val="0"/>
          <w:divBdr>
            <w:top w:val="none" w:sz="0" w:space="0" w:color="auto"/>
            <w:left w:val="none" w:sz="0" w:space="0" w:color="auto"/>
            <w:bottom w:val="none" w:sz="0" w:space="0" w:color="auto"/>
            <w:right w:val="none" w:sz="0" w:space="0" w:color="auto"/>
          </w:divBdr>
        </w:div>
        <w:div w:id="434063182">
          <w:marLeft w:val="547"/>
          <w:marRight w:val="0"/>
          <w:marTop w:val="130"/>
          <w:marBottom w:val="0"/>
          <w:divBdr>
            <w:top w:val="none" w:sz="0" w:space="0" w:color="auto"/>
            <w:left w:val="none" w:sz="0" w:space="0" w:color="auto"/>
            <w:bottom w:val="none" w:sz="0" w:space="0" w:color="auto"/>
            <w:right w:val="none" w:sz="0" w:space="0" w:color="auto"/>
          </w:divBdr>
        </w:div>
        <w:div w:id="1083260239">
          <w:marLeft w:val="1166"/>
          <w:marRight w:val="0"/>
          <w:marTop w:val="115"/>
          <w:marBottom w:val="0"/>
          <w:divBdr>
            <w:top w:val="none" w:sz="0" w:space="0" w:color="auto"/>
            <w:left w:val="none" w:sz="0" w:space="0" w:color="auto"/>
            <w:bottom w:val="none" w:sz="0" w:space="0" w:color="auto"/>
            <w:right w:val="none" w:sz="0" w:space="0" w:color="auto"/>
          </w:divBdr>
        </w:div>
        <w:div w:id="1895847970">
          <w:marLeft w:val="1166"/>
          <w:marRight w:val="0"/>
          <w:marTop w:val="115"/>
          <w:marBottom w:val="0"/>
          <w:divBdr>
            <w:top w:val="none" w:sz="0" w:space="0" w:color="auto"/>
            <w:left w:val="none" w:sz="0" w:space="0" w:color="auto"/>
            <w:bottom w:val="none" w:sz="0" w:space="0" w:color="auto"/>
            <w:right w:val="none" w:sz="0" w:space="0" w:color="auto"/>
          </w:divBdr>
        </w:div>
        <w:div w:id="1923489635">
          <w:marLeft w:val="547"/>
          <w:marRight w:val="0"/>
          <w:marTop w:val="130"/>
          <w:marBottom w:val="0"/>
          <w:divBdr>
            <w:top w:val="none" w:sz="0" w:space="0" w:color="auto"/>
            <w:left w:val="none" w:sz="0" w:space="0" w:color="auto"/>
            <w:bottom w:val="none" w:sz="0" w:space="0" w:color="auto"/>
            <w:right w:val="none" w:sz="0" w:space="0" w:color="auto"/>
          </w:divBdr>
        </w:div>
      </w:divsChild>
    </w:div>
    <w:div w:id="564141314">
      <w:bodyDiv w:val="1"/>
      <w:marLeft w:val="0"/>
      <w:marRight w:val="0"/>
      <w:marTop w:val="0"/>
      <w:marBottom w:val="0"/>
      <w:divBdr>
        <w:top w:val="none" w:sz="0" w:space="0" w:color="auto"/>
        <w:left w:val="none" w:sz="0" w:space="0" w:color="auto"/>
        <w:bottom w:val="none" w:sz="0" w:space="0" w:color="auto"/>
        <w:right w:val="none" w:sz="0" w:space="0" w:color="auto"/>
      </w:divBdr>
    </w:div>
    <w:div w:id="564293104">
      <w:bodyDiv w:val="1"/>
      <w:marLeft w:val="0"/>
      <w:marRight w:val="0"/>
      <w:marTop w:val="0"/>
      <w:marBottom w:val="0"/>
      <w:divBdr>
        <w:top w:val="none" w:sz="0" w:space="0" w:color="auto"/>
        <w:left w:val="none" w:sz="0" w:space="0" w:color="auto"/>
        <w:bottom w:val="none" w:sz="0" w:space="0" w:color="auto"/>
        <w:right w:val="none" w:sz="0" w:space="0" w:color="auto"/>
      </w:divBdr>
      <w:divsChild>
        <w:div w:id="250940079">
          <w:marLeft w:val="2160"/>
          <w:marRight w:val="0"/>
          <w:marTop w:val="0"/>
          <w:marBottom w:val="0"/>
          <w:divBdr>
            <w:top w:val="none" w:sz="0" w:space="0" w:color="auto"/>
            <w:left w:val="none" w:sz="0" w:space="0" w:color="auto"/>
            <w:bottom w:val="none" w:sz="0" w:space="0" w:color="auto"/>
            <w:right w:val="none" w:sz="0" w:space="0" w:color="auto"/>
          </w:divBdr>
        </w:div>
        <w:div w:id="737553487">
          <w:marLeft w:val="720"/>
          <w:marRight w:val="0"/>
          <w:marTop w:val="0"/>
          <w:marBottom w:val="0"/>
          <w:divBdr>
            <w:top w:val="none" w:sz="0" w:space="0" w:color="auto"/>
            <w:left w:val="none" w:sz="0" w:space="0" w:color="auto"/>
            <w:bottom w:val="none" w:sz="0" w:space="0" w:color="auto"/>
            <w:right w:val="none" w:sz="0" w:space="0" w:color="auto"/>
          </w:divBdr>
        </w:div>
        <w:div w:id="896479530">
          <w:marLeft w:val="720"/>
          <w:marRight w:val="0"/>
          <w:marTop w:val="0"/>
          <w:marBottom w:val="0"/>
          <w:divBdr>
            <w:top w:val="none" w:sz="0" w:space="0" w:color="auto"/>
            <w:left w:val="none" w:sz="0" w:space="0" w:color="auto"/>
            <w:bottom w:val="none" w:sz="0" w:space="0" w:color="auto"/>
            <w:right w:val="none" w:sz="0" w:space="0" w:color="auto"/>
          </w:divBdr>
        </w:div>
        <w:div w:id="1233201441">
          <w:marLeft w:val="1440"/>
          <w:marRight w:val="0"/>
          <w:marTop w:val="0"/>
          <w:marBottom w:val="0"/>
          <w:divBdr>
            <w:top w:val="none" w:sz="0" w:space="0" w:color="auto"/>
            <w:left w:val="none" w:sz="0" w:space="0" w:color="auto"/>
            <w:bottom w:val="none" w:sz="0" w:space="0" w:color="auto"/>
            <w:right w:val="none" w:sz="0" w:space="0" w:color="auto"/>
          </w:divBdr>
        </w:div>
        <w:div w:id="1430810217">
          <w:marLeft w:val="720"/>
          <w:marRight w:val="0"/>
          <w:marTop w:val="0"/>
          <w:marBottom w:val="0"/>
          <w:divBdr>
            <w:top w:val="none" w:sz="0" w:space="0" w:color="auto"/>
            <w:left w:val="none" w:sz="0" w:space="0" w:color="auto"/>
            <w:bottom w:val="none" w:sz="0" w:space="0" w:color="auto"/>
            <w:right w:val="none" w:sz="0" w:space="0" w:color="auto"/>
          </w:divBdr>
        </w:div>
        <w:div w:id="1432580092">
          <w:marLeft w:val="1440"/>
          <w:marRight w:val="0"/>
          <w:marTop w:val="0"/>
          <w:marBottom w:val="0"/>
          <w:divBdr>
            <w:top w:val="none" w:sz="0" w:space="0" w:color="auto"/>
            <w:left w:val="none" w:sz="0" w:space="0" w:color="auto"/>
            <w:bottom w:val="none" w:sz="0" w:space="0" w:color="auto"/>
            <w:right w:val="none" w:sz="0" w:space="0" w:color="auto"/>
          </w:divBdr>
        </w:div>
        <w:div w:id="1545213656">
          <w:marLeft w:val="1440"/>
          <w:marRight w:val="0"/>
          <w:marTop w:val="0"/>
          <w:marBottom w:val="0"/>
          <w:divBdr>
            <w:top w:val="none" w:sz="0" w:space="0" w:color="auto"/>
            <w:left w:val="none" w:sz="0" w:space="0" w:color="auto"/>
            <w:bottom w:val="none" w:sz="0" w:space="0" w:color="auto"/>
            <w:right w:val="none" w:sz="0" w:space="0" w:color="auto"/>
          </w:divBdr>
        </w:div>
        <w:div w:id="2084908569">
          <w:marLeft w:val="720"/>
          <w:marRight w:val="0"/>
          <w:marTop w:val="0"/>
          <w:marBottom w:val="0"/>
          <w:divBdr>
            <w:top w:val="none" w:sz="0" w:space="0" w:color="auto"/>
            <w:left w:val="none" w:sz="0" w:space="0" w:color="auto"/>
            <w:bottom w:val="none" w:sz="0" w:space="0" w:color="auto"/>
            <w:right w:val="none" w:sz="0" w:space="0" w:color="auto"/>
          </w:divBdr>
        </w:div>
        <w:div w:id="2089380272">
          <w:marLeft w:val="2160"/>
          <w:marRight w:val="0"/>
          <w:marTop w:val="0"/>
          <w:marBottom w:val="0"/>
          <w:divBdr>
            <w:top w:val="none" w:sz="0" w:space="0" w:color="auto"/>
            <w:left w:val="none" w:sz="0" w:space="0" w:color="auto"/>
            <w:bottom w:val="none" w:sz="0" w:space="0" w:color="auto"/>
            <w:right w:val="none" w:sz="0" w:space="0" w:color="auto"/>
          </w:divBdr>
        </w:div>
      </w:divsChild>
    </w:div>
    <w:div w:id="564803539">
      <w:bodyDiv w:val="1"/>
      <w:marLeft w:val="0"/>
      <w:marRight w:val="0"/>
      <w:marTop w:val="0"/>
      <w:marBottom w:val="0"/>
      <w:divBdr>
        <w:top w:val="none" w:sz="0" w:space="0" w:color="auto"/>
        <w:left w:val="none" w:sz="0" w:space="0" w:color="auto"/>
        <w:bottom w:val="none" w:sz="0" w:space="0" w:color="auto"/>
        <w:right w:val="none" w:sz="0" w:space="0" w:color="auto"/>
      </w:divBdr>
    </w:div>
    <w:div w:id="565532648">
      <w:bodyDiv w:val="1"/>
      <w:marLeft w:val="0"/>
      <w:marRight w:val="0"/>
      <w:marTop w:val="0"/>
      <w:marBottom w:val="0"/>
      <w:divBdr>
        <w:top w:val="none" w:sz="0" w:space="0" w:color="auto"/>
        <w:left w:val="none" w:sz="0" w:space="0" w:color="auto"/>
        <w:bottom w:val="none" w:sz="0" w:space="0" w:color="auto"/>
        <w:right w:val="none" w:sz="0" w:space="0" w:color="auto"/>
      </w:divBdr>
    </w:div>
    <w:div w:id="565608396">
      <w:bodyDiv w:val="1"/>
      <w:marLeft w:val="0"/>
      <w:marRight w:val="0"/>
      <w:marTop w:val="0"/>
      <w:marBottom w:val="0"/>
      <w:divBdr>
        <w:top w:val="none" w:sz="0" w:space="0" w:color="auto"/>
        <w:left w:val="none" w:sz="0" w:space="0" w:color="auto"/>
        <w:bottom w:val="none" w:sz="0" w:space="0" w:color="auto"/>
        <w:right w:val="none" w:sz="0" w:space="0" w:color="auto"/>
      </w:divBdr>
      <w:divsChild>
        <w:div w:id="462122012">
          <w:marLeft w:val="1800"/>
          <w:marRight w:val="0"/>
          <w:marTop w:val="96"/>
          <w:marBottom w:val="0"/>
          <w:divBdr>
            <w:top w:val="none" w:sz="0" w:space="0" w:color="auto"/>
            <w:left w:val="none" w:sz="0" w:space="0" w:color="auto"/>
            <w:bottom w:val="none" w:sz="0" w:space="0" w:color="auto"/>
            <w:right w:val="none" w:sz="0" w:space="0" w:color="auto"/>
          </w:divBdr>
        </w:div>
        <w:div w:id="1181358115">
          <w:marLeft w:val="1166"/>
          <w:marRight w:val="0"/>
          <w:marTop w:val="115"/>
          <w:marBottom w:val="0"/>
          <w:divBdr>
            <w:top w:val="none" w:sz="0" w:space="0" w:color="auto"/>
            <w:left w:val="none" w:sz="0" w:space="0" w:color="auto"/>
            <w:bottom w:val="none" w:sz="0" w:space="0" w:color="auto"/>
            <w:right w:val="none" w:sz="0" w:space="0" w:color="auto"/>
          </w:divBdr>
        </w:div>
        <w:div w:id="1429236279">
          <w:marLeft w:val="547"/>
          <w:marRight w:val="0"/>
          <w:marTop w:val="134"/>
          <w:marBottom w:val="0"/>
          <w:divBdr>
            <w:top w:val="none" w:sz="0" w:space="0" w:color="auto"/>
            <w:left w:val="none" w:sz="0" w:space="0" w:color="auto"/>
            <w:bottom w:val="none" w:sz="0" w:space="0" w:color="auto"/>
            <w:right w:val="none" w:sz="0" w:space="0" w:color="auto"/>
          </w:divBdr>
        </w:div>
      </w:divsChild>
    </w:div>
    <w:div w:id="567690621">
      <w:bodyDiv w:val="1"/>
      <w:marLeft w:val="0"/>
      <w:marRight w:val="0"/>
      <w:marTop w:val="0"/>
      <w:marBottom w:val="0"/>
      <w:divBdr>
        <w:top w:val="none" w:sz="0" w:space="0" w:color="auto"/>
        <w:left w:val="none" w:sz="0" w:space="0" w:color="auto"/>
        <w:bottom w:val="none" w:sz="0" w:space="0" w:color="auto"/>
        <w:right w:val="none" w:sz="0" w:space="0" w:color="auto"/>
      </w:divBdr>
      <w:divsChild>
        <w:div w:id="920989877">
          <w:marLeft w:val="547"/>
          <w:marRight w:val="0"/>
          <w:marTop w:val="134"/>
          <w:marBottom w:val="120"/>
          <w:divBdr>
            <w:top w:val="none" w:sz="0" w:space="0" w:color="auto"/>
            <w:left w:val="none" w:sz="0" w:space="0" w:color="auto"/>
            <w:bottom w:val="none" w:sz="0" w:space="0" w:color="auto"/>
            <w:right w:val="none" w:sz="0" w:space="0" w:color="auto"/>
          </w:divBdr>
        </w:div>
        <w:div w:id="1259561988">
          <w:marLeft w:val="1166"/>
          <w:marRight w:val="0"/>
          <w:marTop w:val="115"/>
          <w:marBottom w:val="120"/>
          <w:divBdr>
            <w:top w:val="none" w:sz="0" w:space="0" w:color="auto"/>
            <w:left w:val="none" w:sz="0" w:space="0" w:color="auto"/>
            <w:bottom w:val="none" w:sz="0" w:space="0" w:color="auto"/>
            <w:right w:val="none" w:sz="0" w:space="0" w:color="auto"/>
          </w:divBdr>
        </w:div>
        <w:div w:id="1492260852">
          <w:marLeft w:val="1166"/>
          <w:marRight w:val="0"/>
          <w:marTop w:val="115"/>
          <w:marBottom w:val="120"/>
          <w:divBdr>
            <w:top w:val="none" w:sz="0" w:space="0" w:color="auto"/>
            <w:left w:val="none" w:sz="0" w:space="0" w:color="auto"/>
            <w:bottom w:val="none" w:sz="0" w:space="0" w:color="auto"/>
            <w:right w:val="none" w:sz="0" w:space="0" w:color="auto"/>
          </w:divBdr>
        </w:div>
        <w:div w:id="1721712700">
          <w:marLeft w:val="547"/>
          <w:marRight w:val="0"/>
          <w:marTop w:val="134"/>
          <w:marBottom w:val="120"/>
          <w:divBdr>
            <w:top w:val="none" w:sz="0" w:space="0" w:color="auto"/>
            <w:left w:val="none" w:sz="0" w:space="0" w:color="auto"/>
            <w:bottom w:val="none" w:sz="0" w:space="0" w:color="auto"/>
            <w:right w:val="none" w:sz="0" w:space="0" w:color="auto"/>
          </w:divBdr>
        </w:div>
        <w:div w:id="1765761584">
          <w:marLeft w:val="1166"/>
          <w:marRight w:val="0"/>
          <w:marTop w:val="115"/>
          <w:marBottom w:val="120"/>
          <w:divBdr>
            <w:top w:val="none" w:sz="0" w:space="0" w:color="auto"/>
            <w:left w:val="none" w:sz="0" w:space="0" w:color="auto"/>
            <w:bottom w:val="none" w:sz="0" w:space="0" w:color="auto"/>
            <w:right w:val="none" w:sz="0" w:space="0" w:color="auto"/>
          </w:divBdr>
        </w:div>
      </w:divsChild>
    </w:div>
    <w:div w:id="567761843">
      <w:bodyDiv w:val="1"/>
      <w:marLeft w:val="0"/>
      <w:marRight w:val="0"/>
      <w:marTop w:val="0"/>
      <w:marBottom w:val="0"/>
      <w:divBdr>
        <w:top w:val="none" w:sz="0" w:space="0" w:color="auto"/>
        <w:left w:val="none" w:sz="0" w:space="0" w:color="auto"/>
        <w:bottom w:val="none" w:sz="0" w:space="0" w:color="auto"/>
        <w:right w:val="none" w:sz="0" w:space="0" w:color="auto"/>
      </w:divBdr>
    </w:div>
    <w:div w:id="567804152">
      <w:bodyDiv w:val="1"/>
      <w:marLeft w:val="0"/>
      <w:marRight w:val="0"/>
      <w:marTop w:val="0"/>
      <w:marBottom w:val="0"/>
      <w:divBdr>
        <w:top w:val="none" w:sz="0" w:space="0" w:color="auto"/>
        <w:left w:val="none" w:sz="0" w:space="0" w:color="auto"/>
        <w:bottom w:val="none" w:sz="0" w:space="0" w:color="auto"/>
        <w:right w:val="none" w:sz="0" w:space="0" w:color="auto"/>
      </w:divBdr>
    </w:div>
    <w:div w:id="568424921">
      <w:bodyDiv w:val="1"/>
      <w:marLeft w:val="0"/>
      <w:marRight w:val="0"/>
      <w:marTop w:val="0"/>
      <w:marBottom w:val="0"/>
      <w:divBdr>
        <w:top w:val="none" w:sz="0" w:space="0" w:color="auto"/>
        <w:left w:val="none" w:sz="0" w:space="0" w:color="auto"/>
        <w:bottom w:val="none" w:sz="0" w:space="0" w:color="auto"/>
        <w:right w:val="none" w:sz="0" w:space="0" w:color="auto"/>
      </w:divBdr>
      <w:divsChild>
        <w:div w:id="72899968">
          <w:marLeft w:val="1166"/>
          <w:marRight w:val="0"/>
          <w:marTop w:val="134"/>
          <w:marBottom w:val="0"/>
          <w:divBdr>
            <w:top w:val="none" w:sz="0" w:space="0" w:color="auto"/>
            <w:left w:val="none" w:sz="0" w:space="0" w:color="auto"/>
            <w:bottom w:val="none" w:sz="0" w:space="0" w:color="auto"/>
            <w:right w:val="none" w:sz="0" w:space="0" w:color="auto"/>
          </w:divBdr>
        </w:div>
        <w:div w:id="231544459">
          <w:marLeft w:val="547"/>
          <w:marRight w:val="0"/>
          <w:marTop w:val="154"/>
          <w:marBottom w:val="0"/>
          <w:divBdr>
            <w:top w:val="none" w:sz="0" w:space="0" w:color="auto"/>
            <w:left w:val="none" w:sz="0" w:space="0" w:color="auto"/>
            <w:bottom w:val="none" w:sz="0" w:space="0" w:color="auto"/>
            <w:right w:val="none" w:sz="0" w:space="0" w:color="auto"/>
          </w:divBdr>
        </w:div>
        <w:div w:id="582033902">
          <w:marLeft w:val="547"/>
          <w:marRight w:val="0"/>
          <w:marTop w:val="154"/>
          <w:marBottom w:val="0"/>
          <w:divBdr>
            <w:top w:val="none" w:sz="0" w:space="0" w:color="auto"/>
            <w:left w:val="none" w:sz="0" w:space="0" w:color="auto"/>
            <w:bottom w:val="none" w:sz="0" w:space="0" w:color="auto"/>
            <w:right w:val="none" w:sz="0" w:space="0" w:color="auto"/>
          </w:divBdr>
        </w:div>
        <w:div w:id="614335895">
          <w:marLeft w:val="1166"/>
          <w:marRight w:val="0"/>
          <w:marTop w:val="134"/>
          <w:marBottom w:val="0"/>
          <w:divBdr>
            <w:top w:val="none" w:sz="0" w:space="0" w:color="auto"/>
            <w:left w:val="none" w:sz="0" w:space="0" w:color="auto"/>
            <w:bottom w:val="none" w:sz="0" w:space="0" w:color="auto"/>
            <w:right w:val="none" w:sz="0" w:space="0" w:color="auto"/>
          </w:divBdr>
        </w:div>
        <w:div w:id="1258099207">
          <w:marLeft w:val="1166"/>
          <w:marRight w:val="0"/>
          <w:marTop w:val="134"/>
          <w:marBottom w:val="0"/>
          <w:divBdr>
            <w:top w:val="none" w:sz="0" w:space="0" w:color="auto"/>
            <w:left w:val="none" w:sz="0" w:space="0" w:color="auto"/>
            <w:bottom w:val="none" w:sz="0" w:space="0" w:color="auto"/>
            <w:right w:val="none" w:sz="0" w:space="0" w:color="auto"/>
          </w:divBdr>
        </w:div>
      </w:divsChild>
    </w:div>
    <w:div w:id="570240993">
      <w:bodyDiv w:val="1"/>
      <w:marLeft w:val="0"/>
      <w:marRight w:val="0"/>
      <w:marTop w:val="0"/>
      <w:marBottom w:val="0"/>
      <w:divBdr>
        <w:top w:val="none" w:sz="0" w:space="0" w:color="auto"/>
        <w:left w:val="none" w:sz="0" w:space="0" w:color="auto"/>
        <w:bottom w:val="none" w:sz="0" w:space="0" w:color="auto"/>
        <w:right w:val="none" w:sz="0" w:space="0" w:color="auto"/>
      </w:divBdr>
    </w:div>
    <w:div w:id="570432235">
      <w:bodyDiv w:val="1"/>
      <w:marLeft w:val="0"/>
      <w:marRight w:val="0"/>
      <w:marTop w:val="0"/>
      <w:marBottom w:val="0"/>
      <w:divBdr>
        <w:top w:val="none" w:sz="0" w:space="0" w:color="auto"/>
        <w:left w:val="none" w:sz="0" w:space="0" w:color="auto"/>
        <w:bottom w:val="none" w:sz="0" w:space="0" w:color="auto"/>
        <w:right w:val="none" w:sz="0" w:space="0" w:color="auto"/>
      </w:divBdr>
    </w:div>
    <w:div w:id="570627808">
      <w:bodyDiv w:val="1"/>
      <w:marLeft w:val="0"/>
      <w:marRight w:val="0"/>
      <w:marTop w:val="0"/>
      <w:marBottom w:val="0"/>
      <w:divBdr>
        <w:top w:val="none" w:sz="0" w:space="0" w:color="auto"/>
        <w:left w:val="none" w:sz="0" w:space="0" w:color="auto"/>
        <w:bottom w:val="none" w:sz="0" w:space="0" w:color="auto"/>
        <w:right w:val="none" w:sz="0" w:space="0" w:color="auto"/>
      </w:divBdr>
      <w:divsChild>
        <w:div w:id="271480258">
          <w:marLeft w:val="1166"/>
          <w:marRight w:val="0"/>
          <w:marTop w:val="77"/>
          <w:marBottom w:val="0"/>
          <w:divBdr>
            <w:top w:val="none" w:sz="0" w:space="0" w:color="auto"/>
            <w:left w:val="none" w:sz="0" w:space="0" w:color="auto"/>
            <w:bottom w:val="none" w:sz="0" w:space="0" w:color="auto"/>
            <w:right w:val="none" w:sz="0" w:space="0" w:color="auto"/>
          </w:divBdr>
        </w:div>
        <w:div w:id="397703733">
          <w:marLeft w:val="547"/>
          <w:marRight w:val="0"/>
          <w:marTop w:val="86"/>
          <w:marBottom w:val="0"/>
          <w:divBdr>
            <w:top w:val="none" w:sz="0" w:space="0" w:color="auto"/>
            <w:left w:val="none" w:sz="0" w:space="0" w:color="auto"/>
            <w:bottom w:val="none" w:sz="0" w:space="0" w:color="auto"/>
            <w:right w:val="none" w:sz="0" w:space="0" w:color="auto"/>
          </w:divBdr>
        </w:div>
        <w:div w:id="597178500">
          <w:marLeft w:val="1166"/>
          <w:marRight w:val="0"/>
          <w:marTop w:val="67"/>
          <w:marBottom w:val="0"/>
          <w:divBdr>
            <w:top w:val="none" w:sz="0" w:space="0" w:color="auto"/>
            <w:left w:val="none" w:sz="0" w:space="0" w:color="auto"/>
            <w:bottom w:val="none" w:sz="0" w:space="0" w:color="auto"/>
            <w:right w:val="none" w:sz="0" w:space="0" w:color="auto"/>
          </w:divBdr>
        </w:div>
        <w:div w:id="751776034">
          <w:marLeft w:val="547"/>
          <w:marRight w:val="0"/>
          <w:marTop w:val="86"/>
          <w:marBottom w:val="0"/>
          <w:divBdr>
            <w:top w:val="none" w:sz="0" w:space="0" w:color="auto"/>
            <w:left w:val="none" w:sz="0" w:space="0" w:color="auto"/>
            <w:bottom w:val="none" w:sz="0" w:space="0" w:color="auto"/>
            <w:right w:val="none" w:sz="0" w:space="0" w:color="auto"/>
          </w:divBdr>
        </w:div>
        <w:div w:id="1079205725">
          <w:marLeft w:val="1166"/>
          <w:marRight w:val="0"/>
          <w:marTop w:val="86"/>
          <w:marBottom w:val="0"/>
          <w:divBdr>
            <w:top w:val="none" w:sz="0" w:space="0" w:color="auto"/>
            <w:left w:val="none" w:sz="0" w:space="0" w:color="auto"/>
            <w:bottom w:val="none" w:sz="0" w:space="0" w:color="auto"/>
            <w:right w:val="none" w:sz="0" w:space="0" w:color="auto"/>
          </w:divBdr>
        </w:div>
        <w:div w:id="1196230874">
          <w:marLeft w:val="1166"/>
          <w:marRight w:val="0"/>
          <w:marTop w:val="77"/>
          <w:marBottom w:val="0"/>
          <w:divBdr>
            <w:top w:val="none" w:sz="0" w:space="0" w:color="auto"/>
            <w:left w:val="none" w:sz="0" w:space="0" w:color="auto"/>
            <w:bottom w:val="none" w:sz="0" w:space="0" w:color="auto"/>
            <w:right w:val="none" w:sz="0" w:space="0" w:color="auto"/>
          </w:divBdr>
        </w:div>
        <w:div w:id="1265263674">
          <w:marLeft w:val="1800"/>
          <w:marRight w:val="0"/>
          <w:marTop w:val="67"/>
          <w:marBottom w:val="0"/>
          <w:divBdr>
            <w:top w:val="none" w:sz="0" w:space="0" w:color="auto"/>
            <w:left w:val="none" w:sz="0" w:space="0" w:color="auto"/>
            <w:bottom w:val="none" w:sz="0" w:space="0" w:color="auto"/>
            <w:right w:val="none" w:sz="0" w:space="0" w:color="auto"/>
          </w:divBdr>
        </w:div>
        <w:div w:id="1283458706">
          <w:marLeft w:val="1800"/>
          <w:marRight w:val="0"/>
          <w:marTop w:val="67"/>
          <w:marBottom w:val="0"/>
          <w:divBdr>
            <w:top w:val="none" w:sz="0" w:space="0" w:color="auto"/>
            <w:left w:val="none" w:sz="0" w:space="0" w:color="auto"/>
            <w:bottom w:val="none" w:sz="0" w:space="0" w:color="auto"/>
            <w:right w:val="none" w:sz="0" w:space="0" w:color="auto"/>
          </w:divBdr>
        </w:div>
        <w:div w:id="1429084794">
          <w:marLeft w:val="1800"/>
          <w:marRight w:val="0"/>
          <w:marTop w:val="67"/>
          <w:marBottom w:val="0"/>
          <w:divBdr>
            <w:top w:val="none" w:sz="0" w:space="0" w:color="auto"/>
            <w:left w:val="none" w:sz="0" w:space="0" w:color="auto"/>
            <w:bottom w:val="none" w:sz="0" w:space="0" w:color="auto"/>
            <w:right w:val="none" w:sz="0" w:space="0" w:color="auto"/>
          </w:divBdr>
        </w:div>
        <w:div w:id="1559508474">
          <w:marLeft w:val="1800"/>
          <w:marRight w:val="0"/>
          <w:marTop w:val="67"/>
          <w:marBottom w:val="0"/>
          <w:divBdr>
            <w:top w:val="none" w:sz="0" w:space="0" w:color="auto"/>
            <w:left w:val="none" w:sz="0" w:space="0" w:color="auto"/>
            <w:bottom w:val="none" w:sz="0" w:space="0" w:color="auto"/>
            <w:right w:val="none" w:sz="0" w:space="0" w:color="auto"/>
          </w:divBdr>
        </w:div>
        <w:div w:id="1666930939">
          <w:marLeft w:val="1166"/>
          <w:marRight w:val="0"/>
          <w:marTop w:val="67"/>
          <w:marBottom w:val="0"/>
          <w:divBdr>
            <w:top w:val="none" w:sz="0" w:space="0" w:color="auto"/>
            <w:left w:val="none" w:sz="0" w:space="0" w:color="auto"/>
            <w:bottom w:val="none" w:sz="0" w:space="0" w:color="auto"/>
            <w:right w:val="none" w:sz="0" w:space="0" w:color="auto"/>
          </w:divBdr>
        </w:div>
        <w:div w:id="1814635781">
          <w:marLeft w:val="1166"/>
          <w:marRight w:val="0"/>
          <w:marTop w:val="67"/>
          <w:marBottom w:val="0"/>
          <w:divBdr>
            <w:top w:val="none" w:sz="0" w:space="0" w:color="auto"/>
            <w:left w:val="none" w:sz="0" w:space="0" w:color="auto"/>
            <w:bottom w:val="none" w:sz="0" w:space="0" w:color="auto"/>
            <w:right w:val="none" w:sz="0" w:space="0" w:color="auto"/>
          </w:divBdr>
        </w:div>
        <w:div w:id="1985116528">
          <w:marLeft w:val="547"/>
          <w:marRight w:val="0"/>
          <w:marTop w:val="96"/>
          <w:marBottom w:val="0"/>
          <w:divBdr>
            <w:top w:val="none" w:sz="0" w:space="0" w:color="auto"/>
            <w:left w:val="none" w:sz="0" w:space="0" w:color="auto"/>
            <w:bottom w:val="none" w:sz="0" w:space="0" w:color="auto"/>
            <w:right w:val="none" w:sz="0" w:space="0" w:color="auto"/>
          </w:divBdr>
        </w:div>
        <w:div w:id="2018458716">
          <w:marLeft w:val="1166"/>
          <w:marRight w:val="0"/>
          <w:marTop w:val="67"/>
          <w:marBottom w:val="0"/>
          <w:divBdr>
            <w:top w:val="none" w:sz="0" w:space="0" w:color="auto"/>
            <w:left w:val="none" w:sz="0" w:space="0" w:color="auto"/>
            <w:bottom w:val="none" w:sz="0" w:space="0" w:color="auto"/>
            <w:right w:val="none" w:sz="0" w:space="0" w:color="auto"/>
          </w:divBdr>
        </w:div>
      </w:divsChild>
    </w:div>
    <w:div w:id="571159728">
      <w:bodyDiv w:val="1"/>
      <w:marLeft w:val="0"/>
      <w:marRight w:val="0"/>
      <w:marTop w:val="0"/>
      <w:marBottom w:val="0"/>
      <w:divBdr>
        <w:top w:val="none" w:sz="0" w:space="0" w:color="auto"/>
        <w:left w:val="none" w:sz="0" w:space="0" w:color="auto"/>
        <w:bottom w:val="none" w:sz="0" w:space="0" w:color="auto"/>
        <w:right w:val="none" w:sz="0" w:space="0" w:color="auto"/>
      </w:divBdr>
    </w:div>
    <w:div w:id="572004490">
      <w:bodyDiv w:val="1"/>
      <w:marLeft w:val="0"/>
      <w:marRight w:val="0"/>
      <w:marTop w:val="0"/>
      <w:marBottom w:val="0"/>
      <w:divBdr>
        <w:top w:val="none" w:sz="0" w:space="0" w:color="auto"/>
        <w:left w:val="none" w:sz="0" w:space="0" w:color="auto"/>
        <w:bottom w:val="none" w:sz="0" w:space="0" w:color="auto"/>
        <w:right w:val="none" w:sz="0" w:space="0" w:color="auto"/>
      </w:divBdr>
    </w:div>
    <w:div w:id="572275058">
      <w:bodyDiv w:val="1"/>
      <w:marLeft w:val="0"/>
      <w:marRight w:val="0"/>
      <w:marTop w:val="0"/>
      <w:marBottom w:val="0"/>
      <w:divBdr>
        <w:top w:val="none" w:sz="0" w:space="0" w:color="auto"/>
        <w:left w:val="none" w:sz="0" w:space="0" w:color="auto"/>
        <w:bottom w:val="none" w:sz="0" w:space="0" w:color="auto"/>
        <w:right w:val="none" w:sz="0" w:space="0" w:color="auto"/>
      </w:divBdr>
      <w:divsChild>
        <w:div w:id="154808598">
          <w:marLeft w:val="3600"/>
          <w:marRight w:val="0"/>
          <w:marTop w:val="0"/>
          <w:marBottom w:val="0"/>
          <w:divBdr>
            <w:top w:val="none" w:sz="0" w:space="0" w:color="auto"/>
            <w:left w:val="none" w:sz="0" w:space="0" w:color="auto"/>
            <w:bottom w:val="none" w:sz="0" w:space="0" w:color="auto"/>
            <w:right w:val="none" w:sz="0" w:space="0" w:color="auto"/>
          </w:divBdr>
        </w:div>
        <w:div w:id="456796685">
          <w:marLeft w:val="2160"/>
          <w:marRight w:val="0"/>
          <w:marTop w:val="0"/>
          <w:marBottom w:val="0"/>
          <w:divBdr>
            <w:top w:val="none" w:sz="0" w:space="0" w:color="auto"/>
            <w:left w:val="none" w:sz="0" w:space="0" w:color="auto"/>
            <w:bottom w:val="none" w:sz="0" w:space="0" w:color="auto"/>
            <w:right w:val="none" w:sz="0" w:space="0" w:color="auto"/>
          </w:divBdr>
        </w:div>
        <w:div w:id="921646301">
          <w:marLeft w:val="2160"/>
          <w:marRight w:val="0"/>
          <w:marTop w:val="0"/>
          <w:marBottom w:val="0"/>
          <w:divBdr>
            <w:top w:val="none" w:sz="0" w:space="0" w:color="auto"/>
            <w:left w:val="none" w:sz="0" w:space="0" w:color="auto"/>
            <w:bottom w:val="none" w:sz="0" w:space="0" w:color="auto"/>
            <w:right w:val="none" w:sz="0" w:space="0" w:color="auto"/>
          </w:divBdr>
        </w:div>
        <w:div w:id="991563265">
          <w:marLeft w:val="1440"/>
          <w:marRight w:val="0"/>
          <w:marTop w:val="0"/>
          <w:marBottom w:val="0"/>
          <w:divBdr>
            <w:top w:val="none" w:sz="0" w:space="0" w:color="auto"/>
            <w:left w:val="none" w:sz="0" w:space="0" w:color="auto"/>
            <w:bottom w:val="none" w:sz="0" w:space="0" w:color="auto"/>
            <w:right w:val="none" w:sz="0" w:space="0" w:color="auto"/>
          </w:divBdr>
        </w:div>
        <w:div w:id="1407189472">
          <w:marLeft w:val="1440"/>
          <w:marRight w:val="0"/>
          <w:marTop w:val="0"/>
          <w:marBottom w:val="0"/>
          <w:divBdr>
            <w:top w:val="none" w:sz="0" w:space="0" w:color="auto"/>
            <w:left w:val="none" w:sz="0" w:space="0" w:color="auto"/>
            <w:bottom w:val="none" w:sz="0" w:space="0" w:color="auto"/>
            <w:right w:val="none" w:sz="0" w:space="0" w:color="auto"/>
          </w:divBdr>
        </w:div>
        <w:div w:id="1557206108">
          <w:marLeft w:val="2880"/>
          <w:marRight w:val="0"/>
          <w:marTop w:val="0"/>
          <w:marBottom w:val="0"/>
          <w:divBdr>
            <w:top w:val="none" w:sz="0" w:space="0" w:color="auto"/>
            <w:left w:val="none" w:sz="0" w:space="0" w:color="auto"/>
            <w:bottom w:val="none" w:sz="0" w:space="0" w:color="auto"/>
            <w:right w:val="none" w:sz="0" w:space="0" w:color="auto"/>
          </w:divBdr>
        </w:div>
        <w:div w:id="1910268674">
          <w:marLeft w:val="2160"/>
          <w:marRight w:val="0"/>
          <w:marTop w:val="0"/>
          <w:marBottom w:val="0"/>
          <w:divBdr>
            <w:top w:val="none" w:sz="0" w:space="0" w:color="auto"/>
            <w:left w:val="none" w:sz="0" w:space="0" w:color="auto"/>
            <w:bottom w:val="none" w:sz="0" w:space="0" w:color="auto"/>
            <w:right w:val="none" w:sz="0" w:space="0" w:color="auto"/>
          </w:divBdr>
        </w:div>
      </w:divsChild>
    </w:div>
    <w:div w:id="573590759">
      <w:bodyDiv w:val="1"/>
      <w:marLeft w:val="0"/>
      <w:marRight w:val="0"/>
      <w:marTop w:val="0"/>
      <w:marBottom w:val="0"/>
      <w:divBdr>
        <w:top w:val="none" w:sz="0" w:space="0" w:color="auto"/>
        <w:left w:val="none" w:sz="0" w:space="0" w:color="auto"/>
        <w:bottom w:val="none" w:sz="0" w:space="0" w:color="auto"/>
        <w:right w:val="none" w:sz="0" w:space="0" w:color="auto"/>
      </w:divBdr>
      <w:divsChild>
        <w:div w:id="434133297">
          <w:marLeft w:val="547"/>
          <w:marRight w:val="0"/>
          <w:marTop w:val="154"/>
          <w:marBottom w:val="0"/>
          <w:divBdr>
            <w:top w:val="none" w:sz="0" w:space="0" w:color="auto"/>
            <w:left w:val="none" w:sz="0" w:space="0" w:color="auto"/>
            <w:bottom w:val="none" w:sz="0" w:space="0" w:color="auto"/>
            <w:right w:val="none" w:sz="0" w:space="0" w:color="auto"/>
          </w:divBdr>
        </w:div>
        <w:div w:id="1483540575">
          <w:marLeft w:val="547"/>
          <w:marRight w:val="0"/>
          <w:marTop w:val="154"/>
          <w:marBottom w:val="0"/>
          <w:divBdr>
            <w:top w:val="none" w:sz="0" w:space="0" w:color="auto"/>
            <w:left w:val="none" w:sz="0" w:space="0" w:color="auto"/>
            <w:bottom w:val="none" w:sz="0" w:space="0" w:color="auto"/>
            <w:right w:val="none" w:sz="0" w:space="0" w:color="auto"/>
          </w:divBdr>
        </w:div>
        <w:div w:id="1555389925">
          <w:marLeft w:val="1166"/>
          <w:marRight w:val="0"/>
          <w:marTop w:val="139"/>
          <w:marBottom w:val="0"/>
          <w:divBdr>
            <w:top w:val="none" w:sz="0" w:space="0" w:color="auto"/>
            <w:left w:val="none" w:sz="0" w:space="0" w:color="auto"/>
            <w:bottom w:val="none" w:sz="0" w:space="0" w:color="auto"/>
            <w:right w:val="none" w:sz="0" w:space="0" w:color="auto"/>
          </w:divBdr>
        </w:div>
        <w:div w:id="1703362801">
          <w:marLeft w:val="1800"/>
          <w:marRight w:val="0"/>
          <w:marTop w:val="120"/>
          <w:marBottom w:val="0"/>
          <w:divBdr>
            <w:top w:val="none" w:sz="0" w:space="0" w:color="auto"/>
            <w:left w:val="none" w:sz="0" w:space="0" w:color="auto"/>
            <w:bottom w:val="none" w:sz="0" w:space="0" w:color="auto"/>
            <w:right w:val="none" w:sz="0" w:space="0" w:color="auto"/>
          </w:divBdr>
        </w:div>
        <w:div w:id="1924757927">
          <w:marLeft w:val="1166"/>
          <w:marRight w:val="0"/>
          <w:marTop w:val="139"/>
          <w:marBottom w:val="0"/>
          <w:divBdr>
            <w:top w:val="none" w:sz="0" w:space="0" w:color="auto"/>
            <w:left w:val="none" w:sz="0" w:space="0" w:color="auto"/>
            <w:bottom w:val="none" w:sz="0" w:space="0" w:color="auto"/>
            <w:right w:val="none" w:sz="0" w:space="0" w:color="auto"/>
          </w:divBdr>
        </w:div>
      </w:divsChild>
    </w:div>
    <w:div w:id="573777357">
      <w:bodyDiv w:val="1"/>
      <w:marLeft w:val="0"/>
      <w:marRight w:val="0"/>
      <w:marTop w:val="0"/>
      <w:marBottom w:val="0"/>
      <w:divBdr>
        <w:top w:val="none" w:sz="0" w:space="0" w:color="auto"/>
        <w:left w:val="none" w:sz="0" w:space="0" w:color="auto"/>
        <w:bottom w:val="none" w:sz="0" w:space="0" w:color="auto"/>
        <w:right w:val="none" w:sz="0" w:space="0" w:color="auto"/>
      </w:divBdr>
    </w:div>
    <w:div w:id="575091111">
      <w:bodyDiv w:val="1"/>
      <w:marLeft w:val="0"/>
      <w:marRight w:val="0"/>
      <w:marTop w:val="0"/>
      <w:marBottom w:val="0"/>
      <w:divBdr>
        <w:top w:val="none" w:sz="0" w:space="0" w:color="auto"/>
        <w:left w:val="none" w:sz="0" w:space="0" w:color="auto"/>
        <w:bottom w:val="none" w:sz="0" w:space="0" w:color="auto"/>
        <w:right w:val="none" w:sz="0" w:space="0" w:color="auto"/>
      </w:divBdr>
    </w:div>
    <w:div w:id="575631004">
      <w:bodyDiv w:val="1"/>
      <w:marLeft w:val="0"/>
      <w:marRight w:val="0"/>
      <w:marTop w:val="0"/>
      <w:marBottom w:val="0"/>
      <w:divBdr>
        <w:top w:val="none" w:sz="0" w:space="0" w:color="auto"/>
        <w:left w:val="none" w:sz="0" w:space="0" w:color="auto"/>
        <w:bottom w:val="none" w:sz="0" w:space="0" w:color="auto"/>
        <w:right w:val="none" w:sz="0" w:space="0" w:color="auto"/>
      </w:divBdr>
    </w:div>
    <w:div w:id="575751665">
      <w:bodyDiv w:val="1"/>
      <w:marLeft w:val="0"/>
      <w:marRight w:val="0"/>
      <w:marTop w:val="0"/>
      <w:marBottom w:val="0"/>
      <w:divBdr>
        <w:top w:val="none" w:sz="0" w:space="0" w:color="auto"/>
        <w:left w:val="none" w:sz="0" w:space="0" w:color="auto"/>
        <w:bottom w:val="none" w:sz="0" w:space="0" w:color="auto"/>
        <w:right w:val="none" w:sz="0" w:space="0" w:color="auto"/>
      </w:divBdr>
    </w:div>
    <w:div w:id="575821253">
      <w:bodyDiv w:val="1"/>
      <w:marLeft w:val="0"/>
      <w:marRight w:val="0"/>
      <w:marTop w:val="0"/>
      <w:marBottom w:val="0"/>
      <w:divBdr>
        <w:top w:val="none" w:sz="0" w:space="0" w:color="auto"/>
        <w:left w:val="none" w:sz="0" w:space="0" w:color="auto"/>
        <w:bottom w:val="none" w:sz="0" w:space="0" w:color="auto"/>
        <w:right w:val="none" w:sz="0" w:space="0" w:color="auto"/>
      </w:divBdr>
    </w:div>
    <w:div w:id="577859795">
      <w:bodyDiv w:val="1"/>
      <w:marLeft w:val="0"/>
      <w:marRight w:val="0"/>
      <w:marTop w:val="0"/>
      <w:marBottom w:val="0"/>
      <w:divBdr>
        <w:top w:val="none" w:sz="0" w:space="0" w:color="auto"/>
        <w:left w:val="none" w:sz="0" w:space="0" w:color="auto"/>
        <w:bottom w:val="none" w:sz="0" w:space="0" w:color="auto"/>
        <w:right w:val="none" w:sz="0" w:space="0" w:color="auto"/>
      </w:divBdr>
      <w:divsChild>
        <w:div w:id="957025465">
          <w:marLeft w:val="0"/>
          <w:marRight w:val="0"/>
          <w:marTop w:val="0"/>
          <w:marBottom w:val="0"/>
          <w:divBdr>
            <w:top w:val="none" w:sz="0" w:space="0" w:color="auto"/>
            <w:left w:val="none" w:sz="0" w:space="0" w:color="auto"/>
            <w:bottom w:val="none" w:sz="0" w:space="0" w:color="auto"/>
            <w:right w:val="none" w:sz="0" w:space="0" w:color="auto"/>
          </w:divBdr>
        </w:div>
      </w:divsChild>
    </w:div>
    <w:div w:id="578565337">
      <w:bodyDiv w:val="1"/>
      <w:marLeft w:val="0"/>
      <w:marRight w:val="0"/>
      <w:marTop w:val="0"/>
      <w:marBottom w:val="0"/>
      <w:divBdr>
        <w:top w:val="none" w:sz="0" w:space="0" w:color="auto"/>
        <w:left w:val="none" w:sz="0" w:space="0" w:color="auto"/>
        <w:bottom w:val="none" w:sz="0" w:space="0" w:color="auto"/>
        <w:right w:val="none" w:sz="0" w:space="0" w:color="auto"/>
      </w:divBdr>
    </w:div>
    <w:div w:id="579561412">
      <w:bodyDiv w:val="1"/>
      <w:marLeft w:val="0"/>
      <w:marRight w:val="0"/>
      <w:marTop w:val="0"/>
      <w:marBottom w:val="0"/>
      <w:divBdr>
        <w:top w:val="none" w:sz="0" w:space="0" w:color="auto"/>
        <w:left w:val="none" w:sz="0" w:space="0" w:color="auto"/>
        <w:bottom w:val="none" w:sz="0" w:space="0" w:color="auto"/>
        <w:right w:val="none" w:sz="0" w:space="0" w:color="auto"/>
      </w:divBdr>
    </w:div>
    <w:div w:id="579871751">
      <w:bodyDiv w:val="1"/>
      <w:marLeft w:val="0"/>
      <w:marRight w:val="0"/>
      <w:marTop w:val="0"/>
      <w:marBottom w:val="0"/>
      <w:divBdr>
        <w:top w:val="none" w:sz="0" w:space="0" w:color="auto"/>
        <w:left w:val="none" w:sz="0" w:space="0" w:color="auto"/>
        <w:bottom w:val="none" w:sz="0" w:space="0" w:color="auto"/>
        <w:right w:val="none" w:sz="0" w:space="0" w:color="auto"/>
      </w:divBdr>
    </w:div>
    <w:div w:id="580024284">
      <w:bodyDiv w:val="1"/>
      <w:marLeft w:val="0"/>
      <w:marRight w:val="0"/>
      <w:marTop w:val="0"/>
      <w:marBottom w:val="0"/>
      <w:divBdr>
        <w:top w:val="none" w:sz="0" w:space="0" w:color="auto"/>
        <w:left w:val="none" w:sz="0" w:space="0" w:color="auto"/>
        <w:bottom w:val="none" w:sz="0" w:space="0" w:color="auto"/>
        <w:right w:val="none" w:sz="0" w:space="0" w:color="auto"/>
      </w:divBdr>
    </w:div>
    <w:div w:id="580219247">
      <w:bodyDiv w:val="1"/>
      <w:marLeft w:val="0"/>
      <w:marRight w:val="0"/>
      <w:marTop w:val="0"/>
      <w:marBottom w:val="0"/>
      <w:divBdr>
        <w:top w:val="none" w:sz="0" w:space="0" w:color="auto"/>
        <w:left w:val="none" w:sz="0" w:space="0" w:color="auto"/>
        <w:bottom w:val="none" w:sz="0" w:space="0" w:color="auto"/>
        <w:right w:val="none" w:sz="0" w:space="0" w:color="auto"/>
      </w:divBdr>
      <w:divsChild>
        <w:div w:id="203294181">
          <w:marLeft w:val="0"/>
          <w:marRight w:val="0"/>
          <w:marTop w:val="0"/>
          <w:marBottom w:val="0"/>
          <w:divBdr>
            <w:top w:val="none" w:sz="0" w:space="0" w:color="auto"/>
            <w:left w:val="none" w:sz="0" w:space="0" w:color="auto"/>
            <w:bottom w:val="none" w:sz="0" w:space="0" w:color="auto"/>
            <w:right w:val="none" w:sz="0" w:space="0" w:color="auto"/>
          </w:divBdr>
          <w:divsChild>
            <w:div w:id="155511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599546">
      <w:bodyDiv w:val="1"/>
      <w:marLeft w:val="0"/>
      <w:marRight w:val="0"/>
      <w:marTop w:val="0"/>
      <w:marBottom w:val="0"/>
      <w:divBdr>
        <w:top w:val="none" w:sz="0" w:space="0" w:color="auto"/>
        <w:left w:val="none" w:sz="0" w:space="0" w:color="auto"/>
        <w:bottom w:val="none" w:sz="0" w:space="0" w:color="auto"/>
        <w:right w:val="none" w:sz="0" w:space="0" w:color="auto"/>
      </w:divBdr>
    </w:div>
    <w:div w:id="580606473">
      <w:bodyDiv w:val="1"/>
      <w:marLeft w:val="0"/>
      <w:marRight w:val="0"/>
      <w:marTop w:val="0"/>
      <w:marBottom w:val="0"/>
      <w:divBdr>
        <w:top w:val="none" w:sz="0" w:space="0" w:color="auto"/>
        <w:left w:val="none" w:sz="0" w:space="0" w:color="auto"/>
        <w:bottom w:val="none" w:sz="0" w:space="0" w:color="auto"/>
        <w:right w:val="none" w:sz="0" w:space="0" w:color="auto"/>
      </w:divBdr>
      <w:divsChild>
        <w:div w:id="165630272">
          <w:marLeft w:val="1800"/>
          <w:marRight w:val="0"/>
          <w:marTop w:val="115"/>
          <w:marBottom w:val="0"/>
          <w:divBdr>
            <w:top w:val="none" w:sz="0" w:space="0" w:color="auto"/>
            <w:left w:val="none" w:sz="0" w:space="0" w:color="auto"/>
            <w:bottom w:val="none" w:sz="0" w:space="0" w:color="auto"/>
            <w:right w:val="none" w:sz="0" w:space="0" w:color="auto"/>
          </w:divBdr>
        </w:div>
        <w:div w:id="386732873">
          <w:marLeft w:val="547"/>
          <w:marRight w:val="0"/>
          <w:marTop w:val="154"/>
          <w:marBottom w:val="0"/>
          <w:divBdr>
            <w:top w:val="none" w:sz="0" w:space="0" w:color="auto"/>
            <w:left w:val="none" w:sz="0" w:space="0" w:color="auto"/>
            <w:bottom w:val="none" w:sz="0" w:space="0" w:color="auto"/>
            <w:right w:val="none" w:sz="0" w:space="0" w:color="auto"/>
          </w:divBdr>
        </w:div>
        <w:div w:id="475728679">
          <w:marLeft w:val="1800"/>
          <w:marRight w:val="0"/>
          <w:marTop w:val="96"/>
          <w:marBottom w:val="0"/>
          <w:divBdr>
            <w:top w:val="none" w:sz="0" w:space="0" w:color="auto"/>
            <w:left w:val="none" w:sz="0" w:space="0" w:color="auto"/>
            <w:bottom w:val="none" w:sz="0" w:space="0" w:color="auto"/>
            <w:right w:val="none" w:sz="0" w:space="0" w:color="auto"/>
          </w:divBdr>
        </w:div>
        <w:div w:id="588974430">
          <w:marLeft w:val="1166"/>
          <w:marRight w:val="0"/>
          <w:marTop w:val="134"/>
          <w:marBottom w:val="0"/>
          <w:divBdr>
            <w:top w:val="none" w:sz="0" w:space="0" w:color="auto"/>
            <w:left w:val="none" w:sz="0" w:space="0" w:color="auto"/>
            <w:bottom w:val="none" w:sz="0" w:space="0" w:color="auto"/>
            <w:right w:val="none" w:sz="0" w:space="0" w:color="auto"/>
          </w:divBdr>
        </w:div>
        <w:div w:id="1145857039">
          <w:marLeft w:val="1166"/>
          <w:marRight w:val="0"/>
          <w:marTop w:val="134"/>
          <w:marBottom w:val="0"/>
          <w:divBdr>
            <w:top w:val="none" w:sz="0" w:space="0" w:color="auto"/>
            <w:left w:val="none" w:sz="0" w:space="0" w:color="auto"/>
            <w:bottom w:val="none" w:sz="0" w:space="0" w:color="auto"/>
            <w:right w:val="none" w:sz="0" w:space="0" w:color="auto"/>
          </w:divBdr>
        </w:div>
        <w:div w:id="1269629118">
          <w:marLeft w:val="1166"/>
          <w:marRight w:val="0"/>
          <w:marTop w:val="134"/>
          <w:marBottom w:val="0"/>
          <w:divBdr>
            <w:top w:val="none" w:sz="0" w:space="0" w:color="auto"/>
            <w:left w:val="none" w:sz="0" w:space="0" w:color="auto"/>
            <w:bottom w:val="none" w:sz="0" w:space="0" w:color="auto"/>
            <w:right w:val="none" w:sz="0" w:space="0" w:color="auto"/>
          </w:divBdr>
        </w:div>
        <w:div w:id="1568295351">
          <w:marLeft w:val="1800"/>
          <w:marRight w:val="0"/>
          <w:marTop w:val="115"/>
          <w:marBottom w:val="0"/>
          <w:divBdr>
            <w:top w:val="none" w:sz="0" w:space="0" w:color="auto"/>
            <w:left w:val="none" w:sz="0" w:space="0" w:color="auto"/>
            <w:bottom w:val="none" w:sz="0" w:space="0" w:color="auto"/>
            <w:right w:val="none" w:sz="0" w:space="0" w:color="auto"/>
          </w:divBdr>
        </w:div>
        <w:div w:id="1574699154">
          <w:marLeft w:val="1166"/>
          <w:marRight w:val="0"/>
          <w:marTop w:val="134"/>
          <w:marBottom w:val="0"/>
          <w:divBdr>
            <w:top w:val="none" w:sz="0" w:space="0" w:color="auto"/>
            <w:left w:val="none" w:sz="0" w:space="0" w:color="auto"/>
            <w:bottom w:val="none" w:sz="0" w:space="0" w:color="auto"/>
            <w:right w:val="none" w:sz="0" w:space="0" w:color="auto"/>
          </w:divBdr>
        </w:div>
      </w:divsChild>
    </w:div>
    <w:div w:id="580791930">
      <w:bodyDiv w:val="1"/>
      <w:marLeft w:val="0"/>
      <w:marRight w:val="0"/>
      <w:marTop w:val="0"/>
      <w:marBottom w:val="0"/>
      <w:divBdr>
        <w:top w:val="none" w:sz="0" w:space="0" w:color="auto"/>
        <w:left w:val="none" w:sz="0" w:space="0" w:color="auto"/>
        <w:bottom w:val="none" w:sz="0" w:space="0" w:color="auto"/>
        <w:right w:val="none" w:sz="0" w:space="0" w:color="auto"/>
      </w:divBdr>
    </w:div>
    <w:div w:id="580919143">
      <w:bodyDiv w:val="1"/>
      <w:marLeft w:val="0"/>
      <w:marRight w:val="0"/>
      <w:marTop w:val="0"/>
      <w:marBottom w:val="0"/>
      <w:divBdr>
        <w:top w:val="none" w:sz="0" w:space="0" w:color="auto"/>
        <w:left w:val="none" w:sz="0" w:space="0" w:color="auto"/>
        <w:bottom w:val="none" w:sz="0" w:space="0" w:color="auto"/>
        <w:right w:val="none" w:sz="0" w:space="0" w:color="auto"/>
      </w:divBdr>
      <w:divsChild>
        <w:div w:id="965742935">
          <w:marLeft w:val="1080"/>
          <w:marRight w:val="0"/>
          <w:marTop w:val="100"/>
          <w:marBottom w:val="0"/>
          <w:divBdr>
            <w:top w:val="none" w:sz="0" w:space="0" w:color="auto"/>
            <w:left w:val="none" w:sz="0" w:space="0" w:color="auto"/>
            <w:bottom w:val="none" w:sz="0" w:space="0" w:color="auto"/>
            <w:right w:val="none" w:sz="0" w:space="0" w:color="auto"/>
          </w:divBdr>
        </w:div>
        <w:div w:id="1179926021">
          <w:marLeft w:val="1080"/>
          <w:marRight w:val="0"/>
          <w:marTop w:val="100"/>
          <w:marBottom w:val="0"/>
          <w:divBdr>
            <w:top w:val="none" w:sz="0" w:space="0" w:color="auto"/>
            <w:left w:val="none" w:sz="0" w:space="0" w:color="auto"/>
            <w:bottom w:val="none" w:sz="0" w:space="0" w:color="auto"/>
            <w:right w:val="none" w:sz="0" w:space="0" w:color="auto"/>
          </w:divBdr>
        </w:div>
        <w:div w:id="1349675694">
          <w:marLeft w:val="360"/>
          <w:marRight w:val="0"/>
          <w:marTop w:val="200"/>
          <w:marBottom w:val="0"/>
          <w:divBdr>
            <w:top w:val="none" w:sz="0" w:space="0" w:color="auto"/>
            <w:left w:val="none" w:sz="0" w:space="0" w:color="auto"/>
            <w:bottom w:val="none" w:sz="0" w:space="0" w:color="auto"/>
            <w:right w:val="none" w:sz="0" w:space="0" w:color="auto"/>
          </w:divBdr>
        </w:div>
        <w:div w:id="1358384725">
          <w:marLeft w:val="1800"/>
          <w:marRight w:val="0"/>
          <w:marTop w:val="100"/>
          <w:marBottom w:val="0"/>
          <w:divBdr>
            <w:top w:val="none" w:sz="0" w:space="0" w:color="auto"/>
            <w:left w:val="none" w:sz="0" w:space="0" w:color="auto"/>
            <w:bottom w:val="none" w:sz="0" w:space="0" w:color="auto"/>
            <w:right w:val="none" w:sz="0" w:space="0" w:color="auto"/>
          </w:divBdr>
        </w:div>
        <w:div w:id="1703434654">
          <w:marLeft w:val="1800"/>
          <w:marRight w:val="0"/>
          <w:marTop w:val="100"/>
          <w:marBottom w:val="0"/>
          <w:divBdr>
            <w:top w:val="none" w:sz="0" w:space="0" w:color="auto"/>
            <w:left w:val="none" w:sz="0" w:space="0" w:color="auto"/>
            <w:bottom w:val="none" w:sz="0" w:space="0" w:color="auto"/>
            <w:right w:val="none" w:sz="0" w:space="0" w:color="auto"/>
          </w:divBdr>
        </w:div>
        <w:div w:id="1747460364">
          <w:marLeft w:val="1800"/>
          <w:marRight w:val="0"/>
          <w:marTop w:val="100"/>
          <w:marBottom w:val="0"/>
          <w:divBdr>
            <w:top w:val="none" w:sz="0" w:space="0" w:color="auto"/>
            <w:left w:val="none" w:sz="0" w:space="0" w:color="auto"/>
            <w:bottom w:val="none" w:sz="0" w:space="0" w:color="auto"/>
            <w:right w:val="none" w:sz="0" w:space="0" w:color="auto"/>
          </w:divBdr>
        </w:div>
      </w:divsChild>
    </w:div>
    <w:div w:id="581184623">
      <w:bodyDiv w:val="1"/>
      <w:marLeft w:val="0"/>
      <w:marRight w:val="0"/>
      <w:marTop w:val="0"/>
      <w:marBottom w:val="0"/>
      <w:divBdr>
        <w:top w:val="none" w:sz="0" w:space="0" w:color="auto"/>
        <w:left w:val="none" w:sz="0" w:space="0" w:color="auto"/>
        <w:bottom w:val="none" w:sz="0" w:space="0" w:color="auto"/>
        <w:right w:val="none" w:sz="0" w:space="0" w:color="auto"/>
      </w:divBdr>
    </w:div>
    <w:div w:id="581566645">
      <w:bodyDiv w:val="1"/>
      <w:marLeft w:val="0"/>
      <w:marRight w:val="0"/>
      <w:marTop w:val="0"/>
      <w:marBottom w:val="0"/>
      <w:divBdr>
        <w:top w:val="none" w:sz="0" w:space="0" w:color="auto"/>
        <w:left w:val="none" w:sz="0" w:space="0" w:color="auto"/>
        <w:bottom w:val="none" w:sz="0" w:space="0" w:color="auto"/>
        <w:right w:val="none" w:sz="0" w:space="0" w:color="auto"/>
      </w:divBdr>
    </w:div>
    <w:div w:id="581834791">
      <w:bodyDiv w:val="1"/>
      <w:marLeft w:val="0"/>
      <w:marRight w:val="0"/>
      <w:marTop w:val="0"/>
      <w:marBottom w:val="0"/>
      <w:divBdr>
        <w:top w:val="none" w:sz="0" w:space="0" w:color="auto"/>
        <w:left w:val="none" w:sz="0" w:space="0" w:color="auto"/>
        <w:bottom w:val="none" w:sz="0" w:space="0" w:color="auto"/>
        <w:right w:val="none" w:sz="0" w:space="0" w:color="auto"/>
      </w:divBdr>
    </w:div>
    <w:div w:id="582106053">
      <w:bodyDiv w:val="1"/>
      <w:marLeft w:val="0"/>
      <w:marRight w:val="0"/>
      <w:marTop w:val="0"/>
      <w:marBottom w:val="0"/>
      <w:divBdr>
        <w:top w:val="none" w:sz="0" w:space="0" w:color="auto"/>
        <w:left w:val="none" w:sz="0" w:space="0" w:color="auto"/>
        <w:bottom w:val="none" w:sz="0" w:space="0" w:color="auto"/>
        <w:right w:val="none" w:sz="0" w:space="0" w:color="auto"/>
      </w:divBdr>
    </w:div>
    <w:div w:id="582879445">
      <w:bodyDiv w:val="1"/>
      <w:marLeft w:val="0"/>
      <w:marRight w:val="0"/>
      <w:marTop w:val="0"/>
      <w:marBottom w:val="0"/>
      <w:divBdr>
        <w:top w:val="none" w:sz="0" w:space="0" w:color="auto"/>
        <w:left w:val="none" w:sz="0" w:space="0" w:color="auto"/>
        <w:bottom w:val="none" w:sz="0" w:space="0" w:color="auto"/>
        <w:right w:val="none" w:sz="0" w:space="0" w:color="auto"/>
      </w:divBdr>
    </w:div>
    <w:div w:id="583101619">
      <w:bodyDiv w:val="1"/>
      <w:marLeft w:val="0"/>
      <w:marRight w:val="0"/>
      <w:marTop w:val="0"/>
      <w:marBottom w:val="0"/>
      <w:divBdr>
        <w:top w:val="none" w:sz="0" w:space="0" w:color="auto"/>
        <w:left w:val="none" w:sz="0" w:space="0" w:color="auto"/>
        <w:bottom w:val="none" w:sz="0" w:space="0" w:color="auto"/>
        <w:right w:val="none" w:sz="0" w:space="0" w:color="auto"/>
      </w:divBdr>
    </w:div>
    <w:div w:id="585381467">
      <w:bodyDiv w:val="1"/>
      <w:marLeft w:val="0"/>
      <w:marRight w:val="0"/>
      <w:marTop w:val="0"/>
      <w:marBottom w:val="0"/>
      <w:divBdr>
        <w:top w:val="none" w:sz="0" w:space="0" w:color="auto"/>
        <w:left w:val="none" w:sz="0" w:space="0" w:color="auto"/>
        <w:bottom w:val="none" w:sz="0" w:space="0" w:color="auto"/>
        <w:right w:val="none" w:sz="0" w:space="0" w:color="auto"/>
      </w:divBdr>
      <w:divsChild>
        <w:div w:id="412431345">
          <w:marLeft w:val="1166"/>
          <w:marRight w:val="0"/>
          <w:marTop w:val="96"/>
          <w:marBottom w:val="0"/>
          <w:divBdr>
            <w:top w:val="none" w:sz="0" w:space="0" w:color="auto"/>
            <w:left w:val="none" w:sz="0" w:space="0" w:color="auto"/>
            <w:bottom w:val="none" w:sz="0" w:space="0" w:color="auto"/>
            <w:right w:val="none" w:sz="0" w:space="0" w:color="auto"/>
          </w:divBdr>
        </w:div>
        <w:div w:id="511384122">
          <w:marLeft w:val="1800"/>
          <w:marRight w:val="0"/>
          <w:marTop w:val="86"/>
          <w:marBottom w:val="0"/>
          <w:divBdr>
            <w:top w:val="none" w:sz="0" w:space="0" w:color="auto"/>
            <w:left w:val="none" w:sz="0" w:space="0" w:color="auto"/>
            <w:bottom w:val="none" w:sz="0" w:space="0" w:color="auto"/>
            <w:right w:val="none" w:sz="0" w:space="0" w:color="auto"/>
          </w:divBdr>
        </w:div>
        <w:div w:id="738357680">
          <w:marLeft w:val="547"/>
          <w:marRight w:val="0"/>
          <w:marTop w:val="106"/>
          <w:marBottom w:val="0"/>
          <w:divBdr>
            <w:top w:val="none" w:sz="0" w:space="0" w:color="auto"/>
            <w:left w:val="none" w:sz="0" w:space="0" w:color="auto"/>
            <w:bottom w:val="none" w:sz="0" w:space="0" w:color="auto"/>
            <w:right w:val="none" w:sz="0" w:space="0" w:color="auto"/>
          </w:divBdr>
        </w:div>
        <w:div w:id="776873903">
          <w:marLeft w:val="1166"/>
          <w:marRight w:val="0"/>
          <w:marTop w:val="96"/>
          <w:marBottom w:val="0"/>
          <w:divBdr>
            <w:top w:val="none" w:sz="0" w:space="0" w:color="auto"/>
            <w:left w:val="none" w:sz="0" w:space="0" w:color="auto"/>
            <w:bottom w:val="none" w:sz="0" w:space="0" w:color="auto"/>
            <w:right w:val="none" w:sz="0" w:space="0" w:color="auto"/>
          </w:divBdr>
        </w:div>
        <w:div w:id="1178889689">
          <w:marLeft w:val="547"/>
          <w:marRight w:val="0"/>
          <w:marTop w:val="106"/>
          <w:marBottom w:val="0"/>
          <w:divBdr>
            <w:top w:val="none" w:sz="0" w:space="0" w:color="auto"/>
            <w:left w:val="none" w:sz="0" w:space="0" w:color="auto"/>
            <w:bottom w:val="none" w:sz="0" w:space="0" w:color="auto"/>
            <w:right w:val="none" w:sz="0" w:space="0" w:color="auto"/>
          </w:divBdr>
        </w:div>
        <w:div w:id="1308559420">
          <w:marLeft w:val="1166"/>
          <w:marRight w:val="0"/>
          <w:marTop w:val="96"/>
          <w:marBottom w:val="0"/>
          <w:divBdr>
            <w:top w:val="none" w:sz="0" w:space="0" w:color="auto"/>
            <w:left w:val="none" w:sz="0" w:space="0" w:color="auto"/>
            <w:bottom w:val="none" w:sz="0" w:space="0" w:color="auto"/>
            <w:right w:val="none" w:sz="0" w:space="0" w:color="auto"/>
          </w:divBdr>
        </w:div>
        <w:div w:id="2074232077">
          <w:marLeft w:val="1166"/>
          <w:marRight w:val="0"/>
          <w:marTop w:val="96"/>
          <w:marBottom w:val="0"/>
          <w:divBdr>
            <w:top w:val="none" w:sz="0" w:space="0" w:color="auto"/>
            <w:left w:val="none" w:sz="0" w:space="0" w:color="auto"/>
            <w:bottom w:val="none" w:sz="0" w:space="0" w:color="auto"/>
            <w:right w:val="none" w:sz="0" w:space="0" w:color="auto"/>
          </w:divBdr>
        </w:div>
      </w:divsChild>
    </w:div>
    <w:div w:id="586041061">
      <w:bodyDiv w:val="1"/>
      <w:marLeft w:val="0"/>
      <w:marRight w:val="0"/>
      <w:marTop w:val="0"/>
      <w:marBottom w:val="0"/>
      <w:divBdr>
        <w:top w:val="none" w:sz="0" w:space="0" w:color="auto"/>
        <w:left w:val="none" w:sz="0" w:space="0" w:color="auto"/>
        <w:bottom w:val="none" w:sz="0" w:space="0" w:color="auto"/>
        <w:right w:val="none" w:sz="0" w:space="0" w:color="auto"/>
      </w:divBdr>
    </w:div>
    <w:div w:id="586957700">
      <w:bodyDiv w:val="1"/>
      <w:marLeft w:val="0"/>
      <w:marRight w:val="0"/>
      <w:marTop w:val="0"/>
      <w:marBottom w:val="0"/>
      <w:divBdr>
        <w:top w:val="none" w:sz="0" w:space="0" w:color="auto"/>
        <w:left w:val="none" w:sz="0" w:space="0" w:color="auto"/>
        <w:bottom w:val="none" w:sz="0" w:space="0" w:color="auto"/>
        <w:right w:val="none" w:sz="0" w:space="0" w:color="auto"/>
      </w:divBdr>
    </w:div>
    <w:div w:id="587159174">
      <w:bodyDiv w:val="1"/>
      <w:marLeft w:val="0"/>
      <w:marRight w:val="0"/>
      <w:marTop w:val="0"/>
      <w:marBottom w:val="0"/>
      <w:divBdr>
        <w:top w:val="none" w:sz="0" w:space="0" w:color="auto"/>
        <w:left w:val="none" w:sz="0" w:space="0" w:color="auto"/>
        <w:bottom w:val="none" w:sz="0" w:space="0" w:color="auto"/>
        <w:right w:val="none" w:sz="0" w:space="0" w:color="auto"/>
      </w:divBdr>
    </w:div>
    <w:div w:id="587620719">
      <w:bodyDiv w:val="1"/>
      <w:marLeft w:val="0"/>
      <w:marRight w:val="0"/>
      <w:marTop w:val="0"/>
      <w:marBottom w:val="0"/>
      <w:divBdr>
        <w:top w:val="none" w:sz="0" w:space="0" w:color="auto"/>
        <w:left w:val="none" w:sz="0" w:space="0" w:color="auto"/>
        <w:bottom w:val="none" w:sz="0" w:space="0" w:color="auto"/>
        <w:right w:val="none" w:sz="0" w:space="0" w:color="auto"/>
      </w:divBdr>
    </w:div>
    <w:div w:id="587734656">
      <w:bodyDiv w:val="1"/>
      <w:marLeft w:val="0"/>
      <w:marRight w:val="0"/>
      <w:marTop w:val="0"/>
      <w:marBottom w:val="0"/>
      <w:divBdr>
        <w:top w:val="none" w:sz="0" w:space="0" w:color="auto"/>
        <w:left w:val="none" w:sz="0" w:space="0" w:color="auto"/>
        <w:bottom w:val="none" w:sz="0" w:space="0" w:color="auto"/>
        <w:right w:val="none" w:sz="0" w:space="0" w:color="auto"/>
      </w:divBdr>
    </w:div>
    <w:div w:id="588000685">
      <w:bodyDiv w:val="1"/>
      <w:marLeft w:val="0"/>
      <w:marRight w:val="0"/>
      <w:marTop w:val="0"/>
      <w:marBottom w:val="0"/>
      <w:divBdr>
        <w:top w:val="none" w:sz="0" w:space="0" w:color="auto"/>
        <w:left w:val="none" w:sz="0" w:space="0" w:color="auto"/>
        <w:bottom w:val="none" w:sz="0" w:space="0" w:color="auto"/>
        <w:right w:val="none" w:sz="0" w:space="0" w:color="auto"/>
      </w:divBdr>
      <w:divsChild>
        <w:div w:id="55126997">
          <w:marLeft w:val="1800"/>
          <w:marRight w:val="0"/>
          <w:marTop w:val="86"/>
          <w:marBottom w:val="0"/>
          <w:divBdr>
            <w:top w:val="none" w:sz="0" w:space="0" w:color="auto"/>
            <w:left w:val="none" w:sz="0" w:space="0" w:color="auto"/>
            <w:bottom w:val="none" w:sz="0" w:space="0" w:color="auto"/>
            <w:right w:val="none" w:sz="0" w:space="0" w:color="auto"/>
          </w:divBdr>
        </w:div>
        <w:div w:id="226453227">
          <w:marLeft w:val="1800"/>
          <w:marRight w:val="0"/>
          <w:marTop w:val="86"/>
          <w:marBottom w:val="0"/>
          <w:divBdr>
            <w:top w:val="none" w:sz="0" w:space="0" w:color="auto"/>
            <w:left w:val="none" w:sz="0" w:space="0" w:color="auto"/>
            <w:bottom w:val="none" w:sz="0" w:space="0" w:color="auto"/>
            <w:right w:val="none" w:sz="0" w:space="0" w:color="auto"/>
          </w:divBdr>
        </w:div>
        <w:div w:id="478960353">
          <w:marLeft w:val="547"/>
          <w:marRight w:val="0"/>
          <w:marTop w:val="96"/>
          <w:marBottom w:val="0"/>
          <w:divBdr>
            <w:top w:val="none" w:sz="0" w:space="0" w:color="auto"/>
            <w:left w:val="none" w:sz="0" w:space="0" w:color="auto"/>
            <w:bottom w:val="none" w:sz="0" w:space="0" w:color="auto"/>
            <w:right w:val="none" w:sz="0" w:space="0" w:color="auto"/>
          </w:divBdr>
        </w:div>
        <w:div w:id="512426502">
          <w:marLeft w:val="1800"/>
          <w:marRight w:val="0"/>
          <w:marTop w:val="86"/>
          <w:marBottom w:val="0"/>
          <w:divBdr>
            <w:top w:val="none" w:sz="0" w:space="0" w:color="auto"/>
            <w:left w:val="none" w:sz="0" w:space="0" w:color="auto"/>
            <w:bottom w:val="none" w:sz="0" w:space="0" w:color="auto"/>
            <w:right w:val="none" w:sz="0" w:space="0" w:color="auto"/>
          </w:divBdr>
        </w:div>
        <w:div w:id="985472917">
          <w:marLeft w:val="547"/>
          <w:marRight w:val="0"/>
          <w:marTop w:val="96"/>
          <w:marBottom w:val="0"/>
          <w:divBdr>
            <w:top w:val="none" w:sz="0" w:space="0" w:color="auto"/>
            <w:left w:val="none" w:sz="0" w:space="0" w:color="auto"/>
            <w:bottom w:val="none" w:sz="0" w:space="0" w:color="auto"/>
            <w:right w:val="none" w:sz="0" w:space="0" w:color="auto"/>
          </w:divBdr>
        </w:div>
        <w:div w:id="1187402529">
          <w:marLeft w:val="1166"/>
          <w:marRight w:val="0"/>
          <w:marTop w:val="96"/>
          <w:marBottom w:val="0"/>
          <w:divBdr>
            <w:top w:val="none" w:sz="0" w:space="0" w:color="auto"/>
            <w:left w:val="none" w:sz="0" w:space="0" w:color="auto"/>
            <w:bottom w:val="none" w:sz="0" w:space="0" w:color="auto"/>
            <w:right w:val="none" w:sz="0" w:space="0" w:color="auto"/>
          </w:divBdr>
        </w:div>
        <w:div w:id="1346522283">
          <w:marLeft w:val="1800"/>
          <w:marRight w:val="0"/>
          <w:marTop w:val="86"/>
          <w:marBottom w:val="0"/>
          <w:divBdr>
            <w:top w:val="none" w:sz="0" w:space="0" w:color="auto"/>
            <w:left w:val="none" w:sz="0" w:space="0" w:color="auto"/>
            <w:bottom w:val="none" w:sz="0" w:space="0" w:color="auto"/>
            <w:right w:val="none" w:sz="0" w:space="0" w:color="auto"/>
          </w:divBdr>
        </w:div>
        <w:div w:id="1774588651">
          <w:marLeft w:val="1800"/>
          <w:marRight w:val="0"/>
          <w:marTop w:val="86"/>
          <w:marBottom w:val="0"/>
          <w:divBdr>
            <w:top w:val="none" w:sz="0" w:space="0" w:color="auto"/>
            <w:left w:val="none" w:sz="0" w:space="0" w:color="auto"/>
            <w:bottom w:val="none" w:sz="0" w:space="0" w:color="auto"/>
            <w:right w:val="none" w:sz="0" w:space="0" w:color="auto"/>
          </w:divBdr>
        </w:div>
        <w:div w:id="2035186741">
          <w:marLeft w:val="1166"/>
          <w:marRight w:val="0"/>
          <w:marTop w:val="96"/>
          <w:marBottom w:val="0"/>
          <w:divBdr>
            <w:top w:val="none" w:sz="0" w:space="0" w:color="auto"/>
            <w:left w:val="none" w:sz="0" w:space="0" w:color="auto"/>
            <w:bottom w:val="none" w:sz="0" w:space="0" w:color="auto"/>
            <w:right w:val="none" w:sz="0" w:space="0" w:color="auto"/>
          </w:divBdr>
        </w:div>
      </w:divsChild>
    </w:div>
    <w:div w:id="589124639">
      <w:bodyDiv w:val="1"/>
      <w:marLeft w:val="0"/>
      <w:marRight w:val="0"/>
      <w:marTop w:val="0"/>
      <w:marBottom w:val="0"/>
      <w:divBdr>
        <w:top w:val="none" w:sz="0" w:space="0" w:color="auto"/>
        <w:left w:val="none" w:sz="0" w:space="0" w:color="auto"/>
        <w:bottom w:val="none" w:sz="0" w:space="0" w:color="auto"/>
        <w:right w:val="none" w:sz="0" w:space="0" w:color="auto"/>
      </w:divBdr>
    </w:div>
    <w:div w:id="591166276">
      <w:bodyDiv w:val="1"/>
      <w:marLeft w:val="0"/>
      <w:marRight w:val="0"/>
      <w:marTop w:val="0"/>
      <w:marBottom w:val="0"/>
      <w:divBdr>
        <w:top w:val="none" w:sz="0" w:space="0" w:color="auto"/>
        <w:left w:val="none" w:sz="0" w:space="0" w:color="auto"/>
        <w:bottom w:val="none" w:sz="0" w:space="0" w:color="auto"/>
        <w:right w:val="none" w:sz="0" w:space="0" w:color="auto"/>
      </w:divBdr>
      <w:divsChild>
        <w:div w:id="28995495">
          <w:marLeft w:val="1800"/>
          <w:marRight w:val="0"/>
          <w:marTop w:val="106"/>
          <w:marBottom w:val="0"/>
          <w:divBdr>
            <w:top w:val="none" w:sz="0" w:space="0" w:color="auto"/>
            <w:left w:val="none" w:sz="0" w:space="0" w:color="auto"/>
            <w:bottom w:val="none" w:sz="0" w:space="0" w:color="auto"/>
            <w:right w:val="none" w:sz="0" w:space="0" w:color="auto"/>
          </w:divBdr>
        </w:div>
        <w:div w:id="128784183">
          <w:marLeft w:val="1166"/>
          <w:marRight w:val="0"/>
          <w:marTop w:val="125"/>
          <w:marBottom w:val="0"/>
          <w:divBdr>
            <w:top w:val="none" w:sz="0" w:space="0" w:color="auto"/>
            <w:left w:val="none" w:sz="0" w:space="0" w:color="auto"/>
            <w:bottom w:val="none" w:sz="0" w:space="0" w:color="auto"/>
            <w:right w:val="none" w:sz="0" w:space="0" w:color="auto"/>
          </w:divBdr>
        </w:div>
        <w:div w:id="142934400">
          <w:marLeft w:val="547"/>
          <w:marRight w:val="0"/>
          <w:marTop w:val="144"/>
          <w:marBottom w:val="0"/>
          <w:divBdr>
            <w:top w:val="none" w:sz="0" w:space="0" w:color="auto"/>
            <w:left w:val="none" w:sz="0" w:space="0" w:color="auto"/>
            <w:bottom w:val="none" w:sz="0" w:space="0" w:color="auto"/>
            <w:right w:val="none" w:sz="0" w:space="0" w:color="auto"/>
          </w:divBdr>
        </w:div>
        <w:div w:id="1183935423">
          <w:marLeft w:val="1166"/>
          <w:marRight w:val="0"/>
          <w:marTop w:val="125"/>
          <w:marBottom w:val="0"/>
          <w:divBdr>
            <w:top w:val="none" w:sz="0" w:space="0" w:color="auto"/>
            <w:left w:val="none" w:sz="0" w:space="0" w:color="auto"/>
            <w:bottom w:val="none" w:sz="0" w:space="0" w:color="auto"/>
            <w:right w:val="none" w:sz="0" w:space="0" w:color="auto"/>
          </w:divBdr>
        </w:div>
        <w:div w:id="1777406032">
          <w:marLeft w:val="1800"/>
          <w:marRight w:val="0"/>
          <w:marTop w:val="106"/>
          <w:marBottom w:val="0"/>
          <w:divBdr>
            <w:top w:val="none" w:sz="0" w:space="0" w:color="auto"/>
            <w:left w:val="none" w:sz="0" w:space="0" w:color="auto"/>
            <w:bottom w:val="none" w:sz="0" w:space="0" w:color="auto"/>
            <w:right w:val="none" w:sz="0" w:space="0" w:color="auto"/>
          </w:divBdr>
        </w:div>
        <w:div w:id="1909266071">
          <w:marLeft w:val="1800"/>
          <w:marRight w:val="0"/>
          <w:marTop w:val="106"/>
          <w:marBottom w:val="0"/>
          <w:divBdr>
            <w:top w:val="none" w:sz="0" w:space="0" w:color="auto"/>
            <w:left w:val="none" w:sz="0" w:space="0" w:color="auto"/>
            <w:bottom w:val="none" w:sz="0" w:space="0" w:color="auto"/>
            <w:right w:val="none" w:sz="0" w:space="0" w:color="auto"/>
          </w:divBdr>
        </w:div>
        <w:div w:id="2066684268">
          <w:marLeft w:val="1166"/>
          <w:marRight w:val="0"/>
          <w:marTop w:val="125"/>
          <w:marBottom w:val="0"/>
          <w:divBdr>
            <w:top w:val="none" w:sz="0" w:space="0" w:color="auto"/>
            <w:left w:val="none" w:sz="0" w:space="0" w:color="auto"/>
            <w:bottom w:val="none" w:sz="0" w:space="0" w:color="auto"/>
            <w:right w:val="none" w:sz="0" w:space="0" w:color="auto"/>
          </w:divBdr>
        </w:div>
      </w:divsChild>
    </w:div>
    <w:div w:id="591207322">
      <w:bodyDiv w:val="1"/>
      <w:marLeft w:val="0"/>
      <w:marRight w:val="0"/>
      <w:marTop w:val="0"/>
      <w:marBottom w:val="0"/>
      <w:divBdr>
        <w:top w:val="none" w:sz="0" w:space="0" w:color="auto"/>
        <w:left w:val="none" w:sz="0" w:space="0" w:color="auto"/>
        <w:bottom w:val="none" w:sz="0" w:space="0" w:color="auto"/>
        <w:right w:val="none" w:sz="0" w:space="0" w:color="auto"/>
      </w:divBdr>
    </w:div>
    <w:div w:id="591741216">
      <w:bodyDiv w:val="1"/>
      <w:marLeft w:val="0"/>
      <w:marRight w:val="0"/>
      <w:marTop w:val="0"/>
      <w:marBottom w:val="0"/>
      <w:divBdr>
        <w:top w:val="none" w:sz="0" w:space="0" w:color="auto"/>
        <w:left w:val="none" w:sz="0" w:space="0" w:color="auto"/>
        <w:bottom w:val="none" w:sz="0" w:space="0" w:color="auto"/>
        <w:right w:val="none" w:sz="0" w:space="0" w:color="auto"/>
      </w:divBdr>
      <w:divsChild>
        <w:div w:id="70660737">
          <w:marLeft w:val="1800"/>
          <w:marRight w:val="0"/>
          <w:marTop w:val="82"/>
          <w:marBottom w:val="0"/>
          <w:divBdr>
            <w:top w:val="none" w:sz="0" w:space="0" w:color="auto"/>
            <w:left w:val="none" w:sz="0" w:space="0" w:color="auto"/>
            <w:bottom w:val="none" w:sz="0" w:space="0" w:color="auto"/>
            <w:right w:val="none" w:sz="0" w:space="0" w:color="auto"/>
          </w:divBdr>
        </w:div>
        <w:div w:id="349378908">
          <w:marLeft w:val="1800"/>
          <w:marRight w:val="0"/>
          <w:marTop w:val="82"/>
          <w:marBottom w:val="0"/>
          <w:divBdr>
            <w:top w:val="none" w:sz="0" w:space="0" w:color="auto"/>
            <w:left w:val="none" w:sz="0" w:space="0" w:color="auto"/>
            <w:bottom w:val="none" w:sz="0" w:space="0" w:color="auto"/>
            <w:right w:val="none" w:sz="0" w:space="0" w:color="auto"/>
          </w:divBdr>
        </w:div>
        <w:div w:id="425148963">
          <w:marLeft w:val="547"/>
          <w:marRight w:val="0"/>
          <w:marTop w:val="106"/>
          <w:marBottom w:val="0"/>
          <w:divBdr>
            <w:top w:val="none" w:sz="0" w:space="0" w:color="auto"/>
            <w:left w:val="none" w:sz="0" w:space="0" w:color="auto"/>
            <w:bottom w:val="none" w:sz="0" w:space="0" w:color="auto"/>
            <w:right w:val="none" w:sz="0" w:space="0" w:color="auto"/>
          </w:divBdr>
        </w:div>
        <w:div w:id="823014762">
          <w:marLeft w:val="547"/>
          <w:marRight w:val="0"/>
          <w:marTop w:val="106"/>
          <w:marBottom w:val="0"/>
          <w:divBdr>
            <w:top w:val="none" w:sz="0" w:space="0" w:color="auto"/>
            <w:left w:val="none" w:sz="0" w:space="0" w:color="auto"/>
            <w:bottom w:val="none" w:sz="0" w:space="0" w:color="auto"/>
            <w:right w:val="none" w:sz="0" w:space="0" w:color="auto"/>
          </w:divBdr>
        </w:div>
        <w:div w:id="914709902">
          <w:marLeft w:val="1166"/>
          <w:marRight w:val="0"/>
          <w:marTop w:val="96"/>
          <w:marBottom w:val="0"/>
          <w:divBdr>
            <w:top w:val="none" w:sz="0" w:space="0" w:color="auto"/>
            <w:left w:val="none" w:sz="0" w:space="0" w:color="auto"/>
            <w:bottom w:val="none" w:sz="0" w:space="0" w:color="auto"/>
            <w:right w:val="none" w:sz="0" w:space="0" w:color="auto"/>
          </w:divBdr>
        </w:div>
        <w:div w:id="988023499">
          <w:marLeft w:val="547"/>
          <w:marRight w:val="0"/>
          <w:marTop w:val="106"/>
          <w:marBottom w:val="0"/>
          <w:divBdr>
            <w:top w:val="none" w:sz="0" w:space="0" w:color="auto"/>
            <w:left w:val="none" w:sz="0" w:space="0" w:color="auto"/>
            <w:bottom w:val="none" w:sz="0" w:space="0" w:color="auto"/>
            <w:right w:val="none" w:sz="0" w:space="0" w:color="auto"/>
          </w:divBdr>
        </w:div>
        <w:div w:id="1091047202">
          <w:marLeft w:val="1166"/>
          <w:marRight w:val="0"/>
          <w:marTop w:val="96"/>
          <w:marBottom w:val="0"/>
          <w:divBdr>
            <w:top w:val="none" w:sz="0" w:space="0" w:color="auto"/>
            <w:left w:val="none" w:sz="0" w:space="0" w:color="auto"/>
            <w:bottom w:val="none" w:sz="0" w:space="0" w:color="auto"/>
            <w:right w:val="none" w:sz="0" w:space="0" w:color="auto"/>
          </w:divBdr>
        </w:div>
        <w:div w:id="1107192613">
          <w:marLeft w:val="547"/>
          <w:marRight w:val="0"/>
          <w:marTop w:val="106"/>
          <w:marBottom w:val="0"/>
          <w:divBdr>
            <w:top w:val="none" w:sz="0" w:space="0" w:color="auto"/>
            <w:left w:val="none" w:sz="0" w:space="0" w:color="auto"/>
            <w:bottom w:val="none" w:sz="0" w:space="0" w:color="auto"/>
            <w:right w:val="none" w:sz="0" w:space="0" w:color="auto"/>
          </w:divBdr>
        </w:div>
        <w:div w:id="1182861225">
          <w:marLeft w:val="1166"/>
          <w:marRight w:val="0"/>
          <w:marTop w:val="96"/>
          <w:marBottom w:val="0"/>
          <w:divBdr>
            <w:top w:val="none" w:sz="0" w:space="0" w:color="auto"/>
            <w:left w:val="none" w:sz="0" w:space="0" w:color="auto"/>
            <w:bottom w:val="none" w:sz="0" w:space="0" w:color="auto"/>
            <w:right w:val="none" w:sz="0" w:space="0" w:color="auto"/>
          </w:divBdr>
        </w:div>
        <w:div w:id="1194685349">
          <w:marLeft w:val="1800"/>
          <w:marRight w:val="0"/>
          <w:marTop w:val="82"/>
          <w:marBottom w:val="0"/>
          <w:divBdr>
            <w:top w:val="none" w:sz="0" w:space="0" w:color="auto"/>
            <w:left w:val="none" w:sz="0" w:space="0" w:color="auto"/>
            <w:bottom w:val="none" w:sz="0" w:space="0" w:color="auto"/>
            <w:right w:val="none" w:sz="0" w:space="0" w:color="auto"/>
          </w:divBdr>
        </w:div>
        <w:div w:id="1456826114">
          <w:marLeft w:val="1800"/>
          <w:marRight w:val="0"/>
          <w:marTop w:val="82"/>
          <w:marBottom w:val="0"/>
          <w:divBdr>
            <w:top w:val="none" w:sz="0" w:space="0" w:color="auto"/>
            <w:left w:val="none" w:sz="0" w:space="0" w:color="auto"/>
            <w:bottom w:val="none" w:sz="0" w:space="0" w:color="auto"/>
            <w:right w:val="none" w:sz="0" w:space="0" w:color="auto"/>
          </w:divBdr>
        </w:div>
        <w:div w:id="1498031560">
          <w:marLeft w:val="1166"/>
          <w:marRight w:val="0"/>
          <w:marTop w:val="96"/>
          <w:marBottom w:val="0"/>
          <w:divBdr>
            <w:top w:val="none" w:sz="0" w:space="0" w:color="auto"/>
            <w:left w:val="none" w:sz="0" w:space="0" w:color="auto"/>
            <w:bottom w:val="none" w:sz="0" w:space="0" w:color="auto"/>
            <w:right w:val="none" w:sz="0" w:space="0" w:color="auto"/>
          </w:divBdr>
        </w:div>
      </w:divsChild>
    </w:div>
    <w:div w:id="591935781">
      <w:bodyDiv w:val="1"/>
      <w:marLeft w:val="0"/>
      <w:marRight w:val="0"/>
      <w:marTop w:val="0"/>
      <w:marBottom w:val="0"/>
      <w:divBdr>
        <w:top w:val="none" w:sz="0" w:space="0" w:color="auto"/>
        <w:left w:val="none" w:sz="0" w:space="0" w:color="auto"/>
        <w:bottom w:val="none" w:sz="0" w:space="0" w:color="auto"/>
        <w:right w:val="none" w:sz="0" w:space="0" w:color="auto"/>
      </w:divBdr>
      <w:divsChild>
        <w:div w:id="162211216">
          <w:marLeft w:val="1800"/>
          <w:marRight w:val="0"/>
          <w:marTop w:val="100"/>
          <w:marBottom w:val="0"/>
          <w:divBdr>
            <w:top w:val="none" w:sz="0" w:space="0" w:color="auto"/>
            <w:left w:val="none" w:sz="0" w:space="0" w:color="auto"/>
            <w:bottom w:val="none" w:sz="0" w:space="0" w:color="auto"/>
            <w:right w:val="none" w:sz="0" w:space="0" w:color="auto"/>
          </w:divBdr>
        </w:div>
        <w:div w:id="529338528">
          <w:marLeft w:val="1080"/>
          <w:marRight w:val="0"/>
          <w:marTop w:val="100"/>
          <w:marBottom w:val="0"/>
          <w:divBdr>
            <w:top w:val="none" w:sz="0" w:space="0" w:color="auto"/>
            <w:left w:val="none" w:sz="0" w:space="0" w:color="auto"/>
            <w:bottom w:val="none" w:sz="0" w:space="0" w:color="auto"/>
            <w:right w:val="none" w:sz="0" w:space="0" w:color="auto"/>
          </w:divBdr>
        </w:div>
        <w:div w:id="1703675214">
          <w:marLeft w:val="1800"/>
          <w:marRight w:val="0"/>
          <w:marTop w:val="100"/>
          <w:marBottom w:val="0"/>
          <w:divBdr>
            <w:top w:val="none" w:sz="0" w:space="0" w:color="auto"/>
            <w:left w:val="none" w:sz="0" w:space="0" w:color="auto"/>
            <w:bottom w:val="none" w:sz="0" w:space="0" w:color="auto"/>
            <w:right w:val="none" w:sz="0" w:space="0" w:color="auto"/>
          </w:divBdr>
        </w:div>
        <w:div w:id="1714690263">
          <w:marLeft w:val="1080"/>
          <w:marRight w:val="0"/>
          <w:marTop w:val="100"/>
          <w:marBottom w:val="0"/>
          <w:divBdr>
            <w:top w:val="none" w:sz="0" w:space="0" w:color="auto"/>
            <w:left w:val="none" w:sz="0" w:space="0" w:color="auto"/>
            <w:bottom w:val="none" w:sz="0" w:space="0" w:color="auto"/>
            <w:right w:val="none" w:sz="0" w:space="0" w:color="auto"/>
          </w:divBdr>
        </w:div>
        <w:div w:id="1847331025">
          <w:marLeft w:val="360"/>
          <w:marRight w:val="0"/>
          <w:marTop w:val="200"/>
          <w:marBottom w:val="0"/>
          <w:divBdr>
            <w:top w:val="none" w:sz="0" w:space="0" w:color="auto"/>
            <w:left w:val="none" w:sz="0" w:space="0" w:color="auto"/>
            <w:bottom w:val="none" w:sz="0" w:space="0" w:color="auto"/>
            <w:right w:val="none" w:sz="0" w:space="0" w:color="auto"/>
          </w:divBdr>
        </w:div>
      </w:divsChild>
    </w:div>
    <w:div w:id="592126296">
      <w:bodyDiv w:val="1"/>
      <w:marLeft w:val="0"/>
      <w:marRight w:val="0"/>
      <w:marTop w:val="0"/>
      <w:marBottom w:val="0"/>
      <w:divBdr>
        <w:top w:val="none" w:sz="0" w:space="0" w:color="auto"/>
        <w:left w:val="none" w:sz="0" w:space="0" w:color="auto"/>
        <w:bottom w:val="none" w:sz="0" w:space="0" w:color="auto"/>
        <w:right w:val="none" w:sz="0" w:space="0" w:color="auto"/>
      </w:divBdr>
    </w:div>
    <w:div w:id="592739762">
      <w:bodyDiv w:val="1"/>
      <w:marLeft w:val="0"/>
      <w:marRight w:val="0"/>
      <w:marTop w:val="0"/>
      <w:marBottom w:val="0"/>
      <w:divBdr>
        <w:top w:val="none" w:sz="0" w:space="0" w:color="auto"/>
        <w:left w:val="none" w:sz="0" w:space="0" w:color="auto"/>
        <w:bottom w:val="none" w:sz="0" w:space="0" w:color="auto"/>
        <w:right w:val="none" w:sz="0" w:space="0" w:color="auto"/>
      </w:divBdr>
    </w:div>
    <w:div w:id="593830062">
      <w:bodyDiv w:val="1"/>
      <w:marLeft w:val="0"/>
      <w:marRight w:val="0"/>
      <w:marTop w:val="0"/>
      <w:marBottom w:val="0"/>
      <w:divBdr>
        <w:top w:val="none" w:sz="0" w:space="0" w:color="auto"/>
        <w:left w:val="none" w:sz="0" w:space="0" w:color="auto"/>
        <w:bottom w:val="none" w:sz="0" w:space="0" w:color="auto"/>
        <w:right w:val="none" w:sz="0" w:space="0" w:color="auto"/>
      </w:divBdr>
    </w:div>
    <w:div w:id="594440848">
      <w:bodyDiv w:val="1"/>
      <w:marLeft w:val="0"/>
      <w:marRight w:val="0"/>
      <w:marTop w:val="0"/>
      <w:marBottom w:val="0"/>
      <w:divBdr>
        <w:top w:val="none" w:sz="0" w:space="0" w:color="auto"/>
        <w:left w:val="none" w:sz="0" w:space="0" w:color="auto"/>
        <w:bottom w:val="none" w:sz="0" w:space="0" w:color="auto"/>
        <w:right w:val="none" w:sz="0" w:space="0" w:color="auto"/>
      </w:divBdr>
    </w:div>
    <w:div w:id="594636846">
      <w:bodyDiv w:val="1"/>
      <w:marLeft w:val="0"/>
      <w:marRight w:val="0"/>
      <w:marTop w:val="0"/>
      <w:marBottom w:val="0"/>
      <w:divBdr>
        <w:top w:val="none" w:sz="0" w:space="0" w:color="auto"/>
        <w:left w:val="none" w:sz="0" w:space="0" w:color="auto"/>
        <w:bottom w:val="none" w:sz="0" w:space="0" w:color="auto"/>
        <w:right w:val="none" w:sz="0" w:space="0" w:color="auto"/>
      </w:divBdr>
    </w:div>
    <w:div w:id="594827258">
      <w:bodyDiv w:val="1"/>
      <w:marLeft w:val="0"/>
      <w:marRight w:val="0"/>
      <w:marTop w:val="0"/>
      <w:marBottom w:val="0"/>
      <w:divBdr>
        <w:top w:val="none" w:sz="0" w:space="0" w:color="auto"/>
        <w:left w:val="none" w:sz="0" w:space="0" w:color="auto"/>
        <w:bottom w:val="none" w:sz="0" w:space="0" w:color="auto"/>
        <w:right w:val="none" w:sz="0" w:space="0" w:color="auto"/>
      </w:divBdr>
      <w:divsChild>
        <w:div w:id="2017685443">
          <w:marLeft w:val="0"/>
          <w:marRight w:val="0"/>
          <w:marTop w:val="0"/>
          <w:marBottom w:val="0"/>
          <w:divBdr>
            <w:top w:val="none" w:sz="0" w:space="0" w:color="auto"/>
            <w:left w:val="none" w:sz="0" w:space="0" w:color="auto"/>
            <w:bottom w:val="none" w:sz="0" w:space="0" w:color="auto"/>
            <w:right w:val="none" w:sz="0" w:space="0" w:color="auto"/>
          </w:divBdr>
          <w:divsChild>
            <w:div w:id="66078789">
              <w:marLeft w:val="0"/>
              <w:marRight w:val="0"/>
              <w:marTop w:val="0"/>
              <w:marBottom w:val="0"/>
              <w:divBdr>
                <w:top w:val="none" w:sz="0" w:space="0" w:color="auto"/>
                <w:left w:val="none" w:sz="0" w:space="0" w:color="auto"/>
                <w:bottom w:val="none" w:sz="0" w:space="0" w:color="auto"/>
                <w:right w:val="none" w:sz="0" w:space="0" w:color="auto"/>
              </w:divBdr>
            </w:div>
            <w:div w:id="627392255">
              <w:marLeft w:val="0"/>
              <w:marRight w:val="0"/>
              <w:marTop w:val="0"/>
              <w:marBottom w:val="0"/>
              <w:divBdr>
                <w:top w:val="none" w:sz="0" w:space="0" w:color="auto"/>
                <w:left w:val="none" w:sz="0" w:space="0" w:color="auto"/>
                <w:bottom w:val="none" w:sz="0" w:space="0" w:color="auto"/>
                <w:right w:val="none" w:sz="0" w:space="0" w:color="auto"/>
              </w:divBdr>
            </w:div>
            <w:div w:id="768622115">
              <w:marLeft w:val="0"/>
              <w:marRight w:val="0"/>
              <w:marTop w:val="0"/>
              <w:marBottom w:val="0"/>
              <w:divBdr>
                <w:top w:val="none" w:sz="0" w:space="0" w:color="auto"/>
                <w:left w:val="none" w:sz="0" w:space="0" w:color="auto"/>
                <w:bottom w:val="none" w:sz="0" w:space="0" w:color="auto"/>
                <w:right w:val="none" w:sz="0" w:space="0" w:color="auto"/>
              </w:divBdr>
            </w:div>
            <w:div w:id="1267225879">
              <w:marLeft w:val="0"/>
              <w:marRight w:val="0"/>
              <w:marTop w:val="0"/>
              <w:marBottom w:val="0"/>
              <w:divBdr>
                <w:top w:val="none" w:sz="0" w:space="0" w:color="auto"/>
                <w:left w:val="none" w:sz="0" w:space="0" w:color="auto"/>
                <w:bottom w:val="none" w:sz="0" w:space="0" w:color="auto"/>
                <w:right w:val="none" w:sz="0" w:space="0" w:color="auto"/>
              </w:divBdr>
            </w:div>
            <w:div w:id="185553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9316">
      <w:bodyDiv w:val="1"/>
      <w:marLeft w:val="0"/>
      <w:marRight w:val="0"/>
      <w:marTop w:val="0"/>
      <w:marBottom w:val="0"/>
      <w:divBdr>
        <w:top w:val="none" w:sz="0" w:space="0" w:color="auto"/>
        <w:left w:val="none" w:sz="0" w:space="0" w:color="auto"/>
        <w:bottom w:val="none" w:sz="0" w:space="0" w:color="auto"/>
        <w:right w:val="none" w:sz="0" w:space="0" w:color="auto"/>
      </w:divBdr>
    </w:div>
    <w:div w:id="595556546">
      <w:bodyDiv w:val="1"/>
      <w:marLeft w:val="0"/>
      <w:marRight w:val="0"/>
      <w:marTop w:val="0"/>
      <w:marBottom w:val="0"/>
      <w:divBdr>
        <w:top w:val="none" w:sz="0" w:space="0" w:color="auto"/>
        <w:left w:val="none" w:sz="0" w:space="0" w:color="auto"/>
        <w:bottom w:val="none" w:sz="0" w:space="0" w:color="auto"/>
        <w:right w:val="none" w:sz="0" w:space="0" w:color="auto"/>
      </w:divBdr>
      <w:divsChild>
        <w:div w:id="39979880">
          <w:marLeft w:val="1080"/>
          <w:marRight w:val="0"/>
          <w:marTop w:val="100"/>
          <w:marBottom w:val="0"/>
          <w:divBdr>
            <w:top w:val="none" w:sz="0" w:space="0" w:color="auto"/>
            <w:left w:val="none" w:sz="0" w:space="0" w:color="auto"/>
            <w:bottom w:val="none" w:sz="0" w:space="0" w:color="auto"/>
            <w:right w:val="none" w:sz="0" w:space="0" w:color="auto"/>
          </w:divBdr>
        </w:div>
        <w:div w:id="82997594">
          <w:marLeft w:val="360"/>
          <w:marRight w:val="0"/>
          <w:marTop w:val="200"/>
          <w:marBottom w:val="0"/>
          <w:divBdr>
            <w:top w:val="none" w:sz="0" w:space="0" w:color="auto"/>
            <w:left w:val="none" w:sz="0" w:space="0" w:color="auto"/>
            <w:bottom w:val="none" w:sz="0" w:space="0" w:color="auto"/>
            <w:right w:val="none" w:sz="0" w:space="0" w:color="auto"/>
          </w:divBdr>
        </w:div>
        <w:div w:id="342711537">
          <w:marLeft w:val="1800"/>
          <w:marRight w:val="0"/>
          <w:marTop w:val="100"/>
          <w:marBottom w:val="0"/>
          <w:divBdr>
            <w:top w:val="none" w:sz="0" w:space="0" w:color="auto"/>
            <w:left w:val="none" w:sz="0" w:space="0" w:color="auto"/>
            <w:bottom w:val="none" w:sz="0" w:space="0" w:color="auto"/>
            <w:right w:val="none" w:sz="0" w:space="0" w:color="auto"/>
          </w:divBdr>
        </w:div>
        <w:div w:id="448090837">
          <w:marLeft w:val="1800"/>
          <w:marRight w:val="0"/>
          <w:marTop w:val="100"/>
          <w:marBottom w:val="0"/>
          <w:divBdr>
            <w:top w:val="none" w:sz="0" w:space="0" w:color="auto"/>
            <w:left w:val="none" w:sz="0" w:space="0" w:color="auto"/>
            <w:bottom w:val="none" w:sz="0" w:space="0" w:color="auto"/>
            <w:right w:val="none" w:sz="0" w:space="0" w:color="auto"/>
          </w:divBdr>
        </w:div>
        <w:div w:id="641274962">
          <w:marLeft w:val="360"/>
          <w:marRight w:val="0"/>
          <w:marTop w:val="200"/>
          <w:marBottom w:val="0"/>
          <w:divBdr>
            <w:top w:val="none" w:sz="0" w:space="0" w:color="auto"/>
            <w:left w:val="none" w:sz="0" w:space="0" w:color="auto"/>
            <w:bottom w:val="none" w:sz="0" w:space="0" w:color="auto"/>
            <w:right w:val="none" w:sz="0" w:space="0" w:color="auto"/>
          </w:divBdr>
        </w:div>
        <w:div w:id="797643589">
          <w:marLeft w:val="1800"/>
          <w:marRight w:val="0"/>
          <w:marTop w:val="100"/>
          <w:marBottom w:val="0"/>
          <w:divBdr>
            <w:top w:val="none" w:sz="0" w:space="0" w:color="auto"/>
            <w:left w:val="none" w:sz="0" w:space="0" w:color="auto"/>
            <w:bottom w:val="none" w:sz="0" w:space="0" w:color="auto"/>
            <w:right w:val="none" w:sz="0" w:space="0" w:color="auto"/>
          </w:divBdr>
        </w:div>
        <w:div w:id="862934649">
          <w:marLeft w:val="1080"/>
          <w:marRight w:val="0"/>
          <w:marTop w:val="100"/>
          <w:marBottom w:val="0"/>
          <w:divBdr>
            <w:top w:val="none" w:sz="0" w:space="0" w:color="auto"/>
            <w:left w:val="none" w:sz="0" w:space="0" w:color="auto"/>
            <w:bottom w:val="none" w:sz="0" w:space="0" w:color="auto"/>
            <w:right w:val="none" w:sz="0" w:space="0" w:color="auto"/>
          </w:divBdr>
        </w:div>
        <w:div w:id="984312780">
          <w:marLeft w:val="1080"/>
          <w:marRight w:val="0"/>
          <w:marTop w:val="100"/>
          <w:marBottom w:val="0"/>
          <w:divBdr>
            <w:top w:val="none" w:sz="0" w:space="0" w:color="auto"/>
            <w:left w:val="none" w:sz="0" w:space="0" w:color="auto"/>
            <w:bottom w:val="none" w:sz="0" w:space="0" w:color="auto"/>
            <w:right w:val="none" w:sz="0" w:space="0" w:color="auto"/>
          </w:divBdr>
        </w:div>
        <w:div w:id="1058238470">
          <w:marLeft w:val="1080"/>
          <w:marRight w:val="0"/>
          <w:marTop w:val="100"/>
          <w:marBottom w:val="0"/>
          <w:divBdr>
            <w:top w:val="none" w:sz="0" w:space="0" w:color="auto"/>
            <w:left w:val="none" w:sz="0" w:space="0" w:color="auto"/>
            <w:bottom w:val="none" w:sz="0" w:space="0" w:color="auto"/>
            <w:right w:val="none" w:sz="0" w:space="0" w:color="auto"/>
          </w:divBdr>
        </w:div>
        <w:div w:id="1417093638">
          <w:marLeft w:val="1080"/>
          <w:marRight w:val="0"/>
          <w:marTop w:val="100"/>
          <w:marBottom w:val="0"/>
          <w:divBdr>
            <w:top w:val="none" w:sz="0" w:space="0" w:color="auto"/>
            <w:left w:val="none" w:sz="0" w:space="0" w:color="auto"/>
            <w:bottom w:val="none" w:sz="0" w:space="0" w:color="auto"/>
            <w:right w:val="none" w:sz="0" w:space="0" w:color="auto"/>
          </w:divBdr>
        </w:div>
        <w:div w:id="1584222032">
          <w:marLeft w:val="1080"/>
          <w:marRight w:val="0"/>
          <w:marTop w:val="100"/>
          <w:marBottom w:val="0"/>
          <w:divBdr>
            <w:top w:val="none" w:sz="0" w:space="0" w:color="auto"/>
            <w:left w:val="none" w:sz="0" w:space="0" w:color="auto"/>
            <w:bottom w:val="none" w:sz="0" w:space="0" w:color="auto"/>
            <w:right w:val="none" w:sz="0" w:space="0" w:color="auto"/>
          </w:divBdr>
        </w:div>
        <w:div w:id="1713798526">
          <w:marLeft w:val="1800"/>
          <w:marRight w:val="0"/>
          <w:marTop w:val="100"/>
          <w:marBottom w:val="0"/>
          <w:divBdr>
            <w:top w:val="none" w:sz="0" w:space="0" w:color="auto"/>
            <w:left w:val="none" w:sz="0" w:space="0" w:color="auto"/>
            <w:bottom w:val="none" w:sz="0" w:space="0" w:color="auto"/>
            <w:right w:val="none" w:sz="0" w:space="0" w:color="auto"/>
          </w:divBdr>
        </w:div>
        <w:div w:id="1951741383">
          <w:marLeft w:val="1800"/>
          <w:marRight w:val="0"/>
          <w:marTop w:val="100"/>
          <w:marBottom w:val="0"/>
          <w:divBdr>
            <w:top w:val="none" w:sz="0" w:space="0" w:color="auto"/>
            <w:left w:val="none" w:sz="0" w:space="0" w:color="auto"/>
            <w:bottom w:val="none" w:sz="0" w:space="0" w:color="auto"/>
            <w:right w:val="none" w:sz="0" w:space="0" w:color="auto"/>
          </w:divBdr>
        </w:div>
        <w:div w:id="2075085016">
          <w:marLeft w:val="1800"/>
          <w:marRight w:val="0"/>
          <w:marTop w:val="100"/>
          <w:marBottom w:val="0"/>
          <w:divBdr>
            <w:top w:val="none" w:sz="0" w:space="0" w:color="auto"/>
            <w:left w:val="none" w:sz="0" w:space="0" w:color="auto"/>
            <w:bottom w:val="none" w:sz="0" w:space="0" w:color="auto"/>
            <w:right w:val="none" w:sz="0" w:space="0" w:color="auto"/>
          </w:divBdr>
        </w:div>
      </w:divsChild>
    </w:div>
    <w:div w:id="596057633">
      <w:bodyDiv w:val="1"/>
      <w:marLeft w:val="0"/>
      <w:marRight w:val="0"/>
      <w:marTop w:val="0"/>
      <w:marBottom w:val="0"/>
      <w:divBdr>
        <w:top w:val="none" w:sz="0" w:space="0" w:color="auto"/>
        <w:left w:val="none" w:sz="0" w:space="0" w:color="auto"/>
        <w:bottom w:val="none" w:sz="0" w:space="0" w:color="auto"/>
        <w:right w:val="none" w:sz="0" w:space="0" w:color="auto"/>
      </w:divBdr>
    </w:div>
    <w:div w:id="596914177">
      <w:bodyDiv w:val="1"/>
      <w:marLeft w:val="0"/>
      <w:marRight w:val="0"/>
      <w:marTop w:val="0"/>
      <w:marBottom w:val="0"/>
      <w:divBdr>
        <w:top w:val="none" w:sz="0" w:space="0" w:color="auto"/>
        <w:left w:val="none" w:sz="0" w:space="0" w:color="auto"/>
        <w:bottom w:val="none" w:sz="0" w:space="0" w:color="auto"/>
        <w:right w:val="none" w:sz="0" w:space="0" w:color="auto"/>
      </w:divBdr>
    </w:div>
    <w:div w:id="597493273">
      <w:bodyDiv w:val="1"/>
      <w:marLeft w:val="0"/>
      <w:marRight w:val="0"/>
      <w:marTop w:val="0"/>
      <w:marBottom w:val="0"/>
      <w:divBdr>
        <w:top w:val="none" w:sz="0" w:space="0" w:color="auto"/>
        <w:left w:val="none" w:sz="0" w:space="0" w:color="auto"/>
        <w:bottom w:val="none" w:sz="0" w:space="0" w:color="auto"/>
        <w:right w:val="none" w:sz="0" w:space="0" w:color="auto"/>
      </w:divBdr>
    </w:div>
    <w:div w:id="597566202">
      <w:bodyDiv w:val="1"/>
      <w:marLeft w:val="0"/>
      <w:marRight w:val="0"/>
      <w:marTop w:val="0"/>
      <w:marBottom w:val="0"/>
      <w:divBdr>
        <w:top w:val="none" w:sz="0" w:space="0" w:color="auto"/>
        <w:left w:val="none" w:sz="0" w:space="0" w:color="auto"/>
        <w:bottom w:val="none" w:sz="0" w:space="0" w:color="auto"/>
        <w:right w:val="none" w:sz="0" w:space="0" w:color="auto"/>
      </w:divBdr>
    </w:div>
    <w:div w:id="598562813">
      <w:bodyDiv w:val="1"/>
      <w:marLeft w:val="0"/>
      <w:marRight w:val="0"/>
      <w:marTop w:val="0"/>
      <w:marBottom w:val="0"/>
      <w:divBdr>
        <w:top w:val="none" w:sz="0" w:space="0" w:color="auto"/>
        <w:left w:val="none" w:sz="0" w:space="0" w:color="auto"/>
        <w:bottom w:val="none" w:sz="0" w:space="0" w:color="auto"/>
        <w:right w:val="none" w:sz="0" w:space="0" w:color="auto"/>
      </w:divBdr>
      <w:divsChild>
        <w:div w:id="824316383">
          <w:marLeft w:val="0"/>
          <w:marRight w:val="0"/>
          <w:marTop w:val="0"/>
          <w:marBottom w:val="0"/>
          <w:divBdr>
            <w:top w:val="none" w:sz="0" w:space="0" w:color="auto"/>
            <w:left w:val="none" w:sz="0" w:space="0" w:color="auto"/>
            <w:bottom w:val="none" w:sz="0" w:space="0" w:color="auto"/>
            <w:right w:val="none" w:sz="0" w:space="0" w:color="auto"/>
          </w:divBdr>
          <w:divsChild>
            <w:div w:id="141194918">
              <w:marLeft w:val="0"/>
              <w:marRight w:val="0"/>
              <w:marTop w:val="0"/>
              <w:marBottom w:val="0"/>
              <w:divBdr>
                <w:top w:val="none" w:sz="0" w:space="0" w:color="auto"/>
                <w:left w:val="none" w:sz="0" w:space="0" w:color="auto"/>
                <w:bottom w:val="none" w:sz="0" w:space="0" w:color="auto"/>
                <w:right w:val="none" w:sz="0" w:space="0" w:color="auto"/>
              </w:divBdr>
            </w:div>
            <w:div w:id="618490484">
              <w:marLeft w:val="0"/>
              <w:marRight w:val="0"/>
              <w:marTop w:val="0"/>
              <w:marBottom w:val="0"/>
              <w:divBdr>
                <w:top w:val="none" w:sz="0" w:space="0" w:color="auto"/>
                <w:left w:val="none" w:sz="0" w:space="0" w:color="auto"/>
                <w:bottom w:val="none" w:sz="0" w:space="0" w:color="auto"/>
                <w:right w:val="none" w:sz="0" w:space="0" w:color="auto"/>
              </w:divBdr>
            </w:div>
            <w:div w:id="795106199">
              <w:marLeft w:val="0"/>
              <w:marRight w:val="0"/>
              <w:marTop w:val="0"/>
              <w:marBottom w:val="0"/>
              <w:divBdr>
                <w:top w:val="none" w:sz="0" w:space="0" w:color="auto"/>
                <w:left w:val="none" w:sz="0" w:space="0" w:color="auto"/>
                <w:bottom w:val="none" w:sz="0" w:space="0" w:color="auto"/>
                <w:right w:val="none" w:sz="0" w:space="0" w:color="auto"/>
              </w:divBdr>
            </w:div>
            <w:div w:id="987982189">
              <w:marLeft w:val="0"/>
              <w:marRight w:val="0"/>
              <w:marTop w:val="0"/>
              <w:marBottom w:val="0"/>
              <w:divBdr>
                <w:top w:val="none" w:sz="0" w:space="0" w:color="auto"/>
                <w:left w:val="none" w:sz="0" w:space="0" w:color="auto"/>
                <w:bottom w:val="none" w:sz="0" w:space="0" w:color="auto"/>
                <w:right w:val="none" w:sz="0" w:space="0" w:color="auto"/>
              </w:divBdr>
            </w:div>
            <w:div w:id="1388450113">
              <w:marLeft w:val="0"/>
              <w:marRight w:val="0"/>
              <w:marTop w:val="0"/>
              <w:marBottom w:val="0"/>
              <w:divBdr>
                <w:top w:val="none" w:sz="0" w:space="0" w:color="auto"/>
                <w:left w:val="none" w:sz="0" w:space="0" w:color="auto"/>
                <w:bottom w:val="none" w:sz="0" w:space="0" w:color="auto"/>
                <w:right w:val="none" w:sz="0" w:space="0" w:color="auto"/>
              </w:divBdr>
            </w:div>
            <w:div w:id="1811052877">
              <w:marLeft w:val="0"/>
              <w:marRight w:val="0"/>
              <w:marTop w:val="0"/>
              <w:marBottom w:val="0"/>
              <w:divBdr>
                <w:top w:val="none" w:sz="0" w:space="0" w:color="auto"/>
                <w:left w:val="none" w:sz="0" w:space="0" w:color="auto"/>
                <w:bottom w:val="none" w:sz="0" w:space="0" w:color="auto"/>
                <w:right w:val="none" w:sz="0" w:space="0" w:color="auto"/>
              </w:divBdr>
            </w:div>
            <w:div w:id="1811171486">
              <w:marLeft w:val="0"/>
              <w:marRight w:val="0"/>
              <w:marTop w:val="0"/>
              <w:marBottom w:val="0"/>
              <w:divBdr>
                <w:top w:val="none" w:sz="0" w:space="0" w:color="auto"/>
                <w:left w:val="none" w:sz="0" w:space="0" w:color="auto"/>
                <w:bottom w:val="none" w:sz="0" w:space="0" w:color="auto"/>
                <w:right w:val="none" w:sz="0" w:space="0" w:color="auto"/>
              </w:divBdr>
            </w:div>
            <w:div w:id="2017145630">
              <w:marLeft w:val="0"/>
              <w:marRight w:val="0"/>
              <w:marTop w:val="0"/>
              <w:marBottom w:val="0"/>
              <w:divBdr>
                <w:top w:val="none" w:sz="0" w:space="0" w:color="auto"/>
                <w:left w:val="none" w:sz="0" w:space="0" w:color="auto"/>
                <w:bottom w:val="none" w:sz="0" w:space="0" w:color="auto"/>
                <w:right w:val="none" w:sz="0" w:space="0" w:color="auto"/>
              </w:divBdr>
            </w:div>
            <w:div w:id="204086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8987">
      <w:bodyDiv w:val="1"/>
      <w:marLeft w:val="0"/>
      <w:marRight w:val="0"/>
      <w:marTop w:val="0"/>
      <w:marBottom w:val="0"/>
      <w:divBdr>
        <w:top w:val="none" w:sz="0" w:space="0" w:color="auto"/>
        <w:left w:val="none" w:sz="0" w:space="0" w:color="auto"/>
        <w:bottom w:val="none" w:sz="0" w:space="0" w:color="auto"/>
        <w:right w:val="none" w:sz="0" w:space="0" w:color="auto"/>
      </w:divBdr>
    </w:div>
    <w:div w:id="599216275">
      <w:bodyDiv w:val="1"/>
      <w:marLeft w:val="0"/>
      <w:marRight w:val="0"/>
      <w:marTop w:val="0"/>
      <w:marBottom w:val="0"/>
      <w:divBdr>
        <w:top w:val="none" w:sz="0" w:space="0" w:color="auto"/>
        <w:left w:val="none" w:sz="0" w:space="0" w:color="auto"/>
        <w:bottom w:val="none" w:sz="0" w:space="0" w:color="auto"/>
        <w:right w:val="none" w:sz="0" w:space="0" w:color="auto"/>
      </w:divBdr>
      <w:divsChild>
        <w:div w:id="1604730748">
          <w:marLeft w:val="547"/>
          <w:marRight w:val="0"/>
          <w:marTop w:val="115"/>
          <w:marBottom w:val="0"/>
          <w:divBdr>
            <w:top w:val="none" w:sz="0" w:space="0" w:color="auto"/>
            <w:left w:val="none" w:sz="0" w:space="0" w:color="auto"/>
            <w:bottom w:val="none" w:sz="0" w:space="0" w:color="auto"/>
            <w:right w:val="none" w:sz="0" w:space="0" w:color="auto"/>
          </w:divBdr>
        </w:div>
      </w:divsChild>
    </w:div>
    <w:div w:id="599333218">
      <w:bodyDiv w:val="1"/>
      <w:marLeft w:val="0"/>
      <w:marRight w:val="0"/>
      <w:marTop w:val="0"/>
      <w:marBottom w:val="0"/>
      <w:divBdr>
        <w:top w:val="none" w:sz="0" w:space="0" w:color="auto"/>
        <w:left w:val="none" w:sz="0" w:space="0" w:color="auto"/>
        <w:bottom w:val="none" w:sz="0" w:space="0" w:color="auto"/>
        <w:right w:val="none" w:sz="0" w:space="0" w:color="auto"/>
      </w:divBdr>
    </w:div>
    <w:div w:id="599342128">
      <w:bodyDiv w:val="1"/>
      <w:marLeft w:val="0"/>
      <w:marRight w:val="0"/>
      <w:marTop w:val="0"/>
      <w:marBottom w:val="0"/>
      <w:divBdr>
        <w:top w:val="none" w:sz="0" w:space="0" w:color="auto"/>
        <w:left w:val="none" w:sz="0" w:space="0" w:color="auto"/>
        <w:bottom w:val="none" w:sz="0" w:space="0" w:color="auto"/>
        <w:right w:val="none" w:sz="0" w:space="0" w:color="auto"/>
      </w:divBdr>
    </w:div>
    <w:div w:id="599408688">
      <w:bodyDiv w:val="1"/>
      <w:marLeft w:val="0"/>
      <w:marRight w:val="0"/>
      <w:marTop w:val="0"/>
      <w:marBottom w:val="0"/>
      <w:divBdr>
        <w:top w:val="none" w:sz="0" w:space="0" w:color="auto"/>
        <w:left w:val="none" w:sz="0" w:space="0" w:color="auto"/>
        <w:bottom w:val="none" w:sz="0" w:space="0" w:color="auto"/>
        <w:right w:val="none" w:sz="0" w:space="0" w:color="auto"/>
      </w:divBdr>
      <w:divsChild>
        <w:div w:id="184641617">
          <w:marLeft w:val="1166"/>
          <w:marRight w:val="0"/>
          <w:marTop w:val="134"/>
          <w:marBottom w:val="0"/>
          <w:divBdr>
            <w:top w:val="none" w:sz="0" w:space="0" w:color="auto"/>
            <w:left w:val="none" w:sz="0" w:space="0" w:color="auto"/>
            <w:bottom w:val="none" w:sz="0" w:space="0" w:color="auto"/>
            <w:right w:val="none" w:sz="0" w:space="0" w:color="auto"/>
          </w:divBdr>
        </w:div>
        <w:div w:id="818041112">
          <w:marLeft w:val="547"/>
          <w:marRight w:val="0"/>
          <w:marTop w:val="154"/>
          <w:marBottom w:val="0"/>
          <w:divBdr>
            <w:top w:val="none" w:sz="0" w:space="0" w:color="auto"/>
            <w:left w:val="none" w:sz="0" w:space="0" w:color="auto"/>
            <w:bottom w:val="none" w:sz="0" w:space="0" w:color="auto"/>
            <w:right w:val="none" w:sz="0" w:space="0" w:color="auto"/>
          </w:divBdr>
        </w:div>
        <w:div w:id="1846899027">
          <w:marLeft w:val="547"/>
          <w:marRight w:val="0"/>
          <w:marTop w:val="154"/>
          <w:marBottom w:val="0"/>
          <w:divBdr>
            <w:top w:val="none" w:sz="0" w:space="0" w:color="auto"/>
            <w:left w:val="none" w:sz="0" w:space="0" w:color="auto"/>
            <w:bottom w:val="none" w:sz="0" w:space="0" w:color="auto"/>
            <w:right w:val="none" w:sz="0" w:space="0" w:color="auto"/>
          </w:divBdr>
        </w:div>
      </w:divsChild>
    </w:div>
    <w:div w:id="599535088">
      <w:bodyDiv w:val="1"/>
      <w:marLeft w:val="0"/>
      <w:marRight w:val="0"/>
      <w:marTop w:val="0"/>
      <w:marBottom w:val="0"/>
      <w:divBdr>
        <w:top w:val="none" w:sz="0" w:space="0" w:color="auto"/>
        <w:left w:val="none" w:sz="0" w:space="0" w:color="auto"/>
        <w:bottom w:val="none" w:sz="0" w:space="0" w:color="auto"/>
        <w:right w:val="none" w:sz="0" w:space="0" w:color="auto"/>
      </w:divBdr>
    </w:div>
    <w:div w:id="599609678">
      <w:bodyDiv w:val="1"/>
      <w:marLeft w:val="0"/>
      <w:marRight w:val="0"/>
      <w:marTop w:val="0"/>
      <w:marBottom w:val="0"/>
      <w:divBdr>
        <w:top w:val="none" w:sz="0" w:space="0" w:color="auto"/>
        <w:left w:val="none" w:sz="0" w:space="0" w:color="auto"/>
        <w:bottom w:val="none" w:sz="0" w:space="0" w:color="auto"/>
        <w:right w:val="none" w:sz="0" w:space="0" w:color="auto"/>
      </w:divBdr>
      <w:divsChild>
        <w:div w:id="202133959">
          <w:marLeft w:val="1166"/>
          <w:marRight w:val="0"/>
          <w:marTop w:val="77"/>
          <w:marBottom w:val="0"/>
          <w:divBdr>
            <w:top w:val="none" w:sz="0" w:space="0" w:color="auto"/>
            <w:left w:val="none" w:sz="0" w:space="0" w:color="auto"/>
            <w:bottom w:val="none" w:sz="0" w:space="0" w:color="auto"/>
            <w:right w:val="none" w:sz="0" w:space="0" w:color="auto"/>
          </w:divBdr>
        </w:div>
        <w:div w:id="228462980">
          <w:marLeft w:val="1166"/>
          <w:marRight w:val="0"/>
          <w:marTop w:val="77"/>
          <w:marBottom w:val="0"/>
          <w:divBdr>
            <w:top w:val="none" w:sz="0" w:space="0" w:color="auto"/>
            <w:left w:val="none" w:sz="0" w:space="0" w:color="auto"/>
            <w:bottom w:val="none" w:sz="0" w:space="0" w:color="auto"/>
            <w:right w:val="none" w:sz="0" w:space="0" w:color="auto"/>
          </w:divBdr>
        </w:div>
        <w:div w:id="323094163">
          <w:marLeft w:val="1800"/>
          <w:marRight w:val="0"/>
          <w:marTop w:val="67"/>
          <w:marBottom w:val="0"/>
          <w:divBdr>
            <w:top w:val="none" w:sz="0" w:space="0" w:color="auto"/>
            <w:left w:val="none" w:sz="0" w:space="0" w:color="auto"/>
            <w:bottom w:val="none" w:sz="0" w:space="0" w:color="auto"/>
            <w:right w:val="none" w:sz="0" w:space="0" w:color="auto"/>
          </w:divBdr>
        </w:div>
        <w:div w:id="329331516">
          <w:marLeft w:val="2520"/>
          <w:marRight w:val="0"/>
          <w:marTop w:val="58"/>
          <w:marBottom w:val="0"/>
          <w:divBdr>
            <w:top w:val="none" w:sz="0" w:space="0" w:color="auto"/>
            <w:left w:val="none" w:sz="0" w:space="0" w:color="auto"/>
            <w:bottom w:val="none" w:sz="0" w:space="0" w:color="auto"/>
            <w:right w:val="none" w:sz="0" w:space="0" w:color="auto"/>
          </w:divBdr>
        </w:div>
        <w:div w:id="464733796">
          <w:marLeft w:val="1166"/>
          <w:marRight w:val="0"/>
          <w:marTop w:val="77"/>
          <w:marBottom w:val="0"/>
          <w:divBdr>
            <w:top w:val="none" w:sz="0" w:space="0" w:color="auto"/>
            <w:left w:val="none" w:sz="0" w:space="0" w:color="auto"/>
            <w:bottom w:val="none" w:sz="0" w:space="0" w:color="auto"/>
            <w:right w:val="none" w:sz="0" w:space="0" w:color="auto"/>
          </w:divBdr>
        </w:div>
        <w:div w:id="528224564">
          <w:marLeft w:val="1800"/>
          <w:marRight w:val="0"/>
          <w:marTop w:val="67"/>
          <w:marBottom w:val="0"/>
          <w:divBdr>
            <w:top w:val="none" w:sz="0" w:space="0" w:color="auto"/>
            <w:left w:val="none" w:sz="0" w:space="0" w:color="auto"/>
            <w:bottom w:val="none" w:sz="0" w:space="0" w:color="auto"/>
            <w:right w:val="none" w:sz="0" w:space="0" w:color="auto"/>
          </w:divBdr>
        </w:div>
        <w:div w:id="703410060">
          <w:marLeft w:val="1166"/>
          <w:marRight w:val="0"/>
          <w:marTop w:val="67"/>
          <w:marBottom w:val="0"/>
          <w:divBdr>
            <w:top w:val="none" w:sz="0" w:space="0" w:color="auto"/>
            <w:left w:val="none" w:sz="0" w:space="0" w:color="auto"/>
            <w:bottom w:val="none" w:sz="0" w:space="0" w:color="auto"/>
            <w:right w:val="none" w:sz="0" w:space="0" w:color="auto"/>
          </w:divBdr>
        </w:div>
        <w:div w:id="727916615">
          <w:marLeft w:val="1166"/>
          <w:marRight w:val="0"/>
          <w:marTop w:val="77"/>
          <w:marBottom w:val="0"/>
          <w:divBdr>
            <w:top w:val="none" w:sz="0" w:space="0" w:color="auto"/>
            <w:left w:val="none" w:sz="0" w:space="0" w:color="auto"/>
            <w:bottom w:val="none" w:sz="0" w:space="0" w:color="auto"/>
            <w:right w:val="none" w:sz="0" w:space="0" w:color="auto"/>
          </w:divBdr>
        </w:div>
        <w:div w:id="812912395">
          <w:marLeft w:val="1800"/>
          <w:marRight w:val="0"/>
          <w:marTop w:val="67"/>
          <w:marBottom w:val="0"/>
          <w:divBdr>
            <w:top w:val="none" w:sz="0" w:space="0" w:color="auto"/>
            <w:left w:val="none" w:sz="0" w:space="0" w:color="auto"/>
            <w:bottom w:val="none" w:sz="0" w:space="0" w:color="auto"/>
            <w:right w:val="none" w:sz="0" w:space="0" w:color="auto"/>
          </w:divBdr>
        </w:div>
        <w:div w:id="1032799614">
          <w:marLeft w:val="547"/>
          <w:marRight w:val="0"/>
          <w:marTop w:val="77"/>
          <w:marBottom w:val="0"/>
          <w:divBdr>
            <w:top w:val="none" w:sz="0" w:space="0" w:color="auto"/>
            <w:left w:val="none" w:sz="0" w:space="0" w:color="auto"/>
            <w:bottom w:val="none" w:sz="0" w:space="0" w:color="auto"/>
            <w:right w:val="none" w:sz="0" w:space="0" w:color="auto"/>
          </w:divBdr>
        </w:div>
        <w:div w:id="1131703268">
          <w:marLeft w:val="1800"/>
          <w:marRight w:val="0"/>
          <w:marTop w:val="67"/>
          <w:marBottom w:val="0"/>
          <w:divBdr>
            <w:top w:val="none" w:sz="0" w:space="0" w:color="auto"/>
            <w:left w:val="none" w:sz="0" w:space="0" w:color="auto"/>
            <w:bottom w:val="none" w:sz="0" w:space="0" w:color="auto"/>
            <w:right w:val="none" w:sz="0" w:space="0" w:color="auto"/>
          </w:divBdr>
        </w:div>
        <w:div w:id="1196115429">
          <w:marLeft w:val="547"/>
          <w:marRight w:val="0"/>
          <w:marTop w:val="77"/>
          <w:marBottom w:val="0"/>
          <w:divBdr>
            <w:top w:val="none" w:sz="0" w:space="0" w:color="auto"/>
            <w:left w:val="none" w:sz="0" w:space="0" w:color="auto"/>
            <w:bottom w:val="none" w:sz="0" w:space="0" w:color="auto"/>
            <w:right w:val="none" w:sz="0" w:space="0" w:color="auto"/>
          </w:divBdr>
        </w:div>
        <w:div w:id="1241914856">
          <w:marLeft w:val="2520"/>
          <w:marRight w:val="0"/>
          <w:marTop w:val="58"/>
          <w:marBottom w:val="0"/>
          <w:divBdr>
            <w:top w:val="none" w:sz="0" w:space="0" w:color="auto"/>
            <w:left w:val="none" w:sz="0" w:space="0" w:color="auto"/>
            <w:bottom w:val="none" w:sz="0" w:space="0" w:color="auto"/>
            <w:right w:val="none" w:sz="0" w:space="0" w:color="auto"/>
          </w:divBdr>
        </w:div>
        <w:div w:id="1291133399">
          <w:marLeft w:val="1166"/>
          <w:marRight w:val="0"/>
          <w:marTop w:val="70"/>
          <w:marBottom w:val="0"/>
          <w:divBdr>
            <w:top w:val="none" w:sz="0" w:space="0" w:color="auto"/>
            <w:left w:val="none" w:sz="0" w:space="0" w:color="auto"/>
            <w:bottom w:val="none" w:sz="0" w:space="0" w:color="auto"/>
            <w:right w:val="none" w:sz="0" w:space="0" w:color="auto"/>
          </w:divBdr>
        </w:div>
        <w:div w:id="1357267546">
          <w:marLeft w:val="1800"/>
          <w:marRight w:val="0"/>
          <w:marTop w:val="67"/>
          <w:marBottom w:val="0"/>
          <w:divBdr>
            <w:top w:val="none" w:sz="0" w:space="0" w:color="auto"/>
            <w:left w:val="none" w:sz="0" w:space="0" w:color="auto"/>
            <w:bottom w:val="none" w:sz="0" w:space="0" w:color="auto"/>
            <w:right w:val="none" w:sz="0" w:space="0" w:color="auto"/>
          </w:divBdr>
        </w:div>
        <w:div w:id="1649672560">
          <w:marLeft w:val="1800"/>
          <w:marRight w:val="0"/>
          <w:marTop w:val="67"/>
          <w:marBottom w:val="0"/>
          <w:divBdr>
            <w:top w:val="none" w:sz="0" w:space="0" w:color="auto"/>
            <w:left w:val="none" w:sz="0" w:space="0" w:color="auto"/>
            <w:bottom w:val="none" w:sz="0" w:space="0" w:color="auto"/>
            <w:right w:val="none" w:sz="0" w:space="0" w:color="auto"/>
          </w:divBdr>
        </w:div>
        <w:div w:id="1837377072">
          <w:marLeft w:val="547"/>
          <w:marRight w:val="0"/>
          <w:marTop w:val="77"/>
          <w:marBottom w:val="0"/>
          <w:divBdr>
            <w:top w:val="none" w:sz="0" w:space="0" w:color="auto"/>
            <w:left w:val="none" w:sz="0" w:space="0" w:color="auto"/>
            <w:bottom w:val="none" w:sz="0" w:space="0" w:color="auto"/>
            <w:right w:val="none" w:sz="0" w:space="0" w:color="auto"/>
          </w:divBdr>
        </w:div>
        <w:div w:id="1971856015">
          <w:marLeft w:val="1166"/>
          <w:marRight w:val="0"/>
          <w:marTop w:val="67"/>
          <w:marBottom w:val="0"/>
          <w:divBdr>
            <w:top w:val="none" w:sz="0" w:space="0" w:color="auto"/>
            <w:left w:val="none" w:sz="0" w:space="0" w:color="auto"/>
            <w:bottom w:val="none" w:sz="0" w:space="0" w:color="auto"/>
            <w:right w:val="none" w:sz="0" w:space="0" w:color="auto"/>
          </w:divBdr>
        </w:div>
      </w:divsChild>
    </w:div>
    <w:div w:id="599797525">
      <w:bodyDiv w:val="1"/>
      <w:marLeft w:val="0"/>
      <w:marRight w:val="0"/>
      <w:marTop w:val="0"/>
      <w:marBottom w:val="0"/>
      <w:divBdr>
        <w:top w:val="none" w:sz="0" w:space="0" w:color="auto"/>
        <w:left w:val="none" w:sz="0" w:space="0" w:color="auto"/>
        <w:bottom w:val="none" w:sz="0" w:space="0" w:color="auto"/>
        <w:right w:val="none" w:sz="0" w:space="0" w:color="auto"/>
      </w:divBdr>
    </w:div>
    <w:div w:id="602423350">
      <w:bodyDiv w:val="1"/>
      <w:marLeft w:val="0"/>
      <w:marRight w:val="0"/>
      <w:marTop w:val="0"/>
      <w:marBottom w:val="0"/>
      <w:divBdr>
        <w:top w:val="none" w:sz="0" w:space="0" w:color="auto"/>
        <w:left w:val="none" w:sz="0" w:space="0" w:color="auto"/>
        <w:bottom w:val="none" w:sz="0" w:space="0" w:color="auto"/>
        <w:right w:val="none" w:sz="0" w:space="0" w:color="auto"/>
      </w:divBdr>
    </w:div>
    <w:div w:id="604193683">
      <w:bodyDiv w:val="1"/>
      <w:marLeft w:val="0"/>
      <w:marRight w:val="0"/>
      <w:marTop w:val="0"/>
      <w:marBottom w:val="0"/>
      <w:divBdr>
        <w:top w:val="none" w:sz="0" w:space="0" w:color="auto"/>
        <w:left w:val="none" w:sz="0" w:space="0" w:color="auto"/>
        <w:bottom w:val="none" w:sz="0" w:space="0" w:color="auto"/>
        <w:right w:val="none" w:sz="0" w:space="0" w:color="auto"/>
      </w:divBdr>
      <w:divsChild>
        <w:div w:id="116684021">
          <w:marLeft w:val="547"/>
          <w:marRight w:val="0"/>
          <w:marTop w:val="144"/>
          <w:marBottom w:val="0"/>
          <w:divBdr>
            <w:top w:val="none" w:sz="0" w:space="0" w:color="auto"/>
            <w:left w:val="none" w:sz="0" w:space="0" w:color="auto"/>
            <w:bottom w:val="none" w:sz="0" w:space="0" w:color="auto"/>
            <w:right w:val="none" w:sz="0" w:space="0" w:color="auto"/>
          </w:divBdr>
        </w:div>
        <w:div w:id="650139998">
          <w:marLeft w:val="1166"/>
          <w:marRight w:val="0"/>
          <w:marTop w:val="125"/>
          <w:marBottom w:val="0"/>
          <w:divBdr>
            <w:top w:val="none" w:sz="0" w:space="0" w:color="auto"/>
            <w:left w:val="none" w:sz="0" w:space="0" w:color="auto"/>
            <w:bottom w:val="none" w:sz="0" w:space="0" w:color="auto"/>
            <w:right w:val="none" w:sz="0" w:space="0" w:color="auto"/>
          </w:divBdr>
        </w:div>
        <w:div w:id="654262585">
          <w:marLeft w:val="547"/>
          <w:marRight w:val="0"/>
          <w:marTop w:val="144"/>
          <w:marBottom w:val="0"/>
          <w:divBdr>
            <w:top w:val="none" w:sz="0" w:space="0" w:color="auto"/>
            <w:left w:val="none" w:sz="0" w:space="0" w:color="auto"/>
            <w:bottom w:val="none" w:sz="0" w:space="0" w:color="auto"/>
            <w:right w:val="none" w:sz="0" w:space="0" w:color="auto"/>
          </w:divBdr>
        </w:div>
        <w:div w:id="1058866981">
          <w:marLeft w:val="1166"/>
          <w:marRight w:val="0"/>
          <w:marTop w:val="125"/>
          <w:marBottom w:val="0"/>
          <w:divBdr>
            <w:top w:val="none" w:sz="0" w:space="0" w:color="auto"/>
            <w:left w:val="none" w:sz="0" w:space="0" w:color="auto"/>
            <w:bottom w:val="none" w:sz="0" w:space="0" w:color="auto"/>
            <w:right w:val="none" w:sz="0" w:space="0" w:color="auto"/>
          </w:divBdr>
        </w:div>
        <w:div w:id="1302079284">
          <w:marLeft w:val="1166"/>
          <w:marRight w:val="0"/>
          <w:marTop w:val="125"/>
          <w:marBottom w:val="0"/>
          <w:divBdr>
            <w:top w:val="none" w:sz="0" w:space="0" w:color="auto"/>
            <w:left w:val="none" w:sz="0" w:space="0" w:color="auto"/>
            <w:bottom w:val="none" w:sz="0" w:space="0" w:color="auto"/>
            <w:right w:val="none" w:sz="0" w:space="0" w:color="auto"/>
          </w:divBdr>
        </w:div>
        <w:div w:id="1461341671">
          <w:marLeft w:val="547"/>
          <w:marRight w:val="0"/>
          <w:marTop w:val="144"/>
          <w:marBottom w:val="0"/>
          <w:divBdr>
            <w:top w:val="none" w:sz="0" w:space="0" w:color="auto"/>
            <w:left w:val="none" w:sz="0" w:space="0" w:color="auto"/>
            <w:bottom w:val="none" w:sz="0" w:space="0" w:color="auto"/>
            <w:right w:val="none" w:sz="0" w:space="0" w:color="auto"/>
          </w:divBdr>
        </w:div>
        <w:div w:id="1981417073">
          <w:marLeft w:val="547"/>
          <w:marRight w:val="0"/>
          <w:marTop w:val="144"/>
          <w:marBottom w:val="0"/>
          <w:divBdr>
            <w:top w:val="none" w:sz="0" w:space="0" w:color="auto"/>
            <w:left w:val="none" w:sz="0" w:space="0" w:color="auto"/>
            <w:bottom w:val="none" w:sz="0" w:space="0" w:color="auto"/>
            <w:right w:val="none" w:sz="0" w:space="0" w:color="auto"/>
          </w:divBdr>
        </w:div>
        <w:div w:id="2131122461">
          <w:marLeft w:val="547"/>
          <w:marRight w:val="0"/>
          <w:marTop w:val="144"/>
          <w:marBottom w:val="0"/>
          <w:divBdr>
            <w:top w:val="none" w:sz="0" w:space="0" w:color="auto"/>
            <w:left w:val="none" w:sz="0" w:space="0" w:color="auto"/>
            <w:bottom w:val="none" w:sz="0" w:space="0" w:color="auto"/>
            <w:right w:val="none" w:sz="0" w:space="0" w:color="auto"/>
          </w:divBdr>
        </w:div>
      </w:divsChild>
    </w:div>
    <w:div w:id="604970378">
      <w:bodyDiv w:val="1"/>
      <w:marLeft w:val="0"/>
      <w:marRight w:val="0"/>
      <w:marTop w:val="0"/>
      <w:marBottom w:val="0"/>
      <w:divBdr>
        <w:top w:val="none" w:sz="0" w:space="0" w:color="auto"/>
        <w:left w:val="none" w:sz="0" w:space="0" w:color="auto"/>
        <w:bottom w:val="none" w:sz="0" w:space="0" w:color="auto"/>
        <w:right w:val="none" w:sz="0" w:space="0" w:color="auto"/>
      </w:divBdr>
    </w:div>
    <w:div w:id="605498987">
      <w:bodyDiv w:val="1"/>
      <w:marLeft w:val="0"/>
      <w:marRight w:val="0"/>
      <w:marTop w:val="0"/>
      <w:marBottom w:val="0"/>
      <w:divBdr>
        <w:top w:val="none" w:sz="0" w:space="0" w:color="auto"/>
        <w:left w:val="none" w:sz="0" w:space="0" w:color="auto"/>
        <w:bottom w:val="none" w:sz="0" w:space="0" w:color="auto"/>
        <w:right w:val="none" w:sz="0" w:space="0" w:color="auto"/>
      </w:divBdr>
      <w:divsChild>
        <w:div w:id="117646984">
          <w:marLeft w:val="1166"/>
          <w:marRight w:val="0"/>
          <w:marTop w:val="86"/>
          <w:marBottom w:val="0"/>
          <w:divBdr>
            <w:top w:val="none" w:sz="0" w:space="0" w:color="auto"/>
            <w:left w:val="none" w:sz="0" w:space="0" w:color="auto"/>
            <w:bottom w:val="none" w:sz="0" w:space="0" w:color="auto"/>
            <w:right w:val="none" w:sz="0" w:space="0" w:color="auto"/>
          </w:divBdr>
        </w:div>
        <w:div w:id="387530586">
          <w:marLeft w:val="547"/>
          <w:marRight w:val="0"/>
          <w:marTop w:val="115"/>
          <w:marBottom w:val="0"/>
          <w:divBdr>
            <w:top w:val="none" w:sz="0" w:space="0" w:color="auto"/>
            <w:left w:val="none" w:sz="0" w:space="0" w:color="auto"/>
            <w:bottom w:val="none" w:sz="0" w:space="0" w:color="auto"/>
            <w:right w:val="none" w:sz="0" w:space="0" w:color="auto"/>
          </w:divBdr>
        </w:div>
        <w:div w:id="823398625">
          <w:marLeft w:val="1166"/>
          <w:marRight w:val="0"/>
          <w:marTop w:val="86"/>
          <w:marBottom w:val="0"/>
          <w:divBdr>
            <w:top w:val="none" w:sz="0" w:space="0" w:color="auto"/>
            <w:left w:val="none" w:sz="0" w:space="0" w:color="auto"/>
            <w:bottom w:val="none" w:sz="0" w:space="0" w:color="auto"/>
            <w:right w:val="none" w:sz="0" w:space="0" w:color="auto"/>
          </w:divBdr>
        </w:div>
      </w:divsChild>
    </w:div>
    <w:div w:id="605623660">
      <w:bodyDiv w:val="1"/>
      <w:marLeft w:val="0"/>
      <w:marRight w:val="0"/>
      <w:marTop w:val="0"/>
      <w:marBottom w:val="0"/>
      <w:divBdr>
        <w:top w:val="none" w:sz="0" w:space="0" w:color="auto"/>
        <w:left w:val="none" w:sz="0" w:space="0" w:color="auto"/>
        <w:bottom w:val="none" w:sz="0" w:space="0" w:color="auto"/>
        <w:right w:val="none" w:sz="0" w:space="0" w:color="auto"/>
      </w:divBdr>
    </w:div>
    <w:div w:id="606236523">
      <w:bodyDiv w:val="1"/>
      <w:marLeft w:val="0"/>
      <w:marRight w:val="0"/>
      <w:marTop w:val="0"/>
      <w:marBottom w:val="0"/>
      <w:divBdr>
        <w:top w:val="none" w:sz="0" w:space="0" w:color="auto"/>
        <w:left w:val="none" w:sz="0" w:space="0" w:color="auto"/>
        <w:bottom w:val="none" w:sz="0" w:space="0" w:color="auto"/>
        <w:right w:val="none" w:sz="0" w:space="0" w:color="auto"/>
      </w:divBdr>
    </w:div>
    <w:div w:id="607543582">
      <w:bodyDiv w:val="1"/>
      <w:marLeft w:val="0"/>
      <w:marRight w:val="0"/>
      <w:marTop w:val="0"/>
      <w:marBottom w:val="0"/>
      <w:divBdr>
        <w:top w:val="none" w:sz="0" w:space="0" w:color="auto"/>
        <w:left w:val="none" w:sz="0" w:space="0" w:color="auto"/>
        <w:bottom w:val="none" w:sz="0" w:space="0" w:color="auto"/>
        <w:right w:val="none" w:sz="0" w:space="0" w:color="auto"/>
      </w:divBdr>
      <w:divsChild>
        <w:div w:id="1209341601">
          <w:marLeft w:val="0"/>
          <w:marRight w:val="0"/>
          <w:marTop w:val="0"/>
          <w:marBottom w:val="0"/>
          <w:divBdr>
            <w:top w:val="none" w:sz="0" w:space="0" w:color="auto"/>
            <w:left w:val="none" w:sz="0" w:space="0" w:color="auto"/>
            <w:bottom w:val="none" w:sz="0" w:space="0" w:color="auto"/>
            <w:right w:val="none" w:sz="0" w:space="0" w:color="auto"/>
          </w:divBdr>
          <w:divsChild>
            <w:div w:id="600259001">
              <w:marLeft w:val="0"/>
              <w:marRight w:val="0"/>
              <w:marTop w:val="0"/>
              <w:marBottom w:val="0"/>
              <w:divBdr>
                <w:top w:val="none" w:sz="0" w:space="0" w:color="auto"/>
                <w:left w:val="none" w:sz="0" w:space="0" w:color="auto"/>
                <w:bottom w:val="none" w:sz="0" w:space="0" w:color="auto"/>
                <w:right w:val="none" w:sz="0" w:space="0" w:color="auto"/>
              </w:divBdr>
            </w:div>
            <w:div w:id="1457024790">
              <w:marLeft w:val="0"/>
              <w:marRight w:val="0"/>
              <w:marTop w:val="0"/>
              <w:marBottom w:val="0"/>
              <w:divBdr>
                <w:top w:val="none" w:sz="0" w:space="0" w:color="auto"/>
                <w:left w:val="none" w:sz="0" w:space="0" w:color="auto"/>
                <w:bottom w:val="none" w:sz="0" w:space="0" w:color="auto"/>
                <w:right w:val="none" w:sz="0" w:space="0" w:color="auto"/>
              </w:divBdr>
            </w:div>
            <w:div w:id="209192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50260">
      <w:bodyDiv w:val="1"/>
      <w:marLeft w:val="0"/>
      <w:marRight w:val="0"/>
      <w:marTop w:val="0"/>
      <w:marBottom w:val="0"/>
      <w:divBdr>
        <w:top w:val="none" w:sz="0" w:space="0" w:color="auto"/>
        <w:left w:val="none" w:sz="0" w:space="0" w:color="auto"/>
        <w:bottom w:val="none" w:sz="0" w:space="0" w:color="auto"/>
        <w:right w:val="none" w:sz="0" w:space="0" w:color="auto"/>
      </w:divBdr>
      <w:divsChild>
        <w:div w:id="40860241">
          <w:marLeft w:val="1800"/>
          <w:marRight w:val="0"/>
          <w:marTop w:val="77"/>
          <w:marBottom w:val="0"/>
          <w:divBdr>
            <w:top w:val="none" w:sz="0" w:space="0" w:color="auto"/>
            <w:left w:val="none" w:sz="0" w:space="0" w:color="auto"/>
            <w:bottom w:val="none" w:sz="0" w:space="0" w:color="auto"/>
            <w:right w:val="none" w:sz="0" w:space="0" w:color="auto"/>
          </w:divBdr>
        </w:div>
        <w:div w:id="152990124">
          <w:marLeft w:val="1800"/>
          <w:marRight w:val="0"/>
          <w:marTop w:val="77"/>
          <w:marBottom w:val="0"/>
          <w:divBdr>
            <w:top w:val="none" w:sz="0" w:space="0" w:color="auto"/>
            <w:left w:val="none" w:sz="0" w:space="0" w:color="auto"/>
            <w:bottom w:val="none" w:sz="0" w:space="0" w:color="auto"/>
            <w:right w:val="none" w:sz="0" w:space="0" w:color="auto"/>
          </w:divBdr>
        </w:div>
        <w:div w:id="1199780414">
          <w:marLeft w:val="1166"/>
          <w:marRight w:val="0"/>
          <w:marTop w:val="96"/>
          <w:marBottom w:val="0"/>
          <w:divBdr>
            <w:top w:val="none" w:sz="0" w:space="0" w:color="auto"/>
            <w:left w:val="none" w:sz="0" w:space="0" w:color="auto"/>
            <w:bottom w:val="none" w:sz="0" w:space="0" w:color="auto"/>
            <w:right w:val="none" w:sz="0" w:space="0" w:color="auto"/>
          </w:divBdr>
        </w:div>
        <w:div w:id="1313754314">
          <w:marLeft w:val="1800"/>
          <w:marRight w:val="0"/>
          <w:marTop w:val="77"/>
          <w:marBottom w:val="0"/>
          <w:divBdr>
            <w:top w:val="none" w:sz="0" w:space="0" w:color="auto"/>
            <w:left w:val="none" w:sz="0" w:space="0" w:color="auto"/>
            <w:bottom w:val="none" w:sz="0" w:space="0" w:color="auto"/>
            <w:right w:val="none" w:sz="0" w:space="0" w:color="auto"/>
          </w:divBdr>
        </w:div>
      </w:divsChild>
    </w:div>
    <w:div w:id="609363838">
      <w:bodyDiv w:val="1"/>
      <w:marLeft w:val="0"/>
      <w:marRight w:val="0"/>
      <w:marTop w:val="0"/>
      <w:marBottom w:val="0"/>
      <w:divBdr>
        <w:top w:val="none" w:sz="0" w:space="0" w:color="auto"/>
        <w:left w:val="none" w:sz="0" w:space="0" w:color="auto"/>
        <w:bottom w:val="none" w:sz="0" w:space="0" w:color="auto"/>
        <w:right w:val="none" w:sz="0" w:space="0" w:color="auto"/>
      </w:divBdr>
    </w:div>
    <w:div w:id="610166186">
      <w:bodyDiv w:val="1"/>
      <w:marLeft w:val="0"/>
      <w:marRight w:val="0"/>
      <w:marTop w:val="0"/>
      <w:marBottom w:val="0"/>
      <w:divBdr>
        <w:top w:val="none" w:sz="0" w:space="0" w:color="auto"/>
        <w:left w:val="none" w:sz="0" w:space="0" w:color="auto"/>
        <w:bottom w:val="none" w:sz="0" w:space="0" w:color="auto"/>
        <w:right w:val="none" w:sz="0" w:space="0" w:color="auto"/>
      </w:divBdr>
      <w:divsChild>
        <w:div w:id="83692010">
          <w:marLeft w:val="1166"/>
          <w:marRight w:val="0"/>
          <w:marTop w:val="96"/>
          <w:marBottom w:val="0"/>
          <w:divBdr>
            <w:top w:val="none" w:sz="0" w:space="0" w:color="auto"/>
            <w:left w:val="none" w:sz="0" w:space="0" w:color="auto"/>
            <w:bottom w:val="none" w:sz="0" w:space="0" w:color="auto"/>
            <w:right w:val="none" w:sz="0" w:space="0" w:color="auto"/>
          </w:divBdr>
        </w:div>
        <w:div w:id="162598032">
          <w:marLeft w:val="1166"/>
          <w:marRight w:val="0"/>
          <w:marTop w:val="96"/>
          <w:marBottom w:val="0"/>
          <w:divBdr>
            <w:top w:val="none" w:sz="0" w:space="0" w:color="auto"/>
            <w:left w:val="none" w:sz="0" w:space="0" w:color="auto"/>
            <w:bottom w:val="none" w:sz="0" w:space="0" w:color="auto"/>
            <w:right w:val="none" w:sz="0" w:space="0" w:color="auto"/>
          </w:divBdr>
        </w:div>
        <w:div w:id="190263412">
          <w:marLeft w:val="1800"/>
          <w:marRight w:val="0"/>
          <w:marTop w:val="77"/>
          <w:marBottom w:val="0"/>
          <w:divBdr>
            <w:top w:val="none" w:sz="0" w:space="0" w:color="auto"/>
            <w:left w:val="none" w:sz="0" w:space="0" w:color="auto"/>
            <w:bottom w:val="none" w:sz="0" w:space="0" w:color="auto"/>
            <w:right w:val="none" w:sz="0" w:space="0" w:color="auto"/>
          </w:divBdr>
        </w:div>
        <w:div w:id="542062774">
          <w:marLeft w:val="1166"/>
          <w:marRight w:val="0"/>
          <w:marTop w:val="96"/>
          <w:marBottom w:val="0"/>
          <w:divBdr>
            <w:top w:val="none" w:sz="0" w:space="0" w:color="auto"/>
            <w:left w:val="none" w:sz="0" w:space="0" w:color="auto"/>
            <w:bottom w:val="none" w:sz="0" w:space="0" w:color="auto"/>
            <w:right w:val="none" w:sz="0" w:space="0" w:color="auto"/>
          </w:divBdr>
        </w:div>
        <w:div w:id="670181912">
          <w:marLeft w:val="1166"/>
          <w:marRight w:val="0"/>
          <w:marTop w:val="96"/>
          <w:marBottom w:val="0"/>
          <w:divBdr>
            <w:top w:val="none" w:sz="0" w:space="0" w:color="auto"/>
            <w:left w:val="none" w:sz="0" w:space="0" w:color="auto"/>
            <w:bottom w:val="none" w:sz="0" w:space="0" w:color="auto"/>
            <w:right w:val="none" w:sz="0" w:space="0" w:color="auto"/>
          </w:divBdr>
        </w:div>
        <w:div w:id="919798355">
          <w:marLeft w:val="547"/>
          <w:marRight w:val="0"/>
          <w:marTop w:val="115"/>
          <w:marBottom w:val="0"/>
          <w:divBdr>
            <w:top w:val="none" w:sz="0" w:space="0" w:color="auto"/>
            <w:left w:val="none" w:sz="0" w:space="0" w:color="auto"/>
            <w:bottom w:val="none" w:sz="0" w:space="0" w:color="auto"/>
            <w:right w:val="none" w:sz="0" w:space="0" w:color="auto"/>
          </w:divBdr>
        </w:div>
      </w:divsChild>
    </w:div>
    <w:div w:id="611087881">
      <w:bodyDiv w:val="1"/>
      <w:marLeft w:val="0"/>
      <w:marRight w:val="0"/>
      <w:marTop w:val="0"/>
      <w:marBottom w:val="0"/>
      <w:divBdr>
        <w:top w:val="none" w:sz="0" w:space="0" w:color="auto"/>
        <w:left w:val="none" w:sz="0" w:space="0" w:color="auto"/>
        <w:bottom w:val="none" w:sz="0" w:space="0" w:color="auto"/>
        <w:right w:val="none" w:sz="0" w:space="0" w:color="auto"/>
      </w:divBdr>
    </w:div>
    <w:div w:id="611745289">
      <w:bodyDiv w:val="1"/>
      <w:marLeft w:val="0"/>
      <w:marRight w:val="0"/>
      <w:marTop w:val="0"/>
      <w:marBottom w:val="0"/>
      <w:divBdr>
        <w:top w:val="none" w:sz="0" w:space="0" w:color="auto"/>
        <w:left w:val="none" w:sz="0" w:space="0" w:color="auto"/>
        <w:bottom w:val="none" w:sz="0" w:space="0" w:color="auto"/>
        <w:right w:val="none" w:sz="0" w:space="0" w:color="auto"/>
      </w:divBdr>
      <w:divsChild>
        <w:div w:id="273942592">
          <w:marLeft w:val="547"/>
          <w:marRight w:val="0"/>
          <w:marTop w:val="120"/>
          <w:marBottom w:val="0"/>
          <w:divBdr>
            <w:top w:val="none" w:sz="0" w:space="0" w:color="auto"/>
            <w:left w:val="none" w:sz="0" w:space="0" w:color="auto"/>
            <w:bottom w:val="none" w:sz="0" w:space="0" w:color="auto"/>
            <w:right w:val="none" w:sz="0" w:space="0" w:color="auto"/>
          </w:divBdr>
        </w:div>
        <w:div w:id="402266218">
          <w:marLeft w:val="1166"/>
          <w:marRight w:val="0"/>
          <w:marTop w:val="106"/>
          <w:marBottom w:val="0"/>
          <w:divBdr>
            <w:top w:val="none" w:sz="0" w:space="0" w:color="auto"/>
            <w:left w:val="none" w:sz="0" w:space="0" w:color="auto"/>
            <w:bottom w:val="none" w:sz="0" w:space="0" w:color="auto"/>
            <w:right w:val="none" w:sz="0" w:space="0" w:color="auto"/>
          </w:divBdr>
        </w:div>
        <w:div w:id="668991600">
          <w:marLeft w:val="547"/>
          <w:marRight w:val="0"/>
          <w:marTop w:val="120"/>
          <w:marBottom w:val="0"/>
          <w:divBdr>
            <w:top w:val="none" w:sz="0" w:space="0" w:color="auto"/>
            <w:left w:val="none" w:sz="0" w:space="0" w:color="auto"/>
            <w:bottom w:val="none" w:sz="0" w:space="0" w:color="auto"/>
            <w:right w:val="none" w:sz="0" w:space="0" w:color="auto"/>
          </w:divBdr>
        </w:div>
        <w:div w:id="825819806">
          <w:marLeft w:val="1166"/>
          <w:marRight w:val="0"/>
          <w:marTop w:val="106"/>
          <w:marBottom w:val="0"/>
          <w:divBdr>
            <w:top w:val="none" w:sz="0" w:space="0" w:color="auto"/>
            <w:left w:val="none" w:sz="0" w:space="0" w:color="auto"/>
            <w:bottom w:val="none" w:sz="0" w:space="0" w:color="auto"/>
            <w:right w:val="none" w:sz="0" w:space="0" w:color="auto"/>
          </w:divBdr>
        </w:div>
        <w:div w:id="1053237091">
          <w:marLeft w:val="1166"/>
          <w:marRight w:val="0"/>
          <w:marTop w:val="106"/>
          <w:marBottom w:val="0"/>
          <w:divBdr>
            <w:top w:val="none" w:sz="0" w:space="0" w:color="auto"/>
            <w:left w:val="none" w:sz="0" w:space="0" w:color="auto"/>
            <w:bottom w:val="none" w:sz="0" w:space="0" w:color="auto"/>
            <w:right w:val="none" w:sz="0" w:space="0" w:color="auto"/>
          </w:divBdr>
        </w:div>
        <w:div w:id="2015105523">
          <w:marLeft w:val="1166"/>
          <w:marRight w:val="0"/>
          <w:marTop w:val="106"/>
          <w:marBottom w:val="0"/>
          <w:divBdr>
            <w:top w:val="none" w:sz="0" w:space="0" w:color="auto"/>
            <w:left w:val="none" w:sz="0" w:space="0" w:color="auto"/>
            <w:bottom w:val="none" w:sz="0" w:space="0" w:color="auto"/>
            <w:right w:val="none" w:sz="0" w:space="0" w:color="auto"/>
          </w:divBdr>
        </w:div>
      </w:divsChild>
    </w:div>
    <w:div w:id="613291086">
      <w:bodyDiv w:val="1"/>
      <w:marLeft w:val="0"/>
      <w:marRight w:val="0"/>
      <w:marTop w:val="0"/>
      <w:marBottom w:val="0"/>
      <w:divBdr>
        <w:top w:val="none" w:sz="0" w:space="0" w:color="auto"/>
        <w:left w:val="none" w:sz="0" w:space="0" w:color="auto"/>
        <w:bottom w:val="none" w:sz="0" w:space="0" w:color="auto"/>
        <w:right w:val="none" w:sz="0" w:space="0" w:color="auto"/>
      </w:divBdr>
    </w:div>
    <w:div w:id="613367805">
      <w:bodyDiv w:val="1"/>
      <w:marLeft w:val="0"/>
      <w:marRight w:val="0"/>
      <w:marTop w:val="0"/>
      <w:marBottom w:val="0"/>
      <w:divBdr>
        <w:top w:val="none" w:sz="0" w:space="0" w:color="auto"/>
        <w:left w:val="none" w:sz="0" w:space="0" w:color="auto"/>
        <w:bottom w:val="none" w:sz="0" w:space="0" w:color="auto"/>
        <w:right w:val="none" w:sz="0" w:space="0" w:color="auto"/>
      </w:divBdr>
      <w:divsChild>
        <w:div w:id="412900876">
          <w:marLeft w:val="0"/>
          <w:marRight w:val="0"/>
          <w:marTop w:val="0"/>
          <w:marBottom w:val="0"/>
          <w:divBdr>
            <w:top w:val="none" w:sz="0" w:space="0" w:color="auto"/>
            <w:left w:val="none" w:sz="0" w:space="0" w:color="auto"/>
            <w:bottom w:val="none" w:sz="0" w:space="0" w:color="auto"/>
            <w:right w:val="none" w:sz="0" w:space="0" w:color="auto"/>
          </w:divBdr>
          <w:divsChild>
            <w:div w:id="3478538">
              <w:marLeft w:val="0"/>
              <w:marRight w:val="0"/>
              <w:marTop w:val="0"/>
              <w:marBottom w:val="0"/>
              <w:divBdr>
                <w:top w:val="none" w:sz="0" w:space="0" w:color="auto"/>
                <w:left w:val="none" w:sz="0" w:space="0" w:color="auto"/>
                <w:bottom w:val="none" w:sz="0" w:space="0" w:color="auto"/>
                <w:right w:val="none" w:sz="0" w:space="0" w:color="auto"/>
              </w:divBdr>
            </w:div>
            <w:div w:id="1173103103">
              <w:marLeft w:val="0"/>
              <w:marRight w:val="0"/>
              <w:marTop w:val="0"/>
              <w:marBottom w:val="0"/>
              <w:divBdr>
                <w:top w:val="none" w:sz="0" w:space="0" w:color="auto"/>
                <w:left w:val="none" w:sz="0" w:space="0" w:color="auto"/>
                <w:bottom w:val="none" w:sz="0" w:space="0" w:color="auto"/>
                <w:right w:val="none" w:sz="0" w:space="0" w:color="auto"/>
              </w:divBdr>
            </w:div>
            <w:div w:id="1425685732">
              <w:marLeft w:val="0"/>
              <w:marRight w:val="0"/>
              <w:marTop w:val="0"/>
              <w:marBottom w:val="0"/>
              <w:divBdr>
                <w:top w:val="none" w:sz="0" w:space="0" w:color="auto"/>
                <w:left w:val="none" w:sz="0" w:space="0" w:color="auto"/>
                <w:bottom w:val="none" w:sz="0" w:space="0" w:color="auto"/>
                <w:right w:val="none" w:sz="0" w:space="0" w:color="auto"/>
              </w:divBdr>
            </w:div>
            <w:div w:id="160229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18986">
      <w:bodyDiv w:val="1"/>
      <w:marLeft w:val="0"/>
      <w:marRight w:val="0"/>
      <w:marTop w:val="0"/>
      <w:marBottom w:val="0"/>
      <w:divBdr>
        <w:top w:val="none" w:sz="0" w:space="0" w:color="auto"/>
        <w:left w:val="none" w:sz="0" w:space="0" w:color="auto"/>
        <w:bottom w:val="none" w:sz="0" w:space="0" w:color="auto"/>
        <w:right w:val="none" w:sz="0" w:space="0" w:color="auto"/>
      </w:divBdr>
      <w:divsChild>
        <w:div w:id="1172254754">
          <w:marLeft w:val="0"/>
          <w:marRight w:val="0"/>
          <w:marTop w:val="0"/>
          <w:marBottom w:val="0"/>
          <w:divBdr>
            <w:top w:val="none" w:sz="0" w:space="0" w:color="auto"/>
            <w:left w:val="none" w:sz="0" w:space="0" w:color="auto"/>
            <w:bottom w:val="none" w:sz="0" w:space="0" w:color="auto"/>
            <w:right w:val="none" w:sz="0" w:space="0" w:color="auto"/>
          </w:divBdr>
          <w:divsChild>
            <w:div w:id="38749367">
              <w:marLeft w:val="0"/>
              <w:marRight w:val="0"/>
              <w:marTop w:val="0"/>
              <w:marBottom w:val="0"/>
              <w:divBdr>
                <w:top w:val="none" w:sz="0" w:space="0" w:color="auto"/>
                <w:left w:val="none" w:sz="0" w:space="0" w:color="auto"/>
                <w:bottom w:val="none" w:sz="0" w:space="0" w:color="auto"/>
                <w:right w:val="none" w:sz="0" w:space="0" w:color="auto"/>
              </w:divBdr>
            </w:div>
            <w:div w:id="88187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06594">
      <w:bodyDiv w:val="1"/>
      <w:marLeft w:val="0"/>
      <w:marRight w:val="0"/>
      <w:marTop w:val="0"/>
      <w:marBottom w:val="0"/>
      <w:divBdr>
        <w:top w:val="none" w:sz="0" w:space="0" w:color="auto"/>
        <w:left w:val="none" w:sz="0" w:space="0" w:color="auto"/>
        <w:bottom w:val="none" w:sz="0" w:space="0" w:color="auto"/>
        <w:right w:val="none" w:sz="0" w:space="0" w:color="auto"/>
      </w:divBdr>
    </w:div>
    <w:div w:id="615864989">
      <w:bodyDiv w:val="1"/>
      <w:marLeft w:val="0"/>
      <w:marRight w:val="0"/>
      <w:marTop w:val="0"/>
      <w:marBottom w:val="0"/>
      <w:divBdr>
        <w:top w:val="none" w:sz="0" w:space="0" w:color="auto"/>
        <w:left w:val="none" w:sz="0" w:space="0" w:color="auto"/>
        <w:bottom w:val="none" w:sz="0" w:space="0" w:color="auto"/>
        <w:right w:val="none" w:sz="0" w:space="0" w:color="auto"/>
      </w:divBdr>
    </w:div>
    <w:div w:id="616831332">
      <w:bodyDiv w:val="1"/>
      <w:marLeft w:val="0"/>
      <w:marRight w:val="0"/>
      <w:marTop w:val="0"/>
      <w:marBottom w:val="0"/>
      <w:divBdr>
        <w:top w:val="none" w:sz="0" w:space="0" w:color="auto"/>
        <w:left w:val="none" w:sz="0" w:space="0" w:color="auto"/>
        <w:bottom w:val="none" w:sz="0" w:space="0" w:color="auto"/>
        <w:right w:val="none" w:sz="0" w:space="0" w:color="auto"/>
      </w:divBdr>
    </w:div>
    <w:div w:id="617177292">
      <w:bodyDiv w:val="1"/>
      <w:marLeft w:val="0"/>
      <w:marRight w:val="0"/>
      <w:marTop w:val="0"/>
      <w:marBottom w:val="0"/>
      <w:divBdr>
        <w:top w:val="none" w:sz="0" w:space="0" w:color="auto"/>
        <w:left w:val="none" w:sz="0" w:space="0" w:color="auto"/>
        <w:bottom w:val="none" w:sz="0" w:space="0" w:color="auto"/>
        <w:right w:val="none" w:sz="0" w:space="0" w:color="auto"/>
      </w:divBdr>
    </w:div>
    <w:div w:id="617179089">
      <w:bodyDiv w:val="1"/>
      <w:marLeft w:val="0"/>
      <w:marRight w:val="0"/>
      <w:marTop w:val="0"/>
      <w:marBottom w:val="0"/>
      <w:divBdr>
        <w:top w:val="none" w:sz="0" w:space="0" w:color="auto"/>
        <w:left w:val="none" w:sz="0" w:space="0" w:color="auto"/>
        <w:bottom w:val="none" w:sz="0" w:space="0" w:color="auto"/>
        <w:right w:val="none" w:sz="0" w:space="0" w:color="auto"/>
      </w:divBdr>
    </w:div>
    <w:div w:id="617445351">
      <w:bodyDiv w:val="1"/>
      <w:marLeft w:val="0"/>
      <w:marRight w:val="0"/>
      <w:marTop w:val="0"/>
      <w:marBottom w:val="0"/>
      <w:divBdr>
        <w:top w:val="none" w:sz="0" w:space="0" w:color="auto"/>
        <w:left w:val="none" w:sz="0" w:space="0" w:color="auto"/>
        <w:bottom w:val="none" w:sz="0" w:space="0" w:color="auto"/>
        <w:right w:val="none" w:sz="0" w:space="0" w:color="auto"/>
      </w:divBdr>
    </w:div>
    <w:div w:id="618688369">
      <w:bodyDiv w:val="1"/>
      <w:marLeft w:val="0"/>
      <w:marRight w:val="0"/>
      <w:marTop w:val="0"/>
      <w:marBottom w:val="0"/>
      <w:divBdr>
        <w:top w:val="none" w:sz="0" w:space="0" w:color="auto"/>
        <w:left w:val="none" w:sz="0" w:space="0" w:color="auto"/>
        <w:bottom w:val="none" w:sz="0" w:space="0" w:color="auto"/>
        <w:right w:val="none" w:sz="0" w:space="0" w:color="auto"/>
      </w:divBdr>
    </w:div>
    <w:div w:id="618993425">
      <w:bodyDiv w:val="1"/>
      <w:marLeft w:val="0"/>
      <w:marRight w:val="0"/>
      <w:marTop w:val="0"/>
      <w:marBottom w:val="0"/>
      <w:divBdr>
        <w:top w:val="none" w:sz="0" w:space="0" w:color="auto"/>
        <w:left w:val="none" w:sz="0" w:space="0" w:color="auto"/>
        <w:bottom w:val="none" w:sz="0" w:space="0" w:color="auto"/>
        <w:right w:val="none" w:sz="0" w:space="0" w:color="auto"/>
      </w:divBdr>
      <w:divsChild>
        <w:div w:id="1878083880">
          <w:marLeft w:val="547"/>
          <w:marRight w:val="0"/>
          <w:marTop w:val="134"/>
          <w:marBottom w:val="0"/>
          <w:divBdr>
            <w:top w:val="none" w:sz="0" w:space="0" w:color="auto"/>
            <w:left w:val="none" w:sz="0" w:space="0" w:color="auto"/>
            <w:bottom w:val="none" w:sz="0" w:space="0" w:color="auto"/>
            <w:right w:val="none" w:sz="0" w:space="0" w:color="auto"/>
          </w:divBdr>
        </w:div>
      </w:divsChild>
    </w:div>
    <w:div w:id="621963566">
      <w:bodyDiv w:val="1"/>
      <w:marLeft w:val="0"/>
      <w:marRight w:val="0"/>
      <w:marTop w:val="0"/>
      <w:marBottom w:val="0"/>
      <w:divBdr>
        <w:top w:val="none" w:sz="0" w:space="0" w:color="auto"/>
        <w:left w:val="none" w:sz="0" w:space="0" w:color="auto"/>
        <w:bottom w:val="none" w:sz="0" w:space="0" w:color="auto"/>
        <w:right w:val="none" w:sz="0" w:space="0" w:color="auto"/>
      </w:divBdr>
    </w:div>
    <w:div w:id="622922309">
      <w:bodyDiv w:val="1"/>
      <w:marLeft w:val="0"/>
      <w:marRight w:val="0"/>
      <w:marTop w:val="0"/>
      <w:marBottom w:val="0"/>
      <w:divBdr>
        <w:top w:val="none" w:sz="0" w:space="0" w:color="auto"/>
        <w:left w:val="none" w:sz="0" w:space="0" w:color="auto"/>
        <w:bottom w:val="none" w:sz="0" w:space="0" w:color="auto"/>
        <w:right w:val="none" w:sz="0" w:space="0" w:color="auto"/>
      </w:divBdr>
      <w:divsChild>
        <w:div w:id="1144660512">
          <w:marLeft w:val="1080"/>
          <w:marRight w:val="0"/>
          <w:marTop w:val="100"/>
          <w:marBottom w:val="0"/>
          <w:divBdr>
            <w:top w:val="none" w:sz="0" w:space="0" w:color="auto"/>
            <w:left w:val="none" w:sz="0" w:space="0" w:color="auto"/>
            <w:bottom w:val="none" w:sz="0" w:space="0" w:color="auto"/>
            <w:right w:val="none" w:sz="0" w:space="0" w:color="auto"/>
          </w:divBdr>
        </w:div>
        <w:div w:id="1162504657">
          <w:marLeft w:val="360"/>
          <w:marRight w:val="0"/>
          <w:marTop w:val="200"/>
          <w:marBottom w:val="0"/>
          <w:divBdr>
            <w:top w:val="none" w:sz="0" w:space="0" w:color="auto"/>
            <w:left w:val="none" w:sz="0" w:space="0" w:color="auto"/>
            <w:bottom w:val="none" w:sz="0" w:space="0" w:color="auto"/>
            <w:right w:val="none" w:sz="0" w:space="0" w:color="auto"/>
          </w:divBdr>
        </w:div>
        <w:div w:id="1638074581">
          <w:marLeft w:val="360"/>
          <w:marRight w:val="0"/>
          <w:marTop w:val="200"/>
          <w:marBottom w:val="0"/>
          <w:divBdr>
            <w:top w:val="none" w:sz="0" w:space="0" w:color="auto"/>
            <w:left w:val="none" w:sz="0" w:space="0" w:color="auto"/>
            <w:bottom w:val="none" w:sz="0" w:space="0" w:color="auto"/>
            <w:right w:val="none" w:sz="0" w:space="0" w:color="auto"/>
          </w:divBdr>
        </w:div>
      </w:divsChild>
    </w:div>
    <w:div w:id="623194441">
      <w:bodyDiv w:val="1"/>
      <w:marLeft w:val="0"/>
      <w:marRight w:val="0"/>
      <w:marTop w:val="0"/>
      <w:marBottom w:val="0"/>
      <w:divBdr>
        <w:top w:val="none" w:sz="0" w:space="0" w:color="auto"/>
        <w:left w:val="none" w:sz="0" w:space="0" w:color="auto"/>
        <w:bottom w:val="none" w:sz="0" w:space="0" w:color="auto"/>
        <w:right w:val="none" w:sz="0" w:space="0" w:color="auto"/>
      </w:divBdr>
    </w:div>
    <w:div w:id="623275231">
      <w:bodyDiv w:val="1"/>
      <w:marLeft w:val="0"/>
      <w:marRight w:val="0"/>
      <w:marTop w:val="0"/>
      <w:marBottom w:val="0"/>
      <w:divBdr>
        <w:top w:val="none" w:sz="0" w:space="0" w:color="auto"/>
        <w:left w:val="none" w:sz="0" w:space="0" w:color="auto"/>
        <w:bottom w:val="none" w:sz="0" w:space="0" w:color="auto"/>
        <w:right w:val="none" w:sz="0" w:space="0" w:color="auto"/>
      </w:divBdr>
    </w:div>
    <w:div w:id="623654083">
      <w:bodyDiv w:val="1"/>
      <w:marLeft w:val="0"/>
      <w:marRight w:val="0"/>
      <w:marTop w:val="0"/>
      <w:marBottom w:val="0"/>
      <w:divBdr>
        <w:top w:val="none" w:sz="0" w:space="0" w:color="auto"/>
        <w:left w:val="none" w:sz="0" w:space="0" w:color="auto"/>
        <w:bottom w:val="none" w:sz="0" w:space="0" w:color="auto"/>
        <w:right w:val="none" w:sz="0" w:space="0" w:color="auto"/>
      </w:divBdr>
    </w:div>
    <w:div w:id="623968925">
      <w:bodyDiv w:val="1"/>
      <w:marLeft w:val="0"/>
      <w:marRight w:val="0"/>
      <w:marTop w:val="0"/>
      <w:marBottom w:val="0"/>
      <w:divBdr>
        <w:top w:val="none" w:sz="0" w:space="0" w:color="auto"/>
        <w:left w:val="none" w:sz="0" w:space="0" w:color="auto"/>
        <w:bottom w:val="none" w:sz="0" w:space="0" w:color="auto"/>
        <w:right w:val="none" w:sz="0" w:space="0" w:color="auto"/>
      </w:divBdr>
      <w:divsChild>
        <w:div w:id="70280488">
          <w:marLeft w:val="1166"/>
          <w:marRight w:val="0"/>
          <w:marTop w:val="115"/>
          <w:marBottom w:val="0"/>
          <w:divBdr>
            <w:top w:val="none" w:sz="0" w:space="0" w:color="auto"/>
            <w:left w:val="none" w:sz="0" w:space="0" w:color="auto"/>
            <w:bottom w:val="none" w:sz="0" w:space="0" w:color="auto"/>
            <w:right w:val="none" w:sz="0" w:space="0" w:color="auto"/>
          </w:divBdr>
        </w:div>
        <w:div w:id="227570114">
          <w:marLeft w:val="547"/>
          <w:marRight w:val="0"/>
          <w:marTop w:val="115"/>
          <w:marBottom w:val="0"/>
          <w:divBdr>
            <w:top w:val="none" w:sz="0" w:space="0" w:color="auto"/>
            <w:left w:val="none" w:sz="0" w:space="0" w:color="auto"/>
            <w:bottom w:val="none" w:sz="0" w:space="0" w:color="auto"/>
            <w:right w:val="none" w:sz="0" w:space="0" w:color="auto"/>
          </w:divBdr>
        </w:div>
        <w:div w:id="476651578">
          <w:marLeft w:val="1800"/>
          <w:marRight w:val="0"/>
          <w:marTop w:val="67"/>
          <w:marBottom w:val="0"/>
          <w:divBdr>
            <w:top w:val="none" w:sz="0" w:space="0" w:color="auto"/>
            <w:left w:val="none" w:sz="0" w:space="0" w:color="auto"/>
            <w:bottom w:val="none" w:sz="0" w:space="0" w:color="auto"/>
            <w:right w:val="none" w:sz="0" w:space="0" w:color="auto"/>
          </w:divBdr>
        </w:div>
        <w:div w:id="559832638">
          <w:marLeft w:val="1166"/>
          <w:marRight w:val="0"/>
          <w:marTop w:val="115"/>
          <w:marBottom w:val="0"/>
          <w:divBdr>
            <w:top w:val="none" w:sz="0" w:space="0" w:color="auto"/>
            <w:left w:val="none" w:sz="0" w:space="0" w:color="auto"/>
            <w:bottom w:val="none" w:sz="0" w:space="0" w:color="auto"/>
            <w:right w:val="none" w:sz="0" w:space="0" w:color="auto"/>
          </w:divBdr>
        </w:div>
        <w:div w:id="601451813">
          <w:marLeft w:val="1166"/>
          <w:marRight w:val="0"/>
          <w:marTop w:val="115"/>
          <w:marBottom w:val="0"/>
          <w:divBdr>
            <w:top w:val="none" w:sz="0" w:space="0" w:color="auto"/>
            <w:left w:val="none" w:sz="0" w:space="0" w:color="auto"/>
            <w:bottom w:val="none" w:sz="0" w:space="0" w:color="auto"/>
            <w:right w:val="none" w:sz="0" w:space="0" w:color="auto"/>
          </w:divBdr>
        </w:div>
        <w:div w:id="934287024">
          <w:marLeft w:val="1166"/>
          <w:marRight w:val="0"/>
          <w:marTop w:val="115"/>
          <w:marBottom w:val="0"/>
          <w:divBdr>
            <w:top w:val="none" w:sz="0" w:space="0" w:color="auto"/>
            <w:left w:val="none" w:sz="0" w:space="0" w:color="auto"/>
            <w:bottom w:val="none" w:sz="0" w:space="0" w:color="auto"/>
            <w:right w:val="none" w:sz="0" w:space="0" w:color="auto"/>
          </w:divBdr>
        </w:div>
        <w:div w:id="1378968747">
          <w:marLeft w:val="1800"/>
          <w:marRight w:val="0"/>
          <w:marTop w:val="67"/>
          <w:marBottom w:val="0"/>
          <w:divBdr>
            <w:top w:val="none" w:sz="0" w:space="0" w:color="auto"/>
            <w:left w:val="none" w:sz="0" w:space="0" w:color="auto"/>
            <w:bottom w:val="none" w:sz="0" w:space="0" w:color="auto"/>
            <w:right w:val="none" w:sz="0" w:space="0" w:color="auto"/>
          </w:divBdr>
        </w:div>
        <w:div w:id="1791902058">
          <w:marLeft w:val="547"/>
          <w:marRight w:val="0"/>
          <w:marTop w:val="115"/>
          <w:marBottom w:val="0"/>
          <w:divBdr>
            <w:top w:val="none" w:sz="0" w:space="0" w:color="auto"/>
            <w:left w:val="none" w:sz="0" w:space="0" w:color="auto"/>
            <w:bottom w:val="none" w:sz="0" w:space="0" w:color="auto"/>
            <w:right w:val="none" w:sz="0" w:space="0" w:color="auto"/>
          </w:divBdr>
        </w:div>
        <w:div w:id="2018462858">
          <w:marLeft w:val="1800"/>
          <w:marRight w:val="0"/>
          <w:marTop w:val="67"/>
          <w:marBottom w:val="0"/>
          <w:divBdr>
            <w:top w:val="none" w:sz="0" w:space="0" w:color="auto"/>
            <w:left w:val="none" w:sz="0" w:space="0" w:color="auto"/>
            <w:bottom w:val="none" w:sz="0" w:space="0" w:color="auto"/>
            <w:right w:val="none" w:sz="0" w:space="0" w:color="auto"/>
          </w:divBdr>
        </w:div>
      </w:divsChild>
    </w:div>
    <w:div w:id="624581675">
      <w:bodyDiv w:val="1"/>
      <w:marLeft w:val="0"/>
      <w:marRight w:val="0"/>
      <w:marTop w:val="0"/>
      <w:marBottom w:val="0"/>
      <w:divBdr>
        <w:top w:val="none" w:sz="0" w:space="0" w:color="auto"/>
        <w:left w:val="none" w:sz="0" w:space="0" w:color="auto"/>
        <w:bottom w:val="none" w:sz="0" w:space="0" w:color="auto"/>
        <w:right w:val="none" w:sz="0" w:space="0" w:color="auto"/>
      </w:divBdr>
    </w:div>
    <w:div w:id="624963733">
      <w:bodyDiv w:val="1"/>
      <w:marLeft w:val="0"/>
      <w:marRight w:val="0"/>
      <w:marTop w:val="0"/>
      <w:marBottom w:val="0"/>
      <w:divBdr>
        <w:top w:val="none" w:sz="0" w:space="0" w:color="auto"/>
        <w:left w:val="none" w:sz="0" w:space="0" w:color="auto"/>
        <w:bottom w:val="none" w:sz="0" w:space="0" w:color="auto"/>
        <w:right w:val="none" w:sz="0" w:space="0" w:color="auto"/>
      </w:divBdr>
    </w:div>
    <w:div w:id="627009617">
      <w:bodyDiv w:val="1"/>
      <w:marLeft w:val="0"/>
      <w:marRight w:val="0"/>
      <w:marTop w:val="0"/>
      <w:marBottom w:val="0"/>
      <w:divBdr>
        <w:top w:val="none" w:sz="0" w:space="0" w:color="auto"/>
        <w:left w:val="none" w:sz="0" w:space="0" w:color="auto"/>
        <w:bottom w:val="none" w:sz="0" w:space="0" w:color="auto"/>
        <w:right w:val="none" w:sz="0" w:space="0" w:color="auto"/>
      </w:divBdr>
      <w:divsChild>
        <w:div w:id="206336799">
          <w:marLeft w:val="547"/>
          <w:marRight w:val="0"/>
          <w:marTop w:val="154"/>
          <w:marBottom w:val="0"/>
          <w:divBdr>
            <w:top w:val="none" w:sz="0" w:space="0" w:color="auto"/>
            <w:left w:val="none" w:sz="0" w:space="0" w:color="auto"/>
            <w:bottom w:val="none" w:sz="0" w:space="0" w:color="auto"/>
            <w:right w:val="none" w:sz="0" w:space="0" w:color="auto"/>
          </w:divBdr>
        </w:div>
      </w:divsChild>
    </w:div>
    <w:div w:id="629240975">
      <w:bodyDiv w:val="1"/>
      <w:marLeft w:val="0"/>
      <w:marRight w:val="0"/>
      <w:marTop w:val="0"/>
      <w:marBottom w:val="0"/>
      <w:divBdr>
        <w:top w:val="none" w:sz="0" w:space="0" w:color="auto"/>
        <w:left w:val="none" w:sz="0" w:space="0" w:color="auto"/>
        <w:bottom w:val="none" w:sz="0" w:space="0" w:color="auto"/>
        <w:right w:val="none" w:sz="0" w:space="0" w:color="auto"/>
      </w:divBdr>
      <w:divsChild>
        <w:div w:id="39478409">
          <w:marLeft w:val="1166"/>
          <w:marRight w:val="0"/>
          <w:marTop w:val="134"/>
          <w:marBottom w:val="0"/>
          <w:divBdr>
            <w:top w:val="none" w:sz="0" w:space="0" w:color="auto"/>
            <w:left w:val="none" w:sz="0" w:space="0" w:color="auto"/>
            <w:bottom w:val="none" w:sz="0" w:space="0" w:color="auto"/>
            <w:right w:val="none" w:sz="0" w:space="0" w:color="auto"/>
          </w:divBdr>
        </w:div>
        <w:div w:id="312149504">
          <w:marLeft w:val="1800"/>
          <w:marRight w:val="0"/>
          <w:marTop w:val="115"/>
          <w:marBottom w:val="0"/>
          <w:divBdr>
            <w:top w:val="none" w:sz="0" w:space="0" w:color="auto"/>
            <w:left w:val="none" w:sz="0" w:space="0" w:color="auto"/>
            <w:bottom w:val="none" w:sz="0" w:space="0" w:color="auto"/>
            <w:right w:val="none" w:sz="0" w:space="0" w:color="auto"/>
          </w:divBdr>
        </w:div>
        <w:div w:id="699286140">
          <w:marLeft w:val="1166"/>
          <w:marRight w:val="0"/>
          <w:marTop w:val="134"/>
          <w:marBottom w:val="0"/>
          <w:divBdr>
            <w:top w:val="none" w:sz="0" w:space="0" w:color="auto"/>
            <w:left w:val="none" w:sz="0" w:space="0" w:color="auto"/>
            <w:bottom w:val="none" w:sz="0" w:space="0" w:color="auto"/>
            <w:right w:val="none" w:sz="0" w:space="0" w:color="auto"/>
          </w:divBdr>
        </w:div>
        <w:div w:id="797190492">
          <w:marLeft w:val="1166"/>
          <w:marRight w:val="0"/>
          <w:marTop w:val="134"/>
          <w:marBottom w:val="0"/>
          <w:divBdr>
            <w:top w:val="none" w:sz="0" w:space="0" w:color="auto"/>
            <w:left w:val="none" w:sz="0" w:space="0" w:color="auto"/>
            <w:bottom w:val="none" w:sz="0" w:space="0" w:color="auto"/>
            <w:right w:val="none" w:sz="0" w:space="0" w:color="auto"/>
          </w:divBdr>
        </w:div>
        <w:div w:id="1179320514">
          <w:marLeft w:val="1166"/>
          <w:marRight w:val="0"/>
          <w:marTop w:val="134"/>
          <w:marBottom w:val="0"/>
          <w:divBdr>
            <w:top w:val="none" w:sz="0" w:space="0" w:color="auto"/>
            <w:left w:val="none" w:sz="0" w:space="0" w:color="auto"/>
            <w:bottom w:val="none" w:sz="0" w:space="0" w:color="auto"/>
            <w:right w:val="none" w:sz="0" w:space="0" w:color="auto"/>
          </w:divBdr>
        </w:div>
        <w:div w:id="1182820206">
          <w:marLeft w:val="547"/>
          <w:marRight w:val="0"/>
          <w:marTop w:val="154"/>
          <w:marBottom w:val="0"/>
          <w:divBdr>
            <w:top w:val="none" w:sz="0" w:space="0" w:color="auto"/>
            <w:left w:val="none" w:sz="0" w:space="0" w:color="auto"/>
            <w:bottom w:val="none" w:sz="0" w:space="0" w:color="auto"/>
            <w:right w:val="none" w:sz="0" w:space="0" w:color="auto"/>
          </w:divBdr>
        </w:div>
      </w:divsChild>
    </w:div>
    <w:div w:id="629434941">
      <w:bodyDiv w:val="1"/>
      <w:marLeft w:val="0"/>
      <w:marRight w:val="0"/>
      <w:marTop w:val="0"/>
      <w:marBottom w:val="0"/>
      <w:divBdr>
        <w:top w:val="none" w:sz="0" w:space="0" w:color="auto"/>
        <w:left w:val="none" w:sz="0" w:space="0" w:color="auto"/>
        <w:bottom w:val="none" w:sz="0" w:space="0" w:color="auto"/>
        <w:right w:val="none" w:sz="0" w:space="0" w:color="auto"/>
      </w:divBdr>
    </w:div>
    <w:div w:id="630326876">
      <w:bodyDiv w:val="1"/>
      <w:marLeft w:val="0"/>
      <w:marRight w:val="0"/>
      <w:marTop w:val="0"/>
      <w:marBottom w:val="0"/>
      <w:divBdr>
        <w:top w:val="none" w:sz="0" w:space="0" w:color="auto"/>
        <w:left w:val="none" w:sz="0" w:space="0" w:color="auto"/>
        <w:bottom w:val="none" w:sz="0" w:space="0" w:color="auto"/>
        <w:right w:val="none" w:sz="0" w:space="0" w:color="auto"/>
      </w:divBdr>
    </w:div>
    <w:div w:id="631863445">
      <w:bodyDiv w:val="1"/>
      <w:marLeft w:val="0"/>
      <w:marRight w:val="0"/>
      <w:marTop w:val="0"/>
      <w:marBottom w:val="0"/>
      <w:divBdr>
        <w:top w:val="none" w:sz="0" w:space="0" w:color="auto"/>
        <w:left w:val="none" w:sz="0" w:space="0" w:color="auto"/>
        <w:bottom w:val="none" w:sz="0" w:space="0" w:color="auto"/>
        <w:right w:val="none" w:sz="0" w:space="0" w:color="auto"/>
      </w:divBdr>
      <w:divsChild>
        <w:div w:id="93523859">
          <w:marLeft w:val="547"/>
          <w:marRight w:val="0"/>
          <w:marTop w:val="115"/>
          <w:marBottom w:val="0"/>
          <w:divBdr>
            <w:top w:val="none" w:sz="0" w:space="0" w:color="auto"/>
            <w:left w:val="none" w:sz="0" w:space="0" w:color="auto"/>
            <w:bottom w:val="none" w:sz="0" w:space="0" w:color="auto"/>
            <w:right w:val="none" w:sz="0" w:space="0" w:color="auto"/>
          </w:divBdr>
        </w:div>
        <w:div w:id="556665197">
          <w:marLeft w:val="547"/>
          <w:marRight w:val="0"/>
          <w:marTop w:val="115"/>
          <w:marBottom w:val="0"/>
          <w:divBdr>
            <w:top w:val="none" w:sz="0" w:space="0" w:color="auto"/>
            <w:left w:val="none" w:sz="0" w:space="0" w:color="auto"/>
            <w:bottom w:val="none" w:sz="0" w:space="0" w:color="auto"/>
            <w:right w:val="none" w:sz="0" w:space="0" w:color="auto"/>
          </w:divBdr>
        </w:div>
        <w:div w:id="647125820">
          <w:marLeft w:val="1166"/>
          <w:marRight w:val="0"/>
          <w:marTop w:val="86"/>
          <w:marBottom w:val="0"/>
          <w:divBdr>
            <w:top w:val="none" w:sz="0" w:space="0" w:color="auto"/>
            <w:left w:val="none" w:sz="0" w:space="0" w:color="auto"/>
            <w:bottom w:val="none" w:sz="0" w:space="0" w:color="auto"/>
            <w:right w:val="none" w:sz="0" w:space="0" w:color="auto"/>
          </w:divBdr>
        </w:div>
        <w:div w:id="960234420">
          <w:marLeft w:val="1166"/>
          <w:marRight w:val="0"/>
          <w:marTop w:val="86"/>
          <w:marBottom w:val="0"/>
          <w:divBdr>
            <w:top w:val="none" w:sz="0" w:space="0" w:color="auto"/>
            <w:left w:val="none" w:sz="0" w:space="0" w:color="auto"/>
            <w:bottom w:val="none" w:sz="0" w:space="0" w:color="auto"/>
            <w:right w:val="none" w:sz="0" w:space="0" w:color="auto"/>
          </w:divBdr>
        </w:div>
        <w:div w:id="1031879168">
          <w:marLeft w:val="547"/>
          <w:marRight w:val="0"/>
          <w:marTop w:val="115"/>
          <w:marBottom w:val="0"/>
          <w:divBdr>
            <w:top w:val="none" w:sz="0" w:space="0" w:color="auto"/>
            <w:left w:val="none" w:sz="0" w:space="0" w:color="auto"/>
            <w:bottom w:val="none" w:sz="0" w:space="0" w:color="auto"/>
            <w:right w:val="none" w:sz="0" w:space="0" w:color="auto"/>
          </w:divBdr>
        </w:div>
        <w:div w:id="1033923497">
          <w:marLeft w:val="547"/>
          <w:marRight w:val="0"/>
          <w:marTop w:val="115"/>
          <w:marBottom w:val="0"/>
          <w:divBdr>
            <w:top w:val="none" w:sz="0" w:space="0" w:color="auto"/>
            <w:left w:val="none" w:sz="0" w:space="0" w:color="auto"/>
            <w:bottom w:val="none" w:sz="0" w:space="0" w:color="auto"/>
            <w:right w:val="none" w:sz="0" w:space="0" w:color="auto"/>
          </w:divBdr>
        </w:div>
        <w:div w:id="1046641769">
          <w:marLeft w:val="1166"/>
          <w:marRight w:val="0"/>
          <w:marTop w:val="86"/>
          <w:marBottom w:val="0"/>
          <w:divBdr>
            <w:top w:val="none" w:sz="0" w:space="0" w:color="auto"/>
            <w:left w:val="none" w:sz="0" w:space="0" w:color="auto"/>
            <w:bottom w:val="none" w:sz="0" w:space="0" w:color="auto"/>
            <w:right w:val="none" w:sz="0" w:space="0" w:color="auto"/>
          </w:divBdr>
        </w:div>
        <w:div w:id="1247955218">
          <w:marLeft w:val="547"/>
          <w:marRight w:val="0"/>
          <w:marTop w:val="115"/>
          <w:marBottom w:val="0"/>
          <w:divBdr>
            <w:top w:val="none" w:sz="0" w:space="0" w:color="auto"/>
            <w:left w:val="none" w:sz="0" w:space="0" w:color="auto"/>
            <w:bottom w:val="none" w:sz="0" w:space="0" w:color="auto"/>
            <w:right w:val="none" w:sz="0" w:space="0" w:color="auto"/>
          </w:divBdr>
        </w:div>
        <w:div w:id="1601523447">
          <w:marLeft w:val="1166"/>
          <w:marRight w:val="0"/>
          <w:marTop w:val="86"/>
          <w:marBottom w:val="0"/>
          <w:divBdr>
            <w:top w:val="none" w:sz="0" w:space="0" w:color="auto"/>
            <w:left w:val="none" w:sz="0" w:space="0" w:color="auto"/>
            <w:bottom w:val="none" w:sz="0" w:space="0" w:color="auto"/>
            <w:right w:val="none" w:sz="0" w:space="0" w:color="auto"/>
          </w:divBdr>
        </w:div>
        <w:div w:id="2062166092">
          <w:marLeft w:val="1800"/>
          <w:marRight w:val="0"/>
          <w:marTop w:val="67"/>
          <w:marBottom w:val="0"/>
          <w:divBdr>
            <w:top w:val="none" w:sz="0" w:space="0" w:color="auto"/>
            <w:left w:val="none" w:sz="0" w:space="0" w:color="auto"/>
            <w:bottom w:val="none" w:sz="0" w:space="0" w:color="auto"/>
            <w:right w:val="none" w:sz="0" w:space="0" w:color="auto"/>
          </w:divBdr>
        </w:div>
      </w:divsChild>
    </w:div>
    <w:div w:id="632055596">
      <w:bodyDiv w:val="1"/>
      <w:marLeft w:val="0"/>
      <w:marRight w:val="0"/>
      <w:marTop w:val="0"/>
      <w:marBottom w:val="0"/>
      <w:divBdr>
        <w:top w:val="none" w:sz="0" w:space="0" w:color="auto"/>
        <w:left w:val="none" w:sz="0" w:space="0" w:color="auto"/>
        <w:bottom w:val="none" w:sz="0" w:space="0" w:color="auto"/>
        <w:right w:val="none" w:sz="0" w:space="0" w:color="auto"/>
      </w:divBdr>
      <w:divsChild>
        <w:div w:id="255481847">
          <w:marLeft w:val="1800"/>
          <w:marRight w:val="0"/>
          <w:marTop w:val="96"/>
          <w:marBottom w:val="0"/>
          <w:divBdr>
            <w:top w:val="none" w:sz="0" w:space="0" w:color="auto"/>
            <w:left w:val="none" w:sz="0" w:space="0" w:color="auto"/>
            <w:bottom w:val="none" w:sz="0" w:space="0" w:color="auto"/>
            <w:right w:val="none" w:sz="0" w:space="0" w:color="auto"/>
          </w:divBdr>
        </w:div>
        <w:div w:id="340209333">
          <w:marLeft w:val="1800"/>
          <w:marRight w:val="0"/>
          <w:marTop w:val="96"/>
          <w:marBottom w:val="0"/>
          <w:divBdr>
            <w:top w:val="none" w:sz="0" w:space="0" w:color="auto"/>
            <w:left w:val="none" w:sz="0" w:space="0" w:color="auto"/>
            <w:bottom w:val="none" w:sz="0" w:space="0" w:color="auto"/>
            <w:right w:val="none" w:sz="0" w:space="0" w:color="auto"/>
          </w:divBdr>
        </w:div>
        <w:div w:id="460618190">
          <w:marLeft w:val="547"/>
          <w:marRight w:val="0"/>
          <w:marTop w:val="134"/>
          <w:marBottom w:val="0"/>
          <w:divBdr>
            <w:top w:val="none" w:sz="0" w:space="0" w:color="auto"/>
            <w:left w:val="none" w:sz="0" w:space="0" w:color="auto"/>
            <w:bottom w:val="none" w:sz="0" w:space="0" w:color="auto"/>
            <w:right w:val="none" w:sz="0" w:space="0" w:color="auto"/>
          </w:divBdr>
        </w:div>
        <w:div w:id="674528413">
          <w:marLeft w:val="1166"/>
          <w:marRight w:val="0"/>
          <w:marTop w:val="115"/>
          <w:marBottom w:val="0"/>
          <w:divBdr>
            <w:top w:val="none" w:sz="0" w:space="0" w:color="auto"/>
            <w:left w:val="none" w:sz="0" w:space="0" w:color="auto"/>
            <w:bottom w:val="none" w:sz="0" w:space="0" w:color="auto"/>
            <w:right w:val="none" w:sz="0" w:space="0" w:color="auto"/>
          </w:divBdr>
        </w:div>
        <w:div w:id="722632090">
          <w:marLeft w:val="1166"/>
          <w:marRight w:val="0"/>
          <w:marTop w:val="115"/>
          <w:marBottom w:val="0"/>
          <w:divBdr>
            <w:top w:val="none" w:sz="0" w:space="0" w:color="auto"/>
            <w:left w:val="none" w:sz="0" w:space="0" w:color="auto"/>
            <w:bottom w:val="none" w:sz="0" w:space="0" w:color="auto"/>
            <w:right w:val="none" w:sz="0" w:space="0" w:color="auto"/>
          </w:divBdr>
        </w:div>
        <w:div w:id="1063912776">
          <w:marLeft w:val="1800"/>
          <w:marRight w:val="0"/>
          <w:marTop w:val="96"/>
          <w:marBottom w:val="0"/>
          <w:divBdr>
            <w:top w:val="none" w:sz="0" w:space="0" w:color="auto"/>
            <w:left w:val="none" w:sz="0" w:space="0" w:color="auto"/>
            <w:bottom w:val="none" w:sz="0" w:space="0" w:color="auto"/>
            <w:right w:val="none" w:sz="0" w:space="0" w:color="auto"/>
          </w:divBdr>
        </w:div>
        <w:div w:id="1903905409">
          <w:marLeft w:val="1166"/>
          <w:marRight w:val="0"/>
          <w:marTop w:val="115"/>
          <w:marBottom w:val="0"/>
          <w:divBdr>
            <w:top w:val="none" w:sz="0" w:space="0" w:color="auto"/>
            <w:left w:val="none" w:sz="0" w:space="0" w:color="auto"/>
            <w:bottom w:val="none" w:sz="0" w:space="0" w:color="auto"/>
            <w:right w:val="none" w:sz="0" w:space="0" w:color="auto"/>
          </w:divBdr>
        </w:div>
      </w:divsChild>
    </w:div>
    <w:div w:id="632180234">
      <w:bodyDiv w:val="1"/>
      <w:marLeft w:val="0"/>
      <w:marRight w:val="0"/>
      <w:marTop w:val="0"/>
      <w:marBottom w:val="0"/>
      <w:divBdr>
        <w:top w:val="none" w:sz="0" w:space="0" w:color="auto"/>
        <w:left w:val="none" w:sz="0" w:space="0" w:color="auto"/>
        <w:bottom w:val="none" w:sz="0" w:space="0" w:color="auto"/>
        <w:right w:val="none" w:sz="0" w:space="0" w:color="auto"/>
      </w:divBdr>
    </w:div>
    <w:div w:id="633947327">
      <w:bodyDiv w:val="1"/>
      <w:marLeft w:val="0"/>
      <w:marRight w:val="0"/>
      <w:marTop w:val="0"/>
      <w:marBottom w:val="0"/>
      <w:divBdr>
        <w:top w:val="none" w:sz="0" w:space="0" w:color="auto"/>
        <w:left w:val="none" w:sz="0" w:space="0" w:color="auto"/>
        <w:bottom w:val="none" w:sz="0" w:space="0" w:color="auto"/>
        <w:right w:val="none" w:sz="0" w:space="0" w:color="auto"/>
      </w:divBdr>
    </w:div>
    <w:div w:id="633951095">
      <w:bodyDiv w:val="1"/>
      <w:marLeft w:val="0"/>
      <w:marRight w:val="0"/>
      <w:marTop w:val="0"/>
      <w:marBottom w:val="0"/>
      <w:divBdr>
        <w:top w:val="none" w:sz="0" w:space="0" w:color="auto"/>
        <w:left w:val="none" w:sz="0" w:space="0" w:color="auto"/>
        <w:bottom w:val="none" w:sz="0" w:space="0" w:color="auto"/>
        <w:right w:val="none" w:sz="0" w:space="0" w:color="auto"/>
      </w:divBdr>
    </w:div>
    <w:div w:id="635064951">
      <w:bodyDiv w:val="1"/>
      <w:marLeft w:val="0"/>
      <w:marRight w:val="0"/>
      <w:marTop w:val="0"/>
      <w:marBottom w:val="0"/>
      <w:divBdr>
        <w:top w:val="none" w:sz="0" w:space="0" w:color="auto"/>
        <w:left w:val="none" w:sz="0" w:space="0" w:color="auto"/>
        <w:bottom w:val="none" w:sz="0" w:space="0" w:color="auto"/>
        <w:right w:val="none" w:sz="0" w:space="0" w:color="auto"/>
      </w:divBdr>
    </w:div>
    <w:div w:id="636033624">
      <w:bodyDiv w:val="1"/>
      <w:marLeft w:val="0"/>
      <w:marRight w:val="0"/>
      <w:marTop w:val="0"/>
      <w:marBottom w:val="0"/>
      <w:divBdr>
        <w:top w:val="none" w:sz="0" w:space="0" w:color="auto"/>
        <w:left w:val="none" w:sz="0" w:space="0" w:color="auto"/>
        <w:bottom w:val="none" w:sz="0" w:space="0" w:color="auto"/>
        <w:right w:val="none" w:sz="0" w:space="0" w:color="auto"/>
      </w:divBdr>
    </w:div>
    <w:div w:id="636297886">
      <w:bodyDiv w:val="1"/>
      <w:marLeft w:val="0"/>
      <w:marRight w:val="0"/>
      <w:marTop w:val="0"/>
      <w:marBottom w:val="0"/>
      <w:divBdr>
        <w:top w:val="none" w:sz="0" w:space="0" w:color="auto"/>
        <w:left w:val="none" w:sz="0" w:space="0" w:color="auto"/>
        <w:bottom w:val="none" w:sz="0" w:space="0" w:color="auto"/>
        <w:right w:val="none" w:sz="0" w:space="0" w:color="auto"/>
      </w:divBdr>
    </w:div>
    <w:div w:id="637227263">
      <w:bodyDiv w:val="1"/>
      <w:marLeft w:val="0"/>
      <w:marRight w:val="0"/>
      <w:marTop w:val="0"/>
      <w:marBottom w:val="0"/>
      <w:divBdr>
        <w:top w:val="none" w:sz="0" w:space="0" w:color="auto"/>
        <w:left w:val="none" w:sz="0" w:space="0" w:color="auto"/>
        <w:bottom w:val="none" w:sz="0" w:space="0" w:color="auto"/>
        <w:right w:val="none" w:sz="0" w:space="0" w:color="auto"/>
      </w:divBdr>
    </w:div>
    <w:div w:id="639115516">
      <w:bodyDiv w:val="1"/>
      <w:marLeft w:val="0"/>
      <w:marRight w:val="0"/>
      <w:marTop w:val="0"/>
      <w:marBottom w:val="0"/>
      <w:divBdr>
        <w:top w:val="none" w:sz="0" w:space="0" w:color="auto"/>
        <w:left w:val="none" w:sz="0" w:space="0" w:color="auto"/>
        <w:bottom w:val="none" w:sz="0" w:space="0" w:color="auto"/>
        <w:right w:val="none" w:sz="0" w:space="0" w:color="auto"/>
      </w:divBdr>
    </w:div>
    <w:div w:id="639455155">
      <w:bodyDiv w:val="1"/>
      <w:marLeft w:val="0"/>
      <w:marRight w:val="0"/>
      <w:marTop w:val="0"/>
      <w:marBottom w:val="0"/>
      <w:divBdr>
        <w:top w:val="none" w:sz="0" w:space="0" w:color="auto"/>
        <w:left w:val="none" w:sz="0" w:space="0" w:color="auto"/>
        <w:bottom w:val="none" w:sz="0" w:space="0" w:color="auto"/>
        <w:right w:val="none" w:sz="0" w:space="0" w:color="auto"/>
      </w:divBdr>
      <w:divsChild>
        <w:div w:id="368914477">
          <w:marLeft w:val="1166"/>
          <w:marRight w:val="0"/>
          <w:marTop w:val="115"/>
          <w:marBottom w:val="0"/>
          <w:divBdr>
            <w:top w:val="none" w:sz="0" w:space="0" w:color="auto"/>
            <w:left w:val="none" w:sz="0" w:space="0" w:color="auto"/>
            <w:bottom w:val="none" w:sz="0" w:space="0" w:color="auto"/>
            <w:right w:val="none" w:sz="0" w:space="0" w:color="auto"/>
          </w:divBdr>
        </w:div>
        <w:div w:id="745884438">
          <w:marLeft w:val="1166"/>
          <w:marRight w:val="0"/>
          <w:marTop w:val="115"/>
          <w:marBottom w:val="0"/>
          <w:divBdr>
            <w:top w:val="none" w:sz="0" w:space="0" w:color="auto"/>
            <w:left w:val="none" w:sz="0" w:space="0" w:color="auto"/>
            <w:bottom w:val="none" w:sz="0" w:space="0" w:color="auto"/>
            <w:right w:val="none" w:sz="0" w:space="0" w:color="auto"/>
          </w:divBdr>
        </w:div>
        <w:div w:id="1384333185">
          <w:marLeft w:val="1166"/>
          <w:marRight w:val="0"/>
          <w:marTop w:val="115"/>
          <w:marBottom w:val="0"/>
          <w:divBdr>
            <w:top w:val="none" w:sz="0" w:space="0" w:color="auto"/>
            <w:left w:val="none" w:sz="0" w:space="0" w:color="auto"/>
            <w:bottom w:val="none" w:sz="0" w:space="0" w:color="auto"/>
            <w:right w:val="none" w:sz="0" w:space="0" w:color="auto"/>
          </w:divBdr>
        </w:div>
        <w:div w:id="1904366325">
          <w:marLeft w:val="547"/>
          <w:marRight w:val="0"/>
          <w:marTop w:val="115"/>
          <w:marBottom w:val="0"/>
          <w:divBdr>
            <w:top w:val="none" w:sz="0" w:space="0" w:color="auto"/>
            <w:left w:val="none" w:sz="0" w:space="0" w:color="auto"/>
            <w:bottom w:val="none" w:sz="0" w:space="0" w:color="auto"/>
            <w:right w:val="none" w:sz="0" w:space="0" w:color="auto"/>
          </w:divBdr>
        </w:div>
      </w:divsChild>
    </w:div>
    <w:div w:id="640773779">
      <w:bodyDiv w:val="1"/>
      <w:marLeft w:val="0"/>
      <w:marRight w:val="0"/>
      <w:marTop w:val="0"/>
      <w:marBottom w:val="0"/>
      <w:divBdr>
        <w:top w:val="none" w:sz="0" w:space="0" w:color="auto"/>
        <w:left w:val="none" w:sz="0" w:space="0" w:color="auto"/>
        <w:bottom w:val="none" w:sz="0" w:space="0" w:color="auto"/>
        <w:right w:val="none" w:sz="0" w:space="0" w:color="auto"/>
      </w:divBdr>
    </w:div>
    <w:div w:id="641423550">
      <w:bodyDiv w:val="1"/>
      <w:marLeft w:val="0"/>
      <w:marRight w:val="0"/>
      <w:marTop w:val="0"/>
      <w:marBottom w:val="0"/>
      <w:divBdr>
        <w:top w:val="none" w:sz="0" w:space="0" w:color="auto"/>
        <w:left w:val="none" w:sz="0" w:space="0" w:color="auto"/>
        <w:bottom w:val="none" w:sz="0" w:space="0" w:color="auto"/>
        <w:right w:val="none" w:sz="0" w:space="0" w:color="auto"/>
      </w:divBdr>
    </w:div>
    <w:div w:id="642854006">
      <w:bodyDiv w:val="1"/>
      <w:marLeft w:val="0"/>
      <w:marRight w:val="0"/>
      <w:marTop w:val="0"/>
      <w:marBottom w:val="0"/>
      <w:divBdr>
        <w:top w:val="none" w:sz="0" w:space="0" w:color="auto"/>
        <w:left w:val="none" w:sz="0" w:space="0" w:color="auto"/>
        <w:bottom w:val="none" w:sz="0" w:space="0" w:color="auto"/>
        <w:right w:val="none" w:sz="0" w:space="0" w:color="auto"/>
      </w:divBdr>
      <w:divsChild>
        <w:div w:id="474487456">
          <w:marLeft w:val="1166"/>
          <w:marRight w:val="0"/>
          <w:marTop w:val="96"/>
          <w:marBottom w:val="0"/>
          <w:divBdr>
            <w:top w:val="none" w:sz="0" w:space="0" w:color="auto"/>
            <w:left w:val="none" w:sz="0" w:space="0" w:color="auto"/>
            <w:bottom w:val="none" w:sz="0" w:space="0" w:color="auto"/>
            <w:right w:val="none" w:sz="0" w:space="0" w:color="auto"/>
          </w:divBdr>
        </w:div>
        <w:div w:id="590817129">
          <w:marLeft w:val="1166"/>
          <w:marRight w:val="0"/>
          <w:marTop w:val="96"/>
          <w:marBottom w:val="0"/>
          <w:divBdr>
            <w:top w:val="none" w:sz="0" w:space="0" w:color="auto"/>
            <w:left w:val="none" w:sz="0" w:space="0" w:color="auto"/>
            <w:bottom w:val="none" w:sz="0" w:space="0" w:color="auto"/>
            <w:right w:val="none" w:sz="0" w:space="0" w:color="auto"/>
          </w:divBdr>
        </w:div>
        <w:div w:id="733704689">
          <w:marLeft w:val="1166"/>
          <w:marRight w:val="0"/>
          <w:marTop w:val="96"/>
          <w:marBottom w:val="0"/>
          <w:divBdr>
            <w:top w:val="none" w:sz="0" w:space="0" w:color="auto"/>
            <w:left w:val="none" w:sz="0" w:space="0" w:color="auto"/>
            <w:bottom w:val="none" w:sz="0" w:space="0" w:color="auto"/>
            <w:right w:val="none" w:sz="0" w:space="0" w:color="auto"/>
          </w:divBdr>
        </w:div>
        <w:div w:id="909466941">
          <w:marLeft w:val="1800"/>
          <w:marRight w:val="0"/>
          <w:marTop w:val="77"/>
          <w:marBottom w:val="0"/>
          <w:divBdr>
            <w:top w:val="none" w:sz="0" w:space="0" w:color="auto"/>
            <w:left w:val="none" w:sz="0" w:space="0" w:color="auto"/>
            <w:bottom w:val="none" w:sz="0" w:space="0" w:color="auto"/>
            <w:right w:val="none" w:sz="0" w:space="0" w:color="auto"/>
          </w:divBdr>
        </w:div>
        <w:div w:id="993990413">
          <w:marLeft w:val="1800"/>
          <w:marRight w:val="0"/>
          <w:marTop w:val="77"/>
          <w:marBottom w:val="0"/>
          <w:divBdr>
            <w:top w:val="none" w:sz="0" w:space="0" w:color="auto"/>
            <w:left w:val="none" w:sz="0" w:space="0" w:color="auto"/>
            <w:bottom w:val="none" w:sz="0" w:space="0" w:color="auto"/>
            <w:right w:val="none" w:sz="0" w:space="0" w:color="auto"/>
          </w:divBdr>
        </w:div>
        <w:div w:id="1002776257">
          <w:marLeft w:val="2520"/>
          <w:marRight w:val="0"/>
          <w:marTop w:val="77"/>
          <w:marBottom w:val="0"/>
          <w:divBdr>
            <w:top w:val="none" w:sz="0" w:space="0" w:color="auto"/>
            <w:left w:val="none" w:sz="0" w:space="0" w:color="auto"/>
            <w:bottom w:val="none" w:sz="0" w:space="0" w:color="auto"/>
            <w:right w:val="none" w:sz="0" w:space="0" w:color="auto"/>
          </w:divBdr>
        </w:div>
        <w:div w:id="1129125921">
          <w:marLeft w:val="1800"/>
          <w:marRight w:val="0"/>
          <w:marTop w:val="96"/>
          <w:marBottom w:val="0"/>
          <w:divBdr>
            <w:top w:val="none" w:sz="0" w:space="0" w:color="auto"/>
            <w:left w:val="none" w:sz="0" w:space="0" w:color="auto"/>
            <w:bottom w:val="none" w:sz="0" w:space="0" w:color="auto"/>
            <w:right w:val="none" w:sz="0" w:space="0" w:color="auto"/>
          </w:divBdr>
        </w:div>
        <w:div w:id="1372725384">
          <w:marLeft w:val="547"/>
          <w:marRight w:val="0"/>
          <w:marTop w:val="115"/>
          <w:marBottom w:val="0"/>
          <w:divBdr>
            <w:top w:val="none" w:sz="0" w:space="0" w:color="auto"/>
            <w:left w:val="none" w:sz="0" w:space="0" w:color="auto"/>
            <w:bottom w:val="none" w:sz="0" w:space="0" w:color="auto"/>
            <w:right w:val="none" w:sz="0" w:space="0" w:color="auto"/>
          </w:divBdr>
        </w:div>
        <w:div w:id="1664627453">
          <w:marLeft w:val="2520"/>
          <w:marRight w:val="0"/>
          <w:marTop w:val="77"/>
          <w:marBottom w:val="0"/>
          <w:divBdr>
            <w:top w:val="none" w:sz="0" w:space="0" w:color="auto"/>
            <w:left w:val="none" w:sz="0" w:space="0" w:color="auto"/>
            <w:bottom w:val="none" w:sz="0" w:space="0" w:color="auto"/>
            <w:right w:val="none" w:sz="0" w:space="0" w:color="auto"/>
          </w:divBdr>
        </w:div>
        <w:div w:id="2010980682">
          <w:marLeft w:val="1800"/>
          <w:marRight w:val="0"/>
          <w:marTop w:val="96"/>
          <w:marBottom w:val="0"/>
          <w:divBdr>
            <w:top w:val="none" w:sz="0" w:space="0" w:color="auto"/>
            <w:left w:val="none" w:sz="0" w:space="0" w:color="auto"/>
            <w:bottom w:val="none" w:sz="0" w:space="0" w:color="auto"/>
            <w:right w:val="none" w:sz="0" w:space="0" w:color="auto"/>
          </w:divBdr>
        </w:div>
        <w:div w:id="2136556643">
          <w:marLeft w:val="547"/>
          <w:marRight w:val="0"/>
          <w:marTop w:val="115"/>
          <w:marBottom w:val="0"/>
          <w:divBdr>
            <w:top w:val="none" w:sz="0" w:space="0" w:color="auto"/>
            <w:left w:val="none" w:sz="0" w:space="0" w:color="auto"/>
            <w:bottom w:val="none" w:sz="0" w:space="0" w:color="auto"/>
            <w:right w:val="none" w:sz="0" w:space="0" w:color="auto"/>
          </w:divBdr>
        </w:div>
      </w:divsChild>
    </w:div>
    <w:div w:id="642932499">
      <w:bodyDiv w:val="1"/>
      <w:marLeft w:val="0"/>
      <w:marRight w:val="0"/>
      <w:marTop w:val="0"/>
      <w:marBottom w:val="0"/>
      <w:divBdr>
        <w:top w:val="none" w:sz="0" w:space="0" w:color="auto"/>
        <w:left w:val="none" w:sz="0" w:space="0" w:color="auto"/>
        <w:bottom w:val="none" w:sz="0" w:space="0" w:color="auto"/>
        <w:right w:val="none" w:sz="0" w:space="0" w:color="auto"/>
      </w:divBdr>
    </w:div>
    <w:div w:id="643512631">
      <w:bodyDiv w:val="1"/>
      <w:marLeft w:val="0"/>
      <w:marRight w:val="0"/>
      <w:marTop w:val="0"/>
      <w:marBottom w:val="0"/>
      <w:divBdr>
        <w:top w:val="none" w:sz="0" w:space="0" w:color="auto"/>
        <w:left w:val="none" w:sz="0" w:space="0" w:color="auto"/>
        <w:bottom w:val="none" w:sz="0" w:space="0" w:color="auto"/>
        <w:right w:val="none" w:sz="0" w:space="0" w:color="auto"/>
      </w:divBdr>
      <w:divsChild>
        <w:div w:id="113213019">
          <w:marLeft w:val="1166"/>
          <w:marRight w:val="0"/>
          <w:marTop w:val="91"/>
          <w:marBottom w:val="0"/>
          <w:divBdr>
            <w:top w:val="none" w:sz="0" w:space="0" w:color="auto"/>
            <w:left w:val="none" w:sz="0" w:space="0" w:color="auto"/>
            <w:bottom w:val="none" w:sz="0" w:space="0" w:color="auto"/>
            <w:right w:val="none" w:sz="0" w:space="0" w:color="auto"/>
          </w:divBdr>
        </w:div>
        <w:div w:id="680667622">
          <w:marLeft w:val="547"/>
          <w:marRight w:val="0"/>
          <w:marTop w:val="106"/>
          <w:marBottom w:val="0"/>
          <w:divBdr>
            <w:top w:val="none" w:sz="0" w:space="0" w:color="auto"/>
            <w:left w:val="none" w:sz="0" w:space="0" w:color="auto"/>
            <w:bottom w:val="none" w:sz="0" w:space="0" w:color="auto"/>
            <w:right w:val="none" w:sz="0" w:space="0" w:color="auto"/>
          </w:divBdr>
        </w:div>
        <w:div w:id="898367599">
          <w:marLeft w:val="1166"/>
          <w:marRight w:val="0"/>
          <w:marTop w:val="91"/>
          <w:marBottom w:val="0"/>
          <w:divBdr>
            <w:top w:val="none" w:sz="0" w:space="0" w:color="auto"/>
            <w:left w:val="none" w:sz="0" w:space="0" w:color="auto"/>
            <w:bottom w:val="none" w:sz="0" w:space="0" w:color="auto"/>
            <w:right w:val="none" w:sz="0" w:space="0" w:color="auto"/>
          </w:divBdr>
        </w:div>
        <w:div w:id="1004698733">
          <w:marLeft w:val="1166"/>
          <w:marRight w:val="0"/>
          <w:marTop w:val="91"/>
          <w:marBottom w:val="0"/>
          <w:divBdr>
            <w:top w:val="none" w:sz="0" w:space="0" w:color="auto"/>
            <w:left w:val="none" w:sz="0" w:space="0" w:color="auto"/>
            <w:bottom w:val="none" w:sz="0" w:space="0" w:color="auto"/>
            <w:right w:val="none" w:sz="0" w:space="0" w:color="auto"/>
          </w:divBdr>
        </w:div>
        <w:div w:id="1093210215">
          <w:marLeft w:val="547"/>
          <w:marRight w:val="0"/>
          <w:marTop w:val="106"/>
          <w:marBottom w:val="0"/>
          <w:divBdr>
            <w:top w:val="none" w:sz="0" w:space="0" w:color="auto"/>
            <w:left w:val="none" w:sz="0" w:space="0" w:color="auto"/>
            <w:bottom w:val="none" w:sz="0" w:space="0" w:color="auto"/>
            <w:right w:val="none" w:sz="0" w:space="0" w:color="auto"/>
          </w:divBdr>
        </w:div>
        <w:div w:id="1287543591">
          <w:marLeft w:val="547"/>
          <w:marRight w:val="0"/>
          <w:marTop w:val="106"/>
          <w:marBottom w:val="0"/>
          <w:divBdr>
            <w:top w:val="none" w:sz="0" w:space="0" w:color="auto"/>
            <w:left w:val="none" w:sz="0" w:space="0" w:color="auto"/>
            <w:bottom w:val="none" w:sz="0" w:space="0" w:color="auto"/>
            <w:right w:val="none" w:sz="0" w:space="0" w:color="auto"/>
          </w:divBdr>
        </w:div>
        <w:div w:id="1520244025">
          <w:marLeft w:val="1166"/>
          <w:marRight w:val="0"/>
          <w:marTop w:val="91"/>
          <w:marBottom w:val="0"/>
          <w:divBdr>
            <w:top w:val="none" w:sz="0" w:space="0" w:color="auto"/>
            <w:left w:val="none" w:sz="0" w:space="0" w:color="auto"/>
            <w:bottom w:val="none" w:sz="0" w:space="0" w:color="auto"/>
            <w:right w:val="none" w:sz="0" w:space="0" w:color="auto"/>
          </w:divBdr>
        </w:div>
        <w:div w:id="2023126779">
          <w:marLeft w:val="547"/>
          <w:marRight w:val="0"/>
          <w:marTop w:val="106"/>
          <w:marBottom w:val="0"/>
          <w:divBdr>
            <w:top w:val="none" w:sz="0" w:space="0" w:color="auto"/>
            <w:left w:val="none" w:sz="0" w:space="0" w:color="auto"/>
            <w:bottom w:val="none" w:sz="0" w:space="0" w:color="auto"/>
            <w:right w:val="none" w:sz="0" w:space="0" w:color="auto"/>
          </w:divBdr>
        </w:div>
        <w:div w:id="2115128810">
          <w:marLeft w:val="1166"/>
          <w:marRight w:val="0"/>
          <w:marTop w:val="91"/>
          <w:marBottom w:val="0"/>
          <w:divBdr>
            <w:top w:val="none" w:sz="0" w:space="0" w:color="auto"/>
            <w:left w:val="none" w:sz="0" w:space="0" w:color="auto"/>
            <w:bottom w:val="none" w:sz="0" w:space="0" w:color="auto"/>
            <w:right w:val="none" w:sz="0" w:space="0" w:color="auto"/>
          </w:divBdr>
        </w:div>
      </w:divsChild>
    </w:div>
    <w:div w:id="644286692">
      <w:bodyDiv w:val="1"/>
      <w:marLeft w:val="0"/>
      <w:marRight w:val="0"/>
      <w:marTop w:val="0"/>
      <w:marBottom w:val="0"/>
      <w:divBdr>
        <w:top w:val="none" w:sz="0" w:space="0" w:color="auto"/>
        <w:left w:val="none" w:sz="0" w:space="0" w:color="auto"/>
        <w:bottom w:val="none" w:sz="0" w:space="0" w:color="auto"/>
        <w:right w:val="none" w:sz="0" w:space="0" w:color="auto"/>
      </w:divBdr>
      <w:divsChild>
        <w:div w:id="107167899">
          <w:marLeft w:val="1800"/>
          <w:marRight w:val="0"/>
          <w:marTop w:val="115"/>
          <w:marBottom w:val="0"/>
          <w:divBdr>
            <w:top w:val="none" w:sz="0" w:space="0" w:color="auto"/>
            <w:left w:val="none" w:sz="0" w:space="0" w:color="auto"/>
            <w:bottom w:val="none" w:sz="0" w:space="0" w:color="auto"/>
            <w:right w:val="none" w:sz="0" w:space="0" w:color="auto"/>
          </w:divBdr>
        </w:div>
        <w:div w:id="690641666">
          <w:marLeft w:val="547"/>
          <w:marRight w:val="0"/>
          <w:marTop w:val="154"/>
          <w:marBottom w:val="0"/>
          <w:divBdr>
            <w:top w:val="none" w:sz="0" w:space="0" w:color="auto"/>
            <w:left w:val="none" w:sz="0" w:space="0" w:color="auto"/>
            <w:bottom w:val="none" w:sz="0" w:space="0" w:color="auto"/>
            <w:right w:val="none" w:sz="0" w:space="0" w:color="auto"/>
          </w:divBdr>
        </w:div>
        <w:div w:id="1052192962">
          <w:marLeft w:val="1800"/>
          <w:marRight w:val="0"/>
          <w:marTop w:val="115"/>
          <w:marBottom w:val="0"/>
          <w:divBdr>
            <w:top w:val="none" w:sz="0" w:space="0" w:color="auto"/>
            <w:left w:val="none" w:sz="0" w:space="0" w:color="auto"/>
            <w:bottom w:val="none" w:sz="0" w:space="0" w:color="auto"/>
            <w:right w:val="none" w:sz="0" w:space="0" w:color="auto"/>
          </w:divBdr>
        </w:div>
        <w:div w:id="2015186792">
          <w:marLeft w:val="1800"/>
          <w:marRight w:val="0"/>
          <w:marTop w:val="115"/>
          <w:marBottom w:val="0"/>
          <w:divBdr>
            <w:top w:val="none" w:sz="0" w:space="0" w:color="auto"/>
            <w:left w:val="none" w:sz="0" w:space="0" w:color="auto"/>
            <w:bottom w:val="none" w:sz="0" w:space="0" w:color="auto"/>
            <w:right w:val="none" w:sz="0" w:space="0" w:color="auto"/>
          </w:divBdr>
        </w:div>
      </w:divsChild>
    </w:div>
    <w:div w:id="644434871">
      <w:bodyDiv w:val="1"/>
      <w:marLeft w:val="0"/>
      <w:marRight w:val="0"/>
      <w:marTop w:val="0"/>
      <w:marBottom w:val="0"/>
      <w:divBdr>
        <w:top w:val="none" w:sz="0" w:space="0" w:color="auto"/>
        <w:left w:val="none" w:sz="0" w:space="0" w:color="auto"/>
        <w:bottom w:val="none" w:sz="0" w:space="0" w:color="auto"/>
        <w:right w:val="none" w:sz="0" w:space="0" w:color="auto"/>
      </w:divBdr>
    </w:div>
    <w:div w:id="647786459">
      <w:bodyDiv w:val="1"/>
      <w:marLeft w:val="0"/>
      <w:marRight w:val="0"/>
      <w:marTop w:val="0"/>
      <w:marBottom w:val="0"/>
      <w:divBdr>
        <w:top w:val="none" w:sz="0" w:space="0" w:color="auto"/>
        <w:left w:val="none" w:sz="0" w:space="0" w:color="auto"/>
        <w:bottom w:val="none" w:sz="0" w:space="0" w:color="auto"/>
        <w:right w:val="none" w:sz="0" w:space="0" w:color="auto"/>
      </w:divBdr>
      <w:divsChild>
        <w:div w:id="1367606103">
          <w:marLeft w:val="0"/>
          <w:marRight w:val="0"/>
          <w:marTop w:val="0"/>
          <w:marBottom w:val="0"/>
          <w:divBdr>
            <w:top w:val="none" w:sz="0" w:space="0" w:color="auto"/>
            <w:left w:val="none" w:sz="0" w:space="0" w:color="auto"/>
            <w:bottom w:val="none" w:sz="0" w:space="0" w:color="auto"/>
            <w:right w:val="none" w:sz="0" w:space="0" w:color="auto"/>
          </w:divBdr>
          <w:divsChild>
            <w:div w:id="319357631">
              <w:marLeft w:val="0"/>
              <w:marRight w:val="0"/>
              <w:marTop w:val="0"/>
              <w:marBottom w:val="0"/>
              <w:divBdr>
                <w:top w:val="none" w:sz="0" w:space="0" w:color="auto"/>
                <w:left w:val="none" w:sz="0" w:space="0" w:color="auto"/>
                <w:bottom w:val="none" w:sz="0" w:space="0" w:color="auto"/>
                <w:right w:val="none" w:sz="0" w:space="0" w:color="auto"/>
              </w:divBdr>
            </w:div>
            <w:div w:id="1184175945">
              <w:marLeft w:val="0"/>
              <w:marRight w:val="0"/>
              <w:marTop w:val="0"/>
              <w:marBottom w:val="0"/>
              <w:divBdr>
                <w:top w:val="none" w:sz="0" w:space="0" w:color="auto"/>
                <w:left w:val="none" w:sz="0" w:space="0" w:color="auto"/>
                <w:bottom w:val="none" w:sz="0" w:space="0" w:color="auto"/>
                <w:right w:val="none" w:sz="0" w:space="0" w:color="auto"/>
              </w:divBdr>
            </w:div>
            <w:div w:id="128064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85139">
      <w:bodyDiv w:val="1"/>
      <w:marLeft w:val="0"/>
      <w:marRight w:val="0"/>
      <w:marTop w:val="0"/>
      <w:marBottom w:val="0"/>
      <w:divBdr>
        <w:top w:val="none" w:sz="0" w:space="0" w:color="auto"/>
        <w:left w:val="none" w:sz="0" w:space="0" w:color="auto"/>
        <w:bottom w:val="none" w:sz="0" w:space="0" w:color="auto"/>
        <w:right w:val="none" w:sz="0" w:space="0" w:color="auto"/>
      </w:divBdr>
      <w:divsChild>
        <w:div w:id="90901558">
          <w:marLeft w:val="547"/>
          <w:marRight w:val="0"/>
          <w:marTop w:val="96"/>
          <w:marBottom w:val="0"/>
          <w:divBdr>
            <w:top w:val="none" w:sz="0" w:space="0" w:color="auto"/>
            <w:left w:val="none" w:sz="0" w:space="0" w:color="auto"/>
            <w:bottom w:val="none" w:sz="0" w:space="0" w:color="auto"/>
            <w:right w:val="none" w:sz="0" w:space="0" w:color="auto"/>
          </w:divBdr>
        </w:div>
        <w:div w:id="373309884">
          <w:marLeft w:val="547"/>
          <w:marRight w:val="0"/>
          <w:marTop w:val="96"/>
          <w:marBottom w:val="0"/>
          <w:divBdr>
            <w:top w:val="none" w:sz="0" w:space="0" w:color="auto"/>
            <w:left w:val="none" w:sz="0" w:space="0" w:color="auto"/>
            <w:bottom w:val="none" w:sz="0" w:space="0" w:color="auto"/>
            <w:right w:val="none" w:sz="0" w:space="0" w:color="auto"/>
          </w:divBdr>
        </w:div>
        <w:div w:id="740950381">
          <w:marLeft w:val="1166"/>
          <w:marRight w:val="0"/>
          <w:marTop w:val="86"/>
          <w:marBottom w:val="0"/>
          <w:divBdr>
            <w:top w:val="none" w:sz="0" w:space="0" w:color="auto"/>
            <w:left w:val="none" w:sz="0" w:space="0" w:color="auto"/>
            <w:bottom w:val="none" w:sz="0" w:space="0" w:color="auto"/>
            <w:right w:val="none" w:sz="0" w:space="0" w:color="auto"/>
          </w:divBdr>
        </w:div>
        <w:div w:id="843126730">
          <w:marLeft w:val="547"/>
          <w:marRight w:val="0"/>
          <w:marTop w:val="96"/>
          <w:marBottom w:val="0"/>
          <w:divBdr>
            <w:top w:val="none" w:sz="0" w:space="0" w:color="auto"/>
            <w:left w:val="none" w:sz="0" w:space="0" w:color="auto"/>
            <w:bottom w:val="none" w:sz="0" w:space="0" w:color="auto"/>
            <w:right w:val="none" w:sz="0" w:space="0" w:color="auto"/>
          </w:divBdr>
        </w:div>
        <w:div w:id="1115177947">
          <w:marLeft w:val="547"/>
          <w:marRight w:val="0"/>
          <w:marTop w:val="96"/>
          <w:marBottom w:val="0"/>
          <w:divBdr>
            <w:top w:val="none" w:sz="0" w:space="0" w:color="auto"/>
            <w:left w:val="none" w:sz="0" w:space="0" w:color="auto"/>
            <w:bottom w:val="none" w:sz="0" w:space="0" w:color="auto"/>
            <w:right w:val="none" w:sz="0" w:space="0" w:color="auto"/>
          </w:divBdr>
        </w:div>
        <w:div w:id="1472626435">
          <w:marLeft w:val="547"/>
          <w:marRight w:val="0"/>
          <w:marTop w:val="96"/>
          <w:marBottom w:val="0"/>
          <w:divBdr>
            <w:top w:val="none" w:sz="0" w:space="0" w:color="auto"/>
            <w:left w:val="none" w:sz="0" w:space="0" w:color="auto"/>
            <w:bottom w:val="none" w:sz="0" w:space="0" w:color="auto"/>
            <w:right w:val="none" w:sz="0" w:space="0" w:color="auto"/>
          </w:divBdr>
        </w:div>
        <w:div w:id="1730349043">
          <w:marLeft w:val="547"/>
          <w:marRight w:val="0"/>
          <w:marTop w:val="96"/>
          <w:marBottom w:val="0"/>
          <w:divBdr>
            <w:top w:val="none" w:sz="0" w:space="0" w:color="auto"/>
            <w:left w:val="none" w:sz="0" w:space="0" w:color="auto"/>
            <w:bottom w:val="none" w:sz="0" w:space="0" w:color="auto"/>
            <w:right w:val="none" w:sz="0" w:space="0" w:color="auto"/>
          </w:divBdr>
        </w:div>
        <w:div w:id="1957566213">
          <w:marLeft w:val="547"/>
          <w:marRight w:val="0"/>
          <w:marTop w:val="96"/>
          <w:marBottom w:val="0"/>
          <w:divBdr>
            <w:top w:val="none" w:sz="0" w:space="0" w:color="auto"/>
            <w:left w:val="none" w:sz="0" w:space="0" w:color="auto"/>
            <w:bottom w:val="none" w:sz="0" w:space="0" w:color="auto"/>
            <w:right w:val="none" w:sz="0" w:space="0" w:color="auto"/>
          </w:divBdr>
        </w:div>
      </w:divsChild>
    </w:div>
    <w:div w:id="648704511">
      <w:bodyDiv w:val="1"/>
      <w:marLeft w:val="0"/>
      <w:marRight w:val="0"/>
      <w:marTop w:val="0"/>
      <w:marBottom w:val="0"/>
      <w:divBdr>
        <w:top w:val="none" w:sz="0" w:space="0" w:color="auto"/>
        <w:left w:val="none" w:sz="0" w:space="0" w:color="auto"/>
        <w:bottom w:val="none" w:sz="0" w:space="0" w:color="auto"/>
        <w:right w:val="none" w:sz="0" w:space="0" w:color="auto"/>
      </w:divBdr>
    </w:div>
    <w:div w:id="651061613">
      <w:bodyDiv w:val="1"/>
      <w:marLeft w:val="0"/>
      <w:marRight w:val="0"/>
      <w:marTop w:val="0"/>
      <w:marBottom w:val="0"/>
      <w:divBdr>
        <w:top w:val="none" w:sz="0" w:space="0" w:color="auto"/>
        <w:left w:val="none" w:sz="0" w:space="0" w:color="auto"/>
        <w:bottom w:val="none" w:sz="0" w:space="0" w:color="auto"/>
        <w:right w:val="none" w:sz="0" w:space="0" w:color="auto"/>
      </w:divBdr>
      <w:divsChild>
        <w:div w:id="89206351">
          <w:marLeft w:val="360"/>
          <w:marRight w:val="0"/>
          <w:marTop w:val="200"/>
          <w:marBottom w:val="0"/>
          <w:divBdr>
            <w:top w:val="none" w:sz="0" w:space="0" w:color="auto"/>
            <w:left w:val="none" w:sz="0" w:space="0" w:color="auto"/>
            <w:bottom w:val="none" w:sz="0" w:space="0" w:color="auto"/>
            <w:right w:val="none" w:sz="0" w:space="0" w:color="auto"/>
          </w:divBdr>
        </w:div>
        <w:div w:id="557669868">
          <w:marLeft w:val="360"/>
          <w:marRight w:val="0"/>
          <w:marTop w:val="200"/>
          <w:marBottom w:val="0"/>
          <w:divBdr>
            <w:top w:val="none" w:sz="0" w:space="0" w:color="auto"/>
            <w:left w:val="none" w:sz="0" w:space="0" w:color="auto"/>
            <w:bottom w:val="none" w:sz="0" w:space="0" w:color="auto"/>
            <w:right w:val="none" w:sz="0" w:space="0" w:color="auto"/>
          </w:divBdr>
        </w:div>
        <w:div w:id="1561164409">
          <w:marLeft w:val="360"/>
          <w:marRight w:val="0"/>
          <w:marTop w:val="200"/>
          <w:marBottom w:val="0"/>
          <w:divBdr>
            <w:top w:val="none" w:sz="0" w:space="0" w:color="auto"/>
            <w:left w:val="none" w:sz="0" w:space="0" w:color="auto"/>
            <w:bottom w:val="none" w:sz="0" w:space="0" w:color="auto"/>
            <w:right w:val="none" w:sz="0" w:space="0" w:color="auto"/>
          </w:divBdr>
        </w:div>
        <w:div w:id="1732970063">
          <w:marLeft w:val="360"/>
          <w:marRight w:val="0"/>
          <w:marTop w:val="200"/>
          <w:marBottom w:val="0"/>
          <w:divBdr>
            <w:top w:val="none" w:sz="0" w:space="0" w:color="auto"/>
            <w:left w:val="none" w:sz="0" w:space="0" w:color="auto"/>
            <w:bottom w:val="none" w:sz="0" w:space="0" w:color="auto"/>
            <w:right w:val="none" w:sz="0" w:space="0" w:color="auto"/>
          </w:divBdr>
        </w:div>
      </w:divsChild>
    </w:div>
    <w:div w:id="653147266">
      <w:bodyDiv w:val="1"/>
      <w:marLeft w:val="0"/>
      <w:marRight w:val="0"/>
      <w:marTop w:val="0"/>
      <w:marBottom w:val="0"/>
      <w:divBdr>
        <w:top w:val="none" w:sz="0" w:space="0" w:color="auto"/>
        <w:left w:val="none" w:sz="0" w:space="0" w:color="auto"/>
        <w:bottom w:val="none" w:sz="0" w:space="0" w:color="auto"/>
        <w:right w:val="none" w:sz="0" w:space="0" w:color="auto"/>
      </w:divBdr>
      <w:divsChild>
        <w:div w:id="405080545">
          <w:marLeft w:val="1166"/>
          <w:marRight w:val="0"/>
          <w:marTop w:val="115"/>
          <w:marBottom w:val="120"/>
          <w:divBdr>
            <w:top w:val="none" w:sz="0" w:space="0" w:color="auto"/>
            <w:left w:val="none" w:sz="0" w:space="0" w:color="auto"/>
            <w:bottom w:val="none" w:sz="0" w:space="0" w:color="auto"/>
            <w:right w:val="none" w:sz="0" w:space="0" w:color="auto"/>
          </w:divBdr>
        </w:div>
        <w:div w:id="602147014">
          <w:marLeft w:val="1166"/>
          <w:marRight w:val="0"/>
          <w:marTop w:val="115"/>
          <w:marBottom w:val="120"/>
          <w:divBdr>
            <w:top w:val="none" w:sz="0" w:space="0" w:color="auto"/>
            <w:left w:val="none" w:sz="0" w:space="0" w:color="auto"/>
            <w:bottom w:val="none" w:sz="0" w:space="0" w:color="auto"/>
            <w:right w:val="none" w:sz="0" w:space="0" w:color="auto"/>
          </w:divBdr>
        </w:div>
        <w:div w:id="1005014742">
          <w:marLeft w:val="547"/>
          <w:marRight w:val="0"/>
          <w:marTop w:val="134"/>
          <w:marBottom w:val="120"/>
          <w:divBdr>
            <w:top w:val="none" w:sz="0" w:space="0" w:color="auto"/>
            <w:left w:val="none" w:sz="0" w:space="0" w:color="auto"/>
            <w:bottom w:val="none" w:sz="0" w:space="0" w:color="auto"/>
            <w:right w:val="none" w:sz="0" w:space="0" w:color="auto"/>
          </w:divBdr>
        </w:div>
        <w:div w:id="1056854941">
          <w:marLeft w:val="547"/>
          <w:marRight w:val="0"/>
          <w:marTop w:val="134"/>
          <w:marBottom w:val="120"/>
          <w:divBdr>
            <w:top w:val="none" w:sz="0" w:space="0" w:color="auto"/>
            <w:left w:val="none" w:sz="0" w:space="0" w:color="auto"/>
            <w:bottom w:val="none" w:sz="0" w:space="0" w:color="auto"/>
            <w:right w:val="none" w:sz="0" w:space="0" w:color="auto"/>
          </w:divBdr>
        </w:div>
        <w:div w:id="1175728581">
          <w:marLeft w:val="547"/>
          <w:marRight w:val="0"/>
          <w:marTop w:val="134"/>
          <w:marBottom w:val="120"/>
          <w:divBdr>
            <w:top w:val="none" w:sz="0" w:space="0" w:color="auto"/>
            <w:left w:val="none" w:sz="0" w:space="0" w:color="auto"/>
            <w:bottom w:val="none" w:sz="0" w:space="0" w:color="auto"/>
            <w:right w:val="none" w:sz="0" w:space="0" w:color="auto"/>
          </w:divBdr>
        </w:div>
        <w:div w:id="1230264077">
          <w:marLeft w:val="1166"/>
          <w:marRight w:val="0"/>
          <w:marTop w:val="115"/>
          <w:marBottom w:val="120"/>
          <w:divBdr>
            <w:top w:val="none" w:sz="0" w:space="0" w:color="auto"/>
            <w:left w:val="none" w:sz="0" w:space="0" w:color="auto"/>
            <w:bottom w:val="none" w:sz="0" w:space="0" w:color="auto"/>
            <w:right w:val="none" w:sz="0" w:space="0" w:color="auto"/>
          </w:divBdr>
        </w:div>
      </w:divsChild>
    </w:div>
    <w:div w:id="653529569">
      <w:bodyDiv w:val="1"/>
      <w:marLeft w:val="0"/>
      <w:marRight w:val="0"/>
      <w:marTop w:val="0"/>
      <w:marBottom w:val="0"/>
      <w:divBdr>
        <w:top w:val="none" w:sz="0" w:space="0" w:color="auto"/>
        <w:left w:val="none" w:sz="0" w:space="0" w:color="auto"/>
        <w:bottom w:val="none" w:sz="0" w:space="0" w:color="auto"/>
        <w:right w:val="none" w:sz="0" w:space="0" w:color="auto"/>
      </w:divBdr>
    </w:div>
    <w:div w:id="654455276">
      <w:bodyDiv w:val="1"/>
      <w:marLeft w:val="0"/>
      <w:marRight w:val="0"/>
      <w:marTop w:val="0"/>
      <w:marBottom w:val="0"/>
      <w:divBdr>
        <w:top w:val="none" w:sz="0" w:space="0" w:color="auto"/>
        <w:left w:val="none" w:sz="0" w:space="0" w:color="auto"/>
        <w:bottom w:val="none" w:sz="0" w:space="0" w:color="auto"/>
        <w:right w:val="none" w:sz="0" w:space="0" w:color="auto"/>
      </w:divBdr>
    </w:div>
    <w:div w:id="654801325">
      <w:bodyDiv w:val="1"/>
      <w:marLeft w:val="0"/>
      <w:marRight w:val="0"/>
      <w:marTop w:val="0"/>
      <w:marBottom w:val="0"/>
      <w:divBdr>
        <w:top w:val="none" w:sz="0" w:space="0" w:color="auto"/>
        <w:left w:val="none" w:sz="0" w:space="0" w:color="auto"/>
        <w:bottom w:val="none" w:sz="0" w:space="0" w:color="auto"/>
        <w:right w:val="none" w:sz="0" w:space="0" w:color="auto"/>
      </w:divBdr>
      <w:divsChild>
        <w:div w:id="143275352">
          <w:marLeft w:val="1166"/>
          <w:marRight w:val="0"/>
          <w:marTop w:val="96"/>
          <w:marBottom w:val="0"/>
          <w:divBdr>
            <w:top w:val="none" w:sz="0" w:space="0" w:color="auto"/>
            <w:left w:val="none" w:sz="0" w:space="0" w:color="auto"/>
            <w:bottom w:val="none" w:sz="0" w:space="0" w:color="auto"/>
            <w:right w:val="none" w:sz="0" w:space="0" w:color="auto"/>
          </w:divBdr>
        </w:div>
        <w:div w:id="488793567">
          <w:marLeft w:val="547"/>
          <w:marRight w:val="0"/>
          <w:marTop w:val="115"/>
          <w:marBottom w:val="0"/>
          <w:divBdr>
            <w:top w:val="none" w:sz="0" w:space="0" w:color="auto"/>
            <w:left w:val="none" w:sz="0" w:space="0" w:color="auto"/>
            <w:bottom w:val="none" w:sz="0" w:space="0" w:color="auto"/>
            <w:right w:val="none" w:sz="0" w:space="0" w:color="auto"/>
          </w:divBdr>
        </w:div>
        <w:div w:id="560486935">
          <w:marLeft w:val="547"/>
          <w:marRight w:val="0"/>
          <w:marTop w:val="115"/>
          <w:marBottom w:val="0"/>
          <w:divBdr>
            <w:top w:val="none" w:sz="0" w:space="0" w:color="auto"/>
            <w:left w:val="none" w:sz="0" w:space="0" w:color="auto"/>
            <w:bottom w:val="none" w:sz="0" w:space="0" w:color="auto"/>
            <w:right w:val="none" w:sz="0" w:space="0" w:color="auto"/>
          </w:divBdr>
        </w:div>
        <w:div w:id="928581500">
          <w:marLeft w:val="1166"/>
          <w:marRight w:val="0"/>
          <w:marTop w:val="96"/>
          <w:marBottom w:val="0"/>
          <w:divBdr>
            <w:top w:val="none" w:sz="0" w:space="0" w:color="auto"/>
            <w:left w:val="none" w:sz="0" w:space="0" w:color="auto"/>
            <w:bottom w:val="none" w:sz="0" w:space="0" w:color="auto"/>
            <w:right w:val="none" w:sz="0" w:space="0" w:color="auto"/>
          </w:divBdr>
        </w:div>
        <w:div w:id="1248732113">
          <w:marLeft w:val="1166"/>
          <w:marRight w:val="0"/>
          <w:marTop w:val="96"/>
          <w:marBottom w:val="0"/>
          <w:divBdr>
            <w:top w:val="none" w:sz="0" w:space="0" w:color="auto"/>
            <w:left w:val="none" w:sz="0" w:space="0" w:color="auto"/>
            <w:bottom w:val="none" w:sz="0" w:space="0" w:color="auto"/>
            <w:right w:val="none" w:sz="0" w:space="0" w:color="auto"/>
          </w:divBdr>
        </w:div>
        <w:div w:id="1602951021">
          <w:marLeft w:val="1166"/>
          <w:marRight w:val="0"/>
          <w:marTop w:val="96"/>
          <w:marBottom w:val="0"/>
          <w:divBdr>
            <w:top w:val="none" w:sz="0" w:space="0" w:color="auto"/>
            <w:left w:val="none" w:sz="0" w:space="0" w:color="auto"/>
            <w:bottom w:val="none" w:sz="0" w:space="0" w:color="auto"/>
            <w:right w:val="none" w:sz="0" w:space="0" w:color="auto"/>
          </w:divBdr>
        </w:div>
        <w:div w:id="1677076493">
          <w:marLeft w:val="1166"/>
          <w:marRight w:val="0"/>
          <w:marTop w:val="96"/>
          <w:marBottom w:val="0"/>
          <w:divBdr>
            <w:top w:val="none" w:sz="0" w:space="0" w:color="auto"/>
            <w:left w:val="none" w:sz="0" w:space="0" w:color="auto"/>
            <w:bottom w:val="none" w:sz="0" w:space="0" w:color="auto"/>
            <w:right w:val="none" w:sz="0" w:space="0" w:color="auto"/>
          </w:divBdr>
        </w:div>
        <w:div w:id="2097163181">
          <w:marLeft w:val="1166"/>
          <w:marRight w:val="0"/>
          <w:marTop w:val="96"/>
          <w:marBottom w:val="0"/>
          <w:divBdr>
            <w:top w:val="none" w:sz="0" w:space="0" w:color="auto"/>
            <w:left w:val="none" w:sz="0" w:space="0" w:color="auto"/>
            <w:bottom w:val="none" w:sz="0" w:space="0" w:color="auto"/>
            <w:right w:val="none" w:sz="0" w:space="0" w:color="auto"/>
          </w:divBdr>
        </w:div>
      </w:divsChild>
    </w:div>
    <w:div w:id="655381052">
      <w:bodyDiv w:val="1"/>
      <w:marLeft w:val="0"/>
      <w:marRight w:val="0"/>
      <w:marTop w:val="0"/>
      <w:marBottom w:val="0"/>
      <w:divBdr>
        <w:top w:val="none" w:sz="0" w:space="0" w:color="auto"/>
        <w:left w:val="none" w:sz="0" w:space="0" w:color="auto"/>
        <w:bottom w:val="none" w:sz="0" w:space="0" w:color="auto"/>
        <w:right w:val="none" w:sz="0" w:space="0" w:color="auto"/>
      </w:divBdr>
    </w:div>
    <w:div w:id="655840457">
      <w:bodyDiv w:val="1"/>
      <w:marLeft w:val="0"/>
      <w:marRight w:val="0"/>
      <w:marTop w:val="0"/>
      <w:marBottom w:val="0"/>
      <w:divBdr>
        <w:top w:val="none" w:sz="0" w:space="0" w:color="auto"/>
        <w:left w:val="none" w:sz="0" w:space="0" w:color="auto"/>
        <w:bottom w:val="none" w:sz="0" w:space="0" w:color="auto"/>
        <w:right w:val="none" w:sz="0" w:space="0" w:color="auto"/>
      </w:divBdr>
    </w:div>
    <w:div w:id="656419109">
      <w:bodyDiv w:val="1"/>
      <w:marLeft w:val="0"/>
      <w:marRight w:val="0"/>
      <w:marTop w:val="0"/>
      <w:marBottom w:val="0"/>
      <w:divBdr>
        <w:top w:val="none" w:sz="0" w:space="0" w:color="auto"/>
        <w:left w:val="none" w:sz="0" w:space="0" w:color="auto"/>
        <w:bottom w:val="none" w:sz="0" w:space="0" w:color="auto"/>
        <w:right w:val="none" w:sz="0" w:space="0" w:color="auto"/>
      </w:divBdr>
    </w:div>
    <w:div w:id="656693817">
      <w:bodyDiv w:val="1"/>
      <w:marLeft w:val="0"/>
      <w:marRight w:val="0"/>
      <w:marTop w:val="0"/>
      <w:marBottom w:val="0"/>
      <w:divBdr>
        <w:top w:val="none" w:sz="0" w:space="0" w:color="auto"/>
        <w:left w:val="none" w:sz="0" w:space="0" w:color="auto"/>
        <w:bottom w:val="none" w:sz="0" w:space="0" w:color="auto"/>
        <w:right w:val="none" w:sz="0" w:space="0" w:color="auto"/>
      </w:divBdr>
    </w:div>
    <w:div w:id="657659825">
      <w:bodyDiv w:val="1"/>
      <w:marLeft w:val="0"/>
      <w:marRight w:val="0"/>
      <w:marTop w:val="0"/>
      <w:marBottom w:val="0"/>
      <w:divBdr>
        <w:top w:val="none" w:sz="0" w:space="0" w:color="auto"/>
        <w:left w:val="none" w:sz="0" w:space="0" w:color="auto"/>
        <w:bottom w:val="none" w:sz="0" w:space="0" w:color="auto"/>
        <w:right w:val="none" w:sz="0" w:space="0" w:color="auto"/>
      </w:divBdr>
    </w:div>
    <w:div w:id="659384981">
      <w:bodyDiv w:val="1"/>
      <w:marLeft w:val="0"/>
      <w:marRight w:val="0"/>
      <w:marTop w:val="0"/>
      <w:marBottom w:val="0"/>
      <w:divBdr>
        <w:top w:val="none" w:sz="0" w:space="0" w:color="auto"/>
        <w:left w:val="none" w:sz="0" w:space="0" w:color="auto"/>
        <w:bottom w:val="none" w:sz="0" w:space="0" w:color="auto"/>
        <w:right w:val="none" w:sz="0" w:space="0" w:color="auto"/>
      </w:divBdr>
    </w:div>
    <w:div w:id="659652349">
      <w:bodyDiv w:val="1"/>
      <w:marLeft w:val="0"/>
      <w:marRight w:val="0"/>
      <w:marTop w:val="0"/>
      <w:marBottom w:val="0"/>
      <w:divBdr>
        <w:top w:val="none" w:sz="0" w:space="0" w:color="auto"/>
        <w:left w:val="none" w:sz="0" w:space="0" w:color="auto"/>
        <w:bottom w:val="none" w:sz="0" w:space="0" w:color="auto"/>
        <w:right w:val="none" w:sz="0" w:space="0" w:color="auto"/>
      </w:divBdr>
    </w:div>
    <w:div w:id="659695399">
      <w:bodyDiv w:val="1"/>
      <w:marLeft w:val="0"/>
      <w:marRight w:val="0"/>
      <w:marTop w:val="0"/>
      <w:marBottom w:val="0"/>
      <w:divBdr>
        <w:top w:val="none" w:sz="0" w:space="0" w:color="auto"/>
        <w:left w:val="none" w:sz="0" w:space="0" w:color="auto"/>
        <w:bottom w:val="none" w:sz="0" w:space="0" w:color="auto"/>
        <w:right w:val="none" w:sz="0" w:space="0" w:color="auto"/>
      </w:divBdr>
    </w:div>
    <w:div w:id="660541090">
      <w:bodyDiv w:val="1"/>
      <w:marLeft w:val="0"/>
      <w:marRight w:val="0"/>
      <w:marTop w:val="0"/>
      <w:marBottom w:val="0"/>
      <w:divBdr>
        <w:top w:val="none" w:sz="0" w:space="0" w:color="auto"/>
        <w:left w:val="none" w:sz="0" w:space="0" w:color="auto"/>
        <w:bottom w:val="none" w:sz="0" w:space="0" w:color="auto"/>
        <w:right w:val="none" w:sz="0" w:space="0" w:color="auto"/>
      </w:divBdr>
      <w:divsChild>
        <w:div w:id="2098209378">
          <w:marLeft w:val="0"/>
          <w:marRight w:val="0"/>
          <w:marTop w:val="0"/>
          <w:marBottom w:val="0"/>
          <w:divBdr>
            <w:top w:val="none" w:sz="0" w:space="0" w:color="auto"/>
            <w:left w:val="none" w:sz="0" w:space="0" w:color="auto"/>
            <w:bottom w:val="none" w:sz="0" w:space="0" w:color="auto"/>
            <w:right w:val="none" w:sz="0" w:space="0" w:color="auto"/>
          </w:divBdr>
          <w:divsChild>
            <w:div w:id="17144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05584">
      <w:bodyDiv w:val="1"/>
      <w:marLeft w:val="0"/>
      <w:marRight w:val="0"/>
      <w:marTop w:val="0"/>
      <w:marBottom w:val="0"/>
      <w:divBdr>
        <w:top w:val="none" w:sz="0" w:space="0" w:color="auto"/>
        <w:left w:val="none" w:sz="0" w:space="0" w:color="auto"/>
        <w:bottom w:val="none" w:sz="0" w:space="0" w:color="auto"/>
        <w:right w:val="none" w:sz="0" w:space="0" w:color="auto"/>
      </w:divBdr>
    </w:div>
    <w:div w:id="661280839">
      <w:bodyDiv w:val="1"/>
      <w:marLeft w:val="0"/>
      <w:marRight w:val="0"/>
      <w:marTop w:val="0"/>
      <w:marBottom w:val="0"/>
      <w:divBdr>
        <w:top w:val="none" w:sz="0" w:space="0" w:color="auto"/>
        <w:left w:val="none" w:sz="0" w:space="0" w:color="auto"/>
        <w:bottom w:val="none" w:sz="0" w:space="0" w:color="auto"/>
        <w:right w:val="none" w:sz="0" w:space="0" w:color="auto"/>
      </w:divBdr>
    </w:div>
    <w:div w:id="661809447">
      <w:bodyDiv w:val="1"/>
      <w:marLeft w:val="0"/>
      <w:marRight w:val="0"/>
      <w:marTop w:val="0"/>
      <w:marBottom w:val="0"/>
      <w:divBdr>
        <w:top w:val="none" w:sz="0" w:space="0" w:color="auto"/>
        <w:left w:val="none" w:sz="0" w:space="0" w:color="auto"/>
        <w:bottom w:val="none" w:sz="0" w:space="0" w:color="auto"/>
        <w:right w:val="none" w:sz="0" w:space="0" w:color="auto"/>
      </w:divBdr>
    </w:div>
    <w:div w:id="662585639">
      <w:bodyDiv w:val="1"/>
      <w:marLeft w:val="0"/>
      <w:marRight w:val="0"/>
      <w:marTop w:val="0"/>
      <w:marBottom w:val="0"/>
      <w:divBdr>
        <w:top w:val="none" w:sz="0" w:space="0" w:color="auto"/>
        <w:left w:val="none" w:sz="0" w:space="0" w:color="auto"/>
        <w:bottom w:val="none" w:sz="0" w:space="0" w:color="auto"/>
        <w:right w:val="none" w:sz="0" w:space="0" w:color="auto"/>
      </w:divBdr>
    </w:div>
    <w:div w:id="662705837">
      <w:bodyDiv w:val="1"/>
      <w:marLeft w:val="0"/>
      <w:marRight w:val="0"/>
      <w:marTop w:val="0"/>
      <w:marBottom w:val="0"/>
      <w:divBdr>
        <w:top w:val="none" w:sz="0" w:space="0" w:color="auto"/>
        <w:left w:val="none" w:sz="0" w:space="0" w:color="auto"/>
        <w:bottom w:val="none" w:sz="0" w:space="0" w:color="auto"/>
        <w:right w:val="none" w:sz="0" w:space="0" w:color="auto"/>
      </w:divBdr>
    </w:div>
    <w:div w:id="663046913">
      <w:bodyDiv w:val="1"/>
      <w:marLeft w:val="0"/>
      <w:marRight w:val="0"/>
      <w:marTop w:val="0"/>
      <w:marBottom w:val="0"/>
      <w:divBdr>
        <w:top w:val="none" w:sz="0" w:space="0" w:color="auto"/>
        <w:left w:val="none" w:sz="0" w:space="0" w:color="auto"/>
        <w:bottom w:val="none" w:sz="0" w:space="0" w:color="auto"/>
        <w:right w:val="none" w:sz="0" w:space="0" w:color="auto"/>
      </w:divBdr>
    </w:div>
    <w:div w:id="663974211">
      <w:bodyDiv w:val="1"/>
      <w:marLeft w:val="0"/>
      <w:marRight w:val="0"/>
      <w:marTop w:val="0"/>
      <w:marBottom w:val="0"/>
      <w:divBdr>
        <w:top w:val="none" w:sz="0" w:space="0" w:color="auto"/>
        <w:left w:val="none" w:sz="0" w:space="0" w:color="auto"/>
        <w:bottom w:val="none" w:sz="0" w:space="0" w:color="auto"/>
        <w:right w:val="none" w:sz="0" w:space="0" w:color="auto"/>
      </w:divBdr>
      <w:divsChild>
        <w:div w:id="125852690">
          <w:marLeft w:val="1166"/>
          <w:marRight w:val="0"/>
          <w:marTop w:val="106"/>
          <w:marBottom w:val="0"/>
          <w:divBdr>
            <w:top w:val="none" w:sz="0" w:space="0" w:color="auto"/>
            <w:left w:val="none" w:sz="0" w:space="0" w:color="auto"/>
            <w:bottom w:val="none" w:sz="0" w:space="0" w:color="auto"/>
            <w:right w:val="none" w:sz="0" w:space="0" w:color="auto"/>
          </w:divBdr>
        </w:div>
        <w:div w:id="345715449">
          <w:marLeft w:val="1800"/>
          <w:marRight w:val="0"/>
          <w:marTop w:val="86"/>
          <w:marBottom w:val="0"/>
          <w:divBdr>
            <w:top w:val="none" w:sz="0" w:space="0" w:color="auto"/>
            <w:left w:val="none" w:sz="0" w:space="0" w:color="auto"/>
            <w:bottom w:val="none" w:sz="0" w:space="0" w:color="auto"/>
            <w:right w:val="none" w:sz="0" w:space="0" w:color="auto"/>
          </w:divBdr>
        </w:div>
        <w:div w:id="1145505825">
          <w:marLeft w:val="547"/>
          <w:marRight w:val="0"/>
          <w:marTop w:val="96"/>
          <w:marBottom w:val="0"/>
          <w:divBdr>
            <w:top w:val="none" w:sz="0" w:space="0" w:color="auto"/>
            <w:left w:val="none" w:sz="0" w:space="0" w:color="auto"/>
            <w:bottom w:val="none" w:sz="0" w:space="0" w:color="auto"/>
            <w:right w:val="none" w:sz="0" w:space="0" w:color="auto"/>
          </w:divBdr>
        </w:div>
        <w:div w:id="1471828279">
          <w:marLeft w:val="1800"/>
          <w:marRight w:val="0"/>
          <w:marTop w:val="86"/>
          <w:marBottom w:val="0"/>
          <w:divBdr>
            <w:top w:val="none" w:sz="0" w:space="0" w:color="auto"/>
            <w:left w:val="none" w:sz="0" w:space="0" w:color="auto"/>
            <w:bottom w:val="none" w:sz="0" w:space="0" w:color="auto"/>
            <w:right w:val="none" w:sz="0" w:space="0" w:color="auto"/>
          </w:divBdr>
        </w:div>
        <w:div w:id="1848786664">
          <w:marLeft w:val="1166"/>
          <w:marRight w:val="0"/>
          <w:marTop w:val="86"/>
          <w:marBottom w:val="0"/>
          <w:divBdr>
            <w:top w:val="none" w:sz="0" w:space="0" w:color="auto"/>
            <w:left w:val="none" w:sz="0" w:space="0" w:color="auto"/>
            <w:bottom w:val="none" w:sz="0" w:space="0" w:color="auto"/>
            <w:right w:val="none" w:sz="0" w:space="0" w:color="auto"/>
          </w:divBdr>
        </w:div>
        <w:div w:id="1894847153">
          <w:marLeft w:val="1800"/>
          <w:marRight w:val="0"/>
          <w:marTop w:val="86"/>
          <w:marBottom w:val="0"/>
          <w:divBdr>
            <w:top w:val="none" w:sz="0" w:space="0" w:color="auto"/>
            <w:left w:val="none" w:sz="0" w:space="0" w:color="auto"/>
            <w:bottom w:val="none" w:sz="0" w:space="0" w:color="auto"/>
            <w:right w:val="none" w:sz="0" w:space="0" w:color="auto"/>
          </w:divBdr>
        </w:div>
        <w:div w:id="1955749959">
          <w:marLeft w:val="1166"/>
          <w:marRight w:val="0"/>
          <w:marTop w:val="86"/>
          <w:marBottom w:val="0"/>
          <w:divBdr>
            <w:top w:val="none" w:sz="0" w:space="0" w:color="auto"/>
            <w:left w:val="none" w:sz="0" w:space="0" w:color="auto"/>
            <w:bottom w:val="none" w:sz="0" w:space="0" w:color="auto"/>
            <w:right w:val="none" w:sz="0" w:space="0" w:color="auto"/>
          </w:divBdr>
        </w:div>
        <w:div w:id="2038386561">
          <w:marLeft w:val="1166"/>
          <w:marRight w:val="0"/>
          <w:marTop w:val="86"/>
          <w:marBottom w:val="0"/>
          <w:divBdr>
            <w:top w:val="none" w:sz="0" w:space="0" w:color="auto"/>
            <w:left w:val="none" w:sz="0" w:space="0" w:color="auto"/>
            <w:bottom w:val="none" w:sz="0" w:space="0" w:color="auto"/>
            <w:right w:val="none" w:sz="0" w:space="0" w:color="auto"/>
          </w:divBdr>
        </w:div>
        <w:div w:id="2111779656">
          <w:marLeft w:val="1166"/>
          <w:marRight w:val="0"/>
          <w:marTop w:val="86"/>
          <w:marBottom w:val="0"/>
          <w:divBdr>
            <w:top w:val="none" w:sz="0" w:space="0" w:color="auto"/>
            <w:left w:val="none" w:sz="0" w:space="0" w:color="auto"/>
            <w:bottom w:val="none" w:sz="0" w:space="0" w:color="auto"/>
            <w:right w:val="none" w:sz="0" w:space="0" w:color="auto"/>
          </w:divBdr>
        </w:div>
      </w:divsChild>
    </w:div>
    <w:div w:id="664670192">
      <w:bodyDiv w:val="1"/>
      <w:marLeft w:val="0"/>
      <w:marRight w:val="0"/>
      <w:marTop w:val="0"/>
      <w:marBottom w:val="0"/>
      <w:divBdr>
        <w:top w:val="none" w:sz="0" w:space="0" w:color="auto"/>
        <w:left w:val="none" w:sz="0" w:space="0" w:color="auto"/>
        <w:bottom w:val="none" w:sz="0" w:space="0" w:color="auto"/>
        <w:right w:val="none" w:sz="0" w:space="0" w:color="auto"/>
      </w:divBdr>
    </w:div>
    <w:div w:id="665984133">
      <w:bodyDiv w:val="1"/>
      <w:marLeft w:val="0"/>
      <w:marRight w:val="0"/>
      <w:marTop w:val="0"/>
      <w:marBottom w:val="0"/>
      <w:divBdr>
        <w:top w:val="none" w:sz="0" w:space="0" w:color="auto"/>
        <w:left w:val="none" w:sz="0" w:space="0" w:color="auto"/>
        <w:bottom w:val="none" w:sz="0" w:space="0" w:color="auto"/>
        <w:right w:val="none" w:sz="0" w:space="0" w:color="auto"/>
      </w:divBdr>
    </w:div>
    <w:div w:id="668212361">
      <w:bodyDiv w:val="1"/>
      <w:marLeft w:val="0"/>
      <w:marRight w:val="0"/>
      <w:marTop w:val="0"/>
      <w:marBottom w:val="0"/>
      <w:divBdr>
        <w:top w:val="none" w:sz="0" w:space="0" w:color="auto"/>
        <w:left w:val="none" w:sz="0" w:space="0" w:color="auto"/>
        <w:bottom w:val="none" w:sz="0" w:space="0" w:color="auto"/>
        <w:right w:val="none" w:sz="0" w:space="0" w:color="auto"/>
      </w:divBdr>
      <w:divsChild>
        <w:div w:id="89199235">
          <w:marLeft w:val="1800"/>
          <w:marRight w:val="0"/>
          <w:marTop w:val="86"/>
          <w:marBottom w:val="0"/>
          <w:divBdr>
            <w:top w:val="none" w:sz="0" w:space="0" w:color="auto"/>
            <w:left w:val="none" w:sz="0" w:space="0" w:color="auto"/>
            <w:bottom w:val="none" w:sz="0" w:space="0" w:color="auto"/>
            <w:right w:val="none" w:sz="0" w:space="0" w:color="auto"/>
          </w:divBdr>
        </w:div>
        <w:div w:id="413284651">
          <w:marLeft w:val="1800"/>
          <w:marRight w:val="0"/>
          <w:marTop w:val="86"/>
          <w:marBottom w:val="0"/>
          <w:divBdr>
            <w:top w:val="none" w:sz="0" w:space="0" w:color="auto"/>
            <w:left w:val="none" w:sz="0" w:space="0" w:color="auto"/>
            <w:bottom w:val="none" w:sz="0" w:space="0" w:color="auto"/>
            <w:right w:val="none" w:sz="0" w:space="0" w:color="auto"/>
          </w:divBdr>
        </w:div>
        <w:div w:id="476647484">
          <w:marLeft w:val="1166"/>
          <w:marRight w:val="0"/>
          <w:marTop w:val="86"/>
          <w:marBottom w:val="0"/>
          <w:divBdr>
            <w:top w:val="none" w:sz="0" w:space="0" w:color="auto"/>
            <w:left w:val="none" w:sz="0" w:space="0" w:color="auto"/>
            <w:bottom w:val="none" w:sz="0" w:space="0" w:color="auto"/>
            <w:right w:val="none" w:sz="0" w:space="0" w:color="auto"/>
          </w:divBdr>
        </w:div>
        <w:div w:id="715930600">
          <w:marLeft w:val="1800"/>
          <w:marRight w:val="0"/>
          <w:marTop w:val="86"/>
          <w:marBottom w:val="0"/>
          <w:divBdr>
            <w:top w:val="none" w:sz="0" w:space="0" w:color="auto"/>
            <w:left w:val="none" w:sz="0" w:space="0" w:color="auto"/>
            <w:bottom w:val="none" w:sz="0" w:space="0" w:color="auto"/>
            <w:right w:val="none" w:sz="0" w:space="0" w:color="auto"/>
          </w:divBdr>
        </w:div>
        <w:div w:id="1125076806">
          <w:marLeft w:val="1800"/>
          <w:marRight w:val="0"/>
          <w:marTop w:val="86"/>
          <w:marBottom w:val="0"/>
          <w:divBdr>
            <w:top w:val="none" w:sz="0" w:space="0" w:color="auto"/>
            <w:left w:val="none" w:sz="0" w:space="0" w:color="auto"/>
            <w:bottom w:val="none" w:sz="0" w:space="0" w:color="auto"/>
            <w:right w:val="none" w:sz="0" w:space="0" w:color="auto"/>
          </w:divBdr>
        </w:div>
        <w:div w:id="1385829220">
          <w:marLeft w:val="1166"/>
          <w:marRight w:val="0"/>
          <w:marTop w:val="86"/>
          <w:marBottom w:val="0"/>
          <w:divBdr>
            <w:top w:val="none" w:sz="0" w:space="0" w:color="auto"/>
            <w:left w:val="none" w:sz="0" w:space="0" w:color="auto"/>
            <w:bottom w:val="none" w:sz="0" w:space="0" w:color="auto"/>
            <w:right w:val="none" w:sz="0" w:space="0" w:color="auto"/>
          </w:divBdr>
        </w:div>
        <w:div w:id="1894460477">
          <w:marLeft w:val="1800"/>
          <w:marRight w:val="0"/>
          <w:marTop w:val="86"/>
          <w:marBottom w:val="0"/>
          <w:divBdr>
            <w:top w:val="none" w:sz="0" w:space="0" w:color="auto"/>
            <w:left w:val="none" w:sz="0" w:space="0" w:color="auto"/>
            <w:bottom w:val="none" w:sz="0" w:space="0" w:color="auto"/>
            <w:right w:val="none" w:sz="0" w:space="0" w:color="auto"/>
          </w:divBdr>
        </w:div>
        <w:div w:id="1961960206">
          <w:marLeft w:val="1166"/>
          <w:marRight w:val="0"/>
          <w:marTop w:val="86"/>
          <w:marBottom w:val="0"/>
          <w:divBdr>
            <w:top w:val="none" w:sz="0" w:space="0" w:color="auto"/>
            <w:left w:val="none" w:sz="0" w:space="0" w:color="auto"/>
            <w:bottom w:val="none" w:sz="0" w:space="0" w:color="auto"/>
            <w:right w:val="none" w:sz="0" w:space="0" w:color="auto"/>
          </w:divBdr>
        </w:div>
      </w:divsChild>
    </w:div>
    <w:div w:id="668363626">
      <w:bodyDiv w:val="1"/>
      <w:marLeft w:val="0"/>
      <w:marRight w:val="0"/>
      <w:marTop w:val="0"/>
      <w:marBottom w:val="0"/>
      <w:divBdr>
        <w:top w:val="none" w:sz="0" w:space="0" w:color="auto"/>
        <w:left w:val="none" w:sz="0" w:space="0" w:color="auto"/>
        <w:bottom w:val="none" w:sz="0" w:space="0" w:color="auto"/>
        <w:right w:val="none" w:sz="0" w:space="0" w:color="auto"/>
      </w:divBdr>
    </w:div>
    <w:div w:id="669214728">
      <w:bodyDiv w:val="1"/>
      <w:marLeft w:val="0"/>
      <w:marRight w:val="0"/>
      <w:marTop w:val="0"/>
      <w:marBottom w:val="0"/>
      <w:divBdr>
        <w:top w:val="none" w:sz="0" w:space="0" w:color="auto"/>
        <w:left w:val="none" w:sz="0" w:space="0" w:color="auto"/>
        <w:bottom w:val="none" w:sz="0" w:space="0" w:color="auto"/>
        <w:right w:val="none" w:sz="0" w:space="0" w:color="auto"/>
      </w:divBdr>
    </w:div>
    <w:div w:id="670185949">
      <w:bodyDiv w:val="1"/>
      <w:marLeft w:val="0"/>
      <w:marRight w:val="0"/>
      <w:marTop w:val="0"/>
      <w:marBottom w:val="0"/>
      <w:divBdr>
        <w:top w:val="none" w:sz="0" w:space="0" w:color="auto"/>
        <w:left w:val="none" w:sz="0" w:space="0" w:color="auto"/>
        <w:bottom w:val="none" w:sz="0" w:space="0" w:color="auto"/>
        <w:right w:val="none" w:sz="0" w:space="0" w:color="auto"/>
      </w:divBdr>
    </w:div>
    <w:div w:id="670378523">
      <w:bodyDiv w:val="1"/>
      <w:marLeft w:val="0"/>
      <w:marRight w:val="0"/>
      <w:marTop w:val="0"/>
      <w:marBottom w:val="0"/>
      <w:divBdr>
        <w:top w:val="none" w:sz="0" w:space="0" w:color="auto"/>
        <w:left w:val="none" w:sz="0" w:space="0" w:color="auto"/>
        <w:bottom w:val="none" w:sz="0" w:space="0" w:color="auto"/>
        <w:right w:val="none" w:sz="0" w:space="0" w:color="auto"/>
      </w:divBdr>
      <w:divsChild>
        <w:div w:id="972322692">
          <w:marLeft w:val="1166"/>
          <w:marRight w:val="0"/>
          <w:marTop w:val="96"/>
          <w:marBottom w:val="0"/>
          <w:divBdr>
            <w:top w:val="none" w:sz="0" w:space="0" w:color="auto"/>
            <w:left w:val="none" w:sz="0" w:space="0" w:color="auto"/>
            <w:bottom w:val="none" w:sz="0" w:space="0" w:color="auto"/>
            <w:right w:val="none" w:sz="0" w:space="0" w:color="auto"/>
          </w:divBdr>
        </w:div>
      </w:divsChild>
    </w:div>
    <w:div w:id="670526378">
      <w:bodyDiv w:val="1"/>
      <w:marLeft w:val="0"/>
      <w:marRight w:val="0"/>
      <w:marTop w:val="0"/>
      <w:marBottom w:val="0"/>
      <w:divBdr>
        <w:top w:val="none" w:sz="0" w:space="0" w:color="auto"/>
        <w:left w:val="none" w:sz="0" w:space="0" w:color="auto"/>
        <w:bottom w:val="none" w:sz="0" w:space="0" w:color="auto"/>
        <w:right w:val="none" w:sz="0" w:space="0" w:color="auto"/>
      </w:divBdr>
    </w:div>
    <w:div w:id="671228329">
      <w:bodyDiv w:val="1"/>
      <w:marLeft w:val="0"/>
      <w:marRight w:val="0"/>
      <w:marTop w:val="0"/>
      <w:marBottom w:val="0"/>
      <w:divBdr>
        <w:top w:val="none" w:sz="0" w:space="0" w:color="auto"/>
        <w:left w:val="none" w:sz="0" w:space="0" w:color="auto"/>
        <w:bottom w:val="none" w:sz="0" w:space="0" w:color="auto"/>
        <w:right w:val="none" w:sz="0" w:space="0" w:color="auto"/>
      </w:divBdr>
    </w:div>
    <w:div w:id="671759220">
      <w:bodyDiv w:val="1"/>
      <w:marLeft w:val="0"/>
      <w:marRight w:val="0"/>
      <w:marTop w:val="0"/>
      <w:marBottom w:val="0"/>
      <w:divBdr>
        <w:top w:val="none" w:sz="0" w:space="0" w:color="auto"/>
        <w:left w:val="none" w:sz="0" w:space="0" w:color="auto"/>
        <w:bottom w:val="none" w:sz="0" w:space="0" w:color="auto"/>
        <w:right w:val="none" w:sz="0" w:space="0" w:color="auto"/>
      </w:divBdr>
      <w:divsChild>
        <w:div w:id="232667375">
          <w:marLeft w:val="547"/>
          <w:marRight w:val="0"/>
          <w:marTop w:val="115"/>
          <w:marBottom w:val="0"/>
          <w:divBdr>
            <w:top w:val="none" w:sz="0" w:space="0" w:color="auto"/>
            <w:left w:val="none" w:sz="0" w:space="0" w:color="auto"/>
            <w:bottom w:val="none" w:sz="0" w:space="0" w:color="auto"/>
            <w:right w:val="none" w:sz="0" w:space="0" w:color="auto"/>
          </w:divBdr>
        </w:div>
        <w:div w:id="1222247482">
          <w:marLeft w:val="1800"/>
          <w:marRight w:val="0"/>
          <w:marTop w:val="86"/>
          <w:marBottom w:val="0"/>
          <w:divBdr>
            <w:top w:val="none" w:sz="0" w:space="0" w:color="auto"/>
            <w:left w:val="none" w:sz="0" w:space="0" w:color="auto"/>
            <w:bottom w:val="none" w:sz="0" w:space="0" w:color="auto"/>
            <w:right w:val="none" w:sz="0" w:space="0" w:color="auto"/>
          </w:divBdr>
        </w:div>
        <w:div w:id="1728915587">
          <w:marLeft w:val="1166"/>
          <w:marRight w:val="0"/>
          <w:marTop w:val="96"/>
          <w:marBottom w:val="0"/>
          <w:divBdr>
            <w:top w:val="none" w:sz="0" w:space="0" w:color="auto"/>
            <w:left w:val="none" w:sz="0" w:space="0" w:color="auto"/>
            <w:bottom w:val="none" w:sz="0" w:space="0" w:color="auto"/>
            <w:right w:val="none" w:sz="0" w:space="0" w:color="auto"/>
          </w:divBdr>
        </w:div>
      </w:divsChild>
    </w:div>
    <w:div w:id="673805316">
      <w:bodyDiv w:val="1"/>
      <w:marLeft w:val="0"/>
      <w:marRight w:val="0"/>
      <w:marTop w:val="0"/>
      <w:marBottom w:val="0"/>
      <w:divBdr>
        <w:top w:val="none" w:sz="0" w:space="0" w:color="auto"/>
        <w:left w:val="none" w:sz="0" w:space="0" w:color="auto"/>
        <w:bottom w:val="none" w:sz="0" w:space="0" w:color="auto"/>
        <w:right w:val="none" w:sz="0" w:space="0" w:color="auto"/>
      </w:divBdr>
    </w:div>
    <w:div w:id="676423449">
      <w:bodyDiv w:val="1"/>
      <w:marLeft w:val="0"/>
      <w:marRight w:val="0"/>
      <w:marTop w:val="0"/>
      <w:marBottom w:val="0"/>
      <w:divBdr>
        <w:top w:val="none" w:sz="0" w:space="0" w:color="auto"/>
        <w:left w:val="none" w:sz="0" w:space="0" w:color="auto"/>
        <w:bottom w:val="none" w:sz="0" w:space="0" w:color="auto"/>
        <w:right w:val="none" w:sz="0" w:space="0" w:color="auto"/>
      </w:divBdr>
    </w:div>
    <w:div w:id="678314484">
      <w:bodyDiv w:val="1"/>
      <w:marLeft w:val="0"/>
      <w:marRight w:val="0"/>
      <w:marTop w:val="0"/>
      <w:marBottom w:val="0"/>
      <w:divBdr>
        <w:top w:val="none" w:sz="0" w:space="0" w:color="auto"/>
        <w:left w:val="none" w:sz="0" w:space="0" w:color="auto"/>
        <w:bottom w:val="none" w:sz="0" w:space="0" w:color="auto"/>
        <w:right w:val="none" w:sz="0" w:space="0" w:color="auto"/>
      </w:divBdr>
      <w:divsChild>
        <w:div w:id="7567278">
          <w:marLeft w:val="547"/>
          <w:marRight w:val="0"/>
          <w:marTop w:val="0"/>
          <w:marBottom w:val="60"/>
          <w:divBdr>
            <w:top w:val="none" w:sz="0" w:space="0" w:color="auto"/>
            <w:left w:val="none" w:sz="0" w:space="0" w:color="auto"/>
            <w:bottom w:val="none" w:sz="0" w:space="0" w:color="auto"/>
            <w:right w:val="none" w:sz="0" w:space="0" w:color="auto"/>
          </w:divBdr>
        </w:div>
        <w:div w:id="18051695">
          <w:marLeft w:val="1166"/>
          <w:marRight w:val="0"/>
          <w:marTop w:val="0"/>
          <w:marBottom w:val="60"/>
          <w:divBdr>
            <w:top w:val="none" w:sz="0" w:space="0" w:color="auto"/>
            <w:left w:val="none" w:sz="0" w:space="0" w:color="auto"/>
            <w:bottom w:val="none" w:sz="0" w:space="0" w:color="auto"/>
            <w:right w:val="none" w:sz="0" w:space="0" w:color="auto"/>
          </w:divBdr>
        </w:div>
        <w:div w:id="361513502">
          <w:marLeft w:val="547"/>
          <w:marRight w:val="0"/>
          <w:marTop w:val="0"/>
          <w:marBottom w:val="60"/>
          <w:divBdr>
            <w:top w:val="none" w:sz="0" w:space="0" w:color="auto"/>
            <w:left w:val="none" w:sz="0" w:space="0" w:color="auto"/>
            <w:bottom w:val="none" w:sz="0" w:space="0" w:color="auto"/>
            <w:right w:val="none" w:sz="0" w:space="0" w:color="auto"/>
          </w:divBdr>
        </w:div>
        <w:div w:id="415445838">
          <w:marLeft w:val="1166"/>
          <w:marRight w:val="0"/>
          <w:marTop w:val="0"/>
          <w:marBottom w:val="60"/>
          <w:divBdr>
            <w:top w:val="none" w:sz="0" w:space="0" w:color="auto"/>
            <w:left w:val="none" w:sz="0" w:space="0" w:color="auto"/>
            <w:bottom w:val="none" w:sz="0" w:space="0" w:color="auto"/>
            <w:right w:val="none" w:sz="0" w:space="0" w:color="auto"/>
          </w:divBdr>
        </w:div>
        <w:div w:id="638806508">
          <w:marLeft w:val="1166"/>
          <w:marRight w:val="0"/>
          <w:marTop w:val="0"/>
          <w:marBottom w:val="60"/>
          <w:divBdr>
            <w:top w:val="none" w:sz="0" w:space="0" w:color="auto"/>
            <w:left w:val="none" w:sz="0" w:space="0" w:color="auto"/>
            <w:bottom w:val="none" w:sz="0" w:space="0" w:color="auto"/>
            <w:right w:val="none" w:sz="0" w:space="0" w:color="auto"/>
          </w:divBdr>
        </w:div>
        <w:div w:id="834106976">
          <w:marLeft w:val="547"/>
          <w:marRight w:val="0"/>
          <w:marTop w:val="0"/>
          <w:marBottom w:val="60"/>
          <w:divBdr>
            <w:top w:val="none" w:sz="0" w:space="0" w:color="auto"/>
            <w:left w:val="none" w:sz="0" w:space="0" w:color="auto"/>
            <w:bottom w:val="none" w:sz="0" w:space="0" w:color="auto"/>
            <w:right w:val="none" w:sz="0" w:space="0" w:color="auto"/>
          </w:divBdr>
        </w:div>
        <w:div w:id="1153179701">
          <w:marLeft w:val="547"/>
          <w:marRight w:val="0"/>
          <w:marTop w:val="0"/>
          <w:marBottom w:val="60"/>
          <w:divBdr>
            <w:top w:val="none" w:sz="0" w:space="0" w:color="auto"/>
            <w:left w:val="none" w:sz="0" w:space="0" w:color="auto"/>
            <w:bottom w:val="none" w:sz="0" w:space="0" w:color="auto"/>
            <w:right w:val="none" w:sz="0" w:space="0" w:color="auto"/>
          </w:divBdr>
        </w:div>
        <w:div w:id="1263763009">
          <w:marLeft w:val="1166"/>
          <w:marRight w:val="0"/>
          <w:marTop w:val="67"/>
          <w:marBottom w:val="0"/>
          <w:divBdr>
            <w:top w:val="none" w:sz="0" w:space="0" w:color="auto"/>
            <w:left w:val="none" w:sz="0" w:space="0" w:color="auto"/>
            <w:bottom w:val="none" w:sz="0" w:space="0" w:color="auto"/>
            <w:right w:val="none" w:sz="0" w:space="0" w:color="auto"/>
          </w:divBdr>
        </w:div>
        <w:div w:id="1312908640">
          <w:marLeft w:val="1166"/>
          <w:marRight w:val="0"/>
          <w:marTop w:val="67"/>
          <w:marBottom w:val="0"/>
          <w:divBdr>
            <w:top w:val="none" w:sz="0" w:space="0" w:color="auto"/>
            <w:left w:val="none" w:sz="0" w:space="0" w:color="auto"/>
            <w:bottom w:val="none" w:sz="0" w:space="0" w:color="auto"/>
            <w:right w:val="none" w:sz="0" w:space="0" w:color="auto"/>
          </w:divBdr>
        </w:div>
        <w:div w:id="1473594506">
          <w:marLeft w:val="1166"/>
          <w:marRight w:val="0"/>
          <w:marTop w:val="0"/>
          <w:marBottom w:val="60"/>
          <w:divBdr>
            <w:top w:val="none" w:sz="0" w:space="0" w:color="auto"/>
            <w:left w:val="none" w:sz="0" w:space="0" w:color="auto"/>
            <w:bottom w:val="none" w:sz="0" w:space="0" w:color="auto"/>
            <w:right w:val="none" w:sz="0" w:space="0" w:color="auto"/>
          </w:divBdr>
        </w:div>
        <w:div w:id="1656881358">
          <w:marLeft w:val="547"/>
          <w:marRight w:val="0"/>
          <w:marTop w:val="0"/>
          <w:marBottom w:val="60"/>
          <w:divBdr>
            <w:top w:val="none" w:sz="0" w:space="0" w:color="auto"/>
            <w:left w:val="none" w:sz="0" w:space="0" w:color="auto"/>
            <w:bottom w:val="none" w:sz="0" w:space="0" w:color="auto"/>
            <w:right w:val="none" w:sz="0" w:space="0" w:color="auto"/>
          </w:divBdr>
        </w:div>
        <w:div w:id="1943107303">
          <w:marLeft w:val="1166"/>
          <w:marRight w:val="0"/>
          <w:marTop w:val="0"/>
          <w:marBottom w:val="60"/>
          <w:divBdr>
            <w:top w:val="none" w:sz="0" w:space="0" w:color="auto"/>
            <w:left w:val="none" w:sz="0" w:space="0" w:color="auto"/>
            <w:bottom w:val="none" w:sz="0" w:space="0" w:color="auto"/>
            <w:right w:val="none" w:sz="0" w:space="0" w:color="auto"/>
          </w:divBdr>
        </w:div>
        <w:div w:id="2041740807">
          <w:marLeft w:val="1166"/>
          <w:marRight w:val="0"/>
          <w:marTop w:val="0"/>
          <w:marBottom w:val="60"/>
          <w:divBdr>
            <w:top w:val="none" w:sz="0" w:space="0" w:color="auto"/>
            <w:left w:val="none" w:sz="0" w:space="0" w:color="auto"/>
            <w:bottom w:val="none" w:sz="0" w:space="0" w:color="auto"/>
            <w:right w:val="none" w:sz="0" w:space="0" w:color="auto"/>
          </w:divBdr>
        </w:div>
        <w:div w:id="2061318185">
          <w:marLeft w:val="1166"/>
          <w:marRight w:val="0"/>
          <w:marTop w:val="0"/>
          <w:marBottom w:val="60"/>
          <w:divBdr>
            <w:top w:val="none" w:sz="0" w:space="0" w:color="auto"/>
            <w:left w:val="none" w:sz="0" w:space="0" w:color="auto"/>
            <w:bottom w:val="none" w:sz="0" w:space="0" w:color="auto"/>
            <w:right w:val="none" w:sz="0" w:space="0" w:color="auto"/>
          </w:divBdr>
        </w:div>
        <w:div w:id="2115129110">
          <w:marLeft w:val="547"/>
          <w:marRight w:val="0"/>
          <w:marTop w:val="0"/>
          <w:marBottom w:val="60"/>
          <w:divBdr>
            <w:top w:val="none" w:sz="0" w:space="0" w:color="auto"/>
            <w:left w:val="none" w:sz="0" w:space="0" w:color="auto"/>
            <w:bottom w:val="none" w:sz="0" w:space="0" w:color="auto"/>
            <w:right w:val="none" w:sz="0" w:space="0" w:color="auto"/>
          </w:divBdr>
        </w:div>
      </w:divsChild>
    </w:div>
    <w:div w:id="678965734">
      <w:bodyDiv w:val="1"/>
      <w:marLeft w:val="0"/>
      <w:marRight w:val="0"/>
      <w:marTop w:val="0"/>
      <w:marBottom w:val="0"/>
      <w:divBdr>
        <w:top w:val="none" w:sz="0" w:space="0" w:color="auto"/>
        <w:left w:val="none" w:sz="0" w:space="0" w:color="auto"/>
        <w:bottom w:val="none" w:sz="0" w:space="0" w:color="auto"/>
        <w:right w:val="none" w:sz="0" w:space="0" w:color="auto"/>
      </w:divBdr>
      <w:divsChild>
        <w:div w:id="702366549">
          <w:marLeft w:val="0"/>
          <w:marRight w:val="0"/>
          <w:marTop w:val="0"/>
          <w:marBottom w:val="0"/>
          <w:divBdr>
            <w:top w:val="none" w:sz="0" w:space="0" w:color="auto"/>
            <w:left w:val="none" w:sz="0" w:space="0" w:color="auto"/>
            <w:bottom w:val="none" w:sz="0" w:space="0" w:color="auto"/>
            <w:right w:val="none" w:sz="0" w:space="0" w:color="auto"/>
          </w:divBdr>
        </w:div>
      </w:divsChild>
    </w:div>
    <w:div w:id="679047925">
      <w:bodyDiv w:val="1"/>
      <w:marLeft w:val="0"/>
      <w:marRight w:val="0"/>
      <w:marTop w:val="0"/>
      <w:marBottom w:val="0"/>
      <w:divBdr>
        <w:top w:val="none" w:sz="0" w:space="0" w:color="auto"/>
        <w:left w:val="none" w:sz="0" w:space="0" w:color="auto"/>
        <w:bottom w:val="none" w:sz="0" w:space="0" w:color="auto"/>
        <w:right w:val="none" w:sz="0" w:space="0" w:color="auto"/>
      </w:divBdr>
      <w:divsChild>
        <w:div w:id="1058935673">
          <w:marLeft w:val="0"/>
          <w:marRight w:val="0"/>
          <w:marTop w:val="0"/>
          <w:marBottom w:val="0"/>
          <w:divBdr>
            <w:top w:val="none" w:sz="0" w:space="0" w:color="auto"/>
            <w:left w:val="none" w:sz="0" w:space="0" w:color="auto"/>
            <w:bottom w:val="none" w:sz="0" w:space="0" w:color="auto"/>
            <w:right w:val="none" w:sz="0" w:space="0" w:color="auto"/>
          </w:divBdr>
          <w:divsChild>
            <w:div w:id="1216625016">
              <w:marLeft w:val="0"/>
              <w:marRight w:val="0"/>
              <w:marTop w:val="0"/>
              <w:marBottom w:val="0"/>
              <w:divBdr>
                <w:top w:val="none" w:sz="0" w:space="0" w:color="auto"/>
                <w:left w:val="none" w:sz="0" w:space="0" w:color="auto"/>
                <w:bottom w:val="none" w:sz="0" w:space="0" w:color="auto"/>
                <w:right w:val="none" w:sz="0" w:space="0" w:color="auto"/>
              </w:divBdr>
            </w:div>
            <w:div w:id="1854342691">
              <w:marLeft w:val="0"/>
              <w:marRight w:val="0"/>
              <w:marTop w:val="0"/>
              <w:marBottom w:val="0"/>
              <w:divBdr>
                <w:top w:val="none" w:sz="0" w:space="0" w:color="auto"/>
                <w:left w:val="none" w:sz="0" w:space="0" w:color="auto"/>
                <w:bottom w:val="none" w:sz="0" w:space="0" w:color="auto"/>
                <w:right w:val="none" w:sz="0" w:space="0" w:color="auto"/>
              </w:divBdr>
            </w:div>
            <w:div w:id="1993092895">
              <w:marLeft w:val="0"/>
              <w:marRight w:val="0"/>
              <w:marTop w:val="0"/>
              <w:marBottom w:val="0"/>
              <w:divBdr>
                <w:top w:val="none" w:sz="0" w:space="0" w:color="auto"/>
                <w:left w:val="none" w:sz="0" w:space="0" w:color="auto"/>
                <w:bottom w:val="none" w:sz="0" w:space="0" w:color="auto"/>
                <w:right w:val="none" w:sz="0" w:space="0" w:color="auto"/>
              </w:divBdr>
            </w:div>
            <w:div w:id="208510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426893">
      <w:bodyDiv w:val="1"/>
      <w:marLeft w:val="0"/>
      <w:marRight w:val="0"/>
      <w:marTop w:val="0"/>
      <w:marBottom w:val="0"/>
      <w:divBdr>
        <w:top w:val="none" w:sz="0" w:space="0" w:color="auto"/>
        <w:left w:val="none" w:sz="0" w:space="0" w:color="auto"/>
        <w:bottom w:val="none" w:sz="0" w:space="0" w:color="auto"/>
        <w:right w:val="none" w:sz="0" w:space="0" w:color="auto"/>
      </w:divBdr>
      <w:divsChild>
        <w:div w:id="347802475">
          <w:marLeft w:val="547"/>
          <w:marRight w:val="0"/>
          <w:marTop w:val="96"/>
          <w:marBottom w:val="0"/>
          <w:divBdr>
            <w:top w:val="none" w:sz="0" w:space="0" w:color="auto"/>
            <w:left w:val="none" w:sz="0" w:space="0" w:color="auto"/>
            <w:bottom w:val="none" w:sz="0" w:space="0" w:color="auto"/>
            <w:right w:val="none" w:sz="0" w:space="0" w:color="auto"/>
          </w:divBdr>
        </w:div>
        <w:div w:id="746535926">
          <w:marLeft w:val="547"/>
          <w:marRight w:val="0"/>
          <w:marTop w:val="96"/>
          <w:marBottom w:val="0"/>
          <w:divBdr>
            <w:top w:val="none" w:sz="0" w:space="0" w:color="auto"/>
            <w:left w:val="none" w:sz="0" w:space="0" w:color="auto"/>
            <w:bottom w:val="none" w:sz="0" w:space="0" w:color="auto"/>
            <w:right w:val="none" w:sz="0" w:space="0" w:color="auto"/>
          </w:divBdr>
        </w:div>
        <w:div w:id="835192355">
          <w:marLeft w:val="547"/>
          <w:marRight w:val="0"/>
          <w:marTop w:val="96"/>
          <w:marBottom w:val="0"/>
          <w:divBdr>
            <w:top w:val="none" w:sz="0" w:space="0" w:color="auto"/>
            <w:left w:val="none" w:sz="0" w:space="0" w:color="auto"/>
            <w:bottom w:val="none" w:sz="0" w:space="0" w:color="auto"/>
            <w:right w:val="none" w:sz="0" w:space="0" w:color="auto"/>
          </w:divBdr>
        </w:div>
        <w:div w:id="1237204960">
          <w:marLeft w:val="547"/>
          <w:marRight w:val="0"/>
          <w:marTop w:val="96"/>
          <w:marBottom w:val="0"/>
          <w:divBdr>
            <w:top w:val="none" w:sz="0" w:space="0" w:color="auto"/>
            <w:left w:val="none" w:sz="0" w:space="0" w:color="auto"/>
            <w:bottom w:val="none" w:sz="0" w:space="0" w:color="auto"/>
            <w:right w:val="none" w:sz="0" w:space="0" w:color="auto"/>
          </w:divBdr>
        </w:div>
        <w:div w:id="1276519339">
          <w:marLeft w:val="547"/>
          <w:marRight w:val="0"/>
          <w:marTop w:val="96"/>
          <w:marBottom w:val="0"/>
          <w:divBdr>
            <w:top w:val="none" w:sz="0" w:space="0" w:color="auto"/>
            <w:left w:val="none" w:sz="0" w:space="0" w:color="auto"/>
            <w:bottom w:val="none" w:sz="0" w:space="0" w:color="auto"/>
            <w:right w:val="none" w:sz="0" w:space="0" w:color="auto"/>
          </w:divBdr>
        </w:div>
        <w:div w:id="1435982412">
          <w:marLeft w:val="1166"/>
          <w:marRight w:val="0"/>
          <w:marTop w:val="86"/>
          <w:marBottom w:val="0"/>
          <w:divBdr>
            <w:top w:val="none" w:sz="0" w:space="0" w:color="auto"/>
            <w:left w:val="none" w:sz="0" w:space="0" w:color="auto"/>
            <w:bottom w:val="none" w:sz="0" w:space="0" w:color="auto"/>
            <w:right w:val="none" w:sz="0" w:space="0" w:color="auto"/>
          </w:divBdr>
        </w:div>
        <w:div w:id="1493444992">
          <w:marLeft w:val="1166"/>
          <w:marRight w:val="0"/>
          <w:marTop w:val="86"/>
          <w:marBottom w:val="0"/>
          <w:divBdr>
            <w:top w:val="none" w:sz="0" w:space="0" w:color="auto"/>
            <w:left w:val="none" w:sz="0" w:space="0" w:color="auto"/>
            <w:bottom w:val="none" w:sz="0" w:space="0" w:color="auto"/>
            <w:right w:val="none" w:sz="0" w:space="0" w:color="auto"/>
          </w:divBdr>
        </w:div>
        <w:div w:id="1630550038">
          <w:marLeft w:val="1166"/>
          <w:marRight w:val="0"/>
          <w:marTop w:val="86"/>
          <w:marBottom w:val="0"/>
          <w:divBdr>
            <w:top w:val="none" w:sz="0" w:space="0" w:color="auto"/>
            <w:left w:val="none" w:sz="0" w:space="0" w:color="auto"/>
            <w:bottom w:val="none" w:sz="0" w:space="0" w:color="auto"/>
            <w:right w:val="none" w:sz="0" w:space="0" w:color="auto"/>
          </w:divBdr>
        </w:div>
        <w:div w:id="2027518729">
          <w:marLeft w:val="1166"/>
          <w:marRight w:val="0"/>
          <w:marTop w:val="86"/>
          <w:marBottom w:val="0"/>
          <w:divBdr>
            <w:top w:val="none" w:sz="0" w:space="0" w:color="auto"/>
            <w:left w:val="none" w:sz="0" w:space="0" w:color="auto"/>
            <w:bottom w:val="none" w:sz="0" w:space="0" w:color="auto"/>
            <w:right w:val="none" w:sz="0" w:space="0" w:color="auto"/>
          </w:divBdr>
        </w:div>
        <w:div w:id="2138990095">
          <w:marLeft w:val="1800"/>
          <w:marRight w:val="0"/>
          <w:marTop w:val="72"/>
          <w:marBottom w:val="0"/>
          <w:divBdr>
            <w:top w:val="none" w:sz="0" w:space="0" w:color="auto"/>
            <w:left w:val="none" w:sz="0" w:space="0" w:color="auto"/>
            <w:bottom w:val="none" w:sz="0" w:space="0" w:color="auto"/>
            <w:right w:val="none" w:sz="0" w:space="0" w:color="auto"/>
          </w:divBdr>
        </w:div>
      </w:divsChild>
    </w:div>
    <w:div w:id="680200403">
      <w:bodyDiv w:val="1"/>
      <w:marLeft w:val="0"/>
      <w:marRight w:val="0"/>
      <w:marTop w:val="0"/>
      <w:marBottom w:val="0"/>
      <w:divBdr>
        <w:top w:val="none" w:sz="0" w:space="0" w:color="auto"/>
        <w:left w:val="none" w:sz="0" w:space="0" w:color="auto"/>
        <w:bottom w:val="none" w:sz="0" w:space="0" w:color="auto"/>
        <w:right w:val="none" w:sz="0" w:space="0" w:color="auto"/>
      </w:divBdr>
    </w:div>
    <w:div w:id="680206454">
      <w:bodyDiv w:val="1"/>
      <w:marLeft w:val="0"/>
      <w:marRight w:val="0"/>
      <w:marTop w:val="0"/>
      <w:marBottom w:val="0"/>
      <w:divBdr>
        <w:top w:val="none" w:sz="0" w:space="0" w:color="auto"/>
        <w:left w:val="none" w:sz="0" w:space="0" w:color="auto"/>
        <w:bottom w:val="none" w:sz="0" w:space="0" w:color="auto"/>
        <w:right w:val="none" w:sz="0" w:space="0" w:color="auto"/>
      </w:divBdr>
    </w:div>
    <w:div w:id="680400595">
      <w:bodyDiv w:val="1"/>
      <w:marLeft w:val="0"/>
      <w:marRight w:val="0"/>
      <w:marTop w:val="0"/>
      <w:marBottom w:val="0"/>
      <w:divBdr>
        <w:top w:val="none" w:sz="0" w:space="0" w:color="auto"/>
        <w:left w:val="none" w:sz="0" w:space="0" w:color="auto"/>
        <w:bottom w:val="none" w:sz="0" w:space="0" w:color="auto"/>
        <w:right w:val="none" w:sz="0" w:space="0" w:color="auto"/>
      </w:divBdr>
    </w:div>
    <w:div w:id="680476795">
      <w:bodyDiv w:val="1"/>
      <w:marLeft w:val="0"/>
      <w:marRight w:val="0"/>
      <w:marTop w:val="0"/>
      <w:marBottom w:val="0"/>
      <w:divBdr>
        <w:top w:val="none" w:sz="0" w:space="0" w:color="auto"/>
        <w:left w:val="none" w:sz="0" w:space="0" w:color="auto"/>
        <w:bottom w:val="none" w:sz="0" w:space="0" w:color="auto"/>
        <w:right w:val="none" w:sz="0" w:space="0" w:color="auto"/>
      </w:divBdr>
      <w:divsChild>
        <w:div w:id="861552969">
          <w:marLeft w:val="1166"/>
          <w:marRight w:val="0"/>
          <w:marTop w:val="134"/>
          <w:marBottom w:val="0"/>
          <w:divBdr>
            <w:top w:val="none" w:sz="0" w:space="0" w:color="auto"/>
            <w:left w:val="none" w:sz="0" w:space="0" w:color="auto"/>
            <w:bottom w:val="none" w:sz="0" w:space="0" w:color="auto"/>
            <w:right w:val="none" w:sz="0" w:space="0" w:color="auto"/>
          </w:divBdr>
        </w:div>
        <w:div w:id="1644970784">
          <w:marLeft w:val="1166"/>
          <w:marRight w:val="0"/>
          <w:marTop w:val="134"/>
          <w:marBottom w:val="0"/>
          <w:divBdr>
            <w:top w:val="none" w:sz="0" w:space="0" w:color="auto"/>
            <w:left w:val="none" w:sz="0" w:space="0" w:color="auto"/>
            <w:bottom w:val="none" w:sz="0" w:space="0" w:color="auto"/>
            <w:right w:val="none" w:sz="0" w:space="0" w:color="auto"/>
          </w:divBdr>
        </w:div>
        <w:div w:id="1660425769">
          <w:marLeft w:val="1166"/>
          <w:marRight w:val="0"/>
          <w:marTop w:val="134"/>
          <w:marBottom w:val="0"/>
          <w:divBdr>
            <w:top w:val="none" w:sz="0" w:space="0" w:color="auto"/>
            <w:left w:val="none" w:sz="0" w:space="0" w:color="auto"/>
            <w:bottom w:val="none" w:sz="0" w:space="0" w:color="auto"/>
            <w:right w:val="none" w:sz="0" w:space="0" w:color="auto"/>
          </w:divBdr>
        </w:div>
        <w:div w:id="1694040641">
          <w:marLeft w:val="547"/>
          <w:marRight w:val="0"/>
          <w:marTop w:val="154"/>
          <w:marBottom w:val="0"/>
          <w:divBdr>
            <w:top w:val="none" w:sz="0" w:space="0" w:color="auto"/>
            <w:left w:val="none" w:sz="0" w:space="0" w:color="auto"/>
            <w:bottom w:val="none" w:sz="0" w:space="0" w:color="auto"/>
            <w:right w:val="none" w:sz="0" w:space="0" w:color="auto"/>
          </w:divBdr>
        </w:div>
        <w:div w:id="2133594242">
          <w:marLeft w:val="1166"/>
          <w:marRight w:val="0"/>
          <w:marTop w:val="134"/>
          <w:marBottom w:val="0"/>
          <w:divBdr>
            <w:top w:val="none" w:sz="0" w:space="0" w:color="auto"/>
            <w:left w:val="none" w:sz="0" w:space="0" w:color="auto"/>
            <w:bottom w:val="none" w:sz="0" w:space="0" w:color="auto"/>
            <w:right w:val="none" w:sz="0" w:space="0" w:color="auto"/>
          </w:divBdr>
        </w:div>
      </w:divsChild>
    </w:div>
    <w:div w:id="680547776">
      <w:bodyDiv w:val="1"/>
      <w:marLeft w:val="0"/>
      <w:marRight w:val="0"/>
      <w:marTop w:val="0"/>
      <w:marBottom w:val="0"/>
      <w:divBdr>
        <w:top w:val="none" w:sz="0" w:space="0" w:color="auto"/>
        <w:left w:val="none" w:sz="0" w:space="0" w:color="auto"/>
        <w:bottom w:val="none" w:sz="0" w:space="0" w:color="auto"/>
        <w:right w:val="none" w:sz="0" w:space="0" w:color="auto"/>
      </w:divBdr>
    </w:div>
    <w:div w:id="680813363">
      <w:bodyDiv w:val="1"/>
      <w:marLeft w:val="0"/>
      <w:marRight w:val="0"/>
      <w:marTop w:val="0"/>
      <w:marBottom w:val="0"/>
      <w:divBdr>
        <w:top w:val="none" w:sz="0" w:space="0" w:color="auto"/>
        <w:left w:val="none" w:sz="0" w:space="0" w:color="auto"/>
        <w:bottom w:val="none" w:sz="0" w:space="0" w:color="auto"/>
        <w:right w:val="none" w:sz="0" w:space="0" w:color="auto"/>
      </w:divBdr>
    </w:div>
    <w:div w:id="681473263">
      <w:bodyDiv w:val="1"/>
      <w:marLeft w:val="0"/>
      <w:marRight w:val="0"/>
      <w:marTop w:val="0"/>
      <w:marBottom w:val="0"/>
      <w:divBdr>
        <w:top w:val="none" w:sz="0" w:space="0" w:color="auto"/>
        <w:left w:val="none" w:sz="0" w:space="0" w:color="auto"/>
        <w:bottom w:val="none" w:sz="0" w:space="0" w:color="auto"/>
        <w:right w:val="none" w:sz="0" w:space="0" w:color="auto"/>
      </w:divBdr>
      <w:divsChild>
        <w:div w:id="289627213">
          <w:marLeft w:val="547"/>
          <w:marRight w:val="0"/>
          <w:marTop w:val="115"/>
          <w:marBottom w:val="0"/>
          <w:divBdr>
            <w:top w:val="none" w:sz="0" w:space="0" w:color="auto"/>
            <w:left w:val="none" w:sz="0" w:space="0" w:color="auto"/>
            <w:bottom w:val="none" w:sz="0" w:space="0" w:color="auto"/>
            <w:right w:val="none" w:sz="0" w:space="0" w:color="auto"/>
          </w:divBdr>
        </w:div>
        <w:div w:id="1174568471">
          <w:marLeft w:val="547"/>
          <w:marRight w:val="0"/>
          <w:marTop w:val="115"/>
          <w:marBottom w:val="0"/>
          <w:divBdr>
            <w:top w:val="none" w:sz="0" w:space="0" w:color="auto"/>
            <w:left w:val="none" w:sz="0" w:space="0" w:color="auto"/>
            <w:bottom w:val="none" w:sz="0" w:space="0" w:color="auto"/>
            <w:right w:val="none" w:sz="0" w:space="0" w:color="auto"/>
          </w:divBdr>
        </w:div>
        <w:div w:id="1371765518">
          <w:marLeft w:val="1166"/>
          <w:marRight w:val="0"/>
          <w:marTop w:val="96"/>
          <w:marBottom w:val="0"/>
          <w:divBdr>
            <w:top w:val="none" w:sz="0" w:space="0" w:color="auto"/>
            <w:left w:val="none" w:sz="0" w:space="0" w:color="auto"/>
            <w:bottom w:val="none" w:sz="0" w:space="0" w:color="auto"/>
            <w:right w:val="none" w:sz="0" w:space="0" w:color="auto"/>
          </w:divBdr>
        </w:div>
      </w:divsChild>
    </w:div>
    <w:div w:id="681594362">
      <w:bodyDiv w:val="1"/>
      <w:marLeft w:val="0"/>
      <w:marRight w:val="0"/>
      <w:marTop w:val="0"/>
      <w:marBottom w:val="0"/>
      <w:divBdr>
        <w:top w:val="none" w:sz="0" w:space="0" w:color="auto"/>
        <w:left w:val="none" w:sz="0" w:space="0" w:color="auto"/>
        <w:bottom w:val="none" w:sz="0" w:space="0" w:color="auto"/>
        <w:right w:val="none" w:sz="0" w:space="0" w:color="auto"/>
      </w:divBdr>
    </w:div>
    <w:div w:id="682047780">
      <w:bodyDiv w:val="1"/>
      <w:marLeft w:val="0"/>
      <w:marRight w:val="0"/>
      <w:marTop w:val="0"/>
      <w:marBottom w:val="0"/>
      <w:divBdr>
        <w:top w:val="none" w:sz="0" w:space="0" w:color="auto"/>
        <w:left w:val="none" w:sz="0" w:space="0" w:color="auto"/>
        <w:bottom w:val="none" w:sz="0" w:space="0" w:color="auto"/>
        <w:right w:val="none" w:sz="0" w:space="0" w:color="auto"/>
      </w:divBdr>
      <w:divsChild>
        <w:div w:id="550187976">
          <w:marLeft w:val="0"/>
          <w:marRight w:val="0"/>
          <w:marTop w:val="0"/>
          <w:marBottom w:val="0"/>
          <w:divBdr>
            <w:top w:val="none" w:sz="0" w:space="0" w:color="auto"/>
            <w:left w:val="none" w:sz="0" w:space="0" w:color="auto"/>
            <w:bottom w:val="none" w:sz="0" w:space="0" w:color="auto"/>
            <w:right w:val="none" w:sz="0" w:space="0" w:color="auto"/>
          </w:divBdr>
        </w:div>
      </w:divsChild>
    </w:div>
    <w:div w:id="682706181">
      <w:bodyDiv w:val="1"/>
      <w:marLeft w:val="0"/>
      <w:marRight w:val="0"/>
      <w:marTop w:val="0"/>
      <w:marBottom w:val="0"/>
      <w:divBdr>
        <w:top w:val="none" w:sz="0" w:space="0" w:color="auto"/>
        <w:left w:val="none" w:sz="0" w:space="0" w:color="auto"/>
        <w:bottom w:val="none" w:sz="0" w:space="0" w:color="auto"/>
        <w:right w:val="none" w:sz="0" w:space="0" w:color="auto"/>
      </w:divBdr>
    </w:div>
    <w:div w:id="682898947">
      <w:bodyDiv w:val="1"/>
      <w:marLeft w:val="0"/>
      <w:marRight w:val="0"/>
      <w:marTop w:val="0"/>
      <w:marBottom w:val="0"/>
      <w:divBdr>
        <w:top w:val="none" w:sz="0" w:space="0" w:color="auto"/>
        <w:left w:val="none" w:sz="0" w:space="0" w:color="auto"/>
        <w:bottom w:val="none" w:sz="0" w:space="0" w:color="auto"/>
        <w:right w:val="none" w:sz="0" w:space="0" w:color="auto"/>
      </w:divBdr>
    </w:div>
    <w:div w:id="683552560">
      <w:bodyDiv w:val="1"/>
      <w:marLeft w:val="0"/>
      <w:marRight w:val="0"/>
      <w:marTop w:val="0"/>
      <w:marBottom w:val="0"/>
      <w:divBdr>
        <w:top w:val="none" w:sz="0" w:space="0" w:color="auto"/>
        <w:left w:val="none" w:sz="0" w:space="0" w:color="auto"/>
        <w:bottom w:val="none" w:sz="0" w:space="0" w:color="auto"/>
        <w:right w:val="none" w:sz="0" w:space="0" w:color="auto"/>
      </w:divBdr>
    </w:div>
    <w:div w:id="684551105">
      <w:bodyDiv w:val="1"/>
      <w:marLeft w:val="0"/>
      <w:marRight w:val="0"/>
      <w:marTop w:val="0"/>
      <w:marBottom w:val="0"/>
      <w:divBdr>
        <w:top w:val="none" w:sz="0" w:space="0" w:color="auto"/>
        <w:left w:val="none" w:sz="0" w:space="0" w:color="auto"/>
        <w:bottom w:val="none" w:sz="0" w:space="0" w:color="auto"/>
        <w:right w:val="none" w:sz="0" w:space="0" w:color="auto"/>
      </w:divBdr>
    </w:div>
    <w:div w:id="684751803">
      <w:bodyDiv w:val="1"/>
      <w:marLeft w:val="0"/>
      <w:marRight w:val="0"/>
      <w:marTop w:val="0"/>
      <w:marBottom w:val="0"/>
      <w:divBdr>
        <w:top w:val="none" w:sz="0" w:space="0" w:color="auto"/>
        <w:left w:val="none" w:sz="0" w:space="0" w:color="auto"/>
        <w:bottom w:val="none" w:sz="0" w:space="0" w:color="auto"/>
        <w:right w:val="none" w:sz="0" w:space="0" w:color="auto"/>
      </w:divBdr>
      <w:divsChild>
        <w:div w:id="416219658">
          <w:marLeft w:val="547"/>
          <w:marRight w:val="0"/>
          <w:marTop w:val="120"/>
          <w:marBottom w:val="0"/>
          <w:divBdr>
            <w:top w:val="none" w:sz="0" w:space="0" w:color="auto"/>
            <w:left w:val="none" w:sz="0" w:space="0" w:color="auto"/>
            <w:bottom w:val="none" w:sz="0" w:space="0" w:color="auto"/>
            <w:right w:val="none" w:sz="0" w:space="0" w:color="auto"/>
          </w:divBdr>
        </w:div>
        <w:div w:id="639964489">
          <w:marLeft w:val="547"/>
          <w:marRight w:val="0"/>
          <w:marTop w:val="120"/>
          <w:marBottom w:val="0"/>
          <w:divBdr>
            <w:top w:val="none" w:sz="0" w:space="0" w:color="auto"/>
            <w:left w:val="none" w:sz="0" w:space="0" w:color="auto"/>
            <w:bottom w:val="none" w:sz="0" w:space="0" w:color="auto"/>
            <w:right w:val="none" w:sz="0" w:space="0" w:color="auto"/>
          </w:divBdr>
        </w:div>
        <w:div w:id="693531605">
          <w:marLeft w:val="1166"/>
          <w:marRight w:val="0"/>
          <w:marTop w:val="106"/>
          <w:marBottom w:val="0"/>
          <w:divBdr>
            <w:top w:val="none" w:sz="0" w:space="0" w:color="auto"/>
            <w:left w:val="none" w:sz="0" w:space="0" w:color="auto"/>
            <w:bottom w:val="none" w:sz="0" w:space="0" w:color="auto"/>
            <w:right w:val="none" w:sz="0" w:space="0" w:color="auto"/>
          </w:divBdr>
        </w:div>
        <w:div w:id="949892986">
          <w:marLeft w:val="1800"/>
          <w:marRight w:val="0"/>
          <w:marTop w:val="91"/>
          <w:marBottom w:val="0"/>
          <w:divBdr>
            <w:top w:val="none" w:sz="0" w:space="0" w:color="auto"/>
            <w:left w:val="none" w:sz="0" w:space="0" w:color="auto"/>
            <w:bottom w:val="none" w:sz="0" w:space="0" w:color="auto"/>
            <w:right w:val="none" w:sz="0" w:space="0" w:color="auto"/>
          </w:divBdr>
        </w:div>
        <w:div w:id="957175349">
          <w:marLeft w:val="1800"/>
          <w:marRight w:val="0"/>
          <w:marTop w:val="91"/>
          <w:marBottom w:val="0"/>
          <w:divBdr>
            <w:top w:val="none" w:sz="0" w:space="0" w:color="auto"/>
            <w:left w:val="none" w:sz="0" w:space="0" w:color="auto"/>
            <w:bottom w:val="none" w:sz="0" w:space="0" w:color="auto"/>
            <w:right w:val="none" w:sz="0" w:space="0" w:color="auto"/>
          </w:divBdr>
        </w:div>
        <w:div w:id="1297029744">
          <w:marLeft w:val="1166"/>
          <w:marRight w:val="0"/>
          <w:marTop w:val="106"/>
          <w:marBottom w:val="0"/>
          <w:divBdr>
            <w:top w:val="none" w:sz="0" w:space="0" w:color="auto"/>
            <w:left w:val="none" w:sz="0" w:space="0" w:color="auto"/>
            <w:bottom w:val="none" w:sz="0" w:space="0" w:color="auto"/>
            <w:right w:val="none" w:sz="0" w:space="0" w:color="auto"/>
          </w:divBdr>
        </w:div>
        <w:div w:id="1432509113">
          <w:marLeft w:val="547"/>
          <w:marRight w:val="0"/>
          <w:marTop w:val="120"/>
          <w:marBottom w:val="0"/>
          <w:divBdr>
            <w:top w:val="none" w:sz="0" w:space="0" w:color="auto"/>
            <w:left w:val="none" w:sz="0" w:space="0" w:color="auto"/>
            <w:bottom w:val="none" w:sz="0" w:space="0" w:color="auto"/>
            <w:right w:val="none" w:sz="0" w:space="0" w:color="auto"/>
          </w:divBdr>
        </w:div>
        <w:div w:id="1792941111">
          <w:marLeft w:val="1166"/>
          <w:marRight w:val="0"/>
          <w:marTop w:val="106"/>
          <w:marBottom w:val="0"/>
          <w:divBdr>
            <w:top w:val="none" w:sz="0" w:space="0" w:color="auto"/>
            <w:left w:val="none" w:sz="0" w:space="0" w:color="auto"/>
            <w:bottom w:val="none" w:sz="0" w:space="0" w:color="auto"/>
            <w:right w:val="none" w:sz="0" w:space="0" w:color="auto"/>
          </w:divBdr>
        </w:div>
        <w:div w:id="1897936650">
          <w:marLeft w:val="1166"/>
          <w:marRight w:val="0"/>
          <w:marTop w:val="106"/>
          <w:marBottom w:val="0"/>
          <w:divBdr>
            <w:top w:val="none" w:sz="0" w:space="0" w:color="auto"/>
            <w:left w:val="none" w:sz="0" w:space="0" w:color="auto"/>
            <w:bottom w:val="none" w:sz="0" w:space="0" w:color="auto"/>
            <w:right w:val="none" w:sz="0" w:space="0" w:color="auto"/>
          </w:divBdr>
        </w:div>
        <w:div w:id="2046254421">
          <w:marLeft w:val="1166"/>
          <w:marRight w:val="0"/>
          <w:marTop w:val="106"/>
          <w:marBottom w:val="0"/>
          <w:divBdr>
            <w:top w:val="none" w:sz="0" w:space="0" w:color="auto"/>
            <w:left w:val="none" w:sz="0" w:space="0" w:color="auto"/>
            <w:bottom w:val="none" w:sz="0" w:space="0" w:color="auto"/>
            <w:right w:val="none" w:sz="0" w:space="0" w:color="auto"/>
          </w:divBdr>
        </w:div>
      </w:divsChild>
    </w:div>
    <w:div w:id="686173205">
      <w:bodyDiv w:val="1"/>
      <w:marLeft w:val="0"/>
      <w:marRight w:val="0"/>
      <w:marTop w:val="0"/>
      <w:marBottom w:val="0"/>
      <w:divBdr>
        <w:top w:val="none" w:sz="0" w:space="0" w:color="auto"/>
        <w:left w:val="none" w:sz="0" w:space="0" w:color="auto"/>
        <w:bottom w:val="none" w:sz="0" w:space="0" w:color="auto"/>
        <w:right w:val="none" w:sz="0" w:space="0" w:color="auto"/>
      </w:divBdr>
      <w:divsChild>
        <w:div w:id="245649676">
          <w:marLeft w:val="2520"/>
          <w:marRight w:val="0"/>
          <w:marTop w:val="67"/>
          <w:marBottom w:val="0"/>
          <w:divBdr>
            <w:top w:val="none" w:sz="0" w:space="0" w:color="auto"/>
            <w:left w:val="none" w:sz="0" w:space="0" w:color="auto"/>
            <w:bottom w:val="none" w:sz="0" w:space="0" w:color="auto"/>
            <w:right w:val="none" w:sz="0" w:space="0" w:color="auto"/>
          </w:divBdr>
        </w:div>
        <w:div w:id="405618130">
          <w:marLeft w:val="1166"/>
          <w:marRight w:val="0"/>
          <w:marTop w:val="96"/>
          <w:marBottom w:val="0"/>
          <w:divBdr>
            <w:top w:val="none" w:sz="0" w:space="0" w:color="auto"/>
            <w:left w:val="none" w:sz="0" w:space="0" w:color="auto"/>
            <w:bottom w:val="none" w:sz="0" w:space="0" w:color="auto"/>
            <w:right w:val="none" w:sz="0" w:space="0" w:color="auto"/>
          </w:divBdr>
        </w:div>
        <w:div w:id="428819854">
          <w:marLeft w:val="1166"/>
          <w:marRight w:val="0"/>
          <w:marTop w:val="106"/>
          <w:marBottom w:val="0"/>
          <w:divBdr>
            <w:top w:val="none" w:sz="0" w:space="0" w:color="auto"/>
            <w:left w:val="none" w:sz="0" w:space="0" w:color="auto"/>
            <w:bottom w:val="none" w:sz="0" w:space="0" w:color="auto"/>
            <w:right w:val="none" w:sz="0" w:space="0" w:color="auto"/>
          </w:divBdr>
        </w:div>
        <w:div w:id="513956243">
          <w:marLeft w:val="1800"/>
          <w:marRight w:val="0"/>
          <w:marTop w:val="86"/>
          <w:marBottom w:val="0"/>
          <w:divBdr>
            <w:top w:val="none" w:sz="0" w:space="0" w:color="auto"/>
            <w:left w:val="none" w:sz="0" w:space="0" w:color="auto"/>
            <w:bottom w:val="none" w:sz="0" w:space="0" w:color="auto"/>
            <w:right w:val="none" w:sz="0" w:space="0" w:color="auto"/>
          </w:divBdr>
        </w:div>
        <w:div w:id="544146353">
          <w:marLeft w:val="1800"/>
          <w:marRight w:val="0"/>
          <w:marTop w:val="86"/>
          <w:marBottom w:val="0"/>
          <w:divBdr>
            <w:top w:val="none" w:sz="0" w:space="0" w:color="auto"/>
            <w:left w:val="none" w:sz="0" w:space="0" w:color="auto"/>
            <w:bottom w:val="none" w:sz="0" w:space="0" w:color="auto"/>
            <w:right w:val="none" w:sz="0" w:space="0" w:color="auto"/>
          </w:divBdr>
        </w:div>
        <w:div w:id="604701588">
          <w:marLeft w:val="1166"/>
          <w:marRight w:val="0"/>
          <w:marTop w:val="106"/>
          <w:marBottom w:val="0"/>
          <w:divBdr>
            <w:top w:val="none" w:sz="0" w:space="0" w:color="auto"/>
            <w:left w:val="none" w:sz="0" w:space="0" w:color="auto"/>
            <w:bottom w:val="none" w:sz="0" w:space="0" w:color="auto"/>
            <w:right w:val="none" w:sz="0" w:space="0" w:color="auto"/>
          </w:divBdr>
        </w:div>
        <w:div w:id="725642720">
          <w:marLeft w:val="1800"/>
          <w:marRight w:val="0"/>
          <w:marTop w:val="86"/>
          <w:marBottom w:val="0"/>
          <w:divBdr>
            <w:top w:val="none" w:sz="0" w:space="0" w:color="auto"/>
            <w:left w:val="none" w:sz="0" w:space="0" w:color="auto"/>
            <w:bottom w:val="none" w:sz="0" w:space="0" w:color="auto"/>
            <w:right w:val="none" w:sz="0" w:space="0" w:color="auto"/>
          </w:divBdr>
        </w:div>
        <w:div w:id="1044212940">
          <w:marLeft w:val="547"/>
          <w:marRight w:val="0"/>
          <w:marTop w:val="115"/>
          <w:marBottom w:val="0"/>
          <w:divBdr>
            <w:top w:val="none" w:sz="0" w:space="0" w:color="auto"/>
            <w:left w:val="none" w:sz="0" w:space="0" w:color="auto"/>
            <w:bottom w:val="none" w:sz="0" w:space="0" w:color="auto"/>
            <w:right w:val="none" w:sz="0" w:space="0" w:color="auto"/>
          </w:divBdr>
        </w:div>
        <w:div w:id="1051807776">
          <w:marLeft w:val="2520"/>
          <w:marRight w:val="0"/>
          <w:marTop w:val="67"/>
          <w:marBottom w:val="0"/>
          <w:divBdr>
            <w:top w:val="none" w:sz="0" w:space="0" w:color="auto"/>
            <w:left w:val="none" w:sz="0" w:space="0" w:color="auto"/>
            <w:bottom w:val="none" w:sz="0" w:space="0" w:color="auto"/>
            <w:right w:val="none" w:sz="0" w:space="0" w:color="auto"/>
          </w:divBdr>
        </w:div>
        <w:div w:id="1460760048">
          <w:marLeft w:val="2520"/>
          <w:marRight w:val="0"/>
          <w:marTop w:val="67"/>
          <w:marBottom w:val="0"/>
          <w:divBdr>
            <w:top w:val="none" w:sz="0" w:space="0" w:color="auto"/>
            <w:left w:val="none" w:sz="0" w:space="0" w:color="auto"/>
            <w:bottom w:val="none" w:sz="0" w:space="0" w:color="auto"/>
            <w:right w:val="none" w:sz="0" w:space="0" w:color="auto"/>
          </w:divBdr>
        </w:div>
        <w:div w:id="1762677867">
          <w:marLeft w:val="1800"/>
          <w:marRight w:val="0"/>
          <w:marTop w:val="86"/>
          <w:marBottom w:val="0"/>
          <w:divBdr>
            <w:top w:val="none" w:sz="0" w:space="0" w:color="auto"/>
            <w:left w:val="none" w:sz="0" w:space="0" w:color="auto"/>
            <w:bottom w:val="none" w:sz="0" w:space="0" w:color="auto"/>
            <w:right w:val="none" w:sz="0" w:space="0" w:color="auto"/>
          </w:divBdr>
        </w:div>
      </w:divsChild>
    </w:div>
    <w:div w:id="686368306">
      <w:bodyDiv w:val="1"/>
      <w:marLeft w:val="0"/>
      <w:marRight w:val="0"/>
      <w:marTop w:val="0"/>
      <w:marBottom w:val="0"/>
      <w:divBdr>
        <w:top w:val="none" w:sz="0" w:space="0" w:color="auto"/>
        <w:left w:val="none" w:sz="0" w:space="0" w:color="auto"/>
        <w:bottom w:val="none" w:sz="0" w:space="0" w:color="auto"/>
        <w:right w:val="none" w:sz="0" w:space="0" w:color="auto"/>
      </w:divBdr>
    </w:div>
    <w:div w:id="686368361">
      <w:bodyDiv w:val="1"/>
      <w:marLeft w:val="0"/>
      <w:marRight w:val="0"/>
      <w:marTop w:val="0"/>
      <w:marBottom w:val="0"/>
      <w:divBdr>
        <w:top w:val="none" w:sz="0" w:space="0" w:color="auto"/>
        <w:left w:val="none" w:sz="0" w:space="0" w:color="auto"/>
        <w:bottom w:val="none" w:sz="0" w:space="0" w:color="auto"/>
        <w:right w:val="none" w:sz="0" w:space="0" w:color="auto"/>
      </w:divBdr>
    </w:div>
    <w:div w:id="686639317">
      <w:bodyDiv w:val="1"/>
      <w:marLeft w:val="0"/>
      <w:marRight w:val="0"/>
      <w:marTop w:val="0"/>
      <w:marBottom w:val="0"/>
      <w:divBdr>
        <w:top w:val="none" w:sz="0" w:space="0" w:color="auto"/>
        <w:left w:val="none" w:sz="0" w:space="0" w:color="auto"/>
        <w:bottom w:val="none" w:sz="0" w:space="0" w:color="auto"/>
        <w:right w:val="none" w:sz="0" w:space="0" w:color="auto"/>
      </w:divBdr>
      <w:divsChild>
        <w:div w:id="473530331">
          <w:marLeft w:val="0"/>
          <w:marRight w:val="0"/>
          <w:marTop w:val="0"/>
          <w:marBottom w:val="0"/>
          <w:divBdr>
            <w:top w:val="none" w:sz="0" w:space="0" w:color="auto"/>
            <w:left w:val="none" w:sz="0" w:space="0" w:color="auto"/>
            <w:bottom w:val="none" w:sz="0" w:space="0" w:color="auto"/>
            <w:right w:val="none" w:sz="0" w:space="0" w:color="auto"/>
          </w:divBdr>
        </w:div>
      </w:divsChild>
    </w:div>
    <w:div w:id="686756398">
      <w:bodyDiv w:val="1"/>
      <w:marLeft w:val="0"/>
      <w:marRight w:val="0"/>
      <w:marTop w:val="0"/>
      <w:marBottom w:val="0"/>
      <w:divBdr>
        <w:top w:val="none" w:sz="0" w:space="0" w:color="auto"/>
        <w:left w:val="none" w:sz="0" w:space="0" w:color="auto"/>
        <w:bottom w:val="none" w:sz="0" w:space="0" w:color="auto"/>
        <w:right w:val="none" w:sz="0" w:space="0" w:color="auto"/>
      </w:divBdr>
      <w:divsChild>
        <w:div w:id="70393133">
          <w:marLeft w:val="1166"/>
          <w:marRight w:val="0"/>
          <w:marTop w:val="0"/>
          <w:marBottom w:val="60"/>
          <w:divBdr>
            <w:top w:val="none" w:sz="0" w:space="0" w:color="auto"/>
            <w:left w:val="none" w:sz="0" w:space="0" w:color="auto"/>
            <w:bottom w:val="none" w:sz="0" w:space="0" w:color="auto"/>
            <w:right w:val="none" w:sz="0" w:space="0" w:color="auto"/>
          </w:divBdr>
        </w:div>
        <w:div w:id="341317831">
          <w:marLeft w:val="1166"/>
          <w:marRight w:val="0"/>
          <w:marTop w:val="0"/>
          <w:marBottom w:val="60"/>
          <w:divBdr>
            <w:top w:val="none" w:sz="0" w:space="0" w:color="auto"/>
            <w:left w:val="none" w:sz="0" w:space="0" w:color="auto"/>
            <w:bottom w:val="none" w:sz="0" w:space="0" w:color="auto"/>
            <w:right w:val="none" w:sz="0" w:space="0" w:color="auto"/>
          </w:divBdr>
        </w:div>
        <w:div w:id="449978255">
          <w:marLeft w:val="2520"/>
          <w:marRight w:val="0"/>
          <w:marTop w:val="0"/>
          <w:marBottom w:val="60"/>
          <w:divBdr>
            <w:top w:val="none" w:sz="0" w:space="0" w:color="auto"/>
            <w:left w:val="none" w:sz="0" w:space="0" w:color="auto"/>
            <w:bottom w:val="none" w:sz="0" w:space="0" w:color="auto"/>
            <w:right w:val="none" w:sz="0" w:space="0" w:color="auto"/>
          </w:divBdr>
        </w:div>
        <w:div w:id="495847458">
          <w:marLeft w:val="1800"/>
          <w:marRight w:val="0"/>
          <w:marTop w:val="0"/>
          <w:marBottom w:val="60"/>
          <w:divBdr>
            <w:top w:val="none" w:sz="0" w:space="0" w:color="auto"/>
            <w:left w:val="none" w:sz="0" w:space="0" w:color="auto"/>
            <w:bottom w:val="none" w:sz="0" w:space="0" w:color="auto"/>
            <w:right w:val="none" w:sz="0" w:space="0" w:color="auto"/>
          </w:divBdr>
        </w:div>
        <w:div w:id="606012013">
          <w:marLeft w:val="1166"/>
          <w:marRight w:val="0"/>
          <w:marTop w:val="0"/>
          <w:marBottom w:val="60"/>
          <w:divBdr>
            <w:top w:val="none" w:sz="0" w:space="0" w:color="auto"/>
            <w:left w:val="none" w:sz="0" w:space="0" w:color="auto"/>
            <w:bottom w:val="none" w:sz="0" w:space="0" w:color="auto"/>
            <w:right w:val="none" w:sz="0" w:space="0" w:color="auto"/>
          </w:divBdr>
        </w:div>
        <w:div w:id="649792180">
          <w:marLeft w:val="1800"/>
          <w:marRight w:val="0"/>
          <w:marTop w:val="0"/>
          <w:marBottom w:val="60"/>
          <w:divBdr>
            <w:top w:val="none" w:sz="0" w:space="0" w:color="auto"/>
            <w:left w:val="none" w:sz="0" w:space="0" w:color="auto"/>
            <w:bottom w:val="none" w:sz="0" w:space="0" w:color="auto"/>
            <w:right w:val="none" w:sz="0" w:space="0" w:color="auto"/>
          </w:divBdr>
        </w:div>
        <w:div w:id="654800798">
          <w:marLeft w:val="1166"/>
          <w:marRight w:val="0"/>
          <w:marTop w:val="0"/>
          <w:marBottom w:val="60"/>
          <w:divBdr>
            <w:top w:val="none" w:sz="0" w:space="0" w:color="auto"/>
            <w:left w:val="none" w:sz="0" w:space="0" w:color="auto"/>
            <w:bottom w:val="none" w:sz="0" w:space="0" w:color="auto"/>
            <w:right w:val="none" w:sz="0" w:space="0" w:color="auto"/>
          </w:divBdr>
        </w:div>
        <w:div w:id="1020159724">
          <w:marLeft w:val="547"/>
          <w:marRight w:val="0"/>
          <w:marTop w:val="0"/>
          <w:marBottom w:val="60"/>
          <w:divBdr>
            <w:top w:val="none" w:sz="0" w:space="0" w:color="auto"/>
            <w:left w:val="none" w:sz="0" w:space="0" w:color="auto"/>
            <w:bottom w:val="none" w:sz="0" w:space="0" w:color="auto"/>
            <w:right w:val="none" w:sz="0" w:space="0" w:color="auto"/>
          </w:divBdr>
        </w:div>
        <w:div w:id="1148132889">
          <w:marLeft w:val="1800"/>
          <w:marRight w:val="0"/>
          <w:marTop w:val="0"/>
          <w:marBottom w:val="60"/>
          <w:divBdr>
            <w:top w:val="none" w:sz="0" w:space="0" w:color="auto"/>
            <w:left w:val="none" w:sz="0" w:space="0" w:color="auto"/>
            <w:bottom w:val="none" w:sz="0" w:space="0" w:color="auto"/>
            <w:right w:val="none" w:sz="0" w:space="0" w:color="auto"/>
          </w:divBdr>
        </w:div>
        <w:div w:id="1258295475">
          <w:marLeft w:val="1800"/>
          <w:marRight w:val="0"/>
          <w:marTop w:val="0"/>
          <w:marBottom w:val="60"/>
          <w:divBdr>
            <w:top w:val="none" w:sz="0" w:space="0" w:color="auto"/>
            <w:left w:val="none" w:sz="0" w:space="0" w:color="auto"/>
            <w:bottom w:val="none" w:sz="0" w:space="0" w:color="auto"/>
            <w:right w:val="none" w:sz="0" w:space="0" w:color="auto"/>
          </w:divBdr>
        </w:div>
        <w:div w:id="1373577125">
          <w:marLeft w:val="1166"/>
          <w:marRight w:val="0"/>
          <w:marTop w:val="0"/>
          <w:marBottom w:val="60"/>
          <w:divBdr>
            <w:top w:val="none" w:sz="0" w:space="0" w:color="auto"/>
            <w:left w:val="none" w:sz="0" w:space="0" w:color="auto"/>
            <w:bottom w:val="none" w:sz="0" w:space="0" w:color="auto"/>
            <w:right w:val="none" w:sz="0" w:space="0" w:color="auto"/>
          </w:divBdr>
        </w:div>
        <w:div w:id="1481724262">
          <w:marLeft w:val="1166"/>
          <w:marRight w:val="0"/>
          <w:marTop w:val="0"/>
          <w:marBottom w:val="60"/>
          <w:divBdr>
            <w:top w:val="none" w:sz="0" w:space="0" w:color="auto"/>
            <w:left w:val="none" w:sz="0" w:space="0" w:color="auto"/>
            <w:bottom w:val="none" w:sz="0" w:space="0" w:color="auto"/>
            <w:right w:val="none" w:sz="0" w:space="0" w:color="auto"/>
          </w:divBdr>
        </w:div>
        <w:div w:id="2102867299">
          <w:marLeft w:val="547"/>
          <w:marRight w:val="0"/>
          <w:marTop w:val="0"/>
          <w:marBottom w:val="60"/>
          <w:divBdr>
            <w:top w:val="none" w:sz="0" w:space="0" w:color="auto"/>
            <w:left w:val="none" w:sz="0" w:space="0" w:color="auto"/>
            <w:bottom w:val="none" w:sz="0" w:space="0" w:color="auto"/>
            <w:right w:val="none" w:sz="0" w:space="0" w:color="auto"/>
          </w:divBdr>
        </w:div>
      </w:divsChild>
    </w:div>
    <w:div w:id="687677414">
      <w:bodyDiv w:val="1"/>
      <w:marLeft w:val="0"/>
      <w:marRight w:val="0"/>
      <w:marTop w:val="0"/>
      <w:marBottom w:val="0"/>
      <w:divBdr>
        <w:top w:val="none" w:sz="0" w:space="0" w:color="auto"/>
        <w:left w:val="none" w:sz="0" w:space="0" w:color="auto"/>
        <w:bottom w:val="none" w:sz="0" w:space="0" w:color="auto"/>
        <w:right w:val="none" w:sz="0" w:space="0" w:color="auto"/>
      </w:divBdr>
    </w:div>
    <w:div w:id="689137147">
      <w:bodyDiv w:val="1"/>
      <w:marLeft w:val="0"/>
      <w:marRight w:val="0"/>
      <w:marTop w:val="0"/>
      <w:marBottom w:val="0"/>
      <w:divBdr>
        <w:top w:val="none" w:sz="0" w:space="0" w:color="auto"/>
        <w:left w:val="none" w:sz="0" w:space="0" w:color="auto"/>
        <w:bottom w:val="none" w:sz="0" w:space="0" w:color="auto"/>
        <w:right w:val="none" w:sz="0" w:space="0" w:color="auto"/>
      </w:divBdr>
    </w:div>
    <w:div w:id="691566317">
      <w:bodyDiv w:val="1"/>
      <w:marLeft w:val="0"/>
      <w:marRight w:val="0"/>
      <w:marTop w:val="0"/>
      <w:marBottom w:val="0"/>
      <w:divBdr>
        <w:top w:val="none" w:sz="0" w:space="0" w:color="auto"/>
        <w:left w:val="none" w:sz="0" w:space="0" w:color="auto"/>
        <w:bottom w:val="none" w:sz="0" w:space="0" w:color="auto"/>
        <w:right w:val="none" w:sz="0" w:space="0" w:color="auto"/>
      </w:divBdr>
      <w:divsChild>
        <w:div w:id="980689375">
          <w:marLeft w:val="547"/>
          <w:marRight w:val="0"/>
          <w:marTop w:val="106"/>
          <w:marBottom w:val="0"/>
          <w:divBdr>
            <w:top w:val="none" w:sz="0" w:space="0" w:color="auto"/>
            <w:left w:val="none" w:sz="0" w:space="0" w:color="auto"/>
            <w:bottom w:val="none" w:sz="0" w:space="0" w:color="auto"/>
            <w:right w:val="none" w:sz="0" w:space="0" w:color="auto"/>
          </w:divBdr>
        </w:div>
        <w:div w:id="1995138983">
          <w:marLeft w:val="547"/>
          <w:marRight w:val="0"/>
          <w:marTop w:val="106"/>
          <w:marBottom w:val="0"/>
          <w:divBdr>
            <w:top w:val="none" w:sz="0" w:space="0" w:color="auto"/>
            <w:left w:val="none" w:sz="0" w:space="0" w:color="auto"/>
            <w:bottom w:val="none" w:sz="0" w:space="0" w:color="auto"/>
            <w:right w:val="none" w:sz="0" w:space="0" w:color="auto"/>
          </w:divBdr>
        </w:div>
      </w:divsChild>
    </w:div>
    <w:div w:id="693070556">
      <w:bodyDiv w:val="1"/>
      <w:marLeft w:val="0"/>
      <w:marRight w:val="0"/>
      <w:marTop w:val="0"/>
      <w:marBottom w:val="0"/>
      <w:divBdr>
        <w:top w:val="none" w:sz="0" w:space="0" w:color="auto"/>
        <w:left w:val="none" w:sz="0" w:space="0" w:color="auto"/>
        <w:bottom w:val="none" w:sz="0" w:space="0" w:color="auto"/>
        <w:right w:val="none" w:sz="0" w:space="0" w:color="auto"/>
      </w:divBdr>
    </w:div>
    <w:div w:id="693727888">
      <w:bodyDiv w:val="1"/>
      <w:marLeft w:val="0"/>
      <w:marRight w:val="0"/>
      <w:marTop w:val="0"/>
      <w:marBottom w:val="0"/>
      <w:divBdr>
        <w:top w:val="none" w:sz="0" w:space="0" w:color="auto"/>
        <w:left w:val="none" w:sz="0" w:space="0" w:color="auto"/>
        <w:bottom w:val="none" w:sz="0" w:space="0" w:color="auto"/>
        <w:right w:val="none" w:sz="0" w:space="0" w:color="auto"/>
      </w:divBdr>
    </w:div>
    <w:div w:id="694037069">
      <w:bodyDiv w:val="1"/>
      <w:marLeft w:val="0"/>
      <w:marRight w:val="0"/>
      <w:marTop w:val="0"/>
      <w:marBottom w:val="0"/>
      <w:divBdr>
        <w:top w:val="none" w:sz="0" w:space="0" w:color="auto"/>
        <w:left w:val="none" w:sz="0" w:space="0" w:color="auto"/>
        <w:bottom w:val="none" w:sz="0" w:space="0" w:color="auto"/>
        <w:right w:val="none" w:sz="0" w:space="0" w:color="auto"/>
      </w:divBdr>
    </w:div>
    <w:div w:id="694814616">
      <w:bodyDiv w:val="1"/>
      <w:marLeft w:val="0"/>
      <w:marRight w:val="0"/>
      <w:marTop w:val="0"/>
      <w:marBottom w:val="0"/>
      <w:divBdr>
        <w:top w:val="none" w:sz="0" w:space="0" w:color="auto"/>
        <w:left w:val="none" w:sz="0" w:space="0" w:color="auto"/>
        <w:bottom w:val="none" w:sz="0" w:space="0" w:color="auto"/>
        <w:right w:val="none" w:sz="0" w:space="0" w:color="auto"/>
      </w:divBdr>
      <w:divsChild>
        <w:div w:id="89939091">
          <w:marLeft w:val="1800"/>
          <w:marRight w:val="0"/>
          <w:marTop w:val="58"/>
          <w:marBottom w:val="0"/>
          <w:divBdr>
            <w:top w:val="none" w:sz="0" w:space="0" w:color="auto"/>
            <w:left w:val="none" w:sz="0" w:space="0" w:color="auto"/>
            <w:bottom w:val="none" w:sz="0" w:space="0" w:color="auto"/>
            <w:right w:val="none" w:sz="0" w:space="0" w:color="auto"/>
          </w:divBdr>
        </w:div>
        <w:div w:id="275060988">
          <w:marLeft w:val="1800"/>
          <w:marRight w:val="0"/>
          <w:marTop w:val="58"/>
          <w:marBottom w:val="0"/>
          <w:divBdr>
            <w:top w:val="none" w:sz="0" w:space="0" w:color="auto"/>
            <w:left w:val="none" w:sz="0" w:space="0" w:color="auto"/>
            <w:bottom w:val="none" w:sz="0" w:space="0" w:color="auto"/>
            <w:right w:val="none" w:sz="0" w:space="0" w:color="auto"/>
          </w:divBdr>
        </w:div>
        <w:div w:id="380708680">
          <w:marLeft w:val="1800"/>
          <w:marRight w:val="0"/>
          <w:marTop w:val="58"/>
          <w:marBottom w:val="0"/>
          <w:divBdr>
            <w:top w:val="none" w:sz="0" w:space="0" w:color="auto"/>
            <w:left w:val="none" w:sz="0" w:space="0" w:color="auto"/>
            <w:bottom w:val="none" w:sz="0" w:space="0" w:color="auto"/>
            <w:right w:val="none" w:sz="0" w:space="0" w:color="auto"/>
          </w:divBdr>
        </w:div>
        <w:div w:id="414325165">
          <w:marLeft w:val="1800"/>
          <w:marRight w:val="0"/>
          <w:marTop w:val="58"/>
          <w:marBottom w:val="0"/>
          <w:divBdr>
            <w:top w:val="none" w:sz="0" w:space="0" w:color="auto"/>
            <w:left w:val="none" w:sz="0" w:space="0" w:color="auto"/>
            <w:bottom w:val="none" w:sz="0" w:space="0" w:color="auto"/>
            <w:right w:val="none" w:sz="0" w:space="0" w:color="auto"/>
          </w:divBdr>
        </w:div>
        <w:div w:id="576747729">
          <w:marLeft w:val="1800"/>
          <w:marRight w:val="0"/>
          <w:marTop w:val="58"/>
          <w:marBottom w:val="0"/>
          <w:divBdr>
            <w:top w:val="none" w:sz="0" w:space="0" w:color="auto"/>
            <w:left w:val="none" w:sz="0" w:space="0" w:color="auto"/>
            <w:bottom w:val="none" w:sz="0" w:space="0" w:color="auto"/>
            <w:right w:val="none" w:sz="0" w:space="0" w:color="auto"/>
          </w:divBdr>
        </w:div>
        <w:div w:id="580984976">
          <w:marLeft w:val="1800"/>
          <w:marRight w:val="0"/>
          <w:marTop w:val="58"/>
          <w:marBottom w:val="0"/>
          <w:divBdr>
            <w:top w:val="none" w:sz="0" w:space="0" w:color="auto"/>
            <w:left w:val="none" w:sz="0" w:space="0" w:color="auto"/>
            <w:bottom w:val="none" w:sz="0" w:space="0" w:color="auto"/>
            <w:right w:val="none" w:sz="0" w:space="0" w:color="auto"/>
          </w:divBdr>
        </w:div>
        <w:div w:id="610280317">
          <w:marLeft w:val="1166"/>
          <w:marRight w:val="0"/>
          <w:marTop w:val="77"/>
          <w:marBottom w:val="0"/>
          <w:divBdr>
            <w:top w:val="none" w:sz="0" w:space="0" w:color="auto"/>
            <w:left w:val="none" w:sz="0" w:space="0" w:color="auto"/>
            <w:bottom w:val="none" w:sz="0" w:space="0" w:color="auto"/>
            <w:right w:val="none" w:sz="0" w:space="0" w:color="auto"/>
          </w:divBdr>
        </w:div>
        <w:div w:id="756633326">
          <w:marLeft w:val="1800"/>
          <w:marRight w:val="0"/>
          <w:marTop w:val="58"/>
          <w:marBottom w:val="0"/>
          <w:divBdr>
            <w:top w:val="none" w:sz="0" w:space="0" w:color="auto"/>
            <w:left w:val="none" w:sz="0" w:space="0" w:color="auto"/>
            <w:bottom w:val="none" w:sz="0" w:space="0" w:color="auto"/>
            <w:right w:val="none" w:sz="0" w:space="0" w:color="auto"/>
          </w:divBdr>
        </w:div>
        <w:div w:id="1036195765">
          <w:marLeft w:val="1800"/>
          <w:marRight w:val="0"/>
          <w:marTop w:val="58"/>
          <w:marBottom w:val="0"/>
          <w:divBdr>
            <w:top w:val="none" w:sz="0" w:space="0" w:color="auto"/>
            <w:left w:val="none" w:sz="0" w:space="0" w:color="auto"/>
            <w:bottom w:val="none" w:sz="0" w:space="0" w:color="auto"/>
            <w:right w:val="none" w:sz="0" w:space="0" w:color="auto"/>
          </w:divBdr>
        </w:div>
        <w:div w:id="1106538474">
          <w:marLeft w:val="1166"/>
          <w:marRight w:val="0"/>
          <w:marTop w:val="77"/>
          <w:marBottom w:val="0"/>
          <w:divBdr>
            <w:top w:val="none" w:sz="0" w:space="0" w:color="auto"/>
            <w:left w:val="none" w:sz="0" w:space="0" w:color="auto"/>
            <w:bottom w:val="none" w:sz="0" w:space="0" w:color="auto"/>
            <w:right w:val="none" w:sz="0" w:space="0" w:color="auto"/>
          </w:divBdr>
        </w:div>
        <w:div w:id="1460881500">
          <w:marLeft w:val="1166"/>
          <w:marRight w:val="0"/>
          <w:marTop w:val="77"/>
          <w:marBottom w:val="0"/>
          <w:divBdr>
            <w:top w:val="none" w:sz="0" w:space="0" w:color="auto"/>
            <w:left w:val="none" w:sz="0" w:space="0" w:color="auto"/>
            <w:bottom w:val="none" w:sz="0" w:space="0" w:color="auto"/>
            <w:right w:val="none" w:sz="0" w:space="0" w:color="auto"/>
          </w:divBdr>
        </w:div>
        <w:div w:id="1499463961">
          <w:marLeft w:val="1166"/>
          <w:marRight w:val="0"/>
          <w:marTop w:val="77"/>
          <w:marBottom w:val="0"/>
          <w:divBdr>
            <w:top w:val="none" w:sz="0" w:space="0" w:color="auto"/>
            <w:left w:val="none" w:sz="0" w:space="0" w:color="auto"/>
            <w:bottom w:val="none" w:sz="0" w:space="0" w:color="auto"/>
            <w:right w:val="none" w:sz="0" w:space="0" w:color="auto"/>
          </w:divBdr>
        </w:div>
        <w:div w:id="1575241768">
          <w:marLeft w:val="1800"/>
          <w:marRight w:val="0"/>
          <w:marTop w:val="58"/>
          <w:marBottom w:val="0"/>
          <w:divBdr>
            <w:top w:val="none" w:sz="0" w:space="0" w:color="auto"/>
            <w:left w:val="none" w:sz="0" w:space="0" w:color="auto"/>
            <w:bottom w:val="none" w:sz="0" w:space="0" w:color="auto"/>
            <w:right w:val="none" w:sz="0" w:space="0" w:color="auto"/>
          </w:divBdr>
        </w:div>
        <w:div w:id="1667905198">
          <w:marLeft w:val="547"/>
          <w:marRight w:val="0"/>
          <w:marTop w:val="86"/>
          <w:marBottom w:val="0"/>
          <w:divBdr>
            <w:top w:val="none" w:sz="0" w:space="0" w:color="auto"/>
            <w:left w:val="none" w:sz="0" w:space="0" w:color="auto"/>
            <w:bottom w:val="none" w:sz="0" w:space="0" w:color="auto"/>
            <w:right w:val="none" w:sz="0" w:space="0" w:color="auto"/>
          </w:divBdr>
        </w:div>
        <w:div w:id="1944652385">
          <w:marLeft w:val="1800"/>
          <w:marRight w:val="0"/>
          <w:marTop w:val="58"/>
          <w:marBottom w:val="0"/>
          <w:divBdr>
            <w:top w:val="none" w:sz="0" w:space="0" w:color="auto"/>
            <w:left w:val="none" w:sz="0" w:space="0" w:color="auto"/>
            <w:bottom w:val="none" w:sz="0" w:space="0" w:color="auto"/>
            <w:right w:val="none" w:sz="0" w:space="0" w:color="auto"/>
          </w:divBdr>
        </w:div>
        <w:div w:id="2053992608">
          <w:marLeft w:val="1800"/>
          <w:marRight w:val="0"/>
          <w:marTop w:val="58"/>
          <w:marBottom w:val="0"/>
          <w:divBdr>
            <w:top w:val="none" w:sz="0" w:space="0" w:color="auto"/>
            <w:left w:val="none" w:sz="0" w:space="0" w:color="auto"/>
            <w:bottom w:val="none" w:sz="0" w:space="0" w:color="auto"/>
            <w:right w:val="none" w:sz="0" w:space="0" w:color="auto"/>
          </w:divBdr>
        </w:div>
      </w:divsChild>
    </w:div>
    <w:div w:id="695542257">
      <w:bodyDiv w:val="1"/>
      <w:marLeft w:val="0"/>
      <w:marRight w:val="0"/>
      <w:marTop w:val="0"/>
      <w:marBottom w:val="0"/>
      <w:divBdr>
        <w:top w:val="none" w:sz="0" w:space="0" w:color="auto"/>
        <w:left w:val="none" w:sz="0" w:space="0" w:color="auto"/>
        <w:bottom w:val="none" w:sz="0" w:space="0" w:color="auto"/>
        <w:right w:val="none" w:sz="0" w:space="0" w:color="auto"/>
      </w:divBdr>
    </w:div>
    <w:div w:id="696350525">
      <w:bodyDiv w:val="1"/>
      <w:marLeft w:val="0"/>
      <w:marRight w:val="0"/>
      <w:marTop w:val="0"/>
      <w:marBottom w:val="0"/>
      <w:divBdr>
        <w:top w:val="none" w:sz="0" w:space="0" w:color="auto"/>
        <w:left w:val="none" w:sz="0" w:space="0" w:color="auto"/>
        <w:bottom w:val="none" w:sz="0" w:space="0" w:color="auto"/>
        <w:right w:val="none" w:sz="0" w:space="0" w:color="auto"/>
      </w:divBdr>
    </w:div>
    <w:div w:id="696665787">
      <w:bodyDiv w:val="1"/>
      <w:marLeft w:val="0"/>
      <w:marRight w:val="0"/>
      <w:marTop w:val="0"/>
      <w:marBottom w:val="0"/>
      <w:divBdr>
        <w:top w:val="none" w:sz="0" w:space="0" w:color="auto"/>
        <w:left w:val="none" w:sz="0" w:space="0" w:color="auto"/>
        <w:bottom w:val="none" w:sz="0" w:space="0" w:color="auto"/>
        <w:right w:val="none" w:sz="0" w:space="0" w:color="auto"/>
      </w:divBdr>
    </w:div>
    <w:div w:id="696851378">
      <w:bodyDiv w:val="1"/>
      <w:marLeft w:val="0"/>
      <w:marRight w:val="0"/>
      <w:marTop w:val="0"/>
      <w:marBottom w:val="0"/>
      <w:divBdr>
        <w:top w:val="none" w:sz="0" w:space="0" w:color="auto"/>
        <w:left w:val="none" w:sz="0" w:space="0" w:color="auto"/>
        <w:bottom w:val="none" w:sz="0" w:space="0" w:color="auto"/>
        <w:right w:val="none" w:sz="0" w:space="0" w:color="auto"/>
      </w:divBdr>
      <w:divsChild>
        <w:div w:id="1433476583">
          <w:marLeft w:val="1800"/>
          <w:marRight w:val="0"/>
          <w:marTop w:val="86"/>
          <w:marBottom w:val="0"/>
          <w:divBdr>
            <w:top w:val="none" w:sz="0" w:space="0" w:color="auto"/>
            <w:left w:val="none" w:sz="0" w:space="0" w:color="auto"/>
            <w:bottom w:val="none" w:sz="0" w:space="0" w:color="auto"/>
            <w:right w:val="none" w:sz="0" w:space="0" w:color="auto"/>
          </w:divBdr>
        </w:div>
        <w:div w:id="1721204492">
          <w:marLeft w:val="1800"/>
          <w:marRight w:val="0"/>
          <w:marTop w:val="86"/>
          <w:marBottom w:val="0"/>
          <w:divBdr>
            <w:top w:val="none" w:sz="0" w:space="0" w:color="auto"/>
            <w:left w:val="none" w:sz="0" w:space="0" w:color="auto"/>
            <w:bottom w:val="none" w:sz="0" w:space="0" w:color="auto"/>
            <w:right w:val="none" w:sz="0" w:space="0" w:color="auto"/>
          </w:divBdr>
        </w:div>
        <w:div w:id="1962223753">
          <w:marLeft w:val="1166"/>
          <w:marRight w:val="0"/>
          <w:marTop w:val="96"/>
          <w:marBottom w:val="0"/>
          <w:divBdr>
            <w:top w:val="none" w:sz="0" w:space="0" w:color="auto"/>
            <w:left w:val="none" w:sz="0" w:space="0" w:color="auto"/>
            <w:bottom w:val="none" w:sz="0" w:space="0" w:color="auto"/>
            <w:right w:val="none" w:sz="0" w:space="0" w:color="auto"/>
          </w:divBdr>
        </w:div>
        <w:div w:id="2117019524">
          <w:marLeft w:val="547"/>
          <w:marRight w:val="0"/>
          <w:marTop w:val="115"/>
          <w:marBottom w:val="0"/>
          <w:divBdr>
            <w:top w:val="none" w:sz="0" w:space="0" w:color="auto"/>
            <w:left w:val="none" w:sz="0" w:space="0" w:color="auto"/>
            <w:bottom w:val="none" w:sz="0" w:space="0" w:color="auto"/>
            <w:right w:val="none" w:sz="0" w:space="0" w:color="auto"/>
          </w:divBdr>
        </w:div>
      </w:divsChild>
    </w:div>
    <w:div w:id="699940551">
      <w:bodyDiv w:val="1"/>
      <w:marLeft w:val="0"/>
      <w:marRight w:val="0"/>
      <w:marTop w:val="0"/>
      <w:marBottom w:val="0"/>
      <w:divBdr>
        <w:top w:val="none" w:sz="0" w:space="0" w:color="auto"/>
        <w:left w:val="none" w:sz="0" w:space="0" w:color="auto"/>
        <w:bottom w:val="none" w:sz="0" w:space="0" w:color="auto"/>
        <w:right w:val="none" w:sz="0" w:space="0" w:color="auto"/>
      </w:divBdr>
      <w:divsChild>
        <w:div w:id="305748412">
          <w:marLeft w:val="1800"/>
          <w:marRight w:val="0"/>
          <w:marTop w:val="77"/>
          <w:marBottom w:val="0"/>
          <w:divBdr>
            <w:top w:val="none" w:sz="0" w:space="0" w:color="auto"/>
            <w:left w:val="none" w:sz="0" w:space="0" w:color="auto"/>
            <w:bottom w:val="none" w:sz="0" w:space="0" w:color="auto"/>
            <w:right w:val="none" w:sz="0" w:space="0" w:color="auto"/>
          </w:divBdr>
        </w:div>
        <w:div w:id="455756499">
          <w:marLeft w:val="1166"/>
          <w:marRight w:val="0"/>
          <w:marTop w:val="86"/>
          <w:marBottom w:val="0"/>
          <w:divBdr>
            <w:top w:val="none" w:sz="0" w:space="0" w:color="auto"/>
            <w:left w:val="none" w:sz="0" w:space="0" w:color="auto"/>
            <w:bottom w:val="none" w:sz="0" w:space="0" w:color="auto"/>
            <w:right w:val="none" w:sz="0" w:space="0" w:color="auto"/>
          </w:divBdr>
        </w:div>
        <w:div w:id="577982811">
          <w:marLeft w:val="1166"/>
          <w:marRight w:val="0"/>
          <w:marTop w:val="86"/>
          <w:marBottom w:val="0"/>
          <w:divBdr>
            <w:top w:val="none" w:sz="0" w:space="0" w:color="auto"/>
            <w:left w:val="none" w:sz="0" w:space="0" w:color="auto"/>
            <w:bottom w:val="none" w:sz="0" w:space="0" w:color="auto"/>
            <w:right w:val="none" w:sz="0" w:space="0" w:color="auto"/>
          </w:divBdr>
        </w:div>
        <w:div w:id="704865042">
          <w:marLeft w:val="547"/>
          <w:marRight w:val="0"/>
          <w:marTop w:val="96"/>
          <w:marBottom w:val="0"/>
          <w:divBdr>
            <w:top w:val="none" w:sz="0" w:space="0" w:color="auto"/>
            <w:left w:val="none" w:sz="0" w:space="0" w:color="auto"/>
            <w:bottom w:val="none" w:sz="0" w:space="0" w:color="auto"/>
            <w:right w:val="none" w:sz="0" w:space="0" w:color="auto"/>
          </w:divBdr>
        </w:div>
        <w:div w:id="896009658">
          <w:marLeft w:val="547"/>
          <w:marRight w:val="0"/>
          <w:marTop w:val="96"/>
          <w:marBottom w:val="0"/>
          <w:divBdr>
            <w:top w:val="none" w:sz="0" w:space="0" w:color="auto"/>
            <w:left w:val="none" w:sz="0" w:space="0" w:color="auto"/>
            <w:bottom w:val="none" w:sz="0" w:space="0" w:color="auto"/>
            <w:right w:val="none" w:sz="0" w:space="0" w:color="auto"/>
          </w:divBdr>
        </w:div>
        <w:div w:id="916480340">
          <w:marLeft w:val="1166"/>
          <w:marRight w:val="0"/>
          <w:marTop w:val="86"/>
          <w:marBottom w:val="0"/>
          <w:divBdr>
            <w:top w:val="none" w:sz="0" w:space="0" w:color="auto"/>
            <w:left w:val="none" w:sz="0" w:space="0" w:color="auto"/>
            <w:bottom w:val="none" w:sz="0" w:space="0" w:color="auto"/>
            <w:right w:val="none" w:sz="0" w:space="0" w:color="auto"/>
          </w:divBdr>
        </w:div>
        <w:div w:id="948971646">
          <w:marLeft w:val="1166"/>
          <w:marRight w:val="0"/>
          <w:marTop w:val="86"/>
          <w:marBottom w:val="0"/>
          <w:divBdr>
            <w:top w:val="none" w:sz="0" w:space="0" w:color="auto"/>
            <w:left w:val="none" w:sz="0" w:space="0" w:color="auto"/>
            <w:bottom w:val="none" w:sz="0" w:space="0" w:color="auto"/>
            <w:right w:val="none" w:sz="0" w:space="0" w:color="auto"/>
          </w:divBdr>
        </w:div>
        <w:div w:id="1725986698">
          <w:marLeft w:val="547"/>
          <w:marRight w:val="0"/>
          <w:marTop w:val="96"/>
          <w:marBottom w:val="0"/>
          <w:divBdr>
            <w:top w:val="none" w:sz="0" w:space="0" w:color="auto"/>
            <w:left w:val="none" w:sz="0" w:space="0" w:color="auto"/>
            <w:bottom w:val="none" w:sz="0" w:space="0" w:color="auto"/>
            <w:right w:val="none" w:sz="0" w:space="0" w:color="auto"/>
          </w:divBdr>
        </w:div>
        <w:div w:id="1744445325">
          <w:marLeft w:val="1166"/>
          <w:marRight w:val="0"/>
          <w:marTop w:val="86"/>
          <w:marBottom w:val="0"/>
          <w:divBdr>
            <w:top w:val="none" w:sz="0" w:space="0" w:color="auto"/>
            <w:left w:val="none" w:sz="0" w:space="0" w:color="auto"/>
            <w:bottom w:val="none" w:sz="0" w:space="0" w:color="auto"/>
            <w:right w:val="none" w:sz="0" w:space="0" w:color="auto"/>
          </w:divBdr>
        </w:div>
      </w:divsChild>
    </w:div>
    <w:div w:id="700059835">
      <w:bodyDiv w:val="1"/>
      <w:marLeft w:val="0"/>
      <w:marRight w:val="0"/>
      <w:marTop w:val="0"/>
      <w:marBottom w:val="0"/>
      <w:divBdr>
        <w:top w:val="none" w:sz="0" w:space="0" w:color="auto"/>
        <w:left w:val="none" w:sz="0" w:space="0" w:color="auto"/>
        <w:bottom w:val="none" w:sz="0" w:space="0" w:color="auto"/>
        <w:right w:val="none" w:sz="0" w:space="0" w:color="auto"/>
      </w:divBdr>
      <w:divsChild>
        <w:div w:id="325744062">
          <w:marLeft w:val="547"/>
          <w:marRight w:val="0"/>
          <w:marTop w:val="173"/>
          <w:marBottom w:val="0"/>
          <w:divBdr>
            <w:top w:val="none" w:sz="0" w:space="0" w:color="auto"/>
            <w:left w:val="none" w:sz="0" w:space="0" w:color="auto"/>
            <w:bottom w:val="none" w:sz="0" w:space="0" w:color="auto"/>
            <w:right w:val="none" w:sz="0" w:space="0" w:color="auto"/>
          </w:divBdr>
        </w:div>
      </w:divsChild>
    </w:div>
    <w:div w:id="701324556">
      <w:bodyDiv w:val="1"/>
      <w:marLeft w:val="0"/>
      <w:marRight w:val="0"/>
      <w:marTop w:val="0"/>
      <w:marBottom w:val="0"/>
      <w:divBdr>
        <w:top w:val="none" w:sz="0" w:space="0" w:color="auto"/>
        <w:left w:val="none" w:sz="0" w:space="0" w:color="auto"/>
        <w:bottom w:val="none" w:sz="0" w:space="0" w:color="auto"/>
        <w:right w:val="none" w:sz="0" w:space="0" w:color="auto"/>
      </w:divBdr>
      <w:divsChild>
        <w:div w:id="18775305">
          <w:marLeft w:val="1166"/>
          <w:marRight w:val="0"/>
          <w:marTop w:val="86"/>
          <w:marBottom w:val="0"/>
          <w:divBdr>
            <w:top w:val="none" w:sz="0" w:space="0" w:color="auto"/>
            <w:left w:val="none" w:sz="0" w:space="0" w:color="auto"/>
            <w:bottom w:val="none" w:sz="0" w:space="0" w:color="auto"/>
            <w:right w:val="none" w:sz="0" w:space="0" w:color="auto"/>
          </w:divBdr>
        </w:div>
        <w:div w:id="259221791">
          <w:marLeft w:val="1166"/>
          <w:marRight w:val="0"/>
          <w:marTop w:val="86"/>
          <w:marBottom w:val="0"/>
          <w:divBdr>
            <w:top w:val="none" w:sz="0" w:space="0" w:color="auto"/>
            <w:left w:val="none" w:sz="0" w:space="0" w:color="auto"/>
            <w:bottom w:val="none" w:sz="0" w:space="0" w:color="auto"/>
            <w:right w:val="none" w:sz="0" w:space="0" w:color="auto"/>
          </w:divBdr>
        </w:div>
        <w:div w:id="708647818">
          <w:marLeft w:val="547"/>
          <w:marRight w:val="0"/>
          <w:marTop w:val="96"/>
          <w:marBottom w:val="0"/>
          <w:divBdr>
            <w:top w:val="none" w:sz="0" w:space="0" w:color="auto"/>
            <w:left w:val="none" w:sz="0" w:space="0" w:color="auto"/>
            <w:bottom w:val="none" w:sz="0" w:space="0" w:color="auto"/>
            <w:right w:val="none" w:sz="0" w:space="0" w:color="auto"/>
          </w:divBdr>
        </w:div>
        <w:div w:id="1380669569">
          <w:marLeft w:val="1166"/>
          <w:marRight w:val="0"/>
          <w:marTop w:val="86"/>
          <w:marBottom w:val="0"/>
          <w:divBdr>
            <w:top w:val="none" w:sz="0" w:space="0" w:color="auto"/>
            <w:left w:val="none" w:sz="0" w:space="0" w:color="auto"/>
            <w:bottom w:val="none" w:sz="0" w:space="0" w:color="auto"/>
            <w:right w:val="none" w:sz="0" w:space="0" w:color="auto"/>
          </w:divBdr>
        </w:div>
        <w:div w:id="1455716371">
          <w:marLeft w:val="547"/>
          <w:marRight w:val="0"/>
          <w:marTop w:val="96"/>
          <w:marBottom w:val="0"/>
          <w:divBdr>
            <w:top w:val="none" w:sz="0" w:space="0" w:color="auto"/>
            <w:left w:val="none" w:sz="0" w:space="0" w:color="auto"/>
            <w:bottom w:val="none" w:sz="0" w:space="0" w:color="auto"/>
            <w:right w:val="none" w:sz="0" w:space="0" w:color="auto"/>
          </w:divBdr>
        </w:div>
        <w:div w:id="1491172253">
          <w:marLeft w:val="1166"/>
          <w:marRight w:val="0"/>
          <w:marTop w:val="86"/>
          <w:marBottom w:val="0"/>
          <w:divBdr>
            <w:top w:val="none" w:sz="0" w:space="0" w:color="auto"/>
            <w:left w:val="none" w:sz="0" w:space="0" w:color="auto"/>
            <w:bottom w:val="none" w:sz="0" w:space="0" w:color="auto"/>
            <w:right w:val="none" w:sz="0" w:space="0" w:color="auto"/>
          </w:divBdr>
        </w:div>
        <w:div w:id="2111003582">
          <w:marLeft w:val="547"/>
          <w:marRight w:val="0"/>
          <w:marTop w:val="96"/>
          <w:marBottom w:val="0"/>
          <w:divBdr>
            <w:top w:val="none" w:sz="0" w:space="0" w:color="auto"/>
            <w:left w:val="none" w:sz="0" w:space="0" w:color="auto"/>
            <w:bottom w:val="none" w:sz="0" w:space="0" w:color="auto"/>
            <w:right w:val="none" w:sz="0" w:space="0" w:color="auto"/>
          </w:divBdr>
        </w:div>
      </w:divsChild>
    </w:div>
    <w:div w:id="701437625">
      <w:bodyDiv w:val="1"/>
      <w:marLeft w:val="0"/>
      <w:marRight w:val="0"/>
      <w:marTop w:val="0"/>
      <w:marBottom w:val="0"/>
      <w:divBdr>
        <w:top w:val="none" w:sz="0" w:space="0" w:color="auto"/>
        <w:left w:val="none" w:sz="0" w:space="0" w:color="auto"/>
        <w:bottom w:val="none" w:sz="0" w:space="0" w:color="auto"/>
        <w:right w:val="none" w:sz="0" w:space="0" w:color="auto"/>
      </w:divBdr>
    </w:div>
    <w:div w:id="702290955">
      <w:bodyDiv w:val="1"/>
      <w:marLeft w:val="0"/>
      <w:marRight w:val="0"/>
      <w:marTop w:val="0"/>
      <w:marBottom w:val="0"/>
      <w:divBdr>
        <w:top w:val="none" w:sz="0" w:space="0" w:color="auto"/>
        <w:left w:val="none" w:sz="0" w:space="0" w:color="auto"/>
        <w:bottom w:val="none" w:sz="0" w:space="0" w:color="auto"/>
        <w:right w:val="none" w:sz="0" w:space="0" w:color="auto"/>
      </w:divBdr>
    </w:div>
    <w:div w:id="703284289">
      <w:bodyDiv w:val="1"/>
      <w:marLeft w:val="0"/>
      <w:marRight w:val="0"/>
      <w:marTop w:val="0"/>
      <w:marBottom w:val="0"/>
      <w:divBdr>
        <w:top w:val="none" w:sz="0" w:space="0" w:color="auto"/>
        <w:left w:val="none" w:sz="0" w:space="0" w:color="auto"/>
        <w:bottom w:val="none" w:sz="0" w:space="0" w:color="auto"/>
        <w:right w:val="none" w:sz="0" w:space="0" w:color="auto"/>
      </w:divBdr>
    </w:div>
    <w:div w:id="705102950">
      <w:bodyDiv w:val="1"/>
      <w:marLeft w:val="0"/>
      <w:marRight w:val="0"/>
      <w:marTop w:val="0"/>
      <w:marBottom w:val="0"/>
      <w:divBdr>
        <w:top w:val="none" w:sz="0" w:space="0" w:color="auto"/>
        <w:left w:val="none" w:sz="0" w:space="0" w:color="auto"/>
        <w:bottom w:val="none" w:sz="0" w:space="0" w:color="auto"/>
        <w:right w:val="none" w:sz="0" w:space="0" w:color="auto"/>
      </w:divBdr>
    </w:div>
    <w:div w:id="705108560">
      <w:bodyDiv w:val="1"/>
      <w:marLeft w:val="0"/>
      <w:marRight w:val="0"/>
      <w:marTop w:val="0"/>
      <w:marBottom w:val="0"/>
      <w:divBdr>
        <w:top w:val="none" w:sz="0" w:space="0" w:color="auto"/>
        <w:left w:val="none" w:sz="0" w:space="0" w:color="auto"/>
        <w:bottom w:val="none" w:sz="0" w:space="0" w:color="auto"/>
        <w:right w:val="none" w:sz="0" w:space="0" w:color="auto"/>
      </w:divBdr>
    </w:div>
    <w:div w:id="705567637">
      <w:bodyDiv w:val="1"/>
      <w:marLeft w:val="0"/>
      <w:marRight w:val="0"/>
      <w:marTop w:val="0"/>
      <w:marBottom w:val="0"/>
      <w:divBdr>
        <w:top w:val="none" w:sz="0" w:space="0" w:color="auto"/>
        <w:left w:val="none" w:sz="0" w:space="0" w:color="auto"/>
        <w:bottom w:val="none" w:sz="0" w:space="0" w:color="auto"/>
        <w:right w:val="none" w:sz="0" w:space="0" w:color="auto"/>
      </w:divBdr>
    </w:div>
    <w:div w:id="706492965">
      <w:bodyDiv w:val="1"/>
      <w:marLeft w:val="0"/>
      <w:marRight w:val="0"/>
      <w:marTop w:val="0"/>
      <w:marBottom w:val="0"/>
      <w:divBdr>
        <w:top w:val="none" w:sz="0" w:space="0" w:color="auto"/>
        <w:left w:val="none" w:sz="0" w:space="0" w:color="auto"/>
        <w:bottom w:val="none" w:sz="0" w:space="0" w:color="auto"/>
        <w:right w:val="none" w:sz="0" w:space="0" w:color="auto"/>
      </w:divBdr>
      <w:divsChild>
        <w:div w:id="573663377">
          <w:marLeft w:val="0"/>
          <w:marRight w:val="0"/>
          <w:marTop w:val="0"/>
          <w:marBottom w:val="0"/>
          <w:divBdr>
            <w:top w:val="none" w:sz="0" w:space="0" w:color="auto"/>
            <w:left w:val="none" w:sz="0" w:space="0" w:color="auto"/>
            <w:bottom w:val="none" w:sz="0" w:space="0" w:color="auto"/>
            <w:right w:val="none" w:sz="0" w:space="0" w:color="auto"/>
          </w:divBdr>
          <w:divsChild>
            <w:div w:id="298803366">
              <w:marLeft w:val="0"/>
              <w:marRight w:val="0"/>
              <w:marTop w:val="0"/>
              <w:marBottom w:val="0"/>
              <w:divBdr>
                <w:top w:val="none" w:sz="0" w:space="0" w:color="auto"/>
                <w:left w:val="none" w:sz="0" w:space="0" w:color="auto"/>
                <w:bottom w:val="none" w:sz="0" w:space="0" w:color="auto"/>
                <w:right w:val="none" w:sz="0" w:space="0" w:color="auto"/>
              </w:divBdr>
            </w:div>
            <w:div w:id="1526288033">
              <w:marLeft w:val="0"/>
              <w:marRight w:val="0"/>
              <w:marTop w:val="0"/>
              <w:marBottom w:val="0"/>
              <w:divBdr>
                <w:top w:val="none" w:sz="0" w:space="0" w:color="auto"/>
                <w:left w:val="none" w:sz="0" w:space="0" w:color="auto"/>
                <w:bottom w:val="none" w:sz="0" w:space="0" w:color="auto"/>
                <w:right w:val="none" w:sz="0" w:space="0" w:color="auto"/>
              </w:divBdr>
            </w:div>
            <w:div w:id="1594701623">
              <w:marLeft w:val="0"/>
              <w:marRight w:val="0"/>
              <w:marTop w:val="0"/>
              <w:marBottom w:val="0"/>
              <w:divBdr>
                <w:top w:val="none" w:sz="0" w:space="0" w:color="auto"/>
                <w:left w:val="none" w:sz="0" w:space="0" w:color="auto"/>
                <w:bottom w:val="none" w:sz="0" w:space="0" w:color="auto"/>
                <w:right w:val="none" w:sz="0" w:space="0" w:color="auto"/>
              </w:divBdr>
            </w:div>
            <w:div w:id="174032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79377">
      <w:bodyDiv w:val="1"/>
      <w:marLeft w:val="0"/>
      <w:marRight w:val="0"/>
      <w:marTop w:val="0"/>
      <w:marBottom w:val="0"/>
      <w:divBdr>
        <w:top w:val="none" w:sz="0" w:space="0" w:color="auto"/>
        <w:left w:val="none" w:sz="0" w:space="0" w:color="auto"/>
        <w:bottom w:val="none" w:sz="0" w:space="0" w:color="auto"/>
        <w:right w:val="none" w:sz="0" w:space="0" w:color="auto"/>
      </w:divBdr>
      <w:divsChild>
        <w:div w:id="339241959">
          <w:marLeft w:val="547"/>
          <w:marRight w:val="0"/>
          <w:marTop w:val="134"/>
          <w:marBottom w:val="0"/>
          <w:divBdr>
            <w:top w:val="none" w:sz="0" w:space="0" w:color="auto"/>
            <w:left w:val="none" w:sz="0" w:space="0" w:color="auto"/>
            <w:bottom w:val="none" w:sz="0" w:space="0" w:color="auto"/>
            <w:right w:val="none" w:sz="0" w:space="0" w:color="auto"/>
          </w:divBdr>
        </w:div>
        <w:div w:id="1118187109">
          <w:marLeft w:val="1166"/>
          <w:marRight w:val="0"/>
          <w:marTop w:val="115"/>
          <w:marBottom w:val="0"/>
          <w:divBdr>
            <w:top w:val="none" w:sz="0" w:space="0" w:color="auto"/>
            <w:left w:val="none" w:sz="0" w:space="0" w:color="auto"/>
            <w:bottom w:val="none" w:sz="0" w:space="0" w:color="auto"/>
            <w:right w:val="none" w:sz="0" w:space="0" w:color="auto"/>
          </w:divBdr>
        </w:div>
        <w:div w:id="1292058129">
          <w:marLeft w:val="547"/>
          <w:marRight w:val="0"/>
          <w:marTop w:val="134"/>
          <w:marBottom w:val="0"/>
          <w:divBdr>
            <w:top w:val="none" w:sz="0" w:space="0" w:color="auto"/>
            <w:left w:val="none" w:sz="0" w:space="0" w:color="auto"/>
            <w:bottom w:val="none" w:sz="0" w:space="0" w:color="auto"/>
            <w:right w:val="none" w:sz="0" w:space="0" w:color="auto"/>
          </w:divBdr>
        </w:div>
        <w:div w:id="1525943666">
          <w:marLeft w:val="1166"/>
          <w:marRight w:val="0"/>
          <w:marTop w:val="115"/>
          <w:marBottom w:val="0"/>
          <w:divBdr>
            <w:top w:val="none" w:sz="0" w:space="0" w:color="auto"/>
            <w:left w:val="none" w:sz="0" w:space="0" w:color="auto"/>
            <w:bottom w:val="none" w:sz="0" w:space="0" w:color="auto"/>
            <w:right w:val="none" w:sz="0" w:space="0" w:color="auto"/>
          </w:divBdr>
        </w:div>
      </w:divsChild>
    </w:div>
    <w:div w:id="712272378">
      <w:bodyDiv w:val="1"/>
      <w:marLeft w:val="0"/>
      <w:marRight w:val="0"/>
      <w:marTop w:val="0"/>
      <w:marBottom w:val="0"/>
      <w:divBdr>
        <w:top w:val="none" w:sz="0" w:space="0" w:color="auto"/>
        <w:left w:val="none" w:sz="0" w:space="0" w:color="auto"/>
        <w:bottom w:val="none" w:sz="0" w:space="0" w:color="auto"/>
        <w:right w:val="none" w:sz="0" w:space="0" w:color="auto"/>
      </w:divBdr>
    </w:div>
    <w:div w:id="712460228">
      <w:bodyDiv w:val="1"/>
      <w:marLeft w:val="0"/>
      <w:marRight w:val="0"/>
      <w:marTop w:val="0"/>
      <w:marBottom w:val="0"/>
      <w:divBdr>
        <w:top w:val="none" w:sz="0" w:space="0" w:color="auto"/>
        <w:left w:val="none" w:sz="0" w:space="0" w:color="auto"/>
        <w:bottom w:val="none" w:sz="0" w:space="0" w:color="auto"/>
        <w:right w:val="none" w:sz="0" w:space="0" w:color="auto"/>
      </w:divBdr>
      <w:divsChild>
        <w:div w:id="659235169">
          <w:marLeft w:val="1166"/>
          <w:marRight w:val="0"/>
          <w:marTop w:val="115"/>
          <w:marBottom w:val="0"/>
          <w:divBdr>
            <w:top w:val="none" w:sz="0" w:space="0" w:color="auto"/>
            <w:left w:val="none" w:sz="0" w:space="0" w:color="auto"/>
            <w:bottom w:val="none" w:sz="0" w:space="0" w:color="auto"/>
            <w:right w:val="none" w:sz="0" w:space="0" w:color="auto"/>
          </w:divBdr>
        </w:div>
        <w:div w:id="2009743202">
          <w:marLeft w:val="547"/>
          <w:marRight w:val="0"/>
          <w:marTop w:val="134"/>
          <w:marBottom w:val="0"/>
          <w:divBdr>
            <w:top w:val="none" w:sz="0" w:space="0" w:color="auto"/>
            <w:left w:val="none" w:sz="0" w:space="0" w:color="auto"/>
            <w:bottom w:val="none" w:sz="0" w:space="0" w:color="auto"/>
            <w:right w:val="none" w:sz="0" w:space="0" w:color="auto"/>
          </w:divBdr>
        </w:div>
        <w:div w:id="2106657212">
          <w:marLeft w:val="1166"/>
          <w:marRight w:val="0"/>
          <w:marTop w:val="115"/>
          <w:marBottom w:val="0"/>
          <w:divBdr>
            <w:top w:val="none" w:sz="0" w:space="0" w:color="auto"/>
            <w:left w:val="none" w:sz="0" w:space="0" w:color="auto"/>
            <w:bottom w:val="none" w:sz="0" w:space="0" w:color="auto"/>
            <w:right w:val="none" w:sz="0" w:space="0" w:color="auto"/>
          </w:divBdr>
        </w:div>
      </w:divsChild>
    </w:div>
    <w:div w:id="712463193">
      <w:bodyDiv w:val="1"/>
      <w:marLeft w:val="0"/>
      <w:marRight w:val="0"/>
      <w:marTop w:val="0"/>
      <w:marBottom w:val="0"/>
      <w:divBdr>
        <w:top w:val="none" w:sz="0" w:space="0" w:color="auto"/>
        <w:left w:val="none" w:sz="0" w:space="0" w:color="auto"/>
        <w:bottom w:val="none" w:sz="0" w:space="0" w:color="auto"/>
        <w:right w:val="none" w:sz="0" w:space="0" w:color="auto"/>
      </w:divBdr>
      <w:divsChild>
        <w:div w:id="478619028">
          <w:marLeft w:val="0"/>
          <w:marRight w:val="0"/>
          <w:marTop w:val="0"/>
          <w:marBottom w:val="0"/>
          <w:divBdr>
            <w:top w:val="none" w:sz="0" w:space="0" w:color="auto"/>
            <w:left w:val="none" w:sz="0" w:space="0" w:color="auto"/>
            <w:bottom w:val="none" w:sz="0" w:space="0" w:color="auto"/>
            <w:right w:val="none" w:sz="0" w:space="0" w:color="auto"/>
          </w:divBdr>
        </w:div>
      </w:divsChild>
    </w:div>
    <w:div w:id="712539929">
      <w:bodyDiv w:val="1"/>
      <w:marLeft w:val="0"/>
      <w:marRight w:val="0"/>
      <w:marTop w:val="0"/>
      <w:marBottom w:val="0"/>
      <w:divBdr>
        <w:top w:val="none" w:sz="0" w:space="0" w:color="auto"/>
        <w:left w:val="none" w:sz="0" w:space="0" w:color="auto"/>
        <w:bottom w:val="none" w:sz="0" w:space="0" w:color="auto"/>
        <w:right w:val="none" w:sz="0" w:space="0" w:color="auto"/>
      </w:divBdr>
    </w:div>
    <w:div w:id="712728176">
      <w:bodyDiv w:val="1"/>
      <w:marLeft w:val="0"/>
      <w:marRight w:val="0"/>
      <w:marTop w:val="0"/>
      <w:marBottom w:val="0"/>
      <w:divBdr>
        <w:top w:val="none" w:sz="0" w:space="0" w:color="auto"/>
        <w:left w:val="none" w:sz="0" w:space="0" w:color="auto"/>
        <w:bottom w:val="none" w:sz="0" w:space="0" w:color="auto"/>
        <w:right w:val="none" w:sz="0" w:space="0" w:color="auto"/>
      </w:divBdr>
    </w:div>
    <w:div w:id="714429658">
      <w:bodyDiv w:val="1"/>
      <w:marLeft w:val="0"/>
      <w:marRight w:val="0"/>
      <w:marTop w:val="0"/>
      <w:marBottom w:val="0"/>
      <w:divBdr>
        <w:top w:val="none" w:sz="0" w:space="0" w:color="auto"/>
        <w:left w:val="none" w:sz="0" w:space="0" w:color="auto"/>
        <w:bottom w:val="none" w:sz="0" w:space="0" w:color="auto"/>
        <w:right w:val="none" w:sz="0" w:space="0" w:color="auto"/>
      </w:divBdr>
      <w:divsChild>
        <w:div w:id="158932227">
          <w:marLeft w:val="1166"/>
          <w:marRight w:val="0"/>
          <w:marTop w:val="77"/>
          <w:marBottom w:val="0"/>
          <w:divBdr>
            <w:top w:val="none" w:sz="0" w:space="0" w:color="auto"/>
            <w:left w:val="none" w:sz="0" w:space="0" w:color="auto"/>
            <w:bottom w:val="none" w:sz="0" w:space="0" w:color="auto"/>
            <w:right w:val="none" w:sz="0" w:space="0" w:color="auto"/>
          </w:divBdr>
        </w:div>
        <w:div w:id="862594557">
          <w:marLeft w:val="1166"/>
          <w:marRight w:val="0"/>
          <w:marTop w:val="77"/>
          <w:marBottom w:val="0"/>
          <w:divBdr>
            <w:top w:val="none" w:sz="0" w:space="0" w:color="auto"/>
            <w:left w:val="none" w:sz="0" w:space="0" w:color="auto"/>
            <w:bottom w:val="none" w:sz="0" w:space="0" w:color="auto"/>
            <w:right w:val="none" w:sz="0" w:space="0" w:color="auto"/>
          </w:divBdr>
        </w:div>
        <w:div w:id="1824349310">
          <w:marLeft w:val="1166"/>
          <w:marRight w:val="0"/>
          <w:marTop w:val="77"/>
          <w:marBottom w:val="0"/>
          <w:divBdr>
            <w:top w:val="none" w:sz="0" w:space="0" w:color="auto"/>
            <w:left w:val="none" w:sz="0" w:space="0" w:color="auto"/>
            <w:bottom w:val="none" w:sz="0" w:space="0" w:color="auto"/>
            <w:right w:val="none" w:sz="0" w:space="0" w:color="auto"/>
          </w:divBdr>
        </w:div>
        <w:div w:id="1845239795">
          <w:marLeft w:val="547"/>
          <w:marRight w:val="0"/>
          <w:marTop w:val="96"/>
          <w:marBottom w:val="0"/>
          <w:divBdr>
            <w:top w:val="none" w:sz="0" w:space="0" w:color="auto"/>
            <w:left w:val="none" w:sz="0" w:space="0" w:color="auto"/>
            <w:bottom w:val="none" w:sz="0" w:space="0" w:color="auto"/>
            <w:right w:val="none" w:sz="0" w:space="0" w:color="auto"/>
          </w:divBdr>
        </w:div>
        <w:div w:id="1928269075">
          <w:marLeft w:val="547"/>
          <w:marRight w:val="0"/>
          <w:marTop w:val="96"/>
          <w:marBottom w:val="0"/>
          <w:divBdr>
            <w:top w:val="none" w:sz="0" w:space="0" w:color="auto"/>
            <w:left w:val="none" w:sz="0" w:space="0" w:color="auto"/>
            <w:bottom w:val="none" w:sz="0" w:space="0" w:color="auto"/>
            <w:right w:val="none" w:sz="0" w:space="0" w:color="auto"/>
          </w:divBdr>
        </w:div>
        <w:div w:id="1964076239">
          <w:marLeft w:val="1166"/>
          <w:marRight w:val="0"/>
          <w:marTop w:val="77"/>
          <w:marBottom w:val="0"/>
          <w:divBdr>
            <w:top w:val="none" w:sz="0" w:space="0" w:color="auto"/>
            <w:left w:val="none" w:sz="0" w:space="0" w:color="auto"/>
            <w:bottom w:val="none" w:sz="0" w:space="0" w:color="auto"/>
            <w:right w:val="none" w:sz="0" w:space="0" w:color="auto"/>
          </w:divBdr>
        </w:div>
        <w:div w:id="1981762442">
          <w:marLeft w:val="547"/>
          <w:marRight w:val="0"/>
          <w:marTop w:val="96"/>
          <w:marBottom w:val="0"/>
          <w:divBdr>
            <w:top w:val="none" w:sz="0" w:space="0" w:color="auto"/>
            <w:left w:val="none" w:sz="0" w:space="0" w:color="auto"/>
            <w:bottom w:val="none" w:sz="0" w:space="0" w:color="auto"/>
            <w:right w:val="none" w:sz="0" w:space="0" w:color="auto"/>
          </w:divBdr>
        </w:div>
        <w:div w:id="1986742213">
          <w:marLeft w:val="1166"/>
          <w:marRight w:val="0"/>
          <w:marTop w:val="77"/>
          <w:marBottom w:val="0"/>
          <w:divBdr>
            <w:top w:val="none" w:sz="0" w:space="0" w:color="auto"/>
            <w:left w:val="none" w:sz="0" w:space="0" w:color="auto"/>
            <w:bottom w:val="none" w:sz="0" w:space="0" w:color="auto"/>
            <w:right w:val="none" w:sz="0" w:space="0" w:color="auto"/>
          </w:divBdr>
        </w:div>
        <w:div w:id="2141412804">
          <w:marLeft w:val="1166"/>
          <w:marRight w:val="0"/>
          <w:marTop w:val="77"/>
          <w:marBottom w:val="0"/>
          <w:divBdr>
            <w:top w:val="none" w:sz="0" w:space="0" w:color="auto"/>
            <w:left w:val="none" w:sz="0" w:space="0" w:color="auto"/>
            <w:bottom w:val="none" w:sz="0" w:space="0" w:color="auto"/>
            <w:right w:val="none" w:sz="0" w:space="0" w:color="auto"/>
          </w:divBdr>
        </w:div>
      </w:divsChild>
    </w:div>
    <w:div w:id="715082293">
      <w:bodyDiv w:val="1"/>
      <w:marLeft w:val="0"/>
      <w:marRight w:val="0"/>
      <w:marTop w:val="0"/>
      <w:marBottom w:val="0"/>
      <w:divBdr>
        <w:top w:val="none" w:sz="0" w:space="0" w:color="auto"/>
        <w:left w:val="none" w:sz="0" w:space="0" w:color="auto"/>
        <w:bottom w:val="none" w:sz="0" w:space="0" w:color="auto"/>
        <w:right w:val="none" w:sz="0" w:space="0" w:color="auto"/>
      </w:divBdr>
    </w:div>
    <w:div w:id="715087987">
      <w:bodyDiv w:val="1"/>
      <w:marLeft w:val="0"/>
      <w:marRight w:val="0"/>
      <w:marTop w:val="0"/>
      <w:marBottom w:val="0"/>
      <w:divBdr>
        <w:top w:val="none" w:sz="0" w:space="0" w:color="auto"/>
        <w:left w:val="none" w:sz="0" w:space="0" w:color="auto"/>
        <w:bottom w:val="none" w:sz="0" w:space="0" w:color="auto"/>
        <w:right w:val="none" w:sz="0" w:space="0" w:color="auto"/>
      </w:divBdr>
    </w:div>
    <w:div w:id="715354812">
      <w:bodyDiv w:val="1"/>
      <w:marLeft w:val="0"/>
      <w:marRight w:val="0"/>
      <w:marTop w:val="0"/>
      <w:marBottom w:val="0"/>
      <w:divBdr>
        <w:top w:val="none" w:sz="0" w:space="0" w:color="auto"/>
        <w:left w:val="none" w:sz="0" w:space="0" w:color="auto"/>
        <w:bottom w:val="none" w:sz="0" w:space="0" w:color="auto"/>
        <w:right w:val="none" w:sz="0" w:space="0" w:color="auto"/>
      </w:divBdr>
    </w:div>
    <w:div w:id="715858050">
      <w:bodyDiv w:val="1"/>
      <w:marLeft w:val="0"/>
      <w:marRight w:val="0"/>
      <w:marTop w:val="0"/>
      <w:marBottom w:val="0"/>
      <w:divBdr>
        <w:top w:val="none" w:sz="0" w:space="0" w:color="auto"/>
        <w:left w:val="none" w:sz="0" w:space="0" w:color="auto"/>
        <w:bottom w:val="none" w:sz="0" w:space="0" w:color="auto"/>
        <w:right w:val="none" w:sz="0" w:space="0" w:color="auto"/>
      </w:divBdr>
    </w:div>
    <w:div w:id="715935910">
      <w:bodyDiv w:val="1"/>
      <w:marLeft w:val="0"/>
      <w:marRight w:val="0"/>
      <w:marTop w:val="0"/>
      <w:marBottom w:val="0"/>
      <w:divBdr>
        <w:top w:val="none" w:sz="0" w:space="0" w:color="auto"/>
        <w:left w:val="none" w:sz="0" w:space="0" w:color="auto"/>
        <w:bottom w:val="none" w:sz="0" w:space="0" w:color="auto"/>
        <w:right w:val="none" w:sz="0" w:space="0" w:color="auto"/>
      </w:divBdr>
      <w:divsChild>
        <w:div w:id="194974185">
          <w:marLeft w:val="1166"/>
          <w:marRight w:val="0"/>
          <w:marTop w:val="125"/>
          <w:marBottom w:val="0"/>
          <w:divBdr>
            <w:top w:val="none" w:sz="0" w:space="0" w:color="auto"/>
            <w:left w:val="none" w:sz="0" w:space="0" w:color="auto"/>
            <w:bottom w:val="none" w:sz="0" w:space="0" w:color="auto"/>
            <w:right w:val="none" w:sz="0" w:space="0" w:color="auto"/>
          </w:divBdr>
        </w:div>
        <w:div w:id="507595460">
          <w:marLeft w:val="1166"/>
          <w:marRight w:val="0"/>
          <w:marTop w:val="125"/>
          <w:marBottom w:val="0"/>
          <w:divBdr>
            <w:top w:val="none" w:sz="0" w:space="0" w:color="auto"/>
            <w:left w:val="none" w:sz="0" w:space="0" w:color="auto"/>
            <w:bottom w:val="none" w:sz="0" w:space="0" w:color="auto"/>
            <w:right w:val="none" w:sz="0" w:space="0" w:color="auto"/>
          </w:divBdr>
        </w:div>
        <w:div w:id="748884590">
          <w:marLeft w:val="1166"/>
          <w:marRight w:val="0"/>
          <w:marTop w:val="125"/>
          <w:marBottom w:val="0"/>
          <w:divBdr>
            <w:top w:val="none" w:sz="0" w:space="0" w:color="auto"/>
            <w:left w:val="none" w:sz="0" w:space="0" w:color="auto"/>
            <w:bottom w:val="none" w:sz="0" w:space="0" w:color="auto"/>
            <w:right w:val="none" w:sz="0" w:space="0" w:color="auto"/>
          </w:divBdr>
        </w:div>
        <w:div w:id="1215501785">
          <w:marLeft w:val="1166"/>
          <w:marRight w:val="0"/>
          <w:marTop w:val="125"/>
          <w:marBottom w:val="0"/>
          <w:divBdr>
            <w:top w:val="none" w:sz="0" w:space="0" w:color="auto"/>
            <w:left w:val="none" w:sz="0" w:space="0" w:color="auto"/>
            <w:bottom w:val="none" w:sz="0" w:space="0" w:color="auto"/>
            <w:right w:val="none" w:sz="0" w:space="0" w:color="auto"/>
          </w:divBdr>
        </w:div>
        <w:div w:id="1629318595">
          <w:marLeft w:val="547"/>
          <w:marRight w:val="0"/>
          <w:marTop w:val="144"/>
          <w:marBottom w:val="0"/>
          <w:divBdr>
            <w:top w:val="none" w:sz="0" w:space="0" w:color="auto"/>
            <w:left w:val="none" w:sz="0" w:space="0" w:color="auto"/>
            <w:bottom w:val="none" w:sz="0" w:space="0" w:color="auto"/>
            <w:right w:val="none" w:sz="0" w:space="0" w:color="auto"/>
          </w:divBdr>
        </w:div>
        <w:div w:id="1740209308">
          <w:marLeft w:val="547"/>
          <w:marRight w:val="0"/>
          <w:marTop w:val="144"/>
          <w:marBottom w:val="0"/>
          <w:divBdr>
            <w:top w:val="none" w:sz="0" w:space="0" w:color="auto"/>
            <w:left w:val="none" w:sz="0" w:space="0" w:color="auto"/>
            <w:bottom w:val="none" w:sz="0" w:space="0" w:color="auto"/>
            <w:right w:val="none" w:sz="0" w:space="0" w:color="auto"/>
          </w:divBdr>
        </w:div>
        <w:div w:id="1772971246">
          <w:marLeft w:val="1166"/>
          <w:marRight w:val="0"/>
          <w:marTop w:val="125"/>
          <w:marBottom w:val="0"/>
          <w:divBdr>
            <w:top w:val="none" w:sz="0" w:space="0" w:color="auto"/>
            <w:left w:val="none" w:sz="0" w:space="0" w:color="auto"/>
            <w:bottom w:val="none" w:sz="0" w:space="0" w:color="auto"/>
            <w:right w:val="none" w:sz="0" w:space="0" w:color="auto"/>
          </w:divBdr>
        </w:div>
        <w:div w:id="1825970476">
          <w:marLeft w:val="1166"/>
          <w:marRight w:val="0"/>
          <w:marTop w:val="125"/>
          <w:marBottom w:val="0"/>
          <w:divBdr>
            <w:top w:val="none" w:sz="0" w:space="0" w:color="auto"/>
            <w:left w:val="none" w:sz="0" w:space="0" w:color="auto"/>
            <w:bottom w:val="none" w:sz="0" w:space="0" w:color="auto"/>
            <w:right w:val="none" w:sz="0" w:space="0" w:color="auto"/>
          </w:divBdr>
        </w:div>
      </w:divsChild>
    </w:div>
    <w:div w:id="716003701">
      <w:bodyDiv w:val="1"/>
      <w:marLeft w:val="0"/>
      <w:marRight w:val="0"/>
      <w:marTop w:val="0"/>
      <w:marBottom w:val="0"/>
      <w:divBdr>
        <w:top w:val="none" w:sz="0" w:space="0" w:color="auto"/>
        <w:left w:val="none" w:sz="0" w:space="0" w:color="auto"/>
        <w:bottom w:val="none" w:sz="0" w:space="0" w:color="auto"/>
        <w:right w:val="none" w:sz="0" w:space="0" w:color="auto"/>
      </w:divBdr>
    </w:div>
    <w:div w:id="718824142">
      <w:bodyDiv w:val="1"/>
      <w:marLeft w:val="0"/>
      <w:marRight w:val="0"/>
      <w:marTop w:val="0"/>
      <w:marBottom w:val="0"/>
      <w:divBdr>
        <w:top w:val="none" w:sz="0" w:space="0" w:color="auto"/>
        <w:left w:val="none" w:sz="0" w:space="0" w:color="auto"/>
        <w:bottom w:val="none" w:sz="0" w:space="0" w:color="auto"/>
        <w:right w:val="none" w:sz="0" w:space="0" w:color="auto"/>
      </w:divBdr>
    </w:div>
    <w:div w:id="719204155">
      <w:bodyDiv w:val="1"/>
      <w:marLeft w:val="0"/>
      <w:marRight w:val="0"/>
      <w:marTop w:val="0"/>
      <w:marBottom w:val="0"/>
      <w:divBdr>
        <w:top w:val="none" w:sz="0" w:space="0" w:color="auto"/>
        <w:left w:val="none" w:sz="0" w:space="0" w:color="auto"/>
        <w:bottom w:val="none" w:sz="0" w:space="0" w:color="auto"/>
        <w:right w:val="none" w:sz="0" w:space="0" w:color="auto"/>
      </w:divBdr>
    </w:div>
    <w:div w:id="719667388">
      <w:bodyDiv w:val="1"/>
      <w:marLeft w:val="0"/>
      <w:marRight w:val="0"/>
      <w:marTop w:val="0"/>
      <w:marBottom w:val="0"/>
      <w:divBdr>
        <w:top w:val="none" w:sz="0" w:space="0" w:color="auto"/>
        <w:left w:val="none" w:sz="0" w:space="0" w:color="auto"/>
        <w:bottom w:val="none" w:sz="0" w:space="0" w:color="auto"/>
        <w:right w:val="none" w:sz="0" w:space="0" w:color="auto"/>
      </w:divBdr>
    </w:div>
    <w:div w:id="720831038">
      <w:bodyDiv w:val="1"/>
      <w:marLeft w:val="0"/>
      <w:marRight w:val="0"/>
      <w:marTop w:val="0"/>
      <w:marBottom w:val="0"/>
      <w:divBdr>
        <w:top w:val="none" w:sz="0" w:space="0" w:color="auto"/>
        <w:left w:val="none" w:sz="0" w:space="0" w:color="auto"/>
        <w:bottom w:val="none" w:sz="0" w:space="0" w:color="auto"/>
        <w:right w:val="none" w:sz="0" w:space="0" w:color="auto"/>
      </w:divBdr>
    </w:div>
    <w:div w:id="721097938">
      <w:bodyDiv w:val="1"/>
      <w:marLeft w:val="0"/>
      <w:marRight w:val="0"/>
      <w:marTop w:val="0"/>
      <w:marBottom w:val="0"/>
      <w:divBdr>
        <w:top w:val="none" w:sz="0" w:space="0" w:color="auto"/>
        <w:left w:val="none" w:sz="0" w:space="0" w:color="auto"/>
        <w:bottom w:val="none" w:sz="0" w:space="0" w:color="auto"/>
        <w:right w:val="none" w:sz="0" w:space="0" w:color="auto"/>
      </w:divBdr>
    </w:div>
    <w:div w:id="722410511">
      <w:bodyDiv w:val="1"/>
      <w:marLeft w:val="0"/>
      <w:marRight w:val="0"/>
      <w:marTop w:val="0"/>
      <w:marBottom w:val="0"/>
      <w:divBdr>
        <w:top w:val="none" w:sz="0" w:space="0" w:color="auto"/>
        <w:left w:val="none" w:sz="0" w:space="0" w:color="auto"/>
        <w:bottom w:val="none" w:sz="0" w:space="0" w:color="auto"/>
        <w:right w:val="none" w:sz="0" w:space="0" w:color="auto"/>
      </w:divBdr>
      <w:divsChild>
        <w:div w:id="77946527">
          <w:marLeft w:val="1166"/>
          <w:marRight w:val="0"/>
          <w:marTop w:val="115"/>
          <w:marBottom w:val="0"/>
          <w:divBdr>
            <w:top w:val="none" w:sz="0" w:space="0" w:color="auto"/>
            <w:left w:val="none" w:sz="0" w:space="0" w:color="auto"/>
            <w:bottom w:val="none" w:sz="0" w:space="0" w:color="auto"/>
            <w:right w:val="none" w:sz="0" w:space="0" w:color="auto"/>
          </w:divBdr>
        </w:div>
        <w:div w:id="278337836">
          <w:marLeft w:val="1166"/>
          <w:marRight w:val="0"/>
          <w:marTop w:val="115"/>
          <w:marBottom w:val="0"/>
          <w:divBdr>
            <w:top w:val="none" w:sz="0" w:space="0" w:color="auto"/>
            <w:left w:val="none" w:sz="0" w:space="0" w:color="auto"/>
            <w:bottom w:val="none" w:sz="0" w:space="0" w:color="auto"/>
            <w:right w:val="none" w:sz="0" w:space="0" w:color="auto"/>
          </w:divBdr>
        </w:div>
        <w:div w:id="375617761">
          <w:marLeft w:val="1166"/>
          <w:marRight w:val="0"/>
          <w:marTop w:val="115"/>
          <w:marBottom w:val="0"/>
          <w:divBdr>
            <w:top w:val="none" w:sz="0" w:space="0" w:color="auto"/>
            <w:left w:val="none" w:sz="0" w:space="0" w:color="auto"/>
            <w:bottom w:val="none" w:sz="0" w:space="0" w:color="auto"/>
            <w:right w:val="none" w:sz="0" w:space="0" w:color="auto"/>
          </w:divBdr>
        </w:div>
        <w:div w:id="1988628654">
          <w:marLeft w:val="547"/>
          <w:marRight w:val="0"/>
          <w:marTop w:val="134"/>
          <w:marBottom w:val="0"/>
          <w:divBdr>
            <w:top w:val="none" w:sz="0" w:space="0" w:color="auto"/>
            <w:left w:val="none" w:sz="0" w:space="0" w:color="auto"/>
            <w:bottom w:val="none" w:sz="0" w:space="0" w:color="auto"/>
            <w:right w:val="none" w:sz="0" w:space="0" w:color="auto"/>
          </w:divBdr>
        </w:div>
      </w:divsChild>
    </w:div>
    <w:div w:id="723220745">
      <w:bodyDiv w:val="1"/>
      <w:marLeft w:val="0"/>
      <w:marRight w:val="0"/>
      <w:marTop w:val="0"/>
      <w:marBottom w:val="0"/>
      <w:divBdr>
        <w:top w:val="none" w:sz="0" w:space="0" w:color="auto"/>
        <w:left w:val="none" w:sz="0" w:space="0" w:color="auto"/>
        <w:bottom w:val="none" w:sz="0" w:space="0" w:color="auto"/>
        <w:right w:val="none" w:sz="0" w:space="0" w:color="auto"/>
      </w:divBdr>
    </w:div>
    <w:div w:id="723526240">
      <w:bodyDiv w:val="1"/>
      <w:marLeft w:val="0"/>
      <w:marRight w:val="0"/>
      <w:marTop w:val="0"/>
      <w:marBottom w:val="0"/>
      <w:divBdr>
        <w:top w:val="none" w:sz="0" w:space="0" w:color="auto"/>
        <w:left w:val="none" w:sz="0" w:space="0" w:color="auto"/>
        <w:bottom w:val="none" w:sz="0" w:space="0" w:color="auto"/>
        <w:right w:val="none" w:sz="0" w:space="0" w:color="auto"/>
      </w:divBdr>
      <w:divsChild>
        <w:div w:id="120728313">
          <w:marLeft w:val="1166"/>
          <w:marRight w:val="0"/>
          <w:marTop w:val="134"/>
          <w:marBottom w:val="0"/>
          <w:divBdr>
            <w:top w:val="none" w:sz="0" w:space="0" w:color="auto"/>
            <w:left w:val="none" w:sz="0" w:space="0" w:color="auto"/>
            <w:bottom w:val="none" w:sz="0" w:space="0" w:color="auto"/>
            <w:right w:val="none" w:sz="0" w:space="0" w:color="auto"/>
          </w:divBdr>
        </w:div>
        <w:div w:id="2042438106">
          <w:marLeft w:val="547"/>
          <w:marRight w:val="0"/>
          <w:marTop w:val="154"/>
          <w:marBottom w:val="0"/>
          <w:divBdr>
            <w:top w:val="none" w:sz="0" w:space="0" w:color="auto"/>
            <w:left w:val="none" w:sz="0" w:space="0" w:color="auto"/>
            <w:bottom w:val="none" w:sz="0" w:space="0" w:color="auto"/>
            <w:right w:val="none" w:sz="0" w:space="0" w:color="auto"/>
          </w:divBdr>
        </w:div>
      </w:divsChild>
    </w:div>
    <w:div w:id="724109772">
      <w:bodyDiv w:val="1"/>
      <w:marLeft w:val="0"/>
      <w:marRight w:val="0"/>
      <w:marTop w:val="0"/>
      <w:marBottom w:val="0"/>
      <w:divBdr>
        <w:top w:val="none" w:sz="0" w:space="0" w:color="auto"/>
        <w:left w:val="none" w:sz="0" w:space="0" w:color="auto"/>
        <w:bottom w:val="none" w:sz="0" w:space="0" w:color="auto"/>
        <w:right w:val="none" w:sz="0" w:space="0" w:color="auto"/>
      </w:divBdr>
    </w:div>
    <w:div w:id="724449779">
      <w:bodyDiv w:val="1"/>
      <w:marLeft w:val="0"/>
      <w:marRight w:val="0"/>
      <w:marTop w:val="0"/>
      <w:marBottom w:val="0"/>
      <w:divBdr>
        <w:top w:val="none" w:sz="0" w:space="0" w:color="auto"/>
        <w:left w:val="none" w:sz="0" w:space="0" w:color="auto"/>
        <w:bottom w:val="none" w:sz="0" w:space="0" w:color="auto"/>
        <w:right w:val="none" w:sz="0" w:space="0" w:color="auto"/>
      </w:divBdr>
      <w:divsChild>
        <w:div w:id="482746802">
          <w:marLeft w:val="0"/>
          <w:marRight w:val="0"/>
          <w:marTop w:val="0"/>
          <w:marBottom w:val="0"/>
          <w:divBdr>
            <w:top w:val="none" w:sz="0" w:space="0" w:color="auto"/>
            <w:left w:val="none" w:sz="0" w:space="0" w:color="auto"/>
            <w:bottom w:val="none" w:sz="0" w:space="0" w:color="auto"/>
            <w:right w:val="none" w:sz="0" w:space="0" w:color="auto"/>
          </w:divBdr>
        </w:div>
      </w:divsChild>
    </w:div>
    <w:div w:id="725032292">
      <w:bodyDiv w:val="1"/>
      <w:marLeft w:val="0"/>
      <w:marRight w:val="0"/>
      <w:marTop w:val="0"/>
      <w:marBottom w:val="0"/>
      <w:divBdr>
        <w:top w:val="none" w:sz="0" w:space="0" w:color="auto"/>
        <w:left w:val="none" w:sz="0" w:space="0" w:color="auto"/>
        <w:bottom w:val="none" w:sz="0" w:space="0" w:color="auto"/>
        <w:right w:val="none" w:sz="0" w:space="0" w:color="auto"/>
      </w:divBdr>
    </w:div>
    <w:div w:id="726487820">
      <w:bodyDiv w:val="1"/>
      <w:marLeft w:val="0"/>
      <w:marRight w:val="0"/>
      <w:marTop w:val="0"/>
      <w:marBottom w:val="0"/>
      <w:divBdr>
        <w:top w:val="none" w:sz="0" w:space="0" w:color="auto"/>
        <w:left w:val="none" w:sz="0" w:space="0" w:color="auto"/>
        <w:bottom w:val="none" w:sz="0" w:space="0" w:color="auto"/>
        <w:right w:val="none" w:sz="0" w:space="0" w:color="auto"/>
      </w:divBdr>
    </w:div>
    <w:div w:id="726490369">
      <w:bodyDiv w:val="1"/>
      <w:marLeft w:val="0"/>
      <w:marRight w:val="0"/>
      <w:marTop w:val="0"/>
      <w:marBottom w:val="0"/>
      <w:divBdr>
        <w:top w:val="none" w:sz="0" w:space="0" w:color="auto"/>
        <w:left w:val="none" w:sz="0" w:space="0" w:color="auto"/>
        <w:bottom w:val="none" w:sz="0" w:space="0" w:color="auto"/>
        <w:right w:val="none" w:sz="0" w:space="0" w:color="auto"/>
      </w:divBdr>
    </w:div>
    <w:div w:id="726491009">
      <w:bodyDiv w:val="1"/>
      <w:marLeft w:val="0"/>
      <w:marRight w:val="0"/>
      <w:marTop w:val="0"/>
      <w:marBottom w:val="0"/>
      <w:divBdr>
        <w:top w:val="none" w:sz="0" w:space="0" w:color="auto"/>
        <w:left w:val="none" w:sz="0" w:space="0" w:color="auto"/>
        <w:bottom w:val="none" w:sz="0" w:space="0" w:color="auto"/>
        <w:right w:val="none" w:sz="0" w:space="0" w:color="auto"/>
      </w:divBdr>
    </w:div>
    <w:div w:id="726798619">
      <w:bodyDiv w:val="1"/>
      <w:marLeft w:val="0"/>
      <w:marRight w:val="0"/>
      <w:marTop w:val="0"/>
      <w:marBottom w:val="0"/>
      <w:divBdr>
        <w:top w:val="none" w:sz="0" w:space="0" w:color="auto"/>
        <w:left w:val="none" w:sz="0" w:space="0" w:color="auto"/>
        <w:bottom w:val="none" w:sz="0" w:space="0" w:color="auto"/>
        <w:right w:val="none" w:sz="0" w:space="0" w:color="auto"/>
      </w:divBdr>
    </w:div>
    <w:div w:id="731539250">
      <w:bodyDiv w:val="1"/>
      <w:marLeft w:val="0"/>
      <w:marRight w:val="0"/>
      <w:marTop w:val="0"/>
      <w:marBottom w:val="0"/>
      <w:divBdr>
        <w:top w:val="none" w:sz="0" w:space="0" w:color="auto"/>
        <w:left w:val="none" w:sz="0" w:space="0" w:color="auto"/>
        <w:bottom w:val="none" w:sz="0" w:space="0" w:color="auto"/>
        <w:right w:val="none" w:sz="0" w:space="0" w:color="auto"/>
      </w:divBdr>
    </w:div>
    <w:div w:id="732628278">
      <w:bodyDiv w:val="1"/>
      <w:marLeft w:val="0"/>
      <w:marRight w:val="0"/>
      <w:marTop w:val="0"/>
      <w:marBottom w:val="0"/>
      <w:divBdr>
        <w:top w:val="none" w:sz="0" w:space="0" w:color="auto"/>
        <w:left w:val="none" w:sz="0" w:space="0" w:color="auto"/>
        <w:bottom w:val="none" w:sz="0" w:space="0" w:color="auto"/>
        <w:right w:val="none" w:sz="0" w:space="0" w:color="auto"/>
      </w:divBdr>
    </w:div>
    <w:div w:id="733549056">
      <w:bodyDiv w:val="1"/>
      <w:marLeft w:val="0"/>
      <w:marRight w:val="0"/>
      <w:marTop w:val="0"/>
      <w:marBottom w:val="0"/>
      <w:divBdr>
        <w:top w:val="none" w:sz="0" w:space="0" w:color="auto"/>
        <w:left w:val="none" w:sz="0" w:space="0" w:color="auto"/>
        <w:bottom w:val="none" w:sz="0" w:space="0" w:color="auto"/>
        <w:right w:val="none" w:sz="0" w:space="0" w:color="auto"/>
      </w:divBdr>
    </w:div>
    <w:div w:id="734739017">
      <w:bodyDiv w:val="1"/>
      <w:marLeft w:val="0"/>
      <w:marRight w:val="0"/>
      <w:marTop w:val="0"/>
      <w:marBottom w:val="0"/>
      <w:divBdr>
        <w:top w:val="none" w:sz="0" w:space="0" w:color="auto"/>
        <w:left w:val="none" w:sz="0" w:space="0" w:color="auto"/>
        <w:bottom w:val="none" w:sz="0" w:space="0" w:color="auto"/>
        <w:right w:val="none" w:sz="0" w:space="0" w:color="auto"/>
      </w:divBdr>
    </w:div>
    <w:div w:id="735053875">
      <w:bodyDiv w:val="1"/>
      <w:marLeft w:val="0"/>
      <w:marRight w:val="0"/>
      <w:marTop w:val="0"/>
      <w:marBottom w:val="0"/>
      <w:divBdr>
        <w:top w:val="none" w:sz="0" w:space="0" w:color="auto"/>
        <w:left w:val="none" w:sz="0" w:space="0" w:color="auto"/>
        <w:bottom w:val="none" w:sz="0" w:space="0" w:color="auto"/>
        <w:right w:val="none" w:sz="0" w:space="0" w:color="auto"/>
      </w:divBdr>
      <w:divsChild>
        <w:div w:id="22021991">
          <w:marLeft w:val="1166"/>
          <w:marRight w:val="0"/>
          <w:marTop w:val="115"/>
          <w:marBottom w:val="0"/>
          <w:divBdr>
            <w:top w:val="none" w:sz="0" w:space="0" w:color="auto"/>
            <w:left w:val="none" w:sz="0" w:space="0" w:color="auto"/>
            <w:bottom w:val="none" w:sz="0" w:space="0" w:color="auto"/>
            <w:right w:val="none" w:sz="0" w:space="0" w:color="auto"/>
          </w:divBdr>
        </w:div>
        <w:div w:id="34083858">
          <w:marLeft w:val="547"/>
          <w:marRight w:val="0"/>
          <w:marTop w:val="134"/>
          <w:marBottom w:val="0"/>
          <w:divBdr>
            <w:top w:val="none" w:sz="0" w:space="0" w:color="auto"/>
            <w:left w:val="none" w:sz="0" w:space="0" w:color="auto"/>
            <w:bottom w:val="none" w:sz="0" w:space="0" w:color="auto"/>
            <w:right w:val="none" w:sz="0" w:space="0" w:color="auto"/>
          </w:divBdr>
        </w:div>
        <w:div w:id="1421298255">
          <w:marLeft w:val="547"/>
          <w:marRight w:val="0"/>
          <w:marTop w:val="134"/>
          <w:marBottom w:val="0"/>
          <w:divBdr>
            <w:top w:val="none" w:sz="0" w:space="0" w:color="auto"/>
            <w:left w:val="none" w:sz="0" w:space="0" w:color="auto"/>
            <w:bottom w:val="none" w:sz="0" w:space="0" w:color="auto"/>
            <w:right w:val="none" w:sz="0" w:space="0" w:color="auto"/>
          </w:divBdr>
        </w:div>
        <w:div w:id="1724937734">
          <w:marLeft w:val="1166"/>
          <w:marRight w:val="0"/>
          <w:marTop w:val="115"/>
          <w:marBottom w:val="0"/>
          <w:divBdr>
            <w:top w:val="none" w:sz="0" w:space="0" w:color="auto"/>
            <w:left w:val="none" w:sz="0" w:space="0" w:color="auto"/>
            <w:bottom w:val="none" w:sz="0" w:space="0" w:color="auto"/>
            <w:right w:val="none" w:sz="0" w:space="0" w:color="auto"/>
          </w:divBdr>
        </w:div>
        <w:div w:id="2138066333">
          <w:marLeft w:val="1166"/>
          <w:marRight w:val="0"/>
          <w:marTop w:val="115"/>
          <w:marBottom w:val="0"/>
          <w:divBdr>
            <w:top w:val="none" w:sz="0" w:space="0" w:color="auto"/>
            <w:left w:val="none" w:sz="0" w:space="0" w:color="auto"/>
            <w:bottom w:val="none" w:sz="0" w:space="0" w:color="auto"/>
            <w:right w:val="none" w:sz="0" w:space="0" w:color="auto"/>
          </w:divBdr>
        </w:div>
      </w:divsChild>
    </w:div>
    <w:div w:id="735204829">
      <w:bodyDiv w:val="1"/>
      <w:marLeft w:val="0"/>
      <w:marRight w:val="0"/>
      <w:marTop w:val="0"/>
      <w:marBottom w:val="0"/>
      <w:divBdr>
        <w:top w:val="none" w:sz="0" w:space="0" w:color="auto"/>
        <w:left w:val="none" w:sz="0" w:space="0" w:color="auto"/>
        <w:bottom w:val="none" w:sz="0" w:space="0" w:color="auto"/>
        <w:right w:val="none" w:sz="0" w:space="0" w:color="auto"/>
      </w:divBdr>
    </w:div>
    <w:div w:id="735663424">
      <w:bodyDiv w:val="1"/>
      <w:marLeft w:val="0"/>
      <w:marRight w:val="0"/>
      <w:marTop w:val="0"/>
      <w:marBottom w:val="0"/>
      <w:divBdr>
        <w:top w:val="none" w:sz="0" w:space="0" w:color="auto"/>
        <w:left w:val="none" w:sz="0" w:space="0" w:color="auto"/>
        <w:bottom w:val="none" w:sz="0" w:space="0" w:color="auto"/>
        <w:right w:val="none" w:sz="0" w:space="0" w:color="auto"/>
      </w:divBdr>
      <w:divsChild>
        <w:div w:id="1558203285">
          <w:marLeft w:val="547"/>
          <w:marRight w:val="0"/>
          <w:marTop w:val="154"/>
          <w:marBottom w:val="0"/>
          <w:divBdr>
            <w:top w:val="none" w:sz="0" w:space="0" w:color="auto"/>
            <w:left w:val="none" w:sz="0" w:space="0" w:color="auto"/>
            <w:bottom w:val="none" w:sz="0" w:space="0" w:color="auto"/>
            <w:right w:val="none" w:sz="0" w:space="0" w:color="auto"/>
          </w:divBdr>
        </w:div>
      </w:divsChild>
    </w:div>
    <w:div w:id="736438536">
      <w:bodyDiv w:val="1"/>
      <w:marLeft w:val="0"/>
      <w:marRight w:val="0"/>
      <w:marTop w:val="0"/>
      <w:marBottom w:val="0"/>
      <w:divBdr>
        <w:top w:val="none" w:sz="0" w:space="0" w:color="auto"/>
        <w:left w:val="none" w:sz="0" w:space="0" w:color="auto"/>
        <w:bottom w:val="none" w:sz="0" w:space="0" w:color="auto"/>
        <w:right w:val="none" w:sz="0" w:space="0" w:color="auto"/>
      </w:divBdr>
    </w:div>
    <w:div w:id="736441180">
      <w:bodyDiv w:val="1"/>
      <w:marLeft w:val="0"/>
      <w:marRight w:val="0"/>
      <w:marTop w:val="0"/>
      <w:marBottom w:val="0"/>
      <w:divBdr>
        <w:top w:val="none" w:sz="0" w:space="0" w:color="auto"/>
        <w:left w:val="none" w:sz="0" w:space="0" w:color="auto"/>
        <w:bottom w:val="none" w:sz="0" w:space="0" w:color="auto"/>
        <w:right w:val="none" w:sz="0" w:space="0" w:color="auto"/>
      </w:divBdr>
    </w:div>
    <w:div w:id="737284343">
      <w:bodyDiv w:val="1"/>
      <w:marLeft w:val="0"/>
      <w:marRight w:val="0"/>
      <w:marTop w:val="0"/>
      <w:marBottom w:val="0"/>
      <w:divBdr>
        <w:top w:val="none" w:sz="0" w:space="0" w:color="auto"/>
        <w:left w:val="none" w:sz="0" w:space="0" w:color="auto"/>
        <w:bottom w:val="none" w:sz="0" w:space="0" w:color="auto"/>
        <w:right w:val="none" w:sz="0" w:space="0" w:color="auto"/>
      </w:divBdr>
    </w:div>
    <w:div w:id="737363846">
      <w:bodyDiv w:val="1"/>
      <w:marLeft w:val="0"/>
      <w:marRight w:val="0"/>
      <w:marTop w:val="0"/>
      <w:marBottom w:val="0"/>
      <w:divBdr>
        <w:top w:val="none" w:sz="0" w:space="0" w:color="auto"/>
        <w:left w:val="none" w:sz="0" w:space="0" w:color="auto"/>
        <w:bottom w:val="none" w:sz="0" w:space="0" w:color="auto"/>
        <w:right w:val="none" w:sz="0" w:space="0" w:color="auto"/>
      </w:divBdr>
      <w:divsChild>
        <w:div w:id="266082227">
          <w:marLeft w:val="1166"/>
          <w:marRight w:val="0"/>
          <w:marTop w:val="96"/>
          <w:marBottom w:val="0"/>
          <w:divBdr>
            <w:top w:val="none" w:sz="0" w:space="0" w:color="auto"/>
            <w:left w:val="none" w:sz="0" w:space="0" w:color="auto"/>
            <w:bottom w:val="none" w:sz="0" w:space="0" w:color="auto"/>
            <w:right w:val="none" w:sz="0" w:space="0" w:color="auto"/>
          </w:divBdr>
        </w:div>
        <w:div w:id="1158378949">
          <w:marLeft w:val="1800"/>
          <w:marRight w:val="0"/>
          <w:marTop w:val="77"/>
          <w:marBottom w:val="0"/>
          <w:divBdr>
            <w:top w:val="none" w:sz="0" w:space="0" w:color="auto"/>
            <w:left w:val="none" w:sz="0" w:space="0" w:color="auto"/>
            <w:bottom w:val="none" w:sz="0" w:space="0" w:color="auto"/>
            <w:right w:val="none" w:sz="0" w:space="0" w:color="auto"/>
          </w:divBdr>
        </w:div>
        <w:div w:id="1268122872">
          <w:marLeft w:val="1166"/>
          <w:marRight w:val="0"/>
          <w:marTop w:val="96"/>
          <w:marBottom w:val="0"/>
          <w:divBdr>
            <w:top w:val="none" w:sz="0" w:space="0" w:color="auto"/>
            <w:left w:val="none" w:sz="0" w:space="0" w:color="auto"/>
            <w:bottom w:val="none" w:sz="0" w:space="0" w:color="auto"/>
            <w:right w:val="none" w:sz="0" w:space="0" w:color="auto"/>
          </w:divBdr>
        </w:div>
        <w:div w:id="1840463421">
          <w:marLeft w:val="547"/>
          <w:marRight w:val="0"/>
          <w:marTop w:val="115"/>
          <w:marBottom w:val="0"/>
          <w:divBdr>
            <w:top w:val="none" w:sz="0" w:space="0" w:color="auto"/>
            <w:left w:val="none" w:sz="0" w:space="0" w:color="auto"/>
            <w:bottom w:val="none" w:sz="0" w:space="0" w:color="auto"/>
            <w:right w:val="none" w:sz="0" w:space="0" w:color="auto"/>
          </w:divBdr>
        </w:div>
        <w:div w:id="1987314801">
          <w:marLeft w:val="1800"/>
          <w:marRight w:val="0"/>
          <w:marTop w:val="77"/>
          <w:marBottom w:val="0"/>
          <w:divBdr>
            <w:top w:val="none" w:sz="0" w:space="0" w:color="auto"/>
            <w:left w:val="none" w:sz="0" w:space="0" w:color="auto"/>
            <w:bottom w:val="none" w:sz="0" w:space="0" w:color="auto"/>
            <w:right w:val="none" w:sz="0" w:space="0" w:color="auto"/>
          </w:divBdr>
        </w:div>
      </w:divsChild>
    </w:div>
    <w:div w:id="738291078">
      <w:bodyDiv w:val="1"/>
      <w:marLeft w:val="0"/>
      <w:marRight w:val="0"/>
      <w:marTop w:val="0"/>
      <w:marBottom w:val="0"/>
      <w:divBdr>
        <w:top w:val="none" w:sz="0" w:space="0" w:color="auto"/>
        <w:left w:val="none" w:sz="0" w:space="0" w:color="auto"/>
        <w:bottom w:val="none" w:sz="0" w:space="0" w:color="auto"/>
        <w:right w:val="none" w:sz="0" w:space="0" w:color="auto"/>
      </w:divBdr>
    </w:div>
    <w:div w:id="739131481">
      <w:bodyDiv w:val="1"/>
      <w:marLeft w:val="0"/>
      <w:marRight w:val="0"/>
      <w:marTop w:val="0"/>
      <w:marBottom w:val="0"/>
      <w:divBdr>
        <w:top w:val="none" w:sz="0" w:space="0" w:color="auto"/>
        <w:left w:val="none" w:sz="0" w:space="0" w:color="auto"/>
        <w:bottom w:val="none" w:sz="0" w:space="0" w:color="auto"/>
        <w:right w:val="none" w:sz="0" w:space="0" w:color="auto"/>
      </w:divBdr>
    </w:div>
    <w:div w:id="739905870">
      <w:bodyDiv w:val="1"/>
      <w:marLeft w:val="0"/>
      <w:marRight w:val="0"/>
      <w:marTop w:val="0"/>
      <w:marBottom w:val="0"/>
      <w:divBdr>
        <w:top w:val="none" w:sz="0" w:space="0" w:color="auto"/>
        <w:left w:val="none" w:sz="0" w:space="0" w:color="auto"/>
        <w:bottom w:val="none" w:sz="0" w:space="0" w:color="auto"/>
        <w:right w:val="none" w:sz="0" w:space="0" w:color="auto"/>
      </w:divBdr>
    </w:div>
    <w:div w:id="741178597">
      <w:bodyDiv w:val="1"/>
      <w:marLeft w:val="0"/>
      <w:marRight w:val="0"/>
      <w:marTop w:val="0"/>
      <w:marBottom w:val="0"/>
      <w:divBdr>
        <w:top w:val="none" w:sz="0" w:space="0" w:color="auto"/>
        <w:left w:val="none" w:sz="0" w:space="0" w:color="auto"/>
        <w:bottom w:val="none" w:sz="0" w:space="0" w:color="auto"/>
        <w:right w:val="none" w:sz="0" w:space="0" w:color="auto"/>
      </w:divBdr>
      <w:divsChild>
        <w:div w:id="1150632379">
          <w:marLeft w:val="360"/>
          <w:marRight w:val="0"/>
          <w:marTop w:val="200"/>
          <w:marBottom w:val="0"/>
          <w:divBdr>
            <w:top w:val="none" w:sz="0" w:space="0" w:color="auto"/>
            <w:left w:val="none" w:sz="0" w:space="0" w:color="auto"/>
            <w:bottom w:val="none" w:sz="0" w:space="0" w:color="auto"/>
            <w:right w:val="none" w:sz="0" w:space="0" w:color="auto"/>
          </w:divBdr>
        </w:div>
      </w:divsChild>
    </w:div>
    <w:div w:id="742139926">
      <w:bodyDiv w:val="1"/>
      <w:marLeft w:val="0"/>
      <w:marRight w:val="0"/>
      <w:marTop w:val="0"/>
      <w:marBottom w:val="0"/>
      <w:divBdr>
        <w:top w:val="none" w:sz="0" w:space="0" w:color="auto"/>
        <w:left w:val="none" w:sz="0" w:space="0" w:color="auto"/>
        <w:bottom w:val="none" w:sz="0" w:space="0" w:color="auto"/>
        <w:right w:val="none" w:sz="0" w:space="0" w:color="auto"/>
      </w:divBdr>
      <w:divsChild>
        <w:div w:id="1665474">
          <w:marLeft w:val="1166"/>
          <w:marRight w:val="0"/>
          <w:marTop w:val="115"/>
          <w:marBottom w:val="0"/>
          <w:divBdr>
            <w:top w:val="none" w:sz="0" w:space="0" w:color="auto"/>
            <w:left w:val="none" w:sz="0" w:space="0" w:color="auto"/>
            <w:bottom w:val="none" w:sz="0" w:space="0" w:color="auto"/>
            <w:right w:val="none" w:sz="0" w:space="0" w:color="auto"/>
          </w:divBdr>
        </w:div>
        <w:div w:id="1082986928">
          <w:marLeft w:val="547"/>
          <w:marRight w:val="0"/>
          <w:marTop w:val="134"/>
          <w:marBottom w:val="0"/>
          <w:divBdr>
            <w:top w:val="none" w:sz="0" w:space="0" w:color="auto"/>
            <w:left w:val="none" w:sz="0" w:space="0" w:color="auto"/>
            <w:bottom w:val="none" w:sz="0" w:space="0" w:color="auto"/>
            <w:right w:val="none" w:sz="0" w:space="0" w:color="auto"/>
          </w:divBdr>
        </w:div>
        <w:div w:id="1463428390">
          <w:marLeft w:val="1166"/>
          <w:marRight w:val="0"/>
          <w:marTop w:val="115"/>
          <w:marBottom w:val="0"/>
          <w:divBdr>
            <w:top w:val="none" w:sz="0" w:space="0" w:color="auto"/>
            <w:left w:val="none" w:sz="0" w:space="0" w:color="auto"/>
            <w:bottom w:val="none" w:sz="0" w:space="0" w:color="auto"/>
            <w:right w:val="none" w:sz="0" w:space="0" w:color="auto"/>
          </w:divBdr>
        </w:div>
        <w:div w:id="1800763879">
          <w:marLeft w:val="1886"/>
          <w:marRight w:val="0"/>
          <w:marTop w:val="96"/>
          <w:marBottom w:val="0"/>
          <w:divBdr>
            <w:top w:val="none" w:sz="0" w:space="0" w:color="auto"/>
            <w:left w:val="none" w:sz="0" w:space="0" w:color="auto"/>
            <w:bottom w:val="none" w:sz="0" w:space="0" w:color="auto"/>
            <w:right w:val="none" w:sz="0" w:space="0" w:color="auto"/>
          </w:divBdr>
        </w:div>
      </w:divsChild>
    </w:div>
    <w:div w:id="743454605">
      <w:bodyDiv w:val="1"/>
      <w:marLeft w:val="0"/>
      <w:marRight w:val="0"/>
      <w:marTop w:val="0"/>
      <w:marBottom w:val="0"/>
      <w:divBdr>
        <w:top w:val="none" w:sz="0" w:space="0" w:color="auto"/>
        <w:left w:val="none" w:sz="0" w:space="0" w:color="auto"/>
        <w:bottom w:val="none" w:sz="0" w:space="0" w:color="auto"/>
        <w:right w:val="none" w:sz="0" w:space="0" w:color="auto"/>
      </w:divBdr>
    </w:div>
    <w:div w:id="743649099">
      <w:bodyDiv w:val="1"/>
      <w:marLeft w:val="0"/>
      <w:marRight w:val="0"/>
      <w:marTop w:val="0"/>
      <w:marBottom w:val="0"/>
      <w:divBdr>
        <w:top w:val="none" w:sz="0" w:space="0" w:color="auto"/>
        <w:left w:val="none" w:sz="0" w:space="0" w:color="auto"/>
        <w:bottom w:val="none" w:sz="0" w:space="0" w:color="auto"/>
        <w:right w:val="none" w:sz="0" w:space="0" w:color="auto"/>
      </w:divBdr>
      <w:divsChild>
        <w:div w:id="243957531">
          <w:marLeft w:val="547"/>
          <w:marRight w:val="0"/>
          <w:marTop w:val="115"/>
          <w:marBottom w:val="0"/>
          <w:divBdr>
            <w:top w:val="none" w:sz="0" w:space="0" w:color="auto"/>
            <w:left w:val="none" w:sz="0" w:space="0" w:color="auto"/>
            <w:bottom w:val="none" w:sz="0" w:space="0" w:color="auto"/>
            <w:right w:val="none" w:sz="0" w:space="0" w:color="auto"/>
          </w:divBdr>
        </w:div>
        <w:div w:id="523901223">
          <w:marLeft w:val="1166"/>
          <w:marRight w:val="0"/>
          <w:marTop w:val="96"/>
          <w:marBottom w:val="0"/>
          <w:divBdr>
            <w:top w:val="none" w:sz="0" w:space="0" w:color="auto"/>
            <w:left w:val="none" w:sz="0" w:space="0" w:color="auto"/>
            <w:bottom w:val="none" w:sz="0" w:space="0" w:color="auto"/>
            <w:right w:val="none" w:sz="0" w:space="0" w:color="auto"/>
          </w:divBdr>
        </w:div>
        <w:div w:id="1005549901">
          <w:marLeft w:val="547"/>
          <w:marRight w:val="0"/>
          <w:marTop w:val="115"/>
          <w:marBottom w:val="0"/>
          <w:divBdr>
            <w:top w:val="none" w:sz="0" w:space="0" w:color="auto"/>
            <w:left w:val="none" w:sz="0" w:space="0" w:color="auto"/>
            <w:bottom w:val="none" w:sz="0" w:space="0" w:color="auto"/>
            <w:right w:val="none" w:sz="0" w:space="0" w:color="auto"/>
          </w:divBdr>
        </w:div>
        <w:div w:id="1159418103">
          <w:marLeft w:val="1800"/>
          <w:marRight w:val="0"/>
          <w:marTop w:val="77"/>
          <w:marBottom w:val="0"/>
          <w:divBdr>
            <w:top w:val="none" w:sz="0" w:space="0" w:color="auto"/>
            <w:left w:val="none" w:sz="0" w:space="0" w:color="auto"/>
            <w:bottom w:val="none" w:sz="0" w:space="0" w:color="auto"/>
            <w:right w:val="none" w:sz="0" w:space="0" w:color="auto"/>
          </w:divBdr>
        </w:div>
        <w:div w:id="1559393593">
          <w:marLeft w:val="1166"/>
          <w:marRight w:val="0"/>
          <w:marTop w:val="96"/>
          <w:marBottom w:val="0"/>
          <w:divBdr>
            <w:top w:val="none" w:sz="0" w:space="0" w:color="auto"/>
            <w:left w:val="none" w:sz="0" w:space="0" w:color="auto"/>
            <w:bottom w:val="none" w:sz="0" w:space="0" w:color="auto"/>
            <w:right w:val="none" w:sz="0" w:space="0" w:color="auto"/>
          </w:divBdr>
        </w:div>
        <w:div w:id="2082867111">
          <w:marLeft w:val="1166"/>
          <w:marRight w:val="0"/>
          <w:marTop w:val="96"/>
          <w:marBottom w:val="0"/>
          <w:divBdr>
            <w:top w:val="none" w:sz="0" w:space="0" w:color="auto"/>
            <w:left w:val="none" w:sz="0" w:space="0" w:color="auto"/>
            <w:bottom w:val="none" w:sz="0" w:space="0" w:color="auto"/>
            <w:right w:val="none" w:sz="0" w:space="0" w:color="auto"/>
          </w:divBdr>
        </w:div>
      </w:divsChild>
    </w:div>
    <w:div w:id="744306388">
      <w:bodyDiv w:val="1"/>
      <w:marLeft w:val="0"/>
      <w:marRight w:val="0"/>
      <w:marTop w:val="0"/>
      <w:marBottom w:val="0"/>
      <w:divBdr>
        <w:top w:val="none" w:sz="0" w:space="0" w:color="auto"/>
        <w:left w:val="none" w:sz="0" w:space="0" w:color="auto"/>
        <w:bottom w:val="none" w:sz="0" w:space="0" w:color="auto"/>
        <w:right w:val="none" w:sz="0" w:space="0" w:color="auto"/>
      </w:divBdr>
    </w:div>
    <w:div w:id="744839086">
      <w:bodyDiv w:val="1"/>
      <w:marLeft w:val="0"/>
      <w:marRight w:val="0"/>
      <w:marTop w:val="0"/>
      <w:marBottom w:val="0"/>
      <w:divBdr>
        <w:top w:val="none" w:sz="0" w:space="0" w:color="auto"/>
        <w:left w:val="none" w:sz="0" w:space="0" w:color="auto"/>
        <w:bottom w:val="none" w:sz="0" w:space="0" w:color="auto"/>
        <w:right w:val="none" w:sz="0" w:space="0" w:color="auto"/>
      </w:divBdr>
    </w:div>
    <w:div w:id="744955479">
      <w:bodyDiv w:val="1"/>
      <w:marLeft w:val="0"/>
      <w:marRight w:val="0"/>
      <w:marTop w:val="0"/>
      <w:marBottom w:val="0"/>
      <w:divBdr>
        <w:top w:val="none" w:sz="0" w:space="0" w:color="auto"/>
        <w:left w:val="none" w:sz="0" w:space="0" w:color="auto"/>
        <w:bottom w:val="none" w:sz="0" w:space="0" w:color="auto"/>
        <w:right w:val="none" w:sz="0" w:space="0" w:color="auto"/>
      </w:divBdr>
    </w:div>
    <w:div w:id="745032316">
      <w:bodyDiv w:val="1"/>
      <w:marLeft w:val="0"/>
      <w:marRight w:val="0"/>
      <w:marTop w:val="0"/>
      <w:marBottom w:val="0"/>
      <w:divBdr>
        <w:top w:val="none" w:sz="0" w:space="0" w:color="auto"/>
        <w:left w:val="none" w:sz="0" w:space="0" w:color="auto"/>
        <w:bottom w:val="none" w:sz="0" w:space="0" w:color="auto"/>
        <w:right w:val="none" w:sz="0" w:space="0" w:color="auto"/>
      </w:divBdr>
    </w:div>
    <w:div w:id="745421756">
      <w:bodyDiv w:val="1"/>
      <w:marLeft w:val="0"/>
      <w:marRight w:val="0"/>
      <w:marTop w:val="0"/>
      <w:marBottom w:val="0"/>
      <w:divBdr>
        <w:top w:val="none" w:sz="0" w:space="0" w:color="auto"/>
        <w:left w:val="none" w:sz="0" w:space="0" w:color="auto"/>
        <w:bottom w:val="none" w:sz="0" w:space="0" w:color="auto"/>
        <w:right w:val="none" w:sz="0" w:space="0" w:color="auto"/>
      </w:divBdr>
    </w:div>
    <w:div w:id="746532488">
      <w:bodyDiv w:val="1"/>
      <w:marLeft w:val="0"/>
      <w:marRight w:val="0"/>
      <w:marTop w:val="0"/>
      <w:marBottom w:val="0"/>
      <w:divBdr>
        <w:top w:val="none" w:sz="0" w:space="0" w:color="auto"/>
        <w:left w:val="none" w:sz="0" w:space="0" w:color="auto"/>
        <w:bottom w:val="none" w:sz="0" w:space="0" w:color="auto"/>
        <w:right w:val="none" w:sz="0" w:space="0" w:color="auto"/>
      </w:divBdr>
    </w:div>
    <w:div w:id="746609233">
      <w:bodyDiv w:val="1"/>
      <w:marLeft w:val="0"/>
      <w:marRight w:val="0"/>
      <w:marTop w:val="0"/>
      <w:marBottom w:val="0"/>
      <w:divBdr>
        <w:top w:val="none" w:sz="0" w:space="0" w:color="auto"/>
        <w:left w:val="none" w:sz="0" w:space="0" w:color="auto"/>
        <w:bottom w:val="none" w:sz="0" w:space="0" w:color="auto"/>
        <w:right w:val="none" w:sz="0" w:space="0" w:color="auto"/>
      </w:divBdr>
    </w:div>
    <w:div w:id="747002940">
      <w:bodyDiv w:val="1"/>
      <w:marLeft w:val="0"/>
      <w:marRight w:val="0"/>
      <w:marTop w:val="0"/>
      <w:marBottom w:val="0"/>
      <w:divBdr>
        <w:top w:val="none" w:sz="0" w:space="0" w:color="auto"/>
        <w:left w:val="none" w:sz="0" w:space="0" w:color="auto"/>
        <w:bottom w:val="none" w:sz="0" w:space="0" w:color="auto"/>
        <w:right w:val="none" w:sz="0" w:space="0" w:color="auto"/>
      </w:divBdr>
    </w:div>
    <w:div w:id="747968602">
      <w:bodyDiv w:val="1"/>
      <w:marLeft w:val="0"/>
      <w:marRight w:val="0"/>
      <w:marTop w:val="0"/>
      <w:marBottom w:val="0"/>
      <w:divBdr>
        <w:top w:val="none" w:sz="0" w:space="0" w:color="auto"/>
        <w:left w:val="none" w:sz="0" w:space="0" w:color="auto"/>
        <w:bottom w:val="none" w:sz="0" w:space="0" w:color="auto"/>
        <w:right w:val="none" w:sz="0" w:space="0" w:color="auto"/>
      </w:divBdr>
    </w:div>
    <w:div w:id="748118810">
      <w:bodyDiv w:val="1"/>
      <w:marLeft w:val="0"/>
      <w:marRight w:val="0"/>
      <w:marTop w:val="0"/>
      <w:marBottom w:val="0"/>
      <w:divBdr>
        <w:top w:val="none" w:sz="0" w:space="0" w:color="auto"/>
        <w:left w:val="none" w:sz="0" w:space="0" w:color="auto"/>
        <w:bottom w:val="none" w:sz="0" w:space="0" w:color="auto"/>
        <w:right w:val="none" w:sz="0" w:space="0" w:color="auto"/>
      </w:divBdr>
      <w:divsChild>
        <w:div w:id="784352329">
          <w:marLeft w:val="547"/>
          <w:marRight w:val="0"/>
          <w:marTop w:val="115"/>
          <w:marBottom w:val="0"/>
          <w:divBdr>
            <w:top w:val="none" w:sz="0" w:space="0" w:color="auto"/>
            <w:left w:val="none" w:sz="0" w:space="0" w:color="auto"/>
            <w:bottom w:val="none" w:sz="0" w:space="0" w:color="auto"/>
            <w:right w:val="none" w:sz="0" w:space="0" w:color="auto"/>
          </w:divBdr>
        </w:div>
        <w:div w:id="913977085">
          <w:marLeft w:val="1166"/>
          <w:marRight w:val="0"/>
          <w:marTop w:val="96"/>
          <w:marBottom w:val="0"/>
          <w:divBdr>
            <w:top w:val="none" w:sz="0" w:space="0" w:color="auto"/>
            <w:left w:val="none" w:sz="0" w:space="0" w:color="auto"/>
            <w:bottom w:val="none" w:sz="0" w:space="0" w:color="auto"/>
            <w:right w:val="none" w:sz="0" w:space="0" w:color="auto"/>
          </w:divBdr>
        </w:div>
        <w:div w:id="1055811127">
          <w:marLeft w:val="547"/>
          <w:marRight w:val="0"/>
          <w:marTop w:val="115"/>
          <w:marBottom w:val="0"/>
          <w:divBdr>
            <w:top w:val="none" w:sz="0" w:space="0" w:color="auto"/>
            <w:left w:val="none" w:sz="0" w:space="0" w:color="auto"/>
            <w:bottom w:val="none" w:sz="0" w:space="0" w:color="auto"/>
            <w:right w:val="none" w:sz="0" w:space="0" w:color="auto"/>
          </w:divBdr>
        </w:div>
        <w:div w:id="1271662885">
          <w:marLeft w:val="1166"/>
          <w:marRight w:val="0"/>
          <w:marTop w:val="96"/>
          <w:marBottom w:val="0"/>
          <w:divBdr>
            <w:top w:val="none" w:sz="0" w:space="0" w:color="auto"/>
            <w:left w:val="none" w:sz="0" w:space="0" w:color="auto"/>
            <w:bottom w:val="none" w:sz="0" w:space="0" w:color="auto"/>
            <w:right w:val="none" w:sz="0" w:space="0" w:color="auto"/>
          </w:divBdr>
        </w:div>
        <w:div w:id="1453671026">
          <w:marLeft w:val="1166"/>
          <w:marRight w:val="0"/>
          <w:marTop w:val="96"/>
          <w:marBottom w:val="0"/>
          <w:divBdr>
            <w:top w:val="none" w:sz="0" w:space="0" w:color="auto"/>
            <w:left w:val="none" w:sz="0" w:space="0" w:color="auto"/>
            <w:bottom w:val="none" w:sz="0" w:space="0" w:color="auto"/>
            <w:right w:val="none" w:sz="0" w:space="0" w:color="auto"/>
          </w:divBdr>
        </w:div>
        <w:div w:id="2017994567">
          <w:marLeft w:val="1166"/>
          <w:marRight w:val="0"/>
          <w:marTop w:val="96"/>
          <w:marBottom w:val="0"/>
          <w:divBdr>
            <w:top w:val="none" w:sz="0" w:space="0" w:color="auto"/>
            <w:left w:val="none" w:sz="0" w:space="0" w:color="auto"/>
            <w:bottom w:val="none" w:sz="0" w:space="0" w:color="auto"/>
            <w:right w:val="none" w:sz="0" w:space="0" w:color="auto"/>
          </w:divBdr>
        </w:div>
      </w:divsChild>
    </w:div>
    <w:div w:id="751002245">
      <w:bodyDiv w:val="1"/>
      <w:marLeft w:val="0"/>
      <w:marRight w:val="0"/>
      <w:marTop w:val="0"/>
      <w:marBottom w:val="0"/>
      <w:divBdr>
        <w:top w:val="none" w:sz="0" w:space="0" w:color="auto"/>
        <w:left w:val="none" w:sz="0" w:space="0" w:color="auto"/>
        <w:bottom w:val="none" w:sz="0" w:space="0" w:color="auto"/>
        <w:right w:val="none" w:sz="0" w:space="0" w:color="auto"/>
      </w:divBdr>
      <w:divsChild>
        <w:div w:id="1971547198">
          <w:marLeft w:val="0"/>
          <w:marRight w:val="0"/>
          <w:marTop w:val="0"/>
          <w:marBottom w:val="0"/>
          <w:divBdr>
            <w:top w:val="none" w:sz="0" w:space="0" w:color="auto"/>
            <w:left w:val="none" w:sz="0" w:space="0" w:color="auto"/>
            <w:bottom w:val="none" w:sz="0" w:space="0" w:color="auto"/>
            <w:right w:val="none" w:sz="0" w:space="0" w:color="auto"/>
          </w:divBdr>
          <w:divsChild>
            <w:div w:id="692877937">
              <w:marLeft w:val="0"/>
              <w:marRight w:val="0"/>
              <w:marTop w:val="0"/>
              <w:marBottom w:val="0"/>
              <w:divBdr>
                <w:top w:val="none" w:sz="0" w:space="0" w:color="auto"/>
                <w:left w:val="none" w:sz="0" w:space="0" w:color="auto"/>
                <w:bottom w:val="none" w:sz="0" w:space="0" w:color="auto"/>
                <w:right w:val="none" w:sz="0" w:space="0" w:color="auto"/>
              </w:divBdr>
            </w:div>
            <w:div w:id="1472795043">
              <w:marLeft w:val="0"/>
              <w:marRight w:val="0"/>
              <w:marTop w:val="0"/>
              <w:marBottom w:val="0"/>
              <w:divBdr>
                <w:top w:val="none" w:sz="0" w:space="0" w:color="auto"/>
                <w:left w:val="none" w:sz="0" w:space="0" w:color="auto"/>
                <w:bottom w:val="none" w:sz="0" w:space="0" w:color="auto"/>
                <w:right w:val="none" w:sz="0" w:space="0" w:color="auto"/>
              </w:divBdr>
            </w:div>
            <w:div w:id="154764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59061">
      <w:bodyDiv w:val="1"/>
      <w:marLeft w:val="0"/>
      <w:marRight w:val="0"/>
      <w:marTop w:val="0"/>
      <w:marBottom w:val="0"/>
      <w:divBdr>
        <w:top w:val="none" w:sz="0" w:space="0" w:color="auto"/>
        <w:left w:val="none" w:sz="0" w:space="0" w:color="auto"/>
        <w:bottom w:val="none" w:sz="0" w:space="0" w:color="auto"/>
        <w:right w:val="none" w:sz="0" w:space="0" w:color="auto"/>
      </w:divBdr>
    </w:div>
    <w:div w:id="752506444">
      <w:bodyDiv w:val="1"/>
      <w:marLeft w:val="0"/>
      <w:marRight w:val="0"/>
      <w:marTop w:val="0"/>
      <w:marBottom w:val="0"/>
      <w:divBdr>
        <w:top w:val="none" w:sz="0" w:space="0" w:color="auto"/>
        <w:left w:val="none" w:sz="0" w:space="0" w:color="auto"/>
        <w:bottom w:val="none" w:sz="0" w:space="0" w:color="auto"/>
        <w:right w:val="none" w:sz="0" w:space="0" w:color="auto"/>
      </w:divBdr>
      <w:divsChild>
        <w:div w:id="1817911182">
          <w:marLeft w:val="547"/>
          <w:marRight w:val="0"/>
          <w:marTop w:val="106"/>
          <w:marBottom w:val="0"/>
          <w:divBdr>
            <w:top w:val="none" w:sz="0" w:space="0" w:color="auto"/>
            <w:left w:val="none" w:sz="0" w:space="0" w:color="auto"/>
            <w:bottom w:val="none" w:sz="0" w:space="0" w:color="auto"/>
            <w:right w:val="none" w:sz="0" w:space="0" w:color="auto"/>
          </w:divBdr>
        </w:div>
      </w:divsChild>
    </w:div>
    <w:div w:id="752507760">
      <w:bodyDiv w:val="1"/>
      <w:marLeft w:val="0"/>
      <w:marRight w:val="0"/>
      <w:marTop w:val="0"/>
      <w:marBottom w:val="0"/>
      <w:divBdr>
        <w:top w:val="none" w:sz="0" w:space="0" w:color="auto"/>
        <w:left w:val="none" w:sz="0" w:space="0" w:color="auto"/>
        <w:bottom w:val="none" w:sz="0" w:space="0" w:color="auto"/>
        <w:right w:val="none" w:sz="0" w:space="0" w:color="auto"/>
      </w:divBdr>
    </w:div>
    <w:div w:id="752554177">
      <w:bodyDiv w:val="1"/>
      <w:marLeft w:val="0"/>
      <w:marRight w:val="0"/>
      <w:marTop w:val="0"/>
      <w:marBottom w:val="0"/>
      <w:divBdr>
        <w:top w:val="none" w:sz="0" w:space="0" w:color="auto"/>
        <w:left w:val="none" w:sz="0" w:space="0" w:color="auto"/>
        <w:bottom w:val="none" w:sz="0" w:space="0" w:color="auto"/>
        <w:right w:val="none" w:sz="0" w:space="0" w:color="auto"/>
      </w:divBdr>
    </w:div>
    <w:div w:id="752628286">
      <w:bodyDiv w:val="1"/>
      <w:marLeft w:val="0"/>
      <w:marRight w:val="0"/>
      <w:marTop w:val="0"/>
      <w:marBottom w:val="0"/>
      <w:divBdr>
        <w:top w:val="none" w:sz="0" w:space="0" w:color="auto"/>
        <w:left w:val="none" w:sz="0" w:space="0" w:color="auto"/>
        <w:bottom w:val="none" w:sz="0" w:space="0" w:color="auto"/>
        <w:right w:val="none" w:sz="0" w:space="0" w:color="auto"/>
      </w:divBdr>
      <w:divsChild>
        <w:div w:id="1702630682">
          <w:marLeft w:val="1166"/>
          <w:marRight w:val="0"/>
          <w:marTop w:val="96"/>
          <w:marBottom w:val="0"/>
          <w:divBdr>
            <w:top w:val="none" w:sz="0" w:space="0" w:color="auto"/>
            <w:left w:val="none" w:sz="0" w:space="0" w:color="auto"/>
            <w:bottom w:val="none" w:sz="0" w:space="0" w:color="auto"/>
            <w:right w:val="none" w:sz="0" w:space="0" w:color="auto"/>
          </w:divBdr>
        </w:div>
        <w:div w:id="1927297513">
          <w:marLeft w:val="1800"/>
          <w:marRight w:val="0"/>
          <w:marTop w:val="86"/>
          <w:marBottom w:val="0"/>
          <w:divBdr>
            <w:top w:val="none" w:sz="0" w:space="0" w:color="auto"/>
            <w:left w:val="none" w:sz="0" w:space="0" w:color="auto"/>
            <w:bottom w:val="none" w:sz="0" w:space="0" w:color="auto"/>
            <w:right w:val="none" w:sz="0" w:space="0" w:color="auto"/>
          </w:divBdr>
        </w:div>
        <w:div w:id="1937207793">
          <w:marLeft w:val="1166"/>
          <w:marRight w:val="0"/>
          <w:marTop w:val="96"/>
          <w:marBottom w:val="0"/>
          <w:divBdr>
            <w:top w:val="none" w:sz="0" w:space="0" w:color="auto"/>
            <w:left w:val="none" w:sz="0" w:space="0" w:color="auto"/>
            <w:bottom w:val="none" w:sz="0" w:space="0" w:color="auto"/>
            <w:right w:val="none" w:sz="0" w:space="0" w:color="auto"/>
          </w:divBdr>
        </w:div>
        <w:div w:id="2040888777">
          <w:marLeft w:val="547"/>
          <w:marRight w:val="0"/>
          <w:marTop w:val="115"/>
          <w:marBottom w:val="0"/>
          <w:divBdr>
            <w:top w:val="none" w:sz="0" w:space="0" w:color="auto"/>
            <w:left w:val="none" w:sz="0" w:space="0" w:color="auto"/>
            <w:bottom w:val="none" w:sz="0" w:space="0" w:color="auto"/>
            <w:right w:val="none" w:sz="0" w:space="0" w:color="auto"/>
          </w:divBdr>
        </w:div>
      </w:divsChild>
    </w:div>
    <w:div w:id="752698456">
      <w:bodyDiv w:val="1"/>
      <w:marLeft w:val="0"/>
      <w:marRight w:val="0"/>
      <w:marTop w:val="0"/>
      <w:marBottom w:val="0"/>
      <w:divBdr>
        <w:top w:val="none" w:sz="0" w:space="0" w:color="auto"/>
        <w:left w:val="none" w:sz="0" w:space="0" w:color="auto"/>
        <w:bottom w:val="none" w:sz="0" w:space="0" w:color="auto"/>
        <w:right w:val="none" w:sz="0" w:space="0" w:color="auto"/>
      </w:divBdr>
    </w:div>
    <w:div w:id="753549412">
      <w:bodyDiv w:val="1"/>
      <w:marLeft w:val="0"/>
      <w:marRight w:val="0"/>
      <w:marTop w:val="0"/>
      <w:marBottom w:val="0"/>
      <w:divBdr>
        <w:top w:val="none" w:sz="0" w:space="0" w:color="auto"/>
        <w:left w:val="none" w:sz="0" w:space="0" w:color="auto"/>
        <w:bottom w:val="none" w:sz="0" w:space="0" w:color="auto"/>
        <w:right w:val="none" w:sz="0" w:space="0" w:color="auto"/>
      </w:divBdr>
    </w:div>
    <w:div w:id="753939163">
      <w:bodyDiv w:val="1"/>
      <w:marLeft w:val="0"/>
      <w:marRight w:val="0"/>
      <w:marTop w:val="0"/>
      <w:marBottom w:val="0"/>
      <w:divBdr>
        <w:top w:val="none" w:sz="0" w:space="0" w:color="auto"/>
        <w:left w:val="none" w:sz="0" w:space="0" w:color="auto"/>
        <w:bottom w:val="none" w:sz="0" w:space="0" w:color="auto"/>
        <w:right w:val="none" w:sz="0" w:space="0" w:color="auto"/>
      </w:divBdr>
    </w:div>
    <w:div w:id="755201929">
      <w:bodyDiv w:val="1"/>
      <w:marLeft w:val="0"/>
      <w:marRight w:val="0"/>
      <w:marTop w:val="0"/>
      <w:marBottom w:val="0"/>
      <w:divBdr>
        <w:top w:val="none" w:sz="0" w:space="0" w:color="auto"/>
        <w:left w:val="none" w:sz="0" w:space="0" w:color="auto"/>
        <w:bottom w:val="none" w:sz="0" w:space="0" w:color="auto"/>
        <w:right w:val="none" w:sz="0" w:space="0" w:color="auto"/>
      </w:divBdr>
      <w:divsChild>
        <w:div w:id="875776846">
          <w:marLeft w:val="547"/>
          <w:marRight w:val="0"/>
          <w:marTop w:val="154"/>
          <w:marBottom w:val="0"/>
          <w:divBdr>
            <w:top w:val="none" w:sz="0" w:space="0" w:color="auto"/>
            <w:left w:val="none" w:sz="0" w:space="0" w:color="auto"/>
            <w:bottom w:val="none" w:sz="0" w:space="0" w:color="auto"/>
            <w:right w:val="none" w:sz="0" w:space="0" w:color="auto"/>
          </w:divBdr>
        </w:div>
        <w:div w:id="2138794433">
          <w:marLeft w:val="1166"/>
          <w:marRight w:val="0"/>
          <w:marTop w:val="134"/>
          <w:marBottom w:val="0"/>
          <w:divBdr>
            <w:top w:val="none" w:sz="0" w:space="0" w:color="auto"/>
            <w:left w:val="none" w:sz="0" w:space="0" w:color="auto"/>
            <w:bottom w:val="none" w:sz="0" w:space="0" w:color="auto"/>
            <w:right w:val="none" w:sz="0" w:space="0" w:color="auto"/>
          </w:divBdr>
        </w:div>
      </w:divsChild>
    </w:div>
    <w:div w:id="755202875">
      <w:bodyDiv w:val="1"/>
      <w:marLeft w:val="0"/>
      <w:marRight w:val="0"/>
      <w:marTop w:val="0"/>
      <w:marBottom w:val="0"/>
      <w:divBdr>
        <w:top w:val="none" w:sz="0" w:space="0" w:color="auto"/>
        <w:left w:val="none" w:sz="0" w:space="0" w:color="auto"/>
        <w:bottom w:val="none" w:sz="0" w:space="0" w:color="auto"/>
        <w:right w:val="none" w:sz="0" w:space="0" w:color="auto"/>
      </w:divBdr>
    </w:div>
    <w:div w:id="755438863">
      <w:bodyDiv w:val="1"/>
      <w:marLeft w:val="0"/>
      <w:marRight w:val="0"/>
      <w:marTop w:val="0"/>
      <w:marBottom w:val="0"/>
      <w:divBdr>
        <w:top w:val="none" w:sz="0" w:space="0" w:color="auto"/>
        <w:left w:val="none" w:sz="0" w:space="0" w:color="auto"/>
        <w:bottom w:val="none" w:sz="0" w:space="0" w:color="auto"/>
        <w:right w:val="none" w:sz="0" w:space="0" w:color="auto"/>
      </w:divBdr>
    </w:div>
    <w:div w:id="755903663">
      <w:bodyDiv w:val="1"/>
      <w:marLeft w:val="0"/>
      <w:marRight w:val="0"/>
      <w:marTop w:val="0"/>
      <w:marBottom w:val="0"/>
      <w:divBdr>
        <w:top w:val="none" w:sz="0" w:space="0" w:color="auto"/>
        <w:left w:val="none" w:sz="0" w:space="0" w:color="auto"/>
        <w:bottom w:val="none" w:sz="0" w:space="0" w:color="auto"/>
        <w:right w:val="none" w:sz="0" w:space="0" w:color="auto"/>
      </w:divBdr>
      <w:divsChild>
        <w:div w:id="330721311">
          <w:marLeft w:val="1800"/>
          <w:marRight w:val="0"/>
          <w:marTop w:val="77"/>
          <w:marBottom w:val="0"/>
          <w:divBdr>
            <w:top w:val="none" w:sz="0" w:space="0" w:color="auto"/>
            <w:left w:val="none" w:sz="0" w:space="0" w:color="auto"/>
            <w:bottom w:val="none" w:sz="0" w:space="0" w:color="auto"/>
            <w:right w:val="none" w:sz="0" w:space="0" w:color="auto"/>
          </w:divBdr>
        </w:div>
        <w:div w:id="410279946">
          <w:marLeft w:val="1166"/>
          <w:marRight w:val="0"/>
          <w:marTop w:val="96"/>
          <w:marBottom w:val="0"/>
          <w:divBdr>
            <w:top w:val="none" w:sz="0" w:space="0" w:color="auto"/>
            <w:left w:val="none" w:sz="0" w:space="0" w:color="auto"/>
            <w:bottom w:val="none" w:sz="0" w:space="0" w:color="auto"/>
            <w:right w:val="none" w:sz="0" w:space="0" w:color="auto"/>
          </w:divBdr>
        </w:div>
        <w:div w:id="494492711">
          <w:marLeft w:val="547"/>
          <w:marRight w:val="0"/>
          <w:marTop w:val="115"/>
          <w:marBottom w:val="0"/>
          <w:divBdr>
            <w:top w:val="none" w:sz="0" w:space="0" w:color="auto"/>
            <w:left w:val="none" w:sz="0" w:space="0" w:color="auto"/>
            <w:bottom w:val="none" w:sz="0" w:space="0" w:color="auto"/>
            <w:right w:val="none" w:sz="0" w:space="0" w:color="auto"/>
          </w:divBdr>
        </w:div>
        <w:div w:id="911550571">
          <w:marLeft w:val="1166"/>
          <w:marRight w:val="0"/>
          <w:marTop w:val="96"/>
          <w:marBottom w:val="0"/>
          <w:divBdr>
            <w:top w:val="none" w:sz="0" w:space="0" w:color="auto"/>
            <w:left w:val="none" w:sz="0" w:space="0" w:color="auto"/>
            <w:bottom w:val="none" w:sz="0" w:space="0" w:color="auto"/>
            <w:right w:val="none" w:sz="0" w:space="0" w:color="auto"/>
          </w:divBdr>
        </w:div>
        <w:div w:id="950237747">
          <w:marLeft w:val="1166"/>
          <w:marRight w:val="0"/>
          <w:marTop w:val="96"/>
          <w:marBottom w:val="0"/>
          <w:divBdr>
            <w:top w:val="none" w:sz="0" w:space="0" w:color="auto"/>
            <w:left w:val="none" w:sz="0" w:space="0" w:color="auto"/>
            <w:bottom w:val="none" w:sz="0" w:space="0" w:color="auto"/>
            <w:right w:val="none" w:sz="0" w:space="0" w:color="auto"/>
          </w:divBdr>
        </w:div>
        <w:div w:id="1109665757">
          <w:marLeft w:val="1166"/>
          <w:marRight w:val="0"/>
          <w:marTop w:val="96"/>
          <w:marBottom w:val="0"/>
          <w:divBdr>
            <w:top w:val="none" w:sz="0" w:space="0" w:color="auto"/>
            <w:left w:val="none" w:sz="0" w:space="0" w:color="auto"/>
            <w:bottom w:val="none" w:sz="0" w:space="0" w:color="auto"/>
            <w:right w:val="none" w:sz="0" w:space="0" w:color="auto"/>
          </w:divBdr>
        </w:div>
        <w:div w:id="1460413569">
          <w:marLeft w:val="547"/>
          <w:marRight w:val="0"/>
          <w:marTop w:val="115"/>
          <w:marBottom w:val="0"/>
          <w:divBdr>
            <w:top w:val="none" w:sz="0" w:space="0" w:color="auto"/>
            <w:left w:val="none" w:sz="0" w:space="0" w:color="auto"/>
            <w:bottom w:val="none" w:sz="0" w:space="0" w:color="auto"/>
            <w:right w:val="none" w:sz="0" w:space="0" w:color="auto"/>
          </w:divBdr>
        </w:div>
      </w:divsChild>
    </w:div>
    <w:div w:id="756245992">
      <w:bodyDiv w:val="1"/>
      <w:marLeft w:val="0"/>
      <w:marRight w:val="0"/>
      <w:marTop w:val="0"/>
      <w:marBottom w:val="0"/>
      <w:divBdr>
        <w:top w:val="none" w:sz="0" w:space="0" w:color="auto"/>
        <w:left w:val="none" w:sz="0" w:space="0" w:color="auto"/>
        <w:bottom w:val="none" w:sz="0" w:space="0" w:color="auto"/>
        <w:right w:val="none" w:sz="0" w:space="0" w:color="auto"/>
      </w:divBdr>
      <w:divsChild>
        <w:div w:id="1190989946">
          <w:marLeft w:val="0"/>
          <w:marRight w:val="0"/>
          <w:marTop w:val="0"/>
          <w:marBottom w:val="0"/>
          <w:divBdr>
            <w:top w:val="none" w:sz="0" w:space="0" w:color="auto"/>
            <w:left w:val="none" w:sz="0" w:space="0" w:color="auto"/>
            <w:bottom w:val="none" w:sz="0" w:space="0" w:color="auto"/>
            <w:right w:val="none" w:sz="0" w:space="0" w:color="auto"/>
          </w:divBdr>
        </w:div>
      </w:divsChild>
    </w:div>
    <w:div w:id="760570846">
      <w:bodyDiv w:val="1"/>
      <w:marLeft w:val="0"/>
      <w:marRight w:val="0"/>
      <w:marTop w:val="0"/>
      <w:marBottom w:val="0"/>
      <w:divBdr>
        <w:top w:val="none" w:sz="0" w:space="0" w:color="auto"/>
        <w:left w:val="none" w:sz="0" w:space="0" w:color="auto"/>
        <w:bottom w:val="none" w:sz="0" w:space="0" w:color="auto"/>
        <w:right w:val="none" w:sz="0" w:space="0" w:color="auto"/>
      </w:divBdr>
    </w:div>
    <w:div w:id="760836368">
      <w:bodyDiv w:val="1"/>
      <w:marLeft w:val="0"/>
      <w:marRight w:val="0"/>
      <w:marTop w:val="0"/>
      <w:marBottom w:val="0"/>
      <w:divBdr>
        <w:top w:val="none" w:sz="0" w:space="0" w:color="auto"/>
        <w:left w:val="none" w:sz="0" w:space="0" w:color="auto"/>
        <w:bottom w:val="none" w:sz="0" w:space="0" w:color="auto"/>
        <w:right w:val="none" w:sz="0" w:space="0" w:color="auto"/>
      </w:divBdr>
    </w:div>
    <w:div w:id="762608113">
      <w:bodyDiv w:val="1"/>
      <w:marLeft w:val="0"/>
      <w:marRight w:val="0"/>
      <w:marTop w:val="0"/>
      <w:marBottom w:val="0"/>
      <w:divBdr>
        <w:top w:val="none" w:sz="0" w:space="0" w:color="auto"/>
        <w:left w:val="none" w:sz="0" w:space="0" w:color="auto"/>
        <w:bottom w:val="none" w:sz="0" w:space="0" w:color="auto"/>
        <w:right w:val="none" w:sz="0" w:space="0" w:color="auto"/>
      </w:divBdr>
    </w:div>
    <w:div w:id="763304337">
      <w:bodyDiv w:val="1"/>
      <w:marLeft w:val="0"/>
      <w:marRight w:val="0"/>
      <w:marTop w:val="0"/>
      <w:marBottom w:val="0"/>
      <w:divBdr>
        <w:top w:val="none" w:sz="0" w:space="0" w:color="auto"/>
        <w:left w:val="none" w:sz="0" w:space="0" w:color="auto"/>
        <w:bottom w:val="none" w:sz="0" w:space="0" w:color="auto"/>
        <w:right w:val="none" w:sz="0" w:space="0" w:color="auto"/>
      </w:divBdr>
      <w:divsChild>
        <w:div w:id="240603766">
          <w:marLeft w:val="547"/>
          <w:marRight w:val="0"/>
          <w:marTop w:val="106"/>
          <w:marBottom w:val="0"/>
          <w:divBdr>
            <w:top w:val="none" w:sz="0" w:space="0" w:color="auto"/>
            <w:left w:val="none" w:sz="0" w:space="0" w:color="auto"/>
            <w:bottom w:val="none" w:sz="0" w:space="0" w:color="auto"/>
            <w:right w:val="none" w:sz="0" w:space="0" w:color="auto"/>
          </w:divBdr>
        </w:div>
        <w:div w:id="372192196">
          <w:marLeft w:val="1166"/>
          <w:marRight w:val="0"/>
          <w:marTop w:val="106"/>
          <w:marBottom w:val="0"/>
          <w:divBdr>
            <w:top w:val="none" w:sz="0" w:space="0" w:color="auto"/>
            <w:left w:val="none" w:sz="0" w:space="0" w:color="auto"/>
            <w:bottom w:val="none" w:sz="0" w:space="0" w:color="auto"/>
            <w:right w:val="none" w:sz="0" w:space="0" w:color="auto"/>
          </w:divBdr>
        </w:div>
        <w:div w:id="818807743">
          <w:marLeft w:val="547"/>
          <w:marRight w:val="0"/>
          <w:marTop w:val="106"/>
          <w:marBottom w:val="0"/>
          <w:divBdr>
            <w:top w:val="none" w:sz="0" w:space="0" w:color="auto"/>
            <w:left w:val="none" w:sz="0" w:space="0" w:color="auto"/>
            <w:bottom w:val="none" w:sz="0" w:space="0" w:color="auto"/>
            <w:right w:val="none" w:sz="0" w:space="0" w:color="auto"/>
          </w:divBdr>
        </w:div>
        <w:div w:id="1781683048">
          <w:marLeft w:val="547"/>
          <w:marRight w:val="0"/>
          <w:marTop w:val="106"/>
          <w:marBottom w:val="0"/>
          <w:divBdr>
            <w:top w:val="none" w:sz="0" w:space="0" w:color="auto"/>
            <w:left w:val="none" w:sz="0" w:space="0" w:color="auto"/>
            <w:bottom w:val="none" w:sz="0" w:space="0" w:color="auto"/>
            <w:right w:val="none" w:sz="0" w:space="0" w:color="auto"/>
          </w:divBdr>
        </w:div>
        <w:div w:id="1801026780">
          <w:marLeft w:val="547"/>
          <w:marRight w:val="0"/>
          <w:marTop w:val="106"/>
          <w:marBottom w:val="0"/>
          <w:divBdr>
            <w:top w:val="none" w:sz="0" w:space="0" w:color="auto"/>
            <w:left w:val="none" w:sz="0" w:space="0" w:color="auto"/>
            <w:bottom w:val="none" w:sz="0" w:space="0" w:color="auto"/>
            <w:right w:val="none" w:sz="0" w:space="0" w:color="auto"/>
          </w:divBdr>
        </w:div>
        <w:div w:id="1991514113">
          <w:marLeft w:val="1166"/>
          <w:marRight w:val="0"/>
          <w:marTop w:val="106"/>
          <w:marBottom w:val="0"/>
          <w:divBdr>
            <w:top w:val="none" w:sz="0" w:space="0" w:color="auto"/>
            <w:left w:val="none" w:sz="0" w:space="0" w:color="auto"/>
            <w:bottom w:val="none" w:sz="0" w:space="0" w:color="auto"/>
            <w:right w:val="none" w:sz="0" w:space="0" w:color="auto"/>
          </w:divBdr>
        </w:div>
      </w:divsChild>
    </w:div>
    <w:div w:id="764347384">
      <w:bodyDiv w:val="1"/>
      <w:marLeft w:val="0"/>
      <w:marRight w:val="0"/>
      <w:marTop w:val="0"/>
      <w:marBottom w:val="0"/>
      <w:divBdr>
        <w:top w:val="none" w:sz="0" w:space="0" w:color="auto"/>
        <w:left w:val="none" w:sz="0" w:space="0" w:color="auto"/>
        <w:bottom w:val="none" w:sz="0" w:space="0" w:color="auto"/>
        <w:right w:val="none" w:sz="0" w:space="0" w:color="auto"/>
      </w:divBdr>
    </w:div>
    <w:div w:id="766460292">
      <w:bodyDiv w:val="1"/>
      <w:marLeft w:val="0"/>
      <w:marRight w:val="0"/>
      <w:marTop w:val="0"/>
      <w:marBottom w:val="0"/>
      <w:divBdr>
        <w:top w:val="none" w:sz="0" w:space="0" w:color="auto"/>
        <w:left w:val="none" w:sz="0" w:space="0" w:color="auto"/>
        <w:bottom w:val="none" w:sz="0" w:space="0" w:color="auto"/>
        <w:right w:val="none" w:sz="0" w:space="0" w:color="auto"/>
      </w:divBdr>
    </w:div>
    <w:div w:id="766852970">
      <w:bodyDiv w:val="1"/>
      <w:marLeft w:val="0"/>
      <w:marRight w:val="0"/>
      <w:marTop w:val="0"/>
      <w:marBottom w:val="0"/>
      <w:divBdr>
        <w:top w:val="none" w:sz="0" w:space="0" w:color="auto"/>
        <w:left w:val="none" w:sz="0" w:space="0" w:color="auto"/>
        <w:bottom w:val="none" w:sz="0" w:space="0" w:color="auto"/>
        <w:right w:val="none" w:sz="0" w:space="0" w:color="auto"/>
      </w:divBdr>
    </w:div>
    <w:div w:id="766971037">
      <w:bodyDiv w:val="1"/>
      <w:marLeft w:val="0"/>
      <w:marRight w:val="0"/>
      <w:marTop w:val="0"/>
      <w:marBottom w:val="0"/>
      <w:divBdr>
        <w:top w:val="none" w:sz="0" w:space="0" w:color="auto"/>
        <w:left w:val="none" w:sz="0" w:space="0" w:color="auto"/>
        <w:bottom w:val="none" w:sz="0" w:space="0" w:color="auto"/>
        <w:right w:val="none" w:sz="0" w:space="0" w:color="auto"/>
      </w:divBdr>
      <w:divsChild>
        <w:div w:id="169638499">
          <w:marLeft w:val="547"/>
          <w:marRight w:val="0"/>
          <w:marTop w:val="120"/>
          <w:marBottom w:val="0"/>
          <w:divBdr>
            <w:top w:val="none" w:sz="0" w:space="0" w:color="auto"/>
            <w:left w:val="none" w:sz="0" w:space="0" w:color="auto"/>
            <w:bottom w:val="none" w:sz="0" w:space="0" w:color="auto"/>
            <w:right w:val="none" w:sz="0" w:space="0" w:color="auto"/>
          </w:divBdr>
        </w:div>
        <w:div w:id="574557339">
          <w:marLeft w:val="547"/>
          <w:marRight w:val="0"/>
          <w:marTop w:val="115"/>
          <w:marBottom w:val="0"/>
          <w:divBdr>
            <w:top w:val="none" w:sz="0" w:space="0" w:color="auto"/>
            <w:left w:val="none" w:sz="0" w:space="0" w:color="auto"/>
            <w:bottom w:val="none" w:sz="0" w:space="0" w:color="auto"/>
            <w:right w:val="none" w:sz="0" w:space="0" w:color="auto"/>
          </w:divBdr>
        </w:div>
        <w:div w:id="705644183">
          <w:marLeft w:val="547"/>
          <w:marRight w:val="0"/>
          <w:marTop w:val="115"/>
          <w:marBottom w:val="0"/>
          <w:divBdr>
            <w:top w:val="none" w:sz="0" w:space="0" w:color="auto"/>
            <w:left w:val="none" w:sz="0" w:space="0" w:color="auto"/>
            <w:bottom w:val="none" w:sz="0" w:space="0" w:color="auto"/>
            <w:right w:val="none" w:sz="0" w:space="0" w:color="auto"/>
          </w:divBdr>
        </w:div>
        <w:div w:id="1072898129">
          <w:marLeft w:val="547"/>
          <w:marRight w:val="0"/>
          <w:marTop w:val="120"/>
          <w:marBottom w:val="0"/>
          <w:divBdr>
            <w:top w:val="none" w:sz="0" w:space="0" w:color="auto"/>
            <w:left w:val="none" w:sz="0" w:space="0" w:color="auto"/>
            <w:bottom w:val="none" w:sz="0" w:space="0" w:color="auto"/>
            <w:right w:val="none" w:sz="0" w:space="0" w:color="auto"/>
          </w:divBdr>
        </w:div>
      </w:divsChild>
    </w:div>
    <w:div w:id="766996748">
      <w:bodyDiv w:val="1"/>
      <w:marLeft w:val="0"/>
      <w:marRight w:val="0"/>
      <w:marTop w:val="0"/>
      <w:marBottom w:val="0"/>
      <w:divBdr>
        <w:top w:val="none" w:sz="0" w:space="0" w:color="auto"/>
        <w:left w:val="none" w:sz="0" w:space="0" w:color="auto"/>
        <w:bottom w:val="none" w:sz="0" w:space="0" w:color="auto"/>
        <w:right w:val="none" w:sz="0" w:space="0" w:color="auto"/>
      </w:divBdr>
    </w:div>
    <w:div w:id="767234059">
      <w:bodyDiv w:val="1"/>
      <w:marLeft w:val="0"/>
      <w:marRight w:val="0"/>
      <w:marTop w:val="0"/>
      <w:marBottom w:val="0"/>
      <w:divBdr>
        <w:top w:val="none" w:sz="0" w:space="0" w:color="auto"/>
        <w:left w:val="none" w:sz="0" w:space="0" w:color="auto"/>
        <w:bottom w:val="none" w:sz="0" w:space="0" w:color="auto"/>
        <w:right w:val="none" w:sz="0" w:space="0" w:color="auto"/>
      </w:divBdr>
    </w:div>
    <w:div w:id="767778898">
      <w:bodyDiv w:val="1"/>
      <w:marLeft w:val="0"/>
      <w:marRight w:val="0"/>
      <w:marTop w:val="0"/>
      <w:marBottom w:val="0"/>
      <w:divBdr>
        <w:top w:val="none" w:sz="0" w:space="0" w:color="auto"/>
        <w:left w:val="none" w:sz="0" w:space="0" w:color="auto"/>
        <w:bottom w:val="none" w:sz="0" w:space="0" w:color="auto"/>
        <w:right w:val="none" w:sz="0" w:space="0" w:color="auto"/>
      </w:divBdr>
    </w:div>
    <w:div w:id="768506293">
      <w:bodyDiv w:val="1"/>
      <w:marLeft w:val="0"/>
      <w:marRight w:val="0"/>
      <w:marTop w:val="0"/>
      <w:marBottom w:val="0"/>
      <w:divBdr>
        <w:top w:val="none" w:sz="0" w:space="0" w:color="auto"/>
        <w:left w:val="none" w:sz="0" w:space="0" w:color="auto"/>
        <w:bottom w:val="none" w:sz="0" w:space="0" w:color="auto"/>
        <w:right w:val="none" w:sz="0" w:space="0" w:color="auto"/>
      </w:divBdr>
    </w:div>
    <w:div w:id="769664488">
      <w:bodyDiv w:val="1"/>
      <w:marLeft w:val="0"/>
      <w:marRight w:val="0"/>
      <w:marTop w:val="0"/>
      <w:marBottom w:val="0"/>
      <w:divBdr>
        <w:top w:val="none" w:sz="0" w:space="0" w:color="auto"/>
        <w:left w:val="none" w:sz="0" w:space="0" w:color="auto"/>
        <w:bottom w:val="none" w:sz="0" w:space="0" w:color="auto"/>
        <w:right w:val="none" w:sz="0" w:space="0" w:color="auto"/>
      </w:divBdr>
    </w:div>
    <w:div w:id="770247419">
      <w:bodyDiv w:val="1"/>
      <w:marLeft w:val="0"/>
      <w:marRight w:val="0"/>
      <w:marTop w:val="0"/>
      <w:marBottom w:val="0"/>
      <w:divBdr>
        <w:top w:val="none" w:sz="0" w:space="0" w:color="auto"/>
        <w:left w:val="none" w:sz="0" w:space="0" w:color="auto"/>
        <w:bottom w:val="none" w:sz="0" w:space="0" w:color="auto"/>
        <w:right w:val="none" w:sz="0" w:space="0" w:color="auto"/>
      </w:divBdr>
      <w:divsChild>
        <w:div w:id="1212426631">
          <w:marLeft w:val="1166"/>
          <w:marRight w:val="0"/>
          <w:marTop w:val="86"/>
          <w:marBottom w:val="0"/>
          <w:divBdr>
            <w:top w:val="none" w:sz="0" w:space="0" w:color="auto"/>
            <w:left w:val="none" w:sz="0" w:space="0" w:color="auto"/>
            <w:bottom w:val="none" w:sz="0" w:space="0" w:color="auto"/>
            <w:right w:val="none" w:sz="0" w:space="0" w:color="auto"/>
          </w:divBdr>
        </w:div>
        <w:div w:id="1385789234">
          <w:marLeft w:val="547"/>
          <w:marRight w:val="0"/>
          <w:marTop w:val="86"/>
          <w:marBottom w:val="0"/>
          <w:divBdr>
            <w:top w:val="none" w:sz="0" w:space="0" w:color="auto"/>
            <w:left w:val="none" w:sz="0" w:space="0" w:color="auto"/>
            <w:bottom w:val="none" w:sz="0" w:space="0" w:color="auto"/>
            <w:right w:val="none" w:sz="0" w:space="0" w:color="auto"/>
          </w:divBdr>
        </w:div>
        <w:div w:id="1885095655">
          <w:marLeft w:val="547"/>
          <w:marRight w:val="0"/>
          <w:marTop w:val="86"/>
          <w:marBottom w:val="0"/>
          <w:divBdr>
            <w:top w:val="none" w:sz="0" w:space="0" w:color="auto"/>
            <w:left w:val="none" w:sz="0" w:space="0" w:color="auto"/>
            <w:bottom w:val="none" w:sz="0" w:space="0" w:color="auto"/>
            <w:right w:val="none" w:sz="0" w:space="0" w:color="auto"/>
          </w:divBdr>
        </w:div>
      </w:divsChild>
    </w:div>
    <w:div w:id="770510415">
      <w:bodyDiv w:val="1"/>
      <w:marLeft w:val="0"/>
      <w:marRight w:val="0"/>
      <w:marTop w:val="0"/>
      <w:marBottom w:val="0"/>
      <w:divBdr>
        <w:top w:val="none" w:sz="0" w:space="0" w:color="auto"/>
        <w:left w:val="none" w:sz="0" w:space="0" w:color="auto"/>
        <w:bottom w:val="none" w:sz="0" w:space="0" w:color="auto"/>
        <w:right w:val="none" w:sz="0" w:space="0" w:color="auto"/>
      </w:divBdr>
    </w:div>
    <w:div w:id="771165059">
      <w:bodyDiv w:val="1"/>
      <w:marLeft w:val="0"/>
      <w:marRight w:val="0"/>
      <w:marTop w:val="0"/>
      <w:marBottom w:val="0"/>
      <w:divBdr>
        <w:top w:val="none" w:sz="0" w:space="0" w:color="auto"/>
        <w:left w:val="none" w:sz="0" w:space="0" w:color="auto"/>
        <w:bottom w:val="none" w:sz="0" w:space="0" w:color="auto"/>
        <w:right w:val="none" w:sz="0" w:space="0" w:color="auto"/>
      </w:divBdr>
    </w:div>
    <w:div w:id="772434450">
      <w:bodyDiv w:val="1"/>
      <w:marLeft w:val="0"/>
      <w:marRight w:val="0"/>
      <w:marTop w:val="0"/>
      <w:marBottom w:val="0"/>
      <w:divBdr>
        <w:top w:val="none" w:sz="0" w:space="0" w:color="auto"/>
        <w:left w:val="none" w:sz="0" w:space="0" w:color="auto"/>
        <w:bottom w:val="none" w:sz="0" w:space="0" w:color="auto"/>
        <w:right w:val="none" w:sz="0" w:space="0" w:color="auto"/>
      </w:divBdr>
    </w:div>
    <w:div w:id="772941012">
      <w:bodyDiv w:val="1"/>
      <w:marLeft w:val="0"/>
      <w:marRight w:val="0"/>
      <w:marTop w:val="0"/>
      <w:marBottom w:val="0"/>
      <w:divBdr>
        <w:top w:val="none" w:sz="0" w:space="0" w:color="auto"/>
        <w:left w:val="none" w:sz="0" w:space="0" w:color="auto"/>
        <w:bottom w:val="none" w:sz="0" w:space="0" w:color="auto"/>
        <w:right w:val="none" w:sz="0" w:space="0" w:color="auto"/>
      </w:divBdr>
    </w:div>
    <w:div w:id="774327985">
      <w:bodyDiv w:val="1"/>
      <w:marLeft w:val="0"/>
      <w:marRight w:val="0"/>
      <w:marTop w:val="0"/>
      <w:marBottom w:val="0"/>
      <w:divBdr>
        <w:top w:val="none" w:sz="0" w:space="0" w:color="auto"/>
        <w:left w:val="none" w:sz="0" w:space="0" w:color="auto"/>
        <w:bottom w:val="none" w:sz="0" w:space="0" w:color="auto"/>
        <w:right w:val="none" w:sz="0" w:space="0" w:color="auto"/>
      </w:divBdr>
      <w:divsChild>
        <w:div w:id="6490782">
          <w:marLeft w:val="547"/>
          <w:marRight w:val="0"/>
          <w:marTop w:val="115"/>
          <w:marBottom w:val="0"/>
          <w:divBdr>
            <w:top w:val="none" w:sz="0" w:space="0" w:color="auto"/>
            <w:left w:val="none" w:sz="0" w:space="0" w:color="auto"/>
            <w:bottom w:val="none" w:sz="0" w:space="0" w:color="auto"/>
            <w:right w:val="none" w:sz="0" w:space="0" w:color="auto"/>
          </w:divBdr>
        </w:div>
        <w:div w:id="508060437">
          <w:marLeft w:val="1166"/>
          <w:marRight w:val="0"/>
          <w:marTop w:val="96"/>
          <w:marBottom w:val="0"/>
          <w:divBdr>
            <w:top w:val="none" w:sz="0" w:space="0" w:color="auto"/>
            <w:left w:val="none" w:sz="0" w:space="0" w:color="auto"/>
            <w:bottom w:val="none" w:sz="0" w:space="0" w:color="auto"/>
            <w:right w:val="none" w:sz="0" w:space="0" w:color="auto"/>
          </w:divBdr>
        </w:div>
        <w:div w:id="835726920">
          <w:marLeft w:val="547"/>
          <w:marRight w:val="0"/>
          <w:marTop w:val="115"/>
          <w:marBottom w:val="0"/>
          <w:divBdr>
            <w:top w:val="none" w:sz="0" w:space="0" w:color="auto"/>
            <w:left w:val="none" w:sz="0" w:space="0" w:color="auto"/>
            <w:bottom w:val="none" w:sz="0" w:space="0" w:color="auto"/>
            <w:right w:val="none" w:sz="0" w:space="0" w:color="auto"/>
          </w:divBdr>
        </w:div>
        <w:div w:id="972102854">
          <w:marLeft w:val="547"/>
          <w:marRight w:val="0"/>
          <w:marTop w:val="115"/>
          <w:marBottom w:val="0"/>
          <w:divBdr>
            <w:top w:val="none" w:sz="0" w:space="0" w:color="auto"/>
            <w:left w:val="none" w:sz="0" w:space="0" w:color="auto"/>
            <w:bottom w:val="none" w:sz="0" w:space="0" w:color="auto"/>
            <w:right w:val="none" w:sz="0" w:space="0" w:color="auto"/>
          </w:divBdr>
        </w:div>
        <w:div w:id="1041440067">
          <w:marLeft w:val="1166"/>
          <w:marRight w:val="0"/>
          <w:marTop w:val="96"/>
          <w:marBottom w:val="0"/>
          <w:divBdr>
            <w:top w:val="none" w:sz="0" w:space="0" w:color="auto"/>
            <w:left w:val="none" w:sz="0" w:space="0" w:color="auto"/>
            <w:bottom w:val="none" w:sz="0" w:space="0" w:color="auto"/>
            <w:right w:val="none" w:sz="0" w:space="0" w:color="auto"/>
          </w:divBdr>
        </w:div>
        <w:div w:id="1042706252">
          <w:marLeft w:val="1166"/>
          <w:marRight w:val="0"/>
          <w:marTop w:val="96"/>
          <w:marBottom w:val="0"/>
          <w:divBdr>
            <w:top w:val="none" w:sz="0" w:space="0" w:color="auto"/>
            <w:left w:val="none" w:sz="0" w:space="0" w:color="auto"/>
            <w:bottom w:val="none" w:sz="0" w:space="0" w:color="auto"/>
            <w:right w:val="none" w:sz="0" w:space="0" w:color="auto"/>
          </w:divBdr>
        </w:div>
        <w:div w:id="1435594123">
          <w:marLeft w:val="1166"/>
          <w:marRight w:val="0"/>
          <w:marTop w:val="96"/>
          <w:marBottom w:val="0"/>
          <w:divBdr>
            <w:top w:val="none" w:sz="0" w:space="0" w:color="auto"/>
            <w:left w:val="none" w:sz="0" w:space="0" w:color="auto"/>
            <w:bottom w:val="none" w:sz="0" w:space="0" w:color="auto"/>
            <w:right w:val="none" w:sz="0" w:space="0" w:color="auto"/>
          </w:divBdr>
        </w:div>
        <w:div w:id="1817214266">
          <w:marLeft w:val="1166"/>
          <w:marRight w:val="0"/>
          <w:marTop w:val="96"/>
          <w:marBottom w:val="0"/>
          <w:divBdr>
            <w:top w:val="none" w:sz="0" w:space="0" w:color="auto"/>
            <w:left w:val="none" w:sz="0" w:space="0" w:color="auto"/>
            <w:bottom w:val="none" w:sz="0" w:space="0" w:color="auto"/>
            <w:right w:val="none" w:sz="0" w:space="0" w:color="auto"/>
          </w:divBdr>
        </w:div>
        <w:div w:id="1885631996">
          <w:marLeft w:val="1800"/>
          <w:marRight w:val="0"/>
          <w:marTop w:val="86"/>
          <w:marBottom w:val="0"/>
          <w:divBdr>
            <w:top w:val="none" w:sz="0" w:space="0" w:color="auto"/>
            <w:left w:val="none" w:sz="0" w:space="0" w:color="auto"/>
            <w:bottom w:val="none" w:sz="0" w:space="0" w:color="auto"/>
            <w:right w:val="none" w:sz="0" w:space="0" w:color="auto"/>
          </w:divBdr>
        </w:div>
        <w:div w:id="1971857109">
          <w:marLeft w:val="547"/>
          <w:marRight w:val="0"/>
          <w:marTop w:val="115"/>
          <w:marBottom w:val="0"/>
          <w:divBdr>
            <w:top w:val="none" w:sz="0" w:space="0" w:color="auto"/>
            <w:left w:val="none" w:sz="0" w:space="0" w:color="auto"/>
            <w:bottom w:val="none" w:sz="0" w:space="0" w:color="auto"/>
            <w:right w:val="none" w:sz="0" w:space="0" w:color="auto"/>
          </w:divBdr>
        </w:div>
      </w:divsChild>
    </w:div>
    <w:div w:id="775249580">
      <w:bodyDiv w:val="1"/>
      <w:marLeft w:val="0"/>
      <w:marRight w:val="0"/>
      <w:marTop w:val="0"/>
      <w:marBottom w:val="0"/>
      <w:divBdr>
        <w:top w:val="none" w:sz="0" w:space="0" w:color="auto"/>
        <w:left w:val="none" w:sz="0" w:space="0" w:color="auto"/>
        <w:bottom w:val="none" w:sz="0" w:space="0" w:color="auto"/>
        <w:right w:val="none" w:sz="0" w:space="0" w:color="auto"/>
      </w:divBdr>
    </w:div>
    <w:div w:id="775371141">
      <w:bodyDiv w:val="1"/>
      <w:marLeft w:val="0"/>
      <w:marRight w:val="0"/>
      <w:marTop w:val="0"/>
      <w:marBottom w:val="0"/>
      <w:divBdr>
        <w:top w:val="none" w:sz="0" w:space="0" w:color="auto"/>
        <w:left w:val="none" w:sz="0" w:space="0" w:color="auto"/>
        <w:bottom w:val="none" w:sz="0" w:space="0" w:color="auto"/>
        <w:right w:val="none" w:sz="0" w:space="0" w:color="auto"/>
      </w:divBdr>
      <w:divsChild>
        <w:div w:id="125007011">
          <w:marLeft w:val="547"/>
          <w:marRight w:val="0"/>
          <w:marTop w:val="96"/>
          <w:marBottom w:val="0"/>
          <w:divBdr>
            <w:top w:val="none" w:sz="0" w:space="0" w:color="auto"/>
            <w:left w:val="none" w:sz="0" w:space="0" w:color="auto"/>
            <w:bottom w:val="none" w:sz="0" w:space="0" w:color="auto"/>
            <w:right w:val="none" w:sz="0" w:space="0" w:color="auto"/>
          </w:divBdr>
        </w:div>
        <w:div w:id="151682367">
          <w:marLeft w:val="547"/>
          <w:marRight w:val="0"/>
          <w:marTop w:val="96"/>
          <w:marBottom w:val="0"/>
          <w:divBdr>
            <w:top w:val="none" w:sz="0" w:space="0" w:color="auto"/>
            <w:left w:val="none" w:sz="0" w:space="0" w:color="auto"/>
            <w:bottom w:val="none" w:sz="0" w:space="0" w:color="auto"/>
            <w:right w:val="none" w:sz="0" w:space="0" w:color="auto"/>
          </w:divBdr>
        </w:div>
        <w:div w:id="913051862">
          <w:marLeft w:val="547"/>
          <w:marRight w:val="0"/>
          <w:marTop w:val="96"/>
          <w:marBottom w:val="0"/>
          <w:divBdr>
            <w:top w:val="none" w:sz="0" w:space="0" w:color="auto"/>
            <w:left w:val="none" w:sz="0" w:space="0" w:color="auto"/>
            <w:bottom w:val="none" w:sz="0" w:space="0" w:color="auto"/>
            <w:right w:val="none" w:sz="0" w:space="0" w:color="auto"/>
          </w:divBdr>
        </w:div>
        <w:div w:id="982076853">
          <w:marLeft w:val="547"/>
          <w:marRight w:val="0"/>
          <w:marTop w:val="96"/>
          <w:marBottom w:val="0"/>
          <w:divBdr>
            <w:top w:val="none" w:sz="0" w:space="0" w:color="auto"/>
            <w:left w:val="none" w:sz="0" w:space="0" w:color="auto"/>
            <w:bottom w:val="none" w:sz="0" w:space="0" w:color="auto"/>
            <w:right w:val="none" w:sz="0" w:space="0" w:color="auto"/>
          </w:divBdr>
        </w:div>
        <w:div w:id="1138186220">
          <w:marLeft w:val="1166"/>
          <w:marRight w:val="0"/>
          <w:marTop w:val="77"/>
          <w:marBottom w:val="0"/>
          <w:divBdr>
            <w:top w:val="none" w:sz="0" w:space="0" w:color="auto"/>
            <w:left w:val="none" w:sz="0" w:space="0" w:color="auto"/>
            <w:bottom w:val="none" w:sz="0" w:space="0" w:color="auto"/>
            <w:right w:val="none" w:sz="0" w:space="0" w:color="auto"/>
          </w:divBdr>
        </w:div>
        <w:div w:id="1798328326">
          <w:marLeft w:val="547"/>
          <w:marRight w:val="0"/>
          <w:marTop w:val="96"/>
          <w:marBottom w:val="0"/>
          <w:divBdr>
            <w:top w:val="none" w:sz="0" w:space="0" w:color="auto"/>
            <w:left w:val="none" w:sz="0" w:space="0" w:color="auto"/>
            <w:bottom w:val="none" w:sz="0" w:space="0" w:color="auto"/>
            <w:right w:val="none" w:sz="0" w:space="0" w:color="auto"/>
          </w:divBdr>
        </w:div>
        <w:div w:id="1893079080">
          <w:marLeft w:val="1166"/>
          <w:marRight w:val="0"/>
          <w:marTop w:val="77"/>
          <w:marBottom w:val="0"/>
          <w:divBdr>
            <w:top w:val="none" w:sz="0" w:space="0" w:color="auto"/>
            <w:left w:val="none" w:sz="0" w:space="0" w:color="auto"/>
            <w:bottom w:val="none" w:sz="0" w:space="0" w:color="auto"/>
            <w:right w:val="none" w:sz="0" w:space="0" w:color="auto"/>
          </w:divBdr>
        </w:div>
      </w:divsChild>
    </w:div>
    <w:div w:id="775563349">
      <w:bodyDiv w:val="1"/>
      <w:marLeft w:val="0"/>
      <w:marRight w:val="0"/>
      <w:marTop w:val="0"/>
      <w:marBottom w:val="0"/>
      <w:divBdr>
        <w:top w:val="none" w:sz="0" w:space="0" w:color="auto"/>
        <w:left w:val="none" w:sz="0" w:space="0" w:color="auto"/>
        <w:bottom w:val="none" w:sz="0" w:space="0" w:color="auto"/>
        <w:right w:val="none" w:sz="0" w:space="0" w:color="auto"/>
      </w:divBdr>
      <w:divsChild>
        <w:div w:id="1470826404">
          <w:marLeft w:val="547"/>
          <w:marRight w:val="0"/>
          <w:marTop w:val="154"/>
          <w:marBottom w:val="0"/>
          <w:divBdr>
            <w:top w:val="none" w:sz="0" w:space="0" w:color="auto"/>
            <w:left w:val="none" w:sz="0" w:space="0" w:color="auto"/>
            <w:bottom w:val="none" w:sz="0" w:space="0" w:color="auto"/>
            <w:right w:val="none" w:sz="0" w:space="0" w:color="auto"/>
          </w:divBdr>
        </w:div>
      </w:divsChild>
    </w:div>
    <w:div w:id="775948151">
      <w:bodyDiv w:val="1"/>
      <w:marLeft w:val="0"/>
      <w:marRight w:val="0"/>
      <w:marTop w:val="0"/>
      <w:marBottom w:val="0"/>
      <w:divBdr>
        <w:top w:val="none" w:sz="0" w:space="0" w:color="auto"/>
        <w:left w:val="none" w:sz="0" w:space="0" w:color="auto"/>
        <w:bottom w:val="none" w:sz="0" w:space="0" w:color="auto"/>
        <w:right w:val="none" w:sz="0" w:space="0" w:color="auto"/>
      </w:divBdr>
      <w:divsChild>
        <w:div w:id="66416303">
          <w:marLeft w:val="1800"/>
          <w:marRight w:val="0"/>
          <w:marTop w:val="77"/>
          <w:marBottom w:val="0"/>
          <w:divBdr>
            <w:top w:val="none" w:sz="0" w:space="0" w:color="auto"/>
            <w:left w:val="none" w:sz="0" w:space="0" w:color="auto"/>
            <w:bottom w:val="none" w:sz="0" w:space="0" w:color="auto"/>
            <w:right w:val="none" w:sz="0" w:space="0" w:color="auto"/>
          </w:divBdr>
        </w:div>
        <w:div w:id="111829982">
          <w:marLeft w:val="1800"/>
          <w:marRight w:val="0"/>
          <w:marTop w:val="77"/>
          <w:marBottom w:val="0"/>
          <w:divBdr>
            <w:top w:val="none" w:sz="0" w:space="0" w:color="auto"/>
            <w:left w:val="none" w:sz="0" w:space="0" w:color="auto"/>
            <w:bottom w:val="none" w:sz="0" w:space="0" w:color="auto"/>
            <w:right w:val="none" w:sz="0" w:space="0" w:color="auto"/>
          </w:divBdr>
        </w:div>
        <w:div w:id="207647471">
          <w:marLeft w:val="1800"/>
          <w:marRight w:val="0"/>
          <w:marTop w:val="77"/>
          <w:marBottom w:val="0"/>
          <w:divBdr>
            <w:top w:val="none" w:sz="0" w:space="0" w:color="auto"/>
            <w:left w:val="none" w:sz="0" w:space="0" w:color="auto"/>
            <w:bottom w:val="none" w:sz="0" w:space="0" w:color="auto"/>
            <w:right w:val="none" w:sz="0" w:space="0" w:color="auto"/>
          </w:divBdr>
        </w:div>
        <w:div w:id="324868328">
          <w:marLeft w:val="1166"/>
          <w:marRight w:val="0"/>
          <w:marTop w:val="86"/>
          <w:marBottom w:val="0"/>
          <w:divBdr>
            <w:top w:val="none" w:sz="0" w:space="0" w:color="auto"/>
            <w:left w:val="none" w:sz="0" w:space="0" w:color="auto"/>
            <w:bottom w:val="none" w:sz="0" w:space="0" w:color="auto"/>
            <w:right w:val="none" w:sz="0" w:space="0" w:color="auto"/>
          </w:divBdr>
        </w:div>
        <w:div w:id="437649689">
          <w:marLeft w:val="1800"/>
          <w:marRight w:val="0"/>
          <w:marTop w:val="77"/>
          <w:marBottom w:val="0"/>
          <w:divBdr>
            <w:top w:val="none" w:sz="0" w:space="0" w:color="auto"/>
            <w:left w:val="none" w:sz="0" w:space="0" w:color="auto"/>
            <w:bottom w:val="none" w:sz="0" w:space="0" w:color="auto"/>
            <w:right w:val="none" w:sz="0" w:space="0" w:color="auto"/>
          </w:divBdr>
        </w:div>
        <w:div w:id="547300122">
          <w:marLeft w:val="547"/>
          <w:marRight w:val="0"/>
          <w:marTop w:val="96"/>
          <w:marBottom w:val="0"/>
          <w:divBdr>
            <w:top w:val="none" w:sz="0" w:space="0" w:color="auto"/>
            <w:left w:val="none" w:sz="0" w:space="0" w:color="auto"/>
            <w:bottom w:val="none" w:sz="0" w:space="0" w:color="auto"/>
            <w:right w:val="none" w:sz="0" w:space="0" w:color="auto"/>
          </w:divBdr>
        </w:div>
        <w:div w:id="579872493">
          <w:marLeft w:val="1166"/>
          <w:marRight w:val="0"/>
          <w:marTop w:val="86"/>
          <w:marBottom w:val="0"/>
          <w:divBdr>
            <w:top w:val="none" w:sz="0" w:space="0" w:color="auto"/>
            <w:left w:val="none" w:sz="0" w:space="0" w:color="auto"/>
            <w:bottom w:val="none" w:sz="0" w:space="0" w:color="auto"/>
            <w:right w:val="none" w:sz="0" w:space="0" w:color="auto"/>
          </w:divBdr>
        </w:div>
        <w:div w:id="717586148">
          <w:marLeft w:val="1800"/>
          <w:marRight w:val="0"/>
          <w:marTop w:val="77"/>
          <w:marBottom w:val="0"/>
          <w:divBdr>
            <w:top w:val="none" w:sz="0" w:space="0" w:color="auto"/>
            <w:left w:val="none" w:sz="0" w:space="0" w:color="auto"/>
            <w:bottom w:val="none" w:sz="0" w:space="0" w:color="auto"/>
            <w:right w:val="none" w:sz="0" w:space="0" w:color="auto"/>
          </w:divBdr>
        </w:div>
        <w:div w:id="1769813501">
          <w:marLeft w:val="1800"/>
          <w:marRight w:val="0"/>
          <w:marTop w:val="77"/>
          <w:marBottom w:val="0"/>
          <w:divBdr>
            <w:top w:val="none" w:sz="0" w:space="0" w:color="auto"/>
            <w:left w:val="none" w:sz="0" w:space="0" w:color="auto"/>
            <w:bottom w:val="none" w:sz="0" w:space="0" w:color="auto"/>
            <w:right w:val="none" w:sz="0" w:space="0" w:color="auto"/>
          </w:divBdr>
        </w:div>
      </w:divsChild>
    </w:div>
    <w:div w:id="776173290">
      <w:bodyDiv w:val="1"/>
      <w:marLeft w:val="0"/>
      <w:marRight w:val="0"/>
      <w:marTop w:val="0"/>
      <w:marBottom w:val="0"/>
      <w:divBdr>
        <w:top w:val="none" w:sz="0" w:space="0" w:color="auto"/>
        <w:left w:val="none" w:sz="0" w:space="0" w:color="auto"/>
        <w:bottom w:val="none" w:sz="0" w:space="0" w:color="auto"/>
        <w:right w:val="none" w:sz="0" w:space="0" w:color="auto"/>
      </w:divBdr>
    </w:div>
    <w:div w:id="776340009">
      <w:bodyDiv w:val="1"/>
      <w:marLeft w:val="0"/>
      <w:marRight w:val="0"/>
      <w:marTop w:val="0"/>
      <w:marBottom w:val="0"/>
      <w:divBdr>
        <w:top w:val="none" w:sz="0" w:space="0" w:color="auto"/>
        <w:left w:val="none" w:sz="0" w:space="0" w:color="auto"/>
        <w:bottom w:val="none" w:sz="0" w:space="0" w:color="auto"/>
        <w:right w:val="none" w:sz="0" w:space="0" w:color="auto"/>
      </w:divBdr>
    </w:div>
    <w:div w:id="776561367">
      <w:bodyDiv w:val="1"/>
      <w:marLeft w:val="0"/>
      <w:marRight w:val="0"/>
      <w:marTop w:val="0"/>
      <w:marBottom w:val="0"/>
      <w:divBdr>
        <w:top w:val="none" w:sz="0" w:space="0" w:color="auto"/>
        <w:left w:val="none" w:sz="0" w:space="0" w:color="auto"/>
        <w:bottom w:val="none" w:sz="0" w:space="0" w:color="auto"/>
        <w:right w:val="none" w:sz="0" w:space="0" w:color="auto"/>
      </w:divBdr>
    </w:div>
    <w:div w:id="776800429">
      <w:bodyDiv w:val="1"/>
      <w:marLeft w:val="0"/>
      <w:marRight w:val="0"/>
      <w:marTop w:val="0"/>
      <w:marBottom w:val="0"/>
      <w:divBdr>
        <w:top w:val="none" w:sz="0" w:space="0" w:color="auto"/>
        <w:left w:val="none" w:sz="0" w:space="0" w:color="auto"/>
        <w:bottom w:val="none" w:sz="0" w:space="0" w:color="auto"/>
        <w:right w:val="none" w:sz="0" w:space="0" w:color="auto"/>
      </w:divBdr>
    </w:div>
    <w:div w:id="780107479">
      <w:bodyDiv w:val="1"/>
      <w:marLeft w:val="0"/>
      <w:marRight w:val="0"/>
      <w:marTop w:val="0"/>
      <w:marBottom w:val="0"/>
      <w:divBdr>
        <w:top w:val="none" w:sz="0" w:space="0" w:color="auto"/>
        <w:left w:val="none" w:sz="0" w:space="0" w:color="auto"/>
        <w:bottom w:val="none" w:sz="0" w:space="0" w:color="auto"/>
        <w:right w:val="none" w:sz="0" w:space="0" w:color="auto"/>
      </w:divBdr>
      <w:divsChild>
        <w:div w:id="111215249">
          <w:marLeft w:val="547"/>
          <w:marRight w:val="0"/>
          <w:marTop w:val="134"/>
          <w:marBottom w:val="0"/>
          <w:divBdr>
            <w:top w:val="none" w:sz="0" w:space="0" w:color="auto"/>
            <w:left w:val="none" w:sz="0" w:space="0" w:color="auto"/>
            <w:bottom w:val="none" w:sz="0" w:space="0" w:color="auto"/>
            <w:right w:val="none" w:sz="0" w:space="0" w:color="auto"/>
          </w:divBdr>
        </w:div>
        <w:div w:id="336614714">
          <w:marLeft w:val="1800"/>
          <w:marRight w:val="0"/>
          <w:marTop w:val="106"/>
          <w:marBottom w:val="0"/>
          <w:divBdr>
            <w:top w:val="none" w:sz="0" w:space="0" w:color="auto"/>
            <w:left w:val="none" w:sz="0" w:space="0" w:color="auto"/>
            <w:bottom w:val="none" w:sz="0" w:space="0" w:color="auto"/>
            <w:right w:val="none" w:sz="0" w:space="0" w:color="auto"/>
          </w:divBdr>
        </w:div>
        <w:div w:id="525096486">
          <w:marLeft w:val="1800"/>
          <w:marRight w:val="0"/>
          <w:marTop w:val="106"/>
          <w:marBottom w:val="0"/>
          <w:divBdr>
            <w:top w:val="none" w:sz="0" w:space="0" w:color="auto"/>
            <w:left w:val="none" w:sz="0" w:space="0" w:color="auto"/>
            <w:bottom w:val="none" w:sz="0" w:space="0" w:color="auto"/>
            <w:right w:val="none" w:sz="0" w:space="0" w:color="auto"/>
          </w:divBdr>
        </w:div>
        <w:div w:id="1753431308">
          <w:marLeft w:val="1800"/>
          <w:marRight w:val="0"/>
          <w:marTop w:val="106"/>
          <w:marBottom w:val="0"/>
          <w:divBdr>
            <w:top w:val="none" w:sz="0" w:space="0" w:color="auto"/>
            <w:left w:val="none" w:sz="0" w:space="0" w:color="auto"/>
            <w:bottom w:val="none" w:sz="0" w:space="0" w:color="auto"/>
            <w:right w:val="none" w:sz="0" w:space="0" w:color="auto"/>
          </w:divBdr>
        </w:div>
      </w:divsChild>
    </w:div>
    <w:div w:id="780686747">
      <w:bodyDiv w:val="1"/>
      <w:marLeft w:val="0"/>
      <w:marRight w:val="0"/>
      <w:marTop w:val="0"/>
      <w:marBottom w:val="0"/>
      <w:divBdr>
        <w:top w:val="none" w:sz="0" w:space="0" w:color="auto"/>
        <w:left w:val="none" w:sz="0" w:space="0" w:color="auto"/>
        <w:bottom w:val="none" w:sz="0" w:space="0" w:color="auto"/>
        <w:right w:val="none" w:sz="0" w:space="0" w:color="auto"/>
      </w:divBdr>
    </w:div>
    <w:div w:id="781535553">
      <w:bodyDiv w:val="1"/>
      <w:marLeft w:val="0"/>
      <w:marRight w:val="0"/>
      <w:marTop w:val="0"/>
      <w:marBottom w:val="0"/>
      <w:divBdr>
        <w:top w:val="none" w:sz="0" w:space="0" w:color="auto"/>
        <w:left w:val="none" w:sz="0" w:space="0" w:color="auto"/>
        <w:bottom w:val="none" w:sz="0" w:space="0" w:color="auto"/>
        <w:right w:val="none" w:sz="0" w:space="0" w:color="auto"/>
      </w:divBdr>
    </w:div>
    <w:div w:id="781656502">
      <w:bodyDiv w:val="1"/>
      <w:marLeft w:val="0"/>
      <w:marRight w:val="0"/>
      <w:marTop w:val="0"/>
      <w:marBottom w:val="0"/>
      <w:divBdr>
        <w:top w:val="none" w:sz="0" w:space="0" w:color="auto"/>
        <w:left w:val="none" w:sz="0" w:space="0" w:color="auto"/>
        <w:bottom w:val="none" w:sz="0" w:space="0" w:color="auto"/>
        <w:right w:val="none" w:sz="0" w:space="0" w:color="auto"/>
      </w:divBdr>
      <w:divsChild>
        <w:div w:id="879247649">
          <w:marLeft w:val="0"/>
          <w:marRight w:val="0"/>
          <w:marTop w:val="0"/>
          <w:marBottom w:val="0"/>
          <w:divBdr>
            <w:top w:val="none" w:sz="0" w:space="0" w:color="auto"/>
            <w:left w:val="none" w:sz="0" w:space="0" w:color="auto"/>
            <w:bottom w:val="none" w:sz="0" w:space="0" w:color="auto"/>
            <w:right w:val="none" w:sz="0" w:space="0" w:color="auto"/>
          </w:divBdr>
          <w:divsChild>
            <w:div w:id="349643344">
              <w:marLeft w:val="0"/>
              <w:marRight w:val="0"/>
              <w:marTop w:val="0"/>
              <w:marBottom w:val="0"/>
              <w:divBdr>
                <w:top w:val="none" w:sz="0" w:space="0" w:color="auto"/>
                <w:left w:val="none" w:sz="0" w:space="0" w:color="auto"/>
                <w:bottom w:val="none" w:sz="0" w:space="0" w:color="auto"/>
                <w:right w:val="none" w:sz="0" w:space="0" w:color="auto"/>
              </w:divBdr>
            </w:div>
            <w:div w:id="946883930">
              <w:marLeft w:val="0"/>
              <w:marRight w:val="0"/>
              <w:marTop w:val="0"/>
              <w:marBottom w:val="0"/>
              <w:divBdr>
                <w:top w:val="none" w:sz="0" w:space="0" w:color="auto"/>
                <w:left w:val="none" w:sz="0" w:space="0" w:color="auto"/>
                <w:bottom w:val="none" w:sz="0" w:space="0" w:color="auto"/>
                <w:right w:val="none" w:sz="0" w:space="0" w:color="auto"/>
              </w:divBdr>
            </w:div>
            <w:div w:id="956178192">
              <w:marLeft w:val="0"/>
              <w:marRight w:val="0"/>
              <w:marTop w:val="0"/>
              <w:marBottom w:val="0"/>
              <w:divBdr>
                <w:top w:val="none" w:sz="0" w:space="0" w:color="auto"/>
                <w:left w:val="none" w:sz="0" w:space="0" w:color="auto"/>
                <w:bottom w:val="none" w:sz="0" w:space="0" w:color="auto"/>
                <w:right w:val="none" w:sz="0" w:space="0" w:color="auto"/>
              </w:divBdr>
            </w:div>
            <w:div w:id="176503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75232">
      <w:bodyDiv w:val="1"/>
      <w:marLeft w:val="0"/>
      <w:marRight w:val="0"/>
      <w:marTop w:val="0"/>
      <w:marBottom w:val="0"/>
      <w:divBdr>
        <w:top w:val="none" w:sz="0" w:space="0" w:color="auto"/>
        <w:left w:val="none" w:sz="0" w:space="0" w:color="auto"/>
        <w:bottom w:val="none" w:sz="0" w:space="0" w:color="auto"/>
        <w:right w:val="none" w:sz="0" w:space="0" w:color="auto"/>
      </w:divBdr>
    </w:div>
    <w:div w:id="782770245">
      <w:bodyDiv w:val="1"/>
      <w:marLeft w:val="0"/>
      <w:marRight w:val="0"/>
      <w:marTop w:val="0"/>
      <w:marBottom w:val="0"/>
      <w:divBdr>
        <w:top w:val="none" w:sz="0" w:space="0" w:color="auto"/>
        <w:left w:val="none" w:sz="0" w:space="0" w:color="auto"/>
        <w:bottom w:val="none" w:sz="0" w:space="0" w:color="auto"/>
        <w:right w:val="none" w:sz="0" w:space="0" w:color="auto"/>
      </w:divBdr>
    </w:div>
    <w:div w:id="783309218">
      <w:bodyDiv w:val="1"/>
      <w:marLeft w:val="0"/>
      <w:marRight w:val="0"/>
      <w:marTop w:val="0"/>
      <w:marBottom w:val="0"/>
      <w:divBdr>
        <w:top w:val="none" w:sz="0" w:space="0" w:color="auto"/>
        <w:left w:val="none" w:sz="0" w:space="0" w:color="auto"/>
        <w:bottom w:val="none" w:sz="0" w:space="0" w:color="auto"/>
        <w:right w:val="none" w:sz="0" w:space="0" w:color="auto"/>
      </w:divBdr>
      <w:divsChild>
        <w:div w:id="386153197">
          <w:marLeft w:val="0"/>
          <w:marRight w:val="0"/>
          <w:marTop w:val="0"/>
          <w:marBottom w:val="0"/>
          <w:divBdr>
            <w:top w:val="none" w:sz="0" w:space="0" w:color="auto"/>
            <w:left w:val="none" w:sz="0" w:space="0" w:color="auto"/>
            <w:bottom w:val="none" w:sz="0" w:space="0" w:color="auto"/>
            <w:right w:val="none" w:sz="0" w:space="0" w:color="auto"/>
          </w:divBdr>
          <w:divsChild>
            <w:div w:id="413864443">
              <w:marLeft w:val="0"/>
              <w:marRight w:val="0"/>
              <w:marTop w:val="0"/>
              <w:marBottom w:val="0"/>
              <w:divBdr>
                <w:top w:val="none" w:sz="0" w:space="0" w:color="auto"/>
                <w:left w:val="none" w:sz="0" w:space="0" w:color="auto"/>
                <w:bottom w:val="none" w:sz="0" w:space="0" w:color="auto"/>
                <w:right w:val="none" w:sz="0" w:space="0" w:color="auto"/>
              </w:divBdr>
            </w:div>
            <w:div w:id="434447940">
              <w:marLeft w:val="0"/>
              <w:marRight w:val="0"/>
              <w:marTop w:val="0"/>
              <w:marBottom w:val="0"/>
              <w:divBdr>
                <w:top w:val="none" w:sz="0" w:space="0" w:color="auto"/>
                <w:left w:val="none" w:sz="0" w:space="0" w:color="auto"/>
                <w:bottom w:val="none" w:sz="0" w:space="0" w:color="auto"/>
                <w:right w:val="none" w:sz="0" w:space="0" w:color="auto"/>
              </w:divBdr>
            </w:div>
            <w:div w:id="723215324">
              <w:marLeft w:val="0"/>
              <w:marRight w:val="0"/>
              <w:marTop w:val="0"/>
              <w:marBottom w:val="0"/>
              <w:divBdr>
                <w:top w:val="none" w:sz="0" w:space="0" w:color="auto"/>
                <w:left w:val="none" w:sz="0" w:space="0" w:color="auto"/>
                <w:bottom w:val="none" w:sz="0" w:space="0" w:color="auto"/>
                <w:right w:val="none" w:sz="0" w:space="0" w:color="auto"/>
              </w:divBdr>
            </w:div>
            <w:div w:id="903108165">
              <w:marLeft w:val="0"/>
              <w:marRight w:val="0"/>
              <w:marTop w:val="0"/>
              <w:marBottom w:val="0"/>
              <w:divBdr>
                <w:top w:val="none" w:sz="0" w:space="0" w:color="auto"/>
                <w:left w:val="none" w:sz="0" w:space="0" w:color="auto"/>
                <w:bottom w:val="none" w:sz="0" w:space="0" w:color="auto"/>
                <w:right w:val="none" w:sz="0" w:space="0" w:color="auto"/>
              </w:divBdr>
            </w:div>
            <w:div w:id="1250189912">
              <w:marLeft w:val="0"/>
              <w:marRight w:val="0"/>
              <w:marTop w:val="0"/>
              <w:marBottom w:val="0"/>
              <w:divBdr>
                <w:top w:val="none" w:sz="0" w:space="0" w:color="auto"/>
                <w:left w:val="none" w:sz="0" w:space="0" w:color="auto"/>
                <w:bottom w:val="none" w:sz="0" w:space="0" w:color="auto"/>
                <w:right w:val="none" w:sz="0" w:space="0" w:color="auto"/>
              </w:divBdr>
            </w:div>
            <w:div w:id="1471283666">
              <w:marLeft w:val="0"/>
              <w:marRight w:val="0"/>
              <w:marTop w:val="0"/>
              <w:marBottom w:val="0"/>
              <w:divBdr>
                <w:top w:val="none" w:sz="0" w:space="0" w:color="auto"/>
                <w:left w:val="none" w:sz="0" w:space="0" w:color="auto"/>
                <w:bottom w:val="none" w:sz="0" w:space="0" w:color="auto"/>
                <w:right w:val="none" w:sz="0" w:space="0" w:color="auto"/>
              </w:divBdr>
            </w:div>
            <w:div w:id="1516579138">
              <w:marLeft w:val="0"/>
              <w:marRight w:val="0"/>
              <w:marTop w:val="0"/>
              <w:marBottom w:val="0"/>
              <w:divBdr>
                <w:top w:val="none" w:sz="0" w:space="0" w:color="auto"/>
                <w:left w:val="none" w:sz="0" w:space="0" w:color="auto"/>
                <w:bottom w:val="none" w:sz="0" w:space="0" w:color="auto"/>
                <w:right w:val="none" w:sz="0" w:space="0" w:color="auto"/>
              </w:divBdr>
            </w:div>
            <w:div w:id="1759669210">
              <w:marLeft w:val="0"/>
              <w:marRight w:val="0"/>
              <w:marTop w:val="0"/>
              <w:marBottom w:val="0"/>
              <w:divBdr>
                <w:top w:val="none" w:sz="0" w:space="0" w:color="auto"/>
                <w:left w:val="none" w:sz="0" w:space="0" w:color="auto"/>
                <w:bottom w:val="none" w:sz="0" w:space="0" w:color="auto"/>
                <w:right w:val="none" w:sz="0" w:space="0" w:color="auto"/>
              </w:divBdr>
            </w:div>
            <w:div w:id="18659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11884">
      <w:bodyDiv w:val="1"/>
      <w:marLeft w:val="0"/>
      <w:marRight w:val="0"/>
      <w:marTop w:val="0"/>
      <w:marBottom w:val="0"/>
      <w:divBdr>
        <w:top w:val="none" w:sz="0" w:space="0" w:color="auto"/>
        <w:left w:val="none" w:sz="0" w:space="0" w:color="auto"/>
        <w:bottom w:val="none" w:sz="0" w:space="0" w:color="auto"/>
        <w:right w:val="none" w:sz="0" w:space="0" w:color="auto"/>
      </w:divBdr>
      <w:divsChild>
        <w:div w:id="326709120">
          <w:marLeft w:val="360"/>
          <w:marRight w:val="0"/>
          <w:marTop w:val="200"/>
          <w:marBottom w:val="0"/>
          <w:divBdr>
            <w:top w:val="none" w:sz="0" w:space="0" w:color="auto"/>
            <w:left w:val="none" w:sz="0" w:space="0" w:color="auto"/>
            <w:bottom w:val="none" w:sz="0" w:space="0" w:color="auto"/>
            <w:right w:val="none" w:sz="0" w:space="0" w:color="auto"/>
          </w:divBdr>
        </w:div>
        <w:div w:id="1158038258">
          <w:marLeft w:val="360"/>
          <w:marRight w:val="0"/>
          <w:marTop w:val="200"/>
          <w:marBottom w:val="0"/>
          <w:divBdr>
            <w:top w:val="none" w:sz="0" w:space="0" w:color="auto"/>
            <w:left w:val="none" w:sz="0" w:space="0" w:color="auto"/>
            <w:bottom w:val="none" w:sz="0" w:space="0" w:color="auto"/>
            <w:right w:val="none" w:sz="0" w:space="0" w:color="auto"/>
          </w:divBdr>
        </w:div>
        <w:div w:id="1312754870">
          <w:marLeft w:val="1080"/>
          <w:marRight w:val="0"/>
          <w:marTop w:val="100"/>
          <w:marBottom w:val="0"/>
          <w:divBdr>
            <w:top w:val="none" w:sz="0" w:space="0" w:color="auto"/>
            <w:left w:val="none" w:sz="0" w:space="0" w:color="auto"/>
            <w:bottom w:val="none" w:sz="0" w:space="0" w:color="auto"/>
            <w:right w:val="none" w:sz="0" w:space="0" w:color="auto"/>
          </w:divBdr>
        </w:div>
        <w:div w:id="1321736614">
          <w:marLeft w:val="1080"/>
          <w:marRight w:val="0"/>
          <w:marTop w:val="100"/>
          <w:marBottom w:val="0"/>
          <w:divBdr>
            <w:top w:val="none" w:sz="0" w:space="0" w:color="auto"/>
            <w:left w:val="none" w:sz="0" w:space="0" w:color="auto"/>
            <w:bottom w:val="none" w:sz="0" w:space="0" w:color="auto"/>
            <w:right w:val="none" w:sz="0" w:space="0" w:color="auto"/>
          </w:divBdr>
        </w:div>
        <w:div w:id="1505589068">
          <w:marLeft w:val="1080"/>
          <w:marRight w:val="0"/>
          <w:marTop w:val="100"/>
          <w:marBottom w:val="0"/>
          <w:divBdr>
            <w:top w:val="none" w:sz="0" w:space="0" w:color="auto"/>
            <w:left w:val="none" w:sz="0" w:space="0" w:color="auto"/>
            <w:bottom w:val="none" w:sz="0" w:space="0" w:color="auto"/>
            <w:right w:val="none" w:sz="0" w:space="0" w:color="auto"/>
          </w:divBdr>
        </w:div>
      </w:divsChild>
    </w:div>
    <w:div w:id="786700810">
      <w:bodyDiv w:val="1"/>
      <w:marLeft w:val="0"/>
      <w:marRight w:val="0"/>
      <w:marTop w:val="0"/>
      <w:marBottom w:val="0"/>
      <w:divBdr>
        <w:top w:val="none" w:sz="0" w:space="0" w:color="auto"/>
        <w:left w:val="none" w:sz="0" w:space="0" w:color="auto"/>
        <w:bottom w:val="none" w:sz="0" w:space="0" w:color="auto"/>
        <w:right w:val="none" w:sz="0" w:space="0" w:color="auto"/>
      </w:divBdr>
    </w:div>
    <w:div w:id="788669809">
      <w:bodyDiv w:val="1"/>
      <w:marLeft w:val="0"/>
      <w:marRight w:val="0"/>
      <w:marTop w:val="0"/>
      <w:marBottom w:val="0"/>
      <w:divBdr>
        <w:top w:val="none" w:sz="0" w:space="0" w:color="auto"/>
        <w:left w:val="none" w:sz="0" w:space="0" w:color="auto"/>
        <w:bottom w:val="none" w:sz="0" w:space="0" w:color="auto"/>
        <w:right w:val="none" w:sz="0" w:space="0" w:color="auto"/>
      </w:divBdr>
    </w:div>
    <w:div w:id="788739295">
      <w:bodyDiv w:val="1"/>
      <w:marLeft w:val="0"/>
      <w:marRight w:val="0"/>
      <w:marTop w:val="0"/>
      <w:marBottom w:val="0"/>
      <w:divBdr>
        <w:top w:val="none" w:sz="0" w:space="0" w:color="auto"/>
        <w:left w:val="none" w:sz="0" w:space="0" w:color="auto"/>
        <w:bottom w:val="none" w:sz="0" w:space="0" w:color="auto"/>
        <w:right w:val="none" w:sz="0" w:space="0" w:color="auto"/>
      </w:divBdr>
      <w:divsChild>
        <w:div w:id="159663992">
          <w:marLeft w:val="1800"/>
          <w:marRight w:val="0"/>
          <w:marTop w:val="86"/>
          <w:marBottom w:val="0"/>
          <w:divBdr>
            <w:top w:val="none" w:sz="0" w:space="0" w:color="auto"/>
            <w:left w:val="none" w:sz="0" w:space="0" w:color="auto"/>
            <w:bottom w:val="none" w:sz="0" w:space="0" w:color="auto"/>
            <w:right w:val="none" w:sz="0" w:space="0" w:color="auto"/>
          </w:divBdr>
        </w:div>
        <w:div w:id="751391434">
          <w:marLeft w:val="1800"/>
          <w:marRight w:val="0"/>
          <w:marTop w:val="86"/>
          <w:marBottom w:val="0"/>
          <w:divBdr>
            <w:top w:val="none" w:sz="0" w:space="0" w:color="auto"/>
            <w:left w:val="none" w:sz="0" w:space="0" w:color="auto"/>
            <w:bottom w:val="none" w:sz="0" w:space="0" w:color="auto"/>
            <w:right w:val="none" w:sz="0" w:space="0" w:color="auto"/>
          </w:divBdr>
        </w:div>
        <w:div w:id="788819553">
          <w:marLeft w:val="2520"/>
          <w:marRight w:val="0"/>
          <w:marTop w:val="86"/>
          <w:marBottom w:val="0"/>
          <w:divBdr>
            <w:top w:val="none" w:sz="0" w:space="0" w:color="auto"/>
            <w:left w:val="none" w:sz="0" w:space="0" w:color="auto"/>
            <w:bottom w:val="none" w:sz="0" w:space="0" w:color="auto"/>
            <w:right w:val="none" w:sz="0" w:space="0" w:color="auto"/>
          </w:divBdr>
        </w:div>
        <w:div w:id="981230097">
          <w:marLeft w:val="1800"/>
          <w:marRight w:val="0"/>
          <w:marTop w:val="86"/>
          <w:marBottom w:val="0"/>
          <w:divBdr>
            <w:top w:val="none" w:sz="0" w:space="0" w:color="auto"/>
            <w:left w:val="none" w:sz="0" w:space="0" w:color="auto"/>
            <w:bottom w:val="none" w:sz="0" w:space="0" w:color="auto"/>
            <w:right w:val="none" w:sz="0" w:space="0" w:color="auto"/>
          </w:divBdr>
        </w:div>
        <w:div w:id="1163356089">
          <w:marLeft w:val="1166"/>
          <w:marRight w:val="0"/>
          <w:marTop w:val="96"/>
          <w:marBottom w:val="0"/>
          <w:divBdr>
            <w:top w:val="none" w:sz="0" w:space="0" w:color="auto"/>
            <w:left w:val="none" w:sz="0" w:space="0" w:color="auto"/>
            <w:bottom w:val="none" w:sz="0" w:space="0" w:color="auto"/>
            <w:right w:val="none" w:sz="0" w:space="0" w:color="auto"/>
          </w:divBdr>
        </w:div>
        <w:div w:id="1226574711">
          <w:marLeft w:val="2520"/>
          <w:marRight w:val="0"/>
          <w:marTop w:val="86"/>
          <w:marBottom w:val="0"/>
          <w:divBdr>
            <w:top w:val="none" w:sz="0" w:space="0" w:color="auto"/>
            <w:left w:val="none" w:sz="0" w:space="0" w:color="auto"/>
            <w:bottom w:val="none" w:sz="0" w:space="0" w:color="auto"/>
            <w:right w:val="none" w:sz="0" w:space="0" w:color="auto"/>
          </w:divBdr>
        </w:div>
        <w:div w:id="1315914865">
          <w:marLeft w:val="1166"/>
          <w:marRight w:val="0"/>
          <w:marTop w:val="96"/>
          <w:marBottom w:val="0"/>
          <w:divBdr>
            <w:top w:val="none" w:sz="0" w:space="0" w:color="auto"/>
            <w:left w:val="none" w:sz="0" w:space="0" w:color="auto"/>
            <w:bottom w:val="none" w:sz="0" w:space="0" w:color="auto"/>
            <w:right w:val="none" w:sz="0" w:space="0" w:color="auto"/>
          </w:divBdr>
        </w:div>
        <w:div w:id="1503008826">
          <w:marLeft w:val="547"/>
          <w:marRight w:val="0"/>
          <w:marTop w:val="115"/>
          <w:marBottom w:val="0"/>
          <w:divBdr>
            <w:top w:val="none" w:sz="0" w:space="0" w:color="auto"/>
            <w:left w:val="none" w:sz="0" w:space="0" w:color="auto"/>
            <w:bottom w:val="none" w:sz="0" w:space="0" w:color="auto"/>
            <w:right w:val="none" w:sz="0" w:space="0" w:color="auto"/>
          </w:divBdr>
        </w:div>
        <w:div w:id="1765027846">
          <w:marLeft w:val="2520"/>
          <w:marRight w:val="0"/>
          <w:marTop w:val="86"/>
          <w:marBottom w:val="0"/>
          <w:divBdr>
            <w:top w:val="none" w:sz="0" w:space="0" w:color="auto"/>
            <w:left w:val="none" w:sz="0" w:space="0" w:color="auto"/>
            <w:bottom w:val="none" w:sz="0" w:space="0" w:color="auto"/>
            <w:right w:val="none" w:sz="0" w:space="0" w:color="auto"/>
          </w:divBdr>
        </w:div>
        <w:div w:id="1936589761">
          <w:marLeft w:val="1166"/>
          <w:marRight w:val="0"/>
          <w:marTop w:val="96"/>
          <w:marBottom w:val="0"/>
          <w:divBdr>
            <w:top w:val="none" w:sz="0" w:space="0" w:color="auto"/>
            <w:left w:val="none" w:sz="0" w:space="0" w:color="auto"/>
            <w:bottom w:val="none" w:sz="0" w:space="0" w:color="auto"/>
            <w:right w:val="none" w:sz="0" w:space="0" w:color="auto"/>
          </w:divBdr>
        </w:div>
      </w:divsChild>
    </w:div>
    <w:div w:id="788817520">
      <w:bodyDiv w:val="1"/>
      <w:marLeft w:val="0"/>
      <w:marRight w:val="0"/>
      <w:marTop w:val="0"/>
      <w:marBottom w:val="0"/>
      <w:divBdr>
        <w:top w:val="none" w:sz="0" w:space="0" w:color="auto"/>
        <w:left w:val="none" w:sz="0" w:space="0" w:color="auto"/>
        <w:bottom w:val="none" w:sz="0" w:space="0" w:color="auto"/>
        <w:right w:val="none" w:sz="0" w:space="0" w:color="auto"/>
      </w:divBdr>
      <w:divsChild>
        <w:div w:id="2133281665">
          <w:marLeft w:val="0"/>
          <w:marRight w:val="0"/>
          <w:marTop w:val="0"/>
          <w:marBottom w:val="0"/>
          <w:divBdr>
            <w:top w:val="none" w:sz="0" w:space="0" w:color="auto"/>
            <w:left w:val="none" w:sz="0" w:space="0" w:color="auto"/>
            <w:bottom w:val="none" w:sz="0" w:space="0" w:color="auto"/>
            <w:right w:val="none" w:sz="0" w:space="0" w:color="auto"/>
          </w:divBdr>
          <w:divsChild>
            <w:div w:id="178547194">
              <w:marLeft w:val="0"/>
              <w:marRight w:val="0"/>
              <w:marTop w:val="0"/>
              <w:marBottom w:val="0"/>
              <w:divBdr>
                <w:top w:val="none" w:sz="0" w:space="0" w:color="auto"/>
                <w:left w:val="none" w:sz="0" w:space="0" w:color="auto"/>
                <w:bottom w:val="none" w:sz="0" w:space="0" w:color="auto"/>
                <w:right w:val="none" w:sz="0" w:space="0" w:color="auto"/>
              </w:divBdr>
            </w:div>
            <w:div w:id="1261991294">
              <w:marLeft w:val="0"/>
              <w:marRight w:val="0"/>
              <w:marTop w:val="0"/>
              <w:marBottom w:val="0"/>
              <w:divBdr>
                <w:top w:val="none" w:sz="0" w:space="0" w:color="auto"/>
                <w:left w:val="none" w:sz="0" w:space="0" w:color="auto"/>
                <w:bottom w:val="none" w:sz="0" w:space="0" w:color="auto"/>
                <w:right w:val="none" w:sz="0" w:space="0" w:color="auto"/>
              </w:divBdr>
            </w:div>
            <w:div w:id="13212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57375">
      <w:bodyDiv w:val="1"/>
      <w:marLeft w:val="0"/>
      <w:marRight w:val="0"/>
      <w:marTop w:val="0"/>
      <w:marBottom w:val="0"/>
      <w:divBdr>
        <w:top w:val="none" w:sz="0" w:space="0" w:color="auto"/>
        <w:left w:val="none" w:sz="0" w:space="0" w:color="auto"/>
        <w:bottom w:val="none" w:sz="0" w:space="0" w:color="auto"/>
        <w:right w:val="none" w:sz="0" w:space="0" w:color="auto"/>
      </w:divBdr>
    </w:div>
    <w:div w:id="789519883">
      <w:bodyDiv w:val="1"/>
      <w:marLeft w:val="0"/>
      <w:marRight w:val="0"/>
      <w:marTop w:val="0"/>
      <w:marBottom w:val="0"/>
      <w:divBdr>
        <w:top w:val="none" w:sz="0" w:space="0" w:color="auto"/>
        <w:left w:val="none" w:sz="0" w:space="0" w:color="auto"/>
        <w:bottom w:val="none" w:sz="0" w:space="0" w:color="auto"/>
        <w:right w:val="none" w:sz="0" w:space="0" w:color="auto"/>
      </w:divBdr>
    </w:div>
    <w:div w:id="790324438">
      <w:bodyDiv w:val="1"/>
      <w:marLeft w:val="0"/>
      <w:marRight w:val="0"/>
      <w:marTop w:val="0"/>
      <w:marBottom w:val="0"/>
      <w:divBdr>
        <w:top w:val="none" w:sz="0" w:space="0" w:color="auto"/>
        <w:left w:val="none" w:sz="0" w:space="0" w:color="auto"/>
        <w:bottom w:val="none" w:sz="0" w:space="0" w:color="auto"/>
        <w:right w:val="none" w:sz="0" w:space="0" w:color="auto"/>
      </w:divBdr>
      <w:divsChild>
        <w:div w:id="235550098">
          <w:marLeft w:val="360"/>
          <w:marRight w:val="0"/>
          <w:marTop w:val="0"/>
          <w:marBottom w:val="0"/>
          <w:divBdr>
            <w:top w:val="none" w:sz="0" w:space="0" w:color="auto"/>
            <w:left w:val="none" w:sz="0" w:space="0" w:color="auto"/>
            <w:bottom w:val="none" w:sz="0" w:space="0" w:color="auto"/>
            <w:right w:val="none" w:sz="0" w:space="0" w:color="auto"/>
          </w:divBdr>
        </w:div>
        <w:div w:id="953974664">
          <w:marLeft w:val="1080"/>
          <w:marRight w:val="0"/>
          <w:marTop w:val="240"/>
          <w:marBottom w:val="0"/>
          <w:divBdr>
            <w:top w:val="none" w:sz="0" w:space="0" w:color="auto"/>
            <w:left w:val="none" w:sz="0" w:space="0" w:color="auto"/>
            <w:bottom w:val="none" w:sz="0" w:space="0" w:color="auto"/>
            <w:right w:val="none" w:sz="0" w:space="0" w:color="auto"/>
          </w:divBdr>
        </w:div>
      </w:divsChild>
    </w:div>
    <w:div w:id="790709909">
      <w:bodyDiv w:val="1"/>
      <w:marLeft w:val="0"/>
      <w:marRight w:val="0"/>
      <w:marTop w:val="0"/>
      <w:marBottom w:val="0"/>
      <w:divBdr>
        <w:top w:val="none" w:sz="0" w:space="0" w:color="auto"/>
        <w:left w:val="none" w:sz="0" w:space="0" w:color="auto"/>
        <w:bottom w:val="none" w:sz="0" w:space="0" w:color="auto"/>
        <w:right w:val="none" w:sz="0" w:space="0" w:color="auto"/>
      </w:divBdr>
    </w:div>
    <w:div w:id="792484976">
      <w:bodyDiv w:val="1"/>
      <w:marLeft w:val="0"/>
      <w:marRight w:val="0"/>
      <w:marTop w:val="0"/>
      <w:marBottom w:val="0"/>
      <w:divBdr>
        <w:top w:val="none" w:sz="0" w:space="0" w:color="auto"/>
        <w:left w:val="none" w:sz="0" w:space="0" w:color="auto"/>
        <w:bottom w:val="none" w:sz="0" w:space="0" w:color="auto"/>
        <w:right w:val="none" w:sz="0" w:space="0" w:color="auto"/>
      </w:divBdr>
    </w:div>
    <w:div w:id="792796777">
      <w:bodyDiv w:val="1"/>
      <w:marLeft w:val="0"/>
      <w:marRight w:val="0"/>
      <w:marTop w:val="0"/>
      <w:marBottom w:val="0"/>
      <w:divBdr>
        <w:top w:val="none" w:sz="0" w:space="0" w:color="auto"/>
        <w:left w:val="none" w:sz="0" w:space="0" w:color="auto"/>
        <w:bottom w:val="none" w:sz="0" w:space="0" w:color="auto"/>
        <w:right w:val="none" w:sz="0" w:space="0" w:color="auto"/>
      </w:divBdr>
      <w:divsChild>
        <w:div w:id="23870893">
          <w:marLeft w:val="1166"/>
          <w:marRight w:val="0"/>
          <w:marTop w:val="115"/>
          <w:marBottom w:val="0"/>
          <w:divBdr>
            <w:top w:val="none" w:sz="0" w:space="0" w:color="auto"/>
            <w:left w:val="none" w:sz="0" w:space="0" w:color="auto"/>
            <w:bottom w:val="none" w:sz="0" w:space="0" w:color="auto"/>
            <w:right w:val="none" w:sz="0" w:space="0" w:color="auto"/>
          </w:divBdr>
        </w:div>
        <w:div w:id="415640603">
          <w:marLeft w:val="547"/>
          <w:marRight w:val="0"/>
          <w:marTop w:val="154"/>
          <w:marBottom w:val="0"/>
          <w:divBdr>
            <w:top w:val="none" w:sz="0" w:space="0" w:color="auto"/>
            <w:left w:val="none" w:sz="0" w:space="0" w:color="auto"/>
            <w:bottom w:val="none" w:sz="0" w:space="0" w:color="auto"/>
            <w:right w:val="none" w:sz="0" w:space="0" w:color="auto"/>
          </w:divBdr>
        </w:div>
        <w:div w:id="833452595">
          <w:marLeft w:val="1166"/>
          <w:marRight w:val="0"/>
          <w:marTop w:val="115"/>
          <w:marBottom w:val="0"/>
          <w:divBdr>
            <w:top w:val="none" w:sz="0" w:space="0" w:color="auto"/>
            <w:left w:val="none" w:sz="0" w:space="0" w:color="auto"/>
            <w:bottom w:val="none" w:sz="0" w:space="0" w:color="auto"/>
            <w:right w:val="none" w:sz="0" w:space="0" w:color="auto"/>
          </w:divBdr>
        </w:div>
        <w:div w:id="1515219689">
          <w:marLeft w:val="1166"/>
          <w:marRight w:val="0"/>
          <w:marTop w:val="115"/>
          <w:marBottom w:val="0"/>
          <w:divBdr>
            <w:top w:val="none" w:sz="0" w:space="0" w:color="auto"/>
            <w:left w:val="none" w:sz="0" w:space="0" w:color="auto"/>
            <w:bottom w:val="none" w:sz="0" w:space="0" w:color="auto"/>
            <w:right w:val="none" w:sz="0" w:space="0" w:color="auto"/>
          </w:divBdr>
        </w:div>
        <w:div w:id="1792825692">
          <w:marLeft w:val="1166"/>
          <w:marRight w:val="0"/>
          <w:marTop w:val="115"/>
          <w:marBottom w:val="0"/>
          <w:divBdr>
            <w:top w:val="none" w:sz="0" w:space="0" w:color="auto"/>
            <w:left w:val="none" w:sz="0" w:space="0" w:color="auto"/>
            <w:bottom w:val="none" w:sz="0" w:space="0" w:color="auto"/>
            <w:right w:val="none" w:sz="0" w:space="0" w:color="auto"/>
          </w:divBdr>
        </w:div>
      </w:divsChild>
    </w:div>
    <w:div w:id="793984789">
      <w:bodyDiv w:val="1"/>
      <w:marLeft w:val="0"/>
      <w:marRight w:val="0"/>
      <w:marTop w:val="0"/>
      <w:marBottom w:val="0"/>
      <w:divBdr>
        <w:top w:val="none" w:sz="0" w:space="0" w:color="auto"/>
        <w:left w:val="none" w:sz="0" w:space="0" w:color="auto"/>
        <w:bottom w:val="none" w:sz="0" w:space="0" w:color="auto"/>
        <w:right w:val="none" w:sz="0" w:space="0" w:color="auto"/>
      </w:divBdr>
    </w:div>
    <w:div w:id="794643326">
      <w:bodyDiv w:val="1"/>
      <w:marLeft w:val="0"/>
      <w:marRight w:val="0"/>
      <w:marTop w:val="0"/>
      <w:marBottom w:val="0"/>
      <w:divBdr>
        <w:top w:val="none" w:sz="0" w:space="0" w:color="auto"/>
        <w:left w:val="none" w:sz="0" w:space="0" w:color="auto"/>
        <w:bottom w:val="none" w:sz="0" w:space="0" w:color="auto"/>
        <w:right w:val="none" w:sz="0" w:space="0" w:color="auto"/>
      </w:divBdr>
      <w:divsChild>
        <w:div w:id="37435053">
          <w:marLeft w:val="1800"/>
          <w:marRight w:val="0"/>
          <w:marTop w:val="86"/>
          <w:marBottom w:val="0"/>
          <w:divBdr>
            <w:top w:val="none" w:sz="0" w:space="0" w:color="auto"/>
            <w:left w:val="none" w:sz="0" w:space="0" w:color="auto"/>
            <w:bottom w:val="none" w:sz="0" w:space="0" w:color="auto"/>
            <w:right w:val="none" w:sz="0" w:space="0" w:color="auto"/>
          </w:divBdr>
        </w:div>
        <w:div w:id="86974150">
          <w:marLeft w:val="1166"/>
          <w:marRight w:val="0"/>
          <w:marTop w:val="96"/>
          <w:marBottom w:val="0"/>
          <w:divBdr>
            <w:top w:val="none" w:sz="0" w:space="0" w:color="auto"/>
            <w:left w:val="none" w:sz="0" w:space="0" w:color="auto"/>
            <w:bottom w:val="none" w:sz="0" w:space="0" w:color="auto"/>
            <w:right w:val="none" w:sz="0" w:space="0" w:color="auto"/>
          </w:divBdr>
        </w:div>
        <w:div w:id="1941067465">
          <w:marLeft w:val="547"/>
          <w:marRight w:val="0"/>
          <w:marTop w:val="115"/>
          <w:marBottom w:val="0"/>
          <w:divBdr>
            <w:top w:val="none" w:sz="0" w:space="0" w:color="auto"/>
            <w:left w:val="none" w:sz="0" w:space="0" w:color="auto"/>
            <w:bottom w:val="none" w:sz="0" w:space="0" w:color="auto"/>
            <w:right w:val="none" w:sz="0" w:space="0" w:color="auto"/>
          </w:divBdr>
        </w:div>
      </w:divsChild>
    </w:div>
    <w:div w:id="794952803">
      <w:bodyDiv w:val="1"/>
      <w:marLeft w:val="0"/>
      <w:marRight w:val="0"/>
      <w:marTop w:val="0"/>
      <w:marBottom w:val="0"/>
      <w:divBdr>
        <w:top w:val="none" w:sz="0" w:space="0" w:color="auto"/>
        <w:left w:val="none" w:sz="0" w:space="0" w:color="auto"/>
        <w:bottom w:val="none" w:sz="0" w:space="0" w:color="auto"/>
        <w:right w:val="none" w:sz="0" w:space="0" w:color="auto"/>
      </w:divBdr>
      <w:divsChild>
        <w:div w:id="318928673">
          <w:marLeft w:val="1166"/>
          <w:marRight w:val="0"/>
          <w:marTop w:val="115"/>
          <w:marBottom w:val="0"/>
          <w:divBdr>
            <w:top w:val="none" w:sz="0" w:space="0" w:color="auto"/>
            <w:left w:val="none" w:sz="0" w:space="0" w:color="auto"/>
            <w:bottom w:val="none" w:sz="0" w:space="0" w:color="auto"/>
            <w:right w:val="none" w:sz="0" w:space="0" w:color="auto"/>
          </w:divBdr>
        </w:div>
        <w:div w:id="997687015">
          <w:marLeft w:val="1166"/>
          <w:marRight w:val="0"/>
          <w:marTop w:val="115"/>
          <w:marBottom w:val="0"/>
          <w:divBdr>
            <w:top w:val="none" w:sz="0" w:space="0" w:color="auto"/>
            <w:left w:val="none" w:sz="0" w:space="0" w:color="auto"/>
            <w:bottom w:val="none" w:sz="0" w:space="0" w:color="auto"/>
            <w:right w:val="none" w:sz="0" w:space="0" w:color="auto"/>
          </w:divBdr>
        </w:div>
        <w:div w:id="1056972302">
          <w:marLeft w:val="1166"/>
          <w:marRight w:val="0"/>
          <w:marTop w:val="115"/>
          <w:marBottom w:val="0"/>
          <w:divBdr>
            <w:top w:val="none" w:sz="0" w:space="0" w:color="auto"/>
            <w:left w:val="none" w:sz="0" w:space="0" w:color="auto"/>
            <w:bottom w:val="none" w:sz="0" w:space="0" w:color="auto"/>
            <w:right w:val="none" w:sz="0" w:space="0" w:color="auto"/>
          </w:divBdr>
        </w:div>
        <w:div w:id="1441561692">
          <w:marLeft w:val="547"/>
          <w:marRight w:val="0"/>
          <w:marTop w:val="134"/>
          <w:marBottom w:val="0"/>
          <w:divBdr>
            <w:top w:val="none" w:sz="0" w:space="0" w:color="auto"/>
            <w:left w:val="none" w:sz="0" w:space="0" w:color="auto"/>
            <w:bottom w:val="none" w:sz="0" w:space="0" w:color="auto"/>
            <w:right w:val="none" w:sz="0" w:space="0" w:color="auto"/>
          </w:divBdr>
        </w:div>
        <w:div w:id="1826049107">
          <w:marLeft w:val="1166"/>
          <w:marRight w:val="0"/>
          <w:marTop w:val="115"/>
          <w:marBottom w:val="0"/>
          <w:divBdr>
            <w:top w:val="none" w:sz="0" w:space="0" w:color="auto"/>
            <w:left w:val="none" w:sz="0" w:space="0" w:color="auto"/>
            <w:bottom w:val="none" w:sz="0" w:space="0" w:color="auto"/>
            <w:right w:val="none" w:sz="0" w:space="0" w:color="auto"/>
          </w:divBdr>
        </w:div>
        <w:div w:id="1963685705">
          <w:marLeft w:val="547"/>
          <w:marRight w:val="0"/>
          <w:marTop w:val="134"/>
          <w:marBottom w:val="0"/>
          <w:divBdr>
            <w:top w:val="none" w:sz="0" w:space="0" w:color="auto"/>
            <w:left w:val="none" w:sz="0" w:space="0" w:color="auto"/>
            <w:bottom w:val="none" w:sz="0" w:space="0" w:color="auto"/>
            <w:right w:val="none" w:sz="0" w:space="0" w:color="auto"/>
          </w:divBdr>
        </w:div>
      </w:divsChild>
    </w:div>
    <w:div w:id="795298224">
      <w:bodyDiv w:val="1"/>
      <w:marLeft w:val="0"/>
      <w:marRight w:val="0"/>
      <w:marTop w:val="0"/>
      <w:marBottom w:val="0"/>
      <w:divBdr>
        <w:top w:val="none" w:sz="0" w:space="0" w:color="auto"/>
        <w:left w:val="none" w:sz="0" w:space="0" w:color="auto"/>
        <w:bottom w:val="none" w:sz="0" w:space="0" w:color="auto"/>
        <w:right w:val="none" w:sz="0" w:space="0" w:color="auto"/>
      </w:divBdr>
    </w:div>
    <w:div w:id="796992330">
      <w:bodyDiv w:val="1"/>
      <w:marLeft w:val="0"/>
      <w:marRight w:val="0"/>
      <w:marTop w:val="0"/>
      <w:marBottom w:val="0"/>
      <w:divBdr>
        <w:top w:val="none" w:sz="0" w:space="0" w:color="auto"/>
        <w:left w:val="none" w:sz="0" w:space="0" w:color="auto"/>
        <w:bottom w:val="none" w:sz="0" w:space="0" w:color="auto"/>
        <w:right w:val="none" w:sz="0" w:space="0" w:color="auto"/>
      </w:divBdr>
    </w:div>
    <w:div w:id="799106864">
      <w:bodyDiv w:val="1"/>
      <w:marLeft w:val="0"/>
      <w:marRight w:val="0"/>
      <w:marTop w:val="0"/>
      <w:marBottom w:val="0"/>
      <w:divBdr>
        <w:top w:val="none" w:sz="0" w:space="0" w:color="auto"/>
        <w:left w:val="none" w:sz="0" w:space="0" w:color="auto"/>
        <w:bottom w:val="none" w:sz="0" w:space="0" w:color="auto"/>
        <w:right w:val="none" w:sz="0" w:space="0" w:color="auto"/>
      </w:divBdr>
    </w:div>
    <w:div w:id="799148084">
      <w:bodyDiv w:val="1"/>
      <w:marLeft w:val="0"/>
      <w:marRight w:val="0"/>
      <w:marTop w:val="0"/>
      <w:marBottom w:val="0"/>
      <w:divBdr>
        <w:top w:val="none" w:sz="0" w:space="0" w:color="auto"/>
        <w:left w:val="none" w:sz="0" w:space="0" w:color="auto"/>
        <w:bottom w:val="none" w:sz="0" w:space="0" w:color="auto"/>
        <w:right w:val="none" w:sz="0" w:space="0" w:color="auto"/>
      </w:divBdr>
    </w:div>
    <w:div w:id="799416708">
      <w:bodyDiv w:val="1"/>
      <w:marLeft w:val="0"/>
      <w:marRight w:val="0"/>
      <w:marTop w:val="0"/>
      <w:marBottom w:val="0"/>
      <w:divBdr>
        <w:top w:val="none" w:sz="0" w:space="0" w:color="auto"/>
        <w:left w:val="none" w:sz="0" w:space="0" w:color="auto"/>
        <w:bottom w:val="none" w:sz="0" w:space="0" w:color="auto"/>
        <w:right w:val="none" w:sz="0" w:space="0" w:color="auto"/>
      </w:divBdr>
    </w:div>
    <w:div w:id="800001270">
      <w:bodyDiv w:val="1"/>
      <w:marLeft w:val="0"/>
      <w:marRight w:val="0"/>
      <w:marTop w:val="0"/>
      <w:marBottom w:val="0"/>
      <w:divBdr>
        <w:top w:val="none" w:sz="0" w:space="0" w:color="auto"/>
        <w:left w:val="none" w:sz="0" w:space="0" w:color="auto"/>
        <w:bottom w:val="none" w:sz="0" w:space="0" w:color="auto"/>
        <w:right w:val="none" w:sz="0" w:space="0" w:color="auto"/>
      </w:divBdr>
      <w:divsChild>
        <w:div w:id="1145077056">
          <w:marLeft w:val="0"/>
          <w:marRight w:val="0"/>
          <w:marTop w:val="0"/>
          <w:marBottom w:val="0"/>
          <w:divBdr>
            <w:top w:val="none" w:sz="0" w:space="0" w:color="auto"/>
            <w:left w:val="none" w:sz="0" w:space="0" w:color="auto"/>
            <w:bottom w:val="none" w:sz="0" w:space="0" w:color="auto"/>
            <w:right w:val="none" w:sz="0" w:space="0" w:color="auto"/>
          </w:divBdr>
          <w:divsChild>
            <w:div w:id="72435150">
              <w:marLeft w:val="0"/>
              <w:marRight w:val="0"/>
              <w:marTop w:val="0"/>
              <w:marBottom w:val="0"/>
              <w:divBdr>
                <w:top w:val="none" w:sz="0" w:space="0" w:color="auto"/>
                <w:left w:val="none" w:sz="0" w:space="0" w:color="auto"/>
                <w:bottom w:val="none" w:sz="0" w:space="0" w:color="auto"/>
                <w:right w:val="none" w:sz="0" w:space="0" w:color="auto"/>
              </w:divBdr>
            </w:div>
            <w:div w:id="232476555">
              <w:marLeft w:val="0"/>
              <w:marRight w:val="0"/>
              <w:marTop w:val="0"/>
              <w:marBottom w:val="0"/>
              <w:divBdr>
                <w:top w:val="none" w:sz="0" w:space="0" w:color="auto"/>
                <w:left w:val="none" w:sz="0" w:space="0" w:color="auto"/>
                <w:bottom w:val="none" w:sz="0" w:space="0" w:color="auto"/>
                <w:right w:val="none" w:sz="0" w:space="0" w:color="auto"/>
              </w:divBdr>
            </w:div>
            <w:div w:id="550923917">
              <w:marLeft w:val="0"/>
              <w:marRight w:val="0"/>
              <w:marTop w:val="0"/>
              <w:marBottom w:val="0"/>
              <w:divBdr>
                <w:top w:val="none" w:sz="0" w:space="0" w:color="auto"/>
                <w:left w:val="none" w:sz="0" w:space="0" w:color="auto"/>
                <w:bottom w:val="none" w:sz="0" w:space="0" w:color="auto"/>
                <w:right w:val="none" w:sz="0" w:space="0" w:color="auto"/>
              </w:divBdr>
            </w:div>
            <w:div w:id="666715680">
              <w:marLeft w:val="0"/>
              <w:marRight w:val="0"/>
              <w:marTop w:val="0"/>
              <w:marBottom w:val="0"/>
              <w:divBdr>
                <w:top w:val="none" w:sz="0" w:space="0" w:color="auto"/>
                <w:left w:val="none" w:sz="0" w:space="0" w:color="auto"/>
                <w:bottom w:val="none" w:sz="0" w:space="0" w:color="auto"/>
                <w:right w:val="none" w:sz="0" w:space="0" w:color="auto"/>
              </w:divBdr>
            </w:div>
            <w:div w:id="845898510">
              <w:marLeft w:val="0"/>
              <w:marRight w:val="0"/>
              <w:marTop w:val="0"/>
              <w:marBottom w:val="0"/>
              <w:divBdr>
                <w:top w:val="none" w:sz="0" w:space="0" w:color="auto"/>
                <w:left w:val="none" w:sz="0" w:space="0" w:color="auto"/>
                <w:bottom w:val="none" w:sz="0" w:space="0" w:color="auto"/>
                <w:right w:val="none" w:sz="0" w:space="0" w:color="auto"/>
              </w:divBdr>
            </w:div>
            <w:div w:id="954672688">
              <w:marLeft w:val="0"/>
              <w:marRight w:val="0"/>
              <w:marTop w:val="0"/>
              <w:marBottom w:val="0"/>
              <w:divBdr>
                <w:top w:val="none" w:sz="0" w:space="0" w:color="auto"/>
                <w:left w:val="none" w:sz="0" w:space="0" w:color="auto"/>
                <w:bottom w:val="none" w:sz="0" w:space="0" w:color="auto"/>
                <w:right w:val="none" w:sz="0" w:space="0" w:color="auto"/>
              </w:divBdr>
            </w:div>
            <w:div w:id="1136221238">
              <w:marLeft w:val="0"/>
              <w:marRight w:val="0"/>
              <w:marTop w:val="0"/>
              <w:marBottom w:val="0"/>
              <w:divBdr>
                <w:top w:val="none" w:sz="0" w:space="0" w:color="auto"/>
                <w:left w:val="none" w:sz="0" w:space="0" w:color="auto"/>
                <w:bottom w:val="none" w:sz="0" w:space="0" w:color="auto"/>
                <w:right w:val="none" w:sz="0" w:space="0" w:color="auto"/>
              </w:divBdr>
            </w:div>
            <w:div w:id="1367221915">
              <w:marLeft w:val="0"/>
              <w:marRight w:val="0"/>
              <w:marTop w:val="0"/>
              <w:marBottom w:val="0"/>
              <w:divBdr>
                <w:top w:val="none" w:sz="0" w:space="0" w:color="auto"/>
                <w:left w:val="none" w:sz="0" w:space="0" w:color="auto"/>
                <w:bottom w:val="none" w:sz="0" w:space="0" w:color="auto"/>
                <w:right w:val="none" w:sz="0" w:space="0" w:color="auto"/>
              </w:divBdr>
            </w:div>
            <w:div w:id="155577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535334">
      <w:bodyDiv w:val="1"/>
      <w:marLeft w:val="0"/>
      <w:marRight w:val="0"/>
      <w:marTop w:val="0"/>
      <w:marBottom w:val="0"/>
      <w:divBdr>
        <w:top w:val="none" w:sz="0" w:space="0" w:color="auto"/>
        <w:left w:val="none" w:sz="0" w:space="0" w:color="auto"/>
        <w:bottom w:val="none" w:sz="0" w:space="0" w:color="auto"/>
        <w:right w:val="none" w:sz="0" w:space="0" w:color="auto"/>
      </w:divBdr>
      <w:divsChild>
        <w:div w:id="215360799">
          <w:marLeft w:val="0"/>
          <w:marRight w:val="0"/>
          <w:marTop w:val="0"/>
          <w:marBottom w:val="0"/>
          <w:divBdr>
            <w:top w:val="none" w:sz="0" w:space="0" w:color="auto"/>
            <w:left w:val="none" w:sz="0" w:space="0" w:color="auto"/>
            <w:bottom w:val="none" w:sz="0" w:space="0" w:color="auto"/>
            <w:right w:val="none" w:sz="0" w:space="0" w:color="auto"/>
          </w:divBdr>
          <w:divsChild>
            <w:div w:id="61176052">
              <w:marLeft w:val="0"/>
              <w:marRight w:val="0"/>
              <w:marTop w:val="0"/>
              <w:marBottom w:val="0"/>
              <w:divBdr>
                <w:top w:val="none" w:sz="0" w:space="0" w:color="auto"/>
                <w:left w:val="none" w:sz="0" w:space="0" w:color="auto"/>
                <w:bottom w:val="none" w:sz="0" w:space="0" w:color="auto"/>
                <w:right w:val="none" w:sz="0" w:space="0" w:color="auto"/>
              </w:divBdr>
            </w:div>
            <w:div w:id="575868283">
              <w:marLeft w:val="0"/>
              <w:marRight w:val="0"/>
              <w:marTop w:val="0"/>
              <w:marBottom w:val="0"/>
              <w:divBdr>
                <w:top w:val="none" w:sz="0" w:space="0" w:color="auto"/>
                <w:left w:val="none" w:sz="0" w:space="0" w:color="auto"/>
                <w:bottom w:val="none" w:sz="0" w:space="0" w:color="auto"/>
                <w:right w:val="none" w:sz="0" w:space="0" w:color="auto"/>
              </w:divBdr>
            </w:div>
            <w:div w:id="653023068">
              <w:marLeft w:val="0"/>
              <w:marRight w:val="0"/>
              <w:marTop w:val="0"/>
              <w:marBottom w:val="0"/>
              <w:divBdr>
                <w:top w:val="none" w:sz="0" w:space="0" w:color="auto"/>
                <w:left w:val="none" w:sz="0" w:space="0" w:color="auto"/>
                <w:bottom w:val="none" w:sz="0" w:space="0" w:color="auto"/>
                <w:right w:val="none" w:sz="0" w:space="0" w:color="auto"/>
              </w:divBdr>
            </w:div>
            <w:div w:id="996298403">
              <w:marLeft w:val="0"/>
              <w:marRight w:val="0"/>
              <w:marTop w:val="0"/>
              <w:marBottom w:val="0"/>
              <w:divBdr>
                <w:top w:val="none" w:sz="0" w:space="0" w:color="auto"/>
                <w:left w:val="none" w:sz="0" w:space="0" w:color="auto"/>
                <w:bottom w:val="none" w:sz="0" w:space="0" w:color="auto"/>
                <w:right w:val="none" w:sz="0" w:space="0" w:color="auto"/>
              </w:divBdr>
            </w:div>
            <w:div w:id="1124926924">
              <w:marLeft w:val="0"/>
              <w:marRight w:val="0"/>
              <w:marTop w:val="0"/>
              <w:marBottom w:val="0"/>
              <w:divBdr>
                <w:top w:val="none" w:sz="0" w:space="0" w:color="auto"/>
                <w:left w:val="none" w:sz="0" w:space="0" w:color="auto"/>
                <w:bottom w:val="none" w:sz="0" w:space="0" w:color="auto"/>
                <w:right w:val="none" w:sz="0" w:space="0" w:color="auto"/>
              </w:divBdr>
            </w:div>
            <w:div w:id="1707900621">
              <w:marLeft w:val="0"/>
              <w:marRight w:val="0"/>
              <w:marTop w:val="0"/>
              <w:marBottom w:val="0"/>
              <w:divBdr>
                <w:top w:val="none" w:sz="0" w:space="0" w:color="auto"/>
                <w:left w:val="none" w:sz="0" w:space="0" w:color="auto"/>
                <w:bottom w:val="none" w:sz="0" w:space="0" w:color="auto"/>
                <w:right w:val="none" w:sz="0" w:space="0" w:color="auto"/>
              </w:divBdr>
            </w:div>
            <w:div w:id="1760104286">
              <w:marLeft w:val="0"/>
              <w:marRight w:val="0"/>
              <w:marTop w:val="0"/>
              <w:marBottom w:val="0"/>
              <w:divBdr>
                <w:top w:val="none" w:sz="0" w:space="0" w:color="auto"/>
                <w:left w:val="none" w:sz="0" w:space="0" w:color="auto"/>
                <w:bottom w:val="none" w:sz="0" w:space="0" w:color="auto"/>
                <w:right w:val="none" w:sz="0" w:space="0" w:color="auto"/>
              </w:divBdr>
            </w:div>
            <w:div w:id="1912693460">
              <w:marLeft w:val="0"/>
              <w:marRight w:val="0"/>
              <w:marTop w:val="0"/>
              <w:marBottom w:val="0"/>
              <w:divBdr>
                <w:top w:val="none" w:sz="0" w:space="0" w:color="auto"/>
                <w:left w:val="none" w:sz="0" w:space="0" w:color="auto"/>
                <w:bottom w:val="none" w:sz="0" w:space="0" w:color="auto"/>
                <w:right w:val="none" w:sz="0" w:space="0" w:color="auto"/>
              </w:divBdr>
            </w:div>
            <w:div w:id="208210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89386">
      <w:bodyDiv w:val="1"/>
      <w:marLeft w:val="0"/>
      <w:marRight w:val="0"/>
      <w:marTop w:val="0"/>
      <w:marBottom w:val="0"/>
      <w:divBdr>
        <w:top w:val="none" w:sz="0" w:space="0" w:color="auto"/>
        <w:left w:val="none" w:sz="0" w:space="0" w:color="auto"/>
        <w:bottom w:val="none" w:sz="0" w:space="0" w:color="auto"/>
        <w:right w:val="none" w:sz="0" w:space="0" w:color="auto"/>
      </w:divBdr>
    </w:div>
    <w:div w:id="802845729">
      <w:bodyDiv w:val="1"/>
      <w:marLeft w:val="0"/>
      <w:marRight w:val="0"/>
      <w:marTop w:val="0"/>
      <w:marBottom w:val="0"/>
      <w:divBdr>
        <w:top w:val="none" w:sz="0" w:space="0" w:color="auto"/>
        <w:left w:val="none" w:sz="0" w:space="0" w:color="auto"/>
        <w:bottom w:val="none" w:sz="0" w:space="0" w:color="auto"/>
        <w:right w:val="none" w:sz="0" w:space="0" w:color="auto"/>
      </w:divBdr>
    </w:div>
    <w:div w:id="803548541">
      <w:bodyDiv w:val="1"/>
      <w:marLeft w:val="0"/>
      <w:marRight w:val="0"/>
      <w:marTop w:val="0"/>
      <w:marBottom w:val="0"/>
      <w:divBdr>
        <w:top w:val="none" w:sz="0" w:space="0" w:color="auto"/>
        <w:left w:val="none" w:sz="0" w:space="0" w:color="auto"/>
        <w:bottom w:val="none" w:sz="0" w:space="0" w:color="auto"/>
        <w:right w:val="none" w:sz="0" w:space="0" w:color="auto"/>
      </w:divBdr>
      <w:divsChild>
        <w:div w:id="1722753618">
          <w:marLeft w:val="360"/>
          <w:marRight w:val="0"/>
          <w:marTop w:val="200"/>
          <w:marBottom w:val="0"/>
          <w:divBdr>
            <w:top w:val="none" w:sz="0" w:space="0" w:color="auto"/>
            <w:left w:val="none" w:sz="0" w:space="0" w:color="auto"/>
            <w:bottom w:val="none" w:sz="0" w:space="0" w:color="auto"/>
            <w:right w:val="none" w:sz="0" w:space="0" w:color="auto"/>
          </w:divBdr>
        </w:div>
      </w:divsChild>
    </w:div>
    <w:div w:id="803699901">
      <w:bodyDiv w:val="1"/>
      <w:marLeft w:val="0"/>
      <w:marRight w:val="0"/>
      <w:marTop w:val="0"/>
      <w:marBottom w:val="0"/>
      <w:divBdr>
        <w:top w:val="none" w:sz="0" w:space="0" w:color="auto"/>
        <w:left w:val="none" w:sz="0" w:space="0" w:color="auto"/>
        <w:bottom w:val="none" w:sz="0" w:space="0" w:color="auto"/>
        <w:right w:val="none" w:sz="0" w:space="0" w:color="auto"/>
      </w:divBdr>
    </w:div>
    <w:div w:id="803734930">
      <w:bodyDiv w:val="1"/>
      <w:marLeft w:val="0"/>
      <w:marRight w:val="0"/>
      <w:marTop w:val="0"/>
      <w:marBottom w:val="0"/>
      <w:divBdr>
        <w:top w:val="none" w:sz="0" w:space="0" w:color="auto"/>
        <w:left w:val="none" w:sz="0" w:space="0" w:color="auto"/>
        <w:bottom w:val="none" w:sz="0" w:space="0" w:color="auto"/>
        <w:right w:val="none" w:sz="0" w:space="0" w:color="auto"/>
      </w:divBdr>
    </w:div>
    <w:div w:id="805126774">
      <w:bodyDiv w:val="1"/>
      <w:marLeft w:val="0"/>
      <w:marRight w:val="0"/>
      <w:marTop w:val="0"/>
      <w:marBottom w:val="0"/>
      <w:divBdr>
        <w:top w:val="none" w:sz="0" w:space="0" w:color="auto"/>
        <w:left w:val="none" w:sz="0" w:space="0" w:color="auto"/>
        <w:bottom w:val="none" w:sz="0" w:space="0" w:color="auto"/>
        <w:right w:val="none" w:sz="0" w:space="0" w:color="auto"/>
      </w:divBdr>
    </w:div>
    <w:div w:id="805970303">
      <w:bodyDiv w:val="1"/>
      <w:marLeft w:val="0"/>
      <w:marRight w:val="0"/>
      <w:marTop w:val="0"/>
      <w:marBottom w:val="0"/>
      <w:divBdr>
        <w:top w:val="none" w:sz="0" w:space="0" w:color="auto"/>
        <w:left w:val="none" w:sz="0" w:space="0" w:color="auto"/>
        <w:bottom w:val="none" w:sz="0" w:space="0" w:color="auto"/>
        <w:right w:val="none" w:sz="0" w:space="0" w:color="auto"/>
      </w:divBdr>
    </w:div>
    <w:div w:id="806438955">
      <w:bodyDiv w:val="1"/>
      <w:marLeft w:val="0"/>
      <w:marRight w:val="0"/>
      <w:marTop w:val="0"/>
      <w:marBottom w:val="0"/>
      <w:divBdr>
        <w:top w:val="none" w:sz="0" w:space="0" w:color="auto"/>
        <w:left w:val="none" w:sz="0" w:space="0" w:color="auto"/>
        <w:bottom w:val="none" w:sz="0" w:space="0" w:color="auto"/>
        <w:right w:val="none" w:sz="0" w:space="0" w:color="auto"/>
      </w:divBdr>
      <w:divsChild>
        <w:div w:id="557328436">
          <w:marLeft w:val="547"/>
          <w:marRight w:val="0"/>
          <w:marTop w:val="134"/>
          <w:marBottom w:val="120"/>
          <w:divBdr>
            <w:top w:val="none" w:sz="0" w:space="0" w:color="auto"/>
            <w:left w:val="none" w:sz="0" w:space="0" w:color="auto"/>
            <w:bottom w:val="none" w:sz="0" w:space="0" w:color="auto"/>
            <w:right w:val="none" w:sz="0" w:space="0" w:color="auto"/>
          </w:divBdr>
        </w:div>
        <w:div w:id="702637603">
          <w:marLeft w:val="1166"/>
          <w:marRight w:val="0"/>
          <w:marTop w:val="115"/>
          <w:marBottom w:val="120"/>
          <w:divBdr>
            <w:top w:val="none" w:sz="0" w:space="0" w:color="auto"/>
            <w:left w:val="none" w:sz="0" w:space="0" w:color="auto"/>
            <w:bottom w:val="none" w:sz="0" w:space="0" w:color="auto"/>
            <w:right w:val="none" w:sz="0" w:space="0" w:color="auto"/>
          </w:divBdr>
        </w:div>
        <w:div w:id="1146627127">
          <w:marLeft w:val="1166"/>
          <w:marRight w:val="0"/>
          <w:marTop w:val="115"/>
          <w:marBottom w:val="120"/>
          <w:divBdr>
            <w:top w:val="none" w:sz="0" w:space="0" w:color="auto"/>
            <w:left w:val="none" w:sz="0" w:space="0" w:color="auto"/>
            <w:bottom w:val="none" w:sz="0" w:space="0" w:color="auto"/>
            <w:right w:val="none" w:sz="0" w:space="0" w:color="auto"/>
          </w:divBdr>
        </w:div>
        <w:div w:id="1694916312">
          <w:marLeft w:val="1166"/>
          <w:marRight w:val="0"/>
          <w:marTop w:val="115"/>
          <w:marBottom w:val="120"/>
          <w:divBdr>
            <w:top w:val="none" w:sz="0" w:space="0" w:color="auto"/>
            <w:left w:val="none" w:sz="0" w:space="0" w:color="auto"/>
            <w:bottom w:val="none" w:sz="0" w:space="0" w:color="auto"/>
            <w:right w:val="none" w:sz="0" w:space="0" w:color="auto"/>
          </w:divBdr>
        </w:div>
      </w:divsChild>
    </w:div>
    <w:div w:id="807281017">
      <w:bodyDiv w:val="1"/>
      <w:marLeft w:val="0"/>
      <w:marRight w:val="0"/>
      <w:marTop w:val="0"/>
      <w:marBottom w:val="0"/>
      <w:divBdr>
        <w:top w:val="none" w:sz="0" w:space="0" w:color="auto"/>
        <w:left w:val="none" w:sz="0" w:space="0" w:color="auto"/>
        <w:bottom w:val="none" w:sz="0" w:space="0" w:color="auto"/>
        <w:right w:val="none" w:sz="0" w:space="0" w:color="auto"/>
      </w:divBdr>
    </w:div>
    <w:div w:id="807479182">
      <w:bodyDiv w:val="1"/>
      <w:marLeft w:val="0"/>
      <w:marRight w:val="0"/>
      <w:marTop w:val="0"/>
      <w:marBottom w:val="0"/>
      <w:divBdr>
        <w:top w:val="none" w:sz="0" w:space="0" w:color="auto"/>
        <w:left w:val="none" w:sz="0" w:space="0" w:color="auto"/>
        <w:bottom w:val="none" w:sz="0" w:space="0" w:color="auto"/>
        <w:right w:val="none" w:sz="0" w:space="0" w:color="auto"/>
      </w:divBdr>
      <w:divsChild>
        <w:div w:id="16464324">
          <w:marLeft w:val="0"/>
          <w:marRight w:val="0"/>
          <w:marTop w:val="0"/>
          <w:marBottom w:val="0"/>
          <w:divBdr>
            <w:top w:val="none" w:sz="0" w:space="0" w:color="auto"/>
            <w:left w:val="none" w:sz="0" w:space="0" w:color="auto"/>
            <w:bottom w:val="none" w:sz="0" w:space="0" w:color="auto"/>
            <w:right w:val="none" w:sz="0" w:space="0" w:color="auto"/>
          </w:divBdr>
          <w:divsChild>
            <w:div w:id="374231065">
              <w:marLeft w:val="0"/>
              <w:marRight w:val="0"/>
              <w:marTop w:val="0"/>
              <w:marBottom w:val="0"/>
              <w:divBdr>
                <w:top w:val="none" w:sz="0" w:space="0" w:color="auto"/>
                <w:left w:val="none" w:sz="0" w:space="0" w:color="auto"/>
                <w:bottom w:val="none" w:sz="0" w:space="0" w:color="auto"/>
                <w:right w:val="none" w:sz="0" w:space="0" w:color="auto"/>
              </w:divBdr>
            </w:div>
            <w:div w:id="570773689">
              <w:marLeft w:val="0"/>
              <w:marRight w:val="0"/>
              <w:marTop w:val="0"/>
              <w:marBottom w:val="0"/>
              <w:divBdr>
                <w:top w:val="none" w:sz="0" w:space="0" w:color="auto"/>
                <w:left w:val="none" w:sz="0" w:space="0" w:color="auto"/>
                <w:bottom w:val="none" w:sz="0" w:space="0" w:color="auto"/>
                <w:right w:val="none" w:sz="0" w:space="0" w:color="auto"/>
              </w:divBdr>
            </w:div>
            <w:div w:id="924651598">
              <w:marLeft w:val="0"/>
              <w:marRight w:val="0"/>
              <w:marTop w:val="0"/>
              <w:marBottom w:val="0"/>
              <w:divBdr>
                <w:top w:val="none" w:sz="0" w:space="0" w:color="auto"/>
                <w:left w:val="none" w:sz="0" w:space="0" w:color="auto"/>
                <w:bottom w:val="none" w:sz="0" w:space="0" w:color="auto"/>
                <w:right w:val="none" w:sz="0" w:space="0" w:color="auto"/>
              </w:divBdr>
            </w:div>
            <w:div w:id="1586380589">
              <w:marLeft w:val="0"/>
              <w:marRight w:val="0"/>
              <w:marTop w:val="0"/>
              <w:marBottom w:val="0"/>
              <w:divBdr>
                <w:top w:val="none" w:sz="0" w:space="0" w:color="auto"/>
                <w:left w:val="none" w:sz="0" w:space="0" w:color="auto"/>
                <w:bottom w:val="none" w:sz="0" w:space="0" w:color="auto"/>
                <w:right w:val="none" w:sz="0" w:space="0" w:color="auto"/>
              </w:divBdr>
            </w:div>
            <w:div w:id="1832596797">
              <w:marLeft w:val="0"/>
              <w:marRight w:val="0"/>
              <w:marTop w:val="0"/>
              <w:marBottom w:val="0"/>
              <w:divBdr>
                <w:top w:val="none" w:sz="0" w:space="0" w:color="auto"/>
                <w:left w:val="none" w:sz="0" w:space="0" w:color="auto"/>
                <w:bottom w:val="none" w:sz="0" w:space="0" w:color="auto"/>
                <w:right w:val="none" w:sz="0" w:space="0" w:color="auto"/>
              </w:divBdr>
            </w:div>
            <w:div w:id="21417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49129">
      <w:bodyDiv w:val="1"/>
      <w:marLeft w:val="0"/>
      <w:marRight w:val="0"/>
      <w:marTop w:val="0"/>
      <w:marBottom w:val="0"/>
      <w:divBdr>
        <w:top w:val="none" w:sz="0" w:space="0" w:color="auto"/>
        <w:left w:val="none" w:sz="0" w:space="0" w:color="auto"/>
        <w:bottom w:val="none" w:sz="0" w:space="0" w:color="auto"/>
        <w:right w:val="none" w:sz="0" w:space="0" w:color="auto"/>
      </w:divBdr>
    </w:div>
    <w:div w:id="807741427">
      <w:bodyDiv w:val="1"/>
      <w:marLeft w:val="0"/>
      <w:marRight w:val="0"/>
      <w:marTop w:val="0"/>
      <w:marBottom w:val="0"/>
      <w:divBdr>
        <w:top w:val="none" w:sz="0" w:space="0" w:color="auto"/>
        <w:left w:val="none" w:sz="0" w:space="0" w:color="auto"/>
        <w:bottom w:val="none" w:sz="0" w:space="0" w:color="auto"/>
        <w:right w:val="none" w:sz="0" w:space="0" w:color="auto"/>
      </w:divBdr>
    </w:div>
    <w:div w:id="807747795">
      <w:bodyDiv w:val="1"/>
      <w:marLeft w:val="0"/>
      <w:marRight w:val="0"/>
      <w:marTop w:val="0"/>
      <w:marBottom w:val="0"/>
      <w:divBdr>
        <w:top w:val="none" w:sz="0" w:space="0" w:color="auto"/>
        <w:left w:val="none" w:sz="0" w:space="0" w:color="auto"/>
        <w:bottom w:val="none" w:sz="0" w:space="0" w:color="auto"/>
        <w:right w:val="none" w:sz="0" w:space="0" w:color="auto"/>
      </w:divBdr>
      <w:divsChild>
        <w:div w:id="244144182">
          <w:marLeft w:val="1166"/>
          <w:marRight w:val="0"/>
          <w:marTop w:val="134"/>
          <w:marBottom w:val="0"/>
          <w:divBdr>
            <w:top w:val="none" w:sz="0" w:space="0" w:color="auto"/>
            <w:left w:val="none" w:sz="0" w:space="0" w:color="auto"/>
            <w:bottom w:val="none" w:sz="0" w:space="0" w:color="auto"/>
            <w:right w:val="none" w:sz="0" w:space="0" w:color="auto"/>
          </w:divBdr>
        </w:div>
        <w:div w:id="409238028">
          <w:marLeft w:val="547"/>
          <w:marRight w:val="0"/>
          <w:marTop w:val="154"/>
          <w:marBottom w:val="0"/>
          <w:divBdr>
            <w:top w:val="none" w:sz="0" w:space="0" w:color="auto"/>
            <w:left w:val="none" w:sz="0" w:space="0" w:color="auto"/>
            <w:bottom w:val="none" w:sz="0" w:space="0" w:color="auto"/>
            <w:right w:val="none" w:sz="0" w:space="0" w:color="auto"/>
          </w:divBdr>
        </w:div>
        <w:div w:id="1511137732">
          <w:marLeft w:val="1166"/>
          <w:marRight w:val="0"/>
          <w:marTop w:val="134"/>
          <w:marBottom w:val="0"/>
          <w:divBdr>
            <w:top w:val="none" w:sz="0" w:space="0" w:color="auto"/>
            <w:left w:val="none" w:sz="0" w:space="0" w:color="auto"/>
            <w:bottom w:val="none" w:sz="0" w:space="0" w:color="auto"/>
            <w:right w:val="none" w:sz="0" w:space="0" w:color="auto"/>
          </w:divBdr>
        </w:div>
      </w:divsChild>
    </w:div>
    <w:div w:id="807939853">
      <w:bodyDiv w:val="1"/>
      <w:marLeft w:val="0"/>
      <w:marRight w:val="0"/>
      <w:marTop w:val="0"/>
      <w:marBottom w:val="0"/>
      <w:divBdr>
        <w:top w:val="none" w:sz="0" w:space="0" w:color="auto"/>
        <w:left w:val="none" w:sz="0" w:space="0" w:color="auto"/>
        <w:bottom w:val="none" w:sz="0" w:space="0" w:color="auto"/>
        <w:right w:val="none" w:sz="0" w:space="0" w:color="auto"/>
      </w:divBdr>
    </w:div>
    <w:div w:id="808790460">
      <w:bodyDiv w:val="1"/>
      <w:marLeft w:val="0"/>
      <w:marRight w:val="0"/>
      <w:marTop w:val="0"/>
      <w:marBottom w:val="0"/>
      <w:divBdr>
        <w:top w:val="none" w:sz="0" w:space="0" w:color="auto"/>
        <w:left w:val="none" w:sz="0" w:space="0" w:color="auto"/>
        <w:bottom w:val="none" w:sz="0" w:space="0" w:color="auto"/>
        <w:right w:val="none" w:sz="0" w:space="0" w:color="auto"/>
      </w:divBdr>
    </w:div>
    <w:div w:id="809134194">
      <w:bodyDiv w:val="1"/>
      <w:marLeft w:val="0"/>
      <w:marRight w:val="0"/>
      <w:marTop w:val="0"/>
      <w:marBottom w:val="0"/>
      <w:divBdr>
        <w:top w:val="none" w:sz="0" w:space="0" w:color="auto"/>
        <w:left w:val="none" w:sz="0" w:space="0" w:color="auto"/>
        <w:bottom w:val="none" w:sz="0" w:space="0" w:color="auto"/>
        <w:right w:val="none" w:sz="0" w:space="0" w:color="auto"/>
      </w:divBdr>
    </w:div>
    <w:div w:id="809598270">
      <w:bodyDiv w:val="1"/>
      <w:marLeft w:val="0"/>
      <w:marRight w:val="0"/>
      <w:marTop w:val="0"/>
      <w:marBottom w:val="0"/>
      <w:divBdr>
        <w:top w:val="none" w:sz="0" w:space="0" w:color="auto"/>
        <w:left w:val="none" w:sz="0" w:space="0" w:color="auto"/>
        <w:bottom w:val="none" w:sz="0" w:space="0" w:color="auto"/>
        <w:right w:val="none" w:sz="0" w:space="0" w:color="auto"/>
      </w:divBdr>
      <w:divsChild>
        <w:div w:id="599411440">
          <w:marLeft w:val="1166"/>
          <w:marRight w:val="0"/>
          <w:marTop w:val="125"/>
          <w:marBottom w:val="0"/>
          <w:divBdr>
            <w:top w:val="none" w:sz="0" w:space="0" w:color="auto"/>
            <w:left w:val="none" w:sz="0" w:space="0" w:color="auto"/>
            <w:bottom w:val="none" w:sz="0" w:space="0" w:color="auto"/>
            <w:right w:val="none" w:sz="0" w:space="0" w:color="auto"/>
          </w:divBdr>
        </w:div>
        <w:div w:id="704408794">
          <w:marLeft w:val="547"/>
          <w:marRight w:val="0"/>
          <w:marTop w:val="144"/>
          <w:marBottom w:val="0"/>
          <w:divBdr>
            <w:top w:val="none" w:sz="0" w:space="0" w:color="auto"/>
            <w:left w:val="none" w:sz="0" w:space="0" w:color="auto"/>
            <w:bottom w:val="none" w:sz="0" w:space="0" w:color="auto"/>
            <w:right w:val="none" w:sz="0" w:space="0" w:color="auto"/>
          </w:divBdr>
        </w:div>
        <w:div w:id="913971745">
          <w:marLeft w:val="547"/>
          <w:marRight w:val="0"/>
          <w:marTop w:val="144"/>
          <w:marBottom w:val="0"/>
          <w:divBdr>
            <w:top w:val="none" w:sz="0" w:space="0" w:color="auto"/>
            <w:left w:val="none" w:sz="0" w:space="0" w:color="auto"/>
            <w:bottom w:val="none" w:sz="0" w:space="0" w:color="auto"/>
            <w:right w:val="none" w:sz="0" w:space="0" w:color="auto"/>
          </w:divBdr>
        </w:div>
        <w:div w:id="1972906508">
          <w:marLeft w:val="1166"/>
          <w:marRight w:val="0"/>
          <w:marTop w:val="125"/>
          <w:marBottom w:val="0"/>
          <w:divBdr>
            <w:top w:val="none" w:sz="0" w:space="0" w:color="auto"/>
            <w:left w:val="none" w:sz="0" w:space="0" w:color="auto"/>
            <w:bottom w:val="none" w:sz="0" w:space="0" w:color="auto"/>
            <w:right w:val="none" w:sz="0" w:space="0" w:color="auto"/>
          </w:divBdr>
        </w:div>
      </w:divsChild>
    </w:div>
    <w:div w:id="809901408">
      <w:bodyDiv w:val="1"/>
      <w:marLeft w:val="0"/>
      <w:marRight w:val="0"/>
      <w:marTop w:val="0"/>
      <w:marBottom w:val="0"/>
      <w:divBdr>
        <w:top w:val="none" w:sz="0" w:space="0" w:color="auto"/>
        <w:left w:val="none" w:sz="0" w:space="0" w:color="auto"/>
        <w:bottom w:val="none" w:sz="0" w:space="0" w:color="auto"/>
        <w:right w:val="none" w:sz="0" w:space="0" w:color="auto"/>
      </w:divBdr>
    </w:div>
    <w:div w:id="810287909">
      <w:bodyDiv w:val="1"/>
      <w:marLeft w:val="0"/>
      <w:marRight w:val="0"/>
      <w:marTop w:val="0"/>
      <w:marBottom w:val="0"/>
      <w:divBdr>
        <w:top w:val="none" w:sz="0" w:space="0" w:color="auto"/>
        <w:left w:val="none" w:sz="0" w:space="0" w:color="auto"/>
        <w:bottom w:val="none" w:sz="0" w:space="0" w:color="auto"/>
        <w:right w:val="none" w:sz="0" w:space="0" w:color="auto"/>
      </w:divBdr>
    </w:div>
    <w:div w:id="815099816">
      <w:bodyDiv w:val="1"/>
      <w:marLeft w:val="0"/>
      <w:marRight w:val="0"/>
      <w:marTop w:val="0"/>
      <w:marBottom w:val="0"/>
      <w:divBdr>
        <w:top w:val="none" w:sz="0" w:space="0" w:color="auto"/>
        <w:left w:val="none" w:sz="0" w:space="0" w:color="auto"/>
        <w:bottom w:val="none" w:sz="0" w:space="0" w:color="auto"/>
        <w:right w:val="none" w:sz="0" w:space="0" w:color="auto"/>
      </w:divBdr>
    </w:div>
    <w:div w:id="815219918">
      <w:bodyDiv w:val="1"/>
      <w:marLeft w:val="0"/>
      <w:marRight w:val="0"/>
      <w:marTop w:val="0"/>
      <w:marBottom w:val="0"/>
      <w:divBdr>
        <w:top w:val="none" w:sz="0" w:space="0" w:color="auto"/>
        <w:left w:val="none" w:sz="0" w:space="0" w:color="auto"/>
        <w:bottom w:val="none" w:sz="0" w:space="0" w:color="auto"/>
        <w:right w:val="none" w:sz="0" w:space="0" w:color="auto"/>
      </w:divBdr>
    </w:div>
    <w:div w:id="816142489">
      <w:bodyDiv w:val="1"/>
      <w:marLeft w:val="0"/>
      <w:marRight w:val="0"/>
      <w:marTop w:val="0"/>
      <w:marBottom w:val="0"/>
      <w:divBdr>
        <w:top w:val="none" w:sz="0" w:space="0" w:color="auto"/>
        <w:left w:val="none" w:sz="0" w:space="0" w:color="auto"/>
        <w:bottom w:val="none" w:sz="0" w:space="0" w:color="auto"/>
        <w:right w:val="none" w:sz="0" w:space="0" w:color="auto"/>
      </w:divBdr>
    </w:div>
    <w:div w:id="817301535">
      <w:bodyDiv w:val="1"/>
      <w:marLeft w:val="0"/>
      <w:marRight w:val="0"/>
      <w:marTop w:val="0"/>
      <w:marBottom w:val="0"/>
      <w:divBdr>
        <w:top w:val="none" w:sz="0" w:space="0" w:color="auto"/>
        <w:left w:val="none" w:sz="0" w:space="0" w:color="auto"/>
        <w:bottom w:val="none" w:sz="0" w:space="0" w:color="auto"/>
        <w:right w:val="none" w:sz="0" w:space="0" w:color="auto"/>
      </w:divBdr>
    </w:div>
    <w:div w:id="818422109">
      <w:bodyDiv w:val="1"/>
      <w:marLeft w:val="0"/>
      <w:marRight w:val="0"/>
      <w:marTop w:val="0"/>
      <w:marBottom w:val="0"/>
      <w:divBdr>
        <w:top w:val="none" w:sz="0" w:space="0" w:color="auto"/>
        <w:left w:val="none" w:sz="0" w:space="0" w:color="auto"/>
        <w:bottom w:val="none" w:sz="0" w:space="0" w:color="auto"/>
        <w:right w:val="none" w:sz="0" w:space="0" w:color="auto"/>
      </w:divBdr>
      <w:divsChild>
        <w:div w:id="620042028">
          <w:marLeft w:val="850"/>
          <w:marRight w:val="0"/>
          <w:marTop w:val="77"/>
          <w:marBottom w:val="0"/>
          <w:divBdr>
            <w:top w:val="none" w:sz="0" w:space="0" w:color="auto"/>
            <w:left w:val="none" w:sz="0" w:space="0" w:color="auto"/>
            <w:bottom w:val="none" w:sz="0" w:space="0" w:color="auto"/>
            <w:right w:val="none" w:sz="0" w:space="0" w:color="auto"/>
          </w:divBdr>
        </w:div>
        <w:div w:id="679088133">
          <w:marLeft w:val="432"/>
          <w:marRight w:val="0"/>
          <w:marTop w:val="86"/>
          <w:marBottom w:val="0"/>
          <w:divBdr>
            <w:top w:val="none" w:sz="0" w:space="0" w:color="auto"/>
            <w:left w:val="none" w:sz="0" w:space="0" w:color="auto"/>
            <w:bottom w:val="none" w:sz="0" w:space="0" w:color="auto"/>
            <w:right w:val="none" w:sz="0" w:space="0" w:color="auto"/>
          </w:divBdr>
        </w:div>
        <w:div w:id="867716627">
          <w:marLeft w:val="850"/>
          <w:marRight w:val="0"/>
          <w:marTop w:val="77"/>
          <w:marBottom w:val="0"/>
          <w:divBdr>
            <w:top w:val="none" w:sz="0" w:space="0" w:color="auto"/>
            <w:left w:val="none" w:sz="0" w:space="0" w:color="auto"/>
            <w:bottom w:val="none" w:sz="0" w:space="0" w:color="auto"/>
            <w:right w:val="none" w:sz="0" w:space="0" w:color="auto"/>
          </w:divBdr>
        </w:div>
        <w:div w:id="968128710">
          <w:marLeft w:val="432"/>
          <w:marRight w:val="0"/>
          <w:marTop w:val="86"/>
          <w:marBottom w:val="0"/>
          <w:divBdr>
            <w:top w:val="none" w:sz="0" w:space="0" w:color="auto"/>
            <w:left w:val="none" w:sz="0" w:space="0" w:color="auto"/>
            <w:bottom w:val="none" w:sz="0" w:space="0" w:color="auto"/>
            <w:right w:val="none" w:sz="0" w:space="0" w:color="auto"/>
          </w:divBdr>
        </w:div>
        <w:div w:id="1251543519">
          <w:marLeft w:val="850"/>
          <w:marRight w:val="0"/>
          <w:marTop w:val="77"/>
          <w:marBottom w:val="0"/>
          <w:divBdr>
            <w:top w:val="none" w:sz="0" w:space="0" w:color="auto"/>
            <w:left w:val="none" w:sz="0" w:space="0" w:color="auto"/>
            <w:bottom w:val="none" w:sz="0" w:space="0" w:color="auto"/>
            <w:right w:val="none" w:sz="0" w:space="0" w:color="auto"/>
          </w:divBdr>
        </w:div>
        <w:div w:id="1440875579">
          <w:marLeft w:val="850"/>
          <w:marRight w:val="0"/>
          <w:marTop w:val="77"/>
          <w:marBottom w:val="0"/>
          <w:divBdr>
            <w:top w:val="none" w:sz="0" w:space="0" w:color="auto"/>
            <w:left w:val="none" w:sz="0" w:space="0" w:color="auto"/>
            <w:bottom w:val="none" w:sz="0" w:space="0" w:color="auto"/>
            <w:right w:val="none" w:sz="0" w:space="0" w:color="auto"/>
          </w:divBdr>
        </w:div>
        <w:div w:id="1746875987">
          <w:marLeft w:val="850"/>
          <w:marRight w:val="0"/>
          <w:marTop w:val="77"/>
          <w:marBottom w:val="0"/>
          <w:divBdr>
            <w:top w:val="none" w:sz="0" w:space="0" w:color="auto"/>
            <w:left w:val="none" w:sz="0" w:space="0" w:color="auto"/>
            <w:bottom w:val="none" w:sz="0" w:space="0" w:color="auto"/>
            <w:right w:val="none" w:sz="0" w:space="0" w:color="auto"/>
          </w:divBdr>
        </w:div>
        <w:div w:id="1786073474">
          <w:marLeft w:val="850"/>
          <w:marRight w:val="0"/>
          <w:marTop w:val="77"/>
          <w:marBottom w:val="0"/>
          <w:divBdr>
            <w:top w:val="none" w:sz="0" w:space="0" w:color="auto"/>
            <w:left w:val="none" w:sz="0" w:space="0" w:color="auto"/>
            <w:bottom w:val="none" w:sz="0" w:space="0" w:color="auto"/>
            <w:right w:val="none" w:sz="0" w:space="0" w:color="auto"/>
          </w:divBdr>
        </w:div>
        <w:div w:id="1982610982">
          <w:marLeft w:val="432"/>
          <w:marRight w:val="0"/>
          <w:marTop w:val="86"/>
          <w:marBottom w:val="0"/>
          <w:divBdr>
            <w:top w:val="none" w:sz="0" w:space="0" w:color="auto"/>
            <w:left w:val="none" w:sz="0" w:space="0" w:color="auto"/>
            <w:bottom w:val="none" w:sz="0" w:space="0" w:color="auto"/>
            <w:right w:val="none" w:sz="0" w:space="0" w:color="auto"/>
          </w:divBdr>
        </w:div>
        <w:div w:id="2139882431">
          <w:marLeft w:val="850"/>
          <w:marRight w:val="0"/>
          <w:marTop w:val="77"/>
          <w:marBottom w:val="0"/>
          <w:divBdr>
            <w:top w:val="none" w:sz="0" w:space="0" w:color="auto"/>
            <w:left w:val="none" w:sz="0" w:space="0" w:color="auto"/>
            <w:bottom w:val="none" w:sz="0" w:space="0" w:color="auto"/>
            <w:right w:val="none" w:sz="0" w:space="0" w:color="auto"/>
          </w:divBdr>
        </w:div>
      </w:divsChild>
    </w:div>
    <w:div w:id="818887283">
      <w:bodyDiv w:val="1"/>
      <w:marLeft w:val="0"/>
      <w:marRight w:val="0"/>
      <w:marTop w:val="0"/>
      <w:marBottom w:val="0"/>
      <w:divBdr>
        <w:top w:val="none" w:sz="0" w:space="0" w:color="auto"/>
        <w:left w:val="none" w:sz="0" w:space="0" w:color="auto"/>
        <w:bottom w:val="none" w:sz="0" w:space="0" w:color="auto"/>
        <w:right w:val="none" w:sz="0" w:space="0" w:color="auto"/>
      </w:divBdr>
    </w:div>
    <w:div w:id="821504157">
      <w:bodyDiv w:val="1"/>
      <w:marLeft w:val="0"/>
      <w:marRight w:val="0"/>
      <w:marTop w:val="0"/>
      <w:marBottom w:val="0"/>
      <w:divBdr>
        <w:top w:val="none" w:sz="0" w:space="0" w:color="auto"/>
        <w:left w:val="none" w:sz="0" w:space="0" w:color="auto"/>
        <w:bottom w:val="none" w:sz="0" w:space="0" w:color="auto"/>
        <w:right w:val="none" w:sz="0" w:space="0" w:color="auto"/>
      </w:divBdr>
      <w:divsChild>
        <w:div w:id="102923714">
          <w:marLeft w:val="1166"/>
          <w:marRight w:val="0"/>
          <w:marTop w:val="106"/>
          <w:marBottom w:val="0"/>
          <w:divBdr>
            <w:top w:val="none" w:sz="0" w:space="0" w:color="auto"/>
            <w:left w:val="none" w:sz="0" w:space="0" w:color="auto"/>
            <w:bottom w:val="none" w:sz="0" w:space="0" w:color="auto"/>
            <w:right w:val="none" w:sz="0" w:space="0" w:color="auto"/>
          </w:divBdr>
        </w:div>
        <w:div w:id="369763154">
          <w:marLeft w:val="1166"/>
          <w:marRight w:val="0"/>
          <w:marTop w:val="106"/>
          <w:marBottom w:val="0"/>
          <w:divBdr>
            <w:top w:val="none" w:sz="0" w:space="0" w:color="auto"/>
            <w:left w:val="none" w:sz="0" w:space="0" w:color="auto"/>
            <w:bottom w:val="none" w:sz="0" w:space="0" w:color="auto"/>
            <w:right w:val="none" w:sz="0" w:space="0" w:color="auto"/>
          </w:divBdr>
        </w:div>
        <w:div w:id="511182520">
          <w:marLeft w:val="1166"/>
          <w:marRight w:val="0"/>
          <w:marTop w:val="106"/>
          <w:marBottom w:val="0"/>
          <w:divBdr>
            <w:top w:val="none" w:sz="0" w:space="0" w:color="auto"/>
            <w:left w:val="none" w:sz="0" w:space="0" w:color="auto"/>
            <w:bottom w:val="none" w:sz="0" w:space="0" w:color="auto"/>
            <w:right w:val="none" w:sz="0" w:space="0" w:color="auto"/>
          </w:divBdr>
        </w:div>
        <w:div w:id="553780170">
          <w:marLeft w:val="1800"/>
          <w:marRight w:val="0"/>
          <w:marTop w:val="96"/>
          <w:marBottom w:val="0"/>
          <w:divBdr>
            <w:top w:val="none" w:sz="0" w:space="0" w:color="auto"/>
            <w:left w:val="none" w:sz="0" w:space="0" w:color="auto"/>
            <w:bottom w:val="none" w:sz="0" w:space="0" w:color="auto"/>
            <w:right w:val="none" w:sz="0" w:space="0" w:color="auto"/>
          </w:divBdr>
        </w:div>
        <w:div w:id="637026983">
          <w:marLeft w:val="1800"/>
          <w:marRight w:val="0"/>
          <w:marTop w:val="96"/>
          <w:marBottom w:val="0"/>
          <w:divBdr>
            <w:top w:val="none" w:sz="0" w:space="0" w:color="auto"/>
            <w:left w:val="none" w:sz="0" w:space="0" w:color="auto"/>
            <w:bottom w:val="none" w:sz="0" w:space="0" w:color="auto"/>
            <w:right w:val="none" w:sz="0" w:space="0" w:color="auto"/>
          </w:divBdr>
        </w:div>
        <w:div w:id="1009792922">
          <w:marLeft w:val="1166"/>
          <w:marRight w:val="0"/>
          <w:marTop w:val="106"/>
          <w:marBottom w:val="0"/>
          <w:divBdr>
            <w:top w:val="none" w:sz="0" w:space="0" w:color="auto"/>
            <w:left w:val="none" w:sz="0" w:space="0" w:color="auto"/>
            <w:bottom w:val="none" w:sz="0" w:space="0" w:color="auto"/>
            <w:right w:val="none" w:sz="0" w:space="0" w:color="auto"/>
          </w:divBdr>
        </w:div>
        <w:div w:id="1044793019">
          <w:marLeft w:val="1800"/>
          <w:marRight w:val="0"/>
          <w:marTop w:val="96"/>
          <w:marBottom w:val="0"/>
          <w:divBdr>
            <w:top w:val="none" w:sz="0" w:space="0" w:color="auto"/>
            <w:left w:val="none" w:sz="0" w:space="0" w:color="auto"/>
            <w:bottom w:val="none" w:sz="0" w:space="0" w:color="auto"/>
            <w:right w:val="none" w:sz="0" w:space="0" w:color="auto"/>
          </w:divBdr>
        </w:div>
        <w:div w:id="1464999771">
          <w:marLeft w:val="1800"/>
          <w:marRight w:val="0"/>
          <w:marTop w:val="96"/>
          <w:marBottom w:val="0"/>
          <w:divBdr>
            <w:top w:val="none" w:sz="0" w:space="0" w:color="auto"/>
            <w:left w:val="none" w:sz="0" w:space="0" w:color="auto"/>
            <w:bottom w:val="none" w:sz="0" w:space="0" w:color="auto"/>
            <w:right w:val="none" w:sz="0" w:space="0" w:color="auto"/>
          </w:divBdr>
        </w:div>
        <w:div w:id="1485273386">
          <w:marLeft w:val="1800"/>
          <w:marRight w:val="0"/>
          <w:marTop w:val="96"/>
          <w:marBottom w:val="0"/>
          <w:divBdr>
            <w:top w:val="none" w:sz="0" w:space="0" w:color="auto"/>
            <w:left w:val="none" w:sz="0" w:space="0" w:color="auto"/>
            <w:bottom w:val="none" w:sz="0" w:space="0" w:color="auto"/>
            <w:right w:val="none" w:sz="0" w:space="0" w:color="auto"/>
          </w:divBdr>
        </w:div>
        <w:div w:id="1667436875">
          <w:marLeft w:val="1800"/>
          <w:marRight w:val="0"/>
          <w:marTop w:val="96"/>
          <w:marBottom w:val="0"/>
          <w:divBdr>
            <w:top w:val="none" w:sz="0" w:space="0" w:color="auto"/>
            <w:left w:val="none" w:sz="0" w:space="0" w:color="auto"/>
            <w:bottom w:val="none" w:sz="0" w:space="0" w:color="auto"/>
            <w:right w:val="none" w:sz="0" w:space="0" w:color="auto"/>
          </w:divBdr>
        </w:div>
        <w:div w:id="1730492106">
          <w:marLeft w:val="547"/>
          <w:marRight w:val="0"/>
          <w:marTop w:val="0"/>
          <w:marBottom w:val="0"/>
          <w:divBdr>
            <w:top w:val="none" w:sz="0" w:space="0" w:color="auto"/>
            <w:left w:val="none" w:sz="0" w:space="0" w:color="auto"/>
            <w:bottom w:val="none" w:sz="0" w:space="0" w:color="auto"/>
            <w:right w:val="none" w:sz="0" w:space="0" w:color="auto"/>
          </w:divBdr>
        </w:div>
        <w:div w:id="1967546713">
          <w:marLeft w:val="1800"/>
          <w:marRight w:val="0"/>
          <w:marTop w:val="96"/>
          <w:marBottom w:val="0"/>
          <w:divBdr>
            <w:top w:val="none" w:sz="0" w:space="0" w:color="auto"/>
            <w:left w:val="none" w:sz="0" w:space="0" w:color="auto"/>
            <w:bottom w:val="none" w:sz="0" w:space="0" w:color="auto"/>
            <w:right w:val="none" w:sz="0" w:space="0" w:color="auto"/>
          </w:divBdr>
        </w:div>
      </w:divsChild>
    </w:div>
    <w:div w:id="821771333">
      <w:bodyDiv w:val="1"/>
      <w:marLeft w:val="0"/>
      <w:marRight w:val="0"/>
      <w:marTop w:val="0"/>
      <w:marBottom w:val="0"/>
      <w:divBdr>
        <w:top w:val="none" w:sz="0" w:space="0" w:color="auto"/>
        <w:left w:val="none" w:sz="0" w:space="0" w:color="auto"/>
        <w:bottom w:val="none" w:sz="0" w:space="0" w:color="auto"/>
        <w:right w:val="none" w:sz="0" w:space="0" w:color="auto"/>
      </w:divBdr>
    </w:div>
    <w:div w:id="823164362">
      <w:bodyDiv w:val="1"/>
      <w:marLeft w:val="0"/>
      <w:marRight w:val="0"/>
      <w:marTop w:val="0"/>
      <w:marBottom w:val="0"/>
      <w:divBdr>
        <w:top w:val="none" w:sz="0" w:space="0" w:color="auto"/>
        <w:left w:val="none" w:sz="0" w:space="0" w:color="auto"/>
        <w:bottom w:val="none" w:sz="0" w:space="0" w:color="auto"/>
        <w:right w:val="none" w:sz="0" w:space="0" w:color="auto"/>
      </w:divBdr>
    </w:div>
    <w:div w:id="824054522">
      <w:bodyDiv w:val="1"/>
      <w:marLeft w:val="0"/>
      <w:marRight w:val="0"/>
      <w:marTop w:val="0"/>
      <w:marBottom w:val="0"/>
      <w:divBdr>
        <w:top w:val="none" w:sz="0" w:space="0" w:color="auto"/>
        <w:left w:val="none" w:sz="0" w:space="0" w:color="auto"/>
        <w:bottom w:val="none" w:sz="0" w:space="0" w:color="auto"/>
        <w:right w:val="none" w:sz="0" w:space="0" w:color="auto"/>
      </w:divBdr>
    </w:div>
    <w:div w:id="824123718">
      <w:bodyDiv w:val="1"/>
      <w:marLeft w:val="0"/>
      <w:marRight w:val="0"/>
      <w:marTop w:val="0"/>
      <w:marBottom w:val="0"/>
      <w:divBdr>
        <w:top w:val="none" w:sz="0" w:space="0" w:color="auto"/>
        <w:left w:val="none" w:sz="0" w:space="0" w:color="auto"/>
        <w:bottom w:val="none" w:sz="0" w:space="0" w:color="auto"/>
        <w:right w:val="none" w:sz="0" w:space="0" w:color="auto"/>
      </w:divBdr>
      <w:divsChild>
        <w:div w:id="140971465">
          <w:marLeft w:val="1166"/>
          <w:marRight w:val="0"/>
          <w:marTop w:val="96"/>
          <w:marBottom w:val="0"/>
          <w:divBdr>
            <w:top w:val="none" w:sz="0" w:space="0" w:color="auto"/>
            <w:left w:val="none" w:sz="0" w:space="0" w:color="auto"/>
            <w:bottom w:val="none" w:sz="0" w:space="0" w:color="auto"/>
            <w:right w:val="none" w:sz="0" w:space="0" w:color="auto"/>
          </w:divBdr>
        </w:div>
        <w:div w:id="279533008">
          <w:marLeft w:val="1800"/>
          <w:marRight w:val="0"/>
          <w:marTop w:val="86"/>
          <w:marBottom w:val="0"/>
          <w:divBdr>
            <w:top w:val="none" w:sz="0" w:space="0" w:color="auto"/>
            <w:left w:val="none" w:sz="0" w:space="0" w:color="auto"/>
            <w:bottom w:val="none" w:sz="0" w:space="0" w:color="auto"/>
            <w:right w:val="none" w:sz="0" w:space="0" w:color="auto"/>
          </w:divBdr>
        </w:div>
        <w:div w:id="376009851">
          <w:marLeft w:val="1166"/>
          <w:marRight w:val="0"/>
          <w:marTop w:val="96"/>
          <w:marBottom w:val="0"/>
          <w:divBdr>
            <w:top w:val="none" w:sz="0" w:space="0" w:color="auto"/>
            <w:left w:val="none" w:sz="0" w:space="0" w:color="auto"/>
            <w:bottom w:val="none" w:sz="0" w:space="0" w:color="auto"/>
            <w:right w:val="none" w:sz="0" w:space="0" w:color="auto"/>
          </w:divBdr>
        </w:div>
        <w:div w:id="686759842">
          <w:marLeft w:val="1166"/>
          <w:marRight w:val="0"/>
          <w:marTop w:val="96"/>
          <w:marBottom w:val="0"/>
          <w:divBdr>
            <w:top w:val="none" w:sz="0" w:space="0" w:color="auto"/>
            <w:left w:val="none" w:sz="0" w:space="0" w:color="auto"/>
            <w:bottom w:val="none" w:sz="0" w:space="0" w:color="auto"/>
            <w:right w:val="none" w:sz="0" w:space="0" w:color="auto"/>
          </w:divBdr>
        </w:div>
        <w:div w:id="1010328350">
          <w:marLeft w:val="1800"/>
          <w:marRight w:val="0"/>
          <w:marTop w:val="86"/>
          <w:marBottom w:val="0"/>
          <w:divBdr>
            <w:top w:val="none" w:sz="0" w:space="0" w:color="auto"/>
            <w:left w:val="none" w:sz="0" w:space="0" w:color="auto"/>
            <w:bottom w:val="none" w:sz="0" w:space="0" w:color="auto"/>
            <w:right w:val="none" w:sz="0" w:space="0" w:color="auto"/>
          </w:divBdr>
        </w:div>
        <w:div w:id="1036589569">
          <w:marLeft w:val="1166"/>
          <w:marRight w:val="0"/>
          <w:marTop w:val="96"/>
          <w:marBottom w:val="0"/>
          <w:divBdr>
            <w:top w:val="none" w:sz="0" w:space="0" w:color="auto"/>
            <w:left w:val="none" w:sz="0" w:space="0" w:color="auto"/>
            <w:bottom w:val="none" w:sz="0" w:space="0" w:color="auto"/>
            <w:right w:val="none" w:sz="0" w:space="0" w:color="auto"/>
          </w:divBdr>
        </w:div>
        <w:div w:id="1138492324">
          <w:marLeft w:val="1800"/>
          <w:marRight w:val="0"/>
          <w:marTop w:val="86"/>
          <w:marBottom w:val="0"/>
          <w:divBdr>
            <w:top w:val="none" w:sz="0" w:space="0" w:color="auto"/>
            <w:left w:val="none" w:sz="0" w:space="0" w:color="auto"/>
            <w:bottom w:val="none" w:sz="0" w:space="0" w:color="auto"/>
            <w:right w:val="none" w:sz="0" w:space="0" w:color="auto"/>
          </w:divBdr>
        </w:div>
        <w:div w:id="1887258891">
          <w:marLeft w:val="1800"/>
          <w:marRight w:val="0"/>
          <w:marTop w:val="86"/>
          <w:marBottom w:val="0"/>
          <w:divBdr>
            <w:top w:val="none" w:sz="0" w:space="0" w:color="auto"/>
            <w:left w:val="none" w:sz="0" w:space="0" w:color="auto"/>
            <w:bottom w:val="none" w:sz="0" w:space="0" w:color="auto"/>
            <w:right w:val="none" w:sz="0" w:space="0" w:color="auto"/>
          </w:divBdr>
        </w:div>
        <w:div w:id="1920747474">
          <w:marLeft w:val="1800"/>
          <w:marRight w:val="0"/>
          <w:marTop w:val="86"/>
          <w:marBottom w:val="0"/>
          <w:divBdr>
            <w:top w:val="none" w:sz="0" w:space="0" w:color="auto"/>
            <w:left w:val="none" w:sz="0" w:space="0" w:color="auto"/>
            <w:bottom w:val="none" w:sz="0" w:space="0" w:color="auto"/>
            <w:right w:val="none" w:sz="0" w:space="0" w:color="auto"/>
          </w:divBdr>
        </w:div>
      </w:divsChild>
    </w:div>
    <w:div w:id="824322954">
      <w:bodyDiv w:val="1"/>
      <w:marLeft w:val="0"/>
      <w:marRight w:val="0"/>
      <w:marTop w:val="0"/>
      <w:marBottom w:val="0"/>
      <w:divBdr>
        <w:top w:val="none" w:sz="0" w:space="0" w:color="auto"/>
        <w:left w:val="none" w:sz="0" w:space="0" w:color="auto"/>
        <w:bottom w:val="none" w:sz="0" w:space="0" w:color="auto"/>
        <w:right w:val="none" w:sz="0" w:space="0" w:color="auto"/>
      </w:divBdr>
      <w:divsChild>
        <w:div w:id="305546644">
          <w:marLeft w:val="547"/>
          <w:marRight w:val="0"/>
          <w:marTop w:val="115"/>
          <w:marBottom w:val="0"/>
          <w:divBdr>
            <w:top w:val="none" w:sz="0" w:space="0" w:color="auto"/>
            <w:left w:val="none" w:sz="0" w:space="0" w:color="auto"/>
            <w:bottom w:val="none" w:sz="0" w:space="0" w:color="auto"/>
            <w:right w:val="none" w:sz="0" w:space="0" w:color="auto"/>
          </w:divBdr>
        </w:div>
        <w:div w:id="856697056">
          <w:marLeft w:val="547"/>
          <w:marRight w:val="0"/>
          <w:marTop w:val="115"/>
          <w:marBottom w:val="0"/>
          <w:divBdr>
            <w:top w:val="none" w:sz="0" w:space="0" w:color="auto"/>
            <w:left w:val="none" w:sz="0" w:space="0" w:color="auto"/>
            <w:bottom w:val="none" w:sz="0" w:space="0" w:color="auto"/>
            <w:right w:val="none" w:sz="0" w:space="0" w:color="auto"/>
          </w:divBdr>
        </w:div>
        <w:div w:id="894311806">
          <w:marLeft w:val="547"/>
          <w:marRight w:val="0"/>
          <w:marTop w:val="115"/>
          <w:marBottom w:val="0"/>
          <w:divBdr>
            <w:top w:val="none" w:sz="0" w:space="0" w:color="auto"/>
            <w:left w:val="none" w:sz="0" w:space="0" w:color="auto"/>
            <w:bottom w:val="none" w:sz="0" w:space="0" w:color="auto"/>
            <w:right w:val="none" w:sz="0" w:space="0" w:color="auto"/>
          </w:divBdr>
        </w:div>
        <w:div w:id="971520353">
          <w:marLeft w:val="547"/>
          <w:marRight w:val="0"/>
          <w:marTop w:val="115"/>
          <w:marBottom w:val="0"/>
          <w:divBdr>
            <w:top w:val="none" w:sz="0" w:space="0" w:color="auto"/>
            <w:left w:val="none" w:sz="0" w:space="0" w:color="auto"/>
            <w:bottom w:val="none" w:sz="0" w:space="0" w:color="auto"/>
            <w:right w:val="none" w:sz="0" w:space="0" w:color="auto"/>
          </w:divBdr>
        </w:div>
        <w:div w:id="1221986041">
          <w:marLeft w:val="1166"/>
          <w:marRight w:val="0"/>
          <w:marTop w:val="96"/>
          <w:marBottom w:val="0"/>
          <w:divBdr>
            <w:top w:val="none" w:sz="0" w:space="0" w:color="auto"/>
            <w:left w:val="none" w:sz="0" w:space="0" w:color="auto"/>
            <w:bottom w:val="none" w:sz="0" w:space="0" w:color="auto"/>
            <w:right w:val="none" w:sz="0" w:space="0" w:color="auto"/>
          </w:divBdr>
        </w:div>
        <w:div w:id="1603302269">
          <w:marLeft w:val="1166"/>
          <w:marRight w:val="0"/>
          <w:marTop w:val="96"/>
          <w:marBottom w:val="0"/>
          <w:divBdr>
            <w:top w:val="none" w:sz="0" w:space="0" w:color="auto"/>
            <w:left w:val="none" w:sz="0" w:space="0" w:color="auto"/>
            <w:bottom w:val="none" w:sz="0" w:space="0" w:color="auto"/>
            <w:right w:val="none" w:sz="0" w:space="0" w:color="auto"/>
          </w:divBdr>
        </w:div>
      </w:divsChild>
    </w:div>
    <w:div w:id="824933342">
      <w:bodyDiv w:val="1"/>
      <w:marLeft w:val="0"/>
      <w:marRight w:val="0"/>
      <w:marTop w:val="0"/>
      <w:marBottom w:val="0"/>
      <w:divBdr>
        <w:top w:val="none" w:sz="0" w:space="0" w:color="auto"/>
        <w:left w:val="none" w:sz="0" w:space="0" w:color="auto"/>
        <w:bottom w:val="none" w:sz="0" w:space="0" w:color="auto"/>
        <w:right w:val="none" w:sz="0" w:space="0" w:color="auto"/>
      </w:divBdr>
    </w:div>
    <w:div w:id="824973137">
      <w:bodyDiv w:val="1"/>
      <w:marLeft w:val="0"/>
      <w:marRight w:val="0"/>
      <w:marTop w:val="0"/>
      <w:marBottom w:val="0"/>
      <w:divBdr>
        <w:top w:val="none" w:sz="0" w:space="0" w:color="auto"/>
        <w:left w:val="none" w:sz="0" w:space="0" w:color="auto"/>
        <w:bottom w:val="none" w:sz="0" w:space="0" w:color="auto"/>
        <w:right w:val="none" w:sz="0" w:space="0" w:color="auto"/>
      </w:divBdr>
    </w:div>
    <w:div w:id="826477358">
      <w:bodyDiv w:val="1"/>
      <w:marLeft w:val="0"/>
      <w:marRight w:val="0"/>
      <w:marTop w:val="0"/>
      <w:marBottom w:val="0"/>
      <w:divBdr>
        <w:top w:val="none" w:sz="0" w:space="0" w:color="auto"/>
        <w:left w:val="none" w:sz="0" w:space="0" w:color="auto"/>
        <w:bottom w:val="none" w:sz="0" w:space="0" w:color="auto"/>
        <w:right w:val="none" w:sz="0" w:space="0" w:color="auto"/>
      </w:divBdr>
      <w:divsChild>
        <w:div w:id="1878396906">
          <w:marLeft w:val="547"/>
          <w:marRight w:val="0"/>
          <w:marTop w:val="134"/>
          <w:marBottom w:val="120"/>
          <w:divBdr>
            <w:top w:val="none" w:sz="0" w:space="0" w:color="auto"/>
            <w:left w:val="none" w:sz="0" w:space="0" w:color="auto"/>
            <w:bottom w:val="none" w:sz="0" w:space="0" w:color="auto"/>
            <w:right w:val="none" w:sz="0" w:space="0" w:color="auto"/>
          </w:divBdr>
        </w:div>
        <w:div w:id="2045445241">
          <w:marLeft w:val="1166"/>
          <w:marRight w:val="0"/>
          <w:marTop w:val="115"/>
          <w:marBottom w:val="120"/>
          <w:divBdr>
            <w:top w:val="none" w:sz="0" w:space="0" w:color="auto"/>
            <w:left w:val="none" w:sz="0" w:space="0" w:color="auto"/>
            <w:bottom w:val="none" w:sz="0" w:space="0" w:color="auto"/>
            <w:right w:val="none" w:sz="0" w:space="0" w:color="auto"/>
          </w:divBdr>
        </w:div>
      </w:divsChild>
    </w:div>
    <w:div w:id="826674029">
      <w:bodyDiv w:val="1"/>
      <w:marLeft w:val="0"/>
      <w:marRight w:val="0"/>
      <w:marTop w:val="0"/>
      <w:marBottom w:val="0"/>
      <w:divBdr>
        <w:top w:val="none" w:sz="0" w:space="0" w:color="auto"/>
        <w:left w:val="none" w:sz="0" w:space="0" w:color="auto"/>
        <w:bottom w:val="none" w:sz="0" w:space="0" w:color="auto"/>
        <w:right w:val="none" w:sz="0" w:space="0" w:color="auto"/>
      </w:divBdr>
    </w:div>
    <w:div w:id="826750151">
      <w:bodyDiv w:val="1"/>
      <w:marLeft w:val="0"/>
      <w:marRight w:val="0"/>
      <w:marTop w:val="0"/>
      <w:marBottom w:val="0"/>
      <w:divBdr>
        <w:top w:val="none" w:sz="0" w:space="0" w:color="auto"/>
        <w:left w:val="none" w:sz="0" w:space="0" w:color="auto"/>
        <w:bottom w:val="none" w:sz="0" w:space="0" w:color="auto"/>
        <w:right w:val="none" w:sz="0" w:space="0" w:color="auto"/>
      </w:divBdr>
      <w:divsChild>
        <w:div w:id="1137338266">
          <w:marLeft w:val="0"/>
          <w:marRight w:val="0"/>
          <w:marTop w:val="0"/>
          <w:marBottom w:val="0"/>
          <w:divBdr>
            <w:top w:val="none" w:sz="0" w:space="0" w:color="auto"/>
            <w:left w:val="none" w:sz="0" w:space="0" w:color="auto"/>
            <w:bottom w:val="none" w:sz="0" w:space="0" w:color="auto"/>
            <w:right w:val="none" w:sz="0" w:space="0" w:color="auto"/>
          </w:divBdr>
          <w:divsChild>
            <w:div w:id="579876226">
              <w:marLeft w:val="0"/>
              <w:marRight w:val="0"/>
              <w:marTop w:val="0"/>
              <w:marBottom w:val="0"/>
              <w:divBdr>
                <w:top w:val="none" w:sz="0" w:space="0" w:color="auto"/>
                <w:left w:val="none" w:sz="0" w:space="0" w:color="auto"/>
                <w:bottom w:val="none" w:sz="0" w:space="0" w:color="auto"/>
                <w:right w:val="none" w:sz="0" w:space="0" w:color="auto"/>
              </w:divBdr>
            </w:div>
            <w:div w:id="1069114840">
              <w:marLeft w:val="0"/>
              <w:marRight w:val="0"/>
              <w:marTop w:val="0"/>
              <w:marBottom w:val="0"/>
              <w:divBdr>
                <w:top w:val="none" w:sz="0" w:space="0" w:color="auto"/>
                <w:left w:val="none" w:sz="0" w:space="0" w:color="auto"/>
                <w:bottom w:val="none" w:sz="0" w:space="0" w:color="auto"/>
                <w:right w:val="none" w:sz="0" w:space="0" w:color="auto"/>
              </w:divBdr>
            </w:div>
            <w:div w:id="1498182222">
              <w:marLeft w:val="0"/>
              <w:marRight w:val="0"/>
              <w:marTop w:val="0"/>
              <w:marBottom w:val="0"/>
              <w:divBdr>
                <w:top w:val="none" w:sz="0" w:space="0" w:color="auto"/>
                <w:left w:val="none" w:sz="0" w:space="0" w:color="auto"/>
                <w:bottom w:val="none" w:sz="0" w:space="0" w:color="auto"/>
                <w:right w:val="none" w:sz="0" w:space="0" w:color="auto"/>
              </w:divBdr>
            </w:div>
            <w:div w:id="176340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30510">
      <w:bodyDiv w:val="1"/>
      <w:marLeft w:val="0"/>
      <w:marRight w:val="0"/>
      <w:marTop w:val="0"/>
      <w:marBottom w:val="0"/>
      <w:divBdr>
        <w:top w:val="none" w:sz="0" w:space="0" w:color="auto"/>
        <w:left w:val="none" w:sz="0" w:space="0" w:color="auto"/>
        <w:bottom w:val="none" w:sz="0" w:space="0" w:color="auto"/>
        <w:right w:val="none" w:sz="0" w:space="0" w:color="auto"/>
      </w:divBdr>
    </w:div>
    <w:div w:id="827676997">
      <w:bodyDiv w:val="1"/>
      <w:marLeft w:val="0"/>
      <w:marRight w:val="0"/>
      <w:marTop w:val="0"/>
      <w:marBottom w:val="0"/>
      <w:divBdr>
        <w:top w:val="none" w:sz="0" w:space="0" w:color="auto"/>
        <w:left w:val="none" w:sz="0" w:space="0" w:color="auto"/>
        <w:bottom w:val="none" w:sz="0" w:space="0" w:color="auto"/>
        <w:right w:val="none" w:sz="0" w:space="0" w:color="auto"/>
      </w:divBdr>
    </w:div>
    <w:div w:id="828249180">
      <w:bodyDiv w:val="1"/>
      <w:marLeft w:val="0"/>
      <w:marRight w:val="0"/>
      <w:marTop w:val="0"/>
      <w:marBottom w:val="0"/>
      <w:divBdr>
        <w:top w:val="none" w:sz="0" w:space="0" w:color="auto"/>
        <w:left w:val="none" w:sz="0" w:space="0" w:color="auto"/>
        <w:bottom w:val="none" w:sz="0" w:space="0" w:color="auto"/>
        <w:right w:val="none" w:sz="0" w:space="0" w:color="auto"/>
      </w:divBdr>
    </w:div>
    <w:div w:id="829520187">
      <w:bodyDiv w:val="1"/>
      <w:marLeft w:val="0"/>
      <w:marRight w:val="0"/>
      <w:marTop w:val="0"/>
      <w:marBottom w:val="0"/>
      <w:divBdr>
        <w:top w:val="none" w:sz="0" w:space="0" w:color="auto"/>
        <w:left w:val="none" w:sz="0" w:space="0" w:color="auto"/>
        <w:bottom w:val="none" w:sz="0" w:space="0" w:color="auto"/>
        <w:right w:val="none" w:sz="0" w:space="0" w:color="auto"/>
      </w:divBdr>
    </w:div>
    <w:div w:id="830095239">
      <w:bodyDiv w:val="1"/>
      <w:marLeft w:val="0"/>
      <w:marRight w:val="0"/>
      <w:marTop w:val="0"/>
      <w:marBottom w:val="0"/>
      <w:divBdr>
        <w:top w:val="none" w:sz="0" w:space="0" w:color="auto"/>
        <w:left w:val="none" w:sz="0" w:space="0" w:color="auto"/>
        <w:bottom w:val="none" w:sz="0" w:space="0" w:color="auto"/>
        <w:right w:val="none" w:sz="0" w:space="0" w:color="auto"/>
      </w:divBdr>
    </w:div>
    <w:div w:id="831217973">
      <w:bodyDiv w:val="1"/>
      <w:marLeft w:val="0"/>
      <w:marRight w:val="0"/>
      <w:marTop w:val="0"/>
      <w:marBottom w:val="0"/>
      <w:divBdr>
        <w:top w:val="none" w:sz="0" w:space="0" w:color="auto"/>
        <w:left w:val="none" w:sz="0" w:space="0" w:color="auto"/>
        <w:bottom w:val="none" w:sz="0" w:space="0" w:color="auto"/>
        <w:right w:val="none" w:sz="0" w:space="0" w:color="auto"/>
      </w:divBdr>
      <w:divsChild>
        <w:div w:id="180974507">
          <w:marLeft w:val="1152"/>
          <w:marRight w:val="0"/>
          <w:marTop w:val="0"/>
          <w:marBottom w:val="0"/>
          <w:divBdr>
            <w:top w:val="none" w:sz="0" w:space="0" w:color="auto"/>
            <w:left w:val="none" w:sz="0" w:space="0" w:color="auto"/>
            <w:bottom w:val="none" w:sz="0" w:space="0" w:color="auto"/>
            <w:right w:val="none" w:sz="0" w:space="0" w:color="auto"/>
          </w:divBdr>
        </w:div>
        <w:div w:id="450977627">
          <w:marLeft w:val="432"/>
          <w:marRight w:val="0"/>
          <w:marTop w:val="0"/>
          <w:marBottom w:val="0"/>
          <w:divBdr>
            <w:top w:val="none" w:sz="0" w:space="0" w:color="auto"/>
            <w:left w:val="none" w:sz="0" w:space="0" w:color="auto"/>
            <w:bottom w:val="none" w:sz="0" w:space="0" w:color="auto"/>
            <w:right w:val="none" w:sz="0" w:space="0" w:color="auto"/>
          </w:divBdr>
        </w:div>
        <w:div w:id="846403937">
          <w:marLeft w:val="1872"/>
          <w:marRight w:val="0"/>
          <w:marTop w:val="0"/>
          <w:marBottom w:val="0"/>
          <w:divBdr>
            <w:top w:val="none" w:sz="0" w:space="0" w:color="auto"/>
            <w:left w:val="none" w:sz="0" w:space="0" w:color="auto"/>
            <w:bottom w:val="none" w:sz="0" w:space="0" w:color="auto"/>
            <w:right w:val="none" w:sz="0" w:space="0" w:color="auto"/>
          </w:divBdr>
        </w:div>
        <w:div w:id="1586721861">
          <w:marLeft w:val="1872"/>
          <w:marRight w:val="0"/>
          <w:marTop w:val="0"/>
          <w:marBottom w:val="0"/>
          <w:divBdr>
            <w:top w:val="none" w:sz="0" w:space="0" w:color="auto"/>
            <w:left w:val="none" w:sz="0" w:space="0" w:color="auto"/>
            <w:bottom w:val="none" w:sz="0" w:space="0" w:color="auto"/>
            <w:right w:val="none" w:sz="0" w:space="0" w:color="auto"/>
          </w:divBdr>
        </w:div>
        <w:div w:id="1658610428">
          <w:marLeft w:val="1152"/>
          <w:marRight w:val="0"/>
          <w:marTop w:val="0"/>
          <w:marBottom w:val="0"/>
          <w:divBdr>
            <w:top w:val="none" w:sz="0" w:space="0" w:color="auto"/>
            <w:left w:val="none" w:sz="0" w:space="0" w:color="auto"/>
            <w:bottom w:val="none" w:sz="0" w:space="0" w:color="auto"/>
            <w:right w:val="none" w:sz="0" w:space="0" w:color="auto"/>
          </w:divBdr>
        </w:div>
      </w:divsChild>
    </w:div>
    <w:div w:id="832380848">
      <w:bodyDiv w:val="1"/>
      <w:marLeft w:val="0"/>
      <w:marRight w:val="0"/>
      <w:marTop w:val="0"/>
      <w:marBottom w:val="0"/>
      <w:divBdr>
        <w:top w:val="none" w:sz="0" w:space="0" w:color="auto"/>
        <w:left w:val="none" w:sz="0" w:space="0" w:color="auto"/>
        <w:bottom w:val="none" w:sz="0" w:space="0" w:color="auto"/>
        <w:right w:val="none" w:sz="0" w:space="0" w:color="auto"/>
      </w:divBdr>
    </w:div>
    <w:div w:id="832453913">
      <w:bodyDiv w:val="1"/>
      <w:marLeft w:val="0"/>
      <w:marRight w:val="0"/>
      <w:marTop w:val="0"/>
      <w:marBottom w:val="0"/>
      <w:divBdr>
        <w:top w:val="none" w:sz="0" w:space="0" w:color="auto"/>
        <w:left w:val="none" w:sz="0" w:space="0" w:color="auto"/>
        <w:bottom w:val="none" w:sz="0" w:space="0" w:color="auto"/>
        <w:right w:val="none" w:sz="0" w:space="0" w:color="auto"/>
      </w:divBdr>
    </w:div>
    <w:div w:id="834106639">
      <w:bodyDiv w:val="1"/>
      <w:marLeft w:val="0"/>
      <w:marRight w:val="0"/>
      <w:marTop w:val="0"/>
      <w:marBottom w:val="0"/>
      <w:divBdr>
        <w:top w:val="none" w:sz="0" w:space="0" w:color="auto"/>
        <w:left w:val="none" w:sz="0" w:space="0" w:color="auto"/>
        <w:bottom w:val="none" w:sz="0" w:space="0" w:color="auto"/>
        <w:right w:val="none" w:sz="0" w:space="0" w:color="auto"/>
      </w:divBdr>
    </w:div>
    <w:div w:id="835069150">
      <w:bodyDiv w:val="1"/>
      <w:marLeft w:val="0"/>
      <w:marRight w:val="0"/>
      <w:marTop w:val="0"/>
      <w:marBottom w:val="0"/>
      <w:divBdr>
        <w:top w:val="none" w:sz="0" w:space="0" w:color="auto"/>
        <w:left w:val="none" w:sz="0" w:space="0" w:color="auto"/>
        <w:bottom w:val="none" w:sz="0" w:space="0" w:color="auto"/>
        <w:right w:val="none" w:sz="0" w:space="0" w:color="auto"/>
      </w:divBdr>
    </w:div>
    <w:div w:id="835337727">
      <w:bodyDiv w:val="1"/>
      <w:marLeft w:val="0"/>
      <w:marRight w:val="0"/>
      <w:marTop w:val="0"/>
      <w:marBottom w:val="0"/>
      <w:divBdr>
        <w:top w:val="none" w:sz="0" w:space="0" w:color="auto"/>
        <w:left w:val="none" w:sz="0" w:space="0" w:color="auto"/>
        <w:bottom w:val="none" w:sz="0" w:space="0" w:color="auto"/>
        <w:right w:val="none" w:sz="0" w:space="0" w:color="auto"/>
      </w:divBdr>
      <w:divsChild>
        <w:div w:id="5909062">
          <w:marLeft w:val="0"/>
          <w:marRight w:val="0"/>
          <w:marTop w:val="0"/>
          <w:marBottom w:val="0"/>
          <w:divBdr>
            <w:top w:val="none" w:sz="0" w:space="0" w:color="auto"/>
            <w:left w:val="none" w:sz="0" w:space="0" w:color="auto"/>
            <w:bottom w:val="none" w:sz="0" w:space="0" w:color="auto"/>
            <w:right w:val="none" w:sz="0" w:space="0" w:color="auto"/>
          </w:divBdr>
        </w:div>
        <w:div w:id="21785976">
          <w:marLeft w:val="0"/>
          <w:marRight w:val="0"/>
          <w:marTop w:val="0"/>
          <w:marBottom w:val="0"/>
          <w:divBdr>
            <w:top w:val="none" w:sz="0" w:space="0" w:color="auto"/>
            <w:left w:val="none" w:sz="0" w:space="0" w:color="auto"/>
            <w:bottom w:val="none" w:sz="0" w:space="0" w:color="auto"/>
            <w:right w:val="none" w:sz="0" w:space="0" w:color="auto"/>
          </w:divBdr>
        </w:div>
        <w:div w:id="89743784">
          <w:marLeft w:val="0"/>
          <w:marRight w:val="0"/>
          <w:marTop w:val="0"/>
          <w:marBottom w:val="0"/>
          <w:divBdr>
            <w:top w:val="none" w:sz="0" w:space="0" w:color="auto"/>
            <w:left w:val="none" w:sz="0" w:space="0" w:color="auto"/>
            <w:bottom w:val="none" w:sz="0" w:space="0" w:color="auto"/>
            <w:right w:val="none" w:sz="0" w:space="0" w:color="auto"/>
          </w:divBdr>
        </w:div>
        <w:div w:id="121005343">
          <w:marLeft w:val="0"/>
          <w:marRight w:val="0"/>
          <w:marTop w:val="0"/>
          <w:marBottom w:val="0"/>
          <w:divBdr>
            <w:top w:val="none" w:sz="0" w:space="0" w:color="auto"/>
            <w:left w:val="none" w:sz="0" w:space="0" w:color="auto"/>
            <w:bottom w:val="none" w:sz="0" w:space="0" w:color="auto"/>
            <w:right w:val="none" w:sz="0" w:space="0" w:color="auto"/>
          </w:divBdr>
        </w:div>
        <w:div w:id="137889253">
          <w:marLeft w:val="0"/>
          <w:marRight w:val="0"/>
          <w:marTop w:val="0"/>
          <w:marBottom w:val="0"/>
          <w:divBdr>
            <w:top w:val="none" w:sz="0" w:space="0" w:color="auto"/>
            <w:left w:val="none" w:sz="0" w:space="0" w:color="auto"/>
            <w:bottom w:val="none" w:sz="0" w:space="0" w:color="auto"/>
            <w:right w:val="none" w:sz="0" w:space="0" w:color="auto"/>
          </w:divBdr>
        </w:div>
        <w:div w:id="262155373">
          <w:marLeft w:val="0"/>
          <w:marRight w:val="0"/>
          <w:marTop w:val="0"/>
          <w:marBottom w:val="0"/>
          <w:divBdr>
            <w:top w:val="none" w:sz="0" w:space="0" w:color="auto"/>
            <w:left w:val="none" w:sz="0" w:space="0" w:color="auto"/>
            <w:bottom w:val="none" w:sz="0" w:space="0" w:color="auto"/>
            <w:right w:val="none" w:sz="0" w:space="0" w:color="auto"/>
          </w:divBdr>
        </w:div>
        <w:div w:id="379282122">
          <w:marLeft w:val="0"/>
          <w:marRight w:val="0"/>
          <w:marTop w:val="0"/>
          <w:marBottom w:val="0"/>
          <w:divBdr>
            <w:top w:val="none" w:sz="0" w:space="0" w:color="auto"/>
            <w:left w:val="none" w:sz="0" w:space="0" w:color="auto"/>
            <w:bottom w:val="none" w:sz="0" w:space="0" w:color="auto"/>
            <w:right w:val="none" w:sz="0" w:space="0" w:color="auto"/>
          </w:divBdr>
        </w:div>
        <w:div w:id="499395490">
          <w:marLeft w:val="0"/>
          <w:marRight w:val="0"/>
          <w:marTop w:val="0"/>
          <w:marBottom w:val="0"/>
          <w:divBdr>
            <w:top w:val="none" w:sz="0" w:space="0" w:color="auto"/>
            <w:left w:val="none" w:sz="0" w:space="0" w:color="auto"/>
            <w:bottom w:val="none" w:sz="0" w:space="0" w:color="auto"/>
            <w:right w:val="none" w:sz="0" w:space="0" w:color="auto"/>
          </w:divBdr>
        </w:div>
        <w:div w:id="524750155">
          <w:marLeft w:val="0"/>
          <w:marRight w:val="0"/>
          <w:marTop w:val="0"/>
          <w:marBottom w:val="0"/>
          <w:divBdr>
            <w:top w:val="none" w:sz="0" w:space="0" w:color="auto"/>
            <w:left w:val="none" w:sz="0" w:space="0" w:color="auto"/>
            <w:bottom w:val="none" w:sz="0" w:space="0" w:color="auto"/>
            <w:right w:val="none" w:sz="0" w:space="0" w:color="auto"/>
          </w:divBdr>
        </w:div>
        <w:div w:id="629357488">
          <w:marLeft w:val="0"/>
          <w:marRight w:val="0"/>
          <w:marTop w:val="0"/>
          <w:marBottom w:val="0"/>
          <w:divBdr>
            <w:top w:val="none" w:sz="0" w:space="0" w:color="auto"/>
            <w:left w:val="none" w:sz="0" w:space="0" w:color="auto"/>
            <w:bottom w:val="none" w:sz="0" w:space="0" w:color="auto"/>
            <w:right w:val="none" w:sz="0" w:space="0" w:color="auto"/>
          </w:divBdr>
        </w:div>
        <w:div w:id="703797668">
          <w:marLeft w:val="0"/>
          <w:marRight w:val="0"/>
          <w:marTop w:val="0"/>
          <w:marBottom w:val="0"/>
          <w:divBdr>
            <w:top w:val="none" w:sz="0" w:space="0" w:color="auto"/>
            <w:left w:val="none" w:sz="0" w:space="0" w:color="auto"/>
            <w:bottom w:val="none" w:sz="0" w:space="0" w:color="auto"/>
            <w:right w:val="none" w:sz="0" w:space="0" w:color="auto"/>
          </w:divBdr>
        </w:div>
        <w:div w:id="716783446">
          <w:marLeft w:val="0"/>
          <w:marRight w:val="0"/>
          <w:marTop w:val="0"/>
          <w:marBottom w:val="0"/>
          <w:divBdr>
            <w:top w:val="none" w:sz="0" w:space="0" w:color="auto"/>
            <w:left w:val="none" w:sz="0" w:space="0" w:color="auto"/>
            <w:bottom w:val="none" w:sz="0" w:space="0" w:color="auto"/>
            <w:right w:val="none" w:sz="0" w:space="0" w:color="auto"/>
          </w:divBdr>
        </w:div>
        <w:div w:id="892935064">
          <w:marLeft w:val="0"/>
          <w:marRight w:val="0"/>
          <w:marTop w:val="0"/>
          <w:marBottom w:val="0"/>
          <w:divBdr>
            <w:top w:val="none" w:sz="0" w:space="0" w:color="auto"/>
            <w:left w:val="none" w:sz="0" w:space="0" w:color="auto"/>
            <w:bottom w:val="none" w:sz="0" w:space="0" w:color="auto"/>
            <w:right w:val="none" w:sz="0" w:space="0" w:color="auto"/>
          </w:divBdr>
        </w:div>
        <w:div w:id="910582559">
          <w:marLeft w:val="0"/>
          <w:marRight w:val="0"/>
          <w:marTop w:val="0"/>
          <w:marBottom w:val="0"/>
          <w:divBdr>
            <w:top w:val="none" w:sz="0" w:space="0" w:color="auto"/>
            <w:left w:val="none" w:sz="0" w:space="0" w:color="auto"/>
            <w:bottom w:val="none" w:sz="0" w:space="0" w:color="auto"/>
            <w:right w:val="none" w:sz="0" w:space="0" w:color="auto"/>
          </w:divBdr>
        </w:div>
        <w:div w:id="975451825">
          <w:marLeft w:val="0"/>
          <w:marRight w:val="0"/>
          <w:marTop w:val="0"/>
          <w:marBottom w:val="0"/>
          <w:divBdr>
            <w:top w:val="none" w:sz="0" w:space="0" w:color="auto"/>
            <w:left w:val="none" w:sz="0" w:space="0" w:color="auto"/>
            <w:bottom w:val="none" w:sz="0" w:space="0" w:color="auto"/>
            <w:right w:val="none" w:sz="0" w:space="0" w:color="auto"/>
          </w:divBdr>
        </w:div>
        <w:div w:id="1031688954">
          <w:marLeft w:val="0"/>
          <w:marRight w:val="0"/>
          <w:marTop w:val="0"/>
          <w:marBottom w:val="0"/>
          <w:divBdr>
            <w:top w:val="none" w:sz="0" w:space="0" w:color="auto"/>
            <w:left w:val="none" w:sz="0" w:space="0" w:color="auto"/>
            <w:bottom w:val="none" w:sz="0" w:space="0" w:color="auto"/>
            <w:right w:val="none" w:sz="0" w:space="0" w:color="auto"/>
          </w:divBdr>
        </w:div>
        <w:div w:id="1156073983">
          <w:marLeft w:val="0"/>
          <w:marRight w:val="0"/>
          <w:marTop w:val="0"/>
          <w:marBottom w:val="0"/>
          <w:divBdr>
            <w:top w:val="none" w:sz="0" w:space="0" w:color="auto"/>
            <w:left w:val="none" w:sz="0" w:space="0" w:color="auto"/>
            <w:bottom w:val="none" w:sz="0" w:space="0" w:color="auto"/>
            <w:right w:val="none" w:sz="0" w:space="0" w:color="auto"/>
          </w:divBdr>
        </w:div>
        <w:div w:id="1326396296">
          <w:marLeft w:val="0"/>
          <w:marRight w:val="0"/>
          <w:marTop w:val="0"/>
          <w:marBottom w:val="0"/>
          <w:divBdr>
            <w:top w:val="none" w:sz="0" w:space="0" w:color="auto"/>
            <w:left w:val="none" w:sz="0" w:space="0" w:color="auto"/>
            <w:bottom w:val="none" w:sz="0" w:space="0" w:color="auto"/>
            <w:right w:val="none" w:sz="0" w:space="0" w:color="auto"/>
          </w:divBdr>
        </w:div>
        <w:div w:id="1349024347">
          <w:marLeft w:val="0"/>
          <w:marRight w:val="0"/>
          <w:marTop w:val="0"/>
          <w:marBottom w:val="0"/>
          <w:divBdr>
            <w:top w:val="none" w:sz="0" w:space="0" w:color="auto"/>
            <w:left w:val="none" w:sz="0" w:space="0" w:color="auto"/>
            <w:bottom w:val="none" w:sz="0" w:space="0" w:color="auto"/>
            <w:right w:val="none" w:sz="0" w:space="0" w:color="auto"/>
          </w:divBdr>
        </w:div>
        <w:div w:id="1371226670">
          <w:marLeft w:val="0"/>
          <w:marRight w:val="0"/>
          <w:marTop w:val="0"/>
          <w:marBottom w:val="0"/>
          <w:divBdr>
            <w:top w:val="none" w:sz="0" w:space="0" w:color="auto"/>
            <w:left w:val="none" w:sz="0" w:space="0" w:color="auto"/>
            <w:bottom w:val="none" w:sz="0" w:space="0" w:color="auto"/>
            <w:right w:val="none" w:sz="0" w:space="0" w:color="auto"/>
          </w:divBdr>
        </w:div>
        <w:div w:id="1390349419">
          <w:marLeft w:val="0"/>
          <w:marRight w:val="0"/>
          <w:marTop w:val="0"/>
          <w:marBottom w:val="0"/>
          <w:divBdr>
            <w:top w:val="none" w:sz="0" w:space="0" w:color="auto"/>
            <w:left w:val="none" w:sz="0" w:space="0" w:color="auto"/>
            <w:bottom w:val="none" w:sz="0" w:space="0" w:color="auto"/>
            <w:right w:val="none" w:sz="0" w:space="0" w:color="auto"/>
          </w:divBdr>
        </w:div>
        <w:div w:id="1456288822">
          <w:marLeft w:val="0"/>
          <w:marRight w:val="0"/>
          <w:marTop w:val="0"/>
          <w:marBottom w:val="0"/>
          <w:divBdr>
            <w:top w:val="none" w:sz="0" w:space="0" w:color="auto"/>
            <w:left w:val="none" w:sz="0" w:space="0" w:color="auto"/>
            <w:bottom w:val="none" w:sz="0" w:space="0" w:color="auto"/>
            <w:right w:val="none" w:sz="0" w:space="0" w:color="auto"/>
          </w:divBdr>
        </w:div>
        <w:div w:id="1479415611">
          <w:marLeft w:val="0"/>
          <w:marRight w:val="0"/>
          <w:marTop w:val="0"/>
          <w:marBottom w:val="0"/>
          <w:divBdr>
            <w:top w:val="none" w:sz="0" w:space="0" w:color="auto"/>
            <w:left w:val="none" w:sz="0" w:space="0" w:color="auto"/>
            <w:bottom w:val="none" w:sz="0" w:space="0" w:color="auto"/>
            <w:right w:val="none" w:sz="0" w:space="0" w:color="auto"/>
          </w:divBdr>
        </w:div>
        <w:div w:id="1675112374">
          <w:marLeft w:val="0"/>
          <w:marRight w:val="0"/>
          <w:marTop w:val="0"/>
          <w:marBottom w:val="0"/>
          <w:divBdr>
            <w:top w:val="none" w:sz="0" w:space="0" w:color="auto"/>
            <w:left w:val="none" w:sz="0" w:space="0" w:color="auto"/>
            <w:bottom w:val="none" w:sz="0" w:space="0" w:color="auto"/>
            <w:right w:val="none" w:sz="0" w:space="0" w:color="auto"/>
          </w:divBdr>
        </w:div>
        <w:div w:id="1799251414">
          <w:marLeft w:val="0"/>
          <w:marRight w:val="0"/>
          <w:marTop w:val="0"/>
          <w:marBottom w:val="0"/>
          <w:divBdr>
            <w:top w:val="none" w:sz="0" w:space="0" w:color="auto"/>
            <w:left w:val="none" w:sz="0" w:space="0" w:color="auto"/>
            <w:bottom w:val="none" w:sz="0" w:space="0" w:color="auto"/>
            <w:right w:val="none" w:sz="0" w:space="0" w:color="auto"/>
          </w:divBdr>
        </w:div>
        <w:div w:id="1832212666">
          <w:marLeft w:val="0"/>
          <w:marRight w:val="0"/>
          <w:marTop w:val="0"/>
          <w:marBottom w:val="0"/>
          <w:divBdr>
            <w:top w:val="none" w:sz="0" w:space="0" w:color="auto"/>
            <w:left w:val="none" w:sz="0" w:space="0" w:color="auto"/>
            <w:bottom w:val="none" w:sz="0" w:space="0" w:color="auto"/>
            <w:right w:val="none" w:sz="0" w:space="0" w:color="auto"/>
          </w:divBdr>
        </w:div>
        <w:div w:id="1906723354">
          <w:marLeft w:val="0"/>
          <w:marRight w:val="0"/>
          <w:marTop w:val="0"/>
          <w:marBottom w:val="0"/>
          <w:divBdr>
            <w:top w:val="none" w:sz="0" w:space="0" w:color="auto"/>
            <w:left w:val="none" w:sz="0" w:space="0" w:color="auto"/>
            <w:bottom w:val="none" w:sz="0" w:space="0" w:color="auto"/>
            <w:right w:val="none" w:sz="0" w:space="0" w:color="auto"/>
          </w:divBdr>
        </w:div>
        <w:div w:id="1926183975">
          <w:marLeft w:val="0"/>
          <w:marRight w:val="0"/>
          <w:marTop w:val="0"/>
          <w:marBottom w:val="0"/>
          <w:divBdr>
            <w:top w:val="none" w:sz="0" w:space="0" w:color="auto"/>
            <w:left w:val="none" w:sz="0" w:space="0" w:color="auto"/>
            <w:bottom w:val="none" w:sz="0" w:space="0" w:color="auto"/>
            <w:right w:val="none" w:sz="0" w:space="0" w:color="auto"/>
          </w:divBdr>
        </w:div>
        <w:div w:id="1938097185">
          <w:marLeft w:val="0"/>
          <w:marRight w:val="0"/>
          <w:marTop w:val="0"/>
          <w:marBottom w:val="0"/>
          <w:divBdr>
            <w:top w:val="none" w:sz="0" w:space="0" w:color="auto"/>
            <w:left w:val="none" w:sz="0" w:space="0" w:color="auto"/>
            <w:bottom w:val="none" w:sz="0" w:space="0" w:color="auto"/>
            <w:right w:val="none" w:sz="0" w:space="0" w:color="auto"/>
          </w:divBdr>
        </w:div>
        <w:div w:id="1967927990">
          <w:marLeft w:val="0"/>
          <w:marRight w:val="0"/>
          <w:marTop w:val="0"/>
          <w:marBottom w:val="0"/>
          <w:divBdr>
            <w:top w:val="none" w:sz="0" w:space="0" w:color="auto"/>
            <w:left w:val="none" w:sz="0" w:space="0" w:color="auto"/>
            <w:bottom w:val="none" w:sz="0" w:space="0" w:color="auto"/>
            <w:right w:val="none" w:sz="0" w:space="0" w:color="auto"/>
          </w:divBdr>
        </w:div>
        <w:div w:id="1994677538">
          <w:marLeft w:val="0"/>
          <w:marRight w:val="0"/>
          <w:marTop w:val="0"/>
          <w:marBottom w:val="0"/>
          <w:divBdr>
            <w:top w:val="none" w:sz="0" w:space="0" w:color="auto"/>
            <w:left w:val="none" w:sz="0" w:space="0" w:color="auto"/>
            <w:bottom w:val="none" w:sz="0" w:space="0" w:color="auto"/>
            <w:right w:val="none" w:sz="0" w:space="0" w:color="auto"/>
          </w:divBdr>
        </w:div>
        <w:div w:id="2001616047">
          <w:marLeft w:val="0"/>
          <w:marRight w:val="0"/>
          <w:marTop w:val="0"/>
          <w:marBottom w:val="0"/>
          <w:divBdr>
            <w:top w:val="none" w:sz="0" w:space="0" w:color="auto"/>
            <w:left w:val="none" w:sz="0" w:space="0" w:color="auto"/>
            <w:bottom w:val="none" w:sz="0" w:space="0" w:color="auto"/>
            <w:right w:val="none" w:sz="0" w:space="0" w:color="auto"/>
          </w:divBdr>
        </w:div>
        <w:div w:id="2014454174">
          <w:marLeft w:val="0"/>
          <w:marRight w:val="0"/>
          <w:marTop w:val="0"/>
          <w:marBottom w:val="0"/>
          <w:divBdr>
            <w:top w:val="none" w:sz="0" w:space="0" w:color="auto"/>
            <w:left w:val="none" w:sz="0" w:space="0" w:color="auto"/>
            <w:bottom w:val="none" w:sz="0" w:space="0" w:color="auto"/>
            <w:right w:val="none" w:sz="0" w:space="0" w:color="auto"/>
          </w:divBdr>
        </w:div>
        <w:div w:id="2053995862">
          <w:marLeft w:val="0"/>
          <w:marRight w:val="0"/>
          <w:marTop w:val="0"/>
          <w:marBottom w:val="0"/>
          <w:divBdr>
            <w:top w:val="none" w:sz="0" w:space="0" w:color="auto"/>
            <w:left w:val="none" w:sz="0" w:space="0" w:color="auto"/>
            <w:bottom w:val="none" w:sz="0" w:space="0" w:color="auto"/>
            <w:right w:val="none" w:sz="0" w:space="0" w:color="auto"/>
          </w:divBdr>
        </w:div>
        <w:div w:id="2089962673">
          <w:marLeft w:val="0"/>
          <w:marRight w:val="0"/>
          <w:marTop w:val="0"/>
          <w:marBottom w:val="0"/>
          <w:divBdr>
            <w:top w:val="none" w:sz="0" w:space="0" w:color="auto"/>
            <w:left w:val="none" w:sz="0" w:space="0" w:color="auto"/>
            <w:bottom w:val="none" w:sz="0" w:space="0" w:color="auto"/>
            <w:right w:val="none" w:sz="0" w:space="0" w:color="auto"/>
          </w:divBdr>
        </w:div>
        <w:div w:id="2130977013">
          <w:marLeft w:val="0"/>
          <w:marRight w:val="0"/>
          <w:marTop w:val="0"/>
          <w:marBottom w:val="0"/>
          <w:divBdr>
            <w:top w:val="none" w:sz="0" w:space="0" w:color="auto"/>
            <w:left w:val="none" w:sz="0" w:space="0" w:color="auto"/>
            <w:bottom w:val="none" w:sz="0" w:space="0" w:color="auto"/>
            <w:right w:val="none" w:sz="0" w:space="0" w:color="auto"/>
          </w:divBdr>
        </w:div>
        <w:div w:id="2146391841">
          <w:marLeft w:val="0"/>
          <w:marRight w:val="0"/>
          <w:marTop w:val="0"/>
          <w:marBottom w:val="0"/>
          <w:divBdr>
            <w:top w:val="none" w:sz="0" w:space="0" w:color="auto"/>
            <w:left w:val="none" w:sz="0" w:space="0" w:color="auto"/>
            <w:bottom w:val="none" w:sz="0" w:space="0" w:color="auto"/>
            <w:right w:val="none" w:sz="0" w:space="0" w:color="auto"/>
          </w:divBdr>
        </w:div>
      </w:divsChild>
    </w:div>
    <w:div w:id="835657896">
      <w:bodyDiv w:val="1"/>
      <w:marLeft w:val="0"/>
      <w:marRight w:val="0"/>
      <w:marTop w:val="0"/>
      <w:marBottom w:val="0"/>
      <w:divBdr>
        <w:top w:val="none" w:sz="0" w:space="0" w:color="auto"/>
        <w:left w:val="none" w:sz="0" w:space="0" w:color="auto"/>
        <w:bottom w:val="none" w:sz="0" w:space="0" w:color="auto"/>
        <w:right w:val="none" w:sz="0" w:space="0" w:color="auto"/>
      </w:divBdr>
    </w:div>
    <w:div w:id="836501730">
      <w:bodyDiv w:val="1"/>
      <w:marLeft w:val="0"/>
      <w:marRight w:val="0"/>
      <w:marTop w:val="0"/>
      <w:marBottom w:val="0"/>
      <w:divBdr>
        <w:top w:val="none" w:sz="0" w:space="0" w:color="auto"/>
        <w:left w:val="none" w:sz="0" w:space="0" w:color="auto"/>
        <w:bottom w:val="none" w:sz="0" w:space="0" w:color="auto"/>
        <w:right w:val="none" w:sz="0" w:space="0" w:color="auto"/>
      </w:divBdr>
    </w:div>
    <w:div w:id="836531112">
      <w:bodyDiv w:val="1"/>
      <w:marLeft w:val="0"/>
      <w:marRight w:val="0"/>
      <w:marTop w:val="0"/>
      <w:marBottom w:val="0"/>
      <w:divBdr>
        <w:top w:val="none" w:sz="0" w:space="0" w:color="auto"/>
        <w:left w:val="none" w:sz="0" w:space="0" w:color="auto"/>
        <w:bottom w:val="none" w:sz="0" w:space="0" w:color="auto"/>
        <w:right w:val="none" w:sz="0" w:space="0" w:color="auto"/>
      </w:divBdr>
    </w:div>
    <w:div w:id="836916600">
      <w:bodyDiv w:val="1"/>
      <w:marLeft w:val="0"/>
      <w:marRight w:val="0"/>
      <w:marTop w:val="0"/>
      <w:marBottom w:val="0"/>
      <w:divBdr>
        <w:top w:val="none" w:sz="0" w:space="0" w:color="auto"/>
        <w:left w:val="none" w:sz="0" w:space="0" w:color="auto"/>
        <w:bottom w:val="none" w:sz="0" w:space="0" w:color="auto"/>
        <w:right w:val="none" w:sz="0" w:space="0" w:color="auto"/>
      </w:divBdr>
      <w:divsChild>
        <w:div w:id="466895869">
          <w:marLeft w:val="806"/>
          <w:marRight w:val="0"/>
          <w:marTop w:val="120"/>
          <w:marBottom w:val="0"/>
          <w:divBdr>
            <w:top w:val="none" w:sz="0" w:space="0" w:color="auto"/>
            <w:left w:val="none" w:sz="0" w:space="0" w:color="auto"/>
            <w:bottom w:val="none" w:sz="0" w:space="0" w:color="auto"/>
            <w:right w:val="none" w:sz="0" w:space="0" w:color="auto"/>
          </w:divBdr>
        </w:div>
        <w:div w:id="807631939">
          <w:marLeft w:val="806"/>
          <w:marRight w:val="0"/>
          <w:marTop w:val="120"/>
          <w:marBottom w:val="0"/>
          <w:divBdr>
            <w:top w:val="none" w:sz="0" w:space="0" w:color="auto"/>
            <w:left w:val="none" w:sz="0" w:space="0" w:color="auto"/>
            <w:bottom w:val="none" w:sz="0" w:space="0" w:color="auto"/>
            <w:right w:val="none" w:sz="0" w:space="0" w:color="auto"/>
          </w:divBdr>
        </w:div>
        <w:div w:id="967206560">
          <w:marLeft w:val="806"/>
          <w:marRight w:val="0"/>
          <w:marTop w:val="120"/>
          <w:marBottom w:val="0"/>
          <w:divBdr>
            <w:top w:val="none" w:sz="0" w:space="0" w:color="auto"/>
            <w:left w:val="none" w:sz="0" w:space="0" w:color="auto"/>
            <w:bottom w:val="none" w:sz="0" w:space="0" w:color="auto"/>
            <w:right w:val="none" w:sz="0" w:space="0" w:color="auto"/>
          </w:divBdr>
        </w:div>
        <w:div w:id="1353650457">
          <w:marLeft w:val="274"/>
          <w:marRight w:val="0"/>
          <w:marTop w:val="120"/>
          <w:marBottom w:val="0"/>
          <w:divBdr>
            <w:top w:val="none" w:sz="0" w:space="0" w:color="auto"/>
            <w:left w:val="none" w:sz="0" w:space="0" w:color="auto"/>
            <w:bottom w:val="none" w:sz="0" w:space="0" w:color="auto"/>
            <w:right w:val="none" w:sz="0" w:space="0" w:color="auto"/>
          </w:divBdr>
        </w:div>
      </w:divsChild>
    </w:div>
    <w:div w:id="837159911">
      <w:bodyDiv w:val="1"/>
      <w:marLeft w:val="0"/>
      <w:marRight w:val="0"/>
      <w:marTop w:val="0"/>
      <w:marBottom w:val="0"/>
      <w:divBdr>
        <w:top w:val="none" w:sz="0" w:space="0" w:color="auto"/>
        <w:left w:val="none" w:sz="0" w:space="0" w:color="auto"/>
        <w:bottom w:val="none" w:sz="0" w:space="0" w:color="auto"/>
        <w:right w:val="none" w:sz="0" w:space="0" w:color="auto"/>
      </w:divBdr>
      <w:divsChild>
        <w:div w:id="188221065">
          <w:marLeft w:val="1166"/>
          <w:marRight w:val="0"/>
          <w:marTop w:val="86"/>
          <w:marBottom w:val="0"/>
          <w:divBdr>
            <w:top w:val="none" w:sz="0" w:space="0" w:color="auto"/>
            <w:left w:val="none" w:sz="0" w:space="0" w:color="auto"/>
            <w:bottom w:val="none" w:sz="0" w:space="0" w:color="auto"/>
            <w:right w:val="none" w:sz="0" w:space="0" w:color="auto"/>
          </w:divBdr>
        </w:div>
        <w:div w:id="393242162">
          <w:marLeft w:val="1166"/>
          <w:marRight w:val="0"/>
          <w:marTop w:val="86"/>
          <w:marBottom w:val="0"/>
          <w:divBdr>
            <w:top w:val="none" w:sz="0" w:space="0" w:color="auto"/>
            <w:left w:val="none" w:sz="0" w:space="0" w:color="auto"/>
            <w:bottom w:val="none" w:sz="0" w:space="0" w:color="auto"/>
            <w:right w:val="none" w:sz="0" w:space="0" w:color="auto"/>
          </w:divBdr>
        </w:div>
        <w:div w:id="554780289">
          <w:marLeft w:val="547"/>
          <w:marRight w:val="0"/>
          <w:marTop w:val="106"/>
          <w:marBottom w:val="0"/>
          <w:divBdr>
            <w:top w:val="none" w:sz="0" w:space="0" w:color="auto"/>
            <w:left w:val="none" w:sz="0" w:space="0" w:color="auto"/>
            <w:bottom w:val="none" w:sz="0" w:space="0" w:color="auto"/>
            <w:right w:val="none" w:sz="0" w:space="0" w:color="auto"/>
          </w:divBdr>
        </w:div>
        <w:div w:id="710765609">
          <w:marLeft w:val="1166"/>
          <w:marRight w:val="0"/>
          <w:marTop w:val="86"/>
          <w:marBottom w:val="0"/>
          <w:divBdr>
            <w:top w:val="none" w:sz="0" w:space="0" w:color="auto"/>
            <w:left w:val="none" w:sz="0" w:space="0" w:color="auto"/>
            <w:bottom w:val="none" w:sz="0" w:space="0" w:color="auto"/>
            <w:right w:val="none" w:sz="0" w:space="0" w:color="auto"/>
          </w:divBdr>
        </w:div>
        <w:div w:id="1202865565">
          <w:marLeft w:val="1166"/>
          <w:marRight w:val="0"/>
          <w:marTop w:val="86"/>
          <w:marBottom w:val="0"/>
          <w:divBdr>
            <w:top w:val="none" w:sz="0" w:space="0" w:color="auto"/>
            <w:left w:val="none" w:sz="0" w:space="0" w:color="auto"/>
            <w:bottom w:val="none" w:sz="0" w:space="0" w:color="auto"/>
            <w:right w:val="none" w:sz="0" w:space="0" w:color="auto"/>
          </w:divBdr>
        </w:div>
        <w:div w:id="1229072107">
          <w:marLeft w:val="547"/>
          <w:marRight w:val="0"/>
          <w:marTop w:val="106"/>
          <w:marBottom w:val="0"/>
          <w:divBdr>
            <w:top w:val="none" w:sz="0" w:space="0" w:color="auto"/>
            <w:left w:val="none" w:sz="0" w:space="0" w:color="auto"/>
            <w:bottom w:val="none" w:sz="0" w:space="0" w:color="auto"/>
            <w:right w:val="none" w:sz="0" w:space="0" w:color="auto"/>
          </w:divBdr>
        </w:div>
        <w:div w:id="1519082989">
          <w:marLeft w:val="547"/>
          <w:marRight w:val="0"/>
          <w:marTop w:val="106"/>
          <w:marBottom w:val="0"/>
          <w:divBdr>
            <w:top w:val="none" w:sz="0" w:space="0" w:color="auto"/>
            <w:left w:val="none" w:sz="0" w:space="0" w:color="auto"/>
            <w:bottom w:val="none" w:sz="0" w:space="0" w:color="auto"/>
            <w:right w:val="none" w:sz="0" w:space="0" w:color="auto"/>
          </w:divBdr>
        </w:div>
        <w:div w:id="1650860119">
          <w:marLeft w:val="1800"/>
          <w:marRight w:val="0"/>
          <w:marTop w:val="67"/>
          <w:marBottom w:val="0"/>
          <w:divBdr>
            <w:top w:val="none" w:sz="0" w:space="0" w:color="auto"/>
            <w:left w:val="none" w:sz="0" w:space="0" w:color="auto"/>
            <w:bottom w:val="none" w:sz="0" w:space="0" w:color="auto"/>
            <w:right w:val="none" w:sz="0" w:space="0" w:color="auto"/>
          </w:divBdr>
        </w:div>
        <w:div w:id="1731541164">
          <w:marLeft w:val="1166"/>
          <w:marRight w:val="0"/>
          <w:marTop w:val="86"/>
          <w:marBottom w:val="0"/>
          <w:divBdr>
            <w:top w:val="none" w:sz="0" w:space="0" w:color="auto"/>
            <w:left w:val="none" w:sz="0" w:space="0" w:color="auto"/>
            <w:bottom w:val="none" w:sz="0" w:space="0" w:color="auto"/>
            <w:right w:val="none" w:sz="0" w:space="0" w:color="auto"/>
          </w:divBdr>
        </w:div>
        <w:div w:id="1772892375">
          <w:marLeft w:val="1800"/>
          <w:marRight w:val="0"/>
          <w:marTop w:val="67"/>
          <w:marBottom w:val="0"/>
          <w:divBdr>
            <w:top w:val="none" w:sz="0" w:space="0" w:color="auto"/>
            <w:left w:val="none" w:sz="0" w:space="0" w:color="auto"/>
            <w:bottom w:val="none" w:sz="0" w:space="0" w:color="auto"/>
            <w:right w:val="none" w:sz="0" w:space="0" w:color="auto"/>
          </w:divBdr>
        </w:div>
        <w:div w:id="1857034639">
          <w:marLeft w:val="1166"/>
          <w:marRight w:val="0"/>
          <w:marTop w:val="86"/>
          <w:marBottom w:val="0"/>
          <w:divBdr>
            <w:top w:val="none" w:sz="0" w:space="0" w:color="auto"/>
            <w:left w:val="none" w:sz="0" w:space="0" w:color="auto"/>
            <w:bottom w:val="none" w:sz="0" w:space="0" w:color="auto"/>
            <w:right w:val="none" w:sz="0" w:space="0" w:color="auto"/>
          </w:divBdr>
        </w:div>
        <w:div w:id="1952083649">
          <w:marLeft w:val="1800"/>
          <w:marRight w:val="0"/>
          <w:marTop w:val="67"/>
          <w:marBottom w:val="0"/>
          <w:divBdr>
            <w:top w:val="none" w:sz="0" w:space="0" w:color="auto"/>
            <w:left w:val="none" w:sz="0" w:space="0" w:color="auto"/>
            <w:bottom w:val="none" w:sz="0" w:space="0" w:color="auto"/>
            <w:right w:val="none" w:sz="0" w:space="0" w:color="auto"/>
          </w:divBdr>
        </w:div>
      </w:divsChild>
    </w:div>
    <w:div w:id="837962282">
      <w:bodyDiv w:val="1"/>
      <w:marLeft w:val="0"/>
      <w:marRight w:val="0"/>
      <w:marTop w:val="0"/>
      <w:marBottom w:val="0"/>
      <w:divBdr>
        <w:top w:val="none" w:sz="0" w:space="0" w:color="auto"/>
        <w:left w:val="none" w:sz="0" w:space="0" w:color="auto"/>
        <w:bottom w:val="none" w:sz="0" w:space="0" w:color="auto"/>
        <w:right w:val="none" w:sz="0" w:space="0" w:color="auto"/>
      </w:divBdr>
    </w:div>
    <w:div w:id="838696095">
      <w:bodyDiv w:val="1"/>
      <w:marLeft w:val="0"/>
      <w:marRight w:val="0"/>
      <w:marTop w:val="0"/>
      <w:marBottom w:val="0"/>
      <w:divBdr>
        <w:top w:val="none" w:sz="0" w:space="0" w:color="auto"/>
        <w:left w:val="none" w:sz="0" w:space="0" w:color="auto"/>
        <w:bottom w:val="none" w:sz="0" w:space="0" w:color="auto"/>
        <w:right w:val="none" w:sz="0" w:space="0" w:color="auto"/>
      </w:divBdr>
    </w:div>
    <w:div w:id="839155206">
      <w:bodyDiv w:val="1"/>
      <w:marLeft w:val="0"/>
      <w:marRight w:val="0"/>
      <w:marTop w:val="0"/>
      <w:marBottom w:val="0"/>
      <w:divBdr>
        <w:top w:val="none" w:sz="0" w:space="0" w:color="auto"/>
        <w:left w:val="none" w:sz="0" w:space="0" w:color="auto"/>
        <w:bottom w:val="none" w:sz="0" w:space="0" w:color="auto"/>
        <w:right w:val="none" w:sz="0" w:space="0" w:color="auto"/>
      </w:divBdr>
    </w:div>
    <w:div w:id="839344463">
      <w:bodyDiv w:val="1"/>
      <w:marLeft w:val="0"/>
      <w:marRight w:val="0"/>
      <w:marTop w:val="0"/>
      <w:marBottom w:val="0"/>
      <w:divBdr>
        <w:top w:val="none" w:sz="0" w:space="0" w:color="auto"/>
        <w:left w:val="none" w:sz="0" w:space="0" w:color="auto"/>
        <w:bottom w:val="none" w:sz="0" w:space="0" w:color="auto"/>
        <w:right w:val="none" w:sz="0" w:space="0" w:color="auto"/>
      </w:divBdr>
    </w:div>
    <w:div w:id="842087666">
      <w:bodyDiv w:val="1"/>
      <w:marLeft w:val="0"/>
      <w:marRight w:val="0"/>
      <w:marTop w:val="0"/>
      <w:marBottom w:val="0"/>
      <w:divBdr>
        <w:top w:val="none" w:sz="0" w:space="0" w:color="auto"/>
        <w:left w:val="none" w:sz="0" w:space="0" w:color="auto"/>
        <w:bottom w:val="none" w:sz="0" w:space="0" w:color="auto"/>
        <w:right w:val="none" w:sz="0" w:space="0" w:color="auto"/>
      </w:divBdr>
    </w:div>
    <w:div w:id="842205181">
      <w:bodyDiv w:val="1"/>
      <w:marLeft w:val="0"/>
      <w:marRight w:val="0"/>
      <w:marTop w:val="0"/>
      <w:marBottom w:val="0"/>
      <w:divBdr>
        <w:top w:val="none" w:sz="0" w:space="0" w:color="auto"/>
        <w:left w:val="none" w:sz="0" w:space="0" w:color="auto"/>
        <w:bottom w:val="none" w:sz="0" w:space="0" w:color="auto"/>
        <w:right w:val="none" w:sz="0" w:space="0" w:color="auto"/>
      </w:divBdr>
    </w:div>
    <w:div w:id="844325545">
      <w:bodyDiv w:val="1"/>
      <w:marLeft w:val="0"/>
      <w:marRight w:val="0"/>
      <w:marTop w:val="0"/>
      <w:marBottom w:val="0"/>
      <w:divBdr>
        <w:top w:val="none" w:sz="0" w:space="0" w:color="auto"/>
        <w:left w:val="none" w:sz="0" w:space="0" w:color="auto"/>
        <w:bottom w:val="none" w:sz="0" w:space="0" w:color="auto"/>
        <w:right w:val="none" w:sz="0" w:space="0" w:color="auto"/>
      </w:divBdr>
      <w:divsChild>
        <w:div w:id="180239355">
          <w:marLeft w:val="1166"/>
          <w:marRight w:val="0"/>
          <w:marTop w:val="77"/>
          <w:marBottom w:val="0"/>
          <w:divBdr>
            <w:top w:val="none" w:sz="0" w:space="0" w:color="auto"/>
            <w:left w:val="none" w:sz="0" w:space="0" w:color="auto"/>
            <w:bottom w:val="none" w:sz="0" w:space="0" w:color="auto"/>
            <w:right w:val="none" w:sz="0" w:space="0" w:color="auto"/>
          </w:divBdr>
        </w:div>
        <w:div w:id="262033424">
          <w:marLeft w:val="1166"/>
          <w:marRight w:val="0"/>
          <w:marTop w:val="77"/>
          <w:marBottom w:val="0"/>
          <w:divBdr>
            <w:top w:val="none" w:sz="0" w:space="0" w:color="auto"/>
            <w:left w:val="none" w:sz="0" w:space="0" w:color="auto"/>
            <w:bottom w:val="none" w:sz="0" w:space="0" w:color="auto"/>
            <w:right w:val="none" w:sz="0" w:space="0" w:color="auto"/>
          </w:divBdr>
        </w:div>
        <w:div w:id="545408443">
          <w:marLeft w:val="1166"/>
          <w:marRight w:val="0"/>
          <w:marTop w:val="82"/>
          <w:marBottom w:val="0"/>
          <w:divBdr>
            <w:top w:val="none" w:sz="0" w:space="0" w:color="auto"/>
            <w:left w:val="none" w:sz="0" w:space="0" w:color="auto"/>
            <w:bottom w:val="none" w:sz="0" w:space="0" w:color="auto"/>
            <w:right w:val="none" w:sz="0" w:space="0" w:color="auto"/>
          </w:divBdr>
        </w:div>
        <w:div w:id="588928119">
          <w:marLeft w:val="547"/>
          <w:marRight w:val="0"/>
          <w:marTop w:val="77"/>
          <w:marBottom w:val="0"/>
          <w:divBdr>
            <w:top w:val="none" w:sz="0" w:space="0" w:color="auto"/>
            <w:left w:val="none" w:sz="0" w:space="0" w:color="auto"/>
            <w:bottom w:val="none" w:sz="0" w:space="0" w:color="auto"/>
            <w:right w:val="none" w:sz="0" w:space="0" w:color="auto"/>
          </w:divBdr>
        </w:div>
        <w:div w:id="809174322">
          <w:marLeft w:val="1166"/>
          <w:marRight w:val="0"/>
          <w:marTop w:val="77"/>
          <w:marBottom w:val="0"/>
          <w:divBdr>
            <w:top w:val="none" w:sz="0" w:space="0" w:color="auto"/>
            <w:left w:val="none" w:sz="0" w:space="0" w:color="auto"/>
            <w:bottom w:val="none" w:sz="0" w:space="0" w:color="auto"/>
            <w:right w:val="none" w:sz="0" w:space="0" w:color="auto"/>
          </w:divBdr>
        </w:div>
        <w:div w:id="1012680773">
          <w:marLeft w:val="1166"/>
          <w:marRight w:val="0"/>
          <w:marTop w:val="77"/>
          <w:marBottom w:val="0"/>
          <w:divBdr>
            <w:top w:val="none" w:sz="0" w:space="0" w:color="auto"/>
            <w:left w:val="none" w:sz="0" w:space="0" w:color="auto"/>
            <w:bottom w:val="none" w:sz="0" w:space="0" w:color="auto"/>
            <w:right w:val="none" w:sz="0" w:space="0" w:color="auto"/>
          </w:divBdr>
        </w:div>
        <w:div w:id="1283657278">
          <w:marLeft w:val="1166"/>
          <w:marRight w:val="0"/>
          <w:marTop w:val="77"/>
          <w:marBottom w:val="0"/>
          <w:divBdr>
            <w:top w:val="none" w:sz="0" w:space="0" w:color="auto"/>
            <w:left w:val="none" w:sz="0" w:space="0" w:color="auto"/>
            <w:bottom w:val="none" w:sz="0" w:space="0" w:color="auto"/>
            <w:right w:val="none" w:sz="0" w:space="0" w:color="auto"/>
          </w:divBdr>
        </w:div>
        <w:div w:id="1396976735">
          <w:marLeft w:val="1166"/>
          <w:marRight w:val="0"/>
          <w:marTop w:val="77"/>
          <w:marBottom w:val="0"/>
          <w:divBdr>
            <w:top w:val="none" w:sz="0" w:space="0" w:color="auto"/>
            <w:left w:val="none" w:sz="0" w:space="0" w:color="auto"/>
            <w:bottom w:val="none" w:sz="0" w:space="0" w:color="auto"/>
            <w:right w:val="none" w:sz="0" w:space="0" w:color="auto"/>
          </w:divBdr>
        </w:div>
        <w:div w:id="1411922065">
          <w:marLeft w:val="1166"/>
          <w:marRight w:val="0"/>
          <w:marTop w:val="77"/>
          <w:marBottom w:val="0"/>
          <w:divBdr>
            <w:top w:val="none" w:sz="0" w:space="0" w:color="auto"/>
            <w:left w:val="none" w:sz="0" w:space="0" w:color="auto"/>
            <w:bottom w:val="none" w:sz="0" w:space="0" w:color="auto"/>
            <w:right w:val="none" w:sz="0" w:space="0" w:color="auto"/>
          </w:divBdr>
        </w:div>
        <w:div w:id="1551914431">
          <w:marLeft w:val="1166"/>
          <w:marRight w:val="0"/>
          <w:marTop w:val="77"/>
          <w:marBottom w:val="0"/>
          <w:divBdr>
            <w:top w:val="none" w:sz="0" w:space="0" w:color="auto"/>
            <w:left w:val="none" w:sz="0" w:space="0" w:color="auto"/>
            <w:bottom w:val="none" w:sz="0" w:space="0" w:color="auto"/>
            <w:right w:val="none" w:sz="0" w:space="0" w:color="auto"/>
          </w:divBdr>
        </w:div>
        <w:div w:id="1625889651">
          <w:marLeft w:val="547"/>
          <w:marRight w:val="0"/>
          <w:marTop w:val="77"/>
          <w:marBottom w:val="0"/>
          <w:divBdr>
            <w:top w:val="none" w:sz="0" w:space="0" w:color="auto"/>
            <w:left w:val="none" w:sz="0" w:space="0" w:color="auto"/>
            <w:bottom w:val="none" w:sz="0" w:space="0" w:color="auto"/>
            <w:right w:val="none" w:sz="0" w:space="0" w:color="auto"/>
          </w:divBdr>
        </w:div>
        <w:div w:id="1743791862">
          <w:marLeft w:val="547"/>
          <w:marRight w:val="0"/>
          <w:marTop w:val="77"/>
          <w:marBottom w:val="0"/>
          <w:divBdr>
            <w:top w:val="none" w:sz="0" w:space="0" w:color="auto"/>
            <w:left w:val="none" w:sz="0" w:space="0" w:color="auto"/>
            <w:bottom w:val="none" w:sz="0" w:space="0" w:color="auto"/>
            <w:right w:val="none" w:sz="0" w:space="0" w:color="auto"/>
          </w:divBdr>
        </w:div>
      </w:divsChild>
    </w:div>
    <w:div w:id="845943239">
      <w:bodyDiv w:val="1"/>
      <w:marLeft w:val="0"/>
      <w:marRight w:val="0"/>
      <w:marTop w:val="0"/>
      <w:marBottom w:val="0"/>
      <w:divBdr>
        <w:top w:val="none" w:sz="0" w:space="0" w:color="auto"/>
        <w:left w:val="none" w:sz="0" w:space="0" w:color="auto"/>
        <w:bottom w:val="none" w:sz="0" w:space="0" w:color="auto"/>
        <w:right w:val="none" w:sz="0" w:space="0" w:color="auto"/>
      </w:divBdr>
    </w:div>
    <w:div w:id="846135785">
      <w:bodyDiv w:val="1"/>
      <w:marLeft w:val="0"/>
      <w:marRight w:val="0"/>
      <w:marTop w:val="0"/>
      <w:marBottom w:val="0"/>
      <w:divBdr>
        <w:top w:val="none" w:sz="0" w:space="0" w:color="auto"/>
        <w:left w:val="none" w:sz="0" w:space="0" w:color="auto"/>
        <w:bottom w:val="none" w:sz="0" w:space="0" w:color="auto"/>
        <w:right w:val="none" w:sz="0" w:space="0" w:color="auto"/>
      </w:divBdr>
    </w:div>
    <w:div w:id="846407848">
      <w:bodyDiv w:val="1"/>
      <w:marLeft w:val="0"/>
      <w:marRight w:val="0"/>
      <w:marTop w:val="0"/>
      <w:marBottom w:val="0"/>
      <w:divBdr>
        <w:top w:val="none" w:sz="0" w:space="0" w:color="auto"/>
        <w:left w:val="none" w:sz="0" w:space="0" w:color="auto"/>
        <w:bottom w:val="none" w:sz="0" w:space="0" w:color="auto"/>
        <w:right w:val="none" w:sz="0" w:space="0" w:color="auto"/>
      </w:divBdr>
      <w:divsChild>
        <w:div w:id="1722318561">
          <w:marLeft w:val="547"/>
          <w:marRight w:val="0"/>
          <w:marTop w:val="115"/>
          <w:marBottom w:val="0"/>
          <w:divBdr>
            <w:top w:val="none" w:sz="0" w:space="0" w:color="auto"/>
            <w:left w:val="none" w:sz="0" w:space="0" w:color="auto"/>
            <w:bottom w:val="none" w:sz="0" w:space="0" w:color="auto"/>
            <w:right w:val="none" w:sz="0" w:space="0" w:color="auto"/>
          </w:divBdr>
        </w:div>
      </w:divsChild>
    </w:div>
    <w:div w:id="846753303">
      <w:bodyDiv w:val="1"/>
      <w:marLeft w:val="0"/>
      <w:marRight w:val="0"/>
      <w:marTop w:val="0"/>
      <w:marBottom w:val="0"/>
      <w:divBdr>
        <w:top w:val="none" w:sz="0" w:space="0" w:color="auto"/>
        <w:left w:val="none" w:sz="0" w:space="0" w:color="auto"/>
        <w:bottom w:val="none" w:sz="0" w:space="0" w:color="auto"/>
        <w:right w:val="none" w:sz="0" w:space="0" w:color="auto"/>
      </w:divBdr>
    </w:div>
    <w:div w:id="846821398">
      <w:bodyDiv w:val="1"/>
      <w:marLeft w:val="0"/>
      <w:marRight w:val="0"/>
      <w:marTop w:val="0"/>
      <w:marBottom w:val="0"/>
      <w:divBdr>
        <w:top w:val="none" w:sz="0" w:space="0" w:color="auto"/>
        <w:left w:val="none" w:sz="0" w:space="0" w:color="auto"/>
        <w:bottom w:val="none" w:sz="0" w:space="0" w:color="auto"/>
        <w:right w:val="none" w:sz="0" w:space="0" w:color="auto"/>
      </w:divBdr>
    </w:div>
    <w:div w:id="847136262">
      <w:bodyDiv w:val="1"/>
      <w:marLeft w:val="0"/>
      <w:marRight w:val="0"/>
      <w:marTop w:val="0"/>
      <w:marBottom w:val="0"/>
      <w:divBdr>
        <w:top w:val="none" w:sz="0" w:space="0" w:color="auto"/>
        <w:left w:val="none" w:sz="0" w:space="0" w:color="auto"/>
        <w:bottom w:val="none" w:sz="0" w:space="0" w:color="auto"/>
        <w:right w:val="none" w:sz="0" w:space="0" w:color="auto"/>
      </w:divBdr>
    </w:div>
    <w:div w:id="848909445">
      <w:bodyDiv w:val="1"/>
      <w:marLeft w:val="0"/>
      <w:marRight w:val="0"/>
      <w:marTop w:val="0"/>
      <w:marBottom w:val="0"/>
      <w:divBdr>
        <w:top w:val="none" w:sz="0" w:space="0" w:color="auto"/>
        <w:left w:val="none" w:sz="0" w:space="0" w:color="auto"/>
        <w:bottom w:val="none" w:sz="0" w:space="0" w:color="auto"/>
        <w:right w:val="none" w:sz="0" w:space="0" w:color="auto"/>
      </w:divBdr>
      <w:divsChild>
        <w:div w:id="553466045">
          <w:marLeft w:val="1166"/>
          <w:marRight w:val="0"/>
          <w:marTop w:val="115"/>
          <w:marBottom w:val="0"/>
          <w:divBdr>
            <w:top w:val="none" w:sz="0" w:space="0" w:color="auto"/>
            <w:left w:val="none" w:sz="0" w:space="0" w:color="auto"/>
            <w:bottom w:val="none" w:sz="0" w:space="0" w:color="auto"/>
            <w:right w:val="none" w:sz="0" w:space="0" w:color="auto"/>
          </w:divBdr>
        </w:div>
        <w:div w:id="577792158">
          <w:marLeft w:val="547"/>
          <w:marRight w:val="0"/>
          <w:marTop w:val="130"/>
          <w:marBottom w:val="0"/>
          <w:divBdr>
            <w:top w:val="none" w:sz="0" w:space="0" w:color="auto"/>
            <w:left w:val="none" w:sz="0" w:space="0" w:color="auto"/>
            <w:bottom w:val="none" w:sz="0" w:space="0" w:color="auto"/>
            <w:right w:val="none" w:sz="0" w:space="0" w:color="auto"/>
          </w:divBdr>
        </w:div>
        <w:div w:id="933250545">
          <w:marLeft w:val="1166"/>
          <w:marRight w:val="0"/>
          <w:marTop w:val="115"/>
          <w:marBottom w:val="0"/>
          <w:divBdr>
            <w:top w:val="none" w:sz="0" w:space="0" w:color="auto"/>
            <w:left w:val="none" w:sz="0" w:space="0" w:color="auto"/>
            <w:bottom w:val="none" w:sz="0" w:space="0" w:color="auto"/>
            <w:right w:val="none" w:sz="0" w:space="0" w:color="auto"/>
          </w:divBdr>
        </w:div>
        <w:div w:id="1060177438">
          <w:marLeft w:val="547"/>
          <w:marRight w:val="0"/>
          <w:marTop w:val="130"/>
          <w:marBottom w:val="0"/>
          <w:divBdr>
            <w:top w:val="none" w:sz="0" w:space="0" w:color="auto"/>
            <w:left w:val="none" w:sz="0" w:space="0" w:color="auto"/>
            <w:bottom w:val="none" w:sz="0" w:space="0" w:color="auto"/>
            <w:right w:val="none" w:sz="0" w:space="0" w:color="auto"/>
          </w:divBdr>
        </w:div>
        <w:div w:id="1782995640">
          <w:marLeft w:val="1166"/>
          <w:marRight w:val="0"/>
          <w:marTop w:val="115"/>
          <w:marBottom w:val="0"/>
          <w:divBdr>
            <w:top w:val="none" w:sz="0" w:space="0" w:color="auto"/>
            <w:left w:val="none" w:sz="0" w:space="0" w:color="auto"/>
            <w:bottom w:val="none" w:sz="0" w:space="0" w:color="auto"/>
            <w:right w:val="none" w:sz="0" w:space="0" w:color="auto"/>
          </w:divBdr>
        </w:div>
      </w:divsChild>
    </w:div>
    <w:div w:id="849492326">
      <w:bodyDiv w:val="1"/>
      <w:marLeft w:val="0"/>
      <w:marRight w:val="0"/>
      <w:marTop w:val="0"/>
      <w:marBottom w:val="0"/>
      <w:divBdr>
        <w:top w:val="none" w:sz="0" w:space="0" w:color="auto"/>
        <w:left w:val="none" w:sz="0" w:space="0" w:color="auto"/>
        <w:bottom w:val="none" w:sz="0" w:space="0" w:color="auto"/>
        <w:right w:val="none" w:sz="0" w:space="0" w:color="auto"/>
      </w:divBdr>
    </w:div>
    <w:div w:id="850610988">
      <w:bodyDiv w:val="1"/>
      <w:marLeft w:val="0"/>
      <w:marRight w:val="0"/>
      <w:marTop w:val="0"/>
      <w:marBottom w:val="0"/>
      <w:divBdr>
        <w:top w:val="none" w:sz="0" w:space="0" w:color="auto"/>
        <w:left w:val="none" w:sz="0" w:space="0" w:color="auto"/>
        <w:bottom w:val="none" w:sz="0" w:space="0" w:color="auto"/>
        <w:right w:val="none" w:sz="0" w:space="0" w:color="auto"/>
      </w:divBdr>
      <w:divsChild>
        <w:div w:id="111635819">
          <w:marLeft w:val="547"/>
          <w:marRight w:val="0"/>
          <w:marTop w:val="134"/>
          <w:marBottom w:val="0"/>
          <w:divBdr>
            <w:top w:val="none" w:sz="0" w:space="0" w:color="auto"/>
            <w:left w:val="none" w:sz="0" w:space="0" w:color="auto"/>
            <w:bottom w:val="none" w:sz="0" w:space="0" w:color="auto"/>
            <w:right w:val="none" w:sz="0" w:space="0" w:color="auto"/>
          </w:divBdr>
        </w:div>
        <w:div w:id="723022871">
          <w:marLeft w:val="1166"/>
          <w:marRight w:val="0"/>
          <w:marTop w:val="134"/>
          <w:marBottom w:val="0"/>
          <w:divBdr>
            <w:top w:val="none" w:sz="0" w:space="0" w:color="auto"/>
            <w:left w:val="none" w:sz="0" w:space="0" w:color="auto"/>
            <w:bottom w:val="none" w:sz="0" w:space="0" w:color="auto"/>
            <w:right w:val="none" w:sz="0" w:space="0" w:color="auto"/>
          </w:divBdr>
        </w:div>
        <w:div w:id="790242153">
          <w:marLeft w:val="547"/>
          <w:marRight w:val="0"/>
          <w:marTop w:val="154"/>
          <w:marBottom w:val="0"/>
          <w:divBdr>
            <w:top w:val="none" w:sz="0" w:space="0" w:color="auto"/>
            <w:left w:val="none" w:sz="0" w:space="0" w:color="auto"/>
            <w:bottom w:val="none" w:sz="0" w:space="0" w:color="auto"/>
            <w:right w:val="none" w:sz="0" w:space="0" w:color="auto"/>
          </w:divBdr>
        </w:div>
        <w:div w:id="920915935">
          <w:marLeft w:val="547"/>
          <w:marRight w:val="0"/>
          <w:marTop w:val="134"/>
          <w:marBottom w:val="0"/>
          <w:divBdr>
            <w:top w:val="none" w:sz="0" w:space="0" w:color="auto"/>
            <w:left w:val="none" w:sz="0" w:space="0" w:color="auto"/>
            <w:bottom w:val="none" w:sz="0" w:space="0" w:color="auto"/>
            <w:right w:val="none" w:sz="0" w:space="0" w:color="auto"/>
          </w:divBdr>
        </w:div>
        <w:div w:id="1161385895">
          <w:marLeft w:val="1166"/>
          <w:marRight w:val="0"/>
          <w:marTop w:val="134"/>
          <w:marBottom w:val="0"/>
          <w:divBdr>
            <w:top w:val="none" w:sz="0" w:space="0" w:color="auto"/>
            <w:left w:val="none" w:sz="0" w:space="0" w:color="auto"/>
            <w:bottom w:val="none" w:sz="0" w:space="0" w:color="auto"/>
            <w:right w:val="none" w:sz="0" w:space="0" w:color="auto"/>
          </w:divBdr>
        </w:div>
        <w:div w:id="1808552160">
          <w:marLeft w:val="1166"/>
          <w:marRight w:val="0"/>
          <w:marTop w:val="115"/>
          <w:marBottom w:val="0"/>
          <w:divBdr>
            <w:top w:val="none" w:sz="0" w:space="0" w:color="auto"/>
            <w:left w:val="none" w:sz="0" w:space="0" w:color="auto"/>
            <w:bottom w:val="none" w:sz="0" w:space="0" w:color="auto"/>
            <w:right w:val="none" w:sz="0" w:space="0" w:color="auto"/>
          </w:divBdr>
        </w:div>
      </w:divsChild>
    </w:div>
    <w:div w:id="850725873">
      <w:bodyDiv w:val="1"/>
      <w:marLeft w:val="0"/>
      <w:marRight w:val="0"/>
      <w:marTop w:val="0"/>
      <w:marBottom w:val="0"/>
      <w:divBdr>
        <w:top w:val="none" w:sz="0" w:space="0" w:color="auto"/>
        <w:left w:val="none" w:sz="0" w:space="0" w:color="auto"/>
        <w:bottom w:val="none" w:sz="0" w:space="0" w:color="auto"/>
        <w:right w:val="none" w:sz="0" w:space="0" w:color="auto"/>
      </w:divBdr>
      <w:divsChild>
        <w:div w:id="197133527">
          <w:marLeft w:val="547"/>
          <w:marRight w:val="0"/>
          <w:marTop w:val="192"/>
          <w:marBottom w:val="0"/>
          <w:divBdr>
            <w:top w:val="none" w:sz="0" w:space="0" w:color="auto"/>
            <w:left w:val="none" w:sz="0" w:space="0" w:color="auto"/>
            <w:bottom w:val="none" w:sz="0" w:space="0" w:color="auto"/>
            <w:right w:val="none" w:sz="0" w:space="0" w:color="auto"/>
          </w:divBdr>
        </w:div>
      </w:divsChild>
    </w:div>
    <w:div w:id="851913036">
      <w:bodyDiv w:val="1"/>
      <w:marLeft w:val="0"/>
      <w:marRight w:val="0"/>
      <w:marTop w:val="0"/>
      <w:marBottom w:val="0"/>
      <w:divBdr>
        <w:top w:val="none" w:sz="0" w:space="0" w:color="auto"/>
        <w:left w:val="none" w:sz="0" w:space="0" w:color="auto"/>
        <w:bottom w:val="none" w:sz="0" w:space="0" w:color="auto"/>
        <w:right w:val="none" w:sz="0" w:space="0" w:color="auto"/>
      </w:divBdr>
    </w:div>
    <w:div w:id="851921904">
      <w:bodyDiv w:val="1"/>
      <w:marLeft w:val="0"/>
      <w:marRight w:val="0"/>
      <w:marTop w:val="0"/>
      <w:marBottom w:val="0"/>
      <w:divBdr>
        <w:top w:val="none" w:sz="0" w:space="0" w:color="auto"/>
        <w:left w:val="none" w:sz="0" w:space="0" w:color="auto"/>
        <w:bottom w:val="none" w:sz="0" w:space="0" w:color="auto"/>
        <w:right w:val="none" w:sz="0" w:space="0" w:color="auto"/>
      </w:divBdr>
      <w:divsChild>
        <w:div w:id="702484672">
          <w:marLeft w:val="0"/>
          <w:marRight w:val="0"/>
          <w:marTop w:val="0"/>
          <w:marBottom w:val="0"/>
          <w:divBdr>
            <w:top w:val="none" w:sz="0" w:space="0" w:color="auto"/>
            <w:left w:val="none" w:sz="0" w:space="0" w:color="auto"/>
            <w:bottom w:val="none" w:sz="0" w:space="0" w:color="auto"/>
            <w:right w:val="none" w:sz="0" w:space="0" w:color="auto"/>
          </w:divBdr>
        </w:div>
      </w:divsChild>
    </w:div>
    <w:div w:id="853150053">
      <w:bodyDiv w:val="1"/>
      <w:marLeft w:val="0"/>
      <w:marRight w:val="0"/>
      <w:marTop w:val="0"/>
      <w:marBottom w:val="0"/>
      <w:divBdr>
        <w:top w:val="none" w:sz="0" w:space="0" w:color="auto"/>
        <w:left w:val="none" w:sz="0" w:space="0" w:color="auto"/>
        <w:bottom w:val="none" w:sz="0" w:space="0" w:color="auto"/>
        <w:right w:val="none" w:sz="0" w:space="0" w:color="auto"/>
      </w:divBdr>
      <w:divsChild>
        <w:div w:id="521240012">
          <w:marLeft w:val="547"/>
          <w:marRight w:val="0"/>
          <w:marTop w:val="154"/>
          <w:marBottom w:val="0"/>
          <w:divBdr>
            <w:top w:val="none" w:sz="0" w:space="0" w:color="auto"/>
            <w:left w:val="none" w:sz="0" w:space="0" w:color="auto"/>
            <w:bottom w:val="none" w:sz="0" w:space="0" w:color="auto"/>
            <w:right w:val="none" w:sz="0" w:space="0" w:color="auto"/>
          </w:divBdr>
        </w:div>
        <w:div w:id="1701587191">
          <w:marLeft w:val="1166"/>
          <w:marRight w:val="0"/>
          <w:marTop w:val="134"/>
          <w:marBottom w:val="0"/>
          <w:divBdr>
            <w:top w:val="none" w:sz="0" w:space="0" w:color="auto"/>
            <w:left w:val="none" w:sz="0" w:space="0" w:color="auto"/>
            <w:bottom w:val="none" w:sz="0" w:space="0" w:color="auto"/>
            <w:right w:val="none" w:sz="0" w:space="0" w:color="auto"/>
          </w:divBdr>
        </w:div>
      </w:divsChild>
    </w:div>
    <w:div w:id="853694330">
      <w:bodyDiv w:val="1"/>
      <w:marLeft w:val="0"/>
      <w:marRight w:val="0"/>
      <w:marTop w:val="0"/>
      <w:marBottom w:val="0"/>
      <w:divBdr>
        <w:top w:val="none" w:sz="0" w:space="0" w:color="auto"/>
        <w:left w:val="none" w:sz="0" w:space="0" w:color="auto"/>
        <w:bottom w:val="none" w:sz="0" w:space="0" w:color="auto"/>
        <w:right w:val="none" w:sz="0" w:space="0" w:color="auto"/>
      </w:divBdr>
    </w:div>
    <w:div w:id="855077253">
      <w:bodyDiv w:val="1"/>
      <w:marLeft w:val="0"/>
      <w:marRight w:val="0"/>
      <w:marTop w:val="0"/>
      <w:marBottom w:val="0"/>
      <w:divBdr>
        <w:top w:val="none" w:sz="0" w:space="0" w:color="auto"/>
        <w:left w:val="none" w:sz="0" w:space="0" w:color="auto"/>
        <w:bottom w:val="none" w:sz="0" w:space="0" w:color="auto"/>
        <w:right w:val="none" w:sz="0" w:space="0" w:color="auto"/>
      </w:divBdr>
      <w:divsChild>
        <w:div w:id="219750653">
          <w:marLeft w:val="1166"/>
          <w:marRight w:val="0"/>
          <w:marTop w:val="96"/>
          <w:marBottom w:val="0"/>
          <w:divBdr>
            <w:top w:val="none" w:sz="0" w:space="0" w:color="auto"/>
            <w:left w:val="none" w:sz="0" w:space="0" w:color="auto"/>
            <w:bottom w:val="none" w:sz="0" w:space="0" w:color="auto"/>
            <w:right w:val="none" w:sz="0" w:space="0" w:color="auto"/>
          </w:divBdr>
        </w:div>
        <w:div w:id="299261809">
          <w:marLeft w:val="1166"/>
          <w:marRight w:val="0"/>
          <w:marTop w:val="96"/>
          <w:marBottom w:val="0"/>
          <w:divBdr>
            <w:top w:val="none" w:sz="0" w:space="0" w:color="auto"/>
            <w:left w:val="none" w:sz="0" w:space="0" w:color="auto"/>
            <w:bottom w:val="none" w:sz="0" w:space="0" w:color="auto"/>
            <w:right w:val="none" w:sz="0" w:space="0" w:color="auto"/>
          </w:divBdr>
        </w:div>
        <w:div w:id="498692212">
          <w:marLeft w:val="1166"/>
          <w:marRight w:val="0"/>
          <w:marTop w:val="96"/>
          <w:marBottom w:val="0"/>
          <w:divBdr>
            <w:top w:val="none" w:sz="0" w:space="0" w:color="auto"/>
            <w:left w:val="none" w:sz="0" w:space="0" w:color="auto"/>
            <w:bottom w:val="none" w:sz="0" w:space="0" w:color="auto"/>
            <w:right w:val="none" w:sz="0" w:space="0" w:color="auto"/>
          </w:divBdr>
        </w:div>
        <w:div w:id="1058359284">
          <w:marLeft w:val="547"/>
          <w:marRight w:val="0"/>
          <w:marTop w:val="115"/>
          <w:marBottom w:val="0"/>
          <w:divBdr>
            <w:top w:val="none" w:sz="0" w:space="0" w:color="auto"/>
            <w:left w:val="none" w:sz="0" w:space="0" w:color="auto"/>
            <w:bottom w:val="none" w:sz="0" w:space="0" w:color="auto"/>
            <w:right w:val="none" w:sz="0" w:space="0" w:color="auto"/>
          </w:divBdr>
        </w:div>
        <w:div w:id="1143305939">
          <w:marLeft w:val="1800"/>
          <w:marRight w:val="0"/>
          <w:marTop w:val="86"/>
          <w:marBottom w:val="0"/>
          <w:divBdr>
            <w:top w:val="none" w:sz="0" w:space="0" w:color="auto"/>
            <w:left w:val="none" w:sz="0" w:space="0" w:color="auto"/>
            <w:bottom w:val="none" w:sz="0" w:space="0" w:color="auto"/>
            <w:right w:val="none" w:sz="0" w:space="0" w:color="auto"/>
          </w:divBdr>
        </w:div>
        <w:div w:id="1368943238">
          <w:marLeft w:val="1800"/>
          <w:marRight w:val="0"/>
          <w:marTop w:val="86"/>
          <w:marBottom w:val="0"/>
          <w:divBdr>
            <w:top w:val="none" w:sz="0" w:space="0" w:color="auto"/>
            <w:left w:val="none" w:sz="0" w:space="0" w:color="auto"/>
            <w:bottom w:val="none" w:sz="0" w:space="0" w:color="auto"/>
            <w:right w:val="none" w:sz="0" w:space="0" w:color="auto"/>
          </w:divBdr>
        </w:div>
        <w:div w:id="1533222251">
          <w:marLeft w:val="1800"/>
          <w:marRight w:val="0"/>
          <w:marTop w:val="86"/>
          <w:marBottom w:val="0"/>
          <w:divBdr>
            <w:top w:val="none" w:sz="0" w:space="0" w:color="auto"/>
            <w:left w:val="none" w:sz="0" w:space="0" w:color="auto"/>
            <w:bottom w:val="none" w:sz="0" w:space="0" w:color="auto"/>
            <w:right w:val="none" w:sz="0" w:space="0" w:color="auto"/>
          </w:divBdr>
        </w:div>
        <w:div w:id="1556546399">
          <w:marLeft w:val="1166"/>
          <w:marRight w:val="0"/>
          <w:marTop w:val="96"/>
          <w:marBottom w:val="0"/>
          <w:divBdr>
            <w:top w:val="none" w:sz="0" w:space="0" w:color="auto"/>
            <w:left w:val="none" w:sz="0" w:space="0" w:color="auto"/>
            <w:bottom w:val="none" w:sz="0" w:space="0" w:color="auto"/>
            <w:right w:val="none" w:sz="0" w:space="0" w:color="auto"/>
          </w:divBdr>
        </w:div>
        <w:div w:id="1806971263">
          <w:marLeft w:val="2520"/>
          <w:marRight w:val="0"/>
          <w:marTop w:val="67"/>
          <w:marBottom w:val="0"/>
          <w:divBdr>
            <w:top w:val="none" w:sz="0" w:space="0" w:color="auto"/>
            <w:left w:val="none" w:sz="0" w:space="0" w:color="auto"/>
            <w:bottom w:val="none" w:sz="0" w:space="0" w:color="auto"/>
            <w:right w:val="none" w:sz="0" w:space="0" w:color="auto"/>
          </w:divBdr>
        </w:div>
      </w:divsChild>
    </w:div>
    <w:div w:id="856887651">
      <w:bodyDiv w:val="1"/>
      <w:marLeft w:val="0"/>
      <w:marRight w:val="0"/>
      <w:marTop w:val="0"/>
      <w:marBottom w:val="0"/>
      <w:divBdr>
        <w:top w:val="none" w:sz="0" w:space="0" w:color="auto"/>
        <w:left w:val="none" w:sz="0" w:space="0" w:color="auto"/>
        <w:bottom w:val="none" w:sz="0" w:space="0" w:color="auto"/>
        <w:right w:val="none" w:sz="0" w:space="0" w:color="auto"/>
      </w:divBdr>
      <w:divsChild>
        <w:div w:id="249200230">
          <w:marLeft w:val="1267"/>
          <w:marRight w:val="0"/>
          <w:marTop w:val="96"/>
          <w:marBottom w:val="0"/>
          <w:divBdr>
            <w:top w:val="none" w:sz="0" w:space="0" w:color="auto"/>
            <w:left w:val="none" w:sz="0" w:space="0" w:color="auto"/>
            <w:bottom w:val="none" w:sz="0" w:space="0" w:color="auto"/>
            <w:right w:val="none" w:sz="0" w:space="0" w:color="auto"/>
          </w:divBdr>
        </w:div>
        <w:div w:id="723525832">
          <w:marLeft w:val="1166"/>
          <w:marRight w:val="0"/>
          <w:marTop w:val="96"/>
          <w:marBottom w:val="0"/>
          <w:divBdr>
            <w:top w:val="none" w:sz="0" w:space="0" w:color="auto"/>
            <w:left w:val="none" w:sz="0" w:space="0" w:color="auto"/>
            <w:bottom w:val="none" w:sz="0" w:space="0" w:color="auto"/>
            <w:right w:val="none" w:sz="0" w:space="0" w:color="auto"/>
          </w:divBdr>
        </w:div>
        <w:div w:id="946812038">
          <w:marLeft w:val="1166"/>
          <w:marRight w:val="0"/>
          <w:marTop w:val="96"/>
          <w:marBottom w:val="0"/>
          <w:divBdr>
            <w:top w:val="none" w:sz="0" w:space="0" w:color="auto"/>
            <w:left w:val="none" w:sz="0" w:space="0" w:color="auto"/>
            <w:bottom w:val="none" w:sz="0" w:space="0" w:color="auto"/>
            <w:right w:val="none" w:sz="0" w:space="0" w:color="auto"/>
          </w:divBdr>
        </w:div>
        <w:div w:id="981349168">
          <w:marLeft w:val="1166"/>
          <w:marRight w:val="0"/>
          <w:marTop w:val="96"/>
          <w:marBottom w:val="0"/>
          <w:divBdr>
            <w:top w:val="none" w:sz="0" w:space="0" w:color="auto"/>
            <w:left w:val="none" w:sz="0" w:space="0" w:color="auto"/>
            <w:bottom w:val="none" w:sz="0" w:space="0" w:color="auto"/>
            <w:right w:val="none" w:sz="0" w:space="0" w:color="auto"/>
          </w:divBdr>
        </w:div>
        <w:div w:id="1116828041">
          <w:marLeft w:val="547"/>
          <w:marRight w:val="0"/>
          <w:marTop w:val="106"/>
          <w:marBottom w:val="0"/>
          <w:divBdr>
            <w:top w:val="none" w:sz="0" w:space="0" w:color="auto"/>
            <w:left w:val="none" w:sz="0" w:space="0" w:color="auto"/>
            <w:bottom w:val="none" w:sz="0" w:space="0" w:color="auto"/>
            <w:right w:val="none" w:sz="0" w:space="0" w:color="auto"/>
          </w:divBdr>
        </w:div>
        <w:div w:id="1689524682">
          <w:marLeft w:val="1166"/>
          <w:marRight w:val="0"/>
          <w:marTop w:val="96"/>
          <w:marBottom w:val="0"/>
          <w:divBdr>
            <w:top w:val="none" w:sz="0" w:space="0" w:color="auto"/>
            <w:left w:val="none" w:sz="0" w:space="0" w:color="auto"/>
            <w:bottom w:val="none" w:sz="0" w:space="0" w:color="auto"/>
            <w:right w:val="none" w:sz="0" w:space="0" w:color="auto"/>
          </w:divBdr>
        </w:div>
        <w:div w:id="1992558989">
          <w:marLeft w:val="547"/>
          <w:marRight w:val="0"/>
          <w:marTop w:val="106"/>
          <w:marBottom w:val="0"/>
          <w:divBdr>
            <w:top w:val="none" w:sz="0" w:space="0" w:color="auto"/>
            <w:left w:val="none" w:sz="0" w:space="0" w:color="auto"/>
            <w:bottom w:val="none" w:sz="0" w:space="0" w:color="auto"/>
            <w:right w:val="none" w:sz="0" w:space="0" w:color="auto"/>
          </w:divBdr>
        </w:div>
        <w:div w:id="2145273940">
          <w:marLeft w:val="547"/>
          <w:marRight w:val="0"/>
          <w:marTop w:val="106"/>
          <w:marBottom w:val="0"/>
          <w:divBdr>
            <w:top w:val="none" w:sz="0" w:space="0" w:color="auto"/>
            <w:left w:val="none" w:sz="0" w:space="0" w:color="auto"/>
            <w:bottom w:val="none" w:sz="0" w:space="0" w:color="auto"/>
            <w:right w:val="none" w:sz="0" w:space="0" w:color="auto"/>
          </w:divBdr>
        </w:div>
      </w:divsChild>
    </w:div>
    <w:div w:id="857086404">
      <w:bodyDiv w:val="1"/>
      <w:marLeft w:val="0"/>
      <w:marRight w:val="0"/>
      <w:marTop w:val="0"/>
      <w:marBottom w:val="0"/>
      <w:divBdr>
        <w:top w:val="none" w:sz="0" w:space="0" w:color="auto"/>
        <w:left w:val="none" w:sz="0" w:space="0" w:color="auto"/>
        <w:bottom w:val="none" w:sz="0" w:space="0" w:color="auto"/>
        <w:right w:val="none" w:sz="0" w:space="0" w:color="auto"/>
      </w:divBdr>
      <w:divsChild>
        <w:div w:id="622885698">
          <w:marLeft w:val="547"/>
          <w:marRight w:val="0"/>
          <w:marTop w:val="134"/>
          <w:marBottom w:val="0"/>
          <w:divBdr>
            <w:top w:val="none" w:sz="0" w:space="0" w:color="auto"/>
            <w:left w:val="none" w:sz="0" w:space="0" w:color="auto"/>
            <w:bottom w:val="none" w:sz="0" w:space="0" w:color="auto"/>
            <w:right w:val="none" w:sz="0" w:space="0" w:color="auto"/>
          </w:divBdr>
        </w:div>
        <w:div w:id="749817130">
          <w:marLeft w:val="1166"/>
          <w:marRight w:val="0"/>
          <w:marTop w:val="115"/>
          <w:marBottom w:val="0"/>
          <w:divBdr>
            <w:top w:val="none" w:sz="0" w:space="0" w:color="auto"/>
            <w:left w:val="none" w:sz="0" w:space="0" w:color="auto"/>
            <w:bottom w:val="none" w:sz="0" w:space="0" w:color="auto"/>
            <w:right w:val="none" w:sz="0" w:space="0" w:color="auto"/>
          </w:divBdr>
        </w:div>
        <w:div w:id="1121341411">
          <w:marLeft w:val="1166"/>
          <w:marRight w:val="0"/>
          <w:marTop w:val="115"/>
          <w:marBottom w:val="0"/>
          <w:divBdr>
            <w:top w:val="none" w:sz="0" w:space="0" w:color="auto"/>
            <w:left w:val="none" w:sz="0" w:space="0" w:color="auto"/>
            <w:bottom w:val="none" w:sz="0" w:space="0" w:color="auto"/>
            <w:right w:val="none" w:sz="0" w:space="0" w:color="auto"/>
          </w:divBdr>
        </w:div>
        <w:div w:id="1136608621">
          <w:marLeft w:val="1166"/>
          <w:marRight w:val="0"/>
          <w:marTop w:val="115"/>
          <w:marBottom w:val="0"/>
          <w:divBdr>
            <w:top w:val="none" w:sz="0" w:space="0" w:color="auto"/>
            <w:left w:val="none" w:sz="0" w:space="0" w:color="auto"/>
            <w:bottom w:val="none" w:sz="0" w:space="0" w:color="auto"/>
            <w:right w:val="none" w:sz="0" w:space="0" w:color="auto"/>
          </w:divBdr>
        </w:div>
        <w:div w:id="1138183694">
          <w:marLeft w:val="1800"/>
          <w:marRight w:val="0"/>
          <w:marTop w:val="86"/>
          <w:marBottom w:val="0"/>
          <w:divBdr>
            <w:top w:val="none" w:sz="0" w:space="0" w:color="auto"/>
            <w:left w:val="none" w:sz="0" w:space="0" w:color="auto"/>
            <w:bottom w:val="none" w:sz="0" w:space="0" w:color="auto"/>
            <w:right w:val="none" w:sz="0" w:space="0" w:color="auto"/>
          </w:divBdr>
        </w:div>
        <w:div w:id="1638995391">
          <w:marLeft w:val="1800"/>
          <w:marRight w:val="0"/>
          <w:marTop w:val="86"/>
          <w:marBottom w:val="0"/>
          <w:divBdr>
            <w:top w:val="none" w:sz="0" w:space="0" w:color="auto"/>
            <w:left w:val="none" w:sz="0" w:space="0" w:color="auto"/>
            <w:bottom w:val="none" w:sz="0" w:space="0" w:color="auto"/>
            <w:right w:val="none" w:sz="0" w:space="0" w:color="auto"/>
          </w:divBdr>
        </w:div>
        <w:div w:id="1656568496">
          <w:marLeft w:val="1800"/>
          <w:marRight w:val="0"/>
          <w:marTop w:val="86"/>
          <w:marBottom w:val="0"/>
          <w:divBdr>
            <w:top w:val="none" w:sz="0" w:space="0" w:color="auto"/>
            <w:left w:val="none" w:sz="0" w:space="0" w:color="auto"/>
            <w:bottom w:val="none" w:sz="0" w:space="0" w:color="auto"/>
            <w:right w:val="none" w:sz="0" w:space="0" w:color="auto"/>
          </w:divBdr>
        </w:div>
        <w:div w:id="1898856388">
          <w:marLeft w:val="1800"/>
          <w:marRight w:val="0"/>
          <w:marTop w:val="86"/>
          <w:marBottom w:val="0"/>
          <w:divBdr>
            <w:top w:val="none" w:sz="0" w:space="0" w:color="auto"/>
            <w:left w:val="none" w:sz="0" w:space="0" w:color="auto"/>
            <w:bottom w:val="none" w:sz="0" w:space="0" w:color="auto"/>
            <w:right w:val="none" w:sz="0" w:space="0" w:color="auto"/>
          </w:divBdr>
        </w:div>
        <w:div w:id="1972860687">
          <w:marLeft w:val="1800"/>
          <w:marRight w:val="0"/>
          <w:marTop w:val="86"/>
          <w:marBottom w:val="0"/>
          <w:divBdr>
            <w:top w:val="none" w:sz="0" w:space="0" w:color="auto"/>
            <w:left w:val="none" w:sz="0" w:space="0" w:color="auto"/>
            <w:bottom w:val="none" w:sz="0" w:space="0" w:color="auto"/>
            <w:right w:val="none" w:sz="0" w:space="0" w:color="auto"/>
          </w:divBdr>
        </w:div>
      </w:divsChild>
    </w:div>
    <w:div w:id="858012277">
      <w:bodyDiv w:val="1"/>
      <w:marLeft w:val="0"/>
      <w:marRight w:val="0"/>
      <w:marTop w:val="0"/>
      <w:marBottom w:val="0"/>
      <w:divBdr>
        <w:top w:val="none" w:sz="0" w:space="0" w:color="auto"/>
        <w:left w:val="none" w:sz="0" w:space="0" w:color="auto"/>
        <w:bottom w:val="none" w:sz="0" w:space="0" w:color="auto"/>
        <w:right w:val="none" w:sz="0" w:space="0" w:color="auto"/>
      </w:divBdr>
      <w:divsChild>
        <w:div w:id="50231570">
          <w:marLeft w:val="1166"/>
          <w:marRight w:val="0"/>
          <w:marTop w:val="115"/>
          <w:marBottom w:val="0"/>
          <w:divBdr>
            <w:top w:val="none" w:sz="0" w:space="0" w:color="auto"/>
            <w:left w:val="none" w:sz="0" w:space="0" w:color="auto"/>
            <w:bottom w:val="none" w:sz="0" w:space="0" w:color="auto"/>
            <w:right w:val="none" w:sz="0" w:space="0" w:color="auto"/>
          </w:divBdr>
        </w:div>
        <w:div w:id="265117513">
          <w:marLeft w:val="1166"/>
          <w:marRight w:val="0"/>
          <w:marTop w:val="115"/>
          <w:marBottom w:val="0"/>
          <w:divBdr>
            <w:top w:val="none" w:sz="0" w:space="0" w:color="auto"/>
            <w:left w:val="none" w:sz="0" w:space="0" w:color="auto"/>
            <w:bottom w:val="none" w:sz="0" w:space="0" w:color="auto"/>
            <w:right w:val="none" w:sz="0" w:space="0" w:color="auto"/>
          </w:divBdr>
        </w:div>
        <w:div w:id="615019407">
          <w:marLeft w:val="1166"/>
          <w:marRight w:val="0"/>
          <w:marTop w:val="115"/>
          <w:marBottom w:val="0"/>
          <w:divBdr>
            <w:top w:val="none" w:sz="0" w:space="0" w:color="auto"/>
            <w:left w:val="none" w:sz="0" w:space="0" w:color="auto"/>
            <w:bottom w:val="none" w:sz="0" w:space="0" w:color="auto"/>
            <w:right w:val="none" w:sz="0" w:space="0" w:color="auto"/>
          </w:divBdr>
        </w:div>
        <w:div w:id="1223253591">
          <w:marLeft w:val="547"/>
          <w:marRight w:val="0"/>
          <w:marTop w:val="154"/>
          <w:marBottom w:val="0"/>
          <w:divBdr>
            <w:top w:val="none" w:sz="0" w:space="0" w:color="auto"/>
            <w:left w:val="none" w:sz="0" w:space="0" w:color="auto"/>
            <w:bottom w:val="none" w:sz="0" w:space="0" w:color="auto"/>
            <w:right w:val="none" w:sz="0" w:space="0" w:color="auto"/>
          </w:divBdr>
        </w:div>
        <w:div w:id="1410271711">
          <w:marLeft w:val="547"/>
          <w:marRight w:val="0"/>
          <w:marTop w:val="154"/>
          <w:marBottom w:val="0"/>
          <w:divBdr>
            <w:top w:val="none" w:sz="0" w:space="0" w:color="auto"/>
            <w:left w:val="none" w:sz="0" w:space="0" w:color="auto"/>
            <w:bottom w:val="none" w:sz="0" w:space="0" w:color="auto"/>
            <w:right w:val="none" w:sz="0" w:space="0" w:color="auto"/>
          </w:divBdr>
        </w:div>
        <w:div w:id="1595934761">
          <w:marLeft w:val="1166"/>
          <w:marRight w:val="0"/>
          <w:marTop w:val="115"/>
          <w:marBottom w:val="0"/>
          <w:divBdr>
            <w:top w:val="none" w:sz="0" w:space="0" w:color="auto"/>
            <w:left w:val="none" w:sz="0" w:space="0" w:color="auto"/>
            <w:bottom w:val="none" w:sz="0" w:space="0" w:color="auto"/>
            <w:right w:val="none" w:sz="0" w:space="0" w:color="auto"/>
          </w:divBdr>
        </w:div>
        <w:div w:id="1781028570">
          <w:marLeft w:val="547"/>
          <w:marRight w:val="0"/>
          <w:marTop w:val="154"/>
          <w:marBottom w:val="0"/>
          <w:divBdr>
            <w:top w:val="none" w:sz="0" w:space="0" w:color="auto"/>
            <w:left w:val="none" w:sz="0" w:space="0" w:color="auto"/>
            <w:bottom w:val="none" w:sz="0" w:space="0" w:color="auto"/>
            <w:right w:val="none" w:sz="0" w:space="0" w:color="auto"/>
          </w:divBdr>
        </w:div>
        <w:div w:id="2112970790">
          <w:marLeft w:val="1166"/>
          <w:marRight w:val="0"/>
          <w:marTop w:val="115"/>
          <w:marBottom w:val="0"/>
          <w:divBdr>
            <w:top w:val="none" w:sz="0" w:space="0" w:color="auto"/>
            <w:left w:val="none" w:sz="0" w:space="0" w:color="auto"/>
            <w:bottom w:val="none" w:sz="0" w:space="0" w:color="auto"/>
            <w:right w:val="none" w:sz="0" w:space="0" w:color="auto"/>
          </w:divBdr>
        </w:div>
      </w:divsChild>
    </w:div>
    <w:div w:id="858202651">
      <w:bodyDiv w:val="1"/>
      <w:marLeft w:val="0"/>
      <w:marRight w:val="0"/>
      <w:marTop w:val="0"/>
      <w:marBottom w:val="0"/>
      <w:divBdr>
        <w:top w:val="none" w:sz="0" w:space="0" w:color="auto"/>
        <w:left w:val="none" w:sz="0" w:space="0" w:color="auto"/>
        <w:bottom w:val="none" w:sz="0" w:space="0" w:color="auto"/>
        <w:right w:val="none" w:sz="0" w:space="0" w:color="auto"/>
      </w:divBdr>
    </w:div>
    <w:div w:id="858474697">
      <w:bodyDiv w:val="1"/>
      <w:marLeft w:val="0"/>
      <w:marRight w:val="0"/>
      <w:marTop w:val="0"/>
      <w:marBottom w:val="0"/>
      <w:divBdr>
        <w:top w:val="none" w:sz="0" w:space="0" w:color="auto"/>
        <w:left w:val="none" w:sz="0" w:space="0" w:color="auto"/>
        <w:bottom w:val="none" w:sz="0" w:space="0" w:color="auto"/>
        <w:right w:val="none" w:sz="0" w:space="0" w:color="auto"/>
      </w:divBdr>
      <w:divsChild>
        <w:div w:id="1550385267">
          <w:marLeft w:val="547"/>
          <w:marRight w:val="0"/>
          <w:marTop w:val="115"/>
          <w:marBottom w:val="0"/>
          <w:divBdr>
            <w:top w:val="none" w:sz="0" w:space="0" w:color="auto"/>
            <w:left w:val="none" w:sz="0" w:space="0" w:color="auto"/>
            <w:bottom w:val="none" w:sz="0" w:space="0" w:color="auto"/>
            <w:right w:val="none" w:sz="0" w:space="0" w:color="auto"/>
          </w:divBdr>
        </w:div>
        <w:div w:id="1826311551">
          <w:marLeft w:val="547"/>
          <w:marRight w:val="0"/>
          <w:marTop w:val="115"/>
          <w:marBottom w:val="0"/>
          <w:divBdr>
            <w:top w:val="none" w:sz="0" w:space="0" w:color="auto"/>
            <w:left w:val="none" w:sz="0" w:space="0" w:color="auto"/>
            <w:bottom w:val="none" w:sz="0" w:space="0" w:color="auto"/>
            <w:right w:val="none" w:sz="0" w:space="0" w:color="auto"/>
          </w:divBdr>
        </w:div>
      </w:divsChild>
    </w:div>
    <w:div w:id="858737596">
      <w:bodyDiv w:val="1"/>
      <w:marLeft w:val="0"/>
      <w:marRight w:val="0"/>
      <w:marTop w:val="0"/>
      <w:marBottom w:val="0"/>
      <w:divBdr>
        <w:top w:val="none" w:sz="0" w:space="0" w:color="auto"/>
        <w:left w:val="none" w:sz="0" w:space="0" w:color="auto"/>
        <w:bottom w:val="none" w:sz="0" w:space="0" w:color="auto"/>
        <w:right w:val="none" w:sz="0" w:space="0" w:color="auto"/>
      </w:divBdr>
    </w:div>
    <w:div w:id="859009136">
      <w:bodyDiv w:val="1"/>
      <w:marLeft w:val="0"/>
      <w:marRight w:val="0"/>
      <w:marTop w:val="0"/>
      <w:marBottom w:val="0"/>
      <w:divBdr>
        <w:top w:val="none" w:sz="0" w:space="0" w:color="auto"/>
        <w:left w:val="none" w:sz="0" w:space="0" w:color="auto"/>
        <w:bottom w:val="none" w:sz="0" w:space="0" w:color="auto"/>
        <w:right w:val="none" w:sz="0" w:space="0" w:color="auto"/>
      </w:divBdr>
      <w:divsChild>
        <w:div w:id="1040863676">
          <w:marLeft w:val="0"/>
          <w:marRight w:val="0"/>
          <w:marTop w:val="0"/>
          <w:marBottom w:val="0"/>
          <w:divBdr>
            <w:top w:val="none" w:sz="0" w:space="0" w:color="auto"/>
            <w:left w:val="none" w:sz="0" w:space="0" w:color="auto"/>
            <w:bottom w:val="none" w:sz="0" w:space="0" w:color="auto"/>
            <w:right w:val="none" w:sz="0" w:space="0" w:color="auto"/>
          </w:divBdr>
          <w:divsChild>
            <w:div w:id="1148395778">
              <w:marLeft w:val="0"/>
              <w:marRight w:val="0"/>
              <w:marTop w:val="0"/>
              <w:marBottom w:val="0"/>
              <w:divBdr>
                <w:top w:val="none" w:sz="0" w:space="0" w:color="auto"/>
                <w:left w:val="none" w:sz="0" w:space="0" w:color="auto"/>
                <w:bottom w:val="none" w:sz="0" w:space="0" w:color="auto"/>
                <w:right w:val="none" w:sz="0" w:space="0" w:color="auto"/>
              </w:divBdr>
            </w:div>
            <w:div w:id="1371761947">
              <w:marLeft w:val="0"/>
              <w:marRight w:val="0"/>
              <w:marTop w:val="0"/>
              <w:marBottom w:val="0"/>
              <w:divBdr>
                <w:top w:val="none" w:sz="0" w:space="0" w:color="auto"/>
                <w:left w:val="none" w:sz="0" w:space="0" w:color="auto"/>
                <w:bottom w:val="none" w:sz="0" w:space="0" w:color="auto"/>
                <w:right w:val="none" w:sz="0" w:space="0" w:color="auto"/>
              </w:divBdr>
            </w:div>
            <w:div w:id="1699893206">
              <w:marLeft w:val="0"/>
              <w:marRight w:val="0"/>
              <w:marTop w:val="0"/>
              <w:marBottom w:val="0"/>
              <w:divBdr>
                <w:top w:val="none" w:sz="0" w:space="0" w:color="auto"/>
                <w:left w:val="none" w:sz="0" w:space="0" w:color="auto"/>
                <w:bottom w:val="none" w:sz="0" w:space="0" w:color="auto"/>
                <w:right w:val="none" w:sz="0" w:space="0" w:color="auto"/>
              </w:divBdr>
            </w:div>
            <w:div w:id="18260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3158">
      <w:bodyDiv w:val="1"/>
      <w:marLeft w:val="0"/>
      <w:marRight w:val="0"/>
      <w:marTop w:val="0"/>
      <w:marBottom w:val="0"/>
      <w:divBdr>
        <w:top w:val="none" w:sz="0" w:space="0" w:color="auto"/>
        <w:left w:val="none" w:sz="0" w:space="0" w:color="auto"/>
        <w:bottom w:val="none" w:sz="0" w:space="0" w:color="auto"/>
        <w:right w:val="none" w:sz="0" w:space="0" w:color="auto"/>
      </w:divBdr>
      <w:divsChild>
        <w:div w:id="192427022">
          <w:marLeft w:val="1166"/>
          <w:marRight w:val="0"/>
          <w:marTop w:val="125"/>
          <w:marBottom w:val="0"/>
          <w:divBdr>
            <w:top w:val="none" w:sz="0" w:space="0" w:color="auto"/>
            <w:left w:val="none" w:sz="0" w:space="0" w:color="auto"/>
            <w:bottom w:val="none" w:sz="0" w:space="0" w:color="auto"/>
            <w:right w:val="none" w:sz="0" w:space="0" w:color="auto"/>
          </w:divBdr>
        </w:div>
        <w:div w:id="598028382">
          <w:marLeft w:val="547"/>
          <w:marRight w:val="0"/>
          <w:marTop w:val="144"/>
          <w:marBottom w:val="0"/>
          <w:divBdr>
            <w:top w:val="none" w:sz="0" w:space="0" w:color="auto"/>
            <w:left w:val="none" w:sz="0" w:space="0" w:color="auto"/>
            <w:bottom w:val="none" w:sz="0" w:space="0" w:color="auto"/>
            <w:right w:val="none" w:sz="0" w:space="0" w:color="auto"/>
          </w:divBdr>
        </w:div>
        <w:div w:id="751271109">
          <w:marLeft w:val="547"/>
          <w:marRight w:val="0"/>
          <w:marTop w:val="144"/>
          <w:marBottom w:val="0"/>
          <w:divBdr>
            <w:top w:val="none" w:sz="0" w:space="0" w:color="auto"/>
            <w:left w:val="none" w:sz="0" w:space="0" w:color="auto"/>
            <w:bottom w:val="none" w:sz="0" w:space="0" w:color="auto"/>
            <w:right w:val="none" w:sz="0" w:space="0" w:color="auto"/>
          </w:divBdr>
        </w:div>
        <w:div w:id="752320475">
          <w:marLeft w:val="547"/>
          <w:marRight w:val="0"/>
          <w:marTop w:val="144"/>
          <w:marBottom w:val="0"/>
          <w:divBdr>
            <w:top w:val="none" w:sz="0" w:space="0" w:color="auto"/>
            <w:left w:val="none" w:sz="0" w:space="0" w:color="auto"/>
            <w:bottom w:val="none" w:sz="0" w:space="0" w:color="auto"/>
            <w:right w:val="none" w:sz="0" w:space="0" w:color="auto"/>
          </w:divBdr>
        </w:div>
        <w:div w:id="1018894436">
          <w:marLeft w:val="1800"/>
          <w:marRight w:val="0"/>
          <w:marTop w:val="144"/>
          <w:marBottom w:val="0"/>
          <w:divBdr>
            <w:top w:val="none" w:sz="0" w:space="0" w:color="auto"/>
            <w:left w:val="none" w:sz="0" w:space="0" w:color="auto"/>
            <w:bottom w:val="none" w:sz="0" w:space="0" w:color="auto"/>
            <w:right w:val="none" w:sz="0" w:space="0" w:color="auto"/>
          </w:divBdr>
        </w:div>
        <w:div w:id="1465155418">
          <w:marLeft w:val="1166"/>
          <w:marRight w:val="0"/>
          <w:marTop w:val="125"/>
          <w:marBottom w:val="0"/>
          <w:divBdr>
            <w:top w:val="none" w:sz="0" w:space="0" w:color="auto"/>
            <w:left w:val="none" w:sz="0" w:space="0" w:color="auto"/>
            <w:bottom w:val="none" w:sz="0" w:space="0" w:color="auto"/>
            <w:right w:val="none" w:sz="0" w:space="0" w:color="auto"/>
          </w:divBdr>
        </w:div>
        <w:div w:id="1976065530">
          <w:marLeft w:val="547"/>
          <w:marRight w:val="0"/>
          <w:marTop w:val="144"/>
          <w:marBottom w:val="0"/>
          <w:divBdr>
            <w:top w:val="none" w:sz="0" w:space="0" w:color="auto"/>
            <w:left w:val="none" w:sz="0" w:space="0" w:color="auto"/>
            <w:bottom w:val="none" w:sz="0" w:space="0" w:color="auto"/>
            <w:right w:val="none" w:sz="0" w:space="0" w:color="auto"/>
          </w:divBdr>
        </w:div>
        <w:div w:id="2054579009">
          <w:marLeft w:val="1800"/>
          <w:marRight w:val="0"/>
          <w:marTop w:val="144"/>
          <w:marBottom w:val="0"/>
          <w:divBdr>
            <w:top w:val="none" w:sz="0" w:space="0" w:color="auto"/>
            <w:left w:val="none" w:sz="0" w:space="0" w:color="auto"/>
            <w:bottom w:val="none" w:sz="0" w:space="0" w:color="auto"/>
            <w:right w:val="none" w:sz="0" w:space="0" w:color="auto"/>
          </w:divBdr>
        </w:div>
      </w:divsChild>
    </w:div>
    <w:div w:id="859511594">
      <w:bodyDiv w:val="1"/>
      <w:marLeft w:val="0"/>
      <w:marRight w:val="0"/>
      <w:marTop w:val="0"/>
      <w:marBottom w:val="0"/>
      <w:divBdr>
        <w:top w:val="none" w:sz="0" w:space="0" w:color="auto"/>
        <w:left w:val="none" w:sz="0" w:space="0" w:color="auto"/>
        <w:bottom w:val="none" w:sz="0" w:space="0" w:color="auto"/>
        <w:right w:val="none" w:sz="0" w:space="0" w:color="auto"/>
      </w:divBdr>
    </w:div>
    <w:div w:id="861089784">
      <w:bodyDiv w:val="1"/>
      <w:marLeft w:val="0"/>
      <w:marRight w:val="0"/>
      <w:marTop w:val="0"/>
      <w:marBottom w:val="0"/>
      <w:divBdr>
        <w:top w:val="none" w:sz="0" w:space="0" w:color="auto"/>
        <w:left w:val="none" w:sz="0" w:space="0" w:color="auto"/>
        <w:bottom w:val="none" w:sz="0" w:space="0" w:color="auto"/>
        <w:right w:val="none" w:sz="0" w:space="0" w:color="auto"/>
      </w:divBdr>
    </w:div>
    <w:div w:id="861433706">
      <w:bodyDiv w:val="1"/>
      <w:marLeft w:val="0"/>
      <w:marRight w:val="0"/>
      <w:marTop w:val="0"/>
      <w:marBottom w:val="0"/>
      <w:divBdr>
        <w:top w:val="none" w:sz="0" w:space="0" w:color="auto"/>
        <w:left w:val="none" w:sz="0" w:space="0" w:color="auto"/>
        <w:bottom w:val="none" w:sz="0" w:space="0" w:color="auto"/>
        <w:right w:val="none" w:sz="0" w:space="0" w:color="auto"/>
      </w:divBdr>
      <w:divsChild>
        <w:div w:id="122429727">
          <w:marLeft w:val="1166"/>
          <w:marRight w:val="0"/>
          <w:marTop w:val="86"/>
          <w:marBottom w:val="0"/>
          <w:divBdr>
            <w:top w:val="none" w:sz="0" w:space="0" w:color="auto"/>
            <w:left w:val="none" w:sz="0" w:space="0" w:color="auto"/>
            <w:bottom w:val="none" w:sz="0" w:space="0" w:color="auto"/>
            <w:right w:val="none" w:sz="0" w:space="0" w:color="auto"/>
          </w:divBdr>
        </w:div>
        <w:div w:id="355811059">
          <w:marLeft w:val="547"/>
          <w:marRight w:val="0"/>
          <w:marTop w:val="96"/>
          <w:marBottom w:val="0"/>
          <w:divBdr>
            <w:top w:val="none" w:sz="0" w:space="0" w:color="auto"/>
            <w:left w:val="none" w:sz="0" w:space="0" w:color="auto"/>
            <w:bottom w:val="none" w:sz="0" w:space="0" w:color="auto"/>
            <w:right w:val="none" w:sz="0" w:space="0" w:color="auto"/>
          </w:divBdr>
        </w:div>
        <w:div w:id="366955177">
          <w:marLeft w:val="547"/>
          <w:marRight w:val="0"/>
          <w:marTop w:val="96"/>
          <w:marBottom w:val="0"/>
          <w:divBdr>
            <w:top w:val="none" w:sz="0" w:space="0" w:color="auto"/>
            <w:left w:val="none" w:sz="0" w:space="0" w:color="auto"/>
            <w:bottom w:val="none" w:sz="0" w:space="0" w:color="auto"/>
            <w:right w:val="none" w:sz="0" w:space="0" w:color="auto"/>
          </w:divBdr>
        </w:div>
        <w:div w:id="728454404">
          <w:marLeft w:val="1166"/>
          <w:marRight w:val="0"/>
          <w:marTop w:val="86"/>
          <w:marBottom w:val="0"/>
          <w:divBdr>
            <w:top w:val="none" w:sz="0" w:space="0" w:color="auto"/>
            <w:left w:val="none" w:sz="0" w:space="0" w:color="auto"/>
            <w:bottom w:val="none" w:sz="0" w:space="0" w:color="auto"/>
            <w:right w:val="none" w:sz="0" w:space="0" w:color="auto"/>
          </w:divBdr>
        </w:div>
        <w:div w:id="821963734">
          <w:marLeft w:val="1166"/>
          <w:marRight w:val="0"/>
          <w:marTop w:val="86"/>
          <w:marBottom w:val="0"/>
          <w:divBdr>
            <w:top w:val="none" w:sz="0" w:space="0" w:color="auto"/>
            <w:left w:val="none" w:sz="0" w:space="0" w:color="auto"/>
            <w:bottom w:val="none" w:sz="0" w:space="0" w:color="auto"/>
            <w:right w:val="none" w:sz="0" w:space="0" w:color="auto"/>
          </w:divBdr>
        </w:div>
        <w:div w:id="1190417078">
          <w:marLeft w:val="547"/>
          <w:marRight w:val="0"/>
          <w:marTop w:val="96"/>
          <w:marBottom w:val="0"/>
          <w:divBdr>
            <w:top w:val="none" w:sz="0" w:space="0" w:color="auto"/>
            <w:left w:val="none" w:sz="0" w:space="0" w:color="auto"/>
            <w:bottom w:val="none" w:sz="0" w:space="0" w:color="auto"/>
            <w:right w:val="none" w:sz="0" w:space="0" w:color="auto"/>
          </w:divBdr>
        </w:div>
        <w:div w:id="1316766199">
          <w:marLeft w:val="547"/>
          <w:marRight w:val="0"/>
          <w:marTop w:val="96"/>
          <w:marBottom w:val="0"/>
          <w:divBdr>
            <w:top w:val="none" w:sz="0" w:space="0" w:color="auto"/>
            <w:left w:val="none" w:sz="0" w:space="0" w:color="auto"/>
            <w:bottom w:val="none" w:sz="0" w:space="0" w:color="auto"/>
            <w:right w:val="none" w:sz="0" w:space="0" w:color="auto"/>
          </w:divBdr>
        </w:div>
        <w:div w:id="1435782995">
          <w:marLeft w:val="1166"/>
          <w:marRight w:val="0"/>
          <w:marTop w:val="86"/>
          <w:marBottom w:val="0"/>
          <w:divBdr>
            <w:top w:val="none" w:sz="0" w:space="0" w:color="auto"/>
            <w:left w:val="none" w:sz="0" w:space="0" w:color="auto"/>
            <w:bottom w:val="none" w:sz="0" w:space="0" w:color="auto"/>
            <w:right w:val="none" w:sz="0" w:space="0" w:color="auto"/>
          </w:divBdr>
        </w:div>
        <w:div w:id="1451246045">
          <w:marLeft w:val="547"/>
          <w:marRight w:val="0"/>
          <w:marTop w:val="96"/>
          <w:marBottom w:val="0"/>
          <w:divBdr>
            <w:top w:val="none" w:sz="0" w:space="0" w:color="auto"/>
            <w:left w:val="none" w:sz="0" w:space="0" w:color="auto"/>
            <w:bottom w:val="none" w:sz="0" w:space="0" w:color="auto"/>
            <w:right w:val="none" w:sz="0" w:space="0" w:color="auto"/>
          </w:divBdr>
        </w:div>
        <w:div w:id="1824466353">
          <w:marLeft w:val="1166"/>
          <w:marRight w:val="0"/>
          <w:marTop w:val="86"/>
          <w:marBottom w:val="0"/>
          <w:divBdr>
            <w:top w:val="none" w:sz="0" w:space="0" w:color="auto"/>
            <w:left w:val="none" w:sz="0" w:space="0" w:color="auto"/>
            <w:bottom w:val="none" w:sz="0" w:space="0" w:color="auto"/>
            <w:right w:val="none" w:sz="0" w:space="0" w:color="auto"/>
          </w:divBdr>
        </w:div>
        <w:div w:id="1967195438">
          <w:marLeft w:val="547"/>
          <w:marRight w:val="0"/>
          <w:marTop w:val="96"/>
          <w:marBottom w:val="0"/>
          <w:divBdr>
            <w:top w:val="none" w:sz="0" w:space="0" w:color="auto"/>
            <w:left w:val="none" w:sz="0" w:space="0" w:color="auto"/>
            <w:bottom w:val="none" w:sz="0" w:space="0" w:color="auto"/>
            <w:right w:val="none" w:sz="0" w:space="0" w:color="auto"/>
          </w:divBdr>
        </w:div>
        <w:div w:id="2045903621">
          <w:marLeft w:val="1166"/>
          <w:marRight w:val="0"/>
          <w:marTop w:val="86"/>
          <w:marBottom w:val="0"/>
          <w:divBdr>
            <w:top w:val="none" w:sz="0" w:space="0" w:color="auto"/>
            <w:left w:val="none" w:sz="0" w:space="0" w:color="auto"/>
            <w:bottom w:val="none" w:sz="0" w:space="0" w:color="auto"/>
            <w:right w:val="none" w:sz="0" w:space="0" w:color="auto"/>
          </w:divBdr>
        </w:div>
      </w:divsChild>
    </w:div>
    <w:div w:id="863133377">
      <w:bodyDiv w:val="1"/>
      <w:marLeft w:val="0"/>
      <w:marRight w:val="0"/>
      <w:marTop w:val="0"/>
      <w:marBottom w:val="0"/>
      <w:divBdr>
        <w:top w:val="none" w:sz="0" w:space="0" w:color="auto"/>
        <w:left w:val="none" w:sz="0" w:space="0" w:color="auto"/>
        <w:bottom w:val="none" w:sz="0" w:space="0" w:color="auto"/>
        <w:right w:val="none" w:sz="0" w:space="0" w:color="auto"/>
      </w:divBdr>
    </w:div>
    <w:div w:id="864250402">
      <w:bodyDiv w:val="1"/>
      <w:marLeft w:val="0"/>
      <w:marRight w:val="0"/>
      <w:marTop w:val="0"/>
      <w:marBottom w:val="0"/>
      <w:divBdr>
        <w:top w:val="none" w:sz="0" w:space="0" w:color="auto"/>
        <w:left w:val="none" w:sz="0" w:space="0" w:color="auto"/>
        <w:bottom w:val="none" w:sz="0" w:space="0" w:color="auto"/>
        <w:right w:val="none" w:sz="0" w:space="0" w:color="auto"/>
      </w:divBdr>
    </w:div>
    <w:div w:id="866408289">
      <w:bodyDiv w:val="1"/>
      <w:marLeft w:val="0"/>
      <w:marRight w:val="0"/>
      <w:marTop w:val="0"/>
      <w:marBottom w:val="0"/>
      <w:divBdr>
        <w:top w:val="none" w:sz="0" w:space="0" w:color="auto"/>
        <w:left w:val="none" w:sz="0" w:space="0" w:color="auto"/>
        <w:bottom w:val="none" w:sz="0" w:space="0" w:color="auto"/>
        <w:right w:val="none" w:sz="0" w:space="0" w:color="auto"/>
      </w:divBdr>
    </w:div>
    <w:div w:id="866676009">
      <w:bodyDiv w:val="1"/>
      <w:marLeft w:val="0"/>
      <w:marRight w:val="0"/>
      <w:marTop w:val="0"/>
      <w:marBottom w:val="0"/>
      <w:divBdr>
        <w:top w:val="none" w:sz="0" w:space="0" w:color="auto"/>
        <w:left w:val="none" w:sz="0" w:space="0" w:color="auto"/>
        <w:bottom w:val="none" w:sz="0" w:space="0" w:color="auto"/>
        <w:right w:val="none" w:sz="0" w:space="0" w:color="auto"/>
      </w:divBdr>
      <w:divsChild>
        <w:div w:id="29917071">
          <w:marLeft w:val="1166"/>
          <w:marRight w:val="0"/>
          <w:marTop w:val="115"/>
          <w:marBottom w:val="0"/>
          <w:divBdr>
            <w:top w:val="none" w:sz="0" w:space="0" w:color="auto"/>
            <w:left w:val="none" w:sz="0" w:space="0" w:color="auto"/>
            <w:bottom w:val="none" w:sz="0" w:space="0" w:color="auto"/>
            <w:right w:val="none" w:sz="0" w:space="0" w:color="auto"/>
          </w:divBdr>
        </w:div>
        <w:div w:id="575239439">
          <w:marLeft w:val="1166"/>
          <w:marRight w:val="0"/>
          <w:marTop w:val="115"/>
          <w:marBottom w:val="0"/>
          <w:divBdr>
            <w:top w:val="none" w:sz="0" w:space="0" w:color="auto"/>
            <w:left w:val="none" w:sz="0" w:space="0" w:color="auto"/>
            <w:bottom w:val="none" w:sz="0" w:space="0" w:color="auto"/>
            <w:right w:val="none" w:sz="0" w:space="0" w:color="auto"/>
          </w:divBdr>
        </w:div>
        <w:div w:id="607740947">
          <w:marLeft w:val="1166"/>
          <w:marRight w:val="0"/>
          <w:marTop w:val="115"/>
          <w:marBottom w:val="0"/>
          <w:divBdr>
            <w:top w:val="none" w:sz="0" w:space="0" w:color="auto"/>
            <w:left w:val="none" w:sz="0" w:space="0" w:color="auto"/>
            <w:bottom w:val="none" w:sz="0" w:space="0" w:color="auto"/>
            <w:right w:val="none" w:sz="0" w:space="0" w:color="auto"/>
          </w:divBdr>
        </w:div>
        <w:div w:id="1022976157">
          <w:marLeft w:val="547"/>
          <w:marRight w:val="0"/>
          <w:marTop w:val="115"/>
          <w:marBottom w:val="0"/>
          <w:divBdr>
            <w:top w:val="none" w:sz="0" w:space="0" w:color="auto"/>
            <w:left w:val="none" w:sz="0" w:space="0" w:color="auto"/>
            <w:bottom w:val="none" w:sz="0" w:space="0" w:color="auto"/>
            <w:right w:val="none" w:sz="0" w:space="0" w:color="auto"/>
          </w:divBdr>
        </w:div>
        <w:div w:id="1203178251">
          <w:marLeft w:val="1166"/>
          <w:marRight w:val="0"/>
          <w:marTop w:val="115"/>
          <w:marBottom w:val="0"/>
          <w:divBdr>
            <w:top w:val="none" w:sz="0" w:space="0" w:color="auto"/>
            <w:left w:val="none" w:sz="0" w:space="0" w:color="auto"/>
            <w:bottom w:val="none" w:sz="0" w:space="0" w:color="auto"/>
            <w:right w:val="none" w:sz="0" w:space="0" w:color="auto"/>
          </w:divBdr>
        </w:div>
      </w:divsChild>
    </w:div>
    <w:div w:id="866913274">
      <w:bodyDiv w:val="1"/>
      <w:marLeft w:val="0"/>
      <w:marRight w:val="0"/>
      <w:marTop w:val="0"/>
      <w:marBottom w:val="0"/>
      <w:divBdr>
        <w:top w:val="none" w:sz="0" w:space="0" w:color="auto"/>
        <w:left w:val="none" w:sz="0" w:space="0" w:color="auto"/>
        <w:bottom w:val="none" w:sz="0" w:space="0" w:color="auto"/>
        <w:right w:val="none" w:sz="0" w:space="0" w:color="auto"/>
      </w:divBdr>
    </w:div>
    <w:div w:id="867524709">
      <w:bodyDiv w:val="1"/>
      <w:marLeft w:val="0"/>
      <w:marRight w:val="0"/>
      <w:marTop w:val="0"/>
      <w:marBottom w:val="0"/>
      <w:divBdr>
        <w:top w:val="none" w:sz="0" w:space="0" w:color="auto"/>
        <w:left w:val="none" w:sz="0" w:space="0" w:color="auto"/>
        <w:bottom w:val="none" w:sz="0" w:space="0" w:color="auto"/>
        <w:right w:val="none" w:sz="0" w:space="0" w:color="auto"/>
      </w:divBdr>
    </w:div>
    <w:div w:id="868296696">
      <w:bodyDiv w:val="1"/>
      <w:marLeft w:val="0"/>
      <w:marRight w:val="0"/>
      <w:marTop w:val="0"/>
      <w:marBottom w:val="0"/>
      <w:divBdr>
        <w:top w:val="none" w:sz="0" w:space="0" w:color="auto"/>
        <w:left w:val="none" w:sz="0" w:space="0" w:color="auto"/>
        <w:bottom w:val="none" w:sz="0" w:space="0" w:color="auto"/>
        <w:right w:val="none" w:sz="0" w:space="0" w:color="auto"/>
      </w:divBdr>
    </w:div>
    <w:div w:id="868417911">
      <w:bodyDiv w:val="1"/>
      <w:marLeft w:val="0"/>
      <w:marRight w:val="0"/>
      <w:marTop w:val="0"/>
      <w:marBottom w:val="0"/>
      <w:divBdr>
        <w:top w:val="none" w:sz="0" w:space="0" w:color="auto"/>
        <w:left w:val="none" w:sz="0" w:space="0" w:color="auto"/>
        <w:bottom w:val="none" w:sz="0" w:space="0" w:color="auto"/>
        <w:right w:val="none" w:sz="0" w:space="0" w:color="auto"/>
      </w:divBdr>
      <w:divsChild>
        <w:div w:id="8025675">
          <w:marLeft w:val="1166"/>
          <w:marRight w:val="0"/>
          <w:marTop w:val="106"/>
          <w:marBottom w:val="0"/>
          <w:divBdr>
            <w:top w:val="none" w:sz="0" w:space="0" w:color="auto"/>
            <w:left w:val="none" w:sz="0" w:space="0" w:color="auto"/>
            <w:bottom w:val="none" w:sz="0" w:space="0" w:color="auto"/>
            <w:right w:val="none" w:sz="0" w:space="0" w:color="auto"/>
          </w:divBdr>
        </w:div>
        <w:div w:id="110563042">
          <w:marLeft w:val="547"/>
          <w:marRight w:val="0"/>
          <w:marTop w:val="106"/>
          <w:marBottom w:val="0"/>
          <w:divBdr>
            <w:top w:val="none" w:sz="0" w:space="0" w:color="auto"/>
            <w:left w:val="none" w:sz="0" w:space="0" w:color="auto"/>
            <w:bottom w:val="none" w:sz="0" w:space="0" w:color="auto"/>
            <w:right w:val="none" w:sz="0" w:space="0" w:color="auto"/>
          </w:divBdr>
        </w:div>
        <w:div w:id="981271867">
          <w:marLeft w:val="1166"/>
          <w:marRight w:val="0"/>
          <w:marTop w:val="106"/>
          <w:marBottom w:val="0"/>
          <w:divBdr>
            <w:top w:val="none" w:sz="0" w:space="0" w:color="auto"/>
            <w:left w:val="none" w:sz="0" w:space="0" w:color="auto"/>
            <w:bottom w:val="none" w:sz="0" w:space="0" w:color="auto"/>
            <w:right w:val="none" w:sz="0" w:space="0" w:color="auto"/>
          </w:divBdr>
        </w:div>
        <w:div w:id="1160389419">
          <w:marLeft w:val="547"/>
          <w:marRight w:val="0"/>
          <w:marTop w:val="106"/>
          <w:marBottom w:val="0"/>
          <w:divBdr>
            <w:top w:val="none" w:sz="0" w:space="0" w:color="auto"/>
            <w:left w:val="none" w:sz="0" w:space="0" w:color="auto"/>
            <w:bottom w:val="none" w:sz="0" w:space="0" w:color="auto"/>
            <w:right w:val="none" w:sz="0" w:space="0" w:color="auto"/>
          </w:divBdr>
        </w:div>
        <w:div w:id="1522236562">
          <w:marLeft w:val="547"/>
          <w:marRight w:val="0"/>
          <w:marTop w:val="106"/>
          <w:marBottom w:val="0"/>
          <w:divBdr>
            <w:top w:val="none" w:sz="0" w:space="0" w:color="auto"/>
            <w:left w:val="none" w:sz="0" w:space="0" w:color="auto"/>
            <w:bottom w:val="none" w:sz="0" w:space="0" w:color="auto"/>
            <w:right w:val="none" w:sz="0" w:space="0" w:color="auto"/>
          </w:divBdr>
        </w:div>
      </w:divsChild>
    </w:div>
    <w:div w:id="871040481">
      <w:bodyDiv w:val="1"/>
      <w:marLeft w:val="0"/>
      <w:marRight w:val="0"/>
      <w:marTop w:val="0"/>
      <w:marBottom w:val="0"/>
      <w:divBdr>
        <w:top w:val="none" w:sz="0" w:space="0" w:color="auto"/>
        <w:left w:val="none" w:sz="0" w:space="0" w:color="auto"/>
        <w:bottom w:val="none" w:sz="0" w:space="0" w:color="auto"/>
        <w:right w:val="none" w:sz="0" w:space="0" w:color="auto"/>
      </w:divBdr>
    </w:div>
    <w:div w:id="871378635">
      <w:bodyDiv w:val="1"/>
      <w:marLeft w:val="0"/>
      <w:marRight w:val="0"/>
      <w:marTop w:val="0"/>
      <w:marBottom w:val="0"/>
      <w:divBdr>
        <w:top w:val="none" w:sz="0" w:space="0" w:color="auto"/>
        <w:left w:val="none" w:sz="0" w:space="0" w:color="auto"/>
        <w:bottom w:val="none" w:sz="0" w:space="0" w:color="auto"/>
        <w:right w:val="none" w:sz="0" w:space="0" w:color="auto"/>
      </w:divBdr>
    </w:div>
    <w:div w:id="873151649">
      <w:bodyDiv w:val="1"/>
      <w:marLeft w:val="0"/>
      <w:marRight w:val="0"/>
      <w:marTop w:val="0"/>
      <w:marBottom w:val="0"/>
      <w:divBdr>
        <w:top w:val="none" w:sz="0" w:space="0" w:color="auto"/>
        <w:left w:val="none" w:sz="0" w:space="0" w:color="auto"/>
        <w:bottom w:val="none" w:sz="0" w:space="0" w:color="auto"/>
        <w:right w:val="none" w:sz="0" w:space="0" w:color="auto"/>
      </w:divBdr>
    </w:div>
    <w:div w:id="874584803">
      <w:bodyDiv w:val="1"/>
      <w:marLeft w:val="0"/>
      <w:marRight w:val="0"/>
      <w:marTop w:val="0"/>
      <w:marBottom w:val="0"/>
      <w:divBdr>
        <w:top w:val="none" w:sz="0" w:space="0" w:color="auto"/>
        <w:left w:val="none" w:sz="0" w:space="0" w:color="auto"/>
        <w:bottom w:val="none" w:sz="0" w:space="0" w:color="auto"/>
        <w:right w:val="none" w:sz="0" w:space="0" w:color="auto"/>
      </w:divBdr>
      <w:divsChild>
        <w:div w:id="161511964">
          <w:marLeft w:val="547"/>
          <w:marRight w:val="0"/>
          <w:marTop w:val="115"/>
          <w:marBottom w:val="0"/>
          <w:divBdr>
            <w:top w:val="none" w:sz="0" w:space="0" w:color="auto"/>
            <w:left w:val="none" w:sz="0" w:space="0" w:color="auto"/>
            <w:bottom w:val="none" w:sz="0" w:space="0" w:color="auto"/>
            <w:right w:val="none" w:sz="0" w:space="0" w:color="auto"/>
          </w:divBdr>
        </w:div>
        <w:div w:id="997922555">
          <w:marLeft w:val="1800"/>
          <w:marRight w:val="0"/>
          <w:marTop w:val="77"/>
          <w:marBottom w:val="0"/>
          <w:divBdr>
            <w:top w:val="none" w:sz="0" w:space="0" w:color="auto"/>
            <w:left w:val="none" w:sz="0" w:space="0" w:color="auto"/>
            <w:bottom w:val="none" w:sz="0" w:space="0" w:color="auto"/>
            <w:right w:val="none" w:sz="0" w:space="0" w:color="auto"/>
          </w:divBdr>
        </w:div>
        <w:div w:id="1206453988">
          <w:marLeft w:val="1166"/>
          <w:marRight w:val="0"/>
          <w:marTop w:val="96"/>
          <w:marBottom w:val="0"/>
          <w:divBdr>
            <w:top w:val="none" w:sz="0" w:space="0" w:color="auto"/>
            <w:left w:val="none" w:sz="0" w:space="0" w:color="auto"/>
            <w:bottom w:val="none" w:sz="0" w:space="0" w:color="auto"/>
            <w:right w:val="none" w:sz="0" w:space="0" w:color="auto"/>
          </w:divBdr>
        </w:div>
        <w:div w:id="1638416157">
          <w:marLeft w:val="1800"/>
          <w:marRight w:val="0"/>
          <w:marTop w:val="77"/>
          <w:marBottom w:val="0"/>
          <w:divBdr>
            <w:top w:val="none" w:sz="0" w:space="0" w:color="auto"/>
            <w:left w:val="none" w:sz="0" w:space="0" w:color="auto"/>
            <w:bottom w:val="none" w:sz="0" w:space="0" w:color="auto"/>
            <w:right w:val="none" w:sz="0" w:space="0" w:color="auto"/>
          </w:divBdr>
        </w:div>
        <w:div w:id="1919171076">
          <w:marLeft w:val="1166"/>
          <w:marRight w:val="0"/>
          <w:marTop w:val="96"/>
          <w:marBottom w:val="0"/>
          <w:divBdr>
            <w:top w:val="none" w:sz="0" w:space="0" w:color="auto"/>
            <w:left w:val="none" w:sz="0" w:space="0" w:color="auto"/>
            <w:bottom w:val="none" w:sz="0" w:space="0" w:color="auto"/>
            <w:right w:val="none" w:sz="0" w:space="0" w:color="auto"/>
          </w:divBdr>
        </w:div>
        <w:div w:id="2138180116">
          <w:marLeft w:val="547"/>
          <w:marRight w:val="0"/>
          <w:marTop w:val="115"/>
          <w:marBottom w:val="0"/>
          <w:divBdr>
            <w:top w:val="none" w:sz="0" w:space="0" w:color="auto"/>
            <w:left w:val="none" w:sz="0" w:space="0" w:color="auto"/>
            <w:bottom w:val="none" w:sz="0" w:space="0" w:color="auto"/>
            <w:right w:val="none" w:sz="0" w:space="0" w:color="auto"/>
          </w:divBdr>
        </w:div>
      </w:divsChild>
    </w:div>
    <w:div w:id="876351102">
      <w:bodyDiv w:val="1"/>
      <w:marLeft w:val="0"/>
      <w:marRight w:val="0"/>
      <w:marTop w:val="0"/>
      <w:marBottom w:val="0"/>
      <w:divBdr>
        <w:top w:val="none" w:sz="0" w:space="0" w:color="auto"/>
        <w:left w:val="none" w:sz="0" w:space="0" w:color="auto"/>
        <w:bottom w:val="none" w:sz="0" w:space="0" w:color="auto"/>
        <w:right w:val="none" w:sz="0" w:space="0" w:color="auto"/>
      </w:divBdr>
      <w:divsChild>
        <w:div w:id="69549376">
          <w:marLeft w:val="1166"/>
          <w:marRight w:val="0"/>
          <w:marTop w:val="86"/>
          <w:marBottom w:val="0"/>
          <w:divBdr>
            <w:top w:val="none" w:sz="0" w:space="0" w:color="auto"/>
            <w:left w:val="none" w:sz="0" w:space="0" w:color="auto"/>
            <w:bottom w:val="none" w:sz="0" w:space="0" w:color="auto"/>
            <w:right w:val="none" w:sz="0" w:space="0" w:color="auto"/>
          </w:divBdr>
        </w:div>
        <w:div w:id="77751487">
          <w:marLeft w:val="2520"/>
          <w:marRight w:val="0"/>
          <w:marTop w:val="67"/>
          <w:marBottom w:val="0"/>
          <w:divBdr>
            <w:top w:val="none" w:sz="0" w:space="0" w:color="auto"/>
            <w:left w:val="none" w:sz="0" w:space="0" w:color="auto"/>
            <w:bottom w:val="none" w:sz="0" w:space="0" w:color="auto"/>
            <w:right w:val="none" w:sz="0" w:space="0" w:color="auto"/>
          </w:divBdr>
        </w:div>
        <w:div w:id="641038305">
          <w:marLeft w:val="1166"/>
          <w:marRight w:val="0"/>
          <w:marTop w:val="86"/>
          <w:marBottom w:val="0"/>
          <w:divBdr>
            <w:top w:val="none" w:sz="0" w:space="0" w:color="auto"/>
            <w:left w:val="none" w:sz="0" w:space="0" w:color="auto"/>
            <w:bottom w:val="none" w:sz="0" w:space="0" w:color="auto"/>
            <w:right w:val="none" w:sz="0" w:space="0" w:color="auto"/>
          </w:divBdr>
        </w:div>
        <w:div w:id="697313239">
          <w:marLeft w:val="1800"/>
          <w:marRight w:val="0"/>
          <w:marTop w:val="77"/>
          <w:marBottom w:val="0"/>
          <w:divBdr>
            <w:top w:val="none" w:sz="0" w:space="0" w:color="auto"/>
            <w:left w:val="none" w:sz="0" w:space="0" w:color="auto"/>
            <w:bottom w:val="none" w:sz="0" w:space="0" w:color="auto"/>
            <w:right w:val="none" w:sz="0" w:space="0" w:color="auto"/>
          </w:divBdr>
        </w:div>
        <w:div w:id="742878791">
          <w:marLeft w:val="547"/>
          <w:marRight w:val="0"/>
          <w:marTop w:val="96"/>
          <w:marBottom w:val="0"/>
          <w:divBdr>
            <w:top w:val="none" w:sz="0" w:space="0" w:color="auto"/>
            <w:left w:val="none" w:sz="0" w:space="0" w:color="auto"/>
            <w:bottom w:val="none" w:sz="0" w:space="0" w:color="auto"/>
            <w:right w:val="none" w:sz="0" w:space="0" w:color="auto"/>
          </w:divBdr>
        </w:div>
        <w:div w:id="831290188">
          <w:marLeft w:val="1800"/>
          <w:marRight w:val="0"/>
          <w:marTop w:val="77"/>
          <w:marBottom w:val="0"/>
          <w:divBdr>
            <w:top w:val="none" w:sz="0" w:space="0" w:color="auto"/>
            <w:left w:val="none" w:sz="0" w:space="0" w:color="auto"/>
            <w:bottom w:val="none" w:sz="0" w:space="0" w:color="auto"/>
            <w:right w:val="none" w:sz="0" w:space="0" w:color="auto"/>
          </w:divBdr>
        </w:div>
        <w:div w:id="862399836">
          <w:marLeft w:val="2520"/>
          <w:marRight w:val="0"/>
          <w:marTop w:val="67"/>
          <w:marBottom w:val="0"/>
          <w:divBdr>
            <w:top w:val="none" w:sz="0" w:space="0" w:color="auto"/>
            <w:left w:val="none" w:sz="0" w:space="0" w:color="auto"/>
            <w:bottom w:val="none" w:sz="0" w:space="0" w:color="auto"/>
            <w:right w:val="none" w:sz="0" w:space="0" w:color="auto"/>
          </w:divBdr>
        </w:div>
        <w:div w:id="1213421502">
          <w:marLeft w:val="1166"/>
          <w:marRight w:val="0"/>
          <w:marTop w:val="86"/>
          <w:marBottom w:val="0"/>
          <w:divBdr>
            <w:top w:val="none" w:sz="0" w:space="0" w:color="auto"/>
            <w:left w:val="none" w:sz="0" w:space="0" w:color="auto"/>
            <w:bottom w:val="none" w:sz="0" w:space="0" w:color="auto"/>
            <w:right w:val="none" w:sz="0" w:space="0" w:color="auto"/>
          </w:divBdr>
        </w:div>
        <w:div w:id="1663662373">
          <w:marLeft w:val="547"/>
          <w:marRight w:val="0"/>
          <w:marTop w:val="96"/>
          <w:marBottom w:val="0"/>
          <w:divBdr>
            <w:top w:val="none" w:sz="0" w:space="0" w:color="auto"/>
            <w:left w:val="none" w:sz="0" w:space="0" w:color="auto"/>
            <w:bottom w:val="none" w:sz="0" w:space="0" w:color="auto"/>
            <w:right w:val="none" w:sz="0" w:space="0" w:color="auto"/>
          </w:divBdr>
        </w:div>
        <w:div w:id="2044288941">
          <w:marLeft w:val="547"/>
          <w:marRight w:val="0"/>
          <w:marTop w:val="96"/>
          <w:marBottom w:val="0"/>
          <w:divBdr>
            <w:top w:val="none" w:sz="0" w:space="0" w:color="auto"/>
            <w:left w:val="none" w:sz="0" w:space="0" w:color="auto"/>
            <w:bottom w:val="none" w:sz="0" w:space="0" w:color="auto"/>
            <w:right w:val="none" w:sz="0" w:space="0" w:color="auto"/>
          </w:divBdr>
        </w:div>
      </w:divsChild>
    </w:div>
    <w:div w:id="876501433">
      <w:bodyDiv w:val="1"/>
      <w:marLeft w:val="0"/>
      <w:marRight w:val="0"/>
      <w:marTop w:val="0"/>
      <w:marBottom w:val="0"/>
      <w:divBdr>
        <w:top w:val="none" w:sz="0" w:space="0" w:color="auto"/>
        <w:left w:val="none" w:sz="0" w:space="0" w:color="auto"/>
        <w:bottom w:val="none" w:sz="0" w:space="0" w:color="auto"/>
        <w:right w:val="none" w:sz="0" w:space="0" w:color="auto"/>
      </w:divBdr>
    </w:div>
    <w:div w:id="877156704">
      <w:bodyDiv w:val="1"/>
      <w:marLeft w:val="0"/>
      <w:marRight w:val="0"/>
      <w:marTop w:val="0"/>
      <w:marBottom w:val="0"/>
      <w:divBdr>
        <w:top w:val="none" w:sz="0" w:space="0" w:color="auto"/>
        <w:left w:val="none" w:sz="0" w:space="0" w:color="auto"/>
        <w:bottom w:val="none" w:sz="0" w:space="0" w:color="auto"/>
        <w:right w:val="none" w:sz="0" w:space="0" w:color="auto"/>
      </w:divBdr>
    </w:div>
    <w:div w:id="877476140">
      <w:bodyDiv w:val="1"/>
      <w:marLeft w:val="0"/>
      <w:marRight w:val="0"/>
      <w:marTop w:val="0"/>
      <w:marBottom w:val="0"/>
      <w:divBdr>
        <w:top w:val="none" w:sz="0" w:space="0" w:color="auto"/>
        <w:left w:val="none" w:sz="0" w:space="0" w:color="auto"/>
        <w:bottom w:val="none" w:sz="0" w:space="0" w:color="auto"/>
        <w:right w:val="none" w:sz="0" w:space="0" w:color="auto"/>
      </w:divBdr>
    </w:div>
    <w:div w:id="878057166">
      <w:bodyDiv w:val="1"/>
      <w:marLeft w:val="0"/>
      <w:marRight w:val="0"/>
      <w:marTop w:val="0"/>
      <w:marBottom w:val="0"/>
      <w:divBdr>
        <w:top w:val="none" w:sz="0" w:space="0" w:color="auto"/>
        <w:left w:val="none" w:sz="0" w:space="0" w:color="auto"/>
        <w:bottom w:val="none" w:sz="0" w:space="0" w:color="auto"/>
        <w:right w:val="none" w:sz="0" w:space="0" w:color="auto"/>
      </w:divBdr>
    </w:div>
    <w:div w:id="878467556">
      <w:bodyDiv w:val="1"/>
      <w:marLeft w:val="0"/>
      <w:marRight w:val="0"/>
      <w:marTop w:val="0"/>
      <w:marBottom w:val="0"/>
      <w:divBdr>
        <w:top w:val="none" w:sz="0" w:space="0" w:color="auto"/>
        <w:left w:val="none" w:sz="0" w:space="0" w:color="auto"/>
        <w:bottom w:val="none" w:sz="0" w:space="0" w:color="auto"/>
        <w:right w:val="none" w:sz="0" w:space="0" w:color="auto"/>
      </w:divBdr>
      <w:divsChild>
        <w:div w:id="229311866">
          <w:marLeft w:val="806"/>
          <w:marRight w:val="0"/>
          <w:marTop w:val="75"/>
          <w:marBottom w:val="0"/>
          <w:divBdr>
            <w:top w:val="none" w:sz="0" w:space="0" w:color="auto"/>
            <w:left w:val="none" w:sz="0" w:space="0" w:color="auto"/>
            <w:bottom w:val="none" w:sz="0" w:space="0" w:color="auto"/>
            <w:right w:val="none" w:sz="0" w:space="0" w:color="auto"/>
          </w:divBdr>
        </w:div>
        <w:div w:id="465659711">
          <w:marLeft w:val="806"/>
          <w:marRight w:val="0"/>
          <w:marTop w:val="75"/>
          <w:marBottom w:val="0"/>
          <w:divBdr>
            <w:top w:val="none" w:sz="0" w:space="0" w:color="auto"/>
            <w:left w:val="none" w:sz="0" w:space="0" w:color="auto"/>
            <w:bottom w:val="none" w:sz="0" w:space="0" w:color="auto"/>
            <w:right w:val="none" w:sz="0" w:space="0" w:color="auto"/>
          </w:divBdr>
        </w:div>
        <w:div w:id="872306322">
          <w:marLeft w:val="274"/>
          <w:marRight w:val="0"/>
          <w:marTop w:val="150"/>
          <w:marBottom w:val="0"/>
          <w:divBdr>
            <w:top w:val="none" w:sz="0" w:space="0" w:color="auto"/>
            <w:left w:val="none" w:sz="0" w:space="0" w:color="auto"/>
            <w:bottom w:val="none" w:sz="0" w:space="0" w:color="auto"/>
            <w:right w:val="none" w:sz="0" w:space="0" w:color="auto"/>
          </w:divBdr>
        </w:div>
        <w:div w:id="1986010653">
          <w:marLeft w:val="806"/>
          <w:marRight w:val="0"/>
          <w:marTop w:val="75"/>
          <w:marBottom w:val="0"/>
          <w:divBdr>
            <w:top w:val="none" w:sz="0" w:space="0" w:color="auto"/>
            <w:left w:val="none" w:sz="0" w:space="0" w:color="auto"/>
            <w:bottom w:val="none" w:sz="0" w:space="0" w:color="auto"/>
            <w:right w:val="none" w:sz="0" w:space="0" w:color="auto"/>
          </w:divBdr>
        </w:div>
      </w:divsChild>
    </w:div>
    <w:div w:id="878472412">
      <w:bodyDiv w:val="1"/>
      <w:marLeft w:val="0"/>
      <w:marRight w:val="0"/>
      <w:marTop w:val="0"/>
      <w:marBottom w:val="0"/>
      <w:divBdr>
        <w:top w:val="none" w:sz="0" w:space="0" w:color="auto"/>
        <w:left w:val="none" w:sz="0" w:space="0" w:color="auto"/>
        <w:bottom w:val="none" w:sz="0" w:space="0" w:color="auto"/>
        <w:right w:val="none" w:sz="0" w:space="0" w:color="auto"/>
      </w:divBdr>
      <w:divsChild>
        <w:div w:id="265816462">
          <w:marLeft w:val="1800"/>
          <w:marRight w:val="0"/>
          <w:marTop w:val="96"/>
          <w:marBottom w:val="0"/>
          <w:divBdr>
            <w:top w:val="none" w:sz="0" w:space="0" w:color="auto"/>
            <w:left w:val="none" w:sz="0" w:space="0" w:color="auto"/>
            <w:bottom w:val="none" w:sz="0" w:space="0" w:color="auto"/>
            <w:right w:val="none" w:sz="0" w:space="0" w:color="auto"/>
          </w:divBdr>
        </w:div>
        <w:div w:id="567497844">
          <w:marLeft w:val="1166"/>
          <w:marRight w:val="0"/>
          <w:marTop w:val="115"/>
          <w:marBottom w:val="0"/>
          <w:divBdr>
            <w:top w:val="none" w:sz="0" w:space="0" w:color="auto"/>
            <w:left w:val="none" w:sz="0" w:space="0" w:color="auto"/>
            <w:bottom w:val="none" w:sz="0" w:space="0" w:color="auto"/>
            <w:right w:val="none" w:sz="0" w:space="0" w:color="auto"/>
          </w:divBdr>
        </w:div>
        <w:div w:id="732657438">
          <w:marLeft w:val="1166"/>
          <w:marRight w:val="0"/>
          <w:marTop w:val="115"/>
          <w:marBottom w:val="0"/>
          <w:divBdr>
            <w:top w:val="none" w:sz="0" w:space="0" w:color="auto"/>
            <w:left w:val="none" w:sz="0" w:space="0" w:color="auto"/>
            <w:bottom w:val="none" w:sz="0" w:space="0" w:color="auto"/>
            <w:right w:val="none" w:sz="0" w:space="0" w:color="auto"/>
          </w:divBdr>
        </w:div>
        <w:div w:id="1152023612">
          <w:marLeft w:val="547"/>
          <w:marRight w:val="0"/>
          <w:marTop w:val="134"/>
          <w:marBottom w:val="0"/>
          <w:divBdr>
            <w:top w:val="none" w:sz="0" w:space="0" w:color="auto"/>
            <w:left w:val="none" w:sz="0" w:space="0" w:color="auto"/>
            <w:bottom w:val="none" w:sz="0" w:space="0" w:color="auto"/>
            <w:right w:val="none" w:sz="0" w:space="0" w:color="auto"/>
          </w:divBdr>
        </w:div>
        <w:div w:id="1644196053">
          <w:marLeft w:val="1800"/>
          <w:marRight w:val="0"/>
          <w:marTop w:val="96"/>
          <w:marBottom w:val="0"/>
          <w:divBdr>
            <w:top w:val="none" w:sz="0" w:space="0" w:color="auto"/>
            <w:left w:val="none" w:sz="0" w:space="0" w:color="auto"/>
            <w:bottom w:val="none" w:sz="0" w:space="0" w:color="auto"/>
            <w:right w:val="none" w:sz="0" w:space="0" w:color="auto"/>
          </w:divBdr>
        </w:div>
      </w:divsChild>
    </w:div>
    <w:div w:id="878594273">
      <w:bodyDiv w:val="1"/>
      <w:marLeft w:val="0"/>
      <w:marRight w:val="0"/>
      <w:marTop w:val="0"/>
      <w:marBottom w:val="0"/>
      <w:divBdr>
        <w:top w:val="none" w:sz="0" w:space="0" w:color="auto"/>
        <w:left w:val="none" w:sz="0" w:space="0" w:color="auto"/>
        <w:bottom w:val="none" w:sz="0" w:space="0" w:color="auto"/>
        <w:right w:val="none" w:sz="0" w:space="0" w:color="auto"/>
      </w:divBdr>
    </w:div>
    <w:div w:id="878935853">
      <w:bodyDiv w:val="1"/>
      <w:marLeft w:val="0"/>
      <w:marRight w:val="0"/>
      <w:marTop w:val="0"/>
      <w:marBottom w:val="0"/>
      <w:divBdr>
        <w:top w:val="none" w:sz="0" w:space="0" w:color="auto"/>
        <w:left w:val="none" w:sz="0" w:space="0" w:color="auto"/>
        <w:bottom w:val="none" w:sz="0" w:space="0" w:color="auto"/>
        <w:right w:val="none" w:sz="0" w:space="0" w:color="auto"/>
      </w:divBdr>
    </w:div>
    <w:div w:id="880092921">
      <w:bodyDiv w:val="1"/>
      <w:marLeft w:val="0"/>
      <w:marRight w:val="0"/>
      <w:marTop w:val="0"/>
      <w:marBottom w:val="0"/>
      <w:divBdr>
        <w:top w:val="none" w:sz="0" w:space="0" w:color="auto"/>
        <w:left w:val="none" w:sz="0" w:space="0" w:color="auto"/>
        <w:bottom w:val="none" w:sz="0" w:space="0" w:color="auto"/>
        <w:right w:val="none" w:sz="0" w:space="0" w:color="auto"/>
      </w:divBdr>
    </w:div>
    <w:div w:id="880946692">
      <w:bodyDiv w:val="1"/>
      <w:marLeft w:val="0"/>
      <w:marRight w:val="0"/>
      <w:marTop w:val="0"/>
      <w:marBottom w:val="0"/>
      <w:divBdr>
        <w:top w:val="none" w:sz="0" w:space="0" w:color="auto"/>
        <w:left w:val="none" w:sz="0" w:space="0" w:color="auto"/>
        <w:bottom w:val="none" w:sz="0" w:space="0" w:color="auto"/>
        <w:right w:val="none" w:sz="0" w:space="0" w:color="auto"/>
      </w:divBdr>
    </w:div>
    <w:div w:id="883367491">
      <w:bodyDiv w:val="1"/>
      <w:marLeft w:val="0"/>
      <w:marRight w:val="0"/>
      <w:marTop w:val="0"/>
      <w:marBottom w:val="0"/>
      <w:divBdr>
        <w:top w:val="none" w:sz="0" w:space="0" w:color="auto"/>
        <w:left w:val="none" w:sz="0" w:space="0" w:color="auto"/>
        <w:bottom w:val="none" w:sz="0" w:space="0" w:color="auto"/>
        <w:right w:val="none" w:sz="0" w:space="0" w:color="auto"/>
      </w:divBdr>
    </w:div>
    <w:div w:id="883635676">
      <w:bodyDiv w:val="1"/>
      <w:marLeft w:val="0"/>
      <w:marRight w:val="0"/>
      <w:marTop w:val="0"/>
      <w:marBottom w:val="0"/>
      <w:divBdr>
        <w:top w:val="none" w:sz="0" w:space="0" w:color="auto"/>
        <w:left w:val="none" w:sz="0" w:space="0" w:color="auto"/>
        <w:bottom w:val="none" w:sz="0" w:space="0" w:color="auto"/>
        <w:right w:val="none" w:sz="0" w:space="0" w:color="auto"/>
      </w:divBdr>
      <w:divsChild>
        <w:div w:id="10496761">
          <w:marLeft w:val="547"/>
          <w:marRight w:val="0"/>
          <w:marTop w:val="96"/>
          <w:marBottom w:val="0"/>
          <w:divBdr>
            <w:top w:val="none" w:sz="0" w:space="0" w:color="auto"/>
            <w:left w:val="none" w:sz="0" w:space="0" w:color="auto"/>
            <w:bottom w:val="none" w:sz="0" w:space="0" w:color="auto"/>
            <w:right w:val="none" w:sz="0" w:space="0" w:color="auto"/>
          </w:divBdr>
        </w:div>
        <w:div w:id="399836769">
          <w:marLeft w:val="1166"/>
          <w:marRight w:val="0"/>
          <w:marTop w:val="96"/>
          <w:marBottom w:val="0"/>
          <w:divBdr>
            <w:top w:val="none" w:sz="0" w:space="0" w:color="auto"/>
            <w:left w:val="none" w:sz="0" w:space="0" w:color="auto"/>
            <w:bottom w:val="none" w:sz="0" w:space="0" w:color="auto"/>
            <w:right w:val="none" w:sz="0" w:space="0" w:color="auto"/>
          </w:divBdr>
        </w:div>
        <w:div w:id="482311760">
          <w:marLeft w:val="1166"/>
          <w:marRight w:val="0"/>
          <w:marTop w:val="96"/>
          <w:marBottom w:val="0"/>
          <w:divBdr>
            <w:top w:val="none" w:sz="0" w:space="0" w:color="auto"/>
            <w:left w:val="none" w:sz="0" w:space="0" w:color="auto"/>
            <w:bottom w:val="none" w:sz="0" w:space="0" w:color="auto"/>
            <w:right w:val="none" w:sz="0" w:space="0" w:color="auto"/>
          </w:divBdr>
        </w:div>
        <w:div w:id="585384789">
          <w:marLeft w:val="1800"/>
          <w:marRight w:val="0"/>
          <w:marTop w:val="82"/>
          <w:marBottom w:val="0"/>
          <w:divBdr>
            <w:top w:val="none" w:sz="0" w:space="0" w:color="auto"/>
            <w:left w:val="none" w:sz="0" w:space="0" w:color="auto"/>
            <w:bottom w:val="none" w:sz="0" w:space="0" w:color="auto"/>
            <w:right w:val="none" w:sz="0" w:space="0" w:color="auto"/>
          </w:divBdr>
        </w:div>
        <w:div w:id="830483787">
          <w:marLeft w:val="1800"/>
          <w:marRight w:val="0"/>
          <w:marTop w:val="82"/>
          <w:marBottom w:val="0"/>
          <w:divBdr>
            <w:top w:val="none" w:sz="0" w:space="0" w:color="auto"/>
            <w:left w:val="none" w:sz="0" w:space="0" w:color="auto"/>
            <w:bottom w:val="none" w:sz="0" w:space="0" w:color="auto"/>
            <w:right w:val="none" w:sz="0" w:space="0" w:color="auto"/>
          </w:divBdr>
        </w:div>
        <w:div w:id="849875578">
          <w:marLeft w:val="1166"/>
          <w:marRight w:val="0"/>
          <w:marTop w:val="96"/>
          <w:marBottom w:val="0"/>
          <w:divBdr>
            <w:top w:val="none" w:sz="0" w:space="0" w:color="auto"/>
            <w:left w:val="none" w:sz="0" w:space="0" w:color="auto"/>
            <w:bottom w:val="none" w:sz="0" w:space="0" w:color="auto"/>
            <w:right w:val="none" w:sz="0" w:space="0" w:color="auto"/>
          </w:divBdr>
        </w:div>
        <w:div w:id="998582101">
          <w:marLeft w:val="547"/>
          <w:marRight w:val="0"/>
          <w:marTop w:val="96"/>
          <w:marBottom w:val="0"/>
          <w:divBdr>
            <w:top w:val="none" w:sz="0" w:space="0" w:color="auto"/>
            <w:left w:val="none" w:sz="0" w:space="0" w:color="auto"/>
            <w:bottom w:val="none" w:sz="0" w:space="0" w:color="auto"/>
            <w:right w:val="none" w:sz="0" w:space="0" w:color="auto"/>
          </w:divBdr>
        </w:div>
        <w:div w:id="1616907097">
          <w:marLeft w:val="1166"/>
          <w:marRight w:val="0"/>
          <w:marTop w:val="96"/>
          <w:marBottom w:val="0"/>
          <w:divBdr>
            <w:top w:val="none" w:sz="0" w:space="0" w:color="auto"/>
            <w:left w:val="none" w:sz="0" w:space="0" w:color="auto"/>
            <w:bottom w:val="none" w:sz="0" w:space="0" w:color="auto"/>
            <w:right w:val="none" w:sz="0" w:space="0" w:color="auto"/>
          </w:divBdr>
        </w:div>
        <w:div w:id="1708330803">
          <w:marLeft w:val="1800"/>
          <w:marRight w:val="0"/>
          <w:marTop w:val="82"/>
          <w:marBottom w:val="0"/>
          <w:divBdr>
            <w:top w:val="none" w:sz="0" w:space="0" w:color="auto"/>
            <w:left w:val="none" w:sz="0" w:space="0" w:color="auto"/>
            <w:bottom w:val="none" w:sz="0" w:space="0" w:color="auto"/>
            <w:right w:val="none" w:sz="0" w:space="0" w:color="auto"/>
          </w:divBdr>
        </w:div>
        <w:div w:id="1997175567">
          <w:marLeft w:val="1166"/>
          <w:marRight w:val="0"/>
          <w:marTop w:val="96"/>
          <w:marBottom w:val="0"/>
          <w:divBdr>
            <w:top w:val="none" w:sz="0" w:space="0" w:color="auto"/>
            <w:left w:val="none" w:sz="0" w:space="0" w:color="auto"/>
            <w:bottom w:val="none" w:sz="0" w:space="0" w:color="auto"/>
            <w:right w:val="none" w:sz="0" w:space="0" w:color="auto"/>
          </w:divBdr>
        </w:div>
      </w:divsChild>
    </w:div>
    <w:div w:id="886069897">
      <w:bodyDiv w:val="1"/>
      <w:marLeft w:val="0"/>
      <w:marRight w:val="0"/>
      <w:marTop w:val="0"/>
      <w:marBottom w:val="0"/>
      <w:divBdr>
        <w:top w:val="none" w:sz="0" w:space="0" w:color="auto"/>
        <w:left w:val="none" w:sz="0" w:space="0" w:color="auto"/>
        <w:bottom w:val="none" w:sz="0" w:space="0" w:color="auto"/>
        <w:right w:val="none" w:sz="0" w:space="0" w:color="auto"/>
      </w:divBdr>
      <w:divsChild>
        <w:div w:id="2036344759">
          <w:marLeft w:val="0"/>
          <w:marRight w:val="0"/>
          <w:marTop w:val="0"/>
          <w:marBottom w:val="0"/>
          <w:divBdr>
            <w:top w:val="none" w:sz="0" w:space="0" w:color="auto"/>
            <w:left w:val="none" w:sz="0" w:space="0" w:color="auto"/>
            <w:bottom w:val="none" w:sz="0" w:space="0" w:color="auto"/>
            <w:right w:val="none" w:sz="0" w:space="0" w:color="auto"/>
          </w:divBdr>
          <w:divsChild>
            <w:div w:id="177735849">
              <w:marLeft w:val="0"/>
              <w:marRight w:val="0"/>
              <w:marTop w:val="0"/>
              <w:marBottom w:val="0"/>
              <w:divBdr>
                <w:top w:val="none" w:sz="0" w:space="0" w:color="auto"/>
                <w:left w:val="none" w:sz="0" w:space="0" w:color="auto"/>
                <w:bottom w:val="none" w:sz="0" w:space="0" w:color="auto"/>
                <w:right w:val="none" w:sz="0" w:space="0" w:color="auto"/>
              </w:divBdr>
            </w:div>
            <w:div w:id="537936891">
              <w:marLeft w:val="0"/>
              <w:marRight w:val="0"/>
              <w:marTop w:val="0"/>
              <w:marBottom w:val="0"/>
              <w:divBdr>
                <w:top w:val="none" w:sz="0" w:space="0" w:color="auto"/>
                <w:left w:val="none" w:sz="0" w:space="0" w:color="auto"/>
                <w:bottom w:val="none" w:sz="0" w:space="0" w:color="auto"/>
                <w:right w:val="none" w:sz="0" w:space="0" w:color="auto"/>
              </w:divBdr>
            </w:div>
            <w:div w:id="539634173">
              <w:marLeft w:val="0"/>
              <w:marRight w:val="0"/>
              <w:marTop w:val="0"/>
              <w:marBottom w:val="0"/>
              <w:divBdr>
                <w:top w:val="none" w:sz="0" w:space="0" w:color="auto"/>
                <w:left w:val="none" w:sz="0" w:space="0" w:color="auto"/>
                <w:bottom w:val="none" w:sz="0" w:space="0" w:color="auto"/>
                <w:right w:val="none" w:sz="0" w:space="0" w:color="auto"/>
              </w:divBdr>
            </w:div>
            <w:div w:id="725688819">
              <w:marLeft w:val="0"/>
              <w:marRight w:val="0"/>
              <w:marTop w:val="0"/>
              <w:marBottom w:val="0"/>
              <w:divBdr>
                <w:top w:val="none" w:sz="0" w:space="0" w:color="auto"/>
                <w:left w:val="none" w:sz="0" w:space="0" w:color="auto"/>
                <w:bottom w:val="none" w:sz="0" w:space="0" w:color="auto"/>
                <w:right w:val="none" w:sz="0" w:space="0" w:color="auto"/>
              </w:divBdr>
            </w:div>
            <w:div w:id="1198129889">
              <w:marLeft w:val="0"/>
              <w:marRight w:val="0"/>
              <w:marTop w:val="0"/>
              <w:marBottom w:val="0"/>
              <w:divBdr>
                <w:top w:val="none" w:sz="0" w:space="0" w:color="auto"/>
                <w:left w:val="none" w:sz="0" w:space="0" w:color="auto"/>
                <w:bottom w:val="none" w:sz="0" w:space="0" w:color="auto"/>
                <w:right w:val="none" w:sz="0" w:space="0" w:color="auto"/>
              </w:divBdr>
            </w:div>
            <w:div w:id="1504122860">
              <w:marLeft w:val="0"/>
              <w:marRight w:val="0"/>
              <w:marTop w:val="0"/>
              <w:marBottom w:val="0"/>
              <w:divBdr>
                <w:top w:val="none" w:sz="0" w:space="0" w:color="auto"/>
                <w:left w:val="none" w:sz="0" w:space="0" w:color="auto"/>
                <w:bottom w:val="none" w:sz="0" w:space="0" w:color="auto"/>
                <w:right w:val="none" w:sz="0" w:space="0" w:color="auto"/>
              </w:divBdr>
            </w:div>
            <w:div w:id="1559127706">
              <w:marLeft w:val="0"/>
              <w:marRight w:val="0"/>
              <w:marTop w:val="0"/>
              <w:marBottom w:val="0"/>
              <w:divBdr>
                <w:top w:val="none" w:sz="0" w:space="0" w:color="auto"/>
                <w:left w:val="none" w:sz="0" w:space="0" w:color="auto"/>
                <w:bottom w:val="none" w:sz="0" w:space="0" w:color="auto"/>
                <w:right w:val="none" w:sz="0" w:space="0" w:color="auto"/>
              </w:divBdr>
            </w:div>
            <w:div w:id="1730417281">
              <w:marLeft w:val="0"/>
              <w:marRight w:val="0"/>
              <w:marTop w:val="0"/>
              <w:marBottom w:val="0"/>
              <w:divBdr>
                <w:top w:val="none" w:sz="0" w:space="0" w:color="auto"/>
                <w:left w:val="none" w:sz="0" w:space="0" w:color="auto"/>
                <w:bottom w:val="none" w:sz="0" w:space="0" w:color="auto"/>
                <w:right w:val="none" w:sz="0" w:space="0" w:color="auto"/>
              </w:divBdr>
            </w:div>
            <w:div w:id="2121801789">
              <w:marLeft w:val="0"/>
              <w:marRight w:val="0"/>
              <w:marTop w:val="0"/>
              <w:marBottom w:val="0"/>
              <w:divBdr>
                <w:top w:val="none" w:sz="0" w:space="0" w:color="auto"/>
                <w:left w:val="none" w:sz="0" w:space="0" w:color="auto"/>
                <w:bottom w:val="none" w:sz="0" w:space="0" w:color="auto"/>
                <w:right w:val="none" w:sz="0" w:space="0" w:color="auto"/>
              </w:divBdr>
            </w:div>
            <w:div w:id="214272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7443">
      <w:bodyDiv w:val="1"/>
      <w:marLeft w:val="0"/>
      <w:marRight w:val="0"/>
      <w:marTop w:val="0"/>
      <w:marBottom w:val="0"/>
      <w:divBdr>
        <w:top w:val="none" w:sz="0" w:space="0" w:color="auto"/>
        <w:left w:val="none" w:sz="0" w:space="0" w:color="auto"/>
        <w:bottom w:val="none" w:sz="0" w:space="0" w:color="auto"/>
        <w:right w:val="none" w:sz="0" w:space="0" w:color="auto"/>
      </w:divBdr>
      <w:divsChild>
        <w:div w:id="108161903">
          <w:marLeft w:val="360"/>
          <w:marRight w:val="0"/>
          <w:marTop w:val="200"/>
          <w:marBottom w:val="0"/>
          <w:divBdr>
            <w:top w:val="none" w:sz="0" w:space="0" w:color="auto"/>
            <w:left w:val="none" w:sz="0" w:space="0" w:color="auto"/>
            <w:bottom w:val="none" w:sz="0" w:space="0" w:color="auto"/>
            <w:right w:val="none" w:sz="0" w:space="0" w:color="auto"/>
          </w:divBdr>
        </w:div>
      </w:divsChild>
    </w:div>
    <w:div w:id="886451275">
      <w:bodyDiv w:val="1"/>
      <w:marLeft w:val="0"/>
      <w:marRight w:val="0"/>
      <w:marTop w:val="0"/>
      <w:marBottom w:val="0"/>
      <w:divBdr>
        <w:top w:val="none" w:sz="0" w:space="0" w:color="auto"/>
        <w:left w:val="none" w:sz="0" w:space="0" w:color="auto"/>
        <w:bottom w:val="none" w:sz="0" w:space="0" w:color="auto"/>
        <w:right w:val="none" w:sz="0" w:space="0" w:color="auto"/>
      </w:divBdr>
    </w:div>
    <w:div w:id="887768624">
      <w:bodyDiv w:val="1"/>
      <w:marLeft w:val="0"/>
      <w:marRight w:val="0"/>
      <w:marTop w:val="0"/>
      <w:marBottom w:val="0"/>
      <w:divBdr>
        <w:top w:val="none" w:sz="0" w:space="0" w:color="auto"/>
        <w:left w:val="none" w:sz="0" w:space="0" w:color="auto"/>
        <w:bottom w:val="none" w:sz="0" w:space="0" w:color="auto"/>
        <w:right w:val="none" w:sz="0" w:space="0" w:color="auto"/>
      </w:divBdr>
    </w:div>
    <w:div w:id="887884778">
      <w:bodyDiv w:val="1"/>
      <w:marLeft w:val="0"/>
      <w:marRight w:val="0"/>
      <w:marTop w:val="0"/>
      <w:marBottom w:val="0"/>
      <w:divBdr>
        <w:top w:val="none" w:sz="0" w:space="0" w:color="auto"/>
        <w:left w:val="none" w:sz="0" w:space="0" w:color="auto"/>
        <w:bottom w:val="none" w:sz="0" w:space="0" w:color="auto"/>
        <w:right w:val="none" w:sz="0" w:space="0" w:color="auto"/>
      </w:divBdr>
    </w:div>
    <w:div w:id="888036134">
      <w:bodyDiv w:val="1"/>
      <w:marLeft w:val="0"/>
      <w:marRight w:val="0"/>
      <w:marTop w:val="0"/>
      <w:marBottom w:val="0"/>
      <w:divBdr>
        <w:top w:val="none" w:sz="0" w:space="0" w:color="auto"/>
        <w:left w:val="none" w:sz="0" w:space="0" w:color="auto"/>
        <w:bottom w:val="none" w:sz="0" w:space="0" w:color="auto"/>
        <w:right w:val="none" w:sz="0" w:space="0" w:color="auto"/>
      </w:divBdr>
    </w:div>
    <w:div w:id="888803156">
      <w:bodyDiv w:val="1"/>
      <w:marLeft w:val="0"/>
      <w:marRight w:val="0"/>
      <w:marTop w:val="0"/>
      <w:marBottom w:val="0"/>
      <w:divBdr>
        <w:top w:val="none" w:sz="0" w:space="0" w:color="auto"/>
        <w:left w:val="none" w:sz="0" w:space="0" w:color="auto"/>
        <w:bottom w:val="none" w:sz="0" w:space="0" w:color="auto"/>
        <w:right w:val="none" w:sz="0" w:space="0" w:color="auto"/>
      </w:divBdr>
    </w:div>
    <w:div w:id="889608808">
      <w:bodyDiv w:val="1"/>
      <w:marLeft w:val="0"/>
      <w:marRight w:val="0"/>
      <w:marTop w:val="0"/>
      <w:marBottom w:val="0"/>
      <w:divBdr>
        <w:top w:val="none" w:sz="0" w:space="0" w:color="auto"/>
        <w:left w:val="none" w:sz="0" w:space="0" w:color="auto"/>
        <w:bottom w:val="none" w:sz="0" w:space="0" w:color="auto"/>
        <w:right w:val="none" w:sz="0" w:space="0" w:color="auto"/>
      </w:divBdr>
    </w:div>
    <w:div w:id="891427587">
      <w:bodyDiv w:val="1"/>
      <w:marLeft w:val="0"/>
      <w:marRight w:val="0"/>
      <w:marTop w:val="0"/>
      <w:marBottom w:val="0"/>
      <w:divBdr>
        <w:top w:val="none" w:sz="0" w:space="0" w:color="auto"/>
        <w:left w:val="none" w:sz="0" w:space="0" w:color="auto"/>
        <w:bottom w:val="none" w:sz="0" w:space="0" w:color="auto"/>
        <w:right w:val="none" w:sz="0" w:space="0" w:color="auto"/>
      </w:divBdr>
    </w:div>
    <w:div w:id="892618691">
      <w:bodyDiv w:val="1"/>
      <w:marLeft w:val="0"/>
      <w:marRight w:val="0"/>
      <w:marTop w:val="0"/>
      <w:marBottom w:val="0"/>
      <w:divBdr>
        <w:top w:val="none" w:sz="0" w:space="0" w:color="auto"/>
        <w:left w:val="none" w:sz="0" w:space="0" w:color="auto"/>
        <w:bottom w:val="none" w:sz="0" w:space="0" w:color="auto"/>
        <w:right w:val="none" w:sz="0" w:space="0" w:color="auto"/>
      </w:divBdr>
      <w:divsChild>
        <w:div w:id="915671012">
          <w:marLeft w:val="1166"/>
          <w:marRight w:val="0"/>
          <w:marTop w:val="115"/>
          <w:marBottom w:val="0"/>
          <w:divBdr>
            <w:top w:val="none" w:sz="0" w:space="0" w:color="auto"/>
            <w:left w:val="none" w:sz="0" w:space="0" w:color="auto"/>
            <w:bottom w:val="none" w:sz="0" w:space="0" w:color="auto"/>
            <w:right w:val="none" w:sz="0" w:space="0" w:color="auto"/>
          </w:divBdr>
        </w:div>
        <w:div w:id="1065759615">
          <w:marLeft w:val="547"/>
          <w:marRight w:val="0"/>
          <w:marTop w:val="115"/>
          <w:marBottom w:val="0"/>
          <w:divBdr>
            <w:top w:val="none" w:sz="0" w:space="0" w:color="auto"/>
            <w:left w:val="none" w:sz="0" w:space="0" w:color="auto"/>
            <w:bottom w:val="none" w:sz="0" w:space="0" w:color="auto"/>
            <w:right w:val="none" w:sz="0" w:space="0" w:color="auto"/>
          </w:divBdr>
        </w:div>
      </w:divsChild>
    </w:div>
    <w:div w:id="892693744">
      <w:bodyDiv w:val="1"/>
      <w:marLeft w:val="0"/>
      <w:marRight w:val="0"/>
      <w:marTop w:val="0"/>
      <w:marBottom w:val="0"/>
      <w:divBdr>
        <w:top w:val="none" w:sz="0" w:space="0" w:color="auto"/>
        <w:left w:val="none" w:sz="0" w:space="0" w:color="auto"/>
        <w:bottom w:val="none" w:sz="0" w:space="0" w:color="auto"/>
        <w:right w:val="none" w:sz="0" w:space="0" w:color="auto"/>
      </w:divBdr>
      <w:divsChild>
        <w:div w:id="1858277015">
          <w:marLeft w:val="0"/>
          <w:marRight w:val="0"/>
          <w:marTop w:val="0"/>
          <w:marBottom w:val="0"/>
          <w:divBdr>
            <w:top w:val="none" w:sz="0" w:space="0" w:color="auto"/>
            <w:left w:val="none" w:sz="0" w:space="0" w:color="auto"/>
            <w:bottom w:val="none" w:sz="0" w:space="0" w:color="auto"/>
            <w:right w:val="none" w:sz="0" w:space="0" w:color="auto"/>
          </w:divBdr>
          <w:divsChild>
            <w:div w:id="102042274">
              <w:marLeft w:val="0"/>
              <w:marRight w:val="0"/>
              <w:marTop w:val="0"/>
              <w:marBottom w:val="0"/>
              <w:divBdr>
                <w:top w:val="none" w:sz="0" w:space="0" w:color="auto"/>
                <w:left w:val="none" w:sz="0" w:space="0" w:color="auto"/>
                <w:bottom w:val="none" w:sz="0" w:space="0" w:color="auto"/>
                <w:right w:val="none" w:sz="0" w:space="0" w:color="auto"/>
              </w:divBdr>
            </w:div>
            <w:div w:id="1703050321">
              <w:marLeft w:val="0"/>
              <w:marRight w:val="0"/>
              <w:marTop w:val="0"/>
              <w:marBottom w:val="0"/>
              <w:divBdr>
                <w:top w:val="none" w:sz="0" w:space="0" w:color="auto"/>
                <w:left w:val="none" w:sz="0" w:space="0" w:color="auto"/>
                <w:bottom w:val="none" w:sz="0" w:space="0" w:color="auto"/>
                <w:right w:val="none" w:sz="0" w:space="0" w:color="auto"/>
              </w:divBdr>
            </w:div>
            <w:div w:id="194676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662103">
      <w:bodyDiv w:val="1"/>
      <w:marLeft w:val="0"/>
      <w:marRight w:val="0"/>
      <w:marTop w:val="0"/>
      <w:marBottom w:val="0"/>
      <w:divBdr>
        <w:top w:val="none" w:sz="0" w:space="0" w:color="auto"/>
        <w:left w:val="none" w:sz="0" w:space="0" w:color="auto"/>
        <w:bottom w:val="none" w:sz="0" w:space="0" w:color="auto"/>
        <w:right w:val="none" w:sz="0" w:space="0" w:color="auto"/>
      </w:divBdr>
    </w:div>
    <w:div w:id="894435805">
      <w:bodyDiv w:val="1"/>
      <w:marLeft w:val="0"/>
      <w:marRight w:val="0"/>
      <w:marTop w:val="0"/>
      <w:marBottom w:val="0"/>
      <w:divBdr>
        <w:top w:val="none" w:sz="0" w:space="0" w:color="auto"/>
        <w:left w:val="none" w:sz="0" w:space="0" w:color="auto"/>
        <w:bottom w:val="none" w:sz="0" w:space="0" w:color="auto"/>
        <w:right w:val="none" w:sz="0" w:space="0" w:color="auto"/>
      </w:divBdr>
    </w:div>
    <w:div w:id="894464701">
      <w:bodyDiv w:val="1"/>
      <w:marLeft w:val="0"/>
      <w:marRight w:val="0"/>
      <w:marTop w:val="0"/>
      <w:marBottom w:val="0"/>
      <w:divBdr>
        <w:top w:val="none" w:sz="0" w:space="0" w:color="auto"/>
        <w:left w:val="none" w:sz="0" w:space="0" w:color="auto"/>
        <w:bottom w:val="none" w:sz="0" w:space="0" w:color="auto"/>
        <w:right w:val="none" w:sz="0" w:space="0" w:color="auto"/>
      </w:divBdr>
    </w:div>
    <w:div w:id="895357284">
      <w:bodyDiv w:val="1"/>
      <w:marLeft w:val="0"/>
      <w:marRight w:val="0"/>
      <w:marTop w:val="0"/>
      <w:marBottom w:val="0"/>
      <w:divBdr>
        <w:top w:val="none" w:sz="0" w:space="0" w:color="auto"/>
        <w:left w:val="none" w:sz="0" w:space="0" w:color="auto"/>
        <w:bottom w:val="none" w:sz="0" w:space="0" w:color="auto"/>
        <w:right w:val="none" w:sz="0" w:space="0" w:color="auto"/>
      </w:divBdr>
    </w:div>
    <w:div w:id="895623034">
      <w:bodyDiv w:val="1"/>
      <w:marLeft w:val="0"/>
      <w:marRight w:val="0"/>
      <w:marTop w:val="0"/>
      <w:marBottom w:val="0"/>
      <w:divBdr>
        <w:top w:val="none" w:sz="0" w:space="0" w:color="auto"/>
        <w:left w:val="none" w:sz="0" w:space="0" w:color="auto"/>
        <w:bottom w:val="none" w:sz="0" w:space="0" w:color="auto"/>
        <w:right w:val="none" w:sz="0" w:space="0" w:color="auto"/>
      </w:divBdr>
    </w:div>
    <w:div w:id="895773741">
      <w:bodyDiv w:val="1"/>
      <w:marLeft w:val="0"/>
      <w:marRight w:val="0"/>
      <w:marTop w:val="0"/>
      <w:marBottom w:val="0"/>
      <w:divBdr>
        <w:top w:val="none" w:sz="0" w:space="0" w:color="auto"/>
        <w:left w:val="none" w:sz="0" w:space="0" w:color="auto"/>
        <w:bottom w:val="none" w:sz="0" w:space="0" w:color="auto"/>
        <w:right w:val="none" w:sz="0" w:space="0" w:color="auto"/>
      </w:divBdr>
    </w:div>
    <w:div w:id="896009353">
      <w:bodyDiv w:val="1"/>
      <w:marLeft w:val="0"/>
      <w:marRight w:val="0"/>
      <w:marTop w:val="0"/>
      <w:marBottom w:val="0"/>
      <w:divBdr>
        <w:top w:val="none" w:sz="0" w:space="0" w:color="auto"/>
        <w:left w:val="none" w:sz="0" w:space="0" w:color="auto"/>
        <w:bottom w:val="none" w:sz="0" w:space="0" w:color="auto"/>
        <w:right w:val="none" w:sz="0" w:space="0" w:color="auto"/>
      </w:divBdr>
    </w:div>
    <w:div w:id="897401361">
      <w:bodyDiv w:val="1"/>
      <w:marLeft w:val="0"/>
      <w:marRight w:val="0"/>
      <w:marTop w:val="0"/>
      <w:marBottom w:val="0"/>
      <w:divBdr>
        <w:top w:val="none" w:sz="0" w:space="0" w:color="auto"/>
        <w:left w:val="none" w:sz="0" w:space="0" w:color="auto"/>
        <w:bottom w:val="none" w:sz="0" w:space="0" w:color="auto"/>
        <w:right w:val="none" w:sz="0" w:space="0" w:color="auto"/>
      </w:divBdr>
      <w:divsChild>
        <w:div w:id="173959306">
          <w:marLeft w:val="547"/>
          <w:marRight w:val="0"/>
          <w:marTop w:val="134"/>
          <w:marBottom w:val="0"/>
          <w:divBdr>
            <w:top w:val="none" w:sz="0" w:space="0" w:color="auto"/>
            <w:left w:val="none" w:sz="0" w:space="0" w:color="auto"/>
            <w:bottom w:val="none" w:sz="0" w:space="0" w:color="auto"/>
            <w:right w:val="none" w:sz="0" w:space="0" w:color="auto"/>
          </w:divBdr>
        </w:div>
        <w:div w:id="1167012923">
          <w:marLeft w:val="1166"/>
          <w:marRight w:val="0"/>
          <w:marTop w:val="115"/>
          <w:marBottom w:val="0"/>
          <w:divBdr>
            <w:top w:val="none" w:sz="0" w:space="0" w:color="auto"/>
            <w:left w:val="none" w:sz="0" w:space="0" w:color="auto"/>
            <w:bottom w:val="none" w:sz="0" w:space="0" w:color="auto"/>
            <w:right w:val="none" w:sz="0" w:space="0" w:color="auto"/>
          </w:divBdr>
        </w:div>
        <w:div w:id="1416198906">
          <w:marLeft w:val="1166"/>
          <w:marRight w:val="0"/>
          <w:marTop w:val="115"/>
          <w:marBottom w:val="0"/>
          <w:divBdr>
            <w:top w:val="none" w:sz="0" w:space="0" w:color="auto"/>
            <w:left w:val="none" w:sz="0" w:space="0" w:color="auto"/>
            <w:bottom w:val="none" w:sz="0" w:space="0" w:color="auto"/>
            <w:right w:val="none" w:sz="0" w:space="0" w:color="auto"/>
          </w:divBdr>
        </w:div>
        <w:div w:id="2115587269">
          <w:marLeft w:val="1166"/>
          <w:marRight w:val="0"/>
          <w:marTop w:val="115"/>
          <w:marBottom w:val="0"/>
          <w:divBdr>
            <w:top w:val="none" w:sz="0" w:space="0" w:color="auto"/>
            <w:left w:val="none" w:sz="0" w:space="0" w:color="auto"/>
            <w:bottom w:val="none" w:sz="0" w:space="0" w:color="auto"/>
            <w:right w:val="none" w:sz="0" w:space="0" w:color="auto"/>
          </w:divBdr>
        </w:div>
      </w:divsChild>
    </w:div>
    <w:div w:id="898781110">
      <w:bodyDiv w:val="1"/>
      <w:marLeft w:val="0"/>
      <w:marRight w:val="0"/>
      <w:marTop w:val="0"/>
      <w:marBottom w:val="0"/>
      <w:divBdr>
        <w:top w:val="none" w:sz="0" w:space="0" w:color="auto"/>
        <w:left w:val="none" w:sz="0" w:space="0" w:color="auto"/>
        <w:bottom w:val="none" w:sz="0" w:space="0" w:color="auto"/>
        <w:right w:val="none" w:sz="0" w:space="0" w:color="auto"/>
      </w:divBdr>
    </w:div>
    <w:div w:id="898783595">
      <w:bodyDiv w:val="1"/>
      <w:marLeft w:val="0"/>
      <w:marRight w:val="0"/>
      <w:marTop w:val="0"/>
      <w:marBottom w:val="0"/>
      <w:divBdr>
        <w:top w:val="none" w:sz="0" w:space="0" w:color="auto"/>
        <w:left w:val="none" w:sz="0" w:space="0" w:color="auto"/>
        <w:bottom w:val="none" w:sz="0" w:space="0" w:color="auto"/>
        <w:right w:val="none" w:sz="0" w:space="0" w:color="auto"/>
      </w:divBdr>
    </w:div>
    <w:div w:id="898832053">
      <w:bodyDiv w:val="1"/>
      <w:marLeft w:val="0"/>
      <w:marRight w:val="0"/>
      <w:marTop w:val="0"/>
      <w:marBottom w:val="0"/>
      <w:divBdr>
        <w:top w:val="none" w:sz="0" w:space="0" w:color="auto"/>
        <w:left w:val="none" w:sz="0" w:space="0" w:color="auto"/>
        <w:bottom w:val="none" w:sz="0" w:space="0" w:color="auto"/>
        <w:right w:val="none" w:sz="0" w:space="0" w:color="auto"/>
      </w:divBdr>
    </w:div>
    <w:div w:id="898899305">
      <w:bodyDiv w:val="1"/>
      <w:marLeft w:val="0"/>
      <w:marRight w:val="0"/>
      <w:marTop w:val="0"/>
      <w:marBottom w:val="0"/>
      <w:divBdr>
        <w:top w:val="none" w:sz="0" w:space="0" w:color="auto"/>
        <w:left w:val="none" w:sz="0" w:space="0" w:color="auto"/>
        <w:bottom w:val="none" w:sz="0" w:space="0" w:color="auto"/>
        <w:right w:val="none" w:sz="0" w:space="0" w:color="auto"/>
      </w:divBdr>
      <w:divsChild>
        <w:div w:id="1000738188">
          <w:marLeft w:val="0"/>
          <w:marRight w:val="0"/>
          <w:marTop w:val="0"/>
          <w:marBottom w:val="0"/>
          <w:divBdr>
            <w:top w:val="none" w:sz="0" w:space="0" w:color="auto"/>
            <w:left w:val="none" w:sz="0" w:space="0" w:color="auto"/>
            <w:bottom w:val="none" w:sz="0" w:space="0" w:color="auto"/>
            <w:right w:val="none" w:sz="0" w:space="0" w:color="auto"/>
          </w:divBdr>
          <w:divsChild>
            <w:div w:id="447361739">
              <w:marLeft w:val="0"/>
              <w:marRight w:val="0"/>
              <w:marTop w:val="0"/>
              <w:marBottom w:val="0"/>
              <w:divBdr>
                <w:top w:val="none" w:sz="0" w:space="0" w:color="auto"/>
                <w:left w:val="none" w:sz="0" w:space="0" w:color="auto"/>
                <w:bottom w:val="none" w:sz="0" w:space="0" w:color="auto"/>
                <w:right w:val="none" w:sz="0" w:space="0" w:color="auto"/>
              </w:divBdr>
            </w:div>
            <w:div w:id="616329141">
              <w:marLeft w:val="0"/>
              <w:marRight w:val="0"/>
              <w:marTop w:val="0"/>
              <w:marBottom w:val="0"/>
              <w:divBdr>
                <w:top w:val="none" w:sz="0" w:space="0" w:color="auto"/>
                <w:left w:val="none" w:sz="0" w:space="0" w:color="auto"/>
                <w:bottom w:val="none" w:sz="0" w:space="0" w:color="auto"/>
                <w:right w:val="none" w:sz="0" w:space="0" w:color="auto"/>
              </w:divBdr>
            </w:div>
            <w:div w:id="109585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5778">
      <w:bodyDiv w:val="1"/>
      <w:marLeft w:val="0"/>
      <w:marRight w:val="0"/>
      <w:marTop w:val="0"/>
      <w:marBottom w:val="0"/>
      <w:divBdr>
        <w:top w:val="none" w:sz="0" w:space="0" w:color="auto"/>
        <w:left w:val="none" w:sz="0" w:space="0" w:color="auto"/>
        <w:bottom w:val="none" w:sz="0" w:space="0" w:color="auto"/>
        <w:right w:val="none" w:sz="0" w:space="0" w:color="auto"/>
      </w:divBdr>
    </w:div>
    <w:div w:id="901017500">
      <w:bodyDiv w:val="1"/>
      <w:marLeft w:val="0"/>
      <w:marRight w:val="0"/>
      <w:marTop w:val="0"/>
      <w:marBottom w:val="0"/>
      <w:divBdr>
        <w:top w:val="none" w:sz="0" w:space="0" w:color="auto"/>
        <w:left w:val="none" w:sz="0" w:space="0" w:color="auto"/>
        <w:bottom w:val="none" w:sz="0" w:space="0" w:color="auto"/>
        <w:right w:val="none" w:sz="0" w:space="0" w:color="auto"/>
      </w:divBdr>
    </w:div>
    <w:div w:id="901017965">
      <w:bodyDiv w:val="1"/>
      <w:marLeft w:val="0"/>
      <w:marRight w:val="0"/>
      <w:marTop w:val="0"/>
      <w:marBottom w:val="0"/>
      <w:divBdr>
        <w:top w:val="none" w:sz="0" w:space="0" w:color="auto"/>
        <w:left w:val="none" w:sz="0" w:space="0" w:color="auto"/>
        <w:bottom w:val="none" w:sz="0" w:space="0" w:color="auto"/>
        <w:right w:val="none" w:sz="0" w:space="0" w:color="auto"/>
      </w:divBdr>
    </w:div>
    <w:div w:id="902762331">
      <w:bodyDiv w:val="1"/>
      <w:marLeft w:val="0"/>
      <w:marRight w:val="0"/>
      <w:marTop w:val="0"/>
      <w:marBottom w:val="0"/>
      <w:divBdr>
        <w:top w:val="none" w:sz="0" w:space="0" w:color="auto"/>
        <w:left w:val="none" w:sz="0" w:space="0" w:color="auto"/>
        <w:bottom w:val="none" w:sz="0" w:space="0" w:color="auto"/>
        <w:right w:val="none" w:sz="0" w:space="0" w:color="auto"/>
      </w:divBdr>
    </w:div>
    <w:div w:id="903219595">
      <w:bodyDiv w:val="1"/>
      <w:marLeft w:val="0"/>
      <w:marRight w:val="0"/>
      <w:marTop w:val="0"/>
      <w:marBottom w:val="0"/>
      <w:divBdr>
        <w:top w:val="none" w:sz="0" w:space="0" w:color="auto"/>
        <w:left w:val="none" w:sz="0" w:space="0" w:color="auto"/>
        <w:bottom w:val="none" w:sz="0" w:space="0" w:color="auto"/>
        <w:right w:val="none" w:sz="0" w:space="0" w:color="auto"/>
      </w:divBdr>
    </w:div>
    <w:div w:id="904144866">
      <w:bodyDiv w:val="1"/>
      <w:marLeft w:val="0"/>
      <w:marRight w:val="0"/>
      <w:marTop w:val="0"/>
      <w:marBottom w:val="0"/>
      <w:divBdr>
        <w:top w:val="none" w:sz="0" w:space="0" w:color="auto"/>
        <w:left w:val="none" w:sz="0" w:space="0" w:color="auto"/>
        <w:bottom w:val="none" w:sz="0" w:space="0" w:color="auto"/>
        <w:right w:val="none" w:sz="0" w:space="0" w:color="auto"/>
      </w:divBdr>
    </w:div>
    <w:div w:id="904222926">
      <w:bodyDiv w:val="1"/>
      <w:marLeft w:val="0"/>
      <w:marRight w:val="0"/>
      <w:marTop w:val="0"/>
      <w:marBottom w:val="0"/>
      <w:divBdr>
        <w:top w:val="none" w:sz="0" w:space="0" w:color="auto"/>
        <w:left w:val="none" w:sz="0" w:space="0" w:color="auto"/>
        <w:bottom w:val="none" w:sz="0" w:space="0" w:color="auto"/>
        <w:right w:val="none" w:sz="0" w:space="0" w:color="auto"/>
      </w:divBdr>
    </w:div>
    <w:div w:id="904412746">
      <w:bodyDiv w:val="1"/>
      <w:marLeft w:val="0"/>
      <w:marRight w:val="0"/>
      <w:marTop w:val="0"/>
      <w:marBottom w:val="0"/>
      <w:divBdr>
        <w:top w:val="none" w:sz="0" w:space="0" w:color="auto"/>
        <w:left w:val="none" w:sz="0" w:space="0" w:color="auto"/>
        <w:bottom w:val="none" w:sz="0" w:space="0" w:color="auto"/>
        <w:right w:val="none" w:sz="0" w:space="0" w:color="auto"/>
      </w:divBdr>
    </w:div>
    <w:div w:id="904492670">
      <w:bodyDiv w:val="1"/>
      <w:marLeft w:val="0"/>
      <w:marRight w:val="0"/>
      <w:marTop w:val="0"/>
      <w:marBottom w:val="0"/>
      <w:divBdr>
        <w:top w:val="none" w:sz="0" w:space="0" w:color="auto"/>
        <w:left w:val="none" w:sz="0" w:space="0" w:color="auto"/>
        <w:bottom w:val="none" w:sz="0" w:space="0" w:color="auto"/>
        <w:right w:val="none" w:sz="0" w:space="0" w:color="auto"/>
      </w:divBdr>
      <w:divsChild>
        <w:div w:id="729303136">
          <w:marLeft w:val="1166"/>
          <w:marRight w:val="0"/>
          <w:marTop w:val="115"/>
          <w:marBottom w:val="0"/>
          <w:divBdr>
            <w:top w:val="none" w:sz="0" w:space="0" w:color="auto"/>
            <w:left w:val="none" w:sz="0" w:space="0" w:color="auto"/>
            <w:bottom w:val="none" w:sz="0" w:space="0" w:color="auto"/>
            <w:right w:val="none" w:sz="0" w:space="0" w:color="auto"/>
          </w:divBdr>
        </w:div>
        <w:div w:id="1871990885">
          <w:marLeft w:val="547"/>
          <w:marRight w:val="0"/>
          <w:marTop w:val="134"/>
          <w:marBottom w:val="0"/>
          <w:divBdr>
            <w:top w:val="none" w:sz="0" w:space="0" w:color="auto"/>
            <w:left w:val="none" w:sz="0" w:space="0" w:color="auto"/>
            <w:bottom w:val="none" w:sz="0" w:space="0" w:color="auto"/>
            <w:right w:val="none" w:sz="0" w:space="0" w:color="auto"/>
          </w:divBdr>
        </w:div>
      </w:divsChild>
    </w:div>
    <w:div w:id="905065002">
      <w:bodyDiv w:val="1"/>
      <w:marLeft w:val="0"/>
      <w:marRight w:val="0"/>
      <w:marTop w:val="0"/>
      <w:marBottom w:val="0"/>
      <w:divBdr>
        <w:top w:val="none" w:sz="0" w:space="0" w:color="auto"/>
        <w:left w:val="none" w:sz="0" w:space="0" w:color="auto"/>
        <w:bottom w:val="none" w:sz="0" w:space="0" w:color="auto"/>
        <w:right w:val="none" w:sz="0" w:space="0" w:color="auto"/>
      </w:divBdr>
    </w:div>
    <w:div w:id="905258559">
      <w:bodyDiv w:val="1"/>
      <w:marLeft w:val="0"/>
      <w:marRight w:val="0"/>
      <w:marTop w:val="0"/>
      <w:marBottom w:val="0"/>
      <w:divBdr>
        <w:top w:val="none" w:sz="0" w:space="0" w:color="auto"/>
        <w:left w:val="none" w:sz="0" w:space="0" w:color="auto"/>
        <w:bottom w:val="none" w:sz="0" w:space="0" w:color="auto"/>
        <w:right w:val="none" w:sz="0" w:space="0" w:color="auto"/>
      </w:divBdr>
    </w:div>
    <w:div w:id="905457817">
      <w:bodyDiv w:val="1"/>
      <w:marLeft w:val="0"/>
      <w:marRight w:val="0"/>
      <w:marTop w:val="0"/>
      <w:marBottom w:val="0"/>
      <w:divBdr>
        <w:top w:val="none" w:sz="0" w:space="0" w:color="auto"/>
        <w:left w:val="none" w:sz="0" w:space="0" w:color="auto"/>
        <w:bottom w:val="none" w:sz="0" w:space="0" w:color="auto"/>
        <w:right w:val="none" w:sz="0" w:space="0" w:color="auto"/>
      </w:divBdr>
    </w:div>
    <w:div w:id="905919516">
      <w:bodyDiv w:val="1"/>
      <w:marLeft w:val="0"/>
      <w:marRight w:val="0"/>
      <w:marTop w:val="0"/>
      <w:marBottom w:val="0"/>
      <w:divBdr>
        <w:top w:val="none" w:sz="0" w:space="0" w:color="auto"/>
        <w:left w:val="none" w:sz="0" w:space="0" w:color="auto"/>
        <w:bottom w:val="none" w:sz="0" w:space="0" w:color="auto"/>
        <w:right w:val="none" w:sz="0" w:space="0" w:color="auto"/>
      </w:divBdr>
      <w:divsChild>
        <w:div w:id="645669069">
          <w:marLeft w:val="547"/>
          <w:marRight w:val="0"/>
          <w:marTop w:val="115"/>
          <w:marBottom w:val="0"/>
          <w:divBdr>
            <w:top w:val="none" w:sz="0" w:space="0" w:color="auto"/>
            <w:left w:val="none" w:sz="0" w:space="0" w:color="auto"/>
            <w:bottom w:val="none" w:sz="0" w:space="0" w:color="auto"/>
            <w:right w:val="none" w:sz="0" w:space="0" w:color="auto"/>
          </w:divBdr>
        </w:div>
        <w:div w:id="2007976997">
          <w:marLeft w:val="547"/>
          <w:marRight w:val="0"/>
          <w:marTop w:val="115"/>
          <w:marBottom w:val="0"/>
          <w:divBdr>
            <w:top w:val="none" w:sz="0" w:space="0" w:color="auto"/>
            <w:left w:val="none" w:sz="0" w:space="0" w:color="auto"/>
            <w:bottom w:val="none" w:sz="0" w:space="0" w:color="auto"/>
            <w:right w:val="none" w:sz="0" w:space="0" w:color="auto"/>
          </w:divBdr>
        </w:div>
      </w:divsChild>
    </w:div>
    <w:div w:id="906383710">
      <w:bodyDiv w:val="1"/>
      <w:marLeft w:val="0"/>
      <w:marRight w:val="0"/>
      <w:marTop w:val="0"/>
      <w:marBottom w:val="0"/>
      <w:divBdr>
        <w:top w:val="none" w:sz="0" w:space="0" w:color="auto"/>
        <w:left w:val="none" w:sz="0" w:space="0" w:color="auto"/>
        <w:bottom w:val="none" w:sz="0" w:space="0" w:color="auto"/>
        <w:right w:val="none" w:sz="0" w:space="0" w:color="auto"/>
      </w:divBdr>
    </w:div>
    <w:div w:id="907962573">
      <w:bodyDiv w:val="1"/>
      <w:marLeft w:val="0"/>
      <w:marRight w:val="0"/>
      <w:marTop w:val="0"/>
      <w:marBottom w:val="0"/>
      <w:divBdr>
        <w:top w:val="none" w:sz="0" w:space="0" w:color="auto"/>
        <w:left w:val="none" w:sz="0" w:space="0" w:color="auto"/>
        <w:bottom w:val="none" w:sz="0" w:space="0" w:color="auto"/>
        <w:right w:val="none" w:sz="0" w:space="0" w:color="auto"/>
      </w:divBdr>
    </w:div>
    <w:div w:id="908271172">
      <w:bodyDiv w:val="1"/>
      <w:marLeft w:val="0"/>
      <w:marRight w:val="0"/>
      <w:marTop w:val="0"/>
      <w:marBottom w:val="0"/>
      <w:divBdr>
        <w:top w:val="none" w:sz="0" w:space="0" w:color="auto"/>
        <w:left w:val="none" w:sz="0" w:space="0" w:color="auto"/>
        <w:bottom w:val="none" w:sz="0" w:space="0" w:color="auto"/>
        <w:right w:val="none" w:sz="0" w:space="0" w:color="auto"/>
      </w:divBdr>
      <w:divsChild>
        <w:div w:id="496848511">
          <w:marLeft w:val="1800"/>
          <w:marRight w:val="0"/>
          <w:marTop w:val="115"/>
          <w:marBottom w:val="0"/>
          <w:divBdr>
            <w:top w:val="none" w:sz="0" w:space="0" w:color="auto"/>
            <w:left w:val="none" w:sz="0" w:space="0" w:color="auto"/>
            <w:bottom w:val="none" w:sz="0" w:space="0" w:color="auto"/>
            <w:right w:val="none" w:sz="0" w:space="0" w:color="auto"/>
          </w:divBdr>
        </w:div>
        <w:div w:id="1343048219">
          <w:marLeft w:val="547"/>
          <w:marRight w:val="0"/>
          <w:marTop w:val="134"/>
          <w:marBottom w:val="0"/>
          <w:divBdr>
            <w:top w:val="none" w:sz="0" w:space="0" w:color="auto"/>
            <w:left w:val="none" w:sz="0" w:space="0" w:color="auto"/>
            <w:bottom w:val="none" w:sz="0" w:space="0" w:color="auto"/>
            <w:right w:val="none" w:sz="0" w:space="0" w:color="auto"/>
          </w:divBdr>
        </w:div>
        <w:div w:id="1822575656">
          <w:marLeft w:val="1166"/>
          <w:marRight w:val="0"/>
          <w:marTop w:val="134"/>
          <w:marBottom w:val="0"/>
          <w:divBdr>
            <w:top w:val="none" w:sz="0" w:space="0" w:color="auto"/>
            <w:left w:val="none" w:sz="0" w:space="0" w:color="auto"/>
            <w:bottom w:val="none" w:sz="0" w:space="0" w:color="auto"/>
            <w:right w:val="none" w:sz="0" w:space="0" w:color="auto"/>
          </w:divBdr>
        </w:div>
        <w:div w:id="2054772957">
          <w:marLeft w:val="1166"/>
          <w:marRight w:val="0"/>
          <w:marTop w:val="134"/>
          <w:marBottom w:val="0"/>
          <w:divBdr>
            <w:top w:val="none" w:sz="0" w:space="0" w:color="auto"/>
            <w:left w:val="none" w:sz="0" w:space="0" w:color="auto"/>
            <w:bottom w:val="none" w:sz="0" w:space="0" w:color="auto"/>
            <w:right w:val="none" w:sz="0" w:space="0" w:color="auto"/>
          </w:divBdr>
        </w:div>
      </w:divsChild>
    </w:div>
    <w:div w:id="908344281">
      <w:bodyDiv w:val="1"/>
      <w:marLeft w:val="0"/>
      <w:marRight w:val="0"/>
      <w:marTop w:val="0"/>
      <w:marBottom w:val="0"/>
      <w:divBdr>
        <w:top w:val="none" w:sz="0" w:space="0" w:color="auto"/>
        <w:left w:val="none" w:sz="0" w:space="0" w:color="auto"/>
        <w:bottom w:val="none" w:sz="0" w:space="0" w:color="auto"/>
        <w:right w:val="none" w:sz="0" w:space="0" w:color="auto"/>
      </w:divBdr>
    </w:div>
    <w:div w:id="908421235">
      <w:bodyDiv w:val="1"/>
      <w:marLeft w:val="0"/>
      <w:marRight w:val="0"/>
      <w:marTop w:val="0"/>
      <w:marBottom w:val="0"/>
      <w:divBdr>
        <w:top w:val="none" w:sz="0" w:space="0" w:color="auto"/>
        <w:left w:val="none" w:sz="0" w:space="0" w:color="auto"/>
        <w:bottom w:val="none" w:sz="0" w:space="0" w:color="auto"/>
        <w:right w:val="none" w:sz="0" w:space="0" w:color="auto"/>
      </w:divBdr>
    </w:div>
    <w:div w:id="909148016">
      <w:bodyDiv w:val="1"/>
      <w:marLeft w:val="0"/>
      <w:marRight w:val="0"/>
      <w:marTop w:val="0"/>
      <w:marBottom w:val="0"/>
      <w:divBdr>
        <w:top w:val="none" w:sz="0" w:space="0" w:color="auto"/>
        <w:left w:val="none" w:sz="0" w:space="0" w:color="auto"/>
        <w:bottom w:val="none" w:sz="0" w:space="0" w:color="auto"/>
        <w:right w:val="none" w:sz="0" w:space="0" w:color="auto"/>
      </w:divBdr>
      <w:divsChild>
        <w:div w:id="418720626">
          <w:marLeft w:val="1166"/>
          <w:marRight w:val="0"/>
          <w:marTop w:val="96"/>
          <w:marBottom w:val="0"/>
          <w:divBdr>
            <w:top w:val="none" w:sz="0" w:space="0" w:color="auto"/>
            <w:left w:val="none" w:sz="0" w:space="0" w:color="auto"/>
            <w:bottom w:val="none" w:sz="0" w:space="0" w:color="auto"/>
            <w:right w:val="none" w:sz="0" w:space="0" w:color="auto"/>
          </w:divBdr>
        </w:div>
        <w:div w:id="644241784">
          <w:marLeft w:val="1166"/>
          <w:marRight w:val="0"/>
          <w:marTop w:val="96"/>
          <w:marBottom w:val="0"/>
          <w:divBdr>
            <w:top w:val="none" w:sz="0" w:space="0" w:color="auto"/>
            <w:left w:val="none" w:sz="0" w:space="0" w:color="auto"/>
            <w:bottom w:val="none" w:sz="0" w:space="0" w:color="auto"/>
            <w:right w:val="none" w:sz="0" w:space="0" w:color="auto"/>
          </w:divBdr>
        </w:div>
        <w:div w:id="1355425611">
          <w:marLeft w:val="1166"/>
          <w:marRight w:val="0"/>
          <w:marTop w:val="96"/>
          <w:marBottom w:val="0"/>
          <w:divBdr>
            <w:top w:val="none" w:sz="0" w:space="0" w:color="auto"/>
            <w:left w:val="none" w:sz="0" w:space="0" w:color="auto"/>
            <w:bottom w:val="none" w:sz="0" w:space="0" w:color="auto"/>
            <w:right w:val="none" w:sz="0" w:space="0" w:color="auto"/>
          </w:divBdr>
        </w:div>
        <w:div w:id="1390037688">
          <w:marLeft w:val="1800"/>
          <w:marRight w:val="0"/>
          <w:marTop w:val="86"/>
          <w:marBottom w:val="0"/>
          <w:divBdr>
            <w:top w:val="none" w:sz="0" w:space="0" w:color="auto"/>
            <w:left w:val="none" w:sz="0" w:space="0" w:color="auto"/>
            <w:bottom w:val="none" w:sz="0" w:space="0" w:color="auto"/>
            <w:right w:val="none" w:sz="0" w:space="0" w:color="auto"/>
          </w:divBdr>
        </w:div>
        <w:div w:id="1414815195">
          <w:marLeft w:val="1166"/>
          <w:marRight w:val="0"/>
          <w:marTop w:val="96"/>
          <w:marBottom w:val="0"/>
          <w:divBdr>
            <w:top w:val="none" w:sz="0" w:space="0" w:color="auto"/>
            <w:left w:val="none" w:sz="0" w:space="0" w:color="auto"/>
            <w:bottom w:val="none" w:sz="0" w:space="0" w:color="auto"/>
            <w:right w:val="none" w:sz="0" w:space="0" w:color="auto"/>
          </w:divBdr>
        </w:div>
        <w:div w:id="2097437526">
          <w:marLeft w:val="1800"/>
          <w:marRight w:val="0"/>
          <w:marTop w:val="86"/>
          <w:marBottom w:val="0"/>
          <w:divBdr>
            <w:top w:val="none" w:sz="0" w:space="0" w:color="auto"/>
            <w:left w:val="none" w:sz="0" w:space="0" w:color="auto"/>
            <w:bottom w:val="none" w:sz="0" w:space="0" w:color="auto"/>
            <w:right w:val="none" w:sz="0" w:space="0" w:color="auto"/>
          </w:divBdr>
        </w:div>
        <w:div w:id="2103602403">
          <w:marLeft w:val="1166"/>
          <w:marRight w:val="0"/>
          <w:marTop w:val="96"/>
          <w:marBottom w:val="0"/>
          <w:divBdr>
            <w:top w:val="none" w:sz="0" w:space="0" w:color="auto"/>
            <w:left w:val="none" w:sz="0" w:space="0" w:color="auto"/>
            <w:bottom w:val="none" w:sz="0" w:space="0" w:color="auto"/>
            <w:right w:val="none" w:sz="0" w:space="0" w:color="auto"/>
          </w:divBdr>
        </w:div>
        <w:div w:id="2144807213">
          <w:marLeft w:val="547"/>
          <w:marRight w:val="0"/>
          <w:marTop w:val="115"/>
          <w:marBottom w:val="0"/>
          <w:divBdr>
            <w:top w:val="none" w:sz="0" w:space="0" w:color="auto"/>
            <w:left w:val="none" w:sz="0" w:space="0" w:color="auto"/>
            <w:bottom w:val="none" w:sz="0" w:space="0" w:color="auto"/>
            <w:right w:val="none" w:sz="0" w:space="0" w:color="auto"/>
          </w:divBdr>
        </w:div>
      </w:divsChild>
    </w:div>
    <w:div w:id="910238276">
      <w:bodyDiv w:val="1"/>
      <w:marLeft w:val="0"/>
      <w:marRight w:val="0"/>
      <w:marTop w:val="0"/>
      <w:marBottom w:val="0"/>
      <w:divBdr>
        <w:top w:val="none" w:sz="0" w:space="0" w:color="auto"/>
        <w:left w:val="none" w:sz="0" w:space="0" w:color="auto"/>
        <w:bottom w:val="none" w:sz="0" w:space="0" w:color="auto"/>
        <w:right w:val="none" w:sz="0" w:space="0" w:color="auto"/>
      </w:divBdr>
    </w:div>
    <w:div w:id="911428725">
      <w:bodyDiv w:val="1"/>
      <w:marLeft w:val="0"/>
      <w:marRight w:val="0"/>
      <w:marTop w:val="0"/>
      <w:marBottom w:val="0"/>
      <w:divBdr>
        <w:top w:val="none" w:sz="0" w:space="0" w:color="auto"/>
        <w:left w:val="none" w:sz="0" w:space="0" w:color="auto"/>
        <w:bottom w:val="none" w:sz="0" w:space="0" w:color="auto"/>
        <w:right w:val="none" w:sz="0" w:space="0" w:color="auto"/>
      </w:divBdr>
      <w:divsChild>
        <w:div w:id="1706444403">
          <w:marLeft w:val="0"/>
          <w:marRight w:val="0"/>
          <w:marTop w:val="0"/>
          <w:marBottom w:val="0"/>
          <w:divBdr>
            <w:top w:val="none" w:sz="0" w:space="0" w:color="auto"/>
            <w:left w:val="none" w:sz="0" w:space="0" w:color="auto"/>
            <w:bottom w:val="none" w:sz="0" w:space="0" w:color="auto"/>
            <w:right w:val="none" w:sz="0" w:space="0" w:color="auto"/>
          </w:divBdr>
          <w:divsChild>
            <w:div w:id="723061437">
              <w:marLeft w:val="0"/>
              <w:marRight w:val="0"/>
              <w:marTop w:val="0"/>
              <w:marBottom w:val="0"/>
              <w:divBdr>
                <w:top w:val="none" w:sz="0" w:space="0" w:color="auto"/>
                <w:left w:val="none" w:sz="0" w:space="0" w:color="auto"/>
                <w:bottom w:val="none" w:sz="0" w:space="0" w:color="auto"/>
                <w:right w:val="none" w:sz="0" w:space="0" w:color="auto"/>
              </w:divBdr>
            </w:div>
            <w:div w:id="1039011488">
              <w:marLeft w:val="0"/>
              <w:marRight w:val="0"/>
              <w:marTop w:val="0"/>
              <w:marBottom w:val="0"/>
              <w:divBdr>
                <w:top w:val="none" w:sz="0" w:space="0" w:color="auto"/>
                <w:left w:val="none" w:sz="0" w:space="0" w:color="auto"/>
                <w:bottom w:val="none" w:sz="0" w:space="0" w:color="auto"/>
                <w:right w:val="none" w:sz="0" w:space="0" w:color="auto"/>
              </w:divBdr>
            </w:div>
            <w:div w:id="1113206465">
              <w:marLeft w:val="0"/>
              <w:marRight w:val="0"/>
              <w:marTop w:val="0"/>
              <w:marBottom w:val="0"/>
              <w:divBdr>
                <w:top w:val="none" w:sz="0" w:space="0" w:color="auto"/>
                <w:left w:val="none" w:sz="0" w:space="0" w:color="auto"/>
                <w:bottom w:val="none" w:sz="0" w:space="0" w:color="auto"/>
                <w:right w:val="none" w:sz="0" w:space="0" w:color="auto"/>
              </w:divBdr>
            </w:div>
            <w:div w:id="1155224290">
              <w:marLeft w:val="0"/>
              <w:marRight w:val="0"/>
              <w:marTop w:val="0"/>
              <w:marBottom w:val="0"/>
              <w:divBdr>
                <w:top w:val="none" w:sz="0" w:space="0" w:color="auto"/>
                <w:left w:val="none" w:sz="0" w:space="0" w:color="auto"/>
                <w:bottom w:val="none" w:sz="0" w:space="0" w:color="auto"/>
                <w:right w:val="none" w:sz="0" w:space="0" w:color="auto"/>
              </w:divBdr>
            </w:div>
            <w:div w:id="1404836785">
              <w:marLeft w:val="0"/>
              <w:marRight w:val="0"/>
              <w:marTop w:val="0"/>
              <w:marBottom w:val="0"/>
              <w:divBdr>
                <w:top w:val="none" w:sz="0" w:space="0" w:color="auto"/>
                <w:left w:val="none" w:sz="0" w:space="0" w:color="auto"/>
                <w:bottom w:val="none" w:sz="0" w:space="0" w:color="auto"/>
                <w:right w:val="none" w:sz="0" w:space="0" w:color="auto"/>
              </w:divBdr>
            </w:div>
            <w:div w:id="190632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5340">
      <w:bodyDiv w:val="1"/>
      <w:marLeft w:val="0"/>
      <w:marRight w:val="0"/>
      <w:marTop w:val="0"/>
      <w:marBottom w:val="0"/>
      <w:divBdr>
        <w:top w:val="none" w:sz="0" w:space="0" w:color="auto"/>
        <w:left w:val="none" w:sz="0" w:space="0" w:color="auto"/>
        <w:bottom w:val="none" w:sz="0" w:space="0" w:color="auto"/>
        <w:right w:val="none" w:sz="0" w:space="0" w:color="auto"/>
      </w:divBdr>
    </w:div>
    <w:div w:id="911739970">
      <w:bodyDiv w:val="1"/>
      <w:marLeft w:val="0"/>
      <w:marRight w:val="0"/>
      <w:marTop w:val="0"/>
      <w:marBottom w:val="0"/>
      <w:divBdr>
        <w:top w:val="none" w:sz="0" w:space="0" w:color="auto"/>
        <w:left w:val="none" w:sz="0" w:space="0" w:color="auto"/>
        <w:bottom w:val="none" w:sz="0" w:space="0" w:color="auto"/>
        <w:right w:val="none" w:sz="0" w:space="0" w:color="auto"/>
      </w:divBdr>
      <w:divsChild>
        <w:div w:id="560748324">
          <w:marLeft w:val="1800"/>
          <w:marRight w:val="0"/>
          <w:marTop w:val="91"/>
          <w:marBottom w:val="0"/>
          <w:divBdr>
            <w:top w:val="none" w:sz="0" w:space="0" w:color="auto"/>
            <w:left w:val="none" w:sz="0" w:space="0" w:color="auto"/>
            <w:bottom w:val="none" w:sz="0" w:space="0" w:color="auto"/>
            <w:right w:val="none" w:sz="0" w:space="0" w:color="auto"/>
          </w:divBdr>
        </w:div>
        <w:div w:id="663819952">
          <w:marLeft w:val="547"/>
          <w:marRight w:val="0"/>
          <w:marTop w:val="120"/>
          <w:marBottom w:val="0"/>
          <w:divBdr>
            <w:top w:val="none" w:sz="0" w:space="0" w:color="auto"/>
            <w:left w:val="none" w:sz="0" w:space="0" w:color="auto"/>
            <w:bottom w:val="none" w:sz="0" w:space="0" w:color="auto"/>
            <w:right w:val="none" w:sz="0" w:space="0" w:color="auto"/>
          </w:divBdr>
        </w:div>
        <w:div w:id="1201942479">
          <w:marLeft w:val="1800"/>
          <w:marRight w:val="0"/>
          <w:marTop w:val="91"/>
          <w:marBottom w:val="0"/>
          <w:divBdr>
            <w:top w:val="none" w:sz="0" w:space="0" w:color="auto"/>
            <w:left w:val="none" w:sz="0" w:space="0" w:color="auto"/>
            <w:bottom w:val="none" w:sz="0" w:space="0" w:color="auto"/>
            <w:right w:val="none" w:sz="0" w:space="0" w:color="auto"/>
          </w:divBdr>
        </w:div>
        <w:div w:id="1433359367">
          <w:marLeft w:val="547"/>
          <w:marRight w:val="0"/>
          <w:marTop w:val="120"/>
          <w:marBottom w:val="0"/>
          <w:divBdr>
            <w:top w:val="none" w:sz="0" w:space="0" w:color="auto"/>
            <w:left w:val="none" w:sz="0" w:space="0" w:color="auto"/>
            <w:bottom w:val="none" w:sz="0" w:space="0" w:color="auto"/>
            <w:right w:val="none" w:sz="0" w:space="0" w:color="auto"/>
          </w:divBdr>
        </w:div>
        <w:div w:id="1513758797">
          <w:marLeft w:val="1166"/>
          <w:marRight w:val="0"/>
          <w:marTop w:val="106"/>
          <w:marBottom w:val="0"/>
          <w:divBdr>
            <w:top w:val="none" w:sz="0" w:space="0" w:color="auto"/>
            <w:left w:val="none" w:sz="0" w:space="0" w:color="auto"/>
            <w:bottom w:val="none" w:sz="0" w:space="0" w:color="auto"/>
            <w:right w:val="none" w:sz="0" w:space="0" w:color="auto"/>
          </w:divBdr>
        </w:div>
        <w:div w:id="1594900131">
          <w:marLeft w:val="1800"/>
          <w:marRight w:val="0"/>
          <w:marTop w:val="91"/>
          <w:marBottom w:val="0"/>
          <w:divBdr>
            <w:top w:val="none" w:sz="0" w:space="0" w:color="auto"/>
            <w:left w:val="none" w:sz="0" w:space="0" w:color="auto"/>
            <w:bottom w:val="none" w:sz="0" w:space="0" w:color="auto"/>
            <w:right w:val="none" w:sz="0" w:space="0" w:color="auto"/>
          </w:divBdr>
        </w:div>
        <w:div w:id="1638533538">
          <w:marLeft w:val="1800"/>
          <w:marRight w:val="0"/>
          <w:marTop w:val="91"/>
          <w:marBottom w:val="0"/>
          <w:divBdr>
            <w:top w:val="none" w:sz="0" w:space="0" w:color="auto"/>
            <w:left w:val="none" w:sz="0" w:space="0" w:color="auto"/>
            <w:bottom w:val="none" w:sz="0" w:space="0" w:color="auto"/>
            <w:right w:val="none" w:sz="0" w:space="0" w:color="auto"/>
          </w:divBdr>
        </w:div>
        <w:div w:id="2057662321">
          <w:marLeft w:val="1166"/>
          <w:marRight w:val="0"/>
          <w:marTop w:val="106"/>
          <w:marBottom w:val="0"/>
          <w:divBdr>
            <w:top w:val="none" w:sz="0" w:space="0" w:color="auto"/>
            <w:left w:val="none" w:sz="0" w:space="0" w:color="auto"/>
            <w:bottom w:val="none" w:sz="0" w:space="0" w:color="auto"/>
            <w:right w:val="none" w:sz="0" w:space="0" w:color="auto"/>
          </w:divBdr>
        </w:div>
      </w:divsChild>
    </w:div>
    <w:div w:id="913054715">
      <w:bodyDiv w:val="1"/>
      <w:marLeft w:val="0"/>
      <w:marRight w:val="0"/>
      <w:marTop w:val="0"/>
      <w:marBottom w:val="0"/>
      <w:divBdr>
        <w:top w:val="none" w:sz="0" w:space="0" w:color="auto"/>
        <w:left w:val="none" w:sz="0" w:space="0" w:color="auto"/>
        <w:bottom w:val="none" w:sz="0" w:space="0" w:color="auto"/>
        <w:right w:val="none" w:sz="0" w:space="0" w:color="auto"/>
      </w:divBdr>
      <w:divsChild>
        <w:div w:id="67578827">
          <w:marLeft w:val="1166"/>
          <w:marRight w:val="0"/>
          <w:marTop w:val="0"/>
          <w:marBottom w:val="0"/>
          <w:divBdr>
            <w:top w:val="none" w:sz="0" w:space="0" w:color="auto"/>
            <w:left w:val="none" w:sz="0" w:space="0" w:color="auto"/>
            <w:bottom w:val="none" w:sz="0" w:space="0" w:color="auto"/>
            <w:right w:val="none" w:sz="0" w:space="0" w:color="auto"/>
          </w:divBdr>
        </w:div>
        <w:div w:id="596258499">
          <w:marLeft w:val="1166"/>
          <w:marRight w:val="0"/>
          <w:marTop w:val="0"/>
          <w:marBottom w:val="0"/>
          <w:divBdr>
            <w:top w:val="none" w:sz="0" w:space="0" w:color="auto"/>
            <w:left w:val="none" w:sz="0" w:space="0" w:color="auto"/>
            <w:bottom w:val="none" w:sz="0" w:space="0" w:color="auto"/>
            <w:right w:val="none" w:sz="0" w:space="0" w:color="auto"/>
          </w:divBdr>
        </w:div>
        <w:div w:id="724449558">
          <w:marLeft w:val="1166"/>
          <w:marRight w:val="0"/>
          <w:marTop w:val="0"/>
          <w:marBottom w:val="0"/>
          <w:divBdr>
            <w:top w:val="none" w:sz="0" w:space="0" w:color="auto"/>
            <w:left w:val="none" w:sz="0" w:space="0" w:color="auto"/>
            <w:bottom w:val="none" w:sz="0" w:space="0" w:color="auto"/>
            <w:right w:val="none" w:sz="0" w:space="0" w:color="auto"/>
          </w:divBdr>
        </w:div>
        <w:div w:id="835918652">
          <w:marLeft w:val="1166"/>
          <w:marRight w:val="0"/>
          <w:marTop w:val="0"/>
          <w:marBottom w:val="0"/>
          <w:divBdr>
            <w:top w:val="none" w:sz="0" w:space="0" w:color="auto"/>
            <w:left w:val="none" w:sz="0" w:space="0" w:color="auto"/>
            <w:bottom w:val="none" w:sz="0" w:space="0" w:color="auto"/>
            <w:right w:val="none" w:sz="0" w:space="0" w:color="auto"/>
          </w:divBdr>
        </w:div>
        <w:div w:id="924460713">
          <w:marLeft w:val="547"/>
          <w:marRight w:val="0"/>
          <w:marTop w:val="0"/>
          <w:marBottom w:val="0"/>
          <w:divBdr>
            <w:top w:val="none" w:sz="0" w:space="0" w:color="auto"/>
            <w:left w:val="none" w:sz="0" w:space="0" w:color="auto"/>
            <w:bottom w:val="none" w:sz="0" w:space="0" w:color="auto"/>
            <w:right w:val="none" w:sz="0" w:space="0" w:color="auto"/>
          </w:divBdr>
        </w:div>
        <w:div w:id="954944806">
          <w:marLeft w:val="1166"/>
          <w:marRight w:val="0"/>
          <w:marTop w:val="0"/>
          <w:marBottom w:val="0"/>
          <w:divBdr>
            <w:top w:val="none" w:sz="0" w:space="0" w:color="auto"/>
            <w:left w:val="none" w:sz="0" w:space="0" w:color="auto"/>
            <w:bottom w:val="none" w:sz="0" w:space="0" w:color="auto"/>
            <w:right w:val="none" w:sz="0" w:space="0" w:color="auto"/>
          </w:divBdr>
        </w:div>
        <w:div w:id="977153775">
          <w:marLeft w:val="1166"/>
          <w:marRight w:val="0"/>
          <w:marTop w:val="0"/>
          <w:marBottom w:val="0"/>
          <w:divBdr>
            <w:top w:val="none" w:sz="0" w:space="0" w:color="auto"/>
            <w:left w:val="none" w:sz="0" w:space="0" w:color="auto"/>
            <w:bottom w:val="none" w:sz="0" w:space="0" w:color="auto"/>
            <w:right w:val="none" w:sz="0" w:space="0" w:color="auto"/>
          </w:divBdr>
        </w:div>
        <w:div w:id="987980172">
          <w:marLeft w:val="547"/>
          <w:marRight w:val="0"/>
          <w:marTop w:val="0"/>
          <w:marBottom w:val="0"/>
          <w:divBdr>
            <w:top w:val="none" w:sz="0" w:space="0" w:color="auto"/>
            <w:left w:val="none" w:sz="0" w:space="0" w:color="auto"/>
            <w:bottom w:val="none" w:sz="0" w:space="0" w:color="auto"/>
            <w:right w:val="none" w:sz="0" w:space="0" w:color="auto"/>
          </w:divBdr>
        </w:div>
        <w:div w:id="1489783561">
          <w:marLeft w:val="547"/>
          <w:marRight w:val="0"/>
          <w:marTop w:val="0"/>
          <w:marBottom w:val="0"/>
          <w:divBdr>
            <w:top w:val="none" w:sz="0" w:space="0" w:color="auto"/>
            <w:left w:val="none" w:sz="0" w:space="0" w:color="auto"/>
            <w:bottom w:val="none" w:sz="0" w:space="0" w:color="auto"/>
            <w:right w:val="none" w:sz="0" w:space="0" w:color="auto"/>
          </w:divBdr>
        </w:div>
        <w:div w:id="1638755323">
          <w:marLeft w:val="547"/>
          <w:marRight w:val="0"/>
          <w:marTop w:val="0"/>
          <w:marBottom w:val="0"/>
          <w:divBdr>
            <w:top w:val="none" w:sz="0" w:space="0" w:color="auto"/>
            <w:left w:val="none" w:sz="0" w:space="0" w:color="auto"/>
            <w:bottom w:val="none" w:sz="0" w:space="0" w:color="auto"/>
            <w:right w:val="none" w:sz="0" w:space="0" w:color="auto"/>
          </w:divBdr>
        </w:div>
        <w:div w:id="1688944313">
          <w:marLeft w:val="547"/>
          <w:marRight w:val="0"/>
          <w:marTop w:val="0"/>
          <w:marBottom w:val="0"/>
          <w:divBdr>
            <w:top w:val="none" w:sz="0" w:space="0" w:color="auto"/>
            <w:left w:val="none" w:sz="0" w:space="0" w:color="auto"/>
            <w:bottom w:val="none" w:sz="0" w:space="0" w:color="auto"/>
            <w:right w:val="none" w:sz="0" w:space="0" w:color="auto"/>
          </w:divBdr>
        </w:div>
      </w:divsChild>
    </w:div>
    <w:div w:id="915285353">
      <w:bodyDiv w:val="1"/>
      <w:marLeft w:val="0"/>
      <w:marRight w:val="0"/>
      <w:marTop w:val="0"/>
      <w:marBottom w:val="0"/>
      <w:divBdr>
        <w:top w:val="none" w:sz="0" w:space="0" w:color="auto"/>
        <w:left w:val="none" w:sz="0" w:space="0" w:color="auto"/>
        <w:bottom w:val="none" w:sz="0" w:space="0" w:color="auto"/>
        <w:right w:val="none" w:sz="0" w:space="0" w:color="auto"/>
      </w:divBdr>
      <w:divsChild>
        <w:div w:id="634532785">
          <w:marLeft w:val="547"/>
          <w:marRight w:val="0"/>
          <w:marTop w:val="154"/>
          <w:marBottom w:val="0"/>
          <w:divBdr>
            <w:top w:val="none" w:sz="0" w:space="0" w:color="auto"/>
            <w:left w:val="none" w:sz="0" w:space="0" w:color="auto"/>
            <w:bottom w:val="none" w:sz="0" w:space="0" w:color="auto"/>
            <w:right w:val="none" w:sz="0" w:space="0" w:color="auto"/>
          </w:divBdr>
        </w:div>
        <w:div w:id="787360689">
          <w:marLeft w:val="547"/>
          <w:marRight w:val="0"/>
          <w:marTop w:val="154"/>
          <w:marBottom w:val="0"/>
          <w:divBdr>
            <w:top w:val="none" w:sz="0" w:space="0" w:color="auto"/>
            <w:left w:val="none" w:sz="0" w:space="0" w:color="auto"/>
            <w:bottom w:val="none" w:sz="0" w:space="0" w:color="auto"/>
            <w:right w:val="none" w:sz="0" w:space="0" w:color="auto"/>
          </w:divBdr>
        </w:div>
        <w:div w:id="1861969989">
          <w:marLeft w:val="1166"/>
          <w:marRight w:val="0"/>
          <w:marTop w:val="134"/>
          <w:marBottom w:val="0"/>
          <w:divBdr>
            <w:top w:val="none" w:sz="0" w:space="0" w:color="auto"/>
            <w:left w:val="none" w:sz="0" w:space="0" w:color="auto"/>
            <w:bottom w:val="none" w:sz="0" w:space="0" w:color="auto"/>
            <w:right w:val="none" w:sz="0" w:space="0" w:color="auto"/>
          </w:divBdr>
        </w:div>
      </w:divsChild>
    </w:div>
    <w:div w:id="915745893">
      <w:bodyDiv w:val="1"/>
      <w:marLeft w:val="0"/>
      <w:marRight w:val="0"/>
      <w:marTop w:val="0"/>
      <w:marBottom w:val="0"/>
      <w:divBdr>
        <w:top w:val="none" w:sz="0" w:space="0" w:color="auto"/>
        <w:left w:val="none" w:sz="0" w:space="0" w:color="auto"/>
        <w:bottom w:val="none" w:sz="0" w:space="0" w:color="auto"/>
        <w:right w:val="none" w:sz="0" w:space="0" w:color="auto"/>
      </w:divBdr>
    </w:div>
    <w:div w:id="915936041">
      <w:bodyDiv w:val="1"/>
      <w:marLeft w:val="0"/>
      <w:marRight w:val="0"/>
      <w:marTop w:val="0"/>
      <w:marBottom w:val="0"/>
      <w:divBdr>
        <w:top w:val="none" w:sz="0" w:space="0" w:color="auto"/>
        <w:left w:val="none" w:sz="0" w:space="0" w:color="auto"/>
        <w:bottom w:val="none" w:sz="0" w:space="0" w:color="auto"/>
        <w:right w:val="none" w:sz="0" w:space="0" w:color="auto"/>
      </w:divBdr>
      <w:divsChild>
        <w:div w:id="958269030">
          <w:marLeft w:val="547"/>
          <w:marRight w:val="0"/>
          <w:marTop w:val="115"/>
          <w:marBottom w:val="0"/>
          <w:divBdr>
            <w:top w:val="none" w:sz="0" w:space="0" w:color="auto"/>
            <w:left w:val="none" w:sz="0" w:space="0" w:color="auto"/>
            <w:bottom w:val="none" w:sz="0" w:space="0" w:color="auto"/>
            <w:right w:val="none" w:sz="0" w:space="0" w:color="auto"/>
          </w:divBdr>
        </w:div>
        <w:div w:id="986012792">
          <w:marLeft w:val="547"/>
          <w:marRight w:val="0"/>
          <w:marTop w:val="115"/>
          <w:marBottom w:val="0"/>
          <w:divBdr>
            <w:top w:val="none" w:sz="0" w:space="0" w:color="auto"/>
            <w:left w:val="none" w:sz="0" w:space="0" w:color="auto"/>
            <w:bottom w:val="none" w:sz="0" w:space="0" w:color="auto"/>
            <w:right w:val="none" w:sz="0" w:space="0" w:color="auto"/>
          </w:divBdr>
        </w:div>
        <w:div w:id="1361131564">
          <w:marLeft w:val="1166"/>
          <w:marRight w:val="0"/>
          <w:marTop w:val="96"/>
          <w:marBottom w:val="0"/>
          <w:divBdr>
            <w:top w:val="none" w:sz="0" w:space="0" w:color="auto"/>
            <w:left w:val="none" w:sz="0" w:space="0" w:color="auto"/>
            <w:bottom w:val="none" w:sz="0" w:space="0" w:color="auto"/>
            <w:right w:val="none" w:sz="0" w:space="0" w:color="auto"/>
          </w:divBdr>
        </w:div>
        <w:div w:id="1372219378">
          <w:marLeft w:val="1166"/>
          <w:marRight w:val="0"/>
          <w:marTop w:val="96"/>
          <w:marBottom w:val="0"/>
          <w:divBdr>
            <w:top w:val="none" w:sz="0" w:space="0" w:color="auto"/>
            <w:left w:val="none" w:sz="0" w:space="0" w:color="auto"/>
            <w:bottom w:val="none" w:sz="0" w:space="0" w:color="auto"/>
            <w:right w:val="none" w:sz="0" w:space="0" w:color="auto"/>
          </w:divBdr>
        </w:div>
        <w:div w:id="1484812091">
          <w:marLeft w:val="1166"/>
          <w:marRight w:val="0"/>
          <w:marTop w:val="96"/>
          <w:marBottom w:val="0"/>
          <w:divBdr>
            <w:top w:val="none" w:sz="0" w:space="0" w:color="auto"/>
            <w:left w:val="none" w:sz="0" w:space="0" w:color="auto"/>
            <w:bottom w:val="none" w:sz="0" w:space="0" w:color="auto"/>
            <w:right w:val="none" w:sz="0" w:space="0" w:color="auto"/>
          </w:divBdr>
        </w:div>
        <w:div w:id="1659767145">
          <w:marLeft w:val="547"/>
          <w:marRight w:val="0"/>
          <w:marTop w:val="115"/>
          <w:marBottom w:val="0"/>
          <w:divBdr>
            <w:top w:val="none" w:sz="0" w:space="0" w:color="auto"/>
            <w:left w:val="none" w:sz="0" w:space="0" w:color="auto"/>
            <w:bottom w:val="none" w:sz="0" w:space="0" w:color="auto"/>
            <w:right w:val="none" w:sz="0" w:space="0" w:color="auto"/>
          </w:divBdr>
        </w:div>
        <w:div w:id="2024890726">
          <w:marLeft w:val="1166"/>
          <w:marRight w:val="0"/>
          <w:marTop w:val="96"/>
          <w:marBottom w:val="0"/>
          <w:divBdr>
            <w:top w:val="none" w:sz="0" w:space="0" w:color="auto"/>
            <w:left w:val="none" w:sz="0" w:space="0" w:color="auto"/>
            <w:bottom w:val="none" w:sz="0" w:space="0" w:color="auto"/>
            <w:right w:val="none" w:sz="0" w:space="0" w:color="auto"/>
          </w:divBdr>
        </w:div>
        <w:div w:id="2071995251">
          <w:marLeft w:val="1166"/>
          <w:marRight w:val="0"/>
          <w:marTop w:val="77"/>
          <w:marBottom w:val="0"/>
          <w:divBdr>
            <w:top w:val="none" w:sz="0" w:space="0" w:color="auto"/>
            <w:left w:val="none" w:sz="0" w:space="0" w:color="auto"/>
            <w:bottom w:val="none" w:sz="0" w:space="0" w:color="auto"/>
            <w:right w:val="none" w:sz="0" w:space="0" w:color="auto"/>
          </w:divBdr>
        </w:div>
      </w:divsChild>
    </w:div>
    <w:div w:id="917716601">
      <w:bodyDiv w:val="1"/>
      <w:marLeft w:val="0"/>
      <w:marRight w:val="0"/>
      <w:marTop w:val="0"/>
      <w:marBottom w:val="0"/>
      <w:divBdr>
        <w:top w:val="none" w:sz="0" w:space="0" w:color="auto"/>
        <w:left w:val="none" w:sz="0" w:space="0" w:color="auto"/>
        <w:bottom w:val="none" w:sz="0" w:space="0" w:color="auto"/>
        <w:right w:val="none" w:sz="0" w:space="0" w:color="auto"/>
      </w:divBdr>
    </w:div>
    <w:div w:id="919291910">
      <w:bodyDiv w:val="1"/>
      <w:marLeft w:val="0"/>
      <w:marRight w:val="0"/>
      <w:marTop w:val="0"/>
      <w:marBottom w:val="0"/>
      <w:divBdr>
        <w:top w:val="none" w:sz="0" w:space="0" w:color="auto"/>
        <w:left w:val="none" w:sz="0" w:space="0" w:color="auto"/>
        <w:bottom w:val="none" w:sz="0" w:space="0" w:color="auto"/>
        <w:right w:val="none" w:sz="0" w:space="0" w:color="auto"/>
      </w:divBdr>
    </w:div>
    <w:div w:id="919994504">
      <w:bodyDiv w:val="1"/>
      <w:marLeft w:val="0"/>
      <w:marRight w:val="0"/>
      <w:marTop w:val="0"/>
      <w:marBottom w:val="0"/>
      <w:divBdr>
        <w:top w:val="none" w:sz="0" w:space="0" w:color="auto"/>
        <w:left w:val="none" w:sz="0" w:space="0" w:color="auto"/>
        <w:bottom w:val="none" w:sz="0" w:space="0" w:color="auto"/>
        <w:right w:val="none" w:sz="0" w:space="0" w:color="auto"/>
      </w:divBdr>
    </w:div>
    <w:div w:id="920023182">
      <w:bodyDiv w:val="1"/>
      <w:marLeft w:val="0"/>
      <w:marRight w:val="0"/>
      <w:marTop w:val="0"/>
      <w:marBottom w:val="0"/>
      <w:divBdr>
        <w:top w:val="none" w:sz="0" w:space="0" w:color="auto"/>
        <w:left w:val="none" w:sz="0" w:space="0" w:color="auto"/>
        <w:bottom w:val="none" w:sz="0" w:space="0" w:color="auto"/>
        <w:right w:val="none" w:sz="0" w:space="0" w:color="auto"/>
      </w:divBdr>
    </w:div>
    <w:div w:id="920526485">
      <w:bodyDiv w:val="1"/>
      <w:marLeft w:val="0"/>
      <w:marRight w:val="0"/>
      <w:marTop w:val="0"/>
      <w:marBottom w:val="0"/>
      <w:divBdr>
        <w:top w:val="none" w:sz="0" w:space="0" w:color="auto"/>
        <w:left w:val="none" w:sz="0" w:space="0" w:color="auto"/>
        <w:bottom w:val="none" w:sz="0" w:space="0" w:color="auto"/>
        <w:right w:val="none" w:sz="0" w:space="0" w:color="auto"/>
      </w:divBdr>
      <w:divsChild>
        <w:div w:id="518858813">
          <w:marLeft w:val="360"/>
          <w:marRight w:val="0"/>
          <w:marTop w:val="200"/>
          <w:marBottom w:val="0"/>
          <w:divBdr>
            <w:top w:val="none" w:sz="0" w:space="0" w:color="auto"/>
            <w:left w:val="none" w:sz="0" w:space="0" w:color="auto"/>
            <w:bottom w:val="none" w:sz="0" w:space="0" w:color="auto"/>
            <w:right w:val="none" w:sz="0" w:space="0" w:color="auto"/>
          </w:divBdr>
        </w:div>
        <w:div w:id="1013848945">
          <w:marLeft w:val="360"/>
          <w:marRight w:val="0"/>
          <w:marTop w:val="200"/>
          <w:marBottom w:val="0"/>
          <w:divBdr>
            <w:top w:val="none" w:sz="0" w:space="0" w:color="auto"/>
            <w:left w:val="none" w:sz="0" w:space="0" w:color="auto"/>
            <w:bottom w:val="none" w:sz="0" w:space="0" w:color="auto"/>
            <w:right w:val="none" w:sz="0" w:space="0" w:color="auto"/>
          </w:divBdr>
        </w:div>
        <w:div w:id="1169439586">
          <w:marLeft w:val="360"/>
          <w:marRight w:val="0"/>
          <w:marTop w:val="200"/>
          <w:marBottom w:val="0"/>
          <w:divBdr>
            <w:top w:val="none" w:sz="0" w:space="0" w:color="auto"/>
            <w:left w:val="none" w:sz="0" w:space="0" w:color="auto"/>
            <w:bottom w:val="none" w:sz="0" w:space="0" w:color="auto"/>
            <w:right w:val="none" w:sz="0" w:space="0" w:color="auto"/>
          </w:divBdr>
        </w:div>
      </w:divsChild>
    </w:div>
    <w:div w:id="925653406">
      <w:bodyDiv w:val="1"/>
      <w:marLeft w:val="0"/>
      <w:marRight w:val="0"/>
      <w:marTop w:val="0"/>
      <w:marBottom w:val="0"/>
      <w:divBdr>
        <w:top w:val="none" w:sz="0" w:space="0" w:color="auto"/>
        <w:left w:val="none" w:sz="0" w:space="0" w:color="auto"/>
        <w:bottom w:val="none" w:sz="0" w:space="0" w:color="auto"/>
        <w:right w:val="none" w:sz="0" w:space="0" w:color="auto"/>
      </w:divBdr>
    </w:div>
    <w:div w:id="926381045">
      <w:bodyDiv w:val="1"/>
      <w:marLeft w:val="0"/>
      <w:marRight w:val="0"/>
      <w:marTop w:val="0"/>
      <w:marBottom w:val="0"/>
      <w:divBdr>
        <w:top w:val="none" w:sz="0" w:space="0" w:color="auto"/>
        <w:left w:val="none" w:sz="0" w:space="0" w:color="auto"/>
        <w:bottom w:val="none" w:sz="0" w:space="0" w:color="auto"/>
        <w:right w:val="none" w:sz="0" w:space="0" w:color="auto"/>
      </w:divBdr>
      <w:divsChild>
        <w:div w:id="461266503">
          <w:marLeft w:val="1166"/>
          <w:marRight w:val="0"/>
          <w:marTop w:val="134"/>
          <w:marBottom w:val="0"/>
          <w:divBdr>
            <w:top w:val="none" w:sz="0" w:space="0" w:color="auto"/>
            <w:left w:val="none" w:sz="0" w:space="0" w:color="auto"/>
            <w:bottom w:val="none" w:sz="0" w:space="0" w:color="auto"/>
            <w:right w:val="none" w:sz="0" w:space="0" w:color="auto"/>
          </w:divBdr>
        </w:div>
        <w:div w:id="851724442">
          <w:marLeft w:val="547"/>
          <w:marRight w:val="0"/>
          <w:marTop w:val="154"/>
          <w:marBottom w:val="0"/>
          <w:divBdr>
            <w:top w:val="none" w:sz="0" w:space="0" w:color="auto"/>
            <w:left w:val="none" w:sz="0" w:space="0" w:color="auto"/>
            <w:bottom w:val="none" w:sz="0" w:space="0" w:color="auto"/>
            <w:right w:val="none" w:sz="0" w:space="0" w:color="auto"/>
          </w:divBdr>
        </w:div>
        <w:div w:id="1775199848">
          <w:marLeft w:val="547"/>
          <w:marRight w:val="0"/>
          <w:marTop w:val="154"/>
          <w:marBottom w:val="0"/>
          <w:divBdr>
            <w:top w:val="none" w:sz="0" w:space="0" w:color="auto"/>
            <w:left w:val="none" w:sz="0" w:space="0" w:color="auto"/>
            <w:bottom w:val="none" w:sz="0" w:space="0" w:color="auto"/>
            <w:right w:val="none" w:sz="0" w:space="0" w:color="auto"/>
          </w:divBdr>
        </w:div>
      </w:divsChild>
    </w:div>
    <w:div w:id="926693016">
      <w:bodyDiv w:val="1"/>
      <w:marLeft w:val="0"/>
      <w:marRight w:val="0"/>
      <w:marTop w:val="0"/>
      <w:marBottom w:val="0"/>
      <w:divBdr>
        <w:top w:val="none" w:sz="0" w:space="0" w:color="auto"/>
        <w:left w:val="none" w:sz="0" w:space="0" w:color="auto"/>
        <w:bottom w:val="none" w:sz="0" w:space="0" w:color="auto"/>
        <w:right w:val="none" w:sz="0" w:space="0" w:color="auto"/>
      </w:divBdr>
    </w:div>
    <w:div w:id="926889385">
      <w:bodyDiv w:val="1"/>
      <w:marLeft w:val="0"/>
      <w:marRight w:val="0"/>
      <w:marTop w:val="0"/>
      <w:marBottom w:val="0"/>
      <w:divBdr>
        <w:top w:val="none" w:sz="0" w:space="0" w:color="auto"/>
        <w:left w:val="none" w:sz="0" w:space="0" w:color="auto"/>
        <w:bottom w:val="none" w:sz="0" w:space="0" w:color="auto"/>
        <w:right w:val="none" w:sz="0" w:space="0" w:color="auto"/>
      </w:divBdr>
    </w:div>
    <w:div w:id="927616886">
      <w:bodyDiv w:val="1"/>
      <w:marLeft w:val="0"/>
      <w:marRight w:val="0"/>
      <w:marTop w:val="0"/>
      <w:marBottom w:val="0"/>
      <w:divBdr>
        <w:top w:val="none" w:sz="0" w:space="0" w:color="auto"/>
        <w:left w:val="none" w:sz="0" w:space="0" w:color="auto"/>
        <w:bottom w:val="none" w:sz="0" w:space="0" w:color="auto"/>
        <w:right w:val="none" w:sz="0" w:space="0" w:color="auto"/>
      </w:divBdr>
    </w:div>
    <w:div w:id="927621900">
      <w:bodyDiv w:val="1"/>
      <w:marLeft w:val="0"/>
      <w:marRight w:val="0"/>
      <w:marTop w:val="0"/>
      <w:marBottom w:val="0"/>
      <w:divBdr>
        <w:top w:val="none" w:sz="0" w:space="0" w:color="auto"/>
        <w:left w:val="none" w:sz="0" w:space="0" w:color="auto"/>
        <w:bottom w:val="none" w:sz="0" w:space="0" w:color="auto"/>
        <w:right w:val="none" w:sz="0" w:space="0" w:color="auto"/>
      </w:divBdr>
    </w:div>
    <w:div w:id="928807951">
      <w:bodyDiv w:val="1"/>
      <w:marLeft w:val="0"/>
      <w:marRight w:val="0"/>
      <w:marTop w:val="0"/>
      <w:marBottom w:val="0"/>
      <w:divBdr>
        <w:top w:val="none" w:sz="0" w:space="0" w:color="auto"/>
        <w:left w:val="none" w:sz="0" w:space="0" w:color="auto"/>
        <w:bottom w:val="none" w:sz="0" w:space="0" w:color="auto"/>
        <w:right w:val="none" w:sz="0" w:space="0" w:color="auto"/>
      </w:divBdr>
    </w:div>
    <w:div w:id="928928931">
      <w:bodyDiv w:val="1"/>
      <w:marLeft w:val="0"/>
      <w:marRight w:val="0"/>
      <w:marTop w:val="0"/>
      <w:marBottom w:val="0"/>
      <w:divBdr>
        <w:top w:val="none" w:sz="0" w:space="0" w:color="auto"/>
        <w:left w:val="none" w:sz="0" w:space="0" w:color="auto"/>
        <w:bottom w:val="none" w:sz="0" w:space="0" w:color="auto"/>
        <w:right w:val="none" w:sz="0" w:space="0" w:color="auto"/>
      </w:divBdr>
      <w:divsChild>
        <w:div w:id="228736082">
          <w:marLeft w:val="0"/>
          <w:marRight w:val="0"/>
          <w:marTop w:val="0"/>
          <w:marBottom w:val="0"/>
          <w:divBdr>
            <w:top w:val="none" w:sz="0" w:space="0" w:color="auto"/>
            <w:left w:val="none" w:sz="0" w:space="0" w:color="auto"/>
            <w:bottom w:val="none" w:sz="0" w:space="0" w:color="auto"/>
            <w:right w:val="none" w:sz="0" w:space="0" w:color="auto"/>
          </w:divBdr>
          <w:divsChild>
            <w:div w:id="571087541">
              <w:marLeft w:val="0"/>
              <w:marRight w:val="0"/>
              <w:marTop w:val="0"/>
              <w:marBottom w:val="0"/>
              <w:divBdr>
                <w:top w:val="none" w:sz="0" w:space="0" w:color="auto"/>
                <w:left w:val="none" w:sz="0" w:space="0" w:color="auto"/>
                <w:bottom w:val="none" w:sz="0" w:space="0" w:color="auto"/>
                <w:right w:val="none" w:sz="0" w:space="0" w:color="auto"/>
              </w:divBdr>
            </w:div>
            <w:div w:id="813061660">
              <w:marLeft w:val="0"/>
              <w:marRight w:val="0"/>
              <w:marTop w:val="0"/>
              <w:marBottom w:val="0"/>
              <w:divBdr>
                <w:top w:val="none" w:sz="0" w:space="0" w:color="auto"/>
                <w:left w:val="none" w:sz="0" w:space="0" w:color="auto"/>
                <w:bottom w:val="none" w:sz="0" w:space="0" w:color="auto"/>
                <w:right w:val="none" w:sz="0" w:space="0" w:color="auto"/>
              </w:divBdr>
            </w:div>
            <w:div w:id="1923680668">
              <w:marLeft w:val="0"/>
              <w:marRight w:val="0"/>
              <w:marTop w:val="0"/>
              <w:marBottom w:val="0"/>
              <w:divBdr>
                <w:top w:val="none" w:sz="0" w:space="0" w:color="auto"/>
                <w:left w:val="none" w:sz="0" w:space="0" w:color="auto"/>
                <w:bottom w:val="none" w:sz="0" w:space="0" w:color="auto"/>
                <w:right w:val="none" w:sz="0" w:space="0" w:color="auto"/>
              </w:divBdr>
            </w:div>
            <w:div w:id="210738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87449">
      <w:bodyDiv w:val="1"/>
      <w:marLeft w:val="0"/>
      <w:marRight w:val="0"/>
      <w:marTop w:val="0"/>
      <w:marBottom w:val="0"/>
      <w:divBdr>
        <w:top w:val="none" w:sz="0" w:space="0" w:color="auto"/>
        <w:left w:val="none" w:sz="0" w:space="0" w:color="auto"/>
        <w:bottom w:val="none" w:sz="0" w:space="0" w:color="auto"/>
        <w:right w:val="none" w:sz="0" w:space="0" w:color="auto"/>
      </w:divBdr>
      <w:divsChild>
        <w:div w:id="337729943">
          <w:marLeft w:val="547"/>
          <w:marRight w:val="0"/>
          <w:marTop w:val="96"/>
          <w:marBottom w:val="0"/>
          <w:divBdr>
            <w:top w:val="none" w:sz="0" w:space="0" w:color="auto"/>
            <w:left w:val="none" w:sz="0" w:space="0" w:color="auto"/>
            <w:bottom w:val="none" w:sz="0" w:space="0" w:color="auto"/>
            <w:right w:val="none" w:sz="0" w:space="0" w:color="auto"/>
          </w:divBdr>
        </w:div>
        <w:div w:id="464471149">
          <w:marLeft w:val="1166"/>
          <w:marRight w:val="0"/>
          <w:marTop w:val="86"/>
          <w:marBottom w:val="0"/>
          <w:divBdr>
            <w:top w:val="none" w:sz="0" w:space="0" w:color="auto"/>
            <w:left w:val="none" w:sz="0" w:space="0" w:color="auto"/>
            <w:bottom w:val="none" w:sz="0" w:space="0" w:color="auto"/>
            <w:right w:val="none" w:sz="0" w:space="0" w:color="auto"/>
          </w:divBdr>
        </w:div>
        <w:div w:id="927734617">
          <w:marLeft w:val="1166"/>
          <w:marRight w:val="0"/>
          <w:marTop w:val="86"/>
          <w:marBottom w:val="0"/>
          <w:divBdr>
            <w:top w:val="none" w:sz="0" w:space="0" w:color="auto"/>
            <w:left w:val="none" w:sz="0" w:space="0" w:color="auto"/>
            <w:bottom w:val="none" w:sz="0" w:space="0" w:color="auto"/>
            <w:right w:val="none" w:sz="0" w:space="0" w:color="auto"/>
          </w:divBdr>
        </w:div>
        <w:div w:id="970211578">
          <w:marLeft w:val="1166"/>
          <w:marRight w:val="0"/>
          <w:marTop w:val="86"/>
          <w:marBottom w:val="0"/>
          <w:divBdr>
            <w:top w:val="none" w:sz="0" w:space="0" w:color="auto"/>
            <w:left w:val="none" w:sz="0" w:space="0" w:color="auto"/>
            <w:bottom w:val="none" w:sz="0" w:space="0" w:color="auto"/>
            <w:right w:val="none" w:sz="0" w:space="0" w:color="auto"/>
          </w:divBdr>
        </w:div>
        <w:div w:id="1201825519">
          <w:marLeft w:val="1166"/>
          <w:marRight w:val="0"/>
          <w:marTop w:val="86"/>
          <w:marBottom w:val="0"/>
          <w:divBdr>
            <w:top w:val="none" w:sz="0" w:space="0" w:color="auto"/>
            <w:left w:val="none" w:sz="0" w:space="0" w:color="auto"/>
            <w:bottom w:val="none" w:sz="0" w:space="0" w:color="auto"/>
            <w:right w:val="none" w:sz="0" w:space="0" w:color="auto"/>
          </w:divBdr>
        </w:div>
        <w:div w:id="1325355228">
          <w:marLeft w:val="1166"/>
          <w:marRight w:val="0"/>
          <w:marTop w:val="86"/>
          <w:marBottom w:val="0"/>
          <w:divBdr>
            <w:top w:val="none" w:sz="0" w:space="0" w:color="auto"/>
            <w:left w:val="none" w:sz="0" w:space="0" w:color="auto"/>
            <w:bottom w:val="none" w:sz="0" w:space="0" w:color="auto"/>
            <w:right w:val="none" w:sz="0" w:space="0" w:color="auto"/>
          </w:divBdr>
        </w:div>
        <w:div w:id="1935673858">
          <w:marLeft w:val="1166"/>
          <w:marRight w:val="0"/>
          <w:marTop w:val="86"/>
          <w:marBottom w:val="0"/>
          <w:divBdr>
            <w:top w:val="none" w:sz="0" w:space="0" w:color="auto"/>
            <w:left w:val="none" w:sz="0" w:space="0" w:color="auto"/>
            <w:bottom w:val="none" w:sz="0" w:space="0" w:color="auto"/>
            <w:right w:val="none" w:sz="0" w:space="0" w:color="auto"/>
          </w:divBdr>
        </w:div>
        <w:div w:id="2087072567">
          <w:marLeft w:val="547"/>
          <w:marRight w:val="0"/>
          <w:marTop w:val="96"/>
          <w:marBottom w:val="0"/>
          <w:divBdr>
            <w:top w:val="none" w:sz="0" w:space="0" w:color="auto"/>
            <w:left w:val="none" w:sz="0" w:space="0" w:color="auto"/>
            <w:bottom w:val="none" w:sz="0" w:space="0" w:color="auto"/>
            <w:right w:val="none" w:sz="0" w:space="0" w:color="auto"/>
          </w:divBdr>
        </w:div>
      </w:divsChild>
    </w:div>
    <w:div w:id="929432312">
      <w:bodyDiv w:val="1"/>
      <w:marLeft w:val="0"/>
      <w:marRight w:val="0"/>
      <w:marTop w:val="0"/>
      <w:marBottom w:val="0"/>
      <w:divBdr>
        <w:top w:val="none" w:sz="0" w:space="0" w:color="auto"/>
        <w:left w:val="none" w:sz="0" w:space="0" w:color="auto"/>
        <w:bottom w:val="none" w:sz="0" w:space="0" w:color="auto"/>
        <w:right w:val="none" w:sz="0" w:space="0" w:color="auto"/>
      </w:divBdr>
      <w:divsChild>
        <w:div w:id="1073433680">
          <w:marLeft w:val="1800"/>
          <w:marRight w:val="0"/>
          <w:marTop w:val="139"/>
          <w:marBottom w:val="0"/>
          <w:divBdr>
            <w:top w:val="none" w:sz="0" w:space="0" w:color="auto"/>
            <w:left w:val="none" w:sz="0" w:space="0" w:color="auto"/>
            <w:bottom w:val="none" w:sz="0" w:space="0" w:color="auto"/>
            <w:right w:val="none" w:sz="0" w:space="0" w:color="auto"/>
          </w:divBdr>
        </w:div>
        <w:div w:id="1412892949">
          <w:marLeft w:val="1800"/>
          <w:marRight w:val="0"/>
          <w:marTop w:val="134"/>
          <w:marBottom w:val="0"/>
          <w:divBdr>
            <w:top w:val="none" w:sz="0" w:space="0" w:color="auto"/>
            <w:left w:val="none" w:sz="0" w:space="0" w:color="auto"/>
            <w:bottom w:val="none" w:sz="0" w:space="0" w:color="auto"/>
            <w:right w:val="none" w:sz="0" w:space="0" w:color="auto"/>
          </w:divBdr>
        </w:div>
        <w:div w:id="1889876772">
          <w:marLeft w:val="547"/>
          <w:marRight w:val="0"/>
          <w:marTop w:val="163"/>
          <w:marBottom w:val="0"/>
          <w:divBdr>
            <w:top w:val="none" w:sz="0" w:space="0" w:color="auto"/>
            <w:left w:val="none" w:sz="0" w:space="0" w:color="auto"/>
            <w:bottom w:val="none" w:sz="0" w:space="0" w:color="auto"/>
            <w:right w:val="none" w:sz="0" w:space="0" w:color="auto"/>
          </w:divBdr>
        </w:div>
        <w:div w:id="2114740916">
          <w:marLeft w:val="1166"/>
          <w:marRight w:val="0"/>
          <w:marTop w:val="163"/>
          <w:marBottom w:val="0"/>
          <w:divBdr>
            <w:top w:val="none" w:sz="0" w:space="0" w:color="auto"/>
            <w:left w:val="none" w:sz="0" w:space="0" w:color="auto"/>
            <w:bottom w:val="none" w:sz="0" w:space="0" w:color="auto"/>
            <w:right w:val="none" w:sz="0" w:space="0" w:color="auto"/>
          </w:divBdr>
        </w:div>
      </w:divsChild>
    </w:div>
    <w:div w:id="930161430">
      <w:bodyDiv w:val="1"/>
      <w:marLeft w:val="0"/>
      <w:marRight w:val="0"/>
      <w:marTop w:val="0"/>
      <w:marBottom w:val="0"/>
      <w:divBdr>
        <w:top w:val="none" w:sz="0" w:space="0" w:color="auto"/>
        <w:left w:val="none" w:sz="0" w:space="0" w:color="auto"/>
        <w:bottom w:val="none" w:sz="0" w:space="0" w:color="auto"/>
        <w:right w:val="none" w:sz="0" w:space="0" w:color="auto"/>
      </w:divBdr>
    </w:div>
    <w:div w:id="930698173">
      <w:bodyDiv w:val="1"/>
      <w:marLeft w:val="0"/>
      <w:marRight w:val="0"/>
      <w:marTop w:val="0"/>
      <w:marBottom w:val="0"/>
      <w:divBdr>
        <w:top w:val="none" w:sz="0" w:space="0" w:color="auto"/>
        <w:left w:val="none" w:sz="0" w:space="0" w:color="auto"/>
        <w:bottom w:val="none" w:sz="0" w:space="0" w:color="auto"/>
        <w:right w:val="none" w:sz="0" w:space="0" w:color="auto"/>
      </w:divBdr>
    </w:div>
    <w:div w:id="932589590">
      <w:bodyDiv w:val="1"/>
      <w:marLeft w:val="0"/>
      <w:marRight w:val="0"/>
      <w:marTop w:val="0"/>
      <w:marBottom w:val="0"/>
      <w:divBdr>
        <w:top w:val="none" w:sz="0" w:space="0" w:color="auto"/>
        <w:left w:val="none" w:sz="0" w:space="0" w:color="auto"/>
        <w:bottom w:val="none" w:sz="0" w:space="0" w:color="auto"/>
        <w:right w:val="none" w:sz="0" w:space="0" w:color="auto"/>
      </w:divBdr>
    </w:div>
    <w:div w:id="934242468">
      <w:bodyDiv w:val="1"/>
      <w:marLeft w:val="0"/>
      <w:marRight w:val="0"/>
      <w:marTop w:val="0"/>
      <w:marBottom w:val="0"/>
      <w:divBdr>
        <w:top w:val="none" w:sz="0" w:space="0" w:color="auto"/>
        <w:left w:val="none" w:sz="0" w:space="0" w:color="auto"/>
        <w:bottom w:val="none" w:sz="0" w:space="0" w:color="auto"/>
        <w:right w:val="none" w:sz="0" w:space="0" w:color="auto"/>
      </w:divBdr>
    </w:div>
    <w:div w:id="934436959">
      <w:bodyDiv w:val="1"/>
      <w:marLeft w:val="0"/>
      <w:marRight w:val="0"/>
      <w:marTop w:val="0"/>
      <w:marBottom w:val="0"/>
      <w:divBdr>
        <w:top w:val="none" w:sz="0" w:space="0" w:color="auto"/>
        <w:left w:val="none" w:sz="0" w:space="0" w:color="auto"/>
        <w:bottom w:val="none" w:sz="0" w:space="0" w:color="auto"/>
        <w:right w:val="none" w:sz="0" w:space="0" w:color="auto"/>
      </w:divBdr>
    </w:div>
    <w:div w:id="934635789">
      <w:bodyDiv w:val="1"/>
      <w:marLeft w:val="0"/>
      <w:marRight w:val="0"/>
      <w:marTop w:val="0"/>
      <w:marBottom w:val="0"/>
      <w:divBdr>
        <w:top w:val="none" w:sz="0" w:space="0" w:color="auto"/>
        <w:left w:val="none" w:sz="0" w:space="0" w:color="auto"/>
        <w:bottom w:val="none" w:sz="0" w:space="0" w:color="auto"/>
        <w:right w:val="none" w:sz="0" w:space="0" w:color="auto"/>
      </w:divBdr>
    </w:div>
    <w:div w:id="934706310">
      <w:bodyDiv w:val="1"/>
      <w:marLeft w:val="0"/>
      <w:marRight w:val="0"/>
      <w:marTop w:val="0"/>
      <w:marBottom w:val="0"/>
      <w:divBdr>
        <w:top w:val="none" w:sz="0" w:space="0" w:color="auto"/>
        <w:left w:val="none" w:sz="0" w:space="0" w:color="auto"/>
        <w:bottom w:val="none" w:sz="0" w:space="0" w:color="auto"/>
        <w:right w:val="none" w:sz="0" w:space="0" w:color="auto"/>
      </w:divBdr>
      <w:divsChild>
        <w:div w:id="1115447330">
          <w:marLeft w:val="547"/>
          <w:marRight w:val="0"/>
          <w:marTop w:val="96"/>
          <w:marBottom w:val="0"/>
          <w:divBdr>
            <w:top w:val="none" w:sz="0" w:space="0" w:color="auto"/>
            <w:left w:val="none" w:sz="0" w:space="0" w:color="auto"/>
            <w:bottom w:val="none" w:sz="0" w:space="0" w:color="auto"/>
            <w:right w:val="none" w:sz="0" w:space="0" w:color="auto"/>
          </w:divBdr>
        </w:div>
        <w:div w:id="1532263308">
          <w:marLeft w:val="547"/>
          <w:marRight w:val="0"/>
          <w:marTop w:val="96"/>
          <w:marBottom w:val="0"/>
          <w:divBdr>
            <w:top w:val="none" w:sz="0" w:space="0" w:color="auto"/>
            <w:left w:val="none" w:sz="0" w:space="0" w:color="auto"/>
            <w:bottom w:val="none" w:sz="0" w:space="0" w:color="auto"/>
            <w:right w:val="none" w:sz="0" w:space="0" w:color="auto"/>
          </w:divBdr>
        </w:div>
        <w:div w:id="1611165800">
          <w:marLeft w:val="547"/>
          <w:marRight w:val="0"/>
          <w:marTop w:val="96"/>
          <w:marBottom w:val="0"/>
          <w:divBdr>
            <w:top w:val="none" w:sz="0" w:space="0" w:color="auto"/>
            <w:left w:val="none" w:sz="0" w:space="0" w:color="auto"/>
            <w:bottom w:val="none" w:sz="0" w:space="0" w:color="auto"/>
            <w:right w:val="none" w:sz="0" w:space="0" w:color="auto"/>
          </w:divBdr>
        </w:div>
        <w:div w:id="1831099730">
          <w:marLeft w:val="1166"/>
          <w:marRight w:val="0"/>
          <w:marTop w:val="77"/>
          <w:marBottom w:val="0"/>
          <w:divBdr>
            <w:top w:val="none" w:sz="0" w:space="0" w:color="auto"/>
            <w:left w:val="none" w:sz="0" w:space="0" w:color="auto"/>
            <w:bottom w:val="none" w:sz="0" w:space="0" w:color="auto"/>
            <w:right w:val="none" w:sz="0" w:space="0" w:color="auto"/>
          </w:divBdr>
        </w:div>
      </w:divsChild>
    </w:div>
    <w:div w:id="934899474">
      <w:bodyDiv w:val="1"/>
      <w:marLeft w:val="0"/>
      <w:marRight w:val="0"/>
      <w:marTop w:val="0"/>
      <w:marBottom w:val="0"/>
      <w:divBdr>
        <w:top w:val="none" w:sz="0" w:space="0" w:color="auto"/>
        <w:left w:val="none" w:sz="0" w:space="0" w:color="auto"/>
        <w:bottom w:val="none" w:sz="0" w:space="0" w:color="auto"/>
        <w:right w:val="none" w:sz="0" w:space="0" w:color="auto"/>
      </w:divBdr>
    </w:div>
    <w:div w:id="936446019">
      <w:bodyDiv w:val="1"/>
      <w:marLeft w:val="0"/>
      <w:marRight w:val="0"/>
      <w:marTop w:val="0"/>
      <w:marBottom w:val="0"/>
      <w:divBdr>
        <w:top w:val="none" w:sz="0" w:space="0" w:color="auto"/>
        <w:left w:val="none" w:sz="0" w:space="0" w:color="auto"/>
        <w:bottom w:val="none" w:sz="0" w:space="0" w:color="auto"/>
        <w:right w:val="none" w:sz="0" w:space="0" w:color="auto"/>
      </w:divBdr>
      <w:divsChild>
        <w:div w:id="1672904327">
          <w:marLeft w:val="0"/>
          <w:marRight w:val="0"/>
          <w:marTop w:val="0"/>
          <w:marBottom w:val="0"/>
          <w:divBdr>
            <w:top w:val="none" w:sz="0" w:space="0" w:color="auto"/>
            <w:left w:val="none" w:sz="0" w:space="0" w:color="auto"/>
            <w:bottom w:val="none" w:sz="0" w:space="0" w:color="auto"/>
            <w:right w:val="none" w:sz="0" w:space="0" w:color="auto"/>
          </w:divBdr>
        </w:div>
      </w:divsChild>
    </w:div>
    <w:div w:id="937249671">
      <w:bodyDiv w:val="1"/>
      <w:marLeft w:val="0"/>
      <w:marRight w:val="0"/>
      <w:marTop w:val="0"/>
      <w:marBottom w:val="0"/>
      <w:divBdr>
        <w:top w:val="none" w:sz="0" w:space="0" w:color="auto"/>
        <w:left w:val="none" w:sz="0" w:space="0" w:color="auto"/>
        <w:bottom w:val="none" w:sz="0" w:space="0" w:color="auto"/>
        <w:right w:val="none" w:sz="0" w:space="0" w:color="auto"/>
      </w:divBdr>
      <w:divsChild>
        <w:div w:id="174423031">
          <w:marLeft w:val="1166"/>
          <w:marRight w:val="0"/>
          <w:marTop w:val="96"/>
          <w:marBottom w:val="0"/>
          <w:divBdr>
            <w:top w:val="none" w:sz="0" w:space="0" w:color="auto"/>
            <w:left w:val="none" w:sz="0" w:space="0" w:color="auto"/>
            <w:bottom w:val="none" w:sz="0" w:space="0" w:color="auto"/>
            <w:right w:val="none" w:sz="0" w:space="0" w:color="auto"/>
          </w:divBdr>
        </w:div>
        <w:div w:id="469129395">
          <w:marLeft w:val="547"/>
          <w:marRight w:val="0"/>
          <w:marTop w:val="106"/>
          <w:marBottom w:val="0"/>
          <w:divBdr>
            <w:top w:val="none" w:sz="0" w:space="0" w:color="auto"/>
            <w:left w:val="none" w:sz="0" w:space="0" w:color="auto"/>
            <w:bottom w:val="none" w:sz="0" w:space="0" w:color="auto"/>
            <w:right w:val="none" w:sz="0" w:space="0" w:color="auto"/>
          </w:divBdr>
        </w:div>
        <w:div w:id="723800208">
          <w:marLeft w:val="547"/>
          <w:marRight w:val="0"/>
          <w:marTop w:val="106"/>
          <w:marBottom w:val="0"/>
          <w:divBdr>
            <w:top w:val="none" w:sz="0" w:space="0" w:color="auto"/>
            <w:left w:val="none" w:sz="0" w:space="0" w:color="auto"/>
            <w:bottom w:val="none" w:sz="0" w:space="0" w:color="auto"/>
            <w:right w:val="none" w:sz="0" w:space="0" w:color="auto"/>
          </w:divBdr>
        </w:div>
        <w:div w:id="983041976">
          <w:marLeft w:val="547"/>
          <w:marRight w:val="0"/>
          <w:marTop w:val="106"/>
          <w:marBottom w:val="0"/>
          <w:divBdr>
            <w:top w:val="none" w:sz="0" w:space="0" w:color="auto"/>
            <w:left w:val="none" w:sz="0" w:space="0" w:color="auto"/>
            <w:bottom w:val="none" w:sz="0" w:space="0" w:color="auto"/>
            <w:right w:val="none" w:sz="0" w:space="0" w:color="auto"/>
          </w:divBdr>
        </w:div>
        <w:div w:id="1080718626">
          <w:marLeft w:val="1166"/>
          <w:marRight w:val="0"/>
          <w:marTop w:val="96"/>
          <w:marBottom w:val="0"/>
          <w:divBdr>
            <w:top w:val="none" w:sz="0" w:space="0" w:color="auto"/>
            <w:left w:val="none" w:sz="0" w:space="0" w:color="auto"/>
            <w:bottom w:val="none" w:sz="0" w:space="0" w:color="auto"/>
            <w:right w:val="none" w:sz="0" w:space="0" w:color="auto"/>
          </w:divBdr>
        </w:div>
        <w:div w:id="1799104021">
          <w:marLeft w:val="547"/>
          <w:marRight w:val="0"/>
          <w:marTop w:val="106"/>
          <w:marBottom w:val="0"/>
          <w:divBdr>
            <w:top w:val="none" w:sz="0" w:space="0" w:color="auto"/>
            <w:left w:val="none" w:sz="0" w:space="0" w:color="auto"/>
            <w:bottom w:val="none" w:sz="0" w:space="0" w:color="auto"/>
            <w:right w:val="none" w:sz="0" w:space="0" w:color="auto"/>
          </w:divBdr>
        </w:div>
      </w:divsChild>
    </w:div>
    <w:div w:id="937253990">
      <w:bodyDiv w:val="1"/>
      <w:marLeft w:val="0"/>
      <w:marRight w:val="0"/>
      <w:marTop w:val="0"/>
      <w:marBottom w:val="0"/>
      <w:divBdr>
        <w:top w:val="none" w:sz="0" w:space="0" w:color="auto"/>
        <w:left w:val="none" w:sz="0" w:space="0" w:color="auto"/>
        <w:bottom w:val="none" w:sz="0" w:space="0" w:color="auto"/>
        <w:right w:val="none" w:sz="0" w:space="0" w:color="auto"/>
      </w:divBdr>
      <w:divsChild>
        <w:div w:id="370031972">
          <w:marLeft w:val="547"/>
          <w:marRight w:val="0"/>
          <w:marTop w:val="96"/>
          <w:marBottom w:val="0"/>
          <w:divBdr>
            <w:top w:val="none" w:sz="0" w:space="0" w:color="auto"/>
            <w:left w:val="none" w:sz="0" w:space="0" w:color="auto"/>
            <w:bottom w:val="none" w:sz="0" w:space="0" w:color="auto"/>
            <w:right w:val="none" w:sz="0" w:space="0" w:color="auto"/>
          </w:divBdr>
        </w:div>
        <w:div w:id="433786800">
          <w:marLeft w:val="547"/>
          <w:marRight w:val="0"/>
          <w:marTop w:val="96"/>
          <w:marBottom w:val="0"/>
          <w:divBdr>
            <w:top w:val="none" w:sz="0" w:space="0" w:color="auto"/>
            <w:left w:val="none" w:sz="0" w:space="0" w:color="auto"/>
            <w:bottom w:val="none" w:sz="0" w:space="0" w:color="auto"/>
            <w:right w:val="none" w:sz="0" w:space="0" w:color="auto"/>
          </w:divBdr>
        </w:div>
        <w:div w:id="481123288">
          <w:marLeft w:val="1166"/>
          <w:marRight w:val="0"/>
          <w:marTop w:val="86"/>
          <w:marBottom w:val="0"/>
          <w:divBdr>
            <w:top w:val="none" w:sz="0" w:space="0" w:color="auto"/>
            <w:left w:val="none" w:sz="0" w:space="0" w:color="auto"/>
            <w:bottom w:val="none" w:sz="0" w:space="0" w:color="auto"/>
            <w:right w:val="none" w:sz="0" w:space="0" w:color="auto"/>
          </w:divBdr>
        </w:div>
        <w:div w:id="884175578">
          <w:marLeft w:val="547"/>
          <w:marRight w:val="0"/>
          <w:marTop w:val="96"/>
          <w:marBottom w:val="0"/>
          <w:divBdr>
            <w:top w:val="none" w:sz="0" w:space="0" w:color="auto"/>
            <w:left w:val="none" w:sz="0" w:space="0" w:color="auto"/>
            <w:bottom w:val="none" w:sz="0" w:space="0" w:color="auto"/>
            <w:right w:val="none" w:sz="0" w:space="0" w:color="auto"/>
          </w:divBdr>
        </w:div>
        <w:div w:id="1073892651">
          <w:marLeft w:val="547"/>
          <w:marRight w:val="0"/>
          <w:marTop w:val="96"/>
          <w:marBottom w:val="0"/>
          <w:divBdr>
            <w:top w:val="none" w:sz="0" w:space="0" w:color="auto"/>
            <w:left w:val="none" w:sz="0" w:space="0" w:color="auto"/>
            <w:bottom w:val="none" w:sz="0" w:space="0" w:color="auto"/>
            <w:right w:val="none" w:sz="0" w:space="0" w:color="auto"/>
          </w:divBdr>
        </w:div>
        <w:div w:id="1143813787">
          <w:marLeft w:val="1166"/>
          <w:marRight w:val="0"/>
          <w:marTop w:val="86"/>
          <w:marBottom w:val="0"/>
          <w:divBdr>
            <w:top w:val="none" w:sz="0" w:space="0" w:color="auto"/>
            <w:left w:val="none" w:sz="0" w:space="0" w:color="auto"/>
            <w:bottom w:val="none" w:sz="0" w:space="0" w:color="auto"/>
            <w:right w:val="none" w:sz="0" w:space="0" w:color="auto"/>
          </w:divBdr>
        </w:div>
        <w:div w:id="1595626208">
          <w:marLeft w:val="547"/>
          <w:marRight w:val="0"/>
          <w:marTop w:val="96"/>
          <w:marBottom w:val="0"/>
          <w:divBdr>
            <w:top w:val="none" w:sz="0" w:space="0" w:color="auto"/>
            <w:left w:val="none" w:sz="0" w:space="0" w:color="auto"/>
            <w:bottom w:val="none" w:sz="0" w:space="0" w:color="auto"/>
            <w:right w:val="none" w:sz="0" w:space="0" w:color="auto"/>
          </w:divBdr>
        </w:div>
        <w:div w:id="1612515569">
          <w:marLeft w:val="1166"/>
          <w:marRight w:val="0"/>
          <w:marTop w:val="86"/>
          <w:marBottom w:val="0"/>
          <w:divBdr>
            <w:top w:val="none" w:sz="0" w:space="0" w:color="auto"/>
            <w:left w:val="none" w:sz="0" w:space="0" w:color="auto"/>
            <w:bottom w:val="none" w:sz="0" w:space="0" w:color="auto"/>
            <w:right w:val="none" w:sz="0" w:space="0" w:color="auto"/>
          </w:divBdr>
        </w:div>
        <w:div w:id="1644846895">
          <w:marLeft w:val="1166"/>
          <w:marRight w:val="0"/>
          <w:marTop w:val="86"/>
          <w:marBottom w:val="0"/>
          <w:divBdr>
            <w:top w:val="none" w:sz="0" w:space="0" w:color="auto"/>
            <w:left w:val="none" w:sz="0" w:space="0" w:color="auto"/>
            <w:bottom w:val="none" w:sz="0" w:space="0" w:color="auto"/>
            <w:right w:val="none" w:sz="0" w:space="0" w:color="auto"/>
          </w:divBdr>
        </w:div>
        <w:div w:id="1809009714">
          <w:marLeft w:val="1166"/>
          <w:marRight w:val="0"/>
          <w:marTop w:val="86"/>
          <w:marBottom w:val="0"/>
          <w:divBdr>
            <w:top w:val="none" w:sz="0" w:space="0" w:color="auto"/>
            <w:left w:val="none" w:sz="0" w:space="0" w:color="auto"/>
            <w:bottom w:val="none" w:sz="0" w:space="0" w:color="auto"/>
            <w:right w:val="none" w:sz="0" w:space="0" w:color="auto"/>
          </w:divBdr>
        </w:div>
      </w:divsChild>
    </w:div>
    <w:div w:id="937371345">
      <w:bodyDiv w:val="1"/>
      <w:marLeft w:val="0"/>
      <w:marRight w:val="0"/>
      <w:marTop w:val="0"/>
      <w:marBottom w:val="0"/>
      <w:divBdr>
        <w:top w:val="none" w:sz="0" w:space="0" w:color="auto"/>
        <w:left w:val="none" w:sz="0" w:space="0" w:color="auto"/>
        <w:bottom w:val="none" w:sz="0" w:space="0" w:color="auto"/>
        <w:right w:val="none" w:sz="0" w:space="0" w:color="auto"/>
      </w:divBdr>
      <w:divsChild>
        <w:div w:id="336542271">
          <w:marLeft w:val="2520"/>
          <w:marRight w:val="0"/>
          <w:marTop w:val="58"/>
          <w:marBottom w:val="0"/>
          <w:divBdr>
            <w:top w:val="none" w:sz="0" w:space="0" w:color="auto"/>
            <w:left w:val="none" w:sz="0" w:space="0" w:color="auto"/>
            <w:bottom w:val="none" w:sz="0" w:space="0" w:color="auto"/>
            <w:right w:val="none" w:sz="0" w:space="0" w:color="auto"/>
          </w:divBdr>
        </w:div>
        <w:div w:id="368334446">
          <w:marLeft w:val="1166"/>
          <w:marRight w:val="0"/>
          <w:marTop w:val="91"/>
          <w:marBottom w:val="0"/>
          <w:divBdr>
            <w:top w:val="none" w:sz="0" w:space="0" w:color="auto"/>
            <w:left w:val="none" w:sz="0" w:space="0" w:color="auto"/>
            <w:bottom w:val="none" w:sz="0" w:space="0" w:color="auto"/>
            <w:right w:val="none" w:sz="0" w:space="0" w:color="auto"/>
          </w:divBdr>
        </w:div>
        <w:div w:id="410666131">
          <w:marLeft w:val="2520"/>
          <w:marRight w:val="0"/>
          <w:marTop w:val="58"/>
          <w:marBottom w:val="0"/>
          <w:divBdr>
            <w:top w:val="none" w:sz="0" w:space="0" w:color="auto"/>
            <w:left w:val="none" w:sz="0" w:space="0" w:color="auto"/>
            <w:bottom w:val="none" w:sz="0" w:space="0" w:color="auto"/>
            <w:right w:val="none" w:sz="0" w:space="0" w:color="auto"/>
          </w:divBdr>
        </w:div>
        <w:div w:id="426585091">
          <w:marLeft w:val="547"/>
          <w:marRight w:val="0"/>
          <w:marTop w:val="106"/>
          <w:marBottom w:val="0"/>
          <w:divBdr>
            <w:top w:val="none" w:sz="0" w:space="0" w:color="auto"/>
            <w:left w:val="none" w:sz="0" w:space="0" w:color="auto"/>
            <w:bottom w:val="none" w:sz="0" w:space="0" w:color="auto"/>
            <w:right w:val="none" w:sz="0" w:space="0" w:color="auto"/>
          </w:divBdr>
        </w:div>
        <w:div w:id="666906407">
          <w:marLeft w:val="2520"/>
          <w:marRight w:val="0"/>
          <w:marTop w:val="58"/>
          <w:marBottom w:val="0"/>
          <w:divBdr>
            <w:top w:val="none" w:sz="0" w:space="0" w:color="auto"/>
            <w:left w:val="none" w:sz="0" w:space="0" w:color="auto"/>
            <w:bottom w:val="none" w:sz="0" w:space="0" w:color="auto"/>
            <w:right w:val="none" w:sz="0" w:space="0" w:color="auto"/>
          </w:divBdr>
        </w:div>
        <w:div w:id="687024003">
          <w:marLeft w:val="1166"/>
          <w:marRight w:val="0"/>
          <w:marTop w:val="91"/>
          <w:marBottom w:val="0"/>
          <w:divBdr>
            <w:top w:val="none" w:sz="0" w:space="0" w:color="auto"/>
            <w:left w:val="none" w:sz="0" w:space="0" w:color="auto"/>
            <w:bottom w:val="none" w:sz="0" w:space="0" w:color="auto"/>
            <w:right w:val="none" w:sz="0" w:space="0" w:color="auto"/>
          </w:divBdr>
        </w:div>
        <w:div w:id="762074844">
          <w:marLeft w:val="1166"/>
          <w:marRight w:val="0"/>
          <w:marTop w:val="91"/>
          <w:marBottom w:val="0"/>
          <w:divBdr>
            <w:top w:val="none" w:sz="0" w:space="0" w:color="auto"/>
            <w:left w:val="none" w:sz="0" w:space="0" w:color="auto"/>
            <w:bottom w:val="none" w:sz="0" w:space="0" w:color="auto"/>
            <w:right w:val="none" w:sz="0" w:space="0" w:color="auto"/>
          </w:divBdr>
        </w:div>
        <w:div w:id="817068691">
          <w:marLeft w:val="1166"/>
          <w:marRight w:val="0"/>
          <w:marTop w:val="91"/>
          <w:marBottom w:val="0"/>
          <w:divBdr>
            <w:top w:val="none" w:sz="0" w:space="0" w:color="auto"/>
            <w:left w:val="none" w:sz="0" w:space="0" w:color="auto"/>
            <w:bottom w:val="none" w:sz="0" w:space="0" w:color="auto"/>
            <w:right w:val="none" w:sz="0" w:space="0" w:color="auto"/>
          </w:divBdr>
        </w:div>
        <w:div w:id="917862602">
          <w:marLeft w:val="547"/>
          <w:marRight w:val="0"/>
          <w:marTop w:val="106"/>
          <w:marBottom w:val="0"/>
          <w:divBdr>
            <w:top w:val="none" w:sz="0" w:space="0" w:color="auto"/>
            <w:left w:val="none" w:sz="0" w:space="0" w:color="auto"/>
            <w:bottom w:val="none" w:sz="0" w:space="0" w:color="auto"/>
            <w:right w:val="none" w:sz="0" w:space="0" w:color="auto"/>
          </w:divBdr>
        </w:div>
        <w:div w:id="932008207">
          <w:marLeft w:val="2520"/>
          <w:marRight w:val="0"/>
          <w:marTop w:val="58"/>
          <w:marBottom w:val="0"/>
          <w:divBdr>
            <w:top w:val="none" w:sz="0" w:space="0" w:color="auto"/>
            <w:left w:val="none" w:sz="0" w:space="0" w:color="auto"/>
            <w:bottom w:val="none" w:sz="0" w:space="0" w:color="auto"/>
            <w:right w:val="none" w:sz="0" w:space="0" w:color="auto"/>
          </w:divBdr>
        </w:div>
        <w:div w:id="935987176">
          <w:marLeft w:val="1800"/>
          <w:marRight w:val="0"/>
          <w:marTop w:val="72"/>
          <w:marBottom w:val="0"/>
          <w:divBdr>
            <w:top w:val="none" w:sz="0" w:space="0" w:color="auto"/>
            <w:left w:val="none" w:sz="0" w:space="0" w:color="auto"/>
            <w:bottom w:val="none" w:sz="0" w:space="0" w:color="auto"/>
            <w:right w:val="none" w:sz="0" w:space="0" w:color="auto"/>
          </w:divBdr>
        </w:div>
        <w:div w:id="953444051">
          <w:marLeft w:val="1800"/>
          <w:marRight w:val="0"/>
          <w:marTop w:val="72"/>
          <w:marBottom w:val="0"/>
          <w:divBdr>
            <w:top w:val="none" w:sz="0" w:space="0" w:color="auto"/>
            <w:left w:val="none" w:sz="0" w:space="0" w:color="auto"/>
            <w:bottom w:val="none" w:sz="0" w:space="0" w:color="auto"/>
            <w:right w:val="none" w:sz="0" w:space="0" w:color="auto"/>
          </w:divBdr>
        </w:div>
        <w:div w:id="1076245466">
          <w:marLeft w:val="1800"/>
          <w:marRight w:val="0"/>
          <w:marTop w:val="72"/>
          <w:marBottom w:val="0"/>
          <w:divBdr>
            <w:top w:val="none" w:sz="0" w:space="0" w:color="auto"/>
            <w:left w:val="none" w:sz="0" w:space="0" w:color="auto"/>
            <w:bottom w:val="none" w:sz="0" w:space="0" w:color="auto"/>
            <w:right w:val="none" w:sz="0" w:space="0" w:color="auto"/>
          </w:divBdr>
        </w:div>
        <w:div w:id="1078094328">
          <w:marLeft w:val="1800"/>
          <w:marRight w:val="0"/>
          <w:marTop w:val="72"/>
          <w:marBottom w:val="0"/>
          <w:divBdr>
            <w:top w:val="none" w:sz="0" w:space="0" w:color="auto"/>
            <w:left w:val="none" w:sz="0" w:space="0" w:color="auto"/>
            <w:bottom w:val="none" w:sz="0" w:space="0" w:color="auto"/>
            <w:right w:val="none" w:sz="0" w:space="0" w:color="auto"/>
          </w:divBdr>
        </w:div>
        <w:div w:id="1337077902">
          <w:marLeft w:val="2520"/>
          <w:marRight w:val="0"/>
          <w:marTop w:val="58"/>
          <w:marBottom w:val="0"/>
          <w:divBdr>
            <w:top w:val="none" w:sz="0" w:space="0" w:color="auto"/>
            <w:left w:val="none" w:sz="0" w:space="0" w:color="auto"/>
            <w:bottom w:val="none" w:sz="0" w:space="0" w:color="auto"/>
            <w:right w:val="none" w:sz="0" w:space="0" w:color="auto"/>
          </w:divBdr>
        </w:div>
        <w:div w:id="1401174153">
          <w:marLeft w:val="1166"/>
          <w:marRight w:val="0"/>
          <w:marTop w:val="91"/>
          <w:marBottom w:val="0"/>
          <w:divBdr>
            <w:top w:val="none" w:sz="0" w:space="0" w:color="auto"/>
            <w:left w:val="none" w:sz="0" w:space="0" w:color="auto"/>
            <w:bottom w:val="none" w:sz="0" w:space="0" w:color="auto"/>
            <w:right w:val="none" w:sz="0" w:space="0" w:color="auto"/>
          </w:divBdr>
        </w:div>
        <w:div w:id="2027823408">
          <w:marLeft w:val="1800"/>
          <w:marRight w:val="0"/>
          <w:marTop w:val="72"/>
          <w:marBottom w:val="0"/>
          <w:divBdr>
            <w:top w:val="none" w:sz="0" w:space="0" w:color="auto"/>
            <w:left w:val="none" w:sz="0" w:space="0" w:color="auto"/>
            <w:bottom w:val="none" w:sz="0" w:space="0" w:color="auto"/>
            <w:right w:val="none" w:sz="0" w:space="0" w:color="auto"/>
          </w:divBdr>
        </w:div>
        <w:div w:id="2143690820">
          <w:marLeft w:val="1166"/>
          <w:marRight w:val="0"/>
          <w:marTop w:val="91"/>
          <w:marBottom w:val="0"/>
          <w:divBdr>
            <w:top w:val="none" w:sz="0" w:space="0" w:color="auto"/>
            <w:left w:val="none" w:sz="0" w:space="0" w:color="auto"/>
            <w:bottom w:val="none" w:sz="0" w:space="0" w:color="auto"/>
            <w:right w:val="none" w:sz="0" w:space="0" w:color="auto"/>
          </w:divBdr>
        </w:div>
      </w:divsChild>
    </w:div>
    <w:div w:id="937449000">
      <w:bodyDiv w:val="1"/>
      <w:marLeft w:val="0"/>
      <w:marRight w:val="0"/>
      <w:marTop w:val="0"/>
      <w:marBottom w:val="0"/>
      <w:divBdr>
        <w:top w:val="none" w:sz="0" w:space="0" w:color="auto"/>
        <w:left w:val="none" w:sz="0" w:space="0" w:color="auto"/>
        <w:bottom w:val="none" w:sz="0" w:space="0" w:color="auto"/>
        <w:right w:val="none" w:sz="0" w:space="0" w:color="auto"/>
      </w:divBdr>
      <w:divsChild>
        <w:div w:id="285236665">
          <w:marLeft w:val="547"/>
          <w:marRight w:val="0"/>
          <w:marTop w:val="115"/>
          <w:marBottom w:val="0"/>
          <w:divBdr>
            <w:top w:val="none" w:sz="0" w:space="0" w:color="auto"/>
            <w:left w:val="none" w:sz="0" w:space="0" w:color="auto"/>
            <w:bottom w:val="none" w:sz="0" w:space="0" w:color="auto"/>
            <w:right w:val="none" w:sz="0" w:space="0" w:color="auto"/>
          </w:divBdr>
        </w:div>
        <w:div w:id="997610986">
          <w:marLeft w:val="547"/>
          <w:marRight w:val="0"/>
          <w:marTop w:val="115"/>
          <w:marBottom w:val="0"/>
          <w:divBdr>
            <w:top w:val="none" w:sz="0" w:space="0" w:color="auto"/>
            <w:left w:val="none" w:sz="0" w:space="0" w:color="auto"/>
            <w:bottom w:val="none" w:sz="0" w:space="0" w:color="auto"/>
            <w:right w:val="none" w:sz="0" w:space="0" w:color="auto"/>
          </w:divBdr>
        </w:div>
        <w:div w:id="1149175194">
          <w:marLeft w:val="1166"/>
          <w:marRight w:val="0"/>
          <w:marTop w:val="96"/>
          <w:marBottom w:val="0"/>
          <w:divBdr>
            <w:top w:val="none" w:sz="0" w:space="0" w:color="auto"/>
            <w:left w:val="none" w:sz="0" w:space="0" w:color="auto"/>
            <w:bottom w:val="none" w:sz="0" w:space="0" w:color="auto"/>
            <w:right w:val="none" w:sz="0" w:space="0" w:color="auto"/>
          </w:divBdr>
        </w:div>
        <w:div w:id="1803427462">
          <w:marLeft w:val="547"/>
          <w:marRight w:val="0"/>
          <w:marTop w:val="115"/>
          <w:marBottom w:val="0"/>
          <w:divBdr>
            <w:top w:val="none" w:sz="0" w:space="0" w:color="auto"/>
            <w:left w:val="none" w:sz="0" w:space="0" w:color="auto"/>
            <w:bottom w:val="none" w:sz="0" w:space="0" w:color="auto"/>
            <w:right w:val="none" w:sz="0" w:space="0" w:color="auto"/>
          </w:divBdr>
        </w:div>
        <w:div w:id="2048792718">
          <w:marLeft w:val="1166"/>
          <w:marRight w:val="0"/>
          <w:marTop w:val="96"/>
          <w:marBottom w:val="0"/>
          <w:divBdr>
            <w:top w:val="none" w:sz="0" w:space="0" w:color="auto"/>
            <w:left w:val="none" w:sz="0" w:space="0" w:color="auto"/>
            <w:bottom w:val="none" w:sz="0" w:space="0" w:color="auto"/>
            <w:right w:val="none" w:sz="0" w:space="0" w:color="auto"/>
          </w:divBdr>
        </w:div>
        <w:div w:id="2084251849">
          <w:marLeft w:val="1166"/>
          <w:marRight w:val="0"/>
          <w:marTop w:val="96"/>
          <w:marBottom w:val="0"/>
          <w:divBdr>
            <w:top w:val="none" w:sz="0" w:space="0" w:color="auto"/>
            <w:left w:val="none" w:sz="0" w:space="0" w:color="auto"/>
            <w:bottom w:val="none" w:sz="0" w:space="0" w:color="auto"/>
            <w:right w:val="none" w:sz="0" w:space="0" w:color="auto"/>
          </w:divBdr>
        </w:div>
      </w:divsChild>
    </w:div>
    <w:div w:id="937566006">
      <w:bodyDiv w:val="1"/>
      <w:marLeft w:val="0"/>
      <w:marRight w:val="0"/>
      <w:marTop w:val="0"/>
      <w:marBottom w:val="0"/>
      <w:divBdr>
        <w:top w:val="none" w:sz="0" w:space="0" w:color="auto"/>
        <w:left w:val="none" w:sz="0" w:space="0" w:color="auto"/>
        <w:bottom w:val="none" w:sz="0" w:space="0" w:color="auto"/>
        <w:right w:val="none" w:sz="0" w:space="0" w:color="auto"/>
      </w:divBdr>
    </w:div>
    <w:div w:id="937635203">
      <w:bodyDiv w:val="1"/>
      <w:marLeft w:val="0"/>
      <w:marRight w:val="0"/>
      <w:marTop w:val="0"/>
      <w:marBottom w:val="0"/>
      <w:divBdr>
        <w:top w:val="none" w:sz="0" w:space="0" w:color="auto"/>
        <w:left w:val="none" w:sz="0" w:space="0" w:color="auto"/>
        <w:bottom w:val="none" w:sz="0" w:space="0" w:color="auto"/>
        <w:right w:val="none" w:sz="0" w:space="0" w:color="auto"/>
      </w:divBdr>
    </w:div>
    <w:div w:id="938221414">
      <w:bodyDiv w:val="1"/>
      <w:marLeft w:val="0"/>
      <w:marRight w:val="0"/>
      <w:marTop w:val="0"/>
      <w:marBottom w:val="0"/>
      <w:divBdr>
        <w:top w:val="none" w:sz="0" w:space="0" w:color="auto"/>
        <w:left w:val="none" w:sz="0" w:space="0" w:color="auto"/>
        <w:bottom w:val="none" w:sz="0" w:space="0" w:color="auto"/>
        <w:right w:val="none" w:sz="0" w:space="0" w:color="auto"/>
      </w:divBdr>
      <w:divsChild>
        <w:div w:id="515004480">
          <w:marLeft w:val="0"/>
          <w:marRight w:val="0"/>
          <w:marTop w:val="0"/>
          <w:marBottom w:val="0"/>
          <w:divBdr>
            <w:top w:val="none" w:sz="0" w:space="0" w:color="auto"/>
            <w:left w:val="none" w:sz="0" w:space="0" w:color="auto"/>
            <w:bottom w:val="none" w:sz="0" w:space="0" w:color="auto"/>
            <w:right w:val="none" w:sz="0" w:space="0" w:color="auto"/>
          </w:divBdr>
          <w:divsChild>
            <w:div w:id="170222920">
              <w:marLeft w:val="0"/>
              <w:marRight w:val="0"/>
              <w:marTop w:val="0"/>
              <w:marBottom w:val="0"/>
              <w:divBdr>
                <w:top w:val="none" w:sz="0" w:space="0" w:color="auto"/>
                <w:left w:val="none" w:sz="0" w:space="0" w:color="auto"/>
                <w:bottom w:val="none" w:sz="0" w:space="0" w:color="auto"/>
                <w:right w:val="none" w:sz="0" w:space="0" w:color="auto"/>
              </w:divBdr>
            </w:div>
            <w:div w:id="670330379">
              <w:marLeft w:val="0"/>
              <w:marRight w:val="0"/>
              <w:marTop w:val="0"/>
              <w:marBottom w:val="0"/>
              <w:divBdr>
                <w:top w:val="none" w:sz="0" w:space="0" w:color="auto"/>
                <w:left w:val="none" w:sz="0" w:space="0" w:color="auto"/>
                <w:bottom w:val="none" w:sz="0" w:space="0" w:color="auto"/>
                <w:right w:val="none" w:sz="0" w:space="0" w:color="auto"/>
              </w:divBdr>
            </w:div>
            <w:div w:id="766081006">
              <w:marLeft w:val="0"/>
              <w:marRight w:val="0"/>
              <w:marTop w:val="0"/>
              <w:marBottom w:val="0"/>
              <w:divBdr>
                <w:top w:val="none" w:sz="0" w:space="0" w:color="auto"/>
                <w:left w:val="none" w:sz="0" w:space="0" w:color="auto"/>
                <w:bottom w:val="none" w:sz="0" w:space="0" w:color="auto"/>
                <w:right w:val="none" w:sz="0" w:space="0" w:color="auto"/>
              </w:divBdr>
            </w:div>
            <w:div w:id="863830601">
              <w:marLeft w:val="0"/>
              <w:marRight w:val="0"/>
              <w:marTop w:val="0"/>
              <w:marBottom w:val="0"/>
              <w:divBdr>
                <w:top w:val="none" w:sz="0" w:space="0" w:color="auto"/>
                <w:left w:val="none" w:sz="0" w:space="0" w:color="auto"/>
                <w:bottom w:val="none" w:sz="0" w:space="0" w:color="auto"/>
                <w:right w:val="none" w:sz="0" w:space="0" w:color="auto"/>
              </w:divBdr>
            </w:div>
            <w:div w:id="1019313025">
              <w:marLeft w:val="0"/>
              <w:marRight w:val="0"/>
              <w:marTop w:val="0"/>
              <w:marBottom w:val="0"/>
              <w:divBdr>
                <w:top w:val="none" w:sz="0" w:space="0" w:color="auto"/>
                <w:left w:val="none" w:sz="0" w:space="0" w:color="auto"/>
                <w:bottom w:val="none" w:sz="0" w:space="0" w:color="auto"/>
                <w:right w:val="none" w:sz="0" w:space="0" w:color="auto"/>
              </w:divBdr>
            </w:div>
            <w:div w:id="1044603342">
              <w:marLeft w:val="0"/>
              <w:marRight w:val="0"/>
              <w:marTop w:val="0"/>
              <w:marBottom w:val="0"/>
              <w:divBdr>
                <w:top w:val="none" w:sz="0" w:space="0" w:color="auto"/>
                <w:left w:val="none" w:sz="0" w:space="0" w:color="auto"/>
                <w:bottom w:val="none" w:sz="0" w:space="0" w:color="auto"/>
                <w:right w:val="none" w:sz="0" w:space="0" w:color="auto"/>
              </w:divBdr>
            </w:div>
            <w:div w:id="1103182944">
              <w:marLeft w:val="0"/>
              <w:marRight w:val="0"/>
              <w:marTop w:val="0"/>
              <w:marBottom w:val="0"/>
              <w:divBdr>
                <w:top w:val="none" w:sz="0" w:space="0" w:color="auto"/>
                <w:left w:val="none" w:sz="0" w:space="0" w:color="auto"/>
                <w:bottom w:val="none" w:sz="0" w:space="0" w:color="auto"/>
                <w:right w:val="none" w:sz="0" w:space="0" w:color="auto"/>
              </w:divBdr>
            </w:div>
            <w:div w:id="1138187382">
              <w:marLeft w:val="0"/>
              <w:marRight w:val="0"/>
              <w:marTop w:val="0"/>
              <w:marBottom w:val="0"/>
              <w:divBdr>
                <w:top w:val="none" w:sz="0" w:space="0" w:color="auto"/>
                <w:left w:val="none" w:sz="0" w:space="0" w:color="auto"/>
                <w:bottom w:val="none" w:sz="0" w:space="0" w:color="auto"/>
                <w:right w:val="none" w:sz="0" w:space="0" w:color="auto"/>
              </w:divBdr>
            </w:div>
            <w:div w:id="1159148398">
              <w:marLeft w:val="0"/>
              <w:marRight w:val="0"/>
              <w:marTop w:val="0"/>
              <w:marBottom w:val="0"/>
              <w:divBdr>
                <w:top w:val="none" w:sz="0" w:space="0" w:color="auto"/>
                <w:left w:val="none" w:sz="0" w:space="0" w:color="auto"/>
                <w:bottom w:val="none" w:sz="0" w:space="0" w:color="auto"/>
                <w:right w:val="none" w:sz="0" w:space="0" w:color="auto"/>
              </w:divBdr>
            </w:div>
            <w:div w:id="1239172834">
              <w:marLeft w:val="0"/>
              <w:marRight w:val="0"/>
              <w:marTop w:val="0"/>
              <w:marBottom w:val="0"/>
              <w:divBdr>
                <w:top w:val="none" w:sz="0" w:space="0" w:color="auto"/>
                <w:left w:val="none" w:sz="0" w:space="0" w:color="auto"/>
                <w:bottom w:val="none" w:sz="0" w:space="0" w:color="auto"/>
                <w:right w:val="none" w:sz="0" w:space="0" w:color="auto"/>
              </w:divBdr>
            </w:div>
            <w:div w:id="1314485536">
              <w:marLeft w:val="0"/>
              <w:marRight w:val="0"/>
              <w:marTop w:val="0"/>
              <w:marBottom w:val="0"/>
              <w:divBdr>
                <w:top w:val="none" w:sz="0" w:space="0" w:color="auto"/>
                <w:left w:val="none" w:sz="0" w:space="0" w:color="auto"/>
                <w:bottom w:val="none" w:sz="0" w:space="0" w:color="auto"/>
                <w:right w:val="none" w:sz="0" w:space="0" w:color="auto"/>
              </w:divBdr>
            </w:div>
            <w:div w:id="1666930459">
              <w:marLeft w:val="0"/>
              <w:marRight w:val="0"/>
              <w:marTop w:val="0"/>
              <w:marBottom w:val="0"/>
              <w:divBdr>
                <w:top w:val="none" w:sz="0" w:space="0" w:color="auto"/>
                <w:left w:val="none" w:sz="0" w:space="0" w:color="auto"/>
                <w:bottom w:val="none" w:sz="0" w:space="0" w:color="auto"/>
                <w:right w:val="none" w:sz="0" w:space="0" w:color="auto"/>
              </w:divBdr>
            </w:div>
            <w:div w:id="1921209997">
              <w:marLeft w:val="0"/>
              <w:marRight w:val="0"/>
              <w:marTop w:val="0"/>
              <w:marBottom w:val="0"/>
              <w:divBdr>
                <w:top w:val="none" w:sz="0" w:space="0" w:color="auto"/>
                <w:left w:val="none" w:sz="0" w:space="0" w:color="auto"/>
                <w:bottom w:val="none" w:sz="0" w:space="0" w:color="auto"/>
                <w:right w:val="none" w:sz="0" w:space="0" w:color="auto"/>
              </w:divBdr>
            </w:div>
            <w:div w:id="2059668198">
              <w:marLeft w:val="0"/>
              <w:marRight w:val="0"/>
              <w:marTop w:val="0"/>
              <w:marBottom w:val="0"/>
              <w:divBdr>
                <w:top w:val="none" w:sz="0" w:space="0" w:color="auto"/>
                <w:left w:val="none" w:sz="0" w:space="0" w:color="auto"/>
                <w:bottom w:val="none" w:sz="0" w:space="0" w:color="auto"/>
                <w:right w:val="none" w:sz="0" w:space="0" w:color="auto"/>
              </w:divBdr>
            </w:div>
            <w:div w:id="212673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38217">
      <w:bodyDiv w:val="1"/>
      <w:marLeft w:val="0"/>
      <w:marRight w:val="0"/>
      <w:marTop w:val="0"/>
      <w:marBottom w:val="0"/>
      <w:divBdr>
        <w:top w:val="none" w:sz="0" w:space="0" w:color="auto"/>
        <w:left w:val="none" w:sz="0" w:space="0" w:color="auto"/>
        <w:bottom w:val="none" w:sz="0" w:space="0" w:color="auto"/>
        <w:right w:val="none" w:sz="0" w:space="0" w:color="auto"/>
      </w:divBdr>
    </w:div>
    <w:div w:id="939411399">
      <w:bodyDiv w:val="1"/>
      <w:marLeft w:val="0"/>
      <w:marRight w:val="0"/>
      <w:marTop w:val="0"/>
      <w:marBottom w:val="0"/>
      <w:divBdr>
        <w:top w:val="none" w:sz="0" w:space="0" w:color="auto"/>
        <w:left w:val="none" w:sz="0" w:space="0" w:color="auto"/>
        <w:bottom w:val="none" w:sz="0" w:space="0" w:color="auto"/>
        <w:right w:val="none" w:sz="0" w:space="0" w:color="auto"/>
      </w:divBdr>
    </w:div>
    <w:div w:id="940524828">
      <w:bodyDiv w:val="1"/>
      <w:marLeft w:val="0"/>
      <w:marRight w:val="0"/>
      <w:marTop w:val="0"/>
      <w:marBottom w:val="0"/>
      <w:divBdr>
        <w:top w:val="none" w:sz="0" w:space="0" w:color="auto"/>
        <w:left w:val="none" w:sz="0" w:space="0" w:color="auto"/>
        <w:bottom w:val="none" w:sz="0" w:space="0" w:color="auto"/>
        <w:right w:val="none" w:sz="0" w:space="0" w:color="auto"/>
      </w:divBdr>
    </w:div>
    <w:div w:id="942808668">
      <w:bodyDiv w:val="1"/>
      <w:marLeft w:val="0"/>
      <w:marRight w:val="0"/>
      <w:marTop w:val="0"/>
      <w:marBottom w:val="0"/>
      <w:divBdr>
        <w:top w:val="none" w:sz="0" w:space="0" w:color="auto"/>
        <w:left w:val="none" w:sz="0" w:space="0" w:color="auto"/>
        <w:bottom w:val="none" w:sz="0" w:space="0" w:color="auto"/>
        <w:right w:val="none" w:sz="0" w:space="0" w:color="auto"/>
      </w:divBdr>
      <w:divsChild>
        <w:div w:id="532158468">
          <w:marLeft w:val="1166"/>
          <w:marRight w:val="0"/>
          <w:marTop w:val="115"/>
          <w:marBottom w:val="0"/>
          <w:divBdr>
            <w:top w:val="none" w:sz="0" w:space="0" w:color="auto"/>
            <w:left w:val="none" w:sz="0" w:space="0" w:color="auto"/>
            <w:bottom w:val="none" w:sz="0" w:space="0" w:color="auto"/>
            <w:right w:val="none" w:sz="0" w:space="0" w:color="auto"/>
          </w:divBdr>
        </w:div>
        <w:div w:id="1267427156">
          <w:marLeft w:val="1886"/>
          <w:marRight w:val="0"/>
          <w:marTop w:val="115"/>
          <w:marBottom w:val="0"/>
          <w:divBdr>
            <w:top w:val="none" w:sz="0" w:space="0" w:color="auto"/>
            <w:left w:val="none" w:sz="0" w:space="0" w:color="auto"/>
            <w:bottom w:val="none" w:sz="0" w:space="0" w:color="auto"/>
            <w:right w:val="none" w:sz="0" w:space="0" w:color="auto"/>
          </w:divBdr>
        </w:div>
        <w:div w:id="1508330569">
          <w:marLeft w:val="547"/>
          <w:marRight w:val="0"/>
          <w:marTop w:val="115"/>
          <w:marBottom w:val="0"/>
          <w:divBdr>
            <w:top w:val="none" w:sz="0" w:space="0" w:color="auto"/>
            <w:left w:val="none" w:sz="0" w:space="0" w:color="auto"/>
            <w:bottom w:val="none" w:sz="0" w:space="0" w:color="auto"/>
            <w:right w:val="none" w:sz="0" w:space="0" w:color="auto"/>
          </w:divBdr>
        </w:div>
      </w:divsChild>
    </w:div>
    <w:div w:id="943459068">
      <w:bodyDiv w:val="1"/>
      <w:marLeft w:val="0"/>
      <w:marRight w:val="0"/>
      <w:marTop w:val="0"/>
      <w:marBottom w:val="0"/>
      <w:divBdr>
        <w:top w:val="none" w:sz="0" w:space="0" w:color="auto"/>
        <w:left w:val="none" w:sz="0" w:space="0" w:color="auto"/>
        <w:bottom w:val="none" w:sz="0" w:space="0" w:color="auto"/>
        <w:right w:val="none" w:sz="0" w:space="0" w:color="auto"/>
      </w:divBdr>
    </w:div>
    <w:div w:id="943684665">
      <w:bodyDiv w:val="1"/>
      <w:marLeft w:val="0"/>
      <w:marRight w:val="0"/>
      <w:marTop w:val="0"/>
      <w:marBottom w:val="0"/>
      <w:divBdr>
        <w:top w:val="none" w:sz="0" w:space="0" w:color="auto"/>
        <w:left w:val="none" w:sz="0" w:space="0" w:color="auto"/>
        <w:bottom w:val="none" w:sz="0" w:space="0" w:color="auto"/>
        <w:right w:val="none" w:sz="0" w:space="0" w:color="auto"/>
      </w:divBdr>
    </w:div>
    <w:div w:id="943803151">
      <w:bodyDiv w:val="1"/>
      <w:marLeft w:val="0"/>
      <w:marRight w:val="0"/>
      <w:marTop w:val="0"/>
      <w:marBottom w:val="0"/>
      <w:divBdr>
        <w:top w:val="none" w:sz="0" w:space="0" w:color="auto"/>
        <w:left w:val="none" w:sz="0" w:space="0" w:color="auto"/>
        <w:bottom w:val="none" w:sz="0" w:space="0" w:color="auto"/>
        <w:right w:val="none" w:sz="0" w:space="0" w:color="auto"/>
      </w:divBdr>
      <w:divsChild>
        <w:div w:id="2053654608">
          <w:marLeft w:val="360"/>
          <w:marRight w:val="0"/>
          <w:marTop w:val="200"/>
          <w:marBottom w:val="0"/>
          <w:divBdr>
            <w:top w:val="none" w:sz="0" w:space="0" w:color="auto"/>
            <w:left w:val="none" w:sz="0" w:space="0" w:color="auto"/>
            <w:bottom w:val="none" w:sz="0" w:space="0" w:color="auto"/>
            <w:right w:val="none" w:sz="0" w:space="0" w:color="auto"/>
          </w:divBdr>
        </w:div>
      </w:divsChild>
    </w:div>
    <w:div w:id="944119799">
      <w:bodyDiv w:val="1"/>
      <w:marLeft w:val="0"/>
      <w:marRight w:val="0"/>
      <w:marTop w:val="0"/>
      <w:marBottom w:val="0"/>
      <w:divBdr>
        <w:top w:val="none" w:sz="0" w:space="0" w:color="auto"/>
        <w:left w:val="none" w:sz="0" w:space="0" w:color="auto"/>
        <w:bottom w:val="none" w:sz="0" w:space="0" w:color="auto"/>
        <w:right w:val="none" w:sz="0" w:space="0" w:color="auto"/>
      </w:divBdr>
      <w:divsChild>
        <w:div w:id="955939653">
          <w:marLeft w:val="547"/>
          <w:marRight w:val="0"/>
          <w:marTop w:val="96"/>
          <w:marBottom w:val="0"/>
          <w:divBdr>
            <w:top w:val="none" w:sz="0" w:space="0" w:color="auto"/>
            <w:left w:val="none" w:sz="0" w:space="0" w:color="auto"/>
            <w:bottom w:val="none" w:sz="0" w:space="0" w:color="auto"/>
            <w:right w:val="none" w:sz="0" w:space="0" w:color="auto"/>
          </w:divBdr>
        </w:div>
      </w:divsChild>
    </w:div>
    <w:div w:id="944730529">
      <w:bodyDiv w:val="1"/>
      <w:marLeft w:val="0"/>
      <w:marRight w:val="0"/>
      <w:marTop w:val="0"/>
      <w:marBottom w:val="0"/>
      <w:divBdr>
        <w:top w:val="none" w:sz="0" w:space="0" w:color="auto"/>
        <w:left w:val="none" w:sz="0" w:space="0" w:color="auto"/>
        <w:bottom w:val="none" w:sz="0" w:space="0" w:color="auto"/>
        <w:right w:val="none" w:sz="0" w:space="0" w:color="auto"/>
      </w:divBdr>
    </w:div>
    <w:div w:id="945118524">
      <w:bodyDiv w:val="1"/>
      <w:marLeft w:val="0"/>
      <w:marRight w:val="0"/>
      <w:marTop w:val="0"/>
      <w:marBottom w:val="0"/>
      <w:divBdr>
        <w:top w:val="none" w:sz="0" w:space="0" w:color="auto"/>
        <w:left w:val="none" w:sz="0" w:space="0" w:color="auto"/>
        <w:bottom w:val="none" w:sz="0" w:space="0" w:color="auto"/>
        <w:right w:val="none" w:sz="0" w:space="0" w:color="auto"/>
      </w:divBdr>
      <w:divsChild>
        <w:div w:id="184486707">
          <w:marLeft w:val="1166"/>
          <w:marRight w:val="0"/>
          <w:marTop w:val="96"/>
          <w:marBottom w:val="0"/>
          <w:divBdr>
            <w:top w:val="none" w:sz="0" w:space="0" w:color="auto"/>
            <w:left w:val="none" w:sz="0" w:space="0" w:color="auto"/>
            <w:bottom w:val="none" w:sz="0" w:space="0" w:color="auto"/>
            <w:right w:val="none" w:sz="0" w:space="0" w:color="auto"/>
          </w:divBdr>
        </w:div>
        <w:div w:id="313294654">
          <w:marLeft w:val="1166"/>
          <w:marRight w:val="0"/>
          <w:marTop w:val="96"/>
          <w:marBottom w:val="0"/>
          <w:divBdr>
            <w:top w:val="none" w:sz="0" w:space="0" w:color="auto"/>
            <w:left w:val="none" w:sz="0" w:space="0" w:color="auto"/>
            <w:bottom w:val="none" w:sz="0" w:space="0" w:color="auto"/>
            <w:right w:val="none" w:sz="0" w:space="0" w:color="auto"/>
          </w:divBdr>
        </w:div>
        <w:div w:id="832450949">
          <w:marLeft w:val="547"/>
          <w:marRight w:val="0"/>
          <w:marTop w:val="115"/>
          <w:marBottom w:val="0"/>
          <w:divBdr>
            <w:top w:val="none" w:sz="0" w:space="0" w:color="auto"/>
            <w:left w:val="none" w:sz="0" w:space="0" w:color="auto"/>
            <w:bottom w:val="none" w:sz="0" w:space="0" w:color="auto"/>
            <w:right w:val="none" w:sz="0" w:space="0" w:color="auto"/>
          </w:divBdr>
        </w:div>
        <w:div w:id="836268144">
          <w:marLeft w:val="547"/>
          <w:marRight w:val="0"/>
          <w:marTop w:val="115"/>
          <w:marBottom w:val="0"/>
          <w:divBdr>
            <w:top w:val="none" w:sz="0" w:space="0" w:color="auto"/>
            <w:left w:val="none" w:sz="0" w:space="0" w:color="auto"/>
            <w:bottom w:val="none" w:sz="0" w:space="0" w:color="auto"/>
            <w:right w:val="none" w:sz="0" w:space="0" w:color="auto"/>
          </w:divBdr>
        </w:div>
        <w:div w:id="1077630380">
          <w:marLeft w:val="547"/>
          <w:marRight w:val="0"/>
          <w:marTop w:val="115"/>
          <w:marBottom w:val="0"/>
          <w:divBdr>
            <w:top w:val="none" w:sz="0" w:space="0" w:color="auto"/>
            <w:left w:val="none" w:sz="0" w:space="0" w:color="auto"/>
            <w:bottom w:val="none" w:sz="0" w:space="0" w:color="auto"/>
            <w:right w:val="none" w:sz="0" w:space="0" w:color="auto"/>
          </w:divBdr>
        </w:div>
        <w:div w:id="1548296289">
          <w:marLeft w:val="1166"/>
          <w:marRight w:val="0"/>
          <w:marTop w:val="96"/>
          <w:marBottom w:val="0"/>
          <w:divBdr>
            <w:top w:val="none" w:sz="0" w:space="0" w:color="auto"/>
            <w:left w:val="none" w:sz="0" w:space="0" w:color="auto"/>
            <w:bottom w:val="none" w:sz="0" w:space="0" w:color="auto"/>
            <w:right w:val="none" w:sz="0" w:space="0" w:color="auto"/>
          </w:divBdr>
        </w:div>
      </w:divsChild>
    </w:div>
    <w:div w:id="946037088">
      <w:bodyDiv w:val="1"/>
      <w:marLeft w:val="0"/>
      <w:marRight w:val="0"/>
      <w:marTop w:val="0"/>
      <w:marBottom w:val="0"/>
      <w:divBdr>
        <w:top w:val="none" w:sz="0" w:space="0" w:color="auto"/>
        <w:left w:val="none" w:sz="0" w:space="0" w:color="auto"/>
        <w:bottom w:val="none" w:sz="0" w:space="0" w:color="auto"/>
        <w:right w:val="none" w:sz="0" w:space="0" w:color="auto"/>
      </w:divBdr>
    </w:div>
    <w:div w:id="946160037">
      <w:bodyDiv w:val="1"/>
      <w:marLeft w:val="0"/>
      <w:marRight w:val="0"/>
      <w:marTop w:val="0"/>
      <w:marBottom w:val="0"/>
      <w:divBdr>
        <w:top w:val="none" w:sz="0" w:space="0" w:color="auto"/>
        <w:left w:val="none" w:sz="0" w:space="0" w:color="auto"/>
        <w:bottom w:val="none" w:sz="0" w:space="0" w:color="auto"/>
        <w:right w:val="none" w:sz="0" w:space="0" w:color="auto"/>
      </w:divBdr>
    </w:div>
    <w:div w:id="946692174">
      <w:bodyDiv w:val="1"/>
      <w:marLeft w:val="0"/>
      <w:marRight w:val="0"/>
      <w:marTop w:val="0"/>
      <w:marBottom w:val="0"/>
      <w:divBdr>
        <w:top w:val="none" w:sz="0" w:space="0" w:color="auto"/>
        <w:left w:val="none" w:sz="0" w:space="0" w:color="auto"/>
        <w:bottom w:val="none" w:sz="0" w:space="0" w:color="auto"/>
        <w:right w:val="none" w:sz="0" w:space="0" w:color="auto"/>
      </w:divBdr>
    </w:div>
    <w:div w:id="946884426">
      <w:bodyDiv w:val="1"/>
      <w:marLeft w:val="0"/>
      <w:marRight w:val="0"/>
      <w:marTop w:val="0"/>
      <w:marBottom w:val="0"/>
      <w:divBdr>
        <w:top w:val="none" w:sz="0" w:space="0" w:color="auto"/>
        <w:left w:val="none" w:sz="0" w:space="0" w:color="auto"/>
        <w:bottom w:val="none" w:sz="0" w:space="0" w:color="auto"/>
        <w:right w:val="none" w:sz="0" w:space="0" w:color="auto"/>
      </w:divBdr>
    </w:div>
    <w:div w:id="947085394">
      <w:bodyDiv w:val="1"/>
      <w:marLeft w:val="0"/>
      <w:marRight w:val="0"/>
      <w:marTop w:val="0"/>
      <w:marBottom w:val="0"/>
      <w:divBdr>
        <w:top w:val="none" w:sz="0" w:space="0" w:color="auto"/>
        <w:left w:val="none" w:sz="0" w:space="0" w:color="auto"/>
        <w:bottom w:val="none" w:sz="0" w:space="0" w:color="auto"/>
        <w:right w:val="none" w:sz="0" w:space="0" w:color="auto"/>
      </w:divBdr>
      <w:divsChild>
        <w:div w:id="271790674">
          <w:marLeft w:val="547"/>
          <w:marRight w:val="0"/>
          <w:marTop w:val="115"/>
          <w:marBottom w:val="0"/>
          <w:divBdr>
            <w:top w:val="none" w:sz="0" w:space="0" w:color="auto"/>
            <w:left w:val="none" w:sz="0" w:space="0" w:color="auto"/>
            <w:bottom w:val="none" w:sz="0" w:space="0" w:color="auto"/>
            <w:right w:val="none" w:sz="0" w:space="0" w:color="auto"/>
          </w:divBdr>
        </w:div>
        <w:div w:id="602418494">
          <w:marLeft w:val="1166"/>
          <w:marRight w:val="0"/>
          <w:marTop w:val="96"/>
          <w:marBottom w:val="0"/>
          <w:divBdr>
            <w:top w:val="none" w:sz="0" w:space="0" w:color="auto"/>
            <w:left w:val="none" w:sz="0" w:space="0" w:color="auto"/>
            <w:bottom w:val="none" w:sz="0" w:space="0" w:color="auto"/>
            <w:right w:val="none" w:sz="0" w:space="0" w:color="auto"/>
          </w:divBdr>
        </w:div>
        <w:div w:id="1520310599">
          <w:marLeft w:val="1800"/>
          <w:marRight w:val="0"/>
          <w:marTop w:val="96"/>
          <w:marBottom w:val="0"/>
          <w:divBdr>
            <w:top w:val="none" w:sz="0" w:space="0" w:color="auto"/>
            <w:left w:val="none" w:sz="0" w:space="0" w:color="auto"/>
            <w:bottom w:val="none" w:sz="0" w:space="0" w:color="auto"/>
            <w:right w:val="none" w:sz="0" w:space="0" w:color="auto"/>
          </w:divBdr>
        </w:div>
      </w:divsChild>
    </w:div>
    <w:div w:id="947276101">
      <w:bodyDiv w:val="1"/>
      <w:marLeft w:val="0"/>
      <w:marRight w:val="0"/>
      <w:marTop w:val="0"/>
      <w:marBottom w:val="0"/>
      <w:divBdr>
        <w:top w:val="none" w:sz="0" w:space="0" w:color="auto"/>
        <w:left w:val="none" w:sz="0" w:space="0" w:color="auto"/>
        <w:bottom w:val="none" w:sz="0" w:space="0" w:color="auto"/>
        <w:right w:val="none" w:sz="0" w:space="0" w:color="auto"/>
      </w:divBdr>
    </w:div>
    <w:div w:id="948656371">
      <w:bodyDiv w:val="1"/>
      <w:marLeft w:val="0"/>
      <w:marRight w:val="0"/>
      <w:marTop w:val="0"/>
      <w:marBottom w:val="0"/>
      <w:divBdr>
        <w:top w:val="none" w:sz="0" w:space="0" w:color="auto"/>
        <w:left w:val="none" w:sz="0" w:space="0" w:color="auto"/>
        <w:bottom w:val="none" w:sz="0" w:space="0" w:color="auto"/>
        <w:right w:val="none" w:sz="0" w:space="0" w:color="auto"/>
      </w:divBdr>
      <w:divsChild>
        <w:div w:id="682511258">
          <w:marLeft w:val="1166"/>
          <w:marRight w:val="0"/>
          <w:marTop w:val="125"/>
          <w:marBottom w:val="0"/>
          <w:divBdr>
            <w:top w:val="none" w:sz="0" w:space="0" w:color="auto"/>
            <w:left w:val="none" w:sz="0" w:space="0" w:color="auto"/>
            <w:bottom w:val="none" w:sz="0" w:space="0" w:color="auto"/>
            <w:right w:val="none" w:sz="0" w:space="0" w:color="auto"/>
          </w:divBdr>
        </w:div>
        <w:div w:id="684475750">
          <w:marLeft w:val="1800"/>
          <w:marRight w:val="0"/>
          <w:marTop w:val="106"/>
          <w:marBottom w:val="0"/>
          <w:divBdr>
            <w:top w:val="none" w:sz="0" w:space="0" w:color="auto"/>
            <w:left w:val="none" w:sz="0" w:space="0" w:color="auto"/>
            <w:bottom w:val="none" w:sz="0" w:space="0" w:color="auto"/>
            <w:right w:val="none" w:sz="0" w:space="0" w:color="auto"/>
          </w:divBdr>
        </w:div>
        <w:div w:id="692613885">
          <w:marLeft w:val="1800"/>
          <w:marRight w:val="0"/>
          <w:marTop w:val="106"/>
          <w:marBottom w:val="0"/>
          <w:divBdr>
            <w:top w:val="none" w:sz="0" w:space="0" w:color="auto"/>
            <w:left w:val="none" w:sz="0" w:space="0" w:color="auto"/>
            <w:bottom w:val="none" w:sz="0" w:space="0" w:color="auto"/>
            <w:right w:val="none" w:sz="0" w:space="0" w:color="auto"/>
          </w:divBdr>
        </w:div>
        <w:div w:id="750354042">
          <w:marLeft w:val="1166"/>
          <w:marRight w:val="0"/>
          <w:marTop w:val="125"/>
          <w:marBottom w:val="0"/>
          <w:divBdr>
            <w:top w:val="none" w:sz="0" w:space="0" w:color="auto"/>
            <w:left w:val="none" w:sz="0" w:space="0" w:color="auto"/>
            <w:bottom w:val="none" w:sz="0" w:space="0" w:color="auto"/>
            <w:right w:val="none" w:sz="0" w:space="0" w:color="auto"/>
          </w:divBdr>
        </w:div>
        <w:div w:id="1361206747">
          <w:marLeft w:val="1166"/>
          <w:marRight w:val="0"/>
          <w:marTop w:val="125"/>
          <w:marBottom w:val="0"/>
          <w:divBdr>
            <w:top w:val="none" w:sz="0" w:space="0" w:color="auto"/>
            <w:left w:val="none" w:sz="0" w:space="0" w:color="auto"/>
            <w:bottom w:val="none" w:sz="0" w:space="0" w:color="auto"/>
            <w:right w:val="none" w:sz="0" w:space="0" w:color="auto"/>
          </w:divBdr>
        </w:div>
        <w:div w:id="1445614344">
          <w:marLeft w:val="547"/>
          <w:marRight w:val="0"/>
          <w:marTop w:val="144"/>
          <w:marBottom w:val="0"/>
          <w:divBdr>
            <w:top w:val="none" w:sz="0" w:space="0" w:color="auto"/>
            <w:left w:val="none" w:sz="0" w:space="0" w:color="auto"/>
            <w:bottom w:val="none" w:sz="0" w:space="0" w:color="auto"/>
            <w:right w:val="none" w:sz="0" w:space="0" w:color="auto"/>
          </w:divBdr>
        </w:div>
      </w:divsChild>
    </w:div>
    <w:div w:id="949438199">
      <w:bodyDiv w:val="1"/>
      <w:marLeft w:val="0"/>
      <w:marRight w:val="0"/>
      <w:marTop w:val="0"/>
      <w:marBottom w:val="0"/>
      <w:divBdr>
        <w:top w:val="none" w:sz="0" w:space="0" w:color="auto"/>
        <w:left w:val="none" w:sz="0" w:space="0" w:color="auto"/>
        <w:bottom w:val="none" w:sz="0" w:space="0" w:color="auto"/>
        <w:right w:val="none" w:sz="0" w:space="0" w:color="auto"/>
      </w:divBdr>
    </w:div>
    <w:div w:id="949556186">
      <w:bodyDiv w:val="1"/>
      <w:marLeft w:val="0"/>
      <w:marRight w:val="0"/>
      <w:marTop w:val="0"/>
      <w:marBottom w:val="0"/>
      <w:divBdr>
        <w:top w:val="none" w:sz="0" w:space="0" w:color="auto"/>
        <w:left w:val="none" w:sz="0" w:space="0" w:color="auto"/>
        <w:bottom w:val="none" w:sz="0" w:space="0" w:color="auto"/>
        <w:right w:val="none" w:sz="0" w:space="0" w:color="auto"/>
      </w:divBdr>
      <w:divsChild>
        <w:div w:id="55860907">
          <w:marLeft w:val="547"/>
          <w:marRight w:val="0"/>
          <w:marTop w:val="134"/>
          <w:marBottom w:val="0"/>
          <w:divBdr>
            <w:top w:val="none" w:sz="0" w:space="0" w:color="auto"/>
            <w:left w:val="none" w:sz="0" w:space="0" w:color="auto"/>
            <w:bottom w:val="none" w:sz="0" w:space="0" w:color="auto"/>
            <w:right w:val="none" w:sz="0" w:space="0" w:color="auto"/>
          </w:divBdr>
        </w:div>
        <w:div w:id="519857975">
          <w:marLeft w:val="1800"/>
          <w:marRight w:val="0"/>
          <w:marTop w:val="96"/>
          <w:marBottom w:val="0"/>
          <w:divBdr>
            <w:top w:val="none" w:sz="0" w:space="0" w:color="auto"/>
            <w:left w:val="none" w:sz="0" w:space="0" w:color="auto"/>
            <w:bottom w:val="none" w:sz="0" w:space="0" w:color="auto"/>
            <w:right w:val="none" w:sz="0" w:space="0" w:color="auto"/>
          </w:divBdr>
        </w:div>
        <w:div w:id="702901023">
          <w:marLeft w:val="1166"/>
          <w:marRight w:val="0"/>
          <w:marTop w:val="115"/>
          <w:marBottom w:val="0"/>
          <w:divBdr>
            <w:top w:val="none" w:sz="0" w:space="0" w:color="auto"/>
            <w:left w:val="none" w:sz="0" w:space="0" w:color="auto"/>
            <w:bottom w:val="none" w:sz="0" w:space="0" w:color="auto"/>
            <w:right w:val="none" w:sz="0" w:space="0" w:color="auto"/>
          </w:divBdr>
        </w:div>
        <w:div w:id="747188821">
          <w:marLeft w:val="1166"/>
          <w:marRight w:val="0"/>
          <w:marTop w:val="115"/>
          <w:marBottom w:val="0"/>
          <w:divBdr>
            <w:top w:val="none" w:sz="0" w:space="0" w:color="auto"/>
            <w:left w:val="none" w:sz="0" w:space="0" w:color="auto"/>
            <w:bottom w:val="none" w:sz="0" w:space="0" w:color="auto"/>
            <w:right w:val="none" w:sz="0" w:space="0" w:color="auto"/>
          </w:divBdr>
        </w:div>
        <w:div w:id="1137575035">
          <w:marLeft w:val="1166"/>
          <w:marRight w:val="0"/>
          <w:marTop w:val="115"/>
          <w:marBottom w:val="0"/>
          <w:divBdr>
            <w:top w:val="none" w:sz="0" w:space="0" w:color="auto"/>
            <w:left w:val="none" w:sz="0" w:space="0" w:color="auto"/>
            <w:bottom w:val="none" w:sz="0" w:space="0" w:color="auto"/>
            <w:right w:val="none" w:sz="0" w:space="0" w:color="auto"/>
          </w:divBdr>
        </w:div>
        <w:div w:id="1381439245">
          <w:marLeft w:val="1166"/>
          <w:marRight w:val="0"/>
          <w:marTop w:val="115"/>
          <w:marBottom w:val="0"/>
          <w:divBdr>
            <w:top w:val="none" w:sz="0" w:space="0" w:color="auto"/>
            <w:left w:val="none" w:sz="0" w:space="0" w:color="auto"/>
            <w:bottom w:val="none" w:sz="0" w:space="0" w:color="auto"/>
            <w:right w:val="none" w:sz="0" w:space="0" w:color="auto"/>
          </w:divBdr>
        </w:div>
        <w:div w:id="1431201578">
          <w:marLeft w:val="1800"/>
          <w:marRight w:val="0"/>
          <w:marTop w:val="96"/>
          <w:marBottom w:val="0"/>
          <w:divBdr>
            <w:top w:val="none" w:sz="0" w:space="0" w:color="auto"/>
            <w:left w:val="none" w:sz="0" w:space="0" w:color="auto"/>
            <w:bottom w:val="none" w:sz="0" w:space="0" w:color="auto"/>
            <w:right w:val="none" w:sz="0" w:space="0" w:color="auto"/>
          </w:divBdr>
        </w:div>
        <w:div w:id="1616788956">
          <w:marLeft w:val="1166"/>
          <w:marRight w:val="0"/>
          <w:marTop w:val="115"/>
          <w:marBottom w:val="0"/>
          <w:divBdr>
            <w:top w:val="none" w:sz="0" w:space="0" w:color="auto"/>
            <w:left w:val="none" w:sz="0" w:space="0" w:color="auto"/>
            <w:bottom w:val="none" w:sz="0" w:space="0" w:color="auto"/>
            <w:right w:val="none" w:sz="0" w:space="0" w:color="auto"/>
          </w:divBdr>
        </w:div>
        <w:div w:id="2122214168">
          <w:marLeft w:val="1166"/>
          <w:marRight w:val="0"/>
          <w:marTop w:val="115"/>
          <w:marBottom w:val="0"/>
          <w:divBdr>
            <w:top w:val="none" w:sz="0" w:space="0" w:color="auto"/>
            <w:left w:val="none" w:sz="0" w:space="0" w:color="auto"/>
            <w:bottom w:val="none" w:sz="0" w:space="0" w:color="auto"/>
            <w:right w:val="none" w:sz="0" w:space="0" w:color="auto"/>
          </w:divBdr>
        </w:div>
      </w:divsChild>
    </w:div>
    <w:div w:id="949750462">
      <w:bodyDiv w:val="1"/>
      <w:marLeft w:val="0"/>
      <w:marRight w:val="0"/>
      <w:marTop w:val="0"/>
      <w:marBottom w:val="0"/>
      <w:divBdr>
        <w:top w:val="none" w:sz="0" w:space="0" w:color="auto"/>
        <w:left w:val="none" w:sz="0" w:space="0" w:color="auto"/>
        <w:bottom w:val="none" w:sz="0" w:space="0" w:color="auto"/>
        <w:right w:val="none" w:sz="0" w:space="0" w:color="auto"/>
      </w:divBdr>
    </w:div>
    <w:div w:id="950211607">
      <w:bodyDiv w:val="1"/>
      <w:marLeft w:val="0"/>
      <w:marRight w:val="0"/>
      <w:marTop w:val="0"/>
      <w:marBottom w:val="0"/>
      <w:divBdr>
        <w:top w:val="none" w:sz="0" w:space="0" w:color="auto"/>
        <w:left w:val="none" w:sz="0" w:space="0" w:color="auto"/>
        <w:bottom w:val="none" w:sz="0" w:space="0" w:color="auto"/>
        <w:right w:val="none" w:sz="0" w:space="0" w:color="auto"/>
      </w:divBdr>
    </w:div>
    <w:div w:id="951474107">
      <w:bodyDiv w:val="1"/>
      <w:marLeft w:val="0"/>
      <w:marRight w:val="0"/>
      <w:marTop w:val="0"/>
      <w:marBottom w:val="0"/>
      <w:divBdr>
        <w:top w:val="none" w:sz="0" w:space="0" w:color="auto"/>
        <w:left w:val="none" w:sz="0" w:space="0" w:color="auto"/>
        <w:bottom w:val="none" w:sz="0" w:space="0" w:color="auto"/>
        <w:right w:val="none" w:sz="0" w:space="0" w:color="auto"/>
      </w:divBdr>
    </w:div>
    <w:div w:id="952177017">
      <w:bodyDiv w:val="1"/>
      <w:marLeft w:val="0"/>
      <w:marRight w:val="0"/>
      <w:marTop w:val="0"/>
      <w:marBottom w:val="0"/>
      <w:divBdr>
        <w:top w:val="none" w:sz="0" w:space="0" w:color="auto"/>
        <w:left w:val="none" w:sz="0" w:space="0" w:color="auto"/>
        <w:bottom w:val="none" w:sz="0" w:space="0" w:color="auto"/>
        <w:right w:val="none" w:sz="0" w:space="0" w:color="auto"/>
      </w:divBdr>
    </w:div>
    <w:div w:id="952201368">
      <w:bodyDiv w:val="1"/>
      <w:marLeft w:val="0"/>
      <w:marRight w:val="0"/>
      <w:marTop w:val="0"/>
      <w:marBottom w:val="0"/>
      <w:divBdr>
        <w:top w:val="none" w:sz="0" w:space="0" w:color="auto"/>
        <w:left w:val="none" w:sz="0" w:space="0" w:color="auto"/>
        <w:bottom w:val="none" w:sz="0" w:space="0" w:color="auto"/>
        <w:right w:val="none" w:sz="0" w:space="0" w:color="auto"/>
      </w:divBdr>
    </w:div>
    <w:div w:id="952400838">
      <w:bodyDiv w:val="1"/>
      <w:marLeft w:val="0"/>
      <w:marRight w:val="0"/>
      <w:marTop w:val="0"/>
      <w:marBottom w:val="0"/>
      <w:divBdr>
        <w:top w:val="none" w:sz="0" w:space="0" w:color="auto"/>
        <w:left w:val="none" w:sz="0" w:space="0" w:color="auto"/>
        <w:bottom w:val="none" w:sz="0" w:space="0" w:color="auto"/>
        <w:right w:val="none" w:sz="0" w:space="0" w:color="auto"/>
      </w:divBdr>
    </w:div>
    <w:div w:id="952830383">
      <w:bodyDiv w:val="1"/>
      <w:marLeft w:val="0"/>
      <w:marRight w:val="0"/>
      <w:marTop w:val="0"/>
      <w:marBottom w:val="0"/>
      <w:divBdr>
        <w:top w:val="none" w:sz="0" w:space="0" w:color="auto"/>
        <w:left w:val="none" w:sz="0" w:space="0" w:color="auto"/>
        <w:bottom w:val="none" w:sz="0" w:space="0" w:color="auto"/>
        <w:right w:val="none" w:sz="0" w:space="0" w:color="auto"/>
      </w:divBdr>
      <w:divsChild>
        <w:div w:id="542252611">
          <w:marLeft w:val="547"/>
          <w:marRight w:val="0"/>
          <w:marTop w:val="154"/>
          <w:marBottom w:val="0"/>
          <w:divBdr>
            <w:top w:val="none" w:sz="0" w:space="0" w:color="auto"/>
            <w:left w:val="none" w:sz="0" w:space="0" w:color="auto"/>
            <w:bottom w:val="none" w:sz="0" w:space="0" w:color="auto"/>
            <w:right w:val="none" w:sz="0" w:space="0" w:color="auto"/>
          </w:divBdr>
        </w:div>
        <w:div w:id="1455252439">
          <w:marLeft w:val="547"/>
          <w:marRight w:val="0"/>
          <w:marTop w:val="154"/>
          <w:marBottom w:val="0"/>
          <w:divBdr>
            <w:top w:val="none" w:sz="0" w:space="0" w:color="auto"/>
            <w:left w:val="none" w:sz="0" w:space="0" w:color="auto"/>
            <w:bottom w:val="none" w:sz="0" w:space="0" w:color="auto"/>
            <w:right w:val="none" w:sz="0" w:space="0" w:color="auto"/>
          </w:divBdr>
        </w:div>
        <w:div w:id="1525053323">
          <w:marLeft w:val="547"/>
          <w:marRight w:val="0"/>
          <w:marTop w:val="154"/>
          <w:marBottom w:val="0"/>
          <w:divBdr>
            <w:top w:val="none" w:sz="0" w:space="0" w:color="auto"/>
            <w:left w:val="none" w:sz="0" w:space="0" w:color="auto"/>
            <w:bottom w:val="none" w:sz="0" w:space="0" w:color="auto"/>
            <w:right w:val="none" w:sz="0" w:space="0" w:color="auto"/>
          </w:divBdr>
        </w:div>
      </w:divsChild>
    </w:div>
    <w:div w:id="952902161">
      <w:bodyDiv w:val="1"/>
      <w:marLeft w:val="0"/>
      <w:marRight w:val="0"/>
      <w:marTop w:val="0"/>
      <w:marBottom w:val="0"/>
      <w:divBdr>
        <w:top w:val="none" w:sz="0" w:space="0" w:color="auto"/>
        <w:left w:val="none" w:sz="0" w:space="0" w:color="auto"/>
        <w:bottom w:val="none" w:sz="0" w:space="0" w:color="auto"/>
        <w:right w:val="none" w:sz="0" w:space="0" w:color="auto"/>
      </w:divBdr>
      <w:divsChild>
        <w:div w:id="157884923">
          <w:marLeft w:val="0"/>
          <w:marRight w:val="0"/>
          <w:marTop w:val="0"/>
          <w:marBottom w:val="0"/>
          <w:divBdr>
            <w:top w:val="none" w:sz="0" w:space="0" w:color="auto"/>
            <w:left w:val="none" w:sz="0" w:space="0" w:color="auto"/>
            <w:bottom w:val="none" w:sz="0" w:space="0" w:color="auto"/>
            <w:right w:val="none" w:sz="0" w:space="0" w:color="auto"/>
          </w:divBdr>
          <w:divsChild>
            <w:div w:id="994410462">
              <w:marLeft w:val="0"/>
              <w:marRight w:val="0"/>
              <w:marTop w:val="0"/>
              <w:marBottom w:val="0"/>
              <w:divBdr>
                <w:top w:val="none" w:sz="0" w:space="0" w:color="auto"/>
                <w:left w:val="none" w:sz="0" w:space="0" w:color="auto"/>
                <w:bottom w:val="none" w:sz="0" w:space="0" w:color="auto"/>
                <w:right w:val="none" w:sz="0" w:space="0" w:color="auto"/>
              </w:divBdr>
            </w:div>
            <w:div w:id="197355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06897">
      <w:bodyDiv w:val="1"/>
      <w:marLeft w:val="0"/>
      <w:marRight w:val="0"/>
      <w:marTop w:val="0"/>
      <w:marBottom w:val="0"/>
      <w:divBdr>
        <w:top w:val="none" w:sz="0" w:space="0" w:color="auto"/>
        <w:left w:val="none" w:sz="0" w:space="0" w:color="auto"/>
        <w:bottom w:val="none" w:sz="0" w:space="0" w:color="auto"/>
        <w:right w:val="none" w:sz="0" w:space="0" w:color="auto"/>
      </w:divBdr>
    </w:div>
    <w:div w:id="954555521">
      <w:bodyDiv w:val="1"/>
      <w:marLeft w:val="0"/>
      <w:marRight w:val="0"/>
      <w:marTop w:val="0"/>
      <w:marBottom w:val="0"/>
      <w:divBdr>
        <w:top w:val="none" w:sz="0" w:space="0" w:color="auto"/>
        <w:left w:val="none" w:sz="0" w:space="0" w:color="auto"/>
        <w:bottom w:val="none" w:sz="0" w:space="0" w:color="auto"/>
        <w:right w:val="none" w:sz="0" w:space="0" w:color="auto"/>
      </w:divBdr>
    </w:div>
    <w:div w:id="955719729">
      <w:bodyDiv w:val="1"/>
      <w:marLeft w:val="0"/>
      <w:marRight w:val="0"/>
      <w:marTop w:val="0"/>
      <w:marBottom w:val="0"/>
      <w:divBdr>
        <w:top w:val="none" w:sz="0" w:space="0" w:color="auto"/>
        <w:left w:val="none" w:sz="0" w:space="0" w:color="auto"/>
        <w:bottom w:val="none" w:sz="0" w:space="0" w:color="auto"/>
        <w:right w:val="none" w:sz="0" w:space="0" w:color="auto"/>
      </w:divBdr>
    </w:div>
    <w:div w:id="956065642">
      <w:bodyDiv w:val="1"/>
      <w:marLeft w:val="0"/>
      <w:marRight w:val="0"/>
      <w:marTop w:val="0"/>
      <w:marBottom w:val="0"/>
      <w:divBdr>
        <w:top w:val="none" w:sz="0" w:space="0" w:color="auto"/>
        <w:left w:val="none" w:sz="0" w:space="0" w:color="auto"/>
        <w:bottom w:val="none" w:sz="0" w:space="0" w:color="auto"/>
        <w:right w:val="none" w:sz="0" w:space="0" w:color="auto"/>
      </w:divBdr>
    </w:div>
    <w:div w:id="956066213">
      <w:bodyDiv w:val="1"/>
      <w:marLeft w:val="0"/>
      <w:marRight w:val="0"/>
      <w:marTop w:val="0"/>
      <w:marBottom w:val="0"/>
      <w:divBdr>
        <w:top w:val="none" w:sz="0" w:space="0" w:color="auto"/>
        <w:left w:val="none" w:sz="0" w:space="0" w:color="auto"/>
        <w:bottom w:val="none" w:sz="0" w:space="0" w:color="auto"/>
        <w:right w:val="none" w:sz="0" w:space="0" w:color="auto"/>
      </w:divBdr>
    </w:div>
    <w:div w:id="956646275">
      <w:bodyDiv w:val="1"/>
      <w:marLeft w:val="0"/>
      <w:marRight w:val="0"/>
      <w:marTop w:val="0"/>
      <w:marBottom w:val="0"/>
      <w:divBdr>
        <w:top w:val="none" w:sz="0" w:space="0" w:color="auto"/>
        <w:left w:val="none" w:sz="0" w:space="0" w:color="auto"/>
        <w:bottom w:val="none" w:sz="0" w:space="0" w:color="auto"/>
        <w:right w:val="none" w:sz="0" w:space="0" w:color="auto"/>
      </w:divBdr>
    </w:div>
    <w:div w:id="956788365">
      <w:bodyDiv w:val="1"/>
      <w:marLeft w:val="0"/>
      <w:marRight w:val="0"/>
      <w:marTop w:val="0"/>
      <w:marBottom w:val="0"/>
      <w:divBdr>
        <w:top w:val="none" w:sz="0" w:space="0" w:color="auto"/>
        <w:left w:val="none" w:sz="0" w:space="0" w:color="auto"/>
        <w:bottom w:val="none" w:sz="0" w:space="0" w:color="auto"/>
        <w:right w:val="none" w:sz="0" w:space="0" w:color="auto"/>
      </w:divBdr>
      <w:divsChild>
        <w:div w:id="1989356345">
          <w:marLeft w:val="0"/>
          <w:marRight w:val="0"/>
          <w:marTop w:val="0"/>
          <w:marBottom w:val="0"/>
          <w:divBdr>
            <w:top w:val="none" w:sz="0" w:space="0" w:color="auto"/>
            <w:left w:val="none" w:sz="0" w:space="0" w:color="auto"/>
            <w:bottom w:val="none" w:sz="0" w:space="0" w:color="auto"/>
            <w:right w:val="none" w:sz="0" w:space="0" w:color="auto"/>
          </w:divBdr>
          <w:divsChild>
            <w:div w:id="503204632">
              <w:marLeft w:val="0"/>
              <w:marRight w:val="0"/>
              <w:marTop w:val="0"/>
              <w:marBottom w:val="0"/>
              <w:divBdr>
                <w:top w:val="none" w:sz="0" w:space="0" w:color="auto"/>
                <w:left w:val="none" w:sz="0" w:space="0" w:color="auto"/>
                <w:bottom w:val="none" w:sz="0" w:space="0" w:color="auto"/>
                <w:right w:val="none" w:sz="0" w:space="0" w:color="auto"/>
              </w:divBdr>
            </w:div>
            <w:div w:id="808519702">
              <w:marLeft w:val="0"/>
              <w:marRight w:val="0"/>
              <w:marTop w:val="0"/>
              <w:marBottom w:val="0"/>
              <w:divBdr>
                <w:top w:val="none" w:sz="0" w:space="0" w:color="auto"/>
                <w:left w:val="none" w:sz="0" w:space="0" w:color="auto"/>
                <w:bottom w:val="none" w:sz="0" w:space="0" w:color="auto"/>
                <w:right w:val="none" w:sz="0" w:space="0" w:color="auto"/>
              </w:divBdr>
            </w:div>
            <w:div w:id="1027298338">
              <w:marLeft w:val="0"/>
              <w:marRight w:val="0"/>
              <w:marTop w:val="0"/>
              <w:marBottom w:val="0"/>
              <w:divBdr>
                <w:top w:val="none" w:sz="0" w:space="0" w:color="auto"/>
                <w:left w:val="none" w:sz="0" w:space="0" w:color="auto"/>
                <w:bottom w:val="none" w:sz="0" w:space="0" w:color="auto"/>
                <w:right w:val="none" w:sz="0" w:space="0" w:color="auto"/>
              </w:divBdr>
            </w:div>
            <w:div w:id="1236940157">
              <w:marLeft w:val="0"/>
              <w:marRight w:val="0"/>
              <w:marTop w:val="0"/>
              <w:marBottom w:val="0"/>
              <w:divBdr>
                <w:top w:val="none" w:sz="0" w:space="0" w:color="auto"/>
                <w:left w:val="none" w:sz="0" w:space="0" w:color="auto"/>
                <w:bottom w:val="none" w:sz="0" w:space="0" w:color="auto"/>
                <w:right w:val="none" w:sz="0" w:space="0" w:color="auto"/>
              </w:divBdr>
            </w:div>
            <w:div w:id="193019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88771">
      <w:bodyDiv w:val="1"/>
      <w:marLeft w:val="0"/>
      <w:marRight w:val="0"/>
      <w:marTop w:val="0"/>
      <w:marBottom w:val="0"/>
      <w:divBdr>
        <w:top w:val="none" w:sz="0" w:space="0" w:color="auto"/>
        <w:left w:val="none" w:sz="0" w:space="0" w:color="auto"/>
        <w:bottom w:val="none" w:sz="0" w:space="0" w:color="auto"/>
        <w:right w:val="none" w:sz="0" w:space="0" w:color="auto"/>
      </w:divBdr>
    </w:div>
    <w:div w:id="957563612">
      <w:bodyDiv w:val="1"/>
      <w:marLeft w:val="0"/>
      <w:marRight w:val="0"/>
      <w:marTop w:val="0"/>
      <w:marBottom w:val="0"/>
      <w:divBdr>
        <w:top w:val="none" w:sz="0" w:space="0" w:color="auto"/>
        <w:left w:val="none" w:sz="0" w:space="0" w:color="auto"/>
        <w:bottom w:val="none" w:sz="0" w:space="0" w:color="auto"/>
        <w:right w:val="none" w:sz="0" w:space="0" w:color="auto"/>
      </w:divBdr>
    </w:div>
    <w:div w:id="958410354">
      <w:bodyDiv w:val="1"/>
      <w:marLeft w:val="0"/>
      <w:marRight w:val="0"/>
      <w:marTop w:val="0"/>
      <w:marBottom w:val="0"/>
      <w:divBdr>
        <w:top w:val="none" w:sz="0" w:space="0" w:color="auto"/>
        <w:left w:val="none" w:sz="0" w:space="0" w:color="auto"/>
        <w:bottom w:val="none" w:sz="0" w:space="0" w:color="auto"/>
        <w:right w:val="none" w:sz="0" w:space="0" w:color="auto"/>
      </w:divBdr>
    </w:div>
    <w:div w:id="958923932">
      <w:bodyDiv w:val="1"/>
      <w:marLeft w:val="0"/>
      <w:marRight w:val="0"/>
      <w:marTop w:val="0"/>
      <w:marBottom w:val="0"/>
      <w:divBdr>
        <w:top w:val="none" w:sz="0" w:space="0" w:color="auto"/>
        <w:left w:val="none" w:sz="0" w:space="0" w:color="auto"/>
        <w:bottom w:val="none" w:sz="0" w:space="0" w:color="auto"/>
        <w:right w:val="none" w:sz="0" w:space="0" w:color="auto"/>
      </w:divBdr>
      <w:divsChild>
        <w:div w:id="222568943">
          <w:marLeft w:val="1166"/>
          <w:marRight w:val="0"/>
          <w:marTop w:val="96"/>
          <w:marBottom w:val="0"/>
          <w:divBdr>
            <w:top w:val="none" w:sz="0" w:space="0" w:color="auto"/>
            <w:left w:val="none" w:sz="0" w:space="0" w:color="auto"/>
            <w:bottom w:val="none" w:sz="0" w:space="0" w:color="auto"/>
            <w:right w:val="none" w:sz="0" w:space="0" w:color="auto"/>
          </w:divBdr>
        </w:div>
        <w:div w:id="228228040">
          <w:marLeft w:val="1166"/>
          <w:marRight w:val="0"/>
          <w:marTop w:val="96"/>
          <w:marBottom w:val="0"/>
          <w:divBdr>
            <w:top w:val="none" w:sz="0" w:space="0" w:color="auto"/>
            <w:left w:val="none" w:sz="0" w:space="0" w:color="auto"/>
            <w:bottom w:val="none" w:sz="0" w:space="0" w:color="auto"/>
            <w:right w:val="none" w:sz="0" w:space="0" w:color="auto"/>
          </w:divBdr>
        </w:div>
        <w:div w:id="228463931">
          <w:marLeft w:val="1800"/>
          <w:marRight w:val="0"/>
          <w:marTop w:val="77"/>
          <w:marBottom w:val="0"/>
          <w:divBdr>
            <w:top w:val="none" w:sz="0" w:space="0" w:color="auto"/>
            <w:left w:val="none" w:sz="0" w:space="0" w:color="auto"/>
            <w:bottom w:val="none" w:sz="0" w:space="0" w:color="auto"/>
            <w:right w:val="none" w:sz="0" w:space="0" w:color="auto"/>
          </w:divBdr>
        </w:div>
        <w:div w:id="383217641">
          <w:marLeft w:val="547"/>
          <w:marRight w:val="0"/>
          <w:marTop w:val="115"/>
          <w:marBottom w:val="0"/>
          <w:divBdr>
            <w:top w:val="none" w:sz="0" w:space="0" w:color="auto"/>
            <w:left w:val="none" w:sz="0" w:space="0" w:color="auto"/>
            <w:bottom w:val="none" w:sz="0" w:space="0" w:color="auto"/>
            <w:right w:val="none" w:sz="0" w:space="0" w:color="auto"/>
          </w:divBdr>
        </w:div>
        <w:div w:id="725027981">
          <w:marLeft w:val="1800"/>
          <w:marRight w:val="0"/>
          <w:marTop w:val="77"/>
          <w:marBottom w:val="0"/>
          <w:divBdr>
            <w:top w:val="none" w:sz="0" w:space="0" w:color="auto"/>
            <w:left w:val="none" w:sz="0" w:space="0" w:color="auto"/>
            <w:bottom w:val="none" w:sz="0" w:space="0" w:color="auto"/>
            <w:right w:val="none" w:sz="0" w:space="0" w:color="auto"/>
          </w:divBdr>
        </w:div>
        <w:div w:id="1416433405">
          <w:marLeft w:val="547"/>
          <w:marRight w:val="0"/>
          <w:marTop w:val="115"/>
          <w:marBottom w:val="0"/>
          <w:divBdr>
            <w:top w:val="none" w:sz="0" w:space="0" w:color="auto"/>
            <w:left w:val="none" w:sz="0" w:space="0" w:color="auto"/>
            <w:bottom w:val="none" w:sz="0" w:space="0" w:color="auto"/>
            <w:right w:val="none" w:sz="0" w:space="0" w:color="auto"/>
          </w:divBdr>
        </w:div>
        <w:div w:id="1501584789">
          <w:marLeft w:val="1800"/>
          <w:marRight w:val="0"/>
          <w:marTop w:val="77"/>
          <w:marBottom w:val="0"/>
          <w:divBdr>
            <w:top w:val="none" w:sz="0" w:space="0" w:color="auto"/>
            <w:left w:val="none" w:sz="0" w:space="0" w:color="auto"/>
            <w:bottom w:val="none" w:sz="0" w:space="0" w:color="auto"/>
            <w:right w:val="none" w:sz="0" w:space="0" w:color="auto"/>
          </w:divBdr>
        </w:div>
        <w:div w:id="1589652989">
          <w:marLeft w:val="1800"/>
          <w:marRight w:val="0"/>
          <w:marTop w:val="77"/>
          <w:marBottom w:val="0"/>
          <w:divBdr>
            <w:top w:val="none" w:sz="0" w:space="0" w:color="auto"/>
            <w:left w:val="none" w:sz="0" w:space="0" w:color="auto"/>
            <w:bottom w:val="none" w:sz="0" w:space="0" w:color="auto"/>
            <w:right w:val="none" w:sz="0" w:space="0" w:color="auto"/>
          </w:divBdr>
        </w:div>
        <w:div w:id="1655062095">
          <w:marLeft w:val="1800"/>
          <w:marRight w:val="0"/>
          <w:marTop w:val="77"/>
          <w:marBottom w:val="0"/>
          <w:divBdr>
            <w:top w:val="none" w:sz="0" w:space="0" w:color="auto"/>
            <w:left w:val="none" w:sz="0" w:space="0" w:color="auto"/>
            <w:bottom w:val="none" w:sz="0" w:space="0" w:color="auto"/>
            <w:right w:val="none" w:sz="0" w:space="0" w:color="auto"/>
          </w:divBdr>
        </w:div>
        <w:div w:id="1703243735">
          <w:marLeft w:val="1800"/>
          <w:marRight w:val="0"/>
          <w:marTop w:val="77"/>
          <w:marBottom w:val="0"/>
          <w:divBdr>
            <w:top w:val="none" w:sz="0" w:space="0" w:color="auto"/>
            <w:left w:val="none" w:sz="0" w:space="0" w:color="auto"/>
            <w:bottom w:val="none" w:sz="0" w:space="0" w:color="auto"/>
            <w:right w:val="none" w:sz="0" w:space="0" w:color="auto"/>
          </w:divBdr>
        </w:div>
      </w:divsChild>
    </w:div>
    <w:div w:id="959268110">
      <w:bodyDiv w:val="1"/>
      <w:marLeft w:val="0"/>
      <w:marRight w:val="0"/>
      <w:marTop w:val="0"/>
      <w:marBottom w:val="0"/>
      <w:divBdr>
        <w:top w:val="none" w:sz="0" w:space="0" w:color="auto"/>
        <w:left w:val="none" w:sz="0" w:space="0" w:color="auto"/>
        <w:bottom w:val="none" w:sz="0" w:space="0" w:color="auto"/>
        <w:right w:val="none" w:sz="0" w:space="0" w:color="auto"/>
      </w:divBdr>
    </w:div>
    <w:div w:id="959530605">
      <w:bodyDiv w:val="1"/>
      <w:marLeft w:val="0"/>
      <w:marRight w:val="0"/>
      <w:marTop w:val="0"/>
      <w:marBottom w:val="0"/>
      <w:divBdr>
        <w:top w:val="none" w:sz="0" w:space="0" w:color="auto"/>
        <w:left w:val="none" w:sz="0" w:space="0" w:color="auto"/>
        <w:bottom w:val="none" w:sz="0" w:space="0" w:color="auto"/>
        <w:right w:val="none" w:sz="0" w:space="0" w:color="auto"/>
      </w:divBdr>
    </w:div>
    <w:div w:id="959921971">
      <w:bodyDiv w:val="1"/>
      <w:marLeft w:val="0"/>
      <w:marRight w:val="0"/>
      <w:marTop w:val="0"/>
      <w:marBottom w:val="0"/>
      <w:divBdr>
        <w:top w:val="none" w:sz="0" w:space="0" w:color="auto"/>
        <w:left w:val="none" w:sz="0" w:space="0" w:color="auto"/>
        <w:bottom w:val="none" w:sz="0" w:space="0" w:color="auto"/>
        <w:right w:val="none" w:sz="0" w:space="0" w:color="auto"/>
      </w:divBdr>
    </w:div>
    <w:div w:id="961224961">
      <w:bodyDiv w:val="1"/>
      <w:marLeft w:val="0"/>
      <w:marRight w:val="0"/>
      <w:marTop w:val="0"/>
      <w:marBottom w:val="0"/>
      <w:divBdr>
        <w:top w:val="none" w:sz="0" w:space="0" w:color="auto"/>
        <w:left w:val="none" w:sz="0" w:space="0" w:color="auto"/>
        <w:bottom w:val="none" w:sz="0" w:space="0" w:color="auto"/>
        <w:right w:val="none" w:sz="0" w:space="0" w:color="auto"/>
      </w:divBdr>
    </w:div>
    <w:div w:id="962154978">
      <w:bodyDiv w:val="1"/>
      <w:marLeft w:val="0"/>
      <w:marRight w:val="0"/>
      <w:marTop w:val="0"/>
      <w:marBottom w:val="0"/>
      <w:divBdr>
        <w:top w:val="none" w:sz="0" w:space="0" w:color="auto"/>
        <w:left w:val="none" w:sz="0" w:space="0" w:color="auto"/>
        <w:bottom w:val="none" w:sz="0" w:space="0" w:color="auto"/>
        <w:right w:val="none" w:sz="0" w:space="0" w:color="auto"/>
      </w:divBdr>
    </w:div>
    <w:div w:id="962997591">
      <w:bodyDiv w:val="1"/>
      <w:marLeft w:val="0"/>
      <w:marRight w:val="0"/>
      <w:marTop w:val="0"/>
      <w:marBottom w:val="0"/>
      <w:divBdr>
        <w:top w:val="none" w:sz="0" w:space="0" w:color="auto"/>
        <w:left w:val="none" w:sz="0" w:space="0" w:color="auto"/>
        <w:bottom w:val="none" w:sz="0" w:space="0" w:color="auto"/>
        <w:right w:val="none" w:sz="0" w:space="0" w:color="auto"/>
      </w:divBdr>
    </w:div>
    <w:div w:id="963266257">
      <w:bodyDiv w:val="1"/>
      <w:marLeft w:val="0"/>
      <w:marRight w:val="0"/>
      <w:marTop w:val="0"/>
      <w:marBottom w:val="0"/>
      <w:divBdr>
        <w:top w:val="none" w:sz="0" w:space="0" w:color="auto"/>
        <w:left w:val="none" w:sz="0" w:space="0" w:color="auto"/>
        <w:bottom w:val="none" w:sz="0" w:space="0" w:color="auto"/>
        <w:right w:val="none" w:sz="0" w:space="0" w:color="auto"/>
      </w:divBdr>
    </w:div>
    <w:div w:id="963271677">
      <w:bodyDiv w:val="1"/>
      <w:marLeft w:val="0"/>
      <w:marRight w:val="0"/>
      <w:marTop w:val="0"/>
      <w:marBottom w:val="0"/>
      <w:divBdr>
        <w:top w:val="none" w:sz="0" w:space="0" w:color="auto"/>
        <w:left w:val="none" w:sz="0" w:space="0" w:color="auto"/>
        <w:bottom w:val="none" w:sz="0" w:space="0" w:color="auto"/>
        <w:right w:val="none" w:sz="0" w:space="0" w:color="auto"/>
      </w:divBdr>
    </w:div>
    <w:div w:id="963851083">
      <w:bodyDiv w:val="1"/>
      <w:marLeft w:val="0"/>
      <w:marRight w:val="0"/>
      <w:marTop w:val="0"/>
      <w:marBottom w:val="0"/>
      <w:divBdr>
        <w:top w:val="none" w:sz="0" w:space="0" w:color="auto"/>
        <w:left w:val="none" w:sz="0" w:space="0" w:color="auto"/>
        <w:bottom w:val="none" w:sz="0" w:space="0" w:color="auto"/>
        <w:right w:val="none" w:sz="0" w:space="0" w:color="auto"/>
      </w:divBdr>
    </w:div>
    <w:div w:id="963924327">
      <w:bodyDiv w:val="1"/>
      <w:marLeft w:val="0"/>
      <w:marRight w:val="0"/>
      <w:marTop w:val="0"/>
      <w:marBottom w:val="0"/>
      <w:divBdr>
        <w:top w:val="none" w:sz="0" w:space="0" w:color="auto"/>
        <w:left w:val="none" w:sz="0" w:space="0" w:color="auto"/>
        <w:bottom w:val="none" w:sz="0" w:space="0" w:color="auto"/>
        <w:right w:val="none" w:sz="0" w:space="0" w:color="auto"/>
      </w:divBdr>
      <w:divsChild>
        <w:div w:id="8334491">
          <w:marLeft w:val="547"/>
          <w:marRight w:val="0"/>
          <w:marTop w:val="154"/>
          <w:marBottom w:val="0"/>
          <w:divBdr>
            <w:top w:val="none" w:sz="0" w:space="0" w:color="auto"/>
            <w:left w:val="none" w:sz="0" w:space="0" w:color="auto"/>
            <w:bottom w:val="none" w:sz="0" w:space="0" w:color="auto"/>
            <w:right w:val="none" w:sz="0" w:space="0" w:color="auto"/>
          </w:divBdr>
        </w:div>
      </w:divsChild>
    </w:div>
    <w:div w:id="964386557">
      <w:bodyDiv w:val="1"/>
      <w:marLeft w:val="0"/>
      <w:marRight w:val="0"/>
      <w:marTop w:val="0"/>
      <w:marBottom w:val="0"/>
      <w:divBdr>
        <w:top w:val="none" w:sz="0" w:space="0" w:color="auto"/>
        <w:left w:val="none" w:sz="0" w:space="0" w:color="auto"/>
        <w:bottom w:val="none" w:sz="0" w:space="0" w:color="auto"/>
        <w:right w:val="none" w:sz="0" w:space="0" w:color="auto"/>
      </w:divBdr>
    </w:div>
    <w:div w:id="965819072">
      <w:bodyDiv w:val="1"/>
      <w:marLeft w:val="0"/>
      <w:marRight w:val="0"/>
      <w:marTop w:val="0"/>
      <w:marBottom w:val="0"/>
      <w:divBdr>
        <w:top w:val="none" w:sz="0" w:space="0" w:color="auto"/>
        <w:left w:val="none" w:sz="0" w:space="0" w:color="auto"/>
        <w:bottom w:val="none" w:sz="0" w:space="0" w:color="auto"/>
        <w:right w:val="none" w:sz="0" w:space="0" w:color="auto"/>
      </w:divBdr>
      <w:divsChild>
        <w:div w:id="72706220">
          <w:marLeft w:val="547"/>
          <w:marRight w:val="0"/>
          <w:marTop w:val="115"/>
          <w:marBottom w:val="0"/>
          <w:divBdr>
            <w:top w:val="none" w:sz="0" w:space="0" w:color="auto"/>
            <w:left w:val="none" w:sz="0" w:space="0" w:color="auto"/>
            <w:bottom w:val="none" w:sz="0" w:space="0" w:color="auto"/>
            <w:right w:val="none" w:sz="0" w:space="0" w:color="auto"/>
          </w:divBdr>
        </w:div>
        <w:div w:id="510918806">
          <w:marLeft w:val="547"/>
          <w:marRight w:val="0"/>
          <w:marTop w:val="115"/>
          <w:marBottom w:val="0"/>
          <w:divBdr>
            <w:top w:val="none" w:sz="0" w:space="0" w:color="auto"/>
            <w:left w:val="none" w:sz="0" w:space="0" w:color="auto"/>
            <w:bottom w:val="none" w:sz="0" w:space="0" w:color="auto"/>
            <w:right w:val="none" w:sz="0" w:space="0" w:color="auto"/>
          </w:divBdr>
        </w:div>
        <w:div w:id="870266871">
          <w:marLeft w:val="1166"/>
          <w:marRight w:val="0"/>
          <w:marTop w:val="96"/>
          <w:marBottom w:val="0"/>
          <w:divBdr>
            <w:top w:val="none" w:sz="0" w:space="0" w:color="auto"/>
            <w:left w:val="none" w:sz="0" w:space="0" w:color="auto"/>
            <w:bottom w:val="none" w:sz="0" w:space="0" w:color="auto"/>
            <w:right w:val="none" w:sz="0" w:space="0" w:color="auto"/>
          </w:divBdr>
        </w:div>
        <w:div w:id="963389885">
          <w:marLeft w:val="1166"/>
          <w:marRight w:val="0"/>
          <w:marTop w:val="96"/>
          <w:marBottom w:val="0"/>
          <w:divBdr>
            <w:top w:val="none" w:sz="0" w:space="0" w:color="auto"/>
            <w:left w:val="none" w:sz="0" w:space="0" w:color="auto"/>
            <w:bottom w:val="none" w:sz="0" w:space="0" w:color="auto"/>
            <w:right w:val="none" w:sz="0" w:space="0" w:color="auto"/>
          </w:divBdr>
        </w:div>
        <w:div w:id="1261454514">
          <w:marLeft w:val="1166"/>
          <w:marRight w:val="0"/>
          <w:marTop w:val="96"/>
          <w:marBottom w:val="0"/>
          <w:divBdr>
            <w:top w:val="none" w:sz="0" w:space="0" w:color="auto"/>
            <w:left w:val="none" w:sz="0" w:space="0" w:color="auto"/>
            <w:bottom w:val="none" w:sz="0" w:space="0" w:color="auto"/>
            <w:right w:val="none" w:sz="0" w:space="0" w:color="auto"/>
          </w:divBdr>
        </w:div>
        <w:div w:id="1488475848">
          <w:marLeft w:val="1800"/>
          <w:marRight w:val="0"/>
          <w:marTop w:val="86"/>
          <w:marBottom w:val="0"/>
          <w:divBdr>
            <w:top w:val="none" w:sz="0" w:space="0" w:color="auto"/>
            <w:left w:val="none" w:sz="0" w:space="0" w:color="auto"/>
            <w:bottom w:val="none" w:sz="0" w:space="0" w:color="auto"/>
            <w:right w:val="none" w:sz="0" w:space="0" w:color="auto"/>
          </w:divBdr>
        </w:div>
        <w:div w:id="1635793634">
          <w:marLeft w:val="1166"/>
          <w:marRight w:val="0"/>
          <w:marTop w:val="96"/>
          <w:marBottom w:val="0"/>
          <w:divBdr>
            <w:top w:val="none" w:sz="0" w:space="0" w:color="auto"/>
            <w:left w:val="none" w:sz="0" w:space="0" w:color="auto"/>
            <w:bottom w:val="none" w:sz="0" w:space="0" w:color="auto"/>
            <w:right w:val="none" w:sz="0" w:space="0" w:color="auto"/>
          </w:divBdr>
        </w:div>
        <w:div w:id="1710060119">
          <w:marLeft w:val="1166"/>
          <w:marRight w:val="0"/>
          <w:marTop w:val="96"/>
          <w:marBottom w:val="0"/>
          <w:divBdr>
            <w:top w:val="none" w:sz="0" w:space="0" w:color="auto"/>
            <w:left w:val="none" w:sz="0" w:space="0" w:color="auto"/>
            <w:bottom w:val="none" w:sz="0" w:space="0" w:color="auto"/>
            <w:right w:val="none" w:sz="0" w:space="0" w:color="auto"/>
          </w:divBdr>
        </w:div>
        <w:div w:id="1834450300">
          <w:marLeft w:val="1166"/>
          <w:marRight w:val="0"/>
          <w:marTop w:val="96"/>
          <w:marBottom w:val="0"/>
          <w:divBdr>
            <w:top w:val="none" w:sz="0" w:space="0" w:color="auto"/>
            <w:left w:val="none" w:sz="0" w:space="0" w:color="auto"/>
            <w:bottom w:val="none" w:sz="0" w:space="0" w:color="auto"/>
            <w:right w:val="none" w:sz="0" w:space="0" w:color="auto"/>
          </w:divBdr>
        </w:div>
        <w:div w:id="1984308220">
          <w:marLeft w:val="1166"/>
          <w:marRight w:val="0"/>
          <w:marTop w:val="96"/>
          <w:marBottom w:val="0"/>
          <w:divBdr>
            <w:top w:val="none" w:sz="0" w:space="0" w:color="auto"/>
            <w:left w:val="none" w:sz="0" w:space="0" w:color="auto"/>
            <w:bottom w:val="none" w:sz="0" w:space="0" w:color="auto"/>
            <w:right w:val="none" w:sz="0" w:space="0" w:color="auto"/>
          </w:divBdr>
        </w:div>
        <w:div w:id="2106922938">
          <w:marLeft w:val="1166"/>
          <w:marRight w:val="0"/>
          <w:marTop w:val="96"/>
          <w:marBottom w:val="0"/>
          <w:divBdr>
            <w:top w:val="none" w:sz="0" w:space="0" w:color="auto"/>
            <w:left w:val="none" w:sz="0" w:space="0" w:color="auto"/>
            <w:bottom w:val="none" w:sz="0" w:space="0" w:color="auto"/>
            <w:right w:val="none" w:sz="0" w:space="0" w:color="auto"/>
          </w:divBdr>
        </w:div>
      </w:divsChild>
    </w:div>
    <w:div w:id="965892034">
      <w:bodyDiv w:val="1"/>
      <w:marLeft w:val="0"/>
      <w:marRight w:val="0"/>
      <w:marTop w:val="0"/>
      <w:marBottom w:val="0"/>
      <w:divBdr>
        <w:top w:val="none" w:sz="0" w:space="0" w:color="auto"/>
        <w:left w:val="none" w:sz="0" w:space="0" w:color="auto"/>
        <w:bottom w:val="none" w:sz="0" w:space="0" w:color="auto"/>
        <w:right w:val="none" w:sz="0" w:space="0" w:color="auto"/>
      </w:divBdr>
    </w:div>
    <w:div w:id="966081387">
      <w:bodyDiv w:val="1"/>
      <w:marLeft w:val="0"/>
      <w:marRight w:val="0"/>
      <w:marTop w:val="0"/>
      <w:marBottom w:val="0"/>
      <w:divBdr>
        <w:top w:val="none" w:sz="0" w:space="0" w:color="auto"/>
        <w:left w:val="none" w:sz="0" w:space="0" w:color="auto"/>
        <w:bottom w:val="none" w:sz="0" w:space="0" w:color="auto"/>
        <w:right w:val="none" w:sz="0" w:space="0" w:color="auto"/>
      </w:divBdr>
    </w:div>
    <w:div w:id="966088189">
      <w:bodyDiv w:val="1"/>
      <w:marLeft w:val="0"/>
      <w:marRight w:val="0"/>
      <w:marTop w:val="0"/>
      <w:marBottom w:val="0"/>
      <w:divBdr>
        <w:top w:val="none" w:sz="0" w:space="0" w:color="auto"/>
        <w:left w:val="none" w:sz="0" w:space="0" w:color="auto"/>
        <w:bottom w:val="none" w:sz="0" w:space="0" w:color="auto"/>
        <w:right w:val="none" w:sz="0" w:space="0" w:color="auto"/>
      </w:divBdr>
    </w:div>
    <w:div w:id="967079459">
      <w:bodyDiv w:val="1"/>
      <w:marLeft w:val="0"/>
      <w:marRight w:val="0"/>
      <w:marTop w:val="0"/>
      <w:marBottom w:val="0"/>
      <w:divBdr>
        <w:top w:val="none" w:sz="0" w:space="0" w:color="auto"/>
        <w:left w:val="none" w:sz="0" w:space="0" w:color="auto"/>
        <w:bottom w:val="none" w:sz="0" w:space="0" w:color="auto"/>
        <w:right w:val="none" w:sz="0" w:space="0" w:color="auto"/>
      </w:divBdr>
      <w:divsChild>
        <w:div w:id="27528635">
          <w:marLeft w:val="1800"/>
          <w:marRight w:val="0"/>
          <w:marTop w:val="77"/>
          <w:marBottom w:val="0"/>
          <w:divBdr>
            <w:top w:val="none" w:sz="0" w:space="0" w:color="auto"/>
            <w:left w:val="none" w:sz="0" w:space="0" w:color="auto"/>
            <w:bottom w:val="none" w:sz="0" w:space="0" w:color="auto"/>
            <w:right w:val="none" w:sz="0" w:space="0" w:color="auto"/>
          </w:divBdr>
        </w:div>
        <w:div w:id="124274454">
          <w:marLeft w:val="1800"/>
          <w:marRight w:val="0"/>
          <w:marTop w:val="77"/>
          <w:marBottom w:val="0"/>
          <w:divBdr>
            <w:top w:val="none" w:sz="0" w:space="0" w:color="auto"/>
            <w:left w:val="none" w:sz="0" w:space="0" w:color="auto"/>
            <w:bottom w:val="none" w:sz="0" w:space="0" w:color="auto"/>
            <w:right w:val="none" w:sz="0" w:space="0" w:color="auto"/>
          </w:divBdr>
        </w:div>
        <w:div w:id="842553353">
          <w:marLeft w:val="1166"/>
          <w:marRight w:val="0"/>
          <w:marTop w:val="96"/>
          <w:marBottom w:val="0"/>
          <w:divBdr>
            <w:top w:val="none" w:sz="0" w:space="0" w:color="auto"/>
            <w:left w:val="none" w:sz="0" w:space="0" w:color="auto"/>
            <w:bottom w:val="none" w:sz="0" w:space="0" w:color="auto"/>
            <w:right w:val="none" w:sz="0" w:space="0" w:color="auto"/>
          </w:divBdr>
        </w:div>
        <w:div w:id="1575504889">
          <w:marLeft w:val="547"/>
          <w:marRight w:val="0"/>
          <w:marTop w:val="115"/>
          <w:marBottom w:val="0"/>
          <w:divBdr>
            <w:top w:val="none" w:sz="0" w:space="0" w:color="auto"/>
            <w:left w:val="none" w:sz="0" w:space="0" w:color="auto"/>
            <w:bottom w:val="none" w:sz="0" w:space="0" w:color="auto"/>
            <w:right w:val="none" w:sz="0" w:space="0" w:color="auto"/>
          </w:divBdr>
        </w:div>
        <w:div w:id="1622029068">
          <w:marLeft w:val="1800"/>
          <w:marRight w:val="0"/>
          <w:marTop w:val="77"/>
          <w:marBottom w:val="0"/>
          <w:divBdr>
            <w:top w:val="none" w:sz="0" w:space="0" w:color="auto"/>
            <w:left w:val="none" w:sz="0" w:space="0" w:color="auto"/>
            <w:bottom w:val="none" w:sz="0" w:space="0" w:color="auto"/>
            <w:right w:val="none" w:sz="0" w:space="0" w:color="auto"/>
          </w:divBdr>
        </w:div>
        <w:div w:id="2046101773">
          <w:marLeft w:val="1166"/>
          <w:marRight w:val="0"/>
          <w:marTop w:val="96"/>
          <w:marBottom w:val="0"/>
          <w:divBdr>
            <w:top w:val="none" w:sz="0" w:space="0" w:color="auto"/>
            <w:left w:val="none" w:sz="0" w:space="0" w:color="auto"/>
            <w:bottom w:val="none" w:sz="0" w:space="0" w:color="auto"/>
            <w:right w:val="none" w:sz="0" w:space="0" w:color="auto"/>
          </w:divBdr>
        </w:div>
        <w:div w:id="2142772357">
          <w:marLeft w:val="1166"/>
          <w:marRight w:val="0"/>
          <w:marTop w:val="96"/>
          <w:marBottom w:val="0"/>
          <w:divBdr>
            <w:top w:val="none" w:sz="0" w:space="0" w:color="auto"/>
            <w:left w:val="none" w:sz="0" w:space="0" w:color="auto"/>
            <w:bottom w:val="none" w:sz="0" w:space="0" w:color="auto"/>
            <w:right w:val="none" w:sz="0" w:space="0" w:color="auto"/>
          </w:divBdr>
        </w:div>
      </w:divsChild>
    </w:div>
    <w:div w:id="967466945">
      <w:bodyDiv w:val="1"/>
      <w:marLeft w:val="0"/>
      <w:marRight w:val="0"/>
      <w:marTop w:val="0"/>
      <w:marBottom w:val="0"/>
      <w:divBdr>
        <w:top w:val="none" w:sz="0" w:space="0" w:color="auto"/>
        <w:left w:val="none" w:sz="0" w:space="0" w:color="auto"/>
        <w:bottom w:val="none" w:sz="0" w:space="0" w:color="auto"/>
        <w:right w:val="none" w:sz="0" w:space="0" w:color="auto"/>
      </w:divBdr>
      <w:divsChild>
        <w:div w:id="8070512">
          <w:marLeft w:val="547"/>
          <w:marRight w:val="0"/>
          <w:marTop w:val="134"/>
          <w:marBottom w:val="0"/>
          <w:divBdr>
            <w:top w:val="none" w:sz="0" w:space="0" w:color="auto"/>
            <w:left w:val="none" w:sz="0" w:space="0" w:color="auto"/>
            <w:bottom w:val="none" w:sz="0" w:space="0" w:color="auto"/>
            <w:right w:val="none" w:sz="0" w:space="0" w:color="auto"/>
          </w:divBdr>
        </w:div>
      </w:divsChild>
    </w:div>
    <w:div w:id="967468874">
      <w:bodyDiv w:val="1"/>
      <w:marLeft w:val="0"/>
      <w:marRight w:val="0"/>
      <w:marTop w:val="0"/>
      <w:marBottom w:val="0"/>
      <w:divBdr>
        <w:top w:val="none" w:sz="0" w:space="0" w:color="auto"/>
        <w:left w:val="none" w:sz="0" w:space="0" w:color="auto"/>
        <w:bottom w:val="none" w:sz="0" w:space="0" w:color="auto"/>
        <w:right w:val="none" w:sz="0" w:space="0" w:color="auto"/>
      </w:divBdr>
    </w:div>
    <w:div w:id="967859222">
      <w:bodyDiv w:val="1"/>
      <w:marLeft w:val="0"/>
      <w:marRight w:val="0"/>
      <w:marTop w:val="0"/>
      <w:marBottom w:val="0"/>
      <w:divBdr>
        <w:top w:val="none" w:sz="0" w:space="0" w:color="auto"/>
        <w:left w:val="none" w:sz="0" w:space="0" w:color="auto"/>
        <w:bottom w:val="none" w:sz="0" w:space="0" w:color="auto"/>
        <w:right w:val="none" w:sz="0" w:space="0" w:color="auto"/>
      </w:divBdr>
    </w:div>
    <w:div w:id="970020412">
      <w:bodyDiv w:val="1"/>
      <w:marLeft w:val="0"/>
      <w:marRight w:val="0"/>
      <w:marTop w:val="0"/>
      <w:marBottom w:val="0"/>
      <w:divBdr>
        <w:top w:val="none" w:sz="0" w:space="0" w:color="auto"/>
        <w:left w:val="none" w:sz="0" w:space="0" w:color="auto"/>
        <w:bottom w:val="none" w:sz="0" w:space="0" w:color="auto"/>
        <w:right w:val="none" w:sz="0" w:space="0" w:color="auto"/>
      </w:divBdr>
    </w:div>
    <w:div w:id="970792457">
      <w:bodyDiv w:val="1"/>
      <w:marLeft w:val="0"/>
      <w:marRight w:val="0"/>
      <w:marTop w:val="0"/>
      <w:marBottom w:val="0"/>
      <w:divBdr>
        <w:top w:val="none" w:sz="0" w:space="0" w:color="auto"/>
        <w:left w:val="none" w:sz="0" w:space="0" w:color="auto"/>
        <w:bottom w:val="none" w:sz="0" w:space="0" w:color="auto"/>
        <w:right w:val="none" w:sz="0" w:space="0" w:color="auto"/>
      </w:divBdr>
    </w:div>
    <w:div w:id="972446260">
      <w:bodyDiv w:val="1"/>
      <w:marLeft w:val="0"/>
      <w:marRight w:val="0"/>
      <w:marTop w:val="0"/>
      <w:marBottom w:val="0"/>
      <w:divBdr>
        <w:top w:val="none" w:sz="0" w:space="0" w:color="auto"/>
        <w:left w:val="none" w:sz="0" w:space="0" w:color="auto"/>
        <w:bottom w:val="none" w:sz="0" w:space="0" w:color="auto"/>
        <w:right w:val="none" w:sz="0" w:space="0" w:color="auto"/>
      </w:divBdr>
    </w:div>
    <w:div w:id="973220527">
      <w:bodyDiv w:val="1"/>
      <w:marLeft w:val="0"/>
      <w:marRight w:val="0"/>
      <w:marTop w:val="0"/>
      <w:marBottom w:val="0"/>
      <w:divBdr>
        <w:top w:val="none" w:sz="0" w:space="0" w:color="auto"/>
        <w:left w:val="none" w:sz="0" w:space="0" w:color="auto"/>
        <w:bottom w:val="none" w:sz="0" w:space="0" w:color="auto"/>
        <w:right w:val="none" w:sz="0" w:space="0" w:color="auto"/>
      </w:divBdr>
    </w:div>
    <w:div w:id="974022780">
      <w:bodyDiv w:val="1"/>
      <w:marLeft w:val="0"/>
      <w:marRight w:val="0"/>
      <w:marTop w:val="0"/>
      <w:marBottom w:val="0"/>
      <w:divBdr>
        <w:top w:val="none" w:sz="0" w:space="0" w:color="auto"/>
        <w:left w:val="none" w:sz="0" w:space="0" w:color="auto"/>
        <w:bottom w:val="none" w:sz="0" w:space="0" w:color="auto"/>
        <w:right w:val="none" w:sz="0" w:space="0" w:color="auto"/>
      </w:divBdr>
    </w:div>
    <w:div w:id="975254853">
      <w:bodyDiv w:val="1"/>
      <w:marLeft w:val="0"/>
      <w:marRight w:val="0"/>
      <w:marTop w:val="0"/>
      <w:marBottom w:val="0"/>
      <w:divBdr>
        <w:top w:val="none" w:sz="0" w:space="0" w:color="auto"/>
        <w:left w:val="none" w:sz="0" w:space="0" w:color="auto"/>
        <w:bottom w:val="none" w:sz="0" w:space="0" w:color="auto"/>
        <w:right w:val="none" w:sz="0" w:space="0" w:color="auto"/>
      </w:divBdr>
      <w:divsChild>
        <w:div w:id="79915398">
          <w:marLeft w:val="1166"/>
          <w:marRight w:val="0"/>
          <w:marTop w:val="86"/>
          <w:marBottom w:val="0"/>
          <w:divBdr>
            <w:top w:val="none" w:sz="0" w:space="0" w:color="auto"/>
            <w:left w:val="none" w:sz="0" w:space="0" w:color="auto"/>
            <w:bottom w:val="none" w:sz="0" w:space="0" w:color="auto"/>
            <w:right w:val="none" w:sz="0" w:space="0" w:color="auto"/>
          </w:divBdr>
        </w:div>
        <w:div w:id="298340457">
          <w:marLeft w:val="1166"/>
          <w:marRight w:val="0"/>
          <w:marTop w:val="86"/>
          <w:marBottom w:val="0"/>
          <w:divBdr>
            <w:top w:val="none" w:sz="0" w:space="0" w:color="auto"/>
            <w:left w:val="none" w:sz="0" w:space="0" w:color="auto"/>
            <w:bottom w:val="none" w:sz="0" w:space="0" w:color="auto"/>
            <w:right w:val="none" w:sz="0" w:space="0" w:color="auto"/>
          </w:divBdr>
        </w:div>
        <w:div w:id="516890517">
          <w:marLeft w:val="1166"/>
          <w:marRight w:val="0"/>
          <w:marTop w:val="86"/>
          <w:marBottom w:val="0"/>
          <w:divBdr>
            <w:top w:val="none" w:sz="0" w:space="0" w:color="auto"/>
            <w:left w:val="none" w:sz="0" w:space="0" w:color="auto"/>
            <w:bottom w:val="none" w:sz="0" w:space="0" w:color="auto"/>
            <w:right w:val="none" w:sz="0" w:space="0" w:color="auto"/>
          </w:divBdr>
        </w:div>
        <w:div w:id="682170317">
          <w:marLeft w:val="547"/>
          <w:marRight w:val="0"/>
          <w:marTop w:val="96"/>
          <w:marBottom w:val="0"/>
          <w:divBdr>
            <w:top w:val="none" w:sz="0" w:space="0" w:color="auto"/>
            <w:left w:val="none" w:sz="0" w:space="0" w:color="auto"/>
            <w:bottom w:val="none" w:sz="0" w:space="0" w:color="auto"/>
            <w:right w:val="none" w:sz="0" w:space="0" w:color="auto"/>
          </w:divBdr>
        </w:div>
        <w:div w:id="886453419">
          <w:marLeft w:val="1166"/>
          <w:marRight w:val="0"/>
          <w:marTop w:val="86"/>
          <w:marBottom w:val="0"/>
          <w:divBdr>
            <w:top w:val="none" w:sz="0" w:space="0" w:color="auto"/>
            <w:left w:val="none" w:sz="0" w:space="0" w:color="auto"/>
            <w:bottom w:val="none" w:sz="0" w:space="0" w:color="auto"/>
            <w:right w:val="none" w:sz="0" w:space="0" w:color="auto"/>
          </w:divBdr>
        </w:div>
        <w:div w:id="1011571092">
          <w:marLeft w:val="1166"/>
          <w:marRight w:val="0"/>
          <w:marTop w:val="86"/>
          <w:marBottom w:val="0"/>
          <w:divBdr>
            <w:top w:val="none" w:sz="0" w:space="0" w:color="auto"/>
            <w:left w:val="none" w:sz="0" w:space="0" w:color="auto"/>
            <w:bottom w:val="none" w:sz="0" w:space="0" w:color="auto"/>
            <w:right w:val="none" w:sz="0" w:space="0" w:color="auto"/>
          </w:divBdr>
        </w:div>
        <w:div w:id="1456753508">
          <w:marLeft w:val="1166"/>
          <w:marRight w:val="0"/>
          <w:marTop w:val="86"/>
          <w:marBottom w:val="0"/>
          <w:divBdr>
            <w:top w:val="none" w:sz="0" w:space="0" w:color="auto"/>
            <w:left w:val="none" w:sz="0" w:space="0" w:color="auto"/>
            <w:bottom w:val="none" w:sz="0" w:space="0" w:color="auto"/>
            <w:right w:val="none" w:sz="0" w:space="0" w:color="auto"/>
          </w:divBdr>
        </w:div>
        <w:div w:id="1721898489">
          <w:marLeft w:val="1800"/>
          <w:marRight w:val="0"/>
          <w:marTop w:val="86"/>
          <w:marBottom w:val="0"/>
          <w:divBdr>
            <w:top w:val="none" w:sz="0" w:space="0" w:color="auto"/>
            <w:left w:val="none" w:sz="0" w:space="0" w:color="auto"/>
            <w:bottom w:val="none" w:sz="0" w:space="0" w:color="auto"/>
            <w:right w:val="none" w:sz="0" w:space="0" w:color="auto"/>
          </w:divBdr>
        </w:div>
        <w:div w:id="1914050446">
          <w:marLeft w:val="1166"/>
          <w:marRight w:val="0"/>
          <w:marTop w:val="86"/>
          <w:marBottom w:val="0"/>
          <w:divBdr>
            <w:top w:val="none" w:sz="0" w:space="0" w:color="auto"/>
            <w:left w:val="none" w:sz="0" w:space="0" w:color="auto"/>
            <w:bottom w:val="none" w:sz="0" w:space="0" w:color="auto"/>
            <w:right w:val="none" w:sz="0" w:space="0" w:color="auto"/>
          </w:divBdr>
        </w:div>
        <w:div w:id="1916279382">
          <w:marLeft w:val="1166"/>
          <w:marRight w:val="0"/>
          <w:marTop w:val="86"/>
          <w:marBottom w:val="0"/>
          <w:divBdr>
            <w:top w:val="none" w:sz="0" w:space="0" w:color="auto"/>
            <w:left w:val="none" w:sz="0" w:space="0" w:color="auto"/>
            <w:bottom w:val="none" w:sz="0" w:space="0" w:color="auto"/>
            <w:right w:val="none" w:sz="0" w:space="0" w:color="auto"/>
          </w:divBdr>
        </w:div>
        <w:div w:id="1916284783">
          <w:marLeft w:val="1166"/>
          <w:marRight w:val="0"/>
          <w:marTop w:val="86"/>
          <w:marBottom w:val="0"/>
          <w:divBdr>
            <w:top w:val="none" w:sz="0" w:space="0" w:color="auto"/>
            <w:left w:val="none" w:sz="0" w:space="0" w:color="auto"/>
            <w:bottom w:val="none" w:sz="0" w:space="0" w:color="auto"/>
            <w:right w:val="none" w:sz="0" w:space="0" w:color="auto"/>
          </w:divBdr>
        </w:div>
        <w:div w:id="1934632057">
          <w:marLeft w:val="1166"/>
          <w:marRight w:val="0"/>
          <w:marTop w:val="86"/>
          <w:marBottom w:val="0"/>
          <w:divBdr>
            <w:top w:val="none" w:sz="0" w:space="0" w:color="auto"/>
            <w:left w:val="none" w:sz="0" w:space="0" w:color="auto"/>
            <w:bottom w:val="none" w:sz="0" w:space="0" w:color="auto"/>
            <w:right w:val="none" w:sz="0" w:space="0" w:color="auto"/>
          </w:divBdr>
        </w:div>
        <w:div w:id="2096437049">
          <w:marLeft w:val="547"/>
          <w:marRight w:val="0"/>
          <w:marTop w:val="96"/>
          <w:marBottom w:val="0"/>
          <w:divBdr>
            <w:top w:val="none" w:sz="0" w:space="0" w:color="auto"/>
            <w:left w:val="none" w:sz="0" w:space="0" w:color="auto"/>
            <w:bottom w:val="none" w:sz="0" w:space="0" w:color="auto"/>
            <w:right w:val="none" w:sz="0" w:space="0" w:color="auto"/>
          </w:divBdr>
        </w:div>
        <w:div w:id="2143041137">
          <w:marLeft w:val="547"/>
          <w:marRight w:val="0"/>
          <w:marTop w:val="96"/>
          <w:marBottom w:val="0"/>
          <w:divBdr>
            <w:top w:val="none" w:sz="0" w:space="0" w:color="auto"/>
            <w:left w:val="none" w:sz="0" w:space="0" w:color="auto"/>
            <w:bottom w:val="none" w:sz="0" w:space="0" w:color="auto"/>
            <w:right w:val="none" w:sz="0" w:space="0" w:color="auto"/>
          </w:divBdr>
        </w:div>
      </w:divsChild>
    </w:div>
    <w:div w:id="975644669">
      <w:bodyDiv w:val="1"/>
      <w:marLeft w:val="0"/>
      <w:marRight w:val="0"/>
      <w:marTop w:val="0"/>
      <w:marBottom w:val="0"/>
      <w:divBdr>
        <w:top w:val="none" w:sz="0" w:space="0" w:color="auto"/>
        <w:left w:val="none" w:sz="0" w:space="0" w:color="auto"/>
        <w:bottom w:val="none" w:sz="0" w:space="0" w:color="auto"/>
        <w:right w:val="none" w:sz="0" w:space="0" w:color="auto"/>
      </w:divBdr>
    </w:div>
    <w:div w:id="975793221">
      <w:bodyDiv w:val="1"/>
      <w:marLeft w:val="0"/>
      <w:marRight w:val="0"/>
      <w:marTop w:val="0"/>
      <w:marBottom w:val="0"/>
      <w:divBdr>
        <w:top w:val="none" w:sz="0" w:space="0" w:color="auto"/>
        <w:left w:val="none" w:sz="0" w:space="0" w:color="auto"/>
        <w:bottom w:val="none" w:sz="0" w:space="0" w:color="auto"/>
        <w:right w:val="none" w:sz="0" w:space="0" w:color="auto"/>
      </w:divBdr>
    </w:div>
    <w:div w:id="976180837">
      <w:bodyDiv w:val="1"/>
      <w:marLeft w:val="0"/>
      <w:marRight w:val="0"/>
      <w:marTop w:val="0"/>
      <w:marBottom w:val="0"/>
      <w:divBdr>
        <w:top w:val="none" w:sz="0" w:space="0" w:color="auto"/>
        <w:left w:val="none" w:sz="0" w:space="0" w:color="auto"/>
        <w:bottom w:val="none" w:sz="0" w:space="0" w:color="auto"/>
        <w:right w:val="none" w:sz="0" w:space="0" w:color="auto"/>
      </w:divBdr>
    </w:div>
    <w:div w:id="979842739">
      <w:bodyDiv w:val="1"/>
      <w:marLeft w:val="0"/>
      <w:marRight w:val="0"/>
      <w:marTop w:val="0"/>
      <w:marBottom w:val="0"/>
      <w:divBdr>
        <w:top w:val="none" w:sz="0" w:space="0" w:color="auto"/>
        <w:left w:val="none" w:sz="0" w:space="0" w:color="auto"/>
        <w:bottom w:val="none" w:sz="0" w:space="0" w:color="auto"/>
        <w:right w:val="none" w:sz="0" w:space="0" w:color="auto"/>
      </w:divBdr>
    </w:div>
    <w:div w:id="980117807">
      <w:bodyDiv w:val="1"/>
      <w:marLeft w:val="0"/>
      <w:marRight w:val="0"/>
      <w:marTop w:val="0"/>
      <w:marBottom w:val="0"/>
      <w:divBdr>
        <w:top w:val="none" w:sz="0" w:space="0" w:color="auto"/>
        <w:left w:val="none" w:sz="0" w:space="0" w:color="auto"/>
        <w:bottom w:val="none" w:sz="0" w:space="0" w:color="auto"/>
        <w:right w:val="none" w:sz="0" w:space="0" w:color="auto"/>
      </w:divBdr>
    </w:div>
    <w:div w:id="980619733">
      <w:bodyDiv w:val="1"/>
      <w:marLeft w:val="0"/>
      <w:marRight w:val="0"/>
      <w:marTop w:val="0"/>
      <w:marBottom w:val="0"/>
      <w:divBdr>
        <w:top w:val="none" w:sz="0" w:space="0" w:color="auto"/>
        <w:left w:val="none" w:sz="0" w:space="0" w:color="auto"/>
        <w:bottom w:val="none" w:sz="0" w:space="0" w:color="auto"/>
        <w:right w:val="none" w:sz="0" w:space="0" w:color="auto"/>
      </w:divBdr>
    </w:div>
    <w:div w:id="980814266">
      <w:bodyDiv w:val="1"/>
      <w:marLeft w:val="0"/>
      <w:marRight w:val="0"/>
      <w:marTop w:val="0"/>
      <w:marBottom w:val="0"/>
      <w:divBdr>
        <w:top w:val="none" w:sz="0" w:space="0" w:color="auto"/>
        <w:left w:val="none" w:sz="0" w:space="0" w:color="auto"/>
        <w:bottom w:val="none" w:sz="0" w:space="0" w:color="auto"/>
        <w:right w:val="none" w:sz="0" w:space="0" w:color="auto"/>
      </w:divBdr>
    </w:div>
    <w:div w:id="981348537">
      <w:bodyDiv w:val="1"/>
      <w:marLeft w:val="0"/>
      <w:marRight w:val="0"/>
      <w:marTop w:val="0"/>
      <w:marBottom w:val="0"/>
      <w:divBdr>
        <w:top w:val="none" w:sz="0" w:space="0" w:color="auto"/>
        <w:left w:val="none" w:sz="0" w:space="0" w:color="auto"/>
        <w:bottom w:val="none" w:sz="0" w:space="0" w:color="auto"/>
        <w:right w:val="none" w:sz="0" w:space="0" w:color="auto"/>
      </w:divBdr>
    </w:div>
    <w:div w:id="981932676">
      <w:bodyDiv w:val="1"/>
      <w:marLeft w:val="0"/>
      <w:marRight w:val="0"/>
      <w:marTop w:val="0"/>
      <w:marBottom w:val="0"/>
      <w:divBdr>
        <w:top w:val="none" w:sz="0" w:space="0" w:color="auto"/>
        <w:left w:val="none" w:sz="0" w:space="0" w:color="auto"/>
        <w:bottom w:val="none" w:sz="0" w:space="0" w:color="auto"/>
        <w:right w:val="none" w:sz="0" w:space="0" w:color="auto"/>
      </w:divBdr>
    </w:div>
    <w:div w:id="983773246">
      <w:bodyDiv w:val="1"/>
      <w:marLeft w:val="0"/>
      <w:marRight w:val="0"/>
      <w:marTop w:val="0"/>
      <w:marBottom w:val="0"/>
      <w:divBdr>
        <w:top w:val="none" w:sz="0" w:space="0" w:color="auto"/>
        <w:left w:val="none" w:sz="0" w:space="0" w:color="auto"/>
        <w:bottom w:val="none" w:sz="0" w:space="0" w:color="auto"/>
        <w:right w:val="none" w:sz="0" w:space="0" w:color="auto"/>
      </w:divBdr>
    </w:div>
    <w:div w:id="986516167">
      <w:bodyDiv w:val="1"/>
      <w:marLeft w:val="0"/>
      <w:marRight w:val="0"/>
      <w:marTop w:val="0"/>
      <w:marBottom w:val="0"/>
      <w:divBdr>
        <w:top w:val="none" w:sz="0" w:space="0" w:color="auto"/>
        <w:left w:val="none" w:sz="0" w:space="0" w:color="auto"/>
        <w:bottom w:val="none" w:sz="0" w:space="0" w:color="auto"/>
        <w:right w:val="none" w:sz="0" w:space="0" w:color="auto"/>
      </w:divBdr>
    </w:div>
    <w:div w:id="986663029">
      <w:bodyDiv w:val="1"/>
      <w:marLeft w:val="0"/>
      <w:marRight w:val="0"/>
      <w:marTop w:val="0"/>
      <w:marBottom w:val="0"/>
      <w:divBdr>
        <w:top w:val="none" w:sz="0" w:space="0" w:color="auto"/>
        <w:left w:val="none" w:sz="0" w:space="0" w:color="auto"/>
        <w:bottom w:val="none" w:sz="0" w:space="0" w:color="auto"/>
        <w:right w:val="none" w:sz="0" w:space="0" w:color="auto"/>
      </w:divBdr>
      <w:divsChild>
        <w:div w:id="450248013">
          <w:marLeft w:val="1166"/>
          <w:marRight w:val="0"/>
          <w:marTop w:val="115"/>
          <w:marBottom w:val="0"/>
          <w:divBdr>
            <w:top w:val="none" w:sz="0" w:space="0" w:color="auto"/>
            <w:left w:val="none" w:sz="0" w:space="0" w:color="auto"/>
            <w:bottom w:val="none" w:sz="0" w:space="0" w:color="auto"/>
            <w:right w:val="none" w:sz="0" w:space="0" w:color="auto"/>
          </w:divBdr>
        </w:div>
        <w:div w:id="693767481">
          <w:marLeft w:val="547"/>
          <w:marRight w:val="0"/>
          <w:marTop w:val="154"/>
          <w:marBottom w:val="0"/>
          <w:divBdr>
            <w:top w:val="none" w:sz="0" w:space="0" w:color="auto"/>
            <w:left w:val="none" w:sz="0" w:space="0" w:color="auto"/>
            <w:bottom w:val="none" w:sz="0" w:space="0" w:color="auto"/>
            <w:right w:val="none" w:sz="0" w:space="0" w:color="auto"/>
          </w:divBdr>
        </w:div>
        <w:div w:id="1206680258">
          <w:marLeft w:val="1800"/>
          <w:marRight w:val="0"/>
          <w:marTop w:val="86"/>
          <w:marBottom w:val="0"/>
          <w:divBdr>
            <w:top w:val="none" w:sz="0" w:space="0" w:color="auto"/>
            <w:left w:val="none" w:sz="0" w:space="0" w:color="auto"/>
            <w:bottom w:val="none" w:sz="0" w:space="0" w:color="auto"/>
            <w:right w:val="none" w:sz="0" w:space="0" w:color="auto"/>
          </w:divBdr>
        </w:div>
        <w:div w:id="1747150266">
          <w:marLeft w:val="1166"/>
          <w:marRight w:val="0"/>
          <w:marTop w:val="115"/>
          <w:marBottom w:val="0"/>
          <w:divBdr>
            <w:top w:val="none" w:sz="0" w:space="0" w:color="auto"/>
            <w:left w:val="none" w:sz="0" w:space="0" w:color="auto"/>
            <w:bottom w:val="none" w:sz="0" w:space="0" w:color="auto"/>
            <w:right w:val="none" w:sz="0" w:space="0" w:color="auto"/>
          </w:divBdr>
        </w:div>
        <w:div w:id="2079327129">
          <w:marLeft w:val="547"/>
          <w:marRight w:val="0"/>
          <w:marTop w:val="154"/>
          <w:marBottom w:val="0"/>
          <w:divBdr>
            <w:top w:val="none" w:sz="0" w:space="0" w:color="auto"/>
            <w:left w:val="none" w:sz="0" w:space="0" w:color="auto"/>
            <w:bottom w:val="none" w:sz="0" w:space="0" w:color="auto"/>
            <w:right w:val="none" w:sz="0" w:space="0" w:color="auto"/>
          </w:divBdr>
        </w:div>
      </w:divsChild>
    </w:div>
    <w:div w:id="988092755">
      <w:bodyDiv w:val="1"/>
      <w:marLeft w:val="0"/>
      <w:marRight w:val="0"/>
      <w:marTop w:val="0"/>
      <w:marBottom w:val="0"/>
      <w:divBdr>
        <w:top w:val="none" w:sz="0" w:space="0" w:color="auto"/>
        <w:left w:val="none" w:sz="0" w:space="0" w:color="auto"/>
        <w:bottom w:val="none" w:sz="0" w:space="0" w:color="auto"/>
        <w:right w:val="none" w:sz="0" w:space="0" w:color="auto"/>
      </w:divBdr>
      <w:divsChild>
        <w:div w:id="74010365">
          <w:marLeft w:val="1800"/>
          <w:marRight w:val="0"/>
          <w:marTop w:val="77"/>
          <w:marBottom w:val="0"/>
          <w:divBdr>
            <w:top w:val="none" w:sz="0" w:space="0" w:color="auto"/>
            <w:left w:val="none" w:sz="0" w:space="0" w:color="auto"/>
            <w:bottom w:val="none" w:sz="0" w:space="0" w:color="auto"/>
            <w:right w:val="none" w:sz="0" w:space="0" w:color="auto"/>
          </w:divBdr>
        </w:div>
        <w:div w:id="281378640">
          <w:marLeft w:val="547"/>
          <w:marRight w:val="0"/>
          <w:marTop w:val="115"/>
          <w:marBottom w:val="0"/>
          <w:divBdr>
            <w:top w:val="none" w:sz="0" w:space="0" w:color="auto"/>
            <w:left w:val="none" w:sz="0" w:space="0" w:color="auto"/>
            <w:bottom w:val="none" w:sz="0" w:space="0" w:color="auto"/>
            <w:right w:val="none" w:sz="0" w:space="0" w:color="auto"/>
          </w:divBdr>
        </w:div>
        <w:div w:id="717825804">
          <w:marLeft w:val="1166"/>
          <w:marRight w:val="0"/>
          <w:marTop w:val="96"/>
          <w:marBottom w:val="0"/>
          <w:divBdr>
            <w:top w:val="none" w:sz="0" w:space="0" w:color="auto"/>
            <w:left w:val="none" w:sz="0" w:space="0" w:color="auto"/>
            <w:bottom w:val="none" w:sz="0" w:space="0" w:color="auto"/>
            <w:right w:val="none" w:sz="0" w:space="0" w:color="auto"/>
          </w:divBdr>
        </w:div>
        <w:div w:id="999382739">
          <w:marLeft w:val="2520"/>
          <w:marRight w:val="0"/>
          <w:marTop w:val="67"/>
          <w:marBottom w:val="0"/>
          <w:divBdr>
            <w:top w:val="none" w:sz="0" w:space="0" w:color="auto"/>
            <w:left w:val="none" w:sz="0" w:space="0" w:color="auto"/>
            <w:bottom w:val="none" w:sz="0" w:space="0" w:color="auto"/>
            <w:right w:val="none" w:sz="0" w:space="0" w:color="auto"/>
          </w:divBdr>
        </w:div>
        <w:div w:id="1248734423">
          <w:marLeft w:val="1800"/>
          <w:marRight w:val="0"/>
          <w:marTop w:val="77"/>
          <w:marBottom w:val="0"/>
          <w:divBdr>
            <w:top w:val="none" w:sz="0" w:space="0" w:color="auto"/>
            <w:left w:val="none" w:sz="0" w:space="0" w:color="auto"/>
            <w:bottom w:val="none" w:sz="0" w:space="0" w:color="auto"/>
            <w:right w:val="none" w:sz="0" w:space="0" w:color="auto"/>
          </w:divBdr>
        </w:div>
        <w:div w:id="1422800649">
          <w:marLeft w:val="1166"/>
          <w:marRight w:val="0"/>
          <w:marTop w:val="96"/>
          <w:marBottom w:val="0"/>
          <w:divBdr>
            <w:top w:val="none" w:sz="0" w:space="0" w:color="auto"/>
            <w:left w:val="none" w:sz="0" w:space="0" w:color="auto"/>
            <w:bottom w:val="none" w:sz="0" w:space="0" w:color="auto"/>
            <w:right w:val="none" w:sz="0" w:space="0" w:color="auto"/>
          </w:divBdr>
        </w:div>
        <w:div w:id="1753895592">
          <w:marLeft w:val="3240"/>
          <w:marRight w:val="0"/>
          <w:marTop w:val="58"/>
          <w:marBottom w:val="0"/>
          <w:divBdr>
            <w:top w:val="none" w:sz="0" w:space="0" w:color="auto"/>
            <w:left w:val="none" w:sz="0" w:space="0" w:color="auto"/>
            <w:bottom w:val="none" w:sz="0" w:space="0" w:color="auto"/>
            <w:right w:val="none" w:sz="0" w:space="0" w:color="auto"/>
          </w:divBdr>
        </w:div>
        <w:div w:id="1821187161">
          <w:marLeft w:val="1800"/>
          <w:marRight w:val="0"/>
          <w:marTop w:val="77"/>
          <w:marBottom w:val="0"/>
          <w:divBdr>
            <w:top w:val="none" w:sz="0" w:space="0" w:color="auto"/>
            <w:left w:val="none" w:sz="0" w:space="0" w:color="auto"/>
            <w:bottom w:val="none" w:sz="0" w:space="0" w:color="auto"/>
            <w:right w:val="none" w:sz="0" w:space="0" w:color="auto"/>
          </w:divBdr>
        </w:div>
      </w:divsChild>
    </w:div>
    <w:div w:id="988898330">
      <w:bodyDiv w:val="1"/>
      <w:marLeft w:val="0"/>
      <w:marRight w:val="0"/>
      <w:marTop w:val="0"/>
      <w:marBottom w:val="0"/>
      <w:divBdr>
        <w:top w:val="none" w:sz="0" w:space="0" w:color="auto"/>
        <w:left w:val="none" w:sz="0" w:space="0" w:color="auto"/>
        <w:bottom w:val="none" w:sz="0" w:space="0" w:color="auto"/>
        <w:right w:val="none" w:sz="0" w:space="0" w:color="auto"/>
      </w:divBdr>
    </w:div>
    <w:div w:id="993142650">
      <w:bodyDiv w:val="1"/>
      <w:marLeft w:val="0"/>
      <w:marRight w:val="0"/>
      <w:marTop w:val="0"/>
      <w:marBottom w:val="0"/>
      <w:divBdr>
        <w:top w:val="none" w:sz="0" w:space="0" w:color="auto"/>
        <w:left w:val="none" w:sz="0" w:space="0" w:color="auto"/>
        <w:bottom w:val="none" w:sz="0" w:space="0" w:color="auto"/>
        <w:right w:val="none" w:sz="0" w:space="0" w:color="auto"/>
      </w:divBdr>
    </w:div>
    <w:div w:id="995299737">
      <w:bodyDiv w:val="1"/>
      <w:marLeft w:val="0"/>
      <w:marRight w:val="0"/>
      <w:marTop w:val="0"/>
      <w:marBottom w:val="0"/>
      <w:divBdr>
        <w:top w:val="none" w:sz="0" w:space="0" w:color="auto"/>
        <w:left w:val="none" w:sz="0" w:space="0" w:color="auto"/>
        <w:bottom w:val="none" w:sz="0" w:space="0" w:color="auto"/>
        <w:right w:val="none" w:sz="0" w:space="0" w:color="auto"/>
      </w:divBdr>
    </w:div>
    <w:div w:id="995451176">
      <w:bodyDiv w:val="1"/>
      <w:marLeft w:val="0"/>
      <w:marRight w:val="0"/>
      <w:marTop w:val="0"/>
      <w:marBottom w:val="0"/>
      <w:divBdr>
        <w:top w:val="none" w:sz="0" w:space="0" w:color="auto"/>
        <w:left w:val="none" w:sz="0" w:space="0" w:color="auto"/>
        <w:bottom w:val="none" w:sz="0" w:space="0" w:color="auto"/>
        <w:right w:val="none" w:sz="0" w:space="0" w:color="auto"/>
      </w:divBdr>
    </w:div>
    <w:div w:id="997226201">
      <w:bodyDiv w:val="1"/>
      <w:marLeft w:val="0"/>
      <w:marRight w:val="0"/>
      <w:marTop w:val="0"/>
      <w:marBottom w:val="0"/>
      <w:divBdr>
        <w:top w:val="none" w:sz="0" w:space="0" w:color="auto"/>
        <w:left w:val="none" w:sz="0" w:space="0" w:color="auto"/>
        <w:bottom w:val="none" w:sz="0" w:space="0" w:color="auto"/>
        <w:right w:val="none" w:sz="0" w:space="0" w:color="auto"/>
      </w:divBdr>
      <w:divsChild>
        <w:div w:id="372115585">
          <w:marLeft w:val="1166"/>
          <w:marRight w:val="0"/>
          <w:marTop w:val="134"/>
          <w:marBottom w:val="0"/>
          <w:divBdr>
            <w:top w:val="none" w:sz="0" w:space="0" w:color="auto"/>
            <w:left w:val="none" w:sz="0" w:space="0" w:color="auto"/>
            <w:bottom w:val="none" w:sz="0" w:space="0" w:color="auto"/>
            <w:right w:val="none" w:sz="0" w:space="0" w:color="auto"/>
          </w:divBdr>
        </w:div>
        <w:div w:id="710225073">
          <w:marLeft w:val="1166"/>
          <w:marRight w:val="0"/>
          <w:marTop w:val="134"/>
          <w:marBottom w:val="0"/>
          <w:divBdr>
            <w:top w:val="none" w:sz="0" w:space="0" w:color="auto"/>
            <w:left w:val="none" w:sz="0" w:space="0" w:color="auto"/>
            <w:bottom w:val="none" w:sz="0" w:space="0" w:color="auto"/>
            <w:right w:val="none" w:sz="0" w:space="0" w:color="auto"/>
          </w:divBdr>
        </w:div>
        <w:div w:id="880092556">
          <w:marLeft w:val="547"/>
          <w:marRight w:val="0"/>
          <w:marTop w:val="144"/>
          <w:marBottom w:val="0"/>
          <w:divBdr>
            <w:top w:val="none" w:sz="0" w:space="0" w:color="auto"/>
            <w:left w:val="none" w:sz="0" w:space="0" w:color="auto"/>
            <w:bottom w:val="none" w:sz="0" w:space="0" w:color="auto"/>
            <w:right w:val="none" w:sz="0" w:space="0" w:color="auto"/>
          </w:divBdr>
        </w:div>
        <w:div w:id="1238900688">
          <w:marLeft w:val="1166"/>
          <w:marRight w:val="0"/>
          <w:marTop w:val="134"/>
          <w:marBottom w:val="0"/>
          <w:divBdr>
            <w:top w:val="none" w:sz="0" w:space="0" w:color="auto"/>
            <w:left w:val="none" w:sz="0" w:space="0" w:color="auto"/>
            <w:bottom w:val="none" w:sz="0" w:space="0" w:color="auto"/>
            <w:right w:val="none" w:sz="0" w:space="0" w:color="auto"/>
          </w:divBdr>
        </w:div>
        <w:div w:id="1249003612">
          <w:marLeft w:val="547"/>
          <w:marRight w:val="0"/>
          <w:marTop w:val="144"/>
          <w:marBottom w:val="0"/>
          <w:divBdr>
            <w:top w:val="none" w:sz="0" w:space="0" w:color="auto"/>
            <w:left w:val="none" w:sz="0" w:space="0" w:color="auto"/>
            <w:bottom w:val="none" w:sz="0" w:space="0" w:color="auto"/>
            <w:right w:val="none" w:sz="0" w:space="0" w:color="auto"/>
          </w:divBdr>
        </w:div>
        <w:div w:id="1651013409">
          <w:marLeft w:val="1166"/>
          <w:marRight w:val="0"/>
          <w:marTop w:val="134"/>
          <w:marBottom w:val="0"/>
          <w:divBdr>
            <w:top w:val="none" w:sz="0" w:space="0" w:color="auto"/>
            <w:left w:val="none" w:sz="0" w:space="0" w:color="auto"/>
            <w:bottom w:val="none" w:sz="0" w:space="0" w:color="auto"/>
            <w:right w:val="none" w:sz="0" w:space="0" w:color="auto"/>
          </w:divBdr>
        </w:div>
        <w:div w:id="1888948664">
          <w:marLeft w:val="547"/>
          <w:marRight w:val="0"/>
          <w:marTop w:val="144"/>
          <w:marBottom w:val="0"/>
          <w:divBdr>
            <w:top w:val="none" w:sz="0" w:space="0" w:color="auto"/>
            <w:left w:val="none" w:sz="0" w:space="0" w:color="auto"/>
            <w:bottom w:val="none" w:sz="0" w:space="0" w:color="auto"/>
            <w:right w:val="none" w:sz="0" w:space="0" w:color="auto"/>
          </w:divBdr>
        </w:div>
        <w:div w:id="2067758487">
          <w:marLeft w:val="1166"/>
          <w:marRight w:val="0"/>
          <w:marTop w:val="134"/>
          <w:marBottom w:val="0"/>
          <w:divBdr>
            <w:top w:val="none" w:sz="0" w:space="0" w:color="auto"/>
            <w:left w:val="none" w:sz="0" w:space="0" w:color="auto"/>
            <w:bottom w:val="none" w:sz="0" w:space="0" w:color="auto"/>
            <w:right w:val="none" w:sz="0" w:space="0" w:color="auto"/>
          </w:divBdr>
        </w:div>
      </w:divsChild>
    </w:div>
    <w:div w:id="997341752">
      <w:bodyDiv w:val="1"/>
      <w:marLeft w:val="0"/>
      <w:marRight w:val="0"/>
      <w:marTop w:val="0"/>
      <w:marBottom w:val="0"/>
      <w:divBdr>
        <w:top w:val="none" w:sz="0" w:space="0" w:color="auto"/>
        <w:left w:val="none" w:sz="0" w:space="0" w:color="auto"/>
        <w:bottom w:val="none" w:sz="0" w:space="0" w:color="auto"/>
        <w:right w:val="none" w:sz="0" w:space="0" w:color="auto"/>
      </w:divBdr>
      <w:divsChild>
        <w:div w:id="125128688">
          <w:marLeft w:val="1166"/>
          <w:marRight w:val="0"/>
          <w:marTop w:val="106"/>
          <w:marBottom w:val="0"/>
          <w:divBdr>
            <w:top w:val="none" w:sz="0" w:space="0" w:color="auto"/>
            <w:left w:val="none" w:sz="0" w:space="0" w:color="auto"/>
            <w:bottom w:val="none" w:sz="0" w:space="0" w:color="auto"/>
            <w:right w:val="none" w:sz="0" w:space="0" w:color="auto"/>
          </w:divBdr>
        </w:div>
        <w:div w:id="421221588">
          <w:marLeft w:val="1166"/>
          <w:marRight w:val="0"/>
          <w:marTop w:val="106"/>
          <w:marBottom w:val="0"/>
          <w:divBdr>
            <w:top w:val="none" w:sz="0" w:space="0" w:color="auto"/>
            <w:left w:val="none" w:sz="0" w:space="0" w:color="auto"/>
            <w:bottom w:val="none" w:sz="0" w:space="0" w:color="auto"/>
            <w:right w:val="none" w:sz="0" w:space="0" w:color="auto"/>
          </w:divBdr>
        </w:div>
      </w:divsChild>
    </w:div>
    <w:div w:id="998191716">
      <w:bodyDiv w:val="1"/>
      <w:marLeft w:val="0"/>
      <w:marRight w:val="0"/>
      <w:marTop w:val="0"/>
      <w:marBottom w:val="0"/>
      <w:divBdr>
        <w:top w:val="none" w:sz="0" w:space="0" w:color="auto"/>
        <w:left w:val="none" w:sz="0" w:space="0" w:color="auto"/>
        <w:bottom w:val="none" w:sz="0" w:space="0" w:color="auto"/>
        <w:right w:val="none" w:sz="0" w:space="0" w:color="auto"/>
      </w:divBdr>
    </w:div>
    <w:div w:id="999045825">
      <w:bodyDiv w:val="1"/>
      <w:marLeft w:val="0"/>
      <w:marRight w:val="0"/>
      <w:marTop w:val="0"/>
      <w:marBottom w:val="0"/>
      <w:divBdr>
        <w:top w:val="none" w:sz="0" w:space="0" w:color="auto"/>
        <w:left w:val="none" w:sz="0" w:space="0" w:color="auto"/>
        <w:bottom w:val="none" w:sz="0" w:space="0" w:color="auto"/>
        <w:right w:val="none" w:sz="0" w:space="0" w:color="auto"/>
      </w:divBdr>
    </w:div>
    <w:div w:id="1000278657">
      <w:bodyDiv w:val="1"/>
      <w:marLeft w:val="0"/>
      <w:marRight w:val="0"/>
      <w:marTop w:val="0"/>
      <w:marBottom w:val="0"/>
      <w:divBdr>
        <w:top w:val="none" w:sz="0" w:space="0" w:color="auto"/>
        <w:left w:val="none" w:sz="0" w:space="0" w:color="auto"/>
        <w:bottom w:val="none" w:sz="0" w:space="0" w:color="auto"/>
        <w:right w:val="none" w:sz="0" w:space="0" w:color="auto"/>
      </w:divBdr>
      <w:divsChild>
        <w:div w:id="1660646389">
          <w:marLeft w:val="1800"/>
          <w:marRight w:val="0"/>
          <w:marTop w:val="115"/>
          <w:marBottom w:val="0"/>
          <w:divBdr>
            <w:top w:val="none" w:sz="0" w:space="0" w:color="auto"/>
            <w:left w:val="none" w:sz="0" w:space="0" w:color="auto"/>
            <w:bottom w:val="none" w:sz="0" w:space="0" w:color="auto"/>
            <w:right w:val="none" w:sz="0" w:space="0" w:color="auto"/>
          </w:divBdr>
        </w:div>
        <w:div w:id="1673949720">
          <w:marLeft w:val="1166"/>
          <w:marRight w:val="0"/>
          <w:marTop w:val="134"/>
          <w:marBottom w:val="0"/>
          <w:divBdr>
            <w:top w:val="none" w:sz="0" w:space="0" w:color="auto"/>
            <w:left w:val="none" w:sz="0" w:space="0" w:color="auto"/>
            <w:bottom w:val="none" w:sz="0" w:space="0" w:color="auto"/>
            <w:right w:val="none" w:sz="0" w:space="0" w:color="auto"/>
          </w:divBdr>
        </w:div>
      </w:divsChild>
    </w:div>
    <w:div w:id="1001390644">
      <w:bodyDiv w:val="1"/>
      <w:marLeft w:val="0"/>
      <w:marRight w:val="0"/>
      <w:marTop w:val="0"/>
      <w:marBottom w:val="0"/>
      <w:divBdr>
        <w:top w:val="none" w:sz="0" w:space="0" w:color="auto"/>
        <w:left w:val="none" w:sz="0" w:space="0" w:color="auto"/>
        <w:bottom w:val="none" w:sz="0" w:space="0" w:color="auto"/>
        <w:right w:val="none" w:sz="0" w:space="0" w:color="auto"/>
      </w:divBdr>
      <w:divsChild>
        <w:div w:id="295723990">
          <w:marLeft w:val="547"/>
          <w:marRight w:val="0"/>
          <w:marTop w:val="134"/>
          <w:marBottom w:val="0"/>
          <w:divBdr>
            <w:top w:val="none" w:sz="0" w:space="0" w:color="auto"/>
            <w:left w:val="none" w:sz="0" w:space="0" w:color="auto"/>
            <w:bottom w:val="none" w:sz="0" w:space="0" w:color="auto"/>
            <w:right w:val="none" w:sz="0" w:space="0" w:color="auto"/>
          </w:divBdr>
        </w:div>
        <w:div w:id="862088044">
          <w:marLeft w:val="1166"/>
          <w:marRight w:val="0"/>
          <w:marTop w:val="115"/>
          <w:marBottom w:val="0"/>
          <w:divBdr>
            <w:top w:val="none" w:sz="0" w:space="0" w:color="auto"/>
            <w:left w:val="none" w:sz="0" w:space="0" w:color="auto"/>
            <w:bottom w:val="none" w:sz="0" w:space="0" w:color="auto"/>
            <w:right w:val="none" w:sz="0" w:space="0" w:color="auto"/>
          </w:divBdr>
        </w:div>
        <w:div w:id="923414949">
          <w:marLeft w:val="1166"/>
          <w:marRight w:val="0"/>
          <w:marTop w:val="115"/>
          <w:marBottom w:val="0"/>
          <w:divBdr>
            <w:top w:val="none" w:sz="0" w:space="0" w:color="auto"/>
            <w:left w:val="none" w:sz="0" w:space="0" w:color="auto"/>
            <w:bottom w:val="none" w:sz="0" w:space="0" w:color="auto"/>
            <w:right w:val="none" w:sz="0" w:space="0" w:color="auto"/>
          </w:divBdr>
        </w:div>
        <w:div w:id="1255671881">
          <w:marLeft w:val="1166"/>
          <w:marRight w:val="0"/>
          <w:marTop w:val="115"/>
          <w:marBottom w:val="0"/>
          <w:divBdr>
            <w:top w:val="none" w:sz="0" w:space="0" w:color="auto"/>
            <w:left w:val="none" w:sz="0" w:space="0" w:color="auto"/>
            <w:bottom w:val="none" w:sz="0" w:space="0" w:color="auto"/>
            <w:right w:val="none" w:sz="0" w:space="0" w:color="auto"/>
          </w:divBdr>
        </w:div>
        <w:div w:id="1522281346">
          <w:marLeft w:val="1166"/>
          <w:marRight w:val="0"/>
          <w:marTop w:val="115"/>
          <w:marBottom w:val="0"/>
          <w:divBdr>
            <w:top w:val="none" w:sz="0" w:space="0" w:color="auto"/>
            <w:left w:val="none" w:sz="0" w:space="0" w:color="auto"/>
            <w:bottom w:val="none" w:sz="0" w:space="0" w:color="auto"/>
            <w:right w:val="none" w:sz="0" w:space="0" w:color="auto"/>
          </w:divBdr>
        </w:div>
        <w:div w:id="2016766464">
          <w:marLeft w:val="1166"/>
          <w:marRight w:val="0"/>
          <w:marTop w:val="115"/>
          <w:marBottom w:val="0"/>
          <w:divBdr>
            <w:top w:val="none" w:sz="0" w:space="0" w:color="auto"/>
            <w:left w:val="none" w:sz="0" w:space="0" w:color="auto"/>
            <w:bottom w:val="none" w:sz="0" w:space="0" w:color="auto"/>
            <w:right w:val="none" w:sz="0" w:space="0" w:color="auto"/>
          </w:divBdr>
        </w:div>
        <w:div w:id="2092266987">
          <w:marLeft w:val="1166"/>
          <w:marRight w:val="0"/>
          <w:marTop w:val="115"/>
          <w:marBottom w:val="0"/>
          <w:divBdr>
            <w:top w:val="none" w:sz="0" w:space="0" w:color="auto"/>
            <w:left w:val="none" w:sz="0" w:space="0" w:color="auto"/>
            <w:bottom w:val="none" w:sz="0" w:space="0" w:color="auto"/>
            <w:right w:val="none" w:sz="0" w:space="0" w:color="auto"/>
          </w:divBdr>
        </w:div>
      </w:divsChild>
    </w:div>
    <w:div w:id="1002901680">
      <w:bodyDiv w:val="1"/>
      <w:marLeft w:val="0"/>
      <w:marRight w:val="0"/>
      <w:marTop w:val="0"/>
      <w:marBottom w:val="0"/>
      <w:divBdr>
        <w:top w:val="none" w:sz="0" w:space="0" w:color="auto"/>
        <w:left w:val="none" w:sz="0" w:space="0" w:color="auto"/>
        <w:bottom w:val="none" w:sz="0" w:space="0" w:color="auto"/>
        <w:right w:val="none" w:sz="0" w:space="0" w:color="auto"/>
      </w:divBdr>
    </w:div>
    <w:div w:id="1003321777">
      <w:bodyDiv w:val="1"/>
      <w:marLeft w:val="0"/>
      <w:marRight w:val="0"/>
      <w:marTop w:val="0"/>
      <w:marBottom w:val="0"/>
      <w:divBdr>
        <w:top w:val="none" w:sz="0" w:space="0" w:color="auto"/>
        <w:left w:val="none" w:sz="0" w:space="0" w:color="auto"/>
        <w:bottom w:val="none" w:sz="0" w:space="0" w:color="auto"/>
        <w:right w:val="none" w:sz="0" w:space="0" w:color="auto"/>
      </w:divBdr>
    </w:div>
    <w:div w:id="1004551492">
      <w:bodyDiv w:val="1"/>
      <w:marLeft w:val="0"/>
      <w:marRight w:val="0"/>
      <w:marTop w:val="0"/>
      <w:marBottom w:val="0"/>
      <w:divBdr>
        <w:top w:val="none" w:sz="0" w:space="0" w:color="auto"/>
        <w:left w:val="none" w:sz="0" w:space="0" w:color="auto"/>
        <w:bottom w:val="none" w:sz="0" w:space="0" w:color="auto"/>
        <w:right w:val="none" w:sz="0" w:space="0" w:color="auto"/>
      </w:divBdr>
      <w:divsChild>
        <w:div w:id="128060356">
          <w:marLeft w:val="1166"/>
          <w:marRight w:val="0"/>
          <w:marTop w:val="106"/>
          <w:marBottom w:val="0"/>
          <w:divBdr>
            <w:top w:val="none" w:sz="0" w:space="0" w:color="auto"/>
            <w:left w:val="none" w:sz="0" w:space="0" w:color="auto"/>
            <w:bottom w:val="none" w:sz="0" w:space="0" w:color="auto"/>
            <w:right w:val="none" w:sz="0" w:space="0" w:color="auto"/>
          </w:divBdr>
        </w:div>
        <w:div w:id="1359434262">
          <w:marLeft w:val="1166"/>
          <w:marRight w:val="0"/>
          <w:marTop w:val="106"/>
          <w:marBottom w:val="0"/>
          <w:divBdr>
            <w:top w:val="none" w:sz="0" w:space="0" w:color="auto"/>
            <w:left w:val="none" w:sz="0" w:space="0" w:color="auto"/>
            <w:bottom w:val="none" w:sz="0" w:space="0" w:color="auto"/>
            <w:right w:val="none" w:sz="0" w:space="0" w:color="auto"/>
          </w:divBdr>
        </w:div>
      </w:divsChild>
    </w:div>
    <w:div w:id="1004817102">
      <w:bodyDiv w:val="1"/>
      <w:marLeft w:val="0"/>
      <w:marRight w:val="0"/>
      <w:marTop w:val="0"/>
      <w:marBottom w:val="0"/>
      <w:divBdr>
        <w:top w:val="none" w:sz="0" w:space="0" w:color="auto"/>
        <w:left w:val="none" w:sz="0" w:space="0" w:color="auto"/>
        <w:bottom w:val="none" w:sz="0" w:space="0" w:color="auto"/>
        <w:right w:val="none" w:sz="0" w:space="0" w:color="auto"/>
      </w:divBdr>
    </w:div>
    <w:div w:id="1005665724">
      <w:bodyDiv w:val="1"/>
      <w:marLeft w:val="0"/>
      <w:marRight w:val="0"/>
      <w:marTop w:val="0"/>
      <w:marBottom w:val="0"/>
      <w:divBdr>
        <w:top w:val="none" w:sz="0" w:space="0" w:color="auto"/>
        <w:left w:val="none" w:sz="0" w:space="0" w:color="auto"/>
        <w:bottom w:val="none" w:sz="0" w:space="0" w:color="auto"/>
        <w:right w:val="none" w:sz="0" w:space="0" w:color="auto"/>
      </w:divBdr>
    </w:div>
    <w:div w:id="1005669787">
      <w:bodyDiv w:val="1"/>
      <w:marLeft w:val="0"/>
      <w:marRight w:val="0"/>
      <w:marTop w:val="0"/>
      <w:marBottom w:val="0"/>
      <w:divBdr>
        <w:top w:val="none" w:sz="0" w:space="0" w:color="auto"/>
        <w:left w:val="none" w:sz="0" w:space="0" w:color="auto"/>
        <w:bottom w:val="none" w:sz="0" w:space="0" w:color="auto"/>
        <w:right w:val="none" w:sz="0" w:space="0" w:color="auto"/>
      </w:divBdr>
      <w:divsChild>
        <w:div w:id="73357483">
          <w:marLeft w:val="1166"/>
          <w:marRight w:val="0"/>
          <w:marTop w:val="106"/>
          <w:marBottom w:val="0"/>
          <w:divBdr>
            <w:top w:val="none" w:sz="0" w:space="0" w:color="auto"/>
            <w:left w:val="none" w:sz="0" w:space="0" w:color="auto"/>
            <w:bottom w:val="none" w:sz="0" w:space="0" w:color="auto"/>
            <w:right w:val="none" w:sz="0" w:space="0" w:color="auto"/>
          </w:divBdr>
        </w:div>
        <w:div w:id="417336392">
          <w:marLeft w:val="547"/>
          <w:marRight w:val="0"/>
          <w:marTop w:val="115"/>
          <w:marBottom w:val="0"/>
          <w:divBdr>
            <w:top w:val="none" w:sz="0" w:space="0" w:color="auto"/>
            <w:left w:val="none" w:sz="0" w:space="0" w:color="auto"/>
            <w:bottom w:val="none" w:sz="0" w:space="0" w:color="auto"/>
            <w:right w:val="none" w:sz="0" w:space="0" w:color="auto"/>
          </w:divBdr>
        </w:div>
        <w:div w:id="715012435">
          <w:marLeft w:val="1800"/>
          <w:marRight w:val="0"/>
          <w:marTop w:val="86"/>
          <w:marBottom w:val="0"/>
          <w:divBdr>
            <w:top w:val="none" w:sz="0" w:space="0" w:color="auto"/>
            <w:left w:val="none" w:sz="0" w:space="0" w:color="auto"/>
            <w:bottom w:val="none" w:sz="0" w:space="0" w:color="auto"/>
            <w:right w:val="none" w:sz="0" w:space="0" w:color="auto"/>
          </w:divBdr>
        </w:div>
        <w:div w:id="1035428515">
          <w:marLeft w:val="1800"/>
          <w:marRight w:val="0"/>
          <w:marTop w:val="86"/>
          <w:marBottom w:val="0"/>
          <w:divBdr>
            <w:top w:val="none" w:sz="0" w:space="0" w:color="auto"/>
            <w:left w:val="none" w:sz="0" w:space="0" w:color="auto"/>
            <w:bottom w:val="none" w:sz="0" w:space="0" w:color="auto"/>
            <w:right w:val="none" w:sz="0" w:space="0" w:color="auto"/>
          </w:divBdr>
        </w:div>
        <w:div w:id="1375422997">
          <w:marLeft w:val="1166"/>
          <w:marRight w:val="0"/>
          <w:marTop w:val="106"/>
          <w:marBottom w:val="0"/>
          <w:divBdr>
            <w:top w:val="none" w:sz="0" w:space="0" w:color="auto"/>
            <w:left w:val="none" w:sz="0" w:space="0" w:color="auto"/>
            <w:bottom w:val="none" w:sz="0" w:space="0" w:color="auto"/>
            <w:right w:val="none" w:sz="0" w:space="0" w:color="auto"/>
          </w:divBdr>
        </w:div>
      </w:divsChild>
    </w:div>
    <w:div w:id="1006325357">
      <w:bodyDiv w:val="1"/>
      <w:marLeft w:val="0"/>
      <w:marRight w:val="0"/>
      <w:marTop w:val="0"/>
      <w:marBottom w:val="0"/>
      <w:divBdr>
        <w:top w:val="none" w:sz="0" w:space="0" w:color="auto"/>
        <w:left w:val="none" w:sz="0" w:space="0" w:color="auto"/>
        <w:bottom w:val="none" w:sz="0" w:space="0" w:color="auto"/>
        <w:right w:val="none" w:sz="0" w:space="0" w:color="auto"/>
      </w:divBdr>
      <w:divsChild>
        <w:div w:id="1836918988">
          <w:marLeft w:val="0"/>
          <w:marRight w:val="0"/>
          <w:marTop w:val="0"/>
          <w:marBottom w:val="0"/>
          <w:divBdr>
            <w:top w:val="none" w:sz="0" w:space="0" w:color="auto"/>
            <w:left w:val="none" w:sz="0" w:space="0" w:color="auto"/>
            <w:bottom w:val="none" w:sz="0" w:space="0" w:color="auto"/>
            <w:right w:val="none" w:sz="0" w:space="0" w:color="auto"/>
          </w:divBdr>
          <w:divsChild>
            <w:div w:id="289552504">
              <w:marLeft w:val="0"/>
              <w:marRight w:val="0"/>
              <w:marTop w:val="0"/>
              <w:marBottom w:val="0"/>
              <w:divBdr>
                <w:top w:val="none" w:sz="0" w:space="0" w:color="auto"/>
                <w:left w:val="none" w:sz="0" w:space="0" w:color="auto"/>
                <w:bottom w:val="none" w:sz="0" w:space="0" w:color="auto"/>
                <w:right w:val="none" w:sz="0" w:space="0" w:color="auto"/>
              </w:divBdr>
            </w:div>
            <w:div w:id="953446174">
              <w:marLeft w:val="0"/>
              <w:marRight w:val="0"/>
              <w:marTop w:val="0"/>
              <w:marBottom w:val="0"/>
              <w:divBdr>
                <w:top w:val="none" w:sz="0" w:space="0" w:color="auto"/>
                <w:left w:val="none" w:sz="0" w:space="0" w:color="auto"/>
                <w:bottom w:val="none" w:sz="0" w:space="0" w:color="auto"/>
                <w:right w:val="none" w:sz="0" w:space="0" w:color="auto"/>
              </w:divBdr>
            </w:div>
            <w:div w:id="964967886">
              <w:marLeft w:val="0"/>
              <w:marRight w:val="0"/>
              <w:marTop w:val="0"/>
              <w:marBottom w:val="0"/>
              <w:divBdr>
                <w:top w:val="none" w:sz="0" w:space="0" w:color="auto"/>
                <w:left w:val="none" w:sz="0" w:space="0" w:color="auto"/>
                <w:bottom w:val="none" w:sz="0" w:space="0" w:color="auto"/>
                <w:right w:val="none" w:sz="0" w:space="0" w:color="auto"/>
              </w:divBdr>
            </w:div>
            <w:div w:id="205608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6881">
      <w:bodyDiv w:val="1"/>
      <w:marLeft w:val="0"/>
      <w:marRight w:val="0"/>
      <w:marTop w:val="0"/>
      <w:marBottom w:val="0"/>
      <w:divBdr>
        <w:top w:val="none" w:sz="0" w:space="0" w:color="auto"/>
        <w:left w:val="none" w:sz="0" w:space="0" w:color="auto"/>
        <w:bottom w:val="none" w:sz="0" w:space="0" w:color="auto"/>
        <w:right w:val="none" w:sz="0" w:space="0" w:color="auto"/>
      </w:divBdr>
    </w:div>
    <w:div w:id="1008169713">
      <w:bodyDiv w:val="1"/>
      <w:marLeft w:val="0"/>
      <w:marRight w:val="0"/>
      <w:marTop w:val="0"/>
      <w:marBottom w:val="0"/>
      <w:divBdr>
        <w:top w:val="none" w:sz="0" w:space="0" w:color="auto"/>
        <w:left w:val="none" w:sz="0" w:space="0" w:color="auto"/>
        <w:bottom w:val="none" w:sz="0" w:space="0" w:color="auto"/>
        <w:right w:val="none" w:sz="0" w:space="0" w:color="auto"/>
      </w:divBdr>
    </w:div>
    <w:div w:id="1008993331">
      <w:bodyDiv w:val="1"/>
      <w:marLeft w:val="0"/>
      <w:marRight w:val="0"/>
      <w:marTop w:val="0"/>
      <w:marBottom w:val="0"/>
      <w:divBdr>
        <w:top w:val="none" w:sz="0" w:space="0" w:color="auto"/>
        <w:left w:val="none" w:sz="0" w:space="0" w:color="auto"/>
        <w:bottom w:val="none" w:sz="0" w:space="0" w:color="auto"/>
        <w:right w:val="none" w:sz="0" w:space="0" w:color="auto"/>
      </w:divBdr>
      <w:divsChild>
        <w:div w:id="263924714">
          <w:marLeft w:val="1800"/>
          <w:marRight w:val="0"/>
          <w:marTop w:val="86"/>
          <w:marBottom w:val="0"/>
          <w:divBdr>
            <w:top w:val="none" w:sz="0" w:space="0" w:color="auto"/>
            <w:left w:val="none" w:sz="0" w:space="0" w:color="auto"/>
            <w:bottom w:val="none" w:sz="0" w:space="0" w:color="auto"/>
            <w:right w:val="none" w:sz="0" w:space="0" w:color="auto"/>
          </w:divBdr>
        </w:div>
        <w:div w:id="565989758">
          <w:marLeft w:val="1166"/>
          <w:marRight w:val="0"/>
          <w:marTop w:val="86"/>
          <w:marBottom w:val="0"/>
          <w:divBdr>
            <w:top w:val="none" w:sz="0" w:space="0" w:color="auto"/>
            <w:left w:val="none" w:sz="0" w:space="0" w:color="auto"/>
            <w:bottom w:val="none" w:sz="0" w:space="0" w:color="auto"/>
            <w:right w:val="none" w:sz="0" w:space="0" w:color="auto"/>
          </w:divBdr>
        </w:div>
        <w:div w:id="735127686">
          <w:marLeft w:val="1800"/>
          <w:marRight w:val="0"/>
          <w:marTop w:val="86"/>
          <w:marBottom w:val="0"/>
          <w:divBdr>
            <w:top w:val="none" w:sz="0" w:space="0" w:color="auto"/>
            <w:left w:val="none" w:sz="0" w:space="0" w:color="auto"/>
            <w:bottom w:val="none" w:sz="0" w:space="0" w:color="auto"/>
            <w:right w:val="none" w:sz="0" w:space="0" w:color="auto"/>
          </w:divBdr>
        </w:div>
        <w:div w:id="744376912">
          <w:marLeft w:val="1166"/>
          <w:marRight w:val="0"/>
          <w:marTop w:val="86"/>
          <w:marBottom w:val="0"/>
          <w:divBdr>
            <w:top w:val="none" w:sz="0" w:space="0" w:color="auto"/>
            <w:left w:val="none" w:sz="0" w:space="0" w:color="auto"/>
            <w:bottom w:val="none" w:sz="0" w:space="0" w:color="auto"/>
            <w:right w:val="none" w:sz="0" w:space="0" w:color="auto"/>
          </w:divBdr>
        </w:div>
        <w:div w:id="929774384">
          <w:marLeft w:val="1166"/>
          <w:marRight w:val="0"/>
          <w:marTop w:val="86"/>
          <w:marBottom w:val="0"/>
          <w:divBdr>
            <w:top w:val="none" w:sz="0" w:space="0" w:color="auto"/>
            <w:left w:val="none" w:sz="0" w:space="0" w:color="auto"/>
            <w:bottom w:val="none" w:sz="0" w:space="0" w:color="auto"/>
            <w:right w:val="none" w:sz="0" w:space="0" w:color="auto"/>
          </w:divBdr>
        </w:div>
        <w:div w:id="1275013362">
          <w:marLeft w:val="1800"/>
          <w:marRight w:val="0"/>
          <w:marTop w:val="86"/>
          <w:marBottom w:val="0"/>
          <w:divBdr>
            <w:top w:val="none" w:sz="0" w:space="0" w:color="auto"/>
            <w:left w:val="none" w:sz="0" w:space="0" w:color="auto"/>
            <w:bottom w:val="none" w:sz="0" w:space="0" w:color="auto"/>
            <w:right w:val="none" w:sz="0" w:space="0" w:color="auto"/>
          </w:divBdr>
        </w:div>
        <w:div w:id="1391033612">
          <w:marLeft w:val="547"/>
          <w:marRight w:val="0"/>
          <w:marTop w:val="96"/>
          <w:marBottom w:val="0"/>
          <w:divBdr>
            <w:top w:val="none" w:sz="0" w:space="0" w:color="auto"/>
            <w:left w:val="none" w:sz="0" w:space="0" w:color="auto"/>
            <w:bottom w:val="none" w:sz="0" w:space="0" w:color="auto"/>
            <w:right w:val="none" w:sz="0" w:space="0" w:color="auto"/>
          </w:divBdr>
        </w:div>
      </w:divsChild>
    </w:div>
    <w:div w:id="1011491244">
      <w:bodyDiv w:val="1"/>
      <w:marLeft w:val="0"/>
      <w:marRight w:val="0"/>
      <w:marTop w:val="0"/>
      <w:marBottom w:val="0"/>
      <w:divBdr>
        <w:top w:val="none" w:sz="0" w:space="0" w:color="auto"/>
        <w:left w:val="none" w:sz="0" w:space="0" w:color="auto"/>
        <w:bottom w:val="none" w:sz="0" w:space="0" w:color="auto"/>
        <w:right w:val="none" w:sz="0" w:space="0" w:color="auto"/>
      </w:divBdr>
    </w:div>
    <w:div w:id="1011614420">
      <w:bodyDiv w:val="1"/>
      <w:marLeft w:val="0"/>
      <w:marRight w:val="0"/>
      <w:marTop w:val="0"/>
      <w:marBottom w:val="0"/>
      <w:divBdr>
        <w:top w:val="none" w:sz="0" w:space="0" w:color="auto"/>
        <w:left w:val="none" w:sz="0" w:space="0" w:color="auto"/>
        <w:bottom w:val="none" w:sz="0" w:space="0" w:color="auto"/>
        <w:right w:val="none" w:sz="0" w:space="0" w:color="auto"/>
      </w:divBdr>
      <w:divsChild>
        <w:div w:id="301888949">
          <w:marLeft w:val="547"/>
          <w:marRight w:val="0"/>
          <w:marTop w:val="96"/>
          <w:marBottom w:val="0"/>
          <w:divBdr>
            <w:top w:val="none" w:sz="0" w:space="0" w:color="auto"/>
            <w:left w:val="none" w:sz="0" w:space="0" w:color="auto"/>
            <w:bottom w:val="none" w:sz="0" w:space="0" w:color="auto"/>
            <w:right w:val="none" w:sz="0" w:space="0" w:color="auto"/>
          </w:divBdr>
        </w:div>
        <w:div w:id="1287616268">
          <w:marLeft w:val="547"/>
          <w:marRight w:val="0"/>
          <w:marTop w:val="96"/>
          <w:marBottom w:val="0"/>
          <w:divBdr>
            <w:top w:val="none" w:sz="0" w:space="0" w:color="auto"/>
            <w:left w:val="none" w:sz="0" w:space="0" w:color="auto"/>
            <w:bottom w:val="none" w:sz="0" w:space="0" w:color="auto"/>
            <w:right w:val="none" w:sz="0" w:space="0" w:color="auto"/>
          </w:divBdr>
        </w:div>
        <w:div w:id="1508907977">
          <w:marLeft w:val="547"/>
          <w:marRight w:val="0"/>
          <w:marTop w:val="96"/>
          <w:marBottom w:val="0"/>
          <w:divBdr>
            <w:top w:val="none" w:sz="0" w:space="0" w:color="auto"/>
            <w:left w:val="none" w:sz="0" w:space="0" w:color="auto"/>
            <w:bottom w:val="none" w:sz="0" w:space="0" w:color="auto"/>
            <w:right w:val="none" w:sz="0" w:space="0" w:color="auto"/>
          </w:divBdr>
        </w:div>
      </w:divsChild>
    </w:div>
    <w:div w:id="1012033159">
      <w:bodyDiv w:val="1"/>
      <w:marLeft w:val="0"/>
      <w:marRight w:val="0"/>
      <w:marTop w:val="0"/>
      <w:marBottom w:val="0"/>
      <w:divBdr>
        <w:top w:val="none" w:sz="0" w:space="0" w:color="auto"/>
        <w:left w:val="none" w:sz="0" w:space="0" w:color="auto"/>
        <w:bottom w:val="none" w:sz="0" w:space="0" w:color="auto"/>
        <w:right w:val="none" w:sz="0" w:space="0" w:color="auto"/>
      </w:divBdr>
    </w:div>
    <w:div w:id="1012144983">
      <w:bodyDiv w:val="1"/>
      <w:marLeft w:val="0"/>
      <w:marRight w:val="0"/>
      <w:marTop w:val="0"/>
      <w:marBottom w:val="0"/>
      <w:divBdr>
        <w:top w:val="none" w:sz="0" w:space="0" w:color="auto"/>
        <w:left w:val="none" w:sz="0" w:space="0" w:color="auto"/>
        <w:bottom w:val="none" w:sz="0" w:space="0" w:color="auto"/>
        <w:right w:val="none" w:sz="0" w:space="0" w:color="auto"/>
      </w:divBdr>
    </w:div>
    <w:div w:id="1012804568">
      <w:bodyDiv w:val="1"/>
      <w:marLeft w:val="0"/>
      <w:marRight w:val="0"/>
      <w:marTop w:val="0"/>
      <w:marBottom w:val="0"/>
      <w:divBdr>
        <w:top w:val="none" w:sz="0" w:space="0" w:color="auto"/>
        <w:left w:val="none" w:sz="0" w:space="0" w:color="auto"/>
        <w:bottom w:val="none" w:sz="0" w:space="0" w:color="auto"/>
        <w:right w:val="none" w:sz="0" w:space="0" w:color="auto"/>
      </w:divBdr>
    </w:div>
    <w:div w:id="1013647116">
      <w:bodyDiv w:val="1"/>
      <w:marLeft w:val="0"/>
      <w:marRight w:val="0"/>
      <w:marTop w:val="0"/>
      <w:marBottom w:val="0"/>
      <w:divBdr>
        <w:top w:val="none" w:sz="0" w:space="0" w:color="auto"/>
        <w:left w:val="none" w:sz="0" w:space="0" w:color="auto"/>
        <w:bottom w:val="none" w:sz="0" w:space="0" w:color="auto"/>
        <w:right w:val="none" w:sz="0" w:space="0" w:color="auto"/>
      </w:divBdr>
    </w:div>
    <w:div w:id="1013802837">
      <w:bodyDiv w:val="1"/>
      <w:marLeft w:val="0"/>
      <w:marRight w:val="0"/>
      <w:marTop w:val="0"/>
      <w:marBottom w:val="0"/>
      <w:divBdr>
        <w:top w:val="none" w:sz="0" w:space="0" w:color="auto"/>
        <w:left w:val="none" w:sz="0" w:space="0" w:color="auto"/>
        <w:bottom w:val="none" w:sz="0" w:space="0" w:color="auto"/>
        <w:right w:val="none" w:sz="0" w:space="0" w:color="auto"/>
      </w:divBdr>
    </w:div>
    <w:div w:id="1013997940">
      <w:bodyDiv w:val="1"/>
      <w:marLeft w:val="0"/>
      <w:marRight w:val="0"/>
      <w:marTop w:val="0"/>
      <w:marBottom w:val="0"/>
      <w:divBdr>
        <w:top w:val="none" w:sz="0" w:space="0" w:color="auto"/>
        <w:left w:val="none" w:sz="0" w:space="0" w:color="auto"/>
        <w:bottom w:val="none" w:sz="0" w:space="0" w:color="auto"/>
        <w:right w:val="none" w:sz="0" w:space="0" w:color="auto"/>
      </w:divBdr>
    </w:div>
    <w:div w:id="1013998565">
      <w:bodyDiv w:val="1"/>
      <w:marLeft w:val="0"/>
      <w:marRight w:val="0"/>
      <w:marTop w:val="0"/>
      <w:marBottom w:val="0"/>
      <w:divBdr>
        <w:top w:val="none" w:sz="0" w:space="0" w:color="auto"/>
        <w:left w:val="none" w:sz="0" w:space="0" w:color="auto"/>
        <w:bottom w:val="none" w:sz="0" w:space="0" w:color="auto"/>
        <w:right w:val="none" w:sz="0" w:space="0" w:color="auto"/>
      </w:divBdr>
      <w:divsChild>
        <w:div w:id="164371073">
          <w:marLeft w:val="1166"/>
          <w:marRight w:val="0"/>
          <w:marTop w:val="115"/>
          <w:marBottom w:val="120"/>
          <w:divBdr>
            <w:top w:val="none" w:sz="0" w:space="0" w:color="auto"/>
            <w:left w:val="none" w:sz="0" w:space="0" w:color="auto"/>
            <w:bottom w:val="none" w:sz="0" w:space="0" w:color="auto"/>
            <w:right w:val="none" w:sz="0" w:space="0" w:color="auto"/>
          </w:divBdr>
        </w:div>
        <w:div w:id="738211769">
          <w:marLeft w:val="1166"/>
          <w:marRight w:val="0"/>
          <w:marTop w:val="115"/>
          <w:marBottom w:val="120"/>
          <w:divBdr>
            <w:top w:val="none" w:sz="0" w:space="0" w:color="auto"/>
            <w:left w:val="none" w:sz="0" w:space="0" w:color="auto"/>
            <w:bottom w:val="none" w:sz="0" w:space="0" w:color="auto"/>
            <w:right w:val="none" w:sz="0" w:space="0" w:color="auto"/>
          </w:divBdr>
        </w:div>
        <w:div w:id="1458450059">
          <w:marLeft w:val="547"/>
          <w:marRight w:val="0"/>
          <w:marTop w:val="134"/>
          <w:marBottom w:val="120"/>
          <w:divBdr>
            <w:top w:val="none" w:sz="0" w:space="0" w:color="auto"/>
            <w:left w:val="none" w:sz="0" w:space="0" w:color="auto"/>
            <w:bottom w:val="none" w:sz="0" w:space="0" w:color="auto"/>
            <w:right w:val="none" w:sz="0" w:space="0" w:color="auto"/>
          </w:divBdr>
        </w:div>
      </w:divsChild>
    </w:div>
    <w:div w:id="1014696986">
      <w:bodyDiv w:val="1"/>
      <w:marLeft w:val="0"/>
      <w:marRight w:val="0"/>
      <w:marTop w:val="0"/>
      <w:marBottom w:val="0"/>
      <w:divBdr>
        <w:top w:val="none" w:sz="0" w:space="0" w:color="auto"/>
        <w:left w:val="none" w:sz="0" w:space="0" w:color="auto"/>
        <w:bottom w:val="none" w:sz="0" w:space="0" w:color="auto"/>
        <w:right w:val="none" w:sz="0" w:space="0" w:color="auto"/>
      </w:divBdr>
      <w:divsChild>
        <w:div w:id="1220049787">
          <w:marLeft w:val="1800"/>
          <w:marRight w:val="0"/>
          <w:marTop w:val="96"/>
          <w:marBottom w:val="0"/>
          <w:divBdr>
            <w:top w:val="none" w:sz="0" w:space="0" w:color="auto"/>
            <w:left w:val="none" w:sz="0" w:space="0" w:color="auto"/>
            <w:bottom w:val="none" w:sz="0" w:space="0" w:color="auto"/>
            <w:right w:val="none" w:sz="0" w:space="0" w:color="auto"/>
          </w:divBdr>
        </w:div>
        <w:div w:id="1549103189">
          <w:marLeft w:val="1166"/>
          <w:marRight w:val="0"/>
          <w:marTop w:val="115"/>
          <w:marBottom w:val="0"/>
          <w:divBdr>
            <w:top w:val="none" w:sz="0" w:space="0" w:color="auto"/>
            <w:left w:val="none" w:sz="0" w:space="0" w:color="auto"/>
            <w:bottom w:val="none" w:sz="0" w:space="0" w:color="auto"/>
            <w:right w:val="none" w:sz="0" w:space="0" w:color="auto"/>
          </w:divBdr>
        </w:div>
        <w:div w:id="1636568432">
          <w:marLeft w:val="547"/>
          <w:marRight w:val="0"/>
          <w:marTop w:val="134"/>
          <w:marBottom w:val="0"/>
          <w:divBdr>
            <w:top w:val="none" w:sz="0" w:space="0" w:color="auto"/>
            <w:left w:val="none" w:sz="0" w:space="0" w:color="auto"/>
            <w:bottom w:val="none" w:sz="0" w:space="0" w:color="auto"/>
            <w:right w:val="none" w:sz="0" w:space="0" w:color="auto"/>
          </w:divBdr>
        </w:div>
        <w:div w:id="1991127993">
          <w:marLeft w:val="1800"/>
          <w:marRight w:val="0"/>
          <w:marTop w:val="96"/>
          <w:marBottom w:val="0"/>
          <w:divBdr>
            <w:top w:val="none" w:sz="0" w:space="0" w:color="auto"/>
            <w:left w:val="none" w:sz="0" w:space="0" w:color="auto"/>
            <w:bottom w:val="none" w:sz="0" w:space="0" w:color="auto"/>
            <w:right w:val="none" w:sz="0" w:space="0" w:color="auto"/>
          </w:divBdr>
        </w:div>
        <w:div w:id="1993631658">
          <w:marLeft w:val="1166"/>
          <w:marRight w:val="0"/>
          <w:marTop w:val="115"/>
          <w:marBottom w:val="0"/>
          <w:divBdr>
            <w:top w:val="none" w:sz="0" w:space="0" w:color="auto"/>
            <w:left w:val="none" w:sz="0" w:space="0" w:color="auto"/>
            <w:bottom w:val="none" w:sz="0" w:space="0" w:color="auto"/>
            <w:right w:val="none" w:sz="0" w:space="0" w:color="auto"/>
          </w:divBdr>
        </w:div>
      </w:divsChild>
    </w:div>
    <w:div w:id="1014840217">
      <w:bodyDiv w:val="1"/>
      <w:marLeft w:val="0"/>
      <w:marRight w:val="0"/>
      <w:marTop w:val="0"/>
      <w:marBottom w:val="0"/>
      <w:divBdr>
        <w:top w:val="none" w:sz="0" w:space="0" w:color="auto"/>
        <w:left w:val="none" w:sz="0" w:space="0" w:color="auto"/>
        <w:bottom w:val="none" w:sz="0" w:space="0" w:color="auto"/>
        <w:right w:val="none" w:sz="0" w:space="0" w:color="auto"/>
      </w:divBdr>
    </w:div>
    <w:div w:id="1016928140">
      <w:bodyDiv w:val="1"/>
      <w:marLeft w:val="0"/>
      <w:marRight w:val="0"/>
      <w:marTop w:val="0"/>
      <w:marBottom w:val="0"/>
      <w:divBdr>
        <w:top w:val="none" w:sz="0" w:space="0" w:color="auto"/>
        <w:left w:val="none" w:sz="0" w:space="0" w:color="auto"/>
        <w:bottom w:val="none" w:sz="0" w:space="0" w:color="auto"/>
        <w:right w:val="none" w:sz="0" w:space="0" w:color="auto"/>
      </w:divBdr>
      <w:divsChild>
        <w:div w:id="161356533">
          <w:marLeft w:val="547"/>
          <w:marRight w:val="0"/>
          <w:marTop w:val="96"/>
          <w:marBottom w:val="0"/>
          <w:divBdr>
            <w:top w:val="none" w:sz="0" w:space="0" w:color="auto"/>
            <w:left w:val="none" w:sz="0" w:space="0" w:color="auto"/>
            <w:bottom w:val="none" w:sz="0" w:space="0" w:color="auto"/>
            <w:right w:val="none" w:sz="0" w:space="0" w:color="auto"/>
          </w:divBdr>
        </w:div>
        <w:div w:id="1207447460">
          <w:marLeft w:val="547"/>
          <w:marRight w:val="0"/>
          <w:marTop w:val="96"/>
          <w:marBottom w:val="0"/>
          <w:divBdr>
            <w:top w:val="none" w:sz="0" w:space="0" w:color="auto"/>
            <w:left w:val="none" w:sz="0" w:space="0" w:color="auto"/>
            <w:bottom w:val="none" w:sz="0" w:space="0" w:color="auto"/>
            <w:right w:val="none" w:sz="0" w:space="0" w:color="auto"/>
          </w:divBdr>
        </w:div>
      </w:divsChild>
    </w:div>
    <w:div w:id="1019311498">
      <w:bodyDiv w:val="1"/>
      <w:marLeft w:val="0"/>
      <w:marRight w:val="0"/>
      <w:marTop w:val="0"/>
      <w:marBottom w:val="0"/>
      <w:divBdr>
        <w:top w:val="none" w:sz="0" w:space="0" w:color="auto"/>
        <w:left w:val="none" w:sz="0" w:space="0" w:color="auto"/>
        <w:bottom w:val="none" w:sz="0" w:space="0" w:color="auto"/>
        <w:right w:val="none" w:sz="0" w:space="0" w:color="auto"/>
      </w:divBdr>
      <w:divsChild>
        <w:div w:id="352534709">
          <w:marLeft w:val="547"/>
          <w:marRight w:val="0"/>
          <w:marTop w:val="120"/>
          <w:marBottom w:val="0"/>
          <w:divBdr>
            <w:top w:val="none" w:sz="0" w:space="0" w:color="auto"/>
            <w:left w:val="none" w:sz="0" w:space="0" w:color="auto"/>
            <w:bottom w:val="none" w:sz="0" w:space="0" w:color="auto"/>
            <w:right w:val="none" w:sz="0" w:space="0" w:color="auto"/>
          </w:divBdr>
        </w:div>
        <w:div w:id="488327655">
          <w:marLeft w:val="1166"/>
          <w:marRight w:val="0"/>
          <w:marTop w:val="101"/>
          <w:marBottom w:val="0"/>
          <w:divBdr>
            <w:top w:val="none" w:sz="0" w:space="0" w:color="auto"/>
            <w:left w:val="none" w:sz="0" w:space="0" w:color="auto"/>
            <w:bottom w:val="none" w:sz="0" w:space="0" w:color="auto"/>
            <w:right w:val="none" w:sz="0" w:space="0" w:color="auto"/>
          </w:divBdr>
        </w:div>
        <w:div w:id="772558250">
          <w:marLeft w:val="1800"/>
          <w:marRight w:val="0"/>
          <w:marTop w:val="82"/>
          <w:marBottom w:val="0"/>
          <w:divBdr>
            <w:top w:val="none" w:sz="0" w:space="0" w:color="auto"/>
            <w:left w:val="none" w:sz="0" w:space="0" w:color="auto"/>
            <w:bottom w:val="none" w:sz="0" w:space="0" w:color="auto"/>
            <w:right w:val="none" w:sz="0" w:space="0" w:color="auto"/>
          </w:divBdr>
        </w:div>
        <w:div w:id="785345361">
          <w:marLeft w:val="1166"/>
          <w:marRight w:val="0"/>
          <w:marTop w:val="101"/>
          <w:marBottom w:val="0"/>
          <w:divBdr>
            <w:top w:val="none" w:sz="0" w:space="0" w:color="auto"/>
            <w:left w:val="none" w:sz="0" w:space="0" w:color="auto"/>
            <w:bottom w:val="none" w:sz="0" w:space="0" w:color="auto"/>
            <w:right w:val="none" w:sz="0" w:space="0" w:color="auto"/>
          </w:divBdr>
        </w:div>
        <w:div w:id="1056126049">
          <w:marLeft w:val="1800"/>
          <w:marRight w:val="0"/>
          <w:marTop w:val="82"/>
          <w:marBottom w:val="0"/>
          <w:divBdr>
            <w:top w:val="none" w:sz="0" w:space="0" w:color="auto"/>
            <w:left w:val="none" w:sz="0" w:space="0" w:color="auto"/>
            <w:bottom w:val="none" w:sz="0" w:space="0" w:color="auto"/>
            <w:right w:val="none" w:sz="0" w:space="0" w:color="auto"/>
          </w:divBdr>
        </w:div>
        <w:div w:id="1564177234">
          <w:marLeft w:val="1166"/>
          <w:marRight w:val="0"/>
          <w:marTop w:val="101"/>
          <w:marBottom w:val="0"/>
          <w:divBdr>
            <w:top w:val="none" w:sz="0" w:space="0" w:color="auto"/>
            <w:left w:val="none" w:sz="0" w:space="0" w:color="auto"/>
            <w:bottom w:val="none" w:sz="0" w:space="0" w:color="auto"/>
            <w:right w:val="none" w:sz="0" w:space="0" w:color="auto"/>
          </w:divBdr>
        </w:div>
        <w:div w:id="1699355411">
          <w:marLeft w:val="547"/>
          <w:marRight w:val="0"/>
          <w:marTop w:val="120"/>
          <w:marBottom w:val="0"/>
          <w:divBdr>
            <w:top w:val="none" w:sz="0" w:space="0" w:color="auto"/>
            <w:left w:val="none" w:sz="0" w:space="0" w:color="auto"/>
            <w:bottom w:val="none" w:sz="0" w:space="0" w:color="auto"/>
            <w:right w:val="none" w:sz="0" w:space="0" w:color="auto"/>
          </w:divBdr>
        </w:div>
        <w:div w:id="1924146385">
          <w:marLeft w:val="1166"/>
          <w:marRight w:val="0"/>
          <w:marTop w:val="101"/>
          <w:marBottom w:val="0"/>
          <w:divBdr>
            <w:top w:val="none" w:sz="0" w:space="0" w:color="auto"/>
            <w:left w:val="none" w:sz="0" w:space="0" w:color="auto"/>
            <w:bottom w:val="none" w:sz="0" w:space="0" w:color="auto"/>
            <w:right w:val="none" w:sz="0" w:space="0" w:color="auto"/>
          </w:divBdr>
        </w:div>
        <w:div w:id="2006005665">
          <w:marLeft w:val="1166"/>
          <w:marRight w:val="0"/>
          <w:marTop w:val="101"/>
          <w:marBottom w:val="0"/>
          <w:divBdr>
            <w:top w:val="none" w:sz="0" w:space="0" w:color="auto"/>
            <w:left w:val="none" w:sz="0" w:space="0" w:color="auto"/>
            <w:bottom w:val="none" w:sz="0" w:space="0" w:color="auto"/>
            <w:right w:val="none" w:sz="0" w:space="0" w:color="auto"/>
          </w:divBdr>
        </w:div>
        <w:div w:id="2096632745">
          <w:marLeft w:val="1800"/>
          <w:marRight w:val="0"/>
          <w:marTop w:val="82"/>
          <w:marBottom w:val="0"/>
          <w:divBdr>
            <w:top w:val="none" w:sz="0" w:space="0" w:color="auto"/>
            <w:left w:val="none" w:sz="0" w:space="0" w:color="auto"/>
            <w:bottom w:val="none" w:sz="0" w:space="0" w:color="auto"/>
            <w:right w:val="none" w:sz="0" w:space="0" w:color="auto"/>
          </w:divBdr>
        </w:div>
        <w:div w:id="2123306568">
          <w:marLeft w:val="1166"/>
          <w:marRight w:val="0"/>
          <w:marTop w:val="101"/>
          <w:marBottom w:val="0"/>
          <w:divBdr>
            <w:top w:val="none" w:sz="0" w:space="0" w:color="auto"/>
            <w:left w:val="none" w:sz="0" w:space="0" w:color="auto"/>
            <w:bottom w:val="none" w:sz="0" w:space="0" w:color="auto"/>
            <w:right w:val="none" w:sz="0" w:space="0" w:color="auto"/>
          </w:divBdr>
        </w:div>
      </w:divsChild>
    </w:div>
    <w:div w:id="1019428909">
      <w:bodyDiv w:val="1"/>
      <w:marLeft w:val="0"/>
      <w:marRight w:val="0"/>
      <w:marTop w:val="0"/>
      <w:marBottom w:val="0"/>
      <w:divBdr>
        <w:top w:val="none" w:sz="0" w:space="0" w:color="auto"/>
        <w:left w:val="none" w:sz="0" w:space="0" w:color="auto"/>
        <w:bottom w:val="none" w:sz="0" w:space="0" w:color="auto"/>
        <w:right w:val="none" w:sz="0" w:space="0" w:color="auto"/>
      </w:divBdr>
    </w:div>
    <w:div w:id="1019815879">
      <w:bodyDiv w:val="1"/>
      <w:marLeft w:val="0"/>
      <w:marRight w:val="0"/>
      <w:marTop w:val="0"/>
      <w:marBottom w:val="0"/>
      <w:divBdr>
        <w:top w:val="none" w:sz="0" w:space="0" w:color="auto"/>
        <w:left w:val="none" w:sz="0" w:space="0" w:color="auto"/>
        <w:bottom w:val="none" w:sz="0" w:space="0" w:color="auto"/>
        <w:right w:val="none" w:sz="0" w:space="0" w:color="auto"/>
      </w:divBdr>
      <w:divsChild>
        <w:div w:id="543566426">
          <w:marLeft w:val="1166"/>
          <w:marRight w:val="0"/>
          <w:marTop w:val="96"/>
          <w:marBottom w:val="0"/>
          <w:divBdr>
            <w:top w:val="none" w:sz="0" w:space="0" w:color="auto"/>
            <w:left w:val="none" w:sz="0" w:space="0" w:color="auto"/>
            <w:bottom w:val="none" w:sz="0" w:space="0" w:color="auto"/>
            <w:right w:val="none" w:sz="0" w:space="0" w:color="auto"/>
          </w:divBdr>
        </w:div>
        <w:div w:id="577904897">
          <w:marLeft w:val="1166"/>
          <w:marRight w:val="0"/>
          <w:marTop w:val="96"/>
          <w:marBottom w:val="0"/>
          <w:divBdr>
            <w:top w:val="none" w:sz="0" w:space="0" w:color="auto"/>
            <w:left w:val="none" w:sz="0" w:space="0" w:color="auto"/>
            <w:bottom w:val="none" w:sz="0" w:space="0" w:color="auto"/>
            <w:right w:val="none" w:sz="0" w:space="0" w:color="auto"/>
          </w:divBdr>
        </w:div>
        <w:div w:id="647175849">
          <w:marLeft w:val="1166"/>
          <w:marRight w:val="0"/>
          <w:marTop w:val="96"/>
          <w:marBottom w:val="0"/>
          <w:divBdr>
            <w:top w:val="none" w:sz="0" w:space="0" w:color="auto"/>
            <w:left w:val="none" w:sz="0" w:space="0" w:color="auto"/>
            <w:bottom w:val="none" w:sz="0" w:space="0" w:color="auto"/>
            <w:right w:val="none" w:sz="0" w:space="0" w:color="auto"/>
          </w:divBdr>
        </w:div>
        <w:div w:id="1050567514">
          <w:marLeft w:val="547"/>
          <w:marRight w:val="0"/>
          <w:marTop w:val="96"/>
          <w:marBottom w:val="0"/>
          <w:divBdr>
            <w:top w:val="none" w:sz="0" w:space="0" w:color="auto"/>
            <w:left w:val="none" w:sz="0" w:space="0" w:color="auto"/>
            <w:bottom w:val="none" w:sz="0" w:space="0" w:color="auto"/>
            <w:right w:val="none" w:sz="0" w:space="0" w:color="auto"/>
          </w:divBdr>
        </w:div>
        <w:div w:id="1325933977">
          <w:marLeft w:val="547"/>
          <w:marRight w:val="0"/>
          <w:marTop w:val="96"/>
          <w:marBottom w:val="0"/>
          <w:divBdr>
            <w:top w:val="none" w:sz="0" w:space="0" w:color="auto"/>
            <w:left w:val="none" w:sz="0" w:space="0" w:color="auto"/>
            <w:bottom w:val="none" w:sz="0" w:space="0" w:color="auto"/>
            <w:right w:val="none" w:sz="0" w:space="0" w:color="auto"/>
          </w:divBdr>
        </w:div>
        <w:div w:id="1555388160">
          <w:marLeft w:val="547"/>
          <w:marRight w:val="0"/>
          <w:marTop w:val="96"/>
          <w:marBottom w:val="0"/>
          <w:divBdr>
            <w:top w:val="none" w:sz="0" w:space="0" w:color="auto"/>
            <w:left w:val="none" w:sz="0" w:space="0" w:color="auto"/>
            <w:bottom w:val="none" w:sz="0" w:space="0" w:color="auto"/>
            <w:right w:val="none" w:sz="0" w:space="0" w:color="auto"/>
          </w:divBdr>
        </w:div>
        <w:div w:id="1741369276">
          <w:marLeft w:val="1166"/>
          <w:marRight w:val="0"/>
          <w:marTop w:val="96"/>
          <w:marBottom w:val="0"/>
          <w:divBdr>
            <w:top w:val="none" w:sz="0" w:space="0" w:color="auto"/>
            <w:left w:val="none" w:sz="0" w:space="0" w:color="auto"/>
            <w:bottom w:val="none" w:sz="0" w:space="0" w:color="auto"/>
            <w:right w:val="none" w:sz="0" w:space="0" w:color="auto"/>
          </w:divBdr>
        </w:div>
      </w:divsChild>
    </w:div>
    <w:div w:id="1020665499">
      <w:bodyDiv w:val="1"/>
      <w:marLeft w:val="0"/>
      <w:marRight w:val="0"/>
      <w:marTop w:val="0"/>
      <w:marBottom w:val="0"/>
      <w:divBdr>
        <w:top w:val="none" w:sz="0" w:space="0" w:color="auto"/>
        <w:left w:val="none" w:sz="0" w:space="0" w:color="auto"/>
        <w:bottom w:val="none" w:sz="0" w:space="0" w:color="auto"/>
        <w:right w:val="none" w:sz="0" w:space="0" w:color="auto"/>
      </w:divBdr>
    </w:div>
    <w:div w:id="1022122750">
      <w:bodyDiv w:val="1"/>
      <w:marLeft w:val="0"/>
      <w:marRight w:val="0"/>
      <w:marTop w:val="0"/>
      <w:marBottom w:val="0"/>
      <w:divBdr>
        <w:top w:val="none" w:sz="0" w:space="0" w:color="auto"/>
        <w:left w:val="none" w:sz="0" w:space="0" w:color="auto"/>
        <w:bottom w:val="none" w:sz="0" w:space="0" w:color="auto"/>
        <w:right w:val="none" w:sz="0" w:space="0" w:color="auto"/>
      </w:divBdr>
      <w:divsChild>
        <w:div w:id="142426999">
          <w:marLeft w:val="1800"/>
          <w:marRight w:val="0"/>
          <w:marTop w:val="106"/>
          <w:marBottom w:val="0"/>
          <w:divBdr>
            <w:top w:val="none" w:sz="0" w:space="0" w:color="auto"/>
            <w:left w:val="none" w:sz="0" w:space="0" w:color="auto"/>
            <w:bottom w:val="none" w:sz="0" w:space="0" w:color="auto"/>
            <w:right w:val="none" w:sz="0" w:space="0" w:color="auto"/>
          </w:divBdr>
        </w:div>
        <w:div w:id="284966444">
          <w:marLeft w:val="547"/>
          <w:marRight w:val="0"/>
          <w:marTop w:val="144"/>
          <w:marBottom w:val="0"/>
          <w:divBdr>
            <w:top w:val="none" w:sz="0" w:space="0" w:color="auto"/>
            <w:left w:val="none" w:sz="0" w:space="0" w:color="auto"/>
            <w:bottom w:val="none" w:sz="0" w:space="0" w:color="auto"/>
            <w:right w:val="none" w:sz="0" w:space="0" w:color="auto"/>
          </w:divBdr>
        </w:div>
        <w:div w:id="579606414">
          <w:marLeft w:val="1800"/>
          <w:marRight w:val="0"/>
          <w:marTop w:val="106"/>
          <w:marBottom w:val="0"/>
          <w:divBdr>
            <w:top w:val="none" w:sz="0" w:space="0" w:color="auto"/>
            <w:left w:val="none" w:sz="0" w:space="0" w:color="auto"/>
            <w:bottom w:val="none" w:sz="0" w:space="0" w:color="auto"/>
            <w:right w:val="none" w:sz="0" w:space="0" w:color="auto"/>
          </w:divBdr>
        </w:div>
        <w:div w:id="854883489">
          <w:marLeft w:val="1166"/>
          <w:marRight w:val="0"/>
          <w:marTop w:val="125"/>
          <w:marBottom w:val="0"/>
          <w:divBdr>
            <w:top w:val="none" w:sz="0" w:space="0" w:color="auto"/>
            <w:left w:val="none" w:sz="0" w:space="0" w:color="auto"/>
            <w:bottom w:val="none" w:sz="0" w:space="0" w:color="auto"/>
            <w:right w:val="none" w:sz="0" w:space="0" w:color="auto"/>
          </w:divBdr>
        </w:div>
        <w:div w:id="1249657132">
          <w:marLeft w:val="1166"/>
          <w:marRight w:val="0"/>
          <w:marTop w:val="125"/>
          <w:marBottom w:val="0"/>
          <w:divBdr>
            <w:top w:val="none" w:sz="0" w:space="0" w:color="auto"/>
            <w:left w:val="none" w:sz="0" w:space="0" w:color="auto"/>
            <w:bottom w:val="none" w:sz="0" w:space="0" w:color="auto"/>
            <w:right w:val="none" w:sz="0" w:space="0" w:color="auto"/>
          </w:divBdr>
        </w:div>
        <w:div w:id="1256014022">
          <w:marLeft w:val="1800"/>
          <w:marRight w:val="0"/>
          <w:marTop w:val="106"/>
          <w:marBottom w:val="0"/>
          <w:divBdr>
            <w:top w:val="none" w:sz="0" w:space="0" w:color="auto"/>
            <w:left w:val="none" w:sz="0" w:space="0" w:color="auto"/>
            <w:bottom w:val="none" w:sz="0" w:space="0" w:color="auto"/>
            <w:right w:val="none" w:sz="0" w:space="0" w:color="auto"/>
          </w:divBdr>
        </w:div>
        <w:div w:id="1298604307">
          <w:marLeft w:val="1800"/>
          <w:marRight w:val="0"/>
          <w:marTop w:val="106"/>
          <w:marBottom w:val="0"/>
          <w:divBdr>
            <w:top w:val="none" w:sz="0" w:space="0" w:color="auto"/>
            <w:left w:val="none" w:sz="0" w:space="0" w:color="auto"/>
            <w:bottom w:val="none" w:sz="0" w:space="0" w:color="auto"/>
            <w:right w:val="none" w:sz="0" w:space="0" w:color="auto"/>
          </w:divBdr>
        </w:div>
      </w:divsChild>
    </w:div>
    <w:div w:id="1023555929">
      <w:bodyDiv w:val="1"/>
      <w:marLeft w:val="0"/>
      <w:marRight w:val="0"/>
      <w:marTop w:val="0"/>
      <w:marBottom w:val="0"/>
      <w:divBdr>
        <w:top w:val="none" w:sz="0" w:space="0" w:color="auto"/>
        <w:left w:val="none" w:sz="0" w:space="0" w:color="auto"/>
        <w:bottom w:val="none" w:sz="0" w:space="0" w:color="auto"/>
        <w:right w:val="none" w:sz="0" w:space="0" w:color="auto"/>
      </w:divBdr>
      <w:divsChild>
        <w:div w:id="146240549">
          <w:marLeft w:val="547"/>
          <w:marRight w:val="0"/>
          <w:marTop w:val="96"/>
          <w:marBottom w:val="0"/>
          <w:divBdr>
            <w:top w:val="none" w:sz="0" w:space="0" w:color="auto"/>
            <w:left w:val="none" w:sz="0" w:space="0" w:color="auto"/>
            <w:bottom w:val="none" w:sz="0" w:space="0" w:color="auto"/>
            <w:right w:val="none" w:sz="0" w:space="0" w:color="auto"/>
          </w:divBdr>
        </w:div>
        <w:div w:id="586887453">
          <w:marLeft w:val="547"/>
          <w:marRight w:val="0"/>
          <w:marTop w:val="86"/>
          <w:marBottom w:val="0"/>
          <w:divBdr>
            <w:top w:val="none" w:sz="0" w:space="0" w:color="auto"/>
            <w:left w:val="none" w:sz="0" w:space="0" w:color="auto"/>
            <w:bottom w:val="none" w:sz="0" w:space="0" w:color="auto"/>
            <w:right w:val="none" w:sz="0" w:space="0" w:color="auto"/>
          </w:divBdr>
        </w:div>
        <w:div w:id="1193346543">
          <w:marLeft w:val="1166"/>
          <w:marRight w:val="0"/>
          <w:marTop w:val="86"/>
          <w:marBottom w:val="0"/>
          <w:divBdr>
            <w:top w:val="none" w:sz="0" w:space="0" w:color="auto"/>
            <w:left w:val="none" w:sz="0" w:space="0" w:color="auto"/>
            <w:bottom w:val="none" w:sz="0" w:space="0" w:color="auto"/>
            <w:right w:val="none" w:sz="0" w:space="0" w:color="auto"/>
          </w:divBdr>
        </w:div>
        <w:div w:id="1200901061">
          <w:marLeft w:val="1166"/>
          <w:marRight w:val="0"/>
          <w:marTop w:val="86"/>
          <w:marBottom w:val="0"/>
          <w:divBdr>
            <w:top w:val="none" w:sz="0" w:space="0" w:color="auto"/>
            <w:left w:val="none" w:sz="0" w:space="0" w:color="auto"/>
            <w:bottom w:val="none" w:sz="0" w:space="0" w:color="auto"/>
            <w:right w:val="none" w:sz="0" w:space="0" w:color="auto"/>
          </w:divBdr>
        </w:div>
        <w:div w:id="1249004902">
          <w:marLeft w:val="1166"/>
          <w:marRight w:val="0"/>
          <w:marTop w:val="86"/>
          <w:marBottom w:val="0"/>
          <w:divBdr>
            <w:top w:val="none" w:sz="0" w:space="0" w:color="auto"/>
            <w:left w:val="none" w:sz="0" w:space="0" w:color="auto"/>
            <w:bottom w:val="none" w:sz="0" w:space="0" w:color="auto"/>
            <w:right w:val="none" w:sz="0" w:space="0" w:color="auto"/>
          </w:divBdr>
        </w:div>
      </w:divsChild>
    </w:div>
    <w:div w:id="1024094892">
      <w:bodyDiv w:val="1"/>
      <w:marLeft w:val="0"/>
      <w:marRight w:val="0"/>
      <w:marTop w:val="0"/>
      <w:marBottom w:val="0"/>
      <w:divBdr>
        <w:top w:val="none" w:sz="0" w:space="0" w:color="auto"/>
        <w:left w:val="none" w:sz="0" w:space="0" w:color="auto"/>
        <w:bottom w:val="none" w:sz="0" w:space="0" w:color="auto"/>
        <w:right w:val="none" w:sz="0" w:space="0" w:color="auto"/>
      </w:divBdr>
    </w:div>
    <w:div w:id="1025398765">
      <w:bodyDiv w:val="1"/>
      <w:marLeft w:val="0"/>
      <w:marRight w:val="0"/>
      <w:marTop w:val="0"/>
      <w:marBottom w:val="0"/>
      <w:divBdr>
        <w:top w:val="none" w:sz="0" w:space="0" w:color="auto"/>
        <w:left w:val="none" w:sz="0" w:space="0" w:color="auto"/>
        <w:bottom w:val="none" w:sz="0" w:space="0" w:color="auto"/>
        <w:right w:val="none" w:sz="0" w:space="0" w:color="auto"/>
      </w:divBdr>
    </w:div>
    <w:div w:id="1025860448">
      <w:bodyDiv w:val="1"/>
      <w:marLeft w:val="0"/>
      <w:marRight w:val="0"/>
      <w:marTop w:val="0"/>
      <w:marBottom w:val="0"/>
      <w:divBdr>
        <w:top w:val="none" w:sz="0" w:space="0" w:color="auto"/>
        <w:left w:val="none" w:sz="0" w:space="0" w:color="auto"/>
        <w:bottom w:val="none" w:sz="0" w:space="0" w:color="auto"/>
        <w:right w:val="none" w:sz="0" w:space="0" w:color="auto"/>
      </w:divBdr>
    </w:div>
    <w:div w:id="1026254139">
      <w:bodyDiv w:val="1"/>
      <w:marLeft w:val="0"/>
      <w:marRight w:val="0"/>
      <w:marTop w:val="0"/>
      <w:marBottom w:val="0"/>
      <w:divBdr>
        <w:top w:val="none" w:sz="0" w:space="0" w:color="auto"/>
        <w:left w:val="none" w:sz="0" w:space="0" w:color="auto"/>
        <w:bottom w:val="none" w:sz="0" w:space="0" w:color="auto"/>
        <w:right w:val="none" w:sz="0" w:space="0" w:color="auto"/>
      </w:divBdr>
      <w:divsChild>
        <w:div w:id="37632879">
          <w:marLeft w:val="547"/>
          <w:marRight w:val="0"/>
          <w:marTop w:val="96"/>
          <w:marBottom w:val="0"/>
          <w:divBdr>
            <w:top w:val="none" w:sz="0" w:space="0" w:color="auto"/>
            <w:left w:val="none" w:sz="0" w:space="0" w:color="auto"/>
            <w:bottom w:val="none" w:sz="0" w:space="0" w:color="auto"/>
            <w:right w:val="none" w:sz="0" w:space="0" w:color="auto"/>
          </w:divBdr>
        </w:div>
        <w:div w:id="48772020">
          <w:marLeft w:val="1800"/>
          <w:marRight w:val="0"/>
          <w:marTop w:val="72"/>
          <w:marBottom w:val="0"/>
          <w:divBdr>
            <w:top w:val="none" w:sz="0" w:space="0" w:color="auto"/>
            <w:left w:val="none" w:sz="0" w:space="0" w:color="auto"/>
            <w:bottom w:val="none" w:sz="0" w:space="0" w:color="auto"/>
            <w:right w:val="none" w:sz="0" w:space="0" w:color="auto"/>
          </w:divBdr>
        </w:div>
        <w:div w:id="237635497">
          <w:marLeft w:val="2520"/>
          <w:marRight w:val="0"/>
          <w:marTop w:val="62"/>
          <w:marBottom w:val="0"/>
          <w:divBdr>
            <w:top w:val="none" w:sz="0" w:space="0" w:color="auto"/>
            <w:left w:val="none" w:sz="0" w:space="0" w:color="auto"/>
            <w:bottom w:val="none" w:sz="0" w:space="0" w:color="auto"/>
            <w:right w:val="none" w:sz="0" w:space="0" w:color="auto"/>
          </w:divBdr>
        </w:div>
        <w:div w:id="248856972">
          <w:marLeft w:val="1166"/>
          <w:marRight w:val="0"/>
          <w:marTop w:val="86"/>
          <w:marBottom w:val="0"/>
          <w:divBdr>
            <w:top w:val="none" w:sz="0" w:space="0" w:color="auto"/>
            <w:left w:val="none" w:sz="0" w:space="0" w:color="auto"/>
            <w:bottom w:val="none" w:sz="0" w:space="0" w:color="auto"/>
            <w:right w:val="none" w:sz="0" w:space="0" w:color="auto"/>
          </w:divBdr>
        </w:div>
        <w:div w:id="391971236">
          <w:marLeft w:val="1800"/>
          <w:marRight w:val="0"/>
          <w:marTop w:val="72"/>
          <w:marBottom w:val="0"/>
          <w:divBdr>
            <w:top w:val="none" w:sz="0" w:space="0" w:color="auto"/>
            <w:left w:val="none" w:sz="0" w:space="0" w:color="auto"/>
            <w:bottom w:val="none" w:sz="0" w:space="0" w:color="auto"/>
            <w:right w:val="none" w:sz="0" w:space="0" w:color="auto"/>
          </w:divBdr>
        </w:div>
        <w:div w:id="497041426">
          <w:marLeft w:val="1166"/>
          <w:marRight w:val="0"/>
          <w:marTop w:val="86"/>
          <w:marBottom w:val="0"/>
          <w:divBdr>
            <w:top w:val="none" w:sz="0" w:space="0" w:color="auto"/>
            <w:left w:val="none" w:sz="0" w:space="0" w:color="auto"/>
            <w:bottom w:val="none" w:sz="0" w:space="0" w:color="auto"/>
            <w:right w:val="none" w:sz="0" w:space="0" w:color="auto"/>
          </w:divBdr>
        </w:div>
        <w:div w:id="546718762">
          <w:marLeft w:val="547"/>
          <w:marRight w:val="0"/>
          <w:marTop w:val="96"/>
          <w:marBottom w:val="0"/>
          <w:divBdr>
            <w:top w:val="none" w:sz="0" w:space="0" w:color="auto"/>
            <w:left w:val="none" w:sz="0" w:space="0" w:color="auto"/>
            <w:bottom w:val="none" w:sz="0" w:space="0" w:color="auto"/>
            <w:right w:val="none" w:sz="0" w:space="0" w:color="auto"/>
          </w:divBdr>
        </w:div>
        <w:div w:id="717824416">
          <w:marLeft w:val="547"/>
          <w:marRight w:val="0"/>
          <w:marTop w:val="96"/>
          <w:marBottom w:val="0"/>
          <w:divBdr>
            <w:top w:val="none" w:sz="0" w:space="0" w:color="auto"/>
            <w:left w:val="none" w:sz="0" w:space="0" w:color="auto"/>
            <w:bottom w:val="none" w:sz="0" w:space="0" w:color="auto"/>
            <w:right w:val="none" w:sz="0" w:space="0" w:color="auto"/>
          </w:divBdr>
        </w:div>
        <w:div w:id="861818408">
          <w:marLeft w:val="1166"/>
          <w:marRight w:val="0"/>
          <w:marTop w:val="86"/>
          <w:marBottom w:val="0"/>
          <w:divBdr>
            <w:top w:val="none" w:sz="0" w:space="0" w:color="auto"/>
            <w:left w:val="none" w:sz="0" w:space="0" w:color="auto"/>
            <w:bottom w:val="none" w:sz="0" w:space="0" w:color="auto"/>
            <w:right w:val="none" w:sz="0" w:space="0" w:color="auto"/>
          </w:divBdr>
        </w:div>
        <w:div w:id="1501847201">
          <w:marLeft w:val="2520"/>
          <w:marRight w:val="0"/>
          <w:marTop w:val="62"/>
          <w:marBottom w:val="0"/>
          <w:divBdr>
            <w:top w:val="none" w:sz="0" w:space="0" w:color="auto"/>
            <w:left w:val="none" w:sz="0" w:space="0" w:color="auto"/>
            <w:bottom w:val="none" w:sz="0" w:space="0" w:color="auto"/>
            <w:right w:val="none" w:sz="0" w:space="0" w:color="auto"/>
          </w:divBdr>
        </w:div>
        <w:div w:id="1591428014">
          <w:marLeft w:val="1166"/>
          <w:marRight w:val="0"/>
          <w:marTop w:val="86"/>
          <w:marBottom w:val="0"/>
          <w:divBdr>
            <w:top w:val="none" w:sz="0" w:space="0" w:color="auto"/>
            <w:left w:val="none" w:sz="0" w:space="0" w:color="auto"/>
            <w:bottom w:val="none" w:sz="0" w:space="0" w:color="auto"/>
            <w:right w:val="none" w:sz="0" w:space="0" w:color="auto"/>
          </w:divBdr>
        </w:div>
        <w:div w:id="1835414823">
          <w:marLeft w:val="1800"/>
          <w:marRight w:val="0"/>
          <w:marTop w:val="72"/>
          <w:marBottom w:val="0"/>
          <w:divBdr>
            <w:top w:val="none" w:sz="0" w:space="0" w:color="auto"/>
            <w:left w:val="none" w:sz="0" w:space="0" w:color="auto"/>
            <w:bottom w:val="none" w:sz="0" w:space="0" w:color="auto"/>
            <w:right w:val="none" w:sz="0" w:space="0" w:color="auto"/>
          </w:divBdr>
        </w:div>
      </w:divsChild>
    </w:div>
    <w:div w:id="1027757828">
      <w:bodyDiv w:val="1"/>
      <w:marLeft w:val="0"/>
      <w:marRight w:val="0"/>
      <w:marTop w:val="0"/>
      <w:marBottom w:val="0"/>
      <w:divBdr>
        <w:top w:val="none" w:sz="0" w:space="0" w:color="auto"/>
        <w:left w:val="none" w:sz="0" w:space="0" w:color="auto"/>
        <w:bottom w:val="none" w:sz="0" w:space="0" w:color="auto"/>
        <w:right w:val="none" w:sz="0" w:space="0" w:color="auto"/>
      </w:divBdr>
    </w:div>
    <w:div w:id="1029724270">
      <w:bodyDiv w:val="1"/>
      <w:marLeft w:val="0"/>
      <w:marRight w:val="0"/>
      <w:marTop w:val="0"/>
      <w:marBottom w:val="0"/>
      <w:divBdr>
        <w:top w:val="none" w:sz="0" w:space="0" w:color="auto"/>
        <w:left w:val="none" w:sz="0" w:space="0" w:color="auto"/>
        <w:bottom w:val="none" w:sz="0" w:space="0" w:color="auto"/>
        <w:right w:val="none" w:sz="0" w:space="0" w:color="auto"/>
      </w:divBdr>
    </w:div>
    <w:div w:id="1029840176">
      <w:bodyDiv w:val="1"/>
      <w:marLeft w:val="0"/>
      <w:marRight w:val="0"/>
      <w:marTop w:val="0"/>
      <w:marBottom w:val="0"/>
      <w:divBdr>
        <w:top w:val="none" w:sz="0" w:space="0" w:color="auto"/>
        <w:left w:val="none" w:sz="0" w:space="0" w:color="auto"/>
        <w:bottom w:val="none" w:sz="0" w:space="0" w:color="auto"/>
        <w:right w:val="none" w:sz="0" w:space="0" w:color="auto"/>
      </w:divBdr>
    </w:div>
    <w:div w:id="1030105427">
      <w:bodyDiv w:val="1"/>
      <w:marLeft w:val="0"/>
      <w:marRight w:val="0"/>
      <w:marTop w:val="0"/>
      <w:marBottom w:val="0"/>
      <w:divBdr>
        <w:top w:val="none" w:sz="0" w:space="0" w:color="auto"/>
        <w:left w:val="none" w:sz="0" w:space="0" w:color="auto"/>
        <w:bottom w:val="none" w:sz="0" w:space="0" w:color="auto"/>
        <w:right w:val="none" w:sz="0" w:space="0" w:color="auto"/>
      </w:divBdr>
    </w:div>
    <w:div w:id="1030762298">
      <w:bodyDiv w:val="1"/>
      <w:marLeft w:val="0"/>
      <w:marRight w:val="0"/>
      <w:marTop w:val="0"/>
      <w:marBottom w:val="0"/>
      <w:divBdr>
        <w:top w:val="none" w:sz="0" w:space="0" w:color="auto"/>
        <w:left w:val="none" w:sz="0" w:space="0" w:color="auto"/>
        <w:bottom w:val="none" w:sz="0" w:space="0" w:color="auto"/>
        <w:right w:val="none" w:sz="0" w:space="0" w:color="auto"/>
      </w:divBdr>
    </w:div>
    <w:div w:id="1032267590">
      <w:bodyDiv w:val="1"/>
      <w:marLeft w:val="0"/>
      <w:marRight w:val="0"/>
      <w:marTop w:val="0"/>
      <w:marBottom w:val="0"/>
      <w:divBdr>
        <w:top w:val="none" w:sz="0" w:space="0" w:color="auto"/>
        <w:left w:val="none" w:sz="0" w:space="0" w:color="auto"/>
        <w:bottom w:val="none" w:sz="0" w:space="0" w:color="auto"/>
        <w:right w:val="none" w:sz="0" w:space="0" w:color="auto"/>
      </w:divBdr>
    </w:div>
    <w:div w:id="1033337636">
      <w:bodyDiv w:val="1"/>
      <w:marLeft w:val="0"/>
      <w:marRight w:val="0"/>
      <w:marTop w:val="0"/>
      <w:marBottom w:val="0"/>
      <w:divBdr>
        <w:top w:val="none" w:sz="0" w:space="0" w:color="auto"/>
        <w:left w:val="none" w:sz="0" w:space="0" w:color="auto"/>
        <w:bottom w:val="none" w:sz="0" w:space="0" w:color="auto"/>
        <w:right w:val="none" w:sz="0" w:space="0" w:color="auto"/>
      </w:divBdr>
    </w:div>
    <w:div w:id="1034043062">
      <w:bodyDiv w:val="1"/>
      <w:marLeft w:val="0"/>
      <w:marRight w:val="0"/>
      <w:marTop w:val="0"/>
      <w:marBottom w:val="0"/>
      <w:divBdr>
        <w:top w:val="none" w:sz="0" w:space="0" w:color="auto"/>
        <w:left w:val="none" w:sz="0" w:space="0" w:color="auto"/>
        <w:bottom w:val="none" w:sz="0" w:space="0" w:color="auto"/>
        <w:right w:val="none" w:sz="0" w:space="0" w:color="auto"/>
      </w:divBdr>
    </w:div>
    <w:div w:id="1035496706">
      <w:bodyDiv w:val="1"/>
      <w:marLeft w:val="0"/>
      <w:marRight w:val="0"/>
      <w:marTop w:val="0"/>
      <w:marBottom w:val="0"/>
      <w:divBdr>
        <w:top w:val="none" w:sz="0" w:space="0" w:color="auto"/>
        <w:left w:val="none" w:sz="0" w:space="0" w:color="auto"/>
        <w:bottom w:val="none" w:sz="0" w:space="0" w:color="auto"/>
        <w:right w:val="none" w:sz="0" w:space="0" w:color="auto"/>
      </w:divBdr>
    </w:div>
    <w:div w:id="1039551589">
      <w:bodyDiv w:val="1"/>
      <w:marLeft w:val="0"/>
      <w:marRight w:val="0"/>
      <w:marTop w:val="0"/>
      <w:marBottom w:val="0"/>
      <w:divBdr>
        <w:top w:val="none" w:sz="0" w:space="0" w:color="auto"/>
        <w:left w:val="none" w:sz="0" w:space="0" w:color="auto"/>
        <w:bottom w:val="none" w:sz="0" w:space="0" w:color="auto"/>
        <w:right w:val="none" w:sz="0" w:space="0" w:color="auto"/>
      </w:divBdr>
    </w:div>
    <w:div w:id="1039740446">
      <w:bodyDiv w:val="1"/>
      <w:marLeft w:val="0"/>
      <w:marRight w:val="0"/>
      <w:marTop w:val="0"/>
      <w:marBottom w:val="0"/>
      <w:divBdr>
        <w:top w:val="none" w:sz="0" w:space="0" w:color="auto"/>
        <w:left w:val="none" w:sz="0" w:space="0" w:color="auto"/>
        <w:bottom w:val="none" w:sz="0" w:space="0" w:color="auto"/>
        <w:right w:val="none" w:sz="0" w:space="0" w:color="auto"/>
      </w:divBdr>
    </w:div>
    <w:div w:id="1040086554">
      <w:bodyDiv w:val="1"/>
      <w:marLeft w:val="0"/>
      <w:marRight w:val="0"/>
      <w:marTop w:val="0"/>
      <w:marBottom w:val="0"/>
      <w:divBdr>
        <w:top w:val="none" w:sz="0" w:space="0" w:color="auto"/>
        <w:left w:val="none" w:sz="0" w:space="0" w:color="auto"/>
        <w:bottom w:val="none" w:sz="0" w:space="0" w:color="auto"/>
        <w:right w:val="none" w:sz="0" w:space="0" w:color="auto"/>
      </w:divBdr>
    </w:div>
    <w:div w:id="1040205619">
      <w:bodyDiv w:val="1"/>
      <w:marLeft w:val="0"/>
      <w:marRight w:val="0"/>
      <w:marTop w:val="0"/>
      <w:marBottom w:val="0"/>
      <w:divBdr>
        <w:top w:val="none" w:sz="0" w:space="0" w:color="auto"/>
        <w:left w:val="none" w:sz="0" w:space="0" w:color="auto"/>
        <w:bottom w:val="none" w:sz="0" w:space="0" w:color="auto"/>
        <w:right w:val="none" w:sz="0" w:space="0" w:color="auto"/>
      </w:divBdr>
    </w:div>
    <w:div w:id="1040940365">
      <w:bodyDiv w:val="1"/>
      <w:marLeft w:val="0"/>
      <w:marRight w:val="0"/>
      <w:marTop w:val="0"/>
      <w:marBottom w:val="0"/>
      <w:divBdr>
        <w:top w:val="none" w:sz="0" w:space="0" w:color="auto"/>
        <w:left w:val="none" w:sz="0" w:space="0" w:color="auto"/>
        <w:bottom w:val="none" w:sz="0" w:space="0" w:color="auto"/>
        <w:right w:val="none" w:sz="0" w:space="0" w:color="auto"/>
      </w:divBdr>
      <w:divsChild>
        <w:div w:id="711265891">
          <w:marLeft w:val="1166"/>
          <w:marRight w:val="0"/>
          <w:marTop w:val="115"/>
          <w:marBottom w:val="0"/>
          <w:divBdr>
            <w:top w:val="none" w:sz="0" w:space="0" w:color="auto"/>
            <w:left w:val="none" w:sz="0" w:space="0" w:color="auto"/>
            <w:bottom w:val="none" w:sz="0" w:space="0" w:color="auto"/>
            <w:right w:val="none" w:sz="0" w:space="0" w:color="auto"/>
          </w:divBdr>
        </w:div>
        <w:div w:id="861938324">
          <w:marLeft w:val="1166"/>
          <w:marRight w:val="0"/>
          <w:marTop w:val="115"/>
          <w:marBottom w:val="0"/>
          <w:divBdr>
            <w:top w:val="none" w:sz="0" w:space="0" w:color="auto"/>
            <w:left w:val="none" w:sz="0" w:space="0" w:color="auto"/>
            <w:bottom w:val="none" w:sz="0" w:space="0" w:color="auto"/>
            <w:right w:val="none" w:sz="0" w:space="0" w:color="auto"/>
          </w:divBdr>
        </w:div>
        <w:div w:id="1245645202">
          <w:marLeft w:val="1800"/>
          <w:marRight w:val="0"/>
          <w:marTop w:val="96"/>
          <w:marBottom w:val="0"/>
          <w:divBdr>
            <w:top w:val="none" w:sz="0" w:space="0" w:color="auto"/>
            <w:left w:val="none" w:sz="0" w:space="0" w:color="auto"/>
            <w:bottom w:val="none" w:sz="0" w:space="0" w:color="auto"/>
            <w:right w:val="none" w:sz="0" w:space="0" w:color="auto"/>
          </w:divBdr>
        </w:div>
        <w:div w:id="1920171761">
          <w:marLeft w:val="1800"/>
          <w:marRight w:val="0"/>
          <w:marTop w:val="96"/>
          <w:marBottom w:val="0"/>
          <w:divBdr>
            <w:top w:val="none" w:sz="0" w:space="0" w:color="auto"/>
            <w:left w:val="none" w:sz="0" w:space="0" w:color="auto"/>
            <w:bottom w:val="none" w:sz="0" w:space="0" w:color="auto"/>
            <w:right w:val="none" w:sz="0" w:space="0" w:color="auto"/>
          </w:divBdr>
        </w:div>
        <w:div w:id="2004582050">
          <w:marLeft w:val="1166"/>
          <w:marRight w:val="0"/>
          <w:marTop w:val="115"/>
          <w:marBottom w:val="0"/>
          <w:divBdr>
            <w:top w:val="none" w:sz="0" w:space="0" w:color="auto"/>
            <w:left w:val="none" w:sz="0" w:space="0" w:color="auto"/>
            <w:bottom w:val="none" w:sz="0" w:space="0" w:color="auto"/>
            <w:right w:val="none" w:sz="0" w:space="0" w:color="auto"/>
          </w:divBdr>
        </w:div>
      </w:divsChild>
    </w:div>
    <w:div w:id="1043600662">
      <w:bodyDiv w:val="1"/>
      <w:marLeft w:val="0"/>
      <w:marRight w:val="0"/>
      <w:marTop w:val="0"/>
      <w:marBottom w:val="0"/>
      <w:divBdr>
        <w:top w:val="none" w:sz="0" w:space="0" w:color="auto"/>
        <w:left w:val="none" w:sz="0" w:space="0" w:color="auto"/>
        <w:bottom w:val="none" w:sz="0" w:space="0" w:color="auto"/>
        <w:right w:val="none" w:sz="0" w:space="0" w:color="auto"/>
      </w:divBdr>
    </w:div>
    <w:div w:id="1044215139">
      <w:bodyDiv w:val="1"/>
      <w:marLeft w:val="0"/>
      <w:marRight w:val="0"/>
      <w:marTop w:val="0"/>
      <w:marBottom w:val="0"/>
      <w:divBdr>
        <w:top w:val="none" w:sz="0" w:space="0" w:color="auto"/>
        <w:left w:val="none" w:sz="0" w:space="0" w:color="auto"/>
        <w:bottom w:val="none" w:sz="0" w:space="0" w:color="auto"/>
        <w:right w:val="none" w:sz="0" w:space="0" w:color="auto"/>
      </w:divBdr>
      <w:divsChild>
        <w:div w:id="351538019">
          <w:marLeft w:val="360"/>
          <w:marRight w:val="0"/>
          <w:marTop w:val="200"/>
          <w:marBottom w:val="0"/>
          <w:divBdr>
            <w:top w:val="none" w:sz="0" w:space="0" w:color="auto"/>
            <w:left w:val="none" w:sz="0" w:space="0" w:color="auto"/>
            <w:bottom w:val="none" w:sz="0" w:space="0" w:color="auto"/>
            <w:right w:val="none" w:sz="0" w:space="0" w:color="auto"/>
          </w:divBdr>
        </w:div>
        <w:div w:id="383875576">
          <w:marLeft w:val="1800"/>
          <w:marRight w:val="0"/>
          <w:marTop w:val="100"/>
          <w:marBottom w:val="0"/>
          <w:divBdr>
            <w:top w:val="none" w:sz="0" w:space="0" w:color="auto"/>
            <w:left w:val="none" w:sz="0" w:space="0" w:color="auto"/>
            <w:bottom w:val="none" w:sz="0" w:space="0" w:color="auto"/>
            <w:right w:val="none" w:sz="0" w:space="0" w:color="auto"/>
          </w:divBdr>
        </w:div>
        <w:div w:id="510147395">
          <w:marLeft w:val="360"/>
          <w:marRight w:val="0"/>
          <w:marTop w:val="200"/>
          <w:marBottom w:val="0"/>
          <w:divBdr>
            <w:top w:val="none" w:sz="0" w:space="0" w:color="auto"/>
            <w:left w:val="none" w:sz="0" w:space="0" w:color="auto"/>
            <w:bottom w:val="none" w:sz="0" w:space="0" w:color="auto"/>
            <w:right w:val="none" w:sz="0" w:space="0" w:color="auto"/>
          </w:divBdr>
        </w:div>
        <w:div w:id="639728668">
          <w:marLeft w:val="1080"/>
          <w:marRight w:val="0"/>
          <w:marTop w:val="100"/>
          <w:marBottom w:val="0"/>
          <w:divBdr>
            <w:top w:val="none" w:sz="0" w:space="0" w:color="auto"/>
            <w:left w:val="none" w:sz="0" w:space="0" w:color="auto"/>
            <w:bottom w:val="none" w:sz="0" w:space="0" w:color="auto"/>
            <w:right w:val="none" w:sz="0" w:space="0" w:color="auto"/>
          </w:divBdr>
        </w:div>
        <w:div w:id="650720878">
          <w:marLeft w:val="2520"/>
          <w:marRight w:val="0"/>
          <w:marTop w:val="100"/>
          <w:marBottom w:val="0"/>
          <w:divBdr>
            <w:top w:val="none" w:sz="0" w:space="0" w:color="auto"/>
            <w:left w:val="none" w:sz="0" w:space="0" w:color="auto"/>
            <w:bottom w:val="none" w:sz="0" w:space="0" w:color="auto"/>
            <w:right w:val="none" w:sz="0" w:space="0" w:color="auto"/>
          </w:divBdr>
        </w:div>
        <w:div w:id="880242601">
          <w:marLeft w:val="1080"/>
          <w:marRight w:val="0"/>
          <w:marTop w:val="100"/>
          <w:marBottom w:val="0"/>
          <w:divBdr>
            <w:top w:val="none" w:sz="0" w:space="0" w:color="auto"/>
            <w:left w:val="none" w:sz="0" w:space="0" w:color="auto"/>
            <w:bottom w:val="none" w:sz="0" w:space="0" w:color="auto"/>
            <w:right w:val="none" w:sz="0" w:space="0" w:color="auto"/>
          </w:divBdr>
        </w:div>
        <w:div w:id="1713311847">
          <w:marLeft w:val="1800"/>
          <w:marRight w:val="0"/>
          <w:marTop w:val="100"/>
          <w:marBottom w:val="0"/>
          <w:divBdr>
            <w:top w:val="none" w:sz="0" w:space="0" w:color="auto"/>
            <w:left w:val="none" w:sz="0" w:space="0" w:color="auto"/>
            <w:bottom w:val="none" w:sz="0" w:space="0" w:color="auto"/>
            <w:right w:val="none" w:sz="0" w:space="0" w:color="auto"/>
          </w:divBdr>
        </w:div>
        <w:div w:id="1969428732">
          <w:marLeft w:val="2520"/>
          <w:marRight w:val="0"/>
          <w:marTop w:val="100"/>
          <w:marBottom w:val="0"/>
          <w:divBdr>
            <w:top w:val="none" w:sz="0" w:space="0" w:color="auto"/>
            <w:left w:val="none" w:sz="0" w:space="0" w:color="auto"/>
            <w:bottom w:val="none" w:sz="0" w:space="0" w:color="auto"/>
            <w:right w:val="none" w:sz="0" w:space="0" w:color="auto"/>
          </w:divBdr>
        </w:div>
      </w:divsChild>
    </w:div>
    <w:div w:id="1046569498">
      <w:bodyDiv w:val="1"/>
      <w:marLeft w:val="150"/>
      <w:marRight w:val="150"/>
      <w:marTop w:val="150"/>
      <w:marBottom w:val="150"/>
      <w:divBdr>
        <w:top w:val="none" w:sz="0" w:space="0" w:color="auto"/>
        <w:left w:val="none" w:sz="0" w:space="0" w:color="auto"/>
        <w:bottom w:val="none" w:sz="0" w:space="0" w:color="auto"/>
        <w:right w:val="none" w:sz="0" w:space="0" w:color="auto"/>
      </w:divBdr>
    </w:div>
    <w:div w:id="1047801044">
      <w:bodyDiv w:val="1"/>
      <w:marLeft w:val="0"/>
      <w:marRight w:val="0"/>
      <w:marTop w:val="0"/>
      <w:marBottom w:val="0"/>
      <w:divBdr>
        <w:top w:val="none" w:sz="0" w:space="0" w:color="auto"/>
        <w:left w:val="none" w:sz="0" w:space="0" w:color="auto"/>
        <w:bottom w:val="none" w:sz="0" w:space="0" w:color="auto"/>
        <w:right w:val="none" w:sz="0" w:space="0" w:color="auto"/>
      </w:divBdr>
    </w:div>
    <w:div w:id="1048258505">
      <w:bodyDiv w:val="1"/>
      <w:marLeft w:val="0"/>
      <w:marRight w:val="0"/>
      <w:marTop w:val="0"/>
      <w:marBottom w:val="0"/>
      <w:divBdr>
        <w:top w:val="none" w:sz="0" w:space="0" w:color="auto"/>
        <w:left w:val="none" w:sz="0" w:space="0" w:color="auto"/>
        <w:bottom w:val="none" w:sz="0" w:space="0" w:color="auto"/>
        <w:right w:val="none" w:sz="0" w:space="0" w:color="auto"/>
      </w:divBdr>
    </w:div>
    <w:div w:id="1048914325">
      <w:bodyDiv w:val="1"/>
      <w:marLeft w:val="0"/>
      <w:marRight w:val="0"/>
      <w:marTop w:val="0"/>
      <w:marBottom w:val="0"/>
      <w:divBdr>
        <w:top w:val="none" w:sz="0" w:space="0" w:color="auto"/>
        <w:left w:val="none" w:sz="0" w:space="0" w:color="auto"/>
        <w:bottom w:val="none" w:sz="0" w:space="0" w:color="auto"/>
        <w:right w:val="none" w:sz="0" w:space="0" w:color="auto"/>
      </w:divBdr>
      <w:divsChild>
        <w:div w:id="689525350">
          <w:marLeft w:val="547"/>
          <w:marRight w:val="0"/>
          <w:marTop w:val="115"/>
          <w:marBottom w:val="0"/>
          <w:divBdr>
            <w:top w:val="none" w:sz="0" w:space="0" w:color="auto"/>
            <w:left w:val="none" w:sz="0" w:space="0" w:color="auto"/>
            <w:bottom w:val="none" w:sz="0" w:space="0" w:color="auto"/>
            <w:right w:val="none" w:sz="0" w:space="0" w:color="auto"/>
          </w:divBdr>
        </w:div>
        <w:div w:id="754594254">
          <w:marLeft w:val="1166"/>
          <w:marRight w:val="0"/>
          <w:marTop w:val="115"/>
          <w:marBottom w:val="0"/>
          <w:divBdr>
            <w:top w:val="none" w:sz="0" w:space="0" w:color="auto"/>
            <w:left w:val="none" w:sz="0" w:space="0" w:color="auto"/>
            <w:bottom w:val="none" w:sz="0" w:space="0" w:color="auto"/>
            <w:right w:val="none" w:sz="0" w:space="0" w:color="auto"/>
          </w:divBdr>
        </w:div>
        <w:div w:id="1752121956">
          <w:marLeft w:val="1166"/>
          <w:marRight w:val="0"/>
          <w:marTop w:val="115"/>
          <w:marBottom w:val="0"/>
          <w:divBdr>
            <w:top w:val="none" w:sz="0" w:space="0" w:color="auto"/>
            <w:left w:val="none" w:sz="0" w:space="0" w:color="auto"/>
            <w:bottom w:val="none" w:sz="0" w:space="0" w:color="auto"/>
            <w:right w:val="none" w:sz="0" w:space="0" w:color="auto"/>
          </w:divBdr>
        </w:div>
      </w:divsChild>
    </w:div>
    <w:div w:id="1049690326">
      <w:bodyDiv w:val="1"/>
      <w:marLeft w:val="0"/>
      <w:marRight w:val="0"/>
      <w:marTop w:val="0"/>
      <w:marBottom w:val="0"/>
      <w:divBdr>
        <w:top w:val="none" w:sz="0" w:space="0" w:color="auto"/>
        <w:left w:val="none" w:sz="0" w:space="0" w:color="auto"/>
        <w:bottom w:val="none" w:sz="0" w:space="0" w:color="auto"/>
        <w:right w:val="none" w:sz="0" w:space="0" w:color="auto"/>
      </w:divBdr>
    </w:div>
    <w:div w:id="1050153906">
      <w:bodyDiv w:val="1"/>
      <w:marLeft w:val="0"/>
      <w:marRight w:val="0"/>
      <w:marTop w:val="0"/>
      <w:marBottom w:val="0"/>
      <w:divBdr>
        <w:top w:val="none" w:sz="0" w:space="0" w:color="auto"/>
        <w:left w:val="none" w:sz="0" w:space="0" w:color="auto"/>
        <w:bottom w:val="none" w:sz="0" w:space="0" w:color="auto"/>
        <w:right w:val="none" w:sz="0" w:space="0" w:color="auto"/>
      </w:divBdr>
    </w:div>
    <w:div w:id="1050612095">
      <w:bodyDiv w:val="1"/>
      <w:marLeft w:val="0"/>
      <w:marRight w:val="0"/>
      <w:marTop w:val="0"/>
      <w:marBottom w:val="0"/>
      <w:divBdr>
        <w:top w:val="none" w:sz="0" w:space="0" w:color="auto"/>
        <w:left w:val="none" w:sz="0" w:space="0" w:color="auto"/>
        <w:bottom w:val="none" w:sz="0" w:space="0" w:color="auto"/>
        <w:right w:val="none" w:sz="0" w:space="0" w:color="auto"/>
      </w:divBdr>
    </w:div>
    <w:div w:id="1051198388">
      <w:bodyDiv w:val="1"/>
      <w:marLeft w:val="0"/>
      <w:marRight w:val="0"/>
      <w:marTop w:val="0"/>
      <w:marBottom w:val="0"/>
      <w:divBdr>
        <w:top w:val="none" w:sz="0" w:space="0" w:color="auto"/>
        <w:left w:val="none" w:sz="0" w:space="0" w:color="auto"/>
        <w:bottom w:val="none" w:sz="0" w:space="0" w:color="auto"/>
        <w:right w:val="none" w:sz="0" w:space="0" w:color="auto"/>
      </w:divBdr>
    </w:div>
    <w:div w:id="1053114558">
      <w:bodyDiv w:val="1"/>
      <w:marLeft w:val="0"/>
      <w:marRight w:val="0"/>
      <w:marTop w:val="0"/>
      <w:marBottom w:val="0"/>
      <w:divBdr>
        <w:top w:val="none" w:sz="0" w:space="0" w:color="auto"/>
        <w:left w:val="none" w:sz="0" w:space="0" w:color="auto"/>
        <w:bottom w:val="none" w:sz="0" w:space="0" w:color="auto"/>
        <w:right w:val="none" w:sz="0" w:space="0" w:color="auto"/>
      </w:divBdr>
    </w:div>
    <w:div w:id="1054230388">
      <w:bodyDiv w:val="1"/>
      <w:marLeft w:val="0"/>
      <w:marRight w:val="0"/>
      <w:marTop w:val="0"/>
      <w:marBottom w:val="0"/>
      <w:divBdr>
        <w:top w:val="none" w:sz="0" w:space="0" w:color="auto"/>
        <w:left w:val="none" w:sz="0" w:space="0" w:color="auto"/>
        <w:bottom w:val="none" w:sz="0" w:space="0" w:color="auto"/>
        <w:right w:val="none" w:sz="0" w:space="0" w:color="auto"/>
      </w:divBdr>
      <w:divsChild>
        <w:div w:id="185097477">
          <w:marLeft w:val="1800"/>
          <w:marRight w:val="0"/>
          <w:marTop w:val="120"/>
          <w:marBottom w:val="0"/>
          <w:divBdr>
            <w:top w:val="none" w:sz="0" w:space="0" w:color="auto"/>
            <w:left w:val="none" w:sz="0" w:space="0" w:color="auto"/>
            <w:bottom w:val="none" w:sz="0" w:space="0" w:color="auto"/>
            <w:right w:val="none" w:sz="0" w:space="0" w:color="auto"/>
          </w:divBdr>
        </w:div>
        <w:div w:id="799616395">
          <w:marLeft w:val="2520"/>
          <w:marRight w:val="0"/>
          <w:marTop w:val="120"/>
          <w:marBottom w:val="0"/>
          <w:divBdr>
            <w:top w:val="none" w:sz="0" w:space="0" w:color="auto"/>
            <w:left w:val="none" w:sz="0" w:space="0" w:color="auto"/>
            <w:bottom w:val="none" w:sz="0" w:space="0" w:color="auto"/>
            <w:right w:val="none" w:sz="0" w:space="0" w:color="auto"/>
          </w:divBdr>
        </w:div>
        <w:div w:id="1309169544">
          <w:marLeft w:val="2520"/>
          <w:marRight w:val="0"/>
          <w:marTop w:val="120"/>
          <w:marBottom w:val="0"/>
          <w:divBdr>
            <w:top w:val="none" w:sz="0" w:space="0" w:color="auto"/>
            <w:left w:val="none" w:sz="0" w:space="0" w:color="auto"/>
            <w:bottom w:val="none" w:sz="0" w:space="0" w:color="auto"/>
            <w:right w:val="none" w:sz="0" w:space="0" w:color="auto"/>
          </w:divBdr>
        </w:div>
        <w:div w:id="1865626710">
          <w:marLeft w:val="1800"/>
          <w:marRight w:val="0"/>
          <w:marTop w:val="120"/>
          <w:marBottom w:val="0"/>
          <w:divBdr>
            <w:top w:val="none" w:sz="0" w:space="0" w:color="auto"/>
            <w:left w:val="none" w:sz="0" w:space="0" w:color="auto"/>
            <w:bottom w:val="none" w:sz="0" w:space="0" w:color="auto"/>
            <w:right w:val="none" w:sz="0" w:space="0" w:color="auto"/>
          </w:divBdr>
        </w:div>
      </w:divsChild>
    </w:div>
    <w:div w:id="1055005329">
      <w:bodyDiv w:val="1"/>
      <w:marLeft w:val="0"/>
      <w:marRight w:val="0"/>
      <w:marTop w:val="0"/>
      <w:marBottom w:val="0"/>
      <w:divBdr>
        <w:top w:val="none" w:sz="0" w:space="0" w:color="auto"/>
        <w:left w:val="none" w:sz="0" w:space="0" w:color="auto"/>
        <w:bottom w:val="none" w:sz="0" w:space="0" w:color="auto"/>
        <w:right w:val="none" w:sz="0" w:space="0" w:color="auto"/>
      </w:divBdr>
      <w:divsChild>
        <w:div w:id="50813963">
          <w:marLeft w:val="1253"/>
          <w:marRight w:val="0"/>
          <w:marTop w:val="60"/>
          <w:marBottom w:val="0"/>
          <w:divBdr>
            <w:top w:val="none" w:sz="0" w:space="0" w:color="auto"/>
            <w:left w:val="none" w:sz="0" w:space="0" w:color="auto"/>
            <w:bottom w:val="none" w:sz="0" w:space="0" w:color="auto"/>
            <w:right w:val="none" w:sz="0" w:space="0" w:color="auto"/>
          </w:divBdr>
        </w:div>
        <w:div w:id="1260867591">
          <w:marLeft w:val="533"/>
          <w:marRight w:val="0"/>
          <w:marTop w:val="60"/>
          <w:marBottom w:val="0"/>
          <w:divBdr>
            <w:top w:val="none" w:sz="0" w:space="0" w:color="auto"/>
            <w:left w:val="none" w:sz="0" w:space="0" w:color="auto"/>
            <w:bottom w:val="none" w:sz="0" w:space="0" w:color="auto"/>
            <w:right w:val="none" w:sz="0" w:space="0" w:color="auto"/>
          </w:divBdr>
        </w:div>
        <w:div w:id="1713378670">
          <w:marLeft w:val="533"/>
          <w:marRight w:val="0"/>
          <w:marTop w:val="60"/>
          <w:marBottom w:val="0"/>
          <w:divBdr>
            <w:top w:val="none" w:sz="0" w:space="0" w:color="auto"/>
            <w:left w:val="none" w:sz="0" w:space="0" w:color="auto"/>
            <w:bottom w:val="none" w:sz="0" w:space="0" w:color="auto"/>
            <w:right w:val="none" w:sz="0" w:space="0" w:color="auto"/>
          </w:divBdr>
        </w:div>
      </w:divsChild>
    </w:div>
    <w:div w:id="1056247359">
      <w:bodyDiv w:val="1"/>
      <w:marLeft w:val="0"/>
      <w:marRight w:val="0"/>
      <w:marTop w:val="0"/>
      <w:marBottom w:val="0"/>
      <w:divBdr>
        <w:top w:val="none" w:sz="0" w:space="0" w:color="auto"/>
        <w:left w:val="none" w:sz="0" w:space="0" w:color="auto"/>
        <w:bottom w:val="none" w:sz="0" w:space="0" w:color="auto"/>
        <w:right w:val="none" w:sz="0" w:space="0" w:color="auto"/>
      </w:divBdr>
    </w:div>
    <w:div w:id="1056509181">
      <w:bodyDiv w:val="1"/>
      <w:marLeft w:val="0"/>
      <w:marRight w:val="0"/>
      <w:marTop w:val="0"/>
      <w:marBottom w:val="0"/>
      <w:divBdr>
        <w:top w:val="none" w:sz="0" w:space="0" w:color="auto"/>
        <w:left w:val="none" w:sz="0" w:space="0" w:color="auto"/>
        <w:bottom w:val="none" w:sz="0" w:space="0" w:color="auto"/>
        <w:right w:val="none" w:sz="0" w:space="0" w:color="auto"/>
      </w:divBdr>
    </w:div>
    <w:div w:id="1056779496">
      <w:bodyDiv w:val="1"/>
      <w:marLeft w:val="0"/>
      <w:marRight w:val="0"/>
      <w:marTop w:val="0"/>
      <w:marBottom w:val="0"/>
      <w:divBdr>
        <w:top w:val="none" w:sz="0" w:space="0" w:color="auto"/>
        <w:left w:val="none" w:sz="0" w:space="0" w:color="auto"/>
        <w:bottom w:val="none" w:sz="0" w:space="0" w:color="auto"/>
        <w:right w:val="none" w:sz="0" w:space="0" w:color="auto"/>
      </w:divBdr>
    </w:div>
    <w:div w:id="1056928027">
      <w:bodyDiv w:val="1"/>
      <w:marLeft w:val="0"/>
      <w:marRight w:val="0"/>
      <w:marTop w:val="0"/>
      <w:marBottom w:val="0"/>
      <w:divBdr>
        <w:top w:val="none" w:sz="0" w:space="0" w:color="auto"/>
        <w:left w:val="none" w:sz="0" w:space="0" w:color="auto"/>
        <w:bottom w:val="none" w:sz="0" w:space="0" w:color="auto"/>
        <w:right w:val="none" w:sz="0" w:space="0" w:color="auto"/>
      </w:divBdr>
      <w:divsChild>
        <w:div w:id="348726446">
          <w:marLeft w:val="547"/>
          <w:marRight w:val="0"/>
          <w:marTop w:val="154"/>
          <w:marBottom w:val="0"/>
          <w:divBdr>
            <w:top w:val="none" w:sz="0" w:space="0" w:color="auto"/>
            <w:left w:val="none" w:sz="0" w:space="0" w:color="auto"/>
            <w:bottom w:val="none" w:sz="0" w:space="0" w:color="auto"/>
            <w:right w:val="none" w:sz="0" w:space="0" w:color="auto"/>
          </w:divBdr>
        </w:div>
        <w:div w:id="739717038">
          <w:marLeft w:val="1166"/>
          <w:marRight w:val="0"/>
          <w:marTop w:val="134"/>
          <w:marBottom w:val="0"/>
          <w:divBdr>
            <w:top w:val="none" w:sz="0" w:space="0" w:color="auto"/>
            <w:left w:val="none" w:sz="0" w:space="0" w:color="auto"/>
            <w:bottom w:val="none" w:sz="0" w:space="0" w:color="auto"/>
            <w:right w:val="none" w:sz="0" w:space="0" w:color="auto"/>
          </w:divBdr>
        </w:div>
        <w:div w:id="2104375048">
          <w:marLeft w:val="1166"/>
          <w:marRight w:val="0"/>
          <w:marTop w:val="134"/>
          <w:marBottom w:val="0"/>
          <w:divBdr>
            <w:top w:val="none" w:sz="0" w:space="0" w:color="auto"/>
            <w:left w:val="none" w:sz="0" w:space="0" w:color="auto"/>
            <w:bottom w:val="none" w:sz="0" w:space="0" w:color="auto"/>
            <w:right w:val="none" w:sz="0" w:space="0" w:color="auto"/>
          </w:divBdr>
        </w:div>
      </w:divsChild>
    </w:div>
    <w:div w:id="1057122487">
      <w:bodyDiv w:val="1"/>
      <w:marLeft w:val="0"/>
      <w:marRight w:val="0"/>
      <w:marTop w:val="0"/>
      <w:marBottom w:val="0"/>
      <w:divBdr>
        <w:top w:val="none" w:sz="0" w:space="0" w:color="auto"/>
        <w:left w:val="none" w:sz="0" w:space="0" w:color="auto"/>
        <w:bottom w:val="none" w:sz="0" w:space="0" w:color="auto"/>
        <w:right w:val="none" w:sz="0" w:space="0" w:color="auto"/>
      </w:divBdr>
      <w:divsChild>
        <w:div w:id="84233523">
          <w:marLeft w:val="0"/>
          <w:marRight w:val="0"/>
          <w:marTop w:val="0"/>
          <w:marBottom w:val="0"/>
          <w:divBdr>
            <w:top w:val="none" w:sz="0" w:space="0" w:color="auto"/>
            <w:left w:val="none" w:sz="0" w:space="0" w:color="auto"/>
            <w:bottom w:val="none" w:sz="0" w:space="0" w:color="auto"/>
            <w:right w:val="none" w:sz="0" w:space="0" w:color="auto"/>
          </w:divBdr>
          <w:divsChild>
            <w:div w:id="2107654375">
              <w:marLeft w:val="0"/>
              <w:marRight w:val="0"/>
              <w:marTop w:val="0"/>
              <w:marBottom w:val="0"/>
              <w:divBdr>
                <w:top w:val="none" w:sz="0" w:space="0" w:color="auto"/>
                <w:left w:val="none" w:sz="0" w:space="0" w:color="auto"/>
                <w:bottom w:val="none" w:sz="0" w:space="0" w:color="auto"/>
                <w:right w:val="none" w:sz="0" w:space="0" w:color="auto"/>
              </w:divBdr>
              <w:divsChild>
                <w:div w:id="163297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476103">
      <w:bodyDiv w:val="1"/>
      <w:marLeft w:val="0"/>
      <w:marRight w:val="0"/>
      <w:marTop w:val="0"/>
      <w:marBottom w:val="0"/>
      <w:divBdr>
        <w:top w:val="none" w:sz="0" w:space="0" w:color="auto"/>
        <w:left w:val="none" w:sz="0" w:space="0" w:color="auto"/>
        <w:bottom w:val="none" w:sz="0" w:space="0" w:color="auto"/>
        <w:right w:val="none" w:sz="0" w:space="0" w:color="auto"/>
      </w:divBdr>
      <w:divsChild>
        <w:div w:id="260723258">
          <w:marLeft w:val="1800"/>
          <w:marRight w:val="0"/>
          <w:marTop w:val="101"/>
          <w:marBottom w:val="0"/>
          <w:divBdr>
            <w:top w:val="none" w:sz="0" w:space="0" w:color="auto"/>
            <w:left w:val="none" w:sz="0" w:space="0" w:color="auto"/>
            <w:bottom w:val="none" w:sz="0" w:space="0" w:color="auto"/>
            <w:right w:val="none" w:sz="0" w:space="0" w:color="auto"/>
          </w:divBdr>
        </w:div>
        <w:div w:id="486751928">
          <w:marLeft w:val="547"/>
          <w:marRight w:val="0"/>
          <w:marTop w:val="134"/>
          <w:marBottom w:val="0"/>
          <w:divBdr>
            <w:top w:val="none" w:sz="0" w:space="0" w:color="auto"/>
            <w:left w:val="none" w:sz="0" w:space="0" w:color="auto"/>
            <w:bottom w:val="none" w:sz="0" w:space="0" w:color="auto"/>
            <w:right w:val="none" w:sz="0" w:space="0" w:color="auto"/>
          </w:divBdr>
        </w:div>
        <w:div w:id="794567052">
          <w:marLeft w:val="1800"/>
          <w:marRight w:val="0"/>
          <w:marTop w:val="101"/>
          <w:marBottom w:val="0"/>
          <w:divBdr>
            <w:top w:val="none" w:sz="0" w:space="0" w:color="auto"/>
            <w:left w:val="none" w:sz="0" w:space="0" w:color="auto"/>
            <w:bottom w:val="none" w:sz="0" w:space="0" w:color="auto"/>
            <w:right w:val="none" w:sz="0" w:space="0" w:color="auto"/>
          </w:divBdr>
        </w:div>
        <w:div w:id="958999546">
          <w:marLeft w:val="1166"/>
          <w:marRight w:val="0"/>
          <w:marTop w:val="115"/>
          <w:marBottom w:val="0"/>
          <w:divBdr>
            <w:top w:val="none" w:sz="0" w:space="0" w:color="auto"/>
            <w:left w:val="none" w:sz="0" w:space="0" w:color="auto"/>
            <w:bottom w:val="none" w:sz="0" w:space="0" w:color="auto"/>
            <w:right w:val="none" w:sz="0" w:space="0" w:color="auto"/>
          </w:divBdr>
        </w:div>
        <w:div w:id="1181580256">
          <w:marLeft w:val="1800"/>
          <w:marRight w:val="0"/>
          <w:marTop w:val="101"/>
          <w:marBottom w:val="0"/>
          <w:divBdr>
            <w:top w:val="none" w:sz="0" w:space="0" w:color="auto"/>
            <w:left w:val="none" w:sz="0" w:space="0" w:color="auto"/>
            <w:bottom w:val="none" w:sz="0" w:space="0" w:color="auto"/>
            <w:right w:val="none" w:sz="0" w:space="0" w:color="auto"/>
          </w:divBdr>
        </w:div>
        <w:div w:id="1871335161">
          <w:marLeft w:val="1800"/>
          <w:marRight w:val="0"/>
          <w:marTop w:val="101"/>
          <w:marBottom w:val="0"/>
          <w:divBdr>
            <w:top w:val="none" w:sz="0" w:space="0" w:color="auto"/>
            <w:left w:val="none" w:sz="0" w:space="0" w:color="auto"/>
            <w:bottom w:val="none" w:sz="0" w:space="0" w:color="auto"/>
            <w:right w:val="none" w:sz="0" w:space="0" w:color="auto"/>
          </w:divBdr>
        </w:div>
        <w:div w:id="2141998334">
          <w:marLeft w:val="1166"/>
          <w:marRight w:val="0"/>
          <w:marTop w:val="115"/>
          <w:marBottom w:val="0"/>
          <w:divBdr>
            <w:top w:val="none" w:sz="0" w:space="0" w:color="auto"/>
            <w:left w:val="none" w:sz="0" w:space="0" w:color="auto"/>
            <w:bottom w:val="none" w:sz="0" w:space="0" w:color="auto"/>
            <w:right w:val="none" w:sz="0" w:space="0" w:color="auto"/>
          </w:divBdr>
        </w:div>
      </w:divsChild>
    </w:div>
    <w:div w:id="1058548832">
      <w:bodyDiv w:val="1"/>
      <w:marLeft w:val="0"/>
      <w:marRight w:val="0"/>
      <w:marTop w:val="0"/>
      <w:marBottom w:val="0"/>
      <w:divBdr>
        <w:top w:val="none" w:sz="0" w:space="0" w:color="auto"/>
        <w:left w:val="none" w:sz="0" w:space="0" w:color="auto"/>
        <w:bottom w:val="none" w:sz="0" w:space="0" w:color="auto"/>
        <w:right w:val="none" w:sz="0" w:space="0" w:color="auto"/>
      </w:divBdr>
    </w:div>
    <w:div w:id="1059405398">
      <w:bodyDiv w:val="1"/>
      <w:marLeft w:val="0"/>
      <w:marRight w:val="0"/>
      <w:marTop w:val="0"/>
      <w:marBottom w:val="0"/>
      <w:divBdr>
        <w:top w:val="none" w:sz="0" w:space="0" w:color="auto"/>
        <w:left w:val="none" w:sz="0" w:space="0" w:color="auto"/>
        <w:bottom w:val="none" w:sz="0" w:space="0" w:color="auto"/>
        <w:right w:val="none" w:sz="0" w:space="0" w:color="auto"/>
      </w:divBdr>
    </w:div>
    <w:div w:id="1060128363">
      <w:bodyDiv w:val="1"/>
      <w:marLeft w:val="0"/>
      <w:marRight w:val="0"/>
      <w:marTop w:val="0"/>
      <w:marBottom w:val="0"/>
      <w:divBdr>
        <w:top w:val="none" w:sz="0" w:space="0" w:color="auto"/>
        <w:left w:val="none" w:sz="0" w:space="0" w:color="auto"/>
        <w:bottom w:val="none" w:sz="0" w:space="0" w:color="auto"/>
        <w:right w:val="none" w:sz="0" w:space="0" w:color="auto"/>
      </w:divBdr>
      <w:divsChild>
        <w:div w:id="85463557">
          <w:marLeft w:val="547"/>
          <w:marRight w:val="0"/>
          <w:marTop w:val="130"/>
          <w:marBottom w:val="0"/>
          <w:divBdr>
            <w:top w:val="none" w:sz="0" w:space="0" w:color="auto"/>
            <w:left w:val="none" w:sz="0" w:space="0" w:color="auto"/>
            <w:bottom w:val="none" w:sz="0" w:space="0" w:color="auto"/>
            <w:right w:val="none" w:sz="0" w:space="0" w:color="auto"/>
          </w:divBdr>
        </w:div>
        <w:div w:id="137646225">
          <w:marLeft w:val="1166"/>
          <w:marRight w:val="0"/>
          <w:marTop w:val="115"/>
          <w:marBottom w:val="0"/>
          <w:divBdr>
            <w:top w:val="none" w:sz="0" w:space="0" w:color="auto"/>
            <w:left w:val="none" w:sz="0" w:space="0" w:color="auto"/>
            <w:bottom w:val="none" w:sz="0" w:space="0" w:color="auto"/>
            <w:right w:val="none" w:sz="0" w:space="0" w:color="auto"/>
          </w:divBdr>
        </w:div>
        <w:div w:id="264114354">
          <w:marLeft w:val="1166"/>
          <w:marRight w:val="0"/>
          <w:marTop w:val="115"/>
          <w:marBottom w:val="0"/>
          <w:divBdr>
            <w:top w:val="none" w:sz="0" w:space="0" w:color="auto"/>
            <w:left w:val="none" w:sz="0" w:space="0" w:color="auto"/>
            <w:bottom w:val="none" w:sz="0" w:space="0" w:color="auto"/>
            <w:right w:val="none" w:sz="0" w:space="0" w:color="auto"/>
          </w:divBdr>
        </w:div>
        <w:div w:id="622923198">
          <w:marLeft w:val="1800"/>
          <w:marRight w:val="0"/>
          <w:marTop w:val="96"/>
          <w:marBottom w:val="0"/>
          <w:divBdr>
            <w:top w:val="none" w:sz="0" w:space="0" w:color="auto"/>
            <w:left w:val="none" w:sz="0" w:space="0" w:color="auto"/>
            <w:bottom w:val="none" w:sz="0" w:space="0" w:color="auto"/>
            <w:right w:val="none" w:sz="0" w:space="0" w:color="auto"/>
          </w:divBdr>
        </w:div>
        <w:div w:id="1087851181">
          <w:marLeft w:val="1166"/>
          <w:marRight w:val="0"/>
          <w:marTop w:val="115"/>
          <w:marBottom w:val="0"/>
          <w:divBdr>
            <w:top w:val="none" w:sz="0" w:space="0" w:color="auto"/>
            <w:left w:val="none" w:sz="0" w:space="0" w:color="auto"/>
            <w:bottom w:val="none" w:sz="0" w:space="0" w:color="auto"/>
            <w:right w:val="none" w:sz="0" w:space="0" w:color="auto"/>
          </w:divBdr>
        </w:div>
        <w:div w:id="1405031049">
          <w:marLeft w:val="1166"/>
          <w:marRight w:val="0"/>
          <w:marTop w:val="115"/>
          <w:marBottom w:val="0"/>
          <w:divBdr>
            <w:top w:val="none" w:sz="0" w:space="0" w:color="auto"/>
            <w:left w:val="none" w:sz="0" w:space="0" w:color="auto"/>
            <w:bottom w:val="none" w:sz="0" w:space="0" w:color="auto"/>
            <w:right w:val="none" w:sz="0" w:space="0" w:color="auto"/>
          </w:divBdr>
        </w:div>
        <w:div w:id="1574199174">
          <w:marLeft w:val="1166"/>
          <w:marRight w:val="0"/>
          <w:marTop w:val="115"/>
          <w:marBottom w:val="0"/>
          <w:divBdr>
            <w:top w:val="none" w:sz="0" w:space="0" w:color="auto"/>
            <w:left w:val="none" w:sz="0" w:space="0" w:color="auto"/>
            <w:bottom w:val="none" w:sz="0" w:space="0" w:color="auto"/>
            <w:right w:val="none" w:sz="0" w:space="0" w:color="auto"/>
          </w:divBdr>
        </w:div>
        <w:div w:id="1654987355">
          <w:marLeft w:val="1166"/>
          <w:marRight w:val="0"/>
          <w:marTop w:val="115"/>
          <w:marBottom w:val="0"/>
          <w:divBdr>
            <w:top w:val="none" w:sz="0" w:space="0" w:color="auto"/>
            <w:left w:val="none" w:sz="0" w:space="0" w:color="auto"/>
            <w:bottom w:val="none" w:sz="0" w:space="0" w:color="auto"/>
            <w:right w:val="none" w:sz="0" w:space="0" w:color="auto"/>
          </w:divBdr>
        </w:div>
        <w:div w:id="2126264302">
          <w:marLeft w:val="547"/>
          <w:marRight w:val="0"/>
          <w:marTop w:val="130"/>
          <w:marBottom w:val="0"/>
          <w:divBdr>
            <w:top w:val="none" w:sz="0" w:space="0" w:color="auto"/>
            <w:left w:val="none" w:sz="0" w:space="0" w:color="auto"/>
            <w:bottom w:val="none" w:sz="0" w:space="0" w:color="auto"/>
            <w:right w:val="none" w:sz="0" w:space="0" w:color="auto"/>
          </w:divBdr>
        </w:div>
      </w:divsChild>
    </w:div>
    <w:div w:id="1060323466">
      <w:bodyDiv w:val="1"/>
      <w:marLeft w:val="0"/>
      <w:marRight w:val="0"/>
      <w:marTop w:val="0"/>
      <w:marBottom w:val="0"/>
      <w:divBdr>
        <w:top w:val="none" w:sz="0" w:space="0" w:color="auto"/>
        <w:left w:val="none" w:sz="0" w:space="0" w:color="auto"/>
        <w:bottom w:val="none" w:sz="0" w:space="0" w:color="auto"/>
        <w:right w:val="none" w:sz="0" w:space="0" w:color="auto"/>
      </w:divBdr>
    </w:div>
    <w:div w:id="1060517593">
      <w:bodyDiv w:val="1"/>
      <w:marLeft w:val="0"/>
      <w:marRight w:val="0"/>
      <w:marTop w:val="0"/>
      <w:marBottom w:val="0"/>
      <w:divBdr>
        <w:top w:val="none" w:sz="0" w:space="0" w:color="auto"/>
        <w:left w:val="none" w:sz="0" w:space="0" w:color="auto"/>
        <w:bottom w:val="none" w:sz="0" w:space="0" w:color="auto"/>
        <w:right w:val="none" w:sz="0" w:space="0" w:color="auto"/>
      </w:divBdr>
    </w:div>
    <w:div w:id="1060982125">
      <w:bodyDiv w:val="1"/>
      <w:marLeft w:val="0"/>
      <w:marRight w:val="0"/>
      <w:marTop w:val="0"/>
      <w:marBottom w:val="0"/>
      <w:divBdr>
        <w:top w:val="none" w:sz="0" w:space="0" w:color="auto"/>
        <w:left w:val="none" w:sz="0" w:space="0" w:color="auto"/>
        <w:bottom w:val="none" w:sz="0" w:space="0" w:color="auto"/>
        <w:right w:val="none" w:sz="0" w:space="0" w:color="auto"/>
      </w:divBdr>
    </w:div>
    <w:div w:id="1062875803">
      <w:bodyDiv w:val="1"/>
      <w:marLeft w:val="0"/>
      <w:marRight w:val="0"/>
      <w:marTop w:val="0"/>
      <w:marBottom w:val="0"/>
      <w:divBdr>
        <w:top w:val="none" w:sz="0" w:space="0" w:color="auto"/>
        <w:left w:val="none" w:sz="0" w:space="0" w:color="auto"/>
        <w:bottom w:val="none" w:sz="0" w:space="0" w:color="auto"/>
        <w:right w:val="none" w:sz="0" w:space="0" w:color="auto"/>
      </w:divBdr>
    </w:div>
    <w:div w:id="1065026865">
      <w:bodyDiv w:val="1"/>
      <w:marLeft w:val="0"/>
      <w:marRight w:val="0"/>
      <w:marTop w:val="0"/>
      <w:marBottom w:val="0"/>
      <w:divBdr>
        <w:top w:val="none" w:sz="0" w:space="0" w:color="auto"/>
        <w:left w:val="none" w:sz="0" w:space="0" w:color="auto"/>
        <w:bottom w:val="none" w:sz="0" w:space="0" w:color="auto"/>
        <w:right w:val="none" w:sz="0" w:space="0" w:color="auto"/>
      </w:divBdr>
    </w:div>
    <w:div w:id="1065420534">
      <w:bodyDiv w:val="1"/>
      <w:marLeft w:val="0"/>
      <w:marRight w:val="0"/>
      <w:marTop w:val="0"/>
      <w:marBottom w:val="0"/>
      <w:divBdr>
        <w:top w:val="none" w:sz="0" w:space="0" w:color="auto"/>
        <w:left w:val="none" w:sz="0" w:space="0" w:color="auto"/>
        <w:bottom w:val="none" w:sz="0" w:space="0" w:color="auto"/>
        <w:right w:val="none" w:sz="0" w:space="0" w:color="auto"/>
      </w:divBdr>
    </w:div>
    <w:div w:id="1067649420">
      <w:bodyDiv w:val="1"/>
      <w:marLeft w:val="0"/>
      <w:marRight w:val="0"/>
      <w:marTop w:val="0"/>
      <w:marBottom w:val="0"/>
      <w:divBdr>
        <w:top w:val="none" w:sz="0" w:space="0" w:color="auto"/>
        <w:left w:val="none" w:sz="0" w:space="0" w:color="auto"/>
        <w:bottom w:val="none" w:sz="0" w:space="0" w:color="auto"/>
        <w:right w:val="none" w:sz="0" w:space="0" w:color="auto"/>
      </w:divBdr>
    </w:div>
    <w:div w:id="1067652474">
      <w:bodyDiv w:val="1"/>
      <w:marLeft w:val="0"/>
      <w:marRight w:val="0"/>
      <w:marTop w:val="0"/>
      <w:marBottom w:val="0"/>
      <w:divBdr>
        <w:top w:val="none" w:sz="0" w:space="0" w:color="auto"/>
        <w:left w:val="none" w:sz="0" w:space="0" w:color="auto"/>
        <w:bottom w:val="none" w:sz="0" w:space="0" w:color="auto"/>
        <w:right w:val="none" w:sz="0" w:space="0" w:color="auto"/>
      </w:divBdr>
    </w:div>
    <w:div w:id="1068380467">
      <w:bodyDiv w:val="1"/>
      <w:marLeft w:val="0"/>
      <w:marRight w:val="0"/>
      <w:marTop w:val="0"/>
      <w:marBottom w:val="0"/>
      <w:divBdr>
        <w:top w:val="none" w:sz="0" w:space="0" w:color="auto"/>
        <w:left w:val="none" w:sz="0" w:space="0" w:color="auto"/>
        <w:bottom w:val="none" w:sz="0" w:space="0" w:color="auto"/>
        <w:right w:val="none" w:sz="0" w:space="0" w:color="auto"/>
      </w:divBdr>
    </w:div>
    <w:div w:id="1069421578">
      <w:bodyDiv w:val="1"/>
      <w:marLeft w:val="0"/>
      <w:marRight w:val="0"/>
      <w:marTop w:val="0"/>
      <w:marBottom w:val="0"/>
      <w:divBdr>
        <w:top w:val="none" w:sz="0" w:space="0" w:color="auto"/>
        <w:left w:val="none" w:sz="0" w:space="0" w:color="auto"/>
        <w:bottom w:val="none" w:sz="0" w:space="0" w:color="auto"/>
        <w:right w:val="none" w:sz="0" w:space="0" w:color="auto"/>
      </w:divBdr>
      <w:divsChild>
        <w:div w:id="1490445748">
          <w:marLeft w:val="0"/>
          <w:marRight w:val="0"/>
          <w:marTop w:val="0"/>
          <w:marBottom w:val="0"/>
          <w:divBdr>
            <w:top w:val="none" w:sz="0" w:space="0" w:color="auto"/>
            <w:left w:val="none" w:sz="0" w:space="0" w:color="auto"/>
            <w:bottom w:val="none" w:sz="0" w:space="0" w:color="auto"/>
            <w:right w:val="none" w:sz="0" w:space="0" w:color="auto"/>
          </w:divBdr>
          <w:divsChild>
            <w:div w:id="1160579846">
              <w:marLeft w:val="0"/>
              <w:marRight w:val="0"/>
              <w:marTop w:val="0"/>
              <w:marBottom w:val="0"/>
              <w:divBdr>
                <w:top w:val="none" w:sz="0" w:space="0" w:color="auto"/>
                <w:left w:val="none" w:sz="0" w:space="0" w:color="auto"/>
                <w:bottom w:val="none" w:sz="0" w:space="0" w:color="auto"/>
                <w:right w:val="none" w:sz="0" w:space="0" w:color="auto"/>
              </w:divBdr>
            </w:div>
            <w:div w:id="1716390461">
              <w:marLeft w:val="0"/>
              <w:marRight w:val="0"/>
              <w:marTop w:val="0"/>
              <w:marBottom w:val="0"/>
              <w:divBdr>
                <w:top w:val="none" w:sz="0" w:space="0" w:color="auto"/>
                <w:left w:val="none" w:sz="0" w:space="0" w:color="auto"/>
                <w:bottom w:val="none" w:sz="0" w:space="0" w:color="auto"/>
                <w:right w:val="none" w:sz="0" w:space="0" w:color="auto"/>
              </w:divBdr>
            </w:div>
            <w:div w:id="1861508962">
              <w:marLeft w:val="0"/>
              <w:marRight w:val="0"/>
              <w:marTop w:val="0"/>
              <w:marBottom w:val="0"/>
              <w:divBdr>
                <w:top w:val="none" w:sz="0" w:space="0" w:color="auto"/>
                <w:left w:val="none" w:sz="0" w:space="0" w:color="auto"/>
                <w:bottom w:val="none" w:sz="0" w:space="0" w:color="auto"/>
                <w:right w:val="none" w:sz="0" w:space="0" w:color="auto"/>
              </w:divBdr>
            </w:div>
            <w:div w:id="18648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52082">
      <w:bodyDiv w:val="1"/>
      <w:marLeft w:val="0"/>
      <w:marRight w:val="0"/>
      <w:marTop w:val="0"/>
      <w:marBottom w:val="0"/>
      <w:divBdr>
        <w:top w:val="none" w:sz="0" w:space="0" w:color="auto"/>
        <w:left w:val="none" w:sz="0" w:space="0" w:color="auto"/>
        <w:bottom w:val="none" w:sz="0" w:space="0" w:color="auto"/>
        <w:right w:val="none" w:sz="0" w:space="0" w:color="auto"/>
      </w:divBdr>
      <w:divsChild>
        <w:div w:id="5446935">
          <w:marLeft w:val="1166"/>
          <w:marRight w:val="0"/>
          <w:marTop w:val="106"/>
          <w:marBottom w:val="0"/>
          <w:divBdr>
            <w:top w:val="none" w:sz="0" w:space="0" w:color="auto"/>
            <w:left w:val="none" w:sz="0" w:space="0" w:color="auto"/>
            <w:bottom w:val="none" w:sz="0" w:space="0" w:color="auto"/>
            <w:right w:val="none" w:sz="0" w:space="0" w:color="auto"/>
          </w:divBdr>
        </w:div>
        <w:div w:id="427240505">
          <w:marLeft w:val="1166"/>
          <w:marRight w:val="0"/>
          <w:marTop w:val="106"/>
          <w:marBottom w:val="0"/>
          <w:divBdr>
            <w:top w:val="none" w:sz="0" w:space="0" w:color="auto"/>
            <w:left w:val="none" w:sz="0" w:space="0" w:color="auto"/>
            <w:bottom w:val="none" w:sz="0" w:space="0" w:color="auto"/>
            <w:right w:val="none" w:sz="0" w:space="0" w:color="auto"/>
          </w:divBdr>
        </w:div>
        <w:div w:id="527524799">
          <w:marLeft w:val="547"/>
          <w:marRight w:val="0"/>
          <w:marTop w:val="120"/>
          <w:marBottom w:val="0"/>
          <w:divBdr>
            <w:top w:val="none" w:sz="0" w:space="0" w:color="auto"/>
            <w:left w:val="none" w:sz="0" w:space="0" w:color="auto"/>
            <w:bottom w:val="none" w:sz="0" w:space="0" w:color="auto"/>
            <w:right w:val="none" w:sz="0" w:space="0" w:color="auto"/>
          </w:divBdr>
        </w:div>
        <w:div w:id="649986727">
          <w:marLeft w:val="1166"/>
          <w:marRight w:val="0"/>
          <w:marTop w:val="106"/>
          <w:marBottom w:val="0"/>
          <w:divBdr>
            <w:top w:val="none" w:sz="0" w:space="0" w:color="auto"/>
            <w:left w:val="none" w:sz="0" w:space="0" w:color="auto"/>
            <w:bottom w:val="none" w:sz="0" w:space="0" w:color="auto"/>
            <w:right w:val="none" w:sz="0" w:space="0" w:color="auto"/>
          </w:divBdr>
        </w:div>
        <w:div w:id="654721331">
          <w:marLeft w:val="1166"/>
          <w:marRight w:val="0"/>
          <w:marTop w:val="106"/>
          <w:marBottom w:val="0"/>
          <w:divBdr>
            <w:top w:val="none" w:sz="0" w:space="0" w:color="auto"/>
            <w:left w:val="none" w:sz="0" w:space="0" w:color="auto"/>
            <w:bottom w:val="none" w:sz="0" w:space="0" w:color="auto"/>
            <w:right w:val="none" w:sz="0" w:space="0" w:color="auto"/>
          </w:divBdr>
        </w:div>
        <w:div w:id="755250249">
          <w:marLeft w:val="1800"/>
          <w:marRight w:val="0"/>
          <w:marTop w:val="91"/>
          <w:marBottom w:val="0"/>
          <w:divBdr>
            <w:top w:val="none" w:sz="0" w:space="0" w:color="auto"/>
            <w:left w:val="none" w:sz="0" w:space="0" w:color="auto"/>
            <w:bottom w:val="none" w:sz="0" w:space="0" w:color="auto"/>
            <w:right w:val="none" w:sz="0" w:space="0" w:color="auto"/>
          </w:divBdr>
        </w:div>
        <w:div w:id="1253705126">
          <w:marLeft w:val="1166"/>
          <w:marRight w:val="0"/>
          <w:marTop w:val="106"/>
          <w:marBottom w:val="0"/>
          <w:divBdr>
            <w:top w:val="none" w:sz="0" w:space="0" w:color="auto"/>
            <w:left w:val="none" w:sz="0" w:space="0" w:color="auto"/>
            <w:bottom w:val="none" w:sz="0" w:space="0" w:color="auto"/>
            <w:right w:val="none" w:sz="0" w:space="0" w:color="auto"/>
          </w:divBdr>
        </w:div>
        <w:div w:id="1342393971">
          <w:marLeft w:val="1800"/>
          <w:marRight w:val="0"/>
          <w:marTop w:val="91"/>
          <w:marBottom w:val="0"/>
          <w:divBdr>
            <w:top w:val="none" w:sz="0" w:space="0" w:color="auto"/>
            <w:left w:val="none" w:sz="0" w:space="0" w:color="auto"/>
            <w:bottom w:val="none" w:sz="0" w:space="0" w:color="auto"/>
            <w:right w:val="none" w:sz="0" w:space="0" w:color="auto"/>
          </w:divBdr>
        </w:div>
        <w:div w:id="1401293592">
          <w:marLeft w:val="1800"/>
          <w:marRight w:val="0"/>
          <w:marTop w:val="91"/>
          <w:marBottom w:val="0"/>
          <w:divBdr>
            <w:top w:val="none" w:sz="0" w:space="0" w:color="auto"/>
            <w:left w:val="none" w:sz="0" w:space="0" w:color="auto"/>
            <w:bottom w:val="none" w:sz="0" w:space="0" w:color="auto"/>
            <w:right w:val="none" w:sz="0" w:space="0" w:color="auto"/>
          </w:divBdr>
        </w:div>
        <w:div w:id="1942832938">
          <w:marLeft w:val="1800"/>
          <w:marRight w:val="0"/>
          <w:marTop w:val="91"/>
          <w:marBottom w:val="0"/>
          <w:divBdr>
            <w:top w:val="none" w:sz="0" w:space="0" w:color="auto"/>
            <w:left w:val="none" w:sz="0" w:space="0" w:color="auto"/>
            <w:bottom w:val="none" w:sz="0" w:space="0" w:color="auto"/>
            <w:right w:val="none" w:sz="0" w:space="0" w:color="auto"/>
          </w:divBdr>
        </w:div>
        <w:div w:id="2124106665">
          <w:marLeft w:val="1800"/>
          <w:marRight w:val="0"/>
          <w:marTop w:val="91"/>
          <w:marBottom w:val="0"/>
          <w:divBdr>
            <w:top w:val="none" w:sz="0" w:space="0" w:color="auto"/>
            <w:left w:val="none" w:sz="0" w:space="0" w:color="auto"/>
            <w:bottom w:val="none" w:sz="0" w:space="0" w:color="auto"/>
            <w:right w:val="none" w:sz="0" w:space="0" w:color="auto"/>
          </w:divBdr>
        </w:div>
      </w:divsChild>
    </w:div>
    <w:div w:id="1071266992">
      <w:bodyDiv w:val="1"/>
      <w:marLeft w:val="0"/>
      <w:marRight w:val="0"/>
      <w:marTop w:val="0"/>
      <w:marBottom w:val="0"/>
      <w:divBdr>
        <w:top w:val="none" w:sz="0" w:space="0" w:color="auto"/>
        <w:left w:val="none" w:sz="0" w:space="0" w:color="auto"/>
        <w:bottom w:val="none" w:sz="0" w:space="0" w:color="auto"/>
        <w:right w:val="none" w:sz="0" w:space="0" w:color="auto"/>
      </w:divBdr>
    </w:div>
    <w:div w:id="1072235869">
      <w:bodyDiv w:val="1"/>
      <w:marLeft w:val="0"/>
      <w:marRight w:val="0"/>
      <w:marTop w:val="0"/>
      <w:marBottom w:val="0"/>
      <w:divBdr>
        <w:top w:val="none" w:sz="0" w:space="0" w:color="auto"/>
        <w:left w:val="none" w:sz="0" w:space="0" w:color="auto"/>
        <w:bottom w:val="none" w:sz="0" w:space="0" w:color="auto"/>
        <w:right w:val="none" w:sz="0" w:space="0" w:color="auto"/>
      </w:divBdr>
      <w:divsChild>
        <w:div w:id="166285909">
          <w:marLeft w:val="1800"/>
          <w:marRight w:val="0"/>
          <w:marTop w:val="96"/>
          <w:marBottom w:val="0"/>
          <w:divBdr>
            <w:top w:val="none" w:sz="0" w:space="0" w:color="auto"/>
            <w:left w:val="none" w:sz="0" w:space="0" w:color="auto"/>
            <w:bottom w:val="none" w:sz="0" w:space="0" w:color="auto"/>
            <w:right w:val="none" w:sz="0" w:space="0" w:color="auto"/>
          </w:divBdr>
        </w:div>
        <w:div w:id="472328589">
          <w:marLeft w:val="1166"/>
          <w:marRight w:val="0"/>
          <w:marTop w:val="115"/>
          <w:marBottom w:val="0"/>
          <w:divBdr>
            <w:top w:val="none" w:sz="0" w:space="0" w:color="auto"/>
            <w:left w:val="none" w:sz="0" w:space="0" w:color="auto"/>
            <w:bottom w:val="none" w:sz="0" w:space="0" w:color="auto"/>
            <w:right w:val="none" w:sz="0" w:space="0" w:color="auto"/>
          </w:divBdr>
        </w:div>
        <w:div w:id="486633742">
          <w:marLeft w:val="2520"/>
          <w:marRight w:val="0"/>
          <w:marTop w:val="77"/>
          <w:marBottom w:val="0"/>
          <w:divBdr>
            <w:top w:val="none" w:sz="0" w:space="0" w:color="auto"/>
            <w:left w:val="none" w:sz="0" w:space="0" w:color="auto"/>
            <w:bottom w:val="none" w:sz="0" w:space="0" w:color="auto"/>
            <w:right w:val="none" w:sz="0" w:space="0" w:color="auto"/>
          </w:divBdr>
        </w:div>
        <w:div w:id="638414863">
          <w:marLeft w:val="547"/>
          <w:marRight w:val="0"/>
          <w:marTop w:val="130"/>
          <w:marBottom w:val="0"/>
          <w:divBdr>
            <w:top w:val="none" w:sz="0" w:space="0" w:color="auto"/>
            <w:left w:val="none" w:sz="0" w:space="0" w:color="auto"/>
            <w:bottom w:val="none" w:sz="0" w:space="0" w:color="auto"/>
            <w:right w:val="none" w:sz="0" w:space="0" w:color="auto"/>
          </w:divBdr>
        </w:div>
        <w:div w:id="733161703">
          <w:marLeft w:val="1800"/>
          <w:marRight w:val="0"/>
          <w:marTop w:val="96"/>
          <w:marBottom w:val="0"/>
          <w:divBdr>
            <w:top w:val="none" w:sz="0" w:space="0" w:color="auto"/>
            <w:left w:val="none" w:sz="0" w:space="0" w:color="auto"/>
            <w:bottom w:val="none" w:sz="0" w:space="0" w:color="auto"/>
            <w:right w:val="none" w:sz="0" w:space="0" w:color="auto"/>
          </w:divBdr>
        </w:div>
        <w:div w:id="2106531650">
          <w:marLeft w:val="1166"/>
          <w:marRight w:val="0"/>
          <w:marTop w:val="115"/>
          <w:marBottom w:val="0"/>
          <w:divBdr>
            <w:top w:val="none" w:sz="0" w:space="0" w:color="auto"/>
            <w:left w:val="none" w:sz="0" w:space="0" w:color="auto"/>
            <w:bottom w:val="none" w:sz="0" w:space="0" w:color="auto"/>
            <w:right w:val="none" w:sz="0" w:space="0" w:color="auto"/>
          </w:divBdr>
        </w:div>
      </w:divsChild>
    </w:div>
    <w:div w:id="1073164798">
      <w:bodyDiv w:val="1"/>
      <w:marLeft w:val="0"/>
      <w:marRight w:val="0"/>
      <w:marTop w:val="0"/>
      <w:marBottom w:val="0"/>
      <w:divBdr>
        <w:top w:val="none" w:sz="0" w:space="0" w:color="auto"/>
        <w:left w:val="none" w:sz="0" w:space="0" w:color="auto"/>
        <w:bottom w:val="none" w:sz="0" w:space="0" w:color="auto"/>
        <w:right w:val="none" w:sz="0" w:space="0" w:color="auto"/>
      </w:divBdr>
    </w:div>
    <w:div w:id="1074622533">
      <w:bodyDiv w:val="1"/>
      <w:marLeft w:val="0"/>
      <w:marRight w:val="0"/>
      <w:marTop w:val="0"/>
      <w:marBottom w:val="0"/>
      <w:divBdr>
        <w:top w:val="none" w:sz="0" w:space="0" w:color="auto"/>
        <w:left w:val="none" w:sz="0" w:space="0" w:color="auto"/>
        <w:bottom w:val="none" w:sz="0" w:space="0" w:color="auto"/>
        <w:right w:val="none" w:sz="0" w:space="0" w:color="auto"/>
      </w:divBdr>
    </w:div>
    <w:div w:id="1074743191">
      <w:bodyDiv w:val="1"/>
      <w:marLeft w:val="0"/>
      <w:marRight w:val="0"/>
      <w:marTop w:val="0"/>
      <w:marBottom w:val="0"/>
      <w:divBdr>
        <w:top w:val="none" w:sz="0" w:space="0" w:color="auto"/>
        <w:left w:val="none" w:sz="0" w:space="0" w:color="auto"/>
        <w:bottom w:val="none" w:sz="0" w:space="0" w:color="auto"/>
        <w:right w:val="none" w:sz="0" w:space="0" w:color="auto"/>
      </w:divBdr>
    </w:div>
    <w:div w:id="1075662980">
      <w:bodyDiv w:val="1"/>
      <w:marLeft w:val="0"/>
      <w:marRight w:val="0"/>
      <w:marTop w:val="0"/>
      <w:marBottom w:val="0"/>
      <w:divBdr>
        <w:top w:val="none" w:sz="0" w:space="0" w:color="auto"/>
        <w:left w:val="none" w:sz="0" w:space="0" w:color="auto"/>
        <w:bottom w:val="none" w:sz="0" w:space="0" w:color="auto"/>
        <w:right w:val="none" w:sz="0" w:space="0" w:color="auto"/>
      </w:divBdr>
    </w:div>
    <w:div w:id="1076131560">
      <w:bodyDiv w:val="1"/>
      <w:marLeft w:val="0"/>
      <w:marRight w:val="0"/>
      <w:marTop w:val="0"/>
      <w:marBottom w:val="0"/>
      <w:divBdr>
        <w:top w:val="none" w:sz="0" w:space="0" w:color="auto"/>
        <w:left w:val="none" w:sz="0" w:space="0" w:color="auto"/>
        <w:bottom w:val="none" w:sz="0" w:space="0" w:color="auto"/>
        <w:right w:val="none" w:sz="0" w:space="0" w:color="auto"/>
      </w:divBdr>
      <w:divsChild>
        <w:div w:id="294336189">
          <w:marLeft w:val="547"/>
          <w:marRight w:val="0"/>
          <w:marTop w:val="134"/>
          <w:marBottom w:val="0"/>
          <w:divBdr>
            <w:top w:val="none" w:sz="0" w:space="0" w:color="auto"/>
            <w:left w:val="none" w:sz="0" w:space="0" w:color="auto"/>
            <w:bottom w:val="none" w:sz="0" w:space="0" w:color="auto"/>
            <w:right w:val="none" w:sz="0" w:space="0" w:color="auto"/>
          </w:divBdr>
        </w:div>
        <w:div w:id="712073503">
          <w:marLeft w:val="1166"/>
          <w:marRight w:val="0"/>
          <w:marTop w:val="115"/>
          <w:marBottom w:val="0"/>
          <w:divBdr>
            <w:top w:val="none" w:sz="0" w:space="0" w:color="auto"/>
            <w:left w:val="none" w:sz="0" w:space="0" w:color="auto"/>
            <w:bottom w:val="none" w:sz="0" w:space="0" w:color="auto"/>
            <w:right w:val="none" w:sz="0" w:space="0" w:color="auto"/>
          </w:divBdr>
        </w:div>
        <w:div w:id="979654460">
          <w:marLeft w:val="1166"/>
          <w:marRight w:val="0"/>
          <w:marTop w:val="115"/>
          <w:marBottom w:val="0"/>
          <w:divBdr>
            <w:top w:val="none" w:sz="0" w:space="0" w:color="auto"/>
            <w:left w:val="none" w:sz="0" w:space="0" w:color="auto"/>
            <w:bottom w:val="none" w:sz="0" w:space="0" w:color="auto"/>
            <w:right w:val="none" w:sz="0" w:space="0" w:color="auto"/>
          </w:divBdr>
        </w:div>
        <w:div w:id="1993557632">
          <w:marLeft w:val="1166"/>
          <w:marRight w:val="0"/>
          <w:marTop w:val="115"/>
          <w:marBottom w:val="0"/>
          <w:divBdr>
            <w:top w:val="none" w:sz="0" w:space="0" w:color="auto"/>
            <w:left w:val="none" w:sz="0" w:space="0" w:color="auto"/>
            <w:bottom w:val="none" w:sz="0" w:space="0" w:color="auto"/>
            <w:right w:val="none" w:sz="0" w:space="0" w:color="auto"/>
          </w:divBdr>
        </w:div>
      </w:divsChild>
    </w:div>
    <w:div w:id="1076587701">
      <w:bodyDiv w:val="1"/>
      <w:marLeft w:val="0"/>
      <w:marRight w:val="0"/>
      <w:marTop w:val="0"/>
      <w:marBottom w:val="0"/>
      <w:divBdr>
        <w:top w:val="none" w:sz="0" w:space="0" w:color="auto"/>
        <w:left w:val="none" w:sz="0" w:space="0" w:color="auto"/>
        <w:bottom w:val="none" w:sz="0" w:space="0" w:color="auto"/>
        <w:right w:val="none" w:sz="0" w:space="0" w:color="auto"/>
      </w:divBdr>
      <w:divsChild>
        <w:div w:id="1481580683">
          <w:marLeft w:val="547"/>
          <w:marRight w:val="0"/>
          <w:marTop w:val="154"/>
          <w:marBottom w:val="0"/>
          <w:divBdr>
            <w:top w:val="none" w:sz="0" w:space="0" w:color="auto"/>
            <w:left w:val="none" w:sz="0" w:space="0" w:color="auto"/>
            <w:bottom w:val="none" w:sz="0" w:space="0" w:color="auto"/>
            <w:right w:val="none" w:sz="0" w:space="0" w:color="auto"/>
          </w:divBdr>
        </w:div>
        <w:div w:id="1497379051">
          <w:marLeft w:val="547"/>
          <w:marRight w:val="0"/>
          <w:marTop w:val="154"/>
          <w:marBottom w:val="0"/>
          <w:divBdr>
            <w:top w:val="none" w:sz="0" w:space="0" w:color="auto"/>
            <w:left w:val="none" w:sz="0" w:space="0" w:color="auto"/>
            <w:bottom w:val="none" w:sz="0" w:space="0" w:color="auto"/>
            <w:right w:val="none" w:sz="0" w:space="0" w:color="auto"/>
          </w:divBdr>
        </w:div>
        <w:div w:id="2043093099">
          <w:marLeft w:val="547"/>
          <w:marRight w:val="0"/>
          <w:marTop w:val="154"/>
          <w:marBottom w:val="0"/>
          <w:divBdr>
            <w:top w:val="none" w:sz="0" w:space="0" w:color="auto"/>
            <w:left w:val="none" w:sz="0" w:space="0" w:color="auto"/>
            <w:bottom w:val="none" w:sz="0" w:space="0" w:color="auto"/>
            <w:right w:val="none" w:sz="0" w:space="0" w:color="auto"/>
          </w:divBdr>
        </w:div>
      </w:divsChild>
    </w:div>
    <w:div w:id="1077285440">
      <w:bodyDiv w:val="1"/>
      <w:marLeft w:val="0"/>
      <w:marRight w:val="0"/>
      <w:marTop w:val="0"/>
      <w:marBottom w:val="0"/>
      <w:divBdr>
        <w:top w:val="none" w:sz="0" w:space="0" w:color="auto"/>
        <w:left w:val="none" w:sz="0" w:space="0" w:color="auto"/>
        <w:bottom w:val="none" w:sz="0" w:space="0" w:color="auto"/>
        <w:right w:val="none" w:sz="0" w:space="0" w:color="auto"/>
      </w:divBdr>
      <w:divsChild>
        <w:div w:id="309677620">
          <w:marLeft w:val="2866"/>
          <w:marRight w:val="0"/>
          <w:marTop w:val="60"/>
          <w:marBottom w:val="0"/>
          <w:divBdr>
            <w:top w:val="none" w:sz="0" w:space="0" w:color="auto"/>
            <w:left w:val="none" w:sz="0" w:space="0" w:color="auto"/>
            <w:bottom w:val="none" w:sz="0" w:space="0" w:color="auto"/>
            <w:right w:val="none" w:sz="0" w:space="0" w:color="auto"/>
          </w:divBdr>
        </w:div>
        <w:div w:id="342709264">
          <w:marLeft w:val="2866"/>
          <w:marRight w:val="0"/>
          <w:marTop w:val="60"/>
          <w:marBottom w:val="0"/>
          <w:divBdr>
            <w:top w:val="none" w:sz="0" w:space="0" w:color="auto"/>
            <w:left w:val="none" w:sz="0" w:space="0" w:color="auto"/>
            <w:bottom w:val="none" w:sz="0" w:space="0" w:color="auto"/>
            <w:right w:val="none" w:sz="0" w:space="0" w:color="auto"/>
          </w:divBdr>
        </w:div>
        <w:div w:id="388237408">
          <w:marLeft w:val="1426"/>
          <w:marRight w:val="0"/>
          <w:marTop w:val="60"/>
          <w:marBottom w:val="0"/>
          <w:divBdr>
            <w:top w:val="none" w:sz="0" w:space="0" w:color="auto"/>
            <w:left w:val="none" w:sz="0" w:space="0" w:color="auto"/>
            <w:bottom w:val="none" w:sz="0" w:space="0" w:color="auto"/>
            <w:right w:val="none" w:sz="0" w:space="0" w:color="auto"/>
          </w:divBdr>
        </w:div>
        <w:div w:id="422918498">
          <w:marLeft w:val="1426"/>
          <w:marRight w:val="0"/>
          <w:marTop w:val="60"/>
          <w:marBottom w:val="0"/>
          <w:divBdr>
            <w:top w:val="none" w:sz="0" w:space="0" w:color="auto"/>
            <w:left w:val="none" w:sz="0" w:space="0" w:color="auto"/>
            <w:bottom w:val="none" w:sz="0" w:space="0" w:color="auto"/>
            <w:right w:val="none" w:sz="0" w:space="0" w:color="auto"/>
          </w:divBdr>
        </w:div>
        <w:div w:id="951666791">
          <w:marLeft w:val="2146"/>
          <w:marRight w:val="0"/>
          <w:marTop w:val="60"/>
          <w:marBottom w:val="0"/>
          <w:divBdr>
            <w:top w:val="none" w:sz="0" w:space="0" w:color="auto"/>
            <w:left w:val="none" w:sz="0" w:space="0" w:color="auto"/>
            <w:bottom w:val="none" w:sz="0" w:space="0" w:color="auto"/>
            <w:right w:val="none" w:sz="0" w:space="0" w:color="auto"/>
          </w:divBdr>
        </w:div>
        <w:div w:id="1114904131">
          <w:marLeft w:val="533"/>
          <w:marRight w:val="0"/>
          <w:marTop w:val="60"/>
          <w:marBottom w:val="0"/>
          <w:divBdr>
            <w:top w:val="none" w:sz="0" w:space="0" w:color="auto"/>
            <w:left w:val="none" w:sz="0" w:space="0" w:color="auto"/>
            <w:bottom w:val="none" w:sz="0" w:space="0" w:color="auto"/>
            <w:right w:val="none" w:sz="0" w:space="0" w:color="auto"/>
          </w:divBdr>
        </w:div>
        <w:div w:id="1400710260">
          <w:marLeft w:val="2866"/>
          <w:marRight w:val="0"/>
          <w:marTop w:val="60"/>
          <w:marBottom w:val="0"/>
          <w:divBdr>
            <w:top w:val="none" w:sz="0" w:space="0" w:color="auto"/>
            <w:left w:val="none" w:sz="0" w:space="0" w:color="auto"/>
            <w:bottom w:val="none" w:sz="0" w:space="0" w:color="auto"/>
            <w:right w:val="none" w:sz="0" w:space="0" w:color="auto"/>
          </w:divBdr>
        </w:div>
        <w:div w:id="1572084999">
          <w:marLeft w:val="2866"/>
          <w:marRight w:val="0"/>
          <w:marTop w:val="60"/>
          <w:marBottom w:val="0"/>
          <w:divBdr>
            <w:top w:val="none" w:sz="0" w:space="0" w:color="auto"/>
            <w:left w:val="none" w:sz="0" w:space="0" w:color="auto"/>
            <w:bottom w:val="none" w:sz="0" w:space="0" w:color="auto"/>
            <w:right w:val="none" w:sz="0" w:space="0" w:color="auto"/>
          </w:divBdr>
        </w:div>
        <w:div w:id="2028634092">
          <w:marLeft w:val="2866"/>
          <w:marRight w:val="0"/>
          <w:marTop w:val="60"/>
          <w:marBottom w:val="0"/>
          <w:divBdr>
            <w:top w:val="none" w:sz="0" w:space="0" w:color="auto"/>
            <w:left w:val="none" w:sz="0" w:space="0" w:color="auto"/>
            <w:bottom w:val="none" w:sz="0" w:space="0" w:color="auto"/>
            <w:right w:val="none" w:sz="0" w:space="0" w:color="auto"/>
          </w:divBdr>
        </w:div>
      </w:divsChild>
    </w:div>
    <w:div w:id="1077828708">
      <w:bodyDiv w:val="1"/>
      <w:marLeft w:val="0"/>
      <w:marRight w:val="0"/>
      <w:marTop w:val="0"/>
      <w:marBottom w:val="0"/>
      <w:divBdr>
        <w:top w:val="none" w:sz="0" w:space="0" w:color="auto"/>
        <w:left w:val="none" w:sz="0" w:space="0" w:color="auto"/>
        <w:bottom w:val="none" w:sz="0" w:space="0" w:color="auto"/>
        <w:right w:val="none" w:sz="0" w:space="0" w:color="auto"/>
      </w:divBdr>
    </w:div>
    <w:div w:id="1078097244">
      <w:bodyDiv w:val="1"/>
      <w:marLeft w:val="0"/>
      <w:marRight w:val="0"/>
      <w:marTop w:val="0"/>
      <w:marBottom w:val="0"/>
      <w:divBdr>
        <w:top w:val="none" w:sz="0" w:space="0" w:color="auto"/>
        <w:left w:val="none" w:sz="0" w:space="0" w:color="auto"/>
        <w:bottom w:val="none" w:sz="0" w:space="0" w:color="auto"/>
        <w:right w:val="none" w:sz="0" w:space="0" w:color="auto"/>
      </w:divBdr>
    </w:div>
    <w:div w:id="1080058096">
      <w:bodyDiv w:val="1"/>
      <w:marLeft w:val="0"/>
      <w:marRight w:val="0"/>
      <w:marTop w:val="0"/>
      <w:marBottom w:val="0"/>
      <w:divBdr>
        <w:top w:val="none" w:sz="0" w:space="0" w:color="auto"/>
        <w:left w:val="none" w:sz="0" w:space="0" w:color="auto"/>
        <w:bottom w:val="none" w:sz="0" w:space="0" w:color="auto"/>
        <w:right w:val="none" w:sz="0" w:space="0" w:color="auto"/>
      </w:divBdr>
    </w:div>
    <w:div w:id="1082146903">
      <w:bodyDiv w:val="1"/>
      <w:marLeft w:val="0"/>
      <w:marRight w:val="0"/>
      <w:marTop w:val="0"/>
      <w:marBottom w:val="0"/>
      <w:divBdr>
        <w:top w:val="none" w:sz="0" w:space="0" w:color="auto"/>
        <w:left w:val="none" w:sz="0" w:space="0" w:color="auto"/>
        <w:bottom w:val="none" w:sz="0" w:space="0" w:color="auto"/>
        <w:right w:val="none" w:sz="0" w:space="0" w:color="auto"/>
      </w:divBdr>
      <w:divsChild>
        <w:div w:id="383606329">
          <w:marLeft w:val="1166"/>
          <w:marRight w:val="0"/>
          <w:marTop w:val="86"/>
          <w:marBottom w:val="0"/>
          <w:divBdr>
            <w:top w:val="none" w:sz="0" w:space="0" w:color="auto"/>
            <w:left w:val="none" w:sz="0" w:space="0" w:color="auto"/>
            <w:bottom w:val="none" w:sz="0" w:space="0" w:color="auto"/>
            <w:right w:val="none" w:sz="0" w:space="0" w:color="auto"/>
          </w:divBdr>
        </w:div>
        <w:div w:id="484593224">
          <w:marLeft w:val="1800"/>
          <w:marRight w:val="0"/>
          <w:marTop w:val="67"/>
          <w:marBottom w:val="0"/>
          <w:divBdr>
            <w:top w:val="none" w:sz="0" w:space="0" w:color="auto"/>
            <w:left w:val="none" w:sz="0" w:space="0" w:color="auto"/>
            <w:bottom w:val="none" w:sz="0" w:space="0" w:color="auto"/>
            <w:right w:val="none" w:sz="0" w:space="0" w:color="auto"/>
          </w:divBdr>
        </w:div>
        <w:div w:id="749160975">
          <w:marLeft w:val="1166"/>
          <w:marRight w:val="0"/>
          <w:marTop w:val="86"/>
          <w:marBottom w:val="0"/>
          <w:divBdr>
            <w:top w:val="none" w:sz="0" w:space="0" w:color="auto"/>
            <w:left w:val="none" w:sz="0" w:space="0" w:color="auto"/>
            <w:bottom w:val="none" w:sz="0" w:space="0" w:color="auto"/>
            <w:right w:val="none" w:sz="0" w:space="0" w:color="auto"/>
          </w:divBdr>
        </w:div>
        <w:div w:id="915014808">
          <w:marLeft w:val="1800"/>
          <w:marRight w:val="0"/>
          <w:marTop w:val="67"/>
          <w:marBottom w:val="0"/>
          <w:divBdr>
            <w:top w:val="none" w:sz="0" w:space="0" w:color="auto"/>
            <w:left w:val="none" w:sz="0" w:space="0" w:color="auto"/>
            <w:bottom w:val="none" w:sz="0" w:space="0" w:color="auto"/>
            <w:right w:val="none" w:sz="0" w:space="0" w:color="auto"/>
          </w:divBdr>
        </w:div>
        <w:div w:id="1314291691">
          <w:marLeft w:val="1166"/>
          <w:marRight w:val="0"/>
          <w:marTop w:val="86"/>
          <w:marBottom w:val="0"/>
          <w:divBdr>
            <w:top w:val="none" w:sz="0" w:space="0" w:color="auto"/>
            <w:left w:val="none" w:sz="0" w:space="0" w:color="auto"/>
            <w:bottom w:val="none" w:sz="0" w:space="0" w:color="auto"/>
            <w:right w:val="none" w:sz="0" w:space="0" w:color="auto"/>
          </w:divBdr>
        </w:div>
        <w:div w:id="1473909041">
          <w:marLeft w:val="1800"/>
          <w:marRight w:val="0"/>
          <w:marTop w:val="67"/>
          <w:marBottom w:val="0"/>
          <w:divBdr>
            <w:top w:val="none" w:sz="0" w:space="0" w:color="auto"/>
            <w:left w:val="none" w:sz="0" w:space="0" w:color="auto"/>
            <w:bottom w:val="none" w:sz="0" w:space="0" w:color="auto"/>
            <w:right w:val="none" w:sz="0" w:space="0" w:color="auto"/>
          </w:divBdr>
        </w:div>
        <w:div w:id="1663965914">
          <w:marLeft w:val="1166"/>
          <w:marRight w:val="0"/>
          <w:marTop w:val="86"/>
          <w:marBottom w:val="0"/>
          <w:divBdr>
            <w:top w:val="none" w:sz="0" w:space="0" w:color="auto"/>
            <w:left w:val="none" w:sz="0" w:space="0" w:color="auto"/>
            <w:bottom w:val="none" w:sz="0" w:space="0" w:color="auto"/>
            <w:right w:val="none" w:sz="0" w:space="0" w:color="auto"/>
          </w:divBdr>
        </w:div>
        <w:div w:id="1673339902">
          <w:marLeft w:val="1166"/>
          <w:marRight w:val="0"/>
          <w:marTop w:val="86"/>
          <w:marBottom w:val="0"/>
          <w:divBdr>
            <w:top w:val="none" w:sz="0" w:space="0" w:color="auto"/>
            <w:left w:val="none" w:sz="0" w:space="0" w:color="auto"/>
            <w:bottom w:val="none" w:sz="0" w:space="0" w:color="auto"/>
            <w:right w:val="none" w:sz="0" w:space="0" w:color="auto"/>
          </w:divBdr>
        </w:div>
        <w:div w:id="1688169444">
          <w:marLeft w:val="1166"/>
          <w:marRight w:val="0"/>
          <w:marTop w:val="86"/>
          <w:marBottom w:val="0"/>
          <w:divBdr>
            <w:top w:val="none" w:sz="0" w:space="0" w:color="auto"/>
            <w:left w:val="none" w:sz="0" w:space="0" w:color="auto"/>
            <w:bottom w:val="none" w:sz="0" w:space="0" w:color="auto"/>
            <w:right w:val="none" w:sz="0" w:space="0" w:color="auto"/>
          </w:divBdr>
        </w:div>
        <w:div w:id="1690520856">
          <w:marLeft w:val="547"/>
          <w:marRight w:val="0"/>
          <w:marTop w:val="115"/>
          <w:marBottom w:val="0"/>
          <w:divBdr>
            <w:top w:val="none" w:sz="0" w:space="0" w:color="auto"/>
            <w:left w:val="none" w:sz="0" w:space="0" w:color="auto"/>
            <w:bottom w:val="none" w:sz="0" w:space="0" w:color="auto"/>
            <w:right w:val="none" w:sz="0" w:space="0" w:color="auto"/>
          </w:divBdr>
        </w:div>
        <w:div w:id="1984651479">
          <w:marLeft w:val="1800"/>
          <w:marRight w:val="0"/>
          <w:marTop w:val="67"/>
          <w:marBottom w:val="0"/>
          <w:divBdr>
            <w:top w:val="none" w:sz="0" w:space="0" w:color="auto"/>
            <w:left w:val="none" w:sz="0" w:space="0" w:color="auto"/>
            <w:bottom w:val="none" w:sz="0" w:space="0" w:color="auto"/>
            <w:right w:val="none" w:sz="0" w:space="0" w:color="auto"/>
          </w:divBdr>
        </w:div>
        <w:div w:id="2136018630">
          <w:marLeft w:val="1166"/>
          <w:marRight w:val="0"/>
          <w:marTop w:val="86"/>
          <w:marBottom w:val="0"/>
          <w:divBdr>
            <w:top w:val="none" w:sz="0" w:space="0" w:color="auto"/>
            <w:left w:val="none" w:sz="0" w:space="0" w:color="auto"/>
            <w:bottom w:val="none" w:sz="0" w:space="0" w:color="auto"/>
            <w:right w:val="none" w:sz="0" w:space="0" w:color="auto"/>
          </w:divBdr>
        </w:div>
      </w:divsChild>
    </w:div>
    <w:div w:id="1082264242">
      <w:bodyDiv w:val="1"/>
      <w:marLeft w:val="0"/>
      <w:marRight w:val="0"/>
      <w:marTop w:val="0"/>
      <w:marBottom w:val="0"/>
      <w:divBdr>
        <w:top w:val="none" w:sz="0" w:space="0" w:color="auto"/>
        <w:left w:val="none" w:sz="0" w:space="0" w:color="auto"/>
        <w:bottom w:val="none" w:sz="0" w:space="0" w:color="auto"/>
        <w:right w:val="none" w:sz="0" w:space="0" w:color="auto"/>
      </w:divBdr>
    </w:div>
    <w:div w:id="1083725144">
      <w:bodyDiv w:val="1"/>
      <w:marLeft w:val="0"/>
      <w:marRight w:val="0"/>
      <w:marTop w:val="0"/>
      <w:marBottom w:val="0"/>
      <w:divBdr>
        <w:top w:val="none" w:sz="0" w:space="0" w:color="auto"/>
        <w:left w:val="none" w:sz="0" w:space="0" w:color="auto"/>
        <w:bottom w:val="none" w:sz="0" w:space="0" w:color="auto"/>
        <w:right w:val="none" w:sz="0" w:space="0" w:color="auto"/>
      </w:divBdr>
    </w:div>
    <w:div w:id="1084379113">
      <w:bodyDiv w:val="1"/>
      <w:marLeft w:val="0"/>
      <w:marRight w:val="0"/>
      <w:marTop w:val="0"/>
      <w:marBottom w:val="0"/>
      <w:divBdr>
        <w:top w:val="none" w:sz="0" w:space="0" w:color="auto"/>
        <w:left w:val="none" w:sz="0" w:space="0" w:color="auto"/>
        <w:bottom w:val="none" w:sz="0" w:space="0" w:color="auto"/>
        <w:right w:val="none" w:sz="0" w:space="0" w:color="auto"/>
      </w:divBdr>
    </w:div>
    <w:div w:id="1085033795">
      <w:bodyDiv w:val="1"/>
      <w:marLeft w:val="0"/>
      <w:marRight w:val="0"/>
      <w:marTop w:val="0"/>
      <w:marBottom w:val="0"/>
      <w:divBdr>
        <w:top w:val="none" w:sz="0" w:space="0" w:color="auto"/>
        <w:left w:val="none" w:sz="0" w:space="0" w:color="auto"/>
        <w:bottom w:val="none" w:sz="0" w:space="0" w:color="auto"/>
        <w:right w:val="none" w:sz="0" w:space="0" w:color="auto"/>
      </w:divBdr>
    </w:div>
    <w:div w:id="1085103731">
      <w:bodyDiv w:val="1"/>
      <w:marLeft w:val="0"/>
      <w:marRight w:val="0"/>
      <w:marTop w:val="0"/>
      <w:marBottom w:val="0"/>
      <w:divBdr>
        <w:top w:val="none" w:sz="0" w:space="0" w:color="auto"/>
        <w:left w:val="none" w:sz="0" w:space="0" w:color="auto"/>
        <w:bottom w:val="none" w:sz="0" w:space="0" w:color="auto"/>
        <w:right w:val="none" w:sz="0" w:space="0" w:color="auto"/>
      </w:divBdr>
    </w:div>
    <w:div w:id="1086027891">
      <w:bodyDiv w:val="1"/>
      <w:marLeft w:val="0"/>
      <w:marRight w:val="0"/>
      <w:marTop w:val="0"/>
      <w:marBottom w:val="0"/>
      <w:divBdr>
        <w:top w:val="none" w:sz="0" w:space="0" w:color="auto"/>
        <w:left w:val="none" w:sz="0" w:space="0" w:color="auto"/>
        <w:bottom w:val="none" w:sz="0" w:space="0" w:color="auto"/>
        <w:right w:val="none" w:sz="0" w:space="0" w:color="auto"/>
      </w:divBdr>
    </w:div>
    <w:div w:id="1086145281">
      <w:bodyDiv w:val="1"/>
      <w:marLeft w:val="0"/>
      <w:marRight w:val="0"/>
      <w:marTop w:val="0"/>
      <w:marBottom w:val="0"/>
      <w:divBdr>
        <w:top w:val="none" w:sz="0" w:space="0" w:color="auto"/>
        <w:left w:val="none" w:sz="0" w:space="0" w:color="auto"/>
        <w:bottom w:val="none" w:sz="0" w:space="0" w:color="auto"/>
        <w:right w:val="none" w:sz="0" w:space="0" w:color="auto"/>
      </w:divBdr>
    </w:div>
    <w:div w:id="1086419541">
      <w:bodyDiv w:val="1"/>
      <w:marLeft w:val="0"/>
      <w:marRight w:val="0"/>
      <w:marTop w:val="0"/>
      <w:marBottom w:val="0"/>
      <w:divBdr>
        <w:top w:val="none" w:sz="0" w:space="0" w:color="auto"/>
        <w:left w:val="none" w:sz="0" w:space="0" w:color="auto"/>
        <w:bottom w:val="none" w:sz="0" w:space="0" w:color="auto"/>
        <w:right w:val="none" w:sz="0" w:space="0" w:color="auto"/>
      </w:divBdr>
    </w:div>
    <w:div w:id="1086614278">
      <w:bodyDiv w:val="1"/>
      <w:marLeft w:val="0"/>
      <w:marRight w:val="0"/>
      <w:marTop w:val="0"/>
      <w:marBottom w:val="0"/>
      <w:divBdr>
        <w:top w:val="none" w:sz="0" w:space="0" w:color="auto"/>
        <w:left w:val="none" w:sz="0" w:space="0" w:color="auto"/>
        <w:bottom w:val="none" w:sz="0" w:space="0" w:color="auto"/>
        <w:right w:val="none" w:sz="0" w:space="0" w:color="auto"/>
      </w:divBdr>
      <w:divsChild>
        <w:div w:id="1148279099">
          <w:marLeft w:val="360"/>
          <w:marRight w:val="0"/>
          <w:marTop w:val="200"/>
          <w:marBottom w:val="0"/>
          <w:divBdr>
            <w:top w:val="none" w:sz="0" w:space="0" w:color="auto"/>
            <w:left w:val="none" w:sz="0" w:space="0" w:color="auto"/>
            <w:bottom w:val="none" w:sz="0" w:space="0" w:color="auto"/>
            <w:right w:val="none" w:sz="0" w:space="0" w:color="auto"/>
          </w:divBdr>
        </w:div>
        <w:div w:id="1671561608">
          <w:marLeft w:val="1080"/>
          <w:marRight w:val="0"/>
          <w:marTop w:val="100"/>
          <w:marBottom w:val="0"/>
          <w:divBdr>
            <w:top w:val="none" w:sz="0" w:space="0" w:color="auto"/>
            <w:left w:val="none" w:sz="0" w:space="0" w:color="auto"/>
            <w:bottom w:val="none" w:sz="0" w:space="0" w:color="auto"/>
            <w:right w:val="none" w:sz="0" w:space="0" w:color="auto"/>
          </w:divBdr>
        </w:div>
        <w:div w:id="1835873965">
          <w:marLeft w:val="1080"/>
          <w:marRight w:val="0"/>
          <w:marTop w:val="100"/>
          <w:marBottom w:val="0"/>
          <w:divBdr>
            <w:top w:val="none" w:sz="0" w:space="0" w:color="auto"/>
            <w:left w:val="none" w:sz="0" w:space="0" w:color="auto"/>
            <w:bottom w:val="none" w:sz="0" w:space="0" w:color="auto"/>
            <w:right w:val="none" w:sz="0" w:space="0" w:color="auto"/>
          </w:divBdr>
        </w:div>
      </w:divsChild>
    </w:div>
    <w:div w:id="1087507731">
      <w:bodyDiv w:val="1"/>
      <w:marLeft w:val="0"/>
      <w:marRight w:val="0"/>
      <w:marTop w:val="0"/>
      <w:marBottom w:val="0"/>
      <w:divBdr>
        <w:top w:val="none" w:sz="0" w:space="0" w:color="auto"/>
        <w:left w:val="none" w:sz="0" w:space="0" w:color="auto"/>
        <w:bottom w:val="none" w:sz="0" w:space="0" w:color="auto"/>
        <w:right w:val="none" w:sz="0" w:space="0" w:color="auto"/>
      </w:divBdr>
    </w:div>
    <w:div w:id="1087847888">
      <w:bodyDiv w:val="1"/>
      <w:marLeft w:val="0"/>
      <w:marRight w:val="0"/>
      <w:marTop w:val="0"/>
      <w:marBottom w:val="0"/>
      <w:divBdr>
        <w:top w:val="none" w:sz="0" w:space="0" w:color="auto"/>
        <w:left w:val="none" w:sz="0" w:space="0" w:color="auto"/>
        <w:bottom w:val="none" w:sz="0" w:space="0" w:color="auto"/>
        <w:right w:val="none" w:sz="0" w:space="0" w:color="auto"/>
      </w:divBdr>
      <w:divsChild>
        <w:div w:id="887185593">
          <w:marLeft w:val="547"/>
          <w:marRight w:val="0"/>
          <w:marTop w:val="115"/>
          <w:marBottom w:val="0"/>
          <w:divBdr>
            <w:top w:val="none" w:sz="0" w:space="0" w:color="auto"/>
            <w:left w:val="none" w:sz="0" w:space="0" w:color="auto"/>
            <w:bottom w:val="none" w:sz="0" w:space="0" w:color="auto"/>
            <w:right w:val="none" w:sz="0" w:space="0" w:color="auto"/>
          </w:divBdr>
        </w:div>
        <w:div w:id="2105413681">
          <w:marLeft w:val="547"/>
          <w:marRight w:val="0"/>
          <w:marTop w:val="115"/>
          <w:marBottom w:val="0"/>
          <w:divBdr>
            <w:top w:val="none" w:sz="0" w:space="0" w:color="auto"/>
            <w:left w:val="none" w:sz="0" w:space="0" w:color="auto"/>
            <w:bottom w:val="none" w:sz="0" w:space="0" w:color="auto"/>
            <w:right w:val="none" w:sz="0" w:space="0" w:color="auto"/>
          </w:divBdr>
        </w:div>
      </w:divsChild>
    </w:div>
    <w:div w:id="1088112901">
      <w:bodyDiv w:val="1"/>
      <w:marLeft w:val="0"/>
      <w:marRight w:val="0"/>
      <w:marTop w:val="0"/>
      <w:marBottom w:val="0"/>
      <w:divBdr>
        <w:top w:val="none" w:sz="0" w:space="0" w:color="auto"/>
        <w:left w:val="none" w:sz="0" w:space="0" w:color="auto"/>
        <w:bottom w:val="none" w:sz="0" w:space="0" w:color="auto"/>
        <w:right w:val="none" w:sz="0" w:space="0" w:color="auto"/>
      </w:divBdr>
    </w:div>
    <w:div w:id="1089084517">
      <w:bodyDiv w:val="1"/>
      <w:marLeft w:val="0"/>
      <w:marRight w:val="0"/>
      <w:marTop w:val="0"/>
      <w:marBottom w:val="0"/>
      <w:divBdr>
        <w:top w:val="none" w:sz="0" w:space="0" w:color="auto"/>
        <w:left w:val="none" w:sz="0" w:space="0" w:color="auto"/>
        <w:bottom w:val="none" w:sz="0" w:space="0" w:color="auto"/>
        <w:right w:val="none" w:sz="0" w:space="0" w:color="auto"/>
      </w:divBdr>
    </w:div>
    <w:div w:id="1089086437">
      <w:bodyDiv w:val="1"/>
      <w:marLeft w:val="0"/>
      <w:marRight w:val="0"/>
      <w:marTop w:val="0"/>
      <w:marBottom w:val="0"/>
      <w:divBdr>
        <w:top w:val="none" w:sz="0" w:space="0" w:color="auto"/>
        <w:left w:val="none" w:sz="0" w:space="0" w:color="auto"/>
        <w:bottom w:val="none" w:sz="0" w:space="0" w:color="auto"/>
        <w:right w:val="none" w:sz="0" w:space="0" w:color="auto"/>
      </w:divBdr>
      <w:divsChild>
        <w:div w:id="352611576">
          <w:marLeft w:val="1166"/>
          <w:marRight w:val="0"/>
          <w:marTop w:val="125"/>
          <w:marBottom w:val="0"/>
          <w:divBdr>
            <w:top w:val="none" w:sz="0" w:space="0" w:color="auto"/>
            <w:left w:val="none" w:sz="0" w:space="0" w:color="auto"/>
            <w:bottom w:val="none" w:sz="0" w:space="0" w:color="auto"/>
            <w:right w:val="none" w:sz="0" w:space="0" w:color="auto"/>
          </w:divBdr>
        </w:div>
        <w:div w:id="353383812">
          <w:marLeft w:val="1166"/>
          <w:marRight w:val="0"/>
          <w:marTop w:val="125"/>
          <w:marBottom w:val="0"/>
          <w:divBdr>
            <w:top w:val="none" w:sz="0" w:space="0" w:color="auto"/>
            <w:left w:val="none" w:sz="0" w:space="0" w:color="auto"/>
            <w:bottom w:val="none" w:sz="0" w:space="0" w:color="auto"/>
            <w:right w:val="none" w:sz="0" w:space="0" w:color="auto"/>
          </w:divBdr>
        </w:div>
        <w:div w:id="374162115">
          <w:marLeft w:val="547"/>
          <w:marRight w:val="0"/>
          <w:marTop w:val="144"/>
          <w:marBottom w:val="0"/>
          <w:divBdr>
            <w:top w:val="none" w:sz="0" w:space="0" w:color="auto"/>
            <w:left w:val="none" w:sz="0" w:space="0" w:color="auto"/>
            <w:bottom w:val="none" w:sz="0" w:space="0" w:color="auto"/>
            <w:right w:val="none" w:sz="0" w:space="0" w:color="auto"/>
          </w:divBdr>
        </w:div>
        <w:div w:id="1541165820">
          <w:marLeft w:val="547"/>
          <w:marRight w:val="0"/>
          <w:marTop w:val="144"/>
          <w:marBottom w:val="0"/>
          <w:divBdr>
            <w:top w:val="none" w:sz="0" w:space="0" w:color="auto"/>
            <w:left w:val="none" w:sz="0" w:space="0" w:color="auto"/>
            <w:bottom w:val="none" w:sz="0" w:space="0" w:color="auto"/>
            <w:right w:val="none" w:sz="0" w:space="0" w:color="auto"/>
          </w:divBdr>
        </w:div>
        <w:div w:id="2036998220">
          <w:marLeft w:val="547"/>
          <w:marRight w:val="0"/>
          <w:marTop w:val="144"/>
          <w:marBottom w:val="0"/>
          <w:divBdr>
            <w:top w:val="none" w:sz="0" w:space="0" w:color="auto"/>
            <w:left w:val="none" w:sz="0" w:space="0" w:color="auto"/>
            <w:bottom w:val="none" w:sz="0" w:space="0" w:color="auto"/>
            <w:right w:val="none" w:sz="0" w:space="0" w:color="auto"/>
          </w:divBdr>
        </w:div>
      </w:divsChild>
    </w:div>
    <w:div w:id="1089499336">
      <w:bodyDiv w:val="1"/>
      <w:marLeft w:val="0"/>
      <w:marRight w:val="0"/>
      <w:marTop w:val="0"/>
      <w:marBottom w:val="0"/>
      <w:divBdr>
        <w:top w:val="none" w:sz="0" w:space="0" w:color="auto"/>
        <w:left w:val="none" w:sz="0" w:space="0" w:color="auto"/>
        <w:bottom w:val="none" w:sz="0" w:space="0" w:color="auto"/>
        <w:right w:val="none" w:sz="0" w:space="0" w:color="auto"/>
      </w:divBdr>
      <w:divsChild>
        <w:div w:id="391274611">
          <w:marLeft w:val="1166"/>
          <w:marRight w:val="0"/>
          <w:marTop w:val="125"/>
          <w:marBottom w:val="0"/>
          <w:divBdr>
            <w:top w:val="none" w:sz="0" w:space="0" w:color="auto"/>
            <w:left w:val="none" w:sz="0" w:space="0" w:color="auto"/>
            <w:bottom w:val="none" w:sz="0" w:space="0" w:color="auto"/>
            <w:right w:val="none" w:sz="0" w:space="0" w:color="auto"/>
          </w:divBdr>
        </w:div>
        <w:div w:id="660619794">
          <w:marLeft w:val="1166"/>
          <w:marRight w:val="0"/>
          <w:marTop w:val="125"/>
          <w:marBottom w:val="0"/>
          <w:divBdr>
            <w:top w:val="none" w:sz="0" w:space="0" w:color="auto"/>
            <w:left w:val="none" w:sz="0" w:space="0" w:color="auto"/>
            <w:bottom w:val="none" w:sz="0" w:space="0" w:color="auto"/>
            <w:right w:val="none" w:sz="0" w:space="0" w:color="auto"/>
          </w:divBdr>
        </w:div>
        <w:div w:id="1385444486">
          <w:marLeft w:val="1166"/>
          <w:marRight w:val="0"/>
          <w:marTop w:val="125"/>
          <w:marBottom w:val="0"/>
          <w:divBdr>
            <w:top w:val="none" w:sz="0" w:space="0" w:color="auto"/>
            <w:left w:val="none" w:sz="0" w:space="0" w:color="auto"/>
            <w:bottom w:val="none" w:sz="0" w:space="0" w:color="auto"/>
            <w:right w:val="none" w:sz="0" w:space="0" w:color="auto"/>
          </w:divBdr>
        </w:div>
        <w:div w:id="1413770531">
          <w:marLeft w:val="547"/>
          <w:marRight w:val="0"/>
          <w:marTop w:val="144"/>
          <w:marBottom w:val="0"/>
          <w:divBdr>
            <w:top w:val="none" w:sz="0" w:space="0" w:color="auto"/>
            <w:left w:val="none" w:sz="0" w:space="0" w:color="auto"/>
            <w:bottom w:val="none" w:sz="0" w:space="0" w:color="auto"/>
            <w:right w:val="none" w:sz="0" w:space="0" w:color="auto"/>
          </w:divBdr>
        </w:div>
        <w:div w:id="1833257404">
          <w:marLeft w:val="547"/>
          <w:marRight w:val="0"/>
          <w:marTop w:val="144"/>
          <w:marBottom w:val="0"/>
          <w:divBdr>
            <w:top w:val="none" w:sz="0" w:space="0" w:color="auto"/>
            <w:left w:val="none" w:sz="0" w:space="0" w:color="auto"/>
            <w:bottom w:val="none" w:sz="0" w:space="0" w:color="auto"/>
            <w:right w:val="none" w:sz="0" w:space="0" w:color="auto"/>
          </w:divBdr>
        </w:div>
        <w:div w:id="2091080274">
          <w:marLeft w:val="1166"/>
          <w:marRight w:val="0"/>
          <w:marTop w:val="125"/>
          <w:marBottom w:val="0"/>
          <w:divBdr>
            <w:top w:val="none" w:sz="0" w:space="0" w:color="auto"/>
            <w:left w:val="none" w:sz="0" w:space="0" w:color="auto"/>
            <w:bottom w:val="none" w:sz="0" w:space="0" w:color="auto"/>
            <w:right w:val="none" w:sz="0" w:space="0" w:color="auto"/>
          </w:divBdr>
        </w:div>
      </w:divsChild>
    </w:div>
    <w:div w:id="1090278706">
      <w:bodyDiv w:val="1"/>
      <w:marLeft w:val="0"/>
      <w:marRight w:val="0"/>
      <w:marTop w:val="0"/>
      <w:marBottom w:val="0"/>
      <w:divBdr>
        <w:top w:val="none" w:sz="0" w:space="0" w:color="auto"/>
        <w:left w:val="none" w:sz="0" w:space="0" w:color="auto"/>
        <w:bottom w:val="none" w:sz="0" w:space="0" w:color="auto"/>
        <w:right w:val="none" w:sz="0" w:space="0" w:color="auto"/>
      </w:divBdr>
    </w:div>
    <w:div w:id="1090732602">
      <w:bodyDiv w:val="1"/>
      <w:marLeft w:val="0"/>
      <w:marRight w:val="0"/>
      <w:marTop w:val="0"/>
      <w:marBottom w:val="0"/>
      <w:divBdr>
        <w:top w:val="none" w:sz="0" w:space="0" w:color="auto"/>
        <w:left w:val="none" w:sz="0" w:space="0" w:color="auto"/>
        <w:bottom w:val="none" w:sz="0" w:space="0" w:color="auto"/>
        <w:right w:val="none" w:sz="0" w:space="0" w:color="auto"/>
      </w:divBdr>
    </w:div>
    <w:div w:id="1091775145">
      <w:bodyDiv w:val="1"/>
      <w:marLeft w:val="0"/>
      <w:marRight w:val="0"/>
      <w:marTop w:val="0"/>
      <w:marBottom w:val="0"/>
      <w:divBdr>
        <w:top w:val="none" w:sz="0" w:space="0" w:color="auto"/>
        <w:left w:val="none" w:sz="0" w:space="0" w:color="auto"/>
        <w:bottom w:val="none" w:sz="0" w:space="0" w:color="auto"/>
        <w:right w:val="none" w:sz="0" w:space="0" w:color="auto"/>
      </w:divBdr>
    </w:div>
    <w:div w:id="1093164611">
      <w:bodyDiv w:val="1"/>
      <w:marLeft w:val="0"/>
      <w:marRight w:val="0"/>
      <w:marTop w:val="0"/>
      <w:marBottom w:val="0"/>
      <w:divBdr>
        <w:top w:val="none" w:sz="0" w:space="0" w:color="auto"/>
        <w:left w:val="none" w:sz="0" w:space="0" w:color="auto"/>
        <w:bottom w:val="none" w:sz="0" w:space="0" w:color="auto"/>
        <w:right w:val="none" w:sz="0" w:space="0" w:color="auto"/>
      </w:divBdr>
    </w:div>
    <w:div w:id="1094520140">
      <w:bodyDiv w:val="1"/>
      <w:marLeft w:val="0"/>
      <w:marRight w:val="0"/>
      <w:marTop w:val="0"/>
      <w:marBottom w:val="0"/>
      <w:divBdr>
        <w:top w:val="none" w:sz="0" w:space="0" w:color="auto"/>
        <w:left w:val="none" w:sz="0" w:space="0" w:color="auto"/>
        <w:bottom w:val="none" w:sz="0" w:space="0" w:color="auto"/>
        <w:right w:val="none" w:sz="0" w:space="0" w:color="auto"/>
      </w:divBdr>
    </w:div>
    <w:div w:id="1094785496">
      <w:bodyDiv w:val="1"/>
      <w:marLeft w:val="0"/>
      <w:marRight w:val="0"/>
      <w:marTop w:val="0"/>
      <w:marBottom w:val="0"/>
      <w:divBdr>
        <w:top w:val="none" w:sz="0" w:space="0" w:color="auto"/>
        <w:left w:val="none" w:sz="0" w:space="0" w:color="auto"/>
        <w:bottom w:val="none" w:sz="0" w:space="0" w:color="auto"/>
        <w:right w:val="none" w:sz="0" w:space="0" w:color="auto"/>
      </w:divBdr>
    </w:div>
    <w:div w:id="1096099300">
      <w:bodyDiv w:val="1"/>
      <w:marLeft w:val="0"/>
      <w:marRight w:val="0"/>
      <w:marTop w:val="0"/>
      <w:marBottom w:val="0"/>
      <w:divBdr>
        <w:top w:val="none" w:sz="0" w:space="0" w:color="auto"/>
        <w:left w:val="none" w:sz="0" w:space="0" w:color="auto"/>
        <w:bottom w:val="none" w:sz="0" w:space="0" w:color="auto"/>
        <w:right w:val="none" w:sz="0" w:space="0" w:color="auto"/>
      </w:divBdr>
    </w:div>
    <w:div w:id="1096750694">
      <w:bodyDiv w:val="1"/>
      <w:marLeft w:val="0"/>
      <w:marRight w:val="0"/>
      <w:marTop w:val="0"/>
      <w:marBottom w:val="0"/>
      <w:divBdr>
        <w:top w:val="none" w:sz="0" w:space="0" w:color="auto"/>
        <w:left w:val="none" w:sz="0" w:space="0" w:color="auto"/>
        <w:bottom w:val="none" w:sz="0" w:space="0" w:color="auto"/>
        <w:right w:val="none" w:sz="0" w:space="0" w:color="auto"/>
      </w:divBdr>
      <w:divsChild>
        <w:div w:id="541216504">
          <w:marLeft w:val="547"/>
          <w:marRight w:val="0"/>
          <w:marTop w:val="134"/>
          <w:marBottom w:val="120"/>
          <w:divBdr>
            <w:top w:val="none" w:sz="0" w:space="0" w:color="auto"/>
            <w:left w:val="none" w:sz="0" w:space="0" w:color="auto"/>
            <w:bottom w:val="none" w:sz="0" w:space="0" w:color="auto"/>
            <w:right w:val="none" w:sz="0" w:space="0" w:color="auto"/>
          </w:divBdr>
        </w:div>
        <w:div w:id="1886524939">
          <w:marLeft w:val="547"/>
          <w:marRight w:val="0"/>
          <w:marTop w:val="134"/>
          <w:marBottom w:val="120"/>
          <w:divBdr>
            <w:top w:val="none" w:sz="0" w:space="0" w:color="auto"/>
            <w:left w:val="none" w:sz="0" w:space="0" w:color="auto"/>
            <w:bottom w:val="none" w:sz="0" w:space="0" w:color="auto"/>
            <w:right w:val="none" w:sz="0" w:space="0" w:color="auto"/>
          </w:divBdr>
        </w:div>
      </w:divsChild>
    </w:div>
    <w:div w:id="1097949108">
      <w:bodyDiv w:val="1"/>
      <w:marLeft w:val="0"/>
      <w:marRight w:val="0"/>
      <w:marTop w:val="0"/>
      <w:marBottom w:val="0"/>
      <w:divBdr>
        <w:top w:val="none" w:sz="0" w:space="0" w:color="auto"/>
        <w:left w:val="none" w:sz="0" w:space="0" w:color="auto"/>
        <w:bottom w:val="none" w:sz="0" w:space="0" w:color="auto"/>
        <w:right w:val="none" w:sz="0" w:space="0" w:color="auto"/>
      </w:divBdr>
    </w:div>
    <w:div w:id="1098793154">
      <w:bodyDiv w:val="1"/>
      <w:marLeft w:val="0"/>
      <w:marRight w:val="0"/>
      <w:marTop w:val="0"/>
      <w:marBottom w:val="0"/>
      <w:divBdr>
        <w:top w:val="none" w:sz="0" w:space="0" w:color="auto"/>
        <w:left w:val="none" w:sz="0" w:space="0" w:color="auto"/>
        <w:bottom w:val="none" w:sz="0" w:space="0" w:color="auto"/>
        <w:right w:val="none" w:sz="0" w:space="0" w:color="auto"/>
      </w:divBdr>
    </w:div>
    <w:div w:id="1099251718">
      <w:bodyDiv w:val="1"/>
      <w:marLeft w:val="0"/>
      <w:marRight w:val="0"/>
      <w:marTop w:val="0"/>
      <w:marBottom w:val="0"/>
      <w:divBdr>
        <w:top w:val="none" w:sz="0" w:space="0" w:color="auto"/>
        <w:left w:val="none" w:sz="0" w:space="0" w:color="auto"/>
        <w:bottom w:val="none" w:sz="0" w:space="0" w:color="auto"/>
        <w:right w:val="none" w:sz="0" w:space="0" w:color="auto"/>
      </w:divBdr>
    </w:div>
    <w:div w:id="1100295545">
      <w:bodyDiv w:val="1"/>
      <w:marLeft w:val="0"/>
      <w:marRight w:val="0"/>
      <w:marTop w:val="0"/>
      <w:marBottom w:val="0"/>
      <w:divBdr>
        <w:top w:val="none" w:sz="0" w:space="0" w:color="auto"/>
        <w:left w:val="none" w:sz="0" w:space="0" w:color="auto"/>
        <w:bottom w:val="none" w:sz="0" w:space="0" w:color="auto"/>
        <w:right w:val="none" w:sz="0" w:space="0" w:color="auto"/>
      </w:divBdr>
    </w:div>
    <w:div w:id="1100688271">
      <w:bodyDiv w:val="1"/>
      <w:marLeft w:val="0"/>
      <w:marRight w:val="0"/>
      <w:marTop w:val="0"/>
      <w:marBottom w:val="0"/>
      <w:divBdr>
        <w:top w:val="none" w:sz="0" w:space="0" w:color="auto"/>
        <w:left w:val="none" w:sz="0" w:space="0" w:color="auto"/>
        <w:bottom w:val="none" w:sz="0" w:space="0" w:color="auto"/>
        <w:right w:val="none" w:sz="0" w:space="0" w:color="auto"/>
      </w:divBdr>
    </w:div>
    <w:div w:id="1101291642">
      <w:bodyDiv w:val="1"/>
      <w:marLeft w:val="0"/>
      <w:marRight w:val="0"/>
      <w:marTop w:val="0"/>
      <w:marBottom w:val="0"/>
      <w:divBdr>
        <w:top w:val="none" w:sz="0" w:space="0" w:color="auto"/>
        <w:left w:val="none" w:sz="0" w:space="0" w:color="auto"/>
        <w:bottom w:val="none" w:sz="0" w:space="0" w:color="auto"/>
        <w:right w:val="none" w:sz="0" w:space="0" w:color="auto"/>
      </w:divBdr>
      <w:divsChild>
        <w:div w:id="108856949">
          <w:marLeft w:val="1354"/>
          <w:marRight w:val="0"/>
          <w:marTop w:val="120"/>
          <w:marBottom w:val="0"/>
          <w:divBdr>
            <w:top w:val="none" w:sz="0" w:space="0" w:color="auto"/>
            <w:left w:val="none" w:sz="0" w:space="0" w:color="auto"/>
            <w:bottom w:val="none" w:sz="0" w:space="0" w:color="auto"/>
            <w:right w:val="none" w:sz="0" w:space="0" w:color="auto"/>
          </w:divBdr>
        </w:div>
        <w:div w:id="169299426">
          <w:marLeft w:val="806"/>
          <w:marRight w:val="0"/>
          <w:marTop w:val="120"/>
          <w:marBottom w:val="0"/>
          <w:divBdr>
            <w:top w:val="none" w:sz="0" w:space="0" w:color="auto"/>
            <w:left w:val="none" w:sz="0" w:space="0" w:color="auto"/>
            <w:bottom w:val="none" w:sz="0" w:space="0" w:color="auto"/>
            <w:right w:val="none" w:sz="0" w:space="0" w:color="auto"/>
          </w:divBdr>
        </w:div>
        <w:div w:id="541945581">
          <w:marLeft w:val="1886"/>
          <w:marRight w:val="0"/>
          <w:marTop w:val="120"/>
          <w:marBottom w:val="0"/>
          <w:divBdr>
            <w:top w:val="none" w:sz="0" w:space="0" w:color="auto"/>
            <w:left w:val="none" w:sz="0" w:space="0" w:color="auto"/>
            <w:bottom w:val="none" w:sz="0" w:space="0" w:color="auto"/>
            <w:right w:val="none" w:sz="0" w:space="0" w:color="auto"/>
          </w:divBdr>
        </w:div>
        <w:div w:id="823667123">
          <w:marLeft w:val="1886"/>
          <w:marRight w:val="0"/>
          <w:marTop w:val="120"/>
          <w:marBottom w:val="0"/>
          <w:divBdr>
            <w:top w:val="none" w:sz="0" w:space="0" w:color="auto"/>
            <w:left w:val="none" w:sz="0" w:space="0" w:color="auto"/>
            <w:bottom w:val="none" w:sz="0" w:space="0" w:color="auto"/>
            <w:right w:val="none" w:sz="0" w:space="0" w:color="auto"/>
          </w:divBdr>
        </w:div>
        <w:div w:id="973144224">
          <w:marLeft w:val="1354"/>
          <w:marRight w:val="0"/>
          <w:marTop w:val="120"/>
          <w:marBottom w:val="0"/>
          <w:divBdr>
            <w:top w:val="none" w:sz="0" w:space="0" w:color="auto"/>
            <w:left w:val="none" w:sz="0" w:space="0" w:color="auto"/>
            <w:bottom w:val="none" w:sz="0" w:space="0" w:color="auto"/>
            <w:right w:val="none" w:sz="0" w:space="0" w:color="auto"/>
          </w:divBdr>
        </w:div>
        <w:div w:id="1139542328">
          <w:marLeft w:val="2434"/>
          <w:marRight w:val="0"/>
          <w:marTop w:val="120"/>
          <w:marBottom w:val="0"/>
          <w:divBdr>
            <w:top w:val="none" w:sz="0" w:space="0" w:color="auto"/>
            <w:left w:val="none" w:sz="0" w:space="0" w:color="auto"/>
            <w:bottom w:val="none" w:sz="0" w:space="0" w:color="auto"/>
            <w:right w:val="none" w:sz="0" w:space="0" w:color="auto"/>
          </w:divBdr>
        </w:div>
        <w:div w:id="1811819453">
          <w:marLeft w:val="1886"/>
          <w:marRight w:val="0"/>
          <w:marTop w:val="120"/>
          <w:marBottom w:val="0"/>
          <w:divBdr>
            <w:top w:val="none" w:sz="0" w:space="0" w:color="auto"/>
            <w:left w:val="none" w:sz="0" w:space="0" w:color="auto"/>
            <w:bottom w:val="none" w:sz="0" w:space="0" w:color="auto"/>
            <w:right w:val="none" w:sz="0" w:space="0" w:color="auto"/>
          </w:divBdr>
        </w:div>
        <w:div w:id="1911038550">
          <w:marLeft w:val="1886"/>
          <w:marRight w:val="0"/>
          <w:marTop w:val="120"/>
          <w:marBottom w:val="0"/>
          <w:divBdr>
            <w:top w:val="none" w:sz="0" w:space="0" w:color="auto"/>
            <w:left w:val="none" w:sz="0" w:space="0" w:color="auto"/>
            <w:bottom w:val="none" w:sz="0" w:space="0" w:color="auto"/>
            <w:right w:val="none" w:sz="0" w:space="0" w:color="auto"/>
          </w:divBdr>
        </w:div>
        <w:div w:id="2086760540">
          <w:marLeft w:val="1886"/>
          <w:marRight w:val="0"/>
          <w:marTop w:val="120"/>
          <w:marBottom w:val="0"/>
          <w:divBdr>
            <w:top w:val="none" w:sz="0" w:space="0" w:color="auto"/>
            <w:left w:val="none" w:sz="0" w:space="0" w:color="auto"/>
            <w:bottom w:val="none" w:sz="0" w:space="0" w:color="auto"/>
            <w:right w:val="none" w:sz="0" w:space="0" w:color="auto"/>
          </w:divBdr>
        </w:div>
      </w:divsChild>
    </w:div>
    <w:div w:id="1101530698">
      <w:bodyDiv w:val="1"/>
      <w:marLeft w:val="0"/>
      <w:marRight w:val="0"/>
      <w:marTop w:val="0"/>
      <w:marBottom w:val="0"/>
      <w:divBdr>
        <w:top w:val="none" w:sz="0" w:space="0" w:color="auto"/>
        <w:left w:val="none" w:sz="0" w:space="0" w:color="auto"/>
        <w:bottom w:val="none" w:sz="0" w:space="0" w:color="auto"/>
        <w:right w:val="none" w:sz="0" w:space="0" w:color="auto"/>
      </w:divBdr>
    </w:div>
    <w:div w:id="1102647638">
      <w:bodyDiv w:val="1"/>
      <w:marLeft w:val="0"/>
      <w:marRight w:val="0"/>
      <w:marTop w:val="0"/>
      <w:marBottom w:val="0"/>
      <w:divBdr>
        <w:top w:val="none" w:sz="0" w:space="0" w:color="auto"/>
        <w:left w:val="none" w:sz="0" w:space="0" w:color="auto"/>
        <w:bottom w:val="none" w:sz="0" w:space="0" w:color="auto"/>
        <w:right w:val="none" w:sz="0" w:space="0" w:color="auto"/>
      </w:divBdr>
    </w:div>
    <w:div w:id="1102839843">
      <w:bodyDiv w:val="1"/>
      <w:marLeft w:val="0"/>
      <w:marRight w:val="0"/>
      <w:marTop w:val="0"/>
      <w:marBottom w:val="0"/>
      <w:divBdr>
        <w:top w:val="none" w:sz="0" w:space="0" w:color="auto"/>
        <w:left w:val="none" w:sz="0" w:space="0" w:color="auto"/>
        <w:bottom w:val="none" w:sz="0" w:space="0" w:color="auto"/>
        <w:right w:val="none" w:sz="0" w:space="0" w:color="auto"/>
      </w:divBdr>
    </w:div>
    <w:div w:id="1103191378">
      <w:bodyDiv w:val="1"/>
      <w:marLeft w:val="0"/>
      <w:marRight w:val="0"/>
      <w:marTop w:val="0"/>
      <w:marBottom w:val="0"/>
      <w:divBdr>
        <w:top w:val="none" w:sz="0" w:space="0" w:color="auto"/>
        <w:left w:val="none" w:sz="0" w:space="0" w:color="auto"/>
        <w:bottom w:val="none" w:sz="0" w:space="0" w:color="auto"/>
        <w:right w:val="none" w:sz="0" w:space="0" w:color="auto"/>
      </w:divBdr>
    </w:div>
    <w:div w:id="1103693515">
      <w:bodyDiv w:val="1"/>
      <w:marLeft w:val="0"/>
      <w:marRight w:val="0"/>
      <w:marTop w:val="0"/>
      <w:marBottom w:val="0"/>
      <w:divBdr>
        <w:top w:val="none" w:sz="0" w:space="0" w:color="auto"/>
        <w:left w:val="none" w:sz="0" w:space="0" w:color="auto"/>
        <w:bottom w:val="none" w:sz="0" w:space="0" w:color="auto"/>
        <w:right w:val="none" w:sz="0" w:space="0" w:color="auto"/>
      </w:divBdr>
    </w:div>
    <w:div w:id="1104034272">
      <w:bodyDiv w:val="1"/>
      <w:marLeft w:val="0"/>
      <w:marRight w:val="0"/>
      <w:marTop w:val="0"/>
      <w:marBottom w:val="0"/>
      <w:divBdr>
        <w:top w:val="none" w:sz="0" w:space="0" w:color="auto"/>
        <w:left w:val="none" w:sz="0" w:space="0" w:color="auto"/>
        <w:bottom w:val="none" w:sz="0" w:space="0" w:color="auto"/>
        <w:right w:val="none" w:sz="0" w:space="0" w:color="auto"/>
      </w:divBdr>
    </w:div>
    <w:div w:id="1104837266">
      <w:bodyDiv w:val="1"/>
      <w:marLeft w:val="0"/>
      <w:marRight w:val="0"/>
      <w:marTop w:val="0"/>
      <w:marBottom w:val="0"/>
      <w:divBdr>
        <w:top w:val="none" w:sz="0" w:space="0" w:color="auto"/>
        <w:left w:val="none" w:sz="0" w:space="0" w:color="auto"/>
        <w:bottom w:val="none" w:sz="0" w:space="0" w:color="auto"/>
        <w:right w:val="none" w:sz="0" w:space="0" w:color="auto"/>
      </w:divBdr>
      <w:divsChild>
        <w:div w:id="162014385">
          <w:marLeft w:val="1800"/>
          <w:marRight w:val="0"/>
          <w:marTop w:val="100"/>
          <w:marBottom w:val="0"/>
          <w:divBdr>
            <w:top w:val="none" w:sz="0" w:space="0" w:color="auto"/>
            <w:left w:val="none" w:sz="0" w:space="0" w:color="auto"/>
            <w:bottom w:val="none" w:sz="0" w:space="0" w:color="auto"/>
            <w:right w:val="none" w:sz="0" w:space="0" w:color="auto"/>
          </w:divBdr>
        </w:div>
        <w:div w:id="291637875">
          <w:marLeft w:val="1080"/>
          <w:marRight w:val="0"/>
          <w:marTop w:val="100"/>
          <w:marBottom w:val="0"/>
          <w:divBdr>
            <w:top w:val="none" w:sz="0" w:space="0" w:color="auto"/>
            <w:left w:val="none" w:sz="0" w:space="0" w:color="auto"/>
            <w:bottom w:val="none" w:sz="0" w:space="0" w:color="auto"/>
            <w:right w:val="none" w:sz="0" w:space="0" w:color="auto"/>
          </w:divBdr>
        </w:div>
        <w:div w:id="589855059">
          <w:marLeft w:val="360"/>
          <w:marRight w:val="0"/>
          <w:marTop w:val="200"/>
          <w:marBottom w:val="0"/>
          <w:divBdr>
            <w:top w:val="none" w:sz="0" w:space="0" w:color="auto"/>
            <w:left w:val="none" w:sz="0" w:space="0" w:color="auto"/>
            <w:bottom w:val="none" w:sz="0" w:space="0" w:color="auto"/>
            <w:right w:val="none" w:sz="0" w:space="0" w:color="auto"/>
          </w:divBdr>
        </w:div>
        <w:div w:id="631205564">
          <w:marLeft w:val="1080"/>
          <w:marRight w:val="0"/>
          <w:marTop w:val="100"/>
          <w:marBottom w:val="0"/>
          <w:divBdr>
            <w:top w:val="none" w:sz="0" w:space="0" w:color="auto"/>
            <w:left w:val="none" w:sz="0" w:space="0" w:color="auto"/>
            <w:bottom w:val="none" w:sz="0" w:space="0" w:color="auto"/>
            <w:right w:val="none" w:sz="0" w:space="0" w:color="auto"/>
          </w:divBdr>
        </w:div>
        <w:div w:id="1127309432">
          <w:marLeft w:val="1800"/>
          <w:marRight w:val="0"/>
          <w:marTop w:val="100"/>
          <w:marBottom w:val="0"/>
          <w:divBdr>
            <w:top w:val="none" w:sz="0" w:space="0" w:color="auto"/>
            <w:left w:val="none" w:sz="0" w:space="0" w:color="auto"/>
            <w:bottom w:val="none" w:sz="0" w:space="0" w:color="auto"/>
            <w:right w:val="none" w:sz="0" w:space="0" w:color="auto"/>
          </w:divBdr>
        </w:div>
        <w:div w:id="1449735138">
          <w:marLeft w:val="360"/>
          <w:marRight w:val="0"/>
          <w:marTop w:val="200"/>
          <w:marBottom w:val="0"/>
          <w:divBdr>
            <w:top w:val="none" w:sz="0" w:space="0" w:color="auto"/>
            <w:left w:val="none" w:sz="0" w:space="0" w:color="auto"/>
            <w:bottom w:val="none" w:sz="0" w:space="0" w:color="auto"/>
            <w:right w:val="none" w:sz="0" w:space="0" w:color="auto"/>
          </w:divBdr>
        </w:div>
        <w:div w:id="1944604751">
          <w:marLeft w:val="1800"/>
          <w:marRight w:val="0"/>
          <w:marTop w:val="100"/>
          <w:marBottom w:val="0"/>
          <w:divBdr>
            <w:top w:val="none" w:sz="0" w:space="0" w:color="auto"/>
            <w:left w:val="none" w:sz="0" w:space="0" w:color="auto"/>
            <w:bottom w:val="none" w:sz="0" w:space="0" w:color="auto"/>
            <w:right w:val="none" w:sz="0" w:space="0" w:color="auto"/>
          </w:divBdr>
        </w:div>
        <w:div w:id="2055615742">
          <w:marLeft w:val="1800"/>
          <w:marRight w:val="0"/>
          <w:marTop w:val="100"/>
          <w:marBottom w:val="0"/>
          <w:divBdr>
            <w:top w:val="none" w:sz="0" w:space="0" w:color="auto"/>
            <w:left w:val="none" w:sz="0" w:space="0" w:color="auto"/>
            <w:bottom w:val="none" w:sz="0" w:space="0" w:color="auto"/>
            <w:right w:val="none" w:sz="0" w:space="0" w:color="auto"/>
          </w:divBdr>
        </w:div>
        <w:div w:id="2114736949">
          <w:marLeft w:val="1080"/>
          <w:marRight w:val="0"/>
          <w:marTop w:val="100"/>
          <w:marBottom w:val="0"/>
          <w:divBdr>
            <w:top w:val="none" w:sz="0" w:space="0" w:color="auto"/>
            <w:left w:val="none" w:sz="0" w:space="0" w:color="auto"/>
            <w:bottom w:val="none" w:sz="0" w:space="0" w:color="auto"/>
            <w:right w:val="none" w:sz="0" w:space="0" w:color="auto"/>
          </w:divBdr>
        </w:div>
      </w:divsChild>
    </w:div>
    <w:div w:id="1105274646">
      <w:bodyDiv w:val="1"/>
      <w:marLeft w:val="0"/>
      <w:marRight w:val="0"/>
      <w:marTop w:val="0"/>
      <w:marBottom w:val="0"/>
      <w:divBdr>
        <w:top w:val="none" w:sz="0" w:space="0" w:color="auto"/>
        <w:left w:val="none" w:sz="0" w:space="0" w:color="auto"/>
        <w:bottom w:val="none" w:sz="0" w:space="0" w:color="auto"/>
        <w:right w:val="none" w:sz="0" w:space="0" w:color="auto"/>
      </w:divBdr>
    </w:div>
    <w:div w:id="1105688178">
      <w:bodyDiv w:val="1"/>
      <w:marLeft w:val="0"/>
      <w:marRight w:val="0"/>
      <w:marTop w:val="0"/>
      <w:marBottom w:val="0"/>
      <w:divBdr>
        <w:top w:val="none" w:sz="0" w:space="0" w:color="auto"/>
        <w:left w:val="none" w:sz="0" w:space="0" w:color="auto"/>
        <w:bottom w:val="none" w:sz="0" w:space="0" w:color="auto"/>
        <w:right w:val="none" w:sz="0" w:space="0" w:color="auto"/>
      </w:divBdr>
      <w:divsChild>
        <w:div w:id="165287005">
          <w:marLeft w:val="1166"/>
          <w:marRight w:val="0"/>
          <w:marTop w:val="67"/>
          <w:marBottom w:val="0"/>
          <w:divBdr>
            <w:top w:val="none" w:sz="0" w:space="0" w:color="auto"/>
            <w:left w:val="none" w:sz="0" w:space="0" w:color="auto"/>
            <w:bottom w:val="none" w:sz="0" w:space="0" w:color="auto"/>
            <w:right w:val="none" w:sz="0" w:space="0" w:color="auto"/>
          </w:divBdr>
        </w:div>
        <w:div w:id="171840617">
          <w:marLeft w:val="2520"/>
          <w:marRight w:val="0"/>
          <w:marTop w:val="53"/>
          <w:marBottom w:val="0"/>
          <w:divBdr>
            <w:top w:val="none" w:sz="0" w:space="0" w:color="auto"/>
            <w:left w:val="none" w:sz="0" w:space="0" w:color="auto"/>
            <w:bottom w:val="none" w:sz="0" w:space="0" w:color="auto"/>
            <w:right w:val="none" w:sz="0" w:space="0" w:color="auto"/>
          </w:divBdr>
        </w:div>
        <w:div w:id="399408343">
          <w:marLeft w:val="1800"/>
          <w:marRight w:val="0"/>
          <w:marTop w:val="62"/>
          <w:marBottom w:val="0"/>
          <w:divBdr>
            <w:top w:val="none" w:sz="0" w:space="0" w:color="auto"/>
            <w:left w:val="none" w:sz="0" w:space="0" w:color="auto"/>
            <w:bottom w:val="none" w:sz="0" w:space="0" w:color="auto"/>
            <w:right w:val="none" w:sz="0" w:space="0" w:color="auto"/>
          </w:divBdr>
        </w:div>
        <w:div w:id="564947475">
          <w:marLeft w:val="2520"/>
          <w:marRight w:val="0"/>
          <w:marTop w:val="53"/>
          <w:marBottom w:val="0"/>
          <w:divBdr>
            <w:top w:val="none" w:sz="0" w:space="0" w:color="auto"/>
            <w:left w:val="none" w:sz="0" w:space="0" w:color="auto"/>
            <w:bottom w:val="none" w:sz="0" w:space="0" w:color="auto"/>
            <w:right w:val="none" w:sz="0" w:space="0" w:color="auto"/>
          </w:divBdr>
        </w:div>
        <w:div w:id="658852408">
          <w:marLeft w:val="2520"/>
          <w:marRight w:val="0"/>
          <w:marTop w:val="53"/>
          <w:marBottom w:val="0"/>
          <w:divBdr>
            <w:top w:val="none" w:sz="0" w:space="0" w:color="auto"/>
            <w:left w:val="none" w:sz="0" w:space="0" w:color="auto"/>
            <w:bottom w:val="none" w:sz="0" w:space="0" w:color="auto"/>
            <w:right w:val="none" w:sz="0" w:space="0" w:color="auto"/>
          </w:divBdr>
        </w:div>
        <w:div w:id="833953582">
          <w:marLeft w:val="2520"/>
          <w:marRight w:val="0"/>
          <w:marTop w:val="53"/>
          <w:marBottom w:val="0"/>
          <w:divBdr>
            <w:top w:val="none" w:sz="0" w:space="0" w:color="auto"/>
            <w:left w:val="none" w:sz="0" w:space="0" w:color="auto"/>
            <w:bottom w:val="none" w:sz="0" w:space="0" w:color="auto"/>
            <w:right w:val="none" w:sz="0" w:space="0" w:color="auto"/>
          </w:divBdr>
        </w:div>
        <w:div w:id="850605436">
          <w:marLeft w:val="2520"/>
          <w:marRight w:val="0"/>
          <w:marTop w:val="53"/>
          <w:marBottom w:val="0"/>
          <w:divBdr>
            <w:top w:val="none" w:sz="0" w:space="0" w:color="auto"/>
            <w:left w:val="none" w:sz="0" w:space="0" w:color="auto"/>
            <w:bottom w:val="none" w:sz="0" w:space="0" w:color="auto"/>
            <w:right w:val="none" w:sz="0" w:space="0" w:color="auto"/>
          </w:divBdr>
        </w:div>
        <w:div w:id="1199471229">
          <w:marLeft w:val="2520"/>
          <w:marRight w:val="0"/>
          <w:marTop w:val="53"/>
          <w:marBottom w:val="0"/>
          <w:divBdr>
            <w:top w:val="none" w:sz="0" w:space="0" w:color="auto"/>
            <w:left w:val="none" w:sz="0" w:space="0" w:color="auto"/>
            <w:bottom w:val="none" w:sz="0" w:space="0" w:color="auto"/>
            <w:right w:val="none" w:sz="0" w:space="0" w:color="auto"/>
          </w:divBdr>
        </w:div>
        <w:div w:id="1209688476">
          <w:marLeft w:val="1800"/>
          <w:marRight w:val="0"/>
          <w:marTop w:val="62"/>
          <w:marBottom w:val="0"/>
          <w:divBdr>
            <w:top w:val="none" w:sz="0" w:space="0" w:color="auto"/>
            <w:left w:val="none" w:sz="0" w:space="0" w:color="auto"/>
            <w:bottom w:val="none" w:sz="0" w:space="0" w:color="auto"/>
            <w:right w:val="none" w:sz="0" w:space="0" w:color="auto"/>
          </w:divBdr>
        </w:div>
        <w:div w:id="1326780645">
          <w:marLeft w:val="2520"/>
          <w:marRight w:val="0"/>
          <w:marTop w:val="53"/>
          <w:marBottom w:val="0"/>
          <w:divBdr>
            <w:top w:val="none" w:sz="0" w:space="0" w:color="auto"/>
            <w:left w:val="none" w:sz="0" w:space="0" w:color="auto"/>
            <w:bottom w:val="none" w:sz="0" w:space="0" w:color="auto"/>
            <w:right w:val="none" w:sz="0" w:space="0" w:color="auto"/>
          </w:divBdr>
        </w:div>
        <w:div w:id="1411197503">
          <w:marLeft w:val="2520"/>
          <w:marRight w:val="0"/>
          <w:marTop w:val="53"/>
          <w:marBottom w:val="0"/>
          <w:divBdr>
            <w:top w:val="none" w:sz="0" w:space="0" w:color="auto"/>
            <w:left w:val="none" w:sz="0" w:space="0" w:color="auto"/>
            <w:bottom w:val="none" w:sz="0" w:space="0" w:color="auto"/>
            <w:right w:val="none" w:sz="0" w:space="0" w:color="auto"/>
          </w:divBdr>
        </w:div>
        <w:div w:id="1419643115">
          <w:marLeft w:val="3240"/>
          <w:marRight w:val="0"/>
          <w:marTop w:val="53"/>
          <w:marBottom w:val="0"/>
          <w:divBdr>
            <w:top w:val="none" w:sz="0" w:space="0" w:color="auto"/>
            <w:left w:val="none" w:sz="0" w:space="0" w:color="auto"/>
            <w:bottom w:val="none" w:sz="0" w:space="0" w:color="auto"/>
            <w:right w:val="none" w:sz="0" w:space="0" w:color="auto"/>
          </w:divBdr>
        </w:div>
        <w:div w:id="1475366811">
          <w:marLeft w:val="547"/>
          <w:marRight w:val="0"/>
          <w:marTop w:val="91"/>
          <w:marBottom w:val="0"/>
          <w:divBdr>
            <w:top w:val="none" w:sz="0" w:space="0" w:color="auto"/>
            <w:left w:val="none" w:sz="0" w:space="0" w:color="auto"/>
            <w:bottom w:val="none" w:sz="0" w:space="0" w:color="auto"/>
            <w:right w:val="none" w:sz="0" w:space="0" w:color="auto"/>
          </w:divBdr>
        </w:div>
        <w:div w:id="1561749285">
          <w:marLeft w:val="2520"/>
          <w:marRight w:val="0"/>
          <w:marTop w:val="53"/>
          <w:marBottom w:val="0"/>
          <w:divBdr>
            <w:top w:val="none" w:sz="0" w:space="0" w:color="auto"/>
            <w:left w:val="none" w:sz="0" w:space="0" w:color="auto"/>
            <w:bottom w:val="none" w:sz="0" w:space="0" w:color="auto"/>
            <w:right w:val="none" w:sz="0" w:space="0" w:color="auto"/>
          </w:divBdr>
        </w:div>
        <w:div w:id="1772894103">
          <w:marLeft w:val="2520"/>
          <w:marRight w:val="0"/>
          <w:marTop w:val="53"/>
          <w:marBottom w:val="0"/>
          <w:divBdr>
            <w:top w:val="none" w:sz="0" w:space="0" w:color="auto"/>
            <w:left w:val="none" w:sz="0" w:space="0" w:color="auto"/>
            <w:bottom w:val="none" w:sz="0" w:space="0" w:color="auto"/>
            <w:right w:val="none" w:sz="0" w:space="0" w:color="auto"/>
          </w:divBdr>
        </w:div>
        <w:div w:id="1959294701">
          <w:marLeft w:val="1166"/>
          <w:marRight w:val="0"/>
          <w:marTop w:val="72"/>
          <w:marBottom w:val="0"/>
          <w:divBdr>
            <w:top w:val="none" w:sz="0" w:space="0" w:color="auto"/>
            <w:left w:val="none" w:sz="0" w:space="0" w:color="auto"/>
            <w:bottom w:val="none" w:sz="0" w:space="0" w:color="auto"/>
            <w:right w:val="none" w:sz="0" w:space="0" w:color="auto"/>
          </w:divBdr>
        </w:div>
        <w:div w:id="2111582856">
          <w:marLeft w:val="1800"/>
          <w:marRight w:val="0"/>
          <w:marTop w:val="62"/>
          <w:marBottom w:val="0"/>
          <w:divBdr>
            <w:top w:val="none" w:sz="0" w:space="0" w:color="auto"/>
            <w:left w:val="none" w:sz="0" w:space="0" w:color="auto"/>
            <w:bottom w:val="none" w:sz="0" w:space="0" w:color="auto"/>
            <w:right w:val="none" w:sz="0" w:space="0" w:color="auto"/>
          </w:divBdr>
        </w:div>
      </w:divsChild>
    </w:div>
    <w:div w:id="1107042797">
      <w:bodyDiv w:val="1"/>
      <w:marLeft w:val="0"/>
      <w:marRight w:val="0"/>
      <w:marTop w:val="0"/>
      <w:marBottom w:val="0"/>
      <w:divBdr>
        <w:top w:val="none" w:sz="0" w:space="0" w:color="auto"/>
        <w:left w:val="none" w:sz="0" w:space="0" w:color="auto"/>
        <w:bottom w:val="none" w:sz="0" w:space="0" w:color="auto"/>
        <w:right w:val="none" w:sz="0" w:space="0" w:color="auto"/>
      </w:divBdr>
    </w:div>
    <w:div w:id="1108352147">
      <w:bodyDiv w:val="1"/>
      <w:marLeft w:val="0"/>
      <w:marRight w:val="0"/>
      <w:marTop w:val="0"/>
      <w:marBottom w:val="0"/>
      <w:divBdr>
        <w:top w:val="none" w:sz="0" w:space="0" w:color="auto"/>
        <w:left w:val="none" w:sz="0" w:space="0" w:color="auto"/>
        <w:bottom w:val="none" w:sz="0" w:space="0" w:color="auto"/>
        <w:right w:val="none" w:sz="0" w:space="0" w:color="auto"/>
      </w:divBdr>
    </w:div>
    <w:div w:id="1108429099">
      <w:bodyDiv w:val="1"/>
      <w:marLeft w:val="0"/>
      <w:marRight w:val="0"/>
      <w:marTop w:val="0"/>
      <w:marBottom w:val="0"/>
      <w:divBdr>
        <w:top w:val="none" w:sz="0" w:space="0" w:color="auto"/>
        <w:left w:val="none" w:sz="0" w:space="0" w:color="auto"/>
        <w:bottom w:val="none" w:sz="0" w:space="0" w:color="auto"/>
        <w:right w:val="none" w:sz="0" w:space="0" w:color="auto"/>
      </w:divBdr>
    </w:div>
    <w:div w:id="1110005953">
      <w:bodyDiv w:val="1"/>
      <w:marLeft w:val="0"/>
      <w:marRight w:val="0"/>
      <w:marTop w:val="0"/>
      <w:marBottom w:val="0"/>
      <w:divBdr>
        <w:top w:val="none" w:sz="0" w:space="0" w:color="auto"/>
        <w:left w:val="none" w:sz="0" w:space="0" w:color="auto"/>
        <w:bottom w:val="none" w:sz="0" w:space="0" w:color="auto"/>
        <w:right w:val="none" w:sz="0" w:space="0" w:color="auto"/>
      </w:divBdr>
    </w:div>
    <w:div w:id="1110707134">
      <w:bodyDiv w:val="1"/>
      <w:marLeft w:val="0"/>
      <w:marRight w:val="0"/>
      <w:marTop w:val="0"/>
      <w:marBottom w:val="0"/>
      <w:divBdr>
        <w:top w:val="none" w:sz="0" w:space="0" w:color="auto"/>
        <w:left w:val="none" w:sz="0" w:space="0" w:color="auto"/>
        <w:bottom w:val="none" w:sz="0" w:space="0" w:color="auto"/>
        <w:right w:val="none" w:sz="0" w:space="0" w:color="auto"/>
      </w:divBdr>
    </w:div>
    <w:div w:id="1111439584">
      <w:bodyDiv w:val="1"/>
      <w:marLeft w:val="0"/>
      <w:marRight w:val="0"/>
      <w:marTop w:val="0"/>
      <w:marBottom w:val="0"/>
      <w:divBdr>
        <w:top w:val="none" w:sz="0" w:space="0" w:color="auto"/>
        <w:left w:val="none" w:sz="0" w:space="0" w:color="auto"/>
        <w:bottom w:val="none" w:sz="0" w:space="0" w:color="auto"/>
        <w:right w:val="none" w:sz="0" w:space="0" w:color="auto"/>
      </w:divBdr>
    </w:div>
    <w:div w:id="1114246797">
      <w:bodyDiv w:val="1"/>
      <w:marLeft w:val="0"/>
      <w:marRight w:val="0"/>
      <w:marTop w:val="0"/>
      <w:marBottom w:val="0"/>
      <w:divBdr>
        <w:top w:val="none" w:sz="0" w:space="0" w:color="auto"/>
        <w:left w:val="none" w:sz="0" w:space="0" w:color="auto"/>
        <w:bottom w:val="none" w:sz="0" w:space="0" w:color="auto"/>
        <w:right w:val="none" w:sz="0" w:space="0" w:color="auto"/>
      </w:divBdr>
    </w:div>
    <w:div w:id="1114640849">
      <w:bodyDiv w:val="1"/>
      <w:marLeft w:val="0"/>
      <w:marRight w:val="0"/>
      <w:marTop w:val="0"/>
      <w:marBottom w:val="0"/>
      <w:divBdr>
        <w:top w:val="none" w:sz="0" w:space="0" w:color="auto"/>
        <w:left w:val="none" w:sz="0" w:space="0" w:color="auto"/>
        <w:bottom w:val="none" w:sz="0" w:space="0" w:color="auto"/>
        <w:right w:val="none" w:sz="0" w:space="0" w:color="auto"/>
      </w:divBdr>
      <w:divsChild>
        <w:div w:id="540437637">
          <w:marLeft w:val="547"/>
          <w:marRight w:val="0"/>
          <w:marTop w:val="134"/>
          <w:marBottom w:val="120"/>
          <w:divBdr>
            <w:top w:val="none" w:sz="0" w:space="0" w:color="auto"/>
            <w:left w:val="none" w:sz="0" w:space="0" w:color="auto"/>
            <w:bottom w:val="none" w:sz="0" w:space="0" w:color="auto"/>
            <w:right w:val="none" w:sz="0" w:space="0" w:color="auto"/>
          </w:divBdr>
        </w:div>
      </w:divsChild>
    </w:div>
    <w:div w:id="1114791482">
      <w:bodyDiv w:val="1"/>
      <w:marLeft w:val="0"/>
      <w:marRight w:val="0"/>
      <w:marTop w:val="0"/>
      <w:marBottom w:val="0"/>
      <w:divBdr>
        <w:top w:val="none" w:sz="0" w:space="0" w:color="auto"/>
        <w:left w:val="none" w:sz="0" w:space="0" w:color="auto"/>
        <w:bottom w:val="none" w:sz="0" w:space="0" w:color="auto"/>
        <w:right w:val="none" w:sz="0" w:space="0" w:color="auto"/>
      </w:divBdr>
    </w:div>
    <w:div w:id="1115710389">
      <w:bodyDiv w:val="1"/>
      <w:marLeft w:val="0"/>
      <w:marRight w:val="0"/>
      <w:marTop w:val="0"/>
      <w:marBottom w:val="0"/>
      <w:divBdr>
        <w:top w:val="none" w:sz="0" w:space="0" w:color="auto"/>
        <w:left w:val="none" w:sz="0" w:space="0" w:color="auto"/>
        <w:bottom w:val="none" w:sz="0" w:space="0" w:color="auto"/>
        <w:right w:val="none" w:sz="0" w:space="0" w:color="auto"/>
      </w:divBdr>
    </w:div>
    <w:div w:id="1115712045">
      <w:bodyDiv w:val="1"/>
      <w:marLeft w:val="0"/>
      <w:marRight w:val="0"/>
      <w:marTop w:val="0"/>
      <w:marBottom w:val="0"/>
      <w:divBdr>
        <w:top w:val="none" w:sz="0" w:space="0" w:color="auto"/>
        <w:left w:val="none" w:sz="0" w:space="0" w:color="auto"/>
        <w:bottom w:val="none" w:sz="0" w:space="0" w:color="auto"/>
        <w:right w:val="none" w:sz="0" w:space="0" w:color="auto"/>
      </w:divBdr>
    </w:div>
    <w:div w:id="1116676858">
      <w:bodyDiv w:val="1"/>
      <w:marLeft w:val="0"/>
      <w:marRight w:val="0"/>
      <w:marTop w:val="0"/>
      <w:marBottom w:val="0"/>
      <w:divBdr>
        <w:top w:val="none" w:sz="0" w:space="0" w:color="auto"/>
        <w:left w:val="none" w:sz="0" w:space="0" w:color="auto"/>
        <w:bottom w:val="none" w:sz="0" w:space="0" w:color="auto"/>
        <w:right w:val="none" w:sz="0" w:space="0" w:color="auto"/>
      </w:divBdr>
    </w:div>
    <w:div w:id="1116870416">
      <w:bodyDiv w:val="1"/>
      <w:marLeft w:val="0"/>
      <w:marRight w:val="0"/>
      <w:marTop w:val="0"/>
      <w:marBottom w:val="0"/>
      <w:divBdr>
        <w:top w:val="none" w:sz="0" w:space="0" w:color="auto"/>
        <w:left w:val="none" w:sz="0" w:space="0" w:color="auto"/>
        <w:bottom w:val="none" w:sz="0" w:space="0" w:color="auto"/>
        <w:right w:val="none" w:sz="0" w:space="0" w:color="auto"/>
      </w:divBdr>
      <w:divsChild>
        <w:div w:id="300893307">
          <w:marLeft w:val="1166"/>
          <w:marRight w:val="0"/>
          <w:marTop w:val="134"/>
          <w:marBottom w:val="0"/>
          <w:divBdr>
            <w:top w:val="none" w:sz="0" w:space="0" w:color="auto"/>
            <w:left w:val="none" w:sz="0" w:space="0" w:color="auto"/>
            <w:bottom w:val="none" w:sz="0" w:space="0" w:color="auto"/>
            <w:right w:val="none" w:sz="0" w:space="0" w:color="auto"/>
          </w:divBdr>
        </w:div>
        <w:div w:id="467554163">
          <w:marLeft w:val="547"/>
          <w:marRight w:val="0"/>
          <w:marTop w:val="154"/>
          <w:marBottom w:val="0"/>
          <w:divBdr>
            <w:top w:val="none" w:sz="0" w:space="0" w:color="auto"/>
            <w:left w:val="none" w:sz="0" w:space="0" w:color="auto"/>
            <w:bottom w:val="none" w:sz="0" w:space="0" w:color="auto"/>
            <w:right w:val="none" w:sz="0" w:space="0" w:color="auto"/>
          </w:divBdr>
        </w:div>
        <w:div w:id="952444364">
          <w:marLeft w:val="1800"/>
          <w:marRight w:val="0"/>
          <w:marTop w:val="115"/>
          <w:marBottom w:val="0"/>
          <w:divBdr>
            <w:top w:val="none" w:sz="0" w:space="0" w:color="auto"/>
            <w:left w:val="none" w:sz="0" w:space="0" w:color="auto"/>
            <w:bottom w:val="none" w:sz="0" w:space="0" w:color="auto"/>
            <w:right w:val="none" w:sz="0" w:space="0" w:color="auto"/>
          </w:divBdr>
        </w:div>
        <w:div w:id="1716271555">
          <w:marLeft w:val="1166"/>
          <w:marRight w:val="0"/>
          <w:marTop w:val="134"/>
          <w:marBottom w:val="0"/>
          <w:divBdr>
            <w:top w:val="none" w:sz="0" w:space="0" w:color="auto"/>
            <w:left w:val="none" w:sz="0" w:space="0" w:color="auto"/>
            <w:bottom w:val="none" w:sz="0" w:space="0" w:color="auto"/>
            <w:right w:val="none" w:sz="0" w:space="0" w:color="auto"/>
          </w:divBdr>
        </w:div>
      </w:divsChild>
    </w:div>
    <w:div w:id="1118403709">
      <w:bodyDiv w:val="1"/>
      <w:marLeft w:val="0"/>
      <w:marRight w:val="0"/>
      <w:marTop w:val="0"/>
      <w:marBottom w:val="0"/>
      <w:divBdr>
        <w:top w:val="none" w:sz="0" w:space="0" w:color="auto"/>
        <w:left w:val="none" w:sz="0" w:space="0" w:color="auto"/>
        <w:bottom w:val="none" w:sz="0" w:space="0" w:color="auto"/>
        <w:right w:val="none" w:sz="0" w:space="0" w:color="auto"/>
      </w:divBdr>
    </w:div>
    <w:div w:id="1118767043">
      <w:bodyDiv w:val="1"/>
      <w:marLeft w:val="0"/>
      <w:marRight w:val="0"/>
      <w:marTop w:val="0"/>
      <w:marBottom w:val="0"/>
      <w:divBdr>
        <w:top w:val="none" w:sz="0" w:space="0" w:color="auto"/>
        <w:left w:val="none" w:sz="0" w:space="0" w:color="auto"/>
        <w:bottom w:val="none" w:sz="0" w:space="0" w:color="auto"/>
        <w:right w:val="none" w:sz="0" w:space="0" w:color="auto"/>
      </w:divBdr>
      <w:divsChild>
        <w:div w:id="8609017">
          <w:marLeft w:val="1800"/>
          <w:marRight w:val="0"/>
          <w:marTop w:val="86"/>
          <w:marBottom w:val="0"/>
          <w:divBdr>
            <w:top w:val="none" w:sz="0" w:space="0" w:color="auto"/>
            <w:left w:val="none" w:sz="0" w:space="0" w:color="auto"/>
            <w:bottom w:val="none" w:sz="0" w:space="0" w:color="auto"/>
            <w:right w:val="none" w:sz="0" w:space="0" w:color="auto"/>
          </w:divBdr>
        </w:div>
        <w:div w:id="473526713">
          <w:marLeft w:val="1800"/>
          <w:marRight w:val="0"/>
          <w:marTop w:val="86"/>
          <w:marBottom w:val="0"/>
          <w:divBdr>
            <w:top w:val="none" w:sz="0" w:space="0" w:color="auto"/>
            <w:left w:val="none" w:sz="0" w:space="0" w:color="auto"/>
            <w:bottom w:val="none" w:sz="0" w:space="0" w:color="auto"/>
            <w:right w:val="none" w:sz="0" w:space="0" w:color="auto"/>
          </w:divBdr>
        </w:div>
        <w:div w:id="716129771">
          <w:marLeft w:val="1166"/>
          <w:marRight w:val="0"/>
          <w:marTop w:val="96"/>
          <w:marBottom w:val="0"/>
          <w:divBdr>
            <w:top w:val="none" w:sz="0" w:space="0" w:color="auto"/>
            <w:left w:val="none" w:sz="0" w:space="0" w:color="auto"/>
            <w:bottom w:val="none" w:sz="0" w:space="0" w:color="auto"/>
            <w:right w:val="none" w:sz="0" w:space="0" w:color="auto"/>
          </w:divBdr>
        </w:div>
        <w:div w:id="849871795">
          <w:marLeft w:val="1800"/>
          <w:marRight w:val="0"/>
          <w:marTop w:val="86"/>
          <w:marBottom w:val="0"/>
          <w:divBdr>
            <w:top w:val="none" w:sz="0" w:space="0" w:color="auto"/>
            <w:left w:val="none" w:sz="0" w:space="0" w:color="auto"/>
            <w:bottom w:val="none" w:sz="0" w:space="0" w:color="auto"/>
            <w:right w:val="none" w:sz="0" w:space="0" w:color="auto"/>
          </w:divBdr>
        </w:div>
        <w:div w:id="1471438460">
          <w:marLeft w:val="1800"/>
          <w:marRight w:val="0"/>
          <w:marTop w:val="86"/>
          <w:marBottom w:val="0"/>
          <w:divBdr>
            <w:top w:val="none" w:sz="0" w:space="0" w:color="auto"/>
            <w:left w:val="none" w:sz="0" w:space="0" w:color="auto"/>
            <w:bottom w:val="none" w:sz="0" w:space="0" w:color="auto"/>
            <w:right w:val="none" w:sz="0" w:space="0" w:color="auto"/>
          </w:divBdr>
        </w:div>
        <w:div w:id="1537893250">
          <w:marLeft w:val="547"/>
          <w:marRight w:val="0"/>
          <w:marTop w:val="0"/>
          <w:marBottom w:val="0"/>
          <w:divBdr>
            <w:top w:val="none" w:sz="0" w:space="0" w:color="auto"/>
            <w:left w:val="none" w:sz="0" w:space="0" w:color="auto"/>
            <w:bottom w:val="none" w:sz="0" w:space="0" w:color="auto"/>
            <w:right w:val="none" w:sz="0" w:space="0" w:color="auto"/>
          </w:divBdr>
        </w:div>
        <w:div w:id="1843274522">
          <w:marLeft w:val="1166"/>
          <w:marRight w:val="0"/>
          <w:marTop w:val="96"/>
          <w:marBottom w:val="0"/>
          <w:divBdr>
            <w:top w:val="none" w:sz="0" w:space="0" w:color="auto"/>
            <w:left w:val="none" w:sz="0" w:space="0" w:color="auto"/>
            <w:bottom w:val="none" w:sz="0" w:space="0" w:color="auto"/>
            <w:right w:val="none" w:sz="0" w:space="0" w:color="auto"/>
          </w:divBdr>
        </w:div>
        <w:div w:id="1914507734">
          <w:marLeft w:val="1800"/>
          <w:marRight w:val="0"/>
          <w:marTop w:val="86"/>
          <w:marBottom w:val="0"/>
          <w:divBdr>
            <w:top w:val="none" w:sz="0" w:space="0" w:color="auto"/>
            <w:left w:val="none" w:sz="0" w:space="0" w:color="auto"/>
            <w:bottom w:val="none" w:sz="0" w:space="0" w:color="auto"/>
            <w:right w:val="none" w:sz="0" w:space="0" w:color="auto"/>
          </w:divBdr>
        </w:div>
        <w:div w:id="2052417116">
          <w:marLeft w:val="1166"/>
          <w:marRight w:val="0"/>
          <w:marTop w:val="0"/>
          <w:marBottom w:val="0"/>
          <w:divBdr>
            <w:top w:val="none" w:sz="0" w:space="0" w:color="auto"/>
            <w:left w:val="none" w:sz="0" w:space="0" w:color="auto"/>
            <w:bottom w:val="none" w:sz="0" w:space="0" w:color="auto"/>
            <w:right w:val="none" w:sz="0" w:space="0" w:color="auto"/>
          </w:divBdr>
        </w:div>
      </w:divsChild>
    </w:div>
    <w:div w:id="1119102068">
      <w:bodyDiv w:val="1"/>
      <w:marLeft w:val="0"/>
      <w:marRight w:val="0"/>
      <w:marTop w:val="0"/>
      <w:marBottom w:val="0"/>
      <w:divBdr>
        <w:top w:val="none" w:sz="0" w:space="0" w:color="auto"/>
        <w:left w:val="none" w:sz="0" w:space="0" w:color="auto"/>
        <w:bottom w:val="none" w:sz="0" w:space="0" w:color="auto"/>
        <w:right w:val="none" w:sz="0" w:space="0" w:color="auto"/>
      </w:divBdr>
      <w:divsChild>
        <w:div w:id="1253049232">
          <w:marLeft w:val="360"/>
          <w:marRight w:val="0"/>
          <w:marTop w:val="200"/>
          <w:marBottom w:val="0"/>
          <w:divBdr>
            <w:top w:val="none" w:sz="0" w:space="0" w:color="auto"/>
            <w:left w:val="none" w:sz="0" w:space="0" w:color="auto"/>
            <w:bottom w:val="none" w:sz="0" w:space="0" w:color="auto"/>
            <w:right w:val="none" w:sz="0" w:space="0" w:color="auto"/>
          </w:divBdr>
        </w:div>
      </w:divsChild>
    </w:div>
    <w:div w:id="1120101114">
      <w:bodyDiv w:val="1"/>
      <w:marLeft w:val="0"/>
      <w:marRight w:val="0"/>
      <w:marTop w:val="0"/>
      <w:marBottom w:val="0"/>
      <w:divBdr>
        <w:top w:val="none" w:sz="0" w:space="0" w:color="auto"/>
        <w:left w:val="none" w:sz="0" w:space="0" w:color="auto"/>
        <w:bottom w:val="none" w:sz="0" w:space="0" w:color="auto"/>
        <w:right w:val="none" w:sz="0" w:space="0" w:color="auto"/>
      </w:divBdr>
      <w:divsChild>
        <w:div w:id="114914275">
          <w:marLeft w:val="1166"/>
          <w:marRight w:val="0"/>
          <w:marTop w:val="115"/>
          <w:marBottom w:val="0"/>
          <w:divBdr>
            <w:top w:val="none" w:sz="0" w:space="0" w:color="auto"/>
            <w:left w:val="none" w:sz="0" w:space="0" w:color="auto"/>
            <w:bottom w:val="none" w:sz="0" w:space="0" w:color="auto"/>
            <w:right w:val="none" w:sz="0" w:space="0" w:color="auto"/>
          </w:divBdr>
        </w:div>
        <w:div w:id="484276968">
          <w:marLeft w:val="1800"/>
          <w:marRight w:val="0"/>
          <w:marTop w:val="96"/>
          <w:marBottom w:val="0"/>
          <w:divBdr>
            <w:top w:val="none" w:sz="0" w:space="0" w:color="auto"/>
            <w:left w:val="none" w:sz="0" w:space="0" w:color="auto"/>
            <w:bottom w:val="none" w:sz="0" w:space="0" w:color="auto"/>
            <w:right w:val="none" w:sz="0" w:space="0" w:color="auto"/>
          </w:divBdr>
        </w:div>
        <w:div w:id="735393648">
          <w:marLeft w:val="1166"/>
          <w:marRight w:val="0"/>
          <w:marTop w:val="115"/>
          <w:marBottom w:val="0"/>
          <w:divBdr>
            <w:top w:val="none" w:sz="0" w:space="0" w:color="auto"/>
            <w:left w:val="none" w:sz="0" w:space="0" w:color="auto"/>
            <w:bottom w:val="none" w:sz="0" w:space="0" w:color="auto"/>
            <w:right w:val="none" w:sz="0" w:space="0" w:color="auto"/>
          </w:divBdr>
        </w:div>
        <w:div w:id="1064792353">
          <w:marLeft w:val="1800"/>
          <w:marRight w:val="0"/>
          <w:marTop w:val="96"/>
          <w:marBottom w:val="0"/>
          <w:divBdr>
            <w:top w:val="none" w:sz="0" w:space="0" w:color="auto"/>
            <w:left w:val="none" w:sz="0" w:space="0" w:color="auto"/>
            <w:bottom w:val="none" w:sz="0" w:space="0" w:color="auto"/>
            <w:right w:val="none" w:sz="0" w:space="0" w:color="auto"/>
          </w:divBdr>
        </w:div>
        <w:div w:id="1492912757">
          <w:marLeft w:val="1800"/>
          <w:marRight w:val="0"/>
          <w:marTop w:val="96"/>
          <w:marBottom w:val="0"/>
          <w:divBdr>
            <w:top w:val="none" w:sz="0" w:space="0" w:color="auto"/>
            <w:left w:val="none" w:sz="0" w:space="0" w:color="auto"/>
            <w:bottom w:val="none" w:sz="0" w:space="0" w:color="auto"/>
            <w:right w:val="none" w:sz="0" w:space="0" w:color="auto"/>
          </w:divBdr>
        </w:div>
        <w:div w:id="1722515271">
          <w:marLeft w:val="547"/>
          <w:marRight w:val="0"/>
          <w:marTop w:val="134"/>
          <w:marBottom w:val="0"/>
          <w:divBdr>
            <w:top w:val="none" w:sz="0" w:space="0" w:color="auto"/>
            <w:left w:val="none" w:sz="0" w:space="0" w:color="auto"/>
            <w:bottom w:val="none" w:sz="0" w:space="0" w:color="auto"/>
            <w:right w:val="none" w:sz="0" w:space="0" w:color="auto"/>
          </w:divBdr>
        </w:div>
      </w:divsChild>
    </w:div>
    <w:div w:id="1121218582">
      <w:bodyDiv w:val="1"/>
      <w:marLeft w:val="0"/>
      <w:marRight w:val="0"/>
      <w:marTop w:val="0"/>
      <w:marBottom w:val="0"/>
      <w:divBdr>
        <w:top w:val="none" w:sz="0" w:space="0" w:color="auto"/>
        <w:left w:val="none" w:sz="0" w:space="0" w:color="auto"/>
        <w:bottom w:val="none" w:sz="0" w:space="0" w:color="auto"/>
        <w:right w:val="none" w:sz="0" w:space="0" w:color="auto"/>
      </w:divBdr>
    </w:div>
    <w:div w:id="1121724939">
      <w:bodyDiv w:val="1"/>
      <w:marLeft w:val="0"/>
      <w:marRight w:val="0"/>
      <w:marTop w:val="0"/>
      <w:marBottom w:val="0"/>
      <w:divBdr>
        <w:top w:val="none" w:sz="0" w:space="0" w:color="auto"/>
        <w:left w:val="none" w:sz="0" w:space="0" w:color="auto"/>
        <w:bottom w:val="none" w:sz="0" w:space="0" w:color="auto"/>
        <w:right w:val="none" w:sz="0" w:space="0" w:color="auto"/>
      </w:divBdr>
    </w:div>
    <w:div w:id="1121731507">
      <w:bodyDiv w:val="1"/>
      <w:marLeft w:val="0"/>
      <w:marRight w:val="0"/>
      <w:marTop w:val="0"/>
      <w:marBottom w:val="0"/>
      <w:divBdr>
        <w:top w:val="none" w:sz="0" w:space="0" w:color="auto"/>
        <w:left w:val="none" w:sz="0" w:space="0" w:color="auto"/>
        <w:bottom w:val="none" w:sz="0" w:space="0" w:color="auto"/>
        <w:right w:val="none" w:sz="0" w:space="0" w:color="auto"/>
      </w:divBdr>
      <w:divsChild>
        <w:div w:id="48964070">
          <w:marLeft w:val="0"/>
          <w:marRight w:val="0"/>
          <w:marTop w:val="96"/>
          <w:marBottom w:val="0"/>
          <w:divBdr>
            <w:top w:val="none" w:sz="0" w:space="0" w:color="auto"/>
            <w:left w:val="none" w:sz="0" w:space="0" w:color="auto"/>
            <w:bottom w:val="none" w:sz="0" w:space="0" w:color="auto"/>
            <w:right w:val="none" w:sz="0" w:space="0" w:color="auto"/>
          </w:divBdr>
        </w:div>
        <w:div w:id="131991564">
          <w:marLeft w:val="1166"/>
          <w:marRight w:val="0"/>
          <w:marTop w:val="77"/>
          <w:marBottom w:val="0"/>
          <w:divBdr>
            <w:top w:val="none" w:sz="0" w:space="0" w:color="auto"/>
            <w:left w:val="none" w:sz="0" w:space="0" w:color="auto"/>
            <w:bottom w:val="none" w:sz="0" w:space="0" w:color="auto"/>
            <w:right w:val="none" w:sz="0" w:space="0" w:color="auto"/>
          </w:divBdr>
        </w:div>
        <w:div w:id="534655023">
          <w:marLeft w:val="1800"/>
          <w:marRight w:val="0"/>
          <w:marTop w:val="58"/>
          <w:marBottom w:val="0"/>
          <w:divBdr>
            <w:top w:val="none" w:sz="0" w:space="0" w:color="auto"/>
            <w:left w:val="none" w:sz="0" w:space="0" w:color="auto"/>
            <w:bottom w:val="none" w:sz="0" w:space="0" w:color="auto"/>
            <w:right w:val="none" w:sz="0" w:space="0" w:color="auto"/>
          </w:divBdr>
        </w:div>
        <w:div w:id="575238603">
          <w:marLeft w:val="0"/>
          <w:marRight w:val="0"/>
          <w:marTop w:val="96"/>
          <w:marBottom w:val="0"/>
          <w:divBdr>
            <w:top w:val="none" w:sz="0" w:space="0" w:color="auto"/>
            <w:left w:val="none" w:sz="0" w:space="0" w:color="auto"/>
            <w:bottom w:val="none" w:sz="0" w:space="0" w:color="auto"/>
            <w:right w:val="none" w:sz="0" w:space="0" w:color="auto"/>
          </w:divBdr>
        </w:div>
        <w:div w:id="647131795">
          <w:marLeft w:val="1166"/>
          <w:marRight w:val="0"/>
          <w:marTop w:val="77"/>
          <w:marBottom w:val="0"/>
          <w:divBdr>
            <w:top w:val="none" w:sz="0" w:space="0" w:color="auto"/>
            <w:left w:val="none" w:sz="0" w:space="0" w:color="auto"/>
            <w:bottom w:val="none" w:sz="0" w:space="0" w:color="auto"/>
            <w:right w:val="none" w:sz="0" w:space="0" w:color="auto"/>
          </w:divBdr>
        </w:div>
        <w:div w:id="882522890">
          <w:marLeft w:val="1166"/>
          <w:marRight w:val="0"/>
          <w:marTop w:val="77"/>
          <w:marBottom w:val="0"/>
          <w:divBdr>
            <w:top w:val="none" w:sz="0" w:space="0" w:color="auto"/>
            <w:left w:val="none" w:sz="0" w:space="0" w:color="auto"/>
            <w:bottom w:val="none" w:sz="0" w:space="0" w:color="auto"/>
            <w:right w:val="none" w:sz="0" w:space="0" w:color="auto"/>
          </w:divBdr>
        </w:div>
        <w:div w:id="996568649">
          <w:marLeft w:val="0"/>
          <w:marRight w:val="0"/>
          <w:marTop w:val="96"/>
          <w:marBottom w:val="0"/>
          <w:divBdr>
            <w:top w:val="none" w:sz="0" w:space="0" w:color="auto"/>
            <w:left w:val="none" w:sz="0" w:space="0" w:color="auto"/>
            <w:bottom w:val="none" w:sz="0" w:space="0" w:color="auto"/>
            <w:right w:val="none" w:sz="0" w:space="0" w:color="auto"/>
          </w:divBdr>
        </w:div>
        <w:div w:id="1407845148">
          <w:marLeft w:val="1166"/>
          <w:marRight w:val="0"/>
          <w:marTop w:val="77"/>
          <w:marBottom w:val="0"/>
          <w:divBdr>
            <w:top w:val="none" w:sz="0" w:space="0" w:color="auto"/>
            <w:left w:val="none" w:sz="0" w:space="0" w:color="auto"/>
            <w:bottom w:val="none" w:sz="0" w:space="0" w:color="auto"/>
            <w:right w:val="none" w:sz="0" w:space="0" w:color="auto"/>
          </w:divBdr>
        </w:div>
        <w:div w:id="1507939839">
          <w:marLeft w:val="1166"/>
          <w:marRight w:val="0"/>
          <w:marTop w:val="77"/>
          <w:marBottom w:val="0"/>
          <w:divBdr>
            <w:top w:val="none" w:sz="0" w:space="0" w:color="auto"/>
            <w:left w:val="none" w:sz="0" w:space="0" w:color="auto"/>
            <w:bottom w:val="none" w:sz="0" w:space="0" w:color="auto"/>
            <w:right w:val="none" w:sz="0" w:space="0" w:color="auto"/>
          </w:divBdr>
        </w:div>
        <w:div w:id="1517186417">
          <w:marLeft w:val="1166"/>
          <w:marRight w:val="0"/>
          <w:marTop w:val="77"/>
          <w:marBottom w:val="0"/>
          <w:divBdr>
            <w:top w:val="none" w:sz="0" w:space="0" w:color="auto"/>
            <w:left w:val="none" w:sz="0" w:space="0" w:color="auto"/>
            <w:bottom w:val="none" w:sz="0" w:space="0" w:color="auto"/>
            <w:right w:val="none" w:sz="0" w:space="0" w:color="auto"/>
          </w:divBdr>
        </w:div>
        <w:div w:id="1976907335">
          <w:marLeft w:val="1800"/>
          <w:marRight w:val="0"/>
          <w:marTop w:val="58"/>
          <w:marBottom w:val="0"/>
          <w:divBdr>
            <w:top w:val="none" w:sz="0" w:space="0" w:color="auto"/>
            <w:left w:val="none" w:sz="0" w:space="0" w:color="auto"/>
            <w:bottom w:val="none" w:sz="0" w:space="0" w:color="auto"/>
            <w:right w:val="none" w:sz="0" w:space="0" w:color="auto"/>
          </w:divBdr>
        </w:div>
        <w:div w:id="2047679053">
          <w:marLeft w:val="1166"/>
          <w:marRight w:val="0"/>
          <w:marTop w:val="77"/>
          <w:marBottom w:val="0"/>
          <w:divBdr>
            <w:top w:val="none" w:sz="0" w:space="0" w:color="auto"/>
            <w:left w:val="none" w:sz="0" w:space="0" w:color="auto"/>
            <w:bottom w:val="none" w:sz="0" w:space="0" w:color="auto"/>
            <w:right w:val="none" w:sz="0" w:space="0" w:color="auto"/>
          </w:divBdr>
        </w:div>
        <w:div w:id="2137750370">
          <w:marLeft w:val="1166"/>
          <w:marRight w:val="0"/>
          <w:marTop w:val="77"/>
          <w:marBottom w:val="0"/>
          <w:divBdr>
            <w:top w:val="none" w:sz="0" w:space="0" w:color="auto"/>
            <w:left w:val="none" w:sz="0" w:space="0" w:color="auto"/>
            <w:bottom w:val="none" w:sz="0" w:space="0" w:color="auto"/>
            <w:right w:val="none" w:sz="0" w:space="0" w:color="auto"/>
          </w:divBdr>
        </w:div>
        <w:div w:id="2141877151">
          <w:marLeft w:val="1166"/>
          <w:marRight w:val="0"/>
          <w:marTop w:val="77"/>
          <w:marBottom w:val="0"/>
          <w:divBdr>
            <w:top w:val="none" w:sz="0" w:space="0" w:color="auto"/>
            <w:left w:val="none" w:sz="0" w:space="0" w:color="auto"/>
            <w:bottom w:val="none" w:sz="0" w:space="0" w:color="auto"/>
            <w:right w:val="none" w:sz="0" w:space="0" w:color="auto"/>
          </w:divBdr>
        </w:div>
      </w:divsChild>
    </w:div>
    <w:div w:id="1122066788">
      <w:bodyDiv w:val="1"/>
      <w:marLeft w:val="0"/>
      <w:marRight w:val="0"/>
      <w:marTop w:val="0"/>
      <w:marBottom w:val="0"/>
      <w:divBdr>
        <w:top w:val="none" w:sz="0" w:space="0" w:color="auto"/>
        <w:left w:val="none" w:sz="0" w:space="0" w:color="auto"/>
        <w:bottom w:val="none" w:sz="0" w:space="0" w:color="auto"/>
        <w:right w:val="none" w:sz="0" w:space="0" w:color="auto"/>
      </w:divBdr>
    </w:div>
    <w:div w:id="1123571864">
      <w:bodyDiv w:val="1"/>
      <w:marLeft w:val="0"/>
      <w:marRight w:val="0"/>
      <w:marTop w:val="0"/>
      <w:marBottom w:val="0"/>
      <w:divBdr>
        <w:top w:val="none" w:sz="0" w:space="0" w:color="auto"/>
        <w:left w:val="none" w:sz="0" w:space="0" w:color="auto"/>
        <w:bottom w:val="none" w:sz="0" w:space="0" w:color="auto"/>
        <w:right w:val="none" w:sz="0" w:space="0" w:color="auto"/>
      </w:divBdr>
      <w:divsChild>
        <w:div w:id="52705425">
          <w:marLeft w:val="360"/>
          <w:marRight w:val="0"/>
          <w:marTop w:val="200"/>
          <w:marBottom w:val="0"/>
          <w:divBdr>
            <w:top w:val="none" w:sz="0" w:space="0" w:color="auto"/>
            <w:left w:val="none" w:sz="0" w:space="0" w:color="auto"/>
            <w:bottom w:val="none" w:sz="0" w:space="0" w:color="auto"/>
            <w:right w:val="none" w:sz="0" w:space="0" w:color="auto"/>
          </w:divBdr>
        </w:div>
        <w:div w:id="258026290">
          <w:marLeft w:val="360"/>
          <w:marRight w:val="0"/>
          <w:marTop w:val="200"/>
          <w:marBottom w:val="0"/>
          <w:divBdr>
            <w:top w:val="none" w:sz="0" w:space="0" w:color="auto"/>
            <w:left w:val="none" w:sz="0" w:space="0" w:color="auto"/>
            <w:bottom w:val="none" w:sz="0" w:space="0" w:color="auto"/>
            <w:right w:val="none" w:sz="0" w:space="0" w:color="auto"/>
          </w:divBdr>
        </w:div>
        <w:div w:id="327250596">
          <w:marLeft w:val="360"/>
          <w:marRight w:val="0"/>
          <w:marTop w:val="200"/>
          <w:marBottom w:val="0"/>
          <w:divBdr>
            <w:top w:val="none" w:sz="0" w:space="0" w:color="auto"/>
            <w:left w:val="none" w:sz="0" w:space="0" w:color="auto"/>
            <w:bottom w:val="none" w:sz="0" w:space="0" w:color="auto"/>
            <w:right w:val="none" w:sz="0" w:space="0" w:color="auto"/>
          </w:divBdr>
        </w:div>
        <w:div w:id="369569177">
          <w:marLeft w:val="360"/>
          <w:marRight w:val="0"/>
          <w:marTop w:val="200"/>
          <w:marBottom w:val="0"/>
          <w:divBdr>
            <w:top w:val="none" w:sz="0" w:space="0" w:color="auto"/>
            <w:left w:val="none" w:sz="0" w:space="0" w:color="auto"/>
            <w:bottom w:val="none" w:sz="0" w:space="0" w:color="auto"/>
            <w:right w:val="none" w:sz="0" w:space="0" w:color="auto"/>
          </w:divBdr>
        </w:div>
        <w:div w:id="420108567">
          <w:marLeft w:val="1080"/>
          <w:marRight w:val="0"/>
          <w:marTop w:val="100"/>
          <w:marBottom w:val="0"/>
          <w:divBdr>
            <w:top w:val="none" w:sz="0" w:space="0" w:color="auto"/>
            <w:left w:val="none" w:sz="0" w:space="0" w:color="auto"/>
            <w:bottom w:val="none" w:sz="0" w:space="0" w:color="auto"/>
            <w:right w:val="none" w:sz="0" w:space="0" w:color="auto"/>
          </w:divBdr>
        </w:div>
        <w:div w:id="591011640">
          <w:marLeft w:val="1080"/>
          <w:marRight w:val="0"/>
          <w:marTop w:val="100"/>
          <w:marBottom w:val="0"/>
          <w:divBdr>
            <w:top w:val="none" w:sz="0" w:space="0" w:color="auto"/>
            <w:left w:val="none" w:sz="0" w:space="0" w:color="auto"/>
            <w:bottom w:val="none" w:sz="0" w:space="0" w:color="auto"/>
            <w:right w:val="none" w:sz="0" w:space="0" w:color="auto"/>
          </w:divBdr>
        </w:div>
        <w:div w:id="677194323">
          <w:marLeft w:val="1080"/>
          <w:marRight w:val="0"/>
          <w:marTop w:val="100"/>
          <w:marBottom w:val="0"/>
          <w:divBdr>
            <w:top w:val="none" w:sz="0" w:space="0" w:color="auto"/>
            <w:left w:val="none" w:sz="0" w:space="0" w:color="auto"/>
            <w:bottom w:val="none" w:sz="0" w:space="0" w:color="auto"/>
            <w:right w:val="none" w:sz="0" w:space="0" w:color="auto"/>
          </w:divBdr>
        </w:div>
        <w:div w:id="706029335">
          <w:marLeft w:val="1080"/>
          <w:marRight w:val="0"/>
          <w:marTop w:val="100"/>
          <w:marBottom w:val="0"/>
          <w:divBdr>
            <w:top w:val="none" w:sz="0" w:space="0" w:color="auto"/>
            <w:left w:val="none" w:sz="0" w:space="0" w:color="auto"/>
            <w:bottom w:val="none" w:sz="0" w:space="0" w:color="auto"/>
            <w:right w:val="none" w:sz="0" w:space="0" w:color="auto"/>
          </w:divBdr>
        </w:div>
        <w:div w:id="972754076">
          <w:marLeft w:val="360"/>
          <w:marRight w:val="0"/>
          <w:marTop w:val="200"/>
          <w:marBottom w:val="0"/>
          <w:divBdr>
            <w:top w:val="none" w:sz="0" w:space="0" w:color="auto"/>
            <w:left w:val="none" w:sz="0" w:space="0" w:color="auto"/>
            <w:bottom w:val="none" w:sz="0" w:space="0" w:color="auto"/>
            <w:right w:val="none" w:sz="0" w:space="0" w:color="auto"/>
          </w:divBdr>
        </w:div>
        <w:div w:id="988242204">
          <w:marLeft w:val="1800"/>
          <w:marRight w:val="0"/>
          <w:marTop w:val="100"/>
          <w:marBottom w:val="0"/>
          <w:divBdr>
            <w:top w:val="none" w:sz="0" w:space="0" w:color="auto"/>
            <w:left w:val="none" w:sz="0" w:space="0" w:color="auto"/>
            <w:bottom w:val="none" w:sz="0" w:space="0" w:color="auto"/>
            <w:right w:val="none" w:sz="0" w:space="0" w:color="auto"/>
          </w:divBdr>
        </w:div>
        <w:div w:id="1049037814">
          <w:marLeft w:val="1080"/>
          <w:marRight w:val="0"/>
          <w:marTop w:val="100"/>
          <w:marBottom w:val="0"/>
          <w:divBdr>
            <w:top w:val="none" w:sz="0" w:space="0" w:color="auto"/>
            <w:left w:val="none" w:sz="0" w:space="0" w:color="auto"/>
            <w:bottom w:val="none" w:sz="0" w:space="0" w:color="auto"/>
            <w:right w:val="none" w:sz="0" w:space="0" w:color="auto"/>
          </w:divBdr>
        </w:div>
        <w:div w:id="1690257786">
          <w:marLeft w:val="360"/>
          <w:marRight w:val="0"/>
          <w:marTop w:val="200"/>
          <w:marBottom w:val="0"/>
          <w:divBdr>
            <w:top w:val="none" w:sz="0" w:space="0" w:color="auto"/>
            <w:left w:val="none" w:sz="0" w:space="0" w:color="auto"/>
            <w:bottom w:val="none" w:sz="0" w:space="0" w:color="auto"/>
            <w:right w:val="none" w:sz="0" w:space="0" w:color="auto"/>
          </w:divBdr>
        </w:div>
      </w:divsChild>
    </w:div>
    <w:div w:id="1124150433">
      <w:bodyDiv w:val="1"/>
      <w:marLeft w:val="0"/>
      <w:marRight w:val="0"/>
      <w:marTop w:val="0"/>
      <w:marBottom w:val="0"/>
      <w:divBdr>
        <w:top w:val="none" w:sz="0" w:space="0" w:color="auto"/>
        <w:left w:val="none" w:sz="0" w:space="0" w:color="auto"/>
        <w:bottom w:val="none" w:sz="0" w:space="0" w:color="auto"/>
        <w:right w:val="none" w:sz="0" w:space="0" w:color="auto"/>
      </w:divBdr>
    </w:div>
    <w:div w:id="1125194045">
      <w:bodyDiv w:val="1"/>
      <w:marLeft w:val="0"/>
      <w:marRight w:val="0"/>
      <w:marTop w:val="0"/>
      <w:marBottom w:val="0"/>
      <w:divBdr>
        <w:top w:val="none" w:sz="0" w:space="0" w:color="auto"/>
        <w:left w:val="none" w:sz="0" w:space="0" w:color="auto"/>
        <w:bottom w:val="none" w:sz="0" w:space="0" w:color="auto"/>
        <w:right w:val="none" w:sz="0" w:space="0" w:color="auto"/>
      </w:divBdr>
      <w:divsChild>
        <w:div w:id="1212689232">
          <w:marLeft w:val="547"/>
          <w:marRight w:val="0"/>
          <w:marTop w:val="115"/>
          <w:marBottom w:val="0"/>
          <w:divBdr>
            <w:top w:val="none" w:sz="0" w:space="0" w:color="auto"/>
            <w:left w:val="none" w:sz="0" w:space="0" w:color="auto"/>
            <w:bottom w:val="none" w:sz="0" w:space="0" w:color="auto"/>
            <w:right w:val="none" w:sz="0" w:space="0" w:color="auto"/>
          </w:divBdr>
        </w:div>
        <w:div w:id="1958751523">
          <w:marLeft w:val="547"/>
          <w:marRight w:val="0"/>
          <w:marTop w:val="115"/>
          <w:marBottom w:val="0"/>
          <w:divBdr>
            <w:top w:val="none" w:sz="0" w:space="0" w:color="auto"/>
            <w:left w:val="none" w:sz="0" w:space="0" w:color="auto"/>
            <w:bottom w:val="none" w:sz="0" w:space="0" w:color="auto"/>
            <w:right w:val="none" w:sz="0" w:space="0" w:color="auto"/>
          </w:divBdr>
        </w:div>
        <w:div w:id="2079210438">
          <w:marLeft w:val="1166"/>
          <w:marRight w:val="0"/>
          <w:marTop w:val="96"/>
          <w:marBottom w:val="0"/>
          <w:divBdr>
            <w:top w:val="none" w:sz="0" w:space="0" w:color="auto"/>
            <w:left w:val="none" w:sz="0" w:space="0" w:color="auto"/>
            <w:bottom w:val="none" w:sz="0" w:space="0" w:color="auto"/>
            <w:right w:val="none" w:sz="0" w:space="0" w:color="auto"/>
          </w:divBdr>
        </w:div>
      </w:divsChild>
    </w:div>
    <w:div w:id="1125655180">
      <w:bodyDiv w:val="1"/>
      <w:marLeft w:val="0"/>
      <w:marRight w:val="0"/>
      <w:marTop w:val="0"/>
      <w:marBottom w:val="0"/>
      <w:divBdr>
        <w:top w:val="none" w:sz="0" w:space="0" w:color="auto"/>
        <w:left w:val="none" w:sz="0" w:space="0" w:color="auto"/>
        <w:bottom w:val="none" w:sz="0" w:space="0" w:color="auto"/>
        <w:right w:val="none" w:sz="0" w:space="0" w:color="auto"/>
      </w:divBdr>
      <w:divsChild>
        <w:div w:id="1221287981">
          <w:marLeft w:val="1080"/>
          <w:marRight w:val="0"/>
          <w:marTop w:val="100"/>
          <w:marBottom w:val="0"/>
          <w:divBdr>
            <w:top w:val="none" w:sz="0" w:space="0" w:color="auto"/>
            <w:left w:val="none" w:sz="0" w:space="0" w:color="auto"/>
            <w:bottom w:val="none" w:sz="0" w:space="0" w:color="auto"/>
            <w:right w:val="none" w:sz="0" w:space="0" w:color="auto"/>
          </w:divBdr>
        </w:div>
        <w:div w:id="1376353102">
          <w:marLeft w:val="1080"/>
          <w:marRight w:val="0"/>
          <w:marTop w:val="100"/>
          <w:marBottom w:val="0"/>
          <w:divBdr>
            <w:top w:val="none" w:sz="0" w:space="0" w:color="auto"/>
            <w:left w:val="none" w:sz="0" w:space="0" w:color="auto"/>
            <w:bottom w:val="none" w:sz="0" w:space="0" w:color="auto"/>
            <w:right w:val="none" w:sz="0" w:space="0" w:color="auto"/>
          </w:divBdr>
        </w:div>
        <w:div w:id="1808860500">
          <w:marLeft w:val="1800"/>
          <w:marRight w:val="0"/>
          <w:marTop w:val="100"/>
          <w:marBottom w:val="0"/>
          <w:divBdr>
            <w:top w:val="none" w:sz="0" w:space="0" w:color="auto"/>
            <w:left w:val="none" w:sz="0" w:space="0" w:color="auto"/>
            <w:bottom w:val="none" w:sz="0" w:space="0" w:color="auto"/>
            <w:right w:val="none" w:sz="0" w:space="0" w:color="auto"/>
          </w:divBdr>
        </w:div>
        <w:div w:id="2025663728">
          <w:marLeft w:val="360"/>
          <w:marRight w:val="0"/>
          <w:marTop w:val="200"/>
          <w:marBottom w:val="0"/>
          <w:divBdr>
            <w:top w:val="none" w:sz="0" w:space="0" w:color="auto"/>
            <w:left w:val="none" w:sz="0" w:space="0" w:color="auto"/>
            <w:bottom w:val="none" w:sz="0" w:space="0" w:color="auto"/>
            <w:right w:val="none" w:sz="0" w:space="0" w:color="auto"/>
          </w:divBdr>
        </w:div>
      </w:divsChild>
    </w:div>
    <w:div w:id="1126507071">
      <w:bodyDiv w:val="1"/>
      <w:marLeft w:val="0"/>
      <w:marRight w:val="0"/>
      <w:marTop w:val="0"/>
      <w:marBottom w:val="0"/>
      <w:divBdr>
        <w:top w:val="none" w:sz="0" w:space="0" w:color="auto"/>
        <w:left w:val="none" w:sz="0" w:space="0" w:color="auto"/>
        <w:bottom w:val="none" w:sz="0" w:space="0" w:color="auto"/>
        <w:right w:val="none" w:sz="0" w:space="0" w:color="auto"/>
      </w:divBdr>
      <w:divsChild>
        <w:div w:id="455878099">
          <w:marLeft w:val="547"/>
          <w:marRight w:val="0"/>
          <w:marTop w:val="115"/>
          <w:marBottom w:val="0"/>
          <w:divBdr>
            <w:top w:val="none" w:sz="0" w:space="0" w:color="auto"/>
            <w:left w:val="none" w:sz="0" w:space="0" w:color="auto"/>
            <w:bottom w:val="none" w:sz="0" w:space="0" w:color="auto"/>
            <w:right w:val="none" w:sz="0" w:space="0" w:color="auto"/>
          </w:divBdr>
        </w:div>
        <w:div w:id="1020856727">
          <w:marLeft w:val="1166"/>
          <w:marRight w:val="0"/>
          <w:marTop w:val="96"/>
          <w:marBottom w:val="0"/>
          <w:divBdr>
            <w:top w:val="none" w:sz="0" w:space="0" w:color="auto"/>
            <w:left w:val="none" w:sz="0" w:space="0" w:color="auto"/>
            <w:bottom w:val="none" w:sz="0" w:space="0" w:color="auto"/>
            <w:right w:val="none" w:sz="0" w:space="0" w:color="auto"/>
          </w:divBdr>
        </w:div>
        <w:div w:id="1219047304">
          <w:marLeft w:val="1166"/>
          <w:marRight w:val="0"/>
          <w:marTop w:val="96"/>
          <w:marBottom w:val="0"/>
          <w:divBdr>
            <w:top w:val="none" w:sz="0" w:space="0" w:color="auto"/>
            <w:left w:val="none" w:sz="0" w:space="0" w:color="auto"/>
            <w:bottom w:val="none" w:sz="0" w:space="0" w:color="auto"/>
            <w:right w:val="none" w:sz="0" w:space="0" w:color="auto"/>
          </w:divBdr>
        </w:div>
        <w:div w:id="1279024159">
          <w:marLeft w:val="1166"/>
          <w:marRight w:val="0"/>
          <w:marTop w:val="96"/>
          <w:marBottom w:val="0"/>
          <w:divBdr>
            <w:top w:val="none" w:sz="0" w:space="0" w:color="auto"/>
            <w:left w:val="none" w:sz="0" w:space="0" w:color="auto"/>
            <w:bottom w:val="none" w:sz="0" w:space="0" w:color="auto"/>
            <w:right w:val="none" w:sz="0" w:space="0" w:color="auto"/>
          </w:divBdr>
        </w:div>
        <w:div w:id="1319306762">
          <w:marLeft w:val="1166"/>
          <w:marRight w:val="0"/>
          <w:marTop w:val="96"/>
          <w:marBottom w:val="0"/>
          <w:divBdr>
            <w:top w:val="none" w:sz="0" w:space="0" w:color="auto"/>
            <w:left w:val="none" w:sz="0" w:space="0" w:color="auto"/>
            <w:bottom w:val="none" w:sz="0" w:space="0" w:color="auto"/>
            <w:right w:val="none" w:sz="0" w:space="0" w:color="auto"/>
          </w:divBdr>
        </w:div>
        <w:div w:id="1379233711">
          <w:marLeft w:val="1800"/>
          <w:marRight w:val="0"/>
          <w:marTop w:val="86"/>
          <w:marBottom w:val="0"/>
          <w:divBdr>
            <w:top w:val="none" w:sz="0" w:space="0" w:color="auto"/>
            <w:left w:val="none" w:sz="0" w:space="0" w:color="auto"/>
            <w:bottom w:val="none" w:sz="0" w:space="0" w:color="auto"/>
            <w:right w:val="none" w:sz="0" w:space="0" w:color="auto"/>
          </w:divBdr>
        </w:div>
        <w:div w:id="1423377278">
          <w:marLeft w:val="1166"/>
          <w:marRight w:val="0"/>
          <w:marTop w:val="96"/>
          <w:marBottom w:val="0"/>
          <w:divBdr>
            <w:top w:val="none" w:sz="0" w:space="0" w:color="auto"/>
            <w:left w:val="none" w:sz="0" w:space="0" w:color="auto"/>
            <w:bottom w:val="none" w:sz="0" w:space="0" w:color="auto"/>
            <w:right w:val="none" w:sz="0" w:space="0" w:color="auto"/>
          </w:divBdr>
        </w:div>
        <w:div w:id="1702702893">
          <w:marLeft w:val="547"/>
          <w:marRight w:val="0"/>
          <w:marTop w:val="115"/>
          <w:marBottom w:val="0"/>
          <w:divBdr>
            <w:top w:val="none" w:sz="0" w:space="0" w:color="auto"/>
            <w:left w:val="none" w:sz="0" w:space="0" w:color="auto"/>
            <w:bottom w:val="none" w:sz="0" w:space="0" w:color="auto"/>
            <w:right w:val="none" w:sz="0" w:space="0" w:color="auto"/>
          </w:divBdr>
        </w:div>
        <w:div w:id="1773088460">
          <w:marLeft w:val="1166"/>
          <w:marRight w:val="0"/>
          <w:marTop w:val="96"/>
          <w:marBottom w:val="0"/>
          <w:divBdr>
            <w:top w:val="none" w:sz="0" w:space="0" w:color="auto"/>
            <w:left w:val="none" w:sz="0" w:space="0" w:color="auto"/>
            <w:bottom w:val="none" w:sz="0" w:space="0" w:color="auto"/>
            <w:right w:val="none" w:sz="0" w:space="0" w:color="auto"/>
          </w:divBdr>
        </w:div>
      </w:divsChild>
    </w:div>
    <w:div w:id="1126968698">
      <w:bodyDiv w:val="1"/>
      <w:marLeft w:val="0"/>
      <w:marRight w:val="0"/>
      <w:marTop w:val="0"/>
      <w:marBottom w:val="0"/>
      <w:divBdr>
        <w:top w:val="none" w:sz="0" w:space="0" w:color="auto"/>
        <w:left w:val="none" w:sz="0" w:space="0" w:color="auto"/>
        <w:bottom w:val="none" w:sz="0" w:space="0" w:color="auto"/>
        <w:right w:val="none" w:sz="0" w:space="0" w:color="auto"/>
      </w:divBdr>
      <w:divsChild>
        <w:div w:id="142625155">
          <w:marLeft w:val="720"/>
          <w:marRight w:val="0"/>
          <w:marTop w:val="0"/>
          <w:marBottom w:val="0"/>
          <w:divBdr>
            <w:top w:val="none" w:sz="0" w:space="0" w:color="auto"/>
            <w:left w:val="none" w:sz="0" w:space="0" w:color="auto"/>
            <w:bottom w:val="none" w:sz="0" w:space="0" w:color="auto"/>
            <w:right w:val="none" w:sz="0" w:space="0" w:color="auto"/>
          </w:divBdr>
        </w:div>
        <w:div w:id="146553545">
          <w:marLeft w:val="720"/>
          <w:marRight w:val="0"/>
          <w:marTop w:val="0"/>
          <w:marBottom w:val="0"/>
          <w:divBdr>
            <w:top w:val="none" w:sz="0" w:space="0" w:color="auto"/>
            <w:left w:val="none" w:sz="0" w:space="0" w:color="auto"/>
            <w:bottom w:val="none" w:sz="0" w:space="0" w:color="auto"/>
            <w:right w:val="none" w:sz="0" w:space="0" w:color="auto"/>
          </w:divBdr>
        </w:div>
        <w:div w:id="769394851">
          <w:marLeft w:val="1440"/>
          <w:marRight w:val="0"/>
          <w:marTop w:val="0"/>
          <w:marBottom w:val="0"/>
          <w:divBdr>
            <w:top w:val="none" w:sz="0" w:space="0" w:color="auto"/>
            <w:left w:val="none" w:sz="0" w:space="0" w:color="auto"/>
            <w:bottom w:val="none" w:sz="0" w:space="0" w:color="auto"/>
            <w:right w:val="none" w:sz="0" w:space="0" w:color="auto"/>
          </w:divBdr>
        </w:div>
        <w:div w:id="858082982">
          <w:marLeft w:val="720"/>
          <w:marRight w:val="0"/>
          <w:marTop w:val="0"/>
          <w:marBottom w:val="0"/>
          <w:divBdr>
            <w:top w:val="none" w:sz="0" w:space="0" w:color="auto"/>
            <w:left w:val="none" w:sz="0" w:space="0" w:color="auto"/>
            <w:bottom w:val="none" w:sz="0" w:space="0" w:color="auto"/>
            <w:right w:val="none" w:sz="0" w:space="0" w:color="auto"/>
          </w:divBdr>
        </w:div>
        <w:div w:id="1210452957">
          <w:marLeft w:val="1440"/>
          <w:marRight w:val="0"/>
          <w:marTop w:val="0"/>
          <w:marBottom w:val="0"/>
          <w:divBdr>
            <w:top w:val="none" w:sz="0" w:space="0" w:color="auto"/>
            <w:left w:val="none" w:sz="0" w:space="0" w:color="auto"/>
            <w:bottom w:val="none" w:sz="0" w:space="0" w:color="auto"/>
            <w:right w:val="none" w:sz="0" w:space="0" w:color="auto"/>
          </w:divBdr>
        </w:div>
        <w:div w:id="2060981138">
          <w:marLeft w:val="1440"/>
          <w:marRight w:val="0"/>
          <w:marTop w:val="0"/>
          <w:marBottom w:val="0"/>
          <w:divBdr>
            <w:top w:val="none" w:sz="0" w:space="0" w:color="auto"/>
            <w:left w:val="none" w:sz="0" w:space="0" w:color="auto"/>
            <w:bottom w:val="none" w:sz="0" w:space="0" w:color="auto"/>
            <w:right w:val="none" w:sz="0" w:space="0" w:color="auto"/>
          </w:divBdr>
        </w:div>
        <w:div w:id="2112048738">
          <w:marLeft w:val="720"/>
          <w:marRight w:val="0"/>
          <w:marTop w:val="0"/>
          <w:marBottom w:val="0"/>
          <w:divBdr>
            <w:top w:val="none" w:sz="0" w:space="0" w:color="auto"/>
            <w:left w:val="none" w:sz="0" w:space="0" w:color="auto"/>
            <w:bottom w:val="none" w:sz="0" w:space="0" w:color="auto"/>
            <w:right w:val="none" w:sz="0" w:space="0" w:color="auto"/>
          </w:divBdr>
        </w:div>
      </w:divsChild>
    </w:div>
    <w:div w:id="1127116150">
      <w:bodyDiv w:val="1"/>
      <w:marLeft w:val="0"/>
      <w:marRight w:val="0"/>
      <w:marTop w:val="0"/>
      <w:marBottom w:val="0"/>
      <w:divBdr>
        <w:top w:val="none" w:sz="0" w:space="0" w:color="auto"/>
        <w:left w:val="none" w:sz="0" w:space="0" w:color="auto"/>
        <w:bottom w:val="none" w:sz="0" w:space="0" w:color="auto"/>
        <w:right w:val="none" w:sz="0" w:space="0" w:color="auto"/>
      </w:divBdr>
    </w:div>
    <w:div w:id="1127626077">
      <w:bodyDiv w:val="1"/>
      <w:marLeft w:val="0"/>
      <w:marRight w:val="0"/>
      <w:marTop w:val="0"/>
      <w:marBottom w:val="0"/>
      <w:divBdr>
        <w:top w:val="none" w:sz="0" w:space="0" w:color="auto"/>
        <w:left w:val="none" w:sz="0" w:space="0" w:color="auto"/>
        <w:bottom w:val="none" w:sz="0" w:space="0" w:color="auto"/>
        <w:right w:val="none" w:sz="0" w:space="0" w:color="auto"/>
      </w:divBdr>
    </w:div>
    <w:div w:id="1128284663">
      <w:bodyDiv w:val="1"/>
      <w:marLeft w:val="0"/>
      <w:marRight w:val="0"/>
      <w:marTop w:val="0"/>
      <w:marBottom w:val="0"/>
      <w:divBdr>
        <w:top w:val="none" w:sz="0" w:space="0" w:color="auto"/>
        <w:left w:val="none" w:sz="0" w:space="0" w:color="auto"/>
        <w:bottom w:val="none" w:sz="0" w:space="0" w:color="auto"/>
        <w:right w:val="none" w:sz="0" w:space="0" w:color="auto"/>
      </w:divBdr>
    </w:div>
    <w:div w:id="1128669778">
      <w:bodyDiv w:val="1"/>
      <w:marLeft w:val="0"/>
      <w:marRight w:val="0"/>
      <w:marTop w:val="0"/>
      <w:marBottom w:val="0"/>
      <w:divBdr>
        <w:top w:val="none" w:sz="0" w:space="0" w:color="auto"/>
        <w:left w:val="none" w:sz="0" w:space="0" w:color="auto"/>
        <w:bottom w:val="none" w:sz="0" w:space="0" w:color="auto"/>
        <w:right w:val="none" w:sz="0" w:space="0" w:color="auto"/>
      </w:divBdr>
    </w:div>
    <w:div w:id="1129125467">
      <w:bodyDiv w:val="1"/>
      <w:marLeft w:val="0"/>
      <w:marRight w:val="0"/>
      <w:marTop w:val="0"/>
      <w:marBottom w:val="0"/>
      <w:divBdr>
        <w:top w:val="none" w:sz="0" w:space="0" w:color="auto"/>
        <w:left w:val="none" w:sz="0" w:space="0" w:color="auto"/>
        <w:bottom w:val="none" w:sz="0" w:space="0" w:color="auto"/>
        <w:right w:val="none" w:sz="0" w:space="0" w:color="auto"/>
      </w:divBdr>
      <w:divsChild>
        <w:div w:id="315649160">
          <w:marLeft w:val="1166"/>
          <w:marRight w:val="0"/>
          <w:marTop w:val="96"/>
          <w:marBottom w:val="0"/>
          <w:divBdr>
            <w:top w:val="none" w:sz="0" w:space="0" w:color="auto"/>
            <w:left w:val="none" w:sz="0" w:space="0" w:color="auto"/>
            <w:bottom w:val="none" w:sz="0" w:space="0" w:color="auto"/>
            <w:right w:val="none" w:sz="0" w:space="0" w:color="auto"/>
          </w:divBdr>
        </w:div>
        <w:div w:id="442919905">
          <w:marLeft w:val="547"/>
          <w:marRight w:val="0"/>
          <w:marTop w:val="115"/>
          <w:marBottom w:val="0"/>
          <w:divBdr>
            <w:top w:val="none" w:sz="0" w:space="0" w:color="auto"/>
            <w:left w:val="none" w:sz="0" w:space="0" w:color="auto"/>
            <w:bottom w:val="none" w:sz="0" w:space="0" w:color="auto"/>
            <w:right w:val="none" w:sz="0" w:space="0" w:color="auto"/>
          </w:divBdr>
        </w:div>
      </w:divsChild>
    </w:div>
    <w:div w:id="1129515210">
      <w:bodyDiv w:val="1"/>
      <w:marLeft w:val="0"/>
      <w:marRight w:val="0"/>
      <w:marTop w:val="0"/>
      <w:marBottom w:val="0"/>
      <w:divBdr>
        <w:top w:val="none" w:sz="0" w:space="0" w:color="auto"/>
        <w:left w:val="none" w:sz="0" w:space="0" w:color="auto"/>
        <w:bottom w:val="none" w:sz="0" w:space="0" w:color="auto"/>
        <w:right w:val="none" w:sz="0" w:space="0" w:color="auto"/>
      </w:divBdr>
    </w:div>
    <w:div w:id="1130635825">
      <w:bodyDiv w:val="1"/>
      <w:marLeft w:val="0"/>
      <w:marRight w:val="0"/>
      <w:marTop w:val="0"/>
      <w:marBottom w:val="0"/>
      <w:divBdr>
        <w:top w:val="none" w:sz="0" w:space="0" w:color="auto"/>
        <w:left w:val="none" w:sz="0" w:space="0" w:color="auto"/>
        <w:bottom w:val="none" w:sz="0" w:space="0" w:color="auto"/>
        <w:right w:val="none" w:sz="0" w:space="0" w:color="auto"/>
      </w:divBdr>
    </w:div>
    <w:div w:id="1130978390">
      <w:bodyDiv w:val="1"/>
      <w:marLeft w:val="0"/>
      <w:marRight w:val="0"/>
      <w:marTop w:val="0"/>
      <w:marBottom w:val="0"/>
      <w:divBdr>
        <w:top w:val="none" w:sz="0" w:space="0" w:color="auto"/>
        <w:left w:val="none" w:sz="0" w:space="0" w:color="auto"/>
        <w:bottom w:val="none" w:sz="0" w:space="0" w:color="auto"/>
        <w:right w:val="none" w:sz="0" w:space="0" w:color="auto"/>
      </w:divBdr>
      <w:divsChild>
        <w:div w:id="62023506">
          <w:marLeft w:val="0"/>
          <w:marRight w:val="0"/>
          <w:marTop w:val="0"/>
          <w:marBottom w:val="0"/>
          <w:divBdr>
            <w:top w:val="none" w:sz="0" w:space="0" w:color="auto"/>
            <w:left w:val="none" w:sz="0" w:space="0" w:color="auto"/>
            <w:bottom w:val="none" w:sz="0" w:space="0" w:color="auto"/>
            <w:right w:val="none" w:sz="0" w:space="0" w:color="auto"/>
          </w:divBdr>
        </w:div>
        <w:div w:id="86123273">
          <w:marLeft w:val="0"/>
          <w:marRight w:val="0"/>
          <w:marTop w:val="0"/>
          <w:marBottom w:val="0"/>
          <w:divBdr>
            <w:top w:val="none" w:sz="0" w:space="0" w:color="auto"/>
            <w:left w:val="none" w:sz="0" w:space="0" w:color="auto"/>
            <w:bottom w:val="none" w:sz="0" w:space="0" w:color="auto"/>
            <w:right w:val="none" w:sz="0" w:space="0" w:color="auto"/>
          </w:divBdr>
        </w:div>
        <w:div w:id="146828875">
          <w:marLeft w:val="0"/>
          <w:marRight w:val="0"/>
          <w:marTop w:val="0"/>
          <w:marBottom w:val="0"/>
          <w:divBdr>
            <w:top w:val="none" w:sz="0" w:space="0" w:color="auto"/>
            <w:left w:val="none" w:sz="0" w:space="0" w:color="auto"/>
            <w:bottom w:val="none" w:sz="0" w:space="0" w:color="auto"/>
            <w:right w:val="none" w:sz="0" w:space="0" w:color="auto"/>
          </w:divBdr>
        </w:div>
        <w:div w:id="195700746">
          <w:marLeft w:val="0"/>
          <w:marRight w:val="0"/>
          <w:marTop w:val="0"/>
          <w:marBottom w:val="0"/>
          <w:divBdr>
            <w:top w:val="none" w:sz="0" w:space="0" w:color="auto"/>
            <w:left w:val="none" w:sz="0" w:space="0" w:color="auto"/>
            <w:bottom w:val="none" w:sz="0" w:space="0" w:color="auto"/>
            <w:right w:val="none" w:sz="0" w:space="0" w:color="auto"/>
          </w:divBdr>
        </w:div>
        <w:div w:id="200830310">
          <w:marLeft w:val="0"/>
          <w:marRight w:val="0"/>
          <w:marTop w:val="0"/>
          <w:marBottom w:val="0"/>
          <w:divBdr>
            <w:top w:val="none" w:sz="0" w:space="0" w:color="auto"/>
            <w:left w:val="none" w:sz="0" w:space="0" w:color="auto"/>
            <w:bottom w:val="none" w:sz="0" w:space="0" w:color="auto"/>
            <w:right w:val="none" w:sz="0" w:space="0" w:color="auto"/>
          </w:divBdr>
        </w:div>
        <w:div w:id="322665098">
          <w:marLeft w:val="0"/>
          <w:marRight w:val="0"/>
          <w:marTop w:val="0"/>
          <w:marBottom w:val="0"/>
          <w:divBdr>
            <w:top w:val="none" w:sz="0" w:space="0" w:color="auto"/>
            <w:left w:val="none" w:sz="0" w:space="0" w:color="auto"/>
            <w:bottom w:val="none" w:sz="0" w:space="0" w:color="auto"/>
            <w:right w:val="none" w:sz="0" w:space="0" w:color="auto"/>
          </w:divBdr>
        </w:div>
        <w:div w:id="353968117">
          <w:marLeft w:val="0"/>
          <w:marRight w:val="0"/>
          <w:marTop w:val="0"/>
          <w:marBottom w:val="0"/>
          <w:divBdr>
            <w:top w:val="none" w:sz="0" w:space="0" w:color="auto"/>
            <w:left w:val="none" w:sz="0" w:space="0" w:color="auto"/>
            <w:bottom w:val="none" w:sz="0" w:space="0" w:color="auto"/>
            <w:right w:val="none" w:sz="0" w:space="0" w:color="auto"/>
          </w:divBdr>
        </w:div>
        <w:div w:id="358817594">
          <w:marLeft w:val="0"/>
          <w:marRight w:val="0"/>
          <w:marTop w:val="0"/>
          <w:marBottom w:val="0"/>
          <w:divBdr>
            <w:top w:val="none" w:sz="0" w:space="0" w:color="auto"/>
            <w:left w:val="none" w:sz="0" w:space="0" w:color="auto"/>
            <w:bottom w:val="none" w:sz="0" w:space="0" w:color="auto"/>
            <w:right w:val="none" w:sz="0" w:space="0" w:color="auto"/>
          </w:divBdr>
        </w:div>
        <w:div w:id="526870585">
          <w:marLeft w:val="0"/>
          <w:marRight w:val="0"/>
          <w:marTop w:val="0"/>
          <w:marBottom w:val="0"/>
          <w:divBdr>
            <w:top w:val="none" w:sz="0" w:space="0" w:color="auto"/>
            <w:left w:val="none" w:sz="0" w:space="0" w:color="auto"/>
            <w:bottom w:val="none" w:sz="0" w:space="0" w:color="auto"/>
            <w:right w:val="none" w:sz="0" w:space="0" w:color="auto"/>
          </w:divBdr>
        </w:div>
        <w:div w:id="548542115">
          <w:marLeft w:val="0"/>
          <w:marRight w:val="0"/>
          <w:marTop w:val="0"/>
          <w:marBottom w:val="0"/>
          <w:divBdr>
            <w:top w:val="none" w:sz="0" w:space="0" w:color="auto"/>
            <w:left w:val="none" w:sz="0" w:space="0" w:color="auto"/>
            <w:bottom w:val="none" w:sz="0" w:space="0" w:color="auto"/>
            <w:right w:val="none" w:sz="0" w:space="0" w:color="auto"/>
          </w:divBdr>
        </w:div>
        <w:div w:id="563873382">
          <w:marLeft w:val="0"/>
          <w:marRight w:val="0"/>
          <w:marTop w:val="0"/>
          <w:marBottom w:val="0"/>
          <w:divBdr>
            <w:top w:val="none" w:sz="0" w:space="0" w:color="auto"/>
            <w:left w:val="none" w:sz="0" w:space="0" w:color="auto"/>
            <w:bottom w:val="none" w:sz="0" w:space="0" w:color="auto"/>
            <w:right w:val="none" w:sz="0" w:space="0" w:color="auto"/>
          </w:divBdr>
        </w:div>
        <w:div w:id="675153048">
          <w:marLeft w:val="0"/>
          <w:marRight w:val="0"/>
          <w:marTop w:val="0"/>
          <w:marBottom w:val="0"/>
          <w:divBdr>
            <w:top w:val="none" w:sz="0" w:space="0" w:color="auto"/>
            <w:left w:val="none" w:sz="0" w:space="0" w:color="auto"/>
            <w:bottom w:val="none" w:sz="0" w:space="0" w:color="auto"/>
            <w:right w:val="none" w:sz="0" w:space="0" w:color="auto"/>
          </w:divBdr>
        </w:div>
        <w:div w:id="796795038">
          <w:marLeft w:val="0"/>
          <w:marRight w:val="0"/>
          <w:marTop w:val="0"/>
          <w:marBottom w:val="0"/>
          <w:divBdr>
            <w:top w:val="none" w:sz="0" w:space="0" w:color="auto"/>
            <w:left w:val="none" w:sz="0" w:space="0" w:color="auto"/>
            <w:bottom w:val="none" w:sz="0" w:space="0" w:color="auto"/>
            <w:right w:val="none" w:sz="0" w:space="0" w:color="auto"/>
          </w:divBdr>
        </w:div>
        <w:div w:id="806553350">
          <w:marLeft w:val="0"/>
          <w:marRight w:val="0"/>
          <w:marTop w:val="0"/>
          <w:marBottom w:val="0"/>
          <w:divBdr>
            <w:top w:val="none" w:sz="0" w:space="0" w:color="auto"/>
            <w:left w:val="none" w:sz="0" w:space="0" w:color="auto"/>
            <w:bottom w:val="none" w:sz="0" w:space="0" w:color="auto"/>
            <w:right w:val="none" w:sz="0" w:space="0" w:color="auto"/>
          </w:divBdr>
        </w:div>
        <w:div w:id="818183316">
          <w:marLeft w:val="0"/>
          <w:marRight w:val="0"/>
          <w:marTop w:val="0"/>
          <w:marBottom w:val="0"/>
          <w:divBdr>
            <w:top w:val="none" w:sz="0" w:space="0" w:color="auto"/>
            <w:left w:val="none" w:sz="0" w:space="0" w:color="auto"/>
            <w:bottom w:val="none" w:sz="0" w:space="0" w:color="auto"/>
            <w:right w:val="none" w:sz="0" w:space="0" w:color="auto"/>
          </w:divBdr>
        </w:div>
        <w:div w:id="923028340">
          <w:marLeft w:val="0"/>
          <w:marRight w:val="0"/>
          <w:marTop w:val="0"/>
          <w:marBottom w:val="0"/>
          <w:divBdr>
            <w:top w:val="none" w:sz="0" w:space="0" w:color="auto"/>
            <w:left w:val="none" w:sz="0" w:space="0" w:color="auto"/>
            <w:bottom w:val="none" w:sz="0" w:space="0" w:color="auto"/>
            <w:right w:val="none" w:sz="0" w:space="0" w:color="auto"/>
          </w:divBdr>
        </w:div>
        <w:div w:id="941061704">
          <w:marLeft w:val="0"/>
          <w:marRight w:val="0"/>
          <w:marTop w:val="0"/>
          <w:marBottom w:val="0"/>
          <w:divBdr>
            <w:top w:val="none" w:sz="0" w:space="0" w:color="auto"/>
            <w:left w:val="none" w:sz="0" w:space="0" w:color="auto"/>
            <w:bottom w:val="none" w:sz="0" w:space="0" w:color="auto"/>
            <w:right w:val="none" w:sz="0" w:space="0" w:color="auto"/>
          </w:divBdr>
        </w:div>
        <w:div w:id="1113357244">
          <w:marLeft w:val="0"/>
          <w:marRight w:val="0"/>
          <w:marTop w:val="0"/>
          <w:marBottom w:val="0"/>
          <w:divBdr>
            <w:top w:val="none" w:sz="0" w:space="0" w:color="auto"/>
            <w:left w:val="none" w:sz="0" w:space="0" w:color="auto"/>
            <w:bottom w:val="none" w:sz="0" w:space="0" w:color="auto"/>
            <w:right w:val="none" w:sz="0" w:space="0" w:color="auto"/>
          </w:divBdr>
        </w:div>
        <w:div w:id="1303464888">
          <w:marLeft w:val="0"/>
          <w:marRight w:val="0"/>
          <w:marTop w:val="0"/>
          <w:marBottom w:val="0"/>
          <w:divBdr>
            <w:top w:val="none" w:sz="0" w:space="0" w:color="auto"/>
            <w:left w:val="none" w:sz="0" w:space="0" w:color="auto"/>
            <w:bottom w:val="none" w:sz="0" w:space="0" w:color="auto"/>
            <w:right w:val="none" w:sz="0" w:space="0" w:color="auto"/>
          </w:divBdr>
        </w:div>
        <w:div w:id="1325010392">
          <w:marLeft w:val="0"/>
          <w:marRight w:val="0"/>
          <w:marTop w:val="0"/>
          <w:marBottom w:val="0"/>
          <w:divBdr>
            <w:top w:val="none" w:sz="0" w:space="0" w:color="auto"/>
            <w:left w:val="none" w:sz="0" w:space="0" w:color="auto"/>
            <w:bottom w:val="none" w:sz="0" w:space="0" w:color="auto"/>
            <w:right w:val="none" w:sz="0" w:space="0" w:color="auto"/>
          </w:divBdr>
        </w:div>
        <w:div w:id="1393964333">
          <w:marLeft w:val="0"/>
          <w:marRight w:val="0"/>
          <w:marTop w:val="0"/>
          <w:marBottom w:val="0"/>
          <w:divBdr>
            <w:top w:val="none" w:sz="0" w:space="0" w:color="auto"/>
            <w:left w:val="none" w:sz="0" w:space="0" w:color="auto"/>
            <w:bottom w:val="none" w:sz="0" w:space="0" w:color="auto"/>
            <w:right w:val="none" w:sz="0" w:space="0" w:color="auto"/>
          </w:divBdr>
        </w:div>
        <w:div w:id="1412656654">
          <w:marLeft w:val="0"/>
          <w:marRight w:val="0"/>
          <w:marTop w:val="0"/>
          <w:marBottom w:val="0"/>
          <w:divBdr>
            <w:top w:val="none" w:sz="0" w:space="0" w:color="auto"/>
            <w:left w:val="none" w:sz="0" w:space="0" w:color="auto"/>
            <w:bottom w:val="none" w:sz="0" w:space="0" w:color="auto"/>
            <w:right w:val="none" w:sz="0" w:space="0" w:color="auto"/>
          </w:divBdr>
        </w:div>
        <w:div w:id="1448817942">
          <w:marLeft w:val="0"/>
          <w:marRight w:val="0"/>
          <w:marTop w:val="0"/>
          <w:marBottom w:val="0"/>
          <w:divBdr>
            <w:top w:val="none" w:sz="0" w:space="0" w:color="auto"/>
            <w:left w:val="none" w:sz="0" w:space="0" w:color="auto"/>
            <w:bottom w:val="none" w:sz="0" w:space="0" w:color="auto"/>
            <w:right w:val="none" w:sz="0" w:space="0" w:color="auto"/>
          </w:divBdr>
        </w:div>
        <w:div w:id="1522549477">
          <w:marLeft w:val="0"/>
          <w:marRight w:val="0"/>
          <w:marTop w:val="0"/>
          <w:marBottom w:val="0"/>
          <w:divBdr>
            <w:top w:val="none" w:sz="0" w:space="0" w:color="auto"/>
            <w:left w:val="none" w:sz="0" w:space="0" w:color="auto"/>
            <w:bottom w:val="none" w:sz="0" w:space="0" w:color="auto"/>
            <w:right w:val="none" w:sz="0" w:space="0" w:color="auto"/>
          </w:divBdr>
        </w:div>
        <w:div w:id="1545364018">
          <w:marLeft w:val="0"/>
          <w:marRight w:val="0"/>
          <w:marTop w:val="0"/>
          <w:marBottom w:val="0"/>
          <w:divBdr>
            <w:top w:val="none" w:sz="0" w:space="0" w:color="auto"/>
            <w:left w:val="none" w:sz="0" w:space="0" w:color="auto"/>
            <w:bottom w:val="none" w:sz="0" w:space="0" w:color="auto"/>
            <w:right w:val="none" w:sz="0" w:space="0" w:color="auto"/>
          </w:divBdr>
        </w:div>
        <w:div w:id="1674457325">
          <w:marLeft w:val="0"/>
          <w:marRight w:val="0"/>
          <w:marTop w:val="0"/>
          <w:marBottom w:val="0"/>
          <w:divBdr>
            <w:top w:val="none" w:sz="0" w:space="0" w:color="auto"/>
            <w:left w:val="none" w:sz="0" w:space="0" w:color="auto"/>
            <w:bottom w:val="none" w:sz="0" w:space="0" w:color="auto"/>
            <w:right w:val="none" w:sz="0" w:space="0" w:color="auto"/>
          </w:divBdr>
        </w:div>
        <w:div w:id="1957368418">
          <w:marLeft w:val="0"/>
          <w:marRight w:val="0"/>
          <w:marTop w:val="0"/>
          <w:marBottom w:val="0"/>
          <w:divBdr>
            <w:top w:val="none" w:sz="0" w:space="0" w:color="auto"/>
            <w:left w:val="none" w:sz="0" w:space="0" w:color="auto"/>
            <w:bottom w:val="none" w:sz="0" w:space="0" w:color="auto"/>
            <w:right w:val="none" w:sz="0" w:space="0" w:color="auto"/>
          </w:divBdr>
        </w:div>
        <w:div w:id="2017418355">
          <w:marLeft w:val="0"/>
          <w:marRight w:val="0"/>
          <w:marTop w:val="0"/>
          <w:marBottom w:val="0"/>
          <w:divBdr>
            <w:top w:val="none" w:sz="0" w:space="0" w:color="auto"/>
            <w:left w:val="none" w:sz="0" w:space="0" w:color="auto"/>
            <w:bottom w:val="none" w:sz="0" w:space="0" w:color="auto"/>
            <w:right w:val="none" w:sz="0" w:space="0" w:color="auto"/>
          </w:divBdr>
        </w:div>
        <w:div w:id="2037584040">
          <w:marLeft w:val="0"/>
          <w:marRight w:val="0"/>
          <w:marTop w:val="0"/>
          <w:marBottom w:val="0"/>
          <w:divBdr>
            <w:top w:val="none" w:sz="0" w:space="0" w:color="auto"/>
            <w:left w:val="none" w:sz="0" w:space="0" w:color="auto"/>
            <w:bottom w:val="none" w:sz="0" w:space="0" w:color="auto"/>
            <w:right w:val="none" w:sz="0" w:space="0" w:color="auto"/>
          </w:divBdr>
        </w:div>
        <w:div w:id="2062705563">
          <w:marLeft w:val="0"/>
          <w:marRight w:val="0"/>
          <w:marTop w:val="0"/>
          <w:marBottom w:val="0"/>
          <w:divBdr>
            <w:top w:val="none" w:sz="0" w:space="0" w:color="auto"/>
            <w:left w:val="none" w:sz="0" w:space="0" w:color="auto"/>
            <w:bottom w:val="none" w:sz="0" w:space="0" w:color="auto"/>
            <w:right w:val="none" w:sz="0" w:space="0" w:color="auto"/>
          </w:divBdr>
        </w:div>
        <w:div w:id="2070689239">
          <w:marLeft w:val="0"/>
          <w:marRight w:val="0"/>
          <w:marTop w:val="0"/>
          <w:marBottom w:val="0"/>
          <w:divBdr>
            <w:top w:val="none" w:sz="0" w:space="0" w:color="auto"/>
            <w:left w:val="none" w:sz="0" w:space="0" w:color="auto"/>
            <w:bottom w:val="none" w:sz="0" w:space="0" w:color="auto"/>
            <w:right w:val="none" w:sz="0" w:space="0" w:color="auto"/>
          </w:divBdr>
        </w:div>
        <w:div w:id="2093039169">
          <w:marLeft w:val="0"/>
          <w:marRight w:val="0"/>
          <w:marTop w:val="0"/>
          <w:marBottom w:val="0"/>
          <w:divBdr>
            <w:top w:val="none" w:sz="0" w:space="0" w:color="auto"/>
            <w:left w:val="none" w:sz="0" w:space="0" w:color="auto"/>
            <w:bottom w:val="none" w:sz="0" w:space="0" w:color="auto"/>
            <w:right w:val="none" w:sz="0" w:space="0" w:color="auto"/>
          </w:divBdr>
        </w:div>
        <w:div w:id="2136439732">
          <w:marLeft w:val="0"/>
          <w:marRight w:val="0"/>
          <w:marTop w:val="0"/>
          <w:marBottom w:val="0"/>
          <w:divBdr>
            <w:top w:val="none" w:sz="0" w:space="0" w:color="auto"/>
            <w:left w:val="none" w:sz="0" w:space="0" w:color="auto"/>
            <w:bottom w:val="none" w:sz="0" w:space="0" w:color="auto"/>
            <w:right w:val="none" w:sz="0" w:space="0" w:color="auto"/>
          </w:divBdr>
        </w:div>
      </w:divsChild>
    </w:div>
    <w:div w:id="1131244956">
      <w:bodyDiv w:val="1"/>
      <w:marLeft w:val="0"/>
      <w:marRight w:val="0"/>
      <w:marTop w:val="0"/>
      <w:marBottom w:val="0"/>
      <w:divBdr>
        <w:top w:val="none" w:sz="0" w:space="0" w:color="auto"/>
        <w:left w:val="none" w:sz="0" w:space="0" w:color="auto"/>
        <w:bottom w:val="none" w:sz="0" w:space="0" w:color="auto"/>
        <w:right w:val="none" w:sz="0" w:space="0" w:color="auto"/>
      </w:divBdr>
    </w:div>
    <w:div w:id="1131824446">
      <w:bodyDiv w:val="1"/>
      <w:marLeft w:val="0"/>
      <w:marRight w:val="0"/>
      <w:marTop w:val="0"/>
      <w:marBottom w:val="0"/>
      <w:divBdr>
        <w:top w:val="none" w:sz="0" w:space="0" w:color="auto"/>
        <w:left w:val="none" w:sz="0" w:space="0" w:color="auto"/>
        <w:bottom w:val="none" w:sz="0" w:space="0" w:color="auto"/>
        <w:right w:val="none" w:sz="0" w:space="0" w:color="auto"/>
      </w:divBdr>
    </w:div>
    <w:div w:id="1132402225">
      <w:bodyDiv w:val="1"/>
      <w:marLeft w:val="0"/>
      <w:marRight w:val="0"/>
      <w:marTop w:val="0"/>
      <w:marBottom w:val="0"/>
      <w:divBdr>
        <w:top w:val="none" w:sz="0" w:space="0" w:color="auto"/>
        <w:left w:val="none" w:sz="0" w:space="0" w:color="auto"/>
        <w:bottom w:val="none" w:sz="0" w:space="0" w:color="auto"/>
        <w:right w:val="none" w:sz="0" w:space="0" w:color="auto"/>
      </w:divBdr>
    </w:div>
    <w:div w:id="1132479562">
      <w:bodyDiv w:val="1"/>
      <w:marLeft w:val="0"/>
      <w:marRight w:val="0"/>
      <w:marTop w:val="0"/>
      <w:marBottom w:val="0"/>
      <w:divBdr>
        <w:top w:val="none" w:sz="0" w:space="0" w:color="auto"/>
        <w:left w:val="none" w:sz="0" w:space="0" w:color="auto"/>
        <w:bottom w:val="none" w:sz="0" w:space="0" w:color="auto"/>
        <w:right w:val="none" w:sz="0" w:space="0" w:color="auto"/>
      </w:divBdr>
      <w:divsChild>
        <w:div w:id="415059491">
          <w:marLeft w:val="547"/>
          <w:marRight w:val="0"/>
          <w:marTop w:val="134"/>
          <w:marBottom w:val="0"/>
          <w:divBdr>
            <w:top w:val="none" w:sz="0" w:space="0" w:color="auto"/>
            <w:left w:val="none" w:sz="0" w:space="0" w:color="auto"/>
            <w:bottom w:val="none" w:sz="0" w:space="0" w:color="auto"/>
            <w:right w:val="none" w:sz="0" w:space="0" w:color="auto"/>
          </w:divBdr>
        </w:div>
        <w:div w:id="596409698">
          <w:marLeft w:val="547"/>
          <w:marRight w:val="0"/>
          <w:marTop w:val="134"/>
          <w:marBottom w:val="0"/>
          <w:divBdr>
            <w:top w:val="none" w:sz="0" w:space="0" w:color="auto"/>
            <w:left w:val="none" w:sz="0" w:space="0" w:color="auto"/>
            <w:bottom w:val="none" w:sz="0" w:space="0" w:color="auto"/>
            <w:right w:val="none" w:sz="0" w:space="0" w:color="auto"/>
          </w:divBdr>
        </w:div>
        <w:div w:id="750397572">
          <w:marLeft w:val="547"/>
          <w:marRight w:val="0"/>
          <w:marTop w:val="134"/>
          <w:marBottom w:val="0"/>
          <w:divBdr>
            <w:top w:val="none" w:sz="0" w:space="0" w:color="auto"/>
            <w:left w:val="none" w:sz="0" w:space="0" w:color="auto"/>
            <w:bottom w:val="none" w:sz="0" w:space="0" w:color="auto"/>
            <w:right w:val="none" w:sz="0" w:space="0" w:color="auto"/>
          </w:divBdr>
        </w:div>
        <w:div w:id="1273365319">
          <w:marLeft w:val="547"/>
          <w:marRight w:val="0"/>
          <w:marTop w:val="134"/>
          <w:marBottom w:val="0"/>
          <w:divBdr>
            <w:top w:val="none" w:sz="0" w:space="0" w:color="auto"/>
            <w:left w:val="none" w:sz="0" w:space="0" w:color="auto"/>
            <w:bottom w:val="none" w:sz="0" w:space="0" w:color="auto"/>
            <w:right w:val="none" w:sz="0" w:space="0" w:color="auto"/>
          </w:divBdr>
        </w:div>
      </w:divsChild>
    </w:div>
    <w:div w:id="1133401053">
      <w:bodyDiv w:val="1"/>
      <w:marLeft w:val="0"/>
      <w:marRight w:val="0"/>
      <w:marTop w:val="0"/>
      <w:marBottom w:val="0"/>
      <w:divBdr>
        <w:top w:val="none" w:sz="0" w:space="0" w:color="auto"/>
        <w:left w:val="none" w:sz="0" w:space="0" w:color="auto"/>
        <w:bottom w:val="none" w:sz="0" w:space="0" w:color="auto"/>
        <w:right w:val="none" w:sz="0" w:space="0" w:color="auto"/>
      </w:divBdr>
      <w:divsChild>
        <w:div w:id="185140805">
          <w:marLeft w:val="1800"/>
          <w:marRight w:val="0"/>
          <w:marTop w:val="106"/>
          <w:marBottom w:val="0"/>
          <w:divBdr>
            <w:top w:val="none" w:sz="0" w:space="0" w:color="auto"/>
            <w:left w:val="none" w:sz="0" w:space="0" w:color="auto"/>
            <w:bottom w:val="none" w:sz="0" w:space="0" w:color="auto"/>
            <w:right w:val="none" w:sz="0" w:space="0" w:color="auto"/>
          </w:divBdr>
        </w:div>
        <w:div w:id="387924093">
          <w:marLeft w:val="1166"/>
          <w:marRight w:val="0"/>
          <w:marTop w:val="125"/>
          <w:marBottom w:val="0"/>
          <w:divBdr>
            <w:top w:val="none" w:sz="0" w:space="0" w:color="auto"/>
            <w:left w:val="none" w:sz="0" w:space="0" w:color="auto"/>
            <w:bottom w:val="none" w:sz="0" w:space="0" w:color="auto"/>
            <w:right w:val="none" w:sz="0" w:space="0" w:color="auto"/>
          </w:divBdr>
        </w:div>
        <w:div w:id="524907274">
          <w:marLeft w:val="547"/>
          <w:marRight w:val="0"/>
          <w:marTop w:val="115"/>
          <w:marBottom w:val="0"/>
          <w:divBdr>
            <w:top w:val="none" w:sz="0" w:space="0" w:color="auto"/>
            <w:left w:val="none" w:sz="0" w:space="0" w:color="auto"/>
            <w:bottom w:val="none" w:sz="0" w:space="0" w:color="auto"/>
            <w:right w:val="none" w:sz="0" w:space="0" w:color="auto"/>
          </w:divBdr>
        </w:div>
        <w:div w:id="847871997">
          <w:marLeft w:val="547"/>
          <w:marRight w:val="0"/>
          <w:marTop w:val="115"/>
          <w:marBottom w:val="0"/>
          <w:divBdr>
            <w:top w:val="none" w:sz="0" w:space="0" w:color="auto"/>
            <w:left w:val="none" w:sz="0" w:space="0" w:color="auto"/>
            <w:bottom w:val="none" w:sz="0" w:space="0" w:color="auto"/>
            <w:right w:val="none" w:sz="0" w:space="0" w:color="auto"/>
          </w:divBdr>
        </w:div>
        <w:div w:id="912005202">
          <w:marLeft w:val="1800"/>
          <w:marRight w:val="0"/>
          <w:marTop w:val="106"/>
          <w:marBottom w:val="0"/>
          <w:divBdr>
            <w:top w:val="none" w:sz="0" w:space="0" w:color="auto"/>
            <w:left w:val="none" w:sz="0" w:space="0" w:color="auto"/>
            <w:bottom w:val="none" w:sz="0" w:space="0" w:color="auto"/>
            <w:right w:val="none" w:sz="0" w:space="0" w:color="auto"/>
          </w:divBdr>
        </w:div>
        <w:div w:id="973490311">
          <w:marLeft w:val="1800"/>
          <w:marRight w:val="0"/>
          <w:marTop w:val="106"/>
          <w:marBottom w:val="0"/>
          <w:divBdr>
            <w:top w:val="none" w:sz="0" w:space="0" w:color="auto"/>
            <w:left w:val="none" w:sz="0" w:space="0" w:color="auto"/>
            <w:bottom w:val="none" w:sz="0" w:space="0" w:color="auto"/>
            <w:right w:val="none" w:sz="0" w:space="0" w:color="auto"/>
          </w:divBdr>
        </w:div>
        <w:div w:id="1890258532">
          <w:marLeft w:val="1800"/>
          <w:marRight w:val="0"/>
          <w:marTop w:val="106"/>
          <w:marBottom w:val="0"/>
          <w:divBdr>
            <w:top w:val="none" w:sz="0" w:space="0" w:color="auto"/>
            <w:left w:val="none" w:sz="0" w:space="0" w:color="auto"/>
            <w:bottom w:val="none" w:sz="0" w:space="0" w:color="auto"/>
            <w:right w:val="none" w:sz="0" w:space="0" w:color="auto"/>
          </w:divBdr>
        </w:div>
        <w:div w:id="1905213430">
          <w:marLeft w:val="547"/>
          <w:marRight w:val="0"/>
          <w:marTop w:val="163"/>
          <w:marBottom w:val="0"/>
          <w:divBdr>
            <w:top w:val="none" w:sz="0" w:space="0" w:color="auto"/>
            <w:left w:val="none" w:sz="0" w:space="0" w:color="auto"/>
            <w:bottom w:val="none" w:sz="0" w:space="0" w:color="auto"/>
            <w:right w:val="none" w:sz="0" w:space="0" w:color="auto"/>
          </w:divBdr>
        </w:div>
        <w:div w:id="1984506620">
          <w:marLeft w:val="1166"/>
          <w:marRight w:val="0"/>
          <w:marTop w:val="125"/>
          <w:marBottom w:val="0"/>
          <w:divBdr>
            <w:top w:val="none" w:sz="0" w:space="0" w:color="auto"/>
            <w:left w:val="none" w:sz="0" w:space="0" w:color="auto"/>
            <w:bottom w:val="none" w:sz="0" w:space="0" w:color="auto"/>
            <w:right w:val="none" w:sz="0" w:space="0" w:color="auto"/>
          </w:divBdr>
        </w:div>
      </w:divsChild>
    </w:div>
    <w:div w:id="1135222288">
      <w:bodyDiv w:val="1"/>
      <w:marLeft w:val="0"/>
      <w:marRight w:val="0"/>
      <w:marTop w:val="0"/>
      <w:marBottom w:val="0"/>
      <w:divBdr>
        <w:top w:val="none" w:sz="0" w:space="0" w:color="auto"/>
        <w:left w:val="none" w:sz="0" w:space="0" w:color="auto"/>
        <w:bottom w:val="none" w:sz="0" w:space="0" w:color="auto"/>
        <w:right w:val="none" w:sz="0" w:space="0" w:color="auto"/>
      </w:divBdr>
    </w:div>
    <w:div w:id="1135492644">
      <w:bodyDiv w:val="1"/>
      <w:marLeft w:val="0"/>
      <w:marRight w:val="0"/>
      <w:marTop w:val="0"/>
      <w:marBottom w:val="0"/>
      <w:divBdr>
        <w:top w:val="none" w:sz="0" w:space="0" w:color="auto"/>
        <w:left w:val="none" w:sz="0" w:space="0" w:color="auto"/>
        <w:bottom w:val="none" w:sz="0" w:space="0" w:color="auto"/>
        <w:right w:val="none" w:sz="0" w:space="0" w:color="auto"/>
      </w:divBdr>
      <w:divsChild>
        <w:div w:id="654145448">
          <w:marLeft w:val="1800"/>
          <w:marRight w:val="0"/>
          <w:marTop w:val="115"/>
          <w:marBottom w:val="0"/>
          <w:divBdr>
            <w:top w:val="none" w:sz="0" w:space="0" w:color="auto"/>
            <w:left w:val="none" w:sz="0" w:space="0" w:color="auto"/>
            <w:bottom w:val="none" w:sz="0" w:space="0" w:color="auto"/>
            <w:right w:val="none" w:sz="0" w:space="0" w:color="auto"/>
          </w:divBdr>
        </w:div>
        <w:div w:id="1648167647">
          <w:marLeft w:val="547"/>
          <w:marRight w:val="0"/>
          <w:marTop w:val="154"/>
          <w:marBottom w:val="0"/>
          <w:divBdr>
            <w:top w:val="none" w:sz="0" w:space="0" w:color="auto"/>
            <w:left w:val="none" w:sz="0" w:space="0" w:color="auto"/>
            <w:bottom w:val="none" w:sz="0" w:space="0" w:color="auto"/>
            <w:right w:val="none" w:sz="0" w:space="0" w:color="auto"/>
          </w:divBdr>
        </w:div>
        <w:div w:id="1851488099">
          <w:marLeft w:val="1800"/>
          <w:marRight w:val="0"/>
          <w:marTop w:val="115"/>
          <w:marBottom w:val="0"/>
          <w:divBdr>
            <w:top w:val="none" w:sz="0" w:space="0" w:color="auto"/>
            <w:left w:val="none" w:sz="0" w:space="0" w:color="auto"/>
            <w:bottom w:val="none" w:sz="0" w:space="0" w:color="auto"/>
            <w:right w:val="none" w:sz="0" w:space="0" w:color="auto"/>
          </w:divBdr>
        </w:div>
        <w:div w:id="2049913711">
          <w:marLeft w:val="1800"/>
          <w:marRight w:val="0"/>
          <w:marTop w:val="115"/>
          <w:marBottom w:val="0"/>
          <w:divBdr>
            <w:top w:val="none" w:sz="0" w:space="0" w:color="auto"/>
            <w:left w:val="none" w:sz="0" w:space="0" w:color="auto"/>
            <w:bottom w:val="none" w:sz="0" w:space="0" w:color="auto"/>
            <w:right w:val="none" w:sz="0" w:space="0" w:color="auto"/>
          </w:divBdr>
        </w:div>
        <w:div w:id="2073189439">
          <w:marLeft w:val="1166"/>
          <w:marRight w:val="0"/>
          <w:marTop w:val="134"/>
          <w:marBottom w:val="0"/>
          <w:divBdr>
            <w:top w:val="none" w:sz="0" w:space="0" w:color="auto"/>
            <w:left w:val="none" w:sz="0" w:space="0" w:color="auto"/>
            <w:bottom w:val="none" w:sz="0" w:space="0" w:color="auto"/>
            <w:right w:val="none" w:sz="0" w:space="0" w:color="auto"/>
          </w:divBdr>
        </w:div>
      </w:divsChild>
    </w:div>
    <w:div w:id="1135753135">
      <w:bodyDiv w:val="1"/>
      <w:marLeft w:val="0"/>
      <w:marRight w:val="0"/>
      <w:marTop w:val="0"/>
      <w:marBottom w:val="0"/>
      <w:divBdr>
        <w:top w:val="none" w:sz="0" w:space="0" w:color="auto"/>
        <w:left w:val="none" w:sz="0" w:space="0" w:color="auto"/>
        <w:bottom w:val="none" w:sz="0" w:space="0" w:color="auto"/>
        <w:right w:val="none" w:sz="0" w:space="0" w:color="auto"/>
      </w:divBdr>
      <w:divsChild>
        <w:div w:id="442655539">
          <w:marLeft w:val="0"/>
          <w:marRight w:val="0"/>
          <w:marTop w:val="0"/>
          <w:marBottom w:val="0"/>
          <w:divBdr>
            <w:top w:val="none" w:sz="0" w:space="0" w:color="auto"/>
            <w:left w:val="none" w:sz="0" w:space="0" w:color="auto"/>
            <w:bottom w:val="none" w:sz="0" w:space="0" w:color="auto"/>
            <w:right w:val="none" w:sz="0" w:space="0" w:color="auto"/>
          </w:divBdr>
          <w:divsChild>
            <w:div w:id="376439948">
              <w:marLeft w:val="0"/>
              <w:marRight w:val="0"/>
              <w:marTop w:val="0"/>
              <w:marBottom w:val="0"/>
              <w:divBdr>
                <w:top w:val="none" w:sz="0" w:space="0" w:color="auto"/>
                <w:left w:val="none" w:sz="0" w:space="0" w:color="auto"/>
                <w:bottom w:val="none" w:sz="0" w:space="0" w:color="auto"/>
                <w:right w:val="none" w:sz="0" w:space="0" w:color="auto"/>
              </w:divBdr>
            </w:div>
            <w:div w:id="760489719">
              <w:marLeft w:val="0"/>
              <w:marRight w:val="0"/>
              <w:marTop w:val="0"/>
              <w:marBottom w:val="0"/>
              <w:divBdr>
                <w:top w:val="none" w:sz="0" w:space="0" w:color="auto"/>
                <w:left w:val="none" w:sz="0" w:space="0" w:color="auto"/>
                <w:bottom w:val="none" w:sz="0" w:space="0" w:color="auto"/>
                <w:right w:val="none" w:sz="0" w:space="0" w:color="auto"/>
              </w:divBdr>
            </w:div>
            <w:div w:id="789668547">
              <w:marLeft w:val="0"/>
              <w:marRight w:val="0"/>
              <w:marTop w:val="0"/>
              <w:marBottom w:val="0"/>
              <w:divBdr>
                <w:top w:val="none" w:sz="0" w:space="0" w:color="auto"/>
                <w:left w:val="none" w:sz="0" w:space="0" w:color="auto"/>
                <w:bottom w:val="none" w:sz="0" w:space="0" w:color="auto"/>
                <w:right w:val="none" w:sz="0" w:space="0" w:color="auto"/>
              </w:divBdr>
            </w:div>
            <w:div w:id="1183936930">
              <w:marLeft w:val="0"/>
              <w:marRight w:val="0"/>
              <w:marTop w:val="0"/>
              <w:marBottom w:val="0"/>
              <w:divBdr>
                <w:top w:val="none" w:sz="0" w:space="0" w:color="auto"/>
                <w:left w:val="none" w:sz="0" w:space="0" w:color="auto"/>
                <w:bottom w:val="none" w:sz="0" w:space="0" w:color="auto"/>
                <w:right w:val="none" w:sz="0" w:space="0" w:color="auto"/>
              </w:divBdr>
            </w:div>
            <w:div w:id="1609311547">
              <w:marLeft w:val="0"/>
              <w:marRight w:val="0"/>
              <w:marTop w:val="0"/>
              <w:marBottom w:val="0"/>
              <w:divBdr>
                <w:top w:val="none" w:sz="0" w:space="0" w:color="auto"/>
                <w:left w:val="none" w:sz="0" w:space="0" w:color="auto"/>
                <w:bottom w:val="none" w:sz="0" w:space="0" w:color="auto"/>
                <w:right w:val="none" w:sz="0" w:space="0" w:color="auto"/>
              </w:divBdr>
            </w:div>
            <w:div w:id="1786193016">
              <w:marLeft w:val="0"/>
              <w:marRight w:val="0"/>
              <w:marTop w:val="0"/>
              <w:marBottom w:val="0"/>
              <w:divBdr>
                <w:top w:val="none" w:sz="0" w:space="0" w:color="auto"/>
                <w:left w:val="none" w:sz="0" w:space="0" w:color="auto"/>
                <w:bottom w:val="none" w:sz="0" w:space="0" w:color="auto"/>
                <w:right w:val="none" w:sz="0" w:space="0" w:color="auto"/>
              </w:divBdr>
            </w:div>
            <w:div w:id="1998146970">
              <w:marLeft w:val="0"/>
              <w:marRight w:val="0"/>
              <w:marTop w:val="0"/>
              <w:marBottom w:val="0"/>
              <w:divBdr>
                <w:top w:val="none" w:sz="0" w:space="0" w:color="auto"/>
                <w:left w:val="none" w:sz="0" w:space="0" w:color="auto"/>
                <w:bottom w:val="none" w:sz="0" w:space="0" w:color="auto"/>
                <w:right w:val="none" w:sz="0" w:space="0" w:color="auto"/>
              </w:divBdr>
            </w:div>
            <w:div w:id="211192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63706">
      <w:bodyDiv w:val="1"/>
      <w:marLeft w:val="0"/>
      <w:marRight w:val="0"/>
      <w:marTop w:val="0"/>
      <w:marBottom w:val="0"/>
      <w:divBdr>
        <w:top w:val="none" w:sz="0" w:space="0" w:color="auto"/>
        <w:left w:val="none" w:sz="0" w:space="0" w:color="auto"/>
        <w:bottom w:val="none" w:sz="0" w:space="0" w:color="auto"/>
        <w:right w:val="none" w:sz="0" w:space="0" w:color="auto"/>
      </w:divBdr>
    </w:div>
    <w:div w:id="1136683783">
      <w:bodyDiv w:val="1"/>
      <w:marLeft w:val="0"/>
      <w:marRight w:val="0"/>
      <w:marTop w:val="0"/>
      <w:marBottom w:val="0"/>
      <w:divBdr>
        <w:top w:val="none" w:sz="0" w:space="0" w:color="auto"/>
        <w:left w:val="none" w:sz="0" w:space="0" w:color="auto"/>
        <w:bottom w:val="none" w:sz="0" w:space="0" w:color="auto"/>
        <w:right w:val="none" w:sz="0" w:space="0" w:color="auto"/>
      </w:divBdr>
    </w:div>
    <w:div w:id="1137264418">
      <w:bodyDiv w:val="1"/>
      <w:marLeft w:val="0"/>
      <w:marRight w:val="0"/>
      <w:marTop w:val="0"/>
      <w:marBottom w:val="0"/>
      <w:divBdr>
        <w:top w:val="none" w:sz="0" w:space="0" w:color="auto"/>
        <w:left w:val="none" w:sz="0" w:space="0" w:color="auto"/>
        <w:bottom w:val="none" w:sz="0" w:space="0" w:color="auto"/>
        <w:right w:val="none" w:sz="0" w:space="0" w:color="auto"/>
      </w:divBdr>
    </w:div>
    <w:div w:id="1138457382">
      <w:bodyDiv w:val="1"/>
      <w:marLeft w:val="0"/>
      <w:marRight w:val="0"/>
      <w:marTop w:val="0"/>
      <w:marBottom w:val="0"/>
      <w:divBdr>
        <w:top w:val="none" w:sz="0" w:space="0" w:color="auto"/>
        <w:left w:val="none" w:sz="0" w:space="0" w:color="auto"/>
        <w:bottom w:val="none" w:sz="0" w:space="0" w:color="auto"/>
        <w:right w:val="none" w:sz="0" w:space="0" w:color="auto"/>
      </w:divBdr>
    </w:div>
    <w:div w:id="1138567662">
      <w:bodyDiv w:val="1"/>
      <w:marLeft w:val="0"/>
      <w:marRight w:val="0"/>
      <w:marTop w:val="0"/>
      <w:marBottom w:val="0"/>
      <w:divBdr>
        <w:top w:val="none" w:sz="0" w:space="0" w:color="auto"/>
        <w:left w:val="none" w:sz="0" w:space="0" w:color="auto"/>
        <w:bottom w:val="none" w:sz="0" w:space="0" w:color="auto"/>
        <w:right w:val="none" w:sz="0" w:space="0" w:color="auto"/>
      </w:divBdr>
      <w:divsChild>
        <w:div w:id="760486665">
          <w:marLeft w:val="634"/>
          <w:marRight w:val="0"/>
          <w:marTop w:val="160"/>
          <w:marBottom w:val="0"/>
          <w:divBdr>
            <w:top w:val="none" w:sz="0" w:space="0" w:color="auto"/>
            <w:left w:val="none" w:sz="0" w:space="0" w:color="auto"/>
            <w:bottom w:val="none" w:sz="0" w:space="0" w:color="auto"/>
            <w:right w:val="none" w:sz="0" w:space="0" w:color="auto"/>
          </w:divBdr>
        </w:div>
        <w:div w:id="1827697470">
          <w:marLeft w:val="634"/>
          <w:marRight w:val="0"/>
          <w:marTop w:val="115"/>
          <w:marBottom w:val="0"/>
          <w:divBdr>
            <w:top w:val="none" w:sz="0" w:space="0" w:color="auto"/>
            <w:left w:val="none" w:sz="0" w:space="0" w:color="auto"/>
            <w:bottom w:val="none" w:sz="0" w:space="0" w:color="auto"/>
            <w:right w:val="none" w:sz="0" w:space="0" w:color="auto"/>
          </w:divBdr>
        </w:div>
        <w:div w:id="1878153112">
          <w:marLeft w:val="634"/>
          <w:marRight w:val="0"/>
          <w:marTop w:val="160"/>
          <w:marBottom w:val="0"/>
          <w:divBdr>
            <w:top w:val="none" w:sz="0" w:space="0" w:color="auto"/>
            <w:left w:val="none" w:sz="0" w:space="0" w:color="auto"/>
            <w:bottom w:val="none" w:sz="0" w:space="0" w:color="auto"/>
            <w:right w:val="none" w:sz="0" w:space="0" w:color="auto"/>
          </w:divBdr>
        </w:div>
        <w:div w:id="1923293179">
          <w:marLeft w:val="0"/>
          <w:marRight w:val="0"/>
          <w:marTop w:val="115"/>
          <w:marBottom w:val="0"/>
          <w:divBdr>
            <w:top w:val="none" w:sz="0" w:space="0" w:color="auto"/>
            <w:left w:val="none" w:sz="0" w:space="0" w:color="auto"/>
            <w:bottom w:val="none" w:sz="0" w:space="0" w:color="auto"/>
            <w:right w:val="none" w:sz="0" w:space="0" w:color="auto"/>
          </w:divBdr>
        </w:div>
      </w:divsChild>
    </w:div>
    <w:div w:id="1139884769">
      <w:bodyDiv w:val="1"/>
      <w:marLeft w:val="0"/>
      <w:marRight w:val="0"/>
      <w:marTop w:val="0"/>
      <w:marBottom w:val="0"/>
      <w:divBdr>
        <w:top w:val="none" w:sz="0" w:space="0" w:color="auto"/>
        <w:left w:val="none" w:sz="0" w:space="0" w:color="auto"/>
        <w:bottom w:val="none" w:sz="0" w:space="0" w:color="auto"/>
        <w:right w:val="none" w:sz="0" w:space="0" w:color="auto"/>
      </w:divBdr>
    </w:div>
    <w:div w:id="1140656571">
      <w:bodyDiv w:val="1"/>
      <w:marLeft w:val="0"/>
      <w:marRight w:val="0"/>
      <w:marTop w:val="0"/>
      <w:marBottom w:val="0"/>
      <w:divBdr>
        <w:top w:val="none" w:sz="0" w:space="0" w:color="auto"/>
        <w:left w:val="none" w:sz="0" w:space="0" w:color="auto"/>
        <w:bottom w:val="none" w:sz="0" w:space="0" w:color="auto"/>
        <w:right w:val="none" w:sz="0" w:space="0" w:color="auto"/>
      </w:divBdr>
      <w:divsChild>
        <w:div w:id="1091050527">
          <w:marLeft w:val="1166"/>
          <w:marRight w:val="0"/>
          <w:marTop w:val="96"/>
          <w:marBottom w:val="0"/>
          <w:divBdr>
            <w:top w:val="none" w:sz="0" w:space="0" w:color="auto"/>
            <w:left w:val="none" w:sz="0" w:space="0" w:color="auto"/>
            <w:bottom w:val="none" w:sz="0" w:space="0" w:color="auto"/>
            <w:right w:val="none" w:sz="0" w:space="0" w:color="auto"/>
          </w:divBdr>
        </w:div>
        <w:div w:id="1289358302">
          <w:marLeft w:val="1166"/>
          <w:marRight w:val="0"/>
          <w:marTop w:val="96"/>
          <w:marBottom w:val="0"/>
          <w:divBdr>
            <w:top w:val="none" w:sz="0" w:space="0" w:color="auto"/>
            <w:left w:val="none" w:sz="0" w:space="0" w:color="auto"/>
            <w:bottom w:val="none" w:sz="0" w:space="0" w:color="auto"/>
            <w:right w:val="none" w:sz="0" w:space="0" w:color="auto"/>
          </w:divBdr>
        </w:div>
        <w:div w:id="1410929914">
          <w:marLeft w:val="1166"/>
          <w:marRight w:val="0"/>
          <w:marTop w:val="96"/>
          <w:marBottom w:val="0"/>
          <w:divBdr>
            <w:top w:val="none" w:sz="0" w:space="0" w:color="auto"/>
            <w:left w:val="none" w:sz="0" w:space="0" w:color="auto"/>
            <w:bottom w:val="none" w:sz="0" w:space="0" w:color="auto"/>
            <w:right w:val="none" w:sz="0" w:space="0" w:color="auto"/>
          </w:divBdr>
        </w:div>
        <w:div w:id="1502575483">
          <w:marLeft w:val="547"/>
          <w:marRight w:val="0"/>
          <w:marTop w:val="115"/>
          <w:marBottom w:val="0"/>
          <w:divBdr>
            <w:top w:val="none" w:sz="0" w:space="0" w:color="auto"/>
            <w:left w:val="none" w:sz="0" w:space="0" w:color="auto"/>
            <w:bottom w:val="none" w:sz="0" w:space="0" w:color="auto"/>
            <w:right w:val="none" w:sz="0" w:space="0" w:color="auto"/>
          </w:divBdr>
        </w:div>
        <w:div w:id="1608006063">
          <w:marLeft w:val="1166"/>
          <w:marRight w:val="0"/>
          <w:marTop w:val="96"/>
          <w:marBottom w:val="0"/>
          <w:divBdr>
            <w:top w:val="none" w:sz="0" w:space="0" w:color="auto"/>
            <w:left w:val="none" w:sz="0" w:space="0" w:color="auto"/>
            <w:bottom w:val="none" w:sz="0" w:space="0" w:color="auto"/>
            <w:right w:val="none" w:sz="0" w:space="0" w:color="auto"/>
          </w:divBdr>
        </w:div>
        <w:div w:id="2123451014">
          <w:marLeft w:val="1166"/>
          <w:marRight w:val="0"/>
          <w:marTop w:val="96"/>
          <w:marBottom w:val="0"/>
          <w:divBdr>
            <w:top w:val="none" w:sz="0" w:space="0" w:color="auto"/>
            <w:left w:val="none" w:sz="0" w:space="0" w:color="auto"/>
            <w:bottom w:val="none" w:sz="0" w:space="0" w:color="auto"/>
            <w:right w:val="none" w:sz="0" w:space="0" w:color="auto"/>
          </w:divBdr>
        </w:div>
      </w:divsChild>
    </w:div>
    <w:div w:id="1140922690">
      <w:bodyDiv w:val="1"/>
      <w:marLeft w:val="0"/>
      <w:marRight w:val="0"/>
      <w:marTop w:val="0"/>
      <w:marBottom w:val="0"/>
      <w:divBdr>
        <w:top w:val="none" w:sz="0" w:space="0" w:color="auto"/>
        <w:left w:val="none" w:sz="0" w:space="0" w:color="auto"/>
        <w:bottom w:val="none" w:sz="0" w:space="0" w:color="auto"/>
        <w:right w:val="none" w:sz="0" w:space="0" w:color="auto"/>
      </w:divBdr>
      <w:divsChild>
        <w:div w:id="2131511530">
          <w:marLeft w:val="0"/>
          <w:marRight w:val="0"/>
          <w:marTop w:val="0"/>
          <w:marBottom w:val="0"/>
          <w:divBdr>
            <w:top w:val="none" w:sz="0" w:space="0" w:color="auto"/>
            <w:left w:val="none" w:sz="0" w:space="0" w:color="auto"/>
            <w:bottom w:val="none" w:sz="0" w:space="0" w:color="auto"/>
            <w:right w:val="none" w:sz="0" w:space="0" w:color="auto"/>
          </w:divBdr>
          <w:divsChild>
            <w:div w:id="772364417">
              <w:marLeft w:val="0"/>
              <w:marRight w:val="0"/>
              <w:marTop w:val="0"/>
              <w:marBottom w:val="0"/>
              <w:divBdr>
                <w:top w:val="none" w:sz="0" w:space="0" w:color="auto"/>
                <w:left w:val="none" w:sz="0" w:space="0" w:color="auto"/>
                <w:bottom w:val="none" w:sz="0" w:space="0" w:color="auto"/>
                <w:right w:val="none" w:sz="0" w:space="0" w:color="auto"/>
              </w:divBdr>
            </w:div>
            <w:div w:id="842160572">
              <w:marLeft w:val="0"/>
              <w:marRight w:val="0"/>
              <w:marTop w:val="0"/>
              <w:marBottom w:val="0"/>
              <w:divBdr>
                <w:top w:val="none" w:sz="0" w:space="0" w:color="auto"/>
                <w:left w:val="none" w:sz="0" w:space="0" w:color="auto"/>
                <w:bottom w:val="none" w:sz="0" w:space="0" w:color="auto"/>
                <w:right w:val="none" w:sz="0" w:space="0" w:color="auto"/>
              </w:divBdr>
            </w:div>
            <w:div w:id="904032415">
              <w:marLeft w:val="0"/>
              <w:marRight w:val="0"/>
              <w:marTop w:val="0"/>
              <w:marBottom w:val="0"/>
              <w:divBdr>
                <w:top w:val="none" w:sz="0" w:space="0" w:color="auto"/>
                <w:left w:val="none" w:sz="0" w:space="0" w:color="auto"/>
                <w:bottom w:val="none" w:sz="0" w:space="0" w:color="auto"/>
                <w:right w:val="none" w:sz="0" w:space="0" w:color="auto"/>
              </w:divBdr>
            </w:div>
            <w:div w:id="183194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00818">
      <w:bodyDiv w:val="1"/>
      <w:marLeft w:val="0"/>
      <w:marRight w:val="0"/>
      <w:marTop w:val="0"/>
      <w:marBottom w:val="0"/>
      <w:divBdr>
        <w:top w:val="none" w:sz="0" w:space="0" w:color="auto"/>
        <w:left w:val="none" w:sz="0" w:space="0" w:color="auto"/>
        <w:bottom w:val="none" w:sz="0" w:space="0" w:color="auto"/>
        <w:right w:val="none" w:sz="0" w:space="0" w:color="auto"/>
      </w:divBdr>
    </w:div>
    <w:div w:id="1141003566">
      <w:bodyDiv w:val="1"/>
      <w:marLeft w:val="0"/>
      <w:marRight w:val="0"/>
      <w:marTop w:val="0"/>
      <w:marBottom w:val="0"/>
      <w:divBdr>
        <w:top w:val="none" w:sz="0" w:space="0" w:color="auto"/>
        <w:left w:val="none" w:sz="0" w:space="0" w:color="auto"/>
        <w:bottom w:val="none" w:sz="0" w:space="0" w:color="auto"/>
        <w:right w:val="none" w:sz="0" w:space="0" w:color="auto"/>
      </w:divBdr>
    </w:div>
    <w:div w:id="1141465395">
      <w:bodyDiv w:val="1"/>
      <w:marLeft w:val="0"/>
      <w:marRight w:val="0"/>
      <w:marTop w:val="0"/>
      <w:marBottom w:val="0"/>
      <w:divBdr>
        <w:top w:val="none" w:sz="0" w:space="0" w:color="auto"/>
        <w:left w:val="none" w:sz="0" w:space="0" w:color="auto"/>
        <w:bottom w:val="none" w:sz="0" w:space="0" w:color="auto"/>
        <w:right w:val="none" w:sz="0" w:space="0" w:color="auto"/>
      </w:divBdr>
    </w:div>
    <w:div w:id="1141531892">
      <w:bodyDiv w:val="1"/>
      <w:marLeft w:val="0"/>
      <w:marRight w:val="0"/>
      <w:marTop w:val="0"/>
      <w:marBottom w:val="0"/>
      <w:divBdr>
        <w:top w:val="none" w:sz="0" w:space="0" w:color="auto"/>
        <w:left w:val="none" w:sz="0" w:space="0" w:color="auto"/>
        <w:bottom w:val="none" w:sz="0" w:space="0" w:color="auto"/>
        <w:right w:val="none" w:sz="0" w:space="0" w:color="auto"/>
      </w:divBdr>
      <w:divsChild>
        <w:div w:id="1132215372">
          <w:marLeft w:val="0"/>
          <w:marRight w:val="0"/>
          <w:marTop w:val="0"/>
          <w:marBottom w:val="0"/>
          <w:divBdr>
            <w:top w:val="none" w:sz="0" w:space="0" w:color="auto"/>
            <w:left w:val="none" w:sz="0" w:space="0" w:color="auto"/>
            <w:bottom w:val="none" w:sz="0" w:space="0" w:color="auto"/>
            <w:right w:val="none" w:sz="0" w:space="0" w:color="auto"/>
          </w:divBdr>
          <w:divsChild>
            <w:div w:id="305741425">
              <w:marLeft w:val="0"/>
              <w:marRight w:val="0"/>
              <w:marTop w:val="0"/>
              <w:marBottom w:val="0"/>
              <w:divBdr>
                <w:top w:val="none" w:sz="0" w:space="0" w:color="auto"/>
                <w:left w:val="none" w:sz="0" w:space="0" w:color="auto"/>
                <w:bottom w:val="none" w:sz="0" w:space="0" w:color="auto"/>
                <w:right w:val="none" w:sz="0" w:space="0" w:color="auto"/>
              </w:divBdr>
            </w:div>
            <w:div w:id="759638414">
              <w:marLeft w:val="0"/>
              <w:marRight w:val="0"/>
              <w:marTop w:val="0"/>
              <w:marBottom w:val="0"/>
              <w:divBdr>
                <w:top w:val="none" w:sz="0" w:space="0" w:color="auto"/>
                <w:left w:val="none" w:sz="0" w:space="0" w:color="auto"/>
                <w:bottom w:val="none" w:sz="0" w:space="0" w:color="auto"/>
                <w:right w:val="none" w:sz="0" w:space="0" w:color="auto"/>
              </w:divBdr>
            </w:div>
            <w:div w:id="837158682">
              <w:marLeft w:val="0"/>
              <w:marRight w:val="0"/>
              <w:marTop w:val="0"/>
              <w:marBottom w:val="0"/>
              <w:divBdr>
                <w:top w:val="none" w:sz="0" w:space="0" w:color="auto"/>
                <w:left w:val="none" w:sz="0" w:space="0" w:color="auto"/>
                <w:bottom w:val="none" w:sz="0" w:space="0" w:color="auto"/>
                <w:right w:val="none" w:sz="0" w:space="0" w:color="auto"/>
              </w:divBdr>
            </w:div>
            <w:div w:id="1159810510">
              <w:marLeft w:val="0"/>
              <w:marRight w:val="0"/>
              <w:marTop w:val="0"/>
              <w:marBottom w:val="0"/>
              <w:divBdr>
                <w:top w:val="none" w:sz="0" w:space="0" w:color="auto"/>
                <w:left w:val="none" w:sz="0" w:space="0" w:color="auto"/>
                <w:bottom w:val="none" w:sz="0" w:space="0" w:color="auto"/>
                <w:right w:val="none" w:sz="0" w:space="0" w:color="auto"/>
              </w:divBdr>
            </w:div>
            <w:div w:id="1776632571">
              <w:marLeft w:val="0"/>
              <w:marRight w:val="0"/>
              <w:marTop w:val="0"/>
              <w:marBottom w:val="0"/>
              <w:divBdr>
                <w:top w:val="none" w:sz="0" w:space="0" w:color="auto"/>
                <w:left w:val="none" w:sz="0" w:space="0" w:color="auto"/>
                <w:bottom w:val="none" w:sz="0" w:space="0" w:color="auto"/>
                <w:right w:val="none" w:sz="0" w:space="0" w:color="auto"/>
              </w:divBdr>
            </w:div>
            <w:div w:id="195193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7433">
      <w:bodyDiv w:val="1"/>
      <w:marLeft w:val="0"/>
      <w:marRight w:val="0"/>
      <w:marTop w:val="0"/>
      <w:marBottom w:val="0"/>
      <w:divBdr>
        <w:top w:val="none" w:sz="0" w:space="0" w:color="auto"/>
        <w:left w:val="none" w:sz="0" w:space="0" w:color="auto"/>
        <w:bottom w:val="none" w:sz="0" w:space="0" w:color="auto"/>
        <w:right w:val="none" w:sz="0" w:space="0" w:color="auto"/>
      </w:divBdr>
      <w:divsChild>
        <w:div w:id="42679626">
          <w:marLeft w:val="360"/>
          <w:marRight w:val="0"/>
          <w:marTop w:val="200"/>
          <w:marBottom w:val="0"/>
          <w:divBdr>
            <w:top w:val="none" w:sz="0" w:space="0" w:color="auto"/>
            <w:left w:val="none" w:sz="0" w:space="0" w:color="auto"/>
            <w:bottom w:val="none" w:sz="0" w:space="0" w:color="auto"/>
            <w:right w:val="none" w:sz="0" w:space="0" w:color="auto"/>
          </w:divBdr>
        </w:div>
        <w:div w:id="90973829">
          <w:marLeft w:val="360"/>
          <w:marRight w:val="0"/>
          <w:marTop w:val="200"/>
          <w:marBottom w:val="0"/>
          <w:divBdr>
            <w:top w:val="none" w:sz="0" w:space="0" w:color="auto"/>
            <w:left w:val="none" w:sz="0" w:space="0" w:color="auto"/>
            <w:bottom w:val="none" w:sz="0" w:space="0" w:color="auto"/>
            <w:right w:val="none" w:sz="0" w:space="0" w:color="auto"/>
          </w:divBdr>
        </w:div>
        <w:div w:id="232662495">
          <w:marLeft w:val="1080"/>
          <w:marRight w:val="0"/>
          <w:marTop w:val="100"/>
          <w:marBottom w:val="0"/>
          <w:divBdr>
            <w:top w:val="none" w:sz="0" w:space="0" w:color="auto"/>
            <w:left w:val="none" w:sz="0" w:space="0" w:color="auto"/>
            <w:bottom w:val="none" w:sz="0" w:space="0" w:color="auto"/>
            <w:right w:val="none" w:sz="0" w:space="0" w:color="auto"/>
          </w:divBdr>
        </w:div>
        <w:div w:id="1320426466">
          <w:marLeft w:val="360"/>
          <w:marRight w:val="0"/>
          <w:marTop w:val="200"/>
          <w:marBottom w:val="0"/>
          <w:divBdr>
            <w:top w:val="none" w:sz="0" w:space="0" w:color="auto"/>
            <w:left w:val="none" w:sz="0" w:space="0" w:color="auto"/>
            <w:bottom w:val="none" w:sz="0" w:space="0" w:color="auto"/>
            <w:right w:val="none" w:sz="0" w:space="0" w:color="auto"/>
          </w:divBdr>
        </w:div>
        <w:div w:id="1509099570">
          <w:marLeft w:val="1080"/>
          <w:marRight w:val="0"/>
          <w:marTop w:val="100"/>
          <w:marBottom w:val="0"/>
          <w:divBdr>
            <w:top w:val="none" w:sz="0" w:space="0" w:color="auto"/>
            <w:left w:val="none" w:sz="0" w:space="0" w:color="auto"/>
            <w:bottom w:val="none" w:sz="0" w:space="0" w:color="auto"/>
            <w:right w:val="none" w:sz="0" w:space="0" w:color="auto"/>
          </w:divBdr>
        </w:div>
        <w:div w:id="1678968315">
          <w:marLeft w:val="360"/>
          <w:marRight w:val="0"/>
          <w:marTop w:val="200"/>
          <w:marBottom w:val="0"/>
          <w:divBdr>
            <w:top w:val="none" w:sz="0" w:space="0" w:color="auto"/>
            <w:left w:val="none" w:sz="0" w:space="0" w:color="auto"/>
            <w:bottom w:val="none" w:sz="0" w:space="0" w:color="auto"/>
            <w:right w:val="none" w:sz="0" w:space="0" w:color="auto"/>
          </w:divBdr>
        </w:div>
        <w:div w:id="1838380211">
          <w:marLeft w:val="360"/>
          <w:marRight w:val="0"/>
          <w:marTop w:val="200"/>
          <w:marBottom w:val="0"/>
          <w:divBdr>
            <w:top w:val="none" w:sz="0" w:space="0" w:color="auto"/>
            <w:left w:val="none" w:sz="0" w:space="0" w:color="auto"/>
            <w:bottom w:val="none" w:sz="0" w:space="0" w:color="auto"/>
            <w:right w:val="none" w:sz="0" w:space="0" w:color="auto"/>
          </w:divBdr>
        </w:div>
        <w:div w:id="2016416825">
          <w:marLeft w:val="1080"/>
          <w:marRight w:val="0"/>
          <w:marTop w:val="100"/>
          <w:marBottom w:val="0"/>
          <w:divBdr>
            <w:top w:val="none" w:sz="0" w:space="0" w:color="auto"/>
            <w:left w:val="none" w:sz="0" w:space="0" w:color="auto"/>
            <w:bottom w:val="none" w:sz="0" w:space="0" w:color="auto"/>
            <w:right w:val="none" w:sz="0" w:space="0" w:color="auto"/>
          </w:divBdr>
        </w:div>
        <w:div w:id="2057309799">
          <w:marLeft w:val="1080"/>
          <w:marRight w:val="0"/>
          <w:marTop w:val="100"/>
          <w:marBottom w:val="0"/>
          <w:divBdr>
            <w:top w:val="none" w:sz="0" w:space="0" w:color="auto"/>
            <w:left w:val="none" w:sz="0" w:space="0" w:color="auto"/>
            <w:bottom w:val="none" w:sz="0" w:space="0" w:color="auto"/>
            <w:right w:val="none" w:sz="0" w:space="0" w:color="auto"/>
          </w:divBdr>
        </w:div>
      </w:divsChild>
    </w:div>
    <w:div w:id="1141653222">
      <w:bodyDiv w:val="1"/>
      <w:marLeft w:val="0"/>
      <w:marRight w:val="0"/>
      <w:marTop w:val="0"/>
      <w:marBottom w:val="0"/>
      <w:divBdr>
        <w:top w:val="none" w:sz="0" w:space="0" w:color="auto"/>
        <w:left w:val="none" w:sz="0" w:space="0" w:color="auto"/>
        <w:bottom w:val="none" w:sz="0" w:space="0" w:color="auto"/>
        <w:right w:val="none" w:sz="0" w:space="0" w:color="auto"/>
      </w:divBdr>
    </w:div>
    <w:div w:id="1141656985">
      <w:bodyDiv w:val="1"/>
      <w:marLeft w:val="0"/>
      <w:marRight w:val="0"/>
      <w:marTop w:val="0"/>
      <w:marBottom w:val="0"/>
      <w:divBdr>
        <w:top w:val="none" w:sz="0" w:space="0" w:color="auto"/>
        <w:left w:val="none" w:sz="0" w:space="0" w:color="auto"/>
        <w:bottom w:val="none" w:sz="0" w:space="0" w:color="auto"/>
        <w:right w:val="none" w:sz="0" w:space="0" w:color="auto"/>
      </w:divBdr>
    </w:div>
    <w:div w:id="1141772157">
      <w:bodyDiv w:val="1"/>
      <w:marLeft w:val="0"/>
      <w:marRight w:val="0"/>
      <w:marTop w:val="0"/>
      <w:marBottom w:val="0"/>
      <w:divBdr>
        <w:top w:val="none" w:sz="0" w:space="0" w:color="auto"/>
        <w:left w:val="none" w:sz="0" w:space="0" w:color="auto"/>
        <w:bottom w:val="none" w:sz="0" w:space="0" w:color="auto"/>
        <w:right w:val="none" w:sz="0" w:space="0" w:color="auto"/>
      </w:divBdr>
    </w:div>
    <w:div w:id="1142382711">
      <w:bodyDiv w:val="1"/>
      <w:marLeft w:val="0"/>
      <w:marRight w:val="0"/>
      <w:marTop w:val="0"/>
      <w:marBottom w:val="0"/>
      <w:divBdr>
        <w:top w:val="none" w:sz="0" w:space="0" w:color="auto"/>
        <w:left w:val="none" w:sz="0" w:space="0" w:color="auto"/>
        <w:bottom w:val="none" w:sz="0" w:space="0" w:color="auto"/>
        <w:right w:val="none" w:sz="0" w:space="0" w:color="auto"/>
      </w:divBdr>
      <w:divsChild>
        <w:div w:id="212543708">
          <w:marLeft w:val="1166"/>
          <w:marRight w:val="0"/>
          <w:marTop w:val="91"/>
          <w:marBottom w:val="0"/>
          <w:divBdr>
            <w:top w:val="none" w:sz="0" w:space="0" w:color="auto"/>
            <w:left w:val="none" w:sz="0" w:space="0" w:color="auto"/>
            <w:bottom w:val="none" w:sz="0" w:space="0" w:color="auto"/>
            <w:right w:val="none" w:sz="0" w:space="0" w:color="auto"/>
          </w:divBdr>
        </w:div>
        <w:div w:id="352341756">
          <w:marLeft w:val="1166"/>
          <w:marRight w:val="0"/>
          <w:marTop w:val="91"/>
          <w:marBottom w:val="0"/>
          <w:divBdr>
            <w:top w:val="none" w:sz="0" w:space="0" w:color="auto"/>
            <w:left w:val="none" w:sz="0" w:space="0" w:color="auto"/>
            <w:bottom w:val="none" w:sz="0" w:space="0" w:color="auto"/>
            <w:right w:val="none" w:sz="0" w:space="0" w:color="auto"/>
          </w:divBdr>
        </w:div>
        <w:div w:id="357586938">
          <w:marLeft w:val="547"/>
          <w:marRight w:val="0"/>
          <w:marTop w:val="106"/>
          <w:marBottom w:val="0"/>
          <w:divBdr>
            <w:top w:val="none" w:sz="0" w:space="0" w:color="auto"/>
            <w:left w:val="none" w:sz="0" w:space="0" w:color="auto"/>
            <w:bottom w:val="none" w:sz="0" w:space="0" w:color="auto"/>
            <w:right w:val="none" w:sz="0" w:space="0" w:color="auto"/>
          </w:divBdr>
        </w:div>
        <w:div w:id="836657067">
          <w:marLeft w:val="1166"/>
          <w:marRight w:val="0"/>
          <w:marTop w:val="91"/>
          <w:marBottom w:val="0"/>
          <w:divBdr>
            <w:top w:val="none" w:sz="0" w:space="0" w:color="auto"/>
            <w:left w:val="none" w:sz="0" w:space="0" w:color="auto"/>
            <w:bottom w:val="none" w:sz="0" w:space="0" w:color="auto"/>
            <w:right w:val="none" w:sz="0" w:space="0" w:color="auto"/>
          </w:divBdr>
        </w:div>
        <w:div w:id="1303458848">
          <w:marLeft w:val="1166"/>
          <w:marRight w:val="0"/>
          <w:marTop w:val="91"/>
          <w:marBottom w:val="0"/>
          <w:divBdr>
            <w:top w:val="none" w:sz="0" w:space="0" w:color="auto"/>
            <w:left w:val="none" w:sz="0" w:space="0" w:color="auto"/>
            <w:bottom w:val="none" w:sz="0" w:space="0" w:color="auto"/>
            <w:right w:val="none" w:sz="0" w:space="0" w:color="auto"/>
          </w:divBdr>
        </w:div>
        <w:div w:id="1744717947">
          <w:marLeft w:val="547"/>
          <w:marRight w:val="0"/>
          <w:marTop w:val="106"/>
          <w:marBottom w:val="0"/>
          <w:divBdr>
            <w:top w:val="none" w:sz="0" w:space="0" w:color="auto"/>
            <w:left w:val="none" w:sz="0" w:space="0" w:color="auto"/>
            <w:bottom w:val="none" w:sz="0" w:space="0" w:color="auto"/>
            <w:right w:val="none" w:sz="0" w:space="0" w:color="auto"/>
          </w:divBdr>
        </w:div>
        <w:div w:id="1759791831">
          <w:marLeft w:val="1166"/>
          <w:marRight w:val="0"/>
          <w:marTop w:val="91"/>
          <w:marBottom w:val="0"/>
          <w:divBdr>
            <w:top w:val="none" w:sz="0" w:space="0" w:color="auto"/>
            <w:left w:val="none" w:sz="0" w:space="0" w:color="auto"/>
            <w:bottom w:val="none" w:sz="0" w:space="0" w:color="auto"/>
            <w:right w:val="none" w:sz="0" w:space="0" w:color="auto"/>
          </w:divBdr>
        </w:div>
        <w:div w:id="1995907463">
          <w:marLeft w:val="547"/>
          <w:marRight w:val="0"/>
          <w:marTop w:val="106"/>
          <w:marBottom w:val="0"/>
          <w:divBdr>
            <w:top w:val="none" w:sz="0" w:space="0" w:color="auto"/>
            <w:left w:val="none" w:sz="0" w:space="0" w:color="auto"/>
            <w:bottom w:val="none" w:sz="0" w:space="0" w:color="auto"/>
            <w:right w:val="none" w:sz="0" w:space="0" w:color="auto"/>
          </w:divBdr>
        </w:div>
      </w:divsChild>
    </w:div>
    <w:div w:id="1142581546">
      <w:bodyDiv w:val="1"/>
      <w:marLeft w:val="0"/>
      <w:marRight w:val="0"/>
      <w:marTop w:val="0"/>
      <w:marBottom w:val="0"/>
      <w:divBdr>
        <w:top w:val="none" w:sz="0" w:space="0" w:color="auto"/>
        <w:left w:val="none" w:sz="0" w:space="0" w:color="auto"/>
        <w:bottom w:val="none" w:sz="0" w:space="0" w:color="auto"/>
        <w:right w:val="none" w:sz="0" w:space="0" w:color="auto"/>
      </w:divBdr>
      <w:divsChild>
        <w:div w:id="697781852">
          <w:marLeft w:val="547"/>
          <w:marRight w:val="0"/>
          <w:marTop w:val="173"/>
          <w:marBottom w:val="0"/>
          <w:divBdr>
            <w:top w:val="none" w:sz="0" w:space="0" w:color="auto"/>
            <w:left w:val="none" w:sz="0" w:space="0" w:color="auto"/>
            <w:bottom w:val="none" w:sz="0" w:space="0" w:color="auto"/>
            <w:right w:val="none" w:sz="0" w:space="0" w:color="auto"/>
          </w:divBdr>
        </w:div>
        <w:div w:id="969477372">
          <w:marLeft w:val="547"/>
          <w:marRight w:val="0"/>
          <w:marTop w:val="173"/>
          <w:marBottom w:val="0"/>
          <w:divBdr>
            <w:top w:val="none" w:sz="0" w:space="0" w:color="auto"/>
            <w:left w:val="none" w:sz="0" w:space="0" w:color="auto"/>
            <w:bottom w:val="none" w:sz="0" w:space="0" w:color="auto"/>
            <w:right w:val="none" w:sz="0" w:space="0" w:color="auto"/>
          </w:divBdr>
        </w:div>
        <w:div w:id="1361516703">
          <w:marLeft w:val="1166"/>
          <w:marRight w:val="0"/>
          <w:marTop w:val="134"/>
          <w:marBottom w:val="0"/>
          <w:divBdr>
            <w:top w:val="none" w:sz="0" w:space="0" w:color="auto"/>
            <w:left w:val="none" w:sz="0" w:space="0" w:color="auto"/>
            <w:bottom w:val="none" w:sz="0" w:space="0" w:color="auto"/>
            <w:right w:val="none" w:sz="0" w:space="0" w:color="auto"/>
          </w:divBdr>
        </w:div>
      </w:divsChild>
    </w:div>
    <w:div w:id="1143698559">
      <w:bodyDiv w:val="1"/>
      <w:marLeft w:val="0"/>
      <w:marRight w:val="0"/>
      <w:marTop w:val="0"/>
      <w:marBottom w:val="0"/>
      <w:divBdr>
        <w:top w:val="none" w:sz="0" w:space="0" w:color="auto"/>
        <w:left w:val="none" w:sz="0" w:space="0" w:color="auto"/>
        <w:bottom w:val="none" w:sz="0" w:space="0" w:color="auto"/>
        <w:right w:val="none" w:sz="0" w:space="0" w:color="auto"/>
      </w:divBdr>
    </w:div>
    <w:div w:id="1144158409">
      <w:bodyDiv w:val="1"/>
      <w:marLeft w:val="0"/>
      <w:marRight w:val="0"/>
      <w:marTop w:val="0"/>
      <w:marBottom w:val="0"/>
      <w:divBdr>
        <w:top w:val="none" w:sz="0" w:space="0" w:color="auto"/>
        <w:left w:val="none" w:sz="0" w:space="0" w:color="auto"/>
        <w:bottom w:val="none" w:sz="0" w:space="0" w:color="auto"/>
        <w:right w:val="none" w:sz="0" w:space="0" w:color="auto"/>
      </w:divBdr>
      <w:divsChild>
        <w:div w:id="8921289">
          <w:marLeft w:val="2866"/>
          <w:marRight w:val="0"/>
          <w:marTop w:val="60"/>
          <w:marBottom w:val="0"/>
          <w:divBdr>
            <w:top w:val="none" w:sz="0" w:space="0" w:color="auto"/>
            <w:left w:val="none" w:sz="0" w:space="0" w:color="auto"/>
            <w:bottom w:val="none" w:sz="0" w:space="0" w:color="auto"/>
            <w:right w:val="none" w:sz="0" w:space="0" w:color="auto"/>
          </w:divBdr>
        </w:div>
        <w:div w:id="608778366">
          <w:marLeft w:val="2866"/>
          <w:marRight w:val="0"/>
          <w:marTop w:val="60"/>
          <w:marBottom w:val="0"/>
          <w:divBdr>
            <w:top w:val="none" w:sz="0" w:space="0" w:color="auto"/>
            <w:left w:val="none" w:sz="0" w:space="0" w:color="auto"/>
            <w:bottom w:val="none" w:sz="0" w:space="0" w:color="auto"/>
            <w:right w:val="none" w:sz="0" w:space="0" w:color="auto"/>
          </w:divBdr>
        </w:div>
        <w:div w:id="1183207478">
          <w:marLeft w:val="2866"/>
          <w:marRight w:val="0"/>
          <w:marTop w:val="60"/>
          <w:marBottom w:val="0"/>
          <w:divBdr>
            <w:top w:val="none" w:sz="0" w:space="0" w:color="auto"/>
            <w:left w:val="none" w:sz="0" w:space="0" w:color="auto"/>
            <w:bottom w:val="none" w:sz="0" w:space="0" w:color="auto"/>
            <w:right w:val="none" w:sz="0" w:space="0" w:color="auto"/>
          </w:divBdr>
        </w:div>
        <w:div w:id="1322345704">
          <w:marLeft w:val="1426"/>
          <w:marRight w:val="0"/>
          <w:marTop w:val="60"/>
          <w:marBottom w:val="0"/>
          <w:divBdr>
            <w:top w:val="none" w:sz="0" w:space="0" w:color="auto"/>
            <w:left w:val="none" w:sz="0" w:space="0" w:color="auto"/>
            <w:bottom w:val="none" w:sz="0" w:space="0" w:color="auto"/>
            <w:right w:val="none" w:sz="0" w:space="0" w:color="auto"/>
          </w:divBdr>
        </w:div>
        <w:div w:id="1514419452">
          <w:marLeft w:val="2866"/>
          <w:marRight w:val="0"/>
          <w:marTop w:val="60"/>
          <w:marBottom w:val="0"/>
          <w:divBdr>
            <w:top w:val="none" w:sz="0" w:space="0" w:color="auto"/>
            <w:left w:val="none" w:sz="0" w:space="0" w:color="auto"/>
            <w:bottom w:val="none" w:sz="0" w:space="0" w:color="auto"/>
            <w:right w:val="none" w:sz="0" w:space="0" w:color="auto"/>
          </w:divBdr>
        </w:div>
        <w:div w:id="1525898840">
          <w:marLeft w:val="533"/>
          <w:marRight w:val="0"/>
          <w:marTop w:val="60"/>
          <w:marBottom w:val="0"/>
          <w:divBdr>
            <w:top w:val="none" w:sz="0" w:space="0" w:color="auto"/>
            <w:left w:val="none" w:sz="0" w:space="0" w:color="auto"/>
            <w:bottom w:val="none" w:sz="0" w:space="0" w:color="auto"/>
            <w:right w:val="none" w:sz="0" w:space="0" w:color="auto"/>
          </w:divBdr>
        </w:div>
        <w:div w:id="1943029399">
          <w:marLeft w:val="1426"/>
          <w:marRight w:val="0"/>
          <w:marTop w:val="60"/>
          <w:marBottom w:val="0"/>
          <w:divBdr>
            <w:top w:val="none" w:sz="0" w:space="0" w:color="auto"/>
            <w:left w:val="none" w:sz="0" w:space="0" w:color="auto"/>
            <w:bottom w:val="none" w:sz="0" w:space="0" w:color="auto"/>
            <w:right w:val="none" w:sz="0" w:space="0" w:color="auto"/>
          </w:divBdr>
        </w:div>
      </w:divsChild>
    </w:div>
    <w:div w:id="1144391445">
      <w:bodyDiv w:val="1"/>
      <w:marLeft w:val="0"/>
      <w:marRight w:val="0"/>
      <w:marTop w:val="0"/>
      <w:marBottom w:val="0"/>
      <w:divBdr>
        <w:top w:val="none" w:sz="0" w:space="0" w:color="auto"/>
        <w:left w:val="none" w:sz="0" w:space="0" w:color="auto"/>
        <w:bottom w:val="none" w:sz="0" w:space="0" w:color="auto"/>
        <w:right w:val="none" w:sz="0" w:space="0" w:color="auto"/>
      </w:divBdr>
    </w:div>
    <w:div w:id="1145050765">
      <w:bodyDiv w:val="1"/>
      <w:marLeft w:val="0"/>
      <w:marRight w:val="0"/>
      <w:marTop w:val="0"/>
      <w:marBottom w:val="0"/>
      <w:divBdr>
        <w:top w:val="none" w:sz="0" w:space="0" w:color="auto"/>
        <w:left w:val="none" w:sz="0" w:space="0" w:color="auto"/>
        <w:bottom w:val="none" w:sz="0" w:space="0" w:color="auto"/>
        <w:right w:val="none" w:sz="0" w:space="0" w:color="auto"/>
      </w:divBdr>
      <w:divsChild>
        <w:div w:id="441071737">
          <w:marLeft w:val="1166"/>
          <w:marRight w:val="0"/>
          <w:marTop w:val="96"/>
          <w:marBottom w:val="0"/>
          <w:divBdr>
            <w:top w:val="none" w:sz="0" w:space="0" w:color="auto"/>
            <w:left w:val="none" w:sz="0" w:space="0" w:color="auto"/>
            <w:bottom w:val="none" w:sz="0" w:space="0" w:color="auto"/>
            <w:right w:val="none" w:sz="0" w:space="0" w:color="auto"/>
          </w:divBdr>
        </w:div>
        <w:div w:id="517697969">
          <w:marLeft w:val="1800"/>
          <w:marRight w:val="0"/>
          <w:marTop w:val="77"/>
          <w:marBottom w:val="0"/>
          <w:divBdr>
            <w:top w:val="none" w:sz="0" w:space="0" w:color="auto"/>
            <w:left w:val="none" w:sz="0" w:space="0" w:color="auto"/>
            <w:bottom w:val="none" w:sz="0" w:space="0" w:color="auto"/>
            <w:right w:val="none" w:sz="0" w:space="0" w:color="auto"/>
          </w:divBdr>
        </w:div>
        <w:div w:id="827599564">
          <w:marLeft w:val="1800"/>
          <w:marRight w:val="0"/>
          <w:marTop w:val="91"/>
          <w:marBottom w:val="0"/>
          <w:divBdr>
            <w:top w:val="none" w:sz="0" w:space="0" w:color="auto"/>
            <w:left w:val="none" w:sz="0" w:space="0" w:color="auto"/>
            <w:bottom w:val="none" w:sz="0" w:space="0" w:color="auto"/>
            <w:right w:val="none" w:sz="0" w:space="0" w:color="auto"/>
          </w:divBdr>
        </w:div>
        <w:div w:id="1081295069">
          <w:marLeft w:val="1800"/>
          <w:marRight w:val="0"/>
          <w:marTop w:val="91"/>
          <w:marBottom w:val="0"/>
          <w:divBdr>
            <w:top w:val="none" w:sz="0" w:space="0" w:color="auto"/>
            <w:left w:val="none" w:sz="0" w:space="0" w:color="auto"/>
            <w:bottom w:val="none" w:sz="0" w:space="0" w:color="auto"/>
            <w:right w:val="none" w:sz="0" w:space="0" w:color="auto"/>
          </w:divBdr>
        </w:div>
        <w:div w:id="1100224156">
          <w:marLeft w:val="1800"/>
          <w:marRight w:val="0"/>
          <w:marTop w:val="91"/>
          <w:marBottom w:val="0"/>
          <w:divBdr>
            <w:top w:val="none" w:sz="0" w:space="0" w:color="auto"/>
            <w:left w:val="none" w:sz="0" w:space="0" w:color="auto"/>
            <w:bottom w:val="none" w:sz="0" w:space="0" w:color="auto"/>
            <w:right w:val="none" w:sz="0" w:space="0" w:color="auto"/>
          </w:divBdr>
        </w:div>
        <w:div w:id="1281760552">
          <w:marLeft w:val="547"/>
          <w:marRight w:val="0"/>
          <w:marTop w:val="115"/>
          <w:marBottom w:val="0"/>
          <w:divBdr>
            <w:top w:val="none" w:sz="0" w:space="0" w:color="auto"/>
            <w:left w:val="none" w:sz="0" w:space="0" w:color="auto"/>
            <w:bottom w:val="none" w:sz="0" w:space="0" w:color="auto"/>
            <w:right w:val="none" w:sz="0" w:space="0" w:color="auto"/>
          </w:divBdr>
        </w:div>
        <w:div w:id="1485006890">
          <w:marLeft w:val="547"/>
          <w:marRight w:val="0"/>
          <w:marTop w:val="115"/>
          <w:marBottom w:val="0"/>
          <w:divBdr>
            <w:top w:val="none" w:sz="0" w:space="0" w:color="auto"/>
            <w:left w:val="none" w:sz="0" w:space="0" w:color="auto"/>
            <w:bottom w:val="none" w:sz="0" w:space="0" w:color="auto"/>
            <w:right w:val="none" w:sz="0" w:space="0" w:color="auto"/>
          </w:divBdr>
        </w:div>
        <w:div w:id="1653364837">
          <w:marLeft w:val="1166"/>
          <w:marRight w:val="0"/>
          <w:marTop w:val="91"/>
          <w:marBottom w:val="0"/>
          <w:divBdr>
            <w:top w:val="none" w:sz="0" w:space="0" w:color="auto"/>
            <w:left w:val="none" w:sz="0" w:space="0" w:color="auto"/>
            <w:bottom w:val="none" w:sz="0" w:space="0" w:color="auto"/>
            <w:right w:val="none" w:sz="0" w:space="0" w:color="auto"/>
          </w:divBdr>
        </w:div>
      </w:divsChild>
    </w:div>
    <w:div w:id="1145707971">
      <w:bodyDiv w:val="1"/>
      <w:marLeft w:val="0"/>
      <w:marRight w:val="0"/>
      <w:marTop w:val="0"/>
      <w:marBottom w:val="0"/>
      <w:divBdr>
        <w:top w:val="none" w:sz="0" w:space="0" w:color="auto"/>
        <w:left w:val="none" w:sz="0" w:space="0" w:color="auto"/>
        <w:bottom w:val="none" w:sz="0" w:space="0" w:color="auto"/>
        <w:right w:val="none" w:sz="0" w:space="0" w:color="auto"/>
      </w:divBdr>
    </w:div>
    <w:div w:id="1146900768">
      <w:bodyDiv w:val="1"/>
      <w:marLeft w:val="0"/>
      <w:marRight w:val="0"/>
      <w:marTop w:val="0"/>
      <w:marBottom w:val="0"/>
      <w:divBdr>
        <w:top w:val="none" w:sz="0" w:space="0" w:color="auto"/>
        <w:left w:val="none" w:sz="0" w:space="0" w:color="auto"/>
        <w:bottom w:val="none" w:sz="0" w:space="0" w:color="auto"/>
        <w:right w:val="none" w:sz="0" w:space="0" w:color="auto"/>
      </w:divBdr>
      <w:divsChild>
        <w:div w:id="1791123538">
          <w:marLeft w:val="0"/>
          <w:marRight w:val="0"/>
          <w:marTop w:val="0"/>
          <w:marBottom w:val="0"/>
          <w:divBdr>
            <w:top w:val="none" w:sz="0" w:space="0" w:color="auto"/>
            <w:left w:val="none" w:sz="0" w:space="0" w:color="auto"/>
            <w:bottom w:val="none" w:sz="0" w:space="0" w:color="auto"/>
            <w:right w:val="none" w:sz="0" w:space="0" w:color="auto"/>
          </w:divBdr>
          <w:divsChild>
            <w:div w:id="182523519">
              <w:marLeft w:val="0"/>
              <w:marRight w:val="0"/>
              <w:marTop w:val="0"/>
              <w:marBottom w:val="0"/>
              <w:divBdr>
                <w:top w:val="none" w:sz="0" w:space="0" w:color="auto"/>
                <w:left w:val="none" w:sz="0" w:space="0" w:color="auto"/>
                <w:bottom w:val="none" w:sz="0" w:space="0" w:color="auto"/>
                <w:right w:val="none" w:sz="0" w:space="0" w:color="auto"/>
              </w:divBdr>
            </w:div>
            <w:div w:id="439229081">
              <w:marLeft w:val="0"/>
              <w:marRight w:val="0"/>
              <w:marTop w:val="0"/>
              <w:marBottom w:val="0"/>
              <w:divBdr>
                <w:top w:val="none" w:sz="0" w:space="0" w:color="auto"/>
                <w:left w:val="none" w:sz="0" w:space="0" w:color="auto"/>
                <w:bottom w:val="none" w:sz="0" w:space="0" w:color="auto"/>
                <w:right w:val="none" w:sz="0" w:space="0" w:color="auto"/>
              </w:divBdr>
            </w:div>
            <w:div w:id="849637336">
              <w:marLeft w:val="0"/>
              <w:marRight w:val="0"/>
              <w:marTop w:val="0"/>
              <w:marBottom w:val="0"/>
              <w:divBdr>
                <w:top w:val="none" w:sz="0" w:space="0" w:color="auto"/>
                <w:left w:val="none" w:sz="0" w:space="0" w:color="auto"/>
                <w:bottom w:val="none" w:sz="0" w:space="0" w:color="auto"/>
                <w:right w:val="none" w:sz="0" w:space="0" w:color="auto"/>
              </w:divBdr>
            </w:div>
            <w:div w:id="1105345231">
              <w:marLeft w:val="0"/>
              <w:marRight w:val="0"/>
              <w:marTop w:val="0"/>
              <w:marBottom w:val="0"/>
              <w:divBdr>
                <w:top w:val="none" w:sz="0" w:space="0" w:color="auto"/>
                <w:left w:val="none" w:sz="0" w:space="0" w:color="auto"/>
                <w:bottom w:val="none" w:sz="0" w:space="0" w:color="auto"/>
                <w:right w:val="none" w:sz="0" w:space="0" w:color="auto"/>
              </w:divBdr>
            </w:div>
            <w:div w:id="150504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4062">
      <w:bodyDiv w:val="1"/>
      <w:marLeft w:val="0"/>
      <w:marRight w:val="0"/>
      <w:marTop w:val="0"/>
      <w:marBottom w:val="0"/>
      <w:divBdr>
        <w:top w:val="none" w:sz="0" w:space="0" w:color="auto"/>
        <w:left w:val="none" w:sz="0" w:space="0" w:color="auto"/>
        <w:bottom w:val="none" w:sz="0" w:space="0" w:color="auto"/>
        <w:right w:val="none" w:sz="0" w:space="0" w:color="auto"/>
      </w:divBdr>
      <w:divsChild>
        <w:div w:id="2137793573">
          <w:marLeft w:val="0"/>
          <w:marRight w:val="0"/>
          <w:marTop w:val="0"/>
          <w:marBottom w:val="0"/>
          <w:divBdr>
            <w:top w:val="none" w:sz="0" w:space="0" w:color="auto"/>
            <w:left w:val="none" w:sz="0" w:space="0" w:color="auto"/>
            <w:bottom w:val="none" w:sz="0" w:space="0" w:color="auto"/>
            <w:right w:val="none" w:sz="0" w:space="0" w:color="auto"/>
          </w:divBdr>
          <w:divsChild>
            <w:div w:id="63528806">
              <w:marLeft w:val="0"/>
              <w:marRight w:val="0"/>
              <w:marTop w:val="0"/>
              <w:marBottom w:val="0"/>
              <w:divBdr>
                <w:top w:val="none" w:sz="0" w:space="0" w:color="auto"/>
                <w:left w:val="none" w:sz="0" w:space="0" w:color="auto"/>
                <w:bottom w:val="none" w:sz="0" w:space="0" w:color="auto"/>
                <w:right w:val="none" w:sz="0" w:space="0" w:color="auto"/>
              </w:divBdr>
            </w:div>
            <w:div w:id="532307897">
              <w:marLeft w:val="0"/>
              <w:marRight w:val="0"/>
              <w:marTop w:val="0"/>
              <w:marBottom w:val="0"/>
              <w:divBdr>
                <w:top w:val="none" w:sz="0" w:space="0" w:color="auto"/>
                <w:left w:val="none" w:sz="0" w:space="0" w:color="auto"/>
                <w:bottom w:val="none" w:sz="0" w:space="0" w:color="auto"/>
                <w:right w:val="none" w:sz="0" w:space="0" w:color="auto"/>
              </w:divBdr>
            </w:div>
            <w:div w:id="579564029">
              <w:marLeft w:val="0"/>
              <w:marRight w:val="0"/>
              <w:marTop w:val="0"/>
              <w:marBottom w:val="0"/>
              <w:divBdr>
                <w:top w:val="none" w:sz="0" w:space="0" w:color="auto"/>
                <w:left w:val="none" w:sz="0" w:space="0" w:color="auto"/>
                <w:bottom w:val="none" w:sz="0" w:space="0" w:color="auto"/>
                <w:right w:val="none" w:sz="0" w:space="0" w:color="auto"/>
              </w:divBdr>
            </w:div>
            <w:div w:id="1318530384">
              <w:marLeft w:val="0"/>
              <w:marRight w:val="0"/>
              <w:marTop w:val="0"/>
              <w:marBottom w:val="0"/>
              <w:divBdr>
                <w:top w:val="none" w:sz="0" w:space="0" w:color="auto"/>
                <w:left w:val="none" w:sz="0" w:space="0" w:color="auto"/>
                <w:bottom w:val="none" w:sz="0" w:space="0" w:color="auto"/>
                <w:right w:val="none" w:sz="0" w:space="0" w:color="auto"/>
              </w:divBdr>
            </w:div>
            <w:div w:id="1413316360">
              <w:marLeft w:val="0"/>
              <w:marRight w:val="0"/>
              <w:marTop w:val="0"/>
              <w:marBottom w:val="0"/>
              <w:divBdr>
                <w:top w:val="none" w:sz="0" w:space="0" w:color="auto"/>
                <w:left w:val="none" w:sz="0" w:space="0" w:color="auto"/>
                <w:bottom w:val="none" w:sz="0" w:space="0" w:color="auto"/>
                <w:right w:val="none" w:sz="0" w:space="0" w:color="auto"/>
              </w:divBdr>
            </w:div>
            <w:div w:id="1598751277">
              <w:marLeft w:val="0"/>
              <w:marRight w:val="0"/>
              <w:marTop w:val="0"/>
              <w:marBottom w:val="0"/>
              <w:divBdr>
                <w:top w:val="none" w:sz="0" w:space="0" w:color="auto"/>
                <w:left w:val="none" w:sz="0" w:space="0" w:color="auto"/>
                <w:bottom w:val="none" w:sz="0" w:space="0" w:color="auto"/>
                <w:right w:val="none" w:sz="0" w:space="0" w:color="auto"/>
              </w:divBdr>
            </w:div>
            <w:div w:id="190756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3838">
      <w:bodyDiv w:val="1"/>
      <w:marLeft w:val="0"/>
      <w:marRight w:val="0"/>
      <w:marTop w:val="0"/>
      <w:marBottom w:val="0"/>
      <w:divBdr>
        <w:top w:val="none" w:sz="0" w:space="0" w:color="auto"/>
        <w:left w:val="none" w:sz="0" w:space="0" w:color="auto"/>
        <w:bottom w:val="none" w:sz="0" w:space="0" w:color="auto"/>
        <w:right w:val="none" w:sz="0" w:space="0" w:color="auto"/>
      </w:divBdr>
    </w:div>
    <w:div w:id="1149322204">
      <w:bodyDiv w:val="1"/>
      <w:marLeft w:val="0"/>
      <w:marRight w:val="0"/>
      <w:marTop w:val="0"/>
      <w:marBottom w:val="0"/>
      <w:divBdr>
        <w:top w:val="none" w:sz="0" w:space="0" w:color="auto"/>
        <w:left w:val="none" w:sz="0" w:space="0" w:color="auto"/>
        <w:bottom w:val="none" w:sz="0" w:space="0" w:color="auto"/>
        <w:right w:val="none" w:sz="0" w:space="0" w:color="auto"/>
      </w:divBdr>
    </w:div>
    <w:div w:id="1150093351">
      <w:bodyDiv w:val="1"/>
      <w:marLeft w:val="0"/>
      <w:marRight w:val="0"/>
      <w:marTop w:val="0"/>
      <w:marBottom w:val="0"/>
      <w:divBdr>
        <w:top w:val="none" w:sz="0" w:space="0" w:color="auto"/>
        <w:left w:val="none" w:sz="0" w:space="0" w:color="auto"/>
        <w:bottom w:val="none" w:sz="0" w:space="0" w:color="auto"/>
        <w:right w:val="none" w:sz="0" w:space="0" w:color="auto"/>
      </w:divBdr>
    </w:div>
    <w:div w:id="1150245399">
      <w:bodyDiv w:val="1"/>
      <w:marLeft w:val="0"/>
      <w:marRight w:val="0"/>
      <w:marTop w:val="0"/>
      <w:marBottom w:val="0"/>
      <w:divBdr>
        <w:top w:val="none" w:sz="0" w:space="0" w:color="auto"/>
        <w:left w:val="none" w:sz="0" w:space="0" w:color="auto"/>
        <w:bottom w:val="none" w:sz="0" w:space="0" w:color="auto"/>
        <w:right w:val="none" w:sz="0" w:space="0" w:color="auto"/>
      </w:divBdr>
      <w:divsChild>
        <w:div w:id="40793466">
          <w:marLeft w:val="2520"/>
          <w:marRight w:val="0"/>
          <w:marTop w:val="77"/>
          <w:marBottom w:val="0"/>
          <w:divBdr>
            <w:top w:val="none" w:sz="0" w:space="0" w:color="auto"/>
            <w:left w:val="none" w:sz="0" w:space="0" w:color="auto"/>
            <w:bottom w:val="none" w:sz="0" w:space="0" w:color="auto"/>
            <w:right w:val="none" w:sz="0" w:space="0" w:color="auto"/>
          </w:divBdr>
        </w:div>
        <w:div w:id="366029284">
          <w:marLeft w:val="2520"/>
          <w:marRight w:val="0"/>
          <w:marTop w:val="77"/>
          <w:marBottom w:val="0"/>
          <w:divBdr>
            <w:top w:val="none" w:sz="0" w:space="0" w:color="auto"/>
            <w:left w:val="none" w:sz="0" w:space="0" w:color="auto"/>
            <w:bottom w:val="none" w:sz="0" w:space="0" w:color="auto"/>
            <w:right w:val="none" w:sz="0" w:space="0" w:color="auto"/>
          </w:divBdr>
        </w:div>
        <w:div w:id="764611200">
          <w:marLeft w:val="2520"/>
          <w:marRight w:val="0"/>
          <w:marTop w:val="77"/>
          <w:marBottom w:val="0"/>
          <w:divBdr>
            <w:top w:val="none" w:sz="0" w:space="0" w:color="auto"/>
            <w:left w:val="none" w:sz="0" w:space="0" w:color="auto"/>
            <w:bottom w:val="none" w:sz="0" w:space="0" w:color="auto"/>
            <w:right w:val="none" w:sz="0" w:space="0" w:color="auto"/>
          </w:divBdr>
        </w:div>
        <w:div w:id="923996836">
          <w:marLeft w:val="1800"/>
          <w:marRight w:val="0"/>
          <w:marTop w:val="86"/>
          <w:marBottom w:val="0"/>
          <w:divBdr>
            <w:top w:val="none" w:sz="0" w:space="0" w:color="auto"/>
            <w:left w:val="none" w:sz="0" w:space="0" w:color="auto"/>
            <w:bottom w:val="none" w:sz="0" w:space="0" w:color="auto"/>
            <w:right w:val="none" w:sz="0" w:space="0" w:color="auto"/>
          </w:divBdr>
        </w:div>
        <w:div w:id="958608412">
          <w:marLeft w:val="2520"/>
          <w:marRight w:val="0"/>
          <w:marTop w:val="77"/>
          <w:marBottom w:val="0"/>
          <w:divBdr>
            <w:top w:val="none" w:sz="0" w:space="0" w:color="auto"/>
            <w:left w:val="none" w:sz="0" w:space="0" w:color="auto"/>
            <w:bottom w:val="none" w:sz="0" w:space="0" w:color="auto"/>
            <w:right w:val="none" w:sz="0" w:space="0" w:color="auto"/>
          </w:divBdr>
        </w:div>
        <w:div w:id="1200818202">
          <w:marLeft w:val="3240"/>
          <w:marRight w:val="0"/>
          <w:marTop w:val="77"/>
          <w:marBottom w:val="0"/>
          <w:divBdr>
            <w:top w:val="none" w:sz="0" w:space="0" w:color="auto"/>
            <w:left w:val="none" w:sz="0" w:space="0" w:color="auto"/>
            <w:bottom w:val="none" w:sz="0" w:space="0" w:color="auto"/>
            <w:right w:val="none" w:sz="0" w:space="0" w:color="auto"/>
          </w:divBdr>
        </w:div>
        <w:div w:id="1247155958">
          <w:marLeft w:val="1800"/>
          <w:marRight w:val="0"/>
          <w:marTop w:val="86"/>
          <w:marBottom w:val="0"/>
          <w:divBdr>
            <w:top w:val="none" w:sz="0" w:space="0" w:color="auto"/>
            <w:left w:val="none" w:sz="0" w:space="0" w:color="auto"/>
            <w:bottom w:val="none" w:sz="0" w:space="0" w:color="auto"/>
            <w:right w:val="none" w:sz="0" w:space="0" w:color="auto"/>
          </w:divBdr>
        </w:div>
        <w:div w:id="1525941804">
          <w:marLeft w:val="547"/>
          <w:marRight w:val="0"/>
          <w:marTop w:val="115"/>
          <w:marBottom w:val="0"/>
          <w:divBdr>
            <w:top w:val="none" w:sz="0" w:space="0" w:color="auto"/>
            <w:left w:val="none" w:sz="0" w:space="0" w:color="auto"/>
            <w:bottom w:val="none" w:sz="0" w:space="0" w:color="auto"/>
            <w:right w:val="none" w:sz="0" w:space="0" w:color="auto"/>
          </w:divBdr>
        </w:div>
        <w:div w:id="1803115701">
          <w:marLeft w:val="2520"/>
          <w:marRight w:val="0"/>
          <w:marTop w:val="77"/>
          <w:marBottom w:val="0"/>
          <w:divBdr>
            <w:top w:val="none" w:sz="0" w:space="0" w:color="auto"/>
            <w:left w:val="none" w:sz="0" w:space="0" w:color="auto"/>
            <w:bottom w:val="none" w:sz="0" w:space="0" w:color="auto"/>
            <w:right w:val="none" w:sz="0" w:space="0" w:color="auto"/>
          </w:divBdr>
        </w:div>
        <w:div w:id="1904288366">
          <w:marLeft w:val="1166"/>
          <w:marRight w:val="0"/>
          <w:marTop w:val="96"/>
          <w:marBottom w:val="0"/>
          <w:divBdr>
            <w:top w:val="none" w:sz="0" w:space="0" w:color="auto"/>
            <w:left w:val="none" w:sz="0" w:space="0" w:color="auto"/>
            <w:bottom w:val="none" w:sz="0" w:space="0" w:color="auto"/>
            <w:right w:val="none" w:sz="0" w:space="0" w:color="auto"/>
          </w:divBdr>
        </w:div>
        <w:div w:id="2029405011">
          <w:marLeft w:val="1800"/>
          <w:marRight w:val="0"/>
          <w:marTop w:val="86"/>
          <w:marBottom w:val="0"/>
          <w:divBdr>
            <w:top w:val="none" w:sz="0" w:space="0" w:color="auto"/>
            <w:left w:val="none" w:sz="0" w:space="0" w:color="auto"/>
            <w:bottom w:val="none" w:sz="0" w:space="0" w:color="auto"/>
            <w:right w:val="none" w:sz="0" w:space="0" w:color="auto"/>
          </w:divBdr>
        </w:div>
        <w:div w:id="2033875061">
          <w:marLeft w:val="2520"/>
          <w:marRight w:val="0"/>
          <w:marTop w:val="77"/>
          <w:marBottom w:val="0"/>
          <w:divBdr>
            <w:top w:val="none" w:sz="0" w:space="0" w:color="auto"/>
            <w:left w:val="none" w:sz="0" w:space="0" w:color="auto"/>
            <w:bottom w:val="none" w:sz="0" w:space="0" w:color="auto"/>
            <w:right w:val="none" w:sz="0" w:space="0" w:color="auto"/>
          </w:divBdr>
        </w:div>
      </w:divsChild>
    </w:div>
    <w:div w:id="1151674204">
      <w:bodyDiv w:val="1"/>
      <w:marLeft w:val="0"/>
      <w:marRight w:val="0"/>
      <w:marTop w:val="0"/>
      <w:marBottom w:val="0"/>
      <w:divBdr>
        <w:top w:val="none" w:sz="0" w:space="0" w:color="auto"/>
        <w:left w:val="none" w:sz="0" w:space="0" w:color="auto"/>
        <w:bottom w:val="none" w:sz="0" w:space="0" w:color="auto"/>
        <w:right w:val="none" w:sz="0" w:space="0" w:color="auto"/>
      </w:divBdr>
    </w:div>
    <w:div w:id="1152716539">
      <w:bodyDiv w:val="1"/>
      <w:marLeft w:val="0"/>
      <w:marRight w:val="0"/>
      <w:marTop w:val="0"/>
      <w:marBottom w:val="0"/>
      <w:divBdr>
        <w:top w:val="none" w:sz="0" w:space="0" w:color="auto"/>
        <w:left w:val="none" w:sz="0" w:space="0" w:color="auto"/>
        <w:bottom w:val="none" w:sz="0" w:space="0" w:color="auto"/>
        <w:right w:val="none" w:sz="0" w:space="0" w:color="auto"/>
      </w:divBdr>
    </w:div>
    <w:div w:id="1153528980">
      <w:bodyDiv w:val="1"/>
      <w:marLeft w:val="0"/>
      <w:marRight w:val="0"/>
      <w:marTop w:val="0"/>
      <w:marBottom w:val="0"/>
      <w:divBdr>
        <w:top w:val="none" w:sz="0" w:space="0" w:color="auto"/>
        <w:left w:val="none" w:sz="0" w:space="0" w:color="auto"/>
        <w:bottom w:val="none" w:sz="0" w:space="0" w:color="auto"/>
        <w:right w:val="none" w:sz="0" w:space="0" w:color="auto"/>
      </w:divBdr>
    </w:div>
    <w:div w:id="1154300483">
      <w:bodyDiv w:val="1"/>
      <w:marLeft w:val="0"/>
      <w:marRight w:val="0"/>
      <w:marTop w:val="0"/>
      <w:marBottom w:val="0"/>
      <w:divBdr>
        <w:top w:val="none" w:sz="0" w:space="0" w:color="auto"/>
        <w:left w:val="none" w:sz="0" w:space="0" w:color="auto"/>
        <w:bottom w:val="none" w:sz="0" w:space="0" w:color="auto"/>
        <w:right w:val="none" w:sz="0" w:space="0" w:color="auto"/>
      </w:divBdr>
      <w:divsChild>
        <w:div w:id="26296764">
          <w:marLeft w:val="1166"/>
          <w:marRight w:val="0"/>
          <w:marTop w:val="134"/>
          <w:marBottom w:val="0"/>
          <w:divBdr>
            <w:top w:val="none" w:sz="0" w:space="0" w:color="auto"/>
            <w:left w:val="none" w:sz="0" w:space="0" w:color="auto"/>
            <w:bottom w:val="none" w:sz="0" w:space="0" w:color="auto"/>
            <w:right w:val="none" w:sz="0" w:space="0" w:color="auto"/>
          </w:divBdr>
        </w:div>
        <w:div w:id="119763868">
          <w:marLeft w:val="1166"/>
          <w:marRight w:val="0"/>
          <w:marTop w:val="134"/>
          <w:marBottom w:val="0"/>
          <w:divBdr>
            <w:top w:val="none" w:sz="0" w:space="0" w:color="auto"/>
            <w:left w:val="none" w:sz="0" w:space="0" w:color="auto"/>
            <w:bottom w:val="none" w:sz="0" w:space="0" w:color="auto"/>
            <w:right w:val="none" w:sz="0" w:space="0" w:color="auto"/>
          </w:divBdr>
        </w:div>
        <w:div w:id="573928585">
          <w:marLeft w:val="1800"/>
          <w:marRight w:val="0"/>
          <w:marTop w:val="115"/>
          <w:marBottom w:val="0"/>
          <w:divBdr>
            <w:top w:val="none" w:sz="0" w:space="0" w:color="auto"/>
            <w:left w:val="none" w:sz="0" w:space="0" w:color="auto"/>
            <w:bottom w:val="none" w:sz="0" w:space="0" w:color="auto"/>
            <w:right w:val="none" w:sz="0" w:space="0" w:color="auto"/>
          </w:divBdr>
        </w:div>
        <w:div w:id="1864513596">
          <w:marLeft w:val="1166"/>
          <w:marRight w:val="0"/>
          <w:marTop w:val="134"/>
          <w:marBottom w:val="0"/>
          <w:divBdr>
            <w:top w:val="none" w:sz="0" w:space="0" w:color="auto"/>
            <w:left w:val="none" w:sz="0" w:space="0" w:color="auto"/>
            <w:bottom w:val="none" w:sz="0" w:space="0" w:color="auto"/>
            <w:right w:val="none" w:sz="0" w:space="0" w:color="auto"/>
          </w:divBdr>
        </w:div>
        <w:div w:id="1906451157">
          <w:marLeft w:val="547"/>
          <w:marRight w:val="0"/>
          <w:marTop w:val="154"/>
          <w:marBottom w:val="0"/>
          <w:divBdr>
            <w:top w:val="none" w:sz="0" w:space="0" w:color="auto"/>
            <w:left w:val="none" w:sz="0" w:space="0" w:color="auto"/>
            <w:bottom w:val="none" w:sz="0" w:space="0" w:color="auto"/>
            <w:right w:val="none" w:sz="0" w:space="0" w:color="auto"/>
          </w:divBdr>
        </w:div>
      </w:divsChild>
    </w:div>
    <w:div w:id="1156844661">
      <w:bodyDiv w:val="1"/>
      <w:marLeft w:val="0"/>
      <w:marRight w:val="0"/>
      <w:marTop w:val="0"/>
      <w:marBottom w:val="0"/>
      <w:divBdr>
        <w:top w:val="none" w:sz="0" w:space="0" w:color="auto"/>
        <w:left w:val="none" w:sz="0" w:space="0" w:color="auto"/>
        <w:bottom w:val="none" w:sz="0" w:space="0" w:color="auto"/>
        <w:right w:val="none" w:sz="0" w:space="0" w:color="auto"/>
      </w:divBdr>
      <w:divsChild>
        <w:div w:id="274365654">
          <w:marLeft w:val="1166"/>
          <w:marRight w:val="0"/>
          <w:marTop w:val="134"/>
          <w:marBottom w:val="0"/>
          <w:divBdr>
            <w:top w:val="none" w:sz="0" w:space="0" w:color="auto"/>
            <w:left w:val="none" w:sz="0" w:space="0" w:color="auto"/>
            <w:bottom w:val="none" w:sz="0" w:space="0" w:color="auto"/>
            <w:right w:val="none" w:sz="0" w:space="0" w:color="auto"/>
          </w:divBdr>
        </w:div>
        <w:div w:id="670185146">
          <w:marLeft w:val="547"/>
          <w:marRight w:val="0"/>
          <w:marTop w:val="154"/>
          <w:marBottom w:val="0"/>
          <w:divBdr>
            <w:top w:val="none" w:sz="0" w:space="0" w:color="auto"/>
            <w:left w:val="none" w:sz="0" w:space="0" w:color="auto"/>
            <w:bottom w:val="none" w:sz="0" w:space="0" w:color="auto"/>
            <w:right w:val="none" w:sz="0" w:space="0" w:color="auto"/>
          </w:divBdr>
        </w:div>
        <w:div w:id="1098981765">
          <w:marLeft w:val="547"/>
          <w:marRight w:val="0"/>
          <w:marTop w:val="154"/>
          <w:marBottom w:val="0"/>
          <w:divBdr>
            <w:top w:val="none" w:sz="0" w:space="0" w:color="auto"/>
            <w:left w:val="none" w:sz="0" w:space="0" w:color="auto"/>
            <w:bottom w:val="none" w:sz="0" w:space="0" w:color="auto"/>
            <w:right w:val="none" w:sz="0" w:space="0" w:color="auto"/>
          </w:divBdr>
        </w:div>
        <w:div w:id="1707441873">
          <w:marLeft w:val="1166"/>
          <w:marRight w:val="0"/>
          <w:marTop w:val="134"/>
          <w:marBottom w:val="0"/>
          <w:divBdr>
            <w:top w:val="none" w:sz="0" w:space="0" w:color="auto"/>
            <w:left w:val="none" w:sz="0" w:space="0" w:color="auto"/>
            <w:bottom w:val="none" w:sz="0" w:space="0" w:color="auto"/>
            <w:right w:val="none" w:sz="0" w:space="0" w:color="auto"/>
          </w:divBdr>
        </w:div>
      </w:divsChild>
    </w:div>
    <w:div w:id="1157451587">
      <w:bodyDiv w:val="1"/>
      <w:marLeft w:val="0"/>
      <w:marRight w:val="0"/>
      <w:marTop w:val="0"/>
      <w:marBottom w:val="0"/>
      <w:divBdr>
        <w:top w:val="none" w:sz="0" w:space="0" w:color="auto"/>
        <w:left w:val="none" w:sz="0" w:space="0" w:color="auto"/>
        <w:bottom w:val="none" w:sz="0" w:space="0" w:color="auto"/>
        <w:right w:val="none" w:sz="0" w:space="0" w:color="auto"/>
      </w:divBdr>
      <w:divsChild>
        <w:div w:id="60179506">
          <w:marLeft w:val="547"/>
          <w:marRight w:val="0"/>
          <w:marTop w:val="96"/>
          <w:marBottom w:val="0"/>
          <w:divBdr>
            <w:top w:val="none" w:sz="0" w:space="0" w:color="auto"/>
            <w:left w:val="none" w:sz="0" w:space="0" w:color="auto"/>
            <w:bottom w:val="none" w:sz="0" w:space="0" w:color="auto"/>
            <w:right w:val="none" w:sz="0" w:space="0" w:color="auto"/>
          </w:divBdr>
        </w:div>
        <w:div w:id="121120662">
          <w:marLeft w:val="547"/>
          <w:marRight w:val="0"/>
          <w:marTop w:val="96"/>
          <w:marBottom w:val="0"/>
          <w:divBdr>
            <w:top w:val="none" w:sz="0" w:space="0" w:color="auto"/>
            <w:left w:val="none" w:sz="0" w:space="0" w:color="auto"/>
            <w:bottom w:val="none" w:sz="0" w:space="0" w:color="auto"/>
            <w:right w:val="none" w:sz="0" w:space="0" w:color="auto"/>
          </w:divBdr>
        </w:div>
        <w:div w:id="281811779">
          <w:marLeft w:val="1166"/>
          <w:marRight w:val="0"/>
          <w:marTop w:val="86"/>
          <w:marBottom w:val="0"/>
          <w:divBdr>
            <w:top w:val="none" w:sz="0" w:space="0" w:color="auto"/>
            <w:left w:val="none" w:sz="0" w:space="0" w:color="auto"/>
            <w:bottom w:val="none" w:sz="0" w:space="0" w:color="auto"/>
            <w:right w:val="none" w:sz="0" w:space="0" w:color="auto"/>
          </w:divBdr>
        </w:div>
        <w:div w:id="307976896">
          <w:marLeft w:val="1800"/>
          <w:marRight w:val="0"/>
          <w:marTop w:val="77"/>
          <w:marBottom w:val="0"/>
          <w:divBdr>
            <w:top w:val="none" w:sz="0" w:space="0" w:color="auto"/>
            <w:left w:val="none" w:sz="0" w:space="0" w:color="auto"/>
            <w:bottom w:val="none" w:sz="0" w:space="0" w:color="auto"/>
            <w:right w:val="none" w:sz="0" w:space="0" w:color="auto"/>
          </w:divBdr>
        </w:div>
        <w:div w:id="396369198">
          <w:marLeft w:val="1166"/>
          <w:marRight w:val="0"/>
          <w:marTop w:val="86"/>
          <w:marBottom w:val="0"/>
          <w:divBdr>
            <w:top w:val="none" w:sz="0" w:space="0" w:color="auto"/>
            <w:left w:val="none" w:sz="0" w:space="0" w:color="auto"/>
            <w:bottom w:val="none" w:sz="0" w:space="0" w:color="auto"/>
            <w:right w:val="none" w:sz="0" w:space="0" w:color="auto"/>
          </w:divBdr>
        </w:div>
        <w:div w:id="408504283">
          <w:marLeft w:val="1166"/>
          <w:marRight w:val="0"/>
          <w:marTop w:val="86"/>
          <w:marBottom w:val="0"/>
          <w:divBdr>
            <w:top w:val="none" w:sz="0" w:space="0" w:color="auto"/>
            <w:left w:val="none" w:sz="0" w:space="0" w:color="auto"/>
            <w:bottom w:val="none" w:sz="0" w:space="0" w:color="auto"/>
            <w:right w:val="none" w:sz="0" w:space="0" w:color="auto"/>
          </w:divBdr>
        </w:div>
        <w:div w:id="409736586">
          <w:marLeft w:val="547"/>
          <w:marRight w:val="0"/>
          <w:marTop w:val="96"/>
          <w:marBottom w:val="0"/>
          <w:divBdr>
            <w:top w:val="none" w:sz="0" w:space="0" w:color="auto"/>
            <w:left w:val="none" w:sz="0" w:space="0" w:color="auto"/>
            <w:bottom w:val="none" w:sz="0" w:space="0" w:color="auto"/>
            <w:right w:val="none" w:sz="0" w:space="0" w:color="auto"/>
          </w:divBdr>
        </w:div>
        <w:div w:id="539822029">
          <w:marLeft w:val="1800"/>
          <w:marRight w:val="0"/>
          <w:marTop w:val="77"/>
          <w:marBottom w:val="0"/>
          <w:divBdr>
            <w:top w:val="none" w:sz="0" w:space="0" w:color="auto"/>
            <w:left w:val="none" w:sz="0" w:space="0" w:color="auto"/>
            <w:bottom w:val="none" w:sz="0" w:space="0" w:color="auto"/>
            <w:right w:val="none" w:sz="0" w:space="0" w:color="auto"/>
          </w:divBdr>
        </w:div>
        <w:div w:id="801726386">
          <w:marLeft w:val="1800"/>
          <w:marRight w:val="0"/>
          <w:marTop w:val="77"/>
          <w:marBottom w:val="0"/>
          <w:divBdr>
            <w:top w:val="none" w:sz="0" w:space="0" w:color="auto"/>
            <w:left w:val="none" w:sz="0" w:space="0" w:color="auto"/>
            <w:bottom w:val="none" w:sz="0" w:space="0" w:color="auto"/>
            <w:right w:val="none" w:sz="0" w:space="0" w:color="auto"/>
          </w:divBdr>
        </w:div>
        <w:div w:id="856044994">
          <w:marLeft w:val="1800"/>
          <w:marRight w:val="0"/>
          <w:marTop w:val="77"/>
          <w:marBottom w:val="0"/>
          <w:divBdr>
            <w:top w:val="none" w:sz="0" w:space="0" w:color="auto"/>
            <w:left w:val="none" w:sz="0" w:space="0" w:color="auto"/>
            <w:bottom w:val="none" w:sz="0" w:space="0" w:color="auto"/>
            <w:right w:val="none" w:sz="0" w:space="0" w:color="auto"/>
          </w:divBdr>
        </w:div>
        <w:div w:id="1111244609">
          <w:marLeft w:val="1166"/>
          <w:marRight w:val="0"/>
          <w:marTop w:val="86"/>
          <w:marBottom w:val="0"/>
          <w:divBdr>
            <w:top w:val="none" w:sz="0" w:space="0" w:color="auto"/>
            <w:left w:val="none" w:sz="0" w:space="0" w:color="auto"/>
            <w:bottom w:val="none" w:sz="0" w:space="0" w:color="auto"/>
            <w:right w:val="none" w:sz="0" w:space="0" w:color="auto"/>
          </w:divBdr>
        </w:div>
        <w:div w:id="1200702864">
          <w:marLeft w:val="1800"/>
          <w:marRight w:val="0"/>
          <w:marTop w:val="77"/>
          <w:marBottom w:val="0"/>
          <w:divBdr>
            <w:top w:val="none" w:sz="0" w:space="0" w:color="auto"/>
            <w:left w:val="none" w:sz="0" w:space="0" w:color="auto"/>
            <w:bottom w:val="none" w:sz="0" w:space="0" w:color="auto"/>
            <w:right w:val="none" w:sz="0" w:space="0" w:color="auto"/>
          </w:divBdr>
        </w:div>
        <w:div w:id="1269846945">
          <w:marLeft w:val="1166"/>
          <w:marRight w:val="0"/>
          <w:marTop w:val="86"/>
          <w:marBottom w:val="0"/>
          <w:divBdr>
            <w:top w:val="none" w:sz="0" w:space="0" w:color="auto"/>
            <w:left w:val="none" w:sz="0" w:space="0" w:color="auto"/>
            <w:bottom w:val="none" w:sz="0" w:space="0" w:color="auto"/>
            <w:right w:val="none" w:sz="0" w:space="0" w:color="auto"/>
          </w:divBdr>
        </w:div>
        <w:div w:id="1493376454">
          <w:marLeft w:val="1800"/>
          <w:marRight w:val="0"/>
          <w:marTop w:val="77"/>
          <w:marBottom w:val="0"/>
          <w:divBdr>
            <w:top w:val="none" w:sz="0" w:space="0" w:color="auto"/>
            <w:left w:val="none" w:sz="0" w:space="0" w:color="auto"/>
            <w:bottom w:val="none" w:sz="0" w:space="0" w:color="auto"/>
            <w:right w:val="none" w:sz="0" w:space="0" w:color="auto"/>
          </w:divBdr>
        </w:div>
        <w:div w:id="1515799380">
          <w:marLeft w:val="1800"/>
          <w:marRight w:val="0"/>
          <w:marTop w:val="77"/>
          <w:marBottom w:val="0"/>
          <w:divBdr>
            <w:top w:val="none" w:sz="0" w:space="0" w:color="auto"/>
            <w:left w:val="none" w:sz="0" w:space="0" w:color="auto"/>
            <w:bottom w:val="none" w:sz="0" w:space="0" w:color="auto"/>
            <w:right w:val="none" w:sz="0" w:space="0" w:color="auto"/>
          </w:divBdr>
        </w:div>
        <w:div w:id="1813667774">
          <w:marLeft w:val="1800"/>
          <w:marRight w:val="0"/>
          <w:marTop w:val="77"/>
          <w:marBottom w:val="0"/>
          <w:divBdr>
            <w:top w:val="none" w:sz="0" w:space="0" w:color="auto"/>
            <w:left w:val="none" w:sz="0" w:space="0" w:color="auto"/>
            <w:bottom w:val="none" w:sz="0" w:space="0" w:color="auto"/>
            <w:right w:val="none" w:sz="0" w:space="0" w:color="auto"/>
          </w:divBdr>
        </w:div>
        <w:div w:id="1900553509">
          <w:marLeft w:val="1800"/>
          <w:marRight w:val="0"/>
          <w:marTop w:val="77"/>
          <w:marBottom w:val="0"/>
          <w:divBdr>
            <w:top w:val="none" w:sz="0" w:space="0" w:color="auto"/>
            <w:left w:val="none" w:sz="0" w:space="0" w:color="auto"/>
            <w:bottom w:val="none" w:sz="0" w:space="0" w:color="auto"/>
            <w:right w:val="none" w:sz="0" w:space="0" w:color="auto"/>
          </w:divBdr>
        </w:div>
        <w:div w:id="2059039343">
          <w:marLeft w:val="1800"/>
          <w:marRight w:val="0"/>
          <w:marTop w:val="77"/>
          <w:marBottom w:val="0"/>
          <w:divBdr>
            <w:top w:val="none" w:sz="0" w:space="0" w:color="auto"/>
            <w:left w:val="none" w:sz="0" w:space="0" w:color="auto"/>
            <w:bottom w:val="none" w:sz="0" w:space="0" w:color="auto"/>
            <w:right w:val="none" w:sz="0" w:space="0" w:color="auto"/>
          </w:divBdr>
        </w:div>
      </w:divsChild>
    </w:div>
    <w:div w:id="1158154886">
      <w:bodyDiv w:val="1"/>
      <w:marLeft w:val="0"/>
      <w:marRight w:val="0"/>
      <w:marTop w:val="0"/>
      <w:marBottom w:val="0"/>
      <w:divBdr>
        <w:top w:val="none" w:sz="0" w:space="0" w:color="auto"/>
        <w:left w:val="none" w:sz="0" w:space="0" w:color="auto"/>
        <w:bottom w:val="none" w:sz="0" w:space="0" w:color="auto"/>
        <w:right w:val="none" w:sz="0" w:space="0" w:color="auto"/>
      </w:divBdr>
      <w:divsChild>
        <w:div w:id="357975293">
          <w:marLeft w:val="1800"/>
          <w:marRight w:val="0"/>
          <w:marTop w:val="91"/>
          <w:marBottom w:val="0"/>
          <w:divBdr>
            <w:top w:val="none" w:sz="0" w:space="0" w:color="auto"/>
            <w:left w:val="none" w:sz="0" w:space="0" w:color="auto"/>
            <w:bottom w:val="none" w:sz="0" w:space="0" w:color="auto"/>
            <w:right w:val="none" w:sz="0" w:space="0" w:color="auto"/>
          </w:divBdr>
        </w:div>
        <w:div w:id="524178765">
          <w:marLeft w:val="2520"/>
          <w:marRight w:val="0"/>
          <w:marTop w:val="82"/>
          <w:marBottom w:val="0"/>
          <w:divBdr>
            <w:top w:val="none" w:sz="0" w:space="0" w:color="auto"/>
            <w:left w:val="none" w:sz="0" w:space="0" w:color="auto"/>
            <w:bottom w:val="none" w:sz="0" w:space="0" w:color="auto"/>
            <w:right w:val="none" w:sz="0" w:space="0" w:color="auto"/>
          </w:divBdr>
        </w:div>
        <w:div w:id="575743576">
          <w:marLeft w:val="1800"/>
          <w:marRight w:val="0"/>
          <w:marTop w:val="91"/>
          <w:marBottom w:val="0"/>
          <w:divBdr>
            <w:top w:val="none" w:sz="0" w:space="0" w:color="auto"/>
            <w:left w:val="none" w:sz="0" w:space="0" w:color="auto"/>
            <w:bottom w:val="none" w:sz="0" w:space="0" w:color="auto"/>
            <w:right w:val="none" w:sz="0" w:space="0" w:color="auto"/>
          </w:divBdr>
        </w:div>
        <w:div w:id="792754550">
          <w:marLeft w:val="547"/>
          <w:marRight w:val="0"/>
          <w:marTop w:val="125"/>
          <w:marBottom w:val="0"/>
          <w:divBdr>
            <w:top w:val="none" w:sz="0" w:space="0" w:color="auto"/>
            <w:left w:val="none" w:sz="0" w:space="0" w:color="auto"/>
            <w:bottom w:val="none" w:sz="0" w:space="0" w:color="auto"/>
            <w:right w:val="none" w:sz="0" w:space="0" w:color="auto"/>
          </w:divBdr>
        </w:div>
        <w:div w:id="1041707722">
          <w:marLeft w:val="1166"/>
          <w:marRight w:val="0"/>
          <w:marTop w:val="106"/>
          <w:marBottom w:val="0"/>
          <w:divBdr>
            <w:top w:val="none" w:sz="0" w:space="0" w:color="auto"/>
            <w:left w:val="none" w:sz="0" w:space="0" w:color="auto"/>
            <w:bottom w:val="none" w:sz="0" w:space="0" w:color="auto"/>
            <w:right w:val="none" w:sz="0" w:space="0" w:color="auto"/>
          </w:divBdr>
        </w:div>
        <w:div w:id="1082024595">
          <w:marLeft w:val="1800"/>
          <w:marRight w:val="0"/>
          <w:marTop w:val="91"/>
          <w:marBottom w:val="0"/>
          <w:divBdr>
            <w:top w:val="none" w:sz="0" w:space="0" w:color="auto"/>
            <w:left w:val="none" w:sz="0" w:space="0" w:color="auto"/>
            <w:bottom w:val="none" w:sz="0" w:space="0" w:color="auto"/>
            <w:right w:val="none" w:sz="0" w:space="0" w:color="auto"/>
          </w:divBdr>
        </w:div>
        <w:div w:id="1310748529">
          <w:marLeft w:val="2520"/>
          <w:marRight w:val="0"/>
          <w:marTop w:val="82"/>
          <w:marBottom w:val="0"/>
          <w:divBdr>
            <w:top w:val="none" w:sz="0" w:space="0" w:color="auto"/>
            <w:left w:val="none" w:sz="0" w:space="0" w:color="auto"/>
            <w:bottom w:val="none" w:sz="0" w:space="0" w:color="auto"/>
            <w:right w:val="none" w:sz="0" w:space="0" w:color="auto"/>
          </w:divBdr>
        </w:div>
        <w:div w:id="1390110684">
          <w:marLeft w:val="1166"/>
          <w:marRight w:val="0"/>
          <w:marTop w:val="106"/>
          <w:marBottom w:val="0"/>
          <w:divBdr>
            <w:top w:val="none" w:sz="0" w:space="0" w:color="auto"/>
            <w:left w:val="none" w:sz="0" w:space="0" w:color="auto"/>
            <w:bottom w:val="none" w:sz="0" w:space="0" w:color="auto"/>
            <w:right w:val="none" w:sz="0" w:space="0" w:color="auto"/>
          </w:divBdr>
        </w:div>
        <w:div w:id="1732576216">
          <w:marLeft w:val="3240"/>
          <w:marRight w:val="0"/>
          <w:marTop w:val="82"/>
          <w:marBottom w:val="0"/>
          <w:divBdr>
            <w:top w:val="none" w:sz="0" w:space="0" w:color="auto"/>
            <w:left w:val="none" w:sz="0" w:space="0" w:color="auto"/>
            <w:bottom w:val="none" w:sz="0" w:space="0" w:color="auto"/>
            <w:right w:val="none" w:sz="0" w:space="0" w:color="auto"/>
          </w:divBdr>
        </w:div>
        <w:div w:id="1814323869">
          <w:marLeft w:val="1800"/>
          <w:marRight w:val="0"/>
          <w:marTop w:val="96"/>
          <w:marBottom w:val="0"/>
          <w:divBdr>
            <w:top w:val="none" w:sz="0" w:space="0" w:color="auto"/>
            <w:left w:val="none" w:sz="0" w:space="0" w:color="auto"/>
            <w:bottom w:val="none" w:sz="0" w:space="0" w:color="auto"/>
            <w:right w:val="none" w:sz="0" w:space="0" w:color="auto"/>
          </w:divBdr>
        </w:div>
      </w:divsChild>
    </w:div>
    <w:div w:id="1158619920">
      <w:bodyDiv w:val="1"/>
      <w:marLeft w:val="0"/>
      <w:marRight w:val="0"/>
      <w:marTop w:val="0"/>
      <w:marBottom w:val="0"/>
      <w:divBdr>
        <w:top w:val="none" w:sz="0" w:space="0" w:color="auto"/>
        <w:left w:val="none" w:sz="0" w:space="0" w:color="auto"/>
        <w:bottom w:val="none" w:sz="0" w:space="0" w:color="auto"/>
        <w:right w:val="none" w:sz="0" w:space="0" w:color="auto"/>
      </w:divBdr>
      <w:divsChild>
        <w:div w:id="80219853">
          <w:marLeft w:val="547"/>
          <w:marRight w:val="0"/>
          <w:marTop w:val="115"/>
          <w:marBottom w:val="0"/>
          <w:divBdr>
            <w:top w:val="none" w:sz="0" w:space="0" w:color="auto"/>
            <w:left w:val="none" w:sz="0" w:space="0" w:color="auto"/>
            <w:bottom w:val="none" w:sz="0" w:space="0" w:color="auto"/>
            <w:right w:val="none" w:sz="0" w:space="0" w:color="auto"/>
          </w:divBdr>
        </w:div>
        <w:div w:id="353069847">
          <w:marLeft w:val="1166"/>
          <w:marRight w:val="0"/>
          <w:marTop w:val="96"/>
          <w:marBottom w:val="0"/>
          <w:divBdr>
            <w:top w:val="none" w:sz="0" w:space="0" w:color="auto"/>
            <w:left w:val="none" w:sz="0" w:space="0" w:color="auto"/>
            <w:bottom w:val="none" w:sz="0" w:space="0" w:color="auto"/>
            <w:right w:val="none" w:sz="0" w:space="0" w:color="auto"/>
          </w:divBdr>
        </w:div>
        <w:div w:id="567770913">
          <w:marLeft w:val="1166"/>
          <w:marRight w:val="0"/>
          <w:marTop w:val="96"/>
          <w:marBottom w:val="0"/>
          <w:divBdr>
            <w:top w:val="none" w:sz="0" w:space="0" w:color="auto"/>
            <w:left w:val="none" w:sz="0" w:space="0" w:color="auto"/>
            <w:bottom w:val="none" w:sz="0" w:space="0" w:color="auto"/>
            <w:right w:val="none" w:sz="0" w:space="0" w:color="auto"/>
          </w:divBdr>
        </w:div>
        <w:div w:id="1415080689">
          <w:marLeft w:val="1166"/>
          <w:marRight w:val="0"/>
          <w:marTop w:val="96"/>
          <w:marBottom w:val="0"/>
          <w:divBdr>
            <w:top w:val="none" w:sz="0" w:space="0" w:color="auto"/>
            <w:left w:val="none" w:sz="0" w:space="0" w:color="auto"/>
            <w:bottom w:val="none" w:sz="0" w:space="0" w:color="auto"/>
            <w:right w:val="none" w:sz="0" w:space="0" w:color="auto"/>
          </w:divBdr>
        </w:div>
      </w:divsChild>
    </w:div>
    <w:div w:id="1160265637">
      <w:bodyDiv w:val="1"/>
      <w:marLeft w:val="0"/>
      <w:marRight w:val="0"/>
      <w:marTop w:val="0"/>
      <w:marBottom w:val="0"/>
      <w:divBdr>
        <w:top w:val="none" w:sz="0" w:space="0" w:color="auto"/>
        <w:left w:val="none" w:sz="0" w:space="0" w:color="auto"/>
        <w:bottom w:val="none" w:sz="0" w:space="0" w:color="auto"/>
        <w:right w:val="none" w:sz="0" w:space="0" w:color="auto"/>
      </w:divBdr>
      <w:divsChild>
        <w:div w:id="1126580036">
          <w:marLeft w:val="360"/>
          <w:marRight w:val="0"/>
          <w:marTop w:val="200"/>
          <w:marBottom w:val="0"/>
          <w:divBdr>
            <w:top w:val="none" w:sz="0" w:space="0" w:color="auto"/>
            <w:left w:val="none" w:sz="0" w:space="0" w:color="auto"/>
            <w:bottom w:val="none" w:sz="0" w:space="0" w:color="auto"/>
            <w:right w:val="none" w:sz="0" w:space="0" w:color="auto"/>
          </w:divBdr>
        </w:div>
        <w:div w:id="1456480694">
          <w:marLeft w:val="1080"/>
          <w:marRight w:val="0"/>
          <w:marTop w:val="100"/>
          <w:marBottom w:val="0"/>
          <w:divBdr>
            <w:top w:val="none" w:sz="0" w:space="0" w:color="auto"/>
            <w:left w:val="none" w:sz="0" w:space="0" w:color="auto"/>
            <w:bottom w:val="none" w:sz="0" w:space="0" w:color="auto"/>
            <w:right w:val="none" w:sz="0" w:space="0" w:color="auto"/>
          </w:divBdr>
        </w:div>
      </w:divsChild>
    </w:div>
    <w:div w:id="1161046819">
      <w:bodyDiv w:val="1"/>
      <w:marLeft w:val="0"/>
      <w:marRight w:val="0"/>
      <w:marTop w:val="0"/>
      <w:marBottom w:val="0"/>
      <w:divBdr>
        <w:top w:val="none" w:sz="0" w:space="0" w:color="auto"/>
        <w:left w:val="none" w:sz="0" w:space="0" w:color="auto"/>
        <w:bottom w:val="none" w:sz="0" w:space="0" w:color="auto"/>
        <w:right w:val="none" w:sz="0" w:space="0" w:color="auto"/>
      </w:divBdr>
    </w:div>
    <w:div w:id="1161237072">
      <w:bodyDiv w:val="1"/>
      <w:marLeft w:val="0"/>
      <w:marRight w:val="0"/>
      <w:marTop w:val="0"/>
      <w:marBottom w:val="0"/>
      <w:divBdr>
        <w:top w:val="none" w:sz="0" w:space="0" w:color="auto"/>
        <w:left w:val="none" w:sz="0" w:space="0" w:color="auto"/>
        <w:bottom w:val="none" w:sz="0" w:space="0" w:color="auto"/>
        <w:right w:val="none" w:sz="0" w:space="0" w:color="auto"/>
      </w:divBdr>
      <w:divsChild>
        <w:div w:id="265305777">
          <w:marLeft w:val="1426"/>
          <w:marRight w:val="0"/>
          <w:marTop w:val="60"/>
          <w:marBottom w:val="0"/>
          <w:divBdr>
            <w:top w:val="none" w:sz="0" w:space="0" w:color="auto"/>
            <w:left w:val="none" w:sz="0" w:space="0" w:color="auto"/>
            <w:bottom w:val="none" w:sz="0" w:space="0" w:color="auto"/>
            <w:right w:val="none" w:sz="0" w:space="0" w:color="auto"/>
          </w:divBdr>
        </w:div>
        <w:div w:id="300355416">
          <w:marLeft w:val="2866"/>
          <w:marRight w:val="0"/>
          <w:marTop w:val="60"/>
          <w:marBottom w:val="0"/>
          <w:divBdr>
            <w:top w:val="none" w:sz="0" w:space="0" w:color="auto"/>
            <w:left w:val="none" w:sz="0" w:space="0" w:color="auto"/>
            <w:bottom w:val="none" w:sz="0" w:space="0" w:color="auto"/>
            <w:right w:val="none" w:sz="0" w:space="0" w:color="auto"/>
          </w:divBdr>
        </w:div>
        <w:div w:id="332026969">
          <w:marLeft w:val="2866"/>
          <w:marRight w:val="0"/>
          <w:marTop w:val="60"/>
          <w:marBottom w:val="0"/>
          <w:divBdr>
            <w:top w:val="none" w:sz="0" w:space="0" w:color="auto"/>
            <w:left w:val="none" w:sz="0" w:space="0" w:color="auto"/>
            <w:bottom w:val="none" w:sz="0" w:space="0" w:color="auto"/>
            <w:right w:val="none" w:sz="0" w:space="0" w:color="auto"/>
          </w:divBdr>
        </w:div>
        <w:div w:id="409893133">
          <w:marLeft w:val="2866"/>
          <w:marRight w:val="0"/>
          <w:marTop w:val="60"/>
          <w:marBottom w:val="0"/>
          <w:divBdr>
            <w:top w:val="none" w:sz="0" w:space="0" w:color="auto"/>
            <w:left w:val="none" w:sz="0" w:space="0" w:color="auto"/>
            <w:bottom w:val="none" w:sz="0" w:space="0" w:color="auto"/>
            <w:right w:val="none" w:sz="0" w:space="0" w:color="auto"/>
          </w:divBdr>
        </w:div>
        <w:div w:id="603609753">
          <w:marLeft w:val="1440"/>
          <w:marRight w:val="0"/>
          <w:marTop w:val="0"/>
          <w:marBottom w:val="0"/>
          <w:divBdr>
            <w:top w:val="none" w:sz="0" w:space="0" w:color="auto"/>
            <w:left w:val="none" w:sz="0" w:space="0" w:color="auto"/>
            <w:bottom w:val="none" w:sz="0" w:space="0" w:color="auto"/>
            <w:right w:val="none" w:sz="0" w:space="0" w:color="auto"/>
          </w:divBdr>
        </w:div>
        <w:div w:id="615333479">
          <w:marLeft w:val="2866"/>
          <w:marRight w:val="0"/>
          <w:marTop w:val="60"/>
          <w:marBottom w:val="0"/>
          <w:divBdr>
            <w:top w:val="none" w:sz="0" w:space="0" w:color="auto"/>
            <w:left w:val="none" w:sz="0" w:space="0" w:color="auto"/>
            <w:bottom w:val="none" w:sz="0" w:space="0" w:color="auto"/>
            <w:right w:val="none" w:sz="0" w:space="0" w:color="auto"/>
          </w:divBdr>
        </w:div>
        <w:div w:id="933443276">
          <w:marLeft w:val="1426"/>
          <w:marRight w:val="0"/>
          <w:marTop w:val="60"/>
          <w:marBottom w:val="0"/>
          <w:divBdr>
            <w:top w:val="none" w:sz="0" w:space="0" w:color="auto"/>
            <w:left w:val="none" w:sz="0" w:space="0" w:color="auto"/>
            <w:bottom w:val="none" w:sz="0" w:space="0" w:color="auto"/>
            <w:right w:val="none" w:sz="0" w:space="0" w:color="auto"/>
          </w:divBdr>
        </w:div>
        <w:div w:id="1640570302">
          <w:marLeft w:val="533"/>
          <w:marRight w:val="0"/>
          <w:marTop w:val="60"/>
          <w:marBottom w:val="0"/>
          <w:divBdr>
            <w:top w:val="none" w:sz="0" w:space="0" w:color="auto"/>
            <w:left w:val="none" w:sz="0" w:space="0" w:color="auto"/>
            <w:bottom w:val="none" w:sz="0" w:space="0" w:color="auto"/>
            <w:right w:val="none" w:sz="0" w:space="0" w:color="auto"/>
          </w:divBdr>
        </w:div>
        <w:div w:id="1691566719">
          <w:marLeft w:val="2866"/>
          <w:marRight w:val="0"/>
          <w:marTop w:val="60"/>
          <w:marBottom w:val="0"/>
          <w:divBdr>
            <w:top w:val="none" w:sz="0" w:space="0" w:color="auto"/>
            <w:left w:val="none" w:sz="0" w:space="0" w:color="auto"/>
            <w:bottom w:val="none" w:sz="0" w:space="0" w:color="auto"/>
            <w:right w:val="none" w:sz="0" w:space="0" w:color="auto"/>
          </w:divBdr>
        </w:div>
        <w:div w:id="2107726411">
          <w:marLeft w:val="1426"/>
          <w:marRight w:val="0"/>
          <w:marTop w:val="60"/>
          <w:marBottom w:val="0"/>
          <w:divBdr>
            <w:top w:val="none" w:sz="0" w:space="0" w:color="auto"/>
            <w:left w:val="none" w:sz="0" w:space="0" w:color="auto"/>
            <w:bottom w:val="none" w:sz="0" w:space="0" w:color="auto"/>
            <w:right w:val="none" w:sz="0" w:space="0" w:color="auto"/>
          </w:divBdr>
        </w:div>
      </w:divsChild>
    </w:div>
    <w:div w:id="1161628157">
      <w:bodyDiv w:val="1"/>
      <w:marLeft w:val="0"/>
      <w:marRight w:val="0"/>
      <w:marTop w:val="0"/>
      <w:marBottom w:val="0"/>
      <w:divBdr>
        <w:top w:val="none" w:sz="0" w:space="0" w:color="auto"/>
        <w:left w:val="none" w:sz="0" w:space="0" w:color="auto"/>
        <w:bottom w:val="none" w:sz="0" w:space="0" w:color="auto"/>
        <w:right w:val="none" w:sz="0" w:space="0" w:color="auto"/>
      </w:divBdr>
    </w:div>
    <w:div w:id="1162089298">
      <w:bodyDiv w:val="1"/>
      <w:marLeft w:val="0"/>
      <w:marRight w:val="0"/>
      <w:marTop w:val="0"/>
      <w:marBottom w:val="0"/>
      <w:divBdr>
        <w:top w:val="none" w:sz="0" w:space="0" w:color="auto"/>
        <w:left w:val="none" w:sz="0" w:space="0" w:color="auto"/>
        <w:bottom w:val="none" w:sz="0" w:space="0" w:color="auto"/>
        <w:right w:val="none" w:sz="0" w:space="0" w:color="auto"/>
      </w:divBdr>
      <w:divsChild>
        <w:div w:id="160238551">
          <w:marLeft w:val="1800"/>
          <w:marRight w:val="0"/>
          <w:marTop w:val="77"/>
          <w:marBottom w:val="0"/>
          <w:divBdr>
            <w:top w:val="none" w:sz="0" w:space="0" w:color="auto"/>
            <w:left w:val="none" w:sz="0" w:space="0" w:color="auto"/>
            <w:bottom w:val="none" w:sz="0" w:space="0" w:color="auto"/>
            <w:right w:val="none" w:sz="0" w:space="0" w:color="auto"/>
          </w:divBdr>
        </w:div>
        <w:div w:id="308167379">
          <w:marLeft w:val="1800"/>
          <w:marRight w:val="0"/>
          <w:marTop w:val="77"/>
          <w:marBottom w:val="0"/>
          <w:divBdr>
            <w:top w:val="none" w:sz="0" w:space="0" w:color="auto"/>
            <w:left w:val="none" w:sz="0" w:space="0" w:color="auto"/>
            <w:bottom w:val="none" w:sz="0" w:space="0" w:color="auto"/>
            <w:right w:val="none" w:sz="0" w:space="0" w:color="auto"/>
          </w:divBdr>
        </w:div>
        <w:div w:id="430049154">
          <w:marLeft w:val="1800"/>
          <w:marRight w:val="0"/>
          <w:marTop w:val="77"/>
          <w:marBottom w:val="0"/>
          <w:divBdr>
            <w:top w:val="none" w:sz="0" w:space="0" w:color="auto"/>
            <w:left w:val="none" w:sz="0" w:space="0" w:color="auto"/>
            <w:bottom w:val="none" w:sz="0" w:space="0" w:color="auto"/>
            <w:right w:val="none" w:sz="0" w:space="0" w:color="auto"/>
          </w:divBdr>
        </w:div>
        <w:div w:id="710495623">
          <w:marLeft w:val="547"/>
          <w:marRight w:val="0"/>
          <w:marTop w:val="96"/>
          <w:marBottom w:val="0"/>
          <w:divBdr>
            <w:top w:val="none" w:sz="0" w:space="0" w:color="auto"/>
            <w:left w:val="none" w:sz="0" w:space="0" w:color="auto"/>
            <w:bottom w:val="none" w:sz="0" w:space="0" w:color="auto"/>
            <w:right w:val="none" w:sz="0" w:space="0" w:color="auto"/>
          </w:divBdr>
        </w:div>
        <w:div w:id="857740755">
          <w:marLeft w:val="1800"/>
          <w:marRight w:val="0"/>
          <w:marTop w:val="77"/>
          <w:marBottom w:val="0"/>
          <w:divBdr>
            <w:top w:val="none" w:sz="0" w:space="0" w:color="auto"/>
            <w:left w:val="none" w:sz="0" w:space="0" w:color="auto"/>
            <w:bottom w:val="none" w:sz="0" w:space="0" w:color="auto"/>
            <w:right w:val="none" w:sz="0" w:space="0" w:color="auto"/>
          </w:divBdr>
        </w:div>
        <w:div w:id="1102988806">
          <w:marLeft w:val="1166"/>
          <w:marRight w:val="0"/>
          <w:marTop w:val="96"/>
          <w:marBottom w:val="0"/>
          <w:divBdr>
            <w:top w:val="none" w:sz="0" w:space="0" w:color="auto"/>
            <w:left w:val="none" w:sz="0" w:space="0" w:color="auto"/>
            <w:bottom w:val="none" w:sz="0" w:space="0" w:color="auto"/>
            <w:right w:val="none" w:sz="0" w:space="0" w:color="auto"/>
          </w:divBdr>
        </w:div>
        <w:div w:id="1691107729">
          <w:marLeft w:val="1166"/>
          <w:marRight w:val="0"/>
          <w:marTop w:val="96"/>
          <w:marBottom w:val="0"/>
          <w:divBdr>
            <w:top w:val="none" w:sz="0" w:space="0" w:color="auto"/>
            <w:left w:val="none" w:sz="0" w:space="0" w:color="auto"/>
            <w:bottom w:val="none" w:sz="0" w:space="0" w:color="auto"/>
            <w:right w:val="none" w:sz="0" w:space="0" w:color="auto"/>
          </w:divBdr>
        </w:div>
        <w:div w:id="1734349537">
          <w:marLeft w:val="1800"/>
          <w:marRight w:val="0"/>
          <w:marTop w:val="77"/>
          <w:marBottom w:val="0"/>
          <w:divBdr>
            <w:top w:val="none" w:sz="0" w:space="0" w:color="auto"/>
            <w:left w:val="none" w:sz="0" w:space="0" w:color="auto"/>
            <w:bottom w:val="none" w:sz="0" w:space="0" w:color="auto"/>
            <w:right w:val="none" w:sz="0" w:space="0" w:color="auto"/>
          </w:divBdr>
        </w:div>
      </w:divsChild>
    </w:div>
    <w:div w:id="1162358808">
      <w:bodyDiv w:val="1"/>
      <w:marLeft w:val="0"/>
      <w:marRight w:val="0"/>
      <w:marTop w:val="0"/>
      <w:marBottom w:val="0"/>
      <w:divBdr>
        <w:top w:val="none" w:sz="0" w:space="0" w:color="auto"/>
        <w:left w:val="none" w:sz="0" w:space="0" w:color="auto"/>
        <w:bottom w:val="none" w:sz="0" w:space="0" w:color="auto"/>
        <w:right w:val="none" w:sz="0" w:space="0" w:color="auto"/>
      </w:divBdr>
    </w:div>
    <w:div w:id="1162743335">
      <w:bodyDiv w:val="1"/>
      <w:marLeft w:val="0"/>
      <w:marRight w:val="0"/>
      <w:marTop w:val="0"/>
      <w:marBottom w:val="0"/>
      <w:divBdr>
        <w:top w:val="none" w:sz="0" w:space="0" w:color="auto"/>
        <w:left w:val="none" w:sz="0" w:space="0" w:color="auto"/>
        <w:bottom w:val="none" w:sz="0" w:space="0" w:color="auto"/>
        <w:right w:val="none" w:sz="0" w:space="0" w:color="auto"/>
      </w:divBdr>
      <w:divsChild>
        <w:div w:id="475993838">
          <w:marLeft w:val="0"/>
          <w:marRight w:val="0"/>
          <w:marTop w:val="0"/>
          <w:marBottom w:val="0"/>
          <w:divBdr>
            <w:top w:val="none" w:sz="0" w:space="0" w:color="auto"/>
            <w:left w:val="none" w:sz="0" w:space="0" w:color="auto"/>
            <w:bottom w:val="none" w:sz="0" w:space="0" w:color="auto"/>
            <w:right w:val="none" w:sz="0" w:space="0" w:color="auto"/>
          </w:divBdr>
          <w:divsChild>
            <w:div w:id="127630362">
              <w:marLeft w:val="0"/>
              <w:marRight w:val="0"/>
              <w:marTop w:val="0"/>
              <w:marBottom w:val="0"/>
              <w:divBdr>
                <w:top w:val="none" w:sz="0" w:space="0" w:color="auto"/>
                <w:left w:val="none" w:sz="0" w:space="0" w:color="auto"/>
                <w:bottom w:val="none" w:sz="0" w:space="0" w:color="auto"/>
                <w:right w:val="none" w:sz="0" w:space="0" w:color="auto"/>
              </w:divBdr>
            </w:div>
            <w:div w:id="39270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73837">
      <w:bodyDiv w:val="1"/>
      <w:marLeft w:val="0"/>
      <w:marRight w:val="0"/>
      <w:marTop w:val="0"/>
      <w:marBottom w:val="0"/>
      <w:divBdr>
        <w:top w:val="none" w:sz="0" w:space="0" w:color="auto"/>
        <w:left w:val="none" w:sz="0" w:space="0" w:color="auto"/>
        <w:bottom w:val="none" w:sz="0" w:space="0" w:color="auto"/>
        <w:right w:val="none" w:sz="0" w:space="0" w:color="auto"/>
      </w:divBdr>
      <w:divsChild>
        <w:div w:id="1210997545">
          <w:marLeft w:val="547"/>
          <w:marRight w:val="0"/>
          <w:marTop w:val="154"/>
          <w:marBottom w:val="0"/>
          <w:divBdr>
            <w:top w:val="none" w:sz="0" w:space="0" w:color="auto"/>
            <w:left w:val="none" w:sz="0" w:space="0" w:color="auto"/>
            <w:bottom w:val="none" w:sz="0" w:space="0" w:color="auto"/>
            <w:right w:val="none" w:sz="0" w:space="0" w:color="auto"/>
          </w:divBdr>
        </w:div>
        <w:div w:id="1575895817">
          <w:marLeft w:val="1166"/>
          <w:marRight w:val="0"/>
          <w:marTop w:val="134"/>
          <w:marBottom w:val="0"/>
          <w:divBdr>
            <w:top w:val="none" w:sz="0" w:space="0" w:color="auto"/>
            <w:left w:val="none" w:sz="0" w:space="0" w:color="auto"/>
            <w:bottom w:val="none" w:sz="0" w:space="0" w:color="auto"/>
            <w:right w:val="none" w:sz="0" w:space="0" w:color="auto"/>
          </w:divBdr>
        </w:div>
        <w:div w:id="1667780144">
          <w:marLeft w:val="1166"/>
          <w:marRight w:val="0"/>
          <w:marTop w:val="134"/>
          <w:marBottom w:val="0"/>
          <w:divBdr>
            <w:top w:val="none" w:sz="0" w:space="0" w:color="auto"/>
            <w:left w:val="none" w:sz="0" w:space="0" w:color="auto"/>
            <w:bottom w:val="none" w:sz="0" w:space="0" w:color="auto"/>
            <w:right w:val="none" w:sz="0" w:space="0" w:color="auto"/>
          </w:divBdr>
        </w:div>
      </w:divsChild>
    </w:div>
    <w:div w:id="1165048399">
      <w:bodyDiv w:val="1"/>
      <w:marLeft w:val="0"/>
      <w:marRight w:val="0"/>
      <w:marTop w:val="0"/>
      <w:marBottom w:val="0"/>
      <w:divBdr>
        <w:top w:val="none" w:sz="0" w:space="0" w:color="auto"/>
        <w:left w:val="none" w:sz="0" w:space="0" w:color="auto"/>
        <w:bottom w:val="none" w:sz="0" w:space="0" w:color="auto"/>
        <w:right w:val="none" w:sz="0" w:space="0" w:color="auto"/>
      </w:divBdr>
    </w:div>
    <w:div w:id="1166021701">
      <w:bodyDiv w:val="1"/>
      <w:marLeft w:val="0"/>
      <w:marRight w:val="0"/>
      <w:marTop w:val="0"/>
      <w:marBottom w:val="0"/>
      <w:divBdr>
        <w:top w:val="none" w:sz="0" w:space="0" w:color="auto"/>
        <w:left w:val="none" w:sz="0" w:space="0" w:color="auto"/>
        <w:bottom w:val="none" w:sz="0" w:space="0" w:color="auto"/>
        <w:right w:val="none" w:sz="0" w:space="0" w:color="auto"/>
      </w:divBdr>
    </w:div>
    <w:div w:id="1166938482">
      <w:bodyDiv w:val="1"/>
      <w:marLeft w:val="0"/>
      <w:marRight w:val="0"/>
      <w:marTop w:val="0"/>
      <w:marBottom w:val="0"/>
      <w:divBdr>
        <w:top w:val="none" w:sz="0" w:space="0" w:color="auto"/>
        <w:left w:val="none" w:sz="0" w:space="0" w:color="auto"/>
        <w:bottom w:val="none" w:sz="0" w:space="0" w:color="auto"/>
        <w:right w:val="none" w:sz="0" w:space="0" w:color="auto"/>
      </w:divBdr>
    </w:div>
    <w:div w:id="1167088810">
      <w:bodyDiv w:val="1"/>
      <w:marLeft w:val="0"/>
      <w:marRight w:val="0"/>
      <w:marTop w:val="0"/>
      <w:marBottom w:val="0"/>
      <w:divBdr>
        <w:top w:val="none" w:sz="0" w:space="0" w:color="auto"/>
        <w:left w:val="none" w:sz="0" w:space="0" w:color="auto"/>
        <w:bottom w:val="none" w:sz="0" w:space="0" w:color="auto"/>
        <w:right w:val="none" w:sz="0" w:space="0" w:color="auto"/>
      </w:divBdr>
      <w:divsChild>
        <w:div w:id="17237537">
          <w:marLeft w:val="547"/>
          <w:marRight w:val="144"/>
          <w:marTop w:val="0"/>
          <w:marBottom w:val="120"/>
          <w:divBdr>
            <w:top w:val="none" w:sz="0" w:space="0" w:color="auto"/>
            <w:left w:val="none" w:sz="0" w:space="0" w:color="auto"/>
            <w:bottom w:val="none" w:sz="0" w:space="0" w:color="auto"/>
            <w:right w:val="none" w:sz="0" w:space="0" w:color="auto"/>
          </w:divBdr>
        </w:div>
        <w:div w:id="343559938">
          <w:marLeft w:val="547"/>
          <w:marRight w:val="144"/>
          <w:marTop w:val="0"/>
          <w:marBottom w:val="120"/>
          <w:divBdr>
            <w:top w:val="none" w:sz="0" w:space="0" w:color="auto"/>
            <w:left w:val="none" w:sz="0" w:space="0" w:color="auto"/>
            <w:bottom w:val="none" w:sz="0" w:space="0" w:color="auto"/>
            <w:right w:val="none" w:sz="0" w:space="0" w:color="auto"/>
          </w:divBdr>
        </w:div>
        <w:div w:id="1182087906">
          <w:marLeft w:val="1166"/>
          <w:marRight w:val="144"/>
          <w:marTop w:val="0"/>
          <w:marBottom w:val="120"/>
          <w:divBdr>
            <w:top w:val="none" w:sz="0" w:space="0" w:color="auto"/>
            <w:left w:val="none" w:sz="0" w:space="0" w:color="auto"/>
            <w:bottom w:val="none" w:sz="0" w:space="0" w:color="auto"/>
            <w:right w:val="none" w:sz="0" w:space="0" w:color="auto"/>
          </w:divBdr>
        </w:div>
        <w:div w:id="1187523468">
          <w:marLeft w:val="547"/>
          <w:marRight w:val="144"/>
          <w:marTop w:val="0"/>
          <w:marBottom w:val="120"/>
          <w:divBdr>
            <w:top w:val="none" w:sz="0" w:space="0" w:color="auto"/>
            <w:left w:val="none" w:sz="0" w:space="0" w:color="auto"/>
            <w:bottom w:val="none" w:sz="0" w:space="0" w:color="auto"/>
            <w:right w:val="none" w:sz="0" w:space="0" w:color="auto"/>
          </w:divBdr>
        </w:div>
        <w:div w:id="1951744891">
          <w:marLeft w:val="1166"/>
          <w:marRight w:val="144"/>
          <w:marTop w:val="0"/>
          <w:marBottom w:val="120"/>
          <w:divBdr>
            <w:top w:val="none" w:sz="0" w:space="0" w:color="auto"/>
            <w:left w:val="none" w:sz="0" w:space="0" w:color="auto"/>
            <w:bottom w:val="none" w:sz="0" w:space="0" w:color="auto"/>
            <w:right w:val="none" w:sz="0" w:space="0" w:color="auto"/>
          </w:divBdr>
        </w:div>
        <w:div w:id="2062710904">
          <w:marLeft w:val="1166"/>
          <w:marRight w:val="144"/>
          <w:marTop w:val="0"/>
          <w:marBottom w:val="120"/>
          <w:divBdr>
            <w:top w:val="none" w:sz="0" w:space="0" w:color="auto"/>
            <w:left w:val="none" w:sz="0" w:space="0" w:color="auto"/>
            <w:bottom w:val="none" w:sz="0" w:space="0" w:color="auto"/>
            <w:right w:val="none" w:sz="0" w:space="0" w:color="auto"/>
          </w:divBdr>
        </w:div>
      </w:divsChild>
    </w:div>
    <w:div w:id="1167554251">
      <w:bodyDiv w:val="1"/>
      <w:marLeft w:val="0"/>
      <w:marRight w:val="0"/>
      <w:marTop w:val="0"/>
      <w:marBottom w:val="0"/>
      <w:divBdr>
        <w:top w:val="none" w:sz="0" w:space="0" w:color="auto"/>
        <w:left w:val="none" w:sz="0" w:space="0" w:color="auto"/>
        <w:bottom w:val="none" w:sz="0" w:space="0" w:color="auto"/>
        <w:right w:val="none" w:sz="0" w:space="0" w:color="auto"/>
      </w:divBdr>
    </w:div>
    <w:div w:id="1167751955">
      <w:bodyDiv w:val="1"/>
      <w:marLeft w:val="0"/>
      <w:marRight w:val="0"/>
      <w:marTop w:val="0"/>
      <w:marBottom w:val="0"/>
      <w:divBdr>
        <w:top w:val="none" w:sz="0" w:space="0" w:color="auto"/>
        <w:left w:val="none" w:sz="0" w:space="0" w:color="auto"/>
        <w:bottom w:val="none" w:sz="0" w:space="0" w:color="auto"/>
        <w:right w:val="none" w:sz="0" w:space="0" w:color="auto"/>
      </w:divBdr>
    </w:div>
    <w:div w:id="1168253494">
      <w:bodyDiv w:val="1"/>
      <w:marLeft w:val="0"/>
      <w:marRight w:val="0"/>
      <w:marTop w:val="0"/>
      <w:marBottom w:val="0"/>
      <w:divBdr>
        <w:top w:val="none" w:sz="0" w:space="0" w:color="auto"/>
        <w:left w:val="none" w:sz="0" w:space="0" w:color="auto"/>
        <w:bottom w:val="none" w:sz="0" w:space="0" w:color="auto"/>
        <w:right w:val="none" w:sz="0" w:space="0" w:color="auto"/>
      </w:divBdr>
      <w:divsChild>
        <w:div w:id="273178421">
          <w:marLeft w:val="547"/>
          <w:marRight w:val="0"/>
          <w:marTop w:val="134"/>
          <w:marBottom w:val="0"/>
          <w:divBdr>
            <w:top w:val="none" w:sz="0" w:space="0" w:color="auto"/>
            <w:left w:val="none" w:sz="0" w:space="0" w:color="auto"/>
            <w:bottom w:val="none" w:sz="0" w:space="0" w:color="auto"/>
            <w:right w:val="none" w:sz="0" w:space="0" w:color="auto"/>
          </w:divBdr>
        </w:div>
        <w:div w:id="1178276453">
          <w:marLeft w:val="547"/>
          <w:marRight w:val="0"/>
          <w:marTop w:val="134"/>
          <w:marBottom w:val="0"/>
          <w:divBdr>
            <w:top w:val="none" w:sz="0" w:space="0" w:color="auto"/>
            <w:left w:val="none" w:sz="0" w:space="0" w:color="auto"/>
            <w:bottom w:val="none" w:sz="0" w:space="0" w:color="auto"/>
            <w:right w:val="none" w:sz="0" w:space="0" w:color="auto"/>
          </w:divBdr>
        </w:div>
        <w:div w:id="1395467652">
          <w:marLeft w:val="547"/>
          <w:marRight w:val="0"/>
          <w:marTop w:val="134"/>
          <w:marBottom w:val="0"/>
          <w:divBdr>
            <w:top w:val="none" w:sz="0" w:space="0" w:color="auto"/>
            <w:left w:val="none" w:sz="0" w:space="0" w:color="auto"/>
            <w:bottom w:val="none" w:sz="0" w:space="0" w:color="auto"/>
            <w:right w:val="none" w:sz="0" w:space="0" w:color="auto"/>
          </w:divBdr>
        </w:div>
        <w:div w:id="1566141749">
          <w:marLeft w:val="1166"/>
          <w:marRight w:val="0"/>
          <w:marTop w:val="115"/>
          <w:marBottom w:val="0"/>
          <w:divBdr>
            <w:top w:val="none" w:sz="0" w:space="0" w:color="auto"/>
            <w:left w:val="none" w:sz="0" w:space="0" w:color="auto"/>
            <w:bottom w:val="none" w:sz="0" w:space="0" w:color="auto"/>
            <w:right w:val="none" w:sz="0" w:space="0" w:color="auto"/>
          </w:divBdr>
        </w:div>
        <w:div w:id="1690376778">
          <w:marLeft w:val="1800"/>
          <w:marRight w:val="0"/>
          <w:marTop w:val="96"/>
          <w:marBottom w:val="0"/>
          <w:divBdr>
            <w:top w:val="none" w:sz="0" w:space="0" w:color="auto"/>
            <w:left w:val="none" w:sz="0" w:space="0" w:color="auto"/>
            <w:bottom w:val="none" w:sz="0" w:space="0" w:color="auto"/>
            <w:right w:val="none" w:sz="0" w:space="0" w:color="auto"/>
          </w:divBdr>
        </w:div>
        <w:div w:id="1851481370">
          <w:marLeft w:val="1166"/>
          <w:marRight w:val="0"/>
          <w:marTop w:val="115"/>
          <w:marBottom w:val="0"/>
          <w:divBdr>
            <w:top w:val="none" w:sz="0" w:space="0" w:color="auto"/>
            <w:left w:val="none" w:sz="0" w:space="0" w:color="auto"/>
            <w:bottom w:val="none" w:sz="0" w:space="0" w:color="auto"/>
            <w:right w:val="none" w:sz="0" w:space="0" w:color="auto"/>
          </w:divBdr>
        </w:div>
        <w:div w:id="1958752553">
          <w:marLeft w:val="1166"/>
          <w:marRight w:val="0"/>
          <w:marTop w:val="115"/>
          <w:marBottom w:val="0"/>
          <w:divBdr>
            <w:top w:val="none" w:sz="0" w:space="0" w:color="auto"/>
            <w:left w:val="none" w:sz="0" w:space="0" w:color="auto"/>
            <w:bottom w:val="none" w:sz="0" w:space="0" w:color="auto"/>
            <w:right w:val="none" w:sz="0" w:space="0" w:color="auto"/>
          </w:divBdr>
        </w:div>
        <w:div w:id="2118519428">
          <w:marLeft w:val="1166"/>
          <w:marRight w:val="0"/>
          <w:marTop w:val="115"/>
          <w:marBottom w:val="0"/>
          <w:divBdr>
            <w:top w:val="none" w:sz="0" w:space="0" w:color="auto"/>
            <w:left w:val="none" w:sz="0" w:space="0" w:color="auto"/>
            <w:bottom w:val="none" w:sz="0" w:space="0" w:color="auto"/>
            <w:right w:val="none" w:sz="0" w:space="0" w:color="auto"/>
          </w:divBdr>
        </w:div>
      </w:divsChild>
    </w:div>
    <w:div w:id="1168903486">
      <w:bodyDiv w:val="1"/>
      <w:marLeft w:val="0"/>
      <w:marRight w:val="0"/>
      <w:marTop w:val="0"/>
      <w:marBottom w:val="0"/>
      <w:divBdr>
        <w:top w:val="none" w:sz="0" w:space="0" w:color="auto"/>
        <w:left w:val="none" w:sz="0" w:space="0" w:color="auto"/>
        <w:bottom w:val="none" w:sz="0" w:space="0" w:color="auto"/>
        <w:right w:val="none" w:sz="0" w:space="0" w:color="auto"/>
      </w:divBdr>
      <w:divsChild>
        <w:div w:id="429935516">
          <w:marLeft w:val="1166"/>
          <w:marRight w:val="0"/>
          <w:marTop w:val="96"/>
          <w:marBottom w:val="0"/>
          <w:divBdr>
            <w:top w:val="none" w:sz="0" w:space="0" w:color="auto"/>
            <w:left w:val="none" w:sz="0" w:space="0" w:color="auto"/>
            <w:bottom w:val="none" w:sz="0" w:space="0" w:color="auto"/>
            <w:right w:val="none" w:sz="0" w:space="0" w:color="auto"/>
          </w:divBdr>
        </w:div>
        <w:div w:id="639846640">
          <w:marLeft w:val="2520"/>
          <w:marRight w:val="0"/>
          <w:marTop w:val="67"/>
          <w:marBottom w:val="0"/>
          <w:divBdr>
            <w:top w:val="none" w:sz="0" w:space="0" w:color="auto"/>
            <w:left w:val="none" w:sz="0" w:space="0" w:color="auto"/>
            <w:bottom w:val="none" w:sz="0" w:space="0" w:color="auto"/>
            <w:right w:val="none" w:sz="0" w:space="0" w:color="auto"/>
          </w:divBdr>
        </w:div>
        <w:div w:id="734401828">
          <w:marLeft w:val="1166"/>
          <w:marRight w:val="0"/>
          <w:marTop w:val="96"/>
          <w:marBottom w:val="0"/>
          <w:divBdr>
            <w:top w:val="none" w:sz="0" w:space="0" w:color="auto"/>
            <w:left w:val="none" w:sz="0" w:space="0" w:color="auto"/>
            <w:bottom w:val="none" w:sz="0" w:space="0" w:color="auto"/>
            <w:right w:val="none" w:sz="0" w:space="0" w:color="auto"/>
          </w:divBdr>
        </w:div>
        <w:div w:id="1021201378">
          <w:marLeft w:val="547"/>
          <w:marRight w:val="0"/>
          <w:marTop w:val="115"/>
          <w:marBottom w:val="0"/>
          <w:divBdr>
            <w:top w:val="none" w:sz="0" w:space="0" w:color="auto"/>
            <w:left w:val="none" w:sz="0" w:space="0" w:color="auto"/>
            <w:bottom w:val="none" w:sz="0" w:space="0" w:color="auto"/>
            <w:right w:val="none" w:sz="0" w:space="0" w:color="auto"/>
          </w:divBdr>
        </w:div>
        <w:div w:id="1043751488">
          <w:marLeft w:val="1800"/>
          <w:marRight w:val="0"/>
          <w:marTop w:val="77"/>
          <w:marBottom w:val="0"/>
          <w:divBdr>
            <w:top w:val="none" w:sz="0" w:space="0" w:color="auto"/>
            <w:left w:val="none" w:sz="0" w:space="0" w:color="auto"/>
            <w:bottom w:val="none" w:sz="0" w:space="0" w:color="auto"/>
            <w:right w:val="none" w:sz="0" w:space="0" w:color="auto"/>
          </w:divBdr>
        </w:div>
        <w:div w:id="1244413128">
          <w:marLeft w:val="1166"/>
          <w:marRight w:val="0"/>
          <w:marTop w:val="96"/>
          <w:marBottom w:val="0"/>
          <w:divBdr>
            <w:top w:val="none" w:sz="0" w:space="0" w:color="auto"/>
            <w:left w:val="none" w:sz="0" w:space="0" w:color="auto"/>
            <w:bottom w:val="none" w:sz="0" w:space="0" w:color="auto"/>
            <w:right w:val="none" w:sz="0" w:space="0" w:color="auto"/>
          </w:divBdr>
        </w:div>
      </w:divsChild>
    </w:div>
    <w:div w:id="1168911523">
      <w:bodyDiv w:val="1"/>
      <w:marLeft w:val="0"/>
      <w:marRight w:val="0"/>
      <w:marTop w:val="0"/>
      <w:marBottom w:val="0"/>
      <w:divBdr>
        <w:top w:val="none" w:sz="0" w:space="0" w:color="auto"/>
        <w:left w:val="none" w:sz="0" w:space="0" w:color="auto"/>
        <w:bottom w:val="none" w:sz="0" w:space="0" w:color="auto"/>
        <w:right w:val="none" w:sz="0" w:space="0" w:color="auto"/>
      </w:divBdr>
      <w:divsChild>
        <w:div w:id="1131442601">
          <w:marLeft w:val="360"/>
          <w:marRight w:val="0"/>
          <w:marTop w:val="200"/>
          <w:marBottom w:val="0"/>
          <w:divBdr>
            <w:top w:val="none" w:sz="0" w:space="0" w:color="auto"/>
            <w:left w:val="none" w:sz="0" w:space="0" w:color="auto"/>
            <w:bottom w:val="none" w:sz="0" w:space="0" w:color="auto"/>
            <w:right w:val="none" w:sz="0" w:space="0" w:color="auto"/>
          </w:divBdr>
        </w:div>
        <w:div w:id="1155679108">
          <w:marLeft w:val="360"/>
          <w:marRight w:val="0"/>
          <w:marTop w:val="200"/>
          <w:marBottom w:val="0"/>
          <w:divBdr>
            <w:top w:val="none" w:sz="0" w:space="0" w:color="auto"/>
            <w:left w:val="none" w:sz="0" w:space="0" w:color="auto"/>
            <w:bottom w:val="none" w:sz="0" w:space="0" w:color="auto"/>
            <w:right w:val="none" w:sz="0" w:space="0" w:color="auto"/>
          </w:divBdr>
        </w:div>
      </w:divsChild>
    </w:div>
    <w:div w:id="1171676468">
      <w:bodyDiv w:val="1"/>
      <w:marLeft w:val="0"/>
      <w:marRight w:val="0"/>
      <w:marTop w:val="0"/>
      <w:marBottom w:val="0"/>
      <w:divBdr>
        <w:top w:val="none" w:sz="0" w:space="0" w:color="auto"/>
        <w:left w:val="none" w:sz="0" w:space="0" w:color="auto"/>
        <w:bottom w:val="none" w:sz="0" w:space="0" w:color="auto"/>
        <w:right w:val="none" w:sz="0" w:space="0" w:color="auto"/>
      </w:divBdr>
      <w:divsChild>
        <w:div w:id="338972093">
          <w:marLeft w:val="547"/>
          <w:marRight w:val="0"/>
          <w:marTop w:val="115"/>
          <w:marBottom w:val="0"/>
          <w:divBdr>
            <w:top w:val="none" w:sz="0" w:space="0" w:color="auto"/>
            <w:left w:val="none" w:sz="0" w:space="0" w:color="auto"/>
            <w:bottom w:val="none" w:sz="0" w:space="0" w:color="auto"/>
            <w:right w:val="none" w:sz="0" w:space="0" w:color="auto"/>
          </w:divBdr>
        </w:div>
        <w:div w:id="698091178">
          <w:marLeft w:val="547"/>
          <w:marRight w:val="0"/>
          <w:marTop w:val="125"/>
          <w:marBottom w:val="0"/>
          <w:divBdr>
            <w:top w:val="none" w:sz="0" w:space="0" w:color="auto"/>
            <w:left w:val="none" w:sz="0" w:space="0" w:color="auto"/>
            <w:bottom w:val="none" w:sz="0" w:space="0" w:color="auto"/>
            <w:right w:val="none" w:sz="0" w:space="0" w:color="auto"/>
          </w:divBdr>
        </w:div>
        <w:div w:id="944505981">
          <w:marLeft w:val="547"/>
          <w:marRight w:val="0"/>
          <w:marTop w:val="125"/>
          <w:marBottom w:val="0"/>
          <w:divBdr>
            <w:top w:val="none" w:sz="0" w:space="0" w:color="auto"/>
            <w:left w:val="none" w:sz="0" w:space="0" w:color="auto"/>
            <w:bottom w:val="none" w:sz="0" w:space="0" w:color="auto"/>
            <w:right w:val="none" w:sz="0" w:space="0" w:color="auto"/>
          </w:divBdr>
        </w:div>
        <w:div w:id="2015064845">
          <w:marLeft w:val="1166"/>
          <w:marRight w:val="0"/>
          <w:marTop w:val="106"/>
          <w:marBottom w:val="0"/>
          <w:divBdr>
            <w:top w:val="none" w:sz="0" w:space="0" w:color="auto"/>
            <w:left w:val="none" w:sz="0" w:space="0" w:color="auto"/>
            <w:bottom w:val="none" w:sz="0" w:space="0" w:color="auto"/>
            <w:right w:val="none" w:sz="0" w:space="0" w:color="auto"/>
          </w:divBdr>
        </w:div>
      </w:divsChild>
    </w:div>
    <w:div w:id="1172140319">
      <w:bodyDiv w:val="1"/>
      <w:marLeft w:val="0"/>
      <w:marRight w:val="0"/>
      <w:marTop w:val="0"/>
      <w:marBottom w:val="0"/>
      <w:divBdr>
        <w:top w:val="none" w:sz="0" w:space="0" w:color="auto"/>
        <w:left w:val="none" w:sz="0" w:space="0" w:color="auto"/>
        <w:bottom w:val="none" w:sz="0" w:space="0" w:color="auto"/>
        <w:right w:val="none" w:sz="0" w:space="0" w:color="auto"/>
      </w:divBdr>
    </w:div>
    <w:div w:id="1173034453">
      <w:bodyDiv w:val="1"/>
      <w:marLeft w:val="0"/>
      <w:marRight w:val="0"/>
      <w:marTop w:val="0"/>
      <w:marBottom w:val="0"/>
      <w:divBdr>
        <w:top w:val="none" w:sz="0" w:space="0" w:color="auto"/>
        <w:left w:val="none" w:sz="0" w:space="0" w:color="auto"/>
        <w:bottom w:val="none" w:sz="0" w:space="0" w:color="auto"/>
        <w:right w:val="none" w:sz="0" w:space="0" w:color="auto"/>
      </w:divBdr>
    </w:div>
    <w:div w:id="1173573438">
      <w:bodyDiv w:val="1"/>
      <w:marLeft w:val="0"/>
      <w:marRight w:val="0"/>
      <w:marTop w:val="0"/>
      <w:marBottom w:val="0"/>
      <w:divBdr>
        <w:top w:val="none" w:sz="0" w:space="0" w:color="auto"/>
        <w:left w:val="none" w:sz="0" w:space="0" w:color="auto"/>
        <w:bottom w:val="none" w:sz="0" w:space="0" w:color="auto"/>
        <w:right w:val="none" w:sz="0" w:space="0" w:color="auto"/>
      </w:divBdr>
    </w:div>
    <w:div w:id="1174294916">
      <w:bodyDiv w:val="1"/>
      <w:marLeft w:val="0"/>
      <w:marRight w:val="0"/>
      <w:marTop w:val="0"/>
      <w:marBottom w:val="0"/>
      <w:divBdr>
        <w:top w:val="none" w:sz="0" w:space="0" w:color="auto"/>
        <w:left w:val="none" w:sz="0" w:space="0" w:color="auto"/>
        <w:bottom w:val="none" w:sz="0" w:space="0" w:color="auto"/>
        <w:right w:val="none" w:sz="0" w:space="0" w:color="auto"/>
      </w:divBdr>
    </w:div>
    <w:div w:id="1174879299">
      <w:bodyDiv w:val="1"/>
      <w:marLeft w:val="0"/>
      <w:marRight w:val="0"/>
      <w:marTop w:val="0"/>
      <w:marBottom w:val="0"/>
      <w:divBdr>
        <w:top w:val="none" w:sz="0" w:space="0" w:color="auto"/>
        <w:left w:val="none" w:sz="0" w:space="0" w:color="auto"/>
        <w:bottom w:val="none" w:sz="0" w:space="0" w:color="auto"/>
        <w:right w:val="none" w:sz="0" w:space="0" w:color="auto"/>
      </w:divBdr>
      <w:divsChild>
        <w:div w:id="43875850">
          <w:marLeft w:val="1800"/>
          <w:marRight w:val="0"/>
          <w:marTop w:val="86"/>
          <w:marBottom w:val="0"/>
          <w:divBdr>
            <w:top w:val="none" w:sz="0" w:space="0" w:color="auto"/>
            <w:left w:val="none" w:sz="0" w:space="0" w:color="auto"/>
            <w:bottom w:val="none" w:sz="0" w:space="0" w:color="auto"/>
            <w:right w:val="none" w:sz="0" w:space="0" w:color="auto"/>
          </w:divBdr>
        </w:div>
        <w:div w:id="105464600">
          <w:marLeft w:val="547"/>
          <w:marRight w:val="0"/>
          <w:marTop w:val="115"/>
          <w:marBottom w:val="0"/>
          <w:divBdr>
            <w:top w:val="none" w:sz="0" w:space="0" w:color="auto"/>
            <w:left w:val="none" w:sz="0" w:space="0" w:color="auto"/>
            <w:bottom w:val="none" w:sz="0" w:space="0" w:color="auto"/>
            <w:right w:val="none" w:sz="0" w:space="0" w:color="auto"/>
          </w:divBdr>
        </w:div>
        <w:div w:id="424618345">
          <w:marLeft w:val="1800"/>
          <w:marRight w:val="0"/>
          <w:marTop w:val="86"/>
          <w:marBottom w:val="0"/>
          <w:divBdr>
            <w:top w:val="none" w:sz="0" w:space="0" w:color="auto"/>
            <w:left w:val="none" w:sz="0" w:space="0" w:color="auto"/>
            <w:bottom w:val="none" w:sz="0" w:space="0" w:color="auto"/>
            <w:right w:val="none" w:sz="0" w:space="0" w:color="auto"/>
          </w:divBdr>
        </w:div>
        <w:div w:id="475613591">
          <w:marLeft w:val="1166"/>
          <w:marRight w:val="0"/>
          <w:marTop w:val="96"/>
          <w:marBottom w:val="0"/>
          <w:divBdr>
            <w:top w:val="none" w:sz="0" w:space="0" w:color="auto"/>
            <w:left w:val="none" w:sz="0" w:space="0" w:color="auto"/>
            <w:bottom w:val="none" w:sz="0" w:space="0" w:color="auto"/>
            <w:right w:val="none" w:sz="0" w:space="0" w:color="auto"/>
          </w:divBdr>
        </w:div>
        <w:div w:id="559823248">
          <w:marLeft w:val="1800"/>
          <w:marRight w:val="0"/>
          <w:marTop w:val="86"/>
          <w:marBottom w:val="0"/>
          <w:divBdr>
            <w:top w:val="none" w:sz="0" w:space="0" w:color="auto"/>
            <w:left w:val="none" w:sz="0" w:space="0" w:color="auto"/>
            <w:bottom w:val="none" w:sz="0" w:space="0" w:color="auto"/>
            <w:right w:val="none" w:sz="0" w:space="0" w:color="auto"/>
          </w:divBdr>
        </w:div>
        <w:div w:id="941840345">
          <w:marLeft w:val="1166"/>
          <w:marRight w:val="0"/>
          <w:marTop w:val="96"/>
          <w:marBottom w:val="0"/>
          <w:divBdr>
            <w:top w:val="none" w:sz="0" w:space="0" w:color="auto"/>
            <w:left w:val="none" w:sz="0" w:space="0" w:color="auto"/>
            <w:bottom w:val="none" w:sz="0" w:space="0" w:color="auto"/>
            <w:right w:val="none" w:sz="0" w:space="0" w:color="auto"/>
          </w:divBdr>
        </w:div>
        <w:div w:id="1042510857">
          <w:marLeft w:val="2520"/>
          <w:marRight w:val="0"/>
          <w:marTop w:val="77"/>
          <w:marBottom w:val="0"/>
          <w:divBdr>
            <w:top w:val="none" w:sz="0" w:space="0" w:color="auto"/>
            <w:left w:val="none" w:sz="0" w:space="0" w:color="auto"/>
            <w:bottom w:val="none" w:sz="0" w:space="0" w:color="auto"/>
            <w:right w:val="none" w:sz="0" w:space="0" w:color="auto"/>
          </w:divBdr>
        </w:div>
        <w:div w:id="1059087331">
          <w:marLeft w:val="1800"/>
          <w:marRight w:val="0"/>
          <w:marTop w:val="86"/>
          <w:marBottom w:val="0"/>
          <w:divBdr>
            <w:top w:val="none" w:sz="0" w:space="0" w:color="auto"/>
            <w:left w:val="none" w:sz="0" w:space="0" w:color="auto"/>
            <w:bottom w:val="none" w:sz="0" w:space="0" w:color="auto"/>
            <w:right w:val="none" w:sz="0" w:space="0" w:color="auto"/>
          </w:divBdr>
        </w:div>
        <w:div w:id="1227646598">
          <w:marLeft w:val="1800"/>
          <w:marRight w:val="0"/>
          <w:marTop w:val="86"/>
          <w:marBottom w:val="0"/>
          <w:divBdr>
            <w:top w:val="none" w:sz="0" w:space="0" w:color="auto"/>
            <w:left w:val="none" w:sz="0" w:space="0" w:color="auto"/>
            <w:bottom w:val="none" w:sz="0" w:space="0" w:color="auto"/>
            <w:right w:val="none" w:sz="0" w:space="0" w:color="auto"/>
          </w:divBdr>
        </w:div>
        <w:div w:id="1442843928">
          <w:marLeft w:val="1166"/>
          <w:marRight w:val="0"/>
          <w:marTop w:val="96"/>
          <w:marBottom w:val="0"/>
          <w:divBdr>
            <w:top w:val="none" w:sz="0" w:space="0" w:color="auto"/>
            <w:left w:val="none" w:sz="0" w:space="0" w:color="auto"/>
            <w:bottom w:val="none" w:sz="0" w:space="0" w:color="auto"/>
            <w:right w:val="none" w:sz="0" w:space="0" w:color="auto"/>
          </w:divBdr>
        </w:div>
        <w:div w:id="1786189942">
          <w:marLeft w:val="1800"/>
          <w:marRight w:val="0"/>
          <w:marTop w:val="86"/>
          <w:marBottom w:val="0"/>
          <w:divBdr>
            <w:top w:val="none" w:sz="0" w:space="0" w:color="auto"/>
            <w:left w:val="none" w:sz="0" w:space="0" w:color="auto"/>
            <w:bottom w:val="none" w:sz="0" w:space="0" w:color="auto"/>
            <w:right w:val="none" w:sz="0" w:space="0" w:color="auto"/>
          </w:divBdr>
        </w:div>
        <w:div w:id="2068531320">
          <w:marLeft w:val="1800"/>
          <w:marRight w:val="0"/>
          <w:marTop w:val="86"/>
          <w:marBottom w:val="0"/>
          <w:divBdr>
            <w:top w:val="none" w:sz="0" w:space="0" w:color="auto"/>
            <w:left w:val="none" w:sz="0" w:space="0" w:color="auto"/>
            <w:bottom w:val="none" w:sz="0" w:space="0" w:color="auto"/>
            <w:right w:val="none" w:sz="0" w:space="0" w:color="auto"/>
          </w:divBdr>
        </w:div>
      </w:divsChild>
    </w:div>
    <w:div w:id="1177888370">
      <w:bodyDiv w:val="1"/>
      <w:marLeft w:val="0"/>
      <w:marRight w:val="0"/>
      <w:marTop w:val="0"/>
      <w:marBottom w:val="0"/>
      <w:divBdr>
        <w:top w:val="none" w:sz="0" w:space="0" w:color="auto"/>
        <w:left w:val="none" w:sz="0" w:space="0" w:color="auto"/>
        <w:bottom w:val="none" w:sz="0" w:space="0" w:color="auto"/>
        <w:right w:val="none" w:sz="0" w:space="0" w:color="auto"/>
      </w:divBdr>
    </w:div>
    <w:div w:id="1178470537">
      <w:bodyDiv w:val="1"/>
      <w:marLeft w:val="0"/>
      <w:marRight w:val="0"/>
      <w:marTop w:val="0"/>
      <w:marBottom w:val="0"/>
      <w:divBdr>
        <w:top w:val="none" w:sz="0" w:space="0" w:color="auto"/>
        <w:left w:val="none" w:sz="0" w:space="0" w:color="auto"/>
        <w:bottom w:val="none" w:sz="0" w:space="0" w:color="auto"/>
        <w:right w:val="none" w:sz="0" w:space="0" w:color="auto"/>
      </w:divBdr>
      <w:divsChild>
        <w:div w:id="627854990">
          <w:marLeft w:val="360"/>
          <w:marRight w:val="0"/>
          <w:marTop w:val="200"/>
          <w:marBottom w:val="0"/>
          <w:divBdr>
            <w:top w:val="none" w:sz="0" w:space="0" w:color="auto"/>
            <w:left w:val="none" w:sz="0" w:space="0" w:color="auto"/>
            <w:bottom w:val="none" w:sz="0" w:space="0" w:color="auto"/>
            <w:right w:val="none" w:sz="0" w:space="0" w:color="auto"/>
          </w:divBdr>
        </w:div>
      </w:divsChild>
    </w:div>
    <w:div w:id="1178959837">
      <w:bodyDiv w:val="1"/>
      <w:marLeft w:val="0"/>
      <w:marRight w:val="0"/>
      <w:marTop w:val="0"/>
      <w:marBottom w:val="0"/>
      <w:divBdr>
        <w:top w:val="none" w:sz="0" w:space="0" w:color="auto"/>
        <w:left w:val="none" w:sz="0" w:space="0" w:color="auto"/>
        <w:bottom w:val="none" w:sz="0" w:space="0" w:color="auto"/>
        <w:right w:val="none" w:sz="0" w:space="0" w:color="auto"/>
      </w:divBdr>
    </w:div>
    <w:div w:id="1179197865">
      <w:bodyDiv w:val="1"/>
      <w:marLeft w:val="0"/>
      <w:marRight w:val="0"/>
      <w:marTop w:val="0"/>
      <w:marBottom w:val="0"/>
      <w:divBdr>
        <w:top w:val="none" w:sz="0" w:space="0" w:color="auto"/>
        <w:left w:val="none" w:sz="0" w:space="0" w:color="auto"/>
        <w:bottom w:val="none" w:sz="0" w:space="0" w:color="auto"/>
        <w:right w:val="none" w:sz="0" w:space="0" w:color="auto"/>
      </w:divBdr>
      <w:divsChild>
        <w:div w:id="703141197">
          <w:marLeft w:val="1080"/>
          <w:marRight w:val="0"/>
          <w:marTop w:val="100"/>
          <w:marBottom w:val="0"/>
          <w:divBdr>
            <w:top w:val="none" w:sz="0" w:space="0" w:color="auto"/>
            <w:left w:val="none" w:sz="0" w:space="0" w:color="auto"/>
            <w:bottom w:val="none" w:sz="0" w:space="0" w:color="auto"/>
            <w:right w:val="none" w:sz="0" w:space="0" w:color="auto"/>
          </w:divBdr>
        </w:div>
        <w:div w:id="1099910888">
          <w:marLeft w:val="360"/>
          <w:marRight w:val="0"/>
          <w:marTop w:val="200"/>
          <w:marBottom w:val="0"/>
          <w:divBdr>
            <w:top w:val="none" w:sz="0" w:space="0" w:color="auto"/>
            <w:left w:val="none" w:sz="0" w:space="0" w:color="auto"/>
            <w:bottom w:val="none" w:sz="0" w:space="0" w:color="auto"/>
            <w:right w:val="none" w:sz="0" w:space="0" w:color="auto"/>
          </w:divBdr>
        </w:div>
      </w:divsChild>
    </w:div>
    <w:div w:id="1180268012">
      <w:bodyDiv w:val="1"/>
      <w:marLeft w:val="0"/>
      <w:marRight w:val="0"/>
      <w:marTop w:val="0"/>
      <w:marBottom w:val="0"/>
      <w:divBdr>
        <w:top w:val="none" w:sz="0" w:space="0" w:color="auto"/>
        <w:left w:val="none" w:sz="0" w:space="0" w:color="auto"/>
        <w:bottom w:val="none" w:sz="0" w:space="0" w:color="auto"/>
        <w:right w:val="none" w:sz="0" w:space="0" w:color="auto"/>
      </w:divBdr>
    </w:div>
    <w:div w:id="1181699777">
      <w:bodyDiv w:val="1"/>
      <w:marLeft w:val="0"/>
      <w:marRight w:val="0"/>
      <w:marTop w:val="0"/>
      <w:marBottom w:val="0"/>
      <w:divBdr>
        <w:top w:val="none" w:sz="0" w:space="0" w:color="auto"/>
        <w:left w:val="none" w:sz="0" w:space="0" w:color="auto"/>
        <w:bottom w:val="none" w:sz="0" w:space="0" w:color="auto"/>
        <w:right w:val="none" w:sz="0" w:space="0" w:color="auto"/>
      </w:divBdr>
    </w:div>
    <w:div w:id="1182547726">
      <w:bodyDiv w:val="1"/>
      <w:marLeft w:val="0"/>
      <w:marRight w:val="0"/>
      <w:marTop w:val="0"/>
      <w:marBottom w:val="0"/>
      <w:divBdr>
        <w:top w:val="none" w:sz="0" w:space="0" w:color="auto"/>
        <w:left w:val="none" w:sz="0" w:space="0" w:color="auto"/>
        <w:bottom w:val="none" w:sz="0" w:space="0" w:color="auto"/>
        <w:right w:val="none" w:sz="0" w:space="0" w:color="auto"/>
      </w:divBdr>
    </w:div>
    <w:div w:id="1182669169">
      <w:bodyDiv w:val="1"/>
      <w:marLeft w:val="0"/>
      <w:marRight w:val="0"/>
      <w:marTop w:val="0"/>
      <w:marBottom w:val="0"/>
      <w:divBdr>
        <w:top w:val="none" w:sz="0" w:space="0" w:color="auto"/>
        <w:left w:val="none" w:sz="0" w:space="0" w:color="auto"/>
        <w:bottom w:val="none" w:sz="0" w:space="0" w:color="auto"/>
        <w:right w:val="none" w:sz="0" w:space="0" w:color="auto"/>
      </w:divBdr>
    </w:div>
    <w:div w:id="1183980988">
      <w:bodyDiv w:val="1"/>
      <w:marLeft w:val="0"/>
      <w:marRight w:val="0"/>
      <w:marTop w:val="0"/>
      <w:marBottom w:val="0"/>
      <w:divBdr>
        <w:top w:val="none" w:sz="0" w:space="0" w:color="auto"/>
        <w:left w:val="none" w:sz="0" w:space="0" w:color="auto"/>
        <w:bottom w:val="none" w:sz="0" w:space="0" w:color="auto"/>
        <w:right w:val="none" w:sz="0" w:space="0" w:color="auto"/>
      </w:divBdr>
    </w:div>
    <w:div w:id="1184592886">
      <w:bodyDiv w:val="1"/>
      <w:marLeft w:val="0"/>
      <w:marRight w:val="0"/>
      <w:marTop w:val="0"/>
      <w:marBottom w:val="0"/>
      <w:divBdr>
        <w:top w:val="none" w:sz="0" w:space="0" w:color="auto"/>
        <w:left w:val="none" w:sz="0" w:space="0" w:color="auto"/>
        <w:bottom w:val="none" w:sz="0" w:space="0" w:color="auto"/>
        <w:right w:val="none" w:sz="0" w:space="0" w:color="auto"/>
      </w:divBdr>
      <w:divsChild>
        <w:div w:id="300770755">
          <w:marLeft w:val="547"/>
          <w:marRight w:val="0"/>
          <w:marTop w:val="154"/>
          <w:marBottom w:val="0"/>
          <w:divBdr>
            <w:top w:val="none" w:sz="0" w:space="0" w:color="auto"/>
            <w:left w:val="none" w:sz="0" w:space="0" w:color="auto"/>
            <w:bottom w:val="none" w:sz="0" w:space="0" w:color="auto"/>
            <w:right w:val="none" w:sz="0" w:space="0" w:color="auto"/>
          </w:divBdr>
        </w:div>
        <w:div w:id="886647753">
          <w:marLeft w:val="1166"/>
          <w:marRight w:val="0"/>
          <w:marTop w:val="134"/>
          <w:marBottom w:val="0"/>
          <w:divBdr>
            <w:top w:val="none" w:sz="0" w:space="0" w:color="auto"/>
            <w:left w:val="none" w:sz="0" w:space="0" w:color="auto"/>
            <w:bottom w:val="none" w:sz="0" w:space="0" w:color="auto"/>
            <w:right w:val="none" w:sz="0" w:space="0" w:color="auto"/>
          </w:divBdr>
        </w:div>
        <w:div w:id="994798027">
          <w:marLeft w:val="1166"/>
          <w:marRight w:val="0"/>
          <w:marTop w:val="134"/>
          <w:marBottom w:val="0"/>
          <w:divBdr>
            <w:top w:val="none" w:sz="0" w:space="0" w:color="auto"/>
            <w:left w:val="none" w:sz="0" w:space="0" w:color="auto"/>
            <w:bottom w:val="none" w:sz="0" w:space="0" w:color="auto"/>
            <w:right w:val="none" w:sz="0" w:space="0" w:color="auto"/>
          </w:divBdr>
        </w:div>
      </w:divsChild>
    </w:div>
    <w:div w:id="1184787798">
      <w:bodyDiv w:val="1"/>
      <w:marLeft w:val="0"/>
      <w:marRight w:val="0"/>
      <w:marTop w:val="0"/>
      <w:marBottom w:val="0"/>
      <w:divBdr>
        <w:top w:val="none" w:sz="0" w:space="0" w:color="auto"/>
        <w:left w:val="none" w:sz="0" w:space="0" w:color="auto"/>
        <w:bottom w:val="none" w:sz="0" w:space="0" w:color="auto"/>
        <w:right w:val="none" w:sz="0" w:space="0" w:color="auto"/>
      </w:divBdr>
    </w:div>
    <w:div w:id="1185049993">
      <w:bodyDiv w:val="1"/>
      <w:marLeft w:val="0"/>
      <w:marRight w:val="0"/>
      <w:marTop w:val="0"/>
      <w:marBottom w:val="0"/>
      <w:divBdr>
        <w:top w:val="none" w:sz="0" w:space="0" w:color="auto"/>
        <w:left w:val="none" w:sz="0" w:space="0" w:color="auto"/>
        <w:bottom w:val="none" w:sz="0" w:space="0" w:color="auto"/>
        <w:right w:val="none" w:sz="0" w:space="0" w:color="auto"/>
      </w:divBdr>
    </w:div>
    <w:div w:id="1185168413">
      <w:bodyDiv w:val="1"/>
      <w:marLeft w:val="0"/>
      <w:marRight w:val="0"/>
      <w:marTop w:val="0"/>
      <w:marBottom w:val="0"/>
      <w:divBdr>
        <w:top w:val="none" w:sz="0" w:space="0" w:color="auto"/>
        <w:left w:val="none" w:sz="0" w:space="0" w:color="auto"/>
        <w:bottom w:val="none" w:sz="0" w:space="0" w:color="auto"/>
        <w:right w:val="none" w:sz="0" w:space="0" w:color="auto"/>
      </w:divBdr>
    </w:div>
    <w:div w:id="1186212851">
      <w:bodyDiv w:val="1"/>
      <w:marLeft w:val="0"/>
      <w:marRight w:val="0"/>
      <w:marTop w:val="0"/>
      <w:marBottom w:val="0"/>
      <w:divBdr>
        <w:top w:val="none" w:sz="0" w:space="0" w:color="auto"/>
        <w:left w:val="none" w:sz="0" w:space="0" w:color="auto"/>
        <w:bottom w:val="none" w:sz="0" w:space="0" w:color="auto"/>
        <w:right w:val="none" w:sz="0" w:space="0" w:color="auto"/>
      </w:divBdr>
    </w:div>
    <w:div w:id="1186866384">
      <w:bodyDiv w:val="1"/>
      <w:marLeft w:val="0"/>
      <w:marRight w:val="0"/>
      <w:marTop w:val="0"/>
      <w:marBottom w:val="0"/>
      <w:divBdr>
        <w:top w:val="none" w:sz="0" w:space="0" w:color="auto"/>
        <w:left w:val="none" w:sz="0" w:space="0" w:color="auto"/>
        <w:bottom w:val="none" w:sz="0" w:space="0" w:color="auto"/>
        <w:right w:val="none" w:sz="0" w:space="0" w:color="auto"/>
      </w:divBdr>
    </w:div>
    <w:div w:id="1187014924">
      <w:bodyDiv w:val="1"/>
      <w:marLeft w:val="0"/>
      <w:marRight w:val="0"/>
      <w:marTop w:val="0"/>
      <w:marBottom w:val="0"/>
      <w:divBdr>
        <w:top w:val="none" w:sz="0" w:space="0" w:color="auto"/>
        <w:left w:val="none" w:sz="0" w:space="0" w:color="auto"/>
        <w:bottom w:val="none" w:sz="0" w:space="0" w:color="auto"/>
        <w:right w:val="none" w:sz="0" w:space="0" w:color="auto"/>
      </w:divBdr>
    </w:div>
    <w:div w:id="1187791874">
      <w:bodyDiv w:val="1"/>
      <w:marLeft w:val="0"/>
      <w:marRight w:val="0"/>
      <w:marTop w:val="0"/>
      <w:marBottom w:val="0"/>
      <w:divBdr>
        <w:top w:val="none" w:sz="0" w:space="0" w:color="auto"/>
        <w:left w:val="none" w:sz="0" w:space="0" w:color="auto"/>
        <w:bottom w:val="none" w:sz="0" w:space="0" w:color="auto"/>
        <w:right w:val="none" w:sz="0" w:space="0" w:color="auto"/>
      </w:divBdr>
      <w:divsChild>
        <w:div w:id="395976923">
          <w:marLeft w:val="1166"/>
          <w:marRight w:val="0"/>
          <w:marTop w:val="115"/>
          <w:marBottom w:val="0"/>
          <w:divBdr>
            <w:top w:val="none" w:sz="0" w:space="0" w:color="auto"/>
            <w:left w:val="none" w:sz="0" w:space="0" w:color="auto"/>
            <w:bottom w:val="none" w:sz="0" w:space="0" w:color="auto"/>
            <w:right w:val="none" w:sz="0" w:space="0" w:color="auto"/>
          </w:divBdr>
        </w:div>
        <w:div w:id="513689899">
          <w:marLeft w:val="547"/>
          <w:marRight w:val="0"/>
          <w:marTop w:val="134"/>
          <w:marBottom w:val="0"/>
          <w:divBdr>
            <w:top w:val="none" w:sz="0" w:space="0" w:color="auto"/>
            <w:left w:val="none" w:sz="0" w:space="0" w:color="auto"/>
            <w:bottom w:val="none" w:sz="0" w:space="0" w:color="auto"/>
            <w:right w:val="none" w:sz="0" w:space="0" w:color="auto"/>
          </w:divBdr>
        </w:div>
        <w:div w:id="1425807556">
          <w:marLeft w:val="1166"/>
          <w:marRight w:val="0"/>
          <w:marTop w:val="115"/>
          <w:marBottom w:val="0"/>
          <w:divBdr>
            <w:top w:val="none" w:sz="0" w:space="0" w:color="auto"/>
            <w:left w:val="none" w:sz="0" w:space="0" w:color="auto"/>
            <w:bottom w:val="none" w:sz="0" w:space="0" w:color="auto"/>
            <w:right w:val="none" w:sz="0" w:space="0" w:color="auto"/>
          </w:divBdr>
        </w:div>
        <w:div w:id="1712152414">
          <w:marLeft w:val="1166"/>
          <w:marRight w:val="0"/>
          <w:marTop w:val="115"/>
          <w:marBottom w:val="0"/>
          <w:divBdr>
            <w:top w:val="none" w:sz="0" w:space="0" w:color="auto"/>
            <w:left w:val="none" w:sz="0" w:space="0" w:color="auto"/>
            <w:bottom w:val="none" w:sz="0" w:space="0" w:color="auto"/>
            <w:right w:val="none" w:sz="0" w:space="0" w:color="auto"/>
          </w:divBdr>
        </w:div>
        <w:div w:id="1848061273">
          <w:marLeft w:val="1166"/>
          <w:marRight w:val="0"/>
          <w:marTop w:val="115"/>
          <w:marBottom w:val="0"/>
          <w:divBdr>
            <w:top w:val="none" w:sz="0" w:space="0" w:color="auto"/>
            <w:left w:val="none" w:sz="0" w:space="0" w:color="auto"/>
            <w:bottom w:val="none" w:sz="0" w:space="0" w:color="auto"/>
            <w:right w:val="none" w:sz="0" w:space="0" w:color="auto"/>
          </w:divBdr>
        </w:div>
      </w:divsChild>
    </w:div>
    <w:div w:id="1187908104">
      <w:bodyDiv w:val="1"/>
      <w:marLeft w:val="0"/>
      <w:marRight w:val="0"/>
      <w:marTop w:val="0"/>
      <w:marBottom w:val="0"/>
      <w:divBdr>
        <w:top w:val="none" w:sz="0" w:space="0" w:color="auto"/>
        <w:left w:val="none" w:sz="0" w:space="0" w:color="auto"/>
        <w:bottom w:val="none" w:sz="0" w:space="0" w:color="auto"/>
        <w:right w:val="none" w:sz="0" w:space="0" w:color="auto"/>
      </w:divBdr>
    </w:div>
    <w:div w:id="1189225036">
      <w:bodyDiv w:val="1"/>
      <w:marLeft w:val="0"/>
      <w:marRight w:val="0"/>
      <w:marTop w:val="0"/>
      <w:marBottom w:val="0"/>
      <w:divBdr>
        <w:top w:val="none" w:sz="0" w:space="0" w:color="auto"/>
        <w:left w:val="none" w:sz="0" w:space="0" w:color="auto"/>
        <w:bottom w:val="none" w:sz="0" w:space="0" w:color="auto"/>
        <w:right w:val="none" w:sz="0" w:space="0" w:color="auto"/>
      </w:divBdr>
      <w:divsChild>
        <w:div w:id="387192262">
          <w:marLeft w:val="1166"/>
          <w:marRight w:val="0"/>
          <w:marTop w:val="134"/>
          <w:marBottom w:val="0"/>
          <w:divBdr>
            <w:top w:val="none" w:sz="0" w:space="0" w:color="auto"/>
            <w:left w:val="none" w:sz="0" w:space="0" w:color="auto"/>
            <w:bottom w:val="none" w:sz="0" w:space="0" w:color="auto"/>
            <w:right w:val="none" w:sz="0" w:space="0" w:color="auto"/>
          </w:divBdr>
        </w:div>
        <w:div w:id="1172911321">
          <w:marLeft w:val="547"/>
          <w:marRight w:val="0"/>
          <w:marTop w:val="154"/>
          <w:marBottom w:val="0"/>
          <w:divBdr>
            <w:top w:val="none" w:sz="0" w:space="0" w:color="auto"/>
            <w:left w:val="none" w:sz="0" w:space="0" w:color="auto"/>
            <w:bottom w:val="none" w:sz="0" w:space="0" w:color="auto"/>
            <w:right w:val="none" w:sz="0" w:space="0" w:color="auto"/>
          </w:divBdr>
        </w:div>
        <w:div w:id="1352343136">
          <w:marLeft w:val="1166"/>
          <w:marRight w:val="0"/>
          <w:marTop w:val="134"/>
          <w:marBottom w:val="0"/>
          <w:divBdr>
            <w:top w:val="none" w:sz="0" w:space="0" w:color="auto"/>
            <w:left w:val="none" w:sz="0" w:space="0" w:color="auto"/>
            <w:bottom w:val="none" w:sz="0" w:space="0" w:color="auto"/>
            <w:right w:val="none" w:sz="0" w:space="0" w:color="auto"/>
          </w:divBdr>
        </w:div>
      </w:divsChild>
    </w:div>
    <w:div w:id="1189444223">
      <w:bodyDiv w:val="1"/>
      <w:marLeft w:val="0"/>
      <w:marRight w:val="0"/>
      <w:marTop w:val="0"/>
      <w:marBottom w:val="0"/>
      <w:divBdr>
        <w:top w:val="none" w:sz="0" w:space="0" w:color="auto"/>
        <w:left w:val="none" w:sz="0" w:space="0" w:color="auto"/>
        <w:bottom w:val="none" w:sz="0" w:space="0" w:color="auto"/>
        <w:right w:val="none" w:sz="0" w:space="0" w:color="auto"/>
      </w:divBdr>
      <w:divsChild>
        <w:div w:id="527839791">
          <w:marLeft w:val="1166"/>
          <w:marRight w:val="0"/>
          <w:marTop w:val="96"/>
          <w:marBottom w:val="0"/>
          <w:divBdr>
            <w:top w:val="none" w:sz="0" w:space="0" w:color="auto"/>
            <w:left w:val="none" w:sz="0" w:space="0" w:color="auto"/>
            <w:bottom w:val="none" w:sz="0" w:space="0" w:color="auto"/>
            <w:right w:val="none" w:sz="0" w:space="0" w:color="auto"/>
          </w:divBdr>
        </w:div>
        <w:div w:id="591476312">
          <w:marLeft w:val="1166"/>
          <w:marRight w:val="0"/>
          <w:marTop w:val="96"/>
          <w:marBottom w:val="0"/>
          <w:divBdr>
            <w:top w:val="none" w:sz="0" w:space="0" w:color="auto"/>
            <w:left w:val="none" w:sz="0" w:space="0" w:color="auto"/>
            <w:bottom w:val="none" w:sz="0" w:space="0" w:color="auto"/>
            <w:right w:val="none" w:sz="0" w:space="0" w:color="auto"/>
          </w:divBdr>
        </w:div>
        <w:div w:id="761101677">
          <w:marLeft w:val="1166"/>
          <w:marRight w:val="0"/>
          <w:marTop w:val="96"/>
          <w:marBottom w:val="0"/>
          <w:divBdr>
            <w:top w:val="none" w:sz="0" w:space="0" w:color="auto"/>
            <w:left w:val="none" w:sz="0" w:space="0" w:color="auto"/>
            <w:bottom w:val="none" w:sz="0" w:space="0" w:color="auto"/>
            <w:right w:val="none" w:sz="0" w:space="0" w:color="auto"/>
          </w:divBdr>
        </w:div>
        <w:div w:id="832337587">
          <w:marLeft w:val="1166"/>
          <w:marRight w:val="0"/>
          <w:marTop w:val="96"/>
          <w:marBottom w:val="0"/>
          <w:divBdr>
            <w:top w:val="none" w:sz="0" w:space="0" w:color="auto"/>
            <w:left w:val="none" w:sz="0" w:space="0" w:color="auto"/>
            <w:bottom w:val="none" w:sz="0" w:space="0" w:color="auto"/>
            <w:right w:val="none" w:sz="0" w:space="0" w:color="auto"/>
          </w:divBdr>
        </w:div>
        <w:div w:id="1109549987">
          <w:marLeft w:val="1166"/>
          <w:marRight w:val="0"/>
          <w:marTop w:val="96"/>
          <w:marBottom w:val="0"/>
          <w:divBdr>
            <w:top w:val="none" w:sz="0" w:space="0" w:color="auto"/>
            <w:left w:val="none" w:sz="0" w:space="0" w:color="auto"/>
            <w:bottom w:val="none" w:sz="0" w:space="0" w:color="auto"/>
            <w:right w:val="none" w:sz="0" w:space="0" w:color="auto"/>
          </w:divBdr>
        </w:div>
        <w:div w:id="1432310902">
          <w:marLeft w:val="547"/>
          <w:marRight w:val="0"/>
          <w:marTop w:val="96"/>
          <w:marBottom w:val="0"/>
          <w:divBdr>
            <w:top w:val="none" w:sz="0" w:space="0" w:color="auto"/>
            <w:left w:val="none" w:sz="0" w:space="0" w:color="auto"/>
            <w:bottom w:val="none" w:sz="0" w:space="0" w:color="auto"/>
            <w:right w:val="none" w:sz="0" w:space="0" w:color="auto"/>
          </w:divBdr>
        </w:div>
        <w:div w:id="1620650245">
          <w:marLeft w:val="1800"/>
          <w:marRight w:val="0"/>
          <w:marTop w:val="96"/>
          <w:marBottom w:val="0"/>
          <w:divBdr>
            <w:top w:val="none" w:sz="0" w:space="0" w:color="auto"/>
            <w:left w:val="none" w:sz="0" w:space="0" w:color="auto"/>
            <w:bottom w:val="none" w:sz="0" w:space="0" w:color="auto"/>
            <w:right w:val="none" w:sz="0" w:space="0" w:color="auto"/>
          </w:divBdr>
        </w:div>
        <w:div w:id="1630941655">
          <w:marLeft w:val="1166"/>
          <w:marRight w:val="0"/>
          <w:marTop w:val="96"/>
          <w:marBottom w:val="0"/>
          <w:divBdr>
            <w:top w:val="none" w:sz="0" w:space="0" w:color="auto"/>
            <w:left w:val="none" w:sz="0" w:space="0" w:color="auto"/>
            <w:bottom w:val="none" w:sz="0" w:space="0" w:color="auto"/>
            <w:right w:val="none" w:sz="0" w:space="0" w:color="auto"/>
          </w:divBdr>
        </w:div>
        <w:div w:id="1719745000">
          <w:marLeft w:val="1800"/>
          <w:marRight w:val="0"/>
          <w:marTop w:val="96"/>
          <w:marBottom w:val="0"/>
          <w:divBdr>
            <w:top w:val="none" w:sz="0" w:space="0" w:color="auto"/>
            <w:left w:val="none" w:sz="0" w:space="0" w:color="auto"/>
            <w:bottom w:val="none" w:sz="0" w:space="0" w:color="auto"/>
            <w:right w:val="none" w:sz="0" w:space="0" w:color="auto"/>
          </w:divBdr>
        </w:div>
        <w:div w:id="2027631666">
          <w:marLeft w:val="1166"/>
          <w:marRight w:val="0"/>
          <w:marTop w:val="96"/>
          <w:marBottom w:val="0"/>
          <w:divBdr>
            <w:top w:val="none" w:sz="0" w:space="0" w:color="auto"/>
            <w:left w:val="none" w:sz="0" w:space="0" w:color="auto"/>
            <w:bottom w:val="none" w:sz="0" w:space="0" w:color="auto"/>
            <w:right w:val="none" w:sz="0" w:space="0" w:color="auto"/>
          </w:divBdr>
        </w:div>
        <w:div w:id="2081095775">
          <w:marLeft w:val="1800"/>
          <w:marRight w:val="0"/>
          <w:marTop w:val="96"/>
          <w:marBottom w:val="0"/>
          <w:divBdr>
            <w:top w:val="none" w:sz="0" w:space="0" w:color="auto"/>
            <w:left w:val="none" w:sz="0" w:space="0" w:color="auto"/>
            <w:bottom w:val="none" w:sz="0" w:space="0" w:color="auto"/>
            <w:right w:val="none" w:sz="0" w:space="0" w:color="auto"/>
          </w:divBdr>
        </w:div>
        <w:div w:id="2081709292">
          <w:marLeft w:val="1800"/>
          <w:marRight w:val="0"/>
          <w:marTop w:val="96"/>
          <w:marBottom w:val="0"/>
          <w:divBdr>
            <w:top w:val="none" w:sz="0" w:space="0" w:color="auto"/>
            <w:left w:val="none" w:sz="0" w:space="0" w:color="auto"/>
            <w:bottom w:val="none" w:sz="0" w:space="0" w:color="auto"/>
            <w:right w:val="none" w:sz="0" w:space="0" w:color="auto"/>
          </w:divBdr>
        </w:div>
      </w:divsChild>
    </w:div>
    <w:div w:id="1189833538">
      <w:bodyDiv w:val="1"/>
      <w:marLeft w:val="0"/>
      <w:marRight w:val="0"/>
      <w:marTop w:val="0"/>
      <w:marBottom w:val="0"/>
      <w:divBdr>
        <w:top w:val="none" w:sz="0" w:space="0" w:color="auto"/>
        <w:left w:val="none" w:sz="0" w:space="0" w:color="auto"/>
        <w:bottom w:val="none" w:sz="0" w:space="0" w:color="auto"/>
        <w:right w:val="none" w:sz="0" w:space="0" w:color="auto"/>
      </w:divBdr>
    </w:div>
    <w:div w:id="1189946687">
      <w:bodyDiv w:val="1"/>
      <w:marLeft w:val="0"/>
      <w:marRight w:val="0"/>
      <w:marTop w:val="0"/>
      <w:marBottom w:val="0"/>
      <w:divBdr>
        <w:top w:val="none" w:sz="0" w:space="0" w:color="auto"/>
        <w:left w:val="none" w:sz="0" w:space="0" w:color="auto"/>
        <w:bottom w:val="none" w:sz="0" w:space="0" w:color="auto"/>
        <w:right w:val="none" w:sz="0" w:space="0" w:color="auto"/>
      </w:divBdr>
    </w:div>
    <w:div w:id="1190139449">
      <w:bodyDiv w:val="1"/>
      <w:marLeft w:val="0"/>
      <w:marRight w:val="0"/>
      <w:marTop w:val="0"/>
      <w:marBottom w:val="0"/>
      <w:divBdr>
        <w:top w:val="none" w:sz="0" w:space="0" w:color="auto"/>
        <w:left w:val="none" w:sz="0" w:space="0" w:color="auto"/>
        <w:bottom w:val="none" w:sz="0" w:space="0" w:color="auto"/>
        <w:right w:val="none" w:sz="0" w:space="0" w:color="auto"/>
      </w:divBdr>
    </w:div>
    <w:div w:id="1190411244">
      <w:bodyDiv w:val="1"/>
      <w:marLeft w:val="0"/>
      <w:marRight w:val="0"/>
      <w:marTop w:val="0"/>
      <w:marBottom w:val="0"/>
      <w:divBdr>
        <w:top w:val="none" w:sz="0" w:space="0" w:color="auto"/>
        <w:left w:val="none" w:sz="0" w:space="0" w:color="auto"/>
        <w:bottom w:val="none" w:sz="0" w:space="0" w:color="auto"/>
        <w:right w:val="none" w:sz="0" w:space="0" w:color="auto"/>
      </w:divBdr>
      <w:divsChild>
        <w:div w:id="484973011">
          <w:marLeft w:val="1166"/>
          <w:marRight w:val="0"/>
          <w:marTop w:val="115"/>
          <w:marBottom w:val="0"/>
          <w:divBdr>
            <w:top w:val="none" w:sz="0" w:space="0" w:color="auto"/>
            <w:left w:val="none" w:sz="0" w:space="0" w:color="auto"/>
            <w:bottom w:val="none" w:sz="0" w:space="0" w:color="auto"/>
            <w:right w:val="none" w:sz="0" w:space="0" w:color="auto"/>
          </w:divBdr>
        </w:div>
        <w:div w:id="595291162">
          <w:marLeft w:val="1800"/>
          <w:marRight w:val="0"/>
          <w:marTop w:val="115"/>
          <w:marBottom w:val="0"/>
          <w:divBdr>
            <w:top w:val="none" w:sz="0" w:space="0" w:color="auto"/>
            <w:left w:val="none" w:sz="0" w:space="0" w:color="auto"/>
            <w:bottom w:val="none" w:sz="0" w:space="0" w:color="auto"/>
            <w:right w:val="none" w:sz="0" w:space="0" w:color="auto"/>
          </w:divBdr>
        </w:div>
        <w:div w:id="903561174">
          <w:marLeft w:val="547"/>
          <w:marRight w:val="0"/>
          <w:marTop w:val="134"/>
          <w:marBottom w:val="0"/>
          <w:divBdr>
            <w:top w:val="none" w:sz="0" w:space="0" w:color="auto"/>
            <w:left w:val="none" w:sz="0" w:space="0" w:color="auto"/>
            <w:bottom w:val="none" w:sz="0" w:space="0" w:color="auto"/>
            <w:right w:val="none" w:sz="0" w:space="0" w:color="auto"/>
          </w:divBdr>
        </w:div>
        <w:div w:id="1411197016">
          <w:marLeft w:val="547"/>
          <w:marRight w:val="0"/>
          <w:marTop w:val="134"/>
          <w:marBottom w:val="0"/>
          <w:divBdr>
            <w:top w:val="none" w:sz="0" w:space="0" w:color="auto"/>
            <w:left w:val="none" w:sz="0" w:space="0" w:color="auto"/>
            <w:bottom w:val="none" w:sz="0" w:space="0" w:color="auto"/>
            <w:right w:val="none" w:sz="0" w:space="0" w:color="auto"/>
          </w:divBdr>
        </w:div>
        <w:div w:id="1434398698">
          <w:marLeft w:val="1166"/>
          <w:marRight w:val="0"/>
          <w:marTop w:val="115"/>
          <w:marBottom w:val="0"/>
          <w:divBdr>
            <w:top w:val="none" w:sz="0" w:space="0" w:color="auto"/>
            <w:left w:val="none" w:sz="0" w:space="0" w:color="auto"/>
            <w:bottom w:val="none" w:sz="0" w:space="0" w:color="auto"/>
            <w:right w:val="none" w:sz="0" w:space="0" w:color="auto"/>
          </w:divBdr>
        </w:div>
        <w:div w:id="1521237569">
          <w:marLeft w:val="1800"/>
          <w:marRight w:val="0"/>
          <w:marTop w:val="115"/>
          <w:marBottom w:val="0"/>
          <w:divBdr>
            <w:top w:val="none" w:sz="0" w:space="0" w:color="auto"/>
            <w:left w:val="none" w:sz="0" w:space="0" w:color="auto"/>
            <w:bottom w:val="none" w:sz="0" w:space="0" w:color="auto"/>
            <w:right w:val="none" w:sz="0" w:space="0" w:color="auto"/>
          </w:divBdr>
        </w:div>
        <w:div w:id="1750928774">
          <w:marLeft w:val="1166"/>
          <w:marRight w:val="0"/>
          <w:marTop w:val="115"/>
          <w:marBottom w:val="0"/>
          <w:divBdr>
            <w:top w:val="none" w:sz="0" w:space="0" w:color="auto"/>
            <w:left w:val="none" w:sz="0" w:space="0" w:color="auto"/>
            <w:bottom w:val="none" w:sz="0" w:space="0" w:color="auto"/>
            <w:right w:val="none" w:sz="0" w:space="0" w:color="auto"/>
          </w:divBdr>
        </w:div>
      </w:divsChild>
    </w:div>
    <w:div w:id="1190801327">
      <w:bodyDiv w:val="1"/>
      <w:marLeft w:val="0"/>
      <w:marRight w:val="0"/>
      <w:marTop w:val="0"/>
      <w:marBottom w:val="0"/>
      <w:divBdr>
        <w:top w:val="none" w:sz="0" w:space="0" w:color="auto"/>
        <w:left w:val="none" w:sz="0" w:space="0" w:color="auto"/>
        <w:bottom w:val="none" w:sz="0" w:space="0" w:color="auto"/>
        <w:right w:val="none" w:sz="0" w:space="0" w:color="auto"/>
      </w:divBdr>
    </w:div>
    <w:div w:id="1192495971">
      <w:bodyDiv w:val="1"/>
      <w:marLeft w:val="0"/>
      <w:marRight w:val="0"/>
      <w:marTop w:val="0"/>
      <w:marBottom w:val="0"/>
      <w:divBdr>
        <w:top w:val="none" w:sz="0" w:space="0" w:color="auto"/>
        <w:left w:val="none" w:sz="0" w:space="0" w:color="auto"/>
        <w:bottom w:val="none" w:sz="0" w:space="0" w:color="auto"/>
        <w:right w:val="none" w:sz="0" w:space="0" w:color="auto"/>
      </w:divBdr>
    </w:div>
    <w:div w:id="1192837180">
      <w:bodyDiv w:val="1"/>
      <w:marLeft w:val="0"/>
      <w:marRight w:val="0"/>
      <w:marTop w:val="0"/>
      <w:marBottom w:val="0"/>
      <w:divBdr>
        <w:top w:val="none" w:sz="0" w:space="0" w:color="auto"/>
        <w:left w:val="none" w:sz="0" w:space="0" w:color="auto"/>
        <w:bottom w:val="none" w:sz="0" w:space="0" w:color="auto"/>
        <w:right w:val="none" w:sz="0" w:space="0" w:color="auto"/>
      </w:divBdr>
    </w:div>
    <w:div w:id="1192912624">
      <w:bodyDiv w:val="1"/>
      <w:marLeft w:val="0"/>
      <w:marRight w:val="0"/>
      <w:marTop w:val="0"/>
      <w:marBottom w:val="0"/>
      <w:divBdr>
        <w:top w:val="none" w:sz="0" w:space="0" w:color="auto"/>
        <w:left w:val="none" w:sz="0" w:space="0" w:color="auto"/>
        <w:bottom w:val="none" w:sz="0" w:space="0" w:color="auto"/>
        <w:right w:val="none" w:sz="0" w:space="0" w:color="auto"/>
      </w:divBdr>
    </w:div>
    <w:div w:id="1193106761">
      <w:bodyDiv w:val="1"/>
      <w:marLeft w:val="0"/>
      <w:marRight w:val="0"/>
      <w:marTop w:val="0"/>
      <w:marBottom w:val="0"/>
      <w:divBdr>
        <w:top w:val="none" w:sz="0" w:space="0" w:color="auto"/>
        <w:left w:val="none" w:sz="0" w:space="0" w:color="auto"/>
        <w:bottom w:val="none" w:sz="0" w:space="0" w:color="auto"/>
        <w:right w:val="none" w:sz="0" w:space="0" w:color="auto"/>
      </w:divBdr>
      <w:divsChild>
        <w:div w:id="350379779">
          <w:marLeft w:val="1166"/>
          <w:marRight w:val="0"/>
          <w:marTop w:val="0"/>
          <w:marBottom w:val="60"/>
          <w:divBdr>
            <w:top w:val="none" w:sz="0" w:space="0" w:color="auto"/>
            <w:left w:val="none" w:sz="0" w:space="0" w:color="auto"/>
            <w:bottom w:val="none" w:sz="0" w:space="0" w:color="auto"/>
            <w:right w:val="none" w:sz="0" w:space="0" w:color="auto"/>
          </w:divBdr>
        </w:div>
        <w:div w:id="1713577320">
          <w:marLeft w:val="547"/>
          <w:marRight w:val="0"/>
          <w:marTop w:val="0"/>
          <w:marBottom w:val="60"/>
          <w:divBdr>
            <w:top w:val="none" w:sz="0" w:space="0" w:color="auto"/>
            <w:left w:val="none" w:sz="0" w:space="0" w:color="auto"/>
            <w:bottom w:val="none" w:sz="0" w:space="0" w:color="auto"/>
            <w:right w:val="none" w:sz="0" w:space="0" w:color="auto"/>
          </w:divBdr>
        </w:div>
        <w:div w:id="1732380934">
          <w:marLeft w:val="1166"/>
          <w:marRight w:val="0"/>
          <w:marTop w:val="0"/>
          <w:marBottom w:val="60"/>
          <w:divBdr>
            <w:top w:val="none" w:sz="0" w:space="0" w:color="auto"/>
            <w:left w:val="none" w:sz="0" w:space="0" w:color="auto"/>
            <w:bottom w:val="none" w:sz="0" w:space="0" w:color="auto"/>
            <w:right w:val="none" w:sz="0" w:space="0" w:color="auto"/>
          </w:divBdr>
        </w:div>
        <w:div w:id="1822037630">
          <w:marLeft w:val="547"/>
          <w:marRight w:val="0"/>
          <w:marTop w:val="0"/>
          <w:marBottom w:val="60"/>
          <w:divBdr>
            <w:top w:val="none" w:sz="0" w:space="0" w:color="auto"/>
            <w:left w:val="none" w:sz="0" w:space="0" w:color="auto"/>
            <w:bottom w:val="none" w:sz="0" w:space="0" w:color="auto"/>
            <w:right w:val="none" w:sz="0" w:space="0" w:color="auto"/>
          </w:divBdr>
        </w:div>
      </w:divsChild>
    </w:div>
    <w:div w:id="1193492097">
      <w:bodyDiv w:val="1"/>
      <w:marLeft w:val="0"/>
      <w:marRight w:val="0"/>
      <w:marTop w:val="0"/>
      <w:marBottom w:val="0"/>
      <w:divBdr>
        <w:top w:val="none" w:sz="0" w:space="0" w:color="auto"/>
        <w:left w:val="none" w:sz="0" w:space="0" w:color="auto"/>
        <w:bottom w:val="none" w:sz="0" w:space="0" w:color="auto"/>
        <w:right w:val="none" w:sz="0" w:space="0" w:color="auto"/>
      </w:divBdr>
    </w:div>
    <w:div w:id="1193880581">
      <w:bodyDiv w:val="1"/>
      <w:marLeft w:val="0"/>
      <w:marRight w:val="0"/>
      <w:marTop w:val="0"/>
      <w:marBottom w:val="0"/>
      <w:divBdr>
        <w:top w:val="none" w:sz="0" w:space="0" w:color="auto"/>
        <w:left w:val="none" w:sz="0" w:space="0" w:color="auto"/>
        <w:bottom w:val="none" w:sz="0" w:space="0" w:color="auto"/>
        <w:right w:val="none" w:sz="0" w:space="0" w:color="auto"/>
      </w:divBdr>
    </w:div>
    <w:div w:id="1194197730">
      <w:bodyDiv w:val="1"/>
      <w:marLeft w:val="0"/>
      <w:marRight w:val="0"/>
      <w:marTop w:val="0"/>
      <w:marBottom w:val="0"/>
      <w:divBdr>
        <w:top w:val="none" w:sz="0" w:space="0" w:color="auto"/>
        <w:left w:val="none" w:sz="0" w:space="0" w:color="auto"/>
        <w:bottom w:val="none" w:sz="0" w:space="0" w:color="auto"/>
        <w:right w:val="none" w:sz="0" w:space="0" w:color="auto"/>
      </w:divBdr>
    </w:div>
    <w:div w:id="1194803880">
      <w:bodyDiv w:val="1"/>
      <w:marLeft w:val="0"/>
      <w:marRight w:val="0"/>
      <w:marTop w:val="0"/>
      <w:marBottom w:val="0"/>
      <w:divBdr>
        <w:top w:val="none" w:sz="0" w:space="0" w:color="auto"/>
        <w:left w:val="none" w:sz="0" w:space="0" w:color="auto"/>
        <w:bottom w:val="none" w:sz="0" w:space="0" w:color="auto"/>
        <w:right w:val="none" w:sz="0" w:space="0" w:color="auto"/>
      </w:divBdr>
    </w:div>
    <w:div w:id="1195456910">
      <w:bodyDiv w:val="1"/>
      <w:marLeft w:val="0"/>
      <w:marRight w:val="0"/>
      <w:marTop w:val="0"/>
      <w:marBottom w:val="0"/>
      <w:divBdr>
        <w:top w:val="none" w:sz="0" w:space="0" w:color="auto"/>
        <w:left w:val="none" w:sz="0" w:space="0" w:color="auto"/>
        <w:bottom w:val="none" w:sz="0" w:space="0" w:color="auto"/>
        <w:right w:val="none" w:sz="0" w:space="0" w:color="auto"/>
      </w:divBdr>
    </w:div>
    <w:div w:id="1197936906">
      <w:bodyDiv w:val="1"/>
      <w:marLeft w:val="0"/>
      <w:marRight w:val="0"/>
      <w:marTop w:val="0"/>
      <w:marBottom w:val="0"/>
      <w:divBdr>
        <w:top w:val="none" w:sz="0" w:space="0" w:color="auto"/>
        <w:left w:val="none" w:sz="0" w:space="0" w:color="auto"/>
        <w:bottom w:val="none" w:sz="0" w:space="0" w:color="auto"/>
        <w:right w:val="none" w:sz="0" w:space="0" w:color="auto"/>
      </w:divBdr>
    </w:div>
    <w:div w:id="1199515385">
      <w:bodyDiv w:val="1"/>
      <w:marLeft w:val="0"/>
      <w:marRight w:val="0"/>
      <w:marTop w:val="0"/>
      <w:marBottom w:val="0"/>
      <w:divBdr>
        <w:top w:val="none" w:sz="0" w:space="0" w:color="auto"/>
        <w:left w:val="none" w:sz="0" w:space="0" w:color="auto"/>
        <w:bottom w:val="none" w:sz="0" w:space="0" w:color="auto"/>
        <w:right w:val="none" w:sz="0" w:space="0" w:color="auto"/>
      </w:divBdr>
    </w:div>
    <w:div w:id="1200045335">
      <w:bodyDiv w:val="1"/>
      <w:marLeft w:val="0"/>
      <w:marRight w:val="0"/>
      <w:marTop w:val="0"/>
      <w:marBottom w:val="0"/>
      <w:divBdr>
        <w:top w:val="none" w:sz="0" w:space="0" w:color="auto"/>
        <w:left w:val="none" w:sz="0" w:space="0" w:color="auto"/>
        <w:bottom w:val="none" w:sz="0" w:space="0" w:color="auto"/>
        <w:right w:val="none" w:sz="0" w:space="0" w:color="auto"/>
      </w:divBdr>
    </w:div>
    <w:div w:id="1200822240">
      <w:bodyDiv w:val="1"/>
      <w:marLeft w:val="0"/>
      <w:marRight w:val="0"/>
      <w:marTop w:val="0"/>
      <w:marBottom w:val="0"/>
      <w:divBdr>
        <w:top w:val="none" w:sz="0" w:space="0" w:color="auto"/>
        <w:left w:val="none" w:sz="0" w:space="0" w:color="auto"/>
        <w:bottom w:val="none" w:sz="0" w:space="0" w:color="auto"/>
        <w:right w:val="none" w:sz="0" w:space="0" w:color="auto"/>
      </w:divBdr>
    </w:div>
    <w:div w:id="1201892234">
      <w:bodyDiv w:val="1"/>
      <w:marLeft w:val="0"/>
      <w:marRight w:val="0"/>
      <w:marTop w:val="0"/>
      <w:marBottom w:val="0"/>
      <w:divBdr>
        <w:top w:val="none" w:sz="0" w:space="0" w:color="auto"/>
        <w:left w:val="none" w:sz="0" w:space="0" w:color="auto"/>
        <w:bottom w:val="none" w:sz="0" w:space="0" w:color="auto"/>
        <w:right w:val="none" w:sz="0" w:space="0" w:color="auto"/>
      </w:divBdr>
    </w:div>
    <w:div w:id="1202671988">
      <w:bodyDiv w:val="1"/>
      <w:marLeft w:val="0"/>
      <w:marRight w:val="0"/>
      <w:marTop w:val="0"/>
      <w:marBottom w:val="0"/>
      <w:divBdr>
        <w:top w:val="none" w:sz="0" w:space="0" w:color="auto"/>
        <w:left w:val="none" w:sz="0" w:space="0" w:color="auto"/>
        <w:bottom w:val="none" w:sz="0" w:space="0" w:color="auto"/>
        <w:right w:val="none" w:sz="0" w:space="0" w:color="auto"/>
      </w:divBdr>
    </w:div>
    <w:div w:id="1202748804">
      <w:bodyDiv w:val="1"/>
      <w:marLeft w:val="0"/>
      <w:marRight w:val="0"/>
      <w:marTop w:val="0"/>
      <w:marBottom w:val="0"/>
      <w:divBdr>
        <w:top w:val="none" w:sz="0" w:space="0" w:color="auto"/>
        <w:left w:val="none" w:sz="0" w:space="0" w:color="auto"/>
        <w:bottom w:val="none" w:sz="0" w:space="0" w:color="auto"/>
        <w:right w:val="none" w:sz="0" w:space="0" w:color="auto"/>
      </w:divBdr>
    </w:div>
    <w:div w:id="1205369152">
      <w:bodyDiv w:val="1"/>
      <w:marLeft w:val="0"/>
      <w:marRight w:val="0"/>
      <w:marTop w:val="0"/>
      <w:marBottom w:val="0"/>
      <w:divBdr>
        <w:top w:val="none" w:sz="0" w:space="0" w:color="auto"/>
        <w:left w:val="none" w:sz="0" w:space="0" w:color="auto"/>
        <w:bottom w:val="none" w:sz="0" w:space="0" w:color="auto"/>
        <w:right w:val="none" w:sz="0" w:space="0" w:color="auto"/>
      </w:divBdr>
    </w:div>
    <w:div w:id="1207451530">
      <w:bodyDiv w:val="1"/>
      <w:marLeft w:val="0"/>
      <w:marRight w:val="0"/>
      <w:marTop w:val="0"/>
      <w:marBottom w:val="0"/>
      <w:divBdr>
        <w:top w:val="none" w:sz="0" w:space="0" w:color="auto"/>
        <w:left w:val="none" w:sz="0" w:space="0" w:color="auto"/>
        <w:bottom w:val="none" w:sz="0" w:space="0" w:color="auto"/>
        <w:right w:val="none" w:sz="0" w:space="0" w:color="auto"/>
      </w:divBdr>
    </w:div>
    <w:div w:id="1209492051">
      <w:bodyDiv w:val="1"/>
      <w:marLeft w:val="0"/>
      <w:marRight w:val="0"/>
      <w:marTop w:val="0"/>
      <w:marBottom w:val="0"/>
      <w:divBdr>
        <w:top w:val="none" w:sz="0" w:space="0" w:color="auto"/>
        <w:left w:val="none" w:sz="0" w:space="0" w:color="auto"/>
        <w:bottom w:val="none" w:sz="0" w:space="0" w:color="auto"/>
        <w:right w:val="none" w:sz="0" w:space="0" w:color="auto"/>
      </w:divBdr>
      <w:divsChild>
        <w:div w:id="105196461">
          <w:marLeft w:val="1166"/>
          <w:marRight w:val="0"/>
          <w:marTop w:val="125"/>
          <w:marBottom w:val="0"/>
          <w:divBdr>
            <w:top w:val="none" w:sz="0" w:space="0" w:color="auto"/>
            <w:left w:val="none" w:sz="0" w:space="0" w:color="auto"/>
            <w:bottom w:val="none" w:sz="0" w:space="0" w:color="auto"/>
            <w:right w:val="none" w:sz="0" w:space="0" w:color="auto"/>
          </w:divBdr>
        </w:div>
        <w:div w:id="489490133">
          <w:marLeft w:val="547"/>
          <w:marRight w:val="0"/>
          <w:marTop w:val="144"/>
          <w:marBottom w:val="0"/>
          <w:divBdr>
            <w:top w:val="none" w:sz="0" w:space="0" w:color="auto"/>
            <w:left w:val="none" w:sz="0" w:space="0" w:color="auto"/>
            <w:bottom w:val="none" w:sz="0" w:space="0" w:color="auto"/>
            <w:right w:val="none" w:sz="0" w:space="0" w:color="auto"/>
          </w:divBdr>
        </w:div>
        <w:div w:id="544682783">
          <w:marLeft w:val="547"/>
          <w:marRight w:val="0"/>
          <w:marTop w:val="144"/>
          <w:marBottom w:val="0"/>
          <w:divBdr>
            <w:top w:val="none" w:sz="0" w:space="0" w:color="auto"/>
            <w:left w:val="none" w:sz="0" w:space="0" w:color="auto"/>
            <w:bottom w:val="none" w:sz="0" w:space="0" w:color="auto"/>
            <w:right w:val="none" w:sz="0" w:space="0" w:color="auto"/>
          </w:divBdr>
        </w:div>
        <w:div w:id="645208079">
          <w:marLeft w:val="1166"/>
          <w:marRight w:val="0"/>
          <w:marTop w:val="125"/>
          <w:marBottom w:val="0"/>
          <w:divBdr>
            <w:top w:val="none" w:sz="0" w:space="0" w:color="auto"/>
            <w:left w:val="none" w:sz="0" w:space="0" w:color="auto"/>
            <w:bottom w:val="none" w:sz="0" w:space="0" w:color="auto"/>
            <w:right w:val="none" w:sz="0" w:space="0" w:color="auto"/>
          </w:divBdr>
        </w:div>
        <w:div w:id="1283457317">
          <w:marLeft w:val="1166"/>
          <w:marRight w:val="0"/>
          <w:marTop w:val="125"/>
          <w:marBottom w:val="0"/>
          <w:divBdr>
            <w:top w:val="none" w:sz="0" w:space="0" w:color="auto"/>
            <w:left w:val="none" w:sz="0" w:space="0" w:color="auto"/>
            <w:bottom w:val="none" w:sz="0" w:space="0" w:color="auto"/>
            <w:right w:val="none" w:sz="0" w:space="0" w:color="auto"/>
          </w:divBdr>
        </w:div>
        <w:div w:id="1690058621">
          <w:marLeft w:val="547"/>
          <w:marRight w:val="0"/>
          <w:marTop w:val="144"/>
          <w:marBottom w:val="0"/>
          <w:divBdr>
            <w:top w:val="none" w:sz="0" w:space="0" w:color="auto"/>
            <w:left w:val="none" w:sz="0" w:space="0" w:color="auto"/>
            <w:bottom w:val="none" w:sz="0" w:space="0" w:color="auto"/>
            <w:right w:val="none" w:sz="0" w:space="0" w:color="auto"/>
          </w:divBdr>
        </w:div>
      </w:divsChild>
    </w:div>
    <w:div w:id="1210650291">
      <w:bodyDiv w:val="1"/>
      <w:marLeft w:val="0"/>
      <w:marRight w:val="0"/>
      <w:marTop w:val="0"/>
      <w:marBottom w:val="0"/>
      <w:divBdr>
        <w:top w:val="none" w:sz="0" w:space="0" w:color="auto"/>
        <w:left w:val="none" w:sz="0" w:space="0" w:color="auto"/>
        <w:bottom w:val="none" w:sz="0" w:space="0" w:color="auto"/>
        <w:right w:val="none" w:sz="0" w:space="0" w:color="auto"/>
      </w:divBdr>
    </w:div>
    <w:div w:id="1211646153">
      <w:bodyDiv w:val="1"/>
      <w:marLeft w:val="0"/>
      <w:marRight w:val="0"/>
      <w:marTop w:val="0"/>
      <w:marBottom w:val="0"/>
      <w:divBdr>
        <w:top w:val="none" w:sz="0" w:space="0" w:color="auto"/>
        <w:left w:val="none" w:sz="0" w:space="0" w:color="auto"/>
        <w:bottom w:val="none" w:sz="0" w:space="0" w:color="auto"/>
        <w:right w:val="none" w:sz="0" w:space="0" w:color="auto"/>
      </w:divBdr>
    </w:div>
    <w:div w:id="1212500348">
      <w:bodyDiv w:val="1"/>
      <w:marLeft w:val="0"/>
      <w:marRight w:val="0"/>
      <w:marTop w:val="0"/>
      <w:marBottom w:val="0"/>
      <w:divBdr>
        <w:top w:val="none" w:sz="0" w:space="0" w:color="auto"/>
        <w:left w:val="none" w:sz="0" w:space="0" w:color="auto"/>
        <w:bottom w:val="none" w:sz="0" w:space="0" w:color="auto"/>
        <w:right w:val="none" w:sz="0" w:space="0" w:color="auto"/>
      </w:divBdr>
    </w:div>
    <w:div w:id="1213231136">
      <w:bodyDiv w:val="1"/>
      <w:marLeft w:val="0"/>
      <w:marRight w:val="0"/>
      <w:marTop w:val="0"/>
      <w:marBottom w:val="0"/>
      <w:divBdr>
        <w:top w:val="none" w:sz="0" w:space="0" w:color="auto"/>
        <w:left w:val="none" w:sz="0" w:space="0" w:color="auto"/>
        <w:bottom w:val="none" w:sz="0" w:space="0" w:color="auto"/>
        <w:right w:val="none" w:sz="0" w:space="0" w:color="auto"/>
      </w:divBdr>
    </w:div>
    <w:div w:id="1213690130">
      <w:bodyDiv w:val="1"/>
      <w:marLeft w:val="0"/>
      <w:marRight w:val="0"/>
      <w:marTop w:val="0"/>
      <w:marBottom w:val="0"/>
      <w:divBdr>
        <w:top w:val="none" w:sz="0" w:space="0" w:color="auto"/>
        <w:left w:val="none" w:sz="0" w:space="0" w:color="auto"/>
        <w:bottom w:val="none" w:sz="0" w:space="0" w:color="auto"/>
        <w:right w:val="none" w:sz="0" w:space="0" w:color="auto"/>
      </w:divBdr>
    </w:div>
    <w:div w:id="1213729239">
      <w:bodyDiv w:val="1"/>
      <w:marLeft w:val="0"/>
      <w:marRight w:val="0"/>
      <w:marTop w:val="0"/>
      <w:marBottom w:val="0"/>
      <w:divBdr>
        <w:top w:val="none" w:sz="0" w:space="0" w:color="auto"/>
        <w:left w:val="none" w:sz="0" w:space="0" w:color="auto"/>
        <w:bottom w:val="none" w:sz="0" w:space="0" w:color="auto"/>
        <w:right w:val="none" w:sz="0" w:space="0" w:color="auto"/>
      </w:divBdr>
    </w:div>
    <w:div w:id="1214851281">
      <w:bodyDiv w:val="1"/>
      <w:marLeft w:val="0"/>
      <w:marRight w:val="0"/>
      <w:marTop w:val="0"/>
      <w:marBottom w:val="0"/>
      <w:divBdr>
        <w:top w:val="none" w:sz="0" w:space="0" w:color="auto"/>
        <w:left w:val="none" w:sz="0" w:space="0" w:color="auto"/>
        <w:bottom w:val="none" w:sz="0" w:space="0" w:color="auto"/>
        <w:right w:val="none" w:sz="0" w:space="0" w:color="auto"/>
      </w:divBdr>
    </w:div>
    <w:div w:id="1215001653">
      <w:bodyDiv w:val="1"/>
      <w:marLeft w:val="0"/>
      <w:marRight w:val="0"/>
      <w:marTop w:val="0"/>
      <w:marBottom w:val="0"/>
      <w:divBdr>
        <w:top w:val="none" w:sz="0" w:space="0" w:color="auto"/>
        <w:left w:val="none" w:sz="0" w:space="0" w:color="auto"/>
        <w:bottom w:val="none" w:sz="0" w:space="0" w:color="auto"/>
        <w:right w:val="none" w:sz="0" w:space="0" w:color="auto"/>
      </w:divBdr>
    </w:div>
    <w:div w:id="1215391383">
      <w:bodyDiv w:val="1"/>
      <w:marLeft w:val="0"/>
      <w:marRight w:val="0"/>
      <w:marTop w:val="0"/>
      <w:marBottom w:val="0"/>
      <w:divBdr>
        <w:top w:val="none" w:sz="0" w:space="0" w:color="auto"/>
        <w:left w:val="none" w:sz="0" w:space="0" w:color="auto"/>
        <w:bottom w:val="none" w:sz="0" w:space="0" w:color="auto"/>
        <w:right w:val="none" w:sz="0" w:space="0" w:color="auto"/>
      </w:divBdr>
      <w:divsChild>
        <w:div w:id="34501765">
          <w:marLeft w:val="1166"/>
          <w:marRight w:val="0"/>
          <w:marTop w:val="86"/>
          <w:marBottom w:val="0"/>
          <w:divBdr>
            <w:top w:val="none" w:sz="0" w:space="0" w:color="auto"/>
            <w:left w:val="none" w:sz="0" w:space="0" w:color="auto"/>
            <w:bottom w:val="none" w:sz="0" w:space="0" w:color="auto"/>
            <w:right w:val="none" w:sz="0" w:space="0" w:color="auto"/>
          </w:divBdr>
        </w:div>
        <w:div w:id="262029877">
          <w:marLeft w:val="1166"/>
          <w:marRight w:val="0"/>
          <w:marTop w:val="86"/>
          <w:marBottom w:val="0"/>
          <w:divBdr>
            <w:top w:val="none" w:sz="0" w:space="0" w:color="auto"/>
            <w:left w:val="none" w:sz="0" w:space="0" w:color="auto"/>
            <w:bottom w:val="none" w:sz="0" w:space="0" w:color="auto"/>
            <w:right w:val="none" w:sz="0" w:space="0" w:color="auto"/>
          </w:divBdr>
        </w:div>
        <w:div w:id="279801525">
          <w:marLeft w:val="1166"/>
          <w:marRight w:val="0"/>
          <w:marTop w:val="86"/>
          <w:marBottom w:val="0"/>
          <w:divBdr>
            <w:top w:val="none" w:sz="0" w:space="0" w:color="auto"/>
            <w:left w:val="none" w:sz="0" w:space="0" w:color="auto"/>
            <w:bottom w:val="none" w:sz="0" w:space="0" w:color="auto"/>
            <w:right w:val="none" w:sz="0" w:space="0" w:color="auto"/>
          </w:divBdr>
        </w:div>
        <w:div w:id="312609507">
          <w:marLeft w:val="1166"/>
          <w:marRight w:val="0"/>
          <w:marTop w:val="86"/>
          <w:marBottom w:val="0"/>
          <w:divBdr>
            <w:top w:val="none" w:sz="0" w:space="0" w:color="auto"/>
            <w:left w:val="none" w:sz="0" w:space="0" w:color="auto"/>
            <w:bottom w:val="none" w:sz="0" w:space="0" w:color="auto"/>
            <w:right w:val="none" w:sz="0" w:space="0" w:color="auto"/>
          </w:divBdr>
        </w:div>
        <w:div w:id="418524312">
          <w:marLeft w:val="1800"/>
          <w:marRight w:val="0"/>
          <w:marTop w:val="67"/>
          <w:marBottom w:val="0"/>
          <w:divBdr>
            <w:top w:val="none" w:sz="0" w:space="0" w:color="auto"/>
            <w:left w:val="none" w:sz="0" w:space="0" w:color="auto"/>
            <w:bottom w:val="none" w:sz="0" w:space="0" w:color="auto"/>
            <w:right w:val="none" w:sz="0" w:space="0" w:color="auto"/>
          </w:divBdr>
        </w:div>
        <w:div w:id="502090044">
          <w:marLeft w:val="1166"/>
          <w:marRight w:val="0"/>
          <w:marTop w:val="86"/>
          <w:marBottom w:val="0"/>
          <w:divBdr>
            <w:top w:val="none" w:sz="0" w:space="0" w:color="auto"/>
            <w:left w:val="none" w:sz="0" w:space="0" w:color="auto"/>
            <w:bottom w:val="none" w:sz="0" w:space="0" w:color="auto"/>
            <w:right w:val="none" w:sz="0" w:space="0" w:color="auto"/>
          </w:divBdr>
        </w:div>
        <w:div w:id="597064766">
          <w:marLeft w:val="1800"/>
          <w:marRight w:val="0"/>
          <w:marTop w:val="67"/>
          <w:marBottom w:val="0"/>
          <w:divBdr>
            <w:top w:val="none" w:sz="0" w:space="0" w:color="auto"/>
            <w:left w:val="none" w:sz="0" w:space="0" w:color="auto"/>
            <w:bottom w:val="none" w:sz="0" w:space="0" w:color="auto"/>
            <w:right w:val="none" w:sz="0" w:space="0" w:color="auto"/>
          </w:divBdr>
        </w:div>
        <w:div w:id="1045181273">
          <w:marLeft w:val="1166"/>
          <w:marRight w:val="0"/>
          <w:marTop w:val="86"/>
          <w:marBottom w:val="0"/>
          <w:divBdr>
            <w:top w:val="none" w:sz="0" w:space="0" w:color="auto"/>
            <w:left w:val="none" w:sz="0" w:space="0" w:color="auto"/>
            <w:bottom w:val="none" w:sz="0" w:space="0" w:color="auto"/>
            <w:right w:val="none" w:sz="0" w:space="0" w:color="auto"/>
          </w:divBdr>
        </w:div>
        <w:div w:id="1216968988">
          <w:marLeft w:val="1166"/>
          <w:marRight w:val="0"/>
          <w:marTop w:val="86"/>
          <w:marBottom w:val="0"/>
          <w:divBdr>
            <w:top w:val="none" w:sz="0" w:space="0" w:color="auto"/>
            <w:left w:val="none" w:sz="0" w:space="0" w:color="auto"/>
            <w:bottom w:val="none" w:sz="0" w:space="0" w:color="auto"/>
            <w:right w:val="none" w:sz="0" w:space="0" w:color="auto"/>
          </w:divBdr>
        </w:div>
        <w:div w:id="1276598575">
          <w:marLeft w:val="547"/>
          <w:marRight w:val="0"/>
          <w:marTop w:val="96"/>
          <w:marBottom w:val="0"/>
          <w:divBdr>
            <w:top w:val="none" w:sz="0" w:space="0" w:color="auto"/>
            <w:left w:val="none" w:sz="0" w:space="0" w:color="auto"/>
            <w:bottom w:val="none" w:sz="0" w:space="0" w:color="auto"/>
            <w:right w:val="none" w:sz="0" w:space="0" w:color="auto"/>
          </w:divBdr>
        </w:div>
        <w:div w:id="1454405470">
          <w:marLeft w:val="547"/>
          <w:marRight w:val="0"/>
          <w:marTop w:val="96"/>
          <w:marBottom w:val="0"/>
          <w:divBdr>
            <w:top w:val="none" w:sz="0" w:space="0" w:color="auto"/>
            <w:left w:val="none" w:sz="0" w:space="0" w:color="auto"/>
            <w:bottom w:val="none" w:sz="0" w:space="0" w:color="auto"/>
            <w:right w:val="none" w:sz="0" w:space="0" w:color="auto"/>
          </w:divBdr>
        </w:div>
        <w:div w:id="1515339038">
          <w:marLeft w:val="1166"/>
          <w:marRight w:val="0"/>
          <w:marTop w:val="77"/>
          <w:marBottom w:val="0"/>
          <w:divBdr>
            <w:top w:val="none" w:sz="0" w:space="0" w:color="auto"/>
            <w:left w:val="none" w:sz="0" w:space="0" w:color="auto"/>
            <w:bottom w:val="none" w:sz="0" w:space="0" w:color="auto"/>
            <w:right w:val="none" w:sz="0" w:space="0" w:color="auto"/>
          </w:divBdr>
        </w:div>
        <w:div w:id="1783451732">
          <w:marLeft w:val="547"/>
          <w:marRight w:val="0"/>
          <w:marTop w:val="96"/>
          <w:marBottom w:val="0"/>
          <w:divBdr>
            <w:top w:val="none" w:sz="0" w:space="0" w:color="auto"/>
            <w:left w:val="none" w:sz="0" w:space="0" w:color="auto"/>
            <w:bottom w:val="none" w:sz="0" w:space="0" w:color="auto"/>
            <w:right w:val="none" w:sz="0" w:space="0" w:color="auto"/>
          </w:divBdr>
        </w:div>
      </w:divsChild>
    </w:div>
    <w:div w:id="1215698567">
      <w:bodyDiv w:val="1"/>
      <w:marLeft w:val="0"/>
      <w:marRight w:val="0"/>
      <w:marTop w:val="0"/>
      <w:marBottom w:val="0"/>
      <w:divBdr>
        <w:top w:val="none" w:sz="0" w:space="0" w:color="auto"/>
        <w:left w:val="none" w:sz="0" w:space="0" w:color="auto"/>
        <w:bottom w:val="none" w:sz="0" w:space="0" w:color="auto"/>
        <w:right w:val="none" w:sz="0" w:space="0" w:color="auto"/>
      </w:divBdr>
    </w:div>
    <w:div w:id="1216968308">
      <w:bodyDiv w:val="1"/>
      <w:marLeft w:val="0"/>
      <w:marRight w:val="0"/>
      <w:marTop w:val="0"/>
      <w:marBottom w:val="0"/>
      <w:divBdr>
        <w:top w:val="none" w:sz="0" w:space="0" w:color="auto"/>
        <w:left w:val="none" w:sz="0" w:space="0" w:color="auto"/>
        <w:bottom w:val="none" w:sz="0" w:space="0" w:color="auto"/>
        <w:right w:val="none" w:sz="0" w:space="0" w:color="auto"/>
      </w:divBdr>
    </w:div>
    <w:div w:id="1217863383">
      <w:bodyDiv w:val="1"/>
      <w:marLeft w:val="0"/>
      <w:marRight w:val="0"/>
      <w:marTop w:val="0"/>
      <w:marBottom w:val="0"/>
      <w:divBdr>
        <w:top w:val="none" w:sz="0" w:space="0" w:color="auto"/>
        <w:left w:val="none" w:sz="0" w:space="0" w:color="auto"/>
        <w:bottom w:val="none" w:sz="0" w:space="0" w:color="auto"/>
        <w:right w:val="none" w:sz="0" w:space="0" w:color="auto"/>
      </w:divBdr>
    </w:div>
    <w:div w:id="1218054094">
      <w:bodyDiv w:val="1"/>
      <w:marLeft w:val="0"/>
      <w:marRight w:val="0"/>
      <w:marTop w:val="0"/>
      <w:marBottom w:val="0"/>
      <w:divBdr>
        <w:top w:val="none" w:sz="0" w:space="0" w:color="auto"/>
        <w:left w:val="none" w:sz="0" w:space="0" w:color="auto"/>
        <w:bottom w:val="none" w:sz="0" w:space="0" w:color="auto"/>
        <w:right w:val="none" w:sz="0" w:space="0" w:color="auto"/>
      </w:divBdr>
    </w:div>
    <w:div w:id="1218126497">
      <w:bodyDiv w:val="1"/>
      <w:marLeft w:val="0"/>
      <w:marRight w:val="0"/>
      <w:marTop w:val="0"/>
      <w:marBottom w:val="0"/>
      <w:divBdr>
        <w:top w:val="none" w:sz="0" w:space="0" w:color="auto"/>
        <w:left w:val="none" w:sz="0" w:space="0" w:color="auto"/>
        <w:bottom w:val="none" w:sz="0" w:space="0" w:color="auto"/>
        <w:right w:val="none" w:sz="0" w:space="0" w:color="auto"/>
      </w:divBdr>
    </w:div>
    <w:div w:id="1218589245">
      <w:bodyDiv w:val="1"/>
      <w:marLeft w:val="0"/>
      <w:marRight w:val="0"/>
      <w:marTop w:val="0"/>
      <w:marBottom w:val="0"/>
      <w:divBdr>
        <w:top w:val="none" w:sz="0" w:space="0" w:color="auto"/>
        <w:left w:val="none" w:sz="0" w:space="0" w:color="auto"/>
        <w:bottom w:val="none" w:sz="0" w:space="0" w:color="auto"/>
        <w:right w:val="none" w:sz="0" w:space="0" w:color="auto"/>
      </w:divBdr>
    </w:div>
    <w:div w:id="1219587663">
      <w:bodyDiv w:val="1"/>
      <w:marLeft w:val="0"/>
      <w:marRight w:val="0"/>
      <w:marTop w:val="0"/>
      <w:marBottom w:val="0"/>
      <w:divBdr>
        <w:top w:val="none" w:sz="0" w:space="0" w:color="auto"/>
        <w:left w:val="none" w:sz="0" w:space="0" w:color="auto"/>
        <w:bottom w:val="none" w:sz="0" w:space="0" w:color="auto"/>
        <w:right w:val="none" w:sz="0" w:space="0" w:color="auto"/>
      </w:divBdr>
      <w:divsChild>
        <w:div w:id="1115172605">
          <w:marLeft w:val="0"/>
          <w:marRight w:val="0"/>
          <w:marTop w:val="0"/>
          <w:marBottom w:val="0"/>
          <w:divBdr>
            <w:top w:val="none" w:sz="0" w:space="0" w:color="auto"/>
            <w:left w:val="none" w:sz="0" w:space="0" w:color="auto"/>
            <w:bottom w:val="none" w:sz="0" w:space="0" w:color="auto"/>
            <w:right w:val="none" w:sz="0" w:space="0" w:color="auto"/>
          </w:divBdr>
          <w:divsChild>
            <w:div w:id="104353994">
              <w:marLeft w:val="0"/>
              <w:marRight w:val="0"/>
              <w:marTop w:val="0"/>
              <w:marBottom w:val="0"/>
              <w:divBdr>
                <w:top w:val="none" w:sz="0" w:space="0" w:color="auto"/>
                <w:left w:val="none" w:sz="0" w:space="0" w:color="auto"/>
                <w:bottom w:val="none" w:sz="0" w:space="0" w:color="auto"/>
                <w:right w:val="none" w:sz="0" w:space="0" w:color="auto"/>
              </w:divBdr>
            </w:div>
            <w:div w:id="238904521">
              <w:marLeft w:val="0"/>
              <w:marRight w:val="0"/>
              <w:marTop w:val="0"/>
              <w:marBottom w:val="0"/>
              <w:divBdr>
                <w:top w:val="none" w:sz="0" w:space="0" w:color="auto"/>
                <w:left w:val="none" w:sz="0" w:space="0" w:color="auto"/>
                <w:bottom w:val="none" w:sz="0" w:space="0" w:color="auto"/>
                <w:right w:val="none" w:sz="0" w:space="0" w:color="auto"/>
              </w:divBdr>
            </w:div>
            <w:div w:id="1202942734">
              <w:marLeft w:val="0"/>
              <w:marRight w:val="0"/>
              <w:marTop w:val="0"/>
              <w:marBottom w:val="0"/>
              <w:divBdr>
                <w:top w:val="none" w:sz="0" w:space="0" w:color="auto"/>
                <w:left w:val="none" w:sz="0" w:space="0" w:color="auto"/>
                <w:bottom w:val="none" w:sz="0" w:space="0" w:color="auto"/>
                <w:right w:val="none" w:sz="0" w:space="0" w:color="auto"/>
              </w:divBdr>
            </w:div>
            <w:div w:id="1274511107">
              <w:marLeft w:val="0"/>
              <w:marRight w:val="0"/>
              <w:marTop w:val="0"/>
              <w:marBottom w:val="0"/>
              <w:divBdr>
                <w:top w:val="none" w:sz="0" w:space="0" w:color="auto"/>
                <w:left w:val="none" w:sz="0" w:space="0" w:color="auto"/>
                <w:bottom w:val="none" w:sz="0" w:space="0" w:color="auto"/>
                <w:right w:val="none" w:sz="0" w:space="0" w:color="auto"/>
              </w:divBdr>
            </w:div>
            <w:div w:id="1347361360">
              <w:marLeft w:val="0"/>
              <w:marRight w:val="0"/>
              <w:marTop w:val="0"/>
              <w:marBottom w:val="0"/>
              <w:divBdr>
                <w:top w:val="none" w:sz="0" w:space="0" w:color="auto"/>
                <w:left w:val="none" w:sz="0" w:space="0" w:color="auto"/>
                <w:bottom w:val="none" w:sz="0" w:space="0" w:color="auto"/>
                <w:right w:val="none" w:sz="0" w:space="0" w:color="auto"/>
              </w:divBdr>
            </w:div>
            <w:div w:id="1352995277">
              <w:marLeft w:val="0"/>
              <w:marRight w:val="0"/>
              <w:marTop w:val="0"/>
              <w:marBottom w:val="0"/>
              <w:divBdr>
                <w:top w:val="none" w:sz="0" w:space="0" w:color="auto"/>
                <w:left w:val="none" w:sz="0" w:space="0" w:color="auto"/>
                <w:bottom w:val="none" w:sz="0" w:space="0" w:color="auto"/>
                <w:right w:val="none" w:sz="0" w:space="0" w:color="auto"/>
              </w:divBdr>
            </w:div>
            <w:div w:id="1804275301">
              <w:marLeft w:val="0"/>
              <w:marRight w:val="0"/>
              <w:marTop w:val="0"/>
              <w:marBottom w:val="0"/>
              <w:divBdr>
                <w:top w:val="none" w:sz="0" w:space="0" w:color="auto"/>
                <w:left w:val="none" w:sz="0" w:space="0" w:color="auto"/>
                <w:bottom w:val="none" w:sz="0" w:space="0" w:color="auto"/>
                <w:right w:val="none" w:sz="0" w:space="0" w:color="auto"/>
              </w:divBdr>
            </w:div>
            <w:div w:id="1934586840">
              <w:marLeft w:val="0"/>
              <w:marRight w:val="0"/>
              <w:marTop w:val="0"/>
              <w:marBottom w:val="0"/>
              <w:divBdr>
                <w:top w:val="none" w:sz="0" w:space="0" w:color="auto"/>
                <w:left w:val="none" w:sz="0" w:space="0" w:color="auto"/>
                <w:bottom w:val="none" w:sz="0" w:space="0" w:color="auto"/>
                <w:right w:val="none" w:sz="0" w:space="0" w:color="auto"/>
              </w:divBdr>
            </w:div>
            <w:div w:id="2028213673">
              <w:marLeft w:val="0"/>
              <w:marRight w:val="0"/>
              <w:marTop w:val="0"/>
              <w:marBottom w:val="0"/>
              <w:divBdr>
                <w:top w:val="none" w:sz="0" w:space="0" w:color="auto"/>
                <w:left w:val="none" w:sz="0" w:space="0" w:color="auto"/>
                <w:bottom w:val="none" w:sz="0" w:space="0" w:color="auto"/>
                <w:right w:val="none" w:sz="0" w:space="0" w:color="auto"/>
              </w:divBdr>
            </w:div>
            <w:div w:id="21410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29007">
      <w:bodyDiv w:val="1"/>
      <w:marLeft w:val="0"/>
      <w:marRight w:val="0"/>
      <w:marTop w:val="0"/>
      <w:marBottom w:val="0"/>
      <w:divBdr>
        <w:top w:val="none" w:sz="0" w:space="0" w:color="auto"/>
        <w:left w:val="none" w:sz="0" w:space="0" w:color="auto"/>
        <w:bottom w:val="none" w:sz="0" w:space="0" w:color="auto"/>
        <w:right w:val="none" w:sz="0" w:space="0" w:color="auto"/>
      </w:divBdr>
      <w:divsChild>
        <w:div w:id="554586810">
          <w:marLeft w:val="2966"/>
          <w:marRight w:val="0"/>
          <w:marTop w:val="120"/>
          <w:marBottom w:val="0"/>
          <w:divBdr>
            <w:top w:val="none" w:sz="0" w:space="0" w:color="auto"/>
            <w:left w:val="none" w:sz="0" w:space="0" w:color="auto"/>
            <w:bottom w:val="none" w:sz="0" w:space="0" w:color="auto"/>
            <w:right w:val="none" w:sz="0" w:space="0" w:color="auto"/>
          </w:divBdr>
        </w:div>
        <w:div w:id="756487615">
          <w:marLeft w:val="2434"/>
          <w:marRight w:val="0"/>
          <w:marTop w:val="120"/>
          <w:marBottom w:val="0"/>
          <w:divBdr>
            <w:top w:val="none" w:sz="0" w:space="0" w:color="auto"/>
            <w:left w:val="none" w:sz="0" w:space="0" w:color="auto"/>
            <w:bottom w:val="none" w:sz="0" w:space="0" w:color="auto"/>
            <w:right w:val="none" w:sz="0" w:space="0" w:color="auto"/>
          </w:divBdr>
        </w:div>
        <w:div w:id="1115755971">
          <w:marLeft w:val="2966"/>
          <w:marRight w:val="0"/>
          <w:marTop w:val="120"/>
          <w:marBottom w:val="0"/>
          <w:divBdr>
            <w:top w:val="none" w:sz="0" w:space="0" w:color="auto"/>
            <w:left w:val="none" w:sz="0" w:space="0" w:color="auto"/>
            <w:bottom w:val="none" w:sz="0" w:space="0" w:color="auto"/>
            <w:right w:val="none" w:sz="0" w:space="0" w:color="auto"/>
          </w:divBdr>
        </w:div>
        <w:div w:id="1971086782">
          <w:marLeft w:val="1354"/>
          <w:marRight w:val="0"/>
          <w:marTop w:val="120"/>
          <w:marBottom w:val="0"/>
          <w:divBdr>
            <w:top w:val="none" w:sz="0" w:space="0" w:color="auto"/>
            <w:left w:val="none" w:sz="0" w:space="0" w:color="auto"/>
            <w:bottom w:val="none" w:sz="0" w:space="0" w:color="auto"/>
            <w:right w:val="none" w:sz="0" w:space="0" w:color="auto"/>
          </w:divBdr>
        </w:div>
        <w:div w:id="2003464789">
          <w:marLeft w:val="1354"/>
          <w:marRight w:val="0"/>
          <w:marTop w:val="120"/>
          <w:marBottom w:val="0"/>
          <w:divBdr>
            <w:top w:val="none" w:sz="0" w:space="0" w:color="auto"/>
            <w:left w:val="none" w:sz="0" w:space="0" w:color="auto"/>
            <w:bottom w:val="none" w:sz="0" w:space="0" w:color="auto"/>
            <w:right w:val="none" w:sz="0" w:space="0" w:color="auto"/>
          </w:divBdr>
        </w:div>
        <w:div w:id="2041974564">
          <w:marLeft w:val="806"/>
          <w:marRight w:val="0"/>
          <w:marTop w:val="120"/>
          <w:marBottom w:val="0"/>
          <w:divBdr>
            <w:top w:val="none" w:sz="0" w:space="0" w:color="auto"/>
            <w:left w:val="none" w:sz="0" w:space="0" w:color="auto"/>
            <w:bottom w:val="none" w:sz="0" w:space="0" w:color="auto"/>
            <w:right w:val="none" w:sz="0" w:space="0" w:color="auto"/>
          </w:divBdr>
        </w:div>
      </w:divsChild>
    </w:div>
    <w:div w:id="1219635098">
      <w:bodyDiv w:val="1"/>
      <w:marLeft w:val="0"/>
      <w:marRight w:val="0"/>
      <w:marTop w:val="0"/>
      <w:marBottom w:val="0"/>
      <w:divBdr>
        <w:top w:val="none" w:sz="0" w:space="0" w:color="auto"/>
        <w:left w:val="none" w:sz="0" w:space="0" w:color="auto"/>
        <w:bottom w:val="none" w:sz="0" w:space="0" w:color="auto"/>
        <w:right w:val="none" w:sz="0" w:space="0" w:color="auto"/>
      </w:divBdr>
    </w:div>
    <w:div w:id="1219897447">
      <w:bodyDiv w:val="1"/>
      <w:marLeft w:val="0"/>
      <w:marRight w:val="0"/>
      <w:marTop w:val="0"/>
      <w:marBottom w:val="0"/>
      <w:divBdr>
        <w:top w:val="none" w:sz="0" w:space="0" w:color="auto"/>
        <w:left w:val="none" w:sz="0" w:space="0" w:color="auto"/>
        <w:bottom w:val="none" w:sz="0" w:space="0" w:color="auto"/>
        <w:right w:val="none" w:sz="0" w:space="0" w:color="auto"/>
      </w:divBdr>
      <w:divsChild>
        <w:div w:id="153106408">
          <w:marLeft w:val="1166"/>
          <w:marRight w:val="0"/>
          <w:marTop w:val="106"/>
          <w:marBottom w:val="0"/>
          <w:divBdr>
            <w:top w:val="none" w:sz="0" w:space="0" w:color="auto"/>
            <w:left w:val="none" w:sz="0" w:space="0" w:color="auto"/>
            <w:bottom w:val="none" w:sz="0" w:space="0" w:color="auto"/>
            <w:right w:val="none" w:sz="0" w:space="0" w:color="auto"/>
          </w:divBdr>
        </w:div>
        <w:div w:id="1308165069">
          <w:marLeft w:val="547"/>
          <w:marRight w:val="0"/>
          <w:marTop w:val="115"/>
          <w:marBottom w:val="0"/>
          <w:divBdr>
            <w:top w:val="none" w:sz="0" w:space="0" w:color="auto"/>
            <w:left w:val="none" w:sz="0" w:space="0" w:color="auto"/>
            <w:bottom w:val="none" w:sz="0" w:space="0" w:color="auto"/>
            <w:right w:val="none" w:sz="0" w:space="0" w:color="auto"/>
          </w:divBdr>
        </w:div>
      </w:divsChild>
    </w:div>
    <w:div w:id="1219976438">
      <w:bodyDiv w:val="1"/>
      <w:marLeft w:val="0"/>
      <w:marRight w:val="0"/>
      <w:marTop w:val="0"/>
      <w:marBottom w:val="0"/>
      <w:divBdr>
        <w:top w:val="none" w:sz="0" w:space="0" w:color="auto"/>
        <w:left w:val="none" w:sz="0" w:space="0" w:color="auto"/>
        <w:bottom w:val="none" w:sz="0" w:space="0" w:color="auto"/>
        <w:right w:val="none" w:sz="0" w:space="0" w:color="auto"/>
      </w:divBdr>
      <w:divsChild>
        <w:div w:id="74783272">
          <w:marLeft w:val="0"/>
          <w:marRight w:val="0"/>
          <w:marTop w:val="0"/>
          <w:marBottom w:val="0"/>
          <w:divBdr>
            <w:top w:val="none" w:sz="0" w:space="0" w:color="auto"/>
            <w:left w:val="none" w:sz="0" w:space="0" w:color="auto"/>
            <w:bottom w:val="none" w:sz="0" w:space="0" w:color="auto"/>
            <w:right w:val="none" w:sz="0" w:space="0" w:color="auto"/>
          </w:divBdr>
        </w:div>
        <w:div w:id="77289788">
          <w:marLeft w:val="0"/>
          <w:marRight w:val="0"/>
          <w:marTop w:val="0"/>
          <w:marBottom w:val="0"/>
          <w:divBdr>
            <w:top w:val="none" w:sz="0" w:space="0" w:color="auto"/>
            <w:left w:val="none" w:sz="0" w:space="0" w:color="auto"/>
            <w:bottom w:val="none" w:sz="0" w:space="0" w:color="auto"/>
            <w:right w:val="none" w:sz="0" w:space="0" w:color="auto"/>
          </w:divBdr>
        </w:div>
        <w:div w:id="137382241">
          <w:marLeft w:val="0"/>
          <w:marRight w:val="0"/>
          <w:marTop w:val="0"/>
          <w:marBottom w:val="0"/>
          <w:divBdr>
            <w:top w:val="none" w:sz="0" w:space="0" w:color="auto"/>
            <w:left w:val="none" w:sz="0" w:space="0" w:color="auto"/>
            <w:bottom w:val="none" w:sz="0" w:space="0" w:color="auto"/>
            <w:right w:val="none" w:sz="0" w:space="0" w:color="auto"/>
          </w:divBdr>
        </w:div>
        <w:div w:id="457604904">
          <w:marLeft w:val="0"/>
          <w:marRight w:val="0"/>
          <w:marTop w:val="0"/>
          <w:marBottom w:val="0"/>
          <w:divBdr>
            <w:top w:val="none" w:sz="0" w:space="0" w:color="auto"/>
            <w:left w:val="none" w:sz="0" w:space="0" w:color="auto"/>
            <w:bottom w:val="none" w:sz="0" w:space="0" w:color="auto"/>
            <w:right w:val="none" w:sz="0" w:space="0" w:color="auto"/>
          </w:divBdr>
        </w:div>
        <w:div w:id="655912714">
          <w:marLeft w:val="0"/>
          <w:marRight w:val="0"/>
          <w:marTop w:val="0"/>
          <w:marBottom w:val="0"/>
          <w:divBdr>
            <w:top w:val="none" w:sz="0" w:space="0" w:color="auto"/>
            <w:left w:val="none" w:sz="0" w:space="0" w:color="auto"/>
            <w:bottom w:val="none" w:sz="0" w:space="0" w:color="auto"/>
            <w:right w:val="none" w:sz="0" w:space="0" w:color="auto"/>
          </w:divBdr>
        </w:div>
        <w:div w:id="700278579">
          <w:marLeft w:val="0"/>
          <w:marRight w:val="0"/>
          <w:marTop w:val="0"/>
          <w:marBottom w:val="0"/>
          <w:divBdr>
            <w:top w:val="none" w:sz="0" w:space="0" w:color="auto"/>
            <w:left w:val="none" w:sz="0" w:space="0" w:color="auto"/>
            <w:bottom w:val="none" w:sz="0" w:space="0" w:color="auto"/>
            <w:right w:val="none" w:sz="0" w:space="0" w:color="auto"/>
          </w:divBdr>
        </w:div>
        <w:div w:id="759641609">
          <w:marLeft w:val="0"/>
          <w:marRight w:val="0"/>
          <w:marTop w:val="0"/>
          <w:marBottom w:val="0"/>
          <w:divBdr>
            <w:top w:val="none" w:sz="0" w:space="0" w:color="auto"/>
            <w:left w:val="none" w:sz="0" w:space="0" w:color="auto"/>
            <w:bottom w:val="none" w:sz="0" w:space="0" w:color="auto"/>
            <w:right w:val="none" w:sz="0" w:space="0" w:color="auto"/>
          </w:divBdr>
        </w:div>
        <w:div w:id="850484336">
          <w:marLeft w:val="0"/>
          <w:marRight w:val="0"/>
          <w:marTop w:val="0"/>
          <w:marBottom w:val="0"/>
          <w:divBdr>
            <w:top w:val="none" w:sz="0" w:space="0" w:color="auto"/>
            <w:left w:val="none" w:sz="0" w:space="0" w:color="auto"/>
            <w:bottom w:val="none" w:sz="0" w:space="0" w:color="auto"/>
            <w:right w:val="none" w:sz="0" w:space="0" w:color="auto"/>
          </w:divBdr>
        </w:div>
        <w:div w:id="862017490">
          <w:marLeft w:val="0"/>
          <w:marRight w:val="0"/>
          <w:marTop w:val="0"/>
          <w:marBottom w:val="0"/>
          <w:divBdr>
            <w:top w:val="none" w:sz="0" w:space="0" w:color="auto"/>
            <w:left w:val="none" w:sz="0" w:space="0" w:color="auto"/>
            <w:bottom w:val="none" w:sz="0" w:space="0" w:color="auto"/>
            <w:right w:val="none" w:sz="0" w:space="0" w:color="auto"/>
          </w:divBdr>
        </w:div>
        <w:div w:id="968361365">
          <w:marLeft w:val="0"/>
          <w:marRight w:val="0"/>
          <w:marTop w:val="0"/>
          <w:marBottom w:val="0"/>
          <w:divBdr>
            <w:top w:val="none" w:sz="0" w:space="0" w:color="auto"/>
            <w:left w:val="none" w:sz="0" w:space="0" w:color="auto"/>
            <w:bottom w:val="none" w:sz="0" w:space="0" w:color="auto"/>
            <w:right w:val="none" w:sz="0" w:space="0" w:color="auto"/>
          </w:divBdr>
        </w:div>
        <w:div w:id="1144587827">
          <w:marLeft w:val="0"/>
          <w:marRight w:val="0"/>
          <w:marTop w:val="0"/>
          <w:marBottom w:val="0"/>
          <w:divBdr>
            <w:top w:val="none" w:sz="0" w:space="0" w:color="auto"/>
            <w:left w:val="none" w:sz="0" w:space="0" w:color="auto"/>
            <w:bottom w:val="none" w:sz="0" w:space="0" w:color="auto"/>
            <w:right w:val="none" w:sz="0" w:space="0" w:color="auto"/>
          </w:divBdr>
        </w:div>
        <w:div w:id="1714424180">
          <w:marLeft w:val="0"/>
          <w:marRight w:val="0"/>
          <w:marTop w:val="0"/>
          <w:marBottom w:val="0"/>
          <w:divBdr>
            <w:top w:val="none" w:sz="0" w:space="0" w:color="auto"/>
            <w:left w:val="none" w:sz="0" w:space="0" w:color="auto"/>
            <w:bottom w:val="none" w:sz="0" w:space="0" w:color="auto"/>
            <w:right w:val="none" w:sz="0" w:space="0" w:color="auto"/>
          </w:divBdr>
        </w:div>
        <w:div w:id="1746295562">
          <w:marLeft w:val="0"/>
          <w:marRight w:val="0"/>
          <w:marTop w:val="0"/>
          <w:marBottom w:val="0"/>
          <w:divBdr>
            <w:top w:val="none" w:sz="0" w:space="0" w:color="auto"/>
            <w:left w:val="none" w:sz="0" w:space="0" w:color="auto"/>
            <w:bottom w:val="none" w:sz="0" w:space="0" w:color="auto"/>
            <w:right w:val="none" w:sz="0" w:space="0" w:color="auto"/>
          </w:divBdr>
        </w:div>
        <w:div w:id="1806969355">
          <w:marLeft w:val="0"/>
          <w:marRight w:val="0"/>
          <w:marTop w:val="0"/>
          <w:marBottom w:val="0"/>
          <w:divBdr>
            <w:top w:val="none" w:sz="0" w:space="0" w:color="auto"/>
            <w:left w:val="none" w:sz="0" w:space="0" w:color="auto"/>
            <w:bottom w:val="none" w:sz="0" w:space="0" w:color="auto"/>
            <w:right w:val="none" w:sz="0" w:space="0" w:color="auto"/>
          </w:divBdr>
        </w:div>
        <w:div w:id="1940216718">
          <w:marLeft w:val="0"/>
          <w:marRight w:val="0"/>
          <w:marTop w:val="0"/>
          <w:marBottom w:val="0"/>
          <w:divBdr>
            <w:top w:val="none" w:sz="0" w:space="0" w:color="auto"/>
            <w:left w:val="none" w:sz="0" w:space="0" w:color="auto"/>
            <w:bottom w:val="none" w:sz="0" w:space="0" w:color="auto"/>
            <w:right w:val="none" w:sz="0" w:space="0" w:color="auto"/>
          </w:divBdr>
        </w:div>
      </w:divsChild>
    </w:div>
    <w:div w:id="1222978612">
      <w:bodyDiv w:val="1"/>
      <w:marLeft w:val="0"/>
      <w:marRight w:val="0"/>
      <w:marTop w:val="0"/>
      <w:marBottom w:val="0"/>
      <w:divBdr>
        <w:top w:val="none" w:sz="0" w:space="0" w:color="auto"/>
        <w:left w:val="none" w:sz="0" w:space="0" w:color="auto"/>
        <w:bottom w:val="none" w:sz="0" w:space="0" w:color="auto"/>
        <w:right w:val="none" w:sz="0" w:space="0" w:color="auto"/>
      </w:divBdr>
      <w:divsChild>
        <w:div w:id="576289642">
          <w:marLeft w:val="547"/>
          <w:marRight w:val="0"/>
          <w:marTop w:val="120"/>
          <w:marBottom w:val="0"/>
          <w:divBdr>
            <w:top w:val="none" w:sz="0" w:space="0" w:color="auto"/>
            <w:left w:val="none" w:sz="0" w:space="0" w:color="auto"/>
            <w:bottom w:val="none" w:sz="0" w:space="0" w:color="auto"/>
            <w:right w:val="none" w:sz="0" w:space="0" w:color="auto"/>
          </w:divBdr>
        </w:div>
      </w:divsChild>
    </w:div>
    <w:div w:id="1223520095">
      <w:bodyDiv w:val="1"/>
      <w:marLeft w:val="0"/>
      <w:marRight w:val="0"/>
      <w:marTop w:val="0"/>
      <w:marBottom w:val="0"/>
      <w:divBdr>
        <w:top w:val="none" w:sz="0" w:space="0" w:color="auto"/>
        <w:left w:val="none" w:sz="0" w:space="0" w:color="auto"/>
        <w:bottom w:val="none" w:sz="0" w:space="0" w:color="auto"/>
        <w:right w:val="none" w:sz="0" w:space="0" w:color="auto"/>
      </w:divBdr>
      <w:divsChild>
        <w:div w:id="94520647">
          <w:marLeft w:val="1800"/>
          <w:marRight w:val="0"/>
          <w:marTop w:val="77"/>
          <w:marBottom w:val="0"/>
          <w:divBdr>
            <w:top w:val="none" w:sz="0" w:space="0" w:color="auto"/>
            <w:left w:val="none" w:sz="0" w:space="0" w:color="auto"/>
            <w:bottom w:val="none" w:sz="0" w:space="0" w:color="auto"/>
            <w:right w:val="none" w:sz="0" w:space="0" w:color="auto"/>
          </w:divBdr>
        </w:div>
        <w:div w:id="1327392744">
          <w:marLeft w:val="1800"/>
          <w:marRight w:val="0"/>
          <w:marTop w:val="77"/>
          <w:marBottom w:val="0"/>
          <w:divBdr>
            <w:top w:val="none" w:sz="0" w:space="0" w:color="auto"/>
            <w:left w:val="none" w:sz="0" w:space="0" w:color="auto"/>
            <w:bottom w:val="none" w:sz="0" w:space="0" w:color="auto"/>
            <w:right w:val="none" w:sz="0" w:space="0" w:color="auto"/>
          </w:divBdr>
        </w:div>
        <w:div w:id="1398018727">
          <w:marLeft w:val="1166"/>
          <w:marRight w:val="0"/>
          <w:marTop w:val="96"/>
          <w:marBottom w:val="0"/>
          <w:divBdr>
            <w:top w:val="none" w:sz="0" w:space="0" w:color="auto"/>
            <w:left w:val="none" w:sz="0" w:space="0" w:color="auto"/>
            <w:bottom w:val="none" w:sz="0" w:space="0" w:color="auto"/>
            <w:right w:val="none" w:sz="0" w:space="0" w:color="auto"/>
          </w:divBdr>
        </w:div>
        <w:div w:id="1843813479">
          <w:marLeft w:val="547"/>
          <w:marRight w:val="0"/>
          <w:marTop w:val="115"/>
          <w:marBottom w:val="0"/>
          <w:divBdr>
            <w:top w:val="none" w:sz="0" w:space="0" w:color="auto"/>
            <w:left w:val="none" w:sz="0" w:space="0" w:color="auto"/>
            <w:bottom w:val="none" w:sz="0" w:space="0" w:color="auto"/>
            <w:right w:val="none" w:sz="0" w:space="0" w:color="auto"/>
          </w:divBdr>
        </w:div>
        <w:div w:id="1844665993">
          <w:marLeft w:val="1800"/>
          <w:marRight w:val="0"/>
          <w:marTop w:val="77"/>
          <w:marBottom w:val="0"/>
          <w:divBdr>
            <w:top w:val="none" w:sz="0" w:space="0" w:color="auto"/>
            <w:left w:val="none" w:sz="0" w:space="0" w:color="auto"/>
            <w:bottom w:val="none" w:sz="0" w:space="0" w:color="auto"/>
            <w:right w:val="none" w:sz="0" w:space="0" w:color="auto"/>
          </w:divBdr>
        </w:div>
      </w:divsChild>
    </w:div>
    <w:div w:id="1224027621">
      <w:bodyDiv w:val="1"/>
      <w:marLeft w:val="0"/>
      <w:marRight w:val="0"/>
      <w:marTop w:val="0"/>
      <w:marBottom w:val="0"/>
      <w:divBdr>
        <w:top w:val="none" w:sz="0" w:space="0" w:color="auto"/>
        <w:left w:val="none" w:sz="0" w:space="0" w:color="auto"/>
        <w:bottom w:val="none" w:sz="0" w:space="0" w:color="auto"/>
        <w:right w:val="none" w:sz="0" w:space="0" w:color="auto"/>
      </w:divBdr>
      <w:divsChild>
        <w:div w:id="61027747">
          <w:marLeft w:val="547"/>
          <w:marRight w:val="0"/>
          <w:marTop w:val="134"/>
          <w:marBottom w:val="0"/>
          <w:divBdr>
            <w:top w:val="none" w:sz="0" w:space="0" w:color="auto"/>
            <w:left w:val="none" w:sz="0" w:space="0" w:color="auto"/>
            <w:bottom w:val="none" w:sz="0" w:space="0" w:color="auto"/>
            <w:right w:val="none" w:sz="0" w:space="0" w:color="auto"/>
          </w:divBdr>
        </w:div>
        <w:div w:id="63993300">
          <w:marLeft w:val="1166"/>
          <w:marRight w:val="0"/>
          <w:marTop w:val="115"/>
          <w:marBottom w:val="0"/>
          <w:divBdr>
            <w:top w:val="none" w:sz="0" w:space="0" w:color="auto"/>
            <w:left w:val="none" w:sz="0" w:space="0" w:color="auto"/>
            <w:bottom w:val="none" w:sz="0" w:space="0" w:color="auto"/>
            <w:right w:val="none" w:sz="0" w:space="0" w:color="auto"/>
          </w:divBdr>
        </w:div>
        <w:div w:id="343635726">
          <w:marLeft w:val="1800"/>
          <w:marRight w:val="0"/>
          <w:marTop w:val="86"/>
          <w:marBottom w:val="0"/>
          <w:divBdr>
            <w:top w:val="none" w:sz="0" w:space="0" w:color="auto"/>
            <w:left w:val="none" w:sz="0" w:space="0" w:color="auto"/>
            <w:bottom w:val="none" w:sz="0" w:space="0" w:color="auto"/>
            <w:right w:val="none" w:sz="0" w:space="0" w:color="auto"/>
          </w:divBdr>
        </w:div>
        <w:div w:id="377320875">
          <w:marLeft w:val="1800"/>
          <w:marRight w:val="0"/>
          <w:marTop w:val="86"/>
          <w:marBottom w:val="0"/>
          <w:divBdr>
            <w:top w:val="none" w:sz="0" w:space="0" w:color="auto"/>
            <w:left w:val="none" w:sz="0" w:space="0" w:color="auto"/>
            <w:bottom w:val="none" w:sz="0" w:space="0" w:color="auto"/>
            <w:right w:val="none" w:sz="0" w:space="0" w:color="auto"/>
          </w:divBdr>
        </w:div>
        <w:div w:id="451364239">
          <w:marLeft w:val="1166"/>
          <w:marRight w:val="0"/>
          <w:marTop w:val="115"/>
          <w:marBottom w:val="0"/>
          <w:divBdr>
            <w:top w:val="none" w:sz="0" w:space="0" w:color="auto"/>
            <w:left w:val="none" w:sz="0" w:space="0" w:color="auto"/>
            <w:bottom w:val="none" w:sz="0" w:space="0" w:color="auto"/>
            <w:right w:val="none" w:sz="0" w:space="0" w:color="auto"/>
          </w:divBdr>
        </w:div>
        <w:div w:id="830025486">
          <w:marLeft w:val="2520"/>
          <w:marRight w:val="0"/>
          <w:marTop w:val="67"/>
          <w:marBottom w:val="0"/>
          <w:divBdr>
            <w:top w:val="none" w:sz="0" w:space="0" w:color="auto"/>
            <w:left w:val="none" w:sz="0" w:space="0" w:color="auto"/>
            <w:bottom w:val="none" w:sz="0" w:space="0" w:color="auto"/>
            <w:right w:val="none" w:sz="0" w:space="0" w:color="auto"/>
          </w:divBdr>
        </w:div>
        <w:div w:id="1520267710">
          <w:marLeft w:val="1800"/>
          <w:marRight w:val="0"/>
          <w:marTop w:val="86"/>
          <w:marBottom w:val="0"/>
          <w:divBdr>
            <w:top w:val="none" w:sz="0" w:space="0" w:color="auto"/>
            <w:left w:val="none" w:sz="0" w:space="0" w:color="auto"/>
            <w:bottom w:val="none" w:sz="0" w:space="0" w:color="auto"/>
            <w:right w:val="none" w:sz="0" w:space="0" w:color="auto"/>
          </w:divBdr>
        </w:div>
      </w:divsChild>
    </w:div>
    <w:div w:id="1224676431">
      <w:bodyDiv w:val="1"/>
      <w:marLeft w:val="0"/>
      <w:marRight w:val="0"/>
      <w:marTop w:val="0"/>
      <w:marBottom w:val="0"/>
      <w:divBdr>
        <w:top w:val="none" w:sz="0" w:space="0" w:color="auto"/>
        <w:left w:val="none" w:sz="0" w:space="0" w:color="auto"/>
        <w:bottom w:val="none" w:sz="0" w:space="0" w:color="auto"/>
        <w:right w:val="none" w:sz="0" w:space="0" w:color="auto"/>
      </w:divBdr>
    </w:div>
    <w:div w:id="1226573459">
      <w:bodyDiv w:val="1"/>
      <w:marLeft w:val="0"/>
      <w:marRight w:val="0"/>
      <w:marTop w:val="0"/>
      <w:marBottom w:val="0"/>
      <w:divBdr>
        <w:top w:val="none" w:sz="0" w:space="0" w:color="auto"/>
        <w:left w:val="none" w:sz="0" w:space="0" w:color="auto"/>
        <w:bottom w:val="none" w:sz="0" w:space="0" w:color="auto"/>
        <w:right w:val="none" w:sz="0" w:space="0" w:color="auto"/>
      </w:divBdr>
    </w:div>
    <w:div w:id="1226838078">
      <w:bodyDiv w:val="1"/>
      <w:marLeft w:val="0"/>
      <w:marRight w:val="0"/>
      <w:marTop w:val="0"/>
      <w:marBottom w:val="0"/>
      <w:divBdr>
        <w:top w:val="none" w:sz="0" w:space="0" w:color="auto"/>
        <w:left w:val="none" w:sz="0" w:space="0" w:color="auto"/>
        <w:bottom w:val="none" w:sz="0" w:space="0" w:color="auto"/>
        <w:right w:val="none" w:sz="0" w:space="0" w:color="auto"/>
      </w:divBdr>
    </w:div>
    <w:div w:id="1227570707">
      <w:bodyDiv w:val="1"/>
      <w:marLeft w:val="0"/>
      <w:marRight w:val="0"/>
      <w:marTop w:val="0"/>
      <w:marBottom w:val="0"/>
      <w:divBdr>
        <w:top w:val="none" w:sz="0" w:space="0" w:color="auto"/>
        <w:left w:val="none" w:sz="0" w:space="0" w:color="auto"/>
        <w:bottom w:val="none" w:sz="0" w:space="0" w:color="auto"/>
        <w:right w:val="none" w:sz="0" w:space="0" w:color="auto"/>
      </w:divBdr>
      <w:divsChild>
        <w:div w:id="679889624">
          <w:marLeft w:val="547"/>
          <w:marRight w:val="0"/>
          <w:marTop w:val="125"/>
          <w:marBottom w:val="0"/>
          <w:divBdr>
            <w:top w:val="none" w:sz="0" w:space="0" w:color="auto"/>
            <w:left w:val="none" w:sz="0" w:space="0" w:color="auto"/>
            <w:bottom w:val="none" w:sz="0" w:space="0" w:color="auto"/>
            <w:right w:val="none" w:sz="0" w:space="0" w:color="auto"/>
          </w:divBdr>
        </w:div>
        <w:div w:id="1098135597">
          <w:marLeft w:val="547"/>
          <w:marRight w:val="0"/>
          <w:marTop w:val="125"/>
          <w:marBottom w:val="0"/>
          <w:divBdr>
            <w:top w:val="none" w:sz="0" w:space="0" w:color="auto"/>
            <w:left w:val="none" w:sz="0" w:space="0" w:color="auto"/>
            <w:bottom w:val="none" w:sz="0" w:space="0" w:color="auto"/>
            <w:right w:val="none" w:sz="0" w:space="0" w:color="auto"/>
          </w:divBdr>
        </w:div>
        <w:div w:id="1445224577">
          <w:marLeft w:val="1166"/>
          <w:marRight w:val="0"/>
          <w:marTop w:val="106"/>
          <w:marBottom w:val="0"/>
          <w:divBdr>
            <w:top w:val="none" w:sz="0" w:space="0" w:color="auto"/>
            <w:left w:val="none" w:sz="0" w:space="0" w:color="auto"/>
            <w:bottom w:val="none" w:sz="0" w:space="0" w:color="auto"/>
            <w:right w:val="none" w:sz="0" w:space="0" w:color="auto"/>
          </w:divBdr>
        </w:div>
        <w:div w:id="1581133099">
          <w:marLeft w:val="1166"/>
          <w:marRight w:val="0"/>
          <w:marTop w:val="106"/>
          <w:marBottom w:val="0"/>
          <w:divBdr>
            <w:top w:val="none" w:sz="0" w:space="0" w:color="auto"/>
            <w:left w:val="none" w:sz="0" w:space="0" w:color="auto"/>
            <w:bottom w:val="none" w:sz="0" w:space="0" w:color="auto"/>
            <w:right w:val="none" w:sz="0" w:space="0" w:color="auto"/>
          </w:divBdr>
        </w:div>
      </w:divsChild>
    </w:div>
    <w:div w:id="1229264752">
      <w:bodyDiv w:val="1"/>
      <w:marLeft w:val="0"/>
      <w:marRight w:val="0"/>
      <w:marTop w:val="0"/>
      <w:marBottom w:val="0"/>
      <w:divBdr>
        <w:top w:val="none" w:sz="0" w:space="0" w:color="auto"/>
        <w:left w:val="none" w:sz="0" w:space="0" w:color="auto"/>
        <w:bottom w:val="none" w:sz="0" w:space="0" w:color="auto"/>
        <w:right w:val="none" w:sz="0" w:space="0" w:color="auto"/>
      </w:divBdr>
    </w:div>
    <w:div w:id="1229456838">
      <w:bodyDiv w:val="1"/>
      <w:marLeft w:val="0"/>
      <w:marRight w:val="0"/>
      <w:marTop w:val="0"/>
      <w:marBottom w:val="0"/>
      <w:divBdr>
        <w:top w:val="none" w:sz="0" w:space="0" w:color="auto"/>
        <w:left w:val="none" w:sz="0" w:space="0" w:color="auto"/>
        <w:bottom w:val="none" w:sz="0" w:space="0" w:color="auto"/>
        <w:right w:val="none" w:sz="0" w:space="0" w:color="auto"/>
      </w:divBdr>
    </w:div>
    <w:div w:id="1229653827">
      <w:bodyDiv w:val="1"/>
      <w:marLeft w:val="0"/>
      <w:marRight w:val="0"/>
      <w:marTop w:val="0"/>
      <w:marBottom w:val="0"/>
      <w:divBdr>
        <w:top w:val="none" w:sz="0" w:space="0" w:color="auto"/>
        <w:left w:val="none" w:sz="0" w:space="0" w:color="auto"/>
        <w:bottom w:val="none" w:sz="0" w:space="0" w:color="auto"/>
        <w:right w:val="none" w:sz="0" w:space="0" w:color="auto"/>
      </w:divBdr>
    </w:div>
    <w:div w:id="1230849563">
      <w:bodyDiv w:val="1"/>
      <w:marLeft w:val="0"/>
      <w:marRight w:val="0"/>
      <w:marTop w:val="0"/>
      <w:marBottom w:val="0"/>
      <w:divBdr>
        <w:top w:val="none" w:sz="0" w:space="0" w:color="auto"/>
        <w:left w:val="none" w:sz="0" w:space="0" w:color="auto"/>
        <w:bottom w:val="none" w:sz="0" w:space="0" w:color="auto"/>
        <w:right w:val="none" w:sz="0" w:space="0" w:color="auto"/>
      </w:divBdr>
      <w:divsChild>
        <w:div w:id="230577063">
          <w:marLeft w:val="1166"/>
          <w:marRight w:val="0"/>
          <w:marTop w:val="134"/>
          <w:marBottom w:val="0"/>
          <w:divBdr>
            <w:top w:val="none" w:sz="0" w:space="0" w:color="auto"/>
            <w:left w:val="none" w:sz="0" w:space="0" w:color="auto"/>
            <w:bottom w:val="none" w:sz="0" w:space="0" w:color="auto"/>
            <w:right w:val="none" w:sz="0" w:space="0" w:color="auto"/>
          </w:divBdr>
        </w:div>
        <w:div w:id="1609459170">
          <w:marLeft w:val="547"/>
          <w:marRight w:val="0"/>
          <w:marTop w:val="154"/>
          <w:marBottom w:val="0"/>
          <w:divBdr>
            <w:top w:val="none" w:sz="0" w:space="0" w:color="auto"/>
            <w:left w:val="none" w:sz="0" w:space="0" w:color="auto"/>
            <w:bottom w:val="none" w:sz="0" w:space="0" w:color="auto"/>
            <w:right w:val="none" w:sz="0" w:space="0" w:color="auto"/>
          </w:divBdr>
        </w:div>
        <w:div w:id="1621105731">
          <w:marLeft w:val="1166"/>
          <w:marRight w:val="0"/>
          <w:marTop w:val="134"/>
          <w:marBottom w:val="0"/>
          <w:divBdr>
            <w:top w:val="none" w:sz="0" w:space="0" w:color="auto"/>
            <w:left w:val="none" w:sz="0" w:space="0" w:color="auto"/>
            <w:bottom w:val="none" w:sz="0" w:space="0" w:color="auto"/>
            <w:right w:val="none" w:sz="0" w:space="0" w:color="auto"/>
          </w:divBdr>
        </w:div>
      </w:divsChild>
    </w:div>
    <w:div w:id="1231189597">
      <w:bodyDiv w:val="1"/>
      <w:marLeft w:val="0"/>
      <w:marRight w:val="0"/>
      <w:marTop w:val="0"/>
      <w:marBottom w:val="0"/>
      <w:divBdr>
        <w:top w:val="none" w:sz="0" w:space="0" w:color="auto"/>
        <w:left w:val="none" w:sz="0" w:space="0" w:color="auto"/>
        <w:bottom w:val="none" w:sz="0" w:space="0" w:color="auto"/>
        <w:right w:val="none" w:sz="0" w:space="0" w:color="auto"/>
      </w:divBdr>
    </w:div>
    <w:div w:id="1232078213">
      <w:bodyDiv w:val="1"/>
      <w:marLeft w:val="0"/>
      <w:marRight w:val="0"/>
      <w:marTop w:val="0"/>
      <w:marBottom w:val="0"/>
      <w:divBdr>
        <w:top w:val="none" w:sz="0" w:space="0" w:color="auto"/>
        <w:left w:val="none" w:sz="0" w:space="0" w:color="auto"/>
        <w:bottom w:val="none" w:sz="0" w:space="0" w:color="auto"/>
        <w:right w:val="none" w:sz="0" w:space="0" w:color="auto"/>
      </w:divBdr>
      <w:divsChild>
        <w:div w:id="96416188">
          <w:marLeft w:val="2160"/>
          <w:marRight w:val="0"/>
          <w:marTop w:val="0"/>
          <w:marBottom w:val="0"/>
          <w:divBdr>
            <w:top w:val="none" w:sz="0" w:space="0" w:color="auto"/>
            <w:left w:val="none" w:sz="0" w:space="0" w:color="auto"/>
            <w:bottom w:val="none" w:sz="0" w:space="0" w:color="auto"/>
            <w:right w:val="none" w:sz="0" w:space="0" w:color="auto"/>
          </w:divBdr>
        </w:div>
        <w:div w:id="412356271">
          <w:marLeft w:val="720"/>
          <w:marRight w:val="0"/>
          <w:marTop w:val="0"/>
          <w:marBottom w:val="0"/>
          <w:divBdr>
            <w:top w:val="none" w:sz="0" w:space="0" w:color="auto"/>
            <w:left w:val="none" w:sz="0" w:space="0" w:color="auto"/>
            <w:bottom w:val="none" w:sz="0" w:space="0" w:color="auto"/>
            <w:right w:val="none" w:sz="0" w:space="0" w:color="auto"/>
          </w:divBdr>
        </w:div>
        <w:div w:id="696539691">
          <w:marLeft w:val="2160"/>
          <w:marRight w:val="0"/>
          <w:marTop w:val="0"/>
          <w:marBottom w:val="0"/>
          <w:divBdr>
            <w:top w:val="none" w:sz="0" w:space="0" w:color="auto"/>
            <w:left w:val="none" w:sz="0" w:space="0" w:color="auto"/>
            <w:bottom w:val="none" w:sz="0" w:space="0" w:color="auto"/>
            <w:right w:val="none" w:sz="0" w:space="0" w:color="auto"/>
          </w:divBdr>
        </w:div>
        <w:div w:id="1488014380">
          <w:marLeft w:val="2160"/>
          <w:marRight w:val="0"/>
          <w:marTop w:val="0"/>
          <w:marBottom w:val="0"/>
          <w:divBdr>
            <w:top w:val="none" w:sz="0" w:space="0" w:color="auto"/>
            <w:left w:val="none" w:sz="0" w:space="0" w:color="auto"/>
            <w:bottom w:val="none" w:sz="0" w:space="0" w:color="auto"/>
            <w:right w:val="none" w:sz="0" w:space="0" w:color="auto"/>
          </w:divBdr>
        </w:div>
        <w:div w:id="1723363542">
          <w:marLeft w:val="1440"/>
          <w:marRight w:val="0"/>
          <w:marTop w:val="0"/>
          <w:marBottom w:val="0"/>
          <w:divBdr>
            <w:top w:val="none" w:sz="0" w:space="0" w:color="auto"/>
            <w:left w:val="none" w:sz="0" w:space="0" w:color="auto"/>
            <w:bottom w:val="none" w:sz="0" w:space="0" w:color="auto"/>
            <w:right w:val="none" w:sz="0" w:space="0" w:color="auto"/>
          </w:divBdr>
        </w:div>
        <w:div w:id="1830974446">
          <w:marLeft w:val="1440"/>
          <w:marRight w:val="0"/>
          <w:marTop w:val="0"/>
          <w:marBottom w:val="0"/>
          <w:divBdr>
            <w:top w:val="none" w:sz="0" w:space="0" w:color="auto"/>
            <w:left w:val="none" w:sz="0" w:space="0" w:color="auto"/>
            <w:bottom w:val="none" w:sz="0" w:space="0" w:color="auto"/>
            <w:right w:val="none" w:sz="0" w:space="0" w:color="auto"/>
          </w:divBdr>
        </w:div>
        <w:div w:id="2120640420">
          <w:marLeft w:val="2160"/>
          <w:marRight w:val="0"/>
          <w:marTop w:val="0"/>
          <w:marBottom w:val="0"/>
          <w:divBdr>
            <w:top w:val="none" w:sz="0" w:space="0" w:color="auto"/>
            <w:left w:val="none" w:sz="0" w:space="0" w:color="auto"/>
            <w:bottom w:val="none" w:sz="0" w:space="0" w:color="auto"/>
            <w:right w:val="none" w:sz="0" w:space="0" w:color="auto"/>
          </w:divBdr>
        </w:div>
      </w:divsChild>
    </w:div>
    <w:div w:id="1233539865">
      <w:bodyDiv w:val="1"/>
      <w:marLeft w:val="0"/>
      <w:marRight w:val="0"/>
      <w:marTop w:val="0"/>
      <w:marBottom w:val="0"/>
      <w:divBdr>
        <w:top w:val="none" w:sz="0" w:space="0" w:color="auto"/>
        <w:left w:val="none" w:sz="0" w:space="0" w:color="auto"/>
        <w:bottom w:val="none" w:sz="0" w:space="0" w:color="auto"/>
        <w:right w:val="none" w:sz="0" w:space="0" w:color="auto"/>
      </w:divBdr>
    </w:div>
    <w:div w:id="1235890200">
      <w:bodyDiv w:val="1"/>
      <w:marLeft w:val="0"/>
      <w:marRight w:val="0"/>
      <w:marTop w:val="0"/>
      <w:marBottom w:val="0"/>
      <w:divBdr>
        <w:top w:val="none" w:sz="0" w:space="0" w:color="auto"/>
        <w:left w:val="none" w:sz="0" w:space="0" w:color="auto"/>
        <w:bottom w:val="none" w:sz="0" w:space="0" w:color="auto"/>
        <w:right w:val="none" w:sz="0" w:space="0" w:color="auto"/>
      </w:divBdr>
    </w:div>
    <w:div w:id="1236743875">
      <w:bodyDiv w:val="1"/>
      <w:marLeft w:val="0"/>
      <w:marRight w:val="0"/>
      <w:marTop w:val="0"/>
      <w:marBottom w:val="0"/>
      <w:divBdr>
        <w:top w:val="none" w:sz="0" w:space="0" w:color="auto"/>
        <w:left w:val="none" w:sz="0" w:space="0" w:color="auto"/>
        <w:bottom w:val="none" w:sz="0" w:space="0" w:color="auto"/>
        <w:right w:val="none" w:sz="0" w:space="0" w:color="auto"/>
      </w:divBdr>
    </w:div>
    <w:div w:id="1238326353">
      <w:bodyDiv w:val="1"/>
      <w:marLeft w:val="0"/>
      <w:marRight w:val="0"/>
      <w:marTop w:val="0"/>
      <w:marBottom w:val="0"/>
      <w:divBdr>
        <w:top w:val="none" w:sz="0" w:space="0" w:color="auto"/>
        <w:left w:val="none" w:sz="0" w:space="0" w:color="auto"/>
        <w:bottom w:val="none" w:sz="0" w:space="0" w:color="auto"/>
        <w:right w:val="none" w:sz="0" w:space="0" w:color="auto"/>
      </w:divBdr>
    </w:div>
    <w:div w:id="1238711144">
      <w:bodyDiv w:val="1"/>
      <w:marLeft w:val="0"/>
      <w:marRight w:val="0"/>
      <w:marTop w:val="0"/>
      <w:marBottom w:val="0"/>
      <w:divBdr>
        <w:top w:val="none" w:sz="0" w:space="0" w:color="auto"/>
        <w:left w:val="none" w:sz="0" w:space="0" w:color="auto"/>
        <w:bottom w:val="none" w:sz="0" w:space="0" w:color="auto"/>
        <w:right w:val="none" w:sz="0" w:space="0" w:color="auto"/>
      </w:divBdr>
    </w:div>
    <w:div w:id="1239707060">
      <w:bodyDiv w:val="1"/>
      <w:marLeft w:val="0"/>
      <w:marRight w:val="0"/>
      <w:marTop w:val="0"/>
      <w:marBottom w:val="0"/>
      <w:divBdr>
        <w:top w:val="none" w:sz="0" w:space="0" w:color="auto"/>
        <w:left w:val="none" w:sz="0" w:space="0" w:color="auto"/>
        <w:bottom w:val="none" w:sz="0" w:space="0" w:color="auto"/>
        <w:right w:val="none" w:sz="0" w:space="0" w:color="auto"/>
      </w:divBdr>
    </w:div>
    <w:div w:id="1239944362">
      <w:bodyDiv w:val="1"/>
      <w:marLeft w:val="0"/>
      <w:marRight w:val="0"/>
      <w:marTop w:val="0"/>
      <w:marBottom w:val="0"/>
      <w:divBdr>
        <w:top w:val="none" w:sz="0" w:space="0" w:color="auto"/>
        <w:left w:val="none" w:sz="0" w:space="0" w:color="auto"/>
        <w:bottom w:val="none" w:sz="0" w:space="0" w:color="auto"/>
        <w:right w:val="none" w:sz="0" w:space="0" w:color="auto"/>
      </w:divBdr>
    </w:div>
    <w:div w:id="1240363275">
      <w:bodyDiv w:val="1"/>
      <w:marLeft w:val="0"/>
      <w:marRight w:val="0"/>
      <w:marTop w:val="0"/>
      <w:marBottom w:val="0"/>
      <w:divBdr>
        <w:top w:val="none" w:sz="0" w:space="0" w:color="auto"/>
        <w:left w:val="none" w:sz="0" w:space="0" w:color="auto"/>
        <w:bottom w:val="none" w:sz="0" w:space="0" w:color="auto"/>
        <w:right w:val="none" w:sz="0" w:space="0" w:color="auto"/>
      </w:divBdr>
    </w:div>
    <w:div w:id="1242789838">
      <w:bodyDiv w:val="1"/>
      <w:marLeft w:val="0"/>
      <w:marRight w:val="0"/>
      <w:marTop w:val="0"/>
      <w:marBottom w:val="0"/>
      <w:divBdr>
        <w:top w:val="none" w:sz="0" w:space="0" w:color="auto"/>
        <w:left w:val="none" w:sz="0" w:space="0" w:color="auto"/>
        <w:bottom w:val="none" w:sz="0" w:space="0" w:color="auto"/>
        <w:right w:val="none" w:sz="0" w:space="0" w:color="auto"/>
      </w:divBdr>
      <w:divsChild>
        <w:div w:id="265508780">
          <w:marLeft w:val="1166"/>
          <w:marRight w:val="0"/>
          <w:marTop w:val="120"/>
          <w:marBottom w:val="120"/>
          <w:divBdr>
            <w:top w:val="none" w:sz="0" w:space="0" w:color="auto"/>
            <w:left w:val="none" w:sz="0" w:space="0" w:color="auto"/>
            <w:bottom w:val="none" w:sz="0" w:space="0" w:color="auto"/>
            <w:right w:val="none" w:sz="0" w:space="0" w:color="auto"/>
          </w:divBdr>
        </w:div>
        <w:div w:id="332338908">
          <w:marLeft w:val="1800"/>
          <w:marRight w:val="0"/>
          <w:marTop w:val="120"/>
          <w:marBottom w:val="120"/>
          <w:divBdr>
            <w:top w:val="none" w:sz="0" w:space="0" w:color="auto"/>
            <w:left w:val="none" w:sz="0" w:space="0" w:color="auto"/>
            <w:bottom w:val="none" w:sz="0" w:space="0" w:color="auto"/>
            <w:right w:val="none" w:sz="0" w:space="0" w:color="auto"/>
          </w:divBdr>
        </w:div>
        <w:div w:id="368651321">
          <w:marLeft w:val="1800"/>
          <w:marRight w:val="0"/>
          <w:marTop w:val="120"/>
          <w:marBottom w:val="120"/>
          <w:divBdr>
            <w:top w:val="none" w:sz="0" w:space="0" w:color="auto"/>
            <w:left w:val="none" w:sz="0" w:space="0" w:color="auto"/>
            <w:bottom w:val="none" w:sz="0" w:space="0" w:color="auto"/>
            <w:right w:val="none" w:sz="0" w:space="0" w:color="auto"/>
          </w:divBdr>
        </w:div>
        <w:div w:id="709762266">
          <w:marLeft w:val="1800"/>
          <w:marRight w:val="0"/>
          <w:marTop w:val="120"/>
          <w:marBottom w:val="120"/>
          <w:divBdr>
            <w:top w:val="none" w:sz="0" w:space="0" w:color="auto"/>
            <w:left w:val="none" w:sz="0" w:space="0" w:color="auto"/>
            <w:bottom w:val="none" w:sz="0" w:space="0" w:color="auto"/>
            <w:right w:val="none" w:sz="0" w:space="0" w:color="auto"/>
          </w:divBdr>
        </w:div>
        <w:div w:id="725570858">
          <w:marLeft w:val="1800"/>
          <w:marRight w:val="0"/>
          <w:marTop w:val="120"/>
          <w:marBottom w:val="120"/>
          <w:divBdr>
            <w:top w:val="none" w:sz="0" w:space="0" w:color="auto"/>
            <w:left w:val="none" w:sz="0" w:space="0" w:color="auto"/>
            <w:bottom w:val="none" w:sz="0" w:space="0" w:color="auto"/>
            <w:right w:val="none" w:sz="0" w:space="0" w:color="auto"/>
          </w:divBdr>
        </w:div>
        <w:div w:id="1077284541">
          <w:marLeft w:val="547"/>
          <w:marRight w:val="0"/>
          <w:marTop w:val="120"/>
          <w:marBottom w:val="120"/>
          <w:divBdr>
            <w:top w:val="none" w:sz="0" w:space="0" w:color="auto"/>
            <w:left w:val="none" w:sz="0" w:space="0" w:color="auto"/>
            <w:bottom w:val="none" w:sz="0" w:space="0" w:color="auto"/>
            <w:right w:val="none" w:sz="0" w:space="0" w:color="auto"/>
          </w:divBdr>
        </w:div>
        <w:div w:id="1175847327">
          <w:marLeft w:val="1800"/>
          <w:marRight w:val="0"/>
          <w:marTop w:val="120"/>
          <w:marBottom w:val="120"/>
          <w:divBdr>
            <w:top w:val="none" w:sz="0" w:space="0" w:color="auto"/>
            <w:left w:val="none" w:sz="0" w:space="0" w:color="auto"/>
            <w:bottom w:val="none" w:sz="0" w:space="0" w:color="auto"/>
            <w:right w:val="none" w:sz="0" w:space="0" w:color="auto"/>
          </w:divBdr>
        </w:div>
        <w:div w:id="1437676226">
          <w:marLeft w:val="1166"/>
          <w:marRight w:val="0"/>
          <w:marTop w:val="120"/>
          <w:marBottom w:val="120"/>
          <w:divBdr>
            <w:top w:val="none" w:sz="0" w:space="0" w:color="auto"/>
            <w:left w:val="none" w:sz="0" w:space="0" w:color="auto"/>
            <w:bottom w:val="none" w:sz="0" w:space="0" w:color="auto"/>
            <w:right w:val="none" w:sz="0" w:space="0" w:color="auto"/>
          </w:divBdr>
        </w:div>
        <w:div w:id="1446146747">
          <w:marLeft w:val="1166"/>
          <w:marRight w:val="0"/>
          <w:marTop w:val="120"/>
          <w:marBottom w:val="120"/>
          <w:divBdr>
            <w:top w:val="none" w:sz="0" w:space="0" w:color="auto"/>
            <w:left w:val="none" w:sz="0" w:space="0" w:color="auto"/>
            <w:bottom w:val="none" w:sz="0" w:space="0" w:color="auto"/>
            <w:right w:val="none" w:sz="0" w:space="0" w:color="auto"/>
          </w:divBdr>
        </w:div>
        <w:div w:id="1527983109">
          <w:marLeft w:val="1800"/>
          <w:marRight w:val="0"/>
          <w:marTop w:val="120"/>
          <w:marBottom w:val="120"/>
          <w:divBdr>
            <w:top w:val="none" w:sz="0" w:space="0" w:color="auto"/>
            <w:left w:val="none" w:sz="0" w:space="0" w:color="auto"/>
            <w:bottom w:val="none" w:sz="0" w:space="0" w:color="auto"/>
            <w:right w:val="none" w:sz="0" w:space="0" w:color="auto"/>
          </w:divBdr>
        </w:div>
        <w:div w:id="1672751605">
          <w:marLeft w:val="1166"/>
          <w:marRight w:val="0"/>
          <w:marTop w:val="120"/>
          <w:marBottom w:val="120"/>
          <w:divBdr>
            <w:top w:val="none" w:sz="0" w:space="0" w:color="auto"/>
            <w:left w:val="none" w:sz="0" w:space="0" w:color="auto"/>
            <w:bottom w:val="none" w:sz="0" w:space="0" w:color="auto"/>
            <w:right w:val="none" w:sz="0" w:space="0" w:color="auto"/>
          </w:divBdr>
        </w:div>
        <w:div w:id="1768037155">
          <w:marLeft w:val="1800"/>
          <w:marRight w:val="0"/>
          <w:marTop w:val="120"/>
          <w:marBottom w:val="120"/>
          <w:divBdr>
            <w:top w:val="none" w:sz="0" w:space="0" w:color="auto"/>
            <w:left w:val="none" w:sz="0" w:space="0" w:color="auto"/>
            <w:bottom w:val="none" w:sz="0" w:space="0" w:color="auto"/>
            <w:right w:val="none" w:sz="0" w:space="0" w:color="auto"/>
          </w:divBdr>
        </w:div>
        <w:div w:id="2112696963">
          <w:marLeft w:val="1800"/>
          <w:marRight w:val="0"/>
          <w:marTop w:val="120"/>
          <w:marBottom w:val="120"/>
          <w:divBdr>
            <w:top w:val="none" w:sz="0" w:space="0" w:color="auto"/>
            <w:left w:val="none" w:sz="0" w:space="0" w:color="auto"/>
            <w:bottom w:val="none" w:sz="0" w:space="0" w:color="auto"/>
            <w:right w:val="none" w:sz="0" w:space="0" w:color="auto"/>
          </w:divBdr>
        </w:div>
      </w:divsChild>
    </w:div>
    <w:div w:id="1243758104">
      <w:bodyDiv w:val="1"/>
      <w:marLeft w:val="0"/>
      <w:marRight w:val="0"/>
      <w:marTop w:val="0"/>
      <w:marBottom w:val="0"/>
      <w:divBdr>
        <w:top w:val="none" w:sz="0" w:space="0" w:color="auto"/>
        <w:left w:val="none" w:sz="0" w:space="0" w:color="auto"/>
        <w:bottom w:val="none" w:sz="0" w:space="0" w:color="auto"/>
        <w:right w:val="none" w:sz="0" w:space="0" w:color="auto"/>
      </w:divBdr>
    </w:div>
    <w:div w:id="1245140060">
      <w:bodyDiv w:val="1"/>
      <w:marLeft w:val="0"/>
      <w:marRight w:val="0"/>
      <w:marTop w:val="0"/>
      <w:marBottom w:val="0"/>
      <w:divBdr>
        <w:top w:val="none" w:sz="0" w:space="0" w:color="auto"/>
        <w:left w:val="none" w:sz="0" w:space="0" w:color="auto"/>
        <w:bottom w:val="none" w:sz="0" w:space="0" w:color="auto"/>
        <w:right w:val="none" w:sz="0" w:space="0" w:color="auto"/>
      </w:divBdr>
    </w:div>
    <w:div w:id="1247806725">
      <w:bodyDiv w:val="1"/>
      <w:marLeft w:val="0"/>
      <w:marRight w:val="0"/>
      <w:marTop w:val="0"/>
      <w:marBottom w:val="0"/>
      <w:divBdr>
        <w:top w:val="none" w:sz="0" w:space="0" w:color="auto"/>
        <w:left w:val="none" w:sz="0" w:space="0" w:color="auto"/>
        <w:bottom w:val="none" w:sz="0" w:space="0" w:color="auto"/>
        <w:right w:val="none" w:sz="0" w:space="0" w:color="auto"/>
      </w:divBdr>
    </w:div>
    <w:div w:id="1247960337">
      <w:bodyDiv w:val="1"/>
      <w:marLeft w:val="0"/>
      <w:marRight w:val="0"/>
      <w:marTop w:val="0"/>
      <w:marBottom w:val="0"/>
      <w:divBdr>
        <w:top w:val="none" w:sz="0" w:space="0" w:color="auto"/>
        <w:left w:val="none" w:sz="0" w:space="0" w:color="auto"/>
        <w:bottom w:val="none" w:sz="0" w:space="0" w:color="auto"/>
        <w:right w:val="none" w:sz="0" w:space="0" w:color="auto"/>
      </w:divBdr>
      <w:divsChild>
        <w:div w:id="1869171889">
          <w:marLeft w:val="547"/>
          <w:marRight w:val="0"/>
          <w:marTop w:val="115"/>
          <w:marBottom w:val="0"/>
          <w:divBdr>
            <w:top w:val="none" w:sz="0" w:space="0" w:color="auto"/>
            <w:left w:val="none" w:sz="0" w:space="0" w:color="auto"/>
            <w:bottom w:val="none" w:sz="0" w:space="0" w:color="auto"/>
            <w:right w:val="none" w:sz="0" w:space="0" w:color="auto"/>
          </w:divBdr>
        </w:div>
      </w:divsChild>
    </w:div>
    <w:div w:id="1248535517">
      <w:bodyDiv w:val="1"/>
      <w:marLeft w:val="0"/>
      <w:marRight w:val="0"/>
      <w:marTop w:val="0"/>
      <w:marBottom w:val="0"/>
      <w:divBdr>
        <w:top w:val="none" w:sz="0" w:space="0" w:color="auto"/>
        <w:left w:val="none" w:sz="0" w:space="0" w:color="auto"/>
        <w:bottom w:val="none" w:sz="0" w:space="0" w:color="auto"/>
        <w:right w:val="none" w:sz="0" w:space="0" w:color="auto"/>
      </w:divBdr>
      <w:divsChild>
        <w:div w:id="183982422">
          <w:marLeft w:val="1166"/>
          <w:marRight w:val="0"/>
          <w:marTop w:val="96"/>
          <w:marBottom w:val="0"/>
          <w:divBdr>
            <w:top w:val="none" w:sz="0" w:space="0" w:color="auto"/>
            <w:left w:val="none" w:sz="0" w:space="0" w:color="auto"/>
            <w:bottom w:val="none" w:sz="0" w:space="0" w:color="auto"/>
            <w:right w:val="none" w:sz="0" w:space="0" w:color="auto"/>
          </w:divBdr>
        </w:div>
        <w:div w:id="190076207">
          <w:marLeft w:val="547"/>
          <w:marRight w:val="0"/>
          <w:marTop w:val="96"/>
          <w:marBottom w:val="0"/>
          <w:divBdr>
            <w:top w:val="none" w:sz="0" w:space="0" w:color="auto"/>
            <w:left w:val="none" w:sz="0" w:space="0" w:color="auto"/>
            <w:bottom w:val="none" w:sz="0" w:space="0" w:color="auto"/>
            <w:right w:val="none" w:sz="0" w:space="0" w:color="auto"/>
          </w:divBdr>
        </w:div>
        <w:div w:id="1374844654">
          <w:marLeft w:val="1166"/>
          <w:marRight w:val="0"/>
          <w:marTop w:val="96"/>
          <w:marBottom w:val="0"/>
          <w:divBdr>
            <w:top w:val="none" w:sz="0" w:space="0" w:color="auto"/>
            <w:left w:val="none" w:sz="0" w:space="0" w:color="auto"/>
            <w:bottom w:val="none" w:sz="0" w:space="0" w:color="auto"/>
            <w:right w:val="none" w:sz="0" w:space="0" w:color="auto"/>
          </w:divBdr>
        </w:div>
        <w:div w:id="1864394691">
          <w:marLeft w:val="1166"/>
          <w:marRight w:val="0"/>
          <w:marTop w:val="96"/>
          <w:marBottom w:val="0"/>
          <w:divBdr>
            <w:top w:val="none" w:sz="0" w:space="0" w:color="auto"/>
            <w:left w:val="none" w:sz="0" w:space="0" w:color="auto"/>
            <w:bottom w:val="none" w:sz="0" w:space="0" w:color="auto"/>
            <w:right w:val="none" w:sz="0" w:space="0" w:color="auto"/>
          </w:divBdr>
        </w:div>
        <w:div w:id="2046372295">
          <w:marLeft w:val="1166"/>
          <w:marRight w:val="0"/>
          <w:marTop w:val="96"/>
          <w:marBottom w:val="0"/>
          <w:divBdr>
            <w:top w:val="none" w:sz="0" w:space="0" w:color="auto"/>
            <w:left w:val="none" w:sz="0" w:space="0" w:color="auto"/>
            <w:bottom w:val="none" w:sz="0" w:space="0" w:color="auto"/>
            <w:right w:val="none" w:sz="0" w:space="0" w:color="auto"/>
          </w:divBdr>
        </w:div>
      </w:divsChild>
    </w:div>
    <w:div w:id="1248809104">
      <w:bodyDiv w:val="1"/>
      <w:marLeft w:val="0"/>
      <w:marRight w:val="0"/>
      <w:marTop w:val="0"/>
      <w:marBottom w:val="0"/>
      <w:divBdr>
        <w:top w:val="none" w:sz="0" w:space="0" w:color="auto"/>
        <w:left w:val="none" w:sz="0" w:space="0" w:color="auto"/>
        <w:bottom w:val="none" w:sz="0" w:space="0" w:color="auto"/>
        <w:right w:val="none" w:sz="0" w:space="0" w:color="auto"/>
      </w:divBdr>
      <w:divsChild>
        <w:div w:id="851534280">
          <w:marLeft w:val="547"/>
          <w:marRight w:val="0"/>
          <w:marTop w:val="134"/>
          <w:marBottom w:val="0"/>
          <w:divBdr>
            <w:top w:val="none" w:sz="0" w:space="0" w:color="auto"/>
            <w:left w:val="none" w:sz="0" w:space="0" w:color="auto"/>
            <w:bottom w:val="none" w:sz="0" w:space="0" w:color="auto"/>
            <w:right w:val="none" w:sz="0" w:space="0" w:color="auto"/>
          </w:divBdr>
        </w:div>
      </w:divsChild>
    </w:div>
    <w:div w:id="1250580081">
      <w:bodyDiv w:val="1"/>
      <w:marLeft w:val="0"/>
      <w:marRight w:val="0"/>
      <w:marTop w:val="0"/>
      <w:marBottom w:val="0"/>
      <w:divBdr>
        <w:top w:val="none" w:sz="0" w:space="0" w:color="auto"/>
        <w:left w:val="none" w:sz="0" w:space="0" w:color="auto"/>
        <w:bottom w:val="none" w:sz="0" w:space="0" w:color="auto"/>
        <w:right w:val="none" w:sz="0" w:space="0" w:color="auto"/>
      </w:divBdr>
    </w:div>
    <w:div w:id="1251042096">
      <w:bodyDiv w:val="1"/>
      <w:marLeft w:val="0"/>
      <w:marRight w:val="0"/>
      <w:marTop w:val="0"/>
      <w:marBottom w:val="0"/>
      <w:divBdr>
        <w:top w:val="none" w:sz="0" w:space="0" w:color="auto"/>
        <w:left w:val="none" w:sz="0" w:space="0" w:color="auto"/>
        <w:bottom w:val="none" w:sz="0" w:space="0" w:color="auto"/>
        <w:right w:val="none" w:sz="0" w:space="0" w:color="auto"/>
      </w:divBdr>
    </w:div>
    <w:div w:id="1251086924">
      <w:bodyDiv w:val="1"/>
      <w:marLeft w:val="0"/>
      <w:marRight w:val="0"/>
      <w:marTop w:val="0"/>
      <w:marBottom w:val="0"/>
      <w:divBdr>
        <w:top w:val="none" w:sz="0" w:space="0" w:color="auto"/>
        <w:left w:val="none" w:sz="0" w:space="0" w:color="auto"/>
        <w:bottom w:val="none" w:sz="0" w:space="0" w:color="auto"/>
        <w:right w:val="none" w:sz="0" w:space="0" w:color="auto"/>
      </w:divBdr>
    </w:div>
    <w:div w:id="1251544431">
      <w:bodyDiv w:val="1"/>
      <w:marLeft w:val="0"/>
      <w:marRight w:val="0"/>
      <w:marTop w:val="0"/>
      <w:marBottom w:val="0"/>
      <w:divBdr>
        <w:top w:val="none" w:sz="0" w:space="0" w:color="auto"/>
        <w:left w:val="none" w:sz="0" w:space="0" w:color="auto"/>
        <w:bottom w:val="none" w:sz="0" w:space="0" w:color="auto"/>
        <w:right w:val="none" w:sz="0" w:space="0" w:color="auto"/>
      </w:divBdr>
    </w:div>
    <w:div w:id="1251769289">
      <w:bodyDiv w:val="1"/>
      <w:marLeft w:val="0"/>
      <w:marRight w:val="0"/>
      <w:marTop w:val="0"/>
      <w:marBottom w:val="0"/>
      <w:divBdr>
        <w:top w:val="none" w:sz="0" w:space="0" w:color="auto"/>
        <w:left w:val="none" w:sz="0" w:space="0" w:color="auto"/>
        <w:bottom w:val="none" w:sz="0" w:space="0" w:color="auto"/>
        <w:right w:val="none" w:sz="0" w:space="0" w:color="auto"/>
      </w:divBdr>
    </w:div>
    <w:div w:id="1252425369">
      <w:bodyDiv w:val="1"/>
      <w:marLeft w:val="0"/>
      <w:marRight w:val="0"/>
      <w:marTop w:val="0"/>
      <w:marBottom w:val="0"/>
      <w:divBdr>
        <w:top w:val="none" w:sz="0" w:space="0" w:color="auto"/>
        <w:left w:val="none" w:sz="0" w:space="0" w:color="auto"/>
        <w:bottom w:val="none" w:sz="0" w:space="0" w:color="auto"/>
        <w:right w:val="none" w:sz="0" w:space="0" w:color="auto"/>
      </w:divBdr>
    </w:div>
    <w:div w:id="1252934708">
      <w:bodyDiv w:val="1"/>
      <w:marLeft w:val="0"/>
      <w:marRight w:val="0"/>
      <w:marTop w:val="0"/>
      <w:marBottom w:val="0"/>
      <w:divBdr>
        <w:top w:val="none" w:sz="0" w:space="0" w:color="auto"/>
        <w:left w:val="none" w:sz="0" w:space="0" w:color="auto"/>
        <w:bottom w:val="none" w:sz="0" w:space="0" w:color="auto"/>
        <w:right w:val="none" w:sz="0" w:space="0" w:color="auto"/>
      </w:divBdr>
    </w:div>
    <w:div w:id="1253392546">
      <w:bodyDiv w:val="1"/>
      <w:marLeft w:val="0"/>
      <w:marRight w:val="0"/>
      <w:marTop w:val="0"/>
      <w:marBottom w:val="0"/>
      <w:divBdr>
        <w:top w:val="none" w:sz="0" w:space="0" w:color="auto"/>
        <w:left w:val="none" w:sz="0" w:space="0" w:color="auto"/>
        <w:bottom w:val="none" w:sz="0" w:space="0" w:color="auto"/>
        <w:right w:val="none" w:sz="0" w:space="0" w:color="auto"/>
      </w:divBdr>
      <w:divsChild>
        <w:div w:id="592276525">
          <w:marLeft w:val="547"/>
          <w:marRight w:val="0"/>
          <w:marTop w:val="115"/>
          <w:marBottom w:val="0"/>
          <w:divBdr>
            <w:top w:val="none" w:sz="0" w:space="0" w:color="auto"/>
            <w:left w:val="none" w:sz="0" w:space="0" w:color="auto"/>
            <w:bottom w:val="none" w:sz="0" w:space="0" w:color="auto"/>
            <w:right w:val="none" w:sz="0" w:space="0" w:color="auto"/>
          </w:divBdr>
        </w:div>
        <w:div w:id="2072118818">
          <w:marLeft w:val="547"/>
          <w:marRight w:val="0"/>
          <w:marTop w:val="115"/>
          <w:marBottom w:val="0"/>
          <w:divBdr>
            <w:top w:val="none" w:sz="0" w:space="0" w:color="auto"/>
            <w:left w:val="none" w:sz="0" w:space="0" w:color="auto"/>
            <w:bottom w:val="none" w:sz="0" w:space="0" w:color="auto"/>
            <w:right w:val="none" w:sz="0" w:space="0" w:color="auto"/>
          </w:divBdr>
        </w:div>
      </w:divsChild>
    </w:div>
    <w:div w:id="1253468988">
      <w:bodyDiv w:val="1"/>
      <w:marLeft w:val="0"/>
      <w:marRight w:val="0"/>
      <w:marTop w:val="0"/>
      <w:marBottom w:val="0"/>
      <w:divBdr>
        <w:top w:val="none" w:sz="0" w:space="0" w:color="auto"/>
        <w:left w:val="none" w:sz="0" w:space="0" w:color="auto"/>
        <w:bottom w:val="none" w:sz="0" w:space="0" w:color="auto"/>
        <w:right w:val="none" w:sz="0" w:space="0" w:color="auto"/>
      </w:divBdr>
      <w:divsChild>
        <w:div w:id="71854397">
          <w:marLeft w:val="1166"/>
          <w:marRight w:val="0"/>
          <w:marTop w:val="96"/>
          <w:marBottom w:val="0"/>
          <w:divBdr>
            <w:top w:val="none" w:sz="0" w:space="0" w:color="auto"/>
            <w:left w:val="none" w:sz="0" w:space="0" w:color="auto"/>
            <w:bottom w:val="none" w:sz="0" w:space="0" w:color="auto"/>
            <w:right w:val="none" w:sz="0" w:space="0" w:color="auto"/>
          </w:divBdr>
        </w:div>
        <w:div w:id="218517273">
          <w:marLeft w:val="547"/>
          <w:marRight w:val="0"/>
          <w:marTop w:val="115"/>
          <w:marBottom w:val="0"/>
          <w:divBdr>
            <w:top w:val="none" w:sz="0" w:space="0" w:color="auto"/>
            <w:left w:val="none" w:sz="0" w:space="0" w:color="auto"/>
            <w:bottom w:val="none" w:sz="0" w:space="0" w:color="auto"/>
            <w:right w:val="none" w:sz="0" w:space="0" w:color="auto"/>
          </w:divBdr>
        </w:div>
        <w:div w:id="373776396">
          <w:marLeft w:val="547"/>
          <w:marRight w:val="0"/>
          <w:marTop w:val="115"/>
          <w:marBottom w:val="0"/>
          <w:divBdr>
            <w:top w:val="none" w:sz="0" w:space="0" w:color="auto"/>
            <w:left w:val="none" w:sz="0" w:space="0" w:color="auto"/>
            <w:bottom w:val="none" w:sz="0" w:space="0" w:color="auto"/>
            <w:right w:val="none" w:sz="0" w:space="0" w:color="auto"/>
          </w:divBdr>
        </w:div>
        <w:div w:id="596212997">
          <w:marLeft w:val="1166"/>
          <w:marRight w:val="0"/>
          <w:marTop w:val="96"/>
          <w:marBottom w:val="0"/>
          <w:divBdr>
            <w:top w:val="none" w:sz="0" w:space="0" w:color="auto"/>
            <w:left w:val="none" w:sz="0" w:space="0" w:color="auto"/>
            <w:bottom w:val="none" w:sz="0" w:space="0" w:color="auto"/>
            <w:right w:val="none" w:sz="0" w:space="0" w:color="auto"/>
          </w:divBdr>
        </w:div>
        <w:div w:id="919799201">
          <w:marLeft w:val="1166"/>
          <w:marRight w:val="0"/>
          <w:marTop w:val="96"/>
          <w:marBottom w:val="0"/>
          <w:divBdr>
            <w:top w:val="none" w:sz="0" w:space="0" w:color="auto"/>
            <w:left w:val="none" w:sz="0" w:space="0" w:color="auto"/>
            <w:bottom w:val="none" w:sz="0" w:space="0" w:color="auto"/>
            <w:right w:val="none" w:sz="0" w:space="0" w:color="auto"/>
          </w:divBdr>
        </w:div>
        <w:div w:id="1698266394">
          <w:marLeft w:val="547"/>
          <w:marRight w:val="0"/>
          <w:marTop w:val="115"/>
          <w:marBottom w:val="0"/>
          <w:divBdr>
            <w:top w:val="none" w:sz="0" w:space="0" w:color="auto"/>
            <w:left w:val="none" w:sz="0" w:space="0" w:color="auto"/>
            <w:bottom w:val="none" w:sz="0" w:space="0" w:color="auto"/>
            <w:right w:val="none" w:sz="0" w:space="0" w:color="auto"/>
          </w:divBdr>
        </w:div>
      </w:divsChild>
    </w:div>
    <w:div w:id="1253588112">
      <w:bodyDiv w:val="1"/>
      <w:marLeft w:val="0"/>
      <w:marRight w:val="0"/>
      <w:marTop w:val="0"/>
      <w:marBottom w:val="0"/>
      <w:divBdr>
        <w:top w:val="none" w:sz="0" w:space="0" w:color="auto"/>
        <w:left w:val="none" w:sz="0" w:space="0" w:color="auto"/>
        <w:bottom w:val="none" w:sz="0" w:space="0" w:color="auto"/>
        <w:right w:val="none" w:sz="0" w:space="0" w:color="auto"/>
      </w:divBdr>
    </w:div>
    <w:div w:id="1253661643">
      <w:bodyDiv w:val="1"/>
      <w:marLeft w:val="0"/>
      <w:marRight w:val="0"/>
      <w:marTop w:val="0"/>
      <w:marBottom w:val="0"/>
      <w:divBdr>
        <w:top w:val="none" w:sz="0" w:space="0" w:color="auto"/>
        <w:left w:val="none" w:sz="0" w:space="0" w:color="auto"/>
        <w:bottom w:val="none" w:sz="0" w:space="0" w:color="auto"/>
        <w:right w:val="none" w:sz="0" w:space="0" w:color="auto"/>
      </w:divBdr>
    </w:div>
    <w:div w:id="1253734885">
      <w:bodyDiv w:val="1"/>
      <w:marLeft w:val="0"/>
      <w:marRight w:val="0"/>
      <w:marTop w:val="0"/>
      <w:marBottom w:val="0"/>
      <w:divBdr>
        <w:top w:val="none" w:sz="0" w:space="0" w:color="auto"/>
        <w:left w:val="none" w:sz="0" w:space="0" w:color="auto"/>
        <w:bottom w:val="none" w:sz="0" w:space="0" w:color="auto"/>
        <w:right w:val="none" w:sz="0" w:space="0" w:color="auto"/>
      </w:divBdr>
      <w:divsChild>
        <w:div w:id="141387124">
          <w:marLeft w:val="1800"/>
          <w:marRight w:val="0"/>
          <w:marTop w:val="100"/>
          <w:marBottom w:val="0"/>
          <w:divBdr>
            <w:top w:val="none" w:sz="0" w:space="0" w:color="auto"/>
            <w:left w:val="none" w:sz="0" w:space="0" w:color="auto"/>
            <w:bottom w:val="none" w:sz="0" w:space="0" w:color="auto"/>
            <w:right w:val="none" w:sz="0" w:space="0" w:color="auto"/>
          </w:divBdr>
        </w:div>
        <w:div w:id="151600351">
          <w:marLeft w:val="1800"/>
          <w:marRight w:val="0"/>
          <w:marTop w:val="100"/>
          <w:marBottom w:val="0"/>
          <w:divBdr>
            <w:top w:val="none" w:sz="0" w:space="0" w:color="auto"/>
            <w:left w:val="none" w:sz="0" w:space="0" w:color="auto"/>
            <w:bottom w:val="none" w:sz="0" w:space="0" w:color="auto"/>
            <w:right w:val="none" w:sz="0" w:space="0" w:color="auto"/>
          </w:divBdr>
        </w:div>
        <w:div w:id="269439086">
          <w:marLeft w:val="1080"/>
          <w:marRight w:val="0"/>
          <w:marTop w:val="100"/>
          <w:marBottom w:val="0"/>
          <w:divBdr>
            <w:top w:val="none" w:sz="0" w:space="0" w:color="auto"/>
            <w:left w:val="none" w:sz="0" w:space="0" w:color="auto"/>
            <w:bottom w:val="none" w:sz="0" w:space="0" w:color="auto"/>
            <w:right w:val="none" w:sz="0" w:space="0" w:color="auto"/>
          </w:divBdr>
        </w:div>
        <w:div w:id="894511390">
          <w:marLeft w:val="1800"/>
          <w:marRight w:val="0"/>
          <w:marTop w:val="100"/>
          <w:marBottom w:val="0"/>
          <w:divBdr>
            <w:top w:val="none" w:sz="0" w:space="0" w:color="auto"/>
            <w:left w:val="none" w:sz="0" w:space="0" w:color="auto"/>
            <w:bottom w:val="none" w:sz="0" w:space="0" w:color="auto"/>
            <w:right w:val="none" w:sz="0" w:space="0" w:color="auto"/>
          </w:divBdr>
        </w:div>
        <w:div w:id="983126289">
          <w:marLeft w:val="1080"/>
          <w:marRight w:val="0"/>
          <w:marTop w:val="100"/>
          <w:marBottom w:val="0"/>
          <w:divBdr>
            <w:top w:val="none" w:sz="0" w:space="0" w:color="auto"/>
            <w:left w:val="none" w:sz="0" w:space="0" w:color="auto"/>
            <w:bottom w:val="none" w:sz="0" w:space="0" w:color="auto"/>
            <w:right w:val="none" w:sz="0" w:space="0" w:color="auto"/>
          </w:divBdr>
        </w:div>
        <w:div w:id="1097865816">
          <w:marLeft w:val="1080"/>
          <w:marRight w:val="0"/>
          <w:marTop w:val="100"/>
          <w:marBottom w:val="0"/>
          <w:divBdr>
            <w:top w:val="none" w:sz="0" w:space="0" w:color="auto"/>
            <w:left w:val="none" w:sz="0" w:space="0" w:color="auto"/>
            <w:bottom w:val="none" w:sz="0" w:space="0" w:color="auto"/>
            <w:right w:val="none" w:sz="0" w:space="0" w:color="auto"/>
          </w:divBdr>
        </w:div>
        <w:div w:id="1460488810">
          <w:marLeft w:val="1080"/>
          <w:marRight w:val="0"/>
          <w:marTop w:val="100"/>
          <w:marBottom w:val="0"/>
          <w:divBdr>
            <w:top w:val="none" w:sz="0" w:space="0" w:color="auto"/>
            <w:left w:val="none" w:sz="0" w:space="0" w:color="auto"/>
            <w:bottom w:val="none" w:sz="0" w:space="0" w:color="auto"/>
            <w:right w:val="none" w:sz="0" w:space="0" w:color="auto"/>
          </w:divBdr>
        </w:div>
        <w:div w:id="1687638288">
          <w:marLeft w:val="1800"/>
          <w:marRight w:val="0"/>
          <w:marTop w:val="100"/>
          <w:marBottom w:val="0"/>
          <w:divBdr>
            <w:top w:val="none" w:sz="0" w:space="0" w:color="auto"/>
            <w:left w:val="none" w:sz="0" w:space="0" w:color="auto"/>
            <w:bottom w:val="none" w:sz="0" w:space="0" w:color="auto"/>
            <w:right w:val="none" w:sz="0" w:space="0" w:color="auto"/>
          </w:divBdr>
        </w:div>
        <w:div w:id="1689872180">
          <w:marLeft w:val="360"/>
          <w:marRight w:val="0"/>
          <w:marTop w:val="200"/>
          <w:marBottom w:val="0"/>
          <w:divBdr>
            <w:top w:val="none" w:sz="0" w:space="0" w:color="auto"/>
            <w:left w:val="none" w:sz="0" w:space="0" w:color="auto"/>
            <w:bottom w:val="none" w:sz="0" w:space="0" w:color="auto"/>
            <w:right w:val="none" w:sz="0" w:space="0" w:color="auto"/>
          </w:divBdr>
        </w:div>
        <w:div w:id="2019767653">
          <w:marLeft w:val="1800"/>
          <w:marRight w:val="0"/>
          <w:marTop w:val="100"/>
          <w:marBottom w:val="0"/>
          <w:divBdr>
            <w:top w:val="none" w:sz="0" w:space="0" w:color="auto"/>
            <w:left w:val="none" w:sz="0" w:space="0" w:color="auto"/>
            <w:bottom w:val="none" w:sz="0" w:space="0" w:color="auto"/>
            <w:right w:val="none" w:sz="0" w:space="0" w:color="auto"/>
          </w:divBdr>
        </w:div>
      </w:divsChild>
    </w:div>
    <w:div w:id="1253972433">
      <w:bodyDiv w:val="1"/>
      <w:marLeft w:val="0"/>
      <w:marRight w:val="0"/>
      <w:marTop w:val="0"/>
      <w:marBottom w:val="0"/>
      <w:divBdr>
        <w:top w:val="none" w:sz="0" w:space="0" w:color="auto"/>
        <w:left w:val="none" w:sz="0" w:space="0" w:color="auto"/>
        <w:bottom w:val="none" w:sz="0" w:space="0" w:color="auto"/>
        <w:right w:val="none" w:sz="0" w:space="0" w:color="auto"/>
      </w:divBdr>
    </w:div>
    <w:div w:id="1254126894">
      <w:bodyDiv w:val="1"/>
      <w:marLeft w:val="0"/>
      <w:marRight w:val="0"/>
      <w:marTop w:val="0"/>
      <w:marBottom w:val="0"/>
      <w:divBdr>
        <w:top w:val="none" w:sz="0" w:space="0" w:color="auto"/>
        <w:left w:val="none" w:sz="0" w:space="0" w:color="auto"/>
        <w:bottom w:val="none" w:sz="0" w:space="0" w:color="auto"/>
        <w:right w:val="none" w:sz="0" w:space="0" w:color="auto"/>
      </w:divBdr>
      <w:divsChild>
        <w:div w:id="987169994">
          <w:marLeft w:val="547"/>
          <w:marRight w:val="0"/>
          <w:marTop w:val="154"/>
          <w:marBottom w:val="0"/>
          <w:divBdr>
            <w:top w:val="none" w:sz="0" w:space="0" w:color="auto"/>
            <w:left w:val="none" w:sz="0" w:space="0" w:color="auto"/>
            <w:bottom w:val="none" w:sz="0" w:space="0" w:color="auto"/>
            <w:right w:val="none" w:sz="0" w:space="0" w:color="auto"/>
          </w:divBdr>
        </w:div>
      </w:divsChild>
    </w:div>
    <w:div w:id="1254362744">
      <w:bodyDiv w:val="1"/>
      <w:marLeft w:val="0"/>
      <w:marRight w:val="0"/>
      <w:marTop w:val="0"/>
      <w:marBottom w:val="0"/>
      <w:divBdr>
        <w:top w:val="none" w:sz="0" w:space="0" w:color="auto"/>
        <w:left w:val="none" w:sz="0" w:space="0" w:color="auto"/>
        <w:bottom w:val="none" w:sz="0" w:space="0" w:color="auto"/>
        <w:right w:val="none" w:sz="0" w:space="0" w:color="auto"/>
      </w:divBdr>
      <w:divsChild>
        <w:div w:id="38208988">
          <w:marLeft w:val="1166"/>
          <w:marRight w:val="0"/>
          <w:marTop w:val="96"/>
          <w:marBottom w:val="0"/>
          <w:divBdr>
            <w:top w:val="none" w:sz="0" w:space="0" w:color="auto"/>
            <w:left w:val="none" w:sz="0" w:space="0" w:color="auto"/>
            <w:bottom w:val="none" w:sz="0" w:space="0" w:color="auto"/>
            <w:right w:val="none" w:sz="0" w:space="0" w:color="auto"/>
          </w:divBdr>
        </w:div>
        <w:div w:id="149296569">
          <w:marLeft w:val="1166"/>
          <w:marRight w:val="0"/>
          <w:marTop w:val="96"/>
          <w:marBottom w:val="0"/>
          <w:divBdr>
            <w:top w:val="none" w:sz="0" w:space="0" w:color="auto"/>
            <w:left w:val="none" w:sz="0" w:space="0" w:color="auto"/>
            <w:bottom w:val="none" w:sz="0" w:space="0" w:color="auto"/>
            <w:right w:val="none" w:sz="0" w:space="0" w:color="auto"/>
          </w:divBdr>
        </w:div>
        <w:div w:id="346953309">
          <w:marLeft w:val="1166"/>
          <w:marRight w:val="0"/>
          <w:marTop w:val="96"/>
          <w:marBottom w:val="0"/>
          <w:divBdr>
            <w:top w:val="none" w:sz="0" w:space="0" w:color="auto"/>
            <w:left w:val="none" w:sz="0" w:space="0" w:color="auto"/>
            <w:bottom w:val="none" w:sz="0" w:space="0" w:color="auto"/>
            <w:right w:val="none" w:sz="0" w:space="0" w:color="auto"/>
          </w:divBdr>
        </w:div>
        <w:div w:id="1539244064">
          <w:marLeft w:val="1166"/>
          <w:marRight w:val="0"/>
          <w:marTop w:val="96"/>
          <w:marBottom w:val="0"/>
          <w:divBdr>
            <w:top w:val="none" w:sz="0" w:space="0" w:color="auto"/>
            <w:left w:val="none" w:sz="0" w:space="0" w:color="auto"/>
            <w:bottom w:val="none" w:sz="0" w:space="0" w:color="auto"/>
            <w:right w:val="none" w:sz="0" w:space="0" w:color="auto"/>
          </w:divBdr>
        </w:div>
        <w:div w:id="1703705027">
          <w:marLeft w:val="547"/>
          <w:marRight w:val="0"/>
          <w:marTop w:val="115"/>
          <w:marBottom w:val="0"/>
          <w:divBdr>
            <w:top w:val="none" w:sz="0" w:space="0" w:color="auto"/>
            <w:left w:val="none" w:sz="0" w:space="0" w:color="auto"/>
            <w:bottom w:val="none" w:sz="0" w:space="0" w:color="auto"/>
            <w:right w:val="none" w:sz="0" w:space="0" w:color="auto"/>
          </w:divBdr>
        </w:div>
        <w:div w:id="1826125803">
          <w:marLeft w:val="1166"/>
          <w:marRight w:val="0"/>
          <w:marTop w:val="96"/>
          <w:marBottom w:val="0"/>
          <w:divBdr>
            <w:top w:val="none" w:sz="0" w:space="0" w:color="auto"/>
            <w:left w:val="none" w:sz="0" w:space="0" w:color="auto"/>
            <w:bottom w:val="none" w:sz="0" w:space="0" w:color="auto"/>
            <w:right w:val="none" w:sz="0" w:space="0" w:color="auto"/>
          </w:divBdr>
        </w:div>
      </w:divsChild>
    </w:div>
    <w:div w:id="1254627931">
      <w:bodyDiv w:val="1"/>
      <w:marLeft w:val="0"/>
      <w:marRight w:val="0"/>
      <w:marTop w:val="0"/>
      <w:marBottom w:val="0"/>
      <w:divBdr>
        <w:top w:val="none" w:sz="0" w:space="0" w:color="auto"/>
        <w:left w:val="none" w:sz="0" w:space="0" w:color="auto"/>
        <w:bottom w:val="none" w:sz="0" w:space="0" w:color="auto"/>
        <w:right w:val="none" w:sz="0" w:space="0" w:color="auto"/>
      </w:divBdr>
    </w:div>
    <w:div w:id="1254974809">
      <w:bodyDiv w:val="1"/>
      <w:marLeft w:val="0"/>
      <w:marRight w:val="0"/>
      <w:marTop w:val="0"/>
      <w:marBottom w:val="0"/>
      <w:divBdr>
        <w:top w:val="none" w:sz="0" w:space="0" w:color="auto"/>
        <w:left w:val="none" w:sz="0" w:space="0" w:color="auto"/>
        <w:bottom w:val="none" w:sz="0" w:space="0" w:color="auto"/>
        <w:right w:val="none" w:sz="0" w:space="0" w:color="auto"/>
      </w:divBdr>
    </w:div>
    <w:div w:id="1255286388">
      <w:bodyDiv w:val="1"/>
      <w:marLeft w:val="0"/>
      <w:marRight w:val="0"/>
      <w:marTop w:val="0"/>
      <w:marBottom w:val="0"/>
      <w:divBdr>
        <w:top w:val="none" w:sz="0" w:space="0" w:color="auto"/>
        <w:left w:val="none" w:sz="0" w:space="0" w:color="auto"/>
        <w:bottom w:val="none" w:sz="0" w:space="0" w:color="auto"/>
        <w:right w:val="none" w:sz="0" w:space="0" w:color="auto"/>
      </w:divBdr>
      <w:divsChild>
        <w:div w:id="447087495">
          <w:marLeft w:val="547"/>
          <w:marRight w:val="0"/>
          <w:marTop w:val="96"/>
          <w:marBottom w:val="0"/>
          <w:divBdr>
            <w:top w:val="none" w:sz="0" w:space="0" w:color="auto"/>
            <w:left w:val="none" w:sz="0" w:space="0" w:color="auto"/>
            <w:bottom w:val="none" w:sz="0" w:space="0" w:color="auto"/>
            <w:right w:val="none" w:sz="0" w:space="0" w:color="auto"/>
          </w:divBdr>
        </w:div>
        <w:div w:id="1563100849">
          <w:marLeft w:val="547"/>
          <w:marRight w:val="0"/>
          <w:marTop w:val="96"/>
          <w:marBottom w:val="0"/>
          <w:divBdr>
            <w:top w:val="none" w:sz="0" w:space="0" w:color="auto"/>
            <w:left w:val="none" w:sz="0" w:space="0" w:color="auto"/>
            <w:bottom w:val="none" w:sz="0" w:space="0" w:color="auto"/>
            <w:right w:val="none" w:sz="0" w:space="0" w:color="auto"/>
          </w:divBdr>
        </w:div>
        <w:div w:id="1631747652">
          <w:marLeft w:val="547"/>
          <w:marRight w:val="0"/>
          <w:marTop w:val="96"/>
          <w:marBottom w:val="0"/>
          <w:divBdr>
            <w:top w:val="none" w:sz="0" w:space="0" w:color="auto"/>
            <w:left w:val="none" w:sz="0" w:space="0" w:color="auto"/>
            <w:bottom w:val="none" w:sz="0" w:space="0" w:color="auto"/>
            <w:right w:val="none" w:sz="0" w:space="0" w:color="auto"/>
          </w:divBdr>
        </w:div>
        <w:div w:id="1749231129">
          <w:marLeft w:val="547"/>
          <w:marRight w:val="0"/>
          <w:marTop w:val="96"/>
          <w:marBottom w:val="0"/>
          <w:divBdr>
            <w:top w:val="none" w:sz="0" w:space="0" w:color="auto"/>
            <w:left w:val="none" w:sz="0" w:space="0" w:color="auto"/>
            <w:bottom w:val="none" w:sz="0" w:space="0" w:color="auto"/>
            <w:right w:val="none" w:sz="0" w:space="0" w:color="auto"/>
          </w:divBdr>
        </w:div>
        <w:div w:id="1968775192">
          <w:marLeft w:val="547"/>
          <w:marRight w:val="0"/>
          <w:marTop w:val="96"/>
          <w:marBottom w:val="0"/>
          <w:divBdr>
            <w:top w:val="none" w:sz="0" w:space="0" w:color="auto"/>
            <w:left w:val="none" w:sz="0" w:space="0" w:color="auto"/>
            <w:bottom w:val="none" w:sz="0" w:space="0" w:color="auto"/>
            <w:right w:val="none" w:sz="0" w:space="0" w:color="auto"/>
          </w:divBdr>
        </w:div>
        <w:div w:id="2080249100">
          <w:marLeft w:val="547"/>
          <w:marRight w:val="0"/>
          <w:marTop w:val="96"/>
          <w:marBottom w:val="0"/>
          <w:divBdr>
            <w:top w:val="none" w:sz="0" w:space="0" w:color="auto"/>
            <w:left w:val="none" w:sz="0" w:space="0" w:color="auto"/>
            <w:bottom w:val="none" w:sz="0" w:space="0" w:color="auto"/>
            <w:right w:val="none" w:sz="0" w:space="0" w:color="auto"/>
          </w:divBdr>
        </w:div>
      </w:divsChild>
    </w:div>
    <w:div w:id="1256594340">
      <w:bodyDiv w:val="1"/>
      <w:marLeft w:val="0"/>
      <w:marRight w:val="0"/>
      <w:marTop w:val="0"/>
      <w:marBottom w:val="0"/>
      <w:divBdr>
        <w:top w:val="none" w:sz="0" w:space="0" w:color="auto"/>
        <w:left w:val="none" w:sz="0" w:space="0" w:color="auto"/>
        <w:bottom w:val="none" w:sz="0" w:space="0" w:color="auto"/>
        <w:right w:val="none" w:sz="0" w:space="0" w:color="auto"/>
      </w:divBdr>
    </w:div>
    <w:div w:id="1256940860">
      <w:bodyDiv w:val="1"/>
      <w:marLeft w:val="0"/>
      <w:marRight w:val="0"/>
      <w:marTop w:val="0"/>
      <w:marBottom w:val="0"/>
      <w:divBdr>
        <w:top w:val="none" w:sz="0" w:space="0" w:color="auto"/>
        <w:left w:val="none" w:sz="0" w:space="0" w:color="auto"/>
        <w:bottom w:val="none" w:sz="0" w:space="0" w:color="auto"/>
        <w:right w:val="none" w:sz="0" w:space="0" w:color="auto"/>
      </w:divBdr>
    </w:div>
    <w:div w:id="1257405507">
      <w:bodyDiv w:val="1"/>
      <w:marLeft w:val="0"/>
      <w:marRight w:val="0"/>
      <w:marTop w:val="0"/>
      <w:marBottom w:val="0"/>
      <w:divBdr>
        <w:top w:val="none" w:sz="0" w:space="0" w:color="auto"/>
        <w:left w:val="none" w:sz="0" w:space="0" w:color="auto"/>
        <w:bottom w:val="none" w:sz="0" w:space="0" w:color="auto"/>
        <w:right w:val="none" w:sz="0" w:space="0" w:color="auto"/>
      </w:divBdr>
      <w:divsChild>
        <w:div w:id="464470855">
          <w:marLeft w:val="547"/>
          <w:marRight w:val="0"/>
          <w:marTop w:val="115"/>
          <w:marBottom w:val="0"/>
          <w:divBdr>
            <w:top w:val="none" w:sz="0" w:space="0" w:color="auto"/>
            <w:left w:val="none" w:sz="0" w:space="0" w:color="auto"/>
            <w:bottom w:val="none" w:sz="0" w:space="0" w:color="auto"/>
            <w:right w:val="none" w:sz="0" w:space="0" w:color="auto"/>
          </w:divBdr>
        </w:div>
        <w:div w:id="572474266">
          <w:marLeft w:val="1166"/>
          <w:marRight w:val="0"/>
          <w:marTop w:val="115"/>
          <w:marBottom w:val="0"/>
          <w:divBdr>
            <w:top w:val="none" w:sz="0" w:space="0" w:color="auto"/>
            <w:left w:val="none" w:sz="0" w:space="0" w:color="auto"/>
            <w:bottom w:val="none" w:sz="0" w:space="0" w:color="auto"/>
            <w:right w:val="none" w:sz="0" w:space="0" w:color="auto"/>
          </w:divBdr>
        </w:div>
        <w:div w:id="1177617974">
          <w:marLeft w:val="1166"/>
          <w:marRight w:val="0"/>
          <w:marTop w:val="115"/>
          <w:marBottom w:val="0"/>
          <w:divBdr>
            <w:top w:val="none" w:sz="0" w:space="0" w:color="auto"/>
            <w:left w:val="none" w:sz="0" w:space="0" w:color="auto"/>
            <w:bottom w:val="none" w:sz="0" w:space="0" w:color="auto"/>
            <w:right w:val="none" w:sz="0" w:space="0" w:color="auto"/>
          </w:divBdr>
        </w:div>
        <w:div w:id="1617517769">
          <w:marLeft w:val="1166"/>
          <w:marRight w:val="0"/>
          <w:marTop w:val="115"/>
          <w:marBottom w:val="0"/>
          <w:divBdr>
            <w:top w:val="none" w:sz="0" w:space="0" w:color="auto"/>
            <w:left w:val="none" w:sz="0" w:space="0" w:color="auto"/>
            <w:bottom w:val="none" w:sz="0" w:space="0" w:color="auto"/>
            <w:right w:val="none" w:sz="0" w:space="0" w:color="auto"/>
          </w:divBdr>
        </w:div>
      </w:divsChild>
    </w:div>
    <w:div w:id="1259410306">
      <w:bodyDiv w:val="1"/>
      <w:marLeft w:val="0"/>
      <w:marRight w:val="0"/>
      <w:marTop w:val="0"/>
      <w:marBottom w:val="0"/>
      <w:divBdr>
        <w:top w:val="none" w:sz="0" w:space="0" w:color="auto"/>
        <w:left w:val="none" w:sz="0" w:space="0" w:color="auto"/>
        <w:bottom w:val="none" w:sz="0" w:space="0" w:color="auto"/>
        <w:right w:val="none" w:sz="0" w:space="0" w:color="auto"/>
      </w:divBdr>
    </w:div>
    <w:div w:id="1259749480">
      <w:bodyDiv w:val="1"/>
      <w:marLeft w:val="0"/>
      <w:marRight w:val="0"/>
      <w:marTop w:val="0"/>
      <w:marBottom w:val="0"/>
      <w:divBdr>
        <w:top w:val="none" w:sz="0" w:space="0" w:color="auto"/>
        <w:left w:val="none" w:sz="0" w:space="0" w:color="auto"/>
        <w:bottom w:val="none" w:sz="0" w:space="0" w:color="auto"/>
        <w:right w:val="none" w:sz="0" w:space="0" w:color="auto"/>
      </w:divBdr>
    </w:div>
    <w:div w:id="1260064015">
      <w:bodyDiv w:val="1"/>
      <w:marLeft w:val="0"/>
      <w:marRight w:val="0"/>
      <w:marTop w:val="0"/>
      <w:marBottom w:val="0"/>
      <w:divBdr>
        <w:top w:val="none" w:sz="0" w:space="0" w:color="auto"/>
        <w:left w:val="none" w:sz="0" w:space="0" w:color="auto"/>
        <w:bottom w:val="none" w:sz="0" w:space="0" w:color="auto"/>
        <w:right w:val="none" w:sz="0" w:space="0" w:color="auto"/>
      </w:divBdr>
    </w:div>
    <w:div w:id="1260675872">
      <w:bodyDiv w:val="1"/>
      <w:marLeft w:val="0"/>
      <w:marRight w:val="0"/>
      <w:marTop w:val="0"/>
      <w:marBottom w:val="0"/>
      <w:divBdr>
        <w:top w:val="none" w:sz="0" w:space="0" w:color="auto"/>
        <w:left w:val="none" w:sz="0" w:space="0" w:color="auto"/>
        <w:bottom w:val="none" w:sz="0" w:space="0" w:color="auto"/>
        <w:right w:val="none" w:sz="0" w:space="0" w:color="auto"/>
      </w:divBdr>
      <w:divsChild>
        <w:div w:id="1590390367">
          <w:marLeft w:val="360"/>
          <w:marRight w:val="0"/>
          <w:marTop w:val="200"/>
          <w:marBottom w:val="0"/>
          <w:divBdr>
            <w:top w:val="none" w:sz="0" w:space="0" w:color="auto"/>
            <w:left w:val="none" w:sz="0" w:space="0" w:color="auto"/>
            <w:bottom w:val="none" w:sz="0" w:space="0" w:color="auto"/>
            <w:right w:val="none" w:sz="0" w:space="0" w:color="auto"/>
          </w:divBdr>
        </w:div>
      </w:divsChild>
    </w:div>
    <w:div w:id="1260867726">
      <w:bodyDiv w:val="1"/>
      <w:marLeft w:val="0"/>
      <w:marRight w:val="0"/>
      <w:marTop w:val="0"/>
      <w:marBottom w:val="0"/>
      <w:divBdr>
        <w:top w:val="none" w:sz="0" w:space="0" w:color="auto"/>
        <w:left w:val="none" w:sz="0" w:space="0" w:color="auto"/>
        <w:bottom w:val="none" w:sz="0" w:space="0" w:color="auto"/>
        <w:right w:val="none" w:sz="0" w:space="0" w:color="auto"/>
      </w:divBdr>
      <w:divsChild>
        <w:div w:id="36008179">
          <w:marLeft w:val="1166"/>
          <w:marRight w:val="0"/>
          <w:marTop w:val="86"/>
          <w:marBottom w:val="0"/>
          <w:divBdr>
            <w:top w:val="none" w:sz="0" w:space="0" w:color="auto"/>
            <w:left w:val="none" w:sz="0" w:space="0" w:color="auto"/>
            <w:bottom w:val="none" w:sz="0" w:space="0" w:color="auto"/>
            <w:right w:val="none" w:sz="0" w:space="0" w:color="auto"/>
          </w:divBdr>
        </w:div>
        <w:div w:id="210389218">
          <w:marLeft w:val="1166"/>
          <w:marRight w:val="0"/>
          <w:marTop w:val="86"/>
          <w:marBottom w:val="0"/>
          <w:divBdr>
            <w:top w:val="none" w:sz="0" w:space="0" w:color="auto"/>
            <w:left w:val="none" w:sz="0" w:space="0" w:color="auto"/>
            <w:bottom w:val="none" w:sz="0" w:space="0" w:color="auto"/>
            <w:right w:val="none" w:sz="0" w:space="0" w:color="auto"/>
          </w:divBdr>
        </w:div>
        <w:div w:id="462966729">
          <w:marLeft w:val="547"/>
          <w:marRight w:val="0"/>
          <w:marTop w:val="86"/>
          <w:marBottom w:val="0"/>
          <w:divBdr>
            <w:top w:val="none" w:sz="0" w:space="0" w:color="auto"/>
            <w:left w:val="none" w:sz="0" w:space="0" w:color="auto"/>
            <w:bottom w:val="none" w:sz="0" w:space="0" w:color="auto"/>
            <w:right w:val="none" w:sz="0" w:space="0" w:color="auto"/>
          </w:divBdr>
        </w:div>
        <w:div w:id="566651760">
          <w:marLeft w:val="1166"/>
          <w:marRight w:val="0"/>
          <w:marTop w:val="86"/>
          <w:marBottom w:val="0"/>
          <w:divBdr>
            <w:top w:val="none" w:sz="0" w:space="0" w:color="auto"/>
            <w:left w:val="none" w:sz="0" w:space="0" w:color="auto"/>
            <w:bottom w:val="none" w:sz="0" w:space="0" w:color="auto"/>
            <w:right w:val="none" w:sz="0" w:space="0" w:color="auto"/>
          </w:divBdr>
        </w:div>
        <w:div w:id="646013798">
          <w:marLeft w:val="1800"/>
          <w:marRight w:val="0"/>
          <w:marTop w:val="86"/>
          <w:marBottom w:val="0"/>
          <w:divBdr>
            <w:top w:val="none" w:sz="0" w:space="0" w:color="auto"/>
            <w:left w:val="none" w:sz="0" w:space="0" w:color="auto"/>
            <w:bottom w:val="none" w:sz="0" w:space="0" w:color="auto"/>
            <w:right w:val="none" w:sz="0" w:space="0" w:color="auto"/>
          </w:divBdr>
        </w:div>
        <w:div w:id="768354061">
          <w:marLeft w:val="1166"/>
          <w:marRight w:val="0"/>
          <w:marTop w:val="86"/>
          <w:marBottom w:val="0"/>
          <w:divBdr>
            <w:top w:val="none" w:sz="0" w:space="0" w:color="auto"/>
            <w:left w:val="none" w:sz="0" w:space="0" w:color="auto"/>
            <w:bottom w:val="none" w:sz="0" w:space="0" w:color="auto"/>
            <w:right w:val="none" w:sz="0" w:space="0" w:color="auto"/>
          </w:divBdr>
        </w:div>
        <w:div w:id="1083376172">
          <w:marLeft w:val="1166"/>
          <w:marRight w:val="0"/>
          <w:marTop w:val="86"/>
          <w:marBottom w:val="0"/>
          <w:divBdr>
            <w:top w:val="none" w:sz="0" w:space="0" w:color="auto"/>
            <w:left w:val="none" w:sz="0" w:space="0" w:color="auto"/>
            <w:bottom w:val="none" w:sz="0" w:space="0" w:color="auto"/>
            <w:right w:val="none" w:sz="0" w:space="0" w:color="auto"/>
          </w:divBdr>
        </w:div>
        <w:div w:id="1478762870">
          <w:marLeft w:val="1166"/>
          <w:marRight w:val="0"/>
          <w:marTop w:val="86"/>
          <w:marBottom w:val="0"/>
          <w:divBdr>
            <w:top w:val="none" w:sz="0" w:space="0" w:color="auto"/>
            <w:left w:val="none" w:sz="0" w:space="0" w:color="auto"/>
            <w:bottom w:val="none" w:sz="0" w:space="0" w:color="auto"/>
            <w:right w:val="none" w:sz="0" w:space="0" w:color="auto"/>
          </w:divBdr>
        </w:div>
      </w:divsChild>
    </w:div>
    <w:div w:id="1260871737">
      <w:bodyDiv w:val="1"/>
      <w:marLeft w:val="0"/>
      <w:marRight w:val="0"/>
      <w:marTop w:val="0"/>
      <w:marBottom w:val="0"/>
      <w:divBdr>
        <w:top w:val="none" w:sz="0" w:space="0" w:color="auto"/>
        <w:left w:val="none" w:sz="0" w:space="0" w:color="auto"/>
        <w:bottom w:val="none" w:sz="0" w:space="0" w:color="auto"/>
        <w:right w:val="none" w:sz="0" w:space="0" w:color="auto"/>
      </w:divBdr>
    </w:div>
    <w:div w:id="1261572094">
      <w:bodyDiv w:val="1"/>
      <w:marLeft w:val="0"/>
      <w:marRight w:val="0"/>
      <w:marTop w:val="0"/>
      <w:marBottom w:val="0"/>
      <w:divBdr>
        <w:top w:val="none" w:sz="0" w:space="0" w:color="auto"/>
        <w:left w:val="none" w:sz="0" w:space="0" w:color="auto"/>
        <w:bottom w:val="none" w:sz="0" w:space="0" w:color="auto"/>
        <w:right w:val="none" w:sz="0" w:space="0" w:color="auto"/>
      </w:divBdr>
      <w:divsChild>
        <w:div w:id="1135217977">
          <w:marLeft w:val="0"/>
          <w:marRight w:val="0"/>
          <w:marTop w:val="0"/>
          <w:marBottom w:val="0"/>
          <w:divBdr>
            <w:top w:val="none" w:sz="0" w:space="0" w:color="auto"/>
            <w:left w:val="none" w:sz="0" w:space="0" w:color="auto"/>
            <w:bottom w:val="none" w:sz="0" w:space="0" w:color="auto"/>
            <w:right w:val="none" w:sz="0" w:space="0" w:color="auto"/>
          </w:divBdr>
          <w:divsChild>
            <w:div w:id="1845901069">
              <w:marLeft w:val="0"/>
              <w:marRight w:val="0"/>
              <w:marTop w:val="0"/>
              <w:marBottom w:val="0"/>
              <w:divBdr>
                <w:top w:val="none" w:sz="0" w:space="0" w:color="auto"/>
                <w:left w:val="none" w:sz="0" w:space="0" w:color="auto"/>
                <w:bottom w:val="none" w:sz="0" w:space="0" w:color="auto"/>
                <w:right w:val="none" w:sz="0" w:space="0" w:color="auto"/>
              </w:divBdr>
            </w:div>
            <w:div w:id="2076312414">
              <w:marLeft w:val="0"/>
              <w:marRight w:val="0"/>
              <w:marTop w:val="0"/>
              <w:marBottom w:val="0"/>
              <w:divBdr>
                <w:top w:val="none" w:sz="0" w:space="0" w:color="auto"/>
                <w:left w:val="none" w:sz="0" w:space="0" w:color="auto"/>
                <w:bottom w:val="none" w:sz="0" w:space="0" w:color="auto"/>
                <w:right w:val="none" w:sz="0" w:space="0" w:color="auto"/>
              </w:divBdr>
            </w:div>
            <w:div w:id="213733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88827">
      <w:bodyDiv w:val="1"/>
      <w:marLeft w:val="0"/>
      <w:marRight w:val="0"/>
      <w:marTop w:val="0"/>
      <w:marBottom w:val="0"/>
      <w:divBdr>
        <w:top w:val="none" w:sz="0" w:space="0" w:color="auto"/>
        <w:left w:val="none" w:sz="0" w:space="0" w:color="auto"/>
        <w:bottom w:val="none" w:sz="0" w:space="0" w:color="auto"/>
        <w:right w:val="none" w:sz="0" w:space="0" w:color="auto"/>
      </w:divBdr>
    </w:div>
    <w:div w:id="1264537413">
      <w:bodyDiv w:val="1"/>
      <w:marLeft w:val="0"/>
      <w:marRight w:val="0"/>
      <w:marTop w:val="0"/>
      <w:marBottom w:val="0"/>
      <w:divBdr>
        <w:top w:val="none" w:sz="0" w:space="0" w:color="auto"/>
        <w:left w:val="none" w:sz="0" w:space="0" w:color="auto"/>
        <w:bottom w:val="none" w:sz="0" w:space="0" w:color="auto"/>
        <w:right w:val="none" w:sz="0" w:space="0" w:color="auto"/>
      </w:divBdr>
    </w:div>
    <w:div w:id="1264916524">
      <w:bodyDiv w:val="1"/>
      <w:marLeft w:val="0"/>
      <w:marRight w:val="0"/>
      <w:marTop w:val="0"/>
      <w:marBottom w:val="0"/>
      <w:divBdr>
        <w:top w:val="none" w:sz="0" w:space="0" w:color="auto"/>
        <w:left w:val="none" w:sz="0" w:space="0" w:color="auto"/>
        <w:bottom w:val="none" w:sz="0" w:space="0" w:color="auto"/>
        <w:right w:val="none" w:sz="0" w:space="0" w:color="auto"/>
      </w:divBdr>
    </w:div>
    <w:div w:id="1265380562">
      <w:bodyDiv w:val="1"/>
      <w:marLeft w:val="0"/>
      <w:marRight w:val="0"/>
      <w:marTop w:val="0"/>
      <w:marBottom w:val="0"/>
      <w:divBdr>
        <w:top w:val="none" w:sz="0" w:space="0" w:color="auto"/>
        <w:left w:val="none" w:sz="0" w:space="0" w:color="auto"/>
        <w:bottom w:val="none" w:sz="0" w:space="0" w:color="auto"/>
        <w:right w:val="none" w:sz="0" w:space="0" w:color="auto"/>
      </w:divBdr>
    </w:div>
    <w:div w:id="1265966285">
      <w:bodyDiv w:val="1"/>
      <w:marLeft w:val="0"/>
      <w:marRight w:val="0"/>
      <w:marTop w:val="0"/>
      <w:marBottom w:val="0"/>
      <w:divBdr>
        <w:top w:val="none" w:sz="0" w:space="0" w:color="auto"/>
        <w:left w:val="none" w:sz="0" w:space="0" w:color="auto"/>
        <w:bottom w:val="none" w:sz="0" w:space="0" w:color="auto"/>
        <w:right w:val="none" w:sz="0" w:space="0" w:color="auto"/>
      </w:divBdr>
    </w:div>
    <w:div w:id="1266108711">
      <w:bodyDiv w:val="1"/>
      <w:marLeft w:val="0"/>
      <w:marRight w:val="0"/>
      <w:marTop w:val="0"/>
      <w:marBottom w:val="0"/>
      <w:divBdr>
        <w:top w:val="none" w:sz="0" w:space="0" w:color="auto"/>
        <w:left w:val="none" w:sz="0" w:space="0" w:color="auto"/>
        <w:bottom w:val="none" w:sz="0" w:space="0" w:color="auto"/>
        <w:right w:val="none" w:sz="0" w:space="0" w:color="auto"/>
      </w:divBdr>
      <w:divsChild>
        <w:div w:id="607009724">
          <w:marLeft w:val="547"/>
          <w:marRight w:val="0"/>
          <w:marTop w:val="144"/>
          <w:marBottom w:val="0"/>
          <w:divBdr>
            <w:top w:val="none" w:sz="0" w:space="0" w:color="auto"/>
            <w:left w:val="none" w:sz="0" w:space="0" w:color="auto"/>
            <w:bottom w:val="none" w:sz="0" w:space="0" w:color="auto"/>
            <w:right w:val="none" w:sz="0" w:space="0" w:color="auto"/>
          </w:divBdr>
        </w:div>
        <w:div w:id="1083340120">
          <w:marLeft w:val="547"/>
          <w:marRight w:val="0"/>
          <w:marTop w:val="144"/>
          <w:marBottom w:val="0"/>
          <w:divBdr>
            <w:top w:val="none" w:sz="0" w:space="0" w:color="auto"/>
            <w:left w:val="none" w:sz="0" w:space="0" w:color="auto"/>
            <w:bottom w:val="none" w:sz="0" w:space="0" w:color="auto"/>
            <w:right w:val="none" w:sz="0" w:space="0" w:color="auto"/>
          </w:divBdr>
        </w:div>
        <w:div w:id="1274829385">
          <w:marLeft w:val="1166"/>
          <w:marRight w:val="0"/>
          <w:marTop w:val="125"/>
          <w:marBottom w:val="0"/>
          <w:divBdr>
            <w:top w:val="none" w:sz="0" w:space="0" w:color="auto"/>
            <w:left w:val="none" w:sz="0" w:space="0" w:color="auto"/>
            <w:bottom w:val="none" w:sz="0" w:space="0" w:color="auto"/>
            <w:right w:val="none" w:sz="0" w:space="0" w:color="auto"/>
          </w:divBdr>
        </w:div>
        <w:div w:id="1893496395">
          <w:marLeft w:val="1166"/>
          <w:marRight w:val="0"/>
          <w:marTop w:val="125"/>
          <w:marBottom w:val="0"/>
          <w:divBdr>
            <w:top w:val="none" w:sz="0" w:space="0" w:color="auto"/>
            <w:left w:val="none" w:sz="0" w:space="0" w:color="auto"/>
            <w:bottom w:val="none" w:sz="0" w:space="0" w:color="auto"/>
            <w:right w:val="none" w:sz="0" w:space="0" w:color="auto"/>
          </w:divBdr>
        </w:div>
        <w:div w:id="2021618797">
          <w:marLeft w:val="1166"/>
          <w:marRight w:val="0"/>
          <w:marTop w:val="125"/>
          <w:marBottom w:val="0"/>
          <w:divBdr>
            <w:top w:val="none" w:sz="0" w:space="0" w:color="auto"/>
            <w:left w:val="none" w:sz="0" w:space="0" w:color="auto"/>
            <w:bottom w:val="none" w:sz="0" w:space="0" w:color="auto"/>
            <w:right w:val="none" w:sz="0" w:space="0" w:color="auto"/>
          </w:divBdr>
        </w:div>
      </w:divsChild>
    </w:div>
    <w:div w:id="1266184407">
      <w:bodyDiv w:val="1"/>
      <w:marLeft w:val="0"/>
      <w:marRight w:val="0"/>
      <w:marTop w:val="0"/>
      <w:marBottom w:val="0"/>
      <w:divBdr>
        <w:top w:val="none" w:sz="0" w:space="0" w:color="auto"/>
        <w:left w:val="none" w:sz="0" w:space="0" w:color="auto"/>
        <w:bottom w:val="none" w:sz="0" w:space="0" w:color="auto"/>
        <w:right w:val="none" w:sz="0" w:space="0" w:color="auto"/>
      </w:divBdr>
    </w:div>
    <w:div w:id="1266423461">
      <w:bodyDiv w:val="1"/>
      <w:marLeft w:val="0"/>
      <w:marRight w:val="0"/>
      <w:marTop w:val="0"/>
      <w:marBottom w:val="0"/>
      <w:divBdr>
        <w:top w:val="none" w:sz="0" w:space="0" w:color="auto"/>
        <w:left w:val="none" w:sz="0" w:space="0" w:color="auto"/>
        <w:bottom w:val="none" w:sz="0" w:space="0" w:color="auto"/>
        <w:right w:val="none" w:sz="0" w:space="0" w:color="auto"/>
      </w:divBdr>
    </w:div>
    <w:div w:id="1267275143">
      <w:bodyDiv w:val="1"/>
      <w:marLeft w:val="0"/>
      <w:marRight w:val="0"/>
      <w:marTop w:val="0"/>
      <w:marBottom w:val="0"/>
      <w:divBdr>
        <w:top w:val="none" w:sz="0" w:space="0" w:color="auto"/>
        <w:left w:val="none" w:sz="0" w:space="0" w:color="auto"/>
        <w:bottom w:val="none" w:sz="0" w:space="0" w:color="auto"/>
        <w:right w:val="none" w:sz="0" w:space="0" w:color="auto"/>
      </w:divBdr>
    </w:div>
    <w:div w:id="1268274793">
      <w:bodyDiv w:val="1"/>
      <w:marLeft w:val="0"/>
      <w:marRight w:val="0"/>
      <w:marTop w:val="0"/>
      <w:marBottom w:val="0"/>
      <w:divBdr>
        <w:top w:val="none" w:sz="0" w:space="0" w:color="auto"/>
        <w:left w:val="none" w:sz="0" w:space="0" w:color="auto"/>
        <w:bottom w:val="none" w:sz="0" w:space="0" w:color="auto"/>
        <w:right w:val="none" w:sz="0" w:space="0" w:color="auto"/>
      </w:divBdr>
    </w:div>
    <w:div w:id="1268394374">
      <w:bodyDiv w:val="1"/>
      <w:marLeft w:val="0"/>
      <w:marRight w:val="0"/>
      <w:marTop w:val="0"/>
      <w:marBottom w:val="0"/>
      <w:divBdr>
        <w:top w:val="none" w:sz="0" w:space="0" w:color="auto"/>
        <w:left w:val="none" w:sz="0" w:space="0" w:color="auto"/>
        <w:bottom w:val="none" w:sz="0" w:space="0" w:color="auto"/>
        <w:right w:val="none" w:sz="0" w:space="0" w:color="auto"/>
      </w:divBdr>
    </w:div>
    <w:div w:id="1271355235">
      <w:bodyDiv w:val="1"/>
      <w:marLeft w:val="0"/>
      <w:marRight w:val="0"/>
      <w:marTop w:val="0"/>
      <w:marBottom w:val="0"/>
      <w:divBdr>
        <w:top w:val="none" w:sz="0" w:space="0" w:color="auto"/>
        <w:left w:val="none" w:sz="0" w:space="0" w:color="auto"/>
        <w:bottom w:val="none" w:sz="0" w:space="0" w:color="auto"/>
        <w:right w:val="none" w:sz="0" w:space="0" w:color="auto"/>
      </w:divBdr>
    </w:div>
    <w:div w:id="1272014936">
      <w:bodyDiv w:val="1"/>
      <w:marLeft w:val="0"/>
      <w:marRight w:val="0"/>
      <w:marTop w:val="0"/>
      <w:marBottom w:val="0"/>
      <w:divBdr>
        <w:top w:val="none" w:sz="0" w:space="0" w:color="auto"/>
        <w:left w:val="none" w:sz="0" w:space="0" w:color="auto"/>
        <w:bottom w:val="none" w:sz="0" w:space="0" w:color="auto"/>
        <w:right w:val="none" w:sz="0" w:space="0" w:color="auto"/>
      </w:divBdr>
      <w:divsChild>
        <w:div w:id="446655620">
          <w:marLeft w:val="274"/>
          <w:marRight w:val="0"/>
          <w:marTop w:val="96"/>
          <w:marBottom w:val="0"/>
          <w:divBdr>
            <w:top w:val="none" w:sz="0" w:space="0" w:color="auto"/>
            <w:left w:val="none" w:sz="0" w:space="0" w:color="auto"/>
            <w:bottom w:val="none" w:sz="0" w:space="0" w:color="auto"/>
            <w:right w:val="none" w:sz="0" w:space="0" w:color="auto"/>
          </w:divBdr>
        </w:div>
        <w:div w:id="745880561">
          <w:marLeft w:val="835"/>
          <w:marRight w:val="0"/>
          <w:marTop w:val="86"/>
          <w:marBottom w:val="0"/>
          <w:divBdr>
            <w:top w:val="none" w:sz="0" w:space="0" w:color="auto"/>
            <w:left w:val="none" w:sz="0" w:space="0" w:color="auto"/>
            <w:bottom w:val="none" w:sz="0" w:space="0" w:color="auto"/>
            <w:right w:val="none" w:sz="0" w:space="0" w:color="auto"/>
          </w:divBdr>
        </w:div>
        <w:div w:id="1162618123">
          <w:marLeft w:val="835"/>
          <w:marRight w:val="0"/>
          <w:marTop w:val="86"/>
          <w:marBottom w:val="0"/>
          <w:divBdr>
            <w:top w:val="none" w:sz="0" w:space="0" w:color="auto"/>
            <w:left w:val="none" w:sz="0" w:space="0" w:color="auto"/>
            <w:bottom w:val="none" w:sz="0" w:space="0" w:color="auto"/>
            <w:right w:val="none" w:sz="0" w:space="0" w:color="auto"/>
          </w:divBdr>
        </w:div>
        <w:div w:id="1390495775">
          <w:marLeft w:val="835"/>
          <w:marRight w:val="0"/>
          <w:marTop w:val="86"/>
          <w:marBottom w:val="0"/>
          <w:divBdr>
            <w:top w:val="none" w:sz="0" w:space="0" w:color="auto"/>
            <w:left w:val="none" w:sz="0" w:space="0" w:color="auto"/>
            <w:bottom w:val="none" w:sz="0" w:space="0" w:color="auto"/>
            <w:right w:val="none" w:sz="0" w:space="0" w:color="auto"/>
          </w:divBdr>
        </w:div>
        <w:div w:id="1442337320">
          <w:marLeft w:val="835"/>
          <w:marRight w:val="0"/>
          <w:marTop w:val="86"/>
          <w:marBottom w:val="0"/>
          <w:divBdr>
            <w:top w:val="none" w:sz="0" w:space="0" w:color="auto"/>
            <w:left w:val="none" w:sz="0" w:space="0" w:color="auto"/>
            <w:bottom w:val="none" w:sz="0" w:space="0" w:color="auto"/>
            <w:right w:val="none" w:sz="0" w:space="0" w:color="auto"/>
          </w:divBdr>
        </w:div>
        <w:div w:id="1482964120">
          <w:marLeft w:val="835"/>
          <w:marRight w:val="0"/>
          <w:marTop w:val="86"/>
          <w:marBottom w:val="0"/>
          <w:divBdr>
            <w:top w:val="none" w:sz="0" w:space="0" w:color="auto"/>
            <w:left w:val="none" w:sz="0" w:space="0" w:color="auto"/>
            <w:bottom w:val="none" w:sz="0" w:space="0" w:color="auto"/>
            <w:right w:val="none" w:sz="0" w:space="0" w:color="auto"/>
          </w:divBdr>
        </w:div>
        <w:div w:id="1632056372">
          <w:marLeft w:val="274"/>
          <w:marRight w:val="0"/>
          <w:marTop w:val="96"/>
          <w:marBottom w:val="0"/>
          <w:divBdr>
            <w:top w:val="none" w:sz="0" w:space="0" w:color="auto"/>
            <w:left w:val="none" w:sz="0" w:space="0" w:color="auto"/>
            <w:bottom w:val="none" w:sz="0" w:space="0" w:color="auto"/>
            <w:right w:val="none" w:sz="0" w:space="0" w:color="auto"/>
          </w:divBdr>
        </w:div>
        <w:div w:id="1854495142">
          <w:marLeft w:val="835"/>
          <w:marRight w:val="0"/>
          <w:marTop w:val="86"/>
          <w:marBottom w:val="0"/>
          <w:divBdr>
            <w:top w:val="none" w:sz="0" w:space="0" w:color="auto"/>
            <w:left w:val="none" w:sz="0" w:space="0" w:color="auto"/>
            <w:bottom w:val="none" w:sz="0" w:space="0" w:color="auto"/>
            <w:right w:val="none" w:sz="0" w:space="0" w:color="auto"/>
          </w:divBdr>
        </w:div>
        <w:div w:id="2074352547">
          <w:marLeft w:val="835"/>
          <w:marRight w:val="0"/>
          <w:marTop w:val="86"/>
          <w:marBottom w:val="0"/>
          <w:divBdr>
            <w:top w:val="none" w:sz="0" w:space="0" w:color="auto"/>
            <w:left w:val="none" w:sz="0" w:space="0" w:color="auto"/>
            <w:bottom w:val="none" w:sz="0" w:space="0" w:color="auto"/>
            <w:right w:val="none" w:sz="0" w:space="0" w:color="auto"/>
          </w:divBdr>
        </w:div>
      </w:divsChild>
    </w:div>
    <w:div w:id="1273441557">
      <w:bodyDiv w:val="1"/>
      <w:marLeft w:val="0"/>
      <w:marRight w:val="0"/>
      <w:marTop w:val="0"/>
      <w:marBottom w:val="0"/>
      <w:divBdr>
        <w:top w:val="none" w:sz="0" w:space="0" w:color="auto"/>
        <w:left w:val="none" w:sz="0" w:space="0" w:color="auto"/>
        <w:bottom w:val="none" w:sz="0" w:space="0" w:color="auto"/>
        <w:right w:val="none" w:sz="0" w:space="0" w:color="auto"/>
      </w:divBdr>
    </w:div>
    <w:div w:id="1273904549">
      <w:bodyDiv w:val="1"/>
      <w:marLeft w:val="0"/>
      <w:marRight w:val="0"/>
      <w:marTop w:val="0"/>
      <w:marBottom w:val="0"/>
      <w:divBdr>
        <w:top w:val="none" w:sz="0" w:space="0" w:color="auto"/>
        <w:left w:val="none" w:sz="0" w:space="0" w:color="auto"/>
        <w:bottom w:val="none" w:sz="0" w:space="0" w:color="auto"/>
        <w:right w:val="none" w:sz="0" w:space="0" w:color="auto"/>
      </w:divBdr>
    </w:div>
    <w:div w:id="1275095089">
      <w:bodyDiv w:val="1"/>
      <w:marLeft w:val="0"/>
      <w:marRight w:val="0"/>
      <w:marTop w:val="0"/>
      <w:marBottom w:val="0"/>
      <w:divBdr>
        <w:top w:val="none" w:sz="0" w:space="0" w:color="auto"/>
        <w:left w:val="none" w:sz="0" w:space="0" w:color="auto"/>
        <w:bottom w:val="none" w:sz="0" w:space="0" w:color="auto"/>
        <w:right w:val="none" w:sz="0" w:space="0" w:color="auto"/>
      </w:divBdr>
    </w:div>
    <w:div w:id="1275748414">
      <w:bodyDiv w:val="1"/>
      <w:marLeft w:val="0"/>
      <w:marRight w:val="0"/>
      <w:marTop w:val="0"/>
      <w:marBottom w:val="0"/>
      <w:divBdr>
        <w:top w:val="none" w:sz="0" w:space="0" w:color="auto"/>
        <w:left w:val="none" w:sz="0" w:space="0" w:color="auto"/>
        <w:bottom w:val="none" w:sz="0" w:space="0" w:color="auto"/>
        <w:right w:val="none" w:sz="0" w:space="0" w:color="auto"/>
      </w:divBdr>
    </w:div>
    <w:div w:id="1276135604">
      <w:bodyDiv w:val="1"/>
      <w:marLeft w:val="0"/>
      <w:marRight w:val="0"/>
      <w:marTop w:val="0"/>
      <w:marBottom w:val="0"/>
      <w:divBdr>
        <w:top w:val="none" w:sz="0" w:space="0" w:color="auto"/>
        <w:left w:val="none" w:sz="0" w:space="0" w:color="auto"/>
        <w:bottom w:val="none" w:sz="0" w:space="0" w:color="auto"/>
        <w:right w:val="none" w:sz="0" w:space="0" w:color="auto"/>
      </w:divBdr>
      <w:divsChild>
        <w:div w:id="592395127">
          <w:marLeft w:val="1166"/>
          <w:marRight w:val="0"/>
          <w:marTop w:val="96"/>
          <w:marBottom w:val="0"/>
          <w:divBdr>
            <w:top w:val="none" w:sz="0" w:space="0" w:color="auto"/>
            <w:left w:val="none" w:sz="0" w:space="0" w:color="auto"/>
            <w:bottom w:val="none" w:sz="0" w:space="0" w:color="auto"/>
            <w:right w:val="none" w:sz="0" w:space="0" w:color="auto"/>
          </w:divBdr>
        </w:div>
        <w:div w:id="741831676">
          <w:marLeft w:val="1886"/>
          <w:marRight w:val="0"/>
          <w:marTop w:val="77"/>
          <w:marBottom w:val="0"/>
          <w:divBdr>
            <w:top w:val="none" w:sz="0" w:space="0" w:color="auto"/>
            <w:left w:val="none" w:sz="0" w:space="0" w:color="auto"/>
            <w:bottom w:val="none" w:sz="0" w:space="0" w:color="auto"/>
            <w:right w:val="none" w:sz="0" w:space="0" w:color="auto"/>
          </w:divBdr>
        </w:div>
        <w:div w:id="1084187653">
          <w:marLeft w:val="547"/>
          <w:marRight w:val="0"/>
          <w:marTop w:val="96"/>
          <w:marBottom w:val="0"/>
          <w:divBdr>
            <w:top w:val="none" w:sz="0" w:space="0" w:color="auto"/>
            <w:left w:val="none" w:sz="0" w:space="0" w:color="auto"/>
            <w:bottom w:val="none" w:sz="0" w:space="0" w:color="auto"/>
            <w:right w:val="none" w:sz="0" w:space="0" w:color="auto"/>
          </w:divBdr>
        </w:div>
        <w:div w:id="1125932376">
          <w:marLeft w:val="1166"/>
          <w:marRight w:val="0"/>
          <w:marTop w:val="96"/>
          <w:marBottom w:val="0"/>
          <w:divBdr>
            <w:top w:val="none" w:sz="0" w:space="0" w:color="auto"/>
            <w:left w:val="none" w:sz="0" w:space="0" w:color="auto"/>
            <w:bottom w:val="none" w:sz="0" w:space="0" w:color="auto"/>
            <w:right w:val="none" w:sz="0" w:space="0" w:color="auto"/>
          </w:divBdr>
        </w:div>
        <w:div w:id="1466922436">
          <w:marLeft w:val="1886"/>
          <w:marRight w:val="0"/>
          <w:marTop w:val="77"/>
          <w:marBottom w:val="0"/>
          <w:divBdr>
            <w:top w:val="none" w:sz="0" w:space="0" w:color="auto"/>
            <w:left w:val="none" w:sz="0" w:space="0" w:color="auto"/>
            <w:bottom w:val="none" w:sz="0" w:space="0" w:color="auto"/>
            <w:right w:val="none" w:sz="0" w:space="0" w:color="auto"/>
          </w:divBdr>
        </w:div>
        <w:div w:id="1523743119">
          <w:marLeft w:val="1886"/>
          <w:marRight w:val="0"/>
          <w:marTop w:val="77"/>
          <w:marBottom w:val="0"/>
          <w:divBdr>
            <w:top w:val="none" w:sz="0" w:space="0" w:color="auto"/>
            <w:left w:val="none" w:sz="0" w:space="0" w:color="auto"/>
            <w:bottom w:val="none" w:sz="0" w:space="0" w:color="auto"/>
            <w:right w:val="none" w:sz="0" w:space="0" w:color="auto"/>
          </w:divBdr>
        </w:div>
        <w:div w:id="1681853731">
          <w:marLeft w:val="1886"/>
          <w:marRight w:val="0"/>
          <w:marTop w:val="77"/>
          <w:marBottom w:val="0"/>
          <w:divBdr>
            <w:top w:val="none" w:sz="0" w:space="0" w:color="auto"/>
            <w:left w:val="none" w:sz="0" w:space="0" w:color="auto"/>
            <w:bottom w:val="none" w:sz="0" w:space="0" w:color="auto"/>
            <w:right w:val="none" w:sz="0" w:space="0" w:color="auto"/>
          </w:divBdr>
        </w:div>
        <w:div w:id="1725371983">
          <w:marLeft w:val="1166"/>
          <w:marRight w:val="0"/>
          <w:marTop w:val="96"/>
          <w:marBottom w:val="0"/>
          <w:divBdr>
            <w:top w:val="none" w:sz="0" w:space="0" w:color="auto"/>
            <w:left w:val="none" w:sz="0" w:space="0" w:color="auto"/>
            <w:bottom w:val="none" w:sz="0" w:space="0" w:color="auto"/>
            <w:right w:val="none" w:sz="0" w:space="0" w:color="auto"/>
          </w:divBdr>
        </w:div>
        <w:div w:id="1918008654">
          <w:marLeft w:val="1886"/>
          <w:marRight w:val="0"/>
          <w:marTop w:val="77"/>
          <w:marBottom w:val="0"/>
          <w:divBdr>
            <w:top w:val="none" w:sz="0" w:space="0" w:color="auto"/>
            <w:left w:val="none" w:sz="0" w:space="0" w:color="auto"/>
            <w:bottom w:val="none" w:sz="0" w:space="0" w:color="auto"/>
            <w:right w:val="none" w:sz="0" w:space="0" w:color="auto"/>
          </w:divBdr>
        </w:div>
        <w:div w:id="2009088256">
          <w:marLeft w:val="1166"/>
          <w:marRight w:val="0"/>
          <w:marTop w:val="96"/>
          <w:marBottom w:val="0"/>
          <w:divBdr>
            <w:top w:val="none" w:sz="0" w:space="0" w:color="auto"/>
            <w:left w:val="none" w:sz="0" w:space="0" w:color="auto"/>
            <w:bottom w:val="none" w:sz="0" w:space="0" w:color="auto"/>
            <w:right w:val="none" w:sz="0" w:space="0" w:color="auto"/>
          </w:divBdr>
        </w:div>
        <w:div w:id="2038383610">
          <w:marLeft w:val="1166"/>
          <w:marRight w:val="0"/>
          <w:marTop w:val="96"/>
          <w:marBottom w:val="0"/>
          <w:divBdr>
            <w:top w:val="none" w:sz="0" w:space="0" w:color="auto"/>
            <w:left w:val="none" w:sz="0" w:space="0" w:color="auto"/>
            <w:bottom w:val="none" w:sz="0" w:space="0" w:color="auto"/>
            <w:right w:val="none" w:sz="0" w:space="0" w:color="auto"/>
          </w:divBdr>
        </w:div>
        <w:div w:id="2057580886">
          <w:marLeft w:val="1886"/>
          <w:marRight w:val="0"/>
          <w:marTop w:val="77"/>
          <w:marBottom w:val="0"/>
          <w:divBdr>
            <w:top w:val="none" w:sz="0" w:space="0" w:color="auto"/>
            <w:left w:val="none" w:sz="0" w:space="0" w:color="auto"/>
            <w:bottom w:val="none" w:sz="0" w:space="0" w:color="auto"/>
            <w:right w:val="none" w:sz="0" w:space="0" w:color="auto"/>
          </w:divBdr>
        </w:div>
      </w:divsChild>
    </w:div>
    <w:div w:id="1278411011">
      <w:bodyDiv w:val="1"/>
      <w:marLeft w:val="0"/>
      <w:marRight w:val="0"/>
      <w:marTop w:val="0"/>
      <w:marBottom w:val="0"/>
      <w:divBdr>
        <w:top w:val="none" w:sz="0" w:space="0" w:color="auto"/>
        <w:left w:val="none" w:sz="0" w:space="0" w:color="auto"/>
        <w:bottom w:val="none" w:sz="0" w:space="0" w:color="auto"/>
        <w:right w:val="none" w:sz="0" w:space="0" w:color="auto"/>
      </w:divBdr>
      <w:divsChild>
        <w:div w:id="292293484">
          <w:marLeft w:val="547"/>
          <w:marRight w:val="0"/>
          <w:marTop w:val="154"/>
          <w:marBottom w:val="0"/>
          <w:divBdr>
            <w:top w:val="none" w:sz="0" w:space="0" w:color="auto"/>
            <w:left w:val="none" w:sz="0" w:space="0" w:color="auto"/>
            <w:bottom w:val="none" w:sz="0" w:space="0" w:color="auto"/>
            <w:right w:val="none" w:sz="0" w:space="0" w:color="auto"/>
          </w:divBdr>
        </w:div>
      </w:divsChild>
    </w:div>
    <w:div w:id="1279071756">
      <w:bodyDiv w:val="1"/>
      <w:marLeft w:val="0"/>
      <w:marRight w:val="0"/>
      <w:marTop w:val="0"/>
      <w:marBottom w:val="0"/>
      <w:divBdr>
        <w:top w:val="none" w:sz="0" w:space="0" w:color="auto"/>
        <w:left w:val="none" w:sz="0" w:space="0" w:color="auto"/>
        <w:bottom w:val="none" w:sz="0" w:space="0" w:color="auto"/>
        <w:right w:val="none" w:sz="0" w:space="0" w:color="auto"/>
      </w:divBdr>
    </w:div>
    <w:div w:id="1280574312">
      <w:bodyDiv w:val="1"/>
      <w:marLeft w:val="0"/>
      <w:marRight w:val="0"/>
      <w:marTop w:val="0"/>
      <w:marBottom w:val="0"/>
      <w:divBdr>
        <w:top w:val="none" w:sz="0" w:space="0" w:color="auto"/>
        <w:left w:val="none" w:sz="0" w:space="0" w:color="auto"/>
        <w:bottom w:val="none" w:sz="0" w:space="0" w:color="auto"/>
        <w:right w:val="none" w:sz="0" w:space="0" w:color="auto"/>
      </w:divBdr>
    </w:div>
    <w:div w:id="1283685743">
      <w:bodyDiv w:val="1"/>
      <w:marLeft w:val="0"/>
      <w:marRight w:val="0"/>
      <w:marTop w:val="0"/>
      <w:marBottom w:val="0"/>
      <w:divBdr>
        <w:top w:val="none" w:sz="0" w:space="0" w:color="auto"/>
        <w:left w:val="none" w:sz="0" w:space="0" w:color="auto"/>
        <w:bottom w:val="none" w:sz="0" w:space="0" w:color="auto"/>
        <w:right w:val="none" w:sz="0" w:space="0" w:color="auto"/>
      </w:divBdr>
      <w:divsChild>
        <w:div w:id="169299443">
          <w:marLeft w:val="1526"/>
          <w:marRight w:val="0"/>
          <w:marTop w:val="115"/>
          <w:marBottom w:val="0"/>
          <w:divBdr>
            <w:top w:val="none" w:sz="0" w:space="0" w:color="auto"/>
            <w:left w:val="none" w:sz="0" w:space="0" w:color="auto"/>
            <w:bottom w:val="none" w:sz="0" w:space="0" w:color="auto"/>
            <w:right w:val="none" w:sz="0" w:space="0" w:color="auto"/>
          </w:divBdr>
        </w:div>
        <w:div w:id="271210444">
          <w:marLeft w:val="1800"/>
          <w:marRight w:val="0"/>
          <w:marTop w:val="115"/>
          <w:marBottom w:val="0"/>
          <w:divBdr>
            <w:top w:val="none" w:sz="0" w:space="0" w:color="auto"/>
            <w:left w:val="none" w:sz="0" w:space="0" w:color="auto"/>
            <w:bottom w:val="none" w:sz="0" w:space="0" w:color="auto"/>
            <w:right w:val="none" w:sz="0" w:space="0" w:color="auto"/>
          </w:divBdr>
        </w:div>
        <w:div w:id="812873537">
          <w:marLeft w:val="1800"/>
          <w:marRight w:val="0"/>
          <w:marTop w:val="115"/>
          <w:marBottom w:val="0"/>
          <w:divBdr>
            <w:top w:val="none" w:sz="0" w:space="0" w:color="auto"/>
            <w:left w:val="none" w:sz="0" w:space="0" w:color="auto"/>
            <w:bottom w:val="none" w:sz="0" w:space="0" w:color="auto"/>
            <w:right w:val="none" w:sz="0" w:space="0" w:color="auto"/>
          </w:divBdr>
        </w:div>
        <w:div w:id="913507905">
          <w:marLeft w:val="1526"/>
          <w:marRight w:val="0"/>
          <w:marTop w:val="115"/>
          <w:marBottom w:val="0"/>
          <w:divBdr>
            <w:top w:val="none" w:sz="0" w:space="0" w:color="auto"/>
            <w:left w:val="none" w:sz="0" w:space="0" w:color="auto"/>
            <w:bottom w:val="none" w:sz="0" w:space="0" w:color="auto"/>
            <w:right w:val="none" w:sz="0" w:space="0" w:color="auto"/>
          </w:divBdr>
        </w:div>
        <w:div w:id="1716539257">
          <w:marLeft w:val="1526"/>
          <w:marRight w:val="0"/>
          <w:marTop w:val="115"/>
          <w:marBottom w:val="0"/>
          <w:divBdr>
            <w:top w:val="none" w:sz="0" w:space="0" w:color="auto"/>
            <w:left w:val="none" w:sz="0" w:space="0" w:color="auto"/>
            <w:bottom w:val="none" w:sz="0" w:space="0" w:color="auto"/>
            <w:right w:val="none" w:sz="0" w:space="0" w:color="auto"/>
          </w:divBdr>
        </w:div>
      </w:divsChild>
    </w:div>
    <w:div w:id="1284144195">
      <w:bodyDiv w:val="1"/>
      <w:marLeft w:val="0"/>
      <w:marRight w:val="0"/>
      <w:marTop w:val="0"/>
      <w:marBottom w:val="0"/>
      <w:divBdr>
        <w:top w:val="none" w:sz="0" w:space="0" w:color="auto"/>
        <w:left w:val="none" w:sz="0" w:space="0" w:color="auto"/>
        <w:bottom w:val="none" w:sz="0" w:space="0" w:color="auto"/>
        <w:right w:val="none" w:sz="0" w:space="0" w:color="auto"/>
      </w:divBdr>
    </w:div>
    <w:div w:id="1285306148">
      <w:bodyDiv w:val="1"/>
      <w:marLeft w:val="0"/>
      <w:marRight w:val="0"/>
      <w:marTop w:val="0"/>
      <w:marBottom w:val="0"/>
      <w:divBdr>
        <w:top w:val="none" w:sz="0" w:space="0" w:color="auto"/>
        <w:left w:val="none" w:sz="0" w:space="0" w:color="auto"/>
        <w:bottom w:val="none" w:sz="0" w:space="0" w:color="auto"/>
        <w:right w:val="none" w:sz="0" w:space="0" w:color="auto"/>
      </w:divBdr>
    </w:div>
    <w:div w:id="1285379530">
      <w:bodyDiv w:val="1"/>
      <w:marLeft w:val="0"/>
      <w:marRight w:val="0"/>
      <w:marTop w:val="0"/>
      <w:marBottom w:val="0"/>
      <w:divBdr>
        <w:top w:val="none" w:sz="0" w:space="0" w:color="auto"/>
        <w:left w:val="none" w:sz="0" w:space="0" w:color="auto"/>
        <w:bottom w:val="none" w:sz="0" w:space="0" w:color="auto"/>
        <w:right w:val="none" w:sz="0" w:space="0" w:color="auto"/>
      </w:divBdr>
    </w:div>
    <w:div w:id="1285892104">
      <w:bodyDiv w:val="1"/>
      <w:marLeft w:val="0"/>
      <w:marRight w:val="0"/>
      <w:marTop w:val="0"/>
      <w:marBottom w:val="0"/>
      <w:divBdr>
        <w:top w:val="none" w:sz="0" w:space="0" w:color="auto"/>
        <w:left w:val="none" w:sz="0" w:space="0" w:color="auto"/>
        <w:bottom w:val="none" w:sz="0" w:space="0" w:color="auto"/>
        <w:right w:val="none" w:sz="0" w:space="0" w:color="auto"/>
      </w:divBdr>
    </w:div>
    <w:div w:id="1287081224">
      <w:bodyDiv w:val="1"/>
      <w:marLeft w:val="0"/>
      <w:marRight w:val="0"/>
      <w:marTop w:val="0"/>
      <w:marBottom w:val="0"/>
      <w:divBdr>
        <w:top w:val="none" w:sz="0" w:space="0" w:color="auto"/>
        <w:left w:val="none" w:sz="0" w:space="0" w:color="auto"/>
        <w:bottom w:val="none" w:sz="0" w:space="0" w:color="auto"/>
        <w:right w:val="none" w:sz="0" w:space="0" w:color="auto"/>
      </w:divBdr>
    </w:div>
    <w:div w:id="1288045714">
      <w:bodyDiv w:val="1"/>
      <w:marLeft w:val="0"/>
      <w:marRight w:val="0"/>
      <w:marTop w:val="0"/>
      <w:marBottom w:val="0"/>
      <w:divBdr>
        <w:top w:val="none" w:sz="0" w:space="0" w:color="auto"/>
        <w:left w:val="none" w:sz="0" w:space="0" w:color="auto"/>
        <w:bottom w:val="none" w:sz="0" w:space="0" w:color="auto"/>
        <w:right w:val="none" w:sz="0" w:space="0" w:color="auto"/>
      </w:divBdr>
    </w:div>
    <w:div w:id="1288394385">
      <w:bodyDiv w:val="1"/>
      <w:marLeft w:val="0"/>
      <w:marRight w:val="0"/>
      <w:marTop w:val="0"/>
      <w:marBottom w:val="0"/>
      <w:divBdr>
        <w:top w:val="none" w:sz="0" w:space="0" w:color="auto"/>
        <w:left w:val="none" w:sz="0" w:space="0" w:color="auto"/>
        <w:bottom w:val="none" w:sz="0" w:space="0" w:color="auto"/>
        <w:right w:val="none" w:sz="0" w:space="0" w:color="auto"/>
      </w:divBdr>
    </w:div>
    <w:div w:id="1288969827">
      <w:bodyDiv w:val="1"/>
      <w:marLeft w:val="0"/>
      <w:marRight w:val="0"/>
      <w:marTop w:val="0"/>
      <w:marBottom w:val="0"/>
      <w:divBdr>
        <w:top w:val="none" w:sz="0" w:space="0" w:color="auto"/>
        <w:left w:val="none" w:sz="0" w:space="0" w:color="auto"/>
        <w:bottom w:val="none" w:sz="0" w:space="0" w:color="auto"/>
        <w:right w:val="none" w:sz="0" w:space="0" w:color="auto"/>
      </w:divBdr>
      <w:divsChild>
        <w:div w:id="26957278">
          <w:marLeft w:val="1166"/>
          <w:marRight w:val="0"/>
          <w:marTop w:val="134"/>
          <w:marBottom w:val="0"/>
          <w:divBdr>
            <w:top w:val="none" w:sz="0" w:space="0" w:color="auto"/>
            <w:left w:val="none" w:sz="0" w:space="0" w:color="auto"/>
            <w:bottom w:val="none" w:sz="0" w:space="0" w:color="auto"/>
            <w:right w:val="none" w:sz="0" w:space="0" w:color="auto"/>
          </w:divBdr>
        </w:div>
        <w:div w:id="187261947">
          <w:marLeft w:val="547"/>
          <w:marRight w:val="0"/>
          <w:marTop w:val="154"/>
          <w:marBottom w:val="0"/>
          <w:divBdr>
            <w:top w:val="none" w:sz="0" w:space="0" w:color="auto"/>
            <w:left w:val="none" w:sz="0" w:space="0" w:color="auto"/>
            <w:bottom w:val="none" w:sz="0" w:space="0" w:color="auto"/>
            <w:right w:val="none" w:sz="0" w:space="0" w:color="auto"/>
          </w:divBdr>
        </w:div>
        <w:div w:id="338697480">
          <w:marLeft w:val="547"/>
          <w:marRight w:val="0"/>
          <w:marTop w:val="154"/>
          <w:marBottom w:val="0"/>
          <w:divBdr>
            <w:top w:val="none" w:sz="0" w:space="0" w:color="auto"/>
            <w:left w:val="none" w:sz="0" w:space="0" w:color="auto"/>
            <w:bottom w:val="none" w:sz="0" w:space="0" w:color="auto"/>
            <w:right w:val="none" w:sz="0" w:space="0" w:color="auto"/>
          </w:divBdr>
        </w:div>
        <w:div w:id="754866661">
          <w:marLeft w:val="1166"/>
          <w:marRight w:val="0"/>
          <w:marTop w:val="134"/>
          <w:marBottom w:val="0"/>
          <w:divBdr>
            <w:top w:val="none" w:sz="0" w:space="0" w:color="auto"/>
            <w:left w:val="none" w:sz="0" w:space="0" w:color="auto"/>
            <w:bottom w:val="none" w:sz="0" w:space="0" w:color="auto"/>
            <w:right w:val="none" w:sz="0" w:space="0" w:color="auto"/>
          </w:divBdr>
        </w:div>
        <w:div w:id="1432317040">
          <w:marLeft w:val="1166"/>
          <w:marRight w:val="0"/>
          <w:marTop w:val="134"/>
          <w:marBottom w:val="0"/>
          <w:divBdr>
            <w:top w:val="none" w:sz="0" w:space="0" w:color="auto"/>
            <w:left w:val="none" w:sz="0" w:space="0" w:color="auto"/>
            <w:bottom w:val="none" w:sz="0" w:space="0" w:color="auto"/>
            <w:right w:val="none" w:sz="0" w:space="0" w:color="auto"/>
          </w:divBdr>
        </w:div>
      </w:divsChild>
    </w:div>
    <w:div w:id="1289044499">
      <w:bodyDiv w:val="1"/>
      <w:marLeft w:val="0"/>
      <w:marRight w:val="0"/>
      <w:marTop w:val="0"/>
      <w:marBottom w:val="0"/>
      <w:divBdr>
        <w:top w:val="none" w:sz="0" w:space="0" w:color="auto"/>
        <w:left w:val="none" w:sz="0" w:space="0" w:color="auto"/>
        <w:bottom w:val="none" w:sz="0" w:space="0" w:color="auto"/>
        <w:right w:val="none" w:sz="0" w:space="0" w:color="auto"/>
      </w:divBdr>
      <w:divsChild>
        <w:div w:id="419378760">
          <w:marLeft w:val="547"/>
          <w:marRight w:val="0"/>
          <w:marTop w:val="115"/>
          <w:marBottom w:val="0"/>
          <w:divBdr>
            <w:top w:val="none" w:sz="0" w:space="0" w:color="auto"/>
            <w:left w:val="none" w:sz="0" w:space="0" w:color="auto"/>
            <w:bottom w:val="none" w:sz="0" w:space="0" w:color="auto"/>
            <w:right w:val="none" w:sz="0" w:space="0" w:color="auto"/>
          </w:divBdr>
        </w:div>
        <w:div w:id="1805198133">
          <w:marLeft w:val="547"/>
          <w:marRight w:val="0"/>
          <w:marTop w:val="115"/>
          <w:marBottom w:val="0"/>
          <w:divBdr>
            <w:top w:val="none" w:sz="0" w:space="0" w:color="auto"/>
            <w:left w:val="none" w:sz="0" w:space="0" w:color="auto"/>
            <w:bottom w:val="none" w:sz="0" w:space="0" w:color="auto"/>
            <w:right w:val="none" w:sz="0" w:space="0" w:color="auto"/>
          </w:divBdr>
        </w:div>
      </w:divsChild>
    </w:div>
    <w:div w:id="1289973115">
      <w:bodyDiv w:val="1"/>
      <w:marLeft w:val="0"/>
      <w:marRight w:val="0"/>
      <w:marTop w:val="0"/>
      <w:marBottom w:val="0"/>
      <w:divBdr>
        <w:top w:val="none" w:sz="0" w:space="0" w:color="auto"/>
        <w:left w:val="none" w:sz="0" w:space="0" w:color="auto"/>
        <w:bottom w:val="none" w:sz="0" w:space="0" w:color="auto"/>
        <w:right w:val="none" w:sz="0" w:space="0" w:color="auto"/>
      </w:divBdr>
    </w:div>
    <w:div w:id="1291134073">
      <w:bodyDiv w:val="1"/>
      <w:marLeft w:val="0"/>
      <w:marRight w:val="0"/>
      <w:marTop w:val="0"/>
      <w:marBottom w:val="0"/>
      <w:divBdr>
        <w:top w:val="none" w:sz="0" w:space="0" w:color="auto"/>
        <w:left w:val="none" w:sz="0" w:space="0" w:color="auto"/>
        <w:bottom w:val="none" w:sz="0" w:space="0" w:color="auto"/>
        <w:right w:val="none" w:sz="0" w:space="0" w:color="auto"/>
      </w:divBdr>
      <w:divsChild>
        <w:div w:id="362708956">
          <w:marLeft w:val="1166"/>
          <w:marRight w:val="0"/>
          <w:marTop w:val="240"/>
          <w:marBottom w:val="0"/>
          <w:divBdr>
            <w:top w:val="none" w:sz="0" w:space="0" w:color="auto"/>
            <w:left w:val="none" w:sz="0" w:space="0" w:color="auto"/>
            <w:bottom w:val="none" w:sz="0" w:space="0" w:color="auto"/>
            <w:right w:val="none" w:sz="0" w:space="0" w:color="auto"/>
          </w:divBdr>
        </w:div>
        <w:div w:id="1348096836">
          <w:marLeft w:val="547"/>
          <w:marRight w:val="0"/>
          <w:marTop w:val="240"/>
          <w:marBottom w:val="0"/>
          <w:divBdr>
            <w:top w:val="none" w:sz="0" w:space="0" w:color="auto"/>
            <w:left w:val="none" w:sz="0" w:space="0" w:color="auto"/>
            <w:bottom w:val="none" w:sz="0" w:space="0" w:color="auto"/>
            <w:right w:val="none" w:sz="0" w:space="0" w:color="auto"/>
          </w:divBdr>
        </w:div>
        <w:div w:id="1441102771">
          <w:marLeft w:val="1166"/>
          <w:marRight w:val="0"/>
          <w:marTop w:val="240"/>
          <w:marBottom w:val="0"/>
          <w:divBdr>
            <w:top w:val="none" w:sz="0" w:space="0" w:color="auto"/>
            <w:left w:val="none" w:sz="0" w:space="0" w:color="auto"/>
            <w:bottom w:val="none" w:sz="0" w:space="0" w:color="auto"/>
            <w:right w:val="none" w:sz="0" w:space="0" w:color="auto"/>
          </w:divBdr>
        </w:div>
      </w:divsChild>
    </w:div>
    <w:div w:id="1291864061">
      <w:bodyDiv w:val="1"/>
      <w:marLeft w:val="0"/>
      <w:marRight w:val="0"/>
      <w:marTop w:val="0"/>
      <w:marBottom w:val="0"/>
      <w:divBdr>
        <w:top w:val="none" w:sz="0" w:space="0" w:color="auto"/>
        <w:left w:val="none" w:sz="0" w:space="0" w:color="auto"/>
        <w:bottom w:val="none" w:sz="0" w:space="0" w:color="auto"/>
        <w:right w:val="none" w:sz="0" w:space="0" w:color="auto"/>
      </w:divBdr>
    </w:div>
    <w:div w:id="1292244110">
      <w:bodyDiv w:val="1"/>
      <w:marLeft w:val="0"/>
      <w:marRight w:val="0"/>
      <w:marTop w:val="0"/>
      <w:marBottom w:val="0"/>
      <w:divBdr>
        <w:top w:val="none" w:sz="0" w:space="0" w:color="auto"/>
        <w:left w:val="none" w:sz="0" w:space="0" w:color="auto"/>
        <w:bottom w:val="none" w:sz="0" w:space="0" w:color="auto"/>
        <w:right w:val="none" w:sz="0" w:space="0" w:color="auto"/>
      </w:divBdr>
    </w:div>
    <w:div w:id="1292395652">
      <w:bodyDiv w:val="1"/>
      <w:marLeft w:val="0"/>
      <w:marRight w:val="0"/>
      <w:marTop w:val="0"/>
      <w:marBottom w:val="0"/>
      <w:divBdr>
        <w:top w:val="none" w:sz="0" w:space="0" w:color="auto"/>
        <w:left w:val="none" w:sz="0" w:space="0" w:color="auto"/>
        <w:bottom w:val="none" w:sz="0" w:space="0" w:color="auto"/>
        <w:right w:val="none" w:sz="0" w:space="0" w:color="auto"/>
      </w:divBdr>
      <w:divsChild>
        <w:div w:id="48963127">
          <w:marLeft w:val="0"/>
          <w:marRight w:val="0"/>
          <w:marTop w:val="0"/>
          <w:marBottom w:val="0"/>
          <w:divBdr>
            <w:top w:val="none" w:sz="0" w:space="0" w:color="auto"/>
            <w:left w:val="none" w:sz="0" w:space="0" w:color="auto"/>
            <w:bottom w:val="none" w:sz="0" w:space="0" w:color="auto"/>
            <w:right w:val="none" w:sz="0" w:space="0" w:color="auto"/>
          </w:divBdr>
          <w:divsChild>
            <w:div w:id="1159228560">
              <w:marLeft w:val="0"/>
              <w:marRight w:val="0"/>
              <w:marTop w:val="0"/>
              <w:marBottom w:val="0"/>
              <w:divBdr>
                <w:top w:val="none" w:sz="0" w:space="0" w:color="auto"/>
                <w:left w:val="none" w:sz="0" w:space="0" w:color="auto"/>
                <w:bottom w:val="none" w:sz="0" w:space="0" w:color="auto"/>
                <w:right w:val="none" w:sz="0" w:space="0" w:color="auto"/>
              </w:divBdr>
            </w:div>
          </w:divsChild>
        </w:div>
        <w:div w:id="290749160">
          <w:marLeft w:val="0"/>
          <w:marRight w:val="0"/>
          <w:marTop w:val="0"/>
          <w:marBottom w:val="0"/>
          <w:divBdr>
            <w:top w:val="none" w:sz="0" w:space="0" w:color="auto"/>
            <w:left w:val="none" w:sz="0" w:space="0" w:color="auto"/>
            <w:bottom w:val="none" w:sz="0" w:space="0" w:color="auto"/>
            <w:right w:val="none" w:sz="0" w:space="0" w:color="auto"/>
          </w:divBdr>
        </w:div>
        <w:div w:id="1313173335">
          <w:marLeft w:val="0"/>
          <w:marRight w:val="0"/>
          <w:marTop w:val="0"/>
          <w:marBottom w:val="0"/>
          <w:divBdr>
            <w:top w:val="none" w:sz="0" w:space="0" w:color="auto"/>
            <w:left w:val="none" w:sz="0" w:space="0" w:color="auto"/>
            <w:bottom w:val="none" w:sz="0" w:space="0" w:color="auto"/>
            <w:right w:val="none" w:sz="0" w:space="0" w:color="auto"/>
          </w:divBdr>
        </w:div>
        <w:div w:id="1693920438">
          <w:marLeft w:val="0"/>
          <w:marRight w:val="0"/>
          <w:marTop w:val="0"/>
          <w:marBottom w:val="0"/>
          <w:divBdr>
            <w:top w:val="none" w:sz="0" w:space="0" w:color="auto"/>
            <w:left w:val="none" w:sz="0" w:space="0" w:color="auto"/>
            <w:bottom w:val="none" w:sz="0" w:space="0" w:color="auto"/>
            <w:right w:val="none" w:sz="0" w:space="0" w:color="auto"/>
          </w:divBdr>
          <w:divsChild>
            <w:div w:id="33584142">
              <w:marLeft w:val="0"/>
              <w:marRight w:val="0"/>
              <w:marTop w:val="0"/>
              <w:marBottom w:val="0"/>
              <w:divBdr>
                <w:top w:val="none" w:sz="0" w:space="0" w:color="auto"/>
                <w:left w:val="none" w:sz="0" w:space="0" w:color="auto"/>
                <w:bottom w:val="none" w:sz="0" w:space="0" w:color="auto"/>
                <w:right w:val="none" w:sz="0" w:space="0" w:color="auto"/>
              </w:divBdr>
            </w:div>
            <w:div w:id="717244010">
              <w:marLeft w:val="0"/>
              <w:marRight w:val="0"/>
              <w:marTop w:val="0"/>
              <w:marBottom w:val="0"/>
              <w:divBdr>
                <w:top w:val="none" w:sz="0" w:space="0" w:color="auto"/>
                <w:left w:val="none" w:sz="0" w:space="0" w:color="auto"/>
                <w:bottom w:val="none" w:sz="0" w:space="0" w:color="auto"/>
                <w:right w:val="none" w:sz="0" w:space="0" w:color="auto"/>
              </w:divBdr>
            </w:div>
            <w:div w:id="1256867902">
              <w:marLeft w:val="0"/>
              <w:marRight w:val="0"/>
              <w:marTop w:val="0"/>
              <w:marBottom w:val="0"/>
              <w:divBdr>
                <w:top w:val="none" w:sz="0" w:space="0" w:color="auto"/>
                <w:left w:val="none" w:sz="0" w:space="0" w:color="auto"/>
                <w:bottom w:val="none" w:sz="0" w:space="0" w:color="auto"/>
                <w:right w:val="none" w:sz="0" w:space="0" w:color="auto"/>
              </w:divBdr>
            </w:div>
            <w:div w:id="1395737663">
              <w:marLeft w:val="0"/>
              <w:marRight w:val="0"/>
              <w:marTop w:val="0"/>
              <w:marBottom w:val="0"/>
              <w:divBdr>
                <w:top w:val="none" w:sz="0" w:space="0" w:color="auto"/>
                <w:left w:val="none" w:sz="0" w:space="0" w:color="auto"/>
                <w:bottom w:val="none" w:sz="0" w:space="0" w:color="auto"/>
                <w:right w:val="none" w:sz="0" w:space="0" w:color="auto"/>
              </w:divBdr>
              <w:divsChild>
                <w:div w:id="261375921">
                  <w:marLeft w:val="0"/>
                  <w:marRight w:val="0"/>
                  <w:marTop w:val="0"/>
                  <w:marBottom w:val="0"/>
                  <w:divBdr>
                    <w:top w:val="none" w:sz="0" w:space="0" w:color="auto"/>
                    <w:left w:val="none" w:sz="0" w:space="0" w:color="auto"/>
                    <w:bottom w:val="none" w:sz="0" w:space="0" w:color="auto"/>
                    <w:right w:val="none" w:sz="0" w:space="0" w:color="auto"/>
                  </w:divBdr>
                </w:div>
                <w:div w:id="435445408">
                  <w:marLeft w:val="0"/>
                  <w:marRight w:val="0"/>
                  <w:marTop w:val="0"/>
                  <w:marBottom w:val="0"/>
                  <w:divBdr>
                    <w:top w:val="none" w:sz="0" w:space="0" w:color="auto"/>
                    <w:left w:val="none" w:sz="0" w:space="0" w:color="auto"/>
                    <w:bottom w:val="none" w:sz="0" w:space="0" w:color="auto"/>
                    <w:right w:val="none" w:sz="0" w:space="0" w:color="auto"/>
                  </w:divBdr>
                </w:div>
                <w:div w:id="935752475">
                  <w:marLeft w:val="0"/>
                  <w:marRight w:val="0"/>
                  <w:marTop w:val="0"/>
                  <w:marBottom w:val="0"/>
                  <w:divBdr>
                    <w:top w:val="none" w:sz="0" w:space="0" w:color="auto"/>
                    <w:left w:val="none" w:sz="0" w:space="0" w:color="auto"/>
                    <w:bottom w:val="none" w:sz="0" w:space="0" w:color="auto"/>
                    <w:right w:val="none" w:sz="0" w:space="0" w:color="auto"/>
                  </w:divBdr>
                </w:div>
                <w:div w:id="1334796872">
                  <w:marLeft w:val="0"/>
                  <w:marRight w:val="0"/>
                  <w:marTop w:val="0"/>
                  <w:marBottom w:val="0"/>
                  <w:divBdr>
                    <w:top w:val="none" w:sz="0" w:space="0" w:color="auto"/>
                    <w:left w:val="none" w:sz="0" w:space="0" w:color="auto"/>
                    <w:bottom w:val="none" w:sz="0" w:space="0" w:color="auto"/>
                    <w:right w:val="none" w:sz="0" w:space="0" w:color="auto"/>
                  </w:divBdr>
                  <w:divsChild>
                    <w:div w:id="716397417">
                      <w:marLeft w:val="0"/>
                      <w:marRight w:val="0"/>
                      <w:marTop w:val="0"/>
                      <w:marBottom w:val="0"/>
                      <w:divBdr>
                        <w:top w:val="none" w:sz="0" w:space="0" w:color="auto"/>
                        <w:left w:val="none" w:sz="0" w:space="0" w:color="auto"/>
                        <w:bottom w:val="none" w:sz="0" w:space="0" w:color="auto"/>
                        <w:right w:val="none" w:sz="0" w:space="0" w:color="auto"/>
                      </w:divBdr>
                    </w:div>
                    <w:div w:id="1589927066">
                      <w:marLeft w:val="0"/>
                      <w:marRight w:val="0"/>
                      <w:marTop w:val="0"/>
                      <w:marBottom w:val="0"/>
                      <w:divBdr>
                        <w:top w:val="none" w:sz="0" w:space="0" w:color="auto"/>
                        <w:left w:val="none" w:sz="0" w:space="0" w:color="auto"/>
                        <w:bottom w:val="none" w:sz="0" w:space="0" w:color="auto"/>
                        <w:right w:val="none" w:sz="0" w:space="0" w:color="auto"/>
                      </w:divBdr>
                    </w:div>
                    <w:div w:id="1979722580">
                      <w:marLeft w:val="0"/>
                      <w:marRight w:val="0"/>
                      <w:marTop w:val="0"/>
                      <w:marBottom w:val="0"/>
                      <w:divBdr>
                        <w:top w:val="none" w:sz="0" w:space="0" w:color="auto"/>
                        <w:left w:val="none" w:sz="0" w:space="0" w:color="auto"/>
                        <w:bottom w:val="none" w:sz="0" w:space="0" w:color="auto"/>
                        <w:right w:val="none" w:sz="0" w:space="0" w:color="auto"/>
                      </w:divBdr>
                    </w:div>
                  </w:divsChild>
                </w:div>
                <w:div w:id="2014799129">
                  <w:marLeft w:val="0"/>
                  <w:marRight w:val="0"/>
                  <w:marTop w:val="0"/>
                  <w:marBottom w:val="0"/>
                  <w:divBdr>
                    <w:top w:val="none" w:sz="0" w:space="0" w:color="auto"/>
                    <w:left w:val="none" w:sz="0" w:space="0" w:color="auto"/>
                    <w:bottom w:val="none" w:sz="0" w:space="0" w:color="auto"/>
                    <w:right w:val="none" w:sz="0" w:space="0" w:color="auto"/>
                  </w:divBdr>
                </w:div>
              </w:divsChild>
            </w:div>
            <w:div w:id="202057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41925">
      <w:bodyDiv w:val="1"/>
      <w:marLeft w:val="0"/>
      <w:marRight w:val="0"/>
      <w:marTop w:val="0"/>
      <w:marBottom w:val="0"/>
      <w:divBdr>
        <w:top w:val="none" w:sz="0" w:space="0" w:color="auto"/>
        <w:left w:val="none" w:sz="0" w:space="0" w:color="auto"/>
        <w:bottom w:val="none" w:sz="0" w:space="0" w:color="auto"/>
        <w:right w:val="none" w:sz="0" w:space="0" w:color="auto"/>
      </w:divBdr>
    </w:div>
    <w:div w:id="1293170192">
      <w:bodyDiv w:val="1"/>
      <w:marLeft w:val="0"/>
      <w:marRight w:val="0"/>
      <w:marTop w:val="0"/>
      <w:marBottom w:val="0"/>
      <w:divBdr>
        <w:top w:val="none" w:sz="0" w:space="0" w:color="auto"/>
        <w:left w:val="none" w:sz="0" w:space="0" w:color="auto"/>
        <w:bottom w:val="none" w:sz="0" w:space="0" w:color="auto"/>
        <w:right w:val="none" w:sz="0" w:space="0" w:color="auto"/>
      </w:divBdr>
    </w:div>
    <w:div w:id="1294405953">
      <w:bodyDiv w:val="1"/>
      <w:marLeft w:val="0"/>
      <w:marRight w:val="0"/>
      <w:marTop w:val="0"/>
      <w:marBottom w:val="0"/>
      <w:divBdr>
        <w:top w:val="none" w:sz="0" w:space="0" w:color="auto"/>
        <w:left w:val="none" w:sz="0" w:space="0" w:color="auto"/>
        <w:bottom w:val="none" w:sz="0" w:space="0" w:color="auto"/>
        <w:right w:val="none" w:sz="0" w:space="0" w:color="auto"/>
      </w:divBdr>
      <w:divsChild>
        <w:div w:id="45449100">
          <w:marLeft w:val="1080"/>
          <w:marRight w:val="0"/>
          <w:marTop w:val="100"/>
          <w:marBottom w:val="0"/>
          <w:divBdr>
            <w:top w:val="none" w:sz="0" w:space="0" w:color="auto"/>
            <w:left w:val="none" w:sz="0" w:space="0" w:color="auto"/>
            <w:bottom w:val="none" w:sz="0" w:space="0" w:color="auto"/>
            <w:right w:val="none" w:sz="0" w:space="0" w:color="auto"/>
          </w:divBdr>
        </w:div>
        <w:div w:id="175850156">
          <w:marLeft w:val="1080"/>
          <w:marRight w:val="0"/>
          <w:marTop w:val="100"/>
          <w:marBottom w:val="0"/>
          <w:divBdr>
            <w:top w:val="none" w:sz="0" w:space="0" w:color="auto"/>
            <w:left w:val="none" w:sz="0" w:space="0" w:color="auto"/>
            <w:bottom w:val="none" w:sz="0" w:space="0" w:color="auto"/>
            <w:right w:val="none" w:sz="0" w:space="0" w:color="auto"/>
          </w:divBdr>
        </w:div>
        <w:div w:id="883711134">
          <w:marLeft w:val="1080"/>
          <w:marRight w:val="0"/>
          <w:marTop w:val="100"/>
          <w:marBottom w:val="0"/>
          <w:divBdr>
            <w:top w:val="none" w:sz="0" w:space="0" w:color="auto"/>
            <w:left w:val="none" w:sz="0" w:space="0" w:color="auto"/>
            <w:bottom w:val="none" w:sz="0" w:space="0" w:color="auto"/>
            <w:right w:val="none" w:sz="0" w:space="0" w:color="auto"/>
          </w:divBdr>
        </w:div>
        <w:div w:id="1329333706">
          <w:marLeft w:val="360"/>
          <w:marRight w:val="0"/>
          <w:marTop w:val="200"/>
          <w:marBottom w:val="0"/>
          <w:divBdr>
            <w:top w:val="none" w:sz="0" w:space="0" w:color="auto"/>
            <w:left w:val="none" w:sz="0" w:space="0" w:color="auto"/>
            <w:bottom w:val="none" w:sz="0" w:space="0" w:color="auto"/>
            <w:right w:val="none" w:sz="0" w:space="0" w:color="auto"/>
          </w:divBdr>
        </w:div>
      </w:divsChild>
    </w:div>
    <w:div w:id="1295600571">
      <w:bodyDiv w:val="1"/>
      <w:marLeft w:val="0"/>
      <w:marRight w:val="0"/>
      <w:marTop w:val="0"/>
      <w:marBottom w:val="0"/>
      <w:divBdr>
        <w:top w:val="none" w:sz="0" w:space="0" w:color="auto"/>
        <w:left w:val="none" w:sz="0" w:space="0" w:color="auto"/>
        <w:bottom w:val="none" w:sz="0" w:space="0" w:color="auto"/>
        <w:right w:val="none" w:sz="0" w:space="0" w:color="auto"/>
      </w:divBdr>
    </w:div>
    <w:div w:id="1298801652">
      <w:bodyDiv w:val="1"/>
      <w:marLeft w:val="0"/>
      <w:marRight w:val="0"/>
      <w:marTop w:val="0"/>
      <w:marBottom w:val="0"/>
      <w:divBdr>
        <w:top w:val="none" w:sz="0" w:space="0" w:color="auto"/>
        <w:left w:val="none" w:sz="0" w:space="0" w:color="auto"/>
        <w:bottom w:val="none" w:sz="0" w:space="0" w:color="auto"/>
        <w:right w:val="none" w:sz="0" w:space="0" w:color="auto"/>
      </w:divBdr>
    </w:div>
    <w:div w:id="1298948875">
      <w:bodyDiv w:val="1"/>
      <w:marLeft w:val="0"/>
      <w:marRight w:val="0"/>
      <w:marTop w:val="0"/>
      <w:marBottom w:val="0"/>
      <w:divBdr>
        <w:top w:val="none" w:sz="0" w:space="0" w:color="auto"/>
        <w:left w:val="none" w:sz="0" w:space="0" w:color="auto"/>
        <w:bottom w:val="none" w:sz="0" w:space="0" w:color="auto"/>
        <w:right w:val="none" w:sz="0" w:space="0" w:color="auto"/>
      </w:divBdr>
    </w:div>
    <w:div w:id="1299455725">
      <w:bodyDiv w:val="1"/>
      <w:marLeft w:val="0"/>
      <w:marRight w:val="0"/>
      <w:marTop w:val="0"/>
      <w:marBottom w:val="0"/>
      <w:divBdr>
        <w:top w:val="none" w:sz="0" w:space="0" w:color="auto"/>
        <w:left w:val="none" w:sz="0" w:space="0" w:color="auto"/>
        <w:bottom w:val="none" w:sz="0" w:space="0" w:color="auto"/>
        <w:right w:val="none" w:sz="0" w:space="0" w:color="auto"/>
      </w:divBdr>
      <w:divsChild>
        <w:div w:id="118882836">
          <w:marLeft w:val="1166"/>
          <w:marRight w:val="0"/>
          <w:marTop w:val="96"/>
          <w:marBottom w:val="0"/>
          <w:divBdr>
            <w:top w:val="none" w:sz="0" w:space="0" w:color="auto"/>
            <w:left w:val="none" w:sz="0" w:space="0" w:color="auto"/>
            <w:bottom w:val="none" w:sz="0" w:space="0" w:color="auto"/>
            <w:right w:val="none" w:sz="0" w:space="0" w:color="auto"/>
          </w:divBdr>
        </w:div>
        <w:div w:id="222302258">
          <w:marLeft w:val="1800"/>
          <w:marRight w:val="0"/>
          <w:marTop w:val="82"/>
          <w:marBottom w:val="0"/>
          <w:divBdr>
            <w:top w:val="none" w:sz="0" w:space="0" w:color="auto"/>
            <w:left w:val="none" w:sz="0" w:space="0" w:color="auto"/>
            <w:bottom w:val="none" w:sz="0" w:space="0" w:color="auto"/>
            <w:right w:val="none" w:sz="0" w:space="0" w:color="auto"/>
          </w:divBdr>
        </w:div>
        <w:div w:id="364788775">
          <w:marLeft w:val="547"/>
          <w:marRight w:val="0"/>
          <w:marTop w:val="106"/>
          <w:marBottom w:val="0"/>
          <w:divBdr>
            <w:top w:val="none" w:sz="0" w:space="0" w:color="auto"/>
            <w:left w:val="none" w:sz="0" w:space="0" w:color="auto"/>
            <w:bottom w:val="none" w:sz="0" w:space="0" w:color="auto"/>
            <w:right w:val="none" w:sz="0" w:space="0" w:color="auto"/>
          </w:divBdr>
        </w:div>
        <w:div w:id="1119108396">
          <w:marLeft w:val="1166"/>
          <w:marRight w:val="0"/>
          <w:marTop w:val="96"/>
          <w:marBottom w:val="0"/>
          <w:divBdr>
            <w:top w:val="none" w:sz="0" w:space="0" w:color="auto"/>
            <w:left w:val="none" w:sz="0" w:space="0" w:color="auto"/>
            <w:bottom w:val="none" w:sz="0" w:space="0" w:color="auto"/>
            <w:right w:val="none" w:sz="0" w:space="0" w:color="auto"/>
          </w:divBdr>
        </w:div>
        <w:div w:id="1219366631">
          <w:marLeft w:val="1166"/>
          <w:marRight w:val="0"/>
          <w:marTop w:val="96"/>
          <w:marBottom w:val="0"/>
          <w:divBdr>
            <w:top w:val="none" w:sz="0" w:space="0" w:color="auto"/>
            <w:left w:val="none" w:sz="0" w:space="0" w:color="auto"/>
            <w:bottom w:val="none" w:sz="0" w:space="0" w:color="auto"/>
            <w:right w:val="none" w:sz="0" w:space="0" w:color="auto"/>
          </w:divBdr>
        </w:div>
        <w:div w:id="1406075552">
          <w:marLeft w:val="547"/>
          <w:marRight w:val="0"/>
          <w:marTop w:val="106"/>
          <w:marBottom w:val="0"/>
          <w:divBdr>
            <w:top w:val="none" w:sz="0" w:space="0" w:color="auto"/>
            <w:left w:val="none" w:sz="0" w:space="0" w:color="auto"/>
            <w:bottom w:val="none" w:sz="0" w:space="0" w:color="auto"/>
            <w:right w:val="none" w:sz="0" w:space="0" w:color="auto"/>
          </w:divBdr>
        </w:div>
        <w:div w:id="2139300612">
          <w:marLeft w:val="1166"/>
          <w:marRight w:val="0"/>
          <w:marTop w:val="96"/>
          <w:marBottom w:val="0"/>
          <w:divBdr>
            <w:top w:val="none" w:sz="0" w:space="0" w:color="auto"/>
            <w:left w:val="none" w:sz="0" w:space="0" w:color="auto"/>
            <w:bottom w:val="none" w:sz="0" w:space="0" w:color="auto"/>
            <w:right w:val="none" w:sz="0" w:space="0" w:color="auto"/>
          </w:divBdr>
        </w:div>
      </w:divsChild>
    </w:div>
    <w:div w:id="1299988797">
      <w:bodyDiv w:val="1"/>
      <w:marLeft w:val="0"/>
      <w:marRight w:val="0"/>
      <w:marTop w:val="0"/>
      <w:marBottom w:val="0"/>
      <w:divBdr>
        <w:top w:val="none" w:sz="0" w:space="0" w:color="auto"/>
        <w:left w:val="none" w:sz="0" w:space="0" w:color="auto"/>
        <w:bottom w:val="none" w:sz="0" w:space="0" w:color="auto"/>
        <w:right w:val="none" w:sz="0" w:space="0" w:color="auto"/>
      </w:divBdr>
    </w:div>
    <w:div w:id="1300064035">
      <w:bodyDiv w:val="1"/>
      <w:marLeft w:val="0"/>
      <w:marRight w:val="0"/>
      <w:marTop w:val="0"/>
      <w:marBottom w:val="0"/>
      <w:divBdr>
        <w:top w:val="none" w:sz="0" w:space="0" w:color="auto"/>
        <w:left w:val="none" w:sz="0" w:space="0" w:color="auto"/>
        <w:bottom w:val="none" w:sz="0" w:space="0" w:color="auto"/>
        <w:right w:val="none" w:sz="0" w:space="0" w:color="auto"/>
      </w:divBdr>
    </w:div>
    <w:div w:id="1300380831">
      <w:bodyDiv w:val="1"/>
      <w:marLeft w:val="0"/>
      <w:marRight w:val="0"/>
      <w:marTop w:val="0"/>
      <w:marBottom w:val="0"/>
      <w:divBdr>
        <w:top w:val="none" w:sz="0" w:space="0" w:color="auto"/>
        <w:left w:val="none" w:sz="0" w:space="0" w:color="auto"/>
        <w:bottom w:val="none" w:sz="0" w:space="0" w:color="auto"/>
        <w:right w:val="none" w:sz="0" w:space="0" w:color="auto"/>
      </w:divBdr>
      <w:divsChild>
        <w:div w:id="2632802">
          <w:marLeft w:val="547"/>
          <w:marRight w:val="0"/>
          <w:marTop w:val="134"/>
          <w:marBottom w:val="0"/>
          <w:divBdr>
            <w:top w:val="none" w:sz="0" w:space="0" w:color="auto"/>
            <w:left w:val="none" w:sz="0" w:space="0" w:color="auto"/>
            <w:bottom w:val="none" w:sz="0" w:space="0" w:color="auto"/>
            <w:right w:val="none" w:sz="0" w:space="0" w:color="auto"/>
          </w:divBdr>
        </w:div>
        <w:div w:id="110132922">
          <w:marLeft w:val="1166"/>
          <w:marRight w:val="0"/>
          <w:marTop w:val="96"/>
          <w:marBottom w:val="0"/>
          <w:divBdr>
            <w:top w:val="none" w:sz="0" w:space="0" w:color="auto"/>
            <w:left w:val="none" w:sz="0" w:space="0" w:color="auto"/>
            <w:bottom w:val="none" w:sz="0" w:space="0" w:color="auto"/>
            <w:right w:val="none" w:sz="0" w:space="0" w:color="auto"/>
          </w:divBdr>
        </w:div>
        <w:div w:id="1210149867">
          <w:marLeft w:val="1166"/>
          <w:marRight w:val="0"/>
          <w:marTop w:val="96"/>
          <w:marBottom w:val="0"/>
          <w:divBdr>
            <w:top w:val="none" w:sz="0" w:space="0" w:color="auto"/>
            <w:left w:val="none" w:sz="0" w:space="0" w:color="auto"/>
            <w:bottom w:val="none" w:sz="0" w:space="0" w:color="auto"/>
            <w:right w:val="none" w:sz="0" w:space="0" w:color="auto"/>
          </w:divBdr>
        </w:div>
        <w:div w:id="1739746612">
          <w:marLeft w:val="1166"/>
          <w:marRight w:val="0"/>
          <w:marTop w:val="96"/>
          <w:marBottom w:val="0"/>
          <w:divBdr>
            <w:top w:val="none" w:sz="0" w:space="0" w:color="auto"/>
            <w:left w:val="none" w:sz="0" w:space="0" w:color="auto"/>
            <w:bottom w:val="none" w:sz="0" w:space="0" w:color="auto"/>
            <w:right w:val="none" w:sz="0" w:space="0" w:color="auto"/>
          </w:divBdr>
        </w:div>
      </w:divsChild>
    </w:div>
    <w:div w:id="1301115568">
      <w:bodyDiv w:val="1"/>
      <w:marLeft w:val="0"/>
      <w:marRight w:val="0"/>
      <w:marTop w:val="0"/>
      <w:marBottom w:val="0"/>
      <w:divBdr>
        <w:top w:val="none" w:sz="0" w:space="0" w:color="auto"/>
        <w:left w:val="none" w:sz="0" w:space="0" w:color="auto"/>
        <w:bottom w:val="none" w:sz="0" w:space="0" w:color="auto"/>
        <w:right w:val="none" w:sz="0" w:space="0" w:color="auto"/>
      </w:divBdr>
      <w:divsChild>
        <w:div w:id="212231204">
          <w:marLeft w:val="1166"/>
          <w:marRight w:val="0"/>
          <w:marTop w:val="134"/>
          <w:marBottom w:val="0"/>
          <w:divBdr>
            <w:top w:val="none" w:sz="0" w:space="0" w:color="auto"/>
            <w:left w:val="none" w:sz="0" w:space="0" w:color="auto"/>
            <w:bottom w:val="none" w:sz="0" w:space="0" w:color="auto"/>
            <w:right w:val="none" w:sz="0" w:space="0" w:color="auto"/>
          </w:divBdr>
        </w:div>
        <w:div w:id="578515534">
          <w:marLeft w:val="1166"/>
          <w:marRight w:val="0"/>
          <w:marTop w:val="134"/>
          <w:marBottom w:val="0"/>
          <w:divBdr>
            <w:top w:val="none" w:sz="0" w:space="0" w:color="auto"/>
            <w:left w:val="none" w:sz="0" w:space="0" w:color="auto"/>
            <w:bottom w:val="none" w:sz="0" w:space="0" w:color="auto"/>
            <w:right w:val="none" w:sz="0" w:space="0" w:color="auto"/>
          </w:divBdr>
        </w:div>
        <w:div w:id="1797065783">
          <w:marLeft w:val="547"/>
          <w:marRight w:val="0"/>
          <w:marTop w:val="154"/>
          <w:marBottom w:val="0"/>
          <w:divBdr>
            <w:top w:val="none" w:sz="0" w:space="0" w:color="auto"/>
            <w:left w:val="none" w:sz="0" w:space="0" w:color="auto"/>
            <w:bottom w:val="none" w:sz="0" w:space="0" w:color="auto"/>
            <w:right w:val="none" w:sz="0" w:space="0" w:color="auto"/>
          </w:divBdr>
        </w:div>
        <w:div w:id="2082172820">
          <w:marLeft w:val="1800"/>
          <w:marRight w:val="0"/>
          <w:marTop w:val="115"/>
          <w:marBottom w:val="0"/>
          <w:divBdr>
            <w:top w:val="none" w:sz="0" w:space="0" w:color="auto"/>
            <w:left w:val="none" w:sz="0" w:space="0" w:color="auto"/>
            <w:bottom w:val="none" w:sz="0" w:space="0" w:color="auto"/>
            <w:right w:val="none" w:sz="0" w:space="0" w:color="auto"/>
          </w:divBdr>
        </w:div>
      </w:divsChild>
    </w:div>
    <w:div w:id="1301155916">
      <w:bodyDiv w:val="1"/>
      <w:marLeft w:val="0"/>
      <w:marRight w:val="0"/>
      <w:marTop w:val="0"/>
      <w:marBottom w:val="0"/>
      <w:divBdr>
        <w:top w:val="none" w:sz="0" w:space="0" w:color="auto"/>
        <w:left w:val="none" w:sz="0" w:space="0" w:color="auto"/>
        <w:bottom w:val="none" w:sz="0" w:space="0" w:color="auto"/>
        <w:right w:val="none" w:sz="0" w:space="0" w:color="auto"/>
      </w:divBdr>
    </w:div>
    <w:div w:id="1301376912">
      <w:bodyDiv w:val="1"/>
      <w:marLeft w:val="0"/>
      <w:marRight w:val="0"/>
      <w:marTop w:val="0"/>
      <w:marBottom w:val="0"/>
      <w:divBdr>
        <w:top w:val="none" w:sz="0" w:space="0" w:color="auto"/>
        <w:left w:val="none" w:sz="0" w:space="0" w:color="auto"/>
        <w:bottom w:val="none" w:sz="0" w:space="0" w:color="auto"/>
        <w:right w:val="none" w:sz="0" w:space="0" w:color="auto"/>
      </w:divBdr>
      <w:divsChild>
        <w:div w:id="24212123">
          <w:marLeft w:val="1800"/>
          <w:marRight w:val="0"/>
          <w:marTop w:val="82"/>
          <w:marBottom w:val="0"/>
          <w:divBdr>
            <w:top w:val="none" w:sz="0" w:space="0" w:color="auto"/>
            <w:left w:val="none" w:sz="0" w:space="0" w:color="auto"/>
            <w:bottom w:val="none" w:sz="0" w:space="0" w:color="auto"/>
            <w:right w:val="none" w:sz="0" w:space="0" w:color="auto"/>
          </w:divBdr>
        </w:div>
        <w:div w:id="452601846">
          <w:marLeft w:val="1800"/>
          <w:marRight w:val="0"/>
          <w:marTop w:val="82"/>
          <w:marBottom w:val="0"/>
          <w:divBdr>
            <w:top w:val="none" w:sz="0" w:space="0" w:color="auto"/>
            <w:left w:val="none" w:sz="0" w:space="0" w:color="auto"/>
            <w:bottom w:val="none" w:sz="0" w:space="0" w:color="auto"/>
            <w:right w:val="none" w:sz="0" w:space="0" w:color="auto"/>
          </w:divBdr>
        </w:div>
        <w:div w:id="542180802">
          <w:marLeft w:val="1166"/>
          <w:marRight w:val="0"/>
          <w:marTop w:val="96"/>
          <w:marBottom w:val="0"/>
          <w:divBdr>
            <w:top w:val="none" w:sz="0" w:space="0" w:color="auto"/>
            <w:left w:val="none" w:sz="0" w:space="0" w:color="auto"/>
            <w:bottom w:val="none" w:sz="0" w:space="0" w:color="auto"/>
            <w:right w:val="none" w:sz="0" w:space="0" w:color="auto"/>
          </w:divBdr>
        </w:div>
        <w:div w:id="638417612">
          <w:marLeft w:val="1166"/>
          <w:marRight w:val="0"/>
          <w:marTop w:val="96"/>
          <w:marBottom w:val="0"/>
          <w:divBdr>
            <w:top w:val="none" w:sz="0" w:space="0" w:color="auto"/>
            <w:left w:val="none" w:sz="0" w:space="0" w:color="auto"/>
            <w:bottom w:val="none" w:sz="0" w:space="0" w:color="auto"/>
            <w:right w:val="none" w:sz="0" w:space="0" w:color="auto"/>
          </w:divBdr>
        </w:div>
        <w:div w:id="1139612107">
          <w:marLeft w:val="1800"/>
          <w:marRight w:val="0"/>
          <w:marTop w:val="82"/>
          <w:marBottom w:val="0"/>
          <w:divBdr>
            <w:top w:val="none" w:sz="0" w:space="0" w:color="auto"/>
            <w:left w:val="none" w:sz="0" w:space="0" w:color="auto"/>
            <w:bottom w:val="none" w:sz="0" w:space="0" w:color="auto"/>
            <w:right w:val="none" w:sz="0" w:space="0" w:color="auto"/>
          </w:divBdr>
        </w:div>
        <w:div w:id="1147940961">
          <w:marLeft w:val="1166"/>
          <w:marRight w:val="0"/>
          <w:marTop w:val="96"/>
          <w:marBottom w:val="0"/>
          <w:divBdr>
            <w:top w:val="none" w:sz="0" w:space="0" w:color="auto"/>
            <w:left w:val="none" w:sz="0" w:space="0" w:color="auto"/>
            <w:bottom w:val="none" w:sz="0" w:space="0" w:color="auto"/>
            <w:right w:val="none" w:sz="0" w:space="0" w:color="auto"/>
          </w:divBdr>
        </w:div>
        <w:div w:id="1155488993">
          <w:marLeft w:val="547"/>
          <w:marRight w:val="0"/>
          <w:marTop w:val="106"/>
          <w:marBottom w:val="0"/>
          <w:divBdr>
            <w:top w:val="none" w:sz="0" w:space="0" w:color="auto"/>
            <w:left w:val="none" w:sz="0" w:space="0" w:color="auto"/>
            <w:bottom w:val="none" w:sz="0" w:space="0" w:color="auto"/>
            <w:right w:val="none" w:sz="0" w:space="0" w:color="auto"/>
          </w:divBdr>
        </w:div>
        <w:div w:id="1564632782">
          <w:marLeft w:val="1166"/>
          <w:marRight w:val="0"/>
          <w:marTop w:val="96"/>
          <w:marBottom w:val="0"/>
          <w:divBdr>
            <w:top w:val="none" w:sz="0" w:space="0" w:color="auto"/>
            <w:left w:val="none" w:sz="0" w:space="0" w:color="auto"/>
            <w:bottom w:val="none" w:sz="0" w:space="0" w:color="auto"/>
            <w:right w:val="none" w:sz="0" w:space="0" w:color="auto"/>
          </w:divBdr>
        </w:div>
        <w:div w:id="1760326772">
          <w:marLeft w:val="547"/>
          <w:marRight w:val="0"/>
          <w:marTop w:val="106"/>
          <w:marBottom w:val="0"/>
          <w:divBdr>
            <w:top w:val="none" w:sz="0" w:space="0" w:color="auto"/>
            <w:left w:val="none" w:sz="0" w:space="0" w:color="auto"/>
            <w:bottom w:val="none" w:sz="0" w:space="0" w:color="auto"/>
            <w:right w:val="none" w:sz="0" w:space="0" w:color="auto"/>
          </w:divBdr>
        </w:div>
        <w:div w:id="1801802680">
          <w:marLeft w:val="1166"/>
          <w:marRight w:val="0"/>
          <w:marTop w:val="96"/>
          <w:marBottom w:val="0"/>
          <w:divBdr>
            <w:top w:val="none" w:sz="0" w:space="0" w:color="auto"/>
            <w:left w:val="none" w:sz="0" w:space="0" w:color="auto"/>
            <w:bottom w:val="none" w:sz="0" w:space="0" w:color="auto"/>
            <w:right w:val="none" w:sz="0" w:space="0" w:color="auto"/>
          </w:divBdr>
        </w:div>
        <w:div w:id="1965885399">
          <w:marLeft w:val="1800"/>
          <w:marRight w:val="0"/>
          <w:marTop w:val="82"/>
          <w:marBottom w:val="0"/>
          <w:divBdr>
            <w:top w:val="none" w:sz="0" w:space="0" w:color="auto"/>
            <w:left w:val="none" w:sz="0" w:space="0" w:color="auto"/>
            <w:bottom w:val="none" w:sz="0" w:space="0" w:color="auto"/>
            <w:right w:val="none" w:sz="0" w:space="0" w:color="auto"/>
          </w:divBdr>
        </w:div>
      </w:divsChild>
    </w:div>
    <w:div w:id="1301499778">
      <w:bodyDiv w:val="1"/>
      <w:marLeft w:val="0"/>
      <w:marRight w:val="0"/>
      <w:marTop w:val="0"/>
      <w:marBottom w:val="0"/>
      <w:divBdr>
        <w:top w:val="none" w:sz="0" w:space="0" w:color="auto"/>
        <w:left w:val="none" w:sz="0" w:space="0" w:color="auto"/>
        <w:bottom w:val="none" w:sz="0" w:space="0" w:color="auto"/>
        <w:right w:val="none" w:sz="0" w:space="0" w:color="auto"/>
      </w:divBdr>
    </w:div>
    <w:div w:id="1302033122">
      <w:bodyDiv w:val="1"/>
      <w:marLeft w:val="0"/>
      <w:marRight w:val="0"/>
      <w:marTop w:val="0"/>
      <w:marBottom w:val="0"/>
      <w:divBdr>
        <w:top w:val="none" w:sz="0" w:space="0" w:color="auto"/>
        <w:left w:val="none" w:sz="0" w:space="0" w:color="auto"/>
        <w:bottom w:val="none" w:sz="0" w:space="0" w:color="auto"/>
        <w:right w:val="none" w:sz="0" w:space="0" w:color="auto"/>
      </w:divBdr>
      <w:divsChild>
        <w:div w:id="1787967757">
          <w:marLeft w:val="0"/>
          <w:marRight w:val="0"/>
          <w:marTop w:val="0"/>
          <w:marBottom w:val="0"/>
          <w:divBdr>
            <w:top w:val="none" w:sz="0" w:space="0" w:color="auto"/>
            <w:left w:val="none" w:sz="0" w:space="0" w:color="auto"/>
            <w:bottom w:val="none" w:sz="0" w:space="0" w:color="auto"/>
            <w:right w:val="none" w:sz="0" w:space="0" w:color="auto"/>
          </w:divBdr>
          <w:divsChild>
            <w:div w:id="144858705">
              <w:marLeft w:val="0"/>
              <w:marRight w:val="0"/>
              <w:marTop w:val="0"/>
              <w:marBottom w:val="0"/>
              <w:divBdr>
                <w:top w:val="none" w:sz="0" w:space="0" w:color="auto"/>
                <w:left w:val="none" w:sz="0" w:space="0" w:color="auto"/>
                <w:bottom w:val="none" w:sz="0" w:space="0" w:color="auto"/>
                <w:right w:val="none" w:sz="0" w:space="0" w:color="auto"/>
              </w:divBdr>
            </w:div>
            <w:div w:id="401685665">
              <w:marLeft w:val="0"/>
              <w:marRight w:val="0"/>
              <w:marTop w:val="0"/>
              <w:marBottom w:val="0"/>
              <w:divBdr>
                <w:top w:val="none" w:sz="0" w:space="0" w:color="auto"/>
                <w:left w:val="none" w:sz="0" w:space="0" w:color="auto"/>
                <w:bottom w:val="none" w:sz="0" w:space="0" w:color="auto"/>
                <w:right w:val="none" w:sz="0" w:space="0" w:color="auto"/>
              </w:divBdr>
            </w:div>
            <w:div w:id="602998468">
              <w:marLeft w:val="0"/>
              <w:marRight w:val="0"/>
              <w:marTop w:val="0"/>
              <w:marBottom w:val="0"/>
              <w:divBdr>
                <w:top w:val="none" w:sz="0" w:space="0" w:color="auto"/>
                <w:left w:val="none" w:sz="0" w:space="0" w:color="auto"/>
                <w:bottom w:val="none" w:sz="0" w:space="0" w:color="auto"/>
                <w:right w:val="none" w:sz="0" w:space="0" w:color="auto"/>
              </w:divBdr>
            </w:div>
            <w:div w:id="717708643">
              <w:marLeft w:val="0"/>
              <w:marRight w:val="0"/>
              <w:marTop w:val="0"/>
              <w:marBottom w:val="0"/>
              <w:divBdr>
                <w:top w:val="none" w:sz="0" w:space="0" w:color="auto"/>
                <w:left w:val="none" w:sz="0" w:space="0" w:color="auto"/>
                <w:bottom w:val="none" w:sz="0" w:space="0" w:color="auto"/>
                <w:right w:val="none" w:sz="0" w:space="0" w:color="auto"/>
              </w:divBdr>
            </w:div>
            <w:div w:id="836074943">
              <w:marLeft w:val="0"/>
              <w:marRight w:val="0"/>
              <w:marTop w:val="0"/>
              <w:marBottom w:val="0"/>
              <w:divBdr>
                <w:top w:val="none" w:sz="0" w:space="0" w:color="auto"/>
                <w:left w:val="none" w:sz="0" w:space="0" w:color="auto"/>
                <w:bottom w:val="none" w:sz="0" w:space="0" w:color="auto"/>
                <w:right w:val="none" w:sz="0" w:space="0" w:color="auto"/>
              </w:divBdr>
            </w:div>
            <w:div w:id="1952515454">
              <w:marLeft w:val="0"/>
              <w:marRight w:val="0"/>
              <w:marTop w:val="0"/>
              <w:marBottom w:val="0"/>
              <w:divBdr>
                <w:top w:val="none" w:sz="0" w:space="0" w:color="auto"/>
                <w:left w:val="none" w:sz="0" w:space="0" w:color="auto"/>
                <w:bottom w:val="none" w:sz="0" w:space="0" w:color="auto"/>
                <w:right w:val="none" w:sz="0" w:space="0" w:color="auto"/>
              </w:divBdr>
            </w:div>
            <w:div w:id="19672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42735">
      <w:bodyDiv w:val="1"/>
      <w:marLeft w:val="0"/>
      <w:marRight w:val="0"/>
      <w:marTop w:val="0"/>
      <w:marBottom w:val="0"/>
      <w:divBdr>
        <w:top w:val="none" w:sz="0" w:space="0" w:color="auto"/>
        <w:left w:val="none" w:sz="0" w:space="0" w:color="auto"/>
        <w:bottom w:val="none" w:sz="0" w:space="0" w:color="auto"/>
        <w:right w:val="none" w:sz="0" w:space="0" w:color="auto"/>
      </w:divBdr>
    </w:div>
    <w:div w:id="1302543461">
      <w:bodyDiv w:val="1"/>
      <w:marLeft w:val="0"/>
      <w:marRight w:val="0"/>
      <w:marTop w:val="0"/>
      <w:marBottom w:val="0"/>
      <w:divBdr>
        <w:top w:val="none" w:sz="0" w:space="0" w:color="auto"/>
        <w:left w:val="none" w:sz="0" w:space="0" w:color="auto"/>
        <w:bottom w:val="none" w:sz="0" w:space="0" w:color="auto"/>
        <w:right w:val="none" w:sz="0" w:space="0" w:color="auto"/>
      </w:divBdr>
    </w:div>
    <w:div w:id="1302615491">
      <w:bodyDiv w:val="1"/>
      <w:marLeft w:val="0"/>
      <w:marRight w:val="0"/>
      <w:marTop w:val="0"/>
      <w:marBottom w:val="0"/>
      <w:divBdr>
        <w:top w:val="none" w:sz="0" w:space="0" w:color="auto"/>
        <w:left w:val="none" w:sz="0" w:space="0" w:color="auto"/>
        <w:bottom w:val="none" w:sz="0" w:space="0" w:color="auto"/>
        <w:right w:val="none" w:sz="0" w:space="0" w:color="auto"/>
      </w:divBdr>
    </w:div>
    <w:div w:id="1302810185">
      <w:bodyDiv w:val="1"/>
      <w:marLeft w:val="0"/>
      <w:marRight w:val="0"/>
      <w:marTop w:val="0"/>
      <w:marBottom w:val="0"/>
      <w:divBdr>
        <w:top w:val="none" w:sz="0" w:space="0" w:color="auto"/>
        <w:left w:val="none" w:sz="0" w:space="0" w:color="auto"/>
        <w:bottom w:val="none" w:sz="0" w:space="0" w:color="auto"/>
        <w:right w:val="none" w:sz="0" w:space="0" w:color="auto"/>
      </w:divBdr>
    </w:div>
    <w:div w:id="1303804571">
      <w:bodyDiv w:val="1"/>
      <w:marLeft w:val="0"/>
      <w:marRight w:val="0"/>
      <w:marTop w:val="0"/>
      <w:marBottom w:val="0"/>
      <w:divBdr>
        <w:top w:val="none" w:sz="0" w:space="0" w:color="auto"/>
        <w:left w:val="none" w:sz="0" w:space="0" w:color="auto"/>
        <w:bottom w:val="none" w:sz="0" w:space="0" w:color="auto"/>
        <w:right w:val="none" w:sz="0" w:space="0" w:color="auto"/>
      </w:divBdr>
      <w:divsChild>
        <w:div w:id="223834195">
          <w:marLeft w:val="1166"/>
          <w:marRight w:val="0"/>
          <w:marTop w:val="96"/>
          <w:marBottom w:val="0"/>
          <w:divBdr>
            <w:top w:val="none" w:sz="0" w:space="0" w:color="auto"/>
            <w:left w:val="none" w:sz="0" w:space="0" w:color="auto"/>
            <w:bottom w:val="none" w:sz="0" w:space="0" w:color="auto"/>
            <w:right w:val="none" w:sz="0" w:space="0" w:color="auto"/>
          </w:divBdr>
        </w:div>
        <w:div w:id="1019815249">
          <w:marLeft w:val="1166"/>
          <w:marRight w:val="0"/>
          <w:marTop w:val="96"/>
          <w:marBottom w:val="0"/>
          <w:divBdr>
            <w:top w:val="none" w:sz="0" w:space="0" w:color="auto"/>
            <w:left w:val="none" w:sz="0" w:space="0" w:color="auto"/>
            <w:bottom w:val="none" w:sz="0" w:space="0" w:color="auto"/>
            <w:right w:val="none" w:sz="0" w:space="0" w:color="auto"/>
          </w:divBdr>
        </w:div>
        <w:div w:id="1067385474">
          <w:marLeft w:val="1166"/>
          <w:marRight w:val="0"/>
          <w:marTop w:val="96"/>
          <w:marBottom w:val="0"/>
          <w:divBdr>
            <w:top w:val="none" w:sz="0" w:space="0" w:color="auto"/>
            <w:left w:val="none" w:sz="0" w:space="0" w:color="auto"/>
            <w:bottom w:val="none" w:sz="0" w:space="0" w:color="auto"/>
            <w:right w:val="none" w:sz="0" w:space="0" w:color="auto"/>
          </w:divBdr>
        </w:div>
        <w:div w:id="1227228661">
          <w:marLeft w:val="1166"/>
          <w:marRight w:val="0"/>
          <w:marTop w:val="96"/>
          <w:marBottom w:val="0"/>
          <w:divBdr>
            <w:top w:val="none" w:sz="0" w:space="0" w:color="auto"/>
            <w:left w:val="none" w:sz="0" w:space="0" w:color="auto"/>
            <w:bottom w:val="none" w:sz="0" w:space="0" w:color="auto"/>
            <w:right w:val="none" w:sz="0" w:space="0" w:color="auto"/>
          </w:divBdr>
        </w:div>
        <w:div w:id="1597640916">
          <w:marLeft w:val="547"/>
          <w:marRight w:val="0"/>
          <w:marTop w:val="115"/>
          <w:marBottom w:val="0"/>
          <w:divBdr>
            <w:top w:val="none" w:sz="0" w:space="0" w:color="auto"/>
            <w:left w:val="none" w:sz="0" w:space="0" w:color="auto"/>
            <w:bottom w:val="none" w:sz="0" w:space="0" w:color="auto"/>
            <w:right w:val="none" w:sz="0" w:space="0" w:color="auto"/>
          </w:divBdr>
        </w:div>
        <w:div w:id="1897282155">
          <w:marLeft w:val="1166"/>
          <w:marRight w:val="0"/>
          <w:marTop w:val="96"/>
          <w:marBottom w:val="0"/>
          <w:divBdr>
            <w:top w:val="none" w:sz="0" w:space="0" w:color="auto"/>
            <w:left w:val="none" w:sz="0" w:space="0" w:color="auto"/>
            <w:bottom w:val="none" w:sz="0" w:space="0" w:color="auto"/>
            <w:right w:val="none" w:sz="0" w:space="0" w:color="auto"/>
          </w:divBdr>
        </w:div>
      </w:divsChild>
    </w:div>
    <w:div w:id="1304894876">
      <w:bodyDiv w:val="1"/>
      <w:marLeft w:val="0"/>
      <w:marRight w:val="0"/>
      <w:marTop w:val="0"/>
      <w:marBottom w:val="0"/>
      <w:divBdr>
        <w:top w:val="none" w:sz="0" w:space="0" w:color="auto"/>
        <w:left w:val="none" w:sz="0" w:space="0" w:color="auto"/>
        <w:bottom w:val="none" w:sz="0" w:space="0" w:color="auto"/>
        <w:right w:val="none" w:sz="0" w:space="0" w:color="auto"/>
      </w:divBdr>
      <w:divsChild>
        <w:div w:id="136193117">
          <w:marLeft w:val="1800"/>
          <w:marRight w:val="0"/>
          <w:marTop w:val="82"/>
          <w:marBottom w:val="0"/>
          <w:divBdr>
            <w:top w:val="none" w:sz="0" w:space="0" w:color="auto"/>
            <w:left w:val="none" w:sz="0" w:space="0" w:color="auto"/>
            <w:bottom w:val="none" w:sz="0" w:space="0" w:color="auto"/>
            <w:right w:val="none" w:sz="0" w:space="0" w:color="auto"/>
          </w:divBdr>
        </w:div>
        <w:div w:id="355693762">
          <w:marLeft w:val="1166"/>
          <w:marRight w:val="0"/>
          <w:marTop w:val="96"/>
          <w:marBottom w:val="0"/>
          <w:divBdr>
            <w:top w:val="none" w:sz="0" w:space="0" w:color="auto"/>
            <w:left w:val="none" w:sz="0" w:space="0" w:color="auto"/>
            <w:bottom w:val="none" w:sz="0" w:space="0" w:color="auto"/>
            <w:right w:val="none" w:sz="0" w:space="0" w:color="auto"/>
          </w:divBdr>
        </w:div>
        <w:div w:id="364252735">
          <w:marLeft w:val="1800"/>
          <w:marRight w:val="0"/>
          <w:marTop w:val="82"/>
          <w:marBottom w:val="0"/>
          <w:divBdr>
            <w:top w:val="none" w:sz="0" w:space="0" w:color="auto"/>
            <w:left w:val="none" w:sz="0" w:space="0" w:color="auto"/>
            <w:bottom w:val="none" w:sz="0" w:space="0" w:color="auto"/>
            <w:right w:val="none" w:sz="0" w:space="0" w:color="auto"/>
          </w:divBdr>
        </w:div>
        <w:div w:id="525876417">
          <w:marLeft w:val="547"/>
          <w:marRight w:val="0"/>
          <w:marTop w:val="106"/>
          <w:marBottom w:val="0"/>
          <w:divBdr>
            <w:top w:val="none" w:sz="0" w:space="0" w:color="auto"/>
            <w:left w:val="none" w:sz="0" w:space="0" w:color="auto"/>
            <w:bottom w:val="none" w:sz="0" w:space="0" w:color="auto"/>
            <w:right w:val="none" w:sz="0" w:space="0" w:color="auto"/>
          </w:divBdr>
        </w:div>
        <w:div w:id="611086584">
          <w:marLeft w:val="1166"/>
          <w:marRight w:val="0"/>
          <w:marTop w:val="96"/>
          <w:marBottom w:val="0"/>
          <w:divBdr>
            <w:top w:val="none" w:sz="0" w:space="0" w:color="auto"/>
            <w:left w:val="none" w:sz="0" w:space="0" w:color="auto"/>
            <w:bottom w:val="none" w:sz="0" w:space="0" w:color="auto"/>
            <w:right w:val="none" w:sz="0" w:space="0" w:color="auto"/>
          </w:divBdr>
        </w:div>
        <w:div w:id="1676347736">
          <w:marLeft w:val="1800"/>
          <w:marRight w:val="0"/>
          <w:marTop w:val="82"/>
          <w:marBottom w:val="0"/>
          <w:divBdr>
            <w:top w:val="none" w:sz="0" w:space="0" w:color="auto"/>
            <w:left w:val="none" w:sz="0" w:space="0" w:color="auto"/>
            <w:bottom w:val="none" w:sz="0" w:space="0" w:color="auto"/>
            <w:right w:val="none" w:sz="0" w:space="0" w:color="auto"/>
          </w:divBdr>
        </w:div>
        <w:div w:id="1995331569">
          <w:marLeft w:val="547"/>
          <w:marRight w:val="0"/>
          <w:marTop w:val="106"/>
          <w:marBottom w:val="0"/>
          <w:divBdr>
            <w:top w:val="none" w:sz="0" w:space="0" w:color="auto"/>
            <w:left w:val="none" w:sz="0" w:space="0" w:color="auto"/>
            <w:bottom w:val="none" w:sz="0" w:space="0" w:color="auto"/>
            <w:right w:val="none" w:sz="0" w:space="0" w:color="auto"/>
          </w:divBdr>
        </w:div>
      </w:divsChild>
    </w:div>
    <w:div w:id="1305506759">
      <w:bodyDiv w:val="1"/>
      <w:marLeft w:val="0"/>
      <w:marRight w:val="0"/>
      <w:marTop w:val="0"/>
      <w:marBottom w:val="0"/>
      <w:divBdr>
        <w:top w:val="none" w:sz="0" w:space="0" w:color="auto"/>
        <w:left w:val="none" w:sz="0" w:space="0" w:color="auto"/>
        <w:bottom w:val="none" w:sz="0" w:space="0" w:color="auto"/>
        <w:right w:val="none" w:sz="0" w:space="0" w:color="auto"/>
      </w:divBdr>
    </w:div>
    <w:div w:id="1306281414">
      <w:bodyDiv w:val="1"/>
      <w:marLeft w:val="0"/>
      <w:marRight w:val="0"/>
      <w:marTop w:val="0"/>
      <w:marBottom w:val="0"/>
      <w:divBdr>
        <w:top w:val="none" w:sz="0" w:space="0" w:color="auto"/>
        <w:left w:val="none" w:sz="0" w:space="0" w:color="auto"/>
        <w:bottom w:val="none" w:sz="0" w:space="0" w:color="auto"/>
        <w:right w:val="none" w:sz="0" w:space="0" w:color="auto"/>
      </w:divBdr>
    </w:div>
    <w:div w:id="1306742779">
      <w:bodyDiv w:val="1"/>
      <w:marLeft w:val="0"/>
      <w:marRight w:val="0"/>
      <w:marTop w:val="0"/>
      <w:marBottom w:val="0"/>
      <w:divBdr>
        <w:top w:val="none" w:sz="0" w:space="0" w:color="auto"/>
        <w:left w:val="none" w:sz="0" w:space="0" w:color="auto"/>
        <w:bottom w:val="none" w:sz="0" w:space="0" w:color="auto"/>
        <w:right w:val="none" w:sz="0" w:space="0" w:color="auto"/>
      </w:divBdr>
    </w:div>
    <w:div w:id="1310864120">
      <w:bodyDiv w:val="1"/>
      <w:marLeft w:val="0"/>
      <w:marRight w:val="0"/>
      <w:marTop w:val="0"/>
      <w:marBottom w:val="0"/>
      <w:divBdr>
        <w:top w:val="none" w:sz="0" w:space="0" w:color="auto"/>
        <w:left w:val="none" w:sz="0" w:space="0" w:color="auto"/>
        <w:bottom w:val="none" w:sz="0" w:space="0" w:color="auto"/>
        <w:right w:val="none" w:sz="0" w:space="0" w:color="auto"/>
      </w:divBdr>
    </w:div>
    <w:div w:id="1310985872">
      <w:bodyDiv w:val="1"/>
      <w:marLeft w:val="0"/>
      <w:marRight w:val="0"/>
      <w:marTop w:val="0"/>
      <w:marBottom w:val="0"/>
      <w:divBdr>
        <w:top w:val="none" w:sz="0" w:space="0" w:color="auto"/>
        <w:left w:val="none" w:sz="0" w:space="0" w:color="auto"/>
        <w:bottom w:val="none" w:sz="0" w:space="0" w:color="auto"/>
        <w:right w:val="none" w:sz="0" w:space="0" w:color="auto"/>
      </w:divBdr>
    </w:div>
    <w:div w:id="1311325121">
      <w:bodyDiv w:val="1"/>
      <w:marLeft w:val="0"/>
      <w:marRight w:val="0"/>
      <w:marTop w:val="0"/>
      <w:marBottom w:val="0"/>
      <w:divBdr>
        <w:top w:val="none" w:sz="0" w:space="0" w:color="auto"/>
        <w:left w:val="none" w:sz="0" w:space="0" w:color="auto"/>
        <w:bottom w:val="none" w:sz="0" w:space="0" w:color="auto"/>
        <w:right w:val="none" w:sz="0" w:space="0" w:color="auto"/>
      </w:divBdr>
    </w:div>
    <w:div w:id="1311591308">
      <w:bodyDiv w:val="1"/>
      <w:marLeft w:val="0"/>
      <w:marRight w:val="0"/>
      <w:marTop w:val="0"/>
      <w:marBottom w:val="0"/>
      <w:divBdr>
        <w:top w:val="none" w:sz="0" w:space="0" w:color="auto"/>
        <w:left w:val="none" w:sz="0" w:space="0" w:color="auto"/>
        <w:bottom w:val="none" w:sz="0" w:space="0" w:color="auto"/>
        <w:right w:val="none" w:sz="0" w:space="0" w:color="auto"/>
      </w:divBdr>
    </w:div>
    <w:div w:id="1311711071">
      <w:bodyDiv w:val="1"/>
      <w:marLeft w:val="0"/>
      <w:marRight w:val="0"/>
      <w:marTop w:val="0"/>
      <w:marBottom w:val="0"/>
      <w:divBdr>
        <w:top w:val="none" w:sz="0" w:space="0" w:color="auto"/>
        <w:left w:val="none" w:sz="0" w:space="0" w:color="auto"/>
        <w:bottom w:val="none" w:sz="0" w:space="0" w:color="auto"/>
        <w:right w:val="none" w:sz="0" w:space="0" w:color="auto"/>
      </w:divBdr>
      <w:divsChild>
        <w:div w:id="54202055">
          <w:marLeft w:val="1440"/>
          <w:marRight w:val="0"/>
          <w:marTop w:val="0"/>
          <w:marBottom w:val="0"/>
          <w:divBdr>
            <w:top w:val="none" w:sz="0" w:space="0" w:color="auto"/>
            <w:left w:val="none" w:sz="0" w:space="0" w:color="auto"/>
            <w:bottom w:val="none" w:sz="0" w:space="0" w:color="auto"/>
            <w:right w:val="none" w:sz="0" w:space="0" w:color="auto"/>
          </w:divBdr>
        </w:div>
        <w:div w:id="446629567">
          <w:marLeft w:val="2160"/>
          <w:marRight w:val="0"/>
          <w:marTop w:val="0"/>
          <w:marBottom w:val="0"/>
          <w:divBdr>
            <w:top w:val="none" w:sz="0" w:space="0" w:color="auto"/>
            <w:left w:val="none" w:sz="0" w:space="0" w:color="auto"/>
            <w:bottom w:val="none" w:sz="0" w:space="0" w:color="auto"/>
            <w:right w:val="none" w:sz="0" w:space="0" w:color="auto"/>
          </w:divBdr>
        </w:div>
        <w:div w:id="467824212">
          <w:marLeft w:val="2160"/>
          <w:marRight w:val="0"/>
          <w:marTop w:val="0"/>
          <w:marBottom w:val="0"/>
          <w:divBdr>
            <w:top w:val="none" w:sz="0" w:space="0" w:color="auto"/>
            <w:left w:val="none" w:sz="0" w:space="0" w:color="auto"/>
            <w:bottom w:val="none" w:sz="0" w:space="0" w:color="auto"/>
            <w:right w:val="none" w:sz="0" w:space="0" w:color="auto"/>
          </w:divBdr>
        </w:div>
        <w:div w:id="589316101">
          <w:marLeft w:val="2160"/>
          <w:marRight w:val="0"/>
          <w:marTop w:val="0"/>
          <w:marBottom w:val="0"/>
          <w:divBdr>
            <w:top w:val="none" w:sz="0" w:space="0" w:color="auto"/>
            <w:left w:val="none" w:sz="0" w:space="0" w:color="auto"/>
            <w:bottom w:val="none" w:sz="0" w:space="0" w:color="auto"/>
            <w:right w:val="none" w:sz="0" w:space="0" w:color="auto"/>
          </w:divBdr>
        </w:div>
        <w:div w:id="937250293">
          <w:marLeft w:val="2160"/>
          <w:marRight w:val="0"/>
          <w:marTop w:val="0"/>
          <w:marBottom w:val="0"/>
          <w:divBdr>
            <w:top w:val="none" w:sz="0" w:space="0" w:color="auto"/>
            <w:left w:val="none" w:sz="0" w:space="0" w:color="auto"/>
            <w:bottom w:val="none" w:sz="0" w:space="0" w:color="auto"/>
            <w:right w:val="none" w:sz="0" w:space="0" w:color="auto"/>
          </w:divBdr>
        </w:div>
        <w:div w:id="1145581359">
          <w:marLeft w:val="1440"/>
          <w:marRight w:val="0"/>
          <w:marTop w:val="0"/>
          <w:marBottom w:val="0"/>
          <w:divBdr>
            <w:top w:val="none" w:sz="0" w:space="0" w:color="auto"/>
            <w:left w:val="none" w:sz="0" w:space="0" w:color="auto"/>
            <w:bottom w:val="none" w:sz="0" w:space="0" w:color="auto"/>
            <w:right w:val="none" w:sz="0" w:space="0" w:color="auto"/>
          </w:divBdr>
        </w:div>
        <w:div w:id="1398747716">
          <w:marLeft w:val="720"/>
          <w:marRight w:val="0"/>
          <w:marTop w:val="0"/>
          <w:marBottom w:val="0"/>
          <w:divBdr>
            <w:top w:val="none" w:sz="0" w:space="0" w:color="auto"/>
            <w:left w:val="none" w:sz="0" w:space="0" w:color="auto"/>
            <w:bottom w:val="none" w:sz="0" w:space="0" w:color="auto"/>
            <w:right w:val="none" w:sz="0" w:space="0" w:color="auto"/>
          </w:divBdr>
        </w:div>
        <w:div w:id="1488206640">
          <w:marLeft w:val="2160"/>
          <w:marRight w:val="0"/>
          <w:marTop w:val="0"/>
          <w:marBottom w:val="0"/>
          <w:divBdr>
            <w:top w:val="none" w:sz="0" w:space="0" w:color="auto"/>
            <w:left w:val="none" w:sz="0" w:space="0" w:color="auto"/>
            <w:bottom w:val="none" w:sz="0" w:space="0" w:color="auto"/>
            <w:right w:val="none" w:sz="0" w:space="0" w:color="auto"/>
          </w:divBdr>
        </w:div>
        <w:div w:id="1689596822">
          <w:marLeft w:val="720"/>
          <w:marRight w:val="0"/>
          <w:marTop w:val="0"/>
          <w:marBottom w:val="0"/>
          <w:divBdr>
            <w:top w:val="none" w:sz="0" w:space="0" w:color="auto"/>
            <w:left w:val="none" w:sz="0" w:space="0" w:color="auto"/>
            <w:bottom w:val="none" w:sz="0" w:space="0" w:color="auto"/>
            <w:right w:val="none" w:sz="0" w:space="0" w:color="auto"/>
          </w:divBdr>
        </w:div>
        <w:div w:id="1727099600">
          <w:marLeft w:val="2160"/>
          <w:marRight w:val="0"/>
          <w:marTop w:val="0"/>
          <w:marBottom w:val="0"/>
          <w:divBdr>
            <w:top w:val="none" w:sz="0" w:space="0" w:color="auto"/>
            <w:left w:val="none" w:sz="0" w:space="0" w:color="auto"/>
            <w:bottom w:val="none" w:sz="0" w:space="0" w:color="auto"/>
            <w:right w:val="none" w:sz="0" w:space="0" w:color="auto"/>
          </w:divBdr>
        </w:div>
        <w:div w:id="1727221920">
          <w:marLeft w:val="1440"/>
          <w:marRight w:val="0"/>
          <w:marTop w:val="0"/>
          <w:marBottom w:val="0"/>
          <w:divBdr>
            <w:top w:val="none" w:sz="0" w:space="0" w:color="auto"/>
            <w:left w:val="none" w:sz="0" w:space="0" w:color="auto"/>
            <w:bottom w:val="none" w:sz="0" w:space="0" w:color="auto"/>
            <w:right w:val="none" w:sz="0" w:space="0" w:color="auto"/>
          </w:divBdr>
        </w:div>
        <w:div w:id="1788697223">
          <w:marLeft w:val="1440"/>
          <w:marRight w:val="0"/>
          <w:marTop w:val="0"/>
          <w:marBottom w:val="0"/>
          <w:divBdr>
            <w:top w:val="none" w:sz="0" w:space="0" w:color="auto"/>
            <w:left w:val="none" w:sz="0" w:space="0" w:color="auto"/>
            <w:bottom w:val="none" w:sz="0" w:space="0" w:color="auto"/>
            <w:right w:val="none" w:sz="0" w:space="0" w:color="auto"/>
          </w:divBdr>
        </w:div>
        <w:div w:id="1801724675">
          <w:marLeft w:val="720"/>
          <w:marRight w:val="0"/>
          <w:marTop w:val="0"/>
          <w:marBottom w:val="0"/>
          <w:divBdr>
            <w:top w:val="none" w:sz="0" w:space="0" w:color="auto"/>
            <w:left w:val="none" w:sz="0" w:space="0" w:color="auto"/>
            <w:bottom w:val="none" w:sz="0" w:space="0" w:color="auto"/>
            <w:right w:val="none" w:sz="0" w:space="0" w:color="auto"/>
          </w:divBdr>
        </w:div>
      </w:divsChild>
    </w:div>
    <w:div w:id="1311712618">
      <w:bodyDiv w:val="1"/>
      <w:marLeft w:val="0"/>
      <w:marRight w:val="0"/>
      <w:marTop w:val="0"/>
      <w:marBottom w:val="0"/>
      <w:divBdr>
        <w:top w:val="none" w:sz="0" w:space="0" w:color="auto"/>
        <w:left w:val="none" w:sz="0" w:space="0" w:color="auto"/>
        <w:bottom w:val="none" w:sz="0" w:space="0" w:color="auto"/>
        <w:right w:val="none" w:sz="0" w:space="0" w:color="auto"/>
      </w:divBdr>
    </w:div>
    <w:div w:id="1312097781">
      <w:bodyDiv w:val="1"/>
      <w:marLeft w:val="0"/>
      <w:marRight w:val="0"/>
      <w:marTop w:val="0"/>
      <w:marBottom w:val="0"/>
      <w:divBdr>
        <w:top w:val="none" w:sz="0" w:space="0" w:color="auto"/>
        <w:left w:val="none" w:sz="0" w:space="0" w:color="auto"/>
        <w:bottom w:val="none" w:sz="0" w:space="0" w:color="auto"/>
        <w:right w:val="none" w:sz="0" w:space="0" w:color="auto"/>
      </w:divBdr>
    </w:div>
    <w:div w:id="1312448415">
      <w:bodyDiv w:val="1"/>
      <w:marLeft w:val="0"/>
      <w:marRight w:val="0"/>
      <w:marTop w:val="0"/>
      <w:marBottom w:val="0"/>
      <w:divBdr>
        <w:top w:val="none" w:sz="0" w:space="0" w:color="auto"/>
        <w:left w:val="none" w:sz="0" w:space="0" w:color="auto"/>
        <w:bottom w:val="none" w:sz="0" w:space="0" w:color="auto"/>
        <w:right w:val="none" w:sz="0" w:space="0" w:color="auto"/>
      </w:divBdr>
    </w:div>
    <w:div w:id="1312834360">
      <w:bodyDiv w:val="1"/>
      <w:marLeft w:val="0"/>
      <w:marRight w:val="0"/>
      <w:marTop w:val="0"/>
      <w:marBottom w:val="0"/>
      <w:divBdr>
        <w:top w:val="none" w:sz="0" w:space="0" w:color="auto"/>
        <w:left w:val="none" w:sz="0" w:space="0" w:color="auto"/>
        <w:bottom w:val="none" w:sz="0" w:space="0" w:color="auto"/>
        <w:right w:val="none" w:sz="0" w:space="0" w:color="auto"/>
      </w:divBdr>
    </w:div>
    <w:div w:id="1314800550">
      <w:bodyDiv w:val="1"/>
      <w:marLeft w:val="0"/>
      <w:marRight w:val="0"/>
      <w:marTop w:val="0"/>
      <w:marBottom w:val="0"/>
      <w:divBdr>
        <w:top w:val="none" w:sz="0" w:space="0" w:color="auto"/>
        <w:left w:val="none" w:sz="0" w:space="0" w:color="auto"/>
        <w:bottom w:val="none" w:sz="0" w:space="0" w:color="auto"/>
        <w:right w:val="none" w:sz="0" w:space="0" w:color="auto"/>
      </w:divBdr>
      <w:divsChild>
        <w:div w:id="1301418294">
          <w:marLeft w:val="0"/>
          <w:marRight w:val="0"/>
          <w:marTop w:val="0"/>
          <w:marBottom w:val="0"/>
          <w:divBdr>
            <w:top w:val="none" w:sz="0" w:space="0" w:color="auto"/>
            <w:left w:val="none" w:sz="0" w:space="0" w:color="auto"/>
            <w:bottom w:val="none" w:sz="0" w:space="0" w:color="auto"/>
            <w:right w:val="none" w:sz="0" w:space="0" w:color="auto"/>
          </w:divBdr>
          <w:divsChild>
            <w:div w:id="238757232">
              <w:marLeft w:val="0"/>
              <w:marRight w:val="0"/>
              <w:marTop w:val="0"/>
              <w:marBottom w:val="0"/>
              <w:divBdr>
                <w:top w:val="none" w:sz="0" w:space="0" w:color="auto"/>
                <w:left w:val="none" w:sz="0" w:space="0" w:color="auto"/>
                <w:bottom w:val="none" w:sz="0" w:space="0" w:color="auto"/>
                <w:right w:val="none" w:sz="0" w:space="0" w:color="auto"/>
              </w:divBdr>
            </w:div>
            <w:div w:id="946304478">
              <w:marLeft w:val="0"/>
              <w:marRight w:val="0"/>
              <w:marTop w:val="0"/>
              <w:marBottom w:val="0"/>
              <w:divBdr>
                <w:top w:val="none" w:sz="0" w:space="0" w:color="auto"/>
                <w:left w:val="none" w:sz="0" w:space="0" w:color="auto"/>
                <w:bottom w:val="none" w:sz="0" w:space="0" w:color="auto"/>
                <w:right w:val="none" w:sz="0" w:space="0" w:color="auto"/>
              </w:divBdr>
            </w:div>
            <w:div w:id="18406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7060">
      <w:bodyDiv w:val="1"/>
      <w:marLeft w:val="0"/>
      <w:marRight w:val="0"/>
      <w:marTop w:val="0"/>
      <w:marBottom w:val="0"/>
      <w:divBdr>
        <w:top w:val="none" w:sz="0" w:space="0" w:color="auto"/>
        <w:left w:val="none" w:sz="0" w:space="0" w:color="auto"/>
        <w:bottom w:val="none" w:sz="0" w:space="0" w:color="auto"/>
        <w:right w:val="none" w:sz="0" w:space="0" w:color="auto"/>
      </w:divBdr>
    </w:div>
    <w:div w:id="1316643150">
      <w:bodyDiv w:val="1"/>
      <w:marLeft w:val="0"/>
      <w:marRight w:val="0"/>
      <w:marTop w:val="0"/>
      <w:marBottom w:val="0"/>
      <w:divBdr>
        <w:top w:val="none" w:sz="0" w:space="0" w:color="auto"/>
        <w:left w:val="none" w:sz="0" w:space="0" w:color="auto"/>
        <w:bottom w:val="none" w:sz="0" w:space="0" w:color="auto"/>
        <w:right w:val="none" w:sz="0" w:space="0" w:color="auto"/>
      </w:divBdr>
    </w:div>
    <w:div w:id="1316647993">
      <w:bodyDiv w:val="1"/>
      <w:marLeft w:val="0"/>
      <w:marRight w:val="0"/>
      <w:marTop w:val="0"/>
      <w:marBottom w:val="0"/>
      <w:divBdr>
        <w:top w:val="none" w:sz="0" w:space="0" w:color="auto"/>
        <w:left w:val="none" w:sz="0" w:space="0" w:color="auto"/>
        <w:bottom w:val="none" w:sz="0" w:space="0" w:color="auto"/>
        <w:right w:val="none" w:sz="0" w:space="0" w:color="auto"/>
      </w:divBdr>
    </w:div>
    <w:div w:id="1316952213">
      <w:bodyDiv w:val="1"/>
      <w:marLeft w:val="0"/>
      <w:marRight w:val="0"/>
      <w:marTop w:val="0"/>
      <w:marBottom w:val="0"/>
      <w:divBdr>
        <w:top w:val="none" w:sz="0" w:space="0" w:color="auto"/>
        <w:left w:val="none" w:sz="0" w:space="0" w:color="auto"/>
        <w:bottom w:val="none" w:sz="0" w:space="0" w:color="auto"/>
        <w:right w:val="none" w:sz="0" w:space="0" w:color="auto"/>
      </w:divBdr>
      <w:divsChild>
        <w:div w:id="10420792">
          <w:marLeft w:val="1166"/>
          <w:marRight w:val="0"/>
          <w:marTop w:val="96"/>
          <w:marBottom w:val="0"/>
          <w:divBdr>
            <w:top w:val="none" w:sz="0" w:space="0" w:color="auto"/>
            <w:left w:val="none" w:sz="0" w:space="0" w:color="auto"/>
            <w:bottom w:val="none" w:sz="0" w:space="0" w:color="auto"/>
            <w:right w:val="none" w:sz="0" w:space="0" w:color="auto"/>
          </w:divBdr>
        </w:div>
        <w:div w:id="28265830">
          <w:marLeft w:val="1800"/>
          <w:marRight w:val="0"/>
          <w:marTop w:val="77"/>
          <w:marBottom w:val="0"/>
          <w:divBdr>
            <w:top w:val="none" w:sz="0" w:space="0" w:color="auto"/>
            <w:left w:val="none" w:sz="0" w:space="0" w:color="auto"/>
            <w:bottom w:val="none" w:sz="0" w:space="0" w:color="auto"/>
            <w:right w:val="none" w:sz="0" w:space="0" w:color="auto"/>
          </w:divBdr>
        </w:div>
        <w:div w:id="70660349">
          <w:marLeft w:val="1800"/>
          <w:marRight w:val="0"/>
          <w:marTop w:val="77"/>
          <w:marBottom w:val="0"/>
          <w:divBdr>
            <w:top w:val="none" w:sz="0" w:space="0" w:color="auto"/>
            <w:left w:val="none" w:sz="0" w:space="0" w:color="auto"/>
            <w:bottom w:val="none" w:sz="0" w:space="0" w:color="auto"/>
            <w:right w:val="none" w:sz="0" w:space="0" w:color="auto"/>
          </w:divBdr>
        </w:div>
        <w:div w:id="206570294">
          <w:marLeft w:val="1800"/>
          <w:marRight w:val="0"/>
          <w:marTop w:val="77"/>
          <w:marBottom w:val="0"/>
          <w:divBdr>
            <w:top w:val="none" w:sz="0" w:space="0" w:color="auto"/>
            <w:left w:val="none" w:sz="0" w:space="0" w:color="auto"/>
            <w:bottom w:val="none" w:sz="0" w:space="0" w:color="auto"/>
            <w:right w:val="none" w:sz="0" w:space="0" w:color="auto"/>
          </w:divBdr>
        </w:div>
        <w:div w:id="940066437">
          <w:marLeft w:val="1166"/>
          <w:marRight w:val="0"/>
          <w:marTop w:val="96"/>
          <w:marBottom w:val="0"/>
          <w:divBdr>
            <w:top w:val="none" w:sz="0" w:space="0" w:color="auto"/>
            <w:left w:val="none" w:sz="0" w:space="0" w:color="auto"/>
            <w:bottom w:val="none" w:sz="0" w:space="0" w:color="auto"/>
            <w:right w:val="none" w:sz="0" w:space="0" w:color="auto"/>
          </w:divBdr>
        </w:div>
        <w:div w:id="1516068044">
          <w:marLeft w:val="1800"/>
          <w:marRight w:val="0"/>
          <w:marTop w:val="77"/>
          <w:marBottom w:val="0"/>
          <w:divBdr>
            <w:top w:val="none" w:sz="0" w:space="0" w:color="auto"/>
            <w:left w:val="none" w:sz="0" w:space="0" w:color="auto"/>
            <w:bottom w:val="none" w:sz="0" w:space="0" w:color="auto"/>
            <w:right w:val="none" w:sz="0" w:space="0" w:color="auto"/>
          </w:divBdr>
        </w:div>
        <w:div w:id="1551725188">
          <w:marLeft w:val="547"/>
          <w:marRight w:val="0"/>
          <w:marTop w:val="115"/>
          <w:marBottom w:val="0"/>
          <w:divBdr>
            <w:top w:val="none" w:sz="0" w:space="0" w:color="auto"/>
            <w:left w:val="none" w:sz="0" w:space="0" w:color="auto"/>
            <w:bottom w:val="none" w:sz="0" w:space="0" w:color="auto"/>
            <w:right w:val="none" w:sz="0" w:space="0" w:color="auto"/>
          </w:divBdr>
        </w:div>
      </w:divsChild>
    </w:div>
    <w:div w:id="1318146416">
      <w:bodyDiv w:val="1"/>
      <w:marLeft w:val="0"/>
      <w:marRight w:val="0"/>
      <w:marTop w:val="0"/>
      <w:marBottom w:val="0"/>
      <w:divBdr>
        <w:top w:val="none" w:sz="0" w:space="0" w:color="auto"/>
        <w:left w:val="none" w:sz="0" w:space="0" w:color="auto"/>
        <w:bottom w:val="none" w:sz="0" w:space="0" w:color="auto"/>
        <w:right w:val="none" w:sz="0" w:space="0" w:color="auto"/>
      </w:divBdr>
    </w:div>
    <w:div w:id="1318610003">
      <w:bodyDiv w:val="1"/>
      <w:marLeft w:val="0"/>
      <w:marRight w:val="0"/>
      <w:marTop w:val="0"/>
      <w:marBottom w:val="0"/>
      <w:divBdr>
        <w:top w:val="none" w:sz="0" w:space="0" w:color="auto"/>
        <w:left w:val="none" w:sz="0" w:space="0" w:color="auto"/>
        <w:bottom w:val="none" w:sz="0" w:space="0" w:color="auto"/>
        <w:right w:val="none" w:sz="0" w:space="0" w:color="auto"/>
      </w:divBdr>
    </w:div>
    <w:div w:id="1318992644">
      <w:bodyDiv w:val="1"/>
      <w:marLeft w:val="0"/>
      <w:marRight w:val="0"/>
      <w:marTop w:val="0"/>
      <w:marBottom w:val="0"/>
      <w:divBdr>
        <w:top w:val="none" w:sz="0" w:space="0" w:color="auto"/>
        <w:left w:val="none" w:sz="0" w:space="0" w:color="auto"/>
        <w:bottom w:val="none" w:sz="0" w:space="0" w:color="auto"/>
        <w:right w:val="none" w:sz="0" w:space="0" w:color="auto"/>
      </w:divBdr>
    </w:div>
    <w:div w:id="1320841498">
      <w:bodyDiv w:val="1"/>
      <w:marLeft w:val="0"/>
      <w:marRight w:val="0"/>
      <w:marTop w:val="0"/>
      <w:marBottom w:val="0"/>
      <w:divBdr>
        <w:top w:val="none" w:sz="0" w:space="0" w:color="auto"/>
        <w:left w:val="none" w:sz="0" w:space="0" w:color="auto"/>
        <w:bottom w:val="none" w:sz="0" w:space="0" w:color="auto"/>
        <w:right w:val="none" w:sz="0" w:space="0" w:color="auto"/>
      </w:divBdr>
    </w:div>
    <w:div w:id="1321469956">
      <w:bodyDiv w:val="1"/>
      <w:marLeft w:val="0"/>
      <w:marRight w:val="0"/>
      <w:marTop w:val="0"/>
      <w:marBottom w:val="0"/>
      <w:divBdr>
        <w:top w:val="none" w:sz="0" w:space="0" w:color="auto"/>
        <w:left w:val="none" w:sz="0" w:space="0" w:color="auto"/>
        <w:bottom w:val="none" w:sz="0" w:space="0" w:color="auto"/>
        <w:right w:val="none" w:sz="0" w:space="0" w:color="auto"/>
      </w:divBdr>
    </w:div>
    <w:div w:id="1321697154">
      <w:bodyDiv w:val="1"/>
      <w:marLeft w:val="0"/>
      <w:marRight w:val="0"/>
      <w:marTop w:val="0"/>
      <w:marBottom w:val="0"/>
      <w:divBdr>
        <w:top w:val="none" w:sz="0" w:space="0" w:color="auto"/>
        <w:left w:val="none" w:sz="0" w:space="0" w:color="auto"/>
        <w:bottom w:val="none" w:sz="0" w:space="0" w:color="auto"/>
        <w:right w:val="none" w:sz="0" w:space="0" w:color="auto"/>
      </w:divBdr>
    </w:div>
    <w:div w:id="1322272704">
      <w:bodyDiv w:val="1"/>
      <w:marLeft w:val="0"/>
      <w:marRight w:val="0"/>
      <w:marTop w:val="0"/>
      <w:marBottom w:val="0"/>
      <w:divBdr>
        <w:top w:val="none" w:sz="0" w:space="0" w:color="auto"/>
        <w:left w:val="none" w:sz="0" w:space="0" w:color="auto"/>
        <w:bottom w:val="none" w:sz="0" w:space="0" w:color="auto"/>
        <w:right w:val="none" w:sz="0" w:space="0" w:color="auto"/>
      </w:divBdr>
    </w:div>
    <w:div w:id="1323586315">
      <w:bodyDiv w:val="1"/>
      <w:marLeft w:val="0"/>
      <w:marRight w:val="0"/>
      <w:marTop w:val="0"/>
      <w:marBottom w:val="0"/>
      <w:divBdr>
        <w:top w:val="none" w:sz="0" w:space="0" w:color="auto"/>
        <w:left w:val="none" w:sz="0" w:space="0" w:color="auto"/>
        <w:bottom w:val="none" w:sz="0" w:space="0" w:color="auto"/>
        <w:right w:val="none" w:sz="0" w:space="0" w:color="auto"/>
      </w:divBdr>
      <w:divsChild>
        <w:div w:id="436369208">
          <w:marLeft w:val="1800"/>
          <w:marRight w:val="0"/>
          <w:marTop w:val="86"/>
          <w:marBottom w:val="0"/>
          <w:divBdr>
            <w:top w:val="none" w:sz="0" w:space="0" w:color="auto"/>
            <w:left w:val="none" w:sz="0" w:space="0" w:color="auto"/>
            <w:bottom w:val="none" w:sz="0" w:space="0" w:color="auto"/>
            <w:right w:val="none" w:sz="0" w:space="0" w:color="auto"/>
          </w:divBdr>
        </w:div>
        <w:div w:id="515923996">
          <w:marLeft w:val="547"/>
          <w:marRight w:val="0"/>
          <w:marTop w:val="106"/>
          <w:marBottom w:val="0"/>
          <w:divBdr>
            <w:top w:val="none" w:sz="0" w:space="0" w:color="auto"/>
            <w:left w:val="none" w:sz="0" w:space="0" w:color="auto"/>
            <w:bottom w:val="none" w:sz="0" w:space="0" w:color="auto"/>
            <w:right w:val="none" w:sz="0" w:space="0" w:color="auto"/>
          </w:divBdr>
        </w:div>
        <w:div w:id="547183505">
          <w:marLeft w:val="1800"/>
          <w:marRight w:val="0"/>
          <w:marTop w:val="86"/>
          <w:marBottom w:val="0"/>
          <w:divBdr>
            <w:top w:val="none" w:sz="0" w:space="0" w:color="auto"/>
            <w:left w:val="none" w:sz="0" w:space="0" w:color="auto"/>
            <w:bottom w:val="none" w:sz="0" w:space="0" w:color="auto"/>
            <w:right w:val="none" w:sz="0" w:space="0" w:color="auto"/>
          </w:divBdr>
        </w:div>
        <w:div w:id="957905800">
          <w:marLeft w:val="1800"/>
          <w:marRight w:val="0"/>
          <w:marTop w:val="86"/>
          <w:marBottom w:val="0"/>
          <w:divBdr>
            <w:top w:val="none" w:sz="0" w:space="0" w:color="auto"/>
            <w:left w:val="none" w:sz="0" w:space="0" w:color="auto"/>
            <w:bottom w:val="none" w:sz="0" w:space="0" w:color="auto"/>
            <w:right w:val="none" w:sz="0" w:space="0" w:color="auto"/>
          </w:divBdr>
        </w:div>
        <w:div w:id="1356468373">
          <w:marLeft w:val="1166"/>
          <w:marRight w:val="0"/>
          <w:marTop w:val="96"/>
          <w:marBottom w:val="0"/>
          <w:divBdr>
            <w:top w:val="none" w:sz="0" w:space="0" w:color="auto"/>
            <w:left w:val="none" w:sz="0" w:space="0" w:color="auto"/>
            <w:bottom w:val="none" w:sz="0" w:space="0" w:color="auto"/>
            <w:right w:val="none" w:sz="0" w:space="0" w:color="auto"/>
          </w:divBdr>
        </w:div>
        <w:div w:id="1384794509">
          <w:marLeft w:val="1800"/>
          <w:marRight w:val="0"/>
          <w:marTop w:val="86"/>
          <w:marBottom w:val="0"/>
          <w:divBdr>
            <w:top w:val="none" w:sz="0" w:space="0" w:color="auto"/>
            <w:left w:val="none" w:sz="0" w:space="0" w:color="auto"/>
            <w:bottom w:val="none" w:sz="0" w:space="0" w:color="auto"/>
            <w:right w:val="none" w:sz="0" w:space="0" w:color="auto"/>
          </w:divBdr>
        </w:div>
        <w:div w:id="1418405373">
          <w:marLeft w:val="1166"/>
          <w:marRight w:val="0"/>
          <w:marTop w:val="96"/>
          <w:marBottom w:val="0"/>
          <w:divBdr>
            <w:top w:val="none" w:sz="0" w:space="0" w:color="auto"/>
            <w:left w:val="none" w:sz="0" w:space="0" w:color="auto"/>
            <w:bottom w:val="none" w:sz="0" w:space="0" w:color="auto"/>
            <w:right w:val="none" w:sz="0" w:space="0" w:color="auto"/>
          </w:divBdr>
        </w:div>
        <w:div w:id="1423574820">
          <w:marLeft w:val="1800"/>
          <w:marRight w:val="0"/>
          <w:marTop w:val="86"/>
          <w:marBottom w:val="0"/>
          <w:divBdr>
            <w:top w:val="none" w:sz="0" w:space="0" w:color="auto"/>
            <w:left w:val="none" w:sz="0" w:space="0" w:color="auto"/>
            <w:bottom w:val="none" w:sz="0" w:space="0" w:color="auto"/>
            <w:right w:val="none" w:sz="0" w:space="0" w:color="auto"/>
          </w:divBdr>
        </w:div>
        <w:div w:id="1631857500">
          <w:marLeft w:val="1800"/>
          <w:marRight w:val="0"/>
          <w:marTop w:val="86"/>
          <w:marBottom w:val="0"/>
          <w:divBdr>
            <w:top w:val="none" w:sz="0" w:space="0" w:color="auto"/>
            <w:left w:val="none" w:sz="0" w:space="0" w:color="auto"/>
            <w:bottom w:val="none" w:sz="0" w:space="0" w:color="auto"/>
            <w:right w:val="none" w:sz="0" w:space="0" w:color="auto"/>
          </w:divBdr>
        </w:div>
        <w:div w:id="2057466253">
          <w:marLeft w:val="1800"/>
          <w:marRight w:val="0"/>
          <w:marTop w:val="86"/>
          <w:marBottom w:val="0"/>
          <w:divBdr>
            <w:top w:val="none" w:sz="0" w:space="0" w:color="auto"/>
            <w:left w:val="none" w:sz="0" w:space="0" w:color="auto"/>
            <w:bottom w:val="none" w:sz="0" w:space="0" w:color="auto"/>
            <w:right w:val="none" w:sz="0" w:space="0" w:color="auto"/>
          </w:divBdr>
        </w:div>
      </w:divsChild>
    </w:div>
    <w:div w:id="1324047111">
      <w:bodyDiv w:val="1"/>
      <w:marLeft w:val="0"/>
      <w:marRight w:val="0"/>
      <w:marTop w:val="0"/>
      <w:marBottom w:val="0"/>
      <w:divBdr>
        <w:top w:val="none" w:sz="0" w:space="0" w:color="auto"/>
        <w:left w:val="none" w:sz="0" w:space="0" w:color="auto"/>
        <w:bottom w:val="none" w:sz="0" w:space="0" w:color="auto"/>
        <w:right w:val="none" w:sz="0" w:space="0" w:color="auto"/>
      </w:divBdr>
    </w:div>
    <w:div w:id="1324702789">
      <w:bodyDiv w:val="1"/>
      <w:marLeft w:val="0"/>
      <w:marRight w:val="0"/>
      <w:marTop w:val="0"/>
      <w:marBottom w:val="0"/>
      <w:divBdr>
        <w:top w:val="none" w:sz="0" w:space="0" w:color="auto"/>
        <w:left w:val="none" w:sz="0" w:space="0" w:color="auto"/>
        <w:bottom w:val="none" w:sz="0" w:space="0" w:color="auto"/>
        <w:right w:val="none" w:sz="0" w:space="0" w:color="auto"/>
      </w:divBdr>
    </w:div>
    <w:div w:id="1325158402">
      <w:bodyDiv w:val="1"/>
      <w:marLeft w:val="0"/>
      <w:marRight w:val="0"/>
      <w:marTop w:val="0"/>
      <w:marBottom w:val="0"/>
      <w:divBdr>
        <w:top w:val="none" w:sz="0" w:space="0" w:color="auto"/>
        <w:left w:val="none" w:sz="0" w:space="0" w:color="auto"/>
        <w:bottom w:val="none" w:sz="0" w:space="0" w:color="auto"/>
        <w:right w:val="none" w:sz="0" w:space="0" w:color="auto"/>
      </w:divBdr>
    </w:div>
    <w:div w:id="1325621362">
      <w:bodyDiv w:val="1"/>
      <w:marLeft w:val="0"/>
      <w:marRight w:val="0"/>
      <w:marTop w:val="0"/>
      <w:marBottom w:val="0"/>
      <w:divBdr>
        <w:top w:val="none" w:sz="0" w:space="0" w:color="auto"/>
        <w:left w:val="none" w:sz="0" w:space="0" w:color="auto"/>
        <w:bottom w:val="none" w:sz="0" w:space="0" w:color="auto"/>
        <w:right w:val="none" w:sz="0" w:space="0" w:color="auto"/>
      </w:divBdr>
      <w:divsChild>
        <w:div w:id="47270245">
          <w:marLeft w:val="547"/>
          <w:marRight w:val="0"/>
          <w:marTop w:val="115"/>
          <w:marBottom w:val="0"/>
          <w:divBdr>
            <w:top w:val="none" w:sz="0" w:space="0" w:color="auto"/>
            <w:left w:val="none" w:sz="0" w:space="0" w:color="auto"/>
            <w:bottom w:val="none" w:sz="0" w:space="0" w:color="auto"/>
            <w:right w:val="none" w:sz="0" w:space="0" w:color="auto"/>
          </w:divBdr>
        </w:div>
        <w:div w:id="62417888">
          <w:marLeft w:val="547"/>
          <w:marRight w:val="0"/>
          <w:marTop w:val="115"/>
          <w:marBottom w:val="0"/>
          <w:divBdr>
            <w:top w:val="none" w:sz="0" w:space="0" w:color="auto"/>
            <w:left w:val="none" w:sz="0" w:space="0" w:color="auto"/>
            <w:bottom w:val="none" w:sz="0" w:space="0" w:color="auto"/>
            <w:right w:val="none" w:sz="0" w:space="0" w:color="auto"/>
          </w:divBdr>
        </w:div>
        <w:div w:id="1411808869">
          <w:marLeft w:val="547"/>
          <w:marRight w:val="0"/>
          <w:marTop w:val="115"/>
          <w:marBottom w:val="0"/>
          <w:divBdr>
            <w:top w:val="none" w:sz="0" w:space="0" w:color="auto"/>
            <w:left w:val="none" w:sz="0" w:space="0" w:color="auto"/>
            <w:bottom w:val="none" w:sz="0" w:space="0" w:color="auto"/>
            <w:right w:val="none" w:sz="0" w:space="0" w:color="auto"/>
          </w:divBdr>
        </w:div>
        <w:div w:id="2086341373">
          <w:marLeft w:val="1166"/>
          <w:marRight w:val="0"/>
          <w:marTop w:val="96"/>
          <w:marBottom w:val="0"/>
          <w:divBdr>
            <w:top w:val="none" w:sz="0" w:space="0" w:color="auto"/>
            <w:left w:val="none" w:sz="0" w:space="0" w:color="auto"/>
            <w:bottom w:val="none" w:sz="0" w:space="0" w:color="auto"/>
            <w:right w:val="none" w:sz="0" w:space="0" w:color="auto"/>
          </w:divBdr>
        </w:div>
      </w:divsChild>
    </w:div>
    <w:div w:id="1326470711">
      <w:bodyDiv w:val="1"/>
      <w:marLeft w:val="0"/>
      <w:marRight w:val="0"/>
      <w:marTop w:val="0"/>
      <w:marBottom w:val="0"/>
      <w:divBdr>
        <w:top w:val="none" w:sz="0" w:space="0" w:color="auto"/>
        <w:left w:val="none" w:sz="0" w:space="0" w:color="auto"/>
        <w:bottom w:val="none" w:sz="0" w:space="0" w:color="auto"/>
        <w:right w:val="none" w:sz="0" w:space="0" w:color="auto"/>
      </w:divBdr>
    </w:div>
    <w:div w:id="1326930982">
      <w:bodyDiv w:val="1"/>
      <w:marLeft w:val="0"/>
      <w:marRight w:val="0"/>
      <w:marTop w:val="0"/>
      <w:marBottom w:val="0"/>
      <w:divBdr>
        <w:top w:val="none" w:sz="0" w:space="0" w:color="auto"/>
        <w:left w:val="none" w:sz="0" w:space="0" w:color="auto"/>
        <w:bottom w:val="none" w:sz="0" w:space="0" w:color="auto"/>
        <w:right w:val="none" w:sz="0" w:space="0" w:color="auto"/>
      </w:divBdr>
    </w:div>
    <w:div w:id="1326934355">
      <w:bodyDiv w:val="1"/>
      <w:marLeft w:val="0"/>
      <w:marRight w:val="0"/>
      <w:marTop w:val="0"/>
      <w:marBottom w:val="0"/>
      <w:divBdr>
        <w:top w:val="none" w:sz="0" w:space="0" w:color="auto"/>
        <w:left w:val="none" w:sz="0" w:space="0" w:color="auto"/>
        <w:bottom w:val="none" w:sz="0" w:space="0" w:color="auto"/>
        <w:right w:val="none" w:sz="0" w:space="0" w:color="auto"/>
      </w:divBdr>
    </w:div>
    <w:div w:id="1327124246">
      <w:bodyDiv w:val="1"/>
      <w:marLeft w:val="0"/>
      <w:marRight w:val="0"/>
      <w:marTop w:val="0"/>
      <w:marBottom w:val="0"/>
      <w:divBdr>
        <w:top w:val="none" w:sz="0" w:space="0" w:color="auto"/>
        <w:left w:val="none" w:sz="0" w:space="0" w:color="auto"/>
        <w:bottom w:val="none" w:sz="0" w:space="0" w:color="auto"/>
        <w:right w:val="none" w:sz="0" w:space="0" w:color="auto"/>
      </w:divBdr>
    </w:div>
    <w:div w:id="1328248969">
      <w:bodyDiv w:val="1"/>
      <w:marLeft w:val="0"/>
      <w:marRight w:val="0"/>
      <w:marTop w:val="0"/>
      <w:marBottom w:val="0"/>
      <w:divBdr>
        <w:top w:val="none" w:sz="0" w:space="0" w:color="auto"/>
        <w:left w:val="none" w:sz="0" w:space="0" w:color="auto"/>
        <w:bottom w:val="none" w:sz="0" w:space="0" w:color="auto"/>
        <w:right w:val="none" w:sz="0" w:space="0" w:color="auto"/>
      </w:divBdr>
      <w:divsChild>
        <w:div w:id="401565293">
          <w:marLeft w:val="1166"/>
          <w:marRight w:val="0"/>
          <w:marTop w:val="115"/>
          <w:marBottom w:val="0"/>
          <w:divBdr>
            <w:top w:val="none" w:sz="0" w:space="0" w:color="auto"/>
            <w:left w:val="none" w:sz="0" w:space="0" w:color="auto"/>
            <w:bottom w:val="none" w:sz="0" w:space="0" w:color="auto"/>
            <w:right w:val="none" w:sz="0" w:space="0" w:color="auto"/>
          </w:divBdr>
        </w:div>
        <w:div w:id="637226368">
          <w:marLeft w:val="547"/>
          <w:marRight w:val="0"/>
          <w:marTop w:val="134"/>
          <w:marBottom w:val="0"/>
          <w:divBdr>
            <w:top w:val="none" w:sz="0" w:space="0" w:color="auto"/>
            <w:left w:val="none" w:sz="0" w:space="0" w:color="auto"/>
            <w:bottom w:val="none" w:sz="0" w:space="0" w:color="auto"/>
            <w:right w:val="none" w:sz="0" w:space="0" w:color="auto"/>
          </w:divBdr>
        </w:div>
        <w:div w:id="679233142">
          <w:marLeft w:val="547"/>
          <w:marRight w:val="0"/>
          <w:marTop w:val="134"/>
          <w:marBottom w:val="0"/>
          <w:divBdr>
            <w:top w:val="none" w:sz="0" w:space="0" w:color="auto"/>
            <w:left w:val="none" w:sz="0" w:space="0" w:color="auto"/>
            <w:bottom w:val="none" w:sz="0" w:space="0" w:color="auto"/>
            <w:right w:val="none" w:sz="0" w:space="0" w:color="auto"/>
          </w:divBdr>
        </w:div>
        <w:div w:id="1631473818">
          <w:marLeft w:val="1166"/>
          <w:marRight w:val="0"/>
          <w:marTop w:val="115"/>
          <w:marBottom w:val="0"/>
          <w:divBdr>
            <w:top w:val="none" w:sz="0" w:space="0" w:color="auto"/>
            <w:left w:val="none" w:sz="0" w:space="0" w:color="auto"/>
            <w:bottom w:val="none" w:sz="0" w:space="0" w:color="auto"/>
            <w:right w:val="none" w:sz="0" w:space="0" w:color="auto"/>
          </w:divBdr>
        </w:div>
      </w:divsChild>
    </w:div>
    <w:div w:id="1328630863">
      <w:bodyDiv w:val="1"/>
      <w:marLeft w:val="0"/>
      <w:marRight w:val="0"/>
      <w:marTop w:val="0"/>
      <w:marBottom w:val="0"/>
      <w:divBdr>
        <w:top w:val="none" w:sz="0" w:space="0" w:color="auto"/>
        <w:left w:val="none" w:sz="0" w:space="0" w:color="auto"/>
        <w:bottom w:val="none" w:sz="0" w:space="0" w:color="auto"/>
        <w:right w:val="none" w:sz="0" w:space="0" w:color="auto"/>
      </w:divBdr>
    </w:div>
    <w:div w:id="1329674063">
      <w:bodyDiv w:val="1"/>
      <w:marLeft w:val="0"/>
      <w:marRight w:val="0"/>
      <w:marTop w:val="0"/>
      <w:marBottom w:val="0"/>
      <w:divBdr>
        <w:top w:val="none" w:sz="0" w:space="0" w:color="auto"/>
        <w:left w:val="none" w:sz="0" w:space="0" w:color="auto"/>
        <w:bottom w:val="none" w:sz="0" w:space="0" w:color="auto"/>
        <w:right w:val="none" w:sz="0" w:space="0" w:color="auto"/>
      </w:divBdr>
    </w:div>
    <w:div w:id="1330643925">
      <w:bodyDiv w:val="1"/>
      <w:marLeft w:val="0"/>
      <w:marRight w:val="0"/>
      <w:marTop w:val="0"/>
      <w:marBottom w:val="0"/>
      <w:divBdr>
        <w:top w:val="none" w:sz="0" w:space="0" w:color="auto"/>
        <w:left w:val="none" w:sz="0" w:space="0" w:color="auto"/>
        <w:bottom w:val="none" w:sz="0" w:space="0" w:color="auto"/>
        <w:right w:val="none" w:sz="0" w:space="0" w:color="auto"/>
      </w:divBdr>
      <w:divsChild>
        <w:div w:id="455761387">
          <w:marLeft w:val="1800"/>
          <w:marRight w:val="0"/>
          <w:marTop w:val="86"/>
          <w:marBottom w:val="0"/>
          <w:divBdr>
            <w:top w:val="none" w:sz="0" w:space="0" w:color="auto"/>
            <w:left w:val="none" w:sz="0" w:space="0" w:color="auto"/>
            <w:bottom w:val="none" w:sz="0" w:space="0" w:color="auto"/>
            <w:right w:val="none" w:sz="0" w:space="0" w:color="auto"/>
          </w:divBdr>
        </w:div>
        <w:div w:id="523058286">
          <w:marLeft w:val="1800"/>
          <w:marRight w:val="0"/>
          <w:marTop w:val="86"/>
          <w:marBottom w:val="0"/>
          <w:divBdr>
            <w:top w:val="none" w:sz="0" w:space="0" w:color="auto"/>
            <w:left w:val="none" w:sz="0" w:space="0" w:color="auto"/>
            <w:bottom w:val="none" w:sz="0" w:space="0" w:color="auto"/>
            <w:right w:val="none" w:sz="0" w:space="0" w:color="auto"/>
          </w:divBdr>
        </w:div>
        <w:div w:id="564219735">
          <w:marLeft w:val="1166"/>
          <w:marRight w:val="0"/>
          <w:marTop w:val="115"/>
          <w:marBottom w:val="0"/>
          <w:divBdr>
            <w:top w:val="none" w:sz="0" w:space="0" w:color="auto"/>
            <w:left w:val="none" w:sz="0" w:space="0" w:color="auto"/>
            <w:bottom w:val="none" w:sz="0" w:space="0" w:color="auto"/>
            <w:right w:val="none" w:sz="0" w:space="0" w:color="auto"/>
          </w:divBdr>
        </w:div>
        <w:div w:id="1649818409">
          <w:marLeft w:val="547"/>
          <w:marRight w:val="0"/>
          <w:marTop w:val="134"/>
          <w:marBottom w:val="0"/>
          <w:divBdr>
            <w:top w:val="none" w:sz="0" w:space="0" w:color="auto"/>
            <w:left w:val="none" w:sz="0" w:space="0" w:color="auto"/>
            <w:bottom w:val="none" w:sz="0" w:space="0" w:color="auto"/>
            <w:right w:val="none" w:sz="0" w:space="0" w:color="auto"/>
          </w:divBdr>
        </w:div>
        <w:div w:id="1734307726">
          <w:marLeft w:val="1800"/>
          <w:marRight w:val="0"/>
          <w:marTop w:val="86"/>
          <w:marBottom w:val="0"/>
          <w:divBdr>
            <w:top w:val="none" w:sz="0" w:space="0" w:color="auto"/>
            <w:left w:val="none" w:sz="0" w:space="0" w:color="auto"/>
            <w:bottom w:val="none" w:sz="0" w:space="0" w:color="auto"/>
            <w:right w:val="none" w:sz="0" w:space="0" w:color="auto"/>
          </w:divBdr>
        </w:div>
        <w:div w:id="1817456117">
          <w:marLeft w:val="1166"/>
          <w:marRight w:val="0"/>
          <w:marTop w:val="115"/>
          <w:marBottom w:val="0"/>
          <w:divBdr>
            <w:top w:val="none" w:sz="0" w:space="0" w:color="auto"/>
            <w:left w:val="none" w:sz="0" w:space="0" w:color="auto"/>
            <w:bottom w:val="none" w:sz="0" w:space="0" w:color="auto"/>
            <w:right w:val="none" w:sz="0" w:space="0" w:color="auto"/>
          </w:divBdr>
        </w:div>
        <w:div w:id="1833598133">
          <w:marLeft w:val="1800"/>
          <w:marRight w:val="0"/>
          <w:marTop w:val="86"/>
          <w:marBottom w:val="0"/>
          <w:divBdr>
            <w:top w:val="none" w:sz="0" w:space="0" w:color="auto"/>
            <w:left w:val="none" w:sz="0" w:space="0" w:color="auto"/>
            <w:bottom w:val="none" w:sz="0" w:space="0" w:color="auto"/>
            <w:right w:val="none" w:sz="0" w:space="0" w:color="auto"/>
          </w:divBdr>
        </w:div>
        <w:div w:id="1932855995">
          <w:marLeft w:val="1166"/>
          <w:marRight w:val="0"/>
          <w:marTop w:val="115"/>
          <w:marBottom w:val="0"/>
          <w:divBdr>
            <w:top w:val="none" w:sz="0" w:space="0" w:color="auto"/>
            <w:left w:val="none" w:sz="0" w:space="0" w:color="auto"/>
            <w:bottom w:val="none" w:sz="0" w:space="0" w:color="auto"/>
            <w:right w:val="none" w:sz="0" w:space="0" w:color="auto"/>
          </w:divBdr>
        </w:div>
        <w:div w:id="1980646299">
          <w:marLeft w:val="1800"/>
          <w:marRight w:val="0"/>
          <w:marTop w:val="86"/>
          <w:marBottom w:val="0"/>
          <w:divBdr>
            <w:top w:val="none" w:sz="0" w:space="0" w:color="auto"/>
            <w:left w:val="none" w:sz="0" w:space="0" w:color="auto"/>
            <w:bottom w:val="none" w:sz="0" w:space="0" w:color="auto"/>
            <w:right w:val="none" w:sz="0" w:space="0" w:color="auto"/>
          </w:divBdr>
        </w:div>
      </w:divsChild>
    </w:div>
    <w:div w:id="1331323881">
      <w:bodyDiv w:val="1"/>
      <w:marLeft w:val="0"/>
      <w:marRight w:val="0"/>
      <w:marTop w:val="0"/>
      <w:marBottom w:val="0"/>
      <w:divBdr>
        <w:top w:val="none" w:sz="0" w:space="0" w:color="auto"/>
        <w:left w:val="none" w:sz="0" w:space="0" w:color="auto"/>
        <w:bottom w:val="none" w:sz="0" w:space="0" w:color="auto"/>
        <w:right w:val="none" w:sz="0" w:space="0" w:color="auto"/>
      </w:divBdr>
      <w:divsChild>
        <w:div w:id="127286451">
          <w:marLeft w:val="1166"/>
          <w:marRight w:val="0"/>
          <w:marTop w:val="134"/>
          <w:marBottom w:val="0"/>
          <w:divBdr>
            <w:top w:val="none" w:sz="0" w:space="0" w:color="auto"/>
            <w:left w:val="none" w:sz="0" w:space="0" w:color="auto"/>
            <w:bottom w:val="none" w:sz="0" w:space="0" w:color="auto"/>
            <w:right w:val="none" w:sz="0" w:space="0" w:color="auto"/>
          </w:divBdr>
        </w:div>
        <w:div w:id="276332245">
          <w:marLeft w:val="1800"/>
          <w:marRight w:val="0"/>
          <w:marTop w:val="106"/>
          <w:marBottom w:val="0"/>
          <w:divBdr>
            <w:top w:val="none" w:sz="0" w:space="0" w:color="auto"/>
            <w:left w:val="none" w:sz="0" w:space="0" w:color="auto"/>
            <w:bottom w:val="none" w:sz="0" w:space="0" w:color="auto"/>
            <w:right w:val="none" w:sz="0" w:space="0" w:color="auto"/>
          </w:divBdr>
        </w:div>
        <w:div w:id="453989546">
          <w:marLeft w:val="1800"/>
          <w:marRight w:val="0"/>
          <w:marTop w:val="106"/>
          <w:marBottom w:val="0"/>
          <w:divBdr>
            <w:top w:val="none" w:sz="0" w:space="0" w:color="auto"/>
            <w:left w:val="none" w:sz="0" w:space="0" w:color="auto"/>
            <w:bottom w:val="none" w:sz="0" w:space="0" w:color="auto"/>
            <w:right w:val="none" w:sz="0" w:space="0" w:color="auto"/>
          </w:divBdr>
        </w:div>
        <w:div w:id="731998184">
          <w:marLeft w:val="547"/>
          <w:marRight w:val="0"/>
          <w:marTop w:val="144"/>
          <w:marBottom w:val="0"/>
          <w:divBdr>
            <w:top w:val="none" w:sz="0" w:space="0" w:color="auto"/>
            <w:left w:val="none" w:sz="0" w:space="0" w:color="auto"/>
            <w:bottom w:val="none" w:sz="0" w:space="0" w:color="auto"/>
            <w:right w:val="none" w:sz="0" w:space="0" w:color="auto"/>
          </w:divBdr>
        </w:div>
        <w:div w:id="1878617718">
          <w:marLeft w:val="1800"/>
          <w:marRight w:val="0"/>
          <w:marTop w:val="106"/>
          <w:marBottom w:val="0"/>
          <w:divBdr>
            <w:top w:val="none" w:sz="0" w:space="0" w:color="auto"/>
            <w:left w:val="none" w:sz="0" w:space="0" w:color="auto"/>
            <w:bottom w:val="none" w:sz="0" w:space="0" w:color="auto"/>
            <w:right w:val="none" w:sz="0" w:space="0" w:color="auto"/>
          </w:divBdr>
        </w:div>
        <w:div w:id="1881819446">
          <w:marLeft w:val="1166"/>
          <w:marRight w:val="0"/>
          <w:marTop w:val="134"/>
          <w:marBottom w:val="0"/>
          <w:divBdr>
            <w:top w:val="none" w:sz="0" w:space="0" w:color="auto"/>
            <w:left w:val="none" w:sz="0" w:space="0" w:color="auto"/>
            <w:bottom w:val="none" w:sz="0" w:space="0" w:color="auto"/>
            <w:right w:val="none" w:sz="0" w:space="0" w:color="auto"/>
          </w:divBdr>
        </w:div>
        <w:div w:id="1947498596">
          <w:marLeft w:val="547"/>
          <w:marRight w:val="0"/>
          <w:marTop w:val="154"/>
          <w:marBottom w:val="0"/>
          <w:divBdr>
            <w:top w:val="none" w:sz="0" w:space="0" w:color="auto"/>
            <w:left w:val="none" w:sz="0" w:space="0" w:color="auto"/>
            <w:bottom w:val="none" w:sz="0" w:space="0" w:color="auto"/>
            <w:right w:val="none" w:sz="0" w:space="0" w:color="auto"/>
          </w:divBdr>
        </w:div>
      </w:divsChild>
    </w:div>
    <w:div w:id="1331982873">
      <w:bodyDiv w:val="1"/>
      <w:marLeft w:val="0"/>
      <w:marRight w:val="0"/>
      <w:marTop w:val="0"/>
      <w:marBottom w:val="0"/>
      <w:divBdr>
        <w:top w:val="none" w:sz="0" w:space="0" w:color="auto"/>
        <w:left w:val="none" w:sz="0" w:space="0" w:color="auto"/>
        <w:bottom w:val="none" w:sz="0" w:space="0" w:color="auto"/>
        <w:right w:val="none" w:sz="0" w:space="0" w:color="auto"/>
      </w:divBdr>
    </w:div>
    <w:div w:id="1332098840">
      <w:bodyDiv w:val="1"/>
      <w:marLeft w:val="0"/>
      <w:marRight w:val="0"/>
      <w:marTop w:val="0"/>
      <w:marBottom w:val="0"/>
      <w:divBdr>
        <w:top w:val="none" w:sz="0" w:space="0" w:color="auto"/>
        <w:left w:val="none" w:sz="0" w:space="0" w:color="auto"/>
        <w:bottom w:val="none" w:sz="0" w:space="0" w:color="auto"/>
        <w:right w:val="none" w:sz="0" w:space="0" w:color="auto"/>
      </w:divBdr>
      <w:divsChild>
        <w:div w:id="1955865011">
          <w:marLeft w:val="1800"/>
          <w:marRight w:val="0"/>
          <w:marTop w:val="120"/>
          <w:marBottom w:val="0"/>
          <w:divBdr>
            <w:top w:val="none" w:sz="0" w:space="0" w:color="auto"/>
            <w:left w:val="none" w:sz="0" w:space="0" w:color="auto"/>
            <w:bottom w:val="none" w:sz="0" w:space="0" w:color="auto"/>
            <w:right w:val="none" w:sz="0" w:space="0" w:color="auto"/>
          </w:divBdr>
        </w:div>
      </w:divsChild>
    </w:div>
    <w:div w:id="1336421323">
      <w:bodyDiv w:val="1"/>
      <w:marLeft w:val="0"/>
      <w:marRight w:val="0"/>
      <w:marTop w:val="0"/>
      <w:marBottom w:val="0"/>
      <w:divBdr>
        <w:top w:val="none" w:sz="0" w:space="0" w:color="auto"/>
        <w:left w:val="none" w:sz="0" w:space="0" w:color="auto"/>
        <w:bottom w:val="none" w:sz="0" w:space="0" w:color="auto"/>
        <w:right w:val="none" w:sz="0" w:space="0" w:color="auto"/>
      </w:divBdr>
    </w:div>
    <w:div w:id="1337881718">
      <w:bodyDiv w:val="1"/>
      <w:marLeft w:val="0"/>
      <w:marRight w:val="0"/>
      <w:marTop w:val="0"/>
      <w:marBottom w:val="0"/>
      <w:divBdr>
        <w:top w:val="none" w:sz="0" w:space="0" w:color="auto"/>
        <w:left w:val="none" w:sz="0" w:space="0" w:color="auto"/>
        <w:bottom w:val="none" w:sz="0" w:space="0" w:color="auto"/>
        <w:right w:val="none" w:sz="0" w:space="0" w:color="auto"/>
      </w:divBdr>
      <w:divsChild>
        <w:div w:id="36443089">
          <w:marLeft w:val="302"/>
          <w:marRight w:val="0"/>
          <w:marTop w:val="0"/>
          <w:marBottom w:val="12"/>
          <w:divBdr>
            <w:top w:val="none" w:sz="0" w:space="0" w:color="auto"/>
            <w:left w:val="none" w:sz="0" w:space="0" w:color="auto"/>
            <w:bottom w:val="none" w:sz="0" w:space="0" w:color="auto"/>
            <w:right w:val="none" w:sz="0" w:space="0" w:color="auto"/>
          </w:divBdr>
        </w:div>
        <w:div w:id="37315122">
          <w:marLeft w:val="1166"/>
          <w:marRight w:val="0"/>
          <w:marTop w:val="0"/>
          <w:marBottom w:val="0"/>
          <w:divBdr>
            <w:top w:val="none" w:sz="0" w:space="0" w:color="auto"/>
            <w:left w:val="none" w:sz="0" w:space="0" w:color="auto"/>
            <w:bottom w:val="none" w:sz="0" w:space="0" w:color="auto"/>
            <w:right w:val="none" w:sz="0" w:space="0" w:color="auto"/>
          </w:divBdr>
        </w:div>
        <w:div w:id="665670251">
          <w:marLeft w:val="302"/>
          <w:marRight w:val="0"/>
          <w:marTop w:val="0"/>
          <w:marBottom w:val="12"/>
          <w:divBdr>
            <w:top w:val="none" w:sz="0" w:space="0" w:color="auto"/>
            <w:left w:val="none" w:sz="0" w:space="0" w:color="auto"/>
            <w:bottom w:val="none" w:sz="0" w:space="0" w:color="auto"/>
            <w:right w:val="none" w:sz="0" w:space="0" w:color="auto"/>
          </w:divBdr>
        </w:div>
        <w:div w:id="1235431807">
          <w:marLeft w:val="1166"/>
          <w:marRight w:val="0"/>
          <w:marTop w:val="0"/>
          <w:marBottom w:val="0"/>
          <w:divBdr>
            <w:top w:val="none" w:sz="0" w:space="0" w:color="auto"/>
            <w:left w:val="none" w:sz="0" w:space="0" w:color="auto"/>
            <w:bottom w:val="none" w:sz="0" w:space="0" w:color="auto"/>
            <w:right w:val="none" w:sz="0" w:space="0" w:color="auto"/>
          </w:divBdr>
        </w:div>
        <w:div w:id="1371102171">
          <w:marLeft w:val="1166"/>
          <w:marRight w:val="0"/>
          <w:marTop w:val="0"/>
          <w:marBottom w:val="0"/>
          <w:divBdr>
            <w:top w:val="none" w:sz="0" w:space="0" w:color="auto"/>
            <w:left w:val="none" w:sz="0" w:space="0" w:color="auto"/>
            <w:bottom w:val="none" w:sz="0" w:space="0" w:color="auto"/>
            <w:right w:val="none" w:sz="0" w:space="0" w:color="auto"/>
          </w:divBdr>
        </w:div>
        <w:div w:id="1392847426">
          <w:marLeft w:val="1166"/>
          <w:marRight w:val="0"/>
          <w:marTop w:val="0"/>
          <w:marBottom w:val="0"/>
          <w:divBdr>
            <w:top w:val="none" w:sz="0" w:space="0" w:color="auto"/>
            <w:left w:val="none" w:sz="0" w:space="0" w:color="auto"/>
            <w:bottom w:val="none" w:sz="0" w:space="0" w:color="auto"/>
            <w:right w:val="none" w:sz="0" w:space="0" w:color="auto"/>
          </w:divBdr>
        </w:div>
      </w:divsChild>
    </w:div>
    <w:div w:id="1338535865">
      <w:bodyDiv w:val="1"/>
      <w:marLeft w:val="0"/>
      <w:marRight w:val="0"/>
      <w:marTop w:val="0"/>
      <w:marBottom w:val="0"/>
      <w:divBdr>
        <w:top w:val="none" w:sz="0" w:space="0" w:color="auto"/>
        <w:left w:val="none" w:sz="0" w:space="0" w:color="auto"/>
        <w:bottom w:val="none" w:sz="0" w:space="0" w:color="auto"/>
        <w:right w:val="none" w:sz="0" w:space="0" w:color="auto"/>
      </w:divBdr>
    </w:div>
    <w:div w:id="1338581124">
      <w:bodyDiv w:val="1"/>
      <w:marLeft w:val="0"/>
      <w:marRight w:val="0"/>
      <w:marTop w:val="0"/>
      <w:marBottom w:val="0"/>
      <w:divBdr>
        <w:top w:val="none" w:sz="0" w:space="0" w:color="auto"/>
        <w:left w:val="none" w:sz="0" w:space="0" w:color="auto"/>
        <w:bottom w:val="none" w:sz="0" w:space="0" w:color="auto"/>
        <w:right w:val="none" w:sz="0" w:space="0" w:color="auto"/>
      </w:divBdr>
    </w:div>
    <w:div w:id="1338728994">
      <w:bodyDiv w:val="1"/>
      <w:marLeft w:val="0"/>
      <w:marRight w:val="0"/>
      <w:marTop w:val="0"/>
      <w:marBottom w:val="0"/>
      <w:divBdr>
        <w:top w:val="none" w:sz="0" w:space="0" w:color="auto"/>
        <w:left w:val="none" w:sz="0" w:space="0" w:color="auto"/>
        <w:bottom w:val="none" w:sz="0" w:space="0" w:color="auto"/>
        <w:right w:val="none" w:sz="0" w:space="0" w:color="auto"/>
      </w:divBdr>
    </w:div>
    <w:div w:id="1338919667">
      <w:bodyDiv w:val="1"/>
      <w:marLeft w:val="0"/>
      <w:marRight w:val="0"/>
      <w:marTop w:val="0"/>
      <w:marBottom w:val="0"/>
      <w:divBdr>
        <w:top w:val="none" w:sz="0" w:space="0" w:color="auto"/>
        <w:left w:val="none" w:sz="0" w:space="0" w:color="auto"/>
        <w:bottom w:val="none" w:sz="0" w:space="0" w:color="auto"/>
        <w:right w:val="none" w:sz="0" w:space="0" w:color="auto"/>
      </w:divBdr>
    </w:div>
    <w:div w:id="1339306412">
      <w:bodyDiv w:val="1"/>
      <w:marLeft w:val="0"/>
      <w:marRight w:val="0"/>
      <w:marTop w:val="0"/>
      <w:marBottom w:val="0"/>
      <w:divBdr>
        <w:top w:val="none" w:sz="0" w:space="0" w:color="auto"/>
        <w:left w:val="none" w:sz="0" w:space="0" w:color="auto"/>
        <w:bottom w:val="none" w:sz="0" w:space="0" w:color="auto"/>
        <w:right w:val="none" w:sz="0" w:space="0" w:color="auto"/>
      </w:divBdr>
    </w:div>
    <w:div w:id="1339503750">
      <w:bodyDiv w:val="1"/>
      <w:marLeft w:val="0"/>
      <w:marRight w:val="0"/>
      <w:marTop w:val="0"/>
      <w:marBottom w:val="0"/>
      <w:divBdr>
        <w:top w:val="none" w:sz="0" w:space="0" w:color="auto"/>
        <w:left w:val="none" w:sz="0" w:space="0" w:color="auto"/>
        <w:bottom w:val="none" w:sz="0" w:space="0" w:color="auto"/>
        <w:right w:val="none" w:sz="0" w:space="0" w:color="auto"/>
      </w:divBdr>
    </w:div>
    <w:div w:id="1339581645">
      <w:bodyDiv w:val="1"/>
      <w:marLeft w:val="0"/>
      <w:marRight w:val="0"/>
      <w:marTop w:val="0"/>
      <w:marBottom w:val="0"/>
      <w:divBdr>
        <w:top w:val="none" w:sz="0" w:space="0" w:color="auto"/>
        <w:left w:val="none" w:sz="0" w:space="0" w:color="auto"/>
        <w:bottom w:val="none" w:sz="0" w:space="0" w:color="auto"/>
        <w:right w:val="none" w:sz="0" w:space="0" w:color="auto"/>
      </w:divBdr>
    </w:div>
    <w:div w:id="1340228723">
      <w:bodyDiv w:val="1"/>
      <w:marLeft w:val="0"/>
      <w:marRight w:val="0"/>
      <w:marTop w:val="0"/>
      <w:marBottom w:val="0"/>
      <w:divBdr>
        <w:top w:val="none" w:sz="0" w:space="0" w:color="auto"/>
        <w:left w:val="none" w:sz="0" w:space="0" w:color="auto"/>
        <w:bottom w:val="none" w:sz="0" w:space="0" w:color="auto"/>
        <w:right w:val="none" w:sz="0" w:space="0" w:color="auto"/>
      </w:divBdr>
      <w:divsChild>
        <w:div w:id="457601304">
          <w:marLeft w:val="0"/>
          <w:marRight w:val="0"/>
          <w:marTop w:val="0"/>
          <w:marBottom w:val="0"/>
          <w:divBdr>
            <w:top w:val="none" w:sz="0" w:space="0" w:color="auto"/>
            <w:left w:val="none" w:sz="0" w:space="0" w:color="auto"/>
            <w:bottom w:val="none" w:sz="0" w:space="0" w:color="auto"/>
            <w:right w:val="none" w:sz="0" w:space="0" w:color="auto"/>
          </w:divBdr>
        </w:div>
      </w:divsChild>
    </w:div>
    <w:div w:id="1341591000">
      <w:bodyDiv w:val="1"/>
      <w:marLeft w:val="0"/>
      <w:marRight w:val="0"/>
      <w:marTop w:val="0"/>
      <w:marBottom w:val="0"/>
      <w:divBdr>
        <w:top w:val="none" w:sz="0" w:space="0" w:color="auto"/>
        <w:left w:val="none" w:sz="0" w:space="0" w:color="auto"/>
        <w:bottom w:val="none" w:sz="0" w:space="0" w:color="auto"/>
        <w:right w:val="none" w:sz="0" w:space="0" w:color="auto"/>
      </w:divBdr>
    </w:div>
    <w:div w:id="1342269977">
      <w:bodyDiv w:val="1"/>
      <w:marLeft w:val="0"/>
      <w:marRight w:val="0"/>
      <w:marTop w:val="0"/>
      <w:marBottom w:val="0"/>
      <w:divBdr>
        <w:top w:val="none" w:sz="0" w:space="0" w:color="auto"/>
        <w:left w:val="none" w:sz="0" w:space="0" w:color="auto"/>
        <w:bottom w:val="none" w:sz="0" w:space="0" w:color="auto"/>
        <w:right w:val="none" w:sz="0" w:space="0" w:color="auto"/>
      </w:divBdr>
    </w:div>
    <w:div w:id="1342394183">
      <w:bodyDiv w:val="1"/>
      <w:marLeft w:val="0"/>
      <w:marRight w:val="0"/>
      <w:marTop w:val="0"/>
      <w:marBottom w:val="0"/>
      <w:divBdr>
        <w:top w:val="none" w:sz="0" w:space="0" w:color="auto"/>
        <w:left w:val="none" w:sz="0" w:space="0" w:color="auto"/>
        <w:bottom w:val="none" w:sz="0" w:space="0" w:color="auto"/>
        <w:right w:val="none" w:sz="0" w:space="0" w:color="auto"/>
      </w:divBdr>
    </w:div>
    <w:div w:id="1343236947">
      <w:bodyDiv w:val="1"/>
      <w:marLeft w:val="0"/>
      <w:marRight w:val="0"/>
      <w:marTop w:val="0"/>
      <w:marBottom w:val="0"/>
      <w:divBdr>
        <w:top w:val="none" w:sz="0" w:space="0" w:color="auto"/>
        <w:left w:val="none" w:sz="0" w:space="0" w:color="auto"/>
        <w:bottom w:val="none" w:sz="0" w:space="0" w:color="auto"/>
        <w:right w:val="none" w:sz="0" w:space="0" w:color="auto"/>
      </w:divBdr>
    </w:div>
    <w:div w:id="1344164777">
      <w:bodyDiv w:val="1"/>
      <w:marLeft w:val="0"/>
      <w:marRight w:val="0"/>
      <w:marTop w:val="0"/>
      <w:marBottom w:val="0"/>
      <w:divBdr>
        <w:top w:val="none" w:sz="0" w:space="0" w:color="auto"/>
        <w:left w:val="none" w:sz="0" w:space="0" w:color="auto"/>
        <w:bottom w:val="none" w:sz="0" w:space="0" w:color="auto"/>
        <w:right w:val="none" w:sz="0" w:space="0" w:color="auto"/>
      </w:divBdr>
    </w:div>
    <w:div w:id="1344430972">
      <w:bodyDiv w:val="1"/>
      <w:marLeft w:val="0"/>
      <w:marRight w:val="0"/>
      <w:marTop w:val="0"/>
      <w:marBottom w:val="0"/>
      <w:divBdr>
        <w:top w:val="none" w:sz="0" w:space="0" w:color="auto"/>
        <w:left w:val="none" w:sz="0" w:space="0" w:color="auto"/>
        <w:bottom w:val="none" w:sz="0" w:space="0" w:color="auto"/>
        <w:right w:val="none" w:sz="0" w:space="0" w:color="auto"/>
      </w:divBdr>
      <w:divsChild>
        <w:div w:id="36778039">
          <w:marLeft w:val="0"/>
          <w:marRight w:val="0"/>
          <w:marTop w:val="0"/>
          <w:marBottom w:val="0"/>
          <w:divBdr>
            <w:top w:val="none" w:sz="0" w:space="0" w:color="auto"/>
            <w:left w:val="none" w:sz="0" w:space="0" w:color="auto"/>
            <w:bottom w:val="none" w:sz="0" w:space="0" w:color="auto"/>
            <w:right w:val="none" w:sz="0" w:space="0" w:color="auto"/>
          </w:divBdr>
          <w:divsChild>
            <w:div w:id="337078219">
              <w:marLeft w:val="0"/>
              <w:marRight w:val="0"/>
              <w:marTop w:val="0"/>
              <w:marBottom w:val="0"/>
              <w:divBdr>
                <w:top w:val="none" w:sz="0" w:space="0" w:color="auto"/>
                <w:left w:val="none" w:sz="0" w:space="0" w:color="auto"/>
                <w:bottom w:val="none" w:sz="0" w:space="0" w:color="auto"/>
                <w:right w:val="none" w:sz="0" w:space="0" w:color="auto"/>
              </w:divBdr>
            </w:div>
            <w:div w:id="966277425">
              <w:marLeft w:val="0"/>
              <w:marRight w:val="0"/>
              <w:marTop w:val="0"/>
              <w:marBottom w:val="0"/>
              <w:divBdr>
                <w:top w:val="none" w:sz="0" w:space="0" w:color="auto"/>
                <w:left w:val="none" w:sz="0" w:space="0" w:color="auto"/>
                <w:bottom w:val="none" w:sz="0" w:space="0" w:color="auto"/>
                <w:right w:val="none" w:sz="0" w:space="0" w:color="auto"/>
              </w:divBdr>
            </w:div>
            <w:div w:id="2015985449">
              <w:marLeft w:val="0"/>
              <w:marRight w:val="0"/>
              <w:marTop w:val="0"/>
              <w:marBottom w:val="0"/>
              <w:divBdr>
                <w:top w:val="none" w:sz="0" w:space="0" w:color="auto"/>
                <w:left w:val="none" w:sz="0" w:space="0" w:color="auto"/>
                <w:bottom w:val="none" w:sz="0" w:space="0" w:color="auto"/>
                <w:right w:val="none" w:sz="0" w:space="0" w:color="auto"/>
              </w:divBdr>
            </w:div>
            <w:div w:id="211184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2705">
      <w:bodyDiv w:val="1"/>
      <w:marLeft w:val="0"/>
      <w:marRight w:val="0"/>
      <w:marTop w:val="0"/>
      <w:marBottom w:val="0"/>
      <w:divBdr>
        <w:top w:val="none" w:sz="0" w:space="0" w:color="auto"/>
        <w:left w:val="none" w:sz="0" w:space="0" w:color="auto"/>
        <w:bottom w:val="none" w:sz="0" w:space="0" w:color="auto"/>
        <w:right w:val="none" w:sz="0" w:space="0" w:color="auto"/>
      </w:divBdr>
    </w:div>
    <w:div w:id="1346791034">
      <w:bodyDiv w:val="1"/>
      <w:marLeft w:val="0"/>
      <w:marRight w:val="0"/>
      <w:marTop w:val="0"/>
      <w:marBottom w:val="0"/>
      <w:divBdr>
        <w:top w:val="none" w:sz="0" w:space="0" w:color="auto"/>
        <w:left w:val="none" w:sz="0" w:space="0" w:color="auto"/>
        <w:bottom w:val="none" w:sz="0" w:space="0" w:color="auto"/>
        <w:right w:val="none" w:sz="0" w:space="0" w:color="auto"/>
      </w:divBdr>
      <w:divsChild>
        <w:div w:id="76755183">
          <w:marLeft w:val="1800"/>
          <w:marRight w:val="0"/>
          <w:marTop w:val="77"/>
          <w:marBottom w:val="0"/>
          <w:divBdr>
            <w:top w:val="none" w:sz="0" w:space="0" w:color="auto"/>
            <w:left w:val="none" w:sz="0" w:space="0" w:color="auto"/>
            <w:bottom w:val="none" w:sz="0" w:space="0" w:color="auto"/>
            <w:right w:val="none" w:sz="0" w:space="0" w:color="auto"/>
          </w:divBdr>
        </w:div>
        <w:div w:id="666976128">
          <w:marLeft w:val="547"/>
          <w:marRight w:val="0"/>
          <w:marTop w:val="115"/>
          <w:marBottom w:val="0"/>
          <w:divBdr>
            <w:top w:val="none" w:sz="0" w:space="0" w:color="auto"/>
            <w:left w:val="none" w:sz="0" w:space="0" w:color="auto"/>
            <w:bottom w:val="none" w:sz="0" w:space="0" w:color="auto"/>
            <w:right w:val="none" w:sz="0" w:space="0" w:color="auto"/>
          </w:divBdr>
        </w:div>
        <w:div w:id="685642855">
          <w:marLeft w:val="1800"/>
          <w:marRight w:val="0"/>
          <w:marTop w:val="77"/>
          <w:marBottom w:val="0"/>
          <w:divBdr>
            <w:top w:val="none" w:sz="0" w:space="0" w:color="auto"/>
            <w:left w:val="none" w:sz="0" w:space="0" w:color="auto"/>
            <w:bottom w:val="none" w:sz="0" w:space="0" w:color="auto"/>
            <w:right w:val="none" w:sz="0" w:space="0" w:color="auto"/>
          </w:divBdr>
        </w:div>
        <w:div w:id="954210633">
          <w:marLeft w:val="1166"/>
          <w:marRight w:val="0"/>
          <w:marTop w:val="96"/>
          <w:marBottom w:val="0"/>
          <w:divBdr>
            <w:top w:val="none" w:sz="0" w:space="0" w:color="auto"/>
            <w:left w:val="none" w:sz="0" w:space="0" w:color="auto"/>
            <w:bottom w:val="none" w:sz="0" w:space="0" w:color="auto"/>
            <w:right w:val="none" w:sz="0" w:space="0" w:color="auto"/>
          </w:divBdr>
        </w:div>
      </w:divsChild>
    </w:div>
    <w:div w:id="1346983043">
      <w:bodyDiv w:val="1"/>
      <w:marLeft w:val="0"/>
      <w:marRight w:val="0"/>
      <w:marTop w:val="0"/>
      <w:marBottom w:val="0"/>
      <w:divBdr>
        <w:top w:val="none" w:sz="0" w:space="0" w:color="auto"/>
        <w:left w:val="none" w:sz="0" w:space="0" w:color="auto"/>
        <w:bottom w:val="none" w:sz="0" w:space="0" w:color="auto"/>
        <w:right w:val="none" w:sz="0" w:space="0" w:color="auto"/>
      </w:divBdr>
      <w:divsChild>
        <w:div w:id="39520165">
          <w:marLeft w:val="360"/>
          <w:marRight w:val="0"/>
          <w:marTop w:val="200"/>
          <w:marBottom w:val="0"/>
          <w:divBdr>
            <w:top w:val="none" w:sz="0" w:space="0" w:color="auto"/>
            <w:left w:val="none" w:sz="0" w:space="0" w:color="auto"/>
            <w:bottom w:val="none" w:sz="0" w:space="0" w:color="auto"/>
            <w:right w:val="none" w:sz="0" w:space="0" w:color="auto"/>
          </w:divBdr>
        </w:div>
        <w:div w:id="310408228">
          <w:marLeft w:val="360"/>
          <w:marRight w:val="0"/>
          <w:marTop w:val="200"/>
          <w:marBottom w:val="0"/>
          <w:divBdr>
            <w:top w:val="none" w:sz="0" w:space="0" w:color="auto"/>
            <w:left w:val="none" w:sz="0" w:space="0" w:color="auto"/>
            <w:bottom w:val="none" w:sz="0" w:space="0" w:color="auto"/>
            <w:right w:val="none" w:sz="0" w:space="0" w:color="auto"/>
          </w:divBdr>
        </w:div>
        <w:div w:id="346756728">
          <w:marLeft w:val="360"/>
          <w:marRight w:val="0"/>
          <w:marTop w:val="200"/>
          <w:marBottom w:val="0"/>
          <w:divBdr>
            <w:top w:val="none" w:sz="0" w:space="0" w:color="auto"/>
            <w:left w:val="none" w:sz="0" w:space="0" w:color="auto"/>
            <w:bottom w:val="none" w:sz="0" w:space="0" w:color="auto"/>
            <w:right w:val="none" w:sz="0" w:space="0" w:color="auto"/>
          </w:divBdr>
        </w:div>
        <w:div w:id="348222858">
          <w:marLeft w:val="1080"/>
          <w:marRight w:val="0"/>
          <w:marTop w:val="100"/>
          <w:marBottom w:val="0"/>
          <w:divBdr>
            <w:top w:val="none" w:sz="0" w:space="0" w:color="auto"/>
            <w:left w:val="none" w:sz="0" w:space="0" w:color="auto"/>
            <w:bottom w:val="none" w:sz="0" w:space="0" w:color="auto"/>
            <w:right w:val="none" w:sz="0" w:space="0" w:color="auto"/>
          </w:divBdr>
        </w:div>
        <w:div w:id="461849143">
          <w:marLeft w:val="1080"/>
          <w:marRight w:val="0"/>
          <w:marTop w:val="100"/>
          <w:marBottom w:val="0"/>
          <w:divBdr>
            <w:top w:val="none" w:sz="0" w:space="0" w:color="auto"/>
            <w:left w:val="none" w:sz="0" w:space="0" w:color="auto"/>
            <w:bottom w:val="none" w:sz="0" w:space="0" w:color="auto"/>
            <w:right w:val="none" w:sz="0" w:space="0" w:color="auto"/>
          </w:divBdr>
        </w:div>
        <w:div w:id="1111975259">
          <w:marLeft w:val="1080"/>
          <w:marRight w:val="0"/>
          <w:marTop w:val="100"/>
          <w:marBottom w:val="0"/>
          <w:divBdr>
            <w:top w:val="none" w:sz="0" w:space="0" w:color="auto"/>
            <w:left w:val="none" w:sz="0" w:space="0" w:color="auto"/>
            <w:bottom w:val="none" w:sz="0" w:space="0" w:color="auto"/>
            <w:right w:val="none" w:sz="0" w:space="0" w:color="auto"/>
          </w:divBdr>
        </w:div>
        <w:div w:id="1166478563">
          <w:marLeft w:val="360"/>
          <w:marRight w:val="0"/>
          <w:marTop w:val="200"/>
          <w:marBottom w:val="0"/>
          <w:divBdr>
            <w:top w:val="none" w:sz="0" w:space="0" w:color="auto"/>
            <w:left w:val="none" w:sz="0" w:space="0" w:color="auto"/>
            <w:bottom w:val="none" w:sz="0" w:space="0" w:color="auto"/>
            <w:right w:val="none" w:sz="0" w:space="0" w:color="auto"/>
          </w:divBdr>
        </w:div>
        <w:div w:id="1467048516">
          <w:marLeft w:val="1080"/>
          <w:marRight w:val="0"/>
          <w:marTop w:val="100"/>
          <w:marBottom w:val="0"/>
          <w:divBdr>
            <w:top w:val="none" w:sz="0" w:space="0" w:color="auto"/>
            <w:left w:val="none" w:sz="0" w:space="0" w:color="auto"/>
            <w:bottom w:val="none" w:sz="0" w:space="0" w:color="auto"/>
            <w:right w:val="none" w:sz="0" w:space="0" w:color="auto"/>
          </w:divBdr>
        </w:div>
        <w:div w:id="1485463785">
          <w:marLeft w:val="1080"/>
          <w:marRight w:val="0"/>
          <w:marTop w:val="100"/>
          <w:marBottom w:val="0"/>
          <w:divBdr>
            <w:top w:val="none" w:sz="0" w:space="0" w:color="auto"/>
            <w:left w:val="none" w:sz="0" w:space="0" w:color="auto"/>
            <w:bottom w:val="none" w:sz="0" w:space="0" w:color="auto"/>
            <w:right w:val="none" w:sz="0" w:space="0" w:color="auto"/>
          </w:divBdr>
        </w:div>
        <w:div w:id="1597246096">
          <w:marLeft w:val="1080"/>
          <w:marRight w:val="0"/>
          <w:marTop w:val="100"/>
          <w:marBottom w:val="0"/>
          <w:divBdr>
            <w:top w:val="none" w:sz="0" w:space="0" w:color="auto"/>
            <w:left w:val="none" w:sz="0" w:space="0" w:color="auto"/>
            <w:bottom w:val="none" w:sz="0" w:space="0" w:color="auto"/>
            <w:right w:val="none" w:sz="0" w:space="0" w:color="auto"/>
          </w:divBdr>
        </w:div>
        <w:div w:id="1982222678">
          <w:marLeft w:val="1800"/>
          <w:marRight w:val="0"/>
          <w:marTop w:val="100"/>
          <w:marBottom w:val="0"/>
          <w:divBdr>
            <w:top w:val="none" w:sz="0" w:space="0" w:color="auto"/>
            <w:left w:val="none" w:sz="0" w:space="0" w:color="auto"/>
            <w:bottom w:val="none" w:sz="0" w:space="0" w:color="auto"/>
            <w:right w:val="none" w:sz="0" w:space="0" w:color="auto"/>
          </w:divBdr>
        </w:div>
        <w:div w:id="2072002716">
          <w:marLeft w:val="1080"/>
          <w:marRight w:val="0"/>
          <w:marTop w:val="100"/>
          <w:marBottom w:val="0"/>
          <w:divBdr>
            <w:top w:val="none" w:sz="0" w:space="0" w:color="auto"/>
            <w:left w:val="none" w:sz="0" w:space="0" w:color="auto"/>
            <w:bottom w:val="none" w:sz="0" w:space="0" w:color="auto"/>
            <w:right w:val="none" w:sz="0" w:space="0" w:color="auto"/>
          </w:divBdr>
        </w:div>
      </w:divsChild>
    </w:div>
    <w:div w:id="1348943777">
      <w:bodyDiv w:val="1"/>
      <w:marLeft w:val="0"/>
      <w:marRight w:val="0"/>
      <w:marTop w:val="0"/>
      <w:marBottom w:val="0"/>
      <w:divBdr>
        <w:top w:val="none" w:sz="0" w:space="0" w:color="auto"/>
        <w:left w:val="none" w:sz="0" w:space="0" w:color="auto"/>
        <w:bottom w:val="none" w:sz="0" w:space="0" w:color="auto"/>
        <w:right w:val="none" w:sz="0" w:space="0" w:color="auto"/>
      </w:divBdr>
    </w:div>
    <w:div w:id="1349066077">
      <w:bodyDiv w:val="1"/>
      <w:marLeft w:val="0"/>
      <w:marRight w:val="0"/>
      <w:marTop w:val="0"/>
      <w:marBottom w:val="0"/>
      <w:divBdr>
        <w:top w:val="none" w:sz="0" w:space="0" w:color="auto"/>
        <w:left w:val="none" w:sz="0" w:space="0" w:color="auto"/>
        <w:bottom w:val="none" w:sz="0" w:space="0" w:color="auto"/>
        <w:right w:val="none" w:sz="0" w:space="0" w:color="auto"/>
      </w:divBdr>
      <w:divsChild>
        <w:div w:id="1013652300">
          <w:marLeft w:val="1166"/>
          <w:marRight w:val="0"/>
          <w:marTop w:val="134"/>
          <w:marBottom w:val="0"/>
          <w:divBdr>
            <w:top w:val="none" w:sz="0" w:space="0" w:color="auto"/>
            <w:left w:val="none" w:sz="0" w:space="0" w:color="auto"/>
            <w:bottom w:val="none" w:sz="0" w:space="0" w:color="auto"/>
            <w:right w:val="none" w:sz="0" w:space="0" w:color="auto"/>
          </w:divBdr>
        </w:div>
        <w:div w:id="1727415770">
          <w:marLeft w:val="547"/>
          <w:marRight w:val="0"/>
          <w:marTop w:val="154"/>
          <w:marBottom w:val="0"/>
          <w:divBdr>
            <w:top w:val="none" w:sz="0" w:space="0" w:color="auto"/>
            <w:left w:val="none" w:sz="0" w:space="0" w:color="auto"/>
            <w:bottom w:val="none" w:sz="0" w:space="0" w:color="auto"/>
            <w:right w:val="none" w:sz="0" w:space="0" w:color="auto"/>
          </w:divBdr>
        </w:div>
        <w:div w:id="1833132189">
          <w:marLeft w:val="547"/>
          <w:marRight w:val="0"/>
          <w:marTop w:val="154"/>
          <w:marBottom w:val="0"/>
          <w:divBdr>
            <w:top w:val="none" w:sz="0" w:space="0" w:color="auto"/>
            <w:left w:val="none" w:sz="0" w:space="0" w:color="auto"/>
            <w:bottom w:val="none" w:sz="0" w:space="0" w:color="auto"/>
            <w:right w:val="none" w:sz="0" w:space="0" w:color="auto"/>
          </w:divBdr>
        </w:div>
      </w:divsChild>
    </w:div>
    <w:div w:id="1351294755">
      <w:bodyDiv w:val="1"/>
      <w:marLeft w:val="0"/>
      <w:marRight w:val="0"/>
      <w:marTop w:val="0"/>
      <w:marBottom w:val="0"/>
      <w:divBdr>
        <w:top w:val="none" w:sz="0" w:space="0" w:color="auto"/>
        <w:left w:val="none" w:sz="0" w:space="0" w:color="auto"/>
        <w:bottom w:val="none" w:sz="0" w:space="0" w:color="auto"/>
        <w:right w:val="none" w:sz="0" w:space="0" w:color="auto"/>
      </w:divBdr>
    </w:div>
    <w:div w:id="1351949600">
      <w:bodyDiv w:val="1"/>
      <w:marLeft w:val="0"/>
      <w:marRight w:val="0"/>
      <w:marTop w:val="0"/>
      <w:marBottom w:val="0"/>
      <w:divBdr>
        <w:top w:val="none" w:sz="0" w:space="0" w:color="auto"/>
        <w:left w:val="none" w:sz="0" w:space="0" w:color="auto"/>
        <w:bottom w:val="none" w:sz="0" w:space="0" w:color="auto"/>
        <w:right w:val="none" w:sz="0" w:space="0" w:color="auto"/>
      </w:divBdr>
      <w:divsChild>
        <w:div w:id="204946585">
          <w:marLeft w:val="547"/>
          <w:marRight w:val="0"/>
          <w:marTop w:val="134"/>
          <w:marBottom w:val="0"/>
          <w:divBdr>
            <w:top w:val="none" w:sz="0" w:space="0" w:color="auto"/>
            <w:left w:val="none" w:sz="0" w:space="0" w:color="auto"/>
            <w:bottom w:val="none" w:sz="0" w:space="0" w:color="auto"/>
            <w:right w:val="none" w:sz="0" w:space="0" w:color="auto"/>
          </w:divBdr>
        </w:div>
        <w:div w:id="1658461602">
          <w:marLeft w:val="1166"/>
          <w:marRight w:val="0"/>
          <w:marTop w:val="115"/>
          <w:marBottom w:val="0"/>
          <w:divBdr>
            <w:top w:val="none" w:sz="0" w:space="0" w:color="auto"/>
            <w:left w:val="none" w:sz="0" w:space="0" w:color="auto"/>
            <w:bottom w:val="none" w:sz="0" w:space="0" w:color="auto"/>
            <w:right w:val="none" w:sz="0" w:space="0" w:color="auto"/>
          </w:divBdr>
        </w:div>
      </w:divsChild>
    </w:div>
    <w:div w:id="1352684337">
      <w:bodyDiv w:val="1"/>
      <w:marLeft w:val="0"/>
      <w:marRight w:val="0"/>
      <w:marTop w:val="0"/>
      <w:marBottom w:val="0"/>
      <w:divBdr>
        <w:top w:val="none" w:sz="0" w:space="0" w:color="auto"/>
        <w:left w:val="none" w:sz="0" w:space="0" w:color="auto"/>
        <w:bottom w:val="none" w:sz="0" w:space="0" w:color="auto"/>
        <w:right w:val="none" w:sz="0" w:space="0" w:color="auto"/>
      </w:divBdr>
      <w:divsChild>
        <w:div w:id="1572693233">
          <w:marLeft w:val="720"/>
          <w:marRight w:val="0"/>
          <w:marTop w:val="120"/>
          <w:marBottom w:val="120"/>
          <w:divBdr>
            <w:top w:val="none" w:sz="0" w:space="0" w:color="auto"/>
            <w:left w:val="none" w:sz="0" w:space="0" w:color="auto"/>
            <w:bottom w:val="none" w:sz="0" w:space="0" w:color="auto"/>
            <w:right w:val="none" w:sz="0" w:space="0" w:color="auto"/>
          </w:divBdr>
        </w:div>
        <w:div w:id="1746605783">
          <w:marLeft w:val="1440"/>
          <w:marRight w:val="0"/>
          <w:marTop w:val="120"/>
          <w:marBottom w:val="120"/>
          <w:divBdr>
            <w:top w:val="none" w:sz="0" w:space="0" w:color="auto"/>
            <w:left w:val="none" w:sz="0" w:space="0" w:color="auto"/>
            <w:bottom w:val="none" w:sz="0" w:space="0" w:color="auto"/>
            <w:right w:val="none" w:sz="0" w:space="0" w:color="auto"/>
          </w:divBdr>
        </w:div>
      </w:divsChild>
    </w:div>
    <w:div w:id="1354377258">
      <w:bodyDiv w:val="1"/>
      <w:marLeft w:val="0"/>
      <w:marRight w:val="0"/>
      <w:marTop w:val="0"/>
      <w:marBottom w:val="0"/>
      <w:divBdr>
        <w:top w:val="none" w:sz="0" w:space="0" w:color="auto"/>
        <w:left w:val="none" w:sz="0" w:space="0" w:color="auto"/>
        <w:bottom w:val="none" w:sz="0" w:space="0" w:color="auto"/>
        <w:right w:val="none" w:sz="0" w:space="0" w:color="auto"/>
      </w:divBdr>
      <w:divsChild>
        <w:div w:id="441612650">
          <w:marLeft w:val="547"/>
          <w:marRight w:val="0"/>
          <w:marTop w:val="86"/>
          <w:marBottom w:val="0"/>
          <w:divBdr>
            <w:top w:val="none" w:sz="0" w:space="0" w:color="auto"/>
            <w:left w:val="none" w:sz="0" w:space="0" w:color="auto"/>
            <w:bottom w:val="none" w:sz="0" w:space="0" w:color="auto"/>
            <w:right w:val="none" w:sz="0" w:space="0" w:color="auto"/>
          </w:divBdr>
        </w:div>
        <w:div w:id="675183907">
          <w:marLeft w:val="1166"/>
          <w:marRight w:val="0"/>
          <w:marTop w:val="77"/>
          <w:marBottom w:val="0"/>
          <w:divBdr>
            <w:top w:val="none" w:sz="0" w:space="0" w:color="auto"/>
            <w:left w:val="none" w:sz="0" w:space="0" w:color="auto"/>
            <w:bottom w:val="none" w:sz="0" w:space="0" w:color="auto"/>
            <w:right w:val="none" w:sz="0" w:space="0" w:color="auto"/>
          </w:divBdr>
        </w:div>
        <w:div w:id="872377371">
          <w:marLeft w:val="1166"/>
          <w:marRight w:val="0"/>
          <w:marTop w:val="77"/>
          <w:marBottom w:val="0"/>
          <w:divBdr>
            <w:top w:val="none" w:sz="0" w:space="0" w:color="auto"/>
            <w:left w:val="none" w:sz="0" w:space="0" w:color="auto"/>
            <w:bottom w:val="none" w:sz="0" w:space="0" w:color="auto"/>
            <w:right w:val="none" w:sz="0" w:space="0" w:color="auto"/>
          </w:divBdr>
        </w:div>
        <w:div w:id="1313172329">
          <w:marLeft w:val="547"/>
          <w:marRight w:val="0"/>
          <w:marTop w:val="86"/>
          <w:marBottom w:val="0"/>
          <w:divBdr>
            <w:top w:val="none" w:sz="0" w:space="0" w:color="auto"/>
            <w:left w:val="none" w:sz="0" w:space="0" w:color="auto"/>
            <w:bottom w:val="none" w:sz="0" w:space="0" w:color="auto"/>
            <w:right w:val="none" w:sz="0" w:space="0" w:color="auto"/>
          </w:divBdr>
        </w:div>
        <w:div w:id="1712460841">
          <w:marLeft w:val="547"/>
          <w:marRight w:val="0"/>
          <w:marTop w:val="86"/>
          <w:marBottom w:val="0"/>
          <w:divBdr>
            <w:top w:val="none" w:sz="0" w:space="0" w:color="auto"/>
            <w:left w:val="none" w:sz="0" w:space="0" w:color="auto"/>
            <w:bottom w:val="none" w:sz="0" w:space="0" w:color="auto"/>
            <w:right w:val="none" w:sz="0" w:space="0" w:color="auto"/>
          </w:divBdr>
        </w:div>
        <w:div w:id="1733118542">
          <w:marLeft w:val="1166"/>
          <w:marRight w:val="0"/>
          <w:marTop w:val="77"/>
          <w:marBottom w:val="0"/>
          <w:divBdr>
            <w:top w:val="none" w:sz="0" w:space="0" w:color="auto"/>
            <w:left w:val="none" w:sz="0" w:space="0" w:color="auto"/>
            <w:bottom w:val="none" w:sz="0" w:space="0" w:color="auto"/>
            <w:right w:val="none" w:sz="0" w:space="0" w:color="auto"/>
          </w:divBdr>
        </w:div>
        <w:div w:id="1739553872">
          <w:marLeft w:val="1800"/>
          <w:marRight w:val="0"/>
          <w:marTop w:val="77"/>
          <w:marBottom w:val="0"/>
          <w:divBdr>
            <w:top w:val="none" w:sz="0" w:space="0" w:color="auto"/>
            <w:left w:val="none" w:sz="0" w:space="0" w:color="auto"/>
            <w:bottom w:val="none" w:sz="0" w:space="0" w:color="auto"/>
            <w:right w:val="none" w:sz="0" w:space="0" w:color="auto"/>
          </w:divBdr>
        </w:div>
        <w:div w:id="1799838587">
          <w:marLeft w:val="1166"/>
          <w:marRight w:val="0"/>
          <w:marTop w:val="77"/>
          <w:marBottom w:val="0"/>
          <w:divBdr>
            <w:top w:val="none" w:sz="0" w:space="0" w:color="auto"/>
            <w:left w:val="none" w:sz="0" w:space="0" w:color="auto"/>
            <w:bottom w:val="none" w:sz="0" w:space="0" w:color="auto"/>
            <w:right w:val="none" w:sz="0" w:space="0" w:color="auto"/>
          </w:divBdr>
        </w:div>
        <w:div w:id="1819808008">
          <w:marLeft w:val="547"/>
          <w:marRight w:val="0"/>
          <w:marTop w:val="86"/>
          <w:marBottom w:val="0"/>
          <w:divBdr>
            <w:top w:val="none" w:sz="0" w:space="0" w:color="auto"/>
            <w:left w:val="none" w:sz="0" w:space="0" w:color="auto"/>
            <w:bottom w:val="none" w:sz="0" w:space="0" w:color="auto"/>
            <w:right w:val="none" w:sz="0" w:space="0" w:color="auto"/>
          </w:divBdr>
        </w:div>
        <w:div w:id="1829327806">
          <w:marLeft w:val="547"/>
          <w:marRight w:val="0"/>
          <w:marTop w:val="86"/>
          <w:marBottom w:val="0"/>
          <w:divBdr>
            <w:top w:val="none" w:sz="0" w:space="0" w:color="auto"/>
            <w:left w:val="none" w:sz="0" w:space="0" w:color="auto"/>
            <w:bottom w:val="none" w:sz="0" w:space="0" w:color="auto"/>
            <w:right w:val="none" w:sz="0" w:space="0" w:color="auto"/>
          </w:divBdr>
        </w:div>
        <w:div w:id="1850482237">
          <w:marLeft w:val="547"/>
          <w:marRight w:val="0"/>
          <w:marTop w:val="86"/>
          <w:marBottom w:val="0"/>
          <w:divBdr>
            <w:top w:val="none" w:sz="0" w:space="0" w:color="auto"/>
            <w:left w:val="none" w:sz="0" w:space="0" w:color="auto"/>
            <w:bottom w:val="none" w:sz="0" w:space="0" w:color="auto"/>
            <w:right w:val="none" w:sz="0" w:space="0" w:color="auto"/>
          </w:divBdr>
        </w:div>
      </w:divsChild>
    </w:div>
    <w:div w:id="1354762914">
      <w:bodyDiv w:val="1"/>
      <w:marLeft w:val="0"/>
      <w:marRight w:val="0"/>
      <w:marTop w:val="0"/>
      <w:marBottom w:val="0"/>
      <w:divBdr>
        <w:top w:val="none" w:sz="0" w:space="0" w:color="auto"/>
        <w:left w:val="none" w:sz="0" w:space="0" w:color="auto"/>
        <w:bottom w:val="none" w:sz="0" w:space="0" w:color="auto"/>
        <w:right w:val="none" w:sz="0" w:space="0" w:color="auto"/>
      </w:divBdr>
    </w:div>
    <w:div w:id="1355572003">
      <w:bodyDiv w:val="1"/>
      <w:marLeft w:val="0"/>
      <w:marRight w:val="0"/>
      <w:marTop w:val="0"/>
      <w:marBottom w:val="0"/>
      <w:divBdr>
        <w:top w:val="none" w:sz="0" w:space="0" w:color="auto"/>
        <w:left w:val="none" w:sz="0" w:space="0" w:color="auto"/>
        <w:bottom w:val="none" w:sz="0" w:space="0" w:color="auto"/>
        <w:right w:val="none" w:sz="0" w:space="0" w:color="auto"/>
      </w:divBdr>
      <w:divsChild>
        <w:div w:id="328944382">
          <w:marLeft w:val="3240"/>
          <w:marRight w:val="0"/>
          <w:marTop w:val="86"/>
          <w:marBottom w:val="0"/>
          <w:divBdr>
            <w:top w:val="none" w:sz="0" w:space="0" w:color="auto"/>
            <w:left w:val="none" w:sz="0" w:space="0" w:color="auto"/>
            <w:bottom w:val="none" w:sz="0" w:space="0" w:color="auto"/>
            <w:right w:val="none" w:sz="0" w:space="0" w:color="auto"/>
          </w:divBdr>
        </w:div>
        <w:div w:id="545222962">
          <w:marLeft w:val="2520"/>
          <w:marRight w:val="0"/>
          <w:marTop w:val="86"/>
          <w:marBottom w:val="0"/>
          <w:divBdr>
            <w:top w:val="none" w:sz="0" w:space="0" w:color="auto"/>
            <w:left w:val="none" w:sz="0" w:space="0" w:color="auto"/>
            <w:bottom w:val="none" w:sz="0" w:space="0" w:color="auto"/>
            <w:right w:val="none" w:sz="0" w:space="0" w:color="auto"/>
          </w:divBdr>
        </w:div>
        <w:div w:id="918708083">
          <w:marLeft w:val="1800"/>
          <w:marRight w:val="0"/>
          <w:marTop w:val="86"/>
          <w:marBottom w:val="0"/>
          <w:divBdr>
            <w:top w:val="none" w:sz="0" w:space="0" w:color="auto"/>
            <w:left w:val="none" w:sz="0" w:space="0" w:color="auto"/>
            <w:bottom w:val="none" w:sz="0" w:space="0" w:color="auto"/>
            <w:right w:val="none" w:sz="0" w:space="0" w:color="auto"/>
          </w:divBdr>
        </w:div>
        <w:div w:id="1085227864">
          <w:marLeft w:val="2520"/>
          <w:marRight w:val="0"/>
          <w:marTop w:val="86"/>
          <w:marBottom w:val="0"/>
          <w:divBdr>
            <w:top w:val="none" w:sz="0" w:space="0" w:color="auto"/>
            <w:left w:val="none" w:sz="0" w:space="0" w:color="auto"/>
            <w:bottom w:val="none" w:sz="0" w:space="0" w:color="auto"/>
            <w:right w:val="none" w:sz="0" w:space="0" w:color="auto"/>
          </w:divBdr>
        </w:div>
        <w:div w:id="1217669581">
          <w:marLeft w:val="547"/>
          <w:marRight w:val="0"/>
          <w:marTop w:val="115"/>
          <w:marBottom w:val="0"/>
          <w:divBdr>
            <w:top w:val="none" w:sz="0" w:space="0" w:color="auto"/>
            <w:left w:val="none" w:sz="0" w:space="0" w:color="auto"/>
            <w:bottom w:val="none" w:sz="0" w:space="0" w:color="auto"/>
            <w:right w:val="none" w:sz="0" w:space="0" w:color="auto"/>
          </w:divBdr>
        </w:div>
        <w:div w:id="1262957430">
          <w:marLeft w:val="1800"/>
          <w:marRight w:val="0"/>
          <w:marTop w:val="86"/>
          <w:marBottom w:val="0"/>
          <w:divBdr>
            <w:top w:val="none" w:sz="0" w:space="0" w:color="auto"/>
            <w:left w:val="none" w:sz="0" w:space="0" w:color="auto"/>
            <w:bottom w:val="none" w:sz="0" w:space="0" w:color="auto"/>
            <w:right w:val="none" w:sz="0" w:space="0" w:color="auto"/>
          </w:divBdr>
        </w:div>
        <w:div w:id="1523785689">
          <w:marLeft w:val="3240"/>
          <w:marRight w:val="0"/>
          <w:marTop w:val="86"/>
          <w:marBottom w:val="0"/>
          <w:divBdr>
            <w:top w:val="none" w:sz="0" w:space="0" w:color="auto"/>
            <w:left w:val="none" w:sz="0" w:space="0" w:color="auto"/>
            <w:bottom w:val="none" w:sz="0" w:space="0" w:color="auto"/>
            <w:right w:val="none" w:sz="0" w:space="0" w:color="auto"/>
          </w:divBdr>
        </w:div>
        <w:div w:id="2064134140">
          <w:marLeft w:val="1166"/>
          <w:marRight w:val="0"/>
          <w:marTop w:val="115"/>
          <w:marBottom w:val="0"/>
          <w:divBdr>
            <w:top w:val="none" w:sz="0" w:space="0" w:color="auto"/>
            <w:left w:val="none" w:sz="0" w:space="0" w:color="auto"/>
            <w:bottom w:val="none" w:sz="0" w:space="0" w:color="auto"/>
            <w:right w:val="none" w:sz="0" w:space="0" w:color="auto"/>
          </w:divBdr>
        </w:div>
      </w:divsChild>
    </w:div>
    <w:div w:id="1356157375">
      <w:bodyDiv w:val="1"/>
      <w:marLeft w:val="0"/>
      <w:marRight w:val="0"/>
      <w:marTop w:val="0"/>
      <w:marBottom w:val="0"/>
      <w:divBdr>
        <w:top w:val="none" w:sz="0" w:space="0" w:color="auto"/>
        <w:left w:val="none" w:sz="0" w:space="0" w:color="auto"/>
        <w:bottom w:val="none" w:sz="0" w:space="0" w:color="auto"/>
        <w:right w:val="none" w:sz="0" w:space="0" w:color="auto"/>
      </w:divBdr>
    </w:div>
    <w:div w:id="1356342458">
      <w:bodyDiv w:val="1"/>
      <w:marLeft w:val="0"/>
      <w:marRight w:val="0"/>
      <w:marTop w:val="0"/>
      <w:marBottom w:val="0"/>
      <w:divBdr>
        <w:top w:val="none" w:sz="0" w:space="0" w:color="auto"/>
        <w:left w:val="none" w:sz="0" w:space="0" w:color="auto"/>
        <w:bottom w:val="none" w:sz="0" w:space="0" w:color="auto"/>
        <w:right w:val="none" w:sz="0" w:space="0" w:color="auto"/>
      </w:divBdr>
    </w:div>
    <w:div w:id="1356613414">
      <w:bodyDiv w:val="1"/>
      <w:marLeft w:val="0"/>
      <w:marRight w:val="0"/>
      <w:marTop w:val="0"/>
      <w:marBottom w:val="0"/>
      <w:divBdr>
        <w:top w:val="none" w:sz="0" w:space="0" w:color="auto"/>
        <w:left w:val="none" w:sz="0" w:space="0" w:color="auto"/>
        <w:bottom w:val="none" w:sz="0" w:space="0" w:color="auto"/>
        <w:right w:val="none" w:sz="0" w:space="0" w:color="auto"/>
      </w:divBdr>
    </w:div>
    <w:div w:id="1357075015">
      <w:bodyDiv w:val="1"/>
      <w:marLeft w:val="0"/>
      <w:marRight w:val="0"/>
      <w:marTop w:val="0"/>
      <w:marBottom w:val="0"/>
      <w:divBdr>
        <w:top w:val="none" w:sz="0" w:space="0" w:color="auto"/>
        <w:left w:val="none" w:sz="0" w:space="0" w:color="auto"/>
        <w:bottom w:val="none" w:sz="0" w:space="0" w:color="auto"/>
        <w:right w:val="none" w:sz="0" w:space="0" w:color="auto"/>
      </w:divBdr>
    </w:div>
    <w:div w:id="1357149772">
      <w:bodyDiv w:val="1"/>
      <w:marLeft w:val="0"/>
      <w:marRight w:val="0"/>
      <w:marTop w:val="0"/>
      <w:marBottom w:val="0"/>
      <w:divBdr>
        <w:top w:val="none" w:sz="0" w:space="0" w:color="auto"/>
        <w:left w:val="none" w:sz="0" w:space="0" w:color="auto"/>
        <w:bottom w:val="none" w:sz="0" w:space="0" w:color="auto"/>
        <w:right w:val="none" w:sz="0" w:space="0" w:color="auto"/>
      </w:divBdr>
    </w:div>
    <w:div w:id="1358190129">
      <w:bodyDiv w:val="1"/>
      <w:marLeft w:val="0"/>
      <w:marRight w:val="0"/>
      <w:marTop w:val="0"/>
      <w:marBottom w:val="0"/>
      <w:divBdr>
        <w:top w:val="none" w:sz="0" w:space="0" w:color="auto"/>
        <w:left w:val="none" w:sz="0" w:space="0" w:color="auto"/>
        <w:bottom w:val="none" w:sz="0" w:space="0" w:color="auto"/>
        <w:right w:val="none" w:sz="0" w:space="0" w:color="auto"/>
      </w:divBdr>
      <w:divsChild>
        <w:div w:id="1680696680">
          <w:marLeft w:val="547"/>
          <w:marRight w:val="0"/>
          <w:marTop w:val="154"/>
          <w:marBottom w:val="0"/>
          <w:divBdr>
            <w:top w:val="none" w:sz="0" w:space="0" w:color="auto"/>
            <w:left w:val="none" w:sz="0" w:space="0" w:color="auto"/>
            <w:bottom w:val="none" w:sz="0" w:space="0" w:color="auto"/>
            <w:right w:val="none" w:sz="0" w:space="0" w:color="auto"/>
          </w:divBdr>
        </w:div>
        <w:div w:id="1943339982">
          <w:marLeft w:val="1166"/>
          <w:marRight w:val="0"/>
          <w:marTop w:val="134"/>
          <w:marBottom w:val="0"/>
          <w:divBdr>
            <w:top w:val="none" w:sz="0" w:space="0" w:color="auto"/>
            <w:left w:val="none" w:sz="0" w:space="0" w:color="auto"/>
            <w:bottom w:val="none" w:sz="0" w:space="0" w:color="auto"/>
            <w:right w:val="none" w:sz="0" w:space="0" w:color="auto"/>
          </w:divBdr>
        </w:div>
        <w:div w:id="2054763546">
          <w:marLeft w:val="1166"/>
          <w:marRight w:val="0"/>
          <w:marTop w:val="134"/>
          <w:marBottom w:val="0"/>
          <w:divBdr>
            <w:top w:val="none" w:sz="0" w:space="0" w:color="auto"/>
            <w:left w:val="none" w:sz="0" w:space="0" w:color="auto"/>
            <w:bottom w:val="none" w:sz="0" w:space="0" w:color="auto"/>
            <w:right w:val="none" w:sz="0" w:space="0" w:color="auto"/>
          </w:divBdr>
        </w:div>
      </w:divsChild>
    </w:div>
    <w:div w:id="1358432128">
      <w:bodyDiv w:val="1"/>
      <w:marLeft w:val="0"/>
      <w:marRight w:val="0"/>
      <w:marTop w:val="0"/>
      <w:marBottom w:val="0"/>
      <w:divBdr>
        <w:top w:val="none" w:sz="0" w:space="0" w:color="auto"/>
        <w:left w:val="none" w:sz="0" w:space="0" w:color="auto"/>
        <w:bottom w:val="none" w:sz="0" w:space="0" w:color="auto"/>
        <w:right w:val="none" w:sz="0" w:space="0" w:color="auto"/>
      </w:divBdr>
    </w:div>
    <w:div w:id="1358582619">
      <w:bodyDiv w:val="1"/>
      <w:marLeft w:val="0"/>
      <w:marRight w:val="0"/>
      <w:marTop w:val="0"/>
      <w:marBottom w:val="0"/>
      <w:divBdr>
        <w:top w:val="none" w:sz="0" w:space="0" w:color="auto"/>
        <w:left w:val="none" w:sz="0" w:space="0" w:color="auto"/>
        <w:bottom w:val="none" w:sz="0" w:space="0" w:color="auto"/>
        <w:right w:val="none" w:sz="0" w:space="0" w:color="auto"/>
      </w:divBdr>
      <w:divsChild>
        <w:div w:id="1077750532">
          <w:marLeft w:val="547"/>
          <w:marRight w:val="0"/>
          <w:marTop w:val="115"/>
          <w:marBottom w:val="0"/>
          <w:divBdr>
            <w:top w:val="none" w:sz="0" w:space="0" w:color="auto"/>
            <w:left w:val="none" w:sz="0" w:space="0" w:color="auto"/>
            <w:bottom w:val="none" w:sz="0" w:space="0" w:color="auto"/>
            <w:right w:val="none" w:sz="0" w:space="0" w:color="auto"/>
          </w:divBdr>
        </w:div>
      </w:divsChild>
    </w:div>
    <w:div w:id="1359505137">
      <w:bodyDiv w:val="1"/>
      <w:marLeft w:val="0"/>
      <w:marRight w:val="0"/>
      <w:marTop w:val="0"/>
      <w:marBottom w:val="0"/>
      <w:divBdr>
        <w:top w:val="none" w:sz="0" w:space="0" w:color="auto"/>
        <w:left w:val="none" w:sz="0" w:space="0" w:color="auto"/>
        <w:bottom w:val="none" w:sz="0" w:space="0" w:color="auto"/>
        <w:right w:val="none" w:sz="0" w:space="0" w:color="auto"/>
      </w:divBdr>
      <w:divsChild>
        <w:div w:id="269898454">
          <w:marLeft w:val="547"/>
          <w:marRight w:val="0"/>
          <w:marTop w:val="130"/>
          <w:marBottom w:val="0"/>
          <w:divBdr>
            <w:top w:val="none" w:sz="0" w:space="0" w:color="auto"/>
            <w:left w:val="none" w:sz="0" w:space="0" w:color="auto"/>
            <w:bottom w:val="none" w:sz="0" w:space="0" w:color="auto"/>
            <w:right w:val="none" w:sz="0" w:space="0" w:color="auto"/>
          </w:divBdr>
        </w:div>
        <w:div w:id="1013729518">
          <w:marLeft w:val="1166"/>
          <w:marRight w:val="0"/>
          <w:marTop w:val="115"/>
          <w:marBottom w:val="0"/>
          <w:divBdr>
            <w:top w:val="none" w:sz="0" w:space="0" w:color="auto"/>
            <w:left w:val="none" w:sz="0" w:space="0" w:color="auto"/>
            <w:bottom w:val="none" w:sz="0" w:space="0" w:color="auto"/>
            <w:right w:val="none" w:sz="0" w:space="0" w:color="auto"/>
          </w:divBdr>
        </w:div>
        <w:div w:id="1326276890">
          <w:marLeft w:val="1166"/>
          <w:marRight w:val="0"/>
          <w:marTop w:val="115"/>
          <w:marBottom w:val="0"/>
          <w:divBdr>
            <w:top w:val="none" w:sz="0" w:space="0" w:color="auto"/>
            <w:left w:val="none" w:sz="0" w:space="0" w:color="auto"/>
            <w:bottom w:val="none" w:sz="0" w:space="0" w:color="auto"/>
            <w:right w:val="none" w:sz="0" w:space="0" w:color="auto"/>
          </w:divBdr>
        </w:div>
        <w:div w:id="1397782449">
          <w:marLeft w:val="1166"/>
          <w:marRight w:val="0"/>
          <w:marTop w:val="115"/>
          <w:marBottom w:val="0"/>
          <w:divBdr>
            <w:top w:val="none" w:sz="0" w:space="0" w:color="auto"/>
            <w:left w:val="none" w:sz="0" w:space="0" w:color="auto"/>
            <w:bottom w:val="none" w:sz="0" w:space="0" w:color="auto"/>
            <w:right w:val="none" w:sz="0" w:space="0" w:color="auto"/>
          </w:divBdr>
        </w:div>
        <w:div w:id="1802645998">
          <w:marLeft w:val="1166"/>
          <w:marRight w:val="0"/>
          <w:marTop w:val="115"/>
          <w:marBottom w:val="0"/>
          <w:divBdr>
            <w:top w:val="none" w:sz="0" w:space="0" w:color="auto"/>
            <w:left w:val="none" w:sz="0" w:space="0" w:color="auto"/>
            <w:bottom w:val="none" w:sz="0" w:space="0" w:color="auto"/>
            <w:right w:val="none" w:sz="0" w:space="0" w:color="auto"/>
          </w:divBdr>
        </w:div>
        <w:div w:id="2073388755">
          <w:marLeft w:val="547"/>
          <w:marRight w:val="0"/>
          <w:marTop w:val="130"/>
          <w:marBottom w:val="0"/>
          <w:divBdr>
            <w:top w:val="none" w:sz="0" w:space="0" w:color="auto"/>
            <w:left w:val="none" w:sz="0" w:space="0" w:color="auto"/>
            <w:bottom w:val="none" w:sz="0" w:space="0" w:color="auto"/>
            <w:right w:val="none" w:sz="0" w:space="0" w:color="auto"/>
          </w:divBdr>
        </w:div>
      </w:divsChild>
    </w:div>
    <w:div w:id="1359702835">
      <w:bodyDiv w:val="1"/>
      <w:marLeft w:val="0"/>
      <w:marRight w:val="0"/>
      <w:marTop w:val="0"/>
      <w:marBottom w:val="0"/>
      <w:divBdr>
        <w:top w:val="none" w:sz="0" w:space="0" w:color="auto"/>
        <w:left w:val="none" w:sz="0" w:space="0" w:color="auto"/>
        <w:bottom w:val="none" w:sz="0" w:space="0" w:color="auto"/>
        <w:right w:val="none" w:sz="0" w:space="0" w:color="auto"/>
      </w:divBdr>
    </w:div>
    <w:div w:id="1359889088">
      <w:bodyDiv w:val="1"/>
      <w:marLeft w:val="0"/>
      <w:marRight w:val="0"/>
      <w:marTop w:val="0"/>
      <w:marBottom w:val="0"/>
      <w:divBdr>
        <w:top w:val="none" w:sz="0" w:space="0" w:color="auto"/>
        <w:left w:val="none" w:sz="0" w:space="0" w:color="auto"/>
        <w:bottom w:val="none" w:sz="0" w:space="0" w:color="auto"/>
        <w:right w:val="none" w:sz="0" w:space="0" w:color="auto"/>
      </w:divBdr>
      <w:divsChild>
        <w:div w:id="35283198">
          <w:marLeft w:val="1166"/>
          <w:marRight w:val="0"/>
          <w:marTop w:val="134"/>
          <w:marBottom w:val="0"/>
          <w:divBdr>
            <w:top w:val="none" w:sz="0" w:space="0" w:color="auto"/>
            <w:left w:val="none" w:sz="0" w:space="0" w:color="auto"/>
            <w:bottom w:val="none" w:sz="0" w:space="0" w:color="auto"/>
            <w:right w:val="none" w:sz="0" w:space="0" w:color="auto"/>
          </w:divBdr>
        </w:div>
        <w:div w:id="276719604">
          <w:marLeft w:val="3240"/>
          <w:marRight w:val="0"/>
          <w:marTop w:val="96"/>
          <w:marBottom w:val="0"/>
          <w:divBdr>
            <w:top w:val="none" w:sz="0" w:space="0" w:color="auto"/>
            <w:left w:val="none" w:sz="0" w:space="0" w:color="auto"/>
            <w:bottom w:val="none" w:sz="0" w:space="0" w:color="auto"/>
            <w:right w:val="none" w:sz="0" w:space="0" w:color="auto"/>
          </w:divBdr>
        </w:div>
        <w:div w:id="810749038">
          <w:marLeft w:val="3240"/>
          <w:marRight w:val="0"/>
          <w:marTop w:val="96"/>
          <w:marBottom w:val="0"/>
          <w:divBdr>
            <w:top w:val="none" w:sz="0" w:space="0" w:color="auto"/>
            <w:left w:val="none" w:sz="0" w:space="0" w:color="auto"/>
            <w:bottom w:val="none" w:sz="0" w:space="0" w:color="auto"/>
            <w:right w:val="none" w:sz="0" w:space="0" w:color="auto"/>
          </w:divBdr>
        </w:div>
        <w:div w:id="839125128">
          <w:marLeft w:val="547"/>
          <w:marRight w:val="0"/>
          <w:marTop w:val="154"/>
          <w:marBottom w:val="0"/>
          <w:divBdr>
            <w:top w:val="none" w:sz="0" w:space="0" w:color="auto"/>
            <w:left w:val="none" w:sz="0" w:space="0" w:color="auto"/>
            <w:bottom w:val="none" w:sz="0" w:space="0" w:color="auto"/>
            <w:right w:val="none" w:sz="0" w:space="0" w:color="auto"/>
          </w:divBdr>
        </w:div>
        <w:div w:id="1044914832">
          <w:marLeft w:val="2520"/>
          <w:marRight w:val="0"/>
          <w:marTop w:val="96"/>
          <w:marBottom w:val="0"/>
          <w:divBdr>
            <w:top w:val="none" w:sz="0" w:space="0" w:color="auto"/>
            <w:left w:val="none" w:sz="0" w:space="0" w:color="auto"/>
            <w:bottom w:val="none" w:sz="0" w:space="0" w:color="auto"/>
            <w:right w:val="none" w:sz="0" w:space="0" w:color="auto"/>
          </w:divBdr>
        </w:div>
        <w:div w:id="1406300825">
          <w:marLeft w:val="3240"/>
          <w:marRight w:val="0"/>
          <w:marTop w:val="96"/>
          <w:marBottom w:val="0"/>
          <w:divBdr>
            <w:top w:val="none" w:sz="0" w:space="0" w:color="auto"/>
            <w:left w:val="none" w:sz="0" w:space="0" w:color="auto"/>
            <w:bottom w:val="none" w:sz="0" w:space="0" w:color="auto"/>
            <w:right w:val="none" w:sz="0" w:space="0" w:color="auto"/>
          </w:divBdr>
        </w:div>
        <w:div w:id="1760055583">
          <w:marLeft w:val="1800"/>
          <w:marRight w:val="0"/>
          <w:marTop w:val="115"/>
          <w:marBottom w:val="0"/>
          <w:divBdr>
            <w:top w:val="none" w:sz="0" w:space="0" w:color="auto"/>
            <w:left w:val="none" w:sz="0" w:space="0" w:color="auto"/>
            <w:bottom w:val="none" w:sz="0" w:space="0" w:color="auto"/>
            <w:right w:val="none" w:sz="0" w:space="0" w:color="auto"/>
          </w:divBdr>
        </w:div>
      </w:divsChild>
    </w:div>
    <w:div w:id="1360471853">
      <w:bodyDiv w:val="1"/>
      <w:marLeft w:val="0"/>
      <w:marRight w:val="0"/>
      <w:marTop w:val="0"/>
      <w:marBottom w:val="0"/>
      <w:divBdr>
        <w:top w:val="none" w:sz="0" w:space="0" w:color="auto"/>
        <w:left w:val="none" w:sz="0" w:space="0" w:color="auto"/>
        <w:bottom w:val="none" w:sz="0" w:space="0" w:color="auto"/>
        <w:right w:val="none" w:sz="0" w:space="0" w:color="auto"/>
      </w:divBdr>
      <w:divsChild>
        <w:div w:id="5523927">
          <w:marLeft w:val="1166"/>
          <w:marRight w:val="0"/>
          <w:marTop w:val="96"/>
          <w:marBottom w:val="0"/>
          <w:divBdr>
            <w:top w:val="none" w:sz="0" w:space="0" w:color="auto"/>
            <w:left w:val="none" w:sz="0" w:space="0" w:color="auto"/>
            <w:bottom w:val="none" w:sz="0" w:space="0" w:color="auto"/>
            <w:right w:val="none" w:sz="0" w:space="0" w:color="auto"/>
          </w:divBdr>
        </w:div>
        <w:div w:id="606155797">
          <w:marLeft w:val="547"/>
          <w:marRight w:val="0"/>
          <w:marTop w:val="115"/>
          <w:marBottom w:val="0"/>
          <w:divBdr>
            <w:top w:val="none" w:sz="0" w:space="0" w:color="auto"/>
            <w:left w:val="none" w:sz="0" w:space="0" w:color="auto"/>
            <w:bottom w:val="none" w:sz="0" w:space="0" w:color="auto"/>
            <w:right w:val="none" w:sz="0" w:space="0" w:color="auto"/>
          </w:divBdr>
        </w:div>
        <w:div w:id="1769538936">
          <w:marLeft w:val="1166"/>
          <w:marRight w:val="0"/>
          <w:marTop w:val="96"/>
          <w:marBottom w:val="0"/>
          <w:divBdr>
            <w:top w:val="none" w:sz="0" w:space="0" w:color="auto"/>
            <w:left w:val="none" w:sz="0" w:space="0" w:color="auto"/>
            <w:bottom w:val="none" w:sz="0" w:space="0" w:color="auto"/>
            <w:right w:val="none" w:sz="0" w:space="0" w:color="auto"/>
          </w:divBdr>
        </w:div>
      </w:divsChild>
    </w:div>
    <w:div w:id="1361323462">
      <w:bodyDiv w:val="1"/>
      <w:marLeft w:val="0"/>
      <w:marRight w:val="0"/>
      <w:marTop w:val="0"/>
      <w:marBottom w:val="0"/>
      <w:divBdr>
        <w:top w:val="none" w:sz="0" w:space="0" w:color="auto"/>
        <w:left w:val="none" w:sz="0" w:space="0" w:color="auto"/>
        <w:bottom w:val="none" w:sz="0" w:space="0" w:color="auto"/>
        <w:right w:val="none" w:sz="0" w:space="0" w:color="auto"/>
      </w:divBdr>
    </w:div>
    <w:div w:id="1361662987">
      <w:bodyDiv w:val="1"/>
      <w:marLeft w:val="0"/>
      <w:marRight w:val="0"/>
      <w:marTop w:val="0"/>
      <w:marBottom w:val="0"/>
      <w:divBdr>
        <w:top w:val="none" w:sz="0" w:space="0" w:color="auto"/>
        <w:left w:val="none" w:sz="0" w:space="0" w:color="auto"/>
        <w:bottom w:val="none" w:sz="0" w:space="0" w:color="auto"/>
        <w:right w:val="none" w:sz="0" w:space="0" w:color="auto"/>
      </w:divBdr>
    </w:div>
    <w:div w:id="1362314860">
      <w:bodyDiv w:val="1"/>
      <w:marLeft w:val="0"/>
      <w:marRight w:val="0"/>
      <w:marTop w:val="0"/>
      <w:marBottom w:val="0"/>
      <w:divBdr>
        <w:top w:val="none" w:sz="0" w:space="0" w:color="auto"/>
        <w:left w:val="none" w:sz="0" w:space="0" w:color="auto"/>
        <w:bottom w:val="none" w:sz="0" w:space="0" w:color="auto"/>
        <w:right w:val="none" w:sz="0" w:space="0" w:color="auto"/>
      </w:divBdr>
    </w:div>
    <w:div w:id="1362978852">
      <w:bodyDiv w:val="1"/>
      <w:marLeft w:val="0"/>
      <w:marRight w:val="0"/>
      <w:marTop w:val="0"/>
      <w:marBottom w:val="0"/>
      <w:divBdr>
        <w:top w:val="none" w:sz="0" w:space="0" w:color="auto"/>
        <w:left w:val="none" w:sz="0" w:space="0" w:color="auto"/>
        <w:bottom w:val="none" w:sz="0" w:space="0" w:color="auto"/>
        <w:right w:val="none" w:sz="0" w:space="0" w:color="auto"/>
      </w:divBdr>
    </w:div>
    <w:div w:id="1363045852">
      <w:bodyDiv w:val="1"/>
      <w:marLeft w:val="0"/>
      <w:marRight w:val="0"/>
      <w:marTop w:val="0"/>
      <w:marBottom w:val="0"/>
      <w:divBdr>
        <w:top w:val="none" w:sz="0" w:space="0" w:color="auto"/>
        <w:left w:val="none" w:sz="0" w:space="0" w:color="auto"/>
        <w:bottom w:val="none" w:sz="0" w:space="0" w:color="auto"/>
        <w:right w:val="none" w:sz="0" w:space="0" w:color="auto"/>
      </w:divBdr>
      <w:divsChild>
        <w:div w:id="306008745">
          <w:marLeft w:val="1166"/>
          <w:marRight w:val="0"/>
          <w:marTop w:val="106"/>
          <w:marBottom w:val="0"/>
          <w:divBdr>
            <w:top w:val="none" w:sz="0" w:space="0" w:color="auto"/>
            <w:left w:val="none" w:sz="0" w:space="0" w:color="auto"/>
            <w:bottom w:val="none" w:sz="0" w:space="0" w:color="auto"/>
            <w:right w:val="none" w:sz="0" w:space="0" w:color="auto"/>
          </w:divBdr>
        </w:div>
        <w:div w:id="884609445">
          <w:marLeft w:val="1166"/>
          <w:marRight w:val="0"/>
          <w:marTop w:val="106"/>
          <w:marBottom w:val="0"/>
          <w:divBdr>
            <w:top w:val="none" w:sz="0" w:space="0" w:color="auto"/>
            <w:left w:val="none" w:sz="0" w:space="0" w:color="auto"/>
            <w:bottom w:val="none" w:sz="0" w:space="0" w:color="auto"/>
            <w:right w:val="none" w:sz="0" w:space="0" w:color="auto"/>
          </w:divBdr>
        </w:div>
        <w:div w:id="1162350532">
          <w:marLeft w:val="547"/>
          <w:marRight w:val="0"/>
          <w:marTop w:val="120"/>
          <w:marBottom w:val="0"/>
          <w:divBdr>
            <w:top w:val="none" w:sz="0" w:space="0" w:color="auto"/>
            <w:left w:val="none" w:sz="0" w:space="0" w:color="auto"/>
            <w:bottom w:val="none" w:sz="0" w:space="0" w:color="auto"/>
            <w:right w:val="none" w:sz="0" w:space="0" w:color="auto"/>
          </w:divBdr>
        </w:div>
        <w:div w:id="1225946788">
          <w:marLeft w:val="547"/>
          <w:marRight w:val="0"/>
          <w:marTop w:val="120"/>
          <w:marBottom w:val="0"/>
          <w:divBdr>
            <w:top w:val="none" w:sz="0" w:space="0" w:color="auto"/>
            <w:left w:val="none" w:sz="0" w:space="0" w:color="auto"/>
            <w:bottom w:val="none" w:sz="0" w:space="0" w:color="auto"/>
            <w:right w:val="none" w:sz="0" w:space="0" w:color="auto"/>
          </w:divBdr>
        </w:div>
        <w:div w:id="1699161848">
          <w:marLeft w:val="1166"/>
          <w:marRight w:val="0"/>
          <w:marTop w:val="106"/>
          <w:marBottom w:val="0"/>
          <w:divBdr>
            <w:top w:val="none" w:sz="0" w:space="0" w:color="auto"/>
            <w:left w:val="none" w:sz="0" w:space="0" w:color="auto"/>
            <w:bottom w:val="none" w:sz="0" w:space="0" w:color="auto"/>
            <w:right w:val="none" w:sz="0" w:space="0" w:color="auto"/>
          </w:divBdr>
        </w:div>
        <w:div w:id="1885480581">
          <w:marLeft w:val="547"/>
          <w:marRight w:val="0"/>
          <w:marTop w:val="120"/>
          <w:marBottom w:val="0"/>
          <w:divBdr>
            <w:top w:val="none" w:sz="0" w:space="0" w:color="auto"/>
            <w:left w:val="none" w:sz="0" w:space="0" w:color="auto"/>
            <w:bottom w:val="none" w:sz="0" w:space="0" w:color="auto"/>
            <w:right w:val="none" w:sz="0" w:space="0" w:color="auto"/>
          </w:divBdr>
        </w:div>
        <w:div w:id="1914117332">
          <w:marLeft w:val="547"/>
          <w:marRight w:val="0"/>
          <w:marTop w:val="120"/>
          <w:marBottom w:val="0"/>
          <w:divBdr>
            <w:top w:val="none" w:sz="0" w:space="0" w:color="auto"/>
            <w:left w:val="none" w:sz="0" w:space="0" w:color="auto"/>
            <w:bottom w:val="none" w:sz="0" w:space="0" w:color="auto"/>
            <w:right w:val="none" w:sz="0" w:space="0" w:color="auto"/>
          </w:divBdr>
        </w:div>
      </w:divsChild>
    </w:div>
    <w:div w:id="1364013829">
      <w:bodyDiv w:val="1"/>
      <w:marLeft w:val="0"/>
      <w:marRight w:val="0"/>
      <w:marTop w:val="0"/>
      <w:marBottom w:val="0"/>
      <w:divBdr>
        <w:top w:val="none" w:sz="0" w:space="0" w:color="auto"/>
        <w:left w:val="none" w:sz="0" w:space="0" w:color="auto"/>
        <w:bottom w:val="none" w:sz="0" w:space="0" w:color="auto"/>
        <w:right w:val="none" w:sz="0" w:space="0" w:color="auto"/>
      </w:divBdr>
    </w:div>
    <w:div w:id="1364483034">
      <w:bodyDiv w:val="1"/>
      <w:marLeft w:val="0"/>
      <w:marRight w:val="0"/>
      <w:marTop w:val="0"/>
      <w:marBottom w:val="0"/>
      <w:divBdr>
        <w:top w:val="none" w:sz="0" w:space="0" w:color="auto"/>
        <w:left w:val="none" w:sz="0" w:space="0" w:color="auto"/>
        <w:bottom w:val="none" w:sz="0" w:space="0" w:color="auto"/>
        <w:right w:val="none" w:sz="0" w:space="0" w:color="auto"/>
      </w:divBdr>
      <w:divsChild>
        <w:div w:id="1323780533">
          <w:marLeft w:val="547"/>
          <w:marRight w:val="0"/>
          <w:marTop w:val="154"/>
          <w:marBottom w:val="0"/>
          <w:divBdr>
            <w:top w:val="none" w:sz="0" w:space="0" w:color="auto"/>
            <w:left w:val="none" w:sz="0" w:space="0" w:color="auto"/>
            <w:bottom w:val="none" w:sz="0" w:space="0" w:color="auto"/>
            <w:right w:val="none" w:sz="0" w:space="0" w:color="auto"/>
          </w:divBdr>
        </w:div>
        <w:div w:id="1338536096">
          <w:marLeft w:val="1166"/>
          <w:marRight w:val="0"/>
          <w:marTop w:val="134"/>
          <w:marBottom w:val="0"/>
          <w:divBdr>
            <w:top w:val="none" w:sz="0" w:space="0" w:color="auto"/>
            <w:left w:val="none" w:sz="0" w:space="0" w:color="auto"/>
            <w:bottom w:val="none" w:sz="0" w:space="0" w:color="auto"/>
            <w:right w:val="none" w:sz="0" w:space="0" w:color="auto"/>
          </w:divBdr>
        </w:div>
      </w:divsChild>
    </w:div>
    <w:div w:id="1364747451">
      <w:bodyDiv w:val="1"/>
      <w:marLeft w:val="0"/>
      <w:marRight w:val="0"/>
      <w:marTop w:val="0"/>
      <w:marBottom w:val="0"/>
      <w:divBdr>
        <w:top w:val="none" w:sz="0" w:space="0" w:color="auto"/>
        <w:left w:val="none" w:sz="0" w:space="0" w:color="auto"/>
        <w:bottom w:val="none" w:sz="0" w:space="0" w:color="auto"/>
        <w:right w:val="none" w:sz="0" w:space="0" w:color="auto"/>
      </w:divBdr>
      <w:divsChild>
        <w:div w:id="26106410">
          <w:marLeft w:val="547"/>
          <w:marRight w:val="0"/>
          <w:marTop w:val="120"/>
          <w:marBottom w:val="0"/>
          <w:divBdr>
            <w:top w:val="none" w:sz="0" w:space="0" w:color="auto"/>
            <w:left w:val="none" w:sz="0" w:space="0" w:color="auto"/>
            <w:bottom w:val="none" w:sz="0" w:space="0" w:color="auto"/>
            <w:right w:val="none" w:sz="0" w:space="0" w:color="auto"/>
          </w:divBdr>
        </w:div>
        <w:div w:id="908614611">
          <w:marLeft w:val="547"/>
          <w:marRight w:val="0"/>
          <w:marTop w:val="120"/>
          <w:marBottom w:val="0"/>
          <w:divBdr>
            <w:top w:val="none" w:sz="0" w:space="0" w:color="auto"/>
            <w:left w:val="none" w:sz="0" w:space="0" w:color="auto"/>
            <w:bottom w:val="none" w:sz="0" w:space="0" w:color="auto"/>
            <w:right w:val="none" w:sz="0" w:space="0" w:color="auto"/>
          </w:divBdr>
        </w:div>
        <w:div w:id="1775632653">
          <w:marLeft w:val="1166"/>
          <w:marRight w:val="0"/>
          <w:marTop w:val="120"/>
          <w:marBottom w:val="0"/>
          <w:divBdr>
            <w:top w:val="none" w:sz="0" w:space="0" w:color="auto"/>
            <w:left w:val="none" w:sz="0" w:space="0" w:color="auto"/>
            <w:bottom w:val="none" w:sz="0" w:space="0" w:color="auto"/>
            <w:right w:val="none" w:sz="0" w:space="0" w:color="auto"/>
          </w:divBdr>
        </w:div>
        <w:div w:id="1907648398">
          <w:marLeft w:val="547"/>
          <w:marRight w:val="0"/>
          <w:marTop w:val="120"/>
          <w:marBottom w:val="0"/>
          <w:divBdr>
            <w:top w:val="none" w:sz="0" w:space="0" w:color="auto"/>
            <w:left w:val="none" w:sz="0" w:space="0" w:color="auto"/>
            <w:bottom w:val="none" w:sz="0" w:space="0" w:color="auto"/>
            <w:right w:val="none" w:sz="0" w:space="0" w:color="auto"/>
          </w:divBdr>
        </w:div>
      </w:divsChild>
    </w:div>
    <w:div w:id="1364788979">
      <w:bodyDiv w:val="1"/>
      <w:marLeft w:val="0"/>
      <w:marRight w:val="0"/>
      <w:marTop w:val="0"/>
      <w:marBottom w:val="0"/>
      <w:divBdr>
        <w:top w:val="none" w:sz="0" w:space="0" w:color="auto"/>
        <w:left w:val="none" w:sz="0" w:space="0" w:color="auto"/>
        <w:bottom w:val="none" w:sz="0" w:space="0" w:color="auto"/>
        <w:right w:val="none" w:sz="0" w:space="0" w:color="auto"/>
      </w:divBdr>
    </w:div>
    <w:div w:id="1366783938">
      <w:bodyDiv w:val="1"/>
      <w:marLeft w:val="0"/>
      <w:marRight w:val="0"/>
      <w:marTop w:val="0"/>
      <w:marBottom w:val="0"/>
      <w:divBdr>
        <w:top w:val="none" w:sz="0" w:space="0" w:color="auto"/>
        <w:left w:val="none" w:sz="0" w:space="0" w:color="auto"/>
        <w:bottom w:val="none" w:sz="0" w:space="0" w:color="auto"/>
        <w:right w:val="none" w:sz="0" w:space="0" w:color="auto"/>
      </w:divBdr>
      <w:divsChild>
        <w:div w:id="60643021">
          <w:marLeft w:val="1426"/>
          <w:marRight w:val="0"/>
          <w:marTop w:val="60"/>
          <w:marBottom w:val="0"/>
          <w:divBdr>
            <w:top w:val="none" w:sz="0" w:space="0" w:color="auto"/>
            <w:left w:val="none" w:sz="0" w:space="0" w:color="auto"/>
            <w:bottom w:val="none" w:sz="0" w:space="0" w:color="auto"/>
            <w:right w:val="none" w:sz="0" w:space="0" w:color="auto"/>
          </w:divBdr>
        </w:div>
        <w:div w:id="168181934">
          <w:marLeft w:val="1426"/>
          <w:marRight w:val="0"/>
          <w:marTop w:val="60"/>
          <w:marBottom w:val="0"/>
          <w:divBdr>
            <w:top w:val="none" w:sz="0" w:space="0" w:color="auto"/>
            <w:left w:val="none" w:sz="0" w:space="0" w:color="auto"/>
            <w:bottom w:val="none" w:sz="0" w:space="0" w:color="auto"/>
            <w:right w:val="none" w:sz="0" w:space="0" w:color="auto"/>
          </w:divBdr>
        </w:div>
        <w:div w:id="509223119">
          <w:marLeft w:val="2866"/>
          <w:marRight w:val="0"/>
          <w:marTop w:val="60"/>
          <w:marBottom w:val="0"/>
          <w:divBdr>
            <w:top w:val="none" w:sz="0" w:space="0" w:color="auto"/>
            <w:left w:val="none" w:sz="0" w:space="0" w:color="auto"/>
            <w:bottom w:val="none" w:sz="0" w:space="0" w:color="auto"/>
            <w:right w:val="none" w:sz="0" w:space="0" w:color="auto"/>
          </w:divBdr>
        </w:div>
        <w:div w:id="729691281">
          <w:marLeft w:val="3586"/>
          <w:marRight w:val="0"/>
          <w:marTop w:val="60"/>
          <w:marBottom w:val="0"/>
          <w:divBdr>
            <w:top w:val="none" w:sz="0" w:space="0" w:color="auto"/>
            <w:left w:val="none" w:sz="0" w:space="0" w:color="auto"/>
            <w:bottom w:val="none" w:sz="0" w:space="0" w:color="auto"/>
            <w:right w:val="none" w:sz="0" w:space="0" w:color="auto"/>
          </w:divBdr>
        </w:div>
        <w:div w:id="864252367">
          <w:marLeft w:val="1426"/>
          <w:marRight w:val="0"/>
          <w:marTop w:val="60"/>
          <w:marBottom w:val="0"/>
          <w:divBdr>
            <w:top w:val="none" w:sz="0" w:space="0" w:color="auto"/>
            <w:left w:val="none" w:sz="0" w:space="0" w:color="auto"/>
            <w:bottom w:val="none" w:sz="0" w:space="0" w:color="auto"/>
            <w:right w:val="none" w:sz="0" w:space="0" w:color="auto"/>
          </w:divBdr>
        </w:div>
        <w:div w:id="879517411">
          <w:marLeft w:val="4306"/>
          <w:marRight w:val="0"/>
          <w:marTop w:val="60"/>
          <w:marBottom w:val="0"/>
          <w:divBdr>
            <w:top w:val="none" w:sz="0" w:space="0" w:color="auto"/>
            <w:left w:val="none" w:sz="0" w:space="0" w:color="auto"/>
            <w:bottom w:val="none" w:sz="0" w:space="0" w:color="auto"/>
            <w:right w:val="none" w:sz="0" w:space="0" w:color="auto"/>
          </w:divBdr>
        </w:div>
        <w:div w:id="1024212728">
          <w:marLeft w:val="1426"/>
          <w:marRight w:val="0"/>
          <w:marTop w:val="60"/>
          <w:marBottom w:val="0"/>
          <w:divBdr>
            <w:top w:val="none" w:sz="0" w:space="0" w:color="auto"/>
            <w:left w:val="none" w:sz="0" w:space="0" w:color="auto"/>
            <w:bottom w:val="none" w:sz="0" w:space="0" w:color="auto"/>
            <w:right w:val="none" w:sz="0" w:space="0" w:color="auto"/>
          </w:divBdr>
        </w:div>
        <w:div w:id="1098913192">
          <w:marLeft w:val="4306"/>
          <w:marRight w:val="0"/>
          <w:marTop w:val="60"/>
          <w:marBottom w:val="0"/>
          <w:divBdr>
            <w:top w:val="none" w:sz="0" w:space="0" w:color="auto"/>
            <w:left w:val="none" w:sz="0" w:space="0" w:color="auto"/>
            <w:bottom w:val="none" w:sz="0" w:space="0" w:color="auto"/>
            <w:right w:val="none" w:sz="0" w:space="0" w:color="auto"/>
          </w:divBdr>
        </w:div>
        <w:div w:id="1176964272">
          <w:marLeft w:val="3586"/>
          <w:marRight w:val="0"/>
          <w:marTop w:val="60"/>
          <w:marBottom w:val="0"/>
          <w:divBdr>
            <w:top w:val="none" w:sz="0" w:space="0" w:color="auto"/>
            <w:left w:val="none" w:sz="0" w:space="0" w:color="auto"/>
            <w:bottom w:val="none" w:sz="0" w:space="0" w:color="auto"/>
            <w:right w:val="none" w:sz="0" w:space="0" w:color="auto"/>
          </w:divBdr>
        </w:div>
        <w:div w:id="1188174310">
          <w:marLeft w:val="2866"/>
          <w:marRight w:val="0"/>
          <w:marTop w:val="60"/>
          <w:marBottom w:val="0"/>
          <w:divBdr>
            <w:top w:val="none" w:sz="0" w:space="0" w:color="auto"/>
            <w:left w:val="none" w:sz="0" w:space="0" w:color="auto"/>
            <w:bottom w:val="none" w:sz="0" w:space="0" w:color="auto"/>
            <w:right w:val="none" w:sz="0" w:space="0" w:color="auto"/>
          </w:divBdr>
        </w:div>
        <w:div w:id="1364280691">
          <w:marLeft w:val="2866"/>
          <w:marRight w:val="0"/>
          <w:marTop w:val="60"/>
          <w:marBottom w:val="0"/>
          <w:divBdr>
            <w:top w:val="none" w:sz="0" w:space="0" w:color="auto"/>
            <w:left w:val="none" w:sz="0" w:space="0" w:color="auto"/>
            <w:bottom w:val="none" w:sz="0" w:space="0" w:color="auto"/>
            <w:right w:val="none" w:sz="0" w:space="0" w:color="auto"/>
          </w:divBdr>
        </w:div>
        <w:div w:id="1699357729">
          <w:marLeft w:val="2866"/>
          <w:marRight w:val="0"/>
          <w:marTop w:val="60"/>
          <w:marBottom w:val="0"/>
          <w:divBdr>
            <w:top w:val="none" w:sz="0" w:space="0" w:color="auto"/>
            <w:left w:val="none" w:sz="0" w:space="0" w:color="auto"/>
            <w:bottom w:val="none" w:sz="0" w:space="0" w:color="auto"/>
            <w:right w:val="none" w:sz="0" w:space="0" w:color="auto"/>
          </w:divBdr>
        </w:div>
        <w:div w:id="1801338560">
          <w:marLeft w:val="1426"/>
          <w:marRight w:val="0"/>
          <w:marTop w:val="60"/>
          <w:marBottom w:val="0"/>
          <w:divBdr>
            <w:top w:val="none" w:sz="0" w:space="0" w:color="auto"/>
            <w:left w:val="none" w:sz="0" w:space="0" w:color="auto"/>
            <w:bottom w:val="none" w:sz="0" w:space="0" w:color="auto"/>
            <w:right w:val="none" w:sz="0" w:space="0" w:color="auto"/>
          </w:divBdr>
        </w:div>
        <w:div w:id="2069257524">
          <w:marLeft w:val="533"/>
          <w:marRight w:val="0"/>
          <w:marTop w:val="60"/>
          <w:marBottom w:val="0"/>
          <w:divBdr>
            <w:top w:val="none" w:sz="0" w:space="0" w:color="auto"/>
            <w:left w:val="none" w:sz="0" w:space="0" w:color="auto"/>
            <w:bottom w:val="none" w:sz="0" w:space="0" w:color="auto"/>
            <w:right w:val="none" w:sz="0" w:space="0" w:color="auto"/>
          </w:divBdr>
        </w:div>
      </w:divsChild>
    </w:div>
    <w:div w:id="1367292906">
      <w:bodyDiv w:val="1"/>
      <w:marLeft w:val="0"/>
      <w:marRight w:val="0"/>
      <w:marTop w:val="0"/>
      <w:marBottom w:val="0"/>
      <w:divBdr>
        <w:top w:val="none" w:sz="0" w:space="0" w:color="auto"/>
        <w:left w:val="none" w:sz="0" w:space="0" w:color="auto"/>
        <w:bottom w:val="none" w:sz="0" w:space="0" w:color="auto"/>
        <w:right w:val="none" w:sz="0" w:space="0" w:color="auto"/>
      </w:divBdr>
      <w:divsChild>
        <w:div w:id="46807603">
          <w:marLeft w:val="1166"/>
          <w:marRight w:val="0"/>
          <w:marTop w:val="134"/>
          <w:marBottom w:val="0"/>
          <w:divBdr>
            <w:top w:val="none" w:sz="0" w:space="0" w:color="auto"/>
            <w:left w:val="none" w:sz="0" w:space="0" w:color="auto"/>
            <w:bottom w:val="none" w:sz="0" w:space="0" w:color="auto"/>
            <w:right w:val="none" w:sz="0" w:space="0" w:color="auto"/>
          </w:divBdr>
        </w:div>
        <w:div w:id="659501168">
          <w:marLeft w:val="1800"/>
          <w:marRight w:val="0"/>
          <w:marTop w:val="115"/>
          <w:marBottom w:val="0"/>
          <w:divBdr>
            <w:top w:val="none" w:sz="0" w:space="0" w:color="auto"/>
            <w:left w:val="none" w:sz="0" w:space="0" w:color="auto"/>
            <w:bottom w:val="none" w:sz="0" w:space="0" w:color="auto"/>
            <w:right w:val="none" w:sz="0" w:space="0" w:color="auto"/>
          </w:divBdr>
        </w:div>
        <w:div w:id="1010910035">
          <w:marLeft w:val="547"/>
          <w:marRight w:val="0"/>
          <w:marTop w:val="154"/>
          <w:marBottom w:val="0"/>
          <w:divBdr>
            <w:top w:val="none" w:sz="0" w:space="0" w:color="auto"/>
            <w:left w:val="none" w:sz="0" w:space="0" w:color="auto"/>
            <w:bottom w:val="none" w:sz="0" w:space="0" w:color="auto"/>
            <w:right w:val="none" w:sz="0" w:space="0" w:color="auto"/>
          </w:divBdr>
        </w:div>
        <w:div w:id="1017854836">
          <w:marLeft w:val="1166"/>
          <w:marRight w:val="0"/>
          <w:marTop w:val="134"/>
          <w:marBottom w:val="0"/>
          <w:divBdr>
            <w:top w:val="none" w:sz="0" w:space="0" w:color="auto"/>
            <w:left w:val="none" w:sz="0" w:space="0" w:color="auto"/>
            <w:bottom w:val="none" w:sz="0" w:space="0" w:color="auto"/>
            <w:right w:val="none" w:sz="0" w:space="0" w:color="auto"/>
          </w:divBdr>
        </w:div>
        <w:div w:id="1525555612">
          <w:marLeft w:val="1800"/>
          <w:marRight w:val="0"/>
          <w:marTop w:val="115"/>
          <w:marBottom w:val="0"/>
          <w:divBdr>
            <w:top w:val="none" w:sz="0" w:space="0" w:color="auto"/>
            <w:left w:val="none" w:sz="0" w:space="0" w:color="auto"/>
            <w:bottom w:val="none" w:sz="0" w:space="0" w:color="auto"/>
            <w:right w:val="none" w:sz="0" w:space="0" w:color="auto"/>
          </w:divBdr>
        </w:div>
        <w:div w:id="1837064538">
          <w:marLeft w:val="1800"/>
          <w:marRight w:val="0"/>
          <w:marTop w:val="115"/>
          <w:marBottom w:val="0"/>
          <w:divBdr>
            <w:top w:val="none" w:sz="0" w:space="0" w:color="auto"/>
            <w:left w:val="none" w:sz="0" w:space="0" w:color="auto"/>
            <w:bottom w:val="none" w:sz="0" w:space="0" w:color="auto"/>
            <w:right w:val="none" w:sz="0" w:space="0" w:color="auto"/>
          </w:divBdr>
        </w:div>
        <w:div w:id="1879852604">
          <w:marLeft w:val="1166"/>
          <w:marRight w:val="0"/>
          <w:marTop w:val="134"/>
          <w:marBottom w:val="0"/>
          <w:divBdr>
            <w:top w:val="none" w:sz="0" w:space="0" w:color="auto"/>
            <w:left w:val="none" w:sz="0" w:space="0" w:color="auto"/>
            <w:bottom w:val="none" w:sz="0" w:space="0" w:color="auto"/>
            <w:right w:val="none" w:sz="0" w:space="0" w:color="auto"/>
          </w:divBdr>
        </w:div>
      </w:divsChild>
    </w:div>
    <w:div w:id="1367607386">
      <w:bodyDiv w:val="1"/>
      <w:marLeft w:val="0"/>
      <w:marRight w:val="0"/>
      <w:marTop w:val="0"/>
      <w:marBottom w:val="0"/>
      <w:divBdr>
        <w:top w:val="none" w:sz="0" w:space="0" w:color="auto"/>
        <w:left w:val="none" w:sz="0" w:space="0" w:color="auto"/>
        <w:bottom w:val="none" w:sz="0" w:space="0" w:color="auto"/>
        <w:right w:val="none" w:sz="0" w:space="0" w:color="auto"/>
      </w:divBdr>
    </w:div>
    <w:div w:id="1368989801">
      <w:bodyDiv w:val="1"/>
      <w:marLeft w:val="0"/>
      <w:marRight w:val="0"/>
      <w:marTop w:val="0"/>
      <w:marBottom w:val="0"/>
      <w:divBdr>
        <w:top w:val="none" w:sz="0" w:space="0" w:color="auto"/>
        <w:left w:val="none" w:sz="0" w:space="0" w:color="auto"/>
        <w:bottom w:val="none" w:sz="0" w:space="0" w:color="auto"/>
        <w:right w:val="none" w:sz="0" w:space="0" w:color="auto"/>
      </w:divBdr>
      <w:divsChild>
        <w:div w:id="81227352">
          <w:marLeft w:val="360"/>
          <w:marRight w:val="0"/>
          <w:marTop w:val="200"/>
          <w:marBottom w:val="0"/>
          <w:divBdr>
            <w:top w:val="none" w:sz="0" w:space="0" w:color="auto"/>
            <w:left w:val="none" w:sz="0" w:space="0" w:color="auto"/>
            <w:bottom w:val="none" w:sz="0" w:space="0" w:color="auto"/>
            <w:right w:val="none" w:sz="0" w:space="0" w:color="auto"/>
          </w:divBdr>
        </w:div>
        <w:div w:id="85999095">
          <w:marLeft w:val="1080"/>
          <w:marRight w:val="0"/>
          <w:marTop w:val="100"/>
          <w:marBottom w:val="0"/>
          <w:divBdr>
            <w:top w:val="none" w:sz="0" w:space="0" w:color="auto"/>
            <w:left w:val="none" w:sz="0" w:space="0" w:color="auto"/>
            <w:bottom w:val="none" w:sz="0" w:space="0" w:color="auto"/>
            <w:right w:val="none" w:sz="0" w:space="0" w:color="auto"/>
          </w:divBdr>
        </w:div>
        <w:div w:id="116265899">
          <w:marLeft w:val="360"/>
          <w:marRight w:val="0"/>
          <w:marTop w:val="200"/>
          <w:marBottom w:val="0"/>
          <w:divBdr>
            <w:top w:val="none" w:sz="0" w:space="0" w:color="auto"/>
            <w:left w:val="none" w:sz="0" w:space="0" w:color="auto"/>
            <w:bottom w:val="none" w:sz="0" w:space="0" w:color="auto"/>
            <w:right w:val="none" w:sz="0" w:space="0" w:color="auto"/>
          </w:divBdr>
        </w:div>
        <w:div w:id="551186559">
          <w:marLeft w:val="1080"/>
          <w:marRight w:val="0"/>
          <w:marTop w:val="100"/>
          <w:marBottom w:val="0"/>
          <w:divBdr>
            <w:top w:val="none" w:sz="0" w:space="0" w:color="auto"/>
            <w:left w:val="none" w:sz="0" w:space="0" w:color="auto"/>
            <w:bottom w:val="none" w:sz="0" w:space="0" w:color="auto"/>
            <w:right w:val="none" w:sz="0" w:space="0" w:color="auto"/>
          </w:divBdr>
        </w:div>
        <w:div w:id="777604003">
          <w:marLeft w:val="1080"/>
          <w:marRight w:val="0"/>
          <w:marTop w:val="100"/>
          <w:marBottom w:val="0"/>
          <w:divBdr>
            <w:top w:val="none" w:sz="0" w:space="0" w:color="auto"/>
            <w:left w:val="none" w:sz="0" w:space="0" w:color="auto"/>
            <w:bottom w:val="none" w:sz="0" w:space="0" w:color="auto"/>
            <w:right w:val="none" w:sz="0" w:space="0" w:color="auto"/>
          </w:divBdr>
        </w:div>
        <w:div w:id="875310924">
          <w:marLeft w:val="360"/>
          <w:marRight w:val="0"/>
          <w:marTop w:val="200"/>
          <w:marBottom w:val="0"/>
          <w:divBdr>
            <w:top w:val="none" w:sz="0" w:space="0" w:color="auto"/>
            <w:left w:val="none" w:sz="0" w:space="0" w:color="auto"/>
            <w:bottom w:val="none" w:sz="0" w:space="0" w:color="auto"/>
            <w:right w:val="none" w:sz="0" w:space="0" w:color="auto"/>
          </w:divBdr>
        </w:div>
        <w:div w:id="941649706">
          <w:marLeft w:val="360"/>
          <w:marRight w:val="0"/>
          <w:marTop w:val="200"/>
          <w:marBottom w:val="0"/>
          <w:divBdr>
            <w:top w:val="none" w:sz="0" w:space="0" w:color="auto"/>
            <w:left w:val="none" w:sz="0" w:space="0" w:color="auto"/>
            <w:bottom w:val="none" w:sz="0" w:space="0" w:color="auto"/>
            <w:right w:val="none" w:sz="0" w:space="0" w:color="auto"/>
          </w:divBdr>
        </w:div>
        <w:div w:id="1380713966">
          <w:marLeft w:val="1080"/>
          <w:marRight w:val="0"/>
          <w:marTop w:val="200"/>
          <w:marBottom w:val="0"/>
          <w:divBdr>
            <w:top w:val="none" w:sz="0" w:space="0" w:color="auto"/>
            <w:left w:val="none" w:sz="0" w:space="0" w:color="auto"/>
            <w:bottom w:val="none" w:sz="0" w:space="0" w:color="auto"/>
            <w:right w:val="none" w:sz="0" w:space="0" w:color="auto"/>
          </w:divBdr>
        </w:div>
        <w:div w:id="1435975598">
          <w:marLeft w:val="360"/>
          <w:marRight w:val="0"/>
          <w:marTop w:val="200"/>
          <w:marBottom w:val="0"/>
          <w:divBdr>
            <w:top w:val="none" w:sz="0" w:space="0" w:color="auto"/>
            <w:left w:val="none" w:sz="0" w:space="0" w:color="auto"/>
            <w:bottom w:val="none" w:sz="0" w:space="0" w:color="auto"/>
            <w:right w:val="none" w:sz="0" w:space="0" w:color="auto"/>
          </w:divBdr>
        </w:div>
        <w:div w:id="1490828935">
          <w:marLeft w:val="1080"/>
          <w:marRight w:val="0"/>
          <w:marTop w:val="100"/>
          <w:marBottom w:val="0"/>
          <w:divBdr>
            <w:top w:val="none" w:sz="0" w:space="0" w:color="auto"/>
            <w:left w:val="none" w:sz="0" w:space="0" w:color="auto"/>
            <w:bottom w:val="none" w:sz="0" w:space="0" w:color="auto"/>
            <w:right w:val="none" w:sz="0" w:space="0" w:color="auto"/>
          </w:divBdr>
        </w:div>
        <w:div w:id="1886990982">
          <w:marLeft w:val="1080"/>
          <w:marRight w:val="0"/>
          <w:marTop w:val="100"/>
          <w:marBottom w:val="0"/>
          <w:divBdr>
            <w:top w:val="none" w:sz="0" w:space="0" w:color="auto"/>
            <w:left w:val="none" w:sz="0" w:space="0" w:color="auto"/>
            <w:bottom w:val="none" w:sz="0" w:space="0" w:color="auto"/>
            <w:right w:val="none" w:sz="0" w:space="0" w:color="auto"/>
          </w:divBdr>
        </w:div>
        <w:div w:id="2098212880">
          <w:marLeft w:val="360"/>
          <w:marRight w:val="0"/>
          <w:marTop w:val="200"/>
          <w:marBottom w:val="0"/>
          <w:divBdr>
            <w:top w:val="none" w:sz="0" w:space="0" w:color="auto"/>
            <w:left w:val="none" w:sz="0" w:space="0" w:color="auto"/>
            <w:bottom w:val="none" w:sz="0" w:space="0" w:color="auto"/>
            <w:right w:val="none" w:sz="0" w:space="0" w:color="auto"/>
          </w:divBdr>
        </w:div>
        <w:div w:id="2107193195">
          <w:marLeft w:val="1080"/>
          <w:marRight w:val="0"/>
          <w:marTop w:val="100"/>
          <w:marBottom w:val="0"/>
          <w:divBdr>
            <w:top w:val="none" w:sz="0" w:space="0" w:color="auto"/>
            <w:left w:val="none" w:sz="0" w:space="0" w:color="auto"/>
            <w:bottom w:val="none" w:sz="0" w:space="0" w:color="auto"/>
            <w:right w:val="none" w:sz="0" w:space="0" w:color="auto"/>
          </w:divBdr>
        </w:div>
      </w:divsChild>
    </w:div>
    <w:div w:id="1369066880">
      <w:bodyDiv w:val="1"/>
      <w:marLeft w:val="0"/>
      <w:marRight w:val="0"/>
      <w:marTop w:val="0"/>
      <w:marBottom w:val="0"/>
      <w:divBdr>
        <w:top w:val="none" w:sz="0" w:space="0" w:color="auto"/>
        <w:left w:val="none" w:sz="0" w:space="0" w:color="auto"/>
        <w:bottom w:val="none" w:sz="0" w:space="0" w:color="auto"/>
        <w:right w:val="none" w:sz="0" w:space="0" w:color="auto"/>
      </w:divBdr>
      <w:divsChild>
        <w:div w:id="576063711">
          <w:marLeft w:val="547"/>
          <w:marRight w:val="0"/>
          <w:marTop w:val="115"/>
          <w:marBottom w:val="0"/>
          <w:divBdr>
            <w:top w:val="none" w:sz="0" w:space="0" w:color="auto"/>
            <w:left w:val="none" w:sz="0" w:space="0" w:color="auto"/>
            <w:bottom w:val="none" w:sz="0" w:space="0" w:color="auto"/>
            <w:right w:val="none" w:sz="0" w:space="0" w:color="auto"/>
          </w:divBdr>
        </w:div>
        <w:div w:id="1157460313">
          <w:marLeft w:val="547"/>
          <w:marRight w:val="0"/>
          <w:marTop w:val="115"/>
          <w:marBottom w:val="0"/>
          <w:divBdr>
            <w:top w:val="none" w:sz="0" w:space="0" w:color="auto"/>
            <w:left w:val="none" w:sz="0" w:space="0" w:color="auto"/>
            <w:bottom w:val="none" w:sz="0" w:space="0" w:color="auto"/>
            <w:right w:val="none" w:sz="0" w:space="0" w:color="auto"/>
          </w:divBdr>
        </w:div>
        <w:div w:id="1556575911">
          <w:marLeft w:val="547"/>
          <w:marRight w:val="0"/>
          <w:marTop w:val="115"/>
          <w:marBottom w:val="0"/>
          <w:divBdr>
            <w:top w:val="none" w:sz="0" w:space="0" w:color="auto"/>
            <w:left w:val="none" w:sz="0" w:space="0" w:color="auto"/>
            <w:bottom w:val="none" w:sz="0" w:space="0" w:color="auto"/>
            <w:right w:val="none" w:sz="0" w:space="0" w:color="auto"/>
          </w:divBdr>
        </w:div>
        <w:div w:id="2004815124">
          <w:marLeft w:val="547"/>
          <w:marRight w:val="0"/>
          <w:marTop w:val="115"/>
          <w:marBottom w:val="0"/>
          <w:divBdr>
            <w:top w:val="none" w:sz="0" w:space="0" w:color="auto"/>
            <w:left w:val="none" w:sz="0" w:space="0" w:color="auto"/>
            <w:bottom w:val="none" w:sz="0" w:space="0" w:color="auto"/>
            <w:right w:val="none" w:sz="0" w:space="0" w:color="auto"/>
          </w:divBdr>
        </w:div>
      </w:divsChild>
    </w:div>
    <w:div w:id="1370256081">
      <w:bodyDiv w:val="1"/>
      <w:marLeft w:val="0"/>
      <w:marRight w:val="0"/>
      <w:marTop w:val="0"/>
      <w:marBottom w:val="0"/>
      <w:divBdr>
        <w:top w:val="none" w:sz="0" w:space="0" w:color="auto"/>
        <w:left w:val="none" w:sz="0" w:space="0" w:color="auto"/>
        <w:bottom w:val="none" w:sz="0" w:space="0" w:color="auto"/>
        <w:right w:val="none" w:sz="0" w:space="0" w:color="auto"/>
      </w:divBdr>
    </w:div>
    <w:div w:id="1370379457">
      <w:bodyDiv w:val="1"/>
      <w:marLeft w:val="0"/>
      <w:marRight w:val="0"/>
      <w:marTop w:val="0"/>
      <w:marBottom w:val="0"/>
      <w:divBdr>
        <w:top w:val="none" w:sz="0" w:space="0" w:color="auto"/>
        <w:left w:val="none" w:sz="0" w:space="0" w:color="auto"/>
        <w:bottom w:val="none" w:sz="0" w:space="0" w:color="auto"/>
        <w:right w:val="none" w:sz="0" w:space="0" w:color="auto"/>
      </w:divBdr>
    </w:div>
    <w:div w:id="1370380335">
      <w:bodyDiv w:val="1"/>
      <w:marLeft w:val="0"/>
      <w:marRight w:val="0"/>
      <w:marTop w:val="0"/>
      <w:marBottom w:val="0"/>
      <w:divBdr>
        <w:top w:val="none" w:sz="0" w:space="0" w:color="auto"/>
        <w:left w:val="none" w:sz="0" w:space="0" w:color="auto"/>
        <w:bottom w:val="none" w:sz="0" w:space="0" w:color="auto"/>
        <w:right w:val="none" w:sz="0" w:space="0" w:color="auto"/>
      </w:divBdr>
    </w:div>
    <w:div w:id="1370758731">
      <w:bodyDiv w:val="1"/>
      <w:marLeft w:val="0"/>
      <w:marRight w:val="0"/>
      <w:marTop w:val="0"/>
      <w:marBottom w:val="0"/>
      <w:divBdr>
        <w:top w:val="none" w:sz="0" w:space="0" w:color="auto"/>
        <w:left w:val="none" w:sz="0" w:space="0" w:color="auto"/>
        <w:bottom w:val="none" w:sz="0" w:space="0" w:color="auto"/>
        <w:right w:val="none" w:sz="0" w:space="0" w:color="auto"/>
      </w:divBdr>
    </w:div>
    <w:div w:id="1371953604">
      <w:bodyDiv w:val="1"/>
      <w:marLeft w:val="0"/>
      <w:marRight w:val="0"/>
      <w:marTop w:val="0"/>
      <w:marBottom w:val="0"/>
      <w:divBdr>
        <w:top w:val="none" w:sz="0" w:space="0" w:color="auto"/>
        <w:left w:val="none" w:sz="0" w:space="0" w:color="auto"/>
        <w:bottom w:val="none" w:sz="0" w:space="0" w:color="auto"/>
        <w:right w:val="none" w:sz="0" w:space="0" w:color="auto"/>
      </w:divBdr>
    </w:div>
    <w:div w:id="1373074404">
      <w:bodyDiv w:val="1"/>
      <w:marLeft w:val="0"/>
      <w:marRight w:val="0"/>
      <w:marTop w:val="0"/>
      <w:marBottom w:val="0"/>
      <w:divBdr>
        <w:top w:val="none" w:sz="0" w:space="0" w:color="auto"/>
        <w:left w:val="none" w:sz="0" w:space="0" w:color="auto"/>
        <w:bottom w:val="none" w:sz="0" w:space="0" w:color="auto"/>
        <w:right w:val="none" w:sz="0" w:space="0" w:color="auto"/>
      </w:divBdr>
    </w:div>
    <w:div w:id="1373113123">
      <w:bodyDiv w:val="1"/>
      <w:marLeft w:val="0"/>
      <w:marRight w:val="0"/>
      <w:marTop w:val="0"/>
      <w:marBottom w:val="0"/>
      <w:divBdr>
        <w:top w:val="none" w:sz="0" w:space="0" w:color="auto"/>
        <w:left w:val="none" w:sz="0" w:space="0" w:color="auto"/>
        <w:bottom w:val="none" w:sz="0" w:space="0" w:color="auto"/>
        <w:right w:val="none" w:sz="0" w:space="0" w:color="auto"/>
      </w:divBdr>
    </w:div>
    <w:div w:id="1373535873">
      <w:bodyDiv w:val="1"/>
      <w:marLeft w:val="0"/>
      <w:marRight w:val="0"/>
      <w:marTop w:val="0"/>
      <w:marBottom w:val="0"/>
      <w:divBdr>
        <w:top w:val="none" w:sz="0" w:space="0" w:color="auto"/>
        <w:left w:val="none" w:sz="0" w:space="0" w:color="auto"/>
        <w:bottom w:val="none" w:sz="0" w:space="0" w:color="auto"/>
        <w:right w:val="none" w:sz="0" w:space="0" w:color="auto"/>
      </w:divBdr>
      <w:divsChild>
        <w:div w:id="552814909">
          <w:marLeft w:val="547"/>
          <w:marRight w:val="0"/>
          <w:marTop w:val="115"/>
          <w:marBottom w:val="0"/>
          <w:divBdr>
            <w:top w:val="none" w:sz="0" w:space="0" w:color="auto"/>
            <w:left w:val="none" w:sz="0" w:space="0" w:color="auto"/>
            <w:bottom w:val="none" w:sz="0" w:space="0" w:color="auto"/>
            <w:right w:val="none" w:sz="0" w:space="0" w:color="auto"/>
          </w:divBdr>
        </w:div>
      </w:divsChild>
    </w:div>
    <w:div w:id="1374114450">
      <w:bodyDiv w:val="1"/>
      <w:marLeft w:val="0"/>
      <w:marRight w:val="0"/>
      <w:marTop w:val="0"/>
      <w:marBottom w:val="0"/>
      <w:divBdr>
        <w:top w:val="none" w:sz="0" w:space="0" w:color="auto"/>
        <w:left w:val="none" w:sz="0" w:space="0" w:color="auto"/>
        <w:bottom w:val="none" w:sz="0" w:space="0" w:color="auto"/>
        <w:right w:val="none" w:sz="0" w:space="0" w:color="auto"/>
      </w:divBdr>
    </w:div>
    <w:div w:id="1374227597">
      <w:bodyDiv w:val="1"/>
      <w:marLeft w:val="0"/>
      <w:marRight w:val="0"/>
      <w:marTop w:val="0"/>
      <w:marBottom w:val="0"/>
      <w:divBdr>
        <w:top w:val="none" w:sz="0" w:space="0" w:color="auto"/>
        <w:left w:val="none" w:sz="0" w:space="0" w:color="auto"/>
        <w:bottom w:val="none" w:sz="0" w:space="0" w:color="auto"/>
        <w:right w:val="none" w:sz="0" w:space="0" w:color="auto"/>
      </w:divBdr>
    </w:div>
    <w:div w:id="1375693082">
      <w:bodyDiv w:val="1"/>
      <w:marLeft w:val="0"/>
      <w:marRight w:val="0"/>
      <w:marTop w:val="0"/>
      <w:marBottom w:val="0"/>
      <w:divBdr>
        <w:top w:val="none" w:sz="0" w:space="0" w:color="auto"/>
        <w:left w:val="none" w:sz="0" w:space="0" w:color="auto"/>
        <w:bottom w:val="none" w:sz="0" w:space="0" w:color="auto"/>
        <w:right w:val="none" w:sz="0" w:space="0" w:color="auto"/>
      </w:divBdr>
    </w:div>
    <w:div w:id="1376199857">
      <w:bodyDiv w:val="1"/>
      <w:marLeft w:val="0"/>
      <w:marRight w:val="0"/>
      <w:marTop w:val="0"/>
      <w:marBottom w:val="0"/>
      <w:divBdr>
        <w:top w:val="none" w:sz="0" w:space="0" w:color="auto"/>
        <w:left w:val="none" w:sz="0" w:space="0" w:color="auto"/>
        <w:bottom w:val="none" w:sz="0" w:space="0" w:color="auto"/>
        <w:right w:val="none" w:sz="0" w:space="0" w:color="auto"/>
      </w:divBdr>
    </w:div>
    <w:div w:id="1376924867">
      <w:bodyDiv w:val="1"/>
      <w:marLeft w:val="0"/>
      <w:marRight w:val="0"/>
      <w:marTop w:val="0"/>
      <w:marBottom w:val="0"/>
      <w:divBdr>
        <w:top w:val="none" w:sz="0" w:space="0" w:color="auto"/>
        <w:left w:val="none" w:sz="0" w:space="0" w:color="auto"/>
        <w:bottom w:val="none" w:sz="0" w:space="0" w:color="auto"/>
        <w:right w:val="none" w:sz="0" w:space="0" w:color="auto"/>
      </w:divBdr>
    </w:div>
    <w:div w:id="1377193726">
      <w:bodyDiv w:val="1"/>
      <w:marLeft w:val="0"/>
      <w:marRight w:val="0"/>
      <w:marTop w:val="0"/>
      <w:marBottom w:val="0"/>
      <w:divBdr>
        <w:top w:val="none" w:sz="0" w:space="0" w:color="auto"/>
        <w:left w:val="none" w:sz="0" w:space="0" w:color="auto"/>
        <w:bottom w:val="none" w:sz="0" w:space="0" w:color="auto"/>
        <w:right w:val="none" w:sz="0" w:space="0" w:color="auto"/>
      </w:divBdr>
    </w:div>
    <w:div w:id="1377243361">
      <w:bodyDiv w:val="1"/>
      <w:marLeft w:val="0"/>
      <w:marRight w:val="0"/>
      <w:marTop w:val="0"/>
      <w:marBottom w:val="0"/>
      <w:divBdr>
        <w:top w:val="none" w:sz="0" w:space="0" w:color="auto"/>
        <w:left w:val="none" w:sz="0" w:space="0" w:color="auto"/>
        <w:bottom w:val="none" w:sz="0" w:space="0" w:color="auto"/>
        <w:right w:val="none" w:sz="0" w:space="0" w:color="auto"/>
      </w:divBdr>
    </w:div>
    <w:div w:id="1377316815">
      <w:bodyDiv w:val="1"/>
      <w:marLeft w:val="0"/>
      <w:marRight w:val="0"/>
      <w:marTop w:val="0"/>
      <w:marBottom w:val="0"/>
      <w:divBdr>
        <w:top w:val="none" w:sz="0" w:space="0" w:color="auto"/>
        <w:left w:val="none" w:sz="0" w:space="0" w:color="auto"/>
        <w:bottom w:val="none" w:sz="0" w:space="0" w:color="auto"/>
        <w:right w:val="none" w:sz="0" w:space="0" w:color="auto"/>
      </w:divBdr>
    </w:div>
    <w:div w:id="1377437686">
      <w:bodyDiv w:val="1"/>
      <w:marLeft w:val="0"/>
      <w:marRight w:val="0"/>
      <w:marTop w:val="0"/>
      <w:marBottom w:val="0"/>
      <w:divBdr>
        <w:top w:val="none" w:sz="0" w:space="0" w:color="auto"/>
        <w:left w:val="none" w:sz="0" w:space="0" w:color="auto"/>
        <w:bottom w:val="none" w:sz="0" w:space="0" w:color="auto"/>
        <w:right w:val="none" w:sz="0" w:space="0" w:color="auto"/>
      </w:divBdr>
    </w:div>
    <w:div w:id="1380206264">
      <w:bodyDiv w:val="1"/>
      <w:marLeft w:val="0"/>
      <w:marRight w:val="0"/>
      <w:marTop w:val="0"/>
      <w:marBottom w:val="0"/>
      <w:divBdr>
        <w:top w:val="none" w:sz="0" w:space="0" w:color="auto"/>
        <w:left w:val="none" w:sz="0" w:space="0" w:color="auto"/>
        <w:bottom w:val="none" w:sz="0" w:space="0" w:color="auto"/>
        <w:right w:val="none" w:sz="0" w:space="0" w:color="auto"/>
      </w:divBdr>
    </w:div>
    <w:div w:id="1381519828">
      <w:bodyDiv w:val="1"/>
      <w:marLeft w:val="0"/>
      <w:marRight w:val="0"/>
      <w:marTop w:val="0"/>
      <w:marBottom w:val="0"/>
      <w:divBdr>
        <w:top w:val="none" w:sz="0" w:space="0" w:color="auto"/>
        <w:left w:val="none" w:sz="0" w:space="0" w:color="auto"/>
        <w:bottom w:val="none" w:sz="0" w:space="0" w:color="auto"/>
        <w:right w:val="none" w:sz="0" w:space="0" w:color="auto"/>
      </w:divBdr>
      <w:divsChild>
        <w:div w:id="1575355388">
          <w:marLeft w:val="0"/>
          <w:marRight w:val="0"/>
          <w:marTop w:val="0"/>
          <w:marBottom w:val="0"/>
          <w:divBdr>
            <w:top w:val="none" w:sz="0" w:space="0" w:color="auto"/>
            <w:left w:val="none" w:sz="0" w:space="0" w:color="auto"/>
            <w:bottom w:val="none" w:sz="0" w:space="0" w:color="auto"/>
            <w:right w:val="none" w:sz="0" w:space="0" w:color="auto"/>
          </w:divBdr>
        </w:div>
      </w:divsChild>
    </w:div>
    <w:div w:id="1381829183">
      <w:bodyDiv w:val="1"/>
      <w:marLeft w:val="0"/>
      <w:marRight w:val="0"/>
      <w:marTop w:val="0"/>
      <w:marBottom w:val="0"/>
      <w:divBdr>
        <w:top w:val="none" w:sz="0" w:space="0" w:color="auto"/>
        <w:left w:val="none" w:sz="0" w:space="0" w:color="auto"/>
        <w:bottom w:val="none" w:sz="0" w:space="0" w:color="auto"/>
        <w:right w:val="none" w:sz="0" w:space="0" w:color="auto"/>
      </w:divBdr>
      <w:divsChild>
        <w:div w:id="36398453">
          <w:marLeft w:val="2520"/>
          <w:marRight w:val="0"/>
          <w:marTop w:val="100"/>
          <w:marBottom w:val="0"/>
          <w:divBdr>
            <w:top w:val="none" w:sz="0" w:space="0" w:color="auto"/>
            <w:left w:val="none" w:sz="0" w:space="0" w:color="auto"/>
            <w:bottom w:val="none" w:sz="0" w:space="0" w:color="auto"/>
            <w:right w:val="none" w:sz="0" w:space="0" w:color="auto"/>
          </w:divBdr>
        </w:div>
        <w:div w:id="220597524">
          <w:marLeft w:val="2520"/>
          <w:marRight w:val="0"/>
          <w:marTop w:val="100"/>
          <w:marBottom w:val="0"/>
          <w:divBdr>
            <w:top w:val="none" w:sz="0" w:space="0" w:color="auto"/>
            <w:left w:val="none" w:sz="0" w:space="0" w:color="auto"/>
            <w:bottom w:val="none" w:sz="0" w:space="0" w:color="auto"/>
            <w:right w:val="none" w:sz="0" w:space="0" w:color="auto"/>
          </w:divBdr>
        </w:div>
        <w:div w:id="223761799">
          <w:marLeft w:val="1080"/>
          <w:marRight w:val="0"/>
          <w:marTop w:val="100"/>
          <w:marBottom w:val="0"/>
          <w:divBdr>
            <w:top w:val="none" w:sz="0" w:space="0" w:color="auto"/>
            <w:left w:val="none" w:sz="0" w:space="0" w:color="auto"/>
            <w:bottom w:val="none" w:sz="0" w:space="0" w:color="auto"/>
            <w:right w:val="none" w:sz="0" w:space="0" w:color="auto"/>
          </w:divBdr>
        </w:div>
        <w:div w:id="404838621">
          <w:marLeft w:val="1080"/>
          <w:marRight w:val="0"/>
          <w:marTop w:val="100"/>
          <w:marBottom w:val="0"/>
          <w:divBdr>
            <w:top w:val="none" w:sz="0" w:space="0" w:color="auto"/>
            <w:left w:val="none" w:sz="0" w:space="0" w:color="auto"/>
            <w:bottom w:val="none" w:sz="0" w:space="0" w:color="auto"/>
            <w:right w:val="none" w:sz="0" w:space="0" w:color="auto"/>
          </w:divBdr>
        </w:div>
        <w:div w:id="433550537">
          <w:marLeft w:val="1080"/>
          <w:marRight w:val="0"/>
          <w:marTop w:val="100"/>
          <w:marBottom w:val="0"/>
          <w:divBdr>
            <w:top w:val="none" w:sz="0" w:space="0" w:color="auto"/>
            <w:left w:val="none" w:sz="0" w:space="0" w:color="auto"/>
            <w:bottom w:val="none" w:sz="0" w:space="0" w:color="auto"/>
            <w:right w:val="none" w:sz="0" w:space="0" w:color="auto"/>
          </w:divBdr>
        </w:div>
        <w:div w:id="480275534">
          <w:marLeft w:val="3960"/>
          <w:marRight w:val="0"/>
          <w:marTop w:val="100"/>
          <w:marBottom w:val="0"/>
          <w:divBdr>
            <w:top w:val="none" w:sz="0" w:space="0" w:color="auto"/>
            <w:left w:val="none" w:sz="0" w:space="0" w:color="auto"/>
            <w:bottom w:val="none" w:sz="0" w:space="0" w:color="auto"/>
            <w:right w:val="none" w:sz="0" w:space="0" w:color="auto"/>
          </w:divBdr>
        </w:div>
        <w:div w:id="638726596">
          <w:marLeft w:val="1800"/>
          <w:marRight w:val="0"/>
          <w:marTop w:val="100"/>
          <w:marBottom w:val="0"/>
          <w:divBdr>
            <w:top w:val="none" w:sz="0" w:space="0" w:color="auto"/>
            <w:left w:val="none" w:sz="0" w:space="0" w:color="auto"/>
            <w:bottom w:val="none" w:sz="0" w:space="0" w:color="auto"/>
            <w:right w:val="none" w:sz="0" w:space="0" w:color="auto"/>
          </w:divBdr>
        </w:div>
        <w:div w:id="952588237">
          <w:marLeft w:val="3960"/>
          <w:marRight w:val="0"/>
          <w:marTop w:val="100"/>
          <w:marBottom w:val="0"/>
          <w:divBdr>
            <w:top w:val="none" w:sz="0" w:space="0" w:color="auto"/>
            <w:left w:val="none" w:sz="0" w:space="0" w:color="auto"/>
            <w:bottom w:val="none" w:sz="0" w:space="0" w:color="auto"/>
            <w:right w:val="none" w:sz="0" w:space="0" w:color="auto"/>
          </w:divBdr>
        </w:div>
        <w:div w:id="1095057308">
          <w:marLeft w:val="1800"/>
          <w:marRight w:val="0"/>
          <w:marTop w:val="100"/>
          <w:marBottom w:val="0"/>
          <w:divBdr>
            <w:top w:val="none" w:sz="0" w:space="0" w:color="auto"/>
            <w:left w:val="none" w:sz="0" w:space="0" w:color="auto"/>
            <w:bottom w:val="none" w:sz="0" w:space="0" w:color="auto"/>
            <w:right w:val="none" w:sz="0" w:space="0" w:color="auto"/>
          </w:divBdr>
        </w:div>
        <w:div w:id="1145587007">
          <w:marLeft w:val="3240"/>
          <w:marRight w:val="0"/>
          <w:marTop w:val="100"/>
          <w:marBottom w:val="0"/>
          <w:divBdr>
            <w:top w:val="none" w:sz="0" w:space="0" w:color="auto"/>
            <w:left w:val="none" w:sz="0" w:space="0" w:color="auto"/>
            <w:bottom w:val="none" w:sz="0" w:space="0" w:color="auto"/>
            <w:right w:val="none" w:sz="0" w:space="0" w:color="auto"/>
          </w:divBdr>
        </w:div>
        <w:div w:id="1365594076">
          <w:marLeft w:val="3240"/>
          <w:marRight w:val="0"/>
          <w:marTop w:val="100"/>
          <w:marBottom w:val="0"/>
          <w:divBdr>
            <w:top w:val="none" w:sz="0" w:space="0" w:color="auto"/>
            <w:left w:val="none" w:sz="0" w:space="0" w:color="auto"/>
            <w:bottom w:val="none" w:sz="0" w:space="0" w:color="auto"/>
            <w:right w:val="none" w:sz="0" w:space="0" w:color="auto"/>
          </w:divBdr>
        </w:div>
        <w:div w:id="1613439432">
          <w:marLeft w:val="1800"/>
          <w:marRight w:val="0"/>
          <w:marTop w:val="100"/>
          <w:marBottom w:val="0"/>
          <w:divBdr>
            <w:top w:val="none" w:sz="0" w:space="0" w:color="auto"/>
            <w:left w:val="none" w:sz="0" w:space="0" w:color="auto"/>
            <w:bottom w:val="none" w:sz="0" w:space="0" w:color="auto"/>
            <w:right w:val="none" w:sz="0" w:space="0" w:color="auto"/>
          </w:divBdr>
        </w:div>
        <w:div w:id="1905219921">
          <w:marLeft w:val="2520"/>
          <w:marRight w:val="0"/>
          <w:marTop w:val="100"/>
          <w:marBottom w:val="0"/>
          <w:divBdr>
            <w:top w:val="none" w:sz="0" w:space="0" w:color="auto"/>
            <w:left w:val="none" w:sz="0" w:space="0" w:color="auto"/>
            <w:bottom w:val="none" w:sz="0" w:space="0" w:color="auto"/>
            <w:right w:val="none" w:sz="0" w:space="0" w:color="auto"/>
          </w:divBdr>
        </w:div>
        <w:div w:id="1990285053">
          <w:marLeft w:val="360"/>
          <w:marRight w:val="0"/>
          <w:marTop w:val="200"/>
          <w:marBottom w:val="0"/>
          <w:divBdr>
            <w:top w:val="none" w:sz="0" w:space="0" w:color="auto"/>
            <w:left w:val="none" w:sz="0" w:space="0" w:color="auto"/>
            <w:bottom w:val="none" w:sz="0" w:space="0" w:color="auto"/>
            <w:right w:val="none" w:sz="0" w:space="0" w:color="auto"/>
          </w:divBdr>
        </w:div>
      </w:divsChild>
    </w:div>
    <w:div w:id="1382243005">
      <w:bodyDiv w:val="1"/>
      <w:marLeft w:val="0"/>
      <w:marRight w:val="0"/>
      <w:marTop w:val="0"/>
      <w:marBottom w:val="0"/>
      <w:divBdr>
        <w:top w:val="none" w:sz="0" w:space="0" w:color="auto"/>
        <w:left w:val="none" w:sz="0" w:space="0" w:color="auto"/>
        <w:bottom w:val="none" w:sz="0" w:space="0" w:color="auto"/>
        <w:right w:val="none" w:sz="0" w:space="0" w:color="auto"/>
      </w:divBdr>
      <w:divsChild>
        <w:div w:id="99034317">
          <w:marLeft w:val="0"/>
          <w:marRight w:val="0"/>
          <w:marTop w:val="0"/>
          <w:marBottom w:val="0"/>
          <w:divBdr>
            <w:top w:val="none" w:sz="0" w:space="0" w:color="auto"/>
            <w:left w:val="none" w:sz="0" w:space="0" w:color="auto"/>
            <w:bottom w:val="none" w:sz="0" w:space="0" w:color="auto"/>
            <w:right w:val="none" w:sz="0" w:space="0" w:color="auto"/>
          </w:divBdr>
          <w:divsChild>
            <w:div w:id="819268310">
              <w:marLeft w:val="0"/>
              <w:marRight w:val="0"/>
              <w:marTop w:val="0"/>
              <w:marBottom w:val="0"/>
              <w:divBdr>
                <w:top w:val="none" w:sz="0" w:space="0" w:color="auto"/>
                <w:left w:val="none" w:sz="0" w:space="0" w:color="auto"/>
                <w:bottom w:val="none" w:sz="0" w:space="0" w:color="auto"/>
                <w:right w:val="none" w:sz="0" w:space="0" w:color="auto"/>
              </w:divBdr>
            </w:div>
            <w:div w:id="85269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84550">
      <w:bodyDiv w:val="1"/>
      <w:marLeft w:val="0"/>
      <w:marRight w:val="0"/>
      <w:marTop w:val="0"/>
      <w:marBottom w:val="0"/>
      <w:divBdr>
        <w:top w:val="none" w:sz="0" w:space="0" w:color="auto"/>
        <w:left w:val="none" w:sz="0" w:space="0" w:color="auto"/>
        <w:bottom w:val="none" w:sz="0" w:space="0" w:color="auto"/>
        <w:right w:val="none" w:sz="0" w:space="0" w:color="auto"/>
      </w:divBdr>
      <w:divsChild>
        <w:div w:id="410011406">
          <w:marLeft w:val="1166"/>
          <w:marRight w:val="0"/>
          <w:marTop w:val="86"/>
          <w:marBottom w:val="0"/>
          <w:divBdr>
            <w:top w:val="none" w:sz="0" w:space="0" w:color="auto"/>
            <w:left w:val="none" w:sz="0" w:space="0" w:color="auto"/>
            <w:bottom w:val="none" w:sz="0" w:space="0" w:color="auto"/>
            <w:right w:val="none" w:sz="0" w:space="0" w:color="auto"/>
          </w:divBdr>
        </w:div>
        <w:div w:id="556862467">
          <w:marLeft w:val="1166"/>
          <w:marRight w:val="0"/>
          <w:marTop w:val="86"/>
          <w:marBottom w:val="0"/>
          <w:divBdr>
            <w:top w:val="none" w:sz="0" w:space="0" w:color="auto"/>
            <w:left w:val="none" w:sz="0" w:space="0" w:color="auto"/>
            <w:bottom w:val="none" w:sz="0" w:space="0" w:color="auto"/>
            <w:right w:val="none" w:sz="0" w:space="0" w:color="auto"/>
          </w:divBdr>
        </w:div>
        <w:div w:id="674187821">
          <w:marLeft w:val="1166"/>
          <w:marRight w:val="0"/>
          <w:marTop w:val="86"/>
          <w:marBottom w:val="0"/>
          <w:divBdr>
            <w:top w:val="none" w:sz="0" w:space="0" w:color="auto"/>
            <w:left w:val="none" w:sz="0" w:space="0" w:color="auto"/>
            <w:bottom w:val="none" w:sz="0" w:space="0" w:color="auto"/>
            <w:right w:val="none" w:sz="0" w:space="0" w:color="auto"/>
          </w:divBdr>
        </w:div>
        <w:div w:id="870654454">
          <w:marLeft w:val="1166"/>
          <w:marRight w:val="0"/>
          <w:marTop w:val="86"/>
          <w:marBottom w:val="0"/>
          <w:divBdr>
            <w:top w:val="none" w:sz="0" w:space="0" w:color="auto"/>
            <w:left w:val="none" w:sz="0" w:space="0" w:color="auto"/>
            <w:bottom w:val="none" w:sz="0" w:space="0" w:color="auto"/>
            <w:right w:val="none" w:sz="0" w:space="0" w:color="auto"/>
          </w:divBdr>
        </w:div>
        <w:div w:id="1029255223">
          <w:marLeft w:val="547"/>
          <w:marRight w:val="0"/>
          <w:marTop w:val="96"/>
          <w:marBottom w:val="0"/>
          <w:divBdr>
            <w:top w:val="none" w:sz="0" w:space="0" w:color="auto"/>
            <w:left w:val="none" w:sz="0" w:space="0" w:color="auto"/>
            <w:bottom w:val="none" w:sz="0" w:space="0" w:color="auto"/>
            <w:right w:val="none" w:sz="0" w:space="0" w:color="auto"/>
          </w:divBdr>
        </w:div>
        <w:div w:id="1501120779">
          <w:marLeft w:val="1166"/>
          <w:marRight w:val="0"/>
          <w:marTop w:val="86"/>
          <w:marBottom w:val="0"/>
          <w:divBdr>
            <w:top w:val="none" w:sz="0" w:space="0" w:color="auto"/>
            <w:left w:val="none" w:sz="0" w:space="0" w:color="auto"/>
            <w:bottom w:val="none" w:sz="0" w:space="0" w:color="auto"/>
            <w:right w:val="none" w:sz="0" w:space="0" w:color="auto"/>
          </w:divBdr>
        </w:div>
        <w:div w:id="1541866107">
          <w:marLeft w:val="547"/>
          <w:marRight w:val="0"/>
          <w:marTop w:val="96"/>
          <w:marBottom w:val="0"/>
          <w:divBdr>
            <w:top w:val="none" w:sz="0" w:space="0" w:color="auto"/>
            <w:left w:val="none" w:sz="0" w:space="0" w:color="auto"/>
            <w:bottom w:val="none" w:sz="0" w:space="0" w:color="auto"/>
            <w:right w:val="none" w:sz="0" w:space="0" w:color="auto"/>
          </w:divBdr>
        </w:div>
        <w:div w:id="1569460528">
          <w:marLeft w:val="1166"/>
          <w:marRight w:val="0"/>
          <w:marTop w:val="86"/>
          <w:marBottom w:val="0"/>
          <w:divBdr>
            <w:top w:val="none" w:sz="0" w:space="0" w:color="auto"/>
            <w:left w:val="none" w:sz="0" w:space="0" w:color="auto"/>
            <w:bottom w:val="none" w:sz="0" w:space="0" w:color="auto"/>
            <w:right w:val="none" w:sz="0" w:space="0" w:color="auto"/>
          </w:divBdr>
        </w:div>
        <w:div w:id="1984692541">
          <w:marLeft w:val="547"/>
          <w:marRight w:val="0"/>
          <w:marTop w:val="96"/>
          <w:marBottom w:val="0"/>
          <w:divBdr>
            <w:top w:val="none" w:sz="0" w:space="0" w:color="auto"/>
            <w:left w:val="none" w:sz="0" w:space="0" w:color="auto"/>
            <w:bottom w:val="none" w:sz="0" w:space="0" w:color="auto"/>
            <w:right w:val="none" w:sz="0" w:space="0" w:color="auto"/>
          </w:divBdr>
        </w:div>
        <w:div w:id="2114207387">
          <w:marLeft w:val="547"/>
          <w:marRight w:val="0"/>
          <w:marTop w:val="96"/>
          <w:marBottom w:val="0"/>
          <w:divBdr>
            <w:top w:val="none" w:sz="0" w:space="0" w:color="auto"/>
            <w:left w:val="none" w:sz="0" w:space="0" w:color="auto"/>
            <w:bottom w:val="none" w:sz="0" w:space="0" w:color="auto"/>
            <w:right w:val="none" w:sz="0" w:space="0" w:color="auto"/>
          </w:divBdr>
        </w:div>
      </w:divsChild>
    </w:div>
    <w:div w:id="1384714459">
      <w:bodyDiv w:val="1"/>
      <w:marLeft w:val="0"/>
      <w:marRight w:val="0"/>
      <w:marTop w:val="0"/>
      <w:marBottom w:val="0"/>
      <w:divBdr>
        <w:top w:val="none" w:sz="0" w:space="0" w:color="auto"/>
        <w:left w:val="none" w:sz="0" w:space="0" w:color="auto"/>
        <w:bottom w:val="none" w:sz="0" w:space="0" w:color="auto"/>
        <w:right w:val="none" w:sz="0" w:space="0" w:color="auto"/>
      </w:divBdr>
      <w:divsChild>
        <w:div w:id="17053563">
          <w:marLeft w:val="1166"/>
          <w:marRight w:val="0"/>
          <w:marTop w:val="96"/>
          <w:marBottom w:val="0"/>
          <w:divBdr>
            <w:top w:val="none" w:sz="0" w:space="0" w:color="auto"/>
            <w:left w:val="none" w:sz="0" w:space="0" w:color="auto"/>
            <w:bottom w:val="none" w:sz="0" w:space="0" w:color="auto"/>
            <w:right w:val="none" w:sz="0" w:space="0" w:color="auto"/>
          </w:divBdr>
        </w:div>
        <w:div w:id="379940380">
          <w:marLeft w:val="1166"/>
          <w:marRight w:val="0"/>
          <w:marTop w:val="96"/>
          <w:marBottom w:val="0"/>
          <w:divBdr>
            <w:top w:val="none" w:sz="0" w:space="0" w:color="auto"/>
            <w:left w:val="none" w:sz="0" w:space="0" w:color="auto"/>
            <w:bottom w:val="none" w:sz="0" w:space="0" w:color="auto"/>
            <w:right w:val="none" w:sz="0" w:space="0" w:color="auto"/>
          </w:divBdr>
        </w:div>
        <w:div w:id="624316818">
          <w:marLeft w:val="547"/>
          <w:marRight w:val="0"/>
          <w:marTop w:val="115"/>
          <w:marBottom w:val="0"/>
          <w:divBdr>
            <w:top w:val="none" w:sz="0" w:space="0" w:color="auto"/>
            <w:left w:val="none" w:sz="0" w:space="0" w:color="auto"/>
            <w:bottom w:val="none" w:sz="0" w:space="0" w:color="auto"/>
            <w:right w:val="none" w:sz="0" w:space="0" w:color="auto"/>
          </w:divBdr>
        </w:div>
        <w:div w:id="1364556451">
          <w:marLeft w:val="547"/>
          <w:marRight w:val="0"/>
          <w:marTop w:val="115"/>
          <w:marBottom w:val="0"/>
          <w:divBdr>
            <w:top w:val="none" w:sz="0" w:space="0" w:color="auto"/>
            <w:left w:val="none" w:sz="0" w:space="0" w:color="auto"/>
            <w:bottom w:val="none" w:sz="0" w:space="0" w:color="auto"/>
            <w:right w:val="none" w:sz="0" w:space="0" w:color="auto"/>
          </w:divBdr>
        </w:div>
      </w:divsChild>
    </w:div>
    <w:div w:id="1384796144">
      <w:bodyDiv w:val="1"/>
      <w:marLeft w:val="0"/>
      <w:marRight w:val="0"/>
      <w:marTop w:val="0"/>
      <w:marBottom w:val="0"/>
      <w:divBdr>
        <w:top w:val="none" w:sz="0" w:space="0" w:color="auto"/>
        <w:left w:val="none" w:sz="0" w:space="0" w:color="auto"/>
        <w:bottom w:val="none" w:sz="0" w:space="0" w:color="auto"/>
        <w:right w:val="none" w:sz="0" w:space="0" w:color="auto"/>
      </w:divBdr>
    </w:div>
    <w:div w:id="1385565817">
      <w:bodyDiv w:val="1"/>
      <w:marLeft w:val="0"/>
      <w:marRight w:val="0"/>
      <w:marTop w:val="0"/>
      <w:marBottom w:val="0"/>
      <w:divBdr>
        <w:top w:val="none" w:sz="0" w:space="0" w:color="auto"/>
        <w:left w:val="none" w:sz="0" w:space="0" w:color="auto"/>
        <w:bottom w:val="none" w:sz="0" w:space="0" w:color="auto"/>
        <w:right w:val="none" w:sz="0" w:space="0" w:color="auto"/>
      </w:divBdr>
    </w:div>
    <w:div w:id="1385593462">
      <w:bodyDiv w:val="1"/>
      <w:marLeft w:val="0"/>
      <w:marRight w:val="0"/>
      <w:marTop w:val="0"/>
      <w:marBottom w:val="0"/>
      <w:divBdr>
        <w:top w:val="none" w:sz="0" w:space="0" w:color="auto"/>
        <w:left w:val="none" w:sz="0" w:space="0" w:color="auto"/>
        <w:bottom w:val="none" w:sz="0" w:space="0" w:color="auto"/>
        <w:right w:val="none" w:sz="0" w:space="0" w:color="auto"/>
      </w:divBdr>
      <w:divsChild>
        <w:div w:id="975447620">
          <w:marLeft w:val="547"/>
          <w:marRight w:val="0"/>
          <w:marTop w:val="134"/>
          <w:marBottom w:val="0"/>
          <w:divBdr>
            <w:top w:val="none" w:sz="0" w:space="0" w:color="auto"/>
            <w:left w:val="none" w:sz="0" w:space="0" w:color="auto"/>
            <w:bottom w:val="none" w:sz="0" w:space="0" w:color="auto"/>
            <w:right w:val="none" w:sz="0" w:space="0" w:color="auto"/>
          </w:divBdr>
        </w:div>
        <w:div w:id="1937009000">
          <w:marLeft w:val="1166"/>
          <w:marRight w:val="0"/>
          <w:marTop w:val="115"/>
          <w:marBottom w:val="0"/>
          <w:divBdr>
            <w:top w:val="none" w:sz="0" w:space="0" w:color="auto"/>
            <w:left w:val="none" w:sz="0" w:space="0" w:color="auto"/>
            <w:bottom w:val="none" w:sz="0" w:space="0" w:color="auto"/>
            <w:right w:val="none" w:sz="0" w:space="0" w:color="auto"/>
          </w:divBdr>
        </w:div>
      </w:divsChild>
    </w:div>
    <w:div w:id="1385986281">
      <w:bodyDiv w:val="1"/>
      <w:marLeft w:val="0"/>
      <w:marRight w:val="0"/>
      <w:marTop w:val="0"/>
      <w:marBottom w:val="0"/>
      <w:divBdr>
        <w:top w:val="none" w:sz="0" w:space="0" w:color="auto"/>
        <w:left w:val="none" w:sz="0" w:space="0" w:color="auto"/>
        <w:bottom w:val="none" w:sz="0" w:space="0" w:color="auto"/>
        <w:right w:val="none" w:sz="0" w:space="0" w:color="auto"/>
      </w:divBdr>
      <w:divsChild>
        <w:div w:id="424309714">
          <w:marLeft w:val="1166"/>
          <w:marRight w:val="0"/>
          <w:marTop w:val="96"/>
          <w:marBottom w:val="0"/>
          <w:divBdr>
            <w:top w:val="none" w:sz="0" w:space="0" w:color="auto"/>
            <w:left w:val="none" w:sz="0" w:space="0" w:color="auto"/>
            <w:bottom w:val="none" w:sz="0" w:space="0" w:color="auto"/>
            <w:right w:val="none" w:sz="0" w:space="0" w:color="auto"/>
          </w:divBdr>
        </w:div>
        <w:div w:id="700592059">
          <w:marLeft w:val="1800"/>
          <w:marRight w:val="0"/>
          <w:marTop w:val="82"/>
          <w:marBottom w:val="0"/>
          <w:divBdr>
            <w:top w:val="none" w:sz="0" w:space="0" w:color="auto"/>
            <w:left w:val="none" w:sz="0" w:space="0" w:color="auto"/>
            <w:bottom w:val="none" w:sz="0" w:space="0" w:color="auto"/>
            <w:right w:val="none" w:sz="0" w:space="0" w:color="auto"/>
          </w:divBdr>
        </w:div>
        <w:div w:id="854608966">
          <w:marLeft w:val="1166"/>
          <w:marRight w:val="0"/>
          <w:marTop w:val="96"/>
          <w:marBottom w:val="0"/>
          <w:divBdr>
            <w:top w:val="none" w:sz="0" w:space="0" w:color="auto"/>
            <w:left w:val="none" w:sz="0" w:space="0" w:color="auto"/>
            <w:bottom w:val="none" w:sz="0" w:space="0" w:color="auto"/>
            <w:right w:val="none" w:sz="0" w:space="0" w:color="auto"/>
          </w:divBdr>
        </w:div>
        <w:div w:id="992367389">
          <w:marLeft w:val="1166"/>
          <w:marRight w:val="0"/>
          <w:marTop w:val="96"/>
          <w:marBottom w:val="0"/>
          <w:divBdr>
            <w:top w:val="none" w:sz="0" w:space="0" w:color="auto"/>
            <w:left w:val="none" w:sz="0" w:space="0" w:color="auto"/>
            <w:bottom w:val="none" w:sz="0" w:space="0" w:color="auto"/>
            <w:right w:val="none" w:sz="0" w:space="0" w:color="auto"/>
          </w:divBdr>
        </w:div>
        <w:div w:id="1031959085">
          <w:marLeft w:val="1800"/>
          <w:marRight w:val="0"/>
          <w:marTop w:val="82"/>
          <w:marBottom w:val="0"/>
          <w:divBdr>
            <w:top w:val="none" w:sz="0" w:space="0" w:color="auto"/>
            <w:left w:val="none" w:sz="0" w:space="0" w:color="auto"/>
            <w:bottom w:val="none" w:sz="0" w:space="0" w:color="auto"/>
            <w:right w:val="none" w:sz="0" w:space="0" w:color="auto"/>
          </w:divBdr>
        </w:div>
        <w:div w:id="1064261103">
          <w:marLeft w:val="547"/>
          <w:marRight w:val="0"/>
          <w:marTop w:val="106"/>
          <w:marBottom w:val="0"/>
          <w:divBdr>
            <w:top w:val="none" w:sz="0" w:space="0" w:color="auto"/>
            <w:left w:val="none" w:sz="0" w:space="0" w:color="auto"/>
            <w:bottom w:val="none" w:sz="0" w:space="0" w:color="auto"/>
            <w:right w:val="none" w:sz="0" w:space="0" w:color="auto"/>
          </w:divBdr>
        </w:div>
        <w:div w:id="1392578325">
          <w:marLeft w:val="1800"/>
          <w:marRight w:val="0"/>
          <w:marTop w:val="82"/>
          <w:marBottom w:val="0"/>
          <w:divBdr>
            <w:top w:val="none" w:sz="0" w:space="0" w:color="auto"/>
            <w:left w:val="none" w:sz="0" w:space="0" w:color="auto"/>
            <w:bottom w:val="none" w:sz="0" w:space="0" w:color="auto"/>
            <w:right w:val="none" w:sz="0" w:space="0" w:color="auto"/>
          </w:divBdr>
        </w:div>
        <w:div w:id="1665276736">
          <w:marLeft w:val="547"/>
          <w:marRight w:val="0"/>
          <w:marTop w:val="106"/>
          <w:marBottom w:val="0"/>
          <w:divBdr>
            <w:top w:val="none" w:sz="0" w:space="0" w:color="auto"/>
            <w:left w:val="none" w:sz="0" w:space="0" w:color="auto"/>
            <w:bottom w:val="none" w:sz="0" w:space="0" w:color="auto"/>
            <w:right w:val="none" w:sz="0" w:space="0" w:color="auto"/>
          </w:divBdr>
        </w:div>
        <w:div w:id="1788230586">
          <w:marLeft w:val="1166"/>
          <w:marRight w:val="0"/>
          <w:marTop w:val="96"/>
          <w:marBottom w:val="0"/>
          <w:divBdr>
            <w:top w:val="none" w:sz="0" w:space="0" w:color="auto"/>
            <w:left w:val="none" w:sz="0" w:space="0" w:color="auto"/>
            <w:bottom w:val="none" w:sz="0" w:space="0" w:color="auto"/>
            <w:right w:val="none" w:sz="0" w:space="0" w:color="auto"/>
          </w:divBdr>
        </w:div>
      </w:divsChild>
    </w:div>
    <w:div w:id="1389844314">
      <w:bodyDiv w:val="1"/>
      <w:marLeft w:val="0"/>
      <w:marRight w:val="0"/>
      <w:marTop w:val="0"/>
      <w:marBottom w:val="0"/>
      <w:divBdr>
        <w:top w:val="none" w:sz="0" w:space="0" w:color="auto"/>
        <w:left w:val="none" w:sz="0" w:space="0" w:color="auto"/>
        <w:bottom w:val="none" w:sz="0" w:space="0" w:color="auto"/>
        <w:right w:val="none" w:sz="0" w:space="0" w:color="auto"/>
      </w:divBdr>
    </w:div>
    <w:div w:id="1391729482">
      <w:bodyDiv w:val="1"/>
      <w:marLeft w:val="0"/>
      <w:marRight w:val="0"/>
      <w:marTop w:val="0"/>
      <w:marBottom w:val="0"/>
      <w:divBdr>
        <w:top w:val="none" w:sz="0" w:space="0" w:color="auto"/>
        <w:left w:val="none" w:sz="0" w:space="0" w:color="auto"/>
        <w:bottom w:val="none" w:sz="0" w:space="0" w:color="auto"/>
        <w:right w:val="none" w:sz="0" w:space="0" w:color="auto"/>
      </w:divBdr>
    </w:div>
    <w:div w:id="1392118769">
      <w:bodyDiv w:val="1"/>
      <w:marLeft w:val="0"/>
      <w:marRight w:val="0"/>
      <w:marTop w:val="0"/>
      <w:marBottom w:val="0"/>
      <w:divBdr>
        <w:top w:val="none" w:sz="0" w:space="0" w:color="auto"/>
        <w:left w:val="none" w:sz="0" w:space="0" w:color="auto"/>
        <w:bottom w:val="none" w:sz="0" w:space="0" w:color="auto"/>
        <w:right w:val="none" w:sz="0" w:space="0" w:color="auto"/>
      </w:divBdr>
    </w:div>
    <w:div w:id="1392463902">
      <w:bodyDiv w:val="1"/>
      <w:marLeft w:val="0"/>
      <w:marRight w:val="0"/>
      <w:marTop w:val="0"/>
      <w:marBottom w:val="0"/>
      <w:divBdr>
        <w:top w:val="none" w:sz="0" w:space="0" w:color="auto"/>
        <w:left w:val="none" w:sz="0" w:space="0" w:color="auto"/>
        <w:bottom w:val="none" w:sz="0" w:space="0" w:color="auto"/>
        <w:right w:val="none" w:sz="0" w:space="0" w:color="auto"/>
      </w:divBdr>
    </w:div>
    <w:div w:id="1392651784">
      <w:bodyDiv w:val="1"/>
      <w:marLeft w:val="0"/>
      <w:marRight w:val="0"/>
      <w:marTop w:val="0"/>
      <w:marBottom w:val="0"/>
      <w:divBdr>
        <w:top w:val="none" w:sz="0" w:space="0" w:color="auto"/>
        <w:left w:val="none" w:sz="0" w:space="0" w:color="auto"/>
        <w:bottom w:val="none" w:sz="0" w:space="0" w:color="auto"/>
        <w:right w:val="none" w:sz="0" w:space="0" w:color="auto"/>
      </w:divBdr>
      <w:divsChild>
        <w:div w:id="31080481">
          <w:marLeft w:val="547"/>
          <w:marRight w:val="0"/>
          <w:marTop w:val="134"/>
          <w:marBottom w:val="0"/>
          <w:divBdr>
            <w:top w:val="none" w:sz="0" w:space="0" w:color="auto"/>
            <w:left w:val="none" w:sz="0" w:space="0" w:color="auto"/>
            <w:bottom w:val="none" w:sz="0" w:space="0" w:color="auto"/>
            <w:right w:val="none" w:sz="0" w:space="0" w:color="auto"/>
          </w:divBdr>
        </w:div>
        <w:div w:id="246771607">
          <w:marLeft w:val="1166"/>
          <w:marRight w:val="0"/>
          <w:marTop w:val="115"/>
          <w:marBottom w:val="0"/>
          <w:divBdr>
            <w:top w:val="none" w:sz="0" w:space="0" w:color="auto"/>
            <w:left w:val="none" w:sz="0" w:space="0" w:color="auto"/>
            <w:bottom w:val="none" w:sz="0" w:space="0" w:color="auto"/>
            <w:right w:val="none" w:sz="0" w:space="0" w:color="auto"/>
          </w:divBdr>
        </w:div>
        <w:div w:id="587076759">
          <w:marLeft w:val="1166"/>
          <w:marRight w:val="0"/>
          <w:marTop w:val="115"/>
          <w:marBottom w:val="0"/>
          <w:divBdr>
            <w:top w:val="none" w:sz="0" w:space="0" w:color="auto"/>
            <w:left w:val="none" w:sz="0" w:space="0" w:color="auto"/>
            <w:bottom w:val="none" w:sz="0" w:space="0" w:color="auto"/>
            <w:right w:val="none" w:sz="0" w:space="0" w:color="auto"/>
          </w:divBdr>
        </w:div>
        <w:div w:id="669599534">
          <w:marLeft w:val="1166"/>
          <w:marRight w:val="0"/>
          <w:marTop w:val="115"/>
          <w:marBottom w:val="0"/>
          <w:divBdr>
            <w:top w:val="none" w:sz="0" w:space="0" w:color="auto"/>
            <w:left w:val="none" w:sz="0" w:space="0" w:color="auto"/>
            <w:bottom w:val="none" w:sz="0" w:space="0" w:color="auto"/>
            <w:right w:val="none" w:sz="0" w:space="0" w:color="auto"/>
          </w:divBdr>
        </w:div>
        <w:div w:id="1163935500">
          <w:marLeft w:val="1166"/>
          <w:marRight w:val="0"/>
          <w:marTop w:val="115"/>
          <w:marBottom w:val="0"/>
          <w:divBdr>
            <w:top w:val="none" w:sz="0" w:space="0" w:color="auto"/>
            <w:left w:val="none" w:sz="0" w:space="0" w:color="auto"/>
            <w:bottom w:val="none" w:sz="0" w:space="0" w:color="auto"/>
            <w:right w:val="none" w:sz="0" w:space="0" w:color="auto"/>
          </w:divBdr>
        </w:div>
        <w:div w:id="1194533034">
          <w:marLeft w:val="547"/>
          <w:marRight w:val="0"/>
          <w:marTop w:val="134"/>
          <w:marBottom w:val="0"/>
          <w:divBdr>
            <w:top w:val="none" w:sz="0" w:space="0" w:color="auto"/>
            <w:left w:val="none" w:sz="0" w:space="0" w:color="auto"/>
            <w:bottom w:val="none" w:sz="0" w:space="0" w:color="auto"/>
            <w:right w:val="none" w:sz="0" w:space="0" w:color="auto"/>
          </w:divBdr>
        </w:div>
        <w:div w:id="1531600744">
          <w:marLeft w:val="1166"/>
          <w:marRight w:val="0"/>
          <w:marTop w:val="115"/>
          <w:marBottom w:val="0"/>
          <w:divBdr>
            <w:top w:val="none" w:sz="0" w:space="0" w:color="auto"/>
            <w:left w:val="none" w:sz="0" w:space="0" w:color="auto"/>
            <w:bottom w:val="none" w:sz="0" w:space="0" w:color="auto"/>
            <w:right w:val="none" w:sz="0" w:space="0" w:color="auto"/>
          </w:divBdr>
        </w:div>
      </w:divsChild>
    </w:div>
    <w:div w:id="1392845583">
      <w:bodyDiv w:val="1"/>
      <w:marLeft w:val="0"/>
      <w:marRight w:val="0"/>
      <w:marTop w:val="0"/>
      <w:marBottom w:val="0"/>
      <w:divBdr>
        <w:top w:val="none" w:sz="0" w:space="0" w:color="auto"/>
        <w:left w:val="none" w:sz="0" w:space="0" w:color="auto"/>
        <w:bottom w:val="none" w:sz="0" w:space="0" w:color="auto"/>
        <w:right w:val="none" w:sz="0" w:space="0" w:color="auto"/>
      </w:divBdr>
    </w:div>
    <w:div w:id="1393427282">
      <w:bodyDiv w:val="1"/>
      <w:marLeft w:val="0"/>
      <w:marRight w:val="0"/>
      <w:marTop w:val="0"/>
      <w:marBottom w:val="0"/>
      <w:divBdr>
        <w:top w:val="none" w:sz="0" w:space="0" w:color="auto"/>
        <w:left w:val="none" w:sz="0" w:space="0" w:color="auto"/>
        <w:bottom w:val="none" w:sz="0" w:space="0" w:color="auto"/>
        <w:right w:val="none" w:sz="0" w:space="0" w:color="auto"/>
      </w:divBdr>
      <w:divsChild>
        <w:div w:id="1006395466">
          <w:marLeft w:val="547"/>
          <w:marRight w:val="0"/>
          <w:marTop w:val="154"/>
          <w:marBottom w:val="0"/>
          <w:divBdr>
            <w:top w:val="none" w:sz="0" w:space="0" w:color="auto"/>
            <w:left w:val="none" w:sz="0" w:space="0" w:color="auto"/>
            <w:bottom w:val="none" w:sz="0" w:space="0" w:color="auto"/>
            <w:right w:val="none" w:sz="0" w:space="0" w:color="auto"/>
          </w:divBdr>
        </w:div>
        <w:div w:id="1534726576">
          <w:marLeft w:val="1166"/>
          <w:marRight w:val="0"/>
          <w:marTop w:val="96"/>
          <w:marBottom w:val="0"/>
          <w:divBdr>
            <w:top w:val="none" w:sz="0" w:space="0" w:color="auto"/>
            <w:left w:val="none" w:sz="0" w:space="0" w:color="auto"/>
            <w:bottom w:val="none" w:sz="0" w:space="0" w:color="auto"/>
            <w:right w:val="none" w:sz="0" w:space="0" w:color="auto"/>
          </w:divBdr>
        </w:div>
        <w:div w:id="2068214594">
          <w:marLeft w:val="1166"/>
          <w:marRight w:val="0"/>
          <w:marTop w:val="96"/>
          <w:marBottom w:val="0"/>
          <w:divBdr>
            <w:top w:val="none" w:sz="0" w:space="0" w:color="auto"/>
            <w:left w:val="none" w:sz="0" w:space="0" w:color="auto"/>
            <w:bottom w:val="none" w:sz="0" w:space="0" w:color="auto"/>
            <w:right w:val="none" w:sz="0" w:space="0" w:color="auto"/>
          </w:divBdr>
        </w:div>
        <w:div w:id="2085645221">
          <w:marLeft w:val="1166"/>
          <w:marRight w:val="0"/>
          <w:marTop w:val="96"/>
          <w:marBottom w:val="0"/>
          <w:divBdr>
            <w:top w:val="none" w:sz="0" w:space="0" w:color="auto"/>
            <w:left w:val="none" w:sz="0" w:space="0" w:color="auto"/>
            <w:bottom w:val="none" w:sz="0" w:space="0" w:color="auto"/>
            <w:right w:val="none" w:sz="0" w:space="0" w:color="auto"/>
          </w:divBdr>
        </w:div>
      </w:divsChild>
    </w:div>
    <w:div w:id="1393504347">
      <w:bodyDiv w:val="1"/>
      <w:marLeft w:val="0"/>
      <w:marRight w:val="0"/>
      <w:marTop w:val="0"/>
      <w:marBottom w:val="0"/>
      <w:divBdr>
        <w:top w:val="none" w:sz="0" w:space="0" w:color="auto"/>
        <w:left w:val="none" w:sz="0" w:space="0" w:color="auto"/>
        <w:bottom w:val="none" w:sz="0" w:space="0" w:color="auto"/>
        <w:right w:val="none" w:sz="0" w:space="0" w:color="auto"/>
      </w:divBdr>
    </w:div>
    <w:div w:id="1393961585">
      <w:bodyDiv w:val="1"/>
      <w:marLeft w:val="0"/>
      <w:marRight w:val="0"/>
      <w:marTop w:val="0"/>
      <w:marBottom w:val="0"/>
      <w:divBdr>
        <w:top w:val="none" w:sz="0" w:space="0" w:color="auto"/>
        <w:left w:val="none" w:sz="0" w:space="0" w:color="auto"/>
        <w:bottom w:val="none" w:sz="0" w:space="0" w:color="auto"/>
        <w:right w:val="none" w:sz="0" w:space="0" w:color="auto"/>
      </w:divBdr>
    </w:div>
    <w:div w:id="1394113130">
      <w:bodyDiv w:val="1"/>
      <w:marLeft w:val="0"/>
      <w:marRight w:val="0"/>
      <w:marTop w:val="0"/>
      <w:marBottom w:val="0"/>
      <w:divBdr>
        <w:top w:val="none" w:sz="0" w:space="0" w:color="auto"/>
        <w:left w:val="none" w:sz="0" w:space="0" w:color="auto"/>
        <w:bottom w:val="none" w:sz="0" w:space="0" w:color="auto"/>
        <w:right w:val="none" w:sz="0" w:space="0" w:color="auto"/>
      </w:divBdr>
    </w:div>
    <w:div w:id="1395083894">
      <w:bodyDiv w:val="1"/>
      <w:marLeft w:val="0"/>
      <w:marRight w:val="0"/>
      <w:marTop w:val="0"/>
      <w:marBottom w:val="0"/>
      <w:divBdr>
        <w:top w:val="none" w:sz="0" w:space="0" w:color="auto"/>
        <w:left w:val="none" w:sz="0" w:space="0" w:color="auto"/>
        <w:bottom w:val="none" w:sz="0" w:space="0" w:color="auto"/>
        <w:right w:val="none" w:sz="0" w:space="0" w:color="auto"/>
      </w:divBdr>
      <w:divsChild>
        <w:div w:id="54469630">
          <w:marLeft w:val="1166"/>
          <w:marRight w:val="0"/>
          <w:marTop w:val="96"/>
          <w:marBottom w:val="0"/>
          <w:divBdr>
            <w:top w:val="none" w:sz="0" w:space="0" w:color="auto"/>
            <w:left w:val="none" w:sz="0" w:space="0" w:color="auto"/>
            <w:bottom w:val="none" w:sz="0" w:space="0" w:color="auto"/>
            <w:right w:val="none" w:sz="0" w:space="0" w:color="auto"/>
          </w:divBdr>
        </w:div>
        <w:div w:id="97257605">
          <w:marLeft w:val="1800"/>
          <w:marRight w:val="0"/>
          <w:marTop w:val="77"/>
          <w:marBottom w:val="0"/>
          <w:divBdr>
            <w:top w:val="none" w:sz="0" w:space="0" w:color="auto"/>
            <w:left w:val="none" w:sz="0" w:space="0" w:color="auto"/>
            <w:bottom w:val="none" w:sz="0" w:space="0" w:color="auto"/>
            <w:right w:val="none" w:sz="0" w:space="0" w:color="auto"/>
          </w:divBdr>
        </w:div>
        <w:div w:id="518785849">
          <w:marLeft w:val="1800"/>
          <w:marRight w:val="0"/>
          <w:marTop w:val="77"/>
          <w:marBottom w:val="0"/>
          <w:divBdr>
            <w:top w:val="none" w:sz="0" w:space="0" w:color="auto"/>
            <w:left w:val="none" w:sz="0" w:space="0" w:color="auto"/>
            <w:bottom w:val="none" w:sz="0" w:space="0" w:color="auto"/>
            <w:right w:val="none" w:sz="0" w:space="0" w:color="auto"/>
          </w:divBdr>
        </w:div>
        <w:div w:id="521745023">
          <w:marLeft w:val="2520"/>
          <w:marRight w:val="0"/>
          <w:marTop w:val="67"/>
          <w:marBottom w:val="0"/>
          <w:divBdr>
            <w:top w:val="none" w:sz="0" w:space="0" w:color="auto"/>
            <w:left w:val="none" w:sz="0" w:space="0" w:color="auto"/>
            <w:bottom w:val="none" w:sz="0" w:space="0" w:color="auto"/>
            <w:right w:val="none" w:sz="0" w:space="0" w:color="auto"/>
          </w:divBdr>
        </w:div>
        <w:div w:id="563684494">
          <w:marLeft w:val="547"/>
          <w:marRight w:val="0"/>
          <w:marTop w:val="115"/>
          <w:marBottom w:val="0"/>
          <w:divBdr>
            <w:top w:val="none" w:sz="0" w:space="0" w:color="auto"/>
            <w:left w:val="none" w:sz="0" w:space="0" w:color="auto"/>
            <w:bottom w:val="none" w:sz="0" w:space="0" w:color="auto"/>
            <w:right w:val="none" w:sz="0" w:space="0" w:color="auto"/>
          </w:divBdr>
        </w:div>
        <w:div w:id="686057861">
          <w:marLeft w:val="2520"/>
          <w:marRight w:val="0"/>
          <w:marTop w:val="67"/>
          <w:marBottom w:val="0"/>
          <w:divBdr>
            <w:top w:val="none" w:sz="0" w:space="0" w:color="auto"/>
            <w:left w:val="none" w:sz="0" w:space="0" w:color="auto"/>
            <w:bottom w:val="none" w:sz="0" w:space="0" w:color="auto"/>
            <w:right w:val="none" w:sz="0" w:space="0" w:color="auto"/>
          </w:divBdr>
        </w:div>
        <w:div w:id="724722335">
          <w:marLeft w:val="1800"/>
          <w:marRight w:val="0"/>
          <w:marTop w:val="77"/>
          <w:marBottom w:val="0"/>
          <w:divBdr>
            <w:top w:val="none" w:sz="0" w:space="0" w:color="auto"/>
            <w:left w:val="none" w:sz="0" w:space="0" w:color="auto"/>
            <w:bottom w:val="none" w:sz="0" w:space="0" w:color="auto"/>
            <w:right w:val="none" w:sz="0" w:space="0" w:color="auto"/>
          </w:divBdr>
        </w:div>
        <w:div w:id="832531787">
          <w:marLeft w:val="1166"/>
          <w:marRight w:val="0"/>
          <w:marTop w:val="96"/>
          <w:marBottom w:val="0"/>
          <w:divBdr>
            <w:top w:val="none" w:sz="0" w:space="0" w:color="auto"/>
            <w:left w:val="none" w:sz="0" w:space="0" w:color="auto"/>
            <w:bottom w:val="none" w:sz="0" w:space="0" w:color="auto"/>
            <w:right w:val="none" w:sz="0" w:space="0" w:color="auto"/>
          </w:divBdr>
        </w:div>
        <w:div w:id="884564412">
          <w:marLeft w:val="1166"/>
          <w:marRight w:val="0"/>
          <w:marTop w:val="96"/>
          <w:marBottom w:val="0"/>
          <w:divBdr>
            <w:top w:val="none" w:sz="0" w:space="0" w:color="auto"/>
            <w:left w:val="none" w:sz="0" w:space="0" w:color="auto"/>
            <w:bottom w:val="none" w:sz="0" w:space="0" w:color="auto"/>
            <w:right w:val="none" w:sz="0" w:space="0" w:color="auto"/>
          </w:divBdr>
        </w:div>
        <w:div w:id="1571308594">
          <w:marLeft w:val="1800"/>
          <w:marRight w:val="0"/>
          <w:marTop w:val="77"/>
          <w:marBottom w:val="0"/>
          <w:divBdr>
            <w:top w:val="none" w:sz="0" w:space="0" w:color="auto"/>
            <w:left w:val="none" w:sz="0" w:space="0" w:color="auto"/>
            <w:bottom w:val="none" w:sz="0" w:space="0" w:color="auto"/>
            <w:right w:val="none" w:sz="0" w:space="0" w:color="auto"/>
          </w:divBdr>
        </w:div>
        <w:div w:id="1889952522">
          <w:marLeft w:val="547"/>
          <w:marRight w:val="0"/>
          <w:marTop w:val="115"/>
          <w:marBottom w:val="0"/>
          <w:divBdr>
            <w:top w:val="none" w:sz="0" w:space="0" w:color="auto"/>
            <w:left w:val="none" w:sz="0" w:space="0" w:color="auto"/>
            <w:bottom w:val="none" w:sz="0" w:space="0" w:color="auto"/>
            <w:right w:val="none" w:sz="0" w:space="0" w:color="auto"/>
          </w:divBdr>
        </w:div>
      </w:divsChild>
    </w:div>
    <w:div w:id="1395398055">
      <w:bodyDiv w:val="1"/>
      <w:marLeft w:val="0"/>
      <w:marRight w:val="0"/>
      <w:marTop w:val="0"/>
      <w:marBottom w:val="0"/>
      <w:divBdr>
        <w:top w:val="none" w:sz="0" w:space="0" w:color="auto"/>
        <w:left w:val="none" w:sz="0" w:space="0" w:color="auto"/>
        <w:bottom w:val="none" w:sz="0" w:space="0" w:color="auto"/>
        <w:right w:val="none" w:sz="0" w:space="0" w:color="auto"/>
      </w:divBdr>
    </w:div>
    <w:div w:id="1396976961">
      <w:bodyDiv w:val="1"/>
      <w:marLeft w:val="0"/>
      <w:marRight w:val="0"/>
      <w:marTop w:val="0"/>
      <w:marBottom w:val="0"/>
      <w:divBdr>
        <w:top w:val="none" w:sz="0" w:space="0" w:color="auto"/>
        <w:left w:val="none" w:sz="0" w:space="0" w:color="auto"/>
        <w:bottom w:val="none" w:sz="0" w:space="0" w:color="auto"/>
        <w:right w:val="none" w:sz="0" w:space="0" w:color="auto"/>
      </w:divBdr>
    </w:div>
    <w:div w:id="1397166900">
      <w:bodyDiv w:val="1"/>
      <w:marLeft w:val="0"/>
      <w:marRight w:val="0"/>
      <w:marTop w:val="0"/>
      <w:marBottom w:val="0"/>
      <w:divBdr>
        <w:top w:val="none" w:sz="0" w:space="0" w:color="auto"/>
        <w:left w:val="none" w:sz="0" w:space="0" w:color="auto"/>
        <w:bottom w:val="none" w:sz="0" w:space="0" w:color="auto"/>
        <w:right w:val="none" w:sz="0" w:space="0" w:color="auto"/>
      </w:divBdr>
    </w:div>
    <w:div w:id="1397629127">
      <w:bodyDiv w:val="1"/>
      <w:marLeft w:val="0"/>
      <w:marRight w:val="0"/>
      <w:marTop w:val="0"/>
      <w:marBottom w:val="0"/>
      <w:divBdr>
        <w:top w:val="none" w:sz="0" w:space="0" w:color="auto"/>
        <w:left w:val="none" w:sz="0" w:space="0" w:color="auto"/>
        <w:bottom w:val="none" w:sz="0" w:space="0" w:color="auto"/>
        <w:right w:val="none" w:sz="0" w:space="0" w:color="auto"/>
      </w:divBdr>
      <w:divsChild>
        <w:div w:id="1855268292">
          <w:marLeft w:val="0"/>
          <w:marRight w:val="0"/>
          <w:marTop w:val="0"/>
          <w:marBottom w:val="0"/>
          <w:divBdr>
            <w:top w:val="none" w:sz="0" w:space="0" w:color="auto"/>
            <w:left w:val="none" w:sz="0" w:space="0" w:color="auto"/>
            <w:bottom w:val="none" w:sz="0" w:space="0" w:color="auto"/>
            <w:right w:val="none" w:sz="0" w:space="0" w:color="auto"/>
          </w:divBdr>
        </w:div>
      </w:divsChild>
    </w:div>
    <w:div w:id="1398285286">
      <w:bodyDiv w:val="1"/>
      <w:marLeft w:val="0"/>
      <w:marRight w:val="0"/>
      <w:marTop w:val="0"/>
      <w:marBottom w:val="0"/>
      <w:divBdr>
        <w:top w:val="none" w:sz="0" w:space="0" w:color="auto"/>
        <w:left w:val="none" w:sz="0" w:space="0" w:color="auto"/>
        <w:bottom w:val="none" w:sz="0" w:space="0" w:color="auto"/>
        <w:right w:val="none" w:sz="0" w:space="0" w:color="auto"/>
      </w:divBdr>
    </w:div>
    <w:div w:id="1398627989">
      <w:bodyDiv w:val="1"/>
      <w:marLeft w:val="0"/>
      <w:marRight w:val="0"/>
      <w:marTop w:val="0"/>
      <w:marBottom w:val="0"/>
      <w:divBdr>
        <w:top w:val="none" w:sz="0" w:space="0" w:color="auto"/>
        <w:left w:val="none" w:sz="0" w:space="0" w:color="auto"/>
        <w:bottom w:val="none" w:sz="0" w:space="0" w:color="auto"/>
        <w:right w:val="none" w:sz="0" w:space="0" w:color="auto"/>
      </w:divBdr>
    </w:div>
    <w:div w:id="1400981799">
      <w:bodyDiv w:val="1"/>
      <w:marLeft w:val="0"/>
      <w:marRight w:val="0"/>
      <w:marTop w:val="0"/>
      <w:marBottom w:val="0"/>
      <w:divBdr>
        <w:top w:val="none" w:sz="0" w:space="0" w:color="auto"/>
        <w:left w:val="none" w:sz="0" w:space="0" w:color="auto"/>
        <w:bottom w:val="none" w:sz="0" w:space="0" w:color="auto"/>
        <w:right w:val="none" w:sz="0" w:space="0" w:color="auto"/>
      </w:divBdr>
    </w:div>
    <w:div w:id="1401244040">
      <w:bodyDiv w:val="1"/>
      <w:marLeft w:val="0"/>
      <w:marRight w:val="0"/>
      <w:marTop w:val="0"/>
      <w:marBottom w:val="0"/>
      <w:divBdr>
        <w:top w:val="none" w:sz="0" w:space="0" w:color="auto"/>
        <w:left w:val="none" w:sz="0" w:space="0" w:color="auto"/>
        <w:bottom w:val="none" w:sz="0" w:space="0" w:color="auto"/>
        <w:right w:val="none" w:sz="0" w:space="0" w:color="auto"/>
      </w:divBdr>
    </w:div>
    <w:div w:id="1401949043">
      <w:bodyDiv w:val="1"/>
      <w:marLeft w:val="0"/>
      <w:marRight w:val="0"/>
      <w:marTop w:val="0"/>
      <w:marBottom w:val="0"/>
      <w:divBdr>
        <w:top w:val="none" w:sz="0" w:space="0" w:color="auto"/>
        <w:left w:val="none" w:sz="0" w:space="0" w:color="auto"/>
        <w:bottom w:val="none" w:sz="0" w:space="0" w:color="auto"/>
        <w:right w:val="none" w:sz="0" w:space="0" w:color="auto"/>
      </w:divBdr>
    </w:div>
    <w:div w:id="1402681010">
      <w:bodyDiv w:val="1"/>
      <w:marLeft w:val="0"/>
      <w:marRight w:val="0"/>
      <w:marTop w:val="0"/>
      <w:marBottom w:val="0"/>
      <w:divBdr>
        <w:top w:val="none" w:sz="0" w:space="0" w:color="auto"/>
        <w:left w:val="none" w:sz="0" w:space="0" w:color="auto"/>
        <w:bottom w:val="none" w:sz="0" w:space="0" w:color="auto"/>
        <w:right w:val="none" w:sz="0" w:space="0" w:color="auto"/>
      </w:divBdr>
      <w:divsChild>
        <w:div w:id="223950549">
          <w:marLeft w:val="1166"/>
          <w:marRight w:val="0"/>
          <w:marTop w:val="115"/>
          <w:marBottom w:val="120"/>
          <w:divBdr>
            <w:top w:val="none" w:sz="0" w:space="0" w:color="auto"/>
            <w:left w:val="none" w:sz="0" w:space="0" w:color="auto"/>
            <w:bottom w:val="none" w:sz="0" w:space="0" w:color="auto"/>
            <w:right w:val="none" w:sz="0" w:space="0" w:color="auto"/>
          </w:divBdr>
        </w:div>
        <w:div w:id="791245525">
          <w:marLeft w:val="547"/>
          <w:marRight w:val="0"/>
          <w:marTop w:val="134"/>
          <w:marBottom w:val="120"/>
          <w:divBdr>
            <w:top w:val="none" w:sz="0" w:space="0" w:color="auto"/>
            <w:left w:val="none" w:sz="0" w:space="0" w:color="auto"/>
            <w:bottom w:val="none" w:sz="0" w:space="0" w:color="auto"/>
            <w:right w:val="none" w:sz="0" w:space="0" w:color="auto"/>
          </w:divBdr>
        </w:div>
        <w:div w:id="874469214">
          <w:marLeft w:val="1166"/>
          <w:marRight w:val="0"/>
          <w:marTop w:val="115"/>
          <w:marBottom w:val="120"/>
          <w:divBdr>
            <w:top w:val="none" w:sz="0" w:space="0" w:color="auto"/>
            <w:left w:val="none" w:sz="0" w:space="0" w:color="auto"/>
            <w:bottom w:val="none" w:sz="0" w:space="0" w:color="auto"/>
            <w:right w:val="none" w:sz="0" w:space="0" w:color="auto"/>
          </w:divBdr>
        </w:div>
      </w:divsChild>
    </w:div>
    <w:div w:id="1404063538">
      <w:bodyDiv w:val="1"/>
      <w:marLeft w:val="0"/>
      <w:marRight w:val="0"/>
      <w:marTop w:val="0"/>
      <w:marBottom w:val="0"/>
      <w:divBdr>
        <w:top w:val="none" w:sz="0" w:space="0" w:color="auto"/>
        <w:left w:val="none" w:sz="0" w:space="0" w:color="auto"/>
        <w:bottom w:val="none" w:sz="0" w:space="0" w:color="auto"/>
        <w:right w:val="none" w:sz="0" w:space="0" w:color="auto"/>
      </w:divBdr>
      <w:divsChild>
        <w:div w:id="834221098">
          <w:marLeft w:val="1800"/>
          <w:marRight w:val="0"/>
          <w:marTop w:val="91"/>
          <w:marBottom w:val="0"/>
          <w:divBdr>
            <w:top w:val="none" w:sz="0" w:space="0" w:color="auto"/>
            <w:left w:val="none" w:sz="0" w:space="0" w:color="auto"/>
            <w:bottom w:val="none" w:sz="0" w:space="0" w:color="auto"/>
            <w:right w:val="none" w:sz="0" w:space="0" w:color="auto"/>
          </w:divBdr>
        </w:div>
        <w:div w:id="926226953">
          <w:marLeft w:val="1166"/>
          <w:marRight w:val="0"/>
          <w:marTop w:val="106"/>
          <w:marBottom w:val="0"/>
          <w:divBdr>
            <w:top w:val="none" w:sz="0" w:space="0" w:color="auto"/>
            <w:left w:val="none" w:sz="0" w:space="0" w:color="auto"/>
            <w:bottom w:val="none" w:sz="0" w:space="0" w:color="auto"/>
            <w:right w:val="none" w:sz="0" w:space="0" w:color="auto"/>
          </w:divBdr>
        </w:div>
        <w:div w:id="1019090094">
          <w:marLeft w:val="1166"/>
          <w:marRight w:val="0"/>
          <w:marTop w:val="106"/>
          <w:marBottom w:val="0"/>
          <w:divBdr>
            <w:top w:val="none" w:sz="0" w:space="0" w:color="auto"/>
            <w:left w:val="none" w:sz="0" w:space="0" w:color="auto"/>
            <w:bottom w:val="none" w:sz="0" w:space="0" w:color="auto"/>
            <w:right w:val="none" w:sz="0" w:space="0" w:color="auto"/>
          </w:divBdr>
        </w:div>
        <w:div w:id="1245257385">
          <w:marLeft w:val="1800"/>
          <w:marRight w:val="0"/>
          <w:marTop w:val="77"/>
          <w:marBottom w:val="0"/>
          <w:divBdr>
            <w:top w:val="none" w:sz="0" w:space="0" w:color="auto"/>
            <w:left w:val="none" w:sz="0" w:space="0" w:color="auto"/>
            <w:bottom w:val="none" w:sz="0" w:space="0" w:color="auto"/>
            <w:right w:val="none" w:sz="0" w:space="0" w:color="auto"/>
          </w:divBdr>
        </w:div>
        <w:div w:id="1460033481">
          <w:marLeft w:val="1166"/>
          <w:marRight w:val="0"/>
          <w:marTop w:val="106"/>
          <w:marBottom w:val="0"/>
          <w:divBdr>
            <w:top w:val="none" w:sz="0" w:space="0" w:color="auto"/>
            <w:left w:val="none" w:sz="0" w:space="0" w:color="auto"/>
            <w:bottom w:val="none" w:sz="0" w:space="0" w:color="auto"/>
            <w:right w:val="none" w:sz="0" w:space="0" w:color="auto"/>
          </w:divBdr>
        </w:div>
        <w:div w:id="1740057849">
          <w:marLeft w:val="1800"/>
          <w:marRight w:val="0"/>
          <w:marTop w:val="91"/>
          <w:marBottom w:val="0"/>
          <w:divBdr>
            <w:top w:val="none" w:sz="0" w:space="0" w:color="auto"/>
            <w:left w:val="none" w:sz="0" w:space="0" w:color="auto"/>
            <w:bottom w:val="none" w:sz="0" w:space="0" w:color="auto"/>
            <w:right w:val="none" w:sz="0" w:space="0" w:color="auto"/>
          </w:divBdr>
        </w:div>
        <w:div w:id="1910336748">
          <w:marLeft w:val="1800"/>
          <w:marRight w:val="0"/>
          <w:marTop w:val="91"/>
          <w:marBottom w:val="0"/>
          <w:divBdr>
            <w:top w:val="none" w:sz="0" w:space="0" w:color="auto"/>
            <w:left w:val="none" w:sz="0" w:space="0" w:color="auto"/>
            <w:bottom w:val="none" w:sz="0" w:space="0" w:color="auto"/>
            <w:right w:val="none" w:sz="0" w:space="0" w:color="auto"/>
          </w:divBdr>
        </w:div>
        <w:div w:id="1995210616">
          <w:marLeft w:val="547"/>
          <w:marRight w:val="0"/>
          <w:marTop w:val="125"/>
          <w:marBottom w:val="0"/>
          <w:divBdr>
            <w:top w:val="none" w:sz="0" w:space="0" w:color="auto"/>
            <w:left w:val="none" w:sz="0" w:space="0" w:color="auto"/>
            <w:bottom w:val="none" w:sz="0" w:space="0" w:color="auto"/>
            <w:right w:val="none" w:sz="0" w:space="0" w:color="auto"/>
          </w:divBdr>
        </w:div>
      </w:divsChild>
    </w:div>
    <w:div w:id="1405030792">
      <w:bodyDiv w:val="1"/>
      <w:marLeft w:val="0"/>
      <w:marRight w:val="0"/>
      <w:marTop w:val="0"/>
      <w:marBottom w:val="0"/>
      <w:divBdr>
        <w:top w:val="none" w:sz="0" w:space="0" w:color="auto"/>
        <w:left w:val="none" w:sz="0" w:space="0" w:color="auto"/>
        <w:bottom w:val="none" w:sz="0" w:space="0" w:color="auto"/>
        <w:right w:val="none" w:sz="0" w:space="0" w:color="auto"/>
      </w:divBdr>
    </w:div>
    <w:div w:id="1405444452">
      <w:bodyDiv w:val="1"/>
      <w:marLeft w:val="0"/>
      <w:marRight w:val="0"/>
      <w:marTop w:val="0"/>
      <w:marBottom w:val="0"/>
      <w:divBdr>
        <w:top w:val="none" w:sz="0" w:space="0" w:color="auto"/>
        <w:left w:val="none" w:sz="0" w:space="0" w:color="auto"/>
        <w:bottom w:val="none" w:sz="0" w:space="0" w:color="auto"/>
        <w:right w:val="none" w:sz="0" w:space="0" w:color="auto"/>
      </w:divBdr>
    </w:div>
    <w:div w:id="1405686424">
      <w:bodyDiv w:val="1"/>
      <w:marLeft w:val="0"/>
      <w:marRight w:val="0"/>
      <w:marTop w:val="0"/>
      <w:marBottom w:val="0"/>
      <w:divBdr>
        <w:top w:val="none" w:sz="0" w:space="0" w:color="auto"/>
        <w:left w:val="none" w:sz="0" w:space="0" w:color="auto"/>
        <w:bottom w:val="none" w:sz="0" w:space="0" w:color="auto"/>
        <w:right w:val="none" w:sz="0" w:space="0" w:color="auto"/>
      </w:divBdr>
    </w:div>
    <w:div w:id="1406804321">
      <w:bodyDiv w:val="1"/>
      <w:marLeft w:val="0"/>
      <w:marRight w:val="0"/>
      <w:marTop w:val="0"/>
      <w:marBottom w:val="0"/>
      <w:divBdr>
        <w:top w:val="none" w:sz="0" w:space="0" w:color="auto"/>
        <w:left w:val="none" w:sz="0" w:space="0" w:color="auto"/>
        <w:bottom w:val="none" w:sz="0" w:space="0" w:color="auto"/>
        <w:right w:val="none" w:sz="0" w:space="0" w:color="auto"/>
      </w:divBdr>
    </w:div>
    <w:div w:id="1406807212">
      <w:bodyDiv w:val="1"/>
      <w:marLeft w:val="0"/>
      <w:marRight w:val="0"/>
      <w:marTop w:val="0"/>
      <w:marBottom w:val="0"/>
      <w:divBdr>
        <w:top w:val="none" w:sz="0" w:space="0" w:color="auto"/>
        <w:left w:val="none" w:sz="0" w:space="0" w:color="auto"/>
        <w:bottom w:val="none" w:sz="0" w:space="0" w:color="auto"/>
        <w:right w:val="none" w:sz="0" w:space="0" w:color="auto"/>
      </w:divBdr>
      <w:divsChild>
        <w:div w:id="717513086">
          <w:marLeft w:val="1080"/>
          <w:marRight w:val="0"/>
          <w:marTop w:val="100"/>
          <w:marBottom w:val="0"/>
          <w:divBdr>
            <w:top w:val="none" w:sz="0" w:space="0" w:color="auto"/>
            <w:left w:val="none" w:sz="0" w:space="0" w:color="auto"/>
            <w:bottom w:val="none" w:sz="0" w:space="0" w:color="auto"/>
            <w:right w:val="none" w:sz="0" w:space="0" w:color="auto"/>
          </w:divBdr>
        </w:div>
        <w:div w:id="869146571">
          <w:marLeft w:val="1080"/>
          <w:marRight w:val="0"/>
          <w:marTop w:val="100"/>
          <w:marBottom w:val="0"/>
          <w:divBdr>
            <w:top w:val="none" w:sz="0" w:space="0" w:color="auto"/>
            <w:left w:val="none" w:sz="0" w:space="0" w:color="auto"/>
            <w:bottom w:val="none" w:sz="0" w:space="0" w:color="auto"/>
            <w:right w:val="none" w:sz="0" w:space="0" w:color="auto"/>
          </w:divBdr>
        </w:div>
        <w:div w:id="1248730432">
          <w:marLeft w:val="1080"/>
          <w:marRight w:val="0"/>
          <w:marTop w:val="100"/>
          <w:marBottom w:val="0"/>
          <w:divBdr>
            <w:top w:val="none" w:sz="0" w:space="0" w:color="auto"/>
            <w:left w:val="none" w:sz="0" w:space="0" w:color="auto"/>
            <w:bottom w:val="none" w:sz="0" w:space="0" w:color="auto"/>
            <w:right w:val="none" w:sz="0" w:space="0" w:color="auto"/>
          </w:divBdr>
        </w:div>
        <w:div w:id="1530992346">
          <w:marLeft w:val="360"/>
          <w:marRight w:val="0"/>
          <w:marTop w:val="200"/>
          <w:marBottom w:val="0"/>
          <w:divBdr>
            <w:top w:val="none" w:sz="0" w:space="0" w:color="auto"/>
            <w:left w:val="none" w:sz="0" w:space="0" w:color="auto"/>
            <w:bottom w:val="none" w:sz="0" w:space="0" w:color="auto"/>
            <w:right w:val="none" w:sz="0" w:space="0" w:color="auto"/>
          </w:divBdr>
        </w:div>
        <w:div w:id="1985694212">
          <w:marLeft w:val="1080"/>
          <w:marRight w:val="0"/>
          <w:marTop w:val="100"/>
          <w:marBottom w:val="0"/>
          <w:divBdr>
            <w:top w:val="none" w:sz="0" w:space="0" w:color="auto"/>
            <w:left w:val="none" w:sz="0" w:space="0" w:color="auto"/>
            <w:bottom w:val="none" w:sz="0" w:space="0" w:color="auto"/>
            <w:right w:val="none" w:sz="0" w:space="0" w:color="auto"/>
          </w:divBdr>
        </w:div>
      </w:divsChild>
    </w:div>
    <w:div w:id="1408267461">
      <w:bodyDiv w:val="1"/>
      <w:marLeft w:val="0"/>
      <w:marRight w:val="0"/>
      <w:marTop w:val="0"/>
      <w:marBottom w:val="0"/>
      <w:divBdr>
        <w:top w:val="none" w:sz="0" w:space="0" w:color="auto"/>
        <w:left w:val="none" w:sz="0" w:space="0" w:color="auto"/>
        <w:bottom w:val="none" w:sz="0" w:space="0" w:color="auto"/>
        <w:right w:val="none" w:sz="0" w:space="0" w:color="auto"/>
      </w:divBdr>
      <w:divsChild>
        <w:div w:id="56512465">
          <w:marLeft w:val="1166"/>
          <w:marRight w:val="0"/>
          <w:marTop w:val="115"/>
          <w:marBottom w:val="0"/>
          <w:divBdr>
            <w:top w:val="none" w:sz="0" w:space="0" w:color="auto"/>
            <w:left w:val="none" w:sz="0" w:space="0" w:color="auto"/>
            <w:bottom w:val="none" w:sz="0" w:space="0" w:color="auto"/>
            <w:right w:val="none" w:sz="0" w:space="0" w:color="auto"/>
          </w:divBdr>
        </w:div>
        <w:div w:id="60255933">
          <w:marLeft w:val="547"/>
          <w:marRight w:val="0"/>
          <w:marTop w:val="115"/>
          <w:marBottom w:val="0"/>
          <w:divBdr>
            <w:top w:val="none" w:sz="0" w:space="0" w:color="auto"/>
            <w:left w:val="none" w:sz="0" w:space="0" w:color="auto"/>
            <w:bottom w:val="none" w:sz="0" w:space="0" w:color="auto"/>
            <w:right w:val="none" w:sz="0" w:space="0" w:color="auto"/>
          </w:divBdr>
        </w:div>
        <w:div w:id="1049458052">
          <w:marLeft w:val="1166"/>
          <w:marRight w:val="0"/>
          <w:marTop w:val="115"/>
          <w:marBottom w:val="0"/>
          <w:divBdr>
            <w:top w:val="none" w:sz="0" w:space="0" w:color="auto"/>
            <w:left w:val="none" w:sz="0" w:space="0" w:color="auto"/>
            <w:bottom w:val="none" w:sz="0" w:space="0" w:color="auto"/>
            <w:right w:val="none" w:sz="0" w:space="0" w:color="auto"/>
          </w:divBdr>
        </w:div>
        <w:div w:id="1239443072">
          <w:marLeft w:val="1800"/>
          <w:marRight w:val="0"/>
          <w:marTop w:val="96"/>
          <w:marBottom w:val="0"/>
          <w:divBdr>
            <w:top w:val="none" w:sz="0" w:space="0" w:color="auto"/>
            <w:left w:val="none" w:sz="0" w:space="0" w:color="auto"/>
            <w:bottom w:val="none" w:sz="0" w:space="0" w:color="auto"/>
            <w:right w:val="none" w:sz="0" w:space="0" w:color="auto"/>
          </w:divBdr>
        </w:div>
      </w:divsChild>
    </w:div>
    <w:div w:id="1408650482">
      <w:bodyDiv w:val="1"/>
      <w:marLeft w:val="0"/>
      <w:marRight w:val="0"/>
      <w:marTop w:val="0"/>
      <w:marBottom w:val="0"/>
      <w:divBdr>
        <w:top w:val="none" w:sz="0" w:space="0" w:color="auto"/>
        <w:left w:val="none" w:sz="0" w:space="0" w:color="auto"/>
        <w:bottom w:val="none" w:sz="0" w:space="0" w:color="auto"/>
        <w:right w:val="none" w:sz="0" w:space="0" w:color="auto"/>
      </w:divBdr>
    </w:div>
    <w:div w:id="1409691115">
      <w:bodyDiv w:val="1"/>
      <w:marLeft w:val="0"/>
      <w:marRight w:val="0"/>
      <w:marTop w:val="0"/>
      <w:marBottom w:val="0"/>
      <w:divBdr>
        <w:top w:val="none" w:sz="0" w:space="0" w:color="auto"/>
        <w:left w:val="none" w:sz="0" w:space="0" w:color="auto"/>
        <w:bottom w:val="none" w:sz="0" w:space="0" w:color="auto"/>
        <w:right w:val="none" w:sz="0" w:space="0" w:color="auto"/>
      </w:divBdr>
    </w:div>
    <w:div w:id="1409692354">
      <w:bodyDiv w:val="1"/>
      <w:marLeft w:val="0"/>
      <w:marRight w:val="0"/>
      <w:marTop w:val="0"/>
      <w:marBottom w:val="0"/>
      <w:divBdr>
        <w:top w:val="none" w:sz="0" w:space="0" w:color="auto"/>
        <w:left w:val="none" w:sz="0" w:space="0" w:color="auto"/>
        <w:bottom w:val="none" w:sz="0" w:space="0" w:color="auto"/>
        <w:right w:val="none" w:sz="0" w:space="0" w:color="auto"/>
      </w:divBdr>
      <w:divsChild>
        <w:div w:id="141895219">
          <w:marLeft w:val="547"/>
          <w:marRight w:val="0"/>
          <w:marTop w:val="134"/>
          <w:marBottom w:val="0"/>
          <w:divBdr>
            <w:top w:val="none" w:sz="0" w:space="0" w:color="auto"/>
            <w:left w:val="none" w:sz="0" w:space="0" w:color="auto"/>
            <w:bottom w:val="none" w:sz="0" w:space="0" w:color="auto"/>
            <w:right w:val="none" w:sz="0" w:space="0" w:color="auto"/>
          </w:divBdr>
        </w:div>
        <w:div w:id="658459008">
          <w:marLeft w:val="1166"/>
          <w:marRight w:val="0"/>
          <w:marTop w:val="115"/>
          <w:marBottom w:val="0"/>
          <w:divBdr>
            <w:top w:val="none" w:sz="0" w:space="0" w:color="auto"/>
            <w:left w:val="none" w:sz="0" w:space="0" w:color="auto"/>
            <w:bottom w:val="none" w:sz="0" w:space="0" w:color="auto"/>
            <w:right w:val="none" w:sz="0" w:space="0" w:color="auto"/>
          </w:divBdr>
        </w:div>
      </w:divsChild>
    </w:div>
    <w:div w:id="1410688931">
      <w:bodyDiv w:val="1"/>
      <w:marLeft w:val="0"/>
      <w:marRight w:val="0"/>
      <w:marTop w:val="0"/>
      <w:marBottom w:val="0"/>
      <w:divBdr>
        <w:top w:val="none" w:sz="0" w:space="0" w:color="auto"/>
        <w:left w:val="none" w:sz="0" w:space="0" w:color="auto"/>
        <w:bottom w:val="none" w:sz="0" w:space="0" w:color="auto"/>
        <w:right w:val="none" w:sz="0" w:space="0" w:color="auto"/>
      </w:divBdr>
      <w:divsChild>
        <w:div w:id="65491480">
          <w:marLeft w:val="1166"/>
          <w:marRight w:val="0"/>
          <w:marTop w:val="115"/>
          <w:marBottom w:val="0"/>
          <w:divBdr>
            <w:top w:val="none" w:sz="0" w:space="0" w:color="auto"/>
            <w:left w:val="none" w:sz="0" w:space="0" w:color="auto"/>
            <w:bottom w:val="none" w:sz="0" w:space="0" w:color="auto"/>
            <w:right w:val="none" w:sz="0" w:space="0" w:color="auto"/>
          </w:divBdr>
        </w:div>
        <w:div w:id="258561383">
          <w:marLeft w:val="547"/>
          <w:marRight w:val="0"/>
          <w:marTop w:val="134"/>
          <w:marBottom w:val="0"/>
          <w:divBdr>
            <w:top w:val="none" w:sz="0" w:space="0" w:color="auto"/>
            <w:left w:val="none" w:sz="0" w:space="0" w:color="auto"/>
            <w:bottom w:val="none" w:sz="0" w:space="0" w:color="auto"/>
            <w:right w:val="none" w:sz="0" w:space="0" w:color="auto"/>
          </w:divBdr>
        </w:div>
        <w:div w:id="529533221">
          <w:marLeft w:val="1166"/>
          <w:marRight w:val="0"/>
          <w:marTop w:val="115"/>
          <w:marBottom w:val="0"/>
          <w:divBdr>
            <w:top w:val="none" w:sz="0" w:space="0" w:color="auto"/>
            <w:left w:val="none" w:sz="0" w:space="0" w:color="auto"/>
            <w:bottom w:val="none" w:sz="0" w:space="0" w:color="auto"/>
            <w:right w:val="none" w:sz="0" w:space="0" w:color="auto"/>
          </w:divBdr>
        </w:div>
        <w:div w:id="562566215">
          <w:marLeft w:val="547"/>
          <w:marRight w:val="0"/>
          <w:marTop w:val="134"/>
          <w:marBottom w:val="0"/>
          <w:divBdr>
            <w:top w:val="none" w:sz="0" w:space="0" w:color="auto"/>
            <w:left w:val="none" w:sz="0" w:space="0" w:color="auto"/>
            <w:bottom w:val="none" w:sz="0" w:space="0" w:color="auto"/>
            <w:right w:val="none" w:sz="0" w:space="0" w:color="auto"/>
          </w:divBdr>
        </w:div>
        <w:div w:id="788159174">
          <w:marLeft w:val="547"/>
          <w:marRight w:val="0"/>
          <w:marTop w:val="134"/>
          <w:marBottom w:val="0"/>
          <w:divBdr>
            <w:top w:val="none" w:sz="0" w:space="0" w:color="auto"/>
            <w:left w:val="none" w:sz="0" w:space="0" w:color="auto"/>
            <w:bottom w:val="none" w:sz="0" w:space="0" w:color="auto"/>
            <w:right w:val="none" w:sz="0" w:space="0" w:color="auto"/>
          </w:divBdr>
        </w:div>
        <w:div w:id="1211840532">
          <w:marLeft w:val="1166"/>
          <w:marRight w:val="0"/>
          <w:marTop w:val="115"/>
          <w:marBottom w:val="0"/>
          <w:divBdr>
            <w:top w:val="none" w:sz="0" w:space="0" w:color="auto"/>
            <w:left w:val="none" w:sz="0" w:space="0" w:color="auto"/>
            <w:bottom w:val="none" w:sz="0" w:space="0" w:color="auto"/>
            <w:right w:val="none" w:sz="0" w:space="0" w:color="auto"/>
          </w:divBdr>
        </w:div>
        <w:div w:id="1475754431">
          <w:marLeft w:val="1166"/>
          <w:marRight w:val="0"/>
          <w:marTop w:val="115"/>
          <w:marBottom w:val="0"/>
          <w:divBdr>
            <w:top w:val="none" w:sz="0" w:space="0" w:color="auto"/>
            <w:left w:val="none" w:sz="0" w:space="0" w:color="auto"/>
            <w:bottom w:val="none" w:sz="0" w:space="0" w:color="auto"/>
            <w:right w:val="none" w:sz="0" w:space="0" w:color="auto"/>
          </w:divBdr>
        </w:div>
        <w:div w:id="1479953309">
          <w:marLeft w:val="547"/>
          <w:marRight w:val="0"/>
          <w:marTop w:val="134"/>
          <w:marBottom w:val="0"/>
          <w:divBdr>
            <w:top w:val="none" w:sz="0" w:space="0" w:color="auto"/>
            <w:left w:val="none" w:sz="0" w:space="0" w:color="auto"/>
            <w:bottom w:val="none" w:sz="0" w:space="0" w:color="auto"/>
            <w:right w:val="none" w:sz="0" w:space="0" w:color="auto"/>
          </w:divBdr>
        </w:div>
      </w:divsChild>
    </w:div>
    <w:div w:id="1410734924">
      <w:bodyDiv w:val="1"/>
      <w:marLeft w:val="0"/>
      <w:marRight w:val="0"/>
      <w:marTop w:val="0"/>
      <w:marBottom w:val="0"/>
      <w:divBdr>
        <w:top w:val="none" w:sz="0" w:space="0" w:color="auto"/>
        <w:left w:val="none" w:sz="0" w:space="0" w:color="auto"/>
        <w:bottom w:val="none" w:sz="0" w:space="0" w:color="auto"/>
        <w:right w:val="none" w:sz="0" w:space="0" w:color="auto"/>
      </w:divBdr>
    </w:div>
    <w:div w:id="1412242407">
      <w:bodyDiv w:val="1"/>
      <w:marLeft w:val="0"/>
      <w:marRight w:val="0"/>
      <w:marTop w:val="0"/>
      <w:marBottom w:val="0"/>
      <w:divBdr>
        <w:top w:val="none" w:sz="0" w:space="0" w:color="auto"/>
        <w:left w:val="none" w:sz="0" w:space="0" w:color="auto"/>
        <w:bottom w:val="none" w:sz="0" w:space="0" w:color="auto"/>
        <w:right w:val="none" w:sz="0" w:space="0" w:color="auto"/>
      </w:divBdr>
      <w:divsChild>
        <w:div w:id="186677793">
          <w:marLeft w:val="1800"/>
          <w:marRight w:val="0"/>
          <w:marTop w:val="140"/>
          <w:marBottom w:val="0"/>
          <w:divBdr>
            <w:top w:val="none" w:sz="0" w:space="0" w:color="auto"/>
            <w:left w:val="none" w:sz="0" w:space="0" w:color="auto"/>
            <w:bottom w:val="none" w:sz="0" w:space="0" w:color="auto"/>
            <w:right w:val="none" w:sz="0" w:space="0" w:color="auto"/>
          </w:divBdr>
        </w:div>
        <w:div w:id="333802355">
          <w:marLeft w:val="1800"/>
          <w:marRight w:val="0"/>
          <w:marTop w:val="140"/>
          <w:marBottom w:val="0"/>
          <w:divBdr>
            <w:top w:val="none" w:sz="0" w:space="0" w:color="auto"/>
            <w:left w:val="none" w:sz="0" w:space="0" w:color="auto"/>
            <w:bottom w:val="none" w:sz="0" w:space="0" w:color="auto"/>
            <w:right w:val="none" w:sz="0" w:space="0" w:color="auto"/>
          </w:divBdr>
        </w:div>
        <w:div w:id="576868892">
          <w:marLeft w:val="1800"/>
          <w:marRight w:val="0"/>
          <w:marTop w:val="140"/>
          <w:marBottom w:val="0"/>
          <w:divBdr>
            <w:top w:val="none" w:sz="0" w:space="0" w:color="auto"/>
            <w:left w:val="none" w:sz="0" w:space="0" w:color="auto"/>
            <w:bottom w:val="none" w:sz="0" w:space="0" w:color="auto"/>
            <w:right w:val="none" w:sz="0" w:space="0" w:color="auto"/>
          </w:divBdr>
        </w:div>
        <w:div w:id="760760271">
          <w:marLeft w:val="1166"/>
          <w:marRight w:val="0"/>
          <w:marTop w:val="140"/>
          <w:marBottom w:val="0"/>
          <w:divBdr>
            <w:top w:val="none" w:sz="0" w:space="0" w:color="auto"/>
            <w:left w:val="none" w:sz="0" w:space="0" w:color="auto"/>
            <w:bottom w:val="none" w:sz="0" w:space="0" w:color="auto"/>
            <w:right w:val="none" w:sz="0" w:space="0" w:color="auto"/>
          </w:divBdr>
        </w:div>
        <w:div w:id="859048495">
          <w:marLeft w:val="1166"/>
          <w:marRight w:val="0"/>
          <w:marTop w:val="140"/>
          <w:marBottom w:val="0"/>
          <w:divBdr>
            <w:top w:val="none" w:sz="0" w:space="0" w:color="auto"/>
            <w:left w:val="none" w:sz="0" w:space="0" w:color="auto"/>
            <w:bottom w:val="none" w:sz="0" w:space="0" w:color="auto"/>
            <w:right w:val="none" w:sz="0" w:space="0" w:color="auto"/>
          </w:divBdr>
        </w:div>
        <w:div w:id="1238051085">
          <w:marLeft w:val="1800"/>
          <w:marRight w:val="0"/>
          <w:marTop w:val="140"/>
          <w:marBottom w:val="0"/>
          <w:divBdr>
            <w:top w:val="none" w:sz="0" w:space="0" w:color="auto"/>
            <w:left w:val="none" w:sz="0" w:space="0" w:color="auto"/>
            <w:bottom w:val="none" w:sz="0" w:space="0" w:color="auto"/>
            <w:right w:val="none" w:sz="0" w:space="0" w:color="auto"/>
          </w:divBdr>
        </w:div>
        <w:div w:id="1849905050">
          <w:marLeft w:val="547"/>
          <w:marRight w:val="0"/>
          <w:marTop w:val="140"/>
          <w:marBottom w:val="0"/>
          <w:divBdr>
            <w:top w:val="none" w:sz="0" w:space="0" w:color="auto"/>
            <w:left w:val="none" w:sz="0" w:space="0" w:color="auto"/>
            <w:bottom w:val="none" w:sz="0" w:space="0" w:color="auto"/>
            <w:right w:val="none" w:sz="0" w:space="0" w:color="auto"/>
          </w:divBdr>
        </w:div>
      </w:divsChild>
    </w:div>
    <w:div w:id="1412463870">
      <w:bodyDiv w:val="1"/>
      <w:marLeft w:val="0"/>
      <w:marRight w:val="0"/>
      <w:marTop w:val="0"/>
      <w:marBottom w:val="0"/>
      <w:divBdr>
        <w:top w:val="none" w:sz="0" w:space="0" w:color="auto"/>
        <w:left w:val="none" w:sz="0" w:space="0" w:color="auto"/>
        <w:bottom w:val="none" w:sz="0" w:space="0" w:color="auto"/>
        <w:right w:val="none" w:sz="0" w:space="0" w:color="auto"/>
      </w:divBdr>
    </w:div>
    <w:div w:id="1414162557">
      <w:bodyDiv w:val="1"/>
      <w:marLeft w:val="0"/>
      <w:marRight w:val="0"/>
      <w:marTop w:val="0"/>
      <w:marBottom w:val="0"/>
      <w:divBdr>
        <w:top w:val="none" w:sz="0" w:space="0" w:color="auto"/>
        <w:left w:val="none" w:sz="0" w:space="0" w:color="auto"/>
        <w:bottom w:val="none" w:sz="0" w:space="0" w:color="auto"/>
        <w:right w:val="none" w:sz="0" w:space="0" w:color="auto"/>
      </w:divBdr>
    </w:div>
    <w:div w:id="1414279175">
      <w:bodyDiv w:val="1"/>
      <w:marLeft w:val="0"/>
      <w:marRight w:val="0"/>
      <w:marTop w:val="0"/>
      <w:marBottom w:val="0"/>
      <w:divBdr>
        <w:top w:val="none" w:sz="0" w:space="0" w:color="auto"/>
        <w:left w:val="none" w:sz="0" w:space="0" w:color="auto"/>
        <w:bottom w:val="none" w:sz="0" w:space="0" w:color="auto"/>
        <w:right w:val="none" w:sz="0" w:space="0" w:color="auto"/>
      </w:divBdr>
    </w:div>
    <w:div w:id="1414400959">
      <w:bodyDiv w:val="1"/>
      <w:marLeft w:val="0"/>
      <w:marRight w:val="0"/>
      <w:marTop w:val="0"/>
      <w:marBottom w:val="0"/>
      <w:divBdr>
        <w:top w:val="none" w:sz="0" w:space="0" w:color="auto"/>
        <w:left w:val="none" w:sz="0" w:space="0" w:color="auto"/>
        <w:bottom w:val="none" w:sz="0" w:space="0" w:color="auto"/>
        <w:right w:val="none" w:sz="0" w:space="0" w:color="auto"/>
      </w:divBdr>
    </w:div>
    <w:div w:id="1414426953">
      <w:bodyDiv w:val="1"/>
      <w:marLeft w:val="0"/>
      <w:marRight w:val="0"/>
      <w:marTop w:val="0"/>
      <w:marBottom w:val="0"/>
      <w:divBdr>
        <w:top w:val="none" w:sz="0" w:space="0" w:color="auto"/>
        <w:left w:val="none" w:sz="0" w:space="0" w:color="auto"/>
        <w:bottom w:val="none" w:sz="0" w:space="0" w:color="auto"/>
        <w:right w:val="none" w:sz="0" w:space="0" w:color="auto"/>
      </w:divBdr>
      <w:divsChild>
        <w:div w:id="717245720">
          <w:marLeft w:val="0"/>
          <w:marRight w:val="0"/>
          <w:marTop w:val="96"/>
          <w:marBottom w:val="0"/>
          <w:divBdr>
            <w:top w:val="none" w:sz="0" w:space="0" w:color="auto"/>
            <w:left w:val="none" w:sz="0" w:space="0" w:color="auto"/>
            <w:bottom w:val="none" w:sz="0" w:space="0" w:color="auto"/>
            <w:right w:val="none" w:sz="0" w:space="0" w:color="auto"/>
          </w:divBdr>
        </w:div>
        <w:div w:id="1265385525">
          <w:marLeft w:val="720"/>
          <w:marRight w:val="0"/>
          <w:marTop w:val="96"/>
          <w:marBottom w:val="0"/>
          <w:divBdr>
            <w:top w:val="none" w:sz="0" w:space="0" w:color="auto"/>
            <w:left w:val="none" w:sz="0" w:space="0" w:color="auto"/>
            <w:bottom w:val="none" w:sz="0" w:space="0" w:color="auto"/>
            <w:right w:val="none" w:sz="0" w:space="0" w:color="auto"/>
          </w:divBdr>
        </w:div>
      </w:divsChild>
    </w:div>
    <w:div w:id="1414469945">
      <w:bodyDiv w:val="1"/>
      <w:marLeft w:val="0"/>
      <w:marRight w:val="0"/>
      <w:marTop w:val="0"/>
      <w:marBottom w:val="0"/>
      <w:divBdr>
        <w:top w:val="none" w:sz="0" w:space="0" w:color="auto"/>
        <w:left w:val="none" w:sz="0" w:space="0" w:color="auto"/>
        <w:bottom w:val="none" w:sz="0" w:space="0" w:color="auto"/>
        <w:right w:val="none" w:sz="0" w:space="0" w:color="auto"/>
      </w:divBdr>
    </w:div>
    <w:div w:id="1415010613">
      <w:bodyDiv w:val="1"/>
      <w:marLeft w:val="0"/>
      <w:marRight w:val="0"/>
      <w:marTop w:val="0"/>
      <w:marBottom w:val="0"/>
      <w:divBdr>
        <w:top w:val="none" w:sz="0" w:space="0" w:color="auto"/>
        <w:left w:val="none" w:sz="0" w:space="0" w:color="auto"/>
        <w:bottom w:val="none" w:sz="0" w:space="0" w:color="auto"/>
        <w:right w:val="none" w:sz="0" w:space="0" w:color="auto"/>
      </w:divBdr>
    </w:div>
    <w:div w:id="1415783073">
      <w:bodyDiv w:val="1"/>
      <w:marLeft w:val="0"/>
      <w:marRight w:val="0"/>
      <w:marTop w:val="0"/>
      <w:marBottom w:val="0"/>
      <w:divBdr>
        <w:top w:val="none" w:sz="0" w:space="0" w:color="auto"/>
        <w:left w:val="none" w:sz="0" w:space="0" w:color="auto"/>
        <w:bottom w:val="none" w:sz="0" w:space="0" w:color="auto"/>
        <w:right w:val="none" w:sz="0" w:space="0" w:color="auto"/>
      </w:divBdr>
      <w:divsChild>
        <w:div w:id="115486208">
          <w:marLeft w:val="1800"/>
          <w:marRight w:val="0"/>
          <w:marTop w:val="96"/>
          <w:marBottom w:val="0"/>
          <w:divBdr>
            <w:top w:val="none" w:sz="0" w:space="0" w:color="auto"/>
            <w:left w:val="none" w:sz="0" w:space="0" w:color="auto"/>
            <w:bottom w:val="none" w:sz="0" w:space="0" w:color="auto"/>
            <w:right w:val="none" w:sz="0" w:space="0" w:color="auto"/>
          </w:divBdr>
        </w:div>
        <w:div w:id="121657321">
          <w:marLeft w:val="1800"/>
          <w:marRight w:val="0"/>
          <w:marTop w:val="96"/>
          <w:marBottom w:val="0"/>
          <w:divBdr>
            <w:top w:val="none" w:sz="0" w:space="0" w:color="auto"/>
            <w:left w:val="none" w:sz="0" w:space="0" w:color="auto"/>
            <w:bottom w:val="none" w:sz="0" w:space="0" w:color="auto"/>
            <w:right w:val="none" w:sz="0" w:space="0" w:color="auto"/>
          </w:divBdr>
        </w:div>
        <w:div w:id="168328858">
          <w:marLeft w:val="1800"/>
          <w:marRight w:val="0"/>
          <w:marTop w:val="96"/>
          <w:marBottom w:val="0"/>
          <w:divBdr>
            <w:top w:val="none" w:sz="0" w:space="0" w:color="auto"/>
            <w:left w:val="none" w:sz="0" w:space="0" w:color="auto"/>
            <w:bottom w:val="none" w:sz="0" w:space="0" w:color="auto"/>
            <w:right w:val="none" w:sz="0" w:space="0" w:color="auto"/>
          </w:divBdr>
        </w:div>
        <w:div w:id="222761979">
          <w:marLeft w:val="1166"/>
          <w:marRight w:val="0"/>
          <w:marTop w:val="106"/>
          <w:marBottom w:val="0"/>
          <w:divBdr>
            <w:top w:val="none" w:sz="0" w:space="0" w:color="auto"/>
            <w:left w:val="none" w:sz="0" w:space="0" w:color="auto"/>
            <w:bottom w:val="none" w:sz="0" w:space="0" w:color="auto"/>
            <w:right w:val="none" w:sz="0" w:space="0" w:color="auto"/>
          </w:divBdr>
        </w:div>
        <w:div w:id="465515511">
          <w:marLeft w:val="1800"/>
          <w:marRight w:val="0"/>
          <w:marTop w:val="96"/>
          <w:marBottom w:val="0"/>
          <w:divBdr>
            <w:top w:val="none" w:sz="0" w:space="0" w:color="auto"/>
            <w:left w:val="none" w:sz="0" w:space="0" w:color="auto"/>
            <w:bottom w:val="none" w:sz="0" w:space="0" w:color="auto"/>
            <w:right w:val="none" w:sz="0" w:space="0" w:color="auto"/>
          </w:divBdr>
        </w:div>
        <w:div w:id="532041446">
          <w:marLeft w:val="1800"/>
          <w:marRight w:val="0"/>
          <w:marTop w:val="96"/>
          <w:marBottom w:val="0"/>
          <w:divBdr>
            <w:top w:val="none" w:sz="0" w:space="0" w:color="auto"/>
            <w:left w:val="none" w:sz="0" w:space="0" w:color="auto"/>
            <w:bottom w:val="none" w:sz="0" w:space="0" w:color="auto"/>
            <w:right w:val="none" w:sz="0" w:space="0" w:color="auto"/>
          </w:divBdr>
        </w:div>
        <w:div w:id="733624588">
          <w:marLeft w:val="1166"/>
          <w:marRight w:val="0"/>
          <w:marTop w:val="106"/>
          <w:marBottom w:val="0"/>
          <w:divBdr>
            <w:top w:val="none" w:sz="0" w:space="0" w:color="auto"/>
            <w:left w:val="none" w:sz="0" w:space="0" w:color="auto"/>
            <w:bottom w:val="none" w:sz="0" w:space="0" w:color="auto"/>
            <w:right w:val="none" w:sz="0" w:space="0" w:color="auto"/>
          </w:divBdr>
        </w:div>
        <w:div w:id="1290549023">
          <w:marLeft w:val="1800"/>
          <w:marRight w:val="0"/>
          <w:marTop w:val="96"/>
          <w:marBottom w:val="0"/>
          <w:divBdr>
            <w:top w:val="none" w:sz="0" w:space="0" w:color="auto"/>
            <w:left w:val="none" w:sz="0" w:space="0" w:color="auto"/>
            <w:bottom w:val="none" w:sz="0" w:space="0" w:color="auto"/>
            <w:right w:val="none" w:sz="0" w:space="0" w:color="auto"/>
          </w:divBdr>
        </w:div>
        <w:div w:id="1330404915">
          <w:marLeft w:val="1800"/>
          <w:marRight w:val="0"/>
          <w:marTop w:val="96"/>
          <w:marBottom w:val="0"/>
          <w:divBdr>
            <w:top w:val="none" w:sz="0" w:space="0" w:color="auto"/>
            <w:left w:val="none" w:sz="0" w:space="0" w:color="auto"/>
            <w:bottom w:val="none" w:sz="0" w:space="0" w:color="auto"/>
            <w:right w:val="none" w:sz="0" w:space="0" w:color="auto"/>
          </w:divBdr>
        </w:div>
        <w:div w:id="1423261524">
          <w:marLeft w:val="547"/>
          <w:marRight w:val="0"/>
          <w:marTop w:val="0"/>
          <w:marBottom w:val="0"/>
          <w:divBdr>
            <w:top w:val="none" w:sz="0" w:space="0" w:color="auto"/>
            <w:left w:val="none" w:sz="0" w:space="0" w:color="auto"/>
            <w:bottom w:val="none" w:sz="0" w:space="0" w:color="auto"/>
            <w:right w:val="none" w:sz="0" w:space="0" w:color="auto"/>
          </w:divBdr>
        </w:div>
        <w:div w:id="1492939643">
          <w:marLeft w:val="1166"/>
          <w:marRight w:val="0"/>
          <w:marTop w:val="106"/>
          <w:marBottom w:val="0"/>
          <w:divBdr>
            <w:top w:val="none" w:sz="0" w:space="0" w:color="auto"/>
            <w:left w:val="none" w:sz="0" w:space="0" w:color="auto"/>
            <w:bottom w:val="none" w:sz="0" w:space="0" w:color="auto"/>
            <w:right w:val="none" w:sz="0" w:space="0" w:color="auto"/>
          </w:divBdr>
        </w:div>
        <w:div w:id="1992563377">
          <w:marLeft w:val="1166"/>
          <w:marRight w:val="0"/>
          <w:marTop w:val="106"/>
          <w:marBottom w:val="0"/>
          <w:divBdr>
            <w:top w:val="none" w:sz="0" w:space="0" w:color="auto"/>
            <w:left w:val="none" w:sz="0" w:space="0" w:color="auto"/>
            <w:bottom w:val="none" w:sz="0" w:space="0" w:color="auto"/>
            <w:right w:val="none" w:sz="0" w:space="0" w:color="auto"/>
          </w:divBdr>
        </w:div>
      </w:divsChild>
    </w:div>
    <w:div w:id="1417167623">
      <w:bodyDiv w:val="1"/>
      <w:marLeft w:val="0"/>
      <w:marRight w:val="0"/>
      <w:marTop w:val="0"/>
      <w:marBottom w:val="0"/>
      <w:divBdr>
        <w:top w:val="none" w:sz="0" w:space="0" w:color="auto"/>
        <w:left w:val="none" w:sz="0" w:space="0" w:color="auto"/>
        <w:bottom w:val="none" w:sz="0" w:space="0" w:color="auto"/>
        <w:right w:val="none" w:sz="0" w:space="0" w:color="auto"/>
      </w:divBdr>
      <w:divsChild>
        <w:div w:id="774642085">
          <w:marLeft w:val="547"/>
          <w:marRight w:val="0"/>
          <w:marTop w:val="144"/>
          <w:marBottom w:val="0"/>
          <w:divBdr>
            <w:top w:val="none" w:sz="0" w:space="0" w:color="auto"/>
            <w:left w:val="none" w:sz="0" w:space="0" w:color="auto"/>
            <w:bottom w:val="none" w:sz="0" w:space="0" w:color="auto"/>
            <w:right w:val="none" w:sz="0" w:space="0" w:color="auto"/>
          </w:divBdr>
        </w:div>
        <w:div w:id="838229739">
          <w:marLeft w:val="1166"/>
          <w:marRight w:val="0"/>
          <w:marTop w:val="125"/>
          <w:marBottom w:val="0"/>
          <w:divBdr>
            <w:top w:val="none" w:sz="0" w:space="0" w:color="auto"/>
            <w:left w:val="none" w:sz="0" w:space="0" w:color="auto"/>
            <w:bottom w:val="none" w:sz="0" w:space="0" w:color="auto"/>
            <w:right w:val="none" w:sz="0" w:space="0" w:color="auto"/>
          </w:divBdr>
        </w:div>
        <w:div w:id="968902580">
          <w:marLeft w:val="547"/>
          <w:marRight w:val="0"/>
          <w:marTop w:val="144"/>
          <w:marBottom w:val="0"/>
          <w:divBdr>
            <w:top w:val="none" w:sz="0" w:space="0" w:color="auto"/>
            <w:left w:val="none" w:sz="0" w:space="0" w:color="auto"/>
            <w:bottom w:val="none" w:sz="0" w:space="0" w:color="auto"/>
            <w:right w:val="none" w:sz="0" w:space="0" w:color="auto"/>
          </w:divBdr>
        </w:div>
        <w:div w:id="1942300100">
          <w:marLeft w:val="1166"/>
          <w:marRight w:val="0"/>
          <w:marTop w:val="125"/>
          <w:marBottom w:val="0"/>
          <w:divBdr>
            <w:top w:val="none" w:sz="0" w:space="0" w:color="auto"/>
            <w:left w:val="none" w:sz="0" w:space="0" w:color="auto"/>
            <w:bottom w:val="none" w:sz="0" w:space="0" w:color="auto"/>
            <w:right w:val="none" w:sz="0" w:space="0" w:color="auto"/>
          </w:divBdr>
        </w:div>
      </w:divsChild>
    </w:div>
    <w:div w:id="1417676457">
      <w:bodyDiv w:val="1"/>
      <w:marLeft w:val="0"/>
      <w:marRight w:val="0"/>
      <w:marTop w:val="0"/>
      <w:marBottom w:val="0"/>
      <w:divBdr>
        <w:top w:val="none" w:sz="0" w:space="0" w:color="auto"/>
        <w:left w:val="none" w:sz="0" w:space="0" w:color="auto"/>
        <w:bottom w:val="none" w:sz="0" w:space="0" w:color="auto"/>
        <w:right w:val="none" w:sz="0" w:space="0" w:color="auto"/>
      </w:divBdr>
      <w:divsChild>
        <w:div w:id="504323691">
          <w:marLeft w:val="1166"/>
          <w:marRight w:val="0"/>
          <w:marTop w:val="115"/>
          <w:marBottom w:val="0"/>
          <w:divBdr>
            <w:top w:val="none" w:sz="0" w:space="0" w:color="auto"/>
            <w:left w:val="none" w:sz="0" w:space="0" w:color="auto"/>
            <w:bottom w:val="none" w:sz="0" w:space="0" w:color="auto"/>
            <w:right w:val="none" w:sz="0" w:space="0" w:color="auto"/>
          </w:divBdr>
        </w:div>
        <w:div w:id="934047289">
          <w:marLeft w:val="547"/>
          <w:marRight w:val="0"/>
          <w:marTop w:val="134"/>
          <w:marBottom w:val="0"/>
          <w:divBdr>
            <w:top w:val="none" w:sz="0" w:space="0" w:color="auto"/>
            <w:left w:val="none" w:sz="0" w:space="0" w:color="auto"/>
            <w:bottom w:val="none" w:sz="0" w:space="0" w:color="auto"/>
            <w:right w:val="none" w:sz="0" w:space="0" w:color="auto"/>
          </w:divBdr>
        </w:div>
        <w:div w:id="1099906815">
          <w:marLeft w:val="1166"/>
          <w:marRight w:val="0"/>
          <w:marTop w:val="115"/>
          <w:marBottom w:val="0"/>
          <w:divBdr>
            <w:top w:val="none" w:sz="0" w:space="0" w:color="auto"/>
            <w:left w:val="none" w:sz="0" w:space="0" w:color="auto"/>
            <w:bottom w:val="none" w:sz="0" w:space="0" w:color="auto"/>
            <w:right w:val="none" w:sz="0" w:space="0" w:color="auto"/>
          </w:divBdr>
        </w:div>
        <w:div w:id="1972514090">
          <w:marLeft w:val="1800"/>
          <w:marRight w:val="0"/>
          <w:marTop w:val="96"/>
          <w:marBottom w:val="0"/>
          <w:divBdr>
            <w:top w:val="none" w:sz="0" w:space="0" w:color="auto"/>
            <w:left w:val="none" w:sz="0" w:space="0" w:color="auto"/>
            <w:bottom w:val="none" w:sz="0" w:space="0" w:color="auto"/>
            <w:right w:val="none" w:sz="0" w:space="0" w:color="auto"/>
          </w:divBdr>
        </w:div>
        <w:div w:id="1978367724">
          <w:marLeft w:val="1166"/>
          <w:marRight w:val="0"/>
          <w:marTop w:val="115"/>
          <w:marBottom w:val="0"/>
          <w:divBdr>
            <w:top w:val="none" w:sz="0" w:space="0" w:color="auto"/>
            <w:left w:val="none" w:sz="0" w:space="0" w:color="auto"/>
            <w:bottom w:val="none" w:sz="0" w:space="0" w:color="auto"/>
            <w:right w:val="none" w:sz="0" w:space="0" w:color="auto"/>
          </w:divBdr>
        </w:div>
      </w:divsChild>
    </w:div>
    <w:div w:id="1418287994">
      <w:bodyDiv w:val="1"/>
      <w:marLeft w:val="0"/>
      <w:marRight w:val="0"/>
      <w:marTop w:val="0"/>
      <w:marBottom w:val="0"/>
      <w:divBdr>
        <w:top w:val="none" w:sz="0" w:space="0" w:color="auto"/>
        <w:left w:val="none" w:sz="0" w:space="0" w:color="auto"/>
        <w:bottom w:val="none" w:sz="0" w:space="0" w:color="auto"/>
        <w:right w:val="none" w:sz="0" w:space="0" w:color="auto"/>
      </w:divBdr>
    </w:div>
    <w:div w:id="1418746779">
      <w:bodyDiv w:val="1"/>
      <w:marLeft w:val="0"/>
      <w:marRight w:val="0"/>
      <w:marTop w:val="0"/>
      <w:marBottom w:val="0"/>
      <w:divBdr>
        <w:top w:val="none" w:sz="0" w:space="0" w:color="auto"/>
        <w:left w:val="none" w:sz="0" w:space="0" w:color="auto"/>
        <w:bottom w:val="none" w:sz="0" w:space="0" w:color="auto"/>
        <w:right w:val="none" w:sz="0" w:space="0" w:color="auto"/>
      </w:divBdr>
      <w:divsChild>
        <w:div w:id="476607381">
          <w:marLeft w:val="1800"/>
          <w:marRight w:val="0"/>
          <w:marTop w:val="86"/>
          <w:marBottom w:val="0"/>
          <w:divBdr>
            <w:top w:val="none" w:sz="0" w:space="0" w:color="auto"/>
            <w:left w:val="none" w:sz="0" w:space="0" w:color="auto"/>
            <w:bottom w:val="none" w:sz="0" w:space="0" w:color="auto"/>
            <w:right w:val="none" w:sz="0" w:space="0" w:color="auto"/>
          </w:divBdr>
        </w:div>
        <w:div w:id="1680353041">
          <w:marLeft w:val="547"/>
          <w:marRight w:val="0"/>
          <w:marTop w:val="115"/>
          <w:marBottom w:val="0"/>
          <w:divBdr>
            <w:top w:val="none" w:sz="0" w:space="0" w:color="auto"/>
            <w:left w:val="none" w:sz="0" w:space="0" w:color="auto"/>
            <w:bottom w:val="none" w:sz="0" w:space="0" w:color="auto"/>
            <w:right w:val="none" w:sz="0" w:space="0" w:color="auto"/>
          </w:divBdr>
        </w:div>
        <w:div w:id="1988316777">
          <w:marLeft w:val="1166"/>
          <w:marRight w:val="0"/>
          <w:marTop w:val="96"/>
          <w:marBottom w:val="0"/>
          <w:divBdr>
            <w:top w:val="none" w:sz="0" w:space="0" w:color="auto"/>
            <w:left w:val="none" w:sz="0" w:space="0" w:color="auto"/>
            <w:bottom w:val="none" w:sz="0" w:space="0" w:color="auto"/>
            <w:right w:val="none" w:sz="0" w:space="0" w:color="auto"/>
          </w:divBdr>
        </w:div>
      </w:divsChild>
    </w:div>
    <w:div w:id="1421177662">
      <w:bodyDiv w:val="1"/>
      <w:marLeft w:val="0"/>
      <w:marRight w:val="0"/>
      <w:marTop w:val="0"/>
      <w:marBottom w:val="0"/>
      <w:divBdr>
        <w:top w:val="none" w:sz="0" w:space="0" w:color="auto"/>
        <w:left w:val="none" w:sz="0" w:space="0" w:color="auto"/>
        <w:bottom w:val="none" w:sz="0" w:space="0" w:color="auto"/>
        <w:right w:val="none" w:sz="0" w:space="0" w:color="auto"/>
      </w:divBdr>
      <w:divsChild>
        <w:div w:id="171451944">
          <w:marLeft w:val="1166"/>
          <w:marRight w:val="0"/>
          <w:marTop w:val="96"/>
          <w:marBottom w:val="0"/>
          <w:divBdr>
            <w:top w:val="none" w:sz="0" w:space="0" w:color="auto"/>
            <w:left w:val="none" w:sz="0" w:space="0" w:color="auto"/>
            <w:bottom w:val="none" w:sz="0" w:space="0" w:color="auto"/>
            <w:right w:val="none" w:sz="0" w:space="0" w:color="auto"/>
          </w:divBdr>
        </w:div>
        <w:div w:id="266353208">
          <w:marLeft w:val="1800"/>
          <w:marRight w:val="0"/>
          <w:marTop w:val="91"/>
          <w:marBottom w:val="0"/>
          <w:divBdr>
            <w:top w:val="none" w:sz="0" w:space="0" w:color="auto"/>
            <w:left w:val="none" w:sz="0" w:space="0" w:color="auto"/>
            <w:bottom w:val="none" w:sz="0" w:space="0" w:color="auto"/>
            <w:right w:val="none" w:sz="0" w:space="0" w:color="auto"/>
          </w:divBdr>
        </w:div>
        <w:div w:id="312686466">
          <w:marLeft w:val="1166"/>
          <w:marRight w:val="0"/>
          <w:marTop w:val="96"/>
          <w:marBottom w:val="0"/>
          <w:divBdr>
            <w:top w:val="none" w:sz="0" w:space="0" w:color="auto"/>
            <w:left w:val="none" w:sz="0" w:space="0" w:color="auto"/>
            <w:bottom w:val="none" w:sz="0" w:space="0" w:color="auto"/>
            <w:right w:val="none" w:sz="0" w:space="0" w:color="auto"/>
          </w:divBdr>
        </w:div>
        <w:div w:id="662011089">
          <w:marLeft w:val="1800"/>
          <w:marRight w:val="0"/>
          <w:marTop w:val="91"/>
          <w:marBottom w:val="0"/>
          <w:divBdr>
            <w:top w:val="none" w:sz="0" w:space="0" w:color="auto"/>
            <w:left w:val="none" w:sz="0" w:space="0" w:color="auto"/>
            <w:bottom w:val="none" w:sz="0" w:space="0" w:color="auto"/>
            <w:right w:val="none" w:sz="0" w:space="0" w:color="auto"/>
          </w:divBdr>
        </w:div>
        <w:div w:id="886334862">
          <w:marLeft w:val="1800"/>
          <w:marRight w:val="0"/>
          <w:marTop w:val="91"/>
          <w:marBottom w:val="0"/>
          <w:divBdr>
            <w:top w:val="none" w:sz="0" w:space="0" w:color="auto"/>
            <w:left w:val="none" w:sz="0" w:space="0" w:color="auto"/>
            <w:bottom w:val="none" w:sz="0" w:space="0" w:color="auto"/>
            <w:right w:val="none" w:sz="0" w:space="0" w:color="auto"/>
          </w:divBdr>
        </w:div>
        <w:div w:id="954554947">
          <w:marLeft w:val="1166"/>
          <w:marRight w:val="0"/>
          <w:marTop w:val="96"/>
          <w:marBottom w:val="0"/>
          <w:divBdr>
            <w:top w:val="none" w:sz="0" w:space="0" w:color="auto"/>
            <w:left w:val="none" w:sz="0" w:space="0" w:color="auto"/>
            <w:bottom w:val="none" w:sz="0" w:space="0" w:color="auto"/>
            <w:right w:val="none" w:sz="0" w:space="0" w:color="auto"/>
          </w:divBdr>
        </w:div>
        <w:div w:id="1023940596">
          <w:marLeft w:val="1800"/>
          <w:marRight w:val="0"/>
          <w:marTop w:val="91"/>
          <w:marBottom w:val="0"/>
          <w:divBdr>
            <w:top w:val="none" w:sz="0" w:space="0" w:color="auto"/>
            <w:left w:val="none" w:sz="0" w:space="0" w:color="auto"/>
            <w:bottom w:val="none" w:sz="0" w:space="0" w:color="auto"/>
            <w:right w:val="none" w:sz="0" w:space="0" w:color="auto"/>
          </w:divBdr>
        </w:div>
        <w:div w:id="1488201773">
          <w:marLeft w:val="1166"/>
          <w:marRight w:val="0"/>
          <w:marTop w:val="96"/>
          <w:marBottom w:val="0"/>
          <w:divBdr>
            <w:top w:val="none" w:sz="0" w:space="0" w:color="auto"/>
            <w:left w:val="none" w:sz="0" w:space="0" w:color="auto"/>
            <w:bottom w:val="none" w:sz="0" w:space="0" w:color="auto"/>
            <w:right w:val="none" w:sz="0" w:space="0" w:color="auto"/>
          </w:divBdr>
        </w:div>
        <w:div w:id="2039547041">
          <w:marLeft w:val="547"/>
          <w:marRight w:val="0"/>
          <w:marTop w:val="115"/>
          <w:marBottom w:val="0"/>
          <w:divBdr>
            <w:top w:val="none" w:sz="0" w:space="0" w:color="auto"/>
            <w:left w:val="none" w:sz="0" w:space="0" w:color="auto"/>
            <w:bottom w:val="none" w:sz="0" w:space="0" w:color="auto"/>
            <w:right w:val="none" w:sz="0" w:space="0" w:color="auto"/>
          </w:divBdr>
        </w:div>
      </w:divsChild>
    </w:div>
    <w:div w:id="1421484314">
      <w:bodyDiv w:val="1"/>
      <w:marLeft w:val="0"/>
      <w:marRight w:val="0"/>
      <w:marTop w:val="0"/>
      <w:marBottom w:val="0"/>
      <w:divBdr>
        <w:top w:val="none" w:sz="0" w:space="0" w:color="auto"/>
        <w:left w:val="none" w:sz="0" w:space="0" w:color="auto"/>
        <w:bottom w:val="none" w:sz="0" w:space="0" w:color="auto"/>
        <w:right w:val="none" w:sz="0" w:space="0" w:color="auto"/>
      </w:divBdr>
    </w:div>
    <w:div w:id="1421563475">
      <w:bodyDiv w:val="1"/>
      <w:marLeft w:val="0"/>
      <w:marRight w:val="0"/>
      <w:marTop w:val="0"/>
      <w:marBottom w:val="0"/>
      <w:divBdr>
        <w:top w:val="none" w:sz="0" w:space="0" w:color="auto"/>
        <w:left w:val="none" w:sz="0" w:space="0" w:color="auto"/>
        <w:bottom w:val="none" w:sz="0" w:space="0" w:color="auto"/>
        <w:right w:val="none" w:sz="0" w:space="0" w:color="auto"/>
      </w:divBdr>
      <w:divsChild>
        <w:div w:id="361980390">
          <w:marLeft w:val="1166"/>
          <w:marRight w:val="0"/>
          <w:marTop w:val="96"/>
          <w:marBottom w:val="0"/>
          <w:divBdr>
            <w:top w:val="none" w:sz="0" w:space="0" w:color="auto"/>
            <w:left w:val="none" w:sz="0" w:space="0" w:color="auto"/>
            <w:bottom w:val="none" w:sz="0" w:space="0" w:color="auto"/>
            <w:right w:val="none" w:sz="0" w:space="0" w:color="auto"/>
          </w:divBdr>
        </w:div>
        <w:div w:id="1582762347">
          <w:marLeft w:val="1800"/>
          <w:marRight w:val="0"/>
          <w:marTop w:val="86"/>
          <w:marBottom w:val="0"/>
          <w:divBdr>
            <w:top w:val="none" w:sz="0" w:space="0" w:color="auto"/>
            <w:left w:val="none" w:sz="0" w:space="0" w:color="auto"/>
            <w:bottom w:val="none" w:sz="0" w:space="0" w:color="auto"/>
            <w:right w:val="none" w:sz="0" w:space="0" w:color="auto"/>
          </w:divBdr>
        </w:div>
        <w:div w:id="1745255098">
          <w:marLeft w:val="2520"/>
          <w:marRight w:val="0"/>
          <w:marTop w:val="77"/>
          <w:marBottom w:val="0"/>
          <w:divBdr>
            <w:top w:val="none" w:sz="0" w:space="0" w:color="auto"/>
            <w:left w:val="none" w:sz="0" w:space="0" w:color="auto"/>
            <w:bottom w:val="none" w:sz="0" w:space="0" w:color="auto"/>
            <w:right w:val="none" w:sz="0" w:space="0" w:color="auto"/>
          </w:divBdr>
        </w:div>
        <w:div w:id="1760903107">
          <w:marLeft w:val="2520"/>
          <w:marRight w:val="0"/>
          <w:marTop w:val="77"/>
          <w:marBottom w:val="0"/>
          <w:divBdr>
            <w:top w:val="none" w:sz="0" w:space="0" w:color="auto"/>
            <w:left w:val="none" w:sz="0" w:space="0" w:color="auto"/>
            <w:bottom w:val="none" w:sz="0" w:space="0" w:color="auto"/>
            <w:right w:val="none" w:sz="0" w:space="0" w:color="auto"/>
          </w:divBdr>
        </w:div>
        <w:div w:id="2008895246">
          <w:marLeft w:val="547"/>
          <w:marRight w:val="0"/>
          <w:marTop w:val="115"/>
          <w:marBottom w:val="0"/>
          <w:divBdr>
            <w:top w:val="none" w:sz="0" w:space="0" w:color="auto"/>
            <w:left w:val="none" w:sz="0" w:space="0" w:color="auto"/>
            <w:bottom w:val="none" w:sz="0" w:space="0" w:color="auto"/>
            <w:right w:val="none" w:sz="0" w:space="0" w:color="auto"/>
          </w:divBdr>
        </w:div>
      </w:divsChild>
    </w:div>
    <w:div w:id="1422068983">
      <w:bodyDiv w:val="1"/>
      <w:marLeft w:val="0"/>
      <w:marRight w:val="0"/>
      <w:marTop w:val="0"/>
      <w:marBottom w:val="0"/>
      <w:divBdr>
        <w:top w:val="none" w:sz="0" w:space="0" w:color="auto"/>
        <w:left w:val="none" w:sz="0" w:space="0" w:color="auto"/>
        <w:bottom w:val="none" w:sz="0" w:space="0" w:color="auto"/>
        <w:right w:val="none" w:sz="0" w:space="0" w:color="auto"/>
      </w:divBdr>
      <w:divsChild>
        <w:div w:id="117260437">
          <w:marLeft w:val="547"/>
          <w:marRight w:val="0"/>
          <w:marTop w:val="96"/>
          <w:marBottom w:val="0"/>
          <w:divBdr>
            <w:top w:val="none" w:sz="0" w:space="0" w:color="auto"/>
            <w:left w:val="none" w:sz="0" w:space="0" w:color="auto"/>
            <w:bottom w:val="none" w:sz="0" w:space="0" w:color="auto"/>
            <w:right w:val="none" w:sz="0" w:space="0" w:color="auto"/>
          </w:divBdr>
        </w:div>
        <w:div w:id="234366758">
          <w:marLeft w:val="547"/>
          <w:marRight w:val="0"/>
          <w:marTop w:val="96"/>
          <w:marBottom w:val="0"/>
          <w:divBdr>
            <w:top w:val="none" w:sz="0" w:space="0" w:color="auto"/>
            <w:left w:val="none" w:sz="0" w:space="0" w:color="auto"/>
            <w:bottom w:val="none" w:sz="0" w:space="0" w:color="auto"/>
            <w:right w:val="none" w:sz="0" w:space="0" w:color="auto"/>
          </w:divBdr>
        </w:div>
        <w:div w:id="948008585">
          <w:marLeft w:val="547"/>
          <w:marRight w:val="0"/>
          <w:marTop w:val="96"/>
          <w:marBottom w:val="0"/>
          <w:divBdr>
            <w:top w:val="none" w:sz="0" w:space="0" w:color="auto"/>
            <w:left w:val="none" w:sz="0" w:space="0" w:color="auto"/>
            <w:bottom w:val="none" w:sz="0" w:space="0" w:color="auto"/>
            <w:right w:val="none" w:sz="0" w:space="0" w:color="auto"/>
          </w:divBdr>
        </w:div>
        <w:div w:id="1347975713">
          <w:marLeft w:val="547"/>
          <w:marRight w:val="0"/>
          <w:marTop w:val="96"/>
          <w:marBottom w:val="0"/>
          <w:divBdr>
            <w:top w:val="none" w:sz="0" w:space="0" w:color="auto"/>
            <w:left w:val="none" w:sz="0" w:space="0" w:color="auto"/>
            <w:bottom w:val="none" w:sz="0" w:space="0" w:color="auto"/>
            <w:right w:val="none" w:sz="0" w:space="0" w:color="auto"/>
          </w:divBdr>
        </w:div>
        <w:div w:id="1381243689">
          <w:marLeft w:val="547"/>
          <w:marRight w:val="0"/>
          <w:marTop w:val="96"/>
          <w:marBottom w:val="0"/>
          <w:divBdr>
            <w:top w:val="none" w:sz="0" w:space="0" w:color="auto"/>
            <w:left w:val="none" w:sz="0" w:space="0" w:color="auto"/>
            <w:bottom w:val="none" w:sz="0" w:space="0" w:color="auto"/>
            <w:right w:val="none" w:sz="0" w:space="0" w:color="auto"/>
          </w:divBdr>
        </w:div>
        <w:div w:id="1743597827">
          <w:marLeft w:val="1166"/>
          <w:marRight w:val="0"/>
          <w:marTop w:val="86"/>
          <w:marBottom w:val="0"/>
          <w:divBdr>
            <w:top w:val="none" w:sz="0" w:space="0" w:color="auto"/>
            <w:left w:val="none" w:sz="0" w:space="0" w:color="auto"/>
            <w:bottom w:val="none" w:sz="0" w:space="0" w:color="auto"/>
            <w:right w:val="none" w:sz="0" w:space="0" w:color="auto"/>
          </w:divBdr>
        </w:div>
        <w:div w:id="1790082978">
          <w:marLeft w:val="547"/>
          <w:marRight w:val="0"/>
          <w:marTop w:val="96"/>
          <w:marBottom w:val="0"/>
          <w:divBdr>
            <w:top w:val="none" w:sz="0" w:space="0" w:color="auto"/>
            <w:left w:val="none" w:sz="0" w:space="0" w:color="auto"/>
            <w:bottom w:val="none" w:sz="0" w:space="0" w:color="auto"/>
            <w:right w:val="none" w:sz="0" w:space="0" w:color="auto"/>
          </w:divBdr>
        </w:div>
        <w:div w:id="2118333422">
          <w:marLeft w:val="547"/>
          <w:marRight w:val="0"/>
          <w:marTop w:val="96"/>
          <w:marBottom w:val="0"/>
          <w:divBdr>
            <w:top w:val="none" w:sz="0" w:space="0" w:color="auto"/>
            <w:left w:val="none" w:sz="0" w:space="0" w:color="auto"/>
            <w:bottom w:val="none" w:sz="0" w:space="0" w:color="auto"/>
            <w:right w:val="none" w:sz="0" w:space="0" w:color="auto"/>
          </w:divBdr>
        </w:div>
      </w:divsChild>
    </w:div>
    <w:div w:id="1422334654">
      <w:bodyDiv w:val="1"/>
      <w:marLeft w:val="0"/>
      <w:marRight w:val="0"/>
      <w:marTop w:val="0"/>
      <w:marBottom w:val="0"/>
      <w:divBdr>
        <w:top w:val="none" w:sz="0" w:space="0" w:color="auto"/>
        <w:left w:val="none" w:sz="0" w:space="0" w:color="auto"/>
        <w:bottom w:val="none" w:sz="0" w:space="0" w:color="auto"/>
        <w:right w:val="none" w:sz="0" w:space="0" w:color="auto"/>
      </w:divBdr>
      <w:divsChild>
        <w:div w:id="179660205">
          <w:marLeft w:val="1800"/>
          <w:marRight w:val="0"/>
          <w:marTop w:val="115"/>
          <w:marBottom w:val="0"/>
          <w:divBdr>
            <w:top w:val="none" w:sz="0" w:space="0" w:color="auto"/>
            <w:left w:val="none" w:sz="0" w:space="0" w:color="auto"/>
            <w:bottom w:val="none" w:sz="0" w:space="0" w:color="auto"/>
            <w:right w:val="none" w:sz="0" w:space="0" w:color="auto"/>
          </w:divBdr>
        </w:div>
        <w:div w:id="673605522">
          <w:marLeft w:val="547"/>
          <w:marRight w:val="0"/>
          <w:marTop w:val="154"/>
          <w:marBottom w:val="0"/>
          <w:divBdr>
            <w:top w:val="none" w:sz="0" w:space="0" w:color="auto"/>
            <w:left w:val="none" w:sz="0" w:space="0" w:color="auto"/>
            <w:bottom w:val="none" w:sz="0" w:space="0" w:color="auto"/>
            <w:right w:val="none" w:sz="0" w:space="0" w:color="auto"/>
          </w:divBdr>
        </w:div>
        <w:div w:id="839387923">
          <w:marLeft w:val="1166"/>
          <w:marRight w:val="0"/>
          <w:marTop w:val="134"/>
          <w:marBottom w:val="0"/>
          <w:divBdr>
            <w:top w:val="none" w:sz="0" w:space="0" w:color="auto"/>
            <w:left w:val="none" w:sz="0" w:space="0" w:color="auto"/>
            <w:bottom w:val="none" w:sz="0" w:space="0" w:color="auto"/>
            <w:right w:val="none" w:sz="0" w:space="0" w:color="auto"/>
          </w:divBdr>
        </w:div>
        <w:div w:id="1022711360">
          <w:marLeft w:val="1800"/>
          <w:marRight w:val="0"/>
          <w:marTop w:val="115"/>
          <w:marBottom w:val="0"/>
          <w:divBdr>
            <w:top w:val="none" w:sz="0" w:space="0" w:color="auto"/>
            <w:left w:val="none" w:sz="0" w:space="0" w:color="auto"/>
            <w:bottom w:val="none" w:sz="0" w:space="0" w:color="auto"/>
            <w:right w:val="none" w:sz="0" w:space="0" w:color="auto"/>
          </w:divBdr>
        </w:div>
        <w:div w:id="1642155039">
          <w:marLeft w:val="1800"/>
          <w:marRight w:val="0"/>
          <w:marTop w:val="115"/>
          <w:marBottom w:val="0"/>
          <w:divBdr>
            <w:top w:val="none" w:sz="0" w:space="0" w:color="auto"/>
            <w:left w:val="none" w:sz="0" w:space="0" w:color="auto"/>
            <w:bottom w:val="none" w:sz="0" w:space="0" w:color="auto"/>
            <w:right w:val="none" w:sz="0" w:space="0" w:color="auto"/>
          </w:divBdr>
        </w:div>
        <w:div w:id="2032800648">
          <w:marLeft w:val="1166"/>
          <w:marRight w:val="0"/>
          <w:marTop w:val="134"/>
          <w:marBottom w:val="0"/>
          <w:divBdr>
            <w:top w:val="none" w:sz="0" w:space="0" w:color="auto"/>
            <w:left w:val="none" w:sz="0" w:space="0" w:color="auto"/>
            <w:bottom w:val="none" w:sz="0" w:space="0" w:color="auto"/>
            <w:right w:val="none" w:sz="0" w:space="0" w:color="auto"/>
          </w:divBdr>
        </w:div>
        <w:div w:id="2073381383">
          <w:marLeft w:val="1800"/>
          <w:marRight w:val="0"/>
          <w:marTop w:val="115"/>
          <w:marBottom w:val="0"/>
          <w:divBdr>
            <w:top w:val="none" w:sz="0" w:space="0" w:color="auto"/>
            <w:left w:val="none" w:sz="0" w:space="0" w:color="auto"/>
            <w:bottom w:val="none" w:sz="0" w:space="0" w:color="auto"/>
            <w:right w:val="none" w:sz="0" w:space="0" w:color="auto"/>
          </w:divBdr>
        </w:div>
      </w:divsChild>
    </w:div>
    <w:div w:id="1422678300">
      <w:bodyDiv w:val="1"/>
      <w:marLeft w:val="0"/>
      <w:marRight w:val="0"/>
      <w:marTop w:val="0"/>
      <w:marBottom w:val="0"/>
      <w:divBdr>
        <w:top w:val="none" w:sz="0" w:space="0" w:color="auto"/>
        <w:left w:val="none" w:sz="0" w:space="0" w:color="auto"/>
        <w:bottom w:val="none" w:sz="0" w:space="0" w:color="auto"/>
        <w:right w:val="none" w:sz="0" w:space="0" w:color="auto"/>
      </w:divBdr>
      <w:divsChild>
        <w:div w:id="129591694">
          <w:marLeft w:val="547"/>
          <w:marRight w:val="0"/>
          <w:marTop w:val="115"/>
          <w:marBottom w:val="0"/>
          <w:divBdr>
            <w:top w:val="none" w:sz="0" w:space="0" w:color="auto"/>
            <w:left w:val="none" w:sz="0" w:space="0" w:color="auto"/>
            <w:bottom w:val="none" w:sz="0" w:space="0" w:color="auto"/>
            <w:right w:val="none" w:sz="0" w:space="0" w:color="auto"/>
          </w:divBdr>
        </w:div>
        <w:div w:id="1506893035">
          <w:marLeft w:val="547"/>
          <w:marRight w:val="0"/>
          <w:marTop w:val="115"/>
          <w:marBottom w:val="0"/>
          <w:divBdr>
            <w:top w:val="none" w:sz="0" w:space="0" w:color="auto"/>
            <w:left w:val="none" w:sz="0" w:space="0" w:color="auto"/>
            <w:bottom w:val="none" w:sz="0" w:space="0" w:color="auto"/>
            <w:right w:val="none" w:sz="0" w:space="0" w:color="auto"/>
          </w:divBdr>
        </w:div>
      </w:divsChild>
    </w:div>
    <w:div w:id="1423726027">
      <w:bodyDiv w:val="1"/>
      <w:marLeft w:val="0"/>
      <w:marRight w:val="0"/>
      <w:marTop w:val="0"/>
      <w:marBottom w:val="0"/>
      <w:divBdr>
        <w:top w:val="none" w:sz="0" w:space="0" w:color="auto"/>
        <w:left w:val="none" w:sz="0" w:space="0" w:color="auto"/>
        <w:bottom w:val="none" w:sz="0" w:space="0" w:color="auto"/>
        <w:right w:val="none" w:sz="0" w:space="0" w:color="auto"/>
      </w:divBdr>
    </w:div>
    <w:div w:id="1426069514">
      <w:bodyDiv w:val="1"/>
      <w:marLeft w:val="0"/>
      <w:marRight w:val="0"/>
      <w:marTop w:val="0"/>
      <w:marBottom w:val="0"/>
      <w:divBdr>
        <w:top w:val="none" w:sz="0" w:space="0" w:color="auto"/>
        <w:left w:val="none" w:sz="0" w:space="0" w:color="auto"/>
        <w:bottom w:val="none" w:sz="0" w:space="0" w:color="auto"/>
        <w:right w:val="none" w:sz="0" w:space="0" w:color="auto"/>
      </w:divBdr>
    </w:div>
    <w:div w:id="1426537903">
      <w:bodyDiv w:val="1"/>
      <w:marLeft w:val="0"/>
      <w:marRight w:val="0"/>
      <w:marTop w:val="0"/>
      <w:marBottom w:val="0"/>
      <w:divBdr>
        <w:top w:val="none" w:sz="0" w:space="0" w:color="auto"/>
        <w:left w:val="none" w:sz="0" w:space="0" w:color="auto"/>
        <w:bottom w:val="none" w:sz="0" w:space="0" w:color="auto"/>
        <w:right w:val="none" w:sz="0" w:space="0" w:color="auto"/>
      </w:divBdr>
    </w:div>
    <w:div w:id="1426994527">
      <w:bodyDiv w:val="1"/>
      <w:marLeft w:val="0"/>
      <w:marRight w:val="0"/>
      <w:marTop w:val="0"/>
      <w:marBottom w:val="0"/>
      <w:divBdr>
        <w:top w:val="none" w:sz="0" w:space="0" w:color="auto"/>
        <w:left w:val="none" w:sz="0" w:space="0" w:color="auto"/>
        <w:bottom w:val="none" w:sz="0" w:space="0" w:color="auto"/>
        <w:right w:val="none" w:sz="0" w:space="0" w:color="auto"/>
      </w:divBdr>
    </w:div>
    <w:div w:id="1427579004">
      <w:bodyDiv w:val="1"/>
      <w:marLeft w:val="0"/>
      <w:marRight w:val="0"/>
      <w:marTop w:val="0"/>
      <w:marBottom w:val="0"/>
      <w:divBdr>
        <w:top w:val="none" w:sz="0" w:space="0" w:color="auto"/>
        <w:left w:val="none" w:sz="0" w:space="0" w:color="auto"/>
        <w:bottom w:val="none" w:sz="0" w:space="0" w:color="auto"/>
        <w:right w:val="none" w:sz="0" w:space="0" w:color="auto"/>
      </w:divBdr>
    </w:div>
    <w:div w:id="1429038978">
      <w:bodyDiv w:val="1"/>
      <w:marLeft w:val="0"/>
      <w:marRight w:val="0"/>
      <w:marTop w:val="0"/>
      <w:marBottom w:val="0"/>
      <w:divBdr>
        <w:top w:val="none" w:sz="0" w:space="0" w:color="auto"/>
        <w:left w:val="none" w:sz="0" w:space="0" w:color="auto"/>
        <w:bottom w:val="none" w:sz="0" w:space="0" w:color="auto"/>
        <w:right w:val="none" w:sz="0" w:space="0" w:color="auto"/>
      </w:divBdr>
    </w:div>
    <w:div w:id="1431582667">
      <w:bodyDiv w:val="1"/>
      <w:marLeft w:val="0"/>
      <w:marRight w:val="0"/>
      <w:marTop w:val="0"/>
      <w:marBottom w:val="0"/>
      <w:divBdr>
        <w:top w:val="none" w:sz="0" w:space="0" w:color="auto"/>
        <w:left w:val="none" w:sz="0" w:space="0" w:color="auto"/>
        <w:bottom w:val="none" w:sz="0" w:space="0" w:color="auto"/>
        <w:right w:val="none" w:sz="0" w:space="0" w:color="auto"/>
      </w:divBdr>
    </w:div>
    <w:div w:id="1431974533">
      <w:bodyDiv w:val="1"/>
      <w:marLeft w:val="0"/>
      <w:marRight w:val="0"/>
      <w:marTop w:val="0"/>
      <w:marBottom w:val="0"/>
      <w:divBdr>
        <w:top w:val="none" w:sz="0" w:space="0" w:color="auto"/>
        <w:left w:val="none" w:sz="0" w:space="0" w:color="auto"/>
        <w:bottom w:val="none" w:sz="0" w:space="0" w:color="auto"/>
        <w:right w:val="none" w:sz="0" w:space="0" w:color="auto"/>
      </w:divBdr>
    </w:div>
    <w:div w:id="1432239887">
      <w:bodyDiv w:val="1"/>
      <w:marLeft w:val="0"/>
      <w:marRight w:val="0"/>
      <w:marTop w:val="0"/>
      <w:marBottom w:val="0"/>
      <w:divBdr>
        <w:top w:val="none" w:sz="0" w:space="0" w:color="auto"/>
        <w:left w:val="none" w:sz="0" w:space="0" w:color="auto"/>
        <w:bottom w:val="none" w:sz="0" w:space="0" w:color="auto"/>
        <w:right w:val="none" w:sz="0" w:space="0" w:color="auto"/>
      </w:divBdr>
    </w:div>
    <w:div w:id="1433167056">
      <w:bodyDiv w:val="1"/>
      <w:marLeft w:val="0"/>
      <w:marRight w:val="0"/>
      <w:marTop w:val="0"/>
      <w:marBottom w:val="0"/>
      <w:divBdr>
        <w:top w:val="none" w:sz="0" w:space="0" w:color="auto"/>
        <w:left w:val="none" w:sz="0" w:space="0" w:color="auto"/>
        <w:bottom w:val="none" w:sz="0" w:space="0" w:color="auto"/>
        <w:right w:val="none" w:sz="0" w:space="0" w:color="auto"/>
      </w:divBdr>
    </w:div>
    <w:div w:id="1434786227">
      <w:bodyDiv w:val="1"/>
      <w:marLeft w:val="0"/>
      <w:marRight w:val="0"/>
      <w:marTop w:val="0"/>
      <w:marBottom w:val="0"/>
      <w:divBdr>
        <w:top w:val="none" w:sz="0" w:space="0" w:color="auto"/>
        <w:left w:val="none" w:sz="0" w:space="0" w:color="auto"/>
        <w:bottom w:val="none" w:sz="0" w:space="0" w:color="auto"/>
        <w:right w:val="none" w:sz="0" w:space="0" w:color="auto"/>
      </w:divBdr>
      <w:divsChild>
        <w:div w:id="1610971090">
          <w:marLeft w:val="0"/>
          <w:marRight w:val="0"/>
          <w:marTop w:val="0"/>
          <w:marBottom w:val="0"/>
          <w:divBdr>
            <w:top w:val="none" w:sz="0" w:space="0" w:color="auto"/>
            <w:left w:val="none" w:sz="0" w:space="0" w:color="auto"/>
            <w:bottom w:val="none" w:sz="0" w:space="0" w:color="auto"/>
            <w:right w:val="none" w:sz="0" w:space="0" w:color="auto"/>
          </w:divBdr>
          <w:divsChild>
            <w:div w:id="789401311">
              <w:marLeft w:val="0"/>
              <w:marRight w:val="0"/>
              <w:marTop w:val="0"/>
              <w:marBottom w:val="0"/>
              <w:divBdr>
                <w:top w:val="none" w:sz="0" w:space="0" w:color="auto"/>
                <w:left w:val="none" w:sz="0" w:space="0" w:color="auto"/>
                <w:bottom w:val="none" w:sz="0" w:space="0" w:color="auto"/>
                <w:right w:val="none" w:sz="0" w:space="0" w:color="auto"/>
              </w:divBdr>
            </w:div>
            <w:div w:id="1066879942">
              <w:marLeft w:val="0"/>
              <w:marRight w:val="0"/>
              <w:marTop w:val="0"/>
              <w:marBottom w:val="0"/>
              <w:divBdr>
                <w:top w:val="none" w:sz="0" w:space="0" w:color="auto"/>
                <w:left w:val="none" w:sz="0" w:space="0" w:color="auto"/>
                <w:bottom w:val="none" w:sz="0" w:space="0" w:color="auto"/>
                <w:right w:val="none" w:sz="0" w:space="0" w:color="auto"/>
              </w:divBdr>
            </w:div>
            <w:div w:id="1179739855">
              <w:marLeft w:val="0"/>
              <w:marRight w:val="0"/>
              <w:marTop w:val="0"/>
              <w:marBottom w:val="0"/>
              <w:divBdr>
                <w:top w:val="none" w:sz="0" w:space="0" w:color="auto"/>
                <w:left w:val="none" w:sz="0" w:space="0" w:color="auto"/>
                <w:bottom w:val="none" w:sz="0" w:space="0" w:color="auto"/>
                <w:right w:val="none" w:sz="0" w:space="0" w:color="auto"/>
              </w:divBdr>
            </w:div>
            <w:div w:id="1284532029">
              <w:marLeft w:val="0"/>
              <w:marRight w:val="0"/>
              <w:marTop w:val="0"/>
              <w:marBottom w:val="0"/>
              <w:divBdr>
                <w:top w:val="none" w:sz="0" w:space="0" w:color="auto"/>
                <w:left w:val="none" w:sz="0" w:space="0" w:color="auto"/>
                <w:bottom w:val="none" w:sz="0" w:space="0" w:color="auto"/>
                <w:right w:val="none" w:sz="0" w:space="0" w:color="auto"/>
              </w:divBdr>
            </w:div>
            <w:div w:id="202316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6818">
      <w:bodyDiv w:val="1"/>
      <w:marLeft w:val="0"/>
      <w:marRight w:val="0"/>
      <w:marTop w:val="0"/>
      <w:marBottom w:val="0"/>
      <w:divBdr>
        <w:top w:val="none" w:sz="0" w:space="0" w:color="auto"/>
        <w:left w:val="none" w:sz="0" w:space="0" w:color="auto"/>
        <w:bottom w:val="none" w:sz="0" w:space="0" w:color="auto"/>
        <w:right w:val="none" w:sz="0" w:space="0" w:color="auto"/>
      </w:divBdr>
    </w:div>
    <w:div w:id="1435132228">
      <w:bodyDiv w:val="1"/>
      <w:marLeft w:val="0"/>
      <w:marRight w:val="0"/>
      <w:marTop w:val="0"/>
      <w:marBottom w:val="0"/>
      <w:divBdr>
        <w:top w:val="none" w:sz="0" w:space="0" w:color="auto"/>
        <w:left w:val="none" w:sz="0" w:space="0" w:color="auto"/>
        <w:bottom w:val="none" w:sz="0" w:space="0" w:color="auto"/>
        <w:right w:val="none" w:sz="0" w:space="0" w:color="auto"/>
      </w:divBdr>
    </w:div>
    <w:div w:id="1436169971">
      <w:bodyDiv w:val="1"/>
      <w:marLeft w:val="0"/>
      <w:marRight w:val="0"/>
      <w:marTop w:val="0"/>
      <w:marBottom w:val="0"/>
      <w:divBdr>
        <w:top w:val="none" w:sz="0" w:space="0" w:color="auto"/>
        <w:left w:val="none" w:sz="0" w:space="0" w:color="auto"/>
        <w:bottom w:val="none" w:sz="0" w:space="0" w:color="auto"/>
        <w:right w:val="none" w:sz="0" w:space="0" w:color="auto"/>
      </w:divBdr>
    </w:div>
    <w:div w:id="1436558261">
      <w:bodyDiv w:val="1"/>
      <w:marLeft w:val="0"/>
      <w:marRight w:val="0"/>
      <w:marTop w:val="0"/>
      <w:marBottom w:val="0"/>
      <w:divBdr>
        <w:top w:val="none" w:sz="0" w:space="0" w:color="auto"/>
        <w:left w:val="none" w:sz="0" w:space="0" w:color="auto"/>
        <w:bottom w:val="none" w:sz="0" w:space="0" w:color="auto"/>
        <w:right w:val="none" w:sz="0" w:space="0" w:color="auto"/>
      </w:divBdr>
    </w:div>
    <w:div w:id="1439328101">
      <w:bodyDiv w:val="1"/>
      <w:marLeft w:val="0"/>
      <w:marRight w:val="0"/>
      <w:marTop w:val="0"/>
      <w:marBottom w:val="0"/>
      <w:divBdr>
        <w:top w:val="none" w:sz="0" w:space="0" w:color="auto"/>
        <w:left w:val="none" w:sz="0" w:space="0" w:color="auto"/>
        <w:bottom w:val="none" w:sz="0" w:space="0" w:color="auto"/>
        <w:right w:val="none" w:sz="0" w:space="0" w:color="auto"/>
      </w:divBdr>
      <w:divsChild>
        <w:div w:id="412705742">
          <w:marLeft w:val="1800"/>
          <w:marRight w:val="0"/>
          <w:marTop w:val="86"/>
          <w:marBottom w:val="0"/>
          <w:divBdr>
            <w:top w:val="none" w:sz="0" w:space="0" w:color="auto"/>
            <w:left w:val="none" w:sz="0" w:space="0" w:color="auto"/>
            <w:bottom w:val="none" w:sz="0" w:space="0" w:color="auto"/>
            <w:right w:val="none" w:sz="0" w:space="0" w:color="auto"/>
          </w:divBdr>
        </w:div>
        <w:div w:id="550505658">
          <w:marLeft w:val="1166"/>
          <w:marRight w:val="0"/>
          <w:marTop w:val="96"/>
          <w:marBottom w:val="0"/>
          <w:divBdr>
            <w:top w:val="none" w:sz="0" w:space="0" w:color="auto"/>
            <w:left w:val="none" w:sz="0" w:space="0" w:color="auto"/>
            <w:bottom w:val="none" w:sz="0" w:space="0" w:color="auto"/>
            <w:right w:val="none" w:sz="0" w:space="0" w:color="auto"/>
          </w:divBdr>
        </w:div>
        <w:div w:id="551308209">
          <w:marLeft w:val="1800"/>
          <w:marRight w:val="0"/>
          <w:marTop w:val="86"/>
          <w:marBottom w:val="0"/>
          <w:divBdr>
            <w:top w:val="none" w:sz="0" w:space="0" w:color="auto"/>
            <w:left w:val="none" w:sz="0" w:space="0" w:color="auto"/>
            <w:bottom w:val="none" w:sz="0" w:space="0" w:color="auto"/>
            <w:right w:val="none" w:sz="0" w:space="0" w:color="auto"/>
          </w:divBdr>
        </w:div>
        <w:div w:id="1221014049">
          <w:marLeft w:val="1166"/>
          <w:marRight w:val="0"/>
          <w:marTop w:val="96"/>
          <w:marBottom w:val="0"/>
          <w:divBdr>
            <w:top w:val="none" w:sz="0" w:space="0" w:color="auto"/>
            <w:left w:val="none" w:sz="0" w:space="0" w:color="auto"/>
            <w:bottom w:val="none" w:sz="0" w:space="0" w:color="auto"/>
            <w:right w:val="none" w:sz="0" w:space="0" w:color="auto"/>
          </w:divBdr>
        </w:div>
        <w:div w:id="1648511093">
          <w:marLeft w:val="1800"/>
          <w:marRight w:val="0"/>
          <w:marTop w:val="86"/>
          <w:marBottom w:val="0"/>
          <w:divBdr>
            <w:top w:val="none" w:sz="0" w:space="0" w:color="auto"/>
            <w:left w:val="none" w:sz="0" w:space="0" w:color="auto"/>
            <w:bottom w:val="none" w:sz="0" w:space="0" w:color="auto"/>
            <w:right w:val="none" w:sz="0" w:space="0" w:color="auto"/>
          </w:divBdr>
        </w:div>
        <w:div w:id="1730494408">
          <w:marLeft w:val="547"/>
          <w:marRight w:val="0"/>
          <w:marTop w:val="115"/>
          <w:marBottom w:val="0"/>
          <w:divBdr>
            <w:top w:val="none" w:sz="0" w:space="0" w:color="auto"/>
            <w:left w:val="none" w:sz="0" w:space="0" w:color="auto"/>
            <w:bottom w:val="none" w:sz="0" w:space="0" w:color="auto"/>
            <w:right w:val="none" w:sz="0" w:space="0" w:color="auto"/>
          </w:divBdr>
        </w:div>
        <w:div w:id="1767967491">
          <w:marLeft w:val="1166"/>
          <w:marRight w:val="0"/>
          <w:marTop w:val="96"/>
          <w:marBottom w:val="0"/>
          <w:divBdr>
            <w:top w:val="none" w:sz="0" w:space="0" w:color="auto"/>
            <w:left w:val="none" w:sz="0" w:space="0" w:color="auto"/>
            <w:bottom w:val="none" w:sz="0" w:space="0" w:color="auto"/>
            <w:right w:val="none" w:sz="0" w:space="0" w:color="auto"/>
          </w:divBdr>
        </w:div>
      </w:divsChild>
    </w:div>
    <w:div w:id="1442262065">
      <w:bodyDiv w:val="1"/>
      <w:marLeft w:val="0"/>
      <w:marRight w:val="0"/>
      <w:marTop w:val="0"/>
      <w:marBottom w:val="0"/>
      <w:divBdr>
        <w:top w:val="none" w:sz="0" w:space="0" w:color="auto"/>
        <w:left w:val="none" w:sz="0" w:space="0" w:color="auto"/>
        <w:bottom w:val="none" w:sz="0" w:space="0" w:color="auto"/>
        <w:right w:val="none" w:sz="0" w:space="0" w:color="auto"/>
      </w:divBdr>
    </w:div>
    <w:div w:id="1442796710">
      <w:bodyDiv w:val="1"/>
      <w:marLeft w:val="0"/>
      <w:marRight w:val="0"/>
      <w:marTop w:val="0"/>
      <w:marBottom w:val="0"/>
      <w:divBdr>
        <w:top w:val="none" w:sz="0" w:space="0" w:color="auto"/>
        <w:left w:val="none" w:sz="0" w:space="0" w:color="auto"/>
        <w:bottom w:val="none" w:sz="0" w:space="0" w:color="auto"/>
        <w:right w:val="none" w:sz="0" w:space="0" w:color="auto"/>
      </w:divBdr>
    </w:div>
    <w:div w:id="1443109699">
      <w:bodyDiv w:val="1"/>
      <w:marLeft w:val="0"/>
      <w:marRight w:val="0"/>
      <w:marTop w:val="0"/>
      <w:marBottom w:val="0"/>
      <w:divBdr>
        <w:top w:val="none" w:sz="0" w:space="0" w:color="auto"/>
        <w:left w:val="none" w:sz="0" w:space="0" w:color="auto"/>
        <w:bottom w:val="none" w:sz="0" w:space="0" w:color="auto"/>
        <w:right w:val="none" w:sz="0" w:space="0" w:color="auto"/>
      </w:divBdr>
    </w:div>
    <w:div w:id="1445926449">
      <w:bodyDiv w:val="1"/>
      <w:marLeft w:val="0"/>
      <w:marRight w:val="0"/>
      <w:marTop w:val="0"/>
      <w:marBottom w:val="0"/>
      <w:divBdr>
        <w:top w:val="none" w:sz="0" w:space="0" w:color="auto"/>
        <w:left w:val="none" w:sz="0" w:space="0" w:color="auto"/>
        <w:bottom w:val="none" w:sz="0" w:space="0" w:color="auto"/>
        <w:right w:val="none" w:sz="0" w:space="0" w:color="auto"/>
      </w:divBdr>
    </w:div>
    <w:div w:id="1446541113">
      <w:bodyDiv w:val="1"/>
      <w:marLeft w:val="0"/>
      <w:marRight w:val="0"/>
      <w:marTop w:val="0"/>
      <w:marBottom w:val="0"/>
      <w:divBdr>
        <w:top w:val="none" w:sz="0" w:space="0" w:color="auto"/>
        <w:left w:val="none" w:sz="0" w:space="0" w:color="auto"/>
        <w:bottom w:val="none" w:sz="0" w:space="0" w:color="auto"/>
        <w:right w:val="none" w:sz="0" w:space="0" w:color="auto"/>
      </w:divBdr>
    </w:div>
    <w:div w:id="1447313445">
      <w:bodyDiv w:val="1"/>
      <w:marLeft w:val="0"/>
      <w:marRight w:val="0"/>
      <w:marTop w:val="0"/>
      <w:marBottom w:val="0"/>
      <w:divBdr>
        <w:top w:val="none" w:sz="0" w:space="0" w:color="auto"/>
        <w:left w:val="none" w:sz="0" w:space="0" w:color="auto"/>
        <w:bottom w:val="none" w:sz="0" w:space="0" w:color="auto"/>
        <w:right w:val="none" w:sz="0" w:space="0" w:color="auto"/>
      </w:divBdr>
      <w:divsChild>
        <w:div w:id="245237474">
          <w:marLeft w:val="1800"/>
          <w:marRight w:val="0"/>
          <w:marTop w:val="115"/>
          <w:marBottom w:val="0"/>
          <w:divBdr>
            <w:top w:val="none" w:sz="0" w:space="0" w:color="auto"/>
            <w:left w:val="none" w:sz="0" w:space="0" w:color="auto"/>
            <w:bottom w:val="none" w:sz="0" w:space="0" w:color="auto"/>
            <w:right w:val="none" w:sz="0" w:space="0" w:color="auto"/>
          </w:divBdr>
        </w:div>
        <w:div w:id="730277777">
          <w:marLeft w:val="547"/>
          <w:marRight w:val="0"/>
          <w:marTop w:val="154"/>
          <w:marBottom w:val="0"/>
          <w:divBdr>
            <w:top w:val="none" w:sz="0" w:space="0" w:color="auto"/>
            <w:left w:val="none" w:sz="0" w:space="0" w:color="auto"/>
            <w:bottom w:val="none" w:sz="0" w:space="0" w:color="auto"/>
            <w:right w:val="none" w:sz="0" w:space="0" w:color="auto"/>
          </w:divBdr>
        </w:div>
        <w:div w:id="788208567">
          <w:marLeft w:val="547"/>
          <w:marRight w:val="0"/>
          <w:marTop w:val="154"/>
          <w:marBottom w:val="0"/>
          <w:divBdr>
            <w:top w:val="none" w:sz="0" w:space="0" w:color="auto"/>
            <w:left w:val="none" w:sz="0" w:space="0" w:color="auto"/>
            <w:bottom w:val="none" w:sz="0" w:space="0" w:color="auto"/>
            <w:right w:val="none" w:sz="0" w:space="0" w:color="auto"/>
          </w:divBdr>
        </w:div>
        <w:div w:id="1849980211">
          <w:marLeft w:val="1166"/>
          <w:marRight w:val="0"/>
          <w:marTop w:val="134"/>
          <w:marBottom w:val="0"/>
          <w:divBdr>
            <w:top w:val="none" w:sz="0" w:space="0" w:color="auto"/>
            <w:left w:val="none" w:sz="0" w:space="0" w:color="auto"/>
            <w:bottom w:val="none" w:sz="0" w:space="0" w:color="auto"/>
            <w:right w:val="none" w:sz="0" w:space="0" w:color="auto"/>
          </w:divBdr>
        </w:div>
        <w:div w:id="2142646621">
          <w:marLeft w:val="1166"/>
          <w:marRight w:val="0"/>
          <w:marTop w:val="134"/>
          <w:marBottom w:val="0"/>
          <w:divBdr>
            <w:top w:val="none" w:sz="0" w:space="0" w:color="auto"/>
            <w:left w:val="none" w:sz="0" w:space="0" w:color="auto"/>
            <w:bottom w:val="none" w:sz="0" w:space="0" w:color="auto"/>
            <w:right w:val="none" w:sz="0" w:space="0" w:color="auto"/>
          </w:divBdr>
        </w:div>
      </w:divsChild>
    </w:div>
    <w:div w:id="1448503607">
      <w:bodyDiv w:val="1"/>
      <w:marLeft w:val="0"/>
      <w:marRight w:val="0"/>
      <w:marTop w:val="0"/>
      <w:marBottom w:val="0"/>
      <w:divBdr>
        <w:top w:val="none" w:sz="0" w:space="0" w:color="auto"/>
        <w:left w:val="none" w:sz="0" w:space="0" w:color="auto"/>
        <w:bottom w:val="none" w:sz="0" w:space="0" w:color="auto"/>
        <w:right w:val="none" w:sz="0" w:space="0" w:color="auto"/>
      </w:divBdr>
    </w:div>
    <w:div w:id="1448692573">
      <w:bodyDiv w:val="1"/>
      <w:marLeft w:val="0"/>
      <w:marRight w:val="0"/>
      <w:marTop w:val="0"/>
      <w:marBottom w:val="0"/>
      <w:divBdr>
        <w:top w:val="none" w:sz="0" w:space="0" w:color="auto"/>
        <w:left w:val="none" w:sz="0" w:space="0" w:color="auto"/>
        <w:bottom w:val="none" w:sz="0" w:space="0" w:color="auto"/>
        <w:right w:val="none" w:sz="0" w:space="0" w:color="auto"/>
      </w:divBdr>
      <w:divsChild>
        <w:div w:id="470562345">
          <w:marLeft w:val="1166"/>
          <w:marRight w:val="0"/>
          <w:marTop w:val="77"/>
          <w:marBottom w:val="0"/>
          <w:divBdr>
            <w:top w:val="none" w:sz="0" w:space="0" w:color="auto"/>
            <w:left w:val="none" w:sz="0" w:space="0" w:color="auto"/>
            <w:bottom w:val="none" w:sz="0" w:space="0" w:color="auto"/>
            <w:right w:val="none" w:sz="0" w:space="0" w:color="auto"/>
          </w:divBdr>
        </w:div>
        <w:div w:id="619995801">
          <w:marLeft w:val="547"/>
          <w:marRight w:val="0"/>
          <w:marTop w:val="96"/>
          <w:marBottom w:val="0"/>
          <w:divBdr>
            <w:top w:val="none" w:sz="0" w:space="0" w:color="auto"/>
            <w:left w:val="none" w:sz="0" w:space="0" w:color="auto"/>
            <w:bottom w:val="none" w:sz="0" w:space="0" w:color="auto"/>
            <w:right w:val="none" w:sz="0" w:space="0" w:color="auto"/>
          </w:divBdr>
        </w:div>
        <w:div w:id="764417635">
          <w:marLeft w:val="1166"/>
          <w:marRight w:val="0"/>
          <w:marTop w:val="77"/>
          <w:marBottom w:val="0"/>
          <w:divBdr>
            <w:top w:val="none" w:sz="0" w:space="0" w:color="auto"/>
            <w:left w:val="none" w:sz="0" w:space="0" w:color="auto"/>
            <w:bottom w:val="none" w:sz="0" w:space="0" w:color="auto"/>
            <w:right w:val="none" w:sz="0" w:space="0" w:color="auto"/>
          </w:divBdr>
        </w:div>
        <w:div w:id="852258385">
          <w:marLeft w:val="547"/>
          <w:marRight w:val="0"/>
          <w:marTop w:val="96"/>
          <w:marBottom w:val="0"/>
          <w:divBdr>
            <w:top w:val="none" w:sz="0" w:space="0" w:color="auto"/>
            <w:left w:val="none" w:sz="0" w:space="0" w:color="auto"/>
            <w:bottom w:val="none" w:sz="0" w:space="0" w:color="auto"/>
            <w:right w:val="none" w:sz="0" w:space="0" w:color="auto"/>
          </w:divBdr>
        </w:div>
        <w:div w:id="872881860">
          <w:marLeft w:val="1166"/>
          <w:marRight w:val="0"/>
          <w:marTop w:val="77"/>
          <w:marBottom w:val="0"/>
          <w:divBdr>
            <w:top w:val="none" w:sz="0" w:space="0" w:color="auto"/>
            <w:left w:val="none" w:sz="0" w:space="0" w:color="auto"/>
            <w:bottom w:val="none" w:sz="0" w:space="0" w:color="auto"/>
            <w:right w:val="none" w:sz="0" w:space="0" w:color="auto"/>
          </w:divBdr>
        </w:div>
        <w:div w:id="1174152340">
          <w:marLeft w:val="547"/>
          <w:marRight w:val="0"/>
          <w:marTop w:val="96"/>
          <w:marBottom w:val="0"/>
          <w:divBdr>
            <w:top w:val="none" w:sz="0" w:space="0" w:color="auto"/>
            <w:left w:val="none" w:sz="0" w:space="0" w:color="auto"/>
            <w:bottom w:val="none" w:sz="0" w:space="0" w:color="auto"/>
            <w:right w:val="none" w:sz="0" w:space="0" w:color="auto"/>
          </w:divBdr>
        </w:div>
        <w:div w:id="1323780048">
          <w:marLeft w:val="1166"/>
          <w:marRight w:val="0"/>
          <w:marTop w:val="77"/>
          <w:marBottom w:val="0"/>
          <w:divBdr>
            <w:top w:val="none" w:sz="0" w:space="0" w:color="auto"/>
            <w:left w:val="none" w:sz="0" w:space="0" w:color="auto"/>
            <w:bottom w:val="none" w:sz="0" w:space="0" w:color="auto"/>
            <w:right w:val="none" w:sz="0" w:space="0" w:color="auto"/>
          </w:divBdr>
        </w:div>
        <w:div w:id="1434472696">
          <w:marLeft w:val="1166"/>
          <w:marRight w:val="0"/>
          <w:marTop w:val="77"/>
          <w:marBottom w:val="0"/>
          <w:divBdr>
            <w:top w:val="none" w:sz="0" w:space="0" w:color="auto"/>
            <w:left w:val="none" w:sz="0" w:space="0" w:color="auto"/>
            <w:bottom w:val="none" w:sz="0" w:space="0" w:color="auto"/>
            <w:right w:val="none" w:sz="0" w:space="0" w:color="auto"/>
          </w:divBdr>
        </w:div>
      </w:divsChild>
    </w:div>
    <w:div w:id="1448742420">
      <w:bodyDiv w:val="1"/>
      <w:marLeft w:val="0"/>
      <w:marRight w:val="0"/>
      <w:marTop w:val="0"/>
      <w:marBottom w:val="0"/>
      <w:divBdr>
        <w:top w:val="none" w:sz="0" w:space="0" w:color="auto"/>
        <w:left w:val="none" w:sz="0" w:space="0" w:color="auto"/>
        <w:bottom w:val="none" w:sz="0" w:space="0" w:color="auto"/>
        <w:right w:val="none" w:sz="0" w:space="0" w:color="auto"/>
      </w:divBdr>
      <w:divsChild>
        <w:div w:id="213470182">
          <w:marLeft w:val="1800"/>
          <w:marRight w:val="0"/>
          <w:marTop w:val="77"/>
          <w:marBottom w:val="120"/>
          <w:divBdr>
            <w:top w:val="none" w:sz="0" w:space="0" w:color="auto"/>
            <w:left w:val="none" w:sz="0" w:space="0" w:color="auto"/>
            <w:bottom w:val="none" w:sz="0" w:space="0" w:color="auto"/>
            <w:right w:val="none" w:sz="0" w:space="0" w:color="auto"/>
          </w:divBdr>
        </w:div>
        <w:div w:id="366487969">
          <w:marLeft w:val="1166"/>
          <w:marRight w:val="0"/>
          <w:marTop w:val="96"/>
          <w:marBottom w:val="120"/>
          <w:divBdr>
            <w:top w:val="none" w:sz="0" w:space="0" w:color="auto"/>
            <w:left w:val="none" w:sz="0" w:space="0" w:color="auto"/>
            <w:bottom w:val="none" w:sz="0" w:space="0" w:color="auto"/>
            <w:right w:val="none" w:sz="0" w:space="0" w:color="auto"/>
          </w:divBdr>
        </w:div>
        <w:div w:id="415983754">
          <w:marLeft w:val="2520"/>
          <w:marRight w:val="0"/>
          <w:marTop w:val="77"/>
          <w:marBottom w:val="120"/>
          <w:divBdr>
            <w:top w:val="none" w:sz="0" w:space="0" w:color="auto"/>
            <w:left w:val="none" w:sz="0" w:space="0" w:color="auto"/>
            <w:bottom w:val="none" w:sz="0" w:space="0" w:color="auto"/>
            <w:right w:val="none" w:sz="0" w:space="0" w:color="auto"/>
          </w:divBdr>
        </w:div>
        <w:div w:id="436409555">
          <w:marLeft w:val="547"/>
          <w:marRight w:val="0"/>
          <w:marTop w:val="115"/>
          <w:marBottom w:val="120"/>
          <w:divBdr>
            <w:top w:val="none" w:sz="0" w:space="0" w:color="auto"/>
            <w:left w:val="none" w:sz="0" w:space="0" w:color="auto"/>
            <w:bottom w:val="none" w:sz="0" w:space="0" w:color="auto"/>
            <w:right w:val="none" w:sz="0" w:space="0" w:color="auto"/>
          </w:divBdr>
        </w:div>
        <w:div w:id="947199484">
          <w:marLeft w:val="1800"/>
          <w:marRight w:val="0"/>
          <w:marTop w:val="77"/>
          <w:marBottom w:val="120"/>
          <w:divBdr>
            <w:top w:val="none" w:sz="0" w:space="0" w:color="auto"/>
            <w:left w:val="none" w:sz="0" w:space="0" w:color="auto"/>
            <w:bottom w:val="none" w:sz="0" w:space="0" w:color="auto"/>
            <w:right w:val="none" w:sz="0" w:space="0" w:color="auto"/>
          </w:divBdr>
        </w:div>
        <w:div w:id="957033536">
          <w:marLeft w:val="1800"/>
          <w:marRight w:val="0"/>
          <w:marTop w:val="77"/>
          <w:marBottom w:val="120"/>
          <w:divBdr>
            <w:top w:val="none" w:sz="0" w:space="0" w:color="auto"/>
            <w:left w:val="none" w:sz="0" w:space="0" w:color="auto"/>
            <w:bottom w:val="none" w:sz="0" w:space="0" w:color="auto"/>
            <w:right w:val="none" w:sz="0" w:space="0" w:color="auto"/>
          </w:divBdr>
        </w:div>
        <w:div w:id="1077438892">
          <w:marLeft w:val="1166"/>
          <w:marRight w:val="0"/>
          <w:marTop w:val="96"/>
          <w:marBottom w:val="120"/>
          <w:divBdr>
            <w:top w:val="none" w:sz="0" w:space="0" w:color="auto"/>
            <w:left w:val="none" w:sz="0" w:space="0" w:color="auto"/>
            <w:bottom w:val="none" w:sz="0" w:space="0" w:color="auto"/>
            <w:right w:val="none" w:sz="0" w:space="0" w:color="auto"/>
          </w:divBdr>
        </w:div>
        <w:div w:id="1564482642">
          <w:marLeft w:val="1800"/>
          <w:marRight w:val="0"/>
          <w:marTop w:val="77"/>
          <w:marBottom w:val="120"/>
          <w:divBdr>
            <w:top w:val="none" w:sz="0" w:space="0" w:color="auto"/>
            <w:left w:val="none" w:sz="0" w:space="0" w:color="auto"/>
            <w:bottom w:val="none" w:sz="0" w:space="0" w:color="auto"/>
            <w:right w:val="none" w:sz="0" w:space="0" w:color="auto"/>
          </w:divBdr>
        </w:div>
        <w:div w:id="1648165326">
          <w:marLeft w:val="2520"/>
          <w:marRight w:val="0"/>
          <w:marTop w:val="77"/>
          <w:marBottom w:val="120"/>
          <w:divBdr>
            <w:top w:val="none" w:sz="0" w:space="0" w:color="auto"/>
            <w:left w:val="none" w:sz="0" w:space="0" w:color="auto"/>
            <w:bottom w:val="none" w:sz="0" w:space="0" w:color="auto"/>
            <w:right w:val="none" w:sz="0" w:space="0" w:color="auto"/>
          </w:divBdr>
        </w:div>
        <w:div w:id="1813518177">
          <w:marLeft w:val="2520"/>
          <w:marRight w:val="0"/>
          <w:marTop w:val="77"/>
          <w:marBottom w:val="120"/>
          <w:divBdr>
            <w:top w:val="none" w:sz="0" w:space="0" w:color="auto"/>
            <w:left w:val="none" w:sz="0" w:space="0" w:color="auto"/>
            <w:bottom w:val="none" w:sz="0" w:space="0" w:color="auto"/>
            <w:right w:val="none" w:sz="0" w:space="0" w:color="auto"/>
          </w:divBdr>
        </w:div>
        <w:div w:id="1979677831">
          <w:marLeft w:val="2520"/>
          <w:marRight w:val="0"/>
          <w:marTop w:val="77"/>
          <w:marBottom w:val="120"/>
          <w:divBdr>
            <w:top w:val="none" w:sz="0" w:space="0" w:color="auto"/>
            <w:left w:val="none" w:sz="0" w:space="0" w:color="auto"/>
            <w:bottom w:val="none" w:sz="0" w:space="0" w:color="auto"/>
            <w:right w:val="none" w:sz="0" w:space="0" w:color="auto"/>
          </w:divBdr>
        </w:div>
        <w:div w:id="2095584212">
          <w:marLeft w:val="2520"/>
          <w:marRight w:val="0"/>
          <w:marTop w:val="77"/>
          <w:marBottom w:val="120"/>
          <w:divBdr>
            <w:top w:val="none" w:sz="0" w:space="0" w:color="auto"/>
            <w:left w:val="none" w:sz="0" w:space="0" w:color="auto"/>
            <w:bottom w:val="none" w:sz="0" w:space="0" w:color="auto"/>
            <w:right w:val="none" w:sz="0" w:space="0" w:color="auto"/>
          </w:divBdr>
        </w:div>
      </w:divsChild>
    </w:div>
    <w:div w:id="1450663113">
      <w:bodyDiv w:val="1"/>
      <w:marLeft w:val="0"/>
      <w:marRight w:val="0"/>
      <w:marTop w:val="0"/>
      <w:marBottom w:val="0"/>
      <w:divBdr>
        <w:top w:val="none" w:sz="0" w:space="0" w:color="auto"/>
        <w:left w:val="none" w:sz="0" w:space="0" w:color="auto"/>
        <w:bottom w:val="none" w:sz="0" w:space="0" w:color="auto"/>
        <w:right w:val="none" w:sz="0" w:space="0" w:color="auto"/>
      </w:divBdr>
      <w:divsChild>
        <w:div w:id="191651889">
          <w:marLeft w:val="1800"/>
          <w:marRight w:val="0"/>
          <w:marTop w:val="96"/>
          <w:marBottom w:val="0"/>
          <w:divBdr>
            <w:top w:val="none" w:sz="0" w:space="0" w:color="auto"/>
            <w:left w:val="none" w:sz="0" w:space="0" w:color="auto"/>
            <w:bottom w:val="none" w:sz="0" w:space="0" w:color="auto"/>
            <w:right w:val="none" w:sz="0" w:space="0" w:color="auto"/>
          </w:divBdr>
        </w:div>
        <w:div w:id="875852999">
          <w:marLeft w:val="1800"/>
          <w:marRight w:val="0"/>
          <w:marTop w:val="96"/>
          <w:marBottom w:val="0"/>
          <w:divBdr>
            <w:top w:val="none" w:sz="0" w:space="0" w:color="auto"/>
            <w:left w:val="none" w:sz="0" w:space="0" w:color="auto"/>
            <w:bottom w:val="none" w:sz="0" w:space="0" w:color="auto"/>
            <w:right w:val="none" w:sz="0" w:space="0" w:color="auto"/>
          </w:divBdr>
        </w:div>
        <w:div w:id="990017248">
          <w:marLeft w:val="1800"/>
          <w:marRight w:val="0"/>
          <w:marTop w:val="96"/>
          <w:marBottom w:val="0"/>
          <w:divBdr>
            <w:top w:val="none" w:sz="0" w:space="0" w:color="auto"/>
            <w:left w:val="none" w:sz="0" w:space="0" w:color="auto"/>
            <w:bottom w:val="none" w:sz="0" w:space="0" w:color="auto"/>
            <w:right w:val="none" w:sz="0" w:space="0" w:color="auto"/>
          </w:divBdr>
        </w:div>
        <w:div w:id="1017775867">
          <w:marLeft w:val="1800"/>
          <w:marRight w:val="0"/>
          <w:marTop w:val="96"/>
          <w:marBottom w:val="0"/>
          <w:divBdr>
            <w:top w:val="none" w:sz="0" w:space="0" w:color="auto"/>
            <w:left w:val="none" w:sz="0" w:space="0" w:color="auto"/>
            <w:bottom w:val="none" w:sz="0" w:space="0" w:color="auto"/>
            <w:right w:val="none" w:sz="0" w:space="0" w:color="auto"/>
          </w:divBdr>
        </w:div>
        <w:div w:id="1110003176">
          <w:marLeft w:val="1800"/>
          <w:marRight w:val="0"/>
          <w:marTop w:val="96"/>
          <w:marBottom w:val="0"/>
          <w:divBdr>
            <w:top w:val="none" w:sz="0" w:space="0" w:color="auto"/>
            <w:left w:val="none" w:sz="0" w:space="0" w:color="auto"/>
            <w:bottom w:val="none" w:sz="0" w:space="0" w:color="auto"/>
            <w:right w:val="none" w:sz="0" w:space="0" w:color="auto"/>
          </w:divBdr>
        </w:div>
        <w:div w:id="1361977053">
          <w:marLeft w:val="547"/>
          <w:marRight w:val="0"/>
          <w:marTop w:val="0"/>
          <w:marBottom w:val="0"/>
          <w:divBdr>
            <w:top w:val="none" w:sz="0" w:space="0" w:color="auto"/>
            <w:left w:val="none" w:sz="0" w:space="0" w:color="auto"/>
            <w:bottom w:val="none" w:sz="0" w:space="0" w:color="auto"/>
            <w:right w:val="none" w:sz="0" w:space="0" w:color="auto"/>
          </w:divBdr>
        </w:div>
        <w:div w:id="1426878871">
          <w:marLeft w:val="1166"/>
          <w:marRight w:val="0"/>
          <w:marTop w:val="106"/>
          <w:marBottom w:val="0"/>
          <w:divBdr>
            <w:top w:val="none" w:sz="0" w:space="0" w:color="auto"/>
            <w:left w:val="none" w:sz="0" w:space="0" w:color="auto"/>
            <w:bottom w:val="none" w:sz="0" w:space="0" w:color="auto"/>
            <w:right w:val="none" w:sz="0" w:space="0" w:color="auto"/>
          </w:divBdr>
        </w:div>
        <w:div w:id="1450659882">
          <w:marLeft w:val="1166"/>
          <w:marRight w:val="0"/>
          <w:marTop w:val="106"/>
          <w:marBottom w:val="0"/>
          <w:divBdr>
            <w:top w:val="none" w:sz="0" w:space="0" w:color="auto"/>
            <w:left w:val="none" w:sz="0" w:space="0" w:color="auto"/>
            <w:bottom w:val="none" w:sz="0" w:space="0" w:color="auto"/>
            <w:right w:val="none" w:sz="0" w:space="0" w:color="auto"/>
          </w:divBdr>
        </w:div>
        <w:div w:id="1986427164">
          <w:marLeft w:val="1166"/>
          <w:marRight w:val="0"/>
          <w:marTop w:val="106"/>
          <w:marBottom w:val="0"/>
          <w:divBdr>
            <w:top w:val="none" w:sz="0" w:space="0" w:color="auto"/>
            <w:left w:val="none" w:sz="0" w:space="0" w:color="auto"/>
            <w:bottom w:val="none" w:sz="0" w:space="0" w:color="auto"/>
            <w:right w:val="none" w:sz="0" w:space="0" w:color="auto"/>
          </w:divBdr>
        </w:div>
        <w:div w:id="2056197241">
          <w:marLeft w:val="1166"/>
          <w:marRight w:val="0"/>
          <w:marTop w:val="106"/>
          <w:marBottom w:val="0"/>
          <w:divBdr>
            <w:top w:val="none" w:sz="0" w:space="0" w:color="auto"/>
            <w:left w:val="none" w:sz="0" w:space="0" w:color="auto"/>
            <w:bottom w:val="none" w:sz="0" w:space="0" w:color="auto"/>
            <w:right w:val="none" w:sz="0" w:space="0" w:color="auto"/>
          </w:divBdr>
        </w:div>
      </w:divsChild>
    </w:div>
    <w:div w:id="1450784257">
      <w:bodyDiv w:val="1"/>
      <w:marLeft w:val="0"/>
      <w:marRight w:val="0"/>
      <w:marTop w:val="0"/>
      <w:marBottom w:val="0"/>
      <w:divBdr>
        <w:top w:val="none" w:sz="0" w:space="0" w:color="auto"/>
        <w:left w:val="none" w:sz="0" w:space="0" w:color="auto"/>
        <w:bottom w:val="none" w:sz="0" w:space="0" w:color="auto"/>
        <w:right w:val="none" w:sz="0" w:space="0" w:color="auto"/>
      </w:divBdr>
    </w:div>
    <w:div w:id="1451313122">
      <w:bodyDiv w:val="1"/>
      <w:marLeft w:val="0"/>
      <w:marRight w:val="0"/>
      <w:marTop w:val="0"/>
      <w:marBottom w:val="0"/>
      <w:divBdr>
        <w:top w:val="none" w:sz="0" w:space="0" w:color="auto"/>
        <w:left w:val="none" w:sz="0" w:space="0" w:color="auto"/>
        <w:bottom w:val="none" w:sz="0" w:space="0" w:color="auto"/>
        <w:right w:val="none" w:sz="0" w:space="0" w:color="auto"/>
      </w:divBdr>
    </w:div>
    <w:div w:id="1452284430">
      <w:bodyDiv w:val="1"/>
      <w:marLeft w:val="0"/>
      <w:marRight w:val="0"/>
      <w:marTop w:val="0"/>
      <w:marBottom w:val="0"/>
      <w:divBdr>
        <w:top w:val="none" w:sz="0" w:space="0" w:color="auto"/>
        <w:left w:val="none" w:sz="0" w:space="0" w:color="auto"/>
        <w:bottom w:val="none" w:sz="0" w:space="0" w:color="auto"/>
        <w:right w:val="none" w:sz="0" w:space="0" w:color="auto"/>
      </w:divBdr>
    </w:div>
    <w:div w:id="1452633320">
      <w:bodyDiv w:val="1"/>
      <w:marLeft w:val="0"/>
      <w:marRight w:val="0"/>
      <w:marTop w:val="0"/>
      <w:marBottom w:val="0"/>
      <w:divBdr>
        <w:top w:val="none" w:sz="0" w:space="0" w:color="auto"/>
        <w:left w:val="none" w:sz="0" w:space="0" w:color="auto"/>
        <w:bottom w:val="none" w:sz="0" w:space="0" w:color="auto"/>
        <w:right w:val="none" w:sz="0" w:space="0" w:color="auto"/>
      </w:divBdr>
    </w:div>
    <w:div w:id="1453211650">
      <w:bodyDiv w:val="1"/>
      <w:marLeft w:val="0"/>
      <w:marRight w:val="0"/>
      <w:marTop w:val="0"/>
      <w:marBottom w:val="0"/>
      <w:divBdr>
        <w:top w:val="none" w:sz="0" w:space="0" w:color="auto"/>
        <w:left w:val="none" w:sz="0" w:space="0" w:color="auto"/>
        <w:bottom w:val="none" w:sz="0" w:space="0" w:color="auto"/>
        <w:right w:val="none" w:sz="0" w:space="0" w:color="auto"/>
      </w:divBdr>
    </w:div>
    <w:div w:id="1453284706">
      <w:bodyDiv w:val="1"/>
      <w:marLeft w:val="0"/>
      <w:marRight w:val="0"/>
      <w:marTop w:val="0"/>
      <w:marBottom w:val="0"/>
      <w:divBdr>
        <w:top w:val="none" w:sz="0" w:space="0" w:color="auto"/>
        <w:left w:val="none" w:sz="0" w:space="0" w:color="auto"/>
        <w:bottom w:val="none" w:sz="0" w:space="0" w:color="auto"/>
        <w:right w:val="none" w:sz="0" w:space="0" w:color="auto"/>
      </w:divBdr>
    </w:div>
    <w:div w:id="1453523732">
      <w:bodyDiv w:val="1"/>
      <w:marLeft w:val="0"/>
      <w:marRight w:val="0"/>
      <w:marTop w:val="0"/>
      <w:marBottom w:val="0"/>
      <w:divBdr>
        <w:top w:val="none" w:sz="0" w:space="0" w:color="auto"/>
        <w:left w:val="none" w:sz="0" w:space="0" w:color="auto"/>
        <w:bottom w:val="none" w:sz="0" w:space="0" w:color="auto"/>
        <w:right w:val="none" w:sz="0" w:space="0" w:color="auto"/>
      </w:divBdr>
      <w:divsChild>
        <w:div w:id="145324879">
          <w:marLeft w:val="1800"/>
          <w:marRight w:val="0"/>
          <w:marTop w:val="91"/>
          <w:marBottom w:val="0"/>
          <w:divBdr>
            <w:top w:val="none" w:sz="0" w:space="0" w:color="auto"/>
            <w:left w:val="none" w:sz="0" w:space="0" w:color="auto"/>
            <w:bottom w:val="none" w:sz="0" w:space="0" w:color="auto"/>
            <w:right w:val="none" w:sz="0" w:space="0" w:color="auto"/>
          </w:divBdr>
        </w:div>
        <w:div w:id="431121602">
          <w:marLeft w:val="547"/>
          <w:marRight w:val="0"/>
          <w:marTop w:val="125"/>
          <w:marBottom w:val="0"/>
          <w:divBdr>
            <w:top w:val="none" w:sz="0" w:space="0" w:color="auto"/>
            <w:left w:val="none" w:sz="0" w:space="0" w:color="auto"/>
            <w:bottom w:val="none" w:sz="0" w:space="0" w:color="auto"/>
            <w:right w:val="none" w:sz="0" w:space="0" w:color="auto"/>
          </w:divBdr>
        </w:div>
        <w:div w:id="502431111">
          <w:marLeft w:val="2520"/>
          <w:marRight w:val="0"/>
          <w:marTop w:val="77"/>
          <w:marBottom w:val="0"/>
          <w:divBdr>
            <w:top w:val="none" w:sz="0" w:space="0" w:color="auto"/>
            <w:left w:val="none" w:sz="0" w:space="0" w:color="auto"/>
            <w:bottom w:val="none" w:sz="0" w:space="0" w:color="auto"/>
            <w:right w:val="none" w:sz="0" w:space="0" w:color="auto"/>
          </w:divBdr>
        </w:div>
        <w:div w:id="1101219750">
          <w:marLeft w:val="1800"/>
          <w:marRight w:val="0"/>
          <w:marTop w:val="91"/>
          <w:marBottom w:val="0"/>
          <w:divBdr>
            <w:top w:val="none" w:sz="0" w:space="0" w:color="auto"/>
            <w:left w:val="none" w:sz="0" w:space="0" w:color="auto"/>
            <w:bottom w:val="none" w:sz="0" w:space="0" w:color="auto"/>
            <w:right w:val="none" w:sz="0" w:space="0" w:color="auto"/>
          </w:divBdr>
        </w:div>
        <w:div w:id="1425347737">
          <w:marLeft w:val="2520"/>
          <w:marRight w:val="0"/>
          <w:marTop w:val="82"/>
          <w:marBottom w:val="0"/>
          <w:divBdr>
            <w:top w:val="none" w:sz="0" w:space="0" w:color="auto"/>
            <w:left w:val="none" w:sz="0" w:space="0" w:color="auto"/>
            <w:bottom w:val="none" w:sz="0" w:space="0" w:color="auto"/>
            <w:right w:val="none" w:sz="0" w:space="0" w:color="auto"/>
          </w:divBdr>
        </w:div>
        <w:div w:id="1669868855">
          <w:marLeft w:val="1166"/>
          <w:marRight w:val="0"/>
          <w:marTop w:val="106"/>
          <w:marBottom w:val="0"/>
          <w:divBdr>
            <w:top w:val="none" w:sz="0" w:space="0" w:color="auto"/>
            <w:left w:val="none" w:sz="0" w:space="0" w:color="auto"/>
            <w:bottom w:val="none" w:sz="0" w:space="0" w:color="auto"/>
            <w:right w:val="none" w:sz="0" w:space="0" w:color="auto"/>
          </w:divBdr>
        </w:div>
        <w:div w:id="1854492496">
          <w:marLeft w:val="1800"/>
          <w:marRight w:val="0"/>
          <w:marTop w:val="91"/>
          <w:marBottom w:val="0"/>
          <w:divBdr>
            <w:top w:val="none" w:sz="0" w:space="0" w:color="auto"/>
            <w:left w:val="none" w:sz="0" w:space="0" w:color="auto"/>
            <w:bottom w:val="none" w:sz="0" w:space="0" w:color="auto"/>
            <w:right w:val="none" w:sz="0" w:space="0" w:color="auto"/>
          </w:divBdr>
        </w:div>
        <w:div w:id="2029595700">
          <w:marLeft w:val="1800"/>
          <w:marRight w:val="0"/>
          <w:marTop w:val="91"/>
          <w:marBottom w:val="0"/>
          <w:divBdr>
            <w:top w:val="none" w:sz="0" w:space="0" w:color="auto"/>
            <w:left w:val="none" w:sz="0" w:space="0" w:color="auto"/>
            <w:bottom w:val="none" w:sz="0" w:space="0" w:color="auto"/>
            <w:right w:val="none" w:sz="0" w:space="0" w:color="auto"/>
          </w:divBdr>
        </w:div>
        <w:div w:id="2042709110">
          <w:marLeft w:val="1166"/>
          <w:marRight w:val="0"/>
          <w:marTop w:val="106"/>
          <w:marBottom w:val="0"/>
          <w:divBdr>
            <w:top w:val="none" w:sz="0" w:space="0" w:color="auto"/>
            <w:left w:val="none" w:sz="0" w:space="0" w:color="auto"/>
            <w:bottom w:val="none" w:sz="0" w:space="0" w:color="auto"/>
            <w:right w:val="none" w:sz="0" w:space="0" w:color="auto"/>
          </w:divBdr>
        </w:div>
      </w:divsChild>
    </w:div>
    <w:div w:id="1453553708">
      <w:bodyDiv w:val="1"/>
      <w:marLeft w:val="0"/>
      <w:marRight w:val="0"/>
      <w:marTop w:val="0"/>
      <w:marBottom w:val="0"/>
      <w:divBdr>
        <w:top w:val="none" w:sz="0" w:space="0" w:color="auto"/>
        <w:left w:val="none" w:sz="0" w:space="0" w:color="auto"/>
        <w:bottom w:val="none" w:sz="0" w:space="0" w:color="auto"/>
        <w:right w:val="none" w:sz="0" w:space="0" w:color="auto"/>
      </w:divBdr>
    </w:div>
    <w:div w:id="1454790840">
      <w:bodyDiv w:val="1"/>
      <w:marLeft w:val="0"/>
      <w:marRight w:val="0"/>
      <w:marTop w:val="0"/>
      <w:marBottom w:val="0"/>
      <w:divBdr>
        <w:top w:val="none" w:sz="0" w:space="0" w:color="auto"/>
        <w:left w:val="none" w:sz="0" w:space="0" w:color="auto"/>
        <w:bottom w:val="none" w:sz="0" w:space="0" w:color="auto"/>
        <w:right w:val="none" w:sz="0" w:space="0" w:color="auto"/>
      </w:divBdr>
      <w:divsChild>
        <w:div w:id="126776614">
          <w:marLeft w:val="547"/>
          <w:marRight w:val="0"/>
          <w:marTop w:val="134"/>
          <w:marBottom w:val="0"/>
          <w:divBdr>
            <w:top w:val="none" w:sz="0" w:space="0" w:color="auto"/>
            <w:left w:val="none" w:sz="0" w:space="0" w:color="auto"/>
            <w:bottom w:val="none" w:sz="0" w:space="0" w:color="auto"/>
            <w:right w:val="none" w:sz="0" w:space="0" w:color="auto"/>
          </w:divBdr>
        </w:div>
        <w:div w:id="847594217">
          <w:marLeft w:val="547"/>
          <w:marRight w:val="0"/>
          <w:marTop w:val="134"/>
          <w:marBottom w:val="0"/>
          <w:divBdr>
            <w:top w:val="none" w:sz="0" w:space="0" w:color="auto"/>
            <w:left w:val="none" w:sz="0" w:space="0" w:color="auto"/>
            <w:bottom w:val="none" w:sz="0" w:space="0" w:color="auto"/>
            <w:right w:val="none" w:sz="0" w:space="0" w:color="auto"/>
          </w:divBdr>
        </w:div>
        <w:div w:id="856694919">
          <w:marLeft w:val="1800"/>
          <w:marRight w:val="0"/>
          <w:marTop w:val="96"/>
          <w:marBottom w:val="0"/>
          <w:divBdr>
            <w:top w:val="none" w:sz="0" w:space="0" w:color="auto"/>
            <w:left w:val="none" w:sz="0" w:space="0" w:color="auto"/>
            <w:bottom w:val="none" w:sz="0" w:space="0" w:color="auto"/>
            <w:right w:val="none" w:sz="0" w:space="0" w:color="auto"/>
          </w:divBdr>
        </w:div>
        <w:div w:id="2048524605">
          <w:marLeft w:val="1166"/>
          <w:marRight w:val="0"/>
          <w:marTop w:val="115"/>
          <w:marBottom w:val="0"/>
          <w:divBdr>
            <w:top w:val="none" w:sz="0" w:space="0" w:color="auto"/>
            <w:left w:val="none" w:sz="0" w:space="0" w:color="auto"/>
            <w:bottom w:val="none" w:sz="0" w:space="0" w:color="auto"/>
            <w:right w:val="none" w:sz="0" w:space="0" w:color="auto"/>
          </w:divBdr>
        </w:div>
      </w:divsChild>
    </w:div>
    <w:div w:id="1456752074">
      <w:bodyDiv w:val="1"/>
      <w:marLeft w:val="0"/>
      <w:marRight w:val="0"/>
      <w:marTop w:val="0"/>
      <w:marBottom w:val="0"/>
      <w:divBdr>
        <w:top w:val="none" w:sz="0" w:space="0" w:color="auto"/>
        <w:left w:val="none" w:sz="0" w:space="0" w:color="auto"/>
        <w:bottom w:val="none" w:sz="0" w:space="0" w:color="auto"/>
        <w:right w:val="none" w:sz="0" w:space="0" w:color="auto"/>
      </w:divBdr>
    </w:div>
    <w:div w:id="1458571767">
      <w:bodyDiv w:val="1"/>
      <w:marLeft w:val="0"/>
      <w:marRight w:val="0"/>
      <w:marTop w:val="0"/>
      <w:marBottom w:val="0"/>
      <w:divBdr>
        <w:top w:val="none" w:sz="0" w:space="0" w:color="auto"/>
        <w:left w:val="none" w:sz="0" w:space="0" w:color="auto"/>
        <w:bottom w:val="none" w:sz="0" w:space="0" w:color="auto"/>
        <w:right w:val="none" w:sz="0" w:space="0" w:color="auto"/>
      </w:divBdr>
    </w:div>
    <w:div w:id="1458645090">
      <w:bodyDiv w:val="1"/>
      <w:marLeft w:val="0"/>
      <w:marRight w:val="0"/>
      <w:marTop w:val="0"/>
      <w:marBottom w:val="0"/>
      <w:divBdr>
        <w:top w:val="none" w:sz="0" w:space="0" w:color="auto"/>
        <w:left w:val="none" w:sz="0" w:space="0" w:color="auto"/>
        <w:bottom w:val="none" w:sz="0" w:space="0" w:color="auto"/>
        <w:right w:val="none" w:sz="0" w:space="0" w:color="auto"/>
      </w:divBdr>
    </w:div>
    <w:div w:id="1460417583">
      <w:bodyDiv w:val="1"/>
      <w:marLeft w:val="0"/>
      <w:marRight w:val="0"/>
      <w:marTop w:val="0"/>
      <w:marBottom w:val="0"/>
      <w:divBdr>
        <w:top w:val="none" w:sz="0" w:space="0" w:color="auto"/>
        <w:left w:val="none" w:sz="0" w:space="0" w:color="auto"/>
        <w:bottom w:val="none" w:sz="0" w:space="0" w:color="auto"/>
        <w:right w:val="none" w:sz="0" w:space="0" w:color="auto"/>
      </w:divBdr>
    </w:div>
    <w:div w:id="1460806493">
      <w:bodyDiv w:val="1"/>
      <w:marLeft w:val="0"/>
      <w:marRight w:val="0"/>
      <w:marTop w:val="0"/>
      <w:marBottom w:val="0"/>
      <w:divBdr>
        <w:top w:val="none" w:sz="0" w:space="0" w:color="auto"/>
        <w:left w:val="none" w:sz="0" w:space="0" w:color="auto"/>
        <w:bottom w:val="none" w:sz="0" w:space="0" w:color="auto"/>
        <w:right w:val="none" w:sz="0" w:space="0" w:color="auto"/>
      </w:divBdr>
      <w:divsChild>
        <w:div w:id="381947754">
          <w:marLeft w:val="1800"/>
          <w:marRight w:val="0"/>
          <w:marTop w:val="96"/>
          <w:marBottom w:val="0"/>
          <w:divBdr>
            <w:top w:val="none" w:sz="0" w:space="0" w:color="auto"/>
            <w:left w:val="none" w:sz="0" w:space="0" w:color="auto"/>
            <w:bottom w:val="none" w:sz="0" w:space="0" w:color="auto"/>
            <w:right w:val="none" w:sz="0" w:space="0" w:color="auto"/>
          </w:divBdr>
        </w:div>
        <w:div w:id="563220598">
          <w:marLeft w:val="1800"/>
          <w:marRight w:val="0"/>
          <w:marTop w:val="96"/>
          <w:marBottom w:val="0"/>
          <w:divBdr>
            <w:top w:val="none" w:sz="0" w:space="0" w:color="auto"/>
            <w:left w:val="none" w:sz="0" w:space="0" w:color="auto"/>
            <w:bottom w:val="none" w:sz="0" w:space="0" w:color="auto"/>
            <w:right w:val="none" w:sz="0" w:space="0" w:color="auto"/>
          </w:divBdr>
        </w:div>
        <w:div w:id="1039210495">
          <w:marLeft w:val="1166"/>
          <w:marRight w:val="0"/>
          <w:marTop w:val="115"/>
          <w:marBottom w:val="0"/>
          <w:divBdr>
            <w:top w:val="none" w:sz="0" w:space="0" w:color="auto"/>
            <w:left w:val="none" w:sz="0" w:space="0" w:color="auto"/>
            <w:bottom w:val="none" w:sz="0" w:space="0" w:color="auto"/>
            <w:right w:val="none" w:sz="0" w:space="0" w:color="auto"/>
          </w:divBdr>
        </w:div>
        <w:div w:id="1445421312">
          <w:marLeft w:val="1166"/>
          <w:marRight w:val="0"/>
          <w:marTop w:val="115"/>
          <w:marBottom w:val="0"/>
          <w:divBdr>
            <w:top w:val="none" w:sz="0" w:space="0" w:color="auto"/>
            <w:left w:val="none" w:sz="0" w:space="0" w:color="auto"/>
            <w:bottom w:val="none" w:sz="0" w:space="0" w:color="auto"/>
            <w:right w:val="none" w:sz="0" w:space="0" w:color="auto"/>
          </w:divBdr>
        </w:div>
      </w:divsChild>
    </w:div>
    <w:div w:id="1461192670">
      <w:bodyDiv w:val="1"/>
      <w:marLeft w:val="0"/>
      <w:marRight w:val="0"/>
      <w:marTop w:val="0"/>
      <w:marBottom w:val="0"/>
      <w:divBdr>
        <w:top w:val="none" w:sz="0" w:space="0" w:color="auto"/>
        <w:left w:val="none" w:sz="0" w:space="0" w:color="auto"/>
        <w:bottom w:val="none" w:sz="0" w:space="0" w:color="auto"/>
        <w:right w:val="none" w:sz="0" w:space="0" w:color="auto"/>
      </w:divBdr>
    </w:div>
    <w:div w:id="1461220345">
      <w:bodyDiv w:val="1"/>
      <w:marLeft w:val="0"/>
      <w:marRight w:val="0"/>
      <w:marTop w:val="0"/>
      <w:marBottom w:val="0"/>
      <w:divBdr>
        <w:top w:val="none" w:sz="0" w:space="0" w:color="auto"/>
        <w:left w:val="none" w:sz="0" w:space="0" w:color="auto"/>
        <w:bottom w:val="none" w:sz="0" w:space="0" w:color="auto"/>
        <w:right w:val="none" w:sz="0" w:space="0" w:color="auto"/>
      </w:divBdr>
    </w:div>
    <w:div w:id="1461731274">
      <w:bodyDiv w:val="1"/>
      <w:marLeft w:val="0"/>
      <w:marRight w:val="0"/>
      <w:marTop w:val="0"/>
      <w:marBottom w:val="0"/>
      <w:divBdr>
        <w:top w:val="none" w:sz="0" w:space="0" w:color="auto"/>
        <w:left w:val="none" w:sz="0" w:space="0" w:color="auto"/>
        <w:bottom w:val="none" w:sz="0" w:space="0" w:color="auto"/>
        <w:right w:val="none" w:sz="0" w:space="0" w:color="auto"/>
      </w:divBdr>
    </w:div>
    <w:div w:id="1462650592">
      <w:bodyDiv w:val="1"/>
      <w:marLeft w:val="0"/>
      <w:marRight w:val="0"/>
      <w:marTop w:val="0"/>
      <w:marBottom w:val="0"/>
      <w:divBdr>
        <w:top w:val="none" w:sz="0" w:space="0" w:color="auto"/>
        <w:left w:val="none" w:sz="0" w:space="0" w:color="auto"/>
        <w:bottom w:val="none" w:sz="0" w:space="0" w:color="auto"/>
        <w:right w:val="none" w:sz="0" w:space="0" w:color="auto"/>
      </w:divBdr>
    </w:div>
    <w:div w:id="1462651442">
      <w:bodyDiv w:val="1"/>
      <w:marLeft w:val="0"/>
      <w:marRight w:val="0"/>
      <w:marTop w:val="0"/>
      <w:marBottom w:val="0"/>
      <w:divBdr>
        <w:top w:val="none" w:sz="0" w:space="0" w:color="auto"/>
        <w:left w:val="none" w:sz="0" w:space="0" w:color="auto"/>
        <w:bottom w:val="none" w:sz="0" w:space="0" w:color="auto"/>
        <w:right w:val="none" w:sz="0" w:space="0" w:color="auto"/>
      </w:divBdr>
    </w:div>
    <w:div w:id="1463842187">
      <w:bodyDiv w:val="1"/>
      <w:marLeft w:val="0"/>
      <w:marRight w:val="0"/>
      <w:marTop w:val="0"/>
      <w:marBottom w:val="0"/>
      <w:divBdr>
        <w:top w:val="none" w:sz="0" w:space="0" w:color="auto"/>
        <w:left w:val="none" w:sz="0" w:space="0" w:color="auto"/>
        <w:bottom w:val="none" w:sz="0" w:space="0" w:color="auto"/>
        <w:right w:val="none" w:sz="0" w:space="0" w:color="auto"/>
      </w:divBdr>
      <w:divsChild>
        <w:div w:id="442845742">
          <w:marLeft w:val="547"/>
          <w:marRight w:val="0"/>
          <w:marTop w:val="96"/>
          <w:marBottom w:val="0"/>
          <w:divBdr>
            <w:top w:val="none" w:sz="0" w:space="0" w:color="auto"/>
            <w:left w:val="none" w:sz="0" w:space="0" w:color="auto"/>
            <w:bottom w:val="none" w:sz="0" w:space="0" w:color="auto"/>
            <w:right w:val="none" w:sz="0" w:space="0" w:color="auto"/>
          </w:divBdr>
        </w:div>
        <w:div w:id="1549948239">
          <w:marLeft w:val="547"/>
          <w:marRight w:val="0"/>
          <w:marTop w:val="96"/>
          <w:marBottom w:val="0"/>
          <w:divBdr>
            <w:top w:val="none" w:sz="0" w:space="0" w:color="auto"/>
            <w:left w:val="none" w:sz="0" w:space="0" w:color="auto"/>
            <w:bottom w:val="none" w:sz="0" w:space="0" w:color="auto"/>
            <w:right w:val="none" w:sz="0" w:space="0" w:color="auto"/>
          </w:divBdr>
        </w:div>
      </w:divsChild>
    </w:div>
    <w:div w:id="1464156821">
      <w:bodyDiv w:val="1"/>
      <w:marLeft w:val="0"/>
      <w:marRight w:val="0"/>
      <w:marTop w:val="0"/>
      <w:marBottom w:val="0"/>
      <w:divBdr>
        <w:top w:val="none" w:sz="0" w:space="0" w:color="auto"/>
        <w:left w:val="none" w:sz="0" w:space="0" w:color="auto"/>
        <w:bottom w:val="none" w:sz="0" w:space="0" w:color="auto"/>
        <w:right w:val="none" w:sz="0" w:space="0" w:color="auto"/>
      </w:divBdr>
    </w:div>
    <w:div w:id="1464347463">
      <w:bodyDiv w:val="1"/>
      <w:marLeft w:val="0"/>
      <w:marRight w:val="0"/>
      <w:marTop w:val="0"/>
      <w:marBottom w:val="0"/>
      <w:divBdr>
        <w:top w:val="none" w:sz="0" w:space="0" w:color="auto"/>
        <w:left w:val="none" w:sz="0" w:space="0" w:color="auto"/>
        <w:bottom w:val="none" w:sz="0" w:space="0" w:color="auto"/>
        <w:right w:val="none" w:sz="0" w:space="0" w:color="auto"/>
      </w:divBdr>
    </w:div>
    <w:div w:id="1464542006">
      <w:bodyDiv w:val="1"/>
      <w:marLeft w:val="0"/>
      <w:marRight w:val="0"/>
      <w:marTop w:val="0"/>
      <w:marBottom w:val="0"/>
      <w:divBdr>
        <w:top w:val="none" w:sz="0" w:space="0" w:color="auto"/>
        <w:left w:val="none" w:sz="0" w:space="0" w:color="auto"/>
        <w:bottom w:val="none" w:sz="0" w:space="0" w:color="auto"/>
        <w:right w:val="none" w:sz="0" w:space="0" w:color="auto"/>
      </w:divBdr>
    </w:div>
    <w:div w:id="1466968501">
      <w:bodyDiv w:val="1"/>
      <w:marLeft w:val="0"/>
      <w:marRight w:val="0"/>
      <w:marTop w:val="0"/>
      <w:marBottom w:val="0"/>
      <w:divBdr>
        <w:top w:val="none" w:sz="0" w:space="0" w:color="auto"/>
        <w:left w:val="none" w:sz="0" w:space="0" w:color="auto"/>
        <w:bottom w:val="none" w:sz="0" w:space="0" w:color="auto"/>
        <w:right w:val="none" w:sz="0" w:space="0" w:color="auto"/>
      </w:divBdr>
      <w:divsChild>
        <w:div w:id="634456686">
          <w:marLeft w:val="1166"/>
          <w:marRight w:val="0"/>
          <w:marTop w:val="106"/>
          <w:marBottom w:val="0"/>
          <w:divBdr>
            <w:top w:val="none" w:sz="0" w:space="0" w:color="auto"/>
            <w:left w:val="none" w:sz="0" w:space="0" w:color="auto"/>
            <w:bottom w:val="none" w:sz="0" w:space="0" w:color="auto"/>
            <w:right w:val="none" w:sz="0" w:space="0" w:color="auto"/>
          </w:divBdr>
        </w:div>
        <w:div w:id="760564577">
          <w:marLeft w:val="1166"/>
          <w:marRight w:val="0"/>
          <w:marTop w:val="106"/>
          <w:marBottom w:val="0"/>
          <w:divBdr>
            <w:top w:val="none" w:sz="0" w:space="0" w:color="auto"/>
            <w:left w:val="none" w:sz="0" w:space="0" w:color="auto"/>
            <w:bottom w:val="none" w:sz="0" w:space="0" w:color="auto"/>
            <w:right w:val="none" w:sz="0" w:space="0" w:color="auto"/>
          </w:divBdr>
        </w:div>
        <w:div w:id="1948652608">
          <w:marLeft w:val="547"/>
          <w:marRight w:val="0"/>
          <w:marTop w:val="106"/>
          <w:marBottom w:val="0"/>
          <w:divBdr>
            <w:top w:val="none" w:sz="0" w:space="0" w:color="auto"/>
            <w:left w:val="none" w:sz="0" w:space="0" w:color="auto"/>
            <w:bottom w:val="none" w:sz="0" w:space="0" w:color="auto"/>
            <w:right w:val="none" w:sz="0" w:space="0" w:color="auto"/>
          </w:divBdr>
        </w:div>
        <w:div w:id="2092969989">
          <w:marLeft w:val="547"/>
          <w:marRight w:val="0"/>
          <w:marTop w:val="106"/>
          <w:marBottom w:val="0"/>
          <w:divBdr>
            <w:top w:val="none" w:sz="0" w:space="0" w:color="auto"/>
            <w:left w:val="none" w:sz="0" w:space="0" w:color="auto"/>
            <w:bottom w:val="none" w:sz="0" w:space="0" w:color="auto"/>
            <w:right w:val="none" w:sz="0" w:space="0" w:color="auto"/>
          </w:divBdr>
        </w:div>
      </w:divsChild>
    </w:div>
    <w:div w:id="1467166840">
      <w:bodyDiv w:val="1"/>
      <w:marLeft w:val="0"/>
      <w:marRight w:val="0"/>
      <w:marTop w:val="0"/>
      <w:marBottom w:val="0"/>
      <w:divBdr>
        <w:top w:val="none" w:sz="0" w:space="0" w:color="auto"/>
        <w:left w:val="none" w:sz="0" w:space="0" w:color="auto"/>
        <w:bottom w:val="none" w:sz="0" w:space="0" w:color="auto"/>
        <w:right w:val="none" w:sz="0" w:space="0" w:color="auto"/>
      </w:divBdr>
    </w:div>
    <w:div w:id="1468008915">
      <w:bodyDiv w:val="1"/>
      <w:marLeft w:val="0"/>
      <w:marRight w:val="0"/>
      <w:marTop w:val="0"/>
      <w:marBottom w:val="0"/>
      <w:divBdr>
        <w:top w:val="none" w:sz="0" w:space="0" w:color="auto"/>
        <w:left w:val="none" w:sz="0" w:space="0" w:color="auto"/>
        <w:bottom w:val="none" w:sz="0" w:space="0" w:color="auto"/>
        <w:right w:val="none" w:sz="0" w:space="0" w:color="auto"/>
      </w:divBdr>
    </w:div>
    <w:div w:id="1469012069">
      <w:bodyDiv w:val="1"/>
      <w:marLeft w:val="0"/>
      <w:marRight w:val="0"/>
      <w:marTop w:val="0"/>
      <w:marBottom w:val="0"/>
      <w:divBdr>
        <w:top w:val="none" w:sz="0" w:space="0" w:color="auto"/>
        <w:left w:val="none" w:sz="0" w:space="0" w:color="auto"/>
        <w:bottom w:val="none" w:sz="0" w:space="0" w:color="auto"/>
        <w:right w:val="none" w:sz="0" w:space="0" w:color="auto"/>
      </w:divBdr>
    </w:div>
    <w:div w:id="1469275739">
      <w:bodyDiv w:val="1"/>
      <w:marLeft w:val="0"/>
      <w:marRight w:val="0"/>
      <w:marTop w:val="0"/>
      <w:marBottom w:val="0"/>
      <w:divBdr>
        <w:top w:val="none" w:sz="0" w:space="0" w:color="auto"/>
        <w:left w:val="none" w:sz="0" w:space="0" w:color="auto"/>
        <w:bottom w:val="none" w:sz="0" w:space="0" w:color="auto"/>
        <w:right w:val="none" w:sz="0" w:space="0" w:color="auto"/>
      </w:divBdr>
    </w:div>
    <w:div w:id="1469587110">
      <w:bodyDiv w:val="1"/>
      <w:marLeft w:val="0"/>
      <w:marRight w:val="0"/>
      <w:marTop w:val="0"/>
      <w:marBottom w:val="0"/>
      <w:divBdr>
        <w:top w:val="none" w:sz="0" w:space="0" w:color="auto"/>
        <w:left w:val="none" w:sz="0" w:space="0" w:color="auto"/>
        <w:bottom w:val="none" w:sz="0" w:space="0" w:color="auto"/>
        <w:right w:val="none" w:sz="0" w:space="0" w:color="auto"/>
      </w:divBdr>
    </w:div>
    <w:div w:id="1469591027">
      <w:bodyDiv w:val="1"/>
      <w:marLeft w:val="0"/>
      <w:marRight w:val="0"/>
      <w:marTop w:val="0"/>
      <w:marBottom w:val="0"/>
      <w:divBdr>
        <w:top w:val="none" w:sz="0" w:space="0" w:color="auto"/>
        <w:left w:val="none" w:sz="0" w:space="0" w:color="auto"/>
        <w:bottom w:val="none" w:sz="0" w:space="0" w:color="auto"/>
        <w:right w:val="none" w:sz="0" w:space="0" w:color="auto"/>
      </w:divBdr>
      <w:divsChild>
        <w:div w:id="671568717">
          <w:marLeft w:val="1166"/>
          <w:marRight w:val="0"/>
          <w:marTop w:val="154"/>
          <w:marBottom w:val="0"/>
          <w:divBdr>
            <w:top w:val="none" w:sz="0" w:space="0" w:color="auto"/>
            <w:left w:val="none" w:sz="0" w:space="0" w:color="auto"/>
            <w:bottom w:val="none" w:sz="0" w:space="0" w:color="auto"/>
            <w:right w:val="none" w:sz="0" w:space="0" w:color="auto"/>
          </w:divBdr>
        </w:div>
        <w:div w:id="718672599">
          <w:marLeft w:val="547"/>
          <w:marRight w:val="0"/>
          <w:marTop w:val="154"/>
          <w:marBottom w:val="0"/>
          <w:divBdr>
            <w:top w:val="none" w:sz="0" w:space="0" w:color="auto"/>
            <w:left w:val="none" w:sz="0" w:space="0" w:color="auto"/>
            <w:bottom w:val="none" w:sz="0" w:space="0" w:color="auto"/>
            <w:right w:val="none" w:sz="0" w:space="0" w:color="auto"/>
          </w:divBdr>
        </w:div>
      </w:divsChild>
    </w:div>
    <w:div w:id="1470055804">
      <w:bodyDiv w:val="1"/>
      <w:marLeft w:val="0"/>
      <w:marRight w:val="0"/>
      <w:marTop w:val="0"/>
      <w:marBottom w:val="0"/>
      <w:divBdr>
        <w:top w:val="none" w:sz="0" w:space="0" w:color="auto"/>
        <w:left w:val="none" w:sz="0" w:space="0" w:color="auto"/>
        <w:bottom w:val="none" w:sz="0" w:space="0" w:color="auto"/>
        <w:right w:val="none" w:sz="0" w:space="0" w:color="auto"/>
      </w:divBdr>
    </w:div>
    <w:div w:id="1471168869">
      <w:bodyDiv w:val="1"/>
      <w:marLeft w:val="0"/>
      <w:marRight w:val="0"/>
      <w:marTop w:val="0"/>
      <w:marBottom w:val="0"/>
      <w:divBdr>
        <w:top w:val="none" w:sz="0" w:space="0" w:color="auto"/>
        <w:left w:val="none" w:sz="0" w:space="0" w:color="auto"/>
        <w:bottom w:val="none" w:sz="0" w:space="0" w:color="auto"/>
        <w:right w:val="none" w:sz="0" w:space="0" w:color="auto"/>
      </w:divBdr>
    </w:div>
    <w:div w:id="1471904223">
      <w:bodyDiv w:val="1"/>
      <w:marLeft w:val="0"/>
      <w:marRight w:val="0"/>
      <w:marTop w:val="0"/>
      <w:marBottom w:val="0"/>
      <w:divBdr>
        <w:top w:val="none" w:sz="0" w:space="0" w:color="auto"/>
        <w:left w:val="none" w:sz="0" w:space="0" w:color="auto"/>
        <w:bottom w:val="none" w:sz="0" w:space="0" w:color="auto"/>
        <w:right w:val="none" w:sz="0" w:space="0" w:color="auto"/>
      </w:divBdr>
    </w:div>
    <w:div w:id="1473132838">
      <w:bodyDiv w:val="1"/>
      <w:marLeft w:val="0"/>
      <w:marRight w:val="0"/>
      <w:marTop w:val="0"/>
      <w:marBottom w:val="0"/>
      <w:divBdr>
        <w:top w:val="none" w:sz="0" w:space="0" w:color="auto"/>
        <w:left w:val="none" w:sz="0" w:space="0" w:color="auto"/>
        <w:bottom w:val="none" w:sz="0" w:space="0" w:color="auto"/>
        <w:right w:val="none" w:sz="0" w:space="0" w:color="auto"/>
      </w:divBdr>
    </w:div>
    <w:div w:id="1474906072">
      <w:bodyDiv w:val="1"/>
      <w:marLeft w:val="0"/>
      <w:marRight w:val="0"/>
      <w:marTop w:val="0"/>
      <w:marBottom w:val="0"/>
      <w:divBdr>
        <w:top w:val="none" w:sz="0" w:space="0" w:color="auto"/>
        <w:left w:val="none" w:sz="0" w:space="0" w:color="auto"/>
        <w:bottom w:val="none" w:sz="0" w:space="0" w:color="auto"/>
        <w:right w:val="none" w:sz="0" w:space="0" w:color="auto"/>
      </w:divBdr>
      <w:divsChild>
        <w:div w:id="1313288861">
          <w:marLeft w:val="547"/>
          <w:marRight w:val="0"/>
          <w:marTop w:val="134"/>
          <w:marBottom w:val="0"/>
          <w:divBdr>
            <w:top w:val="none" w:sz="0" w:space="0" w:color="auto"/>
            <w:left w:val="none" w:sz="0" w:space="0" w:color="auto"/>
            <w:bottom w:val="none" w:sz="0" w:space="0" w:color="auto"/>
            <w:right w:val="none" w:sz="0" w:space="0" w:color="auto"/>
          </w:divBdr>
        </w:div>
        <w:div w:id="1633947052">
          <w:marLeft w:val="547"/>
          <w:marRight w:val="0"/>
          <w:marTop w:val="134"/>
          <w:marBottom w:val="0"/>
          <w:divBdr>
            <w:top w:val="none" w:sz="0" w:space="0" w:color="auto"/>
            <w:left w:val="none" w:sz="0" w:space="0" w:color="auto"/>
            <w:bottom w:val="none" w:sz="0" w:space="0" w:color="auto"/>
            <w:right w:val="none" w:sz="0" w:space="0" w:color="auto"/>
          </w:divBdr>
        </w:div>
      </w:divsChild>
    </w:div>
    <w:div w:id="1475874036">
      <w:bodyDiv w:val="1"/>
      <w:marLeft w:val="0"/>
      <w:marRight w:val="0"/>
      <w:marTop w:val="0"/>
      <w:marBottom w:val="0"/>
      <w:divBdr>
        <w:top w:val="none" w:sz="0" w:space="0" w:color="auto"/>
        <w:left w:val="none" w:sz="0" w:space="0" w:color="auto"/>
        <w:bottom w:val="none" w:sz="0" w:space="0" w:color="auto"/>
        <w:right w:val="none" w:sz="0" w:space="0" w:color="auto"/>
      </w:divBdr>
    </w:div>
    <w:div w:id="1476337734">
      <w:bodyDiv w:val="1"/>
      <w:marLeft w:val="0"/>
      <w:marRight w:val="0"/>
      <w:marTop w:val="0"/>
      <w:marBottom w:val="0"/>
      <w:divBdr>
        <w:top w:val="none" w:sz="0" w:space="0" w:color="auto"/>
        <w:left w:val="none" w:sz="0" w:space="0" w:color="auto"/>
        <w:bottom w:val="none" w:sz="0" w:space="0" w:color="auto"/>
        <w:right w:val="none" w:sz="0" w:space="0" w:color="auto"/>
      </w:divBdr>
      <w:divsChild>
        <w:div w:id="114953224">
          <w:marLeft w:val="1166"/>
          <w:marRight w:val="0"/>
          <w:marTop w:val="134"/>
          <w:marBottom w:val="0"/>
          <w:divBdr>
            <w:top w:val="none" w:sz="0" w:space="0" w:color="auto"/>
            <w:left w:val="none" w:sz="0" w:space="0" w:color="auto"/>
            <w:bottom w:val="none" w:sz="0" w:space="0" w:color="auto"/>
            <w:right w:val="none" w:sz="0" w:space="0" w:color="auto"/>
          </w:divBdr>
        </w:div>
        <w:div w:id="381637237">
          <w:marLeft w:val="1166"/>
          <w:marRight w:val="0"/>
          <w:marTop w:val="134"/>
          <w:marBottom w:val="0"/>
          <w:divBdr>
            <w:top w:val="none" w:sz="0" w:space="0" w:color="auto"/>
            <w:left w:val="none" w:sz="0" w:space="0" w:color="auto"/>
            <w:bottom w:val="none" w:sz="0" w:space="0" w:color="auto"/>
            <w:right w:val="none" w:sz="0" w:space="0" w:color="auto"/>
          </w:divBdr>
        </w:div>
        <w:div w:id="676689849">
          <w:marLeft w:val="1166"/>
          <w:marRight w:val="0"/>
          <w:marTop w:val="134"/>
          <w:marBottom w:val="0"/>
          <w:divBdr>
            <w:top w:val="none" w:sz="0" w:space="0" w:color="auto"/>
            <w:left w:val="none" w:sz="0" w:space="0" w:color="auto"/>
            <w:bottom w:val="none" w:sz="0" w:space="0" w:color="auto"/>
            <w:right w:val="none" w:sz="0" w:space="0" w:color="auto"/>
          </w:divBdr>
        </w:div>
        <w:div w:id="1112167349">
          <w:marLeft w:val="1166"/>
          <w:marRight w:val="0"/>
          <w:marTop w:val="134"/>
          <w:marBottom w:val="0"/>
          <w:divBdr>
            <w:top w:val="none" w:sz="0" w:space="0" w:color="auto"/>
            <w:left w:val="none" w:sz="0" w:space="0" w:color="auto"/>
            <w:bottom w:val="none" w:sz="0" w:space="0" w:color="auto"/>
            <w:right w:val="none" w:sz="0" w:space="0" w:color="auto"/>
          </w:divBdr>
        </w:div>
        <w:div w:id="1774201992">
          <w:marLeft w:val="547"/>
          <w:marRight w:val="0"/>
          <w:marTop w:val="154"/>
          <w:marBottom w:val="0"/>
          <w:divBdr>
            <w:top w:val="none" w:sz="0" w:space="0" w:color="auto"/>
            <w:left w:val="none" w:sz="0" w:space="0" w:color="auto"/>
            <w:bottom w:val="none" w:sz="0" w:space="0" w:color="auto"/>
            <w:right w:val="none" w:sz="0" w:space="0" w:color="auto"/>
          </w:divBdr>
        </w:div>
      </w:divsChild>
    </w:div>
    <w:div w:id="1478261830">
      <w:bodyDiv w:val="1"/>
      <w:marLeft w:val="0"/>
      <w:marRight w:val="0"/>
      <w:marTop w:val="0"/>
      <w:marBottom w:val="0"/>
      <w:divBdr>
        <w:top w:val="none" w:sz="0" w:space="0" w:color="auto"/>
        <w:left w:val="none" w:sz="0" w:space="0" w:color="auto"/>
        <w:bottom w:val="none" w:sz="0" w:space="0" w:color="auto"/>
        <w:right w:val="none" w:sz="0" w:space="0" w:color="auto"/>
      </w:divBdr>
    </w:div>
    <w:div w:id="1478953388">
      <w:bodyDiv w:val="1"/>
      <w:marLeft w:val="0"/>
      <w:marRight w:val="0"/>
      <w:marTop w:val="0"/>
      <w:marBottom w:val="0"/>
      <w:divBdr>
        <w:top w:val="none" w:sz="0" w:space="0" w:color="auto"/>
        <w:left w:val="none" w:sz="0" w:space="0" w:color="auto"/>
        <w:bottom w:val="none" w:sz="0" w:space="0" w:color="auto"/>
        <w:right w:val="none" w:sz="0" w:space="0" w:color="auto"/>
      </w:divBdr>
    </w:div>
    <w:div w:id="1479834957">
      <w:bodyDiv w:val="1"/>
      <w:marLeft w:val="0"/>
      <w:marRight w:val="0"/>
      <w:marTop w:val="0"/>
      <w:marBottom w:val="0"/>
      <w:divBdr>
        <w:top w:val="none" w:sz="0" w:space="0" w:color="auto"/>
        <w:left w:val="none" w:sz="0" w:space="0" w:color="auto"/>
        <w:bottom w:val="none" w:sz="0" w:space="0" w:color="auto"/>
        <w:right w:val="none" w:sz="0" w:space="0" w:color="auto"/>
      </w:divBdr>
    </w:div>
    <w:div w:id="1480803044">
      <w:bodyDiv w:val="1"/>
      <w:marLeft w:val="0"/>
      <w:marRight w:val="0"/>
      <w:marTop w:val="0"/>
      <w:marBottom w:val="0"/>
      <w:divBdr>
        <w:top w:val="none" w:sz="0" w:space="0" w:color="auto"/>
        <w:left w:val="none" w:sz="0" w:space="0" w:color="auto"/>
        <w:bottom w:val="none" w:sz="0" w:space="0" w:color="auto"/>
        <w:right w:val="none" w:sz="0" w:space="0" w:color="auto"/>
      </w:divBdr>
    </w:div>
    <w:div w:id="1481654189">
      <w:bodyDiv w:val="1"/>
      <w:marLeft w:val="0"/>
      <w:marRight w:val="0"/>
      <w:marTop w:val="0"/>
      <w:marBottom w:val="0"/>
      <w:divBdr>
        <w:top w:val="none" w:sz="0" w:space="0" w:color="auto"/>
        <w:left w:val="none" w:sz="0" w:space="0" w:color="auto"/>
        <w:bottom w:val="none" w:sz="0" w:space="0" w:color="auto"/>
        <w:right w:val="none" w:sz="0" w:space="0" w:color="auto"/>
      </w:divBdr>
    </w:div>
    <w:div w:id="1482577031">
      <w:bodyDiv w:val="1"/>
      <w:marLeft w:val="0"/>
      <w:marRight w:val="0"/>
      <w:marTop w:val="0"/>
      <w:marBottom w:val="0"/>
      <w:divBdr>
        <w:top w:val="none" w:sz="0" w:space="0" w:color="auto"/>
        <w:left w:val="none" w:sz="0" w:space="0" w:color="auto"/>
        <w:bottom w:val="none" w:sz="0" w:space="0" w:color="auto"/>
        <w:right w:val="none" w:sz="0" w:space="0" w:color="auto"/>
      </w:divBdr>
    </w:div>
    <w:div w:id="1482848334">
      <w:bodyDiv w:val="1"/>
      <w:marLeft w:val="0"/>
      <w:marRight w:val="0"/>
      <w:marTop w:val="0"/>
      <w:marBottom w:val="0"/>
      <w:divBdr>
        <w:top w:val="none" w:sz="0" w:space="0" w:color="auto"/>
        <w:left w:val="none" w:sz="0" w:space="0" w:color="auto"/>
        <w:bottom w:val="none" w:sz="0" w:space="0" w:color="auto"/>
        <w:right w:val="none" w:sz="0" w:space="0" w:color="auto"/>
      </w:divBdr>
    </w:div>
    <w:div w:id="1482962400">
      <w:bodyDiv w:val="1"/>
      <w:marLeft w:val="0"/>
      <w:marRight w:val="0"/>
      <w:marTop w:val="0"/>
      <w:marBottom w:val="0"/>
      <w:divBdr>
        <w:top w:val="none" w:sz="0" w:space="0" w:color="auto"/>
        <w:left w:val="none" w:sz="0" w:space="0" w:color="auto"/>
        <w:bottom w:val="none" w:sz="0" w:space="0" w:color="auto"/>
        <w:right w:val="none" w:sz="0" w:space="0" w:color="auto"/>
      </w:divBdr>
    </w:div>
    <w:div w:id="1485244411">
      <w:bodyDiv w:val="1"/>
      <w:marLeft w:val="0"/>
      <w:marRight w:val="0"/>
      <w:marTop w:val="0"/>
      <w:marBottom w:val="0"/>
      <w:divBdr>
        <w:top w:val="none" w:sz="0" w:space="0" w:color="auto"/>
        <w:left w:val="none" w:sz="0" w:space="0" w:color="auto"/>
        <w:bottom w:val="none" w:sz="0" w:space="0" w:color="auto"/>
        <w:right w:val="none" w:sz="0" w:space="0" w:color="auto"/>
      </w:divBdr>
      <w:divsChild>
        <w:div w:id="193345343">
          <w:marLeft w:val="547"/>
          <w:marRight w:val="0"/>
          <w:marTop w:val="115"/>
          <w:marBottom w:val="0"/>
          <w:divBdr>
            <w:top w:val="none" w:sz="0" w:space="0" w:color="auto"/>
            <w:left w:val="none" w:sz="0" w:space="0" w:color="auto"/>
            <w:bottom w:val="none" w:sz="0" w:space="0" w:color="auto"/>
            <w:right w:val="none" w:sz="0" w:space="0" w:color="auto"/>
          </w:divBdr>
        </w:div>
        <w:div w:id="998922872">
          <w:marLeft w:val="1166"/>
          <w:marRight w:val="0"/>
          <w:marTop w:val="96"/>
          <w:marBottom w:val="0"/>
          <w:divBdr>
            <w:top w:val="none" w:sz="0" w:space="0" w:color="auto"/>
            <w:left w:val="none" w:sz="0" w:space="0" w:color="auto"/>
            <w:bottom w:val="none" w:sz="0" w:space="0" w:color="auto"/>
            <w:right w:val="none" w:sz="0" w:space="0" w:color="auto"/>
          </w:divBdr>
        </w:div>
        <w:div w:id="1013606880">
          <w:marLeft w:val="1166"/>
          <w:marRight w:val="0"/>
          <w:marTop w:val="96"/>
          <w:marBottom w:val="0"/>
          <w:divBdr>
            <w:top w:val="none" w:sz="0" w:space="0" w:color="auto"/>
            <w:left w:val="none" w:sz="0" w:space="0" w:color="auto"/>
            <w:bottom w:val="none" w:sz="0" w:space="0" w:color="auto"/>
            <w:right w:val="none" w:sz="0" w:space="0" w:color="auto"/>
          </w:divBdr>
        </w:div>
        <w:div w:id="1047333515">
          <w:marLeft w:val="1166"/>
          <w:marRight w:val="0"/>
          <w:marTop w:val="96"/>
          <w:marBottom w:val="0"/>
          <w:divBdr>
            <w:top w:val="none" w:sz="0" w:space="0" w:color="auto"/>
            <w:left w:val="none" w:sz="0" w:space="0" w:color="auto"/>
            <w:bottom w:val="none" w:sz="0" w:space="0" w:color="auto"/>
            <w:right w:val="none" w:sz="0" w:space="0" w:color="auto"/>
          </w:divBdr>
        </w:div>
        <w:div w:id="1119448233">
          <w:marLeft w:val="1166"/>
          <w:marRight w:val="0"/>
          <w:marTop w:val="96"/>
          <w:marBottom w:val="0"/>
          <w:divBdr>
            <w:top w:val="none" w:sz="0" w:space="0" w:color="auto"/>
            <w:left w:val="none" w:sz="0" w:space="0" w:color="auto"/>
            <w:bottom w:val="none" w:sz="0" w:space="0" w:color="auto"/>
            <w:right w:val="none" w:sz="0" w:space="0" w:color="auto"/>
          </w:divBdr>
        </w:div>
        <w:div w:id="1760758057">
          <w:marLeft w:val="1166"/>
          <w:marRight w:val="0"/>
          <w:marTop w:val="96"/>
          <w:marBottom w:val="0"/>
          <w:divBdr>
            <w:top w:val="none" w:sz="0" w:space="0" w:color="auto"/>
            <w:left w:val="none" w:sz="0" w:space="0" w:color="auto"/>
            <w:bottom w:val="none" w:sz="0" w:space="0" w:color="auto"/>
            <w:right w:val="none" w:sz="0" w:space="0" w:color="auto"/>
          </w:divBdr>
        </w:div>
        <w:div w:id="1973175709">
          <w:marLeft w:val="547"/>
          <w:marRight w:val="0"/>
          <w:marTop w:val="115"/>
          <w:marBottom w:val="0"/>
          <w:divBdr>
            <w:top w:val="none" w:sz="0" w:space="0" w:color="auto"/>
            <w:left w:val="none" w:sz="0" w:space="0" w:color="auto"/>
            <w:bottom w:val="none" w:sz="0" w:space="0" w:color="auto"/>
            <w:right w:val="none" w:sz="0" w:space="0" w:color="auto"/>
          </w:divBdr>
        </w:div>
        <w:div w:id="2044867408">
          <w:marLeft w:val="1166"/>
          <w:marRight w:val="0"/>
          <w:marTop w:val="96"/>
          <w:marBottom w:val="0"/>
          <w:divBdr>
            <w:top w:val="none" w:sz="0" w:space="0" w:color="auto"/>
            <w:left w:val="none" w:sz="0" w:space="0" w:color="auto"/>
            <w:bottom w:val="none" w:sz="0" w:space="0" w:color="auto"/>
            <w:right w:val="none" w:sz="0" w:space="0" w:color="auto"/>
          </w:divBdr>
        </w:div>
      </w:divsChild>
    </w:div>
    <w:div w:id="1485972785">
      <w:bodyDiv w:val="1"/>
      <w:marLeft w:val="0"/>
      <w:marRight w:val="0"/>
      <w:marTop w:val="0"/>
      <w:marBottom w:val="0"/>
      <w:divBdr>
        <w:top w:val="none" w:sz="0" w:space="0" w:color="auto"/>
        <w:left w:val="none" w:sz="0" w:space="0" w:color="auto"/>
        <w:bottom w:val="none" w:sz="0" w:space="0" w:color="auto"/>
        <w:right w:val="none" w:sz="0" w:space="0" w:color="auto"/>
      </w:divBdr>
    </w:div>
    <w:div w:id="1486703624">
      <w:bodyDiv w:val="1"/>
      <w:marLeft w:val="0"/>
      <w:marRight w:val="0"/>
      <w:marTop w:val="0"/>
      <w:marBottom w:val="0"/>
      <w:divBdr>
        <w:top w:val="none" w:sz="0" w:space="0" w:color="auto"/>
        <w:left w:val="none" w:sz="0" w:space="0" w:color="auto"/>
        <w:bottom w:val="none" w:sz="0" w:space="0" w:color="auto"/>
        <w:right w:val="none" w:sz="0" w:space="0" w:color="auto"/>
      </w:divBdr>
    </w:div>
    <w:div w:id="1486780483">
      <w:bodyDiv w:val="1"/>
      <w:marLeft w:val="0"/>
      <w:marRight w:val="0"/>
      <w:marTop w:val="0"/>
      <w:marBottom w:val="0"/>
      <w:divBdr>
        <w:top w:val="none" w:sz="0" w:space="0" w:color="auto"/>
        <w:left w:val="none" w:sz="0" w:space="0" w:color="auto"/>
        <w:bottom w:val="none" w:sz="0" w:space="0" w:color="auto"/>
        <w:right w:val="none" w:sz="0" w:space="0" w:color="auto"/>
      </w:divBdr>
    </w:div>
    <w:div w:id="1486968567">
      <w:bodyDiv w:val="1"/>
      <w:marLeft w:val="0"/>
      <w:marRight w:val="0"/>
      <w:marTop w:val="0"/>
      <w:marBottom w:val="0"/>
      <w:divBdr>
        <w:top w:val="none" w:sz="0" w:space="0" w:color="auto"/>
        <w:left w:val="none" w:sz="0" w:space="0" w:color="auto"/>
        <w:bottom w:val="none" w:sz="0" w:space="0" w:color="auto"/>
        <w:right w:val="none" w:sz="0" w:space="0" w:color="auto"/>
      </w:divBdr>
    </w:div>
    <w:div w:id="1488280261">
      <w:bodyDiv w:val="1"/>
      <w:marLeft w:val="0"/>
      <w:marRight w:val="0"/>
      <w:marTop w:val="0"/>
      <w:marBottom w:val="0"/>
      <w:divBdr>
        <w:top w:val="none" w:sz="0" w:space="0" w:color="auto"/>
        <w:left w:val="none" w:sz="0" w:space="0" w:color="auto"/>
        <w:bottom w:val="none" w:sz="0" w:space="0" w:color="auto"/>
        <w:right w:val="none" w:sz="0" w:space="0" w:color="auto"/>
      </w:divBdr>
      <w:divsChild>
        <w:div w:id="922029060">
          <w:marLeft w:val="1166"/>
          <w:marRight w:val="0"/>
          <w:marTop w:val="77"/>
          <w:marBottom w:val="0"/>
          <w:divBdr>
            <w:top w:val="none" w:sz="0" w:space="0" w:color="auto"/>
            <w:left w:val="none" w:sz="0" w:space="0" w:color="auto"/>
            <w:bottom w:val="none" w:sz="0" w:space="0" w:color="auto"/>
            <w:right w:val="none" w:sz="0" w:space="0" w:color="auto"/>
          </w:divBdr>
        </w:div>
        <w:div w:id="936517827">
          <w:marLeft w:val="1166"/>
          <w:marRight w:val="0"/>
          <w:marTop w:val="77"/>
          <w:marBottom w:val="0"/>
          <w:divBdr>
            <w:top w:val="none" w:sz="0" w:space="0" w:color="auto"/>
            <w:left w:val="none" w:sz="0" w:space="0" w:color="auto"/>
            <w:bottom w:val="none" w:sz="0" w:space="0" w:color="auto"/>
            <w:right w:val="none" w:sz="0" w:space="0" w:color="auto"/>
          </w:divBdr>
        </w:div>
        <w:div w:id="1690984232">
          <w:marLeft w:val="1166"/>
          <w:marRight w:val="0"/>
          <w:marTop w:val="77"/>
          <w:marBottom w:val="0"/>
          <w:divBdr>
            <w:top w:val="none" w:sz="0" w:space="0" w:color="auto"/>
            <w:left w:val="none" w:sz="0" w:space="0" w:color="auto"/>
            <w:bottom w:val="none" w:sz="0" w:space="0" w:color="auto"/>
            <w:right w:val="none" w:sz="0" w:space="0" w:color="auto"/>
          </w:divBdr>
        </w:div>
        <w:div w:id="2038894810">
          <w:marLeft w:val="1166"/>
          <w:marRight w:val="0"/>
          <w:marTop w:val="77"/>
          <w:marBottom w:val="0"/>
          <w:divBdr>
            <w:top w:val="none" w:sz="0" w:space="0" w:color="auto"/>
            <w:left w:val="none" w:sz="0" w:space="0" w:color="auto"/>
            <w:bottom w:val="none" w:sz="0" w:space="0" w:color="auto"/>
            <w:right w:val="none" w:sz="0" w:space="0" w:color="auto"/>
          </w:divBdr>
        </w:div>
      </w:divsChild>
    </w:div>
    <w:div w:id="1488670055">
      <w:bodyDiv w:val="1"/>
      <w:marLeft w:val="0"/>
      <w:marRight w:val="0"/>
      <w:marTop w:val="0"/>
      <w:marBottom w:val="0"/>
      <w:divBdr>
        <w:top w:val="none" w:sz="0" w:space="0" w:color="auto"/>
        <w:left w:val="none" w:sz="0" w:space="0" w:color="auto"/>
        <w:bottom w:val="none" w:sz="0" w:space="0" w:color="auto"/>
        <w:right w:val="none" w:sz="0" w:space="0" w:color="auto"/>
      </w:divBdr>
    </w:div>
    <w:div w:id="1488746853">
      <w:bodyDiv w:val="1"/>
      <w:marLeft w:val="0"/>
      <w:marRight w:val="0"/>
      <w:marTop w:val="0"/>
      <w:marBottom w:val="0"/>
      <w:divBdr>
        <w:top w:val="none" w:sz="0" w:space="0" w:color="auto"/>
        <w:left w:val="none" w:sz="0" w:space="0" w:color="auto"/>
        <w:bottom w:val="none" w:sz="0" w:space="0" w:color="auto"/>
        <w:right w:val="none" w:sz="0" w:space="0" w:color="auto"/>
      </w:divBdr>
      <w:divsChild>
        <w:div w:id="1035350572">
          <w:marLeft w:val="1166"/>
          <w:marRight w:val="0"/>
          <w:marTop w:val="115"/>
          <w:marBottom w:val="0"/>
          <w:divBdr>
            <w:top w:val="none" w:sz="0" w:space="0" w:color="auto"/>
            <w:left w:val="none" w:sz="0" w:space="0" w:color="auto"/>
            <w:bottom w:val="none" w:sz="0" w:space="0" w:color="auto"/>
            <w:right w:val="none" w:sz="0" w:space="0" w:color="auto"/>
          </w:divBdr>
        </w:div>
        <w:div w:id="1411386498">
          <w:marLeft w:val="547"/>
          <w:marRight w:val="0"/>
          <w:marTop w:val="134"/>
          <w:marBottom w:val="0"/>
          <w:divBdr>
            <w:top w:val="none" w:sz="0" w:space="0" w:color="auto"/>
            <w:left w:val="none" w:sz="0" w:space="0" w:color="auto"/>
            <w:bottom w:val="none" w:sz="0" w:space="0" w:color="auto"/>
            <w:right w:val="none" w:sz="0" w:space="0" w:color="auto"/>
          </w:divBdr>
        </w:div>
      </w:divsChild>
    </w:div>
    <w:div w:id="1490711947">
      <w:bodyDiv w:val="1"/>
      <w:marLeft w:val="0"/>
      <w:marRight w:val="0"/>
      <w:marTop w:val="0"/>
      <w:marBottom w:val="0"/>
      <w:divBdr>
        <w:top w:val="none" w:sz="0" w:space="0" w:color="auto"/>
        <w:left w:val="none" w:sz="0" w:space="0" w:color="auto"/>
        <w:bottom w:val="none" w:sz="0" w:space="0" w:color="auto"/>
        <w:right w:val="none" w:sz="0" w:space="0" w:color="auto"/>
      </w:divBdr>
    </w:div>
    <w:div w:id="1491096874">
      <w:bodyDiv w:val="1"/>
      <w:marLeft w:val="0"/>
      <w:marRight w:val="0"/>
      <w:marTop w:val="0"/>
      <w:marBottom w:val="0"/>
      <w:divBdr>
        <w:top w:val="none" w:sz="0" w:space="0" w:color="auto"/>
        <w:left w:val="none" w:sz="0" w:space="0" w:color="auto"/>
        <w:bottom w:val="none" w:sz="0" w:space="0" w:color="auto"/>
        <w:right w:val="none" w:sz="0" w:space="0" w:color="auto"/>
      </w:divBdr>
    </w:div>
    <w:div w:id="1491362231">
      <w:bodyDiv w:val="1"/>
      <w:marLeft w:val="0"/>
      <w:marRight w:val="0"/>
      <w:marTop w:val="0"/>
      <w:marBottom w:val="0"/>
      <w:divBdr>
        <w:top w:val="none" w:sz="0" w:space="0" w:color="auto"/>
        <w:left w:val="none" w:sz="0" w:space="0" w:color="auto"/>
        <w:bottom w:val="none" w:sz="0" w:space="0" w:color="auto"/>
        <w:right w:val="none" w:sz="0" w:space="0" w:color="auto"/>
      </w:divBdr>
    </w:div>
    <w:div w:id="1493177573">
      <w:bodyDiv w:val="1"/>
      <w:marLeft w:val="0"/>
      <w:marRight w:val="0"/>
      <w:marTop w:val="0"/>
      <w:marBottom w:val="0"/>
      <w:divBdr>
        <w:top w:val="none" w:sz="0" w:space="0" w:color="auto"/>
        <w:left w:val="none" w:sz="0" w:space="0" w:color="auto"/>
        <w:bottom w:val="none" w:sz="0" w:space="0" w:color="auto"/>
        <w:right w:val="none" w:sz="0" w:space="0" w:color="auto"/>
      </w:divBdr>
      <w:divsChild>
        <w:div w:id="17122998">
          <w:marLeft w:val="547"/>
          <w:marRight w:val="0"/>
          <w:marTop w:val="115"/>
          <w:marBottom w:val="0"/>
          <w:divBdr>
            <w:top w:val="none" w:sz="0" w:space="0" w:color="auto"/>
            <w:left w:val="none" w:sz="0" w:space="0" w:color="auto"/>
            <w:bottom w:val="none" w:sz="0" w:space="0" w:color="auto"/>
            <w:right w:val="none" w:sz="0" w:space="0" w:color="auto"/>
          </w:divBdr>
        </w:div>
        <w:div w:id="672537644">
          <w:marLeft w:val="1166"/>
          <w:marRight w:val="0"/>
          <w:marTop w:val="96"/>
          <w:marBottom w:val="0"/>
          <w:divBdr>
            <w:top w:val="none" w:sz="0" w:space="0" w:color="auto"/>
            <w:left w:val="none" w:sz="0" w:space="0" w:color="auto"/>
            <w:bottom w:val="none" w:sz="0" w:space="0" w:color="auto"/>
            <w:right w:val="none" w:sz="0" w:space="0" w:color="auto"/>
          </w:divBdr>
        </w:div>
        <w:div w:id="1235699982">
          <w:marLeft w:val="1166"/>
          <w:marRight w:val="0"/>
          <w:marTop w:val="96"/>
          <w:marBottom w:val="0"/>
          <w:divBdr>
            <w:top w:val="none" w:sz="0" w:space="0" w:color="auto"/>
            <w:left w:val="none" w:sz="0" w:space="0" w:color="auto"/>
            <w:bottom w:val="none" w:sz="0" w:space="0" w:color="auto"/>
            <w:right w:val="none" w:sz="0" w:space="0" w:color="auto"/>
          </w:divBdr>
        </w:div>
        <w:div w:id="2048795680">
          <w:marLeft w:val="1166"/>
          <w:marRight w:val="0"/>
          <w:marTop w:val="96"/>
          <w:marBottom w:val="0"/>
          <w:divBdr>
            <w:top w:val="none" w:sz="0" w:space="0" w:color="auto"/>
            <w:left w:val="none" w:sz="0" w:space="0" w:color="auto"/>
            <w:bottom w:val="none" w:sz="0" w:space="0" w:color="auto"/>
            <w:right w:val="none" w:sz="0" w:space="0" w:color="auto"/>
          </w:divBdr>
        </w:div>
      </w:divsChild>
    </w:div>
    <w:div w:id="1493764697">
      <w:bodyDiv w:val="1"/>
      <w:marLeft w:val="0"/>
      <w:marRight w:val="0"/>
      <w:marTop w:val="0"/>
      <w:marBottom w:val="0"/>
      <w:divBdr>
        <w:top w:val="none" w:sz="0" w:space="0" w:color="auto"/>
        <w:left w:val="none" w:sz="0" w:space="0" w:color="auto"/>
        <w:bottom w:val="none" w:sz="0" w:space="0" w:color="auto"/>
        <w:right w:val="none" w:sz="0" w:space="0" w:color="auto"/>
      </w:divBdr>
    </w:div>
    <w:div w:id="1494564155">
      <w:bodyDiv w:val="1"/>
      <w:marLeft w:val="0"/>
      <w:marRight w:val="0"/>
      <w:marTop w:val="0"/>
      <w:marBottom w:val="0"/>
      <w:divBdr>
        <w:top w:val="none" w:sz="0" w:space="0" w:color="auto"/>
        <w:left w:val="none" w:sz="0" w:space="0" w:color="auto"/>
        <w:bottom w:val="none" w:sz="0" w:space="0" w:color="auto"/>
        <w:right w:val="none" w:sz="0" w:space="0" w:color="auto"/>
      </w:divBdr>
    </w:div>
    <w:div w:id="1494834295">
      <w:bodyDiv w:val="1"/>
      <w:marLeft w:val="0"/>
      <w:marRight w:val="0"/>
      <w:marTop w:val="0"/>
      <w:marBottom w:val="0"/>
      <w:divBdr>
        <w:top w:val="none" w:sz="0" w:space="0" w:color="auto"/>
        <w:left w:val="none" w:sz="0" w:space="0" w:color="auto"/>
        <w:bottom w:val="none" w:sz="0" w:space="0" w:color="auto"/>
        <w:right w:val="none" w:sz="0" w:space="0" w:color="auto"/>
      </w:divBdr>
    </w:div>
    <w:div w:id="1495947098">
      <w:bodyDiv w:val="1"/>
      <w:marLeft w:val="0"/>
      <w:marRight w:val="0"/>
      <w:marTop w:val="0"/>
      <w:marBottom w:val="0"/>
      <w:divBdr>
        <w:top w:val="none" w:sz="0" w:space="0" w:color="auto"/>
        <w:left w:val="none" w:sz="0" w:space="0" w:color="auto"/>
        <w:bottom w:val="none" w:sz="0" w:space="0" w:color="auto"/>
        <w:right w:val="none" w:sz="0" w:space="0" w:color="auto"/>
      </w:divBdr>
    </w:div>
    <w:div w:id="1496803584">
      <w:bodyDiv w:val="1"/>
      <w:marLeft w:val="0"/>
      <w:marRight w:val="0"/>
      <w:marTop w:val="0"/>
      <w:marBottom w:val="0"/>
      <w:divBdr>
        <w:top w:val="none" w:sz="0" w:space="0" w:color="auto"/>
        <w:left w:val="none" w:sz="0" w:space="0" w:color="auto"/>
        <w:bottom w:val="none" w:sz="0" w:space="0" w:color="auto"/>
        <w:right w:val="none" w:sz="0" w:space="0" w:color="auto"/>
      </w:divBdr>
      <w:divsChild>
        <w:div w:id="836923544">
          <w:marLeft w:val="547"/>
          <w:marRight w:val="0"/>
          <w:marTop w:val="154"/>
          <w:marBottom w:val="0"/>
          <w:divBdr>
            <w:top w:val="none" w:sz="0" w:space="0" w:color="auto"/>
            <w:left w:val="none" w:sz="0" w:space="0" w:color="auto"/>
            <w:bottom w:val="none" w:sz="0" w:space="0" w:color="auto"/>
            <w:right w:val="none" w:sz="0" w:space="0" w:color="auto"/>
          </w:divBdr>
        </w:div>
        <w:div w:id="1152016134">
          <w:marLeft w:val="1166"/>
          <w:marRight w:val="0"/>
          <w:marTop w:val="134"/>
          <w:marBottom w:val="0"/>
          <w:divBdr>
            <w:top w:val="none" w:sz="0" w:space="0" w:color="auto"/>
            <w:left w:val="none" w:sz="0" w:space="0" w:color="auto"/>
            <w:bottom w:val="none" w:sz="0" w:space="0" w:color="auto"/>
            <w:right w:val="none" w:sz="0" w:space="0" w:color="auto"/>
          </w:divBdr>
        </w:div>
        <w:div w:id="1865291900">
          <w:marLeft w:val="1166"/>
          <w:marRight w:val="0"/>
          <w:marTop w:val="134"/>
          <w:marBottom w:val="0"/>
          <w:divBdr>
            <w:top w:val="none" w:sz="0" w:space="0" w:color="auto"/>
            <w:left w:val="none" w:sz="0" w:space="0" w:color="auto"/>
            <w:bottom w:val="none" w:sz="0" w:space="0" w:color="auto"/>
            <w:right w:val="none" w:sz="0" w:space="0" w:color="auto"/>
          </w:divBdr>
        </w:div>
        <w:div w:id="2092653950">
          <w:marLeft w:val="1800"/>
          <w:marRight w:val="0"/>
          <w:marTop w:val="115"/>
          <w:marBottom w:val="0"/>
          <w:divBdr>
            <w:top w:val="none" w:sz="0" w:space="0" w:color="auto"/>
            <w:left w:val="none" w:sz="0" w:space="0" w:color="auto"/>
            <w:bottom w:val="none" w:sz="0" w:space="0" w:color="auto"/>
            <w:right w:val="none" w:sz="0" w:space="0" w:color="auto"/>
          </w:divBdr>
        </w:div>
      </w:divsChild>
    </w:div>
    <w:div w:id="1497573091">
      <w:bodyDiv w:val="1"/>
      <w:marLeft w:val="0"/>
      <w:marRight w:val="0"/>
      <w:marTop w:val="0"/>
      <w:marBottom w:val="0"/>
      <w:divBdr>
        <w:top w:val="none" w:sz="0" w:space="0" w:color="auto"/>
        <w:left w:val="none" w:sz="0" w:space="0" w:color="auto"/>
        <w:bottom w:val="none" w:sz="0" w:space="0" w:color="auto"/>
        <w:right w:val="none" w:sz="0" w:space="0" w:color="auto"/>
      </w:divBdr>
    </w:div>
    <w:div w:id="1497652691">
      <w:bodyDiv w:val="1"/>
      <w:marLeft w:val="0"/>
      <w:marRight w:val="0"/>
      <w:marTop w:val="0"/>
      <w:marBottom w:val="0"/>
      <w:divBdr>
        <w:top w:val="none" w:sz="0" w:space="0" w:color="auto"/>
        <w:left w:val="none" w:sz="0" w:space="0" w:color="auto"/>
        <w:bottom w:val="none" w:sz="0" w:space="0" w:color="auto"/>
        <w:right w:val="none" w:sz="0" w:space="0" w:color="auto"/>
      </w:divBdr>
    </w:div>
    <w:div w:id="1498886102">
      <w:bodyDiv w:val="1"/>
      <w:marLeft w:val="0"/>
      <w:marRight w:val="0"/>
      <w:marTop w:val="0"/>
      <w:marBottom w:val="0"/>
      <w:divBdr>
        <w:top w:val="none" w:sz="0" w:space="0" w:color="auto"/>
        <w:left w:val="none" w:sz="0" w:space="0" w:color="auto"/>
        <w:bottom w:val="none" w:sz="0" w:space="0" w:color="auto"/>
        <w:right w:val="none" w:sz="0" w:space="0" w:color="auto"/>
      </w:divBdr>
    </w:div>
    <w:div w:id="1499687591">
      <w:bodyDiv w:val="1"/>
      <w:marLeft w:val="0"/>
      <w:marRight w:val="0"/>
      <w:marTop w:val="0"/>
      <w:marBottom w:val="0"/>
      <w:divBdr>
        <w:top w:val="none" w:sz="0" w:space="0" w:color="auto"/>
        <w:left w:val="none" w:sz="0" w:space="0" w:color="auto"/>
        <w:bottom w:val="none" w:sz="0" w:space="0" w:color="auto"/>
        <w:right w:val="none" w:sz="0" w:space="0" w:color="auto"/>
      </w:divBdr>
    </w:div>
    <w:div w:id="1501390406">
      <w:bodyDiv w:val="1"/>
      <w:marLeft w:val="0"/>
      <w:marRight w:val="0"/>
      <w:marTop w:val="0"/>
      <w:marBottom w:val="0"/>
      <w:divBdr>
        <w:top w:val="none" w:sz="0" w:space="0" w:color="auto"/>
        <w:left w:val="none" w:sz="0" w:space="0" w:color="auto"/>
        <w:bottom w:val="none" w:sz="0" w:space="0" w:color="auto"/>
        <w:right w:val="none" w:sz="0" w:space="0" w:color="auto"/>
      </w:divBdr>
    </w:div>
    <w:div w:id="1501505961">
      <w:bodyDiv w:val="1"/>
      <w:marLeft w:val="0"/>
      <w:marRight w:val="0"/>
      <w:marTop w:val="0"/>
      <w:marBottom w:val="0"/>
      <w:divBdr>
        <w:top w:val="none" w:sz="0" w:space="0" w:color="auto"/>
        <w:left w:val="none" w:sz="0" w:space="0" w:color="auto"/>
        <w:bottom w:val="none" w:sz="0" w:space="0" w:color="auto"/>
        <w:right w:val="none" w:sz="0" w:space="0" w:color="auto"/>
      </w:divBdr>
      <w:divsChild>
        <w:div w:id="682635236">
          <w:marLeft w:val="1800"/>
          <w:marRight w:val="0"/>
          <w:marTop w:val="67"/>
          <w:marBottom w:val="0"/>
          <w:divBdr>
            <w:top w:val="none" w:sz="0" w:space="0" w:color="auto"/>
            <w:left w:val="none" w:sz="0" w:space="0" w:color="auto"/>
            <w:bottom w:val="none" w:sz="0" w:space="0" w:color="auto"/>
            <w:right w:val="none" w:sz="0" w:space="0" w:color="auto"/>
          </w:divBdr>
        </w:div>
        <w:div w:id="749011015">
          <w:marLeft w:val="1800"/>
          <w:marRight w:val="0"/>
          <w:marTop w:val="67"/>
          <w:marBottom w:val="0"/>
          <w:divBdr>
            <w:top w:val="none" w:sz="0" w:space="0" w:color="auto"/>
            <w:left w:val="none" w:sz="0" w:space="0" w:color="auto"/>
            <w:bottom w:val="none" w:sz="0" w:space="0" w:color="auto"/>
            <w:right w:val="none" w:sz="0" w:space="0" w:color="auto"/>
          </w:divBdr>
        </w:div>
        <w:div w:id="1207832773">
          <w:marLeft w:val="2520"/>
          <w:marRight w:val="0"/>
          <w:marTop w:val="67"/>
          <w:marBottom w:val="0"/>
          <w:divBdr>
            <w:top w:val="none" w:sz="0" w:space="0" w:color="auto"/>
            <w:left w:val="none" w:sz="0" w:space="0" w:color="auto"/>
            <w:bottom w:val="none" w:sz="0" w:space="0" w:color="auto"/>
            <w:right w:val="none" w:sz="0" w:space="0" w:color="auto"/>
          </w:divBdr>
        </w:div>
        <w:div w:id="1319648923">
          <w:marLeft w:val="1800"/>
          <w:marRight w:val="0"/>
          <w:marTop w:val="67"/>
          <w:marBottom w:val="0"/>
          <w:divBdr>
            <w:top w:val="none" w:sz="0" w:space="0" w:color="auto"/>
            <w:left w:val="none" w:sz="0" w:space="0" w:color="auto"/>
            <w:bottom w:val="none" w:sz="0" w:space="0" w:color="auto"/>
            <w:right w:val="none" w:sz="0" w:space="0" w:color="auto"/>
          </w:divBdr>
        </w:div>
        <w:div w:id="1393581697">
          <w:marLeft w:val="1800"/>
          <w:marRight w:val="0"/>
          <w:marTop w:val="67"/>
          <w:marBottom w:val="0"/>
          <w:divBdr>
            <w:top w:val="none" w:sz="0" w:space="0" w:color="auto"/>
            <w:left w:val="none" w:sz="0" w:space="0" w:color="auto"/>
            <w:bottom w:val="none" w:sz="0" w:space="0" w:color="auto"/>
            <w:right w:val="none" w:sz="0" w:space="0" w:color="auto"/>
          </w:divBdr>
        </w:div>
        <w:div w:id="1403018945">
          <w:marLeft w:val="1166"/>
          <w:marRight w:val="0"/>
          <w:marTop w:val="77"/>
          <w:marBottom w:val="0"/>
          <w:divBdr>
            <w:top w:val="none" w:sz="0" w:space="0" w:color="auto"/>
            <w:left w:val="none" w:sz="0" w:space="0" w:color="auto"/>
            <w:bottom w:val="none" w:sz="0" w:space="0" w:color="auto"/>
            <w:right w:val="none" w:sz="0" w:space="0" w:color="auto"/>
          </w:divBdr>
        </w:div>
        <w:div w:id="1774089096">
          <w:marLeft w:val="2520"/>
          <w:marRight w:val="0"/>
          <w:marTop w:val="67"/>
          <w:marBottom w:val="0"/>
          <w:divBdr>
            <w:top w:val="none" w:sz="0" w:space="0" w:color="auto"/>
            <w:left w:val="none" w:sz="0" w:space="0" w:color="auto"/>
            <w:bottom w:val="none" w:sz="0" w:space="0" w:color="auto"/>
            <w:right w:val="none" w:sz="0" w:space="0" w:color="auto"/>
          </w:divBdr>
        </w:div>
        <w:div w:id="1880781019">
          <w:marLeft w:val="547"/>
          <w:marRight w:val="0"/>
          <w:marTop w:val="86"/>
          <w:marBottom w:val="0"/>
          <w:divBdr>
            <w:top w:val="none" w:sz="0" w:space="0" w:color="auto"/>
            <w:left w:val="none" w:sz="0" w:space="0" w:color="auto"/>
            <w:bottom w:val="none" w:sz="0" w:space="0" w:color="auto"/>
            <w:right w:val="none" w:sz="0" w:space="0" w:color="auto"/>
          </w:divBdr>
        </w:div>
        <w:div w:id="2002003158">
          <w:marLeft w:val="1166"/>
          <w:marRight w:val="0"/>
          <w:marTop w:val="77"/>
          <w:marBottom w:val="0"/>
          <w:divBdr>
            <w:top w:val="none" w:sz="0" w:space="0" w:color="auto"/>
            <w:left w:val="none" w:sz="0" w:space="0" w:color="auto"/>
            <w:bottom w:val="none" w:sz="0" w:space="0" w:color="auto"/>
            <w:right w:val="none" w:sz="0" w:space="0" w:color="auto"/>
          </w:divBdr>
        </w:div>
      </w:divsChild>
    </w:div>
    <w:div w:id="1502937605">
      <w:bodyDiv w:val="1"/>
      <w:marLeft w:val="0"/>
      <w:marRight w:val="0"/>
      <w:marTop w:val="0"/>
      <w:marBottom w:val="0"/>
      <w:divBdr>
        <w:top w:val="none" w:sz="0" w:space="0" w:color="auto"/>
        <w:left w:val="none" w:sz="0" w:space="0" w:color="auto"/>
        <w:bottom w:val="none" w:sz="0" w:space="0" w:color="auto"/>
        <w:right w:val="none" w:sz="0" w:space="0" w:color="auto"/>
      </w:divBdr>
    </w:div>
    <w:div w:id="1503086986">
      <w:bodyDiv w:val="1"/>
      <w:marLeft w:val="0"/>
      <w:marRight w:val="0"/>
      <w:marTop w:val="0"/>
      <w:marBottom w:val="0"/>
      <w:divBdr>
        <w:top w:val="none" w:sz="0" w:space="0" w:color="auto"/>
        <w:left w:val="none" w:sz="0" w:space="0" w:color="auto"/>
        <w:bottom w:val="none" w:sz="0" w:space="0" w:color="auto"/>
        <w:right w:val="none" w:sz="0" w:space="0" w:color="auto"/>
      </w:divBdr>
      <w:divsChild>
        <w:div w:id="149752399">
          <w:marLeft w:val="274"/>
          <w:marRight w:val="0"/>
          <w:marTop w:val="91"/>
          <w:marBottom w:val="0"/>
          <w:divBdr>
            <w:top w:val="none" w:sz="0" w:space="0" w:color="auto"/>
            <w:left w:val="none" w:sz="0" w:space="0" w:color="auto"/>
            <w:bottom w:val="none" w:sz="0" w:space="0" w:color="auto"/>
            <w:right w:val="none" w:sz="0" w:space="0" w:color="auto"/>
          </w:divBdr>
        </w:div>
        <w:div w:id="182406378">
          <w:marLeft w:val="274"/>
          <w:marRight w:val="0"/>
          <w:marTop w:val="91"/>
          <w:marBottom w:val="0"/>
          <w:divBdr>
            <w:top w:val="none" w:sz="0" w:space="0" w:color="auto"/>
            <w:left w:val="none" w:sz="0" w:space="0" w:color="auto"/>
            <w:bottom w:val="none" w:sz="0" w:space="0" w:color="auto"/>
            <w:right w:val="none" w:sz="0" w:space="0" w:color="auto"/>
          </w:divBdr>
        </w:div>
        <w:div w:id="183634496">
          <w:marLeft w:val="274"/>
          <w:marRight w:val="0"/>
          <w:marTop w:val="91"/>
          <w:marBottom w:val="0"/>
          <w:divBdr>
            <w:top w:val="none" w:sz="0" w:space="0" w:color="auto"/>
            <w:left w:val="none" w:sz="0" w:space="0" w:color="auto"/>
            <w:bottom w:val="none" w:sz="0" w:space="0" w:color="auto"/>
            <w:right w:val="none" w:sz="0" w:space="0" w:color="auto"/>
          </w:divBdr>
        </w:div>
        <w:div w:id="291861022">
          <w:marLeft w:val="835"/>
          <w:marRight w:val="0"/>
          <w:marTop w:val="77"/>
          <w:marBottom w:val="0"/>
          <w:divBdr>
            <w:top w:val="none" w:sz="0" w:space="0" w:color="auto"/>
            <w:left w:val="none" w:sz="0" w:space="0" w:color="auto"/>
            <w:bottom w:val="none" w:sz="0" w:space="0" w:color="auto"/>
            <w:right w:val="none" w:sz="0" w:space="0" w:color="auto"/>
          </w:divBdr>
        </w:div>
        <w:div w:id="786777600">
          <w:marLeft w:val="835"/>
          <w:marRight w:val="0"/>
          <w:marTop w:val="77"/>
          <w:marBottom w:val="0"/>
          <w:divBdr>
            <w:top w:val="none" w:sz="0" w:space="0" w:color="auto"/>
            <w:left w:val="none" w:sz="0" w:space="0" w:color="auto"/>
            <w:bottom w:val="none" w:sz="0" w:space="0" w:color="auto"/>
            <w:right w:val="none" w:sz="0" w:space="0" w:color="auto"/>
          </w:divBdr>
        </w:div>
        <w:div w:id="810295283">
          <w:marLeft w:val="274"/>
          <w:marRight w:val="0"/>
          <w:marTop w:val="77"/>
          <w:marBottom w:val="0"/>
          <w:divBdr>
            <w:top w:val="none" w:sz="0" w:space="0" w:color="auto"/>
            <w:left w:val="none" w:sz="0" w:space="0" w:color="auto"/>
            <w:bottom w:val="none" w:sz="0" w:space="0" w:color="auto"/>
            <w:right w:val="none" w:sz="0" w:space="0" w:color="auto"/>
          </w:divBdr>
        </w:div>
        <w:div w:id="978925567">
          <w:marLeft w:val="274"/>
          <w:marRight w:val="0"/>
          <w:marTop w:val="91"/>
          <w:marBottom w:val="0"/>
          <w:divBdr>
            <w:top w:val="none" w:sz="0" w:space="0" w:color="auto"/>
            <w:left w:val="none" w:sz="0" w:space="0" w:color="auto"/>
            <w:bottom w:val="none" w:sz="0" w:space="0" w:color="auto"/>
            <w:right w:val="none" w:sz="0" w:space="0" w:color="auto"/>
          </w:divBdr>
        </w:div>
        <w:div w:id="1151336601">
          <w:marLeft w:val="835"/>
          <w:marRight w:val="0"/>
          <w:marTop w:val="77"/>
          <w:marBottom w:val="0"/>
          <w:divBdr>
            <w:top w:val="none" w:sz="0" w:space="0" w:color="auto"/>
            <w:left w:val="none" w:sz="0" w:space="0" w:color="auto"/>
            <w:bottom w:val="none" w:sz="0" w:space="0" w:color="auto"/>
            <w:right w:val="none" w:sz="0" w:space="0" w:color="auto"/>
          </w:divBdr>
        </w:div>
        <w:div w:id="1201283950">
          <w:marLeft w:val="835"/>
          <w:marRight w:val="0"/>
          <w:marTop w:val="77"/>
          <w:marBottom w:val="0"/>
          <w:divBdr>
            <w:top w:val="none" w:sz="0" w:space="0" w:color="auto"/>
            <w:left w:val="none" w:sz="0" w:space="0" w:color="auto"/>
            <w:bottom w:val="none" w:sz="0" w:space="0" w:color="auto"/>
            <w:right w:val="none" w:sz="0" w:space="0" w:color="auto"/>
          </w:divBdr>
        </w:div>
        <w:div w:id="1268387855">
          <w:marLeft w:val="835"/>
          <w:marRight w:val="0"/>
          <w:marTop w:val="77"/>
          <w:marBottom w:val="0"/>
          <w:divBdr>
            <w:top w:val="none" w:sz="0" w:space="0" w:color="auto"/>
            <w:left w:val="none" w:sz="0" w:space="0" w:color="auto"/>
            <w:bottom w:val="none" w:sz="0" w:space="0" w:color="auto"/>
            <w:right w:val="none" w:sz="0" w:space="0" w:color="auto"/>
          </w:divBdr>
        </w:div>
        <w:div w:id="1321812010">
          <w:marLeft w:val="835"/>
          <w:marRight w:val="0"/>
          <w:marTop w:val="77"/>
          <w:marBottom w:val="0"/>
          <w:divBdr>
            <w:top w:val="none" w:sz="0" w:space="0" w:color="auto"/>
            <w:left w:val="none" w:sz="0" w:space="0" w:color="auto"/>
            <w:bottom w:val="none" w:sz="0" w:space="0" w:color="auto"/>
            <w:right w:val="none" w:sz="0" w:space="0" w:color="auto"/>
          </w:divBdr>
        </w:div>
        <w:div w:id="1400055658">
          <w:marLeft w:val="835"/>
          <w:marRight w:val="0"/>
          <w:marTop w:val="77"/>
          <w:marBottom w:val="0"/>
          <w:divBdr>
            <w:top w:val="none" w:sz="0" w:space="0" w:color="auto"/>
            <w:left w:val="none" w:sz="0" w:space="0" w:color="auto"/>
            <w:bottom w:val="none" w:sz="0" w:space="0" w:color="auto"/>
            <w:right w:val="none" w:sz="0" w:space="0" w:color="auto"/>
          </w:divBdr>
        </w:div>
        <w:div w:id="1601062165">
          <w:marLeft w:val="835"/>
          <w:marRight w:val="0"/>
          <w:marTop w:val="77"/>
          <w:marBottom w:val="0"/>
          <w:divBdr>
            <w:top w:val="none" w:sz="0" w:space="0" w:color="auto"/>
            <w:left w:val="none" w:sz="0" w:space="0" w:color="auto"/>
            <w:bottom w:val="none" w:sz="0" w:space="0" w:color="auto"/>
            <w:right w:val="none" w:sz="0" w:space="0" w:color="auto"/>
          </w:divBdr>
        </w:div>
        <w:div w:id="1819952214">
          <w:marLeft w:val="835"/>
          <w:marRight w:val="0"/>
          <w:marTop w:val="77"/>
          <w:marBottom w:val="0"/>
          <w:divBdr>
            <w:top w:val="none" w:sz="0" w:space="0" w:color="auto"/>
            <w:left w:val="none" w:sz="0" w:space="0" w:color="auto"/>
            <w:bottom w:val="none" w:sz="0" w:space="0" w:color="auto"/>
            <w:right w:val="none" w:sz="0" w:space="0" w:color="auto"/>
          </w:divBdr>
        </w:div>
        <w:div w:id="1896773289">
          <w:marLeft w:val="835"/>
          <w:marRight w:val="0"/>
          <w:marTop w:val="77"/>
          <w:marBottom w:val="0"/>
          <w:divBdr>
            <w:top w:val="none" w:sz="0" w:space="0" w:color="auto"/>
            <w:left w:val="none" w:sz="0" w:space="0" w:color="auto"/>
            <w:bottom w:val="none" w:sz="0" w:space="0" w:color="auto"/>
            <w:right w:val="none" w:sz="0" w:space="0" w:color="auto"/>
          </w:divBdr>
        </w:div>
        <w:div w:id="2106144276">
          <w:marLeft w:val="835"/>
          <w:marRight w:val="0"/>
          <w:marTop w:val="77"/>
          <w:marBottom w:val="0"/>
          <w:divBdr>
            <w:top w:val="none" w:sz="0" w:space="0" w:color="auto"/>
            <w:left w:val="none" w:sz="0" w:space="0" w:color="auto"/>
            <w:bottom w:val="none" w:sz="0" w:space="0" w:color="auto"/>
            <w:right w:val="none" w:sz="0" w:space="0" w:color="auto"/>
          </w:divBdr>
        </w:div>
      </w:divsChild>
    </w:div>
    <w:div w:id="1503349129">
      <w:bodyDiv w:val="1"/>
      <w:marLeft w:val="0"/>
      <w:marRight w:val="0"/>
      <w:marTop w:val="0"/>
      <w:marBottom w:val="0"/>
      <w:divBdr>
        <w:top w:val="none" w:sz="0" w:space="0" w:color="auto"/>
        <w:left w:val="none" w:sz="0" w:space="0" w:color="auto"/>
        <w:bottom w:val="none" w:sz="0" w:space="0" w:color="auto"/>
        <w:right w:val="none" w:sz="0" w:space="0" w:color="auto"/>
      </w:divBdr>
    </w:div>
    <w:div w:id="1503400241">
      <w:bodyDiv w:val="1"/>
      <w:marLeft w:val="0"/>
      <w:marRight w:val="0"/>
      <w:marTop w:val="0"/>
      <w:marBottom w:val="0"/>
      <w:divBdr>
        <w:top w:val="none" w:sz="0" w:space="0" w:color="auto"/>
        <w:left w:val="none" w:sz="0" w:space="0" w:color="auto"/>
        <w:bottom w:val="none" w:sz="0" w:space="0" w:color="auto"/>
        <w:right w:val="none" w:sz="0" w:space="0" w:color="auto"/>
      </w:divBdr>
    </w:div>
    <w:div w:id="150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1048949">
          <w:marLeft w:val="1800"/>
          <w:marRight w:val="0"/>
          <w:marTop w:val="96"/>
          <w:marBottom w:val="0"/>
          <w:divBdr>
            <w:top w:val="none" w:sz="0" w:space="0" w:color="auto"/>
            <w:left w:val="none" w:sz="0" w:space="0" w:color="auto"/>
            <w:bottom w:val="none" w:sz="0" w:space="0" w:color="auto"/>
            <w:right w:val="none" w:sz="0" w:space="0" w:color="auto"/>
          </w:divBdr>
        </w:div>
        <w:div w:id="290132238">
          <w:marLeft w:val="1800"/>
          <w:marRight w:val="0"/>
          <w:marTop w:val="96"/>
          <w:marBottom w:val="0"/>
          <w:divBdr>
            <w:top w:val="none" w:sz="0" w:space="0" w:color="auto"/>
            <w:left w:val="none" w:sz="0" w:space="0" w:color="auto"/>
            <w:bottom w:val="none" w:sz="0" w:space="0" w:color="auto"/>
            <w:right w:val="none" w:sz="0" w:space="0" w:color="auto"/>
          </w:divBdr>
        </w:div>
        <w:div w:id="452676715">
          <w:marLeft w:val="1800"/>
          <w:marRight w:val="0"/>
          <w:marTop w:val="96"/>
          <w:marBottom w:val="0"/>
          <w:divBdr>
            <w:top w:val="none" w:sz="0" w:space="0" w:color="auto"/>
            <w:left w:val="none" w:sz="0" w:space="0" w:color="auto"/>
            <w:bottom w:val="none" w:sz="0" w:space="0" w:color="auto"/>
            <w:right w:val="none" w:sz="0" w:space="0" w:color="auto"/>
          </w:divBdr>
        </w:div>
        <w:div w:id="543369856">
          <w:marLeft w:val="1166"/>
          <w:marRight w:val="0"/>
          <w:marTop w:val="115"/>
          <w:marBottom w:val="0"/>
          <w:divBdr>
            <w:top w:val="none" w:sz="0" w:space="0" w:color="auto"/>
            <w:left w:val="none" w:sz="0" w:space="0" w:color="auto"/>
            <w:bottom w:val="none" w:sz="0" w:space="0" w:color="auto"/>
            <w:right w:val="none" w:sz="0" w:space="0" w:color="auto"/>
          </w:divBdr>
        </w:div>
        <w:div w:id="1906333298">
          <w:marLeft w:val="547"/>
          <w:marRight w:val="0"/>
          <w:marTop w:val="115"/>
          <w:marBottom w:val="0"/>
          <w:divBdr>
            <w:top w:val="none" w:sz="0" w:space="0" w:color="auto"/>
            <w:left w:val="none" w:sz="0" w:space="0" w:color="auto"/>
            <w:bottom w:val="none" w:sz="0" w:space="0" w:color="auto"/>
            <w:right w:val="none" w:sz="0" w:space="0" w:color="auto"/>
          </w:divBdr>
        </w:div>
        <w:div w:id="1934698879">
          <w:marLeft w:val="547"/>
          <w:marRight w:val="0"/>
          <w:marTop w:val="115"/>
          <w:marBottom w:val="0"/>
          <w:divBdr>
            <w:top w:val="none" w:sz="0" w:space="0" w:color="auto"/>
            <w:left w:val="none" w:sz="0" w:space="0" w:color="auto"/>
            <w:bottom w:val="none" w:sz="0" w:space="0" w:color="auto"/>
            <w:right w:val="none" w:sz="0" w:space="0" w:color="auto"/>
          </w:divBdr>
        </w:div>
      </w:divsChild>
    </w:div>
    <w:div w:id="1506286165">
      <w:bodyDiv w:val="1"/>
      <w:marLeft w:val="0"/>
      <w:marRight w:val="0"/>
      <w:marTop w:val="0"/>
      <w:marBottom w:val="0"/>
      <w:divBdr>
        <w:top w:val="none" w:sz="0" w:space="0" w:color="auto"/>
        <w:left w:val="none" w:sz="0" w:space="0" w:color="auto"/>
        <w:bottom w:val="none" w:sz="0" w:space="0" w:color="auto"/>
        <w:right w:val="none" w:sz="0" w:space="0" w:color="auto"/>
      </w:divBdr>
      <w:divsChild>
        <w:div w:id="242878113">
          <w:marLeft w:val="1166"/>
          <w:marRight w:val="0"/>
          <w:marTop w:val="96"/>
          <w:marBottom w:val="0"/>
          <w:divBdr>
            <w:top w:val="none" w:sz="0" w:space="0" w:color="auto"/>
            <w:left w:val="none" w:sz="0" w:space="0" w:color="auto"/>
            <w:bottom w:val="none" w:sz="0" w:space="0" w:color="auto"/>
            <w:right w:val="none" w:sz="0" w:space="0" w:color="auto"/>
          </w:divBdr>
        </w:div>
        <w:div w:id="899245298">
          <w:marLeft w:val="547"/>
          <w:marRight w:val="0"/>
          <w:marTop w:val="115"/>
          <w:marBottom w:val="0"/>
          <w:divBdr>
            <w:top w:val="none" w:sz="0" w:space="0" w:color="auto"/>
            <w:left w:val="none" w:sz="0" w:space="0" w:color="auto"/>
            <w:bottom w:val="none" w:sz="0" w:space="0" w:color="auto"/>
            <w:right w:val="none" w:sz="0" w:space="0" w:color="auto"/>
          </w:divBdr>
        </w:div>
        <w:div w:id="1018045015">
          <w:marLeft w:val="1166"/>
          <w:marRight w:val="0"/>
          <w:marTop w:val="96"/>
          <w:marBottom w:val="0"/>
          <w:divBdr>
            <w:top w:val="none" w:sz="0" w:space="0" w:color="auto"/>
            <w:left w:val="none" w:sz="0" w:space="0" w:color="auto"/>
            <w:bottom w:val="none" w:sz="0" w:space="0" w:color="auto"/>
            <w:right w:val="none" w:sz="0" w:space="0" w:color="auto"/>
          </w:divBdr>
        </w:div>
        <w:div w:id="1270897691">
          <w:marLeft w:val="1166"/>
          <w:marRight w:val="0"/>
          <w:marTop w:val="96"/>
          <w:marBottom w:val="0"/>
          <w:divBdr>
            <w:top w:val="none" w:sz="0" w:space="0" w:color="auto"/>
            <w:left w:val="none" w:sz="0" w:space="0" w:color="auto"/>
            <w:bottom w:val="none" w:sz="0" w:space="0" w:color="auto"/>
            <w:right w:val="none" w:sz="0" w:space="0" w:color="auto"/>
          </w:divBdr>
        </w:div>
      </w:divsChild>
    </w:div>
    <w:div w:id="1506749176">
      <w:bodyDiv w:val="1"/>
      <w:marLeft w:val="0"/>
      <w:marRight w:val="0"/>
      <w:marTop w:val="0"/>
      <w:marBottom w:val="0"/>
      <w:divBdr>
        <w:top w:val="none" w:sz="0" w:space="0" w:color="auto"/>
        <w:left w:val="none" w:sz="0" w:space="0" w:color="auto"/>
        <w:bottom w:val="none" w:sz="0" w:space="0" w:color="auto"/>
        <w:right w:val="none" w:sz="0" w:space="0" w:color="auto"/>
      </w:divBdr>
    </w:div>
    <w:div w:id="1507554418">
      <w:bodyDiv w:val="1"/>
      <w:marLeft w:val="0"/>
      <w:marRight w:val="0"/>
      <w:marTop w:val="0"/>
      <w:marBottom w:val="0"/>
      <w:divBdr>
        <w:top w:val="none" w:sz="0" w:space="0" w:color="auto"/>
        <w:left w:val="none" w:sz="0" w:space="0" w:color="auto"/>
        <w:bottom w:val="none" w:sz="0" w:space="0" w:color="auto"/>
        <w:right w:val="none" w:sz="0" w:space="0" w:color="auto"/>
      </w:divBdr>
      <w:divsChild>
        <w:div w:id="247201901">
          <w:marLeft w:val="0"/>
          <w:marRight w:val="0"/>
          <w:marTop w:val="0"/>
          <w:marBottom w:val="0"/>
          <w:divBdr>
            <w:top w:val="none" w:sz="0" w:space="0" w:color="auto"/>
            <w:left w:val="none" w:sz="0" w:space="0" w:color="auto"/>
            <w:bottom w:val="none" w:sz="0" w:space="0" w:color="auto"/>
            <w:right w:val="none" w:sz="0" w:space="0" w:color="auto"/>
          </w:divBdr>
        </w:div>
      </w:divsChild>
    </w:div>
    <w:div w:id="1507937190">
      <w:bodyDiv w:val="1"/>
      <w:marLeft w:val="0"/>
      <w:marRight w:val="0"/>
      <w:marTop w:val="0"/>
      <w:marBottom w:val="0"/>
      <w:divBdr>
        <w:top w:val="none" w:sz="0" w:space="0" w:color="auto"/>
        <w:left w:val="none" w:sz="0" w:space="0" w:color="auto"/>
        <w:bottom w:val="none" w:sz="0" w:space="0" w:color="auto"/>
        <w:right w:val="none" w:sz="0" w:space="0" w:color="auto"/>
      </w:divBdr>
    </w:div>
    <w:div w:id="1508903381">
      <w:bodyDiv w:val="1"/>
      <w:marLeft w:val="0"/>
      <w:marRight w:val="0"/>
      <w:marTop w:val="0"/>
      <w:marBottom w:val="0"/>
      <w:divBdr>
        <w:top w:val="none" w:sz="0" w:space="0" w:color="auto"/>
        <w:left w:val="none" w:sz="0" w:space="0" w:color="auto"/>
        <w:bottom w:val="none" w:sz="0" w:space="0" w:color="auto"/>
        <w:right w:val="none" w:sz="0" w:space="0" w:color="auto"/>
      </w:divBdr>
    </w:div>
    <w:div w:id="1509518773">
      <w:bodyDiv w:val="1"/>
      <w:marLeft w:val="0"/>
      <w:marRight w:val="0"/>
      <w:marTop w:val="0"/>
      <w:marBottom w:val="0"/>
      <w:divBdr>
        <w:top w:val="none" w:sz="0" w:space="0" w:color="auto"/>
        <w:left w:val="none" w:sz="0" w:space="0" w:color="auto"/>
        <w:bottom w:val="none" w:sz="0" w:space="0" w:color="auto"/>
        <w:right w:val="none" w:sz="0" w:space="0" w:color="auto"/>
      </w:divBdr>
      <w:divsChild>
        <w:div w:id="439570229">
          <w:marLeft w:val="1800"/>
          <w:marRight w:val="0"/>
          <w:marTop w:val="91"/>
          <w:marBottom w:val="0"/>
          <w:divBdr>
            <w:top w:val="none" w:sz="0" w:space="0" w:color="auto"/>
            <w:left w:val="none" w:sz="0" w:space="0" w:color="auto"/>
            <w:bottom w:val="none" w:sz="0" w:space="0" w:color="auto"/>
            <w:right w:val="none" w:sz="0" w:space="0" w:color="auto"/>
          </w:divBdr>
        </w:div>
        <w:div w:id="491415259">
          <w:marLeft w:val="1166"/>
          <w:marRight w:val="0"/>
          <w:marTop w:val="106"/>
          <w:marBottom w:val="0"/>
          <w:divBdr>
            <w:top w:val="none" w:sz="0" w:space="0" w:color="auto"/>
            <w:left w:val="none" w:sz="0" w:space="0" w:color="auto"/>
            <w:bottom w:val="none" w:sz="0" w:space="0" w:color="auto"/>
            <w:right w:val="none" w:sz="0" w:space="0" w:color="auto"/>
          </w:divBdr>
        </w:div>
        <w:div w:id="566377522">
          <w:marLeft w:val="1166"/>
          <w:marRight w:val="0"/>
          <w:marTop w:val="106"/>
          <w:marBottom w:val="0"/>
          <w:divBdr>
            <w:top w:val="none" w:sz="0" w:space="0" w:color="auto"/>
            <w:left w:val="none" w:sz="0" w:space="0" w:color="auto"/>
            <w:bottom w:val="none" w:sz="0" w:space="0" w:color="auto"/>
            <w:right w:val="none" w:sz="0" w:space="0" w:color="auto"/>
          </w:divBdr>
        </w:div>
        <w:div w:id="730814704">
          <w:marLeft w:val="547"/>
          <w:marRight w:val="0"/>
          <w:marTop w:val="120"/>
          <w:marBottom w:val="0"/>
          <w:divBdr>
            <w:top w:val="none" w:sz="0" w:space="0" w:color="auto"/>
            <w:left w:val="none" w:sz="0" w:space="0" w:color="auto"/>
            <w:bottom w:val="none" w:sz="0" w:space="0" w:color="auto"/>
            <w:right w:val="none" w:sz="0" w:space="0" w:color="auto"/>
          </w:divBdr>
        </w:div>
        <w:div w:id="854922662">
          <w:marLeft w:val="1166"/>
          <w:marRight w:val="0"/>
          <w:marTop w:val="106"/>
          <w:marBottom w:val="0"/>
          <w:divBdr>
            <w:top w:val="none" w:sz="0" w:space="0" w:color="auto"/>
            <w:left w:val="none" w:sz="0" w:space="0" w:color="auto"/>
            <w:bottom w:val="none" w:sz="0" w:space="0" w:color="auto"/>
            <w:right w:val="none" w:sz="0" w:space="0" w:color="auto"/>
          </w:divBdr>
        </w:div>
        <w:div w:id="866721752">
          <w:marLeft w:val="547"/>
          <w:marRight w:val="0"/>
          <w:marTop w:val="120"/>
          <w:marBottom w:val="0"/>
          <w:divBdr>
            <w:top w:val="none" w:sz="0" w:space="0" w:color="auto"/>
            <w:left w:val="none" w:sz="0" w:space="0" w:color="auto"/>
            <w:bottom w:val="none" w:sz="0" w:space="0" w:color="auto"/>
            <w:right w:val="none" w:sz="0" w:space="0" w:color="auto"/>
          </w:divBdr>
        </w:div>
        <w:div w:id="873812266">
          <w:marLeft w:val="1166"/>
          <w:marRight w:val="0"/>
          <w:marTop w:val="106"/>
          <w:marBottom w:val="0"/>
          <w:divBdr>
            <w:top w:val="none" w:sz="0" w:space="0" w:color="auto"/>
            <w:left w:val="none" w:sz="0" w:space="0" w:color="auto"/>
            <w:bottom w:val="none" w:sz="0" w:space="0" w:color="auto"/>
            <w:right w:val="none" w:sz="0" w:space="0" w:color="auto"/>
          </w:divBdr>
        </w:div>
        <w:div w:id="991563933">
          <w:marLeft w:val="547"/>
          <w:marRight w:val="0"/>
          <w:marTop w:val="120"/>
          <w:marBottom w:val="0"/>
          <w:divBdr>
            <w:top w:val="none" w:sz="0" w:space="0" w:color="auto"/>
            <w:left w:val="none" w:sz="0" w:space="0" w:color="auto"/>
            <w:bottom w:val="none" w:sz="0" w:space="0" w:color="auto"/>
            <w:right w:val="none" w:sz="0" w:space="0" w:color="auto"/>
          </w:divBdr>
        </w:div>
        <w:div w:id="1547177395">
          <w:marLeft w:val="1166"/>
          <w:marRight w:val="0"/>
          <w:marTop w:val="106"/>
          <w:marBottom w:val="0"/>
          <w:divBdr>
            <w:top w:val="none" w:sz="0" w:space="0" w:color="auto"/>
            <w:left w:val="none" w:sz="0" w:space="0" w:color="auto"/>
            <w:bottom w:val="none" w:sz="0" w:space="0" w:color="auto"/>
            <w:right w:val="none" w:sz="0" w:space="0" w:color="auto"/>
          </w:divBdr>
        </w:div>
        <w:div w:id="1631520409">
          <w:marLeft w:val="1800"/>
          <w:marRight w:val="0"/>
          <w:marTop w:val="91"/>
          <w:marBottom w:val="0"/>
          <w:divBdr>
            <w:top w:val="none" w:sz="0" w:space="0" w:color="auto"/>
            <w:left w:val="none" w:sz="0" w:space="0" w:color="auto"/>
            <w:bottom w:val="none" w:sz="0" w:space="0" w:color="auto"/>
            <w:right w:val="none" w:sz="0" w:space="0" w:color="auto"/>
          </w:divBdr>
        </w:div>
        <w:div w:id="1728336584">
          <w:marLeft w:val="1800"/>
          <w:marRight w:val="0"/>
          <w:marTop w:val="91"/>
          <w:marBottom w:val="0"/>
          <w:divBdr>
            <w:top w:val="none" w:sz="0" w:space="0" w:color="auto"/>
            <w:left w:val="none" w:sz="0" w:space="0" w:color="auto"/>
            <w:bottom w:val="none" w:sz="0" w:space="0" w:color="auto"/>
            <w:right w:val="none" w:sz="0" w:space="0" w:color="auto"/>
          </w:divBdr>
        </w:div>
        <w:div w:id="2055813589">
          <w:marLeft w:val="1166"/>
          <w:marRight w:val="0"/>
          <w:marTop w:val="106"/>
          <w:marBottom w:val="0"/>
          <w:divBdr>
            <w:top w:val="none" w:sz="0" w:space="0" w:color="auto"/>
            <w:left w:val="none" w:sz="0" w:space="0" w:color="auto"/>
            <w:bottom w:val="none" w:sz="0" w:space="0" w:color="auto"/>
            <w:right w:val="none" w:sz="0" w:space="0" w:color="auto"/>
          </w:divBdr>
        </w:div>
      </w:divsChild>
    </w:div>
    <w:div w:id="1510102580">
      <w:bodyDiv w:val="1"/>
      <w:marLeft w:val="0"/>
      <w:marRight w:val="0"/>
      <w:marTop w:val="0"/>
      <w:marBottom w:val="0"/>
      <w:divBdr>
        <w:top w:val="none" w:sz="0" w:space="0" w:color="auto"/>
        <w:left w:val="none" w:sz="0" w:space="0" w:color="auto"/>
        <w:bottom w:val="none" w:sz="0" w:space="0" w:color="auto"/>
        <w:right w:val="none" w:sz="0" w:space="0" w:color="auto"/>
      </w:divBdr>
    </w:div>
    <w:div w:id="1510103736">
      <w:bodyDiv w:val="1"/>
      <w:marLeft w:val="0"/>
      <w:marRight w:val="0"/>
      <w:marTop w:val="0"/>
      <w:marBottom w:val="0"/>
      <w:divBdr>
        <w:top w:val="none" w:sz="0" w:space="0" w:color="auto"/>
        <w:left w:val="none" w:sz="0" w:space="0" w:color="auto"/>
        <w:bottom w:val="none" w:sz="0" w:space="0" w:color="auto"/>
        <w:right w:val="none" w:sz="0" w:space="0" w:color="auto"/>
      </w:divBdr>
      <w:divsChild>
        <w:div w:id="158429876">
          <w:marLeft w:val="1166"/>
          <w:marRight w:val="0"/>
          <w:marTop w:val="96"/>
          <w:marBottom w:val="0"/>
          <w:divBdr>
            <w:top w:val="none" w:sz="0" w:space="0" w:color="auto"/>
            <w:left w:val="none" w:sz="0" w:space="0" w:color="auto"/>
            <w:bottom w:val="none" w:sz="0" w:space="0" w:color="auto"/>
            <w:right w:val="none" w:sz="0" w:space="0" w:color="auto"/>
          </w:divBdr>
        </w:div>
        <w:div w:id="434642675">
          <w:marLeft w:val="1800"/>
          <w:marRight w:val="0"/>
          <w:marTop w:val="77"/>
          <w:marBottom w:val="0"/>
          <w:divBdr>
            <w:top w:val="none" w:sz="0" w:space="0" w:color="auto"/>
            <w:left w:val="none" w:sz="0" w:space="0" w:color="auto"/>
            <w:bottom w:val="none" w:sz="0" w:space="0" w:color="auto"/>
            <w:right w:val="none" w:sz="0" w:space="0" w:color="auto"/>
          </w:divBdr>
        </w:div>
        <w:div w:id="1063454863">
          <w:marLeft w:val="1166"/>
          <w:marRight w:val="0"/>
          <w:marTop w:val="96"/>
          <w:marBottom w:val="0"/>
          <w:divBdr>
            <w:top w:val="none" w:sz="0" w:space="0" w:color="auto"/>
            <w:left w:val="none" w:sz="0" w:space="0" w:color="auto"/>
            <w:bottom w:val="none" w:sz="0" w:space="0" w:color="auto"/>
            <w:right w:val="none" w:sz="0" w:space="0" w:color="auto"/>
          </w:divBdr>
        </w:div>
        <w:div w:id="1108816875">
          <w:marLeft w:val="1166"/>
          <w:marRight w:val="0"/>
          <w:marTop w:val="96"/>
          <w:marBottom w:val="0"/>
          <w:divBdr>
            <w:top w:val="none" w:sz="0" w:space="0" w:color="auto"/>
            <w:left w:val="none" w:sz="0" w:space="0" w:color="auto"/>
            <w:bottom w:val="none" w:sz="0" w:space="0" w:color="auto"/>
            <w:right w:val="none" w:sz="0" w:space="0" w:color="auto"/>
          </w:divBdr>
        </w:div>
        <w:div w:id="1269124158">
          <w:marLeft w:val="1166"/>
          <w:marRight w:val="0"/>
          <w:marTop w:val="96"/>
          <w:marBottom w:val="0"/>
          <w:divBdr>
            <w:top w:val="none" w:sz="0" w:space="0" w:color="auto"/>
            <w:left w:val="none" w:sz="0" w:space="0" w:color="auto"/>
            <w:bottom w:val="none" w:sz="0" w:space="0" w:color="auto"/>
            <w:right w:val="none" w:sz="0" w:space="0" w:color="auto"/>
          </w:divBdr>
        </w:div>
        <w:div w:id="1355302160">
          <w:marLeft w:val="547"/>
          <w:marRight w:val="0"/>
          <w:marTop w:val="115"/>
          <w:marBottom w:val="0"/>
          <w:divBdr>
            <w:top w:val="none" w:sz="0" w:space="0" w:color="auto"/>
            <w:left w:val="none" w:sz="0" w:space="0" w:color="auto"/>
            <w:bottom w:val="none" w:sz="0" w:space="0" w:color="auto"/>
            <w:right w:val="none" w:sz="0" w:space="0" w:color="auto"/>
          </w:divBdr>
        </w:div>
        <w:div w:id="1416975106">
          <w:marLeft w:val="547"/>
          <w:marRight w:val="0"/>
          <w:marTop w:val="115"/>
          <w:marBottom w:val="0"/>
          <w:divBdr>
            <w:top w:val="none" w:sz="0" w:space="0" w:color="auto"/>
            <w:left w:val="none" w:sz="0" w:space="0" w:color="auto"/>
            <w:bottom w:val="none" w:sz="0" w:space="0" w:color="auto"/>
            <w:right w:val="none" w:sz="0" w:space="0" w:color="auto"/>
          </w:divBdr>
        </w:div>
        <w:div w:id="1811903812">
          <w:marLeft w:val="1166"/>
          <w:marRight w:val="0"/>
          <w:marTop w:val="96"/>
          <w:marBottom w:val="0"/>
          <w:divBdr>
            <w:top w:val="none" w:sz="0" w:space="0" w:color="auto"/>
            <w:left w:val="none" w:sz="0" w:space="0" w:color="auto"/>
            <w:bottom w:val="none" w:sz="0" w:space="0" w:color="auto"/>
            <w:right w:val="none" w:sz="0" w:space="0" w:color="auto"/>
          </w:divBdr>
        </w:div>
        <w:div w:id="1866140664">
          <w:marLeft w:val="1800"/>
          <w:marRight w:val="0"/>
          <w:marTop w:val="77"/>
          <w:marBottom w:val="0"/>
          <w:divBdr>
            <w:top w:val="none" w:sz="0" w:space="0" w:color="auto"/>
            <w:left w:val="none" w:sz="0" w:space="0" w:color="auto"/>
            <w:bottom w:val="none" w:sz="0" w:space="0" w:color="auto"/>
            <w:right w:val="none" w:sz="0" w:space="0" w:color="auto"/>
          </w:divBdr>
        </w:div>
        <w:div w:id="1867596650">
          <w:marLeft w:val="1166"/>
          <w:marRight w:val="0"/>
          <w:marTop w:val="96"/>
          <w:marBottom w:val="0"/>
          <w:divBdr>
            <w:top w:val="none" w:sz="0" w:space="0" w:color="auto"/>
            <w:left w:val="none" w:sz="0" w:space="0" w:color="auto"/>
            <w:bottom w:val="none" w:sz="0" w:space="0" w:color="auto"/>
            <w:right w:val="none" w:sz="0" w:space="0" w:color="auto"/>
          </w:divBdr>
        </w:div>
        <w:div w:id="2114670056">
          <w:marLeft w:val="547"/>
          <w:marRight w:val="0"/>
          <w:marTop w:val="115"/>
          <w:marBottom w:val="0"/>
          <w:divBdr>
            <w:top w:val="none" w:sz="0" w:space="0" w:color="auto"/>
            <w:left w:val="none" w:sz="0" w:space="0" w:color="auto"/>
            <w:bottom w:val="none" w:sz="0" w:space="0" w:color="auto"/>
            <w:right w:val="none" w:sz="0" w:space="0" w:color="auto"/>
          </w:divBdr>
        </w:div>
      </w:divsChild>
    </w:div>
    <w:div w:id="1510755216">
      <w:bodyDiv w:val="1"/>
      <w:marLeft w:val="0"/>
      <w:marRight w:val="0"/>
      <w:marTop w:val="0"/>
      <w:marBottom w:val="0"/>
      <w:divBdr>
        <w:top w:val="none" w:sz="0" w:space="0" w:color="auto"/>
        <w:left w:val="none" w:sz="0" w:space="0" w:color="auto"/>
        <w:bottom w:val="none" w:sz="0" w:space="0" w:color="auto"/>
        <w:right w:val="none" w:sz="0" w:space="0" w:color="auto"/>
      </w:divBdr>
    </w:div>
    <w:div w:id="1510830009">
      <w:bodyDiv w:val="1"/>
      <w:marLeft w:val="0"/>
      <w:marRight w:val="0"/>
      <w:marTop w:val="0"/>
      <w:marBottom w:val="0"/>
      <w:divBdr>
        <w:top w:val="none" w:sz="0" w:space="0" w:color="auto"/>
        <w:left w:val="none" w:sz="0" w:space="0" w:color="auto"/>
        <w:bottom w:val="none" w:sz="0" w:space="0" w:color="auto"/>
        <w:right w:val="none" w:sz="0" w:space="0" w:color="auto"/>
      </w:divBdr>
    </w:div>
    <w:div w:id="1511485504">
      <w:bodyDiv w:val="1"/>
      <w:marLeft w:val="0"/>
      <w:marRight w:val="0"/>
      <w:marTop w:val="0"/>
      <w:marBottom w:val="0"/>
      <w:divBdr>
        <w:top w:val="none" w:sz="0" w:space="0" w:color="auto"/>
        <w:left w:val="none" w:sz="0" w:space="0" w:color="auto"/>
        <w:bottom w:val="none" w:sz="0" w:space="0" w:color="auto"/>
        <w:right w:val="none" w:sz="0" w:space="0" w:color="auto"/>
      </w:divBdr>
      <w:divsChild>
        <w:div w:id="134493267">
          <w:marLeft w:val="1166"/>
          <w:marRight w:val="0"/>
          <w:marTop w:val="86"/>
          <w:marBottom w:val="0"/>
          <w:divBdr>
            <w:top w:val="none" w:sz="0" w:space="0" w:color="auto"/>
            <w:left w:val="none" w:sz="0" w:space="0" w:color="auto"/>
            <w:bottom w:val="none" w:sz="0" w:space="0" w:color="auto"/>
            <w:right w:val="none" w:sz="0" w:space="0" w:color="auto"/>
          </w:divBdr>
        </w:div>
        <w:div w:id="650867581">
          <w:marLeft w:val="1166"/>
          <w:marRight w:val="0"/>
          <w:marTop w:val="86"/>
          <w:marBottom w:val="0"/>
          <w:divBdr>
            <w:top w:val="none" w:sz="0" w:space="0" w:color="auto"/>
            <w:left w:val="none" w:sz="0" w:space="0" w:color="auto"/>
            <w:bottom w:val="none" w:sz="0" w:space="0" w:color="auto"/>
            <w:right w:val="none" w:sz="0" w:space="0" w:color="auto"/>
          </w:divBdr>
        </w:div>
        <w:div w:id="692193141">
          <w:marLeft w:val="1800"/>
          <w:marRight w:val="0"/>
          <w:marTop w:val="86"/>
          <w:marBottom w:val="0"/>
          <w:divBdr>
            <w:top w:val="none" w:sz="0" w:space="0" w:color="auto"/>
            <w:left w:val="none" w:sz="0" w:space="0" w:color="auto"/>
            <w:bottom w:val="none" w:sz="0" w:space="0" w:color="auto"/>
            <w:right w:val="none" w:sz="0" w:space="0" w:color="auto"/>
          </w:divBdr>
        </w:div>
        <w:div w:id="703676365">
          <w:marLeft w:val="1166"/>
          <w:marRight w:val="0"/>
          <w:marTop w:val="86"/>
          <w:marBottom w:val="0"/>
          <w:divBdr>
            <w:top w:val="none" w:sz="0" w:space="0" w:color="auto"/>
            <w:left w:val="none" w:sz="0" w:space="0" w:color="auto"/>
            <w:bottom w:val="none" w:sz="0" w:space="0" w:color="auto"/>
            <w:right w:val="none" w:sz="0" w:space="0" w:color="auto"/>
          </w:divBdr>
        </w:div>
        <w:div w:id="788007324">
          <w:marLeft w:val="1166"/>
          <w:marRight w:val="0"/>
          <w:marTop w:val="86"/>
          <w:marBottom w:val="0"/>
          <w:divBdr>
            <w:top w:val="none" w:sz="0" w:space="0" w:color="auto"/>
            <w:left w:val="none" w:sz="0" w:space="0" w:color="auto"/>
            <w:bottom w:val="none" w:sz="0" w:space="0" w:color="auto"/>
            <w:right w:val="none" w:sz="0" w:space="0" w:color="auto"/>
          </w:divBdr>
        </w:div>
        <w:div w:id="982612869">
          <w:marLeft w:val="1166"/>
          <w:marRight w:val="0"/>
          <w:marTop w:val="86"/>
          <w:marBottom w:val="0"/>
          <w:divBdr>
            <w:top w:val="none" w:sz="0" w:space="0" w:color="auto"/>
            <w:left w:val="none" w:sz="0" w:space="0" w:color="auto"/>
            <w:bottom w:val="none" w:sz="0" w:space="0" w:color="auto"/>
            <w:right w:val="none" w:sz="0" w:space="0" w:color="auto"/>
          </w:divBdr>
        </w:div>
        <w:div w:id="1366248796">
          <w:marLeft w:val="547"/>
          <w:marRight w:val="0"/>
          <w:marTop w:val="86"/>
          <w:marBottom w:val="0"/>
          <w:divBdr>
            <w:top w:val="none" w:sz="0" w:space="0" w:color="auto"/>
            <w:left w:val="none" w:sz="0" w:space="0" w:color="auto"/>
            <w:bottom w:val="none" w:sz="0" w:space="0" w:color="auto"/>
            <w:right w:val="none" w:sz="0" w:space="0" w:color="auto"/>
          </w:divBdr>
        </w:div>
        <w:div w:id="1427117703">
          <w:marLeft w:val="547"/>
          <w:marRight w:val="0"/>
          <w:marTop w:val="86"/>
          <w:marBottom w:val="0"/>
          <w:divBdr>
            <w:top w:val="none" w:sz="0" w:space="0" w:color="auto"/>
            <w:left w:val="none" w:sz="0" w:space="0" w:color="auto"/>
            <w:bottom w:val="none" w:sz="0" w:space="0" w:color="auto"/>
            <w:right w:val="none" w:sz="0" w:space="0" w:color="auto"/>
          </w:divBdr>
        </w:div>
        <w:div w:id="1560238558">
          <w:marLeft w:val="1800"/>
          <w:marRight w:val="0"/>
          <w:marTop w:val="86"/>
          <w:marBottom w:val="0"/>
          <w:divBdr>
            <w:top w:val="none" w:sz="0" w:space="0" w:color="auto"/>
            <w:left w:val="none" w:sz="0" w:space="0" w:color="auto"/>
            <w:bottom w:val="none" w:sz="0" w:space="0" w:color="auto"/>
            <w:right w:val="none" w:sz="0" w:space="0" w:color="auto"/>
          </w:divBdr>
        </w:div>
        <w:div w:id="1640111504">
          <w:marLeft w:val="547"/>
          <w:marRight w:val="0"/>
          <w:marTop w:val="86"/>
          <w:marBottom w:val="0"/>
          <w:divBdr>
            <w:top w:val="none" w:sz="0" w:space="0" w:color="auto"/>
            <w:left w:val="none" w:sz="0" w:space="0" w:color="auto"/>
            <w:bottom w:val="none" w:sz="0" w:space="0" w:color="auto"/>
            <w:right w:val="none" w:sz="0" w:space="0" w:color="auto"/>
          </w:divBdr>
        </w:div>
        <w:div w:id="2034263597">
          <w:marLeft w:val="547"/>
          <w:marRight w:val="0"/>
          <w:marTop w:val="86"/>
          <w:marBottom w:val="0"/>
          <w:divBdr>
            <w:top w:val="none" w:sz="0" w:space="0" w:color="auto"/>
            <w:left w:val="none" w:sz="0" w:space="0" w:color="auto"/>
            <w:bottom w:val="none" w:sz="0" w:space="0" w:color="auto"/>
            <w:right w:val="none" w:sz="0" w:space="0" w:color="auto"/>
          </w:divBdr>
        </w:div>
        <w:div w:id="2072731050">
          <w:marLeft w:val="1166"/>
          <w:marRight w:val="0"/>
          <w:marTop w:val="86"/>
          <w:marBottom w:val="0"/>
          <w:divBdr>
            <w:top w:val="none" w:sz="0" w:space="0" w:color="auto"/>
            <w:left w:val="none" w:sz="0" w:space="0" w:color="auto"/>
            <w:bottom w:val="none" w:sz="0" w:space="0" w:color="auto"/>
            <w:right w:val="none" w:sz="0" w:space="0" w:color="auto"/>
          </w:divBdr>
        </w:div>
        <w:div w:id="2112967742">
          <w:marLeft w:val="547"/>
          <w:marRight w:val="0"/>
          <w:marTop w:val="86"/>
          <w:marBottom w:val="0"/>
          <w:divBdr>
            <w:top w:val="none" w:sz="0" w:space="0" w:color="auto"/>
            <w:left w:val="none" w:sz="0" w:space="0" w:color="auto"/>
            <w:bottom w:val="none" w:sz="0" w:space="0" w:color="auto"/>
            <w:right w:val="none" w:sz="0" w:space="0" w:color="auto"/>
          </w:divBdr>
        </w:div>
      </w:divsChild>
    </w:div>
    <w:div w:id="1512140852">
      <w:bodyDiv w:val="1"/>
      <w:marLeft w:val="0"/>
      <w:marRight w:val="0"/>
      <w:marTop w:val="0"/>
      <w:marBottom w:val="0"/>
      <w:divBdr>
        <w:top w:val="none" w:sz="0" w:space="0" w:color="auto"/>
        <w:left w:val="none" w:sz="0" w:space="0" w:color="auto"/>
        <w:bottom w:val="none" w:sz="0" w:space="0" w:color="auto"/>
        <w:right w:val="none" w:sz="0" w:space="0" w:color="auto"/>
      </w:divBdr>
      <w:divsChild>
        <w:div w:id="211357022">
          <w:marLeft w:val="0"/>
          <w:marRight w:val="0"/>
          <w:marTop w:val="0"/>
          <w:marBottom w:val="0"/>
          <w:divBdr>
            <w:top w:val="none" w:sz="0" w:space="0" w:color="auto"/>
            <w:left w:val="none" w:sz="0" w:space="0" w:color="auto"/>
            <w:bottom w:val="none" w:sz="0" w:space="0" w:color="auto"/>
            <w:right w:val="none" w:sz="0" w:space="0" w:color="auto"/>
          </w:divBdr>
          <w:divsChild>
            <w:div w:id="785344779">
              <w:marLeft w:val="0"/>
              <w:marRight w:val="0"/>
              <w:marTop w:val="0"/>
              <w:marBottom w:val="0"/>
              <w:divBdr>
                <w:top w:val="none" w:sz="0" w:space="0" w:color="auto"/>
                <w:left w:val="none" w:sz="0" w:space="0" w:color="auto"/>
                <w:bottom w:val="none" w:sz="0" w:space="0" w:color="auto"/>
                <w:right w:val="none" w:sz="0" w:space="0" w:color="auto"/>
              </w:divBdr>
            </w:div>
            <w:div w:id="874006153">
              <w:marLeft w:val="0"/>
              <w:marRight w:val="0"/>
              <w:marTop w:val="0"/>
              <w:marBottom w:val="0"/>
              <w:divBdr>
                <w:top w:val="none" w:sz="0" w:space="0" w:color="auto"/>
                <w:left w:val="none" w:sz="0" w:space="0" w:color="auto"/>
                <w:bottom w:val="none" w:sz="0" w:space="0" w:color="auto"/>
                <w:right w:val="none" w:sz="0" w:space="0" w:color="auto"/>
              </w:divBdr>
            </w:div>
            <w:div w:id="921181120">
              <w:marLeft w:val="0"/>
              <w:marRight w:val="0"/>
              <w:marTop w:val="0"/>
              <w:marBottom w:val="0"/>
              <w:divBdr>
                <w:top w:val="none" w:sz="0" w:space="0" w:color="auto"/>
                <w:left w:val="none" w:sz="0" w:space="0" w:color="auto"/>
                <w:bottom w:val="none" w:sz="0" w:space="0" w:color="auto"/>
                <w:right w:val="none" w:sz="0" w:space="0" w:color="auto"/>
              </w:divBdr>
            </w:div>
            <w:div w:id="214454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86093">
      <w:bodyDiv w:val="1"/>
      <w:marLeft w:val="0"/>
      <w:marRight w:val="0"/>
      <w:marTop w:val="0"/>
      <w:marBottom w:val="0"/>
      <w:divBdr>
        <w:top w:val="none" w:sz="0" w:space="0" w:color="auto"/>
        <w:left w:val="none" w:sz="0" w:space="0" w:color="auto"/>
        <w:bottom w:val="none" w:sz="0" w:space="0" w:color="auto"/>
        <w:right w:val="none" w:sz="0" w:space="0" w:color="auto"/>
      </w:divBdr>
    </w:div>
    <w:div w:id="1514028438">
      <w:bodyDiv w:val="1"/>
      <w:marLeft w:val="0"/>
      <w:marRight w:val="0"/>
      <w:marTop w:val="0"/>
      <w:marBottom w:val="0"/>
      <w:divBdr>
        <w:top w:val="none" w:sz="0" w:space="0" w:color="auto"/>
        <w:left w:val="none" w:sz="0" w:space="0" w:color="auto"/>
        <w:bottom w:val="none" w:sz="0" w:space="0" w:color="auto"/>
        <w:right w:val="none" w:sz="0" w:space="0" w:color="auto"/>
      </w:divBdr>
    </w:div>
    <w:div w:id="1514145417">
      <w:bodyDiv w:val="1"/>
      <w:marLeft w:val="0"/>
      <w:marRight w:val="0"/>
      <w:marTop w:val="0"/>
      <w:marBottom w:val="0"/>
      <w:divBdr>
        <w:top w:val="none" w:sz="0" w:space="0" w:color="auto"/>
        <w:left w:val="none" w:sz="0" w:space="0" w:color="auto"/>
        <w:bottom w:val="none" w:sz="0" w:space="0" w:color="auto"/>
        <w:right w:val="none" w:sz="0" w:space="0" w:color="auto"/>
      </w:divBdr>
      <w:divsChild>
        <w:div w:id="257837597">
          <w:marLeft w:val="547"/>
          <w:marRight w:val="0"/>
          <w:marTop w:val="0"/>
          <w:marBottom w:val="0"/>
          <w:divBdr>
            <w:top w:val="none" w:sz="0" w:space="0" w:color="auto"/>
            <w:left w:val="none" w:sz="0" w:space="0" w:color="auto"/>
            <w:bottom w:val="none" w:sz="0" w:space="0" w:color="auto"/>
            <w:right w:val="none" w:sz="0" w:space="0" w:color="auto"/>
          </w:divBdr>
        </w:div>
      </w:divsChild>
    </w:div>
    <w:div w:id="1514765673">
      <w:bodyDiv w:val="1"/>
      <w:marLeft w:val="0"/>
      <w:marRight w:val="0"/>
      <w:marTop w:val="0"/>
      <w:marBottom w:val="0"/>
      <w:divBdr>
        <w:top w:val="none" w:sz="0" w:space="0" w:color="auto"/>
        <w:left w:val="none" w:sz="0" w:space="0" w:color="auto"/>
        <w:bottom w:val="none" w:sz="0" w:space="0" w:color="auto"/>
        <w:right w:val="none" w:sz="0" w:space="0" w:color="auto"/>
      </w:divBdr>
    </w:div>
    <w:div w:id="1514874602">
      <w:bodyDiv w:val="1"/>
      <w:marLeft w:val="0"/>
      <w:marRight w:val="0"/>
      <w:marTop w:val="0"/>
      <w:marBottom w:val="0"/>
      <w:divBdr>
        <w:top w:val="none" w:sz="0" w:space="0" w:color="auto"/>
        <w:left w:val="none" w:sz="0" w:space="0" w:color="auto"/>
        <w:bottom w:val="none" w:sz="0" w:space="0" w:color="auto"/>
        <w:right w:val="none" w:sz="0" w:space="0" w:color="auto"/>
      </w:divBdr>
    </w:div>
    <w:div w:id="1519080983">
      <w:bodyDiv w:val="1"/>
      <w:marLeft w:val="0"/>
      <w:marRight w:val="0"/>
      <w:marTop w:val="0"/>
      <w:marBottom w:val="0"/>
      <w:divBdr>
        <w:top w:val="none" w:sz="0" w:space="0" w:color="auto"/>
        <w:left w:val="none" w:sz="0" w:space="0" w:color="auto"/>
        <w:bottom w:val="none" w:sz="0" w:space="0" w:color="auto"/>
        <w:right w:val="none" w:sz="0" w:space="0" w:color="auto"/>
      </w:divBdr>
      <w:divsChild>
        <w:div w:id="105009225">
          <w:marLeft w:val="1166"/>
          <w:marRight w:val="0"/>
          <w:marTop w:val="86"/>
          <w:marBottom w:val="0"/>
          <w:divBdr>
            <w:top w:val="none" w:sz="0" w:space="0" w:color="auto"/>
            <w:left w:val="none" w:sz="0" w:space="0" w:color="auto"/>
            <w:bottom w:val="none" w:sz="0" w:space="0" w:color="auto"/>
            <w:right w:val="none" w:sz="0" w:space="0" w:color="auto"/>
          </w:divBdr>
        </w:div>
        <w:div w:id="354502707">
          <w:marLeft w:val="547"/>
          <w:marRight w:val="0"/>
          <w:marTop w:val="115"/>
          <w:marBottom w:val="0"/>
          <w:divBdr>
            <w:top w:val="none" w:sz="0" w:space="0" w:color="auto"/>
            <w:left w:val="none" w:sz="0" w:space="0" w:color="auto"/>
            <w:bottom w:val="none" w:sz="0" w:space="0" w:color="auto"/>
            <w:right w:val="none" w:sz="0" w:space="0" w:color="auto"/>
          </w:divBdr>
        </w:div>
        <w:div w:id="363211234">
          <w:marLeft w:val="1166"/>
          <w:marRight w:val="0"/>
          <w:marTop w:val="86"/>
          <w:marBottom w:val="0"/>
          <w:divBdr>
            <w:top w:val="none" w:sz="0" w:space="0" w:color="auto"/>
            <w:left w:val="none" w:sz="0" w:space="0" w:color="auto"/>
            <w:bottom w:val="none" w:sz="0" w:space="0" w:color="auto"/>
            <w:right w:val="none" w:sz="0" w:space="0" w:color="auto"/>
          </w:divBdr>
        </w:div>
        <w:div w:id="654646473">
          <w:marLeft w:val="1166"/>
          <w:marRight w:val="0"/>
          <w:marTop w:val="86"/>
          <w:marBottom w:val="0"/>
          <w:divBdr>
            <w:top w:val="none" w:sz="0" w:space="0" w:color="auto"/>
            <w:left w:val="none" w:sz="0" w:space="0" w:color="auto"/>
            <w:bottom w:val="none" w:sz="0" w:space="0" w:color="auto"/>
            <w:right w:val="none" w:sz="0" w:space="0" w:color="auto"/>
          </w:divBdr>
        </w:div>
        <w:div w:id="792554993">
          <w:marLeft w:val="1166"/>
          <w:marRight w:val="0"/>
          <w:marTop w:val="86"/>
          <w:marBottom w:val="0"/>
          <w:divBdr>
            <w:top w:val="none" w:sz="0" w:space="0" w:color="auto"/>
            <w:left w:val="none" w:sz="0" w:space="0" w:color="auto"/>
            <w:bottom w:val="none" w:sz="0" w:space="0" w:color="auto"/>
            <w:right w:val="none" w:sz="0" w:space="0" w:color="auto"/>
          </w:divBdr>
        </w:div>
      </w:divsChild>
    </w:div>
    <w:div w:id="1519272431">
      <w:bodyDiv w:val="1"/>
      <w:marLeft w:val="0"/>
      <w:marRight w:val="0"/>
      <w:marTop w:val="0"/>
      <w:marBottom w:val="0"/>
      <w:divBdr>
        <w:top w:val="none" w:sz="0" w:space="0" w:color="auto"/>
        <w:left w:val="none" w:sz="0" w:space="0" w:color="auto"/>
        <w:bottom w:val="none" w:sz="0" w:space="0" w:color="auto"/>
        <w:right w:val="none" w:sz="0" w:space="0" w:color="auto"/>
      </w:divBdr>
    </w:div>
    <w:div w:id="1519850199">
      <w:bodyDiv w:val="1"/>
      <w:marLeft w:val="0"/>
      <w:marRight w:val="0"/>
      <w:marTop w:val="0"/>
      <w:marBottom w:val="0"/>
      <w:divBdr>
        <w:top w:val="none" w:sz="0" w:space="0" w:color="auto"/>
        <w:left w:val="none" w:sz="0" w:space="0" w:color="auto"/>
        <w:bottom w:val="none" w:sz="0" w:space="0" w:color="auto"/>
        <w:right w:val="none" w:sz="0" w:space="0" w:color="auto"/>
      </w:divBdr>
    </w:div>
    <w:div w:id="1520197671">
      <w:bodyDiv w:val="1"/>
      <w:marLeft w:val="0"/>
      <w:marRight w:val="0"/>
      <w:marTop w:val="0"/>
      <w:marBottom w:val="0"/>
      <w:divBdr>
        <w:top w:val="none" w:sz="0" w:space="0" w:color="auto"/>
        <w:left w:val="none" w:sz="0" w:space="0" w:color="auto"/>
        <w:bottom w:val="none" w:sz="0" w:space="0" w:color="auto"/>
        <w:right w:val="none" w:sz="0" w:space="0" w:color="auto"/>
      </w:divBdr>
      <w:divsChild>
        <w:div w:id="189490485">
          <w:marLeft w:val="1267"/>
          <w:marRight w:val="0"/>
          <w:marTop w:val="67"/>
          <w:marBottom w:val="0"/>
          <w:divBdr>
            <w:top w:val="none" w:sz="0" w:space="0" w:color="auto"/>
            <w:left w:val="none" w:sz="0" w:space="0" w:color="auto"/>
            <w:bottom w:val="none" w:sz="0" w:space="0" w:color="auto"/>
            <w:right w:val="none" w:sz="0" w:space="0" w:color="auto"/>
          </w:divBdr>
        </w:div>
        <w:div w:id="191000309">
          <w:marLeft w:val="418"/>
          <w:marRight w:val="0"/>
          <w:marTop w:val="86"/>
          <w:marBottom w:val="0"/>
          <w:divBdr>
            <w:top w:val="none" w:sz="0" w:space="0" w:color="auto"/>
            <w:left w:val="none" w:sz="0" w:space="0" w:color="auto"/>
            <w:bottom w:val="none" w:sz="0" w:space="0" w:color="auto"/>
            <w:right w:val="none" w:sz="0" w:space="0" w:color="auto"/>
          </w:divBdr>
        </w:div>
        <w:div w:id="370425355">
          <w:marLeft w:val="979"/>
          <w:marRight w:val="0"/>
          <w:marTop w:val="77"/>
          <w:marBottom w:val="0"/>
          <w:divBdr>
            <w:top w:val="none" w:sz="0" w:space="0" w:color="auto"/>
            <w:left w:val="none" w:sz="0" w:space="0" w:color="auto"/>
            <w:bottom w:val="none" w:sz="0" w:space="0" w:color="auto"/>
            <w:right w:val="none" w:sz="0" w:space="0" w:color="auto"/>
          </w:divBdr>
        </w:div>
        <w:div w:id="442500861">
          <w:marLeft w:val="979"/>
          <w:marRight w:val="0"/>
          <w:marTop w:val="77"/>
          <w:marBottom w:val="0"/>
          <w:divBdr>
            <w:top w:val="none" w:sz="0" w:space="0" w:color="auto"/>
            <w:left w:val="none" w:sz="0" w:space="0" w:color="auto"/>
            <w:bottom w:val="none" w:sz="0" w:space="0" w:color="auto"/>
            <w:right w:val="none" w:sz="0" w:space="0" w:color="auto"/>
          </w:divBdr>
        </w:div>
        <w:div w:id="643044685">
          <w:marLeft w:val="979"/>
          <w:marRight w:val="0"/>
          <w:marTop w:val="77"/>
          <w:marBottom w:val="0"/>
          <w:divBdr>
            <w:top w:val="none" w:sz="0" w:space="0" w:color="auto"/>
            <w:left w:val="none" w:sz="0" w:space="0" w:color="auto"/>
            <w:bottom w:val="none" w:sz="0" w:space="0" w:color="auto"/>
            <w:right w:val="none" w:sz="0" w:space="0" w:color="auto"/>
          </w:divBdr>
        </w:div>
        <w:div w:id="751313856">
          <w:marLeft w:val="979"/>
          <w:marRight w:val="0"/>
          <w:marTop w:val="77"/>
          <w:marBottom w:val="0"/>
          <w:divBdr>
            <w:top w:val="none" w:sz="0" w:space="0" w:color="auto"/>
            <w:left w:val="none" w:sz="0" w:space="0" w:color="auto"/>
            <w:bottom w:val="none" w:sz="0" w:space="0" w:color="auto"/>
            <w:right w:val="none" w:sz="0" w:space="0" w:color="auto"/>
          </w:divBdr>
        </w:div>
        <w:div w:id="768622033">
          <w:marLeft w:val="1267"/>
          <w:marRight w:val="0"/>
          <w:marTop w:val="67"/>
          <w:marBottom w:val="0"/>
          <w:divBdr>
            <w:top w:val="none" w:sz="0" w:space="0" w:color="auto"/>
            <w:left w:val="none" w:sz="0" w:space="0" w:color="auto"/>
            <w:bottom w:val="none" w:sz="0" w:space="0" w:color="auto"/>
            <w:right w:val="none" w:sz="0" w:space="0" w:color="auto"/>
          </w:divBdr>
        </w:div>
        <w:div w:id="946472101">
          <w:marLeft w:val="706"/>
          <w:marRight w:val="0"/>
          <w:marTop w:val="86"/>
          <w:marBottom w:val="0"/>
          <w:divBdr>
            <w:top w:val="none" w:sz="0" w:space="0" w:color="auto"/>
            <w:left w:val="none" w:sz="0" w:space="0" w:color="auto"/>
            <w:bottom w:val="none" w:sz="0" w:space="0" w:color="auto"/>
            <w:right w:val="none" w:sz="0" w:space="0" w:color="auto"/>
          </w:divBdr>
        </w:div>
        <w:div w:id="1169562995">
          <w:marLeft w:val="706"/>
          <w:marRight w:val="0"/>
          <w:marTop w:val="86"/>
          <w:marBottom w:val="0"/>
          <w:divBdr>
            <w:top w:val="none" w:sz="0" w:space="0" w:color="auto"/>
            <w:left w:val="none" w:sz="0" w:space="0" w:color="auto"/>
            <w:bottom w:val="none" w:sz="0" w:space="0" w:color="auto"/>
            <w:right w:val="none" w:sz="0" w:space="0" w:color="auto"/>
          </w:divBdr>
        </w:div>
        <w:div w:id="1348600925">
          <w:marLeft w:val="979"/>
          <w:marRight w:val="0"/>
          <w:marTop w:val="77"/>
          <w:marBottom w:val="0"/>
          <w:divBdr>
            <w:top w:val="none" w:sz="0" w:space="0" w:color="auto"/>
            <w:left w:val="none" w:sz="0" w:space="0" w:color="auto"/>
            <w:bottom w:val="none" w:sz="0" w:space="0" w:color="auto"/>
            <w:right w:val="none" w:sz="0" w:space="0" w:color="auto"/>
          </w:divBdr>
        </w:div>
        <w:div w:id="1420567153">
          <w:marLeft w:val="979"/>
          <w:marRight w:val="0"/>
          <w:marTop w:val="77"/>
          <w:marBottom w:val="0"/>
          <w:divBdr>
            <w:top w:val="none" w:sz="0" w:space="0" w:color="auto"/>
            <w:left w:val="none" w:sz="0" w:space="0" w:color="auto"/>
            <w:bottom w:val="none" w:sz="0" w:space="0" w:color="auto"/>
            <w:right w:val="none" w:sz="0" w:space="0" w:color="auto"/>
          </w:divBdr>
        </w:div>
        <w:div w:id="1770857820">
          <w:marLeft w:val="979"/>
          <w:marRight w:val="0"/>
          <w:marTop w:val="77"/>
          <w:marBottom w:val="0"/>
          <w:divBdr>
            <w:top w:val="none" w:sz="0" w:space="0" w:color="auto"/>
            <w:left w:val="none" w:sz="0" w:space="0" w:color="auto"/>
            <w:bottom w:val="none" w:sz="0" w:space="0" w:color="auto"/>
            <w:right w:val="none" w:sz="0" w:space="0" w:color="auto"/>
          </w:divBdr>
        </w:div>
      </w:divsChild>
    </w:div>
    <w:div w:id="1520198440">
      <w:bodyDiv w:val="1"/>
      <w:marLeft w:val="0"/>
      <w:marRight w:val="0"/>
      <w:marTop w:val="0"/>
      <w:marBottom w:val="0"/>
      <w:divBdr>
        <w:top w:val="none" w:sz="0" w:space="0" w:color="auto"/>
        <w:left w:val="none" w:sz="0" w:space="0" w:color="auto"/>
        <w:bottom w:val="none" w:sz="0" w:space="0" w:color="auto"/>
        <w:right w:val="none" w:sz="0" w:space="0" w:color="auto"/>
      </w:divBdr>
    </w:div>
    <w:div w:id="1520508976">
      <w:bodyDiv w:val="1"/>
      <w:marLeft w:val="0"/>
      <w:marRight w:val="0"/>
      <w:marTop w:val="0"/>
      <w:marBottom w:val="0"/>
      <w:divBdr>
        <w:top w:val="none" w:sz="0" w:space="0" w:color="auto"/>
        <w:left w:val="none" w:sz="0" w:space="0" w:color="auto"/>
        <w:bottom w:val="none" w:sz="0" w:space="0" w:color="auto"/>
        <w:right w:val="none" w:sz="0" w:space="0" w:color="auto"/>
      </w:divBdr>
      <w:divsChild>
        <w:div w:id="1186793785">
          <w:marLeft w:val="0"/>
          <w:marRight w:val="0"/>
          <w:marTop w:val="0"/>
          <w:marBottom w:val="0"/>
          <w:divBdr>
            <w:top w:val="none" w:sz="0" w:space="0" w:color="auto"/>
            <w:left w:val="none" w:sz="0" w:space="0" w:color="auto"/>
            <w:bottom w:val="none" w:sz="0" w:space="0" w:color="auto"/>
            <w:right w:val="none" w:sz="0" w:space="0" w:color="auto"/>
          </w:divBdr>
        </w:div>
      </w:divsChild>
    </w:div>
    <w:div w:id="1520923556">
      <w:bodyDiv w:val="1"/>
      <w:marLeft w:val="0"/>
      <w:marRight w:val="0"/>
      <w:marTop w:val="0"/>
      <w:marBottom w:val="0"/>
      <w:divBdr>
        <w:top w:val="none" w:sz="0" w:space="0" w:color="auto"/>
        <w:left w:val="none" w:sz="0" w:space="0" w:color="auto"/>
        <w:bottom w:val="none" w:sz="0" w:space="0" w:color="auto"/>
        <w:right w:val="none" w:sz="0" w:space="0" w:color="auto"/>
      </w:divBdr>
    </w:div>
    <w:div w:id="1521966702">
      <w:bodyDiv w:val="1"/>
      <w:marLeft w:val="0"/>
      <w:marRight w:val="0"/>
      <w:marTop w:val="0"/>
      <w:marBottom w:val="0"/>
      <w:divBdr>
        <w:top w:val="none" w:sz="0" w:space="0" w:color="auto"/>
        <w:left w:val="none" w:sz="0" w:space="0" w:color="auto"/>
        <w:bottom w:val="none" w:sz="0" w:space="0" w:color="auto"/>
        <w:right w:val="none" w:sz="0" w:space="0" w:color="auto"/>
      </w:divBdr>
    </w:div>
    <w:div w:id="1523326031">
      <w:bodyDiv w:val="1"/>
      <w:marLeft w:val="0"/>
      <w:marRight w:val="0"/>
      <w:marTop w:val="0"/>
      <w:marBottom w:val="0"/>
      <w:divBdr>
        <w:top w:val="none" w:sz="0" w:space="0" w:color="auto"/>
        <w:left w:val="none" w:sz="0" w:space="0" w:color="auto"/>
        <w:bottom w:val="none" w:sz="0" w:space="0" w:color="auto"/>
        <w:right w:val="none" w:sz="0" w:space="0" w:color="auto"/>
      </w:divBdr>
      <w:divsChild>
        <w:div w:id="949554900">
          <w:marLeft w:val="1166"/>
          <w:marRight w:val="0"/>
          <w:marTop w:val="115"/>
          <w:marBottom w:val="0"/>
          <w:divBdr>
            <w:top w:val="none" w:sz="0" w:space="0" w:color="auto"/>
            <w:left w:val="none" w:sz="0" w:space="0" w:color="auto"/>
            <w:bottom w:val="none" w:sz="0" w:space="0" w:color="auto"/>
            <w:right w:val="none" w:sz="0" w:space="0" w:color="auto"/>
          </w:divBdr>
        </w:div>
        <w:div w:id="1087926554">
          <w:marLeft w:val="1886"/>
          <w:marRight w:val="0"/>
          <w:marTop w:val="106"/>
          <w:marBottom w:val="0"/>
          <w:divBdr>
            <w:top w:val="none" w:sz="0" w:space="0" w:color="auto"/>
            <w:left w:val="none" w:sz="0" w:space="0" w:color="auto"/>
            <w:bottom w:val="none" w:sz="0" w:space="0" w:color="auto"/>
            <w:right w:val="none" w:sz="0" w:space="0" w:color="auto"/>
          </w:divBdr>
        </w:div>
        <w:div w:id="1107888014">
          <w:marLeft w:val="547"/>
          <w:marRight w:val="0"/>
          <w:marTop w:val="115"/>
          <w:marBottom w:val="0"/>
          <w:divBdr>
            <w:top w:val="none" w:sz="0" w:space="0" w:color="auto"/>
            <w:left w:val="none" w:sz="0" w:space="0" w:color="auto"/>
            <w:bottom w:val="none" w:sz="0" w:space="0" w:color="auto"/>
            <w:right w:val="none" w:sz="0" w:space="0" w:color="auto"/>
          </w:divBdr>
        </w:div>
        <w:div w:id="1128427172">
          <w:marLeft w:val="1886"/>
          <w:marRight w:val="0"/>
          <w:marTop w:val="106"/>
          <w:marBottom w:val="0"/>
          <w:divBdr>
            <w:top w:val="none" w:sz="0" w:space="0" w:color="auto"/>
            <w:left w:val="none" w:sz="0" w:space="0" w:color="auto"/>
            <w:bottom w:val="none" w:sz="0" w:space="0" w:color="auto"/>
            <w:right w:val="none" w:sz="0" w:space="0" w:color="auto"/>
          </w:divBdr>
        </w:div>
        <w:div w:id="1478719634">
          <w:marLeft w:val="1166"/>
          <w:marRight w:val="0"/>
          <w:marTop w:val="115"/>
          <w:marBottom w:val="0"/>
          <w:divBdr>
            <w:top w:val="none" w:sz="0" w:space="0" w:color="auto"/>
            <w:left w:val="none" w:sz="0" w:space="0" w:color="auto"/>
            <w:bottom w:val="none" w:sz="0" w:space="0" w:color="auto"/>
            <w:right w:val="none" w:sz="0" w:space="0" w:color="auto"/>
          </w:divBdr>
        </w:div>
        <w:div w:id="1925868947">
          <w:marLeft w:val="1886"/>
          <w:marRight w:val="0"/>
          <w:marTop w:val="106"/>
          <w:marBottom w:val="0"/>
          <w:divBdr>
            <w:top w:val="none" w:sz="0" w:space="0" w:color="auto"/>
            <w:left w:val="none" w:sz="0" w:space="0" w:color="auto"/>
            <w:bottom w:val="none" w:sz="0" w:space="0" w:color="auto"/>
            <w:right w:val="none" w:sz="0" w:space="0" w:color="auto"/>
          </w:divBdr>
        </w:div>
        <w:div w:id="1974557304">
          <w:marLeft w:val="1166"/>
          <w:marRight w:val="0"/>
          <w:marTop w:val="115"/>
          <w:marBottom w:val="0"/>
          <w:divBdr>
            <w:top w:val="none" w:sz="0" w:space="0" w:color="auto"/>
            <w:left w:val="none" w:sz="0" w:space="0" w:color="auto"/>
            <w:bottom w:val="none" w:sz="0" w:space="0" w:color="auto"/>
            <w:right w:val="none" w:sz="0" w:space="0" w:color="auto"/>
          </w:divBdr>
        </w:div>
      </w:divsChild>
    </w:div>
    <w:div w:id="1524131616">
      <w:bodyDiv w:val="1"/>
      <w:marLeft w:val="0"/>
      <w:marRight w:val="0"/>
      <w:marTop w:val="0"/>
      <w:marBottom w:val="0"/>
      <w:divBdr>
        <w:top w:val="none" w:sz="0" w:space="0" w:color="auto"/>
        <w:left w:val="none" w:sz="0" w:space="0" w:color="auto"/>
        <w:bottom w:val="none" w:sz="0" w:space="0" w:color="auto"/>
        <w:right w:val="none" w:sz="0" w:space="0" w:color="auto"/>
      </w:divBdr>
      <w:divsChild>
        <w:div w:id="1411392507">
          <w:marLeft w:val="547"/>
          <w:marRight w:val="0"/>
          <w:marTop w:val="154"/>
          <w:marBottom w:val="0"/>
          <w:divBdr>
            <w:top w:val="none" w:sz="0" w:space="0" w:color="auto"/>
            <w:left w:val="none" w:sz="0" w:space="0" w:color="auto"/>
            <w:bottom w:val="none" w:sz="0" w:space="0" w:color="auto"/>
            <w:right w:val="none" w:sz="0" w:space="0" w:color="auto"/>
          </w:divBdr>
        </w:div>
      </w:divsChild>
    </w:div>
    <w:div w:id="1524247341">
      <w:bodyDiv w:val="1"/>
      <w:marLeft w:val="0"/>
      <w:marRight w:val="0"/>
      <w:marTop w:val="0"/>
      <w:marBottom w:val="0"/>
      <w:divBdr>
        <w:top w:val="none" w:sz="0" w:space="0" w:color="auto"/>
        <w:left w:val="none" w:sz="0" w:space="0" w:color="auto"/>
        <w:bottom w:val="none" w:sz="0" w:space="0" w:color="auto"/>
        <w:right w:val="none" w:sz="0" w:space="0" w:color="auto"/>
      </w:divBdr>
    </w:div>
    <w:div w:id="1525485654">
      <w:bodyDiv w:val="1"/>
      <w:marLeft w:val="0"/>
      <w:marRight w:val="0"/>
      <w:marTop w:val="0"/>
      <w:marBottom w:val="0"/>
      <w:divBdr>
        <w:top w:val="none" w:sz="0" w:space="0" w:color="auto"/>
        <w:left w:val="none" w:sz="0" w:space="0" w:color="auto"/>
        <w:bottom w:val="none" w:sz="0" w:space="0" w:color="auto"/>
        <w:right w:val="none" w:sz="0" w:space="0" w:color="auto"/>
      </w:divBdr>
      <w:divsChild>
        <w:div w:id="280305535">
          <w:marLeft w:val="1166"/>
          <w:marRight w:val="0"/>
          <w:marTop w:val="96"/>
          <w:marBottom w:val="0"/>
          <w:divBdr>
            <w:top w:val="none" w:sz="0" w:space="0" w:color="auto"/>
            <w:left w:val="none" w:sz="0" w:space="0" w:color="auto"/>
            <w:bottom w:val="none" w:sz="0" w:space="0" w:color="auto"/>
            <w:right w:val="none" w:sz="0" w:space="0" w:color="auto"/>
          </w:divBdr>
        </w:div>
        <w:div w:id="369106956">
          <w:marLeft w:val="1166"/>
          <w:marRight w:val="0"/>
          <w:marTop w:val="96"/>
          <w:marBottom w:val="0"/>
          <w:divBdr>
            <w:top w:val="none" w:sz="0" w:space="0" w:color="auto"/>
            <w:left w:val="none" w:sz="0" w:space="0" w:color="auto"/>
            <w:bottom w:val="none" w:sz="0" w:space="0" w:color="auto"/>
            <w:right w:val="none" w:sz="0" w:space="0" w:color="auto"/>
          </w:divBdr>
        </w:div>
        <w:div w:id="967710885">
          <w:marLeft w:val="547"/>
          <w:marRight w:val="0"/>
          <w:marTop w:val="115"/>
          <w:marBottom w:val="0"/>
          <w:divBdr>
            <w:top w:val="none" w:sz="0" w:space="0" w:color="auto"/>
            <w:left w:val="none" w:sz="0" w:space="0" w:color="auto"/>
            <w:bottom w:val="none" w:sz="0" w:space="0" w:color="auto"/>
            <w:right w:val="none" w:sz="0" w:space="0" w:color="auto"/>
          </w:divBdr>
        </w:div>
        <w:div w:id="1643071143">
          <w:marLeft w:val="1166"/>
          <w:marRight w:val="0"/>
          <w:marTop w:val="96"/>
          <w:marBottom w:val="0"/>
          <w:divBdr>
            <w:top w:val="none" w:sz="0" w:space="0" w:color="auto"/>
            <w:left w:val="none" w:sz="0" w:space="0" w:color="auto"/>
            <w:bottom w:val="none" w:sz="0" w:space="0" w:color="auto"/>
            <w:right w:val="none" w:sz="0" w:space="0" w:color="auto"/>
          </w:divBdr>
        </w:div>
        <w:div w:id="2124306247">
          <w:marLeft w:val="547"/>
          <w:marRight w:val="0"/>
          <w:marTop w:val="115"/>
          <w:marBottom w:val="0"/>
          <w:divBdr>
            <w:top w:val="none" w:sz="0" w:space="0" w:color="auto"/>
            <w:left w:val="none" w:sz="0" w:space="0" w:color="auto"/>
            <w:bottom w:val="none" w:sz="0" w:space="0" w:color="auto"/>
            <w:right w:val="none" w:sz="0" w:space="0" w:color="auto"/>
          </w:divBdr>
        </w:div>
      </w:divsChild>
    </w:div>
    <w:div w:id="1526282665">
      <w:bodyDiv w:val="1"/>
      <w:marLeft w:val="0"/>
      <w:marRight w:val="0"/>
      <w:marTop w:val="0"/>
      <w:marBottom w:val="0"/>
      <w:divBdr>
        <w:top w:val="none" w:sz="0" w:space="0" w:color="auto"/>
        <w:left w:val="none" w:sz="0" w:space="0" w:color="auto"/>
        <w:bottom w:val="none" w:sz="0" w:space="0" w:color="auto"/>
        <w:right w:val="none" w:sz="0" w:space="0" w:color="auto"/>
      </w:divBdr>
      <w:divsChild>
        <w:div w:id="966738714">
          <w:marLeft w:val="0"/>
          <w:marRight w:val="0"/>
          <w:marTop w:val="0"/>
          <w:marBottom w:val="0"/>
          <w:divBdr>
            <w:top w:val="none" w:sz="0" w:space="0" w:color="auto"/>
            <w:left w:val="none" w:sz="0" w:space="0" w:color="auto"/>
            <w:bottom w:val="none" w:sz="0" w:space="0" w:color="auto"/>
            <w:right w:val="none" w:sz="0" w:space="0" w:color="auto"/>
          </w:divBdr>
          <w:divsChild>
            <w:div w:id="1092121473">
              <w:marLeft w:val="0"/>
              <w:marRight w:val="0"/>
              <w:marTop w:val="0"/>
              <w:marBottom w:val="0"/>
              <w:divBdr>
                <w:top w:val="none" w:sz="0" w:space="0" w:color="auto"/>
                <w:left w:val="none" w:sz="0" w:space="0" w:color="auto"/>
                <w:bottom w:val="none" w:sz="0" w:space="0" w:color="auto"/>
                <w:right w:val="none" w:sz="0" w:space="0" w:color="auto"/>
              </w:divBdr>
            </w:div>
            <w:div w:id="1207570406">
              <w:marLeft w:val="0"/>
              <w:marRight w:val="0"/>
              <w:marTop w:val="0"/>
              <w:marBottom w:val="0"/>
              <w:divBdr>
                <w:top w:val="none" w:sz="0" w:space="0" w:color="auto"/>
                <w:left w:val="none" w:sz="0" w:space="0" w:color="auto"/>
                <w:bottom w:val="none" w:sz="0" w:space="0" w:color="auto"/>
                <w:right w:val="none" w:sz="0" w:space="0" w:color="auto"/>
              </w:divBdr>
            </w:div>
            <w:div w:id="206066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79179">
      <w:bodyDiv w:val="1"/>
      <w:marLeft w:val="0"/>
      <w:marRight w:val="0"/>
      <w:marTop w:val="0"/>
      <w:marBottom w:val="0"/>
      <w:divBdr>
        <w:top w:val="none" w:sz="0" w:space="0" w:color="auto"/>
        <w:left w:val="none" w:sz="0" w:space="0" w:color="auto"/>
        <w:bottom w:val="none" w:sz="0" w:space="0" w:color="auto"/>
        <w:right w:val="none" w:sz="0" w:space="0" w:color="auto"/>
      </w:divBdr>
    </w:div>
    <w:div w:id="1526939650">
      <w:bodyDiv w:val="1"/>
      <w:marLeft w:val="0"/>
      <w:marRight w:val="0"/>
      <w:marTop w:val="0"/>
      <w:marBottom w:val="0"/>
      <w:divBdr>
        <w:top w:val="none" w:sz="0" w:space="0" w:color="auto"/>
        <w:left w:val="none" w:sz="0" w:space="0" w:color="auto"/>
        <w:bottom w:val="none" w:sz="0" w:space="0" w:color="auto"/>
        <w:right w:val="none" w:sz="0" w:space="0" w:color="auto"/>
      </w:divBdr>
    </w:div>
    <w:div w:id="1527207501">
      <w:bodyDiv w:val="1"/>
      <w:marLeft w:val="0"/>
      <w:marRight w:val="0"/>
      <w:marTop w:val="0"/>
      <w:marBottom w:val="0"/>
      <w:divBdr>
        <w:top w:val="none" w:sz="0" w:space="0" w:color="auto"/>
        <w:left w:val="none" w:sz="0" w:space="0" w:color="auto"/>
        <w:bottom w:val="none" w:sz="0" w:space="0" w:color="auto"/>
        <w:right w:val="none" w:sz="0" w:space="0" w:color="auto"/>
      </w:divBdr>
    </w:div>
    <w:div w:id="1528985707">
      <w:bodyDiv w:val="1"/>
      <w:marLeft w:val="0"/>
      <w:marRight w:val="0"/>
      <w:marTop w:val="0"/>
      <w:marBottom w:val="0"/>
      <w:divBdr>
        <w:top w:val="none" w:sz="0" w:space="0" w:color="auto"/>
        <w:left w:val="none" w:sz="0" w:space="0" w:color="auto"/>
        <w:bottom w:val="none" w:sz="0" w:space="0" w:color="auto"/>
        <w:right w:val="none" w:sz="0" w:space="0" w:color="auto"/>
      </w:divBdr>
      <w:divsChild>
        <w:div w:id="101386033">
          <w:marLeft w:val="1800"/>
          <w:marRight w:val="0"/>
          <w:marTop w:val="115"/>
          <w:marBottom w:val="0"/>
          <w:divBdr>
            <w:top w:val="none" w:sz="0" w:space="0" w:color="auto"/>
            <w:left w:val="none" w:sz="0" w:space="0" w:color="auto"/>
            <w:bottom w:val="none" w:sz="0" w:space="0" w:color="auto"/>
            <w:right w:val="none" w:sz="0" w:space="0" w:color="auto"/>
          </w:divBdr>
        </w:div>
        <w:div w:id="108745001">
          <w:marLeft w:val="2520"/>
          <w:marRight w:val="0"/>
          <w:marTop w:val="96"/>
          <w:marBottom w:val="0"/>
          <w:divBdr>
            <w:top w:val="none" w:sz="0" w:space="0" w:color="auto"/>
            <w:left w:val="none" w:sz="0" w:space="0" w:color="auto"/>
            <w:bottom w:val="none" w:sz="0" w:space="0" w:color="auto"/>
            <w:right w:val="none" w:sz="0" w:space="0" w:color="auto"/>
          </w:divBdr>
        </w:div>
        <w:div w:id="170537109">
          <w:marLeft w:val="1800"/>
          <w:marRight w:val="0"/>
          <w:marTop w:val="115"/>
          <w:marBottom w:val="0"/>
          <w:divBdr>
            <w:top w:val="none" w:sz="0" w:space="0" w:color="auto"/>
            <w:left w:val="none" w:sz="0" w:space="0" w:color="auto"/>
            <w:bottom w:val="none" w:sz="0" w:space="0" w:color="auto"/>
            <w:right w:val="none" w:sz="0" w:space="0" w:color="auto"/>
          </w:divBdr>
        </w:div>
        <w:div w:id="1221592693">
          <w:marLeft w:val="547"/>
          <w:marRight w:val="0"/>
          <w:marTop w:val="154"/>
          <w:marBottom w:val="0"/>
          <w:divBdr>
            <w:top w:val="none" w:sz="0" w:space="0" w:color="auto"/>
            <w:left w:val="none" w:sz="0" w:space="0" w:color="auto"/>
            <w:bottom w:val="none" w:sz="0" w:space="0" w:color="auto"/>
            <w:right w:val="none" w:sz="0" w:space="0" w:color="auto"/>
          </w:divBdr>
        </w:div>
        <w:div w:id="1349671177">
          <w:marLeft w:val="547"/>
          <w:marRight w:val="0"/>
          <w:marTop w:val="154"/>
          <w:marBottom w:val="0"/>
          <w:divBdr>
            <w:top w:val="none" w:sz="0" w:space="0" w:color="auto"/>
            <w:left w:val="none" w:sz="0" w:space="0" w:color="auto"/>
            <w:bottom w:val="none" w:sz="0" w:space="0" w:color="auto"/>
            <w:right w:val="none" w:sz="0" w:space="0" w:color="auto"/>
          </w:divBdr>
        </w:div>
      </w:divsChild>
    </w:div>
    <w:div w:id="1529637361">
      <w:bodyDiv w:val="1"/>
      <w:marLeft w:val="0"/>
      <w:marRight w:val="0"/>
      <w:marTop w:val="0"/>
      <w:marBottom w:val="0"/>
      <w:divBdr>
        <w:top w:val="none" w:sz="0" w:space="0" w:color="auto"/>
        <w:left w:val="none" w:sz="0" w:space="0" w:color="auto"/>
        <w:bottom w:val="none" w:sz="0" w:space="0" w:color="auto"/>
        <w:right w:val="none" w:sz="0" w:space="0" w:color="auto"/>
      </w:divBdr>
    </w:div>
    <w:div w:id="1530492006">
      <w:bodyDiv w:val="1"/>
      <w:marLeft w:val="0"/>
      <w:marRight w:val="0"/>
      <w:marTop w:val="0"/>
      <w:marBottom w:val="0"/>
      <w:divBdr>
        <w:top w:val="none" w:sz="0" w:space="0" w:color="auto"/>
        <w:left w:val="none" w:sz="0" w:space="0" w:color="auto"/>
        <w:bottom w:val="none" w:sz="0" w:space="0" w:color="auto"/>
        <w:right w:val="none" w:sz="0" w:space="0" w:color="auto"/>
      </w:divBdr>
    </w:div>
    <w:div w:id="1531334456">
      <w:bodyDiv w:val="1"/>
      <w:marLeft w:val="0"/>
      <w:marRight w:val="0"/>
      <w:marTop w:val="0"/>
      <w:marBottom w:val="0"/>
      <w:divBdr>
        <w:top w:val="none" w:sz="0" w:space="0" w:color="auto"/>
        <w:left w:val="none" w:sz="0" w:space="0" w:color="auto"/>
        <w:bottom w:val="none" w:sz="0" w:space="0" w:color="auto"/>
        <w:right w:val="none" w:sz="0" w:space="0" w:color="auto"/>
      </w:divBdr>
      <w:divsChild>
        <w:div w:id="382801013">
          <w:marLeft w:val="0"/>
          <w:marRight w:val="0"/>
          <w:marTop w:val="0"/>
          <w:marBottom w:val="0"/>
          <w:divBdr>
            <w:top w:val="none" w:sz="0" w:space="0" w:color="auto"/>
            <w:left w:val="none" w:sz="0" w:space="0" w:color="auto"/>
            <w:bottom w:val="none" w:sz="0" w:space="0" w:color="auto"/>
            <w:right w:val="none" w:sz="0" w:space="0" w:color="auto"/>
          </w:divBdr>
          <w:divsChild>
            <w:div w:id="363332031">
              <w:marLeft w:val="0"/>
              <w:marRight w:val="0"/>
              <w:marTop w:val="0"/>
              <w:marBottom w:val="0"/>
              <w:divBdr>
                <w:top w:val="none" w:sz="0" w:space="0" w:color="auto"/>
                <w:left w:val="none" w:sz="0" w:space="0" w:color="auto"/>
                <w:bottom w:val="none" w:sz="0" w:space="0" w:color="auto"/>
                <w:right w:val="none" w:sz="0" w:space="0" w:color="auto"/>
              </w:divBdr>
            </w:div>
            <w:div w:id="89523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576996">
      <w:bodyDiv w:val="1"/>
      <w:marLeft w:val="0"/>
      <w:marRight w:val="0"/>
      <w:marTop w:val="0"/>
      <w:marBottom w:val="0"/>
      <w:divBdr>
        <w:top w:val="none" w:sz="0" w:space="0" w:color="auto"/>
        <w:left w:val="none" w:sz="0" w:space="0" w:color="auto"/>
        <w:bottom w:val="none" w:sz="0" w:space="0" w:color="auto"/>
        <w:right w:val="none" w:sz="0" w:space="0" w:color="auto"/>
      </w:divBdr>
    </w:div>
    <w:div w:id="1531604912">
      <w:bodyDiv w:val="1"/>
      <w:marLeft w:val="0"/>
      <w:marRight w:val="0"/>
      <w:marTop w:val="0"/>
      <w:marBottom w:val="0"/>
      <w:divBdr>
        <w:top w:val="none" w:sz="0" w:space="0" w:color="auto"/>
        <w:left w:val="none" w:sz="0" w:space="0" w:color="auto"/>
        <w:bottom w:val="none" w:sz="0" w:space="0" w:color="auto"/>
        <w:right w:val="none" w:sz="0" w:space="0" w:color="auto"/>
      </w:divBdr>
    </w:div>
    <w:div w:id="1531869564">
      <w:bodyDiv w:val="1"/>
      <w:marLeft w:val="0"/>
      <w:marRight w:val="0"/>
      <w:marTop w:val="0"/>
      <w:marBottom w:val="0"/>
      <w:divBdr>
        <w:top w:val="none" w:sz="0" w:space="0" w:color="auto"/>
        <w:left w:val="none" w:sz="0" w:space="0" w:color="auto"/>
        <w:bottom w:val="none" w:sz="0" w:space="0" w:color="auto"/>
        <w:right w:val="none" w:sz="0" w:space="0" w:color="auto"/>
      </w:divBdr>
    </w:div>
    <w:div w:id="1532110243">
      <w:bodyDiv w:val="1"/>
      <w:marLeft w:val="0"/>
      <w:marRight w:val="0"/>
      <w:marTop w:val="0"/>
      <w:marBottom w:val="0"/>
      <w:divBdr>
        <w:top w:val="none" w:sz="0" w:space="0" w:color="auto"/>
        <w:left w:val="none" w:sz="0" w:space="0" w:color="auto"/>
        <w:bottom w:val="none" w:sz="0" w:space="0" w:color="auto"/>
        <w:right w:val="none" w:sz="0" w:space="0" w:color="auto"/>
      </w:divBdr>
    </w:div>
    <w:div w:id="1533105941">
      <w:bodyDiv w:val="1"/>
      <w:marLeft w:val="0"/>
      <w:marRight w:val="0"/>
      <w:marTop w:val="0"/>
      <w:marBottom w:val="0"/>
      <w:divBdr>
        <w:top w:val="none" w:sz="0" w:space="0" w:color="auto"/>
        <w:left w:val="none" w:sz="0" w:space="0" w:color="auto"/>
        <w:bottom w:val="none" w:sz="0" w:space="0" w:color="auto"/>
        <w:right w:val="none" w:sz="0" w:space="0" w:color="auto"/>
      </w:divBdr>
      <w:divsChild>
        <w:div w:id="255098277">
          <w:marLeft w:val="1166"/>
          <w:marRight w:val="0"/>
          <w:marTop w:val="96"/>
          <w:marBottom w:val="0"/>
          <w:divBdr>
            <w:top w:val="none" w:sz="0" w:space="0" w:color="auto"/>
            <w:left w:val="none" w:sz="0" w:space="0" w:color="auto"/>
            <w:bottom w:val="none" w:sz="0" w:space="0" w:color="auto"/>
            <w:right w:val="none" w:sz="0" w:space="0" w:color="auto"/>
          </w:divBdr>
        </w:div>
        <w:div w:id="501237208">
          <w:marLeft w:val="547"/>
          <w:marRight w:val="0"/>
          <w:marTop w:val="115"/>
          <w:marBottom w:val="0"/>
          <w:divBdr>
            <w:top w:val="none" w:sz="0" w:space="0" w:color="auto"/>
            <w:left w:val="none" w:sz="0" w:space="0" w:color="auto"/>
            <w:bottom w:val="none" w:sz="0" w:space="0" w:color="auto"/>
            <w:right w:val="none" w:sz="0" w:space="0" w:color="auto"/>
          </w:divBdr>
        </w:div>
        <w:div w:id="509415668">
          <w:marLeft w:val="1166"/>
          <w:marRight w:val="0"/>
          <w:marTop w:val="96"/>
          <w:marBottom w:val="0"/>
          <w:divBdr>
            <w:top w:val="none" w:sz="0" w:space="0" w:color="auto"/>
            <w:left w:val="none" w:sz="0" w:space="0" w:color="auto"/>
            <w:bottom w:val="none" w:sz="0" w:space="0" w:color="auto"/>
            <w:right w:val="none" w:sz="0" w:space="0" w:color="auto"/>
          </w:divBdr>
        </w:div>
        <w:div w:id="843516042">
          <w:marLeft w:val="1166"/>
          <w:marRight w:val="0"/>
          <w:marTop w:val="96"/>
          <w:marBottom w:val="0"/>
          <w:divBdr>
            <w:top w:val="none" w:sz="0" w:space="0" w:color="auto"/>
            <w:left w:val="none" w:sz="0" w:space="0" w:color="auto"/>
            <w:bottom w:val="none" w:sz="0" w:space="0" w:color="auto"/>
            <w:right w:val="none" w:sz="0" w:space="0" w:color="auto"/>
          </w:divBdr>
        </w:div>
        <w:div w:id="1644843641">
          <w:marLeft w:val="1166"/>
          <w:marRight w:val="0"/>
          <w:marTop w:val="96"/>
          <w:marBottom w:val="0"/>
          <w:divBdr>
            <w:top w:val="none" w:sz="0" w:space="0" w:color="auto"/>
            <w:left w:val="none" w:sz="0" w:space="0" w:color="auto"/>
            <w:bottom w:val="none" w:sz="0" w:space="0" w:color="auto"/>
            <w:right w:val="none" w:sz="0" w:space="0" w:color="auto"/>
          </w:divBdr>
        </w:div>
        <w:div w:id="1844661593">
          <w:marLeft w:val="547"/>
          <w:marRight w:val="0"/>
          <w:marTop w:val="115"/>
          <w:marBottom w:val="0"/>
          <w:divBdr>
            <w:top w:val="none" w:sz="0" w:space="0" w:color="auto"/>
            <w:left w:val="none" w:sz="0" w:space="0" w:color="auto"/>
            <w:bottom w:val="none" w:sz="0" w:space="0" w:color="auto"/>
            <w:right w:val="none" w:sz="0" w:space="0" w:color="auto"/>
          </w:divBdr>
        </w:div>
      </w:divsChild>
    </w:div>
    <w:div w:id="1533299078">
      <w:bodyDiv w:val="1"/>
      <w:marLeft w:val="0"/>
      <w:marRight w:val="0"/>
      <w:marTop w:val="0"/>
      <w:marBottom w:val="0"/>
      <w:divBdr>
        <w:top w:val="none" w:sz="0" w:space="0" w:color="auto"/>
        <w:left w:val="none" w:sz="0" w:space="0" w:color="auto"/>
        <w:bottom w:val="none" w:sz="0" w:space="0" w:color="auto"/>
        <w:right w:val="none" w:sz="0" w:space="0" w:color="auto"/>
      </w:divBdr>
    </w:div>
    <w:div w:id="1533834590">
      <w:bodyDiv w:val="1"/>
      <w:marLeft w:val="0"/>
      <w:marRight w:val="0"/>
      <w:marTop w:val="0"/>
      <w:marBottom w:val="0"/>
      <w:divBdr>
        <w:top w:val="none" w:sz="0" w:space="0" w:color="auto"/>
        <w:left w:val="none" w:sz="0" w:space="0" w:color="auto"/>
        <w:bottom w:val="none" w:sz="0" w:space="0" w:color="auto"/>
        <w:right w:val="none" w:sz="0" w:space="0" w:color="auto"/>
      </w:divBdr>
    </w:div>
    <w:div w:id="1534922447">
      <w:bodyDiv w:val="1"/>
      <w:marLeft w:val="0"/>
      <w:marRight w:val="0"/>
      <w:marTop w:val="0"/>
      <w:marBottom w:val="0"/>
      <w:divBdr>
        <w:top w:val="none" w:sz="0" w:space="0" w:color="auto"/>
        <w:left w:val="none" w:sz="0" w:space="0" w:color="auto"/>
        <w:bottom w:val="none" w:sz="0" w:space="0" w:color="auto"/>
        <w:right w:val="none" w:sz="0" w:space="0" w:color="auto"/>
      </w:divBdr>
    </w:div>
    <w:div w:id="1535459292">
      <w:bodyDiv w:val="1"/>
      <w:marLeft w:val="0"/>
      <w:marRight w:val="0"/>
      <w:marTop w:val="0"/>
      <w:marBottom w:val="0"/>
      <w:divBdr>
        <w:top w:val="none" w:sz="0" w:space="0" w:color="auto"/>
        <w:left w:val="none" w:sz="0" w:space="0" w:color="auto"/>
        <w:bottom w:val="none" w:sz="0" w:space="0" w:color="auto"/>
        <w:right w:val="none" w:sz="0" w:space="0" w:color="auto"/>
      </w:divBdr>
      <w:divsChild>
        <w:div w:id="1771661538">
          <w:marLeft w:val="0"/>
          <w:marRight w:val="0"/>
          <w:marTop w:val="0"/>
          <w:marBottom w:val="0"/>
          <w:divBdr>
            <w:top w:val="none" w:sz="0" w:space="0" w:color="auto"/>
            <w:left w:val="none" w:sz="0" w:space="0" w:color="auto"/>
            <w:bottom w:val="none" w:sz="0" w:space="0" w:color="auto"/>
            <w:right w:val="none" w:sz="0" w:space="0" w:color="auto"/>
          </w:divBdr>
          <w:divsChild>
            <w:div w:id="272054075">
              <w:marLeft w:val="0"/>
              <w:marRight w:val="0"/>
              <w:marTop w:val="0"/>
              <w:marBottom w:val="0"/>
              <w:divBdr>
                <w:top w:val="none" w:sz="0" w:space="0" w:color="auto"/>
                <w:left w:val="none" w:sz="0" w:space="0" w:color="auto"/>
                <w:bottom w:val="none" w:sz="0" w:space="0" w:color="auto"/>
                <w:right w:val="none" w:sz="0" w:space="0" w:color="auto"/>
              </w:divBdr>
            </w:div>
            <w:div w:id="1073432621">
              <w:marLeft w:val="0"/>
              <w:marRight w:val="0"/>
              <w:marTop w:val="0"/>
              <w:marBottom w:val="0"/>
              <w:divBdr>
                <w:top w:val="none" w:sz="0" w:space="0" w:color="auto"/>
                <w:left w:val="none" w:sz="0" w:space="0" w:color="auto"/>
                <w:bottom w:val="none" w:sz="0" w:space="0" w:color="auto"/>
                <w:right w:val="none" w:sz="0" w:space="0" w:color="auto"/>
              </w:divBdr>
            </w:div>
            <w:div w:id="1516849729">
              <w:marLeft w:val="0"/>
              <w:marRight w:val="0"/>
              <w:marTop w:val="0"/>
              <w:marBottom w:val="0"/>
              <w:divBdr>
                <w:top w:val="none" w:sz="0" w:space="0" w:color="auto"/>
                <w:left w:val="none" w:sz="0" w:space="0" w:color="auto"/>
                <w:bottom w:val="none" w:sz="0" w:space="0" w:color="auto"/>
                <w:right w:val="none" w:sz="0" w:space="0" w:color="auto"/>
              </w:divBdr>
            </w:div>
            <w:div w:id="1714846471">
              <w:marLeft w:val="0"/>
              <w:marRight w:val="0"/>
              <w:marTop w:val="0"/>
              <w:marBottom w:val="0"/>
              <w:divBdr>
                <w:top w:val="none" w:sz="0" w:space="0" w:color="auto"/>
                <w:left w:val="none" w:sz="0" w:space="0" w:color="auto"/>
                <w:bottom w:val="none" w:sz="0" w:space="0" w:color="auto"/>
                <w:right w:val="none" w:sz="0" w:space="0" w:color="auto"/>
              </w:divBdr>
            </w:div>
            <w:div w:id="197389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2783">
      <w:bodyDiv w:val="1"/>
      <w:marLeft w:val="0"/>
      <w:marRight w:val="0"/>
      <w:marTop w:val="0"/>
      <w:marBottom w:val="0"/>
      <w:divBdr>
        <w:top w:val="none" w:sz="0" w:space="0" w:color="auto"/>
        <w:left w:val="none" w:sz="0" w:space="0" w:color="auto"/>
        <w:bottom w:val="none" w:sz="0" w:space="0" w:color="auto"/>
        <w:right w:val="none" w:sz="0" w:space="0" w:color="auto"/>
      </w:divBdr>
    </w:div>
    <w:div w:id="1537809101">
      <w:bodyDiv w:val="1"/>
      <w:marLeft w:val="0"/>
      <w:marRight w:val="0"/>
      <w:marTop w:val="0"/>
      <w:marBottom w:val="0"/>
      <w:divBdr>
        <w:top w:val="none" w:sz="0" w:space="0" w:color="auto"/>
        <w:left w:val="none" w:sz="0" w:space="0" w:color="auto"/>
        <w:bottom w:val="none" w:sz="0" w:space="0" w:color="auto"/>
        <w:right w:val="none" w:sz="0" w:space="0" w:color="auto"/>
      </w:divBdr>
    </w:div>
    <w:div w:id="1538932310">
      <w:bodyDiv w:val="1"/>
      <w:marLeft w:val="0"/>
      <w:marRight w:val="0"/>
      <w:marTop w:val="0"/>
      <w:marBottom w:val="0"/>
      <w:divBdr>
        <w:top w:val="none" w:sz="0" w:space="0" w:color="auto"/>
        <w:left w:val="none" w:sz="0" w:space="0" w:color="auto"/>
        <w:bottom w:val="none" w:sz="0" w:space="0" w:color="auto"/>
        <w:right w:val="none" w:sz="0" w:space="0" w:color="auto"/>
      </w:divBdr>
      <w:divsChild>
        <w:div w:id="1700621409">
          <w:marLeft w:val="0"/>
          <w:marRight w:val="0"/>
          <w:marTop w:val="0"/>
          <w:marBottom w:val="0"/>
          <w:divBdr>
            <w:top w:val="none" w:sz="0" w:space="0" w:color="auto"/>
            <w:left w:val="none" w:sz="0" w:space="0" w:color="auto"/>
            <w:bottom w:val="none" w:sz="0" w:space="0" w:color="auto"/>
            <w:right w:val="none" w:sz="0" w:space="0" w:color="auto"/>
          </w:divBdr>
        </w:div>
      </w:divsChild>
    </w:div>
    <w:div w:id="1540045718">
      <w:bodyDiv w:val="1"/>
      <w:marLeft w:val="0"/>
      <w:marRight w:val="0"/>
      <w:marTop w:val="0"/>
      <w:marBottom w:val="0"/>
      <w:divBdr>
        <w:top w:val="none" w:sz="0" w:space="0" w:color="auto"/>
        <w:left w:val="none" w:sz="0" w:space="0" w:color="auto"/>
        <w:bottom w:val="none" w:sz="0" w:space="0" w:color="auto"/>
        <w:right w:val="none" w:sz="0" w:space="0" w:color="auto"/>
      </w:divBdr>
    </w:div>
    <w:div w:id="1541551818">
      <w:bodyDiv w:val="1"/>
      <w:marLeft w:val="0"/>
      <w:marRight w:val="0"/>
      <w:marTop w:val="0"/>
      <w:marBottom w:val="0"/>
      <w:divBdr>
        <w:top w:val="none" w:sz="0" w:space="0" w:color="auto"/>
        <w:left w:val="none" w:sz="0" w:space="0" w:color="auto"/>
        <w:bottom w:val="none" w:sz="0" w:space="0" w:color="auto"/>
        <w:right w:val="none" w:sz="0" w:space="0" w:color="auto"/>
      </w:divBdr>
    </w:div>
    <w:div w:id="1541743696">
      <w:bodyDiv w:val="1"/>
      <w:marLeft w:val="0"/>
      <w:marRight w:val="0"/>
      <w:marTop w:val="0"/>
      <w:marBottom w:val="0"/>
      <w:divBdr>
        <w:top w:val="none" w:sz="0" w:space="0" w:color="auto"/>
        <w:left w:val="none" w:sz="0" w:space="0" w:color="auto"/>
        <w:bottom w:val="none" w:sz="0" w:space="0" w:color="auto"/>
        <w:right w:val="none" w:sz="0" w:space="0" w:color="auto"/>
      </w:divBdr>
      <w:divsChild>
        <w:div w:id="145243243">
          <w:marLeft w:val="1080"/>
          <w:marRight w:val="0"/>
          <w:marTop w:val="100"/>
          <w:marBottom w:val="0"/>
          <w:divBdr>
            <w:top w:val="none" w:sz="0" w:space="0" w:color="auto"/>
            <w:left w:val="none" w:sz="0" w:space="0" w:color="auto"/>
            <w:bottom w:val="none" w:sz="0" w:space="0" w:color="auto"/>
            <w:right w:val="none" w:sz="0" w:space="0" w:color="auto"/>
          </w:divBdr>
        </w:div>
        <w:div w:id="2000307178">
          <w:marLeft w:val="360"/>
          <w:marRight w:val="0"/>
          <w:marTop w:val="200"/>
          <w:marBottom w:val="0"/>
          <w:divBdr>
            <w:top w:val="none" w:sz="0" w:space="0" w:color="auto"/>
            <w:left w:val="none" w:sz="0" w:space="0" w:color="auto"/>
            <w:bottom w:val="none" w:sz="0" w:space="0" w:color="auto"/>
            <w:right w:val="none" w:sz="0" w:space="0" w:color="auto"/>
          </w:divBdr>
        </w:div>
      </w:divsChild>
    </w:div>
    <w:div w:id="1542865426">
      <w:bodyDiv w:val="1"/>
      <w:marLeft w:val="0"/>
      <w:marRight w:val="0"/>
      <w:marTop w:val="0"/>
      <w:marBottom w:val="0"/>
      <w:divBdr>
        <w:top w:val="none" w:sz="0" w:space="0" w:color="auto"/>
        <w:left w:val="none" w:sz="0" w:space="0" w:color="auto"/>
        <w:bottom w:val="none" w:sz="0" w:space="0" w:color="auto"/>
        <w:right w:val="none" w:sz="0" w:space="0" w:color="auto"/>
      </w:divBdr>
    </w:div>
    <w:div w:id="1543245511">
      <w:bodyDiv w:val="1"/>
      <w:marLeft w:val="0"/>
      <w:marRight w:val="0"/>
      <w:marTop w:val="0"/>
      <w:marBottom w:val="0"/>
      <w:divBdr>
        <w:top w:val="none" w:sz="0" w:space="0" w:color="auto"/>
        <w:left w:val="none" w:sz="0" w:space="0" w:color="auto"/>
        <w:bottom w:val="none" w:sz="0" w:space="0" w:color="auto"/>
        <w:right w:val="none" w:sz="0" w:space="0" w:color="auto"/>
      </w:divBdr>
    </w:div>
    <w:div w:id="1543785661">
      <w:bodyDiv w:val="1"/>
      <w:marLeft w:val="0"/>
      <w:marRight w:val="0"/>
      <w:marTop w:val="0"/>
      <w:marBottom w:val="0"/>
      <w:divBdr>
        <w:top w:val="none" w:sz="0" w:space="0" w:color="auto"/>
        <w:left w:val="none" w:sz="0" w:space="0" w:color="auto"/>
        <w:bottom w:val="none" w:sz="0" w:space="0" w:color="auto"/>
        <w:right w:val="none" w:sz="0" w:space="0" w:color="auto"/>
      </w:divBdr>
      <w:divsChild>
        <w:div w:id="1235241314">
          <w:marLeft w:val="0"/>
          <w:marRight w:val="0"/>
          <w:marTop w:val="96"/>
          <w:marBottom w:val="0"/>
          <w:divBdr>
            <w:top w:val="none" w:sz="0" w:space="0" w:color="auto"/>
            <w:left w:val="none" w:sz="0" w:space="0" w:color="auto"/>
            <w:bottom w:val="none" w:sz="0" w:space="0" w:color="auto"/>
            <w:right w:val="none" w:sz="0" w:space="0" w:color="auto"/>
          </w:divBdr>
        </w:div>
      </w:divsChild>
    </w:div>
    <w:div w:id="1543902002">
      <w:bodyDiv w:val="1"/>
      <w:marLeft w:val="0"/>
      <w:marRight w:val="0"/>
      <w:marTop w:val="0"/>
      <w:marBottom w:val="0"/>
      <w:divBdr>
        <w:top w:val="none" w:sz="0" w:space="0" w:color="auto"/>
        <w:left w:val="none" w:sz="0" w:space="0" w:color="auto"/>
        <w:bottom w:val="none" w:sz="0" w:space="0" w:color="auto"/>
        <w:right w:val="none" w:sz="0" w:space="0" w:color="auto"/>
      </w:divBdr>
    </w:div>
    <w:div w:id="1544246012">
      <w:bodyDiv w:val="1"/>
      <w:marLeft w:val="0"/>
      <w:marRight w:val="0"/>
      <w:marTop w:val="0"/>
      <w:marBottom w:val="0"/>
      <w:divBdr>
        <w:top w:val="none" w:sz="0" w:space="0" w:color="auto"/>
        <w:left w:val="none" w:sz="0" w:space="0" w:color="auto"/>
        <w:bottom w:val="none" w:sz="0" w:space="0" w:color="auto"/>
        <w:right w:val="none" w:sz="0" w:space="0" w:color="auto"/>
      </w:divBdr>
    </w:div>
    <w:div w:id="1544251038">
      <w:bodyDiv w:val="1"/>
      <w:marLeft w:val="0"/>
      <w:marRight w:val="0"/>
      <w:marTop w:val="0"/>
      <w:marBottom w:val="0"/>
      <w:divBdr>
        <w:top w:val="none" w:sz="0" w:space="0" w:color="auto"/>
        <w:left w:val="none" w:sz="0" w:space="0" w:color="auto"/>
        <w:bottom w:val="none" w:sz="0" w:space="0" w:color="auto"/>
        <w:right w:val="none" w:sz="0" w:space="0" w:color="auto"/>
      </w:divBdr>
    </w:div>
    <w:div w:id="1544294810">
      <w:bodyDiv w:val="1"/>
      <w:marLeft w:val="0"/>
      <w:marRight w:val="0"/>
      <w:marTop w:val="0"/>
      <w:marBottom w:val="0"/>
      <w:divBdr>
        <w:top w:val="none" w:sz="0" w:space="0" w:color="auto"/>
        <w:left w:val="none" w:sz="0" w:space="0" w:color="auto"/>
        <w:bottom w:val="none" w:sz="0" w:space="0" w:color="auto"/>
        <w:right w:val="none" w:sz="0" w:space="0" w:color="auto"/>
      </w:divBdr>
      <w:divsChild>
        <w:div w:id="127548985">
          <w:marLeft w:val="360"/>
          <w:marRight w:val="0"/>
          <w:marTop w:val="200"/>
          <w:marBottom w:val="0"/>
          <w:divBdr>
            <w:top w:val="none" w:sz="0" w:space="0" w:color="auto"/>
            <w:left w:val="none" w:sz="0" w:space="0" w:color="auto"/>
            <w:bottom w:val="none" w:sz="0" w:space="0" w:color="auto"/>
            <w:right w:val="none" w:sz="0" w:space="0" w:color="auto"/>
          </w:divBdr>
        </w:div>
        <w:div w:id="142426936">
          <w:marLeft w:val="2520"/>
          <w:marRight w:val="0"/>
          <w:marTop w:val="100"/>
          <w:marBottom w:val="0"/>
          <w:divBdr>
            <w:top w:val="none" w:sz="0" w:space="0" w:color="auto"/>
            <w:left w:val="none" w:sz="0" w:space="0" w:color="auto"/>
            <w:bottom w:val="none" w:sz="0" w:space="0" w:color="auto"/>
            <w:right w:val="none" w:sz="0" w:space="0" w:color="auto"/>
          </w:divBdr>
        </w:div>
        <w:div w:id="203251654">
          <w:marLeft w:val="1800"/>
          <w:marRight w:val="0"/>
          <w:marTop w:val="100"/>
          <w:marBottom w:val="0"/>
          <w:divBdr>
            <w:top w:val="none" w:sz="0" w:space="0" w:color="auto"/>
            <w:left w:val="none" w:sz="0" w:space="0" w:color="auto"/>
            <w:bottom w:val="none" w:sz="0" w:space="0" w:color="auto"/>
            <w:right w:val="none" w:sz="0" w:space="0" w:color="auto"/>
          </w:divBdr>
        </w:div>
        <w:div w:id="755326238">
          <w:marLeft w:val="1800"/>
          <w:marRight w:val="0"/>
          <w:marTop w:val="100"/>
          <w:marBottom w:val="0"/>
          <w:divBdr>
            <w:top w:val="none" w:sz="0" w:space="0" w:color="auto"/>
            <w:left w:val="none" w:sz="0" w:space="0" w:color="auto"/>
            <w:bottom w:val="none" w:sz="0" w:space="0" w:color="auto"/>
            <w:right w:val="none" w:sz="0" w:space="0" w:color="auto"/>
          </w:divBdr>
        </w:div>
        <w:div w:id="1188326715">
          <w:marLeft w:val="1800"/>
          <w:marRight w:val="0"/>
          <w:marTop w:val="100"/>
          <w:marBottom w:val="0"/>
          <w:divBdr>
            <w:top w:val="none" w:sz="0" w:space="0" w:color="auto"/>
            <w:left w:val="none" w:sz="0" w:space="0" w:color="auto"/>
            <w:bottom w:val="none" w:sz="0" w:space="0" w:color="auto"/>
            <w:right w:val="none" w:sz="0" w:space="0" w:color="auto"/>
          </w:divBdr>
        </w:div>
        <w:div w:id="1388913256">
          <w:marLeft w:val="1080"/>
          <w:marRight w:val="0"/>
          <w:marTop w:val="100"/>
          <w:marBottom w:val="0"/>
          <w:divBdr>
            <w:top w:val="none" w:sz="0" w:space="0" w:color="auto"/>
            <w:left w:val="none" w:sz="0" w:space="0" w:color="auto"/>
            <w:bottom w:val="none" w:sz="0" w:space="0" w:color="auto"/>
            <w:right w:val="none" w:sz="0" w:space="0" w:color="auto"/>
          </w:divBdr>
        </w:div>
        <w:div w:id="1542863414">
          <w:marLeft w:val="1800"/>
          <w:marRight w:val="0"/>
          <w:marTop w:val="100"/>
          <w:marBottom w:val="0"/>
          <w:divBdr>
            <w:top w:val="none" w:sz="0" w:space="0" w:color="auto"/>
            <w:left w:val="none" w:sz="0" w:space="0" w:color="auto"/>
            <w:bottom w:val="none" w:sz="0" w:space="0" w:color="auto"/>
            <w:right w:val="none" w:sz="0" w:space="0" w:color="auto"/>
          </w:divBdr>
        </w:div>
        <w:div w:id="1592929335">
          <w:marLeft w:val="360"/>
          <w:marRight w:val="0"/>
          <w:marTop w:val="200"/>
          <w:marBottom w:val="0"/>
          <w:divBdr>
            <w:top w:val="none" w:sz="0" w:space="0" w:color="auto"/>
            <w:left w:val="none" w:sz="0" w:space="0" w:color="auto"/>
            <w:bottom w:val="none" w:sz="0" w:space="0" w:color="auto"/>
            <w:right w:val="none" w:sz="0" w:space="0" w:color="auto"/>
          </w:divBdr>
        </w:div>
        <w:div w:id="1939288653">
          <w:marLeft w:val="1800"/>
          <w:marRight w:val="0"/>
          <w:marTop w:val="100"/>
          <w:marBottom w:val="0"/>
          <w:divBdr>
            <w:top w:val="none" w:sz="0" w:space="0" w:color="auto"/>
            <w:left w:val="none" w:sz="0" w:space="0" w:color="auto"/>
            <w:bottom w:val="none" w:sz="0" w:space="0" w:color="auto"/>
            <w:right w:val="none" w:sz="0" w:space="0" w:color="auto"/>
          </w:divBdr>
        </w:div>
        <w:div w:id="2098936929">
          <w:marLeft w:val="1080"/>
          <w:marRight w:val="0"/>
          <w:marTop w:val="100"/>
          <w:marBottom w:val="0"/>
          <w:divBdr>
            <w:top w:val="none" w:sz="0" w:space="0" w:color="auto"/>
            <w:left w:val="none" w:sz="0" w:space="0" w:color="auto"/>
            <w:bottom w:val="none" w:sz="0" w:space="0" w:color="auto"/>
            <w:right w:val="none" w:sz="0" w:space="0" w:color="auto"/>
          </w:divBdr>
        </w:div>
      </w:divsChild>
    </w:div>
    <w:div w:id="1545560162">
      <w:bodyDiv w:val="1"/>
      <w:marLeft w:val="0"/>
      <w:marRight w:val="0"/>
      <w:marTop w:val="0"/>
      <w:marBottom w:val="0"/>
      <w:divBdr>
        <w:top w:val="none" w:sz="0" w:space="0" w:color="auto"/>
        <w:left w:val="none" w:sz="0" w:space="0" w:color="auto"/>
        <w:bottom w:val="none" w:sz="0" w:space="0" w:color="auto"/>
        <w:right w:val="none" w:sz="0" w:space="0" w:color="auto"/>
      </w:divBdr>
    </w:div>
    <w:div w:id="1547175689">
      <w:bodyDiv w:val="1"/>
      <w:marLeft w:val="0"/>
      <w:marRight w:val="0"/>
      <w:marTop w:val="0"/>
      <w:marBottom w:val="0"/>
      <w:divBdr>
        <w:top w:val="none" w:sz="0" w:space="0" w:color="auto"/>
        <w:left w:val="none" w:sz="0" w:space="0" w:color="auto"/>
        <w:bottom w:val="none" w:sz="0" w:space="0" w:color="auto"/>
        <w:right w:val="none" w:sz="0" w:space="0" w:color="auto"/>
      </w:divBdr>
      <w:divsChild>
        <w:div w:id="20742135">
          <w:marLeft w:val="1166"/>
          <w:marRight w:val="0"/>
          <w:marTop w:val="134"/>
          <w:marBottom w:val="0"/>
          <w:divBdr>
            <w:top w:val="none" w:sz="0" w:space="0" w:color="auto"/>
            <w:left w:val="none" w:sz="0" w:space="0" w:color="auto"/>
            <w:bottom w:val="none" w:sz="0" w:space="0" w:color="auto"/>
            <w:right w:val="none" w:sz="0" w:space="0" w:color="auto"/>
          </w:divBdr>
        </w:div>
        <w:div w:id="924997364">
          <w:marLeft w:val="547"/>
          <w:marRight w:val="0"/>
          <w:marTop w:val="154"/>
          <w:marBottom w:val="0"/>
          <w:divBdr>
            <w:top w:val="none" w:sz="0" w:space="0" w:color="auto"/>
            <w:left w:val="none" w:sz="0" w:space="0" w:color="auto"/>
            <w:bottom w:val="none" w:sz="0" w:space="0" w:color="auto"/>
            <w:right w:val="none" w:sz="0" w:space="0" w:color="auto"/>
          </w:divBdr>
        </w:div>
      </w:divsChild>
    </w:div>
    <w:div w:id="1547985726">
      <w:bodyDiv w:val="1"/>
      <w:marLeft w:val="0"/>
      <w:marRight w:val="0"/>
      <w:marTop w:val="0"/>
      <w:marBottom w:val="0"/>
      <w:divBdr>
        <w:top w:val="none" w:sz="0" w:space="0" w:color="auto"/>
        <w:left w:val="none" w:sz="0" w:space="0" w:color="auto"/>
        <w:bottom w:val="none" w:sz="0" w:space="0" w:color="auto"/>
        <w:right w:val="none" w:sz="0" w:space="0" w:color="auto"/>
      </w:divBdr>
      <w:divsChild>
        <w:div w:id="659575944">
          <w:marLeft w:val="1166"/>
          <w:marRight w:val="0"/>
          <w:marTop w:val="115"/>
          <w:marBottom w:val="0"/>
          <w:divBdr>
            <w:top w:val="none" w:sz="0" w:space="0" w:color="auto"/>
            <w:left w:val="none" w:sz="0" w:space="0" w:color="auto"/>
            <w:bottom w:val="none" w:sz="0" w:space="0" w:color="auto"/>
            <w:right w:val="none" w:sz="0" w:space="0" w:color="auto"/>
          </w:divBdr>
        </w:div>
        <w:div w:id="1499686478">
          <w:marLeft w:val="1166"/>
          <w:marRight w:val="0"/>
          <w:marTop w:val="115"/>
          <w:marBottom w:val="0"/>
          <w:divBdr>
            <w:top w:val="none" w:sz="0" w:space="0" w:color="auto"/>
            <w:left w:val="none" w:sz="0" w:space="0" w:color="auto"/>
            <w:bottom w:val="none" w:sz="0" w:space="0" w:color="auto"/>
            <w:right w:val="none" w:sz="0" w:space="0" w:color="auto"/>
          </w:divBdr>
        </w:div>
        <w:div w:id="1706056875">
          <w:marLeft w:val="547"/>
          <w:marRight w:val="0"/>
          <w:marTop w:val="134"/>
          <w:marBottom w:val="0"/>
          <w:divBdr>
            <w:top w:val="none" w:sz="0" w:space="0" w:color="auto"/>
            <w:left w:val="none" w:sz="0" w:space="0" w:color="auto"/>
            <w:bottom w:val="none" w:sz="0" w:space="0" w:color="auto"/>
            <w:right w:val="none" w:sz="0" w:space="0" w:color="auto"/>
          </w:divBdr>
        </w:div>
        <w:div w:id="1715689345">
          <w:marLeft w:val="1800"/>
          <w:marRight w:val="0"/>
          <w:marTop w:val="96"/>
          <w:marBottom w:val="0"/>
          <w:divBdr>
            <w:top w:val="none" w:sz="0" w:space="0" w:color="auto"/>
            <w:left w:val="none" w:sz="0" w:space="0" w:color="auto"/>
            <w:bottom w:val="none" w:sz="0" w:space="0" w:color="auto"/>
            <w:right w:val="none" w:sz="0" w:space="0" w:color="auto"/>
          </w:divBdr>
        </w:div>
        <w:div w:id="1759708937">
          <w:marLeft w:val="1800"/>
          <w:marRight w:val="0"/>
          <w:marTop w:val="96"/>
          <w:marBottom w:val="0"/>
          <w:divBdr>
            <w:top w:val="none" w:sz="0" w:space="0" w:color="auto"/>
            <w:left w:val="none" w:sz="0" w:space="0" w:color="auto"/>
            <w:bottom w:val="none" w:sz="0" w:space="0" w:color="auto"/>
            <w:right w:val="none" w:sz="0" w:space="0" w:color="auto"/>
          </w:divBdr>
        </w:div>
      </w:divsChild>
    </w:div>
    <w:div w:id="1548183246">
      <w:bodyDiv w:val="1"/>
      <w:marLeft w:val="0"/>
      <w:marRight w:val="0"/>
      <w:marTop w:val="0"/>
      <w:marBottom w:val="0"/>
      <w:divBdr>
        <w:top w:val="none" w:sz="0" w:space="0" w:color="auto"/>
        <w:left w:val="none" w:sz="0" w:space="0" w:color="auto"/>
        <w:bottom w:val="none" w:sz="0" w:space="0" w:color="auto"/>
        <w:right w:val="none" w:sz="0" w:space="0" w:color="auto"/>
      </w:divBdr>
    </w:div>
    <w:div w:id="1548183718">
      <w:bodyDiv w:val="1"/>
      <w:marLeft w:val="0"/>
      <w:marRight w:val="0"/>
      <w:marTop w:val="0"/>
      <w:marBottom w:val="0"/>
      <w:divBdr>
        <w:top w:val="none" w:sz="0" w:space="0" w:color="auto"/>
        <w:left w:val="none" w:sz="0" w:space="0" w:color="auto"/>
        <w:bottom w:val="none" w:sz="0" w:space="0" w:color="auto"/>
        <w:right w:val="none" w:sz="0" w:space="0" w:color="auto"/>
      </w:divBdr>
      <w:divsChild>
        <w:div w:id="158354886">
          <w:marLeft w:val="547"/>
          <w:marRight w:val="0"/>
          <w:marTop w:val="154"/>
          <w:marBottom w:val="0"/>
          <w:divBdr>
            <w:top w:val="none" w:sz="0" w:space="0" w:color="auto"/>
            <w:left w:val="none" w:sz="0" w:space="0" w:color="auto"/>
            <w:bottom w:val="none" w:sz="0" w:space="0" w:color="auto"/>
            <w:right w:val="none" w:sz="0" w:space="0" w:color="auto"/>
          </w:divBdr>
        </w:div>
        <w:div w:id="589971696">
          <w:marLeft w:val="1800"/>
          <w:marRight w:val="0"/>
          <w:marTop w:val="115"/>
          <w:marBottom w:val="0"/>
          <w:divBdr>
            <w:top w:val="none" w:sz="0" w:space="0" w:color="auto"/>
            <w:left w:val="none" w:sz="0" w:space="0" w:color="auto"/>
            <w:bottom w:val="none" w:sz="0" w:space="0" w:color="auto"/>
            <w:right w:val="none" w:sz="0" w:space="0" w:color="auto"/>
          </w:divBdr>
        </w:div>
        <w:div w:id="1088233988">
          <w:marLeft w:val="1166"/>
          <w:marRight w:val="0"/>
          <w:marTop w:val="134"/>
          <w:marBottom w:val="0"/>
          <w:divBdr>
            <w:top w:val="none" w:sz="0" w:space="0" w:color="auto"/>
            <w:left w:val="none" w:sz="0" w:space="0" w:color="auto"/>
            <w:bottom w:val="none" w:sz="0" w:space="0" w:color="auto"/>
            <w:right w:val="none" w:sz="0" w:space="0" w:color="auto"/>
          </w:divBdr>
        </w:div>
        <w:div w:id="1211844067">
          <w:marLeft w:val="1166"/>
          <w:marRight w:val="0"/>
          <w:marTop w:val="134"/>
          <w:marBottom w:val="0"/>
          <w:divBdr>
            <w:top w:val="none" w:sz="0" w:space="0" w:color="auto"/>
            <w:left w:val="none" w:sz="0" w:space="0" w:color="auto"/>
            <w:bottom w:val="none" w:sz="0" w:space="0" w:color="auto"/>
            <w:right w:val="none" w:sz="0" w:space="0" w:color="auto"/>
          </w:divBdr>
        </w:div>
        <w:div w:id="1749493661">
          <w:marLeft w:val="1800"/>
          <w:marRight w:val="0"/>
          <w:marTop w:val="115"/>
          <w:marBottom w:val="0"/>
          <w:divBdr>
            <w:top w:val="none" w:sz="0" w:space="0" w:color="auto"/>
            <w:left w:val="none" w:sz="0" w:space="0" w:color="auto"/>
            <w:bottom w:val="none" w:sz="0" w:space="0" w:color="auto"/>
            <w:right w:val="none" w:sz="0" w:space="0" w:color="auto"/>
          </w:divBdr>
        </w:div>
        <w:div w:id="2056847956">
          <w:marLeft w:val="547"/>
          <w:marRight w:val="0"/>
          <w:marTop w:val="154"/>
          <w:marBottom w:val="0"/>
          <w:divBdr>
            <w:top w:val="none" w:sz="0" w:space="0" w:color="auto"/>
            <w:left w:val="none" w:sz="0" w:space="0" w:color="auto"/>
            <w:bottom w:val="none" w:sz="0" w:space="0" w:color="auto"/>
            <w:right w:val="none" w:sz="0" w:space="0" w:color="auto"/>
          </w:divBdr>
        </w:div>
      </w:divsChild>
    </w:div>
    <w:div w:id="1548486485">
      <w:bodyDiv w:val="1"/>
      <w:marLeft w:val="0"/>
      <w:marRight w:val="0"/>
      <w:marTop w:val="0"/>
      <w:marBottom w:val="0"/>
      <w:divBdr>
        <w:top w:val="none" w:sz="0" w:space="0" w:color="auto"/>
        <w:left w:val="none" w:sz="0" w:space="0" w:color="auto"/>
        <w:bottom w:val="none" w:sz="0" w:space="0" w:color="auto"/>
        <w:right w:val="none" w:sz="0" w:space="0" w:color="auto"/>
      </w:divBdr>
    </w:div>
    <w:div w:id="1549418030">
      <w:bodyDiv w:val="1"/>
      <w:marLeft w:val="0"/>
      <w:marRight w:val="0"/>
      <w:marTop w:val="0"/>
      <w:marBottom w:val="0"/>
      <w:divBdr>
        <w:top w:val="none" w:sz="0" w:space="0" w:color="auto"/>
        <w:left w:val="none" w:sz="0" w:space="0" w:color="auto"/>
        <w:bottom w:val="none" w:sz="0" w:space="0" w:color="auto"/>
        <w:right w:val="none" w:sz="0" w:space="0" w:color="auto"/>
      </w:divBdr>
      <w:divsChild>
        <w:div w:id="652181456">
          <w:marLeft w:val="547"/>
          <w:marRight w:val="0"/>
          <w:marTop w:val="154"/>
          <w:marBottom w:val="0"/>
          <w:divBdr>
            <w:top w:val="none" w:sz="0" w:space="0" w:color="auto"/>
            <w:left w:val="none" w:sz="0" w:space="0" w:color="auto"/>
            <w:bottom w:val="none" w:sz="0" w:space="0" w:color="auto"/>
            <w:right w:val="none" w:sz="0" w:space="0" w:color="auto"/>
          </w:divBdr>
        </w:div>
        <w:div w:id="1528835015">
          <w:marLeft w:val="1166"/>
          <w:marRight w:val="0"/>
          <w:marTop w:val="134"/>
          <w:marBottom w:val="0"/>
          <w:divBdr>
            <w:top w:val="none" w:sz="0" w:space="0" w:color="auto"/>
            <w:left w:val="none" w:sz="0" w:space="0" w:color="auto"/>
            <w:bottom w:val="none" w:sz="0" w:space="0" w:color="auto"/>
            <w:right w:val="none" w:sz="0" w:space="0" w:color="auto"/>
          </w:divBdr>
        </w:div>
        <w:div w:id="1532260736">
          <w:marLeft w:val="1166"/>
          <w:marRight w:val="0"/>
          <w:marTop w:val="134"/>
          <w:marBottom w:val="0"/>
          <w:divBdr>
            <w:top w:val="none" w:sz="0" w:space="0" w:color="auto"/>
            <w:left w:val="none" w:sz="0" w:space="0" w:color="auto"/>
            <w:bottom w:val="none" w:sz="0" w:space="0" w:color="auto"/>
            <w:right w:val="none" w:sz="0" w:space="0" w:color="auto"/>
          </w:divBdr>
        </w:div>
      </w:divsChild>
    </w:div>
    <w:div w:id="1550073288">
      <w:bodyDiv w:val="1"/>
      <w:marLeft w:val="0"/>
      <w:marRight w:val="0"/>
      <w:marTop w:val="0"/>
      <w:marBottom w:val="0"/>
      <w:divBdr>
        <w:top w:val="none" w:sz="0" w:space="0" w:color="auto"/>
        <w:left w:val="none" w:sz="0" w:space="0" w:color="auto"/>
        <w:bottom w:val="none" w:sz="0" w:space="0" w:color="auto"/>
        <w:right w:val="none" w:sz="0" w:space="0" w:color="auto"/>
      </w:divBdr>
    </w:div>
    <w:div w:id="1551458814">
      <w:bodyDiv w:val="1"/>
      <w:marLeft w:val="0"/>
      <w:marRight w:val="0"/>
      <w:marTop w:val="0"/>
      <w:marBottom w:val="0"/>
      <w:divBdr>
        <w:top w:val="none" w:sz="0" w:space="0" w:color="auto"/>
        <w:left w:val="none" w:sz="0" w:space="0" w:color="auto"/>
        <w:bottom w:val="none" w:sz="0" w:space="0" w:color="auto"/>
        <w:right w:val="none" w:sz="0" w:space="0" w:color="auto"/>
      </w:divBdr>
    </w:div>
    <w:div w:id="1551503631">
      <w:bodyDiv w:val="1"/>
      <w:marLeft w:val="0"/>
      <w:marRight w:val="0"/>
      <w:marTop w:val="0"/>
      <w:marBottom w:val="0"/>
      <w:divBdr>
        <w:top w:val="none" w:sz="0" w:space="0" w:color="auto"/>
        <w:left w:val="none" w:sz="0" w:space="0" w:color="auto"/>
        <w:bottom w:val="none" w:sz="0" w:space="0" w:color="auto"/>
        <w:right w:val="none" w:sz="0" w:space="0" w:color="auto"/>
      </w:divBdr>
    </w:div>
    <w:div w:id="1551571060">
      <w:bodyDiv w:val="1"/>
      <w:marLeft w:val="0"/>
      <w:marRight w:val="0"/>
      <w:marTop w:val="0"/>
      <w:marBottom w:val="0"/>
      <w:divBdr>
        <w:top w:val="none" w:sz="0" w:space="0" w:color="auto"/>
        <w:left w:val="none" w:sz="0" w:space="0" w:color="auto"/>
        <w:bottom w:val="none" w:sz="0" w:space="0" w:color="auto"/>
        <w:right w:val="none" w:sz="0" w:space="0" w:color="auto"/>
      </w:divBdr>
    </w:div>
    <w:div w:id="1551571421">
      <w:bodyDiv w:val="1"/>
      <w:marLeft w:val="0"/>
      <w:marRight w:val="0"/>
      <w:marTop w:val="0"/>
      <w:marBottom w:val="0"/>
      <w:divBdr>
        <w:top w:val="none" w:sz="0" w:space="0" w:color="auto"/>
        <w:left w:val="none" w:sz="0" w:space="0" w:color="auto"/>
        <w:bottom w:val="none" w:sz="0" w:space="0" w:color="auto"/>
        <w:right w:val="none" w:sz="0" w:space="0" w:color="auto"/>
      </w:divBdr>
    </w:div>
    <w:div w:id="1553273775">
      <w:bodyDiv w:val="1"/>
      <w:marLeft w:val="0"/>
      <w:marRight w:val="0"/>
      <w:marTop w:val="0"/>
      <w:marBottom w:val="0"/>
      <w:divBdr>
        <w:top w:val="none" w:sz="0" w:space="0" w:color="auto"/>
        <w:left w:val="none" w:sz="0" w:space="0" w:color="auto"/>
        <w:bottom w:val="none" w:sz="0" w:space="0" w:color="auto"/>
        <w:right w:val="none" w:sz="0" w:space="0" w:color="auto"/>
      </w:divBdr>
    </w:div>
    <w:div w:id="1553351055">
      <w:bodyDiv w:val="1"/>
      <w:marLeft w:val="0"/>
      <w:marRight w:val="0"/>
      <w:marTop w:val="0"/>
      <w:marBottom w:val="0"/>
      <w:divBdr>
        <w:top w:val="none" w:sz="0" w:space="0" w:color="auto"/>
        <w:left w:val="none" w:sz="0" w:space="0" w:color="auto"/>
        <w:bottom w:val="none" w:sz="0" w:space="0" w:color="auto"/>
        <w:right w:val="none" w:sz="0" w:space="0" w:color="auto"/>
      </w:divBdr>
      <w:divsChild>
        <w:div w:id="477501140">
          <w:marLeft w:val="0"/>
          <w:marRight w:val="0"/>
          <w:marTop w:val="0"/>
          <w:marBottom w:val="0"/>
          <w:divBdr>
            <w:top w:val="none" w:sz="0" w:space="0" w:color="auto"/>
            <w:left w:val="none" w:sz="0" w:space="0" w:color="auto"/>
            <w:bottom w:val="none" w:sz="0" w:space="0" w:color="auto"/>
            <w:right w:val="none" w:sz="0" w:space="0" w:color="auto"/>
          </w:divBdr>
          <w:divsChild>
            <w:div w:id="146090542">
              <w:marLeft w:val="0"/>
              <w:marRight w:val="0"/>
              <w:marTop w:val="0"/>
              <w:marBottom w:val="0"/>
              <w:divBdr>
                <w:top w:val="none" w:sz="0" w:space="0" w:color="auto"/>
                <w:left w:val="none" w:sz="0" w:space="0" w:color="auto"/>
                <w:bottom w:val="none" w:sz="0" w:space="0" w:color="auto"/>
                <w:right w:val="none" w:sz="0" w:space="0" w:color="auto"/>
              </w:divBdr>
            </w:div>
            <w:div w:id="1033577614">
              <w:marLeft w:val="0"/>
              <w:marRight w:val="0"/>
              <w:marTop w:val="0"/>
              <w:marBottom w:val="0"/>
              <w:divBdr>
                <w:top w:val="none" w:sz="0" w:space="0" w:color="auto"/>
                <w:left w:val="none" w:sz="0" w:space="0" w:color="auto"/>
                <w:bottom w:val="none" w:sz="0" w:space="0" w:color="auto"/>
                <w:right w:val="none" w:sz="0" w:space="0" w:color="auto"/>
              </w:divBdr>
            </w:div>
            <w:div w:id="1574243255">
              <w:marLeft w:val="0"/>
              <w:marRight w:val="0"/>
              <w:marTop w:val="0"/>
              <w:marBottom w:val="0"/>
              <w:divBdr>
                <w:top w:val="none" w:sz="0" w:space="0" w:color="auto"/>
                <w:left w:val="none" w:sz="0" w:space="0" w:color="auto"/>
                <w:bottom w:val="none" w:sz="0" w:space="0" w:color="auto"/>
                <w:right w:val="none" w:sz="0" w:space="0" w:color="auto"/>
              </w:divBdr>
            </w:div>
            <w:div w:id="1994554998">
              <w:marLeft w:val="0"/>
              <w:marRight w:val="0"/>
              <w:marTop w:val="0"/>
              <w:marBottom w:val="0"/>
              <w:divBdr>
                <w:top w:val="none" w:sz="0" w:space="0" w:color="auto"/>
                <w:left w:val="none" w:sz="0" w:space="0" w:color="auto"/>
                <w:bottom w:val="none" w:sz="0" w:space="0" w:color="auto"/>
                <w:right w:val="none" w:sz="0" w:space="0" w:color="auto"/>
              </w:divBdr>
            </w:div>
            <w:div w:id="20773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92722">
      <w:bodyDiv w:val="1"/>
      <w:marLeft w:val="0"/>
      <w:marRight w:val="0"/>
      <w:marTop w:val="0"/>
      <w:marBottom w:val="0"/>
      <w:divBdr>
        <w:top w:val="none" w:sz="0" w:space="0" w:color="auto"/>
        <w:left w:val="none" w:sz="0" w:space="0" w:color="auto"/>
        <w:bottom w:val="none" w:sz="0" w:space="0" w:color="auto"/>
        <w:right w:val="none" w:sz="0" w:space="0" w:color="auto"/>
      </w:divBdr>
      <w:divsChild>
        <w:div w:id="1540437585">
          <w:marLeft w:val="0"/>
          <w:marRight w:val="0"/>
          <w:marTop w:val="0"/>
          <w:marBottom w:val="0"/>
          <w:divBdr>
            <w:top w:val="none" w:sz="0" w:space="0" w:color="auto"/>
            <w:left w:val="none" w:sz="0" w:space="0" w:color="auto"/>
            <w:bottom w:val="none" w:sz="0" w:space="0" w:color="auto"/>
            <w:right w:val="none" w:sz="0" w:space="0" w:color="auto"/>
          </w:divBdr>
          <w:divsChild>
            <w:div w:id="160319744">
              <w:marLeft w:val="0"/>
              <w:marRight w:val="0"/>
              <w:marTop w:val="0"/>
              <w:marBottom w:val="0"/>
              <w:divBdr>
                <w:top w:val="none" w:sz="0" w:space="0" w:color="auto"/>
                <w:left w:val="none" w:sz="0" w:space="0" w:color="auto"/>
                <w:bottom w:val="none" w:sz="0" w:space="0" w:color="auto"/>
                <w:right w:val="none" w:sz="0" w:space="0" w:color="auto"/>
              </w:divBdr>
            </w:div>
            <w:div w:id="272439169">
              <w:marLeft w:val="0"/>
              <w:marRight w:val="0"/>
              <w:marTop w:val="0"/>
              <w:marBottom w:val="0"/>
              <w:divBdr>
                <w:top w:val="none" w:sz="0" w:space="0" w:color="auto"/>
                <w:left w:val="none" w:sz="0" w:space="0" w:color="auto"/>
                <w:bottom w:val="none" w:sz="0" w:space="0" w:color="auto"/>
                <w:right w:val="none" w:sz="0" w:space="0" w:color="auto"/>
              </w:divBdr>
            </w:div>
            <w:div w:id="430509219">
              <w:marLeft w:val="0"/>
              <w:marRight w:val="0"/>
              <w:marTop w:val="0"/>
              <w:marBottom w:val="0"/>
              <w:divBdr>
                <w:top w:val="none" w:sz="0" w:space="0" w:color="auto"/>
                <w:left w:val="none" w:sz="0" w:space="0" w:color="auto"/>
                <w:bottom w:val="none" w:sz="0" w:space="0" w:color="auto"/>
                <w:right w:val="none" w:sz="0" w:space="0" w:color="auto"/>
              </w:divBdr>
            </w:div>
            <w:div w:id="534537508">
              <w:marLeft w:val="0"/>
              <w:marRight w:val="0"/>
              <w:marTop w:val="0"/>
              <w:marBottom w:val="0"/>
              <w:divBdr>
                <w:top w:val="none" w:sz="0" w:space="0" w:color="auto"/>
                <w:left w:val="none" w:sz="0" w:space="0" w:color="auto"/>
                <w:bottom w:val="none" w:sz="0" w:space="0" w:color="auto"/>
                <w:right w:val="none" w:sz="0" w:space="0" w:color="auto"/>
              </w:divBdr>
            </w:div>
            <w:div w:id="1216895108">
              <w:marLeft w:val="0"/>
              <w:marRight w:val="0"/>
              <w:marTop w:val="0"/>
              <w:marBottom w:val="0"/>
              <w:divBdr>
                <w:top w:val="none" w:sz="0" w:space="0" w:color="auto"/>
                <w:left w:val="none" w:sz="0" w:space="0" w:color="auto"/>
                <w:bottom w:val="none" w:sz="0" w:space="0" w:color="auto"/>
                <w:right w:val="none" w:sz="0" w:space="0" w:color="auto"/>
              </w:divBdr>
            </w:div>
            <w:div w:id="1229145772">
              <w:marLeft w:val="0"/>
              <w:marRight w:val="0"/>
              <w:marTop w:val="0"/>
              <w:marBottom w:val="0"/>
              <w:divBdr>
                <w:top w:val="none" w:sz="0" w:space="0" w:color="auto"/>
                <w:left w:val="none" w:sz="0" w:space="0" w:color="auto"/>
                <w:bottom w:val="none" w:sz="0" w:space="0" w:color="auto"/>
                <w:right w:val="none" w:sz="0" w:space="0" w:color="auto"/>
              </w:divBdr>
            </w:div>
            <w:div w:id="1344865492">
              <w:marLeft w:val="0"/>
              <w:marRight w:val="0"/>
              <w:marTop w:val="0"/>
              <w:marBottom w:val="0"/>
              <w:divBdr>
                <w:top w:val="none" w:sz="0" w:space="0" w:color="auto"/>
                <w:left w:val="none" w:sz="0" w:space="0" w:color="auto"/>
                <w:bottom w:val="none" w:sz="0" w:space="0" w:color="auto"/>
                <w:right w:val="none" w:sz="0" w:space="0" w:color="auto"/>
              </w:divBdr>
            </w:div>
            <w:div w:id="1586692487">
              <w:marLeft w:val="0"/>
              <w:marRight w:val="0"/>
              <w:marTop w:val="0"/>
              <w:marBottom w:val="0"/>
              <w:divBdr>
                <w:top w:val="none" w:sz="0" w:space="0" w:color="auto"/>
                <w:left w:val="none" w:sz="0" w:space="0" w:color="auto"/>
                <w:bottom w:val="none" w:sz="0" w:space="0" w:color="auto"/>
                <w:right w:val="none" w:sz="0" w:space="0" w:color="auto"/>
              </w:divBdr>
            </w:div>
            <w:div w:id="18548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89728">
      <w:bodyDiv w:val="1"/>
      <w:marLeft w:val="0"/>
      <w:marRight w:val="0"/>
      <w:marTop w:val="0"/>
      <w:marBottom w:val="0"/>
      <w:divBdr>
        <w:top w:val="none" w:sz="0" w:space="0" w:color="auto"/>
        <w:left w:val="none" w:sz="0" w:space="0" w:color="auto"/>
        <w:bottom w:val="none" w:sz="0" w:space="0" w:color="auto"/>
        <w:right w:val="none" w:sz="0" w:space="0" w:color="auto"/>
      </w:divBdr>
      <w:divsChild>
        <w:div w:id="572468762">
          <w:marLeft w:val="547"/>
          <w:marRight w:val="0"/>
          <w:marTop w:val="115"/>
          <w:marBottom w:val="0"/>
          <w:divBdr>
            <w:top w:val="none" w:sz="0" w:space="0" w:color="auto"/>
            <w:left w:val="none" w:sz="0" w:space="0" w:color="auto"/>
            <w:bottom w:val="none" w:sz="0" w:space="0" w:color="auto"/>
            <w:right w:val="none" w:sz="0" w:space="0" w:color="auto"/>
          </w:divBdr>
        </w:div>
        <w:div w:id="842204636">
          <w:marLeft w:val="547"/>
          <w:marRight w:val="0"/>
          <w:marTop w:val="115"/>
          <w:marBottom w:val="0"/>
          <w:divBdr>
            <w:top w:val="none" w:sz="0" w:space="0" w:color="auto"/>
            <w:left w:val="none" w:sz="0" w:space="0" w:color="auto"/>
            <w:bottom w:val="none" w:sz="0" w:space="0" w:color="auto"/>
            <w:right w:val="none" w:sz="0" w:space="0" w:color="auto"/>
          </w:divBdr>
        </w:div>
        <w:div w:id="1017855751">
          <w:marLeft w:val="1166"/>
          <w:marRight w:val="0"/>
          <w:marTop w:val="96"/>
          <w:marBottom w:val="0"/>
          <w:divBdr>
            <w:top w:val="none" w:sz="0" w:space="0" w:color="auto"/>
            <w:left w:val="none" w:sz="0" w:space="0" w:color="auto"/>
            <w:bottom w:val="none" w:sz="0" w:space="0" w:color="auto"/>
            <w:right w:val="none" w:sz="0" w:space="0" w:color="auto"/>
          </w:divBdr>
        </w:div>
        <w:div w:id="2029286299">
          <w:marLeft w:val="547"/>
          <w:marRight w:val="0"/>
          <w:marTop w:val="115"/>
          <w:marBottom w:val="0"/>
          <w:divBdr>
            <w:top w:val="none" w:sz="0" w:space="0" w:color="auto"/>
            <w:left w:val="none" w:sz="0" w:space="0" w:color="auto"/>
            <w:bottom w:val="none" w:sz="0" w:space="0" w:color="auto"/>
            <w:right w:val="none" w:sz="0" w:space="0" w:color="auto"/>
          </w:divBdr>
        </w:div>
      </w:divsChild>
    </w:div>
    <w:div w:id="1557352650">
      <w:bodyDiv w:val="1"/>
      <w:marLeft w:val="0"/>
      <w:marRight w:val="0"/>
      <w:marTop w:val="0"/>
      <w:marBottom w:val="0"/>
      <w:divBdr>
        <w:top w:val="none" w:sz="0" w:space="0" w:color="auto"/>
        <w:left w:val="none" w:sz="0" w:space="0" w:color="auto"/>
        <w:bottom w:val="none" w:sz="0" w:space="0" w:color="auto"/>
        <w:right w:val="none" w:sz="0" w:space="0" w:color="auto"/>
      </w:divBdr>
    </w:div>
    <w:div w:id="1557547933">
      <w:bodyDiv w:val="1"/>
      <w:marLeft w:val="0"/>
      <w:marRight w:val="0"/>
      <w:marTop w:val="0"/>
      <w:marBottom w:val="0"/>
      <w:divBdr>
        <w:top w:val="none" w:sz="0" w:space="0" w:color="auto"/>
        <w:left w:val="none" w:sz="0" w:space="0" w:color="auto"/>
        <w:bottom w:val="none" w:sz="0" w:space="0" w:color="auto"/>
        <w:right w:val="none" w:sz="0" w:space="0" w:color="auto"/>
      </w:divBdr>
      <w:divsChild>
        <w:div w:id="506796833">
          <w:marLeft w:val="0"/>
          <w:marRight w:val="0"/>
          <w:marTop w:val="0"/>
          <w:marBottom w:val="0"/>
          <w:divBdr>
            <w:top w:val="none" w:sz="0" w:space="0" w:color="auto"/>
            <w:left w:val="none" w:sz="0" w:space="0" w:color="auto"/>
            <w:bottom w:val="none" w:sz="0" w:space="0" w:color="auto"/>
            <w:right w:val="none" w:sz="0" w:space="0" w:color="auto"/>
          </w:divBdr>
          <w:divsChild>
            <w:div w:id="1571621172">
              <w:marLeft w:val="0"/>
              <w:marRight w:val="0"/>
              <w:marTop w:val="0"/>
              <w:marBottom w:val="0"/>
              <w:divBdr>
                <w:top w:val="none" w:sz="0" w:space="0" w:color="auto"/>
                <w:left w:val="none" w:sz="0" w:space="0" w:color="auto"/>
                <w:bottom w:val="none" w:sz="0" w:space="0" w:color="auto"/>
                <w:right w:val="none" w:sz="0" w:space="0" w:color="auto"/>
              </w:divBdr>
            </w:div>
            <w:div w:id="1781802739">
              <w:marLeft w:val="0"/>
              <w:marRight w:val="0"/>
              <w:marTop w:val="0"/>
              <w:marBottom w:val="0"/>
              <w:divBdr>
                <w:top w:val="none" w:sz="0" w:space="0" w:color="auto"/>
                <w:left w:val="none" w:sz="0" w:space="0" w:color="auto"/>
                <w:bottom w:val="none" w:sz="0" w:space="0" w:color="auto"/>
                <w:right w:val="none" w:sz="0" w:space="0" w:color="auto"/>
              </w:divBdr>
            </w:div>
            <w:div w:id="20538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37883">
      <w:bodyDiv w:val="1"/>
      <w:marLeft w:val="0"/>
      <w:marRight w:val="0"/>
      <w:marTop w:val="0"/>
      <w:marBottom w:val="0"/>
      <w:divBdr>
        <w:top w:val="none" w:sz="0" w:space="0" w:color="auto"/>
        <w:left w:val="none" w:sz="0" w:space="0" w:color="auto"/>
        <w:bottom w:val="none" w:sz="0" w:space="0" w:color="auto"/>
        <w:right w:val="none" w:sz="0" w:space="0" w:color="auto"/>
      </w:divBdr>
    </w:div>
    <w:div w:id="1558279109">
      <w:bodyDiv w:val="1"/>
      <w:marLeft w:val="0"/>
      <w:marRight w:val="0"/>
      <w:marTop w:val="0"/>
      <w:marBottom w:val="0"/>
      <w:divBdr>
        <w:top w:val="none" w:sz="0" w:space="0" w:color="auto"/>
        <w:left w:val="none" w:sz="0" w:space="0" w:color="auto"/>
        <w:bottom w:val="none" w:sz="0" w:space="0" w:color="auto"/>
        <w:right w:val="none" w:sz="0" w:space="0" w:color="auto"/>
      </w:divBdr>
    </w:div>
    <w:div w:id="1559440519">
      <w:bodyDiv w:val="1"/>
      <w:marLeft w:val="0"/>
      <w:marRight w:val="0"/>
      <w:marTop w:val="0"/>
      <w:marBottom w:val="0"/>
      <w:divBdr>
        <w:top w:val="none" w:sz="0" w:space="0" w:color="auto"/>
        <w:left w:val="none" w:sz="0" w:space="0" w:color="auto"/>
        <w:bottom w:val="none" w:sz="0" w:space="0" w:color="auto"/>
        <w:right w:val="none" w:sz="0" w:space="0" w:color="auto"/>
      </w:divBdr>
    </w:div>
    <w:div w:id="1560050516">
      <w:bodyDiv w:val="1"/>
      <w:marLeft w:val="0"/>
      <w:marRight w:val="0"/>
      <w:marTop w:val="0"/>
      <w:marBottom w:val="0"/>
      <w:divBdr>
        <w:top w:val="none" w:sz="0" w:space="0" w:color="auto"/>
        <w:left w:val="none" w:sz="0" w:space="0" w:color="auto"/>
        <w:bottom w:val="none" w:sz="0" w:space="0" w:color="auto"/>
        <w:right w:val="none" w:sz="0" w:space="0" w:color="auto"/>
      </w:divBdr>
      <w:divsChild>
        <w:div w:id="320233863">
          <w:marLeft w:val="547"/>
          <w:marRight w:val="0"/>
          <w:marTop w:val="115"/>
          <w:marBottom w:val="0"/>
          <w:divBdr>
            <w:top w:val="none" w:sz="0" w:space="0" w:color="auto"/>
            <w:left w:val="none" w:sz="0" w:space="0" w:color="auto"/>
            <w:bottom w:val="none" w:sz="0" w:space="0" w:color="auto"/>
            <w:right w:val="none" w:sz="0" w:space="0" w:color="auto"/>
          </w:divBdr>
        </w:div>
        <w:div w:id="1855655894">
          <w:marLeft w:val="547"/>
          <w:marRight w:val="0"/>
          <w:marTop w:val="115"/>
          <w:marBottom w:val="0"/>
          <w:divBdr>
            <w:top w:val="none" w:sz="0" w:space="0" w:color="auto"/>
            <w:left w:val="none" w:sz="0" w:space="0" w:color="auto"/>
            <w:bottom w:val="none" w:sz="0" w:space="0" w:color="auto"/>
            <w:right w:val="none" w:sz="0" w:space="0" w:color="auto"/>
          </w:divBdr>
        </w:div>
        <w:div w:id="1972320072">
          <w:marLeft w:val="1166"/>
          <w:marRight w:val="0"/>
          <w:marTop w:val="96"/>
          <w:marBottom w:val="0"/>
          <w:divBdr>
            <w:top w:val="none" w:sz="0" w:space="0" w:color="auto"/>
            <w:left w:val="none" w:sz="0" w:space="0" w:color="auto"/>
            <w:bottom w:val="none" w:sz="0" w:space="0" w:color="auto"/>
            <w:right w:val="none" w:sz="0" w:space="0" w:color="auto"/>
          </w:divBdr>
        </w:div>
      </w:divsChild>
    </w:div>
    <w:div w:id="1560283769">
      <w:bodyDiv w:val="1"/>
      <w:marLeft w:val="0"/>
      <w:marRight w:val="0"/>
      <w:marTop w:val="0"/>
      <w:marBottom w:val="0"/>
      <w:divBdr>
        <w:top w:val="none" w:sz="0" w:space="0" w:color="auto"/>
        <w:left w:val="none" w:sz="0" w:space="0" w:color="auto"/>
        <w:bottom w:val="none" w:sz="0" w:space="0" w:color="auto"/>
        <w:right w:val="none" w:sz="0" w:space="0" w:color="auto"/>
      </w:divBdr>
    </w:div>
    <w:div w:id="1560362895">
      <w:bodyDiv w:val="1"/>
      <w:marLeft w:val="0"/>
      <w:marRight w:val="0"/>
      <w:marTop w:val="0"/>
      <w:marBottom w:val="0"/>
      <w:divBdr>
        <w:top w:val="none" w:sz="0" w:space="0" w:color="auto"/>
        <w:left w:val="none" w:sz="0" w:space="0" w:color="auto"/>
        <w:bottom w:val="none" w:sz="0" w:space="0" w:color="auto"/>
        <w:right w:val="none" w:sz="0" w:space="0" w:color="auto"/>
      </w:divBdr>
      <w:divsChild>
        <w:div w:id="696662803">
          <w:marLeft w:val="547"/>
          <w:marRight w:val="0"/>
          <w:marTop w:val="154"/>
          <w:marBottom w:val="0"/>
          <w:divBdr>
            <w:top w:val="none" w:sz="0" w:space="0" w:color="auto"/>
            <w:left w:val="none" w:sz="0" w:space="0" w:color="auto"/>
            <w:bottom w:val="none" w:sz="0" w:space="0" w:color="auto"/>
            <w:right w:val="none" w:sz="0" w:space="0" w:color="auto"/>
          </w:divBdr>
        </w:div>
      </w:divsChild>
    </w:div>
    <w:div w:id="1560631434">
      <w:bodyDiv w:val="1"/>
      <w:marLeft w:val="0"/>
      <w:marRight w:val="0"/>
      <w:marTop w:val="0"/>
      <w:marBottom w:val="0"/>
      <w:divBdr>
        <w:top w:val="none" w:sz="0" w:space="0" w:color="auto"/>
        <w:left w:val="none" w:sz="0" w:space="0" w:color="auto"/>
        <w:bottom w:val="none" w:sz="0" w:space="0" w:color="auto"/>
        <w:right w:val="none" w:sz="0" w:space="0" w:color="auto"/>
      </w:divBdr>
      <w:divsChild>
        <w:div w:id="3364096">
          <w:marLeft w:val="1800"/>
          <w:marRight w:val="0"/>
          <w:marTop w:val="100"/>
          <w:marBottom w:val="0"/>
          <w:divBdr>
            <w:top w:val="none" w:sz="0" w:space="0" w:color="auto"/>
            <w:left w:val="none" w:sz="0" w:space="0" w:color="auto"/>
            <w:bottom w:val="none" w:sz="0" w:space="0" w:color="auto"/>
            <w:right w:val="none" w:sz="0" w:space="0" w:color="auto"/>
          </w:divBdr>
        </w:div>
        <w:div w:id="7411708">
          <w:marLeft w:val="2520"/>
          <w:marRight w:val="0"/>
          <w:marTop w:val="100"/>
          <w:marBottom w:val="0"/>
          <w:divBdr>
            <w:top w:val="none" w:sz="0" w:space="0" w:color="auto"/>
            <w:left w:val="none" w:sz="0" w:space="0" w:color="auto"/>
            <w:bottom w:val="none" w:sz="0" w:space="0" w:color="auto"/>
            <w:right w:val="none" w:sz="0" w:space="0" w:color="auto"/>
          </w:divBdr>
        </w:div>
        <w:div w:id="335499909">
          <w:marLeft w:val="1800"/>
          <w:marRight w:val="0"/>
          <w:marTop w:val="100"/>
          <w:marBottom w:val="0"/>
          <w:divBdr>
            <w:top w:val="none" w:sz="0" w:space="0" w:color="auto"/>
            <w:left w:val="none" w:sz="0" w:space="0" w:color="auto"/>
            <w:bottom w:val="none" w:sz="0" w:space="0" w:color="auto"/>
            <w:right w:val="none" w:sz="0" w:space="0" w:color="auto"/>
          </w:divBdr>
        </w:div>
        <w:div w:id="759640249">
          <w:marLeft w:val="1080"/>
          <w:marRight w:val="0"/>
          <w:marTop w:val="100"/>
          <w:marBottom w:val="0"/>
          <w:divBdr>
            <w:top w:val="none" w:sz="0" w:space="0" w:color="auto"/>
            <w:left w:val="none" w:sz="0" w:space="0" w:color="auto"/>
            <w:bottom w:val="none" w:sz="0" w:space="0" w:color="auto"/>
            <w:right w:val="none" w:sz="0" w:space="0" w:color="auto"/>
          </w:divBdr>
        </w:div>
        <w:div w:id="837035577">
          <w:marLeft w:val="1080"/>
          <w:marRight w:val="0"/>
          <w:marTop w:val="100"/>
          <w:marBottom w:val="0"/>
          <w:divBdr>
            <w:top w:val="none" w:sz="0" w:space="0" w:color="auto"/>
            <w:left w:val="none" w:sz="0" w:space="0" w:color="auto"/>
            <w:bottom w:val="none" w:sz="0" w:space="0" w:color="auto"/>
            <w:right w:val="none" w:sz="0" w:space="0" w:color="auto"/>
          </w:divBdr>
        </w:div>
        <w:div w:id="1149712264">
          <w:marLeft w:val="1080"/>
          <w:marRight w:val="0"/>
          <w:marTop w:val="100"/>
          <w:marBottom w:val="0"/>
          <w:divBdr>
            <w:top w:val="none" w:sz="0" w:space="0" w:color="auto"/>
            <w:left w:val="none" w:sz="0" w:space="0" w:color="auto"/>
            <w:bottom w:val="none" w:sz="0" w:space="0" w:color="auto"/>
            <w:right w:val="none" w:sz="0" w:space="0" w:color="auto"/>
          </w:divBdr>
        </w:div>
        <w:div w:id="1295910676">
          <w:marLeft w:val="1800"/>
          <w:marRight w:val="0"/>
          <w:marTop w:val="100"/>
          <w:marBottom w:val="0"/>
          <w:divBdr>
            <w:top w:val="none" w:sz="0" w:space="0" w:color="auto"/>
            <w:left w:val="none" w:sz="0" w:space="0" w:color="auto"/>
            <w:bottom w:val="none" w:sz="0" w:space="0" w:color="auto"/>
            <w:right w:val="none" w:sz="0" w:space="0" w:color="auto"/>
          </w:divBdr>
        </w:div>
        <w:div w:id="1725634958">
          <w:marLeft w:val="1800"/>
          <w:marRight w:val="0"/>
          <w:marTop w:val="100"/>
          <w:marBottom w:val="0"/>
          <w:divBdr>
            <w:top w:val="none" w:sz="0" w:space="0" w:color="auto"/>
            <w:left w:val="none" w:sz="0" w:space="0" w:color="auto"/>
            <w:bottom w:val="none" w:sz="0" w:space="0" w:color="auto"/>
            <w:right w:val="none" w:sz="0" w:space="0" w:color="auto"/>
          </w:divBdr>
        </w:div>
        <w:div w:id="1747339024">
          <w:marLeft w:val="1800"/>
          <w:marRight w:val="0"/>
          <w:marTop w:val="100"/>
          <w:marBottom w:val="0"/>
          <w:divBdr>
            <w:top w:val="none" w:sz="0" w:space="0" w:color="auto"/>
            <w:left w:val="none" w:sz="0" w:space="0" w:color="auto"/>
            <w:bottom w:val="none" w:sz="0" w:space="0" w:color="auto"/>
            <w:right w:val="none" w:sz="0" w:space="0" w:color="auto"/>
          </w:divBdr>
        </w:div>
        <w:div w:id="2112361005">
          <w:marLeft w:val="360"/>
          <w:marRight w:val="0"/>
          <w:marTop w:val="200"/>
          <w:marBottom w:val="0"/>
          <w:divBdr>
            <w:top w:val="none" w:sz="0" w:space="0" w:color="auto"/>
            <w:left w:val="none" w:sz="0" w:space="0" w:color="auto"/>
            <w:bottom w:val="none" w:sz="0" w:space="0" w:color="auto"/>
            <w:right w:val="none" w:sz="0" w:space="0" w:color="auto"/>
          </w:divBdr>
        </w:div>
      </w:divsChild>
    </w:div>
    <w:div w:id="1560901618">
      <w:bodyDiv w:val="1"/>
      <w:marLeft w:val="0"/>
      <w:marRight w:val="0"/>
      <w:marTop w:val="0"/>
      <w:marBottom w:val="0"/>
      <w:divBdr>
        <w:top w:val="none" w:sz="0" w:space="0" w:color="auto"/>
        <w:left w:val="none" w:sz="0" w:space="0" w:color="auto"/>
        <w:bottom w:val="none" w:sz="0" w:space="0" w:color="auto"/>
        <w:right w:val="none" w:sz="0" w:space="0" w:color="auto"/>
      </w:divBdr>
    </w:div>
    <w:div w:id="1561282163">
      <w:bodyDiv w:val="1"/>
      <w:marLeft w:val="0"/>
      <w:marRight w:val="0"/>
      <w:marTop w:val="0"/>
      <w:marBottom w:val="0"/>
      <w:divBdr>
        <w:top w:val="none" w:sz="0" w:space="0" w:color="auto"/>
        <w:left w:val="none" w:sz="0" w:space="0" w:color="auto"/>
        <w:bottom w:val="none" w:sz="0" w:space="0" w:color="auto"/>
        <w:right w:val="none" w:sz="0" w:space="0" w:color="auto"/>
      </w:divBdr>
      <w:divsChild>
        <w:div w:id="99881831">
          <w:marLeft w:val="547"/>
          <w:marRight w:val="0"/>
          <w:marTop w:val="154"/>
          <w:marBottom w:val="0"/>
          <w:divBdr>
            <w:top w:val="none" w:sz="0" w:space="0" w:color="auto"/>
            <w:left w:val="none" w:sz="0" w:space="0" w:color="auto"/>
            <w:bottom w:val="none" w:sz="0" w:space="0" w:color="auto"/>
            <w:right w:val="none" w:sz="0" w:space="0" w:color="auto"/>
          </w:divBdr>
        </w:div>
        <w:div w:id="1279797527">
          <w:marLeft w:val="547"/>
          <w:marRight w:val="0"/>
          <w:marTop w:val="154"/>
          <w:marBottom w:val="0"/>
          <w:divBdr>
            <w:top w:val="none" w:sz="0" w:space="0" w:color="auto"/>
            <w:left w:val="none" w:sz="0" w:space="0" w:color="auto"/>
            <w:bottom w:val="none" w:sz="0" w:space="0" w:color="auto"/>
            <w:right w:val="none" w:sz="0" w:space="0" w:color="auto"/>
          </w:divBdr>
        </w:div>
      </w:divsChild>
    </w:div>
    <w:div w:id="1561591943">
      <w:bodyDiv w:val="1"/>
      <w:marLeft w:val="0"/>
      <w:marRight w:val="0"/>
      <w:marTop w:val="0"/>
      <w:marBottom w:val="0"/>
      <w:divBdr>
        <w:top w:val="none" w:sz="0" w:space="0" w:color="auto"/>
        <w:left w:val="none" w:sz="0" w:space="0" w:color="auto"/>
        <w:bottom w:val="none" w:sz="0" w:space="0" w:color="auto"/>
        <w:right w:val="none" w:sz="0" w:space="0" w:color="auto"/>
      </w:divBdr>
      <w:divsChild>
        <w:div w:id="313536694">
          <w:marLeft w:val="0"/>
          <w:marRight w:val="0"/>
          <w:marTop w:val="0"/>
          <w:marBottom w:val="0"/>
          <w:divBdr>
            <w:top w:val="none" w:sz="0" w:space="0" w:color="auto"/>
            <w:left w:val="none" w:sz="0" w:space="0" w:color="auto"/>
            <w:bottom w:val="none" w:sz="0" w:space="0" w:color="auto"/>
            <w:right w:val="none" w:sz="0" w:space="0" w:color="auto"/>
          </w:divBdr>
        </w:div>
      </w:divsChild>
    </w:div>
    <w:div w:id="1565214698">
      <w:bodyDiv w:val="1"/>
      <w:marLeft w:val="0"/>
      <w:marRight w:val="0"/>
      <w:marTop w:val="0"/>
      <w:marBottom w:val="0"/>
      <w:divBdr>
        <w:top w:val="none" w:sz="0" w:space="0" w:color="auto"/>
        <w:left w:val="none" w:sz="0" w:space="0" w:color="auto"/>
        <w:bottom w:val="none" w:sz="0" w:space="0" w:color="auto"/>
        <w:right w:val="none" w:sz="0" w:space="0" w:color="auto"/>
      </w:divBdr>
      <w:divsChild>
        <w:div w:id="1104808659">
          <w:marLeft w:val="1440"/>
          <w:marRight w:val="0"/>
          <w:marTop w:val="0"/>
          <w:marBottom w:val="0"/>
          <w:divBdr>
            <w:top w:val="none" w:sz="0" w:space="0" w:color="auto"/>
            <w:left w:val="none" w:sz="0" w:space="0" w:color="auto"/>
            <w:bottom w:val="none" w:sz="0" w:space="0" w:color="auto"/>
            <w:right w:val="none" w:sz="0" w:space="0" w:color="auto"/>
          </w:divBdr>
        </w:div>
        <w:div w:id="2122718903">
          <w:marLeft w:val="576"/>
          <w:marRight w:val="0"/>
          <w:marTop w:val="0"/>
          <w:marBottom w:val="0"/>
          <w:divBdr>
            <w:top w:val="none" w:sz="0" w:space="0" w:color="auto"/>
            <w:left w:val="none" w:sz="0" w:space="0" w:color="auto"/>
            <w:bottom w:val="none" w:sz="0" w:space="0" w:color="auto"/>
            <w:right w:val="none" w:sz="0" w:space="0" w:color="auto"/>
          </w:divBdr>
        </w:div>
      </w:divsChild>
    </w:div>
    <w:div w:id="1566532007">
      <w:bodyDiv w:val="1"/>
      <w:marLeft w:val="0"/>
      <w:marRight w:val="0"/>
      <w:marTop w:val="0"/>
      <w:marBottom w:val="0"/>
      <w:divBdr>
        <w:top w:val="none" w:sz="0" w:space="0" w:color="auto"/>
        <w:left w:val="none" w:sz="0" w:space="0" w:color="auto"/>
        <w:bottom w:val="none" w:sz="0" w:space="0" w:color="auto"/>
        <w:right w:val="none" w:sz="0" w:space="0" w:color="auto"/>
      </w:divBdr>
      <w:divsChild>
        <w:div w:id="24720963">
          <w:marLeft w:val="1800"/>
          <w:marRight w:val="0"/>
          <w:marTop w:val="72"/>
          <w:marBottom w:val="0"/>
          <w:divBdr>
            <w:top w:val="none" w:sz="0" w:space="0" w:color="auto"/>
            <w:left w:val="none" w:sz="0" w:space="0" w:color="auto"/>
            <w:bottom w:val="none" w:sz="0" w:space="0" w:color="auto"/>
            <w:right w:val="none" w:sz="0" w:space="0" w:color="auto"/>
          </w:divBdr>
        </w:div>
        <w:div w:id="95835324">
          <w:marLeft w:val="547"/>
          <w:marRight w:val="0"/>
          <w:marTop w:val="96"/>
          <w:marBottom w:val="0"/>
          <w:divBdr>
            <w:top w:val="none" w:sz="0" w:space="0" w:color="auto"/>
            <w:left w:val="none" w:sz="0" w:space="0" w:color="auto"/>
            <w:bottom w:val="none" w:sz="0" w:space="0" w:color="auto"/>
            <w:right w:val="none" w:sz="0" w:space="0" w:color="auto"/>
          </w:divBdr>
        </w:div>
        <w:div w:id="186524014">
          <w:marLeft w:val="1166"/>
          <w:marRight w:val="0"/>
          <w:marTop w:val="82"/>
          <w:marBottom w:val="0"/>
          <w:divBdr>
            <w:top w:val="none" w:sz="0" w:space="0" w:color="auto"/>
            <w:left w:val="none" w:sz="0" w:space="0" w:color="auto"/>
            <w:bottom w:val="none" w:sz="0" w:space="0" w:color="auto"/>
            <w:right w:val="none" w:sz="0" w:space="0" w:color="auto"/>
          </w:divBdr>
        </w:div>
        <w:div w:id="436147203">
          <w:marLeft w:val="1800"/>
          <w:marRight w:val="0"/>
          <w:marTop w:val="72"/>
          <w:marBottom w:val="0"/>
          <w:divBdr>
            <w:top w:val="none" w:sz="0" w:space="0" w:color="auto"/>
            <w:left w:val="none" w:sz="0" w:space="0" w:color="auto"/>
            <w:bottom w:val="none" w:sz="0" w:space="0" w:color="auto"/>
            <w:right w:val="none" w:sz="0" w:space="0" w:color="auto"/>
          </w:divBdr>
        </w:div>
        <w:div w:id="787042754">
          <w:marLeft w:val="1800"/>
          <w:marRight w:val="0"/>
          <w:marTop w:val="72"/>
          <w:marBottom w:val="0"/>
          <w:divBdr>
            <w:top w:val="none" w:sz="0" w:space="0" w:color="auto"/>
            <w:left w:val="none" w:sz="0" w:space="0" w:color="auto"/>
            <w:bottom w:val="none" w:sz="0" w:space="0" w:color="auto"/>
            <w:right w:val="none" w:sz="0" w:space="0" w:color="auto"/>
          </w:divBdr>
        </w:div>
        <w:div w:id="852915589">
          <w:marLeft w:val="2520"/>
          <w:marRight w:val="0"/>
          <w:marTop w:val="58"/>
          <w:marBottom w:val="0"/>
          <w:divBdr>
            <w:top w:val="none" w:sz="0" w:space="0" w:color="auto"/>
            <w:left w:val="none" w:sz="0" w:space="0" w:color="auto"/>
            <w:bottom w:val="none" w:sz="0" w:space="0" w:color="auto"/>
            <w:right w:val="none" w:sz="0" w:space="0" w:color="auto"/>
          </w:divBdr>
        </w:div>
        <w:div w:id="1165121241">
          <w:marLeft w:val="1166"/>
          <w:marRight w:val="0"/>
          <w:marTop w:val="72"/>
          <w:marBottom w:val="0"/>
          <w:divBdr>
            <w:top w:val="none" w:sz="0" w:space="0" w:color="auto"/>
            <w:left w:val="none" w:sz="0" w:space="0" w:color="auto"/>
            <w:bottom w:val="none" w:sz="0" w:space="0" w:color="auto"/>
            <w:right w:val="none" w:sz="0" w:space="0" w:color="auto"/>
          </w:divBdr>
        </w:div>
        <w:div w:id="1473714447">
          <w:marLeft w:val="634"/>
          <w:marRight w:val="0"/>
          <w:marTop w:val="72"/>
          <w:marBottom w:val="0"/>
          <w:divBdr>
            <w:top w:val="none" w:sz="0" w:space="0" w:color="auto"/>
            <w:left w:val="none" w:sz="0" w:space="0" w:color="auto"/>
            <w:bottom w:val="none" w:sz="0" w:space="0" w:color="auto"/>
            <w:right w:val="none" w:sz="0" w:space="0" w:color="auto"/>
          </w:divBdr>
        </w:div>
        <w:div w:id="1561742530">
          <w:marLeft w:val="1166"/>
          <w:marRight w:val="0"/>
          <w:marTop w:val="82"/>
          <w:marBottom w:val="0"/>
          <w:divBdr>
            <w:top w:val="none" w:sz="0" w:space="0" w:color="auto"/>
            <w:left w:val="none" w:sz="0" w:space="0" w:color="auto"/>
            <w:bottom w:val="none" w:sz="0" w:space="0" w:color="auto"/>
            <w:right w:val="none" w:sz="0" w:space="0" w:color="auto"/>
          </w:divBdr>
        </w:div>
        <w:div w:id="1628664734">
          <w:marLeft w:val="1800"/>
          <w:marRight w:val="0"/>
          <w:marTop w:val="77"/>
          <w:marBottom w:val="0"/>
          <w:divBdr>
            <w:top w:val="none" w:sz="0" w:space="0" w:color="auto"/>
            <w:left w:val="none" w:sz="0" w:space="0" w:color="auto"/>
            <w:bottom w:val="none" w:sz="0" w:space="0" w:color="auto"/>
            <w:right w:val="none" w:sz="0" w:space="0" w:color="auto"/>
          </w:divBdr>
        </w:div>
        <w:div w:id="1713308812">
          <w:marLeft w:val="1800"/>
          <w:marRight w:val="0"/>
          <w:marTop w:val="72"/>
          <w:marBottom w:val="0"/>
          <w:divBdr>
            <w:top w:val="none" w:sz="0" w:space="0" w:color="auto"/>
            <w:left w:val="none" w:sz="0" w:space="0" w:color="auto"/>
            <w:bottom w:val="none" w:sz="0" w:space="0" w:color="auto"/>
            <w:right w:val="none" w:sz="0" w:space="0" w:color="auto"/>
          </w:divBdr>
        </w:div>
        <w:div w:id="2128157338">
          <w:marLeft w:val="2520"/>
          <w:marRight w:val="0"/>
          <w:marTop w:val="58"/>
          <w:marBottom w:val="0"/>
          <w:divBdr>
            <w:top w:val="none" w:sz="0" w:space="0" w:color="auto"/>
            <w:left w:val="none" w:sz="0" w:space="0" w:color="auto"/>
            <w:bottom w:val="none" w:sz="0" w:space="0" w:color="auto"/>
            <w:right w:val="none" w:sz="0" w:space="0" w:color="auto"/>
          </w:divBdr>
        </w:div>
        <w:div w:id="2137600964">
          <w:marLeft w:val="2520"/>
          <w:marRight w:val="0"/>
          <w:marTop w:val="58"/>
          <w:marBottom w:val="0"/>
          <w:divBdr>
            <w:top w:val="none" w:sz="0" w:space="0" w:color="auto"/>
            <w:left w:val="none" w:sz="0" w:space="0" w:color="auto"/>
            <w:bottom w:val="none" w:sz="0" w:space="0" w:color="auto"/>
            <w:right w:val="none" w:sz="0" w:space="0" w:color="auto"/>
          </w:divBdr>
        </w:div>
      </w:divsChild>
    </w:div>
    <w:div w:id="1567373598">
      <w:bodyDiv w:val="1"/>
      <w:marLeft w:val="0"/>
      <w:marRight w:val="0"/>
      <w:marTop w:val="0"/>
      <w:marBottom w:val="0"/>
      <w:divBdr>
        <w:top w:val="none" w:sz="0" w:space="0" w:color="auto"/>
        <w:left w:val="none" w:sz="0" w:space="0" w:color="auto"/>
        <w:bottom w:val="none" w:sz="0" w:space="0" w:color="auto"/>
        <w:right w:val="none" w:sz="0" w:space="0" w:color="auto"/>
      </w:divBdr>
      <w:divsChild>
        <w:div w:id="5061440">
          <w:marLeft w:val="547"/>
          <w:marRight w:val="0"/>
          <w:marTop w:val="96"/>
          <w:marBottom w:val="0"/>
          <w:divBdr>
            <w:top w:val="none" w:sz="0" w:space="0" w:color="auto"/>
            <w:left w:val="none" w:sz="0" w:space="0" w:color="auto"/>
            <w:bottom w:val="none" w:sz="0" w:space="0" w:color="auto"/>
            <w:right w:val="none" w:sz="0" w:space="0" w:color="auto"/>
          </w:divBdr>
        </w:div>
        <w:div w:id="107094044">
          <w:marLeft w:val="1166"/>
          <w:marRight w:val="0"/>
          <w:marTop w:val="82"/>
          <w:marBottom w:val="0"/>
          <w:divBdr>
            <w:top w:val="none" w:sz="0" w:space="0" w:color="auto"/>
            <w:left w:val="none" w:sz="0" w:space="0" w:color="auto"/>
            <w:bottom w:val="none" w:sz="0" w:space="0" w:color="auto"/>
            <w:right w:val="none" w:sz="0" w:space="0" w:color="auto"/>
          </w:divBdr>
        </w:div>
        <w:div w:id="256796452">
          <w:marLeft w:val="1800"/>
          <w:marRight w:val="0"/>
          <w:marTop w:val="72"/>
          <w:marBottom w:val="0"/>
          <w:divBdr>
            <w:top w:val="none" w:sz="0" w:space="0" w:color="auto"/>
            <w:left w:val="none" w:sz="0" w:space="0" w:color="auto"/>
            <w:bottom w:val="none" w:sz="0" w:space="0" w:color="auto"/>
            <w:right w:val="none" w:sz="0" w:space="0" w:color="auto"/>
          </w:divBdr>
        </w:div>
        <w:div w:id="948512224">
          <w:marLeft w:val="1166"/>
          <w:marRight w:val="0"/>
          <w:marTop w:val="91"/>
          <w:marBottom w:val="0"/>
          <w:divBdr>
            <w:top w:val="none" w:sz="0" w:space="0" w:color="auto"/>
            <w:left w:val="none" w:sz="0" w:space="0" w:color="auto"/>
            <w:bottom w:val="none" w:sz="0" w:space="0" w:color="auto"/>
            <w:right w:val="none" w:sz="0" w:space="0" w:color="auto"/>
          </w:divBdr>
        </w:div>
        <w:div w:id="1006177622">
          <w:marLeft w:val="547"/>
          <w:marRight w:val="0"/>
          <w:marTop w:val="96"/>
          <w:marBottom w:val="0"/>
          <w:divBdr>
            <w:top w:val="none" w:sz="0" w:space="0" w:color="auto"/>
            <w:left w:val="none" w:sz="0" w:space="0" w:color="auto"/>
            <w:bottom w:val="none" w:sz="0" w:space="0" w:color="auto"/>
            <w:right w:val="none" w:sz="0" w:space="0" w:color="auto"/>
          </w:divBdr>
        </w:div>
        <w:div w:id="1070346316">
          <w:marLeft w:val="1800"/>
          <w:marRight w:val="0"/>
          <w:marTop w:val="72"/>
          <w:marBottom w:val="0"/>
          <w:divBdr>
            <w:top w:val="none" w:sz="0" w:space="0" w:color="auto"/>
            <w:left w:val="none" w:sz="0" w:space="0" w:color="auto"/>
            <w:bottom w:val="none" w:sz="0" w:space="0" w:color="auto"/>
            <w:right w:val="none" w:sz="0" w:space="0" w:color="auto"/>
          </w:divBdr>
        </w:div>
        <w:div w:id="1155490840">
          <w:marLeft w:val="1800"/>
          <w:marRight w:val="0"/>
          <w:marTop w:val="72"/>
          <w:marBottom w:val="0"/>
          <w:divBdr>
            <w:top w:val="none" w:sz="0" w:space="0" w:color="auto"/>
            <w:left w:val="none" w:sz="0" w:space="0" w:color="auto"/>
            <w:bottom w:val="none" w:sz="0" w:space="0" w:color="auto"/>
            <w:right w:val="none" w:sz="0" w:space="0" w:color="auto"/>
          </w:divBdr>
        </w:div>
        <w:div w:id="1160148145">
          <w:marLeft w:val="1166"/>
          <w:marRight w:val="0"/>
          <w:marTop w:val="91"/>
          <w:marBottom w:val="0"/>
          <w:divBdr>
            <w:top w:val="none" w:sz="0" w:space="0" w:color="auto"/>
            <w:left w:val="none" w:sz="0" w:space="0" w:color="auto"/>
            <w:bottom w:val="none" w:sz="0" w:space="0" w:color="auto"/>
            <w:right w:val="none" w:sz="0" w:space="0" w:color="auto"/>
          </w:divBdr>
        </w:div>
        <w:div w:id="1266115778">
          <w:marLeft w:val="1800"/>
          <w:marRight w:val="0"/>
          <w:marTop w:val="72"/>
          <w:marBottom w:val="0"/>
          <w:divBdr>
            <w:top w:val="none" w:sz="0" w:space="0" w:color="auto"/>
            <w:left w:val="none" w:sz="0" w:space="0" w:color="auto"/>
            <w:bottom w:val="none" w:sz="0" w:space="0" w:color="auto"/>
            <w:right w:val="none" w:sz="0" w:space="0" w:color="auto"/>
          </w:divBdr>
        </w:div>
        <w:div w:id="1541360191">
          <w:marLeft w:val="1166"/>
          <w:marRight w:val="0"/>
          <w:marTop w:val="82"/>
          <w:marBottom w:val="0"/>
          <w:divBdr>
            <w:top w:val="none" w:sz="0" w:space="0" w:color="auto"/>
            <w:left w:val="none" w:sz="0" w:space="0" w:color="auto"/>
            <w:bottom w:val="none" w:sz="0" w:space="0" w:color="auto"/>
            <w:right w:val="none" w:sz="0" w:space="0" w:color="auto"/>
          </w:divBdr>
        </w:div>
        <w:div w:id="1862862111">
          <w:marLeft w:val="1166"/>
          <w:marRight w:val="0"/>
          <w:marTop w:val="82"/>
          <w:marBottom w:val="0"/>
          <w:divBdr>
            <w:top w:val="none" w:sz="0" w:space="0" w:color="auto"/>
            <w:left w:val="none" w:sz="0" w:space="0" w:color="auto"/>
            <w:bottom w:val="none" w:sz="0" w:space="0" w:color="auto"/>
            <w:right w:val="none" w:sz="0" w:space="0" w:color="auto"/>
          </w:divBdr>
        </w:div>
        <w:div w:id="1874883950">
          <w:marLeft w:val="1166"/>
          <w:marRight w:val="0"/>
          <w:marTop w:val="82"/>
          <w:marBottom w:val="0"/>
          <w:divBdr>
            <w:top w:val="none" w:sz="0" w:space="0" w:color="auto"/>
            <w:left w:val="none" w:sz="0" w:space="0" w:color="auto"/>
            <w:bottom w:val="none" w:sz="0" w:space="0" w:color="auto"/>
            <w:right w:val="none" w:sz="0" w:space="0" w:color="auto"/>
          </w:divBdr>
        </w:div>
        <w:div w:id="1886603712">
          <w:marLeft w:val="1166"/>
          <w:marRight w:val="0"/>
          <w:marTop w:val="82"/>
          <w:marBottom w:val="0"/>
          <w:divBdr>
            <w:top w:val="none" w:sz="0" w:space="0" w:color="auto"/>
            <w:left w:val="none" w:sz="0" w:space="0" w:color="auto"/>
            <w:bottom w:val="none" w:sz="0" w:space="0" w:color="auto"/>
            <w:right w:val="none" w:sz="0" w:space="0" w:color="auto"/>
          </w:divBdr>
        </w:div>
      </w:divsChild>
    </w:div>
    <w:div w:id="1567567657">
      <w:bodyDiv w:val="1"/>
      <w:marLeft w:val="0"/>
      <w:marRight w:val="0"/>
      <w:marTop w:val="0"/>
      <w:marBottom w:val="0"/>
      <w:divBdr>
        <w:top w:val="none" w:sz="0" w:space="0" w:color="auto"/>
        <w:left w:val="none" w:sz="0" w:space="0" w:color="auto"/>
        <w:bottom w:val="none" w:sz="0" w:space="0" w:color="auto"/>
        <w:right w:val="none" w:sz="0" w:space="0" w:color="auto"/>
      </w:divBdr>
    </w:div>
    <w:div w:id="1568108905">
      <w:bodyDiv w:val="1"/>
      <w:marLeft w:val="0"/>
      <w:marRight w:val="0"/>
      <w:marTop w:val="0"/>
      <w:marBottom w:val="0"/>
      <w:divBdr>
        <w:top w:val="none" w:sz="0" w:space="0" w:color="auto"/>
        <w:left w:val="none" w:sz="0" w:space="0" w:color="auto"/>
        <w:bottom w:val="none" w:sz="0" w:space="0" w:color="auto"/>
        <w:right w:val="none" w:sz="0" w:space="0" w:color="auto"/>
      </w:divBdr>
    </w:div>
    <w:div w:id="1569656703">
      <w:bodyDiv w:val="1"/>
      <w:marLeft w:val="0"/>
      <w:marRight w:val="0"/>
      <w:marTop w:val="0"/>
      <w:marBottom w:val="0"/>
      <w:divBdr>
        <w:top w:val="none" w:sz="0" w:space="0" w:color="auto"/>
        <w:left w:val="none" w:sz="0" w:space="0" w:color="auto"/>
        <w:bottom w:val="none" w:sz="0" w:space="0" w:color="auto"/>
        <w:right w:val="none" w:sz="0" w:space="0" w:color="auto"/>
      </w:divBdr>
      <w:divsChild>
        <w:div w:id="126700530">
          <w:marLeft w:val="2160"/>
          <w:marRight w:val="0"/>
          <w:marTop w:val="100"/>
          <w:marBottom w:val="0"/>
          <w:divBdr>
            <w:top w:val="none" w:sz="0" w:space="0" w:color="auto"/>
            <w:left w:val="none" w:sz="0" w:space="0" w:color="auto"/>
            <w:bottom w:val="none" w:sz="0" w:space="0" w:color="auto"/>
            <w:right w:val="none" w:sz="0" w:space="0" w:color="auto"/>
          </w:divBdr>
        </w:div>
        <w:div w:id="282804746">
          <w:marLeft w:val="360"/>
          <w:marRight w:val="0"/>
          <w:marTop w:val="100"/>
          <w:marBottom w:val="0"/>
          <w:divBdr>
            <w:top w:val="none" w:sz="0" w:space="0" w:color="auto"/>
            <w:left w:val="none" w:sz="0" w:space="0" w:color="auto"/>
            <w:bottom w:val="none" w:sz="0" w:space="0" w:color="auto"/>
            <w:right w:val="none" w:sz="0" w:space="0" w:color="auto"/>
          </w:divBdr>
        </w:div>
        <w:div w:id="367412878">
          <w:marLeft w:val="2160"/>
          <w:marRight w:val="0"/>
          <w:marTop w:val="100"/>
          <w:marBottom w:val="0"/>
          <w:divBdr>
            <w:top w:val="none" w:sz="0" w:space="0" w:color="auto"/>
            <w:left w:val="none" w:sz="0" w:space="0" w:color="auto"/>
            <w:bottom w:val="none" w:sz="0" w:space="0" w:color="auto"/>
            <w:right w:val="none" w:sz="0" w:space="0" w:color="auto"/>
          </w:divBdr>
        </w:div>
        <w:div w:id="1075855193">
          <w:marLeft w:val="360"/>
          <w:marRight w:val="0"/>
          <w:marTop w:val="200"/>
          <w:marBottom w:val="0"/>
          <w:divBdr>
            <w:top w:val="none" w:sz="0" w:space="0" w:color="auto"/>
            <w:left w:val="none" w:sz="0" w:space="0" w:color="auto"/>
            <w:bottom w:val="none" w:sz="0" w:space="0" w:color="auto"/>
            <w:right w:val="none" w:sz="0" w:space="0" w:color="auto"/>
          </w:divBdr>
        </w:div>
      </w:divsChild>
    </w:div>
    <w:div w:id="1569925403">
      <w:bodyDiv w:val="1"/>
      <w:marLeft w:val="0"/>
      <w:marRight w:val="0"/>
      <w:marTop w:val="0"/>
      <w:marBottom w:val="0"/>
      <w:divBdr>
        <w:top w:val="none" w:sz="0" w:space="0" w:color="auto"/>
        <w:left w:val="none" w:sz="0" w:space="0" w:color="auto"/>
        <w:bottom w:val="none" w:sz="0" w:space="0" w:color="auto"/>
        <w:right w:val="none" w:sz="0" w:space="0" w:color="auto"/>
      </w:divBdr>
    </w:div>
    <w:div w:id="1570071682">
      <w:bodyDiv w:val="1"/>
      <w:marLeft w:val="0"/>
      <w:marRight w:val="0"/>
      <w:marTop w:val="0"/>
      <w:marBottom w:val="0"/>
      <w:divBdr>
        <w:top w:val="none" w:sz="0" w:space="0" w:color="auto"/>
        <w:left w:val="none" w:sz="0" w:space="0" w:color="auto"/>
        <w:bottom w:val="none" w:sz="0" w:space="0" w:color="auto"/>
        <w:right w:val="none" w:sz="0" w:space="0" w:color="auto"/>
      </w:divBdr>
    </w:div>
    <w:div w:id="1570647956">
      <w:bodyDiv w:val="1"/>
      <w:marLeft w:val="0"/>
      <w:marRight w:val="0"/>
      <w:marTop w:val="0"/>
      <w:marBottom w:val="0"/>
      <w:divBdr>
        <w:top w:val="none" w:sz="0" w:space="0" w:color="auto"/>
        <w:left w:val="none" w:sz="0" w:space="0" w:color="auto"/>
        <w:bottom w:val="none" w:sz="0" w:space="0" w:color="auto"/>
        <w:right w:val="none" w:sz="0" w:space="0" w:color="auto"/>
      </w:divBdr>
      <w:divsChild>
        <w:div w:id="1031612791">
          <w:marLeft w:val="1166"/>
          <w:marRight w:val="0"/>
          <w:marTop w:val="173"/>
          <w:marBottom w:val="0"/>
          <w:divBdr>
            <w:top w:val="none" w:sz="0" w:space="0" w:color="auto"/>
            <w:left w:val="none" w:sz="0" w:space="0" w:color="auto"/>
            <w:bottom w:val="none" w:sz="0" w:space="0" w:color="auto"/>
            <w:right w:val="none" w:sz="0" w:space="0" w:color="auto"/>
          </w:divBdr>
        </w:div>
        <w:div w:id="1488086522">
          <w:marLeft w:val="1166"/>
          <w:marRight w:val="0"/>
          <w:marTop w:val="173"/>
          <w:marBottom w:val="0"/>
          <w:divBdr>
            <w:top w:val="none" w:sz="0" w:space="0" w:color="auto"/>
            <w:left w:val="none" w:sz="0" w:space="0" w:color="auto"/>
            <w:bottom w:val="none" w:sz="0" w:space="0" w:color="auto"/>
            <w:right w:val="none" w:sz="0" w:space="0" w:color="auto"/>
          </w:divBdr>
        </w:div>
        <w:div w:id="1941988534">
          <w:marLeft w:val="547"/>
          <w:marRight w:val="0"/>
          <w:marTop w:val="192"/>
          <w:marBottom w:val="0"/>
          <w:divBdr>
            <w:top w:val="none" w:sz="0" w:space="0" w:color="auto"/>
            <w:left w:val="none" w:sz="0" w:space="0" w:color="auto"/>
            <w:bottom w:val="none" w:sz="0" w:space="0" w:color="auto"/>
            <w:right w:val="none" w:sz="0" w:space="0" w:color="auto"/>
          </w:divBdr>
        </w:div>
      </w:divsChild>
    </w:div>
    <w:div w:id="1571504608">
      <w:bodyDiv w:val="1"/>
      <w:marLeft w:val="0"/>
      <w:marRight w:val="0"/>
      <w:marTop w:val="0"/>
      <w:marBottom w:val="0"/>
      <w:divBdr>
        <w:top w:val="none" w:sz="0" w:space="0" w:color="auto"/>
        <w:left w:val="none" w:sz="0" w:space="0" w:color="auto"/>
        <w:bottom w:val="none" w:sz="0" w:space="0" w:color="auto"/>
        <w:right w:val="none" w:sz="0" w:space="0" w:color="auto"/>
      </w:divBdr>
    </w:div>
    <w:div w:id="1572277248">
      <w:bodyDiv w:val="1"/>
      <w:marLeft w:val="0"/>
      <w:marRight w:val="0"/>
      <w:marTop w:val="0"/>
      <w:marBottom w:val="0"/>
      <w:divBdr>
        <w:top w:val="none" w:sz="0" w:space="0" w:color="auto"/>
        <w:left w:val="none" w:sz="0" w:space="0" w:color="auto"/>
        <w:bottom w:val="none" w:sz="0" w:space="0" w:color="auto"/>
        <w:right w:val="none" w:sz="0" w:space="0" w:color="auto"/>
      </w:divBdr>
    </w:div>
    <w:div w:id="1572691705">
      <w:bodyDiv w:val="1"/>
      <w:marLeft w:val="0"/>
      <w:marRight w:val="0"/>
      <w:marTop w:val="0"/>
      <w:marBottom w:val="0"/>
      <w:divBdr>
        <w:top w:val="none" w:sz="0" w:space="0" w:color="auto"/>
        <w:left w:val="none" w:sz="0" w:space="0" w:color="auto"/>
        <w:bottom w:val="none" w:sz="0" w:space="0" w:color="auto"/>
        <w:right w:val="none" w:sz="0" w:space="0" w:color="auto"/>
      </w:divBdr>
    </w:div>
    <w:div w:id="1572813744">
      <w:bodyDiv w:val="1"/>
      <w:marLeft w:val="0"/>
      <w:marRight w:val="0"/>
      <w:marTop w:val="0"/>
      <w:marBottom w:val="0"/>
      <w:divBdr>
        <w:top w:val="none" w:sz="0" w:space="0" w:color="auto"/>
        <w:left w:val="none" w:sz="0" w:space="0" w:color="auto"/>
        <w:bottom w:val="none" w:sz="0" w:space="0" w:color="auto"/>
        <w:right w:val="none" w:sz="0" w:space="0" w:color="auto"/>
      </w:divBdr>
    </w:div>
    <w:div w:id="1573732964">
      <w:bodyDiv w:val="1"/>
      <w:marLeft w:val="0"/>
      <w:marRight w:val="0"/>
      <w:marTop w:val="0"/>
      <w:marBottom w:val="0"/>
      <w:divBdr>
        <w:top w:val="none" w:sz="0" w:space="0" w:color="auto"/>
        <w:left w:val="none" w:sz="0" w:space="0" w:color="auto"/>
        <w:bottom w:val="none" w:sz="0" w:space="0" w:color="auto"/>
        <w:right w:val="none" w:sz="0" w:space="0" w:color="auto"/>
      </w:divBdr>
    </w:div>
    <w:div w:id="1574700866">
      <w:bodyDiv w:val="1"/>
      <w:marLeft w:val="0"/>
      <w:marRight w:val="0"/>
      <w:marTop w:val="0"/>
      <w:marBottom w:val="0"/>
      <w:divBdr>
        <w:top w:val="none" w:sz="0" w:space="0" w:color="auto"/>
        <w:left w:val="none" w:sz="0" w:space="0" w:color="auto"/>
        <w:bottom w:val="none" w:sz="0" w:space="0" w:color="auto"/>
        <w:right w:val="none" w:sz="0" w:space="0" w:color="auto"/>
      </w:divBdr>
    </w:div>
    <w:div w:id="1574705315">
      <w:bodyDiv w:val="1"/>
      <w:marLeft w:val="0"/>
      <w:marRight w:val="0"/>
      <w:marTop w:val="0"/>
      <w:marBottom w:val="0"/>
      <w:divBdr>
        <w:top w:val="none" w:sz="0" w:space="0" w:color="auto"/>
        <w:left w:val="none" w:sz="0" w:space="0" w:color="auto"/>
        <w:bottom w:val="none" w:sz="0" w:space="0" w:color="auto"/>
        <w:right w:val="none" w:sz="0" w:space="0" w:color="auto"/>
      </w:divBdr>
    </w:div>
    <w:div w:id="1575163588">
      <w:bodyDiv w:val="1"/>
      <w:marLeft w:val="0"/>
      <w:marRight w:val="0"/>
      <w:marTop w:val="0"/>
      <w:marBottom w:val="0"/>
      <w:divBdr>
        <w:top w:val="none" w:sz="0" w:space="0" w:color="auto"/>
        <w:left w:val="none" w:sz="0" w:space="0" w:color="auto"/>
        <w:bottom w:val="none" w:sz="0" w:space="0" w:color="auto"/>
        <w:right w:val="none" w:sz="0" w:space="0" w:color="auto"/>
      </w:divBdr>
    </w:div>
    <w:div w:id="1575310181">
      <w:bodyDiv w:val="1"/>
      <w:marLeft w:val="0"/>
      <w:marRight w:val="0"/>
      <w:marTop w:val="0"/>
      <w:marBottom w:val="0"/>
      <w:divBdr>
        <w:top w:val="none" w:sz="0" w:space="0" w:color="auto"/>
        <w:left w:val="none" w:sz="0" w:space="0" w:color="auto"/>
        <w:bottom w:val="none" w:sz="0" w:space="0" w:color="auto"/>
        <w:right w:val="none" w:sz="0" w:space="0" w:color="auto"/>
      </w:divBdr>
    </w:div>
    <w:div w:id="1575316437">
      <w:bodyDiv w:val="1"/>
      <w:marLeft w:val="0"/>
      <w:marRight w:val="0"/>
      <w:marTop w:val="0"/>
      <w:marBottom w:val="0"/>
      <w:divBdr>
        <w:top w:val="none" w:sz="0" w:space="0" w:color="auto"/>
        <w:left w:val="none" w:sz="0" w:space="0" w:color="auto"/>
        <w:bottom w:val="none" w:sz="0" w:space="0" w:color="auto"/>
        <w:right w:val="none" w:sz="0" w:space="0" w:color="auto"/>
      </w:divBdr>
    </w:div>
    <w:div w:id="1575505273">
      <w:bodyDiv w:val="1"/>
      <w:marLeft w:val="0"/>
      <w:marRight w:val="0"/>
      <w:marTop w:val="0"/>
      <w:marBottom w:val="0"/>
      <w:divBdr>
        <w:top w:val="none" w:sz="0" w:space="0" w:color="auto"/>
        <w:left w:val="none" w:sz="0" w:space="0" w:color="auto"/>
        <w:bottom w:val="none" w:sz="0" w:space="0" w:color="auto"/>
        <w:right w:val="none" w:sz="0" w:space="0" w:color="auto"/>
      </w:divBdr>
    </w:div>
    <w:div w:id="1575772715">
      <w:bodyDiv w:val="1"/>
      <w:marLeft w:val="0"/>
      <w:marRight w:val="0"/>
      <w:marTop w:val="0"/>
      <w:marBottom w:val="0"/>
      <w:divBdr>
        <w:top w:val="none" w:sz="0" w:space="0" w:color="auto"/>
        <w:left w:val="none" w:sz="0" w:space="0" w:color="auto"/>
        <w:bottom w:val="none" w:sz="0" w:space="0" w:color="auto"/>
        <w:right w:val="none" w:sz="0" w:space="0" w:color="auto"/>
      </w:divBdr>
    </w:div>
    <w:div w:id="1576479285">
      <w:bodyDiv w:val="1"/>
      <w:marLeft w:val="0"/>
      <w:marRight w:val="0"/>
      <w:marTop w:val="0"/>
      <w:marBottom w:val="0"/>
      <w:divBdr>
        <w:top w:val="none" w:sz="0" w:space="0" w:color="auto"/>
        <w:left w:val="none" w:sz="0" w:space="0" w:color="auto"/>
        <w:bottom w:val="none" w:sz="0" w:space="0" w:color="auto"/>
        <w:right w:val="none" w:sz="0" w:space="0" w:color="auto"/>
      </w:divBdr>
    </w:div>
    <w:div w:id="1576743454">
      <w:bodyDiv w:val="1"/>
      <w:marLeft w:val="0"/>
      <w:marRight w:val="0"/>
      <w:marTop w:val="0"/>
      <w:marBottom w:val="0"/>
      <w:divBdr>
        <w:top w:val="none" w:sz="0" w:space="0" w:color="auto"/>
        <w:left w:val="none" w:sz="0" w:space="0" w:color="auto"/>
        <w:bottom w:val="none" w:sz="0" w:space="0" w:color="auto"/>
        <w:right w:val="none" w:sz="0" w:space="0" w:color="auto"/>
      </w:divBdr>
    </w:div>
    <w:div w:id="1577284959">
      <w:bodyDiv w:val="1"/>
      <w:marLeft w:val="0"/>
      <w:marRight w:val="0"/>
      <w:marTop w:val="0"/>
      <w:marBottom w:val="0"/>
      <w:divBdr>
        <w:top w:val="none" w:sz="0" w:space="0" w:color="auto"/>
        <w:left w:val="none" w:sz="0" w:space="0" w:color="auto"/>
        <w:bottom w:val="none" w:sz="0" w:space="0" w:color="auto"/>
        <w:right w:val="none" w:sz="0" w:space="0" w:color="auto"/>
      </w:divBdr>
    </w:div>
    <w:div w:id="1578055807">
      <w:bodyDiv w:val="1"/>
      <w:marLeft w:val="0"/>
      <w:marRight w:val="0"/>
      <w:marTop w:val="0"/>
      <w:marBottom w:val="0"/>
      <w:divBdr>
        <w:top w:val="none" w:sz="0" w:space="0" w:color="auto"/>
        <w:left w:val="none" w:sz="0" w:space="0" w:color="auto"/>
        <w:bottom w:val="none" w:sz="0" w:space="0" w:color="auto"/>
        <w:right w:val="none" w:sz="0" w:space="0" w:color="auto"/>
      </w:divBdr>
    </w:div>
    <w:div w:id="1578369505">
      <w:bodyDiv w:val="1"/>
      <w:marLeft w:val="0"/>
      <w:marRight w:val="0"/>
      <w:marTop w:val="0"/>
      <w:marBottom w:val="0"/>
      <w:divBdr>
        <w:top w:val="none" w:sz="0" w:space="0" w:color="auto"/>
        <w:left w:val="none" w:sz="0" w:space="0" w:color="auto"/>
        <w:bottom w:val="none" w:sz="0" w:space="0" w:color="auto"/>
        <w:right w:val="none" w:sz="0" w:space="0" w:color="auto"/>
      </w:divBdr>
    </w:div>
    <w:div w:id="1578632616">
      <w:bodyDiv w:val="1"/>
      <w:marLeft w:val="0"/>
      <w:marRight w:val="0"/>
      <w:marTop w:val="0"/>
      <w:marBottom w:val="0"/>
      <w:divBdr>
        <w:top w:val="none" w:sz="0" w:space="0" w:color="auto"/>
        <w:left w:val="none" w:sz="0" w:space="0" w:color="auto"/>
        <w:bottom w:val="none" w:sz="0" w:space="0" w:color="auto"/>
        <w:right w:val="none" w:sz="0" w:space="0" w:color="auto"/>
      </w:divBdr>
      <w:divsChild>
        <w:div w:id="851845009">
          <w:marLeft w:val="547"/>
          <w:marRight w:val="0"/>
          <w:marTop w:val="96"/>
          <w:marBottom w:val="0"/>
          <w:divBdr>
            <w:top w:val="none" w:sz="0" w:space="0" w:color="auto"/>
            <w:left w:val="none" w:sz="0" w:space="0" w:color="auto"/>
            <w:bottom w:val="none" w:sz="0" w:space="0" w:color="auto"/>
            <w:right w:val="none" w:sz="0" w:space="0" w:color="auto"/>
          </w:divBdr>
        </w:div>
        <w:div w:id="1171526441">
          <w:marLeft w:val="1166"/>
          <w:marRight w:val="0"/>
          <w:marTop w:val="86"/>
          <w:marBottom w:val="0"/>
          <w:divBdr>
            <w:top w:val="none" w:sz="0" w:space="0" w:color="auto"/>
            <w:left w:val="none" w:sz="0" w:space="0" w:color="auto"/>
            <w:bottom w:val="none" w:sz="0" w:space="0" w:color="auto"/>
            <w:right w:val="none" w:sz="0" w:space="0" w:color="auto"/>
          </w:divBdr>
        </w:div>
        <w:div w:id="1189678864">
          <w:marLeft w:val="547"/>
          <w:marRight w:val="0"/>
          <w:marTop w:val="96"/>
          <w:marBottom w:val="0"/>
          <w:divBdr>
            <w:top w:val="none" w:sz="0" w:space="0" w:color="auto"/>
            <w:left w:val="none" w:sz="0" w:space="0" w:color="auto"/>
            <w:bottom w:val="none" w:sz="0" w:space="0" w:color="auto"/>
            <w:right w:val="none" w:sz="0" w:space="0" w:color="auto"/>
          </w:divBdr>
        </w:div>
      </w:divsChild>
    </w:div>
    <w:div w:id="1578978583">
      <w:bodyDiv w:val="1"/>
      <w:marLeft w:val="0"/>
      <w:marRight w:val="0"/>
      <w:marTop w:val="0"/>
      <w:marBottom w:val="0"/>
      <w:divBdr>
        <w:top w:val="none" w:sz="0" w:space="0" w:color="auto"/>
        <w:left w:val="none" w:sz="0" w:space="0" w:color="auto"/>
        <w:bottom w:val="none" w:sz="0" w:space="0" w:color="auto"/>
        <w:right w:val="none" w:sz="0" w:space="0" w:color="auto"/>
      </w:divBdr>
    </w:div>
    <w:div w:id="1579169354">
      <w:bodyDiv w:val="1"/>
      <w:marLeft w:val="0"/>
      <w:marRight w:val="0"/>
      <w:marTop w:val="0"/>
      <w:marBottom w:val="0"/>
      <w:divBdr>
        <w:top w:val="none" w:sz="0" w:space="0" w:color="auto"/>
        <w:left w:val="none" w:sz="0" w:space="0" w:color="auto"/>
        <w:bottom w:val="none" w:sz="0" w:space="0" w:color="auto"/>
        <w:right w:val="none" w:sz="0" w:space="0" w:color="auto"/>
      </w:divBdr>
    </w:div>
    <w:div w:id="1579711463">
      <w:bodyDiv w:val="1"/>
      <w:marLeft w:val="0"/>
      <w:marRight w:val="0"/>
      <w:marTop w:val="0"/>
      <w:marBottom w:val="0"/>
      <w:divBdr>
        <w:top w:val="none" w:sz="0" w:space="0" w:color="auto"/>
        <w:left w:val="none" w:sz="0" w:space="0" w:color="auto"/>
        <w:bottom w:val="none" w:sz="0" w:space="0" w:color="auto"/>
        <w:right w:val="none" w:sz="0" w:space="0" w:color="auto"/>
      </w:divBdr>
    </w:div>
    <w:div w:id="1579751665">
      <w:bodyDiv w:val="1"/>
      <w:marLeft w:val="0"/>
      <w:marRight w:val="0"/>
      <w:marTop w:val="0"/>
      <w:marBottom w:val="0"/>
      <w:divBdr>
        <w:top w:val="none" w:sz="0" w:space="0" w:color="auto"/>
        <w:left w:val="none" w:sz="0" w:space="0" w:color="auto"/>
        <w:bottom w:val="none" w:sz="0" w:space="0" w:color="auto"/>
        <w:right w:val="none" w:sz="0" w:space="0" w:color="auto"/>
      </w:divBdr>
    </w:div>
    <w:div w:id="1580287793">
      <w:bodyDiv w:val="1"/>
      <w:marLeft w:val="0"/>
      <w:marRight w:val="0"/>
      <w:marTop w:val="0"/>
      <w:marBottom w:val="0"/>
      <w:divBdr>
        <w:top w:val="none" w:sz="0" w:space="0" w:color="auto"/>
        <w:left w:val="none" w:sz="0" w:space="0" w:color="auto"/>
        <w:bottom w:val="none" w:sz="0" w:space="0" w:color="auto"/>
        <w:right w:val="none" w:sz="0" w:space="0" w:color="auto"/>
      </w:divBdr>
    </w:div>
    <w:div w:id="1580478254">
      <w:bodyDiv w:val="1"/>
      <w:marLeft w:val="0"/>
      <w:marRight w:val="0"/>
      <w:marTop w:val="0"/>
      <w:marBottom w:val="0"/>
      <w:divBdr>
        <w:top w:val="none" w:sz="0" w:space="0" w:color="auto"/>
        <w:left w:val="none" w:sz="0" w:space="0" w:color="auto"/>
        <w:bottom w:val="none" w:sz="0" w:space="0" w:color="auto"/>
        <w:right w:val="none" w:sz="0" w:space="0" w:color="auto"/>
      </w:divBdr>
    </w:div>
    <w:div w:id="1580480047">
      <w:bodyDiv w:val="1"/>
      <w:marLeft w:val="0"/>
      <w:marRight w:val="0"/>
      <w:marTop w:val="0"/>
      <w:marBottom w:val="0"/>
      <w:divBdr>
        <w:top w:val="none" w:sz="0" w:space="0" w:color="auto"/>
        <w:left w:val="none" w:sz="0" w:space="0" w:color="auto"/>
        <w:bottom w:val="none" w:sz="0" w:space="0" w:color="auto"/>
        <w:right w:val="none" w:sz="0" w:space="0" w:color="auto"/>
      </w:divBdr>
    </w:div>
    <w:div w:id="1580821953">
      <w:bodyDiv w:val="1"/>
      <w:marLeft w:val="0"/>
      <w:marRight w:val="0"/>
      <w:marTop w:val="0"/>
      <w:marBottom w:val="0"/>
      <w:divBdr>
        <w:top w:val="none" w:sz="0" w:space="0" w:color="auto"/>
        <w:left w:val="none" w:sz="0" w:space="0" w:color="auto"/>
        <w:bottom w:val="none" w:sz="0" w:space="0" w:color="auto"/>
        <w:right w:val="none" w:sz="0" w:space="0" w:color="auto"/>
      </w:divBdr>
    </w:div>
    <w:div w:id="1581015976">
      <w:bodyDiv w:val="1"/>
      <w:marLeft w:val="0"/>
      <w:marRight w:val="0"/>
      <w:marTop w:val="0"/>
      <w:marBottom w:val="0"/>
      <w:divBdr>
        <w:top w:val="none" w:sz="0" w:space="0" w:color="auto"/>
        <w:left w:val="none" w:sz="0" w:space="0" w:color="auto"/>
        <w:bottom w:val="none" w:sz="0" w:space="0" w:color="auto"/>
        <w:right w:val="none" w:sz="0" w:space="0" w:color="auto"/>
      </w:divBdr>
      <w:divsChild>
        <w:div w:id="756439549">
          <w:marLeft w:val="1166"/>
          <w:marRight w:val="0"/>
          <w:marTop w:val="96"/>
          <w:marBottom w:val="0"/>
          <w:divBdr>
            <w:top w:val="none" w:sz="0" w:space="0" w:color="auto"/>
            <w:left w:val="none" w:sz="0" w:space="0" w:color="auto"/>
            <w:bottom w:val="none" w:sz="0" w:space="0" w:color="auto"/>
            <w:right w:val="none" w:sz="0" w:space="0" w:color="auto"/>
          </w:divBdr>
        </w:div>
        <w:div w:id="1132014963">
          <w:marLeft w:val="547"/>
          <w:marRight w:val="0"/>
          <w:marTop w:val="115"/>
          <w:marBottom w:val="0"/>
          <w:divBdr>
            <w:top w:val="none" w:sz="0" w:space="0" w:color="auto"/>
            <w:left w:val="none" w:sz="0" w:space="0" w:color="auto"/>
            <w:bottom w:val="none" w:sz="0" w:space="0" w:color="auto"/>
            <w:right w:val="none" w:sz="0" w:space="0" w:color="auto"/>
          </w:divBdr>
        </w:div>
        <w:div w:id="1206334857">
          <w:marLeft w:val="547"/>
          <w:marRight w:val="0"/>
          <w:marTop w:val="115"/>
          <w:marBottom w:val="0"/>
          <w:divBdr>
            <w:top w:val="none" w:sz="0" w:space="0" w:color="auto"/>
            <w:left w:val="none" w:sz="0" w:space="0" w:color="auto"/>
            <w:bottom w:val="none" w:sz="0" w:space="0" w:color="auto"/>
            <w:right w:val="none" w:sz="0" w:space="0" w:color="auto"/>
          </w:divBdr>
        </w:div>
        <w:div w:id="1463188908">
          <w:marLeft w:val="1166"/>
          <w:marRight w:val="0"/>
          <w:marTop w:val="96"/>
          <w:marBottom w:val="0"/>
          <w:divBdr>
            <w:top w:val="none" w:sz="0" w:space="0" w:color="auto"/>
            <w:left w:val="none" w:sz="0" w:space="0" w:color="auto"/>
            <w:bottom w:val="none" w:sz="0" w:space="0" w:color="auto"/>
            <w:right w:val="none" w:sz="0" w:space="0" w:color="auto"/>
          </w:divBdr>
        </w:div>
        <w:div w:id="1511682558">
          <w:marLeft w:val="547"/>
          <w:marRight w:val="0"/>
          <w:marTop w:val="115"/>
          <w:marBottom w:val="0"/>
          <w:divBdr>
            <w:top w:val="none" w:sz="0" w:space="0" w:color="auto"/>
            <w:left w:val="none" w:sz="0" w:space="0" w:color="auto"/>
            <w:bottom w:val="none" w:sz="0" w:space="0" w:color="auto"/>
            <w:right w:val="none" w:sz="0" w:space="0" w:color="auto"/>
          </w:divBdr>
        </w:div>
      </w:divsChild>
    </w:div>
    <w:div w:id="1583025772">
      <w:bodyDiv w:val="1"/>
      <w:marLeft w:val="0"/>
      <w:marRight w:val="0"/>
      <w:marTop w:val="0"/>
      <w:marBottom w:val="0"/>
      <w:divBdr>
        <w:top w:val="none" w:sz="0" w:space="0" w:color="auto"/>
        <w:left w:val="none" w:sz="0" w:space="0" w:color="auto"/>
        <w:bottom w:val="none" w:sz="0" w:space="0" w:color="auto"/>
        <w:right w:val="none" w:sz="0" w:space="0" w:color="auto"/>
      </w:divBdr>
      <w:divsChild>
        <w:div w:id="5711690">
          <w:marLeft w:val="1800"/>
          <w:marRight w:val="0"/>
          <w:marTop w:val="86"/>
          <w:marBottom w:val="0"/>
          <w:divBdr>
            <w:top w:val="none" w:sz="0" w:space="0" w:color="auto"/>
            <w:left w:val="none" w:sz="0" w:space="0" w:color="auto"/>
            <w:bottom w:val="none" w:sz="0" w:space="0" w:color="auto"/>
            <w:right w:val="none" w:sz="0" w:space="0" w:color="auto"/>
          </w:divBdr>
        </w:div>
        <w:div w:id="260913825">
          <w:marLeft w:val="547"/>
          <w:marRight w:val="0"/>
          <w:marTop w:val="115"/>
          <w:marBottom w:val="0"/>
          <w:divBdr>
            <w:top w:val="none" w:sz="0" w:space="0" w:color="auto"/>
            <w:left w:val="none" w:sz="0" w:space="0" w:color="auto"/>
            <w:bottom w:val="none" w:sz="0" w:space="0" w:color="auto"/>
            <w:right w:val="none" w:sz="0" w:space="0" w:color="auto"/>
          </w:divBdr>
        </w:div>
        <w:div w:id="576593422">
          <w:marLeft w:val="1800"/>
          <w:marRight w:val="0"/>
          <w:marTop w:val="86"/>
          <w:marBottom w:val="0"/>
          <w:divBdr>
            <w:top w:val="none" w:sz="0" w:space="0" w:color="auto"/>
            <w:left w:val="none" w:sz="0" w:space="0" w:color="auto"/>
            <w:bottom w:val="none" w:sz="0" w:space="0" w:color="auto"/>
            <w:right w:val="none" w:sz="0" w:space="0" w:color="auto"/>
          </w:divBdr>
        </w:div>
        <w:div w:id="680860999">
          <w:marLeft w:val="1166"/>
          <w:marRight w:val="0"/>
          <w:marTop w:val="115"/>
          <w:marBottom w:val="0"/>
          <w:divBdr>
            <w:top w:val="none" w:sz="0" w:space="0" w:color="auto"/>
            <w:left w:val="none" w:sz="0" w:space="0" w:color="auto"/>
            <w:bottom w:val="none" w:sz="0" w:space="0" w:color="auto"/>
            <w:right w:val="none" w:sz="0" w:space="0" w:color="auto"/>
          </w:divBdr>
        </w:div>
        <w:div w:id="857890980">
          <w:marLeft w:val="1800"/>
          <w:marRight w:val="0"/>
          <w:marTop w:val="86"/>
          <w:marBottom w:val="0"/>
          <w:divBdr>
            <w:top w:val="none" w:sz="0" w:space="0" w:color="auto"/>
            <w:left w:val="none" w:sz="0" w:space="0" w:color="auto"/>
            <w:bottom w:val="none" w:sz="0" w:space="0" w:color="auto"/>
            <w:right w:val="none" w:sz="0" w:space="0" w:color="auto"/>
          </w:divBdr>
        </w:div>
        <w:div w:id="925728394">
          <w:marLeft w:val="1166"/>
          <w:marRight w:val="0"/>
          <w:marTop w:val="115"/>
          <w:marBottom w:val="0"/>
          <w:divBdr>
            <w:top w:val="none" w:sz="0" w:space="0" w:color="auto"/>
            <w:left w:val="none" w:sz="0" w:space="0" w:color="auto"/>
            <w:bottom w:val="none" w:sz="0" w:space="0" w:color="auto"/>
            <w:right w:val="none" w:sz="0" w:space="0" w:color="auto"/>
          </w:divBdr>
        </w:div>
        <w:div w:id="1522932909">
          <w:marLeft w:val="1800"/>
          <w:marRight w:val="0"/>
          <w:marTop w:val="86"/>
          <w:marBottom w:val="0"/>
          <w:divBdr>
            <w:top w:val="none" w:sz="0" w:space="0" w:color="auto"/>
            <w:left w:val="none" w:sz="0" w:space="0" w:color="auto"/>
            <w:bottom w:val="none" w:sz="0" w:space="0" w:color="auto"/>
            <w:right w:val="none" w:sz="0" w:space="0" w:color="auto"/>
          </w:divBdr>
        </w:div>
        <w:div w:id="1779980393">
          <w:marLeft w:val="1800"/>
          <w:marRight w:val="0"/>
          <w:marTop w:val="86"/>
          <w:marBottom w:val="0"/>
          <w:divBdr>
            <w:top w:val="none" w:sz="0" w:space="0" w:color="auto"/>
            <w:left w:val="none" w:sz="0" w:space="0" w:color="auto"/>
            <w:bottom w:val="none" w:sz="0" w:space="0" w:color="auto"/>
            <w:right w:val="none" w:sz="0" w:space="0" w:color="auto"/>
          </w:divBdr>
        </w:div>
      </w:divsChild>
    </w:div>
    <w:div w:id="1584217337">
      <w:bodyDiv w:val="1"/>
      <w:marLeft w:val="0"/>
      <w:marRight w:val="0"/>
      <w:marTop w:val="0"/>
      <w:marBottom w:val="0"/>
      <w:divBdr>
        <w:top w:val="none" w:sz="0" w:space="0" w:color="auto"/>
        <w:left w:val="none" w:sz="0" w:space="0" w:color="auto"/>
        <w:bottom w:val="none" w:sz="0" w:space="0" w:color="auto"/>
        <w:right w:val="none" w:sz="0" w:space="0" w:color="auto"/>
      </w:divBdr>
      <w:divsChild>
        <w:div w:id="312880227">
          <w:marLeft w:val="1166"/>
          <w:marRight w:val="0"/>
          <w:marTop w:val="134"/>
          <w:marBottom w:val="0"/>
          <w:divBdr>
            <w:top w:val="none" w:sz="0" w:space="0" w:color="auto"/>
            <w:left w:val="none" w:sz="0" w:space="0" w:color="auto"/>
            <w:bottom w:val="none" w:sz="0" w:space="0" w:color="auto"/>
            <w:right w:val="none" w:sz="0" w:space="0" w:color="auto"/>
          </w:divBdr>
        </w:div>
        <w:div w:id="569077890">
          <w:marLeft w:val="547"/>
          <w:marRight w:val="0"/>
          <w:marTop w:val="154"/>
          <w:marBottom w:val="0"/>
          <w:divBdr>
            <w:top w:val="none" w:sz="0" w:space="0" w:color="auto"/>
            <w:left w:val="none" w:sz="0" w:space="0" w:color="auto"/>
            <w:bottom w:val="none" w:sz="0" w:space="0" w:color="auto"/>
            <w:right w:val="none" w:sz="0" w:space="0" w:color="auto"/>
          </w:divBdr>
        </w:div>
      </w:divsChild>
    </w:div>
    <w:div w:id="1584291609">
      <w:bodyDiv w:val="1"/>
      <w:marLeft w:val="0"/>
      <w:marRight w:val="0"/>
      <w:marTop w:val="0"/>
      <w:marBottom w:val="0"/>
      <w:divBdr>
        <w:top w:val="none" w:sz="0" w:space="0" w:color="auto"/>
        <w:left w:val="none" w:sz="0" w:space="0" w:color="auto"/>
        <w:bottom w:val="none" w:sz="0" w:space="0" w:color="auto"/>
        <w:right w:val="none" w:sz="0" w:space="0" w:color="auto"/>
      </w:divBdr>
    </w:div>
    <w:div w:id="1585722213">
      <w:bodyDiv w:val="1"/>
      <w:marLeft w:val="0"/>
      <w:marRight w:val="0"/>
      <w:marTop w:val="0"/>
      <w:marBottom w:val="0"/>
      <w:divBdr>
        <w:top w:val="none" w:sz="0" w:space="0" w:color="auto"/>
        <w:left w:val="none" w:sz="0" w:space="0" w:color="auto"/>
        <w:bottom w:val="none" w:sz="0" w:space="0" w:color="auto"/>
        <w:right w:val="none" w:sz="0" w:space="0" w:color="auto"/>
      </w:divBdr>
    </w:div>
    <w:div w:id="1585723025">
      <w:bodyDiv w:val="1"/>
      <w:marLeft w:val="0"/>
      <w:marRight w:val="0"/>
      <w:marTop w:val="0"/>
      <w:marBottom w:val="0"/>
      <w:divBdr>
        <w:top w:val="none" w:sz="0" w:space="0" w:color="auto"/>
        <w:left w:val="none" w:sz="0" w:space="0" w:color="auto"/>
        <w:bottom w:val="none" w:sz="0" w:space="0" w:color="auto"/>
        <w:right w:val="none" w:sz="0" w:space="0" w:color="auto"/>
      </w:divBdr>
    </w:div>
    <w:div w:id="1586568614">
      <w:bodyDiv w:val="1"/>
      <w:marLeft w:val="0"/>
      <w:marRight w:val="0"/>
      <w:marTop w:val="0"/>
      <w:marBottom w:val="0"/>
      <w:divBdr>
        <w:top w:val="none" w:sz="0" w:space="0" w:color="auto"/>
        <w:left w:val="none" w:sz="0" w:space="0" w:color="auto"/>
        <w:bottom w:val="none" w:sz="0" w:space="0" w:color="auto"/>
        <w:right w:val="none" w:sz="0" w:space="0" w:color="auto"/>
      </w:divBdr>
    </w:div>
    <w:div w:id="1588609026">
      <w:bodyDiv w:val="1"/>
      <w:marLeft w:val="0"/>
      <w:marRight w:val="0"/>
      <w:marTop w:val="0"/>
      <w:marBottom w:val="0"/>
      <w:divBdr>
        <w:top w:val="none" w:sz="0" w:space="0" w:color="auto"/>
        <w:left w:val="none" w:sz="0" w:space="0" w:color="auto"/>
        <w:bottom w:val="none" w:sz="0" w:space="0" w:color="auto"/>
        <w:right w:val="none" w:sz="0" w:space="0" w:color="auto"/>
      </w:divBdr>
    </w:div>
    <w:div w:id="1590507585">
      <w:bodyDiv w:val="1"/>
      <w:marLeft w:val="0"/>
      <w:marRight w:val="0"/>
      <w:marTop w:val="0"/>
      <w:marBottom w:val="0"/>
      <w:divBdr>
        <w:top w:val="none" w:sz="0" w:space="0" w:color="auto"/>
        <w:left w:val="none" w:sz="0" w:space="0" w:color="auto"/>
        <w:bottom w:val="none" w:sz="0" w:space="0" w:color="auto"/>
        <w:right w:val="none" w:sz="0" w:space="0" w:color="auto"/>
      </w:divBdr>
    </w:div>
    <w:div w:id="1590849078">
      <w:bodyDiv w:val="1"/>
      <w:marLeft w:val="0"/>
      <w:marRight w:val="0"/>
      <w:marTop w:val="0"/>
      <w:marBottom w:val="0"/>
      <w:divBdr>
        <w:top w:val="none" w:sz="0" w:space="0" w:color="auto"/>
        <w:left w:val="none" w:sz="0" w:space="0" w:color="auto"/>
        <w:bottom w:val="none" w:sz="0" w:space="0" w:color="auto"/>
        <w:right w:val="none" w:sz="0" w:space="0" w:color="auto"/>
      </w:divBdr>
    </w:div>
    <w:div w:id="1591309705">
      <w:bodyDiv w:val="1"/>
      <w:marLeft w:val="0"/>
      <w:marRight w:val="0"/>
      <w:marTop w:val="0"/>
      <w:marBottom w:val="0"/>
      <w:divBdr>
        <w:top w:val="none" w:sz="0" w:space="0" w:color="auto"/>
        <w:left w:val="none" w:sz="0" w:space="0" w:color="auto"/>
        <w:bottom w:val="none" w:sz="0" w:space="0" w:color="auto"/>
        <w:right w:val="none" w:sz="0" w:space="0" w:color="auto"/>
      </w:divBdr>
      <w:divsChild>
        <w:div w:id="828445483">
          <w:marLeft w:val="360"/>
          <w:marRight w:val="0"/>
          <w:marTop w:val="200"/>
          <w:marBottom w:val="0"/>
          <w:divBdr>
            <w:top w:val="none" w:sz="0" w:space="0" w:color="auto"/>
            <w:left w:val="none" w:sz="0" w:space="0" w:color="auto"/>
            <w:bottom w:val="none" w:sz="0" w:space="0" w:color="auto"/>
            <w:right w:val="none" w:sz="0" w:space="0" w:color="auto"/>
          </w:divBdr>
        </w:div>
      </w:divsChild>
    </w:div>
    <w:div w:id="1591355711">
      <w:bodyDiv w:val="1"/>
      <w:marLeft w:val="0"/>
      <w:marRight w:val="0"/>
      <w:marTop w:val="0"/>
      <w:marBottom w:val="0"/>
      <w:divBdr>
        <w:top w:val="none" w:sz="0" w:space="0" w:color="auto"/>
        <w:left w:val="none" w:sz="0" w:space="0" w:color="auto"/>
        <w:bottom w:val="none" w:sz="0" w:space="0" w:color="auto"/>
        <w:right w:val="none" w:sz="0" w:space="0" w:color="auto"/>
      </w:divBdr>
      <w:divsChild>
        <w:div w:id="449278102">
          <w:marLeft w:val="1800"/>
          <w:marRight w:val="0"/>
          <w:marTop w:val="86"/>
          <w:marBottom w:val="0"/>
          <w:divBdr>
            <w:top w:val="none" w:sz="0" w:space="0" w:color="auto"/>
            <w:left w:val="none" w:sz="0" w:space="0" w:color="auto"/>
            <w:bottom w:val="none" w:sz="0" w:space="0" w:color="auto"/>
            <w:right w:val="none" w:sz="0" w:space="0" w:color="auto"/>
          </w:divBdr>
        </w:div>
        <w:div w:id="585579119">
          <w:marLeft w:val="1800"/>
          <w:marRight w:val="0"/>
          <w:marTop w:val="86"/>
          <w:marBottom w:val="0"/>
          <w:divBdr>
            <w:top w:val="none" w:sz="0" w:space="0" w:color="auto"/>
            <w:left w:val="none" w:sz="0" w:space="0" w:color="auto"/>
            <w:bottom w:val="none" w:sz="0" w:space="0" w:color="auto"/>
            <w:right w:val="none" w:sz="0" w:space="0" w:color="auto"/>
          </w:divBdr>
        </w:div>
        <w:div w:id="694428854">
          <w:marLeft w:val="1800"/>
          <w:marRight w:val="0"/>
          <w:marTop w:val="86"/>
          <w:marBottom w:val="0"/>
          <w:divBdr>
            <w:top w:val="none" w:sz="0" w:space="0" w:color="auto"/>
            <w:left w:val="none" w:sz="0" w:space="0" w:color="auto"/>
            <w:bottom w:val="none" w:sz="0" w:space="0" w:color="auto"/>
            <w:right w:val="none" w:sz="0" w:space="0" w:color="auto"/>
          </w:divBdr>
        </w:div>
        <w:div w:id="724718789">
          <w:marLeft w:val="547"/>
          <w:marRight w:val="0"/>
          <w:marTop w:val="106"/>
          <w:marBottom w:val="0"/>
          <w:divBdr>
            <w:top w:val="none" w:sz="0" w:space="0" w:color="auto"/>
            <w:left w:val="none" w:sz="0" w:space="0" w:color="auto"/>
            <w:bottom w:val="none" w:sz="0" w:space="0" w:color="auto"/>
            <w:right w:val="none" w:sz="0" w:space="0" w:color="auto"/>
          </w:divBdr>
        </w:div>
        <w:div w:id="786240939">
          <w:marLeft w:val="1166"/>
          <w:marRight w:val="0"/>
          <w:marTop w:val="106"/>
          <w:marBottom w:val="0"/>
          <w:divBdr>
            <w:top w:val="none" w:sz="0" w:space="0" w:color="auto"/>
            <w:left w:val="none" w:sz="0" w:space="0" w:color="auto"/>
            <w:bottom w:val="none" w:sz="0" w:space="0" w:color="auto"/>
            <w:right w:val="none" w:sz="0" w:space="0" w:color="auto"/>
          </w:divBdr>
        </w:div>
        <w:div w:id="864486627">
          <w:marLeft w:val="1800"/>
          <w:marRight w:val="0"/>
          <w:marTop w:val="86"/>
          <w:marBottom w:val="0"/>
          <w:divBdr>
            <w:top w:val="none" w:sz="0" w:space="0" w:color="auto"/>
            <w:left w:val="none" w:sz="0" w:space="0" w:color="auto"/>
            <w:bottom w:val="none" w:sz="0" w:space="0" w:color="auto"/>
            <w:right w:val="none" w:sz="0" w:space="0" w:color="auto"/>
          </w:divBdr>
        </w:div>
        <w:div w:id="880359475">
          <w:marLeft w:val="1800"/>
          <w:marRight w:val="0"/>
          <w:marTop w:val="86"/>
          <w:marBottom w:val="0"/>
          <w:divBdr>
            <w:top w:val="none" w:sz="0" w:space="0" w:color="auto"/>
            <w:left w:val="none" w:sz="0" w:space="0" w:color="auto"/>
            <w:bottom w:val="none" w:sz="0" w:space="0" w:color="auto"/>
            <w:right w:val="none" w:sz="0" w:space="0" w:color="auto"/>
          </w:divBdr>
        </w:div>
        <w:div w:id="1356076602">
          <w:marLeft w:val="1166"/>
          <w:marRight w:val="0"/>
          <w:marTop w:val="106"/>
          <w:marBottom w:val="0"/>
          <w:divBdr>
            <w:top w:val="none" w:sz="0" w:space="0" w:color="auto"/>
            <w:left w:val="none" w:sz="0" w:space="0" w:color="auto"/>
            <w:bottom w:val="none" w:sz="0" w:space="0" w:color="auto"/>
            <w:right w:val="none" w:sz="0" w:space="0" w:color="auto"/>
          </w:divBdr>
        </w:div>
        <w:div w:id="1600792765">
          <w:marLeft w:val="1166"/>
          <w:marRight w:val="0"/>
          <w:marTop w:val="106"/>
          <w:marBottom w:val="0"/>
          <w:divBdr>
            <w:top w:val="none" w:sz="0" w:space="0" w:color="auto"/>
            <w:left w:val="none" w:sz="0" w:space="0" w:color="auto"/>
            <w:bottom w:val="none" w:sz="0" w:space="0" w:color="auto"/>
            <w:right w:val="none" w:sz="0" w:space="0" w:color="auto"/>
          </w:divBdr>
        </w:div>
        <w:div w:id="1861048417">
          <w:marLeft w:val="1800"/>
          <w:marRight w:val="0"/>
          <w:marTop w:val="86"/>
          <w:marBottom w:val="0"/>
          <w:divBdr>
            <w:top w:val="none" w:sz="0" w:space="0" w:color="auto"/>
            <w:left w:val="none" w:sz="0" w:space="0" w:color="auto"/>
            <w:bottom w:val="none" w:sz="0" w:space="0" w:color="auto"/>
            <w:right w:val="none" w:sz="0" w:space="0" w:color="auto"/>
          </w:divBdr>
        </w:div>
      </w:divsChild>
    </w:div>
    <w:div w:id="1591356359">
      <w:bodyDiv w:val="1"/>
      <w:marLeft w:val="0"/>
      <w:marRight w:val="0"/>
      <w:marTop w:val="0"/>
      <w:marBottom w:val="0"/>
      <w:divBdr>
        <w:top w:val="none" w:sz="0" w:space="0" w:color="auto"/>
        <w:left w:val="none" w:sz="0" w:space="0" w:color="auto"/>
        <w:bottom w:val="none" w:sz="0" w:space="0" w:color="auto"/>
        <w:right w:val="none" w:sz="0" w:space="0" w:color="auto"/>
      </w:divBdr>
    </w:div>
    <w:div w:id="1593008592">
      <w:bodyDiv w:val="1"/>
      <w:marLeft w:val="0"/>
      <w:marRight w:val="0"/>
      <w:marTop w:val="0"/>
      <w:marBottom w:val="0"/>
      <w:divBdr>
        <w:top w:val="none" w:sz="0" w:space="0" w:color="auto"/>
        <w:left w:val="none" w:sz="0" w:space="0" w:color="auto"/>
        <w:bottom w:val="none" w:sz="0" w:space="0" w:color="auto"/>
        <w:right w:val="none" w:sz="0" w:space="0" w:color="auto"/>
      </w:divBdr>
    </w:div>
    <w:div w:id="1593316715">
      <w:bodyDiv w:val="1"/>
      <w:marLeft w:val="0"/>
      <w:marRight w:val="0"/>
      <w:marTop w:val="0"/>
      <w:marBottom w:val="0"/>
      <w:divBdr>
        <w:top w:val="none" w:sz="0" w:space="0" w:color="auto"/>
        <w:left w:val="none" w:sz="0" w:space="0" w:color="auto"/>
        <w:bottom w:val="none" w:sz="0" w:space="0" w:color="auto"/>
        <w:right w:val="none" w:sz="0" w:space="0" w:color="auto"/>
      </w:divBdr>
    </w:div>
    <w:div w:id="1593508881">
      <w:bodyDiv w:val="1"/>
      <w:marLeft w:val="0"/>
      <w:marRight w:val="0"/>
      <w:marTop w:val="0"/>
      <w:marBottom w:val="0"/>
      <w:divBdr>
        <w:top w:val="none" w:sz="0" w:space="0" w:color="auto"/>
        <w:left w:val="none" w:sz="0" w:space="0" w:color="auto"/>
        <w:bottom w:val="none" w:sz="0" w:space="0" w:color="auto"/>
        <w:right w:val="none" w:sz="0" w:space="0" w:color="auto"/>
      </w:divBdr>
    </w:div>
    <w:div w:id="1594975746">
      <w:bodyDiv w:val="1"/>
      <w:marLeft w:val="0"/>
      <w:marRight w:val="0"/>
      <w:marTop w:val="0"/>
      <w:marBottom w:val="0"/>
      <w:divBdr>
        <w:top w:val="none" w:sz="0" w:space="0" w:color="auto"/>
        <w:left w:val="none" w:sz="0" w:space="0" w:color="auto"/>
        <w:bottom w:val="none" w:sz="0" w:space="0" w:color="auto"/>
        <w:right w:val="none" w:sz="0" w:space="0" w:color="auto"/>
      </w:divBdr>
      <w:divsChild>
        <w:div w:id="35469371">
          <w:marLeft w:val="547"/>
          <w:marRight w:val="0"/>
          <w:marTop w:val="115"/>
          <w:marBottom w:val="0"/>
          <w:divBdr>
            <w:top w:val="none" w:sz="0" w:space="0" w:color="auto"/>
            <w:left w:val="none" w:sz="0" w:space="0" w:color="auto"/>
            <w:bottom w:val="none" w:sz="0" w:space="0" w:color="auto"/>
            <w:right w:val="none" w:sz="0" w:space="0" w:color="auto"/>
          </w:divBdr>
        </w:div>
        <w:div w:id="357394279">
          <w:marLeft w:val="1166"/>
          <w:marRight w:val="0"/>
          <w:marTop w:val="96"/>
          <w:marBottom w:val="0"/>
          <w:divBdr>
            <w:top w:val="none" w:sz="0" w:space="0" w:color="auto"/>
            <w:left w:val="none" w:sz="0" w:space="0" w:color="auto"/>
            <w:bottom w:val="none" w:sz="0" w:space="0" w:color="auto"/>
            <w:right w:val="none" w:sz="0" w:space="0" w:color="auto"/>
          </w:divBdr>
        </w:div>
        <w:div w:id="859783622">
          <w:marLeft w:val="547"/>
          <w:marRight w:val="0"/>
          <w:marTop w:val="115"/>
          <w:marBottom w:val="0"/>
          <w:divBdr>
            <w:top w:val="none" w:sz="0" w:space="0" w:color="auto"/>
            <w:left w:val="none" w:sz="0" w:space="0" w:color="auto"/>
            <w:bottom w:val="none" w:sz="0" w:space="0" w:color="auto"/>
            <w:right w:val="none" w:sz="0" w:space="0" w:color="auto"/>
          </w:divBdr>
        </w:div>
        <w:div w:id="1119379894">
          <w:marLeft w:val="1166"/>
          <w:marRight w:val="0"/>
          <w:marTop w:val="96"/>
          <w:marBottom w:val="0"/>
          <w:divBdr>
            <w:top w:val="none" w:sz="0" w:space="0" w:color="auto"/>
            <w:left w:val="none" w:sz="0" w:space="0" w:color="auto"/>
            <w:bottom w:val="none" w:sz="0" w:space="0" w:color="auto"/>
            <w:right w:val="none" w:sz="0" w:space="0" w:color="auto"/>
          </w:divBdr>
        </w:div>
        <w:div w:id="1129520279">
          <w:marLeft w:val="1166"/>
          <w:marRight w:val="0"/>
          <w:marTop w:val="96"/>
          <w:marBottom w:val="0"/>
          <w:divBdr>
            <w:top w:val="none" w:sz="0" w:space="0" w:color="auto"/>
            <w:left w:val="none" w:sz="0" w:space="0" w:color="auto"/>
            <w:bottom w:val="none" w:sz="0" w:space="0" w:color="auto"/>
            <w:right w:val="none" w:sz="0" w:space="0" w:color="auto"/>
          </w:divBdr>
        </w:div>
        <w:div w:id="1291669897">
          <w:marLeft w:val="547"/>
          <w:marRight w:val="0"/>
          <w:marTop w:val="115"/>
          <w:marBottom w:val="0"/>
          <w:divBdr>
            <w:top w:val="none" w:sz="0" w:space="0" w:color="auto"/>
            <w:left w:val="none" w:sz="0" w:space="0" w:color="auto"/>
            <w:bottom w:val="none" w:sz="0" w:space="0" w:color="auto"/>
            <w:right w:val="none" w:sz="0" w:space="0" w:color="auto"/>
          </w:divBdr>
        </w:div>
        <w:div w:id="1809276085">
          <w:marLeft w:val="1166"/>
          <w:marRight w:val="0"/>
          <w:marTop w:val="96"/>
          <w:marBottom w:val="0"/>
          <w:divBdr>
            <w:top w:val="none" w:sz="0" w:space="0" w:color="auto"/>
            <w:left w:val="none" w:sz="0" w:space="0" w:color="auto"/>
            <w:bottom w:val="none" w:sz="0" w:space="0" w:color="auto"/>
            <w:right w:val="none" w:sz="0" w:space="0" w:color="auto"/>
          </w:divBdr>
        </w:div>
      </w:divsChild>
    </w:div>
    <w:div w:id="1596549516">
      <w:bodyDiv w:val="1"/>
      <w:marLeft w:val="0"/>
      <w:marRight w:val="0"/>
      <w:marTop w:val="0"/>
      <w:marBottom w:val="0"/>
      <w:divBdr>
        <w:top w:val="none" w:sz="0" w:space="0" w:color="auto"/>
        <w:left w:val="none" w:sz="0" w:space="0" w:color="auto"/>
        <w:bottom w:val="none" w:sz="0" w:space="0" w:color="auto"/>
        <w:right w:val="none" w:sz="0" w:space="0" w:color="auto"/>
      </w:divBdr>
    </w:div>
    <w:div w:id="1596672585">
      <w:bodyDiv w:val="1"/>
      <w:marLeft w:val="0"/>
      <w:marRight w:val="0"/>
      <w:marTop w:val="0"/>
      <w:marBottom w:val="0"/>
      <w:divBdr>
        <w:top w:val="none" w:sz="0" w:space="0" w:color="auto"/>
        <w:left w:val="none" w:sz="0" w:space="0" w:color="auto"/>
        <w:bottom w:val="none" w:sz="0" w:space="0" w:color="auto"/>
        <w:right w:val="none" w:sz="0" w:space="0" w:color="auto"/>
      </w:divBdr>
    </w:div>
    <w:div w:id="1596936421">
      <w:bodyDiv w:val="1"/>
      <w:marLeft w:val="0"/>
      <w:marRight w:val="0"/>
      <w:marTop w:val="0"/>
      <w:marBottom w:val="0"/>
      <w:divBdr>
        <w:top w:val="none" w:sz="0" w:space="0" w:color="auto"/>
        <w:left w:val="none" w:sz="0" w:space="0" w:color="auto"/>
        <w:bottom w:val="none" w:sz="0" w:space="0" w:color="auto"/>
        <w:right w:val="none" w:sz="0" w:space="0" w:color="auto"/>
      </w:divBdr>
    </w:div>
    <w:div w:id="1598058378">
      <w:bodyDiv w:val="1"/>
      <w:marLeft w:val="0"/>
      <w:marRight w:val="0"/>
      <w:marTop w:val="0"/>
      <w:marBottom w:val="0"/>
      <w:divBdr>
        <w:top w:val="none" w:sz="0" w:space="0" w:color="auto"/>
        <w:left w:val="none" w:sz="0" w:space="0" w:color="auto"/>
        <w:bottom w:val="none" w:sz="0" w:space="0" w:color="auto"/>
        <w:right w:val="none" w:sz="0" w:space="0" w:color="auto"/>
      </w:divBdr>
    </w:div>
    <w:div w:id="1598520681">
      <w:bodyDiv w:val="1"/>
      <w:marLeft w:val="0"/>
      <w:marRight w:val="0"/>
      <w:marTop w:val="0"/>
      <w:marBottom w:val="0"/>
      <w:divBdr>
        <w:top w:val="none" w:sz="0" w:space="0" w:color="auto"/>
        <w:left w:val="none" w:sz="0" w:space="0" w:color="auto"/>
        <w:bottom w:val="none" w:sz="0" w:space="0" w:color="auto"/>
        <w:right w:val="none" w:sz="0" w:space="0" w:color="auto"/>
      </w:divBdr>
    </w:div>
    <w:div w:id="1599866888">
      <w:bodyDiv w:val="1"/>
      <w:marLeft w:val="0"/>
      <w:marRight w:val="0"/>
      <w:marTop w:val="0"/>
      <w:marBottom w:val="0"/>
      <w:divBdr>
        <w:top w:val="none" w:sz="0" w:space="0" w:color="auto"/>
        <w:left w:val="none" w:sz="0" w:space="0" w:color="auto"/>
        <w:bottom w:val="none" w:sz="0" w:space="0" w:color="auto"/>
        <w:right w:val="none" w:sz="0" w:space="0" w:color="auto"/>
      </w:divBdr>
      <w:divsChild>
        <w:div w:id="313678139">
          <w:marLeft w:val="547"/>
          <w:marRight w:val="0"/>
          <w:marTop w:val="134"/>
          <w:marBottom w:val="0"/>
          <w:divBdr>
            <w:top w:val="none" w:sz="0" w:space="0" w:color="auto"/>
            <w:left w:val="none" w:sz="0" w:space="0" w:color="auto"/>
            <w:bottom w:val="none" w:sz="0" w:space="0" w:color="auto"/>
            <w:right w:val="none" w:sz="0" w:space="0" w:color="auto"/>
          </w:divBdr>
        </w:div>
        <w:div w:id="353767163">
          <w:marLeft w:val="547"/>
          <w:marRight w:val="0"/>
          <w:marTop w:val="134"/>
          <w:marBottom w:val="0"/>
          <w:divBdr>
            <w:top w:val="none" w:sz="0" w:space="0" w:color="auto"/>
            <w:left w:val="none" w:sz="0" w:space="0" w:color="auto"/>
            <w:bottom w:val="none" w:sz="0" w:space="0" w:color="auto"/>
            <w:right w:val="none" w:sz="0" w:space="0" w:color="auto"/>
          </w:divBdr>
        </w:div>
        <w:div w:id="2103837047">
          <w:marLeft w:val="1166"/>
          <w:marRight w:val="0"/>
          <w:marTop w:val="115"/>
          <w:marBottom w:val="0"/>
          <w:divBdr>
            <w:top w:val="none" w:sz="0" w:space="0" w:color="auto"/>
            <w:left w:val="none" w:sz="0" w:space="0" w:color="auto"/>
            <w:bottom w:val="none" w:sz="0" w:space="0" w:color="auto"/>
            <w:right w:val="none" w:sz="0" w:space="0" w:color="auto"/>
          </w:divBdr>
        </w:div>
      </w:divsChild>
    </w:div>
    <w:div w:id="1599950563">
      <w:bodyDiv w:val="1"/>
      <w:marLeft w:val="0"/>
      <w:marRight w:val="0"/>
      <w:marTop w:val="0"/>
      <w:marBottom w:val="0"/>
      <w:divBdr>
        <w:top w:val="none" w:sz="0" w:space="0" w:color="auto"/>
        <w:left w:val="none" w:sz="0" w:space="0" w:color="auto"/>
        <w:bottom w:val="none" w:sz="0" w:space="0" w:color="auto"/>
        <w:right w:val="none" w:sz="0" w:space="0" w:color="auto"/>
      </w:divBdr>
    </w:div>
    <w:div w:id="1600331561">
      <w:bodyDiv w:val="1"/>
      <w:marLeft w:val="0"/>
      <w:marRight w:val="0"/>
      <w:marTop w:val="0"/>
      <w:marBottom w:val="0"/>
      <w:divBdr>
        <w:top w:val="none" w:sz="0" w:space="0" w:color="auto"/>
        <w:left w:val="none" w:sz="0" w:space="0" w:color="auto"/>
        <w:bottom w:val="none" w:sz="0" w:space="0" w:color="auto"/>
        <w:right w:val="none" w:sz="0" w:space="0" w:color="auto"/>
      </w:divBdr>
    </w:div>
    <w:div w:id="1600480342">
      <w:bodyDiv w:val="1"/>
      <w:marLeft w:val="0"/>
      <w:marRight w:val="0"/>
      <w:marTop w:val="0"/>
      <w:marBottom w:val="0"/>
      <w:divBdr>
        <w:top w:val="none" w:sz="0" w:space="0" w:color="auto"/>
        <w:left w:val="none" w:sz="0" w:space="0" w:color="auto"/>
        <w:bottom w:val="none" w:sz="0" w:space="0" w:color="auto"/>
        <w:right w:val="none" w:sz="0" w:space="0" w:color="auto"/>
      </w:divBdr>
    </w:div>
    <w:div w:id="1600942871">
      <w:bodyDiv w:val="1"/>
      <w:marLeft w:val="0"/>
      <w:marRight w:val="0"/>
      <w:marTop w:val="0"/>
      <w:marBottom w:val="0"/>
      <w:divBdr>
        <w:top w:val="none" w:sz="0" w:space="0" w:color="auto"/>
        <w:left w:val="none" w:sz="0" w:space="0" w:color="auto"/>
        <w:bottom w:val="none" w:sz="0" w:space="0" w:color="auto"/>
        <w:right w:val="none" w:sz="0" w:space="0" w:color="auto"/>
      </w:divBdr>
    </w:div>
    <w:div w:id="1601258005">
      <w:bodyDiv w:val="1"/>
      <w:marLeft w:val="0"/>
      <w:marRight w:val="0"/>
      <w:marTop w:val="0"/>
      <w:marBottom w:val="0"/>
      <w:divBdr>
        <w:top w:val="none" w:sz="0" w:space="0" w:color="auto"/>
        <w:left w:val="none" w:sz="0" w:space="0" w:color="auto"/>
        <w:bottom w:val="none" w:sz="0" w:space="0" w:color="auto"/>
        <w:right w:val="none" w:sz="0" w:space="0" w:color="auto"/>
      </w:divBdr>
    </w:div>
    <w:div w:id="1601640270">
      <w:bodyDiv w:val="1"/>
      <w:marLeft w:val="0"/>
      <w:marRight w:val="0"/>
      <w:marTop w:val="0"/>
      <w:marBottom w:val="0"/>
      <w:divBdr>
        <w:top w:val="none" w:sz="0" w:space="0" w:color="auto"/>
        <w:left w:val="none" w:sz="0" w:space="0" w:color="auto"/>
        <w:bottom w:val="none" w:sz="0" w:space="0" w:color="auto"/>
        <w:right w:val="none" w:sz="0" w:space="0" w:color="auto"/>
      </w:divBdr>
      <w:divsChild>
        <w:div w:id="16928060">
          <w:marLeft w:val="1267"/>
          <w:marRight w:val="0"/>
          <w:marTop w:val="77"/>
          <w:marBottom w:val="0"/>
          <w:divBdr>
            <w:top w:val="none" w:sz="0" w:space="0" w:color="auto"/>
            <w:left w:val="none" w:sz="0" w:space="0" w:color="auto"/>
            <w:bottom w:val="none" w:sz="0" w:space="0" w:color="auto"/>
            <w:right w:val="none" w:sz="0" w:space="0" w:color="auto"/>
          </w:divBdr>
        </w:div>
        <w:div w:id="146174327">
          <w:marLeft w:val="1267"/>
          <w:marRight w:val="0"/>
          <w:marTop w:val="77"/>
          <w:marBottom w:val="0"/>
          <w:divBdr>
            <w:top w:val="none" w:sz="0" w:space="0" w:color="auto"/>
            <w:left w:val="none" w:sz="0" w:space="0" w:color="auto"/>
            <w:bottom w:val="none" w:sz="0" w:space="0" w:color="auto"/>
            <w:right w:val="none" w:sz="0" w:space="0" w:color="auto"/>
          </w:divBdr>
        </w:div>
        <w:div w:id="466239621">
          <w:marLeft w:val="1267"/>
          <w:marRight w:val="0"/>
          <w:marTop w:val="77"/>
          <w:marBottom w:val="0"/>
          <w:divBdr>
            <w:top w:val="none" w:sz="0" w:space="0" w:color="auto"/>
            <w:left w:val="none" w:sz="0" w:space="0" w:color="auto"/>
            <w:bottom w:val="none" w:sz="0" w:space="0" w:color="auto"/>
            <w:right w:val="none" w:sz="0" w:space="0" w:color="auto"/>
          </w:divBdr>
        </w:div>
        <w:div w:id="471675299">
          <w:marLeft w:val="1267"/>
          <w:marRight w:val="0"/>
          <w:marTop w:val="77"/>
          <w:marBottom w:val="0"/>
          <w:divBdr>
            <w:top w:val="none" w:sz="0" w:space="0" w:color="auto"/>
            <w:left w:val="none" w:sz="0" w:space="0" w:color="auto"/>
            <w:bottom w:val="none" w:sz="0" w:space="0" w:color="auto"/>
            <w:right w:val="none" w:sz="0" w:space="0" w:color="auto"/>
          </w:divBdr>
        </w:div>
        <w:div w:id="593826686">
          <w:marLeft w:val="1267"/>
          <w:marRight w:val="0"/>
          <w:marTop w:val="77"/>
          <w:marBottom w:val="0"/>
          <w:divBdr>
            <w:top w:val="none" w:sz="0" w:space="0" w:color="auto"/>
            <w:left w:val="none" w:sz="0" w:space="0" w:color="auto"/>
            <w:bottom w:val="none" w:sz="0" w:space="0" w:color="auto"/>
            <w:right w:val="none" w:sz="0" w:space="0" w:color="auto"/>
          </w:divBdr>
        </w:div>
        <w:div w:id="754209200">
          <w:marLeft w:val="850"/>
          <w:marRight w:val="0"/>
          <w:marTop w:val="77"/>
          <w:marBottom w:val="0"/>
          <w:divBdr>
            <w:top w:val="none" w:sz="0" w:space="0" w:color="auto"/>
            <w:left w:val="none" w:sz="0" w:space="0" w:color="auto"/>
            <w:bottom w:val="none" w:sz="0" w:space="0" w:color="auto"/>
            <w:right w:val="none" w:sz="0" w:space="0" w:color="auto"/>
          </w:divBdr>
        </w:div>
        <w:div w:id="1020468613">
          <w:marLeft w:val="1267"/>
          <w:marRight w:val="0"/>
          <w:marTop w:val="77"/>
          <w:marBottom w:val="0"/>
          <w:divBdr>
            <w:top w:val="none" w:sz="0" w:space="0" w:color="auto"/>
            <w:left w:val="none" w:sz="0" w:space="0" w:color="auto"/>
            <w:bottom w:val="none" w:sz="0" w:space="0" w:color="auto"/>
            <w:right w:val="none" w:sz="0" w:space="0" w:color="auto"/>
          </w:divBdr>
        </w:div>
        <w:div w:id="1037119292">
          <w:marLeft w:val="432"/>
          <w:marRight w:val="0"/>
          <w:marTop w:val="86"/>
          <w:marBottom w:val="0"/>
          <w:divBdr>
            <w:top w:val="none" w:sz="0" w:space="0" w:color="auto"/>
            <w:left w:val="none" w:sz="0" w:space="0" w:color="auto"/>
            <w:bottom w:val="none" w:sz="0" w:space="0" w:color="auto"/>
            <w:right w:val="none" w:sz="0" w:space="0" w:color="auto"/>
          </w:divBdr>
        </w:div>
        <w:div w:id="1155341156">
          <w:marLeft w:val="1267"/>
          <w:marRight w:val="0"/>
          <w:marTop w:val="77"/>
          <w:marBottom w:val="0"/>
          <w:divBdr>
            <w:top w:val="none" w:sz="0" w:space="0" w:color="auto"/>
            <w:left w:val="none" w:sz="0" w:space="0" w:color="auto"/>
            <w:bottom w:val="none" w:sz="0" w:space="0" w:color="auto"/>
            <w:right w:val="none" w:sz="0" w:space="0" w:color="auto"/>
          </w:divBdr>
        </w:div>
        <w:div w:id="1179345296">
          <w:marLeft w:val="1267"/>
          <w:marRight w:val="0"/>
          <w:marTop w:val="77"/>
          <w:marBottom w:val="0"/>
          <w:divBdr>
            <w:top w:val="none" w:sz="0" w:space="0" w:color="auto"/>
            <w:left w:val="none" w:sz="0" w:space="0" w:color="auto"/>
            <w:bottom w:val="none" w:sz="0" w:space="0" w:color="auto"/>
            <w:right w:val="none" w:sz="0" w:space="0" w:color="auto"/>
          </w:divBdr>
        </w:div>
        <w:div w:id="1468471687">
          <w:marLeft w:val="1267"/>
          <w:marRight w:val="0"/>
          <w:marTop w:val="77"/>
          <w:marBottom w:val="0"/>
          <w:divBdr>
            <w:top w:val="none" w:sz="0" w:space="0" w:color="auto"/>
            <w:left w:val="none" w:sz="0" w:space="0" w:color="auto"/>
            <w:bottom w:val="none" w:sz="0" w:space="0" w:color="auto"/>
            <w:right w:val="none" w:sz="0" w:space="0" w:color="auto"/>
          </w:divBdr>
        </w:div>
        <w:div w:id="1886327951">
          <w:marLeft w:val="850"/>
          <w:marRight w:val="0"/>
          <w:marTop w:val="77"/>
          <w:marBottom w:val="0"/>
          <w:divBdr>
            <w:top w:val="none" w:sz="0" w:space="0" w:color="auto"/>
            <w:left w:val="none" w:sz="0" w:space="0" w:color="auto"/>
            <w:bottom w:val="none" w:sz="0" w:space="0" w:color="auto"/>
            <w:right w:val="none" w:sz="0" w:space="0" w:color="auto"/>
          </w:divBdr>
        </w:div>
        <w:div w:id="1909487750">
          <w:marLeft w:val="850"/>
          <w:marRight w:val="0"/>
          <w:marTop w:val="77"/>
          <w:marBottom w:val="0"/>
          <w:divBdr>
            <w:top w:val="none" w:sz="0" w:space="0" w:color="auto"/>
            <w:left w:val="none" w:sz="0" w:space="0" w:color="auto"/>
            <w:bottom w:val="none" w:sz="0" w:space="0" w:color="auto"/>
            <w:right w:val="none" w:sz="0" w:space="0" w:color="auto"/>
          </w:divBdr>
        </w:div>
        <w:div w:id="2019193202">
          <w:marLeft w:val="1267"/>
          <w:marRight w:val="0"/>
          <w:marTop w:val="77"/>
          <w:marBottom w:val="0"/>
          <w:divBdr>
            <w:top w:val="none" w:sz="0" w:space="0" w:color="auto"/>
            <w:left w:val="none" w:sz="0" w:space="0" w:color="auto"/>
            <w:bottom w:val="none" w:sz="0" w:space="0" w:color="auto"/>
            <w:right w:val="none" w:sz="0" w:space="0" w:color="auto"/>
          </w:divBdr>
        </w:div>
      </w:divsChild>
    </w:div>
    <w:div w:id="1601913972">
      <w:bodyDiv w:val="1"/>
      <w:marLeft w:val="0"/>
      <w:marRight w:val="0"/>
      <w:marTop w:val="0"/>
      <w:marBottom w:val="0"/>
      <w:divBdr>
        <w:top w:val="none" w:sz="0" w:space="0" w:color="auto"/>
        <w:left w:val="none" w:sz="0" w:space="0" w:color="auto"/>
        <w:bottom w:val="none" w:sz="0" w:space="0" w:color="auto"/>
        <w:right w:val="none" w:sz="0" w:space="0" w:color="auto"/>
      </w:divBdr>
      <w:divsChild>
        <w:div w:id="244726669">
          <w:marLeft w:val="547"/>
          <w:marRight w:val="0"/>
          <w:marTop w:val="115"/>
          <w:marBottom w:val="0"/>
          <w:divBdr>
            <w:top w:val="none" w:sz="0" w:space="0" w:color="auto"/>
            <w:left w:val="none" w:sz="0" w:space="0" w:color="auto"/>
            <w:bottom w:val="none" w:sz="0" w:space="0" w:color="auto"/>
            <w:right w:val="none" w:sz="0" w:space="0" w:color="auto"/>
          </w:divBdr>
        </w:div>
        <w:div w:id="546375789">
          <w:marLeft w:val="547"/>
          <w:marRight w:val="0"/>
          <w:marTop w:val="115"/>
          <w:marBottom w:val="0"/>
          <w:divBdr>
            <w:top w:val="none" w:sz="0" w:space="0" w:color="auto"/>
            <w:left w:val="none" w:sz="0" w:space="0" w:color="auto"/>
            <w:bottom w:val="none" w:sz="0" w:space="0" w:color="auto"/>
            <w:right w:val="none" w:sz="0" w:space="0" w:color="auto"/>
          </w:divBdr>
        </w:div>
        <w:div w:id="936253293">
          <w:marLeft w:val="547"/>
          <w:marRight w:val="0"/>
          <w:marTop w:val="115"/>
          <w:marBottom w:val="0"/>
          <w:divBdr>
            <w:top w:val="none" w:sz="0" w:space="0" w:color="auto"/>
            <w:left w:val="none" w:sz="0" w:space="0" w:color="auto"/>
            <w:bottom w:val="none" w:sz="0" w:space="0" w:color="auto"/>
            <w:right w:val="none" w:sz="0" w:space="0" w:color="auto"/>
          </w:divBdr>
        </w:div>
        <w:div w:id="1798181388">
          <w:marLeft w:val="547"/>
          <w:marRight w:val="0"/>
          <w:marTop w:val="115"/>
          <w:marBottom w:val="0"/>
          <w:divBdr>
            <w:top w:val="none" w:sz="0" w:space="0" w:color="auto"/>
            <w:left w:val="none" w:sz="0" w:space="0" w:color="auto"/>
            <w:bottom w:val="none" w:sz="0" w:space="0" w:color="auto"/>
            <w:right w:val="none" w:sz="0" w:space="0" w:color="auto"/>
          </w:divBdr>
        </w:div>
      </w:divsChild>
    </w:div>
    <w:div w:id="1602369748">
      <w:bodyDiv w:val="1"/>
      <w:marLeft w:val="0"/>
      <w:marRight w:val="0"/>
      <w:marTop w:val="0"/>
      <w:marBottom w:val="0"/>
      <w:divBdr>
        <w:top w:val="none" w:sz="0" w:space="0" w:color="auto"/>
        <w:left w:val="none" w:sz="0" w:space="0" w:color="auto"/>
        <w:bottom w:val="none" w:sz="0" w:space="0" w:color="auto"/>
        <w:right w:val="none" w:sz="0" w:space="0" w:color="auto"/>
      </w:divBdr>
      <w:divsChild>
        <w:div w:id="180509937">
          <w:marLeft w:val="1166"/>
          <w:marRight w:val="0"/>
          <w:marTop w:val="115"/>
          <w:marBottom w:val="0"/>
          <w:divBdr>
            <w:top w:val="none" w:sz="0" w:space="0" w:color="auto"/>
            <w:left w:val="none" w:sz="0" w:space="0" w:color="auto"/>
            <w:bottom w:val="none" w:sz="0" w:space="0" w:color="auto"/>
            <w:right w:val="none" w:sz="0" w:space="0" w:color="auto"/>
          </w:divBdr>
        </w:div>
        <w:div w:id="786586786">
          <w:marLeft w:val="2520"/>
          <w:marRight w:val="0"/>
          <w:marTop w:val="77"/>
          <w:marBottom w:val="0"/>
          <w:divBdr>
            <w:top w:val="none" w:sz="0" w:space="0" w:color="auto"/>
            <w:left w:val="none" w:sz="0" w:space="0" w:color="auto"/>
            <w:bottom w:val="none" w:sz="0" w:space="0" w:color="auto"/>
            <w:right w:val="none" w:sz="0" w:space="0" w:color="auto"/>
          </w:divBdr>
        </w:div>
        <w:div w:id="853495794">
          <w:marLeft w:val="1800"/>
          <w:marRight w:val="0"/>
          <w:marTop w:val="96"/>
          <w:marBottom w:val="0"/>
          <w:divBdr>
            <w:top w:val="none" w:sz="0" w:space="0" w:color="auto"/>
            <w:left w:val="none" w:sz="0" w:space="0" w:color="auto"/>
            <w:bottom w:val="none" w:sz="0" w:space="0" w:color="auto"/>
            <w:right w:val="none" w:sz="0" w:space="0" w:color="auto"/>
          </w:divBdr>
        </w:div>
        <w:div w:id="966787399">
          <w:marLeft w:val="547"/>
          <w:marRight w:val="0"/>
          <w:marTop w:val="134"/>
          <w:marBottom w:val="0"/>
          <w:divBdr>
            <w:top w:val="none" w:sz="0" w:space="0" w:color="auto"/>
            <w:left w:val="none" w:sz="0" w:space="0" w:color="auto"/>
            <w:bottom w:val="none" w:sz="0" w:space="0" w:color="auto"/>
            <w:right w:val="none" w:sz="0" w:space="0" w:color="auto"/>
          </w:divBdr>
        </w:div>
        <w:div w:id="1217468365">
          <w:marLeft w:val="1800"/>
          <w:marRight w:val="0"/>
          <w:marTop w:val="96"/>
          <w:marBottom w:val="0"/>
          <w:divBdr>
            <w:top w:val="none" w:sz="0" w:space="0" w:color="auto"/>
            <w:left w:val="none" w:sz="0" w:space="0" w:color="auto"/>
            <w:bottom w:val="none" w:sz="0" w:space="0" w:color="auto"/>
            <w:right w:val="none" w:sz="0" w:space="0" w:color="auto"/>
          </w:divBdr>
        </w:div>
        <w:div w:id="1274509071">
          <w:marLeft w:val="1800"/>
          <w:marRight w:val="0"/>
          <w:marTop w:val="96"/>
          <w:marBottom w:val="0"/>
          <w:divBdr>
            <w:top w:val="none" w:sz="0" w:space="0" w:color="auto"/>
            <w:left w:val="none" w:sz="0" w:space="0" w:color="auto"/>
            <w:bottom w:val="none" w:sz="0" w:space="0" w:color="auto"/>
            <w:right w:val="none" w:sz="0" w:space="0" w:color="auto"/>
          </w:divBdr>
        </w:div>
        <w:div w:id="1563099592">
          <w:marLeft w:val="1166"/>
          <w:marRight w:val="0"/>
          <w:marTop w:val="115"/>
          <w:marBottom w:val="0"/>
          <w:divBdr>
            <w:top w:val="none" w:sz="0" w:space="0" w:color="auto"/>
            <w:left w:val="none" w:sz="0" w:space="0" w:color="auto"/>
            <w:bottom w:val="none" w:sz="0" w:space="0" w:color="auto"/>
            <w:right w:val="none" w:sz="0" w:space="0" w:color="auto"/>
          </w:divBdr>
        </w:div>
      </w:divsChild>
    </w:div>
    <w:div w:id="1602879985">
      <w:bodyDiv w:val="1"/>
      <w:marLeft w:val="0"/>
      <w:marRight w:val="0"/>
      <w:marTop w:val="0"/>
      <w:marBottom w:val="0"/>
      <w:divBdr>
        <w:top w:val="none" w:sz="0" w:space="0" w:color="auto"/>
        <w:left w:val="none" w:sz="0" w:space="0" w:color="auto"/>
        <w:bottom w:val="none" w:sz="0" w:space="0" w:color="auto"/>
        <w:right w:val="none" w:sz="0" w:space="0" w:color="auto"/>
      </w:divBdr>
    </w:div>
    <w:div w:id="1603416991">
      <w:bodyDiv w:val="1"/>
      <w:marLeft w:val="0"/>
      <w:marRight w:val="0"/>
      <w:marTop w:val="0"/>
      <w:marBottom w:val="0"/>
      <w:divBdr>
        <w:top w:val="none" w:sz="0" w:space="0" w:color="auto"/>
        <w:left w:val="none" w:sz="0" w:space="0" w:color="auto"/>
        <w:bottom w:val="none" w:sz="0" w:space="0" w:color="auto"/>
        <w:right w:val="none" w:sz="0" w:space="0" w:color="auto"/>
      </w:divBdr>
      <w:divsChild>
        <w:div w:id="551309064">
          <w:marLeft w:val="547"/>
          <w:marRight w:val="0"/>
          <w:marTop w:val="154"/>
          <w:marBottom w:val="0"/>
          <w:divBdr>
            <w:top w:val="none" w:sz="0" w:space="0" w:color="auto"/>
            <w:left w:val="none" w:sz="0" w:space="0" w:color="auto"/>
            <w:bottom w:val="none" w:sz="0" w:space="0" w:color="auto"/>
            <w:right w:val="none" w:sz="0" w:space="0" w:color="auto"/>
          </w:divBdr>
        </w:div>
        <w:div w:id="1890532492">
          <w:marLeft w:val="1166"/>
          <w:marRight w:val="0"/>
          <w:marTop w:val="134"/>
          <w:marBottom w:val="0"/>
          <w:divBdr>
            <w:top w:val="none" w:sz="0" w:space="0" w:color="auto"/>
            <w:left w:val="none" w:sz="0" w:space="0" w:color="auto"/>
            <w:bottom w:val="none" w:sz="0" w:space="0" w:color="auto"/>
            <w:right w:val="none" w:sz="0" w:space="0" w:color="auto"/>
          </w:divBdr>
        </w:div>
      </w:divsChild>
    </w:div>
    <w:div w:id="1603806835">
      <w:bodyDiv w:val="1"/>
      <w:marLeft w:val="0"/>
      <w:marRight w:val="0"/>
      <w:marTop w:val="0"/>
      <w:marBottom w:val="0"/>
      <w:divBdr>
        <w:top w:val="none" w:sz="0" w:space="0" w:color="auto"/>
        <w:left w:val="none" w:sz="0" w:space="0" w:color="auto"/>
        <w:bottom w:val="none" w:sz="0" w:space="0" w:color="auto"/>
        <w:right w:val="none" w:sz="0" w:space="0" w:color="auto"/>
      </w:divBdr>
    </w:div>
    <w:div w:id="1604149671">
      <w:bodyDiv w:val="1"/>
      <w:marLeft w:val="0"/>
      <w:marRight w:val="0"/>
      <w:marTop w:val="0"/>
      <w:marBottom w:val="0"/>
      <w:divBdr>
        <w:top w:val="none" w:sz="0" w:space="0" w:color="auto"/>
        <w:left w:val="none" w:sz="0" w:space="0" w:color="auto"/>
        <w:bottom w:val="none" w:sz="0" w:space="0" w:color="auto"/>
        <w:right w:val="none" w:sz="0" w:space="0" w:color="auto"/>
      </w:divBdr>
      <w:divsChild>
        <w:div w:id="947078104">
          <w:marLeft w:val="0"/>
          <w:marRight w:val="0"/>
          <w:marTop w:val="0"/>
          <w:marBottom w:val="0"/>
          <w:divBdr>
            <w:top w:val="none" w:sz="0" w:space="0" w:color="auto"/>
            <w:left w:val="none" w:sz="0" w:space="0" w:color="auto"/>
            <w:bottom w:val="none" w:sz="0" w:space="0" w:color="auto"/>
            <w:right w:val="none" w:sz="0" w:space="0" w:color="auto"/>
          </w:divBdr>
          <w:divsChild>
            <w:div w:id="87389146">
              <w:marLeft w:val="0"/>
              <w:marRight w:val="0"/>
              <w:marTop w:val="0"/>
              <w:marBottom w:val="0"/>
              <w:divBdr>
                <w:top w:val="none" w:sz="0" w:space="0" w:color="auto"/>
                <w:left w:val="none" w:sz="0" w:space="0" w:color="auto"/>
                <w:bottom w:val="none" w:sz="0" w:space="0" w:color="auto"/>
                <w:right w:val="none" w:sz="0" w:space="0" w:color="auto"/>
              </w:divBdr>
            </w:div>
            <w:div w:id="528221496">
              <w:marLeft w:val="0"/>
              <w:marRight w:val="0"/>
              <w:marTop w:val="0"/>
              <w:marBottom w:val="0"/>
              <w:divBdr>
                <w:top w:val="none" w:sz="0" w:space="0" w:color="auto"/>
                <w:left w:val="none" w:sz="0" w:space="0" w:color="auto"/>
                <w:bottom w:val="none" w:sz="0" w:space="0" w:color="auto"/>
                <w:right w:val="none" w:sz="0" w:space="0" w:color="auto"/>
              </w:divBdr>
            </w:div>
            <w:div w:id="18477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61772">
      <w:bodyDiv w:val="1"/>
      <w:marLeft w:val="0"/>
      <w:marRight w:val="0"/>
      <w:marTop w:val="0"/>
      <w:marBottom w:val="0"/>
      <w:divBdr>
        <w:top w:val="none" w:sz="0" w:space="0" w:color="auto"/>
        <w:left w:val="none" w:sz="0" w:space="0" w:color="auto"/>
        <w:bottom w:val="none" w:sz="0" w:space="0" w:color="auto"/>
        <w:right w:val="none" w:sz="0" w:space="0" w:color="auto"/>
      </w:divBdr>
    </w:div>
    <w:div w:id="1605458377">
      <w:bodyDiv w:val="1"/>
      <w:marLeft w:val="0"/>
      <w:marRight w:val="0"/>
      <w:marTop w:val="0"/>
      <w:marBottom w:val="0"/>
      <w:divBdr>
        <w:top w:val="none" w:sz="0" w:space="0" w:color="auto"/>
        <w:left w:val="none" w:sz="0" w:space="0" w:color="auto"/>
        <w:bottom w:val="none" w:sz="0" w:space="0" w:color="auto"/>
        <w:right w:val="none" w:sz="0" w:space="0" w:color="auto"/>
      </w:divBdr>
    </w:div>
    <w:div w:id="1605919171">
      <w:bodyDiv w:val="1"/>
      <w:marLeft w:val="0"/>
      <w:marRight w:val="0"/>
      <w:marTop w:val="0"/>
      <w:marBottom w:val="0"/>
      <w:divBdr>
        <w:top w:val="none" w:sz="0" w:space="0" w:color="auto"/>
        <w:left w:val="none" w:sz="0" w:space="0" w:color="auto"/>
        <w:bottom w:val="none" w:sz="0" w:space="0" w:color="auto"/>
        <w:right w:val="none" w:sz="0" w:space="0" w:color="auto"/>
      </w:divBdr>
    </w:div>
    <w:div w:id="1606231877">
      <w:bodyDiv w:val="1"/>
      <w:marLeft w:val="0"/>
      <w:marRight w:val="0"/>
      <w:marTop w:val="0"/>
      <w:marBottom w:val="0"/>
      <w:divBdr>
        <w:top w:val="none" w:sz="0" w:space="0" w:color="auto"/>
        <w:left w:val="none" w:sz="0" w:space="0" w:color="auto"/>
        <w:bottom w:val="none" w:sz="0" w:space="0" w:color="auto"/>
        <w:right w:val="none" w:sz="0" w:space="0" w:color="auto"/>
      </w:divBdr>
    </w:div>
    <w:div w:id="1607807532">
      <w:bodyDiv w:val="1"/>
      <w:marLeft w:val="0"/>
      <w:marRight w:val="0"/>
      <w:marTop w:val="0"/>
      <w:marBottom w:val="0"/>
      <w:divBdr>
        <w:top w:val="none" w:sz="0" w:space="0" w:color="auto"/>
        <w:left w:val="none" w:sz="0" w:space="0" w:color="auto"/>
        <w:bottom w:val="none" w:sz="0" w:space="0" w:color="auto"/>
        <w:right w:val="none" w:sz="0" w:space="0" w:color="auto"/>
      </w:divBdr>
    </w:div>
    <w:div w:id="1609465489">
      <w:bodyDiv w:val="1"/>
      <w:marLeft w:val="0"/>
      <w:marRight w:val="0"/>
      <w:marTop w:val="0"/>
      <w:marBottom w:val="0"/>
      <w:divBdr>
        <w:top w:val="none" w:sz="0" w:space="0" w:color="auto"/>
        <w:left w:val="none" w:sz="0" w:space="0" w:color="auto"/>
        <w:bottom w:val="none" w:sz="0" w:space="0" w:color="auto"/>
        <w:right w:val="none" w:sz="0" w:space="0" w:color="auto"/>
      </w:divBdr>
    </w:div>
    <w:div w:id="1609970652">
      <w:bodyDiv w:val="1"/>
      <w:marLeft w:val="0"/>
      <w:marRight w:val="0"/>
      <w:marTop w:val="0"/>
      <w:marBottom w:val="0"/>
      <w:divBdr>
        <w:top w:val="none" w:sz="0" w:space="0" w:color="auto"/>
        <w:left w:val="none" w:sz="0" w:space="0" w:color="auto"/>
        <w:bottom w:val="none" w:sz="0" w:space="0" w:color="auto"/>
        <w:right w:val="none" w:sz="0" w:space="0" w:color="auto"/>
      </w:divBdr>
      <w:divsChild>
        <w:div w:id="1016813176">
          <w:marLeft w:val="547"/>
          <w:marRight w:val="0"/>
          <w:marTop w:val="154"/>
          <w:marBottom w:val="0"/>
          <w:divBdr>
            <w:top w:val="none" w:sz="0" w:space="0" w:color="auto"/>
            <w:left w:val="none" w:sz="0" w:space="0" w:color="auto"/>
            <w:bottom w:val="none" w:sz="0" w:space="0" w:color="auto"/>
            <w:right w:val="none" w:sz="0" w:space="0" w:color="auto"/>
          </w:divBdr>
        </w:div>
        <w:div w:id="1278290326">
          <w:marLeft w:val="1166"/>
          <w:marRight w:val="0"/>
          <w:marTop w:val="134"/>
          <w:marBottom w:val="0"/>
          <w:divBdr>
            <w:top w:val="none" w:sz="0" w:space="0" w:color="auto"/>
            <w:left w:val="none" w:sz="0" w:space="0" w:color="auto"/>
            <w:bottom w:val="none" w:sz="0" w:space="0" w:color="auto"/>
            <w:right w:val="none" w:sz="0" w:space="0" w:color="auto"/>
          </w:divBdr>
        </w:div>
        <w:div w:id="1447893263">
          <w:marLeft w:val="1166"/>
          <w:marRight w:val="0"/>
          <w:marTop w:val="134"/>
          <w:marBottom w:val="0"/>
          <w:divBdr>
            <w:top w:val="none" w:sz="0" w:space="0" w:color="auto"/>
            <w:left w:val="none" w:sz="0" w:space="0" w:color="auto"/>
            <w:bottom w:val="none" w:sz="0" w:space="0" w:color="auto"/>
            <w:right w:val="none" w:sz="0" w:space="0" w:color="auto"/>
          </w:divBdr>
        </w:div>
        <w:div w:id="1728458880">
          <w:marLeft w:val="1166"/>
          <w:marRight w:val="0"/>
          <w:marTop w:val="134"/>
          <w:marBottom w:val="0"/>
          <w:divBdr>
            <w:top w:val="none" w:sz="0" w:space="0" w:color="auto"/>
            <w:left w:val="none" w:sz="0" w:space="0" w:color="auto"/>
            <w:bottom w:val="none" w:sz="0" w:space="0" w:color="auto"/>
            <w:right w:val="none" w:sz="0" w:space="0" w:color="auto"/>
          </w:divBdr>
        </w:div>
        <w:div w:id="1812597443">
          <w:marLeft w:val="1166"/>
          <w:marRight w:val="0"/>
          <w:marTop w:val="134"/>
          <w:marBottom w:val="0"/>
          <w:divBdr>
            <w:top w:val="none" w:sz="0" w:space="0" w:color="auto"/>
            <w:left w:val="none" w:sz="0" w:space="0" w:color="auto"/>
            <w:bottom w:val="none" w:sz="0" w:space="0" w:color="auto"/>
            <w:right w:val="none" w:sz="0" w:space="0" w:color="auto"/>
          </w:divBdr>
        </w:div>
        <w:div w:id="1853760667">
          <w:marLeft w:val="547"/>
          <w:marRight w:val="0"/>
          <w:marTop w:val="173"/>
          <w:marBottom w:val="0"/>
          <w:divBdr>
            <w:top w:val="none" w:sz="0" w:space="0" w:color="auto"/>
            <w:left w:val="none" w:sz="0" w:space="0" w:color="auto"/>
            <w:bottom w:val="none" w:sz="0" w:space="0" w:color="auto"/>
            <w:right w:val="none" w:sz="0" w:space="0" w:color="auto"/>
          </w:divBdr>
        </w:div>
        <w:div w:id="1940289295">
          <w:marLeft w:val="1166"/>
          <w:marRight w:val="0"/>
          <w:marTop w:val="134"/>
          <w:marBottom w:val="0"/>
          <w:divBdr>
            <w:top w:val="none" w:sz="0" w:space="0" w:color="auto"/>
            <w:left w:val="none" w:sz="0" w:space="0" w:color="auto"/>
            <w:bottom w:val="none" w:sz="0" w:space="0" w:color="auto"/>
            <w:right w:val="none" w:sz="0" w:space="0" w:color="auto"/>
          </w:divBdr>
        </w:div>
      </w:divsChild>
    </w:div>
    <w:div w:id="1610970104">
      <w:bodyDiv w:val="1"/>
      <w:marLeft w:val="0"/>
      <w:marRight w:val="0"/>
      <w:marTop w:val="0"/>
      <w:marBottom w:val="0"/>
      <w:divBdr>
        <w:top w:val="none" w:sz="0" w:space="0" w:color="auto"/>
        <w:left w:val="none" w:sz="0" w:space="0" w:color="auto"/>
        <w:bottom w:val="none" w:sz="0" w:space="0" w:color="auto"/>
        <w:right w:val="none" w:sz="0" w:space="0" w:color="auto"/>
      </w:divBdr>
    </w:div>
    <w:div w:id="1611621209">
      <w:bodyDiv w:val="1"/>
      <w:marLeft w:val="0"/>
      <w:marRight w:val="0"/>
      <w:marTop w:val="0"/>
      <w:marBottom w:val="0"/>
      <w:divBdr>
        <w:top w:val="none" w:sz="0" w:space="0" w:color="auto"/>
        <w:left w:val="none" w:sz="0" w:space="0" w:color="auto"/>
        <w:bottom w:val="none" w:sz="0" w:space="0" w:color="auto"/>
        <w:right w:val="none" w:sz="0" w:space="0" w:color="auto"/>
      </w:divBdr>
    </w:div>
    <w:div w:id="1612127573">
      <w:bodyDiv w:val="1"/>
      <w:marLeft w:val="0"/>
      <w:marRight w:val="0"/>
      <w:marTop w:val="0"/>
      <w:marBottom w:val="0"/>
      <w:divBdr>
        <w:top w:val="none" w:sz="0" w:space="0" w:color="auto"/>
        <w:left w:val="none" w:sz="0" w:space="0" w:color="auto"/>
        <w:bottom w:val="none" w:sz="0" w:space="0" w:color="auto"/>
        <w:right w:val="none" w:sz="0" w:space="0" w:color="auto"/>
      </w:divBdr>
    </w:div>
    <w:div w:id="1612932312">
      <w:bodyDiv w:val="1"/>
      <w:marLeft w:val="0"/>
      <w:marRight w:val="0"/>
      <w:marTop w:val="0"/>
      <w:marBottom w:val="0"/>
      <w:divBdr>
        <w:top w:val="none" w:sz="0" w:space="0" w:color="auto"/>
        <w:left w:val="none" w:sz="0" w:space="0" w:color="auto"/>
        <w:bottom w:val="none" w:sz="0" w:space="0" w:color="auto"/>
        <w:right w:val="none" w:sz="0" w:space="0" w:color="auto"/>
      </w:divBdr>
    </w:div>
    <w:div w:id="1613245120">
      <w:bodyDiv w:val="1"/>
      <w:marLeft w:val="0"/>
      <w:marRight w:val="0"/>
      <w:marTop w:val="0"/>
      <w:marBottom w:val="0"/>
      <w:divBdr>
        <w:top w:val="none" w:sz="0" w:space="0" w:color="auto"/>
        <w:left w:val="none" w:sz="0" w:space="0" w:color="auto"/>
        <w:bottom w:val="none" w:sz="0" w:space="0" w:color="auto"/>
        <w:right w:val="none" w:sz="0" w:space="0" w:color="auto"/>
      </w:divBdr>
    </w:div>
    <w:div w:id="1613394917">
      <w:bodyDiv w:val="1"/>
      <w:marLeft w:val="0"/>
      <w:marRight w:val="0"/>
      <w:marTop w:val="0"/>
      <w:marBottom w:val="0"/>
      <w:divBdr>
        <w:top w:val="none" w:sz="0" w:space="0" w:color="auto"/>
        <w:left w:val="none" w:sz="0" w:space="0" w:color="auto"/>
        <w:bottom w:val="none" w:sz="0" w:space="0" w:color="auto"/>
        <w:right w:val="none" w:sz="0" w:space="0" w:color="auto"/>
      </w:divBdr>
    </w:div>
    <w:div w:id="1615019048">
      <w:bodyDiv w:val="1"/>
      <w:marLeft w:val="0"/>
      <w:marRight w:val="0"/>
      <w:marTop w:val="0"/>
      <w:marBottom w:val="0"/>
      <w:divBdr>
        <w:top w:val="none" w:sz="0" w:space="0" w:color="auto"/>
        <w:left w:val="none" w:sz="0" w:space="0" w:color="auto"/>
        <w:bottom w:val="none" w:sz="0" w:space="0" w:color="auto"/>
        <w:right w:val="none" w:sz="0" w:space="0" w:color="auto"/>
      </w:divBdr>
    </w:div>
    <w:div w:id="1616936596">
      <w:bodyDiv w:val="1"/>
      <w:marLeft w:val="0"/>
      <w:marRight w:val="0"/>
      <w:marTop w:val="0"/>
      <w:marBottom w:val="0"/>
      <w:divBdr>
        <w:top w:val="none" w:sz="0" w:space="0" w:color="auto"/>
        <w:left w:val="none" w:sz="0" w:space="0" w:color="auto"/>
        <w:bottom w:val="none" w:sz="0" w:space="0" w:color="auto"/>
        <w:right w:val="none" w:sz="0" w:space="0" w:color="auto"/>
      </w:divBdr>
    </w:div>
    <w:div w:id="1618484763">
      <w:bodyDiv w:val="1"/>
      <w:marLeft w:val="0"/>
      <w:marRight w:val="0"/>
      <w:marTop w:val="0"/>
      <w:marBottom w:val="0"/>
      <w:divBdr>
        <w:top w:val="none" w:sz="0" w:space="0" w:color="auto"/>
        <w:left w:val="none" w:sz="0" w:space="0" w:color="auto"/>
        <w:bottom w:val="none" w:sz="0" w:space="0" w:color="auto"/>
        <w:right w:val="none" w:sz="0" w:space="0" w:color="auto"/>
      </w:divBdr>
    </w:div>
    <w:div w:id="1618634967">
      <w:bodyDiv w:val="1"/>
      <w:marLeft w:val="0"/>
      <w:marRight w:val="0"/>
      <w:marTop w:val="0"/>
      <w:marBottom w:val="0"/>
      <w:divBdr>
        <w:top w:val="none" w:sz="0" w:space="0" w:color="auto"/>
        <w:left w:val="none" w:sz="0" w:space="0" w:color="auto"/>
        <w:bottom w:val="none" w:sz="0" w:space="0" w:color="auto"/>
        <w:right w:val="none" w:sz="0" w:space="0" w:color="auto"/>
      </w:divBdr>
      <w:divsChild>
        <w:div w:id="210698696">
          <w:marLeft w:val="1166"/>
          <w:marRight w:val="0"/>
          <w:marTop w:val="77"/>
          <w:marBottom w:val="0"/>
          <w:divBdr>
            <w:top w:val="none" w:sz="0" w:space="0" w:color="auto"/>
            <w:left w:val="none" w:sz="0" w:space="0" w:color="auto"/>
            <w:bottom w:val="none" w:sz="0" w:space="0" w:color="auto"/>
            <w:right w:val="none" w:sz="0" w:space="0" w:color="auto"/>
          </w:divBdr>
        </w:div>
        <w:div w:id="256257232">
          <w:marLeft w:val="547"/>
          <w:marRight w:val="0"/>
          <w:marTop w:val="86"/>
          <w:marBottom w:val="0"/>
          <w:divBdr>
            <w:top w:val="none" w:sz="0" w:space="0" w:color="auto"/>
            <w:left w:val="none" w:sz="0" w:space="0" w:color="auto"/>
            <w:bottom w:val="none" w:sz="0" w:space="0" w:color="auto"/>
            <w:right w:val="none" w:sz="0" w:space="0" w:color="auto"/>
          </w:divBdr>
        </w:div>
        <w:div w:id="896816339">
          <w:marLeft w:val="547"/>
          <w:marRight w:val="0"/>
          <w:marTop w:val="86"/>
          <w:marBottom w:val="0"/>
          <w:divBdr>
            <w:top w:val="none" w:sz="0" w:space="0" w:color="auto"/>
            <w:left w:val="none" w:sz="0" w:space="0" w:color="auto"/>
            <w:bottom w:val="none" w:sz="0" w:space="0" w:color="auto"/>
            <w:right w:val="none" w:sz="0" w:space="0" w:color="auto"/>
          </w:divBdr>
        </w:div>
        <w:div w:id="1244145650">
          <w:marLeft w:val="1166"/>
          <w:marRight w:val="0"/>
          <w:marTop w:val="77"/>
          <w:marBottom w:val="0"/>
          <w:divBdr>
            <w:top w:val="none" w:sz="0" w:space="0" w:color="auto"/>
            <w:left w:val="none" w:sz="0" w:space="0" w:color="auto"/>
            <w:bottom w:val="none" w:sz="0" w:space="0" w:color="auto"/>
            <w:right w:val="none" w:sz="0" w:space="0" w:color="auto"/>
          </w:divBdr>
        </w:div>
        <w:div w:id="1511288009">
          <w:marLeft w:val="547"/>
          <w:marRight w:val="0"/>
          <w:marTop w:val="86"/>
          <w:marBottom w:val="0"/>
          <w:divBdr>
            <w:top w:val="none" w:sz="0" w:space="0" w:color="auto"/>
            <w:left w:val="none" w:sz="0" w:space="0" w:color="auto"/>
            <w:bottom w:val="none" w:sz="0" w:space="0" w:color="auto"/>
            <w:right w:val="none" w:sz="0" w:space="0" w:color="auto"/>
          </w:divBdr>
        </w:div>
        <w:div w:id="1546064238">
          <w:marLeft w:val="547"/>
          <w:marRight w:val="0"/>
          <w:marTop w:val="96"/>
          <w:marBottom w:val="0"/>
          <w:divBdr>
            <w:top w:val="none" w:sz="0" w:space="0" w:color="auto"/>
            <w:left w:val="none" w:sz="0" w:space="0" w:color="auto"/>
            <w:bottom w:val="none" w:sz="0" w:space="0" w:color="auto"/>
            <w:right w:val="none" w:sz="0" w:space="0" w:color="auto"/>
          </w:divBdr>
        </w:div>
        <w:div w:id="1660688897">
          <w:marLeft w:val="1166"/>
          <w:marRight w:val="0"/>
          <w:marTop w:val="77"/>
          <w:marBottom w:val="0"/>
          <w:divBdr>
            <w:top w:val="none" w:sz="0" w:space="0" w:color="auto"/>
            <w:left w:val="none" w:sz="0" w:space="0" w:color="auto"/>
            <w:bottom w:val="none" w:sz="0" w:space="0" w:color="auto"/>
            <w:right w:val="none" w:sz="0" w:space="0" w:color="auto"/>
          </w:divBdr>
        </w:div>
        <w:div w:id="1753090331">
          <w:marLeft w:val="1166"/>
          <w:marRight w:val="0"/>
          <w:marTop w:val="77"/>
          <w:marBottom w:val="0"/>
          <w:divBdr>
            <w:top w:val="none" w:sz="0" w:space="0" w:color="auto"/>
            <w:left w:val="none" w:sz="0" w:space="0" w:color="auto"/>
            <w:bottom w:val="none" w:sz="0" w:space="0" w:color="auto"/>
            <w:right w:val="none" w:sz="0" w:space="0" w:color="auto"/>
          </w:divBdr>
        </w:div>
        <w:div w:id="1791782654">
          <w:marLeft w:val="1166"/>
          <w:marRight w:val="0"/>
          <w:marTop w:val="77"/>
          <w:marBottom w:val="0"/>
          <w:divBdr>
            <w:top w:val="none" w:sz="0" w:space="0" w:color="auto"/>
            <w:left w:val="none" w:sz="0" w:space="0" w:color="auto"/>
            <w:bottom w:val="none" w:sz="0" w:space="0" w:color="auto"/>
            <w:right w:val="none" w:sz="0" w:space="0" w:color="auto"/>
          </w:divBdr>
        </w:div>
        <w:div w:id="1795245236">
          <w:marLeft w:val="1166"/>
          <w:marRight w:val="0"/>
          <w:marTop w:val="77"/>
          <w:marBottom w:val="0"/>
          <w:divBdr>
            <w:top w:val="none" w:sz="0" w:space="0" w:color="auto"/>
            <w:left w:val="none" w:sz="0" w:space="0" w:color="auto"/>
            <w:bottom w:val="none" w:sz="0" w:space="0" w:color="auto"/>
            <w:right w:val="none" w:sz="0" w:space="0" w:color="auto"/>
          </w:divBdr>
        </w:div>
        <w:div w:id="1896426498">
          <w:marLeft w:val="1166"/>
          <w:marRight w:val="0"/>
          <w:marTop w:val="77"/>
          <w:marBottom w:val="0"/>
          <w:divBdr>
            <w:top w:val="none" w:sz="0" w:space="0" w:color="auto"/>
            <w:left w:val="none" w:sz="0" w:space="0" w:color="auto"/>
            <w:bottom w:val="none" w:sz="0" w:space="0" w:color="auto"/>
            <w:right w:val="none" w:sz="0" w:space="0" w:color="auto"/>
          </w:divBdr>
        </w:div>
        <w:div w:id="1920094374">
          <w:marLeft w:val="1166"/>
          <w:marRight w:val="0"/>
          <w:marTop w:val="77"/>
          <w:marBottom w:val="0"/>
          <w:divBdr>
            <w:top w:val="none" w:sz="0" w:space="0" w:color="auto"/>
            <w:left w:val="none" w:sz="0" w:space="0" w:color="auto"/>
            <w:bottom w:val="none" w:sz="0" w:space="0" w:color="auto"/>
            <w:right w:val="none" w:sz="0" w:space="0" w:color="auto"/>
          </w:divBdr>
        </w:div>
      </w:divsChild>
    </w:div>
    <w:div w:id="1618756602">
      <w:bodyDiv w:val="1"/>
      <w:marLeft w:val="0"/>
      <w:marRight w:val="0"/>
      <w:marTop w:val="0"/>
      <w:marBottom w:val="0"/>
      <w:divBdr>
        <w:top w:val="none" w:sz="0" w:space="0" w:color="auto"/>
        <w:left w:val="none" w:sz="0" w:space="0" w:color="auto"/>
        <w:bottom w:val="none" w:sz="0" w:space="0" w:color="auto"/>
        <w:right w:val="none" w:sz="0" w:space="0" w:color="auto"/>
      </w:divBdr>
      <w:divsChild>
        <w:div w:id="15424012">
          <w:marLeft w:val="1080"/>
          <w:marRight w:val="0"/>
          <w:marTop w:val="100"/>
          <w:marBottom w:val="0"/>
          <w:divBdr>
            <w:top w:val="none" w:sz="0" w:space="0" w:color="auto"/>
            <w:left w:val="none" w:sz="0" w:space="0" w:color="auto"/>
            <w:bottom w:val="none" w:sz="0" w:space="0" w:color="auto"/>
            <w:right w:val="none" w:sz="0" w:space="0" w:color="auto"/>
          </w:divBdr>
        </w:div>
        <w:div w:id="81264825">
          <w:marLeft w:val="360"/>
          <w:marRight w:val="0"/>
          <w:marTop w:val="200"/>
          <w:marBottom w:val="0"/>
          <w:divBdr>
            <w:top w:val="none" w:sz="0" w:space="0" w:color="auto"/>
            <w:left w:val="none" w:sz="0" w:space="0" w:color="auto"/>
            <w:bottom w:val="none" w:sz="0" w:space="0" w:color="auto"/>
            <w:right w:val="none" w:sz="0" w:space="0" w:color="auto"/>
          </w:divBdr>
        </w:div>
        <w:div w:id="378478551">
          <w:marLeft w:val="1080"/>
          <w:marRight w:val="0"/>
          <w:marTop w:val="100"/>
          <w:marBottom w:val="0"/>
          <w:divBdr>
            <w:top w:val="none" w:sz="0" w:space="0" w:color="auto"/>
            <w:left w:val="none" w:sz="0" w:space="0" w:color="auto"/>
            <w:bottom w:val="none" w:sz="0" w:space="0" w:color="auto"/>
            <w:right w:val="none" w:sz="0" w:space="0" w:color="auto"/>
          </w:divBdr>
        </w:div>
        <w:div w:id="676463992">
          <w:marLeft w:val="360"/>
          <w:marRight w:val="0"/>
          <w:marTop w:val="200"/>
          <w:marBottom w:val="0"/>
          <w:divBdr>
            <w:top w:val="none" w:sz="0" w:space="0" w:color="auto"/>
            <w:left w:val="none" w:sz="0" w:space="0" w:color="auto"/>
            <w:bottom w:val="none" w:sz="0" w:space="0" w:color="auto"/>
            <w:right w:val="none" w:sz="0" w:space="0" w:color="auto"/>
          </w:divBdr>
        </w:div>
        <w:div w:id="1327050918">
          <w:marLeft w:val="360"/>
          <w:marRight w:val="0"/>
          <w:marTop w:val="200"/>
          <w:marBottom w:val="0"/>
          <w:divBdr>
            <w:top w:val="none" w:sz="0" w:space="0" w:color="auto"/>
            <w:left w:val="none" w:sz="0" w:space="0" w:color="auto"/>
            <w:bottom w:val="none" w:sz="0" w:space="0" w:color="auto"/>
            <w:right w:val="none" w:sz="0" w:space="0" w:color="auto"/>
          </w:divBdr>
        </w:div>
      </w:divsChild>
    </w:div>
    <w:div w:id="1620644117">
      <w:bodyDiv w:val="1"/>
      <w:marLeft w:val="0"/>
      <w:marRight w:val="0"/>
      <w:marTop w:val="0"/>
      <w:marBottom w:val="0"/>
      <w:divBdr>
        <w:top w:val="none" w:sz="0" w:space="0" w:color="auto"/>
        <w:left w:val="none" w:sz="0" w:space="0" w:color="auto"/>
        <w:bottom w:val="none" w:sz="0" w:space="0" w:color="auto"/>
        <w:right w:val="none" w:sz="0" w:space="0" w:color="auto"/>
      </w:divBdr>
      <w:divsChild>
        <w:div w:id="114063845">
          <w:marLeft w:val="1166"/>
          <w:marRight w:val="0"/>
          <w:marTop w:val="96"/>
          <w:marBottom w:val="0"/>
          <w:divBdr>
            <w:top w:val="none" w:sz="0" w:space="0" w:color="auto"/>
            <w:left w:val="none" w:sz="0" w:space="0" w:color="auto"/>
            <w:bottom w:val="none" w:sz="0" w:space="0" w:color="auto"/>
            <w:right w:val="none" w:sz="0" w:space="0" w:color="auto"/>
          </w:divBdr>
        </w:div>
        <w:div w:id="310057778">
          <w:marLeft w:val="547"/>
          <w:marRight w:val="0"/>
          <w:marTop w:val="115"/>
          <w:marBottom w:val="0"/>
          <w:divBdr>
            <w:top w:val="none" w:sz="0" w:space="0" w:color="auto"/>
            <w:left w:val="none" w:sz="0" w:space="0" w:color="auto"/>
            <w:bottom w:val="none" w:sz="0" w:space="0" w:color="auto"/>
            <w:right w:val="none" w:sz="0" w:space="0" w:color="auto"/>
          </w:divBdr>
        </w:div>
        <w:div w:id="1007486863">
          <w:marLeft w:val="547"/>
          <w:marRight w:val="0"/>
          <w:marTop w:val="115"/>
          <w:marBottom w:val="0"/>
          <w:divBdr>
            <w:top w:val="none" w:sz="0" w:space="0" w:color="auto"/>
            <w:left w:val="none" w:sz="0" w:space="0" w:color="auto"/>
            <w:bottom w:val="none" w:sz="0" w:space="0" w:color="auto"/>
            <w:right w:val="none" w:sz="0" w:space="0" w:color="auto"/>
          </w:divBdr>
        </w:div>
        <w:div w:id="1008874497">
          <w:marLeft w:val="1166"/>
          <w:marRight w:val="0"/>
          <w:marTop w:val="96"/>
          <w:marBottom w:val="0"/>
          <w:divBdr>
            <w:top w:val="none" w:sz="0" w:space="0" w:color="auto"/>
            <w:left w:val="none" w:sz="0" w:space="0" w:color="auto"/>
            <w:bottom w:val="none" w:sz="0" w:space="0" w:color="auto"/>
            <w:right w:val="none" w:sz="0" w:space="0" w:color="auto"/>
          </w:divBdr>
        </w:div>
        <w:div w:id="1205798005">
          <w:marLeft w:val="1166"/>
          <w:marRight w:val="0"/>
          <w:marTop w:val="96"/>
          <w:marBottom w:val="0"/>
          <w:divBdr>
            <w:top w:val="none" w:sz="0" w:space="0" w:color="auto"/>
            <w:left w:val="none" w:sz="0" w:space="0" w:color="auto"/>
            <w:bottom w:val="none" w:sz="0" w:space="0" w:color="auto"/>
            <w:right w:val="none" w:sz="0" w:space="0" w:color="auto"/>
          </w:divBdr>
        </w:div>
        <w:div w:id="1213466245">
          <w:marLeft w:val="1166"/>
          <w:marRight w:val="0"/>
          <w:marTop w:val="96"/>
          <w:marBottom w:val="0"/>
          <w:divBdr>
            <w:top w:val="none" w:sz="0" w:space="0" w:color="auto"/>
            <w:left w:val="none" w:sz="0" w:space="0" w:color="auto"/>
            <w:bottom w:val="none" w:sz="0" w:space="0" w:color="auto"/>
            <w:right w:val="none" w:sz="0" w:space="0" w:color="auto"/>
          </w:divBdr>
        </w:div>
        <w:div w:id="2104910404">
          <w:marLeft w:val="1166"/>
          <w:marRight w:val="0"/>
          <w:marTop w:val="96"/>
          <w:marBottom w:val="0"/>
          <w:divBdr>
            <w:top w:val="none" w:sz="0" w:space="0" w:color="auto"/>
            <w:left w:val="none" w:sz="0" w:space="0" w:color="auto"/>
            <w:bottom w:val="none" w:sz="0" w:space="0" w:color="auto"/>
            <w:right w:val="none" w:sz="0" w:space="0" w:color="auto"/>
          </w:divBdr>
        </w:div>
      </w:divsChild>
    </w:div>
    <w:div w:id="1620647261">
      <w:bodyDiv w:val="1"/>
      <w:marLeft w:val="0"/>
      <w:marRight w:val="0"/>
      <w:marTop w:val="0"/>
      <w:marBottom w:val="0"/>
      <w:divBdr>
        <w:top w:val="none" w:sz="0" w:space="0" w:color="auto"/>
        <w:left w:val="none" w:sz="0" w:space="0" w:color="auto"/>
        <w:bottom w:val="none" w:sz="0" w:space="0" w:color="auto"/>
        <w:right w:val="none" w:sz="0" w:space="0" w:color="auto"/>
      </w:divBdr>
    </w:div>
    <w:div w:id="1621034819">
      <w:bodyDiv w:val="1"/>
      <w:marLeft w:val="0"/>
      <w:marRight w:val="0"/>
      <w:marTop w:val="0"/>
      <w:marBottom w:val="0"/>
      <w:divBdr>
        <w:top w:val="none" w:sz="0" w:space="0" w:color="auto"/>
        <w:left w:val="none" w:sz="0" w:space="0" w:color="auto"/>
        <w:bottom w:val="none" w:sz="0" w:space="0" w:color="auto"/>
        <w:right w:val="none" w:sz="0" w:space="0" w:color="auto"/>
      </w:divBdr>
    </w:div>
    <w:div w:id="1621181110">
      <w:bodyDiv w:val="1"/>
      <w:marLeft w:val="0"/>
      <w:marRight w:val="0"/>
      <w:marTop w:val="0"/>
      <w:marBottom w:val="0"/>
      <w:divBdr>
        <w:top w:val="none" w:sz="0" w:space="0" w:color="auto"/>
        <w:left w:val="none" w:sz="0" w:space="0" w:color="auto"/>
        <w:bottom w:val="none" w:sz="0" w:space="0" w:color="auto"/>
        <w:right w:val="none" w:sz="0" w:space="0" w:color="auto"/>
      </w:divBdr>
    </w:div>
    <w:div w:id="1621649856">
      <w:bodyDiv w:val="1"/>
      <w:marLeft w:val="0"/>
      <w:marRight w:val="0"/>
      <w:marTop w:val="0"/>
      <w:marBottom w:val="0"/>
      <w:divBdr>
        <w:top w:val="none" w:sz="0" w:space="0" w:color="auto"/>
        <w:left w:val="none" w:sz="0" w:space="0" w:color="auto"/>
        <w:bottom w:val="none" w:sz="0" w:space="0" w:color="auto"/>
        <w:right w:val="none" w:sz="0" w:space="0" w:color="auto"/>
      </w:divBdr>
    </w:div>
    <w:div w:id="1623271577">
      <w:bodyDiv w:val="1"/>
      <w:marLeft w:val="0"/>
      <w:marRight w:val="0"/>
      <w:marTop w:val="0"/>
      <w:marBottom w:val="0"/>
      <w:divBdr>
        <w:top w:val="none" w:sz="0" w:space="0" w:color="auto"/>
        <w:left w:val="none" w:sz="0" w:space="0" w:color="auto"/>
        <w:bottom w:val="none" w:sz="0" w:space="0" w:color="auto"/>
        <w:right w:val="none" w:sz="0" w:space="0" w:color="auto"/>
      </w:divBdr>
      <w:divsChild>
        <w:div w:id="834608416">
          <w:marLeft w:val="1166"/>
          <w:marRight w:val="0"/>
          <w:marTop w:val="115"/>
          <w:marBottom w:val="0"/>
          <w:divBdr>
            <w:top w:val="none" w:sz="0" w:space="0" w:color="auto"/>
            <w:left w:val="none" w:sz="0" w:space="0" w:color="auto"/>
            <w:bottom w:val="none" w:sz="0" w:space="0" w:color="auto"/>
            <w:right w:val="none" w:sz="0" w:space="0" w:color="auto"/>
          </w:divBdr>
        </w:div>
        <w:div w:id="964383910">
          <w:marLeft w:val="547"/>
          <w:marRight w:val="0"/>
          <w:marTop w:val="134"/>
          <w:marBottom w:val="0"/>
          <w:divBdr>
            <w:top w:val="none" w:sz="0" w:space="0" w:color="auto"/>
            <w:left w:val="none" w:sz="0" w:space="0" w:color="auto"/>
            <w:bottom w:val="none" w:sz="0" w:space="0" w:color="auto"/>
            <w:right w:val="none" w:sz="0" w:space="0" w:color="auto"/>
          </w:divBdr>
        </w:div>
        <w:div w:id="1079791844">
          <w:marLeft w:val="1800"/>
          <w:marRight w:val="0"/>
          <w:marTop w:val="96"/>
          <w:marBottom w:val="0"/>
          <w:divBdr>
            <w:top w:val="none" w:sz="0" w:space="0" w:color="auto"/>
            <w:left w:val="none" w:sz="0" w:space="0" w:color="auto"/>
            <w:bottom w:val="none" w:sz="0" w:space="0" w:color="auto"/>
            <w:right w:val="none" w:sz="0" w:space="0" w:color="auto"/>
          </w:divBdr>
        </w:div>
        <w:div w:id="1498494639">
          <w:marLeft w:val="1800"/>
          <w:marRight w:val="0"/>
          <w:marTop w:val="96"/>
          <w:marBottom w:val="0"/>
          <w:divBdr>
            <w:top w:val="none" w:sz="0" w:space="0" w:color="auto"/>
            <w:left w:val="none" w:sz="0" w:space="0" w:color="auto"/>
            <w:bottom w:val="none" w:sz="0" w:space="0" w:color="auto"/>
            <w:right w:val="none" w:sz="0" w:space="0" w:color="auto"/>
          </w:divBdr>
        </w:div>
        <w:div w:id="1568032326">
          <w:marLeft w:val="1166"/>
          <w:marRight w:val="0"/>
          <w:marTop w:val="115"/>
          <w:marBottom w:val="0"/>
          <w:divBdr>
            <w:top w:val="none" w:sz="0" w:space="0" w:color="auto"/>
            <w:left w:val="none" w:sz="0" w:space="0" w:color="auto"/>
            <w:bottom w:val="none" w:sz="0" w:space="0" w:color="auto"/>
            <w:right w:val="none" w:sz="0" w:space="0" w:color="auto"/>
          </w:divBdr>
        </w:div>
      </w:divsChild>
    </w:div>
    <w:div w:id="1624068736">
      <w:bodyDiv w:val="1"/>
      <w:marLeft w:val="0"/>
      <w:marRight w:val="0"/>
      <w:marTop w:val="0"/>
      <w:marBottom w:val="0"/>
      <w:divBdr>
        <w:top w:val="none" w:sz="0" w:space="0" w:color="auto"/>
        <w:left w:val="none" w:sz="0" w:space="0" w:color="auto"/>
        <w:bottom w:val="none" w:sz="0" w:space="0" w:color="auto"/>
        <w:right w:val="none" w:sz="0" w:space="0" w:color="auto"/>
      </w:divBdr>
      <w:divsChild>
        <w:div w:id="762652157">
          <w:marLeft w:val="547"/>
          <w:marRight w:val="0"/>
          <w:marTop w:val="154"/>
          <w:marBottom w:val="0"/>
          <w:divBdr>
            <w:top w:val="none" w:sz="0" w:space="0" w:color="auto"/>
            <w:left w:val="none" w:sz="0" w:space="0" w:color="auto"/>
            <w:bottom w:val="none" w:sz="0" w:space="0" w:color="auto"/>
            <w:right w:val="none" w:sz="0" w:space="0" w:color="auto"/>
          </w:divBdr>
        </w:div>
      </w:divsChild>
    </w:div>
    <w:div w:id="1624730577">
      <w:bodyDiv w:val="1"/>
      <w:marLeft w:val="0"/>
      <w:marRight w:val="0"/>
      <w:marTop w:val="0"/>
      <w:marBottom w:val="0"/>
      <w:divBdr>
        <w:top w:val="none" w:sz="0" w:space="0" w:color="auto"/>
        <w:left w:val="none" w:sz="0" w:space="0" w:color="auto"/>
        <w:bottom w:val="none" w:sz="0" w:space="0" w:color="auto"/>
        <w:right w:val="none" w:sz="0" w:space="0" w:color="auto"/>
      </w:divBdr>
    </w:div>
    <w:div w:id="1624919402">
      <w:bodyDiv w:val="1"/>
      <w:marLeft w:val="0"/>
      <w:marRight w:val="0"/>
      <w:marTop w:val="0"/>
      <w:marBottom w:val="0"/>
      <w:divBdr>
        <w:top w:val="none" w:sz="0" w:space="0" w:color="auto"/>
        <w:left w:val="none" w:sz="0" w:space="0" w:color="auto"/>
        <w:bottom w:val="none" w:sz="0" w:space="0" w:color="auto"/>
        <w:right w:val="none" w:sz="0" w:space="0" w:color="auto"/>
      </w:divBdr>
      <w:divsChild>
        <w:div w:id="601501179">
          <w:marLeft w:val="360"/>
          <w:marRight w:val="0"/>
          <w:marTop w:val="200"/>
          <w:marBottom w:val="0"/>
          <w:divBdr>
            <w:top w:val="none" w:sz="0" w:space="0" w:color="auto"/>
            <w:left w:val="none" w:sz="0" w:space="0" w:color="auto"/>
            <w:bottom w:val="none" w:sz="0" w:space="0" w:color="auto"/>
            <w:right w:val="none" w:sz="0" w:space="0" w:color="auto"/>
          </w:divBdr>
        </w:div>
        <w:div w:id="869100974">
          <w:marLeft w:val="360"/>
          <w:marRight w:val="0"/>
          <w:marTop w:val="200"/>
          <w:marBottom w:val="0"/>
          <w:divBdr>
            <w:top w:val="none" w:sz="0" w:space="0" w:color="auto"/>
            <w:left w:val="none" w:sz="0" w:space="0" w:color="auto"/>
            <w:bottom w:val="none" w:sz="0" w:space="0" w:color="auto"/>
            <w:right w:val="none" w:sz="0" w:space="0" w:color="auto"/>
          </w:divBdr>
        </w:div>
        <w:div w:id="953294222">
          <w:marLeft w:val="360"/>
          <w:marRight w:val="0"/>
          <w:marTop w:val="200"/>
          <w:marBottom w:val="0"/>
          <w:divBdr>
            <w:top w:val="none" w:sz="0" w:space="0" w:color="auto"/>
            <w:left w:val="none" w:sz="0" w:space="0" w:color="auto"/>
            <w:bottom w:val="none" w:sz="0" w:space="0" w:color="auto"/>
            <w:right w:val="none" w:sz="0" w:space="0" w:color="auto"/>
          </w:divBdr>
        </w:div>
        <w:div w:id="1321929081">
          <w:marLeft w:val="360"/>
          <w:marRight w:val="0"/>
          <w:marTop w:val="200"/>
          <w:marBottom w:val="0"/>
          <w:divBdr>
            <w:top w:val="none" w:sz="0" w:space="0" w:color="auto"/>
            <w:left w:val="none" w:sz="0" w:space="0" w:color="auto"/>
            <w:bottom w:val="none" w:sz="0" w:space="0" w:color="auto"/>
            <w:right w:val="none" w:sz="0" w:space="0" w:color="auto"/>
          </w:divBdr>
        </w:div>
        <w:div w:id="1573153438">
          <w:marLeft w:val="360"/>
          <w:marRight w:val="0"/>
          <w:marTop w:val="200"/>
          <w:marBottom w:val="0"/>
          <w:divBdr>
            <w:top w:val="none" w:sz="0" w:space="0" w:color="auto"/>
            <w:left w:val="none" w:sz="0" w:space="0" w:color="auto"/>
            <w:bottom w:val="none" w:sz="0" w:space="0" w:color="auto"/>
            <w:right w:val="none" w:sz="0" w:space="0" w:color="auto"/>
          </w:divBdr>
        </w:div>
        <w:div w:id="1697654738">
          <w:marLeft w:val="1080"/>
          <w:marRight w:val="0"/>
          <w:marTop w:val="100"/>
          <w:marBottom w:val="0"/>
          <w:divBdr>
            <w:top w:val="none" w:sz="0" w:space="0" w:color="auto"/>
            <w:left w:val="none" w:sz="0" w:space="0" w:color="auto"/>
            <w:bottom w:val="none" w:sz="0" w:space="0" w:color="auto"/>
            <w:right w:val="none" w:sz="0" w:space="0" w:color="auto"/>
          </w:divBdr>
        </w:div>
      </w:divsChild>
    </w:div>
    <w:div w:id="1625387753">
      <w:bodyDiv w:val="1"/>
      <w:marLeft w:val="0"/>
      <w:marRight w:val="0"/>
      <w:marTop w:val="0"/>
      <w:marBottom w:val="0"/>
      <w:divBdr>
        <w:top w:val="none" w:sz="0" w:space="0" w:color="auto"/>
        <w:left w:val="none" w:sz="0" w:space="0" w:color="auto"/>
        <w:bottom w:val="none" w:sz="0" w:space="0" w:color="auto"/>
        <w:right w:val="none" w:sz="0" w:space="0" w:color="auto"/>
      </w:divBdr>
    </w:div>
    <w:div w:id="1626306932">
      <w:bodyDiv w:val="1"/>
      <w:marLeft w:val="0"/>
      <w:marRight w:val="0"/>
      <w:marTop w:val="0"/>
      <w:marBottom w:val="0"/>
      <w:divBdr>
        <w:top w:val="none" w:sz="0" w:space="0" w:color="auto"/>
        <w:left w:val="none" w:sz="0" w:space="0" w:color="auto"/>
        <w:bottom w:val="none" w:sz="0" w:space="0" w:color="auto"/>
        <w:right w:val="none" w:sz="0" w:space="0" w:color="auto"/>
      </w:divBdr>
    </w:div>
    <w:div w:id="1626353594">
      <w:bodyDiv w:val="1"/>
      <w:marLeft w:val="0"/>
      <w:marRight w:val="0"/>
      <w:marTop w:val="0"/>
      <w:marBottom w:val="0"/>
      <w:divBdr>
        <w:top w:val="none" w:sz="0" w:space="0" w:color="auto"/>
        <w:left w:val="none" w:sz="0" w:space="0" w:color="auto"/>
        <w:bottom w:val="none" w:sz="0" w:space="0" w:color="auto"/>
        <w:right w:val="none" w:sz="0" w:space="0" w:color="auto"/>
      </w:divBdr>
    </w:div>
    <w:div w:id="1627928739">
      <w:bodyDiv w:val="1"/>
      <w:marLeft w:val="0"/>
      <w:marRight w:val="0"/>
      <w:marTop w:val="0"/>
      <w:marBottom w:val="0"/>
      <w:divBdr>
        <w:top w:val="none" w:sz="0" w:space="0" w:color="auto"/>
        <w:left w:val="none" w:sz="0" w:space="0" w:color="auto"/>
        <w:bottom w:val="none" w:sz="0" w:space="0" w:color="auto"/>
        <w:right w:val="none" w:sz="0" w:space="0" w:color="auto"/>
      </w:divBdr>
    </w:div>
    <w:div w:id="1628120968">
      <w:bodyDiv w:val="1"/>
      <w:marLeft w:val="0"/>
      <w:marRight w:val="0"/>
      <w:marTop w:val="0"/>
      <w:marBottom w:val="0"/>
      <w:divBdr>
        <w:top w:val="none" w:sz="0" w:space="0" w:color="auto"/>
        <w:left w:val="none" w:sz="0" w:space="0" w:color="auto"/>
        <w:bottom w:val="none" w:sz="0" w:space="0" w:color="auto"/>
        <w:right w:val="none" w:sz="0" w:space="0" w:color="auto"/>
      </w:divBdr>
    </w:div>
    <w:div w:id="1632856736">
      <w:bodyDiv w:val="1"/>
      <w:marLeft w:val="0"/>
      <w:marRight w:val="0"/>
      <w:marTop w:val="0"/>
      <w:marBottom w:val="0"/>
      <w:divBdr>
        <w:top w:val="none" w:sz="0" w:space="0" w:color="auto"/>
        <w:left w:val="none" w:sz="0" w:space="0" w:color="auto"/>
        <w:bottom w:val="none" w:sz="0" w:space="0" w:color="auto"/>
        <w:right w:val="none" w:sz="0" w:space="0" w:color="auto"/>
      </w:divBdr>
    </w:div>
    <w:div w:id="1633363491">
      <w:bodyDiv w:val="1"/>
      <w:marLeft w:val="0"/>
      <w:marRight w:val="0"/>
      <w:marTop w:val="0"/>
      <w:marBottom w:val="0"/>
      <w:divBdr>
        <w:top w:val="none" w:sz="0" w:space="0" w:color="auto"/>
        <w:left w:val="none" w:sz="0" w:space="0" w:color="auto"/>
        <w:bottom w:val="none" w:sz="0" w:space="0" w:color="auto"/>
        <w:right w:val="none" w:sz="0" w:space="0" w:color="auto"/>
      </w:divBdr>
    </w:div>
    <w:div w:id="1633898840">
      <w:bodyDiv w:val="1"/>
      <w:marLeft w:val="0"/>
      <w:marRight w:val="0"/>
      <w:marTop w:val="0"/>
      <w:marBottom w:val="0"/>
      <w:divBdr>
        <w:top w:val="none" w:sz="0" w:space="0" w:color="auto"/>
        <w:left w:val="none" w:sz="0" w:space="0" w:color="auto"/>
        <w:bottom w:val="none" w:sz="0" w:space="0" w:color="auto"/>
        <w:right w:val="none" w:sz="0" w:space="0" w:color="auto"/>
      </w:divBdr>
    </w:div>
    <w:div w:id="1634091386">
      <w:bodyDiv w:val="1"/>
      <w:marLeft w:val="0"/>
      <w:marRight w:val="0"/>
      <w:marTop w:val="0"/>
      <w:marBottom w:val="0"/>
      <w:divBdr>
        <w:top w:val="none" w:sz="0" w:space="0" w:color="auto"/>
        <w:left w:val="none" w:sz="0" w:space="0" w:color="auto"/>
        <w:bottom w:val="none" w:sz="0" w:space="0" w:color="auto"/>
        <w:right w:val="none" w:sz="0" w:space="0" w:color="auto"/>
      </w:divBdr>
    </w:div>
    <w:div w:id="1634798053">
      <w:bodyDiv w:val="1"/>
      <w:marLeft w:val="0"/>
      <w:marRight w:val="0"/>
      <w:marTop w:val="0"/>
      <w:marBottom w:val="0"/>
      <w:divBdr>
        <w:top w:val="none" w:sz="0" w:space="0" w:color="auto"/>
        <w:left w:val="none" w:sz="0" w:space="0" w:color="auto"/>
        <w:bottom w:val="none" w:sz="0" w:space="0" w:color="auto"/>
        <w:right w:val="none" w:sz="0" w:space="0" w:color="auto"/>
      </w:divBdr>
      <w:divsChild>
        <w:div w:id="1008101599">
          <w:marLeft w:val="547"/>
          <w:marRight w:val="0"/>
          <w:marTop w:val="115"/>
          <w:marBottom w:val="0"/>
          <w:divBdr>
            <w:top w:val="none" w:sz="0" w:space="0" w:color="auto"/>
            <w:left w:val="none" w:sz="0" w:space="0" w:color="auto"/>
            <w:bottom w:val="none" w:sz="0" w:space="0" w:color="auto"/>
            <w:right w:val="none" w:sz="0" w:space="0" w:color="auto"/>
          </w:divBdr>
        </w:div>
        <w:div w:id="1503542720">
          <w:marLeft w:val="1267"/>
          <w:marRight w:val="0"/>
          <w:marTop w:val="96"/>
          <w:marBottom w:val="0"/>
          <w:divBdr>
            <w:top w:val="none" w:sz="0" w:space="0" w:color="auto"/>
            <w:left w:val="none" w:sz="0" w:space="0" w:color="auto"/>
            <w:bottom w:val="none" w:sz="0" w:space="0" w:color="auto"/>
            <w:right w:val="none" w:sz="0" w:space="0" w:color="auto"/>
          </w:divBdr>
        </w:div>
        <w:div w:id="1757482388">
          <w:marLeft w:val="547"/>
          <w:marRight w:val="0"/>
          <w:marTop w:val="115"/>
          <w:marBottom w:val="0"/>
          <w:divBdr>
            <w:top w:val="none" w:sz="0" w:space="0" w:color="auto"/>
            <w:left w:val="none" w:sz="0" w:space="0" w:color="auto"/>
            <w:bottom w:val="none" w:sz="0" w:space="0" w:color="auto"/>
            <w:right w:val="none" w:sz="0" w:space="0" w:color="auto"/>
          </w:divBdr>
        </w:div>
      </w:divsChild>
    </w:div>
    <w:div w:id="1635981346">
      <w:bodyDiv w:val="1"/>
      <w:marLeft w:val="0"/>
      <w:marRight w:val="0"/>
      <w:marTop w:val="0"/>
      <w:marBottom w:val="0"/>
      <w:divBdr>
        <w:top w:val="none" w:sz="0" w:space="0" w:color="auto"/>
        <w:left w:val="none" w:sz="0" w:space="0" w:color="auto"/>
        <w:bottom w:val="none" w:sz="0" w:space="0" w:color="auto"/>
        <w:right w:val="none" w:sz="0" w:space="0" w:color="auto"/>
      </w:divBdr>
    </w:div>
    <w:div w:id="1635987367">
      <w:bodyDiv w:val="1"/>
      <w:marLeft w:val="0"/>
      <w:marRight w:val="0"/>
      <w:marTop w:val="0"/>
      <w:marBottom w:val="0"/>
      <w:divBdr>
        <w:top w:val="none" w:sz="0" w:space="0" w:color="auto"/>
        <w:left w:val="none" w:sz="0" w:space="0" w:color="auto"/>
        <w:bottom w:val="none" w:sz="0" w:space="0" w:color="auto"/>
        <w:right w:val="none" w:sz="0" w:space="0" w:color="auto"/>
      </w:divBdr>
    </w:div>
    <w:div w:id="1636789569">
      <w:bodyDiv w:val="1"/>
      <w:marLeft w:val="0"/>
      <w:marRight w:val="0"/>
      <w:marTop w:val="0"/>
      <w:marBottom w:val="0"/>
      <w:divBdr>
        <w:top w:val="none" w:sz="0" w:space="0" w:color="auto"/>
        <w:left w:val="none" w:sz="0" w:space="0" w:color="auto"/>
        <w:bottom w:val="none" w:sz="0" w:space="0" w:color="auto"/>
        <w:right w:val="none" w:sz="0" w:space="0" w:color="auto"/>
      </w:divBdr>
    </w:div>
    <w:div w:id="1637291869">
      <w:bodyDiv w:val="1"/>
      <w:marLeft w:val="0"/>
      <w:marRight w:val="0"/>
      <w:marTop w:val="0"/>
      <w:marBottom w:val="0"/>
      <w:divBdr>
        <w:top w:val="none" w:sz="0" w:space="0" w:color="auto"/>
        <w:left w:val="none" w:sz="0" w:space="0" w:color="auto"/>
        <w:bottom w:val="none" w:sz="0" w:space="0" w:color="auto"/>
        <w:right w:val="none" w:sz="0" w:space="0" w:color="auto"/>
      </w:divBdr>
    </w:div>
    <w:div w:id="1637370423">
      <w:bodyDiv w:val="1"/>
      <w:marLeft w:val="0"/>
      <w:marRight w:val="0"/>
      <w:marTop w:val="0"/>
      <w:marBottom w:val="0"/>
      <w:divBdr>
        <w:top w:val="none" w:sz="0" w:space="0" w:color="auto"/>
        <w:left w:val="none" w:sz="0" w:space="0" w:color="auto"/>
        <w:bottom w:val="none" w:sz="0" w:space="0" w:color="auto"/>
        <w:right w:val="none" w:sz="0" w:space="0" w:color="auto"/>
      </w:divBdr>
    </w:div>
    <w:div w:id="1637878700">
      <w:bodyDiv w:val="1"/>
      <w:marLeft w:val="0"/>
      <w:marRight w:val="0"/>
      <w:marTop w:val="0"/>
      <w:marBottom w:val="0"/>
      <w:divBdr>
        <w:top w:val="none" w:sz="0" w:space="0" w:color="auto"/>
        <w:left w:val="none" w:sz="0" w:space="0" w:color="auto"/>
        <w:bottom w:val="none" w:sz="0" w:space="0" w:color="auto"/>
        <w:right w:val="none" w:sz="0" w:space="0" w:color="auto"/>
      </w:divBdr>
    </w:div>
    <w:div w:id="1637878724">
      <w:bodyDiv w:val="1"/>
      <w:marLeft w:val="0"/>
      <w:marRight w:val="0"/>
      <w:marTop w:val="0"/>
      <w:marBottom w:val="0"/>
      <w:divBdr>
        <w:top w:val="none" w:sz="0" w:space="0" w:color="auto"/>
        <w:left w:val="none" w:sz="0" w:space="0" w:color="auto"/>
        <w:bottom w:val="none" w:sz="0" w:space="0" w:color="auto"/>
        <w:right w:val="none" w:sz="0" w:space="0" w:color="auto"/>
      </w:divBdr>
    </w:div>
    <w:div w:id="1639142512">
      <w:bodyDiv w:val="1"/>
      <w:marLeft w:val="0"/>
      <w:marRight w:val="0"/>
      <w:marTop w:val="0"/>
      <w:marBottom w:val="0"/>
      <w:divBdr>
        <w:top w:val="none" w:sz="0" w:space="0" w:color="auto"/>
        <w:left w:val="none" w:sz="0" w:space="0" w:color="auto"/>
        <w:bottom w:val="none" w:sz="0" w:space="0" w:color="auto"/>
        <w:right w:val="none" w:sz="0" w:space="0" w:color="auto"/>
      </w:divBdr>
    </w:div>
    <w:div w:id="1640459695">
      <w:bodyDiv w:val="1"/>
      <w:marLeft w:val="0"/>
      <w:marRight w:val="0"/>
      <w:marTop w:val="0"/>
      <w:marBottom w:val="0"/>
      <w:divBdr>
        <w:top w:val="none" w:sz="0" w:space="0" w:color="auto"/>
        <w:left w:val="none" w:sz="0" w:space="0" w:color="auto"/>
        <w:bottom w:val="none" w:sz="0" w:space="0" w:color="auto"/>
        <w:right w:val="none" w:sz="0" w:space="0" w:color="auto"/>
      </w:divBdr>
    </w:div>
    <w:div w:id="1640724812">
      <w:bodyDiv w:val="1"/>
      <w:marLeft w:val="0"/>
      <w:marRight w:val="0"/>
      <w:marTop w:val="0"/>
      <w:marBottom w:val="0"/>
      <w:divBdr>
        <w:top w:val="none" w:sz="0" w:space="0" w:color="auto"/>
        <w:left w:val="none" w:sz="0" w:space="0" w:color="auto"/>
        <w:bottom w:val="none" w:sz="0" w:space="0" w:color="auto"/>
        <w:right w:val="none" w:sz="0" w:space="0" w:color="auto"/>
      </w:divBdr>
    </w:div>
    <w:div w:id="1640959574">
      <w:bodyDiv w:val="1"/>
      <w:marLeft w:val="0"/>
      <w:marRight w:val="0"/>
      <w:marTop w:val="0"/>
      <w:marBottom w:val="0"/>
      <w:divBdr>
        <w:top w:val="none" w:sz="0" w:space="0" w:color="auto"/>
        <w:left w:val="none" w:sz="0" w:space="0" w:color="auto"/>
        <w:bottom w:val="none" w:sz="0" w:space="0" w:color="auto"/>
        <w:right w:val="none" w:sz="0" w:space="0" w:color="auto"/>
      </w:divBdr>
      <w:divsChild>
        <w:div w:id="210579870">
          <w:marLeft w:val="547"/>
          <w:marRight w:val="0"/>
          <w:marTop w:val="115"/>
          <w:marBottom w:val="0"/>
          <w:divBdr>
            <w:top w:val="none" w:sz="0" w:space="0" w:color="auto"/>
            <w:left w:val="none" w:sz="0" w:space="0" w:color="auto"/>
            <w:bottom w:val="none" w:sz="0" w:space="0" w:color="auto"/>
            <w:right w:val="none" w:sz="0" w:space="0" w:color="auto"/>
          </w:divBdr>
        </w:div>
        <w:div w:id="370617805">
          <w:marLeft w:val="1166"/>
          <w:marRight w:val="0"/>
          <w:marTop w:val="86"/>
          <w:marBottom w:val="0"/>
          <w:divBdr>
            <w:top w:val="none" w:sz="0" w:space="0" w:color="auto"/>
            <w:left w:val="none" w:sz="0" w:space="0" w:color="auto"/>
            <w:bottom w:val="none" w:sz="0" w:space="0" w:color="auto"/>
            <w:right w:val="none" w:sz="0" w:space="0" w:color="auto"/>
          </w:divBdr>
        </w:div>
        <w:div w:id="690225631">
          <w:marLeft w:val="1166"/>
          <w:marRight w:val="0"/>
          <w:marTop w:val="86"/>
          <w:marBottom w:val="0"/>
          <w:divBdr>
            <w:top w:val="none" w:sz="0" w:space="0" w:color="auto"/>
            <w:left w:val="none" w:sz="0" w:space="0" w:color="auto"/>
            <w:bottom w:val="none" w:sz="0" w:space="0" w:color="auto"/>
            <w:right w:val="none" w:sz="0" w:space="0" w:color="auto"/>
          </w:divBdr>
        </w:div>
        <w:div w:id="789711395">
          <w:marLeft w:val="1166"/>
          <w:marRight w:val="0"/>
          <w:marTop w:val="86"/>
          <w:marBottom w:val="0"/>
          <w:divBdr>
            <w:top w:val="none" w:sz="0" w:space="0" w:color="auto"/>
            <w:left w:val="none" w:sz="0" w:space="0" w:color="auto"/>
            <w:bottom w:val="none" w:sz="0" w:space="0" w:color="auto"/>
            <w:right w:val="none" w:sz="0" w:space="0" w:color="auto"/>
          </w:divBdr>
        </w:div>
        <w:div w:id="975722238">
          <w:marLeft w:val="1166"/>
          <w:marRight w:val="0"/>
          <w:marTop w:val="86"/>
          <w:marBottom w:val="0"/>
          <w:divBdr>
            <w:top w:val="none" w:sz="0" w:space="0" w:color="auto"/>
            <w:left w:val="none" w:sz="0" w:space="0" w:color="auto"/>
            <w:bottom w:val="none" w:sz="0" w:space="0" w:color="auto"/>
            <w:right w:val="none" w:sz="0" w:space="0" w:color="auto"/>
          </w:divBdr>
        </w:div>
        <w:div w:id="1016687878">
          <w:marLeft w:val="547"/>
          <w:marRight w:val="0"/>
          <w:marTop w:val="115"/>
          <w:marBottom w:val="0"/>
          <w:divBdr>
            <w:top w:val="none" w:sz="0" w:space="0" w:color="auto"/>
            <w:left w:val="none" w:sz="0" w:space="0" w:color="auto"/>
            <w:bottom w:val="none" w:sz="0" w:space="0" w:color="auto"/>
            <w:right w:val="none" w:sz="0" w:space="0" w:color="auto"/>
          </w:divBdr>
        </w:div>
        <w:div w:id="1401947243">
          <w:marLeft w:val="547"/>
          <w:marRight w:val="0"/>
          <w:marTop w:val="115"/>
          <w:marBottom w:val="0"/>
          <w:divBdr>
            <w:top w:val="none" w:sz="0" w:space="0" w:color="auto"/>
            <w:left w:val="none" w:sz="0" w:space="0" w:color="auto"/>
            <w:bottom w:val="none" w:sz="0" w:space="0" w:color="auto"/>
            <w:right w:val="none" w:sz="0" w:space="0" w:color="auto"/>
          </w:divBdr>
        </w:div>
        <w:div w:id="1707026201">
          <w:marLeft w:val="1166"/>
          <w:marRight w:val="0"/>
          <w:marTop w:val="86"/>
          <w:marBottom w:val="0"/>
          <w:divBdr>
            <w:top w:val="none" w:sz="0" w:space="0" w:color="auto"/>
            <w:left w:val="none" w:sz="0" w:space="0" w:color="auto"/>
            <w:bottom w:val="none" w:sz="0" w:space="0" w:color="auto"/>
            <w:right w:val="none" w:sz="0" w:space="0" w:color="auto"/>
          </w:divBdr>
        </w:div>
        <w:div w:id="1729187041">
          <w:marLeft w:val="1800"/>
          <w:marRight w:val="0"/>
          <w:marTop w:val="86"/>
          <w:marBottom w:val="0"/>
          <w:divBdr>
            <w:top w:val="none" w:sz="0" w:space="0" w:color="auto"/>
            <w:left w:val="none" w:sz="0" w:space="0" w:color="auto"/>
            <w:bottom w:val="none" w:sz="0" w:space="0" w:color="auto"/>
            <w:right w:val="none" w:sz="0" w:space="0" w:color="auto"/>
          </w:divBdr>
        </w:div>
        <w:div w:id="1730690095">
          <w:marLeft w:val="1166"/>
          <w:marRight w:val="0"/>
          <w:marTop w:val="86"/>
          <w:marBottom w:val="0"/>
          <w:divBdr>
            <w:top w:val="none" w:sz="0" w:space="0" w:color="auto"/>
            <w:left w:val="none" w:sz="0" w:space="0" w:color="auto"/>
            <w:bottom w:val="none" w:sz="0" w:space="0" w:color="auto"/>
            <w:right w:val="none" w:sz="0" w:space="0" w:color="auto"/>
          </w:divBdr>
        </w:div>
        <w:div w:id="1797260458">
          <w:marLeft w:val="1800"/>
          <w:marRight w:val="0"/>
          <w:marTop w:val="86"/>
          <w:marBottom w:val="0"/>
          <w:divBdr>
            <w:top w:val="none" w:sz="0" w:space="0" w:color="auto"/>
            <w:left w:val="none" w:sz="0" w:space="0" w:color="auto"/>
            <w:bottom w:val="none" w:sz="0" w:space="0" w:color="auto"/>
            <w:right w:val="none" w:sz="0" w:space="0" w:color="auto"/>
          </w:divBdr>
        </w:div>
        <w:div w:id="1976568998">
          <w:marLeft w:val="1166"/>
          <w:marRight w:val="0"/>
          <w:marTop w:val="86"/>
          <w:marBottom w:val="0"/>
          <w:divBdr>
            <w:top w:val="none" w:sz="0" w:space="0" w:color="auto"/>
            <w:left w:val="none" w:sz="0" w:space="0" w:color="auto"/>
            <w:bottom w:val="none" w:sz="0" w:space="0" w:color="auto"/>
            <w:right w:val="none" w:sz="0" w:space="0" w:color="auto"/>
          </w:divBdr>
        </w:div>
        <w:div w:id="2139764601">
          <w:marLeft w:val="1166"/>
          <w:marRight w:val="0"/>
          <w:marTop w:val="86"/>
          <w:marBottom w:val="0"/>
          <w:divBdr>
            <w:top w:val="none" w:sz="0" w:space="0" w:color="auto"/>
            <w:left w:val="none" w:sz="0" w:space="0" w:color="auto"/>
            <w:bottom w:val="none" w:sz="0" w:space="0" w:color="auto"/>
            <w:right w:val="none" w:sz="0" w:space="0" w:color="auto"/>
          </w:divBdr>
        </w:div>
      </w:divsChild>
    </w:div>
    <w:div w:id="1641298889">
      <w:bodyDiv w:val="1"/>
      <w:marLeft w:val="0"/>
      <w:marRight w:val="0"/>
      <w:marTop w:val="0"/>
      <w:marBottom w:val="0"/>
      <w:divBdr>
        <w:top w:val="none" w:sz="0" w:space="0" w:color="auto"/>
        <w:left w:val="none" w:sz="0" w:space="0" w:color="auto"/>
        <w:bottom w:val="none" w:sz="0" w:space="0" w:color="auto"/>
        <w:right w:val="none" w:sz="0" w:space="0" w:color="auto"/>
      </w:divBdr>
    </w:div>
    <w:div w:id="1642809848">
      <w:bodyDiv w:val="1"/>
      <w:marLeft w:val="0"/>
      <w:marRight w:val="0"/>
      <w:marTop w:val="0"/>
      <w:marBottom w:val="0"/>
      <w:divBdr>
        <w:top w:val="none" w:sz="0" w:space="0" w:color="auto"/>
        <w:left w:val="none" w:sz="0" w:space="0" w:color="auto"/>
        <w:bottom w:val="none" w:sz="0" w:space="0" w:color="auto"/>
        <w:right w:val="none" w:sz="0" w:space="0" w:color="auto"/>
      </w:divBdr>
      <w:divsChild>
        <w:div w:id="2035181074">
          <w:marLeft w:val="0"/>
          <w:marRight w:val="0"/>
          <w:marTop w:val="0"/>
          <w:marBottom w:val="0"/>
          <w:divBdr>
            <w:top w:val="none" w:sz="0" w:space="0" w:color="auto"/>
            <w:left w:val="none" w:sz="0" w:space="0" w:color="auto"/>
            <w:bottom w:val="none" w:sz="0" w:space="0" w:color="auto"/>
            <w:right w:val="none" w:sz="0" w:space="0" w:color="auto"/>
          </w:divBdr>
        </w:div>
      </w:divsChild>
    </w:div>
    <w:div w:id="1642923065">
      <w:bodyDiv w:val="1"/>
      <w:marLeft w:val="0"/>
      <w:marRight w:val="0"/>
      <w:marTop w:val="0"/>
      <w:marBottom w:val="0"/>
      <w:divBdr>
        <w:top w:val="none" w:sz="0" w:space="0" w:color="auto"/>
        <w:left w:val="none" w:sz="0" w:space="0" w:color="auto"/>
        <w:bottom w:val="none" w:sz="0" w:space="0" w:color="auto"/>
        <w:right w:val="none" w:sz="0" w:space="0" w:color="auto"/>
      </w:divBdr>
      <w:divsChild>
        <w:div w:id="1980842385">
          <w:marLeft w:val="0"/>
          <w:marRight w:val="0"/>
          <w:marTop w:val="0"/>
          <w:marBottom w:val="0"/>
          <w:divBdr>
            <w:top w:val="none" w:sz="0" w:space="0" w:color="auto"/>
            <w:left w:val="none" w:sz="0" w:space="0" w:color="auto"/>
            <w:bottom w:val="none" w:sz="0" w:space="0" w:color="auto"/>
            <w:right w:val="none" w:sz="0" w:space="0" w:color="auto"/>
          </w:divBdr>
          <w:divsChild>
            <w:div w:id="147019776">
              <w:marLeft w:val="0"/>
              <w:marRight w:val="0"/>
              <w:marTop w:val="0"/>
              <w:marBottom w:val="0"/>
              <w:divBdr>
                <w:top w:val="none" w:sz="0" w:space="0" w:color="auto"/>
                <w:left w:val="none" w:sz="0" w:space="0" w:color="auto"/>
                <w:bottom w:val="none" w:sz="0" w:space="0" w:color="auto"/>
                <w:right w:val="none" w:sz="0" w:space="0" w:color="auto"/>
              </w:divBdr>
            </w:div>
            <w:div w:id="174468567">
              <w:marLeft w:val="0"/>
              <w:marRight w:val="0"/>
              <w:marTop w:val="0"/>
              <w:marBottom w:val="0"/>
              <w:divBdr>
                <w:top w:val="none" w:sz="0" w:space="0" w:color="auto"/>
                <w:left w:val="none" w:sz="0" w:space="0" w:color="auto"/>
                <w:bottom w:val="none" w:sz="0" w:space="0" w:color="auto"/>
                <w:right w:val="none" w:sz="0" w:space="0" w:color="auto"/>
              </w:divBdr>
            </w:div>
            <w:div w:id="307709975">
              <w:marLeft w:val="0"/>
              <w:marRight w:val="0"/>
              <w:marTop w:val="0"/>
              <w:marBottom w:val="0"/>
              <w:divBdr>
                <w:top w:val="none" w:sz="0" w:space="0" w:color="auto"/>
                <w:left w:val="none" w:sz="0" w:space="0" w:color="auto"/>
                <w:bottom w:val="none" w:sz="0" w:space="0" w:color="auto"/>
                <w:right w:val="none" w:sz="0" w:space="0" w:color="auto"/>
              </w:divBdr>
            </w:div>
            <w:div w:id="360981239">
              <w:marLeft w:val="0"/>
              <w:marRight w:val="0"/>
              <w:marTop w:val="0"/>
              <w:marBottom w:val="0"/>
              <w:divBdr>
                <w:top w:val="none" w:sz="0" w:space="0" w:color="auto"/>
                <w:left w:val="none" w:sz="0" w:space="0" w:color="auto"/>
                <w:bottom w:val="none" w:sz="0" w:space="0" w:color="auto"/>
                <w:right w:val="none" w:sz="0" w:space="0" w:color="auto"/>
              </w:divBdr>
            </w:div>
            <w:div w:id="447089438">
              <w:marLeft w:val="0"/>
              <w:marRight w:val="0"/>
              <w:marTop w:val="0"/>
              <w:marBottom w:val="0"/>
              <w:divBdr>
                <w:top w:val="none" w:sz="0" w:space="0" w:color="auto"/>
                <w:left w:val="none" w:sz="0" w:space="0" w:color="auto"/>
                <w:bottom w:val="none" w:sz="0" w:space="0" w:color="auto"/>
                <w:right w:val="none" w:sz="0" w:space="0" w:color="auto"/>
              </w:divBdr>
            </w:div>
            <w:div w:id="479076061">
              <w:marLeft w:val="0"/>
              <w:marRight w:val="0"/>
              <w:marTop w:val="0"/>
              <w:marBottom w:val="0"/>
              <w:divBdr>
                <w:top w:val="none" w:sz="0" w:space="0" w:color="auto"/>
                <w:left w:val="none" w:sz="0" w:space="0" w:color="auto"/>
                <w:bottom w:val="none" w:sz="0" w:space="0" w:color="auto"/>
                <w:right w:val="none" w:sz="0" w:space="0" w:color="auto"/>
              </w:divBdr>
            </w:div>
            <w:div w:id="722219393">
              <w:marLeft w:val="0"/>
              <w:marRight w:val="0"/>
              <w:marTop w:val="0"/>
              <w:marBottom w:val="0"/>
              <w:divBdr>
                <w:top w:val="none" w:sz="0" w:space="0" w:color="auto"/>
                <w:left w:val="none" w:sz="0" w:space="0" w:color="auto"/>
                <w:bottom w:val="none" w:sz="0" w:space="0" w:color="auto"/>
                <w:right w:val="none" w:sz="0" w:space="0" w:color="auto"/>
              </w:divBdr>
            </w:div>
            <w:div w:id="789397427">
              <w:marLeft w:val="0"/>
              <w:marRight w:val="0"/>
              <w:marTop w:val="0"/>
              <w:marBottom w:val="0"/>
              <w:divBdr>
                <w:top w:val="none" w:sz="0" w:space="0" w:color="auto"/>
                <w:left w:val="none" w:sz="0" w:space="0" w:color="auto"/>
                <w:bottom w:val="none" w:sz="0" w:space="0" w:color="auto"/>
                <w:right w:val="none" w:sz="0" w:space="0" w:color="auto"/>
              </w:divBdr>
            </w:div>
            <w:div w:id="1207522206">
              <w:marLeft w:val="0"/>
              <w:marRight w:val="0"/>
              <w:marTop w:val="0"/>
              <w:marBottom w:val="0"/>
              <w:divBdr>
                <w:top w:val="none" w:sz="0" w:space="0" w:color="auto"/>
                <w:left w:val="none" w:sz="0" w:space="0" w:color="auto"/>
                <w:bottom w:val="none" w:sz="0" w:space="0" w:color="auto"/>
                <w:right w:val="none" w:sz="0" w:space="0" w:color="auto"/>
              </w:divBdr>
            </w:div>
            <w:div w:id="1459256242">
              <w:marLeft w:val="0"/>
              <w:marRight w:val="0"/>
              <w:marTop w:val="0"/>
              <w:marBottom w:val="0"/>
              <w:divBdr>
                <w:top w:val="none" w:sz="0" w:space="0" w:color="auto"/>
                <w:left w:val="none" w:sz="0" w:space="0" w:color="auto"/>
                <w:bottom w:val="none" w:sz="0" w:space="0" w:color="auto"/>
                <w:right w:val="none" w:sz="0" w:space="0" w:color="auto"/>
              </w:divBdr>
            </w:div>
            <w:div w:id="1522477281">
              <w:marLeft w:val="0"/>
              <w:marRight w:val="0"/>
              <w:marTop w:val="0"/>
              <w:marBottom w:val="0"/>
              <w:divBdr>
                <w:top w:val="none" w:sz="0" w:space="0" w:color="auto"/>
                <w:left w:val="none" w:sz="0" w:space="0" w:color="auto"/>
                <w:bottom w:val="none" w:sz="0" w:space="0" w:color="auto"/>
                <w:right w:val="none" w:sz="0" w:space="0" w:color="auto"/>
              </w:divBdr>
            </w:div>
            <w:div w:id="184208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46656">
      <w:bodyDiv w:val="1"/>
      <w:marLeft w:val="0"/>
      <w:marRight w:val="0"/>
      <w:marTop w:val="0"/>
      <w:marBottom w:val="0"/>
      <w:divBdr>
        <w:top w:val="none" w:sz="0" w:space="0" w:color="auto"/>
        <w:left w:val="none" w:sz="0" w:space="0" w:color="auto"/>
        <w:bottom w:val="none" w:sz="0" w:space="0" w:color="auto"/>
        <w:right w:val="none" w:sz="0" w:space="0" w:color="auto"/>
      </w:divBdr>
    </w:div>
    <w:div w:id="1644575560">
      <w:bodyDiv w:val="1"/>
      <w:marLeft w:val="0"/>
      <w:marRight w:val="0"/>
      <w:marTop w:val="0"/>
      <w:marBottom w:val="0"/>
      <w:divBdr>
        <w:top w:val="none" w:sz="0" w:space="0" w:color="auto"/>
        <w:left w:val="none" w:sz="0" w:space="0" w:color="auto"/>
        <w:bottom w:val="none" w:sz="0" w:space="0" w:color="auto"/>
        <w:right w:val="none" w:sz="0" w:space="0" w:color="auto"/>
      </w:divBdr>
    </w:div>
    <w:div w:id="1645621501">
      <w:bodyDiv w:val="1"/>
      <w:marLeft w:val="0"/>
      <w:marRight w:val="0"/>
      <w:marTop w:val="0"/>
      <w:marBottom w:val="0"/>
      <w:divBdr>
        <w:top w:val="none" w:sz="0" w:space="0" w:color="auto"/>
        <w:left w:val="none" w:sz="0" w:space="0" w:color="auto"/>
        <w:bottom w:val="none" w:sz="0" w:space="0" w:color="auto"/>
        <w:right w:val="none" w:sz="0" w:space="0" w:color="auto"/>
      </w:divBdr>
    </w:div>
    <w:div w:id="1646084663">
      <w:bodyDiv w:val="1"/>
      <w:marLeft w:val="0"/>
      <w:marRight w:val="0"/>
      <w:marTop w:val="0"/>
      <w:marBottom w:val="0"/>
      <w:divBdr>
        <w:top w:val="none" w:sz="0" w:space="0" w:color="auto"/>
        <w:left w:val="none" w:sz="0" w:space="0" w:color="auto"/>
        <w:bottom w:val="none" w:sz="0" w:space="0" w:color="auto"/>
        <w:right w:val="none" w:sz="0" w:space="0" w:color="auto"/>
      </w:divBdr>
      <w:divsChild>
        <w:div w:id="765350216">
          <w:marLeft w:val="547"/>
          <w:marRight w:val="0"/>
          <w:marTop w:val="115"/>
          <w:marBottom w:val="0"/>
          <w:divBdr>
            <w:top w:val="none" w:sz="0" w:space="0" w:color="auto"/>
            <w:left w:val="none" w:sz="0" w:space="0" w:color="auto"/>
            <w:bottom w:val="none" w:sz="0" w:space="0" w:color="auto"/>
            <w:right w:val="none" w:sz="0" w:space="0" w:color="auto"/>
          </w:divBdr>
        </w:div>
        <w:div w:id="1498619585">
          <w:marLeft w:val="547"/>
          <w:marRight w:val="0"/>
          <w:marTop w:val="115"/>
          <w:marBottom w:val="0"/>
          <w:divBdr>
            <w:top w:val="none" w:sz="0" w:space="0" w:color="auto"/>
            <w:left w:val="none" w:sz="0" w:space="0" w:color="auto"/>
            <w:bottom w:val="none" w:sz="0" w:space="0" w:color="auto"/>
            <w:right w:val="none" w:sz="0" w:space="0" w:color="auto"/>
          </w:divBdr>
        </w:div>
      </w:divsChild>
    </w:div>
    <w:div w:id="1646280801">
      <w:bodyDiv w:val="1"/>
      <w:marLeft w:val="0"/>
      <w:marRight w:val="0"/>
      <w:marTop w:val="0"/>
      <w:marBottom w:val="0"/>
      <w:divBdr>
        <w:top w:val="none" w:sz="0" w:space="0" w:color="auto"/>
        <w:left w:val="none" w:sz="0" w:space="0" w:color="auto"/>
        <w:bottom w:val="none" w:sz="0" w:space="0" w:color="auto"/>
        <w:right w:val="none" w:sz="0" w:space="0" w:color="auto"/>
      </w:divBdr>
    </w:div>
    <w:div w:id="1647778087">
      <w:bodyDiv w:val="1"/>
      <w:marLeft w:val="0"/>
      <w:marRight w:val="0"/>
      <w:marTop w:val="0"/>
      <w:marBottom w:val="0"/>
      <w:divBdr>
        <w:top w:val="none" w:sz="0" w:space="0" w:color="auto"/>
        <w:left w:val="none" w:sz="0" w:space="0" w:color="auto"/>
        <w:bottom w:val="none" w:sz="0" w:space="0" w:color="auto"/>
        <w:right w:val="none" w:sz="0" w:space="0" w:color="auto"/>
      </w:divBdr>
      <w:divsChild>
        <w:div w:id="286350588">
          <w:marLeft w:val="1800"/>
          <w:marRight w:val="0"/>
          <w:marTop w:val="96"/>
          <w:marBottom w:val="0"/>
          <w:divBdr>
            <w:top w:val="none" w:sz="0" w:space="0" w:color="auto"/>
            <w:left w:val="none" w:sz="0" w:space="0" w:color="auto"/>
            <w:bottom w:val="none" w:sz="0" w:space="0" w:color="auto"/>
            <w:right w:val="none" w:sz="0" w:space="0" w:color="auto"/>
          </w:divBdr>
        </w:div>
        <w:div w:id="449324411">
          <w:marLeft w:val="1166"/>
          <w:marRight w:val="0"/>
          <w:marTop w:val="115"/>
          <w:marBottom w:val="0"/>
          <w:divBdr>
            <w:top w:val="none" w:sz="0" w:space="0" w:color="auto"/>
            <w:left w:val="none" w:sz="0" w:space="0" w:color="auto"/>
            <w:bottom w:val="none" w:sz="0" w:space="0" w:color="auto"/>
            <w:right w:val="none" w:sz="0" w:space="0" w:color="auto"/>
          </w:divBdr>
        </w:div>
        <w:div w:id="793792892">
          <w:marLeft w:val="1166"/>
          <w:marRight w:val="0"/>
          <w:marTop w:val="115"/>
          <w:marBottom w:val="0"/>
          <w:divBdr>
            <w:top w:val="none" w:sz="0" w:space="0" w:color="auto"/>
            <w:left w:val="none" w:sz="0" w:space="0" w:color="auto"/>
            <w:bottom w:val="none" w:sz="0" w:space="0" w:color="auto"/>
            <w:right w:val="none" w:sz="0" w:space="0" w:color="auto"/>
          </w:divBdr>
        </w:div>
        <w:div w:id="924145680">
          <w:marLeft w:val="1800"/>
          <w:marRight w:val="0"/>
          <w:marTop w:val="96"/>
          <w:marBottom w:val="0"/>
          <w:divBdr>
            <w:top w:val="none" w:sz="0" w:space="0" w:color="auto"/>
            <w:left w:val="none" w:sz="0" w:space="0" w:color="auto"/>
            <w:bottom w:val="none" w:sz="0" w:space="0" w:color="auto"/>
            <w:right w:val="none" w:sz="0" w:space="0" w:color="auto"/>
          </w:divBdr>
        </w:div>
        <w:div w:id="994380965">
          <w:marLeft w:val="1800"/>
          <w:marRight w:val="0"/>
          <w:marTop w:val="96"/>
          <w:marBottom w:val="0"/>
          <w:divBdr>
            <w:top w:val="none" w:sz="0" w:space="0" w:color="auto"/>
            <w:left w:val="none" w:sz="0" w:space="0" w:color="auto"/>
            <w:bottom w:val="none" w:sz="0" w:space="0" w:color="auto"/>
            <w:right w:val="none" w:sz="0" w:space="0" w:color="auto"/>
          </w:divBdr>
        </w:div>
        <w:div w:id="1035235870">
          <w:marLeft w:val="547"/>
          <w:marRight w:val="0"/>
          <w:marTop w:val="130"/>
          <w:marBottom w:val="0"/>
          <w:divBdr>
            <w:top w:val="none" w:sz="0" w:space="0" w:color="auto"/>
            <w:left w:val="none" w:sz="0" w:space="0" w:color="auto"/>
            <w:bottom w:val="none" w:sz="0" w:space="0" w:color="auto"/>
            <w:right w:val="none" w:sz="0" w:space="0" w:color="auto"/>
          </w:divBdr>
        </w:div>
      </w:divsChild>
    </w:div>
    <w:div w:id="1648362009">
      <w:bodyDiv w:val="1"/>
      <w:marLeft w:val="0"/>
      <w:marRight w:val="0"/>
      <w:marTop w:val="0"/>
      <w:marBottom w:val="0"/>
      <w:divBdr>
        <w:top w:val="none" w:sz="0" w:space="0" w:color="auto"/>
        <w:left w:val="none" w:sz="0" w:space="0" w:color="auto"/>
        <w:bottom w:val="none" w:sz="0" w:space="0" w:color="auto"/>
        <w:right w:val="none" w:sz="0" w:space="0" w:color="auto"/>
      </w:divBdr>
    </w:div>
    <w:div w:id="1648514748">
      <w:bodyDiv w:val="1"/>
      <w:marLeft w:val="0"/>
      <w:marRight w:val="0"/>
      <w:marTop w:val="0"/>
      <w:marBottom w:val="0"/>
      <w:divBdr>
        <w:top w:val="none" w:sz="0" w:space="0" w:color="auto"/>
        <w:left w:val="none" w:sz="0" w:space="0" w:color="auto"/>
        <w:bottom w:val="none" w:sz="0" w:space="0" w:color="auto"/>
        <w:right w:val="none" w:sz="0" w:space="0" w:color="auto"/>
      </w:divBdr>
    </w:div>
    <w:div w:id="1649244063">
      <w:bodyDiv w:val="1"/>
      <w:marLeft w:val="0"/>
      <w:marRight w:val="0"/>
      <w:marTop w:val="0"/>
      <w:marBottom w:val="0"/>
      <w:divBdr>
        <w:top w:val="none" w:sz="0" w:space="0" w:color="auto"/>
        <w:left w:val="none" w:sz="0" w:space="0" w:color="auto"/>
        <w:bottom w:val="none" w:sz="0" w:space="0" w:color="auto"/>
        <w:right w:val="none" w:sz="0" w:space="0" w:color="auto"/>
      </w:divBdr>
      <w:divsChild>
        <w:div w:id="284581282">
          <w:marLeft w:val="1166"/>
          <w:marRight w:val="0"/>
          <w:marTop w:val="77"/>
          <w:marBottom w:val="0"/>
          <w:divBdr>
            <w:top w:val="none" w:sz="0" w:space="0" w:color="auto"/>
            <w:left w:val="none" w:sz="0" w:space="0" w:color="auto"/>
            <w:bottom w:val="none" w:sz="0" w:space="0" w:color="auto"/>
            <w:right w:val="none" w:sz="0" w:space="0" w:color="auto"/>
          </w:divBdr>
        </w:div>
        <w:div w:id="571695894">
          <w:marLeft w:val="1166"/>
          <w:marRight w:val="0"/>
          <w:marTop w:val="77"/>
          <w:marBottom w:val="0"/>
          <w:divBdr>
            <w:top w:val="none" w:sz="0" w:space="0" w:color="auto"/>
            <w:left w:val="none" w:sz="0" w:space="0" w:color="auto"/>
            <w:bottom w:val="none" w:sz="0" w:space="0" w:color="auto"/>
            <w:right w:val="none" w:sz="0" w:space="0" w:color="auto"/>
          </w:divBdr>
        </w:div>
        <w:div w:id="933516612">
          <w:marLeft w:val="1166"/>
          <w:marRight w:val="0"/>
          <w:marTop w:val="77"/>
          <w:marBottom w:val="0"/>
          <w:divBdr>
            <w:top w:val="none" w:sz="0" w:space="0" w:color="auto"/>
            <w:left w:val="none" w:sz="0" w:space="0" w:color="auto"/>
            <w:bottom w:val="none" w:sz="0" w:space="0" w:color="auto"/>
            <w:right w:val="none" w:sz="0" w:space="0" w:color="auto"/>
          </w:divBdr>
        </w:div>
        <w:div w:id="1225487060">
          <w:marLeft w:val="547"/>
          <w:marRight w:val="0"/>
          <w:marTop w:val="96"/>
          <w:marBottom w:val="0"/>
          <w:divBdr>
            <w:top w:val="none" w:sz="0" w:space="0" w:color="auto"/>
            <w:left w:val="none" w:sz="0" w:space="0" w:color="auto"/>
            <w:bottom w:val="none" w:sz="0" w:space="0" w:color="auto"/>
            <w:right w:val="none" w:sz="0" w:space="0" w:color="auto"/>
          </w:divBdr>
        </w:div>
        <w:div w:id="1782408187">
          <w:marLeft w:val="1166"/>
          <w:marRight w:val="0"/>
          <w:marTop w:val="77"/>
          <w:marBottom w:val="0"/>
          <w:divBdr>
            <w:top w:val="none" w:sz="0" w:space="0" w:color="auto"/>
            <w:left w:val="none" w:sz="0" w:space="0" w:color="auto"/>
            <w:bottom w:val="none" w:sz="0" w:space="0" w:color="auto"/>
            <w:right w:val="none" w:sz="0" w:space="0" w:color="auto"/>
          </w:divBdr>
        </w:div>
        <w:div w:id="1802722440">
          <w:marLeft w:val="1166"/>
          <w:marRight w:val="0"/>
          <w:marTop w:val="77"/>
          <w:marBottom w:val="0"/>
          <w:divBdr>
            <w:top w:val="none" w:sz="0" w:space="0" w:color="auto"/>
            <w:left w:val="none" w:sz="0" w:space="0" w:color="auto"/>
            <w:bottom w:val="none" w:sz="0" w:space="0" w:color="auto"/>
            <w:right w:val="none" w:sz="0" w:space="0" w:color="auto"/>
          </w:divBdr>
        </w:div>
        <w:div w:id="1833527577">
          <w:marLeft w:val="547"/>
          <w:marRight w:val="0"/>
          <w:marTop w:val="96"/>
          <w:marBottom w:val="0"/>
          <w:divBdr>
            <w:top w:val="none" w:sz="0" w:space="0" w:color="auto"/>
            <w:left w:val="none" w:sz="0" w:space="0" w:color="auto"/>
            <w:bottom w:val="none" w:sz="0" w:space="0" w:color="auto"/>
            <w:right w:val="none" w:sz="0" w:space="0" w:color="auto"/>
          </w:divBdr>
        </w:div>
        <w:div w:id="1877808182">
          <w:marLeft w:val="547"/>
          <w:marRight w:val="0"/>
          <w:marTop w:val="96"/>
          <w:marBottom w:val="0"/>
          <w:divBdr>
            <w:top w:val="none" w:sz="0" w:space="0" w:color="auto"/>
            <w:left w:val="none" w:sz="0" w:space="0" w:color="auto"/>
            <w:bottom w:val="none" w:sz="0" w:space="0" w:color="auto"/>
            <w:right w:val="none" w:sz="0" w:space="0" w:color="auto"/>
          </w:divBdr>
        </w:div>
      </w:divsChild>
    </w:div>
    <w:div w:id="1650986634">
      <w:bodyDiv w:val="1"/>
      <w:marLeft w:val="0"/>
      <w:marRight w:val="0"/>
      <w:marTop w:val="0"/>
      <w:marBottom w:val="0"/>
      <w:divBdr>
        <w:top w:val="none" w:sz="0" w:space="0" w:color="auto"/>
        <w:left w:val="none" w:sz="0" w:space="0" w:color="auto"/>
        <w:bottom w:val="none" w:sz="0" w:space="0" w:color="auto"/>
        <w:right w:val="none" w:sz="0" w:space="0" w:color="auto"/>
      </w:divBdr>
    </w:div>
    <w:div w:id="1653487667">
      <w:bodyDiv w:val="1"/>
      <w:marLeft w:val="0"/>
      <w:marRight w:val="0"/>
      <w:marTop w:val="0"/>
      <w:marBottom w:val="0"/>
      <w:divBdr>
        <w:top w:val="none" w:sz="0" w:space="0" w:color="auto"/>
        <w:left w:val="none" w:sz="0" w:space="0" w:color="auto"/>
        <w:bottom w:val="none" w:sz="0" w:space="0" w:color="auto"/>
        <w:right w:val="none" w:sz="0" w:space="0" w:color="auto"/>
      </w:divBdr>
    </w:div>
    <w:div w:id="1653488695">
      <w:bodyDiv w:val="1"/>
      <w:marLeft w:val="0"/>
      <w:marRight w:val="0"/>
      <w:marTop w:val="0"/>
      <w:marBottom w:val="0"/>
      <w:divBdr>
        <w:top w:val="none" w:sz="0" w:space="0" w:color="auto"/>
        <w:left w:val="none" w:sz="0" w:space="0" w:color="auto"/>
        <w:bottom w:val="none" w:sz="0" w:space="0" w:color="auto"/>
        <w:right w:val="none" w:sz="0" w:space="0" w:color="auto"/>
      </w:divBdr>
    </w:div>
    <w:div w:id="1654218351">
      <w:bodyDiv w:val="1"/>
      <w:marLeft w:val="0"/>
      <w:marRight w:val="0"/>
      <w:marTop w:val="0"/>
      <w:marBottom w:val="0"/>
      <w:divBdr>
        <w:top w:val="none" w:sz="0" w:space="0" w:color="auto"/>
        <w:left w:val="none" w:sz="0" w:space="0" w:color="auto"/>
        <w:bottom w:val="none" w:sz="0" w:space="0" w:color="auto"/>
        <w:right w:val="none" w:sz="0" w:space="0" w:color="auto"/>
      </w:divBdr>
    </w:div>
    <w:div w:id="1654679278">
      <w:bodyDiv w:val="1"/>
      <w:marLeft w:val="0"/>
      <w:marRight w:val="0"/>
      <w:marTop w:val="0"/>
      <w:marBottom w:val="0"/>
      <w:divBdr>
        <w:top w:val="none" w:sz="0" w:space="0" w:color="auto"/>
        <w:left w:val="none" w:sz="0" w:space="0" w:color="auto"/>
        <w:bottom w:val="none" w:sz="0" w:space="0" w:color="auto"/>
        <w:right w:val="none" w:sz="0" w:space="0" w:color="auto"/>
      </w:divBdr>
    </w:div>
    <w:div w:id="1656251998">
      <w:bodyDiv w:val="1"/>
      <w:marLeft w:val="0"/>
      <w:marRight w:val="0"/>
      <w:marTop w:val="0"/>
      <w:marBottom w:val="0"/>
      <w:divBdr>
        <w:top w:val="none" w:sz="0" w:space="0" w:color="auto"/>
        <w:left w:val="none" w:sz="0" w:space="0" w:color="auto"/>
        <w:bottom w:val="none" w:sz="0" w:space="0" w:color="auto"/>
        <w:right w:val="none" w:sz="0" w:space="0" w:color="auto"/>
      </w:divBdr>
    </w:div>
    <w:div w:id="1656453816">
      <w:bodyDiv w:val="1"/>
      <w:marLeft w:val="0"/>
      <w:marRight w:val="0"/>
      <w:marTop w:val="0"/>
      <w:marBottom w:val="0"/>
      <w:divBdr>
        <w:top w:val="none" w:sz="0" w:space="0" w:color="auto"/>
        <w:left w:val="none" w:sz="0" w:space="0" w:color="auto"/>
        <w:bottom w:val="none" w:sz="0" w:space="0" w:color="auto"/>
        <w:right w:val="none" w:sz="0" w:space="0" w:color="auto"/>
      </w:divBdr>
    </w:div>
    <w:div w:id="1656642675">
      <w:bodyDiv w:val="1"/>
      <w:marLeft w:val="0"/>
      <w:marRight w:val="0"/>
      <w:marTop w:val="0"/>
      <w:marBottom w:val="0"/>
      <w:divBdr>
        <w:top w:val="none" w:sz="0" w:space="0" w:color="auto"/>
        <w:left w:val="none" w:sz="0" w:space="0" w:color="auto"/>
        <w:bottom w:val="none" w:sz="0" w:space="0" w:color="auto"/>
        <w:right w:val="none" w:sz="0" w:space="0" w:color="auto"/>
      </w:divBdr>
    </w:div>
    <w:div w:id="1657026863">
      <w:bodyDiv w:val="1"/>
      <w:marLeft w:val="0"/>
      <w:marRight w:val="0"/>
      <w:marTop w:val="0"/>
      <w:marBottom w:val="0"/>
      <w:divBdr>
        <w:top w:val="none" w:sz="0" w:space="0" w:color="auto"/>
        <w:left w:val="none" w:sz="0" w:space="0" w:color="auto"/>
        <w:bottom w:val="none" w:sz="0" w:space="0" w:color="auto"/>
        <w:right w:val="none" w:sz="0" w:space="0" w:color="auto"/>
      </w:divBdr>
    </w:div>
    <w:div w:id="1657107627">
      <w:bodyDiv w:val="1"/>
      <w:marLeft w:val="0"/>
      <w:marRight w:val="0"/>
      <w:marTop w:val="0"/>
      <w:marBottom w:val="0"/>
      <w:divBdr>
        <w:top w:val="none" w:sz="0" w:space="0" w:color="auto"/>
        <w:left w:val="none" w:sz="0" w:space="0" w:color="auto"/>
        <w:bottom w:val="none" w:sz="0" w:space="0" w:color="auto"/>
        <w:right w:val="none" w:sz="0" w:space="0" w:color="auto"/>
      </w:divBdr>
    </w:div>
    <w:div w:id="1657294658">
      <w:bodyDiv w:val="1"/>
      <w:marLeft w:val="0"/>
      <w:marRight w:val="0"/>
      <w:marTop w:val="0"/>
      <w:marBottom w:val="0"/>
      <w:divBdr>
        <w:top w:val="none" w:sz="0" w:space="0" w:color="auto"/>
        <w:left w:val="none" w:sz="0" w:space="0" w:color="auto"/>
        <w:bottom w:val="none" w:sz="0" w:space="0" w:color="auto"/>
        <w:right w:val="none" w:sz="0" w:space="0" w:color="auto"/>
      </w:divBdr>
      <w:divsChild>
        <w:div w:id="84115021">
          <w:marLeft w:val="547"/>
          <w:marRight w:val="0"/>
          <w:marTop w:val="115"/>
          <w:marBottom w:val="0"/>
          <w:divBdr>
            <w:top w:val="none" w:sz="0" w:space="0" w:color="auto"/>
            <w:left w:val="none" w:sz="0" w:space="0" w:color="auto"/>
            <w:bottom w:val="none" w:sz="0" w:space="0" w:color="auto"/>
            <w:right w:val="none" w:sz="0" w:space="0" w:color="auto"/>
          </w:divBdr>
        </w:div>
        <w:div w:id="480346103">
          <w:marLeft w:val="547"/>
          <w:marRight w:val="0"/>
          <w:marTop w:val="115"/>
          <w:marBottom w:val="0"/>
          <w:divBdr>
            <w:top w:val="none" w:sz="0" w:space="0" w:color="auto"/>
            <w:left w:val="none" w:sz="0" w:space="0" w:color="auto"/>
            <w:bottom w:val="none" w:sz="0" w:space="0" w:color="auto"/>
            <w:right w:val="none" w:sz="0" w:space="0" w:color="auto"/>
          </w:divBdr>
        </w:div>
        <w:div w:id="1461145302">
          <w:marLeft w:val="547"/>
          <w:marRight w:val="0"/>
          <w:marTop w:val="115"/>
          <w:marBottom w:val="0"/>
          <w:divBdr>
            <w:top w:val="none" w:sz="0" w:space="0" w:color="auto"/>
            <w:left w:val="none" w:sz="0" w:space="0" w:color="auto"/>
            <w:bottom w:val="none" w:sz="0" w:space="0" w:color="auto"/>
            <w:right w:val="none" w:sz="0" w:space="0" w:color="auto"/>
          </w:divBdr>
        </w:div>
        <w:div w:id="1855146349">
          <w:marLeft w:val="1166"/>
          <w:marRight w:val="0"/>
          <w:marTop w:val="96"/>
          <w:marBottom w:val="0"/>
          <w:divBdr>
            <w:top w:val="none" w:sz="0" w:space="0" w:color="auto"/>
            <w:left w:val="none" w:sz="0" w:space="0" w:color="auto"/>
            <w:bottom w:val="none" w:sz="0" w:space="0" w:color="auto"/>
            <w:right w:val="none" w:sz="0" w:space="0" w:color="auto"/>
          </w:divBdr>
        </w:div>
        <w:div w:id="1885872510">
          <w:marLeft w:val="1166"/>
          <w:marRight w:val="0"/>
          <w:marTop w:val="96"/>
          <w:marBottom w:val="0"/>
          <w:divBdr>
            <w:top w:val="none" w:sz="0" w:space="0" w:color="auto"/>
            <w:left w:val="none" w:sz="0" w:space="0" w:color="auto"/>
            <w:bottom w:val="none" w:sz="0" w:space="0" w:color="auto"/>
            <w:right w:val="none" w:sz="0" w:space="0" w:color="auto"/>
          </w:divBdr>
        </w:div>
        <w:div w:id="2075422123">
          <w:marLeft w:val="1166"/>
          <w:marRight w:val="0"/>
          <w:marTop w:val="96"/>
          <w:marBottom w:val="0"/>
          <w:divBdr>
            <w:top w:val="none" w:sz="0" w:space="0" w:color="auto"/>
            <w:left w:val="none" w:sz="0" w:space="0" w:color="auto"/>
            <w:bottom w:val="none" w:sz="0" w:space="0" w:color="auto"/>
            <w:right w:val="none" w:sz="0" w:space="0" w:color="auto"/>
          </w:divBdr>
        </w:div>
      </w:divsChild>
    </w:div>
    <w:div w:id="1658071071">
      <w:bodyDiv w:val="1"/>
      <w:marLeft w:val="0"/>
      <w:marRight w:val="0"/>
      <w:marTop w:val="0"/>
      <w:marBottom w:val="0"/>
      <w:divBdr>
        <w:top w:val="none" w:sz="0" w:space="0" w:color="auto"/>
        <w:left w:val="none" w:sz="0" w:space="0" w:color="auto"/>
        <w:bottom w:val="none" w:sz="0" w:space="0" w:color="auto"/>
        <w:right w:val="none" w:sz="0" w:space="0" w:color="auto"/>
      </w:divBdr>
    </w:div>
    <w:div w:id="1658731793">
      <w:bodyDiv w:val="1"/>
      <w:marLeft w:val="0"/>
      <w:marRight w:val="0"/>
      <w:marTop w:val="0"/>
      <w:marBottom w:val="0"/>
      <w:divBdr>
        <w:top w:val="none" w:sz="0" w:space="0" w:color="auto"/>
        <w:left w:val="none" w:sz="0" w:space="0" w:color="auto"/>
        <w:bottom w:val="none" w:sz="0" w:space="0" w:color="auto"/>
        <w:right w:val="none" w:sz="0" w:space="0" w:color="auto"/>
      </w:divBdr>
      <w:divsChild>
        <w:div w:id="198132636">
          <w:marLeft w:val="1800"/>
          <w:marRight w:val="0"/>
          <w:marTop w:val="82"/>
          <w:marBottom w:val="0"/>
          <w:divBdr>
            <w:top w:val="none" w:sz="0" w:space="0" w:color="auto"/>
            <w:left w:val="none" w:sz="0" w:space="0" w:color="auto"/>
            <w:bottom w:val="none" w:sz="0" w:space="0" w:color="auto"/>
            <w:right w:val="none" w:sz="0" w:space="0" w:color="auto"/>
          </w:divBdr>
        </w:div>
        <w:div w:id="758217092">
          <w:marLeft w:val="1800"/>
          <w:marRight w:val="0"/>
          <w:marTop w:val="82"/>
          <w:marBottom w:val="0"/>
          <w:divBdr>
            <w:top w:val="none" w:sz="0" w:space="0" w:color="auto"/>
            <w:left w:val="none" w:sz="0" w:space="0" w:color="auto"/>
            <w:bottom w:val="none" w:sz="0" w:space="0" w:color="auto"/>
            <w:right w:val="none" w:sz="0" w:space="0" w:color="auto"/>
          </w:divBdr>
        </w:div>
        <w:div w:id="795609625">
          <w:marLeft w:val="1166"/>
          <w:marRight w:val="0"/>
          <w:marTop w:val="115"/>
          <w:marBottom w:val="0"/>
          <w:divBdr>
            <w:top w:val="none" w:sz="0" w:space="0" w:color="auto"/>
            <w:left w:val="none" w:sz="0" w:space="0" w:color="auto"/>
            <w:bottom w:val="none" w:sz="0" w:space="0" w:color="auto"/>
            <w:right w:val="none" w:sz="0" w:space="0" w:color="auto"/>
          </w:divBdr>
        </w:div>
        <w:div w:id="897742379">
          <w:marLeft w:val="1800"/>
          <w:marRight w:val="0"/>
          <w:marTop w:val="82"/>
          <w:marBottom w:val="0"/>
          <w:divBdr>
            <w:top w:val="none" w:sz="0" w:space="0" w:color="auto"/>
            <w:left w:val="none" w:sz="0" w:space="0" w:color="auto"/>
            <w:bottom w:val="none" w:sz="0" w:space="0" w:color="auto"/>
            <w:right w:val="none" w:sz="0" w:space="0" w:color="auto"/>
          </w:divBdr>
        </w:div>
        <w:div w:id="1061365147">
          <w:marLeft w:val="547"/>
          <w:marRight w:val="0"/>
          <w:marTop w:val="115"/>
          <w:marBottom w:val="0"/>
          <w:divBdr>
            <w:top w:val="none" w:sz="0" w:space="0" w:color="auto"/>
            <w:left w:val="none" w:sz="0" w:space="0" w:color="auto"/>
            <w:bottom w:val="none" w:sz="0" w:space="0" w:color="auto"/>
            <w:right w:val="none" w:sz="0" w:space="0" w:color="auto"/>
          </w:divBdr>
        </w:div>
        <w:div w:id="1087381089">
          <w:marLeft w:val="1166"/>
          <w:marRight w:val="0"/>
          <w:marTop w:val="96"/>
          <w:marBottom w:val="0"/>
          <w:divBdr>
            <w:top w:val="none" w:sz="0" w:space="0" w:color="auto"/>
            <w:left w:val="none" w:sz="0" w:space="0" w:color="auto"/>
            <w:bottom w:val="none" w:sz="0" w:space="0" w:color="auto"/>
            <w:right w:val="none" w:sz="0" w:space="0" w:color="auto"/>
          </w:divBdr>
        </w:div>
        <w:div w:id="1848669392">
          <w:marLeft w:val="1166"/>
          <w:marRight w:val="0"/>
          <w:marTop w:val="96"/>
          <w:marBottom w:val="0"/>
          <w:divBdr>
            <w:top w:val="none" w:sz="0" w:space="0" w:color="auto"/>
            <w:left w:val="none" w:sz="0" w:space="0" w:color="auto"/>
            <w:bottom w:val="none" w:sz="0" w:space="0" w:color="auto"/>
            <w:right w:val="none" w:sz="0" w:space="0" w:color="auto"/>
          </w:divBdr>
        </w:div>
        <w:div w:id="1906797194">
          <w:marLeft w:val="1800"/>
          <w:marRight w:val="0"/>
          <w:marTop w:val="82"/>
          <w:marBottom w:val="0"/>
          <w:divBdr>
            <w:top w:val="none" w:sz="0" w:space="0" w:color="auto"/>
            <w:left w:val="none" w:sz="0" w:space="0" w:color="auto"/>
            <w:bottom w:val="none" w:sz="0" w:space="0" w:color="auto"/>
            <w:right w:val="none" w:sz="0" w:space="0" w:color="auto"/>
          </w:divBdr>
        </w:div>
      </w:divsChild>
    </w:div>
    <w:div w:id="1660039933">
      <w:bodyDiv w:val="1"/>
      <w:marLeft w:val="0"/>
      <w:marRight w:val="0"/>
      <w:marTop w:val="0"/>
      <w:marBottom w:val="0"/>
      <w:divBdr>
        <w:top w:val="none" w:sz="0" w:space="0" w:color="auto"/>
        <w:left w:val="none" w:sz="0" w:space="0" w:color="auto"/>
        <w:bottom w:val="none" w:sz="0" w:space="0" w:color="auto"/>
        <w:right w:val="none" w:sz="0" w:space="0" w:color="auto"/>
      </w:divBdr>
    </w:div>
    <w:div w:id="1660578394">
      <w:bodyDiv w:val="1"/>
      <w:marLeft w:val="0"/>
      <w:marRight w:val="0"/>
      <w:marTop w:val="0"/>
      <w:marBottom w:val="0"/>
      <w:divBdr>
        <w:top w:val="none" w:sz="0" w:space="0" w:color="auto"/>
        <w:left w:val="none" w:sz="0" w:space="0" w:color="auto"/>
        <w:bottom w:val="none" w:sz="0" w:space="0" w:color="auto"/>
        <w:right w:val="none" w:sz="0" w:space="0" w:color="auto"/>
      </w:divBdr>
    </w:div>
    <w:div w:id="1660618818">
      <w:bodyDiv w:val="1"/>
      <w:marLeft w:val="0"/>
      <w:marRight w:val="0"/>
      <w:marTop w:val="0"/>
      <w:marBottom w:val="0"/>
      <w:divBdr>
        <w:top w:val="none" w:sz="0" w:space="0" w:color="auto"/>
        <w:left w:val="none" w:sz="0" w:space="0" w:color="auto"/>
        <w:bottom w:val="none" w:sz="0" w:space="0" w:color="auto"/>
        <w:right w:val="none" w:sz="0" w:space="0" w:color="auto"/>
      </w:divBdr>
    </w:div>
    <w:div w:id="1660767859">
      <w:bodyDiv w:val="1"/>
      <w:marLeft w:val="0"/>
      <w:marRight w:val="0"/>
      <w:marTop w:val="0"/>
      <w:marBottom w:val="0"/>
      <w:divBdr>
        <w:top w:val="none" w:sz="0" w:space="0" w:color="auto"/>
        <w:left w:val="none" w:sz="0" w:space="0" w:color="auto"/>
        <w:bottom w:val="none" w:sz="0" w:space="0" w:color="auto"/>
        <w:right w:val="none" w:sz="0" w:space="0" w:color="auto"/>
      </w:divBdr>
      <w:divsChild>
        <w:div w:id="1385103853">
          <w:marLeft w:val="0"/>
          <w:marRight w:val="0"/>
          <w:marTop w:val="0"/>
          <w:marBottom w:val="0"/>
          <w:divBdr>
            <w:top w:val="none" w:sz="0" w:space="0" w:color="auto"/>
            <w:left w:val="none" w:sz="0" w:space="0" w:color="auto"/>
            <w:bottom w:val="none" w:sz="0" w:space="0" w:color="auto"/>
            <w:right w:val="none" w:sz="0" w:space="0" w:color="auto"/>
          </w:divBdr>
          <w:divsChild>
            <w:div w:id="70854512">
              <w:marLeft w:val="0"/>
              <w:marRight w:val="0"/>
              <w:marTop w:val="0"/>
              <w:marBottom w:val="0"/>
              <w:divBdr>
                <w:top w:val="none" w:sz="0" w:space="0" w:color="auto"/>
                <w:left w:val="none" w:sz="0" w:space="0" w:color="auto"/>
                <w:bottom w:val="none" w:sz="0" w:space="0" w:color="auto"/>
                <w:right w:val="none" w:sz="0" w:space="0" w:color="auto"/>
              </w:divBdr>
            </w:div>
            <w:div w:id="1042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03904">
      <w:bodyDiv w:val="1"/>
      <w:marLeft w:val="0"/>
      <w:marRight w:val="0"/>
      <w:marTop w:val="0"/>
      <w:marBottom w:val="0"/>
      <w:divBdr>
        <w:top w:val="none" w:sz="0" w:space="0" w:color="auto"/>
        <w:left w:val="none" w:sz="0" w:space="0" w:color="auto"/>
        <w:bottom w:val="none" w:sz="0" w:space="0" w:color="auto"/>
        <w:right w:val="none" w:sz="0" w:space="0" w:color="auto"/>
      </w:divBdr>
    </w:div>
    <w:div w:id="1662804596">
      <w:bodyDiv w:val="1"/>
      <w:marLeft w:val="0"/>
      <w:marRight w:val="0"/>
      <w:marTop w:val="0"/>
      <w:marBottom w:val="0"/>
      <w:divBdr>
        <w:top w:val="none" w:sz="0" w:space="0" w:color="auto"/>
        <w:left w:val="none" w:sz="0" w:space="0" w:color="auto"/>
        <w:bottom w:val="none" w:sz="0" w:space="0" w:color="auto"/>
        <w:right w:val="none" w:sz="0" w:space="0" w:color="auto"/>
      </w:divBdr>
    </w:div>
    <w:div w:id="1663073370">
      <w:bodyDiv w:val="1"/>
      <w:marLeft w:val="0"/>
      <w:marRight w:val="0"/>
      <w:marTop w:val="0"/>
      <w:marBottom w:val="0"/>
      <w:divBdr>
        <w:top w:val="none" w:sz="0" w:space="0" w:color="auto"/>
        <w:left w:val="none" w:sz="0" w:space="0" w:color="auto"/>
        <w:bottom w:val="none" w:sz="0" w:space="0" w:color="auto"/>
        <w:right w:val="none" w:sz="0" w:space="0" w:color="auto"/>
      </w:divBdr>
      <w:divsChild>
        <w:div w:id="204560141">
          <w:marLeft w:val="1267"/>
          <w:marRight w:val="0"/>
          <w:marTop w:val="0"/>
          <w:marBottom w:val="0"/>
          <w:divBdr>
            <w:top w:val="none" w:sz="0" w:space="0" w:color="auto"/>
            <w:left w:val="none" w:sz="0" w:space="0" w:color="auto"/>
            <w:bottom w:val="none" w:sz="0" w:space="0" w:color="auto"/>
            <w:right w:val="none" w:sz="0" w:space="0" w:color="auto"/>
          </w:divBdr>
        </w:div>
        <w:div w:id="205606187">
          <w:marLeft w:val="634"/>
          <w:marRight w:val="0"/>
          <w:marTop w:val="0"/>
          <w:marBottom w:val="0"/>
          <w:divBdr>
            <w:top w:val="none" w:sz="0" w:space="0" w:color="auto"/>
            <w:left w:val="none" w:sz="0" w:space="0" w:color="auto"/>
            <w:bottom w:val="none" w:sz="0" w:space="0" w:color="auto"/>
            <w:right w:val="none" w:sz="0" w:space="0" w:color="auto"/>
          </w:divBdr>
        </w:div>
        <w:div w:id="462116024">
          <w:marLeft w:val="634"/>
          <w:marRight w:val="0"/>
          <w:marTop w:val="0"/>
          <w:marBottom w:val="0"/>
          <w:divBdr>
            <w:top w:val="none" w:sz="0" w:space="0" w:color="auto"/>
            <w:left w:val="none" w:sz="0" w:space="0" w:color="auto"/>
            <w:bottom w:val="none" w:sz="0" w:space="0" w:color="auto"/>
            <w:right w:val="none" w:sz="0" w:space="0" w:color="auto"/>
          </w:divBdr>
        </w:div>
        <w:div w:id="504976135">
          <w:marLeft w:val="634"/>
          <w:marRight w:val="0"/>
          <w:marTop w:val="0"/>
          <w:marBottom w:val="0"/>
          <w:divBdr>
            <w:top w:val="none" w:sz="0" w:space="0" w:color="auto"/>
            <w:left w:val="none" w:sz="0" w:space="0" w:color="auto"/>
            <w:bottom w:val="none" w:sz="0" w:space="0" w:color="auto"/>
            <w:right w:val="none" w:sz="0" w:space="0" w:color="auto"/>
          </w:divBdr>
        </w:div>
        <w:div w:id="664556859">
          <w:marLeft w:val="634"/>
          <w:marRight w:val="0"/>
          <w:marTop w:val="0"/>
          <w:marBottom w:val="0"/>
          <w:divBdr>
            <w:top w:val="none" w:sz="0" w:space="0" w:color="auto"/>
            <w:left w:val="none" w:sz="0" w:space="0" w:color="auto"/>
            <w:bottom w:val="none" w:sz="0" w:space="0" w:color="auto"/>
            <w:right w:val="none" w:sz="0" w:space="0" w:color="auto"/>
          </w:divBdr>
        </w:div>
        <w:div w:id="688606125">
          <w:marLeft w:val="1267"/>
          <w:marRight w:val="0"/>
          <w:marTop w:val="0"/>
          <w:marBottom w:val="0"/>
          <w:divBdr>
            <w:top w:val="none" w:sz="0" w:space="0" w:color="auto"/>
            <w:left w:val="none" w:sz="0" w:space="0" w:color="auto"/>
            <w:bottom w:val="none" w:sz="0" w:space="0" w:color="auto"/>
            <w:right w:val="none" w:sz="0" w:space="0" w:color="auto"/>
          </w:divBdr>
        </w:div>
        <w:div w:id="714038726">
          <w:marLeft w:val="634"/>
          <w:marRight w:val="0"/>
          <w:marTop w:val="0"/>
          <w:marBottom w:val="0"/>
          <w:divBdr>
            <w:top w:val="none" w:sz="0" w:space="0" w:color="auto"/>
            <w:left w:val="none" w:sz="0" w:space="0" w:color="auto"/>
            <w:bottom w:val="none" w:sz="0" w:space="0" w:color="auto"/>
            <w:right w:val="none" w:sz="0" w:space="0" w:color="auto"/>
          </w:divBdr>
        </w:div>
        <w:div w:id="722994666">
          <w:marLeft w:val="1354"/>
          <w:marRight w:val="0"/>
          <w:marTop w:val="0"/>
          <w:marBottom w:val="0"/>
          <w:divBdr>
            <w:top w:val="none" w:sz="0" w:space="0" w:color="auto"/>
            <w:left w:val="none" w:sz="0" w:space="0" w:color="auto"/>
            <w:bottom w:val="none" w:sz="0" w:space="0" w:color="auto"/>
            <w:right w:val="none" w:sz="0" w:space="0" w:color="auto"/>
          </w:divBdr>
        </w:div>
        <w:div w:id="783773787">
          <w:marLeft w:val="1267"/>
          <w:marRight w:val="0"/>
          <w:marTop w:val="0"/>
          <w:marBottom w:val="0"/>
          <w:divBdr>
            <w:top w:val="none" w:sz="0" w:space="0" w:color="auto"/>
            <w:left w:val="none" w:sz="0" w:space="0" w:color="auto"/>
            <w:bottom w:val="none" w:sz="0" w:space="0" w:color="auto"/>
            <w:right w:val="none" w:sz="0" w:space="0" w:color="auto"/>
          </w:divBdr>
        </w:div>
        <w:div w:id="1014649639">
          <w:marLeft w:val="634"/>
          <w:marRight w:val="0"/>
          <w:marTop w:val="0"/>
          <w:marBottom w:val="0"/>
          <w:divBdr>
            <w:top w:val="none" w:sz="0" w:space="0" w:color="auto"/>
            <w:left w:val="none" w:sz="0" w:space="0" w:color="auto"/>
            <w:bottom w:val="none" w:sz="0" w:space="0" w:color="auto"/>
            <w:right w:val="none" w:sz="0" w:space="0" w:color="auto"/>
          </w:divBdr>
        </w:div>
        <w:div w:id="1724478245">
          <w:marLeft w:val="634"/>
          <w:marRight w:val="0"/>
          <w:marTop w:val="0"/>
          <w:marBottom w:val="0"/>
          <w:divBdr>
            <w:top w:val="none" w:sz="0" w:space="0" w:color="auto"/>
            <w:left w:val="none" w:sz="0" w:space="0" w:color="auto"/>
            <w:bottom w:val="none" w:sz="0" w:space="0" w:color="auto"/>
            <w:right w:val="none" w:sz="0" w:space="0" w:color="auto"/>
          </w:divBdr>
        </w:div>
        <w:div w:id="1972707194">
          <w:marLeft w:val="634"/>
          <w:marRight w:val="0"/>
          <w:marTop w:val="0"/>
          <w:marBottom w:val="0"/>
          <w:divBdr>
            <w:top w:val="none" w:sz="0" w:space="0" w:color="auto"/>
            <w:left w:val="none" w:sz="0" w:space="0" w:color="auto"/>
            <w:bottom w:val="none" w:sz="0" w:space="0" w:color="auto"/>
            <w:right w:val="none" w:sz="0" w:space="0" w:color="auto"/>
          </w:divBdr>
        </w:div>
        <w:div w:id="2030060562">
          <w:marLeft w:val="1267"/>
          <w:marRight w:val="0"/>
          <w:marTop w:val="0"/>
          <w:marBottom w:val="0"/>
          <w:divBdr>
            <w:top w:val="none" w:sz="0" w:space="0" w:color="auto"/>
            <w:left w:val="none" w:sz="0" w:space="0" w:color="auto"/>
            <w:bottom w:val="none" w:sz="0" w:space="0" w:color="auto"/>
            <w:right w:val="none" w:sz="0" w:space="0" w:color="auto"/>
          </w:divBdr>
        </w:div>
      </w:divsChild>
    </w:div>
    <w:div w:id="1663776785">
      <w:bodyDiv w:val="1"/>
      <w:marLeft w:val="0"/>
      <w:marRight w:val="0"/>
      <w:marTop w:val="0"/>
      <w:marBottom w:val="0"/>
      <w:divBdr>
        <w:top w:val="none" w:sz="0" w:space="0" w:color="auto"/>
        <w:left w:val="none" w:sz="0" w:space="0" w:color="auto"/>
        <w:bottom w:val="none" w:sz="0" w:space="0" w:color="auto"/>
        <w:right w:val="none" w:sz="0" w:space="0" w:color="auto"/>
      </w:divBdr>
    </w:div>
    <w:div w:id="1664119860">
      <w:bodyDiv w:val="1"/>
      <w:marLeft w:val="0"/>
      <w:marRight w:val="0"/>
      <w:marTop w:val="0"/>
      <w:marBottom w:val="0"/>
      <w:divBdr>
        <w:top w:val="none" w:sz="0" w:space="0" w:color="auto"/>
        <w:left w:val="none" w:sz="0" w:space="0" w:color="auto"/>
        <w:bottom w:val="none" w:sz="0" w:space="0" w:color="auto"/>
        <w:right w:val="none" w:sz="0" w:space="0" w:color="auto"/>
      </w:divBdr>
      <w:divsChild>
        <w:div w:id="1375084559">
          <w:marLeft w:val="547"/>
          <w:marRight w:val="0"/>
          <w:marTop w:val="96"/>
          <w:marBottom w:val="0"/>
          <w:divBdr>
            <w:top w:val="none" w:sz="0" w:space="0" w:color="auto"/>
            <w:left w:val="none" w:sz="0" w:space="0" w:color="auto"/>
            <w:bottom w:val="none" w:sz="0" w:space="0" w:color="auto"/>
            <w:right w:val="none" w:sz="0" w:space="0" w:color="auto"/>
          </w:divBdr>
        </w:div>
      </w:divsChild>
    </w:div>
    <w:div w:id="1664309835">
      <w:bodyDiv w:val="1"/>
      <w:marLeft w:val="0"/>
      <w:marRight w:val="0"/>
      <w:marTop w:val="0"/>
      <w:marBottom w:val="0"/>
      <w:divBdr>
        <w:top w:val="none" w:sz="0" w:space="0" w:color="auto"/>
        <w:left w:val="none" w:sz="0" w:space="0" w:color="auto"/>
        <w:bottom w:val="none" w:sz="0" w:space="0" w:color="auto"/>
        <w:right w:val="none" w:sz="0" w:space="0" w:color="auto"/>
      </w:divBdr>
      <w:divsChild>
        <w:div w:id="715391222">
          <w:marLeft w:val="0"/>
          <w:marRight w:val="0"/>
          <w:marTop w:val="0"/>
          <w:marBottom w:val="0"/>
          <w:divBdr>
            <w:top w:val="none" w:sz="0" w:space="0" w:color="auto"/>
            <w:left w:val="none" w:sz="0" w:space="0" w:color="auto"/>
            <w:bottom w:val="none" w:sz="0" w:space="0" w:color="auto"/>
            <w:right w:val="none" w:sz="0" w:space="0" w:color="auto"/>
          </w:divBdr>
          <w:divsChild>
            <w:div w:id="497505884">
              <w:marLeft w:val="0"/>
              <w:marRight w:val="0"/>
              <w:marTop w:val="0"/>
              <w:marBottom w:val="0"/>
              <w:divBdr>
                <w:top w:val="none" w:sz="0" w:space="0" w:color="auto"/>
                <w:left w:val="none" w:sz="0" w:space="0" w:color="auto"/>
                <w:bottom w:val="none" w:sz="0" w:space="0" w:color="auto"/>
                <w:right w:val="none" w:sz="0" w:space="0" w:color="auto"/>
              </w:divBdr>
            </w:div>
            <w:div w:id="1428387739">
              <w:marLeft w:val="0"/>
              <w:marRight w:val="0"/>
              <w:marTop w:val="0"/>
              <w:marBottom w:val="0"/>
              <w:divBdr>
                <w:top w:val="none" w:sz="0" w:space="0" w:color="auto"/>
                <w:left w:val="none" w:sz="0" w:space="0" w:color="auto"/>
                <w:bottom w:val="none" w:sz="0" w:space="0" w:color="auto"/>
                <w:right w:val="none" w:sz="0" w:space="0" w:color="auto"/>
              </w:divBdr>
            </w:div>
            <w:div w:id="165487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6713">
      <w:bodyDiv w:val="1"/>
      <w:marLeft w:val="0"/>
      <w:marRight w:val="0"/>
      <w:marTop w:val="0"/>
      <w:marBottom w:val="0"/>
      <w:divBdr>
        <w:top w:val="none" w:sz="0" w:space="0" w:color="auto"/>
        <w:left w:val="none" w:sz="0" w:space="0" w:color="auto"/>
        <w:bottom w:val="none" w:sz="0" w:space="0" w:color="auto"/>
        <w:right w:val="none" w:sz="0" w:space="0" w:color="auto"/>
      </w:divBdr>
      <w:divsChild>
        <w:div w:id="526606804">
          <w:marLeft w:val="1800"/>
          <w:marRight w:val="0"/>
          <w:marTop w:val="77"/>
          <w:marBottom w:val="0"/>
          <w:divBdr>
            <w:top w:val="none" w:sz="0" w:space="0" w:color="auto"/>
            <w:left w:val="none" w:sz="0" w:space="0" w:color="auto"/>
            <w:bottom w:val="none" w:sz="0" w:space="0" w:color="auto"/>
            <w:right w:val="none" w:sz="0" w:space="0" w:color="auto"/>
          </w:divBdr>
        </w:div>
        <w:div w:id="613632619">
          <w:marLeft w:val="1166"/>
          <w:marRight w:val="0"/>
          <w:marTop w:val="96"/>
          <w:marBottom w:val="0"/>
          <w:divBdr>
            <w:top w:val="none" w:sz="0" w:space="0" w:color="auto"/>
            <w:left w:val="none" w:sz="0" w:space="0" w:color="auto"/>
            <w:bottom w:val="none" w:sz="0" w:space="0" w:color="auto"/>
            <w:right w:val="none" w:sz="0" w:space="0" w:color="auto"/>
          </w:divBdr>
        </w:div>
        <w:div w:id="796722905">
          <w:marLeft w:val="1166"/>
          <w:marRight w:val="0"/>
          <w:marTop w:val="96"/>
          <w:marBottom w:val="0"/>
          <w:divBdr>
            <w:top w:val="none" w:sz="0" w:space="0" w:color="auto"/>
            <w:left w:val="none" w:sz="0" w:space="0" w:color="auto"/>
            <w:bottom w:val="none" w:sz="0" w:space="0" w:color="auto"/>
            <w:right w:val="none" w:sz="0" w:space="0" w:color="auto"/>
          </w:divBdr>
        </w:div>
        <w:div w:id="994992835">
          <w:marLeft w:val="1800"/>
          <w:marRight w:val="0"/>
          <w:marTop w:val="77"/>
          <w:marBottom w:val="0"/>
          <w:divBdr>
            <w:top w:val="none" w:sz="0" w:space="0" w:color="auto"/>
            <w:left w:val="none" w:sz="0" w:space="0" w:color="auto"/>
            <w:bottom w:val="none" w:sz="0" w:space="0" w:color="auto"/>
            <w:right w:val="none" w:sz="0" w:space="0" w:color="auto"/>
          </w:divBdr>
        </w:div>
        <w:div w:id="1228498253">
          <w:marLeft w:val="547"/>
          <w:marRight w:val="0"/>
          <w:marTop w:val="115"/>
          <w:marBottom w:val="0"/>
          <w:divBdr>
            <w:top w:val="none" w:sz="0" w:space="0" w:color="auto"/>
            <w:left w:val="none" w:sz="0" w:space="0" w:color="auto"/>
            <w:bottom w:val="none" w:sz="0" w:space="0" w:color="auto"/>
            <w:right w:val="none" w:sz="0" w:space="0" w:color="auto"/>
          </w:divBdr>
        </w:div>
        <w:div w:id="1305550031">
          <w:marLeft w:val="547"/>
          <w:marRight w:val="0"/>
          <w:marTop w:val="115"/>
          <w:marBottom w:val="0"/>
          <w:divBdr>
            <w:top w:val="none" w:sz="0" w:space="0" w:color="auto"/>
            <w:left w:val="none" w:sz="0" w:space="0" w:color="auto"/>
            <w:bottom w:val="none" w:sz="0" w:space="0" w:color="auto"/>
            <w:right w:val="none" w:sz="0" w:space="0" w:color="auto"/>
          </w:divBdr>
        </w:div>
        <w:div w:id="1340045129">
          <w:marLeft w:val="547"/>
          <w:marRight w:val="0"/>
          <w:marTop w:val="115"/>
          <w:marBottom w:val="0"/>
          <w:divBdr>
            <w:top w:val="none" w:sz="0" w:space="0" w:color="auto"/>
            <w:left w:val="none" w:sz="0" w:space="0" w:color="auto"/>
            <w:bottom w:val="none" w:sz="0" w:space="0" w:color="auto"/>
            <w:right w:val="none" w:sz="0" w:space="0" w:color="auto"/>
          </w:divBdr>
        </w:div>
        <w:div w:id="1482695983">
          <w:marLeft w:val="1166"/>
          <w:marRight w:val="0"/>
          <w:marTop w:val="96"/>
          <w:marBottom w:val="0"/>
          <w:divBdr>
            <w:top w:val="none" w:sz="0" w:space="0" w:color="auto"/>
            <w:left w:val="none" w:sz="0" w:space="0" w:color="auto"/>
            <w:bottom w:val="none" w:sz="0" w:space="0" w:color="auto"/>
            <w:right w:val="none" w:sz="0" w:space="0" w:color="auto"/>
          </w:divBdr>
        </w:div>
        <w:div w:id="1746611906">
          <w:marLeft w:val="547"/>
          <w:marRight w:val="0"/>
          <w:marTop w:val="115"/>
          <w:marBottom w:val="0"/>
          <w:divBdr>
            <w:top w:val="none" w:sz="0" w:space="0" w:color="auto"/>
            <w:left w:val="none" w:sz="0" w:space="0" w:color="auto"/>
            <w:bottom w:val="none" w:sz="0" w:space="0" w:color="auto"/>
            <w:right w:val="none" w:sz="0" w:space="0" w:color="auto"/>
          </w:divBdr>
        </w:div>
        <w:div w:id="1950239797">
          <w:marLeft w:val="1800"/>
          <w:marRight w:val="0"/>
          <w:marTop w:val="77"/>
          <w:marBottom w:val="0"/>
          <w:divBdr>
            <w:top w:val="none" w:sz="0" w:space="0" w:color="auto"/>
            <w:left w:val="none" w:sz="0" w:space="0" w:color="auto"/>
            <w:bottom w:val="none" w:sz="0" w:space="0" w:color="auto"/>
            <w:right w:val="none" w:sz="0" w:space="0" w:color="auto"/>
          </w:divBdr>
        </w:div>
        <w:div w:id="2048095183">
          <w:marLeft w:val="547"/>
          <w:marRight w:val="0"/>
          <w:marTop w:val="115"/>
          <w:marBottom w:val="0"/>
          <w:divBdr>
            <w:top w:val="none" w:sz="0" w:space="0" w:color="auto"/>
            <w:left w:val="none" w:sz="0" w:space="0" w:color="auto"/>
            <w:bottom w:val="none" w:sz="0" w:space="0" w:color="auto"/>
            <w:right w:val="none" w:sz="0" w:space="0" w:color="auto"/>
          </w:divBdr>
        </w:div>
      </w:divsChild>
    </w:div>
    <w:div w:id="1666320423">
      <w:bodyDiv w:val="1"/>
      <w:marLeft w:val="0"/>
      <w:marRight w:val="0"/>
      <w:marTop w:val="0"/>
      <w:marBottom w:val="0"/>
      <w:divBdr>
        <w:top w:val="none" w:sz="0" w:space="0" w:color="auto"/>
        <w:left w:val="none" w:sz="0" w:space="0" w:color="auto"/>
        <w:bottom w:val="none" w:sz="0" w:space="0" w:color="auto"/>
        <w:right w:val="none" w:sz="0" w:space="0" w:color="auto"/>
      </w:divBdr>
    </w:div>
    <w:div w:id="1666780449">
      <w:bodyDiv w:val="1"/>
      <w:marLeft w:val="0"/>
      <w:marRight w:val="0"/>
      <w:marTop w:val="0"/>
      <w:marBottom w:val="0"/>
      <w:divBdr>
        <w:top w:val="none" w:sz="0" w:space="0" w:color="auto"/>
        <w:left w:val="none" w:sz="0" w:space="0" w:color="auto"/>
        <w:bottom w:val="none" w:sz="0" w:space="0" w:color="auto"/>
        <w:right w:val="none" w:sz="0" w:space="0" w:color="auto"/>
      </w:divBdr>
    </w:div>
    <w:div w:id="1667978767">
      <w:bodyDiv w:val="1"/>
      <w:marLeft w:val="0"/>
      <w:marRight w:val="0"/>
      <w:marTop w:val="0"/>
      <w:marBottom w:val="0"/>
      <w:divBdr>
        <w:top w:val="none" w:sz="0" w:space="0" w:color="auto"/>
        <w:left w:val="none" w:sz="0" w:space="0" w:color="auto"/>
        <w:bottom w:val="none" w:sz="0" w:space="0" w:color="auto"/>
        <w:right w:val="none" w:sz="0" w:space="0" w:color="auto"/>
      </w:divBdr>
      <w:divsChild>
        <w:div w:id="1557277681">
          <w:marLeft w:val="547"/>
          <w:marRight w:val="0"/>
          <w:marTop w:val="154"/>
          <w:marBottom w:val="0"/>
          <w:divBdr>
            <w:top w:val="none" w:sz="0" w:space="0" w:color="auto"/>
            <w:left w:val="none" w:sz="0" w:space="0" w:color="auto"/>
            <w:bottom w:val="none" w:sz="0" w:space="0" w:color="auto"/>
            <w:right w:val="none" w:sz="0" w:space="0" w:color="auto"/>
          </w:divBdr>
        </w:div>
        <w:div w:id="1986081302">
          <w:marLeft w:val="547"/>
          <w:marRight w:val="0"/>
          <w:marTop w:val="154"/>
          <w:marBottom w:val="0"/>
          <w:divBdr>
            <w:top w:val="none" w:sz="0" w:space="0" w:color="auto"/>
            <w:left w:val="none" w:sz="0" w:space="0" w:color="auto"/>
            <w:bottom w:val="none" w:sz="0" w:space="0" w:color="auto"/>
            <w:right w:val="none" w:sz="0" w:space="0" w:color="auto"/>
          </w:divBdr>
        </w:div>
      </w:divsChild>
    </w:div>
    <w:div w:id="1668631907">
      <w:bodyDiv w:val="1"/>
      <w:marLeft w:val="0"/>
      <w:marRight w:val="0"/>
      <w:marTop w:val="0"/>
      <w:marBottom w:val="0"/>
      <w:divBdr>
        <w:top w:val="none" w:sz="0" w:space="0" w:color="auto"/>
        <w:left w:val="none" w:sz="0" w:space="0" w:color="auto"/>
        <w:bottom w:val="none" w:sz="0" w:space="0" w:color="auto"/>
        <w:right w:val="none" w:sz="0" w:space="0" w:color="auto"/>
      </w:divBdr>
    </w:div>
    <w:div w:id="1668898375">
      <w:bodyDiv w:val="1"/>
      <w:marLeft w:val="0"/>
      <w:marRight w:val="0"/>
      <w:marTop w:val="0"/>
      <w:marBottom w:val="0"/>
      <w:divBdr>
        <w:top w:val="none" w:sz="0" w:space="0" w:color="auto"/>
        <w:left w:val="none" w:sz="0" w:space="0" w:color="auto"/>
        <w:bottom w:val="none" w:sz="0" w:space="0" w:color="auto"/>
        <w:right w:val="none" w:sz="0" w:space="0" w:color="auto"/>
      </w:divBdr>
      <w:divsChild>
        <w:div w:id="491607535">
          <w:marLeft w:val="0"/>
          <w:marRight w:val="0"/>
          <w:marTop w:val="0"/>
          <w:marBottom w:val="0"/>
          <w:divBdr>
            <w:top w:val="none" w:sz="0" w:space="0" w:color="auto"/>
            <w:left w:val="none" w:sz="0" w:space="0" w:color="auto"/>
            <w:bottom w:val="none" w:sz="0" w:space="0" w:color="auto"/>
            <w:right w:val="none" w:sz="0" w:space="0" w:color="auto"/>
          </w:divBdr>
          <w:divsChild>
            <w:div w:id="565187593">
              <w:marLeft w:val="0"/>
              <w:marRight w:val="0"/>
              <w:marTop w:val="0"/>
              <w:marBottom w:val="0"/>
              <w:divBdr>
                <w:top w:val="none" w:sz="0" w:space="0" w:color="auto"/>
                <w:left w:val="none" w:sz="0" w:space="0" w:color="auto"/>
                <w:bottom w:val="none" w:sz="0" w:space="0" w:color="auto"/>
                <w:right w:val="none" w:sz="0" w:space="0" w:color="auto"/>
              </w:divBdr>
            </w:div>
            <w:div w:id="728967046">
              <w:marLeft w:val="0"/>
              <w:marRight w:val="0"/>
              <w:marTop w:val="0"/>
              <w:marBottom w:val="0"/>
              <w:divBdr>
                <w:top w:val="none" w:sz="0" w:space="0" w:color="auto"/>
                <w:left w:val="none" w:sz="0" w:space="0" w:color="auto"/>
                <w:bottom w:val="none" w:sz="0" w:space="0" w:color="auto"/>
                <w:right w:val="none" w:sz="0" w:space="0" w:color="auto"/>
              </w:divBdr>
            </w:div>
            <w:div w:id="833423722">
              <w:marLeft w:val="0"/>
              <w:marRight w:val="0"/>
              <w:marTop w:val="0"/>
              <w:marBottom w:val="0"/>
              <w:divBdr>
                <w:top w:val="none" w:sz="0" w:space="0" w:color="auto"/>
                <w:left w:val="none" w:sz="0" w:space="0" w:color="auto"/>
                <w:bottom w:val="none" w:sz="0" w:space="0" w:color="auto"/>
                <w:right w:val="none" w:sz="0" w:space="0" w:color="auto"/>
              </w:divBdr>
            </w:div>
            <w:div w:id="1087120201">
              <w:marLeft w:val="0"/>
              <w:marRight w:val="0"/>
              <w:marTop w:val="0"/>
              <w:marBottom w:val="0"/>
              <w:divBdr>
                <w:top w:val="none" w:sz="0" w:space="0" w:color="auto"/>
                <w:left w:val="none" w:sz="0" w:space="0" w:color="auto"/>
                <w:bottom w:val="none" w:sz="0" w:space="0" w:color="auto"/>
                <w:right w:val="none" w:sz="0" w:space="0" w:color="auto"/>
              </w:divBdr>
            </w:div>
            <w:div w:id="1262647978">
              <w:marLeft w:val="0"/>
              <w:marRight w:val="0"/>
              <w:marTop w:val="0"/>
              <w:marBottom w:val="0"/>
              <w:divBdr>
                <w:top w:val="none" w:sz="0" w:space="0" w:color="auto"/>
                <w:left w:val="none" w:sz="0" w:space="0" w:color="auto"/>
                <w:bottom w:val="none" w:sz="0" w:space="0" w:color="auto"/>
                <w:right w:val="none" w:sz="0" w:space="0" w:color="auto"/>
              </w:divBdr>
            </w:div>
            <w:div w:id="1462070798">
              <w:marLeft w:val="0"/>
              <w:marRight w:val="0"/>
              <w:marTop w:val="0"/>
              <w:marBottom w:val="0"/>
              <w:divBdr>
                <w:top w:val="none" w:sz="0" w:space="0" w:color="auto"/>
                <w:left w:val="none" w:sz="0" w:space="0" w:color="auto"/>
                <w:bottom w:val="none" w:sz="0" w:space="0" w:color="auto"/>
                <w:right w:val="none" w:sz="0" w:space="0" w:color="auto"/>
              </w:divBdr>
            </w:div>
            <w:div w:id="1657150255">
              <w:marLeft w:val="0"/>
              <w:marRight w:val="0"/>
              <w:marTop w:val="0"/>
              <w:marBottom w:val="0"/>
              <w:divBdr>
                <w:top w:val="none" w:sz="0" w:space="0" w:color="auto"/>
                <w:left w:val="none" w:sz="0" w:space="0" w:color="auto"/>
                <w:bottom w:val="none" w:sz="0" w:space="0" w:color="auto"/>
                <w:right w:val="none" w:sz="0" w:space="0" w:color="auto"/>
              </w:divBdr>
            </w:div>
            <w:div w:id="1705666208">
              <w:marLeft w:val="0"/>
              <w:marRight w:val="0"/>
              <w:marTop w:val="0"/>
              <w:marBottom w:val="0"/>
              <w:divBdr>
                <w:top w:val="none" w:sz="0" w:space="0" w:color="auto"/>
                <w:left w:val="none" w:sz="0" w:space="0" w:color="auto"/>
                <w:bottom w:val="none" w:sz="0" w:space="0" w:color="auto"/>
                <w:right w:val="none" w:sz="0" w:space="0" w:color="auto"/>
              </w:divBdr>
            </w:div>
            <w:div w:id="1781215544">
              <w:marLeft w:val="0"/>
              <w:marRight w:val="0"/>
              <w:marTop w:val="0"/>
              <w:marBottom w:val="0"/>
              <w:divBdr>
                <w:top w:val="none" w:sz="0" w:space="0" w:color="auto"/>
                <w:left w:val="none" w:sz="0" w:space="0" w:color="auto"/>
                <w:bottom w:val="none" w:sz="0" w:space="0" w:color="auto"/>
                <w:right w:val="none" w:sz="0" w:space="0" w:color="auto"/>
              </w:divBdr>
            </w:div>
            <w:div w:id="214060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86740">
      <w:bodyDiv w:val="1"/>
      <w:marLeft w:val="0"/>
      <w:marRight w:val="0"/>
      <w:marTop w:val="0"/>
      <w:marBottom w:val="0"/>
      <w:divBdr>
        <w:top w:val="none" w:sz="0" w:space="0" w:color="auto"/>
        <w:left w:val="none" w:sz="0" w:space="0" w:color="auto"/>
        <w:bottom w:val="none" w:sz="0" w:space="0" w:color="auto"/>
        <w:right w:val="none" w:sz="0" w:space="0" w:color="auto"/>
      </w:divBdr>
    </w:div>
    <w:div w:id="1670137981">
      <w:bodyDiv w:val="1"/>
      <w:marLeft w:val="0"/>
      <w:marRight w:val="0"/>
      <w:marTop w:val="0"/>
      <w:marBottom w:val="0"/>
      <w:divBdr>
        <w:top w:val="none" w:sz="0" w:space="0" w:color="auto"/>
        <w:left w:val="none" w:sz="0" w:space="0" w:color="auto"/>
        <w:bottom w:val="none" w:sz="0" w:space="0" w:color="auto"/>
        <w:right w:val="none" w:sz="0" w:space="0" w:color="auto"/>
      </w:divBdr>
    </w:div>
    <w:div w:id="1670324788">
      <w:bodyDiv w:val="1"/>
      <w:marLeft w:val="0"/>
      <w:marRight w:val="0"/>
      <w:marTop w:val="0"/>
      <w:marBottom w:val="0"/>
      <w:divBdr>
        <w:top w:val="none" w:sz="0" w:space="0" w:color="auto"/>
        <w:left w:val="none" w:sz="0" w:space="0" w:color="auto"/>
        <w:bottom w:val="none" w:sz="0" w:space="0" w:color="auto"/>
        <w:right w:val="none" w:sz="0" w:space="0" w:color="auto"/>
      </w:divBdr>
    </w:div>
    <w:div w:id="1670593203">
      <w:bodyDiv w:val="1"/>
      <w:marLeft w:val="0"/>
      <w:marRight w:val="0"/>
      <w:marTop w:val="0"/>
      <w:marBottom w:val="0"/>
      <w:divBdr>
        <w:top w:val="none" w:sz="0" w:space="0" w:color="auto"/>
        <w:left w:val="none" w:sz="0" w:space="0" w:color="auto"/>
        <w:bottom w:val="none" w:sz="0" w:space="0" w:color="auto"/>
        <w:right w:val="none" w:sz="0" w:space="0" w:color="auto"/>
      </w:divBdr>
    </w:div>
    <w:div w:id="1670673911">
      <w:bodyDiv w:val="1"/>
      <w:marLeft w:val="0"/>
      <w:marRight w:val="0"/>
      <w:marTop w:val="0"/>
      <w:marBottom w:val="0"/>
      <w:divBdr>
        <w:top w:val="none" w:sz="0" w:space="0" w:color="auto"/>
        <w:left w:val="none" w:sz="0" w:space="0" w:color="auto"/>
        <w:bottom w:val="none" w:sz="0" w:space="0" w:color="auto"/>
        <w:right w:val="none" w:sz="0" w:space="0" w:color="auto"/>
      </w:divBdr>
    </w:div>
    <w:div w:id="1672096469">
      <w:bodyDiv w:val="1"/>
      <w:marLeft w:val="0"/>
      <w:marRight w:val="0"/>
      <w:marTop w:val="0"/>
      <w:marBottom w:val="0"/>
      <w:divBdr>
        <w:top w:val="none" w:sz="0" w:space="0" w:color="auto"/>
        <w:left w:val="none" w:sz="0" w:space="0" w:color="auto"/>
        <w:bottom w:val="none" w:sz="0" w:space="0" w:color="auto"/>
        <w:right w:val="none" w:sz="0" w:space="0" w:color="auto"/>
      </w:divBdr>
      <w:divsChild>
        <w:div w:id="482047979">
          <w:marLeft w:val="1080"/>
          <w:marRight w:val="0"/>
          <w:marTop w:val="100"/>
          <w:marBottom w:val="0"/>
          <w:divBdr>
            <w:top w:val="none" w:sz="0" w:space="0" w:color="auto"/>
            <w:left w:val="none" w:sz="0" w:space="0" w:color="auto"/>
            <w:bottom w:val="none" w:sz="0" w:space="0" w:color="auto"/>
            <w:right w:val="none" w:sz="0" w:space="0" w:color="auto"/>
          </w:divBdr>
        </w:div>
        <w:div w:id="533733613">
          <w:marLeft w:val="360"/>
          <w:marRight w:val="0"/>
          <w:marTop w:val="200"/>
          <w:marBottom w:val="0"/>
          <w:divBdr>
            <w:top w:val="none" w:sz="0" w:space="0" w:color="auto"/>
            <w:left w:val="none" w:sz="0" w:space="0" w:color="auto"/>
            <w:bottom w:val="none" w:sz="0" w:space="0" w:color="auto"/>
            <w:right w:val="none" w:sz="0" w:space="0" w:color="auto"/>
          </w:divBdr>
        </w:div>
        <w:div w:id="656154085">
          <w:marLeft w:val="1080"/>
          <w:marRight w:val="0"/>
          <w:marTop w:val="100"/>
          <w:marBottom w:val="0"/>
          <w:divBdr>
            <w:top w:val="none" w:sz="0" w:space="0" w:color="auto"/>
            <w:left w:val="none" w:sz="0" w:space="0" w:color="auto"/>
            <w:bottom w:val="none" w:sz="0" w:space="0" w:color="auto"/>
            <w:right w:val="none" w:sz="0" w:space="0" w:color="auto"/>
          </w:divBdr>
        </w:div>
        <w:div w:id="799081136">
          <w:marLeft w:val="1080"/>
          <w:marRight w:val="0"/>
          <w:marTop w:val="100"/>
          <w:marBottom w:val="0"/>
          <w:divBdr>
            <w:top w:val="none" w:sz="0" w:space="0" w:color="auto"/>
            <w:left w:val="none" w:sz="0" w:space="0" w:color="auto"/>
            <w:bottom w:val="none" w:sz="0" w:space="0" w:color="auto"/>
            <w:right w:val="none" w:sz="0" w:space="0" w:color="auto"/>
          </w:divBdr>
        </w:div>
        <w:div w:id="1068963959">
          <w:marLeft w:val="1080"/>
          <w:marRight w:val="0"/>
          <w:marTop w:val="100"/>
          <w:marBottom w:val="0"/>
          <w:divBdr>
            <w:top w:val="none" w:sz="0" w:space="0" w:color="auto"/>
            <w:left w:val="none" w:sz="0" w:space="0" w:color="auto"/>
            <w:bottom w:val="none" w:sz="0" w:space="0" w:color="auto"/>
            <w:right w:val="none" w:sz="0" w:space="0" w:color="auto"/>
          </w:divBdr>
        </w:div>
        <w:div w:id="1634142595">
          <w:marLeft w:val="360"/>
          <w:marRight w:val="0"/>
          <w:marTop w:val="200"/>
          <w:marBottom w:val="0"/>
          <w:divBdr>
            <w:top w:val="none" w:sz="0" w:space="0" w:color="auto"/>
            <w:left w:val="none" w:sz="0" w:space="0" w:color="auto"/>
            <w:bottom w:val="none" w:sz="0" w:space="0" w:color="auto"/>
            <w:right w:val="none" w:sz="0" w:space="0" w:color="auto"/>
          </w:divBdr>
        </w:div>
        <w:div w:id="2059234067">
          <w:marLeft w:val="360"/>
          <w:marRight w:val="0"/>
          <w:marTop w:val="200"/>
          <w:marBottom w:val="0"/>
          <w:divBdr>
            <w:top w:val="none" w:sz="0" w:space="0" w:color="auto"/>
            <w:left w:val="none" w:sz="0" w:space="0" w:color="auto"/>
            <w:bottom w:val="none" w:sz="0" w:space="0" w:color="auto"/>
            <w:right w:val="none" w:sz="0" w:space="0" w:color="auto"/>
          </w:divBdr>
        </w:div>
        <w:div w:id="2132816677">
          <w:marLeft w:val="360"/>
          <w:marRight w:val="0"/>
          <w:marTop w:val="200"/>
          <w:marBottom w:val="0"/>
          <w:divBdr>
            <w:top w:val="none" w:sz="0" w:space="0" w:color="auto"/>
            <w:left w:val="none" w:sz="0" w:space="0" w:color="auto"/>
            <w:bottom w:val="none" w:sz="0" w:space="0" w:color="auto"/>
            <w:right w:val="none" w:sz="0" w:space="0" w:color="auto"/>
          </w:divBdr>
        </w:div>
      </w:divsChild>
    </w:div>
    <w:div w:id="1672103549">
      <w:bodyDiv w:val="1"/>
      <w:marLeft w:val="0"/>
      <w:marRight w:val="0"/>
      <w:marTop w:val="0"/>
      <w:marBottom w:val="0"/>
      <w:divBdr>
        <w:top w:val="none" w:sz="0" w:space="0" w:color="auto"/>
        <w:left w:val="none" w:sz="0" w:space="0" w:color="auto"/>
        <w:bottom w:val="none" w:sz="0" w:space="0" w:color="auto"/>
        <w:right w:val="none" w:sz="0" w:space="0" w:color="auto"/>
      </w:divBdr>
      <w:divsChild>
        <w:div w:id="626200940">
          <w:marLeft w:val="547"/>
          <w:marRight w:val="0"/>
          <w:marTop w:val="144"/>
          <w:marBottom w:val="0"/>
          <w:divBdr>
            <w:top w:val="none" w:sz="0" w:space="0" w:color="auto"/>
            <w:left w:val="none" w:sz="0" w:space="0" w:color="auto"/>
            <w:bottom w:val="none" w:sz="0" w:space="0" w:color="auto"/>
            <w:right w:val="none" w:sz="0" w:space="0" w:color="auto"/>
          </w:divBdr>
        </w:div>
        <w:div w:id="973099086">
          <w:marLeft w:val="547"/>
          <w:marRight w:val="0"/>
          <w:marTop w:val="144"/>
          <w:marBottom w:val="0"/>
          <w:divBdr>
            <w:top w:val="none" w:sz="0" w:space="0" w:color="auto"/>
            <w:left w:val="none" w:sz="0" w:space="0" w:color="auto"/>
            <w:bottom w:val="none" w:sz="0" w:space="0" w:color="auto"/>
            <w:right w:val="none" w:sz="0" w:space="0" w:color="auto"/>
          </w:divBdr>
        </w:div>
        <w:div w:id="1653364905">
          <w:marLeft w:val="547"/>
          <w:marRight w:val="0"/>
          <w:marTop w:val="144"/>
          <w:marBottom w:val="0"/>
          <w:divBdr>
            <w:top w:val="none" w:sz="0" w:space="0" w:color="auto"/>
            <w:left w:val="none" w:sz="0" w:space="0" w:color="auto"/>
            <w:bottom w:val="none" w:sz="0" w:space="0" w:color="auto"/>
            <w:right w:val="none" w:sz="0" w:space="0" w:color="auto"/>
          </w:divBdr>
        </w:div>
        <w:div w:id="1956055514">
          <w:marLeft w:val="547"/>
          <w:marRight w:val="0"/>
          <w:marTop w:val="144"/>
          <w:marBottom w:val="0"/>
          <w:divBdr>
            <w:top w:val="none" w:sz="0" w:space="0" w:color="auto"/>
            <w:left w:val="none" w:sz="0" w:space="0" w:color="auto"/>
            <w:bottom w:val="none" w:sz="0" w:space="0" w:color="auto"/>
            <w:right w:val="none" w:sz="0" w:space="0" w:color="auto"/>
          </w:divBdr>
        </w:div>
        <w:div w:id="2021852639">
          <w:marLeft w:val="1166"/>
          <w:marRight w:val="0"/>
          <w:marTop w:val="110"/>
          <w:marBottom w:val="0"/>
          <w:divBdr>
            <w:top w:val="none" w:sz="0" w:space="0" w:color="auto"/>
            <w:left w:val="none" w:sz="0" w:space="0" w:color="auto"/>
            <w:bottom w:val="none" w:sz="0" w:space="0" w:color="auto"/>
            <w:right w:val="none" w:sz="0" w:space="0" w:color="auto"/>
          </w:divBdr>
        </w:div>
        <w:div w:id="2070686497">
          <w:marLeft w:val="1166"/>
          <w:marRight w:val="0"/>
          <w:marTop w:val="110"/>
          <w:marBottom w:val="0"/>
          <w:divBdr>
            <w:top w:val="none" w:sz="0" w:space="0" w:color="auto"/>
            <w:left w:val="none" w:sz="0" w:space="0" w:color="auto"/>
            <w:bottom w:val="none" w:sz="0" w:space="0" w:color="auto"/>
            <w:right w:val="none" w:sz="0" w:space="0" w:color="auto"/>
          </w:divBdr>
        </w:div>
      </w:divsChild>
    </w:div>
    <w:div w:id="1672681227">
      <w:bodyDiv w:val="1"/>
      <w:marLeft w:val="0"/>
      <w:marRight w:val="0"/>
      <w:marTop w:val="0"/>
      <w:marBottom w:val="0"/>
      <w:divBdr>
        <w:top w:val="none" w:sz="0" w:space="0" w:color="auto"/>
        <w:left w:val="none" w:sz="0" w:space="0" w:color="auto"/>
        <w:bottom w:val="none" w:sz="0" w:space="0" w:color="auto"/>
        <w:right w:val="none" w:sz="0" w:space="0" w:color="auto"/>
      </w:divBdr>
      <w:divsChild>
        <w:div w:id="79371268">
          <w:marLeft w:val="1166"/>
          <w:marRight w:val="0"/>
          <w:marTop w:val="96"/>
          <w:marBottom w:val="0"/>
          <w:divBdr>
            <w:top w:val="none" w:sz="0" w:space="0" w:color="auto"/>
            <w:left w:val="none" w:sz="0" w:space="0" w:color="auto"/>
            <w:bottom w:val="none" w:sz="0" w:space="0" w:color="auto"/>
            <w:right w:val="none" w:sz="0" w:space="0" w:color="auto"/>
          </w:divBdr>
        </w:div>
        <w:div w:id="110516733">
          <w:marLeft w:val="547"/>
          <w:marRight w:val="0"/>
          <w:marTop w:val="115"/>
          <w:marBottom w:val="0"/>
          <w:divBdr>
            <w:top w:val="none" w:sz="0" w:space="0" w:color="auto"/>
            <w:left w:val="none" w:sz="0" w:space="0" w:color="auto"/>
            <w:bottom w:val="none" w:sz="0" w:space="0" w:color="auto"/>
            <w:right w:val="none" w:sz="0" w:space="0" w:color="auto"/>
          </w:divBdr>
        </w:div>
        <w:div w:id="856626617">
          <w:marLeft w:val="1166"/>
          <w:marRight w:val="0"/>
          <w:marTop w:val="96"/>
          <w:marBottom w:val="0"/>
          <w:divBdr>
            <w:top w:val="none" w:sz="0" w:space="0" w:color="auto"/>
            <w:left w:val="none" w:sz="0" w:space="0" w:color="auto"/>
            <w:bottom w:val="none" w:sz="0" w:space="0" w:color="auto"/>
            <w:right w:val="none" w:sz="0" w:space="0" w:color="auto"/>
          </w:divBdr>
        </w:div>
        <w:div w:id="1540318568">
          <w:marLeft w:val="1166"/>
          <w:marRight w:val="0"/>
          <w:marTop w:val="96"/>
          <w:marBottom w:val="0"/>
          <w:divBdr>
            <w:top w:val="none" w:sz="0" w:space="0" w:color="auto"/>
            <w:left w:val="none" w:sz="0" w:space="0" w:color="auto"/>
            <w:bottom w:val="none" w:sz="0" w:space="0" w:color="auto"/>
            <w:right w:val="none" w:sz="0" w:space="0" w:color="auto"/>
          </w:divBdr>
        </w:div>
      </w:divsChild>
    </w:div>
    <w:div w:id="1672873799">
      <w:bodyDiv w:val="1"/>
      <w:marLeft w:val="0"/>
      <w:marRight w:val="0"/>
      <w:marTop w:val="0"/>
      <w:marBottom w:val="0"/>
      <w:divBdr>
        <w:top w:val="none" w:sz="0" w:space="0" w:color="auto"/>
        <w:left w:val="none" w:sz="0" w:space="0" w:color="auto"/>
        <w:bottom w:val="none" w:sz="0" w:space="0" w:color="auto"/>
        <w:right w:val="none" w:sz="0" w:space="0" w:color="auto"/>
      </w:divBdr>
    </w:div>
    <w:div w:id="1673220393">
      <w:bodyDiv w:val="1"/>
      <w:marLeft w:val="0"/>
      <w:marRight w:val="0"/>
      <w:marTop w:val="0"/>
      <w:marBottom w:val="0"/>
      <w:divBdr>
        <w:top w:val="none" w:sz="0" w:space="0" w:color="auto"/>
        <w:left w:val="none" w:sz="0" w:space="0" w:color="auto"/>
        <w:bottom w:val="none" w:sz="0" w:space="0" w:color="auto"/>
        <w:right w:val="none" w:sz="0" w:space="0" w:color="auto"/>
      </w:divBdr>
    </w:div>
    <w:div w:id="1674725553">
      <w:bodyDiv w:val="1"/>
      <w:marLeft w:val="0"/>
      <w:marRight w:val="0"/>
      <w:marTop w:val="0"/>
      <w:marBottom w:val="0"/>
      <w:divBdr>
        <w:top w:val="none" w:sz="0" w:space="0" w:color="auto"/>
        <w:left w:val="none" w:sz="0" w:space="0" w:color="auto"/>
        <w:bottom w:val="none" w:sz="0" w:space="0" w:color="auto"/>
        <w:right w:val="none" w:sz="0" w:space="0" w:color="auto"/>
      </w:divBdr>
      <w:divsChild>
        <w:div w:id="117183466">
          <w:marLeft w:val="1166"/>
          <w:marRight w:val="0"/>
          <w:marTop w:val="101"/>
          <w:marBottom w:val="0"/>
          <w:divBdr>
            <w:top w:val="none" w:sz="0" w:space="0" w:color="auto"/>
            <w:left w:val="none" w:sz="0" w:space="0" w:color="auto"/>
            <w:bottom w:val="none" w:sz="0" w:space="0" w:color="auto"/>
            <w:right w:val="none" w:sz="0" w:space="0" w:color="auto"/>
          </w:divBdr>
        </w:div>
        <w:div w:id="258106716">
          <w:marLeft w:val="547"/>
          <w:marRight w:val="0"/>
          <w:marTop w:val="120"/>
          <w:marBottom w:val="0"/>
          <w:divBdr>
            <w:top w:val="none" w:sz="0" w:space="0" w:color="auto"/>
            <w:left w:val="none" w:sz="0" w:space="0" w:color="auto"/>
            <w:bottom w:val="none" w:sz="0" w:space="0" w:color="auto"/>
            <w:right w:val="none" w:sz="0" w:space="0" w:color="auto"/>
          </w:divBdr>
        </w:div>
        <w:div w:id="415638348">
          <w:marLeft w:val="547"/>
          <w:marRight w:val="0"/>
          <w:marTop w:val="120"/>
          <w:marBottom w:val="0"/>
          <w:divBdr>
            <w:top w:val="none" w:sz="0" w:space="0" w:color="auto"/>
            <w:left w:val="none" w:sz="0" w:space="0" w:color="auto"/>
            <w:bottom w:val="none" w:sz="0" w:space="0" w:color="auto"/>
            <w:right w:val="none" w:sz="0" w:space="0" w:color="auto"/>
          </w:divBdr>
        </w:div>
        <w:div w:id="958679695">
          <w:marLeft w:val="1166"/>
          <w:marRight w:val="0"/>
          <w:marTop w:val="101"/>
          <w:marBottom w:val="0"/>
          <w:divBdr>
            <w:top w:val="none" w:sz="0" w:space="0" w:color="auto"/>
            <w:left w:val="none" w:sz="0" w:space="0" w:color="auto"/>
            <w:bottom w:val="none" w:sz="0" w:space="0" w:color="auto"/>
            <w:right w:val="none" w:sz="0" w:space="0" w:color="auto"/>
          </w:divBdr>
        </w:div>
        <w:div w:id="995691156">
          <w:marLeft w:val="1166"/>
          <w:marRight w:val="0"/>
          <w:marTop w:val="101"/>
          <w:marBottom w:val="0"/>
          <w:divBdr>
            <w:top w:val="none" w:sz="0" w:space="0" w:color="auto"/>
            <w:left w:val="none" w:sz="0" w:space="0" w:color="auto"/>
            <w:bottom w:val="none" w:sz="0" w:space="0" w:color="auto"/>
            <w:right w:val="none" w:sz="0" w:space="0" w:color="auto"/>
          </w:divBdr>
        </w:div>
        <w:div w:id="1485701549">
          <w:marLeft w:val="547"/>
          <w:marRight w:val="0"/>
          <w:marTop w:val="120"/>
          <w:marBottom w:val="0"/>
          <w:divBdr>
            <w:top w:val="none" w:sz="0" w:space="0" w:color="auto"/>
            <w:left w:val="none" w:sz="0" w:space="0" w:color="auto"/>
            <w:bottom w:val="none" w:sz="0" w:space="0" w:color="auto"/>
            <w:right w:val="none" w:sz="0" w:space="0" w:color="auto"/>
          </w:divBdr>
        </w:div>
        <w:div w:id="1562714050">
          <w:marLeft w:val="547"/>
          <w:marRight w:val="0"/>
          <w:marTop w:val="120"/>
          <w:marBottom w:val="0"/>
          <w:divBdr>
            <w:top w:val="none" w:sz="0" w:space="0" w:color="auto"/>
            <w:left w:val="none" w:sz="0" w:space="0" w:color="auto"/>
            <w:bottom w:val="none" w:sz="0" w:space="0" w:color="auto"/>
            <w:right w:val="none" w:sz="0" w:space="0" w:color="auto"/>
          </w:divBdr>
        </w:div>
      </w:divsChild>
    </w:div>
    <w:div w:id="1674800491">
      <w:bodyDiv w:val="1"/>
      <w:marLeft w:val="0"/>
      <w:marRight w:val="0"/>
      <w:marTop w:val="0"/>
      <w:marBottom w:val="0"/>
      <w:divBdr>
        <w:top w:val="none" w:sz="0" w:space="0" w:color="auto"/>
        <w:left w:val="none" w:sz="0" w:space="0" w:color="auto"/>
        <w:bottom w:val="none" w:sz="0" w:space="0" w:color="auto"/>
        <w:right w:val="none" w:sz="0" w:space="0" w:color="auto"/>
      </w:divBdr>
    </w:div>
    <w:div w:id="1674995487">
      <w:bodyDiv w:val="1"/>
      <w:marLeft w:val="0"/>
      <w:marRight w:val="0"/>
      <w:marTop w:val="0"/>
      <w:marBottom w:val="0"/>
      <w:divBdr>
        <w:top w:val="none" w:sz="0" w:space="0" w:color="auto"/>
        <w:left w:val="none" w:sz="0" w:space="0" w:color="auto"/>
        <w:bottom w:val="none" w:sz="0" w:space="0" w:color="auto"/>
        <w:right w:val="none" w:sz="0" w:space="0" w:color="auto"/>
      </w:divBdr>
      <w:divsChild>
        <w:div w:id="50925782">
          <w:marLeft w:val="0"/>
          <w:marRight w:val="0"/>
          <w:marTop w:val="0"/>
          <w:marBottom w:val="0"/>
          <w:divBdr>
            <w:top w:val="none" w:sz="0" w:space="0" w:color="auto"/>
            <w:left w:val="none" w:sz="0" w:space="0" w:color="auto"/>
            <w:bottom w:val="none" w:sz="0" w:space="0" w:color="auto"/>
            <w:right w:val="none" w:sz="0" w:space="0" w:color="auto"/>
          </w:divBdr>
        </w:div>
      </w:divsChild>
    </w:div>
    <w:div w:id="1675108755">
      <w:bodyDiv w:val="1"/>
      <w:marLeft w:val="0"/>
      <w:marRight w:val="0"/>
      <w:marTop w:val="0"/>
      <w:marBottom w:val="0"/>
      <w:divBdr>
        <w:top w:val="none" w:sz="0" w:space="0" w:color="auto"/>
        <w:left w:val="none" w:sz="0" w:space="0" w:color="auto"/>
        <w:bottom w:val="none" w:sz="0" w:space="0" w:color="auto"/>
        <w:right w:val="none" w:sz="0" w:space="0" w:color="auto"/>
      </w:divBdr>
    </w:div>
    <w:div w:id="1675302365">
      <w:bodyDiv w:val="1"/>
      <w:marLeft w:val="0"/>
      <w:marRight w:val="0"/>
      <w:marTop w:val="0"/>
      <w:marBottom w:val="0"/>
      <w:divBdr>
        <w:top w:val="none" w:sz="0" w:space="0" w:color="auto"/>
        <w:left w:val="none" w:sz="0" w:space="0" w:color="auto"/>
        <w:bottom w:val="none" w:sz="0" w:space="0" w:color="auto"/>
        <w:right w:val="none" w:sz="0" w:space="0" w:color="auto"/>
      </w:divBdr>
    </w:div>
    <w:div w:id="1675573392">
      <w:bodyDiv w:val="1"/>
      <w:marLeft w:val="0"/>
      <w:marRight w:val="0"/>
      <w:marTop w:val="0"/>
      <w:marBottom w:val="0"/>
      <w:divBdr>
        <w:top w:val="none" w:sz="0" w:space="0" w:color="auto"/>
        <w:left w:val="none" w:sz="0" w:space="0" w:color="auto"/>
        <w:bottom w:val="none" w:sz="0" w:space="0" w:color="auto"/>
        <w:right w:val="none" w:sz="0" w:space="0" w:color="auto"/>
      </w:divBdr>
      <w:divsChild>
        <w:div w:id="215895497">
          <w:marLeft w:val="1166"/>
          <w:marRight w:val="0"/>
          <w:marTop w:val="96"/>
          <w:marBottom w:val="0"/>
          <w:divBdr>
            <w:top w:val="none" w:sz="0" w:space="0" w:color="auto"/>
            <w:left w:val="none" w:sz="0" w:space="0" w:color="auto"/>
            <w:bottom w:val="none" w:sz="0" w:space="0" w:color="auto"/>
            <w:right w:val="none" w:sz="0" w:space="0" w:color="auto"/>
          </w:divBdr>
        </w:div>
        <w:div w:id="268008635">
          <w:marLeft w:val="547"/>
          <w:marRight w:val="0"/>
          <w:marTop w:val="115"/>
          <w:marBottom w:val="0"/>
          <w:divBdr>
            <w:top w:val="none" w:sz="0" w:space="0" w:color="auto"/>
            <w:left w:val="none" w:sz="0" w:space="0" w:color="auto"/>
            <w:bottom w:val="none" w:sz="0" w:space="0" w:color="auto"/>
            <w:right w:val="none" w:sz="0" w:space="0" w:color="auto"/>
          </w:divBdr>
        </w:div>
        <w:div w:id="1104109140">
          <w:marLeft w:val="1166"/>
          <w:marRight w:val="0"/>
          <w:marTop w:val="96"/>
          <w:marBottom w:val="0"/>
          <w:divBdr>
            <w:top w:val="none" w:sz="0" w:space="0" w:color="auto"/>
            <w:left w:val="none" w:sz="0" w:space="0" w:color="auto"/>
            <w:bottom w:val="none" w:sz="0" w:space="0" w:color="auto"/>
            <w:right w:val="none" w:sz="0" w:space="0" w:color="auto"/>
          </w:divBdr>
        </w:div>
        <w:div w:id="1287155689">
          <w:marLeft w:val="547"/>
          <w:marRight w:val="0"/>
          <w:marTop w:val="115"/>
          <w:marBottom w:val="0"/>
          <w:divBdr>
            <w:top w:val="none" w:sz="0" w:space="0" w:color="auto"/>
            <w:left w:val="none" w:sz="0" w:space="0" w:color="auto"/>
            <w:bottom w:val="none" w:sz="0" w:space="0" w:color="auto"/>
            <w:right w:val="none" w:sz="0" w:space="0" w:color="auto"/>
          </w:divBdr>
        </w:div>
        <w:div w:id="1291087361">
          <w:marLeft w:val="547"/>
          <w:marRight w:val="0"/>
          <w:marTop w:val="115"/>
          <w:marBottom w:val="0"/>
          <w:divBdr>
            <w:top w:val="none" w:sz="0" w:space="0" w:color="auto"/>
            <w:left w:val="none" w:sz="0" w:space="0" w:color="auto"/>
            <w:bottom w:val="none" w:sz="0" w:space="0" w:color="auto"/>
            <w:right w:val="none" w:sz="0" w:space="0" w:color="auto"/>
          </w:divBdr>
        </w:div>
        <w:div w:id="1383674509">
          <w:marLeft w:val="547"/>
          <w:marRight w:val="0"/>
          <w:marTop w:val="115"/>
          <w:marBottom w:val="0"/>
          <w:divBdr>
            <w:top w:val="none" w:sz="0" w:space="0" w:color="auto"/>
            <w:left w:val="none" w:sz="0" w:space="0" w:color="auto"/>
            <w:bottom w:val="none" w:sz="0" w:space="0" w:color="auto"/>
            <w:right w:val="none" w:sz="0" w:space="0" w:color="auto"/>
          </w:divBdr>
        </w:div>
      </w:divsChild>
    </w:div>
    <w:div w:id="1675913674">
      <w:bodyDiv w:val="1"/>
      <w:marLeft w:val="0"/>
      <w:marRight w:val="0"/>
      <w:marTop w:val="0"/>
      <w:marBottom w:val="0"/>
      <w:divBdr>
        <w:top w:val="none" w:sz="0" w:space="0" w:color="auto"/>
        <w:left w:val="none" w:sz="0" w:space="0" w:color="auto"/>
        <w:bottom w:val="none" w:sz="0" w:space="0" w:color="auto"/>
        <w:right w:val="none" w:sz="0" w:space="0" w:color="auto"/>
      </w:divBdr>
      <w:divsChild>
        <w:div w:id="1543831604">
          <w:marLeft w:val="0"/>
          <w:marRight w:val="0"/>
          <w:marTop w:val="0"/>
          <w:marBottom w:val="0"/>
          <w:divBdr>
            <w:top w:val="none" w:sz="0" w:space="0" w:color="auto"/>
            <w:left w:val="none" w:sz="0" w:space="0" w:color="auto"/>
            <w:bottom w:val="none" w:sz="0" w:space="0" w:color="auto"/>
            <w:right w:val="none" w:sz="0" w:space="0" w:color="auto"/>
          </w:divBdr>
        </w:div>
      </w:divsChild>
    </w:div>
    <w:div w:id="1678341666">
      <w:bodyDiv w:val="1"/>
      <w:marLeft w:val="0"/>
      <w:marRight w:val="0"/>
      <w:marTop w:val="0"/>
      <w:marBottom w:val="0"/>
      <w:divBdr>
        <w:top w:val="none" w:sz="0" w:space="0" w:color="auto"/>
        <w:left w:val="none" w:sz="0" w:space="0" w:color="auto"/>
        <w:bottom w:val="none" w:sz="0" w:space="0" w:color="auto"/>
        <w:right w:val="none" w:sz="0" w:space="0" w:color="auto"/>
      </w:divBdr>
    </w:div>
    <w:div w:id="1678384977">
      <w:bodyDiv w:val="1"/>
      <w:marLeft w:val="0"/>
      <w:marRight w:val="0"/>
      <w:marTop w:val="0"/>
      <w:marBottom w:val="0"/>
      <w:divBdr>
        <w:top w:val="none" w:sz="0" w:space="0" w:color="auto"/>
        <w:left w:val="none" w:sz="0" w:space="0" w:color="auto"/>
        <w:bottom w:val="none" w:sz="0" w:space="0" w:color="auto"/>
        <w:right w:val="none" w:sz="0" w:space="0" w:color="auto"/>
      </w:divBdr>
    </w:div>
    <w:div w:id="1678654663">
      <w:bodyDiv w:val="1"/>
      <w:marLeft w:val="0"/>
      <w:marRight w:val="0"/>
      <w:marTop w:val="0"/>
      <w:marBottom w:val="0"/>
      <w:divBdr>
        <w:top w:val="none" w:sz="0" w:space="0" w:color="auto"/>
        <w:left w:val="none" w:sz="0" w:space="0" w:color="auto"/>
        <w:bottom w:val="none" w:sz="0" w:space="0" w:color="auto"/>
        <w:right w:val="none" w:sz="0" w:space="0" w:color="auto"/>
      </w:divBdr>
    </w:div>
    <w:div w:id="1678733050">
      <w:bodyDiv w:val="1"/>
      <w:marLeft w:val="0"/>
      <w:marRight w:val="0"/>
      <w:marTop w:val="0"/>
      <w:marBottom w:val="0"/>
      <w:divBdr>
        <w:top w:val="none" w:sz="0" w:space="0" w:color="auto"/>
        <w:left w:val="none" w:sz="0" w:space="0" w:color="auto"/>
        <w:bottom w:val="none" w:sz="0" w:space="0" w:color="auto"/>
        <w:right w:val="none" w:sz="0" w:space="0" w:color="auto"/>
      </w:divBdr>
    </w:div>
    <w:div w:id="1682271743">
      <w:bodyDiv w:val="1"/>
      <w:marLeft w:val="0"/>
      <w:marRight w:val="0"/>
      <w:marTop w:val="0"/>
      <w:marBottom w:val="0"/>
      <w:divBdr>
        <w:top w:val="none" w:sz="0" w:space="0" w:color="auto"/>
        <w:left w:val="none" w:sz="0" w:space="0" w:color="auto"/>
        <w:bottom w:val="none" w:sz="0" w:space="0" w:color="auto"/>
        <w:right w:val="none" w:sz="0" w:space="0" w:color="auto"/>
      </w:divBdr>
    </w:div>
    <w:div w:id="1682513934">
      <w:bodyDiv w:val="1"/>
      <w:marLeft w:val="0"/>
      <w:marRight w:val="0"/>
      <w:marTop w:val="0"/>
      <w:marBottom w:val="0"/>
      <w:divBdr>
        <w:top w:val="none" w:sz="0" w:space="0" w:color="auto"/>
        <w:left w:val="none" w:sz="0" w:space="0" w:color="auto"/>
        <w:bottom w:val="none" w:sz="0" w:space="0" w:color="auto"/>
        <w:right w:val="none" w:sz="0" w:space="0" w:color="auto"/>
      </w:divBdr>
    </w:div>
    <w:div w:id="1683699393">
      <w:bodyDiv w:val="1"/>
      <w:marLeft w:val="0"/>
      <w:marRight w:val="0"/>
      <w:marTop w:val="0"/>
      <w:marBottom w:val="0"/>
      <w:divBdr>
        <w:top w:val="none" w:sz="0" w:space="0" w:color="auto"/>
        <w:left w:val="none" w:sz="0" w:space="0" w:color="auto"/>
        <w:bottom w:val="none" w:sz="0" w:space="0" w:color="auto"/>
        <w:right w:val="none" w:sz="0" w:space="0" w:color="auto"/>
      </w:divBdr>
    </w:div>
    <w:div w:id="1684091371">
      <w:bodyDiv w:val="1"/>
      <w:marLeft w:val="0"/>
      <w:marRight w:val="0"/>
      <w:marTop w:val="0"/>
      <w:marBottom w:val="0"/>
      <w:divBdr>
        <w:top w:val="none" w:sz="0" w:space="0" w:color="auto"/>
        <w:left w:val="none" w:sz="0" w:space="0" w:color="auto"/>
        <w:bottom w:val="none" w:sz="0" w:space="0" w:color="auto"/>
        <w:right w:val="none" w:sz="0" w:space="0" w:color="auto"/>
      </w:divBdr>
    </w:div>
    <w:div w:id="1684210150">
      <w:bodyDiv w:val="1"/>
      <w:marLeft w:val="0"/>
      <w:marRight w:val="0"/>
      <w:marTop w:val="0"/>
      <w:marBottom w:val="0"/>
      <w:divBdr>
        <w:top w:val="none" w:sz="0" w:space="0" w:color="auto"/>
        <w:left w:val="none" w:sz="0" w:space="0" w:color="auto"/>
        <w:bottom w:val="none" w:sz="0" w:space="0" w:color="auto"/>
        <w:right w:val="none" w:sz="0" w:space="0" w:color="auto"/>
      </w:divBdr>
    </w:div>
    <w:div w:id="1686520669">
      <w:bodyDiv w:val="1"/>
      <w:marLeft w:val="0"/>
      <w:marRight w:val="0"/>
      <w:marTop w:val="0"/>
      <w:marBottom w:val="0"/>
      <w:divBdr>
        <w:top w:val="none" w:sz="0" w:space="0" w:color="auto"/>
        <w:left w:val="none" w:sz="0" w:space="0" w:color="auto"/>
        <w:bottom w:val="none" w:sz="0" w:space="0" w:color="auto"/>
        <w:right w:val="none" w:sz="0" w:space="0" w:color="auto"/>
      </w:divBdr>
    </w:div>
    <w:div w:id="1686665114">
      <w:bodyDiv w:val="1"/>
      <w:marLeft w:val="0"/>
      <w:marRight w:val="0"/>
      <w:marTop w:val="0"/>
      <w:marBottom w:val="0"/>
      <w:divBdr>
        <w:top w:val="none" w:sz="0" w:space="0" w:color="auto"/>
        <w:left w:val="none" w:sz="0" w:space="0" w:color="auto"/>
        <w:bottom w:val="none" w:sz="0" w:space="0" w:color="auto"/>
        <w:right w:val="none" w:sz="0" w:space="0" w:color="auto"/>
      </w:divBdr>
      <w:divsChild>
        <w:div w:id="655188831">
          <w:marLeft w:val="547"/>
          <w:marRight w:val="0"/>
          <w:marTop w:val="154"/>
          <w:marBottom w:val="0"/>
          <w:divBdr>
            <w:top w:val="none" w:sz="0" w:space="0" w:color="auto"/>
            <w:left w:val="none" w:sz="0" w:space="0" w:color="auto"/>
            <w:bottom w:val="none" w:sz="0" w:space="0" w:color="auto"/>
            <w:right w:val="none" w:sz="0" w:space="0" w:color="auto"/>
          </w:divBdr>
        </w:div>
      </w:divsChild>
    </w:div>
    <w:div w:id="1686714652">
      <w:bodyDiv w:val="1"/>
      <w:marLeft w:val="0"/>
      <w:marRight w:val="0"/>
      <w:marTop w:val="0"/>
      <w:marBottom w:val="0"/>
      <w:divBdr>
        <w:top w:val="none" w:sz="0" w:space="0" w:color="auto"/>
        <w:left w:val="none" w:sz="0" w:space="0" w:color="auto"/>
        <w:bottom w:val="none" w:sz="0" w:space="0" w:color="auto"/>
        <w:right w:val="none" w:sz="0" w:space="0" w:color="auto"/>
      </w:divBdr>
      <w:divsChild>
        <w:div w:id="456991699">
          <w:marLeft w:val="0"/>
          <w:marRight w:val="0"/>
          <w:marTop w:val="96"/>
          <w:marBottom w:val="0"/>
          <w:divBdr>
            <w:top w:val="none" w:sz="0" w:space="0" w:color="auto"/>
            <w:left w:val="none" w:sz="0" w:space="0" w:color="auto"/>
            <w:bottom w:val="none" w:sz="0" w:space="0" w:color="auto"/>
            <w:right w:val="none" w:sz="0" w:space="0" w:color="auto"/>
          </w:divBdr>
        </w:div>
        <w:div w:id="2024165802">
          <w:marLeft w:val="0"/>
          <w:marRight w:val="0"/>
          <w:marTop w:val="96"/>
          <w:marBottom w:val="0"/>
          <w:divBdr>
            <w:top w:val="none" w:sz="0" w:space="0" w:color="auto"/>
            <w:left w:val="none" w:sz="0" w:space="0" w:color="auto"/>
            <w:bottom w:val="none" w:sz="0" w:space="0" w:color="auto"/>
            <w:right w:val="none" w:sz="0" w:space="0" w:color="auto"/>
          </w:divBdr>
        </w:div>
      </w:divsChild>
    </w:div>
    <w:div w:id="1686860238">
      <w:bodyDiv w:val="1"/>
      <w:marLeft w:val="0"/>
      <w:marRight w:val="0"/>
      <w:marTop w:val="0"/>
      <w:marBottom w:val="0"/>
      <w:divBdr>
        <w:top w:val="none" w:sz="0" w:space="0" w:color="auto"/>
        <w:left w:val="none" w:sz="0" w:space="0" w:color="auto"/>
        <w:bottom w:val="none" w:sz="0" w:space="0" w:color="auto"/>
        <w:right w:val="none" w:sz="0" w:space="0" w:color="auto"/>
      </w:divBdr>
      <w:divsChild>
        <w:div w:id="51319825">
          <w:marLeft w:val="0"/>
          <w:marRight w:val="0"/>
          <w:marTop w:val="0"/>
          <w:marBottom w:val="0"/>
          <w:divBdr>
            <w:top w:val="none" w:sz="0" w:space="0" w:color="auto"/>
            <w:left w:val="none" w:sz="0" w:space="0" w:color="auto"/>
            <w:bottom w:val="none" w:sz="0" w:space="0" w:color="auto"/>
            <w:right w:val="none" w:sz="0" w:space="0" w:color="auto"/>
          </w:divBdr>
          <w:divsChild>
            <w:div w:id="413357890">
              <w:marLeft w:val="0"/>
              <w:marRight w:val="0"/>
              <w:marTop w:val="0"/>
              <w:marBottom w:val="0"/>
              <w:divBdr>
                <w:top w:val="none" w:sz="0" w:space="0" w:color="auto"/>
                <w:left w:val="none" w:sz="0" w:space="0" w:color="auto"/>
                <w:bottom w:val="none" w:sz="0" w:space="0" w:color="auto"/>
                <w:right w:val="none" w:sz="0" w:space="0" w:color="auto"/>
              </w:divBdr>
            </w:div>
            <w:div w:id="421100350">
              <w:marLeft w:val="0"/>
              <w:marRight w:val="0"/>
              <w:marTop w:val="0"/>
              <w:marBottom w:val="0"/>
              <w:divBdr>
                <w:top w:val="none" w:sz="0" w:space="0" w:color="auto"/>
                <w:left w:val="none" w:sz="0" w:space="0" w:color="auto"/>
                <w:bottom w:val="none" w:sz="0" w:space="0" w:color="auto"/>
                <w:right w:val="none" w:sz="0" w:space="0" w:color="auto"/>
              </w:divBdr>
            </w:div>
            <w:div w:id="451900803">
              <w:marLeft w:val="0"/>
              <w:marRight w:val="0"/>
              <w:marTop w:val="0"/>
              <w:marBottom w:val="0"/>
              <w:divBdr>
                <w:top w:val="none" w:sz="0" w:space="0" w:color="auto"/>
                <w:left w:val="none" w:sz="0" w:space="0" w:color="auto"/>
                <w:bottom w:val="none" w:sz="0" w:space="0" w:color="auto"/>
                <w:right w:val="none" w:sz="0" w:space="0" w:color="auto"/>
              </w:divBdr>
            </w:div>
            <w:div w:id="617688986">
              <w:marLeft w:val="0"/>
              <w:marRight w:val="0"/>
              <w:marTop w:val="0"/>
              <w:marBottom w:val="0"/>
              <w:divBdr>
                <w:top w:val="none" w:sz="0" w:space="0" w:color="auto"/>
                <w:left w:val="none" w:sz="0" w:space="0" w:color="auto"/>
                <w:bottom w:val="none" w:sz="0" w:space="0" w:color="auto"/>
                <w:right w:val="none" w:sz="0" w:space="0" w:color="auto"/>
              </w:divBdr>
            </w:div>
            <w:div w:id="806240865">
              <w:marLeft w:val="0"/>
              <w:marRight w:val="0"/>
              <w:marTop w:val="0"/>
              <w:marBottom w:val="0"/>
              <w:divBdr>
                <w:top w:val="none" w:sz="0" w:space="0" w:color="auto"/>
                <w:left w:val="none" w:sz="0" w:space="0" w:color="auto"/>
                <w:bottom w:val="none" w:sz="0" w:space="0" w:color="auto"/>
                <w:right w:val="none" w:sz="0" w:space="0" w:color="auto"/>
              </w:divBdr>
            </w:div>
            <w:div w:id="1093207308">
              <w:marLeft w:val="0"/>
              <w:marRight w:val="0"/>
              <w:marTop w:val="0"/>
              <w:marBottom w:val="0"/>
              <w:divBdr>
                <w:top w:val="none" w:sz="0" w:space="0" w:color="auto"/>
                <w:left w:val="none" w:sz="0" w:space="0" w:color="auto"/>
                <w:bottom w:val="none" w:sz="0" w:space="0" w:color="auto"/>
                <w:right w:val="none" w:sz="0" w:space="0" w:color="auto"/>
              </w:divBdr>
            </w:div>
            <w:div w:id="1306471837">
              <w:marLeft w:val="0"/>
              <w:marRight w:val="0"/>
              <w:marTop w:val="0"/>
              <w:marBottom w:val="0"/>
              <w:divBdr>
                <w:top w:val="none" w:sz="0" w:space="0" w:color="auto"/>
                <w:left w:val="none" w:sz="0" w:space="0" w:color="auto"/>
                <w:bottom w:val="none" w:sz="0" w:space="0" w:color="auto"/>
                <w:right w:val="none" w:sz="0" w:space="0" w:color="auto"/>
              </w:divBdr>
            </w:div>
            <w:div w:id="1687639090">
              <w:marLeft w:val="0"/>
              <w:marRight w:val="0"/>
              <w:marTop w:val="0"/>
              <w:marBottom w:val="0"/>
              <w:divBdr>
                <w:top w:val="none" w:sz="0" w:space="0" w:color="auto"/>
                <w:left w:val="none" w:sz="0" w:space="0" w:color="auto"/>
                <w:bottom w:val="none" w:sz="0" w:space="0" w:color="auto"/>
                <w:right w:val="none" w:sz="0" w:space="0" w:color="auto"/>
              </w:divBdr>
            </w:div>
            <w:div w:id="21326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77060">
      <w:bodyDiv w:val="1"/>
      <w:marLeft w:val="0"/>
      <w:marRight w:val="0"/>
      <w:marTop w:val="0"/>
      <w:marBottom w:val="0"/>
      <w:divBdr>
        <w:top w:val="none" w:sz="0" w:space="0" w:color="auto"/>
        <w:left w:val="none" w:sz="0" w:space="0" w:color="auto"/>
        <w:bottom w:val="none" w:sz="0" w:space="0" w:color="auto"/>
        <w:right w:val="none" w:sz="0" w:space="0" w:color="auto"/>
      </w:divBdr>
    </w:div>
    <w:div w:id="1688946349">
      <w:bodyDiv w:val="1"/>
      <w:marLeft w:val="0"/>
      <w:marRight w:val="0"/>
      <w:marTop w:val="0"/>
      <w:marBottom w:val="0"/>
      <w:divBdr>
        <w:top w:val="none" w:sz="0" w:space="0" w:color="auto"/>
        <w:left w:val="none" w:sz="0" w:space="0" w:color="auto"/>
        <w:bottom w:val="none" w:sz="0" w:space="0" w:color="auto"/>
        <w:right w:val="none" w:sz="0" w:space="0" w:color="auto"/>
      </w:divBdr>
      <w:divsChild>
        <w:div w:id="339553842">
          <w:marLeft w:val="547"/>
          <w:marRight w:val="0"/>
          <w:marTop w:val="115"/>
          <w:marBottom w:val="0"/>
          <w:divBdr>
            <w:top w:val="none" w:sz="0" w:space="0" w:color="auto"/>
            <w:left w:val="none" w:sz="0" w:space="0" w:color="auto"/>
            <w:bottom w:val="none" w:sz="0" w:space="0" w:color="auto"/>
            <w:right w:val="none" w:sz="0" w:space="0" w:color="auto"/>
          </w:divBdr>
        </w:div>
        <w:div w:id="515384819">
          <w:marLeft w:val="1166"/>
          <w:marRight w:val="0"/>
          <w:marTop w:val="115"/>
          <w:marBottom w:val="0"/>
          <w:divBdr>
            <w:top w:val="none" w:sz="0" w:space="0" w:color="auto"/>
            <w:left w:val="none" w:sz="0" w:space="0" w:color="auto"/>
            <w:bottom w:val="none" w:sz="0" w:space="0" w:color="auto"/>
            <w:right w:val="none" w:sz="0" w:space="0" w:color="auto"/>
          </w:divBdr>
        </w:div>
        <w:div w:id="1001658223">
          <w:marLeft w:val="547"/>
          <w:marRight w:val="0"/>
          <w:marTop w:val="115"/>
          <w:marBottom w:val="0"/>
          <w:divBdr>
            <w:top w:val="none" w:sz="0" w:space="0" w:color="auto"/>
            <w:left w:val="none" w:sz="0" w:space="0" w:color="auto"/>
            <w:bottom w:val="none" w:sz="0" w:space="0" w:color="auto"/>
            <w:right w:val="none" w:sz="0" w:space="0" w:color="auto"/>
          </w:divBdr>
        </w:div>
        <w:div w:id="1506558791">
          <w:marLeft w:val="547"/>
          <w:marRight w:val="0"/>
          <w:marTop w:val="115"/>
          <w:marBottom w:val="0"/>
          <w:divBdr>
            <w:top w:val="none" w:sz="0" w:space="0" w:color="auto"/>
            <w:left w:val="none" w:sz="0" w:space="0" w:color="auto"/>
            <w:bottom w:val="none" w:sz="0" w:space="0" w:color="auto"/>
            <w:right w:val="none" w:sz="0" w:space="0" w:color="auto"/>
          </w:divBdr>
        </w:div>
        <w:div w:id="2111580642">
          <w:marLeft w:val="547"/>
          <w:marRight w:val="0"/>
          <w:marTop w:val="115"/>
          <w:marBottom w:val="0"/>
          <w:divBdr>
            <w:top w:val="none" w:sz="0" w:space="0" w:color="auto"/>
            <w:left w:val="none" w:sz="0" w:space="0" w:color="auto"/>
            <w:bottom w:val="none" w:sz="0" w:space="0" w:color="auto"/>
            <w:right w:val="none" w:sz="0" w:space="0" w:color="auto"/>
          </w:divBdr>
        </w:div>
      </w:divsChild>
    </w:div>
    <w:div w:id="1689864699">
      <w:bodyDiv w:val="1"/>
      <w:marLeft w:val="0"/>
      <w:marRight w:val="0"/>
      <w:marTop w:val="0"/>
      <w:marBottom w:val="0"/>
      <w:divBdr>
        <w:top w:val="none" w:sz="0" w:space="0" w:color="auto"/>
        <w:left w:val="none" w:sz="0" w:space="0" w:color="auto"/>
        <w:bottom w:val="none" w:sz="0" w:space="0" w:color="auto"/>
        <w:right w:val="none" w:sz="0" w:space="0" w:color="auto"/>
      </w:divBdr>
    </w:div>
    <w:div w:id="1690519663">
      <w:bodyDiv w:val="1"/>
      <w:marLeft w:val="0"/>
      <w:marRight w:val="0"/>
      <w:marTop w:val="0"/>
      <w:marBottom w:val="0"/>
      <w:divBdr>
        <w:top w:val="none" w:sz="0" w:space="0" w:color="auto"/>
        <w:left w:val="none" w:sz="0" w:space="0" w:color="auto"/>
        <w:bottom w:val="none" w:sz="0" w:space="0" w:color="auto"/>
        <w:right w:val="none" w:sz="0" w:space="0" w:color="auto"/>
      </w:divBdr>
    </w:div>
    <w:div w:id="1690520416">
      <w:bodyDiv w:val="1"/>
      <w:marLeft w:val="0"/>
      <w:marRight w:val="0"/>
      <w:marTop w:val="0"/>
      <w:marBottom w:val="0"/>
      <w:divBdr>
        <w:top w:val="none" w:sz="0" w:space="0" w:color="auto"/>
        <w:left w:val="none" w:sz="0" w:space="0" w:color="auto"/>
        <w:bottom w:val="none" w:sz="0" w:space="0" w:color="auto"/>
        <w:right w:val="none" w:sz="0" w:space="0" w:color="auto"/>
      </w:divBdr>
    </w:div>
    <w:div w:id="1691371324">
      <w:bodyDiv w:val="1"/>
      <w:marLeft w:val="0"/>
      <w:marRight w:val="0"/>
      <w:marTop w:val="0"/>
      <w:marBottom w:val="0"/>
      <w:divBdr>
        <w:top w:val="none" w:sz="0" w:space="0" w:color="auto"/>
        <w:left w:val="none" w:sz="0" w:space="0" w:color="auto"/>
        <w:bottom w:val="none" w:sz="0" w:space="0" w:color="auto"/>
        <w:right w:val="none" w:sz="0" w:space="0" w:color="auto"/>
      </w:divBdr>
    </w:div>
    <w:div w:id="1691493296">
      <w:bodyDiv w:val="1"/>
      <w:marLeft w:val="0"/>
      <w:marRight w:val="0"/>
      <w:marTop w:val="0"/>
      <w:marBottom w:val="0"/>
      <w:divBdr>
        <w:top w:val="none" w:sz="0" w:space="0" w:color="auto"/>
        <w:left w:val="none" w:sz="0" w:space="0" w:color="auto"/>
        <w:bottom w:val="none" w:sz="0" w:space="0" w:color="auto"/>
        <w:right w:val="none" w:sz="0" w:space="0" w:color="auto"/>
      </w:divBdr>
    </w:div>
    <w:div w:id="1695693193">
      <w:bodyDiv w:val="1"/>
      <w:marLeft w:val="0"/>
      <w:marRight w:val="0"/>
      <w:marTop w:val="0"/>
      <w:marBottom w:val="0"/>
      <w:divBdr>
        <w:top w:val="none" w:sz="0" w:space="0" w:color="auto"/>
        <w:left w:val="none" w:sz="0" w:space="0" w:color="auto"/>
        <w:bottom w:val="none" w:sz="0" w:space="0" w:color="auto"/>
        <w:right w:val="none" w:sz="0" w:space="0" w:color="auto"/>
      </w:divBdr>
    </w:div>
    <w:div w:id="1695693764">
      <w:bodyDiv w:val="1"/>
      <w:marLeft w:val="0"/>
      <w:marRight w:val="0"/>
      <w:marTop w:val="0"/>
      <w:marBottom w:val="0"/>
      <w:divBdr>
        <w:top w:val="none" w:sz="0" w:space="0" w:color="auto"/>
        <w:left w:val="none" w:sz="0" w:space="0" w:color="auto"/>
        <w:bottom w:val="none" w:sz="0" w:space="0" w:color="auto"/>
        <w:right w:val="none" w:sz="0" w:space="0" w:color="auto"/>
      </w:divBdr>
    </w:div>
    <w:div w:id="1696272410">
      <w:bodyDiv w:val="1"/>
      <w:marLeft w:val="0"/>
      <w:marRight w:val="0"/>
      <w:marTop w:val="0"/>
      <w:marBottom w:val="0"/>
      <w:divBdr>
        <w:top w:val="none" w:sz="0" w:space="0" w:color="auto"/>
        <w:left w:val="none" w:sz="0" w:space="0" w:color="auto"/>
        <w:bottom w:val="none" w:sz="0" w:space="0" w:color="auto"/>
        <w:right w:val="none" w:sz="0" w:space="0" w:color="auto"/>
      </w:divBdr>
    </w:div>
    <w:div w:id="1696345740">
      <w:bodyDiv w:val="1"/>
      <w:marLeft w:val="0"/>
      <w:marRight w:val="0"/>
      <w:marTop w:val="0"/>
      <w:marBottom w:val="0"/>
      <w:divBdr>
        <w:top w:val="none" w:sz="0" w:space="0" w:color="auto"/>
        <w:left w:val="none" w:sz="0" w:space="0" w:color="auto"/>
        <w:bottom w:val="none" w:sz="0" w:space="0" w:color="auto"/>
        <w:right w:val="none" w:sz="0" w:space="0" w:color="auto"/>
      </w:divBdr>
      <w:divsChild>
        <w:div w:id="129593558">
          <w:marLeft w:val="0"/>
          <w:marRight w:val="0"/>
          <w:marTop w:val="0"/>
          <w:marBottom w:val="0"/>
          <w:divBdr>
            <w:top w:val="none" w:sz="0" w:space="0" w:color="auto"/>
            <w:left w:val="none" w:sz="0" w:space="0" w:color="auto"/>
            <w:bottom w:val="none" w:sz="0" w:space="0" w:color="auto"/>
            <w:right w:val="none" w:sz="0" w:space="0" w:color="auto"/>
          </w:divBdr>
          <w:divsChild>
            <w:div w:id="1663043031">
              <w:marLeft w:val="0"/>
              <w:marRight w:val="0"/>
              <w:marTop w:val="0"/>
              <w:marBottom w:val="0"/>
              <w:divBdr>
                <w:top w:val="none" w:sz="0" w:space="0" w:color="auto"/>
                <w:left w:val="none" w:sz="0" w:space="0" w:color="auto"/>
                <w:bottom w:val="none" w:sz="0" w:space="0" w:color="auto"/>
                <w:right w:val="none" w:sz="0" w:space="0" w:color="auto"/>
              </w:divBdr>
            </w:div>
            <w:div w:id="175724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85530">
      <w:bodyDiv w:val="1"/>
      <w:marLeft w:val="0"/>
      <w:marRight w:val="0"/>
      <w:marTop w:val="0"/>
      <w:marBottom w:val="0"/>
      <w:divBdr>
        <w:top w:val="none" w:sz="0" w:space="0" w:color="auto"/>
        <w:left w:val="none" w:sz="0" w:space="0" w:color="auto"/>
        <w:bottom w:val="none" w:sz="0" w:space="0" w:color="auto"/>
        <w:right w:val="none" w:sz="0" w:space="0" w:color="auto"/>
      </w:divBdr>
    </w:div>
    <w:div w:id="1697776710">
      <w:bodyDiv w:val="1"/>
      <w:marLeft w:val="0"/>
      <w:marRight w:val="0"/>
      <w:marTop w:val="0"/>
      <w:marBottom w:val="0"/>
      <w:divBdr>
        <w:top w:val="none" w:sz="0" w:space="0" w:color="auto"/>
        <w:left w:val="none" w:sz="0" w:space="0" w:color="auto"/>
        <w:bottom w:val="none" w:sz="0" w:space="0" w:color="auto"/>
        <w:right w:val="none" w:sz="0" w:space="0" w:color="auto"/>
      </w:divBdr>
      <w:divsChild>
        <w:div w:id="229535598">
          <w:marLeft w:val="547"/>
          <w:marRight w:val="0"/>
          <w:marTop w:val="134"/>
          <w:marBottom w:val="0"/>
          <w:divBdr>
            <w:top w:val="none" w:sz="0" w:space="0" w:color="auto"/>
            <w:left w:val="none" w:sz="0" w:space="0" w:color="auto"/>
            <w:bottom w:val="none" w:sz="0" w:space="0" w:color="auto"/>
            <w:right w:val="none" w:sz="0" w:space="0" w:color="auto"/>
          </w:divBdr>
        </w:div>
        <w:div w:id="913317102">
          <w:marLeft w:val="1166"/>
          <w:marRight w:val="0"/>
          <w:marTop w:val="115"/>
          <w:marBottom w:val="0"/>
          <w:divBdr>
            <w:top w:val="none" w:sz="0" w:space="0" w:color="auto"/>
            <w:left w:val="none" w:sz="0" w:space="0" w:color="auto"/>
            <w:bottom w:val="none" w:sz="0" w:space="0" w:color="auto"/>
            <w:right w:val="none" w:sz="0" w:space="0" w:color="auto"/>
          </w:divBdr>
        </w:div>
      </w:divsChild>
    </w:div>
    <w:div w:id="1700545363">
      <w:bodyDiv w:val="1"/>
      <w:marLeft w:val="0"/>
      <w:marRight w:val="0"/>
      <w:marTop w:val="0"/>
      <w:marBottom w:val="0"/>
      <w:divBdr>
        <w:top w:val="none" w:sz="0" w:space="0" w:color="auto"/>
        <w:left w:val="none" w:sz="0" w:space="0" w:color="auto"/>
        <w:bottom w:val="none" w:sz="0" w:space="0" w:color="auto"/>
        <w:right w:val="none" w:sz="0" w:space="0" w:color="auto"/>
      </w:divBdr>
    </w:div>
    <w:div w:id="1702242130">
      <w:bodyDiv w:val="1"/>
      <w:marLeft w:val="0"/>
      <w:marRight w:val="0"/>
      <w:marTop w:val="0"/>
      <w:marBottom w:val="0"/>
      <w:divBdr>
        <w:top w:val="none" w:sz="0" w:space="0" w:color="auto"/>
        <w:left w:val="none" w:sz="0" w:space="0" w:color="auto"/>
        <w:bottom w:val="none" w:sz="0" w:space="0" w:color="auto"/>
        <w:right w:val="none" w:sz="0" w:space="0" w:color="auto"/>
      </w:divBdr>
      <w:divsChild>
        <w:div w:id="1521511434">
          <w:marLeft w:val="0"/>
          <w:marRight w:val="0"/>
          <w:marTop w:val="0"/>
          <w:marBottom w:val="0"/>
          <w:divBdr>
            <w:top w:val="none" w:sz="0" w:space="0" w:color="auto"/>
            <w:left w:val="none" w:sz="0" w:space="0" w:color="auto"/>
            <w:bottom w:val="none" w:sz="0" w:space="0" w:color="auto"/>
            <w:right w:val="none" w:sz="0" w:space="0" w:color="auto"/>
          </w:divBdr>
          <w:divsChild>
            <w:div w:id="24016747">
              <w:marLeft w:val="0"/>
              <w:marRight w:val="0"/>
              <w:marTop w:val="0"/>
              <w:marBottom w:val="0"/>
              <w:divBdr>
                <w:top w:val="none" w:sz="0" w:space="0" w:color="auto"/>
                <w:left w:val="none" w:sz="0" w:space="0" w:color="auto"/>
                <w:bottom w:val="none" w:sz="0" w:space="0" w:color="auto"/>
                <w:right w:val="none" w:sz="0" w:space="0" w:color="auto"/>
              </w:divBdr>
            </w:div>
            <w:div w:id="259874719">
              <w:marLeft w:val="0"/>
              <w:marRight w:val="0"/>
              <w:marTop w:val="0"/>
              <w:marBottom w:val="0"/>
              <w:divBdr>
                <w:top w:val="none" w:sz="0" w:space="0" w:color="auto"/>
                <w:left w:val="none" w:sz="0" w:space="0" w:color="auto"/>
                <w:bottom w:val="none" w:sz="0" w:space="0" w:color="auto"/>
                <w:right w:val="none" w:sz="0" w:space="0" w:color="auto"/>
              </w:divBdr>
            </w:div>
            <w:div w:id="565801244">
              <w:marLeft w:val="0"/>
              <w:marRight w:val="0"/>
              <w:marTop w:val="0"/>
              <w:marBottom w:val="0"/>
              <w:divBdr>
                <w:top w:val="none" w:sz="0" w:space="0" w:color="auto"/>
                <w:left w:val="none" w:sz="0" w:space="0" w:color="auto"/>
                <w:bottom w:val="none" w:sz="0" w:space="0" w:color="auto"/>
                <w:right w:val="none" w:sz="0" w:space="0" w:color="auto"/>
              </w:divBdr>
            </w:div>
            <w:div w:id="1136609641">
              <w:marLeft w:val="0"/>
              <w:marRight w:val="0"/>
              <w:marTop w:val="0"/>
              <w:marBottom w:val="0"/>
              <w:divBdr>
                <w:top w:val="none" w:sz="0" w:space="0" w:color="auto"/>
                <w:left w:val="none" w:sz="0" w:space="0" w:color="auto"/>
                <w:bottom w:val="none" w:sz="0" w:space="0" w:color="auto"/>
                <w:right w:val="none" w:sz="0" w:space="0" w:color="auto"/>
              </w:divBdr>
            </w:div>
            <w:div w:id="1465466936">
              <w:marLeft w:val="0"/>
              <w:marRight w:val="0"/>
              <w:marTop w:val="0"/>
              <w:marBottom w:val="0"/>
              <w:divBdr>
                <w:top w:val="none" w:sz="0" w:space="0" w:color="auto"/>
                <w:left w:val="none" w:sz="0" w:space="0" w:color="auto"/>
                <w:bottom w:val="none" w:sz="0" w:space="0" w:color="auto"/>
                <w:right w:val="none" w:sz="0" w:space="0" w:color="auto"/>
              </w:divBdr>
            </w:div>
            <w:div w:id="1505436735">
              <w:marLeft w:val="0"/>
              <w:marRight w:val="0"/>
              <w:marTop w:val="0"/>
              <w:marBottom w:val="0"/>
              <w:divBdr>
                <w:top w:val="none" w:sz="0" w:space="0" w:color="auto"/>
                <w:left w:val="none" w:sz="0" w:space="0" w:color="auto"/>
                <w:bottom w:val="none" w:sz="0" w:space="0" w:color="auto"/>
                <w:right w:val="none" w:sz="0" w:space="0" w:color="auto"/>
              </w:divBdr>
            </w:div>
            <w:div w:id="178896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4057">
      <w:bodyDiv w:val="1"/>
      <w:marLeft w:val="0"/>
      <w:marRight w:val="0"/>
      <w:marTop w:val="0"/>
      <w:marBottom w:val="0"/>
      <w:divBdr>
        <w:top w:val="none" w:sz="0" w:space="0" w:color="auto"/>
        <w:left w:val="none" w:sz="0" w:space="0" w:color="auto"/>
        <w:bottom w:val="none" w:sz="0" w:space="0" w:color="auto"/>
        <w:right w:val="none" w:sz="0" w:space="0" w:color="auto"/>
      </w:divBdr>
    </w:div>
    <w:div w:id="1702969541">
      <w:bodyDiv w:val="1"/>
      <w:marLeft w:val="0"/>
      <w:marRight w:val="0"/>
      <w:marTop w:val="0"/>
      <w:marBottom w:val="0"/>
      <w:divBdr>
        <w:top w:val="none" w:sz="0" w:space="0" w:color="auto"/>
        <w:left w:val="none" w:sz="0" w:space="0" w:color="auto"/>
        <w:bottom w:val="none" w:sz="0" w:space="0" w:color="auto"/>
        <w:right w:val="none" w:sz="0" w:space="0" w:color="auto"/>
      </w:divBdr>
      <w:divsChild>
        <w:div w:id="150371597">
          <w:marLeft w:val="547"/>
          <w:marRight w:val="0"/>
          <w:marTop w:val="154"/>
          <w:marBottom w:val="0"/>
          <w:divBdr>
            <w:top w:val="none" w:sz="0" w:space="0" w:color="auto"/>
            <w:left w:val="none" w:sz="0" w:space="0" w:color="auto"/>
            <w:bottom w:val="none" w:sz="0" w:space="0" w:color="auto"/>
            <w:right w:val="none" w:sz="0" w:space="0" w:color="auto"/>
          </w:divBdr>
        </w:div>
        <w:div w:id="1013805141">
          <w:marLeft w:val="1166"/>
          <w:marRight w:val="0"/>
          <w:marTop w:val="134"/>
          <w:marBottom w:val="0"/>
          <w:divBdr>
            <w:top w:val="none" w:sz="0" w:space="0" w:color="auto"/>
            <w:left w:val="none" w:sz="0" w:space="0" w:color="auto"/>
            <w:bottom w:val="none" w:sz="0" w:space="0" w:color="auto"/>
            <w:right w:val="none" w:sz="0" w:space="0" w:color="auto"/>
          </w:divBdr>
        </w:div>
        <w:div w:id="1342900629">
          <w:marLeft w:val="1166"/>
          <w:marRight w:val="0"/>
          <w:marTop w:val="134"/>
          <w:marBottom w:val="0"/>
          <w:divBdr>
            <w:top w:val="none" w:sz="0" w:space="0" w:color="auto"/>
            <w:left w:val="none" w:sz="0" w:space="0" w:color="auto"/>
            <w:bottom w:val="none" w:sz="0" w:space="0" w:color="auto"/>
            <w:right w:val="none" w:sz="0" w:space="0" w:color="auto"/>
          </w:divBdr>
        </w:div>
        <w:div w:id="1551578845">
          <w:marLeft w:val="1800"/>
          <w:marRight w:val="0"/>
          <w:marTop w:val="115"/>
          <w:marBottom w:val="0"/>
          <w:divBdr>
            <w:top w:val="none" w:sz="0" w:space="0" w:color="auto"/>
            <w:left w:val="none" w:sz="0" w:space="0" w:color="auto"/>
            <w:bottom w:val="none" w:sz="0" w:space="0" w:color="auto"/>
            <w:right w:val="none" w:sz="0" w:space="0" w:color="auto"/>
          </w:divBdr>
        </w:div>
      </w:divsChild>
    </w:div>
    <w:div w:id="1703166118">
      <w:bodyDiv w:val="1"/>
      <w:marLeft w:val="0"/>
      <w:marRight w:val="0"/>
      <w:marTop w:val="0"/>
      <w:marBottom w:val="0"/>
      <w:divBdr>
        <w:top w:val="none" w:sz="0" w:space="0" w:color="auto"/>
        <w:left w:val="none" w:sz="0" w:space="0" w:color="auto"/>
        <w:bottom w:val="none" w:sz="0" w:space="0" w:color="auto"/>
        <w:right w:val="none" w:sz="0" w:space="0" w:color="auto"/>
      </w:divBdr>
    </w:div>
    <w:div w:id="1703432934">
      <w:bodyDiv w:val="1"/>
      <w:marLeft w:val="0"/>
      <w:marRight w:val="0"/>
      <w:marTop w:val="0"/>
      <w:marBottom w:val="0"/>
      <w:divBdr>
        <w:top w:val="none" w:sz="0" w:space="0" w:color="auto"/>
        <w:left w:val="none" w:sz="0" w:space="0" w:color="auto"/>
        <w:bottom w:val="none" w:sz="0" w:space="0" w:color="auto"/>
        <w:right w:val="none" w:sz="0" w:space="0" w:color="auto"/>
      </w:divBdr>
    </w:div>
    <w:div w:id="1703551517">
      <w:bodyDiv w:val="1"/>
      <w:marLeft w:val="0"/>
      <w:marRight w:val="0"/>
      <w:marTop w:val="0"/>
      <w:marBottom w:val="0"/>
      <w:divBdr>
        <w:top w:val="none" w:sz="0" w:space="0" w:color="auto"/>
        <w:left w:val="none" w:sz="0" w:space="0" w:color="auto"/>
        <w:bottom w:val="none" w:sz="0" w:space="0" w:color="auto"/>
        <w:right w:val="none" w:sz="0" w:space="0" w:color="auto"/>
      </w:divBdr>
    </w:div>
    <w:div w:id="1703945413">
      <w:bodyDiv w:val="1"/>
      <w:marLeft w:val="0"/>
      <w:marRight w:val="0"/>
      <w:marTop w:val="0"/>
      <w:marBottom w:val="0"/>
      <w:divBdr>
        <w:top w:val="none" w:sz="0" w:space="0" w:color="auto"/>
        <w:left w:val="none" w:sz="0" w:space="0" w:color="auto"/>
        <w:bottom w:val="none" w:sz="0" w:space="0" w:color="auto"/>
        <w:right w:val="none" w:sz="0" w:space="0" w:color="auto"/>
      </w:divBdr>
    </w:div>
    <w:div w:id="1705860617">
      <w:bodyDiv w:val="1"/>
      <w:marLeft w:val="0"/>
      <w:marRight w:val="0"/>
      <w:marTop w:val="0"/>
      <w:marBottom w:val="0"/>
      <w:divBdr>
        <w:top w:val="none" w:sz="0" w:space="0" w:color="auto"/>
        <w:left w:val="none" w:sz="0" w:space="0" w:color="auto"/>
        <w:bottom w:val="none" w:sz="0" w:space="0" w:color="auto"/>
        <w:right w:val="none" w:sz="0" w:space="0" w:color="auto"/>
      </w:divBdr>
    </w:div>
    <w:div w:id="1705909602">
      <w:bodyDiv w:val="1"/>
      <w:marLeft w:val="0"/>
      <w:marRight w:val="0"/>
      <w:marTop w:val="0"/>
      <w:marBottom w:val="0"/>
      <w:divBdr>
        <w:top w:val="none" w:sz="0" w:space="0" w:color="auto"/>
        <w:left w:val="none" w:sz="0" w:space="0" w:color="auto"/>
        <w:bottom w:val="none" w:sz="0" w:space="0" w:color="auto"/>
        <w:right w:val="none" w:sz="0" w:space="0" w:color="auto"/>
      </w:divBdr>
      <w:divsChild>
        <w:div w:id="1204102389">
          <w:marLeft w:val="0"/>
          <w:marRight w:val="0"/>
          <w:marTop w:val="0"/>
          <w:marBottom w:val="0"/>
          <w:divBdr>
            <w:top w:val="none" w:sz="0" w:space="0" w:color="auto"/>
            <w:left w:val="none" w:sz="0" w:space="0" w:color="auto"/>
            <w:bottom w:val="none" w:sz="0" w:space="0" w:color="auto"/>
            <w:right w:val="none" w:sz="0" w:space="0" w:color="auto"/>
          </w:divBdr>
          <w:divsChild>
            <w:div w:id="36009644">
              <w:marLeft w:val="0"/>
              <w:marRight w:val="0"/>
              <w:marTop w:val="0"/>
              <w:marBottom w:val="0"/>
              <w:divBdr>
                <w:top w:val="none" w:sz="0" w:space="0" w:color="auto"/>
                <w:left w:val="none" w:sz="0" w:space="0" w:color="auto"/>
                <w:bottom w:val="none" w:sz="0" w:space="0" w:color="auto"/>
                <w:right w:val="none" w:sz="0" w:space="0" w:color="auto"/>
              </w:divBdr>
            </w:div>
            <w:div w:id="1057775765">
              <w:marLeft w:val="0"/>
              <w:marRight w:val="0"/>
              <w:marTop w:val="0"/>
              <w:marBottom w:val="0"/>
              <w:divBdr>
                <w:top w:val="none" w:sz="0" w:space="0" w:color="auto"/>
                <w:left w:val="none" w:sz="0" w:space="0" w:color="auto"/>
                <w:bottom w:val="none" w:sz="0" w:space="0" w:color="auto"/>
                <w:right w:val="none" w:sz="0" w:space="0" w:color="auto"/>
              </w:divBdr>
            </w:div>
            <w:div w:id="1195576319">
              <w:marLeft w:val="0"/>
              <w:marRight w:val="0"/>
              <w:marTop w:val="0"/>
              <w:marBottom w:val="0"/>
              <w:divBdr>
                <w:top w:val="none" w:sz="0" w:space="0" w:color="auto"/>
                <w:left w:val="none" w:sz="0" w:space="0" w:color="auto"/>
                <w:bottom w:val="none" w:sz="0" w:space="0" w:color="auto"/>
                <w:right w:val="none" w:sz="0" w:space="0" w:color="auto"/>
              </w:divBdr>
            </w:div>
            <w:div w:id="1410540085">
              <w:marLeft w:val="0"/>
              <w:marRight w:val="0"/>
              <w:marTop w:val="0"/>
              <w:marBottom w:val="0"/>
              <w:divBdr>
                <w:top w:val="none" w:sz="0" w:space="0" w:color="auto"/>
                <w:left w:val="none" w:sz="0" w:space="0" w:color="auto"/>
                <w:bottom w:val="none" w:sz="0" w:space="0" w:color="auto"/>
                <w:right w:val="none" w:sz="0" w:space="0" w:color="auto"/>
              </w:divBdr>
            </w:div>
            <w:div w:id="1557929799">
              <w:marLeft w:val="0"/>
              <w:marRight w:val="0"/>
              <w:marTop w:val="0"/>
              <w:marBottom w:val="0"/>
              <w:divBdr>
                <w:top w:val="none" w:sz="0" w:space="0" w:color="auto"/>
                <w:left w:val="none" w:sz="0" w:space="0" w:color="auto"/>
                <w:bottom w:val="none" w:sz="0" w:space="0" w:color="auto"/>
                <w:right w:val="none" w:sz="0" w:space="0" w:color="auto"/>
              </w:divBdr>
            </w:div>
            <w:div w:id="1812167335">
              <w:marLeft w:val="0"/>
              <w:marRight w:val="0"/>
              <w:marTop w:val="0"/>
              <w:marBottom w:val="0"/>
              <w:divBdr>
                <w:top w:val="none" w:sz="0" w:space="0" w:color="auto"/>
                <w:left w:val="none" w:sz="0" w:space="0" w:color="auto"/>
                <w:bottom w:val="none" w:sz="0" w:space="0" w:color="auto"/>
                <w:right w:val="none" w:sz="0" w:space="0" w:color="auto"/>
              </w:divBdr>
            </w:div>
            <w:div w:id="190664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6399">
      <w:bodyDiv w:val="1"/>
      <w:marLeft w:val="0"/>
      <w:marRight w:val="0"/>
      <w:marTop w:val="0"/>
      <w:marBottom w:val="0"/>
      <w:divBdr>
        <w:top w:val="none" w:sz="0" w:space="0" w:color="auto"/>
        <w:left w:val="none" w:sz="0" w:space="0" w:color="auto"/>
        <w:bottom w:val="none" w:sz="0" w:space="0" w:color="auto"/>
        <w:right w:val="none" w:sz="0" w:space="0" w:color="auto"/>
      </w:divBdr>
      <w:divsChild>
        <w:div w:id="1160543627">
          <w:marLeft w:val="547"/>
          <w:marRight w:val="0"/>
          <w:marTop w:val="192"/>
          <w:marBottom w:val="0"/>
          <w:divBdr>
            <w:top w:val="none" w:sz="0" w:space="0" w:color="auto"/>
            <w:left w:val="none" w:sz="0" w:space="0" w:color="auto"/>
            <w:bottom w:val="none" w:sz="0" w:space="0" w:color="auto"/>
            <w:right w:val="none" w:sz="0" w:space="0" w:color="auto"/>
          </w:divBdr>
        </w:div>
        <w:div w:id="1604217702">
          <w:marLeft w:val="547"/>
          <w:marRight w:val="0"/>
          <w:marTop w:val="192"/>
          <w:marBottom w:val="0"/>
          <w:divBdr>
            <w:top w:val="none" w:sz="0" w:space="0" w:color="auto"/>
            <w:left w:val="none" w:sz="0" w:space="0" w:color="auto"/>
            <w:bottom w:val="none" w:sz="0" w:space="0" w:color="auto"/>
            <w:right w:val="none" w:sz="0" w:space="0" w:color="auto"/>
          </w:divBdr>
        </w:div>
      </w:divsChild>
    </w:div>
    <w:div w:id="1707825041">
      <w:bodyDiv w:val="1"/>
      <w:marLeft w:val="0"/>
      <w:marRight w:val="0"/>
      <w:marTop w:val="0"/>
      <w:marBottom w:val="0"/>
      <w:divBdr>
        <w:top w:val="none" w:sz="0" w:space="0" w:color="auto"/>
        <w:left w:val="none" w:sz="0" w:space="0" w:color="auto"/>
        <w:bottom w:val="none" w:sz="0" w:space="0" w:color="auto"/>
        <w:right w:val="none" w:sz="0" w:space="0" w:color="auto"/>
      </w:divBdr>
      <w:divsChild>
        <w:div w:id="855342896">
          <w:marLeft w:val="547"/>
          <w:marRight w:val="0"/>
          <w:marTop w:val="115"/>
          <w:marBottom w:val="0"/>
          <w:divBdr>
            <w:top w:val="none" w:sz="0" w:space="0" w:color="auto"/>
            <w:left w:val="none" w:sz="0" w:space="0" w:color="auto"/>
            <w:bottom w:val="none" w:sz="0" w:space="0" w:color="auto"/>
            <w:right w:val="none" w:sz="0" w:space="0" w:color="auto"/>
          </w:divBdr>
        </w:div>
        <w:div w:id="1009411206">
          <w:marLeft w:val="1166"/>
          <w:marRight w:val="0"/>
          <w:marTop w:val="96"/>
          <w:marBottom w:val="0"/>
          <w:divBdr>
            <w:top w:val="none" w:sz="0" w:space="0" w:color="auto"/>
            <w:left w:val="none" w:sz="0" w:space="0" w:color="auto"/>
            <w:bottom w:val="none" w:sz="0" w:space="0" w:color="auto"/>
            <w:right w:val="none" w:sz="0" w:space="0" w:color="auto"/>
          </w:divBdr>
        </w:div>
        <w:div w:id="1217349545">
          <w:marLeft w:val="1166"/>
          <w:marRight w:val="0"/>
          <w:marTop w:val="96"/>
          <w:marBottom w:val="0"/>
          <w:divBdr>
            <w:top w:val="none" w:sz="0" w:space="0" w:color="auto"/>
            <w:left w:val="none" w:sz="0" w:space="0" w:color="auto"/>
            <w:bottom w:val="none" w:sz="0" w:space="0" w:color="auto"/>
            <w:right w:val="none" w:sz="0" w:space="0" w:color="auto"/>
          </w:divBdr>
        </w:div>
        <w:div w:id="1831821411">
          <w:marLeft w:val="547"/>
          <w:marRight w:val="0"/>
          <w:marTop w:val="115"/>
          <w:marBottom w:val="0"/>
          <w:divBdr>
            <w:top w:val="none" w:sz="0" w:space="0" w:color="auto"/>
            <w:left w:val="none" w:sz="0" w:space="0" w:color="auto"/>
            <w:bottom w:val="none" w:sz="0" w:space="0" w:color="auto"/>
            <w:right w:val="none" w:sz="0" w:space="0" w:color="auto"/>
          </w:divBdr>
        </w:div>
      </w:divsChild>
    </w:div>
    <w:div w:id="1708292998">
      <w:bodyDiv w:val="1"/>
      <w:marLeft w:val="0"/>
      <w:marRight w:val="0"/>
      <w:marTop w:val="0"/>
      <w:marBottom w:val="0"/>
      <w:divBdr>
        <w:top w:val="none" w:sz="0" w:space="0" w:color="auto"/>
        <w:left w:val="none" w:sz="0" w:space="0" w:color="auto"/>
        <w:bottom w:val="none" w:sz="0" w:space="0" w:color="auto"/>
        <w:right w:val="none" w:sz="0" w:space="0" w:color="auto"/>
      </w:divBdr>
      <w:divsChild>
        <w:div w:id="4984428">
          <w:marLeft w:val="2520"/>
          <w:marRight w:val="0"/>
          <w:marTop w:val="77"/>
          <w:marBottom w:val="0"/>
          <w:divBdr>
            <w:top w:val="none" w:sz="0" w:space="0" w:color="auto"/>
            <w:left w:val="none" w:sz="0" w:space="0" w:color="auto"/>
            <w:bottom w:val="none" w:sz="0" w:space="0" w:color="auto"/>
            <w:right w:val="none" w:sz="0" w:space="0" w:color="auto"/>
          </w:divBdr>
        </w:div>
        <w:div w:id="101802455">
          <w:marLeft w:val="1800"/>
          <w:marRight w:val="0"/>
          <w:marTop w:val="91"/>
          <w:marBottom w:val="0"/>
          <w:divBdr>
            <w:top w:val="none" w:sz="0" w:space="0" w:color="auto"/>
            <w:left w:val="none" w:sz="0" w:space="0" w:color="auto"/>
            <w:bottom w:val="none" w:sz="0" w:space="0" w:color="auto"/>
            <w:right w:val="none" w:sz="0" w:space="0" w:color="auto"/>
          </w:divBdr>
        </w:div>
        <w:div w:id="155650409">
          <w:marLeft w:val="2520"/>
          <w:marRight w:val="0"/>
          <w:marTop w:val="77"/>
          <w:marBottom w:val="0"/>
          <w:divBdr>
            <w:top w:val="none" w:sz="0" w:space="0" w:color="auto"/>
            <w:left w:val="none" w:sz="0" w:space="0" w:color="auto"/>
            <w:bottom w:val="none" w:sz="0" w:space="0" w:color="auto"/>
            <w:right w:val="none" w:sz="0" w:space="0" w:color="auto"/>
          </w:divBdr>
        </w:div>
        <w:div w:id="262420545">
          <w:marLeft w:val="1800"/>
          <w:marRight w:val="0"/>
          <w:marTop w:val="91"/>
          <w:marBottom w:val="0"/>
          <w:divBdr>
            <w:top w:val="none" w:sz="0" w:space="0" w:color="auto"/>
            <w:left w:val="none" w:sz="0" w:space="0" w:color="auto"/>
            <w:bottom w:val="none" w:sz="0" w:space="0" w:color="auto"/>
            <w:right w:val="none" w:sz="0" w:space="0" w:color="auto"/>
          </w:divBdr>
        </w:div>
        <w:div w:id="535049139">
          <w:marLeft w:val="1800"/>
          <w:marRight w:val="0"/>
          <w:marTop w:val="91"/>
          <w:marBottom w:val="0"/>
          <w:divBdr>
            <w:top w:val="none" w:sz="0" w:space="0" w:color="auto"/>
            <w:left w:val="none" w:sz="0" w:space="0" w:color="auto"/>
            <w:bottom w:val="none" w:sz="0" w:space="0" w:color="auto"/>
            <w:right w:val="none" w:sz="0" w:space="0" w:color="auto"/>
          </w:divBdr>
        </w:div>
        <w:div w:id="863204771">
          <w:marLeft w:val="547"/>
          <w:marRight w:val="0"/>
          <w:marTop w:val="120"/>
          <w:marBottom w:val="0"/>
          <w:divBdr>
            <w:top w:val="none" w:sz="0" w:space="0" w:color="auto"/>
            <w:left w:val="none" w:sz="0" w:space="0" w:color="auto"/>
            <w:bottom w:val="none" w:sz="0" w:space="0" w:color="auto"/>
            <w:right w:val="none" w:sz="0" w:space="0" w:color="auto"/>
          </w:divBdr>
        </w:div>
        <w:div w:id="1125083141">
          <w:marLeft w:val="1800"/>
          <w:marRight w:val="0"/>
          <w:marTop w:val="91"/>
          <w:marBottom w:val="0"/>
          <w:divBdr>
            <w:top w:val="none" w:sz="0" w:space="0" w:color="auto"/>
            <w:left w:val="none" w:sz="0" w:space="0" w:color="auto"/>
            <w:bottom w:val="none" w:sz="0" w:space="0" w:color="auto"/>
            <w:right w:val="none" w:sz="0" w:space="0" w:color="auto"/>
          </w:divBdr>
        </w:div>
        <w:div w:id="1304656073">
          <w:marLeft w:val="2520"/>
          <w:marRight w:val="0"/>
          <w:marTop w:val="77"/>
          <w:marBottom w:val="0"/>
          <w:divBdr>
            <w:top w:val="none" w:sz="0" w:space="0" w:color="auto"/>
            <w:left w:val="none" w:sz="0" w:space="0" w:color="auto"/>
            <w:bottom w:val="none" w:sz="0" w:space="0" w:color="auto"/>
            <w:right w:val="none" w:sz="0" w:space="0" w:color="auto"/>
          </w:divBdr>
        </w:div>
        <w:div w:id="1407997309">
          <w:marLeft w:val="2520"/>
          <w:marRight w:val="0"/>
          <w:marTop w:val="77"/>
          <w:marBottom w:val="0"/>
          <w:divBdr>
            <w:top w:val="none" w:sz="0" w:space="0" w:color="auto"/>
            <w:left w:val="none" w:sz="0" w:space="0" w:color="auto"/>
            <w:bottom w:val="none" w:sz="0" w:space="0" w:color="auto"/>
            <w:right w:val="none" w:sz="0" w:space="0" w:color="auto"/>
          </w:divBdr>
        </w:div>
        <w:div w:id="1818959418">
          <w:marLeft w:val="2520"/>
          <w:marRight w:val="0"/>
          <w:marTop w:val="77"/>
          <w:marBottom w:val="0"/>
          <w:divBdr>
            <w:top w:val="none" w:sz="0" w:space="0" w:color="auto"/>
            <w:left w:val="none" w:sz="0" w:space="0" w:color="auto"/>
            <w:bottom w:val="none" w:sz="0" w:space="0" w:color="auto"/>
            <w:right w:val="none" w:sz="0" w:space="0" w:color="auto"/>
          </w:divBdr>
        </w:div>
        <w:div w:id="1949579476">
          <w:marLeft w:val="1800"/>
          <w:marRight w:val="0"/>
          <w:marTop w:val="91"/>
          <w:marBottom w:val="0"/>
          <w:divBdr>
            <w:top w:val="none" w:sz="0" w:space="0" w:color="auto"/>
            <w:left w:val="none" w:sz="0" w:space="0" w:color="auto"/>
            <w:bottom w:val="none" w:sz="0" w:space="0" w:color="auto"/>
            <w:right w:val="none" w:sz="0" w:space="0" w:color="auto"/>
          </w:divBdr>
        </w:div>
        <w:div w:id="1978679047">
          <w:marLeft w:val="1800"/>
          <w:marRight w:val="0"/>
          <w:marTop w:val="91"/>
          <w:marBottom w:val="0"/>
          <w:divBdr>
            <w:top w:val="none" w:sz="0" w:space="0" w:color="auto"/>
            <w:left w:val="none" w:sz="0" w:space="0" w:color="auto"/>
            <w:bottom w:val="none" w:sz="0" w:space="0" w:color="auto"/>
            <w:right w:val="none" w:sz="0" w:space="0" w:color="auto"/>
          </w:divBdr>
        </w:div>
        <w:div w:id="2145074044">
          <w:marLeft w:val="2520"/>
          <w:marRight w:val="0"/>
          <w:marTop w:val="77"/>
          <w:marBottom w:val="0"/>
          <w:divBdr>
            <w:top w:val="none" w:sz="0" w:space="0" w:color="auto"/>
            <w:left w:val="none" w:sz="0" w:space="0" w:color="auto"/>
            <w:bottom w:val="none" w:sz="0" w:space="0" w:color="auto"/>
            <w:right w:val="none" w:sz="0" w:space="0" w:color="auto"/>
          </w:divBdr>
        </w:div>
      </w:divsChild>
    </w:div>
    <w:div w:id="1711226584">
      <w:bodyDiv w:val="1"/>
      <w:marLeft w:val="0"/>
      <w:marRight w:val="0"/>
      <w:marTop w:val="0"/>
      <w:marBottom w:val="0"/>
      <w:divBdr>
        <w:top w:val="none" w:sz="0" w:space="0" w:color="auto"/>
        <w:left w:val="none" w:sz="0" w:space="0" w:color="auto"/>
        <w:bottom w:val="none" w:sz="0" w:space="0" w:color="auto"/>
        <w:right w:val="none" w:sz="0" w:space="0" w:color="auto"/>
      </w:divBdr>
      <w:divsChild>
        <w:div w:id="315379511">
          <w:marLeft w:val="547"/>
          <w:marRight w:val="0"/>
          <w:marTop w:val="115"/>
          <w:marBottom w:val="0"/>
          <w:divBdr>
            <w:top w:val="none" w:sz="0" w:space="0" w:color="auto"/>
            <w:left w:val="none" w:sz="0" w:space="0" w:color="auto"/>
            <w:bottom w:val="none" w:sz="0" w:space="0" w:color="auto"/>
            <w:right w:val="none" w:sz="0" w:space="0" w:color="auto"/>
          </w:divBdr>
        </w:div>
        <w:div w:id="596669214">
          <w:marLeft w:val="547"/>
          <w:marRight w:val="0"/>
          <w:marTop w:val="115"/>
          <w:marBottom w:val="0"/>
          <w:divBdr>
            <w:top w:val="none" w:sz="0" w:space="0" w:color="auto"/>
            <w:left w:val="none" w:sz="0" w:space="0" w:color="auto"/>
            <w:bottom w:val="none" w:sz="0" w:space="0" w:color="auto"/>
            <w:right w:val="none" w:sz="0" w:space="0" w:color="auto"/>
          </w:divBdr>
        </w:div>
        <w:div w:id="791706663">
          <w:marLeft w:val="1166"/>
          <w:marRight w:val="0"/>
          <w:marTop w:val="96"/>
          <w:marBottom w:val="0"/>
          <w:divBdr>
            <w:top w:val="none" w:sz="0" w:space="0" w:color="auto"/>
            <w:left w:val="none" w:sz="0" w:space="0" w:color="auto"/>
            <w:bottom w:val="none" w:sz="0" w:space="0" w:color="auto"/>
            <w:right w:val="none" w:sz="0" w:space="0" w:color="auto"/>
          </w:divBdr>
        </w:div>
        <w:div w:id="795610786">
          <w:marLeft w:val="1166"/>
          <w:marRight w:val="0"/>
          <w:marTop w:val="96"/>
          <w:marBottom w:val="0"/>
          <w:divBdr>
            <w:top w:val="none" w:sz="0" w:space="0" w:color="auto"/>
            <w:left w:val="none" w:sz="0" w:space="0" w:color="auto"/>
            <w:bottom w:val="none" w:sz="0" w:space="0" w:color="auto"/>
            <w:right w:val="none" w:sz="0" w:space="0" w:color="auto"/>
          </w:divBdr>
        </w:div>
        <w:div w:id="871724573">
          <w:marLeft w:val="547"/>
          <w:marRight w:val="0"/>
          <w:marTop w:val="115"/>
          <w:marBottom w:val="0"/>
          <w:divBdr>
            <w:top w:val="none" w:sz="0" w:space="0" w:color="auto"/>
            <w:left w:val="none" w:sz="0" w:space="0" w:color="auto"/>
            <w:bottom w:val="none" w:sz="0" w:space="0" w:color="auto"/>
            <w:right w:val="none" w:sz="0" w:space="0" w:color="auto"/>
          </w:divBdr>
        </w:div>
        <w:div w:id="1217665427">
          <w:marLeft w:val="1166"/>
          <w:marRight w:val="0"/>
          <w:marTop w:val="96"/>
          <w:marBottom w:val="0"/>
          <w:divBdr>
            <w:top w:val="none" w:sz="0" w:space="0" w:color="auto"/>
            <w:left w:val="none" w:sz="0" w:space="0" w:color="auto"/>
            <w:bottom w:val="none" w:sz="0" w:space="0" w:color="auto"/>
            <w:right w:val="none" w:sz="0" w:space="0" w:color="auto"/>
          </w:divBdr>
        </w:div>
        <w:div w:id="1309358604">
          <w:marLeft w:val="1166"/>
          <w:marRight w:val="0"/>
          <w:marTop w:val="96"/>
          <w:marBottom w:val="0"/>
          <w:divBdr>
            <w:top w:val="none" w:sz="0" w:space="0" w:color="auto"/>
            <w:left w:val="none" w:sz="0" w:space="0" w:color="auto"/>
            <w:bottom w:val="none" w:sz="0" w:space="0" w:color="auto"/>
            <w:right w:val="none" w:sz="0" w:space="0" w:color="auto"/>
          </w:divBdr>
        </w:div>
        <w:div w:id="1330250738">
          <w:marLeft w:val="1800"/>
          <w:marRight w:val="0"/>
          <w:marTop w:val="86"/>
          <w:marBottom w:val="0"/>
          <w:divBdr>
            <w:top w:val="none" w:sz="0" w:space="0" w:color="auto"/>
            <w:left w:val="none" w:sz="0" w:space="0" w:color="auto"/>
            <w:bottom w:val="none" w:sz="0" w:space="0" w:color="auto"/>
            <w:right w:val="none" w:sz="0" w:space="0" w:color="auto"/>
          </w:divBdr>
        </w:div>
        <w:div w:id="1460025007">
          <w:marLeft w:val="1166"/>
          <w:marRight w:val="0"/>
          <w:marTop w:val="96"/>
          <w:marBottom w:val="0"/>
          <w:divBdr>
            <w:top w:val="none" w:sz="0" w:space="0" w:color="auto"/>
            <w:left w:val="none" w:sz="0" w:space="0" w:color="auto"/>
            <w:bottom w:val="none" w:sz="0" w:space="0" w:color="auto"/>
            <w:right w:val="none" w:sz="0" w:space="0" w:color="auto"/>
          </w:divBdr>
        </w:div>
      </w:divsChild>
    </w:div>
    <w:div w:id="1712265007">
      <w:bodyDiv w:val="1"/>
      <w:marLeft w:val="0"/>
      <w:marRight w:val="0"/>
      <w:marTop w:val="0"/>
      <w:marBottom w:val="0"/>
      <w:divBdr>
        <w:top w:val="none" w:sz="0" w:space="0" w:color="auto"/>
        <w:left w:val="none" w:sz="0" w:space="0" w:color="auto"/>
        <w:bottom w:val="none" w:sz="0" w:space="0" w:color="auto"/>
        <w:right w:val="none" w:sz="0" w:space="0" w:color="auto"/>
      </w:divBdr>
    </w:div>
    <w:div w:id="1712340459">
      <w:bodyDiv w:val="1"/>
      <w:marLeft w:val="0"/>
      <w:marRight w:val="0"/>
      <w:marTop w:val="0"/>
      <w:marBottom w:val="0"/>
      <w:divBdr>
        <w:top w:val="none" w:sz="0" w:space="0" w:color="auto"/>
        <w:left w:val="none" w:sz="0" w:space="0" w:color="auto"/>
        <w:bottom w:val="none" w:sz="0" w:space="0" w:color="auto"/>
        <w:right w:val="none" w:sz="0" w:space="0" w:color="auto"/>
      </w:divBdr>
    </w:div>
    <w:div w:id="1712341523">
      <w:bodyDiv w:val="1"/>
      <w:marLeft w:val="0"/>
      <w:marRight w:val="0"/>
      <w:marTop w:val="0"/>
      <w:marBottom w:val="0"/>
      <w:divBdr>
        <w:top w:val="none" w:sz="0" w:space="0" w:color="auto"/>
        <w:left w:val="none" w:sz="0" w:space="0" w:color="auto"/>
        <w:bottom w:val="none" w:sz="0" w:space="0" w:color="auto"/>
        <w:right w:val="none" w:sz="0" w:space="0" w:color="auto"/>
      </w:divBdr>
    </w:div>
    <w:div w:id="1712994797">
      <w:bodyDiv w:val="1"/>
      <w:marLeft w:val="0"/>
      <w:marRight w:val="0"/>
      <w:marTop w:val="0"/>
      <w:marBottom w:val="0"/>
      <w:divBdr>
        <w:top w:val="none" w:sz="0" w:space="0" w:color="auto"/>
        <w:left w:val="none" w:sz="0" w:space="0" w:color="auto"/>
        <w:bottom w:val="none" w:sz="0" w:space="0" w:color="auto"/>
        <w:right w:val="none" w:sz="0" w:space="0" w:color="auto"/>
      </w:divBdr>
    </w:div>
    <w:div w:id="1713311033">
      <w:bodyDiv w:val="1"/>
      <w:marLeft w:val="0"/>
      <w:marRight w:val="0"/>
      <w:marTop w:val="0"/>
      <w:marBottom w:val="0"/>
      <w:divBdr>
        <w:top w:val="none" w:sz="0" w:space="0" w:color="auto"/>
        <w:left w:val="none" w:sz="0" w:space="0" w:color="auto"/>
        <w:bottom w:val="none" w:sz="0" w:space="0" w:color="auto"/>
        <w:right w:val="none" w:sz="0" w:space="0" w:color="auto"/>
      </w:divBdr>
    </w:div>
    <w:div w:id="1714113118">
      <w:bodyDiv w:val="1"/>
      <w:marLeft w:val="0"/>
      <w:marRight w:val="0"/>
      <w:marTop w:val="0"/>
      <w:marBottom w:val="0"/>
      <w:divBdr>
        <w:top w:val="none" w:sz="0" w:space="0" w:color="auto"/>
        <w:left w:val="none" w:sz="0" w:space="0" w:color="auto"/>
        <w:bottom w:val="none" w:sz="0" w:space="0" w:color="auto"/>
        <w:right w:val="none" w:sz="0" w:space="0" w:color="auto"/>
      </w:divBdr>
    </w:div>
    <w:div w:id="1715155907">
      <w:bodyDiv w:val="1"/>
      <w:marLeft w:val="0"/>
      <w:marRight w:val="0"/>
      <w:marTop w:val="0"/>
      <w:marBottom w:val="0"/>
      <w:divBdr>
        <w:top w:val="none" w:sz="0" w:space="0" w:color="auto"/>
        <w:left w:val="none" w:sz="0" w:space="0" w:color="auto"/>
        <w:bottom w:val="none" w:sz="0" w:space="0" w:color="auto"/>
        <w:right w:val="none" w:sz="0" w:space="0" w:color="auto"/>
      </w:divBdr>
    </w:div>
    <w:div w:id="1715302488">
      <w:bodyDiv w:val="1"/>
      <w:marLeft w:val="0"/>
      <w:marRight w:val="0"/>
      <w:marTop w:val="0"/>
      <w:marBottom w:val="0"/>
      <w:divBdr>
        <w:top w:val="none" w:sz="0" w:space="0" w:color="auto"/>
        <w:left w:val="none" w:sz="0" w:space="0" w:color="auto"/>
        <w:bottom w:val="none" w:sz="0" w:space="0" w:color="auto"/>
        <w:right w:val="none" w:sz="0" w:space="0" w:color="auto"/>
      </w:divBdr>
      <w:divsChild>
        <w:div w:id="69037913">
          <w:marLeft w:val="547"/>
          <w:marRight w:val="0"/>
          <w:marTop w:val="96"/>
          <w:marBottom w:val="0"/>
          <w:divBdr>
            <w:top w:val="none" w:sz="0" w:space="0" w:color="auto"/>
            <w:left w:val="none" w:sz="0" w:space="0" w:color="auto"/>
            <w:bottom w:val="none" w:sz="0" w:space="0" w:color="auto"/>
            <w:right w:val="none" w:sz="0" w:space="0" w:color="auto"/>
          </w:divBdr>
        </w:div>
        <w:div w:id="1017846534">
          <w:marLeft w:val="547"/>
          <w:marRight w:val="0"/>
          <w:marTop w:val="96"/>
          <w:marBottom w:val="0"/>
          <w:divBdr>
            <w:top w:val="none" w:sz="0" w:space="0" w:color="auto"/>
            <w:left w:val="none" w:sz="0" w:space="0" w:color="auto"/>
            <w:bottom w:val="none" w:sz="0" w:space="0" w:color="auto"/>
            <w:right w:val="none" w:sz="0" w:space="0" w:color="auto"/>
          </w:divBdr>
        </w:div>
        <w:div w:id="1477723550">
          <w:marLeft w:val="547"/>
          <w:marRight w:val="0"/>
          <w:marTop w:val="96"/>
          <w:marBottom w:val="0"/>
          <w:divBdr>
            <w:top w:val="none" w:sz="0" w:space="0" w:color="auto"/>
            <w:left w:val="none" w:sz="0" w:space="0" w:color="auto"/>
            <w:bottom w:val="none" w:sz="0" w:space="0" w:color="auto"/>
            <w:right w:val="none" w:sz="0" w:space="0" w:color="auto"/>
          </w:divBdr>
        </w:div>
        <w:div w:id="1884557466">
          <w:marLeft w:val="547"/>
          <w:marRight w:val="0"/>
          <w:marTop w:val="96"/>
          <w:marBottom w:val="0"/>
          <w:divBdr>
            <w:top w:val="none" w:sz="0" w:space="0" w:color="auto"/>
            <w:left w:val="none" w:sz="0" w:space="0" w:color="auto"/>
            <w:bottom w:val="none" w:sz="0" w:space="0" w:color="auto"/>
            <w:right w:val="none" w:sz="0" w:space="0" w:color="auto"/>
          </w:divBdr>
        </w:div>
      </w:divsChild>
    </w:div>
    <w:div w:id="1718118787">
      <w:bodyDiv w:val="1"/>
      <w:marLeft w:val="0"/>
      <w:marRight w:val="0"/>
      <w:marTop w:val="0"/>
      <w:marBottom w:val="0"/>
      <w:divBdr>
        <w:top w:val="none" w:sz="0" w:space="0" w:color="auto"/>
        <w:left w:val="none" w:sz="0" w:space="0" w:color="auto"/>
        <w:bottom w:val="none" w:sz="0" w:space="0" w:color="auto"/>
        <w:right w:val="none" w:sz="0" w:space="0" w:color="auto"/>
      </w:divBdr>
    </w:div>
    <w:div w:id="1718361214">
      <w:bodyDiv w:val="1"/>
      <w:marLeft w:val="0"/>
      <w:marRight w:val="0"/>
      <w:marTop w:val="0"/>
      <w:marBottom w:val="0"/>
      <w:divBdr>
        <w:top w:val="none" w:sz="0" w:space="0" w:color="auto"/>
        <w:left w:val="none" w:sz="0" w:space="0" w:color="auto"/>
        <w:bottom w:val="none" w:sz="0" w:space="0" w:color="auto"/>
        <w:right w:val="none" w:sz="0" w:space="0" w:color="auto"/>
      </w:divBdr>
      <w:divsChild>
        <w:div w:id="368920963">
          <w:marLeft w:val="706"/>
          <w:marRight w:val="0"/>
          <w:marTop w:val="115"/>
          <w:marBottom w:val="0"/>
          <w:divBdr>
            <w:top w:val="none" w:sz="0" w:space="0" w:color="auto"/>
            <w:left w:val="none" w:sz="0" w:space="0" w:color="auto"/>
            <w:bottom w:val="none" w:sz="0" w:space="0" w:color="auto"/>
            <w:right w:val="none" w:sz="0" w:space="0" w:color="auto"/>
          </w:divBdr>
        </w:div>
        <w:div w:id="537744266">
          <w:marLeft w:val="418"/>
          <w:marRight w:val="0"/>
          <w:marTop w:val="115"/>
          <w:marBottom w:val="0"/>
          <w:divBdr>
            <w:top w:val="none" w:sz="0" w:space="0" w:color="auto"/>
            <w:left w:val="none" w:sz="0" w:space="0" w:color="auto"/>
            <w:bottom w:val="none" w:sz="0" w:space="0" w:color="auto"/>
            <w:right w:val="none" w:sz="0" w:space="0" w:color="auto"/>
          </w:divBdr>
        </w:div>
        <w:div w:id="852720988">
          <w:marLeft w:val="706"/>
          <w:marRight w:val="0"/>
          <w:marTop w:val="115"/>
          <w:marBottom w:val="0"/>
          <w:divBdr>
            <w:top w:val="none" w:sz="0" w:space="0" w:color="auto"/>
            <w:left w:val="none" w:sz="0" w:space="0" w:color="auto"/>
            <w:bottom w:val="none" w:sz="0" w:space="0" w:color="auto"/>
            <w:right w:val="none" w:sz="0" w:space="0" w:color="auto"/>
          </w:divBdr>
        </w:div>
      </w:divsChild>
    </w:div>
    <w:div w:id="1718623162">
      <w:bodyDiv w:val="1"/>
      <w:marLeft w:val="0"/>
      <w:marRight w:val="0"/>
      <w:marTop w:val="0"/>
      <w:marBottom w:val="0"/>
      <w:divBdr>
        <w:top w:val="none" w:sz="0" w:space="0" w:color="auto"/>
        <w:left w:val="none" w:sz="0" w:space="0" w:color="auto"/>
        <w:bottom w:val="none" w:sz="0" w:space="0" w:color="auto"/>
        <w:right w:val="none" w:sz="0" w:space="0" w:color="auto"/>
      </w:divBdr>
      <w:divsChild>
        <w:div w:id="1407413078">
          <w:marLeft w:val="547"/>
          <w:marRight w:val="0"/>
          <w:marTop w:val="154"/>
          <w:marBottom w:val="0"/>
          <w:divBdr>
            <w:top w:val="none" w:sz="0" w:space="0" w:color="auto"/>
            <w:left w:val="none" w:sz="0" w:space="0" w:color="auto"/>
            <w:bottom w:val="none" w:sz="0" w:space="0" w:color="auto"/>
            <w:right w:val="none" w:sz="0" w:space="0" w:color="auto"/>
          </w:divBdr>
        </w:div>
        <w:div w:id="1466508156">
          <w:marLeft w:val="547"/>
          <w:marRight w:val="0"/>
          <w:marTop w:val="154"/>
          <w:marBottom w:val="0"/>
          <w:divBdr>
            <w:top w:val="none" w:sz="0" w:space="0" w:color="auto"/>
            <w:left w:val="none" w:sz="0" w:space="0" w:color="auto"/>
            <w:bottom w:val="none" w:sz="0" w:space="0" w:color="auto"/>
            <w:right w:val="none" w:sz="0" w:space="0" w:color="auto"/>
          </w:divBdr>
        </w:div>
      </w:divsChild>
    </w:div>
    <w:div w:id="1720781687">
      <w:bodyDiv w:val="1"/>
      <w:marLeft w:val="0"/>
      <w:marRight w:val="0"/>
      <w:marTop w:val="0"/>
      <w:marBottom w:val="0"/>
      <w:divBdr>
        <w:top w:val="none" w:sz="0" w:space="0" w:color="auto"/>
        <w:left w:val="none" w:sz="0" w:space="0" w:color="auto"/>
        <w:bottom w:val="none" w:sz="0" w:space="0" w:color="auto"/>
        <w:right w:val="none" w:sz="0" w:space="0" w:color="auto"/>
      </w:divBdr>
      <w:divsChild>
        <w:div w:id="317618581">
          <w:marLeft w:val="0"/>
          <w:marRight w:val="0"/>
          <w:marTop w:val="0"/>
          <w:marBottom w:val="0"/>
          <w:divBdr>
            <w:top w:val="none" w:sz="0" w:space="0" w:color="auto"/>
            <w:left w:val="none" w:sz="0" w:space="0" w:color="auto"/>
            <w:bottom w:val="none" w:sz="0" w:space="0" w:color="auto"/>
            <w:right w:val="none" w:sz="0" w:space="0" w:color="auto"/>
          </w:divBdr>
          <w:divsChild>
            <w:div w:id="77098974">
              <w:marLeft w:val="0"/>
              <w:marRight w:val="0"/>
              <w:marTop w:val="0"/>
              <w:marBottom w:val="0"/>
              <w:divBdr>
                <w:top w:val="none" w:sz="0" w:space="0" w:color="auto"/>
                <w:left w:val="none" w:sz="0" w:space="0" w:color="auto"/>
                <w:bottom w:val="none" w:sz="0" w:space="0" w:color="auto"/>
                <w:right w:val="none" w:sz="0" w:space="0" w:color="auto"/>
              </w:divBdr>
            </w:div>
            <w:div w:id="229578963">
              <w:marLeft w:val="0"/>
              <w:marRight w:val="0"/>
              <w:marTop w:val="0"/>
              <w:marBottom w:val="0"/>
              <w:divBdr>
                <w:top w:val="none" w:sz="0" w:space="0" w:color="auto"/>
                <w:left w:val="none" w:sz="0" w:space="0" w:color="auto"/>
                <w:bottom w:val="none" w:sz="0" w:space="0" w:color="auto"/>
                <w:right w:val="none" w:sz="0" w:space="0" w:color="auto"/>
              </w:divBdr>
            </w:div>
            <w:div w:id="824857672">
              <w:marLeft w:val="0"/>
              <w:marRight w:val="0"/>
              <w:marTop w:val="0"/>
              <w:marBottom w:val="0"/>
              <w:divBdr>
                <w:top w:val="none" w:sz="0" w:space="0" w:color="auto"/>
                <w:left w:val="none" w:sz="0" w:space="0" w:color="auto"/>
                <w:bottom w:val="none" w:sz="0" w:space="0" w:color="auto"/>
                <w:right w:val="none" w:sz="0" w:space="0" w:color="auto"/>
              </w:divBdr>
            </w:div>
            <w:div w:id="1606420955">
              <w:marLeft w:val="0"/>
              <w:marRight w:val="0"/>
              <w:marTop w:val="0"/>
              <w:marBottom w:val="0"/>
              <w:divBdr>
                <w:top w:val="none" w:sz="0" w:space="0" w:color="auto"/>
                <w:left w:val="none" w:sz="0" w:space="0" w:color="auto"/>
                <w:bottom w:val="none" w:sz="0" w:space="0" w:color="auto"/>
                <w:right w:val="none" w:sz="0" w:space="0" w:color="auto"/>
              </w:divBdr>
            </w:div>
            <w:div w:id="18910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5907">
      <w:bodyDiv w:val="1"/>
      <w:marLeft w:val="0"/>
      <w:marRight w:val="0"/>
      <w:marTop w:val="0"/>
      <w:marBottom w:val="0"/>
      <w:divBdr>
        <w:top w:val="none" w:sz="0" w:space="0" w:color="auto"/>
        <w:left w:val="none" w:sz="0" w:space="0" w:color="auto"/>
        <w:bottom w:val="none" w:sz="0" w:space="0" w:color="auto"/>
        <w:right w:val="none" w:sz="0" w:space="0" w:color="auto"/>
      </w:divBdr>
      <w:divsChild>
        <w:div w:id="372850345">
          <w:marLeft w:val="0"/>
          <w:marRight w:val="0"/>
          <w:marTop w:val="0"/>
          <w:marBottom w:val="0"/>
          <w:divBdr>
            <w:top w:val="none" w:sz="0" w:space="0" w:color="auto"/>
            <w:left w:val="none" w:sz="0" w:space="0" w:color="auto"/>
            <w:bottom w:val="none" w:sz="0" w:space="0" w:color="auto"/>
            <w:right w:val="none" w:sz="0" w:space="0" w:color="auto"/>
          </w:divBdr>
          <w:divsChild>
            <w:div w:id="824466759">
              <w:marLeft w:val="0"/>
              <w:marRight w:val="0"/>
              <w:marTop w:val="0"/>
              <w:marBottom w:val="0"/>
              <w:divBdr>
                <w:top w:val="none" w:sz="0" w:space="0" w:color="auto"/>
                <w:left w:val="none" w:sz="0" w:space="0" w:color="auto"/>
                <w:bottom w:val="none" w:sz="0" w:space="0" w:color="auto"/>
                <w:right w:val="none" w:sz="0" w:space="0" w:color="auto"/>
              </w:divBdr>
            </w:div>
            <w:div w:id="166057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2142">
      <w:bodyDiv w:val="1"/>
      <w:marLeft w:val="0"/>
      <w:marRight w:val="0"/>
      <w:marTop w:val="0"/>
      <w:marBottom w:val="0"/>
      <w:divBdr>
        <w:top w:val="none" w:sz="0" w:space="0" w:color="auto"/>
        <w:left w:val="none" w:sz="0" w:space="0" w:color="auto"/>
        <w:bottom w:val="none" w:sz="0" w:space="0" w:color="auto"/>
        <w:right w:val="none" w:sz="0" w:space="0" w:color="auto"/>
      </w:divBdr>
    </w:div>
    <w:div w:id="1722090104">
      <w:bodyDiv w:val="1"/>
      <w:marLeft w:val="0"/>
      <w:marRight w:val="0"/>
      <w:marTop w:val="0"/>
      <w:marBottom w:val="0"/>
      <w:divBdr>
        <w:top w:val="none" w:sz="0" w:space="0" w:color="auto"/>
        <w:left w:val="none" w:sz="0" w:space="0" w:color="auto"/>
        <w:bottom w:val="none" w:sz="0" w:space="0" w:color="auto"/>
        <w:right w:val="none" w:sz="0" w:space="0" w:color="auto"/>
      </w:divBdr>
    </w:div>
    <w:div w:id="1722483730">
      <w:bodyDiv w:val="1"/>
      <w:marLeft w:val="0"/>
      <w:marRight w:val="0"/>
      <w:marTop w:val="0"/>
      <w:marBottom w:val="0"/>
      <w:divBdr>
        <w:top w:val="none" w:sz="0" w:space="0" w:color="auto"/>
        <w:left w:val="none" w:sz="0" w:space="0" w:color="auto"/>
        <w:bottom w:val="none" w:sz="0" w:space="0" w:color="auto"/>
        <w:right w:val="none" w:sz="0" w:space="0" w:color="auto"/>
      </w:divBdr>
    </w:div>
    <w:div w:id="1725132054">
      <w:bodyDiv w:val="1"/>
      <w:marLeft w:val="0"/>
      <w:marRight w:val="0"/>
      <w:marTop w:val="0"/>
      <w:marBottom w:val="0"/>
      <w:divBdr>
        <w:top w:val="none" w:sz="0" w:space="0" w:color="auto"/>
        <w:left w:val="none" w:sz="0" w:space="0" w:color="auto"/>
        <w:bottom w:val="none" w:sz="0" w:space="0" w:color="auto"/>
        <w:right w:val="none" w:sz="0" w:space="0" w:color="auto"/>
      </w:divBdr>
    </w:div>
    <w:div w:id="1725134813">
      <w:bodyDiv w:val="1"/>
      <w:marLeft w:val="0"/>
      <w:marRight w:val="0"/>
      <w:marTop w:val="0"/>
      <w:marBottom w:val="0"/>
      <w:divBdr>
        <w:top w:val="none" w:sz="0" w:space="0" w:color="auto"/>
        <w:left w:val="none" w:sz="0" w:space="0" w:color="auto"/>
        <w:bottom w:val="none" w:sz="0" w:space="0" w:color="auto"/>
        <w:right w:val="none" w:sz="0" w:space="0" w:color="auto"/>
      </w:divBdr>
    </w:div>
    <w:div w:id="1727870372">
      <w:bodyDiv w:val="1"/>
      <w:marLeft w:val="0"/>
      <w:marRight w:val="0"/>
      <w:marTop w:val="0"/>
      <w:marBottom w:val="0"/>
      <w:divBdr>
        <w:top w:val="none" w:sz="0" w:space="0" w:color="auto"/>
        <w:left w:val="none" w:sz="0" w:space="0" w:color="auto"/>
        <w:bottom w:val="none" w:sz="0" w:space="0" w:color="auto"/>
        <w:right w:val="none" w:sz="0" w:space="0" w:color="auto"/>
      </w:divBdr>
      <w:divsChild>
        <w:div w:id="972751764">
          <w:marLeft w:val="547"/>
          <w:marRight w:val="0"/>
          <w:marTop w:val="115"/>
          <w:marBottom w:val="0"/>
          <w:divBdr>
            <w:top w:val="none" w:sz="0" w:space="0" w:color="auto"/>
            <w:left w:val="none" w:sz="0" w:space="0" w:color="auto"/>
            <w:bottom w:val="none" w:sz="0" w:space="0" w:color="auto"/>
            <w:right w:val="none" w:sz="0" w:space="0" w:color="auto"/>
          </w:divBdr>
        </w:div>
        <w:div w:id="1314530746">
          <w:marLeft w:val="547"/>
          <w:marRight w:val="0"/>
          <w:marTop w:val="115"/>
          <w:marBottom w:val="0"/>
          <w:divBdr>
            <w:top w:val="none" w:sz="0" w:space="0" w:color="auto"/>
            <w:left w:val="none" w:sz="0" w:space="0" w:color="auto"/>
            <w:bottom w:val="none" w:sz="0" w:space="0" w:color="auto"/>
            <w:right w:val="none" w:sz="0" w:space="0" w:color="auto"/>
          </w:divBdr>
        </w:div>
        <w:div w:id="1580098196">
          <w:marLeft w:val="720"/>
          <w:marRight w:val="0"/>
          <w:marTop w:val="96"/>
          <w:marBottom w:val="0"/>
          <w:divBdr>
            <w:top w:val="none" w:sz="0" w:space="0" w:color="auto"/>
            <w:left w:val="none" w:sz="0" w:space="0" w:color="auto"/>
            <w:bottom w:val="none" w:sz="0" w:space="0" w:color="auto"/>
            <w:right w:val="none" w:sz="0" w:space="0" w:color="auto"/>
          </w:divBdr>
        </w:div>
      </w:divsChild>
    </w:div>
    <w:div w:id="1728451999">
      <w:bodyDiv w:val="1"/>
      <w:marLeft w:val="0"/>
      <w:marRight w:val="0"/>
      <w:marTop w:val="0"/>
      <w:marBottom w:val="0"/>
      <w:divBdr>
        <w:top w:val="none" w:sz="0" w:space="0" w:color="auto"/>
        <w:left w:val="none" w:sz="0" w:space="0" w:color="auto"/>
        <w:bottom w:val="none" w:sz="0" w:space="0" w:color="auto"/>
        <w:right w:val="none" w:sz="0" w:space="0" w:color="auto"/>
      </w:divBdr>
    </w:div>
    <w:div w:id="1729838764">
      <w:bodyDiv w:val="1"/>
      <w:marLeft w:val="0"/>
      <w:marRight w:val="0"/>
      <w:marTop w:val="0"/>
      <w:marBottom w:val="0"/>
      <w:divBdr>
        <w:top w:val="none" w:sz="0" w:space="0" w:color="auto"/>
        <w:left w:val="none" w:sz="0" w:space="0" w:color="auto"/>
        <w:bottom w:val="none" w:sz="0" w:space="0" w:color="auto"/>
        <w:right w:val="none" w:sz="0" w:space="0" w:color="auto"/>
      </w:divBdr>
    </w:div>
    <w:div w:id="1730106658">
      <w:bodyDiv w:val="1"/>
      <w:marLeft w:val="0"/>
      <w:marRight w:val="0"/>
      <w:marTop w:val="0"/>
      <w:marBottom w:val="0"/>
      <w:divBdr>
        <w:top w:val="none" w:sz="0" w:space="0" w:color="auto"/>
        <w:left w:val="none" w:sz="0" w:space="0" w:color="auto"/>
        <w:bottom w:val="none" w:sz="0" w:space="0" w:color="auto"/>
        <w:right w:val="none" w:sz="0" w:space="0" w:color="auto"/>
      </w:divBdr>
      <w:divsChild>
        <w:div w:id="1292055891">
          <w:marLeft w:val="547"/>
          <w:marRight w:val="0"/>
          <w:marTop w:val="154"/>
          <w:marBottom w:val="0"/>
          <w:divBdr>
            <w:top w:val="none" w:sz="0" w:space="0" w:color="auto"/>
            <w:left w:val="none" w:sz="0" w:space="0" w:color="auto"/>
            <w:bottom w:val="none" w:sz="0" w:space="0" w:color="auto"/>
            <w:right w:val="none" w:sz="0" w:space="0" w:color="auto"/>
          </w:divBdr>
        </w:div>
        <w:div w:id="1552233057">
          <w:marLeft w:val="1166"/>
          <w:marRight w:val="0"/>
          <w:marTop w:val="134"/>
          <w:marBottom w:val="0"/>
          <w:divBdr>
            <w:top w:val="none" w:sz="0" w:space="0" w:color="auto"/>
            <w:left w:val="none" w:sz="0" w:space="0" w:color="auto"/>
            <w:bottom w:val="none" w:sz="0" w:space="0" w:color="auto"/>
            <w:right w:val="none" w:sz="0" w:space="0" w:color="auto"/>
          </w:divBdr>
        </w:div>
        <w:div w:id="1573419848">
          <w:marLeft w:val="1800"/>
          <w:marRight w:val="0"/>
          <w:marTop w:val="115"/>
          <w:marBottom w:val="0"/>
          <w:divBdr>
            <w:top w:val="none" w:sz="0" w:space="0" w:color="auto"/>
            <w:left w:val="none" w:sz="0" w:space="0" w:color="auto"/>
            <w:bottom w:val="none" w:sz="0" w:space="0" w:color="auto"/>
            <w:right w:val="none" w:sz="0" w:space="0" w:color="auto"/>
          </w:divBdr>
        </w:div>
        <w:div w:id="1658148622">
          <w:marLeft w:val="1166"/>
          <w:marRight w:val="0"/>
          <w:marTop w:val="134"/>
          <w:marBottom w:val="0"/>
          <w:divBdr>
            <w:top w:val="none" w:sz="0" w:space="0" w:color="auto"/>
            <w:left w:val="none" w:sz="0" w:space="0" w:color="auto"/>
            <w:bottom w:val="none" w:sz="0" w:space="0" w:color="auto"/>
            <w:right w:val="none" w:sz="0" w:space="0" w:color="auto"/>
          </w:divBdr>
        </w:div>
      </w:divsChild>
    </w:div>
    <w:div w:id="1730768929">
      <w:bodyDiv w:val="1"/>
      <w:marLeft w:val="0"/>
      <w:marRight w:val="0"/>
      <w:marTop w:val="0"/>
      <w:marBottom w:val="0"/>
      <w:divBdr>
        <w:top w:val="none" w:sz="0" w:space="0" w:color="auto"/>
        <w:left w:val="none" w:sz="0" w:space="0" w:color="auto"/>
        <w:bottom w:val="none" w:sz="0" w:space="0" w:color="auto"/>
        <w:right w:val="none" w:sz="0" w:space="0" w:color="auto"/>
      </w:divBdr>
      <w:divsChild>
        <w:div w:id="454829702">
          <w:marLeft w:val="0"/>
          <w:marRight w:val="0"/>
          <w:marTop w:val="0"/>
          <w:marBottom w:val="0"/>
          <w:divBdr>
            <w:top w:val="none" w:sz="0" w:space="0" w:color="auto"/>
            <w:left w:val="none" w:sz="0" w:space="0" w:color="auto"/>
            <w:bottom w:val="none" w:sz="0" w:space="0" w:color="auto"/>
            <w:right w:val="none" w:sz="0" w:space="0" w:color="auto"/>
          </w:divBdr>
        </w:div>
      </w:divsChild>
    </w:div>
    <w:div w:id="1732579171">
      <w:bodyDiv w:val="1"/>
      <w:marLeft w:val="0"/>
      <w:marRight w:val="0"/>
      <w:marTop w:val="0"/>
      <w:marBottom w:val="0"/>
      <w:divBdr>
        <w:top w:val="none" w:sz="0" w:space="0" w:color="auto"/>
        <w:left w:val="none" w:sz="0" w:space="0" w:color="auto"/>
        <w:bottom w:val="none" w:sz="0" w:space="0" w:color="auto"/>
        <w:right w:val="none" w:sz="0" w:space="0" w:color="auto"/>
      </w:divBdr>
    </w:div>
    <w:div w:id="1734543703">
      <w:bodyDiv w:val="1"/>
      <w:marLeft w:val="0"/>
      <w:marRight w:val="0"/>
      <w:marTop w:val="0"/>
      <w:marBottom w:val="0"/>
      <w:divBdr>
        <w:top w:val="none" w:sz="0" w:space="0" w:color="auto"/>
        <w:left w:val="none" w:sz="0" w:space="0" w:color="auto"/>
        <w:bottom w:val="none" w:sz="0" w:space="0" w:color="auto"/>
        <w:right w:val="none" w:sz="0" w:space="0" w:color="auto"/>
      </w:divBdr>
    </w:div>
    <w:div w:id="1736392411">
      <w:bodyDiv w:val="1"/>
      <w:marLeft w:val="0"/>
      <w:marRight w:val="0"/>
      <w:marTop w:val="0"/>
      <w:marBottom w:val="0"/>
      <w:divBdr>
        <w:top w:val="none" w:sz="0" w:space="0" w:color="auto"/>
        <w:left w:val="none" w:sz="0" w:space="0" w:color="auto"/>
        <w:bottom w:val="none" w:sz="0" w:space="0" w:color="auto"/>
        <w:right w:val="none" w:sz="0" w:space="0" w:color="auto"/>
      </w:divBdr>
    </w:div>
    <w:div w:id="1736900719">
      <w:bodyDiv w:val="1"/>
      <w:marLeft w:val="0"/>
      <w:marRight w:val="0"/>
      <w:marTop w:val="0"/>
      <w:marBottom w:val="0"/>
      <w:divBdr>
        <w:top w:val="none" w:sz="0" w:space="0" w:color="auto"/>
        <w:left w:val="none" w:sz="0" w:space="0" w:color="auto"/>
        <w:bottom w:val="none" w:sz="0" w:space="0" w:color="auto"/>
        <w:right w:val="none" w:sz="0" w:space="0" w:color="auto"/>
      </w:divBdr>
    </w:div>
    <w:div w:id="1737508447">
      <w:bodyDiv w:val="1"/>
      <w:marLeft w:val="0"/>
      <w:marRight w:val="0"/>
      <w:marTop w:val="0"/>
      <w:marBottom w:val="0"/>
      <w:divBdr>
        <w:top w:val="none" w:sz="0" w:space="0" w:color="auto"/>
        <w:left w:val="none" w:sz="0" w:space="0" w:color="auto"/>
        <w:bottom w:val="none" w:sz="0" w:space="0" w:color="auto"/>
        <w:right w:val="none" w:sz="0" w:space="0" w:color="auto"/>
      </w:divBdr>
      <w:divsChild>
        <w:div w:id="148833307">
          <w:marLeft w:val="1800"/>
          <w:marRight w:val="0"/>
          <w:marTop w:val="86"/>
          <w:marBottom w:val="0"/>
          <w:divBdr>
            <w:top w:val="none" w:sz="0" w:space="0" w:color="auto"/>
            <w:left w:val="none" w:sz="0" w:space="0" w:color="auto"/>
            <w:bottom w:val="none" w:sz="0" w:space="0" w:color="auto"/>
            <w:right w:val="none" w:sz="0" w:space="0" w:color="auto"/>
          </w:divBdr>
        </w:div>
        <w:div w:id="1007633586">
          <w:marLeft w:val="547"/>
          <w:marRight w:val="0"/>
          <w:marTop w:val="115"/>
          <w:marBottom w:val="0"/>
          <w:divBdr>
            <w:top w:val="none" w:sz="0" w:space="0" w:color="auto"/>
            <w:left w:val="none" w:sz="0" w:space="0" w:color="auto"/>
            <w:bottom w:val="none" w:sz="0" w:space="0" w:color="auto"/>
            <w:right w:val="none" w:sz="0" w:space="0" w:color="auto"/>
          </w:divBdr>
        </w:div>
        <w:div w:id="1476603652">
          <w:marLeft w:val="1800"/>
          <w:marRight w:val="0"/>
          <w:marTop w:val="86"/>
          <w:marBottom w:val="0"/>
          <w:divBdr>
            <w:top w:val="none" w:sz="0" w:space="0" w:color="auto"/>
            <w:left w:val="none" w:sz="0" w:space="0" w:color="auto"/>
            <w:bottom w:val="none" w:sz="0" w:space="0" w:color="auto"/>
            <w:right w:val="none" w:sz="0" w:space="0" w:color="auto"/>
          </w:divBdr>
        </w:div>
        <w:div w:id="1568493774">
          <w:marLeft w:val="1166"/>
          <w:marRight w:val="0"/>
          <w:marTop w:val="96"/>
          <w:marBottom w:val="0"/>
          <w:divBdr>
            <w:top w:val="none" w:sz="0" w:space="0" w:color="auto"/>
            <w:left w:val="none" w:sz="0" w:space="0" w:color="auto"/>
            <w:bottom w:val="none" w:sz="0" w:space="0" w:color="auto"/>
            <w:right w:val="none" w:sz="0" w:space="0" w:color="auto"/>
          </w:divBdr>
        </w:div>
        <w:div w:id="1751924766">
          <w:marLeft w:val="547"/>
          <w:marRight w:val="0"/>
          <w:marTop w:val="115"/>
          <w:marBottom w:val="0"/>
          <w:divBdr>
            <w:top w:val="none" w:sz="0" w:space="0" w:color="auto"/>
            <w:left w:val="none" w:sz="0" w:space="0" w:color="auto"/>
            <w:bottom w:val="none" w:sz="0" w:space="0" w:color="auto"/>
            <w:right w:val="none" w:sz="0" w:space="0" w:color="auto"/>
          </w:divBdr>
        </w:div>
        <w:div w:id="2003199571">
          <w:marLeft w:val="1166"/>
          <w:marRight w:val="0"/>
          <w:marTop w:val="106"/>
          <w:marBottom w:val="0"/>
          <w:divBdr>
            <w:top w:val="none" w:sz="0" w:space="0" w:color="auto"/>
            <w:left w:val="none" w:sz="0" w:space="0" w:color="auto"/>
            <w:bottom w:val="none" w:sz="0" w:space="0" w:color="auto"/>
            <w:right w:val="none" w:sz="0" w:space="0" w:color="auto"/>
          </w:divBdr>
        </w:div>
        <w:div w:id="2123066049">
          <w:marLeft w:val="1800"/>
          <w:marRight w:val="0"/>
          <w:marTop w:val="86"/>
          <w:marBottom w:val="0"/>
          <w:divBdr>
            <w:top w:val="none" w:sz="0" w:space="0" w:color="auto"/>
            <w:left w:val="none" w:sz="0" w:space="0" w:color="auto"/>
            <w:bottom w:val="none" w:sz="0" w:space="0" w:color="auto"/>
            <w:right w:val="none" w:sz="0" w:space="0" w:color="auto"/>
          </w:divBdr>
        </w:div>
      </w:divsChild>
    </w:div>
    <w:div w:id="1737849923">
      <w:bodyDiv w:val="1"/>
      <w:marLeft w:val="0"/>
      <w:marRight w:val="0"/>
      <w:marTop w:val="0"/>
      <w:marBottom w:val="0"/>
      <w:divBdr>
        <w:top w:val="none" w:sz="0" w:space="0" w:color="auto"/>
        <w:left w:val="none" w:sz="0" w:space="0" w:color="auto"/>
        <w:bottom w:val="none" w:sz="0" w:space="0" w:color="auto"/>
        <w:right w:val="none" w:sz="0" w:space="0" w:color="auto"/>
      </w:divBdr>
      <w:divsChild>
        <w:div w:id="643967325">
          <w:marLeft w:val="1166"/>
          <w:marRight w:val="0"/>
          <w:marTop w:val="115"/>
          <w:marBottom w:val="0"/>
          <w:divBdr>
            <w:top w:val="none" w:sz="0" w:space="0" w:color="auto"/>
            <w:left w:val="none" w:sz="0" w:space="0" w:color="auto"/>
            <w:bottom w:val="none" w:sz="0" w:space="0" w:color="auto"/>
            <w:right w:val="none" w:sz="0" w:space="0" w:color="auto"/>
          </w:divBdr>
        </w:div>
        <w:div w:id="1533499087">
          <w:marLeft w:val="1166"/>
          <w:marRight w:val="0"/>
          <w:marTop w:val="115"/>
          <w:marBottom w:val="0"/>
          <w:divBdr>
            <w:top w:val="none" w:sz="0" w:space="0" w:color="auto"/>
            <w:left w:val="none" w:sz="0" w:space="0" w:color="auto"/>
            <w:bottom w:val="none" w:sz="0" w:space="0" w:color="auto"/>
            <w:right w:val="none" w:sz="0" w:space="0" w:color="auto"/>
          </w:divBdr>
        </w:div>
        <w:div w:id="1805542322">
          <w:marLeft w:val="547"/>
          <w:marRight w:val="0"/>
          <w:marTop w:val="154"/>
          <w:marBottom w:val="0"/>
          <w:divBdr>
            <w:top w:val="none" w:sz="0" w:space="0" w:color="auto"/>
            <w:left w:val="none" w:sz="0" w:space="0" w:color="auto"/>
            <w:bottom w:val="none" w:sz="0" w:space="0" w:color="auto"/>
            <w:right w:val="none" w:sz="0" w:space="0" w:color="auto"/>
          </w:divBdr>
        </w:div>
      </w:divsChild>
    </w:div>
    <w:div w:id="1740057889">
      <w:bodyDiv w:val="1"/>
      <w:marLeft w:val="0"/>
      <w:marRight w:val="0"/>
      <w:marTop w:val="0"/>
      <w:marBottom w:val="0"/>
      <w:divBdr>
        <w:top w:val="none" w:sz="0" w:space="0" w:color="auto"/>
        <w:left w:val="none" w:sz="0" w:space="0" w:color="auto"/>
        <w:bottom w:val="none" w:sz="0" w:space="0" w:color="auto"/>
        <w:right w:val="none" w:sz="0" w:space="0" w:color="auto"/>
      </w:divBdr>
    </w:div>
    <w:div w:id="1741370509">
      <w:bodyDiv w:val="1"/>
      <w:marLeft w:val="0"/>
      <w:marRight w:val="0"/>
      <w:marTop w:val="0"/>
      <w:marBottom w:val="0"/>
      <w:divBdr>
        <w:top w:val="none" w:sz="0" w:space="0" w:color="auto"/>
        <w:left w:val="none" w:sz="0" w:space="0" w:color="auto"/>
        <w:bottom w:val="none" w:sz="0" w:space="0" w:color="auto"/>
        <w:right w:val="none" w:sz="0" w:space="0" w:color="auto"/>
      </w:divBdr>
      <w:divsChild>
        <w:div w:id="44643637">
          <w:marLeft w:val="0"/>
          <w:marRight w:val="0"/>
          <w:marTop w:val="0"/>
          <w:marBottom w:val="0"/>
          <w:divBdr>
            <w:top w:val="none" w:sz="0" w:space="0" w:color="auto"/>
            <w:left w:val="none" w:sz="0" w:space="0" w:color="auto"/>
            <w:bottom w:val="none" w:sz="0" w:space="0" w:color="auto"/>
            <w:right w:val="none" w:sz="0" w:space="0" w:color="auto"/>
          </w:divBdr>
        </w:div>
        <w:div w:id="263419960">
          <w:marLeft w:val="0"/>
          <w:marRight w:val="0"/>
          <w:marTop w:val="0"/>
          <w:marBottom w:val="0"/>
          <w:divBdr>
            <w:top w:val="none" w:sz="0" w:space="0" w:color="auto"/>
            <w:left w:val="none" w:sz="0" w:space="0" w:color="auto"/>
            <w:bottom w:val="none" w:sz="0" w:space="0" w:color="auto"/>
            <w:right w:val="none" w:sz="0" w:space="0" w:color="auto"/>
          </w:divBdr>
        </w:div>
        <w:div w:id="325939085">
          <w:marLeft w:val="0"/>
          <w:marRight w:val="0"/>
          <w:marTop w:val="0"/>
          <w:marBottom w:val="0"/>
          <w:divBdr>
            <w:top w:val="none" w:sz="0" w:space="0" w:color="auto"/>
            <w:left w:val="none" w:sz="0" w:space="0" w:color="auto"/>
            <w:bottom w:val="none" w:sz="0" w:space="0" w:color="auto"/>
            <w:right w:val="none" w:sz="0" w:space="0" w:color="auto"/>
          </w:divBdr>
        </w:div>
        <w:div w:id="555362467">
          <w:marLeft w:val="0"/>
          <w:marRight w:val="0"/>
          <w:marTop w:val="0"/>
          <w:marBottom w:val="0"/>
          <w:divBdr>
            <w:top w:val="none" w:sz="0" w:space="0" w:color="auto"/>
            <w:left w:val="none" w:sz="0" w:space="0" w:color="auto"/>
            <w:bottom w:val="none" w:sz="0" w:space="0" w:color="auto"/>
            <w:right w:val="none" w:sz="0" w:space="0" w:color="auto"/>
          </w:divBdr>
        </w:div>
        <w:div w:id="996422732">
          <w:marLeft w:val="0"/>
          <w:marRight w:val="0"/>
          <w:marTop w:val="0"/>
          <w:marBottom w:val="0"/>
          <w:divBdr>
            <w:top w:val="none" w:sz="0" w:space="0" w:color="auto"/>
            <w:left w:val="none" w:sz="0" w:space="0" w:color="auto"/>
            <w:bottom w:val="none" w:sz="0" w:space="0" w:color="auto"/>
            <w:right w:val="none" w:sz="0" w:space="0" w:color="auto"/>
          </w:divBdr>
        </w:div>
        <w:div w:id="1493446712">
          <w:marLeft w:val="0"/>
          <w:marRight w:val="0"/>
          <w:marTop w:val="0"/>
          <w:marBottom w:val="0"/>
          <w:divBdr>
            <w:top w:val="none" w:sz="0" w:space="0" w:color="auto"/>
            <w:left w:val="none" w:sz="0" w:space="0" w:color="auto"/>
            <w:bottom w:val="none" w:sz="0" w:space="0" w:color="auto"/>
            <w:right w:val="none" w:sz="0" w:space="0" w:color="auto"/>
          </w:divBdr>
        </w:div>
        <w:div w:id="1736119355">
          <w:marLeft w:val="0"/>
          <w:marRight w:val="0"/>
          <w:marTop w:val="0"/>
          <w:marBottom w:val="0"/>
          <w:divBdr>
            <w:top w:val="none" w:sz="0" w:space="0" w:color="auto"/>
            <w:left w:val="none" w:sz="0" w:space="0" w:color="auto"/>
            <w:bottom w:val="none" w:sz="0" w:space="0" w:color="auto"/>
            <w:right w:val="none" w:sz="0" w:space="0" w:color="auto"/>
          </w:divBdr>
        </w:div>
      </w:divsChild>
    </w:div>
    <w:div w:id="1742219284">
      <w:bodyDiv w:val="1"/>
      <w:marLeft w:val="0"/>
      <w:marRight w:val="0"/>
      <w:marTop w:val="0"/>
      <w:marBottom w:val="0"/>
      <w:divBdr>
        <w:top w:val="none" w:sz="0" w:space="0" w:color="auto"/>
        <w:left w:val="none" w:sz="0" w:space="0" w:color="auto"/>
        <w:bottom w:val="none" w:sz="0" w:space="0" w:color="auto"/>
        <w:right w:val="none" w:sz="0" w:space="0" w:color="auto"/>
      </w:divBdr>
      <w:divsChild>
        <w:div w:id="565385636">
          <w:marLeft w:val="2520"/>
          <w:marRight w:val="0"/>
          <w:marTop w:val="180"/>
          <w:marBottom w:val="0"/>
          <w:divBdr>
            <w:top w:val="none" w:sz="0" w:space="0" w:color="auto"/>
            <w:left w:val="none" w:sz="0" w:space="0" w:color="auto"/>
            <w:bottom w:val="none" w:sz="0" w:space="0" w:color="auto"/>
            <w:right w:val="none" w:sz="0" w:space="0" w:color="auto"/>
          </w:divBdr>
        </w:div>
        <w:div w:id="1022130649">
          <w:marLeft w:val="547"/>
          <w:marRight w:val="0"/>
          <w:marTop w:val="180"/>
          <w:marBottom w:val="0"/>
          <w:divBdr>
            <w:top w:val="none" w:sz="0" w:space="0" w:color="auto"/>
            <w:left w:val="none" w:sz="0" w:space="0" w:color="auto"/>
            <w:bottom w:val="none" w:sz="0" w:space="0" w:color="auto"/>
            <w:right w:val="none" w:sz="0" w:space="0" w:color="auto"/>
          </w:divBdr>
        </w:div>
        <w:div w:id="1177306944">
          <w:marLeft w:val="1800"/>
          <w:marRight w:val="0"/>
          <w:marTop w:val="180"/>
          <w:marBottom w:val="0"/>
          <w:divBdr>
            <w:top w:val="none" w:sz="0" w:space="0" w:color="auto"/>
            <w:left w:val="none" w:sz="0" w:space="0" w:color="auto"/>
            <w:bottom w:val="none" w:sz="0" w:space="0" w:color="auto"/>
            <w:right w:val="none" w:sz="0" w:space="0" w:color="auto"/>
          </w:divBdr>
        </w:div>
        <w:div w:id="1182746605">
          <w:marLeft w:val="1166"/>
          <w:marRight w:val="0"/>
          <w:marTop w:val="180"/>
          <w:marBottom w:val="0"/>
          <w:divBdr>
            <w:top w:val="none" w:sz="0" w:space="0" w:color="auto"/>
            <w:left w:val="none" w:sz="0" w:space="0" w:color="auto"/>
            <w:bottom w:val="none" w:sz="0" w:space="0" w:color="auto"/>
            <w:right w:val="none" w:sz="0" w:space="0" w:color="auto"/>
          </w:divBdr>
        </w:div>
        <w:div w:id="1218083705">
          <w:marLeft w:val="1800"/>
          <w:marRight w:val="0"/>
          <w:marTop w:val="180"/>
          <w:marBottom w:val="0"/>
          <w:divBdr>
            <w:top w:val="none" w:sz="0" w:space="0" w:color="auto"/>
            <w:left w:val="none" w:sz="0" w:space="0" w:color="auto"/>
            <w:bottom w:val="none" w:sz="0" w:space="0" w:color="auto"/>
            <w:right w:val="none" w:sz="0" w:space="0" w:color="auto"/>
          </w:divBdr>
        </w:div>
        <w:div w:id="1758290120">
          <w:marLeft w:val="1800"/>
          <w:marRight w:val="0"/>
          <w:marTop w:val="180"/>
          <w:marBottom w:val="0"/>
          <w:divBdr>
            <w:top w:val="none" w:sz="0" w:space="0" w:color="auto"/>
            <w:left w:val="none" w:sz="0" w:space="0" w:color="auto"/>
            <w:bottom w:val="none" w:sz="0" w:space="0" w:color="auto"/>
            <w:right w:val="none" w:sz="0" w:space="0" w:color="auto"/>
          </w:divBdr>
        </w:div>
        <w:div w:id="1830947346">
          <w:marLeft w:val="1800"/>
          <w:marRight w:val="0"/>
          <w:marTop w:val="180"/>
          <w:marBottom w:val="0"/>
          <w:divBdr>
            <w:top w:val="none" w:sz="0" w:space="0" w:color="auto"/>
            <w:left w:val="none" w:sz="0" w:space="0" w:color="auto"/>
            <w:bottom w:val="none" w:sz="0" w:space="0" w:color="auto"/>
            <w:right w:val="none" w:sz="0" w:space="0" w:color="auto"/>
          </w:divBdr>
        </w:div>
        <w:div w:id="1914242224">
          <w:marLeft w:val="2520"/>
          <w:marRight w:val="0"/>
          <w:marTop w:val="180"/>
          <w:marBottom w:val="0"/>
          <w:divBdr>
            <w:top w:val="none" w:sz="0" w:space="0" w:color="auto"/>
            <w:left w:val="none" w:sz="0" w:space="0" w:color="auto"/>
            <w:bottom w:val="none" w:sz="0" w:space="0" w:color="auto"/>
            <w:right w:val="none" w:sz="0" w:space="0" w:color="auto"/>
          </w:divBdr>
        </w:div>
      </w:divsChild>
    </w:div>
    <w:div w:id="1742749612">
      <w:bodyDiv w:val="1"/>
      <w:marLeft w:val="0"/>
      <w:marRight w:val="0"/>
      <w:marTop w:val="0"/>
      <w:marBottom w:val="0"/>
      <w:divBdr>
        <w:top w:val="none" w:sz="0" w:space="0" w:color="auto"/>
        <w:left w:val="none" w:sz="0" w:space="0" w:color="auto"/>
        <w:bottom w:val="none" w:sz="0" w:space="0" w:color="auto"/>
        <w:right w:val="none" w:sz="0" w:space="0" w:color="auto"/>
      </w:divBdr>
      <w:divsChild>
        <w:div w:id="86849075">
          <w:marLeft w:val="1800"/>
          <w:marRight w:val="0"/>
          <w:marTop w:val="96"/>
          <w:marBottom w:val="0"/>
          <w:divBdr>
            <w:top w:val="none" w:sz="0" w:space="0" w:color="auto"/>
            <w:left w:val="none" w:sz="0" w:space="0" w:color="auto"/>
            <w:bottom w:val="none" w:sz="0" w:space="0" w:color="auto"/>
            <w:right w:val="none" w:sz="0" w:space="0" w:color="auto"/>
          </w:divBdr>
        </w:div>
        <w:div w:id="746997958">
          <w:marLeft w:val="1800"/>
          <w:marRight w:val="0"/>
          <w:marTop w:val="96"/>
          <w:marBottom w:val="0"/>
          <w:divBdr>
            <w:top w:val="none" w:sz="0" w:space="0" w:color="auto"/>
            <w:left w:val="none" w:sz="0" w:space="0" w:color="auto"/>
            <w:bottom w:val="none" w:sz="0" w:space="0" w:color="auto"/>
            <w:right w:val="none" w:sz="0" w:space="0" w:color="auto"/>
          </w:divBdr>
        </w:div>
        <w:div w:id="1837530287">
          <w:marLeft w:val="1800"/>
          <w:marRight w:val="0"/>
          <w:marTop w:val="96"/>
          <w:marBottom w:val="0"/>
          <w:divBdr>
            <w:top w:val="none" w:sz="0" w:space="0" w:color="auto"/>
            <w:left w:val="none" w:sz="0" w:space="0" w:color="auto"/>
            <w:bottom w:val="none" w:sz="0" w:space="0" w:color="auto"/>
            <w:right w:val="none" w:sz="0" w:space="0" w:color="auto"/>
          </w:divBdr>
        </w:div>
        <w:div w:id="1957367325">
          <w:marLeft w:val="1166"/>
          <w:marRight w:val="0"/>
          <w:marTop w:val="115"/>
          <w:marBottom w:val="0"/>
          <w:divBdr>
            <w:top w:val="none" w:sz="0" w:space="0" w:color="auto"/>
            <w:left w:val="none" w:sz="0" w:space="0" w:color="auto"/>
            <w:bottom w:val="none" w:sz="0" w:space="0" w:color="auto"/>
            <w:right w:val="none" w:sz="0" w:space="0" w:color="auto"/>
          </w:divBdr>
        </w:div>
      </w:divsChild>
    </w:div>
    <w:div w:id="1744403477">
      <w:bodyDiv w:val="1"/>
      <w:marLeft w:val="0"/>
      <w:marRight w:val="0"/>
      <w:marTop w:val="0"/>
      <w:marBottom w:val="0"/>
      <w:divBdr>
        <w:top w:val="none" w:sz="0" w:space="0" w:color="auto"/>
        <w:left w:val="none" w:sz="0" w:space="0" w:color="auto"/>
        <w:bottom w:val="none" w:sz="0" w:space="0" w:color="auto"/>
        <w:right w:val="none" w:sz="0" w:space="0" w:color="auto"/>
      </w:divBdr>
    </w:div>
    <w:div w:id="1747386502">
      <w:bodyDiv w:val="1"/>
      <w:marLeft w:val="0"/>
      <w:marRight w:val="0"/>
      <w:marTop w:val="0"/>
      <w:marBottom w:val="0"/>
      <w:divBdr>
        <w:top w:val="none" w:sz="0" w:space="0" w:color="auto"/>
        <w:left w:val="none" w:sz="0" w:space="0" w:color="auto"/>
        <w:bottom w:val="none" w:sz="0" w:space="0" w:color="auto"/>
        <w:right w:val="none" w:sz="0" w:space="0" w:color="auto"/>
      </w:divBdr>
    </w:div>
    <w:div w:id="1747460566">
      <w:bodyDiv w:val="1"/>
      <w:marLeft w:val="0"/>
      <w:marRight w:val="0"/>
      <w:marTop w:val="0"/>
      <w:marBottom w:val="0"/>
      <w:divBdr>
        <w:top w:val="none" w:sz="0" w:space="0" w:color="auto"/>
        <w:left w:val="none" w:sz="0" w:space="0" w:color="auto"/>
        <w:bottom w:val="none" w:sz="0" w:space="0" w:color="auto"/>
        <w:right w:val="none" w:sz="0" w:space="0" w:color="auto"/>
      </w:divBdr>
    </w:div>
    <w:div w:id="1747461660">
      <w:bodyDiv w:val="1"/>
      <w:marLeft w:val="0"/>
      <w:marRight w:val="0"/>
      <w:marTop w:val="0"/>
      <w:marBottom w:val="0"/>
      <w:divBdr>
        <w:top w:val="none" w:sz="0" w:space="0" w:color="auto"/>
        <w:left w:val="none" w:sz="0" w:space="0" w:color="auto"/>
        <w:bottom w:val="none" w:sz="0" w:space="0" w:color="auto"/>
        <w:right w:val="none" w:sz="0" w:space="0" w:color="auto"/>
      </w:divBdr>
    </w:div>
    <w:div w:id="1748109390">
      <w:bodyDiv w:val="1"/>
      <w:marLeft w:val="0"/>
      <w:marRight w:val="0"/>
      <w:marTop w:val="0"/>
      <w:marBottom w:val="0"/>
      <w:divBdr>
        <w:top w:val="none" w:sz="0" w:space="0" w:color="auto"/>
        <w:left w:val="none" w:sz="0" w:space="0" w:color="auto"/>
        <w:bottom w:val="none" w:sz="0" w:space="0" w:color="auto"/>
        <w:right w:val="none" w:sz="0" w:space="0" w:color="auto"/>
      </w:divBdr>
    </w:div>
    <w:div w:id="1749383047">
      <w:bodyDiv w:val="1"/>
      <w:marLeft w:val="0"/>
      <w:marRight w:val="0"/>
      <w:marTop w:val="0"/>
      <w:marBottom w:val="0"/>
      <w:divBdr>
        <w:top w:val="none" w:sz="0" w:space="0" w:color="auto"/>
        <w:left w:val="none" w:sz="0" w:space="0" w:color="auto"/>
        <w:bottom w:val="none" w:sz="0" w:space="0" w:color="auto"/>
        <w:right w:val="none" w:sz="0" w:space="0" w:color="auto"/>
      </w:divBdr>
    </w:div>
    <w:div w:id="1751000494">
      <w:bodyDiv w:val="1"/>
      <w:marLeft w:val="0"/>
      <w:marRight w:val="0"/>
      <w:marTop w:val="0"/>
      <w:marBottom w:val="0"/>
      <w:divBdr>
        <w:top w:val="none" w:sz="0" w:space="0" w:color="auto"/>
        <w:left w:val="none" w:sz="0" w:space="0" w:color="auto"/>
        <w:bottom w:val="none" w:sz="0" w:space="0" w:color="auto"/>
        <w:right w:val="none" w:sz="0" w:space="0" w:color="auto"/>
      </w:divBdr>
      <w:divsChild>
        <w:div w:id="1286498100">
          <w:marLeft w:val="0"/>
          <w:marRight w:val="0"/>
          <w:marTop w:val="0"/>
          <w:marBottom w:val="0"/>
          <w:divBdr>
            <w:top w:val="none" w:sz="0" w:space="0" w:color="auto"/>
            <w:left w:val="none" w:sz="0" w:space="0" w:color="auto"/>
            <w:bottom w:val="none" w:sz="0" w:space="0" w:color="auto"/>
            <w:right w:val="none" w:sz="0" w:space="0" w:color="auto"/>
          </w:divBdr>
          <w:divsChild>
            <w:div w:id="854466574">
              <w:marLeft w:val="0"/>
              <w:marRight w:val="0"/>
              <w:marTop w:val="0"/>
              <w:marBottom w:val="0"/>
              <w:divBdr>
                <w:top w:val="none" w:sz="0" w:space="0" w:color="auto"/>
                <w:left w:val="none" w:sz="0" w:space="0" w:color="auto"/>
                <w:bottom w:val="none" w:sz="0" w:space="0" w:color="auto"/>
                <w:right w:val="none" w:sz="0" w:space="0" w:color="auto"/>
              </w:divBdr>
            </w:div>
            <w:div w:id="1281955543">
              <w:marLeft w:val="0"/>
              <w:marRight w:val="0"/>
              <w:marTop w:val="0"/>
              <w:marBottom w:val="0"/>
              <w:divBdr>
                <w:top w:val="none" w:sz="0" w:space="0" w:color="auto"/>
                <w:left w:val="none" w:sz="0" w:space="0" w:color="auto"/>
                <w:bottom w:val="none" w:sz="0" w:space="0" w:color="auto"/>
                <w:right w:val="none" w:sz="0" w:space="0" w:color="auto"/>
              </w:divBdr>
            </w:div>
            <w:div w:id="15344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22636">
      <w:bodyDiv w:val="1"/>
      <w:marLeft w:val="0"/>
      <w:marRight w:val="0"/>
      <w:marTop w:val="0"/>
      <w:marBottom w:val="0"/>
      <w:divBdr>
        <w:top w:val="none" w:sz="0" w:space="0" w:color="auto"/>
        <w:left w:val="none" w:sz="0" w:space="0" w:color="auto"/>
        <w:bottom w:val="none" w:sz="0" w:space="0" w:color="auto"/>
        <w:right w:val="none" w:sz="0" w:space="0" w:color="auto"/>
      </w:divBdr>
      <w:divsChild>
        <w:div w:id="10648651">
          <w:marLeft w:val="547"/>
          <w:marRight w:val="0"/>
          <w:marTop w:val="125"/>
          <w:marBottom w:val="0"/>
          <w:divBdr>
            <w:top w:val="none" w:sz="0" w:space="0" w:color="auto"/>
            <w:left w:val="none" w:sz="0" w:space="0" w:color="auto"/>
            <w:bottom w:val="none" w:sz="0" w:space="0" w:color="auto"/>
            <w:right w:val="none" w:sz="0" w:space="0" w:color="auto"/>
          </w:divBdr>
        </w:div>
      </w:divsChild>
    </w:div>
    <w:div w:id="1752660538">
      <w:bodyDiv w:val="1"/>
      <w:marLeft w:val="0"/>
      <w:marRight w:val="0"/>
      <w:marTop w:val="0"/>
      <w:marBottom w:val="0"/>
      <w:divBdr>
        <w:top w:val="none" w:sz="0" w:space="0" w:color="auto"/>
        <w:left w:val="none" w:sz="0" w:space="0" w:color="auto"/>
        <w:bottom w:val="none" w:sz="0" w:space="0" w:color="auto"/>
        <w:right w:val="none" w:sz="0" w:space="0" w:color="auto"/>
      </w:divBdr>
    </w:div>
    <w:div w:id="1752895915">
      <w:bodyDiv w:val="1"/>
      <w:marLeft w:val="0"/>
      <w:marRight w:val="0"/>
      <w:marTop w:val="0"/>
      <w:marBottom w:val="0"/>
      <w:divBdr>
        <w:top w:val="none" w:sz="0" w:space="0" w:color="auto"/>
        <w:left w:val="none" w:sz="0" w:space="0" w:color="auto"/>
        <w:bottom w:val="none" w:sz="0" w:space="0" w:color="auto"/>
        <w:right w:val="none" w:sz="0" w:space="0" w:color="auto"/>
      </w:divBdr>
    </w:div>
    <w:div w:id="1754424577">
      <w:bodyDiv w:val="1"/>
      <w:marLeft w:val="0"/>
      <w:marRight w:val="0"/>
      <w:marTop w:val="0"/>
      <w:marBottom w:val="0"/>
      <w:divBdr>
        <w:top w:val="none" w:sz="0" w:space="0" w:color="auto"/>
        <w:left w:val="none" w:sz="0" w:space="0" w:color="auto"/>
        <w:bottom w:val="none" w:sz="0" w:space="0" w:color="auto"/>
        <w:right w:val="none" w:sz="0" w:space="0" w:color="auto"/>
      </w:divBdr>
    </w:div>
    <w:div w:id="1754743743">
      <w:bodyDiv w:val="1"/>
      <w:marLeft w:val="0"/>
      <w:marRight w:val="0"/>
      <w:marTop w:val="0"/>
      <w:marBottom w:val="0"/>
      <w:divBdr>
        <w:top w:val="none" w:sz="0" w:space="0" w:color="auto"/>
        <w:left w:val="none" w:sz="0" w:space="0" w:color="auto"/>
        <w:bottom w:val="none" w:sz="0" w:space="0" w:color="auto"/>
        <w:right w:val="none" w:sz="0" w:space="0" w:color="auto"/>
      </w:divBdr>
    </w:div>
    <w:div w:id="1755397218">
      <w:bodyDiv w:val="1"/>
      <w:marLeft w:val="0"/>
      <w:marRight w:val="0"/>
      <w:marTop w:val="0"/>
      <w:marBottom w:val="0"/>
      <w:divBdr>
        <w:top w:val="none" w:sz="0" w:space="0" w:color="auto"/>
        <w:left w:val="none" w:sz="0" w:space="0" w:color="auto"/>
        <w:bottom w:val="none" w:sz="0" w:space="0" w:color="auto"/>
        <w:right w:val="none" w:sz="0" w:space="0" w:color="auto"/>
      </w:divBdr>
    </w:div>
    <w:div w:id="1757481655">
      <w:bodyDiv w:val="1"/>
      <w:marLeft w:val="0"/>
      <w:marRight w:val="0"/>
      <w:marTop w:val="0"/>
      <w:marBottom w:val="0"/>
      <w:divBdr>
        <w:top w:val="none" w:sz="0" w:space="0" w:color="auto"/>
        <w:left w:val="none" w:sz="0" w:space="0" w:color="auto"/>
        <w:bottom w:val="none" w:sz="0" w:space="0" w:color="auto"/>
        <w:right w:val="none" w:sz="0" w:space="0" w:color="auto"/>
      </w:divBdr>
      <w:divsChild>
        <w:div w:id="620914915">
          <w:marLeft w:val="0"/>
          <w:marRight w:val="0"/>
          <w:marTop w:val="0"/>
          <w:marBottom w:val="0"/>
          <w:divBdr>
            <w:top w:val="none" w:sz="0" w:space="0" w:color="auto"/>
            <w:left w:val="none" w:sz="0" w:space="0" w:color="auto"/>
            <w:bottom w:val="none" w:sz="0" w:space="0" w:color="auto"/>
            <w:right w:val="none" w:sz="0" w:space="0" w:color="auto"/>
          </w:divBdr>
          <w:divsChild>
            <w:div w:id="143162718">
              <w:marLeft w:val="0"/>
              <w:marRight w:val="0"/>
              <w:marTop w:val="0"/>
              <w:marBottom w:val="0"/>
              <w:divBdr>
                <w:top w:val="none" w:sz="0" w:space="0" w:color="auto"/>
                <w:left w:val="none" w:sz="0" w:space="0" w:color="auto"/>
                <w:bottom w:val="none" w:sz="0" w:space="0" w:color="auto"/>
                <w:right w:val="none" w:sz="0" w:space="0" w:color="auto"/>
              </w:divBdr>
            </w:div>
            <w:div w:id="605506661">
              <w:marLeft w:val="0"/>
              <w:marRight w:val="0"/>
              <w:marTop w:val="0"/>
              <w:marBottom w:val="0"/>
              <w:divBdr>
                <w:top w:val="none" w:sz="0" w:space="0" w:color="auto"/>
                <w:left w:val="none" w:sz="0" w:space="0" w:color="auto"/>
                <w:bottom w:val="none" w:sz="0" w:space="0" w:color="auto"/>
                <w:right w:val="none" w:sz="0" w:space="0" w:color="auto"/>
              </w:divBdr>
            </w:div>
            <w:div w:id="747772694">
              <w:marLeft w:val="0"/>
              <w:marRight w:val="0"/>
              <w:marTop w:val="0"/>
              <w:marBottom w:val="0"/>
              <w:divBdr>
                <w:top w:val="none" w:sz="0" w:space="0" w:color="auto"/>
                <w:left w:val="none" w:sz="0" w:space="0" w:color="auto"/>
                <w:bottom w:val="none" w:sz="0" w:space="0" w:color="auto"/>
                <w:right w:val="none" w:sz="0" w:space="0" w:color="auto"/>
              </w:divBdr>
            </w:div>
            <w:div w:id="818182634">
              <w:marLeft w:val="0"/>
              <w:marRight w:val="0"/>
              <w:marTop w:val="0"/>
              <w:marBottom w:val="0"/>
              <w:divBdr>
                <w:top w:val="none" w:sz="0" w:space="0" w:color="auto"/>
                <w:left w:val="none" w:sz="0" w:space="0" w:color="auto"/>
                <w:bottom w:val="none" w:sz="0" w:space="0" w:color="auto"/>
                <w:right w:val="none" w:sz="0" w:space="0" w:color="auto"/>
              </w:divBdr>
            </w:div>
            <w:div w:id="1320766719">
              <w:marLeft w:val="0"/>
              <w:marRight w:val="0"/>
              <w:marTop w:val="0"/>
              <w:marBottom w:val="0"/>
              <w:divBdr>
                <w:top w:val="none" w:sz="0" w:space="0" w:color="auto"/>
                <w:left w:val="none" w:sz="0" w:space="0" w:color="auto"/>
                <w:bottom w:val="none" w:sz="0" w:space="0" w:color="auto"/>
                <w:right w:val="none" w:sz="0" w:space="0" w:color="auto"/>
              </w:divBdr>
            </w:div>
            <w:div w:id="1971327654">
              <w:marLeft w:val="0"/>
              <w:marRight w:val="0"/>
              <w:marTop w:val="0"/>
              <w:marBottom w:val="0"/>
              <w:divBdr>
                <w:top w:val="none" w:sz="0" w:space="0" w:color="auto"/>
                <w:left w:val="none" w:sz="0" w:space="0" w:color="auto"/>
                <w:bottom w:val="none" w:sz="0" w:space="0" w:color="auto"/>
                <w:right w:val="none" w:sz="0" w:space="0" w:color="auto"/>
              </w:divBdr>
            </w:div>
            <w:div w:id="20345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8560">
      <w:bodyDiv w:val="1"/>
      <w:marLeft w:val="0"/>
      <w:marRight w:val="0"/>
      <w:marTop w:val="0"/>
      <w:marBottom w:val="0"/>
      <w:divBdr>
        <w:top w:val="none" w:sz="0" w:space="0" w:color="auto"/>
        <w:left w:val="none" w:sz="0" w:space="0" w:color="auto"/>
        <w:bottom w:val="none" w:sz="0" w:space="0" w:color="auto"/>
        <w:right w:val="none" w:sz="0" w:space="0" w:color="auto"/>
      </w:divBdr>
      <w:divsChild>
        <w:div w:id="85226850">
          <w:marLeft w:val="0"/>
          <w:marRight w:val="0"/>
          <w:marTop w:val="0"/>
          <w:marBottom w:val="0"/>
          <w:divBdr>
            <w:top w:val="none" w:sz="0" w:space="0" w:color="auto"/>
            <w:left w:val="none" w:sz="0" w:space="0" w:color="auto"/>
            <w:bottom w:val="none" w:sz="0" w:space="0" w:color="auto"/>
            <w:right w:val="none" w:sz="0" w:space="0" w:color="auto"/>
          </w:divBdr>
          <w:divsChild>
            <w:div w:id="1149437265">
              <w:marLeft w:val="0"/>
              <w:marRight w:val="0"/>
              <w:marTop w:val="0"/>
              <w:marBottom w:val="0"/>
              <w:divBdr>
                <w:top w:val="none" w:sz="0" w:space="0" w:color="auto"/>
                <w:left w:val="none" w:sz="0" w:space="0" w:color="auto"/>
                <w:bottom w:val="none" w:sz="0" w:space="0" w:color="auto"/>
                <w:right w:val="none" w:sz="0" w:space="0" w:color="auto"/>
              </w:divBdr>
            </w:div>
            <w:div w:id="183378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81449">
      <w:bodyDiv w:val="1"/>
      <w:marLeft w:val="0"/>
      <w:marRight w:val="0"/>
      <w:marTop w:val="0"/>
      <w:marBottom w:val="0"/>
      <w:divBdr>
        <w:top w:val="none" w:sz="0" w:space="0" w:color="auto"/>
        <w:left w:val="none" w:sz="0" w:space="0" w:color="auto"/>
        <w:bottom w:val="none" w:sz="0" w:space="0" w:color="auto"/>
        <w:right w:val="none" w:sz="0" w:space="0" w:color="auto"/>
      </w:divBdr>
    </w:div>
    <w:div w:id="1760130372">
      <w:bodyDiv w:val="1"/>
      <w:marLeft w:val="0"/>
      <w:marRight w:val="0"/>
      <w:marTop w:val="0"/>
      <w:marBottom w:val="0"/>
      <w:divBdr>
        <w:top w:val="none" w:sz="0" w:space="0" w:color="auto"/>
        <w:left w:val="none" w:sz="0" w:space="0" w:color="auto"/>
        <w:bottom w:val="none" w:sz="0" w:space="0" w:color="auto"/>
        <w:right w:val="none" w:sz="0" w:space="0" w:color="auto"/>
      </w:divBdr>
    </w:div>
    <w:div w:id="1760708517">
      <w:bodyDiv w:val="1"/>
      <w:marLeft w:val="0"/>
      <w:marRight w:val="0"/>
      <w:marTop w:val="0"/>
      <w:marBottom w:val="0"/>
      <w:divBdr>
        <w:top w:val="none" w:sz="0" w:space="0" w:color="auto"/>
        <w:left w:val="none" w:sz="0" w:space="0" w:color="auto"/>
        <w:bottom w:val="none" w:sz="0" w:space="0" w:color="auto"/>
        <w:right w:val="none" w:sz="0" w:space="0" w:color="auto"/>
      </w:divBdr>
    </w:div>
    <w:div w:id="1761293245">
      <w:bodyDiv w:val="1"/>
      <w:marLeft w:val="0"/>
      <w:marRight w:val="0"/>
      <w:marTop w:val="0"/>
      <w:marBottom w:val="0"/>
      <w:divBdr>
        <w:top w:val="none" w:sz="0" w:space="0" w:color="auto"/>
        <w:left w:val="none" w:sz="0" w:space="0" w:color="auto"/>
        <w:bottom w:val="none" w:sz="0" w:space="0" w:color="auto"/>
        <w:right w:val="none" w:sz="0" w:space="0" w:color="auto"/>
      </w:divBdr>
    </w:div>
    <w:div w:id="1761414063">
      <w:bodyDiv w:val="1"/>
      <w:marLeft w:val="0"/>
      <w:marRight w:val="0"/>
      <w:marTop w:val="0"/>
      <w:marBottom w:val="0"/>
      <w:divBdr>
        <w:top w:val="none" w:sz="0" w:space="0" w:color="auto"/>
        <w:left w:val="none" w:sz="0" w:space="0" w:color="auto"/>
        <w:bottom w:val="none" w:sz="0" w:space="0" w:color="auto"/>
        <w:right w:val="none" w:sz="0" w:space="0" w:color="auto"/>
      </w:divBdr>
    </w:div>
    <w:div w:id="1761946547">
      <w:bodyDiv w:val="1"/>
      <w:marLeft w:val="0"/>
      <w:marRight w:val="0"/>
      <w:marTop w:val="0"/>
      <w:marBottom w:val="0"/>
      <w:divBdr>
        <w:top w:val="none" w:sz="0" w:space="0" w:color="auto"/>
        <w:left w:val="none" w:sz="0" w:space="0" w:color="auto"/>
        <w:bottom w:val="none" w:sz="0" w:space="0" w:color="auto"/>
        <w:right w:val="none" w:sz="0" w:space="0" w:color="auto"/>
      </w:divBdr>
      <w:divsChild>
        <w:div w:id="1444499835">
          <w:marLeft w:val="0"/>
          <w:marRight w:val="0"/>
          <w:marTop w:val="0"/>
          <w:marBottom w:val="0"/>
          <w:divBdr>
            <w:top w:val="none" w:sz="0" w:space="0" w:color="auto"/>
            <w:left w:val="none" w:sz="0" w:space="0" w:color="auto"/>
            <w:bottom w:val="none" w:sz="0" w:space="0" w:color="auto"/>
            <w:right w:val="none" w:sz="0" w:space="0" w:color="auto"/>
          </w:divBdr>
          <w:divsChild>
            <w:div w:id="134369996">
              <w:marLeft w:val="0"/>
              <w:marRight w:val="0"/>
              <w:marTop w:val="0"/>
              <w:marBottom w:val="0"/>
              <w:divBdr>
                <w:top w:val="none" w:sz="0" w:space="0" w:color="auto"/>
                <w:left w:val="none" w:sz="0" w:space="0" w:color="auto"/>
                <w:bottom w:val="none" w:sz="0" w:space="0" w:color="auto"/>
                <w:right w:val="none" w:sz="0" w:space="0" w:color="auto"/>
              </w:divBdr>
            </w:div>
            <w:div w:id="364524646">
              <w:marLeft w:val="0"/>
              <w:marRight w:val="0"/>
              <w:marTop w:val="0"/>
              <w:marBottom w:val="0"/>
              <w:divBdr>
                <w:top w:val="none" w:sz="0" w:space="0" w:color="auto"/>
                <w:left w:val="none" w:sz="0" w:space="0" w:color="auto"/>
                <w:bottom w:val="none" w:sz="0" w:space="0" w:color="auto"/>
                <w:right w:val="none" w:sz="0" w:space="0" w:color="auto"/>
              </w:divBdr>
            </w:div>
            <w:div w:id="982080729">
              <w:marLeft w:val="0"/>
              <w:marRight w:val="0"/>
              <w:marTop w:val="0"/>
              <w:marBottom w:val="0"/>
              <w:divBdr>
                <w:top w:val="none" w:sz="0" w:space="0" w:color="auto"/>
                <w:left w:val="none" w:sz="0" w:space="0" w:color="auto"/>
                <w:bottom w:val="none" w:sz="0" w:space="0" w:color="auto"/>
                <w:right w:val="none" w:sz="0" w:space="0" w:color="auto"/>
              </w:divBdr>
            </w:div>
            <w:div w:id="1441757459">
              <w:marLeft w:val="0"/>
              <w:marRight w:val="0"/>
              <w:marTop w:val="0"/>
              <w:marBottom w:val="0"/>
              <w:divBdr>
                <w:top w:val="none" w:sz="0" w:space="0" w:color="auto"/>
                <w:left w:val="none" w:sz="0" w:space="0" w:color="auto"/>
                <w:bottom w:val="none" w:sz="0" w:space="0" w:color="auto"/>
                <w:right w:val="none" w:sz="0" w:space="0" w:color="auto"/>
              </w:divBdr>
            </w:div>
            <w:div w:id="196041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140833">
      <w:bodyDiv w:val="1"/>
      <w:marLeft w:val="0"/>
      <w:marRight w:val="0"/>
      <w:marTop w:val="0"/>
      <w:marBottom w:val="0"/>
      <w:divBdr>
        <w:top w:val="none" w:sz="0" w:space="0" w:color="auto"/>
        <w:left w:val="none" w:sz="0" w:space="0" w:color="auto"/>
        <w:bottom w:val="none" w:sz="0" w:space="0" w:color="auto"/>
        <w:right w:val="none" w:sz="0" w:space="0" w:color="auto"/>
      </w:divBdr>
    </w:div>
    <w:div w:id="1762337698">
      <w:bodyDiv w:val="1"/>
      <w:marLeft w:val="0"/>
      <w:marRight w:val="0"/>
      <w:marTop w:val="0"/>
      <w:marBottom w:val="0"/>
      <w:divBdr>
        <w:top w:val="none" w:sz="0" w:space="0" w:color="auto"/>
        <w:left w:val="none" w:sz="0" w:space="0" w:color="auto"/>
        <w:bottom w:val="none" w:sz="0" w:space="0" w:color="auto"/>
        <w:right w:val="none" w:sz="0" w:space="0" w:color="auto"/>
      </w:divBdr>
    </w:div>
    <w:div w:id="1763331477">
      <w:bodyDiv w:val="1"/>
      <w:marLeft w:val="0"/>
      <w:marRight w:val="0"/>
      <w:marTop w:val="0"/>
      <w:marBottom w:val="0"/>
      <w:divBdr>
        <w:top w:val="none" w:sz="0" w:space="0" w:color="auto"/>
        <w:left w:val="none" w:sz="0" w:space="0" w:color="auto"/>
        <w:bottom w:val="none" w:sz="0" w:space="0" w:color="auto"/>
        <w:right w:val="none" w:sz="0" w:space="0" w:color="auto"/>
      </w:divBdr>
    </w:div>
    <w:div w:id="1764062285">
      <w:bodyDiv w:val="1"/>
      <w:marLeft w:val="0"/>
      <w:marRight w:val="0"/>
      <w:marTop w:val="0"/>
      <w:marBottom w:val="0"/>
      <w:divBdr>
        <w:top w:val="none" w:sz="0" w:space="0" w:color="auto"/>
        <w:left w:val="none" w:sz="0" w:space="0" w:color="auto"/>
        <w:bottom w:val="none" w:sz="0" w:space="0" w:color="auto"/>
        <w:right w:val="none" w:sz="0" w:space="0" w:color="auto"/>
      </w:divBdr>
      <w:divsChild>
        <w:div w:id="105387757">
          <w:marLeft w:val="547"/>
          <w:marRight w:val="0"/>
          <w:marTop w:val="134"/>
          <w:marBottom w:val="0"/>
          <w:divBdr>
            <w:top w:val="none" w:sz="0" w:space="0" w:color="auto"/>
            <w:left w:val="none" w:sz="0" w:space="0" w:color="auto"/>
            <w:bottom w:val="none" w:sz="0" w:space="0" w:color="auto"/>
            <w:right w:val="none" w:sz="0" w:space="0" w:color="auto"/>
          </w:divBdr>
        </w:div>
        <w:div w:id="1243755213">
          <w:marLeft w:val="1800"/>
          <w:marRight w:val="0"/>
          <w:marTop w:val="96"/>
          <w:marBottom w:val="0"/>
          <w:divBdr>
            <w:top w:val="none" w:sz="0" w:space="0" w:color="auto"/>
            <w:left w:val="none" w:sz="0" w:space="0" w:color="auto"/>
            <w:bottom w:val="none" w:sz="0" w:space="0" w:color="auto"/>
            <w:right w:val="none" w:sz="0" w:space="0" w:color="auto"/>
          </w:divBdr>
        </w:div>
        <w:div w:id="2145811481">
          <w:marLeft w:val="1166"/>
          <w:marRight w:val="0"/>
          <w:marTop w:val="115"/>
          <w:marBottom w:val="0"/>
          <w:divBdr>
            <w:top w:val="none" w:sz="0" w:space="0" w:color="auto"/>
            <w:left w:val="none" w:sz="0" w:space="0" w:color="auto"/>
            <w:bottom w:val="none" w:sz="0" w:space="0" w:color="auto"/>
            <w:right w:val="none" w:sz="0" w:space="0" w:color="auto"/>
          </w:divBdr>
        </w:div>
      </w:divsChild>
    </w:div>
    <w:div w:id="1764297223">
      <w:bodyDiv w:val="1"/>
      <w:marLeft w:val="0"/>
      <w:marRight w:val="0"/>
      <w:marTop w:val="0"/>
      <w:marBottom w:val="0"/>
      <w:divBdr>
        <w:top w:val="none" w:sz="0" w:space="0" w:color="auto"/>
        <w:left w:val="none" w:sz="0" w:space="0" w:color="auto"/>
        <w:bottom w:val="none" w:sz="0" w:space="0" w:color="auto"/>
        <w:right w:val="none" w:sz="0" w:space="0" w:color="auto"/>
      </w:divBdr>
    </w:div>
    <w:div w:id="1764833322">
      <w:bodyDiv w:val="1"/>
      <w:marLeft w:val="0"/>
      <w:marRight w:val="0"/>
      <w:marTop w:val="0"/>
      <w:marBottom w:val="0"/>
      <w:divBdr>
        <w:top w:val="none" w:sz="0" w:space="0" w:color="auto"/>
        <w:left w:val="none" w:sz="0" w:space="0" w:color="auto"/>
        <w:bottom w:val="none" w:sz="0" w:space="0" w:color="auto"/>
        <w:right w:val="none" w:sz="0" w:space="0" w:color="auto"/>
      </w:divBdr>
    </w:div>
    <w:div w:id="1765106440">
      <w:bodyDiv w:val="1"/>
      <w:marLeft w:val="0"/>
      <w:marRight w:val="0"/>
      <w:marTop w:val="0"/>
      <w:marBottom w:val="0"/>
      <w:divBdr>
        <w:top w:val="none" w:sz="0" w:space="0" w:color="auto"/>
        <w:left w:val="none" w:sz="0" w:space="0" w:color="auto"/>
        <w:bottom w:val="none" w:sz="0" w:space="0" w:color="auto"/>
        <w:right w:val="none" w:sz="0" w:space="0" w:color="auto"/>
      </w:divBdr>
    </w:div>
    <w:div w:id="1765607297">
      <w:bodyDiv w:val="1"/>
      <w:marLeft w:val="0"/>
      <w:marRight w:val="0"/>
      <w:marTop w:val="0"/>
      <w:marBottom w:val="0"/>
      <w:divBdr>
        <w:top w:val="none" w:sz="0" w:space="0" w:color="auto"/>
        <w:left w:val="none" w:sz="0" w:space="0" w:color="auto"/>
        <w:bottom w:val="none" w:sz="0" w:space="0" w:color="auto"/>
        <w:right w:val="none" w:sz="0" w:space="0" w:color="auto"/>
      </w:divBdr>
    </w:div>
    <w:div w:id="1768501372">
      <w:bodyDiv w:val="1"/>
      <w:marLeft w:val="0"/>
      <w:marRight w:val="0"/>
      <w:marTop w:val="0"/>
      <w:marBottom w:val="0"/>
      <w:divBdr>
        <w:top w:val="none" w:sz="0" w:space="0" w:color="auto"/>
        <w:left w:val="none" w:sz="0" w:space="0" w:color="auto"/>
        <w:bottom w:val="none" w:sz="0" w:space="0" w:color="auto"/>
        <w:right w:val="none" w:sz="0" w:space="0" w:color="auto"/>
      </w:divBdr>
      <w:divsChild>
        <w:div w:id="391971719">
          <w:marLeft w:val="1166"/>
          <w:marRight w:val="0"/>
          <w:marTop w:val="115"/>
          <w:marBottom w:val="120"/>
          <w:divBdr>
            <w:top w:val="none" w:sz="0" w:space="0" w:color="auto"/>
            <w:left w:val="none" w:sz="0" w:space="0" w:color="auto"/>
            <w:bottom w:val="none" w:sz="0" w:space="0" w:color="auto"/>
            <w:right w:val="none" w:sz="0" w:space="0" w:color="auto"/>
          </w:divBdr>
        </w:div>
        <w:div w:id="487215646">
          <w:marLeft w:val="547"/>
          <w:marRight w:val="0"/>
          <w:marTop w:val="134"/>
          <w:marBottom w:val="120"/>
          <w:divBdr>
            <w:top w:val="none" w:sz="0" w:space="0" w:color="auto"/>
            <w:left w:val="none" w:sz="0" w:space="0" w:color="auto"/>
            <w:bottom w:val="none" w:sz="0" w:space="0" w:color="auto"/>
            <w:right w:val="none" w:sz="0" w:space="0" w:color="auto"/>
          </w:divBdr>
        </w:div>
        <w:div w:id="1152525448">
          <w:marLeft w:val="547"/>
          <w:marRight w:val="0"/>
          <w:marTop w:val="134"/>
          <w:marBottom w:val="120"/>
          <w:divBdr>
            <w:top w:val="none" w:sz="0" w:space="0" w:color="auto"/>
            <w:left w:val="none" w:sz="0" w:space="0" w:color="auto"/>
            <w:bottom w:val="none" w:sz="0" w:space="0" w:color="auto"/>
            <w:right w:val="none" w:sz="0" w:space="0" w:color="auto"/>
          </w:divBdr>
        </w:div>
        <w:div w:id="1595047503">
          <w:marLeft w:val="1166"/>
          <w:marRight w:val="0"/>
          <w:marTop w:val="115"/>
          <w:marBottom w:val="120"/>
          <w:divBdr>
            <w:top w:val="none" w:sz="0" w:space="0" w:color="auto"/>
            <w:left w:val="none" w:sz="0" w:space="0" w:color="auto"/>
            <w:bottom w:val="none" w:sz="0" w:space="0" w:color="auto"/>
            <w:right w:val="none" w:sz="0" w:space="0" w:color="auto"/>
          </w:divBdr>
        </w:div>
      </w:divsChild>
    </w:div>
    <w:div w:id="1768572695">
      <w:bodyDiv w:val="1"/>
      <w:marLeft w:val="0"/>
      <w:marRight w:val="0"/>
      <w:marTop w:val="0"/>
      <w:marBottom w:val="0"/>
      <w:divBdr>
        <w:top w:val="none" w:sz="0" w:space="0" w:color="auto"/>
        <w:left w:val="none" w:sz="0" w:space="0" w:color="auto"/>
        <w:bottom w:val="none" w:sz="0" w:space="0" w:color="auto"/>
        <w:right w:val="none" w:sz="0" w:space="0" w:color="auto"/>
      </w:divBdr>
      <w:divsChild>
        <w:div w:id="47656929">
          <w:marLeft w:val="1166"/>
          <w:marRight w:val="0"/>
          <w:marTop w:val="134"/>
          <w:marBottom w:val="0"/>
          <w:divBdr>
            <w:top w:val="none" w:sz="0" w:space="0" w:color="auto"/>
            <w:left w:val="none" w:sz="0" w:space="0" w:color="auto"/>
            <w:bottom w:val="none" w:sz="0" w:space="0" w:color="auto"/>
            <w:right w:val="none" w:sz="0" w:space="0" w:color="auto"/>
          </w:divBdr>
        </w:div>
        <w:div w:id="640889383">
          <w:marLeft w:val="547"/>
          <w:marRight w:val="0"/>
          <w:marTop w:val="154"/>
          <w:marBottom w:val="0"/>
          <w:divBdr>
            <w:top w:val="none" w:sz="0" w:space="0" w:color="auto"/>
            <w:left w:val="none" w:sz="0" w:space="0" w:color="auto"/>
            <w:bottom w:val="none" w:sz="0" w:space="0" w:color="auto"/>
            <w:right w:val="none" w:sz="0" w:space="0" w:color="auto"/>
          </w:divBdr>
        </w:div>
        <w:div w:id="929196833">
          <w:marLeft w:val="1166"/>
          <w:marRight w:val="0"/>
          <w:marTop w:val="134"/>
          <w:marBottom w:val="0"/>
          <w:divBdr>
            <w:top w:val="none" w:sz="0" w:space="0" w:color="auto"/>
            <w:left w:val="none" w:sz="0" w:space="0" w:color="auto"/>
            <w:bottom w:val="none" w:sz="0" w:space="0" w:color="auto"/>
            <w:right w:val="none" w:sz="0" w:space="0" w:color="auto"/>
          </w:divBdr>
        </w:div>
        <w:div w:id="1245920364">
          <w:marLeft w:val="1166"/>
          <w:marRight w:val="0"/>
          <w:marTop w:val="134"/>
          <w:marBottom w:val="0"/>
          <w:divBdr>
            <w:top w:val="none" w:sz="0" w:space="0" w:color="auto"/>
            <w:left w:val="none" w:sz="0" w:space="0" w:color="auto"/>
            <w:bottom w:val="none" w:sz="0" w:space="0" w:color="auto"/>
            <w:right w:val="none" w:sz="0" w:space="0" w:color="auto"/>
          </w:divBdr>
        </w:div>
      </w:divsChild>
    </w:div>
    <w:div w:id="1769424019">
      <w:bodyDiv w:val="1"/>
      <w:marLeft w:val="0"/>
      <w:marRight w:val="0"/>
      <w:marTop w:val="0"/>
      <w:marBottom w:val="0"/>
      <w:divBdr>
        <w:top w:val="none" w:sz="0" w:space="0" w:color="auto"/>
        <w:left w:val="none" w:sz="0" w:space="0" w:color="auto"/>
        <w:bottom w:val="none" w:sz="0" w:space="0" w:color="auto"/>
        <w:right w:val="none" w:sz="0" w:space="0" w:color="auto"/>
      </w:divBdr>
    </w:div>
    <w:div w:id="1770739137">
      <w:bodyDiv w:val="1"/>
      <w:marLeft w:val="0"/>
      <w:marRight w:val="0"/>
      <w:marTop w:val="0"/>
      <w:marBottom w:val="0"/>
      <w:divBdr>
        <w:top w:val="none" w:sz="0" w:space="0" w:color="auto"/>
        <w:left w:val="none" w:sz="0" w:space="0" w:color="auto"/>
        <w:bottom w:val="none" w:sz="0" w:space="0" w:color="auto"/>
        <w:right w:val="none" w:sz="0" w:space="0" w:color="auto"/>
      </w:divBdr>
    </w:div>
    <w:div w:id="1770806037">
      <w:bodyDiv w:val="1"/>
      <w:marLeft w:val="0"/>
      <w:marRight w:val="0"/>
      <w:marTop w:val="0"/>
      <w:marBottom w:val="0"/>
      <w:divBdr>
        <w:top w:val="none" w:sz="0" w:space="0" w:color="auto"/>
        <w:left w:val="none" w:sz="0" w:space="0" w:color="auto"/>
        <w:bottom w:val="none" w:sz="0" w:space="0" w:color="auto"/>
        <w:right w:val="none" w:sz="0" w:space="0" w:color="auto"/>
      </w:divBdr>
      <w:divsChild>
        <w:div w:id="323046757">
          <w:marLeft w:val="1166"/>
          <w:marRight w:val="0"/>
          <w:marTop w:val="134"/>
          <w:marBottom w:val="0"/>
          <w:divBdr>
            <w:top w:val="none" w:sz="0" w:space="0" w:color="auto"/>
            <w:left w:val="none" w:sz="0" w:space="0" w:color="auto"/>
            <w:bottom w:val="none" w:sz="0" w:space="0" w:color="auto"/>
            <w:right w:val="none" w:sz="0" w:space="0" w:color="auto"/>
          </w:divBdr>
        </w:div>
        <w:div w:id="1047796924">
          <w:marLeft w:val="547"/>
          <w:marRight w:val="0"/>
          <w:marTop w:val="154"/>
          <w:marBottom w:val="0"/>
          <w:divBdr>
            <w:top w:val="none" w:sz="0" w:space="0" w:color="auto"/>
            <w:left w:val="none" w:sz="0" w:space="0" w:color="auto"/>
            <w:bottom w:val="none" w:sz="0" w:space="0" w:color="auto"/>
            <w:right w:val="none" w:sz="0" w:space="0" w:color="auto"/>
          </w:divBdr>
        </w:div>
        <w:div w:id="1053432509">
          <w:marLeft w:val="547"/>
          <w:marRight w:val="0"/>
          <w:marTop w:val="154"/>
          <w:marBottom w:val="0"/>
          <w:divBdr>
            <w:top w:val="none" w:sz="0" w:space="0" w:color="auto"/>
            <w:left w:val="none" w:sz="0" w:space="0" w:color="auto"/>
            <w:bottom w:val="none" w:sz="0" w:space="0" w:color="auto"/>
            <w:right w:val="none" w:sz="0" w:space="0" w:color="auto"/>
          </w:divBdr>
        </w:div>
        <w:div w:id="1611930771">
          <w:marLeft w:val="1800"/>
          <w:marRight w:val="0"/>
          <w:marTop w:val="115"/>
          <w:marBottom w:val="0"/>
          <w:divBdr>
            <w:top w:val="none" w:sz="0" w:space="0" w:color="auto"/>
            <w:left w:val="none" w:sz="0" w:space="0" w:color="auto"/>
            <w:bottom w:val="none" w:sz="0" w:space="0" w:color="auto"/>
            <w:right w:val="none" w:sz="0" w:space="0" w:color="auto"/>
          </w:divBdr>
        </w:div>
        <w:div w:id="1725255742">
          <w:marLeft w:val="1166"/>
          <w:marRight w:val="0"/>
          <w:marTop w:val="134"/>
          <w:marBottom w:val="0"/>
          <w:divBdr>
            <w:top w:val="none" w:sz="0" w:space="0" w:color="auto"/>
            <w:left w:val="none" w:sz="0" w:space="0" w:color="auto"/>
            <w:bottom w:val="none" w:sz="0" w:space="0" w:color="auto"/>
            <w:right w:val="none" w:sz="0" w:space="0" w:color="auto"/>
          </w:divBdr>
        </w:div>
        <w:div w:id="1811631803">
          <w:marLeft w:val="1166"/>
          <w:marRight w:val="0"/>
          <w:marTop w:val="134"/>
          <w:marBottom w:val="0"/>
          <w:divBdr>
            <w:top w:val="none" w:sz="0" w:space="0" w:color="auto"/>
            <w:left w:val="none" w:sz="0" w:space="0" w:color="auto"/>
            <w:bottom w:val="none" w:sz="0" w:space="0" w:color="auto"/>
            <w:right w:val="none" w:sz="0" w:space="0" w:color="auto"/>
          </w:divBdr>
        </w:div>
      </w:divsChild>
    </w:div>
    <w:div w:id="1770809577">
      <w:bodyDiv w:val="1"/>
      <w:marLeft w:val="0"/>
      <w:marRight w:val="0"/>
      <w:marTop w:val="0"/>
      <w:marBottom w:val="0"/>
      <w:divBdr>
        <w:top w:val="none" w:sz="0" w:space="0" w:color="auto"/>
        <w:left w:val="none" w:sz="0" w:space="0" w:color="auto"/>
        <w:bottom w:val="none" w:sz="0" w:space="0" w:color="auto"/>
        <w:right w:val="none" w:sz="0" w:space="0" w:color="auto"/>
      </w:divBdr>
      <w:divsChild>
        <w:div w:id="383524929">
          <w:marLeft w:val="547"/>
          <w:marRight w:val="0"/>
          <w:marTop w:val="115"/>
          <w:marBottom w:val="0"/>
          <w:divBdr>
            <w:top w:val="none" w:sz="0" w:space="0" w:color="auto"/>
            <w:left w:val="none" w:sz="0" w:space="0" w:color="auto"/>
            <w:bottom w:val="none" w:sz="0" w:space="0" w:color="auto"/>
            <w:right w:val="none" w:sz="0" w:space="0" w:color="auto"/>
          </w:divBdr>
        </w:div>
        <w:div w:id="1099064935">
          <w:marLeft w:val="1267"/>
          <w:marRight w:val="0"/>
          <w:marTop w:val="96"/>
          <w:marBottom w:val="0"/>
          <w:divBdr>
            <w:top w:val="none" w:sz="0" w:space="0" w:color="auto"/>
            <w:left w:val="none" w:sz="0" w:space="0" w:color="auto"/>
            <w:bottom w:val="none" w:sz="0" w:space="0" w:color="auto"/>
            <w:right w:val="none" w:sz="0" w:space="0" w:color="auto"/>
          </w:divBdr>
        </w:div>
        <w:div w:id="1486387512">
          <w:marLeft w:val="547"/>
          <w:marRight w:val="0"/>
          <w:marTop w:val="115"/>
          <w:marBottom w:val="0"/>
          <w:divBdr>
            <w:top w:val="none" w:sz="0" w:space="0" w:color="auto"/>
            <w:left w:val="none" w:sz="0" w:space="0" w:color="auto"/>
            <w:bottom w:val="none" w:sz="0" w:space="0" w:color="auto"/>
            <w:right w:val="none" w:sz="0" w:space="0" w:color="auto"/>
          </w:divBdr>
        </w:div>
      </w:divsChild>
    </w:div>
    <w:div w:id="1773669336">
      <w:bodyDiv w:val="1"/>
      <w:marLeft w:val="0"/>
      <w:marRight w:val="0"/>
      <w:marTop w:val="0"/>
      <w:marBottom w:val="0"/>
      <w:divBdr>
        <w:top w:val="none" w:sz="0" w:space="0" w:color="auto"/>
        <w:left w:val="none" w:sz="0" w:space="0" w:color="auto"/>
        <w:bottom w:val="none" w:sz="0" w:space="0" w:color="auto"/>
        <w:right w:val="none" w:sz="0" w:space="0" w:color="auto"/>
      </w:divBdr>
    </w:div>
    <w:div w:id="1774201780">
      <w:bodyDiv w:val="1"/>
      <w:marLeft w:val="0"/>
      <w:marRight w:val="0"/>
      <w:marTop w:val="0"/>
      <w:marBottom w:val="0"/>
      <w:divBdr>
        <w:top w:val="none" w:sz="0" w:space="0" w:color="auto"/>
        <w:left w:val="none" w:sz="0" w:space="0" w:color="auto"/>
        <w:bottom w:val="none" w:sz="0" w:space="0" w:color="auto"/>
        <w:right w:val="none" w:sz="0" w:space="0" w:color="auto"/>
      </w:divBdr>
      <w:divsChild>
        <w:div w:id="59328710">
          <w:marLeft w:val="547"/>
          <w:marRight w:val="0"/>
          <w:marTop w:val="154"/>
          <w:marBottom w:val="0"/>
          <w:divBdr>
            <w:top w:val="none" w:sz="0" w:space="0" w:color="auto"/>
            <w:left w:val="none" w:sz="0" w:space="0" w:color="auto"/>
            <w:bottom w:val="none" w:sz="0" w:space="0" w:color="auto"/>
            <w:right w:val="none" w:sz="0" w:space="0" w:color="auto"/>
          </w:divBdr>
        </w:div>
        <w:div w:id="1437361614">
          <w:marLeft w:val="547"/>
          <w:marRight w:val="0"/>
          <w:marTop w:val="154"/>
          <w:marBottom w:val="0"/>
          <w:divBdr>
            <w:top w:val="none" w:sz="0" w:space="0" w:color="auto"/>
            <w:left w:val="none" w:sz="0" w:space="0" w:color="auto"/>
            <w:bottom w:val="none" w:sz="0" w:space="0" w:color="auto"/>
            <w:right w:val="none" w:sz="0" w:space="0" w:color="auto"/>
          </w:divBdr>
        </w:div>
        <w:div w:id="1916277110">
          <w:marLeft w:val="1166"/>
          <w:marRight w:val="0"/>
          <w:marTop w:val="134"/>
          <w:marBottom w:val="0"/>
          <w:divBdr>
            <w:top w:val="none" w:sz="0" w:space="0" w:color="auto"/>
            <w:left w:val="none" w:sz="0" w:space="0" w:color="auto"/>
            <w:bottom w:val="none" w:sz="0" w:space="0" w:color="auto"/>
            <w:right w:val="none" w:sz="0" w:space="0" w:color="auto"/>
          </w:divBdr>
        </w:div>
      </w:divsChild>
    </w:div>
    <w:div w:id="1774209138">
      <w:bodyDiv w:val="1"/>
      <w:marLeft w:val="0"/>
      <w:marRight w:val="0"/>
      <w:marTop w:val="0"/>
      <w:marBottom w:val="0"/>
      <w:divBdr>
        <w:top w:val="none" w:sz="0" w:space="0" w:color="auto"/>
        <w:left w:val="none" w:sz="0" w:space="0" w:color="auto"/>
        <w:bottom w:val="none" w:sz="0" w:space="0" w:color="auto"/>
        <w:right w:val="none" w:sz="0" w:space="0" w:color="auto"/>
      </w:divBdr>
    </w:div>
    <w:div w:id="1774477171">
      <w:bodyDiv w:val="1"/>
      <w:marLeft w:val="0"/>
      <w:marRight w:val="0"/>
      <w:marTop w:val="0"/>
      <w:marBottom w:val="0"/>
      <w:divBdr>
        <w:top w:val="none" w:sz="0" w:space="0" w:color="auto"/>
        <w:left w:val="none" w:sz="0" w:space="0" w:color="auto"/>
        <w:bottom w:val="none" w:sz="0" w:space="0" w:color="auto"/>
        <w:right w:val="none" w:sz="0" w:space="0" w:color="auto"/>
      </w:divBdr>
    </w:div>
    <w:div w:id="1774859045">
      <w:bodyDiv w:val="1"/>
      <w:marLeft w:val="0"/>
      <w:marRight w:val="0"/>
      <w:marTop w:val="0"/>
      <w:marBottom w:val="0"/>
      <w:divBdr>
        <w:top w:val="none" w:sz="0" w:space="0" w:color="auto"/>
        <w:left w:val="none" w:sz="0" w:space="0" w:color="auto"/>
        <w:bottom w:val="none" w:sz="0" w:space="0" w:color="auto"/>
        <w:right w:val="none" w:sz="0" w:space="0" w:color="auto"/>
      </w:divBdr>
    </w:div>
    <w:div w:id="1775704901">
      <w:bodyDiv w:val="1"/>
      <w:marLeft w:val="0"/>
      <w:marRight w:val="0"/>
      <w:marTop w:val="0"/>
      <w:marBottom w:val="0"/>
      <w:divBdr>
        <w:top w:val="none" w:sz="0" w:space="0" w:color="auto"/>
        <w:left w:val="none" w:sz="0" w:space="0" w:color="auto"/>
        <w:bottom w:val="none" w:sz="0" w:space="0" w:color="auto"/>
        <w:right w:val="none" w:sz="0" w:space="0" w:color="auto"/>
      </w:divBdr>
    </w:div>
    <w:div w:id="1776169632">
      <w:bodyDiv w:val="1"/>
      <w:marLeft w:val="0"/>
      <w:marRight w:val="0"/>
      <w:marTop w:val="0"/>
      <w:marBottom w:val="0"/>
      <w:divBdr>
        <w:top w:val="none" w:sz="0" w:space="0" w:color="auto"/>
        <w:left w:val="none" w:sz="0" w:space="0" w:color="auto"/>
        <w:bottom w:val="none" w:sz="0" w:space="0" w:color="auto"/>
        <w:right w:val="none" w:sz="0" w:space="0" w:color="auto"/>
      </w:divBdr>
    </w:div>
    <w:div w:id="1777627508">
      <w:bodyDiv w:val="1"/>
      <w:marLeft w:val="0"/>
      <w:marRight w:val="0"/>
      <w:marTop w:val="0"/>
      <w:marBottom w:val="0"/>
      <w:divBdr>
        <w:top w:val="none" w:sz="0" w:space="0" w:color="auto"/>
        <w:left w:val="none" w:sz="0" w:space="0" w:color="auto"/>
        <w:bottom w:val="none" w:sz="0" w:space="0" w:color="auto"/>
        <w:right w:val="none" w:sz="0" w:space="0" w:color="auto"/>
      </w:divBdr>
      <w:divsChild>
        <w:div w:id="422411542">
          <w:marLeft w:val="547"/>
          <w:marRight w:val="0"/>
          <w:marTop w:val="120"/>
          <w:marBottom w:val="0"/>
          <w:divBdr>
            <w:top w:val="none" w:sz="0" w:space="0" w:color="auto"/>
            <w:left w:val="none" w:sz="0" w:space="0" w:color="auto"/>
            <w:bottom w:val="none" w:sz="0" w:space="0" w:color="auto"/>
            <w:right w:val="none" w:sz="0" w:space="0" w:color="auto"/>
          </w:divBdr>
        </w:div>
        <w:div w:id="758064379">
          <w:marLeft w:val="1166"/>
          <w:marRight w:val="0"/>
          <w:marTop w:val="106"/>
          <w:marBottom w:val="0"/>
          <w:divBdr>
            <w:top w:val="none" w:sz="0" w:space="0" w:color="auto"/>
            <w:left w:val="none" w:sz="0" w:space="0" w:color="auto"/>
            <w:bottom w:val="none" w:sz="0" w:space="0" w:color="auto"/>
            <w:right w:val="none" w:sz="0" w:space="0" w:color="auto"/>
          </w:divBdr>
        </w:div>
        <w:div w:id="1841432899">
          <w:marLeft w:val="1166"/>
          <w:marRight w:val="0"/>
          <w:marTop w:val="106"/>
          <w:marBottom w:val="0"/>
          <w:divBdr>
            <w:top w:val="none" w:sz="0" w:space="0" w:color="auto"/>
            <w:left w:val="none" w:sz="0" w:space="0" w:color="auto"/>
            <w:bottom w:val="none" w:sz="0" w:space="0" w:color="auto"/>
            <w:right w:val="none" w:sz="0" w:space="0" w:color="auto"/>
          </w:divBdr>
        </w:div>
      </w:divsChild>
    </w:div>
    <w:div w:id="1777670096">
      <w:bodyDiv w:val="1"/>
      <w:marLeft w:val="0"/>
      <w:marRight w:val="0"/>
      <w:marTop w:val="0"/>
      <w:marBottom w:val="0"/>
      <w:divBdr>
        <w:top w:val="none" w:sz="0" w:space="0" w:color="auto"/>
        <w:left w:val="none" w:sz="0" w:space="0" w:color="auto"/>
        <w:bottom w:val="none" w:sz="0" w:space="0" w:color="auto"/>
        <w:right w:val="none" w:sz="0" w:space="0" w:color="auto"/>
      </w:divBdr>
    </w:div>
    <w:div w:id="1778021670">
      <w:bodyDiv w:val="1"/>
      <w:marLeft w:val="0"/>
      <w:marRight w:val="0"/>
      <w:marTop w:val="0"/>
      <w:marBottom w:val="0"/>
      <w:divBdr>
        <w:top w:val="none" w:sz="0" w:space="0" w:color="auto"/>
        <w:left w:val="none" w:sz="0" w:space="0" w:color="auto"/>
        <w:bottom w:val="none" w:sz="0" w:space="0" w:color="auto"/>
        <w:right w:val="none" w:sz="0" w:space="0" w:color="auto"/>
      </w:divBdr>
    </w:div>
    <w:div w:id="1778207982">
      <w:bodyDiv w:val="1"/>
      <w:marLeft w:val="0"/>
      <w:marRight w:val="0"/>
      <w:marTop w:val="0"/>
      <w:marBottom w:val="0"/>
      <w:divBdr>
        <w:top w:val="none" w:sz="0" w:space="0" w:color="auto"/>
        <w:left w:val="none" w:sz="0" w:space="0" w:color="auto"/>
        <w:bottom w:val="none" w:sz="0" w:space="0" w:color="auto"/>
        <w:right w:val="none" w:sz="0" w:space="0" w:color="auto"/>
      </w:divBdr>
      <w:divsChild>
        <w:div w:id="1036080857">
          <w:marLeft w:val="547"/>
          <w:marRight w:val="0"/>
          <w:marTop w:val="154"/>
          <w:marBottom w:val="0"/>
          <w:divBdr>
            <w:top w:val="none" w:sz="0" w:space="0" w:color="auto"/>
            <w:left w:val="none" w:sz="0" w:space="0" w:color="auto"/>
            <w:bottom w:val="none" w:sz="0" w:space="0" w:color="auto"/>
            <w:right w:val="none" w:sz="0" w:space="0" w:color="auto"/>
          </w:divBdr>
        </w:div>
      </w:divsChild>
    </w:div>
    <w:div w:id="1778519822">
      <w:bodyDiv w:val="1"/>
      <w:marLeft w:val="0"/>
      <w:marRight w:val="0"/>
      <w:marTop w:val="0"/>
      <w:marBottom w:val="0"/>
      <w:divBdr>
        <w:top w:val="none" w:sz="0" w:space="0" w:color="auto"/>
        <w:left w:val="none" w:sz="0" w:space="0" w:color="auto"/>
        <w:bottom w:val="none" w:sz="0" w:space="0" w:color="auto"/>
        <w:right w:val="none" w:sz="0" w:space="0" w:color="auto"/>
      </w:divBdr>
      <w:divsChild>
        <w:div w:id="27340062">
          <w:marLeft w:val="1800"/>
          <w:marRight w:val="0"/>
          <w:marTop w:val="86"/>
          <w:marBottom w:val="0"/>
          <w:divBdr>
            <w:top w:val="none" w:sz="0" w:space="0" w:color="auto"/>
            <w:left w:val="none" w:sz="0" w:space="0" w:color="auto"/>
            <w:bottom w:val="none" w:sz="0" w:space="0" w:color="auto"/>
            <w:right w:val="none" w:sz="0" w:space="0" w:color="auto"/>
          </w:divBdr>
        </w:div>
        <w:div w:id="405954039">
          <w:marLeft w:val="1166"/>
          <w:marRight w:val="0"/>
          <w:marTop w:val="96"/>
          <w:marBottom w:val="0"/>
          <w:divBdr>
            <w:top w:val="none" w:sz="0" w:space="0" w:color="auto"/>
            <w:left w:val="none" w:sz="0" w:space="0" w:color="auto"/>
            <w:bottom w:val="none" w:sz="0" w:space="0" w:color="auto"/>
            <w:right w:val="none" w:sz="0" w:space="0" w:color="auto"/>
          </w:divBdr>
        </w:div>
        <w:div w:id="489563162">
          <w:marLeft w:val="1800"/>
          <w:marRight w:val="0"/>
          <w:marTop w:val="86"/>
          <w:marBottom w:val="0"/>
          <w:divBdr>
            <w:top w:val="none" w:sz="0" w:space="0" w:color="auto"/>
            <w:left w:val="none" w:sz="0" w:space="0" w:color="auto"/>
            <w:bottom w:val="none" w:sz="0" w:space="0" w:color="auto"/>
            <w:right w:val="none" w:sz="0" w:space="0" w:color="auto"/>
          </w:divBdr>
        </w:div>
        <w:div w:id="510149690">
          <w:marLeft w:val="547"/>
          <w:marRight w:val="0"/>
          <w:marTop w:val="96"/>
          <w:marBottom w:val="0"/>
          <w:divBdr>
            <w:top w:val="none" w:sz="0" w:space="0" w:color="auto"/>
            <w:left w:val="none" w:sz="0" w:space="0" w:color="auto"/>
            <w:bottom w:val="none" w:sz="0" w:space="0" w:color="auto"/>
            <w:right w:val="none" w:sz="0" w:space="0" w:color="auto"/>
          </w:divBdr>
        </w:div>
        <w:div w:id="1042824100">
          <w:marLeft w:val="1800"/>
          <w:marRight w:val="0"/>
          <w:marTop w:val="86"/>
          <w:marBottom w:val="0"/>
          <w:divBdr>
            <w:top w:val="none" w:sz="0" w:space="0" w:color="auto"/>
            <w:left w:val="none" w:sz="0" w:space="0" w:color="auto"/>
            <w:bottom w:val="none" w:sz="0" w:space="0" w:color="auto"/>
            <w:right w:val="none" w:sz="0" w:space="0" w:color="auto"/>
          </w:divBdr>
        </w:div>
        <w:div w:id="1161851009">
          <w:marLeft w:val="1166"/>
          <w:marRight w:val="0"/>
          <w:marTop w:val="96"/>
          <w:marBottom w:val="0"/>
          <w:divBdr>
            <w:top w:val="none" w:sz="0" w:space="0" w:color="auto"/>
            <w:left w:val="none" w:sz="0" w:space="0" w:color="auto"/>
            <w:bottom w:val="none" w:sz="0" w:space="0" w:color="auto"/>
            <w:right w:val="none" w:sz="0" w:space="0" w:color="auto"/>
          </w:divBdr>
        </w:div>
        <w:div w:id="1284772377">
          <w:marLeft w:val="1800"/>
          <w:marRight w:val="0"/>
          <w:marTop w:val="86"/>
          <w:marBottom w:val="0"/>
          <w:divBdr>
            <w:top w:val="none" w:sz="0" w:space="0" w:color="auto"/>
            <w:left w:val="none" w:sz="0" w:space="0" w:color="auto"/>
            <w:bottom w:val="none" w:sz="0" w:space="0" w:color="auto"/>
            <w:right w:val="none" w:sz="0" w:space="0" w:color="auto"/>
          </w:divBdr>
        </w:div>
      </w:divsChild>
    </w:div>
    <w:div w:id="1778671893">
      <w:bodyDiv w:val="1"/>
      <w:marLeft w:val="0"/>
      <w:marRight w:val="0"/>
      <w:marTop w:val="0"/>
      <w:marBottom w:val="0"/>
      <w:divBdr>
        <w:top w:val="none" w:sz="0" w:space="0" w:color="auto"/>
        <w:left w:val="none" w:sz="0" w:space="0" w:color="auto"/>
        <w:bottom w:val="none" w:sz="0" w:space="0" w:color="auto"/>
        <w:right w:val="none" w:sz="0" w:space="0" w:color="auto"/>
      </w:divBdr>
    </w:div>
    <w:div w:id="1779913960">
      <w:bodyDiv w:val="1"/>
      <w:marLeft w:val="0"/>
      <w:marRight w:val="0"/>
      <w:marTop w:val="0"/>
      <w:marBottom w:val="0"/>
      <w:divBdr>
        <w:top w:val="none" w:sz="0" w:space="0" w:color="auto"/>
        <w:left w:val="none" w:sz="0" w:space="0" w:color="auto"/>
        <w:bottom w:val="none" w:sz="0" w:space="0" w:color="auto"/>
        <w:right w:val="none" w:sz="0" w:space="0" w:color="auto"/>
      </w:divBdr>
      <w:divsChild>
        <w:div w:id="1408456756">
          <w:marLeft w:val="1800"/>
          <w:marRight w:val="0"/>
          <w:marTop w:val="77"/>
          <w:marBottom w:val="0"/>
          <w:divBdr>
            <w:top w:val="none" w:sz="0" w:space="0" w:color="auto"/>
            <w:left w:val="none" w:sz="0" w:space="0" w:color="auto"/>
            <w:bottom w:val="none" w:sz="0" w:space="0" w:color="auto"/>
            <w:right w:val="none" w:sz="0" w:space="0" w:color="auto"/>
          </w:divBdr>
        </w:div>
        <w:div w:id="1489445069">
          <w:marLeft w:val="1166"/>
          <w:marRight w:val="0"/>
          <w:marTop w:val="96"/>
          <w:marBottom w:val="0"/>
          <w:divBdr>
            <w:top w:val="none" w:sz="0" w:space="0" w:color="auto"/>
            <w:left w:val="none" w:sz="0" w:space="0" w:color="auto"/>
            <w:bottom w:val="none" w:sz="0" w:space="0" w:color="auto"/>
            <w:right w:val="none" w:sz="0" w:space="0" w:color="auto"/>
          </w:divBdr>
        </w:div>
        <w:div w:id="1606691310">
          <w:marLeft w:val="547"/>
          <w:marRight w:val="0"/>
          <w:marTop w:val="115"/>
          <w:marBottom w:val="0"/>
          <w:divBdr>
            <w:top w:val="none" w:sz="0" w:space="0" w:color="auto"/>
            <w:left w:val="none" w:sz="0" w:space="0" w:color="auto"/>
            <w:bottom w:val="none" w:sz="0" w:space="0" w:color="auto"/>
            <w:right w:val="none" w:sz="0" w:space="0" w:color="auto"/>
          </w:divBdr>
        </w:div>
        <w:div w:id="1685787330">
          <w:marLeft w:val="1800"/>
          <w:marRight w:val="0"/>
          <w:marTop w:val="77"/>
          <w:marBottom w:val="0"/>
          <w:divBdr>
            <w:top w:val="none" w:sz="0" w:space="0" w:color="auto"/>
            <w:left w:val="none" w:sz="0" w:space="0" w:color="auto"/>
            <w:bottom w:val="none" w:sz="0" w:space="0" w:color="auto"/>
            <w:right w:val="none" w:sz="0" w:space="0" w:color="auto"/>
          </w:divBdr>
        </w:div>
      </w:divsChild>
    </w:div>
    <w:div w:id="1780294292">
      <w:bodyDiv w:val="1"/>
      <w:marLeft w:val="0"/>
      <w:marRight w:val="0"/>
      <w:marTop w:val="0"/>
      <w:marBottom w:val="0"/>
      <w:divBdr>
        <w:top w:val="none" w:sz="0" w:space="0" w:color="auto"/>
        <w:left w:val="none" w:sz="0" w:space="0" w:color="auto"/>
        <w:bottom w:val="none" w:sz="0" w:space="0" w:color="auto"/>
        <w:right w:val="none" w:sz="0" w:space="0" w:color="auto"/>
      </w:divBdr>
    </w:div>
    <w:div w:id="1780834898">
      <w:bodyDiv w:val="1"/>
      <w:marLeft w:val="0"/>
      <w:marRight w:val="0"/>
      <w:marTop w:val="0"/>
      <w:marBottom w:val="0"/>
      <w:divBdr>
        <w:top w:val="none" w:sz="0" w:space="0" w:color="auto"/>
        <w:left w:val="none" w:sz="0" w:space="0" w:color="auto"/>
        <w:bottom w:val="none" w:sz="0" w:space="0" w:color="auto"/>
        <w:right w:val="none" w:sz="0" w:space="0" w:color="auto"/>
      </w:divBdr>
      <w:divsChild>
        <w:div w:id="304360881">
          <w:marLeft w:val="360"/>
          <w:marRight w:val="0"/>
          <w:marTop w:val="200"/>
          <w:marBottom w:val="0"/>
          <w:divBdr>
            <w:top w:val="none" w:sz="0" w:space="0" w:color="auto"/>
            <w:left w:val="none" w:sz="0" w:space="0" w:color="auto"/>
            <w:bottom w:val="none" w:sz="0" w:space="0" w:color="auto"/>
            <w:right w:val="none" w:sz="0" w:space="0" w:color="auto"/>
          </w:divBdr>
        </w:div>
        <w:div w:id="633757604">
          <w:marLeft w:val="1080"/>
          <w:marRight w:val="0"/>
          <w:marTop w:val="100"/>
          <w:marBottom w:val="0"/>
          <w:divBdr>
            <w:top w:val="none" w:sz="0" w:space="0" w:color="auto"/>
            <w:left w:val="none" w:sz="0" w:space="0" w:color="auto"/>
            <w:bottom w:val="none" w:sz="0" w:space="0" w:color="auto"/>
            <w:right w:val="none" w:sz="0" w:space="0" w:color="auto"/>
          </w:divBdr>
        </w:div>
        <w:div w:id="693118478">
          <w:marLeft w:val="1080"/>
          <w:marRight w:val="0"/>
          <w:marTop w:val="100"/>
          <w:marBottom w:val="0"/>
          <w:divBdr>
            <w:top w:val="none" w:sz="0" w:space="0" w:color="auto"/>
            <w:left w:val="none" w:sz="0" w:space="0" w:color="auto"/>
            <w:bottom w:val="none" w:sz="0" w:space="0" w:color="auto"/>
            <w:right w:val="none" w:sz="0" w:space="0" w:color="auto"/>
          </w:divBdr>
        </w:div>
        <w:div w:id="1001855351">
          <w:marLeft w:val="1800"/>
          <w:marRight w:val="0"/>
          <w:marTop w:val="100"/>
          <w:marBottom w:val="0"/>
          <w:divBdr>
            <w:top w:val="none" w:sz="0" w:space="0" w:color="auto"/>
            <w:left w:val="none" w:sz="0" w:space="0" w:color="auto"/>
            <w:bottom w:val="none" w:sz="0" w:space="0" w:color="auto"/>
            <w:right w:val="none" w:sz="0" w:space="0" w:color="auto"/>
          </w:divBdr>
        </w:div>
        <w:div w:id="1725641426">
          <w:marLeft w:val="1080"/>
          <w:marRight w:val="0"/>
          <w:marTop w:val="100"/>
          <w:marBottom w:val="0"/>
          <w:divBdr>
            <w:top w:val="none" w:sz="0" w:space="0" w:color="auto"/>
            <w:left w:val="none" w:sz="0" w:space="0" w:color="auto"/>
            <w:bottom w:val="none" w:sz="0" w:space="0" w:color="auto"/>
            <w:right w:val="none" w:sz="0" w:space="0" w:color="auto"/>
          </w:divBdr>
        </w:div>
        <w:div w:id="1872454230">
          <w:marLeft w:val="1080"/>
          <w:marRight w:val="0"/>
          <w:marTop w:val="100"/>
          <w:marBottom w:val="0"/>
          <w:divBdr>
            <w:top w:val="none" w:sz="0" w:space="0" w:color="auto"/>
            <w:left w:val="none" w:sz="0" w:space="0" w:color="auto"/>
            <w:bottom w:val="none" w:sz="0" w:space="0" w:color="auto"/>
            <w:right w:val="none" w:sz="0" w:space="0" w:color="auto"/>
          </w:divBdr>
        </w:div>
      </w:divsChild>
    </w:div>
    <w:div w:id="1780907798">
      <w:bodyDiv w:val="1"/>
      <w:marLeft w:val="0"/>
      <w:marRight w:val="0"/>
      <w:marTop w:val="0"/>
      <w:marBottom w:val="0"/>
      <w:divBdr>
        <w:top w:val="none" w:sz="0" w:space="0" w:color="auto"/>
        <w:left w:val="none" w:sz="0" w:space="0" w:color="auto"/>
        <w:bottom w:val="none" w:sz="0" w:space="0" w:color="auto"/>
        <w:right w:val="none" w:sz="0" w:space="0" w:color="auto"/>
      </w:divBdr>
    </w:div>
    <w:div w:id="1781072631">
      <w:bodyDiv w:val="1"/>
      <w:marLeft w:val="0"/>
      <w:marRight w:val="0"/>
      <w:marTop w:val="0"/>
      <w:marBottom w:val="0"/>
      <w:divBdr>
        <w:top w:val="none" w:sz="0" w:space="0" w:color="auto"/>
        <w:left w:val="none" w:sz="0" w:space="0" w:color="auto"/>
        <w:bottom w:val="none" w:sz="0" w:space="0" w:color="auto"/>
        <w:right w:val="none" w:sz="0" w:space="0" w:color="auto"/>
      </w:divBdr>
    </w:div>
    <w:div w:id="1783070053">
      <w:bodyDiv w:val="1"/>
      <w:marLeft w:val="0"/>
      <w:marRight w:val="0"/>
      <w:marTop w:val="0"/>
      <w:marBottom w:val="0"/>
      <w:divBdr>
        <w:top w:val="none" w:sz="0" w:space="0" w:color="auto"/>
        <w:left w:val="none" w:sz="0" w:space="0" w:color="auto"/>
        <w:bottom w:val="none" w:sz="0" w:space="0" w:color="auto"/>
        <w:right w:val="none" w:sz="0" w:space="0" w:color="auto"/>
      </w:divBdr>
    </w:div>
    <w:div w:id="1783764577">
      <w:bodyDiv w:val="1"/>
      <w:marLeft w:val="0"/>
      <w:marRight w:val="0"/>
      <w:marTop w:val="0"/>
      <w:marBottom w:val="0"/>
      <w:divBdr>
        <w:top w:val="none" w:sz="0" w:space="0" w:color="auto"/>
        <w:left w:val="none" w:sz="0" w:space="0" w:color="auto"/>
        <w:bottom w:val="none" w:sz="0" w:space="0" w:color="auto"/>
        <w:right w:val="none" w:sz="0" w:space="0" w:color="auto"/>
      </w:divBdr>
    </w:div>
    <w:div w:id="1783962842">
      <w:bodyDiv w:val="1"/>
      <w:marLeft w:val="0"/>
      <w:marRight w:val="0"/>
      <w:marTop w:val="0"/>
      <w:marBottom w:val="0"/>
      <w:divBdr>
        <w:top w:val="none" w:sz="0" w:space="0" w:color="auto"/>
        <w:left w:val="none" w:sz="0" w:space="0" w:color="auto"/>
        <w:bottom w:val="none" w:sz="0" w:space="0" w:color="auto"/>
        <w:right w:val="none" w:sz="0" w:space="0" w:color="auto"/>
      </w:divBdr>
    </w:div>
    <w:div w:id="1785149853">
      <w:bodyDiv w:val="1"/>
      <w:marLeft w:val="0"/>
      <w:marRight w:val="0"/>
      <w:marTop w:val="0"/>
      <w:marBottom w:val="0"/>
      <w:divBdr>
        <w:top w:val="none" w:sz="0" w:space="0" w:color="auto"/>
        <w:left w:val="none" w:sz="0" w:space="0" w:color="auto"/>
        <w:bottom w:val="none" w:sz="0" w:space="0" w:color="auto"/>
        <w:right w:val="none" w:sz="0" w:space="0" w:color="auto"/>
      </w:divBdr>
      <w:divsChild>
        <w:div w:id="1397505995">
          <w:marLeft w:val="547"/>
          <w:marRight w:val="0"/>
          <w:marTop w:val="115"/>
          <w:marBottom w:val="0"/>
          <w:divBdr>
            <w:top w:val="none" w:sz="0" w:space="0" w:color="auto"/>
            <w:left w:val="none" w:sz="0" w:space="0" w:color="auto"/>
            <w:bottom w:val="none" w:sz="0" w:space="0" w:color="auto"/>
            <w:right w:val="none" w:sz="0" w:space="0" w:color="auto"/>
          </w:divBdr>
        </w:div>
        <w:div w:id="1831750283">
          <w:marLeft w:val="1166"/>
          <w:marRight w:val="0"/>
          <w:marTop w:val="96"/>
          <w:marBottom w:val="0"/>
          <w:divBdr>
            <w:top w:val="none" w:sz="0" w:space="0" w:color="auto"/>
            <w:left w:val="none" w:sz="0" w:space="0" w:color="auto"/>
            <w:bottom w:val="none" w:sz="0" w:space="0" w:color="auto"/>
            <w:right w:val="none" w:sz="0" w:space="0" w:color="auto"/>
          </w:divBdr>
        </w:div>
        <w:div w:id="1943683461">
          <w:marLeft w:val="547"/>
          <w:marRight w:val="0"/>
          <w:marTop w:val="115"/>
          <w:marBottom w:val="0"/>
          <w:divBdr>
            <w:top w:val="none" w:sz="0" w:space="0" w:color="auto"/>
            <w:left w:val="none" w:sz="0" w:space="0" w:color="auto"/>
            <w:bottom w:val="none" w:sz="0" w:space="0" w:color="auto"/>
            <w:right w:val="none" w:sz="0" w:space="0" w:color="auto"/>
          </w:divBdr>
        </w:div>
      </w:divsChild>
    </w:div>
    <w:div w:id="1785156041">
      <w:bodyDiv w:val="1"/>
      <w:marLeft w:val="0"/>
      <w:marRight w:val="0"/>
      <w:marTop w:val="0"/>
      <w:marBottom w:val="0"/>
      <w:divBdr>
        <w:top w:val="none" w:sz="0" w:space="0" w:color="auto"/>
        <w:left w:val="none" w:sz="0" w:space="0" w:color="auto"/>
        <w:bottom w:val="none" w:sz="0" w:space="0" w:color="auto"/>
        <w:right w:val="none" w:sz="0" w:space="0" w:color="auto"/>
      </w:divBdr>
    </w:div>
    <w:div w:id="1786079954">
      <w:bodyDiv w:val="1"/>
      <w:marLeft w:val="0"/>
      <w:marRight w:val="0"/>
      <w:marTop w:val="0"/>
      <w:marBottom w:val="0"/>
      <w:divBdr>
        <w:top w:val="none" w:sz="0" w:space="0" w:color="auto"/>
        <w:left w:val="none" w:sz="0" w:space="0" w:color="auto"/>
        <w:bottom w:val="none" w:sz="0" w:space="0" w:color="auto"/>
        <w:right w:val="none" w:sz="0" w:space="0" w:color="auto"/>
      </w:divBdr>
    </w:div>
    <w:div w:id="1786727229">
      <w:bodyDiv w:val="1"/>
      <w:marLeft w:val="0"/>
      <w:marRight w:val="0"/>
      <w:marTop w:val="0"/>
      <w:marBottom w:val="0"/>
      <w:divBdr>
        <w:top w:val="none" w:sz="0" w:space="0" w:color="auto"/>
        <w:left w:val="none" w:sz="0" w:space="0" w:color="auto"/>
        <w:bottom w:val="none" w:sz="0" w:space="0" w:color="auto"/>
        <w:right w:val="none" w:sz="0" w:space="0" w:color="auto"/>
      </w:divBdr>
      <w:divsChild>
        <w:div w:id="155074314">
          <w:marLeft w:val="1166"/>
          <w:marRight w:val="0"/>
          <w:marTop w:val="96"/>
          <w:marBottom w:val="0"/>
          <w:divBdr>
            <w:top w:val="none" w:sz="0" w:space="0" w:color="auto"/>
            <w:left w:val="none" w:sz="0" w:space="0" w:color="auto"/>
            <w:bottom w:val="none" w:sz="0" w:space="0" w:color="auto"/>
            <w:right w:val="none" w:sz="0" w:space="0" w:color="auto"/>
          </w:divBdr>
        </w:div>
        <w:div w:id="255870559">
          <w:marLeft w:val="1166"/>
          <w:marRight w:val="0"/>
          <w:marTop w:val="96"/>
          <w:marBottom w:val="0"/>
          <w:divBdr>
            <w:top w:val="none" w:sz="0" w:space="0" w:color="auto"/>
            <w:left w:val="none" w:sz="0" w:space="0" w:color="auto"/>
            <w:bottom w:val="none" w:sz="0" w:space="0" w:color="auto"/>
            <w:right w:val="none" w:sz="0" w:space="0" w:color="auto"/>
          </w:divBdr>
        </w:div>
        <w:div w:id="313265523">
          <w:marLeft w:val="1166"/>
          <w:marRight w:val="0"/>
          <w:marTop w:val="96"/>
          <w:marBottom w:val="0"/>
          <w:divBdr>
            <w:top w:val="none" w:sz="0" w:space="0" w:color="auto"/>
            <w:left w:val="none" w:sz="0" w:space="0" w:color="auto"/>
            <w:bottom w:val="none" w:sz="0" w:space="0" w:color="auto"/>
            <w:right w:val="none" w:sz="0" w:space="0" w:color="auto"/>
          </w:divBdr>
        </w:div>
        <w:div w:id="956521411">
          <w:marLeft w:val="547"/>
          <w:marRight w:val="0"/>
          <w:marTop w:val="115"/>
          <w:marBottom w:val="0"/>
          <w:divBdr>
            <w:top w:val="none" w:sz="0" w:space="0" w:color="auto"/>
            <w:left w:val="none" w:sz="0" w:space="0" w:color="auto"/>
            <w:bottom w:val="none" w:sz="0" w:space="0" w:color="auto"/>
            <w:right w:val="none" w:sz="0" w:space="0" w:color="auto"/>
          </w:divBdr>
        </w:div>
        <w:div w:id="1932465831">
          <w:marLeft w:val="547"/>
          <w:marRight w:val="0"/>
          <w:marTop w:val="115"/>
          <w:marBottom w:val="0"/>
          <w:divBdr>
            <w:top w:val="none" w:sz="0" w:space="0" w:color="auto"/>
            <w:left w:val="none" w:sz="0" w:space="0" w:color="auto"/>
            <w:bottom w:val="none" w:sz="0" w:space="0" w:color="auto"/>
            <w:right w:val="none" w:sz="0" w:space="0" w:color="auto"/>
          </w:divBdr>
        </w:div>
        <w:div w:id="1933128653">
          <w:marLeft w:val="1800"/>
          <w:marRight w:val="0"/>
          <w:marTop w:val="77"/>
          <w:marBottom w:val="0"/>
          <w:divBdr>
            <w:top w:val="none" w:sz="0" w:space="0" w:color="auto"/>
            <w:left w:val="none" w:sz="0" w:space="0" w:color="auto"/>
            <w:bottom w:val="none" w:sz="0" w:space="0" w:color="auto"/>
            <w:right w:val="none" w:sz="0" w:space="0" w:color="auto"/>
          </w:divBdr>
        </w:div>
      </w:divsChild>
    </w:div>
    <w:div w:id="1787579387">
      <w:bodyDiv w:val="1"/>
      <w:marLeft w:val="0"/>
      <w:marRight w:val="0"/>
      <w:marTop w:val="0"/>
      <w:marBottom w:val="0"/>
      <w:divBdr>
        <w:top w:val="none" w:sz="0" w:space="0" w:color="auto"/>
        <w:left w:val="none" w:sz="0" w:space="0" w:color="auto"/>
        <w:bottom w:val="none" w:sz="0" w:space="0" w:color="auto"/>
        <w:right w:val="none" w:sz="0" w:space="0" w:color="auto"/>
      </w:divBdr>
      <w:divsChild>
        <w:div w:id="130176748">
          <w:marLeft w:val="547"/>
          <w:marRight w:val="0"/>
          <w:marTop w:val="134"/>
          <w:marBottom w:val="0"/>
          <w:divBdr>
            <w:top w:val="none" w:sz="0" w:space="0" w:color="auto"/>
            <w:left w:val="none" w:sz="0" w:space="0" w:color="auto"/>
            <w:bottom w:val="none" w:sz="0" w:space="0" w:color="auto"/>
            <w:right w:val="none" w:sz="0" w:space="0" w:color="auto"/>
          </w:divBdr>
        </w:div>
        <w:div w:id="459809729">
          <w:marLeft w:val="1166"/>
          <w:marRight w:val="0"/>
          <w:marTop w:val="115"/>
          <w:marBottom w:val="0"/>
          <w:divBdr>
            <w:top w:val="none" w:sz="0" w:space="0" w:color="auto"/>
            <w:left w:val="none" w:sz="0" w:space="0" w:color="auto"/>
            <w:bottom w:val="none" w:sz="0" w:space="0" w:color="auto"/>
            <w:right w:val="none" w:sz="0" w:space="0" w:color="auto"/>
          </w:divBdr>
        </w:div>
        <w:div w:id="1085954401">
          <w:marLeft w:val="1166"/>
          <w:marRight w:val="0"/>
          <w:marTop w:val="115"/>
          <w:marBottom w:val="0"/>
          <w:divBdr>
            <w:top w:val="none" w:sz="0" w:space="0" w:color="auto"/>
            <w:left w:val="none" w:sz="0" w:space="0" w:color="auto"/>
            <w:bottom w:val="none" w:sz="0" w:space="0" w:color="auto"/>
            <w:right w:val="none" w:sz="0" w:space="0" w:color="auto"/>
          </w:divBdr>
        </w:div>
        <w:div w:id="1704555134">
          <w:marLeft w:val="1166"/>
          <w:marRight w:val="0"/>
          <w:marTop w:val="115"/>
          <w:marBottom w:val="0"/>
          <w:divBdr>
            <w:top w:val="none" w:sz="0" w:space="0" w:color="auto"/>
            <w:left w:val="none" w:sz="0" w:space="0" w:color="auto"/>
            <w:bottom w:val="none" w:sz="0" w:space="0" w:color="auto"/>
            <w:right w:val="none" w:sz="0" w:space="0" w:color="auto"/>
          </w:divBdr>
        </w:div>
        <w:div w:id="1840461612">
          <w:marLeft w:val="1166"/>
          <w:marRight w:val="0"/>
          <w:marTop w:val="115"/>
          <w:marBottom w:val="0"/>
          <w:divBdr>
            <w:top w:val="none" w:sz="0" w:space="0" w:color="auto"/>
            <w:left w:val="none" w:sz="0" w:space="0" w:color="auto"/>
            <w:bottom w:val="none" w:sz="0" w:space="0" w:color="auto"/>
            <w:right w:val="none" w:sz="0" w:space="0" w:color="auto"/>
          </w:divBdr>
        </w:div>
      </w:divsChild>
    </w:div>
    <w:div w:id="1788349784">
      <w:bodyDiv w:val="1"/>
      <w:marLeft w:val="0"/>
      <w:marRight w:val="0"/>
      <w:marTop w:val="0"/>
      <w:marBottom w:val="0"/>
      <w:divBdr>
        <w:top w:val="none" w:sz="0" w:space="0" w:color="auto"/>
        <w:left w:val="none" w:sz="0" w:space="0" w:color="auto"/>
        <w:bottom w:val="none" w:sz="0" w:space="0" w:color="auto"/>
        <w:right w:val="none" w:sz="0" w:space="0" w:color="auto"/>
      </w:divBdr>
      <w:divsChild>
        <w:div w:id="1063406378">
          <w:marLeft w:val="1166"/>
          <w:marRight w:val="0"/>
          <w:marTop w:val="134"/>
          <w:marBottom w:val="0"/>
          <w:divBdr>
            <w:top w:val="none" w:sz="0" w:space="0" w:color="auto"/>
            <w:left w:val="none" w:sz="0" w:space="0" w:color="auto"/>
            <w:bottom w:val="none" w:sz="0" w:space="0" w:color="auto"/>
            <w:right w:val="none" w:sz="0" w:space="0" w:color="auto"/>
          </w:divBdr>
        </w:div>
        <w:div w:id="1297878339">
          <w:marLeft w:val="547"/>
          <w:marRight w:val="0"/>
          <w:marTop w:val="154"/>
          <w:marBottom w:val="0"/>
          <w:divBdr>
            <w:top w:val="none" w:sz="0" w:space="0" w:color="auto"/>
            <w:left w:val="none" w:sz="0" w:space="0" w:color="auto"/>
            <w:bottom w:val="none" w:sz="0" w:space="0" w:color="auto"/>
            <w:right w:val="none" w:sz="0" w:space="0" w:color="auto"/>
          </w:divBdr>
        </w:div>
        <w:div w:id="1597664400">
          <w:marLeft w:val="1166"/>
          <w:marRight w:val="0"/>
          <w:marTop w:val="134"/>
          <w:marBottom w:val="0"/>
          <w:divBdr>
            <w:top w:val="none" w:sz="0" w:space="0" w:color="auto"/>
            <w:left w:val="none" w:sz="0" w:space="0" w:color="auto"/>
            <w:bottom w:val="none" w:sz="0" w:space="0" w:color="auto"/>
            <w:right w:val="none" w:sz="0" w:space="0" w:color="auto"/>
          </w:divBdr>
        </w:div>
      </w:divsChild>
    </w:div>
    <w:div w:id="1788768600">
      <w:bodyDiv w:val="1"/>
      <w:marLeft w:val="0"/>
      <w:marRight w:val="0"/>
      <w:marTop w:val="0"/>
      <w:marBottom w:val="0"/>
      <w:divBdr>
        <w:top w:val="none" w:sz="0" w:space="0" w:color="auto"/>
        <w:left w:val="none" w:sz="0" w:space="0" w:color="auto"/>
        <w:bottom w:val="none" w:sz="0" w:space="0" w:color="auto"/>
        <w:right w:val="none" w:sz="0" w:space="0" w:color="auto"/>
      </w:divBdr>
      <w:divsChild>
        <w:div w:id="159855312">
          <w:marLeft w:val="1166"/>
          <w:marRight w:val="0"/>
          <w:marTop w:val="86"/>
          <w:marBottom w:val="0"/>
          <w:divBdr>
            <w:top w:val="none" w:sz="0" w:space="0" w:color="auto"/>
            <w:left w:val="none" w:sz="0" w:space="0" w:color="auto"/>
            <w:bottom w:val="none" w:sz="0" w:space="0" w:color="auto"/>
            <w:right w:val="none" w:sz="0" w:space="0" w:color="auto"/>
          </w:divBdr>
        </w:div>
        <w:div w:id="454297939">
          <w:marLeft w:val="1166"/>
          <w:marRight w:val="0"/>
          <w:marTop w:val="86"/>
          <w:marBottom w:val="0"/>
          <w:divBdr>
            <w:top w:val="none" w:sz="0" w:space="0" w:color="auto"/>
            <w:left w:val="none" w:sz="0" w:space="0" w:color="auto"/>
            <w:bottom w:val="none" w:sz="0" w:space="0" w:color="auto"/>
            <w:right w:val="none" w:sz="0" w:space="0" w:color="auto"/>
          </w:divBdr>
        </w:div>
        <w:div w:id="495609841">
          <w:marLeft w:val="1800"/>
          <w:marRight w:val="0"/>
          <w:marTop w:val="77"/>
          <w:marBottom w:val="0"/>
          <w:divBdr>
            <w:top w:val="none" w:sz="0" w:space="0" w:color="auto"/>
            <w:left w:val="none" w:sz="0" w:space="0" w:color="auto"/>
            <w:bottom w:val="none" w:sz="0" w:space="0" w:color="auto"/>
            <w:right w:val="none" w:sz="0" w:space="0" w:color="auto"/>
          </w:divBdr>
        </w:div>
        <w:div w:id="729615827">
          <w:marLeft w:val="547"/>
          <w:marRight w:val="0"/>
          <w:marTop w:val="86"/>
          <w:marBottom w:val="0"/>
          <w:divBdr>
            <w:top w:val="none" w:sz="0" w:space="0" w:color="auto"/>
            <w:left w:val="none" w:sz="0" w:space="0" w:color="auto"/>
            <w:bottom w:val="none" w:sz="0" w:space="0" w:color="auto"/>
            <w:right w:val="none" w:sz="0" w:space="0" w:color="auto"/>
          </w:divBdr>
        </w:div>
        <w:div w:id="948270497">
          <w:marLeft w:val="1166"/>
          <w:marRight w:val="0"/>
          <w:marTop w:val="86"/>
          <w:marBottom w:val="0"/>
          <w:divBdr>
            <w:top w:val="none" w:sz="0" w:space="0" w:color="auto"/>
            <w:left w:val="none" w:sz="0" w:space="0" w:color="auto"/>
            <w:bottom w:val="none" w:sz="0" w:space="0" w:color="auto"/>
            <w:right w:val="none" w:sz="0" w:space="0" w:color="auto"/>
          </w:divBdr>
        </w:div>
        <w:div w:id="1170022523">
          <w:marLeft w:val="1800"/>
          <w:marRight w:val="0"/>
          <w:marTop w:val="67"/>
          <w:marBottom w:val="0"/>
          <w:divBdr>
            <w:top w:val="none" w:sz="0" w:space="0" w:color="auto"/>
            <w:left w:val="none" w:sz="0" w:space="0" w:color="auto"/>
            <w:bottom w:val="none" w:sz="0" w:space="0" w:color="auto"/>
            <w:right w:val="none" w:sz="0" w:space="0" w:color="auto"/>
          </w:divBdr>
        </w:div>
        <w:div w:id="1261522737">
          <w:marLeft w:val="1166"/>
          <w:marRight w:val="0"/>
          <w:marTop w:val="86"/>
          <w:marBottom w:val="0"/>
          <w:divBdr>
            <w:top w:val="none" w:sz="0" w:space="0" w:color="auto"/>
            <w:left w:val="none" w:sz="0" w:space="0" w:color="auto"/>
            <w:bottom w:val="none" w:sz="0" w:space="0" w:color="auto"/>
            <w:right w:val="none" w:sz="0" w:space="0" w:color="auto"/>
          </w:divBdr>
        </w:div>
        <w:div w:id="1564173172">
          <w:marLeft w:val="1166"/>
          <w:marRight w:val="0"/>
          <w:marTop w:val="86"/>
          <w:marBottom w:val="0"/>
          <w:divBdr>
            <w:top w:val="none" w:sz="0" w:space="0" w:color="auto"/>
            <w:left w:val="none" w:sz="0" w:space="0" w:color="auto"/>
            <w:bottom w:val="none" w:sz="0" w:space="0" w:color="auto"/>
            <w:right w:val="none" w:sz="0" w:space="0" w:color="auto"/>
          </w:divBdr>
        </w:div>
        <w:div w:id="1580603471">
          <w:marLeft w:val="1166"/>
          <w:marRight w:val="0"/>
          <w:marTop w:val="86"/>
          <w:marBottom w:val="0"/>
          <w:divBdr>
            <w:top w:val="none" w:sz="0" w:space="0" w:color="auto"/>
            <w:left w:val="none" w:sz="0" w:space="0" w:color="auto"/>
            <w:bottom w:val="none" w:sz="0" w:space="0" w:color="auto"/>
            <w:right w:val="none" w:sz="0" w:space="0" w:color="auto"/>
          </w:divBdr>
        </w:div>
        <w:div w:id="1615359256">
          <w:marLeft w:val="1800"/>
          <w:marRight w:val="0"/>
          <w:marTop w:val="77"/>
          <w:marBottom w:val="0"/>
          <w:divBdr>
            <w:top w:val="none" w:sz="0" w:space="0" w:color="auto"/>
            <w:left w:val="none" w:sz="0" w:space="0" w:color="auto"/>
            <w:bottom w:val="none" w:sz="0" w:space="0" w:color="auto"/>
            <w:right w:val="none" w:sz="0" w:space="0" w:color="auto"/>
          </w:divBdr>
        </w:div>
        <w:div w:id="2038769310">
          <w:marLeft w:val="1800"/>
          <w:marRight w:val="0"/>
          <w:marTop w:val="67"/>
          <w:marBottom w:val="0"/>
          <w:divBdr>
            <w:top w:val="none" w:sz="0" w:space="0" w:color="auto"/>
            <w:left w:val="none" w:sz="0" w:space="0" w:color="auto"/>
            <w:bottom w:val="none" w:sz="0" w:space="0" w:color="auto"/>
            <w:right w:val="none" w:sz="0" w:space="0" w:color="auto"/>
          </w:divBdr>
        </w:div>
        <w:div w:id="2104177871">
          <w:marLeft w:val="1800"/>
          <w:marRight w:val="0"/>
          <w:marTop w:val="77"/>
          <w:marBottom w:val="0"/>
          <w:divBdr>
            <w:top w:val="none" w:sz="0" w:space="0" w:color="auto"/>
            <w:left w:val="none" w:sz="0" w:space="0" w:color="auto"/>
            <w:bottom w:val="none" w:sz="0" w:space="0" w:color="auto"/>
            <w:right w:val="none" w:sz="0" w:space="0" w:color="auto"/>
          </w:divBdr>
        </w:div>
      </w:divsChild>
    </w:div>
    <w:div w:id="1789348580">
      <w:bodyDiv w:val="1"/>
      <w:marLeft w:val="0"/>
      <w:marRight w:val="0"/>
      <w:marTop w:val="0"/>
      <w:marBottom w:val="0"/>
      <w:divBdr>
        <w:top w:val="none" w:sz="0" w:space="0" w:color="auto"/>
        <w:left w:val="none" w:sz="0" w:space="0" w:color="auto"/>
        <w:bottom w:val="none" w:sz="0" w:space="0" w:color="auto"/>
        <w:right w:val="none" w:sz="0" w:space="0" w:color="auto"/>
      </w:divBdr>
    </w:div>
    <w:div w:id="1789622297">
      <w:bodyDiv w:val="1"/>
      <w:marLeft w:val="0"/>
      <w:marRight w:val="0"/>
      <w:marTop w:val="0"/>
      <w:marBottom w:val="0"/>
      <w:divBdr>
        <w:top w:val="none" w:sz="0" w:space="0" w:color="auto"/>
        <w:left w:val="none" w:sz="0" w:space="0" w:color="auto"/>
        <w:bottom w:val="none" w:sz="0" w:space="0" w:color="auto"/>
        <w:right w:val="none" w:sz="0" w:space="0" w:color="auto"/>
      </w:divBdr>
    </w:div>
    <w:div w:id="1789661887">
      <w:bodyDiv w:val="1"/>
      <w:marLeft w:val="0"/>
      <w:marRight w:val="0"/>
      <w:marTop w:val="0"/>
      <w:marBottom w:val="0"/>
      <w:divBdr>
        <w:top w:val="none" w:sz="0" w:space="0" w:color="auto"/>
        <w:left w:val="none" w:sz="0" w:space="0" w:color="auto"/>
        <w:bottom w:val="none" w:sz="0" w:space="0" w:color="auto"/>
        <w:right w:val="none" w:sz="0" w:space="0" w:color="auto"/>
      </w:divBdr>
    </w:div>
    <w:div w:id="1790586477">
      <w:bodyDiv w:val="1"/>
      <w:marLeft w:val="0"/>
      <w:marRight w:val="0"/>
      <w:marTop w:val="0"/>
      <w:marBottom w:val="0"/>
      <w:divBdr>
        <w:top w:val="none" w:sz="0" w:space="0" w:color="auto"/>
        <w:left w:val="none" w:sz="0" w:space="0" w:color="auto"/>
        <w:bottom w:val="none" w:sz="0" w:space="0" w:color="auto"/>
        <w:right w:val="none" w:sz="0" w:space="0" w:color="auto"/>
      </w:divBdr>
    </w:div>
    <w:div w:id="1790783805">
      <w:bodyDiv w:val="1"/>
      <w:marLeft w:val="0"/>
      <w:marRight w:val="0"/>
      <w:marTop w:val="0"/>
      <w:marBottom w:val="0"/>
      <w:divBdr>
        <w:top w:val="none" w:sz="0" w:space="0" w:color="auto"/>
        <w:left w:val="none" w:sz="0" w:space="0" w:color="auto"/>
        <w:bottom w:val="none" w:sz="0" w:space="0" w:color="auto"/>
        <w:right w:val="none" w:sz="0" w:space="0" w:color="auto"/>
      </w:divBdr>
      <w:divsChild>
        <w:div w:id="214700678">
          <w:marLeft w:val="1800"/>
          <w:marRight w:val="0"/>
          <w:marTop w:val="82"/>
          <w:marBottom w:val="0"/>
          <w:divBdr>
            <w:top w:val="none" w:sz="0" w:space="0" w:color="auto"/>
            <w:left w:val="none" w:sz="0" w:space="0" w:color="auto"/>
            <w:bottom w:val="none" w:sz="0" w:space="0" w:color="auto"/>
            <w:right w:val="none" w:sz="0" w:space="0" w:color="auto"/>
          </w:divBdr>
        </w:div>
        <w:div w:id="595552660">
          <w:marLeft w:val="1166"/>
          <w:marRight w:val="0"/>
          <w:marTop w:val="96"/>
          <w:marBottom w:val="0"/>
          <w:divBdr>
            <w:top w:val="none" w:sz="0" w:space="0" w:color="auto"/>
            <w:left w:val="none" w:sz="0" w:space="0" w:color="auto"/>
            <w:bottom w:val="none" w:sz="0" w:space="0" w:color="auto"/>
            <w:right w:val="none" w:sz="0" w:space="0" w:color="auto"/>
          </w:divBdr>
        </w:div>
        <w:div w:id="708724891">
          <w:marLeft w:val="547"/>
          <w:marRight w:val="0"/>
          <w:marTop w:val="115"/>
          <w:marBottom w:val="0"/>
          <w:divBdr>
            <w:top w:val="none" w:sz="0" w:space="0" w:color="auto"/>
            <w:left w:val="none" w:sz="0" w:space="0" w:color="auto"/>
            <w:bottom w:val="none" w:sz="0" w:space="0" w:color="auto"/>
            <w:right w:val="none" w:sz="0" w:space="0" w:color="auto"/>
          </w:divBdr>
        </w:div>
        <w:div w:id="906107191">
          <w:marLeft w:val="1800"/>
          <w:marRight w:val="0"/>
          <w:marTop w:val="82"/>
          <w:marBottom w:val="0"/>
          <w:divBdr>
            <w:top w:val="none" w:sz="0" w:space="0" w:color="auto"/>
            <w:left w:val="none" w:sz="0" w:space="0" w:color="auto"/>
            <w:bottom w:val="none" w:sz="0" w:space="0" w:color="auto"/>
            <w:right w:val="none" w:sz="0" w:space="0" w:color="auto"/>
          </w:divBdr>
        </w:div>
        <w:div w:id="1105807844">
          <w:marLeft w:val="1166"/>
          <w:marRight w:val="0"/>
          <w:marTop w:val="96"/>
          <w:marBottom w:val="0"/>
          <w:divBdr>
            <w:top w:val="none" w:sz="0" w:space="0" w:color="auto"/>
            <w:left w:val="none" w:sz="0" w:space="0" w:color="auto"/>
            <w:bottom w:val="none" w:sz="0" w:space="0" w:color="auto"/>
            <w:right w:val="none" w:sz="0" w:space="0" w:color="auto"/>
          </w:divBdr>
        </w:div>
        <w:div w:id="1267881074">
          <w:marLeft w:val="1800"/>
          <w:marRight w:val="0"/>
          <w:marTop w:val="82"/>
          <w:marBottom w:val="0"/>
          <w:divBdr>
            <w:top w:val="none" w:sz="0" w:space="0" w:color="auto"/>
            <w:left w:val="none" w:sz="0" w:space="0" w:color="auto"/>
            <w:bottom w:val="none" w:sz="0" w:space="0" w:color="auto"/>
            <w:right w:val="none" w:sz="0" w:space="0" w:color="auto"/>
          </w:divBdr>
        </w:div>
        <w:div w:id="1791045680">
          <w:marLeft w:val="1166"/>
          <w:marRight w:val="0"/>
          <w:marTop w:val="96"/>
          <w:marBottom w:val="0"/>
          <w:divBdr>
            <w:top w:val="none" w:sz="0" w:space="0" w:color="auto"/>
            <w:left w:val="none" w:sz="0" w:space="0" w:color="auto"/>
            <w:bottom w:val="none" w:sz="0" w:space="0" w:color="auto"/>
            <w:right w:val="none" w:sz="0" w:space="0" w:color="auto"/>
          </w:divBdr>
        </w:div>
      </w:divsChild>
    </w:div>
    <w:div w:id="1791586418">
      <w:bodyDiv w:val="1"/>
      <w:marLeft w:val="0"/>
      <w:marRight w:val="0"/>
      <w:marTop w:val="0"/>
      <w:marBottom w:val="0"/>
      <w:divBdr>
        <w:top w:val="none" w:sz="0" w:space="0" w:color="auto"/>
        <w:left w:val="none" w:sz="0" w:space="0" w:color="auto"/>
        <w:bottom w:val="none" w:sz="0" w:space="0" w:color="auto"/>
        <w:right w:val="none" w:sz="0" w:space="0" w:color="auto"/>
      </w:divBdr>
      <w:divsChild>
        <w:div w:id="25907841">
          <w:marLeft w:val="2074"/>
          <w:marRight w:val="0"/>
          <w:marTop w:val="67"/>
          <w:marBottom w:val="0"/>
          <w:divBdr>
            <w:top w:val="none" w:sz="0" w:space="0" w:color="auto"/>
            <w:left w:val="none" w:sz="0" w:space="0" w:color="auto"/>
            <w:bottom w:val="none" w:sz="0" w:space="0" w:color="auto"/>
            <w:right w:val="none" w:sz="0" w:space="0" w:color="auto"/>
          </w:divBdr>
        </w:div>
        <w:div w:id="331299753">
          <w:marLeft w:val="720"/>
          <w:marRight w:val="0"/>
          <w:marTop w:val="86"/>
          <w:marBottom w:val="0"/>
          <w:divBdr>
            <w:top w:val="none" w:sz="0" w:space="0" w:color="auto"/>
            <w:left w:val="none" w:sz="0" w:space="0" w:color="auto"/>
            <w:bottom w:val="none" w:sz="0" w:space="0" w:color="auto"/>
            <w:right w:val="none" w:sz="0" w:space="0" w:color="auto"/>
          </w:divBdr>
        </w:div>
        <w:div w:id="641732955">
          <w:marLeft w:val="2074"/>
          <w:marRight w:val="0"/>
          <w:marTop w:val="53"/>
          <w:marBottom w:val="0"/>
          <w:divBdr>
            <w:top w:val="none" w:sz="0" w:space="0" w:color="auto"/>
            <w:left w:val="none" w:sz="0" w:space="0" w:color="auto"/>
            <w:bottom w:val="none" w:sz="0" w:space="0" w:color="auto"/>
            <w:right w:val="none" w:sz="0" w:space="0" w:color="auto"/>
          </w:divBdr>
        </w:div>
        <w:div w:id="706108151">
          <w:marLeft w:val="2074"/>
          <w:marRight w:val="0"/>
          <w:marTop w:val="53"/>
          <w:marBottom w:val="0"/>
          <w:divBdr>
            <w:top w:val="none" w:sz="0" w:space="0" w:color="auto"/>
            <w:left w:val="none" w:sz="0" w:space="0" w:color="auto"/>
            <w:bottom w:val="none" w:sz="0" w:space="0" w:color="auto"/>
            <w:right w:val="none" w:sz="0" w:space="0" w:color="auto"/>
          </w:divBdr>
        </w:div>
        <w:div w:id="763035724">
          <w:marLeft w:val="720"/>
          <w:marRight w:val="0"/>
          <w:marTop w:val="86"/>
          <w:marBottom w:val="0"/>
          <w:divBdr>
            <w:top w:val="none" w:sz="0" w:space="0" w:color="auto"/>
            <w:left w:val="none" w:sz="0" w:space="0" w:color="auto"/>
            <w:bottom w:val="none" w:sz="0" w:space="0" w:color="auto"/>
            <w:right w:val="none" w:sz="0" w:space="0" w:color="auto"/>
          </w:divBdr>
        </w:div>
        <w:div w:id="787313571">
          <w:marLeft w:val="1354"/>
          <w:marRight w:val="0"/>
          <w:marTop w:val="77"/>
          <w:marBottom w:val="0"/>
          <w:divBdr>
            <w:top w:val="none" w:sz="0" w:space="0" w:color="auto"/>
            <w:left w:val="none" w:sz="0" w:space="0" w:color="auto"/>
            <w:bottom w:val="none" w:sz="0" w:space="0" w:color="auto"/>
            <w:right w:val="none" w:sz="0" w:space="0" w:color="auto"/>
          </w:divBdr>
        </w:div>
        <w:div w:id="843663455">
          <w:marLeft w:val="1354"/>
          <w:marRight w:val="0"/>
          <w:marTop w:val="77"/>
          <w:marBottom w:val="0"/>
          <w:divBdr>
            <w:top w:val="none" w:sz="0" w:space="0" w:color="auto"/>
            <w:left w:val="none" w:sz="0" w:space="0" w:color="auto"/>
            <w:bottom w:val="none" w:sz="0" w:space="0" w:color="auto"/>
            <w:right w:val="none" w:sz="0" w:space="0" w:color="auto"/>
          </w:divBdr>
        </w:div>
        <w:div w:id="879980697">
          <w:marLeft w:val="720"/>
          <w:marRight w:val="0"/>
          <w:marTop w:val="86"/>
          <w:marBottom w:val="0"/>
          <w:divBdr>
            <w:top w:val="none" w:sz="0" w:space="0" w:color="auto"/>
            <w:left w:val="none" w:sz="0" w:space="0" w:color="auto"/>
            <w:bottom w:val="none" w:sz="0" w:space="0" w:color="auto"/>
            <w:right w:val="none" w:sz="0" w:space="0" w:color="auto"/>
          </w:divBdr>
        </w:div>
        <w:div w:id="1229652897">
          <w:marLeft w:val="1354"/>
          <w:marRight w:val="0"/>
          <w:marTop w:val="77"/>
          <w:marBottom w:val="0"/>
          <w:divBdr>
            <w:top w:val="none" w:sz="0" w:space="0" w:color="auto"/>
            <w:left w:val="none" w:sz="0" w:space="0" w:color="auto"/>
            <w:bottom w:val="none" w:sz="0" w:space="0" w:color="auto"/>
            <w:right w:val="none" w:sz="0" w:space="0" w:color="auto"/>
          </w:divBdr>
        </w:div>
        <w:div w:id="1625233376">
          <w:marLeft w:val="1166"/>
          <w:marRight w:val="0"/>
          <w:marTop w:val="77"/>
          <w:marBottom w:val="0"/>
          <w:divBdr>
            <w:top w:val="none" w:sz="0" w:space="0" w:color="auto"/>
            <w:left w:val="none" w:sz="0" w:space="0" w:color="auto"/>
            <w:bottom w:val="none" w:sz="0" w:space="0" w:color="auto"/>
            <w:right w:val="none" w:sz="0" w:space="0" w:color="auto"/>
          </w:divBdr>
        </w:div>
        <w:div w:id="1630551554">
          <w:marLeft w:val="2074"/>
          <w:marRight w:val="0"/>
          <w:marTop w:val="67"/>
          <w:marBottom w:val="0"/>
          <w:divBdr>
            <w:top w:val="none" w:sz="0" w:space="0" w:color="auto"/>
            <w:left w:val="none" w:sz="0" w:space="0" w:color="auto"/>
            <w:bottom w:val="none" w:sz="0" w:space="0" w:color="auto"/>
            <w:right w:val="none" w:sz="0" w:space="0" w:color="auto"/>
          </w:divBdr>
        </w:div>
        <w:div w:id="1768501845">
          <w:marLeft w:val="1354"/>
          <w:marRight w:val="0"/>
          <w:marTop w:val="77"/>
          <w:marBottom w:val="0"/>
          <w:divBdr>
            <w:top w:val="none" w:sz="0" w:space="0" w:color="auto"/>
            <w:left w:val="none" w:sz="0" w:space="0" w:color="auto"/>
            <w:bottom w:val="none" w:sz="0" w:space="0" w:color="auto"/>
            <w:right w:val="none" w:sz="0" w:space="0" w:color="auto"/>
          </w:divBdr>
        </w:div>
        <w:div w:id="1875076707">
          <w:marLeft w:val="547"/>
          <w:marRight w:val="0"/>
          <w:marTop w:val="86"/>
          <w:marBottom w:val="0"/>
          <w:divBdr>
            <w:top w:val="none" w:sz="0" w:space="0" w:color="auto"/>
            <w:left w:val="none" w:sz="0" w:space="0" w:color="auto"/>
            <w:bottom w:val="none" w:sz="0" w:space="0" w:color="auto"/>
            <w:right w:val="none" w:sz="0" w:space="0" w:color="auto"/>
          </w:divBdr>
        </w:div>
        <w:div w:id="1924219287">
          <w:marLeft w:val="1354"/>
          <w:marRight w:val="0"/>
          <w:marTop w:val="77"/>
          <w:marBottom w:val="0"/>
          <w:divBdr>
            <w:top w:val="none" w:sz="0" w:space="0" w:color="auto"/>
            <w:left w:val="none" w:sz="0" w:space="0" w:color="auto"/>
            <w:bottom w:val="none" w:sz="0" w:space="0" w:color="auto"/>
            <w:right w:val="none" w:sz="0" w:space="0" w:color="auto"/>
          </w:divBdr>
        </w:div>
        <w:div w:id="1974946014">
          <w:marLeft w:val="720"/>
          <w:marRight w:val="0"/>
          <w:marTop w:val="86"/>
          <w:marBottom w:val="0"/>
          <w:divBdr>
            <w:top w:val="none" w:sz="0" w:space="0" w:color="auto"/>
            <w:left w:val="none" w:sz="0" w:space="0" w:color="auto"/>
            <w:bottom w:val="none" w:sz="0" w:space="0" w:color="auto"/>
            <w:right w:val="none" w:sz="0" w:space="0" w:color="auto"/>
          </w:divBdr>
        </w:div>
        <w:div w:id="2136747605">
          <w:marLeft w:val="2074"/>
          <w:marRight w:val="0"/>
          <w:marTop w:val="53"/>
          <w:marBottom w:val="0"/>
          <w:divBdr>
            <w:top w:val="none" w:sz="0" w:space="0" w:color="auto"/>
            <w:left w:val="none" w:sz="0" w:space="0" w:color="auto"/>
            <w:bottom w:val="none" w:sz="0" w:space="0" w:color="auto"/>
            <w:right w:val="none" w:sz="0" w:space="0" w:color="auto"/>
          </w:divBdr>
        </w:div>
      </w:divsChild>
    </w:div>
    <w:div w:id="1791702283">
      <w:bodyDiv w:val="1"/>
      <w:marLeft w:val="0"/>
      <w:marRight w:val="0"/>
      <w:marTop w:val="0"/>
      <w:marBottom w:val="0"/>
      <w:divBdr>
        <w:top w:val="none" w:sz="0" w:space="0" w:color="auto"/>
        <w:left w:val="none" w:sz="0" w:space="0" w:color="auto"/>
        <w:bottom w:val="none" w:sz="0" w:space="0" w:color="auto"/>
        <w:right w:val="none" w:sz="0" w:space="0" w:color="auto"/>
      </w:divBdr>
    </w:div>
    <w:div w:id="1792240952">
      <w:bodyDiv w:val="1"/>
      <w:marLeft w:val="0"/>
      <w:marRight w:val="0"/>
      <w:marTop w:val="0"/>
      <w:marBottom w:val="0"/>
      <w:divBdr>
        <w:top w:val="none" w:sz="0" w:space="0" w:color="auto"/>
        <w:left w:val="none" w:sz="0" w:space="0" w:color="auto"/>
        <w:bottom w:val="none" w:sz="0" w:space="0" w:color="auto"/>
        <w:right w:val="none" w:sz="0" w:space="0" w:color="auto"/>
      </w:divBdr>
      <w:divsChild>
        <w:div w:id="1149782630">
          <w:marLeft w:val="1166"/>
          <w:marRight w:val="0"/>
          <w:marTop w:val="115"/>
          <w:marBottom w:val="0"/>
          <w:divBdr>
            <w:top w:val="none" w:sz="0" w:space="0" w:color="auto"/>
            <w:left w:val="none" w:sz="0" w:space="0" w:color="auto"/>
            <w:bottom w:val="none" w:sz="0" w:space="0" w:color="auto"/>
            <w:right w:val="none" w:sz="0" w:space="0" w:color="auto"/>
          </w:divBdr>
        </w:div>
        <w:div w:id="1400981208">
          <w:marLeft w:val="1166"/>
          <w:marRight w:val="0"/>
          <w:marTop w:val="115"/>
          <w:marBottom w:val="0"/>
          <w:divBdr>
            <w:top w:val="none" w:sz="0" w:space="0" w:color="auto"/>
            <w:left w:val="none" w:sz="0" w:space="0" w:color="auto"/>
            <w:bottom w:val="none" w:sz="0" w:space="0" w:color="auto"/>
            <w:right w:val="none" w:sz="0" w:space="0" w:color="auto"/>
          </w:divBdr>
        </w:div>
        <w:div w:id="2026133446">
          <w:marLeft w:val="547"/>
          <w:marRight w:val="0"/>
          <w:marTop w:val="134"/>
          <w:marBottom w:val="0"/>
          <w:divBdr>
            <w:top w:val="none" w:sz="0" w:space="0" w:color="auto"/>
            <w:left w:val="none" w:sz="0" w:space="0" w:color="auto"/>
            <w:bottom w:val="none" w:sz="0" w:space="0" w:color="auto"/>
            <w:right w:val="none" w:sz="0" w:space="0" w:color="auto"/>
          </w:divBdr>
        </w:div>
        <w:div w:id="2102682634">
          <w:marLeft w:val="1166"/>
          <w:marRight w:val="0"/>
          <w:marTop w:val="115"/>
          <w:marBottom w:val="0"/>
          <w:divBdr>
            <w:top w:val="none" w:sz="0" w:space="0" w:color="auto"/>
            <w:left w:val="none" w:sz="0" w:space="0" w:color="auto"/>
            <w:bottom w:val="none" w:sz="0" w:space="0" w:color="auto"/>
            <w:right w:val="none" w:sz="0" w:space="0" w:color="auto"/>
          </w:divBdr>
        </w:div>
      </w:divsChild>
    </w:div>
    <w:div w:id="1792482088">
      <w:bodyDiv w:val="1"/>
      <w:marLeft w:val="0"/>
      <w:marRight w:val="0"/>
      <w:marTop w:val="0"/>
      <w:marBottom w:val="0"/>
      <w:divBdr>
        <w:top w:val="none" w:sz="0" w:space="0" w:color="auto"/>
        <w:left w:val="none" w:sz="0" w:space="0" w:color="auto"/>
        <w:bottom w:val="none" w:sz="0" w:space="0" w:color="auto"/>
        <w:right w:val="none" w:sz="0" w:space="0" w:color="auto"/>
      </w:divBdr>
      <w:divsChild>
        <w:div w:id="283779367">
          <w:marLeft w:val="1800"/>
          <w:marRight w:val="0"/>
          <w:marTop w:val="77"/>
          <w:marBottom w:val="0"/>
          <w:divBdr>
            <w:top w:val="none" w:sz="0" w:space="0" w:color="auto"/>
            <w:left w:val="none" w:sz="0" w:space="0" w:color="auto"/>
            <w:bottom w:val="none" w:sz="0" w:space="0" w:color="auto"/>
            <w:right w:val="none" w:sz="0" w:space="0" w:color="auto"/>
          </w:divBdr>
        </w:div>
        <w:div w:id="370493649">
          <w:marLeft w:val="2520"/>
          <w:marRight w:val="0"/>
          <w:marTop w:val="58"/>
          <w:marBottom w:val="0"/>
          <w:divBdr>
            <w:top w:val="none" w:sz="0" w:space="0" w:color="auto"/>
            <w:left w:val="none" w:sz="0" w:space="0" w:color="auto"/>
            <w:bottom w:val="none" w:sz="0" w:space="0" w:color="auto"/>
            <w:right w:val="none" w:sz="0" w:space="0" w:color="auto"/>
          </w:divBdr>
        </w:div>
        <w:div w:id="540166670">
          <w:marLeft w:val="1166"/>
          <w:marRight w:val="0"/>
          <w:marTop w:val="96"/>
          <w:marBottom w:val="0"/>
          <w:divBdr>
            <w:top w:val="none" w:sz="0" w:space="0" w:color="auto"/>
            <w:left w:val="none" w:sz="0" w:space="0" w:color="auto"/>
            <w:bottom w:val="none" w:sz="0" w:space="0" w:color="auto"/>
            <w:right w:val="none" w:sz="0" w:space="0" w:color="auto"/>
          </w:divBdr>
        </w:div>
        <w:div w:id="541408446">
          <w:marLeft w:val="1166"/>
          <w:marRight w:val="0"/>
          <w:marTop w:val="96"/>
          <w:marBottom w:val="0"/>
          <w:divBdr>
            <w:top w:val="none" w:sz="0" w:space="0" w:color="auto"/>
            <w:left w:val="none" w:sz="0" w:space="0" w:color="auto"/>
            <w:bottom w:val="none" w:sz="0" w:space="0" w:color="auto"/>
            <w:right w:val="none" w:sz="0" w:space="0" w:color="auto"/>
          </w:divBdr>
        </w:div>
        <w:div w:id="583807809">
          <w:marLeft w:val="1166"/>
          <w:marRight w:val="0"/>
          <w:marTop w:val="96"/>
          <w:marBottom w:val="0"/>
          <w:divBdr>
            <w:top w:val="none" w:sz="0" w:space="0" w:color="auto"/>
            <w:left w:val="none" w:sz="0" w:space="0" w:color="auto"/>
            <w:bottom w:val="none" w:sz="0" w:space="0" w:color="auto"/>
            <w:right w:val="none" w:sz="0" w:space="0" w:color="auto"/>
          </w:divBdr>
        </w:div>
        <w:div w:id="682706528">
          <w:marLeft w:val="2520"/>
          <w:marRight w:val="0"/>
          <w:marTop w:val="58"/>
          <w:marBottom w:val="0"/>
          <w:divBdr>
            <w:top w:val="none" w:sz="0" w:space="0" w:color="auto"/>
            <w:left w:val="none" w:sz="0" w:space="0" w:color="auto"/>
            <w:bottom w:val="none" w:sz="0" w:space="0" w:color="auto"/>
            <w:right w:val="none" w:sz="0" w:space="0" w:color="auto"/>
          </w:divBdr>
        </w:div>
        <w:div w:id="771128907">
          <w:marLeft w:val="1800"/>
          <w:marRight w:val="0"/>
          <w:marTop w:val="77"/>
          <w:marBottom w:val="0"/>
          <w:divBdr>
            <w:top w:val="none" w:sz="0" w:space="0" w:color="auto"/>
            <w:left w:val="none" w:sz="0" w:space="0" w:color="auto"/>
            <w:bottom w:val="none" w:sz="0" w:space="0" w:color="auto"/>
            <w:right w:val="none" w:sz="0" w:space="0" w:color="auto"/>
          </w:divBdr>
        </w:div>
        <w:div w:id="802767651">
          <w:marLeft w:val="547"/>
          <w:marRight w:val="0"/>
          <w:marTop w:val="115"/>
          <w:marBottom w:val="0"/>
          <w:divBdr>
            <w:top w:val="none" w:sz="0" w:space="0" w:color="auto"/>
            <w:left w:val="none" w:sz="0" w:space="0" w:color="auto"/>
            <w:bottom w:val="none" w:sz="0" w:space="0" w:color="auto"/>
            <w:right w:val="none" w:sz="0" w:space="0" w:color="auto"/>
          </w:divBdr>
        </w:div>
        <w:div w:id="1126465068">
          <w:marLeft w:val="547"/>
          <w:marRight w:val="0"/>
          <w:marTop w:val="115"/>
          <w:marBottom w:val="0"/>
          <w:divBdr>
            <w:top w:val="none" w:sz="0" w:space="0" w:color="auto"/>
            <w:left w:val="none" w:sz="0" w:space="0" w:color="auto"/>
            <w:bottom w:val="none" w:sz="0" w:space="0" w:color="auto"/>
            <w:right w:val="none" w:sz="0" w:space="0" w:color="auto"/>
          </w:divBdr>
        </w:div>
        <w:div w:id="1582717295">
          <w:marLeft w:val="2520"/>
          <w:marRight w:val="0"/>
          <w:marTop w:val="58"/>
          <w:marBottom w:val="0"/>
          <w:divBdr>
            <w:top w:val="none" w:sz="0" w:space="0" w:color="auto"/>
            <w:left w:val="none" w:sz="0" w:space="0" w:color="auto"/>
            <w:bottom w:val="none" w:sz="0" w:space="0" w:color="auto"/>
            <w:right w:val="none" w:sz="0" w:space="0" w:color="auto"/>
          </w:divBdr>
        </w:div>
        <w:div w:id="2009281944">
          <w:marLeft w:val="1800"/>
          <w:marRight w:val="0"/>
          <w:marTop w:val="77"/>
          <w:marBottom w:val="0"/>
          <w:divBdr>
            <w:top w:val="none" w:sz="0" w:space="0" w:color="auto"/>
            <w:left w:val="none" w:sz="0" w:space="0" w:color="auto"/>
            <w:bottom w:val="none" w:sz="0" w:space="0" w:color="auto"/>
            <w:right w:val="none" w:sz="0" w:space="0" w:color="auto"/>
          </w:divBdr>
        </w:div>
      </w:divsChild>
    </w:div>
    <w:div w:id="1794857867">
      <w:bodyDiv w:val="1"/>
      <w:marLeft w:val="0"/>
      <w:marRight w:val="0"/>
      <w:marTop w:val="0"/>
      <w:marBottom w:val="0"/>
      <w:divBdr>
        <w:top w:val="none" w:sz="0" w:space="0" w:color="auto"/>
        <w:left w:val="none" w:sz="0" w:space="0" w:color="auto"/>
        <w:bottom w:val="none" w:sz="0" w:space="0" w:color="auto"/>
        <w:right w:val="none" w:sz="0" w:space="0" w:color="auto"/>
      </w:divBdr>
    </w:div>
    <w:div w:id="1794984738">
      <w:bodyDiv w:val="1"/>
      <w:marLeft w:val="0"/>
      <w:marRight w:val="0"/>
      <w:marTop w:val="0"/>
      <w:marBottom w:val="0"/>
      <w:divBdr>
        <w:top w:val="none" w:sz="0" w:space="0" w:color="auto"/>
        <w:left w:val="none" w:sz="0" w:space="0" w:color="auto"/>
        <w:bottom w:val="none" w:sz="0" w:space="0" w:color="auto"/>
        <w:right w:val="none" w:sz="0" w:space="0" w:color="auto"/>
      </w:divBdr>
    </w:div>
    <w:div w:id="1795052512">
      <w:bodyDiv w:val="1"/>
      <w:marLeft w:val="0"/>
      <w:marRight w:val="0"/>
      <w:marTop w:val="0"/>
      <w:marBottom w:val="0"/>
      <w:divBdr>
        <w:top w:val="none" w:sz="0" w:space="0" w:color="auto"/>
        <w:left w:val="none" w:sz="0" w:space="0" w:color="auto"/>
        <w:bottom w:val="none" w:sz="0" w:space="0" w:color="auto"/>
        <w:right w:val="none" w:sz="0" w:space="0" w:color="auto"/>
      </w:divBdr>
    </w:div>
    <w:div w:id="1795059900">
      <w:bodyDiv w:val="1"/>
      <w:marLeft w:val="0"/>
      <w:marRight w:val="0"/>
      <w:marTop w:val="0"/>
      <w:marBottom w:val="0"/>
      <w:divBdr>
        <w:top w:val="none" w:sz="0" w:space="0" w:color="auto"/>
        <w:left w:val="none" w:sz="0" w:space="0" w:color="auto"/>
        <w:bottom w:val="none" w:sz="0" w:space="0" w:color="auto"/>
        <w:right w:val="none" w:sz="0" w:space="0" w:color="auto"/>
      </w:divBdr>
      <w:divsChild>
        <w:div w:id="109782493">
          <w:marLeft w:val="1440"/>
          <w:marRight w:val="0"/>
          <w:marTop w:val="96"/>
          <w:marBottom w:val="0"/>
          <w:divBdr>
            <w:top w:val="none" w:sz="0" w:space="0" w:color="auto"/>
            <w:left w:val="none" w:sz="0" w:space="0" w:color="auto"/>
            <w:bottom w:val="none" w:sz="0" w:space="0" w:color="auto"/>
            <w:right w:val="none" w:sz="0" w:space="0" w:color="auto"/>
          </w:divBdr>
        </w:div>
        <w:div w:id="1075670303">
          <w:marLeft w:val="2160"/>
          <w:marRight w:val="0"/>
          <w:marTop w:val="96"/>
          <w:marBottom w:val="0"/>
          <w:divBdr>
            <w:top w:val="none" w:sz="0" w:space="0" w:color="auto"/>
            <w:left w:val="none" w:sz="0" w:space="0" w:color="auto"/>
            <w:bottom w:val="none" w:sz="0" w:space="0" w:color="auto"/>
            <w:right w:val="none" w:sz="0" w:space="0" w:color="auto"/>
          </w:divBdr>
        </w:div>
        <w:div w:id="1133790997">
          <w:marLeft w:val="2880"/>
          <w:marRight w:val="0"/>
          <w:marTop w:val="96"/>
          <w:marBottom w:val="0"/>
          <w:divBdr>
            <w:top w:val="none" w:sz="0" w:space="0" w:color="auto"/>
            <w:left w:val="none" w:sz="0" w:space="0" w:color="auto"/>
            <w:bottom w:val="none" w:sz="0" w:space="0" w:color="auto"/>
            <w:right w:val="none" w:sz="0" w:space="0" w:color="auto"/>
          </w:divBdr>
        </w:div>
        <w:div w:id="1394892045">
          <w:marLeft w:val="2160"/>
          <w:marRight w:val="0"/>
          <w:marTop w:val="96"/>
          <w:marBottom w:val="0"/>
          <w:divBdr>
            <w:top w:val="none" w:sz="0" w:space="0" w:color="auto"/>
            <w:left w:val="none" w:sz="0" w:space="0" w:color="auto"/>
            <w:bottom w:val="none" w:sz="0" w:space="0" w:color="auto"/>
            <w:right w:val="none" w:sz="0" w:space="0" w:color="auto"/>
          </w:divBdr>
        </w:div>
        <w:div w:id="1733843992">
          <w:marLeft w:val="2160"/>
          <w:marRight w:val="0"/>
          <w:marTop w:val="96"/>
          <w:marBottom w:val="0"/>
          <w:divBdr>
            <w:top w:val="none" w:sz="0" w:space="0" w:color="auto"/>
            <w:left w:val="none" w:sz="0" w:space="0" w:color="auto"/>
            <w:bottom w:val="none" w:sz="0" w:space="0" w:color="auto"/>
            <w:right w:val="none" w:sz="0" w:space="0" w:color="auto"/>
          </w:divBdr>
        </w:div>
        <w:div w:id="1775858074">
          <w:marLeft w:val="1440"/>
          <w:marRight w:val="0"/>
          <w:marTop w:val="96"/>
          <w:marBottom w:val="0"/>
          <w:divBdr>
            <w:top w:val="none" w:sz="0" w:space="0" w:color="auto"/>
            <w:left w:val="none" w:sz="0" w:space="0" w:color="auto"/>
            <w:bottom w:val="none" w:sz="0" w:space="0" w:color="auto"/>
            <w:right w:val="none" w:sz="0" w:space="0" w:color="auto"/>
          </w:divBdr>
        </w:div>
        <w:div w:id="2135976554">
          <w:marLeft w:val="720"/>
          <w:marRight w:val="0"/>
          <w:marTop w:val="96"/>
          <w:marBottom w:val="0"/>
          <w:divBdr>
            <w:top w:val="none" w:sz="0" w:space="0" w:color="auto"/>
            <w:left w:val="none" w:sz="0" w:space="0" w:color="auto"/>
            <w:bottom w:val="none" w:sz="0" w:space="0" w:color="auto"/>
            <w:right w:val="none" w:sz="0" w:space="0" w:color="auto"/>
          </w:divBdr>
        </w:div>
      </w:divsChild>
    </w:div>
    <w:div w:id="1795171751">
      <w:bodyDiv w:val="1"/>
      <w:marLeft w:val="0"/>
      <w:marRight w:val="0"/>
      <w:marTop w:val="0"/>
      <w:marBottom w:val="0"/>
      <w:divBdr>
        <w:top w:val="none" w:sz="0" w:space="0" w:color="auto"/>
        <w:left w:val="none" w:sz="0" w:space="0" w:color="auto"/>
        <w:bottom w:val="none" w:sz="0" w:space="0" w:color="auto"/>
        <w:right w:val="none" w:sz="0" w:space="0" w:color="auto"/>
      </w:divBdr>
    </w:div>
    <w:div w:id="1795248988">
      <w:bodyDiv w:val="1"/>
      <w:marLeft w:val="0"/>
      <w:marRight w:val="0"/>
      <w:marTop w:val="0"/>
      <w:marBottom w:val="0"/>
      <w:divBdr>
        <w:top w:val="none" w:sz="0" w:space="0" w:color="auto"/>
        <w:left w:val="none" w:sz="0" w:space="0" w:color="auto"/>
        <w:bottom w:val="none" w:sz="0" w:space="0" w:color="auto"/>
        <w:right w:val="none" w:sz="0" w:space="0" w:color="auto"/>
      </w:divBdr>
    </w:div>
    <w:div w:id="1795439739">
      <w:bodyDiv w:val="1"/>
      <w:marLeft w:val="0"/>
      <w:marRight w:val="0"/>
      <w:marTop w:val="0"/>
      <w:marBottom w:val="0"/>
      <w:divBdr>
        <w:top w:val="none" w:sz="0" w:space="0" w:color="auto"/>
        <w:left w:val="none" w:sz="0" w:space="0" w:color="auto"/>
        <w:bottom w:val="none" w:sz="0" w:space="0" w:color="auto"/>
        <w:right w:val="none" w:sz="0" w:space="0" w:color="auto"/>
      </w:divBdr>
    </w:div>
    <w:div w:id="1797724000">
      <w:bodyDiv w:val="1"/>
      <w:marLeft w:val="0"/>
      <w:marRight w:val="0"/>
      <w:marTop w:val="0"/>
      <w:marBottom w:val="0"/>
      <w:divBdr>
        <w:top w:val="none" w:sz="0" w:space="0" w:color="auto"/>
        <w:left w:val="none" w:sz="0" w:space="0" w:color="auto"/>
        <w:bottom w:val="none" w:sz="0" w:space="0" w:color="auto"/>
        <w:right w:val="none" w:sz="0" w:space="0" w:color="auto"/>
      </w:divBdr>
    </w:div>
    <w:div w:id="1798376578">
      <w:bodyDiv w:val="1"/>
      <w:marLeft w:val="0"/>
      <w:marRight w:val="0"/>
      <w:marTop w:val="0"/>
      <w:marBottom w:val="0"/>
      <w:divBdr>
        <w:top w:val="none" w:sz="0" w:space="0" w:color="auto"/>
        <w:left w:val="none" w:sz="0" w:space="0" w:color="auto"/>
        <w:bottom w:val="none" w:sz="0" w:space="0" w:color="auto"/>
        <w:right w:val="none" w:sz="0" w:space="0" w:color="auto"/>
      </w:divBdr>
    </w:div>
    <w:div w:id="1798797125">
      <w:bodyDiv w:val="1"/>
      <w:marLeft w:val="0"/>
      <w:marRight w:val="0"/>
      <w:marTop w:val="0"/>
      <w:marBottom w:val="0"/>
      <w:divBdr>
        <w:top w:val="none" w:sz="0" w:space="0" w:color="auto"/>
        <w:left w:val="none" w:sz="0" w:space="0" w:color="auto"/>
        <w:bottom w:val="none" w:sz="0" w:space="0" w:color="auto"/>
        <w:right w:val="none" w:sz="0" w:space="0" w:color="auto"/>
      </w:divBdr>
      <w:divsChild>
        <w:div w:id="156578887">
          <w:marLeft w:val="360"/>
          <w:marRight w:val="0"/>
          <w:marTop w:val="200"/>
          <w:marBottom w:val="0"/>
          <w:divBdr>
            <w:top w:val="none" w:sz="0" w:space="0" w:color="auto"/>
            <w:left w:val="none" w:sz="0" w:space="0" w:color="auto"/>
            <w:bottom w:val="none" w:sz="0" w:space="0" w:color="auto"/>
            <w:right w:val="none" w:sz="0" w:space="0" w:color="auto"/>
          </w:divBdr>
        </w:div>
        <w:div w:id="356780446">
          <w:marLeft w:val="1080"/>
          <w:marRight w:val="0"/>
          <w:marTop w:val="100"/>
          <w:marBottom w:val="0"/>
          <w:divBdr>
            <w:top w:val="none" w:sz="0" w:space="0" w:color="auto"/>
            <w:left w:val="none" w:sz="0" w:space="0" w:color="auto"/>
            <w:bottom w:val="none" w:sz="0" w:space="0" w:color="auto"/>
            <w:right w:val="none" w:sz="0" w:space="0" w:color="auto"/>
          </w:divBdr>
        </w:div>
      </w:divsChild>
    </w:div>
    <w:div w:id="1799030427">
      <w:bodyDiv w:val="1"/>
      <w:marLeft w:val="0"/>
      <w:marRight w:val="0"/>
      <w:marTop w:val="0"/>
      <w:marBottom w:val="0"/>
      <w:divBdr>
        <w:top w:val="none" w:sz="0" w:space="0" w:color="auto"/>
        <w:left w:val="none" w:sz="0" w:space="0" w:color="auto"/>
        <w:bottom w:val="none" w:sz="0" w:space="0" w:color="auto"/>
        <w:right w:val="none" w:sz="0" w:space="0" w:color="auto"/>
      </w:divBdr>
    </w:div>
    <w:div w:id="1799684131">
      <w:bodyDiv w:val="1"/>
      <w:marLeft w:val="0"/>
      <w:marRight w:val="0"/>
      <w:marTop w:val="0"/>
      <w:marBottom w:val="0"/>
      <w:divBdr>
        <w:top w:val="none" w:sz="0" w:space="0" w:color="auto"/>
        <w:left w:val="none" w:sz="0" w:space="0" w:color="auto"/>
        <w:bottom w:val="none" w:sz="0" w:space="0" w:color="auto"/>
        <w:right w:val="none" w:sz="0" w:space="0" w:color="auto"/>
      </w:divBdr>
      <w:divsChild>
        <w:div w:id="158884185">
          <w:marLeft w:val="1166"/>
          <w:marRight w:val="0"/>
          <w:marTop w:val="115"/>
          <w:marBottom w:val="0"/>
          <w:divBdr>
            <w:top w:val="none" w:sz="0" w:space="0" w:color="auto"/>
            <w:left w:val="none" w:sz="0" w:space="0" w:color="auto"/>
            <w:bottom w:val="none" w:sz="0" w:space="0" w:color="auto"/>
            <w:right w:val="none" w:sz="0" w:space="0" w:color="auto"/>
          </w:divBdr>
        </w:div>
        <w:div w:id="358286883">
          <w:marLeft w:val="547"/>
          <w:marRight w:val="0"/>
          <w:marTop w:val="115"/>
          <w:marBottom w:val="0"/>
          <w:divBdr>
            <w:top w:val="none" w:sz="0" w:space="0" w:color="auto"/>
            <w:left w:val="none" w:sz="0" w:space="0" w:color="auto"/>
            <w:bottom w:val="none" w:sz="0" w:space="0" w:color="auto"/>
            <w:right w:val="none" w:sz="0" w:space="0" w:color="auto"/>
          </w:divBdr>
        </w:div>
        <w:div w:id="399794629">
          <w:marLeft w:val="1800"/>
          <w:marRight w:val="0"/>
          <w:marTop w:val="96"/>
          <w:marBottom w:val="0"/>
          <w:divBdr>
            <w:top w:val="none" w:sz="0" w:space="0" w:color="auto"/>
            <w:left w:val="none" w:sz="0" w:space="0" w:color="auto"/>
            <w:bottom w:val="none" w:sz="0" w:space="0" w:color="auto"/>
            <w:right w:val="none" w:sz="0" w:space="0" w:color="auto"/>
          </w:divBdr>
        </w:div>
        <w:div w:id="1007485429">
          <w:marLeft w:val="547"/>
          <w:marRight w:val="0"/>
          <w:marTop w:val="115"/>
          <w:marBottom w:val="0"/>
          <w:divBdr>
            <w:top w:val="none" w:sz="0" w:space="0" w:color="auto"/>
            <w:left w:val="none" w:sz="0" w:space="0" w:color="auto"/>
            <w:bottom w:val="none" w:sz="0" w:space="0" w:color="auto"/>
            <w:right w:val="none" w:sz="0" w:space="0" w:color="auto"/>
          </w:divBdr>
        </w:div>
        <w:div w:id="1434010994">
          <w:marLeft w:val="1166"/>
          <w:marRight w:val="0"/>
          <w:marTop w:val="115"/>
          <w:marBottom w:val="0"/>
          <w:divBdr>
            <w:top w:val="none" w:sz="0" w:space="0" w:color="auto"/>
            <w:left w:val="none" w:sz="0" w:space="0" w:color="auto"/>
            <w:bottom w:val="none" w:sz="0" w:space="0" w:color="auto"/>
            <w:right w:val="none" w:sz="0" w:space="0" w:color="auto"/>
          </w:divBdr>
        </w:div>
      </w:divsChild>
    </w:div>
    <w:div w:id="1799907150">
      <w:bodyDiv w:val="1"/>
      <w:marLeft w:val="0"/>
      <w:marRight w:val="0"/>
      <w:marTop w:val="0"/>
      <w:marBottom w:val="0"/>
      <w:divBdr>
        <w:top w:val="none" w:sz="0" w:space="0" w:color="auto"/>
        <w:left w:val="none" w:sz="0" w:space="0" w:color="auto"/>
        <w:bottom w:val="none" w:sz="0" w:space="0" w:color="auto"/>
        <w:right w:val="none" w:sz="0" w:space="0" w:color="auto"/>
      </w:divBdr>
      <w:divsChild>
        <w:div w:id="1840730588">
          <w:marLeft w:val="547"/>
          <w:marRight w:val="0"/>
          <w:marTop w:val="154"/>
          <w:marBottom w:val="0"/>
          <w:divBdr>
            <w:top w:val="none" w:sz="0" w:space="0" w:color="auto"/>
            <w:left w:val="none" w:sz="0" w:space="0" w:color="auto"/>
            <w:bottom w:val="none" w:sz="0" w:space="0" w:color="auto"/>
            <w:right w:val="none" w:sz="0" w:space="0" w:color="auto"/>
          </w:divBdr>
        </w:div>
        <w:div w:id="2047488680">
          <w:marLeft w:val="1166"/>
          <w:marRight w:val="0"/>
          <w:marTop w:val="134"/>
          <w:marBottom w:val="0"/>
          <w:divBdr>
            <w:top w:val="none" w:sz="0" w:space="0" w:color="auto"/>
            <w:left w:val="none" w:sz="0" w:space="0" w:color="auto"/>
            <w:bottom w:val="none" w:sz="0" w:space="0" w:color="auto"/>
            <w:right w:val="none" w:sz="0" w:space="0" w:color="auto"/>
          </w:divBdr>
        </w:div>
      </w:divsChild>
    </w:div>
    <w:div w:id="1800873470">
      <w:bodyDiv w:val="1"/>
      <w:marLeft w:val="0"/>
      <w:marRight w:val="0"/>
      <w:marTop w:val="0"/>
      <w:marBottom w:val="0"/>
      <w:divBdr>
        <w:top w:val="none" w:sz="0" w:space="0" w:color="auto"/>
        <w:left w:val="none" w:sz="0" w:space="0" w:color="auto"/>
        <w:bottom w:val="none" w:sz="0" w:space="0" w:color="auto"/>
        <w:right w:val="none" w:sz="0" w:space="0" w:color="auto"/>
      </w:divBdr>
    </w:div>
    <w:div w:id="1802191817">
      <w:bodyDiv w:val="1"/>
      <w:marLeft w:val="0"/>
      <w:marRight w:val="0"/>
      <w:marTop w:val="0"/>
      <w:marBottom w:val="0"/>
      <w:divBdr>
        <w:top w:val="none" w:sz="0" w:space="0" w:color="auto"/>
        <w:left w:val="none" w:sz="0" w:space="0" w:color="auto"/>
        <w:bottom w:val="none" w:sz="0" w:space="0" w:color="auto"/>
        <w:right w:val="none" w:sz="0" w:space="0" w:color="auto"/>
      </w:divBdr>
      <w:divsChild>
        <w:div w:id="655957961">
          <w:marLeft w:val="0"/>
          <w:marRight w:val="0"/>
          <w:marTop w:val="0"/>
          <w:marBottom w:val="0"/>
          <w:divBdr>
            <w:top w:val="none" w:sz="0" w:space="0" w:color="auto"/>
            <w:left w:val="none" w:sz="0" w:space="0" w:color="auto"/>
            <w:bottom w:val="none" w:sz="0" w:space="0" w:color="auto"/>
            <w:right w:val="none" w:sz="0" w:space="0" w:color="auto"/>
          </w:divBdr>
          <w:divsChild>
            <w:div w:id="1055085648">
              <w:marLeft w:val="0"/>
              <w:marRight w:val="0"/>
              <w:marTop w:val="0"/>
              <w:marBottom w:val="0"/>
              <w:divBdr>
                <w:top w:val="none" w:sz="0" w:space="0" w:color="auto"/>
                <w:left w:val="none" w:sz="0" w:space="0" w:color="auto"/>
                <w:bottom w:val="none" w:sz="0" w:space="0" w:color="auto"/>
                <w:right w:val="none" w:sz="0" w:space="0" w:color="auto"/>
              </w:divBdr>
            </w:div>
            <w:div w:id="147957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36288">
      <w:bodyDiv w:val="1"/>
      <w:marLeft w:val="0"/>
      <w:marRight w:val="0"/>
      <w:marTop w:val="0"/>
      <w:marBottom w:val="0"/>
      <w:divBdr>
        <w:top w:val="none" w:sz="0" w:space="0" w:color="auto"/>
        <w:left w:val="none" w:sz="0" w:space="0" w:color="auto"/>
        <w:bottom w:val="none" w:sz="0" w:space="0" w:color="auto"/>
        <w:right w:val="none" w:sz="0" w:space="0" w:color="auto"/>
      </w:divBdr>
    </w:div>
    <w:div w:id="1804956960">
      <w:bodyDiv w:val="1"/>
      <w:marLeft w:val="0"/>
      <w:marRight w:val="0"/>
      <w:marTop w:val="0"/>
      <w:marBottom w:val="0"/>
      <w:divBdr>
        <w:top w:val="none" w:sz="0" w:space="0" w:color="auto"/>
        <w:left w:val="none" w:sz="0" w:space="0" w:color="auto"/>
        <w:bottom w:val="none" w:sz="0" w:space="0" w:color="auto"/>
        <w:right w:val="none" w:sz="0" w:space="0" w:color="auto"/>
      </w:divBdr>
    </w:div>
    <w:div w:id="1805194041">
      <w:bodyDiv w:val="1"/>
      <w:marLeft w:val="0"/>
      <w:marRight w:val="0"/>
      <w:marTop w:val="0"/>
      <w:marBottom w:val="0"/>
      <w:divBdr>
        <w:top w:val="none" w:sz="0" w:space="0" w:color="auto"/>
        <w:left w:val="none" w:sz="0" w:space="0" w:color="auto"/>
        <w:bottom w:val="none" w:sz="0" w:space="0" w:color="auto"/>
        <w:right w:val="none" w:sz="0" w:space="0" w:color="auto"/>
      </w:divBdr>
    </w:div>
    <w:div w:id="1805537243">
      <w:bodyDiv w:val="1"/>
      <w:marLeft w:val="0"/>
      <w:marRight w:val="0"/>
      <w:marTop w:val="0"/>
      <w:marBottom w:val="0"/>
      <w:divBdr>
        <w:top w:val="none" w:sz="0" w:space="0" w:color="auto"/>
        <w:left w:val="none" w:sz="0" w:space="0" w:color="auto"/>
        <w:bottom w:val="none" w:sz="0" w:space="0" w:color="auto"/>
        <w:right w:val="none" w:sz="0" w:space="0" w:color="auto"/>
      </w:divBdr>
    </w:div>
    <w:div w:id="1805854607">
      <w:bodyDiv w:val="1"/>
      <w:marLeft w:val="0"/>
      <w:marRight w:val="0"/>
      <w:marTop w:val="0"/>
      <w:marBottom w:val="0"/>
      <w:divBdr>
        <w:top w:val="none" w:sz="0" w:space="0" w:color="auto"/>
        <w:left w:val="none" w:sz="0" w:space="0" w:color="auto"/>
        <w:bottom w:val="none" w:sz="0" w:space="0" w:color="auto"/>
        <w:right w:val="none" w:sz="0" w:space="0" w:color="auto"/>
      </w:divBdr>
      <w:divsChild>
        <w:div w:id="33891136">
          <w:marLeft w:val="547"/>
          <w:marRight w:val="0"/>
          <w:marTop w:val="154"/>
          <w:marBottom w:val="0"/>
          <w:divBdr>
            <w:top w:val="none" w:sz="0" w:space="0" w:color="auto"/>
            <w:left w:val="none" w:sz="0" w:space="0" w:color="auto"/>
            <w:bottom w:val="none" w:sz="0" w:space="0" w:color="auto"/>
            <w:right w:val="none" w:sz="0" w:space="0" w:color="auto"/>
          </w:divBdr>
        </w:div>
        <w:div w:id="281807548">
          <w:marLeft w:val="1166"/>
          <w:marRight w:val="0"/>
          <w:marTop w:val="125"/>
          <w:marBottom w:val="0"/>
          <w:divBdr>
            <w:top w:val="none" w:sz="0" w:space="0" w:color="auto"/>
            <w:left w:val="none" w:sz="0" w:space="0" w:color="auto"/>
            <w:bottom w:val="none" w:sz="0" w:space="0" w:color="auto"/>
            <w:right w:val="none" w:sz="0" w:space="0" w:color="auto"/>
          </w:divBdr>
        </w:div>
        <w:div w:id="694964977">
          <w:marLeft w:val="1166"/>
          <w:marRight w:val="0"/>
          <w:marTop w:val="125"/>
          <w:marBottom w:val="0"/>
          <w:divBdr>
            <w:top w:val="none" w:sz="0" w:space="0" w:color="auto"/>
            <w:left w:val="none" w:sz="0" w:space="0" w:color="auto"/>
            <w:bottom w:val="none" w:sz="0" w:space="0" w:color="auto"/>
            <w:right w:val="none" w:sz="0" w:space="0" w:color="auto"/>
          </w:divBdr>
        </w:div>
        <w:div w:id="1611353728">
          <w:marLeft w:val="1166"/>
          <w:marRight w:val="0"/>
          <w:marTop w:val="125"/>
          <w:marBottom w:val="0"/>
          <w:divBdr>
            <w:top w:val="none" w:sz="0" w:space="0" w:color="auto"/>
            <w:left w:val="none" w:sz="0" w:space="0" w:color="auto"/>
            <w:bottom w:val="none" w:sz="0" w:space="0" w:color="auto"/>
            <w:right w:val="none" w:sz="0" w:space="0" w:color="auto"/>
          </w:divBdr>
        </w:div>
      </w:divsChild>
    </w:div>
    <w:div w:id="1806006215">
      <w:bodyDiv w:val="1"/>
      <w:marLeft w:val="0"/>
      <w:marRight w:val="0"/>
      <w:marTop w:val="0"/>
      <w:marBottom w:val="0"/>
      <w:divBdr>
        <w:top w:val="none" w:sz="0" w:space="0" w:color="auto"/>
        <w:left w:val="none" w:sz="0" w:space="0" w:color="auto"/>
        <w:bottom w:val="none" w:sz="0" w:space="0" w:color="auto"/>
        <w:right w:val="none" w:sz="0" w:space="0" w:color="auto"/>
      </w:divBdr>
    </w:div>
    <w:div w:id="1806923473">
      <w:bodyDiv w:val="1"/>
      <w:marLeft w:val="0"/>
      <w:marRight w:val="0"/>
      <w:marTop w:val="0"/>
      <w:marBottom w:val="0"/>
      <w:divBdr>
        <w:top w:val="none" w:sz="0" w:space="0" w:color="auto"/>
        <w:left w:val="none" w:sz="0" w:space="0" w:color="auto"/>
        <w:bottom w:val="none" w:sz="0" w:space="0" w:color="auto"/>
        <w:right w:val="none" w:sz="0" w:space="0" w:color="auto"/>
      </w:divBdr>
    </w:div>
    <w:div w:id="1807699617">
      <w:bodyDiv w:val="1"/>
      <w:marLeft w:val="0"/>
      <w:marRight w:val="0"/>
      <w:marTop w:val="0"/>
      <w:marBottom w:val="0"/>
      <w:divBdr>
        <w:top w:val="none" w:sz="0" w:space="0" w:color="auto"/>
        <w:left w:val="none" w:sz="0" w:space="0" w:color="auto"/>
        <w:bottom w:val="none" w:sz="0" w:space="0" w:color="auto"/>
        <w:right w:val="none" w:sz="0" w:space="0" w:color="auto"/>
      </w:divBdr>
    </w:div>
    <w:div w:id="1808863881">
      <w:bodyDiv w:val="1"/>
      <w:marLeft w:val="0"/>
      <w:marRight w:val="0"/>
      <w:marTop w:val="0"/>
      <w:marBottom w:val="0"/>
      <w:divBdr>
        <w:top w:val="none" w:sz="0" w:space="0" w:color="auto"/>
        <w:left w:val="none" w:sz="0" w:space="0" w:color="auto"/>
        <w:bottom w:val="none" w:sz="0" w:space="0" w:color="auto"/>
        <w:right w:val="none" w:sz="0" w:space="0" w:color="auto"/>
      </w:divBdr>
    </w:div>
    <w:div w:id="1809862062">
      <w:bodyDiv w:val="1"/>
      <w:marLeft w:val="0"/>
      <w:marRight w:val="0"/>
      <w:marTop w:val="0"/>
      <w:marBottom w:val="0"/>
      <w:divBdr>
        <w:top w:val="none" w:sz="0" w:space="0" w:color="auto"/>
        <w:left w:val="none" w:sz="0" w:space="0" w:color="auto"/>
        <w:bottom w:val="none" w:sz="0" w:space="0" w:color="auto"/>
        <w:right w:val="none" w:sz="0" w:space="0" w:color="auto"/>
      </w:divBdr>
      <w:divsChild>
        <w:div w:id="714701133">
          <w:marLeft w:val="1166"/>
          <w:marRight w:val="0"/>
          <w:marTop w:val="106"/>
          <w:marBottom w:val="0"/>
          <w:divBdr>
            <w:top w:val="none" w:sz="0" w:space="0" w:color="auto"/>
            <w:left w:val="none" w:sz="0" w:space="0" w:color="auto"/>
            <w:bottom w:val="none" w:sz="0" w:space="0" w:color="auto"/>
            <w:right w:val="none" w:sz="0" w:space="0" w:color="auto"/>
          </w:divBdr>
        </w:div>
        <w:div w:id="868640488">
          <w:marLeft w:val="1166"/>
          <w:marRight w:val="0"/>
          <w:marTop w:val="106"/>
          <w:marBottom w:val="0"/>
          <w:divBdr>
            <w:top w:val="none" w:sz="0" w:space="0" w:color="auto"/>
            <w:left w:val="none" w:sz="0" w:space="0" w:color="auto"/>
            <w:bottom w:val="none" w:sz="0" w:space="0" w:color="auto"/>
            <w:right w:val="none" w:sz="0" w:space="0" w:color="auto"/>
          </w:divBdr>
        </w:div>
        <w:div w:id="1114444376">
          <w:marLeft w:val="1166"/>
          <w:marRight w:val="0"/>
          <w:marTop w:val="106"/>
          <w:marBottom w:val="0"/>
          <w:divBdr>
            <w:top w:val="none" w:sz="0" w:space="0" w:color="auto"/>
            <w:left w:val="none" w:sz="0" w:space="0" w:color="auto"/>
            <w:bottom w:val="none" w:sz="0" w:space="0" w:color="auto"/>
            <w:right w:val="none" w:sz="0" w:space="0" w:color="auto"/>
          </w:divBdr>
        </w:div>
        <w:div w:id="1218280304">
          <w:marLeft w:val="547"/>
          <w:marRight w:val="0"/>
          <w:marTop w:val="120"/>
          <w:marBottom w:val="0"/>
          <w:divBdr>
            <w:top w:val="none" w:sz="0" w:space="0" w:color="auto"/>
            <w:left w:val="none" w:sz="0" w:space="0" w:color="auto"/>
            <w:bottom w:val="none" w:sz="0" w:space="0" w:color="auto"/>
            <w:right w:val="none" w:sz="0" w:space="0" w:color="auto"/>
          </w:divBdr>
        </w:div>
        <w:div w:id="1601453085">
          <w:marLeft w:val="1166"/>
          <w:marRight w:val="0"/>
          <w:marTop w:val="106"/>
          <w:marBottom w:val="0"/>
          <w:divBdr>
            <w:top w:val="none" w:sz="0" w:space="0" w:color="auto"/>
            <w:left w:val="none" w:sz="0" w:space="0" w:color="auto"/>
            <w:bottom w:val="none" w:sz="0" w:space="0" w:color="auto"/>
            <w:right w:val="none" w:sz="0" w:space="0" w:color="auto"/>
          </w:divBdr>
        </w:div>
        <w:div w:id="1608653729">
          <w:marLeft w:val="1166"/>
          <w:marRight w:val="0"/>
          <w:marTop w:val="106"/>
          <w:marBottom w:val="0"/>
          <w:divBdr>
            <w:top w:val="none" w:sz="0" w:space="0" w:color="auto"/>
            <w:left w:val="none" w:sz="0" w:space="0" w:color="auto"/>
            <w:bottom w:val="none" w:sz="0" w:space="0" w:color="auto"/>
            <w:right w:val="none" w:sz="0" w:space="0" w:color="auto"/>
          </w:divBdr>
        </w:div>
        <w:div w:id="1879119722">
          <w:marLeft w:val="547"/>
          <w:marRight w:val="0"/>
          <w:marTop w:val="120"/>
          <w:marBottom w:val="0"/>
          <w:divBdr>
            <w:top w:val="none" w:sz="0" w:space="0" w:color="auto"/>
            <w:left w:val="none" w:sz="0" w:space="0" w:color="auto"/>
            <w:bottom w:val="none" w:sz="0" w:space="0" w:color="auto"/>
            <w:right w:val="none" w:sz="0" w:space="0" w:color="auto"/>
          </w:divBdr>
        </w:div>
        <w:div w:id="2026832192">
          <w:marLeft w:val="547"/>
          <w:marRight w:val="0"/>
          <w:marTop w:val="120"/>
          <w:marBottom w:val="0"/>
          <w:divBdr>
            <w:top w:val="none" w:sz="0" w:space="0" w:color="auto"/>
            <w:left w:val="none" w:sz="0" w:space="0" w:color="auto"/>
            <w:bottom w:val="none" w:sz="0" w:space="0" w:color="auto"/>
            <w:right w:val="none" w:sz="0" w:space="0" w:color="auto"/>
          </w:divBdr>
        </w:div>
      </w:divsChild>
    </w:div>
    <w:div w:id="1810048584">
      <w:bodyDiv w:val="1"/>
      <w:marLeft w:val="0"/>
      <w:marRight w:val="0"/>
      <w:marTop w:val="0"/>
      <w:marBottom w:val="0"/>
      <w:divBdr>
        <w:top w:val="none" w:sz="0" w:space="0" w:color="auto"/>
        <w:left w:val="none" w:sz="0" w:space="0" w:color="auto"/>
        <w:bottom w:val="none" w:sz="0" w:space="0" w:color="auto"/>
        <w:right w:val="none" w:sz="0" w:space="0" w:color="auto"/>
      </w:divBdr>
    </w:div>
    <w:div w:id="1810434850">
      <w:bodyDiv w:val="1"/>
      <w:marLeft w:val="0"/>
      <w:marRight w:val="0"/>
      <w:marTop w:val="0"/>
      <w:marBottom w:val="0"/>
      <w:divBdr>
        <w:top w:val="none" w:sz="0" w:space="0" w:color="auto"/>
        <w:left w:val="none" w:sz="0" w:space="0" w:color="auto"/>
        <w:bottom w:val="none" w:sz="0" w:space="0" w:color="auto"/>
        <w:right w:val="none" w:sz="0" w:space="0" w:color="auto"/>
      </w:divBdr>
      <w:divsChild>
        <w:div w:id="463699280">
          <w:marLeft w:val="1166"/>
          <w:marRight w:val="0"/>
          <w:marTop w:val="106"/>
          <w:marBottom w:val="0"/>
          <w:divBdr>
            <w:top w:val="none" w:sz="0" w:space="0" w:color="auto"/>
            <w:left w:val="none" w:sz="0" w:space="0" w:color="auto"/>
            <w:bottom w:val="none" w:sz="0" w:space="0" w:color="auto"/>
            <w:right w:val="none" w:sz="0" w:space="0" w:color="auto"/>
          </w:divBdr>
        </w:div>
        <w:div w:id="769786935">
          <w:marLeft w:val="1800"/>
          <w:marRight w:val="0"/>
          <w:marTop w:val="91"/>
          <w:marBottom w:val="0"/>
          <w:divBdr>
            <w:top w:val="none" w:sz="0" w:space="0" w:color="auto"/>
            <w:left w:val="none" w:sz="0" w:space="0" w:color="auto"/>
            <w:bottom w:val="none" w:sz="0" w:space="0" w:color="auto"/>
            <w:right w:val="none" w:sz="0" w:space="0" w:color="auto"/>
          </w:divBdr>
        </w:div>
        <w:div w:id="1045761641">
          <w:marLeft w:val="1800"/>
          <w:marRight w:val="0"/>
          <w:marTop w:val="91"/>
          <w:marBottom w:val="0"/>
          <w:divBdr>
            <w:top w:val="none" w:sz="0" w:space="0" w:color="auto"/>
            <w:left w:val="none" w:sz="0" w:space="0" w:color="auto"/>
            <w:bottom w:val="none" w:sz="0" w:space="0" w:color="auto"/>
            <w:right w:val="none" w:sz="0" w:space="0" w:color="auto"/>
          </w:divBdr>
        </w:div>
        <w:div w:id="1076320384">
          <w:marLeft w:val="1800"/>
          <w:marRight w:val="0"/>
          <w:marTop w:val="91"/>
          <w:marBottom w:val="0"/>
          <w:divBdr>
            <w:top w:val="none" w:sz="0" w:space="0" w:color="auto"/>
            <w:left w:val="none" w:sz="0" w:space="0" w:color="auto"/>
            <w:bottom w:val="none" w:sz="0" w:space="0" w:color="auto"/>
            <w:right w:val="none" w:sz="0" w:space="0" w:color="auto"/>
          </w:divBdr>
        </w:div>
        <w:div w:id="1190876073">
          <w:marLeft w:val="547"/>
          <w:marRight w:val="0"/>
          <w:marTop w:val="106"/>
          <w:marBottom w:val="0"/>
          <w:divBdr>
            <w:top w:val="none" w:sz="0" w:space="0" w:color="auto"/>
            <w:left w:val="none" w:sz="0" w:space="0" w:color="auto"/>
            <w:bottom w:val="none" w:sz="0" w:space="0" w:color="auto"/>
            <w:right w:val="none" w:sz="0" w:space="0" w:color="auto"/>
          </w:divBdr>
        </w:div>
        <w:div w:id="1288858224">
          <w:marLeft w:val="1166"/>
          <w:marRight w:val="0"/>
          <w:marTop w:val="106"/>
          <w:marBottom w:val="0"/>
          <w:divBdr>
            <w:top w:val="none" w:sz="0" w:space="0" w:color="auto"/>
            <w:left w:val="none" w:sz="0" w:space="0" w:color="auto"/>
            <w:bottom w:val="none" w:sz="0" w:space="0" w:color="auto"/>
            <w:right w:val="none" w:sz="0" w:space="0" w:color="auto"/>
          </w:divBdr>
        </w:div>
        <w:div w:id="1520310038">
          <w:marLeft w:val="1166"/>
          <w:marRight w:val="0"/>
          <w:marTop w:val="106"/>
          <w:marBottom w:val="0"/>
          <w:divBdr>
            <w:top w:val="none" w:sz="0" w:space="0" w:color="auto"/>
            <w:left w:val="none" w:sz="0" w:space="0" w:color="auto"/>
            <w:bottom w:val="none" w:sz="0" w:space="0" w:color="auto"/>
            <w:right w:val="none" w:sz="0" w:space="0" w:color="auto"/>
          </w:divBdr>
        </w:div>
        <w:div w:id="1913152420">
          <w:marLeft w:val="1166"/>
          <w:marRight w:val="0"/>
          <w:marTop w:val="106"/>
          <w:marBottom w:val="0"/>
          <w:divBdr>
            <w:top w:val="none" w:sz="0" w:space="0" w:color="auto"/>
            <w:left w:val="none" w:sz="0" w:space="0" w:color="auto"/>
            <w:bottom w:val="none" w:sz="0" w:space="0" w:color="auto"/>
            <w:right w:val="none" w:sz="0" w:space="0" w:color="auto"/>
          </w:divBdr>
        </w:div>
      </w:divsChild>
    </w:div>
    <w:div w:id="1811172014">
      <w:bodyDiv w:val="1"/>
      <w:marLeft w:val="0"/>
      <w:marRight w:val="0"/>
      <w:marTop w:val="0"/>
      <w:marBottom w:val="0"/>
      <w:divBdr>
        <w:top w:val="none" w:sz="0" w:space="0" w:color="auto"/>
        <w:left w:val="none" w:sz="0" w:space="0" w:color="auto"/>
        <w:bottom w:val="none" w:sz="0" w:space="0" w:color="auto"/>
        <w:right w:val="none" w:sz="0" w:space="0" w:color="auto"/>
      </w:divBdr>
    </w:div>
    <w:div w:id="1811828023">
      <w:bodyDiv w:val="1"/>
      <w:marLeft w:val="0"/>
      <w:marRight w:val="0"/>
      <w:marTop w:val="0"/>
      <w:marBottom w:val="0"/>
      <w:divBdr>
        <w:top w:val="none" w:sz="0" w:space="0" w:color="auto"/>
        <w:left w:val="none" w:sz="0" w:space="0" w:color="auto"/>
        <w:bottom w:val="none" w:sz="0" w:space="0" w:color="auto"/>
        <w:right w:val="none" w:sz="0" w:space="0" w:color="auto"/>
      </w:divBdr>
    </w:div>
    <w:div w:id="1812359975">
      <w:bodyDiv w:val="1"/>
      <w:marLeft w:val="0"/>
      <w:marRight w:val="0"/>
      <w:marTop w:val="0"/>
      <w:marBottom w:val="0"/>
      <w:divBdr>
        <w:top w:val="none" w:sz="0" w:space="0" w:color="auto"/>
        <w:left w:val="none" w:sz="0" w:space="0" w:color="auto"/>
        <w:bottom w:val="none" w:sz="0" w:space="0" w:color="auto"/>
        <w:right w:val="none" w:sz="0" w:space="0" w:color="auto"/>
      </w:divBdr>
      <w:divsChild>
        <w:div w:id="43989527">
          <w:marLeft w:val="720"/>
          <w:marRight w:val="0"/>
          <w:marTop w:val="0"/>
          <w:marBottom w:val="0"/>
          <w:divBdr>
            <w:top w:val="none" w:sz="0" w:space="0" w:color="auto"/>
            <w:left w:val="none" w:sz="0" w:space="0" w:color="auto"/>
            <w:bottom w:val="none" w:sz="0" w:space="0" w:color="auto"/>
            <w:right w:val="none" w:sz="0" w:space="0" w:color="auto"/>
          </w:divBdr>
        </w:div>
        <w:div w:id="326907995">
          <w:marLeft w:val="720"/>
          <w:marRight w:val="0"/>
          <w:marTop w:val="0"/>
          <w:marBottom w:val="0"/>
          <w:divBdr>
            <w:top w:val="none" w:sz="0" w:space="0" w:color="auto"/>
            <w:left w:val="none" w:sz="0" w:space="0" w:color="auto"/>
            <w:bottom w:val="none" w:sz="0" w:space="0" w:color="auto"/>
            <w:right w:val="none" w:sz="0" w:space="0" w:color="auto"/>
          </w:divBdr>
        </w:div>
        <w:div w:id="380835972">
          <w:marLeft w:val="360"/>
          <w:marRight w:val="0"/>
          <w:marTop w:val="200"/>
          <w:marBottom w:val="0"/>
          <w:divBdr>
            <w:top w:val="none" w:sz="0" w:space="0" w:color="auto"/>
            <w:left w:val="none" w:sz="0" w:space="0" w:color="auto"/>
            <w:bottom w:val="none" w:sz="0" w:space="0" w:color="auto"/>
            <w:right w:val="none" w:sz="0" w:space="0" w:color="auto"/>
          </w:divBdr>
        </w:div>
        <w:div w:id="565917208">
          <w:marLeft w:val="720"/>
          <w:marRight w:val="0"/>
          <w:marTop w:val="0"/>
          <w:marBottom w:val="0"/>
          <w:divBdr>
            <w:top w:val="none" w:sz="0" w:space="0" w:color="auto"/>
            <w:left w:val="none" w:sz="0" w:space="0" w:color="auto"/>
            <w:bottom w:val="none" w:sz="0" w:space="0" w:color="auto"/>
            <w:right w:val="none" w:sz="0" w:space="0" w:color="auto"/>
          </w:divBdr>
        </w:div>
        <w:div w:id="860514403">
          <w:marLeft w:val="360"/>
          <w:marRight w:val="0"/>
          <w:marTop w:val="200"/>
          <w:marBottom w:val="0"/>
          <w:divBdr>
            <w:top w:val="none" w:sz="0" w:space="0" w:color="auto"/>
            <w:left w:val="none" w:sz="0" w:space="0" w:color="auto"/>
            <w:bottom w:val="none" w:sz="0" w:space="0" w:color="auto"/>
            <w:right w:val="none" w:sz="0" w:space="0" w:color="auto"/>
          </w:divBdr>
        </w:div>
        <w:div w:id="1640262937">
          <w:marLeft w:val="720"/>
          <w:marRight w:val="0"/>
          <w:marTop w:val="0"/>
          <w:marBottom w:val="0"/>
          <w:divBdr>
            <w:top w:val="none" w:sz="0" w:space="0" w:color="auto"/>
            <w:left w:val="none" w:sz="0" w:space="0" w:color="auto"/>
            <w:bottom w:val="none" w:sz="0" w:space="0" w:color="auto"/>
            <w:right w:val="none" w:sz="0" w:space="0" w:color="auto"/>
          </w:divBdr>
        </w:div>
        <w:div w:id="1694072770">
          <w:marLeft w:val="1440"/>
          <w:marRight w:val="0"/>
          <w:marTop w:val="0"/>
          <w:marBottom w:val="0"/>
          <w:divBdr>
            <w:top w:val="none" w:sz="0" w:space="0" w:color="auto"/>
            <w:left w:val="none" w:sz="0" w:space="0" w:color="auto"/>
            <w:bottom w:val="none" w:sz="0" w:space="0" w:color="auto"/>
            <w:right w:val="none" w:sz="0" w:space="0" w:color="auto"/>
          </w:divBdr>
        </w:div>
        <w:div w:id="1747654907">
          <w:marLeft w:val="1440"/>
          <w:marRight w:val="0"/>
          <w:marTop w:val="0"/>
          <w:marBottom w:val="0"/>
          <w:divBdr>
            <w:top w:val="none" w:sz="0" w:space="0" w:color="auto"/>
            <w:left w:val="none" w:sz="0" w:space="0" w:color="auto"/>
            <w:bottom w:val="none" w:sz="0" w:space="0" w:color="auto"/>
            <w:right w:val="none" w:sz="0" w:space="0" w:color="auto"/>
          </w:divBdr>
        </w:div>
        <w:div w:id="1776902546">
          <w:marLeft w:val="720"/>
          <w:marRight w:val="0"/>
          <w:marTop w:val="0"/>
          <w:marBottom w:val="0"/>
          <w:divBdr>
            <w:top w:val="none" w:sz="0" w:space="0" w:color="auto"/>
            <w:left w:val="none" w:sz="0" w:space="0" w:color="auto"/>
            <w:bottom w:val="none" w:sz="0" w:space="0" w:color="auto"/>
            <w:right w:val="none" w:sz="0" w:space="0" w:color="auto"/>
          </w:divBdr>
        </w:div>
        <w:div w:id="2018459820">
          <w:marLeft w:val="720"/>
          <w:marRight w:val="0"/>
          <w:marTop w:val="0"/>
          <w:marBottom w:val="0"/>
          <w:divBdr>
            <w:top w:val="none" w:sz="0" w:space="0" w:color="auto"/>
            <w:left w:val="none" w:sz="0" w:space="0" w:color="auto"/>
            <w:bottom w:val="none" w:sz="0" w:space="0" w:color="auto"/>
            <w:right w:val="none" w:sz="0" w:space="0" w:color="auto"/>
          </w:divBdr>
        </w:div>
      </w:divsChild>
    </w:div>
    <w:div w:id="1812406423">
      <w:bodyDiv w:val="1"/>
      <w:marLeft w:val="0"/>
      <w:marRight w:val="0"/>
      <w:marTop w:val="0"/>
      <w:marBottom w:val="0"/>
      <w:divBdr>
        <w:top w:val="none" w:sz="0" w:space="0" w:color="auto"/>
        <w:left w:val="none" w:sz="0" w:space="0" w:color="auto"/>
        <w:bottom w:val="none" w:sz="0" w:space="0" w:color="auto"/>
        <w:right w:val="none" w:sz="0" w:space="0" w:color="auto"/>
      </w:divBdr>
    </w:div>
    <w:div w:id="1814982655">
      <w:bodyDiv w:val="1"/>
      <w:marLeft w:val="0"/>
      <w:marRight w:val="0"/>
      <w:marTop w:val="0"/>
      <w:marBottom w:val="0"/>
      <w:divBdr>
        <w:top w:val="none" w:sz="0" w:space="0" w:color="auto"/>
        <w:left w:val="none" w:sz="0" w:space="0" w:color="auto"/>
        <w:bottom w:val="none" w:sz="0" w:space="0" w:color="auto"/>
        <w:right w:val="none" w:sz="0" w:space="0" w:color="auto"/>
      </w:divBdr>
      <w:divsChild>
        <w:div w:id="1898856959">
          <w:marLeft w:val="547"/>
          <w:marRight w:val="0"/>
          <w:marTop w:val="0"/>
          <w:marBottom w:val="0"/>
          <w:divBdr>
            <w:top w:val="none" w:sz="0" w:space="0" w:color="auto"/>
            <w:left w:val="none" w:sz="0" w:space="0" w:color="auto"/>
            <w:bottom w:val="none" w:sz="0" w:space="0" w:color="auto"/>
            <w:right w:val="none" w:sz="0" w:space="0" w:color="auto"/>
          </w:divBdr>
        </w:div>
      </w:divsChild>
    </w:div>
    <w:div w:id="1815368412">
      <w:bodyDiv w:val="1"/>
      <w:marLeft w:val="0"/>
      <w:marRight w:val="0"/>
      <w:marTop w:val="0"/>
      <w:marBottom w:val="0"/>
      <w:divBdr>
        <w:top w:val="none" w:sz="0" w:space="0" w:color="auto"/>
        <w:left w:val="none" w:sz="0" w:space="0" w:color="auto"/>
        <w:bottom w:val="none" w:sz="0" w:space="0" w:color="auto"/>
        <w:right w:val="none" w:sz="0" w:space="0" w:color="auto"/>
      </w:divBdr>
    </w:div>
    <w:div w:id="1816138118">
      <w:bodyDiv w:val="1"/>
      <w:marLeft w:val="0"/>
      <w:marRight w:val="0"/>
      <w:marTop w:val="0"/>
      <w:marBottom w:val="0"/>
      <w:divBdr>
        <w:top w:val="none" w:sz="0" w:space="0" w:color="auto"/>
        <w:left w:val="none" w:sz="0" w:space="0" w:color="auto"/>
        <w:bottom w:val="none" w:sz="0" w:space="0" w:color="auto"/>
        <w:right w:val="none" w:sz="0" w:space="0" w:color="auto"/>
      </w:divBdr>
    </w:div>
    <w:div w:id="1816140761">
      <w:bodyDiv w:val="1"/>
      <w:marLeft w:val="0"/>
      <w:marRight w:val="0"/>
      <w:marTop w:val="0"/>
      <w:marBottom w:val="0"/>
      <w:divBdr>
        <w:top w:val="none" w:sz="0" w:space="0" w:color="auto"/>
        <w:left w:val="none" w:sz="0" w:space="0" w:color="auto"/>
        <w:bottom w:val="none" w:sz="0" w:space="0" w:color="auto"/>
        <w:right w:val="none" w:sz="0" w:space="0" w:color="auto"/>
      </w:divBdr>
    </w:div>
    <w:div w:id="1816605143">
      <w:bodyDiv w:val="1"/>
      <w:marLeft w:val="0"/>
      <w:marRight w:val="0"/>
      <w:marTop w:val="0"/>
      <w:marBottom w:val="0"/>
      <w:divBdr>
        <w:top w:val="none" w:sz="0" w:space="0" w:color="auto"/>
        <w:left w:val="none" w:sz="0" w:space="0" w:color="auto"/>
        <w:bottom w:val="none" w:sz="0" w:space="0" w:color="auto"/>
        <w:right w:val="none" w:sz="0" w:space="0" w:color="auto"/>
      </w:divBdr>
    </w:div>
    <w:div w:id="1817603976">
      <w:bodyDiv w:val="1"/>
      <w:marLeft w:val="0"/>
      <w:marRight w:val="0"/>
      <w:marTop w:val="0"/>
      <w:marBottom w:val="0"/>
      <w:divBdr>
        <w:top w:val="none" w:sz="0" w:space="0" w:color="auto"/>
        <w:left w:val="none" w:sz="0" w:space="0" w:color="auto"/>
        <w:bottom w:val="none" w:sz="0" w:space="0" w:color="auto"/>
        <w:right w:val="none" w:sz="0" w:space="0" w:color="auto"/>
      </w:divBdr>
    </w:div>
    <w:div w:id="1822040195">
      <w:bodyDiv w:val="1"/>
      <w:marLeft w:val="0"/>
      <w:marRight w:val="0"/>
      <w:marTop w:val="0"/>
      <w:marBottom w:val="0"/>
      <w:divBdr>
        <w:top w:val="none" w:sz="0" w:space="0" w:color="auto"/>
        <w:left w:val="none" w:sz="0" w:space="0" w:color="auto"/>
        <w:bottom w:val="none" w:sz="0" w:space="0" w:color="auto"/>
        <w:right w:val="none" w:sz="0" w:space="0" w:color="auto"/>
      </w:divBdr>
      <w:divsChild>
        <w:div w:id="192547370">
          <w:marLeft w:val="1166"/>
          <w:marRight w:val="0"/>
          <w:marTop w:val="86"/>
          <w:marBottom w:val="0"/>
          <w:divBdr>
            <w:top w:val="none" w:sz="0" w:space="0" w:color="auto"/>
            <w:left w:val="none" w:sz="0" w:space="0" w:color="auto"/>
            <w:bottom w:val="none" w:sz="0" w:space="0" w:color="auto"/>
            <w:right w:val="none" w:sz="0" w:space="0" w:color="auto"/>
          </w:divBdr>
        </w:div>
        <w:div w:id="348457627">
          <w:marLeft w:val="547"/>
          <w:marRight w:val="0"/>
          <w:marTop w:val="96"/>
          <w:marBottom w:val="0"/>
          <w:divBdr>
            <w:top w:val="none" w:sz="0" w:space="0" w:color="auto"/>
            <w:left w:val="none" w:sz="0" w:space="0" w:color="auto"/>
            <w:bottom w:val="none" w:sz="0" w:space="0" w:color="auto"/>
            <w:right w:val="none" w:sz="0" w:space="0" w:color="auto"/>
          </w:divBdr>
        </w:div>
        <w:div w:id="424039136">
          <w:marLeft w:val="1166"/>
          <w:marRight w:val="0"/>
          <w:marTop w:val="86"/>
          <w:marBottom w:val="0"/>
          <w:divBdr>
            <w:top w:val="none" w:sz="0" w:space="0" w:color="auto"/>
            <w:left w:val="none" w:sz="0" w:space="0" w:color="auto"/>
            <w:bottom w:val="none" w:sz="0" w:space="0" w:color="auto"/>
            <w:right w:val="none" w:sz="0" w:space="0" w:color="auto"/>
          </w:divBdr>
        </w:div>
        <w:div w:id="1013457967">
          <w:marLeft w:val="547"/>
          <w:marRight w:val="0"/>
          <w:marTop w:val="96"/>
          <w:marBottom w:val="0"/>
          <w:divBdr>
            <w:top w:val="none" w:sz="0" w:space="0" w:color="auto"/>
            <w:left w:val="none" w:sz="0" w:space="0" w:color="auto"/>
            <w:bottom w:val="none" w:sz="0" w:space="0" w:color="auto"/>
            <w:right w:val="none" w:sz="0" w:space="0" w:color="auto"/>
          </w:divBdr>
        </w:div>
        <w:div w:id="1143889305">
          <w:marLeft w:val="1166"/>
          <w:marRight w:val="0"/>
          <w:marTop w:val="86"/>
          <w:marBottom w:val="0"/>
          <w:divBdr>
            <w:top w:val="none" w:sz="0" w:space="0" w:color="auto"/>
            <w:left w:val="none" w:sz="0" w:space="0" w:color="auto"/>
            <w:bottom w:val="none" w:sz="0" w:space="0" w:color="auto"/>
            <w:right w:val="none" w:sz="0" w:space="0" w:color="auto"/>
          </w:divBdr>
        </w:div>
        <w:div w:id="1147086936">
          <w:marLeft w:val="1166"/>
          <w:marRight w:val="0"/>
          <w:marTop w:val="86"/>
          <w:marBottom w:val="0"/>
          <w:divBdr>
            <w:top w:val="none" w:sz="0" w:space="0" w:color="auto"/>
            <w:left w:val="none" w:sz="0" w:space="0" w:color="auto"/>
            <w:bottom w:val="none" w:sz="0" w:space="0" w:color="auto"/>
            <w:right w:val="none" w:sz="0" w:space="0" w:color="auto"/>
          </w:divBdr>
        </w:div>
        <w:div w:id="1537502409">
          <w:marLeft w:val="1166"/>
          <w:marRight w:val="0"/>
          <w:marTop w:val="86"/>
          <w:marBottom w:val="0"/>
          <w:divBdr>
            <w:top w:val="none" w:sz="0" w:space="0" w:color="auto"/>
            <w:left w:val="none" w:sz="0" w:space="0" w:color="auto"/>
            <w:bottom w:val="none" w:sz="0" w:space="0" w:color="auto"/>
            <w:right w:val="none" w:sz="0" w:space="0" w:color="auto"/>
          </w:divBdr>
        </w:div>
        <w:div w:id="1562788249">
          <w:marLeft w:val="547"/>
          <w:marRight w:val="0"/>
          <w:marTop w:val="96"/>
          <w:marBottom w:val="0"/>
          <w:divBdr>
            <w:top w:val="none" w:sz="0" w:space="0" w:color="auto"/>
            <w:left w:val="none" w:sz="0" w:space="0" w:color="auto"/>
            <w:bottom w:val="none" w:sz="0" w:space="0" w:color="auto"/>
            <w:right w:val="none" w:sz="0" w:space="0" w:color="auto"/>
          </w:divBdr>
        </w:div>
        <w:div w:id="2019427372">
          <w:marLeft w:val="547"/>
          <w:marRight w:val="0"/>
          <w:marTop w:val="96"/>
          <w:marBottom w:val="0"/>
          <w:divBdr>
            <w:top w:val="none" w:sz="0" w:space="0" w:color="auto"/>
            <w:left w:val="none" w:sz="0" w:space="0" w:color="auto"/>
            <w:bottom w:val="none" w:sz="0" w:space="0" w:color="auto"/>
            <w:right w:val="none" w:sz="0" w:space="0" w:color="auto"/>
          </w:divBdr>
        </w:div>
        <w:div w:id="2075817053">
          <w:marLeft w:val="1166"/>
          <w:marRight w:val="0"/>
          <w:marTop w:val="86"/>
          <w:marBottom w:val="0"/>
          <w:divBdr>
            <w:top w:val="none" w:sz="0" w:space="0" w:color="auto"/>
            <w:left w:val="none" w:sz="0" w:space="0" w:color="auto"/>
            <w:bottom w:val="none" w:sz="0" w:space="0" w:color="auto"/>
            <w:right w:val="none" w:sz="0" w:space="0" w:color="auto"/>
          </w:divBdr>
        </w:div>
      </w:divsChild>
    </w:div>
    <w:div w:id="1822690742">
      <w:bodyDiv w:val="1"/>
      <w:marLeft w:val="0"/>
      <w:marRight w:val="0"/>
      <w:marTop w:val="0"/>
      <w:marBottom w:val="0"/>
      <w:divBdr>
        <w:top w:val="none" w:sz="0" w:space="0" w:color="auto"/>
        <w:left w:val="none" w:sz="0" w:space="0" w:color="auto"/>
        <w:bottom w:val="none" w:sz="0" w:space="0" w:color="auto"/>
        <w:right w:val="none" w:sz="0" w:space="0" w:color="auto"/>
      </w:divBdr>
    </w:div>
    <w:div w:id="1824076163">
      <w:bodyDiv w:val="1"/>
      <w:marLeft w:val="0"/>
      <w:marRight w:val="0"/>
      <w:marTop w:val="0"/>
      <w:marBottom w:val="0"/>
      <w:divBdr>
        <w:top w:val="none" w:sz="0" w:space="0" w:color="auto"/>
        <w:left w:val="none" w:sz="0" w:space="0" w:color="auto"/>
        <w:bottom w:val="none" w:sz="0" w:space="0" w:color="auto"/>
        <w:right w:val="none" w:sz="0" w:space="0" w:color="auto"/>
      </w:divBdr>
    </w:div>
    <w:div w:id="1827285940">
      <w:bodyDiv w:val="1"/>
      <w:marLeft w:val="0"/>
      <w:marRight w:val="0"/>
      <w:marTop w:val="0"/>
      <w:marBottom w:val="0"/>
      <w:divBdr>
        <w:top w:val="none" w:sz="0" w:space="0" w:color="auto"/>
        <w:left w:val="none" w:sz="0" w:space="0" w:color="auto"/>
        <w:bottom w:val="none" w:sz="0" w:space="0" w:color="auto"/>
        <w:right w:val="none" w:sz="0" w:space="0" w:color="auto"/>
      </w:divBdr>
      <w:divsChild>
        <w:div w:id="68113762">
          <w:marLeft w:val="1166"/>
          <w:marRight w:val="0"/>
          <w:marTop w:val="96"/>
          <w:marBottom w:val="0"/>
          <w:divBdr>
            <w:top w:val="none" w:sz="0" w:space="0" w:color="auto"/>
            <w:left w:val="none" w:sz="0" w:space="0" w:color="auto"/>
            <w:bottom w:val="none" w:sz="0" w:space="0" w:color="auto"/>
            <w:right w:val="none" w:sz="0" w:space="0" w:color="auto"/>
          </w:divBdr>
        </w:div>
        <w:div w:id="317539404">
          <w:marLeft w:val="547"/>
          <w:marRight w:val="0"/>
          <w:marTop w:val="115"/>
          <w:marBottom w:val="0"/>
          <w:divBdr>
            <w:top w:val="none" w:sz="0" w:space="0" w:color="auto"/>
            <w:left w:val="none" w:sz="0" w:space="0" w:color="auto"/>
            <w:bottom w:val="none" w:sz="0" w:space="0" w:color="auto"/>
            <w:right w:val="none" w:sz="0" w:space="0" w:color="auto"/>
          </w:divBdr>
        </w:div>
        <w:div w:id="591359053">
          <w:marLeft w:val="1166"/>
          <w:marRight w:val="0"/>
          <w:marTop w:val="96"/>
          <w:marBottom w:val="0"/>
          <w:divBdr>
            <w:top w:val="none" w:sz="0" w:space="0" w:color="auto"/>
            <w:left w:val="none" w:sz="0" w:space="0" w:color="auto"/>
            <w:bottom w:val="none" w:sz="0" w:space="0" w:color="auto"/>
            <w:right w:val="none" w:sz="0" w:space="0" w:color="auto"/>
          </w:divBdr>
        </w:div>
        <w:div w:id="685789721">
          <w:marLeft w:val="547"/>
          <w:marRight w:val="0"/>
          <w:marTop w:val="115"/>
          <w:marBottom w:val="0"/>
          <w:divBdr>
            <w:top w:val="none" w:sz="0" w:space="0" w:color="auto"/>
            <w:left w:val="none" w:sz="0" w:space="0" w:color="auto"/>
            <w:bottom w:val="none" w:sz="0" w:space="0" w:color="auto"/>
            <w:right w:val="none" w:sz="0" w:space="0" w:color="auto"/>
          </w:divBdr>
        </w:div>
        <w:div w:id="826942462">
          <w:marLeft w:val="1166"/>
          <w:marRight w:val="0"/>
          <w:marTop w:val="96"/>
          <w:marBottom w:val="0"/>
          <w:divBdr>
            <w:top w:val="none" w:sz="0" w:space="0" w:color="auto"/>
            <w:left w:val="none" w:sz="0" w:space="0" w:color="auto"/>
            <w:bottom w:val="none" w:sz="0" w:space="0" w:color="auto"/>
            <w:right w:val="none" w:sz="0" w:space="0" w:color="auto"/>
          </w:divBdr>
        </w:div>
        <w:div w:id="1155217666">
          <w:marLeft w:val="1166"/>
          <w:marRight w:val="0"/>
          <w:marTop w:val="96"/>
          <w:marBottom w:val="0"/>
          <w:divBdr>
            <w:top w:val="none" w:sz="0" w:space="0" w:color="auto"/>
            <w:left w:val="none" w:sz="0" w:space="0" w:color="auto"/>
            <w:bottom w:val="none" w:sz="0" w:space="0" w:color="auto"/>
            <w:right w:val="none" w:sz="0" w:space="0" w:color="auto"/>
          </w:divBdr>
        </w:div>
        <w:div w:id="1964730140">
          <w:marLeft w:val="1166"/>
          <w:marRight w:val="0"/>
          <w:marTop w:val="96"/>
          <w:marBottom w:val="0"/>
          <w:divBdr>
            <w:top w:val="none" w:sz="0" w:space="0" w:color="auto"/>
            <w:left w:val="none" w:sz="0" w:space="0" w:color="auto"/>
            <w:bottom w:val="none" w:sz="0" w:space="0" w:color="auto"/>
            <w:right w:val="none" w:sz="0" w:space="0" w:color="auto"/>
          </w:divBdr>
        </w:div>
        <w:div w:id="1991059014">
          <w:marLeft w:val="1166"/>
          <w:marRight w:val="0"/>
          <w:marTop w:val="96"/>
          <w:marBottom w:val="0"/>
          <w:divBdr>
            <w:top w:val="none" w:sz="0" w:space="0" w:color="auto"/>
            <w:left w:val="none" w:sz="0" w:space="0" w:color="auto"/>
            <w:bottom w:val="none" w:sz="0" w:space="0" w:color="auto"/>
            <w:right w:val="none" w:sz="0" w:space="0" w:color="auto"/>
          </w:divBdr>
        </w:div>
        <w:div w:id="2126845285">
          <w:marLeft w:val="1166"/>
          <w:marRight w:val="0"/>
          <w:marTop w:val="96"/>
          <w:marBottom w:val="0"/>
          <w:divBdr>
            <w:top w:val="none" w:sz="0" w:space="0" w:color="auto"/>
            <w:left w:val="none" w:sz="0" w:space="0" w:color="auto"/>
            <w:bottom w:val="none" w:sz="0" w:space="0" w:color="auto"/>
            <w:right w:val="none" w:sz="0" w:space="0" w:color="auto"/>
          </w:divBdr>
        </w:div>
        <w:div w:id="2129352040">
          <w:marLeft w:val="547"/>
          <w:marRight w:val="0"/>
          <w:marTop w:val="115"/>
          <w:marBottom w:val="0"/>
          <w:divBdr>
            <w:top w:val="none" w:sz="0" w:space="0" w:color="auto"/>
            <w:left w:val="none" w:sz="0" w:space="0" w:color="auto"/>
            <w:bottom w:val="none" w:sz="0" w:space="0" w:color="auto"/>
            <w:right w:val="none" w:sz="0" w:space="0" w:color="auto"/>
          </w:divBdr>
        </w:div>
      </w:divsChild>
    </w:div>
    <w:div w:id="1827890339">
      <w:bodyDiv w:val="1"/>
      <w:marLeft w:val="0"/>
      <w:marRight w:val="0"/>
      <w:marTop w:val="0"/>
      <w:marBottom w:val="0"/>
      <w:divBdr>
        <w:top w:val="none" w:sz="0" w:space="0" w:color="auto"/>
        <w:left w:val="none" w:sz="0" w:space="0" w:color="auto"/>
        <w:bottom w:val="none" w:sz="0" w:space="0" w:color="auto"/>
        <w:right w:val="none" w:sz="0" w:space="0" w:color="auto"/>
      </w:divBdr>
    </w:div>
    <w:div w:id="1829175323">
      <w:bodyDiv w:val="1"/>
      <w:marLeft w:val="0"/>
      <w:marRight w:val="0"/>
      <w:marTop w:val="0"/>
      <w:marBottom w:val="0"/>
      <w:divBdr>
        <w:top w:val="none" w:sz="0" w:space="0" w:color="auto"/>
        <w:left w:val="none" w:sz="0" w:space="0" w:color="auto"/>
        <w:bottom w:val="none" w:sz="0" w:space="0" w:color="auto"/>
        <w:right w:val="none" w:sz="0" w:space="0" w:color="auto"/>
      </w:divBdr>
      <w:divsChild>
        <w:div w:id="839731828">
          <w:marLeft w:val="360"/>
          <w:marRight w:val="0"/>
          <w:marTop w:val="200"/>
          <w:marBottom w:val="0"/>
          <w:divBdr>
            <w:top w:val="none" w:sz="0" w:space="0" w:color="auto"/>
            <w:left w:val="none" w:sz="0" w:space="0" w:color="auto"/>
            <w:bottom w:val="none" w:sz="0" w:space="0" w:color="auto"/>
            <w:right w:val="none" w:sz="0" w:space="0" w:color="auto"/>
          </w:divBdr>
        </w:div>
        <w:div w:id="1610165290">
          <w:marLeft w:val="360"/>
          <w:marRight w:val="0"/>
          <w:marTop w:val="200"/>
          <w:marBottom w:val="0"/>
          <w:divBdr>
            <w:top w:val="none" w:sz="0" w:space="0" w:color="auto"/>
            <w:left w:val="none" w:sz="0" w:space="0" w:color="auto"/>
            <w:bottom w:val="none" w:sz="0" w:space="0" w:color="auto"/>
            <w:right w:val="none" w:sz="0" w:space="0" w:color="auto"/>
          </w:divBdr>
        </w:div>
      </w:divsChild>
    </w:div>
    <w:div w:id="1830779681">
      <w:bodyDiv w:val="1"/>
      <w:marLeft w:val="0"/>
      <w:marRight w:val="0"/>
      <w:marTop w:val="0"/>
      <w:marBottom w:val="0"/>
      <w:divBdr>
        <w:top w:val="none" w:sz="0" w:space="0" w:color="auto"/>
        <w:left w:val="none" w:sz="0" w:space="0" w:color="auto"/>
        <w:bottom w:val="none" w:sz="0" w:space="0" w:color="auto"/>
        <w:right w:val="none" w:sz="0" w:space="0" w:color="auto"/>
      </w:divBdr>
    </w:div>
    <w:div w:id="1832015141">
      <w:bodyDiv w:val="1"/>
      <w:marLeft w:val="0"/>
      <w:marRight w:val="0"/>
      <w:marTop w:val="0"/>
      <w:marBottom w:val="0"/>
      <w:divBdr>
        <w:top w:val="none" w:sz="0" w:space="0" w:color="auto"/>
        <w:left w:val="none" w:sz="0" w:space="0" w:color="auto"/>
        <w:bottom w:val="none" w:sz="0" w:space="0" w:color="auto"/>
        <w:right w:val="none" w:sz="0" w:space="0" w:color="auto"/>
      </w:divBdr>
    </w:div>
    <w:div w:id="1833328272">
      <w:bodyDiv w:val="1"/>
      <w:marLeft w:val="0"/>
      <w:marRight w:val="0"/>
      <w:marTop w:val="0"/>
      <w:marBottom w:val="0"/>
      <w:divBdr>
        <w:top w:val="none" w:sz="0" w:space="0" w:color="auto"/>
        <w:left w:val="none" w:sz="0" w:space="0" w:color="auto"/>
        <w:bottom w:val="none" w:sz="0" w:space="0" w:color="auto"/>
        <w:right w:val="none" w:sz="0" w:space="0" w:color="auto"/>
      </w:divBdr>
    </w:div>
    <w:div w:id="1834680708">
      <w:bodyDiv w:val="1"/>
      <w:marLeft w:val="0"/>
      <w:marRight w:val="0"/>
      <w:marTop w:val="0"/>
      <w:marBottom w:val="0"/>
      <w:divBdr>
        <w:top w:val="none" w:sz="0" w:space="0" w:color="auto"/>
        <w:left w:val="none" w:sz="0" w:space="0" w:color="auto"/>
        <w:bottom w:val="none" w:sz="0" w:space="0" w:color="auto"/>
        <w:right w:val="none" w:sz="0" w:space="0" w:color="auto"/>
      </w:divBdr>
    </w:div>
    <w:div w:id="1835681629">
      <w:bodyDiv w:val="1"/>
      <w:marLeft w:val="0"/>
      <w:marRight w:val="0"/>
      <w:marTop w:val="0"/>
      <w:marBottom w:val="0"/>
      <w:divBdr>
        <w:top w:val="none" w:sz="0" w:space="0" w:color="auto"/>
        <w:left w:val="none" w:sz="0" w:space="0" w:color="auto"/>
        <w:bottom w:val="none" w:sz="0" w:space="0" w:color="auto"/>
        <w:right w:val="none" w:sz="0" w:space="0" w:color="auto"/>
      </w:divBdr>
      <w:divsChild>
        <w:div w:id="1523279001">
          <w:marLeft w:val="1166"/>
          <w:marRight w:val="0"/>
          <w:marTop w:val="115"/>
          <w:marBottom w:val="0"/>
          <w:divBdr>
            <w:top w:val="none" w:sz="0" w:space="0" w:color="auto"/>
            <w:left w:val="none" w:sz="0" w:space="0" w:color="auto"/>
            <w:bottom w:val="none" w:sz="0" w:space="0" w:color="auto"/>
            <w:right w:val="none" w:sz="0" w:space="0" w:color="auto"/>
          </w:divBdr>
        </w:div>
        <w:div w:id="1589119741">
          <w:marLeft w:val="547"/>
          <w:marRight w:val="0"/>
          <w:marTop w:val="134"/>
          <w:marBottom w:val="0"/>
          <w:divBdr>
            <w:top w:val="none" w:sz="0" w:space="0" w:color="auto"/>
            <w:left w:val="none" w:sz="0" w:space="0" w:color="auto"/>
            <w:bottom w:val="none" w:sz="0" w:space="0" w:color="auto"/>
            <w:right w:val="none" w:sz="0" w:space="0" w:color="auto"/>
          </w:divBdr>
        </w:div>
      </w:divsChild>
    </w:div>
    <w:div w:id="1837307213">
      <w:bodyDiv w:val="1"/>
      <w:marLeft w:val="0"/>
      <w:marRight w:val="0"/>
      <w:marTop w:val="0"/>
      <w:marBottom w:val="0"/>
      <w:divBdr>
        <w:top w:val="none" w:sz="0" w:space="0" w:color="auto"/>
        <w:left w:val="none" w:sz="0" w:space="0" w:color="auto"/>
        <w:bottom w:val="none" w:sz="0" w:space="0" w:color="auto"/>
        <w:right w:val="none" w:sz="0" w:space="0" w:color="auto"/>
      </w:divBdr>
    </w:div>
    <w:div w:id="1837378592">
      <w:bodyDiv w:val="1"/>
      <w:marLeft w:val="0"/>
      <w:marRight w:val="0"/>
      <w:marTop w:val="0"/>
      <w:marBottom w:val="0"/>
      <w:divBdr>
        <w:top w:val="none" w:sz="0" w:space="0" w:color="auto"/>
        <w:left w:val="none" w:sz="0" w:space="0" w:color="auto"/>
        <w:bottom w:val="none" w:sz="0" w:space="0" w:color="auto"/>
        <w:right w:val="none" w:sz="0" w:space="0" w:color="auto"/>
      </w:divBdr>
    </w:div>
    <w:div w:id="1838034954">
      <w:bodyDiv w:val="1"/>
      <w:marLeft w:val="0"/>
      <w:marRight w:val="0"/>
      <w:marTop w:val="0"/>
      <w:marBottom w:val="0"/>
      <w:divBdr>
        <w:top w:val="none" w:sz="0" w:space="0" w:color="auto"/>
        <w:left w:val="none" w:sz="0" w:space="0" w:color="auto"/>
        <w:bottom w:val="none" w:sz="0" w:space="0" w:color="auto"/>
        <w:right w:val="none" w:sz="0" w:space="0" w:color="auto"/>
      </w:divBdr>
    </w:div>
    <w:div w:id="1838882647">
      <w:bodyDiv w:val="1"/>
      <w:marLeft w:val="0"/>
      <w:marRight w:val="0"/>
      <w:marTop w:val="0"/>
      <w:marBottom w:val="0"/>
      <w:divBdr>
        <w:top w:val="none" w:sz="0" w:space="0" w:color="auto"/>
        <w:left w:val="none" w:sz="0" w:space="0" w:color="auto"/>
        <w:bottom w:val="none" w:sz="0" w:space="0" w:color="auto"/>
        <w:right w:val="none" w:sz="0" w:space="0" w:color="auto"/>
      </w:divBdr>
    </w:div>
    <w:div w:id="1840150815">
      <w:bodyDiv w:val="1"/>
      <w:marLeft w:val="0"/>
      <w:marRight w:val="0"/>
      <w:marTop w:val="0"/>
      <w:marBottom w:val="0"/>
      <w:divBdr>
        <w:top w:val="none" w:sz="0" w:space="0" w:color="auto"/>
        <w:left w:val="none" w:sz="0" w:space="0" w:color="auto"/>
        <w:bottom w:val="none" w:sz="0" w:space="0" w:color="auto"/>
        <w:right w:val="none" w:sz="0" w:space="0" w:color="auto"/>
      </w:divBdr>
    </w:div>
    <w:div w:id="1841121403">
      <w:bodyDiv w:val="1"/>
      <w:marLeft w:val="0"/>
      <w:marRight w:val="0"/>
      <w:marTop w:val="0"/>
      <w:marBottom w:val="0"/>
      <w:divBdr>
        <w:top w:val="none" w:sz="0" w:space="0" w:color="auto"/>
        <w:left w:val="none" w:sz="0" w:space="0" w:color="auto"/>
        <w:bottom w:val="none" w:sz="0" w:space="0" w:color="auto"/>
        <w:right w:val="none" w:sz="0" w:space="0" w:color="auto"/>
      </w:divBdr>
    </w:div>
    <w:div w:id="1843354125">
      <w:bodyDiv w:val="1"/>
      <w:marLeft w:val="0"/>
      <w:marRight w:val="0"/>
      <w:marTop w:val="0"/>
      <w:marBottom w:val="0"/>
      <w:divBdr>
        <w:top w:val="none" w:sz="0" w:space="0" w:color="auto"/>
        <w:left w:val="none" w:sz="0" w:space="0" w:color="auto"/>
        <w:bottom w:val="none" w:sz="0" w:space="0" w:color="auto"/>
        <w:right w:val="none" w:sz="0" w:space="0" w:color="auto"/>
      </w:divBdr>
    </w:div>
    <w:div w:id="1843429321">
      <w:bodyDiv w:val="1"/>
      <w:marLeft w:val="0"/>
      <w:marRight w:val="0"/>
      <w:marTop w:val="0"/>
      <w:marBottom w:val="0"/>
      <w:divBdr>
        <w:top w:val="none" w:sz="0" w:space="0" w:color="auto"/>
        <w:left w:val="none" w:sz="0" w:space="0" w:color="auto"/>
        <w:bottom w:val="none" w:sz="0" w:space="0" w:color="auto"/>
        <w:right w:val="none" w:sz="0" w:space="0" w:color="auto"/>
      </w:divBdr>
    </w:div>
    <w:div w:id="1845822956">
      <w:bodyDiv w:val="1"/>
      <w:marLeft w:val="0"/>
      <w:marRight w:val="0"/>
      <w:marTop w:val="0"/>
      <w:marBottom w:val="0"/>
      <w:divBdr>
        <w:top w:val="none" w:sz="0" w:space="0" w:color="auto"/>
        <w:left w:val="none" w:sz="0" w:space="0" w:color="auto"/>
        <w:bottom w:val="none" w:sz="0" w:space="0" w:color="auto"/>
        <w:right w:val="none" w:sz="0" w:space="0" w:color="auto"/>
      </w:divBdr>
    </w:div>
    <w:div w:id="1846165392">
      <w:bodyDiv w:val="1"/>
      <w:marLeft w:val="0"/>
      <w:marRight w:val="0"/>
      <w:marTop w:val="0"/>
      <w:marBottom w:val="0"/>
      <w:divBdr>
        <w:top w:val="none" w:sz="0" w:space="0" w:color="auto"/>
        <w:left w:val="none" w:sz="0" w:space="0" w:color="auto"/>
        <w:bottom w:val="none" w:sz="0" w:space="0" w:color="auto"/>
        <w:right w:val="none" w:sz="0" w:space="0" w:color="auto"/>
      </w:divBdr>
    </w:div>
    <w:div w:id="1846506519">
      <w:bodyDiv w:val="1"/>
      <w:marLeft w:val="0"/>
      <w:marRight w:val="0"/>
      <w:marTop w:val="0"/>
      <w:marBottom w:val="0"/>
      <w:divBdr>
        <w:top w:val="none" w:sz="0" w:space="0" w:color="auto"/>
        <w:left w:val="none" w:sz="0" w:space="0" w:color="auto"/>
        <w:bottom w:val="none" w:sz="0" w:space="0" w:color="auto"/>
        <w:right w:val="none" w:sz="0" w:space="0" w:color="auto"/>
      </w:divBdr>
      <w:divsChild>
        <w:div w:id="72705841">
          <w:marLeft w:val="1800"/>
          <w:marRight w:val="0"/>
          <w:marTop w:val="72"/>
          <w:marBottom w:val="0"/>
          <w:divBdr>
            <w:top w:val="none" w:sz="0" w:space="0" w:color="auto"/>
            <w:left w:val="none" w:sz="0" w:space="0" w:color="auto"/>
            <w:bottom w:val="none" w:sz="0" w:space="0" w:color="auto"/>
            <w:right w:val="none" w:sz="0" w:space="0" w:color="auto"/>
          </w:divBdr>
        </w:div>
        <w:div w:id="76442004">
          <w:marLeft w:val="1800"/>
          <w:marRight w:val="0"/>
          <w:marTop w:val="72"/>
          <w:marBottom w:val="0"/>
          <w:divBdr>
            <w:top w:val="none" w:sz="0" w:space="0" w:color="auto"/>
            <w:left w:val="none" w:sz="0" w:space="0" w:color="auto"/>
            <w:bottom w:val="none" w:sz="0" w:space="0" w:color="auto"/>
            <w:right w:val="none" w:sz="0" w:space="0" w:color="auto"/>
          </w:divBdr>
        </w:div>
        <w:div w:id="135877460">
          <w:marLeft w:val="1166"/>
          <w:marRight w:val="0"/>
          <w:marTop w:val="86"/>
          <w:marBottom w:val="0"/>
          <w:divBdr>
            <w:top w:val="none" w:sz="0" w:space="0" w:color="auto"/>
            <w:left w:val="none" w:sz="0" w:space="0" w:color="auto"/>
            <w:bottom w:val="none" w:sz="0" w:space="0" w:color="auto"/>
            <w:right w:val="none" w:sz="0" w:space="0" w:color="auto"/>
          </w:divBdr>
        </w:div>
        <w:div w:id="201749753">
          <w:marLeft w:val="1166"/>
          <w:marRight w:val="0"/>
          <w:marTop w:val="86"/>
          <w:marBottom w:val="0"/>
          <w:divBdr>
            <w:top w:val="none" w:sz="0" w:space="0" w:color="auto"/>
            <w:left w:val="none" w:sz="0" w:space="0" w:color="auto"/>
            <w:bottom w:val="none" w:sz="0" w:space="0" w:color="auto"/>
            <w:right w:val="none" w:sz="0" w:space="0" w:color="auto"/>
          </w:divBdr>
        </w:div>
        <w:div w:id="318392025">
          <w:marLeft w:val="547"/>
          <w:marRight w:val="0"/>
          <w:marTop w:val="96"/>
          <w:marBottom w:val="0"/>
          <w:divBdr>
            <w:top w:val="none" w:sz="0" w:space="0" w:color="auto"/>
            <w:left w:val="none" w:sz="0" w:space="0" w:color="auto"/>
            <w:bottom w:val="none" w:sz="0" w:space="0" w:color="auto"/>
            <w:right w:val="none" w:sz="0" w:space="0" w:color="auto"/>
          </w:divBdr>
        </w:div>
        <w:div w:id="482888612">
          <w:marLeft w:val="2520"/>
          <w:marRight w:val="0"/>
          <w:marTop w:val="62"/>
          <w:marBottom w:val="0"/>
          <w:divBdr>
            <w:top w:val="none" w:sz="0" w:space="0" w:color="auto"/>
            <w:left w:val="none" w:sz="0" w:space="0" w:color="auto"/>
            <w:bottom w:val="none" w:sz="0" w:space="0" w:color="auto"/>
            <w:right w:val="none" w:sz="0" w:space="0" w:color="auto"/>
          </w:divBdr>
        </w:div>
        <w:div w:id="567420302">
          <w:marLeft w:val="1800"/>
          <w:marRight w:val="0"/>
          <w:marTop w:val="72"/>
          <w:marBottom w:val="0"/>
          <w:divBdr>
            <w:top w:val="none" w:sz="0" w:space="0" w:color="auto"/>
            <w:left w:val="none" w:sz="0" w:space="0" w:color="auto"/>
            <w:bottom w:val="none" w:sz="0" w:space="0" w:color="auto"/>
            <w:right w:val="none" w:sz="0" w:space="0" w:color="auto"/>
          </w:divBdr>
        </w:div>
        <w:div w:id="568855582">
          <w:marLeft w:val="1166"/>
          <w:marRight w:val="0"/>
          <w:marTop w:val="86"/>
          <w:marBottom w:val="0"/>
          <w:divBdr>
            <w:top w:val="none" w:sz="0" w:space="0" w:color="auto"/>
            <w:left w:val="none" w:sz="0" w:space="0" w:color="auto"/>
            <w:bottom w:val="none" w:sz="0" w:space="0" w:color="auto"/>
            <w:right w:val="none" w:sz="0" w:space="0" w:color="auto"/>
          </w:divBdr>
        </w:div>
        <w:div w:id="637801487">
          <w:marLeft w:val="547"/>
          <w:marRight w:val="0"/>
          <w:marTop w:val="96"/>
          <w:marBottom w:val="0"/>
          <w:divBdr>
            <w:top w:val="none" w:sz="0" w:space="0" w:color="auto"/>
            <w:left w:val="none" w:sz="0" w:space="0" w:color="auto"/>
            <w:bottom w:val="none" w:sz="0" w:space="0" w:color="auto"/>
            <w:right w:val="none" w:sz="0" w:space="0" w:color="auto"/>
          </w:divBdr>
        </w:div>
        <w:div w:id="754978131">
          <w:marLeft w:val="1166"/>
          <w:marRight w:val="0"/>
          <w:marTop w:val="86"/>
          <w:marBottom w:val="0"/>
          <w:divBdr>
            <w:top w:val="none" w:sz="0" w:space="0" w:color="auto"/>
            <w:left w:val="none" w:sz="0" w:space="0" w:color="auto"/>
            <w:bottom w:val="none" w:sz="0" w:space="0" w:color="auto"/>
            <w:right w:val="none" w:sz="0" w:space="0" w:color="auto"/>
          </w:divBdr>
        </w:div>
        <w:div w:id="1011294555">
          <w:marLeft w:val="1800"/>
          <w:marRight w:val="0"/>
          <w:marTop w:val="72"/>
          <w:marBottom w:val="0"/>
          <w:divBdr>
            <w:top w:val="none" w:sz="0" w:space="0" w:color="auto"/>
            <w:left w:val="none" w:sz="0" w:space="0" w:color="auto"/>
            <w:bottom w:val="none" w:sz="0" w:space="0" w:color="auto"/>
            <w:right w:val="none" w:sz="0" w:space="0" w:color="auto"/>
          </w:divBdr>
        </w:div>
        <w:div w:id="1215042033">
          <w:marLeft w:val="1166"/>
          <w:marRight w:val="0"/>
          <w:marTop w:val="86"/>
          <w:marBottom w:val="0"/>
          <w:divBdr>
            <w:top w:val="none" w:sz="0" w:space="0" w:color="auto"/>
            <w:left w:val="none" w:sz="0" w:space="0" w:color="auto"/>
            <w:bottom w:val="none" w:sz="0" w:space="0" w:color="auto"/>
            <w:right w:val="none" w:sz="0" w:space="0" w:color="auto"/>
          </w:divBdr>
        </w:div>
        <w:div w:id="1253854470">
          <w:marLeft w:val="1800"/>
          <w:marRight w:val="0"/>
          <w:marTop w:val="72"/>
          <w:marBottom w:val="0"/>
          <w:divBdr>
            <w:top w:val="none" w:sz="0" w:space="0" w:color="auto"/>
            <w:left w:val="none" w:sz="0" w:space="0" w:color="auto"/>
            <w:bottom w:val="none" w:sz="0" w:space="0" w:color="auto"/>
            <w:right w:val="none" w:sz="0" w:space="0" w:color="auto"/>
          </w:divBdr>
        </w:div>
      </w:divsChild>
    </w:div>
    <w:div w:id="1847136057">
      <w:bodyDiv w:val="1"/>
      <w:marLeft w:val="0"/>
      <w:marRight w:val="0"/>
      <w:marTop w:val="0"/>
      <w:marBottom w:val="0"/>
      <w:divBdr>
        <w:top w:val="none" w:sz="0" w:space="0" w:color="auto"/>
        <w:left w:val="none" w:sz="0" w:space="0" w:color="auto"/>
        <w:bottom w:val="none" w:sz="0" w:space="0" w:color="auto"/>
        <w:right w:val="none" w:sz="0" w:space="0" w:color="auto"/>
      </w:divBdr>
    </w:div>
    <w:div w:id="1847473998">
      <w:bodyDiv w:val="1"/>
      <w:marLeft w:val="0"/>
      <w:marRight w:val="0"/>
      <w:marTop w:val="0"/>
      <w:marBottom w:val="0"/>
      <w:divBdr>
        <w:top w:val="none" w:sz="0" w:space="0" w:color="auto"/>
        <w:left w:val="none" w:sz="0" w:space="0" w:color="auto"/>
        <w:bottom w:val="none" w:sz="0" w:space="0" w:color="auto"/>
        <w:right w:val="none" w:sz="0" w:space="0" w:color="auto"/>
      </w:divBdr>
    </w:div>
    <w:div w:id="1848010135">
      <w:bodyDiv w:val="1"/>
      <w:marLeft w:val="0"/>
      <w:marRight w:val="0"/>
      <w:marTop w:val="0"/>
      <w:marBottom w:val="0"/>
      <w:divBdr>
        <w:top w:val="none" w:sz="0" w:space="0" w:color="auto"/>
        <w:left w:val="none" w:sz="0" w:space="0" w:color="auto"/>
        <w:bottom w:val="none" w:sz="0" w:space="0" w:color="auto"/>
        <w:right w:val="none" w:sz="0" w:space="0" w:color="auto"/>
      </w:divBdr>
      <w:divsChild>
        <w:div w:id="198205068">
          <w:marLeft w:val="547"/>
          <w:marRight w:val="0"/>
          <w:marTop w:val="154"/>
          <w:marBottom w:val="0"/>
          <w:divBdr>
            <w:top w:val="none" w:sz="0" w:space="0" w:color="auto"/>
            <w:left w:val="none" w:sz="0" w:space="0" w:color="auto"/>
            <w:bottom w:val="none" w:sz="0" w:space="0" w:color="auto"/>
            <w:right w:val="none" w:sz="0" w:space="0" w:color="auto"/>
          </w:divBdr>
        </w:div>
        <w:div w:id="690301144">
          <w:marLeft w:val="547"/>
          <w:marRight w:val="0"/>
          <w:marTop w:val="154"/>
          <w:marBottom w:val="0"/>
          <w:divBdr>
            <w:top w:val="none" w:sz="0" w:space="0" w:color="auto"/>
            <w:left w:val="none" w:sz="0" w:space="0" w:color="auto"/>
            <w:bottom w:val="none" w:sz="0" w:space="0" w:color="auto"/>
            <w:right w:val="none" w:sz="0" w:space="0" w:color="auto"/>
          </w:divBdr>
        </w:div>
        <w:div w:id="1296594728">
          <w:marLeft w:val="1800"/>
          <w:marRight w:val="0"/>
          <w:marTop w:val="115"/>
          <w:marBottom w:val="0"/>
          <w:divBdr>
            <w:top w:val="none" w:sz="0" w:space="0" w:color="auto"/>
            <w:left w:val="none" w:sz="0" w:space="0" w:color="auto"/>
            <w:bottom w:val="none" w:sz="0" w:space="0" w:color="auto"/>
            <w:right w:val="none" w:sz="0" w:space="0" w:color="auto"/>
          </w:divBdr>
        </w:div>
        <w:div w:id="1314289803">
          <w:marLeft w:val="1166"/>
          <w:marRight w:val="0"/>
          <w:marTop w:val="134"/>
          <w:marBottom w:val="0"/>
          <w:divBdr>
            <w:top w:val="none" w:sz="0" w:space="0" w:color="auto"/>
            <w:left w:val="none" w:sz="0" w:space="0" w:color="auto"/>
            <w:bottom w:val="none" w:sz="0" w:space="0" w:color="auto"/>
            <w:right w:val="none" w:sz="0" w:space="0" w:color="auto"/>
          </w:divBdr>
        </w:div>
        <w:div w:id="1389963001">
          <w:marLeft w:val="547"/>
          <w:marRight w:val="0"/>
          <w:marTop w:val="154"/>
          <w:marBottom w:val="0"/>
          <w:divBdr>
            <w:top w:val="none" w:sz="0" w:space="0" w:color="auto"/>
            <w:left w:val="none" w:sz="0" w:space="0" w:color="auto"/>
            <w:bottom w:val="none" w:sz="0" w:space="0" w:color="auto"/>
            <w:right w:val="none" w:sz="0" w:space="0" w:color="auto"/>
          </w:divBdr>
        </w:div>
      </w:divsChild>
    </w:div>
    <w:div w:id="1848519074">
      <w:bodyDiv w:val="1"/>
      <w:marLeft w:val="0"/>
      <w:marRight w:val="0"/>
      <w:marTop w:val="0"/>
      <w:marBottom w:val="0"/>
      <w:divBdr>
        <w:top w:val="none" w:sz="0" w:space="0" w:color="auto"/>
        <w:left w:val="none" w:sz="0" w:space="0" w:color="auto"/>
        <w:bottom w:val="none" w:sz="0" w:space="0" w:color="auto"/>
        <w:right w:val="none" w:sz="0" w:space="0" w:color="auto"/>
      </w:divBdr>
    </w:div>
    <w:div w:id="1848521954">
      <w:bodyDiv w:val="1"/>
      <w:marLeft w:val="0"/>
      <w:marRight w:val="0"/>
      <w:marTop w:val="0"/>
      <w:marBottom w:val="0"/>
      <w:divBdr>
        <w:top w:val="none" w:sz="0" w:space="0" w:color="auto"/>
        <w:left w:val="none" w:sz="0" w:space="0" w:color="auto"/>
        <w:bottom w:val="none" w:sz="0" w:space="0" w:color="auto"/>
        <w:right w:val="none" w:sz="0" w:space="0" w:color="auto"/>
      </w:divBdr>
      <w:divsChild>
        <w:div w:id="50005190">
          <w:marLeft w:val="1166"/>
          <w:marRight w:val="0"/>
          <w:marTop w:val="134"/>
          <w:marBottom w:val="0"/>
          <w:divBdr>
            <w:top w:val="none" w:sz="0" w:space="0" w:color="auto"/>
            <w:left w:val="none" w:sz="0" w:space="0" w:color="auto"/>
            <w:bottom w:val="none" w:sz="0" w:space="0" w:color="auto"/>
            <w:right w:val="none" w:sz="0" w:space="0" w:color="auto"/>
          </w:divBdr>
        </w:div>
        <w:div w:id="763187922">
          <w:marLeft w:val="547"/>
          <w:marRight w:val="0"/>
          <w:marTop w:val="154"/>
          <w:marBottom w:val="0"/>
          <w:divBdr>
            <w:top w:val="none" w:sz="0" w:space="0" w:color="auto"/>
            <w:left w:val="none" w:sz="0" w:space="0" w:color="auto"/>
            <w:bottom w:val="none" w:sz="0" w:space="0" w:color="auto"/>
            <w:right w:val="none" w:sz="0" w:space="0" w:color="auto"/>
          </w:divBdr>
        </w:div>
        <w:div w:id="1382753181">
          <w:marLeft w:val="547"/>
          <w:marRight w:val="0"/>
          <w:marTop w:val="154"/>
          <w:marBottom w:val="0"/>
          <w:divBdr>
            <w:top w:val="none" w:sz="0" w:space="0" w:color="auto"/>
            <w:left w:val="none" w:sz="0" w:space="0" w:color="auto"/>
            <w:bottom w:val="none" w:sz="0" w:space="0" w:color="auto"/>
            <w:right w:val="none" w:sz="0" w:space="0" w:color="auto"/>
          </w:divBdr>
        </w:div>
      </w:divsChild>
    </w:div>
    <w:div w:id="1850019049">
      <w:bodyDiv w:val="1"/>
      <w:marLeft w:val="0"/>
      <w:marRight w:val="0"/>
      <w:marTop w:val="0"/>
      <w:marBottom w:val="0"/>
      <w:divBdr>
        <w:top w:val="none" w:sz="0" w:space="0" w:color="auto"/>
        <w:left w:val="none" w:sz="0" w:space="0" w:color="auto"/>
        <w:bottom w:val="none" w:sz="0" w:space="0" w:color="auto"/>
        <w:right w:val="none" w:sz="0" w:space="0" w:color="auto"/>
      </w:divBdr>
      <w:divsChild>
        <w:div w:id="874847220">
          <w:marLeft w:val="360"/>
          <w:marRight w:val="0"/>
          <w:marTop w:val="200"/>
          <w:marBottom w:val="0"/>
          <w:divBdr>
            <w:top w:val="none" w:sz="0" w:space="0" w:color="auto"/>
            <w:left w:val="none" w:sz="0" w:space="0" w:color="auto"/>
            <w:bottom w:val="none" w:sz="0" w:space="0" w:color="auto"/>
            <w:right w:val="none" w:sz="0" w:space="0" w:color="auto"/>
          </w:divBdr>
        </w:div>
        <w:div w:id="894775695">
          <w:marLeft w:val="360"/>
          <w:marRight w:val="0"/>
          <w:marTop w:val="200"/>
          <w:marBottom w:val="0"/>
          <w:divBdr>
            <w:top w:val="none" w:sz="0" w:space="0" w:color="auto"/>
            <w:left w:val="none" w:sz="0" w:space="0" w:color="auto"/>
            <w:bottom w:val="none" w:sz="0" w:space="0" w:color="auto"/>
            <w:right w:val="none" w:sz="0" w:space="0" w:color="auto"/>
          </w:divBdr>
        </w:div>
        <w:div w:id="1323389814">
          <w:marLeft w:val="1800"/>
          <w:marRight w:val="0"/>
          <w:marTop w:val="100"/>
          <w:marBottom w:val="0"/>
          <w:divBdr>
            <w:top w:val="none" w:sz="0" w:space="0" w:color="auto"/>
            <w:left w:val="none" w:sz="0" w:space="0" w:color="auto"/>
            <w:bottom w:val="none" w:sz="0" w:space="0" w:color="auto"/>
            <w:right w:val="none" w:sz="0" w:space="0" w:color="auto"/>
          </w:divBdr>
        </w:div>
        <w:div w:id="1982613118">
          <w:marLeft w:val="1080"/>
          <w:marRight w:val="0"/>
          <w:marTop w:val="100"/>
          <w:marBottom w:val="0"/>
          <w:divBdr>
            <w:top w:val="none" w:sz="0" w:space="0" w:color="auto"/>
            <w:left w:val="none" w:sz="0" w:space="0" w:color="auto"/>
            <w:bottom w:val="none" w:sz="0" w:space="0" w:color="auto"/>
            <w:right w:val="none" w:sz="0" w:space="0" w:color="auto"/>
          </w:divBdr>
        </w:div>
      </w:divsChild>
    </w:div>
    <w:div w:id="1850674388">
      <w:bodyDiv w:val="1"/>
      <w:marLeft w:val="0"/>
      <w:marRight w:val="0"/>
      <w:marTop w:val="0"/>
      <w:marBottom w:val="0"/>
      <w:divBdr>
        <w:top w:val="none" w:sz="0" w:space="0" w:color="auto"/>
        <w:left w:val="none" w:sz="0" w:space="0" w:color="auto"/>
        <w:bottom w:val="none" w:sz="0" w:space="0" w:color="auto"/>
        <w:right w:val="none" w:sz="0" w:space="0" w:color="auto"/>
      </w:divBdr>
      <w:divsChild>
        <w:div w:id="1387795333">
          <w:marLeft w:val="0"/>
          <w:marRight w:val="0"/>
          <w:marTop w:val="0"/>
          <w:marBottom w:val="0"/>
          <w:divBdr>
            <w:top w:val="none" w:sz="0" w:space="0" w:color="auto"/>
            <w:left w:val="none" w:sz="0" w:space="0" w:color="auto"/>
            <w:bottom w:val="none" w:sz="0" w:space="0" w:color="auto"/>
            <w:right w:val="none" w:sz="0" w:space="0" w:color="auto"/>
          </w:divBdr>
          <w:divsChild>
            <w:div w:id="351348508">
              <w:marLeft w:val="0"/>
              <w:marRight w:val="0"/>
              <w:marTop w:val="0"/>
              <w:marBottom w:val="0"/>
              <w:divBdr>
                <w:top w:val="none" w:sz="0" w:space="0" w:color="auto"/>
                <w:left w:val="none" w:sz="0" w:space="0" w:color="auto"/>
                <w:bottom w:val="none" w:sz="0" w:space="0" w:color="auto"/>
                <w:right w:val="none" w:sz="0" w:space="0" w:color="auto"/>
              </w:divBdr>
            </w:div>
            <w:div w:id="455635845">
              <w:marLeft w:val="0"/>
              <w:marRight w:val="0"/>
              <w:marTop w:val="0"/>
              <w:marBottom w:val="0"/>
              <w:divBdr>
                <w:top w:val="none" w:sz="0" w:space="0" w:color="auto"/>
                <w:left w:val="none" w:sz="0" w:space="0" w:color="auto"/>
                <w:bottom w:val="none" w:sz="0" w:space="0" w:color="auto"/>
                <w:right w:val="none" w:sz="0" w:space="0" w:color="auto"/>
              </w:divBdr>
            </w:div>
            <w:div w:id="516621861">
              <w:marLeft w:val="0"/>
              <w:marRight w:val="0"/>
              <w:marTop w:val="0"/>
              <w:marBottom w:val="0"/>
              <w:divBdr>
                <w:top w:val="none" w:sz="0" w:space="0" w:color="auto"/>
                <w:left w:val="none" w:sz="0" w:space="0" w:color="auto"/>
                <w:bottom w:val="none" w:sz="0" w:space="0" w:color="auto"/>
                <w:right w:val="none" w:sz="0" w:space="0" w:color="auto"/>
              </w:divBdr>
            </w:div>
            <w:div w:id="1444036037">
              <w:marLeft w:val="0"/>
              <w:marRight w:val="0"/>
              <w:marTop w:val="0"/>
              <w:marBottom w:val="0"/>
              <w:divBdr>
                <w:top w:val="none" w:sz="0" w:space="0" w:color="auto"/>
                <w:left w:val="none" w:sz="0" w:space="0" w:color="auto"/>
                <w:bottom w:val="none" w:sz="0" w:space="0" w:color="auto"/>
                <w:right w:val="none" w:sz="0" w:space="0" w:color="auto"/>
              </w:divBdr>
            </w:div>
            <w:div w:id="175331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6301">
      <w:bodyDiv w:val="1"/>
      <w:marLeft w:val="0"/>
      <w:marRight w:val="0"/>
      <w:marTop w:val="0"/>
      <w:marBottom w:val="0"/>
      <w:divBdr>
        <w:top w:val="none" w:sz="0" w:space="0" w:color="auto"/>
        <w:left w:val="none" w:sz="0" w:space="0" w:color="auto"/>
        <w:bottom w:val="none" w:sz="0" w:space="0" w:color="auto"/>
        <w:right w:val="none" w:sz="0" w:space="0" w:color="auto"/>
      </w:divBdr>
    </w:div>
    <w:div w:id="1851212623">
      <w:bodyDiv w:val="1"/>
      <w:marLeft w:val="0"/>
      <w:marRight w:val="0"/>
      <w:marTop w:val="0"/>
      <w:marBottom w:val="0"/>
      <w:divBdr>
        <w:top w:val="none" w:sz="0" w:space="0" w:color="auto"/>
        <w:left w:val="none" w:sz="0" w:space="0" w:color="auto"/>
        <w:bottom w:val="none" w:sz="0" w:space="0" w:color="auto"/>
        <w:right w:val="none" w:sz="0" w:space="0" w:color="auto"/>
      </w:divBdr>
    </w:div>
    <w:div w:id="1854297686">
      <w:bodyDiv w:val="1"/>
      <w:marLeft w:val="0"/>
      <w:marRight w:val="0"/>
      <w:marTop w:val="0"/>
      <w:marBottom w:val="0"/>
      <w:divBdr>
        <w:top w:val="none" w:sz="0" w:space="0" w:color="auto"/>
        <w:left w:val="none" w:sz="0" w:space="0" w:color="auto"/>
        <w:bottom w:val="none" w:sz="0" w:space="0" w:color="auto"/>
        <w:right w:val="none" w:sz="0" w:space="0" w:color="auto"/>
      </w:divBdr>
      <w:divsChild>
        <w:div w:id="711612569">
          <w:marLeft w:val="547"/>
          <w:marRight w:val="0"/>
          <w:marTop w:val="154"/>
          <w:marBottom w:val="0"/>
          <w:divBdr>
            <w:top w:val="none" w:sz="0" w:space="0" w:color="auto"/>
            <w:left w:val="none" w:sz="0" w:space="0" w:color="auto"/>
            <w:bottom w:val="none" w:sz="0" w:space="0" w:color="auto"/>
            <w:right w:val="none" w:sz="0" w:space="0" w:color="auto"/>
          </w:divBdr>
        </w:div>
        <w:div w:id="1594431317">
          <w:marLeft w:val="1166"/>
          <w:marRight w:val="0"/>
          <w:marTop w:val="134"/>
          <w:marBottom w:val="0"/>
          <w:divBdr>
            <w:top w:val="none" w:sz="0" w:space="0" w:color="auto"/>
            <w:left w:val="none" w:sz="0" w:space="0" w:color="auto"/>
            <w:bottom w:val="none" w:sz="0" w:space="0" w:color="auto"/>
            <w:right w:val="none" w:sz="0" w:space="0" w:color="auto"/>
          </w:divBdr>
        </w:div>
        <w:div w:id="1688945455">
          <w:marLeft w:val="1166"/>
          <w:marRight w:val="0"/>
          <w:marTop w:val="134"/>
          <w:marBottom w:val="0"/>
          <w:divBdr>
            <w:top w:val="none" w:sz="0" w:space="0" w:color="auto"/>
            <w:left w:val="none" w:sz="0" w:space="0" w:color="auto"/>
            <w:bottom w:val="none" w:sz="0" w:space="0" w:color="auto"/>
            <w:right w:val="none" w:sz="0" w:space="0" w:color="auto"/>
          </w:divBdr>
        </w:div>
      </w:divsChild>
    </w:div>
    <w:div w:id="1856458311">
      <w:bodyDiv w:val="1"/>
      <w:marLeft w:val="0"/>
      <w:marRight w:val="0"/>
      <w:marTop w:val="0"/>
      <w:marBottom w:val="0"/>
      <w:divBdr>
        <w:top w:val="none" w:sz="0" w:space="0" w:color="auto"/>
        <w:left w:val="none" w:sz="0" w:space="0" w:color="auto"/>
        <w:bottom w:val="none" w:sz="0" w:space="0" w:color="auto"/>
        <w:right w:val="none" w:sz="0" w:space="0" w:color="auto"/>
      </w:divBdr>
    </w:div>
    <w:div w:id="1857306416">
      <w:bodyDiv w:val="1"/>
      <w:marLeft w:val="0"/>
      <w:marRight w:val="0"/>
      <w:marTop w:val="0"/>
      <w:marBottom w:val="0"/>
      <w:divBdr>
        <w:top w:val="none" w:sz="0" w:space="0" w:color="auto"/>
        <w:left w:val="none" w:sz="0" w:space="0" w:color="auto"/>
        <w:bottom w:val="none" w:sz="0" w:space="0" w:color="auto"/>
        <w:right w:val="none" w:sz="0" w:space="0" w:color="auto"/>
      </w:divBdr>
    </w:div>
    <w:div w:id="1858420213">
      <w:bodyDiv w:val="1"/>
      <w:marLeft w:val="0"/>
      <w:marRight w:val="0"/>
      <w:marTop w:val="0"/>
      <w:marBottom w:val="0"/>
      <w:divBdr>
        <w:top w:val="none" w:sz="0" w:space="0" w:color="auto"/>
        <w:left w:val="none" w:sz="0" w:space="0" w:color="auto"/>
        <w:bottom w:val="none" w:sz="0" w:space="0" w:color="auto"/>
        <w:right w:val="none" w:sz="0" w:space="0" w:color="auto"/>
      </w:divBdr>
    </w:div>
    <w:div w:id="1859077426">
      <w:bodyDiv w:val="1"/>
      <w:marLeft w:val="0"/>
      <w:marRight w:val="0"/>
      <w:marTop w:val="0"/>
      <w:marBottom w:val="0"/>
      <w:divBdr>
        <w:top w:val="none" w:sz="0" w:space="0" w:color="auto"/>
        <w:left w:val="none" w:sz="0" w:space="0" w:color="auto"/>
        <w:bottom w:val="none" w:sz="0" w:space="0" w:color="auto"/>
        <w:right w:val="none" w:sz="0" w:space="0" w:color="auto"/>
      </w:divBdr>
    </w:div>
    <w:div w:id="1859660007">
      <w:bodyDiv w:val="1"/>
      <w:marLeft w:val="0"/>
      <w:marRight w:val="0"/>
      <w:marTop w:val="0"/>
      <w:marBottom w:val="0"/>
      <w:divBdr>
        <w:top w:val="none" w:sz="0" w:space="0" w:color="auto"/>
        <w:left w:val="none" w:sz="0" w:space="0" w:color="auto"/>
        <w:bottom w:val="none" w:sz="0" w:space="0" w:color="auto"/>
        <w:right w:val="none" w:sz="0" w:space="0" w:color="auto"/>
      </w:divBdr>
      <w:divsChild>
        <w:div w:id="81074476">
          <w:marLeft w:val="547"/>
          <w:marRight w:val="0"/>
          <w:marTop w:val="115"/>
          <w:marBottom w:val="0"/>
          <w:divBdr>
            <w:top w:val="none" w:sz="0" w:space="0" w:color="auto"/>
            <w:left w:val="none" w:sz="0" w:space="0" w:color="auto"/>
            <w:bottom w:val="none" w:sz="0" w:space="0" w:color="auto"/>
            <w:right w:val="none" w:sz="0" w:space="0" w:color="auto"/>
          </w:divBdr>
        </w:div>
        <w:div w:id="234902751">
          <w:marLeft w:val="1166"/>
          <w:marRight w:val="0"/>
          <w:marTop w:val="96"/>
          <w:marBottom w:val="0"/>
          <w:divBdr>
            <w:top w:val="none" w:sz="0" w:space="0" w:color="auto"/>
            <w:left w:val="none" w:sz="0" w:space="0" w:color="auto"/>
            <w:bottom w:val="none" w:sz="0" w:space="0" w:color="auto"/>
            <w:right w:val="none" w:sz="0" w:space="0" w:color="auto"/>
          </w:divBdr>
        </w:div>
        <w:div w:id="285162738">
          <w:marLeft w:val="1800"/>
          <w:marRight w:val="0"/>
          <w:marTop w:val="77"/>
          <w:marBottom w:val="0"/>
          <w:divBdr>
            <w:top w:val="none" w:sz="0" w:space="0" w:color="auto"/>
            <w:left w:val="none" w:sz="0" w:space="0" w:color="auto"/>
            <w:bottom w:val="none" w:sz="0" w:space="0" w:color="auto"/>
            <w:right w:val="none" w:sz="0" w:space="0" w:color="auto"/>
          </w:divBdr>
        </w:div>
        <w:div w:id="1152716696">
          <w:marLeft w:val="1166"/>
          <w:marRight w:val="0"/>
          <w:marTop w:val="96"/>
          <w:marBottom w:val="0"/>
          <w:divBdr>
            <w:top w:val="none" w:sz="0" w:space="0" w:color="auto"/>
            <w:left w:val="none" w:sz="0" w:space="0" w:color="auto"/>
            <w:bottom w:val="none" w:sz="0" w:space="0" w:color="auto"/>
            <w:right w:val="none" w:sz="0" w:space="0" w:color="auto"/>
          </w:divBdr>
        </w:div>
        <w:div w:id="1344824657">
          <w:marLeft w:val="1800"/>
          <w:marRight w:val="0"/>
          <w:marTop w:val="77"/>
          <w:marBottom w:val="0"/>
          <w:divBdr>
            <w:top w:val="none" w:sz="0" w:space="0" w:color="auto"/>
            <w:left w:val="none" w:sz="0" w:space="0" w:color="auto"/>
            <w:bottom w:val="none" w:sz="0" w:space="0" w:color="auto"/>
            <w:right w:val="none" w:sz="0" w:space="0" w:color="auto"/>
          </w:divBdr>
        </w:div>
        <w:div w:id="1686324338">
          <w:marLeft w:val="1166"/>
          <w:marRight w:val="0"/>
          <w:marTop w:val="96"/>
          <w:marBottom w:val="0"/>
          <w:divBdr>
            <w:top w:val="none" w:sz="0" w:space="0" w:color="auto"/>
            <w:left w:val="none" w:sz="0" w:space="0" w:color="auto"/>
            <w:bottom w:val="none" w:sz="0" w:space="0" w:color="auto"/>
            <w:right w:val="none" w:sz="0" w:space="0" w:color="auto"/>
          </w:divBdr>
        </w:div>
        <w:div w:id="2021350863">
          <w:marLeft w:val="547"/>
          <w:marRight w:val="0"/>
          <w:marTop w:val="115"/>
          <w:marBottom w:val="0"/>
          <w:divBdr>
            <w:top w:val="none" w:sz="0" w:space="0" w:color="auto"/>
            <w:left w:val="none" w:sz="0" w:space="0" w:color="auto"/>
            <w:bottom w:val="none" w:sz="0" w:space="0" w:color="auto"/>
            <w:right w:val="none" w:sz="0" w:space="0" w:color="auto"/>
          </w:divBdr>
        </w:div>
      </w:divsChild>
    </w:div>
    <w:div w:id="1859805845">
      <w:bodyDiv w:val="1"/>
      <w:marLeft w:val="0"/>
      <w:marRight w:val="0"/>
      <w:marTop w:val="0"/>
      <w:marBottom w:val="0"/>
      <w:divBdr>
        <w:top w:val="none" w:sz="0" w:space="0" w:color="auto"/>
        <w:left w:val="none" w:sz="0" w:space="0" w:color="auto"/>
        <w:bottom w:val="none" w:sz="0" w:space="0" w:color="auto"/>
        <w:right w:val="none" w:sz="0" w:space="0" w:color="auto"/>
      </w:divBdr>
    </w:div>
    <w:div w:id="1860006331">
      <w:bodyDiv w:val="1"/>
      <w:marLeft w:val="0"/>
      <w:marRight w:val="0"/>
      <w:marTop w:val="0"/>
      <w:marBottom w:val="0"/>
      <w:divBdr>
        <w:top w:val="none" w:sz="0" w:space="0" w:color="auto"/>
        <w:left w:val="none" w:sz="0" w:space="0" w:color="auto"/>
        <w:bottom w:val="none" w:sz="0" w:space="0" w:color="auto"/>
        <w:right w:val="none" w:sz="0" w:space="0" w:color="auto"/>
      </w:divBdr>
    </w:div>
    <w:div w:id="1860774333">
      <w:bodyDiv w:val="1"/>
      <w:marLeft w:val="0"/>
      <w:marRight w:val="0"/>
      <w:marTop w:val="0"/>
      <w:marBottom w:val="0"/>
      <w:divBdr>
        <w:top w:val="none" w:sz="0" w:space="0" w:color="auto"/>
        <w:left w:val="none" w:sz="0" w:space="0" w:color="auto"/>
        <w:bottom w:val="none" w:sz="0" w:space="0" w:color="auto"/>
        <w:right w:val="none" w:sz="0" w:space="0" w:color="auto"/>
      </w:divBdr>
      <w:divsChild>
        <w:div w:id="21396274">
          <w:marLeft w:val="1800"/>
          <w:marRight w:val="0"/>
          <w:marTop w:val="82"/>
          <w:marBottom w:val="0"/>
          <w:divBdr>
            <w:top w:val="none" w:sz="0" w:space="0" w:color="auto"/>
            <w:left w:val="none" w:sz="0" w:space="0" w:color="auto"/>
            <w:bottom w:val="none" w:sz="0" w:space="0" w:color="auto"/>
            <w:right w:val="none" w:sz="0" w:space="0" w:color="auto"/>
          </w:divBdr>
        </w:div>
        <w:div w:id="176817884">
          <w:marLeft w:val="1166"/>
          <w:marRight w:val="0"/>
          <w:marTop w:val="96"/>
          <w:marBottom w:val="0"/>
          <w:divBdr>
            <w:top w:val="none" w:sz="0" w:space="0" w:color="auto"/>
            <w:left w:val="none" w:sz="0" w:space="0" w:color="auto"/>
            <w:bottom w:val="none" w:sz="0" w:space="0" w:color="auto"/>
            <w:right w:val="none" w:sz="0" w:space="0" w:color="auto"/>
          </w:divBdr>
        </w:div>
        <w:div w:id="408161709">
          <w:marLeft w:val="1800"/>
          <w:marRight w:val="0"/>
          <w:marTop w:val="82"/>
          <w:marBottom w:val="0"/>
          <w:divBdr>
            <w:top w:val="none" w:sz="0" w:space="0" w:color="auto"/>
            <w:left w:val="none" w:sz="0" w:space="0" w:color="auto"/>
            <w:bottom w:val="none" w:sz="0" w:space="0" w:color="auto"/>
            <w:right w:val="none" w:sz="0" w:space="0" w:color="auto"/>
          </w:divBdr>
        </w:div>
        <w:div w:id="427239431">
          <w:marLeft w:val="1800"/>
          <w:marRight w:val="0"/>
          <w:marTop w:val="82"/>
          <w:marBottom w:val="0"/>
          <w:divBdr>
            <w:top w:val="none" w:sz="0" w:space="0" w:color="auto"/>
            <w:left w:val="none" w:sz="0" w:space="0" w:color="auto"/>
            <w:bottom w:val="none" w:sz="0" w:space="0" w:color="auto"/>
            <w:right w:val="none" w:sz="0" w:space="0" w:color="auto"/>
          </w:divBdr>
        </w:div>
        <w:div w:id="542786292">
          <w:marLeft w:val="1800"/>
          <w:marRight w:val="0"/>
          <w:marTop w:val="82"/>
          <w:marBottom w:val="0"/>
          <w:divBdr>
            <w:top w:val="none" w:sz="0" w:space="0" w:color="auto"/>
            <w:left w:val="none" w:sz="0" w:space="0" w:color="auto"/>
            <w:bottom w:val="none" w:sz="0" w:space="0" w:color="auto"/>
            <w:right w:val="none" w:sz="0" w:space="0" w:color="auto"/>
          </w:divBdr>
        </w:div>
        <w:div w:id="635069771">
          <w:marLeft w:val="1166"/>
          <w:marRight w:val="0"/>
          <w:marTop w:val="96"/>
          <w:marBottom w:val="0"/>
          <w:divBdr>
            <w:top w:val="none" w:sz="0" w:space="0" w:color="auto"/>
            <w:left w:val="none" w:sz="0" w:space="0" w:color="auto"/>
            <w:bottom w:val="none" w:sz="0" w:space="0" w:color="auto"/>
            <w:right w:val="none" w:sz="0" w:space="0" w:color="auto"/>
          </w:divBdr>
        </w:div>
        <w:div w:id="731083604">
          <w:marLeft w:val="547"/>
          <w:marRight w:val="0"/>
          <w:marTop w:val="106"/>
          <w:marBottom w:val="0"/>
          <w:divBdr>
            <w:top w:val="none" w:sz="0" w:space="0" w:color="auto"/>
            <w:left w:val="none" w:sz="0" w:space="0" w:color="auto"/>
            <w:bottom w:val="none" w:sz="0" w:space="0" w:color="auto"/>
            <w:right w:val="none" w:sz="0" w:space="0" w:color="auto"/>
          </w:divBdr>
        </w:div>
        <w:div w:id="808590167">
          <w:marLeft w:val="1800"/>
          <w:marRight w:val="0"/>
          <w:marTop w:val="82"/>
          <w:marBottom w:val="0"/>
          <w:divBdr>
            <w:top w:val="none" w:sz="0" w:space="0" w:color="auto"/>
            <w:left w:val="none" w:sz="0" w:space="0" w:color="auto"/>
            <w:bottom w:val="none" w:sz="0" w:space="0" w:color="auto"/>
            <w:right w:val="none" w:sz="0" w:space="0" w:color="auto"/>
          </w:divBdr>
        </w:div>
        <w:div w:id="1048723572">
          <w:marLeft w:val="1800"/>
          <w:marRight w:val="0"/>
          <w:marTop w:val="82"/>
          <w:marBottom w:val="0"/>
          <w:divBdr>
            <w:top w:val="none" w:sz="0" w:space="0" w:color="auto"/>
            <w:left w:val="none" w:sz="0" w:space="0" w:color="auto"/>
            <w:bottom w:val="none" w:sz="0" w:space="0" w:color="auto"/>
            <w:right w:val="none" w:sz="0" w:space="0" w:color="auto"/>
          </w:divBdr>
        </w:div>
        <w:div w:id="1171918136">
          <w:marLeft w:val="1800"/>
          <w:marRight w:val="0"/>
          <w:marTop w:val="82"/>
          <w:marBottom w:val="0"/>
          <w:divBdr>
            <w:top w:val="none" w:sz="0" w:space="0" w:color="auto"/>
            <w:left w:val="none" w:sz="0" w:space="0" w:color="auto"/>
            <w:bottom w:val="none" w:sz="0" w:space="0" w:color="auto"/>
            <w:right w:val="none" w:sz="0" w:space="0" w:color="auto"/>
          </w:divBdr>
        </w:div>
        <w:div w:id="1371757507">
          <w:marLeft w:val="547"/>
          <w:marRight w:val="0"/>
          <w:marTop w:val="106"/>
          <w:marBottom w:val="0"/>
          <w:divBdr>
            <w:top w:val="none" w:sz="0" w:space="0" w:color="auto"/>
            <w:left w:val="none" w:sz="0" w:space="0" w:color="auto"/>
            <w:bottom w:val="none" w:sz="0" w:space="0" w:color="auto"/>
            <w:right w:val="none" w:sz="0" w:space="0" w:color="auto"/>
          </w:divBdr>
        </w:div>
        <w:div w:id="1390761853">
          <w:marLeft w:val="1166"/>
          <w:marRight w:val="0"/>
          <w:marTop w:val="96"/>
          <w:marBottom w:val="0"/>
          <w:divBdr>
            <w:top w:val="none" w:sz="0" w:space="0" w:color="auto"/>
            <w:left w:val="none" w:sz="0" w:space="0" w:color="auto"/>
            <w:bottom w:val="none" w:sz="0" w:space="0" w:color="auto"/>
            <w:right w:val="none" w:sz="0" w:space="0" w:color="auto"/>
          </w:divBdr>
        </w:div>
        <w:div w:id="1463814386">
          <w:marLeft w:val="547"/>
          <w:marRight w:val="0"/>
          <w:marTop w:val="106"/>
          <w:marBottom w:val="0"/>
          <w:divBdr>
            <w:top w:val="none" w:sz="0" w:space="0" w:color="auto"/>
            <w:left w:val="none" w:sz="0" w:space="0" w:color="auto"/>
            <w:bottom w:val="none" w:sz="0" w:space="0" w:color="auto"/>
            <w:right w:val="none" w:sz="0" w:space="0" w:color="auto"/>
          </w:divBdr>
        </w:div>
        <w:div w:id="1880630016">
          <w:marLeft w:val="1800"/>
          <w:marRight w:val="0"/>
          <w:marTop w:val="82"/>
          <w:marBottom w:val="0"/>
          <w:divBdr>
            <w:top w:val="none" w:sz="0" w:space="0" w:color="auto"/>
            <w:left w:val="none" w:sz="0" w:space="0" w:color="auto"/>
            <w:bottom w:val="none" w:sz="0" w:space="0" w:color="auto"/>
            <w:right w:val="none" w:sz="0" w:space="0" w:color="auto"/>
          </w:divBdr>
        </w:div>
      </w:divsChild>
    </w:div>
    <w:div w:id="1861233424">
      <w:bodyDiv w:val="1"/>
      <w:marLeft w:val="0"/>
      <w:marRight w:val="0"/>
      <w:marTop w:val="0"/>
      <w:marBottom w:val="0"/>
      <w:divBdr>
        <w:top w:val="none" w:sz="0" w:space="0" w:color="auto"/>
        <w:left w:val="none" w:sz="0" w:space="0" w:color="auto"/>
        <w:bottom w:val="none" w:sz="0" w:space="0" w:color="auto"/>
        <w:right w:val="none" w:sz="0" w:space="0" w:color="auto"/>
      </w:divBdr>
    </w:div>
    <w:div w:id="1861241741">
      <w:bodyDiv w:val="1"/>
      <w:marLeft w:val="0"/>
      <w:marRight w:val="0"/>
      <w:marTop w:val="0"/>
      <w:marBottom w:val="0"/>
      <w:divBdr>
        <w:top w:val="none" w:sz="0" w:space="0" w:color="auto"/>
        <w:left w:val="none" w:sz="0" w:space="0" w:color="auto"/>
        <w:bottom w:val="none" w:sz="0" w:space="0" w:color="auto"/>
        <w:right w:val="none" w:sz="0" w:space="0" w:color="auto"/>
      </w:divBdr>
    </w:div>
    <w:div w:id="1861816506">
      <w:bodyDiv w:val="1"/>
      <w:marLeft w:val="0"/>
      <w:marRight w:val="0"/>
      <w:marTop w:val="0"/>
      <w:marBottom w:val="0"/>
      <w:divBdr>
        <w:top w:val="none" w:sz="0" w:space="0" w:color="auto"/>
        <w:left w:val="none" w:sz="0" w:space="0" w:color="auto"/>
        <w:bottom w:val="none" w:sz="0" w:space="0" w:color="auto"/>
        <w:right w:val="none" w:sz="0" w:space="0" w:color="auto"/>
      </w:divBdr>
    </w:div>
    <w:div w:id="1864125270">
      <w:bodyDiv w:val="1"/>
      <w:marLeft w:val="0"/>
      <w:marRight w:val="0"/>
      <w:marTop w:val="0"/>
      <w:marBottom w:val="0"/>
      <w:divBdr>
        <w:top w:val="none" w:sz="0" w:space="0" w:color="auto"/>
        <w:left w:val="none" w:sz="0" w:space="0" w:color="auto"/>
        <w:bottom w:val="none" w:sz="0" w:space="0" w:color="auto"/>
        <w:right w:val="none" w:sz="0" w:space="0" w:color="auto"/>
      </w:divBdr>
    </w:div>
    <w:div w:id="1864200853">
      <w:bodyDiv w:val="1"/>
      <w:marLeft w:val="0"/>
      <w:marRight w:val="0"/>
      <w:marTop w:val="0"/>
      <w:marBottom w:val="0"/>
      <w:divBdr>
        <w:top w:val="none" w:sz="0" w:space="0" w:color="auto"/>
        <w:left w:val="none" w:sz="0" w:space="0" w:color="auto"/>
        <w:bottom w:val="none" w:sz="0" w:space="0" w:color="auto"/>
        <w:right w:val="none" w:sz="0" w:space="0" w:color="auto"/>
      </w:divBdr>
    </w:div>
    <w:div w:id="1864711050">
      <w:bodyDiv w:val="1"/>
      <w:marLeft w:val="0"/>
      <w:marRight w:val="0"/>
      <w:marTop w:val="0"/>
      <w:marBottom w:val="0"/>
      <w:divBdr>
        <w:top w:val="none" w:sz="0" w:space="0" w:color="auto"/>
        <w:left w:val="none" w:sz="0" w:space="0" w:color="auto"/>
        <w:bottom w:val="none" w:sz="0" w:space="0" w:color="auto"/>
        <w:right w:val="none" w:sz="0" w:space="0" w:color="auto"/>
      </w:divBdr>
    </w:div>
    <w:div w:id="1865439524">
      <w:bodyDiv w:val="1"/>
      <w:marLeft w:val="0"/>
      <w:marRight w:val="0"/>
      <w:marTop w:val="0"/>
      <w:marBottom w:val="0"/>
      <w:divBdr>
        <w:top w:val="none" w:sz="0" w:space="0" w:color="auto"/>
        <w:left w:val="none" w:sz="0" w:space="0" w:color="auto"/>
        <w:bottom w:val="none" w:sz="0" w:space="0" w:color="auto"/>
        <w:right w:val="none" w:sz="0" w:space="0" w:color="auto"/>
      </w:divBdr>
    </w:div>
    <w:div w:id="1866214825">
      <w:bodyDiv w:val="1"/>
      <w:marLeft w:val="0"/>
      <w:marRight w:val="0"/>
      <w:marTop w:val="0"/>
      <w:marBottom w:val="0"/>
      <w:divBdr>
        <w:top w:val="none" w:sz="0" w:space="0" w:color="auto"/>
        <w:left w:val="none" w:sz="0" w:space="0" w:color="auto"/>
        <w:bottom w:val="none" w:sz="0" w:space="0" w:color="auto"/>
        <w:right w:val="none" w:sz="0" w:space="0" w:color="auto"/>
      </w:divBdr>
      <w:divsChild>
        <w:div w:id="871966652">
          <w:marLeft w:val="547"/>
          <w:marRight w:val="0"/>
          <w:marTop w:val="154"/>
          <w:marBottom w:val="0"/>
          <w:divBdr>
            <w:top w:val="none" w:sz="0" w:space="0" w:color="auto"/>
            <w:left w:val="none" w:sz="0" w:space="0" w:color="auto"/>
            <w:bottom w:val="none" w:sz="0" w:space="0" w:color="auto"/>
            <w:right w:val="none" w:sz="0" w:space="0" w:color="auto"/>
          </w:divBdr>
        </w:div>
      </w:divsChild>
    </w:div>
    <w:div w:id="1866865253">
      <w:bodyDiv w:val="1"/>
      <w:marLeft w:val="0"/>
      <w:marRight w:val="0"/>
      <w:marTop w:val="0"/>
      <w:marBottom w:val="0"/>
      <w:divBdr>
        <w:top w:val="none" w:sz="0" w:space="0" w:color="auto"/>
        <w:left w:val="none" w:sz="0" w:space="0" w:color="auto"/>
        <w:bottom w:val="none" w:sz="0" w:space="0" w:color="auto"/>
        <w:right w:val="none" w:sz="0" w:space="0" w:color="auto"/>
      </w:divBdr>
      <w:divsChild>
        <w:div w:id="541788273">
          <w:marLeft w:val="1166"/>
          <w:marRight w:val="0"/>
          <w:marTop w:val="134"/>
          <w:marBottom w:val="0"/>
          <w:divBdr>
            <w:top w:val="none" w:sz="0" w:space="0" w:color="auto"/>
            <w:left w:val="none" w:sz="0" w:space="0" w:color="auto"/>
            <w:bottom w:val="none" w:sz="0" w:space="0" w:color="auto"/>
            <w:right w:val="none" w:sz="0" w:space="0" w:color="auto"/>
          </w:divBdr>
        </w:div>
        <w:div w:id="951131941">
          <w:marLeft w:val="1886"/>
          <w:marRight w:val="0"/>
          <w:marTop w:val="125"/>
          <w:marBottom w:val="0"/>
          <w:divBdr>
            <w:top w:val="none" w:sz="0" w:space="0" w:color="auto"/>
            <w:left w:val="none" w:sz="0" w:space="0" w:color="auto"/>
            <w:bottom w:val="none" w:sz="0" w:space="0" w:color="auto"/>
            <w:right w:val="none" w:sz="0" w:space="0" w:color="auto"/>
          </w:divBdr>
        </w:div>
        <w:div w:id="973750587">
          <w:marLeft w:val="1166"/>
          <w:marRight w:val="0"/>
          <w:marTop w:val="134"/>
          <w:marBottom w:val="0"/>
          <w:divBdr>
            <w:top w:val="none" w:sz="0" w:space="0" w:color="auto"/>
            <w:left w:val="none" w:sz="0" w:space="0" w:color="auto"/>
            <w:bottom w:val="none" w:sz="0" w:space="0" w:color="auto"/>
            <w:right w:val="none" w:sz="0" w:space="0" w:color="auto"/>
          </w:divBdr>
        </w:div>
        <w:div w:id="1028868294">
          <w:marLeft w:val="1166"/>
          <w:marRight w:val="0"/>
          <w:marTop w:val="134"/>
          <w:marBottom w:val="0"/>
          <w:divBdr>
            <w:top w:val="none" w:sz="0" w:space="0" w:color="auto"/>
            <w:left w:val="none" w:sz="0" w:space="0" w:color="auto"/>
            <w:bottom w:val="none" w:sz="0" w:space="0" w:color="auto"/>
            <w:right w:val="none" w:sz="0" w:space="0" w:color="auto"/>
          </w:divBdr>
        </w:div>
        <w:div w:id="1049767813">
          <w:marLeft w:val="547"/>
          <w:marRight w:val="0"/>
          <w:marTop w:val="134"/>
          <w:marBottom w:val="0"/>
          <w:divBdr>
            <w:top w:val="none" w:sz="0" w:space="0" w:color="auto"/>
            <w:left w:val="none" w:sz="0" w:space="0" w:color="auto"/>
            <w:bottom w:val="none" w:sz="0" w:space="0" w:color="auto"/>
            <w:right w:val="none" w:sz="0" w:space="0" w:color="auto"/>
          </w:divBdr>
        </w:div>
        <w:div w:id="1931231616">
          <w:marLeft w:val="547"/>
          <w:marRight w:val="0"/>
          <w:marTop w:val="134"/>
          <w:marBottom w:val="0"/>
          <w:divBdr>
            <w:top w:val="none" w:sz="0" w:space="0" w:color="auto"/>
            <w:left w:val="none" w:sz="0" w:space="0" w:color="auto"/>
            <w:bottom w:val="none" w:sz="0" w:space="0" w:color="auto"/>
            <w:right w:val="none" w:sz="0" w:space="0" w:color="auto"/>
          </w:divBdr>
        </w:div>
      </w:divsChild>
    </w:div>
    <w:div w:id="1869297485">
      <w:bodyDiv w:val="1"/>
      <w:marLeft w:val="0"/>
      <w:marRight w:val="0"/>
      <w:marTop w:val="0"/>
      <w:marBottom w:val="0"/>
      <w:divBdr>
        <w:top w:val="none" w:sz="0" w:space="0" w:color="auto"/>
        <w:left w:val="none" w:sz="0" w:space="0" w:color="auto"/>
        <w:bottom w:val="none" w:sz="0" w:space="0" w:color="auto"/>
        <w:right w:val="none" w:sz="0" w:space="0" w:color="auto"/>
      </w:divBdr>
    </w:div>
    <w:div w:id="1870141448">
      <w:bodyDiv w:val="1"/>
      <w:marLeft w:val="0"/>
      <w:marRight w:val="0"/>
      <w:marTop w:val="0"/>
      <w:marBottom w:val="0"/>
      <w:divBdr>
        <w:top w:val="none" w:sz="0" w:space="0" w:color="auto"/>
        <w:left w:val="none" w:sz="0" w:space="0" w:color="auto"/>
        <w:bottom w:val="none" w:sz="0" w:space="0" w:color="auto"/>
        <w:right w:val="none" w:sz="0" w:space="0" w:color="auto"/>
      </w:divBdr>
    </w:div>
    <w:div w:id="1871915871">
      <w:bodyDiv w:val="1"/>
      <w:marLeft w:val="0"/>
      <w:marRight w:val="0"/>
      <w:marTop w:val="0"/>
      <w:marBottom w:val="0"/>
      <w:divBdr>
        <w:top w:val="none" w:sz="0" w:space="0" w:color="auto"/>
        <w:left w:val="none" w:sz="0" w:space="0" w:color="auto"/>
        <w:bottom w:val="none" w:sz="0" w:space="0" w:color="auto"/>
        <w:right w:val="none" w:sz="0" w:space="0" w:color="auto"/>
      </w:divBdr>
    </w:div>
    <w:div w:id="1871988171">
      <w:bodyDiv w:val="1"/>
      <w:marLeft w:val="0"/>
      <w:marRight w:val="0"/>
      <w:marTop w:val="0"/>
      <w:marBottom w:val="0"/>
      <w:divBdr>
        <w:top w:val="none" w:sz="0" w:space="0" w:color="auto"/>
        <w:left w:val="none" w:sz="0" w:space="0" w:color="auto"/>
        <w:bottom w:val="none" w:sz="0" w:space="0" w:color="auto"/>
        <w:right w:val="none" w:sz="0" w:space="0" w:color="auto"/>
      </w:divBdr>
      <w:divsChild>
        <w:div w:id="89398033">
          <w:marLeft w:val="0"/>
          <w:marRight w:val="0"/>
          <w:marTop w:val="0"/>
          <w:marBottom w:val="0"/>
          <w:divBdr>
            <w:top w:val="none" w:sz="0" w:space="0" w:color="auto"/>
            <w:left w:val="none" w:sz="0" w:space="0" w:color="auto"/>
            <w:bottom w:val="none" w:sz="0" w:space="0" w:color="auto"/>
            <w:right w:val="none" w:sz="0" w:space="0" w:color="auto"/>
          </w:divBdr>
          <w:divsChild>
            <w:div w:id="303779522">
              <w:marLeft w:val="0"/>
              <w:marRight w:val="0"/>
              <w:marTop w:val="0"/>
              <w:marBottom w:val="0"/>
              <w:divBdr>
                <w:top w:val="none" w:sz="0" w:space="0" w:color="auto"/>
                <w:left w:val="none" w:sz="0" w:space="0" w:color="auto"/>
                <w:bottom w:val="none" w:sz="0" w:space="0" w:color="auto"/>
                <w:right w:val="none" w:sz="0" w:space="0" w:color="auto"/>
              </w:divBdr>
            </w:div>
            <w:div w:id="1209877231">
              <w:marLeft w:val="0"/>
              <w:marRight w:val="0"/>
              <w:marTop w:val="0"/>
              <w:marBottom w:val="0"/>
              <w:divBdr>
                <w:top w:val="none" w:sz="0" w:space="0" w:color="auto"/>
                <w:left w:val="none" w:sz="0" w:space="0" w:color="auto"/>
                <w:bottom w:val="none" w:sz="0" w:space="0" w:color="auto"/>
                <w:right w:val="none" w:sz="0" w:space="0" w:color="auto"/>
              </w:divBdr>
            </w:div>
            <w:div w:id="194032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09294">
      <w:bodyDiv w:val="1"/>
      <w:marLeft w:val="0"/>
      <w:marRight w:val="0"/>
      <w:marTop w:val="0"/>
      <w:marBottom w:val="0"/>
      <w:divBdr>
        <w:top w:val="none" w:sz="0" w:space="0" w:color="auto"/>
        <w:left w:val="none" w:sz="0" w:space="0" w:color="auto"/>
        <w:bottom w:val="none" w:sz="0" w:space="0" w:color="auto"/>
        <w:right w:val="none" w:sz="0" w:space="0" w:color="auto"/>
      </w:divBdr>
    </w:div>
    <w:div w:id="1872305246">
      <w:bodyDiv w:val="1"/>
      <w:marLeft w:val="0"/>
      <w:marRight w:val="0"/>
      <w:marTop w:val="0"/>
      <w:marBottom w:val="0"/>
      <w:divBdr>
        <w:top w:val="none" w:sz="0" w:space="0" w:color="auto"/>
        <w:left w:val="none" w:sz="0" w:space="0" w:color="auto"/>
        <w:bottom w:val="none" w:sz="0" w:space="0" w:color="auto"/>
        <w:right w:val="none" w:sz="0" w:space="0" w:color="auto"/>
      </w:divBdr>
      <w:divsChild>
        <w:div w:id="152334906">
          <w:marLeft w:val="547"/>
          <w:marRight w:val="0"/>
          <w:marTop w:val="240"/>
          <w:marBottom w:val="0"/>
          <w:divBdr>
            <w:top w:val="none" w:sz="0" w:space="0" w:color="auto"/>
            <w:left w:val="none" w:sz="0" w:space="0" w:color="auto"/>
            <w:bottom w:val="none" w:sz="0" w:space="0" w:color="auto"/>
            <w:right w:val="none" w:sz="0" w:space="0" w:color="auto"/>
          </w:divBdr>
        </w:div>
        <w:div w:id="843011751">
          <w:marLeft w:val="547"/>
          <w:marRight w:val="0"/>
          <w:marTop w:val="240"/>
          <w:marBottom w:val="0"/>
          <w:divBdr>
            <w:top w:val="none" w:sz="0" w:space="0" w:color="auto"/>
            <w:left w:val="none" w:sz="0" w:space="0" w:color="auto"/>
            <w:bottom w:val="none" w:sz="0" w:space="0" w:color="auto"/>
            <w:right w:val="none" w:sz="0" w:space="0" w:color="auto"/>
          </w:divBdr>
        </w:div>
        <w:div w:id="2010212487">
          <w:marLeft w:val="1166"/>
          <w:marRight w:val="0"/>
          <w:marTop w:val="240"/>
          <w:marBottom w:val="0"/>
          <w:divBdr>
            <w:top w:val="none" w:sz="0" w:space="0" w:color="auto"/>
            <w:left w:val="none" w:sz="0" w:space="0" w:color="auto"/>
            <w:bottom w:val="none" w:sz="0" w:space="0" w:color="auto"/>
            <w:right w:val="none" w:sz="0" w:space="0" w:color="auto"/>
          </w:divBdr>
        </w:div>
      </w:divsChild>
    </w:div>
    <w:div w:id="1874341754">
      <w:bodyDiv w:val="1"/>
      <w:marLeft w:val="0"/>
      <w:marRight w:val="0"/>
      <w:marTop w:val="0"/>
      <w:marBottom w:val="0"/>
      <w:divBdr>
        <w:top w:val="none" w:sz="0" w:space="0" w:color="auto"/>
        <w:left w:val="none" w:sz="0" w:space="0" w:color="auto"/>
        <w:bottom w:val="none" w:sz="0" w:space="0" w:color="auto"/>
        <w:right w:val="none" w:sz="0" w:space="0" w:color="auto"/>
      </w:divBdr>
    </w:div>
    <w:div w:id="1875383889">
      <w:bodyDiv w:val="1"/>
      <w:marLeft w:val="0"/>
      <w:marRight w:val="0"/>
      <w:marTop w:val="0"/>
      <w:marBottom w:val="0"/>
      <w:divBdr>
        <w:top w:val="none" w:sz="0" w:space="0" w:color="auto"/>
        <w:left w:val="none" w:sz="0" w:space="0" w:color="auto"/>
        <w:bottom w:val="none" w:sz="0" w:space="0" w:color="auto"/>
        <w:right w:val="none" w:sz="0" w:space="0" w:color="auto"/>
      </w:divBdr>
    </w:div>
    <w:div w:id="1875456457">
      <w:bodyDiv w:val="1"/>
      <w:marLeft w:val="0"/>
      <w:marRight w:val="0"/>
      <w:marTop w:val="0"/>
      <w:marBottom w:val="0"/>
      <w:divBdr>
        <w:top w:val="none" w:sz="0" w:space="0" w:color="auto"/>
        <w:left w:val="none" w:sz="0" w:space="0" w:color="auto"/>
        <w:bottom w:val="none" w:sz="0" w:space="0" w:color="auto"/>
        <w:right w:val="none" w:sz="0" w:space="0" w:color="auto"/>
      </w:divBdr>
      <w:divsChild>
        <w:div w:id="1183010778">
          <w:marLeft w:val="360"/>
          <w:marRight w:val="0"/>
          <w:marTop w:val="200"/>
          <w:marBottom w:val="0"/>
          <w:divBdr>
            <w:top w:val="none" w:sz="0" w:space="0" w:color="auto"/>
            <w:left w:val="none" w:sz="0" w:space="0" w:color="auto"/>
            <w:bottom w:val="none" w:sz="0" w:space="0" w:color="auto"/>
            <w:right w:val="none" w:sz="0" w:space="0" w:color="auto"/>
          </w:divBdr>
        </w:div>
      </w:divsChild>
    </w:div>
    <w:div w:id="1875847852">
      <w:bodyDiv w:val="1"/>
      <w:marLeft w:val="0"/>
      <w:marRight w:val="0"/>
      <w:marTop w:val="0"/>
      <w:marBottom w:val="0"/>
      <w:divBdr>
        <w:top w:val="none" w:sz="0" w:space="0" w:color="auto"/>
        <w:left w:val="none" w:sz="0" w:space="0" w:color="auto"/>
        <w:bottom w:val="none" w:sz="0" w:space="0" w:color="auto"/>
        <w:right w:val="none" w:sz="0" w:space="0" w:color="auto"/>
      </w:divBdr>
    </w:div>
    <w:div w:id="1876043382">
      <w:bodyDiv w:val="1"/>
      <w:marLeft w:val="0"/>
      <w:marRight w:val="0"/>
      <w:marTop w:val="0"/>
      <w:marBottom w:val="0"/>
      <w:divBdr>
        <w:top w:val="none" w:sz="0" w:space="0" w:color="auto"/>
        <w:left w:val="none" w:sz="0" w:space="0" w:color="auto"/>
        <w:bottom w:val="none" w:sz="0" w:space="0" w:color="auto"/>
        <w:right w:val="none" w:sz="0" w:space="0" w:color="auto"/>
      </w:divBdr>
    </w:div>
    <w:div w:id="1876379801">
      <w:bodyDiv w:val="1"/>
      <w:marLeft w:val="0"/>
      <w:marRight w:val="0"/>
      <w:marTop w:val="0"/>
      <w:marBottom w:val="0"/>
      <w:divBdr>
        <w:top w:val="none" w:sz="0" w:space="0" w:color="auto"/>
        <w:left w:val="none" w:sz="0" w:space="0" w:color="auto"/>
        <w:bottom w:val="none" w:sz="0" w:space="0" w:color="auto"/>
        <w:right w:val="none" w:sz="0" w:space="0" w:color="auto"/>
      </w:divBdr>
    </w:div>
    <w:div w:id="1876577090">
      <w:bodyDiv w:val="1"/>
      <w:marLeft w:val="0"/>
      <w:marRight w:val="0"/>
      <w:marTop w:val="0"/>
      <w:marBottom w:val="0"/>
      <w:divBdr>
        <w:top w:val="none" w:sz="0" w:space="0" w:color="auto"/>
        <w:left w:val="none" w:sz="0" w:space="0" w:color="auto"/>
        <w:bottom w:val="none" w:sz="0" w:space="0" w:color="auto"/>
        <w:right w:val="none" w:sz="0" w:space="0" w:color="auto"/>
      </w:divBdr>
    </w:div>
    <w:div w:id="1877113384">
      <w:bodyDiv w:val="1"/>
      <w:marLeft w:val="0"/>
      <w:marRight w:val="0"/>
      <w:marTop w:val="0"/>
      <w:marBottom w:val="0"/>
      <w:divBdr>
        <w:top w:val="none" w:sz="0" w:space="0" w:color="auto"/>
        <w:left w:val="none" w:sz="0" w:space="0" w:color="auto"/>
        <w:bottom w:val="none" w:sz="0" w:space="0" w:color="auto"/>
        <w:right w:val="none" w:sz="0" w:space="0" w:color="auto"/>
      </w:divBdr>
      <w:divsChild>
        <w:div w:id="15620367">
          <w:marLeft w:val="2520"/>
          <w:marRight w:val="0"/>
          <w:marTop w:val="77"/>
          <w:marBottom w:val="0"/>
          <w:divBdr>
            <w:top w:val="none" w:sz="0" w:space="0" w:color="auto"/>
            <w:left w:val="none" w:sz="0" w:space="0" w:color="auto"/>
            <w:bottom w:val="none" w:sz="0" w:space="0" w:color="auto"/>
            <w:right w:val="none" w:sz="0" w:space="0" w:color="auto"/>
          </w:divBdr>
        </w:div>
        <w:div w:id="140536842">
          <w:marLeft w:val="1166"/>
          <w:marRight w:val="0"/>
          <w:marTop w:val="77"/>
          <w:marBottom w:val="0"/>
          <w:divBdr>
            <w:top w:val="none" w:sz="0" w:space="0" w:color="auto"/>
            <w:left w:val="none" w:sz="0" w:space="0" w:color="auto"/>
            <w:bottom w:val="none" w:sz="0" w:space="0" w:color="auto"/>
            <w:right w:val="none" w:sz="0" w:space="0" w:color="auto"/>
          </w:divBdr>
        </w:div>
        <w:div w:id="486896635">
          <w:marLeft w:val="1800"/>
          <w:marRight w:val="0"/>
          <w:marTop w:val="77"/>
          <w:marBottom w:val="0"/>
          <w:divBdr>
            <w:top w:val="none" w:sz="0" w:space="0" w:color="auto"/>
            <w:left w:val="none" w:sz="0" w:space="0" w:color="auto"/>
            <w:bottom w:val="none" w:sz="0" w:space="0" w:color="auto"/>
            <w:right w:val="none" w:sz="0" w:space="0" w:color="auto"/>
          </w:divBdr>
        </w:div>
        <w:div w:id="815296429">
          <w:marLeft w:val="2520"/>
          <w:marRight w:val="0"/>
          <w:marTop w:val="77"/>
          <w:marBottom w:val="0"/>
          <w:divBdr>
            <w:top w:val="none" w:sz="0" w:space="0" w:color="auto"/>
            <w:left w:val="none" w:sz="0" w:space="0" w:color="auto"/>
            <w:bottom w:val="none" w:sz="0" w:space="0" w:color="auto"/>
            <w:right w:val="none" w:sz="0" w:space="0" w:color="auto"/>
          </w:divBdr>
        </w:div>
        <w:div w:id="1114596431">
          <w:marLeft w:val="1800"/>
          <w:marRight w:val="0"/>
          <w:marTop w:val="77"/>
          <w:marBottom w:val="0"/>
          <w:divBdr>
            <w:top w:val="none" w:sz="0" w:space="0" w:color="auto"/>
            <w:left w:val="none" w:sz="0" w:space="0" w:color="auto"/>
            <w:bottom w:val="none" w:sz="0" w:space="0" w:color="auto"/>
            <w:right w:val="none" w:sz="0" w:space="0" w:color="auto"/>
          </w:divBdr>
        </w:div>
        <w:div w:id="1397046726">
          <w:marLeft w:val="547"/>
          <w:marRight w:val="0"/>
          <w:marTop w:val="86"/>
          <w:marBottom w:val="0"/>
          <w:divBdr>
            <w:top w:val="none" w:sz="0" w:space="0" w:color="auto"/>
            <w:left w:val="none" w:sz="0" w:space="0" w:color="auto"/>
            <w:bottom w:val="none" w:sz="0" w:space="0" w:color="auto"/>
            <w:right w:val="none" w:sz="0" w:space="0" w:color="auto"/>
          </w:divBdr>
        </w:div>
        <w:div w:id="1540362144">
          <w:marLeft w:val="1800"/>
          <w:marRight w:val="0"/>
          <w:marTop w:val="77"/>
          <w:marBottom w:val="0"/>
          <w:divBdr>
            <w:top w:val="none" w:sz="0" w:space="0" w:color="auto"/>
            <w:left w:val="none" w:sz="0" w:space="0" w:color="auto"/>
            <w:bottom w:val="none" w:sz="0" w:space="0" w:color="auto"/>
            <w:right w:val="none" w:sz="0" w:space="0" w:color="auto"/>
          </w:divBdr>
        </w:div>
        <w:div w:id="1633514656">
          <w:marLeft w:val="2520"/>
          <w:marRight w:val="0"/>
          <w:marTop w:val="77"/>
          <w:marBottom w:val="0"/>
          <w:divBdr>
            <w:top w:val="none" w:sz="0" w:space="0" w:color="auto"/>
            <w:left w:val="none" w:sz="0" w:space="0" w:color="auto"/>
            <w:bottom w:val="none" w:sz="0" w:space="0" w:color="auto"/>
            <w:right w:val="none" w:sz="0" w:space="0" w:color="auto"/>
          </w:divBdr>
        </w:div>
        <w:div w:id="1869835588">
          <w:marLeft w:val="1800"/>
          <w:marRight w:val="0"/>
          <w:marTop w:val="77"/>
          <w:marBottom w:val="0"/>
          <w:divBdr>
            <w:top w:val="none" w:sz="0" w:space="0" w:color="auto"/>
            <w:left w:val="none" w:sz="0" w:space="0" w:color="auto"/>
            <w:bottom w:val="none" w:sz="0" w:space="0" w:color="auto"/>
            <w:right w:val="none" w:sz="0" w:space="0" w:color="auto"/>
          </w:divBdr>
        </w:div>
        <w:div w:id="1925146762">
          <w:marLeft w:val="1166"/>
          <w:marRight w:val="0"/>
          <w:marTop w:val="77"/>
          <w:marBottom w:val="0"/>
          <w:divBdr>
            <w:top w:val="none" w:sz="0" w:space="0" w:color="auto"/>
            <w:left w:val="none" w:sz="0" w:space="0" w:color="auto"/>
            <w:bottom w:val="none" w:sz="0" w:space="0" w:color="auto"/>
            <w:right w:val="none" w:sz="0" w:space="0" w:color="auto"/>
          </w:divBdr>
        </w:div>
      </w:divsChild>
    </w:div>
    <w:div w:id="1878081323">
      <w:bodyDiv w:val="1"/>
      <w:marLeft w:val="0"/>
      <w:marRight w:val="0"/>
      <w:marTop w:val="0"/>
      <w:marBottom w:val="0"/>
      <w:divBdr>
        <w:top w:val="none" w:sz="0" w:space="0" w:color="auto"/>
        <w:left w:val="none" w:sz="0" w:space="0" w:color="auto"/>
        <w:bottom w:val="none" w:sz="0" w:space="0" w:color="auto"/>
        <w:right w:val="none" w:sz="0" w:space="0" w:color="auto"/>
      </w:divBdr>
    </w:div>
    <w:div w:id="1878663497">
      <w:bodyDiv w:val="1"/>
      <w:marLeft w:val="0"/>
      <w:marRight w:val="0"/>
      <w:marTop w:val="0"/>
      <w:marBottom w:val="0"/>
      <w:divBdr>
        <w:top w:val="none" w:sz="0" w:space="0" w:color="auto"/>
        <w:left w:val="none" w:sz="0" w:space="0" w:color="auto"/>
        <w:bottom w:val="none" w:sz="0" w:space="0" w:color="auto"/>
        <w:right w:val="none" w:sz="0" w:space="0" w:color="auto"/>
      </w:divBdr>
    </w:div>
    <w:div w:id="1879466113">
      <w:bodyDiv w:val="1"/>
      <w:marLeft w:val="0"/>
      <w:marRight w:val="0"/>
      <w:marTop w:val="0"/>
      <w:marBottom w:val="0"/>
      <w:divBdr>
        <w:top w:val="none" w:sz="0" w:space="0" w:color="auto"/>
        <w:left w:val="none" w:sz="0" w:space="0" w:color="auto"/>
        <w:bottom w:val="none" w:sz="0" w:space="0" w:color="auto"/>
        <w:right w:val="none" w:sz="0" w:space="0" w:color="auto"/>
      </w:divBdr>
    </w:div>
    <w:div w:id="1879587573">
      <w:bodyDiv w:val="1"/>
      <w:marLeft w:val="0"/>
      <w:marRight w:val="0"/>
      <w:marTop w:val="0"/>
      <w:marBottom w:val="0"/>
      <w:divBdr>
        <w:top w:val="none" w:sz="0" w:space="0" w:color="auto"/>
        <w:left w:val="none" w:sz="0" w:space="0" w:color="auto"/>
        <w:bottom w:val="none" w:sz="0" w:space="0" w:color="auto"/>
        <w:right w:val="none" w:sz="0" w:space="0" w:color="auto"/>
      </w:divBdr>
    </w:div>
    <w:div w:id="1880775539">
      <w:bodyDiv w:val="1"/>
      <w:marLeft w:val="0"/>
      <w:marRight w:val="0"/>
      <w:marTop w:val="0"/>
      <w:marBottom w:val="0"/>
      <w:divBdr>
        <w:top w:val="none" w:sz="0" w:space="0" w:color="auto"/>
        <w:left w:val="none" w:sz="0" w:space="0" w:color="auto"/>
        <w:bottom w:val="none" w:sz="0" w:space="0" w:color="auto"/>
        <w:right w:val="none" w:sz="0" w:space="0" w:color="auto"/>
      </w:divBdr>
      <w:divsChild>
        <w:div w:id="584612998">
          <w:marLeft w:val="547"/>
          <w:marRight w:val="0"/>
          <w:marTop w:val="154"/>
          <w:marBottom w:val="0"/>
          <w:divBdr>
            <w:top w:val="none" w:sz="0" w:space="0" w:color="auto"/>
            <w:left w:val="none" w:sz="0" w:space="0" w:color="auto"/>
            <w:bottom w:val="none" w:sz="0" w:space="0" w:color="auto"/>
            <w:right w:val="none" w:sz="0" w:space="0" w:color="auto"/>
          </w:divBdr>
        </w:div>
        <w:div w:id="1444181100">
          <w:marLeft w:val="547"/>
          <w:marRight w:val="0"/>
          <w:marTop w:val="154"/>
          <w:marBottom w:val="0"/>
          <w:divBdr>
            <w:top w:val="none" w:sz="0" w:space="0" w:color="auto"/>
            <w:left w:val="none" w:sz="0" w:space="0" w:color="auto"/>
            <w:bottom w:val="none" w:sz="0" w:space="0" w:color="auto"/>
            <w:right w:val="none" w:sz="0" w:space="0" w:color="auto"/>
          </w:divBdr>
        </w:div>
        <w:div w:id="1547135726">
          <w:marLeft w:val="547"/>
          <w:marRight w:val="0"/>
          <w:marTop w:val="154"/>
          <w:marBottom w:val="0"/>
          <w:divBdr>
            <w:top w:val="none" w:sz="0" w:space="0" w:color="auto"/>
            <w:left w:val="none" w:sz="0" w:space="0" w:color="auto"/>
            <w:bottom w:val="none" w:sz="0" w:space="0" w:color="auto"/>
            <w:right w:val="none" w:sz="0" w:space="0" w:color="auto"/>
          </w:divBdr>
        </w:div>
      </w:divsChild>
    </w:div>
    <w:div w:id="1881431694">
      <w:bodyDiv w:val="1"/>
      <w:marLeft w:val="0"/>
      <w:marRight w:val="0"/>
      <w:marTop w:val="0"/>
      <w:marBottom w:val="0"/>
      <w:divBdr>
        <w:top w:val="none" w:sz="0" w:space="0" w:color="auto"/>
        <w:left w:val="none" w:sz="0" w:space="0" w:color="auto"/>
        <w:bottom w:val="none" w:sz="0" w:space="0" w:color="auto"/>
        <w:right w:val="none" w:sz="0" w:space="0" w:color="auto"/>
      </w:divBdr>
      <w:divsChild>
        <w:div w:id="33701625">
          <w:marLeft w:val="1166"/>
          <w:marRight w:val="0"/>
          <w:marTop w:val="96"/>
          <w:marBottom w:val="0"/>
          <w:divBdr>
            <w:top w:val="none" w:sz="0" w:space="0" w:color="auto"/>
            <w:left w:val="none" w:sz="0" w:space="0" w:color="auto"/>
            <w:bottom w:val="none" w:sz="0" w:space="0" w:color="auto"/>
            <w:right w:val="none" w:sz="0" w:space="0" w:color="auto"/>
          </w:divBdr>
        </w:div>
        <w:div w:id="1409962018">
          <w:marLeft w:val="1166"/>
          <w:marRight w:val="0"/>
          <w:marTop w:val="96"/>
          <w:marBottom w:val="0"/>
          <w:divBdr>
            <w:top w:val="none" w:sz="0" w:space="0" w:color="auto"/>
            <w:left w:val="none" w:sz="0" w:space="0" w:color="auto"/>
            <w:bottom w:val="none" w:sz="0" w:space="0" w:color="auto"/>
            <w:right w:val="none" w:sz="0" w:space="0" w:color="auto"/>
          </w:divBdr>
        </w:div>
        <w:div w:id="1581331752">
          <w:marLeft w:val="547"/>
          <w:marRight w:val="0"/>
          <w:marTop w:val="115"/>
          <w:marBottom w:val="0"/>
          <w:divBdr>
            <w:top w:val="none" w:sz="0" w:space="0" w:color="auto"/>
            <w:left w:val="none" w:sz="0" w:space="0" w:color="auto"/>
            <w:bottom w:val="none" w:sz="0" w:space="0" w:color="auto"/>
            <w:right w:val="none" w:sz="0" w:space="0" w:color="auto"/>
          </w:divBdr>
        </w:div>
      </w:divsChild>
    </w:div>
    <w:div w:id="1882285936">
      <w:bodyDiv w:val="1"/>
      <w:marLeft w:val="0"/>
      <w:marRight w:val="0"/>
      <w:marTop w:val="0"/>
      <w:marBottom w:val="0"/>
      <w:divBdr>
        <w:top w:val="none" w:sz="0" w:space="0" w:color="auto"/>
        <w:left w:val="none" w:sz="0" w:space="0" w:color="auto"/>
        <w:bottom w:val="none" w:sz="0" w:space="0" w:color="auto"/>
        <w:right w:val="none" w:sz="0" w:space="0" w:color="auto"/>
      </w:divBdr>
      <w:divsChild>
        <w:div w:id="200020608">
          <w:marLeft w:val="547"/>
          <w:marRight w:val="0"/>
          <w:marTop w:val="96"/>
          <w:marBottom w:val="0"/>
          <w:divBdr>
            <w:top w:val="none" w:sz="0" w:space="0" w:color="auto"/>
            <w:left w:val="none" w:sz="0" w:space="0" w:color="auto"/>
            <w:bottom w:val="none" w:sz="0" w:space="0" w:color="auto"/>
            <w:right w:val="none" w:sz="0" w:space="0" w:color="auto"/>
          </w:divBdr>
        </w:div>
        <w:div w:id="425660149">
          <w:marLeft w:val="547"/>
          <w:marRight w:val="0"/>
          <w:marTop w:val="96"/>
          <w:marBottom w:val="0"/>
          <w:divBdr>
            <w:top w:val="none" w:sz="0" w:space="0" w:color="auto"/>
            <w:left w:val="none" w:sz="0" w:space="0" w:color="auto"/>
            <w:bottom w:val="none" w:sz="0" w:space="0" w:color="auto"/>
            <w:right w:val="none" w:sz="0" w:space="0" w:color="auto"/>
          </w:divBdr>
        </w:div>
        <w:div w:id="500973348">
          <w:marLeft w:val="547"/>
          <w:marRight w:val="0"/>
          <w:marTop w:val="96"/>
          <w:marBottom w:val="0"/>
          <w:divBdr>
            <w:top w:val="none" w:sz="0" w:space="0" w:color="auto"/>
            <w:left w:val="none" w:sz="0" w:space="0" w:color="auto"/>
            <w:bottom w:val="none" w:sz="0" w:space="0" w:color="auto"/>
            <w:right w:val="none" w:sz="0" w:space="0" w:color="auto"/>
          </w:divBdr>
        </w:div>
        <w:div w:id="688681428">
          <w:marLeft w:val="547"/>
          <w:marRight w:val="0"/>
          <w:marTop w:val="96"/>
          <w:marBottom w:val="0"/>
          <w:divBdr>
            <w:top w:val="none" w:sz="0" w:space="0" w:color="auto"/>
            <w:left w:val="none" w:sz="0" w:space="0" w:color="auto"/>
            <w:bottom w:val="none" w:sz="0" w:space="0" w:color="auto"/>
            <w:right w:val="none" w:sz="0" w:space="0" w:color="auto"/>
          </w:divBdr>
        </w:div>
        <w:div w:id="699010248">
          <w:marLeft w:val="547"/>
          <w:marRight w:val="0"/>
          <w:marTop w:val="96"/>
          <w:marBottom w:val="0"/>
          <w:divBdr>
            <w:top w:val="none" w:sz="0" w:space="0" w:color="auto"/>
            <w:left w:val="none" w:sz="0" w:space="0" w:color="auto"/>
            <w:bottom w:val="none" w:sz="0" w:space="0" w:color="auto"/>
            <w:right w:val="none" w:sz="0" w:space="0" w:color="auto"/>
          </w:divBdr>
        </w:div>
        <w:div w:id="780536783">
          <w:marLeft w:val="1166"/>
          <w:marRight w:val="0"/>
          <w:marTop w:val="77"/>
          <w:marBottom w:val="0"/>
          <w:divBdr>
            <w:top w:val="none" w:sz="0" w:space="0" w:color="auto"/>
            <w:left w:val="none" w:sz="0" w:space="0" w:color="auto"/>
            <w:bottom w:val="none" w:sz="0" w:space="0" w:color="auto"/>
            <w:right w:val="none" w:sz="0" w:space="0" w:color="auto"/>
          </w:divBdr>
        </w:div>
        <w:div w:id="995570846">
          <w:marLeft w:val="547"/>
          <w:marRight w:val="0"/>
          <w:marTop w:val="96"/>
          <w:marBottom w:val="0"/>
          <w:divBdr>
            <w:top w:val="none" w:sz="0" w:space="0" w:color="auto"/>
            <w:left w:val="none" w:sz="0" w:space="0" w:color="auto"/>
            <w:bottom w:val="none" w:sz="0" w:space="0" w:color="auto"/>
            <w:right w:val="none" w:sz="0" w:space="0" w:color="auto"/>
          </w:divBdr>
        </w:div>
        <w:div w:id="1388644230">
          <w:marLeft w:val="1166"/>
          <w:marRight w:val="0"/>
          <w:marTop w:val="77"/>
          <w:marBottom w:val="0"/>
          <w:divBdr>
            <w:top w:val="none" w:sz="0" w:space="0" w:color="auto"/>
            <w:left w:val="none" w:sz="0" w:space="0" w:color="auto"/>
            <w:bottom w:val="none" w:sz="0" w:space="0" w:color="auto"/>
            <w:right w:val="none" w:sz="0" w:space="0" w:color="auto"/>
          </w:divBdr>
        </w:div>
        <w:div w:id="1974552325">
          <w:marLeft w:val="547"/>
          <w:marRight w:val="0"/>
          <w:marTop w:val="96"/>
          <w:marBottom w:val="0"/>
          <w:divBdr>
            <w:top w:val="none" w:sz="0" w:space="0" w:color="auto"/>
            <w:left w:val="none" w:sz="0" w:space="0" w:color="auto"/>
            <w:bottom w:val="none" w:sz="0" w:space="0" w:color="auto"/>
            <w:right w:val="none" w:sz="0" w:space="0" w:color="auto"/>
          </w:divBdr>
        </w:div>
      </w:divsChild>
    </w:div>
    <w:div w:id="1884826501">
      <w:bodyDiv w:val="1"/>
      <w:marLeft w:val="0"/>
      <w:marRight w:val="0"/>
      <w:marTop w:val="0"/>
      <w:marBottom w:val="0"/>
      <w:divBdr>
        <w:top w:val="none" w:sz="0" w:space="0" w:color="auto"/>
        <w:left w:val="none" w:sz="0" w:space="0" w:color="auto"/>
        <w:bottom w:val="none" w:sz="0" w:space="0" w:color="auto"/>
        <w:right w:val="none" w:sz="0" w:space="0" w:color="auto"/>
      </w:divBdr>
      <w:divsChild>
        <w:div w:id="14507247">
          <w:marLeft w:val="1166"/>
          <w:marRight w:val="0"/>
          <w:marTop w:val="96"/>
          <w:marBottom w:val="0"/>
          <w:divBdr>
            <w:top w:val="none" w:sz="0" w:space="0" w:color="auto"/>
            <w:left w:val="none" w:sz="0" w:space="0" w:color="auto"/>
            <w:bottom w:val="none" w:sz="0" w:space="0" w:color="auto"/>
            <w:right w:val="none" w:sz="0" w:space="0" w:color="auto"/>
          </w:divBdr>
        </w:div>
        <w:div w:id="155851921">
          <w:marLeft w:val="547"/>
          <w:marRight w:val="0"/>
          <w:marTop w:val="240"/>
          <w:marBottom w:val="0"/>
          <w:divBdr>
            <w:top w:val="none" w:sz="0" w:space="0" w:color="auto"/>
            <w:left w:val="none" w:sz="0" w:space="0" w:color="auto"/>
            <w:bottom w:val="none" w:sz="0" w:space="0" w:color="auto"/>
            <w:right w:val="none" w:sz="0" w:space="0" w:color="auto"/>
          </w:divBdr>
        </w:div>
        <w:div w:id="320426163">
          <w:marLeft w:val="547"/>
          <w:marRight w:val="0"/>
          <w:marTop w:val="240"/>
          <w:marBottom w:val="0"/>
          <w:divBdr>
            <w:top w:val="none" w:sz="0" w:space="0" w:color="auto"/>
            <w:left w:val="none" w:sz="0" w:space="0" w:color="auto"/>
            <w:bottom w:val="none" w:sz="0" w:space="0" w:color="auto"/>
            <w:right w:val="none" w:sz="0" w:space="0" w:color="auto"/>
          </w:divBdr>
        </w:div>
        <w:div w:id="336855398">
          <w:marLeft w:val="1166"/>
          <w:marRight w:val="0"/>
          <w:marTop w:val="96"/>
          <w:marBottom w:val="0"/>
          <w:divBdr>
            <w:top w:val="none" w:sz="0" w:space="0" w:color="auto"/>
            <w:left w:val="none" w:sz="0" w:space="0" w:color="auto"/>
            <w:bottom w:val="none" w:sz="0" w:space="0" w:color="auto"/>
            <w:right w:val="none" w:sz="0" w:space="0" w:color="auto"/>
          </w:divBdr>
        </w:div>
        <w:div w:id="1006829968">
          <w:marLeft w:val="1800"/>
          <w:marRight w:val="0"/>
          <w:marTop w:val="96"/>
          <w:marBottom w:val="0"/>
          <w:divBdr>
            <w:top w:val="none" w:sz="0" w:space="0" w:color="auto"/>
            <w:left w:val="none" w:sz="0" w:space="0" w:color="auto"/>
            <w:bottom w:val="none" w:sz="0" w:space="0" w:color="auto"/>
            <w:right w:val="none" w:sz="0" w:space="0" w:color="auto"/>
          </w:divBdr>
        </w:div>
        <w:div w:id="1732263104">
          <w:marLeft w:val="1800"/>
          <w:marRight w:val="0"/>
          <w:marTop w:val="96"/>
          <w:marBottom w:val="0"/>
          <w:divBdr>
            <w:top w:val="none" w:sz="0" w:space="0" w:color="auto"/>
            <w:left w:val="none" w:sz="0" w:space="0" w:color="auto"/>
            <w:bottom w:val="none" w:sz="0" w:space="0" w:color="auto"/>
            <w:right w:val="none" w:sz="0" w:space="0" w:color="auto"/>
          </w:divBdr>
        </w:div>
        <w:div w:id="1804035734">
          <w:marLeft w:val="1800"/>
          <w:marRight w:val="0"/>
          <w:marTop w:val="96"/>
          <w:marBottom w:val="0"/>
          <w:divBdr>
            <w:top w:val="none" w:sz="0" w:space="0" w:color="auto"/>
            <w:left w:val="none" w:sz="0" w:space="0" w:color="auto"/>
            <w:bottom w:val="none" w:sz="0" w:space="0" w:color="auto"/>
            <w:right w:val="none" w:sz="0" w:space="0" w:color="auto"/>
          </w:divBdr>
        </w:div>
        <w:div w:id="1886481671">
          <w:marLeft w:val="1166"/>
          <w:marRight w:val="0"/>
          <w:marTop w:val="96"/>
          <w:marBottom w:val="0"/>
          <w:divBdr>
            <w:top w:val="none" w:sz="0" w:space="0" w:color="auto"/>
            <w:left w:val="none" w:sz="0" w:space="0" w:color="auto"/>
            <w:bottom w:val="none" w:sz="0" w:space="0" w:color="auto"/>
            <w:right w:val="none" w:sz="0" w:space="0" w:color="auto"/>
          </w:divBdr>
        </w:div>
        <w:div w:id="2021731728">
          <w:marLeft w:val="1166"/>
          <w:marRight w:val="0"/>
          <w:marTop w:val="96"/>
          <w:marBottom w:val="0"/>
          <w:divBdr>
            <w:top w:val="none" w:sz="0" w:space="0" w:color="auto"/>
            <w:left w:val="none" w:sz="0" w:space="0" w:color="auto"/>
            <w:bottom w:val="none" w:sz="0" w:space="0" w:color="auto"/>
            <w:right w:val="none" w:sz="0" w:space="0" w:color="auto"/>
          </w:divBdr>
        </w:div>
      </w:divsChild>
    </w:div>
    <w:div w:id="1885407241">
      <w:bodyDiv w:val="1"/>
      <w:marLeft w:val="0"/>
      <w:marRight w:val="0"/>
      <w:marTop w:val="0"/>
      <w:marBottom w:val="0"/>
      <w:divBdr>
        <w:top w:val="none" w:sz="0" w:space="0" w:color="auto"/>
        <w:left w:val="none" w:sz="0" w:space="0" w:color="auto"/>
        <w:bottom w:val="none" w:sz="0" w:space="0" w:color="auto"/>
        <w:right w:val="none" w:sz="0" w:space="0" w:color="auto"/>
      </w:divBdr>
    </w:div>
    <w:div w:id="1886092355">
      <w:bodyDiv w:val="1"/>
      <w:marLeft w:val="0"/>
      <w:marRight w:val="0"/>
      <w:marTop w:val="0"/>
      <w:marBottom w:val="0"/>
      <w:divBdr>
        <w:top w:val="none" w:sz="0" w:space="0" w:color="auto"/>
        <w:left w:val="none" w:sz="0" w:space="0" w:color="auto"/>
        <w:bottom w:val="none" w:sz="0" w:space="0" w:color="auto"/>
        <w:right w:val="none" w:sz="0" w:space="0" w:color="auto"/>
      </w:divBdr>
      <w:divsChild>
        <w:div w:id="1808816507">
          <w:marLeft w:val="0"/>
          <w:marRight w:val="0"/>
          <w:marTop w:val="0"/>
          <w:marBottom w:val="0"/>
          <w:divBdr>
            <w:top w:val="none" w:sz="0" w:space="0" w:color="auto"/>
            <w:left w:val="none" w:sz="0" w:space="0" w:color="auto"/>
            <w:bottom w:val="none" w:sz="0" w:space="0" w:color="auto"/>
            <w:right w:val="none" w:sz="0" w:space="0" w:color="auto"/>
          </w:divBdr>
          <w:divsChild>
            <w:div w:id="757292458">
              <w:marLeft w:val="0"/>
              <w:marRight w:val="0"/>
              <w:marTop w:val="0"/>
              <w:marBottom w:val="0"/>
              <w:divBdr>
                <w:top w:val="none" w:sz="0" w:space="0" w:color="auto"/>
                <w:left w:val="none" w:sz="0" w:space="0" w:color="auto"/>
                <w:bottom w:val="none" w:sz="0" w:space="0" w:color="auto"/>
                <w:right w:val="none" w:sz="0" w:space="0" w:color="auto"/>
              </w:divBdr>
            </w:div>
            <w:div w:id="1240142532">
              <w:marLeft w:val="0"/>
              <w:marRight w:val="0"/>
              <w:marTop w:val="0"/>
              <w:marBottom w:val="0"/>
              <w:divBdr>
                <w:top w:val="none" w:sz="0" w:space="0" w:color="auto"/>
                <w:left w:val="none" w:sz="0" w:space="0" w:color="auto"/>
                <w:bottom w:val="none" w:sz="0" w:space="0" w:color="auto"/>
                <w:right w:val="none" w:sz="0" w:space="0" w:color="auto"/>
              </w:divBdr>
            </w:div>
            <w:div w:id="1247298897">
              <w:marLeft w:val="0"/>
              <w:marRight w:val="0"/>
              <w:marTop w:val="0"/>
              <w:marBottom w:val="0"/>
              <w:divBdr>
                <w:top w:val="none" w:sz="0" w:space="0" w:color="auto"/>
                <w:left w:val="none" w:sz="0" w:space="0" w:color="auto"/>
                <w:bottom w:val="none" w:sz="0" w:space="0" w:color="auto"/>
                <w:right w:val="none" w:sz="0" w:space="0" w:color="auto"/>
              </w:divBdr>
            </w:div>
            <w:div w:id="1343975179">
              <w:marLeft w:val="0"/>
              <w:marRight w:val="0"/>
              <w:marTop w:val="0"/>
              <w:marBottom w:val="0"/>
              <w:divBdr>
                <w:top w:val="none" w:sz="0" w:space="0" w:color="auto"/>
                <w:left w:val="none" w:sz="0" w:space="0" w:color="auto"/>
                <w:bottom w:val="none" w:sz="0" w:space="0" w:color="auto"/>
                <w:right w:val="none" w:sz="0" w:space="0" w:color="auto"/>
              </w:divBdr>
            </w:div>
            <w:div w:id="1436291709">
              <w:marLeft w:val="0"/>
              <w:marRight w:val="0"/>
              <w:marTop w:val="0"/>
              <w:marBottom w:val="0"/>
              <w:divBdr>
                <w:top w:val="none" w:sz="0" w:space="0" w:color="auto"/>
                <w:left w:val="none" w:sz="0" w:space="0" w:color="auto"/>
                <w:bottom w:val="none" w:sz="0" w:space="0" w:color="auto"/>
                <w:right w:val="none" w:sz="0" w:space="0" w:color="auto"/>
              </w:divBdr>
            </w:div>
            <w:div w:id="191909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7561">
      <w:bodyDiv w:val="1"/>
      <w:marLeft w:val="0"/>
      <w:marRight w:val="0"/>
      <w:marTop w:val="0"/>
      <w:marBottom w:val="0"/>
      <w:divBdr>
        <w:top w:val="none" w:sz="0" w:space="0" w:color="auto"/>
        <w:left w:val="none" w:sz="0" w:space="0" w:color="auto"/>
        <w:bottom w:val="none" w:sz="0" w:space="0" w:color="auto"/>
        <w:right w:val="none" w:sz="0" w:space="0" w:color="auto"/>
      </w:divBdr>
    </w:div>
    <w:div w:id="1886289013">
      <w:bodyDiv w:val="1"/>
      <w:marLeft w:val="0"/>
      <w:marRight w:val="0"/>
      <w:marTop w:val="0"/>
      <w:marBottom w:val="0"/>
      <w:divBdr>
        <w:top w:val="none" w:sz="0" w:space="0" w:color="auto"/>
        <w:left w:val="none" w:sz="0" w:space="0" w:color="auto"/>
        <w:bottom w:val="none" w:sz="0" w:space="0" w:color="auto"/>
        <w:right w:val="none" w:sz="0" w:space="0" w:color="auto"/>
      </w:divBdr>
      <w:divsChild>
        <w:div w:id="145242203">
          <w:marLeft w:val="1166"/>
          <w:marRight w:val="0"/>
          <w:marTop w:val="86"/>
          <w:marBottom w:val="0"/>
          <w:divBdr>
            <w:top w:val="none" w:sz="0" w:space="0" w:color="auto"/>
            <w:left w:val="none" w:sz="0" w:space="0" w:color="auto"/>
            <w:bottom w:val="none" w:sz="0" w:space="0" w:color="auto"/>
            <w:right w:val="none" w:sz="0" w:space="0" w:color="auto"/>
          </w:divBdr>
        </w:div>
        <w:div w:id="321739431">
          <w:marLeft w:val="1800"/>
          <w:marRight w:val="0"/>
          <w:marTop w:val="72"/>
          <w:marBottom w:val="0"/>
          <w:divBdr>
            <w:top w:val="none" w:sz="0" w:space="0" w:color="auto"/>
            <w:left w:val="none" w:sz="0" w:space="0" w:color="auto"/>
            <w:bottom w:val="none" w:sz="0" w:space="0" w:color="auto"/>
            <w:right w:val="none" w:sz="0" w:space="0" w:color="auto"/>
          </w:divBdr>
        </w:div>
        <w:div w:id="885677577">
          <w:marLeft w:val="1800"/>
          <w:marRight w:val="0"/>
          <w:marTop w:val="72"/>
          <w:marBottom w:val="0"/>
          <w:divBdr>
            <w:top w:val="none" w:sz="0" w:space="0" w:color="auto"/>
            <w:left w:val="none" w:sz="0" w:space="0" w:color="auto"/>
            <w:bottom w:val="none" w:sz="0" w:space="0" w:color="auto"/>
            <w:right w:val="none" w:sz="0" w:space="0" w:color="auto"/>
          </w:divBdr>
        </w:div>
        <w:div w:id="1039091704">
          <w:marLeft w:val="1166"/>
          <w:marRight w:val="0"/>
          <w:marTop w:val="86"/>
          <w:marBottom w:val="0"/>
          <w:divBdr>
            <w:top w:val="none" w:sz="0" w:space="0" w:color="auto"/>
            <w:left w:val="none" w:sz="0" w:space="0" w:color="auto"/>
            <w:bottom w:val="none" w:sz="0" w:space="0" w:color="auto"/>
            <w:right w:val="none" w:sz="0" w:space="0" w:color="auto"/>
          </w:divBdr>
        </w:div>
        <w:div w:id="1059552143">
          <w:marLeft w:val="2520"/>
          <w:marRight w:val="0"/>
          <w:marTop w:val="62"/>
          <w:marBottom w:val="0"/>
          <w:divBdr>
            <w:top w:val="none" w:sz="0" w:space="0" w:color="auto"/>
            <w:left w:val="none" w:sz="0" w:space="0" w:color="auto"/>
            <w:bottom w:val="none" w:sz="0" w:space="0" w:color="auto"/>
            <w:right w:val="none" w:sz="0" w:space="0" w:color="auto"/>
          </w:divBdr>
        </w:div>
        <w:div w:id="1104499261">
          <w:marLeft w:val="547"/>
          <w:marRight w:val="0"/>
          <w:marTop w:val="96"/>
          <w:marBottom w:val="0"/>
          <w:divBdr>
            <w:top w:val="none" w:sz="0" w:space="0" w:color="auto"/>
            <w:left w:val="none" w:sz="0" w:space="0" w:color="auto"/>
            <w:bottom w:val="none" w:sz="0" w:space="0" w:color="auto"/>
            <w:right w:val="none" w:sz="0" w:space="0" w:color="auto"/>
          </w:divBdr>
        </w:div>
        <w:div w:id="1147093789">
          <w:marLeft w:val="1800"/>
          <w:marRight w:val="0"/>
          <w:marTop w:val="72"/>
          <w:marBottom w:val="0"/>
          <w:divBdr>
            <w:top w:val="none" w:sz="0" w:space="0" w:color="auto"/>
            <w:left w:val="none" w:sz="0" w:space="0" w:color="auto"/>
            <w:bottom w:val="none" w:sz="0" w:space="0" w:color="auto"/>
            <w:right w:val="none" w:sz="0" w:space="0" w:color="auto"/>
          </w:divBdr>
        </w:div>
        <w:div w:id="1329674511">
          <w:marLeft w:val="1800"/>
          <w:marRight w:val="0"/>
          <w:marTop w:val="72"/>
          <w:marBottom w:val="0"/>
          <w:divBdr>
            <w:top w:val="none" w:sz="0" w:space="0" w:color="auto"/>
            <w:left w:val="none" w:sz="0" w:space="0" w:color="auto"/>
            <w:bottom w:val="none" w:sz="0" w:space="0" w:color="auto"/>
            <w:right w:val="none" w:sz="0" w:space="0" w:color="auto"/>
          </w:divBdr>
        </w:div>
        <w:div w:id="1746418119">
          <w:marLeft w:val="1166"/>
          <w:marRight w:val="0"/>
          <w:marTop w:val="86"/>
          <w:marBottom w:val="0"/>
          <w:divBdr>
            <w:top w:val="none" w:sz="0" w:space="0" w:color="auto"/>
            <w:left w:val="none" w:sz="0" w:space="0" w:color="auto"/>
            <w:bottom w:val="none" w:sz="0" w:space="0" w:color="auto"/>
            <w:right w:val="none" w:sz="0" w:space="0" w:color="auto"/>
          </w:divBdr>
        </w:div>
        <w:div w:id="1841969462">
          <w:marLeft w:val="547"/>
          <w:marRight w:val="0"/>
          <w:marTop w:val="96"/>
          <w:marBottom w:val="0"/>
          <w:divBdr>
            <w:top w:val="none" w:sz="0" w:space="0" w:color="auto"/>
            <w:left w:val="none" w:sz="0" w:space="0" w:color="auto"/>
            <w:bottom w:val="none" w:sz="0" w:space="0" w:color="auto"/>
            <w:right w:val="none" w:sz="0" w:space="0" w:color="auto"/>
          </w:divBdr>
        </w:div>
        <w:div w:id="2043355520">
          <w:marLeft w:val="1800"/>
          <w:marRight w:val="0"/>
          <w:marTop w:val="72"/>
          <w:marBottom w:val="0"/>
          <w:divBdr>
            <w:top w:val="none" w:sz="0" w:space="0" w:color="auto"/>
            <w:left w:val="none" w:sz="0" w:space="0" w:color="auto"/>
            <w:bottom w:val="none" w:sz="0" w:space="0" w:color="auto"/>
            <w:right w:val="none" w:sz="0" w:space="0" w:color="auto"/>
          </w:divBdr>
        </w:div>
      </w:divsChild>
    </w:div>
    <w:div w:id="1886719455">
      <w:bodyDiv w:val="1"/>
      <w:marLeft w:val="0"/>
      <w:marRight w:val="0"/>
      <w:marTop w:val="0"/>
      <w:marBottom w:val="0"/>
      <w:divBdr>
        <w:top w:val="none" w:sz="0" w:space="0" w:color="auto"/>
        <w:left w:val="none" w:sz="0" w:space="0" w:color="auto"/>
        <w:bottom w:val="none" w:sz="0" w:space="0" w:color="auto"/>
        <w:right w:val="none" w:sz="0" w:space="0" w:color="auto"/>
      </w:divBdr>
    </w:div>
    <w:div w:id="1888451972">
      <w:bodyDiv w:val="1"/>
      <w:marLeft w:val="0"/>
      <w:marRight w:val="0"/>
      <w:marTop w:val="0"/>
      <w:marBottom w:val="0"/>
      <w:divBdr>
        <w:top w:val="none" w:sz="0" w:space="0" w:color="auto"/>
        <w:left w:val="none" w:sz="0" w:space="0" w:color="auto"/>
        <w:bottom w:val="none" w:sz="0" w:space="0" w:color="auto"/>
        <w:right w:val="none" w:sz="0" w:space="0" w:color="auto"/>
      </w:divBdr>
    </w:div>
    <w:div w:id="1890722271">
      <w:bodyDiv w:val="1"/>
      <w:marLeft w:val="0"/>
      <w:marRight w:val="0"/>
      <w:marTop w:val="0"/>
      <w:marBottom w:val="0"/>
      <w:divBdr>
        <w:top w:val="none" w:sz="0" w:space="0" w:color="auto"/>
        <w:left w:val="none" w:sz="0" w:space="0" w:color="auto"/>
        <w:bottom w:val="none" w:sz="0" w:space="0" w:color="auto"/>
        <w:right w:val="none" w:sz="0" w:space="0" w:color="auto"/>
      </w:divBdr>
    </w:div>
    <w:div w:id="1890916342">
      <w:bodyDiv w:val="1"/>
      <w:marLeft w:val="0"/>
      <w:marRight w:val="0"/>
      <w:marTop w:val="0"/>
      <w:marBottom w:val="0"/>
      <w:divBdr>
        <w:top w:val="none" w:sz="0" w:space="0" w:color="auto"/>
        <w:left w:val="none" w:sz="0" w:space="0" w:color="auto"/>
        <w:bottom w:val="none" w:sz="0" w:space="0" w:color="auto"/>
        <w:right w:val="none" w:sz="0" w:space="0" w:color="auto"/>
      </w:divBdr>
    </w:div>
    <w:div w:id="1892692519">
      <w:bodyDiv w:val="1"/>
      <w:marLeft w:val="0"/>
      <w:marRight w:val="0"/>
      <w:marTop w:val="0"/>
      <w:marBottom w:val="0"/>
      <w:divBdr>
        <w:top w:val="none" w:sz="0" w:space="0" w:color="auto"/>
        <w:left w:val="none" w:sz="0" w:space="0" w:color="auto"/>
        <w:bottom w:val="none" w:sz="0" w:space="0" w:color="auto"/>
        <w:right w:val="none" w:sz="0" w:space="0" w:color="auto"/>
      </w:divBdr>
    </w:div>
    <w:div w:id="1896237000">
      <w:bodyDiv w:val="1"/>
      <w:marLeft w:val="0"/>
      <w:marRight w:val="0"/>
      <w:marTop w:val="0"/>
      <w:marBottom w:val="0"/>
      <w:divBdr>
        <w:top w:val="none" w:sz="0" w:space="0" w:color="auto"/>
        <w:left w:val="none" w:sz="0" w:space="0" w:color="auto"/>
        <w:bottom w:val="none" w:sz="0" w:space="0" w:color="auto"/>
        <w:right w:val="none" w:sz="0" w:space="0" w:color="auto"/>
      </w:divBdr>
    </w:div>
    <w:div w:id="1897468106">
      <w:bodyDiv w:val="1"/>
      <w:marLeft w:val="0"/>
      <w:marRight w:val="0"/>
      <w:marTop w:val="0"/>
      <w:marBottom w:val="0"/>
      <w:divBdr>
        <w:top w:val="none" w:sz="0" w:space="0" w:color="auto"/>
        <w:left w:val="none" w:sz="0" w:space="0" w:color="auto"/>
        <w:bottom w:val="none" w:sz="0" w:space="0" w:color="auto"/>
        <w:right w:val="none" w:sz="0" w:space="0" w:color="auto"/>
      </w:divBdr>
    </w:div>
    <w:div w:id="1897818829">
      <w:bodyDiv w:val="1"/>
      <w:marLeft w:val="0"/>
      <w:marRight w:val="0"/>
      <w:marTop w:val="0"/>
      <w:marBottom w:val="0"/>
      <w:divBdr>
        <w:top w:val="none" w:sz="0" w:space="0" w:color="auto"/>
        <w:left w:val="none" w:sz="0" w:space="0" w:color="auto"/>
        <w:bottom w:val="none" w:sz="0" w:space="0" w:color="auto"/>
        <w:right w:val="none" w:sz="0" w:space="0" w:color="auto"/>
      </w:divBdr>
    </w:div>
    <w:div w:id="1898010695">
      <w:bodyDiv w:val="1"/>
      <w:marLeft w:val="0"/>
      <w:marRight w:val="0"/>
      <w:marTop w:val="0"/>
      <w:marBottom w:val="0"/>
      <w:divBdr>
        <w:top w:val="none" w:sz="0" w:space="0" w:color="auto"/>
        <w:left w:val="none" w:sz="0" w:space="0" w:color="auto"/>
        <w:bottom w:val="none" w:sz="0" w:space="0" w:color="auto"/>
        <w:right w:val="none" w:sz="0" w:space="0" w:color="auto"/>
      </w:divBdr>
    </w:div>
    <w:div w:id="1898122058">
      <w:bodyDiv w:val="1"/>
      <w:marLeft w:val="0"/>
      <w:marRight w:val="0"/>
      <w:marTop w:val="0"/>
      <w:marBottom w:val="0"/>
      <w:divBdr>
        <w:top w:val="none" w:sz="0" w:space="0" w:color="auto"/>
        <w:left w:val="none" w:sz="0" w:space="0" w:color="auto"/>
        <w:bottom w:val="none" w:sz="0" w:space="0" w:color="auto"/>
        <w:right w:val="none" w:sz="0" w:space="0" w:color="auto"/>
      </w:divBdr>
    </w:div>
    <w:div w:id="1898200855">
      <w:bodyDiv w:val="1"/>
      <w:marLeft w:val="0"/>
      <w:marRight w:val="0"/>
      <w:marTop w:val="0"/>
      <w:marBottom w:val="0"/>
      <w:divBdr>
        <w:top w:val="none" w:sz="0" w:space="0" w:color="auto"/>
        <w:left w:val="none" w:sz="0" w:space="0" w:color="auto"/>
        <w:bottom w:val="none" w:sz="0" w:space="0" w:color="auto"/>
        <w:right w:val="none" w:sz="0" w:space="0" w:color="auto"/>
      </w:divBdr>
    </w:div>
    <w:div w:id="1899168516">
      <w:bodyDiv w:val="1"/>
      <w:marLeft w:val="0"/>
      <w:marRight w:val="0"/>
      <w:marTop w:val="0"/>
      <w:marBottom w:val="0"/>
      <w:divBdr>
        <w:top w:val="none" w:sz="0" w:space="0" w:color="auto"/>
        <w:left w:val="none" w:sz="0" w:space="0" w:color="auto"/>
        <w:bottom w:val="none" w:sz="0" w:space="0" w:color="auto"/>
        <w:right w:val="none" w:sz="0" w:space="0" w:color="auto"/>
      </w:divBdr>
    </w:div>
    <w:div w:id="1900241941">
      <w:bodyDiv w:val="1"/>
      <w:marLeft w:val="0"/>
      <w:marRight w:val="0"/>
      <w:marTop w:val="0"/>
      <w:marBottom w:val="0"/>
      <w:divBdr>
        <w:top w:val="none" w:sz="0" w:space="0" w:color="auto"/>
        <w:left w:val="none" w:sz="0" w:space="0" w:color="auto"/>
        <w:bottom w:val="none" w:sz="0" w:space="0" w:color="auto"/>
        <w:right w:val="none" w:sz="0" w:space="0" w:color="auto"/>
      </w:divBdr>
      <w:divsChild>
        <w:div w:id="71508724">
          <w:marLeft w:val="1166"/>
          <w:marRight w:val="0"/>
          <w:marTop w:val="96"/>
          <w:marBottom w:val="0"/>
          <w:divBdr>
            <w:top w:val="none" w:sz="0" w:space="0" w:color="auto"/>
            <w:left w:val="none" w:sz="0" w:space="0" w:color="auto"/>
            <w:bottom w:val="none" w:sz="0" w:space="0" w:color="auto"/>
            <w:right w:val="none" w:sz="0" w:space="0" w:color="auto"/>
          </w:divBdr>
        </w:div>
        <w:div w:id="2113937730">
          <w:marLeft w:val="533"/>
          <w:marRight w:val="0"/>
          <w:marTop w:val="115"/>
          <w:marBottom w:val="0"/>
          <w:divBdr>
            <w:top w:val="none" w:sz="0" w:space="0" w:color="auto"/>
            <w:left w:val="none" w:sz="0" w:space="0" w:color="auto"/>
            <w:bottom w:val="none" w:sz="0" w:space="0" w:color="auto"/>
            <w:right w:val="none" w:sz="0" w:space="0" w:color="auto"/>
          </w:divBdr>
        </w:div>
      </w:divsChild>
    </w:div>
    <w:div w:id="1900359102">
      <w:bodyDiv w:val="1"/>
      <w:marLeft w:val="0"/>
      <w:marRight w:val="0"/>
      <w:marTop w:val="0"/>
      <w:marBottom w:val="0"/>
      <w:divBdr>
        <w:top w:val="none" w:sz="0" w:space="0" w:color="auto"/>
        <w:left w:val="none" w:sz="0" w:space="0" w:color="auto"/>
        <w:bottom w:val="none" w:sz="0" w:space="0" w:color="auto"/>
        <w:right w:val="none" w:sz="0" w:space="0" w:color="auto"/>
      </w:divBdr>
    </w:div>
    <w:div w:id="1901749260">
      <w:bodyDiv w:val="1"/>
      <w:marLeft w:val="0"/>
      <w:marRight w:val="0"/>
      <w:marTop w:val="0"/>
      <w:marBottom w:val="0"/>
      <w:divBdr>
        <w:top w:val="none" w:sz="0" w:space="0" w:color="auto"/>
        <w:left w:val="none" w:sz="0" w:space="0" w:color="auto"/>
        <w:bottom w:val="none" w:sz="0" w:space="0" w:color="auto"/>
        <w:right w:val="none" w:sz="0" w:space="0" w:color="auto"/>
      </w:divBdr>
    </w:div>
    <w:div w:id="1902977975">
      <w:bodyDiv w:val="1"/>
      <w:marLeft w:val="0"/>
      <w:marRight w:val="0"/>
      <w:marTop w:val="0"/>
      <w:marBottom w:val="0"/>
      <w:divBdr>
        <w:top w:val="none" w:sz="0" w:space="0" w:color="auto"/>
        <w:left w:val="none" w:sz="0" w:space="0" w:color="auto"/>
        <w:bottom w:val="none" w:sz="0" w:space="0" w:color="auto"/>
        <w:right w:val="none" w:sz="0" w:space="0" w:color="auto"/>
      </w:divBdr>
    </w:div>
    <w:div w:id="1903519914">
      <w:bodyDiv w:val="1"/>
      <w:marLeft w:val="0"/>
      <w:marRight w:val="0"/>
      <w:marTop w:val="0"/>
      <w:marBottom w:val="0"/>
      <w:divBdr>
        <w:top w:val="none" w:sz="0" w:space="0" w:color="auto"/>
        <w:left w:val="none" w:sz="0" w:space="0" w:color="auto"/>
        <w:bottom w:val="none" w:sz="0" w:space="0" w:color="auto"/>
        <w:right w:val="none" w:sz="0" w:space="0" w:color="auto"/>
      </w:divBdr>
      <w:divsChild>
        <w:div w:id="810682531">
          <w:marLeft w:val="547"/>
          <w:marRight w:val="0"/>
          <w:marTop w:val="134"/>
          <w:marBottom w:val="0"/>
          <w:divBdr>
            <w:top w:val="none" w:sz="0" w:space="0" w:color="auto"/>
            <w:left w:val="none" w:sz="0" w:space="0" w:color="auto"/>
            <w:bottom w:val="none" w:sz="0" w:space="0" w:color="auto"/>
            <w:right w:val="none" w:sz="0" w:space="0" w:color="auto"/>
          </w:divBdr>
        </w:div>
        <w:div w:id="813180637">
          <w:marLeft w:val="547"/>
          <w:marRight w:val="0"/>
          <w:marTop w:val="134"/>
          <w:marBottom w:val="0"/>
          <w:divBdr>
            <w:top w:val="none" w:sz="0" w:space="0" w:color="auto"/>
            <w:left w:val="none" w:sz="0" w:space="0" w:color="auto"/>
            <w:bottom w:val="none" w:sz="0" w:space="0" w:color="auto"/>
            <w:right w:val="none" w:sz="0" w:space="0" w:color="auto"/>
          </w:divBdr>
        </w:div>
        <w:div w:id="969550700">
          <w:marLeft w:val="1166"/>
          <w:marRight w:val="0"/>
          <w:marTop w:val="115"/>
          <w:marBottom w:val="0"/>
          <w:divBdr>
            <w:top w:val="none" w:sz="0" w:space="0" w:color="auto"/>
            <w:left w:val="none" w:sz="0" w:space="0" w:color="auto"/>
            <w:bottom w:val="none" w:sz="0" w:space="0" w:color="auto"/>
            <w:right w:val="none" w:sz="0" w:space="0" w:color="auto"/>
          </w:divBdr>
        </w:div>
        <w:div w:id="1839078431">
          <w:marLeft w:val="1166"/>
          <w:marRight w:val="0"/>
          <w:marTop w:val="115"/>
          <w:marBottom w:val="0"/>
          <w:divBdr>
            <w:top w:val="none" w:sz="0" w:space="0" w:color="auto"/>
            <w:left w:val="none" w:sz="0" w:space="0" w:color="auto"/>
            <w:bottom w:val="none" w:sz="0" w:space="0" w:color="auto"/>
            <w:right w:val="none" w:sz="0" w:space="0" w:color="auto"/>
          </w:divBdr>
        </w:div>
        <w:div w:id="1877429971">
          <w:marLeft w:val="547"/>
          <w:marRight w:val="0"/>
          <w:marTop w:val="134"/>
          <w:marBottom w:val="0"/>
          <w:divBdr>
            <w:top w:val="none" w:sz="0" w:space="0" w:color="auto"/>
            <w:left w:val="none" w:sz="0" w:space="0" w:color="auto"/>
            <w:bottom w:val="none" w:sz="0" w:space="0" w:color="auto"/>
            <w:right w:val="none" w:sz="0" w:space="0" w:color="auto"/>
          </w:divBdr>
        </w:div>
        <w:div w:id="1986545220">
          <w:marLeft w:val="1166"/>
          <w:marRight w:val="0"/>
          <w:marTop w:val="96"/>
          <w:marBottom w:val="0"/>
          <w:divBdr>
            <w:top w:val="none" w:sz="0" w:space="0" w:color="auto"/>
            <w:left w:val="none" w:sz="0" w:space="0" w:color="auto"/>
            <w:bottom w:val="none" w:sz="0" w:space="0" w:color="auto"/>
            <w:right w:val="none" w:sz="0" w:space="0" w:color="auto"/>
          </w:divBdr>
        </w:div>
      </w:divsChild>
    </w:div>
    <w:div w:id="1903520314">
      <w:bodyDiv w:val="1"/>
      <w:marLeft w:val="0"/>
      <w:marRight w:val="0"/>
      <w:marTop w:val="0"/>
      <w:marBottom w:val="0"/>
      <w:divBdr>
        <w:top w:val="none" w:sz="0" w:space="0" w:color="auto"/>
        <w:left w:val="none" w:sz="0" w:space="0" w:color="auto"/>
        <w:bottom w:val="none" w:sz="0" w:space="0" w:color="auto"/>
        <w:right w:val="none" w:sz="0" w:space="0" w:color="auto"/>
      </w:divBdr>
    </w:div>
    <w:div w:id="1903639096">
      <w:bodyDiv w:val="1"/>
      <w:marLeft w:val="0"/>
      <w:marRight w:val="0"/>
      <w:marTop w:val="0"/>
      <w:marBottom w:val="0"/>
      <w:divBdr>
        <w:top w:val="none" w:sz="0" w:space="0" w:color="auto"/>
        <w:left w:val="none" w:sz="0" w:space="0" w:color="auto"/>
        <w:bottom w:val="none" w:sz="0" w:space="0" w:color="auto"/>
        <w:right w:val="none" w:sz="0" w:space="0" w:color="auto"/>
      </w:divBdr>
    </w:div>
    <w:div w:id="1904218503">
      <w:bodyDiv w:val="1"/>
      <w:marLeft w:val="0"/>
      <w:marRight w:val="0"/>
      <w:marTop w:val="0"/>
      <w:marBottom w:val="0"/>
      <w:divBdr>
        <w:top w:val="none" w:sz="0" w:space="0" w:color="auto"/>
        <w:left w:val="none" w:sz="0" w:space="0" w:color="auto"/>
        <w:bottom w:val="none" w:sz="0" w:space="0" w:color="auto"/>
        <w:right w:val="none" w:sz="0" w:space="0" w:color="auto"/>
      </w:divBdr>
    </w:div>
    <w:div w:id="1905875880">
      <w:bodyDiv w:val="1"/>
      <w:marLeft w:val="0"/>
      <w:marRight w:val="0"/>
      <w:marTop w:val="0"/>
      <w:marBottom w:val="0"/>
      <w:divBdr>
        <w:top w:val="none" w:sz="0" w:space="0" w:color="auto"/>
        <w:left w:val="none" w:sz="0" w:space="0" w:color="auto"/>
        <w:bottom w:val="none" w:sz="0" w:space="0" w:color="auto"/>
        <w:right w:val="none" w:sz="0" w:space="0" w:color="auto"/>
      </w:divBdr>
    </w:div>
    <w:div w:id="1906180231">
      <w:bodyDiv w:val="1"/>
      <w:marLeft w:val="0"/>
      <w:marRight w:val="0"/>
      <w:marTop w:val="0"/>
      <w:marBottom w:val="0"/>
      <w:divBdr>
        <w:top w:val="none" w:sz="0" w:space="0" w:color="auto"/>
        <w:left w:val="none" w:sz="0" w:space="0" w:color="auto"/>
        <w:bottom w:val="none" w:sz="0" w:space="0" w:color="auto"/>
        <w:right w:val="none" w:sz="0" w:space="0" w:color="auto"/>
      </w:divBdr>
    </w:div>
    <w:div w:id="1906720364">
      <w:bodyDiv w:val="1"/>
      <w:marLeft w:val="0"/>
      <w:marRight w:val="0"/>
      <w:marTop w:val="0"/>
      <w:marBottom w:val="0"/>
      <w:divBdr>
        <w:top w:val="none" w:sz="0" w:space="0" w:color="auto"/>
        <w:left w:val="none" w:sz="0" w:space="0" w:color="auto"/>
        <w:bottom w:val="none" w:sz="0" w:space="0" w:color="auto"/>
        <w:right w:val="none" w:sz="0" w:space="0" w:color="auto"/>
      </w:divBdr>
      <w:divsChild>
        <w:div w:id="272791760">
          <w:marLeft w:val="547"/>
          <w:marRight w:val="0"/>
          <w:marTop w:val="154"/>
          <w:marBottom w:val="0"/>
          <w:divBdr>
            <w:top w:val="none" w:sz="0" w:space="0" w:color="auto"/>
            <w:left w:val="none" w:sz="0" w:space="0" w:color="auto"/>
            <w:bottom w:val="none" w:sz="0" w:space="0" w:color="auto"/>
            <w:right w:val="none" w:sz="0" w:space="0" w:color="auto"/>
          </w:divBdr>
        </w:div>
      </w:divsChild>
    </w:div>
    <w:div w:id="1908611724">
      <w:bodyDiv w:val="1"/>
      <w:marLeft w:val="0"/>
      <w:marRight w:val="0"/>
      <w:marTop w:val="0"/>
      <w:marBottom w:val="0"/>
      <w:divBdr>
        <w:top w:val="none" w:sz="0" w:space="0" w:color="auto"/>
        <w:left w:val="none" w:sz="0" w:space="0" w:color="auto"/>
        <w:bottom w:val="none" w:sz="0" w:space="0" w:color="auto"/>
        <w:right w:val="none" w:sz="0" w:space="0" w:color="auto"/>
      </w:divBdr>
      <w:divsChild>
        <w:div w:id="434323873">
          <w:marLeft w:val="547"/>
          <w:marRight w:val="0"/>
          <w:marTop w:val="115"/>
          <w:marBottom w:val="0"/>
          <w:divBdr>
            <w:top w:val="none" w:sz="0" w:space="0" w:color="auto"/>
            <w:left w:val="none" w:sz="0" w:space="0" w:color="auto"/>
            <w:bottom w:val="none" w:sz="0" w:space="0" w:color="auto"/>
            <w:right w:val="none" w:sz="0" w:space="0" w:color="auto"/>
          </w:divBdr>
        </w:div>
        <w:div w:id="624852190">
          <w:marLeft w:val="1166"/>
          <w:marRight w:val="0"/>
          <w:marTop w:val="96"/>
          <w:marBottom w:val="0"/>
          <w:divBdr>
            <w:top w:val="none" w:sz="0" w:space="0" w:color="auto"/>
            <w:left w:val="none" w:sz="0" w:space="0" w:color="auto"/>
            <w:bottom w:val="none" w:sz="0" w:space="0" w:color="auto"/>
            <w:right w:val="none" w:sz="0" w:space="0" w:color="auto"/>
          </w:divBdr>
        </w:div>
        <w:div w:id="693968250">
          <w:marLeft w:val="1800"/>
          <w:marRight w:val="0"/>
          <w:marTop w:val="96"/>
          <w:marBottom w:val="0"/>
          <w:divBdr>
            <w:top w:val="none" w:sz="0" w:space="0" w:color="auto"/>
            <w:left w:val="none" w:sz="0" w:space="0" w:color="auto"/>
            <w:bottom w:val="none" w:sz="0" w:space="0" w:color="auto"/>
            <w:right w:val="none" w:sz="0" w:space="0" w:color="auto"/>
          </w:divBdr>
        </w:div>
        <w:div w:id="1272083807">
          <w:marLeft w:val="1800"/>
          <w:marRight w:val="0"/>
          <w:marTop w:val="96"/>
          <w:marBottom w:val="0"/>
          <w:divBdr>
            <w:top w:val="none" w:sz="0" w:space="0" w:color="auto"/>
            <w:left w:val="none" w:sz="0" w:space="0" w:color="auto"/>
            <w:bottom w:val="none" w:sz="0" w:space="0" w:color="auto"/>
            <w:right w:val="none" w:sz="0" w:space="0" w:color="auto"/>
          </w:divBdr>
        </w:div>
        <w:div w:id="1641299049">
          <w:marLeft w:val="1166"/>
          <w:marRight w:val="0"/>
          <w:marTop w:val="96"/>
          <w:marBottom w:val="0"/>
          <w:divBdr>
            <w:top w:val="none" w:sz="0" w:space="0" w:color="auto"/>
            <w:left w:val="none" w:sz="0" w:space="0" w:color="auto"/>
            <w:bottom w:val="none" w:sz="0" w:space="0" w:color="auto"/>
            <w:right w:val="none" w:sz="0" w:space="0" w:color="auto"/>
          </w:divBdr>
        </w:div>
        <w:div w:id="1748654278">
          <w:marLeft w:val="547"/>
          <w:marRight w:val="0"/>
          <w:marTop w:val="115"/>
          <w:marBottom w:val="0"/>
          <w:divBdr>
            <w:top w:val="none" w:sz="0" w:space="0" w:color="auto"/>
            <w:left w:val="none" w:sz="0" w:space="0" w:color="auto"/>
            <w:bottom w:val="none" w:sz="0" w:space="0" w:color="auto"/>
            <w:right w:val="none" w:sz="0" w:space="0" w:color="auto"/>
          </w:divBdr>
        </w:div>
      </w:divsChild>
    </w:div>
    <w:div w:id="1908803886">
      <w:bodyDiv w:val="1"/>
      <w:marLeft w:val="0"/>
      <w:marRight w:val="0"/>
      <w:marTop w:val="0"/>
      <w:marBottom w:val="0"/>
      <w:divBdr>
        <w:top w:val="none" w:sz="0" w:space="0" w:color="auto"/>
        <w:left w:val="none" w:sz="0" w:space="0" w:color="auto"/>
        <w:bottom w:val="none" w:sz="0" w:space="0" w:color="auto"/>
        <w:right w:val="none" w:sz="0" w:space="0" w:color="auto"/>
      </w:divBdr>
      <w:divsChild>
        <w:div w:id="152570418">
          <w:marLeft w:val="547"/>
          <w:marRight w:val="0"/>
          <w:marTop w:val="96"/>
          <w:marBottom w:val="0"/>
          <w:divBdr>
            <w:top w:val="none" w:sz="0" w:space="0" w:color="auto"/>
            <w:left w:val="none" w:sz="0" w:space="0" w:color="auto"/>
            <w:bottom w:val="none" w:sz="0" w:space="0" w:color="auto"/>
            <w:right w:val="none" w:sz="0" w:space="0" w:color="auto"/>
          </w:divBdr>
        </w:div>
        <w:div w:id="633759665">
          <w:marLeft w:val="547"/>
          <w:marRight w:val="0"/>
          <w:marTop w:val="96"/>
          <w:marBottom w:val="0"/>
          <w:divBdr>
            <w:top w:val="none" w:sz="0" w:space="0" w:color="auto"/>
            <w:left w:val="none" w:sz="0" w:space="0" w:color="auto"/>
            <w:bottom w:val="none" w:sz="0" w:space="0" w:color="auto"/>
            <w:right w:val="none" w:sz="0" w:space="0" w:color="auto"/>
          </w:divBdr>
        </w:div>
        <w:div w:id="1120341626">
          <w:marLeft w:val="547"/>
          <w:marRight w:val="0"/>
          <w:marTop w:val="96"/>
          <w:marBottom w:val="0"/>
          <w:divBdr>
            <w:top w:val="none" w:sz="0" w:space="0" w:color="auto"/>
            <w:left w:val="none" w:sz="0" w:space="0" w:color="auto"/>
            <w:bottom w:val="none" w:sz="0" w:space="0" w:color="auto"/>
            <w:right w:val="none" w:sz="0" w:space="0" w:color="auto"/>
          </w:divBdr>
        </w:div>
        <w:div w:id="1142380710">
          <w:marLeft w:val="547"/>
          <w:marRight w:val="0"/>
          <w:marTop w:val="96"/>
          <w:marBottom w:val="0"/>
          <w:divBdr>
            <w:top w:val="none" w:sz="0" w:space="0" w:color="auto"/>
            <w:left w:val="none" w:sz="0" w:space="0" w:color="auto"/>
            <w:bottom w:val="none" w:sz="0" w:space="0" w:color="auto"/>
            <w:right w:val="none" w:sz="0" w:space="0" w:color="auto"/>
          </w:divBdr>
        </w:div>
        <w:div w:id="1483697545">
          <w:marLeft w:val="1166"/>
          <w:marRight w:val="0"/>
          <w:marTop w:val="86"/>
          <w:marBottom w:val="0"/>
          <w:divBdr>
            <w:top w:val="none" w:sz="0" w:space="0" w:color="auto"/>
            <w:left w:val="none" w:sz="0" w:space="0" w:color="auto"/>
            <w:bottom w:val="none" w:sz="0" w:space="0" w:color="auto"/>
            <w:right w:val="none" w:sz="0" w:space="0" w:color="auto"/>
          </w:divBdr>
        </w:div>
        <w:div w:id="1719235332">
          <w:marLeft w:val="1166"/>
          <w:marRight w:val="0"/>
          <w:marTop w:val="86"/>
          <w:marBottom w:val="0"/>
          <w:divBdr>
            <w:top w:val="none" w:sz="0" w:space="0" w:color="auto"/>
            <w:left w:val="none" w:sz="0" w:space="0" w:color="auto"/>
            <w:bottom w:val="none" w:sz="0" w:space="0" w:color="auto"/>
            <w:right w:val="none" w:sz="0" w:space="0" w:color="auto"/>
          </w:divBdr>
        </w:div>
      </w:divsChild>
    </w:div>
    <w:div w:id="1911504581">
      <w:bodyDiv w:val="1"/>
      <w:marLeft w:val="0"/>
      <w:marRight w:val="0"/>
      <w:marTop w:val="0"/>
      <w:marBottom w:val="0"/>
      <w:divBdr>
        <w:top w:val="none" w:sz="0" w:space="0" w:color="auto"/>
        <w:left w:val="none" w:sz="0" w:space="0" w:color="auto"/>
        <w:bottom w:val="none" w:sz="0" w:space="0" w:color="auto"/>
        <w:right w:val="none" w:sz="0" w:space="0" w:color="auto"/>
      </w:divBdr>
    </w:div>
    <w:div w:id="1911698366">
      <w:bodyDiv w:val="1"/>
      <w:marLeft w:val="0"/>
      <w:marRight w:val="0"/>
      <w:marTop w:val="0"/>
      <w:marBottom w:val="0"/>
      <w:divBdr>
        <w:top w:val="none" w:sz="0" w:space="0" w:color="auto"/>
        <w:left w:val="none" w:sz="0" w:space="0" w:color="auto"/>
        <w:bottom w:val="none" w:sz="0" w:space="0" w:color="auto"/>
        <w:right w:val="none" w:sz="0" w:space="0" w:color="auto"/>
      </w:divBdr>
    </w:div>
    <w:div w:id="1911766967">
      <w:bodyDiv w:val="1"/>
      <w:marLeft w:val="0"/>
      <w:marRight w:val="0"/>
      <w:marTop w:val="0"/>
      <w:marBottom w:val="0"/>
      <w:divBdr>
        <w:top w:val="none" w:sz="0" w:space="0" w:color="auto"/>
        <w:left w:val="none" w:sz="0" w:space="0" w:color="auto"/>
        <w:bottom w:val="none" w:sz="0" w:space="0" w:color="auto"/>
        <w:right w:val="none" w:sz="0" w:space="0" w:color="auto"/>
      </w:divBdr>
    </w:div>
    <w:div w:id="1913274058">
      <w:bodyDiv w:val="1"/>
      <w:marLeft w:val="0"/>
      <w:marRight w:val="0"/>
      <w:marTop w:val="0"/>
      <w:marBottom w:val="0"/>
      <w:divBdr>
        <w:top w:val="none" w:sz="0" w:space="0" w:color="auto"/>
        <w:left w:val="none" w:sz="0" w:space="0" w:color="auto"/>
        <w:bottom w:val="none" w:sz="0" w:space="0" w:color="auto"/>
        <w:right w:val="none" w:sz="0" w:space="0" w:color="auto"/>
      </w:divBdr>
      <w:divsChild>
        <w:div w:id="72317553">
          <w:marLeft w:val="1166"/>
          <w:marRight w:val="0"/>
          <w:marTop w:val="86"/>
          <w:marBottom w:val="0"/>
          <w:divBdr>
            <w:top w:val="none" w:sz="0" w:space="0" w:color="auto"/>
            <w:left w:val="none" w:sz="0" w:space="0" w:color="auto"/>
            <w:bottom w:val="none" w:sz="0" w:space="0" w:color="auto"/>
            <w:right w:val="none" w:sz="0" w:space="0" w:color="auto"/>
          </w:divBdr>
        </w:div>
        <w:div w:id="461770883">
          <w:marLeft w:val="547"/>
          <w:marRight w:val="0"/>
          <w:marTop w:val="96"/>
          <w:marBottom w:val="0"/>
          <w:divBdr>
            <w:top w:val="none" w:sz="0" w:space="0" w:color="auto"/>
            <w:left w:val="none" w:sz="0" w:space="0" w:color="auto"/>
            <w:bottom w:val="none" w:sz="0" w:space="0" w:color="auto"/>
            <w:right w:val="none" w:sz="0" w:space="0" w:color="auto"/>
          </w:divBdr>
        </w:div>
        <w:div w:id="469637240">
          <w:marLeft w:val="1166"/>
          <w:marRight w:val="0"/>
          <w:marTop w:val="86"/>
          <w:marBottom w:val="0"/>
          <w:divBdr>
            <w:top w:val="none" w:sz="0" w:space="0" w:color="auto"/>
            <w:left w:val="none" w:sz="0" w:space="0" w:color="auto"/>
            <w:bottom w:val="none" w:sz="0" w:space="0" w:color="auto"/>
            <w:right w:val="none" w:sz="0" w:space="0" w:color="auto"/>
          </w:divBdr>
        </w:div>
        <w:div w:id="711542842">
          <w:marLeft w:val="547"/>
          <w:marRight w:val="0"/>
          <w:marTop w:val="96"/>
          <w:marBottom w:val="0"/>
          <w:divBdr>
            <w:top w:val="none" w:sz="0" w:space="0" w:color="auto"/>
            <w:left w:val="none" w:sz="0" w:space="0" w:color="auto"/>
            <w:bottom w:val="none" w:sz="0" w:space="0" w:color="auto"/>
            <w:right w:val="none" w:sz="0" w:space="0" w:color="auto"/>
          </w:divBdr>
        </w:div>
        <w:div w:id="784152447">
          <w:marLeft w:val="1800"/>
          <w:marRight w:val="0"/>
          <w:marTop w:val="67"/>
          <w:marBottom w:val="0"/>
          <w:divBdr>
            <w:top w:val="none" w:sz="0" w:space="0" w:color="auto"/>
            <w:left w:val="none" w:sz="0" w:space="0" w:color="auto"/>
            <w:bottom w:val="none" w:sz="0" w:space="0" w:color="auto"/>
            <w:right w:val="none" w:sz="0" w:space="0" w:color="auto"/>
          </w:divBdr>
        </w:div>
        <w:div w:id="953054619">
          <w:marLeft w:val="1166"/>
          <w:marRight w:val="0"/>
          <w:marTop w:val="86"/>
          <w:marBottom w:val="0"/>
          <w:divBdr>
            <w:top w:val="none" w:sz="0" w:space="0" w:color="auto"/>
            <w:left w:val="none" w:sz="0" w:space="0" w:color="auto"/>
            <w:bottom w:val="none" w:sz="0" w:space="0" w:color="auto"/>
            <w:right w:val="none" w:sz="0" w:space="0" w:color="auto"/>
          </w:divBdr>
        </w:div>
        <w:div w:id="1014914523">
          <w:marLeft w:val="1800"/>
          <w:marRight w:val="0"/>
          <w:marTop w:val="67"/>
          <w:marBottom w:val="0"/>
          <w:divBdr>
            <w:top w:val="none" w:sz="0" w:space="0" w:color="auto"/>
            <w:left w:val="none" w:sz="0" w:space="0" w:color="auto"/>
            <w:bottom w:val="none" w:sz="0" w:space="0" w:color="auto"/>
            <w:right w:val="none" w:sz="0" w:space="0" w:color="auto"/>
          </w:divBdr>
        </w:div>
        <w:div w:id="1112702254">
          <w:marLeft w:val="547"/>
          <w:marRight w:val="0"/>
          <w:marTop w:val="86"/>
          <w:marBottom w:val="0"/>
          <w:divBdr>
            <w:top w:val="none" w:sz="0" w:space="0" w:color="auto"/>
            <w:left w:val="none" w:sz="0" w:space="0" w:color="auto"/>
            <w:bottom w:val="none" w:sz="0" w:space="0" w:color="auto"/>
            <w:right w:val="none" w:sz="0" w:space="0" w:color="auto"/>
          </w:divBdr>
        </w:div>
        <w:div w:id="1247038093">
          <w:marLeft w:val="1166"/>
          <w:marRight w:val="0"/>
          <w:marTop w:val="86"/>
          <w:marBottom w:val="0"/>
          <w:divBdr>
            <w:top w:val="none" w:sz="0" w:space="0" w:color="auto"/>
            <w:left w:val="none" w:sz="0" w:space="0" w:color="auto"/>
            <w:bottom w:val="none" w:sz="0" w:space="0" w:color="auto"/>
            <w:right w:val="none" w:sz="0" w:space="0" w:color="auto"/>
          </w:divBdr>
        </w:div>
        <w:div w:id="1276015745">
          <w:marLeft w:val="1166"/>
          <w:marRight w:val="0"/>
          <w:marTop w:val="86"/>
          <w:marBottom w:val="0"/>
          <w:divBdr>
            <w:top w:val="none" w:sz="0" w:space="0" w:color="auto"/>
            <w:left w:val="none" w:sz="0" w:space="0" w:color="auto"/>
            <w:bottom w:val="none" w:sz="0" w:space="0" w:color="auto"/>
            <w:right w:val="none" w:sz="0" w:space="0" w:color="auto"/>
          </w:divBdr>
        </w:div>
        <w:div w:id="1367869368">
          <w:marLeft w:val="547"/>
          <w:marRight w:val="0"/>
          <w:marTop w:val="86"/>
          <w:marBottom w:val="0"/>
          <w:divBdr>
            <w:top w:val="none" w:sz="0" w:space="0" w:color="auto"/>
            <w:left w:val="none" w:sz="0" w:space="0" w:color="auto"/>
            <w:bottom w:val="none" w:sz="0" w:space="0" w:color="auto"/>
            <w:right w:val="none" w:sz="0" w:space="0" w:color="auto"/>
          </w:divBdr>
        </w:div>
        <w:div w:id="1518736463">
          <w:marLeft w:val="547"/>
          <w:marRight w:val="0"/>
          <w:marTop w:val="96"/>
          <w:marBottom w:val="0"/>
          <w:divBdr>
            <w:top w:val="none" w:sz="0" w:space="0" w:color="auto"/>
            <w:left w:val="none" w:sz="0" w:space="0" w:color="auto"/>
            <w:bottom w:val="none" w:sz="0" w:space="0" w:color="auto"/>
            <w:right w:val="none" w:sz="0" w:space="0" w:color="auto"/>
          </w:divBdr>
        </w:div>
        <w:div w:id="1699355539">
          <w:marLeft w:val="1166"/>
          <w:marRight w:val="0"/>
          <w:marTop w:val="86"/>
          <w:marBottom w:val="0"/>
          <w:divBdr>
            <w:top w:val="none" w:sz="0" w:space="0" w:color="auto"/>
            <w:left w:val="none" w:sz="0" w:space="0" w:color="auto"/>
            <w:bottom w:val="none" w:sz="0" w:space="0" w:color="auto"/>
            <w:right w:val="none" w:sz="0" w:space="0" w:color="auto"/>
          </w:divBdr>
        </w:div>
        <w:div w:id="2080515836">
          <w:marLeft w:val="1166"/>
          <w:marRight w:val="0"/>
          <w:marTop w:val="86"/>
          <w:marBottom w:val="0"/>
          <w:divBdr>
            <w:top w:val="none" w:sz="0" w:space="0" w:color="auto"/>
            <w:left w:val="none" w:sz="0" w:space="0" w:color="auto"/>
            <w:bottom w:val="none" w:sz="0" w:space="0" w:color="auto"/>
            <w:right w:val="none" w:sz="0" w:space="0" w:color="auto"/>
          </w:divBdr>
        </w:div>
      </w:divsChild>
    </w:div>
    <w:div w:id="1913464346">
      <w:bodyDiv w:val="1"/>
      <w:marLeft w:val="0"/>
      <w:marRight w:val="0"/>
      <w:marTop w:val="0"/>
      <w:marBottom w:val="0"/>
      <w:divBdr>
        <w:top w:val="none" w:sz="0" w:space="0" w:color="auto"/>
        <w:left w:val="none" w:sz="0" w:space="0" w:color="auto"/>
        <w:bottom w:val="none" w:sz="0" w:space="0" w:color="auto"/>
        <w:right w:val="none" w:sz="0" w:space="0" w:color="auto"/>
      </w:divBdr>
    </w:div>
    <w:div w:id="1914000322">
      <w:bodyDiv w:val="1"/>
      <w:marLeft w:val="0"/>
      <w:marRight w:val="0"/>
      <w:marTop w:val="0"/>
      <w:marBottom w:val="0"/>
      <w:divBdr>
        <w:top w:val="none" w:sz="0" w:space="0" w:color="auto"/>
        <w:left w:val="none" w:sz="0" w:space="0" w:color="auto"/>
        <w:bottom w:val="none" w:sz="0" w:space="0" w:color="auto"/>
        <w:right w:val="none" w:sz="0" w:space="0" w:color="auto"/>
      </w:divBdr>
      <w:divsChild>
        <w:div w:id="1480615015">
          <w:marLeft w:val="0"/>
          <w:marRight w:val="0"/>
          <w:marTop w:val="0"/>
          <w:marBottom w:val="0"/>
          <w:divBdr>
            <w:top w:val="none" w:sz="0" w:space="0" w:color="auto"/>
            <w:left w:val="none" w:sz="0" w:space="0" w:color="auto"/>
            <w:bottom w:val="none" w:sz="0" w:space="0" w:color="auto"/>
            <w:right w:val="none" w:sz="0" w:space="0" w:color="auto"/>
          </w:divBdr>
        </w:div>
      </w:divsChild>
    </w:div>
    <w:div w:id="1914579573">
      <w:bodyDiv w:val="1"/>
      <w:marLeft w:val="0"/>
      <w:marRight w:val="0"/>
      <w:marTop w:val="0"/>
      <w:marBottom w:val="0"/>
      <w:divBdr>
        <w:top w:val="none" w:sz="0" w:space="0" w:color="auto"/>
        <w:left w:val="none" w:sz="0" w:space="0" w:color="auto"/>
        <w:bottom w:val="none" w:sz="0" w:space="0" w:color="auto"/>
        <w:right w:val="none" w:sz="0" w:space="0" w:color="auto"/>
      </w:divBdr>
    </w:div>
    <w:div w:id="1915774027">
      <w:bodyDiv w:val="1"/>
      <w:marLeft w:val="0"/>
      <w:marRight w:val="0"/>
      <w:marTop w:val="0"/>
      <w:marBottom w:val="0"/>
      <w:divBdr>
        <w:top w:val="none" w:sz="0" w:space="0" w:color="auto"/>
        <w:left w:val="none" w:sz="0" w:space="0" w:color="auto"/>
        <w:bottom w:val="none" w:sz="0" w:space="0" w:color="auto"/>
        <w:right w:val="none" w:sz="0" w:space="0" w:color="auto"/>
      </w:divBdr>
    </w:div>
    <w:div w:id="1916282814">
      <w:bodyDiv w:val="1"/>
      <w:marLeft w:val="0"/>
      <w:marRight w:val="0"/>
      <w:marTop w:val="0"/>
      <w:marBottom w:val="0"/>
      <w:divBdr>
        <w:top w:val="none" w:sz="0" w:space="0" w:color="auto"/>
        <w:left w:val="none" w:sz="0" w:space="0" w:color="auto"/>
        <w:bottom w:val="none" w:sz="0" w:space="0" w:color="auto"/>
        <w:right w:val="none" w:sz="0" w:space="0" w:color="auto"/>
      </w:divBdr>
    </w:div>
    <w:div w:id="1917206223">
      <w:bodyDiv w:val="1"/>
      <w:marLeft w:val="0"/>
      <w:marRight w:val="0"/>
      <w:marTop w:val="0"/>
      <w:marBottom w:val="0"/>
      <w:divBdr>
        <w:top w:val="none" w:sz="0" w:space="0" w:color="auto"/>
        <w:left w:val="none" w:sz="0" w:space="0" w:color="auto"/>
        <w:bottom w:val="none" w:sz="0" w:space="0" w:color="auto"/>
        <w:right w:val="none" w:sz="0" w:space="0" w:color="auto"/>
      </w:divBdr>
    </w:div>
    <w:div w:id="1917588239">
      <w:bodyDiv w:val="1"/>
      <w:marLeft w:val="0"/>
      <w:marRight w:val="0"/>
      <w:marTop w:val="0"/>
      <w:marBottom w:val="0"/>
      <w:divBdr>
        <w:top w:val="none" w:sz="0" w:space="0" w:color="auto"/>
        <w:left w:val="none" w:sz="0" w:space="0" w:color="auto"/>
        <w:bottom w:val="none" w:sz="0" w:space="0" w:color="auto"/>
        <w:right w:val="none" w:sz="0" w:space="0" w:color="auto"/>
      </w:divBdr>
      <w:divsChild>
        <w:div w:id="393360796">
          <w:marLeft w:val="547"/>
          <w:marRight w:val="0"/>
          <w:marTop w:val="134"/>
          <w:marBottom w:val="0"/>
          <w:divBdr>
            <w:top w:val="none" w:sz="0" w:space="0" w:color="auto"/>
            <w:left w:val="none" w:sz="0" w:space="0" w:color="auto"/>
            <w:bottom w:val="none" w:sz="0" w:space="0" w:color="auto"/>
            <w:right w:val="none" w:sz="0" w:space="0" w:color="auto"/>
          </w:divBdr>
        </w:div>
        <w:div w:id="1510673952">
          <w:marLeft w:val="547"/>
          <w:marRight w:val="0"/>
          <w:marTop w:val="134"/>
          <w:marBottom w:val="0"/>
          <w:divBdr>
            <w:top w:val="none" w:sz="0" w:space="0" w:color="auto"/>
            <w:left w:val="none" w:sz="0" w:space="0" w:color="auto"/>
            <w:bottom w:val="none" w:sz="0" w:space="0" w:color="auto"/>
            <w:right w:val="none" w:sz="0" w:space="0" w:color="auto"/>
          </w:divBdr>
        </w:div>
      </w:divsChild>
    </w:div>
    <w:div w:id="1918131377">
      <w:bodyDiv w:val="1"/>
      <w:marLeft w:val="0"/>
      <w:marRight w:val="0"/>
      <w:marTop w:val="0"/>
      <w:marBottom w:val="0"/>
      <w:divBdr>
        <w:top w:val="none" w:sz="0" w:space="0" w:color="auto"/>
        <w:left w:val="none" w:sz="0" w:space="0" w:color="auto"/>
        <w:bottom w:val="none" w:sz="0" w:space="0" w:color="auto"/>
        <w:right w:val="none" w:sz="0" w:space="0" w:color="auto"/>
      </w:divBdr>
    </w:div>
    <w:div w:id="1918245313">
      <w:bodyDiv w:val="1"/>
      <w:marLeft w:val="0"/>
      <w:marRight w:val="0"/>
      <w:marTop w:val="0"/>
      <w:marBottom w:val="0"/>
      <w:divBdr>
        <w:top w:val="none" w:sz="0" w:space="0" w:color="auto"/>
        <w:left w:val="none" w:sz="0" w:space="0" w:color="auto"/>
        <w:bottom w:val="none" w:sz="0" w:space="0" w:color="auto"/>
        <w:right w:val="none" w:sz="0" w:space="0" w:color="auto"/>
      </w:divBdr>
    </w:div>
    <w:div w:id="1919166910">
      <w:bodyDiv w:val="1"/>
      <w:marLeft w:val="0"/>
      <w:marRight w:val="0"/>
      <w:marTop w:val="0"/>
      <w:marBottom w:val="0"/>
      <w:divBdr>
        <w:top w:val="none" w:sz="0" w:space="0" w:color="auto"/>
        <w:left w:val="none" w:sz="0" w:space="0" w:color="auto"/>
        <w:bottom w:val="none" w:sz="0" w:space="0" w:color="auto"/>
        <w:right w:val="none" w:sz="0" w:space="0" w:color="auto"/>
      </w:divBdr>
    </w:div>
    <w:div w:id="1919440400">
      <w:bodyDiv w:val="1"/>
      <w:marLeft w:val="0"/>
      <w:marRight w:val="0"/>
      <w:marTop w:val="0"/>
      <w:marBottom w:val="0"/>
      <w:divBdr>
        <w:top w:val="none" w:sz="0" w:space="0" w:color="auto"/>
        <w:left w:val="none" w:sz="0" w:space="0" w:color="auto"/>
        <w:bottom w:val="none" w:sz="0" w:space="0" w:color="auto"/>
        <w:right w:val="none" w:sz="0" w:space="0" w:color="auto"/>
      </w:divBdr>
    </w:div>
    <w:div w:id="1922131937">
      <w:bodyDiv w:val="1"/>
      <w:marLeft w:val="0"/>
      <w:marRight w:val="0"/>
      <w:marTop w:val="0"/>
      <w:marBottom w:val="0"/>
      <w:divBdr>
        <w:top w:val="none" w:sz="0" w:space="0" w:color="auto"/>
        <w:left w:val="none" w:sz="0" w:space="0" w:color="auto"/>
        <w:bottom w:val="none" w:sz="0" w:space="0" w:color="auto"/>
        <w:right w:val="none" w:sz="0" w:space="0" w:color="auto"/>
      </w:divBdr>
    </w:div>
    <w:div w:id="1922326951">
      <w:bodyDiv w:val="1"/>
      <w:marLeft w:val="0"/>
      <w:marRight w:val="0"/>
      <w:marTop w:val="0"/>
      <w:marBottom w:val="0"/>
      <w:divBdr>
        <w:top w:val="none" w:sz="0" w:space="0" w:color="auto"/>
        <w:left w:val="none" w:sz="0" w:space="0" w:color="auto"/>
        <w:bottom w:val="none" w:sz="0" w:space="0" w:color="auto"/>
        <w:right w:val="none" w:sz="0" w:space="0" w:color="auto"/>
      </w:divBdr>
      <w:divsChild>
        <w:div w:id="83307451">
          <w:marLeft w:val="547"/>
          <w:marRight w:val="0"/>
          <w:marTop w:val="154"/>
          <w:marBottom w:val="0"/>
          <w:divBdr>
            <w:top w:val="none" w:sz="0" w:space="0" w:color="auto"/>
            <w:left w:val="none" w:sz="0" w:space="0" w:color="auto"/>
            <w:bottom w:val="none" w:sz="0" w:space="0" w:color="auto"/>
            <w:right w:val="none" w:sz="0" w:space="0" w:color="auto"/>
          </w:divBdr>
        </w:div>
        <w:div w:id="1815176132">
          <w:marLeft w:val="547"/>
          <w:marRight w:val="0"/>
          <w:marTop w:val="154"/>
          <w:marBottom w:val="0"/>
          <w:divBdr>
            <w:top w:val="none" w:sz="0" w:space="0" w:color="auto"/>
            <w:left w:val="none" w:sz="0" w:space="0" w:color="auto"/>
            <w:bottom w:val="none" w:sz="0" w:space="0" w:color="auto"/>
            <w:right w:val="none" w:sz="0" w:space="0" w:color="auto"/>
          </w:divBdr>
        </w:div>
      </w:divsChild>
    </w:div>
    <w:div w:id="1922567759">
      <w:bodyDiv w:val="1"/>
      <w:marLeft w:val="0"/>
      <w:marRight w:val="0"/>
      <w:marTop w:val="0"/>
      <w:marBottom w:val="0"/>
      <w:divBdr>
        <w:top w:val="none" w:sz="0" w:space="0" w:color="auto"/>
        <w:left w:val="none" w:sz="0" w:space="0" w:color="auto"/>
        <w:bottom w:val="none" w:sz="0" w:space="0" w:color="auto"/>
        <w:right w:val="none" w:sz="0" w:space="0" w:color="auto"/>
      </w:divBdr>
      <w:divsChild>
        <w:div w:id="941491593">
          <w:marLeft w:val="547"/>
          <w:marRight w:val="0"/>
          <w:marTop w:val="115"/>
          <w:marBottom w:val="120"/>
          <w:divBdr>
            <w:top w:val="none" w:sz="0" w:space="0" w:color="auto"/>
            <w:left w:val="none" w:sz="0" w:space="0" w:color="auto"/>
            <w:bottom w:val="none" w:sz="0" w:space="0" w:color="auto"/>
            <w:right w:val="none" w:sz="0" w:space="0" w:color="auto"/>
          </w:divBdr>
        </w:div>
        <w:div w:id="1525706152">
          <w:marLeft w:val="1166"/>
          <w:marRight w:val="0"/>
          <w:marTop w:val="96"/>
          <w:marBottom w:val="120"/>
          <w:divBdr>
            <w:top w:val="none" w:sz="0" w:space="0" w:color="auto"/>
            <w:left w:val="none" w:sz="0" w:space="0" w:color="auto"/>
            <w:bottom w:val="none" w:sz="0" w:space="0" w:color="auto"/>
            <w:right w:val="none" w:sz="0" w:space="0" w:color="auto"/>
          </w:divBdr>
        </w:div>
      </w:divsChild>
    </w:div>
    <w:div w:id="1922714334">
      <w:bodyDiv w:val="1"/>
      <w:marLeft w:val="0"/>
      <w:marRight w:val="0"/>
      <w:marTop w:val="0"/>
      <w:marBottom w:val="0"/>
      <w:divBdr>
        <w:top w:val="none" w:sz="0" w:space="0" w:color="auto"/>
        <w:left w:val="none" w:sz="0" w:space="0" w:color="auto"/>
        <w:bottom w:val="none" w:sz="0" w:space="0" w:color="auto"/>
        <w:right w:val="none" w:sz="0" w:space="0" w:color="auto"/>
      </w:divBdr>
    </w:div>
    <w:div w:id="1923950081">
      <w:bodyDiv w:val="1"/>
      <w:marLeft w:val="0"/>
      <w:marRight w:val="0"/>
      <w:marTop w:val="0"/>
      <w:marBottom w:val="0"/>
      <w:divBdr>
        <w:top w:val="none" w:sz="0" w:space="0" w:color="auto"/>
        <w:left w:val="none" w:sz="0" w:space="0" w:color="auto"/>
        <w:bottom w:val="none" w:sz="0" w:space="0" w:color="auto"/>
        <w:right w:val="none" w:sz="0" w:space="0" w:color="auto"/>
      </w:divBdr>
    </w:div>
    <w:div w:id="1925020471">
      <w:bodyDiv w:val="1"/>
      <w:marLeft w:val="0"/>
      <w:marRight w:val="0"/>
      <w:marTop w:val="0"/>
      <w:marBottom w:val="0"/>
      <w:divBdr>
        <w:top w:val="none" w:sz="0" w:space="0" w:color="auto"/>
        <w:left w:val="none" w:sz="0" w:space="0" w:color="auto"/>
        <w:bottom w:val="none" w:sz="0" w:space="0" w:color="auto"/>
        <w:right w:val="none" w:sz="0" w:space="0" w:color="auto"/>
      </w:divBdr>
    </w:div>
    <w:div w:id="1925527307">
      <w:bodyDiv w:val="1"/>
      <w:marLeft w:val="0"/>
      <w:marRight w:val="0"/>
      <w:marTop w:val="0"/>
      <w:marBottom w:val="0"/>
      <w:divBdr>
        <w:top w:val="none" w:sz="0" w:space="0" w:color="auto"/>
        <w:left w:val="none" w:sz="0" w:space="0" w:color="auto"/>
        <w:bottom w:val="none" w:sz="0" w:space="0" w:color="auto"/>
        <w:right w:val="none" w:sz="0" w:space="0" w:color="auto"/>
      </w:divBdr>
    </w:div>
    <w:div w:id="1926650651">
      <w:bodyDiv w:val="1"/>
      <w:marLeft w:val="0"/>
      <w:marRight w:val="0"/>
      <w:marTop w:val="0"/>
      <w:marBottom w:val="0"/>
      <w:divBdr>
        <w:top w:val="none" w:sz="0" w:space="0" w:color="auto"/>
        <w:left w:val="none" w:sz="0" w:space="0" w:color="auto"/>
        <w:bottom w:val="none" w:sz="0" w:space="0" w:color="auto"/>
        <w:right w:val="none" w:sz="0" w:space="0" w:color="auto"/>
      </w:divBdr>
    </w:div>
    <w:div w:id="1926765790">
      <w:bodyDiv w:val="1"/>
      <w:marLeft w:val="0"/>
      <w:marRight w:val="0"/>
      <w:marTop w:val="0"/>
      <w:marBottom w:val="0"/>
      <w:divBdr>
        <w:top w:val="none" w:sz="0" w:space="0" w:color="auto"/>
        <w:left w:val="none" w:sz="0" w:space="0" w:color="auto"/>
        <w:bottom w:val="none" w:sz="0" w:space="0" w:color="auto"/>
        <w:right w:val="none" w:sz="0" w:space="0" w:color="auto"/>
      </w:divBdr>
    </w:div>
    <w:div w:id="1926986564">
      <w:bodyDiv w:val="1"/>
      <w:marLeft w:val="0"/>
      <w:marRight w:val="0"/>
      <w:marTop w:val="0"/>
      <w:marBottom w:val="0"/>
      <w:divBdr>
        <w:top w:val="none" w:sz="0" w:space="0" w:color="auto"/>
        <w:left w:val="none" w:sz="0" w:space="0" w:color="auto"/>
        <w:bottom w:val="none" w:sz="0" w:space="0" w:color="auto"/>
        <w:right w:val="none" w:sz="0" w:space="0" w:color="auto"/>
      </w:divBdr>
    </w:div>
    <w:div w:id="1927810265">
      <w:bodyDiv w:val="1"/>
      <w:marLeft w:val="0"/>
      <w:marRight w:val="0"/>
      <w:marTop w:val="0"/>
      <w:marBottom w:val="0"/>
      <w:divBdr>
        <w:top w:val="none" w:sz="0" w:space="0" w:color="auto"/>
        <w:left w:val="none" w:sz="0" w:space="0" w:color="auto"/>
        <w:bottom w:val="none" w:sz="0" w:space="0" w:color="auto"/>
        <w:right w:val="none" w:sz="0" w:space="0" w:color="auto"/>
      </w:divBdr>
    </w:div>
    <w:div w:id="1927884792">
      <w:bodyDiv w:val="1"/>
      <w:marLeft w:val="0"/>
      <w:marRight w:val="0"/>
      <w:marTop w:val="0"/>
      <w:marBottom w:val="0"/>
      <w:divBdr>
        <w:top w:val="none" w:sz="0" w:space="0" w:color="auto"/>
        <w:left w:val="none" w:sz="0" w:space="0" w:color="auto"/>
        <w:bottom w:val="none" w:sz="0" w:space="0" w:color="auto"/>
        <w:right w:val="none" w:sz="0" w:space="0" w:color="auto"/>
      </w:divBdr>
      <w:divsChild>
        <w:div w:id="1460612275">
          <w:marLeft w:val="547"/>
          <w:marRight w:val="0"/>
          <w:marTop w:val="154"/>
          <w:marBottom w:val="0"/>
          <w:divBdr>
            <w:top w:val="none" w:sz="0" w:space="0" w:color="auto"/>
            <w:left w:val="none" w:sz="0" w:space="0" w:color="auto"/>
            <w:bottom w:val="none" w:sz="0" w:space="0" w:color="auto"/>
            <w:right w:val="none" w:sz="0" w:space="0" w:color="auto"/>
          </w:divBdr>
        </w:div>
        <w:div w:id="1578050782">
          <w:marLeft w:val="547"/>
          <w:marRight w:val="0"/>
          <w:marTop w:val="154"/>
          <w:marBottom w:val="0"/>
          <w:divBdr>
            <w:top w:val="none" w:sz="0" w:space="0" w:color="auto"/>
            <w:left w:val="none" w:sz="0" w:space="0" w:color="auto"/>
            <w:bottom w:val="none" w:sz="0" w:space="0" w:color="auto"/>
            <w:right w:val="none" w:sz="0" w:space="0" w:color="auto"/>
          </w:divBdr>
        </w:div>
      </w:divsChild>
    </w:div>
    <w:div w:id="1928223095">
      <w:bodyDiv w:val="1"/>
      <w:marLeft w:val="0"/>
      <w:marRight w:val="0"/>
      <w:marTop w:val="0"/>
      <w:marBottom w:val="0"/>
      <w:divBdr>
        <w:top w:val="none" w:sz="0" w:space="0" w:color="auto"/>
        <w:left w:val="none" w:sz="0" w:space="0" w:color="auto"/>
        <w:bottom w:val="none" w:sz="0" w:space="0" w:color="auto"/>
        <w:right w:val="none" w:sz="0" w:space="0" w:color="auto"/>
      </w:divBdr>
    </w:div>
    <w:div w:id="1928344295">
      <w:bodyDiv w:val="1"/>
      <w:marLeft w:val="0"/>
      <w:marRight w:val="0"/>
      <w:marTop w:val="0"/>
      <w:marBottom w:val="0"/>
      <w:divBdr>
        <w:top w:val="none" w:sz="0" w:space="0" w:color="auto"/>
        <w:left w:val="none" w:sz="0" w:space="0" w:color="auto"/>
        <w:bottom w:val="none" w:sz="0" w:space="0" w:color="auto"/>
        <w:right w:val="none" w:sz="0" w:space="0" w:color="auto"/>
      </w:divBdr>
      <w:divsChild>
        <w:div w:id="410389054">
          <w:marLeft w:val="1166"/>
          <w:marRight w:val="0"/>
          <w:marTop w:val="134"/>
          <w:marBottom w:val="0"/>
          <w:divBdr>
            <w:top w:val="none" w:sz="0" w:space="0" w:color="auto"/>
            <w:left w:val="none" w:sz="0" w:space="0" w:color="auto"/>
            <w:bottom w:val="none" w:sz="0" w:space="0" w:color="auto"/>
            <w:right w:val="none" w:sz="0" w:space="0" w:color="auto"/>
          </w:divBdr>
        </w:div>
        <w:div w:id="1637681181">
          <w:marLeft w:val="547"/>
          <w:marRight w:val="0"/>
          <w:marTop w:val="154"/>
          <w:marBottom w:val="0"/>
          <w:divBdr>
            <w:top w:val="none" w:sz="0" w:space="0" w:color="auto"/>
            <w:left w:val="none" w:sz="0" w:space="0" w:color="auto"/>
            <w:bottom w:val="none" w:sz="0" w:space="0" w:color="auto"/>
            <w:right w:val="none" w:sz="0" w:space="0" w:color="auto"/>
          </w:divBdr>
        </w:div>
        <w:div w:id="1681464468">
          <w:marLeft w:val="1166"/>
          <w:marRight w:val="0"/>
          <w:marTop w:val="134"/>
          <w:marBottom w:val="0"/>
          <w:divBdr>
            <w:top w:val="none" w:sz="0" w:space="0" w:color="auto"/>
            <w:left w:val="none" w:sz="0" w:space="0" w:color="auto"/>
            <w:bottom w:val="none" w:sz="0" w:space="0" w:color="auto"/>
            <w:right w:val="none" w:sz="0" w:space="0" w:color="auto"/>
          </w:divBdr>
        </w:div>
      </w:divsChild>
    </w:div>
    <w:div w:id="1929077092">
      <w:bodyDiv w:val="1"/>
      <w:marLeft w:val="0"/>
      <w:marRight w:val="0"/>
      <w:marTop w:val="0"/>
      <w:marBottom w:val="0"/>
      <w:divBdr>
        <w:top w:val="none" w:sz="0" w:space="0" w:color="auto"/>
        <w:left w:val="none" w:sz="0" w:space="0" w:color="auto"/>
        <w:bottom w:val="none" w:sz="0" w:space="0" w:color="auto"/>
        <w:right w:val="none" w:sz="0" w:space="0" w:color="auto"/>
      </w:divBdr>
    </w:div>
    <w:div w:id="1929148075">
      <w:bodyDiv w:val="1"/>
      <w:marLeft w:val="0"/>
      <w:marRight w:val="0"/>
      <w:marTop w:val="0"/>
      <w:marBottom w:val="0"/>
      <w:divBdr>
        <w:top w:val="none" w:sz="0" w:space="0" w:color="auto"/>
        <w:left w:val="none" w:sz="0" w:space="0" w:color="auto"/>
        <w:bottom w:val="none" w:sz="0" w:space="0" w:color="auto"/>
        <w:right w:val="none" w:sz="0" w:space="0" w:color="auto"/>
      </w:divBdr>
    </w:div>
    <w:div w:id="1929346152">
      <w:bodyDiv w:val="1"/>
      <w:marLeft w:val="0"/>
      <w:marRight w:val="0"/>
      <w:marTop w:val="0"/>
      <w:marBottom w:val="0"/>
      <w:divBdr>
        <w:top w:val="none" w:sz="0" w:space="0" w:color="auto"/>
        <w:left w:val="none" w:sz="0" w:space="0" w:color="auto"/>
        <w:bottom w:val="none" w:sz="0" w:space="0" w:color="auto"/>
        <w:right w:val="none" w:sz="0" w:space="0" w:color="auto"/>
      </w:divBdr>
    </w:div>
    <w:div w:id="1929657880">
      <w:bodyDiv w:val="1"/>
      <w:marLeft w:val="0"/>
      <w:marRight w:val="0"/>
      <w:marTop w:val="0"/>
      <w:marBottom w:val="0"/>
      <w:divBdr>
        <w:top w:val="none" w:sz="0" w:space="0" w:color="auto"/>
        <w:left w:val="none" w:sz="0" w:space="0" w:color="auto"/>
        <w:bottom w:val="none" w:sz="0" w:space="0" w:color="auto"/>
        <w:right w:val="none" w:sz="0" w:space="0" w:color="auto"/>
      </w:divBdr>
    </w:div>
    <w:div w:id="1930263259">
      <w:bodyDiv w:val="1"/>
      <w:marLeft w:val="0"/>
      <w:marRight w:val="0"/>
      <w:marTop w:val="0"/>
      <w:marBottom w:val="0"/>
      <w:divBdr>
        <w:top w:val="none" w:sz="0" w:space="0" w:color="auto"/>
        <w:left w:val="none" w:sz="0" w:space="0" w:color="auto"/>
        <w:bottom w:val="none" w:sz="0" w:space="0" w:color="auto"/>
        <w:right w:val="none" w:sz="0" w:space="0" w:color="auto"/>
      </w:divBdr>
      <w:divsChild>
        <w:div w:id="703360317">
          <w:marLeft w:val="547"/>
          <w:marRight w:val="0"/>
          <w:marTop w:val="240"/>
          <w:marBottom w:val="0"/>
          <w:divBdr>
            <w:top w:val="none" w:sz="0" w:space="0" w:color="auto"/>
            <w:left w:val="none" w:sz="0" w:space="0" w:color="auto"/>
            <w:bottom w:val="none" w:sz="0" w:space="0" w:color="auto"/>
            <w:right w:val="none" w:sz="0" w:space="0" w:color="auto"/>
          </w:divBdr>
        </w:div>
      </w:divsChild>
    </w:div>
    <w:div w:id="1930498949">
      <w:bodyDiv w:val="1"/>
      <w:marLeft w:val="0"/>
      <w:marRight w:val="0"/>
      <w:marTop w:val="0"/>
      <w:marBottom w:val="0"/>
      <w:divBdr>
        <w:top w:val="none" w:sz="0" w:space="0" w:color="auto"/>
        <w:left w:val="none" w:sz="0" w:space="0" w:color="auto"/>
        <w:bottom w:val="none" w:sz="0" w:space="0" w:color="auto"/>
        <w:right w:val="none" w:sz="0" w:space="0" w:color="auto"/>
      </w:divBdr>
      <w:divsChild>
        <w:div w:id="151140667">
          <w:marLeft w:val="547"/>
          <w:marRight w:val="0"/>
          <w:marTop w:val="134"/>
          <w:marBottom w:val="0"/>
          <w:divBdr>
            <w:top w:val="none" w:sz="0" w:space="0" w:color="auto"/>
            <w:left w:val="none" w:sz="0" w:space="0" w:color="auto"/>
            <w:bottom w:val="none" w:sz="0" w:space="0" w:color="auto"/>
            <w:right w:val="none" w:sz="0" w:space="0" w:color="auto"/>
          </w:divBdr>
        </w:div>
        <w:div w:id="211503819">
          <w:marLeft w:val="547"/>
          <w:marRight w:val="0"/>
          <w:marTop w:val="134"/>
          <w:marBottom w:val="0"/>
          <w:divBdr>
            <w:top w:val="none" w:sz="0" w:space="0" w:color="auto"/>
            <w:left w:val="none" w:sz="0" w:space="0" w:color="auto"/>
            <w:bottom w:val="none" w:sz="0" w:space="0" w:color="auto"/>
            <w:right w:val="none" w:sz="0" w:space="0" w:color="auto"/>
          </w:divBdr>
        </w:div>
        <w:div w:id="870922337">
          <w:marLeft w:val="1166"/>
          <w:marRight w:val="0"/>
          <w:marTop w:val="115"/>
          <w:marBottom w:val="0"/>
          <w:divBdr>
            <w:top w:val="none" w:sz="0" w:space="0" w:color="auto"/>
            <w:left w:val="none" w:sz="0" w:space="0" w:color="auto"/>
            <w:bottom w:val="none" w:sz="0" w:space="0" w:color="auto"/>
            <w:right w:val="none" w:sz="0" w:space="0" w:color="auto"/>
          </w:divBdr>
        </w:div>
        <w:div w:id="884948188">
          <w:marLeft w:val="547"/>
          <w:marRight w:val="0"/>
          <w:marTop w:val="134"/>
          <w:marBottom w:val="0"/>
          <w:divBdr>
            <w:top w:val="none" w:sz="0" w:space="0" w:color="auto"/>
            <w:left w:val="none" w:sz="0" w:space="0" w:color="auto"/>
            <w:bottom w:val="none" w:sz="0" w:space="0" w:color="auto"/>
            <w:right w:val="none" w:sz="0" w:space="0" w:color="auto"/>
          </w:divBdr>
        </w:div>
        <w:div w:id="1166630541">
          <w:marLeft w:val="1166"/>
          <w:marRight w:val="0"/>
          <w:marTop w:val="96"/>
          <w:marBottom w:val="0"/>
          <w:divBdr>
            <w:top w:val="none" w:sz="0" w:space="0" w:color="auto"/>
            <w:left w:val="none" w:sz="0" w:space="0" w:color="auto"/>
            <w:bottom w:val="none" w:sz="0" w:space="0" w:color="auto"/>
            <w:right w:val="none" w:sz="0" w:space="0" w:color="auto"/>
          </w:divBdr>
        </w:div>
        <w:div w:id="1795831044">
          <w:marLeft w:val="547"/>
          <w:marRight w:val="0"/>
          <w:marTop w:val="134"/>
          <w:marBottom w:val="0"/>
          <w:divBdr>
            <w:top w:val="none" w:sz="0" w:space="0" w:color="auto"/>
            <w:left w:val="none" w:sz="0" w:space="0" w:color="auto"/>
            <w:bottom w:val="none" w:sz="0" w:space="0" w:color="auto"/>
            <w:right w:val="none" w:sz="0" w:space="0" w:color="auto"/>
          </w:divBdr>
        </w:div>
      </w:divsChild>
    </w:div>
    <w:div w:id="1930655078">
      <w:bodyDiv w:val="1"/>
      <w:marLeft w:val="0"/>
      <w:marRight w:val="0"/>
      <w:marTop w:val="0"/>
      <w:marBottom w:val="0"/>
      <w:divBdr>
        <w:top w:val="none" w:sz="0" w:space="0" w:color="auto"/>
        <w:left w:val="none" w:sz="0" w:space="0" w:color="auto"/>
        <w:bottom w:val="none" w:sz="0" w:space="0" w:color="auto"/>
        <w:right w:val="none" w:sz="0" w:space="0" w:color="auto"/>
      </w:divBdr>
    </w:div>
    <w:div w:id="1930962963">
      <w:bodyDiv w:val="1"/>
      <w:marLeft w:val="0"/>
      <w:marRight w:val="0"/>
      <w:marTop w:val="0"/>
      <w:marBottom w:val="0"/>
      <w:divBdr>
        <w:top w:val="none" w:sz="0" w:space="0" w:color="auto"/>
        <w:left w:val="none" w:sz="0" w:space="0" w:color="auto"/>
        <w:bottom w:val="none" w:sz="0" w:space="0" w:color="auto"/>
        <w:right w:val="none" w:sz="0" w:space="0" w:color="auto"/>
      </w:divBdr>
    </w:div>
    <w:div w:id="1934243043">
      <w:bodyDiv w:val="1"/>
      <w:marLeft w:val="0"/>
      <w:marRight w:val="0"/>
      <w:marTop w:val="0"/>
      <w:marBottom w:val="0"/>
      <w:divBdr>
        <w:top w:val="none" w:sz="0" w:space="0" w:color="auto"/>
        <w:left w:val="none" w:sz="0" w:space="0" w:color="auto"/>
        <w:bottom w:val="none" w:sz="0" w:space="0" w:color="auto"/>
        <w:right w:val="none" w:sz="0" w:space="0" w:color="auto"/>
      </w:divBdr>
      <w:divsChild>
        <w:div w:id="1776242042">
          <w:marLeft w:val="547"/>
          <w:marRight w:val="0"/>
          <w:marTop w:val="115"/>
          <w:marBottom w:val="0"/>
          <w:divBdr>
            <w:top w:val="none" w:sz="0" w:space="0" w:color="auto"/>
            <w:left w:val="none" w:sz="0" w:space="0" w:color="auto"/>
            <w:bottom w:val="none" w:sz="0" w:space="0" w:color="auto"/>
            <w:right w:val="none" w:sz="0" w:space="0" w:color="auto"/>
          </w:divBdr>
        </w:div>
      </w:divsChild>
    </w:div>
    <w:div w:id="1934389115">
      <w:bodyDiv w:val="1"/>
      <w:marLeft w:val="0"/>
      <w:marRight w:val="0"/>
      <w:marTop w:val="0"/>
      <w:marBottom w:val="0"/>
      <w:divBdr>
        <w:top w:val="none" w:sz="0" w:space="0" w:color="auto"/>
        <w:left w:val="none" w:sz="0" w:space="0" w:color="auto"/>
        <w:bottom w:val="none" w:sz="0" w:space="0" w:color="auto"/>
        <w:right w:val="none" w:sz="0" w:space="0" w:color="auto"/>
      </w:divBdr>
      <w:divsChild>
        <w:div w:id="79299304">
          <w:marLeft w:val="2707"/>
          <w:marRight w:val="0"/>
          <w:marTop w:val="77"/>
          <w:marBottom w:val="0"/>
          <w:divBdr>
            <w:top w:val="none" w:sz="0" w:space="0" w:color="auto"/>
            <w:left w:val="none" w:sz="0" w:space="0" w:color="auto"/>
            <w:bottom w:val="none" w:sz="0" w:space="0" w:color="auto"/>
            <w:right w:val="none" w:sz="0" w:space="0" w:color="auto"/>
          </w:divBdr>
        </w:div>
        <w:div w:id="121268694">
          <w:marLeft w:val="3427"/>
          <w:marRight w:val="0"/>
          <w:marTop w:val="58"/>
          <w:marBottom w:val="0"/>
          <w:divBdr>
            <w:top w:val="none" w:sz="0" w:space="0" w:color="auto"/>
            <w:left w:val="none" w:sz="0" w:space="0" w:color="auto"/>
            <w:bottom w:val="none" w:sz="0" w:space="0" w:color="auto"/>
            <w:right w:val="none" w:sz="0" w:space="0" w:color="auto"/>
          </w:divBdr>
        </w:div>
        <w:div w:id="265115867">
          <w:marLeft w:val="1987"/>
          <w:marRight w:val="0"/>
          <w:marTop w:val="77"/>
          <w:marBottom w:val="0"/>
          <w:divBdr>
            <w:top w:val="none" w:sz="0" w:space="0" w:color="auto"/>
            <w:left w:val="none" w:sz="0" w:space="0" w:color="auto"/>
            <w:bottom w:val="none" w:sz="0" w:space="0" w:color="auto"/>
            <w:right w:val="none" w:sz="0" w:space="0" w:color="auto"/>
          </w:divBdr>
        </w:div>
        <w:div w:id="418867602">
          <w:marLeft w:val="3427"/>
          <w:marRight w:val="0"/>
          <w:marTop w:val="58"/>
          <w:marBottom w:val="0"/>
          <w:divBdr>
            <w:top w:val="none" w:sz="0" w:space="0" w:color="auto"/>
            <w:left w:val="none" w:sz="0" w:space="0" w:color="auto"/>
            <w:bottom w:val="none" w:sz="0" w:space="0" w:color="auto"/>
            <w:right w:val="none" w:sz="0" w:space="0" w:color="auto"/>
          </w:divBdr>
        </w:div>
        <w:div w:id="619997876">
          <w:marLeft w:val="547"/>
          <w:marRight w:val="0"/>
          <w:marTop w:val="86"/>
          <w:marBottom w:val="0"/>
          <w:divBdr>
            <w:top w:val="none" w:sz="0" w:space="0" w:color="auto"/>
            <w:left w:val="none" w:sz="0" w:space="0" w:color="auto"/>
            <w:bottom w:val="none" w:sz="0" w:space="0" w:color="auto"/>
            <w:right w:val="none" w:sz="0" w:space="0" w:color="auto"/>
          </w:divBdr>
        </w:div>
        <w:div w:id="643697921">
          <w:marLeft w:val="3427"/>
          <w:marRight w:val="0"/>
          <w:marTop w:val="58"/>
          <w:marBottom w:val="0"/>
          <w:divBdr>
            <w:top w:val="none" w:sz="0" w:space="0" w:color="auto"/>
            <w:left w:val="none" w:sz="0" w:space="0" w:color="auto"/>
            <w:bottom w:val="none" w:sz="0" w:space="0" w:color="auto"/>
            <w:right w:val="none" w:sz="0" w:space="0" w:color="auto"/>
          </w:divBdr>
        </w:div>
        <w:div w:id="1204440694">
          <w:marLeft w:val="3427"/>
          <w:marRight w:val="0"/>
          <w:marTop w:val="58"/>
          <w:marBottom w:val="0"/>
          <w:divBdr>
            <w:top w:val="none" w:sz="0" w:space="0" w:color="auto"/>
            <w:left w:val="none" w:sz="0" w:space="0" w:color="auto"/>
            <w:bottom w:val="none" w:sz="0" w:space="0" w:color="auto"/>
            <w:right w:val="none" w:sz="0" w:space="0" w:color="auto"/>
          </w:divBdr>
        </w:div>
        <w:div w:id="1309169257">
          <w:marLeft w:val="1987"/>
          <w:marRight w:val="0"/>
          <w:marTop w:val="77"/>
          <w:marBottom w:val="0"/>
          <w:divBdr>
            <w:top w:val="none" w:sz="0" w:space="0" w:color="auto"/>
            <w:left w:val="none" w:sz="0" w:space="0" w:color="auto"/>
            <w:bottom w:val="none" w:sz="0" w:space="0" w:color="auto"/>
            <w:right w:val="none" w:sz="0" w:space="0" w:color="auto"/>
          </w:divBdr>
        </w:div>
        <w:div w:id="1510170728">
          <w:marLeft w:val="2707"/>
          <w:marRight w:val="0"/>
          <w:marTop w:val="77"/>
          <w:marBottom w:val="0"/>
          <w:divBdr>
            <w:top w:val="none" w:sz="0" w:space="0" w:color="auto"/>
            <w:left w:val="none" w:sz="0" w:space="0" w:color="auto"/>
            <w:bottom w:val="none" w:sz="0" w:space="0" w:color="auto"/>
            <w:right w:val="none" w:sz="0" w:space="0" w:color="auto"/>
          </w:divBdr>
        </w:div>
        <w:div w:id="1610816377">
          <w:marLeft w:val="1987"/>
          <w:marRight w:val="0"/>
          <w:marTop w:val="77"/>
          <w:marBottom w:val="0"/>
          <w:divBdr>
            <w:top w:val="none" w:sz="0" w:space="0" w:color="auto"/>
            <w:left w:val="none" w:sz="0" w:space="0" w:color="auto"/>
            <w:bottom w:val="none" w:sz="0" w:space="0" w:color="auto"/>
            <w:right w:val="none" w:sz="0" w:space="0" w:color="auto"/>
          </w:divBdr>
        </w:div>
        <w:div w:id="1611473425">
          <w:marLeft w:val="2707"/>
          <w:marRight w:val="0"/>
          <w:marTop w:val="77"/>
          <w:marBottom w:val="0"/>
          <w:divBdr>
            <w:top w:val="none" w:sz="0" w:space="0" w:color="auto"/>
            <w:left w:val="none" w:sz="0" w:space="0" w:color="auto"/>
            <w:bottom w:val="none" w:sz="0" w:space="0" w:color="auto"/>
            <w:right w:val="none" w:sz="0" w:space="0" w:color="auto"/>
          </w:divBdr>
        </w:div>
        <w:div w:id="1777359398">
          <w:marLeft w:val="2707"/>
          <w:marRight w:val="0"/>
          <w:marTop w:val="77"/>
          <w:marBottom w:val="0"/>
          <w:divBdr>
            <w:top w:val="none" w:sz="0" w:space="0" w:color="auto"/>
            <w:left w:val="none" w:sz="0" w:space="0" w:color="auto"/>
            <w:bottom w:val="none" w:sz="0" w:space="0" w:color="auto"/>
            <w:right w:val="none" w:sz="0" w:space="0" w:color="auto"/>
          </w:divBdr>
        </w:div>
        <w:div w:id="1939870893">
          <w:marLeft w:val="1166"/>
          <w:marRight w:val="0"/>
          <w:marTop w:val="77"/>
          <w:marBottom w:val="0"/>
          <w:divBdr>
            <w:top w:val="none" w:sz="0" w:space="0" w:color="auto"/>
            <w:left w:val="none" w:sz="0" w:space="0" w:color="auto"/>
            <w:bottom w:val="none" w:sz="0" w:space="0" w:color="auto"/>
            <w:right w:val="none" w:sz="0" w:space="0" w:color="auto"/>
          </w:divBdr>
        </w:div>
      </w:divsChild>
    </w:div>
    <w:div w:id="1936329524">
      <w:bodyDiv w:val="1"/>
      <w:marLeft w:val="0"/>
      <w:marRight w:val="0"/>
      <w:marTop w:val="0"/>
      <w:marBottom w:val="0"/>
      <w:divBdr>
        <w:top w:val="none" w:sz="0" w:space="0" w:color="auto"/>
        <w:left w:val="none" w:sz="0" w:space="0" w:color="auto"/>
        <w:bottom w:val="none" w:sz="0" w:space="0" w:color="auto"/>
        <w:right w:val="none" w:sz="0" w:space="0" w:color="auto"/>
      </w:divBdr>
      <w:divsChild>
        <w:div w:id="857504865">
          <w:marLeft w:val="2520"/>
          <w:marRight w:val="0"/>
          <w:marTop w:val="58"/>
          <w:marBottom w:val="0"/>
          <w:divBdr>
            <w:top w:val="none" w:sz="0" w:space="0" w:color="auto"/>
            <w:left w:val="none" w:sz="0" w:space="0" w:color="auto"/>
            <w:bottom w:val="none" w:sz="0" w:space="0" w:color="auto"/>
            <w:right w:val="none" w:sz="0" w:space="0" w:color="auto"/>
          </w:divBdr>
        </w:div>
        <w:div w:id="1275602586">
          <w:marLeft w:val="1166"/>
          <w:marRight w:val="0"/>
          <w:marTop w:val="96"/>
          <w:marBottom w:val="0"/>
          <w:divBdr>
            <w:top w:val="none" w:sz="0" w:space="0" w:color="auto"/>
            <w:left w:val="none" w:sz="0" w:space="0" w:color="auto"/>
            <w:bottom w:val="none" w:sz="0" w:space="0" w:color="auto"/>
            <w:right w:val="none" w:sz="0" w:space="0" w:color="auto"/>
          </w:divBdr>
        </w:div>
        <w:div w:id="1315527986">
          <w:marLeft w:val="1800"/>
          <w:marRight w:val="0"/>
          <w:marTop w:val="77"/>
          <w:marBottom w:val="0"/>
          <w:divBdr>
            <w:top w:val="none" w:sz="0" w:space="0" w:color="auto"/>
            <w:left w:val="none" w:sz="0" w:space="0" w:color="auto"/>
            <w:bottom w:val="none" w:sz="0" w:space="0" w:color="auto"/>
            <w:right w:val="none" w:sz="0" w:space="0" w:color="auto"/>
          </w:divBdr>
        </w:div>
        <w:div w:id="1349982445">
          <w:marLeft w:val="2520"/>
          <w:marRight w:val="0"/>
          <w:marTop w:val="58"/>
          <w:marBottom w:val="0"/>
          <w:divBdr>
            <w:top w:val="none" w:sz="0" w:space="0" w:color="auto"/>
            <w:left w:val="none" w:sz="0" w:space="0" w:color="auto"/>
            <w:bottom w:val="none" w:sz="0" w:space="0" w:color="auto"/>
            <w:right w:val="none" w:sz="0" w:space="0" w:color="auto"/>
          </w:divBdr>
        </w:div>
        <w:div w:id="1520048808">
          <w:marLeft w:val="1166"/>
          <w:marRight w:val="0"/>
          <w:marTop w:val="96"/>
          <w:marBottom w:val="0"/>
          <w:divBdr>
            <w:top w:val="none" w:sz="0" w:space="0" w:color="auto"/>
            <w:left w:val="none" w:sz="0" w:space="0" w:color="auto"/>
            <w:bottom w:val="none" w:sz="0" w:space="0" w:color="auto"/>
            <w:right w:val="none" w:sz="0" w:space="0" w:color="auto"/>
          </w:divBdr>
        </w:div>
        <w:div w:id="1833791096">
          <w:marLeft w:val="1166"/>
          <w:marRight w:val="0"/>
          <w:marTop w:val="96"/>
          <w:marBottom w:val="0"/>
          <w:divBdr>
            <w:top w:val="none" w:sz="0" w:space="0" w:color="auto"/>
            <w:left w:val="none" w:sz="0" w:space="0" w:color="auto"/>
            <w:bottom w:val="none" w:sz="0" w:space="0" w:color="auto"/>
            <w:right w:val="none" w:sz="0" w:space="0" w:color="auto"/>
          </w:divBdr>
        </w:div>
        <w:div w:id="2023430777">
          <w:marLeft w:val="547"/>
          <w:marRight w:val="0"/>
          <w:marTop w:val="115"/>
          <w:marBottom w:val="0"/>
          <w:divBdr>
            <w:top w:val="none" w:sz="0" w:space="0" w:color="auto"/>
            <w:left w:val="none" w:sz="0" w:space="0" w:color="auto"/>
            <w:bottom w:val="none" w:sz="0" w:space="0" w:color="auto"/>
            <w:right w:val="none" w:sz="0" w:space="0" w:color="auto"/>
          </w:divBdr>
        </w:div>
      </w:divsChild>
    </w:div>
    <w:div w:id="1936862640">
      <w:bodyDiv w:val="1"/>
      <w:marLeft w:val="0"/>
      <w:marRight w:val="0"/>
      <w:marTop w:val="0"/>
      <w:marBottom w:val="0"/>
      <w:divBdr>
        <w:top w:val="none" w:sz="0" w:space="0" w:color="auto"/>
        <w:left w:val="none" w:sz="0" w:space="0" w:color="auto"/>
        <w:bottom w:val="none" w:sz="0" w:space="0" w:color="auto"/>
        <w:right w:val="none" w:sz="0" w:space="0" w:color="auto"/>
      </w:divBdr>
    </w:div>
    <w:div w:id="1936941983">
      <w:bodyDiv w:val="1"/>
      <w:marLeft w:val="0"/>
      <w:marRight w:val="0"/>
      <w:marTop w:val="0"/>
      <w:marBottom w:val="0"/>
      <w:divBdr>
        <w:top w:val="none" w:sz="0" w:space="0" w:color="auto"/>
        <w:left w:val="none" w:sz="0" w:space="0" w:color="auto"/>
        <w:bottom w:val="none" w:sz="0" w:space="0" w:color="auto"/>
        <w:right w:val="none" w:sz="0" w:space="0" w:color="auto"/>
      </w:divBdr>
      <w:divsChild>
        <w:div w:id="2132362628">
          <w:marLeft w:val="0"/>
          <w:marRight w:val="0"/>
          <w:marTop w:val="0"/>
          <w:marBottom w:val="0"/>
          <w:divBdr>
            <w:top w:val="none" w:sz="0" w:space="0" w:color="auto"/>
            <w:left w:val="none" w:sz="0" w:space="0" w:color="auto"/>
            <w:bottom w:val="none" w:sz="0" w:space="0" w:color="auto"/>
            <w:right w:val="none" w:sz="0" w:space="0" w:color="auto"/>
          </w:divBdr>
          <w:divsChild>
            <w:div w:id="347757683">
              <w:marLeft w:val="0"/>
              <w:marRight w:val="0"/>
              <w:marTop w:val="0"/>
              <w:marBottom w:val="0"/>
              <w:divBdr>
                <w:top w:val="none" w:sz="0" w:space="0" w:color="auto"/>
                <w:left w:val="none" w:sz="0" w:space="0" w:color="auto"/>
                <w:bottom w:val="none" w:sz="0" w:space="0" w:color="auto"/>
                <w:right w:val="none" w:sz="0" w:space="0" w:color="auto"/>
              </w:divBdr>
            </w:div>
            <w:div w:id="767697705">
              <w:marLeft w:val="0"/>
              <w:marRight w:val="0"/>
              <w:marTop w:val="0"/>
              <w:marBottom w:val="0"/>
              <w:divBdr>
                <w:top w:val="none" w:sz="0" w:space="0" w:color="auto"/>
                <w:left w:val="none" w:sz="0" w:space="0" w:color="auto"/>
                <w:bottom w:val="none" w:sz="0" w:space="0" w:color="auto"/>
                <w:right w:val="none" w:sz="0" w:space="0" w:color="auto"/>
              </w:divBdr>
            </w:div>
            <w:div w:id="835267376">
              <w:marLeft w:val="0"/>
              <w:marRight w:val="0"/>
              <w:marTop w:val="0"/>
              <w:marBottom w:val="0"/>
              <w:divBdr>
                <w:top w:val="none" w:sz="0" w:space="0" w:color="auto"/>
                <w:left w:val="none" w:sz="0" w:space="0" w:color="auto"/>
                <w:bottom w:val="none" w:sz="0" w:space="0" w:color="auto"/>
                <w:right w:val="none" w:sz="0" w:space="0" w:color="auto"/>
              </w:divBdr>
            </w:div>
            <w:div w:id="1008479416">
              <w:marLeft w:val="0"/>
              <w:marRight w:val="0"/>
              <w:marTop w:val="0"/>
              <w:marBottom w:val="0"/>
              <w:divBdr>
                <w:top w:val="none" w:sz="0" w:space="0" w:color="auto"/>
                <w:left w:val="none" w:sz="0" w:space="0" w:color="auto"/>
                <w:bottom w:val="none" w:sz="0" w:space="0" w:color="auto"/>
                <w:right w:val="none" w:sz="0" w:space="0" w:color="auto"/>
              </w:divBdr>
            </w:div>
            <w:div w:id="1225021975">
              <w:marLeft w:val="0"/>
              <w:marRight w:val="0"/>
              <w:marTop w:val="0"/>
              <w:marBottom w:val="0"/>
              <w:divBdr>
                <w:top w:val="none" w:sz="0" w:space="0" w:color="auto"/>
                <w:left w:val="none" w:sz="0" w:space="0" w:color="auto"/>
                <w:bottom w:val="none" w:sz="0" w:space="0" w:color="auto"/>
                <w:right w:val="none" w:sz="0" w:space="0" w:color="auto"/>
              </w:divBdr>
            </w:div>
            <w:div w:id="1330518591">
              <w:marLeft w:val="0"/>
              <w:marRight w:val="0"/>
              <w:marTop w:val="0"/>
              <w:marBottom w:val="0"/>
              <w:divBdr>
                <w:top w:val="none" w:sz="0" w:space="0" w:color="auto"/>
                <w:left w:val="none" w:sz="0" w:space="0" w:color="auto"/>
                <w:bottom w:val="none" w:sz="0" w:space="0" w:color="auto"/>
                <w:right w:val="none" w:sz="0" w:space="0" w:color="auto"/>
              </w:divBdr>
            </w:div>
            <w:div w:id="1421634389">
              <w:marLeft w:val="0"/>
              <w:marRight w:val="0"/>
              <w:marTop w:val="0"/>
              <w:marBottom w:val="0"/>
              <w:divBdr>
                <w:top w:val="none" w:sz="0" w:space="0" w:color="auto"/>
                <w:left w:val="none" w:sz="0" w:space="0" w:color="auto"/>
                <w:bottom w:val="none" w:sz="0" w:space="0" w:color="auto"/>
                <w:right w:val="none" w:sz="0" w:space="0" w:color="auto"/>
              </w:divBdr>
            </w:div>
            <w:div w:id="17962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173162">
      <w:bodyDiv w:val="1"/>
      <w:marLeft w:val="0"/>
      <w:marRight w:val="0"/>
      <w:marTop w:val="0"/>
      <w:marBottom w:val="0"/>
      <w:divBdr>
        <w:top w:val="none" w:sz="0" w:space="0" w:color="auto"/>
        <w:left w:val="none" w:sz="0" w:space="0" w:color="auto"/>
        <w:bottom w:val="none" w:sz="0" w:space="0" w:color="auto"/>
        <w:right w:val="none" w:sz="0" w:space="0" w:color="auto"/>
      </w:divBdr>
      <w:divsChild>
        <w:div w:id="1618105002">
          <w:marLeft w:val="0"/>
          <w:marRight w:val="0"/>
          <w:marTop w:val="0"/>
          <w:marBottom w:val="0"/>
          <w:divBdr>
            <w:top w:val="none" w:sz="0" w:space="0" w:color="auto"/>
            <w:left w:val="none" w:sz="0" w:space="0" w:color="auto"/>
            <w:bottom w:val="none" w:sz="0" w:space="0" w:color="auto"/>
            <w:right w:val="none" w:sz="0" w:space="0" w:color="auto"/>
          </w:divBdr>
        </w:div>
      </w:divsChild>
    </w:div>
    <w:div w:id="1939556142">
      <w:bodyDiv w:val="1"/>
      <w:marLeft w:val="0"/>
      <w:marRight w:val="0"/>
      <w:marTop w:val="0"/>
      <w:marBottom w:val="0"/>
      <w:divBdr>
        <w:top w:val="none" w:sz="0" w:space="0" w:color="auto"/>
        <w:left w:val="none" w:sz="0" w:space="0" w:color="auto"/>
        <w:bottom w:val="none" w:sz="0" w:space="0" w:color="auto"/>
        <w:right w:val="none" w:sz="0" w:space="0" w:color="auto"/>
      </w:divBdr>
    </w:div>
    <w:div w:id="1940328457">
      <w:bodyDiv w:val="1"/>
      <w:marLeft w:val="0"/>
      <w:marRight w:val="0"/>
      <w:marTop w:val="0"/>
      <w:marBottom w:val="0"/>
      <w:divBdr>
        <w:top w:val="none" w:sz="0" w:space="0" w:color="auto"/>
        <w:left w:val="none" w:sz="0" w:space="0" w:color="auto"/>
        <w:bottom w:val="none" w:sz="0" w:space="0" w:color="auto"/>
        <w:right w:val="none" w:sz="0" w:space="0" w:color="auto"/>
      </w:divBdr>
    </w:div>
    <w:div w:id="1940916053">
      <w:bodyDiv w:val="1"/>
      <w:marLeft w:val="0"/>
      <w:marRight w:val="0"/>
      <w:marTop w:val="0"/>
      <w:marBottom w:val="0"/>
      <w:divBdr>
        <w:top w:val="none" w:sz="0" w:space="0" w:color="auto"/>
        <w:left w:val="none" w:sz="0" w:space="0" w:color="auto"/>
        <w:bottom w:val="none" w:sz="0" w:space="0" w:color="auto"/>
        <w:right w:val="none" w:sz="0" w:space="0" w:color="auto"/>
      </w:divBdr>
    </w:div>
    <w:div w:id="1941254002">
      <w:bodyDiv w:val="1"/>
      <w:marLeft w:val="0"/>
      <w:marRight w:val="0"/>
      <w:marTop w:val="0"/>
      <w:marBottom w:val="0"/>
      <w:divBdr>
        <w:top w:val="none" w:sz="0" w:space="0" w:color="auto"/>
        <w:left w:val="none" w:sz="0" w:space="0" w:color="auto"/>
        <w:bottom w:val="none" w:sz="0" w:space="0" w:color="auto"/>
        <w:right w:val="none" w:sz="0" w:space="0" w:color="auto"/>
      </w:divBdr>
    </w:div>
    <w:div w:id="1941521988">
      <w:bodyDiv w:val="1"/>
      <w:marLeft w:val="0"/>
      <w:marRight w:val="0"/>
      <w:marTop w:val="0"/>
      <w:marBottom w:val="0"/>
      <w:divBdr>
        <w:top w:val="none" w:sz="0" w:space="0" w:color="auto"/>
        <w:left w:val="none" w:sz="0" w:space="0" w:color="auto"/>
        <w:bottom w:val="none" w:sz="0" w:space="0" w:color="auto"/>
        <w:right w:val="none" w:sz="0" w:space="0" w:color="auto"/>
      </w:divBdr>
      <w:divsChild>
        <w:div w:id="214899838">
          <w:marLeft w:val="1800"/>
          <w:marRight w:val="0"/>
          <w:marTop w:val="77"/>
          <w:marBottom w:val="0"/>
          <w:divBdr>
            <w:top w:val="none" w:sz="0" w:space="0" w:color="auto"/>
            <w:left w:val="none" w:sz="0" w:space="0" w:color="auto"/>
            <w:bottom w:val="none" w:sz="0" w:space="0" w:color="auto"/>
            <w:right w:val="none" w:sz="0" w:space="0" w:color="auto"/>
          </w:divBdr>
        </w:div>
        <w:div w:id="261574928">
          <w:marLeft w:val="1166"/>
          <w:marRight w:val="0"/>
          <w:marTop w:val="96"/>
          <w:marBottom w:val="0"/>
          <w:divBdr>
            <w:top w:val="none" w:sz="0" w:space="0" w:color="auto"/>
            <w:left w:val="none" w:sz="0" w:space="0" w:color="auto"/>
            <w:bottom w:val="none" w:sz="0" w:space="0" w:color="auto"/>
            <w:right w:val="none" w:sz="0" w:space="0" w:color="auto"/>
          </w:divBdr>
        </w:div>
        <w:div w:id="774248895">
          <w:marLeft w:val="1166"/>
          <w:marRight w:val="0"/>
          <w:marTop w:val="96"/>
          <w:marBottom w:val="0"/>
          <w:divBdr>
            <w:top w:val="none" w:sz="0" w:space="0" w:color="auto"/>
            <w:left w:val="none" w:sz="0" w:space="0" w:color="auto"/>
            <w:bottom w:val="none" w:sz="0" w:space="0" w:color="auto"/>
            <w:right w:val="none" w:sz="0" w:space="0" w:color="auto"/>
          </w:divBdr>
        </w:div>
        <w:div w:id="898325591">
          <w:marLeft w:val="547"/>
          <w:marRight w:val="0"/>
          <w:marTop w:val="115"/>
          <w:marBottom w:val="0"/>
          <w:divBdr>
            <w:top w:val="none" w:sz="0" w:space="0" w:color="auto"/>
            <w:left w:val="none" w:sz="0" w:space="0" w:color="auto"/>
            <w:bottom w:val="none" w:sz="0" w:space="0" w:color="auto"/>
            <w:right w:val="none" w:sz="0" w:space="0" w:color="auto"/>
          </w:divBdr>
        </w:div>
        <w:div w:id="1070733923">
          <w:marLeft w:val="1166"/>
          <w:marRight w:val="0"/>
          <w:marTop w:val="96"/>
          <w:marBottom w:val="0"/>
          <w:divBdr>
            <w:top w:val="none" w:sz="0" w:space="0" w:color="auto"/>
            <w:left w:val="none" w:sz="0" w:space="0" w:color="auto"/>
            <w:bottom w:val="none" w:sz="0" w:space="0" w:color="auto"/>
            <w:right w:val="none" w:sz="0" w:space="0" w:color="auto"/>
          </w:divBdr>
        </w:div>
        <w:div w:id="1098909041">
          <w:marLeft w:val="1166"/>
          <w:marRight w:val="0"/>
          <w:marTop w:val="96"/>
          <w:marBottom w:val="0"/>
          <w:divBdr>
            <w:top w:val="none" w:sz="0" w:space="0" w:color="auto"/>
            <w:left w:val="none" w:sz="0" w:space="0" w:color="auto"/>
            <w:bottom w:val="none" w:sz="0" w:space="0" w:color="auto"/>
            <w:right w:val="none" w:sz="0" w:space="0" w:color="auto"/>
          </w:divBdr>
        </w:div>
        <w:div w:id="1994601900">
          <w:marLeft w:val="1800"/>
          <w:marRight w:val="0"/>
          <w:marTop w:val="77"/>
          <w:marBottom w:val="0"/>
          <w:divBdr>
            <w:top w:val="none" w:sz="0" w:space="0" w:color="auto"/>
            <w:left w:val="none" w:sz="0" w:space="0" w:color="auto"/>
            <w:bottom w:val="none" w:sz="0" w:space="0" w:color="auto"/>
            <w:right w:val="none" w:sz="0" w:space="0" w:color="auto"/>
          </w:divBdr>
        </w:div>
        <w:div w:id="2015299187">
          <w:marLeft w:val="547"/>
          <w:marRight w:val="0"/>
          <w:marTop w:val="115"/>
          <w:marBottom w:val="0"/>
          <w:divBdr>
            <w:top w:val="none" w:sz="0" w:space="0" w:color="auto"/>
            <w:left w:val="none" w:sz="0" w:space="0" w:color="auto"/>
            <w:bottom w:val="none" w:sz="0" w:space="0" w:color="auto"/>
            <w:right w:val="none" w:sz="0" w:space="0" w:color="auto"/>
          </w:divBdr>
        </w:div>
      </w:divsChild>
    </w:div>
    <w:div w:id="1941527170">
      <w:bodyDiv w:val="1"/>
      <w:marLeft w:val="0"/>
      <w:marRight w:val="0"/>
      <w:marTop w:val="0"/>
      <w:marBottom w:val="0"/>
      <w:divBdr>
        <w:top w:val="none" w:sz="0" w:space="0" w:color="auto"/>
        <w:left w:val="none" w:sz="0" w:space="0" w:color="auto"/>
        <w:bottom w:val="none" w:sz="0" w:space="0" w:color="auto"/>
        <w:right w:val="none" w:sz="0" w:space="0" w:color="auto"/>
      </w:divBdr>
      <w:divsChild>
        <w:div w:id="13697548">
          <w:marLeft w:val="1166"/>
          <w:marRight w:val="0"/>
          <w:marTop w:val="96"/>
          <w:marBottom w:val="0"/>
          <w:divBdr>
            <w:top w:val="none" w:sz="0" w:space="0" w:color="auto"/>
            <w:left w:val="none" w:sz="0" w:space="0" w:color="auto"/>
            <w:bottom w:val="none" w:sz="0" w:space="0" w:color="auto"/>
            <w:right w:val="none" w:sz="0" w:space="0" w:color="auto"/>
          </w:divBdr>
        </w:div>
        <w:div w:id="586962696">
          <w:marLeft w:val="547"/>
          <w:marRight w:val="0"/>
          <w:marTop w:val="96"/>
          <w:marBottom w:val="0"/>
          <w:divBdr>
            <w:top w:val="none" w:sz="0" w:space="0" w:color="auto"/>
            <w:left w:val="none" w:sz="0" w:space="0" w:color="auto"/>
            <w:bottom w:val="none" w:sz="0" w:space="0" w:color="auto"/>
            <w:right w:val="none" w:sz="0" w:space="0" w:color="auto"/>
          </w:divBdr>
        </w:div>
        <w:div w:id="971011219">
          <w:marLeft w:val="1800"/>
          <w:marRight w:val="0"/>
          <w:marTop w:val="86"/>
          <w:marBottom w:val="0"/>
          <w:divBdr>
            <w:top w:val="none" w:sz="0" w:space="0" w:color="auto"/>
            <w:left w:val="none" w:sz="0" w:space="0" w:color="auto"/>
            <w:bottom w:val="none" w:sz="0" w:space="0" w:color="auto"/>
            <w:right w:val="none" w:sz="0" w:space="0" w:color="auto"/>
          </w:divBdr>
        </w:div>
        <w:div w:id="1019163000">
          <w:marLeft w:val="1800"/>
          <w:marRight w:val="0"/>
          <w:marTop w:val="86"/>
          <w:marBottom w:val="0"/>
          <w:divBdr>
            <w:top w:val="none" w:sz="0" w:space="0" w:color="auto"/>
            <w:left w:val="none" w:sz="0" w:space="0" w:color="auto"/>
            <w:bottom w:val="none" w:sz="0" w:space="0" w:color="auto"/>
            <w:right w:val="none" w:sz="0" w:space="0" w:color="auto"/>
          </w:divBdr>
        </w:div>
        <w:div w:id="1022247301">
          <w:marLeft w:val="1800"/>
          <w:marRight w:val="0"/>
          <w:marTop w:val="86"/>
          <w:marBottom w:val="0"/>
          <w:divBdr>
            <w:top w:val="none" w:sz="0" w:space="0" w:color="auto"/>
            <w:left w:val="none" w:sz="0" w:space="0" w:color="auto"/>
            <w:bottom w:val="none" w:sz="0" w:space="0" w:color="auto"/>
            <w:right w:val="none" w:sz="0" w:space="0" w:color="auto"/>
          </w:divBdr>
        </w:div>
        <w:div w:id="1092775716">
          <w:marLeft w:val="1166"/>
          <w:marRight w:val="0"/>
          <w:marTop w:val="96"/>
          <w:marBottom w:val="0"/>
          <w:divBdr>
            <w:top w:val="none" w:sz="0" w:space="0" w:color="auto"/>
            <w:left w:val="none" w:sz="0" w:space="0" w:color="auto"/>
            <w:bottom w:val="none" w:sz="0" w:space="0" w:color="auto"/>
            <w:right w:val="none" w:sz="0" w:space="0" w:color="auto"/>
          </w:divBdr>
        </w:div>
        <w:div w:id="1423800028">
          <w:marLeft w:val="1800"/>
          <w:marRight w:val="0"/>
          <w:marTop w:val="86"/>
          <w:marBottom w:val="0"/>
          <w:divBdr>
            <w:top w:val="none" w:sz="0" w:space="0" w:color="auto"/>
            <w:left w:val="none" w:sz="0" w:space="0" w:color="auto"/>
            <w:bottom w:val="none" w:sz="0" w:space="0" w:color="auto"/>
            <w:right w:val="none" w:sz="0" w:space="0" w:color="auto"/>
          </w:divBdr>
        </w:div>
        <w:div w:id="1504972429">
          <w:marLeft w:val="547"/>
          <w:marRight w:val="0"/>
          <w:marTop w:val="96"/>
          <w:marBottom w:val="0"/>
          <w:divBdr>
            <w:top w:val="none" w:sz="0" w:space="0" w:color="auto"/>
            <w:left w:val="none" w:sz="0" w:space="0" w:color="auto"/>
            <w:bottom w:val="none" w:sz="0" w:space="0" w:color="auto"/>
            <w:right w:val="none" w:sz="0" w:space="0" w:color="auto"/>
          </w:divBdr>
        </w:div>
        <w:div w:id="1839691749">
          <w:marLeft w:val="1800"/>
          <w:marRight w:val="0"/>
          <w:marTop w:val="86"/>
          <w:marBottom w:val="0"/>
          <w:divBdr>
            <w:top w:val="none" w:sz="0" w:space="0" w:color="auto"/>
            <w:left w:val="none" w:sz="0" w:space="0" w:color="auto"/>
            <w:bottom w:val="none" w:sz="0" w:space="0" w:color="auto"/>
            <w:right w:val="none" w:sz="0" w:space="0" w:color="auto"/>
          </w:divBdr>
        </w:div>
      </w:divsChild>
    </w:div>
    <w:div w:id="1942255338">
      <w:bodyDiv w:val="1"/>
      <w:marLeft w:val="0"/>
      <w:marRight w:val="0"/>
      <w:marTop w:val="0"/>
      <w:marBottom w:val="0"/>
      <w:divBdr>
        <w:top w:val="none" w:sz="0" w:space="0" w:color="auto"/>
        <w:left w:val="none" w:sz="0" w:space="0" w:color="auto"/>
        <w:bottom w:val="none" w:sz="0" w:space="0" w:color="auto"/>
        <w:right w:val="none" w:sz="0" w:space="0" w:color="auto"/>
      </w:divBdr>
    </w:div>
    <w:div w:id="1942949915">
      <w:bodyDiv w:val="1"/>
      <w:marLeft w:val="0"/>
      <w:marRight w:val="0"/>
      <w:marTop w:val="0"/>
      <w:marBottom w:val="0"/>
      <w:divBdr>
        <w:top w:val="none" w:sz="0" w:space="0" w:color="auto"/>
        <w:left w:val="none" w:sz="0" w:space="0" w:color="auto"/>
        <w:bottom w:val="none" w:sz="0" w:space="0" w:color="auto"/>
        <w:right w:val="none" w:sz="0" w:space="0" w:color="auto"/>
      </w:divBdr>
    </w:div>
    <w:div w:id="1942952019">
      <w:bodyDiv w:val="1"/>
      <w:marLeft w:val="0"/>
      <w:marRight w:val="0"/>
      <w:marTop w:val="0"/>
      <w:marBottom w:val="0"/>
      <w:divBdr>
        <w:top w:val="none" w:sz="0" w:space="0" w:color="auto"/>
        <w:left w:val="none" w:sz="0" w:space="0" w:color="auto"/>
        <w:bottom w:val="none" w:sz="0" w:space="0" w:color="auto"/>
        <w:right w:val="none" w:sz="0" w:space="0" w:color="auto"/>
      </w:divBdr>
    </w:div>
    <w:div w:id="1944144068">
      <w:bodyDiv w:val="1"/>
      <w:marLeft w:val="0"/>
      <w:marRight w:val="0"/>
      <w:marTop w:val="0"/>
      <w:marBottom w:val="0"/>
      <w:divBdr>
        <w:top w:val="none" w:sz="0" w:space="0" w:color="auto"/>
        <w:left w:val="none" w:sz="0" w:space="0" w:color="auto"/>
        <w:bottom w:val="none" w:sz="0" w:space="0" w:color="auto"/>
        <w:right w:val="none" w:sz="0" w:space="0" w:color="auto"/>
      </w:divBdr>
    </w:div>
    <w:div w:id="1944534750">
      <w:bodyDiv w:val="1"/>
      <w:marLeft w:val="0"/>
      <w:marRight w:val="0"/>
      <w:marTop w:val="0"/>
      <w:marBottom w:val="0"/>
      <w:divBdr>
        <w:top w:val="none" w:sz="0" w:space="0" w:color="auto"/>
        <w:left w:val="none" w:sz="0" w:space="0" w:color="auto"/>
        <w:bottom w:val="none" w:sz="0" w:space="0" w:color="auto"/>
        <w:right w:val="none" w:sz="0" w:space="0" w:color="auto"/>
      </w:divBdr>
    </w:div>
    <w:div w:id="1944997741">
      <w:bodyDiv w:val="1"/>
      <w:marLeft w:val="0"/>
      <w:marRight w:val="0"/>
      <w:marTop w:val="0"/>
      <w:marBottom w:val="0"/>
      <w:divBdr>
        <w:top w:val="none" w:sz="0" w:space="0" w:color="auto"/>
        <w:left w:val="none" w:sz="0" w:space="0" w:color="auto"/>
        <w:bottom w:val="none" w:sz="0" w:space="0" w:color="auto"/>
        <w:right w:val="none" w:sz="0" w:space="0" w:color="auto"/>
      </w:divBdr>
      <w:divsChild>
        <w:div w:id="818838943">
          <w:marLeft w:val="0"/>
          <w:marRight w:val="0"/>
          <w:marTop w:val="0"/>
          <w:marBottom w:val="0"/>
          <w:divBdr>
            <w:top w:val="none" w:sz="0" w:space="0" w:color="auto"/>
            <w:left w:val="none" w:sz="0" w:space="0" w:color="auto"/>
            <w:bottom w:val="none" w:sz="0" w:space="0" w:color="auto"/>
            <w:right w:val="none" w:sz="0" w:space="0" w:color="auto"/>
          </w:divBdr>
        </w:div>
      </w:divsChild>
    </w:div>
    <w:div w:id="1945527983">
      <w:bodyDiv w:val="1"/>
      <w:marLeft w:val="0"/>
      <w:marRight w:val="0"/>
      <w:marTop w:val="0"/>
      <w:marBottom w:val="0"/>
      <w:divBdr>
        <w:top w:val="none" w:sz="0" w:space="0" w:color="auto"/>
        <w:left w:val="none" w:sz="0" w:space="0" w:color="auto"/>
        <w:bottom w:val="none" w:sz="0" w:space="0" w:color="auto"/>
        <w:right w:val="none" w:sz="0" w:space="0" w:color="auto"/>
      </w:divBdr>
    </w:div>
    <w:div w:id="1945578127">
      <w:bodyDiv w:val="1"/>
      <w:marLeft w:val="0"/>
      <w:marRight w:val="0"/>
      <w:marTop w:val="0"/>
      <w:marBottom w:val="0"/>
      <w:divBdr>
        <w:top w:val="none" w:sz="0" w:space="0" w:color="auto"/>
        <w:left w:val="none" w:sz="0" w:space="0" w:color="auto"/>
        <w:bottom w:val="none" w:sz="0" w:space="0" w:color="auto"/>
        <w:right w:val="none" w:sz="0" w:space="0" w:color="auto"/>
      </w:divBdr>
    </w:div>
    <w:div w:id="1945724698">
      <w:bodyDiv w:val="1"/>
      <w:marLeft w:val="0"/>
      <w:marRight w:val="0"/>
      <w:marTop w:val="0"/>
      <w:marBottom w:val="0"/>
      <w:divBdr>
        <w:top w:val="none" w:sz="0" w:space="0" w:color="auto"/>
        <w:left w:val="none" w:sz="0" w:space="0" w:color="auto"/>
        <w:bottom w:val="none" w:sz="0" w:space="0" w:color="auto"/>
        <w:right w:val="none" w:sz="0" w:space="0" w:color="auto"/>
      </w:divBdr>
    </w:div>
    <w:div w:id="1947734933">
      <w:bodyDiv w:val="1"/>
      <w:marLeft w:val="0"/>
      <w:marRight w:val="0"/>
      <w:marTop w:val="0"/>
      <w:marBottom w:val="0"/>
      <w:divBdr>
        <w:top w:val="none" w:sz="0" w:space="0" w:color="auto"/>
        <w:left w:val="none" w:sz="0" w:space="0" w:color="auto"/>
        <w:bottom w:val="none" w:sz="0" w:space="0" w:color="auto"/>
        <w:right w:val="none" w:sz="0" w:space="0" w:color="auto"/>
      </w:divBdr>
    </w:div>
    <w:div w:id="1948075549">
      <w:bodyDiv w:val="1"/>
      <w:marLeft w:val="0"/>
      <w:marRight w:val="0"/>
      <w:marTop w:val="0"/>
      <w:marBottom w:val="0"/>
      <w:divBdr>
        <w:top w:val="none" w:sz="0" w:space="0" w:color="auto"/>
        <w:left w:val="none" w:sz="0" w:space="0" w:color="auto"/>
        <w:bottom w:val="none" w:sz="0" w:space="0" w:color="auto"/>
        <w:right w:val="none" w:sz="0" w:space="0" w:color="auto"/>
      </w:divBdr>
    </w:div>
    <w:div w:id="1948585753">
      <w:bodyDiv w:val="1"/>
      <w:marLeft w:val="0"/>
      <w:marRight w:val="0"/>
      <w:marTop w:val="0"/>
      <w:marBottom w:val="0"/>
      <w:divBdr>
        <w:top w:val="none" w:sz="0" w:space="0" w:color="auto"/>
        <w:left w:val="none" w:sz="0" w:space="0" w:color="auto"/>
        <w:bottom w:val="none" w:sz="0" w:space="0" w:color="auto"/>
        <w:right w:val="none" w:sz="0" w:space="0" w:color="auto"/>
      </w:divBdr>
      <w:divsChild>
        <w:div w:id="1113669105">
          <w:marLeft w:val="1800"/>
          <w:marRight w:val="0"/>
          <w:marTop w:val="120"/>
          <w:marBottom w:val="0"/>
          <w:divBdr>
            <w:top w:val="none" w:sz="0" w:space="0" w:color="auto"/>
            <w:left w:val="none" w:sz="0" w:space="0" w:color="auto"/>
            <w:bottom w:val="none" w:sz="0" w:space="0" w:color="auto"/>
            <w:right w:val="none" w:sz="0" w:space="0" w:color="auto"/>
          </w:divBdr>
        </w:div>
      </w:divsChild>
    </w:div>
    <w:div w:id="1948924042">
      <w:bodyDiv w:val="1"/>
      <w:marLeft w:val="0"/>
      <w:marRight w:val="0"/>
      <w:marTop w:val="0"/>
      <w:marBottom w:val="0"/>
      <w:divBdr>
        <w:top w:val="none" w:sz="0" w:space="0" w:color="auto"/>
        <w:left w:val="none" w:sz="0" w:space="0" w:color="auto"/>
        <w:bottom w:val="none" w:sz="0" w:space="0" w:color="auto"/>
        <w:right w:val="none" w:sz="0" w:space="0" w:color="auto"/>
      </w:divBdr>
    </w:div>
    <w:div w:id="1949117519">
      <w:bodyDiv w:val="1"/>
      <w:marLeft w:val="0"/>
      <w:marRight w:val="0"/>
      <w:marTop w:val="0"/>
      <w:marBottom w:val="0"/>
      <w:divBdr>
        <w:top w:val="none" w:sz="0" w:space="0" w:color="auto"/>
        <w:left w:val="none" w:sz="0" w:space="0" w:color="auto"/>
        <w:bottom w:val="none" w:sz="0" w:space="0" w:color="auto"/>
        <w:right w:val="none" w:sz="0" w:space="0" w:color="auto"/>
      </w:divBdr>
    </w:div>
    <w:div w:id="1951352514">
      <w:bodyDiv w:val="1"/>
      <w:marLeft w:val="0"/>
      <w:marRight w:val="0"/>
      <w:marTop w:val="0"/>
      <w:marBottom w:val="0"/>
      <w:divBdr>
        <w:top w:val="none" w:sz="0" w:space="0" w:color="auto"/>
        <w:left w:val="none" w:sz="0" w:space="0" w:color="auto"/>
        <w:bottom w:val="none" w:sz="0" w:space="0" w:color="auto"/>
        <w:right w:val="none" w:sz="0" w:space="0" w:color="auto"/>
      </w:divBdr>
      <w:divsChild>
        <w:div w:id="47730767">
          <w:marLeft w:val="1080"/>
          <w:marRight w:val="0"/>
          <w:marTop w:val="100"/>
          <w:marBottom w:val="0"/>
          <w:divBdr>
            <w:top w:val="none" w:sz="0" w:space="0" w:color="auto"/>
            <w:left w:val="none" w:sz="0" w:space="0" w:color="auto"/>
            <w:bottom w:val="none" w:sz="0" w:space="0" w:color="auto"/>
            <w:right w:val="none" w:sz="0" w:space="0" w:color="auto"/>
          </w:divBdr>
        </w:div>
        <w:div w:id="278536145">
          <w:marLeft w:val="1080"/>
          <w:marRight w:val="0"/>
          <w:marTop w:val="100"/>
          <w:marBottom w:val="0"/>
          <w:divBdr>
            <w:top w:val="none" w:sz="0" w:space="0" w:color="auto"/>
            <w:left w:val="none" w:sz="0" w:space="0" w:color="auto"/>
            <w:bottom w:val="none" w:sz="0" w:space="0" w:color="auto"/>
            <w:right w:val="none" w:sz="0" w:space="0" w:color="auto"/>
          </w:divBdr>
        </w:div>
        <w:div w:id="698971324">
          <w:marLeft w:val="360"/>
          <w:marRight w:val="0"/>
          <w:marTop w:val="200"/>
          <w:marBottom w:val="0"/>
          <w:divBdr>
            <w:top w:val="none" w:sz="0" w:space="0" w:color="auto"/>
            <w:left w:val="none" w:sz="0" w:space="0" w:color="auto"/>
            <w:bottom w:val="none" w:sz="0" w:space="0" w:color="auto"/>
            <w:right w:val="none" w:sz="0" w:space="0" w:color="auto"/>
          </w:divBdr>
        </w:div>
        <w:div w:id="1025907157">
          <w:marLeft w:val="360"/>
          <w:marRight w:val="0"/>
          <w:marTop w:val="200"/>
          <w:marBottom w:val="0"/>
          <w:divBdr>
            <w:top w:val="none" w:sz="0" w:space="0" w:color="auto"/>
            <w:left w:val="none" w:sz="0" w:space="0" w:color="auto"/>
            <w:bottom w:val="none" w:sz="0" w:space="0" w:color="auto"/>
            <w:right w:val="none" w:sz="0" w:space="0" w:color="auto"/>
          </w:divBdr>
        </w:div>
        <w:div w:id="1092552890">
          <w:marLeft w:val="1080"/>
          <w:marRight w:val="0"/>
          <w:marTop w:val="100"/>
          <w:marBottom w:val="0"/>
          <w:divBdr>
            <w:top w:val="none" w:sz="0" w:space="0" w:color="auto"/>
            <w:left w:val="none" w:sz="0" w:space="0" w:color="auto"/>
            <w:bottom w:val="none" w:sz="0" w:space="0" w:color="auto"/>
            <w:right w:val="none" w:sz="0" w:space="0" w:color="auto"/>
          </w:divBdr>
        </w:div>
      </w:divsChild>
    </w:div>
    <w:div w:id="1951669048">
      <w:bodyDiv w:val="1"/>
      <w:marLeft w:val="0"/>
      <w:marRight w:val="0"/>
      <w:marTop w:val="0"/>
      <w:marBottom w:val="0"/>
      <w:divBdr>
        <w:top w:val="none" w:sz="0" w:space="0" w:color="auto"/>
        <w:left w:val="none" w:sz="0" w:space="0" w:color="auto"/>
        <w:bottom w:val="none" w:sz="0" w:space="0" w:color="auto"/>
        <w:right w:val="none" w:sz="0" w:space="0" w:color="auto"/>
      </w:divBdr>
      <w:divsChild>
        <w:div w:id="252251832">
          <w:marLeft w:val="1166"/>
          <w:marRight w:val="0"/>
          <w:marTop w:val="77"/>
          <w:marBottom w:val="0"/>
          <w:divBdr>
            <w:top w:val="none" w:sz="0" w:space="0" w:color="auto"/>
            <w:left w:val="none" w:sz="0" w:space="0" w:color="auto"/>
            <w:bottom w:val="none" w:sz="0" w:space="0" w:color="auto"/>
            <w:right w:val="none" w:sz="0" w:space="0" w:color="auto"/>
          </w:divBdr>
        </w:div>
        <w:div w:id="276763562">
          <w:marLeft w:val="1166"/>
          <w:marRight w:val="0"/>
          <w:marTop w:val="77"/>
          <w:marBottom w:val="0"/>
          <w:divBdr>
            <w:top w:val="none" w:sz="0" w:space="0" w:color="auto"/>
            <w:left w:val="none" w:sz="0" w:space="0" w:color="auto"/>
            <w:bottom w:val="none" w:sz="0" w:space="0" w:color="auto"/>
            <w:right w:val="none" w:sz="0" w:space="0" w:color="auto"/>
          </w:divBdr>
        </w:div>
        <w:div w:id="285242084">
          <w:marLeft w:val="1166"/>
          <w:marRight w:val="0"/>
          <w:marTop w:val="77"/>
          <w:marBottom w:val="0"/>
          <w:divBdr>
            <w:top w:val="none" w:sz="0" w:space="0" w:color="auto"/>
            <w:left w:val="none" w:sz="0" w:space="0" w:color="auto"/>
            <w:bottom w:val="none" w:sz="0" w:space="0" w:color="auto"/>
            <w:right w:val="none" w:sz="0" w:space="0" w:color="auto"/>
          </w:divBdr>
        </w:div>
        <w:div w:id="319501258">
          <w:marLeft w:val="547"/>
          <w:marRight w:val="0"/>
          <w:marTop w:val="96"/>
          <w:marBottom w:val="0"/>
          <w:divBdr>
            <w:top w:val="none" w:sz="0" w:space="0" w:color="auto"/>
            <w:left w:val="none" w:sz="0" w:space="0" w:color="auto"/>
            <w:bottom w:val="none" w:sz="0" w:space="0" w:color="auto"/>
            <w:right w:val="none" w:sz="0" w:space="0" w:color="auto"/>
          </w:divBdr>
        </w:div>
        <w:div w:id="472910173">
          <w:marLeft w:val="1166"/>
          <w:marRight w:val="0"/>
          <w:marTop w:val="77"/>
          <w:marBottom w:val="0"/>
          <w:divBdr>
            <w:top w:val="none" w:sz="0" w:space="0" w:color="auto"/>
            <w:left w:val="none" w:sz="0" w:space="0" w:color="auto"/>
            <w:bottom w:val="none" w:sz="0" w:space="0" w:color="auto"/>
            <w:right w:val="none" w:sz="0" w:space="0" w:color="auto"/>
          </w:divBdr>
        </w:div>
        <w:div w:id="476916740">
          <w:marLeft w:val="1166"/>
          <w:marRight w:val="0"/>
          <w:marTop w:val="77"/>
          <w:marBottom w:val="0"/>
          <w:divBdr>
            <w:top w:val="none" w:sz="0" w:space="0" w:color="auto"/>
            <w:left w:val="none" w:sz="0" w:space="0" w:color="auto"/>
            <w:bottom w:val="none" w:sz="0" w:space="0" w:color="auto"/>
            <w:right w:val="none" w:sz="0" w:space="0" w:color="auto"/>
          </w:divBdr>
        </w:div>
        <w:div w:id="1035615823">
          <w:marLeft w:val="1166"/>
          <w:marRight w:val="0"/>
          <w:marTop w:val="77"/>
          <w:marBottom w:val="0"/>
          <w:divBdr>
            <w:top w:val="none" w:sz="0" w:space="0" w:color="auto"/>
            <w:left w:val="none" w:sz="0" w:space="0" w:color="auto"/>
            <w:bottom w:val="none" w:sz="0" w:space="0" w:color="auto"/>
            <w:right w:val="none" w:sz="0" w:space="0" w:color="auto"/>
          </w:divBdr>
        </w:div>
        <w:div w:id="1143039323">
          <w:marLeft w:val="547"/>
          <w:marRight w:val="0"/>
          <w:marTop w:val="96"/>
          <w:marBottom w:val="0"/>
          <w:divBdr>
            <w:top w:val="none" w:sz="0" w:space="0" w:color="auto"/>
            <w:left w:val="none" w:sz="0" w:space="0" w:color="auto"/>
            <w:bottom w:val="none" w:sz="0" w:space="0" w:color="auto"/>
            <w:right w:val="none" w:sz="0" w:space="0" w:color="auto"/>
          </w:divBdr>
        </w:div>
        <w:div w:id="1362170148">
          <w:marLeft w:val="1166"/>
          <w:marRight w:val="0"/>
          <w:marTop w:val="77"/>
          <w:marBottom w:val="0"/>
          <w:divBdr>
            <w:top w:val="none" w:sz="0" w:space="0" w:color="auto"/>
            <w:left w:val="none" w:sz="0" w:space="0" w:color="auto"/>
            <w:bottom w:val="none" w:sz="0" w:space="0" w:color="auto"/>
            <w:right w:val="none" w:sz="0" w:space="0" w:color="auto"/>
          </w:divBdr>
        </w:div>
        <w:div w:id="1448423811">
          <w:marLeft w:val="547"/>
          <w:marRight w:val="0"/>
          <w:marTop w:val="96"/>
          <w:marBottom w:val="0"/>
          <w:divBdr>
            <w:top w:val="none" w:sz="0" w:space="0" w:color="auto"/>
            <w:left w:val="none" w:sz="0" w:space="0" w:color="auto"/>
            <w:bottom w:val="none" w:sz="0" w:space="0" w:color="auto"/>
            <w:right w:val="none" w:sz="0" w:space="0" w:color="auto"/>
          </w:divBdr>
        </w:div>
      </w:divsChild>
    </w:div>
    <w:div w:id="1951813704">
      <w:bodyDiv w:val="1"/>
      <w:marLeft w:val="0"/>
      <w:marRight w:val="0"/>
      <w:marTop w:val="0"/>
      <w:marBottom w:val="0"/>
      <w:divBdr>
        <w:top w:val="none" w:sz="0" w:space="0" w:color="auto"/>
        <w:left w:val="none" w:sz="0" w:space="0" w:color="auto"/>
        <w:bottom w:val="none" w:sz="0" w:space="0" w:color="auto"/>
        <w:right w:val="none" w:sz="0" w:space="0" w:color="auto"/>
      </w:divBdr>
    </w:div>
    <w:div w:id="1952398911">
      <w:bodyDiv w:val="1"/>
      <w:marLeft w:val="0"/>
      <w:marRight w:val="0"/>
      <w:marTop w:val="0"/>
      <w:marBottom w:val="0"/>
      <w:divBdr>
        <w:top w:val="none" w:sz="0" w:space="0" w:color="auto"/>
        <w:left w:val="none" w:sz="0" w:space="0" w:color="auto"/>
        <w:bottom w:val="none" w:sz="0" w:space="0" w:color="auto"/>
        <w:right w:val="none" w:sz="0" w:space="0" w:color="auto"/>
      </w:divBdr>
    </w:div>
    <w:div w:id="1953634190">
      <w:bodyDiv w:val="1"/>
      <w:marLeft w:val="0"/>
      <w:marRight w:val="0"/>
      <w:marTop w:val="0"/>
      <w:marBottom w:val="0"/>
      <w:divBdr>
        <w:top w:val="none" w:sz="0" w:space="0" w:color="auto"/>
        <w:left w:val="none" w:sz="0" w:space="0" w:color="auto"/>
        <w:bottom w:val="none" w:sz="0" w:space="0" w:color="auto"/>
        <w:right w:val="none" w:sz="0" w:space="0" w:color="auto"/>
      </w:divBdr>
      <w:divsChild>
        <w:div w:id="732510111">
          <w:marLeft w:val="1166"/>
          <w:marRight w:val="0"/>
          <w:marTop w:val="115"/>
          <w:marBottom w:val="0"/>
          <w:divBdr>
            <w:top w:val="none" w:sz="0" w:space="0" w:color="auto"/>
            <w:left w:val="none" w:sz="0" w:space="0" w:color="auto"/>
            <w:bottom w:val="none" w:sz="0" w:space="0" w:color="auto"/>
            <w:right w:val="none" w:sz="0" w:space="0" w:color="auto"/>
          </w:divBdr>
        </w:div>
        <w:div w:id="1053045143">
          <w:marLeft w:val="1166"/>
          <w:marRight w:val="0"/>
          <w:marTop w:val="115"/>
          <w:marBottom w:val="0"/>
          <w:divBdr>
            <w:top w:val="none" w:sz="0" w:space="0" w:color="auto"/>
            <w:left w:val="none" w:sz="0" w:space="0" w:color="auto"/>
            <w:bottom w:val="none" w:sz="0" w:space="0" w:color="auto"/>
            <w:right w:val="none" w:sz="0" w:space="0" w:color="auto"/>
          </w:divBdr>
        </w:div>
        <w:div w:id="1105005618">
          <w:marLeft w:val="547"/>
          <w:marRight w:val="0"/>
          <w:marTop w:val="130"/>
          <w:marBottom w:val="0"/>
          <w:divBdr>
            <w:top w:val="none" w:sz="0" w:space="0" w:color="auto"/>
            <w:left w:val="none" w:sz="0" w:space="0" w:color="auto"/>
            <w:bottom w:val="none" w:sz="0" w:space="0" w:color="auto"/>
            <w:right w:val="none" w:sz="0" w:space="0" w:color="auto"/>
          </w:divBdr>
        </w:div>
        <w:div w:id="1280994671">
          <w:marLeft w:val="1166"/>
          <w:marRight w:val="0"/>
          <w:marTop w:val="115"/>
          <w:marBottom w:val="0"/>
          <w:divBdr>
            <w:top w:val="none" w:sz="0" w:space="0" w:color="auto"/>
            <w:left w:val="none" w:sz="0" w:space="0" w:color="auto"/>
            <w:bottom w:val="none" w:sz="0" w:space="0" w:color="auto"/>
            <w:right w:val="none" w:sz="0" w:space="0" w:color="auto"/>
          </w:divBdr>
        </w:div>
        <w:div w:id="1458451432">
          <w:marLeft w:val="547"/>
          <w:marRight w:val="0"/>
          <w:marTop w:val="130"/>
          <w:marBottom w:val="0"/>
          <w:divBdr>
            <w:top w:val="none" w:sz="0" w:space="0" w:color="auto"/>
            <w:left w:val="none" w:sz="0" w:space="0" w:color="auto"/>
            <w:bottom w:val="none" w:sz="0" w:space="0" w:color="auto"/>
            <w:right w:val="none" w:sz="0" w:space="0" w:color="auto"/>
          </w:divBdr>
        </w:div>
        <w:div w:id="1474181054">
          <w:marLeft w:val="1800"/>
          <w:marRight w:val="0"/>
          <w:marTop w:val="96"/>
          <w:marBottom w:val="0"/>
          <w:divBdr>
            <w:top w:val="none" w:sz="0" w:space="0" w:color="auto"/>
            <w:left w:val="none" w:sz="0" w:space="0" w:color="auto"/>
            <w:bottom w:val="none" w:sz="0" w:space="0" w:color="auto"/>
            <w:right w:val="none" w:sz="0" w:space="0" w:color="auto"/>
          </w:divBdr>
        </w:div>
        <w:div w:id="1927230484">
          <w:marLeft w:val="1800"/>
          <w:marRight w:val="0"/>
          <w:marTop w:val="96"/>
          <w:marBottom w:val="0"/>
          <w:divBdr>
            <w:top w:val="none" w:sz="0" w:space="0" w:color="auto"/>
            <w:left w:val="none" w:sz="0" w:space="0" w:color="auto"/>
            <w:bottom w:val="none" w:sz="0" w:space="0" w:color="auto"/>
            <w:right w:val="none" w:sz="0" w:space="0" w:color="auto"/>
          </w:divBdr>
        </w:div>
      </w:divsChild>
    </w:div>
    <w:div w:id="1956019676">
      <w:bodyDiv w:val="1"/>
      <w:marLeft w:val="0"/>
      <w:marRight w:val="0"/>
      <w:marTop w:val="0"/>
      <w:marBottom w:val="0"/>
      <w:divBdr>
        <w:top w:val="none" w:sz="0" w:space="0" w:color="auto"/>
        <w:left w:val="none" w:sz="0" w:space="0" w:color="auto"/>
        <w:bottom w:val="none" w:sz="0" w:space="0" w:color="auto"/>
        <w:right w:val="none" w:sz="0" w:space="0" w:color="auto"/>
      </w:divBdr>
    </w:div>
    <w:div w:id="1956330301">
      <w:bodyDiv w:val="1"/>
      <w:marLeft w:val="0"/>
      <w:marRight w:val="0"/>
      <w:marTop w:val="0"/>
      <w:marBottom w:val="0"/>
      <w:divBdr>
        <w:top w:val="none" w:sz="0" w:space="0" w:color="auto"/>
        <w:left w:val="none" w:sz="0" w:space="0" w:color="auto"/>
        <w:bottom w:val="none" w:sz="0" w:space="0" w:color="auto"/>
        <w:right w:val="none" w:sz="0" w:space="0" w:color="auto"/>
      </w:divBdr>
    </w:div>
    <w:div w:id="1956518037">
      <w:bodyDiv w:val="1"/>
      <w:marLeft w:val="0"/>
      <w:marRight w:val="0"/>
      <w:marTop w:val="0"/>
      <w:marBottom w:val="0"/>
      <w:divBdr>
        <w:top w:val="none" w:sz="0" w:space="0" w:color="auto"/>
        <w:left w:val="none" w:sz="0" w:space="0" w:color="auto"/>
        <w:bottom w:val="none" w:sz="0" w:space="0" w:color="auto"/>
        <w:right w:val="none" w:sz="0" w:space="0" w:color="auto"/>
      </w:divBdr>
    </w:div>
    <w:div w:id="1957788047">
      <w:bodyDiv w:val="1"/>
      <w:marLeft w:val="0"/>
      <w:marRight w:val="0"/>
      <w:marTop w:val="0"/>
      <w:marBottom w:val="0"/>
      <w:divBdr>
        <w:top w:val="none" w:sz="0" w:space="0" w:color="auto"/>
        <w:left w:val="none" w:sz="0" w:space="0" w:color="auto"/>
        <w:bottom w:val="none" w:sz="0" w:space="0" w:color="auto"/>
        <w:right w:val="none" w:sz="0" w:space="0" w:color="auto"/>
      </w:divBdr>
      <w:divsChild>
        <w:div w:id="380909232">
          <w:marLeft w:val="1800"/>
          <w:marRight w:val="0"/>
          <w:marTop w:val="120"/>
          <w:marBottom w:val="120"/>
          <w:divBdr>
            <w:top w:val="none" w:sz="0" w:space="0" w:color="auto"/>
            <w:left w:val="none" w:sz="0" w:space="0" w:color="auto"/>
            <w:bottom w:val="none" w:sz="0" w:space="0" w:color="auto"/>
            <w:right w:val="none" w:sz="0" w:space="0" w:color="auto"/>
          </w:divBdr>
        </w:div>
        <w:div w:id="731003593">
          <w:marLeft w:val="1800"/>
          <w:marRight w:val="0"/>
          <w:marTop w:val="120"/>
          <w:marBottom w:val="120"/>
          <w:divBdr>
            <w:top w:val="none" w:sz="0" w:space="0" w:color="auto"/>
            <w:left w:val="none" w:sz="0" w:space="0" w:color="auto"/>
            <w:bottom w:val="none" w:sz="0" w:space="0" w:color="auto"/>
            <w:right w:val="none" w:sz="0" w:space="0" w:color="auto"/>
          </w:divBdr>
        </w:div>
        <w:div w:id="1067073690">
          <w:marLeft w:val="1166"/>
          <w:marRight w:val="0"/>
          <w:marTop w:val="96"/>
          <w:marBottom w:val="0"/>
          <w:divBdr>
            <w:top w:val="none" w:sz="0" w:space="0" w:color="auto"/>
            <w:left w:val="none" w:sz="0" w:space="0" w:color="auto"/>
            <w:bottom w:val="none" w:sz="0" w:space="0" w:color="auto"/>
            <w:right w:val="none" w:sz="0" w:space="0" w:color="auto"/>
          </w:divBdr>
        </w:div>
        <w:div w:id="1079711969">
          <w:marLeft w:val="1800"/>
          <w:marRight w:val="0"/>
          <w:marTop w:val="120"/>
          <w:marBottom w:val="120"/>
          <w:divBdr>
            <w:top w:val="none" w:sz="0" w:space="0" w:color="auto"/>
            <w:left w:val="none" w:sz="0" w:space="0" w:color="auto"/>
            <w:bottom w:val="none" w:sz="0" w:space="0" w:color="auto"/>
            <w:right w:val="none" w:sz="0" w:space="0" w:color="auto"/>
          </w:divBdr>
        </w:div>
        <w:div w:id="1830246792">
          <w:marLeft w:val="1800"/>
          <w:marRight w:val="0"/>
          <w:marTop w:val="120"/>
          <w:marBottom w:val="120"/>
          <w:divBdr>
            <w:top w:val="none" w:sz="0" w:space="0" w:color="auto"/>
            <w:left w:val="none" w:sz="0" w:space="0" w:color="auto"/>
            <w:bottom w:val="none" w:sz="0" w:space="0" w:color="auto"/>
            <w:right w:val="none" w:sz="0" w:space="0" w:color="auto"/>
          </w:divBdr>
        </w:div>
        <w:div w:id="1952932899">
          <w:marLeft w:val="547"/>
          <w:marRight w:val="0"/>
          <w:marTop w:val="115"/>
          <w:marBottom w:val="0"/>
          <w:divBdr>
            <w:top w:val="none" w:sz="0" w:space="0" w:color="auto"/>
            <w:left w:val="none" w:sz="0" w:space="0" w:color="auto"/>
            <w:bottom w:val="none" w:sz="0" w:space="0" w:color="auto"/>
            <w:right w:val="none" w:sz="0" w:space="0" w:color="auto"/>
          </w:divBdr>
        </w:div>
      </w:divsChild>
    </w:div>
    <w:div w:id="1959027105">
      <w:bodyDiv w:val="1"/>
      <w:marLeft w:val="0"/>
      <w:marRight w:val="0"/>
      <w:marTop w:val="0"/>
      <w:marBottom w:val="0"/>
      <w:divBdr>
        <w:top w:val="none" w:sz="0" w:space="0" w:color="auto"/>
        <w:left w:val="none" w:sz="0" w:space="0" w:color="auto"/>
        <w:bottom w:val="none" w:sz="0" w:space="0" w:color="auto"/>
        <w:right w:val="none" w:sz="0" w:space="0" w:color="auto"/>
      </w:divBdr>
    </w:div>
    <w:div w:id="1959949853">
      <w:bodyDiv w:val="1"/>
      <w:marLeft w:val="0"/>
      <w:marRight w:val="0"/>
      <w:marTop w:val="0"/>
      <w:marBottom w:val="0"/>
      <w:divBdr>
        <w:top w:val="none" w:sz="0" w:space="0" w:color="auto"/>
        <w:left w:val="none" w:sz="0" w:space="0" w:color="auto"/>
        <w:bottom w:val="none" w:sz="0" w:space="0" w:color="auto"/>
        <w:right w:val="none" w:sz="0" w:space="0" w:color="auto"/>
      </w:divBdr>
    </w:div>
    <w:div w:id="1962415673">
      <w:bodyDiv w:val="1"/>
      <w:marLeft w:val="0"/>
      <w:marRight w:val="0"/>
      <w:marTop w:val="0"/>
      <w:marBottom w:val="0"/>
      <w:divBdr>
        <w:top w:val="none" w:sz="0" w:space="0" w:color="auto"/>
        <w:left w:val="none" w:sz="0" w:space="0" w:color="auto"/>
        <w:bottom w:val="none" w:sz="0" w:space="0" w:color="auto"/>
        <w:right w:val="none" w:sz="0" w:space="0" w:color="auto"/>
      </w:divBdr>
    </w:div>
    <w:div w:id="1962573035">
      <w:bodyDiv w:val="1"/>
      <w:marLeft w:val="0"/>
      <w:marRight w:val="0"/>
      <w:marTop w:val="0"/>
      <w:marBottom w:val="0"/>
      <w:divBdr>
        <w:top w:val="none" w:sz="0" w:space="0" w:color="auto"/>
        <w:left w:val="none" w:sz="0" w:space="0" w:color="auto"/>
        <w:bottom w:val="none" w:sz="0" w:space="0" w:color="auto"/>
        <w:right w:val="none" w:sz="0" w:space="0" w:color="auto"/>
      </w:divBdr>
    </w:div>
    <w:div w:id="1962614812">
      <w:bodyDiv w:val="1"/>
      <w:marLeft w:val="0"/>
      <w:marRight w:val="0"/>
      <w:marTop w:val="0"/>
      <w:marBottom w:val="0"/>
      <w:divBdr>
        <w:top w:val="none" w:sz="0" w:space="0" w:color="auto"/>
        <w:left w:val="none" w:sz="0" w:space="0" w:color="auto"/>
        <w:bottom w:val="none" w:sz="0" w:space="0" w:color="auto"/>
        <w:right w:val="none" w:sz="0" w:space="0" w:color="auto"/>
      </w:divBdr>
    </w:div>
    <w:div w:id="1965110727">
      <w:bodyDiv w:val="1"/>
      <w:marLeft w:val="0"/>
      <w:marRight w:val="0"/>
      <w:marTop w:val="0"/>
      <w:marBottom w:val="0"/>
      <w:divBdr>
        <w:top w:val="none" w:sz="0" w:space="0" w:color="auto"/>
        <w:left w:val="none" w:sz="0" w:space="0" w:color="auto"/>
        <w:bottom w:val="none" w:sz="0" w:space="0" w:color="auto"/>
        <w:right w:val="none" w:sz="0" w:space="0" w:color="auto"/>
      </w:divBdr>
    </w:div>
    <w:div w:id="1965310250">
      <w:bodyDiv w:val="1"/>
      <w:marLeft w:val="0"/>
      <w:marRight w:val="0"/>
      <w:marTop w:val="0"/>
      <w:marBottom w:val="0"/>
      <w:divBdr>
        <w:top w:val="none" w:sz="0" w:space="0" w:color="auto"/>
        <w:left w:val="none" w:sz="0" w:space="0" w:color="auto"/>
        <w:bottom w:val="none" w:sz="0" w:space="0" w:color="auto"/>
        <w:right w:val="none" w:sz="0" w:space="0" w:color="auto"/>
      </w:divBdr>
    </w:div>
    <w:div w:id="1966690214">
      <w:bodyDiv w:val="1"/>
      <w:marLeft w:val="0"/>
      <w:marRight w:val="0"/>
      <w:marTop w:val="0"/>
      <w:marBottom w:val="0"/>
      <w:divBdr>
        <w:top w:val="none" w:sz="0" w:space="0" w:color="auto"/>
        <w:left w:val="none" w:sz="0" w:space="0" w:color="auto"/>
        <w:bottom w:val="none" w:sz="0" w:space="0" w:color="auto"/>
        <w:right w:val="none" w:sz="0" w:space="0" w:color="auto"/>
      </w:divBdr>
      <w:divsChild>
        <w:div w:id="767045201">
          <w:marLeft w:val="547"/>
          <w:marRight w:val="0"/>
          <w:marTop w:val="96"/>
          <w:marBottom w:val="0"/>
          <w:divBdr>
            <w:top w:val="none" w:sz="0" w:space="0" w:color="auto"/>
            <w:left w:val="none" w:sz="0" w:space="0" w:color="auto"/>
            <w:bottom w:val="none" w:sz="0" w:space="0" w:color="auto"/>
            <w:right w:val="none" w:sz="0" w:space="0" w:color="auto"/>
          </w:divBdr>
        </w:div>
        <w:div w:id="1656494595">
          <w:marLeft w:val="1166"/>
          <w:marRight w:val="0"/>
          <w:marTop w:val="96"/>
          <w:marBottom w:val="0"/>
          <w:divBdr>
            <w:top w:val="none" w:sz="0" w:space="0" w:color="auto"/>
            <w:left w:val="none" w:sz="0" w:space="0" w:color="auto"/>
            <w:bottom w:val="none" w:sz="0" w:space="0" w:color="auto"/>
            <w:right w:val="none" w:sz="0" w:space="0" w:color="auto"/>
          </w:divBdr>
        </w:div>
      </w:divsChild>
    </w:div>
    <w:div w:id="1967083888">
      <w:bodyDiv w:val="1"/>
      <w:marLeft w:val="0"/>
      <w:marRight w:val="0"/>
      <w:marTop w:val="0"/>
      <w:marBottom w:val="0"/>
      <w:divBdr>
        <w:top w:val="none" w:sz="0" w:space="0" w:color="auto"/>
        <w:left w:val="none" w:sz="0" w:space="0" w:color="auto"/>
        <w:bottom w:val="none" w:sz="0" w:space="0" w:color="auto"/>
        <w:right w:val="none" w:sz="0" w:space="0" w:color="auto"/>
      </w:divBdr>
    </w:div>
    <w:div w:id="1967466468">
      <w:bodyDiv w:val="1"/>
      <w:marLeft w:val="0"/>
      <w:marRight w:val="0"/>
      <w:marTop w:val="0"/>
      <w:marBottom w:val="0"/>
      <w:divBdr>
        <w:top w:val="none" w:sz="0" w:space="0" w:color="auto"/>
        <w:left w:val="none" w:sz="0" w:space="0" w:color="auto"/>
        <w:bottom w:val="none" w:sz="0" w:space="0" w:color="auto"/>
        <w:right w:val="none" w:sz="0" w:space="0" w:color="auto"/>
      </w:divBdr>
    </w:div>
    <w:div w:id="1967807961">
      <w:bodyDiv w:val="1"/>
      <w:marLeft w:val="0"/>
      <w:marRight w:val="0"/>
      <w:marTop w:val="0"/>
      <w:marBottom w:val="0"/>
      <w:divBdr>
        <w:top w:val="none" w:sz="0" w:space="0" w:color="auto"/>
        <w:left w:val="none" w:sz="0" w:space="0" w:color="auto"/>
        <w:bottom w:val="none" w:sz="0" w:space="0" w:color="auto"/>
        <w:right w:val="none" w:sz="0" w:space="0" w:color="auto"/>
      </w:divBdr>
    </w:div>
    <w:div w:id="1968118703">
      <w:bodyDiv w:val="1"/>
      <w:marLeft w:val="0"/>
      <w:marRight w:val="0"/>
      <w:marTop w:val="0"/>
      <w:marBottom w:val="0"/>
      <w:divBdr>
        <w:top w:val="none" w:sz="0" w:space="0" w:color="auto"/>
        <w:left w:val="none" w:sz="0" w:space="0" w:color="auto"/>
        <w:bottom w:val="none" w:sz="0" w:space="0" w:color="auto"/>
        <w:right w:val="none" w:sz="0" w:space="0" w:color="auto"/>
      </w:divBdr>
      <w:divsChild>
        <w:div w:id="714232472">
          <w:marLeft w:val="1800"/>
          <w:marRight w:val="0"/>
          <w:marTop w:val="86"/>
          <w:marBottom w:val="0"/>
          <w:divBdr>
            <w:top w:val="none" w:sz="0" w:space="0" w:color="auto"/>
            <w:left w:val="none" w:sz="0" w:space="0" w:color="auto"/>
            <w:bottom w:val="none" w:sz="0" w:space="0" w:color="auto"/>
            <w:right w:val="none" w:sz="0" w:space="0" w:color="auto"/>
          </w:divBdr>
        </w:div>
        <w:div w:id="897209322">
          <w:marLeft w:val="1166"/>
          <w:marRight w:val="0"/>
          <w:marTop w:val="96"/>
          <w:marBottom w:val="0"/>
          <w:divBdr>
            <w:top w:val="none" w:sz="0" w:space="0" w:color="auto"/>
            <w:left w:val="none" w:sz="0" w:space="0" w:color="auto"/>
            <w:bottom w:val="none" w:sz="0" w:space="0" w:color="auto"/>
            <w:right w:val="none" w:sz="0" w:space="0" w:color="auto"/>
          </w:divBdr>
        </w:div>
        <w:div w:id="944845591">
          <w:marLeft w:val="1800"/>
          <w:marRight w:val="0"/>
          <w:marTop w:val="86"/>
          <w:marBottom w:val="0"/>
          <w:divBdr>
            <w:top w:val="none" w:sz="0" w:space="0" w:color="auto"/>
            <w:left w:val="none" w:sz="0" w:space="0" w:color="auto"/>
            <w:bottom w:val="none" w:sz="0" w:space="0" w:color="auto"/>
            <w:right w:val="none" w:sz="0" w:space="0" w:color="auto"/>
          </w:divBdr>
        </w:div>
        <w:div w:id="1021589132">
          <w:marLeft w:val="1800"/>
          <w:marRight w:val="0"/>
          <w:marTop w:val="86"/>
          <w:marBottom w:val="0"/>
          <w:divBdr>
            <w:top w:val="none" w:sz="0" w:space="0" w:color="auto"/>
            <w:left w:val="none" w:sz="0" w:space="0" w:color="auto"/>
            <w:bottom w:val="none" w:sz="0" w:space="0" w:color="auto"/>
            <w:right w:val="none" w:sz="0" w:space="0" w:color="auto"/>
          </w:divBdr>
        </w:div>
        <w:div w:id="1244296230">
          <w:marLeft w:val="547"/>
          <w:marRight w:val="0"/>
          <w:marTop w:val="115"/>
          <w:marBottom w:val="0"/>
          <w:divBdr>
            <w:top w:val="none" w:sz="0" w:space="0" w:color="auto"/>
            <w:left w:val="none" w:sz="0" w:space="0" w:color="auto"/>
            <w:bottom w:val="none" w:sz="0" w:space="0" w:color="auto"/>
            <w:right w:val="none" w:sz="0" w:space="0" w:color="auto"/>
          </w:divBdr>
        </w:div>
        <w:div w:id="1504735041">
          <w:marLeft w:val="547"/>
          <w:marRight w:val="0"/>
          <w:marTop w:val="115"/>
          <w:marBottom w:val="0"/>
          <w:divBdr>
            <w:top w:val="none" w:sz="0" w:space="0" w:color="auto"/>
            <w:left w:val="none" w:sz="0" w:space="0" w:color="auto"/>
            <w:bottom w:val="none" w:sz="0" w:space="0" w:color="auto"/>
            <w:right w:val="none" w:sz="0" w:space="0" w:color="auto"/>
          </w:divBdr>
        </w:div>
        <w:div w:id="1550265391">
          <w:marLeft w:val="1166"/>
          <w:marRight w:val="0"/>
          <w:marTop w:val="96"/>
          <w:marBottom w:val="0"/>
          <w:divBdr>
            <w:top w:val="none" w:sz="0" w:space="0" w:color="auto"/>
            <w:left w:val="none" w:sz="0" w:space="0" w:color="auto"/>
            <w:bottom w:val="none" w:sz="0" w:space="0" w:color="auto"/>
            <w:right w:val="none" w:sz="0" w:space="0" w:color="auto"/>
          </w:divBdr>
        </w:div>
      </w:divsChild>
    </w:div>
    <w:div w:id="1969123415">
      <w:bodyDiv w:val="1"/>
      <w:marLeft w:val="0"/>
      <w:marRight w:val="0"/>
      <w:marTop w:val="0"/>
      <w:marBottom w:val="0"/>
      <w:divBdr>
        <w:top w:val="none" w:sz="0" w:space="0" w:color="auto"/>
        <w:left w:val="none" w:sz="0" w:space="0" w:color="auto"/>
        <w:bottom w:val="none" w:sz="0" w:space="0" w:color="auto"/>
        <w:right w:val="none" w:sz="0" w:space="0" w:color="auto"/>
      </w:divBdr>
    </w:div>
    <w:div w:id="1969434379">
      <w:bodyDiv w:val="1"/>
      <w:marLeft w:val="0"/>
      <w:marRight w:val="0"/>
      <w:marTop w:val="0"/>
      <w:marBottom w:val="0"/>
      <w:divBdr>
        <w:top w:val="none" w:sz="0" w:space="0" w:color="auto"/>
        <w:left w:val="none" w:sz="0" w:space="0" w:color="auto"/>
        <w:bottom w:val="none" w:sz="0" w:space="0" w:color="auto"/>
        <w:right w:val="none" w:sz="0" w:space="0" w:color="auto"/>
      </w:divBdr>
    </w:div>
    <w:div w:id="1969700402">
      <w:bodyDiv w:val="1"/>
      <w:marLeft w:val="0"/>
      <w:marRight w:val="0"/>
      <w:marTop w:val="0"/>
      <w:marBottom w:val="0"/>
      <w:divBdr>
        <w:top w:val="none" w:sz="0" w:space="0" w:color="auto"/>
        <w:left w:val="none" w:sz="0" w:space="0" w:color="auto"/>
        <w:bottom w:val="none" w:sz="0" w:space="0" w:color="auto"/>
        <w:right w:val="none" w:sz="0" w:space="0" w:color="auto"/>
      </w:divBdr>
    </w:div>
    <w:div w:id="1972320785">
      <w:bodyDiv w:val="1"/>
      <w:marLeft w:val="0"/>
      <w:marRight w:val="0"/>
      <w:marTop w:val="0"/>
      <w:marBottom w:val="0"/>
      <w:divBdr>
        <w:top w:val="none" w:sz="0" w:space="0" w:color="auto"/>
        <w:left w:val="none" w:sz="0" w:space="0" w:color="auto"/>
        <w:bottom w:val="none" w:sz="0" w:space="0" w:color="auto"/>
        <w:right w:val="none" w:sz="0" w:space="0" w:color="auto"/>
      </w:divBdr>
    </w:div>
    <w:div w:id="1973050849">
      <w:bodyDiv w:val="1"/>
      <w:marLeft w:val="0"/>
      <w:marRight w:val="0"/>
      <w:marTop w:val="0"/>
      <w:marBottom w:val="0"/>
      <w:divBdr>
        <w:top w:val="none" w:sz="0" w:space="0" w:color="auto"/>
        <w:left w:val="none" w:sz="0" w:space="0" w:color="auto"/>
        <w:bottom w:val="none" w:sz="0" w:space="0" w:color="auto"/>
        <w:right w:val="none" w:sz="0" w:space="0" w:color="auto"/>
      </w:divBdr>
      <w:divsChild>
        <w:div w:id="20714854">
          <w:marLeft w:val="547"/>
          <w:marRight w:val="0"/>
          <w:marTop w:val="154"/>
          <w:marBottom w:val="0"/>
          <w:divBdr>
            <w:top w:val="none" w:sz="0" w:space="0" w:color="auto"/>
            <w:left w:val="none" w:sz="0" w:space="0" w:color="auto"/>
            <w:bottom w:val="none" w:sz="0" w:space="0" w:color="auto"/>
            <w:right w:val="none" w:sz="0" w:space="0" w:color="auto"/>
          </w:divBdr>
        </w:div>
        <w:div w:id="1586920415">
          <w:marLeft w:val="547"/>
          <w:marRight w:val="0"/>
          <w:marTop w:val="154"/>
          <w:marBottom w:val="0"/>
          <w:divBdr>
            <w:top w:val="none" w:sz="0" w:space="0" w:color="auto"/>
            <w:left w:val="none" w:sz="0" w:space="0" w:color="auto"/>
            <w:bottom w:val="none" w:sz="0" w:space="0" w:color="auto"/>
            <w:right w:val="none" w:sz="0" w:space="0" w:color="auto"/>
          </w:divBdr>
        </w:div>
        <w:div w:id="1736588869">
          <w:marLeft w:val="547"/>
          <w:marRight w:val="0"/>
          <w:marTop w:val="154"/>
          <w:marBottom w:val="0"/>
          <w:divBdr>
            <w:top w:val="none" w:sz="0" w:space="0" w:color="auto"/>
            <w:left w:val="none" w:sz="0" w:space="0" w:color="auto"/>
            <w:bottom w:val="none" w:sz="0" w:space="0" w:color="auto"/>
            <w:right w:val="none" w:sz="0" w:space="0" w:color="auto"/>
          </w:divBdr>
        </w:div>
      </w:divsChild>
    </w:div>
    <w:div w:id="1973052694">
      <w:bodyDiv w:val="1"/>
      <w:marLeft w:val="0"/>
      <w:marRight w:val="0"/>
      <w:marTop w:val="0"/>
      <w:marBottom w:val="0"/>
      <w:divBdr>
        <w:top w:val="none" w:sz="0" w:space="0" w:color="auto"/>
        <w:left w:val="none" w:sz="0" w:space="0" w:color="auto"/>
        <w:bottom w:val="none" w:sz="0" w:space="0" w:color="auto"/>
        <w:right w:val="none" w:sz="0" w:space="0" w:color="auto"/>
      </w:divBdr>
    </w:div>
    <w:div w:id="1973897631">
      <w:bodyDiv w:val="1"/>
      <w:marLeft w:val="0"/>
      <w:marRight w:val="0"/>
      <w:marTop w:val="0"/>
      <w:marBottom w:val="0"/>
      <w:divBdr>
        <w:top w:val="none" w:sz="0" w:space="0" w:color="auto"/>
        <w:left w:val="none" w:sz="0" w:space="0" w:color="auto"/>
        <w:bottom w:val="none" w:sz="0" w:space="0" w:color="auto"/>
        <w:right w:val="none" w:sz="0" w:space="0" w:color="auto"/>
      </w:divBdr>
      <w:divsChild>
        <w:div w:id="1540901356">
          <w:marLeft w:val="0"/>
          <w:marRight w:val="0"/>
          <w:marTop w:val="0"/>
          <w:marBottom w:val="0"/>
          <w:divBdr>
            <w:top w:val="none" w:sz="0" w:space="0" w:color="auto"/>
            <w:left w:val="none" w:sz="0" w:space="0" w:color="auto"/>
            <w:bottom w:val="none" w:sz="0" w:space="0" w:color="auto"/>
            <w:right w:val="none" w:sz="0" w:space="0" w:color="auto"/>
          </w:divBdr>
        </w:div>
      </w:divsChild>
    </w:div>
    <w:div w:id="1974748576">
      <w:bodyDiv w:val="1"/>
      <w:marLeft w:val="0"/>
      <w:marRight w:val="0"/>
      <w:marTop w:val="0"/>
      <w:marBottom w:val="0"/>
      <w:divBdr>
        <w:top w:val="none" w:sz="0" w:space="0" w:color="auto"/>
        <w:left w:val="none" w:sz="0" w:space="0" w:color="auto"/>
        <w:bottom w:val="none" w:sz="0" w:space="0" w:color="auto"/>
        <w:right w:val="none" w:sz="0" w:space="0" w:color="auto"/>
      </w:divBdr>
    </w:div>
    <w:div w:id="1975452946">
      <w:bodyDiv w:val="1"/>
      <w:marLeft w:val="0"/>
      <w:marRight w:val="0"/>
      <w:marTop w:val="0"/>
      <w:marBottom w:val="0"/>
      <w:divBdr>
        <w:top w:val="none" w:sz="0" w:space="0" w:color="auto"/>
        <w:left w:val="none" w:sz="0" w:space="0" w:color="auto"/>
        <w:bottom w:val="none" w:sz="0" w:space="0" w:color="auto"/>
        <w:right w:val="none" w:sz="0" w:space="0" w:color="auto"/>
      </w:divBdr>
    </w:div>
    <w:div w:id="1975941931">
      <w:bodyDiv w:val="1"/>
      <w:marLeft w:val="0"/>
      <w:marRight w:val="0"/>
      <w:marTop w:val="0"/>
      <w:marBottom w:val="0"/>
      <w:divBdr>
        <w:top w:val="none" w:sz="0" w:space="0" w:color="auto"/>
        <w:left w:val="none" w:sz="0" w:space="0" w:color="auto"/>
        <w:bottom w:val="none" w:sz="0" w:space="0" w:color="auto"/>
        <w:right w:val="none" w:sz="0" w:space="0" w:color="auto"/>
      </w:divBdr>
    </w:div>
    <w:div w:id="1976177417">
      <w:bodyDiv w:val="1"/>
      <w:marLeft w:val="0"/>
      <w:marRight w:val="0"/>
      <w:marTop w:val="0"/>
      <w:marBottom w:val="0"/>
      <w:divBdr>
        <w:top w:val="none" w:sz="0" w:space="0" w:color="auto"/>
        <w:left w:val="none" w:sz="0" w:space="0" w:color="auto"/>
        <w:bottom w:val="none" w:sz="0" w:space="0" w:color="auto"/>
        <w:right w:val="none" w:sz="0" w:space="0" w:color="auto"/>
      </w:divBdr>
      <w:divsChild>
        <w:div w:id="839472003">
          <w:marLeft w:val="0"/>
          <w:marRight w:val="0"/>
          <w:marTop w:val="0"/>
          <w:marBottom w:val="0"/>
          <w:divBdr>
            <w:top w:val="none" w:sz="0" w:space="0" w:color="auto"/>
            <w:left w:val="none" w:sz="0" w:space="0" w:color="auto"/>
            <w:bottom w:val="none" w:sz="0" w:space="0" w:color="auto"/>
            <w:right w:val="none" w:sz="0" w:space="0" w:color="auto"/>
          </w:divBdr>
          <w:divsChild>
            <w:div w:id="200350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53443">
      <w:bodyDiv w:val="1"/>
      <w:marLeft w:val="0"/>
      <w:marRight w:val="0"/>
      <w:marTop w:val="0"/>
      <w:marBottom w:val="0"/>
      <w:divBdr>
        <w:top w:val="none" w:sz="0" w:space="0" w:color="auto"/>
        <w:left w:val="none" w:sz="0" w:space="0" w:color="auto"/>
        <w:bottom w:val="none" w:sz="0" w:space="0" w:color="auto"/>
        <w:right w:val="none" w:sz="0" w:space="0" w:color="auto"/>
      </w:divBdr>
    </w:div>
    <w:div w:id="1977445480">
      <w:bodyDiv w:val="1"/>
      <w:marLeft w:val="0"/>
      <w:marRight w:val="0"/>
      <w:marTop w:val="0"/>
      <w:marBottom w:val="0"/>
      <w:divBdr>
        <w:top w:val="none" w:sz="0" w:space="0" w:color="auto"/>
        <w:left w:val="none" w:sz="0" w:space="0" w:color="auto"/>
        <w:bottom w:val="none" w:sz="0" w:space="0" w:color="auto"/>
        <w:right w:val="none" w:sz="0" w:space="0" w:color="auto"/>
      </w:divBdr>
    </w:div>
    <w:div w:id="1977953588">
      <w:bodyDiv w:val="1"/>
      <w:marLeft w:val="0"/>
      <w:marRight w:val="0"/>
      <w:marTop w:val="0"/>
      <w:marBottom w:val="0"/>
      <w:divBdr>
        <w:top w:val="none" w:sz="0" w:space="0" w:color="auto"/>
        <w:left w:val="none" w:sz="0" w:space="0" w:color="auto"/>
        <w:bottom w:val="none" w:sz="0" w:space="0" w:color="auto"/>
        <w:right w:val="none" w:sz="0" w:space="0" w:color="auto"/>
      </w:divBdr>
      <w:divsChild>
        <w:div w:id="51320331">
          <w:marLeft w:val="547"/>
          <w:marRight w:val="0"/>
          <w:marTop w:val="96"/>
          <w:marBottom w:val="0"/>
          <w:divBdr>
            <w:top w:val="none" w:sz="0" w:space="0" w:color="auto"/>
            <w:left w:val="none" w:sz="0" w:space="0" w:color="auto"/>
            <w:bottom w:val="none" w:sz="0" w:space="0" w:color="auto"/>
            <w:right w:val="none" w:sz="0" w:space="0" w:color="auto"/>
          </w:divBdr>
        </w:div>
        <w:div w:id="198516150">
          <w:marLeft w:val="2520"/>
          <w:marRight w:val="0"/>
          <w:marTop w:val="67"/>
          <w:marBottom w:val="0"/>
          <w:divBdr>
            <w:top w:val="none" w:sz="0" w:space="0" w:color="auto"/>
            <w:left w:val="none" w:sz="0" w:space="0" w:color="auto"/>
            <w:bottom w:val="none" w:sz="0" w:space="0" w:color="auto"/>
            <w:right w:val="none" w:sz="0" w:space="0" w:color="auto"/>
          </w:divBdr>
        </w:div>
        <w:div w:id="687872418">
          <w:marLeft w:val="2520"/>
          <w:marRight w:val="0"/>
          <w:marTop w:val="67"/>
          <w:marBottom w:val="0"/>
          <w:divBdr>
            <w:top w:val="none" w:sz="0" w:space="0" w:color="auto"/>
            <w:left w:val="none" w:sz="0" w:space="0" w:color="auto"/>
            <w:bottom w:val="none" w:sz="0" w:space="0" w:color="auto"/>
            <w:right w:val="none" w:sz="0" w:space="0" w:color="auto"/>
          </w:divBdr>
        </w:div>
        <w:div w:id="777872879">
          <w:marLeft w:val="2520"/>
          <w:marRight w:val="0"/>
          <w:marTop w:val="67"/>
          <w:marBottom w:val="0"/>
          <w:divBdr>
            <w:top w:val="none" w:sz="0" w:space="0" w:color="auto"/>
            <w:left w:val="none" w:sz="0" w:space="0" w:color="auto"/>
            <w:bottom w:val="none" w:sz="0" w:space="0" w:color="auto"/>
            <w:right w:val="none" w:sz="0" w:space="0" w:color="auto"/>
          </w:divBdr>
        </w:div>
        <w:div w:id="831069529">
          <w:marLeft w:val="1800"/>
          <w:marRight w:val="0"/>
          <w:marTop w:val="120"/>
          <w:marBottom w:val="0"/>
          <w:divBdr>
            <w:top w:val="none" w:sz="0" w:space="0" w:color="auto"/>
            <w:left w:val="none" w:sz="0" w:space="0" w:color="auto"/>
            <w:bottom w:val="none" w:sz="0" w:space="0" w:color="auto"/>
            <w:right w:val="none" w:sz="0" w:space="0" w:color="auto"/>
          </w:divBdr>
        </w:div>
        <w:div w:id="860170453">
          <w:marLeft w:val="2520"/>
          <w:marRight w:val="0"/>
          <w:marTop w:val="67"/>
          <w:marBottom w:val="0"/>
          <w:divBdr>
            <w:top w:val="none" w:sz="0" w:space="0" w:color="auto"/>
            <w:left w:val="none" w:sz="0" w:space="0" w:color="auto"/>
            <w:bottom w:val="none" w:sz="0" w:space="0" w:color="auto"/>
            <w:right w:val="none" w:sz="0" w:space="0" w:color="auto"/>
          </w:divBdr>
        </w:div>
        <w:div w:id="919674878">
          <w:marLeft w:val="1166"/>
          <w:marRight w:val="0"/>
          <w:marTop w:val="77"/>
          <w:marBottom w:val="0"/>
          <w:divBdr>
            <w:top w:val="none" w:sz="0" w:space="0" w:color="auto"/>
            <w:left w:val="none" w:sz="0" w:space="0" w:color="auto"/>
            <w:bottom w:val="none" w:sz="0" w:space="0" w:color="auto"/>
            <w:right w:val="none" w:sz="0" w:space="0" w:color="auto"/>
          </w:divBdr>
        </w:div>
        <w:div w:id="1431119690">
          <w:marLeft w:val="2520"/>
          <w:marRight w:val="0"/>
          <w:marTop w:val="67"/>
          <w:marBottom w:val="0"/>
          <w:divBdr>
            <w:top w:val="none" w:sz="0" w:space="0" w:color="auto"/>
            <w:left w:val="none" w:sz="0" w:space="0" w:color="auto"/>
            <w:bottom w:val="none" w:sz="0" w:space="0" w:color="auto"/>
            <w:right w:val="none" w:sz="0" w:space="0" w:color="auto"/>
          </w:divBdr>
        </w:div>
        <w:div w:id="1464152438">
          <w:marLeft w:val="2520"/>
          <w:marRight w:val="0"/>
          <w:marTop w:val="67"/>
          <w:marBottom w:val="0"/>
          <w:divBdr>
            <w:top w:val="none" w:sz="0" w:space="0" w:color="auto"/>
            <w:left w:val="none" w:sz="0" w:space="0" w:color="auto"/>
            <w:bottom w:val="none" w:sz="0" w:space="0" w:color="auto"/>
            <w:right w:val="none" w:sz="0" w:space="0" w:color="auto"/>
          </w:divBdr>
        </w:div>
        <w:div w:id="1530337624">
          <w:marLeft w:val="1166"/>
          <w:marRight w:val="0"/>
          <w:marTop w:val="77"/>
          <w:marBottom w:val="0"/>
          <w:divBdr>
            <w:top w:val="none" w:sz="0" w:space="0" w:color="auto"/>
            <w:left w:val="none" w:sz="0" w:space="0" w:color="auto"/>
            <w:bottom w:val="none" w:sz="0" w:space="0" w:color="auto"/>
            <w:right w:val="none" w:sz="0" w:space="0" w:color="auto"/>
          </w:divBdr>
        </w:div>
        <w:div w:id="1624195328">
          <w:marLeft w:val="1166"/>
          <w:marRight w:val="0"/>
          <w:marTop w:val="120"/>
          <w:marBottom w:val="0"/>
          <w:divBdr>
            <w:top w:val="none" w:sz="0" w:space="0" w:color="auto"/>
            <w:left w:val="none" w:sz="0" w:space="0" w:color="auto"/>
            <w:bottom w:val="none" w:sz="0" w:space="0" w:color="auto"/>
            <w:right w:val="none" w:sz="0" w:space="0" w:color="auto"/>
          </w:divBdr>
        </w:div>
        <w:div w:id="1796175951">
          <w:marLeft w:val="547"/>
          <w:marRight w:val="0"/>
          <w:marTop w:val="120"/>
          <w:marBottom w:val="0"/>
          <w:divBdr>
            <w:top w:val="none" w:sz="0" w:space="0" w:color="auto"/>
            <w:left w:val="none" w:sz="0" w:space="0" w:color="auto"/>
            <w:bottom w:val="none" w:sz="0" w:space="0" w:color="auto"/>
            <w:right w:val="none" w:sz="0" w:space="0" w:color="auto"/>
          </w:divBdr>
        </w:div>
        <w:div w:id="2014645265">
          <w:marLeft w:val="1166"/>
          <w:marRight w:val="0"/>
          <w:marTop w:val="77"/>
          <w:marBottom w:val="0"/>
          <w:divBdr>
            <w:top w:val="none" w:sz="0" w:space="0" w:color="auto"/>
            <w:left w:val="none" w:sz="0" w:space="0" w:color="auto"/>
            <w:bottom w:val="none" w:sz="0" w:space="0" w:color="auto"/>
            <w:right w:val="none" w:sz="0" w:space="0" w:color="auto"/>
          </w:divBdr>
        </w:div>
      </w:divsChild>
    </w:div>
    <w:div w:id="1978149154">
      <w:bodyDiv w:val="1"/>
      <w:marLeft w:val="0"/>
      <w:marRight w:val="0"/>
      <w:marTop w:val="0"/>
      <w:marBottom w:val="0"/>
      <w:divBdr>
        <w:top w:val="none" w:sz="0" w:space="0" w:color="auto"/>
        <w:left w:val="none" w:sz="0" w:space="0" w:color="auto"/>
        <w:bottom w:val="none" w:sz="0" w:space="0" w:color="auto"/>
        <w:right w:val="none" w:sz="0" w:space="0" w:color="auto"/>
      </w:divBdr>
    </w:div>
    <w:div w:id="1978415219">
      <w:bodyDiv w:val="1"/>
      <w:marLeft w:val="0"/>
      <w:marRight w:val="0"/>
      <w:marTop w:val="0"/>
      <w:marBottom w:val="0"/>
      <w:divBdr>
        <w:top w:val="none" w:sz="0" w:space="0" w:color="auto"/>
        <w:left w:val="none" w:sz="0" w:space="0" w:color="auto"/>
        <w:bottom w:val="none" w:sz="0" w:space="0" w:color="auto"/>
        <w:right w:val="none" w:sz="0" w:space="0" w:color="auto"/>
      </w:divBdr>
    </w:div>
    <w:div w:id="1979341048">
      <w:bodyDiv w:val="1"/>
      <w:marLeft w:val="0"/>
      <w:marRight w:val="0"/>
      <w:marTop w:val="0"/>
      <w:marBottom w:val="0"/>
      <w:divBdr>
        <w:top w:val="none" w:sz="0" w:space="0" w:color="auto"/>
        <w:left w:val="none" w:sz="0" w:space="0" w:color="auto"/>
        <w:bottom w:val="none" w:sz="0" w:space="0" w:color="auto"/>
        <w:right w:val="none" w:sz="0" w:space="0" w:color="auto"/>
      </w:divBdr>
    </w:div>
    <w:div w:id="1980454231">
      <w:bodyDiv w:val="1"/>
      <w:marLeft w:val="0"/>
      <w:marRight w:val="0"/>
      <w:marTop w:val="0"/>
      <w:marBottom w:val="0"/>
      <w:divBdr>
        <w:top w:val="none" w:sz="0" w:space="0" w:color="auto"/>
        <w:left w:val="none" w:sz="0" w:space="0" w:color="auto"/>
        <w:bottom w:val="none" w:sz="0" w:space="0" w:color="auto"/>
        <w:right w:val="none" w:sz="0" w:space="0" w:color="auto"/>
      </w:divBdr>
    </w:div>
    <w:div w:id="1980574745">
      <w:bodyDiv w:val="1"/>
      <w:marLeft w:val="0"/>
      <w:marRight w:val="0"/>
      <w:marTop w:val="0"/>
      <w:marBottom w:val="0"/>
      <w:divBdr>
        <w:top w:val="none" w:sz="0" w:space="0" w:color="auto"/>
        <w:left w:val="none" w:sz="0" w:space="0" w:color="auto"/>
        <w:bottom w:val="none" w:sz="0" w:space="0" w:color="auto"/>
        <w:right w:val="none" w:sz="0" w:space="0" w:color="auto"/>
      </w:divBdr>
    </w:div>
    <w:div w:id="1980987079">
      <w:bodyDiv w:val="1"/>
      <w:marLeft w:val="0"/>
      <w:marRight w:val="0"/>
      <w:marTop w:val="0"/>
      <w:marBottom w:val="0"/>
      <w:divBdr>
        <w:top w:val="none" w:sz="0" w:space="0" w:color="auto"/>
        <w:left w:val="none" w:sz="0" w:space="0" w:color="auto"/>
        <w:bottom w:val="none" w:sz="0" w:space="0" w:color="auto"/>
        <w:right w:val="none" w:sz="0" w:space="0" w:color="auto"/>
      </w:divBdr>
    </w:div>
    <w:div w:id="1981302765">
      <w:bodyDiv w:val="1"/>
      <w:marLeft w:val="0"/>
      <w:marRight w:val="0"/>
      <w:marTop w:val="0"/>
      <w:marBottom w:val="0"/>
      <w:divBdr>
        <w:top w:val="none" w:sz="0" w:space="0" w:color="auto"/>
        <w:left w:val="none" w:sz="0" w:space="0" w:color="auto"/>
        <w:bottom w:val="none" w:sz="0" w:space="0" w:color="auto"/>
        <w:right w:val="none" w:sz="0" w:space="0" w:color="auto"/>
      </w:divBdr>
      <w:divsChild>
        <w:div w:id="193733485">
          <w:marLeft w:val="547"/>
          <w:marRight w:val="0"/>
          <w:marTop w:val="96"/>
          <w:marBottom w:val="0"/>
          <w:divBdr>
            <w:top w:val="none" w:sz="0" w:space="0" w:color="auto"/>
            <w:left w:val="none" w:sz="0" w:space="0" w:color="auto"/>
            <w:bottom w:val="none" w:sz="0" w:space="0" w:color="auto"/>
            <w:right w:val="none" w:sz="0" w:space="0" w:color="auto"/>
          </w:divBdr>
        </w:div>
        <w:div w:id="997804240">
          <w:marLeft w:val="547"/>
          <w:marRight w:val="0"/>
          <w:marTop w:val="96"/>
          <w:marBottom w:val="0"/>
          <w:divBdr>
            <w:top w:val="none" w:sz="0" w:space="0" w:color="auto"/>
            <w:left w:val="none" w:sz="0" w:space="0" w:color="auto"/>
            <w:bottom w:val="none" w:sz="0" w:space="0" w:color="auto"/>
            <w:right w:val="none" w:sz="0" w:space="0" w:color="auto"/>
          </w:divBdr>
        </w:div>
        <w:div w:id="1134374514">
          <w:marLeft w:val="547"/>
          <w:marRight w:val="0"/>
          <w:marTop w:val="96"/>
          <w:marBottom w:val="0"/>
          <w:divBdr>
            <w:top w:val="none" w:sz="0" w:space="0" w:color="auto"/>
            <w:left w:val="none" w:sz="0" w:space="0" w:color="auto"/>
            <w:bottom w:val="none" w:sz="0" w:space="0" w:color="auto"/>
            <w:right w:val="none" w:sz="0" w:space="0" w:color="auto"/>
          </w:divBdr>
        </w:div>
        <w:div w:id="1854370690">
          <w:marLeft w:val="547"/>
          <w:marRight w:val="0"/>
          <w:marTop w:val="96"/>
          <w:marBottom w:val="0"/>
          <w:divBdr>
            <w:top w:val="none" w:sz="0" w:space="0" w:color="auto"/>
            <w:left w:val="none" w:sz="0" w:space="0" w:color="auto"/>
            <w:bottom w:val="none" w:sz="0" w:space="0" w:color="auto"/>
            <w:right w:val="none" w:sz="0" w:space="0" w:color="auto"/>
          </w:divBdr>
        </w:div>
      </w:divsChild>
    </w:div>
    <w:div w:id="1981423174">
      <w:bodyDiv w:val="1"/>
      <w:marLeft w:val="0"/>
      <w:marRight w:val="0"/>
      <w:marTop w:val="0"/>
      <w:marBottom w:val="0"/>
      <w:divBdr>
        <w:top w:val="none" w:sz="0" w:space="0" w:color="auto"/>
        <w:left w:val="none" w:sz="0" w:space="0" w:color="auto"/>
        <w:bottom w:val="none" w:sz="0" w:space="0" w:color="auto"/>
        <w:right w:val="none" w:sz="0" w:space="0" w:color="auto"/>
      </w:divBdr>
    </w:div>
    <w:div w:id="1981568892">
      <w:bodyDiv w:val="1"/>
      <w:marLeft w:val="0"/>
      <w:marRight w:val="0"/>
      <w:marTop w:val="0"/>
      <w:marBottom w:val="0"/>
      <w:divBdr>
        <w:top w:val="none" w:sz="0" w:space="0" w:color="auto"/>
        <w:left w:val="none" w:sz="0" w:space="0" w:color="auto"/>
        <w:bottom w:val="none" w:sz="0" w:space="0" w:color="auto"/>
        <w:right w:val="none" w:sz="0" w:space="0" w:color="auto"/>
      </w:divBdr>
    </w:div>
    <w:div w:id="1983197172">
      <w:bodyDiv w:val="1"/>
      <w:marLeft w:val="0"/>
      <w:marRight w:val="0"/>
      <w:marTop w:val="0"/>
      <w:marBottom w:val="0"/>
      <w:divBdr>
        <w:top w:val="none" w:sz="0" w:space="0" w:color="auto"/>
        <w:left w:val="none" w:sz="0" w:space="0" w:color="auto"/>
        <w:bottom w:val="none" w:sz="0" w:space="0" w:color="auto"/>
        <w:right w:val="none" w:sz="0" w:space="0" w:color="auto"/>
      </w:divBdr>
    </w:div>
    <w:div w:id="1986086326">
      <w:bodyDiv w:val="1"/>
      <w:marLeft w:val="0"/>
      <w:marRight w:val="0"/>
      <w:marTop w:val="0"/>
      <w:marBottom w:val="0"/>
      <w:divBdr>
        <w:top w:val="none" w:sz="0" w:space="0" w:color="auto"/>
        <w:left w:val="none" w:sz="0" w:space="0" w:color="auto"/>
        <w:bottom w:val="none" w:sz="0" w:space="0" w:color="auto"/>
        <w:right w:val="none" w:sz="0" w:space="0" w:color="auto"/>
      </w:divBdr>
      <w:divsChild>
        <w:div w:id="46148898">
          <w:marLeft w:val="1166"/>
          <w:marRight w:val="0"/>
          <w:marTop w:val="115"/>
          <w:marBottom w:val="0"/>
          <w:divBdr>
            <w:top w:val="none" w:sz="0" w:space="0" w:color="auto"/>
            <w:left w:val="none" w:sz="0" w:space="0" w:color="auto"/>
            <w:bottom w:val="none" w:sz="0" w:space="0" w:color="auto"/>
            <w:right w:val="none" w:sz="0" w:space="0" w:color="auto"/>
          </w:divBdr>
        </w:div>
        <w:div w:id="244416202">
          <w:marLeft w:val="547"/>
          <w:marRight w:val="0"/>
          <w:marTop w:val="134"/>
          <w:marBottom w:val="0"/>
          <w:divBdr>
            <w:top w:val="none" w:sz="0" w:space="0" w:color="auto"/>
            <w:left w:val="none" w:sz="0" w:space="0" w:color="auto"/>
            <w:bottom w:val="none" w:sz="0" w:space="0" w:color="auto"/>
            <w:right w:val="none" w:sz="0" w:space="0" w:color="auto"/>
          </w:divBdr>
        </w:div>
        <w:div w:id="445467139">
          <w:marLeft w:val="1166"/>
          <w:marRight w:val="0"/>
          <w:marTop w:val="115"/>
          <w:marBottom w:val="0"/>
          <w:divBdr>
            <w:top w:val="none" w:sz="0" w:space="0" w:color="auto"/>
            <w:left w:val="none" w:sz="0" w:space="0" w:color="auto"/>
            <w:bottom w:val="none" w:sz="0" w:space="0" w:color="auto"/>
            <w:right w:val="none" w:sz="0" w:space="0" w:color="auto"/>
          </w:divBdr>
        </w:div>
      </w:divsChild>
    </w:div>
    <w:div w:id="1986659497">
      <w:bodyDiv w:val="1"/>
      <w:marLeft w:val="0"/>
      <w:marRight w:val="0"/>
      <w:marTop w:val="0"/>
      <w:marBottom w:val="0"/>
      <w:divBdr>
        <w:top w:val="none" w:sz="0" w:space="0" w:color="auto"/>
        <w:left w:val="none" w:sz="0" w:space="0" w:color="auto"/>
        <w:bottom w:val="none" w:sz="0" w:space="0" w:color="auto"/>
        <w:right w:val="none" w:sz="0" w:space="0" w:color="auto"/>
      </w:divBdr>
    </w:div>
    <w:div w:id="1987277677">
      <w:bodyDiv w:val="1"/>
      <w:marLeft w:val="0"/>
      <w:marRight w:val="0"/>
      <w:marTop w:val="0"/>
      <w:marBottom w:val="0"/>
      <w:divBdr>
        <w:top w:val="none" w:sz="0" w:space="0" w:color="auto"/>
        <w:left w:val="none" w:sz="0" w:space="0" w:color="auto"/>
        <w:bottom w:val="none" w:sz="0" w:space="0" w:color="auto"/>
        <w:right w:val="none" w:sz="0" w:space="0" w:color="auto"/>
      </w:divBdr>
    </w:div>
    <w:div w:id="1987541192">
      <w:bodyDiv w:val="1"/>
      <w:marLeft w:val="0"/>
      <w:marRight w:val="0"/>
      <w:marTop w:val="0"/>
      <w:marBottom w:val="0"/>
      <w:divBdr>
        <w:top w:val="none" w:sz="0" w:space="0" w:color="auto"/>
        <w:left w:val="none" w:sz="0" w:space="0" w:color="auto"/>
        <w:bottom w:val="none" w:sz="0" w:space="0" w:color="auto"/>
        <w:right w:val="none" w:sz="0" w:space="0" w:color="auto"/>
      </w:divBdr>
    </w:div>
    <w:div w:id="1987780791">
      <w:bodyDiv w:val="1"/>
      <w:marLeft w:val="0"/>
      <w:marRight w:val="0"/>
      <w:marTop w:val="0"/>
      <w:marBottom w:val="0"/>
      <w:divBdr>
        <w:top w:val="none" w:sz="0" w:space="0" w:color="auto"/>
        <w:left w:val="none" w:sz="0" w:space="0" w:color="auto"/>
        <w:bottom w:val="none" w:sz="0" w:space="0" w:color="auto"/>
        <w:right w:val="none" w:sz="0" w:space="0" w:color="auto"/>
      </w:divBdr>
    </w:div>
    <w:div w:id="1989241849">
      <w:bodyDiv w:val="1"/>
      <w:marLeft w:val="0"/>
      <w:marRight w:val="0"/>
      <w:marTop w:val="0"/>
      <w:marBottom w:val="0"/>
      <w:divBdr>
        <w:top w:val="none" w:sz="0" w:space="0" w:color="auto"/>
        <w:left w:val="none" w:sz="0" w:space="0" w:color="auto"/>
        <w:bottom w:val="none" w:sz="0" w:space="0" w:color="auto"/>
        <w:right w:val="none" w:sz="0" w:space="0" w:color="auto"/>
      </w:divBdr>
      <w:divsChild>
        <w:div w:id="247470556">
          <w:marLeft w:val="547"/>
          <w:marRight w:val="0"/>
          <w:marTop w:val="106"/>
          <w:marBottom w:val="0"/>
          <w:divBdr>
            <w:top w:val="none" w:sz="0" w:space="0" w:color="auto"/>
            <w:left w:val="none" w:sz="0" w:space="0" w:color="auto"/>
            <w:bottom w:val="none" w:sz="0" w:space="0" w:color="auto"/>
            <w:right w:val="none" w:sz="0" w:space="0" w:color="auto"/>
          </w:divBdr>
        </w:div>
        <w:div w:id="1602757868">
          <w:marLeft w:val="547"/>
          <w:marRight w:val="0"/>
          <w:marTop w:val="106"/>
          <w:marBottom w:val="0"/>
          <w:divBdr>
            <w:top w:val="none" w:sz="0" w:space="0" w:color="auto"/>
            <w:left w:val="none" w:sz="0" w:space="0" w:color="auto"/>
            <w:bottom w:val="none" w:sz="0" w:space="0" w:color="auto"/>
            <w:right w:val="none" w:sz="0" w:space="0" w:color="auto"/>
          </w:divBdr>
        </w:div>
        <w:div w:id="2100102874">
          <w:marLeft w:val="547"/>
          <w:marRight w:val="0"/>
          <w:marTop w:val="106"/>
          <w:marBottom w:val="0"/>
          <w:divBdr>
            <w:top w:val="none" w:sz="0" w:space="0" w:color="auto"/>
            <w:left w:val="none" w:sz="0" w:space="0" w:color="auto"/>
            <w:bottom w:val="none" w:sz="0" w:space="0" w:color="auto"/>
            <w:right w:val="none" w:sz="0" w:space="0" w:color="auto"/>
          </w:divBdr>
        </w:div>
      </w:divsChild>
    </w:div>
    <w:div w:id="1989548316">
      <w:bodyDiv w:val="1"/>
      <w:marLeft w:val="0"/>
      <w:marRight w:val="0"/>
      <w:marTop w:val="0"/>
      <w:marBottom w:val="0"/>
      <w:divBdr>
        <w:top w:val="none" w:sz="0" w:space="0" w:color="auto"/>
        <w:left w:val="none" w:sz="0" w:space="0" w:color="auto"/>
        <w:bottom w:val="none" w:sz="0" w:space="0" w:color="auto"/>
        <w:right w:val="none" w:sz="0" w:space="0" w:color="auto"/>
      </w:divBdr>
    </w:div>
    <w:div w:id="1990085687">
      <w:bodyDiv w:val="1"/>
      <w:marLeft w:val="0"/>
      <w:marRight w:val="0"/>
      <w:marTop w:val="0"/>
      <w:marBottom w:val="0"/>
      <w:divBdr>
        <w:top w:val="none" w:sz="0" w:space="0" w:color="auto"/>
        <w:left w:val="none" w:sz="0" w:space="0" w:color="auto"/>
        <w:bottom w:val="none" w:sz="0" w:space="0" w:color="auto"/>
        <w:right w:val="none" w:sz="0" w:space="0" w:color="auto"/>
      </w:divBdr>
    </w:div>
    <w:div w:id="1990160934">
      <w:bodyDiv w:val="1"/>
      <w:marLeft w:val="0"/>
      <w:marRight w:val="0"/>
      <w:marTop w:val="0"/>
      <w:marBottom w:val="0"/>
      <w:divBdr>
        <w:top w:val="none" w:sz="0" w:space="0" w:color="auto"/>
        <w:left w:val="none" w:sz="0" w:space="0" w:color="auto"/>
        <w:bottom w:val="none" w:sz="0" w:space="0" w:color="auto"/>
        <w:right w:val="none" w:sz="0" w:space="0" w:color="auto"/>
      </w:divBdr>
      <w:divsChild>
        <w:div w:id="274294496">
          <w:marLeft w:val="547"/>
          <w:marRight w:val="0"/>
          <w:marTop w:val="134"/>
          <w:marBottom w:val="0"/>
          <w:divBdr>
            <w:top w:val="none" w:sz="0" w:space="0" w:color="auto"/>
            <w:left w:val="none" w:sz="0" w:space="0" w:color="auto"/>
            <w:bottom w:val="none" w:sz="0" w:space="0" w:color="auto"/>
            <w:right w:val="none" w:sz="0" w:space="0" w:color="auto"/>
          </w:divBdr>
        </w:div>
        <w:div w:id="389622158">
          <w:marLeft w:val="547"/>
          <w:marRight w:val="0"/>
          <w:marTop w:val="134"/>
          <w:marBottom w:val="0"/>
          <w:divBdr>
            <w:top w:val="none" w:sz="0" w:space="0" w:color="auto"/>
            <w:left w:val="none" w:sz="0" w:space="0" w:color="auto"/>
            <w:bottom w:val="none" w:sz="0" w:space="0" w:color="auto"/>
            <w:right w:val="none" w:sz="0" w:space="0" w:color="auto"/>
          </w:divBdr>
        </w:div>
        <w:div w:id="479158208">
          <w:marLeft w:val="1166"/>
          <w:marRight w:val="0"/>
          <w:marTop w:val="115"/>
          <w:marBottom w:val="0"/>
          <w:divBdr>
            <w:top w:val="none" w:sz="0" w:space="0" w:color="auto"/>
            <w:left w:val="none" w:sz="0" w:space="0" w:color="auto"/>
            <w:bottom w:val="none" w:sz="0" w:space="0" w:color="auto"/>
            <w:right w:val="none" w:sz="0" w:space="0" w:color="auto"/>
          </w:divBdr>
        </w:div>
        <w:div w:id="679161935">
          <w:marLeft w:val="1800"/>
          <w:marRight w:val="0"/>
          <w:marTop w:val="96"/>
          <w:marBottom w:val="0"/>
          <w:divBdr>
            <w:top w:val="none" w:sz="0" w:space="0" w:color="auto"/>
            <w:left w:val="none" w:sz="0" w:space="0" w:color="auto"/>
            <w:bottom w:val="none" w:sz="0" w:space="0" w:color="auto"/>
            <w:right w:val="none" w:sz="0" w:space="0" w:color="auto"/>
          </w:divBdr>
        </w:div>
        <w:div w:id="774979839">
          <w:marLeft w:val="1166"/>
          <w:marRight w:val="0"/>
          <w:marTop w:val="115"/>
          <w:marBottom w:val="0"/>
          <w:divBdr>
            <w:top w:val="none" w:sz="0" w:space="0" w:color="auto"/>
            <w:left w:val="none" w:sz="0" w:space="0" w:color="auto"/>
            <w:bottom w:val="none" w:sz="0" w:space="0" w:color="auto"/>
            <w:right w:val="none" w:sz="0" w:space="0" w:color="auto"/>
          </w:divBdr>
        </w:div>
        <w:div w:id="1466504489">
          <w:marLeft w:val="1166"/>
          <w:marRight w:val="0"/>
          <w:marTop w:val="115"/>
          <w:marBottom w:val="0"/>
          <w:divBdr>
            <w:top w:val="none" w:sz="0" w:space="0" w:color="auto"/>
            <w:left w:val="none" w:sz="0" w:space="0" w:color="auto"/>
            <w:bottom w:val="none" w:sz="0" w:space="0" w:color="auto"/>
            <w:right w:val="none" w:sz="0" w:space="0" w:color="auto"/>
          </w:divBdr>
        </w:div>
        <w:div w:id="2027360824">
          <w:marLeft w:val="1800"/>
          <w:marRight w:val="0"/>
          <w:marTop w:val="96"/>
          <w:marBottom w:val="0"/>
          <w:divBdr>
            <w:top w:val="none" w:sz="0" w:space="0" w:color="auto"/>
            <w:left w:val="none" w:sz="0" w:space="0" w:color="auto"/>
            <w:bottom w:val="none" w:sz="0" w:space="0" w:color="auto"/>
            <w:right w:val="none" w:sz="0" w:space="0" w:color="auto"/>
          </w:divBdr>
        </w:div>
      </w:divsChild>
    </w:div>
    <w:div w:id="1990936627">
      <w:bodyDiv w:val="1"/>
      <w:marLeft w:val="0"/>
      <w:marRight w:val="0"/>
      <w:marTop w:val="0"/>
      <w:marBottom w:val="0"/>
      <w:divBdr>
        <w:top w:val="none" w:sz="0" w:space="0" w:color="auto"/>
        <w:left w:val="none" w:sz="0" w:space="0" w:color="auto"/>
        <w:bottom w:val="none" w:sz="0" w:space="0" w:color="auto"/>
        <w:right w:val="none" w:sz="0" w:space="0" w:color="auto"/>
      </w:divBdr>
      <w:divsChild>
        <w:div w:id="290984401">
          <w:marLeft w:val="1166"/>
          <w:marRight w:val="0"/>
          <w:marTop w:val="96"/>
          <w:marBottom w:val="120"/>
          <w:divBdr>
            <w:top w:val="none" w:sz="0" w:space="0" w:color="auto"/>
            <w:left w:val="none" w:sz="0" w:space="0" w:color="auto"/>
            <w:bottom w:val="none" w:sz="0" w:space="0" w:color="auto"/>
            <w:right w:val="none" w:sz="0" w:space="0" w:color="auto"/>
          </w:divBdr>
        </w:div>
        <w:div w:id="1046174633">
          <w:marLeft w:val="547"/>
          <w:marRight w:val="0"/>
          <w:marTop w:val="115"/>
          <w:marBottom w:val="120"/>
          <w:divBdr>
            <w:top w:val="none" w:sz="0" w:space="0" w:color="auto"/>
            <w:left w:val="none" w:sz="0" w:space="0" w:color="auto"/>
            <w:bottom w:val="none" w:sz="0" w:space="0" w:color="auto"/>
            <w:right w:val="none" w:sz="0" w:space="0" w:color="auto"/>
          </w:divBdr>
        </w:div>
        <w:div w:id="1108281158">
          <w:marLeft w:val="547"/>
          <w:marRight w:val="0"/>
          <w:marTop w:val="115"/>
          <w:marBottom w:val="120"/>
          <w:divBdr>
            <w:top w:val="none" w:sz="0" w:space="0" w:color="auto"/>
            <w:left w:val="none" w:sz="0" w:space="0" w:color="auto"/>
            <w:bottom w:val="none" w:sz="0" w:space="0" w:color="auto"/>
            <w:right w:val="none" w:sz="0" w:space="0" w:color="auto"/>
          </w:divBdr>
        </w:div>
        <w:div w:id="1153182983">
          <w:marLeft w:val="1166"/>
          <w:marRight w:val="0"/>
          <w:marTop w:val="96"/>
          <w:marBottom w:val="120"/>
          <w:divBdr>
            <w:top w:val="none" w:sz="0" w:space="0" w:color="auto"/>
            <w:left w:val="none" w:sz="0" w:space="0" w:color="auto"/>
            <w:bottom w:val="none" w:sz="0" w:space="0" w:color="auto"/>
            <w:right w:val="none" w:sz="0" w:space="0" w:color="auto"/>
          </w:divBdr>
        </w:div>
        <w:div w:id="1671323735">
          <w:marLeft w:val="1166"/>
          <w:marRight w:val="0"/>
          <w:marTop w:val="96"/>
          <w:marBottom w:val="120"/>
          <w:divBdr>
            <w:top w:val="none" w:sz="0" w:space="0" w:color="auto"/>
            <w:left w:val="none" w:sz="0" w:space="0" w:color="auto"/>
            <w:bottom w:val="none" w:sz="0" w:space="0" w:color="auto"/>
            <w:right w:val="none" w:sz="0" w:space="0" w:color="auto"/>
          </w:divBdr>
        </w:div>
      </w:divsChild>
    </w:div>
    <w:div w:id="1993169567">
      <w:bodyDiv w:val="1"/>
      <w:marLeft w:val="0"/>
      <w:marRight w:val="0"/>
      <w:marTop w:val="0"/>
      <w:marBottom w:val="0"/>
      <w:divBdr>
        <w:top w:val="none" w:sz="0" w:space="0" w:color="auto"/>
        <w:left w:val="none" w:sz="0" w:space="0" w:color="auto"/>
        <w:bottom w:val="none" w:sz="0" w:space="0" w:color="auto"/>
        <w:right w:val="none" w:sz="0" w:space="0" w:color="auto"/>
      </w:divBdr>
    </w:div>
    <w:div w:id="1993867544">
      <w:bodyDiv w:val="1"/>
      <w:marLeft w:val="0"/>
      <w:marRight w:val="0"/>
      <w:marTop w:val="0"/>
      <w:marBottom w:val="0"/>
      <w:divBdr>
        <w:top w:val="none" w:sz="0" w:space="0" w:color="auto"/>
        <w:left w:val="none" w:sz="0" w:space="0" w:color="auto"/>
        <w:bottom w:val="none" w:sz="0" w:space="0" w:color="auto"/>
        <w:right w:val="none" w:sz="0" w:space="0" w:color="auto"/>
      </w:divBdr>
    </w:div>
    <w:div w:id="1994410212">
      <w:bodyDiv w:val="1"/>
      <w:marLeft w:val="0"/>
      <w:marRight w:val="0"/>
      <w:marTop w:val="0"/>
      <w:marBottom w:val="0"/>
      <w:divBdr>
        <w:top w:val="none" w:sz="0" w:space="0" w:color="auto"/>
        <w:left w:val="none" w:sz="0" w:space="0" w:color="auto"/>
        <w:bottom w:val="none" w:sz="0" w:space="0" w:color="auto"/>
        <w:right w:val="none" w:sz="0" w:space="0" w:color="auto"/>
      </w:divBdr>
    </w:div>
    <w:div w:id="1994485433">
      <w:bodyDiv w:val="1"/>
      <w:marLeft w:val="0"/>
      <w:marRight w:val="0"/>
      <w:marTop w:val="0"/>
      <w:marBottom w:val="0"/>
      <w:divBdr>
        <w:top w:val="none" w:sz="0" w:space="0" w:color="auto"/>
        <w:left w:val="none" w:sz="0" w:space="0" w:color="auto"/>
        <w:bottom w:val="none" w:sz="0" w:space="0" w:color="auto"/>
        <w:right w:val="none" w:sz="0" w:space="0" w:color="auto"/>
      </w:divBdr>
      <w:divsChild>
        <w:div w:id="180556264">
          <w:marLeft w:val="547"/>
          <w:marRight w:val="0"/>
          <w:marTop w:val="134"/>
          <w:marBottom w:val="0"/>
          <w:divBdr>
            <w:top w:val="none" w:sz="0" w:space="0" w:color="auto"/>
            <w:left w:val="none" w:sz="0" w:space="0" w:color="auto"/>
            <w:bottom w:val="none" w:sz="0" w:space="0" w:color="auto"/>
            <w:right w:val="none" w:sz="0" w:space="0" w:color="auto"/>
          </w:divBdr>
        </w:div>
        <w:div w:id="994800645">
          <w:marLeft w:val="1166"/>
          <w:marRight w:val="0"/>
          <w:marTop w:val="115"/>
          <w:marBottom w:val="0"/>
          <w:divBdr>
            <w:top w:val="none" w:sz="0" w:space="0" w:color="auto"/>
            <w:left w:val="none" w:sz="0" w:space="0" w:color="auto"/>
            <w:bottom w:val="none" w:sz="0" w:space="0" w:color="auto"/>
            <w:right w:val="none" w:sz="0" w:space="0" w:color="auto"/>
          </w:divBdr>
        </w:div>
        <w:div w:id="1311444954">
          <w:marLeft w:val="547"/>
          <w:marRight w:val="0"/>
          <w:marTop w:val="134"/>
          <w:marBottom w:val="0"/>
          <w:divBdr>
            <w:top w:val="none" w:sz="0" w:space="0" w:color="auto"/>
            <w:left w:val="none" w:sz="0" w:space="0" w:color="auto"/>
            <w:bottom w:val="none" w:sz="0" w:space="0" w:color="auto"/>
            <w:right w:val="none" w:sz="0" w:space="0" w:color="auto"/>
          </w:divBdr>
        </w:div>
        <w:div w:id="2143307669">
          <w:marLeft w:val="1166"/>
          <w:marRight w:val="0"/>
          <w:marTop w:val="115"/>
          <w:marBottom w:val="0"/>
          <w:divBdr>
            <w:top w:val="none" w:sz="0" w:space="0" w:color="auto"/>
            <w:left w:val="none" w:sz="0" w:space="0" w:color="auto"/>
            <w:bottom w:val="none" w:sz="0" w:space="0" w:color="auto"/>
            <w:right w:val="none" w:sz="0" w:space="0" w:color="auto"/>
          </w:divBdr>
        </w:div>
      </w:divsChild>
    </w:div>
    <w:div w:id="1994605916">
      <w:bodyDiv w:val="1"/>
      <w:marLeft w:val="0"/>
      <w:marRight w:val="0"/>
      <w:marTop w:val="0"/>
      <w:marBottom w:val="0"/>
      <w:divBdr>
        <w:top w:val="none" w:sz="0" w:space="0" w:color="auto"/>
        <w:left w:val="none" w:sz="0" w:space="0" w:color="auto"/>
        <w:bottom w:val="none" w:sz="0" w:space="0" w:color="auto"/>
        <w:right w:val="none" w:sz="0" w:space="0" w:color="auto"/>
      </w:divBdr>
    </w:div>
    <w:div w:id="1996955610">
      <w:bodyDiv w:val="1"/>
      <w:marLeft w:val="0"/>
      <w:marRight w:val="0"/>
      <w:marTop w:val="0"/>
      <w:marBottom w:val="0"/>
      <w:divBdr>
        <w:top w:val="none" w:sz="0" w:space="0" w:color="auto"/>
        <w:left w:val="none" w:sz="0" w:space="0" w:color="auto"/>
        <w:bottom w:val="none" w:sz="0" w:space="0" w:color="auto"/>
        <w:right w:val="none" w:sz="0" w:space="0" w:color="auto"/>
      </w:divBdr>
    </w:div>
    <w:div w:id="1997606380">
      <w:bodyDiv w:val="1"/>
      <w:marLeft w:val="0"/>
      <w:marRight w:val="0"/>
      <w:marTop w:val="0"/>
      <w:marBottom w:val="0"/>
      <w:divBdr>
        <w:top w:val="none" w:sz="0" w:space="0" w:color="auto"/>
        <w:left w:val="none" w:sz="0" w:space="0" w:color="auto"/>
        <w:bottom w:val="none" w:sz="0" w:space="0" w:color="auto"/>
        <w:right w:val="none" w:sz="0" w:space="0" w:color="auto"/>
      </w:divBdr>
      <w:divsChild>
        <w:div w:id="292488226">
          <w:marLeft w:val="1166"/>
          <w:marRight w:val="0"/>
          <w:marTop w:val="125"/>
          <w:marBottom w:val="0"/>
          <w:divBdr>
            <w:top w:val="none" w:sz="0" w:space="0" w:color="auto"/>
            <w:left w:val="none" w:sz="0" w:space="0" w:color="auto"/>
            <w:bottom w:val="none" w:sz="0" w:space="0" w:color="auto"/>
            <w:right w:val="none" w:sz="0" w:space="0" w:color="auto"/>
          </w:divBdr>
        </w:div>
        <w:div w:id="872305537">
          <w:marLeft w:val="547"/>
          <w:marRight w:val="0"/>
          <w:marTop w:val="144"/>
          <w:marBottom w:val="0"/>
          <w:divBdr>
            <w:top w:val="none" w:sz="0" w:space="0" w:color="auto"/>
            <w:left w:val="none" w:sz="0" w:space="0" w:color="auto"/>
            <w:bottom w:val="none" w:sz="0" w:space="0" w:color="auto"/>
            <w:right w:val="none" w:sz="0" w:space="0" w:color="auto"/>
          </w:divBdr>
        </w:div>
        <w:div w:id="1558932899">
          <w:marLeft w:val="1166"/>
          <w:marRight w:val="0"/>
          <w:marTop w:val="125"/>
          <w:marBottom w:val="0"/>
          <w:divBdr>
            <w:top w:val="none" w:sz="0" w:space="0" w:color="auto"/>
            <w:left w:val="none" w:sz="0" w:space="0" w:color="auto"/>
            <w:bottom w:val="none" w:sz="0" w:space="0" w:color="auto"/>
            <w:right w:val="none" w:sz="0" w:space="0" w:color="auto"/>
          </w:divBdr>
        </w:div>
        <w:div w:id="1616253503">
          <w:marLeft w:val="1166"/>
          <w:marRight w:val="0"/>
          <w:marTop w:val="125"/>
          <w:marBottom w:val="0"/>
          <w:divBdr>
            <w:top w:val="none" w:sz="0" w:space="0" w:color="auto"/>
            <w:left w:val="none" w:sz="0" w:space="0" w:color="auto"/>
            <w:bottom w:val="none" w:sz="0" w:space="0" w:color="auto"/>
            <w:right w:val="none" w:sz="0" w:space="0" w:color="auto"/>
          </w:divBdr>
        </w:div>
      </w:divsChild>
    </w:div>
    <w:div w:id="1997758518">
      <w:bodyDiv w:val="1"/>
      <w:marLeft w:val="0"/>
      <w:marRight w:val="0"/>
      <w:marTop w:val="0"/>
      <w:marBottom w:val="0"/>
      <w:divBdr>
        <w:top w:val="none" w:sz="0" w:space="0" w:color="auto"/>
        <w:left w:val="none" w:sz="0" w:space="0" w:color="auto"/>
        <w:bottom w:val="none" w:sz="0" w:space="0" w:color="auto"/>
        <w:right w:val="none" w:sz="0" w:space="0" w:color="auto"/>
      </w:divBdr>
    </w:div>
    <w:div w:id="1997950595">
      <w:bodyDiv w:val="1"/>
      <w:marLeft w:val="0"/>
      <w:marRight w:val="0"/>
      <w:marTop w:val="0"/>
      <w:marBottom w:val="0"/>
      <w:divBdr>
        <w:top w:val="none" w:sz="0" w:space="0" w:color="auto"/>
        <w:left w:val="none" w:sz="0" w:space="0" w:color="auto"/>
        <w:bottom w:val="none" w:sz="0" w:space="0" w:color="auto"/>
        <w:right w:val="none" w:sz="0" w:space="0" w:color="auto"/>
      </w:divBdr>
    </w:div>
    <w:div w:id="1998461293">
      <w:bodyDiv w:val="1"/>
      <w:marLeft w:val="0"/>
      <w:marRight w:val="0"/>
      <w:marTop w:val="0"/>
      <w:marBottom w:val="0"/>
      <w:divBdr>
        <w:top w:val="none" w:sz="0" w:space="0" w:color="auto"/>
        <w:left w:val="none" w:sz="0" w:space="0" w:color="auto"/>
        <w:bottom w:val="none" w:sz="0" w:space="0" w:color="auto"/>
        <w:right w:val="none" w:sz="0" w:space="0" w:color="auto"/>
      </w:divBdr>
    </w:div>
    <w:div w:id="1998727533">
      <w:bodyDiv w:val="1"/>
      <w:marLeft w:val="0"/>
      <w:marRight w:val="0"/>
      <w:marTop w:val="0"/>
      <w:marBottom w:val="0"/>
      <w:divBdr>
        <w:top w:val="none" w:sz="0" w:space="0" w:color="auto"/>
        <w:left w:val="none" w:sz="0" w:space="0" w:color="auto"/>
        <w:bottom w:val="none" w:sz="0" w:space="0" w:color="auto"/>
        <w:right w:val="none" w:sz="0" w:space="0" w:color="auto"/>
      </w:divBdr>
      <w:divsChild>
        <w:div w:id="214050373">
          <w:marLeft w:val="547"/>
          <w:marRight w:val="0"/>
          <w:marTop w:val="86"/>
          <w:marBottom w:val="0"/>
          <w:divBdr>
            <w:top w:val="none" w:sz="0" w:space="0" w:color="auto"/>
            <w:left w:val="none" w:sz="0" w:space="0" w:color="auto"/>
            <w:bottom w:val="none" w:sz="0" w:space="0" w:color="auto"/>
            <w:right w:val="none" w:sz="0" w:space="0" w:color="auto"/>
          </w:divBdr>
        </w:div>
        <w:div w:id="864831890">
          <w:marLeft w:val="547"/>
          <w:marRight w:val="0"/>
          <w:marTop w:val="86"/>
          <w:marBottom w:val="0"/>
          <w:divBdr>
            <w:top w:val="none" w:sz="0" w:space="0" w:color="auto"/>
            <w:left w:val="none" w:sz="0" w:space="0" w:color="auto"/>
            <w:bottom w:val="none" w:sz="0" w:space="0" w:color="auto"/>
            <w:right w:val="none" w:sz="0" w:space="0" w:color="auto"/>
          </w:divBdr>
        </w:div>
        <w:div w:id="1229533604">
          <w:marLeft w:val="1166"/>
          <w:marRight w:val="0"/>
          <w:marTop w:val="77"/>
          <w:marBottom w:val="0"/>
          <w:divBdr>
            <w:top w:val="none" w:sz="0" w:space="0" w:color="auto"/>
            <w:left w:val="none" w:sz="0" w:space="0" w:color="auto"/>
            <w:bottom w:val="none" w:sz="0" w:space="0" w:color="auto"/>
            <w:right w:val="none" w:sz="0" w:space="0" w:color="auto"/>
          </w:divBdr>
        </w:div>
        <w:div w:id="1639843448">
          <w:marLeft w:val="1166"/>
          <w:marRight w:val="0"/>
          <w:marTop w:val="77"/>
          <w:marBottom w:val="0"/>
          <w:divBdr>
            <w:top w:val="none" w:sz="0" w:space="0" w:color="auto"/>
            <w:left w:val="none" w:sz="0" w:space="0" w:color="auto"/>
            <w:bottom w:val="none" w:sz="0" w:space="0" w:color="auto"/>
            <w:right w:val="none" w:sz="0" w:space="0" w:color="auto"/>
          </w:divBdr>
        </w:div>
      </w:divsChild>
    </w:div>
    <w:div w:id="1999458997">
      <w:bodyDiv w:val="1"/>
      <w:marLeft w:val="0"/>
      <w:marRight w:val="0"/>
      <w:marTop w:val="0"/>
      <w:marBottom w:val="0"/>
      <w:divBdr>
        <w:top w:val="none" w:sz="0" w:space="0" w:color="auto"/>
        <w:left w:val="none" w:sz="0" w:space="0" w:color="auto"/>
        <w:bottom w:val="none" w:sz="0" w:space="0" w:color="auto"/>
        <w:right w:val="none" w:sz="0" w:space="0" w:color="auto"/>
      </w:divBdr>
    </w:div>
    <w:div w:id="2000309350">
      <w:bodyDiv w:val="1"/>
      <w:marLeft w:val="0"/>
      <w:marRight w:val="0"/>
      <w:marTop w:val="0"/>
      <w:marBottom w:val="0"/>
      <w:divBdr>
        <w:top w:val="none" w:sz="0" w:space="0" w:color="auto"/>
        <w:left w:val="none" w:sz="0" w:space="0" w:color="auto"/>
        <w:bottom w:val="none" w:sz="0" w:space="0" w:color="auto"/>
        <w:right w:val="none" w:sz="0" w:space="0" w:color="auto"/>
      </w:divBdr>
    </w:div>
    <w:div w:id="2000846818">
      <w:bodyDiv w:val="1"/>
      <w:marLeft w:val="0"/>
      <w:marRight w:val="0"/>
      <w:marTop w:val="0"/>
      <w:marBottom w:val="0"/>
      <w:divBdr>
        <w:top w:val="none" w:sz="0" w:space="0" w:color="auto"/>
        <w:left w:val="none" w:sz="0" w:space="0" w:color="auto"/>
        <w:bottom w:val="none" w:sz="0" w:space="0" w:color="auto"/>
        <w:right w:val="none" w:sz="0" w:space="0" w:color="auto"/>
      </w:divBdr>
      <w:divsChild>
        <w:div w:id="998965948">
          <w:marLeft w:val="547"/>
          <w:marRight w:val="0"/>
          <w:marTop w:val="96"/>
          <w:marBottom w:val="0"/>
          <w:divBdr>
            <w:top w:val="none" w:sz="0" w:space="0" w:color="auto"/>
            <w:left w:val="none" w:sz="0" w:space="0" w:color="auto"/>
            <w:bottom w:val="none" w:sz="0" w:space="0" w:color="auto"/>
            <w:right w:val="none" w:sz="0" w:space="0" w:color="auto"/>
          </w:divBdr>
        </w:div>
        <w:div w:id="1249195325">
          <w:marLeft w:val="547"/>
          <w:marRight w:val="0"/>
          <w:marTop w:val="96"/>
          <w:marBottom w:val="0"/>
          <w:divBdr>
            <w:top w:val="none" w:sz="0" w:space="0" w:color="auto"/>
            <w:left w:val="none" w:sz="0" w:space="0" w:color="auto"/>
            <w:bottom w:val="none" w:sz="0" w:space="0" w:color="auto"/>
            <w:right w:val="none" w:sz="0" w:space="0" w:color="auto"/>
          </w:divBdr>
        </w:div>
        <w:div w:id="1864779368">
          <w:marLeft w:val="547"/>
          <w:marRight w:val="0"/>
          <w:marTop w:val="96"/>
          <w:marBottom w:val="0"/>
          <w:divBdr>
            <w:top w:val="none" w:sz="0" w:space="0" w:color="auto"/>
            <w:left w:val="none" w:sz="0" w:space="0" w:color="auto"/>
            <w:bottom w:val="none" w:sz="0" w:space="0" w:color="auto"/>
            <w:right w:val="none" w:sz="0" w:space="0" w:color="auto"/>
          </w:divBdr>
        </w:div>
      </w:divsChild>
    </w:div>
    <w:div w:id="2002150741">
      <w:bodyDiv w:val="1"/>
      <w:marLeft w:val="0"/>
      <w:marRight w:val="0"/>
      <w:marTop w:val="0"/>
      <w:marBottom w:val="0"/>
      <w:divBdr>
        <w:top w:val="none" w:sz="0" w:space="0" w:color="auto"/>
        <w:left w:val="none" w:sz="0" w:space="0" w:color="auto"/>
        <w:bottom w:val="none" w:sz="0" w:space="0" w:color="auto"/>
        <w:right w:val="none" w:sz="0" w:space="0" w:color="auto"/>
      </w:divBdr>
      <w:divsChild>
        <w:div w:id="194074993">
          <w:marLeft w:val="547"/>
          <w:marRight w:val="0"/>
          <w:marTop w:val="154"/>
          <w:marBottom w:val="0"/>
          <w:divBdr>
            <w:top w:val="none" w:sz="0" w:space="0" w:color="auto"/>
            <w:left w:val="none" w:sz="0" w:space="0" w:color="auto"/>
            <w:bottom w:val="none" w:sz="0" w:space="0" w:color="auto"/>
            <w:right w:val="none" w:sz="0" w:space="0" w:color="auto"/>
          </w:divBdr>
        </w:div>
        <w:div w:id="996499563">
          <w:marLeft w:val="1166"/>
          <w:marRight w:val="0"/>
          <w:marTop w:val="134"/>
          <w:marBottom w:val="0"/>
          <w:divBdr>
            <w:top w:val="none" w:sz="0" w:space="0" w:color="auto"/>
            <w:left w:val="none" w:sz="0" w:space="0" w:color="auto"/>
            <w:bottom w:val="none" w:sz="0" w:space="0" w:color="auto"/>
            <w:right w:val="none" w:sz="0" w:space="0" w:color="auto"/>
          </w:divBdr>
        </w:div>
        <w:div w:id="1404371668">
          <w:marLeft w:val="1166"/>
          <w:marRight w:val="0"/>
          <w:marTop w:val="134"/>
          <w:marBottom w:val="0"/>
          <w:divBdr>
            <w:top w:val="none" w:sz="0" w:space="0" w:color="auto"/>
            <w:left w:val="none" w:sz="0" w:space="0" w:color="auto"/>
            <w:bottom w:val="none" w:sz="0" w:space="0" w:color="auto"/>
            <w:right w:val="none" w:sz="0" w:space="0" w:color="auto"/>
          </w:divBdr>
        </w:div>
        <w:div w:id="1581478246">
          <w:marLeft w:val="1166"/>
          <w:marRight w:val="0"/>
          <w:marTop w:val="134"/>
          <w:marBottom w:val="0"/>
          <w:divBdr>
            <w:top w:val="none" w:sz="0" w:space="0" w:color="auto"/>
            <w:left w:val="none" w:sz="0" w:space="0" w:color="auto"/>
            <w:bottom w:val="none" w:sz="0" w:space="0" w:color="auto"/>
            <w:right w:val="none" w:sz="0" w:space="0" w:color="auto"/>
          </w:divBdr>
        </w:div>
      </w:divsChild>
    </w:div>
    <w:div w:id="2002157327">
      <w:bodyDiv w:val="1"/>
      <w:marLeft w:val="0"/>
      <w:marRight w:val="0"/>
      <w:marTop w:val="0"/>
      <w:marBottom w:val="0"/>
      <w:divBdr>
        <w:top w:val="none" w:sz="0" w:space="0" w:color="auto"/>
        <w:left w:val="none" w:sz="0" w:space="0" w:color="auto"/>
        <w:bottom w:val="none" w:sz="0" w:space="0" w:color="auto"/>
        <w:right w:val="none" w:sz="0" w:space="0" w:color="auto"/>
      </w:divBdr>
    </w:div>
    <w:div w:id="2002930706">
      <w:bodyDiv w:val="1"/>
      <w:marLeft w:val="0"/>
      <w:marRight w:val="0"/>
      <w:marTop w:val="0"/>
      <w:marBottom w:val="0"/>
      <w:divBdr>
        <w:top w:val="none" w:sz="0" w:space="0" w:color="auto"/>
        <w:left w:val="none" w:sz="0" w:space="0" w:color="auto"/>
        <w:bottom w:val="none" w:sz="0" w:space="0" w:color="auto"/>
        <w:right w:val="none" w:sz="0" w:space="0" w:color="auto"/>
      </w:divBdr>
    </w:div>
    <w:div w:id="2003044415">
      <w:bodyDiv w:val="1"/>
      <w:marLeft w:val="0"/>
      <w:marRight w:val="0"/>
      <w:marTop w:val="0"/>
      <w:marBottom w:val="0"/>
      <w:divBdr>
        <w:top w:val="none" w:sz="0" w:space="0" w:color="auto"/>
        <w:left w:val="none" w:sz="0" w:space="0" w:color="auto"/>
        <w:bottom w:val="none" w:sz="0" w:space="0" w:color="auto"/>
        <w:right w:val="none" w:sz="0" w:space="0" w:color="auto"/>
      </w:divBdr>
    </w:div>
    <w:div w:id="2003122900">
      <w:bodyDiv w:val="1"/>
      <w:marLeft w:val="0"/>
      <w:marRight w:val="0"/>
      <w:marTop w:val="0"/>
      <w:marBottom w:val="0"/>
      <w:divBdr>
        <w:top w:val="none" w:sz="0" w:space="0" w:color="auto"/>
        <w:left w:val="none" w:sz="0" w:space="0" w:color="auto"/>
        <w:bottom w:val="none" w:sz="0" w:space="0" w:color="auto"/>
        <w:right w:val="none" w:sz="0" w:space="0" w:color="auto"/>
      </w:divBdr>
    </w:div>
    <w:div w:id="2003192296">
      <w:bodyDiv w:val="1"/>
      <w:marLeft w:val="0"/>
      <w:marRight w:val="0"/>
      <w:marTop w:val="0"/>
      <w:marBottom w:val="0"/>
      <w:divBdr>
        <w:top w:val="none" w:sz="0" w:space="0" w:color="auto"/>
        <w:left w:val="none" w:sz="0" w:space="0" w:color="auto"/>
        <w:bottom w:val="none" w:sz="0" w:space="0" w:color="auto"/>
        <w:right w:val="none" w:sz="0" w:space="0" w:color="auto"/>
      </w:divBdr>
    </w:div>
    <w:div w:id="2003578761">
      <w:bodyDiv w:val="1"/>
      <w:marLeft w:val="0"/>
      <w:marRight w:val="0"/>
      <w:marTop w:val="0"/>
      <w:marBottom w:val="0"/>
      <w:divBdr>
        <w:top w:val="none" w:sz="0" w:space="0" w:color="auto"/>
        <w:left w:val="none" w:sz="0" w:space="0" w:color="auto"/>
        <w:bottom w:val="none" w:sz="0" w:space="0" w:color="auto"/>
        <w:right w:val="none" w:sz="0" w:space="0" w:color="auto"/>
      </w:divBdr>
      <w:divsChild>
        <w:div w:id="64760843">
          <w:marLeft w:val="1166"/>
          <w:marRight w:val="0"/>
          <w:marTop w:val="96"/>
          <w:marBottom w:val="0"/>
          <w:divBdr>
            <w:top w:val="none" w:sz="0" w:space="0" w:color="auto"/>
            <w:left w:val="none" w:sz="0" w:space="0" w:color="auto"/>
            <w:bottom w:val="none" w:sz="0" w:space="0" w:color="auto"/>
            <w:right w:val="none" w:sz="0" w:space="0" w:color="auto"/>
          </w:divBdr>
        </w:div>
        <w:div w:id="148716384">
          <w:marLeft w:val="547"/>
          <w:marRight w:val="0"/>
          <w:marTop w:val="115"/>
          <w:marBottom w:val="0"/>
          <w:divBdr>
            <w:top w:val="none" w:sz="0" w:space="0" w:color="auto"/>
            <w:left w:val="none" w:sz="0" w:space="0" w:color="auto"/>
            <w:bottom w:val="none" w:sz="0" w:space="0" w:color="auto"/>
            <w:right w:val="none" w:sz="0" w:space="0" w:color="auto"/>
          </w:divBdr>
        </w:div>
        <w:div w:id="1436245662">
          <w:marLeft w:val="1166"/>
          <w:marRight w:val="0"/>
          <w:marTop w:val="96"/>
          <w:marBottom w:val="0"/>
          <w:divBdr>
            <w:top w:val="none" w:sz="0" w:space="0" w:color="auto"/>
            <w:left w:val="none" w:sz="0" w:space="0" w:color="auto"/>
            <w:bottom w:val="none" w:sz="0" w:space="0" w:color="auto"/>
            <w:right w:val="none" w:sz="0" w:space="0" w:color="auto"/>
          </w:divBdr>
        </w:div>
      </w:divsChild>
    </w:div>
    <w:div w:id="2005744617">
      <w:bodyDiv w:val="1"/>
      <w:marLeft w:val="0"/>
      <w:marRight w:val="0"/>
      <w:marTop w:val="0"/>
      <w:marBottom w:val="0"/>
      <w:divBdr>
        <w:top w:val="none" w:sz="0" w:space="0" w:color="auto"/>
        <w:left w:val="none" w:sz="0" w:space="0" w:color="auto"/>
        <w:bottom w:val="none" w:sz="0" w:space="0" w:color="auto"/>
        <w:right w:val="none" w:sz="0" w:space="0" w:color="auto"/>
      </w:divBdr>
      <w:divsChild>
        <w:div w:id="184489700">
          <w:marLeft w:val="1166"/>
          <w:marRight w:val="0"/>
          <w:marTop w:val="106"/>
          <w:marBottom w:val="0"/>
          <w:divBdr>
            <w:top w:val="none" w:sz="0" w:space="0" w:color="auto"/>
            <w:left w:val="none" w:sz="0" w:space="0" w:color="auto"/>
            <w:bottom w:val="none" w:sz="0" w:space="0" w:color="auto"/>
            <w:right w:val="none" w:sz="0" w:space="0" w:color="auto"/>
          </w:divBdr>
        </w:div>
        <w:div w:id="715619770">
          <w:marLeft w:val="1166"/>
          <w:marRight w:val="0"/>
          <w:marTop w:val="106"/>
          <w:marBottom w:val="0"/>
          <w:divBdr>
            <w:top w:val="none" w:sz="0" w:space="0" w:color="auto"/>
            <w:left w:val="none" w:sz="0" w:space="0" w:color="auto"/>
            <w:bottom w:val="none" w:sz="0" w:space="0" w:color="auto"/>
            <w:right w:val="none" w:sz="0" w:space="0" w:color="auto"/>
          </w:divBdr>
        </w:div>
        <w:div w:id="717121423">
          <w:marLeft w:val="1166"/>
          <w:marRight w:val="0"/>
          <w:marTop w:val="106"/>
          <w:marBottom w:val="0"/>
          <w:divBdr>
            <w:top w:val="none" w:sz="0" w:space="0" w:color="auto"/>
            <w:left w:val="none" w:sz="0" w:space="0" w:color="auto"/>
            <w:bottom w:val="none" w:sz="0" w:space="0" w:color="auto"/>
            <w:right w:val="none" w:sz="0" w:space="0" w:color="auto"/>
          </w:divBdr>
        </w:div>
        <w:div w:id="802239436">
          <w:marLeft w:val="547"/>
          <w:marRight w:val="0"/>
          <w:marTop w:val="120"/>
          <w:marBottom w:val="0"/>
          <w:divBdr>
            <w:top w:val="none" w:sz="0" w:space="0" w:color="auto"/>
            <w:left w:val="none" w:sz="0" w:space="0" w:color="auto"/>
            <w:bottom w:val="none" w:sz="0" w:space="0" w:color="auto"/>
            <w:right w:val="none" w:sz="0" w:space="0" w:color="auto"/>
          </w:divBdr>
        </w:div>
        <w:div w:id="882251680">
          <w:marLeft w:val="547"/>
          <w:marRight w:val="0"/>
          <w:marTop w:val="120"/>
          <w:marBottom w:val="0"/>
          <w:divBdr>
            <w:top w:val="none" w:sz="0" w:space="0" w:color="auto"/>
            <w:left w:val="none" w:sz="0" w:space="0" w:color="auto"/>
            <w:bottom w:val="none" w:sz="0" w:space="0" w:color="auto"/>
            <w:right w:val="none" w:sz="0" w:space="0" w:color="auto"/>
          </w:divBdr>
        </w:div>
        <w:div w:id="1957176046">
          <w:marLeft w:val="1166"/>
          <w:marRight w:val="0"/>
          <w:marTop w:val="106"/>
          <w:marBottom w:val="0"/>
          <w:divBdr>
            <w:top w:val="none" w:sz="0" w:space="0" w:color="auto"/>
            <w:left w:val="none" w:sz="0" w:space="0" w:color="auto"/>
            <w:bottom w:val="none" w:sz="0" w:space="0" w:color="auto"/>
            <w:right w:val="none" w:sz="0" w:space="0" w:color="auto"/>
          </w:divBdr>
        </w:div>
        <w:div w:id="2071151909">
          <w:marLeft w:val="547"/>
          <w:marRight w:val="0"/>
          <w:marTop w:val="120"/>
          <w:marBottom w:val="0"/>
          <w:divBdr>
            <w:top w:val="none" w:sz="0" w:space="0" w:color="auto"/>
            <w:left w:val="none" w:sz="0" w:space="0" w:color="auto"/>
            <w:bottom w:val="none" w:sz="0" w:space="0" w:color="auto"/>
            <w:right w:val="none" w:sz="0" w:space="0" w:color="auto"/>
          </w:divBdr>
        </w:div>
      </w:divsChild>
    </w:div>
    <w:div w:id="2006123459">
      <w:bodyDiv w:val="1"/>
      <w:marLeft w:val="0"/>
      <w:marRight w:val="0"/>
      <w:marTop w:val="0"/>
      <w:marBottom w:val="0"/>
      <w:divBdr>
        <w:top w:val="none" w:sz="0" w:space="0" w:color="auto"/>
        <w:left w:val="none" w:sz="0" w:space="0" w:color="auto"/>
        <w:bottom w:val="none" w:sz="0" w:space="0" w:color="auto"/>
        <w:right w:val="none" w:sz="0" w:space="0" w:color="auto"/>
      </w:divBdr>
    </w:div>
    <w:div w:id="2008358149">
      <w:bodyDiv w:val="1"/>
      <w:marLeft w:val="0"/>
      <w:marRight w:val="0"/>
      <w:marTop w:val="0"/>
      <w:marBottom w:val="0"/>
      <w:divBdr>
        <w:top w:val="none" w:sz="0" w:space="0" w:color="auto"/>
        <w:left w:val="none" w:sz="0" w:space="0" w:color="auto"/>
        <w:bottom w:val="none" w:sz="0" w:space="0" w:color="auto"/>
        <w:right w:val="none" w:sz="0" w:space="0" w:color="auto"/>
      </w:divBdr>
      <w:divsChild>
        <w:div w:id="67116077">
          <w:marLeft w:val="547"/>
          <w:marRight w:val="0"/>
          <w:marTop w:val="154"/>
          <w:marBottom w:val="0"/>
          <w:divBdr>
            <w:top w:val="none" w:sz="0" w:space="0" w:color="auto"/>
            <w:left w:val="none" w:sz="0" w:space="0" w:color="auto"/>
            <w:bottom w:val="none" w:sz="0" w:space="0" w:color="auto"/>
            <w:right w:val="none" w:sz="0" w:space="0" w:color="auto"/>
          </w:divBdr>
        </w:div>
        <w:div w:id="271597248">
          <w:marLeft w:val="1166"/>
          <w:marRight w:val="0"/>
          <w:marTop w:val="115"/>
          <w:marBottom w:val="0"/>
          <w:divBdr>
            <w:top w:val="none" w:sz="0" w:space="0" w:color="auto"/>
            <w:left w:val="none" w:sz="0" w:space="0" w:color="auto"/>
            <w:bottom w:val="none" w:sz="0" w:space="0" w:color="auto"/>
            <w:right w:val="none" w:sz="0" w:space="0" w:color="auto"/>
          </w:divBdr>
        </w:div>
      </w:divsChild>
    </w:div>
    <w:div w:id="2008511541">
      <w:bodyDiv w:val="1"/>
      <w:marLeft w:val="0"/>
      <w:marRight w:val="0"/>
      <w:marTop w:val="0"/>
      <w:marBottom w:val="0"/>
      <w:divBdr>
        <w:top w:val="none" w:sz="0" w:space="0" w:color="auto"/>
        <w:left w:val="none" w:sz="0" w:space="0" w:color="auto"/>
        <w:bottom w:val="none" w:sz="0" w:space="0" w:color="auto"/>
        <w:right w:val="none" w:sz="0" w:space="0" w:color="auto"/>
      </w:divBdr>
    </w:div>
    <w:div w:id="2009287502">
      <w:bodyDiv w:val="1"/>
      <w:marLeft w:val="0"/>
      <w:marRight w:val="0"/>
      <w:marTop w:val="0"/>
      <w:marBottom w:val="0"/>
      <w:divBdr>
        <w:top w:val="none" w:sz="0" w:space="0" w:color="auto"/>
        <w:left w:val="none" w:sz="0" w:space="0" w:color="auto"/>
        <w:bottom w:val="none" w:sz="0" w:space="0" w:color="auto"/>
        <w:right w:val="none" w:sz="0" w:space="0" w:color="auto"/>
      </w:divBdr>
    </w:div>
    <w:div w:id="2010473829">
      <w:bodyDiv w:val="1"/>
      <w:marLeft w:val="0"/>
      <w:marRight w:val="0"/>
      <w:marTop w:val="0"/>
      <w:marBottom w:val="0"/>
      <w:divBdr>
        <w:top w:val="none" w:sz="0" w:space="0" w:color="auto"/>
        <w:left w:val="none" w:sz="0" w:space="0" w:color="auto"/>
        <w:bottom w:val="none" w:sz="0" w:space="0" w:color="auto"/>
        <w:right w:val="none" w:sz="0" w:space="0" w:color="auto"/>
      </w:divBdr>
    </w:div>
    <w:div w:id="2012366241">
      <w:bodyDiv w:val="1"/>
      <w:marLeft w:val="0"/>
      <w:marRight w:val="0"/>
      <w:marTop w:val="0"/>
      <w:marBottom w:val="0"/>
      <w:divBdr>
        <w:top w:val="none" w:sz="0" w:space="0" w:color="auto"/>
        <w:left w:val="none" w:sz="0" w:space="0" w:color="auto"/>
        <w:bottom w:val="none" w:sz="0" w:space="0" w:color="auto"/>
        <w:right w:val="none" w:sz="0" w:space="0" w:color="auto"/>
      </w:divBdr>
    </w:div>
    <w:div w:id="2012442069">
      <w:bodyDiv w:val="1"/>
      <w:marLeft w:val="0"/>
      <w:marRight w:val="0"/>
      <w:marTop w:val="0"/>
      <w:marBottom w:val="0"/>
      <w:divBdr>
        <w:top w:val="none" w:sz="0" w:space="0" w:color="auto"/>
        <w:left w:val="none" w:sz="0" w:space="0" w:color="auto"/>
        <w:bottom w:val="none" w:sz="0" w:space="0" w:color="auto"/>
        <w:right w:val="none" w:sz="0" w:space="0" w:color="auto"/>
      </w:divBdr>
    </w:div>
    <w:div w:id="2012753149">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sChild>
        <w:div w:id="80105490">
          <w:marLeft w:val="1166"/>
          <w:marRight w:val="0"/>
          <w:marTop w:val="82"/>
          <w:marBottom w:val="0"/>
          <w:divBdr>
            <w:top w:val="none" w:sz="0" w:space="0" w:color="auto"/>
            <w:left w:val="none" w:sz="0" w:space="0" w:color="auto"/>
            <w:bottom w:val="none" w:sz="0" w:space="0" w:color="auto"/>
            <w:right w:val="none" w:sz="0" w:space="0" w:color="auto"/>
          </w:divBdr>
        </w:div>
        <w:div w:id="204757587">
          <w:marLeft w:val="1800"/>
          <w:marRight w:val="0"/>
          <w:marTop w:val="67"/>
          <w:marBottom w:val="0"/>
          <w:divBdr>
            <w:top w:val="none" w:sz="0" w:space="0" w:color="auto"/>
            <w:left w:val="none" w:sz="0" w:space="0" w:color="auto"/>
            <w:bottom w:val="none" w:sz="0" w:space="0" w:color="auto"/>
            <w:right w:val="none" w:sz="0" w:space="0" w:color="auto"/>
          </w:divBdr>
        </w:div>
        <w:div w:id="520818428">
          <w:marLeft w:val="1800"/>
          <w:marRight w:val="0"/>
          <w:marTop w:val="67"/>
          <w:marBottom w:val="0"/>
          <w:divBdr>
            <w:top w:val="none" w:sz="0" w:space="0" w:color="auto"/>
            <w:left w:val="none" w:sz="0" w:space="0" w:color="auto"/>
            <w:bottom w:val="none" w:sz="0" w:space="0" w:color="auto"/>
            <w:right w:val="none" w:sz="0" w:space="0" w:color="auto"/>
          </w:divBdr>
        </w:div>
        <w:div w:id="629673461">
          <w:marLeft w:val="1166"/>
          <w:marRight w:val="0"/>
          <w:marTop w:val="82"/>
          <w:marBottom w:val="0"/>
          <w:divBdr>
            <w:top w:val="none" w:sz="0" w:space="0" w:color="auto"/>
            <w:left w:val="none" w:sz="0" w:space="0" w:color="auto"/>
            <w:bottom w:val="none" w:sz="0" w:space="0" w:color="auto"/>
            <w:right w:val="none" w:sz="0" w:space="0" w:color="auto"/>
          </w:divBdr>
        </w:div>
        <w:div w:id="997419063">
          <w:marLeft w:val="1800"/>
          <w:marRight w:val="0"/>
          <w:marTop w:val="82"/>
          <w:marBottom w:val="0"/>
          <w:divBdr>
            <w:top w:val="none" w:sz="0" w:space="0" w:color="auto"/>
            <w:left w:val="none" w:sz="0" w:space="0" w:color="auto"/>
            <w:bottom w:val="none" w:sz="0" w:space="0" w:color="auto"/>
            <w:right w:val="none" w:sz="0" w:space="0" w:color="auto"/>
          </w:divBdr>
        </w:div>
        <w:div w:id="1021081852">
          <w:marLeft w:val="1166"/>
          <w:marRight w:val="0"/>
          <w:marTop w:val="82"/>
          <w:marBottom w:val="0"/>
          <w:divBdr>
            <w:top w:val="none" w:sz="0" w:space="0" w:color="auto"/>
            <w:left w:val="none" w:sz="0" w:space="0" w:color="auto"/>
            <w:bottom w:val="none" w:sz="0" w:space="0" w:color="auto"/>
            <w:right w:val="none" w:sz="0" w:space="0" w:color="auto"/>
          </w:divBdr>
        </w:div>
        <w:div w:id="1191528981">
          <w:marLeft w:val="547"/>
          <w:marRight w:val="0"/>
          <w:marTop w:val="115"/>
          <w:marBottom w:val="0"/>
          <w:divBdr>
            <w:top w:val="none" w:sz="0" w:space="0" w:color="auto"/>
            <w:left w:val="none" w:sz="0" w:space="0" w:color="auto"/>
            <w:bottom w:val="none" w:sz="0" w:space="0" w:color="auto"/>
            <w:right w:val="none" w:sz="0" w:space="0" w:color="auto"/>
          </w:divBdr>
        </w:div>
        <w:div w:id="1335298328">
          <w:marLeft w:val="547"/>
          <w:marRight w:val="0"/>
          <w:marTop w:val="115"/>
          <w:marBottom w:val="0"/>
          <w:divBdr>
            <w:top w:val="none" w:sz="0" w:space="0" w:color="auto"/>
            <w:left w:val="none" w:sz="0" w:space="0" w:color="auto"/>
            <w:bottom w:val="none" w:sz="0" w:space="0" w:color="auto"/>
            <w:right w:val="none" w:sz="0" w:space="0" w:color="auto"/>
          </w:divBdr>
        </w:div>
        <w:div w:id="1431856015">
          <w:marLeft w:val="1166"/>
          <w:marRight w:val="0"/>
          <w:marTop w:val="82"/>
          <w:marBottom w:val="0"/>
          <w:divBdr>
            <w:top w:val="none" w:sz="0" w:space="0" w:color="auto"/>
            <w:left w:val="none" w:sz="0" w:space="0" w:color="auto"/>
            <w:bottom w:val="none" w:sz="0" w:space="0" w:color="auto"/>
            <w:right w:val="none" w:sz="0" w:space="0" w:color="auto"/>
          </w:divBdr>
        </w:div>
        <w:div w:id="1494179605">
          <w:marLeft w:val="1800"/>
          <w:marRight w:val="0"/>
          <w:marTop w:val="67"/>
          <w:marBottom w:val="0"/>
          <w:divBdr>
            <w:top w:val="none" w:sz="0" w:space="0" w:color="auto"/>
            <w:left w:val="none" w:sz="0" w:space="0" w:color="auto"/>
            <w:bottom w:val="none" w:sz="0" w:space="0" w:color="auto"/>
            <w:right w:val="none" w:sz="0" w:space="0" w:color="auto"/>
          </w:divBdr>
        </w:div>
        <w:div w:id="1816145811">
          <w:marLeft w:val="1800"/>
          <w:marRight w:val="0"/>
          <w:marTop w:val="82"/>
          <w:marBottom w:val="0"/>
          <w:divBdr>
            <w:top w:val="none" w:sz="0" w:space="0" w:color="auto"/>
            <w:left w:val="none" w:sz="0" w:space="0" w:color="auto"/>
            <w:bottom w:val="none" w:sz="0" w:space="0" w:color="auto"/>
            <w:right w:val="none" w:sz="0" w:space="0" w:color="auto"/>
          </w:divBdr>
        </w:div>
        <w:div w:id="2019963485">
          <w:marLeft w:val="1166"/>
          <w:marRight w:val="0"/>
          <w:marTop w:val="82"/>
          <w:marBottom w:val="0"/>
          <w:divBdr>
            <w:top w:val="none" w:sz="0" w:space="0" w:color="auto"/>
            <w:left w:val="none" w:sz="0" w:space="0" w:color="auto"/>
            <w:bottom w:val="none" w:sz="0" w:space="0" w:color="auto"/>
            <w:right w:val="none" w:sz="0" w:space="0" w:color="auto"/>
          </w:divBdr>
        </w:div>
      </w:divsChild>
    </w:div>
    <w:div w:id="2014332240">
      <w:bodyDiv w:val="1"/>
      <w:marLeft w:val="0"/>
      <w:marRight w:val="0"/>
      <w:marTop w:val="0"/>
      <w:marBottom w:val="0"/>
      <w:divBdr>
        <w:top w:val="none" w:sz="0" w:space="0" w:color="auto"/>
        <w:left w:val="none" w:sz="0" w:space="0" w:color="auto"/>
        <w:bottom w:val="none" w:sz="0" w:space="0" w:color="auto"/>
        <w:right w:val="none" w:sz="0" w:space="0" w:color="auto"/>
      </w:divBdr>
    </w:div>
    <w:div w:id="2014408041">
      <w:bodyDiv w:val="1"/>
      <w:marLeft w:val="0"/>
      <w:marRight w:val="0"/>
      <w:marTop w:val="0"/>
      <w:marBottom w:val="0"/>
      <w:divBdr>
        <w:top w:val="none" w:sz="0" w:space="0" w:color="auto"/>
        <w:left w:val="none" w:sz="0" w:space="0" w:color="auto"/>
        <w:bottom w:val="none" w:sz="0" w:space="0" w:color="auto"/>
        <w:right w:val="none" w:sz="0" w:space="0" w:color="auto"/>
      </w:divBdr>
    </w:div>
    <w:div w:id="2015254963">
      <w:bodyDiv w:val="1"/>
      <w:marLeft w:val="0"/>
      <w:marRight w:val="0"/>
      <w:marTop w:val="0"/>
      <w:marBottom w:val="0"/>
      <w:divBdr>
        <w:top w:val="none" w:sz="0" w:space="0" w:color="auto"/>
        <w:left w:val="none" w:sz="0" w:space="0" w:color="auto"/>
        <w:bottom w:val="none" w:sz="0" w:space="0" w:color="auto"/>
        <w:right w:val="none" w:sz="0" w:space="0" w:color="auto"/>
      </w:divBdr>
    </w:div>
    <w:div w:id="2016301759">
      <w:bodyDiv w:val="1"/>
      <w:marLeft w:val="0"/>
      <w:marRight w:val="0"/>
      <w:marTop w:val="0"/>
      <w:marBottom w:val="0"/>
      <w:divBdr>
        <w:top w:val="none" w:sz="0" w:space="0" w:color="auto"/>
        <w:left w:val="none" w:sz="0" w:space="0" w:color="auto"/>
        <w:bottom w:val="none" w:sz="0" w:space="0" w:color="auto"/>
        <w:right w:val="none" w:sz="0" w:space="0" w:color="auto"/>
      </w:divBdr>
      <w:divsChild>
        <w:div w:id="1571765802">
          <w:marLeft w:val="418"/>
          <w:marRight w:val="0"/>
          <w:marTop w:val="154"/>
          <w:marBottom w:val="0"/>
          <w:divBdr>
            <w:top w:val="none" w:sz="0" w:space="0" w:color="auto"/>
            <w:left w:val="none" w:sz="0" w:space="0" w:color="auto"/>
            <w:bottom w:val="none" w:sz="0" w:space="0" w:color="auto"/>
            <w:right w:val="none" w:sz="0" w:space="0" w:color="auto"/>
          </w:divBdr>
        </w:div>
      </w:divsChild>
    </w:div>
    <w:div w:id="2016682840">
      <w:bodyDiv w:val="1"/>
      <w:marLeft w:val="0"/>
      <w:marRight w:val="0"/>
      <w:marTop w:val="0"/>
      <w:marBottom w:val="0"/>
      <w:divBdr>
        <w:top w:val="none" w:sz="0" w:space="0" w:color="auto"/>
        <w:left w:val="none" w:sz="0" w:space="0" w:color="auto"/>
        <w:bottom w:val="none" w:sz="0" w:space="0" w:color="auto"/>
        <w:right w:val="none" w:sz="0" w:space="0" w:color="auto"/>
      </w:divBdr>
    </w:div>
    <w:div w:id="2017295301">
      <w:bodyDiv w:val="1"/>
      <w:marLeft w:val="0"/>
      <w:marRight w:val="0"/>
      <w:marTop w:val="0"/>
      <w:marBottom w:val="0"/>
      <w:divBdr>
        <w:top w:val="none" w:sz="0" w:space="0" w:color="auto"/>
        <w:left w:val="none" w:sz="0" w:space="0" w:color="auto"/>
        <w:bottom w:val="none" w:sz="0" w:space="0" w:color="auto"/>
        <w:right w:val="none" w:sz="0" w:space="0" w:color="auto"/>
      </w:divBdr>
      <w:divsChild>
        <w:div w:id="437918777">
          <w:marLeft w:val="547"/>
          <w:marRight w:val="0"/>
          <w:marTop w:val="115"/>
          <w:marBottom w:val="0"/>
          <w:divBdr>
            <w:top w:val="none" w:sz="0" w:space="0" w:color="auto"/>
            <w:left w:val="none" w:sz="0" w:space="0" w:color="auto"/>
            <w:bottom w:val="none" w:sz="0" w:space="0" w:color="auto"/>
            <w:right w:val="none" w:sz="0" w:space="0" w:color="auto"/>
          </w:divBdr>
        </w:div>
        <w:div w:id="494537231">
          <w:marLeft w:val="1166"/>
          <w:marRight w:val="0"/>
          <w:marTop w:val="96"/>
          <w:marBottom w:val="0"/>
          <w:divBdr>
            <w:top w:val="none" w:sz="0" w:space="0" w:color="auto"/>
            <w:left w:val="none" w:sz="0" w:space="0" w:color="auto"/>
            <w:bottom w:val="none" w:sz="0" w:space="0" w:color="auto"/>
            <w:right w:val="none" w:sz="0" w:space="0" w:color="auto"/>
          </w:divBdr>
        </w:div>
        <w:div w:id="1184441169">
          <w:marLeft w:val="1800"/>
          <w:marRight w:val="0"/>
          <w:marTop w:val="96"/>
          <w:marBottom w:val="0"/>
          <w:divBdr>
            <w:top w:val="none" w:sz="0" w:space="0" w:color="auto"/>
            <w:left w:val="none" w:sz="0" w:space="0" w:color="auto"/>
            <w:bottom w:val="none" w:sz="0" w:space="0" w:color="auto"/>
            <w:right w:val="none" w:sz="0" w:space="0" w:color="auto"/>
          </w:divBdr>
        </w:div>
        <w:div w:id="1247228459">
          <w:marLeft w:val="1800"/>
          <w:marRight w:val="0"/>
          <w:marTop w:val="96"/>
          <w:marBottom w:val="0"/>
          <w:divBdr>
            <w:top w:val="none" w:sz="0" w:space="0" w:color="auto"/>
            <w:left w:val="none" w:sz="0" w:space="0" w:color="auto"/>
            <w:bottom w:val="none" w:sz="0" w:space="0" w:color="auto"/>
            <w:right w:val="none" w:sz="0" w:space="0" w:color="auto"/>
          </w:divBdr>
        </w:div>
      </w:divsChild>
    </w:div>
    <w:div w:id="2018388010">
      <w:bodyDiv w:val="1"/>
      <w:marLeft w:val="0"/>
      <w:marRight w:val="0"/>
      <w:marTop w:val="0"/>
      <w:marBottom w:val="0"/>
      <w:divBdr>
        <w:top w:val="none" w:sz="0" w:space="0" w:color="auto"/>
        <w:left w:val="none" w:sz="0" w:space="0" w:color="auto"/>
        <w:bottom w:val="none" w:sz="0" w:space="0" w:color="auto"/>
        <w:right w:val="none" w:sz="0" w:space="0" w:color="auto"/>
      </w:divBdr>
    </w:div>
    <w:div w:id="2018655215">
      <w:bodyDiv w:val="1"/>
      <w:marLeft w:val="0"/>
      <w:marRight w:val="0"/>
      <w:marTop w:val="0"/>
      <w:marBottom w:val="0"/>
      <w:divBdr>
        <w:top w:val="none" w:sz="0" w:space="0" w:color="auto"/>
        <w:left w:val="none" w:sz="0" w:space="0" w:color="auto"/>
        <w:bottom w:val="none" w:sz="0" w:space="0" w:color="auto"/>
        <w:right w:val="none" w:sz="0" w:space="0" w:color="auto"/>
      </w:divBdr>
      <w:divsChild>
        <w:div w:id="548957979">
          <w:marLeft w:val="0"/>
          <w:marRight w:val="0"/>
          <w:marTop w:val="0"/>
          <w:marBottom w:val="0"/>
          <w:divBdr>
            <w:top w:val="none" w:sz="0" w:space="0" w:color="auto"/>
            <w:left w:val="none" w:sz="0" w:space="0" w:color="auto"/>
            <w:bottom w:val="none" w:sz="0" w:space="0" w:color="auto"/>
            <w:right w:val="none" w:sz="0" w:space="0" w:color="auto"/>
          </w:divBdr>
          <w:divsChild>
            <w:div w:id="121777667">
              <w:marLeft w:val="0"/>
              <w:marRight w:val="0"/>
              <w:marTop w:val="0"/>
              <w:marBottom w:val="0"/>
              <w:divBdr>
                <w:top w:val="none" w:sz="0" w:space="0" w:color="auto"/>
                <w:left w:val="none" w:sz="0" w:space="0" w:color="auto"/>
                <w:bottom w:val="none" w:sz="0" w:space="0" w:color="auto"/>
                <w:right w:val="none" w:sz="0" w:space="0" w:color="auto"/>
              </w:divBdr>
            </w:div>
            <w:div w:id="918179170">
              <w:marLeft w:val="0"/>
              <w:marRight w:val="0"/>
              <w:marTop w:val="0"/>
              <w:marBottom w:val="0"/>
              <w:divBdr>
                <w:top w:val="none" w:sz="0" w:space="0" w:color="auto"/>
                <w:left w:val="none" w:sz="0" w:space="0" w:color="auto"/>
                <w:bottom w:val="none" w:sz="0" w:space="0" w:color="auto"/>
                <w:right w:val="none" w:sz="0" w:space="0" w:color="auto"/>
              </w:divBdr>
            </w:div>
            <w:div w:id="1089080720">
              <w:marLeft w:val="0"/>
              <w:marRight w:val="0"/>
              <w:marTop w:val="0"/>
              <w:marBottom w:val="0"/>
              <w:divBdr>
                <w:top w:val="none" w:sz="0" w:space="0" w:color="auto"/>
                <w:left w:val="none" w:sz="0" w:space="0" w:color="auto"/>
                <w:bottom w:val="none" w:sz="0" w:space="0" w:color="auto"/>
                <w:right w:val="none" w:sz="0" w:space="0" w:color="auto"/>
              </w:divBdr>
            </w:div>
            <w:div w:id="1153371578">
              <w:marLeft w:val="0"/>
              <w:marRight w:val="0"/>
              <w:marTop w:val="0"/>
              <w:marBottom w:val="0"/>
              <w:divBdr>
                <w:top w:val="none" w:sz="0" w:space="0" w:color="auto"/>
                <w:left w:val="none" w:sz="0" w:space="0" w:color="auto"/>
                <w:bottom w:val="none" w:sz="0" w:space="0" w:color="auto"/>
                <w:right w:val="none" w:sz="0" w:space="0" w:color="auto"/>
              </w:divBdr>
            </w:div>
            <w:div w:id="1306736490">
              <w:marLeft w:val="0"/>
              <w:marRight w:val="0"/>
              <w:marTop w:val="0"/>
              <w:marBottom w:val="0"/>
              <w:divBdr>
                <w:top w:val="none" w:sz="0" w:space="0" w:color="auto"/>
                <w:left w:val="none" w:sz="0" w:space="0" w:color="auto"/>
                <w:bottom w:val="none" w:sz="0" w:space="0" w:color="auto"/>
                <w:right w:val="none" w:sz="0" w:space="0" w:color="auto"/>
              </w:divBdr>
            </w:div>
            <w:div w:id="1461220340">
              <w:marLeft w:val="0"/>
              <w:marRight w:val="0"/>
              <w:marTop w:val="0"/>
              <w:marBottom w:val="0"/>
              <w:divBdr>
                <w:top w:val="none" w:sz="0" w:space="0" w:color="auto"/>
                <w:left w:val="none" w:sz="0" w:space="0" w:color="auto"/>
                <w:bottom w:val="none" w:sz="0" w:space="0" w:color="auto"/>
                <w:right w:val="none" w:sz="0" w:space="0" w:color="auto"/>
              </w:divBdr>
            </w:div>
            <w:div w:id="1983847111">
              <w:marLeft w:val="0"/>
              <w:marRight w:val="0"/>
              <w:marTop w:val="0"/>
              <w:marBottom w:val="0"/>
              <w:divBdr>
                <w:top w:val="none" w:sz="0" w:space="0" w:color="auto"/>
                <w:left w:val="none" w:sz="0" w:space="0" w:color="auto"/>
                <w:bottom w:val="none" w:sz="0" w:space="0" w:color="auto"/>
                <w:right w:val="none" w:sz="0" w:space="0" w:color="auto"/>
              </w:divBdr>
            </w:div>
            <w:div w:id="201576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05804">
      <w:bodyDiv w:val="1"/>
      <w:marLeft w:val="0"/>
      <w:marRight w:val="0"/>
      <w:marTop w:val="0"/>
      <w:marBottom w:val="0"/>
      <w:divBdr>
        <w:top w:val="none" w:sz="0" w:space="0" w:color="auto"/>
        <w:left w:val="none" w:sz="0" w:space="0" w:color="auto"/>
        <w:bottom w:val="none" w:sz="0" w:space="0" w:color="auto"/>
        <w:right w:val="none" w:sz="0" w:space="0" w:color="auto"/>
      </w:divBdr>
      <w:divsChild>
        <w:div w:id="221409851">
          <w:marLeft w:val="1800"/>
          <w:marRight w:val="0"/>
          <w:marTop w:val="82"/>
          <w:marBottom w:val="0"/>
          <w:divBdr>
            <w:top w:val="none" w:sz="0" w:space="0" w:color="auto"/>
            <w:left w:val="none" w:sz="0" w:space="0" w:color="auto"/>
            <w:bottom w:val="none" w:sz="0" w:space="0" w:color="auto"/>
            <w:right w:val="none" w:sz="0" w:space="0" w:color="auto"/>
          </w:divBdr>
        </w:div>
        <w:div w:id="726418101">
          <w:marLeft w:val="1800"/>
          <w:marRight w:val="0"/>
          <w:marTop w:val="86"/>
          <w:marBottom w:val="0"/>
          <w:divBdr>
            <w:top w:val="none" w:sz="0" w:space="0" w:color="auto"/>
            <w:left w:val="none" w:sz="0" w:space="0" w:color="auto"/>
            <w:bottom w:val="none" w:sz="0" w:space="0" w:color="auto"/>
            <w:right w:val="none" w:sz="0" w:space="0" w:color="auto"/>
          </w:divBdr>
        </w:div>
        <w:div w:id="758139065">
          <w:marLeft w:val="1800"/>
          <w:marRight w:val="0"/>
          <w:marTop w:val="82"/>
          <w:marBottom w:val="0"/>
          <w:divBdr>
            <w:top w:val="none" w:sz="0" w:space="0" w:color="auto"/>
            <w:left w:val="none" w:sz="0" w:space="0" w:color="auto"/>
            <w:bottom w:val="none" w:sz="0" w:space="0" w:color="auto"/>
            <w:right w:val="none" w:sz="0" w:space="0" w:color="auto"/>
          </w:divBdr>
        </w:div>
        <w:div w:id="781875408">
          <w:marLeft w:val="1800"/>
          <w:marRight w:val="0"/>
          <w:marTop w:val="82"/>
          <w:marBottom w:val="0"/>
          <w:divBdr>
            <w:top w:val="none" w:sz="0" w:space="0" w:color="auto"/>
            <w:left w:val="none" w:sz="0" w:space="0" w:color="auto"/>
            <w:bottom w:val="none" w:sz="0" w:space="0" w:color="auto"/>
            <w:right w:val="none" w:sz="0" w:space="0" w:color="auto"/>
          </w:divBdr>
        </w:div>
        <w:div w:id="910390299">
          <w:marLeft w:val="1166"/>
          <w:marRight w:val="0"/>
          <w:marTop w:val="96"/>
          <w:marBottom w:val="0"/>
          <w:divBdr>
            <w:top w:val="none" w:sz="0" w:space="0" w:color="auto"/>
            <w:left w:val="none" w:sz="0" w:space="0" w:color="auto"/>
            <w:bottom w:val="none" w:sz="0" w:space="0" w:color="auto"/>
            <w:right w:val="none" w:sz="0" w:space="0" w:color="auto"/>
          </w:divBdr>
        </w:div>
        <w:div w:id="1335111584">
          <w:marLeft w:val="547"/>
          <w:marRight w:val="0"/>
          <w:marTop w:val="106"/>
          <w:marBottom w:val="0"/>
          <w:divBdr>
            <w:top w:val="none" w:sz="0" w:space="0" w:color="auto"/>
            <w:left w:val="none" w:sz="0" w:space="0" w:color="auto"/>
            <w:bottom w:val="none" w:sz="0" w:space="0" w:color="auto"/>
            <w:right w:val="none" w:sz="0" w:space="0" w:color="auto"/>
          </w:divBdr>
        </w:div>
        <w:div w:id="1340428313">
          <w:marLeft w:val="1166"/>
          <w:marRight w:val="0"/>
          <w:marTop w:val="96"/>
          <w:marBottom w:val="0"/>
          <w:divBdr>
            <w:top w:val="none" w:sz="0" w:space="0" w:color="auto"/>
            <w:left w:val="none" w:sz="0" w:space="0" w:color="auto"/>
            <w:bottom w:val="none" w:sz="0" w:space="0" w:color="auto"/>
            <w:right w:val="none" w:sz="0" w:space="0" w:color="auto"/>
          </w:divBdr>
        </w:div>
        <w:div w:id="1685279580">
          <w:marLeft w:val="1800"/>
          <w:marRight w:val="0"/>
          <w:marTop w:val="82"/>
          <w:marBottom w:val="0"/>
          <w:divBdr>
            <w:top w:val="none" w:sz="0" w:space="0" w:color="auto"/>
            <w:left w:val="none" w:sz="0" w:space="0" w:color="auto"/>
            <w:bottom w:val="none" w:sz="0" w:space="0" w:color="auto"/>
            <w:right w:val="none" w:sz="0" w:space="0" w:color="auto"/>
          </w:divBdr>
        </w:div>
        <w:div w:id="2144230697">
          <w:marLeft w:val="1800"/>
          <w:marRight w:val="0"/>
          <w:marTop w:val="86"/>
          <w:marBottom w:val="0"/>
          <w:divBdr>
            <w:top w:val="none" w:sz="0" w:space="0" w:color="auto"/>
            <w:left w:val="none" w:sz="0" w:space="0" w:color="auto"/>
            <w:bottom w:val="none" w:sz="0" w:space="0" w:color="auto"/>
            <w:right w:val="none" w:sz="0" w:space="0" w:color="auto"/>
          </w:divBdr>
        </w:div>
      </w:divsChild>
    </w:div>
    <w:div w:id="2020768707">
      <w:bodyDiv w:val="1"/>
      <w:marLeft w:val="0"/>
      <w:marRight w:val="0"/>
      <w:marTop w:val="0"/>
      <w:marBottom w:val="0"/>
      <w:divBdr>
        <w:top w:val="none" w:sz="0" w:space="0" w:color="auto"/>
        <w:left w:val="none" w:sz="0" w:space="0" w:color="auto"/>
        <w:bottom w:val="none" w:sz="0" w:space="0" w:color="auto"/>
        <w:right w:val="none" w:sz="0" w:space="0" w:color="auto"/>
      </w:divBdr>
    </w:div>
    <w:div w:id="2020883708">
      <w:bodyDiv w:val="1"/>
      <w:marLeft w:val="0"/>
      <w:marRight w:val="0"/>
      <w:marTop w:val="0"/>
      <w:marBottom w:val="0"/>
      <w:divBdr>
        <w:top w:val="none" w:sz="0" w:space="0" w:color="auto"/>
        <w:left w:val="none" w:sz="0" w:space="0" w:color="auto"/>
        <w:bottom w:val="none" w:sz="0" w:space="0" w:color="auto"/>
        <w:right w:val="none" w:sz="0" w:space="0" w:color="auto"/>
      </w:divBdr>
    </w:div>
    <w:div w:id="2021809634">
      <w:bodyDiv w:val="1"/>
      <w:marLeft w:val="0"/>
      <w:marRight w:val="0"/>
      <w:marTop w:val="0"/>
      <w:marBottom w:val="0"/>
      <w:divBdr>
        <w:top w:val="none" w:sz="0" w:space="0" w:color="auto"/>
        <w:left w:val="none" w:sz="0" w:space="0" w:color="auto"/>
        <w:bottom w:val="none" w:sz="0" w:space="0" w:color="auto"/>
        <w:right w:val="none" w:sz="0" w:space="0" w:color="auto"/>
      </w:divBdr>
      <w:divsChild>
        <w:div w:id="422992412">
          <w:marLeft w:val="1440"/>
          <w:marRight w:val="0"/>
          <w:marTop w:val="0"/>
          <w:marBottom w:val="0"/>
          <w:divBdr>
            <w:top w:val="none" w:sz="0" w:space="0" w:color="auto"/>
            <w:left w:val="none" w:sz="0" w:space="0" w:color="auto"/>
            <w:bottom w:val="none" w:sz="0" w:space="0" w:color="auto"/>
            <w:right w:val="none" w:sz="0" w:space="0" w:color="auto"/>
          </w:divBdr>
        </w:div>
        <w:div w:id="1144157432">
          <w:marLeft w:val="1440"/>
          <w:marRight w:val="0"/>
          <w:marTop w:val="0"/>
          <w:marBottom w:val="0"/>
          <w:divBdr>
            <w:top w:val="none" w:sz="0" w:space="0" w:color="auto"/>
            <w:left w:val="none" w:sz="0" w:space="0" w:color="auto"/>
            <w:bottom w:val="none" w:sz="0" w:space="0" w:color="auto"/>
            <w:right w:val="none" w:sz="0" w:space="0" w:color="auto"/>
          </w:divBdr>
        </w:div>
        <w:div w:id="1656181527">
          <w:marLeft w:val="720"/>
          <w:marRight w:val="0"/>
          <w:marTop w:val="0"/>
          <w:marBottom w:val="0"/>
          <w:divBdr>
            <w:top w:val="none" w:sz="0" w:space="0" w:color="auto"/>
            <w:left w:val="none" w:sz="0" w:space="0" w:color="auto"/>
            <w:bottom w:val="none" w:sz="0" w:space="0" w:color="auto"/>
            <w:right w:val="none" w:sz="0" w:space="0" w:color="auto"/>
          </w:divBdr>
        </w:div>
        <w:div w:id="2114281103">
          <w:marLeft w:val="1440"/>
          <w:marRight w:val="0"/>
          <w:marTop w:val="0"/>
          <w:marBottom w:val="0"/>
          <w:divBdr>
            <w:top w:val="none" w:sz="0" w:space="0" w:color="auto"/>
            <w:left w:val="none" w:sz="0" w:space="0" w:color="auto"/>
            <w:bottom w:val="none" w:sz="0" w:space="0" w:color="auto"/>
            <w:right w:val="none" w:sz="0" w:space="0" w:color="auto"/>
          </w:divBdr>
        </w:div>
      </w:divsChild>
    </w:div>
    <w:div w:id="2021882061">
      <w:bodyDiv w:val="1"/>
      <w:marLeft w:val="0"/>
      <w:marRight w:val="0"/>
      <w:marTop w:val="0"/>
      <w:marBottom w:val="0"/>
      <w:divBdr>
        <w:top w:val="none" w:sz="0" w:space="0" w:color="auto"/>
        <w:left w:val="none" w:sz="0" w:space="0" w:color="auto"/>
        <w:bottom w:val="none" w:sz="0" w:space="0" w:color="auto"/>
        <w:right w:val="none" w:sz="0" w:space="0" w:color="auto"/>
      </w:divBdr>
    </w:div>
    <w:div w:id="2022273551">
      <w:bodyDiv w:val="1"/>
      <w:marLeft w:val="0"/>
      <w:marRight w:val="0"/>
      <w:marTop w:val="0"/>
      <w:marBottom w:val="0"/>
      <w:divBdr>
        <w:top w:val="none" w:sz="0" w:space="0" w:color="auto"/>
        <w:left w:val="none" w:sz="0" w:space="0" w:color="auto"/>
        <w:bottom w:val="none" w:sz="0" w:space="0" w:color="auto"/>
        <w:right w:val="none" w:sz="0" w:space="0" w:color="auto"/>
      </w:divBdr>
    </w:div>
    <w:div w:id="2022313527">
      <w:bodyDiv w:val="1"/>
      <w:marLeft w:val="0"/>
      <w:marRight w:val="0"/>
      <w:marTop w:val="0"/>
      <w:marBottom w:val="0"/>
      <w:divBdr>
        <w:top w:val="none" w:sz="0" w:space="0" w:color="auto"/>
        <w:left w:val="none" w:sz="0" w:space="0" w:color="auto"/>
        <w:bottom w:val="none" w:sz="0" w:space="0" w:color="auto"/>
        <w:right w:val="none" w:sz="0" w:space="0" w:color="auto"/>
      </w:divBdr>
    </w:div>
    <w:div w:id="2022511264">
      <w:bodyDiv w:val="1"/>
      <w:marLeft w:val="0"/>
      <w:marRight w:val="0"/>
      <w:marTop w:val="0"/>
      <w:marBottom w:val="0"/>
      <w:divBdr>
        <w:top w:val="none" w:sz="0" w:space="0" w:color="auto"/>
        <w:left w:val="none" w:sz="0" w:space="0" w:color="auto"/>
        <w:bottom w:val="none" w:sz="0" w:space="0" w:color="auto"/>
        <w:right w:val="none" w:sz="0" w:space="0" w:color="auto"/>
      </w:divBdr>
    </w:div>
    <w:div w:id="2022589263">
      <w:bodyDiv w:val="1"/>
      <w:marLeft w:val="0"/>
      <w:marRight w:val="0"/>
      <w:marTop w:val="0"/>
      <w:marBottom w:val="0"/>
      <w:divBdr>
        <w:top w:val="none" w:sz="0" w:space="0" w:color="auto"/>
        <w:left w:val="none" w:sz="0" w:space="0" w:color="auto"/>
        <w:bottom w:val="none" w:sz="0" w:space="0" w:color="auto"/>
        <w:right w:val="none" w:sz="0" w:space="0" w:color="auto"/>
      </w:divBdr>
    </w:div>
    <w:div w:id="2023318230">
      <w:bodyDiv w:val="1"/>
      <w:marLeft w:val="0"/>
      <w:marRight w:val="0"/>
      <w:marTop w:val="0"/>
      <w:marBottom w:val="0"/>
      <w:divBdr>
        <w:top w:val="none" w:sz="0" w:space="0" w:color="auto"/>
        <w:left w:val="none" w:sz="0" w:space="0" w:color="auto"/>
        <w:bottom w:val="none" w:sz="0" w:space="0" w:color="auto"/>
        <w:right w:val="none" w:sz="0" w:space="0" w:color="auto"/>
      </w:divBdr>
      <w:divsChild>
        <w:div w:id="1847404106">
          <w:marLeft w:val="547"/>
          <w:marRight w:val="0"/>
          <w:marTop w:val="154"/>
          <w:marBottom w:val="0"/>
          <w:divBdr>
            <w:top w:val="none" w:sz="0" w:space="0" w:color="auto"/>
            <w:left w:val="none" w:sz="0" w:space="0" w:color="auto"/>
            <w:bottom w:val="none" w:sz="0" w:space="0" w:color="auto"/>
            <w:right w:val="none" w:sz="0" w:space="0" w:color="auto"/>
          </w:divBdr>
        </w:div>
      </w:divsChild>
    </w:div>
    <w:div w:id="2023627207">
      <w:bodyDiv w:val="1"/>
      <w:marLeft w:val="0"/>
      <w:marRight w:val="0"/>
      <w:marTop w:val="0"/>
      <w:marBottom w:val="0"/>
      <w:divBdr>
        <w:top w:val="none" w:sz="0" w:space="0" w:color="auto"/>
        <w:left w:val="none" w:sz="0" w:space="0" w:color="auto"/>
        <w:bottom w:val="none" w:sz="0" w:space="0" w:color="auto"/>
        <w:right w:val="none" w:sz="0" w:space="0" w:color="auto"/>
      </w:divBdr>
      <w:divsChild>
        <w:div w:id="413205358">
          <w:marLeft w:val="547"/>
          <w:marRight w:val="0"/>
          <w:marTop w:val="134"/>
          <w:marBottom w:val="0"/>
          <w:divBdr>
            <w:top w:val="none" w:sz="0" w:space="0" w:color="auto"/>
            <w:left w:val="none" w:sz="0" w:space="0" w:color="auto"/>
            <w:bottom w:val="none" w:sz="0" w:space="0" w:color="auto"/>
            <w:right w:val="none" w:sz="0" w:space="0" w:color="auto"/>
          </w:divBdr>
        </w:div>
        <w:div w:id="912088253">
          <w:marLeft w:val="1166"/>
          <w:marRight w:val="0"/>
          <w:marTop w:val="115"/>
          <w:marBottom w:val="0"/>
          <w:divBdr>
            <w:top w:val="none" w:sz="0" w:space="0" w:color="auto"/>
            <w:left w:val="none" w:sz="0" w:space="0" w:color="auto"/>
            <w:bottom w:val="none" w:sz="0" w:space="0" w:color="auto"/>
            <w:right w:val="none" w:sz="0" w:space="0" w:color="auto"/>
          </w:divBdr>
        </w:div>
        <w:div w:id="1390762647">
          <w:marLeft w:val="1166"/>
          <w:marRight w:val="0"/>
          <w:marTop w:val="115"/>
          <w:marBottom w:val="0"/>
          <w:divBdr>
            <w:top w:val="none" w:sz="0" w:space="0" w:color="auto"/>
            <w:left w:val="none" w:sz="0" w:space="0" w:color="auto"/>
            <w:bottom w:val="none" w:sz="0" w:space="0" w:color="auto"/>
            <w:right w:val="none" w:sz="0" w:space="0" w:color="auto"/>
          </w:divBdr>
        </w:div>
      </w:divsChild>
    </w:div>
    <w:div w:id="2024041634">
      <w:bodyDiv w:val="1"/>
      <w:marLeft w:val="0"/>
      <w:marRight w:val="0"/>
      <w:marTop w:val="0"/>
      <w:marBottom w:val="0"/>
      <w:divBdr>
        <w:top w:val="none" w:sz="0" w:space="0" w:color="auto"/>
        <w:left w:val="none" w:sz="0" w:space="0" w:color="auto"/>
        <w:bottom w:val="none" w:sz="0" w:space="0" w:color="auto"/>
        <w:right w:val="none" w:sz="0" w:space="0" w:color="auto"/>
      </w:divBdr>
    </w:div>
    <w:div w:id="2025596041">
      <w:bodyDiv w:val="1"/>
      <w:marLeft w:val="0"/>
      <w:marRight w:val="0"/>
      <w:marTop w:val="0"/>
      <w:marBottom w:val="0"/>
      <w:divBdr>
        <w:top w:val="none" w:sz="0" w:space="0" w:color="auto"/>
        <w:left w:val="none" w:sz="0" w:space="0" w:color="auto"/>
        <w:bottom w:val="none" w:sz="0" w:space="0" w:color="auto"/>
        <w:right w:val="none" w:sz="0" w:space="0" w:color="auto"/>
      </w:divBdr>
    </w:div>
    <w:div w:id="2026666290">
      <w:bodyDiv w:val="1"/>
      <w:marLeft w:val="0"/>
      <w:marRight w:val="0"/>
      <w:marTop w:val="0"/>
      <w:marBottom w:val="0"/>
      <w:divBdr>
        <w:top w:val="none" w:sz="0" w:space="0" w:color="auto"/>
        <w:left w:val="none" w:sz="0" w:space="0" w:color="auto"/>
        <w:bottom w:val="none" w:sz="0" w:space="0" w:color="auto"/>
        <w:right w:val="none" w:sz="0" w:space="0" w:color="auto"/>
      </w:divBdr>
    </w:div>
    <w:div w:id="2027360732">
      <w:bodyDiv w:val="1"/>
      <w:marLeft w:val="0"/>
      <w:marRight w:val="0"/>
      <w:marTop w:val="0"/>
      <w:marBottom w:val="0"/>
      <w:divBdr>
        <w:top w:val="none" w:sz="0" w:space="0" w:color="auto"/>
        <w:left w:val="none" w:sz="0" w:space="0" w:color="auto"/>
        <w:bottom w:val="none" w:sz="0" w:space="0" w:color="auto"/>
        <w:right w:val="none" w:sz="0" w:space="0" w:color="auto"/>
      </w:divBdr>
    </w:div>
    <w:div w:id="2027437743">
      <w:bodyDiv w:val="1"/>
      <w:marLeft w:val="0"/>
      <w:marRight w:val="0"/>
      <w:marTop w:val="0"/>
      <w:marBottom w:val="0"/>
      <w:divBdr>
        <w:top w:val="none" w:sz="0" w:space="0" w:color="auto"/>
        <w:left w:val="none" w:sz="0" w:space="0" w:color="auto"/>
        <w:bottom w:val="none" w:sz="0" w:space="0" w:color="auto"/>
        <w:right w:val="none" w:sz="0" w:space="0" w:color="auto"/>
      </w:divBdr>
      <w:divsChild>
        <w:div w:id="208961283">
          <w:marLeft w:val="1800"/>
          <w:marRight w:val="0"/>
          <w:marTop w:val="96"/>
          <w:marBottom w:val="0"/>
          <w:divBdr>
            <w:top w:val="none" w:sz="0" w:space="0" w:color="auto"/>
            <w:left w:val="none" w:sz="0" w:space="0" w:color="auto"/>
            <w:bottom w:val="none" w:sz="0" w:space="0" w:color="auto"/>
            <w:right w:val="none" w:sz="0" w:space="0" w:color="auto"/>
          </w:divBdr>
        </w:div>
        <w:div w:id="340621060">
          <w:marLeft w:val="1800"/>
          <w:marRight w:val="0"/>
          <w:marTop w:val="96"/>
          <w:marBottom w:val="0"/>
          <w:divBdr>
            <w:top w:val="none" w:sz="0" w:space="0" w:color="auto"/>
            <w:left w:val="none" w:sz="0" w:space="0" w:color="auto"/>
            <w:bottom w:val="none" w:sz="0" w:space="0" w:color="auto"/>
            <w:right w:val="none" w:sz="0" w:space="0" w:color="auto"/>
          </w:divBdr>
        </w:div>
        <w:div w:id="361632261">
          <w:marLeft w:val="547"/>
          <w:marRight w:val="0"/>
          <w:marTop w:val="96"/>
          <w:marBottom w:val="0"/>
          <w:divBdr>
            <w:top w:val="none" w:sz="0" w:space="0" w:color="auto"/>
            <w:left w:val="none" w:sz="0" w:space="0" w:color="auto"/>
            <w:bottom w:val="none" w:sz="0" w:space="0" w:color="auto"/>
            <w:right w:val="none" w:sz="0" w:space="0" w:color="auto"/>
          </w:divBdr>
        </w:div>
        <w:div w:id="1140608092">
          <w:marLeft w:val="1166"/>
          <w:marRight w:val="0"/>
          <w:marTop w:val="96"/>
          <w:marBottom w:val="0"/>
          <w:divBdr>
            <w:top w:val="none" w:sz="0" w:space="0" w:color="auto"/>
            <w:left w:val="none" w:sz="0" w:space="0" w:color="auto"/>
            <w:bottom w:val="none" w:sz="0" w:space="0" w:color="auto"/>
            <w:right w:val="none" w:sz="0" w:space="0" w:color="auto"/>
          </w:divBdr>
        </w:div>
      </w:divsChild>
    </w:div>
    <w:div w:id="2028560701">
      <w:bodyDiv w:val="1"/>
      <w:marLeft w:val="0"/>
      <w:marRight w:val="0"/>
      <w:marTop w:val="0"/>
      <w:marBottom w:val="0"/>
      <w:divBdr>
        <w:top w:val="none" w:sz="0" w:space="0" w:color="auto"/>
        <w:left w:val="none" w:sz="0" w:space="0" w:color="auto"/>
        <w:bottom w:val="none" w:sz="0" w:space="0" w:color="auto"/>
        <w:right w:val="none" w:sz="0" w:space="0" w:color="auto"/>
      </w:divBdr>
    </w:div>
    <w:div w:id="2030526470">
      <w:bodyDiv w:val="1"/>
      <w:marLeft w:val="0"/>
      <w:marRight w:val="0"/>
      <w:marTop w:val="0"/>
      <w:marBottom w:val="0"/>
      <w:divBdr>
        <w:top w:val="none" w:sz="0" w:space="0" w:color="auto"/>
        <w:left w:val="none" w:sz="0" w:space="0" w:color="auto"/>
        <w:bottom w:val="none" w:sz="0" w:space="0" w:color="auto"/>
        <w:right w:val="none" w:sz="0" w:space="0" w:color="auto"/>
      </w:divBdr>
      <w:divsChild>
        <w:div w:id="292298613">
          <w:marLeft w:val="1166"/>
          <w:marRight w:val="0"/>
          <w:marTop w:val="96"/>
          <w:marBottom w:val="0"/>
          <w:divBdr>
            <w:top w:val="none" w:sz="0" w:space="0" w:color="auto"/>
            <w:left w:val="none" w:sz="0" w:space="0" w:color="auto"/>
            <w:bottom w:val="none" w:sz="0" w:space="0" w:color="auto"/>
            <w:right w:val="none" w:sz="0" w:space="0" w:color="auto"/>
          </w:divBdr>
        </w:div>
        <w:div w:id="812916036">
          <w:marLeft w:val="1800"/>
          <w:marRight w:val="0"/>
          <w:marTop w:val="77"/>
          <w:marBottom w:val="0"/>
          <w:divBdr>
            <w:top w:val="none" w:sz="0" w:space="0" w:color="auto"/>
            <w:left w:val="none" w:sz="0" w:space="0" w:color="auto"/>
            <w:bottom w:val="none" w:sz="0" w:space="0" w:color="auto"/>
            <w:right w:val="none" w:sz="0" w:space="0" w:color="auto"/>
          </w:divBdr>
        </w:div>
        <w:div w:id="1199506999">
          <w:marLeft w:val="547"/>
          <w:marRight w:val="0"/>
          <w:marTop w:val="115"/>
          <w:marBottom w:val="0"/>
          <w:divBdr>
            <w:top w:val="none" w:sz="0" w:space="0" w:color="auto"/>
            <w:left w:val="none" w:sz="0" w:space="0" w:color="auto"/>
            <w:bottom w:val="none" w:sz="0" w:space="0" w:color="auto"/>
            <w:right w:val="none" w:sz="0" w:space="0" w:color="auto"/>
          </w:divBdr>
        </w:div>
        <w:div w:id="1236666276">
          <w:marLeft w:val="1800"/>
          <w:marRight w:val="0"/>
          <w:marTop w:val="77"/>
          <w:marBottom w:val="0"/>
          <w:divBdr>
            <w:top w:val="none" w:sz="0" w:space="0" w:color="auto"/>
            <w:left w:val="none" w:sz="0" w:space="0" w:color="auto"/>
            <w:bottom w:val="none" w:sz="0" w:space="0" w:color="auto"/>
            <w:right w:val="none" w:sz="0" w:space="0" w:color="auto"/>
          </w:divBdr>
        </w:div>
        <w:div w:id="1644042004">
          <w:marLeft w:val="1166"/>
          <w:marRight w:val="0"/>
          <w:marTop w:val="96"/>
          <w:marBottom w:val="0"/>
          <w:divBdr>
            <w:top w:val="none" w:sz="0" w:space="0" w:color="auto"/>
            <w:left w:val="none" w:sz="0" w:space="0" w:color="auto"/>
            <w:bottom w:val="none" w:sz="0" w:space="0" w:color="auto"/>
            <w:right w:val="none" w:sz="0" w:space="0" w:color="auto"/>
          </w:divBdr>
        </w:div>
        <w:div w:id="1662848696">
          <w:marLeft w:val="1166"/>
          <w:marRight w:val="0"/>
          <w:marTop w:val="96"/>
          <w:marBottom w:val="0"/>
          <w:divBdr>
            <w:top w:val="none" w:sz="0" w:space="0" w:color="auto"/>
            <w:left w:val="none" w:sz="0" w:space="0" w:color="auto"/>
            <w:bottom w:val="none" w:sz="0" w:space="0" w:color="auto"/>
            <w:right w:val="none" w:sz="0" w:space="0" w:color="auto"/>
          </w:divBdr>
        </w:div>
        <w:div w:id="1692417952">
          <w:marLeft w:val="1166"/>
          <w:marRight w:val="0"/>
          <w:marTop w:val="96"/>
          <w:marBottom w:val="0"/>
          <w:divBdr>
            <w:top w:val="none" w:sz="0" w:space="0" w:color="auto"/>
            <w:left w:val="none" w:sz="0" w:space="0" w:color="auto"/>
            <w:bottom w:val="none" w:sz="0" w:space="0" w:color="auto"/>
            <w:right w:val="none" w:sz="0" w:space="0" w:color="auto"/>
          </w:divBdr>
        </w:div>
        <w:div w:id="1985507954">
          <w:marLeft w:val="1800"/>
          <w:marRight w:val="0"/>
          <w:marTop w:val="77"/>
          <w:marBottom w:val="0"/>
          <w:divBdr>
            <w:top w:val="none" w:sz="0" w:space="0" w:color="auto"/>
            <w:left w:val="none" w:sz="0" w:space="0" w:color="auto"/>
            <w:bottom w:val="none" w:sz="0" w:space="0" w:color="auto"/>
            <w:right w:val="none" w:sz="0" w:space="0" w:color="auto"/>
          </w:divBdr>
        </w:div>
      </w:divsChild>
    </w:div>
    <w:div w:id="2030713109">
      <w:bodyDiv w:val="1"/>
      <w:marLeft w:val="0"/>
      <w:marRight w:val="0"/>
      <w:marTop w:val="0"/>
      <w:marBottom w:val="0"/>
      <w:divBdr>
        <w:top w:val="none" w:sz="0" w:space="0" w:color="auto"/>
        <w:left w:val="none" w:sz="0" w:space="0" w:color="auto"/>
        <w:bottom w:val="none" w:sz="0" w:space="0" w:color="auto"/>
        <w:right w:val="none" w:sz="0" w:space="0" w:color="auto"/>
      </w:divBdr>
      <w:divsChild>
        <w:div w:id="74397338">
          <w:marLeft w:val="1166"/>
          <w:marRight w:val="0"/>
          <w:marTop w:val="60"/>
          <w:marBottom w:val="0"/>
          <w:divBdr>
            <w:top w:val="none" w:sz="0" w:space="0" w:color="auto"/>
            <w:left w:val="none" w:sz="0" w:space="0" w:color="auto"/>
            <w:bottom w:val="none" w:sz="0" w:space="0" w:color="auto"/>
            <w:right w:val="none" w:sz="0" w:space="0" w:color="auto"/>
          </w:divBdr>
        </w:div>
        <w:div w:id="189495455">
          <w:marLeft w:val="2520"/>
          <w:marRight w:val="0"/>
          <w:marTop w:val="60"/>
          <w:marBottom w:val="0"/>
          <w:divBdr>
            <w:top w:val="none" w:sz="0" w:space="0" w:color="auto"/>
            <w:left w:val="none" w:sz="0" w:space="0" w:color="auto"/>
            <w:bottom w:val="none" w:sz="0" w:space="0" w:color="auto"/>
            <w:right w:val="none" w:sz="0" w:space="0" w:color="auto"/>
          </w:divBdr>
        </w:div>
        <w:div w:id="441267563">
          <w:marLeft w:val="1800"/>
          <w:marRight w:val="0"/>
          <w:marTop w:val="60"/>
          <w:marBottom w:val="0"/>
          <w:divBdr>
            <w:top w:val="none" w:sz="0" w:space="0" w:color="auto"/>
            <w:left w:val="none" w:sz="0" w:space="0" w:color="auto"/>
            <w:bottom w:val="none" w:sz="0" w:space="0" w:color="auto"/>
            <w:right w:val="none" w:sz="0" w:space="0" w:color="auto"/>
          </w:divBdr>
        </w:div>
        <w:div w:id="541405524">
          <w:marLeft w:val="1166"/>
          <w:marRight w:val="0"/>
          <w:marTop w:val="60"/>
          <w:marBottom w:val="0"/>
          <w:divBdr>
            <w:top w:val="none" w:sz="0" w:space="0" w:color="auto"/>
            <w:left w:val="none" w:sz="0" w:space="0" w:color="auto"/>
            <w:bottom w:val="none" w:sz="0" w:space="0" w:color="auto"/>
            <w:right w:val="none" w:sz="0" w:space="0" w:color="auto"/>
          </w:divBdr>
        </w:div>
        <w:div w:id="947397775">
          <w:marLeft w:val="1166"/>
          <w:marRight w:val="0"/>
          <w:marTop w:val="60"/>
          <w:marBottom w:val="0"/>
          <w:divBdr>
            <w:top w:val="none" w:sz="0" w:space="0" w:color="auto"/>
            <w:left w:val="none" w:sz="0" w:space="0" w:color="auto"/>
            <w:bottom w:val="none" w:sz="0" w:space="0" w:color="auto"/>
            <w:right w:val="none" w:sz="0" w:space="0" w:color="auto"/>
          </w:divBdr>
        </w:div>
        <w:div w:id="1207329474">
          <w:marLeft w:val="2520"/>
          <w:marRight w:val="0"/>
          <w:marTop w:val="60"/>
          <w:marBottom w:val="0"/>
          <w:divBdr>
            <w:top w:val="none" w:sz="0" w:space="0" w:color="auto"/>
            <w:left w:val="none" w:sz="0" w:space="0" w:color="auto"/>
            <w:bottom w:val="none" w:sz="0" w:space="0" w:color="auto"/>
            <w:right w:val="none" w:sz="0" w:space="0" w:color="auto"/>
          </w:divBdr>
        </w:div>
        <w:div w:id="1258253680">
          <w:marLeft w:val="1800"/>
          <w:marRight w:val="0"/>
          <w:marTop w:val="60"/>
          <w:marBottom w:val="0"/>
          <w:divBdr>
            <w:top w:val="none" w:sz="0" w:space="0" w:color="auto"/>
            <w:left w:val="none" w:sz="0" w:space="0" w:color="auto"/>
            <w:bottom w:val="none" w:sz="0" w:space="0" w:color="auto"/>
            <w:right w:val="none" w:sz="0" w:space="0" w:color="auto"/>
          </w:divBdr>
        </w:div>
        <w:div w:id="1473332152">
          <w:marLeft w:val="2520"/>
          <w:marRight w:val="0"/>
          <w:marTop w:val="60"/>
          <w:marBottom w:val="0"/>
          <w:divBdr>
            <w:top w:val="none" w:sz="0" w:space="0" w:color="auto"/>
            <w:left w:val="none" w:sz="0" w:space="0" w:color="auto"/>
            <w:bottom w:val="none" w:sz="0" w:space="0" w:color="auto"/>
            <w:right w:val="none" w:sz="0" w:space="0" w:color="auto"/>
          </w:divBdr>
        </w:div>
        <w:div w:id="1576090351">
          <w:marLeft w:val="1166"/>
          <w:marRight w:val="0"/>
          <w:marTop w:val="60"/>
          <w:marBottom w:val="0"/>
          <w:divBdr>
            <w:top w:val="none" w:sz="0" w:space="0" w:color="auto"/>
            <w:left w:val="none" w:sz="0" w:space="0" w:color="auto"/>
            <w:bottom w:val="none" w:sz="0" w:space="0" w:color="auto"/>
            <w:right w:val="none" w:sz="0" w:space="0" w:color="auto"/>
          </w:divBdr>
        </w:div>
        <w:div w:id="1576666436">
          <w:marLeft w:val="1800"/>
          <w:marRight w:val="0"/>
          <w:marTop w:val="60"/>
          <w:marBottom w:val="0"/>
          <w:divBdr>
            <w:top w:val="none" w:sz="0" w:space="0" w:color="auto"/>
            <w:left w:val="none" w:sz="0" w:space="0" w:color="auto"/>
            <w:bottom w:val="none" w:sz="0" w:space="0" w:color="auto"/>
            <w:right w:val="none" w:sz="0" w:space="0" w:color="auto"/>
          </w:divBdr>
        </w:div>
        <w:div w:id="1851601786">
          <w:marLeft w:val="2520"/>
          <w:marRight w:val="0"/>
          <w:marTop w:val="60"/>
          <w:marBottom w:val="0"/>
          <w:divBdr>
            <w:top w:val="none" w:sz="0" w:space="0" w:color="auto"/>
            <w:left w:val="none" w:sz="0" w:space="0" w:color="auto"/>
            <w:bottom w:val="none" w:sz="0" w:space="0" w:color="auto"/>
            <w:right w:val="none" w:sz="0" w:space="0" w:color="auto"/>
          </w:divBdr>
        </w:div>
        <w:div w:id="1950889818">
          <w:marLeft w:val="547"/>
          <w:marRight w:val="0"/>
          <w:marTop w:val="96"/>
          <w:marBottom w:val="0"/>
          <w:divBdr>
            <w:top w:val="none" w:sz="0" w:space="0" w:color="auto"/>
            <w:left w:val="none" w:sz="0" w:space="0" w:color="auto"/>
            <w:bottom w:val="none" w:sz="0" w:space="0" w:color="auto"/>
            <w:right w:val="none" w:sz="0" w:space="0" w:color="auto"/>
          </w:divBdr>
        </w:div>
        <w:div w:id="1991131941">
          <w:marLeft w:val="1800"/>
          <w:marRight w:val="0"/>
          <w:marTop w:val="60"/>
          <w:marBottom w:val="0"/>
          <w:divBdr>
            <w:top w:val="none" w:sz="0" w:space="0" w:color="auto"/>
            <w:left w:val="none" w:sz="0" w:space="0" w:color="auto"/>
            <w:bottom w:val="none" w:sz="0" w:space="0" w:color="auto"/>
            <w:right w:val="none" w:sz="0" w:space="0" w:color="auto"/>
          </w:divBdr>
        </w:div>
        <w:div w:id="2083405778">
          <w:marLeft w:val="1800"/>
          <w:marRight w:val="0"/>
          <w:marTop w:val="60"/>
          <w:marBottom w:val="0"/>
          <w:divBdr>
            <w:top w:val="none" w:sz="0" w:space="0" w:color="auto"/>
            <w:left w:val="none" w:sz="0" w:space="0" w:color="auto"/>
            <w:bottom w:val="none" w:sz="0" w:space="0" w:color="auto"/>
            <w:right w:val="none" w:sz="0" w:space="0" w:color="auto"/>
          </w:divBdr>
        </w:div>
        <w:div w:id="2134590449">
          <w:marLeft w:val="1800"/>
          <w:marRight w:val="0"/>
          <w:marTop w:val="60"/>
          <w:marBottom w:val="0"/>
          <w:divBdr>
            <w:top w:val="none" w:sz="0" w:space="0" w:color="auto"/>
            <w:left w:val="none" w:sz="0" w:space="0" w:color="auto"/>
            <w:bottom w:val="none" w:sz="0" w:space="0" w:color="auto"/>
            <w:right w:val="none" w:sz="0" w:space="0" w:color="auto"/>
          </w:divBdr>
        </w:div>
      </w:divsChild>
    </w:div>
    <w:div w:id="2031255163">
      <w:bodyDiv w:val="1"/>
      <w:marLeft w:val="0"/>
      <w:marRight w:val="0"/>
      <w:marTop w:val="0"/>
      <w:marBottom w:val="0"/>
      <w:divBdr>
        <w:top w:val="none" w:sz="0" w:space="0" w:color="auto"/>
        <w:left w:val="none" w:sz="0" w:space="0" w:color="auto"/>
        <w:bottom w:val="none" w:sz="0" w:space="0" w:color="auto"/>
        <w:right w:val="none" w:sz="0" w:space="0" w:color="auto"/>
      </w:divBdr>
    </w:div>
    <w:div w:id="2032298552">
      <w:bodyDiv w:val="1"/>
      <w:marLeft w:val="0"/>
      <w:marRight w:val="0"/>
      <w:marTop w:val="0"/>
      <w:marBottom w:val="0"/>
      <w:divBdr>
        <w:top w:val="none" w:sz="0" w:space="0" w:color="auto"/>
        <w:left w:val="none" w:sz="0" w:space="0" w:color="auto"/>
        <w:bottom w:val="none" w:sz="0" w:space="0" w:color="auto"/>
        <w:right w:val="none" w:sz="0" w:space="0" w:color="auto"/>
      </w:divBdr>
      <w:divsChild>
        <w:div w:id="333073976">
          <w:marLeft w:val="1166"/>
          <w:marRight w:val="0"/>
          <w:marTop w:val="110"/>
          <w:marBottom w:val="0"/>
          <w:divBdr>
            <w:top w:val="none" w:sz="0" w:space="0" w:color="auto"/>
            <w:left w:val="none" w:sz="0" w:space="0" w:color="auto"/>
            <w:bottom w:val="none" w:sz="0" w:space="0" w:color="auto"/>
            <w:right w:val="none" w:sz="0" w:space="0" w:color="auto"/>
          </w:divBdr>
        </w:div>
        <w:div w:id="417480480">
          <w:marLeft w:val="547"/>
          <w:marRight w:val="0"/>
          <w:marTop w:val="130"/>
          <w:marBottom w:val="0"/>
          <w:divBdr>
            <w:top w:val="none" w:sz="0" w:space="0" w:color="auto"/>
            <w:left w:val="none" w:sz="0" w:space="0" w:color="auto"/>
            <w:bottom w:val="none" w:sz="0" w:space="0" w:color="auto"/>
            <w:right w:val="none" w:sz="0" w:space="0" w:color="auto"/>
          </w:divBdr>
        </w:div>
        <w:div w:id="715009324">
          <w:marLeft w:val="1166"/>
          <w:marRight w:val="0"/>
          <w:marTop w:val="110"/>
          <w:marBottom w:val="0"/>
          <w:divBdr>
            <w:top w:val="none" w:sz="0" w:space="0" w:color="auto"/>
            <w:left w:val="none" w:sz="0" w:space="0" w:color="auto"/>
            <w:bottom w:val="none" w:sz="0" w:space="0" w:color="auto"/>
            <w:right w:val="none" w:sz="0" w:space="0" w:color="auto"/>
          </w:divBdr>
        </w:div>
        <w:div w:id="859587253">
          <w:marLeft w:val="1166"/>
          <w:marRight w:val="0"/>
          <w:marTop w:val="110"/>
          <w:marBottom w:val="0"/>
          <w:divBdr>
            <w:top w:val="none" w:sz="0" w:space="0" w:color="auto"/>
            <w:left w:val="none" w:sz="0" w:space="0" w:color="auto"/>
            <w:bottom w:val="none" w:sz="0" w:space="0" w:color="auto"/>
            <w:right w:val="none" w:sz="0" w:space="0" w:color="auto"/>
          </w:divBdr>
        </w:div>
        <w:div w:id="1261719505">
          <w:marLeft w:val="547"/>
          <w:marRight w:val="0"/>
          <w:marTop w:val="130"/>
          <w:marBottom w:val="0"/>
          <w:divBdr>
            <w:top w:val="none" w:sz="0" w:space="0" w:color="auto"/>
            <w:left w:val="none" w:sz="0" w:space="0" w:color="auto"/>
            <w:bottom w:val="none" w:sz="0" w:space="0" w:color="auto"/>
            <w:right w:val="none" w:sz="0" w:space="0" w:color="auto"/>
          </w:divBdr>
        </w:div>
        <w:div w:id="1351764286">
          <w:marLeft w:val="1166"/>
          <w:marRight w:val="0"/>
          <w:marTop w:val="110"/>
          <w:marBottom w:val="0"/>
          <w:divBdr>
            <w:top w:val="none" w:sz="0" w:space="0" w:color="auto"/>
            <w:left w:val="none" w:sz="0" w:space="0" w:color="auto"/>
            <w:bottom w:val="none" w:sz="0" w:space="0" w:color="auto"/>
            <w:right w:val="none" w:sz="0" w:space="0" w:color="auto"/>
          </w:divBdr>
        </w:div>
        <w:div w:id="1757049935">
          <w:marLeft w:val="1166"/>
          <w:marRight w:val="0"/>
          <w:marTop w:val="110"/>
          <w:marBottom w:val="0"/>
          <w:divBdr>
            <w:top w:val="none" w:sz="0" w:space="0" w:color="auto"/>
            <w:left w:val="none" w:sz="0" w:space="0" w:color="auto"/>
            <w:bottom w:val="none" w:sz="0" w:space="0" w:color="auto"/>
            <w:right w:val="none" w:sz="0" w:space="0" w:color="auto"/>
          </w:divBdr>
        </w:div>
        <w:div w:id="1858232111">
          <w:marLeft w:val="547"/>
          <w:marRight w:val="0"/>
          <w:marTop w:val="125"/>
          <w:marBottom w:val="0"/>
          <w:divBdr>
            <w:top w:val="none" w:sz="0" w:space="0" w:color="auto"/>
            <w:left w:val="none" w:sz="0" w:space="0" w:color="auto"/>
            <w:bottom w:val="none" w:sz="0" w:space="0" w:color="auto"/>
            <w:right w:val="none" w:sz="0" w:space="0" w:color="auto"/>
          </w:divBdr>
        </w:div>
      </w:divsChild>
    </w:div>
    <w:div w:id="2032606407">
      <w:bodyDiv w:val="1"/>
      <w:marLeft w:val="0"/>
      <w:marRight w:val="0"/>
      <w:marTop w:val="0"/>
      <w:marBottom w:val="0"/>
      <w:divBdr>
        <w:top w:val="none" w:sz="0" w:space="0" w:color="auto"/>
        <w:left w:val="none" w:sz="0" w:space="0" w:color="auto"/>
        <w:bottom w:val="none" w:sz="0" w:space="0" w:color="auto"/>
        <w:right w:val="none" w:sz="0" w:space="0" w:color="auto"/>
      </w:divBdr>
    </w:div>
    <w:div w:id="2032684276">
      <w:bodyDiv w:val="1"/>
      <w:marLeft w:val="0"/>
      <w:marRight w:val="0"/>
      <w:marTop w:val="0"/>
      <w:marBottom w:val="0"/>
      <w:divBdr>
        <w:top w:val="none" w:sz="0" w:space="0" w:color="auto"/>
        <w:left w:val="none" w:sz="0" w:space="0" w:color="auto"/>
        <w:bottom w:val="none" w:sz="0" w:space="0" w:color="auto"/>
        <w:right w:val="none" w:sz="0" w:space="0" w:color="auto"/>
      </w:divBdr>
      <w:divsChild>
        <w:div w:id="953950548">
          <w:marLeft w:val="547"/>
          <w:marRight w:val="0"/>
          <w:marTop w:val="134"/>
          <w:marBottom w:val="0"/>
          <w:divBdr>
            <w:top w:val="none" w:sz="0" w:space="0" w:color="auto"/>
            <w:left w:val="none" w:sz="0" w:space="0" w:color="auto"/>
            <w:bottom w:val="none" w:sz="0" w:space="0" w:color="auto"/>
            <w:right w:val="none" w:sz="0" w:space="0" w:color="auto"/>
          </w:divBdr>
        </w:div>
        <w:div w:id="1331955752">
          <w:marLeft w:val="1166"/>
          <w:marRight w:val="0"/>
          <w:marTop w:val="115"/>
          <w:marBottom w:val="0"/>
          <w:divBdr>
            <w:top w:val="none" w:sz="0" w:space="0" w:color="auto"/>
            <w:left w:val="none" w:sz="0" w:space="0" w:color="auto"/>
            <w:bottom w:val="none" w:sz="0" w:space="0" w:color="auto"/>
            <w:right w:val="none" w:sz="0" w:space="0" w:color="auto"/>
          </w:divBdr>
        </w:div>
        <w:div w:id="1605529274">
          <w:marLeft w:val="547"/>
          <w:marRight w:val="0"/>
          <w:marTop w:val="134"/>
          <w:marBottom w:val="0"/>
          <w:divBdr>
            <w:top w:val="none" w:sz="0" w:space="0" w:color="auto"/>
            <w:left w:val="none" w:sz="0" w:space="0" w:color="auto"/>
            <w:bottom w:val="none" w:sz="0" w:space="0" w:color="auto"/>
            <w:right w:val="none" w:sz="0" w:space="0" w:color="auto"/>
          </w:divBdr>
        </w:div>
      </w:divsChild>
    </w:div>
    <w:div w:id="2033533699">
      <w:bodyDiv w:val="1"/>
      <w:marLeft w:val="0"/>
      <w:marRight w:val="0"/>
      <w:marTop w:val="0"/>
      <w:marBottom w:val="0"/>
      <w:divBdr>
        <w:top w:val="none" w:sz="0" w:space="0" w:color="auto"/>
        <w:left w:val="none" w:sz="0" w:space="0" w:color="auto"/>
        <w:bottom w:val="none" w:sz="0" w:space="0" w:color="auto"/>
        <w:right w:val="none" w:sz="0" w:space="0" w:color="auto"/>
      </w:divBdr>
    </w:div>
    <w:div w:id="2033870715">
      <w:bodyDiv w:val="1"/>
      <w:marLeft w:val="0"/>
      <w:marRight w:val="0"/>
      <w:marTop w:val="0"/>
      <w:marBottom w:val="0"/>
      <w:divBdr>
        <w:top w:val="none" w:sz="0" w:space="0" w:color="auto"/>
        <w:left w:val="none" w:sz="0" w:space="0" w:color="auto"/>
        <w:bottom w:val="none" w:sz="0" w:space="0" w:color="auto"/>
        <w:right w:val="none" w:sz="0" w:space="0" w:color="auto"/>
      </w:divBdr>
      <w:divsChild>
        <w:div w:id="473526983">
          <w:marLeft w:val="1166"/>
          <w:marRight w:val="0"/>
          <w:marTop w:val="115"/>
          <w:marBottom w:val="0"/>
          <w:divBdr>
            <w:top w:val="none" w:sz="0" w:space="0" w:color="auto"/>
            <w:left w:val="none" w:sz="0" w:space="0" w:color="auto"/>
            <w:bottom w:val="none" w:sz="0" w:space="0" w:color="auto"/>
            <w:right w:val="none" w:sz="0" w:space="0" w:color="auto"/>
          </w:divBdr>
        </w:div>
        <w:div w:id="736515787">
          <w:marLeft w:val="547"/>
          <w:marRight w:val="0"/>
          <w:marTop w:val="115"/>
          <w:marBottom w:val="0"/>
          <w:divBdr>
            <w:top w:val="none" w:sz="0" w:space="0" w:color="auto"/>
            <w:left w:val="none" w:sz="0" w:space="0" w:color="auto"/>
            <w:bottom w:val="none" w:sz="0" w:space="0" w:color="auto"/>
            <w:right w:val="none" w:sz="0" w:space="0" w:color="auto"/>
          </w:divBdr>
        </w:div>
      </w:divsChild>
    </w:div>
    <w:div w:id="2036343524">
      <w:bodyDiv w:val="1"/>
      <w:marLeft w:val="0"/>
      <w:marRight w:val="0"/>
      <w:marTop w:val="0"/>
      <w:marBottom w:val="0"/>
      <w:divBdr>
        <w:top w:val="none" w:sz="0" w:space="0" w:color="auto"/>
        <w:left w:val="none" w:sz="0" w:space="0" w:color="auto"/>
        <w:bottom w:val="none" w:sz="0" w:space="0" w:color="auto"/>
        <w:right w:val="none" w:sz="0" w:space="0" w:color="auto"/>
      </w:divBdr>
      <w:divsChild>
        <w:div w:id="90127260">
          <w:marLeft w:val="1166"/>
          <w:marRight w:val="0"/>
          <w:marTop w:val="134"/>
          <w:marBottom w:val="0"/>
          <w:divBdr>
            <w:top w:val="none" w:sz="0" w:space="0" w:color="auto"/>
            <w:left w:val="none" w:sz="0" w:space="0" w:color="auto"/>
            <w:bottom w:val="none" w:sz="0" w:space="0" w:color="auto"/>
            <w:right w:val="none" w:sz="0" w:space="0" w:color="auto"/>
          </w:divBdr>
        </w:div>
        <w:div w:id="960569574">
          <w:marLeft w:val="547"/>
          <w:marRight w:val="0"/>
          <w:marTop w:val="154"/>
          <w:marBottom w:val="0"/>
          <w:divBdr>
            <w:top w:val="none" w:sz="0" w:space="0" w:color="auto"/>
            <w:left w:val="none" w:sz="0" w:space="0" w:color="auto"/>
            <w:bottom w:val="none" w:sz="0" w:space="0" w:color="auto"/>
            <w:right w:val="none" w:sz="0" w:space="0" w:color="auto"/>
          </w:divBdr>
        </w:div>
      </w:divsChild>
    </w:div>
    <w:div w:id="2036925009">
      <w:bodyDiv w:val="1"/>
      <w:marLeft w:val="0"/>
      <w:marRight w:val="0"/>
      <w:marTop w:val="0"/>
      <w:marBottom w:val="0"/>
      <w:divBdr>
        <w:top w:val="none" w:sz="0" w:space="0" w:color="auto"/>
        <w:left w:val="none" w:sz="0" w:space="0" w:color="auto"/>
        <w:bottom w:val="none" w:sz="0" w:space="0" w:color="auto"/>
        <w:right w:val="none" w:sz="0" w:space="0" w:color="auto"/>
      </w:divBdr>
    </w:div>
    <w:div w:id="2037079961">
      <w:bodyDiv w:val="1"/>
      <w:marLeft w:val="0"/>
      <w:marRight w:val="0"/>
      <w:marTop w:val="0"/>
      <w:marBottom w:val="0"/>
      <w:divBdr>
        <w:top w:val="none" w:sz="0" w:space="0" w:color="auto"/>
        <w:left w:val="none" w:sz="0" w:space="0" w:color="auto"/>
        <w:bottom w:val="none" w:sz="0" w:space="0" w:color="auto"/>
        <w:right w:val="none" w:sz="0" w:space="0" w:color="auto"/>
      </w:divBdr>
      <w:divsChild>
        <w:div w:id="290601995">
          <w:marLeft w:val="1166"/>
          <w:marRight w:val="0"/>
          <w:marTop w:val="101"/>
          <w:marBottom w:val="0"/>
          <w:divBdr>
            <w:top w:val="none" w:sz="0" w:space="0" w:color="auto"/>
            <w:left w:val="none" w:sz="0" w:space="0" w:color="auto"/>
            <w:bottom w:val="none" w:sz="0" w:space="0" w:color="auto"/>
            <w:right w:val="none" w:sz="0" w:space="0" w:color="auto"/>
          </w:divBdr>
        </w:div>
        <w:div w:id="712728087">
          <w:marLeft w:val="547"/>
          <w:marRight w:val="0"/>
          <w:marTop w:val="120"/>
          <w:marBottom w:val="0"/>
          <w:divBdr>
            <w:top w:val="none" w:sz="0" w:space="0" w:color="auto"/>
            <w:left w:val="none" w:sz="0" w:space="0" w:color="auto"/>
            <w:bottom w:val="none" w:sz="0" w:space="0" w:color="auto"/>
            <w:right w:val="none" w:sz="0" w:space="0" w:color="auto"/>
          </w:divBdr>
        </w:div>
        <w:div w:id="1407142340">
          <w:marLeft w:val="1166"/>
          <w:marRight w:val="0"/>
          <w:marTop w:val="101"/>
          <w:marBottom w:val="0"/>
          <w:divBdr>
            <w:top w:val="none" w:sz="0" w:space="0" w:color="auto"/>
            <w:left w:val="none" w:sz="0" w:space="0" w:color="auto"/>
            <w:bottom w:val="none" w:sz="0" w:space="0" w:color="auto"/>
            <w:right w:val="none" w:sz="0" w:space="0" w:color="auto"/>
          </w:divBdr>
        </w:div>
      </w:divsChild>
    </w:div>
    <w:div w:id="2037122114">
      <w:bodyDiv w:val="1"/>
      <w:marLeft w:val="0"/>
      <w:marRight w:val="0"/>
      <w:marTop w:val="0"/>
      <w:marBottom w:val="0"/>
      <w:divBdr>
        <w:top w:val="none" w:sz="0" w:space="0" w:color="auto"/>
        <w:left w:val="none" w:sz="0" w:space="0" w:color="auto"/>
        <w:bottom w:val="none" w:sz="0" w:space="0" w:color="auto"/>
        <w:right w:val="none" w:sz="0" w:space="0" w:color="auto"/>
      </w:divBdr>
    </w:div>
    <w:div w:id="2039814027">
      <w:bodyDiv w:val="1"/>
      <w:marLeft w:val="0"/>
      <w:marRight w:val="0"/>
      <w:marTop w:val="0"/>
      <w:marBottom w:val="0"/>
      <w:divBdr>
        <w:top w:val="none" w:sz="0" w:space="0" w:color="auto"/>
        <w:left w:val="none" w:sz="0" w:space="0" w:color="auto"/>
        <w:bottom w:val="none" w:sz="0" w:space="0" w:color="auto"/>
        <w:right w:val="none" w:sz="0" w:space="0" w:color="auto"/>
      </w:divBdr>
    </w:div>
    <w:div w:id="2039961445">
      <w:bodyDiv w:val="1"/>
      <w:marLeft w:val="0"/>
      <w:marRight w:val="0"/>
      <w:marTop w:val="0"/>
      <w:marBottom w:val="0"/>
      <w:divBdr>
        <w:top w:val="none" w:sz="0" w:space="0" w:color="auto"/>
        <w:left w:val="none" w:sz="0" w:space="0" w:color="auto"/>
        <w:bottom w:val="none" w:sz="0" w:space="0" w:color="auto"/>
        <w:right w:val="none" w:sz="0" w:space="0" w:color="auto"/>
      </w:divBdr>
      <w:divsChild>
        <w:div w:id="591167417">
          <w:marLeft w:val="547"/>
          <w:marRight w:val="0"/>
          <w:marTop w:val="154"/>
          <w:marBottom w:val="0"/>
          <w:divBdr>
            <w:top w:val="none" w:sz="0" w:space="0" w:color="auto"/>
            <w:left w:val="none" w:sz="0" w:space="0" w:color="auto"/>
            <w:bottom w:val="none" w:sz="0" w:space="0" w:color="auto"/>
            <w:right w:val="none" w:sz="0" w:space="0" w:color="auto"/>
          </w:divBdr>
        </w:div>
        <w:div w:id="849759364">
          <w:marLeft w:val="547"/>
          <w:marRight w:val="0"/>
          <w:marTop w:val="154"/>
          <w:marBottom w:val="0"/>
          <w:divBdr>
            <w:top w:val="none" w:sz="0" w:space="0" w:color="auto"/>
            <w:left w:val="none" w:sz="0" w:space="0" w:color="auto"/>
            <w:bottom w:val="none" w:sz="0" w:space="0" w:color="auto"/>
            <w:right w:val="none" w:sz="0" w:space="0" w:color="auto"/>
          </w:divBdr>
        </w:div>
        <w:div w:id="981039824">
          <w:marLeft w:val="547"/>
          <w:marRight w:val="0"/>
          <w:marTop w:val="154"/>
          <w:marBottom w:val="0"/>
          <w:divBdr>
            <w:top w:val="none" w:sz="0" w:space="0" w:color="auto"/>
            <w:left w:val="none" w:sz="0" w:space="0" w:color="auto"/>
            <w:bottom w:val="none" w:sz="0" w:space="0" w:color="auto"/>
            <w:right w:val="none" w:sz="0" w:space="0" w:color="auto"/>
          </w:divBdr>
        </w:div>
      </w:divsChild>
    </w:div>
    <w:div w:id="2040201663">
      <w:bodyDiv w:val="1"/>
      <w:marLeft w:val="0"/>
      <w:marRight w:val="0"/>
      <w:marTop w:val="0"/>
      <w:marBottom w:val="0"/>
      <w:divBdr>
        <w:top w:val="none" w:sz="0" w:space="0" w:color="auto"/>
        <w:left w:val="none" w:sz="0" w:space="0" w:color="auto"/>
        <w:bottom w:val="none" w:sz="0" w:space="0" w:color="auto"/>
        <w:right w:val="none" w:sz="0" w:space="0" w:color="auto"/>
      </w:divBdr>
    </w:div>
    <w:div w:id="2042585728">
      <w:bodyDiv w:val="1"/>
      <w:marLeft w:val="0"/>
      <w:marRight w:val="0"/>
      <w:marTop w:val="0"/>
      <w:marBottom w:val="0"/>
      <w:divBdr>
        <w:top w:val="none" w:sz="0" w:space="0" w:color="auto"/>
        <w:left w:val="none" w:sz="0" w:space="0" w:color="auto"/>
        <w:bottom w:val="none" w:sz="0" w:space="0" w:color="auto"/>
        <w:right w:val="none" w:sz="0" w:space="0" w:color="auto"/>
      </w:divBdr>
    </w:div>
    <w:div w:id="2042781055">
      <w:bodyDiv w:val="1"/>
      <w:marLeft w:val="0"/>
      <w:marRight w:val="0"/>
      <w:marTop w:val="0"/>
      <w:marBottom w:val="0"/>
      <w:divBdr>
        <w:top w:val="none" w:sz="0" w:space="0" w:color="auto"/>
        <w:left w:val="none" w:sz="0" w:space="0" w:color="auto"/>
        <w:bottom w:val="none" w:sz="0" w:space="0" w:color="auto"/>
        <w:right w:val="none" w:sz="0" w:space="0" w:color="auto"/>
      </w:divBdr>
    </w:div>
    <w:div w:id="2044743729">
      <w:bodyDiv w:val="1"/>
      <w:marLeft w:val="0"/>
      <w:marRight w:val="0"/>
      <w:marTop w:val="0"/>
      <w:marBottom w:val="0"/>
      <w:divBdr>
        <w:top w:val="none" w:sz="0" w:space="0" w:color="auto"/>
        <w:left w:val="none" w:sz="0" w:space="0" w:color="auto"/>
        <w:bottom w:val="none" w:sz="0" w:space="0" w:color="auto"/>
        <w:right w:val="none" w:sz="0" w:space="0" w:color="auto"/>
      </w:divBdr>
    </w:div>
    <w:div w:id="2046325048">
      <w:bodyDiv w:val="1"/>
      <w:marLeft w:val="0"/>
      <w:marRight w:val="0"/>
      <w:marTop w:val="0"/>
      <w:marBottom w:val="0"/>
      <w:divBdr>
        <w:top w:val="none" w:sz="0" w:space="0" w:color="auto"/>
        <w:left w:val="none" w:sz="0" w:space="0" w:color="auto"/>
        <w:bottom w:val="none" w:sz="0" w:space="0" w:color="auto"/>
        <w:right w:val="none" w:sz="0" w:space="0" w:color="auto"/>
      </w:divBdr>
      <w:divsChild>
        <w:div w:id="155607160">
          <w:marLeft w:val="1800"/>
          <w:marRight w:val="0"/>
          <w:marTop w:val="67"/>
          <w:marBottom w:val="0"/>
          <w:divBdr>
            <w:top w:val="none" w:sz="0" w:space="0" w:color="auto"/>
            <w:left w:val="none" w:sz="0" w:space="0" w:color="auto"/>
            <w:bottom w:val="none" w:sz="0" w:space="0" w:color="auto"/>
            <w:right w:val="none" w:sz="0" w:space="0" w:color="auto"/>
          </w:divBdr>
        </w:div>
        <w:div w:id="198319762">
          <w:marLeft w:val="1800"/>
          <w:marRight w:val="0"/>
          <w:marTop w:val="67"/>
          <w:marBottom w:val="0"/>
          <w:divBdr>
            <w:top w:val="none" w:sz="0" w:space="0" w:color="auto"/>
            <w:left w:val="none" w:sz="0" w:space="0" w:color="auto"/>
            <w:bottom w:val="none" w:sz="0" w:space="0" w:color="auto"/>
            <w:right w:val="none" w:sz="0" w:space="0" w:color="auto"/>
          </w:divBdr>
        </w:div>
        <w:div w:id="348142999">
          <w:marLeft w:val="1800"/>
          <w:marRight w:val="0"/>
          <w:marTop w:val="67"/>
          <w:marBottom w:val="0"/>
          <w:divBdr>
            <w:top w:val="none" w:sz="0" w:space="0" w:color="auto"/>
            <w:left w:val="none" w:sz="0" w:space="0" w:color="auto"/>
            <w:bottom w:val="none" w:sz="0" w:space="0" w:color="auto"/>
            <w:right w:val="none" w:sz="0" w:space="0" w:color="auto"/>
          </w:divBdr>
        </w:div>
        <w:div w:id="434984217">
          <w:marLeft w:val="1800"/>
          <w:marRight w:val="0"/>
          <w:marTop w:val="67"/>
          <w:marBottom w:val="0"/>
          <w:divBdr>
            <w:top w:val="none" w:sz="0" w:space="0" w:color="auto"/>
            <w:left w:val="none" w:sz="0" w:space="0" w:color="auto"/>
            <w:bottom w:val="none" w:sz="0" w:space="0" w:color="auto"/>
            <w:right w:val="none" w:sz="0" w:space="0" w:color="auto"/>
          </w:divBdr>
        </w:div>
        <w:div w:id="998851385">
          <w:marLeft w:val="1800"/>
          <w:marRight w:val="0"/>
          <w:marTop w:val="67"/>
          <w:marBottom w:val="0"/>
          <w:divBdr>
            <w:top w:val="none" w:sz="0" w:space="0" w:color="auto"/>
            <w:left w:val="none" w:sz="0" w:space="0" w:color="auto"/>
            <w:bottom w:val="none" w:sz="0" w:space="0" w:color="auto"/>
            <w:right w:val="none" w:sz="0" w:space="0" w:color="auto"/>
          </w:divBdr>
        </w:div>
        <w:div w:id="1134909276">
          <w:marLeft w:val="1166"/>
          <w:marRight w:val="0"/>
          <w:marTop w:val="86"/>
          <w:marBottom w:val="0"/>
          <w:divBdr>
            <w:top w:val="none" w:sz="0" w:space="0" w:color="auto"/>
            <w:left w:val="none" w:sz="0" w:space="0" w:color="auto"/>
            <w:bottom w:val="none" w:sz="0" w:space="0" w:color="auto"/>
            <w:right w:val="none" w:sz="0" w:space="0" w:color="auto"/>
          </w:divBdr>
        </w:div>
        <w:div w:id="1277978603">
          <w:marLeft w:val="1166"/>
          <w:marRight w:val="0"/>
          <w:marTop w:val="86"/>
          <w:marBottom w:val="0"/>
          <w:divBdr>
            <w:top w:val="none" w:sz="0" w:space="0" w:color="auto"/>
            <w:left w:val="none" w:sz="0" w:space="0" w:color="auto"/>
            <w:bottom w:val="none" w:sz="0" w:space="0" w:color="auto"/>
            <w:right w:val="none" w:sz="0" w:space="0" w:color="auto"/>
          </w:divBdr>
        </w:div>
        <w:div w:id="1627422002">
          <w:marLeft w:val="547"/>
          <w:marRight w:val="0"/>
          <w:marTop w:val="96"/>
          <w:marBottom w:val="0"/>
          <w:divBdr>
            <w:top w:val="none" w:sz="0" w:space="0" w:color="auto"/>
            <w:left w:val="none" w:sz="0" w:space="0" w:color="auto"/>
            <w:bottom w:val="none" w:sz="0" w:space="0" w:color="auto"/>
            <w:right w:val="none" w:sz="0" w:space="0" w:color="auto"/>
          </w:divBdr>
        </w:div>
        <w:div w:id="1646163609">
          <w:marLeft w:val="1800"/>
          <w:marRight w:val="0"/>
          <w:marTop w:val="67"/>
          <w:marBottom w:val="0"/>
          <w:divBdr>
            <w:top w:val="none" w:sz="0" w:space="0" w:color="auto"/>
            <w:left w:val="none" w:sz="0" w:space="0" w:color="auto"/>
            <w:bottom w:val="none" w:sz="0" w:space="0" w:color="auto"/>
            <w:right w:val="none" w:sz="0" w:space="0" w:color="auto"/>
          </w:divBdr>
        </w:div>
        <w:div w:id="1774783918">
          <w:marLeft w:val="1800"/>
          <w:marRight w:val="0"/>
          <w:marTop w:val="67"/>
          <w:marBottom w:val="0"/>
          <w:divBdr>
            <w:top w:val="none" w:sz="0" w:space="0" w:color="auto"/>
            <w:left w:val="none" w:sz="0" w:space="0" w:color="auto"/>
            <w:bottom w:val="none" w:sz="0" w:space="0" w:color="auto"/>
            <w:right w:val="none" w:sz="0" w:space="0" w:color="auto"/>
          </w:divBdr>
        </w:div>
        <w:div w:id="1850218388">
          <w:marLeft w:val="1166"/>
          <w:marRight w:val="0"/>
          <w:marTop w:val="86"/>
          <w:marBottom w:val="0"/>
          <w:divBdr>
            <w:top w:val="none" w:sz="0" w:space="0" w:color="auto"/>
            <w:left w:val="none" w:sz="0" w:space="0" w:color="auto"/>
            <w:bottom w:val="none" w:sz="0" w:space="0" w:color="auto"/>
            <w:right w:val="none" w:sz="0" w:space="0" w:color="auto"/>
          </w:divBdr>
        </w:div>
      </w:divsChild>
    </w:div>
    <w:div w:id="2046756354">
      <w:bodyDiv w:val="1"/>
      <w:marLeft w:val="0"/>
      <w:marRight w:val="0"/>
      <w:marTop w:val="0"/>
      <w:marBottom w:val="0"/>
      <w:divBdr>
        <w:top w:val="none" w:sz="0" w:space="0" w:color="auto"/>
        <w:left w:val="none" w:sz="0" w:space="0" w:color="auto"/>
        <w:bottom w:val="none" w:sz="0" w:space="0" w:color="auto"/>
        <w:right w:val="none" w:sz="0" w:space="0" w:color="auto"/>
      </w:divBdr>
      <w:divsChild>
        <w:div w:id="692266824">
          <w:marLeft w:val="547"/>
          <w:marRight w:val="0"/>
          <w:marTop w:val="154"/>
          <w:marBottom w:val="0"/>
          <w:divBdr>
            <w:top w:val="none" w:sz="0" w:space="0" w:color="auto"/>
            <w:left w:val="none" w:sz="0" w:space="0" w:color="auto"/>
            <w:bottom w:val="none" w:sz="0" w:space="0" w:color="auto"/>
            <w:right w:val="none" w:sz="0" w:space="0" w:color="auto"/>
          </w:divBdr>
        </w:div>
        <w:div w:id="2046443309">
          <w:marLeft w:val="547"/>
          <w:marRight w:val="0"/>
          <w:marTop w:val="154"/>
          <w:marBottom w:val="0"/>
          <w:divBdr>
            <w:top w:val="none" w:sz="0" w:space="0" w:color="auto"/>
            <w:left w:val="none" w:sz="0" w:space="0" w:color="auto"/>
            <w:bottom w:val="none" w:sz="0" w:space="0" w:color="auto"/>
            <w:right w:val="none" w:sz="0" w:space="0" w:color="auto"/>
          </w:divBdr>
        </w:div>
        <w:div w:id="2131237381">
          <w:marLeft w:val="547"/>
          <w:marRight w:val="0"/>
          <w:marTop w:val="154"/>
          <w:marBottom w:val="0"/>
          <w:divBdr>
            <w:top w:val="none" w:sz="0" w:space="0" w:color="auto"/>
            <w:left w:val="none" w:sz="0" w:space="0" w:color="auto"/>
            <w:bottom w:val="none" w:sz="0" w:space="0" w:color="auto"/>
            <w:right w:val="none" w:sz="0" w:space="0" w:color="auto"/>
          </w:divBdr>
        </w:div>
      </w:divsChild>
    </w:div>
    <w:div w:id="2048022554">
      <w:bodyDiv w:val="1"/>
      <w:marLeft w:val="0"/>
      <w:marRight w:val="0"/>
      <w:marTop w:val="0"/>
      <w:marBottom w:val="0"/>
      <w:divBdr>
        <w:top w:val="none" w:sz="0" w:space="0" w:color="auto"/>
        <w:left w:val="none" w:sz="0" w:space="0" w:color="auto"/>
        <w:bottom w:val="none" w:sz="0" w:space="0" w:color="auto"/>
        <w:right w:val="none" w:sz="0" w:space="0" w:color="auto"/>
      </w:divBdr>
    </w:div>
    <w:div w:id="2049141849">
      <w:bodyDiv w:val="1"/>
      <w:marLeft w:val="0"/>
      <w:marRight w:val="0"/>
      <w:marTop w:val="0"/>
      <w:marBottom w:val="0"/>
      <w:divBdr>
        <w:top w:val="none" w:sz="0" w:space="0" w:color="auto"/>
        <w:left w:val="none" w:sz="0" w:space="0" w:color="auto"/>
        <w:bottom w:val="none" w:sz="0" w:space="0" w:color="auto"/>
        <w:right w:val="none" w:sz="0" w:space="0" w:color="auto"/>
      </w:divBdr>
      <w:divsChild>
        <w:div w:id="540636138">
          <w:marLeft w:val="1166"/>
          <w:marRight w:val="0"/>
          <w:marTop w:val="134"/>
          <w:marBottom w:val="0"/>
          <w:divBdr>
            <w:top w:val="none" w:sz="0" w:space="0" w:color="auto"/>
            <w:left w:val="none" w:sz="0" w:space="0" w:color="auto"/>
            <w:bottom w:val="none" w:sz="0" w:space="0" w:color="auto"/>
            <w:right w:val="none" w:sz="0" w:space="0" w:color="auto"/>
          </w:divBdr>
        </w:div>
        <w:div w:id="760373713">
          <w:marLeft w:val="1166"/>
          <w:marRight w:val="0"/>
          <w:marTop w:val="134"/>
          <w:marBottom w:val="0"/>
          <w:divBdr>
            <w:top w:val="none" w:sz="0" w:space="0" w:color="auto"/>
            <w:left w:val="none" w:sz="0" w:space="0" w:color="auto"/>
            <w:bottom w:val="none" w:sz="0" w:space="0" w:color="auto"/>
            <w:right w:val="none" w:sz="0" w:space="0" w:color="auto"/>
          </w:divBdr>
        </w:div>
        <w:div w:id="1698969984">
          <w:marLeft w:val="547"/>
          <w:marRight w:val="0"/>
          <w:marTop w:val="154"/>
          <w:marBottom w:val="0"/>
          <w:divBdr>
            <w:top w:val="none" w:sz="0" w:space="0" w:color="auto"/>
            <w:left w:val="none" w:sz="0" w:space="0" w:color="auto"/>
            <w:bottom w:val="none" w:sz="0" w:space="0" w:color="auto"/>
            <w:right w:val="none" w:sz="0" w:space="0" w:color="auto"/>
          </w:divBdr>
        </w:div>
      </w:divsChild>
    </w:div>
    <w:div w:id="2049256909">
      <w:bodyDiv w:val="1"/>
      <w:marLeft w:val="0"/>
      <w:marRight w:val="0"/>
      <w:marTop w:val="0"/>
      <w:marBottom w:val="0"/>
      <w:divBdr>
        <w:top w:val="none" w:sz="0" w:space="0" w:color="auto"/>
        <w:left w:val="none" w:sz="0" w:space="0" w:color="auto"/>
        <w:bottom w:val="none" w:sz="0" w:space="0" w:color="auto"/>
        <w:right w:val="none" w:sz="0" w:space="0" w:color="auto"/>
      </w:divBdr>
    </w:div>
    <w:div w:id="2051606183">
      <w:bodyDiv w:val="1"/>
      <w:marLeft w:val="0"/>
      <w:marRight w:val="0"/>
      <w:marTop w:val="0"/>
      <w:marBottom w:val="0"/>
      <w:divBdr>
        <w:top w:val="none" w:sz="0" w:space="0" w:color="auto"/>
        <w:left w:val="none" w:sz="0" w:space="0" w:color="auto"/>
        <w:bottom w:val="none" w:sz="0" w:space="0" w:color="auto"/>
        <w:right w:val="none" w:sz="0" w:space="0" w:color="auto"/>
      </w:divBdr>
      <w:divsChild>
        <w:div w:id="955988993">
          <w:marLeft w:val="0"/>
          <w:marRight w:val="0"/>
          <w:marTop w:val="0"/>
          <w:marBottom w:val="0"/>
          <w:divBdr>
            <w:top w:val="none" w:sz="0" w:space="0" w:color="auto"/>
            <w:left w:val="none" w:sz="0" w:space="0" w:color="auto"/>
            <w:bottom w:val="none" w:sz="0" w:space="0" w:color="auto"/>
            <w:right w:val="none" w:sz="0" w:space="0" w:color="auto"/>
          </w:divBdr>
          <w:divsChild>
            <w:div w:id="2979150">
              <w:marLeft w:val="0"/>
              <w:marRight w:val="0"/>
              <w:marTop w:val="0"/>
              <w:marBottom w:val="0"/>
              <w:divBdr>
                <w:top w:val="none" w:sz="0" w:space="0" w:color="auto"/>
                <w:left w:val="none" w:sz="0" w:space="0" w:color="auto"/>
                <w:bottom w:val="none" w:sz="0" w:space="0" w:color="auto"/>
                <w:right w:val="none" w:sz="0" w:space="0" w:color="auto"/>
              </w:divBdr>
            </w:div>
            <w:div w:id="207911695">
              <w:marLeft w:val="0"/>
              <w:marRight w:val="0"/>
              <w:marTop w:val="0"/>
              <w:marBottom w:val="0"/>
              <w:divBdr>
                <w:top w:val="none" w:sz="0" w:space="0" w:color="auto"/>
                <w:left w:val="none" w:sz="0" w:space="0" w:color="auto"/>
                <w:bottom w:val="none" w:sz="0" w:space="0" w:color="auto"/>
                <w:right w:val="none" w:sz="0" w:space="0" w:color="auto"/>
              </w:divBdr>
            </w:div>
            <w:div w:id="249042926">
              <w:marLeft w:val="0"/>
              <w:marRight w:val="0"/>
              <w:marTop w:val="0"/>
              <w:marBottom w:val="0"/>
              <w:divBdr>
                <w:top w:val="none" w:sz="0" w:space="0" w:color="auto"/>
                <w:left w:val="none" w:sz="0" w:space="0" w:color="auto"/>
                <w:bottom w:val="none" w:sz="0" w:space="0" w:color="auto"/>
                <w:right w:val="none" w:sz="0" w:space="0" w:color="auto"/>
              </w:divBdr>
            </w:div>
            <w:div w:id="316569716">
              <w:marLeft w:val="0"/>
              <w:marRight w:val="0"/>
              <w:marTop w:val="0"/>
              <w:marBottom w:val="0"/>
              <w:divBdr>
                <w:top w:val="none" w:sz="0" w:space="0" w:color="auto"/>
                <w:left w:val="none" w:sz="0" w:space="0" w:color="auto"/>
                <w:bottom w:val="none" w:sz="0" w:space="0" w:color="auto"/>
                <w:right w:val="none" w:sz="0" w:space="0" w:color="auto"/>
              </w:divBdr>
            </w:div>
            <w:div w:id="376465926">
              <w:marLeft w:val="0"/>
              <w:marRight w:val="0"/>
              <w:marTop w:val="0"/>
              <w:marBottom w:val="0"/>
              <w:divBdr>
                <w:top w:val="none" w:sz="0" w:space="0" w:color="auto"/>
                <w:left w:val="none" w:sz="0" w:space="0" w:color="auto"/>
                <w:bottom w:val="none" w:sz="0" w:space="0" w:color="auto"/>
                <w:right w:val="none" w:sz="0" w:space="0" w:color="auto"/>
              </w:divBdr>
            </w:div>
            <w:div w:id="444270306">
              <w:marLeft w:val="0"/>
              <w:marRight w:val="0"/>
              <w:marTop w:val="0"/>
              <w:marBottom w:val="0"/>
              <w:divBdr>
                <w:top w:val="none" w:sz="0" w:space="0" w:color="auto"/>
                <w:left w:val="none" w:sz="0" w:space="0" w:color="auto"/>
                <w:bottom w:val="none" w:sz="0" w:space="0" w:color="auto"/>
                <w:right w:val="none" w:sz="0" w:space="0" w:color="auto"/>
              </w:divBdr>
            </w:div>
            <w:div w:id="489057231">
              <w:marLeft w:val="0"/>
              <w:marRight w:val="0"/>
              <w:marTop w:val="0"/>
              <w:marBottom w:val="0"/>
              <w:divBdr>
                <w:top w:val="none" w:sz="0" w:space="0" w:color="auto"/>
                <w:left w:val="none" w:sz="0" w:space="0" w:color="auto"/>
                <w:bottom w:val="none" w:sz="0" w:space="0" w:color="auto"/>
                <w:right w:val="none" w:sz="0" w:space="0" w:color="auto"/>
              </w:divBdr>
            </w:div>
            <w:div w:id="744843736">
              <w:marLeft w:val="0"/>
              <w:marRight w:val="0"/>
              <w:marTop w:val="0"/>
              <w:marBottom w:val="0"/>
              <w:divBdr>
                <w:top w:val="none" w:sz="0" w:space="0" w:color="auto"/>
                <w:left w:val="none" w:sz="0" w:space="0" w:color="auto"/>
                <w:bottom w:val="none" w:sz="0" w:space="0" w:color="auto"/>
                <w:right w:val="none" w:sz="0" w:space="0" w:color="auto"/>
              </w:divBdr>
            </w:div>
            <w:div w:id="1391878491">
              <w:marLeft w:val="0"/>
              <w:marRight w:val="0"/>
              <w:marTop w:val="0"/>
              <w:marBottom w:val="0"/>
              <w:divBdr>
                <w:top w:val="none" w:sz="0" w:space="0" w:color="auto"/>
                <w:left w:val="none" w:sz="0" w:space="0" w:color="auto"/>
                <w:bottom w:val="none" w:sz="0" w:space="0" w:color="auto"/>
                <w:right w:val="none" w:sz="0" w:space="0" w:color="auto"/>
              </w:divBdr>
            </w:div>
            <w:div w:id="1462960769">
              <w:marLeft w:val="0"/>
              <w:marRight w:val="0"/>
              <w:marTop w:val="0"/>
              <w:marBottom w:val="0"/>
              <w:divBdr>
                <w:top w:val="none" w:sz="0" w:space="0" w:color="auto"/>
                <w:left w:val="none" w:sz="0" w:space="0" w:color="auto"/>
                <w:bottom w:val="none" w:sz="0" w:space="0" w:color="auto"/>
                <w:right w:val="none" w:sz="0" w:space="0" w:color="auto"/>
              </w:divBdr>
            </w:div>
            <w:div w:id="1814638463">
              <w:marLeft w:val="0"/>
              <w:marRight w:val="0"/>
              <w:marTop w:val="0"/>
              <w:marBottom w:val="0"/>
              <w:divBdr>
                <w:top w:val="none" w:sz="0" w:space="0" w:color="auto"/>
                <w:left w:val="none" w:sz="0" w:space="0" w:color="auto"/>
                <w:bottom w:val="none" w:sz="0" w:space="0" w:color="auto"/>
                <w:right w:val="none" w:sz="0" w:space="0" w:color="auto"/>
              </w:divBdr>
            </w:div>
            <w:div w:id="209886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957483">
      <w:bodyDiv w:val="1"/>
      <w:marLeft w:val="0"/>
      <w:marRight w:val="0"/>
      <w:marTop w:val="0"/>
      <w:marBottom w:val="0"/>
      <w:divBdr>
        <w:top w:val="none" w:sz="0" w:space="0" w:color="auto"/>
        <w:left w:val="none" w:sz="0" w:space="0" w:color="auto"/>
        <w:bottom w:val="none" w:sz="0" w:space="0" w:color="auto"/>
        <w:right w:val="none" w:sz="0" w:space="0" w:color="auto"/>
      </w:divBdr>
    </w:div>
    <w:div w:id="2052069751">
      <w:bodyDiv w:val="1"/>
      <w:marLeft w:val="0"/>
      <w:marRight w:val="0"/>
      <w:marTop w:val="0"/>
      <w:marBottom w:val="0"/>
      <w:divBdr>
        <w:top w:val="none" w:sz="0" w:space="0" w:color="auto"/>
        <w:left w:val="none" w:sz="0" w:space="0" w:color="auto"/>
        <w:bottom w:val="none" w:sz="0" w:space="0" w:color="auto"/>
        <w:right w:val="none" w:sz="0" w:space="0" w:color="auto"/>
      </w:divBdr>
    </w:div>
    <w:div w:id="2052151758">
      <w:bodyDiv w:val="1"/>
      <w:marLeft w:val="0"/>
      <w:marRight w:val="0"/>
      <w:marTop w:val="0"/>
      <w:marBottom w:val="0"/>
      <w:divBdr>
        <w:top w:val="none" w:sz="0" w:space="0" w:color="auto"/>
        <w:left w:val="none" w:sz="0" w:space="0" w:color="auto"/>
        <w:bottom w:val="none" w:sz="0" w:space="0" w:color="auto"/>
        <w:right w:val="none" w:sz="0" w:space="0" w:color="auto"/>
      </w:divBdr>
    </w:div>
    <w:div w:id="2052266683">
      <w:bodyDiv w:val="1"/>
      <w:marLeft w:val="0"/>
      <w:marRight w:val="0"/>
      <w:marTop w:val="0"/>
      <w:marBottom w:val="0"/>
      <w:divBdr>
        <w:top w:val="none" w:sz="0" w:space="0" w:color="auto"/>
        <w:left w:val="none" w:sz="0" w:space="0" w:color="auto"/>
        <w:bottom w:val="none" w:sz="0" w:space="0" w:color="auto"/>
        <w:right w:val="none" w:sz="0" w:space="0" w:color="auto"/>
      </w:divBdr>
      <w:divsChild>
        <w:div w:id="31617368">
          <w:marLeft w:val="547"/>
          <w:marRight w:val="0"/>
          <w:marTop w:val="96"/>
          <w:marBottom w:val="0"/>
          <w:divBdr>
            <w:top w:val="none" w:sz="0" w:space="0" w:color="auto"/>
            <w:left w:val="none" w:sz="0" w:space="0" w:color="auto"/>
            <w:bottom w:val="none" w:sz="0" w:space="0" w:color="auto"/>
            <w:right w:val="none" w:sz="0" w:space="0" w:color="auto"/>
          </w:divBdr>
        </w:div>
        <w:div w:id="62024829">
          <w:marLeft w:val="547"/>
          <w:marRight w:val="0"/>
          <w:marTop w:val="96"/>
          <w:marBottom w:val="0"/>
          <w:divBdr>
            <w:top w:val="none" w:sz="0" w:space="0" w:color="auto"/>
            <w:left w:val="none" w:sz="0" w:space="0" w:color="auto"/>
            <w:bottom w:val="none" w:sz="0" w:space="0" w:color="auto"/>
            <w:right w:val="none" w:sz="0" w:space="0" w:color="auto"/>
          </w:divBdr>
        </w:div>
        <w:div w:id="425226076">
          <w:marLeft w:val="1166"/>
          <w:marRight w:val="0"/>
          <w:marTop w:val="86"/>
          <w:marBottom w:val="0"/>
          <w:divBdr>
            <w:top w:val="none" w:sz="0" w:space="0" w:color="auto"/>
            <w:left w:val="none" w:sz="0" w:space="0" w:color="auto"/>
            <w:bottom w:val="none" w:sz="0" w:space="0" w:color="auto"/>
            <w:right w:val="none" w:sz="0" w:space="0" w:color="auto"/>
          </w:divBdr>
        </w:div>
        <w:div w:id="601959885">
          <w:marLeft w:val="1166"/>
          <w:marRight w:val="0"/>
          <w:marTop w:val="86"/>
          <w:marBottom w:val="0"/>
          <w:divBdr>
            <w:top w:val="none" w:sz="0" w:space="0" w:color="auto"/>
            <w:left w:val="none" w:sz="0" w:space="0" w:color="auto"/>
            <w:bottom w:val="none" w:sz="0" w:space="0" w:color="auto"/>
            <w:right w:val="none" w:sz="0" w:space="0" w:color="auto"/>
          </w:divBdr>
        </w:div>
        <w:div w:id="773211884">
          <w:marLeft w:val="547"/>
          <w:marRight w:val="0"/>
          <w:marTop w:val="96"/>
          <w:marBottom w:val="0"/>
          <w:divBdr>
            <w:top w:val="none" w:sz="0" w:space="0" w:color="auto"/>
            <w:left w:val="none" w:sz="0" w:space="0" w:color="auto"/>
            <w:bottom w:val="none" w:sz="0" w:space="0" w:color="auto"/>
            <w:right w:val="none" w:sz="0" w:space="0" w:color="auto"/>
          </w:divBdr>
        </w:div>
        <w:div w:id="789857239">
          <w:marLeft w:val="547"/>
          <w:marRight w:val="0"/>
          <w:marTop w:val="96"/>
          <w:marBottom w:val="0"/>
          <w:divBdr>
            <w:top w:val="none" w:sz="0" w:space="0" w:color="auto"/>
            <w:left w:val="none" w:sz="0" w:space="0" w:color="auto"/>
            <w:bottom w:val="none" w:sz="0" w:space="0" w:color="auto"/>
            <w:right w:val="none" w:sz="0" w:space="0" w:color="auto"/>
          </w:divBdr>
        </w:div>
        <w:div w:id="1264847934">
          <w:marLeft w:val="547"/>
          <w:marRight w:val="0"/>
          <w:marTop w:val="96"/>
          <w:marBottom w:val="0"/>
          <w:divBdr>
            <w:top w:val="none" w:sz="0" w:space="0" w:color="auto"/>
            <w:left w:val="none" w:sz="0" w:space="0" w:color="auto"/>
            <w:bottom w:val="none" w:sz="0" w:space="0" w:color="auto"/>
            <w:right w:val="none" w:sz="0" w:space="0" w:color="auto"/>
          </w:divBdr>
        </w:div>
        <w:div w:id="1689991549">
          <w:marLeft w:val="1166"/>
          <w:marRight w:val="0"/>
          <w:marTop w:val="86"/>
          <w:marBottom w:val="0"/>
          <w:divBdr>
            <w:top w:val="none" w:sz="0" w:space="0" w:color="auto"/>
            <w:left w:val="none" w:sz="0" w:space="0" w:color="auto"/>
            <w:bottom w:val="none" w:sz="0" w:space="0" w:color="auto"/>
            <w:right w:val="none" w:sz="0" w:space="0" w:color="auto"/>
          </w:divBdr>
        </w:div>
        <w:div w:id="1722820704">
          <w:marLeft w:val="1166"/>
          <w:marRight w:val="0"/>
          <w:marTop w:val="86"/>
          <w:marBottom w:val="0"/>
          <w:divBdr>
            <w:top w:val="none" w:sz="0" w:space="0" w:color="auto"/>
            <w:left w:val="none" w:sz="0" w:space="0" w:color="auto"/>
            <w:bottom w:val="none" w:sz="0" w:space="0" w:color="auto"/>
            <w:right w:val="none" w:sz="0" w:space="0" w:color="auto"/>
          </w:divBdr>
        </w:div>
        <w:div w:id="1751998825">
          <w:marLeft w:val="1166"/>
          <w:marRight w:val="0"/>
          <w:marTop w:val="86"/>
          <w:marBottom w:val="0"/>
          <w:divBdr>
            <w:top w:val="none" w:sz="0" w:space="0" w:color="auto"/>
            <w:left w:val="none" w:sz="0" w:space="0" w:color="auto"/>
            <w:bottom w:val="none" w:sz="0" w:space="0" w:color="auto"/>
            <w:right w:val="none" w:sz="0" w:space="0" w:color="auto"/>
          </w:divBdr>
        </w:div>
        <w:div w:id="2126654238">
          <w:marLeft w:val="1166"/>
          <w:marRight w:val="0"/>
          <w:marTop w:val="86"/>
          <w:marBottom w:val="0"/>
          <w:divBdr>
            <w:top w:val="none" w:sz="0" w:space="0" w:color="auto"/>
            <w:left w:val="none" w:sz="0" w:space="0" w:color="auto"/>
            <w:bottom w:val="none" w:sz="0" w:space="0" w:color="auto"/>
            <w:right w:val="none" w:sz="0" w:space="0" w:color="auto"/>
          </w:divBdr>
        </w:div>
      </w:divsChild>
    </w:div>
    <w:div w:id="2052681180">
      <w:bodyDiv w:val="1"/>
      <w:marLeft w:val="0"/>
      <w:marRight w:val="0"/>
      <w:marTop w:val="0"/>
      <w:marBottom w:val="0"/>
      <w:divBdr>
        <w:top w:val="none" w:sz="0" w:space="0" w:color="auto"/>
        <w:left w:val="none" w:sz="0" w:space="0" w:color="auto"/>
        <w:bottom w:val="none" w:sz="0" w:space="0" w:color="auto"/>
        <w:right w:val="none" w:sz="0" w:space="0" w:color="auto"/>
      </w:divBdr>
      <w:divsChild>
        <w:div w:id="254025090">
          <w:marLeft w:val="432"/>
          <w:marRight w:val="0"/>
          <w:marTop w:val="86"/>
          <w:marBottom w:val="0"/>
          <w:divBdr>
            <w:top w:val="none" w:sz="0" w:space="0" w:color="auto"/>
            <w:left w:val="none" w:sz="0" w:space="0" w:color="auto"/>
            <w:bottom w:val="none" w:sz="0" w:space="0" w:color="auto"/>
            <w:right w:val="none" w:sz="0" w:space="0" w:color="auto"/>
          </w:divBdr>
        </w:div>
        <w:div w:id="576935768">
          <w:marLeft w:val="1267"/>
          <w:marRight w:val="0"/>
          <w:marTop w:val="77"/>
          <w:marBottom w:val="0"/>
          <w:divBdr>
            <w:top w:val="none" w:sz="0" w:space="0" w:color="auto"/>
            <w:left w:val="none" w:sz="0" w:space="0" w:color="auto"/>
            <w:bottom w:val="none" w:sz="0" w:space="0" w:color="auto"/>
            <w:right w:val="none" w:sz="0" w:space="0" w:color="auto"/>
          </w:divBdr>
        </w:div>
        <w:div w:id="715593052">
          <w:marLeft w:val="1267"/>
          <w:marRight w:val="0"/>
          <w:marTop w:val="77"/>
          <w:marBottom w:val="0"/>
          <w:divBdr>
            <w:top w:val="none" w:sz="0" w:space="0" w:color="auto"/>
            <w:left w:val="none" w:sz="0" w:space="0" w:color="auto"/>
            <w:bottom w:val="none" w:sz="0" w:space="0" w:color="auto"/>
            <w:right w:val="none" w:sz="0" w:space="0" w:color="auto"/>
          </w:divBdr>
        </w:div>
        <w:div w:id="938606927">
          <w:marLeft w:val="432"/>
          <w:marRight w:val="0"/>
          <w:marTop w:val="86"/>
          <w:marBottom w:val="0"/>
          <w:divBdr>
            <w:top w:val="none" w:sz="0" w:space="0" w:color="auto"/>
            <w:left w:val="none" w:sz="0" w:space="0" w:color="auto"/>
            <w:bottom w:val="none" w:sz="0" w:space="0" w:color="auto"/>
            <w:right w:val="none" w:sz="0" w:space="0" w:color="auto"/>
          </w:divBdr>
        </w:div>
        <w:div w:id="967390880">
          <w:marLeft w:val="1267"/>
          <w:marRight w:val="0"/>
          <w:marTop w:val="77"/>
          <w:marBottom w:val="0"/>
          <w:divBdr>
            <w:top w:val="none" w:sz="0" w:space="0" w:color="auto"/>
            <w:left w:val="none" w:sz="0" w:space="0" w:color="auto"/>
            <w:bottom w:val="none" w:sz="0" w:space="0" w:color="auto"/>
            <w:right w:val="none" w:sz="0" w:space="0" w:color="auto"/>
          </w:divBdr>
        </w:div>
        <w:div w:id="1452555090">
          <w:marLeft w:val="1267"/>
          <w:marRight w:val="0"/>
          <w:marTop w:val="77"/>
          <w:marBottom w:val="0"/>
          <w:divBdr>
            <w:top w:val="none" w:sz="0" w:space="0" w:color="auto"/>
            <w:left w:val="none" w:sz="0" w:space="0" w:color="auto"/>
            <w:bottom w:val="none" w:sz="0" w:space="0" w:color="auto"/>
            <w:right w:val="none" w:sz="0" w:space="0" w:color="auto"/>
          </w:divBdr>
        </w:div>
        <w:div w:id="1487360691">
          <w:marLeft w:val="1699"/>
          <w:marRight w:val="0"/>
          <w:marTop w:val="77"/>
          <w:marBottom w:val="0"/>
          <w:divBdr>
            <w:top w:val="none" w:sz="0" w:space="0" w:color="auto"/>
            <w:left w:val="none" w:sz="0" w:space="0" w:color="auto"/>
            <w:bottom w:val="none" w:sz="0" w:space="0" w:color="auto"/>
            <w:right w:val="none" w:sz="0" w:space="0" w:color="auto"/>
          </w:divBdr>
        </w:div>
        <w:div w:id="1529291905">
          <w:marLeft w:val="850"/>
          <w:marRight w:val="0"/>
          <w:marTop w:val="77"/>
          <w:marBottom w:val="0"/>
          <w:divBdr>
            <w:top w:val="none" w:sz="0" w:space="0" w:color="auto"/>
            <w:left w:val="none" w:sz="0" w:space="0" w:color="auto"/>
            <w:bottom w:val="none" w:sz="0" w:space="0" w:color="auto"/>
            <w:right w:val="none" w:sz="0" w:space="0" w:color="auto"/>
          </w:divBdr>
        </w:div>
        <w:div w:id="1642079715">
          <w:marLeft w:val="850"/>
          <w:marRight w:val="0"/>
          <w:marTop w:val="77"/>
          <w:marBottom w:val="0"/>
          <w:divBdr>
            <w:top w:val="none" w:sz="0" w:space="0" w:color="auto"/>
            <w:left w:val="none" w:sz="0" w:space="0" w:color="auto"/>
            <w:bottom w:val="none" w:sz="0" w:space="0" w:color="auto"/>
            <w:right w:val="none" w:sz="0" w:space="0" w:color="auto"/>
          </w:divBdr>
        </w:div>
        <w:div w:id="1811164930">
          <w:marLeft w:val="850"/>
          <w:marRight w:val="0"/>
          <w:marTop w:val="77"/>
          <w:marBottom w:val="0"/>
          <w:divBdr>
            <w:top w:val="none" w:sz="0" w:space="0" w:color="auto"/>
            <w:left w:val="none" w:sz="0" w:space="0" w:color="auto"/>
            <w:bottom w:val="none" w:sz="0" w:space="0" w:color="auto"/>
            <w:right w:val="none" w:sz="0" w:space="0" w:color="auto"/>
          </w:divBdr>
        </w:div>
      </w:divsChild>
    </w:div>
    <w:div w:id="2052682319">
      <w:bodyDiv w:val="1"/>
      <w:marLeft w:val="0"/>
      <w:marRight w:val="0"/>
      <w:marTop w:val="0"/>
      <w:marBottom w:val="0"/>
      <w:divBdr>
        <w:top w:val="none" w:sz="0" w:space="0" w:color="auto"/>
        <w:left w:val="none" w:sz="0" w:space="0" w:color="auto"/>
        <w:bottom w:val="none" w:sz="0" w:space="0" w:color="auto"/>
        <w:right w:val="none" w:sz="0" w:space="0" w:color="auto"/>
      </w:divBdr>
      <w:divsChild>
        <w:div w:id="20016758">
          <w:marLeft w:val="1166"/>
          <w:marRight w:val="0"/>
          <w:marTop w:val="134"/>
          <w:marBottom w:val="0"/>
          <w:divBdr>
            <w:top w:val="none" w:sz="0" w:space="0" w:color="auto"/>
            <w:left w:val="none" w:sz="0" w:space="0" w:color="auto"/>
            <w:bottom w:val="none" w:sz="0" w:space="0" w:color="auto"/>
            <w:right w:val="none" w:sz="0" w:space="0" w:color="auto"/>
          </w:divBdr>
        </w:div>
        <w:div w:id="236326543">
          <w:marLeft w:val="1166"/>
          <w:marRight w:val="0"/>
          <w:marTop w:val="134"/>
          <w:marBottom w:val="0"/>
          <w:divBdr>
            <w:top w:val="none" w:sz="0" w:space="0" w:color="auto"/>
            <w:left w:val="none" w:sz="0" w:space="0" w:color="auto"/>
            <w:bottom w:val="none" w:sz="0" w:space="0" w:color="auto"/>
            <w:right w:val="none" w:sz="0" w:space="0" w:color="auto"/>
          </w:divBdr>
        </w:div>
        <w:div w:id="611788828">
          <w:marLeft w:val="547"/>
          <w:marRight w:val="0"/>
          <w:marTop w:val="154"/>
          <w:marBottom w:val="0"/>
          <w:divBdr>
            <w:top w:val="none" w:sz="0" w:space="0" w:color="auto"/>
            <w:left w:val="none" w:sz="0" w:space="0" w:color="auto"/>
            <w:bottom w:val="none" w:sz="0" w:space="0" w:color="auto"/>
            <w:right w:val="none" w:sz="0" w:space="0" w:color="auto"/>
          </w:divBdr>
        </w:div>
        <w:div w:id="801460837">
          <w:marLeft w:val="2520"/>
          <w:marRight w:val="0"/>
          <w:marTop w:val="86"/>
          <w:marBottom w:val="0"/>
          <w:divBdr>
            <w:top w:val="none" w:sz="0" w:space="0" w:color="auto"/>
            <w:left w:val="none" w:sz="0" w:space="0" w:color="auto"/>
            <w:bottom w:val="none" w:sz="0" w:space="0" w:color="auto"/>
            <w:right w:val="none" w:sz="0" w:space="0" w:color="auto"/>
          </w:divBdr>
        </w:div>
        <w:div w:id="1285885976">
          <w:marLeft w:val="1800"/>
          <w:marRight w:val="0"/>
          <w:marTop w:val="115"/>
          <w:marBottom w:val="0"/>
          <w:divBdr>
            <w:top w:val="none" w:sz="0" w:space="0" w:color="auto"/>
            <w:left w:val="none" w:sz="0" w:space="0" w:color="auto"/>
            <w:bottom w:val="none" w:sz="0" w:space="0" w:color="auto"/>
            <w:right w:val="none" w:sz="0" w:space="0" w:color="auto"/>
          </w:divBdr>
        </w:div>
        <w:div w:id="2131126134">
          <w:marLeft w:val="1800"/>
          <w:marRight w:val="0"/>
          <w:marTop w:val="115"/>
          <w:marBottom w:val="0"/>
          <w:divBdr>
            <w:top w:val="none" w:sz="0" w:space="0" w:color="auto"/>
            <w:left w:val="none" w:sz="0" w:space="0" w:color="auto"/>
            <w:bottom w:val="none" w:sz="0" w:space="0" w:color="auto"/>
            <w:right w:val="none" w:sz="0" w:space="0" w:color="auto"/>
          </w:divBdr>
        </w:div>
      </w:divsChild>
    </w:div>
    <w:div w:id="2053143442">
      <w:bodyDiv w:val="1"/>
      <w:marLeft w:val="0"/>
      <w:marRight w:val="0"/>
      <w:marTop w:val="0"/>
      <w:marBottom w:val="0"/>
      <w:divBdr>
        <w:top w:val="none" w:sz="0" w:space="0" w:color="auto"/>
        <w:left w:val="none" w:sz="0" w:space="0" w:color="auto"/>
        <w:bottom w:val="none" w:sz="0" w:space="0" w:color="auto"/>
        <w:right w:val="none" w:sz="0" w:space="0" w:color="auto"/>
      </w:divBdr>
      <w:divsChild>
        <w:div w:id="115373030">
          <w:marLeft w:val="1166"/>
          <w:marRight w:val="0"/>
          <w:marTop w:val="134"/>
          <w:marBottom w:val="0"/>
          <w:divBdr>
            <w:top w:val="none" w:sz="0" w:space="0" w:color="auto"/>
            <w:left w:val="none" w:sz="0" w:space="0" w:color="auto"/>
            <w:bottom w:val="none" w:sz="0" w:space="0" w:color="auto"/>
            <w:right w:val="none" w:sz="0" w:space="0" w:color="auto"/>
          </w:divBdr>
        </w:div>
        <w:div w:id="138428086">
          <w:marLeft w:val="1166"/>
          <w:marRight w:val="0"/>
          <w:marTop w:val="134"/>
          <w:marBottom w:val="0"/>
          <w:divBdr>
            <w:top w:val="none" w:sz="0" w:space="0" w:color="auto"/>
            <w:left w:val="none" w:sz="0" w:space="0" w:color="auto"/>
            <w:bottom w:val="none" w:sz="0" w:space="0" w:color="auto"/>
            <w:right w:val="none" w:sz="0" w:space="0" w:color="auto"/>
          </w:divBdr>
        </w:div>
        <w:div w:id="220678975">
          <w:marLeft w:val="547"/>
          <w:marRight w:val="0"/>
          <w:marTop w:val="154"/>
          <w:marBottom w:val="0"/>
          <w:divBdr>
            <w:top w:val="none" w:sz="0" w:space="0" w:color="auto"/>
            <w:left w:val="none" w:sz="0" w:space="0" w:color="auto"/>
            <w:bottom w:val="none" w:sz="0" w:space="0" w:color="auto"/>
            <w:right w:val="none" w:sz="0" w:space="0" w:color="auto"/>
          </w:divBdr>
        </w:div>
        <w:div w:id="309750446">
          <w:marLeft w:val="547"/>
          <w:marRight w:val="0"/>
          <w:marTop w:val="154"/>
          <w:marBottom w:val="0"/>
          <w:divBdr>
            <w:top w:val="none" w:sz="0" w:space="0" w:color="auto"/>
            <w:left w:val="none" w:sz="0" w:space="0" w:color="auto"/>
            <w:bottom w:val="none" w:sz="0" w:space="0" w:color="auto"/>
            <w:right w:val="none" w:sz="0" w:space="0" w:color="auto"/>
          </w:divBdr>
        </w:div>
      </w:divsChild>
    </w:div>
    <w:div w:id="2053264537">
      <w:bodyDiv w:val="1"/>
      <w:marLeft w:val="0"/>
      <w:marRight w:val="0"/>
      <w:marTop w:val="0"/>
      <w:marBottom w:val="0"/>
      <w:divBdr>
        <w:top w:val="none" w:sz="0" w:space="0" w:color="auto"/>
        <w:left w:val="none" w:sz="0" w:space="0" w:color="auto"/>
        <w:bottom w:val="none" w:sz="0" w:space="0" w:color="auto"/>
        <w:right w:val="none" w:sz="0" w:space="0" w:color="auto"/>
      </w:divBdr>
    </w:div>
    <w:div w:id="2054690397">
      <w:bodyDiv w:val="1"/>
      <w:marLeft w:val="0"/>
      <w:marRight w:val="0"/>
      <w:marTop w:val="0"/>
      <w:marBottom w:val="0"/>
      <w:divBdr>
        <w:top w:val="none" w:sz="0" w:space="0" w:color="auto"/>
        <w:left w:val="none" w:sz="0" w:space="0" w:color="auto"/>
        <w:bottom w:val="none" w:sz="0" w:space="0" w:color="auto"/>
        <w:right w:val="none" w:sz="0" w:space="0" w:color="auto"/>
      </w:divBdr>
    </w:div>
    <w:div w:id="2056469955">
      <w:bodyDiv w:val="1"/>
      <w:marLeft w:val="0"/>
      <w:marRight w:val="0"/>
      <w:marTop w:val="0"/>
      <w:marBottom w:val="0"/>
      <w:divBdr>
        <w:top w:val="none" w:sz="0" w:space="0" w:color="auto"/>
        <w:left w:val="none" w:sz="0" w:space="0" w:color="auto"/>
        <w:bottom w:val="none" w:sz="0" w:space="0" w:color="auto"/>
        <w:right w:val="none" w:sz="0" w:space="0" w:color="auto"/>
      </w:divBdr>
    </w:div>
    <w:div w:id="2058429335">
      <w:bodyDiv w:val="1"/>
      <w:marLeft w:val="0"/>
      <w:marRight w:val="0"/>
      <w:marTop w:val="0"/>
      <w:marBottom w:val="0"/>
      <w:divBdr>
        <w:top w:val="none" w:sz="0" w:space="0" w:color="auto"/>
        <w:left w:val="none" w:sz="0" w:space="0" w:color="auto"/>
        <w:bottom w:val="none" w:sz="0" w:space="0" w:color="auto"/>
        <w:right w:val="none" w:sz="0" w:space="0" w:color="auto"/>
      </w:divBdr>
      <w:divsChild>
        <w:div w:id="93408585">
          <w:marLeft w:val="1166"/>
          <w:marRight w:val="0"/>
          <w:marTop w:val="115"/>
          <w:marBottom w:val="120"/>
          <w:divBdr>
            <w:top w:val="none" w:sz="0" w:space="0" w:color="auto"/>
            <w:left w:val="none" w:sz="0" w:space="0" w:color="auto"/>
            <w:bottom w:val="none" w:sz="0" w:space="0" w:color="auto"/>
            <w:right w:val="none" w:sz="0" w:space="0" w:color="auto"/>
          </w:divBdr>
        </w:div>
        <w:div w:id="124468971">
          <w:marLeft w:val="1166"/>
          <w:marRight w:val="0"/>
          <w:marTop w:val="115"/>
          <w:marBottom w:val="120"/>
          <w:divBdr>
            <w:top w:val="none" w:sz="0" w:space="0" w:color="auto"/>
            <w:left w:val="none" w:sz="0" w:space="0" w:color="auto"/>
            <w:bottom w:val="none" w:sz="0" w:space="0" w:color="auto"/>
            <w:right w:val="none" w:sz="0" w:space="0" w:color="auto"/>
          </w:divBdr>
        </w:div>
        <w:div w:id="1390954893">
          <w:marLeft w:val="547"/>
          <w:marRight w:val="0"/>
          <w:marTop w:val="134"/>
          <w:marBottom w:val="120"/>
          <w:divBdr>
            <w:top w:val="none" w:sz="0" w:space="0" w:color="auto"/>
            <w:left w:val="none" w:sz="0" w:space="0" w:color="auto"/>
            <w:bottom w:val="none" w:sz="0" w:space="0" w:color="auto"/>
            <w:right w:val="none" w:sz="0" w:space="0" w:color="auto"/>
          </w:divBdr>
        </w:div>
      </w:divsChild>
    </w:div>
    <w:div w:id="2059206818">
      <w:bodyDiv w:val="1"/>
      <w:marLeft w:val="0"/>
      <w:marRight w:val="0"/>
      <w:marTop w:val="0"/>
      <w:marBottom w:val="0"/>
      <w:divBdr>
        <w:top w:val="none" w:sz="0" w:space="0" w:color="auto"/>
        <w:left w:val="none" w:sz="0" w:space="0" w:color="auto"/>
        <w:bottom w:val="none" w:sz="0" w:space="0" w:color="auto"/>
        <w:right w:val="none" w:sz="0" w:space="0" w:color="auto"/>
      </w:divBdr>
    </w:div>
    <w:div w:id="2059351778">
      <w:bodyDiv w:val="1"/>
      <w:marLeft w:val="0"/>
      <w:marRight w:val="0"/>
      <w:marTop w:val="0"/>
      <w:marBottom w:val="0"/>
      <w:divBdr>
        <w:top w:val="none" w:sz="0" w:space="0" w:color="auto"/>
        <w:left w:val="none" w:sz="0" w:space="0" w:color="auto"/>
        <w:bottom w:val="none" w:sz="0" w:space="0" w:color="auto"/>
        <w:right w:val="none" w:sz="0" w:space="0" w:color="auto"/>
      </w:divBdr>
    </w:div>
    <w:div w:id="2059894407">
      <w:bodyDiv w:val="1"/>
      <w:marLeft w:val="0"/>
      <w:marRight w:val="0"/>
      <w:marTop w:val="0"/>
      <w:marBottom w:val="0"/>
      <w:divBdr>
        <w:top w:val="none" w:sz="0" w:space="0" w:color="auto"/>
        <w:left w:val="none" w:sz="0" w:space="0" w:color="auto"/>
        <w:bottom w:val="none" w:sz="0" w:space="0" w:color="auto"/>
        <w:right w:val="none" w:sz="0" w:space="0" w:color="auto"/>
      </w:divBdr>
    </w:div>
    <w:div w:id="2060977210">
      <w:bodyDiv w:val="1"/>
      <w:marLeft w:val="0"/>
      <w:marRight w:val="0"/>
      <w:marTop w:val="0"/>
      <w:marBottom w:val="0"/>
      <w:divBdr>
        <w:top w:val="none" w:sz="0" w:space="0" w:color="auto"/>
        <w:left w:val="none" w:sz="0" w:space="0" w:color="auto"/>
        <w:bottom w:val="none" w:sz="0" w:space="0" w:color="auto"/>
        <w:right w:val="none" w:sz="0" w:space="0" w:color="auto"/>
      </w:divBdr>
    </w:div>
    <w:div w:id="2062359910">
      <w:bodyDiv w:val="1"/>
      <w:marLeft w:val="0"/>
      <w:marRight w:val="0"/>
      <w:marTop w:val="0"/>
      <w:marBottom w:val="0"/>
      <w:divBdr>
        <w:top w:val="none" w:sz="0" w:space="0" w:color="auto"/>
        <w:left w:val="none" w:sz="0" w:space="0" w:color="auto"/>
        <w:bottom w:val="none" w:sz="0" w:space="0" w:color="auto"/>
        <w:right w:val="none" w:sz="0" w:space="0" w:color="auto"/>
      </w:divBdr>
    </w:div>
    <w:div w:id="2062710908">
      <w:bodyDiv w:val="1"/>
      <w:marLeft w:val="0"/>
      <w:marRight w:val="0"/>
      <w:marTop w:val="0"/>
      <w:marBottom w:val="0"/>
      <w:divBdr>
        <w:top w:val="none" w:sz="0" w:space="0" w:color="auto"/>
        <w:left w:val="none" w:sz="0" w:space="0" w:color="auto"/>
        <w:bottom w:val="none" w:sz="0" w:space="0" w:color="auto"/>
        <w:right w:val="none" w:sz="0" w:space="0" w:color="auto"/>
      </w:divBdr>
    </w:div>
    <w:div w:id="2064595431">
      <w:bodyDiv w:val="1"/>
      <w:marLeft w:val="0"/>
      <w:marRight w:val="0"/>
      <w:marTop w:val="0"/>
      <w:marBottom w:val="0"/>
      <w:divBdr>
        <w:top w:val="none" w:sz="0" w:space="0" w:color="auto"/>
        <w:left w:val="none" w:sz="0" w:space="0" w:color="auto"/>
        <w:bottom w:val="none" w:sz="0" w:space="0" w:color="auto"/>
        <w:right w:val="none" w:sz="0" w:space="0" w:color="auto"/>
      </w:divBdr>
    </w:div>
    <w:div w:id="2064602250">
      <w:bodyDiv w:val="1"/>
      <w:marLeft w:val="0"/>
      <w:marRight w:val="0"/>
      <w:marTop w:val="0"/>
      <w:marBottom w:val="0"/>
      <w:divBdr>
        <w:top w:val="none" w:sz="0" w:space="0" w:color="auto"/>
        <w:left w:val="none" w:sz="0" w:space="0" w:color="auto"/>
        <w:bottom w:val="none" w:sz="0" w:space="0" w:color="auto"/>
        <w:right w:val="none" w:sz="0" w:space="0" w:color="auto"/>
      </w:divBdr>
      <w:divsChild>
        <w:div w:id="1503348193">
          <w:marLeft w:val="1166"/>
          <w:marRight w:val="0"/>
          <w:marTop w:val="115"/>
          <w:marBottom w:val="0"/>
          <w:divBdr>
            <w:top w:val="none" w:sz="0" w:space="0" w:color="auto"/>
            <w:left w:val="none" w:sz="0" w:space="0" w:color="auto"/>
            <w:bottom w:val="none" w:sz="0" w:space="0" w:color="auto"/>
            <w:right w:val="none" w:sz="0" w:space="0" w:color="auto"/>
          </w:divBdr>
        </w:div>
        <w:div w:id="1603296851">
          <w:marLeft w:val="1800"/>
          <w:marRight w:val="0"/>
          <w:marTop w:val="96"/>
          <w:marBottom w:val="0"/>
          <w:divBdr>
            <w:top w:val="none" w:sz="0" w:space="0" w:color="auto"/>
            <w:left w:val="none" w:sz="0" w:space="0" w:color="auto"/>
            <w:bottom w:val="none" w:sz="0" w:space="0" w:color="auto"/>
            <w:right w:val="none" w:sz="0" w:space="0" w:color="auto"/>
          </w:divBdr>
        </w:div>
        <w:div w:id="1618949564">
          <w:marLeft w:val="1166"/>
          <w:marRight w:val="0"/>
          <w:marTop w:val="115"/>
          <w:marBottom w:val="0"/>
          <w:divBdr>
            <w:top w:val="none" w:sz="0" w:space="0" w:color="auto"/>
            <w:left w:val="none" w:sz="0" w:space="0" w:color="auto"/>
            <w:bottom w:val="none" w:sz="0" w:space="0" w:color="auto"/>
            <w:right w:val="none" w:sz="0" w:space="0" w:color="auto"/>
          </w:divBdr>
        </w:div>
        <w:div w:id="1755780812">
          <w:marLeft w:val="1166"/>
          <w:marRight w:val="0"/>
          <w:marTop w:val="115"/>
          <w:marBottom w:val="0"/>
          <w:divBdr>
            <w:top w:val="none" w:sz="0" w:space="0" w:color="auto"/>
            <w:left w:val="none" w:sz="0" w:space="0" w:color="auto"/>
            <w:bottom w:val="none" w:sz="0" w:space="0" w:color="auto"/>
            <w:right w:val="none" w:sz="0" w:space="0" w:color="auto"/>
          </w:divBdr>
        </w:div>
        <w:div w:id="1807702235">
          <w:marLeft w:val="547"/>
          <w:marRight w:val="0"/>
          <w:marTop w:val="115"/>
          <w:marBottom w:val="0"/>
          <w:divBdr>
            <w:top w:val="none" w:sz="0" w:space="0" w:color="auto"/>
            <w:left w:val="none" w:sz="0" w:space="0" w:color="auto"/>
            <w:bottom w:val="none" w:sz="0" w:space="0" w:color="auto"/>
            <w:right w:val="none" w:sz="0" w:space="0" w:color="auto"/>
          </w:divBdr>
        </w:div>
      </w:divsChild>
    </w:div>
    <w:div w:id="2064939696">
      <w:bodyDiv w:val="1"/>
      <w:marLeft w:val="0"/>
      <w:marRight w:val="0"/>
      <w:marTop w:val="0"/>
      <w:marBottom w:val="0"/>
      <w:divBdr>
        <w:top w:val="none" w:sz="0" w:space="0" w:color="auto"/>
        <w:left w:val="none" w:sz="0" w:space="0" w:color="auto"/>
        <w:bottom w:val="none" w:sz="0" w:space="0" w:color="auto"/>
        <w:right w:val="none" w:sz="0" w:space="0" w:color="auto"/>
      </w:divBdr>
      <w:divsChild>
        <w:div w:id="729697779">
          <w:marLeft w:val="547"/>
          <w:marRight w:val="0"/>
          <w:marTop w:val="115"/>
          <w:marBottom w:val="0"/>
          <w:divBdr>
            <w:top w:val="none" w:sz="0" w:space="0" w:color="auto"/>
            <w:left w:val="none" w:sz="0" w:space="0" w:color="auto"/>
            <w:bottom w:val="none" w:sz="0" w:space="0" w:color="auto"/>
            <w:right w:val="none" w:sz="0" w:space="0" w:color="auto"/>
          </w:divBdr>
        </w:div>
        <w:div w:id="855776559">
          <w:marLeft w:val="547"/>
          <w:marRight w:val="0"/>
          <w:marTop w:val="115"/>
          <w:marBottom w:val="0"/>
          <w:divBdr>
            <w:top w:val="none" w:sz="0" w:space="0" w:color="auto"/>
            <w:left w:val="none" w:sz="0" w:space="0" w:color="auto"/>
            <w:bottom w:val="none" w:sz="0" w:space="0" w:color="auto"/>
            <w:right w:val="none" w:sz="0" w:space="0" w:color="auto"/>
          </w:divBdr>
        </w:div>
        <w:div w:id="2137676383">
          <w:marLeft w:val="547"/>
          <w:marRight w:val="0"/>
          <w:marTop w:val="115"/>
          <w:marBottom w:val="0"/>
          <w:divBdr>
            <w:top w:val="none" w:sz="0" w:space="0" w:color="auto"/>
            <w:left w:val="none" w:sz="0" w:space="0" w:color="auto"/>
            <w:bottom w:val="none" w:sz="0" w:space="0" w:color="auto"/>
            <w:right w:val="none" w:sz="0" w:space="0" w:color="auto"/>
          </w:divBdr>
        </w:div>
      </w:divsChild>
    </w:div>
    <w:div w:id="2066954612">
      <w:bodyDiv w:val="1"/>
      <w:marLeft w:val="0"/>
      <w:marRight w:val="0"/>
      <w:marTop w:val="0"/>
      <w:marBottom w:val="0"/>
      <w:divBdr>
        <w:top w:val="none" w:sz="0" w:space="0" w:color="auto"/>
        <w:left w:val="none" w:sz="0" w:space="0" w:color="auto"/>
        <w:bottom w:val="none" w:sz="0" w:space="0" w:color="auto"/>
        <w:right w:val="none" w:sz="0" w:space="0" w:color="auto"/>
      </w:divBdr>
      <w:divsChild>
        <w:div w:id="3095272">
          <w:marLeft w:val="1166"/>
          <w:marRight w:val="0"/>
          <w:marTop w:val="86"/>
          <w:marBottom w:val="0"/>
          <w:divBdr>
            <w:top w:val="none" w:sz="0" w:space="0" w:color="auto"/>
            <w:left w:val="none" w:sz="0" w:space="0" w:color="auto"/>
            <w:bottom w:val="none" w:sz="0" w:space="0" w:color="auto"/>
            <w:right w:val="none" w:sz="0" w:space="0" w:color="auto"/>
          </w:divBdr>
        </w:div>
        <w:div w:id="413287822">
          <w:marLeft w:val="547"/>
          <w:marRight w:val="0"/>
          <w:marTop w:val="115"/>
          <w:marBottom w:val="0"/>
          <w:divBdr>
            <w:top w:val="none" w:sz="0" w:space="0" w:color="auto"/>
            <w:left w:val="none" w:sz="0" w:space="0" w:color="auto"/>
            <w:bottom w:val="none" w:sz="0" w:space="0" w:color="auto"/>
            <w:right w:val="none" w:sz="0" w:space="0" w:color="auto"/>
          </w:divBdr>
        </w:div>
        <w:div w:id="881331174">
          <w:marLeft w:val="1166"/>
          <w:marRight w:val="0"/>
          <w:marTop w:val="86"/>
          <w:marBottom w:val="0"/>
          <w:divBdr>
            <w:top w:val="none" w:sz="0" w:space="0" w:color="auto"/>
            <w:left w:val="none" w:sz="0" w:space="0" w:color="auto"/>
            <w:bottom w:val="none" w:sz="0" w:space="0" w:color="auto"/>
            <w:right w:val="none" w:sz="0" w:space="0" w:color="auto"/>
          </w:divBdr>
        </w:div>
        <w:div w:id="1131628514">
          <w:marLeft w:val="1166"/>
          <w:marRight w:val="0"/>
          <w:marTop w:val="86"/>
          <w:marBottom w:val="0"/>
          <w:divBdr>
            <w:top w:val="none" w:sz="0" w:space="0" w:color="auto"/>
            <w:left w:val="none" w:sz="0" w:space="0" w:color="auto"/>
            <w:bottom w:val="none" w:sz="0" w:space="0" w:color="auto"/>
            <w:right w:val="none" w:sz="0" w:space="0" w:color="auto"/>
          </w:divBdr>
        </w:div>
        <w:div w:id="1845363259">
          <w:marLeft w:val="1166"/>
          <w:marRight w:val="0"/>
          <w:marTop w:val="86"/>
          <w:marBottom w:val="0"/>
          <w:divBdr>
            <w:top w:val="none" w:sz="0" w:space="0" w:color="auto"/>
            <w:left w:val="none" w:sz="0" w:space="0" w:color="auto"/>
            <w:bottom w:val="none" w:sz="0" w:space="0" w:color="auto"/>
            <w:right w:val="none" w:sz="0" w:space="0" w:color="auto"/>
          </w:divBdr>
        </w:div>
      </w:divsChild>
    </w:div>
    <w:div w:id="2069646419">
      <w:bodyDiv w:val="1"/>
      <w:marLeft w:val="0"/>
      <w:marRight w:val="0"/>
      <w:marTop w:val="0"/>
      <w:marBottom w:val="0"/>
      <w:divBdr>
        <w:top w:val="none" w:sz="0" w:space="0" w:color="auto"/>
        <w:left w:val="none" w:sz="0" w:space="0" w:color="auto"/>
        <w:bottom w:val="none" w:sz="0" w:space="0" w:color="auto"/>
        <w:right w:val="none" w:sz="0" w:space="0" w:color="auto"/>
      </w:divBdr>
    </w:div>
    <w:div w:id="2070417462">
      <w:bodyDiv w:val="1"/>
      <w:marLeft w:val="0"/>
      <w:marRight w:val="0"/>
      <w:marTop w:val="0"/>
      <w:marBottom w:val="0"/>
      <w:divBdr>
        <w:top w:val="none" w:sz="0" w:space="0" w:color="auto"/>
        <w:left w:val="none" w:sz="0" w:space="0" w:color="auto"/>
        <w:bottom w:val="none" w:sz="0" w:space="0" w:color="auto"/>
        <w:right w:val="none" w:sz="0" w:space="0" w:color="auto"/>
      </w:divBdr>
    </w:div>
    <w:div w:id="2070495265">
      <w:bodyDiv w:val="1"/>
      <w:marLeft w:val="0"/>
      <w:marRight w:val="0"/>
      <w:marTop w:val="0"/>
      <w:marBottom w:val="0"/>
      <w:divBdr>
        <w:top w:val="none" w:sz="0" w:space="0" w:color="auto"/>
        <w:left w:val="none" w:sz="0" w:space="0" w:color="auto"/>
        <w:bottom w:val="none" w:sz="0" w:space="0" w:color="auto"/>
        <w:right w:val="none" w:sz="0" w:space="0" w:color="auto"/>
      </w:divBdr>
      <w:divsChild>
        <w:div w:id="74791641">
          <w:marLeft w:val="547"/>
          <w:marRight w:val="0"/>
          <w:marTop w:val="86"/>
          <w:marBottom w:val="0"/>
          <w:divBdr>
            <w:top w:val="none" w:sz="0" w:space="0" w:color="auto"/>
            <w:left w:val="none" w:sz="0" w:space="0" w:color="auto"/>
            <w:bottom w:val="none" w:sz="0" w:space="0" w:color="auto"/>
            <w:right w:val="none" w:sz="0" w:space="0" w:color="auto"/>
          </w:divBdr>
        </w:div>
        <w:div w:id="206648617">
          <w:marLeft w:val="547"/>
          <w:marRight w:val="0"/>
          <w:marTop w:val="86"/>
          <w:marBottom w:val="0"/>
          <w:divBdr>
            <w:top w:val="none" w:sz="0" w:space="0" w:color="auto"/>
            <w:left w:val="none" w:sz="0" w:space="0" w:color="auto"/>
            <w:bottom w:val="none" w:sz="0" w:space="0" w:color="auto"/>
            <w:right w:val="none" w:sz="0" w:space="0" w:color="auto"/>
          </w:divBdr>
        </w:div>
        <w:div w:id="230579747">
          <w:marLeft w:val="1166"/>
          <w:marRight w:val="0"/>
          <w:marTop w:val="67"/>
          <w:marBottom w:val="0"/>
          <w:divBdr>
            <w:top w:val="none" w:sz="0" w:space="0" w:color="auto"/>
            <w:left w:val="none" w:sz="0" w:space="0" w:color="auto"/>
            <w:bottom w:val="none" w:sz="0" w:space="0" w:color="auto"/>
            <w:right w:val="none" w:sz="0" w:space="0" w:color="auto"/>
          </w:divBdr>
        </w:div>
        <w:div w:id="534655951">
          <w:marLeft w:val="547"/>
          <w:marRight w:val="0"/>
          <w:marTop w:val="86"/>
          <w:marBottom w:val="0"/>
          <w:divBdr>
            <w:top w:val="none" w:sz="0" w:space="0" w:color="auto"/>
            <w:left w:val="none" w:sz="0" w:space="0" w:color="auto"/>
            <w:bottom w:val="none" w:sz="0" w:space="0" w:color="auto"/>
            <w:right w:val="none" w:sz="0" w:space="0" w:color="auto"/>
          </w:divBdr>
        </w:div>
        <w:div w:id="565914000">
          <w:marLeft w:val="547"/>
          <w:marRight w:val="0"/>
          <w:marTop w:val="86"/>
          <w:marBottom w:val="0"/>
          <w:divBdr>
            <w:top w:val="none" w:sz="0" w:space="0" w:color="auto"/>
            <w:left w:val="none" w:sz="0" w:space="0" w:color="auto"/>
            <w:bottom w:val="none" w:sz="0" w:space="0" w:color="auto"/>
            <w:right w:val="none" w:sz="0" w:space="0" w:color="auto"/>
          </w:divBdr>
        </w:div>
        <w:div w:id="659894975">
          <w:marLeft w:val="1166"/>
          <w:marRight w:val="0"/>
          <w:marTop w:val="67"/>
          <w:marBottom w:val="0"/>
          <w:divBdr>
            <w:top w:val="none" w:sz="0" w:space="0" w:color="auto"/>
            <w:left w:val="none" w:sz="0" w:space="0" w:color="auto"/>
            <w:bottom w:val="none" w:sz="0" w:space="0" w:color="auto"/>
            <w:right w:val="none" w:sz="0" w:space="0" w:color="auto"/>
          </w:divBdr>
        </w:div>
        <w:div w:id="934556445">
          <w:marLeft w:val="1166"/>
          <w:marRight w:val="0"/>
          <w:marTop w:val="67"/>
          <w:marBottom w:val="0"/>
          <w:divBdr>
            <w:top w:val="none" w:sz="0" w:space="0" w:color="auto"/>
            <w:left w:val="none" w:sz="0" w:space="0" w:color="auto"/>
            <w:bottom w:val="none" w:sz="0" w:space="0" w:color="auto"/>
            <w:right w:val="none" w:sz="0" w:space="0" w:color="auto"/>
          </w:divBdr>
        </w:div>
        <w:div w:id="987975833">
          <w:marLeft w:val="1166"/>
          <w:marRight w:val="0"/>
          <w:marTop w:val="67"/>
          <w:marBottom w:val="0"/>
          <w:divBdr>
            <w:top w:val="none" w:sz="0" w:space="0" w:color="auto"/>
            <w:left w:val="none" w:sz="0" w:space="0" w:color="auto"/>
            <w:bottom w:val="none" w:sz="0" w:space="0" w:color="auto"/>
            <w:right w:val="none" w:sz="0" w:space="0" w:color="auto"/>
          </w:divBdr>
        </w:div>
        <w:div w:id="1142963741">
          <w:marLeft w:val="1166"/>
          <w:marRight w:val="0"/>
          <w:marTop w:val="67"/>
          <w:marBottom w:val="0"/>
          <w:divBdr>
            <w:top w:val="none" w:sz="0" w:space="0" w:color="auto"/>
            <w:left w:val="none" w:sz="0" w:space="0" w:color="auto"/>
            <w:bottom w:val="none" w:sz="0" w:space="0" w:color="auto"/>
            <w:right w:val="none" w:sz="0" w:space="0" w:color="auto"/>
          </w:divBdr>
        </w:div>
        <w:div w:id="1335034341">
          <w:marLeft w:val="1166"/>
          <w:marRight w:val="0"/>
          <w:marTop w:val="67"/>
          <w:marBottom w:val="0"/>
          <w:divBdr>
            <w:top w:val="none" w:sz="0" w:space="0" w:color="auto"/>
            <w:left w:val="none" w:sz="0" w:space="0" w:color="auto"/>
            <w:bottom w:val="none" w:sz="0" w:space="0" w:color="auto"/>
            <w:right w:val="none" w:sz="0" w:space="0" w:color="auto"/>
          </w:divBdr>
        </w:div>
        <w:div w:id="1522356117">
          <w:marLeft w:val="547"/>
          <w:marRight w:val="0"/>
          <w:marTop w:val="86"/>
          <w:marBottom w:val="0"/>
          <w:divBdr>
            <w:top w:val="none" w:sz="0" w:space="0" w:color="auto"/>
            <w:left w:val="none" w:sz="0" w:space="0" w:color="auto"/>
            <w:bottom w:val="none" w:sz="0" w:space="0" w:color="auto"/>
            <w:right w:val="none" w:sz="0" w:space="0" w:color="auto"/>
          </w:divBdr>
        </w:div>
        <w:div w:id="1575889926">
          <w:marLeft w:val="1166"/>
          <w:marRight w:val="0"/>
          <w:marTop w:val="67"/>
          <w:marBottom w:val="0"/>
          <w:divBdr>
            <w:top w:val="none" w:sz="0" w:space="0" w:color="auto"/>
            <w:left w:val="none" w:sz="0" w:space="0" w:color="auto"/>
            <w:bottom w:val="none" w:sz="0" w:space="0" w:color="auto"/>
            <w:right w:val="none" w:sz="0" w:space="0" w:color="auto"/>
          </w:divBdr>
        </w:div>
        <w:div w:id="1780637244">
          <w:marLeft w:val="1166"/>
          <w:marRight w:val="0"/>
          <w:marTop w:val="67"/>
          <w:marBottom w:val="0"/>
          <w:divBdr>
            <w:top w:val="none" w:sz="0" w:space="0" w:color="auto"/>
            <w:left w:val="none" w:sz="0" w:space="0" w:color="auto"/>
            <w:bottom w:val="none" w:sz="0" w:space="0" w:color="auto"/>
            <w:right w:val="none" w:sz="0" w:space="0" w:color="auto"/>
          </w:divBdr>
        </w:div>
        <w:div w:id="1956937388">
          <w:marLeft w:val="1166"/>
          <w:marRight w:val="0"/>
          <w:marTop w:val="67"/>
          <w:marBottom w:val="0"/>
          <w:divBdr>
            <w:top w:val="none" w:sz="0" w:space="0" w:color="auto"/>
            <w:left w:val="none" w:sz="0" w:space="0" w:color="auto"/>
            <w:bottom w:val="none" w:sz="0" w:space="0" w:color="auto"/>
            <w:right w:val="none" w:sz="0" w:space="0" w:color="auto"/>
          </w:divBdr>
        </w:div>
      </w:divsChild>
    </w:div>
    <w:div w:id="2071490535">
      <w:bodyDiv w:val="1"/>
      <w:marLeft w:val="0"/>
      <w:marRight w:val="0"/>
      <w:marTop w:val="0"/>
      <w:marBottom w:val="0"/>
      <w:divBdr>
        <w:top w:val="none" w:sz="0" w:space="0" w:color="auto"/>
        <w:left w:val="none" w:sz="0" w:space="0" w:color="auto"/>
        <w:bottom w:val="none" w:sz="0" w:space="0" w:color="auto"/>
        <w:right w:val="none" w:sz="0" w:space="0" w:color="auto"/>
      </w:divBdr>
      <w:divsChild>
        <w:div w:id="353769450">
          <w:marLeft w:val="547"/>
          <w:marRight w:val="0"/>
          <w:marTop w:val="154"/>
          <w:marBottom w:val="0"/>
          <w:divBdr>
            <w:top w:val="none" w:sz="0" w:space="0" w:color="auto"/>
            <w:left w:val="none" w:sz="0" w:space="0" w:color="auto"/>
            <w:bottom w:val="none" w:sz="0" w:space="0" w:color="auto"/>
            <w:right w:val="none" w:sz="0" w:space="0" w:color="auto"/>
          </w:divBdr>
        </w:div>
        <w:div w:id="1755277853">
          <w:marLeft w:val="1166"/>
          <w:marRight w:val="0"/>
          <w:marTop w:val="134"/>
          <w:marBottom w:val="0"/>
          <w:divBdr>
            <w:top w:val="none" w:sz="0" w:space="0" w:color="auto"/>
            <w:left w:val="none" w:sz="0" w:space="0" w:color="auto"/>
            <w:bottom w:val="none" w:sz="0" w:space="0" w:color="auto"/>
            <w:right w:val="none" w:sz="0" w:space="0" w:color="auto"/>
          </w:divBdr>
        </w:div>
      </w:divsChild>
    </w:div>
    <w:div w:id="2073040567">
      <w:bodyDiv w:val="1"/>
      <w:marLeft w:val="0"/>
      <w:marRight w:val="0"/>
      <w:marTop w:val="0"/>
      <w:marBottom w:val="0"/>
      <w:divBdr>
        <w:top w:val="none" w:sz="0" w:space="0" w:color="auto"/>
        <w:left w:val="none" w:sz="0" w:space="0" w:color="auto"/>
        <w:bottom w:val="none" w:sz="0" w:space="0" w:color="auto"/>
        <w:right w:val="none" w:sz="0" w:space="0" w:color="auto"/>
      </w:divBdr>
    </w:div>
    <w:div w:id="2073115779">
      <w:bodyDiv w:val="1"/>
      <w:marLeft w:val="0"/>
      <w:marRight w:val="0"/>
      <w:marTop w:val="0"/>
      <w:marBottom w:val="0"/>
      <w:divBdr>
        <w:top w:val="none" w:sz="0" w:space="0" w:color="auto"/>
        <w:left w:val="none" w:sz="0" w:space="0" w:color="auto"/>
        <w:bottom w:val="none" w:sz="0" w:space="0" w:color="auto"/>
        <w:right w:val="none" w:sz="0" w:space="0" w:color="auto"/>
      </w:divBdr>
      <w:divsChild>
        <w:div w:id="556405040">
          <w:marLeft w:val="1080"/>
          <w:marRight w:val="0"/>
          <w:marTop w:val="100"/>
          <w:marBottom w:val="0"/>
          <w:divBdr>
            <w:top w:val="none" w:sz="0" w:space="0" w:color="auto"/>
            <w:left w:val="none" w:sz="0" w:space="0" w:color="auto"/>
            <w:bottom w:val="none" w:sz="0" w:space="0" w:color="auto"/>
            <w:right w:val="none" w:sz="0" w:space="0" w:color="auto"/>
          </w:divBdr>
        </w:div>
        <w:div w:id="2002192950">
          <w:marLeft w:val="360"/>
          <w:marRight w:val="0"/>
          <w:marTop w:val="200"/>
          <w:marBottom w:val="0"/>
          <w:divBdr>
            <w:top w:val="none" w:sz="0" w:space="0" w:color="auto"/>
            <w:left w:val="none" w:sz="0" w:space="0" w:color="auto"/>
            <w:bottom w:val="none" w:sz="0" w:space="0" w:color="auto"/>
            <w:right w:val="none" w:sz="0" w:space="0" w:color="auto"/>
          </w:divBdr>
        </w:div>
      </w:divsChild>
    </w:div>
    <w:div w:id="2073459997">
      <w:bodyDiv w:val="1"/>
      <w:marLeft w:val="0"/>
      <w:marRight w:val="0"/>
      <w:marTop w:val="0"/>
      <w:marBottom w:val="0"/>
      <w:divBdr>
        <w:top w:val="none" w:sz="0" w:space="0" w:color="auto"/>
        <w:left w:val="none" w:sz="0" w:space="0" w:color="auto"/>
        <w:bottom w:val="none" w:sz="0" w:space="0" w:color="auto"/>
        <w:right w:val="none" w:sz="0" w:space="0" w:color="auto"/>
      </w:divBdr>
      <w:divsChild>
        <w:div w:id="189297215">
          <w:marLeft w:val="1800"/>
          <w:marRight w:val="0"/>
          <w:marTop w:val="62"/>
          <w:marBottom w:val="0"/>
          <w:divBdr>
            <w:top w:val="none" w:sz="0" w:space="0" w:color="auto"/>
            <w:left w:val="none" w:sz="0" w:space="0" w:color="auto"/>
            <w:bottom w:val="none" w:sz="0" w:space="0" w:color="auto"/>
            <w:right w:val="none" w:sz="0" w:space="0" w:color="auto"/>
          </w:divBdr>
        </w:div>
        <w:div w:id="267587387">
          <w:marLeft w:val="547"/>
          <w:marRight w:val="0"/>
          <w:marTop w:val="91"/>
          <w:marBottom w:val="0"/>
          <w:divBdr>
            <w:top w:val="none" w:sz="0" w:space="0" w:color="auto"/>
            <w:left w:val="none" w:sz="0" w:space="0" w:color="auto"/>
            <w:bottom w:val="none" w:sz="0" w:space="0" w:color="auto"/>
            <w:right w:val="none" w:sz="0" w:space="0" w:color="auto"/>
          </w:divBdr>
        </w:div>
        <w:div w:id="401489477">
          <w:marLeft w:val="1166"/>
          <w:marRight w:val="0"/>
          <w:marTop w:val="82"/>
          <w:marBottom w:val="0"/>
          <w:divBdr>
            <w:top w:val="none" w:sz="0" w:space="0" w:color="auto"/>
            <w:left w:val="none" w:sz="0" w:space="0" w:color="auto"/>
            <w:bottom w:val="none" w:sz="0" w:space="0" w:color="auto"/>
            <w:right w:val="none" w:sz="0" w:space="0" w:color="auto"/>
          </w:divBdr>
        </w:div>
        <w:div w:id="501698107">
          <w:marLeft w:val="1166"/>
          <w:marRight w:val="0"/>
          <w:marTop w:val="82"/>
          <w:marBottom w:val="0"/>
          <w:divBdr>
            <w:top w:val="none" w:sz="0" w:space="0" w:color="auto"/>
            <w:left w:val="none" w:sz="0" w:space="0" w:color="auto"/>
            <w:bottom w:val="none" w:sz="0" w:space="0" w:color="auto"/>
            <w:right w:val="none" w:sz="0" w:space="0" w:color="auto"/>
          </w:divBdr>
        </w:div>
        <w:div w:id="550508153">
          <w:marLeft w:val="1166"/>
          <w:marRight w:val="0"/>
          <w:marTop w:val="82"/>
          <w:marBottom w:val="0"/>
          <w:divBdr>
            <w:top w:val="none" w:sz="0" w:space="0" w:color="auto"/>
            <w:left w:val="none" w:sz="0" w:space="0" w:color="auto"/>
            <w:bottom w:val="none" w:sz="0" w:space="0" w:color="auto"/>
            <w:right w:val="none" w:sz="0" w:space="0" w:color="auto"/>
          </w:divBdr>
        </w:div>
        <w:div w:id="780995314">
          <w:marLeft w:val="1166"/>
          <w:marRight w:val="0"/>
          <w:marTop w:val="82"/>
          <w:marBottom w:val="0"/>
          <w:divBdr>
            <w:top w:val="none" w:sz="0" w:space="0" w:color="auto"/>
            <w:left w:val="none" w:sz="0" w:space="0" w:color="auto"/>
            <w:bottom w:val="none" w:sz="0" w:space="0" w:color="auto"/>
            <w:right w:val="none" w:sz="0" w:space="0" w:color="auto"/>
          </w:divBdr>
        </w:div>
        <w:div w:id="946161491">
          <w:marLeft w:val="1166"/>
          <w:marRight w:val="0"/>
          <w:marTop w:val="82"/>
          <w:marBottom w:val="0"/>
          <w:divBdr>
            <w:top w:val="none" w:sz="0" w:space="0" w:color="auto"/>
            <w:left w:val="none" w:sz="0" w:space="0" w:color="auto"/>
            <w:bottom w:val="none" w:sz="0" w:space="0" w:color="auto"/>
            <w:right w:val="none" w:sz="0" w:space="0" w:color="auto"/>
          </w:divBdr>
        </w:div>
        <w:div w:id="1115952197">
          <w:marLeft w:val="547"/>
          <w:marRight w:val="0"/>
          <w:marTop w:val="91"/>
          <w:marBottom w:val="0"/>
          <w:divBdr>
            <w:top w:val="none" w:sz="0" w:space="0" w:color="auto"/>
            <w:left w:val="none" w:sz="0" w:space="0" w:color="auto"/>
            <w:bottom w:val="none" w:sz="0" w:space="0" w:color="auto"/>
            <w:right w:val="none" w:sz="0" w:space="0" w:color="auto"/>
          </w:divBdr>
        </w:div>
        <w:div w:id="1639873862">
          <w:marLeft w:val="1800"/>
          <w:marRight w:val="0"/>
          <w:marTop w:val="62"/>
          <w:marBottom w:val="0"/>
          <w:divBdr>
            <w:top w:val="none" w:sz="0" w:space="0" w:color="auto"/>
            <w:left w:val="none" w:sz="0" w:space="0" w:color="auto"/>
            <w:bottom w:val="none" w:sz="0" w:space="0" w:color="auto"/>
            <w:right w:val="none" w:sz="0" w:space="0" w:color="auto"/>
          </w:divBdr>
        </w:div>
        <w:div w:id="1821382718">
          <w:marLeft w:val="1166"/>
          <w:marRight w:val="0"/>
          <w:marTop w:val="82"/>
          <w:marBottom w:val="0"/>
          <w:divBdr>
            <w:top w:val="none" w:sz="0" w:space="0" w:color="auto"/>
            <w:left w:val="none" w:sz="0" w:space="0" w:color="auto"/>
            <w:bottom w:val="none" w:sz="0" w:space="0" w:color="auto"/>
            <w:right w:val="none" w:sz="0" w:space="0" w:color="auto"/>
          </w:divBdr>
        </w:div>
        <w:div w:id="2080516599">
          <w:marLeft w:val="1166"/>
          <w:marRight w:val="0"/>
          <w:marTop w:val="82"/>
          <w:marBottom w:val="0"/>
          <w:divBdr>
            <w:top w:val="none" w:sz="0" w:space="0" w:color="auto"/>
            <w:left w:val="none" w:sz="0" w:space="0" w:color="auto"/>
            <w:bottom w:val="none" w:sz="0" w:space="0" w:color="auto"/>
            <w:right w:val="none" w:sz="0" w:space="0" w:color="auto"/>
          </w:divBdr>
        </w:div>
      </w:divsChild>
    </w:div>
    <w:div w:id="2073499107">
      <w:bodyDiv w:val="1"/>
      <w:marLeft w:val="0"/>
      <w:marRight w:val="0"/>
      <w:marTop w:val="0"/>
      <w:marBottom w:val="0"/>
      <w:divBdr>
        <w:top w:val="none" w:sz="0" w:space="0" w:color="auto"/>
        <w:left w:val="none" w:sz="0" w:space="0" w:color="auto"/>
        <w:bottom w:val="none" w:sz="0" w:space="0" w:color="auto"/>
        <w:right w:val="none" w:sz="0" w:space="0" w:color="auto"/>
      </w:divBdr>
    </w:div>
    <w:div w:id="2074155851">
      <w:bodyDiv w:val="1"/>
      <w:marLeft w:val="0"/>
      <w:marRight w:val="0"/>
      <w:marTop w:val="0"/>
      <w:marBottom w:val="0"/>
      <w:divBdr>
        <w:top w:val="none" w:sz="0" w:space="0" w:color="auto"/>
        <w:left w:val="none" w:sz="0" w:space="0" w:color="auto"/>
        <w:bottom w:val="none" w:sz="0" w:space="0" w:color="auto"/>
        <w:right w:val="none" w:sz="0" w:space="0" w:color="auto"/>
      </w:divBdr>
    </w:div>
    <w:div w:id="2074355846">
      <w:bodyDiv w:val="1"/>
      <w:marLeft w:val="0"/>
      <w:marRight w:val="0"/>
      <w:marTop w:val="0"/>
      <w:marBottom w:val="0"/>
      <w:divBdr>
        <w:top w:val="none" w:sz="0" w:space="0" w:color="auto"/>
        <w:left w:val="none" w:sz="0" w:space="0" w:color="auto"/>
        <w:bottom w:val="none" w:sz="0" w:space="0" w:color="auto"/>
        <w:right w:val="none" w:sz="0" w:space="0" w:color="auto"/>
      </w:divBdr>
      <w:divsChild>
        <w:div w:id="1420057423">
          <w:marLeft w:val="547"/>
          <w:marRight w:val="0"/>
          <w:marTop w:val="154"/>
          <w:marBottom w:val="0"/>
          <w:divBdr>
            <w:top w:val="none" w:sz="0" w:space="0" w:color="auto"/>
            <w:left w:val="none" w:sz="0" w:space="0" w:color="auto"/>
            <w:bottom w:val="none" w:sz="0" w:space="0" w:color="auto"/>
            <w:right w:val="none" w:sz="0" w:space="0" w:color="auto"/>
          </w:divBdr>
        </w:div>
      </w:divsChild>
    </w:div>
    <w:div w:id="2074617330">
      <w:bodyDiv w:val="1"/>
      <w:marLeft w:val="0"/>
      <w:marRight w:val="0"/>
      <w:marTop w:val="0"/>
      <w:marBottom w:val="0"/>
      <w:divBdr>
        <w:top w:val="none" w:sz="0" w:space="0" w:color="auto"/>
        <w:left w:val="none" w:sz="0" w:space="0" w:color="auto"/>
        <w:bottom w:val="none" w:sz="0" w:space="0" w:color="auto"/>
        <w:right w:val="none" w:sz="0" w:space="0" w:color="auto"/>
      </w:divBdr>
      <w:divsChild>
        <w:div w:id="45420361">
          <w:marLeft w:val="547"/>
          <w:marRight w:val="0"/>
          <w:marTop w:val="96"/>
          <w:marBottom w:val="0"/>
          <w:divBdr>
            <w:top w:val="none" w:sz="0" w:space="0" w:color="auto"/>
            <w:left w:val="none" w:sz="0" w:space="0" w:color="auto"/>
            <w:bottom w:val="none" w:sz="0" w:space="0" w:color="auto"/>
            <w:right w:val="none" w:sz="0" w:space="0" w:color="auto"/>
          </w:divBdr>
        </w:div>
      </w:divsChild>
    </w:div>
    <w:div w:id="2075425199">
      <w:bodyDiv w:val="1"/>
      <w:marLeft w:val="0"/>
      <w:marRight w:val="0"/>
      <w:marTop w:val="0"/>
      <w:marBottom w:val="0"/>
      <w:divBdr>
        <w:top w:val="none" w:sz="0" w:space="0" w:color="auto"/>
        <w:left w:val="none" w:sz="0" w:space="0" w:color="auto"/>
        <w:bottom w:val="none" w:sz="0" w:space="0" w:color="auto"/>
        <w:right w:val="none" w:sz="0" w:space="0" w:color="auto"/>
      </w:divBdr>
      <w:divsChild>
        <w:div w:id="3679593">
          <w:marLeft w:val="1800"/>
          <w:marRight w:val="0"/>
          <w:marTop w:val="96"/>
          <w:marBottom w:val="0"/>
          <w:divBdr>
            <w:top w:val="none" w:sz="0" w:space="0" w:color="auto"/>
            <w:left w:val="none" w:sz="0" w:space="0" w:color="auto"/>
            <w:bottom w:val="none" w:sz="0" w:space="0" w:color="auto"/>
            <w:right w:val="none" w:sz="0" w:space="0" w:color="auto"/>
          </w:divBdr>
        </w:div>
        <w:div w:id="43986685">
          <w:marLeft w:val="2520"/>
          <w:marRight w:val="0"/>
          <w:marTop w:val="96"/>
          <w:marBottom w:val="0"/>
          <w:divBdr>
            <w:top w:val="none" w:sz="0" w:space="0" w:color="auto"/>
            <w:left w:val="none" w:sz="0" w:space="0" w:color="auto"/>
            <w:bottom w:val="none" w:sz="0" w:space="0" w:color="auto"/>
            <w:right w:val="none" w:sz="0" w:space="0" w:color="auto"/>
          </w:divBdr>
        </w:div>
        <w:div w:id="793327855">
          <w:marLeft w:val="547"/>
          <w:marRight w:val="0"/>
          <w:marTop w:val="134"/>
          <w:marBottom w:val="0"/>
          <w:divBdr>
            <w:top w:val="none" w:sz="0" w:space="0" w:color="auto"/>
            <w:left w:val="none" w:sz="0" w:space="0" w:color="auto"/>
            <w:bottom w:val="none" w:sz="0" w:space="0" w:color="auto"/>
            <w:right w:val="none" w:sz="0" w:space="0" w:color="auto"/>
          </w:divBdr>
        </w:div>
        <w:div w:id="910232710">
          <w:marLeft w:val="1800"/>
          <w:marRight w:val="0"/>
          <w:marTop w:val="96"/>
          <w:marBottom w:val="0"/>
          <w:divBdr>
            <w:top w:val="none" w:sz="0" w:space="0" w:color="auto"/>
            <w:left w:val="none" w:sz="0" w:space="0" w:color="auto"/>
            <w:bottom w:val="none" w:sz="0" w:space="0" w:color="auto"/>
            <w:right w:val="none" w:sz="0" w:space="0" w:color="auto"/>
          </w:divBdr>
        </w:div>
        <w:div w:id="1028987267">
          <w:marLeft w:val="1166"/>
          <w:marRight w:val="0"/>
          <w:marTop w:val="115"/>
          <w:marBottom w:val="0"/>
          <w:divBdr>
            <w:top w:val="none" w:sz="0" w:space="0" w:color="auto"/>
            <w:left w:val="none" w:sz="0" w:space="0" w:color="auto"/>
            <w:bottom w:val="none" w:sz="0" w:space="0" w:color="auto"/>
            <w:right w:val="none" w:sz="0" w:space="0" w:color="auto"/>
          </w:divBdr>
        </w:div>
        <w:div w:id="1170412279">
          <w:marLeft w:val="2520"/>
          <w:marRight w:val="0"/>
          <w:marTop w:val="96"/>
          <w:marBottom w:val="0"/>
          <w:divBdr>
            <w:top w:val="none" w:sz="0" w:space="0" w:color="auto"/>
            <w:left w:val="none" w:sz="0" w:space="0" w:color="auto"/>
            <w:bottom w:val="none" w:sz="0" w:space="0" w:color="auto"/>
            <w:right w:val="none" w:sz="0" w:space="0" w:color="auto"/>
          </w:divBdr>
        </w:div>
        <w:div w:id="1213807826">
          <w:marLeft w:val="1800"/>
          <w:marRight w:val="0"/>
          <w:marTop w:val="96"/>
          <w:marBottom w:val="0"/>
          <w:divBdr>
            <w:top w:val="none" w:sz="0" w:space="0" w:color="auto"/>
            <w:left w:val="none" w:sz="0" w:space="0" w:color="auto"/>
            <w:bottom w:val="none" w:sz="0" w:space="0" w:color="auto"/>
            <w:right w:val="none" w:sz="0" w:space="0" w:color="auto"/>
          </w:divBdr>
        </w:div>
        <w:div w:id="1777364643">
          <w:marLeft w:val="2520"/>
          <w:marRight w:val="0"/>
          <w:marTop w:val="96"/>
          <w:marBottom w:val="0"/>
          <w:divBdr>
            <w:top w:val="none" w:sz="0" w:space="0" w:color="auto"/>
            <w:left w:val="none" w:sz="0" w:space="0" w:color="auto"/>
            <w:bottom w:val="none" w:sz="0" w:space="0" w:color="auto"/>
            <w:right w:val="none" w:sz="0" w:space="0" w:color="auto"/>
          </w:divBdr>
        </w:div>
      </w:divsChild>
    </w:div>
    <w:div w:id="2075546081">
      <w:bodyDiv w:val="1"/>
      <w:marLeft w:val="0"/>
      <w:marRight w:val="0"/>
      <w:marTop w:val="0"/>
      <w:marBottom w:val="0"/>
      <w:divBdr>
        <w:top w:val="none" w:sz="0" w:space="0" w:color="auto"/>
        <w:left w:val="none" w:sz="0" w:space="0" w:color="auto"/>
        <w:bottom w:val="none" w:sz="0" w:space="0" w:color="auto"/>
        <w:right w:val="none" w:sz="0" w:space="0" w:color="auto"/>
      </w:divBdr>
    </w:div>
    <w:div w:id="2075622015">
      <w:bodyDiv w:val="1"/>
      <w:marLeft w:val="0"/>
      <w:marRight w:val="0"/>
      <w:marTop w:val="0"/>
      <w:marBottom w:val="0"/>
      <w:divBdr>
        <w:top w:val="none" w:sz="0" w:space="0" w:color="auto"/>
        <w:left w:val="none" w:sz="0" w:space="0" w:color="auto"/>
        <w:bottom w:val="none" w:sz="0" w:space="0" w:color="auto"/>
        <w:right w:val="none" w:sz="0" w:space="0" w:color="auto"/>
      </w:divBdr>
      <w:divsChild>
        <w:div w:id="311567389">
          <w:marLeft w:val="0"/>
          <w:marRight w:val="0"/>
          <w:marTop w:val="0"/>
          <w:marBottom w:val="0"/>
          <w:divBdr>
            <w:top w:val="none" w:sz="0" w:space="0" w:color="auto"/>
            <w:left w:val="none" w:sz="0" w:space="0" w:color="auto"/>
            <w:bottom w:val="none" w:sz="0" w:space="0" w:color="auto"/>
            <w:right w:val="none" w:sz="0" w:space="0" w:color="auto"/>
          </w:divBdr>
          <w:divsChild>
            <w:div w:id="30499848">
              <w:marLeft w:val="0"/>
              <w:marRight w:val="0"/>
              <w:marTop w:val="0"/>
              <w:marBottom w:val="0"/>
              <w:divBdr>
                <w:top w:val="none" w:sz="0" w:space="0" w:color="auto"/>
                <w:left w:val="none" w:sz="0" w:space="0" w:color="auto"/>
                <w:bottom w:val="none" w:sz="0" w:space="0" w:color="auto"/>
                <w:right w:val="none" w:sz="0" w:space="0" w:color="auto"/>
              </w:divBdr>
            </w:div>
            <w:div w:id="92744184">
              <w:marLeft w:val="0"/>
              <w:marRight w:val="0"/>
              <w:marTop w:val="0"/>
              <w:marBottom w:val="0"/>
              <w:divBdr>
                <w:top w:val="none" w:sz="0" w:space="0" w:color="auto"/>
                <w:left w:val="none" w:sz="0" w:space="0" w:color="auto"/>
                <w:bottom w:val="none" w:sz="0" w:space="0" w:color="auto"/>
                <w:right w:val="none" w:sz="0" w:space="0" w:color="auto"/>
              </w:divBdr>
            </w:div>
            <w:div w:id="131486035">
              <w:marLeft w:val="0"/>
              <w:marRight w:val="0"/>
              <w:marTop w:val="0"/>
              <w:marBottom w:val="0"/>
              <w:divBdr>
                <w:top w:val="none" w:sz="0" w:space="0" w:color="auto"/>
                <w:left w:val="none" w:sz="0" w:space="0" w:color="auto"/>
                <w:bottom w:val="none" w:sz="0" w:space="0" w:color="auto"/>
                <w:right w:val="none" w:sz="0" w:space="0" w:color="auto"/>
              </w:divBdr>
            </w:div>
            <w:div w:id="133986437">
              <w:marLeft w:val="0"/>
              <w:marRight w:val="0"/>
              <w:marTop w:val="0"/>
              <w:marBottom w:val="0"/>
              <w:divBdr>
                <w:top w:val="none" w:sz="0" w:space="0" w:color="auto"/>
                <w:left w:val="none" w:sz="0" w:space="0" w:color="auto"/>
                <w:bottom w:val="none" w:sz="0" w:space="0" w:color="auto"/>
                <w:right w:val="none" w:sz="0" w:space="0" w:color="auto"/>
              </w:divBdr>
            </w:div>
            <w:div w:id="163784576">
              <w:marLeft w:val="0"/>
              <w:marRight w:val="0"/>
              <w:marTop w:val="0"/>
              <w:marBottom w:val="0"/>
              <w:divBdr>
                <w:top w:val="none" w:sz="0" w:space="0" w:color="auto"/>
                <w:left w:val="none" w:sz="0" w:space="0" w:color="auto"/>
                <w:bottom w:val="none" w:sz="0" w:space="0" w:color="auto"/>
                <w:right w:val="none" w:sz="0" w:space="0" w:color="auto"/>
              </w:divBdr>
            </w:div>
            <w:div w:id="402409196">
              <w:marLeft w:val="0"/>
              <w:marRight w:val="0"/>
              <w:marTop w:val="0"/>
              <w:marBottom w:val="0"/>
              <w:divBdr>
                <w:top w:val="none" w:sz="0" w:space="0" w:color="auto"/>
                <w:left w:val="none" w:sz="0" w:space="0" w:color="auto"/>
                <w:bottom w:val="none" w:sz="0" w:space="0" w:color="auto"/>
                <w:right w:val="none" w:sz="0" w:space="0" w:color="auto"/>
              </w:divBdr>
            </w:div>
            <w:div w:id="433749087">
              <w:marLeft w:val="0"/>
              <w:marRight w:val="0"/>
              <w:marTop w:val="0"/>
              <w:marBottom w:val="0"/>
              <w:divBdr>
                <w:top w:val="none" w:sz="0" w:space="0" w:color="auto"/>
                <w:left w:val="none" w:sz="0" w:space="0" w:color="auto"/>
                <w:bottom w:val="none" w:sz="0" w:space="0" w:color="auto"/>
                <w:right w:val="none" w:sz="0" w:space="0" w:color="auto"/>
              </w:divBdr>
            </w:div>
            <w:div w:id="435367072">
              <w:marLeft w:val="0"/>
              <w:marRight w:val="0"/>
              <w:marTop w:val="0"/>
              <w:marBottom w:val="0"/>
              <w:divBdr>
                <w:top w:val="none" w:sz="0" w:space="0" w:color="auto"/>
                <w:left w:val="none" w:sz="0" w:space="0" w:color="auto"/>
                <w:bottom w:val="none" w:sz="0" w:space="0" w:color="auto"/>
                <w:right w:val="none" w:sz="0" w:space="0" w:color="auto"/>
              </w:divBdr>
            </w:div>
            <w:div w:id="565190098">
              <w:marLeft w:val="0"/>
              <w:marRight w:val="0"/>
              <w:marTop w:val="0"/>
              <w:marBottom w:val="0"/>
              <w:divBdr>
                <w:top w:val="none" w:sz="0" w:space="0" w:color="auto"/>
                <w:left w:val="none" w:sz="0" w:space="0" w:color="auto"/>
                <w:bottom w:val="none" w:sz="0" w:space="0" w:color="auto"/>
                <w:right w:val="none" w:sz="0" w:space="0" w:color="auto"/>
              </w:divBdr>
            </w:div>
            <w:div w:id="674765505">
              <w:marLeft w:val="0"/>
              <w:marRight w:val="0"/>
              <w:marTop w:val="0"/>
              <w:marBottom w:val="0"/>
              <w:divBdr>
                <w:top w:val="none" w:sz="0" w:space="0" w:color="auto"/>
                <w:left w:val="none" w:sz="0" w:space="0" w:color="auto"/>
                <w:bottom w:val="none" w:sz="0" w:space="0" w:color="auto"/>
                <w:right w:val="none" w:sz="0" w:space="0" w:color="auto"/>
              </w:divBdr>
            </w:div>
            <w:div w:id="1026834537">
              <w:marLeft w:val="0"/>
              <w:marRight w:val="0"/>
              <w:marTop w:val="0"/>
              <w:marBottom w:val="0"/>
              <w:divBdr>
                <w:top w:val="none" w:sz="0" w:space="0" w:color="auto"/>
                <w:left w:val="none" w:sz="0" w:space="0" w:color="auto"/>
                <w:bottom w:val="none" w:sz="0" w:space="0" w:color="auto"/>
                <w:right w:val="none" w:sz="0" w:space="0" w:color="auto"/>
              </w:divBdr>
            </w:div>
            <w:div w:id="1199204089">
              <w:marLeft w:val="0"/>
              <w:marRight w:val="0"/>
              <w:marTop w:val="0"/>
              <w:marBottom w:val="0"/>
              <w:divBdr>
                <w:top w:val="none" w:sz="0" w:space="0" w:color="auto"/>
                <w:left w:val="none" w:sz="0" w:space="0" w:color="auto"/>
                <w:bottom w:val="none" w:sz="0" w:space="0" w:color="auto"/>
                <w:right w:val="none" w:sz="0" w:space="0" w:color="auto"/>
              </w:divBdr>
            </w:div>
            <w:div w:id="1516268562">
              <w:marLeft w:val="0"/>
              <w:marRight w:val="0"/>
              <w:marTop w:val="0"/>
              <w:marBottom w:val="0"/>
              <w:divBdr>
                <w:top w:val="none" w:sz="0" w:space="0" w:color="auto"/>
                <w:left w:val="none" w:sz="0" w:space="0" w:color="auto"/>
                <w:bottom w:val="none" w:sz="0" w:space="0" w:color="auto"/>
                <w:right w:val="none" w:sz="0" w:space="0" w:color="auto"/>
              </w:divBdr>
            </w:div>
            <w:div w:id="1847862318">
              <w:marLeft w:val="0"/>
              <w:marRight w:val="0"/>
              <w:marTop w:val="0"/>
              <w:marBottom w:val="0"/>
              <w:divBdr>
                <w:top w:val="none" w:sz="0" w:space="0" w:color="auto"/>
                <w:left w:val="none" w:sz="0" w:space="0" w:color="auto"/>
                <w:bottom w:val="none" w:sz="0" w:space="0" w:color="auto"/>
                <w:right w:val="none" w:sz="0" w:space="0" w:color="auto"/>
              </w:divBdr>
            </w:div>
            <w:div w:id="2044666694">
              <w:marLeft w:val="0"/>
              <w:marRight w:val="0"/>
              <w:marTop w:val="0"/>
              <w:marBottom w:val="0"/>
              <w:divBdr>
                <w:top w:val="none" w:sz="0" w:space="0" w:color="auto"/>
                <w:left w:val="none" w:sz="0" w:space="0" w:color="auto"/>
                <w:bottom w:val="none" w:sz="0" w:space="0" w:color="auto"/>
                <w:right w:val="none" w:sz="0" w:space="0" w:color="auto"/>
              </w:divBdr>
            </w:div>
            <w:div w:id="21235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26094">
      <w:bodyDiv w:val="1"/>
      <w:marLeft w:val="0"/>
      <w:marRight w:val="0"/>
      <w:marTop w:val="0"/>
      <w:marBottom w:val="0"/>
      <w:divBdr>
        <w:top w:val="none" w:sz="0" w:space="0" w:color="auto"/>
        <w:left w:val="none" w:sz="0" w:space="0" w:color="auto"/>
        <w:bottom w:val="none" w:sz="0" w:space="0" w:color="auto"/>
        <w:right w:val="none" w:sz="0" w:space="0" w:color="auto"/>
      </w:divBdr>
    </w:div>
    <w:div w:id="2076469608">
      <w:bodyDiv w:val="1"/>
      <w:marLeft w:val="0"/>
      <w:marRight w:val="0"/>
      <w:marTop w:val="0"/>
      <w:marBottom w:val="0"/>
      <w:divBdr>
        <w:top w:val="none" w:sz="0" w:space="0" w:color="auto"/>
        <w:left w:val="none" w:sz="0" w:space="0" w:color="auto"/>
        <w:bottom w:val="none" w:sz="0" w:space="0" w:color="auto"/>
        <w:right w:val="none" w:sz="0" w:space="0" w:color="auto"/>
      </w:divBdr>
    </w:div>
    <w:div w:id="2077777833">
      <w:bodyDiv w:val="1"/>
      <w:marLeft w:val="0"/>
      <w:marRight w:val="0"/>
      <w:marTop w:val="0"/>
      <w:marBottom w:val="0"/>
      <w:divBdr>
        <w:top w:val="none" w:sz="0" w:space="0" w:color="auto"/>
        <w:left w:val="none" w:sz="0" w:space="0" w:color="auto"/>
        <w:bottom w:val="none" w:sz="0" w:space="0" w:color="auto"/>
        <w:right w:val="none" w:sz="0" w:space="0" w:color="auto"/>
      </w:divBdr>
    </w:div>
    <w:div w:id="2077893639">
      <w:bodyDiv w:val="1"/>
      <w:marLeft w:val="0"/>
      <w:marRight w:val="0"/>
      <w:marTop w:val="0"/>
      <w:marBottom w:val="0"/>
      <w:divBdr>
        <w:top w:val="none" w:sz="0" w:space="0" w:color="auto"/>
        <w:left w:val="none" w:sz="0" w:space="0" w:color="auto"/>
        <w:bottom w:val="none" w:sz="0" w:space="0" w:color="auto"/>
        <w:right w:val="none" w:sz="0" w:space="0" w:color="auto"/>
      </w:divBdr>
    </w:div>
    <w:div w:id="2078015663">
      <w:bodyDiv w:val="1"/>
      <w:marLeft w:val="0"/>
      <w:marRight w:val="0"/>
      <w:marTop w:val="0"/>
      <w:marBottom w:val="0"/>
      <w:divBdr>
        <w:top w:val="none" w:sz="0" w:space="0" w:color="auto"/>
        <w:left w:val="none" w:sz="0" w:space="0" w:color="auto"/>
        <w:bottom w:val="none" w:sz="0" w:space="0" w:color="auto"/>
        <w:right w:val="none" w:sz="0" w:space="0" w:color="auto"/>
      </w:divBdr>
      <w:divsChild>
        <w:div w:id="524637190">
          <w:marLeft w:val="547"/>
          <w:marRight w:val="0"/>
          <w:marTop w:val="154"/>
          <w:marBottom w:val="0"/>
          <w:divBdr>
            <w:top w:val="none" w:sz="0" w:space="0" w:color="auto"/>
            <w:left w:val="none" w:sz="0" w:space="0" w:color="auto"/>
            <w:bottom w:val="none" w:sz="0" w:space="0" w:color="auto"/>
            <w:right w:val="none" w:sz="0" w:space="0" w:color="auto"/>
          </w:divBdr>
        </w:div>
        <w:div w:id="1540052274">
          <w:marLeft w:val="1166"/>
          <w:marRight w:val="0"/>
          <w:marTop w:val="134"/>
          <w:marBottom w:val="0"/>
          <w:divBdr>
            <w:top w:val="none" w:sz="0" w:space="0" w:color="auto"/>
            <w:left w:val="none" w:sz="0" w:space="0" w:color="auto"/>
            <w:bottom w:val="none" w:sz="0" w:space="0" w:color="auto"/>
            <w:right w:val="none" w:sz="0" w:space="0" w:color="auto"/>
          </w:divBdr>
        </w:div>
      </w:divsChild>
    </w:div>
    <w:div w:id="2078086829">
      <w:bodyDiv w:val="1"/>
      <w:marLeft w:val="0"/>
      <w:marRight w:val="0"/>
      <w:marTop w:val="0"/>
      <w:marBottom w:val="0"/>
      <w:divBdr>
        <w:top w:val="none" w:sz="0" w:space="0" w:color="auto"/>
        <w:left w:val="none" w:sz="0" w:space="0" w:color="auto"/>
        <w:bottom w:val="none" w:sz="0" w:space="0" w:color="auto"/>
        <w:right w:val="none" w:sz="0" w:space="0" w:color="auto"/>
      </w:divBdr>
    </w:div>
    <w:div w:id="2078624618">
      <w:bodyDiv w:val="1"/>
      <w:marLeft w:val="0"/>
      <w:marRight w:val="0"/>
      <w:marTop w:val="0"/>
      <w:marBottom w:val="0"/>
      <w:divBdr>
        <w:top w:val="none" w:sz="0" w:space="0" w:color="auto"/>
        <w:left w:val="none" w:sz="0" w:space="0" w:color="auto"/>
        <w:bottom w:val="none" w:sz="0" w:space="0" w:color="auto"/>
        <w:right w:val="none" w:sz="0" w:space="0" w:color="auto"/>
      </w:divBdr>
    </w:div>
    <w:div w:id="2078672016">
      <w:bodyDiv w:val="1"/>
      <w:marLeft w:val="0"/>
      <w:marRight w:val="0"/>
      <w:marTop w:val="0"/>
      <w:marBottom w:val="0"/>
      <w:divBdr>
        <w:top w:val="none" w:sz="0" w:space="0" w:color="auto"/>
        <w:left w:val="none" w:sz="0" w:space="0" w:color="auto"/>
        <w:bottom w:val="none" w:sz="0" w:space="0" w:color="auto"/>
        <w:right w:val="none" w:sz="0" w:space="0" w:color="auto"/>
      </w:divBdr>
    </w:div>
    <w:div w:id="2078700942">
      <w:bodyDiv w:val="1"/>
      <w:marLeft w:val="0"/>
      <w:marRight w:val="0"/>
      <w:marTop w:val="0"/>
      <w:marBottom w:val="0"/>
      <w:divBdr>
        <w:top w:val="none" w:sz="0" w:space="0" w:color="auto"/>
        <w:left w:val="none" w:sz="0" w:space="0" w:color="auto"/>
        <w:bottom w:val="none" w:sz="0" w:space="0" w:color="auto"/>
        <w:right w:val="none" w:sz="0" w:space="0" w:color="auto"/>
      </w:divBdr>
    </w:div>
    <w:div w:id="2079477547">
      <w:bodyDiv w:val="1"/>
      <w:marLeft w:val="0"/>
      <w:marRight w:val="0"/>
      <w:marTop w:val="0"/>
      <w:marBottom w:val="0"/>
      <w:divBdr>
        <w:top w:val="none" w:sz="0" w:space="0" w:color="auto"/>
        <w:left w:val="none" w:sz="0" w:space="0" w:color="auto"/>
        <w:bottom w:val="none" w:sz="0" w:space="0" w:color="auto"/>
        <w:right w:val="none" w:sz="0" w:space="0" w:color="auto"/>
      </w:divBdr>
    </w:div>
    <w:div w:id="2080982772">
      <w:bodyDiv w:val="1"/>
      <w:marLeft w:val="0"/>
      <w:marRight w:val="0"/>
      <w:marTop w:val="0"/>
      <w:marBottom w:val="0"/>
      <w:divBdr>
        <w:top w:val="none" w:sz="0" w:space="0" w:color="auto"/>
        <w:left w:val="none" w:sz="0" w:space="0" w:color="auto"/>
        <w:bottom w:val="none" w:sz="0" w:space="0" w:color="auto"/>
        <w:right w:val="none" w:sz="0" w:space="0" w:color="auto"/>
      </w:divBdr>
    </w:div>
    <w:div w:id="2081050563">
      <w:bodyDiv w:val="1"/>
      <w:marLeft w:val="0"/>
      <w:marRight w:val="0"/>
      <w:marTop w:val="0"/>
      <w:marBottom w:val="0"/>
      <w:divBdr>
        <w:top w:val="none" w:sz="0" w:space="0" w:color="auto"/>
        <w:left w:val="none" w:sz="0" w:space="0" w:color="auto"/>
        <w:bottom w:val="none" w:sz="0" w:space="0" w:color="auto"/>
        <w:right w:val="none" w:sz="0" w:space="0" w:color="auto"/>
      </w:divBdr>
      <w:divsChild>
        <w:div w:id="961812286">
          <w:marLeft w:val="1166"/>
          <w:marRight w:val="0"/>
          <w:marTop w:val="60"/>
          <w:marBottom w:val="120"/>
          <w:divBdr>
            <w:top w:val="none" w:sz="0" w:space="0" w:color="auto"/>
            <w:left w:val="none" w:sz="0" w:space="0" w:color="auto"/>
            <w:bottom w:val="none" w:sz="0" w:space="0" w:color="auto"/>
            <w:right w:val="none" w:sz="0" w:space="0" w:color="auto"/>
          </w:divBdr>
        </w:div>
        <w:div w:id="1536655249">
          <w:marLeft w:val="1166"/>
          <w:marRight w:val="0"/>
          <w:marTop w:val="60"/>
          <w:marBottom w:val="120"/>
          <w:divBdr>
            <w:top w:val="none" w:sz="0" w:space="0" w:color="auto"/>
            <w:left w:val="none" w:sz="0" w:space="0" w:color="auto"/>
            <w:bottom w:val="none" w:sz="0" w:space="0" w:color="auto"/>
            <w:right w:val="none" w:sz="0" w:space="0" w:color="auto"/>
          </w:divBdr>
        </w:div>
        <w:div w:id="1743016329">
          <w:marLeft w:val="547"/>
          <w:marRight w:val="0"/>
          <w:marTop w:val="60"/>
          <w:marBottom w:val="120"/>
          <w:divBdr>
            <w:top w:val="none" w:sz="0" w:space="0" w:color="auto"/>
            <w:left w:val="none" w:sz="0" w:space="0" w:color="auto"/>
            <w:bottom w:val="none" w:sz="0" w:space="0" w:color="auto"/>
            <w:right w:val="none" w:sz="0" w:space="0" w:color="auto"/>
          </w:divBdr>
        </w:div>
      </w:divsChild>
    </w:div>
    <w:div w:id="2083746774">
      <w:bodyDiv w:val="1"/>
      <w:marLeft w:val="0"/>
      <w:marRight w:val="0"/>
      <w:marTop w:val="0"/>
      <w:marBottom w:val="0"/>
      <w:divBdr>
        <w:top w:val="none" w:sz="0" w:space="0" w:color="auto"/>
        <w:left w:val="none" w:sz="0" w:space="0" w:color="auto"/>
        <w:bottom w:val="none" w:sz="0" w:space="0" w:color="auto"/>
        <w:right w:val="none" w:sz="0" w:space="0" w:color="auto"/>
      </w:divBdr>
    </w:div>
    <w:div w:id="2083945447">
      <w:bodyDiv w:val="1"/>
      <w:marLeft w:val="0"/>
      <w:marRight w:val="0"/>
      <w:marTop w:val="0"/>
      <w:marBottom w:val="0"/>
      <w:divBdr>
        <w:top w:val="none" w:sz="0" w:space="0" w:color="auto"/>
        <w:left w:val="none" w:sz="0" w:space="0" w:color="auto"/>
        <w:bottom w:val="none" w:sz="0" w:space="0" w:color="auto"/>
        <w:right w:val="none" w:sz="0" w:space="0" w:color="auto"/>
      </w:divBdr>
      <w:divsChild>
        <w:div w:id="1428454378">
          <w:marLeft w:val="0"/>
          <w:marRight w:val="0"/>
          <w:marTop w:val="0"/>
          <w:marBottom w:val="0"/>
          <w:divBdr>
            <w:top w:val="none" w:sz="0" w:space="0" w:color="auto"/>
            <w:left w:val="none" w:sz="0" w:space="0" w:color="auto"/>
            <w:bottom w:val="none" w:sz="0" w:space="0" w:color="auto"/>
            <w:right w:val="none" w:sz="0" w:space="0" w:color="auto"/>
          </w:divBdr>
        </w:div>
      </w:divsChild>
    </w:div>
    <w:div w:id="2084837058">
      <w:bodyDiv w:val="1"/>
      <w:marLeft w:val="0"/>
      <w:marRight w:val="0"/>
      <w:marTop w:val="0"/>
      <w:marBottom w:val="0"/>
      <w:divBdr>
        <w:top w:val="none" w:sz="0" w:space="0" w:color="auto"/>
        <w:left w:val="none" w:sz="0" w:space="0" w:color="auto"/>
        <w:bottom w:val="none" w:sz="0" w:space="0" w:color="auto"/>
        <w:right w:val="none" w:sz="0" w:space="0" w:color="auto"/>
      </w:divBdr>
    </w:div>
    <w:div w:id="2084908183">
      <w:bodyDiv w:val="1"/>
      <w:marLeft w:val="0"/>
      <w:marRight w:val="0"/>
      <w:marTop w:val="0"/>
      <w:marBottom w:val="0"/>
      <w:divBdr>
        <w:top w:val="none" w:sz="0" w:space="0" w:color="auto"/>
        <w:left w:val="none" w:sz="0" w:space="0" w:color="auto"/>
        <w:bottom w:val="none" w:sz="0" w:space="0" w:color="auto"/>
        <w:right w:val="none" w:sz="0" w:space="0" w:color="auto"/>
      </w:divBdr>
    </w:div>
    <w:div w:id="2084989290">
      <w:bodyDiv w:val="1"/>
      <w:marLeft w:val="0"/>
      <w:marRight w:val="0"/>
      <w:marTop w:val="0"/>
      <w:marBottom w:val="0"/>
      <w:divBdr>
        <w:top w:val="none" w:sz="0" w:space="0" w:color="auto"/>
        <w:left w:val="none" w:sz="0" w:space="0" w:color="auto"/>
        <w:bottom w:val="none" w:sz="0" w:space="0" w:color="auto"/>
        <w:right w:val="none" w:sz="0" w:space="0" w:color="auto"/>
      </w:divBdr>
    </w:div>
    <w:div w:id="2086493418">
      <w:bodyDiv w:val="1"/>
      <w:marLeft w:val="0"/>
      <w:marRight w:val="0"/>
      <w:marTop w:val="0"/>
      <w:marBottom w:val="0"/>
      <w:divBdr>
        <w:top w:val="none" w:sz="0" w:space="0" w:color="auto"/>
        <w:left w:val="none" w:sz="0" w:space="0" w:color="auto"/>
        <w:bottom w:val="none" w:sz="0" w:space="0" w:color="auto"/>
        <w:right w:val="none" w:sz="0" w:space="0" w:color="auto"/>
      </w:divBdr>
    </w:div>
    <w:div w:id="2086561289">
      <w:bodyDiv w:val="1"/>
      <w:marLeft w:val="0"/>
      <w:marRight w:val="0"/>
      <w:marTop w:val="0"/>
      <w:marBottom w:val="0"/>
      <w:divBdr>
        <w:top w:val="none" w:sz="0" w:space="0" w:color="auto"/>
        <w:left w:val="none" w:sz="0" w:space="0" w:color="auto"/>
        <w:bottom w:val="none" w:sz="0" w:space="0" w:color="auto"/>
        <w:right w:val="none" w:sz="0" w:space="0" w:color="auto"/>
      </w:divBdr>
    </w:div>
    <w:div w:id="2086612753">
      <w:bodyDiv w:val="1"/>
      <w:marLeft w:val="0"/>
      <w:marRight w:val="0"/>
      <w:marTop w:val="0"/>
      <w:marBottom w:val="0"/>
      <w:divBdr>
        <w:top w:val="none" w:sz="0" w:space="0" w:color="auto"/>
        <w:left w:val="none" w:sz="0" w:space="0" w:color="auto"/>
        <w:bottom w:val="none" w:sz="0" w:space="0" w:color="auto"/>
        <w:right w:val="none" w:sz="0" w:space="0" w:color="auto"/>
      </w:divBdr>
      <w:divsChild>
        <w:div w:id="157619391">
          <w:marLeft w:val="1166"/>
          <w:marRight w:val="0"/>
          <w:marTop w:val="115"/>
          <w:marBottom w:val="120"/>
          <w:divBdr>
            <w:top w:val="none" w:sz="0" w:space="0" w:color="auto"/>
            <w:left w:val="none" w:sz="0" w:space="0" w:color="auto"/>
            <w:bottom w:val="none" w:sz="0" w:space="0" w:color="auto"/>
            <w:right w:val="none" w:sz="0" w:space="0" w:color="auto"/>
          </w:divBdr>
        </w:div>
        <w:div w:id="218132645">
          <w:marLeft w:val="1166"/>
          <w:marRight w:val="0"/>
          <w:marTop w:val="115"/>
          <w:marBottom w:val="120"/>
          <w:divBdr>
            <w:top w:val="none" w:sz="0" w:space="0" w:color="auto"/>
            <w:left w:val="none" w:sz="0" w:space="0" w:color="auto"/>
            <w:bottom w:val="none" w:sz="0" w:space="0" w:color="auto"/>
            <w:right w:val="none" w:sz="0" w:space="0" w:color="auto"/>
          </w:divBdr>
        </w:div>
        <w:div w:id="1814130637">
          <w:marLeft w:val="547"/>
          <w:marRight w:val="0"/>
          <w:marTop w:val="134"/>
          <w:marBottom w:val="120"/>
          <w:divBdr>
            <w:top w:val="none" w:sz="0" w:space="0" w:color="auto"/>
            <w:left w:val="none" w:sz="0" w:space="0" w:color="auto"/>
            <w:bottom w:val="none" w:sz="0" w:space="0" w:color="auto"/>
            <w:right w:val="none" w:sz="0" w:space="0" w:color="auto"/>
          </w:divBdr>
        </w:div>
      </w:divsChild>
    </w:div>
    <w:div w:id="2086878530">
      <w:bodyDiv w:val="1"/>
      <w:marLeft w:val="0"/>
      <w:marRight w:val="0"/>
      <w:marTop w:val="0"/>
      <w:marBottom w:val="0"/>
      <w:divBdr>
        <w:top w:val="none" w:sz="0" w:space="0" w:color="auto"/>
        <w:left w:val="none" w:sz="0" w:space="0" w:color="auto"/>
        <w:bottom w:val="none" w:sz="0" w:space="0" w:color="auto"/>
        <w:right w:val="none" w:sz="0" w:space="0" w:color="auto"/>
      </w:divBdr>
    </w:div>
    <w:div w:id="2086880911">
      <w:bodyDiv w:val="1"/>
      <w:marLeft w:val="0"/>
      <w:marRight w:val="0"/>
      <w:marTop w:val="0"/>
      <w:marBottom w:val="0"/>
      <w:divBdr>
        <w:top w:val="none" w:sz="0" w:space="0" w:color="auto"/>
        <w:left w:val="none" w:sz="0" w:space="0" w:color="auto"/>
        <w:bottom w:val="none" w:sz="0" w:space="0" w:color="auto"/>
        <w:right w:val="none" w:sz="0" w:space="0" w:color="auto"/>
      </w:divBdr>
      <w:divsChild>
        <w:div w:id="118114986">
          <w:marLeft w:val="1080"/>
          <w:marRight w:val="0"/>
          <w:marTop w:val="100"/>
          <w:marBottom w:val="0"/>
          <w:divBdr>
            <w:top w:val="none" w:sz="0" w:space="0" w:color="auto"/>
            <w:left w:val="none" w:sz="0" w:space="0" w:color="auto"/>
            <w:bottom w:val="none" w:sz="0" w:space="0" w:color="auto"/>
            <w:right w:val="none" w:sz="0" w:space="0" w:color="auto"/>
          </w:divBdr>
        </w:div>
        <w:div w:id="441995914">
          <w:marLeft w:val="360"/>
          <w:marRight w:val="0"/>
          <w:marTop w:val="200"/>
          <w:marBottom w:val="0"/>
          <w:divBdr>
            <w:top w:val="none" w:sz="0" w:space="0" w:color="auto"/>
            <w:left w:val="none" w:sz="0" w:space="0" w:color="auto"/>
            <w:bottom w:val="none" w:sz="0" w:space="0" w:color="auto"/>
            <w:right w:val="none" w:sz="0" w:space="0" w:color="auto"/>
          </w:divBdr>
        </w:div>
        <w:div w:id="1051151130">
          <w:marLeft w:val="360"/>
          <w:marRight w:val="0"/>
          <w:marTop w:val="200"/>
          <w:marBottom w:val="0"/>
          <w:divBdr>
            <w:top w:val="none" w:sz="0" w:space="0" w:color="auto"/>
            <w:left w:val="none" w:sz="0" w:space="0" w:color="auto"/>
            <w:bottom w:val="none" w:sz="0" w:space="0" w:color="auto"/>
            <w:right w:val="none" w:sz="0" w:space="0" w:color="auto"/>
          </w:divBdr>
        </w:div>
        <w:div w:id="1290280145">
          <w:marLeft w:val="1080"/>
          <w:marRight w:val="0"/>
          <w:marTop w:val="100"/>
          <w:marBottom w:val="0"/>
          <w:divBdr>
            <w:top w:val="none" w:sz="0" w:space="0" w:color="auto"/>
            <w:left w:val="none" w:sz="0" w:space="0" w:color="auto"/>
            <w:bottom w:val="none" w:sz="0" w:space="0" w:color="auto"/>
            <w:right w:val="none" w:sz="0" w:space="0" w:color="auto"/>
          </w:divBdr>
        </w:div>
        <w:div w:id="1439791852">
          <w:marLeft w:val="1080"/>
          <w:marRight w:val="0"/>
          <w:marTop w:val="100"/>
          <w:marBottom w:val="0"/>
          <w:divBdr>
            <w:top w:val="none" w:sz="0" w:space="0" w:color="auto"/>
            <w:left w:val="none" w:sz="0" w:space="0" w:color="auto"/>
            <w:bottom w:val="none" w:sz="0" w:space="0" w:color="auto"/>
            <w:right w:val="none" w:sz="0" w:space="0" w:color="auto"/>
          </w:divBdr>
        </w:div>
      </w:divsChild>
    </w:div>
    <w:div w:id="2088456238">
      <w:bodyDiv w:val="1"/>
      <w:marLeft w:val="0"/>
      <w:marRight w:val="0"/>
      <w:marTop w:val="0"/>
      <w:marBottom w:val="0"/>
      <w:divBdr>
        <w:top w:val="none" w:sz="0" w:space="0" w:color="auto"/>
        <w:left w:val="none" w:sz="0" w:space="0" w:color="auto"/>
        <w:bottom w:val="none" w:sz="0" w:space="0" w:color="auto"/>
        <w:right w:val="none" w:sz="0" w:space="0" w:color="auto"/>
      </w:divBdr>
    </w:div>
    <w:div w:id="2089229676">
      <w:bodyDiv w:val="1"/>
      <w:marLeft w:val="0"/>
      <w:marRight w:val="0"/>
      <w:marTop w:val="0"/>
      <w:marBottom w:val="0"/>
      <w:divBdr>
        <w:top w:val="none" w:sz="0" w:space="0" w:color="auto"/>
        <w:left w:val="none" w:sz="0" w:space="0" w:color="auto"/>
        <w:bottom w:val="none" w:sz="0" w:space="0" w:color="auto"/>
        <w:right w:val="none" w:sz="0" w:space="0" w:color="auto"/>
      </w:divBdr>
    </w:div>
    <w:div w:id="2092114832">
      <w:bodyDiv w:val="1"/>
      <w:marLeft w:val="0"/>
      <w:marRight w:val="0"/>
      <w:marTop w:val="0"/>
      <w:marBottom w:val="0"/>
      <w:divBdr>
        <w:top w:val="none" w:sz="0" w:space="0" w:color="auto"/>
        <w:left w:val="none" w:sz="0" w:space="0" w:color="auto"/>
        <w:bottom w:val="none" w:sz="0" w:space="0" w:color="auto"/>
        <w:right w:val="none" w:sz="0" w:space="0" w:color="auto"/>
      </w:divBdr>
      <w:divsChild>
        <w:div w:id="99959638">
          <w:marLeft w:val="1166"/>
          <w:marRight w:val="0"/>
          <w:marTop w:val="96"/>
          <w:marBottom w:val="0"/>
          <w:divBdr>
            <w:top w:val="none" w:sz="0" w:space="0" w:color="auto"/>
            <w:left w:val="none" w:sz="0" w:space="0" w:color="auto"/>
            <w:bottom w:val="none" w:sz="0" w:space="0" w:color="auto"/>
            <w:right w:val="none" w:sz="0" w:space="0" w:color="auto"/>
          </w:divBdr>
        </w:div>
        <w:div w:id="138302232">
          <w:marLeft w:val="1166"/>
          <w:marRight w:val="0"/>
          <w:marTop w:val="96"/>
          <w:marBottom w:val="0"/>
          <w:divBdr>
            <w:top w:val="none" w:sz="0" w:space="0" w:color="auto"/>
            <w:left w:val="none" w:sz="0" w:space="0" w:color="auto"/>
            <w:bottom w:val="none" w:sz="0" w:space="0" w:color="auto"/>
            <w:right w:val="none" w:sz="0" w:space="0" w:color="auto"/>
          </w:divBdr>
        </w:div>
        <w:div w:id="269896087">
          <w:marLeft w:val="1166"/>
          <w:marRight w:val="0"/>
          <w:marTop w:val="96"/>
          <w:marBottom w:val="0"/>
          <w:divBdr>
            <w:top w:val="none" w:sz="0" w:space="0" w:color="auto"/>
            <w:left w:val="none" w:sz="0" w:space="0" w:color="auto"/>
            <w:bottom w:val="none" w:sz="0" w:space="0" w:color="auto"/>
            <w:right w:val="none" w:sz="0" w:space="0" w:color="auto"/>
          </w:divBdr>
        </w:div>
        <w:div w:id="458499209">
          <w:marLeft w:val="547"/>
          <w:marRight w:val="0"/>
          <w:marTop w:val="115"/>
          <w:marBottom w:val="0"/>
          <w:divBdr>
            <w:top w:val="none" w:sz="0" w:space="0" w:color="auto"/>
            <w:left w:val="none" w:sz="0" w:space="0" w:color="auto"/>
            <w:bottom w:val="none" w:sz="0" w:space="0" w:color="auto"/>
            <w:right w:val="none" w:sz="0" w:space="0" w:color="auto"/>
          </w:divBdr>
        </w:div>
        <w:div w:id="492723594">
          <w:marLeft w:val="1166"/>
          <w:marRight w:val="0"/>
          <w:marTop w:val="96"/>
          <w:marBottom w:val="0"/>
          <w:divBdr>
            <w:top w:val="none" w:sz="0" w:space="0" w:color="auto"/>
            <w:left w:val="none" w:sz="0" w:space="0" w:color="auto"/>
            <w:bottom w:val="none" w:sz="0" w:space="0" w:color="auto"/>
            <w:right w:val="none" w:sz="0" w:space="0" w:color="auto"/>
          </w:divBdr>
        </w:div>
        <w:div w:id="1263033951">
          <w:marLeft w:val="1800"/>
          <w:marRight w:val="0"/>
          <w:marTop w:val="77"/>
          <w:marBottom w:val="0"/>
          <w:divBdr>
            <w:top w:val="none" w:sz="0" w:space="0" w:color="auto"/>
            <w:left w:val="none" w:sz="0" w:space="0" w:color="auto"/>
            <w:bottom w:val="none" w:sz="0" w:space="0" w:color="auto"/>
            <w:right w:val="none" w:sz="0" w:space="0" w:color="auto"/>
          </w:divBdr>
        </w:div>
        <w:div w:id="1546796040">
          <w:marLeft w:val="547"/>
          <w:marRight w:val="0"/>
          <w:marTop w:val="115"/>
          <w:marBottom w:val="0"/>
          <w:divBdr>
            <w:top w:val="none" w:sz="0" w:space="0" w:color="auto"/>
            <w:left w:val="none" w:sz="0" w:space="0" w:color="auto"/>
            <w:bottom w:val="none" w:sz="0" w:space="0" w:color="auto"/>
            <w:right w:val="none" w:sz="0" w:space="0" w:color="auto"/>
          </w:divBdr>
        </w:div>
      </w:divsChild>
    </w:div>
    <w:div w:id="2092505405">
      <w:bodyDiv w:val="1"/>
      <w:marLeft w:val="0"/>
      <w:marRight w:val="0"/>
      <w:marTop w:val="0"/>
      <w:marBottom w:val="0"/>
      <w:divBdr>
        <w:top w:val="none" w:sz="0" w:space="0" w:color="auto"/>
        <w:left w:val="none" w:sz="0" w:space="0" w:color="auto"/>
        <w:bottom w:val="none" w:sz="0" w:space="0" w:color="auto"/>
        <w:right w:val="none" w:sz="0" w:space="0" w:color="auto"/>
      </w:divBdr>
      <w:divsChild>
        <w:div w:id="599529810">
          <w:marLeft w:val="547"/>
          <w:marRight w:val="0"/>
          <w:marTop w:val="130"/>
          <w:marBottom w:val="0"/>
          <w:divBdr>
            <w:top w:val="none" w:sz="0" w:space="0" w:color="auto"/>
            <w:left w:val="none" w:sz="0" w:space="0" w:color="auto"/>
            <w:bottom w:val="none" w:sz="0" w:space="0" w:color="auto"/>
            <w:right w:val="none" w:sz="0" w:space="0" w:color="auto"/>
          </w:divBdr>
        </w:div>
        <w:div w:id="1180662354">
          <w:marLeft w:val="547"/>
          <w:marRight w:val="0"/>
          <w:marTop w:val="130"/>
          <w:marBottom w:val="0"/>
          <w:divBdr>
            <w:top w:val="none" w:sz="0" w:space="0" w:color="auto"/>
            <w:left w:val="none" w:sz="0" w:space="0" w:color="auto"/>
            <w:bottom w:val="none" w:sz="0" w:space="0" w:color="auto"/>
            <w:right w:val="none" w:sz="0" w:space="0" w:color="auto"/>
          </w:divBdr>
        </w:div>
        <w:div w:id="1329021191">
          <w:marLeft w:val="1166"/>
          <w:marRight w:val="0"/>
          <w:marTop w:val="115"/>
          <w:marBottom w:val="0"/>
          <w:divBdr>
            <w:top w:val="none" w:sz="0" w:space="0" w:color="auto"/>
            <w:left w:val="none" w:sz="0" w:space="0" w:color="auto"/>
            <w:bottom w:val="none" w:sz="0" w:space="0" w:color="auto"/>
            <w:right w:val="none" w:sz="0" w:space="0" w:color="auto"/>
          </w:divBdr>
        </w:div>
        <w:div w:id="1441486766">
          <w:marLeft w:val="547"/>
          <w:marRight w:val="0"/>
          <w:marTop w:val="130"/>
          <w:marBottom w:val="0"/>
          <w:divBdr>
            <w:top w:val="none" w:sz="0" w:space="0" w:color="auto"/>
            <w:left w:val="none" w:sz="0" w:space="0" w:color="auto"/>
            <w:bottom w:val="none" w:sz="0" w:space="0" w:color="auto"/>
            <w:right w:val="none" w:sz="0" w:space="0" w:color="auto"/>
          </w:divBdr>
        </w:div>
        <w:div w:id="1966539921">
          <w:marLeft w:val="1166"/>
          <w:marRight w:val="0"/>
          <w:marTop w:val="115"/>
          <w:marBottom w:val="0"/>
          <w:divBdr>
            <w:top w:val="none" w:sz="0" w:space="0" w:color="auto"/>
            <w:left w:val="none" w:sz="0" w:space="0" w:color="auto"/>
            <w:bottom w:val="none" w:sz="0" w:space="0" w:color="auto"/>
            <w:right w:val="none" w:sz="0" w:space="0" w:color="auto"/>
          </w:divBdr>
        </w:div>
        <w:div w:id="2088650110">
          <w:marLeft w:val="547"/>
          <w:marRight w:val="0"/>
          <w:marTop w:val="130"/>
          <w:marBottom w:val="0"/>
          <w:divBdr>
            <w:top w:val="none" w:sz="0" w:space="0" w:color="auto"/>
            <w:left w:val="none" w:sz="0" w:space="0" w:color="auto"/>
            <w:bottom w:val="none" w:sz="0" w:space="0" w:color="auto"/>
            <w:right w:val="none" w:sz="0" w:space="0" w:color="auto"/>
          </w:divBdr>
        </w:div>
      </w:divsChild>
    </w:div>
    <w:div w:id="2092696439">
      <w:bodyDiv w:val="1"/>
      <w:marLeft w:val="0"/>
      <w:marRight w:val="0"/>
      <w:marTop w:val="0"/>
      <w:marBottom w:val="0"/>
      <w:divBdr>
        <w:top w:val="none" w:sz="0" w:space="0" w:color="auto"/>
        <w:left w:val="none" w:sz="0" w:space="0" w:color="auto"/>
        <w:bottom w:val="none" w:sz="0" w:space="0" w:color="auto"/>
        <w:right w:val="none" w:sz="0" w:space="0" w:color="auto"/>
      </w:divBdr>
    </w:div>
    <w:div w:id="2093351511">
      <w:bodyDiv w:val="1"/>
      <w:marLeft w:val="0"/>
      <w:marRight w:val="0"/>
      <w:marTop w:val="0"/>
      <w:marBottom w:val="0"/>
      <w:divBdr>
        <w:top w:val="none" w:sz="0" w:space="0" w:color="auto"/>
        <w:left w:val="none" w:sz="0" w:space="0" w:color="auto"/>
        <w:bottom w:val="none" w:sz="0" w:space="0" w:color="auto"/>
        <w:right w:val="none" w:sz="0" w:space="0" w:color="auto"/>
      </w:divBdr>
      <w:divsChild>
        <w:div w:id="171725115">
          <w:marLeft w:val="547"/>
          <w:marRight w:val="0"/>
          <w:marTop w:val="130"/>
          <w:marBottom w:val="0"/>
          <w:divBdr>
            <w:top w:val="none" w:sz="0" w:space="0" w:color="auto"/>
            <w:left w:val="none" w:sz="0" w:space="0" w:color="auto"/>
            <w:bottom w:val="none" w:sz="0" w:space="0" w:color="auto"/>
            <w:right w:val="none" w:sz="0" w:space="0" w:color="auto"/>
          </w:divBdr>
        </w:div>
        <w:div w:id="412511770">
          <w:marLeft w:val="547"/>
          <w:marRight w:val="0"/>
          <w:marTop w:val="130"/>
          <w:marBottom w:val="0"/>
          <w:divBdr>
            <w:top w:val="none" w:sz="0" w:space="0" w:color="auto"/>
            <w:left w:val="none" w:sz="0" w:space="0" w:color="auto"/>
            <w:bottom w:val="none" w:sz="0" w:space="0" w:color="auto"/>
            <w:right w:val="none" w:sz="0" w:space="0" w:color="auto"/>
          </w:divBdr>
        </w:div>
        <w:div w:id="692998204">
          <w:marLeft w:val="1166"/>
          <w:marRight w:val="0"/>
          <w:marTop w:val="115"/>
          <w:marBottom w:val="0"/>
          <w:divBdr>
            <w:top w:val="none" w:sz="0" w:space="0" w:color="auto"/>
            <w:left w:val="none" w:sz="0" w:space="0" w:color="auto"/>
            <w:bottom w:val="none" w:sz="0" w:space="0" w:color="auto"/>
            <w:right w:val="none" w:sz="0" w:space="0" w:color="auto"/>
          </w:divBdr>
        </w:div>
        <w:div w:id="1174102186">
          <w:marLeft w:val="1166"/>
          <w:marRight w:val="0"/>
          <w:marTop w:val="115"/>
          <w:marBottom w:val="0"/>
          <w:divBdr>
            <w:top w:val="none" w:sz="0" w:space="0" w:color="auto"/>
            <w:left w:val="none" w:sz="0" w:space="0" w:color="auto"/>
            <w:bottom w:val="none" w:sz="0" w:space="0" w:color="auto"/>
            <w:right w:val="none" w:sz="0" w:space="0" w:color="auto"/>
          </w:divBdr>
        </w:div>
        <w:div w:id="1365716485">
          <w:marLeft w:val="547"/>
          <w:marRight w:val="0"/>
          <w:marTop w:val="130"/>
          <w:marBottom w:val="0"/>
          <w:divBdr>
            <w:top w:val="none" w:sz="0" w:space="0" w:color="auto"/>
            <w:left w:val="none" w:sz="0" w:space="0" w:color="auto"/>
            <w:bottom w:val="none" w:sz="0" w:space="0" w:color="auto"/>
            <w:right w:val="none" w:sz="0" w:space="0" w:color="auto"/>
          </w:divBdr>
        </w:div>
        <w:div w:id="1737164894">
          <w:marLeft w:val="1166"/>
          <w:marRight w:val="0"/>
          <w:marTop w:val="115"/>
          <w:marBottom w:val="0"/>
          <w:divBdr>
            <w:top w:val="none" w:sz="0" w:space="0" w:color="auto"/>
            <w:left w:val="none" w:sz="0" w:space="0" w:color="auto"/>
            <w:bottom w:val="none" w:sz="0" w:space="0" w:color="auto"/>
            <w:right w:val="none" w:sz="0" w:space="0" w:color="auto"/>
          </w:divBdr>
        </w:div>
      </w:divsChild>
    </w:div>
    <w:div w:id="2093771756">
      <w:bodyDiv w:val="1"/>
      <w:marLeft w:val="0"/>
      <w:marRight w:val="0"/>
      <w:marTop w:val="0"/>
      <w:marBottom w:val="0"/>
      <w:divBdr>
        <w:top w:val="none" w:sz="0" w:space="0" w:color="auto"/>
        <w:left w:val="none" w:sz="0" w:space="0" w:color="auto"/>
        <w:bottom w:val="none" w:sz="0" w:space="0" w:color="auto"/>
        <w:right w:val="none" w:sz="0" w:space="0" w:color="auto"/>
      </w:divBdr>
    </w:div>
    <w:div w:id="2094279059">
      <w:bodyDiv w:val="1"/>
      <w:marLeft w:val="0"/>
      <w:marRight w:val="0"/>
      <w:marTop w:val="0"/>
      <w:marBottom w:val="0"/>
      <w:divBdr>
        <w:top w:val="none" w:sz="0" w:space="0" w:color="auto"/>
        <w:left w:val="none" w:sz="0" w:space="0" w:color="auto"/>
        <w:bottom w:val="none" w:sz="0" w:space="0" w:color="auto"/>
        <w:right w:val="none" w:sz="0" w:space="0" w:color="auto"/>
      </w:divBdr>
      <w:divsChild>
        <w:div w:id="510725412">
          <w:marLeft w:val="547"/>
          <w:marRight w:val="0"/>
          <w:marTop w:val="106"/>
          <w:marBottom w:val="0"/>
          <w:divBdr>
            <w:top w:val="none" w:sz="0" w:space="0" w:color="auto"/>
            <w:left w:val="none" w:sz="0" w:space="0" w:color="auto"/>
            <w:bottom w:val="none" w:sz="0" w:space="0" w:color="auto"/>
            <w:right w:val="none" w:sz="0" w:space="0" w:color="auto"/>
          </w:divBdr>
        </w:div>
        <w:div w:id="969670872">
          <w:marLeft w:val="547"/>
          <w:marRight w:val="0"/>
          <w:marTop w:val="106"/>
          <w:marBottom w:val="0"/>
          <w:divBdr>
            <w:top w:val="none" w:sz="0" w:space="0" w:color="auto"/>
            <w:left w:val="none" w:sz="0" w:space="0" w:color="auto"/>
            <w:bottom w:val="none" w:sz="0" w:space="0" w:color="auto"/>
            <w:right w:val="none" w:sz="0" w:space="0" w:color="auto"/>
          </w:divBdr>
        </w:div>
        <w:div w:id="1263342011">
          <w:marLeft w:val="1166"/>
          <w:marRight w:val="0"/>
          <w:marTop w:val="96"/>
          <w:marBottom w:val="0"/>
          <w:divBdr>
            <w:top w:val="none" w:sz="0" w:space="0" w:color="auto"/>
            <w:left w:val="none" w:sz="0" w:space="0" w:color="auto"/>
            <w:bottom w:val="none" w:sz="0" w:space="0" w:color="auto"/>
            <w:right w:val="none" w:sz="0" w:space="0" w:color="auto"/>
          </w:divBdr>
        </w:div>
        <w:div w:id="1293829642">
          <w:marLeft w:val="547"/>
          <w:marRight w:val="0"/>
          <w:marTop w:val="106"/>
          <w:marBottom w:val="0"/>
          <w:divBdr>
            <w:top w:val="none" w:sz="0" w:space="0" w:color="auto"/>
            <w:left w:val="none" w:sz="0" w:space="0" w:color="auto"/>
            <w:bottom w:val="none" w:sz="0" w:space="0" w:color="auto"/>
            <w:right w:val="none" w:sz="0" w:space="0" w:color="auto"/>
          </w:divBdr>
        </w:div>
        <w:div w:id="1622570589">
          <w:marLeft w:val="547"/>
          <w:marRight w:val="0"/>
          <w:marTop w:val="106"/>
          <w:marBottom w:val="0"/>
          <w:divBdr>
            <w:top w:val="none" w:sz="0" w:space="0" w:color="auto"/>
            <w:left w:val="none" w:sz="0" w:space="0" w:color="auto"/>
            <w:bottom w:val="none" w:sz="0" w:space="0" w:color="auto"/>
            <w:right w:val="none" w:sz="0" w:space="0" w:color="auto"/>
          </w:divBdr>
        </w:div>
        <w:div w:id="1728341032">
          <w:marLeft w:val="1166"/>
          <w:marRight w:val="0"/>
          <w:marTop w:val="96"/>
          <w:marBottom w:val="0"/>
          <w:divBdr>
            <w:top w:val="none" w:sz="0" w:space="0" w:color="auto"/>
            <w:left w:val="none" w:sz="0" w:space="0" w:color="auto"/>
            <w:bottom w:val="none" w:sz="0" w:space="0" w:color="auto"/>
            <w:right w:val="none" w:sz="0" w:space="0" w:color="auto"/>
          </w:divBdr>
        </w:div>
        <w:div w:id="1784420735">
          <w:marLeft w:val="1166"/>
          <w:marRight w:val="0"/>
          <w:marTop w:val="96"/>
          <w:marBottom w:val="0"/>
          <w:divBdr>
            <w:top w:val="none" w:sz="0" w:space="0" w:color="auto"/>
            <w:left w:val="none" w:sz="0" w:space="0" w:color="auto"/>
            <w:bottom w:val="none" w:sz="0" w:space="0" w:color="auto"/>
            <w:right w:val="none" w:sz="0" w:space="0" w:color="auto"/>
          </w:divBdr>
        </w:div>
        <w:div w:id="1952786615">
          <w:marLeft w:val="1166"/>
          <w:marRight w:val="0"/>
          <w:marTop w:val="96"/>
          <w:marBottom w:val="0"/>
          <w:divBdr>
            <w:top w:val="none" w:sz="0" w:space="0" w:color="auto"/>
            <w:left w:val="none" w:sz="0" w:space="0" w:color="auto"/>
            <w:bottom w:val="none" w:sz="0" w:space="0" w:color="auto"/>
            <w:right w:val="none" w:sz="0" w:space="0" w:color="auto"/>
          </w:divBdr>
        </w:div>
      </w:divsChild>
    </w:div>
    <w:div w:id="2095661207">
      <w:bodyDiv w:val="1"/>
      <w:marLeft w:val="0"/>
      <w:marRight w:val="0"/>
      <w:marTop w:val="0"/>
      <w:marBottom w:val="0"/>
      <w:divBdr>
        <w:top w:val="none" w:sz="0" w:space="0" w:color="auto"/>
        <w:left w:val="none" w:sz="0" w:space="0" w:color="auto"/>
        <w:bottom w:val="none" w:sz="0" w:space="0" w:color="auto"/>
        <w:right w:val="none" w:sz="0" w:space="0" w:color="auto"/>
      </w:divBdr>
      <w:divsChild>
        <w:div w:id="220672329">
          <w:marLeft w:val="1166"/>
          <w:marRight w:val="0"/>
          <w:marTop w:val="115"/>
          <w:marBottom w:val="0"/>
          <w:divBdr>
            <w:top w:val="none" w:sz="0" w:space="0" w:color="auto"/>
            <w:left w:val="none" w:sz="0" w:space="0" w:color="auto"/>
            <w:bottom w:val="none" w:sz="0" w:space="0" w:color="auto"/>
            <w:right w:val="none" w:sz="0" w:space="0" w:color="auto"/>
          </w:divBdr>
        </w:div>
        <w:div w:id="411196529">
          <w:marLeft w:val="1800"/>
          <w:marRight w:val="0"/>
          <w:marTop w:val="96"/>
          <w:marBottom w:val="0"/>
          <w:divBdr>
            <w:top w:val="none" w:sz="0" w:space="0" w:color="auto"/>
            <w:left w:val="none" w:sz="0" w:space="0" w:color="auto"/>
            <w:bottom w:val="none" w:sz="0" w:space="0" w:color="auto"/>
            <w:right w:val="none" w:sz="0" w:space="0" w:color="auto"/>
          </w:divBdr>
        </w:div>
        <w:div w:id="500702755">
          <w:marLeft w:val="1166"/>
          <w:marRight w:val="0"/>
          <w:marTop w:val="115"/>
          <w:marBottom w:val="0"/>
          <w:divBdr>
            <w:top w:val="none" w:sz="0" w:space="0" w:color="auto"/>
            <w:left w:val="none" w:sz="0" w:space="0" w:color="auto"/>
            <w:bottom w:val="none" w:sz="0" w:space="0" w:color="auto"/>
            <w:right w:val="none" w:sz="0" w:space="0" w:color="auto"/>
          </w:divBdr>
        </w:div>
        <w:div w:id="1014646034">
          <w:marLeft w:val="1166"/>
          <w:marRight w:val="0"/>
          <w:marTop w:val="115"/>
          <w:marBottom w:val="0"/>
          <w:divBdr>
            <w:top w:val="none" w:sz="0" w:space="0" w:color="auto"/>
            <w:left w:val="none" w:sz="0" w:space="0" w:color="auto"/>
            <w:bottom w:val="none" w:sz="0" w:space="0" w:color="auto"/>
            <w:right w:val="none" w:sz="0" w:space="0" w:color="auto"/>
          </w:divBdr>
        </w:div>
        <w:div w:id="1070735786">
          <w:marLeft w:val="1166"/>
          <w:marRight w:val="0"/>
          <w:marTop w:val="115"/>
          <w:marBottom w:val="0"/>
          <w:divBdr>
            <w:top w:val="none" w:sz="0" w:space="0" w:color="auto"/>
            <w:left w:val="none" w:sz="0" w:space="0" w:color="auto"/>
            <w:bottom w:val="none" w:sz="0" w:space="0" w:color="auto"/>
            <w:right w:val="none" w:sz="0" w:space="0" w:color="auto"/>
          </w:divBdr>
        </w:div>
        <w:div w:id="1392583780">
          <w:marLeft w:val="1800"/>
          <w:marRight w:val="0"/>
          <w:marTop w:val="96"/>
          <w:marBottom w:val="0"/>
          <w:divBdr>
            <w:top w:val="none" w:sz="0" w:space="0" w:color="auto"/>
            <w:left w:val="none" w:sz="0" w:space="0" w:color="auto"/>
            <w:bottom w:val="none" w:sz="0" w:space="0" w:color="auto"/>
            <w:right w:val="none" w:sz="0" w:space="0" w:color="auto"/>
          </w:divBdr>
        </w:div>
        <w:div w:id="1918781342">
          <w:marLeft w:val="1166"/>
          <w:marRight w:val="0"/>
          <w:marTop w:val="115"/>
          <w:marBottom w:val="0"/>
          <w:divBdr>
            <w:top w:val="none" w:sz="0" w:space="0" w:color="auto"/>
            <w:left w:val="none" w:sz="0" w:space="0" w:color="auto"/>
            <w:bottom w:val="none" w:sz="0" w:space="0" w:color="auto"/>
            <w:right w:val="none" w:sz="0" w:space="0" w:color="auto"/>
          </w:divBdr>
        </w:div>
      </w:divsChild>
    </w:div>
    <w:div w:id="2096172139">
      <w:bodyDiv w:val="1"/>
      <w:marLeft w:val="0"/>
      <w:marRight w:val="0"/>
      <w:marTop w:val="0"/>
      <w:marBottom w:val="0"/>
      <w:divBdr>
        <w:top w:val="none" w:sz="0" w:space="0" w:color="auto"/>
        <w:left w:val="none" w:sz="0" w:space="0" w:color="auto"/>
        <w:bottom w:val="none" w:sz="0" w:space="0" w:color="auto"/>
        <w:right w:val="none" w:sz="0" w:space="0" w:color="auto"/>
      </w:divBdr>
    </w:div>
    <w:div w:id="2096586342">
      <w:bodyDiv w:val="1"/>
      <w:marLeft w:val="0"/>
      <w:marRight w:val="0"/>
      <w:marTop w:val="0"/>
      <w:marBottom w:val="0"/>
      <w:divBdr>
        <w:top w:val="none" w:sz="0" w:space="0" w:color="auto"/>
        <w:left w:val="none" w:sz="0" w:space="0" w:color="auto"/>
        <w:bottom w:val="none" w:sz="0" w:space="0" w:color="auto"/>
        <w:right w:val="none" w:sz="0" w:space="0" w:color="auto"/>
      </w:divBdr>
      <w:divsChild>
        <w:div w:id="83110530">
          <w:marLeft w:val="547"/>
          <w:marRight w:val="0"/>
          <w:marTop w:val="115"/>
          <w:marBottom w:val="0"/>
          <w:divBdr>
            <w:top w:val="none" w:sz="0" w:space="0" w:color="auto"/>
            <w:left w:val="none" w:sz="0" w:space="0" w:color="auto"/>
            <w:bottom w:val="none" w:sz="0" w:space="0" w:color="auto"/>
            <w:right w:val="none" w:sz="0" w:space="0" w:color="auto"/>
          </w:divBdr>
        </w:div>
        <w:div w:id="335884925">
          <w:marLeft w:val="1166"/>
          <w:marRight w:val="0"/>
          <w:marTop w:val="115"/>
          <w:marBottom w:val="0"/>
          <w:divBdr>
            <w:top w:val="none" w:sz="0" w:space="0" w:color="auto"/>
            <w:left w:val="none" w:sz="0" w:space="0" w:color="auto"/>
            <w:bottom w:val="none" w:sz="0" w:space="0" w:color="auto"/>
            <w:right w:val="none" w:sz="0" w:space="0" w:color="auto"/>
          </w:divBdr>
        </w:div>
        <w:div w:id="482815697">
          <w:marLeft w:val="547"/>
          <w:marRight w:val="0"/>
          <w:marTop w:val="115"/>
          <w:marBottom w:val="0"/>
          <w:divBdr>
            <w:top w:val="none" w:sz="0" w:space="0" w:color="auto"/>
            <w:left w:val="none" w:sz="0" w:space="0" w:color="auto"/>
            <w:bottom w:val="none" w:sz="0" w:space="0" w:color="auto"/>
            <w:right w:val="none" w:sz="0" w:space="0" w:color="auto"/>
          </w:divBdr>
        </w:div>
        <w:div w:id="870724027">
          <w:marLeft w:val="547"/>
          <w:marRight w:val="0"/>
          <w:marTop w:val="115"/>
          <w:marBottom w:val="0"/>
          <w:divBdr>
            <w:top w:val="none" w:sz="0" w:space="0" w:color="auto"/>
            <w:left w:val="none" w:sz="0" w:space="0" w:color="auto"/>
            <w:bottom w:val="none" w:sz="0" w:space="0" w:color="auto"/>
            <w:right w:val="none" w:sz="0" w:space="0" w:color="auto"/>
          </w:divBdr>
        </w:div>
        <w:div w:id="1209686815">
          <w:marLeft w:val="1166"/>
          <w:marRight w:val="0"/>
          <w:marTop w:val="115"/>
          <w:marBottom w:val="0"/>
          <w:divBdr>
            <w:top w:val="none" w:sz="0" w:space="0" w:color="auto"/>
            <w:left w:val="none" w:sz="0" w:space="0" w:color="auto"/>
            <w:bottom w:val="none" w:sz="0" w:space="0" w:color="auto"/>
            <w:right w:val="none" w:sz="0" w:space="0" w:color="auto"/>
          </w:divBdr>
        </w:div>
        <w:div w:id="1838885479">
          <w:marLeft w:val="547"/>
          <w:marRight w:val="0"/>
          <w:marTop w:val="115"/>
          <w:marBottom w:val="0"/>
          <w:divBdr>
            <w:top w:val="none" w:sz="0" w:space="0" w:color="auto"/>
            <w:left w:val="none" w:sz="0" w:space="0" w:color="auto"/>
            <w:bottom w:val="none" w:sz="0" w:space="0" w:color="auto"/>
            <w:right w:val="none" w:sz="0" w:space="0" w:color="auto"/>
          </w:divBdr>
        </w:div>
      </w:divsChild>
    </w:div>
    <w:div w:id="2098481804">
      <w:bodyDiv w:val="1"/>
      <w:marLeft w:val="0"/>
      <w:marRight w:val="0"/>
      <w:marTop w:val="0"/>
      <w:marBottom w:val="0"/>
      <w:divBdr>
        <w:top w:val="none" w:sz="0" w:space="0" w:color="auto"/>
        <w:left w:val="none" w:sz="0" w:space="0" w:color="auto"/>
        <w:bottom w:val="none" w:sz="0" w:space="0" w:color="auto"/>
        <w:right w:val="none" w:sz="0" w:space="0" w:color="auto"/>
      </w:divBdr>
      <w:divsChild>
        <w:div w:id="388309187">
          <w:marLeft w:val="547"/>
          <w:marRight w:val="0"/>
          <w:marTop w:val="115"/>
          <w:marBottom w:val="0"/>
          <w:divBdr>
            <w:top w:val="none" w:sz="0" w:space="0" w:color="auto"/>
            <w:left w:val="none" w:sz="0" w:space="0" w:color="auto"/>
            <w:bottom w:val="none" w:sz="0" w:space="0" w:color="auto"/>
            <w:right w:val="none" w:sz="0" w:space="0" w:color="auto"/>
          </w:divBdr>
        </w:div>
        <w:div w:id="679817051">
          <w:marLeft w:val="547"/>
          <w:marRight w:val="0"/>
          <w:marTop w:val="115"/>
          <w:marBottom w:val="0"/>
          <w:divBdr>
            <w:top w:val="none" w:sz="0" w:space="0" w:color="auto"/>
            <w:left w:val="none" w:sz="0" w:space="0" w:color="auto"/>
            <w:bottom w:val="none" w:sz="0" w:space="0" w:color="auto"/>
            <w:right w:val="none" w:sz="0" w:space="0" w:color="auto"/>
          </w:divBdr>
        </w:div>
        <w:div w:id="705252104">
          <w:marLeft w:val="547"/>
          <w:marRight w:val="0"/>
          <w:marTop w:val="115"/>
          <w:marBottom w:val="0"/>
          <w:divBdr>
            <w:top w:val="none" w:sz="0" w:space="0" w:color="auto"/>
            <w:left w:val="none" w:sz="0" w:space="0" w:color="auto"/>
            <w:bottom w:val="none" w:sz="0" w:space="0" w:color="auto"/>
            <w:right w:val="none" w:sz="0" w:space="0" w:color="auto"/>
          </w:divBdr>
        </w:div>
        <w:div w:id="851265230">
          <w:marLeft w:val="547"/>
          <w:marRight w:val="0"/>
          <w:marTop w:val="115"/>
          <w:marBottom w:val="0"/>
          <w:divBdr>
            <w:top w:val="none" w:sz="0" w:space="0" w:color="auto"/>
            <w:left w:val="none" w:sz="0" w:space="0" w:color="auto"/>
            <w:bottom w:val="none" w:sz="0" w:space="0" w:color="auto"/>
            <w:right w:val="none" w:sz="0" w:space="0" w:color="auto"/>
          </w:divBdr>
        </w:div>
      </w:divsChild>
    </w:div>
    <w:div w:id="2098600093">
      <w:bodyDiv w:val="1"/>
      <w:marLeft w:val="0"/>
      <w:marRight w:val="0"/>
      <w:marTop w:val="0"/>
      <w:marBottom w:val="0"/>
      <w:divBdr>
        <w:top w:val="none" w:sz="0" w:space="0" w:color="auto"/>
        <w:left w:val="none" w:sz="0" w:space="0" w:color="auto"/>
        <w:bottom w:val="none" w:sz="0" w:space="0" w:color="auto"/>
        <w:right w:val="none" w:sz="0" w:space="0" w:color="auto"/>
      </w:divBdr>
    </w:div>
    <w:div w:id="2099322215">
      <w:bodyDiv w:val="1"/>
      <w:marLeft w:val="0"/>
      <w:marRight w:val="0"/>
      <w:marTop w:val="0"/>
      <w:marBottom w:val="0"/>
      <w:divBdr>
        <w:top w:val="none" w:sz="0" w:space="0" w:color="auto"/>
        <w:left w:val="none" w:sz="0" w:space="0" w:color="auto"/>
        <w:bottom w:val="none" w:sz="0" w:space="0" w:color="auto"/>
        <w:right w:val="none" w:sz="0" w:space="0" w:color="auto"/>
      </w:divBdr>
      <w:divsChild>
        <w:div w:id="555824024">
          <w:marLeft w:val="720"/>
          <w:marRight w:val="0"/>
          <w:marTop w:val="240"/>
          <w:marBottom w:val="0"/>
          <w:divBdr>
            <w:top w:val="none" w:sz="0" w:space="0" w:color="auto"/>
            <w:left w:val="none" w:sz="0" w:space="0" w:color="auto"/>
            <w:bottom w:val="none" w:sz="0" w:space="0" w:color="auto"/>
            <w:right w:val="none" w:sz="0" w:space="0" w:color="auto"/>
          </w:divBdr>
        </w:div>
        <w:div w:id="771246542">
          <w:marLeft w:val="720"/>
          <w:marRight w:val="0"/>
          <w:marTop w:val="240"/>
          <w:marBottom w:val="0"/>
          <w:divBdr>
            <w:top w:val="none" w:sz="0" w:space="0" w:color="auto"/>
            <w:left w:val="none" w:sz="0" w:space="0" w:color="auto"/>
            <w:bottom w:val="none" w:sz="0" w:space="0" w:color="auto"/>
            <w:right w:val="none" w:sz="0" w:space="0" w:color="auto"/>
          </w:divBdr>
        </w:div>
        <w:div w:id="922029404">
          <w:marLeft w:val="1440"/>
          <w:marRight w:val="0"/>
          <w:marTop w:val="120"/>
          <w:marBottom w:val="0"/>
          <w:divBdr>
            <w:top w:val="none" w:sz="0" w:space="0" w:color="auto"/>
            <w:left w:val="none" w:sz="0" w:space="0" w:color="auto"/>
            <w:bottom w:val="none" w:sz="0" w:space="0" w:color="auto"/>
            <w:right w:val="none" w:sz="0" w:space="0" w:color="auto"/>
          </w:divBdr>
        </w:div>
        <w:div w:id="1135413145">
          <w:marLeft w:val="1440"/>
          <w:marRight w:val="0"/>
          <w:marTop w:val="120"/>
          <w:marBottom w:val="0"/>
          <w:divBdr>
            <w:top w:val="none" w:sz="0" w:space="0" w:color="auto"/>
            <w:left w:val="none" w:sz="0" w:space="0" w:color="auto"/>
            <w:bottom w:val="none" w:sz="0" w:space="0" w:color="auto"/>
            <w:right w:val="none" w:sz="0" w:space="0" w:color="auto"/>
          </w:divBdr>
        </w:div>
        <w:div w:id="1489974864">
          <w:marLeft w:val="1440"/>
          <w:marRight w:val="0"/>
          <w:marTop w:val="120"/>
          <w:marBottom w:val="0"/>
          <w:divBdr>
            <w:top w:val="none" w:sz="0" w:space="0" w:color="auto"/>
            <w:left w:val="none" w:sz="0" w:space="0" w:color="auto"/>
            <w:bottom w:val="none" w:sz="0" w:space="0" w:color="auto"/>
            <w:right w:val="none" w:sz="0" w:space="0" w:color="auto"/>
          </w:divBdr>
        </w:div>
      </w:divsChild>
    </w:div>
    <w:div w:id="2100323141">
      <w:bodyDiv w:val="1"/>
      <w:marLeft w:val="0"/>
      <w:marRight w:val="0"/>
      <w:marTop w:val="0"/>
      <w:marBottom w:val="0"/>
      <w:divBdr>
        <w:top w:val="none" w:sz="0" w:space="0" w:color="auto"/>
        <w:left w:val="none" w:sz="0" w:space="0" w:color="auto"/>
        <w:bottom w:val="none" w:sz="0" w:space="0" w:color="auto"/>
        <w:right w:val="none" w:sz="0" w:space="0" w:color="auto"/>
      </w:divBdr>
    </w:div>
    <w:div w:id="2100519844">
      <w:bodyDiv w:val="1"/>
      <w:marLeft w:val="0"/>
      <w:marRight w:val="0"/>
      <w:marTop w:val="0"/>
      <w:marBottom w:val="0"/>
      <w:divBdr>
        <w:top w:val="none" w:sz="0" w:space="0" w:color="auto"/>
        <w:left w:val="none" w:sz="0" w:space="0" w:color="auto"/>
        <w:bottom w:val="none" w:sz="0" w:space="0" w:color="auto"/>
        <w:right w:val="none" w:sz="0" w:space="0" w:color="auto"/>
      </w:divBdr>
    </w:div>
    <w:div w:id="2100978417">
      <w:bodyDiv w:val="1"/>
      <w:marLeft w:val="0"/>
      <w:marRight w:val="0"/>
      <w:marTop w:val="0"/>
      <w:marBottom w:val="0"/>
      <w:divBdr>
        <w:top w:val="none" w:sz="0" w:space="0" w:color="auto"/>
        <w:left w:val="none" w:sz="0" w:space="0" w:color="auto"/>
        <w:bottom w:val="none" w:sz="0" w:space="0" w:color="auto"/>
        <w:right w:val="none" w:sz="0" w:space="0" w:color="auto"/>
      </w:divBdr>
    </w:div>
    <w:div w:id="2101215426">
      <w:bodyDiv w:val="1"/>
      <w:marLeft w:val="0"/>
      <w:marRight w:val="0"/>
      <w:marTop w:val="0"/>
      <w:marBottom w:val="0"/>
      <w:divBdr>
        <w:top w:val="none" w:sz="0" w:space="0" w:color="auto"/>
        <w:left w:val="none" w:sz="0" w:space="0" w:color="auto"/>
        <w:bottom w:val="none" w:sz="0" w:space="0" w:color="auto"/>
        <w:right w:val="none" w:sz="0" w:space="0" w:color="auto"/>
      </w:divBdr>
    </w:div>
    <w:div w:id="2102214696">
      <w:bodyDiv w:val="1"/>
      <w:marLeft w:val="0"/>
      <w:marRight w:val="0"/>
      <w:marTop w:val="0"/>
      <w:marBottom w:val="0"/>
      <w:divBdr>
        <w:top w:val="none" w:sz="0" w:space="0" w:color="auto"/>
        <w:left w:val="none" w:sz="0" w:space="0" w:color="auto"/>
        <w:bottom w:val="none" w:sz="0" w:space="0" w:color="auto"/>
        <w:right w:val="none" w:sz="0" w:space="0" w:color="auto"/>
      </w:divBdr>
      <w:divsChild>
        <w:div w:id="273951390">
          <w:marLeft w:val="1166"/>
          <w:marRight w:val="0"/>
          <w:marTop w:val="96"/>
          <w:marBottom w:val="0"/>
          <w:divBdr>
            <w:top w:val="none" w:sz="0" w:space="0" w:color="auto"/>
            <w:left w:val="none" w:sz="0" w:space="0" w:color="auto"/>
            <w:bottom w:val="none" w:sz="0" w:space="0" w:color="auto"/>
            <w:right w:val="none" w:sz="0" w:space="0" w:color="auto"/>
          </w:divBdr>
        </w:div>
        <w:div w:id="452409474">
          <w:marLeft w:val="1166"/>
          <w:marRight w:val="0"/>
          <w:marTop w:val="96"/>
          <w:marBottom w:val="0"/>
          <w:divBdr>
            <w:top w:val="none" w:sz="0" w:space="0" w:color="auto"/>
            <w:left w:val="none" w:sz="0" w:space="0" w:color="auto"/>
            <w:bottom w:val="none" w:sz="0" w:space="0" w:color="auto"/>
            <w:right w:val="none" w:sz="0" w:space="0" w:color="auto"/>
          </w:divBdr>
        </w:div>
        <w:div w:id="520166008">
          <w:marLeft w:val="547"/>
          <w:marRight w:val="0"/>
          <w:marTop w:val="115"/>
          <w:marBottom w:val="0"/>
          <w:divBdr>
            <w:top w:val="none" w:sz="0" w:space="0" w:color="auto"/>
            <w:left w:val="none" w:sz="0" w:space="0" w:color="auto"/>
            <w:bottom w:val="none" w:sz="0" w:space="0" w:color="auto"/>
            <w:right w:val="none" w:sz="0" w:space="0" w:color="auto"/>
          </w:divBdr>
        </w:div>
        <w:div w:id="741827149">
          <w:marLeft w:val="1166"/>
          <w:marRight w:val="0"/>
          <w:marTop w:val="96"/>
          <w:marBottom w:val="0"/>
          <w:divBdr>
            <w:top w:val="none" w:sz="0" w:space="0" w:color="auto"/>
            <w:left w:val="none" w:sz="0" w:space="0" w:color="auto"/>
            <w:bottom w:val="none" w:sz="0" w:space="0" w:color="auto"/>
            <w:right w:val="none" w:sz="0" w:space="0" w:color="auto"/>
          </w:divBdr>
        </w:div>
        <w:div w:id="926621129">
          <w:marLeft w:val="1800"/>
          <w:marRight w:val="0"/>
          <w:marTop w:val="86"/>
          <w:marBottom w:val="0"/>
          <w:divBdr>
            <w:top w:val="none" w:sz="0" w:space="0" w:color="auto"/>
            <w:left w:val="none" w:sz="0" w:space="0" w:color="auto"/>
            <w:bottom w:val="none" w:sz="0" w:space="0" w:color="auto"/>
            <w:right w:val="none" w:sz="0" w:space="0" w:color="auto"/>
          </w:divBdr>
        </w:div>
        <w:div w:id="1494907100">
          <w:marLeft w:val="547"/>
          <w:marRight w:val="0"/>
          <w:marTop w:val="115"/>
          <w:marBottom w:val="0"/>
          <w:divBdr>
            <w:top w:val="none" w:sz="0" w:space="0" w:color="auto"/>
            <w:left w:val="none" w:sz="0" w:space="0" w:color="auto"/>
            <w:bottom w:val="none" w:sz="0" w:space="0" w:color="auto"/>
            <w:right w:val="none" w:sz="0" w:space="0" w:color="auto"/>
          </w:divBdr>
        </w:div>
        <w:div w:id="1812938012">
          <w:marLeft w:val="547"/>
          <w:marRight w:val="0"/>
          <w:marTop w:val="115"/>
          <w:marBottom w:val="0"/>
          <w:divBdr>
            <w:top w:val="none" w:sz="0" w:space="0" w:color="auto"/>
            <w:left w:val="none" w:sz="0" w:space="0" w:color="auto"/>
            <w:bottom w:val="none" w:sz="0" w:space="0" w:color="auto"/>
            <w:right w:val="none" w:sz="0" w:space="0" w:color="auto"/>
          </w:divBdr>
        </w:div>
        <w:div w:id="2071608195">
          <w:marLeft w:val="1166"/>
          <w:marRight w:val="0"/>
          <w:marTop w:val="96"/>
          <w:marBottom w:val="0"/>
          <w:divBdr>
            <w:top w:val="none" w:sz="0" w:space="0" w:color="auto"/>
            <w:left w:val="none" w:sz="0" w:space="0" w:color="auto"/>
            <w:bottom w:val="none" w:sz="0" w:space="0" w:color="auto"/>
            <w:right w:val="none" w:sz="0" w:space="0" w:color="auto"/>
          </w:divBdr>
        </w:div>
      </w:divsChild>
    </w:div>
    <w:div w:id="2103989323">
      <w:bodyDiv w:val="1"/>
      <w:marLeft w:val="0"/>
      <w:marRight w:val="0"/>
      <w:marTop w:val="0"/>
      <w:marBottom w:val="0"/>
      <w:divBdr>
        <w:top w:val="none" w:sz="0" w:space="0" w:color="auto"/>
        <w:left w:val="none" w:sz="0" w:space="0" w:color="auto"/>
        <w:bottom w:val="none" w:sz="0" w:space="0" w:color="auto"/>
        <w:right w:val="none" w:sz="0" w:space="0" w:color="auto"/>
      </w:divBdr>
    </w:div>
    <w:div w:id="2104296507">
      <w:bodyDiv w:val="1"/>
      <w:marLeft w:val="0"/>
      <w:marRight w:val="0"/>
      <w:marTop w:val="0"/>
      <w:marBottom w:val="0"/>
      <w:divBdr>
        <w:top w:val="none" w:sz="0" w:space="0" w:color="auto"/>
        <w:left w:val="none" w:sz="0" w:space="0" w:color="auto"/>
        <w:bottom w:val="none" w:sz="0" w:space="0" w:color="auto"/>
        <w:right w:val="none" w:sz="0" w:space="0" w:color="auto"/>
      </w:divBdr>
    </w:div>
    <w:div w:id="2104375059">
      <w:bodyDiv w:val="1"/>
      <w:marLeft w:val="0"/>
      <w:marRight w:val="0"/>
      <w:marTop w:val="0"/>
      <w:marBottom w:val="0"/>
      <w:divBdr>
        <w:top w:val="none" w:sz="0" w:space="0" w:color="auto"/>
        <w:left w:val="none" w:sz="0" w:space="0" w:color="auto"/>
        <w:bottom w:val="none" w:sz="0" w:space="0" w:color="auto"/>
        <w:right w:val="none" w:sz="0" w:space="0" w:color="auto"/>
      </w:divBdr>
      <w:divsChild>
        <w:div w:id="1497190312">
          <w:marLeft w:val="547"/>
          <w:marRight w:val="0"/>
          <w:marTop w:val="134"/>
          <w:marBottom w:val="0"/>
          <w:divBdr>
            <w:top w:val="none" w:sz="0" w:space="0" w:color="auto"/>
            <w:left w:val="none" w:sz="0" w:space="0" w:color="auto"/>
            <w:bottom w:val="none" w:sz="0" w:space="0" w:color="auto"/>
            <w:right w:val="none" w:sz="0" w:space="0" w:color="auto"/>
          </w:divBdr>
        </w:div>
      </w:divsChild>
    </w:div>
    <w:div w:id="2104573431">
      <w:bodyDiv w:val="1"/>
      <w:marLeft w:val="0"/>
      <w:marRight w:val="0"/>
      <w:marTop w:val="0"/>
      <w:marBottom w:val="0"/>
      <w:divBdr>
        <w:top w:val="none" w:sz="0" w:space="0" w:color="auto"/>
        <w:left w:val="none" w:sz="0" w:space="0" w:color="auto"/>
        <w:bottom w:val="none" w:sz="0" w:space="0" w:color="auto"/>
        <w:right w:val="none" w:sz="0" w:space="0" w:color="auto"/>
      </w:divBdr>
      <w:divsChild>
        <w:div w:id="646401061">
          <w:marLeft w:val="547"/>
          <w:marRight w:val="0"/>
          <w:marTop w:val="134"/>
          <w:marBottom w:val="120"/>
          <w:divBdr>
            <w:top w:val="none" w:sz="0" w:space="0" w:color="auto"/>
            <w:left w:val="none" w:sz="0" w:space="0" w:color="auto"/>
            <w:bottom w:val="none" w:sz="0" w:space="0" w:color="auto"/>
            <w:right w:val="none" w:sz="0" w:space="0" w:color="auto"/>
          </w:divBdr>
        </w:div>
        <w:div w:id="843280721">
          <w:marLeft w:val="547"/>
          <w:marRight w:val="0"/>
          <w:marTop w:val="134"/>
          <w:marBottom w:val="120"/>
          <w:divBdr>
            <w:top w:val="none" w:sz="0" w:space="0" w:color="auto"/>
            <w:left w:val="none" w:sz="0" w:space="0" w:color="auto"/>
            <w:bottom w:val="none" w:sz="0" w:space="0" w:color="auto"/>
            <w:right w:val="none" w:sz="0" w:space="0" w:color="auto"/>
          </w:divBdr>
        </w:div>
        <w:div w:id="1031761200">
          <w:marLeft w:val="1166"/>
          <w:marRight w:val="0"/>
          <w:marTop w:val="115"/>
          <w:marBottom w:val="120"/>
          <w:divBdr>
            <w:top w:val="none" w:sz="0" w:space="0" w:color="auto"/>
            <w:left w:val="none" w:sz="0" w:space="0" w:color="auto"/>
            <w:bottom w:val="none" w:sz="0" w:space="0" w:color="auto"/>
            <w:right w:val="none" w:sz="0" w:space="0" w:color="auto"/>
          </w:divBdr>
        </w:div>
        <w:div w:id="1476414756">
          <w:marLeft w:val="1166"/>
          <w:marRight w:val="0"/>
          <w:marTop w:val="115"/>
          <w:marBottom w:val="120"/>
          <w:divBdr>
            <w:top w:val="none" w:sz="0" w:space="0" w:color="auto"/>
            <w:left w:val="none" w:sz="0" w:space="0" w:color="auto"/>
            <w:bottom w:val="none" w:sz="0" w:space="0" w:color="auto"/>
            <w:right w:val="none" w:sz="0" w:space="0" w:color="auto"/>
          </w:divBdr>
        </w:div>
      </w:divsChild>
    </w:div>
    <w:div w:id="2105565088">
      <w:bodyDiv w:val="1"/>
      <w:marLeft w:val="0"/>
      <w:marRight w:val="0"/>
      <w:marTop w:val="0"/>
      <w:marBottom w:val="0"/>
      <w:divBdr>
        <w:top w:val="none" w:sz="0" w:space="0" w:color="auto"/>
        <w:left w:val="none" w:sz="0" w:space="0" w:color="auto"/>
        <w:bottom w:val="none" w:sz="0" w:space="0" w:color="auto"/>
        <w:right w:val="none" w:sz="0" w:space="0" w:color="auto"/>
      </w:divBdr>
    </w:div>
    <w:div w:id="2106226819">
      <w:bodyDiv w:val="1"/>
      <w:marLeft w:val="0"/>
      <w:marRight w:val="0"/>
      <w:marTop w:val="0"/>
      <w:marBottom w:val="0"/>
      <w:divBdr>
        <w:top w:val="none" w:sz="0" w:space="0" w:color="auto"/>
        <w:left w:val="none" w:sz="0" w:space="0" w:color="auto"/>
        <w:bottom w:val="none" w:sz="0" w:space="0" w:color="auto"/>
        <w:right w:val="none" w:sz="0" w:space="0" w:color="auto"/>
      </w:divBdr>
      <w:divsChild>
        <w:div w:id="596443910">
          <w:marLeft w:val="1800"/>
          <w:marRight w:val="0"/>
          <w:marTop w:val="100"/>
          <w:marBottom w:val="0"/>
          <w:divBdr>
            <w:top w:val="none" w:sz="0" w:space="0" w:color="auto"/>
            <w:left w:val="none" w:sz="0" w:space="0" w:color="auto"/>
            <w:bottom w:val="none" w:sz="0" w:space="0" w:color="auto"/>
            <w:right w:val="none" w:sz="0" w:space="0" w:color="auto"/>
          </w:divBdr>
        </w:div>
        <w:div w:id="1148396596">
          <w:marLeft w:val="1080"/>
          <w:marRight w:val="0"/>
          <w:marTop w:val="100"/>
          <w:marBottom w:val="0"/>
          <w:divBdr>
            <w:top w:val="none" w:sz="0" w:space="0" w:color="auto"/>
            <w:left w:val="none" w:sz="0" w:space="0" w:color="auto"/>
            <w:bottom w:val="none" w:sz="0" w:space="0" w:color="auto"/>
            <w:right w:val="none" w:sz="0" w:space="0" w:color="auto"/>
          </w:divBdr>
        </w:div>
        <w:div w:id="1260524868">
          <w:marLeft w:val="1080"/>
          <w:marRight w:val="0"/>
          <w:marTop w:val="100"/>
          <w:marBottom w:val="0"/>
          <w:divBdr>
            <w:top w:val="none" w:sz="0" w:space="0" w:color="auto"/>
            <w:left w:val="none" w:sz="0" w:space="0" w:color="auto"/>
            <w:bottom w:val="none" w:sz="0" w:space="0" w:color="auto"/>
            <w:right w:val="none" w:sz="0" w:space="0" w:color="auto"/>
          </w:divBdr>
        </w:div>
        <w:div w:id="1852723145">
          <w:marLeft w:val="1080"/>
          <w:marRight w:val="0"/>
          <w:marTop w:val="100"/>
          <w:marBottom w:val="0"/>
          <w:divBdr>
            <w:top w:val="none" w:sz="0" w:space="0" w:color="auto"/>
            <w:left w:val="none" w:sz="0" w:space="0" w:color="auto"/>
            <w:bottom w:val="none" w:sz="0" w:space="0" w:color="auto"/>
            <w:right w:val="none" w:sz="0" w:space="0" w:color="auto"/>
          </w:divBdr>
        </w:div>
        <w:div w:id="1917787262">
          <w:marLeft w:val="360"/>
          <w:marRight w:val="0"/>
          <w:marTop w:val="200"/>
          <w:marBottom w:val="0"/>
          <w:divBdr>
            <w:top w:val="none" w:sz="0" w:space="0" w:color="auto"/>
            <w:left w:val="none" w:sz="0" w:space="0" w:color="auto"/>
            <w:bottom w:val="none" w:sz="0" w:space="0" w:color="auto"/>
            <w:right w:val="none" w:sz="0" w:space="0" w:color="auto"/>
          </w:divBdr>
        </w:div>
      </w:divsChild>
    </w:div>
    <w:div w:id="2107604816">
      <w:bodyDiv w:val="1"/>
      <w:marLeft w:val="0"/>
      <w:marRight w:val="0"/>
      <w:marTop w:val="0"/>
      <w:marBottom w:val="0"/>
      <w:divBdr>
        <w:top w:val="none" w:sz="0" w:space="0" w:color="auto"/>
        <w:left w:val="none" w:sz="0" w:space="0" w:color="auto"/>
        <w:bottom w:val="none" w:sz="0" w:space="0" w:color="auto"/>
        <w:right w:val="none" w:sz="0" w:space="0" w:color="auto"/>
      </w:divBdr>
    </w:div>
    <w:div w:id="2107731005">
      <w:bodyDiv w:val="1"/>
      <w:marLeft w:val="0"/>
      <w:marRight w:val="0"/>
      <w:marTop w:val="0"/>
      <w:marBottom w:val="0"/>
      <w:divBdr>
        <w:top w:val="none" w:sz="0" w:space="0" w:color="auto"/>
        <w:left w:val="none" w:sz="0" w:space="0" w:color="auto"/>
        <w:bottom w:val="none" w:sz="0" w:space="0" w:color="auto"/>
        <w:right w:val="none" w:sz="0" w:space="0" w:color="auto"/>
      </w:divBdr>
      <w:divsChild>
        <w:div w:id="189532124">
          <w:marLeft w:val="1166"/>
          <w:marRight w:val="0"/>
          <w:marTop w:val="134"/>
          <w:marBottom w:val="0"/>
          <w:divBdr>
            <w:top w:val="none" w:sz="0" w:space="0" w:color="auto"/>
            <w:left w:val="none" w:sz="0" w:space="0" w:color="auto"/>
            <w:bottom w:val="none" w:sz="0" w:space="0" w:color="auto"/>
            <w:right w:val="none" w:sz="0" w:space="0" w:color="auto"/>
          </w:divBdr>
        </w:div>
        <w:div w:id="1008211365">
          <w:marLeft w:val="547"/>
          <w:marRight w:val="0"/>
          <w:marTop w:val="154"/>
          <w:marBottom w:val="0"/>
          <w:divBdr>
            <w:top w:val="none" w:sz="0" w:space="0" w:color="auto"/>
            <w:left w:val="none" w:sz="0" w:space="0" w:color="auto"/>
            <w:bottom w:val="none" w:sz="0" w:space="0" w:color="auto"/>
            <w:right w:val="none" w:sz="0" w:space="0" w:color="auto"/>
          </w:divBdr>
        </w:div>
        <w:div w:id="1071930670">
          <w:marLeft w:val="1800"/>
          <w:marRight w:val="0"/>
          <w:marTop w:val="115"/>
          <w:marBottom w:val="0"/>
          <w:divBdr>
            <w:top w:val="none" w:sz="0" w:space="0" w:color="auto"/>
            <w:left w:val="none" w:sz="0" w:space="0" w:color="auto"/>
            <w:bottom w:val="none" w:sz="0" w:space="0" w:color="auto"/>
            <w:right w:val="none" w:sz="0" w:space="0" w:color="auto"/>
          </w:divBdr>
        </w:div>
        <w:div w:id="2144425403">
          <w:marLeft w:val="1166"/>
          <w:marRight w:val="0"/>
          <w:marTop w:val="134"/>
          <w:marBottom w:val="0"/>
          <w:divBdr>
            <w:top w:val="none" w:sz="0" w:space="0" w:color="auto"/>
            <w:left w:val="none" w:sz="0" w:space="0" w:color="auto"/>
            <w:bottom w:val="none" w:sz="0" w:space="0" w:color="auto"/>
            <w:right w:val="none" w:sz="0" w:space="0" w:color="auto"/>
          </w:divBdr>
        </w:div>
      </w:divsChild>
    </w:div>
    <w:div w:id="2109541327">
      <w:bodyDiv w:val="1"/>
      <w:marLeft w:val="0"/>
      <w:marRight w:val="0"/>
      <w:marTop w:val="0"/>
      <w:marBottom w:val="0"/>
      <w:divBdr>
        <w:top w:val="none" w:sz="0" w:space="0" w:color="auto"/>
        <w:left w:val="none" w:sz="0" w:space="0" w:color="auto"/>
        <w:bottom w:val="none" w:sz="0" w:space="0" w:color="auto"/>
        <w:right w:val="none" w:sz="0" w:space="0" w:color="auto"/>
      </w:divBdr>
    </w:div>
    <w:div w:id="2109613009">
      <w:bodyDiv w:val="1"/>
      <w:marLeft w:val="0"/>
      <w:marRight w:val="0"/>
      <w:marTop w:val="0"/>
      <w:marBottom w:val="0"/>
      <w:divBdr>
        <w:top w:val="none" w:sz="0" w:space="0" w:color="auto"/>
        <w:left w:val="none" w:sz="0" w:space="0" w:color="auto"/>
        <w:bottom w:val="none" w:sz="0" w:space="0" w:color="auto"/>
        <w:right w:val="none" w:sz="0" w:space="0" w:color="auto"/>
      </w:divBdr>
    </w:div>
    <w:div w:id="2109767255">
      <w:bodyDiv w:val="1"/>
      <w:marLeft w:val="0"/>
      <w:marRight w:val="0"/>
      <w:marTop w:val="0"/>
      <w:marBottom w:val="0"/>
      <w:divBdr>
        <w:top w:val="none" w:sz="0" w:space="0" w:color="auto"/>
        <w:left w:val="none" w:sz="0" w:space="0" w:color="auto"/>
        <w:bottom w:val="none" w:sz="0" w:space="0" w:color="auto"/>
        <w:right w:val="none" w:sz="0" w:space="0" w:color="auto"/>
      </w:divBdr>
    </w:div>
    <w:div w:id="2110660587">
      <w:bodyDiv w:val="1"/>
      <w:marLeft w:val="0"/>
      <w:marRight w:val="0"/>
      <w:marTop w:val="0"/>
      <w:marBottom w:val="0"/>
      <w:divBdr>
        <w:top w:val="none" w:sz="0" w:space="0" w:color="auto"/>
        <w:left w:val="none" w:sz="0" w:space="0" w:color="auto"/>
        <w:bottom w:val="none" w:sz="0" w:space="0" w:color="auto"/>
        <w:right w:val="none" w:sz="0" w:space="0" w:color="auto"/>
      </w:divBdr>
    </w:div>
    <w:div w:id="2111074477">
      <w:bodyDiv w:val="1"/>
      <w:marLeft w:val="0"/>
      <w:marRight w:val="0"/>
      <w:marTop w:val="0"/>
      <w:marBottom w:val="0"/>
      <w:divBdr>
        <w:top w:val="none" w:sz="0" w:space="0" w:color="auto"/>
        <w:left w:val="none" w:sz="0" w:space="0" w:color="auto"/>
        <w:bottom w:val="none" w:sz="0" w:space="0" w:color="auto"/>
        <w:right w:val="none" w:sz="0" w:space="0" w:color="auto"/>
      </w:divBdr>
    </w:div>
    <w:div w:id="2111314136">
      <w:bodyDiv w:val="1"/>
      <w:marLeft w:val="0"/>
      <w:marRight w:val="0"/>
      <w:marTop w:val="0"/>
      <w:marBottom w:val="0"/>
      <w:divBdr>
        <w:top w:val="none" w:sz="0" w:space="0" w:color="auto"/>
        <w:left w:val="none" w:sz="0" w:space="0" w:color="auto"/>
        <w:bottom w:val="none" w:sz="0" w:space="0" w:color="auto"/>
        <w:right w:val="none" w:sz="0" w:space="0" w:color="auto"/>
      </w:divBdr>
    </w:div>
    <w:div w:id="2111387893">
      <w:bodyDiv w:val="1"/>
      <w:marLeft w:val="0"/>
      <w:marRight w:val="0"/>
      <w:marTop w:val="0"/>
      <w:marBottom w:val="0"/>
      <w:divBdr>
        <w:top w:val="none" w:sz="0" w:space="0" w:color="auto"/>
        <w:left w:val="none" w:sz="0" w:space="0" w:color="auto"/>
        <w:bottom w:val="none" w:sz="0" w:space="0" w:color="auto"/>
        <w:right w:val="none" w:sz="0" w:space="0" w:color="auto"/>
      </w:divBdr>
    </w:div>
    <w:div w:id="2111854479">
      <w:bodyDiv w:val="1"/>
      <w:marLeft w:val="0"/>
      <w:marRight w:val="0"/>
      <w:marTop w:val="0"/>
      <w:marBottom w:val="0"/>
      <w:divBdr>
        <w:top w:val="none" w:sz="0" w:space="0" w:color="auto"/>
        <w:left w:val="none" w:sz="0" w:space="0" w:color="auto"/>
        <w:bottom w:val="none" w:sz="0" w:space="0" w:color="auto"/>
        <w:right w:val="none" w:sz="0" w:space="0" w:color="auto"/>
      </w:divBdr>
    </w:div>
    <w:div w:id="2112629783">
      <w:bodyDiv w:val="1"/>
      <w:marLeft w:val="0"/>
      <w:marRight w:val="0"/>
      <w:marTop w:val="0"/>
      <w:marBottom w:val="0"/>
      <w:divBdr>
        <w:top w:val="none" w:sz="0" w:space="0" w:color="auto"/>
        <w:left w:val="none" w:sz="0" w:space="0" w:color="auto"/>
        <w:bottom w:val="none" w:sz="0" w:space="0" w:color="auto"/>
        <w:right w:val="none" w:sz="0" w:space="0" w:color="auto"/>
      </w:divBdr>
    </w:div>
    <w:div w:id="2113084892">
      <w:bodyDiv w:val="1"/>
      <w:marLeft w:val="0"/>
      <w:marRight w:val="0"/>
      <w:marTop w:val="0"/>
      <w:marBottom w:val="0"/>
      <w:divBdr>
        <w:top w:val="none" w:sz="0" w:space="0" w:color="auto"/>
        <w:left w:val="none" w:sz="0" w:space="0" w:color="auto"/>
        <w:bottom w:val="none" w:sz="0" w:space="0" w:color="auto"/>
        <w:right w:val="none" w:sz="0" w:space="0" w:color="auto"/>
      </w:divBdr>
      <w:divsChild>
        <w:div w:id="1375419910">
          <w:marLeft w:val="0"/>
          <w:marRight w:val="0"/>
          <w:marTop w:val="0"/>
          <w:marBottom w:val="0"/>
          <w:divBdr>
            <w:top w:val="none" w:sz="0" w:space="0" w:color="auto"/>
            <w:left w:val="none" w:sz="0" w:space="0" w:color="auto"/>
            <w:bottom w:val="none" w:sz="0" w:space="0" w:color="auto"/>
            <w:right w:val="none" w:sz="0" w:space="0" w:color="auto"/>
          </w:divBdr>
          <w:divsChild>
            <w:div w:id="622613175">
              <w:marLeft w:val="0"/>
              <w:marRight w:val="0"/>
              <w:marTop w:val="0"/>
              <w:marBottom w:val="0"/>
              <w:divBdr>
                <w:top w:val="none" w:sz="0" w:space="0" w:color="auto"/>
                <w:left w:val="none" w:sz="0" w:space="0" w:color="auto"/>
                <w:bottom w:val="none" w:sz="0" w:space="0" w:color="auto"/>
                <w:right w:val="none" w:sz="0" w:space="0" w:color="auto"/>
              </w:divBdr>
            </w:div>
            <w:div w:id="212264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2926">
      <w:bodyDiv w:val="1"/>
      <w:marLeft w:val="0"/>
      <w:marRight w:val="0"/>
      <w:marTop w:val="0"/>
      <w:marBottom w:val="0"/>
      <w:divBdr>
        <w:top w:val="none" w:sz="0" w:space="0" w:color="auto"/>
        <w:left w:val="none" w:sz="0" w:space="0" w:color="auto"/>
        <w:bottom w:val="none" w:sz="0" w:space="0" w:color="auto"/>
        <w:right w:val="none" w:sz="0" w:space="0" w:color="auto"/>
      </w:divBdr>
    </w:div>
    <w:div w:id="2113427919">
      <w:bodyDiv w:val="1"/>
      <w:marLeft w:val="0"/>
      <w:marRight w:val="0"/>
      <w:marTop w:val="0"/>
      <w:marBottom w:val="0"/>
      <w:divBdr>
        <w:top w:val="none" w:sz="0" w:space="0" w:color="auto"/>
        <w:left w:val="none" w:sz="0" w:space="0" w:color="auto"/>
        <w:bottom w:val="none" w:sz="0" w:space="0" w:color="auto"/>
        <w:right w:val="none" w:sz="0" w:space="0" w:color="auto"/>
      </w:divBdr>
    </w:div>
    <w:div w:id="2113625767">
      <w:bodyDiv w:val="1"/>
      <w:marLeft w:val="0"/>
      <w:marRight w:val="0"/>
      <w:marTop w:val="0"/>
      <w:marBottom w:val="0"/>
      <w:divBdr>
        <w:top w:val="none" w:sz="0" w:space="0" w:color="auto"/>
        <w:left w:val="none" w:sz="0" w:space="0" w:color="auto"/>
        <w:bottom w:val="none" w:sz="0" w:space="0" w:color="auto"/>
        <w:right w:val="none" w:sz="0" w:space="0" w:color="auto"/>
      </w:divBdr>
    </w:div>
    <w:div w:id="2114400540">
      <w:bodyDiv w:val="1"/>
      <w:marLeft w:val="0"/>
      <w:marRight w:val="0"/>
      <w:marTop w:val="0"/>
      <w:marBottom w:val="0"/>
      <w:divBdr>
        <w:top w:val="none" w:sz="0" w:space="0" w:color="auto"/>
        <w:left w:val="none" w:sz="0" w:space="0" w:color="auto"/>
        <w:bottom w:val="none" w:sz="0" w:space="0" w:color="auto"/>
        <w:right w:val="none" w:sz="0" w:space="0" w:color="auto"/>
      </w:divBdr>
      <w:divsChild>
        <w:div w:id="274412731">
          <w:marLeft w:val="547"/>
          <w:marRight w:val="0"/>
          <w:marTop w:val="134"/>
          <w:marBottom w:val="0"/>
          <w:divBdr>
            <w:top w:val="none" w:sz="0" w:space="0" w:color="auto"/>
            <w:left w:val="none" w:sz="0" w:space="0" w:color="auto"/>
            <w:bottom w:val="none" w:sz="0" w:space="0" w:color="auto"/>
            <w:right w:val="none" w:sz="0" w:space="0" w:color="auto"/>
          </w:divBdr>
        </w:div>
      </w:divsChild>
    </w:div>
    <w:div w:id="2114661879">
      <w:bodyDiv w:val="1"/>
      <w:marLeft w:val="0"/>
      <w:marRight w:val="0"/>
      <w:marTop w:val="0"/>
      <w:marBottom w:val="0"/>
      <w:divBdr>
        <w:top w:val="none" w:sz="0" w:space="0" w:color="auto"/>
        <w:left w:val="none" w:sz="0" w:space="0" w:color="auto"/>
        <w:bottom w:val="none" w:sz="0" w:space="0" w:color="auto"/>
        <w:right w:val="none" w:sz="0" w:space="0" w:color="auto"/>
      </w:divBdr>
    </w:div>
    <w:div w:id="2116288534">
      <w:bodyDiv w:val="1"/>
      <w:marLeft w:val="0"/>
      <w:marRight w:val="0"/>
      <w:marTop w:val="0"/>
      <w:marBottom w:val="0"/>
      <w:divBdr>
        <w:top w:val="none" w:sz="0" w:space="0" w:color="auto"/>
        <w:left w:val="none" w:sz="0" w:space="0" w:color="auto"/>
        <w:bottom w:val="none" w:sz="0" w:space="0" w:color="auto"/>
        <w:right w:val="none" w:sz="0" w:space="0" w:color="auto"/>
      </w:divBdr>
    </w:div>
    <w:div w:id="2116555076">
      <w:bodyDiv w:val="1"/>
      <w:marLeft w:val="0"/>
      <w:marRight w:val="0"/>
      <w:marTop w:val="0"/>
      <w:marBottom w:val="0"/>
      <w:divBdr>
        <w:top w:val="none" w:sz="0" w:space="0" w:color="auto"/>
        <w:left w:val="none" w:sz="0" w:space="0" w:color="auto"/>
        <w:bottom w:val="none" w:sz="0" w:space="0" w:color="auto"/>
        <w:right w:val="none" w:sz="0" w:space="0" w:color="auto"/>
      </w:divBdr>
    </w:div>
    <w:div w:id="2117747728">
      <w:bodyDiv w:val="1"/>
      <w:marLeft w:val="0"/>
      <w:marRight w:val="0"/>
      <w:marTop w:val="0"/>
      <w:marBottom w:val="0"/>
      <w:divBdr>
        <w:top w:val="none" w:sz="0" w:space="0" w:color="auto"/>
        <w:left w:val="none" w:sz="0" w:space="0" w:color="auto"/>
        <w:bottom w:val="none" w:sz="0" w:space="0" w:color="auto"/>
        <w:right w:val="none" w:sz="0" w:space="0" w:color="auto"/>
      </w:divBdr>
    </w:div>
    <w:div w:id="2118329790">
      <w:bodyDiv w:val="1"/>
      <w:marLeft w:val="0"/>
      <w:marRight w:val="0"/>
      <w:marTop w:val="0"/>
      <w:marBottom w:val="0"/>
      <w:divBdr>
        <w:top w:val="none" w:sz="0" w:space="0" w:color="auto"/>
        <w:left w:val="none" w:sz="0" w:space="0" w:color="auto"/>
        <w:bottom w:val="none" w:sz="0" w:space="0" w:color="auto"/>
        <w:right w:val="none" w:sz="0" w:space="0" w:color="auto"/>
      </w:divBdr>
    </w:div>
    <w:div w:id="2119566859">
      <w:bodyDiv w:val="1"/>
      <w:marLeft w:val="0"/>
      <w:marRight w:val="0"/>
      <w:marTop w:val="0"/>
      <w:marBottom w:val="0"/>
      <w:divBdr>
        <w:top w:val="none" w:sz="0" w:space="0" w:color="auto"/>
        <w:left w:val="none" w:sz="0" w:space="0" w:color="auto"/>
        <w:bottom w:val="none" w:sz="0" w:space="0" w:color="auto"/>
        <w:right w:val="none" w:sz="0" w:space="0" w:color="auto"/>
      </w:divBdr>
    </w:div>
    <w:div w:id="2120833005">
      <w:bodyDiv w:val="1"/>
      <w:marLeft w:val="0"/>
      <w:marRight w:val="0"/>
      <w:marTop w:val="0"/>
      <w:marBottom w:val="0"/>
      <w:divBdr>
        <w:top w:val="none" w:sz="0" w:space="0" w:color="auto"/>
        <w:left w:val="none" w:sz="0" w:space="0" w:color="auto"/>
        <w:bottom w:val="none" w:sz="0" w:space="0" w:color="auto"/>
        <w:right w:val="none" w:sz="0" w:space="0" w:color="auto"/>
      </w:divBdr>
    </w:div>
    <w:div w:id="2121295096">
      <w:bodyDiv w:val="1"/>
      <w:marLeft w:val="0"/>
      <w:marRight w:val="0"/>
      <w:marTop w:val="0"/>
      <w:marBottom w:val="0"/>
      <w:divBdr>
        <w:top w:val="none" w:sz="0" w:space="0" w:color="auto"/>
        <w:left w:val="none" w:sz="0" w:space="0" w:color="auto"/>
        <w:bottom w:val="none" w:sz="0" w:space="0" w:color="auto"/>
        <w:right w:val="none" w:sz="0" w:space="0" w:color="auto"/>
      </w:divBdr>
    </w:div>
    <w:div w:id="2121874038">
      <w:bodyDiv w:val="1"/>
      <w:marLeft w:val="0"/>
      <w:marRight w:val="0"/>
      <w:marTop w:val="0"/>
      <w:marBottom w:val="0"/>
      <w:divBdr>
        <w:top w:val="none" w:sz="0" w:space="0" w:color="auto"/>
        <w:left w:val="none" w:sz="0" w:space="0" w:color="auto"/>
        <w:bottom w:val="none" w:sz="0" w:space="0" w:color="auto"/>
        <w:right w:val="none" w:sz="0" w:space="0" w:color="auto"/>
      </w:divBdr>
    </w:div>
    <w:div w:id="2122411245">
      <w:bodyDiv w:val="1"/>
      <w:marLeft w:val="0"/>
      <w:marRight w:val="0"/>
      <w:marTop w:val="0"/>
      <w:marBottom w:val="0"/>
      <w:divBdr>
        <w:top w:val="none" w:sz="0" w:space="0" w:color="auto"/>
        <w:left w:val="none" w:sz="0" w:space="0" w:color="auto"/>
        <w:bottom w:val="none" w:sz="0" w:space="0" w:color="auto"/>
        <w:right w:val="none" w:sz="0" w:space="0" w:color="auto"/>
      </w:divBdr>
    </w:div>
    <w:div w:id="2122845193">
      <w:bodyDiv w:val="1"/>
      <w:marLeft w:val="0"/>
      <w:marRight w:val="0"/>
      <w:marTop w:val="0"/>
      <w:marBottom w:val="0"/>
      <w:divBdr>
        <w:top w:val="none" w:sz="0" w:space="0" w:color="auto"/>
        <w:left w:val="none" w:sz="0" w:space="0" w:color="auto"/>
        <w:bottom w:val="none" w:sz="0" w:space="0" w:color="auto"/>
        <w:right w:val="none" w:sz="0" w:space="0" w:color="auto"/>
      </w:divBdr>
    </w:div>
    <w:div w:id="2123257057">
      <w:bodyDiv w:val="1"/>
      <w:marLeft w:val="0"/>
      <w:marRight w:val="0"/>
      <w:marTop w:val="0"/>
      <w:marBottom w:val="0"/>
      <w:divBdr>
        <w:top w:val="none" w:sz="0" w:space="0" w:color="auto"/>
        <w:left w:val="none" w:sz="0" w:space="0" w:color="auto"/>
        <w:bottom w:val="none" w:sz="0" w:space="0" w:color="auto"/>
        <w:right w:val="none" w:sz="0" w:space="0" w:color="auto"/>
      </w:divBdr>
    </w:div>
    <w:div w:id="2123717722">
      <w:bodyDiv w:val="1"/>
      <w:marLeft w:val="0"/>
      <w:marRight w:val="0"/>
      <w:marTop w:val="0"/>
      <w:marBottom w:val="0"/>
      <w:divBdr>
        <w:top w:val="none" w:sz="0" w:space="0" w:color="auto"/>
        <w:left w:val="none" w:sz="0" w:space="0" w:color="auto"/>
        <w:bottom w:val="none" w:sz="0" w:space="0" w:color="auto"/>
        <w:right w:val="none" w:sz="0" w:space="0" w:color="auto"/>
      </w:divBdr>
    </w:div>
    <w:div w:id="2123913769">
      <w:bodyDiv w:val="1"/>
      <w:marLeft w:val="0"/>
      <w:marRight w:val="0"/>
      <w:marTop w:val="0"/>
      <w:marBottom w:val="0"/>
      <w:divBdr>
        <w:top w:val="none" w:sz="0" w:space="0" w:color="auto"/>
        <w:left w:val="none" w:sz="0" w:space="0" w:color="auto"/>
        <w:bottom w:val="none" w:sz="0" w:space="0" w:color="auto"/>
        <w:right w:val="none" w:sz="0" w:space="0" w:color="auto"/>
      </w:divBdr>
      <w:divsChild>
        <w:div w:id="253128865">
          <w:marLeft w:val="0"/>
          <w:marRight w:val="0"/>
          <w:marTop w:val="0"/>
          <w:marBottom w:val="0"/>
          <w:divBdr>
            <w:top w:val="none" w:sz="0" w:space="0" w:color="auto"/>
            <w:left w:val="none" w:sz="0" w:space="0" w:color="auto"/>
            <w:bottom w:val="none" w:sz="0" w:space="0" w:color="auto"/>
            <w:right w:val="none" w:sz="0" w:space="0" w:color="auto"/>
          </w:divBdr>
        </w:div>
      </w:divsChild>
    </w:div>
    <w:div w:id="2124230999">
      <w:bodyDiv w:val="1"/>
      <w:marLeft w:val="0"/>
      <w:marRight w:val="0"/>
      <w:marTop w:val="0"/>
      <w:marBottom w:val="0"/>
      <w:divBdr>
        <w:top w:val="none" w:sz="0" w:space="0" w:color="auto"/>
        <w:left w:val="none" w:sz="0" w:space="0" w:color="auto"/>
        <w:bottom w:val="none" w:sz="0" w:space="0" w:color="auto"/>
        <w:right w:val="none" w:sz="0" w:space="0" w:color="auto"/>
      </w:divBdr>
      <w:divsChild>
        <w:div w:id="76949321">
          <w:marLeft w:val="1166"/>
          <w:marRight w:val="0"/>
          <w:marTop w:val="96"/>
          <w:marBottom w:val="0"/>
          <w:divBdr>
            <w:top w:val="none" w:sz="0" w:space="0" w:color="auto"/>
            <w:left w:val="none" w:sz="0" w:space="0" w:color="auto"/>
            <w:bottom w:val="none" w:sz="0" w:space="0" w:color="auto"/>
            <w:right w:val="none" w:sz="0" w:space="0" w:color="auto"/>
          </w:divBdr>
        </w:div>
        <w:div w:id="447892484">
          <w:marLeft w:val="1800"/>
          <w:marRight w:val="0"/>
          <w:marTop w:val="77"/>
          <w:marBottom w:val="0"/>
          <w:divBdr>
            <w:top w:val="none" w:sz="0" w:space="0" w:color="auto"/>
            <w:left w:val="none" w:sz="0" w:space="0" w:color="auto"/>
            <w:bottom w:val="none" w:sz="0" w:space="0" w:color="auto"/>
            <w:right w:val="none" w:sz="0" w:space="0" w:color="auto"/>
          </w:divBdr>
        </w:div>
        <w:div w:id="553203902">
          <w:marLeft w:val="2520"/>
          <w:marRight w:val="0"/>
          <w:marTop w:val="77"/>
          <w:marBottom w:val="0"/>
          <w:divBdr>
            <w:top w:val="none" w:sz="0" w:space="0" w:color="auto"/>
            <w:left w:val="none" w:sz="0" w:space="0" w:color="auto"/>
            <w:bottom w:val="none" w:sz="0" w:space="0" w:color="auto"/>
            <w:right w:val="none" w:sz="0" w:space="0" w:color="auto"/>
          </w:divBdr>
        </w:div>
        <w:div w:id="612320197">
          <w:marLeft w:val="1800"/>
          <w:marRight w:val="0"/>
          <w:marTop w:val="77"/>
          <w:marBottom w:val="0"/>
          <w:divBdr>
            <w:top w:val="none" w:sz="0" w:space="0" w:color="auto"/>
            <w:left w:val="none" w:sz="0" w:space="0" w:color="auto"/>
            <w:bottom w:val="none" w:sz="0" w:space="0" w:color="auto"/>
            <w:right w:val="none" w:sz="0" w:space="0" w:color="auto"/>
          </w:divBdr>
        </w:div>
        <w:div w:id="1039159900">
          <w:marLeft w:val="1800"/>
          <w:marRight w:val="0"/>
          <w:marTop w:val="77"/>
          <w:marBottom w:val="0"/>
          <w:divBdr>
            <w:top w:val="none" w:sz="0" w:space="0" w:color="auto"/>
            <w:left w:val="none" w:sz="0" w:space="0" w:color="auto"/>
            <w:bottom w:val="none" w:sz="0" w:space="0" w:color="auto"/>
            <w:right w:val="none" w:sz="0" w:space="0" w:color="auto"/>
          </w:divBdr>
        </w:div>
        <w:div w:id="1102796164">
          <w:marLeft w:val="1166"/>
          <w:marRight w:val="0"/>
          <w:marTop w:val="96"/>
          <w:marBottom w:val="0"/>
          <w:divBdr>
            <w:top w:val="none" w:sz="0" w:space="0" w:color="auto"/>
            <w:left w:val="none" w:sz="0" w:space="0" w:color="auto"/>
            <w:bottom w:val="none" w:sz="0" w:space="0" w:color="auto"/>
            <w:right w:val="none" w:sz="0" w:space="0" w:color="auto"/>
          </w:divBdr>
        </w:div>
        <w:div w:id="1152864601">
          <w:marLeft w:val="1800"/>
          <w:marRight w:val="0"/>
          <w:marTop w:val="77"/>
          <w:marBottom w:val="0"/>
          <w:divBdr>
            <w:top w:val="none" w:sz="0" w:space="0" w:color="auto"/>
            <w:left w:val="none" w:sz="0" w:space="0" w:color="auto"/>
            <w:bottom w:val="none" w:sz="0" w:space="0" w:color="auto"/>
            <w:right w:val="none" w:sz="0" w:space="0" w:color="auto"/>
          </w:divBdr>
        </w:div>
        <w:div w:id="1603565029">
          <w:marLeft w:val="1800"/>
          <w:marRight w:val="0"/>
          <w:marTop w:val="77"/>
          <w:marBottom w:val="0"/>
          <w:divBdr>
            <w:top w:val="none" w:sz="0" w:space="0" w:color="auto"/>
            <w:left w:val="none" w:sz="0" w:space="0" w:color="auto"/>
            <w:bottom w:val="none" w:sz="0" w:space="0" w:color="auto"/>
            <w:right w:val="none" w:sz="0" w:space="0" w:color="auto"/>
          </w:divBdr>
        </w:div>
        <w:div w:id="1835534776">
          <w:marLeft w:val="547"/>
          <w:marRight w:val="0"/>
          <w:marTop w:val="115"/>
          <w:marBottom w:val="0"/>
          <w:divBdr>
            <w:top w:val="none" w:sz="0" w:space="0" w:color="auto"/>
            <w:left w:val="none" w:sz="0" w:space="0" w:color="auto"/>
            <w:bottom w:val="none" w:sz="0" w:space="0" w:color="auto"/>
            <w:right w:val="none" w:sz="0" w:space="0" w:color="auto"/>
          </w:divBdr>
        </w:div>
        <w:div w:id="1980113822">
          <w:marLeft w:val="1800"/>
          <w:marRight w:val="0"/>
          <w:marTop w:val="77"/>
          <w:marBottom w:val="0"/>
          <w:divBdr>
            <w:top w:val="none" w:sz="0" w:space="0" w:color="auto"/>
            <w:left w:val="none" w:sz="0" w:space="0" w:color="auto"/>
            <w:bottom w:val="none" w:sz="0" w:space="0" w:color="auto"/>
            <w:right w:val="none" w:sz="0" w:space="0" w:color="auto"/>
          </w:divBdr>
        </w:div>
      </w:divsChild>
    </w:div>
    <w:div w:id="2124568729">
      <w:bodyDiv w:val="1"/>
      <w:marLeft w:val="0"/>
      <w:marRight w:val="0"/>
      <w:marTop w:val="0"/>
      <w:marBottom w:val="0"/>
      <w:divBdr>
        <w:top w:val="none" w:sz="0" w:space="0" w:color="auto"/>
        <w:left w:val="none" w:sz="0" w:space="0" w:color="auto"/>
        <w:bottom w:val="none" w:sz="0" w:space="0" w:color="auto"/>
        <w:right w:val="none" w:sz="0" w:space="0" w:color="auto"/>
      </w:divBdr>
      <w:divsChild>
        <w:div w:id="32311392">
          <w:marLeft w:val="1800"/>
          <w:marRight w:val="0"/>
          <w:marTop w:val="0"/>
          <w:marBottom w:val="0"/>
          <w:divBdr>
            <w:top w:val="none" w:sz="0" w:space="0" w:color="auto"/>
            <w:left w:val="none" w:sz="0" w:space="0" w:color="auto"/>
            <w:bottom w:val="none" w:sz="0" w:space="0" w:color="auto"/>
            <w:right w:val="none" w:sz="0" w:space="0" w:color="auto"/>
          </w:divBdr>
        </w:div>
        <w:div w:id="133912141">
          <w:marLeft w:val="2520"/>
          <w:marRight w:val="0"/>
          <w:marTop w:val="67"/>
          <w:marBottom w:val="0"/>
          <w:divBdr>
            <w:top w:val="none" w:sz="0" w:space="0" w:color="auto"/>
            <w:left w:val="none" w:sz="0" w:space="0" w:color="auto"/>
            <w:bottom w:val="none" w:sz="0" w:space="0" w:color="auto"/>
            <w:right w:val="none" w:sz="0" w:space="0" w:color="auto"/>
          </w:divBdr>
        </w:div>
        <w:div w:id="459347364">
          <w:marLeft w:val="1166"/>
          <w:marRight w:val="0"/>
          <w:marTop w:val="0"/>
          <w:marBottom w:val="0"/>
          <w:divBdr>
            <w:top w:val="none" w:sz="0" w:space="0" w:color="auto"/>
            <w:left w:val="none" w:sz="0" w:space="0" w:color="auto"/>
            <w:bottom w:val="none" w:sz="0" w:space="0" w:color="auto"/>
            <w:right w:val="none" w:sz="0" w:space="0" w:color="auto"/>
          </w:divBdr>
        </w:div>
        <w:div w:id="560748293">
          <w:marLeft w:val="2520"/>
          <w:marRight w:val="0"/>
          <w:marTop w:val="67"/>
          <w:marBottom w:val="0"/>
          <w:divBdr>
            <w:top w:val="none" w:sz="0" w:space="0" w:color="auto"/>
            <w:left w:val="none" w:sz="0" w:space="0" w:color="auto"/>
            <w:bottom w:val="none" w:sz="0" w:space="0" w:color="auto"/>
            <w:right w:val="none" w:sz="0" w:space="0" w:color="auto"/>
          </w:divBdr>
        </w:div>
        <w:div w:id="814567103">
          <w:marLeft w:val="1800"/>
          <w:marRight w:val="0"/>
          <w:marTop w:val="0"/>
          <w:marBottom w:val="0"/>
          <w:divBdr>
            <w:top w:val="none" w:sz="0" w:space="0" w:color="auto"/>
            <w:left w:val="none" w:sz="0" w:space="0" w:color="auto"/>
            <w:bottom w:val="none" w:sz="0" w:space="0" w:color="auto"/>
            <w:right w:val="none" w:sz="0" w:space="0" w:color="auto"/>
          </w:divBdr>
        </w:div>
        <w:div w:id="863249028">
          <w:marLeft w:val="2520"/>
          <w:marRight w:val="0"/>
          <w:marTop w:val="67"/>
          <w:marBottom w:val="0"/>
          <w:divBdr>
            <w:top w:val="none" w:sz="0" w:space="0" w:color="auto"/>
            <w:left w:val="none" w:sz="0" w:space="0" w:color="auto"/>
            <w:bottom w:val="none" w:sz="0" w:space="0" w:color="auto"/>
            <w:right w:val="none" w:sz="0" w:space="0" w:color="auto"/>
          </w:divBdr>
        </w:div>
        <w:div w:id="893855743">
          <w:marLeft w:val="1166"/>
          <w:marRight w:val="0"/>
          <w:marTop w:val="0"/>
          <w:marBottom w:val="0"/>
          <w:divBdr>
            <w:top w:val="none" w:sz="0" w:space="0" w:color="auto"/>
            <w:left w:val="none" w:sz="0" w:space="0" w:color="auto"/>
            <w:bottom w:val="none" w:sz="0" w:space="0" w:color="auto"/>
            <w:right w:val="none" w:sz="0" w:space="0" w:color="auto"/>
          </w:divBdr>
        </w:div>
        <w:div w:id="1060061093">
          <w:marLeft w:val="1800"/>
          <w:marRight w:val="0"/>
          <w:marTop w:val="86"/>
          <w:marBottom w:val="0"/>
          <w:divBdr>
            <w:top w:val="none" w:sz="0" w:space="0" w:color="auto"/>
            <w:left w:val="none" w:sz="0" w:space="0" w:color="auto"/>
            <w:bottom w:val="none" w:sz="0" w:space="0" w:color="auto"/>
            <w:right w:val="none" w:sz="0" w:space="0" w:color="auto"/>
          </w:divBdr>
        </w:div>
        <w:div w:id="1270628524">
          <w:marLeft w:val="2520"/>
          <w:marRight w:val="0"/>
          <w:marTop w:val="67"/>
          <w:marBottom w:val="0"/>
          <w:divBdr>
            <w:top w:val="none" w:sz="0" w:space="0" w:color="auto"/>
            <w:left w:val="none" w:sz="0" w:space="0" w:color="auto"/>
            <w:bottom w:val="none" w:sz="0" w:space="0" w:color="auto"/>
            <w:right w:val="none" w:sz="0" w:space="0" w:color="auto"/>
          </w:divBdr>
        </w:div>
        <w:div w:id="1772312949">
          <w:marLeft w:val="2520"/>
          <w:marRight w:val="0"/>
          <w:marTop w:val="67"/>
          <w:marBottom w:val="0"/>
          <w:divBdr>
            <w:top w:val="none" w:sz="0" w:space="0" w:color="auto"/>
            <w:left w:val="none" w:sz="0" w:space="0" w:color="auto"/>
            <w:bottom w:val="none" w:sz="0" w:space="0" w:color="auto"/>
            <w:right w:val="none" w:sz="0" w:space="0" w:color="auto"/>
          </w:divBdr>
        </w:div>
        <w:div w:id="1772315278">
          <w:marLeft w:val="1800"/>
          <w:marRight w:val="0"/>
          <w:marTop w:val="86"/>
          <w:marBottom w:val="0"/>
          <w:divBdr>
            <w:top w:val="none" w:sz="0" w:space="0" w:color="auto"/>
            <w:left w:val="none" w:sz="0" w:space="0" w:color="auto"/>
            <w:bottom w:val="none" w:sz="0" w:space="0" w:color="auto"/>
            <w:right w:val="none" w:sz="0" w:space="0" w:color="auto"/>
          </w:divBdr>
        </w:div>
        <w:div w:id="2095083534">
          <w:marLeft w:val="1800"/>
          <w:marRight w:val="0"/>
          <w:marTop w:val="0"/>
          <w:marBottom w:val="0"/>
          <w:divBdr>
            <w:top w:val="none" w:sz="0" w:space="0" w:color="auto"/>
            <w:left w:val="none" w:sz="0" w:space="0" w:color="auto"/>
            <w:bottom w:val="none" w:sz="0" w:space="0" w:color="auto"/>
            <w:right w:val="none" w:sz="0" w:space="0" w:color="auto"/>
          </w:divBdr>
        </w:div>
        <w:div w:id="2103988301">
          <w:marLeft w:val="2520"/>
          <w:marRight w:val="0"/>
          <w:marTop w:val="67"/>
          <w:marBottom w:val="0"/>
          <w:divBdr>
            <w:top w:val="none" w:sz="0" w:space="0" w:color="auto"/>
            <w:left w:val="none" w:sz="0" w:space="0" w:color="auto"/>
            <w:bottom w:val="none" w:sz="0" w:space="0" w:color="auto"/>
            <w:right w:val="none" w:sz="0" w:space="0" w:color="auto"/>
          </w:divBdr>
        </w:div>
      </w:divsChild>
    </w:div>
    <w:div w:id="2125227661">
      <w:bodyDiv w:val="1"/>
      <w:marLeft w:val="0"/>
      <w:marRight w:val="0"/>
      <w:marTop w:val="0"/>
      <w:marBottom w:val="0"/>
      <w:divBdr>
        <w:top w:val="none" w:sz="0" w:space="0" w:color="auto"/>
        <w:left w:val="none" w:sz="0" w:space="0" w:color="auto"/>
        <w:bottom w:val="none" w:sz="0" w:space="0" w:color="auto"/>
        <w:right w:val="none" w:sz="0" w:space="0" w:color="auto"/>
      </w:divBdr>
    </w:div>
    <w:div w:id="2126270441">
      <w:bodyDiv w:val="1"/>
      <w:marLeft w:val="0"/>
      <w:marRight w:val="0"/>
      <w:marTop w:val="0"/>
      <w:marBottom w:val="0"/>
      <w:divBdr>
        <w:top w:val="none" w:sz="0" w:space="0" w:color="auto"/>
        <w:left w:val="none" w:sz="0" w:space="0" w:color="auto"/>
        <w:bottom w:val="none" w:sz="0" w:space="0" w:color="auto"/>
        <w:right w:val="none" w:sz="0" w:space="0" w:color="auto"/>
      </w:divBdr>
    </w:div>
    <w:div w:id="2127383860">
      <w:bodyDiv w:val="1"/>
      <w:marLeft w:val="0"/>
      <w:marRight w:val="0"/>
      <w:marTop w:val="0"/>
      <w:marBottom w:val="0"/>
      <w:divBdr>
        <w:top w:val="none" w:sz="0" w:space="0" w:color="auto"/>
        <w:left w:val="none" w:sz="0" w:space="0" w:color="auto"/>
        <w:bottom w:val="none" w:sz="0" w:space="0" w:color="auto"/>
        <w:right w:val="none" w:sz="0" w:space="0" w:color="auto"/>
      </w:divBdr>
    </w:div>
    <w:div w:id="2127507227">
      <w:bodyDiv w:val="1"/>
      <w:marLeft w:val="0"/>
      <w:marRight w:val="0"/>
      <w:marTop w:val="0"/>
      <w:marBottom w:val="0"/>
      <w:divBdr>
        <w:top w:val="none" w:sz="0" w:space="0" w:color="auto"/>
        <w:left w:val="none" w:sz="0" w:space="0" w:color="auto"/>
        <w:bottom w:val="none" w:sz="0" w:space="0" w:color="auto"/>
        <w:right w:val="none" w:sz="0" w:space="0" w:color="auto"/>
      </w:divBdr>
      <w:divsChild>
        <w:div w:id="143086852">
          <w:marLeft w:val="1166"/>
          <w:marRight w:val="0"/>
          <w:marTop w:val="96"/>
          <w:marBottom w:val="0"/>
          <w:divBdr>
            <w:top w:val="none" w:sz="0" w:space="0" w:color="auto"/>
            <w:left w:val="none" w:sz="0" w:space="0" w:color="auto"/>
            <w:bottom w:val="none" w:sz="0" w:space="0" w:color="auto"/>
            <w:right w:val="none" w:sz="0" w:space="0" w:color="auto"/>
          </w:divBdr>
        </w:div>
        <w:div w:id="857349227">
          <w:marLeft w:val="547"/>
          <w:marRight w:val="0"/>
          <w:marTop w:val="115"/>
          <w:marBottom w:val="0"/>
          <w:divBdr>
            <w:top w:val="none" w:sz="0" w:space="0" w:color="auto"/>
            <w:left w:val="none" w:sz="0" w:space="0" w:color="auto"/>
            <w:bottom w:val="none" w:sz="0" w:space="0" w:color="auto"/>
            <w:right w:val="none" w:sz="0" w:space="0" w:color="auto"/>
          </w:divBdr>
        </w:div>
        <w:div w:id="905066737">
          <w:marLeft w:val="1166"/>
          <w:marRight w:val="0"/>
          <w:marTop w:val="96"/>
          <w:marBottom w:val="0"/>
          <w:divBdr>
            <w:top w:val="none" w:sz="0" w:space="0" w:color="auto"/>
            <w:left w:val="none" w:sz="0" w:space="0" w:color="auto"/>
            <w:bottom w:val="none" w:sz="0" w:space="0" w:color="auto"/>
            <w:right w:val="none" w:sz="0" w:space="0" w:color="auto"/>
          </w:divBdr>
        </w:div>
        <w:div w:id="986545760">
          <w:marLeft w:val="1166"/>
          <w:marRight w:val="0"/>
          <w:marTop w:val="96"/>
          <w:marBottom w:val="0"/>
          <w:divBdr>
            <w:top w:val="none" w:sz="0" w:space="0" w:color="auto"/>
            <w:left w:val="none" w:sz="0" w:space="0" w:color="auto"/>
            <w:bottom w:val="none" w:sz="0" w:space="0" w:color="auto"/>
            <w:right w:val="none" w:sz="0" w:space="0" w:color="auto"/>
          </w:divBdr>
        </w:div>
        <w:div w:id="1212421433">
          <w:marLeft w:val="1800"/>
          <w:marRight w:val="0"/>
          <w:marTop w:val="77"/>
          <w:marBottom w:val="0"/>
          <w:divBdr>
            <w:top w:val="none" w:sz="0" w:space="0" w:color="auto"/>
            <w:left w:val="none" w:sz="0" w:space="0" w:color="auto"/>
            <w:bottom w:val="none" w:sz="0" w:space="0" w:color="auto"/>
            <w:right w:val="none" w:sz="0" w:space="0" w:color="auto"/>
          </w:divBdr>
        </w:div>
        <w:div w:id="1548101342">
          <w:marLeft w:val="1166"/>
          <w:marRight w:val="0"/>
          <w:marTop w:val="96"/>
          <w:marBottom w:val="0"/>
          <w:divBdr>
            <w:top w:val="none" w:sz="0" w:space="0" w:color="auto"/>
            <w:left w:val="none" w:sz="0" w:space="0" w:color="auto"/>
            <w:bottom w:val="none" w:sz="0" w:space="0" w:color="auto"/>
            <w:right w:val="none" w:sz="0" w:space="0" w:color="auto"/>
          </w:divBdr>
        </w:div>
        <w:div w:id="1582256706">
          <w:marLeft w:val="1166"/>
          <w:marRight w:val="0"/>
          <w:marTop w:val="96"/>
          <w:marBottom w:val="0"/>
          <w:divBdr>
            <w:top w:val="none" w:sz="0" w:space="0" w:color="auto"/>
            <w:left w:val="none" w:sz="0" w:space="0" w:color="auto"/>
            <w:bottom w:val="none" w:sz="0" w:space="0" w:color="auto"/>
            <w:right w:val="none" w:sz="0" w:space="0" w:color="auto"/>
          </w:divBdr>
        </w:div>
        <w:div w:id="1828784074">
          <w:marLeft w:val="547"/>
          <w:marRight w:val="0"/>
          <w:marTop w:val="115"/>
          <w:marBottom w:val="0"/>
          <w:divBdr>
            <w:top w:val="none" w:sz="0" w:space="0" w:color="auto"/>
            <w:left w:val="none" w:sz="0" w:space="0" w:color="auto"/>
            <w:bottom w:val="none" w:sz="0" w:space="0" w:color="auto"/>
            <w:right w:val="none" w:sz="0" w:space="0" w:color="auto"/>
          </w:divBdr>
        </w:div>
      </w:divsChild>
    </w:div>
    <w:div w:id="2128426670">
      <w:bodyDiv w:val="1"/>
      <w:marLeft w:val="0"/>
      <w:marRight w:val="0"/>
      <w:marTop w:val="0"/>
      <w:marBottom w:val="0"/>
      <w:divBdr>
        <w:top w:val="none" w:sz="0" w:space="0" w:color="auto"/>
        <w:left w:val="none" w:sz="0" w:space="0" w:color="auto"/>
        <w:bottom w:val="none" w:sz="0" w:space="0" w:color="auto"/>
        <w:right w:val="none" w:sz="0" w:space="0" w:color="auto"/>
      </w:divBdr>
    </w:div>
    <w:div w:id="2129156476">
      <w:bodyDiv w:val="1"/>
      <w:marLeft w:val="0"/>
      <w:marRight w:val="0"/>
      <w:marTop w:val="0"/>
      <w:marBottom w:val="0"/>
      <w:divBdr>
        <w:top w:val="none" w:sz="0" w:space="0" w:color="auto"/>
        <w:left w:val="none" w:sz="0" w:space="0" w:color="auto"/>
        <w:bottom w:val="none" w:sz="0" w:space="0" w:color="auto"/>
        <w:right w:val="none" w:sz="0" w:space="0" w:color="auto"/>
      </w:divBdr>
    </w:div>
    <w:div w:id="2129274493">
      <w:bodyDiv w:val="1"/>
      <w:marLeft w:val="0"/>
      <w:marRight w:val="0"/>
      <w:marTop w:val="0"/>
      <w:marBottom w:val="0"/>
      <w:divBdr>
        <w:top w:val="none" w:sz="0" w:space="0" w:color="auto"/>
        <w:left w:val="none" w:sz="0" w:space="0" w:color="auto"/>
        <w:bottom w:val="none" w:sz="0" w:space="0" w:color="auto"/>
        <w:right w:val="none" w:sz="0" w:space="0" w:color="auto"/>
      </w:divBdr>
    </w:div>
    <w:div w:id="2129927044">
      <w:bodyDiv w:val="1"/>
      <w:marLeft w:val="0"/>
      <w:marRight w:val="0"/>
      <w:marTop w:val="0"/>
      <w:marBottom w:val="0"/>
      <w:divBdr>
        <w:top w:val="none" w:sz="0" w:space="0" w:color="auto"/>
        <w:left w:val="none" w:sz="0" w:space="0" w:color="auto"/>
        <w:bottom w:val="none" w:sz="0" w:space="0" w:color="auto"/>
        <w:right w:val="none" w:sz="0" w:space="0" w:color="auto"/>
      </w:divBdr>
      <w:divsChild>
        <w:div w:id="163861108">
          <w:marLeft w:val="1166"/>
          <w:marRight w:val="0"/>
          <w:marTop w:val="96"/>
          <w:marBottom w:val="0"/>
          <w:divBdr>
            <w:top w:val="none" w:sz="0" w:space="0" w:color="auto"/>
            <w:left w:val="none" w:sz="0" w:space="0" w:color="auto"/>
            <w:bottom w:val="none" w:sz="0" w:space="0" w:color="auto"/>
            <w:right w:val="none" w:sz="0" w:space="0" w:color="auto"/>
          </w:divBdr>
        </w:div>
        <w:div w:id="215550150">
          <w:marLeft w:val="547"/>
          <w:marRight w:val="0"/>
          <w:marTop w:val="115"/>
          <w:marBottom w:val="0"/>
          <w:divBdr>
            <w:top w:val="none" w:sz="0" w:space="0" w:color="auto"/>
            <w:left w:val="none" w:sz="0" w:space="0" w:color="auto"/>
            <w:bottom w:val="none" w:sz="0" w:space="0" w:color="auto"/>
            <w:right w:val="none" w:sz="0" w:space="0" w:color="auto"/>
          </w:divBdr>
        </w:div>
        <w:div w:id="401682415">
          <w:marLeft w:val="1166"/>
          <w:marRight w:val="0"/>
          <w:marTop w:val="96"/>
          <w:marBottom w:val="0"/>
          <w:divBdr>
            <w:top w:val="none" w:sz="0" w:space="0" w:color="auto"/>
            <w:left w:val="none" w:sz="0" w:space="0" w:color="auto"/>
            <w:bottom w:val="none" w:sz="0" w:space="0" w:color="auto"/>
            <w:right w:val="none" w:sz="0" w:space="0" w:color="auto"/>
          </w:divBdr>
        </w:div>
        <w:div w:id="461924249">
          <w:marLeft w:val="547"/>
          <w:marRight w:val="0"/>
          <w:marTop w:val="115"/>
          <w:marBottom w:val="0"/>
          <w:divBdr>
            <w:top w:val="none" w:sz="0" w:space="0" w:color="auto"/>
            <w:left w:val="none" w:sz="0" w:space="0" w:color="auto"/>
            <w:bottom w:val="none" w:sz="0" w:space="0" w:color="auto"/>
            <w:right w:val="none" w:sz="0" w:space="0" w:color="auto"/>
          </w:divBdr>
        </w:div>
        <w:div w:id="485129723">
          <w:marLeft w:val="1166"/>
          <w:marRight w:val="0"/>
          <w:marTop w:val="96"/>
          <w:marBottom w:val="0"/>
          <w:divBdr>
            <w:top w:val="none" w:sz="0" w:space="0" w:color="auto"/>
            <w:left w:val="none" w:sz="0" w:space="0" w:color="auto"/>
            <w:bottom w:val="none" w:sz="0" w:space="0" w:color="auto"/>
            <w:right w:val="none" w:sz="0" w:space="0" w:color="auto"/>
          </w:divBdr>
        </w:div>
        <w:div w:id="839124876">
          <w:marLeft w:val="1166"/>
          <w:marRight w:val="0"/>
          <w:marTop w:val="96"/>
          <w:marBottom w:val="0"/>
          <w:divBdr>
            <w:top w:val="none" w:sz="0" w:space="0" w:color="auto"/>
            <w:left w:val="none" w:sz="0" w:space="0" w:color="auto"/>
            <w:bottom w:val="none" w:sz="0" w:space="0" w:color="auto"/>
            <w:right w:val="none" w:sz="0" w:space="0" w:color="auto"/>
          </w:divBdr>
        </w:div>
        <w:div w:id="1047873756">
          <w:marLeft w:val="1166"/>
          <w:marRight w:val="0"/>
          <w:marTop w:val="96"/>
          <w:marBottom w:val="0"/>
          <w:divBdr>
            <w:top w:val="none" w:sz="0" w:space="0" w:color="auto"/>
            <w:left w:val="none" w:sz="0" w:space="0" w:color="auto"/>
            <w:bottom w:val="none" w:sz="0" w:space="0" w:color="auto"/>
            <w:right w:val="none" w:sz="0" w:space="0" w:color="auto"/>
          </w:divBdr>
        </w:div>
      </w:divsChild>
    </w:div>
    <w:div w:id="2130272241">
      <w:bodyDiv w:val="1"/>
      <w:marLeft w:val="0"/>
      <w:marRight w:val="0"/>
      <w:marTop w:val="0"/>
      <w:marBottom w:val="0"/>
      <w:divBdr>
        <w:top w:val="none" w:sz="0" w:space="0" w:color="auto"/>
        <w:left w:val="none" w:sz="0" w:space="0" w:color="auto"/>
        <w:bottom w:val="none" w:sz="0" w:space="0" w:color="auto"/>
        <w:right w:val="none" w:sz="0" w:space="0" w:color="auto"/>
      </w:divBdr>
    </w:div>
    <w:div w:id="2130931533">
      <w:bodyDiv w:val="1"/>
      <w:marLeft w:val="0"/>
      <w:marRight w:val="0"/>
      <w:marTop w:val="0"/>
      <w:marBottom w:val="0"/>
      <w:divBdr>
        <w:top w:val="none" w:sz="0" w:space="0" w:color="auto"/>
        <w:left w:val="none" w:sz="0" w:space="0" w:color="auto"/>
        <w:bottom w:val="none" w:sz="0" w:space="0" w:color="auto"/>
        <w:right w:val="none" w:sz="0" w:space="0" w:color="auto"/>
      </w:divBdr>
    </w:div>
    <w:div w:id="2130932606">
      <w:bodyDiv w:val="1"/>
      <w:marLeft w:val="0"/>
      <w:marRight w:val="0"/>
      <w:marTop w:val="0"/>
      <w:marBottom w:val="0"/>
      <w:divBdr>
        <w:top w:val="none" w:sz="0" w:space="0" w:color="auto"/>
        <w:left w:val="none" w:sz="0" w:space="0" w:color="auto"/>
        <w:bottom w:val="none" w:sz="0" w:space="0" w:color="auto"/>
        <w:right w:val="none" w:sz="0" w:space="0" w:color="auto"/>
      </w:divBdr>
    </w:div>
    <w:div w:id="2130972500">
      <w:bodyDiv w:val="1"/>
      <w:marLeft w:val="0"/>
      <w:marRight w:val="0"/>
      <w:marTop w:val="0"/>
      <w:marBottom w:val="0"/>
      <w:divBdr>
        <w:top w:val="none" w:sz="0" w:space="0" w:color="auto"/>
        <w:left w:val="none" w:sz="0" w:space="0" w:color="auto"/>
        <w:bottom w:val="none" w:sz="0" w:space="0" w:color="auto"/>
        <w:right w:val="none" w:sz="0" w:space="0" w:color="auto"/>
      </w:divBdr>
      <w:divsChild>
        <w:div w:id="569775778">
          <w:marLeft w:val="1800"/>
          <w:marRight w:val="0"/>
          <w:marTop w:val="96"/>
          <w:marBottom w:val="0"/>
          <w:divBdr>
            <w:top w:val="none" w:sz="0" w:space="0" w:color="auto"/>
            <w:left w:val="none" w:sz="0" w:space="0" w:color="auto"/>
            <w:bottom w:val="none" w:sz="0" w:space="0" w:color="auto"/>
            <w:right w:val="none" w:sz="0" w:space="0" w:color="auto"/>
          </w:divBdr>
        </w:div>
        <w:div w:id="634873219">
          <w:marLeft w:val="1166"/>
          <w:marRight w:val="0"/>
          <w:marTop w:val="115"/>
          <w:marBottom w:val="0"/>
          <w:divBdr>
            <w:top w:val="none" w:sz="0" w:space="0" w:color="auto"/>
            <w:left w:val="none" w:sz="0" w:space="0" w:color="auto"/>
            <w:bottom w:val="none" w:sz="0" w:space="0" w:color="auto"/>
            <w:right w:val="none" w:sz="0" w:space="0" w:color="auto"/>
          </w:divBdr>
        </w:div>
        <w:div w:id="874855355">
          <w:marLeft w:val="1800"/>
          <w:marRight w:val="0"/>
          <w:marTop w:val="96"/>
          <w:marBottom w:val="0"/>
          <w:divBdr>
            <w:top w:val="none" w:sz="0" w:space="0" w:color="auto"/>
            <w:left w:val="none" w:sz="0" w:space="0" w:color="auto"/>
            <w:bottom w:val="none" w:sz="0" w:space="0" w:color="auto"/>
            <w:right w:val="none" w:sz="0" w:space="0" w:color="auto"/>
          </w:divBdr>
        </w:div>
        <w:div w:id="921181512">
          <w:marLeft w:val="1166"/>
          <w:marRight w:val="0"/>
          <w:marTop w:val="115"/>
          <w:marBottom w:val="0"/>
          <w:divBdr>
            <w:top w:val="none" w:sz="0" w:space="0" w:color="auto"/>
            <w:left w:val="none" w:sz="0" w:space="0" w:color="auto"/>
            <w:bottom w:val="none" w:sz="0" w:space="0" w:color="auto"/>
            <w:right w:val="none" w:sz="0" w:space="0" w:color="auto"/>
          </w:divBdr>
        </w:div>
        <w:div w:id="1627933965">
          <w:marLeft w:val="547"/>
          <w:marRight w:val="0"/>
          <w:marTop w:val="134"/>
          <w:marBottom w:val="0"/>
          <w:divBdr>
            <w:top w:val="none" w:sz="0" w:space="0" w:color="auto"/>
            <w:left w:val="none" w:sz="0" w:space="0" w:color="auto"/>
            <w:bottom w:val="none" w:sz="0" w:space="0" w:color="auto"/>
            <w:right w:val="none" w:sz="0" w:space="0" w:color="auto"/>
          </w:divBdr>
        </w:div>
      </w:divsChild>
    </w:div>
    <w:div w:id="2131045317">
      <w:bodyDiv w:val="1"/>
      <w:marLeft w:val="0"/>
      <w:marRight w:val="0"/>
      <w:marTop w:val="0"/>
      <w:marBottom w:val="0"/>
      <w:divBdr>
        <w:top w:val="none" w:sz="0" w:space="0" w:color="auto"/>
        <w:left w:val="none" w:sz="0" w:space="0" w:color="auto"/>
        <w:bottom w:val="none" w:sz="0" w:space="0" w:color="auto"/>
        <w:right w:val="none" w:sz="0" w:space="0" w:color="auto"/>
      </w:divBdr>
    </w:div>
    <w:div w:id="2131312597">
      <w:bodyDiv w:val="1"/>
      <w:marLeft w:val="0"/>
      <w:marRight w:val="0"/>
      <w:marTop w:val="0"/>
      <w:marBottom w:val="0"/>
      <w:divBdr>
        <w:top w:val="none" w:sz="0" w:space="0" w:color="auto"/>
        <w:left w:val="none" w:sz="0" w:space="0" w:color="auto"/>
        <w:bottom w:val="none" w:sz="0" w:space="0" w:color="auto"/>
        <w:right w:val="none" w:sz="0" w:space="0" w:color="auto"/>
      </w:divBdr>
    </w:div>
    <w:div w:id="2131432195">
      <w:bodyDiv w:val="1"/>
      <w:marLeft w:val="0"/>
      <w:marRight w:val="0"/>
      <w:marTop w:val="0"/>
      <w:marBottom w:val="0"/>
      <w:divBdr>
        <w:top w:val="none" w:sz="0" w:space="0" w:color="auto"/>
        <w:left w:val="none" w:sz="0" w:space="0" w:color="auto"/>
        <w:bottom w:val="none" w:sz="0" w:space="0" w:color="auto"/>
        <w:right w:val="none" w:sz="0" w:space="0" w:color="auto"/>
      </w:divBdr>
    </w:div>
    <w:div w:id="2131701456">
      <w:bodyDiv w:val="1"/>
      <w:marLeft w:val="0"/>
      <w:marRight w:val="0"/>
      <w:marTop w:val="0"/>
      <w:marBottom w:val="0"/>
      <w:divBdr>
        <w:top w:val="none" w:sz="0" w:space="0" w:color="auto"/>
        <w:left w:val="none" w:sz="0" w:space="0" w:color="auto"/>
        <w:bottom w:val="none" w:sz="0" w:space="0" w:color="auto"/>
        <w:right w:val="none" w:sz="0" w:space="0" w:color="auto"/>
      </w:divBdr>
      <w:divsChild>
        <w:div w:id="3171552">
          <w:marLeft w:val="1166"/>
          <w:marRight w:val="0"/>
          <w:marTop w:val="101"/>
          <w:marBottom w:val="0"/>
          <w:divBdr>
            <w:top w:val="none" w:sz="0" w:space="0" w:color="auto"/>
            <w:left w:val="none" w:sz="0" w:space="0" w:color="auto"/>
            <w:bottom w:val="none" w:sz="0" w:space="0" w:color="auto"/>
            <w:right w:val="none" w:sz="0" w:space="0" w:color="auto"/>
          </w:divBdr>
        </w:div>
        <w:div w:id="1904367189">
          <w:marLeft w:val="547"/>
          <w:marRight w:val="0"/>
          <w:marTop w:val="120"/>
          <w:marBottom w:val="0"/>
          <w:divBdr>
            <w:top w:val="none" w:sz="0" w:space="0" w:color="auto"/>
            <w:left w:val="none" w:sz="0" w:space="0" w:color="auto"/>
            <w:bottom w:val="none" w:sz="0" w:space="0" w:color="auto"/>
            <w:right w:val="none" w:sz="0" w:space="0" w:color="auto"/>
          </w:divBdr>
        </w:div>
      </w:divsChild>
    </w:div>
    <w:div w:id="2132360903">
      <w:bodyDiv w:val="1"/>
      <w:marLeft w:val="0"/>
      <w:marRight w:val="0"/>
      <w:marTop w:val="0"/>
      <w:marBottom w:val="0"/>
      <w:divBdr>
        <w:top w:val="none" w:sz="0" w:space="0" w:color="auto"/>
        <w:left w:val="none" w:sz="0" w:space="0" w:color="auto"/>
        <w:bottom w:val="none" w:sz="0" w:space="0" w:color="auto"/>
        <w:right w:val="none" w:sz="0" w:space="0" w:color="auto"/>
      </w:divBdr>
      <w:divsChild>
        <w:div w:id="415714639">
          <w:marLeft w:val="1166"/>
          <w:marRight w:val="0"/>
          <w:marTop w:val="96"/>
          <w:marBottom w:val="0"/>
          <w:divBdr>
            <w:top w:val="none" w:sz="0" w:space="0" w:color="auto"/>
            <w:left w:val="none" w:sz="0" w:space="0" w:color="auto"/>
            <w:bottom w:val="none" w:sz="0" w:space="0" w:color="auto"/>
            <w:right w:val="none" w:sz="0" w:space="0" w:color="auto"/>
          </w:divBdr>
        </w:div>
        <w:div w:id="576403063">
          <w:marLeft w:val="1166"/>
          <w:marRight w:val="0"/>
          <w:marTop w:val="96"/>
          <w:marBottom w:val="0"/>
          <w:divBdr>
            <w:top w:val="none" w:sz="0" w:space="0" w:color="auto"/>
            <w:left w:val="none" w:sz="0" w:space="0" w:color="auto"/>
            <w:bottom w:val="none" w:sz="0" w:space="0" w:color="auto"/>
            <w:right w:val="none" w:sz="0" w:space="0" w:color="auto"/>
          </w:divBdr>
        </w:div>
        <w:div w:id="1272741745">
          <w:marLeft w:val="547"/>
          <w:marRight w:val="0"/>
          <w:marTop w:val="115"/>
          <w:marBottom w:val="0"/>
          <w:divBdr>
            <w:top w:val="none" w:sz="0" w:space="0" w:color="auto"/>
            <w:left w:val="none" w:sz="0" w:space="0" w:color="auto"/>
            <w:bottom w:val="none" w:sz="0" w:space="0" w:color="auto"/>
            <w:right w:val="none" w:sz="0" w:space="0" w:color="auto"/>
          </w:divBdr>
        </w:div>
        <w:div w:id="1503426408">
          <w:marLeft w:val="1166"/>
          <w:marRight w:val="0"/>
          <w:marTop w:val="96"/>
          <w:marBottom w:val="0"/>
          <w:divBdr>
            <w:top w:val="none" w:sz="0" w:space="0" w:color="auto"/>
            <w:left w:val="none" w:sz="0" w:space="0" w:color="auto"/>
            <w:bottom w:val="none" w:sz="0" w:space="0" w:color="auto"/>
            <w:right w:val="none" w:sz="0" w:space="0" w:color="auto"/>
          </w:divBdr>
        </w:div>
        <w:div w:id="2099667246">
          <w:marLeft w:val="547"/>
          <w:marRight w:val="0"/>
          <w:marTop w:val="115"/>
          <w:marBottom w:val="0"/>
          <w:divBdr>
            <w:top w:val="none" w:sz="0" w:space="0" w:color="auto"/>
            <w:left w:val="none" w:sz="0" w:space="0" w:color="auto"/>
            <w:bottom w:val="none" w:sz="0" w:space="0" w:color="auto"/>
            <w:right w:val="none" w:sz="0" w:space="0" w:color="auto"/>
          </w:divBdr>
        </w:div>
      </w:divsChild>
    </w:div>
    <w:div w:id="2132623361">
      <w:bodyDiv w:val="1"/>
      <w:marLeft w:val="0"/>
      <w:marRight w:val="0"/>
      <w:marTop w:val="0"/>
      <w:marBottom w:val="0"/>
      <w:divBdr>
        <w:top w:val="none" w:sz="0" w:space="0" w:color="auto"/>
        <w:left w:val="none" w:sz="0" w:space="0" w:color="auto"/>
        <w:bottom w:val="none" w:sz="0" w:space="0" w:color="auto"/>
        <w:right w:val="none" w:sz="0" w:space="0" w:color="auto"/>
      </w:divBdr>
      <w:divsChild>
        <w:div w:id="81725230">
          <w:marLeft w:val="1166"/>
          <w:marRight w:val="0"/>
          <w:marTop w:val="86"/>
          <w:marBottom w:val="0"/>
          <w:divBdr>
            <w:top w:val="none" w:sz="0" w:space="0" w:color="auto"/>
            <w:left w:val="none" w:sz="0" w:space="0" w:color="auto"/>
            <w:bottom w:val="none" w:sz="0" w:space="0" w:color="auto"/>
            <w:right w:val="none" w:sz="0" w:space="0" w:color="auto"/>
          </w:divBdr>
        </w:div>
        <w:div w:id="524291559">
          <w:marLeft w:val="1166"/>
          <w:marRight w:val="0"/>
          <w:marTop w:val="86"/>
          <w:marBottom w:val="0"/>
          <w:divBdr>
            <w:top w:val="none" w:sz="0" w:space="0" w:color="auto"/>
            <w:left w:val="none" w:sz="0" w:space="0" w:color="auto"/>
            <w:bottom w:val="none" w:sz="0" w:space="0" w:color="auto"/>
            <w:right w:val="none" w:sz="0" w:space="0" w:color="auto"/>
          </w:divBdr>
        </w:div>
        <w:div w:id="584263939">
          <w:marLeft w:val="547"/>
          <w:marRight w:val="0"/>
          <w:marTop w:val="96"/>
          <w:marBottom w:val="0"/>
          <w:divBdr>
            <w:top w:val="none" w:sz="0" w:space="0" w:color="auto"/>
            <w:left w:val="none" w:sz="0" w:space="0" w:color="auto"/>
            <w:bottom w:val="none" w:sz="0" w:space="0" w:color="auto"/>
            <w:right w:val="none" w:sz="0" w:space="0" w:color="auto"/>
          </w:divBdr>
        </w:div>
        <w:div w:id="1229267582">
          <w:marLeft w:val="1166"/>
          <w:marRight w:val="0"/>
          <w:marTop w:val="86"/>
          <w:marBottom w:val="0"/>
          <w:divBdr>
            <w:top w:val="none" w:sz="0" w:space="0" w:color="auto"/>
            <w:left w:val="none" w:sz="0" w:space="0" w:color="auto"/>
            <w:bottom w:val="none" w:sz="0" w:space="0" w:color="auto"/>
            <w:right w:val="none" w:sz="0" w:space="0" w:color="auto"/>
          </w:divBdr>
        </w:div>
        <w:div w:id="1229414944">
          <w:marLeft w:val="547"/>
          <w:marRight w:val="0"/>
          <w:marTop w:val="96"/>
          <w:marBottom w:val="0"/>
          <w:divBdr>
            <w:top w:val="none" w:sz="0" w:space="0" w:color="auto"/>
            <w:left w:val="none" w:sz="0" w:space="0" w:color="auto"/>
            <w:bottom w:val="none" w:sz="0" w:space="0" w:color="auto"/>
            <w:right w:val="none" w:sz="0" w:space="0" w:color="auto"/>
          </w:divBdr>
        </w:div>
        <w:div w:id="1321688629">
          <w:marLeft w:val="547"/>
          <w:marRight w:val="0"/>
          <w:marTop w:val="96"/>
          <w:marBottom w:val="0"/>
          <w:divBdr>
            <w:top w:val="none" w:sz="0" w:space="0" w:color="auto"/>
            <w:left w:val="none" w:sz="0" w:space="0" w:color="auto"/>
            <w:bottom w:val="none" w:sz="0" w:space="0" w:color="auto"/>
            <w:right w:val="none" w:sz="0" w:space="0" w:color="auto"/>
          </w:divBdr>
        </w:div>
        <w:div w:id="1400712109">
          <w:marLeft w:val="547"/>
          <w:marRight w:val="0"/>
          <w:marTop w:val="96"/>
          <w:marBottom w:val="0"/>
          <w:divBdr>
            <w:top w:val="none" w:sz="0" w:space="0" w:color="auto"/>
            <w:left w:val="none" w:sz="0" w:space="0" w:color="auto"/>
            <w:bottom w:val="none" w:sz="0" w:space="0" w:color="auto"/>
            <w:right w:val="none" w:sz="0" w:space="0" w:color="auto"/>
          </w:divBdr>
        </w:div>
        <w:div w:id="1765683884">
          <w:marLeft w:val="1166"/>
          <w:marRight w:val="0"/>
          <w:marTop w:val="86"/>
          <w:marBottom w:val="0"/>
          <w:divBdr>
            <w:top w:val="none" w:sz="0" w:space="0" w:color="auto"/>
            <w:left w:val="none" w:sz="0" w:space="0" w:color="auto"/>
            <w:bottom w:val="none" w:sz="0" w:space="0" w:color="auto"/>
            <w:right w:val="none" w:sz="0" w:space="0" w:color="auto"/>
          </w:divBdr>
        </w:div>
        <w:div w:id="1790082695">
          <w:marLeft w:val="1166"/>
          <w:marRight w:val="0"/>
          <w:marTop w:val="86"/>
          <w:marBottom w:val="0"/>
          <w:divBdr>
            <w:top w:val="none" w:sz="0" w:space="0" w:color="auto"/>
            <w:left w:val="none" w:sz="0" w:space="0" w:color="auto"/>
            <w:bottom w:val="none" w:sz="0" w:space="0" w:color="auto"/>
            <w:right w:val="none" w:sz="0" w:space="0" w:color="auto"/>
          </w:divBdr>
        </w:div>
        <w:div w:id="1883244822">
          <w:marLeft w:val="1800"/>
          <w:marRight w:val="0"/>
          <w:marTop w:val="86"/>
          <w:marBottom w:val="0"/>
          <w:divBdr>
            <w:top w:val="none" w:sz="0" w:space="0" w:color="auto"/>
            <w:left w:val="none" w:sz="0" w:space="0" w:color="auto"/>
            <w:bottom w:val="none" w:sz="0" w:space="0" w:color="auto"/>
            <w:right w:val="none" w:sz="0" w:space="0" w:color="auto"/>
          </w:divBdr>
        </w:div>
      </w:divsChild>
    </w:div>
    <w:div w:id="2132937202">
      <w:bodyDiv w:val="1"/>
      <w:marLeft w:val="0"/>
      <w:marRight w:val="0"/>
      <w:marTop w:val="0"/>
      <w:marBottom w:val="0"/>
      <w:divBdr>
        <w:top w:val="none" w:sz="0" w:space="0" w:color="auto"/>
        <w:left w:val="none" w:sz="0" w:space="0" w:color="auto"/>
        <w:bottom w:val="none" w:sz="0" w:space="0" w:color="auto"/>
        <w:right w:val="none" w:sz="0" w:space="0" w:color="auto"/>
      </w:divBdr>
    </w:div>
    <w:div w:id="2134711852">
      <w:bodyDiv w:val="1"/>
      <w:marLeft w:val="0"/>
      <w:marRight w:val="0"/>
      <w:marTop w:val="0"/>
      <w:marBottom w:val="0"/>
      <w:divBdr>
        <w:top w:val="none" w:sz="0" w:space="0" w:color="auto"/>
        <w:left w:val="none" w:sz="0" w:space="0" w:color="auto"/>
        <w:bottom w:val="none" w:sz="0" w:space="0" w:color="auto"/>
        <w:right w:val="none" w:sz="0" w:space="0" w:color="auto"/>
      </w:divBdr>
      <w:divsChild>
        <w:div w:id="1289121703">
          <w:marLeft w:val="547"/>
          <w:marRight w:val="0"/>
          <w:marTop w:val="154"/>
          <w:marBottom w:val="0"/>
          <w:divBdr>
            <w:top w:val="none" w:sz="0" w:space="0" w:color="auto"/>
            <w:left w:val="none" w:sz="0" w:space="0" w:color="auto"/>
            <w:bottom w:val="none" w:sz="0" w:space="0" w:color="auto"/>
            <w:right w:val="none" w:sz="0" w:space="0" w:color="auto"/>
          </w:divBdr>
        </w:div>
        <w:div w:id="1306737624">
          <w:marLeft w:val="547"/>
          <w:marRight w:val="0"/>
          <w:marTop w:val="154"/>
          <w:marBottom w:val="0"/>
          <w:divBdr>
            <w:top w:val="none" w:sz="0" w:space="0" w:color="auto"/>
            <w:left w:val="none" w:sz="0" w:space="0" w:color="auto"/>
            <w:bottom w:val="none" w:sz="0" w:space="0" w:color="auto"/>
            <w:right w:val="none" w:sz="0" w:space="0" w:color="auto"/>
          </w:divBdr>
        </w:div>
      </w:divsChild>
    </w:div>
    <w:div w:id="2134980314">
      <w:bodyDiv w:val="1"/>
      <w:marLeft w:val="0"/>
      <w:marRight w:val="0"/>
      <w:marTop w:val="0"/>
      <w:marBottom w:val="0"/>
      <w:divBdr>
        <w:top w:val="none" w:sz="0" w:space="0" w:color="auto"/>
        <w:left w:val="none" w:sz="0" w:space="0" w:color="auto"/>
        <w:bottom w:val="none" w:sz="0" w:space="0" w:color="auto"/>
        <w:right w:val="none" w:sz="0" w:space="0" w:color="auto"/>
      </w:divBdr>
    </w:div>
    <w:div w:id="2135246853">
      <w:bodyDiv w:val="1"/>
      <w:marLeft w:val="0"/>
      <w:marRight w:val="0"/>
      <w:marTop w:val="0"/>
      <w:marBottom w:val="0"/>
      <w:divBdr>
        <w:top w:val="none" w:sz="0" w:space="0" w:color="auto"/>
        <w:left w:val="none" w:sz="0" w:space="0" w:color="auto"/>
        <w:bottom w:val="none" w:sz="0" w:space="0" w:color="auto"/>
        <w:right w:val="none" w:sz="0" w:space="0" w:color="auto"/>
      </w:divBdr>
    </w:div>
    <w:div w:id="2135783401">
      <w:bodyDiv w:val="1"/>
      <w:marLeft w:val="0"/>
      <w:marRight w:val="0"/>
      <w:marTop w:val="0"/>
      <w:marBottom w:val="0"/>
      <w:divBdr>
        <w:top w:val="none" w:sz="0" w:space="0" w:color="auto"/>
        <w:left w:val="none" w:sz="0" w:space="0" w:color="auto"/>
        <w:bottom w:val="none" w:sz="0" w:space="0" w:color="auto"/>
        <w:right w:val="none" w:sz="0" w:space="0" w:color="auto"/>
      </w:divBdr>
      <w:divsChild>
        <w:div w:id="1525559056">
          <w:marLeft w:val="0"/>
          <w:marRight w:val="0"/>
          <w:marTop w:val="0"/>
          <w:marBottom w:val="0"/>
          <w:divBdr>
            <w:top w:val="none" w:sz="0" w:space="0" w:color="auto"/>
            <w:left w:val="none" w:sz="0" w:space="0" w:color="auto"/>
            <w:bottom w:val="none" w:sz="0" w:space="0" w:color="auto"/>
            <w:right w:val="none" w:sz="0" w:space="0" w:color="auto"/>
          </w:divBdr>
          <w:divsChild>
            <w:div w:id="1387870988">
              <w:marLeft w:val="0"/>
              <w:marRight w:val="0"/>
              <w:marTop w:val="0"/>
              <w:marBottom w:val="0"/>
              <w:divBdr>
                <w:top w:val="none" w:sz="0" w:space="0" w:color="auto"/>
                <w:left w:val="none" w:sz="0" w:space="0" w:color="auto"/>
                <w:bottom w:val="none" w:sz="0" w:space="0" w:color="auto"/>
                <w:right w:val="none" w:sz="0" w:space="0" w:color="auto"/>
              </w:divBdr>
            </w:div>
            <w:div w:id="1470366232">
              <w:marLeft w:val="0"/>
              <w:marRight w:val="0"/>
              <w:marTop w:val="0"/>
              <w:marBottom w:val="0"/>
              <w:divBdr>
                <w:top w:val="none" w:sz="0" w:space="0" w:color="auto"/>
                <w:left w:val="none" w:sz="0" w:space="0" w:color="auto"/>
                <w:bottom w:val="none" w:sz="0" w:space="0" w:color="auto"/>
                <w:right w:val="none" w:sz="0" w:space="0" w:color="auto"/>
              </w:divBdr>
            </w:div>
            <w:div w:id="147321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61307">
      <w:bodyDiv w:val="1"/>
      <w:marLeft w:val="0"/>
      <w:marRight w:val="0"/>
      <w:marTop w:val="0"/>
      <w:marBottom w:val="0"/>
      <w:divBdr>
        <w:top w:val="none" w:sz="0" w:space="0" w:color="auto"/>
        <w:left w:val="none" w:sz="0" w:space="0" w:color="auto"/>
        <w:bottom w:val="none" w:sz="0" w:space="0" w:color="auto"/>
        <w:right w:val="none" w:sz="0" w:space="0" w:color="auto"/>
      </w:divBdr>
      <w:divsChild>
        <w:div w:id="123735629">
          <w:marLeft w:val="547"/>
          <w:marRight w:val="0"/>
          <w:marTop w:val="115"/>
          <w:marBottom w:val="0"/>
          <w:divBdr>
            <w:top w:val="none" w:sz="0" w:space="0" w:color="auto"/>
            <w:left w:val="none" w:sz="0" w:space="0" w:color="auto"/>
            <w:bottom w:val="none" w:sz="0" w:space="0" w:color="auto"/>
            <w:right w:val="none" w:sz="0" w:space="0" w:color="auto"/>
          </w:divBdr>
        </w:div>
        <w:div w:id="1120339111">
          <w:marLeft w:val="1166"/>
          <w:marRight w:val="0"/>
          <w:marTop w:val="86"/>
          <w:marBottom w:val="0"/>
          <w:divBdr>
            <w:top w:val="none" w:sz="0" w:space="0" w:color="auto"/>
            <w:left w:val="none" w:sz="0" w:space="0" w:color="auto"/>
            <w:bottom w:val="none" w:sz="0" w:space="0" w:color="auto"/>
            <w:right w:val="none" w:sz="0" w:space="0" w:color="auto"/>
          </w:divBdr>
        </w:div>
        <w:div w:id="1369645496">
          <w:marLeft w:val="1166"/>
          <w:marRight w:val="0"/>
          <w:marTop w:val="86"/>
          <w:marBottom w:val="0"/>
          <w:divBdr>
            <w:top w:val="none" w:sz="0" w:space="0" w:color="auto"/>
            <w:left w:val="none" w:sz="0" w:space="0" w:color="auto"/>
            <w:bottom w:val="none" w:sz="0" w:space="0" w:color="auto"/>
            <w:right w:val="none" w:sz="0" w:space="0" w:color="auto"/>
          </w:divBdr>
        </w:div>
        <w:div w:id="1940212287">
          <w:marLeft w:val="1166"/>
          <w:marRight w:val="0"/>
          <w:marTop w:val="86"/>
          <w:marBottom w:val="0"/>
          <w:divBdr>
            <w:top w:val="none" w:sz="0" w:space="0" w:color="auto"/>
            <w:left w:val="none" w:sz="0" w:space="0" w:color="auto"/>
            <w:bottom w:val="none" w:sz="0" w:space="0" w:color="auto"/>
            <w:right w:val="none" w:sz="0" w:space="0" w:color="auto"/>
          </w:divBdr>
        </w:div>
        <w:div w:id="1945307271">
          <w:marLeft w:val="1800"/>
          <w:marRight w:val="0"/>
          <w:marTop w:val="77"/>
          <w:marBottom w:val="0"/>
          <w:divBdr>
            <w:top w:val="none" w:sz="0" w:space="0" w:color="auto"/>
            <w:left w:val="none" w:sz="0" w:space="0" w:color="auto"/>
            <w:bottom w:val="none" w:sz="0" w:space="0" w:color="auto"/>
            <w:right w:val="none" w:sz="0" w:space="0" w:color="auto"/>
          </w:divBdr>
        </w:div>
      </w:divsChild>
    </w:div>
    <w:div w:id="2136946366">
      <w:bodyDiv w:val="1"/>
      <w:marLeft w:val="0"/>
      <w:marRight w:val="0"/>
      <w:marTop w:val="0"/>
      <w:marBottom w:val="0"/>
      <w:divBdr>
        <w:top w:val="none" w:sz="0" w:space="0" w:color="auto"/>
        <w:left w:val="none" w:sz="0" w:space="0" w:color="auto"/>
        <w:bottom w:val="none" w:sz="0" w:space="0" w:color="auto"/>
        <w:right w:val="none" w:sz="0" w:space="0" w:color="auto"/>
      </w:divBdr>
    </w:div>
    <w:div w:id="2137333453">
      <w:bodyDiv w:val="1"/>
      <w:marLeft w:val="0"/>
      <w:marRight w:val="0"/>
      <w:marTop w:val="0"/>
      <w:marBottom w:val="0"/>
      <w:divBdr>
        <w:top w:val="none" w:sz="0" w:space="0" w:color="auto"/>
        <w:left w:val="none" w:sz="0" w:space="0" w:color="auto"/>
        <w:bottom w:val="none" w:sz="0" w:space="0" w:color="auto"/>
        <w:right w:val="none" w:sz="0" w:space="0" w:color="auto"/>
      </w:divBdr>
      <w:divsChild>
        <w:div w:id="1025979130">
          <w:marLeft w:val="1800"/>
          <w:marRight w:val="0"/>
          <w:marTop w:val="115"/>
          <w:marBottom w:val="0"/>
          <w:divBdr>
            <w:top w:val="none" w:sz="0" w:space="0" w:color="auto"/>
            <w:left w:val="none" w:sz="0" w:space="0" w:color="auto"/>
            <w:bottom w:val="none" w:sz="0" w:space="0" w:color="auto"/>
            <w:right w:val="none" w:sz="0" w:space="0" w:color="auto"/>
          </w:divBdr>
        </w:div>
        <w:div w:id="1040205355">
          <w:marLeft w:val="1166"/>
          <w:marRight w:val="0"/>
          <w:marTop w:val="134"/>
          <w:marBottom w:val="0"/>
          <w:divBdr>
            <w:top w:val="none" w:sz="0" w:space="0" w:color="auto"/>
            <w:left w:val="none" w:sz="0" w:space="0" w:color="auto"/>
            <w:bottom w:val="none" w:sz="0" w:space="0" w:color="auto"/>
            <w:right w:val="none" w:sz="0" w:space="0" w:color="auto"/>
          </w:divBdr>
        </w:div>
        <w:div w:id="1113987004">
          <w:marLeft w:val="547"/>
          <w:marRight w:val="0"/>
          <w:marTop w:val="154"/>
          <w:marBottom w:val="0"/>
          <w:divBdr>
            <w:top w:val="none" w:sz="0" w:space="0" w:color="auto"/>
            <w:left w:val="none" w:sz="0" w:space="0" w:color="auto"/>
            <w:bottom w:val="none" w:sz="0" w:space="0" w:color="auto"/>
            <w:right w:val="none" w:sz="0" w:space="0" w:color="auto"/>
          </w:divBdr>
        </w:div>
        <w:div w:id="1165558788">
          <w:marLeft w:val="1166"/>
          <w:marRight w:val="0"/>
          <w:marTop w:val="134"/>
          <w:marBottom w:val="0"/>
          <w:divBdr>
            <w:top w:val="none" w:sz="0" w:space="0" w:color="auto"/>
            <w:left w:val="none" w:sz="0" w:space="0" w:color="auto"/>
            <w:bottom w:val="none" w:sz="0" w:space="0" w:color="auto"/>
            <w:right w:val="none" w:sz="0" w:space="0" w:color="auto"/>
          </w:divBdr>
        </w:div>
      </w:divsChild>
    </w:div>
    <w:div w:id="2138139049">
      <w:bodyDiv w:val="1"/>
      <w:marLeft w:val="0"/>
      <w:marRight w:val="0"/>
      <w:marTop w:val="0"/>
      <w:marBottom w:val="0"/>
      <w:divBdr>
        <w:top w:val="none" w:sz="0" w:space="0" w:color="auto"/>
        <w:left w:val="none" w:sz="0" w:space="0" w:color="auto"/>
        <w:bottom w:val="none" w:sz="0" w:space="0" w:color="auto"/>
        <w:right w:val="none" w:sz="0" w:space="0" w:color="auto"/>
      </w:divBdr>
    </w:div>
    <w:div w:id="2139564035">
      <w:bodyDiv w:val="1"/>
      <w:marLeft w:val="0"/>
      <w:marRight w:val="0"/>
      <w:marTop w:val="0"/>
      <w:marBottom w:val="0"/>
      <w:divBdr>
        <w:top w:val="none" w:sz="0" w:space="0" w:color="auto"/>
        <w:left w:val="none" w:sz="0" w:space="0" w:color="auto"/>
        <w:bottom w:val="none" w:sz="0" w:space="0" w:color="auto"/>
        <w:right w:val="none" w:sz="0" w:space="0" w:color="auto"/>
      </w:divBdr>
      <w:divsChild>
        <w:div w:id="494296216">
          <w:marLeft w:val="1800"/>
          <w:marRight w:val="0"/>
          <w:marTop w:val="96"/>
          <w:marBottom w:val="0"/>
          <w:divBdr>
            <w:top w:val="none" w:sz="0" w:space="0" w:color="auto"/>
            <w:left w:val="none" w:sz="0" w:space="0" w:color="auto"/>
            <w:bottom w:val="none" w:sz="0" w:space="0" w:color="auto"/>
            <w:right w:val="none" w:sz="0" w:space="0" w:color="auto"/>
          </w:divBdr>
        </w:div>
        <w:div w:id="1090660198">
          <w:marLeft w:val="2520"/>
          <w:marRight w:val="0"/>
          <w:marTop w:val="86"/>
          <w:marBottom w:val="0"/>
          <w:divBdr>
            <w:top w:val="none" w:sz="0" w:space="0" w:color="auto"/>
            <w:left w:val="none" w:sz="0" w:space="0" w:color="auto"/>
            <w:bottom w:val="none" w:sz="0" w:space="0" w:color="auto"/>
            <w:right w:val="none" w:sz="0" w:space="0" w:color="auto"/>
          </w:divBdr>
        </w:div>
        <w:div w:id="1200974049">
          <w:marLeft w:val="1166"/>
          <w:marRight w:val="0"/>
          <w:marTop w:val="115"/>
          <w:marBottom w:val="0"/>
          <w:divBdr>
            <w:top w:val="none" w:sz="0" w:space="0" w:color="auto"/>
            <w:left w:val="none" w:sz="0" w:space="0" w:color="auto"/>
            <w:bottom w:val="none" w:sz="0" w:space="0" w:color="auto"/>
            <w:right w:val="none" w:sz="0" w:space="0" w:color="auto"/>
          </w:divBdr>
        </w:div>
        <w:div w:id="1424570260">
          <w:marLeft w:val="1800"/>
          <w:marRight w:val="0"/>
          <w:marTop w:val="96"/>
          <w:marBottom w:val="0"/>
          <w:divBdr>
            <w:top w:val="none" w:sz="0" w:space="0" w:color="auto"/>
            <w:left w:val="none" w:sz="0" w:space="0" w:color="auto"/>
            <w:bottom w:val="none" w:sz="0" w:space="0" w:color="auto"/>
            <w:right w:val="none" w:sz="0" w:space="0" w:color="auto"/>
          </w:divBdr>
        </w:div>
        <w:div w:id="1446582889">
          <w:marLeft w:val="1800"/>
          <w:marRight w:val="0"/>
          <w:marTop w:val="96"/>
          <w:marBottom w:val="0"/>
          <w:divBdr>
            <w:top w:val="none" w:sz="0" w:space="0" w:color="auto"/>
            <w:left w:val="none" w:sz="0" w:space="0" w:color="auto"/>
            <w:bottom w:val="none" w:sz="0" w:space="0" w:color="auto"/>
            <w:right w:val="none" w:sz="0" w:space="0" w:color="auto"/>
          </w:divBdr>
        </w:div>
        <w:div w:id="1493329153">
          <w:marLeft w:val="2520"/>
          <w:marRight w:val="0"/>
          <w:marTop w:val="86"/>
          <w:marBottom w:val="0"/>
          <w:divBdr>
            <w:top w:val="none" w:sz="0" w:space="0" w:color="auto"/>
            <w:left w:val="none" w:sz="0" w:space="0" w:color="auto"/>
            <w:bottom w:val="none" w:sz="0" w:space="0" w:color="auto"/>
            <w:right w:val="none" w:sz="0" w:space="0" w:color="auto"/>
          </w:divBdr>
        </w:div>
        <w:div w:id="1544175486">
          <w:marLeft w:val="1800"/>
          <w:marRight w:val="0"/>
          <w:marTop w:val="96"/>
          <w:marBottom w:val="0"/>
          <w:divBdr>
            <w:top w:val="none" w:sz="0" w:space="0" w:color="auto"/>
            <w:left w:val="none" w:sz="0" w:space="0" w:color="auto"/>
            <w:bottom w:val="none" w:sz="0" w:space="0" w:color="auto"/>
            <w:right w:val="none" w:sz="0" w:space="0" w:color="auto"/>
          </w:divBdr>
        </w:div>
        <w:div w:id="1919097360">
          <w:marLeft w:val="2520"/>
          <w:marRight w:val="0"/>
          <w:marTop w:val="86"/>
          <w:marBottom w:val="0"/>
          <w:divBdr>
            <w:top w:val="none" w:sz="0" w:space="0" w:color="auto"/>
            <w:left w:val="none" w:sz="0" w:space="0" w:color="auto"/>
            <w:bottom w:val="none" w:sz="0" w:space="0" w:color="auto"/>
            <w:right w:val="none" w:sz="0" w:space="0" w:color="auto"/>
          </w:divBdr>
        </w:div>
      </w:divsChild>
    </w:div>
    <w:div w:id="2139687905">
      <w:bodyDiv w:val="1"/>
      <w:marLeft w:val="0"/>
      <w:marRight w:val="0"/>
      <w:marTop w:val="0"/>
      <w:marBottom w:val="0"/>
      <w:divBdr>
        <w:top w:val="none" w:sz="0" w:space="0" w:color="auto"/>
        <w:left w:val="none" w:sz="0" w:space="0" w:color="auto"/>
        <w:bottom w:val="none" w:sz="0" w:space="0" w:color="auto"/>
        <w:right w:val="none" w:sz="0" w:space="0" w:color="auto"/>
      </w:divBdr>
    </w:div>
    <w:div w:id="2140218980">
      <w:bodyDiv w:val="1"/>
      <w:marLeft w:val="0"/>
      <w:marRight w:val="0"/>
      <w:marTop w:val="0"/>
      <w:marBottom w:val="0"/>
      <w:divBdr>
        <w:top w:val="none" w:sz="0" w:space="0" w:color="auto"/>
        <w:left w:val="none" w:sz="0" w:space="0" w:color="auto"/>
        <w:bottom w:val="none" w:sz="0" w:space="0" w:color="auto"/>
        <w:right w:val="none" w:sz="0" w:space="0" w:color="auto"/>
      </w:divBdr>
      <w:divsChild>
        <w:div w:id="541328706">
          <w:marLeft w:val="547"/>
          <w:marRight w:val="0"/>
          <w:marTop w:val="115"/>
          <w:marBottom w:val="0"/>
          <w:divBdr>
            <w:top w:val="none" w:sz="0" w:space="0" w:color="auto"/>
            <w:left w:val="none" w:sz="0" w:space="0" w:color="auto"/>
            <w:bottom w:val="none" w:sz="0" w:space="0" w:color="auto"/>
            <w:right w:val="none" w:sz="0" w:space="0" w:color="auto"/>
          </w:divBdr>
        </w:div>
        <w:div w:id="1603104672">
          <w:marLeft w:val="1800"/>
          <w:marRight w:val="0"/>
          <w:marTop w:val="67"/>
          <w:marBottom w:val="0"/>
          <w:divBdr>
            <w:top w:val="none" w:sz="0" w:space="0" w:color="auto"/>
            <w:left w:val="none" w:sz="0" w:space="0" w:color="auto"/>
            <w:bottom w:val="none" w:sz="0" w:space="0" w:color="auto"/>
            <w:right w:val="none" w:sz="0" w:space="0" w:color="auto"/>
          </w:divBdr>
        </w:div>
        <w:div w:id="1727945246">
          <w:marLeft w:val="1166"/>
          <w:marRight w:val="0"/>
          <w:marTop w:val="96"/>
          <w:marBottom w:val="0"/>
          <w:divBdr>
            <w:top w:val="none" w:sz="0" w:space="0" w:color="auto"/>
            <w:left w:val="none" w:sz="0" w:space="0" w:color="auto"/>
            <w:bottom w:val="none" w:sz="0" w:space="0" w:color="auto"/>
            <w:right w:val="none" w:sz="0" w:space="0" w:color="auto"/>
          </w:divBdr>
        </w:div>
      </w:divsChild>
    </w:div>
    <w:div w:id="2142267048">
      <w:bodyDiv w:val="1"/>
      <w:marLeft w:val="0"/>
      <w:marRight w:val="0"/>
      <w:marTop w:val="0"/>
      <w:marBottom w:val="0"/>
      <w:divBdr>
        <w:top w:val="none" w:sz="0" w:space="0" w:color="auto"/>
        <w:left w:val="none" w:sz="0" w:space="0" w:color="auto"/>
        <w:bottom w:val="none" w:sz="0" w:space="0" w:color="auto"/>
        <w:right w:val="none" w:sz="0" w:space="0" w:color="auto"/>
      </w:divBdr>
      <w:divsChild>
        <w:div w:id="2146770582">
          <w:marLeft w:val="0"/>
          <w:marRight w:val="0"/>
          <w:marTop w:val="0"/>
          <w:marBottom w:val="0"/>
          <w:divBdr>
            <w:top w:val="none" w:sz="0" w:space="0" w:color="auto"/>
            <w:left w:val="none" w:sz="0" w:space="0" w:color="auto"/>
            <w:bottom w:val="none" w:sz="0" w:space="0" w:color="auto"/>
            <w:right w:val="none" w:sz="0" w:space="0" w:color="auto"/>
          </w:divBdr>
        </w:div>
      </w:divsChild>
    </w:div>
    <w:div w:id="2142378486">
      <w:bodyDiv w:val="1"/>
      <w:marLeft w:val="0"/>
      <w:marRight w:val="0"/>
      <w:marTop w:val="0"/>
      <w:marBottom w:val="0"/>
      <w:divBdr>
        <w:top w:val="none" w:sz="0" w:space="0" w:color="auto"/>
        <w:left w:val="none" w:sz="0" w:space="0" w:color="auto"/>
        <w:bottom w:val="none" w:sz="0" w:space="0" w:color="auto"/>
        <w:right w:val="none" w:sz="0" w:space="0" w:color="auto"/>
      </w:divBdr>
    </w:div>
    <w:div w:id="2142534127">
      <w:bodyDiv w:val="1"/>
      <w:marLeft w:val="0"/>
      <w:marRight w:val="0"/>
      <w:marTop w:val="0"/>
      <w:marBottom w:val="0"/>
      <w:divBdr>
        <w:top w:val="none" w:sz="0" w:space="0" w:color="auto"/>
        <w:left w:val="none" w:sz="0" w:space="0" w:color="auto"/>
        <w:bottom w:val="none" w:sz="0" w:space="0" w:color="auto"/>
        <w:right w:val="none" w:sz="0" w:space="0" w:color="auto"/>
      </w:divBdr>
    </w:div>
    <w:div w:id="2142572091">
      <w:bodyDiv w:val="1"/>
      <w:marLeft w:val="0"/>
      <w:marRight w:val="0"/>
      <w:marTop w:val="0"/>
      <w:marBottom w:val="0"/>
      <w:divBdr>
        <w:top w:val="none" w:sz="0" w:space="0" w:color="auto"/>
        <w:left w:val="none" w:sz="0" w:space="0" w:color="auto"/>
        <w:bottom w:val="none" w:sz="0" w:space="0" w:color="auto"/>
        <w:right w:val="none" w:sz="0" w:space="0" w:color="auto"/>
      </w:divBdr>
    </w:div>
    <w:div w:id="2142963000">
      <w:bodyDiv w:val="1"/>
      <w:marLeft w:val="0"/>
      <w:marRight w:val="0"/>
      <w:marTop w:val="0"/>
      <w:marBottom w:val="0"/>
      <w:divBdr>
        <w:top w:val="none" w:sz="0" w:space="0" w:color="auto"/>
        <w:left w:val="none" w:sz="0" w:space="0" w:color="auto"/>
        <w:bottom w:val="none" w:sz="0" w:space="0" w:color="auto"/>
        <w:right w:val="none" w:sz="0" w:space="0" w:color="auto"/>
      </w:divBdr>
    </w:div>
    <w:div w:id="2143379346">
      <w:bodyDiv w:val="1"/>
      <w:marLeft w:val="0"/>
      <w:marRight w:val="0"/>
      <w:marTop w:val="0"/>
      <w:marBottom w:val="0"/>
      <w:divBdr>
        <w:top w:val="none" w:sz="0" w:space="0" w:color="auto"/>
        <w:left w:val="none" w:sz="0" w:space="0" w:color="auto"/>
        <w:bottom w:val="none" w:sz="0" w:space="0" w:color="auto"/>
        <w:right w:val="none" w:sz="0" w:space="0" w:color="auto"/>
      </w:divBdr>
    </w:div>
    <w:div w:id="2143883317">
      <w:bodyDiv w:val="1"/>
      <w:marLeft w:val="0"/>
      <w:marRight w:val="0"/>
      <w:marTop w:val="0"/>
      <w:marBottom w:val="0"/>
      <w:divBdr>
        <w:top w:val="none" w:sz="0" w:space="0" w:color="auto"/>
        <w:left w:val="none" w:sz="0" w:space="0" w:color="auto"/>
        <w:bottom w:val="none" w:sz="0" w:space="0" w:color="auto"/>
        <w:right w:val="none" w:sz="0" w:space="0" w:color="auto"/>
      </w:divBdr>
    </w:div>
    <w:div w:id="2144148754">
      <w:bodyDiv w:val="1"/>
      <w:marLeft w:val="0"/>
      <w:marRight w:val="0"/>
      <w:marTop w:val="0"/>
      <w:marBottom w:val="0"/>
      <w:divBdr>
        <w:top w:val="none" w:sz="0" w:space="0" w:color="auto"/>
        <w:left w:val="none" w:sz="0" w:space="0" w:color="auto"/>
        <w:bottom w:val="none" w:sz="0" w:space="0" w:color="auto"/>
        <w:right w:val="none" w:sz="0" w:space="0" w:color="auto"/>
      </w:divBdr>
    </w:div>
    <w:div w:id="2145462186">
      <w:bodyDiv w:val="1"/>
      <w:marLeft w:val="0"/>
      <w:marRight w:val="0"/>
      <w:marTop w:val="0"/>
      <w:marBottom w:val="0"/>
      <w:divBdr>
        <w:top w:val="none" w:sz="0" w:space="0" w:color="auto"/>
        <w:left w:val="none" w:sz="0" w:space="0" w:color="auto"/>
        <w:bottom w:val="none" w:sz="0" w:space="0" w:color="auto"/>
        <w:right w:val="none" w:sz="0" w:space="0" w:color="auto"/>
      </w:divBdr>
      <w:divsChild>
        <w:div w:id="1911304422">
          <w:marLeft w:val="0"/>
          <w:marRight w:val="0"/>
          <w:marTop w:val="0"/>
          <w:marBottom w:val="0"/>
          <w:divBdr>
            <w:top w:val="none" w:sz="0" w:space="0" w:color="auto"/>
            <w:left w:val="none" w:sz="0" w:space="0" w:color="auto"/>
            <w:bottom w:val="none" w:sz="0" w:space="0" w:color="auto"/>
            <w:right w:val="none" w:sz="0" w:space="0" w:color="auto"/>
          </w:divBdr>
          <w:divsChild>
            <w:div w:id="254557885">
              <w:marLeft w:val="0"/>
              <w:marRight w:val="0"/>
              <w:marTop w:val="0"/>
              <w:marBottom w:val="0"/>
              <w:divBdr>
                <w:top w:val="none" w:sz="0" w:space="0" w:color="auto"/>
                <w:left w:val="none" w:sz="0" w:space="0" w:color="auto"/>
                <w:bottom w:val="none" w:sz="0" w:space="0" w:color="auto"/>
                <w:right w:val="none" w:sz="0" w:space="0" w:color="auto"/>
              </w:divBdr>
            </w:div>
            <w:div w:id="16557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07261">
      <w:bodyDiv w:val="1"/>
      <w:marLeft w:val="0"/>
      <w:marRight w:val="0"/>
      <w:marTop w:val="0"/>
      <w:marBottom w:val="0"/>
      <w:divBdr>
        <w:top w:val="none" w:sz="0" w:space="0" w:color="auto"/>
        <w:left w:val="none" w:sz="0" w:space="0" w:color="auto"/>
        <w:bottom w:val="none" w:sz="0" w:space="0" w:color="auto"/>
        <w:right w:val="none" w:sz="0" w:space="0" w:color="auto"/>
      </w:divBdr>
    </w:div>
    <w:div w:id="2146653160">
      <w:bodyDiv w:val="1"/>
      <w:marLeft w:val="0"/>
      <w:marRight w:val="0"/>
      <w:marTop w:val="0"/>
      <w:marBottom w:val="0"/>
      <w:divBdr>
        <w:top w:val="none" w:sz="0" w:space="0" w:color="auto"/>
        <w:left w:val="none" w:sz="0" w:space="0" w:color="auto"/>
        <w:bottom w:val="none" w:sz="0" w:space="0" w:color="auto"/>
        <w:right w:val="none" w:sz="0" w:space="0" w:color="auto"/>
      </w:divBdr>
      <w:divsChild>
        <w:div w:id="1212495696">
          <w:marLeft w:val="1166"/>
          <w:marRight w:val="0"/>
          <w:marTop w:val="115"/>
          <w:marBottom w:val="0"/>
          <w:divBdr>
            <w:top w:val="none" w:sz="0" w:space="0" w:color="auto"/>
            <w:left w:val="none" w:sz="0" w:space="0" w:color="auto"/>
            <w:bottom w:val="none" w:sz="0" w:space="0" w:color="auto"/>
            <w:right w:val="none" w:sz="0" w:space="0" w:color="auto"/>
          </w:divBdr>
        </w:div>
        <w:div w:id="1952393774">
          <w:marLeft w:val="547"/>
          <w:marRight w:val="0"/>
          <w:marTop w:val="115"/>
          <w:marBottom w:val="0"/>
          <w:divBdr>
            <w:top w:val="none" w:sz="0" w:space="0" w:color="auto"/>
            <w:left w:val="none" w:sz="0" w:space="0" w:color="auto"/>
            <w:bottom w:val="none" w:sz="0" w:space="0" w:color="auto"/>
            <w:right w:val="none" w:sz="0" w:space="0" w:color="auto"/>
          </w:divBdr>
        </w:div>
      </w:divsChild>
    </w:div>
    <w:div w:id="2147241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hyperlink" Target="file:///C:\Users\Merias\Documents\RAN1\TSGR1_94-Sweden\Docs\R1-1809844.zip" TargetMode="External"/><Relationship Id="rId1827" Type="http://schemas.openxmlformats.org/officeDocument/2006/relationships/hyperlink" Target="file:///C:\Users\Merias\Documents\RAN1\TSGR1_94-Sweden\Docs\R1-1808551.zip" TargetMode="External"/><Relationship Id="rId21" Type="http://schemas.openxmlformats.org/officeDocument/2006/relationships/hyperlink" Target="file:///C:\Users\Merias\Documents\RAN1\TSGR1_94-Sweden\Docs\R1-1808027.zip" TargetMode="External"/><Relationship Id="rId2089" Type="http://schemas.openxmlformats.org/officeDocument/2006/relationships/hyperlink" Target="file:///C:\Users\Merias\Documents\RAN1\TSGR1_94-Sweden\Docs\R1-1808703.zip" TargetMode="External"/><Relationship Id="rId170" Type="http://schemas.openxmlformats.org/officeDocument/2006/relationships/hyperlink" Target="file:///C:\Users\Merias\Documents\RAN1\TSGR1_94-Sweden\Docs\R1-1809638.zip" TargetMode="External"/><Relationship Id="rId2296" Type="http://schemas.openxmlformats.org/officeDocument/2006/relationships/hyperlink" Target="file:///C:\Users\Merias\Documents\RAN1\TSGR1_94-Sweden\Docs\R1-1808187.zip" TargetMode="External"/><Relationship Id="rId268" Type="http://schemas.openxmlformats.org/officeDocument/2006/relationships/image" Target="media/image6.wmf"/><Relationship Id="rId475" Type="http://schemas.openxmlformats.org/officeDocument/2006/relationships/hyperlink" Target="file:///C:\Users\Merias\Documents\RAN1\TSGR1_94-Sweden\Docs\R1-1808430.zip" TargetMode="External"/><Relationship Id="rId682" Type="http://schemas.openxmlformats.org/officeDocument/2006/relationships/hyperlink" Target="file:///C:\Users\Merias\Documents\RAN1\TSGR1_94-Sweden\Docs\R1-1809854.zip" TargetMode="External"/><Relationship Id="rId2156" Type="http://schemas.openxmlformats.org/officeDocument/2006/relationships/hyperlink" Target="file:///C:\Users\Merias\Documents\RAN1\TSGR1_94-Sweden\Docs\R1-1808706.zip" TargetMode="External"/><Relationship Id="rId2363" Type="http://schemas.openxmlformats.org/officeDocument/2006/relationships/hyperlink" Target="file:///C:\Users\Merias\Documents\RAN1\TSGR1_94-Sweden\Docs\R1-1808931.zip" TargetMode="External"/><Relationship Id="rId128" Type="http://schemas.openxmlformats.org/officeDocument/2006/relationships/hyperlink" Target="file:///C:\Users\Merias\Documents\RAN1\TSGR1_94-Sweden\Docs\R1-1809540.zip" TargetMode="External"/><Relationship Id="rId335" Type="http://schemas.openxmlformats.org/officeDocument/2006/relationships/hyperlink" Target="file:///C:\Users\Merias\Documents\RAN1\TSGR1_94-Sweden\Docs\R1-1808130.zip" TargetMode="External"/><Relationship Id="rId542" Type="http://schemas.openxmlformats.org/officeDocument/2006/relationships/hyperlink" Target="file:///C:\Users\Merias\Documents\RAN1\TSGR1_94-Sweden\Docs\R1-1808735.zip" TargetMode="External"/><Relationship Id="rId987" Type="http://schemas.openxmlformats.org/officeDocument/2006/relationships/hyperlink" Target="file:///C:\Users\Merias\Documents\RAN1\TSGR1_94-Sweden\Docs\R1-1808487.zip" TargetMode="External"/><Relationship Id="rId1172" Type="http://schemas.openxmlformats.org/officeDocument/2006/relationships/hyperlink" Target="file:///C:\Users\Merias\Documents\RAN1\TSGR1_94-Sweden\Docs\R1-1809769.zip" TargetMode="External"/><Relationship Id="rId2016" Type="http://schemas.openxmlformats.org/officeDocument/2006/relationships/hyperlink" Target="file:///C:\Users\Merias\Documents\RAN1\TSGR1_94-Sweden\Docs\R1-1809070.zip" TargetMode="External"/><Relationship Id="rId2223" Type="http://schemas.openxmlformats.org/officeDocument/2006/relationships/hyperlink" Target="file:///C:\Users\Merias\Documents\RAN1\TSGR1_94-Sweden\Docs\R1-1808973.zip" TargetMode="External"/><Relationship Id="rId2430" Type="http://schemas.openxmlformats.org/officeDocument/2006/relationships/hyperlink" Target="file:///C:\Users\Merias\Documents\RAN1\TSGR1_94-Sweden\Docs\R1-1809462.zip" TargetMode="External"/><Relationship Id="rId402" Type="http://schemas.openxmlformats.org/officeDocument/2006/relationships/hyperlink" Target="file:///C:\Users\Merias\Documents\RAN1\TSGR1_94-Sweden\Docs\R1-1809582.zip" TargetMode="External"/><Relationship Id="rId847" Type="http://schemas.openxmlformats.org/officeDocument/2006/relationships/image" Target="media/image73.wmf"/><Relationship Id="rId1032" Type="http://schemas.openxmlformats.org/officeDocument/2006/relationships/image" Target="media/image203.wmf"/><Relationship Id="rId1477" Type="http://schemas.openxmlformats.org/officeDocument/2006/relationships/hyperlink" Target="file:///C:\Users\Merias\Documents\RAN1\TSGR1_94-Sweden\Docs\R1-1808945.zip" TargetMode="External"/><Relationship Id="rId1684" Type="http://schemas.openxmlformats.org/officeDocument/2006/relationships/hyperlink" Target="file:///C:\Users\Merias\Documents\RAN1\TSGR1_94-Sweden\Docs\R1-1808060.zip" TargetMode="External"/><Relationship Id="rId1891" Type="http://schemas.openxmlformats.org/officeDocument/2006/relationships/hyperlink" Target="file:///C:\Users\Merias\Documents\RAN1\TSGR1_94-Sweden\Docs\R1-1808837.zip" TargetMode="External"/><Relationship Id="rId707" Type="http://schemas.openxmlformats.org/officeDocument/2006/relationships/hyperlink" Target="file:///C:\Users\Merias\Documents\RAN1\TSGR1_94-Sweden\Docs\R1-1808922.zip" TargetMode="External"/><Relationship Id="rId914" Type="http://schemas.openxmlformats.org/officeDocument/2006/relationships/image" Target="media/image138.wmf"/><Relationship Id="rId1337" Type="http://schemas.openxmlformats.org/officeDocument/2006/relationships/hyperlink" Target="file:///C:\Users\Merias\Documents\RAN1\TSGR1_94-Sweden\Docs\R1-1808870.zip" TargetMode="External"/><Relationship Id="rId1544" Type="http://schemas.openxmlformats.org/officeDocument/2006/relationships/hyperlink" Target="file:///C:\Users\Merias\Documents\RAN1\TSGR1_94-Sweden\Docs\R1-1808152.zip" TargetMode="External"/><Relationship Id="rId1751" Type="http://schemas.openxmlformats.org/officeDocument/2006/relationships/hyperlink" Target="file:///C:\Users\Merias\Documents\RAN1\TSGR1_94-Sweden\Docs\R1-1809219.zip" TargetMode="External"/><Relationship Id="rId1989" Type="http://schemas.openxmlformats.org/officeDocument/2006/relationships/hyperlink" Target="file:///C:\Users\Merias\Documents\RAN1\TSGR1_94-Sweden\Docs\R1-1809307.zip" TargetMode="External"/><Relationship Id="rId43" Type="http://schemas.openxmlformats.org/officeDocument/2006/relationships/hyperlink" Target="file:///C:\Users\Merias\Documents\RAN1\TSGR1_94-Sweden\Docs\R1-1809374.zip" TargetMode="External"/><Relationship Id="rId1404" Type="http://schemas.openxmlformats.org/officeDocument/2006/relationships/hyperlink" Target="file:///C:\Users\Merias\Documents\RAN1\TSGR1_94-Sweden\Docs\R1-1808872.zip" TargetMode="External"/><Relationship Id="rId1611" Type="http://schemas.openxmlformats.org/officeDocument/2006/relationships/hyperlink" Target="file:///C:\Users\Merias\Documents\RAN1\TSGR1_94-Sweden\Docs\R1-1808157.zip" TargetMode="External"/><Relationship Id="rId1849" Type="http://schemas.openxmlformats.org/officeDocument/2006/relationships/hyperlink" Target="file:///C:\Users\Merias\Documents\RAN1\TSGR1_94-Sweden\Docs\R1-1808086.zip" TargetMode="External"/><Relationship Id="rId192" Type="http://schemas.openxmlformats.org/officeDocument/2006/relationships/hyperlink" Target="file:///C:\Users\Merias\Documents\RAN1\TSGR1_94-Sweden\Docs\R1-1809216.zip" TargetMode="External"/><Relationship Id="rId1709" Type="http://schemas.openxmlformats.org/officeDocument/2006/relationships/hyperlink" Target="file:///C:\Users\Merias\Documents\RAN1\TSGR1_94-Sweden\Docs\R1-1808274.zip" TargetMode="External"/><Relationship Id="rId1916" Type="http://schemas.openxmlformats.org/officeDocument/2006/relationships/hyperlink" Target="file:///C:\Users\Merias\Documents\RAN1\TSGR1_94-Sweden\Docs\R1-1808616.zip" TargetMode="External"/><Relationship Id="rId497" Type="http://schemas.openxmlformats.org/officeDocument/2006/relationships/hyperlink" Target="file:///C:\Users\Merias\Documents\RAN1\TSGR1_94-Sweden\Docs\R1-1808036.zip" TargetMode="External"/><Relationship Id="rId2080" Type="http://schemas.openxmlformats.org/officeDocument/2006/relationships/hyperlink" Target="file:///C:\Users\Merias\Documents\RAN1\TSGR1_94-Sweden\Inbox\R1-1809973.zip" TargetMode="External"/><Relationship Id="rId2178" Type="http://schemas.openxmlformats.org/officeDocument/2006/relationships/hyperlink" Target="file:///C:\Users\Merias\Documents\RAN1\TSGR1_94-Sweden\Docs\R1-1809164.zip" TargetMode="External"/><Relationship Id="rId2385" Type="http://schemas.openxmlformats.org/officeDocument/2006/relationships/hyperlink" Target="file:///C:\Users\Merias\Documents\RAN1\TSGR1_94-Sweden\Docs\R1-1809263.zip" TargetMode="External"/><Relationship Id="rId357" Type="http://schemas.openxmlformats.org/officeDocument/2006/relationships/hyperlink" Target="file:///C:\Users\Merias\Documents\RAN1\TSGR1_94-Sweden\Docs\R1-1809631.zip" TargetMode="External"/><Relationship Id="rId1194" Type="http://schemas.openxmlformats.org/officeDocument/2006/relationships/image" Target="media/image303.wmf"/><Relationship Id="rId2038" Type="http://schemas.openxmlformats.org/officeDocument/2006/relationships/hyperlink" Target="file:///C:\Users\Merias\Documents\RAN1\TSGR1_94-Sweden\Docs\R1-1808527.zip" TargetMode="External"/><Relationship Id="rId217" Type="http://schemas.openxmlformats.org/officeDocument/2006/relationships/hyperlink" Target="file:///C:\Users\Merias\Documents\RAN1\TSGR1_94-Sweden\Docs\R1-1809007.zip" TargetMode="External"/><Relationship Id="rId564" Type="http://schemas.openxmlformats.org/officeDocument/2006/relationships/hyperlink" Target="file:///C:\Users\Merias\Documents\RAN1\TSGR1_94-Sweden\Docs\R1-1809030.zip" TargetMode="External"/><Relationship Id="rId771" Type="http://schemas.openxmlformats.org/officeDocument/2006/relationships/image" Target="media/image45.wmf"/><Relationship Id="rId869" Type="http://schemas.openxmlformats.org/officeDocument/2006/relationships/image" Target="media/image94.wmf"/><Relationship Id="rId1499" Type="http://schemas.openxmlformats.org/officeDocument/2006/relationships/hyperlink" Target="file:///C:\Users\Merias\Documents\RAN1\TSGR1_94-Sweden\Docs\R1-1809883.zip" TargetMode="External"/><Relationship Id="rId2245" Type="http://schemas.openxmlformats.org/officeDocument/2006/relationships/hyperlink" Target="file:///C:\Users\Merias\Documents\RAN1\TSGR1_94-Sweden\Docs\R1-1809940.zip" TargetMode="External"/><Relationship Id="rId2452" Type="http://schemas.openxmlformats.org/officeDocument/2006/relationships/hyperlink" Target="file:///C:\Users\Merias\Documents\RAN1\TSGR1_94-Sweden\Docs\R1-1808018.zip" TargetMode="External"/><Relationship Id="rId424" Type="http://schemas.openxmlformats.org/officeDocument/2006/relationships/hyperlink" Target="file:///C:\Users\Merias\Documents\RAN1\TSGR1_94-Sweden\Docs\R1-1809647.zip" TargetMode="External"/><Relationship Id="rId631" Type="http://schemas.openxmlformats.org/officeDocument/2006/relationships/hyperlink" Target="file:///C:\Users\Merias\Documents\RAN1\TSGR1_94-Sweden\Docs\R1-1808368.zip" TargetMode="External"/><Relationship Id="rId729" Type="http://schemas.openxmlformats.org/officeDocument/2006/relationships/image" Target="media/image27.wmf"/><Relationship Id="rId1054" Type="http://schemas.openxmlformats.org/officeDocument/2006/relationships/image" Target="media/image224.wmf"/><Relationship Id="rId1261" Type="http://schemas.openxmlformats.org/officeDocument/2006/relationships/image" Target="media/image329.wmf"/><Relationship Id="rId1359" Type="http://schemas.openxmlformats.org/officeDocument/2006/relationships/hyperlink" Target="file:///C:\Users\Merias\Documents\RAN1\TSGR1_94-Sweden\Docs\R1-1808381.zip" TargetMode="External"/><Relationship Id="rId2105" Type="http://schemas.openxmlformats.org/officeDocument/2006/relationships/hyperlink" Target="file:///C:\Users\Merias\Documents\RAN1\TSGR1_94-Sweden\Docs\R1-1808824.zip" TargetMode="External"/><Relationship Id="rId2312" Type="http://schemas.openxmlformats.org/officeDocument/2006/relationships/hyperlink" Target="file:///C:\Users\Merias\Documents\RAN1\TSGR1_94-Sweden\Docs\R1-1808424.zip" TargetMode="External"/><Relationship Id="rId936" Type="http://schemas.openxmlformats.org/officeDocument/2006/relationships/image" Target="media/image160.wmf"/><Relationship Id="rId1121" Type="http://schemas.openxmlformats.org/officeDocument/2006/relationships/image" Target="media/image282.wmf"/><Relationship Id="rId1219" Type="http://schemas.openxmlformats.org/officeDocument/2006/relationships/hyperlink" Target="file:///C:\Users\Merias\Documents\RAN1\TSGR1_94-Sweden\Docs\R1-1808262.zip" TargetMode="External"/><Relationship Id="rId1566" Type="http://schemas.openxmlformats.org/officeDocument/2006/relationships/hyperlink" Target="file:///C:\Users\Merias\Documents\RAN1\TSGR1_94-Sweden\Docs\R1-1808915.zip" TargetMode="External"/><Relationship Id="rId1773" Type="http://schemas.openxmlformats.org/officeDocument/2006/relationships/hyperlink" Target="file:///C:\Users\Merias\Documents\RAN1\TSGR1_94-Sweden\Docs\R1-1808820.zip" TargetMode="External"/><Relationship Id="rId1980" Type="http://schemas.openxmlformats.org/officeDocument/2006/relationships/hyperlink" Target="file:///C:\Users\Merias\Documents\RAN1\TSGR1_94-Sweden\Docs\R1-1808779.zip" TargetMode="External"/><Relationship Id="rId65" Type="http://schemas.openxmlformats.org/officeDocument/2006/relationships/hyperlink" Target="file:///C:\Users\Merias\Documents\RAN1\TSGR1_94-Sweden\Docs\R1-1809391.zip" TargetMode="External"/><Relationship Id="rId1426" Type="http://schemas.openxmlformats.org/officeDocument/2006/relationships/hyperlink" Target="file:///C:\Users\Merias\Documents\RAN1\TSGR1_94-Sweden\Docs\R1-1809954.zip" TargetMode="External"/><Relationship Id="rId1633" Type="http://schemas.openxmlformats.org/officeDocument/2006/relationships/hyperlink" Target="file:///C:\Users\Merias\Documents\RAN1\TSGR1_94-Sweden\Docs\R1-1808764.zip" TargetMode="External"/><Relationship Id="rId1840" Type="http://schemas.openxmlformats.org/officeDocument/2006/relationships/hyperlink" Target="file:///C:\Users\Merias\Documents\RAN1\TSGR1_94-Sweden\Docs\R1-1809232.zip" TargetMode="External"/><Relationship Id="rId1700" Type="http://schemas.openxmlformats.org/officeDocument/2006/relationships/hyperlink" Target="file:///C:\Users\Merias\Documents\RAN1\TSGR1_94-Sweden\Docs\R1-1809153.zip" TargetMode="External"/><Relationship Id="rId1938" Type="http://schemas.openxmlformats.org/officeDocument/2006/relationships/hyperlink" Target="file:///C:\Users\Merias\Documents\RAN1\TSGR1_94-Sweden\Docs\R1-1808723.zip" TargetMode="External"/><Relationship Id="rId281" Type="http://schemas.openxmlformats.org/officeDocument/2006/relationships/hyperlink" Target="file:///C:\Users\Merias\Documents\RAN1\TSGR1_94-Sweden\Docs\R1-1808986.zip" TargetMode="External"/><Relationship Id="rId141" Type="http://schemas.openxmlformats.org/officeDocument/2006/relationships/hyperlink" Target="file:///C:\Users\Merias\Documents\RAN1\TSGR1_94-Sweden\Docs\R1-1808652.zip" TargetMode="External"/><Relationship Id="rId379" Type="http://schemas.openxmlformats.org/officeDocument/2006/relationships/hyperlink" Target="file:///C:\Users\Merias\Documents\RAN1\TSGR1_94-Sweden\Docs\R1-1809016.zip" TargetMode="External"/><Relationship Id="rId586" Type="http://schemas.openxmlformats.org/officeDocument/2006/relationships/hyperlink" Target="file:///C:\Users\Merias\Documents\RAN1\TSGR1_94-Sweden\Docs\R1-1808661.zip" TargetMode="External"/><Relationship Id="rId793" Type="http://schemas.openxmlformats.org/officeDocument/2006/relationships/hyperlink" Target="file:///C:\Users\Merias\Documents\RAN1\TSGR1_94-Sweden\Docs\R1-1808892.zip" TargetMode="External"/><Relationship Id="rId2267" Type="http://schemas.openxmlformats.org/officeDocument/2006/relationships/hyperlink" Target="file:///C:\Users\Merias\Documents\RAN1\TSGR1_94-Sweden\Docs\R1-1809947.zip" TargetMode="External"/><Relationship Id="rId2474" Type="http://schemas.openxmlformats.org/officeDocument/2006/relationships/hyperlink" Target="file:///C:\Users\Merias\Documents\RAN1\TSGR1_94-Sweden\Docs\R1-1807764.zip" TargetMode="External"/><Relationship Id="rId7" Type="http://schemas.openxmlformats.org/officeDocument/2006/relationships/webSettings" Target="webSettings.xml"/><Relationship Id="rId239" Type="http://schemas.openxmlformats.org/officeDocument/2006/relationships/hyperlink" Target="file:///C:\Users\Merias\Documents\RAN1\TSGR1_94-Sweden\Docs\R1-1809353.zip" TargetMode="External"/><Relationship Id="rId446" Type="http://schemas.openxmlformats.org/officeDocument/2006/relationships/hyperlink" Target="file:///C:\Users\Merias\Documents\RAN1\TSGR1_94-Sweden\Docs\R1-1808592.zip" TargetMode="External"/><Relationship Id="rId653" Type="http://schemas.openxmlformats.org/officeDocument/2006/relationships/hyperlink" Target="file:///C:\Users\Merias\Documents\RAN1\TSGR1_94-Sweden\Docs\R1-1808548.zip" TargetMode="External"/><Relationship Id="rId1076" Type="http://schemas.openxmlformats.org/officeDocument/2006/relationships/image" Target="media/image244.wmf"/><Relationship Id="rId1283" Type="http://schemas.openxmlformats.org/officeDocument/2006/relationships/hyperlink" Target="file:///C:\Users\Merias\Documents\RAN1\TSGR1_94-Sweden\Docs\R1-1808802.zip" TargetMode="External"/><Relationship Id="rId1490" Type="http://schemas.openxmlformats.org/officeDocument/2006/relationships/hyperlink" Target="file:///C:\Users\Merias\Documents\RAN1\TSGR1_94-Sweden\Docs\R1-1808497.zip" TargetMode="External"/><Relationship Id="rId2127" Type="http://schemas.openxmlformats.org/officeDocument/2006/relationships/hyperlink" Target="file:///C:\Users\Merias\Documents\RAN1\TSGR1_94-Sweden\Docs\R1-1808285.zip" TargetMode="External"/><Relationship Id="rId2334" Type="http://schemas.openxmlformats.org/officeDocument/2006/relationships/hyperlink" Target="file:///C:\Users\Merias\Documents\RAN1\TSGR1_94-Sweden\Docs\R1-1808710.zip" TargetMode="External"/><Relationship Id="rId306" Type="http://schemas.openxmlformats.org/officeDocument/2006/relationships/hyperlink" Target="file:///C:\Users\Merias\Documents\RAN1\TSGR1_94-Sweden\Docs\R1-1809628.zip" TargetMode="External"/><Relationship Id="rId860" Type="http://schemas.openxmlformats.org/officeDocument/2006/relationships/image" Target="media/image85.wmf"/><Relationship Id="rId958" Type="http://schemas.openxmlformats.org/officeDocument/2006/relationships/hyperlink" Target="file:///C:\Users\Merias\Documents\RAN1\TSGR1_94-Sweden\Docs\R1-1808263.zip" TargetMode="External"/><Relationship Id="rId1143" Type="http://schemas.openxmlformats.org/officeDocument/2006/relationships/hyperlink" Target="file:///C:\Users\Merias\Documents\RAN1\TSGR1_94-Sweden\Docs\R1-1809820.zip" TargetMode="External"/><Relationship Id="rId1588" Type="http://schemas.openxmlformats.org/officeDocument/2006/relationships/hyperlink" Target="file:///C:\Users\Merias\Documents\RAN1\TSGR1_94-Sweden\Docs\R1-1808052.zip" TargetMode="External"/><Relationship Id="rId1795" Type="http://schemas.openxmlformats.org/officeDocument/2006/relationships/hyperlink" Target="file:///C:\Users\Merias\Documents\RAN1\TSGR1_94-Sweden\Docs\R1-1808901.zip" TargetMode="External"/><Relationship Id="rId87" Type="http://schemas.openxmlformats.org/officeDocument/2006/relationships/hyperlink" Target="file:///C:\Users\Merias\Documents\RAN1\TSGR1_94-Sweden\Docs\R1-1808030.zip" TargetMode="External"/><Relationship Id="rId513" Type="http://schemas.openxmlformats.org/officeDocument/2006/relationships/hyperlink" Target="file:///C:\Users\Merias\Documents\RAN1\TSGR1_94-Sweden\Docs\R1-1808634.zip" TargetMode="External"/><Relationship Id="rId720" Type="http://schemas.openxmlformats.org/officeDocument/2006/relationships/oleObject" Target="embeddings/oleObject14.bin"/><Relationship Id="rId818" Type="http://schemas.openxmlformats.org/officeDocument/2006/relationships/image" Target="media/image61.wmf"/><Relationship Id="rId1350" Type="http://schemas.openxmlformats.org/officeDocument/2006/relationships/hyperlink" Target="file:///C:\Users\Merias\Documents\RAN1\TSGR1_94-Sweden\Docs\R1-1809810.zip" TargetMode="External"/><Relationship Id="rId1448" Type="http://schemas.openxmlformats.org/officeDocument/2006/relationships/oleObject" Target="embeddings/oleObject34.bin"/><Relationship Id="rId1655" Type="http://schemas.openxmlformats.org/officeDocument/2006/relationships/hyperlink" Target="file:///C:\Users\Merias\Documents\RAN1\TSGR1_94-Sweden\Docs\R1-1809061.zip" TargetMode="External"/><Relationship Id="rId2401" Type="http://schemas.openxmlformats.org/officeDocument/2006/relationships/hyperlink" Target="file:///C:\Users\Merias\Documents\RAN1\TSGR1_94-Sweden\Docs\R1-1809279.zip" TargetMode="External"/><Relationship Id="rId1003" Type="http://schemas.openxmlformats.org/officeDocument/2006/relationships/image" Target="media/image176.wmf"/><Relationship Id="rId1210" Type="http://schemas.openxmlformats.org/officeDocument/2006/relationships/hyperlink" Target="file:///C:\Users\Merias\Documents\RAN1\TSGR1_94-Sweden\Docs\R1-1809701.zip" TargetMode="External"/><Relationship Id="rId1308" Type="http://schemas.openxmlformats.org/officeDocument/2006/relationships/hyperlink" Target="file:///C:\Users\Merias\Documents\RAN1\TSGR1_94-Sweden\Docs\R1-1809930.zip" TargetMode="External"/><Relationship Id="rId1862" Type="http://schemas.openxmlformats.org/officeDocument/2006/relationships/hyperlink" Target="file:///C:\Users\Merias\Documents\RAN1\TSGR1_94-Sweden\Docs\R1-1808583.zip" TargetMode="External"/><Relationship Id="rId1515" Type="http://schemas.openxmlformats.org/officeDocument/2006/relationships/hyperlink" Target="file:///C:\Users\Merias\Documents\RAN1\TSGR1_94-Sweden\Docs\R1-1809753.zip" TargetMode="External"/><Relationship Id="rId1722" Type="http://schemas.openxmlformats.org/officeDocument/2006/relationships/hyperlink" Target="file:///C:\Users\Merias\Documents\RAN1\TSGR1_94-Sweden\Docs\R1-1809089.zip" TargetMode="External"/><Relationship Id="rId14" Type="http://schemas.openxmlformats.org/officeDocument/2006/relationships/hyperlink" Target="file:///C:\Users\Merias\Documents\RAN1\TSGR1_94-Sweden\Docs\R1-1808001.zip" TargetMode="External"/><Relationship Id="rId2191" Type="http://schemas.openxmlformats.org/officeDocument/2006/relationships/hyperlink" Target="file:///C:\Users\Merias\Documents\RAN1\TSGR1_94-Sweden\Docs\R1-1808345.zip" TargetMode="External"/><Relationship Id="rId163" Type="http://schemas.openxmlformats.org/officeDocument/2006/relationships/hyperlink" Target="file:///C:\Users\Merias\Documents\RAN1\TSGR1_94-Sweden\Docs\R1-1809558.zip" TargetMode="External"/><Relationship Id="rId370" Type="http://schemas.openxmlformats.org/officeDocument/2006/relationships/hyperlink" Target="file:///C:\Users\Merias\Documents\RAN1\TSGR1_94-Sweden\Docs\R1-1809680.zip" TargetMode="External"/><Relationship Id="rId2051" Type="http://schemas.openxmlformats.org/officeDocument/2006/relationships/hyperlink" Target="file:///C:\Users\Merias\Documents\RAN1\TSGR1_94-Sweden\Docs\R1-1808247.zip" TargetMode="External"/><Relationship Id="rId2289" Type="http://schemas.openxmlformats.org/officeDocument/2006/relationships/hyperlink" Target="file:///C:\Users\Merias\Documents\RAN1\TSGR1_94-Sweden\Docs\R1-1808083.zip" TargetMode="External"/><Relationship Id="rId2496" Type="http://schemas.openxmlformats.org/officeDocument/2006/relationships/hyperlink" Target="file:///C:\Users\Merias\Documents\RAN1\TSGR1_94-Sweden\Docs\R1-1809892.zip" TargetMode="External"/><Relationship Id="rId230" Type="http://schemas.openxmlformats.org/officeDocument/2006/relationships/hyperlink" Target="file:///C:\Users\Merias\Documents\RAN1\TSGR1_94-Sweden\Docs\R1-1809389.zip" TargetMode="External"/><Relationship Id="rId468" Type="http://schemas.openxmlformats.org/officeDocument/2006/relationships/hyperlink" Target="http://www.3gpp.org/ftp/tsg_ran/TSG_RAN/TSGR_80/Docs/RP-181450.zip" TargetMode="External"/><Relationship Id="rId675" Type="http://schemas.openxmlformats.org/officeDocument/2006/relationships/hyperlink" Target="file:///C:\Users\Merias\Documents\RAN1\TSGR1_94-Sweden\Docs\R1-1808860.zip" TargetMode="External"/><Relationship Id="rId882" Type="http://schemas.openxmlformats.org/officeDocument/2006/relationships/image" Target="media/image106.wmf"/><Relationship Id="rId1098" Type="http://schemas.openxmlformats.org/officeDocument/2006/relationships/image" Target="media/image265.wmf"/><Relationship Id="rId2149" Type="http://schemas.openxmlformats.org/officeDocument/2006/relationships/hyperlink" Target="file:///C:\Users\Merias\Documents\RAN1\TSGR1_94-Sweden\Docs\R1-1809288.zip" TargetMode="External"/><Relationship Id="rId2356" Type="http://schemas.openxmlformats.org/officeDocument/2006/relationships/hyperlink" Target="file:///C:\Users\Merias\Documents\RAN1\TSGR1_94-Sweden\Docs\R1-1808857.zip" TargetMode="External"/><Relationship Id="rId328" Type="http://schemas.openxmlformats.org/officeDocument/2006/relationships/hyperlink" Target="file:///C:\Users\Merias\Documents\RAN1\TSGR1_94-Sweden\Docs\R1-1809662.zip" TargetMode="External"/><Relationship Id="rId535" Type="http://schemas.openxmlformats.org/officeDocument/2006/relationships/hyperlink" Target="file:///C:\Users\Merias\Documents\RAN1\TSGR1_94-Sweden\Docs\R1-1809534.zip" TargetMode="External"/><Relationship Id="rId742" Type="http://schemas.openxmlformats.org/officeDocument/2006/relationships/hyperlink" Target="file:///C:\Users\Merias\Documents\RAN1\TSGR1_94-Sweden\Docs\R1-1808310.zip" TargetMode="External"/><Relationship Id="rId1165" Type="http://schemas.openxmlformats.org/officeDocument/2006/relationships/hyperlink" Target="file:///C:\Users\Merias\Documents\RAN1\TSGR1_94-Sweden\Docs\R1-1809855.zip" TargetMode="External"/><Relationship Id="rId1372" Type="http://schemas.openxmlformats.org/officeDocument/2006/relationships/hyperlink" Target="file:///C:\Users\Merias\Documents\RAN1\TSGR1_94-Sweden\Docs\R1-1809746.zip" TargetMode="External"/><Relationship Id="rId2009" Type="http://schemas.openxmlformats.org/officeDocument/2006/relationships/hyperlink" Target="file:///C:\Users\Merias\Documents\RAN1\TSGR1_94-Sweden\Docs\R1-1808404.zip" TargetMode="External"/><Relationship Id="rId2216" Type="http://schemas.openxmlformats.org/officeDocument/2006/relationships/hyperlink" Target="file:///C:\Users\Merias\Documents\RAN1\TSGR1_94-Sweden\Docs\R1-1808596.zip" TargetMode="External"/><Relationship Id="rId2423" Type="http://schemas.openxmlformats.org/officeDocument/2006/relationships/hyperlink" Target="file:///C:\Users\Merias\Documents\RAN1\TSGR1_94-Sweden\Docs\R1-1809211.zip" TargetMode="External"/><Relationship Id="rId602" Type="http://schemas.openxmlformats.org/officeDocument/2006/relationships/hyperlink" Target="file:///C:\Users\Merias\Documents\RAN1\TSGR1_94-Sweden\Docs\R1-1808046.zip" TargetMode="External"/><Relationship Id="rId1025" Type="http://schemas.openxmlformats.org/officeDocument/2006/relationships/image" Target="media/image196.wmf"/><Relationship Id="rId1232" Type="http://schemas.openxmlformats.org/officeDocument/2006/relationships/hyperlink" Target="file:///C:\Users\Merias\Documents\RAN1\TSGR1_94-Sweden\Docs\R1-1809405.zip" TargetMode="External"/><Relationship Id="rId1677" Type="http://schemas.openxmlformats.org/officeDocument/2006/relationships/hyperlink" Target="file:///C:\Users\Merias\Documents\RAN1\TSGR1_94-Sweden\Docs\R1-1809087.zip" TargetMode="External"/><Relationship Id="rId1884" Type="http://schemas.openxmlformats.org/officeDocument/2006/relationships/hyperlink" Target="file:///C:\Users\Merias\Documents\RAN1\TSGR1_94-Sweden\Docs\R1-1808340.zip" TargetMode="External"/><Relationship Id="rId907" Type="http://schemas.openxmlformats.org/officeDocument/2006/relationships/image" Target="media/image131.wmf"/><Relationship Id="rId1537" Type="http://schemas.openxmlformats.org/officeDocument/2006/relationships/hyperlink" Target="file:///C:\Users\Merias\Documents\RAN1\TSGR1_94-Sweden\Docs\R1-1809078.zip" TargetMode="External"/><Relationship Id="rId1744" Type="http://schemas.openxmlformats.org/officeDocument/2006/relationships/hyperlink" Target="file:///C:\Users\Merias\Documents\RAN1\TSGR1_94-Sweden\Docs\R1-1808920.zip" TargetMode="External"/><Relationship Id="rId1951" Type="http://schemas.openxmlformats.org/officeDocument/2006/relationships/hyperlink" Target="file:///C:\Users\Merias\Documents\RAN1\TSGR1_94-Sweden\Docs\R1-1808696.zip" TargetMode="External"/><Relationship Id="rId36" Type="http://schemas.openxmlformats.org/officeDocument/2006/relationships/hyperlink" Target="file:///C:\Users\Merias\Documents\RAN1\TSGR1_94-Sweden\Docs\R1-1808214.zip" TargetMode="External"/><Relationship Id="rId1604" Type="http://schemas.openxmlformats.org/officeDocument/2006/relationships/hyperlink" Target="file:///C:\Users\Merias\Documents\RAN1\TSGR1_94-Sweden\Docs\R1-1809438.zip" TargetMode="External"/><Relationship Id="rId185" Type="http://schemas.openxmlformats.org/officeDocument/2006/relationships/hyperlink" Target="file:///C:\Users\Merias\Documents\RAN1\TSGR1_94-Sweden\Docs\R1-1809687.zip" TargetMode="External"/><Relationship Id="rId1811" Type="http://schemas.openxmlformats.org/officeDocument/2006/relationships/hyperlink" Target="file:///C:\Users\Merias\Documents\RAN1\TSGR1_94-Sweden\Docs\R1-1808690.zip" TargetMode="External"/><Relationship Id="rId1909" Type="http://schemas.openxmlformats.org/officeDocument/2006/relationships/hyperlink" Target="file:///C:\Users\Merias\Documents\RAN1\TSGR1_94-Sweden\Docs\R1-1808243.zip" TargetMode="External"/><Relationship Id="rId392" Type="http://schemas.openxmlformats.org/officeDocument/2006/relationships/hyperlink" Target="file:///C:\Users\Merias\Documents\RAN1\TSGR1_94-Sweden\Docs\R1-1808463.zip" TargetMode="External"/><Relationship Id="rId697" Type="http://schemas.openxmlformats.org/officeDocument/2006/relationships/hyperlink" Target="file:///C:\Users\Merias\Documents\RAN1\TSGR1_94-Sweden\Docs\R1-1808163.zip" TargetMode="External"/><Relationship Id="rId2073" Type="http://schemas.openxmlformats.org/officeDocument/2006/relationships/image" Target="media/image365.png"/><Relationship Id="rId2280" Type="http://schemas.openxmlformats.org/officeDocument/2006/relationships/hyperlink" Target="file:///C:\Users\Merias\Documents\RAN1\TSGR1_94-Sweden\Docs\R1-1808075.zip" TargetMode="External"/><Relationship Id="rId2378" Type="http://schemas.openxmlformats.org/officeDocument/2006/relationships/hyperlink" Target="file:///C:\Users\Merias\Documents\RAN1\TSGR1_94-Sweden\Docs\R1-1809497.zip" TargetMode="External"/><Relationship Id="rId252" Type="http://schemas.openxmlformats.org/officeDocument/2006/relationships/hyperlink" Target="file:///C:\Users\Merias\Documents\RAN1\TSGR1_94-Sweden\Docs\R1-1808984.zip" TargetMode="External"/><Relationship Id="rId1187" Type="http://schemas.openxmlformats.org/officeDocument/2006/relationships/image" Target="media/image296.wmf"/><Relationship Id="rId2140" Type="http://schemas.openxmlformats.org/officeDocument/2006/relationships/hyperlink" Target="file:///C:\Users\Merias\Documents\RAN1\TSGR1_94-Sweden\Docs\R1-1808854.zip" TargetMode="External"/><Relationship Id="rId112" Type="http://schemas.openxmlformats.org/officeDocument/2006/relationships/hyperlink" Target="file:///C:\Users\Merias\Documents\RAN1\TSGR1_94-Sweden\Docs\R1-1809535.zip" TargetMode="External"/><Relationship Id="rId557" Type="http://schemas.openxmlformats.org/officeDocument/2006/relationships/hyperlink" Target="file:///C:\Users\Merias\Documents\RAN1\TSGR1_94-Sweden\Docs\R1-1809503.zip" TargetMode="External"/><Relationship Id="rId764" Type="http://schemas.openxmlformats.org/officeDocument/2006/relationships/image" Target="media/image38.wmf"/><Relationship Id="rId971" Type="http://schemas.openxmlformats.org/officeDocument/2006/relationships/hyperlink" Target="file:///C:\Users\Merias\Documents\RAN1\TSGR1_94-Sweden\Docs\R1-1808195.zip" TargetMode="External"/><Relationship Id="rId1394" Type="http://schemas.openxmlformats.org/officeDocument/2006/relationships/hyperlink" Target="file:///C:\Users\Merias\Documents\RAN1\TSGR1_94-Sweden\Docs\R1-1809332.zip" TargetMode="External"/><Relationship Id="rId1699" Type="http://schemas.openxmlformats.org/officeDocument/2006/relationships/hyperlink" Target="file:///C:\Users\Merias\Documents\RAN1\TSGR1_94-Sweden\Docs\R1-1809088.zip" TargetMode="External"/><Relationship Id="rId2000" Type="http://schemas.openxmlformats.org/officeDocument/2006/relationships/hyperlink" Target="file:///C:\Users\Merias\Documents\RAN1\TSGR1_94-Sweden\Docs\R1-1808780.zip" TargetMode="External"/><Relationship Id="rId2238" Type="http://schemas.openxmlformats.org/officeDocument/2006/relationships/hyperlink" Target="file:///C:\Users\Merias\Documents\RAN1\TSGR1_94-Sweden\Docs\R1-1809347.zip" TargetMode="External"/><Relationship Id="rId2445" Type="http://schemas.openxmlformats.org/officeDocument/2006/relationships/hyperlink" Target="file:///C:\Users\Merias\Documents\RAN1\TSGR1_94-Sweden\Docs\R1-1808009.zip" TargetMode="External"/><Relationship Id="rId417" Type="http://schemas.openxmlformats.org/officeDocument/2006/relationships/hyperlink" Target="file:///C:\Users\Merias\Documents\RAN1\TSGR1_94-Sweden\Docs\R1-1809617.zip" TargetMode="External"/><Relationship Id="rId624" Type="http://schemas.openxmlformats.org/officeDocument/2006/relationships/hyperlink" Target="file:///C:\Users\Merias\Documents\RAN1\TSGR1_94-Sweden\Docs\R1-1808479.zip" TargetMode="External"/><Relationship Id="rId831" Type="http://schemas.openxmlformats.org/officeDocument/2006/relationships/hyperlink" Target="file:///C:\Users\Merias\Documents\RAN1\TSGR1_94-Sweden\Docs\R1-1808549.zip" TargetMode="External"/><Relationship Id="rId1047" Type="http://schemas.openxmlformats.org/officeDocument/2006/relationships/image" Target="media/image218.wmf"/><Relationship Id="rId1254" Type="http://schemas.openxmlformats.org/officeDocument/2006/relationships/image" Target="media/image322.wmf"/><Relationship Id="rId1461" Type="http://schemas.openxmlformats.org/officeDocument/2006/relationships/hyperlink" Target="file:///C:\Users\Merias\Documents\RAN1\TSGR1_94-Sweden\Docs\R1-1808758.zip" TargetMode="External"/><Relationship Id="rId2305" Type="http://schemas.openxmlformats.org/officeDocument/2006/relationships/hyperlink" Target="file:///C:\Users\Merias\Documents\RAN1\TSGR1_94-Sweden\Docs\R1-1808418.zip" TargetMode="External"/><Relationship Id="rId2512" Type="http://schemas.microsoft.com/office/2011/relationships/people" Target="people.xml"/><Relationship Id="rId929" Type="http://schemas.openxmlformats.org/officeDocument/2006/relationships/image" Target="media/image153.wmf"/><Relationship Id="rId1114" Type="http://schemas.openxmlformats.org/officeDocument/2006/relationships/image" Target="media/image276.wmf"/><Relationship Id="rId1321" Type="http://schemas.openxmlformats.org/officeDocument/2006/relationships/image" Target="media/image341.wmf"/><Relationship Id="rId1559" Type="http://schemas.openxmlformats.org/officeDocument/2006/relationships/hyperlink" Target="file:///C:\Users\Merias\Documents\RAN1\TSGR1_94-Sweden\Docs\R1-1808290.zip" TargetMode="External"/><Relationship Id="rId1766" Type="http://schemas.openxmlformats.org/officeDocument/2006/relationships/hyperlink" Target="file:///C:\Users\Merias\Documents\RAN1\TSGR1_94-Sweden\Docs\R1-1808360.zip" TargetMode="External"/><Relationship Id="rId1973" Type="http://schemas.openxmlformats.org/officeDocument/2006/relationships/hyperlink" Target="file:///C:\Users\Merias\Documents\RAN1\TSGR1_94-Sweden\Docs\R1-1809159.zip" TargetMode="External"/><Relationship Id="rId58" Type="http://schemas.openxmlformats.org/officeDocument/2006/relationships/hyperlink" Target="file:///C:\Users\Merias\Documents\RAN1\TSGR1_94-Sweden\Docs\R1-1808884.zip" TargetMode="External"/><Relationship Id="rId1419" Type="http://schemas.openxmlformats.org/officeDocument/2006/relationships/hyperlink" Target="file:///C:\Users\Merias\Documents\RAN1\TSGR1_94-Sweden\Docs\R1-1809967.zip" TargetMode="External"/><Relationship Id="rId1626" Type="http://schemas.openxmlformats.org/officeDocument/2006/relationships/hyperlink" Target="file:///C:\Users\Merias\Documents\RAN1\TSGR1_94-Sweden\Docs\R1-1809182.zip" TargetMode="External"/><Relationship Id="rId1833" Type="http://schemas.openxmlformats.org/officeDocument/2006/relationships/hyperlink" Target="file:///C:\Users\Merias\Documents\RAN1\TSGR1_94-Sweden\Docs\R1-1809103.zip" TargetMode="External"/><Relationship Id="rId1900" Type="http://schemas.openxmlformats.org/officeDocument/2006/relationships/hyperlink" Target="file:///C:\Users\Merias\Documents\RAN1\TSGR1_94-Sweden\Docs\R1-1808694.zip" TargetMode="External"/><Relationship Id="rId2095" Type="http://schemas.openxmlformats.org/officeDocument/2006/relationships/hyperlink" Target="file:///C:\Users\Merias\Documents\RAN1\TSGR1_94-Sweden\Docs\R1-1808326.zip" TargetMode="External"/><Relationship Id="rId274" Type="http://schemas.openxmlformats.org/officeDocument/2006/relationships/image" Target="media/image8.wmf"/><Relationship Id="rId481" Type="http://schemas.openxmlformats.org/officeDocument/2006/relationships/hyperlink" Target="file:///C:\Users\Merias\Documents\RAN1\TSGR1_94-Sweden\Docs\R1-1809128.zip" TargetMode="External"/><Relationship Id="rId2162" Type="http://schemas.openxmlformats.org/officeDocument/2006/relationships/hyperlink" Target="file:///C:\Users\Merias\Documents\RAN1\TSGR1_94-Sweden\Docs\R1-1808302.zip" TargetMode="External"/><Relationship Id="rId134" Type="http://schemas.openxmlformats.org/officeDocument/2006/relationships/hyperlink" Target="file:///C:\Users\Merias\Documents\RAN1\TSGR1_94-Sweden\Docs\R1-1809543.zip" TargetMode="External"/><Relationship Id="rId579" Type="http://schemas.openxmlformats.org/officeDocument/2006/relationships/hyperlink" Target="file:///C:\Users\Merias\Documents\RAN1\TSGR1_94-Sweden\Docs\R1-1809571.zip" TargetMode="External"/><Relationship Id="rId786" Type="http://schemas.openxmlformats.org/officeDocument/2006/relationships/hyperlink" Target="file:///C:\Users\Merias\Documents\RAN1\TSGR1_94-Sweden\Docs\R1-1808165.zip" TargetMode="External"/><Relationship Id="rId993" Type="http://schemas.openxmlformats.org/officeDocument/2006/relationships/hyperlink" Target="file:///C:\Users\Merias\Documents\RAN1\TSGR1_94-Sweden\Docs\R1-1809106.zip" TargetMode="External"/><Relationship Id="rId2467" Type="http://schemas.openxmlformats.org/officeDocument/2006/relationships/hyperlink" Target="file:///C:\Users\Merias\Documents\RAN1\TSGR1_94-Sweden\Docs\R1-1801280.zip" TargetMode="External"/><Relationship Id="rId341" Type="http://schemas.openxmlformats.org/officeDocument/2006/relationships/hyperlink" Target="file:///C:\Users\Merias\Documents\RAN1\TSGR1_94-Sweden\Docs\R1-1809569.zip" TargetMode="External"/><Relationship Id="rId439" Type="http://schemas.openxmlformats.org/officeDocument/2006/relationships/hyperlink" Target="file:///C:\Users\Merias\Documents\RAN1\TSGR1_94-Sweden\Docs\R1-1809620.zip" TargetMode="External"/><Relationship Id="rId646" Type="http://schemas.openxmlformats.org/officeDocument/2006/relationships/hyperlink" Target="file:///C:\Users\Merias\Documents\RAN1\TSGR1_94-Sweden\Docs\R1-1809215.zip" TargetMode="External"/><Relationship Id="rId1069" Type="http://schemas.openxmlformats.org/officeDocument/2006/relationships/image" Target="media/image238.wmf"/><Relationship Id="rId1276" Type="http://schemas.openxmlformats.org/officeDocument/2006/relationships/hyperlink" Target="file:///C:\Users\Merias\Documents\RAN1\TSGR1_94-Sweden\Docs\R1-1808363.zip" TargetMode="External"/><Relationship Id="rId1483" Type="http://schemas.openxmlformats.org/officeDocument/2006/relationships/hyperlink" Target="file:///C:\Users\Merias\Documents\RAN1\TSGR1_94-Sweden\Docs\R1-1809918.zip" TargetMode="External"/><Relationship Id="rId2022" Type="http://schemas.openxmlformats.org/officeDocument/2006/relationships/hyperlink" Target="file:///C:\Users\Merias\Documents\RAN1\TSGR1_94-Sweden\Docs\R1-1808907.zip" TargetMode="External"/><Relationship Id="rId2327" Type="http://schemas.openxmlformats.org/officeDocument/2006/relationships/hyperlink" Target="file:///C:\Users\Merias\Documents\RAN1\TSGR1_94-Sweden\Docs\R1-1808453.zip" TargetMode="External"/><Relationship Id="rId201" Type="http://schemas.openxmlformats.org/officeDocument/2006/relationships/hyperlink" Target="file:///C:\Users\Merias\Documents\RAN1\TSGR1_94-Sweden\Docs\R1-1809217.zip" TargetMode="External"/><Relationship Id="rId506" Type="http://schemas.openxmlformats.org/officeDocument/2006/relationships/hyperlink" Target="file:///C:\Users\Merias\Documents\RAN1\TSGR1_94-Sweden\Docs\R1-1809024.zip" TargetMode="External"/><Relationship Id="rId853" Type="http://schemas.openxmlformats.org/officeDocument/2006/relationships/image" Target="media/image78.wmf"/><Relationship Id="rId1136" Type="http://schemas.openxmlformats.org/officeDocument/2006/relationships/hyperlink" Target="file:///C:\Users\Merias\Documents\RAN1\TSGR1_94-Sweden\Docs\R1-1809054.zip" TargetMode="External"/><Relationship Id="rId1690" Type="http://schemas.openxmlformats.org/officeDocument/2006/relationships/hyperlink" Target="file:///C:\Users\Merias\Documents\RAN1\TSGR1_94-Sweden\Docs\R1-1808506.zip" TargetMode="External"/><Relationship Id="rId1788" Type="http://schemas.openxmlformats.org/officeDocument/2006/relationships/hyperlink" Target="file:///C:\Users\Merias\Documents\RAN1\TSGR1_94-Sweden\Docs\R1-1808338.zip" TargetMode="External"/><Relationship Id="rId1995" Type="http://schemas.openxmlformats.org/officeDocument/2006/relationships/hyperlink" Target="file:///C:\Users\Merias\Documents\RAN1\TSGR1_94-Sweden\Docs\R1-1809893.zip" TargetMode="External"/><Relationship Id="rId713" Type="http://schemas.openxmlformats.org/officeDocument/2006/relationships/hyperlink" Target="file:///C:\Users\Merias\Documents\RAN1\TSGR1_94-Sweden\Docs\R1-1809370.zip" TargetMode="External"/><Relationship Id="rId920" Type="http://schemas.openxmlformats.org/officeDocument/2006/relationships/image" Target="media/image144.wmf"/><Relationship Id="rId1343" Type="http://schemas.openxmlformats.org/officeDocument/2006/relationships/hyperlink" Target="file:///C:\Users\Merias\Documents\RAN1\TSGR1_94-Sweden\Docs\R1-1809297.zip" TargetMode="External"/><Relationship Id="rId1550" Type="http://schemas.openxmlformats.org/officeDocument/2006/relationships/hyperlink" Target="file:///C:\Users\Merias\Documents\RAN1\TSGR1_94-Sweden\Docs\R1-1809057.zip" TargetMode="External"/><Relationship Id="rId1648" Type="http://schemas.openxmlformats.org/officeDocument/2006/relationships/hyperlink" Target="file:///C:\Users\Merias\Documents\RAN1\TSGR1_94-Sweden\Docs\R1-1808504.zip" TargetMode="External"/><Relationship Id="rId1203" Type="http://schemas.openxmlformats.org/officeDocument/2006/relationships/oleObject" Target="embeddings/oleObject23.bin"/><Relationship Id="rId1410" Type="http://schemas.openxmlformats.org/officeDocument/2006/relationships/hyperlink" Target="file:///C:\Users\Merias\Documents\RAN1\TSGR1_94-Sweden\Docs\R1-1809409.zip" TargetMode="External"/><Relationship Id="rId1508" Type="http://schemas.openxmlformats.org/officeDocument/2006/relationships/hyperlink" Target="file:///C:\Users\Merias\Documents\RAN1\TSGR1_94-Sweden\Docs\R1-1808316.zip" TargetMode="External"/><Relationship Id="rId1855" Type="http://schemas.openxmlformats.org/officeDocument/2006/relationships/hyperlink" Target="file:///C:\Users\Merias\Documents\RAN1\TSGR1_94-Sweden\Docs\R1-1808515.zip" TargetMode="External"/><Relationship Id="rId1715" Type="http://schemas.openxmlformats.org/officeDocument/2006/relationships/hyperlink" Target="file:///C:\Users\Merias\Documents\RAN1\TSGR1_94-Sweden\Docs\R1-1808507.zip" TargetMode="External"/><Relationship Id="rId1922" Type="http://schemas.openxmlformats.org/officeDocument/2006/relationships/hyperlink" Target="file:///C:\Users\Merias\Documents\RAN1\TSGR1_94-Sweden\Docs\R1-1809045.zip" TargetMode="External"/><Relationship Id="rId296" Type="http://schemas.openxmlformats.org/officeDocument/2006/relationships/hyperlink" Target="file:///C:\Users\Merias\Documents\RAN1\TSGR1_94-Sweden\Docs\R1-1808988.zip" TargetMode="External"/><Relationship Id="rId2184" Type="http://schemas.openxmlformats.org/officeDocument/2006/relationships/hyperlink" Target="file:///C:\Users\Merias\Documents\RAN1\TSGR1_94-Sweden\Docs\R1-1809979.zip" TargetMode="External"/><Relationship Id="rId2391" Type="http://schemas.openxmlformats.org/officeDocument/2006/relationships/hyperlink" Target="file:///C:\Users\Merias\Documents\RAN1\TSGR1_94-Sweden\Docs\R1-1809269.zip" TargetMode="External"/><Relationship Id="rId156" Type="http://schemas.openxmlformats.org/officeDocument/2006/relationships/hyperlink" Target="file:///C:\Users\Merias\Documents\RAN1\TSGR1_94-Sweden\Docs\R1-1809001.zip" TargetMode="External"/><Relationship Id="rId363" Type="http://schemas.openxmlformats.org/officeDocument/2006/relationships/hyperlink" Target="file:///C:\Users\Merias\Documents\RAN1\TSGR1_94-Sweden\Docs\R1-1808461.zip" TargetMode="External"/><Relationship Id="rId570" Type="http://schemas.openxmlformats.org/officeDocument/2006/relationships/hyperlink" Target="file:///C:\Users\Merias\Documents\RAN1\TSGR1_94-Sweden\Docs\R1-1808439.zip" TargetMode="External"/><Relationship Id="rId2044" Type="http://schemas.openxmlformats.org/officeDocument/2006/relationships/hyperlink" Target="file:///C:\Users\Merias\Documents\RAN1\TSGR1_94-Sweden\Docs\R1-1809050.zip" TargetMode="External"/><Relationship Id="rId2251" Type="http://schemas.openxmlformats.org/officeDocument/2006/relationships/hyperlink" Target="file:///C:\Users\Merias\Documents\RAN1\TSGR1_94-Sweden\Docs\R1-1809938.zip" TargetMode="External"/><Relationship Id="rId2489" Type="http://schemas.openxmlformats.org/officeDocument/2006/relationships/hyperlink" Target="file:///C:\Users\Merias\Documents\RAN1\TSGR1_94-Sweden\Docs\R1-1808180.zip" TargetMode="External"/><Relationship Id="rId223" Type="http://schemas.openxmlformats.org/officeDocument/2006/relationships/hyperlink" Target="file:///C:\Users\Merias\Documents\RAN1\TSGR1_94-Sweden\Docs\R1-1809351.zip" TargetMode="External"/><Relationship Id="rId430" Type="http://schemas.openxmlformats.org/officeDocument/2006/relationships/hyperlink" Target="file:///C:\Users\Merias\Documents\RAN1\TSGR1_94-Sweden\Docs\R1-1808589.zip" TargetMode="External"/><Relationship Id="rId668" Type="http://schemas.openxmlformats.org/officeDocument/2006/relationships/image" Target="media/image18.wmf"/><Relationship Id="rId875" Type="http://schemas.openxmlformats.org/officeDocument/2006/relationships/image" Target="media/image100.wmf"/><Relationship Id="rId1060" Type="http://schemas.openxmlformats.org/officeDocument/2006/relationships/image" Target="media/image230.wmf"/><Relationship Id="rId1298" Type="http://schemas.openxmlformats.org/officeDocument/2006/relationships/image" Target="media/image335.wmf"/><Relationship Id="rId2111" Type="http://schemas.openxmlformats.org/officeDocument/2006/relationships/hyperlink" Target="file:///C:\Users\Merias\Documents\RAN1\TSGR1_94-Sweden\Docs\R1-1808943.zip" TargetMode="External"/><Relationship Id="rId2349" Type="http://schemas.openxmlformats.org/officeDocument/2006/relationships/hyperlink" Target="file:///C:\Users\Merias\Documents\RAN1\TSGR1_94-Sweden\Docs\R1-1808848.zip" TargetMode="External"/><Relationship Id="rId528" Type="http://schemas.openxmlformats.org/officeDocument/2006/relationships/hyperlink" Target="file:///C:\Users\Merias\Documents\RAN1\TSGR1_94-Sweden\Docs\R1-1808352.zip" TargetMode="External"/><Relationship Id="rId735" Type="http://schemas.openxmlformats.org/officeDocument/2006/relationships/hyperlink" Target="file:///C:\Users\Merias\Documents\RAN1\TSGR1_94-Sweden\Docs\R1-1809845.zip" TargetMode="External"/><Relationship Id="rId942" Type="http://schemas.openxmlformats.org/officeDocument/2006/relationships/hyperlink" Target="file:///C:\Users\Merias\Documents\RAN1\TSGR1_94-Sweden\Docs\R1-1809912.zip" TargetMode="External"/><Relationship Id="rId1158" Type="http://schemas.openxmlformats.org/officeDocument/2006/relationships/hyperlink" Target="file:///C:\Users\Merias\Documents\RAN1\TSGR1_94-Sweden\Docs\R1-1808832.zip" TargetMode="External"/><Relationship Id="rId1365" Type="http://schemas.openxmlformats.org/officeDocument/2006/relationships/hyperlink" Target="file:///C:\Users\Merias\Documents\RAN1\TSGR1_94-Sweden\Docs\R1-1809144.zip" TargetMode="External"/><Relationship Id="rId1572" Type="http://schemas.openxmlformats.org/officeDocument/2006/relationships/hyperlink" Target="file:///C:\Users\Merias\Documents\RAN1\TSGR1_94-Sweden\Docs\R1-1809181.zip" TargetMode="External"/><Relationship Id="rId2209" Type="http://schemas.openxmlformats.org/officeDocument/2006/relationships/hyperlink" Target="file:///C:\Users\Merias\Documents\RAN1\TSGR1_94-Sweden\Docs\R1-1808571.zip" TargetMode="External"/><Relationship Id="rId2416" Type="http://schemas.openxmlformats.org/officeDocument/2006/relationships/hyperlink" Target="file:///C:\Users\Merias\Documents\RAN1\TSGR1_94-Sweden\Docs\R1-1809117.zip" TargetMode="External"/><Relationship Id="rId1018" Type="http://schemas.openxmlformats.org/officeDocument/2006/relationships/image" Target="media/image190.wmf"/><Relationship Id="rId1225" Type="http://schemas.openxmlformats.org/officeDocument/2006/relationships/hyperlink" Target="file:///C:\Users\Merias\Documents\RAN1\TSGR1_94-Sweden\Docs\R1-1808796.zip" TargetMode="External"/><Relationship Id="rId1432" Type="http://schemas.openxmlformats.org/officeDocument/2006/relationships/image" Target="media/image350.wmf"/><Relationship Id="rId1877" Type="http://schemas.openxmlformats.org/officeDocument/2006/relationships/hyperlink" Target="file:///C:\Users\Merias\Documents\RAN1\TSGR1_94-Sweden\Docs\R1-1809156.zip" TargetMode="External"/><Relationship Id="rId71" Type="http://schemas.openxmlformats.org/officeDocument/2006/relationships/hyperlink" Target="file:///C:\Users\Merias\Documents\RAN1\TSGR1_94-Sweden\Docs\R1-1809396.zip" TargetMode="External"/><Relationship Id="rId802" Type="http://schemas.openxmlformats.org/officeDocument/2006/relationships/hyperlink" Target="file:///C:\Users\Merias\Documents\RAN1\TSGR1_94-Sweden\Docs\R1-1809913.zip" TargetMode="External"/><Relationship Id="rId1737" Type="http://schemas.openxmlformats.org/officeDocument/2006/relationships/hyperlink" Target="file:///C:\Users\Merias\Documents\RAN1\TSGR1_94-Sweden\Docs\R1-1808322.zip" TargetMode="External"/><Relationship Id="rId1944" Type="http://schemas.openxmlformats.org/officeDocument/2006/relationships/hyperlink" Target="file:///C:\Users\Merias\Documents\RAN1\TSGR1_94-Sweden\Docs\R1-1809158.zip" TargetMode="External"/><Relationship Id="rId29" Type="http://schemas.openxmlformats.org/officeDocument/2006/relationships/hyperlink" Target="file:///C:\Users\Merias\Documents\RAN1\TSGR1_94-Sweden\Docs\R1-1808031.zip" TargetMode="External"/><Relationship Id="rId178" Type="http://schemas.openxmlformats.org/officeDocument/2006/relationships/hyperlink" Target="file:///C:\Users\Merias\Documents\RAN1\TSGR1_94-Sweden\Docs\R1-1809634.zip" TargetMode="External"/><Relationship Id="rId1804" Type="http://schemas.openxmlformats.org/officeDocument/2006/relationships/hyperlink" Target="file:///C:\Users\Merias\Documents\RAN1\TSGR1_94-Sweden\Docs\R1-1809208.zip" TargetMode="External"/><Relationship Id="rId385" Type="http://schemas.openxmlformats.org/officeDocument/2006/relationships/hyperlink" Target="file:///C:\Users\Merias\Documents\RAN1\TSGR1_94-Sweden\Docs\R1-1809669.zip" TargetMode="External"/><Relationship Id="rId592" Type="http://schemas.openxmlformats.org/officeDocument/2006/relationships/hyperlink" Target="file:///C:\Users\Merias\Documents\RAN1\TSGR1_94-Sweden\Docs\R1-1808045.zip" TargetMode="External"/><Relationship Id="rId2066" Type="http://schemas.openxmlformats.org/officeDocument/2006/relationships/hyperlink" Target="file:///C:\Users\Merias\Documents\RAN1\TSGR1_94-Sweden\Docs\R1-1809485.zip" TargetMode="External"/><Relationship Id="rId2273" Type="http://schemas.openxmlformats.org/officeDocument/2006/relationships/hyperlink" Target="file:///C:\Users\Merias\Documents\RAN1\TSGR1_94-Sweden\Docs\R1-1808863.zip" TargetMode="External"/><Relationship Id="rId2480" Type="http://schemas.openxmlformats.org/officeDocument/2006/relationships/hyperlink" Target="file:///C:\Users\Merias\Documents\RAN1\TSGR1_94-Sweden\Docs\R1-1808172.zip" TargetMode="External"/><Relationship Id="rId245" Type="http://schemas.openxmlformats.org/officeDocument/2006/relationships/hyperlink" Target="file:///C:\Users\Merias\Documents\RAN1\TSGR1_94-Sweden\Docs\R1-1808874.zip" TargetMode="External"/><Relationship Id="rId452" Type="http://schemas.openxmlformats.org/officeDocument/2006/relationships/hyperlink" Target="file:///C:\Users\Merias\Documents\RAN1\TSGR1_94-Sweden\Docs\R1-1809608.zip" TargetMode="External"/><Relationship Id="rId897" Type="http://schemas.openxmlformats.org/officeDocument/2006/relationships/image" Target="media/image121.wmf"/><Relationship Id="rId1082" Type="http://schemas.openxmlformats.org/officeDocument/2006/relationships/image" Target="media/image249.wmf"/><Relationship Id="rId2133" Type="http://schemas.openxmlformats.org/officeDocument/2006/relationships/hyperlink" Target="file:///C:\Users\Merias\Documents\RAN1\TSGR1_94-Sweden\Docs\R1-1808568.zip" TargetMode="External"/><Relationship Id="rId2340" Type="http://schemas.openxmlformats.org/officeDocument/2006/relationships/hyperlink" Target="file:///C:\Users\Merias\Documents\RAN1\TSGR1_94-Sweden\Docs\R1-1808716.zip" TargetMode="External"/><Relationship Id="rId105" Type="http://schemas.openxmlformats.org/officeDocument/2006/relationships/hyperlink" Target="file:///C:\Users\Merias\Documents\RAN1\TSGR1_94-Sweden\Docs\R1-1808114.zip" TargetMode="External"/><Relationship Id="rId312" Type="http://schemas.openxmlformats.org/officeDocument/2006/relationships/hyperlink" Target="file:///C:\Users\Merias\Documents\RAN1\TSGR1_94-Sweden\Docs\R1-1809679.zip" TargetMode="External"/><Relationship Id="rId757" Type="http://schemas.openxmlformats.org/officeDocument/2006/relationships/hyperlink" Target="file:///C:\Users\Merias\Documents\RAN1\TSGR1_94-Sweden\Docs\R1-1809474.zip" TargetMode="External"/><Relationship Id="rId964" Type="http://schemas.openxmlformats.org/officeDocument/2006/relationships/hyperlink" Target="file:///C:\Users\Merias\Documents\RAN1\TSGR1_94-Sweden\Docs\R1-1808749.zip" TargetMode="External"/><Relationship Id="rId1387" Type="http://schemas.openxmlformats.org/officeDocument/2006/relationships/hyperlink" Target="file:///C:\Users\Merias\Documents\RAN1\TSGR1_94-Sweden\Docs\R1-1808944.zip" TargetMode="External"/><Relationship Id="rId1594" Type="http://schemas.openxmlformats.org/officeDocument/2006/relationships/hyperlink" Target="file:///C:\Users\Merias\Documents\RAN1\TSGR1_94-Sweden\Docs\R1-1808502.zip" TargetMode="External"/><Relationship Id="rId2200" Type="http://schemas.openxmlformats.org/officeDocument/2006/relationships/hyperlink" Target="file:///C:\Users\Merias\Documents\RAN1\TSGR1_94-Sweden\Docs\R1-1809114.zip" TargetMode="External"/><Relationship Id="rId2438" Type="http://schemas.openxmlformats.org/officeDocument/2006/relationships/hyperlink" Target="file:///C:\Users\Merias\Documents\RAN1\TSGR1_94-Sweden\Docs\R1-1808003.zip" TargetMode="External"/><Relationship Id="rId93" Type="http://schemas.openxmlformats.org/officeDocument/2006/relationships/hyperlink" Target="file:///C:\Users\Merias\Documents\RAN1\TSGR1_94-Sweden\Docs\R1-1809876.zip" TargetMode="External"/><Relationship Id="rId617" Type="http://schemas.openxmlformats.org/officeDocument/2006/relationships/hyperlink" Target="file:///C:\Users\Merias\Documents\RAN1\TSGR1_94-Sweden\Docs\R1-1808962.zip" TargetMode="External"/><Relationship Id="rId824" Type="http://schemas.openxmlformats.org/officeDocument/2006/relationships/image" Target="media/image66.wmf"/><Relationship Id="rId1247" Type="http://schemas.openxmlformats.org/officeDocument/2006/relationships/hyperlink" Target="file:///C:\Users\Merias\Documents\RAN1\TSGR1_94-Sweden\Docs\R1-1809927.zip" TargetMode="External"/><Relationship Id="rId1454" Type="http://schemas.openxmlformats.org/officeDocument/2006/relationships/hyperlink" Target="file:///C:\Users\Merias\Documents\RAN1\TSGR1_94-Sweden\Docs\R1-1809124.zip" TargetMode="External"/><Relationship Id="rId1661" Type="http://schemas.openxmlformats.org/officeDocument/2006/relationships/hyperlink" Target="file:///C:\Users\Merias\Documents\RAN1\TSGR1_94-Sweden\Docs\R1-1809476.zip" TargetMode="External"/><Relationship Id="rId1899" Type="http://schemas.openxmlformats.org/officeDocument/2006/relationships/hyperlink" Target="file:///C:\Users\Merias\Documents\RAN1\TSGR1_94-Sweden\Docs\R1-1808554.zip" TargetMode="External"/><Relationship Id="rId2505" Type="http://schemas.openxmlformats.org/officeDocument/2006/relationships/hyperlink" Target="../Docs/R1-1809944.zip" TargetMode="External"/><Relationship Id="rId1107" Type="http://schemas.openxmlformats.org/officeDocument/2006/relationships/image" Target="media/image273.wmf"/><Relationship Id="rId1314" Type="http://schemas.openxmlformats.org/officeDocument/2006/relationships/hyperlink" Target="file:///C:\Users\Merias\Documents\RAN1\TSGR1_94-Sweden\Docs\R1-1809734.zip" TargetMode="External"/><Relationship Id="rId1521" Type="http://schemas.openxmlformats.org/officeDocument/2006/relationships/hyperlink" Target="file:///C:\Users\Merias\Documents\RAN1\TSGR1_94-Sweden\R1-1809786.zip" TargetMode="External"/><Relationship Id="rId1759" Type="http://schemas.openxmlformats.org/officeDocument/2006/relationships/hyperlink" Target="file:///C:\Users\Merias\Documents\RAN1\TSGR1_94-Sweden\Docs\R1-1809727.zip" TargetMode="External"/><Relationship Id="rId1966" Type="http://schemas.openxmlformats.org/officeDocument/2006/relationships/hyperlink" Target="file:///C:\Users\Merias\Documents\RAN1\TSGR1_94-Sweden\Docs\R1-1808724.zip" TargetMode="External"/><Relationship Id="rId1619" Type="http://schemas.openxmlformats.org/officeDocument/2006/relationships/hyperlink" Target="file:///C:\Users\Merias\Documents\RAN1\TSGR1_94-Sweden\Docs\R1-1808981.zip" TargetMode="External"/><Relationship Id="rId1826" Type="http://schemas.openxmlformats.org/officeDocument/2006/relationships/hyperlink" Target="file:///C:\Users\Merias\Documents\RAN1\TSGR1_94-Sweden\Docs\R1-1808511.zip" TargetMode="External"/><Relationship Id="rId20" Type="http://schemas.openxmlformats.org/officeDocument/2006/relationships/hyperlink" Target="file:///C:\Users\Merias\Documents\RAN1\TSGR1_94-Sweden\Docs\R1-1808023.zip" TargetMode="External"/><Relationship Id="rId2088" Type="http://schemas.openxmlformats.org/officeDocument/2006/relationships/hyperlink" Target="file:///C:\Users\Merias\Documents\RAN1\TSGR1_94-Sweden\Docs\R1-1808408.zip" TargetMode="External"/><Relationship Id="rId2295" Type="http://schemas.openxmlformats.org/officeDocument/2006/relationships/hyperlink" Target="file:///C:\Users\Merias\Documents\RAN1\TSGR1_94-Sweden\Docs\R1-1808185.zip" TargetMode="External"/><Relationship Id="rId267" Type="http://schemas.openxmlformats.org/officeDocument/2006/relationships/oleObject" Target="embeddings/oleObject3.bin"/><Relationship Id="rId474" Type="http://schemas.openxmlformats.org/officeDocument/2006/relationships/hyperlink" Target="file:///C:\Users\Merias\Documents\RAN1\TSGR1_94-Sweden\Docs\R1-1808347.zip" TargetMode="External"/><Relationship Id="rId2155" Type="http://schemas.openxmlformats.org/officeDocument/2006/relationships/hyperlink" Target="file:///C:\Users\Merias\Documents\RAN1\TSGR1_94-Sweden\Docs\R1-1808286.zip" TargetMode="External"/><Relationship Id="rId127" Type="http://schemas.openxmlformats.org/officeDocument/2006/relationships/hyperlink" Target="file:///C:\Users\Merias\Documents\RAN1\TSGR1_94-Sweden\Docs\R1-1809541.zip" TargetMode="External"/><Relationship Id="rId681" Type="http://schemas.openxmlformats.org/officeDocument/2006/relationships/hyperlink" Target="file:///C:\Users\Merias\Documents\RAN1\TSGR1_94-Sweden\Docs\R1-1809794.zip" TargetMode="External"/><Relationship Id="rId779" Type="http://schemas.openxmlformats.org/officeDocument/2006/relationships/hyperlink" Target="file:///C:\Users\Merias\Documents\RAN1\TSGR1_94-Sweden\Docs\R1-1809851.zip" TargetMode="External"/><Relationship Id="rId986" Type="http://schemas.openxmlformats.org/officeDocument/2006/relationships/hyperlink" Target="file:///C:\Users\Merias\Documents\RAN1\TSGR1_94-Sweden\Docs\R1-1808375.zip" TargetMode="External"/><Relationship Id="rId2362" Type="http://schemas.openxmlformats.org/officeDocument/2006/relationships/hyperlink" Target="file:///C:\Users\Merias\Documents\RAN1\TSGR1_94-Sweden\Docs\R1-1808883.zip" TargetMode="External"/><Relationship Id="rId334" Type="http://schemas.openxmlformats.org/officeDocument/2006/relationships/hyperlink" Target="file:///C:\Users\Merias\Documents\RAN1\TSGR1_94-Sweden\Docs\R1-1809684.zip" TargetMode="External"/><Relationship Id="rId541" Type="http://schemas.openxmlformats.org/officeDocument/2006/relationships/hyperlink" Target="file:///C:\Users\Merias\Documents\RAN1\TSGR1_94-Sweden\Docs\R1-1808658.zip" TargetMode="External"/><Relationship Id="rId639" Type="http://schemas.openxmlformats.org/officeDocument/2006/relationships/hyperlink" Target="file:///C:\Users\Merias\Documents\RAN1\TSGR1_94-Sweden\Docs\R1-1808445.zip" TargetMode="External"/><Relationship Id="rId1171" Type="http://schemas.openxmlformats.org/officeDocument/2006/relationships/hyperlink" Target="file:///C:\Users\Merias\Documents\RAN1\TSGR1_94-Sweden\R1-1809970.zip" TargetMode="External"/><Relationship Id="rId1269" Type="http://schemas.openxmlformats.org/officeDocument/2006/relationships/hyperlink" Target="file:///C:\Users\Merias\Documents\RAN1\TSGR1_94-Sweden\Docs\R1-1809517.zip" TargetMode="External"/><Relationship Id="rId1476" Type="http://schemas.openxmlformats.org/officeDocument/2006/relationships/hyperlink" Target="file:///C:\Users\Merias\Documents\RAN1\TSGR1_94-Sweden\Docs\R1-1808496.zip" TargetMode="External"/><Relationship Id="rId2015" Type="http://schemas.openxmlformats.org/officeDocument/2006/relationships/hyperlink" Target="file:///C:\Users\Merias\Documents\RAN1\TSGR1_94-Sweden\Docs\R1-1808878.zip" TargetMode="External"/><Relationship Id="rId2222" Type="http://schemas.openxmlformats.org/officeDocument/2006/relationships/hyperlink" Target="file:///C:\Users\Merias\Documents\RAN1\TSGR1_94-Sweden\Docs\R1-1808911.zip" TargetMode="External"/><Relationship Id="rId401" Type="http://schemas.openxmlformats.org/officeDocument/2006/relationships/hyperlink" Target="file:///C:\Users\Merias\Documents\RAN1\TSGR1_94-Sweden\Docs\R1-1809356.zip" TargetMode="External"/><Relationship Id="rId846" Type="http://schemas.openxmlformats.org/officeDocument/2006/relationships/image" Target="media/image72.wmf"/><Relationship Id="rId1031" Type="http://schemas.openxmlformats.org/officeDocument/2006/relationships/image" Target="media/image202.wmf"/><Relationship Id="rId1129" Type="http://schemas.openxmlformats.org/officeDocument/2006/relationships/hyperlink" Target="file:///C:\Users\Merias\Documents\RAN1\TSGR1_94-Sweden\Docs\R1-1808376.zip" TargetMode="External"/><Relationship Id="rId1683" Type="http://schemas.openxmlformats.org/officeDocument/2006/relationships/hyperlink" Target="file:///C:\Users\Merias\Documents\RAN1\TSGR1_94-Sweden\Docs\R1-1809822.zip" TargetMode="External"/><Relationship Id="rId1890" Type="http://schemas.openxmlformats.org/officeDocument/2006/relationships/hyperlink" Target="file:///C:\Users\Merias\Documents\RAN1\TSGR1_94-Sweden\Docs\R1-1808722.zip" TargetMode="External"/><Relationship Id="rId1988" Type="http://schemas.openxmlformats.org/officeDocument/2006/relationships/hyperlink" Target="file:///C:\Users\Merias\Documents\RAN1\TSGR1_94-Sweden\Docs\R1-1809803.zip" TargetMode="External"/><Relationship Id="rId706" Type="http://schemas.openxmlformats.org/officeDocument/2006/relationships/hyperlink" Target="file:///C:\Users\Merias\Documents\RAN1\TSGR1_94-Sweden\Docs\R1-1808890.zip" TargetMode="External"/><Relationship Id="rId913" Type="http://schemas.openxmlformats.org/officeDocument/2006/relationships/image" Target="media/image137.wmf"/><Relationship Id="rId1336" Type="http://schemas.openxmlformats.org/officeDocument/2006/relationships/hyperlink" Target="file:///C:\Users\Merias\Documents\RAN1\TSGR1_94-Sweden\Docs\R1-1808808.zip" TargetMode="External"/><Relationship Id="rId1543" Type="http://schemas.openxmlformats.org/officeDocument/2006/relationships/hyperlink" Target="file:///C:\Users\Merias\Documents\RAN1\TSGR1_94-Sweden\Docs\R1-1808050.zip" TargetMode="External"/><Relationship Id="rId1750" Type="http://schemas.openxmlformats.org/officeDocument/2006/relationships/hyperlink" Target="file:///C:\Users\Merias\Documents\RAN1\TSGR1_94-Sweden\Docs\R1-1809205.zip" TargetMode="External"/><Relationship Id="rId42" Type="http://schemas.openxmlformats.org/officeDocument/2006/relationships/hyperlink" Target="file:///C:\Users\Merias\Documents\RAN1\TSGR1_94-Sweden\Docs\R1-1809226.zip" TargetMode="External"/><Relationship Id="rId1403" Type="http://schemas.openxmlformats.org/officeDocument/2006/relationships/hyperlink" Target="file:///C:\Users\Merias\Documents\RAN1\TSGR1_94-Sweden\Docs\R1-1808757.zip" TargetMode="External"/><Relationship Id="rId1610" Type="http://schemas.openxmlformats.org/officeDocument/2006/relationships/hyperlink" Target="file:///C:\Users\Merias\Documents\RAN1\TSGR1_94-Sweden\Docs\R1-1808156.zip" TargetMode="External"/><Relationship Id="rId1848" Type="http://schemas.openxmlformats.org/officeDocument/2006/relationships/hyperlink" Target="file:///C:\Users\Merias\Documents\RAN1\TSGR1_94-Sweden\Docs\R1-1808085.zip" TargetMode="External"/><Relationship Id="rId191" Type="http://schemas.openxmlformats.org/officeDocument/2006/relationships/hyperlink" Target="file:///C:\Users\Merias\Documents\RAN1\TSGR1_94-Sweden\Docs\R1-1809241.zip" TargetMode="External"/><Relationship Id="rId1708" Type="http://schemas.openxmlformats.org/officeDocument/2006/relationships/hyperlink" Target="file:///C:\Users\Merias\Documents\RAN1\TSGR1_94-Sweden\Docs\R1-1808253.zip" TargetMode="External"/><Relationship Id="rId1915" Type="http://schemas.openxmlformats.org/officeDocument/2006/relationships/hyperlink" Target="file:///C:\Users\Merias\Documents\RAN1\TSGR1_94-Sweden\Docs\R1-1808603.zip" TargetMode="External"/><Relationship Id="rId289" Type="http://schemas.openxmlformats.org/officeDocument/2006/relationships/hyperlink" Target="file:///C:\Users\Merias\Documents\RAN1\TSGR1_94-Sweden\Docs\R1-1809010.zip" TargetMode="External"/><Relationship Id="rId496" Type="http://schemas.openxmlformats.org/officeDocument/2006/relationships/hyperlink" Target="file:///C:\Users\Merias\Documents\RAN1\TSGR1_94-Sweden\Docs\R1-1809562.zip" TargetMode="External"/><Relationship Id="rId2177" Type="http://schemas.openxmlformats.org/officeDocument/2006/relationships/hyperlink" Target="file:///C:\Users\Merias\Documents\RAN1\TSGR1_94-Sweden\Docs\R1-1809113.zip" TargetMode="External"/><Relationship Id="rId2384" Type="http://schemas.openxmlformats.org/officeDocument/2006/relationships/hyperlink" Target="file:///C:\Users\Merias\Documents\RAN1\TSGR1_94-Sweden\Docs\R1-1809262.zip" TargetMode="External"/><Relationship Id="rId149" Type="http://schemas.openxmlformats.org/officeDocument/2006/relationships/hyperlink" Target="file:///C:\Users\Merias\Documents\RAN1\TSGR1_94-Sweden\Docs\R1-1809005.zip" TargetMode="External"/><Relationship Id="rId356" Type="http://schemas.openxmlformats.org/officeDocument/2006/relationships/hyperlink" Target="file:///C:\Users\Merias\Documents\RAN1\TSGR1_94-Sweden\Docs\R1-1809613.zip" TargetMode="External"/><Relationship Id="rId563" Type="http://schemas.openxmlformats.org/officeDocument/2006/relationships/hyperlink" Target="file:///C:\Users\Merias\Documents\RAN1\TSGR1_94-Sweden\Docs\R1-1808639.zip" TargetMode="External"/><Relationship Id="rId770" Type="http://schemas.openxmlformats.org/officeDocument/2006/relationships/image" Target="media/image44.wmf"/><Relationship Id="rId1193" Type="http://schemas.openxmlformats.org/officeDocument/2006/relationships/image" Target="media/image302.wmf"/><Relationship Id="rId2037" Type="http://schemas.openxmlformats.org/officeDocument/2006/relationships/hyperlink" Target="file:///C:\Users\Merias\Documents\RAN1\TSGR1_94-Sweden\Docs\R1-1808406.zip" TargetMode="External"/><Relationship Id="rId2244" Type="http://schemas.openxmlformats.org/officeDocument/2006/relationships/hyperlink" Target="file:///C:\Users\Merias\Documents\RAN1\TSGR1_94-Sweden\Docs\R1-1808862.zip" TargetMode="External"/><Relationship Id="rId2451" Type="http://schemas.openxmlformats.org/officeDocument/2006/relationships/hyperlink" Target="file:///C:\Users\Merias\Documents\RAN1\TSGR1_94-Sweden\Docs\R1-1808017.zip" TargetMode="External"/><Relationship Id="rId216" Type="http://schemas.openxmlformats.org/officeDocument/2006/relationships/hyperlink" Target="file:///C:\Users\Merias\Documents\RAN1\TSGR1_94-Sweden\Docs\R1-1809386.zip" TargetMode="External"/><Relationship Id="rId423" Type="http://schemas.openxmlformats.org/officeDocument/2006/relationships/hyperlink" Target="file:///C:\Users\Merias\Documents\RAN1\TSGR1_94-Sweden\Docs\R1-1809623.zip" TargetMode="External"/><Relationship Id="rId868" Type="http://schemas.openxmlformats.org/officeDocument/2006/relationships/image" Target="media/image93.wmf"/><Relationship Id="rId1053" Type="http://schemas.openxmlformats.org/officeDocument/2006/relationships/image" Target="media/image223.wmf"/><Relationship Id="rId1260" Type="http://schemas.openxmlformats.org/officeDocument/2006/relationships/image" Target="media/image328.wmf"/><Relationship Id="rId1498" Type="http://schemas.openxmlformats.org/officeDocument/2006/relationships/hyperlink" Target="file:///C:\Users\Merias\Documents\RAN1\TSGR1_94-Sweden\Docs\R1-1809486.zip" TargetMode="External"/><Relationship Id="rId2104" Type="http://schemas.openxmlformats.org/officeDocument/2006/relationships/hyperlink" Target="file:///C:\Users\Merias\Documents\RAN1\TSGR1_94-Sweden\Docs\R1-1809463.zip" TargetMode="External"/><Relationship Id="rId630" Type="http://schemas.openxmlformats.org/officeDocument/2006/relationships/hyperlink" Target="file:///C:\Users\Merias\Documents\RAN1\TSGR1_94-Sweden\Docs\R1-1809674.zip" TargetMode="External"/><Relationship Id="rId728" Type="http://schemas.openxmlformats.org/officeDocument/2006/relationships/image" Target="media/image26.wmf"/><Relationship Id="rId935" Type="http://schemas.openxmlformats.org/officeDocument/2006/relationships/image" Target="media/image159.wmf"/><Relationship Id="rId1358" Type="http://schemas.openxmlformats.org/officeDocument/2006/relationships/hyperlink" Target="file:///C:\Users\Merias\Documents\RAN1\TSGR1_94-Sweden\Docs\R1-1808270.zip" TargetMode="External"/><Relationship Id="rId1565" Type="http://schemas.openxmlformats.org/officeDocument/2006/relationships/hyperlink" Target="file:///C:\Users\Merias\Documents\RAN1\TSGR1_94-Sweden\Docs\R1-1808835.zip" TargetMode="External"/><Relationship Id="rId1772" Type="http://schemas.openxmlformats.org/officeDocument/2006/relationships/hyperlink" Target="file:///C:\Users\Merias\Documents\RAN1\TSGR1_94-Sweden\Docs\R1-1808811.zip" TargetMode="External"/><Relationship Id="rId2311" Type="http://schemas.openxmlformats.org/officeDocument/2006/relationships/hyperlink" Target="file:///C:\Users\Merias\Documents\RAN1\TSGR1_94-Sweden\Docs\R1-1808423.zip" TargetMode="External"/><Relationship Id="rId2409" Type="http://schemas.openxmlformats.org/officeDocument/2006/relationships/hyperlink" Target="file:///C:\Users\Merias\Documents\RAN1\TSGR1_94-Sweden\Docs\R1-1808718.zip" TargetMode="External"/><Relationship Id="rId64" Type="http://schemas.openxmlformats.org/officeDocument/2006/relationships/hyperlink" Target="file:///C:\Users\Merias\Documents\RAN1\TSGR1_94-Sweden\Docs\R1-1809390.zip" TargetMode="External"/><Relationship Id="rId1120" Type="http://schemas.openxmlformats.org/officeDocument/2006/relationships/image" Target="media/image281.wmf"/><Relationship Id="rId1218" Type="http://schemas.openxmlformats.org/officeDocument/2006/relationships/hyperlink" Target="file:///C:\Users\Merias\Documents\RAN1\TSGR1_94-Sweden\Docs\R1-1808224.zip" TargetMode="External"/><Relationship Id="rId1425" Type="http://schemas.openxmlformats.org/officeDocument/2006/relationships/hyperlink" Target="file:///C:\Users\Merias\Documents\RAN1\TSGR1_94-Sweden\Docs\R1-1809874.zip" TargetMode="External"/><Relationship Id="rId1632" Type="http://schemas.openxmlformats.org/officeDocument/2006/relationships/hyperlink" Target="file:///C:\Users\Merias\Documents\RAN1\TSGR1_94-Sweden\Docs\R1-1808681.zip" TargetMode="External"/><Relationship Id="rId1937" Type="http://schemas.openxmlformats.org/officeDocument/2006/relationships/hyperlink" Target="file:///C:\Users\Merias\Documents\RAN1\TSGR1_94-Sweden\Docs\R1-1808695.zip" TargetMode="External"/><Relationship Id="rId2199" Type="http://schemas.openxmlformats.org/officeDocument/2006/relationships/hyperlink" Target="file:///C:\Users\Merias\Documents\RAN1\TSGR1_94-Sweden\Docs\R1-1809101.zip" TargetMode="External"/><Relationship Id="rId280" Type="http://schemas.openxmlformats.org/officeDocument/2006/relationships/hyperlink" Target="file:///C:\Users\Merias\Documents\RAN1\TSGR1_94-Sweden\Docs\R1-1808126.zip" TargetMode="External"/><Relationship Id="rId140" Type="http://schemas.openxmlformats.org/officeDocument/2006/relationships/hyperlink" Target="file:///C:\Users\Merias\Documents\RAN1\TSGR1_94-Sweden\Docs\R1-1809610.zip" TargetMode="External"/><Relationship Id="rId378" Type="http://schemas.openxmlformats.org/officeDocument/2006/relationships/hyperlink" Target="file:///C:\Users\Merias\Documents\RAN1\TSGR1_94-Sweden\Docs\R1-1809016.zip" TargetMode="External"/><Relationship Id="rId585" Type="http://schemas.openxmlformats.org/officeDocument/2006/relationships/hyperlink" Target="file:///C:\Users\Merias\Documents\RAN1\TSGR1_94-Sweden\Docs\R1-1808641.zip" TargetMode="External"/><Relationship Id="rId792" Type="http://schemas.openxmlformats.org/officeDocument/2006/relationships/hyperlink" Target="file:///C:\Users\Merias\Documents\RAN1\TSGR1_94-Sweden\Docs\R1-1808747.zip" TargetMode="External"/><Relationship Id="rId2059" Type="http://schemas.openxmlformats.org/officeDocument/2006/relationships/hyperlink" Target="file:///C:\Users\Merias\Documents\RAN1\TSGR1_94-Sweden\Docs\R1-1809313.zip" TargetMode="External"/><Relationship Id="rId2266" Type="http://schemas.openxmlformats.org/officeDocument/2006/relationships/hyperlink" Target="file:///C:\Users\Merias\Documents\RAN1\TSGR1_94-Sweden\Docs\R1-1809947.zip" TargetMode="External"/><Relationship Id="rId2473" Type="http://schemas.openxmlformats.org/officeDocument/2006/relationships/hyperlink" Target="file:///C:\Users\Merias\Documents\RAN1\TSGR1_94-Sweden\Docs\R1-1808167.zip" TargetMode="External"/><Relationship Id="rId6" Type="http://schemas.openxmlformats.org/officeDocument/2006/relationships/settings" Target="settings.xml"/><Relationship Id="rId238" Type="http://schemas.openxmlformats.org/officeDocument/2006/relationships/hyperlink" Target="file:///C:\Users\Merias\Documents\RAN1\TSGR1_94-Sweden\Docs\R1-1809352.zip" TargetMode="External"/><Relationship Id="rId445" Type="http://schemas.openxmlformats.org/officeDocument/2006/relationships/hyperlink" Target="file:///C:\Users\Merias\Documents\RAN1\TSGR1_94-Sweden\Docs\R1-1808586.zip" TargetMode="External"/><Relationship Id="rId652" Type="http://schemas.openxmlformats.org/officeDocument/2006/relationships/hyperlink" Target="file:///C:\Users\Merias\Documents\RAN1\TSGR1_94-Sweden\Docs\R1-1808481.zip" TargetMode="External"/><Relationship Id="rId1075" Type="http://schemas.openxmlformats.org/officeDocument/2006/relationships/image" Target="media/image243.wmf"/><Relationship Id="rId1282" Type="http://schemas.openxmlformats.org/officeDocument/2006/relationships/hyperlink" Target="file:///C:\Users\Merias\Documents\RAN1\TSGR1_94-Sweden\Docs\R1-1808754.zip" TargetMode="External"/><Relationship Id="rId2126" Type="http://schemas.openxmlformats.org/officeDocument/2006/relationships/hyperlink" Target="file:///C:\Users\Merias\Documents\RAN1\TSGR1_94-Sweden\Docs\R1-1808255.zip" TargetMode="External"/><Relationship Id="rId2333" Type="http://schemas.openxmlformats.org/officeDocument/2006/relationships/hyperlink" Target="file:///C:\Users\Merias\Documents\RAN1\TSGR1_94-Sweden\Docs\R1-1808709.zip" TargetMode="External"/><Relationship Id="rId305" Type="http://schemas.openxmlformats.org/officeDocument/2006/relationships/hyperlink" Target="file:///C:\Users\Merias\Documents\RAN1\TSGR1_94-Sweden\Docs\R1-1809628.zip" TargetMode="External"/><Relationship Id="rId512" Type="http://schemas.openxmlformats.org/officeDocument/2006/relationships/hyperlink" Target="file:///C:\Users\Merias\Documents\RAN1\TSGR1_94-Sweden\Docs\R1-1808468.zip" TargetMode="External"/><Relationship Id="rId957" Type="http://schemas.openxmlformats.org/officeDocument/2006/relationships/hyperlink" Target="file:///C:\Users\Merias\Documents\RAN1\TSGR1_94-Sweden\Docs\R1-1808220.zip" TargetMode="External"/><Relationship Id="rId1142" Type="http://schemas.openxmlformats.org/officeDocument/2006/relationships/hyperlink" Target="file:///C:\Users\Merias\Documents\RAN1\TSGR1_94-Sweden\Docs\R1-1809424.zip" TargetMode="External"/><Relationship Id="rId1587" Type="http://schemas.openxmlformats.org/officeDocument/2006/relationships/hyperlink" Target="file:///C:\Users\Merias\Documents\RAN1\TSGR1_94-Sweden\Docs\R1-1809860.zip" TargetMode="External"/><Relationship Id="rId1794" Type="http://schemas.openxmlformats.org/officeDocument/2006/relationships/hyperlink" Target="file:///C:\Users\Merias\Documents\RAN1\TSGR1_94-Sweden\Docs\R1-1808821.zip" TargetMode="External"/><Relationship Id="rId2400" Type="http://schemas.openxmlformats.org/officeDocument/2006/relationships/hyperlink" Target="file:///C:\Users\Merias\Documents\RAN1\TSGR1_94-Sweden\Docs\R1-1809278.zip" TargetMode="External"/><Relationship Id="rId86" Type="http://schemas.openxmlformats.org/officeDocument/2006/relationships/hyperlink" Target="file:///C:\Users\Merias\Documents\RAN1\TSGR1_94-Sweden\Docs\R1-1808021.zip" TargetMode="External"/><Relationship Id="rId817" Type="http://schemas.openxmlformats.org/officeDocument/2006/relationships/image" Target="media/image60.wmf"/><Relationship Id="rId1002" Type="http://schemas.openxmlformats.org/officeDocument/2006/relationships/image" Target="media/image175.wmf"/><Relationship Id="rId1447" Type="http://schemas.openxmlformats.org/officeDocument/2006/relationships/image" Target="media/image361.wmf"/><Relationship Id="rId1654" Type="http://schemas.openxmlformats.org/officeDocument/2006/relationships/hyperlink" Target="file:///C:\Users\Merias\Documents\RAN1\TSGR1_94-Sweden\Docs\R1-1808896.zip" TargetMode="External"/><Relationship Id="rId1861" Type="http://schemas.openxmlformats.org/officeDocument/2006/relationships/hyperlink" Target="file:///C:\Users\Merias\Documents\RAN1\TSGR1_94-Sweden\Docs\R1-1808582.zip" TargetMode="External"/><Relationship Id="rId1307" Type="http://schemas.openxmlformats.org/officeDocument/2006/relationships/hyperlink" Target="file:///C:\Users\Merias\Documents\RAN1\TSGR1_94-Sweden\Docs\R1-1809894.zip" TargetMode="External"/><Relationship Id="rId1514" Type="http://schemas.openxmlformats.org/officeDocument/2006/relationships/hyperlink" Target="file:///C:\Users\Merias\Documents\RAN1\TSGR1_94-Sweden\Docs\R1-1808150.zip" TargetMode="External"/><Relationship Id="rId1721" Type="http://schemas.openxmlformats.org/officeDocument/2006/relationships/hyperlink" Target="file:///C:\Users\Merias\Documents\RAN1\TSGR1_94-Sweden\Docs\R1-1809063.zip" TargetMode="External"/><Relationship Id="rId1959" Type="http://schemas.openxmlformats.org/officeDocument/2006/relationships/hyperlink" Target="file:///C:\Users\Merias\Documents\RAN1\TSGR1_94-Sweden\Docs\R1-1808309.zip" TargetMode="External"/><Relationship Id="rId13" Type="http://schemas.openxmlformats.org/officeDocument/2006/relationships/hyperlink" Target="file:///C:\Users\Merias\Documents\RAN1\TSGR1_94-Sweden\Docs\R1-1808190.zip" TargetMode="External"/><Relationship Id="rId1819" Type="http://schemas.openxmlformats.org/officeDocument/2006/relationships/hyperlink" Target="file:///C:\Users\Merias\Documents\RAN1\TSGR1_94-Sweden\Docs\R1-1808691.zip" TargetMode="External"/><Relationship Id="rId2190" Type="http://schemas.openxmlformats.org/officeDocument/2006/relationships/hyperlink" Target="file:///C:\Users\Merias\Documents\RAN1\TSGR1_94-Sweden\Docs\R1-1808304.zip" TargetMode="External"/><Relationship Id="rId2288" Type="http://schemas.openxmlformats.org/officeDocument/2006/relationships/hyperlink" Target="file:///C:\Users\Merias\Documents\RAN1\TSGR1_94-Sweden\Docs\R1-1808082.zip" TargetMode="External"/><Relationship Id="rId2495" Type="http://schemas.openxmlformats.org/officeDocument/2006/relationships/hyperlink" Target="file:///C:\Users\Merias\Documents\RAN1\TSGR1_94-Sweden\Docs\R1-1809876.zip" TargetMode="External"/><Relationship Id="rId162" Type="http://schemas.openxmlformats.org/officeDocument/2006/relationships/hyperlink" Target="file:///C:\Users\Merias\Documents\RAN1\TSGR1_94-Sweden\Docs\R1-1808999.zip" TargetMode="External"/><Relationship Id="rId467" Type="http://schemas.openxmlformats.org/officeDocument/2006/relationships/hyperlink" Target="file:///C:\Users\Merias\Documents\RAN1\TSGR1_94-Sweden\Docs\R1-1809249.zip" TargetMode="External"/><Relationship Id="rId1097" Type="http://schemas.openxmlformats.org/officeDocument/2006/relationships/image" Target="media/image264.wmf"/><Relationship Id="rId2050" Type="http://schemas.openxmlformats.org/officeDocument/2006/relationships/hyperlink" Target="file:///C:\Users\Merias\Documents\RAN1\TSGR1_94-Sweden\Docs\R1-1809904.zip" TargetMode="External"/><Relationship Id="rId2148" Type="http://schemas.openxmlformats.org/officeDocument/2006/relationships/hyperlink" Target="file:///C:\Users\Merias\Documents\RAN1\TSGR1_94-Sweden\Docs\R1-1809224.zip" TargetMode="External"/><Relationship Id="rId674" Type="http://schemas.openxmlformats.org/officeDocument/2006/relationships/hyperlink" Target="file:///C:\Users\Merias\Documents\RAN1\TSGR1_94-Sweden\Docs\R1-1809879.zip" TargetMode="External"/><Relationship Id="rId881" Type="http://schemas.openxmlformats.org/officeDocument/2006/relationships/image" Target="media/image105.wmf"/><Relationship Id="rId979" Type="http://schemas.openxmlformats.org/officeDocument/2006/relationships/hyperlink" Target="file:///C:\Users\Merias\Documents\RAN1\TSGR1_94-Sweden\Docs\R1-1809926.zip" TargetMode="External"/><Relationship Id="rId2355" Type="http://schemas.openxmlformats.org/officeDocument/2006/relationships/hyperlink" Target="file:///C:\Users\Merias\Documents\RAN1\TSGR1_94-Sweden\Docs\R1-1808856.zip" TargetMode="External"/><Relationship Id="rId327" Type="http://schemas.openxmlformats.org/officeDocument/2006/relationships/hyperlink" Target="file:///C:\Users\Merias\Documents\RAN1\TSGR1_94-Sweden\Docs\R1-1808128.zip" TargetMode="External"/><Relationship Id="rId534" Type="http://schemas.openxmlformats.org/officeDocument/2006/relationships/hyperlink" Target="file:///C:\Users\Merias\Documents\RAN1\TSGR1_94-Sweden\Docs\R1-1809027.zip" TargetMode="External"/><Relationship Id="rId741" Type="http://schemas.openxmlformats.org/officeDocument/2006/relationships/hyperlink" Target="file:///C:\Users\Merias\Documents\RAN1\TSGR1_94-Sweden\Docs\R1-1808267.zip" TargetMode="External"/><Relationship Id="rId839" Type="http://schemas.openxmlformats.org/officeDocument/2006/relationships/hyperlink" Target="file:///C:\Users\Merias\Documents\RAN1\TSGR1_94-Sweden\Docs\R1-1808748.zip" TargetMode="External"/><Relationship Id="rId1164" Type="http://schemas.openxmlformats.org/officeDocument/2006/relationships/hyperlink" Target="file:///C:\Users\Merias\Documents\RAN1\TSGR1_94-Sweden\Docs\R1-1809766.zip" TargetMode="External"/><Relationship Id="rId1371" Type="http://schemas.openxmlformats.org/officeDocument/2006/relationships/hyperlink" Target="file:///C:\Users\Merias\Documents\RAN1\TSGR1_94-Sweden\Docs\R1-1809746.zip" TargetMode="External"/><Relationship Id="rId1469" Type="http://schemas.openxmlformats.org/officeDocument/2006/relationships/hyperlink" Target="file:///C:\Users\Merias\Documents\RAN1\TSGR1_94-Sweden\Docs\R1-1809432.zip" TargetMode="External"/><Relationship Id="rId2008" Type="http://schemas.openxmlformats.org/officeDocument/2006/relationships/hyperlink" Target="file:///C:\Users\Merias\Documents\RAN1\TSGR1_94-Sweden\Docs\R1-1808300.zip" TargetMode="External"/><Relationship Id="rId2215" Type="http://schemas.openxmlformats.org/officeDocument/2006/relationships/hyperlink" Target="file:///C:\Users\Merias\Documents\RAN1\TSGR1_94-Sweden\Docs\R1-1808577.zip" TargetMode="External"/><Relationship Id="rId2422" Type="http://schemas.openxmlformats.org/officeDocument/2006/relationships/hyperlink" Target="file:///C:\Users\Merias\Documents\RAN1\TSGR1_94-Sweden\Docs\R1-1809123.zip" TargetMode="External"/><Relationship Id="rId601" Type="http://schemas.openxmlformats.org/officeDocument/2006/relationships/hyperlink" Target="file:///C:\Users\Merias\Documents\RAN1\TSGR1_94-Sweden\Docs\R1-1809572.zip" TargetMode="External"/><Relationship Id="rId1024" Type="http://schemas.openxmlformats.org/officeDocument/2006/relationships/image" Target="media/image195.wmf"/><Relationship Id="rId1231" Type="http://schemas.openxmlformats.org/officeDocument/2006/relationships/hyperlink" Target="file:///C:\Users\Merias\Documents\RAN1\TSGR1_94-Sweden\Docs\R1-1809246.zip" TargetMode="External"/><Relationship Id="rId1676" Type="http://schemas.openxmlformats.org/officeDocument/2006/relationships/hyperlink" Target="file:///C:\Users\Merias\Documents\RAN1\TSGR1_94-Sweden\Docs\R1-1809062.zip" TargetMode="External"/><Relationship Id="rId1883" Type="http://schemas.openxmlformats.org/officeDocument/2006/relationships/hyperlink" Target="file:///C:\Users\Merias\Documents\RAN1\TSGR1_94-Sweden\Docs\R1-1808242.zip" TargetMode="External"/><Relationship Id="rId906" Type="http://schemas.openxmlformats.org/officeDocument/2006/relationships/image" Target="media/image130.wmf"/><Relationship Id="rId1329" Type="http://schemas.openxmlformats.org/officeDocument/2006/relationships/hyperlink" Target="file:///C:\Users\Merias\Documents\RAN1\TSGR1_94-Sweden\Docs\R1-1808226.zip" TargetMode="External"/><Relationship Id="rId1536" Type="http://schemas.openxmlformats.org/officeDocument/2006/relationships/hyperlink" Target="file:///C:\Users\Merias\Documents\RAN1\TSGR1_94-Sweden\Docs\R1-1809056.zip" TargetMode="External"/><Relationship Id="rId1743" Type="http://schemas.openxmlformats.org/officeDocument/2006/relationships/hyperlink" Target="file:///C:\Users\Merias\Documents\RAN1\TSGR1_94-Sweden\Docs\R1-1808900.zip" TargetMode="External"/><Relationship Id="rId1950" Type="http://schemas.openxmlformats.org/officeDocument/2006/relationships/hyperlink" Target="file:///C:\Users\Merias\Documents\RAN1\TSGR1_94-Sweden\Docs\R1-1808522.zip" TargetMode="External"/><Relationship Id="rId35" Type="http://schemas.openxmlformats.org/officeDocument/2006/relationships/hyperlink" Target="file:///C:\Users\Merias\Documents\RAN1\TSGR1_94-Sweden\Docs\R1-1808860.zip" TargetMode="External"/><Relationship Id="rId1603" Type="http://schemas.openxmlformats.org/officeDocument/2006/relationships/hyperlink" Target="file:///C:\Users\Merias\Documents\RAN1\TSGR1_94-Sweden\Docs\R1-1809437.zip" TargetMode="External"/><Relationship Id="rId1810" Type="http://schemas.openxmlformats.org/officeDocument/2006/relationships/hyperlink" Target="file:///C:\Users\Merias\Documents\RAN1\TSGR1_94-Sweden\Docs\R1-1808689.zip" TargetMode="External"/><Relationship Id="rId184" Type="http://schemas.openxmlformats.org/officeDocument/2006/relationships/hyperlink" Target="file:///C:\Users\Merias\Documents\RAN1\TSGR1_94-Sweden\Docs\R1-1809683.zip" TargetMode="External"/><Relationship Id="rId391" Type="http://schemas.openxmlformats.org/officeDocument/2006/relationships/hyperlink" Target="file:///C:\Users\Merias\Documents\RAN1\TSGR1_94-Sweden\Docs\R1-1809355.zip" TargetMode="External"/><Relationship Id="rId1908" Type="http://schemas.openxmlformats.org/officeDocument/2006/relationships/hyperlink" Target="file:///C:\Users\Merias\Documents\RAN1\TSGR1_94-Sweden\Docs\R1-1808203.zip" TargetMode="External"/><Relationship Id="rId2072" Type="http://schemas.openxmlformats.org/officeDocument/2006/relationships/image" Target="media/image364.emf"/><Relationship Id="rId251" Type="http://schemas.openxmlformats.org/officeDocument/2006/relationships/hyperlink" Target="file:///C:\Users\Merias\Documents\RAN1\TSGR1_94-Sweden\Docs\R1-1808623.zip" TargetMode="External"/><Relationship Id="rId489" Type="http://schemas.openxmlformats.org/officeDocument/2006/relationships/hyperlink" Target="file:///C:\Users\Merias\Documents\RAN1\TSGR1_94-Sweden\Docs\R1-1808632.zip" TargetMode="External"/><Relationship Id="rId696" Type="http://schemas.openxmlformats.org/officeDocument/2006/relationships/hyperlink" Target="file:///C:\Users\Merias\Documents\RAN1\TSGR1_94-Sweden\Docs\R1-1809721.zip" TargetMode="External"/><Relationship Id="rId2377" Type="http://schemas.openxmlformats.org/officeDocument/2006/relationships/hyperlink" Target="file:///C:\Users\Merias\Documents\RAN1\TSGR1_94-Sweden\Docs\R1-1809176.zip" TargetMode="External"/><Relationship Id="rId349" Type="http://schemas.openxmlformats.org/officeDocument/2006/relationships/image" Target="media/image16.wmf"/><Relationship Id="rId556" Type="http://schemas.openxmlformats.org/officeDocument/2006/relationships/hyperlink" Target="file:///C:\Users\Merias\Documents\RAN1\TSGR1_94-Sweden\Docs\R1-1809173.zip" TargetMode="External"/><Relationship Id="rId763" Type="http://schemas.openxmlformats.org/officeDocument/2006/relationships/image" Target="media/image37.wmf"/><Relationship Id="rId1186" Type="http://schemas.openxmlformats.org/officeDocument/2006/relationships/image" Target="media/image295.wmf"/><Relationship Id="rId1393" Type="http://schemas.openxmlformats.org/officeDocument/2006/relationships/hyperlink" Target="file:///C:\Users\Merias\Documents\RAN1\TSGR1_94-Sweden\Docs\R1-1809331.zip" TargetMode="External"/><Relationship Id="rId2237" Type="http://schemas.openxmlformats.org/officeDocument/2006/relationships/hyperlink" Target="file:///C:\Users\Merias\Documents\RAN1\TSGR1_94-Sweden\Docs\R1-1809346.zip" TargetMode="External"/><Relationship Id="rId2444" Type="http://schemas.openxmlformats.org/officeDocument/2006/relationships/hyperlink" Target="file:///C:\Users\Merias\Documents\RAN1\TSGR1_94-Sweden\Docs\R1-1808008.zip" TargetMode="External"/><Relationship Id="rId111" Type="http://schemas.openxmlformats.org/officeDocument/2006/relationships/hyperlink" Target="file:///C:\Users\Merias\Documents\RAN1\TSGR1_94-Sweden\Docs\R1-1809003.zip" TargetMode="External"/><Relationship Id="rId209" Type="http://schemas.openxmlformats.org/officeDocument/2006/relationships/hyperlink" Target="file:///C:\Users\Merias\Documents\RAN1\TSGR1_94-Sweden\Docs\R1-1809384.zip" TargetMode="External"/><Relationship Id="rId416" Type="http://schemas.openxmlformats.org/officeDocument/2006/relationships/hyperlink" Target="file:///C:\Users\Merias\Documents\RAN1\TSGR1_94-Sweden\Docs\R1-1809616.zip" TargetMode="External"/><Relationship Id="rId970" Type="http://schemas.openxmlformats.org/officeDocument/2006/relationships/hyperlink" Target="file:///C:\Users\Merias\Documents\RAN1\TSGR1_94-Sweden\Docs\R1-1809236.zip" TargetMode="External"/><Relationship Id="rId1046" Type="http://schemas.openxmlformats.org/officeDocument/2006/relationships/image" Target="media/image217.wmf"/><Relationship Id="rId1253" Type="http://schemas.openxmlformats.org/officeDocument/2006/relationships/image" Target="media/image321.wmf"/><Relationship Id="rId1698" Type="http://schemas.openxmlformats.org/officeDocument/2006/relationships/hyperlink" Target="file:///C:\Users\Merias\Documents\RAN1\TSGR1_94-Sweden\Docs\R1-1808898.zip" TargetMode="External"/><Relationship Id="rId623" Type="http://schemas.openxmlformats.org/officeDocument/2006/relationships/hyperlink" Target="file:///C:\Users\Merias\Documents\RAN1\TSGR1_94-Sweden\Docs\R1-1808444.zip" TargetMode="External"/><Relationship Id="rId830" Type="http://schemas.openxmlformats.org/officeDocument/2006/relationships/hyperlink" Target="file:///C:\Users\Merias\Documents\RAN1\TSGR1_94-Sweden\Docs\R1-1808485.zip" TargetMode="External"/><Relationship Id="rId928" Type="http://schemas.openxmlformats.org/officeDocument/2006/relationships/image" Target="media/image152.wmf"/><Relationship Id="rId1460" Type="http://schemas.openxmlformats.org/officeDocument/2006/relationships/hyperlink" Target="file:///C:\Users\Merias\Documents\RAN1\TSGR1_94-Sweden\Docs\R1-1808676.zip" TargetMode="External"/><Relationship Id="rId1558" Type="http://schemas.openxmlformats.org/officeDocument/2006/relationships/hyperlink" Target="file:///C:\Users\Merias\Documents\RAN1\TSGR1_94-Sweden\Docs\R1-1808232.zip" TargetMode="External"/><Relationship Id="rId1765" Type="http://schemas.openxmlformats.org/officeDocument/2006/relationships/hyperlink" Target="file:///C:\Users\Merias\Documents\RAN1\TSGR1_94-Sweden\Docs\R1-1808337.zip" TargetMode="External"/><Relationship Id="rId2304" Type="http://schemas.openxmlformats.org/officeDocument/2006/relationships/hyperlink" Target="file:///C:\Users\Merias\Documents\RAN1\TSGR1_94-Sweden\Docs\R1-1808417.zip" TargetMode="External"/><Relationship Id="rId2511" Type="http://schemas.openxmlformats.org/officeDocument/2006/relationships/fontTable" Target="fontTable.xml"/><Relationship Id="rId57" Type="http://schemas.openxmlformats.org/officeDocument/2006/relationships/hyperlink" Target="file:///C:\Users\Merias\Documents\RAN1\TSGR1_94-Sweden\Docs\R1-1808729.zip" TargetMode="External"/><Relationship Id="rId1113" Type="http://schemas.openxmlformats.org/officeDocument/2006/relationships/image" Target="media/image275.wmf"/><Relationship Id="rId1320" Type="http://schemas.openxmlformats.org/officeDocument/2006/relationships/image" Target="media/image340.wmf"/><Relationship Id="rId1418" Type="http://schemas.openxmlformats.org/officeDocument/2006/relationships/hyperlink" Target="file:///C:\Users\Merias\Documents\RAN1\TSGR1_94-Sweden\Docs\R1-1809823.zip" TargetMode="External"/><Relationship Id="rId1972" Type="http://schemas.openxmlformats.org/officeDocument/2006/relationships/hyperlink" Target="file:///C:\Users\Merias\Documents\RAN1\TSGR1_94-Sweden\Docs\R1-1809069.zip" TargetMode="External"/><Relationship Id="rId1625" Type="http://schemas.openxmlformats.org/officeDocument/2006/relationships/hyperlink" Target="file:///C:\Users\Merias\Documents\RAN1\TSGR1_94-Sweden\Docs\R1-1809152.zip" TargetMode="External"/><Relationship Id="rId1832" Type="http://schemas.openxmlformats.org/officeDocument/2006/relationships/hyperlink" Target="file:///C:\Users\Merias\Documents\RAN1\TSGR1_94-Sweden\Docs\R1-1809072.zip" TargetMode="External"/><Relationship Id="rId2094" Type="http://schemas.openxmlformats.org/officeDocument/2006/relationships/hyperlink" Target="file:///C:\Users\Merias\Documents\RAN1\TSGR1_94-Sweden\Docs\R1-1808823.zip" TargetMode="External"/><Relationship Id="rId273" Type="http://schemas.openxmlformats.org/officeDocument/2006/relationships/oleObject" Target="embeddings/oleObject6.bin"/><Relationship Id="rId480" Type="http://schemas.openxmlformats.org/officeDocument/2006/relationships/hyperlink" Target="file:///C:\Users\Merias\Documents\RAN1\TSGR1_94-Sweden\Docs\R1-1809022.zip" TargetMode="External"/><Relationship Id="rId2161" Type="http://schemas.openxmlformats.org/officeDocument/2006/relationships/hyperlink" Target="file:///C:\Users\Merias\Documents\RAN1\TSGR1_94-Sweden\Docs\R1-1808249.zip" TargetMode="External"/><Relationship Id="rId2399" Type="http://schemas.openxmlformats.org/officeDocument/2006/relationships/hyperlink" Target="file:///C:\Users\Merias\Documents\RAN1\TSGR1_94-Sweden\Docs\R1-1809277.zip" TargetMode="External"/><Relationship Id="rId133" Type="http://schemas.openxmlformats.org/officeDocument/2006/relationships/hyperlink" Target="file:///C:\Users\Merias\Documents\RAN1\TSGR1_94-Sweden\Docs\R1-1809542.zip" TargetMode="External"/><Relationship Id="rId340" Type="http://schemas.openxmlformats.org/officeDocument/2006/relationships/hyperlink" Target="file:///C:\Users\Merias\Documents\RAN1\TSGR1_94-Sweden\Docs\R1-1808627.zip" TargetMode="External"/><Relationship Id="rId578" Type="http://schemas.openxmlformats.org/officeDocument/2006/relationships/hyperlink" Target="file:///C:\Users\Merias\Documents\RAN1\TSGR1_94-Sweden\Docs\R1-1809483.zip" TargetMode="External"/><Relationship Id="rId785" Type="http://schemas.openxmlformats.org/officeDocument/2006/relationships/hyperlink" Target="file:///C:\Users\Merias\Documents\RAN1\TSGR1_94-Sweden\Docs\R1-1809963.zip" TargetMode="External"/><Relationship Id="rId992" Type="http://schemas.openxmlformats.org/officeDocument/2006/relationships/hyperlink" Target="file:///C:\Users\Merias\Documents\RAN1\TSGR1_94-Sweden\Docs\R1-1809077.zip" TargetMode="External"/><Relationship Id="rId2021" Type="http://schemas.openxmlformats.org/officeDocument/2006/relationships/hyperlink" Target="file:///C:\Users\Merias\Documents\RAN1\TSGR1_94-Sweden\Docs\R1-1808839.zip" TargetMode="External"/><Relationship Id="rId2259" Type="http://schemas.openxmlformats.org/officeDocument/2006/relationships/hyperlink" Target="file:///C:\Users\Merias\Documents\RAN1\TSGR1_94-Sweden\Docs\R1-1809935.zip" TargetMode="External"/><Relationship Id="rId2466" Type="http://schemas.openxmlformats.org/officeDocument/2006/relationships/hyperlink" Target="file:///C:\Users\Merias\Documents\RAN1\TSGR1_94-Sweden\Docs\R1-1808028.zip" TargetMode="External"/><Relationship Id="rId200" Type="http://schemas.openxmlformats.org/officeDocument/2006/relationships/hyperlink" Target="file:///C:\Users\Merias\Documents\RAN1\TSGR1_94-Sweden\Docs\R1-1808455.zip" TargetMode="External"/><Relationship Id="rId438" Type="http://schemas.openxmlformats.org/officeDocument/2006/relationships/hyperlink" Target="file:///C:\Users\Merias\Documents\RAN1\TSGR1_94-Sweden\Docs\R1-1809280.zip" TargetMode="External"/><Relationship Id="rId645" Type="http://schemas.openxmlformats.org/officeDocument/2006/relationships/hyperlink" Target="file:///C:\Users\Merias\Documents\RAN1\TSGR1_94-Sweden\Docs\R1-1809191.zip" TargetMode="External"/><Relationship Id="rId852" Type="http://schemas.openxmlformats.org/officeDocument/2006/relationships/image" Target="media/image77.wmf"/><Relationship Id="rId1068" Type="http://schemas.openxmlformats.org/officeDocument/2006/relationships/image" Target="media/image237.wmf"/><Relationship Id="rId1275" Type="http://schemas.openxmlformats.org/officeDocument/2006/relationships/hyperlink" Target="file:///C:\Users\Merias\Documents\RAN1\TSGR1_94-Sweden\Docs\R1-1808313.zip" TargetMode="External"/><Relationship Id="rId1482" Type="http://schemas.openxmlformats.org/officeDocument/2006/relationships/hyperlink" Target="file:///C:\Users\Merias\Documents\RAN1\TSGR1_94-Sweden\Docs\R1-1809349.zip" TargetMode="External"/><Relationship Id="rId2119" Type="http://schemas.openxmlformats.org/officeDocument/2006/relationships/hyperlink" Target="file:///C:\Users\Merias\Documents\RAN1\TSGR1_94-Sweden\Docs\R1-1809951.zip" TargetMode="External"/><Relationship Id="rId2326" Type="http://schemas.openxmlformats.org/officeDocument/2006/relationships/hyperlink" Target="file:///C:\Users\Merias\Documents\RAN1\TSGR1_94-Sweden\Docs\R1-1808452.zip" TargetMode="External"/><Relationship Id="rId505" Type="http://schemas.openxmlformats.org/officeDocument/2006/relationships/hyperlink" Target="file:///C:\Users\Merias\Documents\RAN1\TSGR1_94-Sweden\Docs\R1-1808732.zip" TargetMode="External"/><Relationship Id="rId712" Type="http://schemas.openxmlformats.org/officeDocument/2006/relationships/hyperlink" Target="file:///C:\Users\Merias\Documents\RAN1\TSGR1_94-Sweden\Docs\R1-1809256.zip" TargetMode="External"/><Relationship Id="rId1135" Type="http://schemas.openxmlformats.org/officeDocument/2006/relationships/hyperlink" Target="file:///C:\Users\Merias\Documents\RAN1\TSGR1_94-Sweden\Docs\R1-1808881.zip" TargetMode="External"/><Relationship Id="rId1342" Type="http://schemas.openxmlformats.org/officeDocument/2006/relationships/hyperlink" Target="file:///C:\Users\Merias\Documents\RAN1\TSGR1_94-Sweden\Docs\R1-1809143.zip" TargetMode="External"/><Relationship Id="rId1787" Type="http://schemas.openxmlformats.org/officeDocument/2006/relationships/hyperlink" Target="file:///C:\Users\Merias\Documents\RAN1\TSGR1_94-Sweden\Docs\R1-1808324.zip" TargetMode="External"/><Relationship Id="rId1994" Type="http://schemas.openxmlformats.org/officeDocument/2006/relationships/hyperlink" Target="file:///C:\Users\Merias\Documents\RAN1\TSGR1_94-Sweden\Docs\R1-1809909.zip" TargetMode="External"/><Relationship Id="rId79" Type="http://schemas.openxmlformats.org/officeDocument/2006/relationships/hyperlink" Target="file:///C:\Users\Merias\Documents\RAN1\TSGR1_94-Sweden\Docs\R1-1809720.zip" TargetMode="External"/><Relationship Id="rId1202" Type="http://schemas.openxmlformats.org/officeDocument/2006/relationships/image" Target="media/image308.wmf"/><Relationship Id="rId1647" Type="http://schemas.openxmlformats.org/officeDocument/2006/relationships/hyperlink" Target="file:///C:\Users\Merias\Documents\RAN1\TSGR1_94-Sweden\Docs\R1-1808392.zip" TargetMode="External"/><Relationship Id="rId1854" Type="http://schemas.openxmlformats.org/officeDocument/2006/relationships/hyperlink" Target="file:///C:\Users\Merias\Documents\RAN1\TSGR1_94-Sweden\Docs\R1-1808514.zip" TargetMode="External"/><Relationship Id="rId1507" Type="http://schemas.openxmlformats.org/officeDocument/2006/relationships/hyperlink" Target="file:///C:\Users\Merias\AppData\Roaming\Microsoft\Docs\R1-1809989.zip" TargetMode="External"/><Relationship Id="rId1714" Type="http://schemas.openxmlformats.org/officeDocument/2006/relationships/hyperlink" Target="file:///C:\Users\Merias\Documents\RAN1\TSGR1_94-Sweden\Docs\R1-1808395.zip" TargetMode="External"/><Relationship Id="rId295" Type="http://schemas.openxmlformats.org/officeDocument/2006/relationships/hyperlink" Target="file:///C:\Users\Merias\Documents\RAN1\TSGR1_94-Sweden\Docs\R1-1808127.zip" TargetMode="External"/><Relationship Id="rId1921" Type="http://schemas.openxmlformats.org/officeDocument/2006/relationships/hyperlink" Target="file:///C:\Users\Merias\Documents\RAN1\TSGR1_94-Sweden\Docs\R1-1809039.zip" TargetMode="External"/><Relationship Id="rId2183" Type="http://schemas.openxmlformats.org/officeDocument/2006/relationships/hyperlink" Target="file:///C:\Users\Merias\Documents\RAN1\TSGR1_94-Sweden\Docs\R1-1808910.zip" TargetMode="External"/><Relationship Id="rId2390" Type="http://schemas.openxmlformats.org/officeDocument/2006/relationships/hyperlink" Target="file:///C:\Users\Merias\Documents\RAN1\TSGR1_94-Sweden\Docs\R1-1809268.zip" TargetMode="External"/><Relationship Id="rId2488" Type="http://schemas.openxmlformats.org/officeDocument/2006/relationships/hyperlink" Target="file:///C:\Users\Merias\Documents\RAN1\TSGR1_94-Sweden\Docs\R1-1808179.zip" TargetMode="External"/><Relationship Id="rId155" Type="http://schemas.openxmlformats.org/officeDocument/2006/relationships/hyperlink" Target="file:///C:\Users\Merias\Documents\RAN1\TSGR1_94-Sweden\Docs\R1-1809001.zip" TargetMode="External"/><Relationship Id="rId362" Type="http://schemas.openxmlformats.org/officeDocument/2006/relationships/hyperlink" Target="file:///C:\Users\Merias\Documents\RAN1\TSGR1_94-Sweden\Docs\R1-1808134.zip" TargetMode="External"/><Relationship Id="rId1297" Type="http://schemas.openxmlformats.org/officeDocument/2006/relationships/image" Target="media/image334.wmf"/><Relationship Id="rId2043" Type="http://schemas.openxmlformats.org/officeDocument/2006/relationships/hyperlink" Target="file:///C:\Users\Merias\Documents\RAN1\TSGR1_94-Sweden\Docs\R1-1808783.zip" TargetMode="External"/><Relationship Id="rId2250" Type="http://schemas.openxmlformats.org/officeDocument/2006/relationships/hyperlink" Target="file:///C:\Users\Merias\Documents\RAN1\TSGR1_94-Sweden\Docs\R1-1809939.zip" TargetMode="External"/><Relationship Id="rId222" Type="http://schemas.openxmlformats.org/officeDocument/2006/relationships/hyperlink" Target="file:///C:\Users\Merias\Documents\RAN1\TSGR1_94-Sweden\Docs\R1-1809580.zip" TargetMode="External"/><Relationship Id="rId667" Type="http://schemas.openxmlformats.org/officeDocument/2006/relationships/image" Target="media/image17.wmf"/><Relationship Id="rId874" Type="http://schemas.openxmlformats.org/officeDocument/2006/relationships/image" Target="media/image99.wmf"/><Relationship Id="rId2110" Type="http://schemas.openxmlformats.org/officeDocument/2006/relationships/hyperlink" Target="file:///C:\Users\Merias\Documents\RAN1\TSGR1_94-Sweden\Docs\R1-1809861.zip" TargetMode="External"/><Relationship Id="rId2348" Type="http://schemas.openxmlformats.org/officeDocument/2006/relationships/hyperlink" Target="file:///C:\Users\Merias\Documents\RAN1\TSGR1_94-Sweden\Docs\R1-1808847.zip" TargetMode="External"/><Relationship Id="rId527" Type="http://schemas.openxmlformats.org/officeDocument/2006/relationships/hyperlink" Target="file:///C:\Users\Merias\Documents\RAN1\TSGR1_94-Sweden\Docs\R1-1808120.zip" TargetMode="External"/><Relationship Id="rId734" Type="http://schemas.openxmlformats.org/officeDocument/2006/relationships/image" Target="media/image32.wmf"/><Relationship Id="rId941" Type="http://schemas.openxmlformats.org/officeDocument/2006/relationships/hyperlink" Target="file:///C:\Users\Merias\Documents\RAN1\TSGR1_94-Sweden\Docs\R1-1809868.zip" TargetMode="External"/><Relationship Id="rId1157" Type="http://schemas.openxmlformats.org/officeDocument/2006/relationships/hyperlink" Target="file:///C:\Users\Merias\Documents\RAN1\TSGR1_94-Sweden\Docs\R1-1808752.zip" TargetMode="External"/><Relationship Id="rId1364" Type="http://schemas.openxmlformats.org/officeDocument/2006/relationships/hyperlink" Target="file:///C:\Users\Merias\Documents\RAN1\TSGR1_94-Sweden\Docs\R1-1808953.zip" TargetMode="External"/><Relationship Id="rId1571" Type="http://schemas.openxmlformats.org/officeDocument/2006/relationships/hyperlink" Target="file:///C:\Users\Merias\Documents\RAN1\TSGR1_94-Sweden\Docs\R1-1809150.zip" TargetMode="External"/><Relationship Id="rId2208" Type="http://schemas.openxmlformats.org/officeDocument/2006/relationships/hyperlink" Target="file:///C:\Users\Merias\Documents\RAN1\TSGR1_94-Sweden\Docs\R1-1808534.zip" TargetMode="External"/><Relationship Id="rId2415" Type="http://schemas.openxmlformats.org/officeDocument/2006/relationships/hyperlink" Target="file:///C:\Users\Merias\Documents\RAN1\TSGR1_94-Sweden\Docs\R1-1808950.zip" TargetMode="External"/><Relationship Id="rId70" Type="http://schemas.openxmlformats.org/officeDocument/2006/relationships/hyperlink" Target="file:///C:\Users\Merias\Documents\RAN1\TSGR1_94-Sweden\Docs\R1-1809373.zip" TargetMode="External"/><Relationship Id="rId801" Type="http://schemas.openxmlformats.org/officeDocument/2006/relationships/hyperlink" Target="file:///C:\Users\Merias\Documents\RAN1\TSGR1_94-Sweden\Docs\R1-1809420.zip" TargetMode="External"/><Relationship Id="rId1017" Type="http://schemas.openxmlformats.org/officeDocument/2006/relationships/image" Target="media/image189.wmf"/><Relationship Id="rId1224" Type="http://schemas.openxmlformats.org/officeDocument/2006/relationships/hyperlink" Target="file:///C:\Users\Merias\Documents\RAN1\TSGR1_94-Sweden\Docs\R1-1808753.zip" TargetMode="External"/><Relationship Id="rId1431" Type="http://schemas.openxmlformats.org/officeDocument/2006/relationships/image" Target="media/image349.wmf"/><Relationship Id="rId1669" Type="http://schemas.openxmlformats.org/officeDocument/2006/relationships/hyperlink" Target="file:///C:\Users\Merias\Documents\RAN1\TSGR1_94-Sweden\Docs\R1-1808505.zip" TargetMode="External"/><Relationship Id="rId1876" Type="http://schemas.openxmlformats.org/officeDocument/2006/relationships/hyperlink" Target="file:///C:\Users\Merias\Documents\RAN1\TSGR1_94-Sweden\Docs\R1-1808775.zip" TargetMode="External"/><Relationship Id="rId1529" Type="http://schemas.openxmlformats.org/officeDocument/2006/relationships/hyperlink" Target="file:///C:\Users\Merias\Documents\RAN1\TSGR1_94-Sweden\Docs\R1-1808677.zip" TargetMode="External"/><Relationship Id="rId1736" Type="http://schemas.openxmlformats.org/officeDocument/2006/relationships/hyperlink" Target="file:///C:\Users\Merias\Documents\RAN1\TSGR1_94-Sweden\Docs\R1-1808275.zip" TargetMode="External"/><Relationship Id="rId1943" Type="http://schemas.openxmlformats.org/officeDocument/2006/relationships/hyperlink" Target="file:///C:\Users\Merias\Documents\RAN1\TSGR1_94-Sweden\Docs\R1-1809095.zip" TargetMode="External"/><Relationship Id="rId28" Type="http://schemas.openxmlformats.org/officeDocument/2006/relationships/hyperlink" Target="file:///C:\Users\Merias\Documents\RAN1\TSGR1_94-Sweden\Docs\R1-1808026.zip" TargetMode="External"/><Relationship Id="rId1803" Type="http://schemas.openxmlformats.org/officeDocument/2006/relationships/hyperlink" Target="file:///C:\Users\Merias\Documents\RAN1\TSGR1_94-Sweden\Docs\R1-1808825.zip" TargetMode="External"/><Relationship Id="rId177" Type="http://schemas.openxmlformats.org/officeDocument/2006/relationships/hyperlink" Target="file:///C:\Users\Merias\Documents\RAN1\TSGR1_94-Sweden\Docs\R1-1809643.zip" TargetMode="External"/><Relationship Id="rId384" Type="http://schemas.openxmlformats.org/officeDocument/2006/relationships/hyperlink" Target="file:///C:\Users\Merias\Documents\RAN1\TSGR1_94-Sweden\Docs\R1-1808630.zip" TargetMode="External"/><Relationship Id="rId591" Type="http://schemas.openxmlformats.org/officeDocument/2006/relationships/hyperlink" Target="file:///C:\Users\Merias\Documents\RAN1\TSGR1_94-Sweden\Docs\R1-1809523.zip" TargetMode="External"/><Relationship Id="rId2065" Type="http://schemas.openxmlformats.org/officeDocument/2006/relationships/hyperlink" Target="file:///C:\Users\Merias\Documents\RAN1\TSGR1_94-Sweden\Docs\R1-1809335.zip" TargetMode="External"/><Relationship Id="rId2272" Type="http://schemas.openxmlformats.org/officeDocument/2006/relationships/hyperlink" Target="file:///C:\Users\Merias\Documents\RAN1\TSGR1_94-Sweden\Docs\R1-1808790.zip" TargetMode="External"/><Relationship Id="rId244" Type="http://schemas.openxmlformats.org/officeDocument/2006/relationships/hyperlink" Target="file:///C:\Users\Merias\Documents\RAN1\TSGR1_94-Sweden\Docs\R1-1808903.zip" TargetMode="External"/><Relationship Id="rId689" Type="http://schemas.openxmlformats.org/officeDocument/2006/relationships/hyperlink" Target="file:///C:\Users\Merias\Documents\RAN1\TSGR1_94-Sweden\Docs\R1-1809760.zip" TargetMode="External"/><Relationship Id="rId896" Type="http://schemas.openxmlformats.org/officeDocument/2006/relationships/image" Target="media/image120.wmf"/><Relationship Id="rId1081" Type="http://schemas.openxmlformats.org/officeDocument/2006/relationships/image" Target="media/image248.wmf"/><Relationship Id="rId451" Type="http://schemas.openxmlformats.org/officeDocument/2006/relationships/hyperlink" Target="file:///C:\Users\Merias\Documents\RAN1\TSGR1_94-Sweden\Docs\R1-1809587.zip" TargetMode="External"/><Relationship Id="rId549" Type="http://schemas.openxmlformats.org/officeDocument/2006/relationships/hyperlink" Target="file:///C:\Users\Merias\Documents\RAN1\TSGR1_94-Sweden\Docs\R1-1808472.zip" TargetMode="External"/><Relationship Id="rId756" Type="http://schemas.openxmlformats.org/officeDocument/2006/relationships/hyperlink" Target="file:///C:\Users\Merias\Documents\RAN1\TSGR1_94-Sweden\Docs\R1-1809418.zip" TargetMode="External"/><Relationship Id="rId1179" Type="http://schemas.openxmlformats.org/officeDocument/2006/relationships/image" Target="media/image288.wmf"/><Relationship Id="rId1386" Type="http://schemas.openxmlformats.org/officeDocument/2006/relationships/hyperlink" Target="file:///C:\Users\Merias\Documents\RAN1\TSGR1_94-Sweden\Docs\R1-1808928.zip" TargetMode="External"/><Relationship Id="rId1593" Type="http://schemas.openxmlformats.org/officeDocument/2006/relationships/hyperlink" Target="file:///C:\Users\Merias\Documents\RAN1\TSGR1_94-Sweden\Docs\R1-1808389.zip" TargetMode="External"/><Relationship Id="rId2132" Type="http://schemas.openxmlformats.org/officeDocument/2006/relationships/hyperlink" Target="file:///C:\Users\Merias\Documents\RAN1\TSGR1_94-Sweden\Docs\R1-1808531.zip" TargetMode="External"/><Relationship Id="rId2437" Type="http://schemas.openxmlformats.org/officeDocument/2006/relationships/footer" Target="footer1.xml"/><Relationship Id="rId104" Type="http://schemas.openxmlformats.org/officeDocument/2006/relationships/hyperlink" Target="file:///C:\Users\Merias\Documents\RAN1\TSGR1_94-Sweden\Docs\R1-1809599.zip" TargetMode="External"/><Relationship Id="rId311" Type="http://schemas.openxmlformats.org/officeDocument/2006/relationships/hyperlink" Target="file:///C:\Users\Merias\Documents\RAN1\TSGR1_94-Sweden\Docs\R1-1809668.zip" TargetMode="External"/><Relationship Id="rId409" Type="http://schemas.openxmlformats.org/officeDocument/2006/relationships/hyperlink" Target="file:///C:\Users\Merias\Documents\RAN1\TSGR1_94-Sweden\Docs\R1-1809362.zip" TargetMode="External"/><Relationship Id="rId963" Type="http://schemas.openxmlformats.org/officeDocument/2006/relationships/hyperlink" Target="file:///C:\Users\Merias\Documents\RAN1\TSGR1_94-Sweden\Docs\R1-1808668.zip" TargetMode="External"/><Relationship Id="rId1039" Type="http://schemas.openxmlformats.org/officeDocument/2006/relationships/image" Target="media/image210.wmf"/><Relationship Id="rId1246" Type="http://schemas.openxmlformats.org/officeDocument/2006/relationships/hyperlink" Target="file:///C:\Users\Merias\Documents\RAN1\TSGR1_94-Sweden\Docs\R1-1809806.zip" TargetMode="External"/><Relationship Id="rId1898" Type="http://schemas.openxmlformats.org/officeDocument/2006/relationships/hyperlink" Target="file:///C:\Users\Merias\Documents\RAN1\TSGR1_94-Sweden\Docs\R1-1809446.zip" TargetMode="External"/><Relationship Id="rId92" Type="http://schemas.openxmlformats.org/officeDocument/2006/relationships/hyperlink" Target="file:///C:\Users\Merias\Documents\RAN1\TSGR1_94-Sweden\Docs\R1-1808181.zip" TargetMode="External"/><Relationship Id="rId616" Type="http://schemas.openxmlformats.org/officeDocument/2006/relationships/hyperlink" Target="file:///C:\Users\Merias\Documents\RAN1\TSGR1_94-Sweden\Docs\R1-1808961.zip" TargetMode="External"/><Relationship Id="rId823" Type="http://schemas.openxmlformats.org/officeDocument/2006/relationships/hyperlink" Target="file:///C:\Users\Merias\Documents\RAN1\TSGR1_94-Sweden\Docs\R1-1809911.zip" TargetMode="External"/><Relationship Id="rId1453" Type="http://schemas.openxmlformats.org/officeDocument/2006/relationships/hyperlink" Target="file:///C:\Users\Merias\Documents\RAN1\TSGR1_94-Sweden\Docs\R1-1809886.zip" TargetMode="External"/><Relationship Id="rId1660" Type="http://schemas.openxmlformats.org/officeDocument/2006/relationships/hyperlink" Target="file:///C:\Users\Merias\Documents\RAN1\TSGR1_94-Sweden\Docs\R1-1809285.zip" TargetMode="External"/><Relationship Id="rId1758" Type="http://schemas.openxmlformats.org/officeDocument/2006/relationships/hyperlink" Target="file:///C:\Users\Merias\Documents\RAN1\TSGR1_94-Sweden\Docs\R1-1809480.zip" TargetMode="External"/><Relationship Id="rId2504" Type="http://schemas.openxmlformats.org/officeDocument/2006/relationships/hyperlink" Target="../Docs/R1-1809950.zip" TargetMode="External"/><Relationship Id="rId1106" Type="http://schemas.openxmlformats.org/officeDocument/2006/relationships/hyperlink" Target="file:///C:\Users\Merias\Documents\RAN1\TSGR1_94-Sweden\Docs\R1-1809757.zip" TargetMode="External"/><Relationship Id="rId1313" Type="http://schemas.openxmlformats.org/officeDocument/2006/relationships/hyperlink" Target="file:///C:\Users\Merias\Documents\RAN1\TSGR1_94-Sweden\Docs\R1-1809765.zip" TargetMode="External"/><Relationship Id="rId1520" Type="http://schemas.openxmlformats.org/officeDocument/2006/relationships/hyperlink" Target="file:///C:\Users\Merias\Documents\RAN1\TSGR1_94-Sweden\R1-1809786.zip" TargetMode="External"/><Relationship Id="rId1965" Type="http://schemas.openxmlformats.org/officeDocument/2006/relationships/hyperlink" Target="file:///C:\Users\Merias\Documents\RAN1\TSGR1_94-Sweden\Docs\R1-1808648.zip" TargetMode="External"/><Relationship Id="rId1618" Type="http://schemas.openxmlformats.org/officeDocument/2006/relationships/hyperlink" Target="file:///C:\Users\Merias\Documents\RAN1\TSGR1_94-Sweden\Docs\R1-1808980.zip" TargetMode="External"/><Relationship Id="rId1825" Type="http://schemas.openxmlformats.org/officeDocument/2006/relationships/hyperlink" Target="file:///C:\Users\Merias\Documents\RAN1\TSGR1_94-Sweden\Docs\R1-1808398.zip" TargetMode="External"/><Relationship Id="rId199" Type="http://schemas.openxmlformats.org/officeDocument/2006/relationships/hyperlink" Target="file:///C:\Users\Merias\Documents\RAN1\TSGR1_94-Sweden\Docs\R1-1808455.zip" TargetMode="External"/><Relationship Id="rId2087" Type="http://schemas.openxmlformats.org/officeDocument/2006/relationships/hyperlink" Target="file:///C:\Users\Merias\Documents\RAN1\TSGR1_94-Sweden\Docs\R1-1808342.zip" TargetMode="External"/><Relationship Id="rId2294" Type="http://schemas.openxmlformats.org/officeDocument/2006/relationships/hyperlink" Target="file:///C:\Users\Merias\Documents\RAN1\TSGR1_94-Sweden\Docs\R1-1808184.zip" TargetMode="External"/><Relationship Id="rId266" Type="http://schemas.openxmlformats.org/officeDocument/2006/relationships/image" Target="media/image5.wmf"/><Relationship Id="rId473" Type="http://schemas.openxmlformats.org/officeDocument/2006/relationships/hyperlink" Target="file:///C:\Users\Merias\Documents\RAN1\TSGR1_94-Sweden\Docs\R1-1808215.zip" TargetMode="External"/><Relationship Id="rId680" Type="http://schemas.openxmlformats.org/officeDocument/2006/relationships/hyperlink" Target="file:///C:\Users\Merias\Documents\RAN1\TSGR1_94-Sweden\Docs\R1-1809709.zip" TargetMode="External"/><Relationship Id="rId2154" Type="http://schemas.openxmlformats.org/officeDocument/2006/relationships/hyperlink" Target="file:///C:\Users\Merias\Documents\RAN1\TSGR1_94-Sweden\Docs\R1-1809400.zip" TargetMode="External"/><Relationship Id="rId2361" Type="http://schemas.openxmlformats.org/officeDocument/2006/relationships/hyperlink" Target="file:///C:\Users\Merias\Documents\RAN1\TSGR1_94-Sweden\Docs\R1-1808867.zip" TargetMode="External"/><Relationship Id="rId126" Type="http://schemas.openxmlformats.org/officeDocument/2006/relationships/hyperlink" Target="file:///C:\Users\Merias\Documents\RAN1\TSGR1_94-Sweden\Docs\R1-1809540.zip" TargetMode="External"/><Relationship Id="rId333" Type="http://schemas.openxmlformats.org/officeDocument/2006/relationships/hyperlink" Target="file:///C:\Users\Merias\Documents\RAN1\TSGR1_94-Sweden\Docs\R1-1809684.zip" TargetMode="External"/><Relationship Id="rId540" Type="http://schemas.openxmlformats.org/officeDocument/2006/relationships/hyperlink" Target="file:///C:\Users\Merias\Documents\RAN1\TSGR1_94-Sweden\Docs\R1-1808637.zip" TargetMode="External"/><Relationship Id="rId778" Type="http://schemas.openxmlformats.org/officeDocument/2006/relationships/hyperlink" Target="file:///C:\Users\Merias\Documents\RAN1\TSGR1_94-Sweden\Docs\R1-1809851.zip" TargetMode="External"/><Relationship Id="rId985" Type="http://schemas.openxmlformats.org/officeDocument/2006/relationships/hyperlink" Target="file:///C:\Users\Merias\Documents\RAN1\TSGR1_94-Sweden\Docs\R1-1808330.zip" TargetMode="External"/><Relationship Id="rId1170" Type="http://schemas.openxmlformats.org/officeDocument/2006/relationships/image" Target="media/image285.wmf"/><Relationship Id="rId2014" Type="http://schemas.openxmlformats.org/officeDocument/2006/relationships/hyperlink" Target="file:///C:\Users\Merias\Documents\RAN1\TSGR1_94-Sweden\Docs\R1-1808781.zip" TargetMode="External"/><Relationship Id="rId2221" Type="http://schemas.openxmlformats.org/officeDocument/2006/relationships/hyperlink" Target="file:///C:\Users\Merias\Documents\RAN1\TSGR1_94-Sweden\Docs\R1-1808889.zip" TargetMode="External"/><Relationship Id="rId2459" Type="http://schemas.openxmlformats.org/officeDocument/2006/relationships/hyperlink" Target="file:///C:\Users\Merias\Documents\RAN1\TSGR1_94-Sweden\Docs\R1-1803078.zip" TargetMode="External"/><Relationship Id="rId638" Type="http://schemas.openxmlformats.org/officeDocument/2006/relationships/hyperlink" Target="file:///C:\Users\Merias\Documents\RAN1\TSGR1_94-Sweden\Docs\R1-1809574.zip" TargetMode="External"/><Relationship Id="rId845" Type="http://schemas.openxmlformats.org/officeDocument/2006/relationships/image" Target="media/image71.wmf"/><Relationship Id="rId1030" Type="http://schemas.openxmlformats.org/officeDocument/2006/relationships/image" Target="media/image201.wmf"/><Relationship Id="rId1268" Type="http://schemas.openxmlformats.org/officeDocument/2006/relationships/hyperlink" Target="file:///C:\Users\Merias\Documents\RAN1\TSGR1_94-Sweden\Inbox\R1-1809976.zip" TargetMode="External"/><Relationship Id="rId1475" Type="http://schemas.openxmlformats.org/officeDocument/2006/relationships/hyperlink" Target="file:///C:\Users\Merias\Documents\RAN1\TSGR1_94-Sweden\Docs\R1-1809837.zip" TargetMode="External"/><Relationship Id="rId1682" Type="http://schemas.openxmlformats.org/officeDocument/2006/relationships/hyperlink" Target="file:///C:\Users\Merias\Documents\RAN1\TSGR1_94-Sweden\Docs\R1-1809791.zip" TargetMode="External"/><Relationship Id="rId2319" Type="http://schemas.openxmlformats.org/officeDocument/2006/relationships/hyperlink" Target="file:///C:\Users\Merias\Documents\RAN1\TSGR1_94-Sweden\Docs\R1-1808428.zip" TargetMode="External"/><Relationship Id="rId400" Type="http://schemas.openxmlformats.org/officeDocument/2006/relationships/hyperlink" Target="file:///C:\Users\Merias\Documents\RAN1\TSGR1_94-Sweden\Docs\R1-1808914.zip" TargetMode="External"/><Relationship Id="rId705" Type="http://schemas.openxmlformats.org/officeDocument/2006/relationships/hyperlink" Target="file:///C:\Users\Merias\Documents\RAN1\TSGR1_94-Sweden\Docs\R1-1808745.zip" TargetMode="External"/><Relationship Id="rId1128" Type="http://schemas.openxmlformats.org/officeDocument/2006/relationships/hyperlink" Target="file:///C:\Users\Merias\Documents\RAN1\TSGR1_94-Sweden\Docs\R1-1808312.zip" TargetMode="External"/><Relationship Id="rId1335" Type="http://schemas.openxmlformats.org/officeDocument/2006/relationships/hyperlink" Target="file:///C:\Users\Merias\Documents\RAN1\TSGR1_94-Sweden\Docs\R1-1808755.zip" TargetMode="External"/><Relationship Id="rId1542" Type="http://schemas.openxmlformats.org/officeDocument/2006/relationships/hyperlink" Target="file:///C:\Users\Merias\Documents\RAN1\TSGR1_94-Sweden\Docs\R1-1809859.zip" TargetMode="External"/><Relationship Id="rId1987" Type="http://schemas.openxmlformats.org/officeDocument/2006/relationships/hyperlink" Target="file:///C:\Users\Merias\Documents\RAN1\TSGR1_94-Sweden\Docs\R1-1809306.zip" TargetMode="External"/><Relationship Id="rId912" Type="http://schemas.openxmlformats.org/officeDocument/2006/relationships/image" Target="media/image136.wmf"/><Relationship Id="rId1847" Type="http://schemas.openxmlformats.org/officeDocument/2006/relationships/hyperlink" Target="file:///C:\Users\Merias\Documents\RAN1\TSGR1_94-Sweden\Docs\R1-1809443.zip" TargetMode="External"/><Relationship Id="rId41" Type="http://schemas.openxmlformats.org/officeDocument/2006/relationships/hyperlink" Target="file:///C:\Users\Merias\Documents\RAN1\TSGR1_94-Sweden\Docs\R1-1808172.zip" TargetMode="External"/><Relationship Id="rId1402" Type="http://schemas.openxmlformats.org/officeDocument/2006/relationships/hyperlink" Target="file:///C:\Users\Merias\Documents\RAN1\TSGR1_94-Sweden\Docs\R1-1808675.zip" TargetMode="External"/><Relationship Id="rId1707" Type="http://schemas.openxmlformats.org/officeDocument/2006/relationships/hyperlink" Target="file:///C:\Users\Merias\Documents\RAN1\TSGR1_94-Sweden\Docs\R1-1808237.zip" TargetMode="External"/><Relationship Id="rId190" Type="http://schemas.openxmlformats.org/officeDocument/2006/relationships/hyperlink" Target="file:///C:\Users\Merias\Documents\RAN1\TSGR1_94-Sweden\Docs\R1-1809241.zip" TargetMode="External"/><Relationship Id="rId288" Type="http://schemas.openxmlformats.org/officeDocument/2006/relationships/hyperlink" Target="file:///C:\Users\Merias\Documents\RAN1\TSGR1_94-Sweden\Docs\R1-1808987.zip" TargetMode="External"/><Relationship Id="rId1914" Type="http://schemas.openxmlformats.org/officeDocument/2006/relationships/hyperlink" Target="file:///C:\Users\Merias\Documents\RAN1\TSGR1_94-Sweden\Docs\R1-1808520.zip" TargetMode="External"/><Relationship Id="rId495" Type="http://schemas.openxmlformats.org/officeDocument/2006/relationships/hyperlink" Target="file:///C:\Users\Merias\Documents\RAN1\TSGR1_94-Sweden\Docs\R1-1809615.zip" TargetMode="External"/><Relationship Id="rId2176" Type="http://schemas.openxmlformats.org/officeDocument/2006/relationships/hyperlink" Target="file:///C:\Users\Merias\Documents\RAN1\TSGR1_94-Sweden\Docs\R1-1809100.zip" TargetMode="External"/><Relationship Id="rId2383" Type="http://schemas.openxmlformats.org/officeDocument/2006/relationships/hyperlink" Target="file:///C:\Users\Merias\Documents\RAN1\TSGR1_94-Sweden\Docs\R1-1809261.zip" TargetMode="External"/><Relationship Id="rId148" Type="http://schemas.openxmlformats.org/officeDocument/2006/relationships/hyperlink" Target="file:///C:\Users\Merias\Documents\RAN1\TSGR1_94-Sweden\Docs\R1-1808997.zip" TargetMode="External"/><Relationship Id="rId355" Type="http://schemas.openxmlformats.org/officeDocument/2006/relationships/hyperlink" Target="file:///C:\Users\Merias\Documents\RAN1\TSGR1_94-Sweden\Docs\R1-1809230.zip" TargetMode="External"/><Relationship Id="rId562" Type="http://schemas.openxmlformats.org/officeDocument/2006/relationships/hyperlink" Target="file:///C:\Users\Merias\Documents\RAN1\TSGR1_94-Sweden\Docs\R1-1808560.zip" TargetMode="External"/><Relationship Id="rId1192" Type="http://schemas.openxmlformats.org/officeDocument/2006/relationships/image" Target="media/image301.wmf"/><Relationship Id="rId2036" Type="http://schemas.openxmlformats.org/officeDocument/2006/relationships/hyperlink" Target="file:///C:\Users\Merias\Documents\RAN1\TSGR1_94-Sweden\Docs\R1-1809840.zip" TargetMode="External"/><Relationship Id="rId2243" Type="http://schemas.openxmlformats.org/officeDocument/2006/relationships/hyperlink" Target="file:///C:\Users\Merias\Documents\RAN1\TSGR1_94-Sweden\Docs\R1-1809917.zip" TargetMode="External"/><Relationship Id="rId2450" Type="http://schemas.openxmlformats.org/officeDocument/2006/relationships/hyperlink" Target="file:///C:\Users\Merias\Documents\RAN1\TSGR1_94-Sweden\Docs\R1-1808015.zip" TargetMode="External"/><Relationship Id="rId215" Type="http://schemas.openxmlformats.org/officeDocument/2006/relationships/hyperlink" Target="file:///C:\Users\Merias\Documents\RAN1\TSGR1_94-Sweden\Docs\R1-1809386.zip" TargetMode="External"/><Relationship Id="rId422" Type="http://schemas.openxmlformats.org/officeDocument/2006/relationships/hyperlink" Target="file:///C:\Users\Merias\Documents\RAN1\TSGR1_94-Sweden\Docs\R1-1808140.zip" TargetMode="External"/><Relationship Id="rId867" Type="http://schemas.openxmlformats.org/officeDocument/2006/relationships/image" Target="media/image92.wmf"/><Relationship Id="rId1052" Type="http://schemas.openxmlformats.org/officeDocument/2006/relationships/image" Target="media/image222.wmf"/><Relationship Id="rId1497" Type="http://schemas.openxmlformats.org/officeDocument/2006/relationships/hyperlink" Target="file:///C:\Users\Merias\Documents\RAN1\TSGR1_94-Sweden\Docs\R1-1809433.zip" TargetMode="External"/><Relationship Id="rId2103" Type="http://schemas.openxmlformats.org/officeDocument/2006/relationships/hyperlink" Target="file:///C:\Users\Merias\Documents\RAN1\TSGR1_94-Sweden\Docs\R1-1809456.zip" TargetMode="External"/><Relationship Id="rId2310" Type="http://schemas.openxmlformats.org/officeDocument/2006/relationships/hyperlink" Target="file:///C:\Users\Merias\Documents\RAN1\TSGR1_94-Sweden\Docs\R1-1808422.zip" TargetMode="External"/><Relationship Id="rId727" Type="http://schemas.openxmlformats.org/officeDocument/2006/relationships/image" Target="media/image25.wmf"/><Relationship Id="rId934" Type="http://schemas.openxmlformats.org/officeDocument/2006/relationships/image" Target="media/image158.wmf"/><Relationship Id="rId1357" Type="http://schemas.openxmlformats.org/officeDocument/2006/relationships/hyperlink" Target="file:///C:\Users\Merias\Documents\RAN1\TSGR1_94-Sweden\Docs\R1-1808208.zip" TargetMode="External"/><Relationship Id="rId1564" Type="http://schemas.openxmlformats.org/officeDocument/2006/relationships/hyperlink" Target="file:///C:\Users\Merias\Documents\RAN1\TSGR1_94-Sweden\Docs\R1-1808679.zip" TargetMode="External"/><Relationship Id="rId1771" Type="http://schemas.openxmlformats.org/officeDocument/2006/relationships/hyperlink" Target="file:///C:\Users\Merias\Documents\RAN1\TSGR1_94-Sweden\Docs\R1-1808770.zip" TargetMode="External"/><Relationship Id="rId2408" Type="http://schemas.openxmlformats.org/officeDocument/2006/relationships/hyperlink" Target="file:///C:\Users\Merias\Documents\RAN1\TSGR1_94-Sweden\Docs\R1-1808615.zip" TargetMode="External"/><Relationship Id="rId63" Type="http://schemas.openxmlformats.org/officeDocument/2006/relationships/hyperlink" Target="file:///C:\Users\Merias\Documents\RAN1\TSGR1_94-Sweden\Docs\R1-1808173.zip" TargetMode="External"/><Relationship Id="rId1217" Type="http://schemas.openxmlformats.org/officeDocument/2006/relationships/hyperlink" Target="file:///C:\Users\Merias\Documents\RAN1\TSGR1_94-Sweden\Docs\R1-1808206.zip" TargetMode="External"/><Relationship Id="rId1424" Type="http://schemas.openxmlformats.org/officeDocument/2006/relationships/hyperlink" Target="file:///C:\Users\Merias\Documents\RAN1\TSGR1_94-Sweden\Docs\R1-1809885.zip" TargetMode="External"/><Relationship Id="rId1631" Type="http://schemas.openxmlformats.org/officeDocument/2006/relationships/hyperlink" Target="file:///C:\Users\Merias\Documents\RAN1\TSGR1_94-Sweden\Docs\R1-1808503.zip" TargetMode="External"/><Relationship Id="rId1869" Type="http://schemas.openxmlformats.org/officeDocument/2006/relationships/hyperlink" Target="file:///C:\Users\Merias\Documents\RAN1\TSGR1_94-Sweden\Docs\R1-1808518.zip" TargetMode="External"/><Relationship Id="rId1729" Type="http://schemas.openxmlformats.org/officeDocument/2006/relationships/hyperlink" Target="file:///C:\Users\Merias\Documents\RAN1\TSGR1_94-Sweden\Docs\R1-1809325.zip" TargetMode="External"/><Relationship Id="rId1936" Type="http://schemas.openxmlformats.org/officeDocument/2006/relationships/hyperlink" Target="file:///C:\Users\Merias\Documents\RAN1\TSGR1_94-Sweden\Docs\R1-1808555.zip" TargetMode="External"/><Relationship Id="rId2198" Type="http://schemas.openxmlformats.org/officeDocument/2006/relationships/hyperlink" Target="file:///C:\Users\Merias\Documents\RAN1\TSGR1_94-Sweden\Docs\R1-1808809.zip" TargetMode="External"/><Relationship Id="rId377" Type="http://schemas.openxmlformats.org/officeDocument/2006/relationships/hyperlink" Target="file:///C:\Users\Merias\Documents\RAN1\TSGR1_94-Sweden\Docs\R1-1809629.zip" TargetMode="External"/><Relationship Id="rId584" Type="http://schemas.openxmlformats.org/officeDocument/2006/relationships/hyperlink" Target="file:///C:\Users\Merias\Documents\RAN1\TSGR1_94-Sweden\Docs\R1-1808475.zip" TargetMode="External"/><Relationship Id="rId2058" Type="http://schemas.openxmlformats.org/officeDocument/2006/relationships/hyperlink" Target="file:///C:\Users\Merias\Documents\RAN1\TSGR1_94-Sweden\Docs\R1-1809098.zip" TargetMode="External"/><Relationship Id="rId2265" Type="http://schemas.openxmlformats.org/officeDocument/2006/relationships/hyperlink" Target="file:///C:\Users\Merias\Documents\RAN1\TSGR1_94-Sweden\Docs\R1-1809947.zip" TargetMode="External"/><Relationship Id="rId5" Type="http://schemas.openxmlformats.org/officeDocument/2006/relationships/styles" Target="styles.xml"/><Relationship Id="rId237" Type="http://schemas.openxmlformats.org/officeDocument/2006/relationships/hyperlink" Target="file:///C:\Users\Merias\Documents\RAN1\TSGR1_94-Sweden\Docs\R1-1809352.zip" TargetMode="External"/><Relationship Id="rId791" Type="http://schemas.openxmlformats.org/officeDocument/2006/relationships/hyperlink" Target="file:///C:\Users\Merias\Documents\RAN1\TSGR1_94-Sweden\Docs\R1-1808666.zip" TargetMode="External"/><Relationship Id="rId889" Type="http://schemas.openxmlformats.org/officeDocument/2006/relationships/image" Target="media/image113.wmf"/><Relationship Id="rId1074" Type="http://schemas.openxmlformats.org/officeDocument/2006/relationships/image" Target="media/image242.wmf"/><Relationship Id="rId2472" Type="http://schemas.openxmlformats.org/officeDocument/2006/relationships/hyperlink" Target="file:///C:\Users\Merias\Documents\RAN1\TSGR1_94-Sweden\Docs\R1-1808166.zip" TargetMode="External"/><Relationship Id="rId444" Type="http://schemas.openxmlformats.org/officeDocument/2006/relationships/hyperlink" Target="file:///C:\Users\Merias\Documents\RAN1\TSGR1_94-Sweden\Docs\R1-1808141.zip" TargetMode="External"/><Relationship Id="rId651" Type="http://schemas.openxmlformats.org/officeDocument/2006/relationships/hyperlink" Target="file:///C:\Users\Merias\Documents\RAN1\TSGR1_94-Sweden\Docs\R1-1808446.zip" TargetMode="External"/><Relationship Id="rId749" Type="http://schemas.openxmlformats.org/officeDocument/2006/relationships/hyperlink" Target="file:///C:\Users\Merias\Documents\RAN1\TSGR1_94-Sweden\Docs\R1-1808829.zip" TargetMode="External"/><Relationship Id="rId1281" Type="http://schemas.openxmlformats.org/officeDocument/2006/relationships/hyperlink" Target="file:///C:\Users\Merias\Documents\RAN1\TSGR1_94-Sweden\Docs\R1-1808673.zip" TargetMode="External"/><Relationship Id="rId1379" Type="http://schemas.openxmlformats.org/officeDocument/2006/relationships/hyperlink" Target="file:///C:\Users\Merias\Documents\RAN1\TSGR1_94-Sweden\Docs\R1-1808209.zip" TargetMode="External"/><Relationship Id="rId1586" Type="http://schemas.openxmlformats.org/officeDocument/2006/relationships/hyperlink" Target="file:///C:\Users\Merias\Documents\RAN1\TSGR1_94-Sweden\Docs\R1-1809790.zip" TargetMode="External"/><Relationship Id="rId2125" Type="http://schemas.openxmlformats.org/officeDocument/2006/relationships/hyperlink" Target="file:///C:\Users\Merias\Documents\RAN1\TSGR1_94-Sweden\Docs\R1-1808248.zip" TargetMode="External"/><Relationship Id="rId2332" Type="http://schemas.openxmlformats.org/officeDocument/2006/relationships/hyperlink" Target="file:///C:\Users\Merias\Documents\RAN1\TSGR1_94-Sweden\Docs\R1-1808546.zip" TargetMode="External"/><Relationship Id="rId304" Type="http://schemas.openxmlformats.org/officeDocument/2006/relationships/image" Target="media/image13.wmf"/><Relationship Id="rId511" Type="http://schemas.openxmlformats.org/officeDocument/2006/relationships/hyperlink" Target="file:///C:\Users\Merias\Documents\RAN1\TSGR1_94-Sweden\Docs\R1-1808433.zip" TargetMode="External"/><Relationship Id="rId609" Type="http://schemas.openxmlformats.org/officeDocument/2006/relationships/hyperlink" Target="file:///C:\Users\Merias\Documents\RAN1\TSGR1_94-Sweden\Docs\R1-1809600.zip" TargetMode="External"/><Relationship Id="rId956" Type="http://schemas.openxmlformats.org/officeDocument/2006/relationships/hyperlink" Target="file:///C:\Users\Merias\Documents\RAN1\TSGR1_94-Sweden\Docs\R1-1808143.zip" TargetMode="External"/><Relationship Id="rId1141" Type="http://schemas.openxmlformats.org/officeDocument/2006/relationships/hyperlink" Target="file:///C:\Users\Merias\Documents\RAN1\TSGR1_94-Sweden\Docs\R1-1809424.zip" TargetMode="External"/><Relationship Id="rId1239" Type="http://schemas.openxmlformats.org/officeDocument/2006/relationships/image" Target="media/image315.wmf"/><Relationship Id="rId1793" Type="http://schemas.openxmlformats.org/officeDocument/2006/relationships/hyperlink" Target="file:///C:\Users\Merias\Documents\RAN1\TSGR1_94-Sweden\Docs\R1-1808806.zip" TargetMode="External"/><Relationship Id="rId85" Type="http://schemas.openxmlformats.org/officeDocument/2006/relationships/hyperlink" Target="file:///C:\Users\Merias\Documents\RAN1\TSGR1_94-Sweden\Docs\R1-1808019.zip" TargetMode="External"/><Relationship Id="rId816" Type="http://schemas.openxmlformats.org/officeDocument/2006/relationships/image" Target="media/image59.wmf"/><Relationship Id="rId1001" Type="http://schemas.openxmlformats.org/officeDocument/2006/relationships/hyperlink" Target="file:///C:\Users\Merias\Documents\RAN1\TSGR1_94-Sweden\Docs\R1-1809749.zip" TargetMode="External"/><Relationship Id="rId1446" Type="http://schemas.openxmlformats.org/officeDocument/2006/relationships/oleObject" Target="embeddings/oleObject33.bin"/><Relationship Id="rId1653" Type="http://schemas.openxmlformats.org/officeDocument/2006/relationships/hyperlink" Target="file:///C:\Users\Merias\Documents\RAN1\TSGR1_94-Sweden\Docs\R1-1808817.zip" TargetMode="External"/><Relationship Id="rId1860" Type="http://schemas.openxmlformats.org/officeDocument/2006/relationships/hyperlink" Target="file:///C:\Users\Merias\Documents\RAN1\TSGR1_94-Sweden\Docs\R1-1808581.zip" TargetMode="External"/><Relationship Id="rId1306" Type="http://schemas.openxmlformats.org/officeDocument/2006/relationships/hyperlink" Target="file:///C:\Users\Merias\Documents\RAN1\TSGR1_94-Sweden\Docs\R1-1809776.zip" TargetMode="External"/><Relationship Id="rId1513" Type="http://schemas.openxmlformats.org/officeDocument/2006/relationships/hyperlink" Target="http://www.3gpp.org/ftp/tsg_ran/TSG_RAN/TSGR_80/Docs/RP-181403.zip" TargetMode="External"/><Relationship Id="rId1720" Type="http://schemas.openxmlformats.org/officeDocument/2006/relationships/hyperlink" Target="file:///C:\Users\Merias\Documents\RAN1\TSGR1_94-Sweden\Docs\R1-1808899.zip" TargetMode="External"/><Relationship Id="rId1958" Type="http://schemas.openxmlformats.org/officeDocument/2006/relationships/hyperlink" Target="file:///C:\Users\Merias\Documents\RAN1\TSGR1_94-Sweden\Docs\R1-1808297.zip" TargetMode="External"/><Relationship Id="rId12" Type="http://schemas.openxmlformats.org/officeDocument/2006/relationships/hyperlink" Target="http://webapp.etsi.org/Ipr/" TargetMode="External"/><Relationship Id="rId1818" Type="http://schemas.openxmlformats.org/officeDocument/2006/relationships/hyperlink" Target="file:///C:\Users\Merias\Documents\RAN1\TSGR1_94-Sweden\Docs\R1-1808578.zip" TargetMode="External"/><Relationship Id="rId161" Type="http://schemas.openxmlformats.org/officeDocument/2006/relationships/hyperlink" Target="file:///C:\Users\Merias\Documents\RAN1\TSGR1_94-Sweden\Docs\R1-1809557.zip" TargetMode="External"/><Relationship Id="rId399" Type="http://schemas.openxmlformats.org/officeDocument/2006/relationships/hyperlink" Target="file:///C:\Users\Merias\Documents\RAN1\TSGR1_94-Sweden\Docs\R1-1808913.zip" TargetMode="External"/><Relationship Id="rId2287" Type="http://schemas.openxmlformats.org/officeDocument/2006/relationships/hyperlink" Target="file:///C:\Users\Merias\Documents\RAN1\TSGR1_94-Sweden\Docs\R1-1808081.zip" TargetMode="External"/><Relationship Id="rId2494" Type="http://schemas.openxmlformats.org/officeDocument/2006/relationships/hyperlink" Target="file:///C:\Users\Merias\Documents\RAN1\TSGR1_94-Sweden\Docs\R1-1809720.zip" TargetMode="External"/><Relationship Id="rId259" Type="http://schemas.openxmlformats.org/officeDocument/2006/relationships/hyperlink" Target="file:///C:\Users\Merias\Documents\RAN1\TSGR1_94-Sweden\Docs\R1-1808624.zip" TargetMode="External"/><Relationship Id="rId466" Type="http://schemas.openxmlformats.org/officeDocument/2006/relationships/hyperlink" Target="file:///C:\Users\Merias\Documents\RAN1\TSGR1_94-Sweden\Docs\R1-1808588.zip" TargetMode="External"/><Relationship Id="rId673" Type="http://schemas.openxmlformats.org/officeDocument/2006/relationships/hyperlink" Target="file:///C:\Users\Merias\Documents\RAN1\TSGR1_94-Sweden\Docs\R1-1808860.zip" TargetMode="External"/><Relationship Id="rId880" Type="http://schemas.openxmlformats.org/officeDocument/2006/relationships/image" Target="media/image104.wmf"/><Relationship Id="rId1096" Type="http://schemas.openxmlformats.org/officeDocument/2006/relationships/image" Target="media/image263.wmf"/><Relationship Id="rId2147" Type="http://schemas.openxmlformats.org/officeDocument/2006/relationships/hyperlink" Target="file:///C:\Users\Merias\Documents\RAN1\TSGR1_94-Sweden\Docs\R1-1809163.zip" TargetMode="External"/><Relationship Id="rId2354" Type="http://schemas.openxmlformats.org/officeDocument/2006/relationships/hyperlink" Target="file:///C:\Users\Merias\Documents\RAN1\TSGR1_94-Sweden\Docs\R1-1808855.zip" TargetMode="External"/><Relationship Id="rId119" Type="http://schemas.openxmlformats.org/officeDocument/2006/relationships/hyperlink" Target="file:///C:\Users\Merias\Documents\RAN1\TSGR1_94-Sweden\Docs\R1-1809538.zip" TargetMode="External"/><Relationship Id="rId326" Type="http://schemas.openxmlformats.org/officeDocument/2006/relationships/hyperlink" Target="file:///C:\Users\Merias\Documents\RAN1\TSGR1_94-Sweden\Docs\R1-1809566.zip" TargetMode="External"/><Relationship Id="rId533" Type="http://schemas.openxmlformats.org/officeDocument/2006/relationships/hyperlink" Target="file:///C:\Users\Merias\Documents\RAN1\TSGR1_94-Sweden\Docs\R1-1808734.zip" TargetMode="External"/><Relationship Id="rId978" Type="http://schemas.openxmlformats.org/officeDocument/2006/relationships/hyperlink" Target="file:///C:\Users\Merias\Documents\RAN1\TSGR1_94-Sweden\Docs\R1-1809888.zip" TargetMode="External"/><Relationship Id="rId1163" Type="http://schemas.openxmlformats.org/officeDocument/2006/relationships/hyperlink" Target="file:///C:\Users\Merias\Documents\RAN1\TSGR1_94-Sweden\Docs\R1-1809425.zip" TargetMode="External"/><Relationship Id="rId1370" Type="http://schemas.openxmlformats.org/officeDocument/2006/relationships/hyperlink" Target="file:///C:\Users\Merias\Documents\RAN1\TSGR1_94-Sweden\Docs\R1-1809429.zip" TargetMode="External"/><Relationship Id="rId2007" Type="http://schemas.openxmlformats.org/officeDocument/2006/relationships/hyperlink" Target="file:///C:\Users\Merias\Documents\RAN1\TSGR1_94-Sweden\Docs\R1-1808299.zip" TargetMode="External"/><Relationship Id="rId2214" Type="http://schemas.openxmlformats.org/officeDocument/2006/relationships/hyperlink" Target="file:///C:\Users\Merias\Documents\RAN1\TSGR1_94-Sweden\Docs\R1-1808576.zip" TargetMode="External"/><Relationship Id="rId740" Type="http://schemas.openxmlformats.org/officeDocument/2006/relationships/hyperlink" Target="file:///C:\Users\Merias\Documents\RAN1\TSGR1_94-Sweden\Docs\R1-1809512.zip" TargetMode="External"/><Relationship Id="rId838" Type="http://schemas.openxmlformats.org/officeDocument/2006/relationships/hyperlink" Target="file:///C:\Users\Merias\Documents\RAN1\TSGR1_94-Sweden\Docs\R1-1809421.zip" TargetMode="External"/><Relationship Id="rId1023" Type="http://schemas.openxmlformats.org/officeDocument/2006/relationships/image" Target="media/image194.wmf"/><Relationship Id="rId1468" Type="http://schemas.openxmlformats.org/officeDocument/2006/relationships/hyperlink" Target="file:///C:\Users\Merias\Documents\RAN1\TSGR1_94-Sweden\Docs\R1-1809410.zip" TargetMode="External"/><Relationship Id="rId1675" Type="http://schemas.openxmlformats.org/officeDocument/2006/relationships/hyperlink" Target="file:///C:\Users\Merias\Documents\RAN1\TSGR1_94-Sweden\Docs\R1-1808917.zip" TargetMode="External"/><Relationship Id="rId1882" Type="http://schemas.openxmlformats.org/officeDocument/2006/relationships/hyperlink" Target="file:///C:\Users\Merias\Documents\RAN1\TSGR1_94-Sweden\Docs\R1-1808091.zip" TargetMode="External"/><Relationship Id="rId2421" Type="http://schemas.openxmlformats.org/officeDocument/2006/relationships/hyperlink" Target="file:///C:\Users\Merias\Documents\RAN1\TSGR1_94-Sweden\Docs\R1-1809122.zip" TargetMode="External"/><Relationship Id="rId600" Type="http://schemas.openxmlformats.org/officeDocument/2006/relationships/hyperlink" Target="file:///C:\Users\Merias\Documents\RAN1\TSGR1_94-Sweden\Docs\R1-1809033.zip" TargetMode="External"/><Relationship Id="rId1230" Type="http://schemas.openxmlformats.org/officeDocument/2006/relationships/hyperlink" Target="file:///C:\Users\Merias\Documents\RAN1\TSGR1_94-Sweden\Docs\R1-1809141.zip" TargetMode="External"/><Relationship Id="rId1328" Type="http://schemas.openxmlformats.org/officeDocument/2006/relationships/hyperlink" Target="file:///C:\Users\Merias\Documents\RAN1\TSGR1_94-Sweden\Docs\R1-1808210.zip" TargetMode="External"/><Relationship Id="rId1535" Type="http://schemas.openxmlformats.org/officeDocument/2006/relationships/hyperlink" Target="file:///C:\Users\Merias\Documents\RAN1\TSGR1_94-Sweden\Docs\R1-1808975.zip" TargetMode="External"/><Relationship Id="rId905" Type="http://schemas.openxmlformats.org/officeDocument/2006/relationships/image" Target="media/image129.wmf"/><Relationship Id="rId1742" Type="http://schemas.openxmlformats.org/officeDocument/2006/relationships/hyperlink" Target="file:///C:\Users\Merias\Documents\RAN1\TSGR1_94-Sweden\Docs\R1-1808769.zip" TargetMode="External"/><Relationship Id="rId34" Type="http://schemas.openxmlformats.org/officeDocument/2006/relationships/hyperlink" Target="file:///C:\Users\Merias\Documents\RAN1\TSGR1_94-Sweden\Docs\R1-1808025.zip" TargetMode="External"/><Relationship Id="rId1602" Type="http://schemas.openxmlformats.org/officeDocument/2006/relationships/hyperlink" Target="file:///C:\Users\Merias\Documents\RAN1\TSGR1_94-Sweden\Docs\R1-1809284.zip" TargetMode="External"/><Relationship Id="rId183" Type="http://schemas.openxmlformats.org/officeDocument/2006/relationships/hyperlink" Target="file:///C:\Users\Merias\Documents\RAN1\TSGR1_94-Sweden\Docs\R1-1809625.zip" TargetMode="External"/><Relationship Id="rId390" Type="http://schemas.openxmlformats.org/officeDocument/2006/relationships/hyperlink" Target="file:///C:\Users\Merias\Documents\RAN1\TSGR1_94-Sweden\Docs\R1-1809649.zip" TargetMode="External"/><Relationship Id="rId1907" Type="http://schemas.openxmlformats.org/officeDocument/2006/relationships/hyperlink" Target="file:///C:\Users\Merias\Documents\RAN1\TSGR1_94-Sweden\Docs\R1-1808093.zip" TargetMode="External"/><Relationship Id="rId2071" Type="http://schemas.openxmlformats.org/officeDocument/2006/relationships/hyperlink" Target="file:///C:\Users\Merias\Documents\RAN1\TSGR1_94-Sweden\Docs\R1-1809865.zip" TargetMode="External"/><Relationship Id="rId250" Type="http://schemas.openxmlformats.org/officeDocument/2006/relationships/hyperlink" Target="file:///C:\Users\Merias\Documents\RAN1\TSGR1_94-Sweden\Docs\R1-1809667.zip" TargetMode="External"/><Relationship Id="rId488" Type="http://schemas.openxmlformats.org/officeDocument/2006/relationships/hyperlink" Target="file:///C:\Users\Merias\Documents\RAN1\TSGR1_94-Sweden\Docs\R1-1808466.zip" TargetMode="External"/><Relationship Id="rId695" Type="http://schemas.openxmlformats.org/officeDocument/2006/relationships/hyperlink" Target="file:///C:\Users\Merias\Documents\RAN1\TSGR1_94-Sweden\Docs\R1-1809965.zip" TargetMode="External"/><Relationship Id="rId2169" Type="http://schemas.openxmlformats.org/officeDocument/2006/relationships/hyperlink" Target="file:///C:\Users\Merias\Documents\RAN1\TSGR1_94-Sweden\Docs\R1-1808569.zip" TargetMode="External"/><Relationship Id="rId2376" Type="http://schemas.openxmlformats.org/officeDocument/2006/relationships/hyperlink" Target="file:///C:\Users\Merias\Documents\RAN1\TSGR1_94-Sweden\Docs\R1-1809171.zip" TargetMode="External"/><Relationship Id="rId110" Type="http://schemas.openxmlformats.org/officeDocument/2006/relationships/hyperlink" Target="file:///C:\Users\Merias\Documents\RAN1\TSGR1_94-Sweden\Docs\R1-1809003.zip" TargetMode="External"/><Relationship Id="rId348" Type="http://schemas.openxmlformats.org/officeDocument/2006/relationships/hyperlink" Target="file:///C:\Users\Merias\Documents\RAN1\TSGR1_94-Sweden\Docs\R1-1809563.zip" TargetMode="External"/><Relationship Id="rId555" Type="http://schemas.openxmlformats.org/officeDocument/2006/relationships/hyperlink" Target="file:///C:\Users\Merias\Documents\RAN1\TSGR1_94-Sweden\Docs\R1-1809130.zip" TargetMode="External"/><Relationship Id="rId762" Type="http://schemas.openxmlformats.org/officeDocument/2006/relationships/image" Target="media/image36.wmf"/><Relationship Id="rId1185" Type="http://schemas.openxmlformats.org/officeDocument/2006/relationships/image" Target="media/image294.wmf"/><Relationship Id="rId1392" Type="http://schemas.openxmlformats.org/officeDocument/2006/relationships/hyperlink" Target="file:///C:\Users\Merias\Documents\RAN1\TSGR1_94-Sweden\Docs\R1-1809330.zip" TargetMode="External"/><Relationship Id="rId2029" Type="http://schemas.openxmlformats.org/officeDocument/2006/relationships/hyperlink" Target="file:///C:\Users\Merias\Documents\RAN1\TSGR1_94-Sweden\Docs\R1-1808782.zip" TargetMode="External"/><Relationship Id="rId2236" Type="http://schemas.openxmlformats.org/officeDocument/2006/relationships/hyperlink" Target="file:///C:\Users\Merias\Documents\RAN1\TSGR1_94-Sweden\Docs\R1-1809345.zip" TargetMode="External"/><Relationship Id="rId2443" Type="http://schemas.openxmlformats.org/officeDocument/2006/relationships/hyperlink" Target="file:///C:\Users\Merias\Documents\RAN1\TSGR1_94-Sweden\Docs\R1-1808007.zip" TargetMode="External"/><Relationship Id="rId208" Type="http://schemas.openxmlformats.org/officeDocument/2006/relationships/hyperlink" Target="file:///C:\Users\Merias\Documents\RAN1\TSGR1_94-Sweden\Docs\R1-1809365.zip" TargetMode="External"/><Relationship Id="rId415" Type="http://schemas.openxmlformats.org/officeDocument/2006/relationships/hyperlink" Target="file:///C:\Users\Merias\Documents\RAN1\TSGR1_94-Sweden\Docs\R1-1809619.zip" TargetMode="External"/><Relationship Id="rId622" Type="http://schemas.openxmlformats.org/officeDocument/2006/relationships/hyperlink" Target="file:///C:\Users\Merias\Documents\RAN1\TSGR1_94-Sweden\Docs\R1-1808111.zip" TargetMode="External"/><Relationship Id="rId1045" Type="http://schemas.openxmlformats.org/officeDocument/2006/relationships/image" Target="media/image216.wmf"/><Relationship Id="rId1252" Type="http://schemas.openxmlformats.org/officeDocument/2006/relationships/image" Target="media/image320.wmf"/><Relationship Id="rId1697" Type="http://schemas.openxmlformats.org/officeDocument/2006/relationships/hyperlink" Target="file:///C:\Users\Merias\Documents\RAN1\TSGR1_94-Sweden\Docs\R1-1808818.zip" TargetMode="External"/><Relationship Id="rId2303" Type="http://schemas.openxmlformats.org/officeDocument/2006/relationships/hyperlink" Target="file:///C:\Users\Merias\Documents\RAN1\TSGR1_94-Sweden\Docs\R1-1808416.zip" TargetMode="External"/><Relationship Id="rId2510" Type="http://schemas.openxmlformats.org/officeDocument/2006/relationships/header" Target="header2.xml"/><Relationship Id="rId927" Type="http://schemas.openxmlformats.org/officeDocument/2006/relationships/image" Target="media/image151.wmf"/><Relationship Id="rId1112" Type="http://schemas.openxmlformats.org/officeDocument/2006/relationships/hyperlink" Target="file:///C:\Users\Merias\Documents\RAN1\TSGR1_94-Sweden\Docs\R1-1809897.zip" TargetMode="External"/><Relationship Id="rId1557" Type="http://schemas.openxmlformats.org/officeDocument/2006/relationships/hyperlink" Target="file:///C:\Users\Merias\Documents\RAN1\TSGR1_94-Sweden\Docs\R1-1808051.zip" TargetMode="External"/><Relationship Id="rId1764" Type="http://schemas.openxmlformats.org/officeDocument/2006/relationships/hyperlink" Target="file:///C:\Users\Merias\Documents\RAN1\TSGR1_94-Sweden\Docs\R1-1808323.zip" TargetMode="External"/><Relationship Id="rId1971" Type="http://schemas.openxmlformats.org/officeDocument/2006/relationships/hyperlink" Target="file:///C:\Users\Merias\Documents\RAN1\TSGR1_94-Sweden\Docs\R1-1809047.zip" TargetMode="External"/><Relationship Id="rId56" Type="http://schemas.openxmlformats.org/officeDocument/2006/relationships/hyperlink" Target="file:///C:\Users\Merias\Documents\RAN1\TSGR1_94-Sweden\Docs\R1-1808649.zip" TargetMode="External"/><Relationship Id="rId1417" Type="http://schemas.openxmlformats.org/officeDocument/2006/relationships/hyperlink" Target="file:///C:\Users\Merias\Documents\RAN1\TSGR1_94-Sweden\Docs\R1-1809833.zip" TargetMode="External"/><Relationship Id="rId1624" Type="http://schemas.openxmlformats.org/officeDocument/2006/relationships/hyperlink" Target="file:///C:\Users\Merias\Documents\RAN1\TSGR1_94-Sweden\Docs\R1-1809084.zip" TargetMode="External"/><Relationship Id="rId1831" Type="http://schemas.openxmlformats.org/officeDocument/2006/relationships/hyperlink" Target="file:///C:\Users\Merias\Documents\RAN1\TSGR1_94-Sweden\Docs\R1-1808918.zip" TargetMode="External"/><Relationship Id="rId1929" Type="http://schemas.openxmlformats.org/officeDocument/2006/relationships/hyperlink" Target="file:///C:\Users\Merias\Documents\RAN1\TSGR1_94-Sweden\Docs\R1-1809046.zip" TargetMode="External"/><Relationship Id="rId2093" Type="http://schemas.openxmlformats.org/officeDocument/2006/relationships/hyperlink" Target="file:///C:\Users\Merias\Documents\RAN1\TSGR1_94-Sweden\Docs\R1-1808841.zip" TargetMode="External"/><Relationship Id="rId2398" Type="http://schemas.openxmlformats.org/officeDocument/2006/relationships/hyperlink" Target="file:///C:\Users\Merias\Documents\RAN1\TSGR1_94-Sweden\Docs\R1-1809276.zip" TargetMode="External"/><Relationship Id="rId272" Type="http://schemas.openxmlformats.org/officeDocument/2006/relationships/hyperlink" Target="file:///C:\Users\Merias\Documents\RAN1\TSGR1_94-Sweden\Docs\R1-1809645.zip" TargetMode="External"/><Relationship Id="rId577" Type="http://schemas.openxmlformats.org/officeDocument/2006/relationships/hyperlink" Target="file:///C:\Users\Merias\Documents\RAN1\TSGR1_94-Sweden\Docs\R1-1809131.zip" TargetMode="External"/><Relationship Id="rId2160" Type="http://schemas.openxmlformats.org/officeDocument/2006/relationships/hyperlink" Target="file:///C:\Users\Merias\Documents\RAN1\TSGR1_94-Sweden\Docs\R1-1808212.zip" TargetMode="External"/><Relationship Id="rId2258" Type="http://schemas.openxmlformats.org/officeDocument/2006/relationships/hyperlink" Target="file:///C:\Users\Merias\Documents\RAN1\TSGR1_94-Sweden\Docs\R1-1809936.zip" TargetMode="External"/><Relationship Id="rId132" Type="http://schemas.openxmlformats.org/officeDocument/2006/relationships/hyperlink" Target="file:///C:\Users\Merias\Documents\RAN1\TSGR1_94-Sweden\Docs\R1-1808593.zip" TargetMode="External"/><Relationship Id="rId784" Type="http://schemas.openxmlformats.org/officeDocument/2006/relationships/hyperlink" Target="file:///C:\Users\Merias\Documents\RAN1\TSGR1_94-Sweden\Docs\R1-1809933.zip" TargetMode="External"/><Relationship Id="rId991" Type="http://schemas.openxmlformats.org/officeDocument/2006/relationships/hyperlink" Target="file:///C:\Users\Merias\Documents\RAN1\TSGR1_94-Sweden\Docs\R1-1808886.zip" TargetMode="External"/><Relationship Id="rId1067" Type="http://schemas.openxmlformats.org/officeDocument/2006/relationships/image" Target="media/image236.wmf"/><Relationship Id="rId2020" Type="http://schemas.openxmlformats.org/officeDocument/2006/relationships/hyperlink" Target="file:///C:\Users\Merias\Documents\RAN1\TSGR1_94-Sweden\Docs\R1-1809451.zip" TargetMode="External"/><Relationship Id="rId2465" Type="http://schemas.openxmlformats.org/officeDocument/2006/relationships/hyperlink" Target="file:///C:\Users\Merias\Documents\RAN1\TSGR1_94-Sweden\Docs\R1-1805620.zip" TargetMode="External"/><Relationship Id="rId437" Type="http://schemas.openxmlformats.org/officeDocument/2006/relationships/hyperlink" Target="file:///C:\Users\Merias\Documents\RAN1\TSGR1_94-Sweden\Docs\R1-1809622.zip" TargetMode="External"/><Relationship Id="rId644" Type="http://schemas.openxmlformats.org/officeDocument/2006/relationships/hyperlink" Target="file:///C:\Users\Merias\Documents\RAN1\TSGR1_94-Sweden\Docs\R1-1809037.zip" TargetMode="External"/><Relationship Id="rId851" Type="http://schemas.openxmlformats.org/officeDocument/2006/relationships/image" Target="media/image76.wmf"/><Relationship Id="rId1274" Type="http://schemas.openxmlformats.org/officeDocument/2006/relationships/hyperlink" Target="file:///C:\Users\Merias\Documents\RAN1\TSGR1_94-Sweden\Docs\R1-1808260.zip" TargetMode="External"/><Relationship Id="rId1481" Type="http://schemas.openxmlformats.org/officeDocument/2006/relationships/hyperlink" Target="file:///C:\Users\Merias\Documents\RAN1\TSGR1_94-Sweden\Docs\R1-1809349.zip" TargetMode="External"/><Relationship Id="rId1579" Type="http://schemas.openxmlformats.org/officeDocument/2006/relationships/hyperlink" Target="file:///C:\Users\Merias\Documents\RAN1\TSGR1_94-Sweden\Docs\R1-1808159.zip" TargetMode="External"/><Relationship Id="rId2118" Type="http://schemas.openxmlformats.org/officeDocument/2006/relationships/hyperlink" Target="file:///C:\Users\Merias\Documents\RAN1\TSGR1_94-Sweden\Docs\R1-1809863.zip" TargetMode="External"/><Relationship Id="rId2325" Type="http://schemas.openxmlformats.org/officeDocument/2006/relationships/hyperlink" Target="file:///C:\Users\Merias\Documents\RAN1\TSGR1_94-Sweden\Docs\R1-1808451.zip" TargetMode="External"/><Relationship Id="rId504" Type="http://schemas.openxmlformats.org/officeDocument/2006/relationships/hyperlink" Target="file:///C:\Users\Merias\Documents\RAN1\TSGR1_94-Sweden\Docs\R1-1808633.zip" TargetMode="External"/><Relationship Id="rId711" Type="http://schemas.openxmlformats.org/officeDocument/2006/relationships/hyperlink" Target="file:///C:\Users\Merias\Documents\RAN1\TSGR1_94-Sweden\Docs\R1-1809700.zip" TargetMode="External"/><Relationship Id="rId949" Type="http://schemas.openxmlformats.org/officeDocument/2006/relationships/image" Target="media/image170.wmf"/><Relationship Id="rId1134" Type="http://schemas.openxmlformats.org/officeDocument/2006/relationships/hyperlink" Target="file:///C:\Users\Merias\Documents\RAN1\TSGR1_94-Sweden\Docs\R1-1808831.zip" TargetMode="External"/><Relationship Id="rId1341" Type="http://schemas.openxmlformats.org/officeDocument/2006/relationships/hyperlink" Target="file:///C:\Users\Merias\Documents\RAN1\TSGR1_94-Sweden\Docs\R1-1809110.zip" TargetMode="External"/><Relationship Id="rId1786" Type="http://schemas.openxmlformats.org/officeDocument/2006/relationships/hyperlink" Target="file:///C:\Users\Merias\Documents\RAN1\TSGR1_94-Sweden\Docs\R1-1808277.zip" TargetMode="External"/><Relationship Id="rId1993" Type="http://schemas.openxmlformats.org/officeDocument/2006/relationships/hyperlink" Target="file:///C:\Users\Merias\Documents\RAN1\TSGR1_94-Sweden\Docs\R1-1809308.zip" TargetMode="External"/><Relationship Id="rId78" Type="http://schemas.openxmlformats.org/officeDocument/2006/relationships/hyperlink" Target="file:///C:\Users\Merias\Documents\RAN1\TSGR1_94-Sweden\Docs\R1-1808008.zip" TargetMode="External"/><Relationship Id="rId809" Type="http://schemas.openxmlformats.org/officeDocument/2006/relationships/image" Target="media/image53.wmf"/><Relationship Id="rId1201" Type="http://schemas.openxmlformats.org/officeDocument/2006/relationships/oleObject" Target="embeddings/oleObject22.bin"/><Relationship Id="rId1439" Type="http://schemas.openxmlformats.org/officeDocument/2006/relationships/image" Target="media/image357.wmf"/><Relationship Id="rId1646" Type="http://schemas.openxmlformats.org/officeDocument/2006/relationships/hyperlink" Target="file:///C:\Users\Merias\Documents\RAN1\TSGR1_94-Sweden\Docs\R1-1808333.zip" TargetMode="External"/><Relationship Id="rId1853" Type="http://schemas.openxmlformats.org/officeDocument/2006/relationships/hyperlink" Target="file:///C:\Users\Merias\Documents\RAN1\TSGR1_94-Sweden\Docs\R1-1808513.zip" TargetMode="External"/><Relationship Id="rId1506" Type="http://schemas.openxmlformats.org/officeDocument/2006/relationships/hyperlink" Target="file:///C:\Users\Merias\AppData\Roaming\Microsoft\Docs\R1-1809922.zip" TargetMode="External"/><Relationship Id="rId1713" Type="http://schemas.openxmlformats.org/officeDocument/2006/relationships/hyperlink" Target="file:///C:\Users\Merias\Documents\RAN1\TSGR1_94-Sweden\Docs\R1-1808359.zip" TargetMode="External"/><Relationship Id="rId1920" Type="http://schemas.openxmlformats.org/officeDocument/2006/relationships/hyperlink" Target="file:///C:\Users\Merias\Documents\RAN1\TSGR1_94-Sweden\Docs\R1-1808876.zip" TargetMode="External"/><Relationship Id="rId294" Type="http://schemas.openxmlformats.org/officeDocument/2006/relationships/hyperlink" Target="file:///C:\Users\Merias\Documents\RAN1\TSGR1_94-Sweden\Docs\R1-1809627.zip" TargetMode="External"/><Relationship Id="rId2182" Type="http://schemas.openxmlformats.org/officeDocument/2006/relationships/hyperlink" Target="file:///C:\Users\Merias\Documents\RAN1\TSGR1_94-Sweden\Docs\R1-1809165.zip" TargetMode="External"/><Relationship Id="rId154" Type="http://schemas.openxmlformats.org/officeDocument/2006/relationships/hyperlink" Target="file:///C:\Users\Merias\Documents\RAN1\TSGR1_94-Sweden\Docs\R1-1809553.zip" TargetMode="External"/><Relationship Id="rId361" Type="http://schemas.openxmlformats.org/officeDocument/2006/relationships/hyperlink" Target="file:///C:\Users\Merias\Documents\RAN1\TSGR1_94-Sweden\Docs\R1-1809690.zip" TargetMode="External"/><Relationship Id="rId599" Type="http://schemas.openxmlformats.org/officeDocument/2006/relationships/hyperlink" Target="file:///C:\Users\Merias\Documents\RAN1\TSGR1_94-Sweden\Docs\R1-1808739.zip" TargetMode="External"/><Relationship Id="rId2042" Type="http://schemas.openxmlformats.org/officeDocument/2006/relationships/hyperlink" Target="file:///C:\Users\Merias\Documents\RAN1\TSGR1_94-Sweden\Docs\R1-1808728.zip" TargetMode="External"/><Relationship Id="rId2487" Type="http://schemas.openxmlformats.org/officeDocument/2006/relationships/hyperlink" Target="file:///C:\Users\Merias\Documents\RAN1\TSGR1_94-Sweden\Docs\R1-1808178.zip" TargetMode="External"/><Relationship Id="rId459" Type="http://schemas.openxmlformats.org/officeDocument/2006/relationships/hyperlink" Target="file:///C:\Users\Merias\Documents\RAN1\TSGR1_94-Sweden\Docs\R1-1809590.zip" TargetMode="External"/><Relationship Id="rId666" Type="http://schemas.openxmlformats.org/officeDocument/2006/relationships/hyperlink" Target="file:///C:\Users\Merias\Documents\RAN1\TSGR1_94-Sweden\Docs\R1-1808071.zip" TargetMode="External"/><Relationship Id="rId873" Type="http://schemas.openxmlformats.org/officeDocument/2006/relationships/image" Target="media/image98.wmf"/><Relationship Id="rId1089" Type="http://schemas.openxmlformats.org/officeDocument/2006/relationships/image" Target="media/image256.wmf"/><Relationship Id="rId1296" Type="http://schemas.openxmlformats.org/officeDocument/2006/relationships/image" Target="media/image333.wmf"/><Relationship Id="rId2347" Type="http://schemas.openxmlformats.org/officeDocument/2006/relationships/hyperlink" Target="file:///C:\Users\Merias\Documents\RAN1\TSGR1_94-Sweden\Docs\R1-1808795.zip" TargetMode="External"/><Relationship Id="rId16" Type="http://schemas.openxmlformats.org/officeDocument/2006/relationships/hyperlink" Target="https://www.etsi.org/news-events/events/1319-etsi-osa-workshop" TargetMode="External"/><Relationship Id="rId221" Type="http://schemas.openxmlformats.org/officeDocument/2006/relationships/hyperlink" Target="file:///C:\Users\Merias\Documents\RAN1\TSGR1_94-Sweden\Docs\R1-1809580.zip" TargetMode="External"/><Relationship Id="rId319" Type="http://schemas.openxmlformats.org/officeDocument/2006/relationships/hyperlink" Target="file:///C:\Users\Merias\Documents\RAN1\TSGR1_94-Sweden\Docs\R1-1809502.zip" TargetMode="External"/><Relationship Id="rId526" Type="http://schemas.openxmlformats.org/officeDocument/2006/relationships/hyperlink" Target="file:///C:\Users\Merias\Documents\RAN1\TSGR1_94-Sweden\Docs\R1-1808039.zip" TargetMode="External"/><Relationship Id="rId1156" Type="http://schemas.openxmlformats.org/officeDocument/2006/relationships/hyperlink" Target="file:///C:\Users\Merias\Documents\RAN1\TSGR1_94-Sweden\Docs\R1-1808671.zip" TargetMode="External"/><Relationship Id="rId1363" Type="http://schemas.openxmlformats.org/officeDocument/2006/relationships/hyperlink" Target="file:///C:\Users\Merias\Documents\RAN1\TSGR1_94-Sweden\Docs\R1-1808894.zip" TargetMode="External"/><Relationship Id="rId1931" Type="http://schemas.openxmlformats.org/officeDocument/2006/relationships/hyperlink" Target="../Docs/R1-1809996.zip" TargetMode="External"/><Relationship Id="rId2207" Type="http://schemas.openxmlformats.org/officeDocument/2006/relationships/hyperlink" Target="file:///C:\Users\Merias\Documents\RAN1\TSGR1_94-Sweden\Docs\R1-1808346.zip" TargetMode="External"/><Relationship Id="rId733" Type="http://schemas.openxmlformats.org/officeDocument/2006/relationships/image" Target="media/image31.wmf"/><Relationship Id="rId940" Type="http://schemas.openxmlformats.org/officeDocument/2006/relationships/hyperlink" Target="file:///C:\Users\Merias\Documents\RAN1\TSGR1_94-Sweden\Docs\R1-1809741.zip" TargetMode="External"/><Relationship Id="rId1016" Type="http://schemas.openxmlformats.org/officeDocument/2006/relationships/image" Target="media/image188.wmf"/><Relationship Id="rId1570" Type="http://schemas.openxmlformats.org/officeDocument/2006/relationships/hyperlink" Target="file:///C:\Users\Merias\Documents\RAN1\TSGR1_94-Sweden\Docs\R1-1809080.zip" TargetMode="External"/><Relationship Id="rId1668" Type="http://schemas.openxmlformats.org/officeDocument/2006/relationships/hyperlink" Target="file:///C:\Users\Merias\Documents\RAN1\TSGR1_94-Sweden\Docs\R1-1808393.zip" TargetMode="External"/><Relationship Id="rId1875" Type="http://schemas.openxmlformats.org/officeDocument/2006/relationships/hyperlink" Target="file:///C:\Users\Merias\Documents\RAN1\TSGR1_94-Sweden\Docs\R1-1808519.zip" TargetMode="External"/><Relationship Id="rId2193" Type="http://schemas.openxmlformats.org/officeDocument/2006/relationships/hyperlink" Target="file:///C:\Users\Merias\Documents\RAN1\TSGR1_94-Sweden\Docs\R1-1808533.zip" TargetMode="External"/><Relationship Id="rId2414" Type="http://schemas.openxmlformats.org/officeDocument/2006/relationships/hyperlink" Target="file:///C:\Users\Merias\Documents\RAN1\TSGR1_94-Sweden\Docs\R1-1808949.zip" TargetMode="External"/><Relationship Id="rId2498" Type="http://schemas.openxmlformats.org/officeDocument/2006/relationships/hyperlink" Target="file:///C:\Users\Merias\Documents\RAN1\TSGR1_94-Sweden\Docs\R1-1809948.zip" TargetMode="External"/><Relationship Id="rId165" Type="http://schemas.openxmlformats.org/officeDocument/2006/relationships/hyperlink" Target="file:///C:\Users\Merias\Documents\RAN1\TSGR1_94-Sweden\Docs\R1-1809006.zip" TargetMode="External"/><Relationship Id="rId372" Type="http://schemas.openxmlformats.org/officeDocument/2006/relationships/hyperlink" Target="file:///C:\Users\Merias\Documents\RAN1\TSGR1_94-Sweden\Docs\R1-1809632.zip" TargetMode="External"/><Relationship Id="rId677" Type="http://schemas.openxmlformats.org/officeDocument/2006/relationships/hyperlink" Target="file:///C:\Users\Merias\Documents\RAN1\TSGR1_94-Sweden\Docs\R1-1809879.zip" TargetMode="External"/><Relationship Id="rId800" Type="http://schemas.openxmlformats.org/officeDocument/2006/relationships/hyperlink" Target="file:///C:\Users\Merias\Documents\RAN1\TSGR1_94-Sweden\Docs\R1-1808929.zip" TargetMode="External"/><Relationship Id="rId1223" Type="http://schemas.openxmlformats.org/officeDocument/2006/relationships/hyperlink" Target="file:///C:\Users\Merias\Documents\RAN1\TSGR1_94-Sweden\Docs\R1-1808672.zip" TargetMode="External"/><Relationship Id="rId1430" Type="http://schemas.openxmlformats.org/officeDocument/2006/relationships/image" Target="media/image348.wmf"/><Relationship Id="rId1528" Type="http://schemas.openxmlformats.org/officeDocument/2006/relationships/hyperlink" Target="file:///C:\Users\Merias\Documents\RAN1\TSGR1_94-Sweden\Docs\R1-1808563.zip" TargetMode="External"/><Relationship Id="rId2053" Type="http://schemas.openxmlformats.org/officeDocument/2006/relationships/hyperlink" Target="file:///C:\Users\Merias\Documents\RAN1\TSGR1_94-Sweden\Docs\R1-1808528.zip" TargetMode="External"/><Relationship Id="rId2260" Type="http://schemas.openxmlformats.org/officeDocument/2006/relationships/hyperlink" Target="file:///C:\Users\Merias\Documents\RAN1\TSGR1_94-Sweden\Docs\R1-1803386.zip" TargetMode="External"/><Relationship Id="rId2358" Type="http://schemas.openxmlformats.org/officeDocument/2006/relationships/hyperlink" Target="file:///C:\Users\Merias\Documents\RAN1\TSGR1_94-Sweden\Docs\R1-1808864.zip" TargetMode="External"/><Relationship Id="rId232" Type="http://schemas.openxmlformats.org/officeDocument/2006/relationships/hyperlink" Target="file:///C:\Users\Merias\Documents\RAN1\TSGR1_94-Sweden\Docs\R1-1808456.zip" TargetMode="External"/><Relationship Id="rId884" Type="http://schemas.openxmlformats.org/officeDocument/2006/relationships/image" Target="media/image108.wmf"/><Relationship Id="rId1735" Type="http://schemas.openxmlformats.org/officeDocument/2006/relationships/hyperlink" Target="file:///C:\Users\Merias\Documents\RAN1\TSGR1_94-Sweden\Docs\R1-1808238.zip" TargetMode="External"/><Relationship Id="rId1942" Type="http://schemas.openxmlformats.org/officeDocument/2006/relationships/hyperlink" Target="file:///C:\Users\Merias\Documents\RAN1\TSGR1_94-Sweden\Docs\R1-1809068.zip" TargetMode="External"/><Relationship Id="rId2120" Type="http://schemas.openxmlformats.org/officeDocument/2006/relationships/hyperlink" Target="file:///C:\Users\Merias\Documents\RAN1\TSGR1_94-Sweden\R1-1809337.zip" TargetMode="External"/><Relationship Id="rId27" Type="http://schemas.openxmlformats.org/officeDocument/2006/relationships/hyperlink" Target="file:///C:\Users\Merias\Documents\RAN1\TSGR1_94-Sweden\Docs\R1-1808013.zip" TargetMode="External"/><Relationship Id="rId537" Type="http://schemas.openxmlformats.org/officeDocument/2006/relationships/hyperlink" Target="file:///C:\Users\Merias\Documents\RAN1\TSGR1_94-Sweden\Docs\R1-1808115.zip" TargetMode="External"/><Relationship Id="rId744" Type="http://schemas.openxmlformats.org/officeDocument/2006/relationships/hyperlink" Target="file:///C:\Users\Merias\Documents\RAN1\TSGR1_94-Sweden\Docs\R1-1808483.zip" TargetMode="External"/><Relationship Id="rId951" Type="http://schemas.openxmlformats.org/officeDocument/2006/relationships/image" Target="media/image172.wmf"/><Relationship Id="rId1167" Type="http://schemas.openxmlformats.org/officeDocument/2006/relationships/image" Target="media/image284.wmf"/><Relationship Id="rId1374" Type="http://schemas.openxmlformats.org/officeDocument/2006/relationships/hyperlink" Target="file:///C:\Users\Merias\Documents\RAN1\TSGR1_94-Sweden\Docs\R1-1809846.zip" TargetMode="External"/><Relationship Id="rId1581" Type="http://schemas.openxmlformats.org/officeDocument/2006/relationships/hyperlink" Target="file:///C:\Users\Merias\Documents\RAN1\TSGR1_94-Sweden\Docs\R1-1809789.zip" TargetMode="External"/><Relationship Id="rId1679" Type="http://schemas.openxmlformats.org/officeDocument/2006/relationships/hyperlink" Target="file:///C:\Users\Merias\Documents\RAN1\TSGR1_94-Sweden\Docs\R1-1809202.zip" TargetMode="External"/><Relationship Id="rId1802" Type="http://schemas.openxmlformats.org/officeDocument/2006/relationships/hyperlink" Target="file:///C:\Users\Merias\Documents\RAN1\TSGR1_94-Sweden\Docs\R1-1808065.zip" TargetMode="External"/><Relationship Id="rId2218" Type="http://schemas.openxmlformats.org/officeDocument/2006/relationships/hyperlink" Target="file:///C:\Users\Merias\Documents\RAN1\TSGR1_94-Sweden\Docs\R1-1808828.zip" TargetMode="External"/><Relationship Id="rId2425" Type="http://schemas.openxmlformats.org/officeDocument/2006/relationships/hyperlink" Target="file:///C:\Users\Merias\Documents\RAN1\TSGR1_94-Sweden\Docs\R1-1809213.zip" TargetMode="External"/><Relationship Id="rId80" Type="http://schemas.openxmlformats.org/officeDocument/2006/relationships/hyperlink" Target="file:///C:\Users\Merias\Documents\RAN1\TSGR1_94-Sweden\Docs\R1-1808303.zip" TargetMode="External"/><Relationship Id="rId176" Type="http://schemas.openxmlformats.org/officeDocument/2006/relationships/hyperlink" Target="file:///C:\Users\Merias\Documents\RAN1\TSGR1_94-Sweden\Docs\R1-1809642.zip" TargetMode="External"/><Relationship Id="rId383" Type="http://schemas.openxmlformats.org/officeDocument/2006/relationships/hyperlink" Target="file:///C:\Users\Merias\Documents\RAN1\TSGR1_94-Sweden\Docs\R1-1808562.zip" TargetMode="External"/><Relationship Id="rId590" Type="http://schemas.openxmlformats.org/officeDocument/2006/relationships/hyperlink" Target="file:///C:\Users\Merias\Documents\RAN1\TSGR1_94-Sweden\Docs\R1-1809132.zip" TargetMode="External"/><Relationship Id="rId604" Type="http://schemas.openxmlformats.org/officeDocument/2006/relationships/hyperlink" Target="file:///C:\Users\Merias\Documents\RAN1\TSGR1_94-Sweden\Docs\R1-1808442.zip" TargetMode="External"/><Relationship Id="rId811" Type="http://schemas.openxmlformats.org/officeDocument/2006/relationships/image" Target="media/image55.wmf"/><Relationship Id="rId1027" Type="http://schemas.openxmlformats.org/officeDocument/2006/relationships/image" Target="media/image198.wmf"/><Relationship Id="rId1234" Type="http://schemas.openxmlformats.org/officeDocument/2006/relationships/hyperlink" Target="file:///C:\Users\Merias\Documents\RAN1\TSGR1_94-Sweden\Docs\R1-1809751.zip" TargetMode="External"/><Relationship Id="rId1441" Type="http://schemas.openxmlformats.org/officeDocument/2006/relationships/oleObject" Target="embeddings/oleObject30.bin"/><Relationship Id="rId1886" Type="http://schemas.openxmlformats.org/officeDocument/2006/relationships/hyperlink" Target="file:///C:\Users\Merias\Documents\RAN1\TSGR1_94-Sweden\Docs\R1-1808553.zip" TargetMode="External"/><Relationship Id="rId2064" Type="http://schemas.openxmlformats.org/officeDocument/2006/relationships/hyperlink" Target="file:///C:\Users\Merias\Documents\RAN1\TSGR1_94-Sweden\Docs\R1-1809334.zip" TargetMode="External"/><Relationship Id="rId2271" Type="http://schemas.openxmlformats.org/officeDocument/2006/relationships/hyperlink" Target="file:///C:\Users\Merias\Documents\RAN1\TSGR1_94-Sweden\Docs\R1-1808708.zip" TargetMode="External"/><Relationship Id="rId243" Type="http://schemas.openxmlformats.org/officeDocument/2006/relationships/hyperlink" Target="file:///C:\Users\Merias\Documents\RAN1\TSGR1_94-Sweden\Docs\R1-1808873.zip" TargetMode="External"/><Relationship Id="rId450" Type="http://schemas.openxmlformats.org/officeDocument/2006/relationships/hyperlink" Target="file:///C:\Users\Merias\Documents\RAN1\TSGR1_94-Sweden\Docs\R1-1809021.zip" TargetMode="External"/><Relationship Id="rId688" Type="http://schemas.openxmlformats.org/officeDocument/2006/relationships/hyperlink" Target="file:///C:\Users\Merias\Documents\RAN1\TSGR1_94-Sweden\Docs\R1-1809737.zip" TargetMode="External"/><Relationship Id="rId895" Type="http://schemas.openxmlformats.org/officeDocument/2006/relationships/image" Target="media/image119.wmf"/><Relationship Id="rId909" Type="http://schemas.openxmlformats.org/officeDocument/2006/relationships/image" Target="media/image133.wmf"/><Relationship Id="rId1080" Type="http://schemas.openxmlformats.org/officeDocument/2006/relationships/image" Target="media/image247.wmf"/><Relationship Id="rId1301" Type="http://schemas.openxmlformats.org/officeDocument/2006/relationships/hyperlink" Target="file:///C:\Users\Merias\Documents\RAN1\TSGR1_94-Sweden\Docs\R1-1809839.zip" TargetMode="External"/><Relationship Id="rId1539" Type="http://schemas.openxmlformats.org/officeDocument/2006/relationships/hyperlink" Target="file:///C:\Users\Merias\Documents\RAN1\TSGR1_94-Sweden\Docs\R1-1808969.zip" TargetMode="External"/><Relationship Id="rId1746" Type="http://schemas.openxmlformats.org/officeDocument/2006/relationships/hyperlink" Target="file:///C:\Users\Merias\Documents\RAN1\TSGR1_94-Sweden\Docs\R1-1809064.zip" TargetMode="External"/><Relationship Id="rId1953" Type="http://schemas.openxmlformats.org/officeDocument/2006/relationships/hyperlink" Target="file:///C:\Users\Merias\Documents\RAN1\TSGR1_94-Sweden\Docs\R1-1809449.zip" TargetMode="External"/><Relationship Id="rId2131" Type="http://schemas.openxmlformats.org/officeDocument/2006/relationships/hyperlink" Target="file:///C:\Users\Merias\Documents\RAN1\TSGR1_94-Sweden\Docs\R1-1808410.zip" TargetMode="External"/><Relationship Id="rId2369" Type="http://schemas.openxmlformats.org/officeDocument/2006/relationships/hyperlink" Target="file:///C:\Users\Merias\Documents\RAN1\TSGR1_94-Sweden\Docs\R1-1809514.zip" TargetMode="External"/><Relationship Id="rId38" Type="http://schemas.openxmlformats.org/officeDocument/2006/relationships/hyperlink" Target="file:///C:\Users\Merias\Documents\RAN1\TSGR1_94-Sweden\Docs\R1-1808964.zip" TargetMode="External"/><Relationship Id="rId103" Type="http://schemas.openxmlformats.org/officeDocument/2006/relationships/hyperlink" Target="file:///C:\Users\Merias\Documents\RAN1\TSGR1_94-Sweden\Docs\R1-1809592.zip" TargetMode="External"/><Relationship Id="rId310" Type="http://schemas.openxmlformats.org/officeDocument/2006/relationships/hyperlink" Target="http://www.3gpp.org/ftp/tsg_ran/TSG_RAN/TSGR_80/Docs/RP-181450.zip" TargetMode="External"/><Relationship Id="rId548" Type="http://schemas.openxmlformats.org/officeDocument/2006/relationships/hyperlink" Target="file:///C:\Users\Merias\Documents\RAN1\TSGR1_94-Sweden\Docs\R1-1808437.zip" TargetMode="External"/><Relationship Id="rId755" Type="http://schemas.openxmlformats.org/officeDocument/2006/relationships/hyperlink" Target="file:///C:\Users\Merias\Documents\RAN1\TSGR1_94-Sweden\Docs\R1-1809725.zip" TargetMode="External"/><Relationship Id="rId962" Type="http://schemas.openxmlformats.org/officeDocument/2006/relationships/hyperlink" Target="file:///C:\Users\Merias\Documents\RAN1\TSGR1_94-Sweden\Docs\R1-1808550.zip" TargetMode="External"/><Relationship Id="rId1178" Type="http://schemas.openxmlformats.org/officeDocument/2006/relationships/image" Target="media/image287.wmf"/><Relationship Id="rId1385" Type="http://schemas.openxmlformats.org/officeDocument/2006/relationships/hyperlink" Target="file:///C:\Users\Merias\Documents\RAN1\TSGR1_94-Sweden\Docs\R1-1808871.zip" TargetMode="External"/><Relationship Id="rId1592" Type="http://schemas.openxmlformats.org/officeDocument/2006/relationships/hyperlink" Target="file:///C:\Users\Merias\Documents\RAN1\TSGR1_94-Sweden\Docs\R1-1808233.zip" TargetMode="External"/><Relationship Id="rId1606" Type="http://schemas.openxmlformats.org/officeDocument/2006/relationships/hyperlink" Target="file:///C:\Users\Merias\Documents\RAN1\TSGR1_94-Sweden\Docs\R1-1808054.zip" TargetMode="External"/><Relationship Id="rId1813" Type="http://schemas.openxmlformats.org/officeDocument/2006/relationships/hyperlink" Target="file:///C:\Users\Merias\Documents\RAN1\TSGR1_94-Sweden\Docs\R1-1809223.zip" TargetMode="External"/><Relationship Id="rId2229" Type="http://schemas.openxmlformats.org/officeDocument/2006/relationships/hyperlink" Target="file:///C:\Users\Merias\Documents\RAN1\TSGR1_94-Sweden\Docs\R1-1809338.zip" TargetMode="External"/><Relationship Id="rId2436" Type="http://schemas.openxmlformats.org/officeDocument/2006/relationships/header" Target="header1.xml"/><Relationship Id="rId91" Type="http://schemas.openxmlformats.org/officeDocument/2006/relationships/hyperlink" Target="file:///C:\Users\Merias\Documents\RAN1\TSGR1_94-Sweden\Docs\R1-1808180.zip" TargetMode="External"/><Relationship Id="rId187" Type="http://schemas.openxmlformats.org/officeDocument/2006/relationships/hyperlink" Target="file:///C:\Users\Merias\Documents\RAN1\TSGR1_94-Sweden\Docs\R1-1809601.zip" TargetMode="External"/><Relationship Id="rId394" Type="http://schemas.openxmlformats.org/officeDocument/2006/relationships/hyperlink" Target="file:///C:\Users\Merias\Documents\RAN1\TSGR1_94-Sweden\Docs\R1-1809242.zip" TargetMode="External"/><Relationship Id="rId408" Type="http://schemas.openxmlformats.org/officeDocument/2006/relationships/hyperlink" Target="file:///C:\Users\Merias\Documents\RAN1\TSGR1_94-Sweden\Docs\R1-1809361.zip" TargetMode="External"/><Relationship Id="rId615" Type="http://schemas.openxmlformats.org/officeDocument/2006/relationships/hyperlink" Target="file:///C:\Users\Merias\Documents\RAN1\TSGR1_94-Sweden\Docs\R1-1808740.zip" TargetMode="External"/><Relationship Id="rId822" Type="http://schemas.openxmlformats.org/officeDocument/2006/relationships/image" Target="media/image65.wmf"/><Relationship Id="rId1038" Type="http://schemas.openxmlformats.org/officeDocument/2006/relationships/image" Target="media/image209.wmf"/><Relationship Id="rId1245" Type="http://schemas.openxmlformats.org/officeDocument/2006/relationships/hyperlink" Target="file:///C:\Users\Merias\Documents\RAN1\TSGR1_94-Sweden\Docs\R1-1809802.zip" TargetMode="External"/><Relationship Id="rId1452" Type="http://schemas.openxmlformats.org/officeDocument/2006/relationships/hyperlink" Target="file:///C:\Users\Merias\Documents\RAN1\TSGR1_94-Sweden\Docs\R1-1809873.zip" TargetMode="External"/><Relationship Id="rId1897" Type="http://schemas.openxmlformats.org/officeDocument/2006/relationships/hyperlink" Target="file:///C:\Users\Merias\Documents\RAN1\TSGR1_94-Sweden\Docs\R1-1809301.zip" TargetMode="External"/><Relationship Id="rId2075" Type="http://schemas.openxmlformats.org/officeDocument/2006/relationships/image" Target="media/image367.png"/><Relationship Id="rId2282" Type="http://schemas.openxmlformats.org/officeDocument/2006/relationships/hyperlink" Target="file:///C:\Users\Merias\Documents\RAN1\TSGR1_94-Sweden\Docs\R1-1808077.zip" TargetMode="External"/><Relationship Id="rId2503" Type="http://schemas.openxmlformats.org/officeDocument/2006/relationships/hyperlink" Target="../Docs/R1-1810048.zip" TargetMode="External"/><Relationship Id="rId254" Type="http://schemas.openxmlformats.org/officeDocument/2006/relationships/hyperlink" Target="file:///C:\Users\Merias\Documents\RAN1\TSGR1_94-Sweden\Docs\R1-1809531.zip" TargetMode="External"/><Relationship Id="rId699" Type="http://schemas.openxmlformats.org/officeDocument/2006/relationships/hyperlink" Target="file:///C:\Users\Merias\Documents\RAN1\TSGR1_94-Sweden\Docs\R1-1809722.zip" TargetMode="External"/><Relationship Id="rId1091" Type="http://schemas.openxmlformats.org/officeDocument/2006/relationships/image" Target="media/image258.wmf"/><Relationship Id="rId1105" Type="http://schemas.openxmlformats.org/officeDocument/2006/relationships/image" Target="media/image272.wmf"/><Relationship Id="rId1312" Type="http://schemas.openxmlformats.org/officeDocument/2006/relationships/hyperlink" Target="file:///C:\Users\Merias\Documents\RAN1\TSGR1_94-Sweden\Docs\R1-1809898.zip" TargetMode="External"/><Relationship Id="rId1757" Type="http://schemas.openxmlformats.org/officeDocument/2006/relationships/hyperlink" Target="file:///C:\Users\Merias\Documents\RAN1\TSGR1_94-Sweden\Docs\R1-1809473.zip" TargetMode="External"/><Relationship Id="rId1964" Type="http://schemas.openxmlformats.org/officeDocument/2006/relationships/hyperlink" Target="file:///C:\Users\Merias\Documents\RAN1\TSGR1_94-Sweden\Docs\R1-1808605.zip" TargetMode="External"/><Relationship Id="rId49" Type="http://schemas.openxmlformats.org/officeDocument/2006/relationships/hyperlink" Target="file:///C:\Users\Merias\Documents\RAN1\TSGR1_94-Sweden\Docs\R1-1808650.zip" TargetMode="External"/><Relationship Id="rId114" Type="http://schemas.openxmlformats.org/officeDocument/2006/relationships/hyperlink" Target="file:///C:\Users\Merias\Documents\RAN1\TSGR1_94-Sweden\Docs\R1-1808995.zip" TargetMode="External"/><Relationship Id="rId461" Type="http://schemas.openxmlformats.org/officeDocument/2006/relationships/hyperlink" Target="file:///C:\Users\Merias\Documents\RAN1\TSGR1_94-Sweden\Docs\R1-1809299.zip" TargetMode="External"/><Relationship Id="rId559" Type="http://schemas.openxmlformats.org/officeDocument/2006/relationships/hyperlink" Target="file:///C:\Users\Merias\Documents\RAN1\TSGR1_94-Sweden\Docs\R1-1808354.zip" TargetMode="External"/><Relationship Id="rId766" Type="http://schemas.openxmlformats.org/officeDocument/2006/relationships/image" Target="media/image40.wmf"/><Relationship Id="rId1189" Type="http://schemas.openxmlformats.org/officeDocument/2006/relationships/image" Target="media/image298.wmf"/><Relationship Id="rId1396" Type="http://schemas.openxmlformats.org/officeDocument/2006/relationships/hyperlink" Target="file:///C:\Users\Merias\Documents\RAN1\TSGR1_94-Sweden\Docs\R1-1809430.zip" TargetMode="External"/><Relationship Id="rId1617" Type="http://schemas.openxmlformats.org/officeDocument/2006/relationships/hyperlink" Target="file:///C:\Users\Merias\Documents\RAN1\TSGR1_94-Sweden\Docs\R1-1808979.zip" TargetMode="External"/><Relationship Id="rId1824" Type="http://schemas.openxmlformats.org/officeDocument/2006/relationships/hyperlink" Target="file:///C:\Users\Merias\Documents\RAN1\TSGR1_94-Sweden\Docs\R1-1808339.zip" TargetMode="External"/><Relationship Id="rId2142" Type="http://schemas.openxmlformats.org/officeDocument/2006/relationships/hyperlink" Target="file:///C:\Users\Merias\Documents\RAN1\TSGR1_94-Sweden\Docs\R1-1808919.zip" TargetMode="External"/><Relationship Id="rId2447" Type="http://schemas.openxmlformats.org/officeDocument/2006/relationships/hyperlink" Target="file:///C:\Users\Merias\Documents\RAN1\TSGR1_94-Sweden\Docs\R1-1805434.zip" TargetMode="External"/><Relationship Id="rId198" Type="http://schemas.openxmlformats.org/officeDocument/2006/relationships/hyperlink" Target="file:///C:\Users\Merias\Documents\RAN1\TSGR1_94-Sweden\Docs\R1-1809350.zip" TargetMode="External"/><Relationship Id="rId321" Type="http://schemas.openxmlformats.org/officeDocument/2006/relationships/hyperlink" Target="file:///C:\Users\Merias\Documents\RAN1\TSGR1_94-Sweden\Docs\R1-1809603.zip" TargetMode="External"/><Relationship Id="rId419" Type="http://schemas.openxmlformats.org/officeDocument/2006/relationships/hyperlink" Target="file:///C:\Users\Merias\Documents\RAN1\TSGR1_94-Sweden\Docs\R1-1808587.zip" TargetMode="External"/><Relationship Id="rId626" Type="http://schemas.openxmlformats.org/officeDocument/2006/relationships/hyperlink" Target="file:///C:\Users\Merias\Documents\RAN1\TSGR1_94-Sweden\Docs\R1-1808741.zip" TargetMode="External"/><Relationship Id="rId973" Type="http://schemas.openxmlformats.org/officeDocument/2006/relationships/hyperlink" Target="file:///C:\Users\Merias\Documents\RAN1\TSGR1_94-Sweden\Docs\R1-1808166.zip" TargetMode="External"/><Relationship Id="rId1049" Type="http://schemas.openxmlformats.org/officeDocument/2006/relationships/hyperlink" Target="file:///C:\Users\Merias\Documents\RAN1\TSGR1_94-Sweden\Docs\R1-1809792.zip" TargetMode="External"/><Relationship Id="rId1256" Type="http://schemas.openxmlformats.org/officeDocument/2006/relationships/image" Target="media/image324.wmf"/><Relationship Id="rId2002" Type="http://schemas.openxmlformats.org/officeDocument/2006/relationships/hyperlink" Target="file:///C:\Users\Merias\Documents\RAN1\TSGR1_94-Sweden\Docs\R1-1809878.zip" TargetMode="External"/><Relationship Id="rId2086" Type="http://schemas.openxmlformats.org/officeDocument/2006/relationships/hyperlink" Target="file:///C:\Users\Merias\Documents\RAN1\TSGR1_94-Sweden\Docs\R1-1808325.zip" TargetMode="External"/><Relationship Id="rId2307" Type="http://schemas.openxmlformats.org/officeDocument/2006/relationships/hyperlink" Target="file:///C:\Users\Merias\Documents\RAN1\TSGR1_94-Sweden\Docs\R1-1808419.zip" TargetMode="External"/><Relationship Id="rId833" Type="http://schemas.openxmlformats.org/officeDocument/2006/relationships/hyperlink" Target="file:///C:\Users\Merias\Documents\RAN1\TSGR1_94-Sweden\Docs\R1-1808799.zip" TargetMode="External"/><Relationship Id="rId1116" Type="http://schemas.openxmlformats.org/officeDocument/2006/relationships/image" Target="media/image278.wmf"/><Relationship Id="rId1463" Type="http://schemas.openxmlformats.org/officeDocument/2006/relationships/hyperlink" Target="file:///C:\Users\Merias\Documents\RAN1\TSGR1_94-Sweden\Docs\R1-1809074.zip" TargetMode="External"/><Relationship Id="rId1670" Type="http://schemas.openxmlformats.org/officeDocument/2006/relationships/hyperlink" Target="file:///C:\Users\Merias\Documents\RAN1\TSGR1_94-Sweden\Docs\R1-1808612.zip" TargetMode="External"/><Relationship Id="rId1768" Type="http://schemas.openxmlformats.org/officeDocument/2006/relationships/hyperlink" Target="file:///C:\Users\Merias\Documents\RAN1\TSGR1_94-Sweden\Docs\R1-1808509.zip" TargetMode="External"/><Relationship Id="rId2293" Type="http://schemas.openxmlformats.org/officeDocument/2006/relationships/hyperlink" Target="file:///C:\Users\Merias\Documents\RAN1\TSGR1_94-Sweden\Docs\R1-1808183.zip" TargetMode="External"/><Relationship Id="rId265" Type="http://schemas.openxmlformats.org/officeDocument/2006/relationships/oleObject" Target="embeddings/oleObject2.bin"/><Relationship Id="rId472" Type="http://schemas.openxmlformats.org/officeDocument/2006/relationships/hyperlink" Target="file:///C:\Users\Merias\Documents\RAN1\TSGR1_94-Sweden\Docs\R1-1808121.zip" TargetMode="External"/><Relationship Id="rId900" Type="http://schemas.openxmlformats.org/officeDocument/2006/relationships/image" Target="media/image124.wmf"/><Relationship Id="rId1323" Type="http://schemas.openxmlformats.org/officeDocument/2006/relationships/image" Target="media/image343.wmf"/><Relationship Id="rId1530" Type="http://schemas.openxmlformats.org/officeDocument/2006/relationships/hyperlink" Target="file:///C:\Users\Merias\Documents\RAN1\TSGR1_94-Sweden\Docs\R1-1808760.zip" TargetMode="External"/><Relationship Id="rId1628" Type="http://schemas.openxmlformats.org/officeDocument/2006/relationships/hyperlink" Target="file:///C:\Users\Merias\Documents\RAN1\TSGR1_94-Sweden\Docs\R1-1809916.zip" TargetMode="External"/><Relationship Id="rId1975" Type="http://schemas.openxmlformats.org/officeDocument/2006/relationships/hyperlink" Target="file:///C:\Users\Merias\Documents\RAN1\TSGR1_94-Sweden\Docs\R1-1809287.zip" TargetMode="External"/><Relationship Id="rId2153" Type="http://schemas.openxmlformats.org/officeDocument/2006/relationships/hyperlink" Target="file:///C:\Users\Merias\Documents\RAN1\TSGR1_94-Sweden\Docs\R1-1809320.zip" TargetMode="External"/><Relationship Id="rId2360" Type="http://schemas.openxmlformats.org/officeDocument/2006/relationships/hyperlink" Target="file:///C:\Users\Merias\Documents\RAN1\TSGR1_94-Sweden\Docs\R1-1808866.zip" TargetMode="External"/><Relationship Id="rId125" Type="http://schemas.openxmlformats.org/officeDocument/2006/relationships/hyperlink" Target="file:///C:\Users\Merias\Documents\RAN1\TSGR1_94-Sweden\Docs\R1-1809004.zip" TargetMode="External"/><Relationship Id="rId332" Type="http://schemas.openxmlformats.org/officeDocument/2006/relationships/hyperlink" Target="file:///C:\Users\Merias\Documents\RAN1\TSGR1_94-Sweden\Docs\R1-1809567.zip" TargetMode="External"/><Relationship Id="rId777" Type="http://schemas.openxmlformats.org/officeDocument/2006/relationships/hyperlink" Target="file:///C:\Users\Merias\Documents\RAN1\TSGR1_94-Sweden\Docs\R1-1809793.zip" TargetMode="External"/><Relationship Id="rId984" Type="http://schemas.openxmlformats.org/officeDocument/2006/relationships/hyperlink" Target="file:///C:\Users\Merias\Documents\RAN1\TSGR1_94-Sweden\Docs\R1-1808289.zip" TargetMode="External"/><Relationship Id="rId1835" Type="http://schemas.openxmlformats.org/officeDocument/2006/relationships/hyperlink" Target="file:///C:\Users\Merias\Documents\RAN1\TSGR1_94-Sweden\Docs\R1-1809231.zip" TargetMode="External"/><Relationship Id="rId2013" Type="http://schemas.openxmlformats.org/officeDocument/2006/relationships/hyperlink" Target="file:///C:\Users\Merias\Documents\RAN1\TSGR1_94-Sweden\Docs\R1-1808727.zip" TargetMode="External"/><Relationship Id="rId2220" Type="http://schemas.openxmlformats.org/officeDocument/2006/relationships/hyperlink" Target="file:///C:\Users\Merias\Documents\RAN1\TSGR1_94-Sweden\Docs\R1-1808888.zip" TargetMode="External"/><Relationship Id="rId2458" Type="http://schemas.openxmlformats.org/officeDocument/2006/relationships/hyperlink" Target="file:///C:\Users\Merias\Documents\RAN1\TSGR1_94-Sweden\Docs\R1-1808023.zip" TargetMode="External"/><Relationship Id="rId637" Type="http://schemas.openxmlformats.org/officeDocument/2006/relationships/hyperlink" Target="file:///C:\Users\Merias\Documents\RAN1\TSGR1_94-Sweden\Docs\R1-1808369.zip" TargetMode="External"/><Relationship Id="rId844" Type="http://schemas.openxmlformats.org/officeDocument/2006/relationships/image" Target="media/image70.wmf"/><Relationship Id="rId1267" Type="http://schemas.openxmlformats.org/officeDocument/2006/relationships/hyperlink" Target="file:///C:\Users\Merias\Documents\RAN1\TSGR1_94-Sweden\Inbox\R1-1809932.zip" TargetMode="External"/><Relationship Id="rId1474" Type="http://schemas.openxmlformats.org/officeDocument/2006/relationships/hyperlink" Target="file:///C:\Users\Merias\Documents\RAN1\TSGR1_94-Sweden\Inbox\R1-1809870.zip" TargetMode="External"/><Relationship Id="rId1681" Type="http://schemas.openxmlformats.org/officeDocument/2006/relationships/hyperlink" Target="file:///C:\Users\Merias\Documents\RAN1\TSGR1_94-Sweden\Docs\R1-1809477.zip" TargetMode="External"/><Relationship Id="rId1902" Type="http://schemas.openxmlformats.org/officeDocument/2006/relationships/hyperlink" Target="file:///C:\Users\Merias\Documents\RAN1\TSGR1_94-Sweden\Docs\R1-1809507.zip" TargetMode="External"/><Relationship Id="rId2097" Type="http://schemas.openxmlformats.org/officeDocument/2006/relationships/hyperlink" Target="file:///C:\Users\Merias\Documents\RAN1\TSGR1_94-Sweden\Docs\R1-1808409.zip" TargetMode="External"/><Relationship Id="rId2318" Type="http://schemas.openxmlformats.org/officeDocument/2006/relationships/hyperlink" Target="file:///C:\Users\Merias\Documents\RAN1\TSGR1_94-Sweden\Docs\R1-1809715.zip" TargetMode="External"/><Relationship Id="rId276" Type="http://schemas.openxmlformats.org/officeDocument/2006/relationships/oleObject" Target="embeddings/oleObject7.bin"/><Relationship Id="rId483" Type="http://schemas.openxmlformats.org/officeDocument/2006/relationships/hyperlink" Target="file:///C:\Users\Merias\Documents\RAN1\TSGR1_94-Sweden\Docs\R1-1808035.zip" TargetMode="External"/><Relationship Id="rId690" Type="http://schemas.openxmlformats.org/officeDocument/2006/relationships/hyperlink" Target="file:///C:\Users\Merias\Documents\RAN1\TSGR1_94-Sweden\Docs\R1-1809760.zip" TargetMode="External"/><Relationship Id="rId704" Type="http://schemas.openxmlformats.org/officeDocument/2006/relationships/hyperlink" Target="file:///C:\Users\Merias\Documents\RAN1\TSGR1_94-Sweden\Docs\R1-1808664.zip" TargetMode="External"/><Relationship Id="rId911" Type="http://schemas.openxmlformats.org/officeDocument/2006/relationships/image" Target="media/image135.wmf"/><Relationship Id="rId1127" Type="http://schemas.openxmlformats.org/officeDocument/2006/relationships/hyperlink" Target="file:///C:\Users\Merias\Documents\RAN1\TSGR1_94-Sweden\Docs\R1-1808222.zip" TargetMode="External"/><Relationship Id="rId1334" Type="http://schemas.openxmlformats.org/officeDocument/2006/relationships/hyperlink" Target="file:///C:\Users\Merias\Documents\RAN1\TSGR1_94-Sweden\Docs\R1-1808674.zip" TargetMode="External"/><Relationship Id="rId1541" Type="http://schemas.openxmlformats.org/officeDocument/2006/relationships/hyperlink" Target="file:///C:\Users\Merias\Documents\RAN1\TSGR1_94-Sweden\Docs\R1-1809787.zip" TargetMode="External"/><Relationship Id="rId1779" Type="http://schemas.openxmlformats.org/officeDocument/2006/relationships/hyperlink" Target="file:///C:\Users\Merias\Documents\RAN1\TSGR1_94-Sweden\Docs\R1-1809286.zip" TargetMode="External"/><Relationship Id="rId1986" Type="http://schemas.openxmlformats.org/officeDocument/2006/relationships/hyperlink" Target="file:///C:\Users\Merias\Documents\RAN1\TSGR1_94-Sweden\Docs\R1-1809305.zip" TargetMode="External"/><Relationship Id="rId2164" Type="http://schemas.openxmlformats.org/officeDocument/2006/relationships/hyperlink" Target="file:///C:\Users\Merias\Documents\RAN1\TSGR1_94-Sweden\Docs\R1-1808344.zip" TargetMode="External"/><Relationship Id="rId2371" Type="http://schemas.openxmlformats.org/officeDocument/2006/relationships/hyperlink" Target="file:///C:\Users\Merias\Documents\RAN1\TSGR1_94-Sweden\Docs\R1-1809166.zip" TargetMode="External"/><Relationship Id="rId40" Type="http://schemas.openxmlformats.org/officeDocument/2006/relationships/hyperlink" Target="file:///C:\Users\Merias\Documents\RAN1\TSGR1_94-Sweden\Docs\R1-1808028.zip" TargetMode="External"/><Relationship Id="rId136" Type="http://schemas.openxmlformats.org/officeDocument/2006/relationships/hyperlink" Target="file:///C:\Users\Merias\Documents\RAN1\TSGR1_94-Sweden\Docs\R1-1808594.zip" TargetMode="External"/><Relationship Id="rId343" Type="http://schemas.openxmlformats.org/officeDocument/2006/relationships/image" Target="media/image15.wmf"/><Relationship Id="rId550" Type="http://schemas.openxmlformats.org/officeDocument/2006/relationships/hyperlink" Target="file:///C:\Users\Merias\Documents\RAN1\TSGR1_94-Sweden\Docs\R1-1808558.zip" TargetMode="External"/><Relationship Id="rId788" Type="http://schemas.openxmlformats.org/officeDocument/2006/relationships/hyperlink" Target="file:///C:\Users\Merias\Documents\RAN1\TSGR1_94-Sweden\Docs\R1-1808269.zip" TargetMode="External"/><Relationship Id="rId995" Type="http://schemas.openxmlformats.org/officeDocument/2006/relationships/hyperlink" Target="file:///C:\Users\Merias\Documents\RAN1\TSGR1_94-Sweden\Docs\R1-1809138.zip" TargetMode="External"/><Relationship Id="rId1180" Type="http://schemas.openxmlformats.org/officeDocument/2006/relationships/image" Target="media/image289.wmf"/><Relationship Id="rId1401" Type="http://schemas.openxmlformats.org/officeDocument/2006/relationships/hyperlink" Target="file:///C:\Users\Merias\Documents\RAN1\TSGR1_94-Sweden\Docs\R1-1808495.zip" TargetMode="External"/><Relationship Id="rId1639" Type="http://schemas.openxmlformats.org/officeDocument/2006/relationships/hyperlink" Target="file:///C:\Users\Merias\Documents\RAN1\TSGR1_94-Sweden\Docs\R1-1809441.zip" TargetMode="External"/><Relationship Id="rId1846" Type="http://schemas.openxmlformats.org/officeDocument/2006/relationships/hyperlink" Target="file:///C:\Users\Merias\Documents\RAN1\TSGR1_94-Sweden\Docs\R1-1808692.zip" TargetMode="External"/><Relationship Id="rId2024" Type="http://schemas.openxmlformats.org/officeDocument/2006/relationships/hyperlink" Target="file:///C:\Users\Merias\Documents\RAN1\TSGR1_94-Sweden\Docs\R1-1808096.zip" TargetMode="External"/><Relationship Id="rId2231" Type="http://schemas.openxmlformats.org/officeDocument/2006/relationships/hyperlink" Target="file:///C:\Users\Merias\Documents\RAN1\TSGR1_94-Sweden\Docs\R1-1809340.zip" TargetMode="External"/><Relationship Id="rId2469" Type="http://schemas.openxmlformats.org/officeDocument/2006/relationships/hyperlink" Target="file:///C:\Users\Merias\Documents\RAN1\TSGR1_94-Sweden\Docs\R1-1808030.zip" TargetMode="External"/><Relationship Id="rId203" Type="http://schemas.openxmlformats.org/officeDocument/2006/relationships/hyperlink" Target="file:///C:\Users\Merias\Documents\RAN1\TSGR1_94-Sweden\Docs\R1-1809579.zip" TargetMode="External"/><Relationship Id="rId648" Type="http://schemas.openxmlformats.org/officeDocument/2006/relationships/hyperlink" Target="file:///C:\Users\Merias\Documents\RAN1\TSGR1_94-Sweden\Docs\R1-1809585.zip" TargetMode="External"/><Relationship Id="rId855" Type="http://schemas.openxmlformats.org/officeDocument/2006/relationships/image" Target="media/image80.wmf"/><Relationship Id="rId1040" Type="http://schemas.openxmlformats.org/officeDocument/2006/relationships/image" Target="media/image211.wmf"/><Relationship Id="rId1278" Type="http://schemas.openxmlformats.org/officeDocument/2006/relationships/hyperlink" Target="file:///C:\Users\Merias\Documents\RAN1\TSGR1_94-Sweden\Docs\R1-1808379.zip" TargetMode="External"/><Relationship Id="rId1485" Type="http://schemas.openxmlformats.org/officeDocument/2006/relationships/hyperlink" Target="file:///C:\Users\Merias\Documents\RAN1\TSGR1_94-Sweden\Docs\R1-1809723.zip" TargetMode="External"/><Relationship Id="rId1692" Type="http://schemas.openxmlformats.org/officeDocument/2006/relationships/hyperlink" Target="file:///C:\Users\Merias\Documents\RAN1\TSGR1_94-Sweden\Docs\R1-1808613.zip" TargetMode="External"/><Relationship Id="rId1706" Type="http://schemas.openxmlformats.org/officeDocument/2006/relationships/hyperlink" Target="file:///C:\Users\Merias\Documents\RAN1\TSGR1_94-Sweden\Docs\R1-1808061.zip" TargetMode="External"/><Relationship Id="rId1913" Type="http://schemas.openxmlformats.org/officeDocument/2006/relationships/hyperlink" Target="file:///C:\Users\Merias\Documents\RAN1\TSGR1_94-Sweden\Docs\R1-1808400.zip" TargetMode="External"/><Relationship Id="rId2329" Type="http://schemas.openxmlformats.org/officeDocument/2006/relationships/hyperlink" Target="file:///C:\Users\Merias\Documents\RAN1\TSGR1_94-Sweden\Docs\R1-1808537.zip" TargetMode="External"/><Relationship Id="rId287" Type="http://schemas.openxmlformats.org/officeDocument/2006/relationships/hyperlink" Target="file:///C:\Users\Merias\Documents\RAN1\TSGR1_94-Sweden\Docs\R1-1808625.zip" TargetMode="External"/><Relationship Id="rId410" Type="http://schemas.openxmlformats.org/officeDocument/2006/relationships/hyperlink" Target="file:///C:\Users\Merias\Documents\RAN1\TSGR1_94-Sweden\Docs\R1-1809670.zip" TargetMode="External"/><Relationship Id="rId494" Type="http://schemas.openxmlformats.org/officeDocument/2006/relationships/hyperlink" Target="file:///C:\Users\Merias\Documents\RAN1\TSGR1_94-Sweden\Docs\R1-1809562.zip" TargetMode="External"/><Relationship Id="rId508" Type="http://schemas.openxmlformats.org/officeDocument/2006/relationships/hyperlink" Target="file:///C:\Users\Merias\Documents\RAN1\TSGR1_94-Sweden\Docs\R1-1808037.zip" TargetMode="External"/><Relationship Id="rId715" Type="http://schemas.openxmlformats.org/officeDocument/2006/relationships/hyperlink" Target="file:///C:\Users\Merias\Documents\RAN1\TSGR1_94-Sweden\Docs\R1-1809736.zip" TargetMode="External"/><Relationship Id="rId922" Type="http://schemas.openxmlformats.org/officeDocument/2006/relationships/image" Target="media/image146.wmf"/><Relationship Id="rId1138" Type="http://schemas.openxmlformats.org/officeDocument/2006/relationships/hyperlink" Target="file:///C:\Users\Merias\Documents\RAN1\TSGR1_94-Sweden\Docs\R1-1809139.zip" TargetMode="External"/><Relationship Id="rId1345" Type="http://schemas.openxmlformats.org/officeDocument/2006/relationships/hyperlink" Target="file:///C:\Users\Merias\Documents\RAN1\TSGR1_94-Sweden\Docs\R1-1809392.zip" TargetMode="External"/><Relationship Id="rId1552" Type="http://schemas.openxmlformats.org/officeDocument/2006/relationships/hyperlink" Target="file:///C:\Users\Merias\Documents\RAN1\TSGR1_94-Sweden\Docs\R1-1809149.zip" TargetMode="External"/><Relationship Id="rId1997" Type="http://schemas.openxmlformats.org/officeDocument/2006/relationships/hyperlink" Target="file:///C:\Users\Merias\Documents\RAN1\TSGR1_94-Sweden\Docs\R1-1808524.zip" TargetMode="External"/><Relationship Id="rId2175" Type="http://schemas.openxmlformats.org/officeDocument/2006/relationships/hyperlink" Target="file:///C:\Users\Merias\Documents\RAN1\TSGR1_94-Sweden\Docs\R1-1808916.zip" TargetMode="External"/><Relationship Id="rId2382" Type="http://schemas.openxmlformats.org/officeDocument/2006/relationships/hyperlink" Target="file:///C:\Users\Merias\Documents\RAN1\TSGR1_94-Sweden\Docs\R1-1809260.zip" TargetMode="External"/><Relationship Id="rId147" Type="http://schemas.openxmlformats.org/officeDocument/2006/relationships/hyperlink" Target="file:///C:\Users\Merias\Documents\RAN1\TSGR1_94-Sweden\Docs\R1-1809549.zip" TargetMode="External"/><Relationship Id="rId354" Type="http://schemas.openxmlformats.org/officeDocument/2006/relationships/hyperlink" Target="file:///C:\Users\Merias\Documents\RAN1\TSGR1_94-Sweden\Docs\R1-1809014.zip" TargetMode="External"/><Relationship Id="rId799" Type="http://schemas.openxmlformats.org/officeDocument/2006/relationships/hyperlink" Target="file:///C:\Users\Merias\Documents\RAN1\TSGR1_94-Sweden\Docs\R1-1808925.zip" TargetMode="External"/><Relationship Id="rId1191" Type="http://schemas.openxmlformats.org/officeDocument/2006/relationships/image" Target="media/image300.wmf"/><Relationship Id="rId1205" Type="http://schemas.openxmlformats.org/officeDocument/2006/relationships/oleObject" Target="embeddings/oleObject24.bin"/><Relationship Id="rId1857" Type="http://schemas.openxmlformats.org/officeDocument/2006/relationships/hyperlink" Target="file:///C:\Users\Merias\Documents\RAN1\TSGR1_94-Sweden\Docs\R1-1808517.zip" TargetMode="External"/><Relationship Id="rId2035" Type="http://schemas.openxmlformats.org/officeDocument/2006/relationships/hyperlink" Target="file:///C:\Users\Merias\Documents\RAN1\TSGR1_94-Sweden\Docs\R1-1809312.zip" TargetMode="External"/><Relationship Id="rId51" Type="http://schemas.openxmlformats.org/officeDocument/2006/relationships/hyperlink" Target="file:///C:\Users\Merias\Documents\RAN1\TSGR1_94-Sweden\Docs\R1-1808167.zip" TargetMode="External"/><Relationship Id="rId561" Type="http://schemas.openxmlformats.org/officeDocument/2006/relationships/hyperlink" Target="file:///C:\Users\Merias\Documents\RAN1\TSGR1_94-Sweden\Docs\R1-1808473.zip" TargetMode="External"/><Relationship Id="rId659" Type="http://schemas.openxmlformats.org/officeDocument/2006/relationships/hyperlink" Target="file:///C:\Users\Merias\Documents\RAN1\TSGR1_94-Sweden\Docs\R1-1809377.zip" TargetMode="External"/><Relationship Id="rId866" Type="http://schemas.openxmlformats.org/officeDocument/2006/relationships/image" Target="media/image91.wmf"/><Relationship Id="rId1289" Type="http://schemas.openxmlformats.org/officeDocument/2006/relationships/hyperlink" Target="file:///C:\Users\Merias\Documents\RAN1\TSGR1_94-Sweden\Docs\R1-1809142.zip" TargetMode="External"/><Relationship Id="rId1412" Type="http://schemas.openxmlformats.org/officeDocument/2006/relationships/hyperlink" Target="file:///C:\Users\Merias\Documents\RAN1\TSGR1_94-Sweden\Docs\R1-1809409.zip" TargetMode="External"/><Relationship Id="rId1496" Type="http://schemas.openxmlformats.org/officeDocument/2006/relationships/hyperlink" Target="file:///C:\Users\Merias\Documents\RAN1\TSGR1_94-Sweden\Docs\R1-1809394.zip" TargetMode="External"/><Relationship Id="rId1717" Type="http://schemas.openxmlformats.org/officeDocument/2006/relationships/hyperlink" Target="file:///C:\Users\Merias\Documents\RAN1\TSGR1_94-Sweden\Docs\R1-1808685.zip" TargetMode="External"/><Relationship Id="rId1924" Type="http://schemas.openxmlformats.org/officeDocument/2006/relationships/hyperlink" Target="file:///C:\Users\Merias\Documents\RAN1\TSGR1_94-Sweden\Docs\R1-1809094.zip" TargetMode="External"/><Relationship Id="rId2242" Type="http://schemas.openxmlformats.org/officeDocument/2006/relationships/hyperlink" Target="http://www.3gpp.org/ftp/tsg_ran/TSG_RAN/TSGR_80/Docs/RP-181477.zip" TargetMode="External"/><Relationship Id="rId214" Type="http://schemas.openxmlformats.org/officeDocument/2006/relationships/hyperlink" Target="file:///C:\Users\Merias\Documents\RAN1\TSGR1_94-Sweden\Docs\R1-1809385.zip" TargetMode="External"/><Relationship Id="rId298" Type="http://schemas.openxmlformats.org/officeDocument/2006/relationships/hyperlink" Target="file:///C:\Users\Merias\Documents\RAN1\TSGR1_94-Sweden\Docs\R1-1809526.zip" TargetMode="External"/><Relationship Id="rId421" Type="http://schemas.openxmlformats.org/officeDocument/2006/relationships/hyperlink" Target="file:///C:\Users\Merias\Documents\RAN1\TSGR1_94-Sweden\Docs\R1-1809576.zip" TargetMode="External"/><Relationship Id="rId519" Type="http://schemas.openxmlformats.org/officeDocument/2006/relationships/hyperlink" Target="file:///C:\Users\Merias\Documents\RAN1\TSGR1_94-Sweden\Docs\R1-1808434.zip" TargetMode="External"/><Relationship Id="rId1051" Type="http://schemas.openxmlformats.org/officeDocument/2006/relationships/image" Target="media/image221.wmf"/><Relationship Id="rId1149" Type="http://schemas.openxmlformats.org/officeDocument/2006/relationships/hyperlink" Target="file:///C:\Users\Merias\Documents\RAN1\TSGR1_94-Sweden\Docs\R1-1808199.zip" TargetMode="External"/><Relationship Id="rId1356" Type="http://schemas.openxmlformats.org/officeDocument/2006/relationships/hyperlink" Target="file:///C:\Users\Merias\Documents\RAN1\TSGR1_94-Sweden\Docs\R1-1808104.zip" TargetMode="External"/><Relationship Id="rId2102" Type="http://schemas.openxmlformats.org/officeDocument/2006/relationships/hyperlink" Target="file:///C:\Users\Merias\Documents\RAN1\TSGR1_94-Sweden\Docs\R1-1809252.zip" TargetMode="External"/><Relationship Id="rId158" Type="http://schemas.openxmlformats.org/officeDocument/2006/relationships/hyperlink" Target="file:///C:\Users\Merias\Documents\RAN1\TSGR1_94-Sweden\Docs\R1-1809555.zip" TargetMode="External"/><Relationship Id="rId726" Type="http://schemas.openxmlformats.org/officeDocument/2006/relationships/image" Target="media/image24.wmf"/><Relationship Id="rId933" Type="http://schemas.openxmlformats.org/officeDocument/2006/relationships/image" Target="media/image157.wmf"/><Relationship Id="rId1009" Type="http://schemas.openxmlformats.org/officeDocument/2006/relationships/image" Target="media/image181.wmf"/><Relationship Id="rId1563" Type="http://schemas.openxmlformats.org/officeDocument/2006/relationships/hyperlink" Target="file:///C:\Users\Merias\Documents\RAN1\TSGR1_94-Sweden\Docs\R1-1808564.zip" TargetMode="External"/><Relationship Id="rId1770" Type="http://schemas.openxmlformats.org/officeDocument/2006/relationships/hyperlink" Target="file:///C:\Users\Merias\Documents\RAN1\TSGR1_94-Sweden\Docs\R1-1808687.zip" TargetMode="External"/><Relationship Id="rId1868" Type="http://schemas.openxmlformats.org/officeDocument/2006/relationships/hyperlink" Target="http://www.3gpp.org/ftp/tsg_ran/TSG_RAN/TSGR_80/Docs/RP-181480.zip" TargetMode="External"/><Relationship Id="rId2186" Type="http://schemas.openxmlformats.org/officeDocument/2006/relationships/hyperlink" Target="file:///C:\Users\Merias\Documents\RAN1\TSGR1_94-Sweden\Docs\R1-1808149.zip" TargetMode="External"/><Relationship Id="rId2393" Type="http://schemas.openxmlformats.org/officeDocument/2006/relationships/hyperlink" Target="file:///C:\Users\Merias\Documents\RAN1\TSGR1_94-Sweden\Docs\R1-1809271.zip" TargetMode="External"/><Relationship Id="rId2407" Type="http://schemas.openxmlformats.org/officeDocument/2006/relationships/hyperlink" Target="file:///C:\Users\Merias\Documents\RAN1\TSGR1_94-Sweden\Docs\R1-1808252.zip" TargetMode="External"/><Relationship Id="rId62" Type="http://schemas.openxmlformats.org/officeDocument/2006/relationships/hyperlink" Target="file:///C:\Users\Merias\Documents\RAN1\TSGR1_94-Sweden\Docs\R1-1809133.zip" TargetMode="External"/><Relationship Id="rId365" Type="http://schemas.openxmlformats.org/officeDocument/2006/relationships/hyperlink" Target="file:///C:\Users\Merias\Documents\RAN1\TSGR1_94-Sweden\Docs\R1-1808990.zip" TargetMode="External"/><Relationship Id="rId572" Type="http://schemas.openxmlformats.org/officeDocument/2006/relationships/hyperlink" Target="file:///C:\Users\Merias\Documents\RAN1\TSGR1_94-Sweden\Docs\R1-1808640.zip" TargetMode="External"/><Relationship Id="rId1216" Type="http://schemas.openxmlformats.org/officeDocument/2006/relationships/hyperlink" Target="file:///C:\Users\Merias\Documents\RAN1\TSGR1_94-Sweden\Docs\R1-1808206.zip" TargetMode="External"/><Relationship Id="rId1423" Type="http://schemas.openxmlformats.org/officeDocument/2006/relationships/hyperlink" Target="file:///C:\Users\Merias\Documents\RAN1\TSGR1_94-Sweden\Docs\R1-1809843.zip" TargetMode="External"/><Relationship Id="rId1630" Type="http://schemas.openxmlformats.org/officeDocument/2006/relationships/hyperlink" Target="file:///C:\Users\Merias\Documents\RAN1\TSGR1_94-Sweden\Docs\R1-1808317.zip" TargetMode="External"/><Relationship Id="rId2046" Type="http://schemas.openxmlformats.org/officeDocument/2006/relationships/hyperlink" Target="file:///C:\Users\Merias\Documents\RAN1\TSGR1_94-Sweden\Docs\R1-1809336.zip" TargetMode="External"/><Relationship Id="rId2253" Type="http://schemas.openxmlformats.org/officeDocument/2006/relationships/hyperlink" Target="file:///C:\Users\Merias\Documents\RAN1\TSGR1_94-Sweden\Docs\R1-1809937.zip" TargetMode="External"/><Relationship Id="rId2460" Type="http://schemas.openxmlformats.org/officeDocument/2006/relationships/hyperlink" Target="file:///C:\Users\Merias\Documents\RAN1\TSGR1_94-Sweden\Docs\R1-1808024.zip" TargetMode="External"/><Relationship Id="rId225" Type="http://schemas.openxmlformats.org/officeDocument/2006/relationships/hyperlink" Target="file:///C:\Users\Merias\Documents\RAN1\TSGR1_94-Sweden\Docs\R1-1809366.zip" TargetMode="External"/><Relationship Id="rId432" Type="http://schemas.openxmlformats.org/officeDocument/2006/relationships/hyperlink" Target="file:///C:\Users\Merias\Documents\RAN1\TSGR1_94-Sweden\Docs\R1-1808590.zip" TargetMode="External"/><Relationship Id="rId877" Type="http://schemas.openxmlformats.org/officeDocument/2006/relationships/image" Target="media/image102.wmf"/><Relationship Id="rId1062" Type="http://schemas.openxmlformats.org/officeDocument/2006/relationships/oleObject" Target="embeddings/oleObject18.bin"/><Relationship Id="rId1728" Type="http://schemas.openxmlformats.org/officeDocument/2006/relationships/hyperlink" Target="file:///C:\Users\Merias\Documents\RAN1\TSGR1_94-Sweden\Docs\R1-1809300.zip" TargetMode="External"/><Relationship Id="rId1935" Type="http://schemas.openxmlformats.org/officeDocument/2006/relationships/hyperlink" Target="file:///C:\Users\Merias\Documents\RAN1\TSGR1_94-Sweden\Docs\R1-1808521.zip" TargetMode="External"/><Relationship Id="rId2113" Type="http://schemas.openxmlformats.org/officeDocument/2006/relationships/hyperlink" Target="file:///C:\Users\Merias\Documents\RAN1\TSGR1_94-Sweden\Docs\R1-1808162.zip" TargetMode="External"/><Relationship Id="rId2320" Type="http://schemas.openxmlformats.org/officeDocument/2006/relationships/hyperlink" Target="file:///C:\Users\Merias\Documents\RAN1\TSGR1_94-Sweden\Docs\R1-1809716.zip" TargetMode="External"/><Relationship Id="rId737" Type="http://schemas.openxmlformats.org/officeDocument/2006/relationships/oleObject" Target="embeddings/oleObject17.bin"/><Relationship Id="rId944" Type="http://schemas.openxmlformats.org/officeDocument/2006/relationships/image" Target="media/image165.wmf"/><Relationship Id="rId1367" Type="http://schemas.openxmlformats.org/officeDocument/2006/relationships/hyperlink" Target="file:///C:\Users\Merias\Documents\RAN1\TSGR1_94-Sweden\Docs\R1-1809247.zip" TargetMode="External"/><Relationship Id="rId1574" Type="http://schemas.openxmlformats.org/officeDocument/2006/relationships/hyperlink" Target="file:///C:\Users\Merias\Documents\RAN1\TSGR1_94-Sweden\Docs\R1-1809283.zip" TargetMode="External"/><Relationship Id="rId1781" Type="http://schemas.openxmlformats.org/officeDocument/2006/relationships/hyperlink" Target="file:///C:\Users\Merias\Documents\RAN1\TSGR1_94-Sweden\Docs\R1-1809481.zip" TargetMode="External"/><Relationship Id="rId2197" Type="http://schemas.openxmlformats.org/officeDocument/2006/relationships/hyperlink" Target="file:///C:\Users\Merias\Documents\RAN1\TSGR1_94-Sweden\Docs\R1-1808789.zip" TargetMode="External"/><Relationship Id="rId2418" Type="http://schemas.openxmlformats.org/officeDocument/2006/relationships/hyperlink" Target="file:///C:\Users\Merias\Documents\RAN1\TSGR1_94-Sweden\Docs\R1-1809119.zip" TargetMode="External"/><Relationship Id="rId73" Type="http://schemas.openxmlformats.org/officeDocument/2006/relationships/hyperlink" Target="file:///C:\Users\Merias\Documents\RAN1\TSGR1_94-Sweden\Docs\R1-1808029.zip" TargetMode="External"/><Relationship Id="rId169" Type="http://schemas.openxmlformats.org/officeDocument/2006/relationships/hyperlink" Target="file:///C:\Users\Merias\Documents\RAN1\TSGR1_94-Sweden\Docs\R1-1809607.zip" TargetMode="External"/><Relationship Id="rId376" Type="http://schemas.openxmlformats.org/officeDocument/2006/relationships/hyperlink" Target="file:///C:\Users\Merias\Documents\RAN1\TSGR1_94-Sweden\Docs\R1-1809016.zip" TargetMode="External"/><Relationship Id="rId583" Type="http://schemas.openxmlformats.org/officeDocument/2006/relationships/hyperlink" Target="file:///C:\Users\Merias\Documents\RAN1\TSGR1_94-Sweden\Docs\R1-1808440.zip" TargetMode="External"/><Relationship Id="rId790" Type="http://schemas.openxmlformats.org/officeDocument/2006/relationships/hyperlink" Target="file:///C:\Users\Merias\Documents\RAN1\TSGR1_94-Sweden\Docs\R1-1808484.zip" TargetMode="External"/><Relationship Id="rId804" Type="http://schemas.openxmlformats.org/officeDocument/2006/relationships/hyperlink" Target="file:///C:\Users\Merias\Documents\RAN1\TSGR1_94-Sweden\Docs\R1-1809895.zip" TargetMode="External"/><Relationship Id="rId1227" Type="http://schemas.openxmlformats.org/officeDocument/2006/relationships/hyperlink" Target="file:///C:\Users\Merias\Documents\RAN1\TSGR1_94-Sweden\Docs\R1-1808869.zip" TargetMode="External"/><Relationship Id="rId1434" Type="http://schemas.openxmlformats.org/officeDocument/2006/relationships/image" Target="media/image352.wmf"/><Relationship Id="rId1641" Type="http://schemas.openxmlformats.org/officeDocument/2006/relationships/hyperlink" Target="file:///C:\Users\Merias\Documents\RAN1\TSGR1_94-Sweden\Docs\R1-1808058.zip" TargetMode="External"/><Relationship Id="rId1879" Type="http://schemas.openxmlformats.org/officeDocument/2006/relationships/hyperlink" Target="file:///C:\Users\Merias\Documents\RAN1\TSGR1_94-Sweden\Docs\R1-1809834.zip" TargetMode="External"/><Relationship Id="rId2057" Type="http://schemas.openxmlformats.org/officeDocument/2006/relationships/hyperlink" Target="file:///C:\Users\Merias\Documents\RAN1\TSGR1_94-Sweden\Docs\R1-1809076.zip" TargetMode="External"/><Relationship Id="rId2264" Type="http://schemas.openxmlformats.org/officeDocument/2006/relationships/hyperlink" Target="file:///C:\Users\Merias\Documents\RAN1\TSGR1_94-Sweden\Docs\R1-1809934.zip" TargetMode="External"/><Relationship Id="rId2471" Type="http://schemas.openxmlformats.org/officeDocument/2006/relationships/hyperlink" Target="file:///C:\Users\Merias\Documents\RAN1\TSGR1_94-Sweden\Docs\R1-1808032.zip" TargetMode="External"/><Relationship Id="rId4" Type="http://schemas.openxmlformats.org/officeDocument/2006/relationships/numbering" Target="numbering.xml"/><Relationship Id="rId236" Type="http://schemas.openxmlformats.org/officeDocument/2006/relationships/hyperlink" Target="file:///C:\Users\Merias\Documents\RAN1\TSGR1_94-Sweden\Docs\R1-1808457.zip" TargetMode="External"/><Relationship Id="rId443" Type="http://schemas.openxmlformats.org/officeDocument/2006/relationships/hyperlink" Target="file:///C:\Users\Merias\Documents\RAN1\TSGR1_94-Sweden\Docs\R1-1809652.zip" TargetMode="External"/><Relationship Id="rId650" Type="http://schemas.openxmlformats.org/officeDocument/2006/relationships/hyperlink" Target="file:///C:\Users\Merias\Documents\RAN1\TSGR1_94-Sweden\Docs\R1-1808193.zip" TargetMode="External"/><Relationship Id="rId888" Type="http://schemas.openxmlformats.org/officeDocument/2006/relationships/image" Target="media/image112.wmf"/><Relationship Id="rId1073" Type="http://schemas.openxmlformats.org/officeDocument/2006/relationships/image" Target="media/image241.wmf"/><Relationship Id="rId1280" Type="http://schemas.openxmlformats.org/officeDocument/2006/relationships/hyperlink" Target="file:///C:\Users\Merias\Documents\RAN1\TSGR1_94-Sweden\Docs\R1-1808620.zip" TargetMode="External"/><Relationship Id="rId1501" Type="http://schemas.openxmlformats.org/officeDocument/2006/relationships/hyperlink" Target="file:///C:\Users\Merias\Documents\RAN1\TSGR1_94-Sweden\Docs\R1-1809942.zip" TargetMode="External"/><Relationship Id="rId1739" Type="http://schemas.openxmlformats.org/officeDocument/2006/relationships/hyperlink" Target="file:///C:\Users\Merias\Documents\RAN1\TSGR1_94-Sweden\Docs\R1-1808396.zip" TargetMode="External"/><Relationship Id="rId1946" Type="http://schemas.openxmlformats.org/officeDocument/2006/relationships/hyperlink" Target="file:///C:\Users\Merias\Documents\RAN1\TSGR1_94-Sweden\Docs\R1-1809254.zip" TargetMode="External"/><Relationship Id="rId2124" Type="http://schemas.openxmlformats.org/officeDocument/2006/relationships/hyperlink" Target="file:///C:\Users\Merias\Documents\RAN1\TSGR1_94-Sweden\Docs\R1-1808211.zip" TargetMode="External"/><Relationship Id="rId2331" Type="http://schemas.openxmlformats.org/officeDocument/2006/relationships/hyperlink" Target="file:///C:\Users\Merias\Documents\RAN1\TSGR1_94-Sweden\Docs\R1-1808539.zip" TargetMode="External"/><Relationship Id="rId303" Type="http://schemas.openxmlformats.org/officeDocument/2006/relationships/image" Target="media/image12.wmf"/><Relationship Id="rId748" Type="http://schemas.openxmlformats.org/officeDocument/2006/relationships/hyperlink" Target="file:///C:\Users\Merias\Documents\RAN1\TSGR1_94-Sweden\Docs\R1-1808804.zip" TargetMode="External"/><Relationship Id="rId955" Type="http://schemas.openxmlformats.org/officeDocument/2006/relationships/hyperlink" Target="file:///C:\Users\Merias\Documents\RAN1\TSGR1_94-Sweden\Docs\R1-1809422.zip" TargetMode="External"/><Relationship Id="rId1140" Type="http://schemas.openxmlformats.org/officeDocument/2006/relationships/hyperlink" Target="file:///C:\Users\Merias\Documents\RAN1\TSGR1_94-Sweden\Docs\R1-1809238.zip" TargetMode="External"/><Relationship Id="rId1378" Type="http://schemas.openxmlformats.org/officeDocument/2006/relationships/hyperlink" Target="file:///C:\Users\Merias\Documents\RAN1\TSGR1_94-Sweden\Docs\R1-1809910.zip" TargetMode="External"/><Relationship Id="rId1585" Type="http://schemas.openxmlformats.org/officeDocument/2006/relationships/hyperlink" Target="file:///C:\Users\Merias\Documents\RAN1\TSGR1_94-Sweden\Docs\R1-1808160.zip" TargetMode="External"/><Relationship Id="rId1792" Type="http://schemas.openxmlformats.org/officeDocument/2006/relationships/hyperlink" Target="file:///C:\Users\Merias\Documents\RAN1\TSGR1_94-Sweden\Docs\R1-1808771.zip" TargetMode="External"/><Relationship Id="rId1806" Type="http://schemas.openxmlformats.org/officeDocument/2006/relationships/hyperlink" Target="file:///C:\Users\Merias\Documents\RAN1\TSGR1_94-Sweden\Docs\R1-1809210.zip" TargetMode="External"/><Relationship Id="rId2429" Type="http://schemas.openxmlformats.org/officeDocument/2006/relationships/hyperlink" Target="file:///C:\Users\Merias\Documents\RAN1\TSGR1_94-Sweden\Docs\R1-1809415.zip" TargetMode="External"/><Relationship Id="rId84" Type="http://schemas.openxmlformats.org/officeDocument/2006/relationships/hyperlink" Target="file:///C:\Users\Merias\Documents\RAN1\TSGR1_94-Sweden\Docs\R1-1808018.zip" TargetMode="External"/><Relationship Id="rId387" Type="http://schemas.openxmlformats.org/officeDocument/2006/relationships/hyperlink" Target="file:///C:\Users\Merias\Documents\RAN1\TSGR1_94-Sweden\Docs\R1-1808462.zip" TargetMode="External"/><Relationship Id="rId510" Type="http://schemas.openxmlformats.org/officeDocument/2006/relationships/hyperlink" Target="file:///C:\Users\Merias\Documents\RAN1\TSGR1_94-Sweden\Docs\R1-1808350.zip" TargetMode="External"/><Relationship Id="rId594" Type="http://schemas.openxmlformats.org/officeDocument/2006/relationships/hyperlink" Target="file:///C:\Users\Merias\Documents\RAN1\TSGR1_94-Sweden\Docs\R1-1808356.zip" TargetMode="External"/><Relationship Id="rId608" Type="http://schemas.openxmlformats.org/officeDocument/2006/relationships/hyperlink" Target="file:///C:\Users\Merias\Documents\RAN1\TSGR1_94-Sweden\Docs\R1-1809034.zip" TargetMode="External"/><Relationship Id="rId815" Type="http://schemas.openxmlformats.org/officeDocument/2006/relationships/image" Target="media/image58.wmf"/><Relationship Id="rId1238" Type="http://schemas.openxmlformats.org/officeDocument/2006/relationships/image" Target="media/image314.wmf"/><Relationship Id="rId1445" Type="http://schemas.openxmlformats.org/officeDocument/2006/relationships/oleObject" Target="embeddings/oleObject32.bin"/><Relationship Id="rId1652" Type="http://schemas.openxmlformats.org/officeDocument/2006/relationships/hyperlink" Target="file:///C:\Users\Merias\Documents\RAN1\TSGR1_94-Sweden\Docs\R1-1808765.zip" TargetMode="External"/><Relationship Id="rId2068" Type="http://schemas.openxmlformats.org/officeDocument/2006/relationships/hyperlink" Target="file:///C:\Users\Merias\Documents\RAN1\TSGR1_94-Sweden\Docs\R1-1808840.zip" TargetMode="External"/><Relationship Id="rId2275" Type="http://schemas.openxmlformats.org/officeDocument/2006/relationships/hyperlink" Target="file:///C:\Users\Merias\Documents\RAN1\TSGR1_94-Sweden\Docs\R1-1808057.zip" TargetMode="External"/><Relationship Id="rId247" Type="http://schemas.openxmlformats.org/officeDocument/2006/relationships/hyperlink" Target="file:///C:\Users\Merias\Documents\RAN1\TSGR1_94-Sweden\Docs\R1-1809656.zip" TargetMode="External"/><Relationship Id="rId899" Type="http://schemas.openxmlformats.org/officeDocument/2006/relationships/image" Target="media/image123.wmf"/><Relationship Id="rId1000" Type="http://schemas.openxmlformats.org/officeDocument/2006/relationships/hyperlink" Target="file:///C:\Users\Merias\Documents\RAN1\TSGR1_94-Sweden\Docs\R1-1809743.zip" TargetMode="External"/><Relationship Id="rId1084" Type="http://schemas.openxmlformats.org/officeDocument/2006/relationships/image" Target="media/image251.wmf"/><Relationship Id="rId1305" Type="http://schemas.openxmlformats.org/officeDocument/2006/relationships/hyperlink" Target="file:///C:\Users\Merias\Documents\RAN1\TSGR1_94-Sweden\Docs\R1-1809997.zip" TargetMode="External"/><Relationship Id="rId1957" Type="http://schemas.openxmlformats.org/officeDocument/2006/relationships/hyperlink" Target="file:///C:\Users\Merias\Documents\RAN1\TSGR1_94-Sweden\Docs\R1-1808296.zip" TargetMode="External"/><Relationship Id="rId2482" Type="http://schemas.openxmlformats.org/officeDocument/2006/relationships/hyperlink" Target="file:///C:\Users\Merias\Documents\RAN1\TSGR1_94-Sweden\Docs\R1-1808174.zip" TargetMode="External"/><Relationship Id="rId107" Type="http://schemas.openxmlformats.org/officeDocument/2006/relationships/hyperlink" Target="file:///C:\Users\Merias\Documents\RAN1\TSGR1_94-Sweden\Docs\R1-1809606.zip" TargetMode="External"/><Relationship Id="rId454" Type="http://schemas.openxmlformats.org/officeDocument/2006/relationships/hyperlink" Target="file:///C:\Users\Merias\Documents\RAN1\TSGR1_94-Sweden\Docs\R1-1809018.zip" TargetMode="External"/><Relationship Id="rId661" Type="http://schemas.openxmlformats.org/officeDocument/2006/relationships/hyperlink" Target="file:///C:\Users\Merias\Documents\RAN1\TSGR1_94-Sweden\Docs\R1-1809194.zip" TargetMode="External"/><Relationship Id="rId759" Type="http://schemas.openxmlformats.org/officeDocument/2006/relationships/image" Target="media/image33.wmf"/><Relationship Id="rId966" Type="http://schemas.openxmlformats.org/officeDocument/2006/relationships/hyperlink" Target="file:///C:\Users\Merias\Documents\RAN1\TSGR1_94-Sweden\Docs\R1-1808885.zip" TargetMode="External"/><Relationship Id="rId1291" Type="http://schemas.openxmlformats.org/officeDocument/2006/relationships/hyperlink" Target="file:///C:\Users\Merias\Documents\RAN1\TSGR1_94-Sweden\Docs\R1-1809406.zip" TargetMode="External"/><Relationship Id="rId1389" Type="http://schemas.openxmlformats.org/officeDocument/2006/relationships/hyperlink" Target="file:///C:\Users\Merias\Documents\RAN1\TSGR1_94-Sweden\Docs\R1-1808967.zip" TargetMode="External"/><Relationship Id="rId1512" Type="http://schemas.openxmlformats.org/officeDocument/2006/relationships/hyperlink" Target="file:///C:\Users\Merias\Documents\RAN1\TSGR1_94-Sweden\Docs\R1-1810007.zip" TargetMode="External"/><Relationship Id="rId1596" Type="http://schemas.openxmlformats.org/officeDocument/2006/relationships/hyperlink" Target="file:///C:\Users\Merias\Documents\RAN1\TSGR1_94-Sweden\Docs\R1-1808763.zip" TargetMode="External"/><Relationship Id="rId1817" Type="http://schemas.openxmlformats.org/officeDocument/2006/relationships/hyperlink" Target="file:///C:\Users\Merias\Documents\RAN1\TSGR1_94-Sweden\Docs\R1-1808101.zip" TargetMode="External"/><Relationship Id="rId2135" Type="http://schemas.openxmlformats.org/officeDocument/2006/relationships/hyperlink" Target="file:///C:\Users\Merias\Documents\RAN1\TSGR1_94-Sweden\Docs\R1-1808705.zip" TargetMode="External"/><Relationship Id="rId2342" Type="http://schemas.openxmlformats.org/officeDocument/2006/relationships/hyperlink" Target="file:///C:\Users\Merias\Documents\RAN1\TSGR1_94-Sweden\Docs\R1-1808717.zip" TargetMode="External"/><Relationship Id="rId11" Type="http://schemas.openxmlformats.org/officeDocument/2006/relationships/image" Target="media/image2.emf"/><Relationship Id="rId314" Type="http://schemas.openxmlformats.org/officeDocument/2006/relationships/hyperlink" Target="file:///C:\Users\Merias\Documents\RAN1\TSGR1_94-Sweden\Docs\R1-1809685.zip" TargetMode="External"/><Relationship Id="rId398" Type="http://schemas.openxmlformats.org/officeDocument/2006/relationships/hyperlink" Target="file:///C:\Users\Merias\Documents\RAN1\TSGR1_94-Sweden\Docs\R1-1809583.zip" TargetMode="External"/><Relationship Id="rId521" Type="http://schemas.openxmlformats.org/officeDocument/2006/relationships/hyperlink" Target="file:///C:\Users\Merias\Documents\RAN1\TSGR1_94-Sweden\Docs\R1-1808635.zip" TargetMode="External"/><Relationship Id="rId619" Type="http://schemas.openxmlformats.org/officeDocument/2006/relationships/hyperlink" Target="file:///C:\Users\Merias\Documents\RAN1\TSGR1_94-Sweden\Docs\R1-1809471.zip" TargetMode="External"/><Relationship Id="rId1151" Type="http://schemas.openxmlformats.org/officeDocument/2006/relationships/hyperlink" Target="file:///C:\Users\Merias\Documents\RAN1\TSGR1_94-Sweden\Docs\R1-1808202.zip" TargetMode="External"/><Relationship Id="rId1249" Type="http://schemas.openxmlformats.org/officeDocument/2006/relationships/hyperlink" Target="file:///C:\Users\Merias\Documents\RAN1\TSGR1_94-Sweden\Docs\R1-1809927.zip" TargetMode="External"/><Relationship Id="rId2079" Type="http://schemas.openxmlformats.org/officeDocument/2006/relationships/hyperlink" Target="file:///C:\Users\Merias\Documents\RAN1\TSGR1_94-Sweden\Docs\R1-1809987.zip" TargetMode="External"/><Relationship Id="rId2202" Type="http://schemas.openxmlformats.org/officeDocument/2006/relationships/hyperlink" Target="file:///C:\Users\Merias\Documents\RAN1\TSGR1_94-Sweden\Docs\R1-1809319.zip" TargetMode="External"/><Relationship Id="rId95" Type="http://schemas.openxmlformats.org/officeDocument/2006/relationships/hyperlink" Target="file:///C:\Users\Merias\Documents\RAN1\TSGR1_94-Sweden\Docs\R1-1809942.zip" TargetMode="External"/><Relationship Id="rId160" Type="http://schemas.openxmlformats.org/officeDocument/2006/relationships/hyperlink" Target="file:///C:\Users\Merias\Documents\RAN1\TSGR1_94-Sweden\Docs\R1-1809556.zip" TargetMode="External"/><Relationship Id="rId826" Type="http://schemas.openxmlformats.org/officeDocument/2006/relationships/hyperlink" Target="file:///C:\Users\Merias\Documents\RAN1\TSGR1_94-Sweden\Docs\R1-1808194.zip" TargetMode="External"/><Relationship Id="rId1011" Type="http://schemas.openxmlformats.org/officeDocument/2006/relationships/image" Target="media/image183.wmf"/><Relationship Id="rId1109" Type="http://schemas.openxmlformats.org/officeDocument/2006/relationships/hyperlink" Target="file:///C:\Users\Merias\Documents\RAN1\TSGR1_94-Sweden\Docs\R1-1809758.zip" TargetMode="External"/><Relationship Id="rId1456" Type="http://schemas.openxmlformats.org/officeDocument/2006/relationships/hyperlink" Target="file:///C:\Users\Merias\Documents\RAN1\TSGR1_94-Sweden\Docs\R1-1808200.zip" TargetMode="External"/><Relationship Id="rId1663" Type="http://schemas.openxmlformats.org/officeDocument/2006/relationships/hyperlink" Target="file:///C:\Users\Merias\Documents\RAN1\TSGR1_94-Sweden\Docs\R1-1808059.zip" TargetMode="External"/><Relationship Id="rId1870" Type="http://schemas.openxmlformats.org/officeDocument/2006/relationships/hyperlink" Target="file:///C:\Users\Merias\Documents\RAN1\TSGR1_94-Sweden\Docs\R1-1808942.zip" TargetMode="External"/><Relationship Id="rId1968" Type="http://schemas.openxmlformats.org/officeDocument/2006/relationships/hyperlink" Target="file:///C:\Users\Merias\Documents\RAN1\TSGR1_94-Sweden\Docs\R1-1808838.zip" TargetMode="External"/><Relationship Id="rId2286" Type="http://schemas.openxmlformats.org/officeDocument/2006/relationships/hyperlink" Target="file:///C:\Users\Merias\Documents\RAN1\TSGR1_94-Sweden\Docs\R1-1809510.zip" TargetMode="External"/><Relationship Id="rId2493" Type="http://schemas.openxmlformats.org/officeDocument/2006/relationships/hyperlink" Target="file:///C:\Users\Merias\Documents\RAN1\TSGR1_94-Sweden\Docs\R1-1808860.zip" TargetMode="External"/><Relationship Id="rId2507" Type="http://schemas.openxmlformats.org/officeDocument/2006/relationships/hyperlink" Target="file:///C:\Users\Merias\Documents\RAN1\TSGR1_94-Sweden\Docs\R1-1809951.zip" TargetMode="External"/><Relationship Id="rId258" Type="http://schemas.openxmlformats.org/officeDocument/2006/relationships/hyperlink" Target="file:///C:\Users\Merias\Documents\RAN1\TSGR1_94-Sweden\Docs\R1-1808125.zip" TargetMode="External"/><Relationship Id="rId465" Type="http://schemas.openxmlformats.org/officeDocument/2006/relationships/hyperlink" Target="file:///C:\Users\Merias\Documents\RAN1\TSGR1_94-Sweden\Docs\R1-1809472.zip" TargetMode="External"/><Relationship Id="rId672" Type="http://schemas.openxmlformats.org/officeDocument/2006/relationships/hyperlink" Target="file:///C:\Users\Merias\Documents\RAN1\TSGR1_94-Sweden\Docs\R1-1809809.zip" TargetMode="External"/><Relationship Id="rId1095" Type="http://schemas.openxmlformats.org/officeDocument/2006/relationships/image" Target="media/image262.wmf"/><Relationship Id="rId1316" Type="http://schemas.openxmlformats.org/officeDocument/2006/relationships/hyperlink" Target="file:///C:\Users\Merias\Documents\RAN1\TSGR1_94-Sweden\Docs\R1-1809763.zip" TargetMode="External"/><Relationship Id="rId1523" Type="http://schemas.openxmlformats.org/officeDocument/2006/relationships/hyperlink" Target="file:///C:\Users\Merias\Documents\RAN1\TSGR1_94-Sweden\Docs\R1-1808151.zip" TargetMode="External"/><Relationship Id="rId1730" Type="http://schemas.openxmlformats.org/officeDocument/2006/relationships/hyperlink" Target="file:///C:\Users\Merias\Documents\RAN1\TSGR1_94-Sweden\Docs\R1-1809381.zip" TargetMode="External"/><Relationship Id="rId2146" Type="http://schemas.openxmlformats.org/officeDocument/2006/relationships/hyperlink" Target="file:///C:\Users\Merias\Documents\RAN1\TSGR1_94-Sweden\Docs\R1-1809125.zip" TargetMode="External"/><Relationship Id="rId2353" Type="http://schemas.openxmlformats.org/officeDocument/2006/relationships/hyperlink" Target="file:///C:\Users\Merias\Documents\RAN1\TSGR1_94-Sweden\Docs\R1-1808852.zip" TargetMode="External"/><Relationship Id="rId22" Type="http://schemas.openxmlformats.org/officeDocument/2006/relationships/hyperlink" Target="file:///C:\Users\Merias\Documents\RAN1\TSGR1_94-Sweden\Docs\R1-1808005.zip" TargetMode="External"/><Relationship Id="rId118" Type="http://schemas.openxmlformats.org/officeDocument/2006/relationships/hyperlink" Target="file:///C:\Users\Merias\Documents\RAN1\TSGR1_94-Sweden\Docs\R1-1809537.zip" TargetMode="External"/><Relationship Id="rId325" Type="http://schemas.openxmlformats.org/officeDocument/2006/relationships/hyperlink" Target="file:///C:\Users\Merias\Documents\RAN1\TSGR1_94-Sweden\Docs\R1-1809012.zip" TargetMode="External"/><Relationship Id="rId532" Type="http://schemas.openxmlformats.org/officeDocument/2006/relationships/hyperlink" Target="file:///C:\Users\Merias\Documents\RAN1\TSGR1_94-Sweden\Docs\R1-1808657.zip" TargetMode="External"/><Relationship Id="rId977" Type="http://schemas.openxmlformats.org/officeDocument/2006/relationships/hyperlink" Target="file:///C:\Users\Merias\Documents\RAN1\TSGR1_94-Sweden\Docs\R1-1809908.zip" TargetMode="External"/><Relationship Id="rId1162" Type="http://schemas.openxmlformats.org/officeDocument/2006/relationships/hyperlink" Target="file:///C:\Users\Merias\Documents\RAN1\TSGR1_94-Sweden\Docs\R1-1809240.zip" TargetMode="External"/><Relationship Id="rId1828" Type="http://schemas.openxmlformats.org/officeDocument/2006/relationships/hyperlink" Target="file:///C:\Users\Merias\Documents\RAN1\TSGR1_94-Sweden\Docs\R1-1808772.zip" TargetMode="External"/><Relationship Id="rId2006" Type="http://schemas.openxmlformats.org/officeDocument/2006/relationships/hyperlink" Target="file:///C:\Users\Merias\Documents\RAN1\TSGR1_94-Sweden\Docs\R1-1808299.zip" TargetMode="External"/><Relationship Id="rId2213" Type="http://schemas.openxmlformats.org/officeDocument/2006/relationships/hyperlink" Target="file:///C:\Users\Merias\Documents\RAN1\TSGR1_94-Sweden\Docs\R1-1808575.zip" TargetMode="External"/><Relationship Id="rId2420" Type="http://schemas.openxmlformats.org/officeDocument/2006/relationships/hyperlink" Target="file:///C:\Users\Merias\Documents\RAN1\TSGR1_94-Sweden\Docs\R1-1809121.zip" TargetMode="External"/><Relationship Id="rId171" Type="http://schemas.openxmlformats.org/officeDocument/2006/relationships/hyperlink" Target="file:///C:\Users\Merias\Documents\RAN1\TSGR1_94-Sweden\Docs\R1-1809639.zip" TargetMode="External"/><Relationship Id="rId837" Type="http://schemas.openxmlformats.org/officeDocument/2006/relationships/hyperlink" Target="file:///C:\Users\Merias\Documents\RAN1\TSGR1_94-Sweden\Docs\R1-1809235.zip" TargetMode="External"/><Relationship Id="rId1022" Type="http://schemas.openxmlformats.org/officeDocument/2006/relationships/image" Target="media/image193.wmf"/><Relationship Id="rId1467" Type="http://schemas.openxmlformats.org/officeDocument/2006/relationships/hyperlink" Target="file:///C:\Users\Merias\Documents\RAN1\TSGR1_94-Sweden\Docs\R1-1809398.zip" TargetMode="External"/><Relationship Id="rId1674" Type="http://schemas.openxmlformats.org/officeDocument/2006/relationships/hyperlink" Target="file:///C:\Users\Merias\Documents\RAN1\TSGR1_94-Sweden\Docs\R1-1808897.zip" TargetMode="External"/><Relationship Id="rId1881" Type="http://schemas.openxmlformats.org/officeDocument/2006/relationships/hyperlink" Target="file:///C:\Users\Merias\Documents\RAN1\TSGR1_94-Sweden\Docs\R1-1809907.zip" TargetMode="External"/><Relationship Id="rId2297" Type="http://schemas.openxmlformats.org/officeDocument/2006/relationships/hyperlink" Target="file:///C:\Users\Merias\Documents\RAN1\TSGR1_94-Sweden\Docs\R1-1808188.zip" TargetMode="External"/><Relationship Id="rId269" Type="http://schemas.openxmlformats.org/officeDocument/2006/relationships/oleObject" Target="embeddings/oleObject4.bin"/><Relationship Id="rId476" Type="http://schemas.openxmlformats.org/officeDocument/2006/relationships/hyperlink" Target="file:///C:\Users\Merias\Documents\RAN1\TSGR1_94-Sweden\Docs\R1-1808465.zip" TargetMode="External"/><Relationship Id="rId683" Type="http://schemas.openxmlformats.org/officeDocument/2006/relationships/hyperlink" Target="file:///C:\Users\Merias\Documents\RAN1\TSGR1_94-Sweden\Docs\R1-1809854.zip" TargetMode="External"/><Relationship Id="rId890" Type="http://schemas.openxmlformats.org/officeDocument/2006/relationships/image" Target="media/image114.wmf"/><Relationship Id="rId904" Type="http://schemas.openxmlformats.org/officeDocument/2006/relationships/image" Target="media/image128.wmf"/><Relationship Id="rId1327" Type="http://schemas.openxmlformats.org/officeDocument/2006/relationships/hyperlink" Target="file:///C:\Users\Merias\Documents\RAN1\TSGR1_94-Sweden\Docs\R1-1809838.zip" TargetMode="External"/><Relationship Id="rId1534" Type="http://schemas.openxmlformats.org/officeDocument/2006/relationships/hyperlink" Target="file:///C:\Users\Merias\Documents\RAN1\TSGR1_94-Sweden\Docs\R1-1808968.zip" TargetMode="External"/><Relationship Id="rId1741" Type="http://schemas.openxmlformats.org/officeDocument/2006/relationships/hyperlink" Target="file:///C:\Users\Merias\Documents\RAN1\TSGR1_94-Sweden\Docs\R1-1808686.zip" TargetMode="External"/><Relationship Id="rId1979" Type="http://schemas.openxmlformats.org/officeDocument/2006/relationships/hyperlink" Target="file:///C:\Users\Merias\Documents\RAN1\TSGR1_94-Sweden\Docs\R1-1808697.zip" TargetMode="External"/><Relationship Id="rId2157" Type="http://schemas.openxmlformats.org/officeDocument/2006/relationships/hyperlink" Target="file:///C:\Users\Merias\Documents\RAN1\TSGR1_94-Sweden\Docs\R1-1809995.zip" TargetMode="External"/><Relationship Id="rId2364" Type="http://schemas.openxmlformats.org/officeDocument/2006/relationships/hyperlink" Target="file:///C:\Users\Merias\Documents\RAN1\TSGR1_94-Sweden\Docs\R1-1808932.zip" TargetMode="External"/><Relationship Id="rId33" Type="http://schemas.openxmlformats.org/officeDocument/2006/relationships/hyperlink" Target="file:///C:\Users\Merias\Documents\RAN1\TSGR1_94-Sweden\Docs\R1-1808004.zip" TargetMode="External"/><Relationship Id="rId129" Type="http://schemas.openxmlformats.org/officeDocument/2006/relationships/hyperlink" Target="file:///C:\Users\Merias\Documents\RAN1\TSGR1_94-Sweden\Docs\R1-1809541.zip" TargetMode="External"/><Relationship Id="rId336" Type="http://schemas.openxmlformats.org/officeDocument/2006/relationships/hyperlink" Target="file:///C:\Users\Merias\Documents\RAN1\TSGR1_94-Sweden\Docs\R1-1808626.zip" TargetMode="External"/><Relationship Id="rId543" Type="http://schemas.openxmlformats.org/officeDocument/2006/relationships/hyperlink" Target="file:///C:\Users\Merias\Documents\RAN1\TSGR1_94-Sweden\Docs\R1-1809028.zip" TargetMode="External"/><Relationship Id="rId988" Type="http://schemas.openxmlformats.org/officeDocument/2006/relationships/hyperlink" Target="file:///C:\Users\Merias\Documents\RAN1\TSGR1_94-Sweden\Docs\R1-1808669.zip" TargetMode="External"/><Relationship Id="rId1173" Type="http://schemas.openxmlformats.org/officeDocument/2006/relationships/hyperlink" Target="file:///C:\Users\Merias\Documents\RAN1\TSGR1_94-Sweden\Docs\R1-1809761.zip" TargetMode="External"/><Relationship Id="rId1380" Type="http://schemas.openxmlformats.org/officeDocument/2006/relationships/hyperlink" Target="file:///C:\Users\Merias\Documents\RAN1\TSGR1_94-Sweden\Docs\R1-1808314.zip" TargetMode="External"/><Relationship Id="rId1601" Type="http://schemas.openxmlformats.org/officeDocument/2006/relationships/hyperlink" Target="file:///C:\Users\Merias\Documents\RAN1\TSGR1_94-Sweden\Docs\R1-1809151.zip" TargetMode="External"/><Relationship Id="rId1839" Type="http://schemas.openxmlformats.org/officeDocument/2006/relationships/hyperlink" Target="file:///C:\Users\Merias\Documents\RAN1\TSGR1_94-Sweden\Docs\R1-1808773.zip" TargetMode="External"/><Relationship Id="rId2017" Type="http://schemas.openxmlformats.org/officeDocument/2006/relationships/hyperlink" Target="file:///C:\Users\Merias\Documents\RAN1\TSGR1_94-Sweden\Docs\R1-1809096.zip" TargetMode="External"/><Relationship Id="rId2224" Type="http://schemas.openxmlformats.org/officeDocument/2006/relationships/hyperlink" Target="file:///C:\Users\Merias\Documents\RAN1\TSGR1_94-Sweden\Docs\R1-1809040.zip" TargetMode="External"/><Relationship Id="rId182" Type="http://schemas.openxmlformats.org/officeDocument/2006/relationships/hyperlink" Target="file:///C:\Users\Merias\Documents\RAN1\TSGR1_94-Sweden\Docs\R1-1809597.zip" TargetMode="External"/><Relationship Id="rId403" Type="http://schemas.openxmlformats.org/officeDocument/2006/relationships/hyperlink" Target="file:///C:\Users\Merias\Documents\RAN1\TSGR1_94-Sweden\Docs\R1-1809582.zip" TargetMode="External"/><Relationship Id="rId750" Type="http://schemas.openxmlformats.org/officeDocument/2006/relationships/hyperlink" Target="file:///C:\Users\Merias\Documents\RAN1\TSGR1_94-Sweden\Docs\R1-1808891.zip" TargetMode="External"/><Relationship Id="rId848" Type="http://schemas.openxmlformats.org/officeDocument/2006/relationships/hyperlink" Target="file:///C:\Users\Merias\Documents\RAN1\TSGR1_94-Sweden\Docs\R1-1809828.zip" TargetMode="External"/><Relationship Id="rId1033" Type="http://schemas.openxmlformats.org/officeDocument/2006/relationships/image" Target="media/image204.wmf"/><Relationship Id="rId1478" Type="http://schemas.openxmlformats.org/officeDocument/2006/relationships/hyperlink" Target="file:///C:\Users\Merias\Documents\RAN1\TSGR1_94-Sweden\Docs\R1-1809042.zip" TargetMode="External"/><Relationship Id="rId1685" Type="http://schemas.openxmlformats.org/officeDocument/2006/relationships/hyperlink" Target="file:///C:\Users\Merias\Documents\RAN1\TSGR1_94-Sweden\Docs\R1-1808236.zip" TargetMode="External"/><Relationship Id="rId1892" Type="http://schemas.openxmlformats.org/officeDocument/2006/relationships/hyperlink" Target="file:///C:\Users\Merias\Documents\RAN1\TSGR1_94-Sweden\Docs\R1-1808875.zip" TargetMode="External"/><Relationship Id="rId1906" Type="http://schemas.openxmlformats.org/officeDocument/2006/relationships/image" Target="media/image363.emf"/><Relationship Id="rId2431" Type="http://schemas.openxmlformats.org/officeDocument/2006/relationships/hyperlink" Target="file:///C:\Users\Merias\Documents\RAN1\TSGR1_94-Sweden\Docs\R1-1809470.zip" TargetMode="External"/><Relationship Id="rId487" Type="http://schemas.openxmlformats.org/officeDocument/2006/relationships/hyperlink" Target="file:///C:\Users\Merias\Documents\RAN1\TSGR1_94-Sweden\Docs\R1-1808431.zip" TargetMode="External"/><Relationship Id="rId610" Type="http://schemas.openxmlformats.org/officeDocument/2006/relationships/hyperlink" Target="file:///C:\Users\Merias\Documents\RAN1\TSGR1_94-Sweden\Docs\R1-1808047.zip" TargetMode="External"/><Relationship Id="rId694" Type="http://schemas.openxmlformats.org/officeDocument/2006/relationships/hyperlink" Target="file:///C:\Users\Merias\Documents\RAN1\TSGR1_94-Sweden\Docs\R1-1809959.zip" TargetMode="External"/><Relationship Id="rId708" Type="http://schemas.openxmlformats.org/officeDocument/2006/relationships/hyperlink" Target="file:///C:\Users\Merias\Documents\RAN1\TSGR1_94-Sweden\Docs\R1-1809105.zip" TargetMode="External"/><Relationship Id="rId915" Type="http://schemas.openxmlformats.org/officeDocument/2006/relationships/image" Target="media/image139.wmf"/><Relationship Id="rId1240" Type="http://schemas.openxmlformats.org/officeDocument/2006/relationships/image" Target="media/image316.wmf"/><Relationship Id="rId1338" Type="http://schemas.openxmlformats.org/officeDocument/2006/relationships/hyperlink" Target="file:///C:\Users\Merias\Documents\RAN1\TSGR1_94-Sweden\Docs\R1-1808887.zip" TargetMode="External"/><Relationship Id="rId1545" Type="http://schemas.openxmlformats.org/officeDocument/2006/relationships/hyperlink" Target="file:///C:\Users\Merias\Documents\RAN1\TSGR1_94-Sweden\Docs\R1-1808387.zip" TargetMode="External"/><Relationship Id="rId2070" Type="http://schemas.openxmlformats.org/officeDocument/2006/relationships/hyperlink" Target="file:///C:\Users\Merias\Documents\RAN1\TSGR1_94-Sweden\Docs\R1-1809872.zip" TargetMode="External"/><Relationship Id="rId2168" Type="http://schemas.openxmlformats.org/officeDocument/2006/relationships/hyperlink" Target="file:///C:\Users\Merias\Documents\RAN1\TSGR1_94-Sweden\Docs\R1-1808565.zip" TargetMode="External"/><Relationship Id="rId2375" Type="http://schemas.openxmlformats.org/officeDocument/2006/relationships/hyperlink" Target="file:///C:\Users\Merias\Documents\RAN1\TSGR1_94-Sweden\Docs\R1-1809170.zip" TargetMode="External"/><Relationship Id="rId347" Type="http://schemas.openxmlformats.org/officeDocument/2006/relationships/hyperlink" Target="file:///C:\Users\Merias\Documents\RAN1\TSGR1_94-Sweden\Docs\R1-1809563.zip" TargetMode="External"/><Relationship Id="rId999" Type="http://schemas.openxmlformats.org/officeDocument/2006/relationships/hyperlink" Target="file:///C:\Users\Merias\Documents\RAN1\TSGR1_94-Sweden\Docs\R1-1809423.zip" TargetMode="External"/><Relationship Id="rId1100" Type="http://schemas.openxmlformats.org/officeDocument/2006/relationships/image" Target="media/image267.wmf"/><Relationship Id="rId1184" Type="http://schemas.openxmlformats.org/officeDocument/2006/relationships/image" Target="media/image293.wmf"/><Relationship Id="rId1405" Type="http://schemas.openxmlformats.org/officeDocument/2006/relationships/hyperlink" Target="file:///C:\Users\Merias\Documents\RAN1\TSGR1_94-Sweden\Docs\R1-1808930.zip" TargetMode="External"/><Relationship Id="rId1752" Type="http://schemas.openxmlformats.org/officeDocument/2006/relationships/hyperlink" Target="file:///C:\Users\Merias\Documents\RAN1\TSGR1_94-Sweden\Docs\R1-1809492.zip" TargetMode="External"/><Relationship Id="rId2028" Type="http://schemas.openxmlformats.org/officeDocument/2006/relationships/hyperlink" Target="file:///C:\Users\Merias\Documents\RAN1\TSGR1_94-Sweden\Docs\R1-1808700.zip" TargetMode="External"/><Relationship Id="rId44" Type="http://schemas.openxmlformats.org/officeDocument/2006/relationships/hyperlink" Target="file:///C:\Users\Merias\Documents\RAN1\TSGR1_94-Sweden\Docs\R1-1808169.zip" TargetMode="External"/><Relationship Id="rId554" Type="http://schemas.openxmlformats.org/officeDocument/2006/relationships/hyperlink" Target="file:///C:\Users\Merias\Documents\RAN1\TSGR1_94-Sweden\Docs\R1-1809029.zip" TargetMode="External"/><Relationship Id="rId761" Type="http://schemas.openxmlformats.org/officeDocument/2006/relationships/image" Target="media/image35.wmf"/><Relationship Id="rId859" Type="http://schemas.openxmlformats.org/officeDocument/2006/relationships/image" Target="media/image84.wmf"/><Relationship Id="rId1391" Type="http://schemas.openxmlformats.org/officeDocument/2006/relationships/hyperlink" Target="file:///C:\Users\Merias\Documents\RAN1\TSGR1_94-Sweden\Docs\R1-1809329.zip" TargetMode="External"/><Relationship Id="rId1489" Type="http://schemas.openxmlformats.org/officeDocument/2006/relationships/hyperlink" Target="file:///C:\Users\Merias\Documents\RAN1\TSGR1_94-Sweden\Docs\R1-1808385.zip" TargetMode="External"/><Relationship Id="rId1612" Type="http://schemas.openxmlformats.org/officeDocument/2006/relationships/hyperlink" Target="file:///C:\Users\Merias\Documents\RAN1\TSGR1_94-Sweden\Docs\R1-1808158.zip" TargetMode="External"/><Relationship Id="rId1696" Type="http://schemas.openxmlformats.org/officeDocument/2006/relationships/hyperlink" Target="file:///C:\Users\Merias\Documents\RAN1\TSGR1_94-Sweden\Docs\R1-1808798.zip" TargetMode="External"/><Relationship Id="rId1917" Type="http://schemas.openxmlformats.org/officeDocument/2006/relationships/hyperlink" Target="file:///C:\Users\Merias\Documents\RAN1\TSGR1_94-Sweden\Docs\R1-1808647.zip" TargetMode="External"/><Relationship Id="rId2235" Type="http://schemas.openxmlformats.org/officeDocument/2006/relationships/hyperlink" Target="file:///C:\Users\Merias\Documents\RAN1\TSGR1_94-Sweden\Docs\R1-1809344.zip" TargetMode="External"/><Relationship Id="rId2442" Type="http://schemas.openxmlformats.org/officeDocument/2006/relationships/hyperlink" Target="file:///C:\Users\Merias\Documents\RAN1\TSGR1_94-Sweden\Docs\R1-1808006.zip" TargetMode="External"/><Relationship Id="rId193" Type="http://schemas.openxmlformats.org/officeDocument/2006/relationships/hyperlink" Target="file:///C:\Users\Merias\Documents\RAN1\TSGR1_94-Sweden\Docs\R1-1809216.zip" TargetMode="External"/><Relationship Id="rId207" Type="http://schemas.openxmlformats.org/officeDocument/2006/relationships/hyperlink" Target="file:///C:\Users\Merias\Documents\RAN1\TSGR1_94-Sweden\Docs\R1-1809365.zip" TargetMode="External"/><Relationship Id="rId414" Type="http://schemas.openxmlformats.org/officeDocument/2006/relationships/hyperlink" Target="file:///C:\Users\Merias\Documents\RAN1\TSGR1_94-Sweden\Docs\R1-1809368.zip" TargetMode="External"/><Relationship Id="rId498" Type="http://schemas.openxmlformats.org/officeDocument/2006/relationships/hyperlink" Target="file:///C:\Users\Merias\Documents\RAN1\TSGR1_94-Sweden\Docs\R1-1808117.zip" TargetMode="External"/><Relationship Id="rId621" Type="http://schemas.openxmlformats.org/officeDocument/2006/relationships/hyperlink" Target="file:///C:\Users\Merias\Documents\RAN1\TSGR1_94-Sweden\Docs\R1-1808048.zip" TargetMode="External"/><Relationship Id="rId1044" Type="http://schemas.openxmlformats.org/officeDocument/2006/relationships/image" Target="media/image215.wmf"/><Relationship Id="rId1251" Type="http://schemas.openxmlformats.org/officeDocument/2006/relationships/hyperlink" Target="file:///C:\Users\Merias\Documents\RAN1\TSGR1_94-Sweden\Docs\R1-1809827.zip" TargetMode="External"/><Relationship Id="rId1349" Type="http://schemas.openxmlformats.org/officeDocument/2006/relationships/hyperlink" Target="file:///C:\Users\Merias\Documents\RAN1\TSGR1_94-Sweden\Docs\R1-1809800.zip" TargetMode="External"/><Relationship Id="rId2081" Type="http://schemas.openxmlformats.org/officeDocument/2006/relationships/hyperlink" Target="file:///C:\Users\Merias\Documents\RAN1\TSGR1_94-Sweden\Docs\R1-1808927.zip" TargetMode="External"/><Relationship Id="rId2179" Type="http://schemas.openxmlformats.org/officeDocument/2006/relationships/hyperlink" Target="file:///C:\Users\Merias\Documents\RAN1\TSGR1_94-Sweden\Docs\R1-1809327.zip" TargetMode="External"/><Relationship Id="rId2302" Type="http://schemas.openxmlformats.org/officeDocument/2006/relationships/hyperlink" Target="file:///C:\Users\Merias\Documents\RAN1\TSGR1_94-Sweden\Docs\R1-1808415.zip" TargetMode="External"/><Relationship Id="rId260" Type="http://schemas.openxmlformats.org/officeDocument/2006/relationships/hyperlink" Target="file:///C:\Users\Merias\Documents\RAN1\TSGR1_94-Sweden\Docs\R1-1808985.zip" TargetMode="External"/><Relationship Id="rId719" Type="http://schemas.openxmlformats.org/officeDocument/2006/relationships/image" Target="media/image22.wmf"/><Relationship Id="rId926" Type="http://schemas.openxmlformats.org/officeDocument/2006/relationships/image" Target="media/image150.wmf"/><Relationship Id="rId1111" Type="http://schemas.openxmlformats.org/officeDocument/2006/relationships/hyperlink" Target="file:///C:\Users\Merias\Documents\RAN1\TSGR1_94-Sweden\Docs\R1-1809891.zip" TargetMode="External"/><Relationship Id="rId1556" Type="http://schemas.openxmlformats.org/officeDocument/2006/relationships/hyperlink" Target="file:///C:\Users\Merias\Documents\RAN1\TSGR1_94-Sweden\Docs\R1-1808762.zip" TargetMode="External"/><Relationship Id="rId1763" Type="http://schemas.openxmlformats.org/officeDocument/2006/relationships/hyperlink" Target="file:///C:\Users\Merias\Documents\RAN1\TSGR1_94-Sweden\Docs\R1-1808276.zip" TargetMode="External"/><Relationship Id="rId1970" Type="http://schemas.openxmlformats.org/officeDocument/2006/relationships/hyperlink" Target="file:///C:\Users\Merias\Documents\RAN1\TSGR1_94-Sweden\Docs\R1-1808939.zip" TargetMode="External"/><Relationship Id="rId2386" Type="http://schemas.openxmlformats.org/officeDocument/2006/relationships/hyperlink" Target="file:///C:\Users\Merias\Documents\RAN1\TSGR1_94-Sweden\Docs\R1-1809264.zip" TargetMode="External"/><Relationship Id="rId55" Type="http://schemas.openxmlformats.org/officeDocument/2006/relationships/hyperlink" Target="file:///C:\Users\Merias\Documents\RAN1\TSGR1_94-Sweden\Docs\R1-1808366.zip" TargetMode="External"/><Relationship Id="rId120" Type="http://schemas.openxmlformats.org/officeDocument/2006/relationships/hyperlink" Target="file:///C:\Users\Merias\Documents\RAN1\TSGR1_94-Sweden\Docs\R1-1809539.zip" TargetMode="External"/><Relationship Id="rId358" Type="http://schemas.openxmlformats.org/officeDocument/2006/relationships/hyperlink" Target="file:///C:\Users\Merias\Documents\RAN1\TSGR1_94-Sweden\Docs\R1-1809631.zip" TargetMode="External"/><Relationship Id="rId565" Type="http://schemas.openxmlformats.org/officeDocument/2006/relationships/hyperlink" Target="http://www.3gpp.org/ftp/tsg_ran/TSG_RAN/TSGR_80/Docs/RP-181451.zip" TargetMode="External"/><Relationship Id="rId772" Type="http://schemas.openxmlformats.org/officeDocument/2006/relationships/image" Target="media/image46.wmf"/><Relationship Id="rId1195" Type="http://schemas.openxmlformats.org/officeDocument/2006/relationships/image" Target="media/image304.wmf"/><Relationship Id="rId1209" Type="http://schemas.openxmlformats.org/officeDocument/2006/relationships/oleObject" Target="embeddings/oleObject28.bin"/><Relationship Id="rId1416" Type="http://schemas.openxmlformats.org/officeDocument/2006/relationships/hyperlink" Target="file:///C:\Users\Merias\Documents\RAN1\TSGR1_94-Sweden\Docs\R1-1809830.zip" TargetMode="External"/><Relationship Id="rId1623" Type="http://schemas.openxmlformats.org/officeDocument/2006/relationships/hyperlink" Target="file:///C:\Users\Merias\Documents\RAN1\TSGR1_94-Sweden\Docs\R1-1809083.zip" TargetMode="External"/><Relationship Id="rId1830" Type="http://schemas.openxmlformats.org/officeDocument/2006/relationships/hyperlink" Target="file:///C:\Users\Merias\Documents\RAN1\TSGR1_94-Sweden\Docs\R1-1808879.zip" TargetMode="External"/><Relationship Id="rId2039" Type="http://schemas.openxmlformats.org/officeDocument/2006/relationships/hyperlink" Target="file:///C:\Users\Merias\Documents\RAN1\TSGR1_94-Sweden\Docs\R1-1808540.zip" TargetMode="External"/><Relationship Id="rId2246" Type="http://schemas.openxmlformats.org/officeDocument/2006/relationships/hyperlink" Target="file:///C:\Users\Merias\Documents\RAN1\TSGR1_94-Sweden\Docs\R1-1809940.zip" TargetMode="External"/><Relationship Id="rId2453" Type="http://schemas.openxmlformats.org/officeDocument/2006/relationships/hyperlink" Target="file:///C:\Users\Merias\Documents\RAN1\TSGR1_94-Sweden\Docs\R1-1808019.zip" TargetMode="External"/><Relationship Id="rId218" Type="http://schemas.openxmlformats.org/officeDocument/2006/relationships/hyperlink" Target="file:///C:\Users\Merias\Documents\RAN1\TSGR1_94-Sweden\Docs\R1-1809007.zip" TargetMode="External"/><Relationship Id="rId425" Type="http://schemas.openxmlformats.org/officeDocument/2006/relationships/hyperlink" Target="file:///C:\Users\Merias\Documents\RAN1\TSGR1_94-Sweden\Docs\R1-1808464.zip" TargetMode="External"/><Relationship Id="rId632" Type="http://schemas.openxmlformats.org/officeDocument/2006/relationships/hyperlink" Target="file:///C:\Users\Merias\Documents\RAN1\TSGR1_94-Sweden\Docs\R1-1809584.zip" TargetMode="External"/><Relationship Id="rId1055" Type="http://schemas.openxmlformats.org/officeDocument/2006/relationships/image" Target="media/image225.wmf"/><Relationship Id="rId1262" Type="http://schemas.openxmlformats.org/officeDocument/2006/relationships/oleObject" Target="embeddings/oleObject29.bin"/><Relationship Id="rId1928" Type="http://schemas.openxmlformats.org/officeDocument/2006/relationships/hyperlink" Target="file:///C:\Users\Merias\Documents\RAN1\TSGR1_94-Sweden\Docs\R1-1808604.zip" TargetMode="External"/><Relationship Id="rId2092" Type="http://schemas.openxmlformats.org/officeDocument/2006/relationships/hyperlink" Target="file:///C:\Users\Merias\Documents\RAN1\TSGR1_94-Sweden\Docs\R1-1809221.zip" TargetMode="External"/><Relationship Id="rId2106" Type="http://schemas.openxmlformats.org/officeDocument/2006/relationships/hyperlink" Target="file:///C:\Users\Merias\Documents\RAN1\TSGR1_94-Sweden\Docs\R1-1808842.zip" TargetMode="External"/><Relationship Id="rId2313" Type="http://schemas.openxmlformats.org/officeDocument/2006/relationships/hyperlink" Target="file:///C:\Users\Merias\Documents\RAN1\TSGR1_94-Sweden\Docs\R1-1809717.zip" TargetMode="External"/><Relationship Id="rId271" Type="http://schemas.openxmlformats.org/officeDocument/2006/relationships/oleObject" Target="embeddings/oleObject5.bin"/><Relationship Id="rId937" Type="http://schemas.openxmlformats.org/officeDocument/2006/relationships/image" Target="media/image161.wmf"/><Relationship Id="rId1122" Type="http://schemas.openxmlformats.org/officeDocument/2006/relationships/image" Target="media/image283.wmf"/><Relationship Id="rId1567" Type="http://schemas.openxmlformats.org/officeDocument/2006/relationships/hyperlink" Target="file:///C:\Users\Merias\Documents\RAN1\TSGR1_94-Sweden\Docs\R1-1808970.zip" TargetMode="External"/><Relationship Id="rId1774" Type="http://schemas.openxmlformats.org/officeDocument/2006/relationships/hyperlink" Target="file:///C:\Users\Merias\Documents\RAN1\TSGR1_94-Sweden\Docs\R1-1808895.zip" TargetMode="External"/><Relationship Id="rId1981" Type="http://schemas.openxmlformats.org/officeDocument/2006/relationships/hyperlink" Target="file:///C:\Users\Merias\Documents\RAN1\TSGR1_94-Sweden\Docs\R1-1808937.zip" TargetMode="External"/><Relationship Id="rId2397" Type="http://schemas.openxmlformats.org/officeDocument/2006/relationships/hyperlink" Target="file:///C:\Users\Merias\Documents\RAN1\TSGR1_94-Sweden\Docs\R1-1809275.zip" TargetMode="External"/><Relationship Id="rId66" Type="http://schemas.openxmlformats.org/officeDocument/2006/relationships/hyperlink" Target="file:///C:\Users\Merias\Documents\RAN1\TSGR1_94-Sweden\Docs\R1-1808171.zip" TargetMode="External"/><Relationship Id="rId131" Type="http://schemas.openxmlformats.org/officeDocument/2006/relationships/hyperlink" Target="file:///C:\Users\Merias\Documents\RAN1\TSGR1_94-Sweden\Docs\R1-1809378.zip" TargetMode="External"/><Relationship Id="rId369" Type="http://schemas.openxmlformats.org/officeDocument/2006/relationships/hyperlink" Target="file:///C:\Users\Merias\Documents\RAN1\TSGR1_94-Sweden\Docs\R1-1809655.zip" TargetMode="External"/><Relationship Id="rId576" Type="http://schemas.openxmlformats.org/officeDocument/2006/relationships/hyperlink" Target="file:///C:\Users\Merias\Documents\RAN1\TSGR1_94-Sweden\Docs\R1-1809031.zip" TargetMode="External"/><Relationship Id="rId783" Type="http://schemas.openxmlformats.org/officeDocument/2006/relationships/hyperlink" Target="file:///C:\Users\Merias\Documents\RAN1\TSGR1_94-Sweden\Docs\R1-1809853.zip" TargetMode="External"/><Relationship Id="rId990" Type="http://schemas.openxmlformats.org/officeDocument/2006/relationships/hyperlink" Target="file:///C:\Users\Merias\Documents\RAN1\TSGR1_94-Sweden\Docs\R1-1808830.zip" TargetMode="External"/><Relationship Id="rId1427" Type="http://schemas.openxmlformats.org/officeDocument/2006/relationships/hyperlink" Target="http://www.3gpp.org/ftp/tsg_ran/TSG_RAN/TSGR_80/Docs/RP-181473.zip" TargetMode="External"/><Relationship Id="rId1634" Type="http://schemas.openxmlformats.org/officeDocument/2006/relationships/hyperlink" Target="file:///C:\Users\Merias\Documents\RAN1\TSGR1_94-Sweden\Docs\R1-1808816.zip" TargetMode="External"/><Relationship Id="rId1841" Type="http://schemas.openxmlformats.org/officeDocument/2006/relationships/hyperlink" Target="file:///C:\Users\Merias\Documents\RAN1\TSGR1_94-Sweden\Docs\R1-1809816.zip" TargetMode="External"/><Relationship Id="rId2257" Type="http://schemas.openxmlformats.org/officeDocument/2006/relationships/hyperlink" Target="file:///C:\Users\Merias\Documents\RAN1\TSGR1_94-Sweden\Docs\R1-1809936.zip" TargetMode="External"/><Relationship Id="rId2464" Type="http://schemas.openxmlformats.org/officeDocument/2006/relationships/hyperlink" Target="file:///C:\Users\Merias\Documents\RAN1\TSGR1_94-Sweden\Docs\R1-1808027.zip" TargetMode="External"/><Relationship Id="rId229" Type="http://schemas.openxmlformats.org/officeDocument/2006/relationships/hyperlink" Target="file:///C:\Users\Merias\Documents\RAN1\TSGR1_94-Sweden\Docs\R1-1809389.zip" TargetMode="External"/><Relationship Id="rId436" Type="http://schemas.openxmlformats.org/officeDocument/2006/relationships/hyperlink" Target="file:///C:\Users\Merias\Documents\RAN1\TSGR1_94-Sweden\Docs\R1-1809281.zip" TargetMode="External"/><Relationship Id="rId643" Type="http://schemas.openxmlformats.org/officeDocument/2006/relationships/hyperlink" Target="file:///C:\Users\Merias\Documents\RAN1\TSGR1_94-Sweden\Docs\R1-1808742.zip" TargetMode="External"/><Relationship Id="rId1066" Type="http://schemas.openxmlformats.org/officeDocument/2006/relationships/image" Target="media/image235.wmf"/><Relationship Id="rId1273" Type="http://schemas.openxmlformats.org/officeDocument/2006/relationships/hyperlink" Target="file:///C:\Users\Merias\Documents\RAN1\TSGR1_94-Sweden\Docs\R1-1808225.zip" TargetMode="External"/><Relationship Id="rId1480" Type="http://schemas.openxmlformats.org/officeDocument/2006/relationships/hyperlink" Target="file:///C:\Users\Merias\Documents\RAN1\TSGR1_94-Sweden\Docs\R1-1809172.zip" TargetMode="External"/><Relationship Id="rId1939" Type="http://schemas.openxmlformats.org/officeDocument/2006/relationships/hyperlink" Target="file:///C:\Users\Merias\Documents\RAN1\TSGR1_94-Sweden\Docs\R1-1808777.zip" TargetMode="External"/><Relationship Id="rId2117" Type="http://schemas.openxmlformats.org/officeDocument/2006/relationships/hyperlink" Target="file:///C:\Users\Merias\Documents\RAN1\TSGR1_94-Sweden\Docs\R1-1809862.zip" TargetMode="External"/><Relationship Id="rId2324" Type="http://schemas.openxmlformats.org/officeDocument/2006/relationships/hyperlink" Target="file:///C:\Users\Merias\Documents\RAN1\TSGR1_94-Sweden\Docs\R1-1808450.zip" TargetMode="External"/><Relationship Id="rId850" Type="http://schemas.openxmlformats.org/officeDocument/2006/relationships/image" Target="media/image75.wmf"/><Relationship Id="rId948" Type="http://schemas.openxmlformats.org/officeDocument/2006/relationships/image" Target="media/image169.wmf"/><Relationship Id="rId1133" Type="http://schemas.openxmlformats.org/officeDocument/2006/relationships/hyperlink" Target="file:///C:\Users\Merias\Documents\RAN1\TSGR1_94-Sweden\Docs\R1-1808801.zip" TargetMode="External"/><Relationship Id="rId1578" Type="http://schemas.openxmlformats.org/officeDocument/2006/relationships/hyperlink" Target="file:///C:\Users\Merias\Documents\RAN1\TSGR1_94-Sweden\Docs\R1-1809487.zip" TargetMode="External"/><Relationship Id="rId1701" Type="http://schemas.openxmlformats.org/officeDocument/2006/relationships/hyperlink" Target="file:///C:\Users\Merias\Documents\RAN1\TSGR1_94-Sweden\Docs\R1-1809203.zip" TargetMode="External"/><Relationship Id="rId1785" Type="http://schemas.openxmlformats.org/officeDocument/2006/relationships/hyperlink" Target="file:///C:\Users\Merias\Documents\RAN1\TSGR1_94-Sweden\Docs\R1-1808240.zip" TargetMode="External"/><Relationship Id="rId1992" Type="http://schemas.openxmlformats.org/officeDocument/2006/relationships/hyperlink" Target="file:///C:\Users\Merias\Documents\RAN1\TSGR1_94-Sweden\Docs\R1-1808283.zip" TargetMode="External"/><Relationship Id="rId77" Type="http://schemas.openxmlformats.org/officeDocument/2006/relationships/hyperlink" Target="file:///C:\Users\Merias\Documents\RAN1\TSGR1_94-Sweden\Docs\R1-1808859.zip" TargetMode="External"/><Relationship Id="rId282" Type="http://schemas.openxmlformats.org/officeDocument/2006/relationships/hyperlink" Target="file:///C:\Users\Merias\Documents\RAN1\TSGR1_94-Sweden\Docs\R1-1809009.zip" TargetMode="External"/><Relationship Id="rId503" Type="http://schemas.openxmlformats.org/officeDocument/2006/relationships/hyperlink" Target="file:///C:\Users\Merias\Documents\RAN1\TSGR1_94-Sweden\Docs\R1-1808557.zip" TargetMode="External"/><Relationship Id="rId587" Type="http://schemas.openxmlformats.org/officeDocument/2006/relationships/hyperlink" Target="file:///C:\Users\Merias\Documents\RAN1\TSGR1_94-Sweden\Docs\R1-1808738.zip" TargetMode="External"/><Relationship Id="rId710" Type="http://schemas.openxmlformats.org/officeDocument/2006/relationships/hyperlink" Target="file:///C:\Users\Merias\Documents\RAN1\TSGR1_94-Sweden\Docs\R1-1809245.zip" TargetMode="External"/><Relationship Id="rId808" Type="http://schemas.openxmlformats.org/officeDocument/2006/relationships/image" Target="media/image52.wmf"/><Relationship Id="rId1340" Type="http://schemas.openxmlformats.org/officeDocument/2006/relationships/hyperlink" Target="file:///C:\Users\Merias\Documents\RAN1\TSGR1_94-Sweden\Docs\R1-1809060.zip" TargetMode="External"/><Relationship Id="rId1438" Type="http://schemas.openxmlformats.org/officeDocument/2006/relationships/image" Target="media/image356.wmf"/><Relationship Id="rId1645" Type="http://schemas.openxmlformats.org/officeDocument/2006/relationships/hyperlink" Target="file:///C:\Users\Merias\Documents\RAN1\TSGR1_94-Sweden\Docs\R1-1808318.zip" TargetMode="External"/><Relationship Id="rId2170" Type="http://schemas.openxmlformats.org/officeDocument/2006/relationships/hyperlink" Target="file:///C:\Users\Merias\Documents\RAN1\TSGR1_94-Sweden\Docs\R1-1808788.zip" TargetMode="External"/><Relationship Id="rId2268" Type="http://schemas.openxmlformats.org/officeDocument/2006/relationships/hyperlink" Target="file:///C:\Users\Merias\Documents\RAN1\TSGR1_94-Sweden\Docs\R1-1808072.zip" TargetMode="External"/><Relationship Id="rId8" Type="http://schemas.openxmlformats.org/officeDocument/2006/relationships/footnotes" Target="footnotes.xml"/><Relationship Id="rId142" Type="http://schemas.openxmlformats.org/officeDocument/2006/relationships/hyperlink" Target="file:///C:\Users\Merias\Documents\RAN1\TSGR1_94-Sweden\Docs\R1-1809636.zip" TargetMode="External"/><Relationship Id="rId447" Type="http://schemas.openxmlformats.org/officeDocument/2006/relationships/hyperlink" Target="file:///C:\Users\Merias\Documents\RAN1\TSGR1_94-Sweden\Docs\R1-1809586.zip" TargetMode="External"/><Relationship Id="rId794" Type="http://schemas.openxmlformats.org/officeDocument/2006/relationships/hyperlink" Target="file:///C:\Users\Merias\Documents\RAN1\TSGR1_94-Sweden\Docs\R1-1808924.zip" TargetMode="External"/><Relationship Id="rId1077" Type="http://schemas.openxmlformats.org/officeDocument/2006/relationships/image" Target="media/image245.wmf"/><Relationship Id="rId1200" Type="http://schemas.openxmlformats.org/officeDocument/2006/relationships/image" Target="media/image307.wmf"/><Relationship Id="rId1852" Type="http://schemas.openxmlformats.org/officeDocument/2006/relationships/hyperlink" Target="file:///C:\Users\Merias\Documents\RAN1\TSGR1_94-Sweden\Docs\R1-1808089.zip" TargetMode="External"/><Relationship Id="rId2030" Type="http://schemas.openxmlformats.org/officeDocument/2006/relationships/hyperlink" Target="file:///C:\Users\Merias\Documents\RAN1\TSGR1_94-Sweden\Docs\R1-1809097.zip" TargetMode="External"/><Relationship Id="rId2128" Type="http://schemas.openxmlformats.org/officeDocument/2006/relationships/hyperlink" Target="file:///C:\Users\Merias\Documents\RAN1\TSGR1_94-Sweden\Docs\R1-1808301.zip" TargetMode="External"/><Relationship Id="rId2475" Type="http://schemas.openxmlformats.org/officeDocument/2006/relationships/hyperlink" Target="file:///C:\Users\Merias\Documents\RAN1\TSGR1_94-Sweden\Docs\R1-1808168.zip" TargetMode="External"/><Relationship Id="rId654" Type="http://schemas.openxmlformats.org/officeDocument/2006/relationships/hyperlink" Target="file:///C:\Users\Merias\Documents\RAN1\TSGR1_94-Sweden\Docs\R1-1808663.zip" TargetMode="External"/><Relationship Id="rId861" Type="http://schemas.openxmlformats.org/officeDocument/2006/relationships/image" Target="media/image86.wmf"/><Relationship Id="rId959" Type="http://schemas.openxmlformats.org/officeDocument/2006/relationships/hyperlink" Target="file:///C:\Users\Merias\Documents\RAN1\TSGR1_94-Sweden\Docs\R1-1808362.zip" TargetMode="External"/><Relationship Id="rId1284" Type="http://schemas.openxmlformats.org/officeDocument/2006/relationships/hyperlink" Target="file:///C:\Users\Merias\Documents\RAN1\TSGR1_94-Sweden\Docs\R1-1808812.zip" TargetMode="External"/><Relationship Id="rId1491" Type="http://schemas.openxmlformats.org/officeDocument/2006/relationships/hyperlink" Target="file:///C:\Users\Merias\Documents\RAN1\TSGR1_94-Sweden\Docs\R1-1808610.zip" TargetMode="External"/><Relationship Id="rId1505" Type="http://schemas.openxmlformats.org/officeDocument/2006/relationships/hyperlink" Target="file:///C:\Users\Merias\AppData\Roaming\Microsoft\Docs\R1-1809989.zip" TargetMode="External"/><Relationship Id="rId1589" Type="http://schemas.openxmlformats.org/officeDocument/2006/relationships/hyperlink" Target="file:///C:\Users\Merias\Documents\RAN1\TSGR1_94-Sweden\Docs\R1-1808154.zip" TargetMode="External"/><Relationship Id="rId1712" Type="http://schemas.openxmlformats.org/officeDocument/2006/relationships/hyperlink" Target="file:///C:\Users\Merias\Documents\RAN1\TSGR1_94-Sweden\Docs\R1-1808335.zip" TargetMode="External"/><Relationship Id="rId2335" Type="http://schemas.openxmlformats.org/officeDocument/2006/relationships/hyperlink" Target="file:///C:\Users\Merias\Documents\RAN1\TSGR1_94-Sweden\Docs\R1-1808711.zip" TargetMode="External"/><Relationship Id="rId293" Type="http://schemas.openxmlformats.org/officeDocument/2006/relationships/hyperlink" Target="file:///C:\Users\Merias\Documents\RAN1\TSGR1_94-Sweden\Docs\R1-1809627.zip" TargetMode="External"/><Relationship Id="rId307" Type="http://schemas.openxmlformats.org/officeDocument/2006/relationships/hyperlink" Target="file:///C:\Users\Merias\Documents\RAN1\TSGR1_94-Sweden\Docs\R1-1808123.zip" TargetMode="External"/><Relationship Id="rId514" Type="http://schemas.openxmlformats.org/officeDocument/2006/relationships/hyperlink" Target="file:///C:\Users\Merias\Documents\RAN1\TSGR1_94-Sweden\Docs\R1-1809025.zip" TargetMode="External"/><Relationship Id="rId721" Type="http://schemas.openxmlformats.org/officeDocument/2006/relationships/image" Target="media/image23.wmf"/><Relationship Id="rId1144" Type="http://schemas.openxmlformats.org/officeDocument/2006/relationships/hyperlink" Target="file:///C:\Users\Merias\Documents\RAN1\TSGR1_94-Sweden\Docs\R1-1809881.zip" TargetMode="External"/><Relationship Id="rId1351" Type="http://schemas.openxmlformats.org/officeDocument/2006/relationships/hyperlink" Target="file:///C:\Users\Merias\Documents\RAN1\TSGR1_94-Sweden\Docs\R1-1809929.zip" TargetMode="External"/><Relationship Id="rId1449" Type="http://schemas.openxmlformats.org/officeDocument/2006/relationships/oleObject" Target="embeddings/oleObject35.bin"/><Relationship Id="rId1796" Type="http://schemas.openxmlformats.org/officeDocument/2006/relationships/hyperlink" Target="file:///C:\Users\Merias\Documents\RAN1\TSGR1_94-Sweden\Docs\R1-1809092.zip" TargetMode="External"/><Relationship Id="rId2181" Type="http://schemas.openxmlformats.org/officeDocument/2006/relationships/hyperlink" Target="file:///C:\Users\Merias\Documents\RAN1\TSGR1_94-Sweden\Docs\R1-1809458.zip" TargetMode="External"/><Relationship Id="rId2402" Type="http://schemas.openxmlformats.org/officeDocument/2006/relationships/hyperlink" Target="file:///C:\Users\Merias\Documents\RAN1\TSGR1_94-Sweden\Docs\R1-1809290.zip" TargetMode="External"/><Relationship Id="rId88" Type="http://schemas.openxmlformats.org/officeDocument/2006/relationships/hyperlink" Target="file:///C:\Users\Merias\Documents\RAN1\TSGR1_94-Sweden\Docs\R1-1808170.zip" TargetMode="External"/><Relationship Id="rId153" Type="http://schemas.openxmlformats.org/officeDocument/2006/relationships/hyperlink" Target="file:///C:\Users\Merias\Documents\RAN1\TSGR1_94-Sweden\Docs\R1-1809552.zip" TargetMode="External"/><Relationship Id="rId360" Type="http://schemas.openxmlformats.org/officeDocument/2006/relationships/hyperlink" Target="file:///C:\Users\Merias\Documents\RAN1\TSGR1_94-Sweden\Docs\R1-1809690.zip" TargetMode="External"/><Relationship Id="rId598" Type="http://schemas.openxmlformats.org/officeDocument/2006/relationships/hyperlink" Target="file:///C:\Users\Merias\Documents\RAN1\TSGR1_94-Sweden\Docs\R1-1808642.zip" TargetMode="External"/><Relationship Id="rId819" Type="http://schemas.openxmlformats.org/officeDocument/2006/relationships/image" Target="media/image62.wmf"/><Relationship Id="rId1004" Type="http://schemas.openxmlformats.org/officeDocument/2006/relationships/image" Target="media/image177.wmf"/><Relationship Id="rId1211" Type="http://schemas.openxmlformats.org/officeDocument/2006/relationships/image" Target="media/image310.wmf"/><Relationship Id="rId1656" Type="http://schemas.openxmlformats.org/officeDocument/2006/relationships/hyperlink" Target="file:///C:\Users\Merias\Documents\RAN1\TSGR1_94-Sweden\Docs\R1-1809086.zip" TargetMode="External"/><Relationship Id="rId1863" Type="http://schemas.openxmlformats.org/officeDocument/2006/relationships/hyperlink" Target="file:///C:\Users\Merias\Documents\RAN1\TSGR1_94-Sweden\Docs\R1-1808774.zip" TargetMode="External"/><Relationship Id="rId2041" Type="http://schemas.openxmlformats.org/officeDocument/2006/relationships/hyperlink" Target="file:///C:\Users\Merias\Documents\RAN1\TSGR1_94-Sweden\Docs\R1-1808701.zip" TargetMode="External"/><Relationship Id="rId2279" Type="http://schemas.openxmlformats.org/officeDocument/2006/relationships/hyperlink" Target="file:///C:\Users\Merias\Documents\RAN1\TSGR1_94-Sweden\Docs\R1-1808074.zip" TargetMode="External"/><Relationship Id="rId2486" Type="http://schemas.openxmlformats.org/officeDocument/2006/relationships/hyperlink" Target="file:///C:\Users\Merias\Documents\RAN1\TSGR1_94-Sweden\Docs\R1-1808177.zip" TargetMode="External"/><Relationship Id="rId220" Type="http://schemas.openxmlformats.org/officeDocument/2006/relationships/hyperlink" Target="file:///C:\Users\Merias\Documents\RAN1\TSGR1_94-Sweden\Docs\R1-1809581.zip" TargetMode="External"/><Relationship Id="rId458" Type="http://schemas.openxmlformats.org/officeDocument/2006/relationships/hyperlink" Target="file:///C:\Users\Merias\Documents\RAN1\TSGR1_94-Sweden\Docs\R1-1809020.zip" TargetMode="External"/><Relationship Id="rId665" Type="http://schemas.openxmlformats.org/officeDocument/2006/relationships/hyperlink" Target="file:///C:\Users\Merias\Documents\RAN1\TSGR1_94-Sweden\Docs\R1-1808329.zip" TargetMode="External"/><Relationship Id="rId872" Type="http://schemas.openxmlformats.org/officeDocument/2006/relationships/image" Target="media/image97.wmf"/><Relationship Id="rId1088" Type="http://schemas.openxmlformats.org/officeDocument/2006/relationships/image" Target="media/image255.wmf"/><Relationship Id="rId1295" Type="http://schemas.openxmlformats.org/officeDocument/2006/relationships/image" Target="media/image332.wmf"/><Relationship Id="rId1309" Type="http://schemas.openxmlformats.org/officeDocument/2006/relationships/hyperlink" Target="file:///C:\Users\Merias\Documents\RAN1\TSGR1_94-Sweden\Docs\R1-1809767.zip" TargetMode="External"/><Relationship Id="rId1516" Type="http://schemas.openxmlformats.org/officeDocument/2006/relationships/hyperlink" Target="file:///C:\Users\Merias\Documents\RAN1\TSGR1_94-Sweden\Docs\R1-1808049.zip" TargetMode="External"/><Relationship Id="rId1723" Type="http://schemas.openxmlformats.org/officeDocument/2006/relationships/hyperlink" Target="file:///C:\Users\Merias\Documents\RAN1\TSGR1_94-Sweden\Docs\R1-1809111.zip" TargetMode="External"/><Relationship Id="rId1930" Type="http://schemas.openxmlformats.org/officeDocument/2006/relationships/hyperlink" Target="file:///C:\Users\Merias\Documents\RAN1\TSGR1_94-Sweden\Docs\R1-1809818.zip" TargetMode="External"/><Relationship Id="rId2139" Type="http://schemas.openxmlformats.org/officeDocument/2006/relationships/hyperlink" Target="file:///C:\Users\Merias\Documents\RAN1\TSGR1_94-Sweden\Docs\R1-1808844.zip" TargetMode="External"/><Relationship Id="rId2346" Type="http://schemas.openxmlformats.org/officeDocument/2006/relationships/hyperlink" Target="file:///C:\Users\Merias\Documents\RAN1\TSGR1_94-Sweden\Docs\R1-1808794.zip" TargetMode="External"/><Relationship Id="rId15" Type="http://schemas.openxmlformats.org/officeDocument/2006/relationships/hyperlink" Target="file:///C:\Users\Merias\Documents\RAN1\TSGR1_94-Sweden\Docs\R1-1808179.zip" TargetMode="External"/><Relationship Id="rId318" Type="http://schemas.openxmlformats.org/officeDocument/2006/relationships/hyperlink" Target="file:///C:\Users\Merias\Documents\RAN1\TSGR1_94-Sweden\Docs\R1-1809126.zip" TargetMode="External"/><Relationship Id="rId525" Type="http://schemas.openxmlformats.org/officeDocument/2006/relationships/hyperlink" Target="file:///C:\Users\Merias\Documents\RAN1\TSGR1_94-Sweden\Docs\R1-1809570.zip" TargetMode="External"/><Relationship Id="rId732" Type="http://schemas.openxmlformats.org/officeDocument/2006/relationships/image" Target="media/image30.wmf"/><Relationship Id="rId1155" Type="http://schemas.openxmlformats.org/officeDocument/2006/relationships/hyperlink" Target="file:///C:\Users\Merias\Documents\RAN1\TSGR1_94-Sweden\Docs\R1-1808489.zip" TargetMode="External"/><Relationship Id="rId1362" Type="http://schemas.openxmlformats.org/officeDocument/2006/relationships/hyperlink" Target="file:///C:\Users\Merias\Documents\RAN1\TSGR1_94-Sweden\Docs\R1-1808805.zip" TargetMode="External"/><Relationship Id="rId2192" Type="http://schemas.openxmlformats.org/officeDocument/2006/relationships/hyperlink" Target="file:///C:\Users\Merias\Documents\RAN1\TSGR1_94-Sweden\Docs\R1-1808412.zip" TargetMode="External"/><Relationship Id="rId2206" Type="http://schemas.openxmlformats.org/officeDocument/2006/relationships/hyperlink" Target="file:///C:\Users\Merias\Documents\RAN1\TSGR1_94-Sweden\Docs\R1-1808256.zip" TargetMode="External"/><Relationship Id="rId2413" Type="http://schemas.openxmlformats.org/officeDocument/2006/relationships/hyperlink" Target="file:///C:\Users\Merias\Documents\RAN1\TSGR1_94-Sweden\Docs\R1-1808853.zip" TargetMode="External"/><Relationship Id="rId99" Type="http://schemas.openxmlformats.org/officeDocument/2006/relationships/hyperlink" Target="file:///C:\Users\Merias\Documents\RAN1\TSGR1_94-Sweden\Docs\R1-1808113.zip" TargetMode="External"/><Relationship Id="rId164" Type="http://schemas.openxmlformats.org/officeDocument/2006/relationships/hyperlink" Target="file:///C:\Users\Merias\Documents\RAN1\TSGR1_94-Sweden\Docs\R1-1809559.zip" TargetMode="External"/><Relationship Id="rId371" Type="http://schemas.openxmlformats.org/officeDocument/2006/relationships/hyperlink" Target="file:///C:\Users\Merias\Documents\RAN1\TSGR1_94-Sweden\Docs\R1-1809681.zip" TargetMode="External"/><Relationship Id="rId1015" Type="http://schemas.openxmlformats.org/officeDocument/2006/relationships/image" Target="media/image187.wmf"/><Relationship Id="rId1222" Type="http://schemas.openxmlformats.org/officeDocument/2006/relationships/hyperlink" Target="file:///C:\Users\Merias\Documents\RAN1\TSGR1_94-Sweden\Docs\R1-1808614.zip" TargetMode="External"/><Relationship Id="rId1667" Type="http://schemas.openxmlformats.org/officeDocument/2006/relationships/hyperlink" Target="file:///C:\Users\Merias\Documents\RAN1\TSGR1_94-Sweden\Docs\R1-1808334.zip" TargetMode="External"/><Relationship Id="rId1874" Type="http://schemas.openxmlformats.org/officeDocument/2006/relationships/hyperlink" Target="file:///C:\Users\Merias\Documents\RAN1\TSGR1_94-Sweden\Docs\R1-1808307.zip" TargetMode="External"/><Relationship Id="rId2052" Type="http://schemas.openxmlformats.org/officeDocument/2006/relationships/hyperlink" Target="file:///C:\Users\Merias\Documents\RAN1\TSGR1_94-Sweden\Docs\R1-1808407.zip" TargetMode="External"/><Relationship Id="rId2497" Type="http://schemas.openxmlformats.org/officeDocument/2006/relationships/hyperlink" Target="file:///C:\Users\Merias\Documents\RAN1\TSGR1_94-Sweden\Docs\R1-1809942.zip" TargetMode="External"/><Relationship Id="rId469" Type="http://schemas.openxmlformats.org/officeDocument/2006/relationships/hyperlink" Target="file:///C:\Users\Merias\Documents\RAN1\TSGR1_94-Sweden\Docs\R1-1809672.zip" TargetMode="External"/><Relationship Id="rId676" Type="http://schemas.openxmlformats.org/officeDocument/2006/relationships/hyperlink" Target="file:///C:\Users\Merias\Documents\RAN1\TSGR1_94-Sweden\Docs\R1-1809880.zip" TargetMode="External"/><Relationship Id="rId883" Type="http://schemas.openxmlformats.org/officeDocument/2006/relationships/image" Target="media/image107.wmf"/><Relationship Id="rId1099" Type="http://schemas.openxmlformats.org/officeDocument/2006/relationships/image" Target="media/image266.wmf"/><Relationship Id="rId1527" Type="http://schemas.openxmlformats.org/officeDocument/2006/relationships/hyperlink" Target="file:///C:\Users\Merias\Documents\RAN1\TSGR1_94-Sweden\Docs\R1-1808499.zip" TargetMode="External"/><Relationship Id="rId1734" Type="http://schemas.openxmlformats.org/officeDocument/2006/relationships/hyperlink" Target="file:///C:\Users\Merias\Documents\RAN1\TSGR1_94-Sweden\Docs\R1-1808062.zip" TargetMode="External"/><Relationship Id="rId1941" Type="http://schemas.openxmlformats.org/officeDocument/2006/relationships/hyperlink" Target="file:///C:\Users\Merias\Documents\RAN1\TSGR1_94-Sweden\Docs\R1-1808877.zip" TargetMode="External"/><Relationship Id="rId2357" Type="http://schemas.openxmlformats.org/officeDocument/2006/relationships/hyperlink" Target="file:///C:\Users\Merias\Documents\RAN1\TSGR1_94-Sweden\Docs\R1-1808858.zip" TargetMode="External"/><Relationship Id="rId26" Type="http://schemas.openxmlformats.org/officeDocument/2006/relationships/hyperlink" Target="file:///C:\Users\Merias\Documents\RAN1\TSGR1_94-Sweden\Docs\R1-1808006.zip" TargetMode="External"/><Relationship Id="rId231" Type="http://schemas.openxmlformats.org/officeDocument/2006/relationships/hyperlink" Target="file:///C:\Users\Merias\Documents\RAN1\TSGR1_94-Sweden\Docs\R1-1808456.zip" TargetMode="External"/><Relationship Id="rId329" Type="http://schemas.openxmlformats.org/officeDocument/2006/relationships/hyperlink" Target="file:///C:\Users\Merias\Documents\RAN1\TSGR1_94-Sweden\Docs\R1-1808129.zip" TargetMode="External"/><Relationship Id="rId536" Type="http://schemas.openxmlformats.org/officeDocument/2006/relationships/hyperlink" Target="file:///C:\Users\Merias\Documents\RAN1\TSGR1_94-Sweden\Docs\R1-1808040.zip" TargetMode="External"/><Relationship Id="rId1166" Type="http://schemas.openxmlformats.org/officeDocument/2006/relationships/hyperlink" Target="file:///C:\Users\Merias\Documents\RAN1\TSGR1_94-Sweden\Docs\R1-1809856.zip" TargetMode="External"/><Relationship Id="rId1373" Type="http://schemas.openxmlformats.org/officeDocument/2006/relationships/hyperlink" Target="file:///C:\Users\Merias\Documents\RAN1\TSGR1_94-Sweden\Docs\R1-1809846.zip" TargetMode="External"/><Relationship Id="rId2217" Type="http://schemas.openxmlformats.org/officeDocument/2006/relationships/hyperlink" Target="file:///C:\Users\Merias\Documents\RAN1\TSGR1_94-Sweden\Docs\R1-1808598.zip" TargetMode="External"/><Relationship Id="rId175" Type="http://schemas.openxmlformats.org/officeDocument/2006/relationships/hyperlink" Target="file:///C:\Users\Merias\Documents\RAN1\TSGR1_94-Sweden\Docs\R1-1809641.zip" TargetMode="External"/><Relationship Id="rId743" Type="http://schemas.openxmlformats.org/officeDocument/2006/relationships/hyperlink" Target="file:///C:\Users\Merias\Documents\RAN1\TSGR1_94-Sweden\Docs\R1-1808371.zip" TargetMode="External"/><Relationship Id="rId950" Type="http://schemas.openxmlformats.org/officeDocument/2006/relationships/image" Target="media/image171.wmf"/><Relationship Id="rId1026" Type="http://schemas.openxmlformats.org/officeDocument/2006/relationships/image" Target="media/image197.wmf"/><Relationship Id="rId1580" Type="http://schemas.openxmlformats.org/officeDocument/2006/relationships/hyperlink" Target="file:///C:\Users\Merias\Documents\RAN1\TSGR1_94-Sweden\Docs\R1-1809789.zip" TargetMode="External"/><Relationship Id="rId1678" Type="http://schemas.openxmlformats.org/officeDocument/2006/relationships/hyperlink" Target="file:///C:\Users\Merias\Documents\RAN1\TSGR1_94-Sweden\Docs\R1-1809184.zip" TargetMode="External"/><Relationship Id="rId1801" Type="http://schemas.openxmlformats.org/officeDocument/2006/relationships/hyperlink" Target="file:///C:\Users\Merias\Documents\RAN1\TSGR1_94-Sweden\Docs\R1-1809825.zip" TargetMode="External"/><Relationship Id="rId1885" Type="http://schemas.openxmlformats.org/officeDocument/2006/relationships/hyperlink" Target="file:///C:\Users\Merias\Documents\RAN1\TSGR1_94-Sweden\Docs\R1-1808399.zip" TargetMode="External"/><Relationship Id="rId2424" Type="http://schemas.openxmlformats.org/officeDocument/2006/relationships/hyperlink" Target="file:///C:\Users\Merias\Documents\RAN1\TSGR1_94-Sweden\Docs\R1-1809212.zip" TargetMode="External"/><Relationship Id="rId382" Type="http://schemas.openxmlformats.org/officeDocument/2006/relationships/hyperlink" Target="file:///C:\Users\Merias\Documents\RAN1\TSGR1_94-Sweden\Docs\R1-1808562.zip" TargetMode="External"/><Relationship Id="rId603" Type="http://schemas.openxmlformats.org/officeDocument/2006/relationships/hyperlink" Target="file:///C:\Users\Merias\Documents\RAN1\TSGR1_94-Sweden\Docs\R1-1808112.zip" TargetMode="External"/><Relationship Id="rId687" Type="http://schemas.openxmlformats.org/officeDocument/2006/relationships/hyperlink" Target="file:///C:\Users\Merias\Documents\RAN1\TSGR1_94-Sweden\Docs\R1-1809850.zip" TargetMode="External"/><Relationship Id="rId810" Type="http://schemas.openxmlformats.org/officeDocument/2006/relationships/image" Target="media/image54.wmf"/><Relationship Id="rId908" Type="http://schemas.openxmlformats.org/officeDocument/2006/relationships/image" Target="media/image132.wmf"/><Relationship Id="rId1233" Type="http://schemas.openxmlformats.org/officeDocument/2006/relationships/hyperlink" Target="file:///C:\Users\Merias\Documents\RAN1\TSGR1_94-Sweden\Docs\R1-1809426.zip" TargetMode="External"/><Relationship Id="rId1440" Type="http://schemas.openxmlformats.org/officeDocument/2006/relationships/image" Target="media/image358.wmf"/><Relationship Id="rId1538" Type="http://schemas.openxmlformats.org/officeDocument/2006/relationships/hyperlink" Target="file:///C:\Users\Merias\Documents\RAN1\TSGR1_94-Sweden\Docs\R1-1808231.zip" TargetMode="External"/><Relationship Id="rId2063" Type="http://schemas.openxmlformats.org/officeDocument/2006/relationships/hyperlink" Target="file:///C:\Users\Merias\Documents\RAN1\TSGR1_94-Sweden\Docs\R1-1809314.zip" TargetMode="External"/><Relationship Id="rId2270" Type="http://schemas.openxmlformats.org/officeDocument/2006/relationships/hyperlink" Target="file:///C:\Users\Merias\Documents\RAN1\TSGR1_94-Sweden\Docs\R1-1808535.zip" TargetMode="External"/><Relationship Id="rId2368" Type="http://schemas.openxmlformats.org/officeDocument/2006/relationships/hyperlink" Target="file:///C:\Users\Merias\Documents\RAN1\TSGR1_94-Sweden\Docs\R1-1808936.zip" TargetMode="External"/><Relationship Id="rId242" Type="http://schemas.openxmlformats.org/officeDocument/2006/relationships/hyperlink" Target="file:///C:\Users\Merias\Documents\RAN1\TSGR1_94-Sweden\Docs\R1-1808902.zip" TargetMode="External"/><Relationship Id="rId894" Type="http://schemas.openxmlformats.org/officeDocument/2006/relationships/image" Target="media/image118.wmf"/><Relationship Id="rId1177" Type="http://schemas.openxmlformats.org/officeDocument/2006/relationships/image" Target="media/image286.wmf"/><Relationship Id="rId1300" Type="http://schemas.openxmlformats.org/officeDocument/2006/relationships/hyperlink" Target="file:///C:\Users\Merias\Documents\RAN1\TSGR1_94-Sweden\Docs\R1-1809839.zip" TargetMode="External"/><Relationship Id="rId1745" Type="http://schemas.openxmlformats.org/officeDocument/2006/relationships/hyperlink" Target="file:///C:\Users\Merias\Documents\RAN1\TSGR1_94-Sweden\Docs\R1-1808951.zip" TargetMode="External"/><Relationship Id="rId1952" Type="http://schemas.openxmlformats.org/officeDocument/2006/relationships/hyperlink" Target="file:///C:\Users\Merias\Documents\RAN1\TSGR1_94-Sweden\Docs\R1-1809304.zip" TargetMode="External"/><Relationship Id="rId2130" Type="http://schemas.openxmlformats.org/officeDocument/2006/relationships/hyperlink" Target="file:///C:\Users\Merias\Documents\RAN1\TSGR1_94-Sweden\Docs\R1-1808343.zip" TargetMode="External"/><Relationship Id="rId37" Type="http://schemas.openxmlformats.org/officeDocument/2006/relationships/hyperlink" Target="file:///C:\Users\Merias\Documents\RAN1\TSGR1_94-Sweden\Docs\R1-1809710.zip" TargetMode="External"/><Relationship Id="rId102" Type="http://schemas.openxmlformats.org/officeDocument/2006/relationships/hyperlink" Target="file:///C:\Users\Merias\Documents\RAN1\TSGR1_94-Sweden\Docs\R1-1809000.zip" TargetMode="External"/><Relationship Id="rId547" Type="http://schemas.openxmlformats.org/officeDocument/2006/relationships/hyperlink" Target="file:///C:\Users\Merias\Documents\RAN1\TSGR1_94-Sweden\Docs\R1-1808353.zip" TargetMode="External"/><Relationship Id="rId754" Type="http://schemas.openxmlformats.org/officeDocument/2006/relationships/hyperlink" Target="file:///C:\Users\Merias\Documents\RAN1\TSGR1_94-Sweden\Docs\R1-1809257.zip" TargetMode="External"/><Relationship Id="rId961" Type="http://schemas.openxmlformats.org/officeDocument/2006/relationships/hyperlink" Target="file:///C:\Users\Merias\Documents\RAN1\TSGR1_94-Sweden\Docs\R1-1808486.zip" TargetMode="External"/><Relationship Id="rId1384" Type="http://schemas.openxmlformats.org/officeDocument/2006/relationships/hyperlink" Target="file:///C:\Users\Merias\Documents\RAN1\TSGR1_94-Sweden\Docs\R1-1808803.zip" TargetMode="External"/><Relationship Id="rId1591" Type="http://schemas.openxmlformats.org/officeDocument/2006/relationships/hyperlink" Target="file:///C:\Users\Merias\Documents\RAN1\TSGR1_94-Sweden\Docs\R1-1808205.zip" TargetMode="External"/><Relationship Id="rId1605" Type="http://schemas.openxmlformats.org/officeDocument/2006/relationships/hyperlink" Target="file:///C:\Users\Merias\Documents\RAN1\TSGR1_94-Sweden\Docs\R1-1808053.zip" TargetMode="External"/><Relationship Id="rId1689" Type="http://schemas.openxmlformats.org/officeDocument/2006/relationships/hyperlink" Target="file:///C:\Users\Merias\Documents\RAN1\TSGR1_94-Sweden\Docs\R1-1808394.zip" TargetMode="External"/><Relationship Id="rId1812" Type="http://schemas.openxmlformats.org/officeDocument/2006/relationships/hyperlink" Target="file:///C:\Users\Merias\Documents\RAN1\TSGR1_94-Sweden\Docs\R1-1808826.zip" TargetMode="External"/><Relationship Id="rId2228" Type="http://schemas.openxmlformats.org/officeDocument/2006/relationships/hyperlink" Target="file:///C:\Users\Merias\Documents\RAN1\TSGR1_94-Sweden\Docs\R1-1809337.zip" TargetMode="External"/><Relationship Id="rId2435" Type="http://schemas.openxmlformats.org/officeDocument/2006/relationships/hyperlink" Target="file:///C:\Users\Merias\Documents\RAN1\TSGR1_94-Sweden\Docs\R1-1809416.zip" TargetMode="External"/><Relationship Id="rId90" Type="http://schemas.openxmlformats.org/officeDocument/2006/relationships/hyperlink" Target="file:///C:\Users\Merias\Documents\RAN1\TSGR1_94-Sweden\Docs\R1-1808178.zip" TargetMode="External"/><Relationship Id="rId186" Type="http://schemas.openxmlformats.org/officeDocument/2006/relationships/hyperlink" Target="file:///C:\Users\Merias\Documents\RAN1\TSGR1_94-Sweden\Docs\R1-1809293.zip" TargetMode="External"/><Relationship Id="rId393" Type="http://schemas.openxmlformats.org/officeDocument/2006/relationships/hyperlink" Target="file:///C:\Users\Merias\Documents\RAN1\TSGR1_94-Sweden\Docs\R1-1808463.zip" TargetMode="External"/><Relationship Id="rId407" Type="http://schemas.openxmlformats.org/officeDocument/2006/relationships/hyperlink" Target="file:///C:\Users\Merias\Documents\RAN1\TSGR1_94-Sweden\Docs\R1-1809360.zip" TargetMode="External"/><Relationship Id="rId614" Type="http://schemas.openxmlformats.org/officeDocument/2006/relationships/hyperlink" Target="file:///C:\Users\Merias\Documents\RAN1\TSGR1_94-Sweden\Docs\R1-1808644.zip" TargetMode="External"/><Relationship Id="rId821" Type="http://schemas.openxmlformats.org/officeDocument/2006/relationships/image" Target="media/image64.wmf"/><Relationship Id="rId1037" Type="http://schemas.openxmlformats.org/officeDocument/2006/relationships/image" Target="media/image208.wmf"/><Relationship Id="rId1244" Type="http://schemas.openxmlformats.org/officeDocument/2006/relationships/hyperlink" Target="file:///C:\Users\Merias\Documents\RAN1\TSGR1_94-Sweden\Docs\R1-1809739.zip" TargetMode="External"/><Relationship Id="rId1451" Type="http://schemas.openxmlformats.org/officeDocument/2006/relationships/hyperlink" Target="file:///C:\Users\Merias\Documents\RAN1\TSGR1_94-Sweden\Docs\R1-1809778.zip" TargetMode="External"/><Relationship Id="rId1896" Type="http://schemas.openxmlformats.org/officeDocument/2006/relationships/hyperlink" Target="file:///C:\Users\Merias\Documents\RAN1\TSGR1_94-Sweden\Docs\R1-1809174.zip" TargetMode="External"/><Relationship Id="rId2074" Type="http://schemas.openxmlformats.org/officeDocument/2006/relationships/image" Target="media/image366.png"/><Relationship Id="rId2281" Type="http://schemas.openxmlformats.org/officeDocument/2006/relationships/hyperlink" Target="file:///C:\Users\Merias\Documents\RAN1\TSGR1_94-Sweden\Docs\R1-1808076.zip" TargetMode="External"/><Relationship Id="rId2502" Type="http://schemas.openxmlformats.org/officeDocument/2006/relationships/hyperlink" Target="../Docs/R1-1810048.zip" TargetMode="External"/><Relationship Id="rId253" Type="http://schemas.openxmlformats.org/officeDocument/2006/relationships/hyperlink" Target="file:///C:\Users\Merias\Documents\RAN1\TSGR1_94-Sweden\Docs\R1-1809008.zip" TargetMode="External"/><Relationship Id="rId460" Type="http://schemas.openxmlformats.org/officeDocument/2006/relationships/hyperlink" Target="file:///C:\Users\Merias\Documents\RAN1\TSGR1_94-Sweden\Docs\R1-1809298.zip" TargetMode="External"/><Relationship Id="rId698" Type="http://schemas.openxmlformats.org/officeDocument/2006/relationships/hyperlink" Target="file:///C:\Users\Merias\Documents\RAN1\TSGR1_94-Sweden\Docs\R1-1808217.zip" TargetMode="External"/><Relationship Id="rId919" Type="http://schemas.openxmlformats.org/officeDocument/2006/relationships/image" Target="media/image143.wmf"/><Relationship Id="rId1090" Type="http://schemas.openxmlformats.org/officeDocument/2006/relationships/image" Target="media/image257.wmf"/><Relationship Id="rId1104" Type="http://schemas.openxmlformats.org/officeDocument/2006/relationships/image" Target="media/image271.wmf"/><Relationship Id="rId1311" Type="http://schemas.openxmlformats.org/officeDocument/2006/relationships/hyperlink" Target="file:///C:\Users\Merias\Documents\RAN1\TSGR1_94-Sweden\Docs\R1-1809898.zip" TargetMode="External"/><Relationship Id="rId1549" Type="http://schemas.openxmlformats.org/officeDocument/2006/relationships/hyperlink" Target="file:///C:\Users\Merias\Documents\RAN1\TSGR1_94-Sweden\Docs\R1-1808976.zip" TargetMode="External"/><Relationship Id="rId1756" Type="http://schemas.openxmlformats.org/officeDocument/2006/relationships/hyperlink" Target="file:///C:\Users\Merias\Documents\RAN1\TSGR1_94-Sweden\Docs\R1-1809402.zip" TargetMode="External"/><Relationship Id="rId1963" Type="http://schemas.openxmlformats.org/officeDocument/2006/relationships/hyperlink" Target="file:///C:\Users\Merias\Documents\RAN1\TSGR1_94-Sweden\Docs\R1-1808599.zip" TargetMode="External"/><Relationship Id="rId2141" Type="http://schemas.openxmlformats.org/officeDocument/2006/relationships/hyperlink" Target="file:///C:\Users\Merias\Documents\RAN1\TSGR1_94-Sweden\Docs\R1-1808908.zip" TargetMode="External"/><Relationship Id="rId2379" Type="http://schemas.openxmlformats.org/officeDocument/2006/relationships/hyperlink" Target="file:///C:\Users\Merias\Documents\RAN1\TSGR1_94-Sweden\Docs\R1-1809187.zip" TargetMode="External"/><Relationship Id="rId48" Type="http://schemas.openxmlformats.org/officeDocument/2006/relationships/hyperlink" Target="file:///C:\Users\Merias\Documents\RAN1\TSGR1_94-Sweden\Docs\R1-1808168.zip" TargetMode="External"/><Relationship Id="rId113" Type="http://schemas.openxmlformats.org/officeDocument/2006/relationships/hyperlink" Target="file:///C:\Users\Merias\Documents\RAN1\TSGR1_94-Sweden\Docs\R1-1809536.zip" TargetMode="External"/><Relationship Id="rId320" Type="http://schemas.openxmlformats.org/officeDocument/2006/relationships/hyperlink" Target="file:///C:\Users\Merias\Documents\RAN1\TSGR1_94-Sweden\Docs\R1-1808458.zip" TargetMode="External"/><Relationship Id="rId558" Type="http://schemas.openxmlformats.org/officeDocument/2006/relationships/hyperlink" Target="file:///C:\Users\Merias\Documents\RAN1\TSGR1_94-Sweden\Docs\R1-1808042.zip" TargetMode="External"/><Relationship Id="rId765" Type="http://schemas.openxmlformats.org/officeDocument/2006/relationships/image" Target="media/image39.wmf"/><Relationship Id="rId972" Type="http://schemas.openxmlformats.org/officeDocument/2006/relationships/hyperlink" Target="file:///C:\Users\Merias\Documents\RAN1\TSGR1_94-Sweden\Docs\R1-1809805.zip" TargetMode="External"/><Relationship Id="rId1188" Type="http://schemas.openxmlformats.org/officeDocument/2006/relationships/image" Target="media/image297.wmf"/><Relationship Id="rId1395" Type="http://schemas.openxmlformats.org/officeDocument/2006/relationships/hyperlink" Target="file:///C:\Users\Merias\Documents\RAN1\TSGR1_94-Sweden\Docs\R1-1809505.zip" TargetMode="External"/><Relationship Id="rId1409" Type="http://schemas.openxmlformats.org/officeDocument/2006/relationships/hyperlink" Target="file:///C:\Users\Merias\Documents\RAN1\TSGR1_94-Sweden\Docs\R1-1809397.zip" TargetMode="External"/><Relationship Id="rId1616" Type="http://schemas.openxmlformats.org/officeDocument/2006/relationships/hyperlink" Target="file:///C:\Users\Merias\Documents\RAN1\TSGR1_94-Sweden\Docs\R1-1808972.zip" TargetMode="External"/><Relationship Id="rId1823" Type="http://schemas.openxmlformats.org/officeDocument/2006/relationships/hyperlink" Target="file:///C:\Users\Merias\Documents\RAN1\TSGR1_94-Sweden\Docs\R1-1808241.zip" TargetMode="External"/><Relationship Id="rId2001" Type="http://schemas.openxmlformats.org/officeDocument/2006/relationships/hyperlink" Target="file:///C:\Users\Merias\Documents\RAN1\TSGR1_94-Sweden\Docs\R1-1808726.zip" TargetMode="External"/><Relationship Id="rId2239" Type="http://schemas.openxmlformats.org/officeDocument/2006/relationships/hyperlink" Target="file:///C:\Users\Merias\Documents\RAN1\TSGR1_94-Sweden\Docs\R1-1809413.zip" TargetMode="External"/><Relationship Id="rId2446" Type="http://schemas.openxmlformats.org/officeDocument/2006/relationships/hyperlink" Target="file:///C:\Users\Merias\Documents\RAN1\TSGR1_94-Sweden\Docs\R1-1808011.zip" TargetMode="External"/><Relationship Id="rId197" Type="http://schemas.openxmlformats.org/officeDocument/2006/relationships/hyperlink" Target="file:///C:\Users\Merias\Documents\RAN1\TSGR1_94-Sweden\Docs\R1-1809350.zip" TargetMode="External"/><Relationship Id="rId418" Type="http://schemas.openxmlformats.org/officeDocument/2006/relationships/hyperlink" Target="file:///C:\Users\Merias\Documents\RAN1\TSGR1_94-Sweden\Docs\R1-1809671.zip" TargetMode="External"/><Relationship Id="rId625" Type="http://schemas.openxmlformats.org/officeDocument/2006/relationships/hyperlink" Target="file:///C:\Users\Merias\Documents\RAN1\TSGR1_94-Sweden\Docs\R1-1808645.zip" TargetMode="External"/><Relationship Id="rId832" Type="http://schemas.openxmlformats.org/officeDocument/2006/relationships/hyperlink" Target="file:///C:\Users\Merias\Documents\RAN1\TSGR1_94-Sweden\Docs\R1-1808667.zip" TargetMode="External"/><Relationship Id="rId1048" Type="http://schemas.openxmlformats.org/officeDocument/2006/relationships/image" Target="media/image219.wmf"/><Relationship Id="rId1255" Type="http://schemas.openxmlformats.org/officeDocument/2006/relationships/image" Target="media/image323.wmf"/><Relationship Id="rId1462" Type="http://schemas.openxmlformats.org/officeDocument/2006/relationships/hyperlink" Target="file:///C:\Users\Merias\Documents\RAN1\TSGR1_94-Sweden\Docs\R1-1808882.zip" TargetMode="External"/><Relationship Id="rId2085" Type="http://schemas.openxmlformats.org/officeDocument/2006/relationships/hyperlink" Target="file:///C:\Users\Merias\Documents\RAN1\TSGR1_94-Sweden\Docs\R1-1808067.zip" TargetMode="External"/><Relationship Id="rId2292" Type="http://schemas.openxmlformats.org/officeDocument/2006/relationships/hyperlink" Target="file:///C:\Users\Merias\Documents\RAN1\TSGR1_94-Sweden\Docs\R1-1808182.zip" TargetMode="External"/><Relationship Id="rId2306" Type="http://schemas.openxmlformats.org/officeDocument/2006/relationships/hyperlink" Target="file:///C:\Users\Merias\Documents\RAN1\TSGR1_94-Sweden\Docs\R1-1809719.zip" TargetMode="External"/><Relationship Id="rId2513" Type="http://schemas.openxmlformats.org/officeDocument/2006/relationships/theme" Target="theme/theme1.xml"/><Relationship Id="rId264" Type="http://schemas.openxmlformats.org/officeDocument/2006/relationships/image" Target="media/image4.wmf"/><Relationship Id="rId471" Type="http://schemas.openxmlformats.org/officeDocument/2006/relationships/hyperlink" Target="file:///C:\Users\Merias\Documents\RAN1\TSGR1_94-Sweden\Docs\R1-1808034.zip" TargetMode="External"/><Relationship Id="rId1115" Type="http://schemas.openxmlformats.org/officeDocument/2006/relationships/image" Target="media/image277.wmf"/><Relationship Id="rId1322" Type="http://schemas.openxmlformats.org/officeDocument/2006/relationships/image" Target="media/image342.wmf"/><Relationship Id="rId1767" Type="http://schemas.openxmlformats.org/officeDocument/2006/relationships/hyperlink" Target="file:///C:\Users\Merias\Documents\RAN1\TSGR1_94-Sweden\Docs\R1-1808397.zip" TargetMode="External"/><Relationship Id="rId1974" Type="http://schemas.openxmlformats.org/officeDocument/2006/relationships/hyperlink" Target="file:///C:\Users\Merias\Documents\RAN1\TSGR1_94-Sweden\Docs\R1-1809178.zip" TargetMode="External"/><Relationship Id="rId2152" Type="http://schemas.openxmlformats.org/officeDocument/2006/relationships/hyperlink" Target="file:///C:\Users\Merias\Documents\RAN1\TSGR1_94-Sweden\Docs\R1-1809318.zip" TargetMode="External"/><Relationship Id="rId59" Type="http://schemas.openxmlformats.org/officeDocument/2006/relationships/hyperlink" Target="file:///C:\Users\Merias\Documents\RAN1\TSGR1_94-Sweden\Docs\R1-1809234.zip" TargetMode="External"/><Relationship Id="rId124" Type="http://schemas.openxmlformats.org/officeDocument/2006/relationships/hyperlink" Target="file:///C:\Users\Merias\Documents\RAN1\TSGR1_94-Sweden\Docs\R1-1809654.zip" TargetMode="External"/><Relationship Id="rId569" Type="http://schemas.openxmlformats.org/officeDocument/2006/relationships/hyperlink" Target="file:///C:\Users\Merias\Documents\RAN1\TSGR1_94-Sweden\Docs\R1-1808216.zip" TargetMode="External"/><Relationship Id="rId776" Type="http://schemas.openxmlformats.org/officeDocument/2006/relationships/image" Target="media/image50.wmf"/><Relationship Id="rId983" Type="http://schemas.openxmlformats.org/officeDocument/2006/relationships/hyperlink" Target="file:///C:\Users\Merias\Documents\RAN1\TSGR1_94-Sweden\Docs\R1-1808264.zip" TargetMode="External"/><Relationship Id="rId1199" Type="http://schemas.openxmlformats.org/officeDocument/2006/relationships/oleObject" Target="embeddings/oleObject21.bin"/><Relationship Id="rId1627" Type="http://schemas.openxmlformats.org/officeDocument/2006/relationships/hyperlink" Target="http://www.3gpp.org/ftp/tsg_ran/TSG_RAN/TSGR_80/Docs/RP-181339.zip" TargetMode="External"/><Relationship Id="rId1834" Type="http://schemas.openxmlformats.org/officeDocument/2006/relationships/hyperlink" Target="file:///C:\Users\Merias\Documents\RAN1\TSGR1_94-Sweden\Docs\R1-1809155.zip" TargetMode="External"/><Relationship Id="rId2457" Type="http://schemas.openxmlformats.org/officeDocument/2006/relationships/hyperlink" Target="file:///C:\Users\Merias\Documents\RAN1\TSGR1_94-Sweden\Docs\R1-1808022.zip" TargetMode="External"/><Relationship Id="rId331" Type="http://schemas.openxmlformats.org/officeDocument/2006/relationships/hyperlink" Target="file:///C:\Users\Merias\Documents\RAN1\TSGR1_94-Sweden\Docs\R1-1809567.zip" TargetMode="External"/><Relationship Id="rId429" Type="http://schemas.openxmlformats.org/officeDocument/2006/relationships/hyperlink" Target="file:///C:\Users\Merias\Documents\RAN1\TSGR1_94-Sweden\Docs\R1-1808595.zip" TargetMode="External"/><Relationship Id="rId636" Type="http://schemas.openxmlformats.org/officeDocument/2006/relationships/hyperlink" Target="file:///C:\Users\Merias\Documents\RAN1\TSGR1_94-Sweden\Docs\R1-1808227.zip" TargetMode="External"/><Relationship Id="rId1059" Type="http://schemas.openxmlformats.org/officeDocument/2006/relationships/image" Target="media/image229.wmf"/><Relationship Id="rId1266" Type="http://schemas.openxmlformats.org/officeDocument/2006/relationships/hyperlink" Target="file:///C:\Users\Merias\Documents\RAN1\TSGR1_94-Sweden\Inbox\R1-1809932.zip" TargetMode="External"/><Relationship Id="rId1473" Type="http://schemas.openxmlformats.org/officeDocument/2006/relationships/hyperlink" Target="file:///C:\Users\Merias\Documents\RAN1\TSGR1_94-Sweden\Inbox\R1-1809871.zip" TargetMode="External"/><Relationship Id="rId2012" Type="http://schemas.openxmlformats.org/officeDocument/2006/relationships/hyperlink" Target="file:///C:\Users\Merias\Documents\RAN1\TSGR1_94-Sweden\Docs\R1-1808699.zip" TargetMode="External"/><Relationship Id="rId2096" Type="http://schemas.openxmlformats.org/officeDocument/2006/relationships/hyperlink" Target="file:///C:\Users\Merias\Documents\RAN1\TSGR1_94-Sweden\Docs\R1-1808068.zip" TargetMode="External"/><Relationship Id="rId2317" Type="http://schemas.openxmlformats.org/officeDocument/2006/relationships/hyperlink" Target="file:///C:\Users\Merias\Documents\RAN1\TSGR1_94-Sweden\Docs\R1-1808427.zip" TargetMode="External"/><Relationship Id="rId843" Type="http://schemas.openxmlformats.org/officeDocument/2006/relationships/image" Target="media/image69.wmf"/><Relationship Id="rId1126" Type="http://schemas.openxmlformats.org/officeDocument/2006/relationships/hyperlink" Target="file:///C:\Users\Merias\Documents\RAN1\TSGR1_94-Sweden\Docs\R1-1808197.zip" TargetMode="External"/><Relationship Id="rId1680" Type="http://schemas.openxmlformats.org/officeDocument/2006/relationships/hyperlink" Target="file:///C:\Users\Merias\Documents\RAN1\TSGR1_94-Sweden\Docs\R1-1809380.zip" TargetMode="External"/><Relationship Id="rId1778" Type="http://schemas.openxmlformats.org/officeDocument/2006/relationships/hyperlink" Target="file:///C:\Users\Merias\Documents\RAN1\TSGR1_94-Sweden\Docs\R1-1809206.zip" TargetMode="External"/><Relationship Id="rId1901" Type="http://schemas.openxmlformats.org/officeDocument/2006/relationships/hyperlink" Target="file:///C:\Users\Merias\Documents\RAN1\TSGR1_94-Sweden\Docs\R1-1809447.zip" TargetMode="External"/><Relationship Id="rId1985" Type="http://schemas.openxmlformats.org/officeDocument/2006/relationships/hyperlink" Target="file:///C:\Users\Merias\Documents\RAN1\TSGR1_94-Sweden\Docs\R1-1809048.zip" TargetMode="External"/><Relationship Id="rId275" Type="http://schemas.openxmlformats.org/officeDocument/2006/relationships/image" Target="media/image9.wmf"/><Relationship Id="rId482" Type="http://schemas.openxmlformats.org/officeDocument/2006/relationships/hyperlink" Target="file:///C:\Users\Merias\Documents\RAN1\TSGR1_94-Sweden\Docs\R1-1809528.zip" TargetMode="External"/><Relationship Id="rId703" Type="http://schemas.openxmlformats.org/officeDocument/2006/relationships/hyperlink" Target="file:///C:\Users\Merias\Documents\RAN1\TSGR1_94-Sweden\Docs\R1-1808622.zip" TargetMode="External"/><Relationship Id="rId910" Type="http://schemas.openxmlformats.org/officeDocument/2006/relationships/image" Target="media/image134.wmf"/><Relationship Id="rId1333" Type="http://schemas.openxmlformats.org/officeDocument/2006/relationships/hyperlink" Target="file:///C:\Users\Merias\Documents\RAN1\TSGR1_94-Sweden\Docs\R1-1808674.zip" TargetMode="External"/><Relationship Id="rId1540" Type="http://schemas.openxmlformats.org/officeDocument/2006/relationships/hyperlink" Target="file:///C:\Users\Merias\Documents\RAN1\TSGR1_94-Sweden\Docs\R1-1809180.zip" TargetMode="External"/><Relationship Id="rId1638" Type="http://schemas.openxmlformats.org/officeDocument/2006/relationships/hyperlink" Target="file:///C:\Users\Merias\Documents\RAN1\TSGR1_94-Sweden\Docs\R1-1809440.zip" TargetMode="External"/><Relationship Id="rId2163" Type="http://schemas.openxmlformats.org/officeDocument/2006/relationships/hyperlink" Target="file:///C:\Users\Merias\Documents\RAN1\TSGR1_94-Sweden\Docs\R1-1808306.zip" TargetMode="External"/><Relationship Id="rId2370" Type="http://schemas.openxmlformats.org/officeDocument/2006/relationships/hyperlink" Target="file:///C:\Users\Merias\Documents\RAN1\TSGR1_94-Sweden\Docs\R1-1809115.zip" TargetMode="External"/><Relationship Id="rId135" Type="http://schemas.openxmlformats.org/officeDocument/2006/relationships/hyperlink" Target="file:///C:\Users\Merias\Documents\RAN1\TSGR1_94-Sweden\Docs\R1-1809544.zip" TargetMode="External"/><Relationship Id="rId342" Type="http://schemas.openxmlformats.org/officeDocument/2006/relationships/image" Target="media/image14.wmf"/><Relationship Id="rId787" Type="http://schemas.openxmlformats.org/officeDocument/2006/relationships/hyperlink" Target="file:///C:\Users\Merias\Documents\RAN1\TSGR1_94-Sweden\Docs\R1-1808218.zip" TargetMode="External"/><Relationship Id="rId994" Type="http://schemas.openxmlformats.org/officeDocument/2006/relationships/hyperlink" Target="file:///C:\Users\Merias\Documents\RAN1\TSGR1_94-Sweden\Docs\R1-1809116.zip" TargetMode="External"/><Relationship Id="rId1400" Type="http://schemas.openxmlformats.org/officeDocument/2006/relationships/hyperlink" Target="file:///C:\Users\Merias\Documents\RAN1\TSGR1_94-Sweden\Docs\R1-1808383.zip" TargetMode="External"/><Relationship Id="rId1845" Type="http://schemas.openxmlformats.org/officeDocument/2006/relationships/hyperlink" Target="file:///C:\Users\Merias\Documents\RAN1\TSGR1_94-Sweden\Docs\R1-1808579.zip" TargetMode="External"/><Relationship Id="rId2023" Type="http://schemas.openxmlformats.org/officeDocument/2006/relationships/hyperlink" Target="file:///C:\Users\Merias\Documents\RAN1\TSGR1_94-Sweden\Docs\R1-1809071.zip" TargetMode="External"/><Relationship Id="rId2230" Type="http://schemas.openxmlformats.org/officeDocument/2006/relationships/hyperlink" Target="file:///C:\Users\Merias\Documents\RAN1\TSGR1_94-Sweden\Docs\R1-1809339.zip" TargetMode="External"/><Relationship Id="rId2468" Type="http://schemas.openxmlformats.org/officeDocument/2006/relationships/hyperlink" Target="file:///C:\Users\Merias\Documents\RAN1\TSGR1_94-Sweden\Docs\R1-1808029.zip" TargetMode="External"/><Relationship Id="rId202" Type="http://schemas.openxmlformats.org/officeDocument/2006/relationships/hyperlink" Target="file:///C:\Users\Merias\Documents\RAN1\TSGR1_94-Sweden\Docs\R1-1809354.zip" TargetMode="External"/><Relationship Id="rId647" Type="http://schemas.openxmlformats.org/officeDocument/2006/relationships/hyperlink" Target="file:///C:\Users\Merias\Documents\RAN1\TSGR1_94-Sweden\Docs\R1-1809376.zip" TargetMode="External"/><Relationship Id="rId854" Type="http://schemas.openxmlformats.org/officeDocument/2006/relationships/image" Target="media/image79.wmf"/><Relationship Id="rId1277" Type="http://schemas.openxmlformats.org/officeDocument/2006/relationships/hyperlink" Target="file:///C:\Users\Merias\Documents\RAN1\TSGR1_94-Sweden\Docs\R1-1808379.zip" TargetMode="External"/><Relationship Id="rId1484" Type="http://schemas.openxmlformats.org/officeDocument/2006/relationships/hyperlink" Target="file:///C:\Users\Merias\Documents\RAN1\TSGR1_94-Sweden\Docs\R1-1808229.zip" TargetMode="External"/><Relationship Id="rId1691" Type="http://schemas.openxmlformats.org/officeDocument/2006/relationships/hyperlink" Target="file:///C:\Users\Merias\Documents\RAN1\TSGR1_94-Sweden\Docs\R1-1808544.zip" TargetMode="External"/><Relationship Id="rId1705" Type="http://schemas.openxmlformats.org/officeDocument/2006/relationships/hyperlink" Target="file:///C:\Users\Merias\Documents\RAN1\TSGR1_94-Sweden\Docs\R1-1809819.zip" TargetMode="External"/><Relationship Id="rId1912" Type="http://schemas.openxmlformats.org/officeDocument/2006/relationships/hyperlink" Target="file:///C:\Users\Merias\Documents\RAN1\TSGR1_94-Sweden\Docs\R1-1808295.zip" TargetMode="External"/><Relationship Id="rId2328" Type="http://schemas.openxmlformats.org/officeDocument/2006/relationships/hyperlink" Target="file:///C:\Users\Merias\Documents\RAN1\TSGR1_94-Sweden\Docs\R1-1808536.zip" TargetMode="External"/><Relationship Id="rId286" Type="http://schemas.openxmlformats.org/officeDocument/2006/relationships/hyperlink" Target="file:///C:\Users\Merias\Documents\RAN1\TSGR1_94-Sweden\Docs\R1-1809657.zip" TargetMode="External"/><Relationship Id="rId493" Type="http://schemas.openxmlformats.org/officeDocument/2006/relationships/hyperlink" Target="file:///C:\Users\Merias\Documents\RAN1\TSGR1_94-Sweden\Docs\R1-1809129.zip" TargetMode="External"/><Relationship Id="rId507" Type="http://schemas.openxmlformats.org/officeDocument/2006/relationships/hyperlink" Target="file:///C:\Users\Merias\Documents\RAN1\TSGR1_94-Sweden\Docs\R1-1809564.zip" TargetMode="External"/><Relationship Id="rId714" Type="http://schemas.openxmlformats.org/officeDocument/2006/relationships/hyperlink" Target="file:///C:\Users\Merias\Documents\RAN1\TSGR1_94-Sweden\Docs\R1-1809417.zip" TargetMode="External"/><Relationship Id="rId921" Type="http://schemas.openxmlformats.org/officeDocument/2006/relationships/image" Target="media/image145.wmf"/><Relationship Id="rId1137" Type="http://schemas.openxmlformats.org/officeDocument/2006/relationships/hyperlink" Target="file:///C:\Users\Merias\Documents\RAN1\TSGR1_94-Sweden\Docs\R1-1809107.zip" TargetMode="External"/><Relationship Id="rId1344" Type="http://schemas.openxmlformats.org/officeDocument/2006/relationships/hyperlink" Target="file:///C:\Users\Merias\Documents\RAN1\TSGR1_94-Sweden\Docs\R1-1809322.zip" TargetMode="External"/><Relationship Id="rId1551" Type="http://schemas.openxmlformats.org/officeDocument/2006/relationships/hyperlink" Target="file:///C:\Users\Merias\Documents\RAN1\TSGR1_94-Sweden\Docs\R1-1809079.zip" TargetMode="External"/><Relationship Id="rId1789" Type="http://schemas.openxmlformats.org/officeDocument/2006/relationships/hyperlink" Target="file:///C:\Users\Merias\Documents\RAN1\TSGR1_94-Sweden\Docs\R1-1808361.zip" TargetMode="External"/><Relationship Id="rId1996" Type="http://schemas.openxmlformats.org/officeDocument/2006/relationships/hyperlink" Target="file:///C:\Users\Merias\Documents\RAN1\TSGR1_94-Sweden\Docs\R1-1808403.zip" TargetMode="External"/><Relationship Id="rId2174" Type="http://schemas.openxmlformats.org/officeDocument/2006/relationships/hyperlink" Target="file:///C:\Users\Merias\Documents\RAN1\TSGR1_94-Sweden\Docs\R1-1808909.zip" TargetMode="External"/><Relationship Id="rId2381" Type="http://schemas.openxmlformats.org/officeDocument/2006/relationships/hyperlink" Target="file:///C:\Users\Merias\Documents\RAN1\TSGR1_94-Sweden\Docs\R1-1809189.zip" TargetMode="External"/><Relationship Id="rId50" Type="http://schemas.openxmlformats.org/officeDocument/2006/relationships/hyperlink" Target="file:///C:\Users\Merias\Documents\RAN1\TSGR1_94-Sweden\Docs\R1-1809372.zip" TargetMode="External"/><Relationship Id="rId146" Type="http://schemas.openxmlformats.org/officeDocument/2006/relationships/hyperlink" Target="file:///C:\Users\Merias\Documents\RAN1\TSGR1_94-Sweden\Docs\R1-1809548.zip" TargetMode="External"/><Relationship Id="rId353" Type="http://schemas.openxmlformats.org/officeDocument/2006/relationships/hyperlink" Target="file:///C:\Users\Merias\Documents\RAN1\TSGR1_94-Sweden\Docs\R1-1808628.zip" TargetMode="External"/><Relationship Id="rId560" Type="http://schemas.openxmlformats.org/officeDocument/2006/relationships/hyperlink" Target="file:///C:\Users\Merias\Documents\RAN1\TSGR1_94-Sweden\Docs\R1-1808438.zip" TargetMode="External"/><Relationship Id="rId798" Type="http://schemas.openxmlformats.org/officeDocument/2006/relationships/hyperlink" Target="file:///C:\Users\Merias\Documents\RAN1\TSGR1_94-Sweden\Docs\R1-1809419.zip" TargetMode="External"/><Relationship Id="rId1190" Type="http://schemas.openxmlformats.org/officeDocument/2006/relationships/image" Target="media/image299.wmf"/><Relationship Id="rId1204" Type="http://schemas.openxmlformats.org/officeDocument/2006/relationships/image" Target="media/image309.wmf"/><Relationship Id="rId1411" Type="http://schemas.openxmlformats.org/officeDocument/2006/relationships/hyperlink" Target="file:///C:\Users\Merias\Documents\RAN1\TSGR1_94-Sweden\Docs\R1-1809847.zip" TargetMode="External"/><Relationship Id="rId1649" Type="http://schemas.openxmlformats.org/officeDocument/2006/relationships/hyperlink" Target="file:///C:\Users\Merias\Documents\RAN1\TSGR1_94-Sweden\Docs\R1-1808543.zip" TargetMode="External"/><Relationship Id="rId1856" Type="http://schemas.openxmlformats.org/officeDocument/2006/relationships/hyperlink" Target="file:///C:\Users\Merias\Documents\RAN1\TSGR1_94-Sweden\Docs\R1-1808516.zip" TargetMode="External"/><Relationship Id="rId2034" Type="http://schemas.openxmlformats.org/officeDocument/2006/relationships/hyperlink" Target="file:///C:\Users\Merias\Documents\RAN1\TSGR1_94-Sweden\Docs\R1-1808600.zip" TargetMode="External"/><Relationship Id="rId2241" Type="http://schemas.openxmlformats.org/officeDocument/2006/relationships/hyperlink" Target="file:///C:\Users\Merias\Documents\RAN1\TSGR1_94-Sweden\Docs\R1-1809460.zip" TargetMode="External"/><Relationship Id="rId2479" Type="http://schemas.openxmlformats.org/officeDocument/2006/relationships/hyperlink" Target="file:///C:\Users\Merias\Documents\RAN1\TSGR1_94-Sweden\Docs\R1-1807873.zip" TargetMode="External"/><Relationship Id="rId213" Type="http://schemas.openxmlformats.org/officeDocument/2006/relationships/hyperlink" Target="file:///C:\Users\Merias\Documents\RAN1\TSGR1_94-Sweden\Docs\R1-1809385.zip" TargetMode="External"/><Relationship Id="rId420" Type="http://schemas.openxmlformats.org/officeDocument/2006/relationships/hyperlink" Target="file:///C:\Users\Merias\Documents\RAN1\TSGR1_94-Sweden\Docs\R1-1808139.zip" TargetMode="External"/><Relationship Id="rId658" Type="http://schemas.openxmlformats.org/officeDocument/2006/relationships/hyperlink" Target="file:///C:\Users\Merias\Documents\RAN1\TSGR1_94-Sweden\Docs\R1-1809192.zip" TargetMode="External"/><Relationship Id="rId865" Type="http://schemas.openxmlformats.org/officeDocument/2006/relationships/image" Target="media/image90.wmf"/><Relationship Id="rId1050" Type="http://schemas.openxmlformats.org/officeDocument/2006/relationships/image" Target="media/image220.wmf"/><Relationship Id="rId1288" Type="http://schemas.openxmlformats.org/officeDocument/2006/relationships/hyperlink" Target="file:///C:\Users\Merias\Documents\RAN1\TSGR1_94-Sweden\Docs\R1-1809109.zip" TargetMode="External"/><Relationship Id="rId1495" Type="http://schemas.openxmlformats.org/officeDocument/2006/relationships/hyperlink" Target="file:///C:\Users\Merias\Documents\RAN1\TSGR1_94-Sweden\Docs\R1-1809712.zip" TargetMode="External"/><Relationship Id="rId1509" Type="http://schemas.openxmlformats.org/officeDocument/2006/relationships/hyperlink" Target="file:///C:\Users\Merias\Documents\RAN1\TSGR1_94-Sweden\Docs\R1-1809411.zip" TargetMode="External"/><Relationship Id="rId1716" Type="http://schemas.openxmlformats.org/officeDocument/2006/relationships/hyperlink" Target="file:///C:\Users\Merias\Documents\RAN1\TSGR1_94-Sweden\Docs\R1-1808611.zip" TargetMode="External"/><Relationship Id="rId1923" Type="http://schemas.openxmlformats.org/officeDocument/2006/relationships/hyperlink" Target="file:///C:\Users\Merias\Documents\RAN1\TSGR1_94-Sweden\Docs\R1-1809067.zip" TargetMode="External"/><Relationship Id="rId2101" Type="http://schemas.openxmlformats.org/officeDocument/2006/relationships/hyperlink" Target="file:///C:\Users\Merias\Documents\RAN1\TSGR1_94-Sweden\Docs\R1-1809222.zip" TargetMode="External"/><Relationship Id="rId2339" Type="http://schemas.openxmlformats.org/officeDocument/2006/relationships/hyperlink" Target="file:///C:\Users\Merias\Documents\RAN1\TSGR1_94-Sweden\Docs\R1-1808715.zip" TargetMode="External"/><Relationship Id="rId297" Type="http://schemas.openxmlformats.org/officeDocument/2006/relationships/hyperlink" Target="file:///C:\Users\Merias\Documents\RAN1\TSGR1_94-Sweden\Docs\R1-1809011.zip" TargetMode="External"/><Relationship Id="rId518" Type="http://schemas.openxmlformats.org/officeDocument/2006/relationships/hyperlink" Target="file:///C:\Users\Merias\Documents\RAN1\TSGR1_94-Sweden\Docs\R1-1808351.zip" TargetMode="External"/><Relationship Id="rId725" Type="http://schemas.openxmlformats.org/officeDocument/2006/relationships/hyperlink" Target="file:///C:\Users\Merias\Documents\RAN1\TSGR1_94-Sweden\Docs\R1-1809756.zip" TargetMode="External"/><Relationship Id="rId932" Type="http://schemas.openxmlformats.org/officeDocument/2006/relationships/image" Target="media/image156.wmf"/><Relationship Id="rId1148" Type="http://schemas.openxmlformats.org/officeDocument/2006/relationships/hyperlink" Target="file:///C:\Users\Merias\Documents\RAN1\TSGR1_94-Sweden\Docs\R1-1808198.zip" TargetMode="External"/><Relationship Id="rId1355" Type="http://schemas.openxmlformats.org/officeDocument/2006/relationships/hyperlink" Target="file:///C:\Users\Merias\Documents\RAN1\TSGR1_94-Sweden\Docs\R1-1808104.zip" TargetMode="External"/><Relationship Id="rId1562" Type="http://schemas.openxmlformats.org/officeDocument/2006/relationships/hyperlink" Target="file:///C:\Users\Merias\Documents\RAN1\TSGR1_94-Sweden\Docs\R1-1808501.zip" TargetMode="External"/><Relationship Id="rId2185" Type="http://schemas.openxmlformats.org/officeDocument/2006/relationships/hyperlink" Target="file:///C:\Users\Merias\Documents\RAN1\TSGR1_94-Sweden\Docs\R1-1808100.zip" TargetMode="External"/><Relationship Id="rId2392" Type="http://schemas.openxmlformats.org/officeDocument/2006/relationships/hyperlink" Target="file:///C:\Users\Merias\Documents\RAN1\TSGR1_94-Sweden\Docs\R1-1809270.zip" TargetMode="External"/><Relationship Id="rId2406" Type="http://schemas.openxmlformats.org/officeDocument/2006/relationships/hyperlink" Target="file:///C:\Users\Merias\Documents\RAN1\TSGR1_94-Sweden\Docs\R1-1809465.zip" TargetMode="External"/><Relationship Id="rId157" Type="http://schemas.openxmlformats.org/officeDocument/2006/relationships/hyperlink" Target="file:///C:\Users\Merias\Documents\RAN1\TSGR1_94-Sweden\Docs\R1-1809554.zip" TargetMode="External"/><Relationship Id="rId364" Type="http://schemas.openxmlformats.org/officeDocument/2006/relationships/hyperlink" Target="file:///C:\Users\Merias\Documents\RAN1\TSGR1_94-Sweden\Docs\R1-1808629.zip" TargetMode="External"/><Relationship Id="rId1008" Type="http://schemas.openxmlformats.org/officeDocument/2006/relationships/image" Target="media/image180.wmf"/><Relationship Id="rId1215" Type="http://schemas.openxmlformats.org/officeDocument/2006/relationships/hyperlink" Target="file:///C:\Users\Merias\Documents\RAN1\TSGR1_94-Sweden\Docs\R1-1808069.zip" TargetMode="External"/><Relationship Id="rId1422" Type="http://schemas.openxmlformats.org/officeDocument/2006/relationships/hyperlink" Target="file:///C:\Users\Merias\Documents\RAN1\TSGR1_94-Sweden\Docs\R1-1809832.zip" TargetMode="External"/><Relationship Id="rId1867" Type="http://schemas.openxmlformats.org/officeDocument/2006/relationships/hyperlink" Target="file:///C:\Users\Merias\Documents\RAN1\TSGR1_94-Sweden\Docs\R1-1809445.zip" TargetMode="External"/><Relationship Id="rId2045" Type="http://schemas.openxmlformats.org/officeDocument/2006/relationships/hyperlink" Target="file:///C:\Users\Merias\Documents\RAN1\TSGR1_94-Sweden\Docs\R1-1809161.zip" TargetMode="External"/><Relationship Id="rId61" Type="http://schemas.openxmlformats.org/officeDocument/2006/relationships/hyperlink" Target="file:///C:\Users\Merias\Documents\RAN1\TSGR1_94-Sweden\Docs\R1-1807732.zip" TargetMode="External"/><Relationship Id="rId571" Type="http://schemas.openxmlformats.org/officeDocument/2006/relationships/hyperlink" Target="file:///C:\Users\Merias\Documents\RAN1\TSGR1_94-Sweden\Docs\R1-1808474.zip" TargetMode="External"/><Relationship Id="rId669" Type="http://schemas.openxmlformats.org/officeDocument/2006/relationships/hyperlink" Target="file:///C:\Users\Merias\Documents\RAN1\TSGR1_94-Sweden\Docs\R1-1809703.zip" TargetMode="External"/><Relationship Id="rId876" Type="http://schemas.openxmlformats.org/officeDocument/2006/relationships/image" Target="media/image101.wmf"/><Relationship Id="rId1299" Type="http://schemas.openxmlformats.org/officeDocument/2006/relationships/image" Target="media/image336.wmf"/><Relationship Id="rId1727" Type="http://schemas.openxmlformats.org/officeDocument/2006/relationships/hyperlink" Target="file:///C:\Users\Merias\Documents\RAN1\TSGR1_94-Sweden\Docs\R1-1809296.zip" TargetMode="External"/><Relationship Id="rId1934" Type="http://schemas.openxmlformats.org/officeDocument/2006/relationships/hyperlink" Target="file:///C:\Users\Merias\Documents\RAN1\TSGR1_94-Sweden\Docs\R1-1808282.zip" TargetMode="External"/><Relationship Id="rId2252" Type="http://schemas.openxmlformats.org/officeDocument/2006/relationships/hyperlink" Target="file:///C:\Users\Merias\Documents\RAN1\TSGR1_94-Sweden\Docs\R1-1809938.zip" TargetMode="External"/><Relationship Id="rId19" Type="http://schemas.openxmlformats.org/officeDocument/2006/relationships/hyperlink" Target="file:///C:\Users\Merias\Documents\RAN1\TSGR1_94-Sweden\Docs\R1-1808022.zip" TargetMode="External"/><Relationship Id="rId224" Type="http://schemas.openxmlformats.org/officeDocument/2006/relationships/hyperlink" Target="file:///C:\Users\Merias\Documents\RAN1\TSGR1_94-Sweden\Docs\R1-1809366.zip" TargetMode="External"/><Relationship Id="rId431" Type="http://schemas.openxmlformats.org/officeDocument/2006/relationships/hyperlink" Target="file:///C:\Users\Merias\Documents\RAN1\TSGR1_94-Sweden\Docs\R1-1809577.zip" TargetMode="External"/><Relationship Id="rId529" Type="http://schemas.openxmlformats.org/officeDocument/2006/relationships/hyperlink" Target="file:///C:\Users\Merias\Documents\RAN1\TSGR1_94-Sweden\Docs\R1-1808435.zip" TargetMode="External"/><Relationship Id="rId736" Type="http://schemas.openxmlformats.org/officeDocument/2006/relationships/oleObject" Target="embeddings/oleObject16.bin"/><Relationship Id="rId1061" Type="http://schemas.openxmlformats.org/officeDocument/2006/relationships/image" Target="media/image231.wmf"/><Relationship Id="rId1159" Type="http://schemas.openxmlformats.org/officeDocument/2006/relationships/hyperlink" Target="file:///C:\Users\Merias\Documents\RAN1\TSGR1_94-Sweden\Docs\R1-1809140.zip" TargetMode="External"/><Relationship Id="rId1366" Type="http://schemas.openxmlformats.org/officeDocument/2006/relationships/hyperlink" Target="file:///C:\Users\Merias\Documents\RAN1\TSGR1_94-Sweden\Docs\R1-1809183.zip" TargetMode="External"/><Relationship Id="rId2112" Type="http://schemas.openxmlformats.org/officeDocument/2006/relationships/hyperlink" Target="file:///C:\Users\Merias\Documents\RAN1\TSGR1_94-Sweden\Docs\R1-1809516.zip" TargetMode="External"/><Relationship Id="rId2196" Type="http://schemas.openxmlformats.org/officeDocument/2006/relationships/hyperlink" Target="file:///C:\Users\Merias\Documents\RAN1\TSGR1_94-Sweden\Docs\R1-1808707.zip" TargetMode="External"/><Relationship Id="rId2417" Type="http://schemas.openxmlformats.org/officeDocument/2006/relationships/hyperlink" Target="file:///C:\Users\Merias\Documents\RAN1\TSGR1_94-Sweden\Docs\R1-1809118.zip" TargetMode="External"/><Relationship Id="rId168" Type="http://schemas.openxmlformats.org/officeDocument/2006/relationships/hyperlink" Target="file:///C:\Users\Merias\Documents\RAN1\TSGR1_94-Sweden\Docs\R1-1809002.zip" TargetMode="External"/><Relationship Id="rId943" Type="http://schemas.openxmlformats.org/officeDocument/2006/relationships/image" Target="media/image164.wmf"/><Relationship Id="rId1019" Type="http://schemas.openxmlformats.org/officeDocument/2006/relationships/image" Target="media/image191.wmf"/><Relationship Id="rId1573" Type="http://schemas.openxmlformats.org/officeDocument/2006/relationships/hyperlink" Target="file:///C:\Users\Merias\Documents\RAN1\TSGR1_94-Sweden\Docs\R1-1809190.zip" TargetMode="External"/><Relationship Id="rId1780" Type="http://schemas.openxmlformats.org/officeDocument/2006/relationships/hyperlink" Target="file:///C:\Users\Merias\Documents\RAN1\TSGR1_94-Sweden\Docs\R1-1809403.zip" TargetMode="External"/><Relationship Id="rId1878" Type="http://schemas.openxmlformats.org/officeDocument/2006/relationships/hyperlink" Target="file:///C:\Users\Merias\Documents\RAN1\TSGR1_94-Sweden\Docs\R1-1809798.zip" TargetMode="External"/><Relationship Id="rId72" Type="http://schemas.openxmlformats.org/officeDocument/2006/relationships/hyperlink" Target="file:///C:\Users\Merias\Documents\RAN1\TSGR1_94-Sweden\Docs\R1-1808007.zip" TargetMode="External"/><Relationship Id="rId375" Type="http://schemas.openxmlformats.org/officeDocument/2006/relationships/hyperlink" Target="file:///C:\Users\Merias\Documents\RAN1\TSGR1_94-Sweden\Docs\R1-1808991.zip" TargetMode="External"/><Relationship Id="rId582" Type="http://schemas.openxmlformats.org/officeDocument/2006/relationships/hyperlink" Target="file:///C:\Users\Merias\Documents\RAN1\TSGR1_94-Sweden\Docs\R1-1808358.zip" TargetMode="External"/><Relationship Id="rId803" Type="http://schemas.openxmlformats.org/officeDocument/2006/relationships/hyperlink" Target="file:///C:\Users\Merias\Documents\RAN1\TSGR1_94-Sweden\Docs\R1-1809742.zip" TargetMode="External"/><Relationship Id="rId1226" Type="http://schemas.openxmlformats.org/officeDocument/2006/relationships/hyperlink" Target="file:///C:\Users\Merias\Documents\RAN1\TSGR1_94-Sweden\Docs\R1-1808833.zip" TargetMode="External"/><Relationship Id="rId1433" Type="http://schemas.openxmlformats.org/officeDocument/2006/relationships/image" Target="media/image351.wmf"/><Relationship Id="rId1640" Type="http://schemas.openxmlformats.org/officeDocument/2006/relationships/hyperlink" Target="file:///C:\Users\Merias\Documents\RAN1\TSGR1_94-Sweden\Docs\R1-1809764.zip" TargetMode="External"/><Relationship Id="rId1738" Type="http://schemas.openxmlformats.org/officeDocument/2006/relationships/hyperlink" Target="file:///C:\Users\Merias\Documents\RAN1\TSGR1_94-Sweden\Docs\R1-1808336.zip" TargetMode="External"/><Relationship Id="rId2056" Type="http://schemas.openxmlformats.org/officeDocument/2006/relationships/hyperlink" Target="file:///C:\Users\Merias\Documents\RAN1\TSGR1_94-Sweden\Docs\R1-1808784.zip" TargetMode="External"/><Relationship Id="rId2263" Type="http://schemas.openxmlformats.org/officeDocument/2006/relationships/hyperlink" Target="file:///C:\Users\Merias\Documents\RAN1\TSGR1_94-Sweden\Docs\R1-1809934.zip" TargetMode="External"/><Relationship Id="rId2470" Type="http://schemas.openxmlformats.org/officeDocument/2006/relationships/hyperlink" Target="file:///C:\Users\Merias\Documents\RAN1\TSGR1_94-Sweden\Docs\R1-1808031.zip" TargetMode="External"/><Relationship Id="rId3" Type="http://schemas.openxmlformats.org/officeDocument/2006/relationships/customXml" Target="../customXml/item1.xml"/><Relationship Id="rId235" Type="http://schemas.openxmlformats.org/officeDocument/2006/relationships/hyperlink" Target="file:///C:\Users\Merias\Documents\RAN1\TSGR1_94-Sweden\Docs\R1-1808457.zip" TargetMode="External"/><Relationship Id="rId442" Type="http://schemas.openxmlformats.org/officeDocument/2006/relationships/hyperlink" Target="file:///C:\Users\Merias\Documents\RAN1\TSGR1_94-Sweden\Docs\R1-1809621.zip" TargetMode="External"/><Relationship Id="rId887" Type="http://schemas.openxmlformats.org/officeDocument/2006/relationships/image" Target="media/image111.wmf"/><Relationship Id="rId1072" Type="http://schemas.openxmlformats.org/officeDocument/2006/relationships/hyperlink" Target="file:///C:\Users\Merias\Documents\RAN1\TSGR1_94-Sweden\Docs\R1-1809777.zip" TargetMode="External"/><Relationship Id="rId1500" Type="http://schemas.openxmlformats.org/officeDocument/2006/relationships/hyperlink" Target="file:///C:\Users\Merias\Documents\RAN1\TSGR1_94-Sweden\Docs\R1-1809905.zip" TargetMode="External"/><Relationship Id="rId1945" Type="http://schemas.openxmlformats.org/officeDocument/2006/relationships/hyperlink" Target="file:///C:\Users\Merias\Documents\RAN1\TSGR1_94-Sweden\Docs\R1-1809177.zip" TargetMode="External"/><Relationship Id="rId2123" Type="http://schemas.openxmlformats.org/officeDocument/2006/relationships/hyperlink" Target="file:///C:\Users\Merias\Documents\RAN1\TSGR1_94-Sweden\Docs\R1-1808191.zip" TargetMode="External"/><Relationship Id="rId2330" Type="http://schemas.openxmlformats.org/officeDocument/2006/relationships/hyperlink" Target="file:///C:\Users\Merias\Documents\RAN1\TSGR1_94-Sweden\Docs\R1-1808538.zip" TargetMode="External"/><Relationship Id="rId302" Type="http://schemas.openxmlformats.org/officeDocument/2006/relationships/oleObject" Target="embeddings/oleObject12.bin"/><Relationship Id="rId747" Type="http://schemas.openxmlformats.org/officeDocument/2006/relationships/hyperlink" Target="file:///C:\Users\Merias\Documents\RAN1\TSGR1_94-Sweden\Docs\R1-1808746.zip" TargetMode="External"/><Relationship Id="rId954" Type="http://schemas.openxmlformats.org/officeDocument/2006/relationships/hyperlink" Target="file:///C:\Users\Merias\Documents\RAN1\TSGR1_94-Sweden\Docs\R1-1809993.zip" TargetMode="External"/><Relationship Id="rId1377" Type="http://schemas.openxmlformats.org/officeDocument/2006/relationships/hyperlink" Target="file:///C:\Users\Merias\Documents\RAN1\TSGR1_94-Sweden\Docs\R1-1809910.zip" TargetMode="External"/><Relationship Id="rId1584" Type="http://schemas.openxmlformats.org/officeDocument/2006/relationships/hyperlink" Target="file:///C:\Users\Merias\Documents\RAN1\TSGR1_94-Sweden\Docs\R1-1809790.zip" TargetMode="External"/><Relationship Id="rId1791" Type="http://schemas.openxmlformats.org/officeDocument/2006/relationships/hyperlink" Target="file:///C:\Users\Merias\Documents\RAN1\TSGR1_94-Sweden\Docs\R1-1808688.zip" TargetMode="External"/><Relationship Id="rId1805" Type="http://schemas.openxmlformats.org/officeDocument/2006/relationships/hyperlink" Target="file:///C:\Users\Merias\Documents\RAN1\TSGR1_94-Sweden\Docs\R1-1809209.zip" TargetMode="External"/><Relationship Id="rId2428" Type="http://schemas.openxmlformats.org/officeDocument/2006/relationships/hyperlink" Target="file:///C:\Users\Merias\Documents\RAN1\TSGR1_94-Sweden\Docs\R1-1809348.zip" TargetMode="External"/><Relationship Id="rId83" Type="http://schemas.openxmlformats.org/officeDocument/2006/relationships/hyperlink" Target="file:///C:\Users\Merias\Documents\RAN1\TSGR1_94-Sweden\Docs\R1-1808015.zip" TargetMode="External"/><Relationship Id="rId179" Type="http://schemas.openxmlformats.org/officeDocument/2006/relationships/hyperlink" Target="file:///C:\Users\Merias\Documents\RAN1\TSGR1_94-Sweden\Docs\R1-1809644.zip" TargetMode="External"/><Relationship Id="rId386" Type="http://schemas.openxmlformats.org/officeDocument/2006/relationships/hyperlink" Target="file:///C:\Users\Merias\Documents\RAN1\TSGR1_94-Sweden\Docs\R1-1809691.zip" TargetMode="External"/><Relationship Id="rId593" Type="http://schemas.openxmlformats.org/officeDocument/2006/relationships/hyperlink" Target="file:///C:\Users\Merias\Documents\RAN1\TSGR1_94-Sweden\Docs\R1-1808109.zip" TargetMode="External"/><Relationship Id="rId607" Type="http://schemas.openxmlformats.org/officeDocument/2006/relationships/hyperlink" Target="file:///C:\Users\Merias\Documents\RAN1\TSGR1_94-Sweden\Docs\R1-1808958.zip" TargetMode="External"/><Relationship Id="rId814" Type="http://schemas.openxmlformats.org/officeDocument/2006/relationships/hyperlink" Target="file:///C:\Users\Merias\Documents\RAN1\TSGR1_94-Sweden\Docs\R1-1809896.zip" TargetMode="External"/><Relationship Id="rId1237" Type="http://schemas.openxmlformats.org/officeDocument/2006/relationships/image" Target="media/image313.wmf"/><Relationship Id="rId1444" Type="http://schemas.openxmlformats.org/officeDocument/2006/relationships/image" Target="media/image360.wmf"/><Relationship Id="rId1651" Type="http://schemas.openxmlformats.org/officeDocument/2006/relationships/hyperlink" Target="file:///C:\Users\Merias\Documents\RAN1\TSGR1_94-Sweden\Docs\R1-1808682.zip" TargetMode="External"/><Relationship Id="rId1889" Type="http://schemas.openxmlformats.org/officeDocument/2006/relationships/hyperlink" Target="file:///C:\Users\Merias\Documents\RAN1\TSGR1_94-Sweden\Docs\R1-1808693.zip" TargetMode="External"/><Relationship Id="rId2067" Type="http://schemas.openxmlformats.org/officeDocument/2006/relationships/hyperlink" Target="http://www.3gpp.org/ftp/tsg_ran/TSG_RAN/TSGR_80/Docs/RP-181430.zip" TargetMode="External"/><Relationship Id="rId2274" Type="http://schemas.openxmlformats.org/officeDocument/2006/relationships/hyperlink" Target="file:///C:\Users\Merias\Documents\RAN1\TSGR1_94-Sweden\Docs\R1-1809259.zip" TargetMode="External"/><Relationship Id="rId2481" Type="http://schemas.openxmlformats.org/officeDocument/2006/relationships/hyperlink" Target="file:///C:\Users\Merias\Documents\RAN1\TSGR1_94-Sweden\Docs\R1-1808173.zip" TargetMode="External"/><Relationship Id="rId246" Type="http://schemas.openxmlformats.org/officeDocument/2006/relationships/hyperlink" Target="file:///C:\Users\Merias\Documents\RAN1\TSGR1_94-Sweden\Docs\R1-1808367.zip" TargetMode="External"/><Relationship Id="rId453" Type="http://schemas.openxmlformats.org/officeDocument/2006/relationships/hyperlink" Target="file:///C:\Users\Merias\Documents\RAN1\TSGR1_94-Sweden\Docs\R1-1809587.zip" TargetMode="External"/><Relationship Id="rId660" Type="http://schemas.openxmlformats.org/officeDocument/2006/relationships/hyperlink" Target="file:///C:\Users\Merias\Documents\RAN1\TSGR1_94-Sweden\Docs\R1-1809193.zip" TargetMode="External"/><Relationship Id="rId898" Type="http://schemas.openxmlformats.org/officeDocument/2006/relationships/image" Target="media/image122.wmf"/><Relationship Id="rId1083" Type="http://schemas.openxmlformats.org/officeDocument/2006/relationships/image" Target="media/image250.wmf"/><Relationship Id="rId1290" Type="http://schemas.openxmlformats.org/officeDocument/2006/relationships/hyperlink" Target="file:///C:\Users\Merias\Documents\RAN1\TSGR1_94-Sweden\Docs\R1-1809321.zip" TargetMode="External"/><Relationship Id="rId1304" Type="http://schemas.openxmlformats.org/officeDocument/2006/relationships/hyperlink" Target="file:///C:\Users\Merias\Documents\RAN1\TSGR1_94-Sweden\Docs\R1-1809977.zip" TargetMode="External"/><Relationship Id="rId1511" Type="http://schemas.openxmlformats.org/officeDocument/2006/relationships/hyperlink" Target="file:///C:\Users\Merias\Documents\RAN1\TSGR1_94-Sweden\Docs\R1-1809491.zip" TargetMode="External"/><Relationship Id="rId1749" Type="http://schemas.openxmlformats.org/officeDocument/2006/relationships/hyperlink" Target="file:///C:\Users\Merias\Documents\RAN1\TSGR1_94-Sweden\Docs\R1-1809185.zip" TargetMode="External"/><Relationship Id="rId1956" Type="http://schemas.openxmlformats.org/officeDocument/2006/relationships/hyperlink" Target="file:///C:\Users\Merias\Documents\RAN1\TSGR1_94-Sweden\Docs\R1-1808281.zip" TargetMode="External"/><Relationship Id="rId2134" Type="http://schemas.openxmlformats.org/officeDocument/2006/relationships/hyperlink" Target="file:///C:\Users\Merias\Documents\RAN1\TSGR1_94-Sweden\Docs\R1-1808617.zip" TargetMode="External"/><Relationship Id="rId2341" Type="http://schemas.openxmlformats.org/officeDocument/2006/relationships/hyperlink" Target="file:///C:\Users\Merias\Documents\RAN1\TSGR1_94-Sweden\Docs\R1-1809708.zip" TargetMode="External"/><Relationship Id="rId106" Type="http://schemas.openxmlformats.org/officeDocument/2006/relationships/hyperlink" Target="file:///C:\Users\Merias\Documents\RAN1\TSGR1_94-Sweden\Docs\R1-1809605.zip" TargetMode="External"/><Relationship Id="rId313" Type="http://schemas.openxmlformats.org/officeDocument/2006/relationships/hyperlink" Target="file:///C:\Users\Merias\Documents\RAN1\TSGR1_94-Sweden\Docs\R1-1809948.zip" TargetMode="External"/><Relationship Id="rId758" Type="http://schemas.openxmlformats.org/officeDocument/2006/relationships/hyperlink" Target="file:///C:\Users\Merias\Documents\RAN1\TSGR1_94-Sweden\Docs\R1-1809732.zip" TargetMode="External"/><Relationship Id="rId965" Type="http://schemas.openxmlformats.org/officeDocument/2006/relationships/hyperlink" Target="file:///C:\Users\Merias\Documents\RAN1\TSGR1_94-Sweden\Docs\R1-1808800.zip" TargetMode="External"/><Relationship Id="rId1150" Type="http://schemas.openxmlformats.org/officeDocument/2006/relationships/hyperlink" Target="file:///C:\Users\Merias\Documents\RAN1\TSGR1_94-Sweden\Docs\R1-1808201.zip" TargetMode="External"/><Relationship Id="rId1388" Type="http://schemas.openxmlformats.org/officeDocument/2006/relationships/hyperlink" Target="file:///C:\Users\Merias\Documents\RAN1\TSGR1_94-Sweden\Docs\R1-1808954.zip" TargetMode="External"/><Relationship Id="rId1595" Type="http://schemas.openxmlformats.org/officeDocument/2006/relationships/hyperlink" Target="file:///C:\Users\Merias\Documents\RAN1\TSGR1_94-Sweden\Docs\R1-1808680.zip" TargetMode="External"/><Relationship Id="rId1609" Type="http://schemas.openxmlformats.org/officeDocument/2006/relationships/hyperlink" Target="file:///C:\Users\Merias\Documents\RAN1\TSGR1_94-Sweden\Docs\R1-1808155.zip" TargetMode="External"/><Relationship Id="rId1816" Type="http://schemas.openxmlformats.org/officeDocument/2006/relationships/hyperlink" Target="file:///C:\Users\Merias\Documents\RAN1\TSGR1_94-Sweden\Docs\R1-1809489.zip" TargetMode="External"/><Relationship Id="rId2439" Type="http://schemas.openxmlformats.org/officeDocument/2006/relationships/hyperlink" Target="file:///C:\Users\Merias\Documents\RAN1\TSGR1_94-Sweden\Docs\R1-1808004.zip" TargetMode="External"/><Relationship Id="rId10" Type="http://schemas.openxmlformats.org/officeDocument/2006/relationships/image" Target="media/image1.png"/><Relationship Id="rId94" Type="http://schemas.openxmlformats.org/officeDocument/2006/relationships/hyperlink" Target="file:///C:\Users\Merias\Documents\RAN1\TSGR1_94-Sweden\Docs\R1-1809892.zip" TargetMode="External"/><Relationship Id="rId397" Type="http://schemas.openxmlformats.org/officeDocument/2006/relationships/hyperlink" Target="file:///C:\Users\Merias\Documents\RAN1\TSGR1_94-Sweden\Docs\R1-1809583.zip" TargetMode="External"/><Relationship Id="rId520" Type="http://schemas.openxmlformats.org/officeDocument/2006/relationships/hyperlink" Target="file:///C:\Users\Merias\Documents\RAN1\TSGR1_94-Sweden\Docs\R1-1808469.zip" TargetMode="External"/><Relationship Id="rId618" Type="http://schemas.openxmlformats.org/officeDocument/2006/relationships/hyperlink" Target="file:///C:\Users\Merias\Documents\RAN1\TSGR1_94-Sweden\Docs\R1-1809035.zip" TargetMode="External"/><Relationship Id="rId825" Type="http://schemas.openxmlformats.org/officeDocument/2006/relationships/hyperlink" Target="file:///C:\Users\Merias\Documents\RAN1\TSGR1_94-Sweden\Docs\R1-1808146.zip" TargetMode="External"/><Relationship Id="rId1248" Type="http://schemas.openxmlformats.org/officeDocument/2006/relationships/hyperlink" Target="file:///C:\Users\Merias\Documents\RAN1\TSGR1_94-Sweden\Docs\R1-1809927.zip" TargetMode="External"/><Relationship Id="rId1455" Type="http://schemas.openxmlformats.org/officeDocument/2006/relationships/hyperlink" Target="file:///C:\Users\Merias\Documents\RAN1\TSGR1_94-Sweden\Docs\R1-1808070.zip" TargetMode="External"/><Relationship Id="rId1662" Type="http://schemas.openxmlformats.org/officeDocument/2006/relationships/hyperlink" Target="file:///C:\Users\Merias\Documents\RAN1\TSGR1_94-Sweden\Docs\R1-1809738.zip" TargetMode="External"/><Relationship Id="rId2078" Type="http://schemas.openxmlformats.org/officeDocument/2006/relationships/hyperlink" Target="file:///C:\Users\Merias\Documents\RAN1\TSGR1_94-Sweden\Docs\R1-1809875.zip" TargetMode="External"/><Relationship Id="rId2201" Type="http://schemas.openxmlformats.org/officeDocument/2006/relationships/hyperlink" Target="file:///C:\Users\Merias\Documents\RAN1\TSGR1_94-Sweden\Docs\R1-1809294.zip" TargetMode="External"/><Relationship Id="rId2285" Type="http://schemas.openxmlformats.org/officeDocument/2006/relationships/hyperlink" Target="file:///C:\Users\Merias\Documents\RAN1\TSGR1_94-Sweden\Docs\R1-1808080.zip" TargetMode="External"/><Relationship Id="rId2492" Type="http://schemas.openxmlformats.org/officeDocument/2006/relationships/hyperlink" Target="file:///C:\Users\Merias\Documents\RAN1\TSGR1_94-Sweden\Docs\R1-1808859.zip" TargetMode="External"/><Relationship Id="rId2506" Type="http://schemas.openxmlformats.org/officeDocument/2006/relationships/hyperlink" Target="../Docs/R1-1810049.zip" TargetMode="External"/><Relationship Id="rId257" Type="http://schemas.openxmlformats.org/officeDocument/2006/relationships/hyperlink" Target="file:///C:\Users\Merias\Documents\RAN1\TSGR1_94-Sweden\Docs\R1-1809618.zip" TargetMode="External"/><Relationship Id="rId464" Type="http://schemas.openxmlformats.org/officeDocument/2006/relationships/hyperlink" Target="file:///C:\Users\Merias\Documents\RAN1\TSGR1_94-Sweden\Docs\R1-1808584.zip" TargetMode="External"/><Relationship Id="rId1010" Type="http://schemas.openxmlformats.org/officeDocument/2006/relationships/image" Target="media/image182.wmf"/><Relationship Id="rId1094" Type="http://schemas.openxmlformats.org/officeDocument/2006/relationships/image" Target="media/image261.wmf"/><Relationship Id="rId1108" Type="http://schemas.openxmlformats.org/officeDocument/2006/relationships/image" Target="media/image274.wmf"/><Relationship Id="rId1315" Type="http://schemas.openxmlformats.org/officeDocument/2006/relationships/hyperlink" Target="file:///C:\Users\Merias\Documents\RAN1\TSGR1_94-Sweden\Docs\R1-1809763.zip" TargetMode="External"/><Relationship Id="rId1967" Type="http://schemas.openxmlformats.org/officeDocument/2006/relationships/hyperlink" Target="file:///C:\Users\Merias\Documents\RAN1\TSGR1_94-Sweden\Docs\R1-1808778.zip" TargetMode="External"/><Relationship Id="rId2145" Type="http://schemas.openxmlformats.org/officeDocument/2006/relationships/hyperlink" Target="file:///C:\Users\Merias\Documents\RAN1\TSGR1_94-Sweden\Docs\R1-1809112.zip" TargetMode="External"/><Relationship Id="rId117" Type="http://schemas.openxmlformats.org/officeDocument/2006/relationships/hyperlink" Target="file:///C:\Users\Merias\Documents\RAN1\TSGR1_94-Sweden\Docs\R1-1809539.zip" TargetMode="External"/><Relationship Id="rId671" Type="http://schemas.openxmlformats.org/officeDocument/2006/relationships/hyperlink" Target="file:///C:\Users\Merias\Documents\RAN1\TSGR1_94-Sweden\Docs\R1-1809808.zip" TargetMode="External"/><Relationship Id="rId769" Type="http://schemas.openxmlformats.org/officeDocument/2006/relationships/image" Target="media/image43.wmf"/><Relationship Id="rId976" Type="http://schemas.openxmlformats.org/officeDocument/2006/relationships/hyperlink" Target="file:///C:\Users\Merias\Documents\RAN1\TSGR1_94-Sweden\Docs\R1-1809864.zip" TargetMode="External"/><Relationship Id="rId1399" Type="http://schemas.openxmlformats.org/officeDocument/2006/relationships/hyperlink" Target="file:///C:\Users\Merias\Documents\RAN1\TSGR1_94-Sweden\Docs\R1-1809730.zip" TargetMode="External"/><Relationship Id="rId2352" Type="http://schemas.openxmlformats.org/officeDocument/2006/relationships/hyperlink" Target="file:///C:\Users\Merias\Documents\RAN1\TSGR1_94-Sweden\Docs\R1-1808851.zip" TargetMode="External"/><Relationship Id="rId324" Type="http://schemas.openxmlformats.org/officeDocument/2006/relationships/hyperlink" Target="file:///C:\Users\Merias\Documents\RAN1\TSGR1_94-Sweden\Docs\R1-1808989.zip" TargetMode="External"/><Relationship Id="rId531" Type="http://schemas.openxmlformats.org/officeDocument/2006/relationships/hyperlink" Target="file:///C:\Users\Merias\Documents\RAN1\TSGR1_94-Sweden\Docs\R1-1808636.zip" TargetMode="External"/><Relationship Id="rId629" Type="http://schemas.openxmlformats.org/officeDocument/2006/relationships/hyperlink" Target="http://www.3gpp.org/ftp/tsg_ran/TSG_RAN/TSGR_80/Docs/RP-181485.zip" TargetMode="External"/><Relationship Id="rId1161" Type="http://schemas.openxmlformats.org/officeDocument/2006/relationships/hyperlink" Target="file:///C:\Users\Merias\Documents\RAN1\TSGR1_94-Sweden\Docs\R1-1809239.zip" TargetMode="External"/><Relationship Id="rId1259" Type="http://schemas.openxmlformats.org/officeDocument/2006/relationships/image" Target="media/image327.wmf"/><Relationship Id="rId1466" Type="http://schemas.openxmlformats.org/officeDocument/2006/relationships/hyperlink" Target="file:///C:\Users\Merias\Documents\RAN1\TSGR1_94-Sweden\Docs\R1-1809295.zip" TargetMode="External"/><Relationship Id="rId2005" Type="http://schemas.openxmlformats.org/officeDocument/2006/relationships/hyperlink" Target="file:///C:\Users\Merias\Documents\RAN1\TSGR1_94-Sweden\Docs\R1-1809049.zip" TargetMode="External"/><Relationship Id="rId2212" Type="http://schemas.openxmlformats.org/officeDocument/2006/relationships/hyperlink" Target="file:///C:\Users\Merias\Documents\RAN1\TSGR1_94-Sweden\Docs\R1-1808574.zip" TargetMode="External"/><Relationship Id="rId836" Type="http://schemas.openxmlformats.org/officeDocument/2006/relationships/hyperlink" Target="file:///C:\Users\Merias\Documents\RAN1\TSGR1_94-Sweden\Docs\R1-1809195.zip" TargetMode="External"/><Relationship Id="rId1021" Type="http://schemas.openxmlformats.org/officeDocument/2006/relationships/hyperlink" Target="file:///C:\Users\Merias\Documents\RAN1\TSGR1_94-Sweden\Docs\R1-1809762.zip" TargetMode="External"/><Relationship Id="rId1119" Type="http://schemas.openxmlformats.org/officeDocument/2006/relationships/hyperlink" Target="file:///C:\Users\Merias\Documents\RAN1\TSGR1_94-Sweden\Docs\R1-1809814.zip" TargetMode="External"/><Relationship Id="rId1673" Type="http://schemas.openxmlformats.org/officeDocument/2006/relationships/hyperlink" Target="file:///C:\Users\Merias\Documents\RAN1\TSGR1_94-Sweden\Docs\R1-1808807.zip" TargetMode="External"/><Relationship Id="rId1880" Type="http://schemas.openxmlformats.org/officeDocument/2006/relationships/hyperlink" Target="file:///C:\Users\Merias\Documents\RAN1\TSGR1_94-Sweden\Docs\R1-1809834.zip" TargetMode="External"/><Relationship Id="rId1978" Type="http://schemas.openxmlformats.org/officeDocument/2006/relationships/hyperlink" Target="file:///C:\Users\Merias\Documents\RAN1\TSGR1_94-Sweden\Docs\R1-1808523.zip" TargetMode="External"/><Relationship Id="rId903" Type="http://schemas.openxmlformats.org/officeDocument/2006/relationships/image" Target="media/image127.wmf"/><Relationship Id="rId1326" Type="http://schemas.openxmlformats.org/officeDocument/2006/relationships/image" Target="media/image346.wmf"/><Relationship Id="rId1533" Type="http://schemas.openxmlformats.org/officeDocument/2006/relationships/hyperlink" Target="file:///C:\Users\Merias\Documents\RAN1\TSGR1_94-Sweden\Docs\R1-1808955.zip" TargetMode="External"/><Relationship Id="rId1740" Type="http://schemas.openxmlformats.org/officeDocument/2006/relationships/hyperlink" Target="file:///C:\Users\Merias\Documents\RAN1\TSGR1_94-Sweden\Docs\R1-1808508.zip" TargetMode="External"/><Relationship Id="rId32" Type="http://schemas.openxmlformats.org/officeDocument/2006/relationships/hyperlink" Target="file:///C:\Users\Merias\Documents\RAN1\TSGR1_94-Sweden\Docs\R1-1809228.zip" TargetMode="External"/><Relationship Id="rId1600" Type="http://schemas.openxmlformats.org/officeDocument/2006/relationships/hyperlink" Target="file:///C:\Users\Merias\Documents\RAN1\TSGR1_94-Sweden\Docs\R1-1809081.zip" TargetMode="External"/><Relationship Id="rId1838" Type="http://schemas.openxmlformats.org/officeDocument/2006/relationships/hyperlink" Target="file:///C:\Users\Merias\Documents\RAN1\TSGR1_94-Sweden\Docs\R1-1809817.zip" TargetMode="External"/><Relationship Id="rId181" Type="http://schemas.openxmlformats.org/officeDocument/2006/relationships/hyperlink" Target="file:///C:\Users\Merias\Documents\RAN1\TSGR1_94-Sweden\Docs\R1-1809665.zip" TargetMode="External"/><Relationship Id="rId1905" Type="http://schemas.openxmlformats.org/officeDocument/2006/relationships/hyperlink" Target="file:///C:\Users\Merias\Documents\RAN1\TSGR1_94-Sweden\Docs\R1-1809964.zip" TargetMode="External"/><Relationship Id="rId279" Type="http://schemas.openxmlformats.org/officeDocument/2006/relationships/oleObject" Target="embeddings/oleObject10.bin"/><Relationship Id="rId486" Type="http://schemas.openxmlformats.org/officeDocument/2006/relationships/hyperlink" Target="file:///C:\Users\Merias\Documents\RAN1\TSGR1_94-Sweden\Docs\R1-1808357.zip" TargetMode="External"/><Relationship Id="rId693" Type="http://schemas.openxmlformats.org/officeDocument/2006/relationships/hyperlink" Target="file:///C:\Users\Merias\Documents\RAN1\TSGR1_94-Sweden\Docs\R1-1809959.zip" TargetMode="External"/><Relationship Id="rId2167" Type="http://schemas.openxmlformats.org/officeDocument/2006/relationships/hyperlink" Target="file:///C:\Users\Merias\Documents\RAN1\TSGR1_94-Sweden\Docs\R1-1808532.zip" TargetMode="External"/><Relationship Id="rId2374" Type="http://schemas.openxmlformats.org/officeDocument/2006/relationships/hyperlink" Target="file:///C:\Users\Merias\Documents\RAN1\TSGR1_94-Sweden\Docs\R1-1809169.zip" TargetMode="External"/><Relationship Id="rId139" Type="http://schemas.openxmlformats.org/officeDocument/2006/relationships/hyperlink" Target="file:///C:\Users\Merias\Documents\RAN1\TSGR1_94-Sweden\Docs\R1-1808652.zip" TargetMode="External"/><Relationship Id="rId346" Type="http://schemas.openxmlformats.org/officeDocument/2006/relationships/hyperlink" Target="file:///C:\Users\Merias\Documents\RAN1\TSGR1_94-Sweden\Docs\R1-1809013.zip" TargetMode="External"/><Relationship Id="rId553" Type="http://schemas.openxmlformats.org/officeDocument/2006/relationships/hyperlink" Target="file:///C:\Users\Merias\Documents\RAN1\TSGR1_94-Sweden\Docs\R1-1808736.zip" TargetMode="External"/><Relationship Id="rId760" Type="http://schemas.openxmlformats.org/officeDocument/2006/relationships/image" Target="media/image34.wmf"/><Relationship Id="rId998" Type="http://schemas.openxmlformats.org/officeDocument/2006/relationships/hyperlink" Target="file:///C:\Users\Merias\Documents\RAN1\TSGR1_94-Sweden\Docs\R1-1809237.zip" TargetMode="External"/><Relationship Id="rId1183" Type="http://schemas.openxmlformats.org/officeDocument/2006/relationships/image" Target="media/image292.wmf"/><Relationship Id="rId1390" Type="http://schemas.openxmlformats.org/officeDocument/2006/relationships/hyperlink" Target="file:///C:\Users\Merias\Documents\RAN1\TSGR1_94-Sweden\Docs\R1-1809328.zip" TargetMode="External"/><Relationship Id="rId2027" Type="http://schemas.openxmlformats.org/officeDocument/2006/relationships/hyperlink" Target="file:///C:\Users\Merias\Documents\RAN1\TSGR1_94-Sweden\Docs\R1-1808607.zip" TargetMode="External"/><Relationship Id="rId2234" Type="http://schemas.openxmlformats.org/officeDocument/2006/relationships/hyperlink" Target="file:///C:\Users\Merias\Documents\RAN1\TSGR1_94-Sweden\Docs\R1-1809343.zip" TargetMode="External"/><Relationship Id="rId2441" Type="http://schemas.openxmlformats.org/officeDocument/2006/relationships/hyperlink" Target="file:///C:\Users\Merias\Documents\RAN1\TSGR1_94-Sweden\Docs\R1-1803163.zip" TargetMode="External"/><Relationship Id="rId206" Type="http://schemas.openxmlformats.org/officeDocument/2006/relationships/hyperlink" Target="file:///C:\Users\Merias\Documents\RAN1\TSGR1_94-Sweden\Docs\R1-1809364.zip" TargetMode="External"/><Relationship Id="rId413" Type="http://schemas.openxmlformats.org/officeDocument/2006/relationships/hyperlink" Target="file:///C:\Users\Merias\Documents\RAN1\TSGR1_94-Sweden\Docs\R1-1809243.zip" TargetMode="External"/><Relationship Id="rId858" Type="http://schemas.openxmlformats.org/officeDocument/2006/relationships/image" Target="media/image83.wmf"/><Relationship Id="rId1043" Type="http://schemas.openxmlformats.org/officeDocument/2006/relationships/image" Target="media/image214.wmf"/><Relationship Id="rId1488" Type="http://schemas.openxmlformats.org/officeDocument/2006/relationships/hyperlink" Target="file:///C:\Users\Merias\Documents\RAN1\TSGR1_94-Sweden\Docs\R1-1809506.zip" TargetMode="External"/><Relationship Id="rId1695" Type="http://schemas.openxmlformats.org/officeDocument/2006/relationships/hyperlink" Target="file:///C:\Users\Merias\Documents\RAN1\TSGR1_94-Sweden\Docs\R1-1808767.zip" TargetMode="External"/><Relationship Id="rId620" Type="http://schemas.openxmlformats.org/officeDocument/2006/relationships/hyperlink" Target="file:///C:\Users\Merias\Documents\RAN1\TSGR1_94-Sweden\Docs\R1-1809522.zip" TargetMode="External"/><Relationship Id="rId718" Type="http://schemas.openxmlformats.org/officeDocument/2006/relationships/hyperlink" Target="file:///C:\Users\Merias\Documents\RAN1\TSGR1_94-Sweden\Docs\R1-1809785.zip" TargetMode="External"/><Relationship Id="rId925" Type="http://schemas.openxmlformats.org/officeDocument/2006/relationships/image" Target="media/image149.wmf"/><Relationship Id="rId1250" Type="http://schemas.openxmlformats.org/officeDocument/2006/relationships/hyperlink" Target="file:///C:\Users\Merias\Documents\RAN1\TSGR1_94-Sweden\Docs\R1-1809927.zip" TargetMode="External"/><Relationship Id="rId1348" Type="http://schemas.openxmlformats.org/officeDocument/2006/relationships/hyperlink" Target="file:///C:\Users\Merias\Documents\RAN1\TSGR1_94-Sweden\Docs\R1-1809773.zip" TargetMode="External"/><Relationship Id="rId1555" Type="http://schemas.openxmlformats.org/officeDocument/2006/relationships/hyperlink" Target="file:///C:\Users\Merias\Documents\RAN1\TSGR1_94-Sweden\Docs\R1-1808288.zip" TargetMode="External"/><Relationship Id="rId1762" Type="http://schemas.openxmlformats.org/officeDocument/2006/relationships/hyperlink" Target="file:///C:\Users\Merias\Documents\RAN1\TSGR1_94-Sweden\Docs\R1-1808239.zip" TargetMode="External"/><Relationship Id="rId2301" Type="http://schemas.openxmlformats.org/officeDocument/2006/relationships/hyperlink" Target="file:///C:\Users\Merias\Documents\RAN1\TSGR1_94-Sweden\Docs\R1-1808414.zip" TargetMode="External"/><Relationship Id="rId1110" Type="http://schemas.openxmlformats.org/officeDocument/2006/relationships/hyperlink" Target="file:///C:\Users\Merias\Documents\RAN1\TSGR1_94-Sweden\Docs\R1-1809842.zip" TargetMode="External"/><Relationship Id="rId1208" Type="http://schemas.openxmlformats.org/officeDocument/2006/relationships/oleObject" Target="embeddings/oleObject27.bin"/><Relationship Id="rId1415" Type="http://schemas.openxmlformats.org/officeDocument/2006/relationships/hyperlink" Target="file:///C:\Users\Merias\Documents\RAN1\TSGR1_94-Sweden\Docs\R1-1809830.zip" TargetMode="External"/><Relationship Id="rId54" Type="http://schemas.openxmlformats.org/officeDocument/2006/relationships/hyperlink" Target="file:///C:\Users\Merias\Documents\RAN1\TSGR1_94-Sweden\Docs\R1-1808166.zip" TargetMode="External"/><Relationship Id="rId1622" Type="http://schemas.openxmlformats.org/officeDocument/2006/relationships/hyperlink" Target="file:///C:\Users\Merias\Documents\RAN1\TSGR1_94-Sweden\Docs\R1-1809082.zip" TargetMode="External"/><Relationship Id="rId1927" Type="http://schemas.openxmlformats.org/officeDocument/2006/relationships/hyperlink" Target="file:///C:\Users\Merias\Documents\RAN1\TSGR1_94-Sweden\Docs\R1-1808401.zip" TargetMode="External"/><Relationship Id="rId2091" Type="http://schemas.openxmlformats.org/officeDocument/2006/relationships/hyperlink" Target="file:///C:\Users\Merias\Documents\RAN1\TSGR1_94-Sweden\Docs\R1-1808822.zip" TargetMode="External"/><Relationship Id="rId2189" Type="http://schemas.openxmlformats.org/officeDocument/2006/relationships/hyperlink" Target="file:///C:\Users\Merias\Documents\RAN1\TSGR1_94-Sweden\Docs\R1-1808287.zip" TargetMode="External"/><Relationship Id="rId270" Type="http://schemas.openxmlformats.org/officeDocument/2006/relationships/image" Target="media/image7.wmf"/><Relationship Id="rId2396" Type="http://schemas.openxmlformats.org/officeDocument/2006/relationships/hyperlink" Target="file:///C:\Users\Merias\Documents\RAN1\TSGR1_94-Sweden\Docs\R1-1809274.zip" TargetMode="External"/><Relationship Id="rId130" Type="http://schemas.openxmlformats.org/officeDocument/2006/relationships/hyperlink" Target="file:///C:\Users\Merias\Documents\RAN1\TSGR1_94-Sweden\Docs\R1-1809378.zip" TargetMode="External"/><Relationship Id="rId368" Type="http://schemas.openxmlformats.org/officeDocument/2006/relationships/hyperlink" Target="file:///C:\Users\Merias\Documents\RAN1\TSGR1_94-Sweden\Docs\R1-1809632.zip" TargetMode="External"/><Relationship Id="rId575" Type="http://schemas.openxmlformats.org/officeDocument/2006/relationships/hyperlink" Target="file:///C:\Users\Merias\Documents\RAN1\TSGR1_94-Sweden\Docs\R1-1808959.zip" TargetMode="External"/><Relationship Id="rId782" Type="http://schemas.openxmlformats.org/officeDocument/2006/relationships/hyperlink" Target="file:///C:\Users\Merias\Documents\RAN1\TSGR1_94-Sweden\Docs\R1-1809813.zip" TargetMode="External"/><Relationship Id="rId2049" Type="http://schemas.openxmlformats.org/officeDocument/2006/relationships/hyperlink" Target="file:///C:\Users\Merias\Documents\RAN1\TSGR1_94-Sweden\Docs\R1-1809454.zip" TargetMode="External"/><Relationship Id="rId2256" Type="http://schemas.openxmlformats.org/officeDocument/2006/relationships/hyperlink" Target="file:///C:\Users\Merias\Documents\RAN1\TSGR1_94-Sweden\Docs\R1-1809936.zip" TargetMode="External"/><Relationship Id="rId2463" Type="http://schemas.openxmlformats.org/officeDocument/2006/relationships/hyperlink" Target="file:///C:\Users\Merias\Documents\RAN1\TSGR1_94-Sweden\Docs\R1-1808026.zip" TargetMode="External"/><Relationship Id="rId228" Type="http://schemas.openxmlformats.org/officeDocument/2006/relationships/hyperlink" Target="file:///C:\Users\Merias\Documents\RAN1\TSGR1_94-Sweden\Docs\R1-1809388.zip" TargetMode="External"/><Relationship Id="rId435" Type="http://schemas.openxmlformats.org/officeDocument/2006/relationships/hyperlink" Target="file:///C:\Users\Merias\Documents\RAN1\TSGR1_94-Sweden\Docs\R1-1808591.zip" TargetMode="External"/><Relationship Id="rId642" Type="http://schemas.openxmlformats.org/officeDocument/2006/relationships/hyperlink" Target="file:///C:\Users\Merias\Documents\RAN1\TSGR1_94-Sweden\Docs\R1-1808662.zip" TargetMode="External"/><Relationship Id="rId1065" Type="http://schemas.openxmlformats.org/officeDocument/2006/relationships/image" Target="media/image234.wmf"/><Relationship Id="rId1272" Type="http://schemas.openxmlformats.org/officeDocument/2006/relationships/hyperlink" Target="file:///C:\Users\Merias\Documents\RAN1\TSGR1_94-Sweden\Docs\R1-1808207.zip" TargetMode="External"/><Relationship Id="rId2116" Type="http://schemas.openxmlformats.org/officeDocument/2006/relationships/hyperlink" Target="file:///C:\Users\Merias\Documents\RAN1\TSGR1_94-Sweden\Docs\R1-1809457.zip" TargetMode="External"/><Relationship Id="rId2323" Type="http://schemas.openxmlformats.org/officeDocument/2006/relationships/hyperlink" Target="file:///C:\Users\Merias\Documents\RAN1\TSGR1_94-Sweden\Docs\R1-1808449.zip" TargetMode="External"/><Relationship Id="rId502" Type="http://schemas.openxmlformats.org/officeDocument/2006/relationships/hyperlink" Target="file:///C:\Users\Merias\Documents\RAN1\TSGR1_94-Sweden\Docs\R1-1808467.zip" TargetMode="External"/><Relationship Id="rId947" Type="http://schemas.openxmlformats.org/officeDocument/2006/relationships/image" Target="media/image168.wmf"/><Relationship Id="rId1132" Type="http://schemas.openxmlformats.org/officeDocument/2006/relationships/hyperlink" Target="file:///C:\Users\Merias\Documents\RAN1\TSGR1_94-Sweden\Docs\R1-1808751.zip" TargetMode="External"/><Relationship Id="rId1577" Type="http://schemas.openxmlformats.org/officeDocument/2006/relationships/hyperlink" Target="file:///C:\Users\Merias\Documents\RAN1\TSGR1_94-Sweden\Docs\R1-1809436.zip" TargetMode="External"/><Relationship Id="rId1784" Type="http://schemas.openxmlformats.org/officeDocument/2006/relationships/hyperlink" Target="file:///C:\Users\Merias\Documents\RAN1\TSGR1_94-Sweden\Docs\R1-1808064.zip" TargetMode="External"/><Relationship Id="rId1991" Type="http://schemas.openxmlformats.org/officeDocument/2006/relationships/hyperlink" Target="file:///C:\Users\Merias\Documents\RAN1\TSGR1_94-Sweden\Docs\R1-1808102.zip" TargetMode="External"/><Relationship Id="rId76" Type="http://schemas.openxmlformats.org/officeDocument/2006/relationships/hyperlink" Target="file:///C:\Users\Merias\Documents\RAN1\TSGR1_94-Sweden\Docs\R1-1808020.zip" TargetMode="External"/><Relationship Id="rId807" Type="http://schemas.openxmlformats.org/officeDocument/2006/relationships/image" Target="media/image51.wmf"/><Relationship Id="rId1437" Type="http://schemas.openxmlformats.org/officeDocument/2006/relationships/image" Target="media/image355.wmf"/><Relationship Id="rId1644" Type="http://schemas.openxmlformats.org/officeDocument/2006/relationships/hyperlink" Target="file:///C:\Users\Merias\Documents\RAN1\TSGR1_94-Sweden\Docs\R1-1808291.zip" TargetMode="External"/><Relationship Id="rId1851" Type="http://schemas.openxmlformats.org/officeDocument/2006/relationships/hyperlink" Target="file:///C:\Users\Merias\Documents\RAN1\TSGR1_94-Sweden\Docs\R1-1808088.zip" TargetMode="External"/><Relationship Id="rId1504" Type="http://schemas.openxmlformats.org/officeDocument/2006/relationships/hyperlink" Target="file:///C:\Users\Merias\AppData\Roaming\Microsoft\Docs\R1-1809922.zip" TargetMode="External"/><Relationship Id="rId1711" Type="http://schemas.openxmlformats.org/officeDocument/2006/relationships/hyperlink" Target="file:///C:\Users\Merias\Documents\RAN1\TSGR1_94-Sweden\Docs\R1-1808321.zip" TargetMode="External"/><Relationship Id="rId1949" Type="http://schemas.openxmlformats.org/officeDocument/2006/relationships/hyperlink" Target="file:///C:\Users\Merias\Documents\RAN1\TSGR1_94-Sweden\Docs\R1-1809475.zip" TargetMode="External"/><Relationship Id="rId292" Type="http://schemas.openxmlformats.org/officeDocument/2006/relationships/hyperlink" Target="file:///C:\Users\Merias\Documents\RAN1\TSGR1_94-Sweden\Docs\R1-1809529.zip" TargetMode="External"/><Relationship Id="rId1809" Type="http://schemas.openxmlformats.org/officeDocument/2006/relationships/hyperlink" Target="file:///C:\Users\Merias\Documents\RAN1\TSGR1_94-Sweden\Docs\R1-1808258.zip" TargetMode="External"/><Relationship Id="rId597" Type="http://schemas.openxmlformats.org/officeDocument/2006/relationships/hyperlink" Target="file:///C:\Users\Merias\Documents\RAN1\TSGR1_94-Sweden\Docs\R1-1808559.zip" TargetMode="External"/><Relationship Id="rId2180" Type="http://schemas.openxmlformats.org/officeDocument/2006/relationships/hyperlink" Target="file:///C:\Users\Merias\Documents\RAN1\TSGR1_94-Sweden\Docs\R1-1809404.zip" TargetMode="External"/><Relationship Id="rId2278" Type="http://schemas.openxmlformats.org/officeDocument/2006/relationships/hyperlink" Target="file:///C:\Users\Merias\Documents\RAN1\TSGR1_94-Sweden\Docs\R1-1809509.zip" TargetMode="External"/><Relationship Id="rId2485" Type="http://schemas.openxmlformats.org/officeDocument/2006/relationships/hyperlink" Target="file:///C:\Users\Merias\Documents\RAN1\TSGR1_94-Sweden\Docs\R1-1808176.zip" TargetMode="External"/><Relationship Id="rId152" Type="http://schemas.openxmlformats.org/officeDocument/2006/relationships/hyperlink" Target="file:///C:\Users\Merias\Documents\RAN1\TSGR1_94-Sweden\Docs\R1-1808993.zip" TargetMode="External"/><Relationship Id="rId457" Type="http://schemas.openxmlformats.org/officeDocument/2006/relationships/hyperlink" Target="file:///C:\Users\Merias\Documents\RAN1\TSGR1_94-Sweden\Docs\R1-1809589.zip" TargetMode="External"/><Relationship Id="rId1087" Type="http://schemas.openxmlformats.org/officeDocument/2006/relationships/image" Target="media/image254.wmf"/><Relationship Id="rId1294" Type="http://schemas.openxmlformats.org/officeDocument/2006/relationships/hyperlink" Target="file:///C:\Users\Merias\Documents\RAN1\TSGR1_94-Sweden\Docs\R1-1808105.zip" TargetMode="External"/><Relationship Id="rId2040" Type="http://schemas.openxmlformats.org/officeDocument/2006/relationships/hyperlink" Target="file:///C:\Users\Merias\Documents\RAN1\TSGR1_94-Sweden\Docs\R1-1808608.zip" TargetMode="External"/><Relationship Id="rId2138" Type="http://schemas.openxmlformats.org/officeDocument/2006/relationships/hyperlink" Target="file:///C:\Users\Merias\Documents\RAN1\TSGR1_94-Sweden\Docs\R1-1808827.zip" TargetMode="External"/><Relationship Id="rId664" Type="http://schemas.openxmlformats.org/officeDocument/2006/relationships/hyperlink" Target="file:///C:\Users\Merias\Documents\RAN1\TSGR1_94-Sweden\Docs\R1-1808744.zip" TargetMode="External"/><Relationship Id="rId871" Type="http://schemas.openxmlformats.org/officeDocument/2006/relationships/image" Target="media/image96.wmf"/><Relationship Id="rId969" Type="http://schemas.openxmlformats.org/officeDocument/2006/relationships/hyperlink" Target="file:///C:\Users\Merias\Documents\RAN1\TSGR1_94-Sweden\Docs\R1-1809196.zip" TargetMode="External"/><Relationship Id="rId1599" Type="http://schemas.openxmlformats.org/officeDocument/2006/relationships/hyperlink" Target="file:///C:\Users\Merias\Documents\RAN1\TSGR1_94-Sweden\Docs\R1-1809059.zip" TargetMode="External"/><Relationship Id="rId2345" Type="http://schemas.openxmlformats.org/officeDocument/2006/relationships/hyperlink" Target="file:///C:\Users\Merias\Documents\RAN1\TSGR1_94-Sweden\Docs\R1-1808793.zip" TargetMode="External"/><Relationship Id="rId317" Type="http://schemas.openxmlformats.org/officeDocument/2006/relationships/hyperlink" Target="file:///C:\Users\Merias\Documents\RAN1\TSGR1_94-Sweden\Docs\R1-1809689.zip" TargetMode="External"/><Relationship Id="rId524" Type="http://schemas.openxmlformats.org/officeDocument/2006/relationships/hyperlink" Target="file:///C:\Users\Merias\Documents\RAN1\TSGR1_94-Sweden\Docs\R1-1809469.zip" TargetMode="External"/><Relationship Id="rId731" Type="http://schemas.openxmlformats.org/officeDocument/2006/relationships/image" Target="media/image29.wmf"/><Relationship Id="rId1154" Type="http://schemas.openxmlformats.org/officeDocument/2006/relationships/hyperlink" Target="file:///C:\Users\Merias\Documents\RAN1\TSGR1_94-Sweden\Docs\R1-1808377.zip" TargetMode="External"/><Relationship Id="rId1361" Type="http://schemas.openxmlformats.org/officeDocument/2006/relationships/hyperlink" Target="file:///C:\Users\Merias\Documents\RAN1\TSGR1_94-Sweden\Docs\R1-1808756.zip" TargetMode="External"/><Relationship Id="rId1459" Type="http://schemas.openxmlformats.org/officeDocument/2006/relationships/hyperlink" Target="file:///C:\Users\Merias\Documents\RAN1\TSGR1_94-Sweden\Docs\R1-1808597.zip" TargetMode="External"/><Relationship Id="rId2205" Type="http://schemas.openxmlformats.org/officeDocument/2006/relationships/hyperlink" Target="file:///C:\Users\Merias\Documents\RAN1\TSGR1_94-Sweden\Docs\R1-1808251.zip" TargetMode="External"/><Relationship Id="rId2412" Type="http://schemas.openxmlformats.org/officeDocument/2006/relationships/hyperlink" Target="file:///C:\Users\Merias\Documents\RAN1\TSGR1_94-Sweden\Docs\R1-1808721.zip" TargetMode="External"/><Relationship Id="rId98" Type="http://schemas.openxmlformats.org/officeDocument/2006/relationships/hyperlink" Target="file:///C:\Users\Merias\Documents\RAN1\TSGR1_94-Sweden\Docs\R1-1809664.zip" TargetMode="External"/><Relationship Id="rId829" Type="http://schemas.openxmlformats.org/officeDocument/2006/relationships/hyperlink" Target="file:///C:\Users\Merias\Documents\RAN1\TSGR1_94-Sweden\Docs\R1-1808373.zip" TargetMode="External"/><Relationship Id="rId1014" Type="http://schemas.openxmlformats.org/officeDocument/2006/relationships/image" Target="media/image186.wmf"/><Relationship Id="rId1221" Type="http://schemas.openxmlformats.org/officeDocument/2006/relationships/hyperlink" Target="file:///C:\Users\Merias\Documents\RAN1\TSGR1_94-Sweden\Docs\R1-1808490.zip" TargetMode="External"/><Relationship Id="rId1666" Type="http://schemas.openxmlformats.org/officeDocument/2006/relationships/hyperlink" Target="file:///C:\Users\Merias\Documents\RAN1\TSGR1_94-Sweden\Docs\R1-1808319.zip" TargetMode="External"/><Relationship Id="rId1873" Type="http://schemas.openxmlformats.org/officeDocument/2006/relationships/hyperlink" Target="file:///C:\Users\Merias\Documents\RAN1\TSGR1_94-Sweden\Docs\R1-1809043.zip" TargetMode="External"/><Relationship Id="rId1319" Type="http://schemas.openxmlformats.org/officeDocument/2006/relationships/image" Target="media/image339.wmf"/><Relationship Id="rId1526" Type="http://schemas.openxmlformats.org/officeDocument/2006/relationships/hyperlink" Target="file:///C:\Users\Merias\Documents\RAN1\TSGR1_94-Sweden\Docs\R1-1808386.zip" TargetMode="External"/><Relationship Id="rId1733" Type="http://schemas.openxmlformats.org/officeDocument/2006/relationships/hyperlink" Target="file:///C:\Users\Merias\Documents\RAN1\TSGR1_94-Sweden\Docs\R1-1809801.zip" TargetMode="External"/><Relationship Id="rId1940" Type="http://schemas.openxmlformats.org/officeDocument/2006/relationships/hyperlink" Target="file:///C:\Users\Merias\Documents\RAN1\TSGR1_94-Sweden\Docs\R1-1808814.zip" TargetMode="External"/><Relationship Id="rId25" Type="http://schemas.openxmlformats.org/officeDocument/2006/relationships/hyperlink" Target="file:///C:\Users\Merias\Documents\RAN1\TSGR1_94-Sweden\Docs\R1-1808032.zip" TargetMode="External"/><Relationship Id="rId1800" Type="http://schemas.openxmlformats.org/officeDocument/2006/relationships/hyperlink" Target="file:///C:\Users\Merias\Documents\RAN1\TSGR1_94-Sweden\Docs\R1-1809747.zip" TargetMode="External"/><Relationship Id="rId174" Type="http://schemas.openxmlformats.org/officeDocument/2006/relationships/hyperlink" Target="file:///C:\Users\Merias\Documents\RAN1\TSGR1_94-Sweden\Docs\R1-1809640.zip" TargetMode="External"/><Relationship Id="rId381" Type="http://schemas.openxmlformats.org/officeDocument/2006/relationships/hyperlink" Target="file:///C:\Users\Merias\Documents\RAN1\TSGR1_94-Sweden\Docs\R1-1809629.zip" TargetMode="External"/><Relationship Id="rId2062" Type="http://schemas.openxmlformats.org/officeDocument/2006/relationships/hyperlink" Target="file:///C:\Users\Merias\Documents\RAN1\TSGR1_94-Sweden\Docs\R1-1809253.zip" TargetMode="External"/><Relationship Id="rId241" Type="http://schemas.openxmlformats.org/officeDocument/2006/relationships/hyperlink" Target="file:///C:\Users\Merias\Documents\RAN1\TSGR1_94-Sweden\Docs\R1-1809666.zip" TargetMode="External"/><Relationship Id="rId479" Type="http://schemas.openxmlformats.org/officeDocument/2006/relationships/hyperlink" Target="file:///C:\Users\Merias\Documents\RAN1\TSGR1_94-Sweden\Docs\R1-1808730.zip" TargetMode="External"/><Relationship Id="rId686" Type="http://schemas.openxmlformats.org/officeDocument/2006/relationships/hyperlink" Target="file:///C:\Users\Merias\Documents\RAN1\TSGR1_94-Sweden\Docs\R1-1809783.zip" TargetMode="External"/><Relationship Id="rId893" Type="http://schemas.openxmlformats.org/officeDocument/2006/relationships/image" Target="media/image117.wmf"/><Relationship Id="rId2367" Type="http://schemas.openxmlformats.org/officeDocument/2006/relationships/hyperlink" Target="file:///C:\Users\Merias\Documents\RAN1\TSGR1_94-Sweden\Docs\R1-1808935.zip" TargetMode="External"/><Relationship Id="rId339" Type="http://schemas.openxmlformats.org/officeDocument/2006/relationships/hyperlink" Target="file:///C:\Users\Merias\Documents\RAN1\TSGR1_94-Sweden\Docs\R1-1808131.zip" TargetMode="External"/><Relationship Id="rId546" Type="http://schemas.openxmlformats.org/officeDocument/2006/relationships/hyperlink" Target="file:///C:\Users\Merias\Documents\RAN1\TSGR1_94-Sweden\Docs\R1-1808116.zip" TargetMode="External"/><Relationship Id="rId753" Type="http://schemas.openxmlformats.org/officeDocument/2006/relationships/hyperlink" Target="file:///C:\Users\Merias\Documents\RAN1\TSGR1_94-Sweden\Docs\R1-1809135.zip" TargetMode="External"/><Relationship Id="rId1176" Type="http://schemas.openxmlformats.org/officeDocument/2006/relationships/hyperlink" Target="file:///C:\Users\Merias\Documents\RAN1\TSGR1_94-Sweden\Docs\R1-1809835.zip" TargetMode="External"/><Relationship Id="rId1383" Type="http://schemas.openxmlformats.org/officeDocument/2006/relationships/hyperlink" Target="file:///C:\Users\Merias\Documents\RAN1\TSGR1_94-Sweden\Docs\R1-1808494.zip" TargetMode="External"/><Relationship Id="rId2227" Type="http://schemas.openxmlformats.org/officeDocument/2006/relationships/hyperlink" Target="file:///C:\Users\Merias\Documents\RAN1\TSGR1_94-Sweden\Docs\R1-1809317.zip" TargetMode="External"/><Relationship Id="rId2434" Type="http://schemas.openxmlformats.org/officeDocument/2006/relationships/hyperlink" Target="file:///C:\Users\Merias\Documents\RAN1\TSGR1_94-Sweden\Docs\R1-1808284.zip" TargetMode="External"/><Relationship Id="rId101" Type="http://schemas.openxmlformats.org/officeDocument/2006/relationships/hyperlink" Target="file:///C:\Users\Merias\Documents\RAN1\TSGR1_94-Sweden\Docs\R1-1808992.zip" TargetMode="External"/><Relationship Id="rId406" Type="http://schemas.openxmlformats.org/officeDocument/2006/relationships/hyperlink" Target="file:///C:\Users\Merias\Documents\RAN1\TSGR1_94-Sweden\Docs\R1-1809360.zip" TargetMode="External"/><Relationship Id="rId960" Type="http://schemas.openxmlformats.org/officeDocument/2006/relationships/hyperlink" Target="file:///C:\Users\Merias\Documents\RAN1\TSGR1_94-Sweden\Docs\R1-1808374.zip" TargetMode="External"/><Relationship Id="rId1036" Type="http://schemas.openxmlformats.org/officeDocument/2006/relationships/image" Target="media/image207.wmf"/><Relationship Id="rId1243" Type="http://schemas.openxmlformats.org/officeDocument/2006/relationships/image" Target="media/image319.wmf"/><Relationship Id="rId1590" Type="http://schemas.openxmlformats.org/officeDocument/2006/relationships/hyperlink" Target="file:///C:\Users\Merias\Documents\RAN1\TSGR1_94-Sweden\Docs\R1-1808204.zip" TargetMode="External"/><Relationship Id="rId1688" Type="http://schemas.openxmlformats.org/officeDocument/2006/relationships/hyperlink" Target="file:///C:\Users\Merias\Documents\RAN1\TSGR1_94-Sweden\Docs\R1-1808320.zip" TargetMode="External"/><Relationship Id="rId1895" Type="http://schemas.openxmlformats.org/officeDocument/2006/relationships/hyperlink" Target="file:///C:\Users\Merias\Documents\RAN1\TSGR1_94-Sweden\Docs\R1-1809093.zip" TargetMode="External"/><Relationship Id="rId613" Type="http://schemas.openxmlformats.org/officeDocument/2006/relationships/hyperlink" Target="file:///C:\Users\Merias\Documents\RAN1\TSGR1_94-Sweden\Docs\R1-1808478.zip" TargetMode="External"/><Relationship Id="rId820" Type="http://schemas.openxmlformats.org/officeDocument/2006/relationships/image" Target="media/image63.wmf"/><Relationship Id="rId918" Type="http://schemas.openxmlformats.org/officeDocument/2006/relationships/image" Target="media/image142.wmf"/><Relationship Id="rId1450" Type="http://schemas.openxmlformats.org/officeDocument/2006/relationships/oleObject" Target="embeddings/oleObject36.bin"/><Relationship Id="rId1548" Type="http://schemas.openxmlformats.org/officeDocument/2006/relationships/hyperlink" Target="file:///C:\Users\Merias\Documents\RAN1\TSGR1_94-Sweden\Docs\R1-1808761.zip" TargetMode="External"/><Relationship Id="rId1755" Type="http://schemas.openxmlformats.org/officeDocument/2006/relationships/hyperlink" Target="file:///C:\Users\Merias\Documents\RAN1\TSGR1_94-Sweden\Docs\R1-1809399.zip" TargetMode="External"/><Relationship Id="rId2501" Type="http://schemas.openxmlformats.org/officeDocument/2006/relationships/hyperlink" Target="file:///C:\Users\Merias\Documents\RAN1\TSGR1_94-Sweden\Docs\R1-1809844.zip" TargetMode="External"/><Relationship Id="rId1103" Type="http://schemas.openxmlformats.org/officeDocument/2006/relationships/image" Target="media/image270.wmf"/><Relationship Id="rId1310" Type="http://schemas.openxmlformats.org/officeDocument/2006/relationships/hyperlink" Target="file:///C:\Users\Merias\Documents\RAN1\TSGR1_94-Sweden\Docs\R1-1809898.zip" TargetMode="External"/><Relationship Id="rId1408" Type="http://schemas.openxmlformats.org/officeDocument/2006/relationships/hyperlink" Target="file:///C:\Users\Merias\Documents\RAN1\TSGR1_94-Sweden\Docs\R1-1809393.zip" TargetMode="External"/><Relationship Id="rId1962" Type="http://schemas.openxmlformats.org/officeDocument/2006/relationships/hyperlink" Target="file:///C:\Users\Merias\Documents\RAN1\TSGR1_94-Sweden\Docs\R1-1808556.zip" TargetMode="External"/><Relationship Id="rId47" Type="http://schemas.openxmlformats.org/officeDocument/2006/relationships/hyperlink" Target="file:///C:\Users\Merias\Documents\RAN1\TSGR1_94-Sweden\Docs\R1-1808567.zip" TargetMode="External"/><Relationship Id="rId1615" Type="http://schemas.openxmlformats.org/officeDocument/2006/relationships/hyperlink" Target="file:///C:\Users\Merias\Documents\RAN1\TSGR1_94-Sweden\Docs\R1-1808541.zip" TargetMode="External"/><Relationship Id="rId1822" Type="http://schemas.openxmlformats.org/officeDocument/2006/relationships/image" Target="media/image362.png"/><Relationship Id="rId196" Type="http://schemas.openxmlformats.org/officeDocument/2006/relationships/hyperlink" Target="file:///C:\Users\Merias\Documents\RAN1\TSGR1_94-Sweden\Docs\R1-1809218.zip" TargetMode="External"/><Relationship Id="rId2084" Type="http://schemas.openxmlformats.org/officeDocument/2006/relationships/hyperlink" Target="file:///C:\Users\Merias\Documents\RAN1\TSGR1_94-Sweden\Docs\R1-1809455.zip" TargetMode="External"/><Relationship Id="rId2291" Type="http://schemas.openxmlformats.org/officeDocument/2006/relationships/hyperlink" Target="file:///C:\Users\Merias\Documents\RAN1\TSGR1_94-Sweden\Docs\R1-1808084.zip" TargetMode="External"/><Relationship Id="rId263" Type="http://schemas.openxmlformats.org/officeDocument/2006/relationships/hyperlink" Target="file:///C:\Users\Merias\Documents\RAN1\TSGR1_94-Sweden\Docs\R1-1809645.zip" TargetMode="External"/><Relationship Id="rId470" Type="http://schemas.openxmlformats.org/officeDocument/2006/relationships/hyperlink" Target="file:///C:\Users\Merias\Documents\RAN1\TSGR1_94-Sweden\Docs\R1-1809521.zip" TargetMode="External"/><Relationship Id="rId2151" Type="http://schemas.openxmlformats.org/officeDocument/2006/relationships/hyperlink" Target="file:///C:\Users\Merias\Documents\RAN1\TSGR1_94-Sweden\Docs\R1-1809291.zip" TargetMode="External"/><Relationship Id="rId2389" Type="http://schemas.openxmlformats.org/officeDocument/2006/relationships/hyperlink" Target="file:///C:\Users\Merias\Documents\RAN1\TSGR1_94-Sweden\Docs\R1-1809267.zip" TargetMode="External"/><Relationship Id="rId123" Type="http://schemas.openxmlformats.org/officeDocument/2006/relationships/hyperlink" Target="file:///C:\Users\Merias\Documents\RAN1\TSGR1_94-Sweden\Docs\R1-1809653.zip" TargetMode="External"/><Relationship Id="rId330" Type="http://schemas.openxmlformats.org/officeDocument/2006/relationships/hyperlink" Target="file:///C:\Users\Merias\Documents\RAN1\TSGR1_94-Sweden\Docs\R1-1809567.zip" TargetMode="External"/><Relationship Id="rId568" Type="http://schemas.openxmlformats.org/officeDocument/2006/relationships/hyperlink" Target="file:///C:\Users\Merias\Documents\RAN1\TSGR1_94-Sweden\Docs\R1-1808107.zip" TargetMode="External"/><Relationship Id="rId775" Type="http://schemas.openxmlformats.org/officeDocument/2006/relationships/image" Target="media/image49.wmf"/><Relationship Id="rId982" Type="http://schemas.openxmlformats.org/officeDocument/2006/relationships/hyperlink" Target="file:///C:\Users\Merias\Documents\RAN1\TSGR1_94-Sweden\Docs\R1-1808221.zip" TargetMode="External"/><Relationship Id="rId1198" Type="http://schemas.openxmlformats.org/officeDocument/2006/relationships/oleObject" Target="embeddings/oleObject20.bin"/><Relationship Id="rId2011" Type="http://schemas.openxmlformats.org/officeDocument/2006/relationships/hyperlink" Target="file:///C:\Users\Merias\Documents\RAN1\TSGR1_94-Sweden\Docs\R1-1808606.zip" TargetMode="External"/><Relationship Id="rId2249" Type="http://schemas.openxmlformats.org/officeDocument/2006/relationships/hyperlink" Target="file:///C:\Users\Merias\Documents\RAN1\TSGR1_94-Sweden\Docs\R1-1809939.zip" TargetMode="External"/><Relationship Id="rId2456" Type="http://schemas.openxmlformats.org/officeDocument/2006/relationships/hyperlink" Target="file:///C:\Users\Merias\Documents\RAN1\TSGR1_94-Sweden\Docs\R1-1808021.zip" TargetMode="External"/><Relationship Id="rId428" Type="http://schemas.openxmlformats.org/officeDocument/2006/relationships/hyperlink" Target="file:///C:\Users\Merias\Documents\RAN1\TSGR1_94-Sweden\Docs\R1-1808585.zip" TargetMode="External"/><Relationship Id="rId635" Type="http://schemas.openxmlformats.org/officeDocument/2006/relationships/hyperlink" Target="file:///C:\Users\Merias\Documents\RAN1\TSGR1_94-Sweden\Docs\R1-1808192.zip" TargetMode="External"/><Relationship Id="rId842" Type="http://schemas.openxmlformats.org/officeDocument/2006/relationships/image" Target="media/image68.wmf"/><Relationship Id="rId1058" Type="http://schemas.openxmlformats.org/officeDocument/2006/relationships/image" Target="media/image228.wmf"/><Relationship Id="rId1265" Type="http://schemas.openxmlformats.org/officeDocument/2006/relationships/hyperlink" Target="file:///C:\Users\Merias\Documents\RAN1\TSGR1_94-Sweden\Inbox\R1-1809932.zip" TargetMode="External"/><Relationship Id="rId1472" Type="http://schemas.openxmlformats.org/officeDocument/2006/relationships/hyperlink" Target="file:///C:\Users\Merias\Documents\RAN1\TSGR1_94-Sweden\Inbox\R1-1809869.zip" TargetMode="External"/><Relationship Id="rId2109" Type="http://schemas.openxmlformats.org/officeDocument/2006/relationships/hyperlink" Target="file:///C:\Users\Merias\Documents\RAN1\TSGR1_94-Sweden\Docs\R1-1808098.zip" TargetMode="External"/><Relationship Id="rId2316" Type="http://schemas.openxmlformats.org/officeDocument/2006/relationships/hyperlink" Target="file:///C:\Users\Merias\Documents\RAN1\TSGR1_94-Sweden\Docs\R1-1808426.zip" TargetMode="External"/><Relationship Id="rId702" Type="http://schemas.openxmlformats.org/officeDocument/2006/relationships/hyperlink" Target="file:///C:\Users\Merias\Documents\RAN1\TSGR1_94-Sweden\Docs\R1-1808482.zip" TargetMode="External"/><Relationship Id="rId1125" Type="http://schemas.openxmlformats.org/officeDocument/2006/relationships/hyperlink" Target="file:///C:\Users\Merias\Documents\RAN1\TSGR1_94-Sweden\Docs\R1-1808144.zip" TargetMode="External"/><Relationship Id="rId1332" Type="http://schemas.openxmlformats.org/officeDocument/2006/relationships/hyperlink" Target="file:///C:\Users\Merias\Documents\RAN1\TSGR1_94-Sweden\Docs\R1-1808492.zip" TargetMode="External"/><Relationship Id="rId1777" Type="http://schemas.openxmlformats.org/officeDocument/2006/relationships/hyperlink" Target="file:///C:\Users\Merias\Documents\RAN1\TSGR1_94-Sweden\Docs\R1-1809186.zip" TargetMode="External"/><Relationship Id="rId1984" Type="http://schemas.openxmlformats.org/officeDocument/2006/relationships/hyperlink" Target="file:///C:\Users\Merias\Documents\RAN1\TSGR1_94-Sweden\Docs\R1-1808946.zip" TargetMode="External"/><Relationship Id="rId69" Type="http://schemas.openxmlformats.org/officeDocument/2006/relationships/hyperlink" Target="file:///C:\Users\Merias\Documents\RAN1\TSGR1_94-Sweden\Docs\R1-1808947.zip" TargetMode="External"/><Relationship Id="rId1637" Type="http://schemas.openxmlformats.org/officeDocument/2006/relationships/hyperlink" Target="file:///C:\Users\Merias\Documents\RAN1\TSGR1_94-Sweden\Docs\R1-1809200.zip" TargetMode="External"/><Relationship Id="rId1844" Type="http://schemas.openxmlformats.org/officeDocument/2006/relationships/hyperlink" Target="file:///C:\Users\Merias\Documents\RAN1\TSGR1_94-Sweden\Docs\R1-1808512.zip" TargetMode="External"/><Relationship Id="rId1704" Type="http://schemas.openxmlformats.org/officeDocument/2006/relationships/hyperlink" Target="file:///C:\Users\Merias\Documents\RAN1\TSGR1_94-Sweden\Docs\R1-1809726.zip" TargetMode="External"/><Relationship Id="rId285" Type="http://schemas.openxmlformats.org/officeDocument/2006/relationships/hyperlink" Target="file:///C:\Users\Merias\Documents\RAN1\TSGR1_94-Sweden\Docs\R1-1809520.zip" TargetMode="External"/><Relationship Id="rId1911" Type="http://schemas.openxmlformats.org/officeDocument/2006/relationships/hyperlink" Target="file:///C:\Users\Merias\Documents\RAN1\TSGR1_94-Sweden\Docs\R1-1808294.zip" TargetMode="External"/><Relationship Id="rId492" Type="http://schemas.openxmlformats.org/officeDocument/2006/relationships/hyperlink" Target="file:///C:\Users\Merias\Documents\RAN1\TSGR1_94-Sweden\Docs\R1-1809023.zip" TargetMode="External"/><Relationship Id="rId797" Type="http://schemas.openxmlformats.org/officeDocument/2006/relationships/hyperlink" Target="file:///C:\Users\Merias\Documents\RAN1\TSGR1_94-Sweden\Docs\R1-1809371.zip" TargetMode="External"/><Relationship Id="rId2173" Type="http://schemas.openxmlformats.org/officeDocument/2006/relationships/hyperlink" Target="file:///C:\Users\Merias\Documents\RAN1\TSGR1_94-Sweden\Docs\R1-1808868.zip" TargetMode="External"/><Relationship Id="rId2380" Type="http://schemas.openxmlformats.org/officeDocument/2006/relationships/hyperlink" Target="file:///C:\Users\Merias\Documents\RAN1\TSGR1_94-Sweden\Docs\R1-1809188.zip" TargetMode="External"/><Relationship Id="rId2478" Type="http://schemas.openxmlformats.org/officeDocument/2006/relationships/hyperlink" Target="file:///C:\Users\Merias\Documents\RAN1\TSGR1_94-Sweden\Docs\R1-1808171.zip" TargetMode="External"/><Relationship Id="rId145" Type="http://schemas.openxmlformats.org/officeDocument/2006/relationships/hyperlink" Target="file:///C:\Users\Merias\Documents\RAN1\TSGR1_94-Sweden\Docs\R1-1809547.zip" TargetMode="External"/><Relationship Id="rId352" Type="http://schemas.openxmlformats.org/officeDocument/2006/relationships/hyperlink" Target="file:///C:\Users\Merias\Documents\RAN1\TSGR1_94-Sweden\Docs\R1-1808460.zip" TargetMode="External"/><Relationship Id="rId1287" Type="http://schemas.openxmlformats.org/officeDocument/2006/relationships/hyperlink" Target="file:///C:\Users\Merias\Documents\RAN1\TSGR1_94-Sweden\Docs\R1-1809109.zip" TargetMode="External"/><Relationship Id="rId2033" Type="http://schemas.openxmlformats.org/officeDocument/2006/relationships/hyperlink" Target="file:///C:\Users\Merias\Documents\RAN1\TSGR1_94-Sweden\Docs\R1-1809311.zip" TargetMode="External"/><Relationship Id="rId2240" Type="http://schemas.openxmlformats.org/officeDocument/2006/relationships/hyperlink" Target="file:///C:\Users\Merias\Documents\RAN1\TSGR1_94-Sweden\Docs\R1-1809414.zip" TargetMode="External"/><Relationship Id="rId212" Type="http://schemas.openxmlformats.org/officeDocument/2006/relationships/hyperlink" Target="file:///C:\Users\Merias\Documents\RAN1\TSGR1_94-Sweden\Docs\R1-1809578.zip" TargetMode="External"/><Relationship Id="rId657" Type="http://schemas.openxmlformats.org/officeDocument/2006/relationships/hyperlink" Target="file:///C:\Users\Merias\Documents\RAN1\TSGR1_94-Sweden\Docs\R1-1809038.zip" TargetMode="External"/><Relationship Id="rId864" Type="http://schemas.openxmlformats.org/officeDocument/2006/relationships/image" Target="media/image89.wmf"/><Relationship Id="rId1494" Type="http://schemas.openxmlformats.org/officeDocument/2006/relationships/hyperlink" Target="file:///C:\Users\Merias\Documents\RAN1\TSGR1_94-Sweden\Docs\R1-1809147.zip" TargetMode="External"/><Relationship Id="rId1799" Type="http://schemas.openxmlformats.org/officeDocument/2006/relationships/hyperlink" Target="file:///C:\Users\Merias\Documents\RAN1\TSGR1_94-Sweden\Docs\R1-1809482.zip" TargetMode="External"/><Relationship Id="rId2100" Type="http://schemas.openxmlformats.org/officeDocument/2006/relationships/hyperlink" Target="file:///C:\Users\Merias\Documents\RAN1\TSGR1_94-Sweden\Docs\R1-1808786.zip" TargetMode="External"/><Relationship Id="rId2338" Type="http://schemas.openxmlformats.org/officeDocument/2006/relationships/hyperlink" Target="file:///C:\Users\Merias\Documents\RAN1\TSGR1_94-Sweden\Docs\R1-1808714.zip" TargetMode="External"/><Relationship Id="rId517" Type="http://schemas.openxmlformats.org/officeDocument/2006/relationships/hyperlink" Target="file:///C:\Users\Merias\Documents\RAN1\TSGR1_94-Sweden\Docs\R1-1808119.zip" TargetMode="External"/><Relationship Id="rId724" Type="http://schemas.openxmlformats.org/officeDocument/2006/relationships/hyperlink" Target="file:///C:\Users\Merias\Documents\RAN1\TSGR1_94-Sweden\Docs\R1-1809919.zip" TargetMode="External"/><Relationship Id="rId931" Type="http://schemas.openxmlformats.org/officeDocument/2006/relationships/image" Target="media/image155.wmf"/><Relationship Id="rId1147" Type="http://schemas.openxmlformats.org/officeDocument/2006/relationships/hyperlink" Target="file:///C:\Users\Merias\Documents\RAN1\TSGR1_94-Sweden\Docs\R1-1808142.zip" TargetMode="External"/><Relationship Id="rId1354" Type="http://schemas.openxmlformats.org/officeDocument/2006/relationships/hyperlink" Target="file:///C:\Users\Merias\Documents\RAN1\TSGR1_94-Sweden\Docs\R1-1809848.zip" TargetMode="External"/><Relationship Id="rId1561" Type="http://schemas.openxmlformats.org/officeDocument/2006/relationships/hyperlink" Target="file:///C:\Users\Merias\Documents\RAN1\TSGR1_94-Sweden\Docs\R1-1808388.zip" TargetMode="External"/><Relationship Id="rId2405" Type="http://schemas.openxmlformats.org/officeDocument/2006/relationships/hyperlink" Target="file:///C:\Users\Merias\Documents\RAN1\TSGR1_94-Sweden\Docs\R1-1809461.zip" TargetMode="External"/><Relationship Id="rId60" Type="http://schemas.openxmlformats.org/officeDocument/2006/relationships/hyperlink" Target="file:///C:\Users\Merias\Documents\RAN1\TSGR1_94-Sweden\Docs\R1-1809395.zip" TargetMode="External"/><Relationship Id="rId1007" Type="http://schemas.openxmlformats.org/officeDocument/2006/relationships/image" Target="media/image179.wmf"/><Relationship Id="rId1214" Type="http://schemas.openxmlformats.org/officeDocument/2006/relationships/hyperlink" Target="file:///C:\Users\Merias\Documents\RAN1\TSGR1_94-Sweden\Docs\R1-1809983.zip" TargetMode="External"/><Relationship Id="rId1421" Type="http://schemas.openxmlformats.org/officeDocument/2006/relationships/hyperlink" Target="file:///C:\Users\Merias\Documents\RAN1\TSGR1_94-Sweden\Docs\R1-1809967.zip" TargetMode="External"/><Relationship Id="rId1659" Type="http://schemas.openxmlformats.org/officeDocument/2006/relationships/hyperlink" Target="file:///C:\Users\Merias\Documents\RAN1\TSGR1_94-Sweden\Docs\R1-1809227.zip" TargetMode="External"/><Relationship Id="rId1866" Type="http://schemas.openxmlformats.org/officeDocument/2006/relationships/hyperlink" Target="file:///C:\Users\Merias\Documents\RAN1\TSGR1_94-Sweden\Docs\R1-1809444.zip" TargetMode="External"/><Relationship Id="rId1519" Type="http://schemas.openxmlformats.org/officeDocument/2006/relationships/hyperlink" Target="file:///C:\Users\Merias\Documents\RAN1\TSGR1_94-Sweden\Docs\R1-1809786.zip" TargetMode="External"/><Relationship Id="rId1726" Type="http://schemas.openxmlformats.org/officeDocument/2006/relationships/hyperlink" Target="file:///C:\Users\Merias\Documents\RAN1\TSGR1_94-Sweden\Docs\R1-1809248.zip" TargetMode="External"/><Relationship Id="rId1933" Type="http://schemas.openxmlformats.org/officeDocument/2006/relationships/hyperlink" Target="file:///C:\Users\Merias\Documents\RAN1\TSGR1_94-Sweden\Docs\R1-1808244.zip" TargetMode="External"/><Relationship Id="rId18" Type="http://schemas.openxmlformats.org/officeDocument/2006/relationships/hyperlink" Target="https://www.etsi.org/news-events/events/1319-etsi-osa-workshop?accordian=1" TargetMode="External"/><Relationship Id="rId2195" Type="http://schemas.openxmlformats.org/officeDocument/2006/relationships/hyperlink" Target="file:///C:\Users\Merias\Documents\RAN1\TSGR1_94-Sweden\Docs\R1-1808621.zip" TargetMode="External"/><Relationship Id="rId167" Type="http://schemas.openxmlformats.org/officeDocument/2006/relationships/hyperlink" Target="file:///C:\Users\Merias\Documents\RAN1\TSGR1_94-Sweden\Docs\R1-1809561.zip" TargetMode="External"/><Relationship Id="rId374" Type="http://schemas.openxmlformats.org/officeDocument/2006/relationships/hyperlink" Target="file:///C:\Users\Merias\Documents\RAN1\TSGR1_94-Sweden\Docs\R1-1808135.zip" TargetMode="External"/><Relationship Id="rId581" Type="http://schemas.openxmlformats.org/officeDocument/2006/relationships/hyperlink" Target="file:///C:\Users\Merias\Documents\RAN1\TSGR1_94-Sweden\Docs\R1-1808108.zip" TargetMode="External"/><Relationship Id="rId2055" Type="http://schemas.openxmlformats.org/officeDocument/2006/relationships/hyperlink" Target="file:///C:\Users\Merias\Documents\RAN1\TSGR1_94-Sweden\Docs\R1-1808702.zip" TargetMode="External"/><Relationship Id="rId2262" Type="http://schemas.openxmlformats.org/officeDocument/2006/relationships/hyperlink" Target="file:///C:\Users\Merias\Documents\RAN1\TSGR1_94-Sweden\Docs\R1-1809934.zip" TargetMode="External"/><Relationship Id="rId234" Type="http://schemas.openxmlformats.org/officeDocument/2006/relationships/hyperlink" Target="file:///C:\Users\Merias\Documents\RAN1\TSGR1_94-Sweden\Docs\R1-1809363.zip" TargetMode="External"/><Relationship Id="rId679" Type="http://schemas.openxmlformats.org/officeDocument/2006/relationships/hyperlink" Target="file:///C:\Users\Merias\Documents\RAN1\TSGR1_94-Sweden\Docs\R1-1809958.zip" TargetMode="External"/><Relationship Id="rId886" Type="http://schemas.openxmlformats.org/officeDocument/2006/relationships/image" Target="media/image110.wmf"/><Relationship Id="rId2" Type="http://schemas.microsoft.com/office/2006/relationships/keyMapCustomizations" Target="customizations.xml"/><Relationship Id="rId441" Type="http://schemas.openxmlformats.org/officeDocument/2006/relationships/hyperlink" Target="file:///C:\Users\Merias\Documents\RAN1\TSGR1_94-Sweden\Docs\R1-1809369.zip" TargetMode="External"/><Relationship Id="rId539" Type="http://schemas.openxmlformats.org/officeDocument/2006/relationships/hyperlink" Target="file:///C:\Users\Merias\Documents\RAN1\TSGR1_94-Sweden\Docs\R1-1808471.zip" TargetMode="External"/><Relationship Id="rId746" Type="http://schemas.openxmlformats.org/officeDocument/2006/relationships/hyperlink" Target="file:///C:\Users\Merias\Documents\RAN1\TSGR1_94-Sweden\Docs\R1-1808665.zip" TargetMode="External"/><Relationship Id="rId1071" Type="http://schemas.openxmlformats.org/officeDocument/2006/relationships/image" Target="media/image240.wmf"/><Relationship Id="rId1169" Type="http://schemas.openxmlformats.org/officeDocument/2006/relationships/hyperlink" Target="file:///C:\Users\Merias\Documents\RAN1\TSGR1_94-Sweden\Docs\R1-1809855.zip" TargetMode="External"/><Relationship Id="rId1376" Type="http://schemas.openxmlformats.org/officeDocument/2006/relationships/hyperlink" Target="file:///C:\Users\Merias\Documents\RAN1\TSGR1_94-Sweden\Docs\R1-1809824.zip" TargetMode="External"/><Relationship Id="rId1583" Type="http://schemas.openxmlformats.org/officeDocument/2006/relationships/hyperlink" Target="file:///C:\Users\Merias\Documents\RAN1\TSGR1_94-Sweden\Docs\R1-1809789.zip" TargetMode="External"/><Relationship Id="rId2122" Type="http://schemas.openxmlformats.org/officeDocument/2006/relationships/hyperlink" Target="file:///C:\Users\Merias\Documents\RAN1\TSGR1_94-Sweden\Docs\R1-1808161.zip" TargetMode="External"/><Relationship Id="rId2427" Type="http://schemas.openxmlformats.org/officeDocument/2006/relationships/hyperlink" Target="file:///C:\Users\Merias\Documents\RAN1\TSGR1_94-Sweden\Docs\R1-1809333.zip" TargetMode="External"/><Relationship Id="rId301" Type="http://schemas.openxmlformats.org/officeDocument/2006/relationships/image" Target="media/image11.wmf"/><Relationship Id="rId953" Type="http://schemas.openxmlformats.org/officeDocument/2006/relationships/hyperlink" Target="file:///C:\Users\Merias\Documents\RAN1\TSGR1_94-Sweden\Docs\R1-1809955.zip" TargetMode="External"/><Relationship Id="rId1029" Type="http://schemas.openxmlformats.org/officeDocument/2006/relationships/image" Target="media/image200.wmf"/><Relationship Id="rId1236" Type="http://schemas.openxmlformats.org/officeDocument/2006/relationships/image" Target="media/image312.wmf"/><Relationship Id="rId1790" Type="http://schemas.openxmlformats.org/officeDocument/2006/relationships/hyperlink" Target="file:///C:\Users\Merias\Documents\RAN1\TSGR1_94-Sweden\Docs\R1-1808510.zip" TargetMode="External"/><Relationship Id="rId1888" Type="http://schemas.openxmlformats.org/officeDocument/2006/relationships/hyperlink" Target="file:///C:\Users\Merias\Documents\RAN1\TSGR1_94-Sweden\Docs\R1-1808646.zip" TargetMode="External"/><Relationship Id="rId82" Type="http://schemas.openxmlformats.org/officeDocument/2006/relationships/hyperlink" Target="file:///C:\Users\Merias\Documents\RAN1\TSGR1_94-Sweden\Docs\R1-1808014.zip" TargetMode="External"/><Relationship Id="rId606" Type="http://schemas.openxmlformats.org/officeDocument/2006/relationships/hyperlink" Target="file:///C:\Users\Merias\Documents\RAN1\TSGR1_94-Sweden\Docs\R1-1808643.zip" TargetMode="External"/><Relationship Id="rId813" Type="http://schemas.openxmlformats.org/officeDocument/2006/relationships/image" Target="media/image57.wmf"/><Relationship Id="rId1443" Type="http://schemas.openxmlformats.org/officeDocument/2006/relationships/oleObject" Target="embeddings/oleObject31.bin"/><Relationship Id="rId1650" Type="http://schemas.openxmlformats.org/officeDocument/2006/relationships/hyperlink" Target="file:///C:\Users\Merias\Documents\RAN1\TSGR1_94-Sweden\Docs\R1-1808618.zip" TargetMode="External"/><Relationship Id="rId1748" Type="http://schemas.openxmlformats.org/officeDocument/2006/relationships/hyperlink" Target="file:///C:\Users\Merias\Documents\RAN1\TSGR1_94-Sweden\Docs\R1-1809179.zip" TargetMode="External"/><Relationship Id="rId1303" Type="http://schemas.openxmlformats.org/officeDocument/2006/relationships/hyperlink" Target="file:///C:\Users\Merias\Documents\RAN1\TSGR1_94-Sweden\Docs\R1-1809928.zip" TargetMode="External"/><Relationship Id="rId1510" Type="http://schemas.openxmlformats.org/officeDocument/2006/relationships/hyperlink" Target="file:///C:\Users\Merias\Documents\RAN1\TSGR1_94-Sweden\Docs\R1-1809412.zip" TargetMode="External"/><Relationship Id="rId1955" Type="http://schemas.openxmlformats.org/officeDocument/2006/relationships/hyperlink" Target="file:///C:\Users\Merias\Documents\RAN1\TSGR1_94-Sweden\Docs\R1-1808245.zip" TargetMode="External"/><Relationship Id="rId1608" Type="http://schemas.openxmlformats.org/officeDocument/2006/relationships/hyperlink" Target="file:///C:\Users\Merias\Documents\RAN1\TSGR1_94-Sweden\Docs\R1-1808056.zip" TargetMode="External"/><Relationship Id="rId1815" Type="http://schemas.openxmlformats.org/officeDocument/2006/relationships/hyperlink" Target="file:///C:\Users\Merias\Documents\RAN1\TSGR1_94-Sweden\Docs\R1-1809488.zip" TargetMode="External"/><Relationship Id="rId189" Type="http://schemas.openxmlformats.org/officeDocument/2006/relationships/hyperlink" Target="file:///C:\Users\Merias\Documents\RAN1\TSGR1_94-Sweden\Docs\R1-1809367.zip" TargetMode="External"/><Relationship Id="rId396" Type="http://schemas.openxmlformats.org/officeDocument/2006/relationships/hyperlink" Target="file:///C:\Users\Merias\Documents\RAN1\TSGR1_94-Sweden\Docs\R1-1808912.zip" TargetMode="External"/><Relationship Id="rId2077" Type="http://schemas.openxmlformats.org/officeDocument/2006/relationships/hyperlink" Target="file:///C:\Users\Merias\Documents\RAN1\TSGR1_94-Sweden\Docs\R1-1809875.zip" TargetMode="External"/><Relationship Id="rId2284" Type="http://schemas.openxmlformats.org/officeDocument/2006/relationships/hyperlink" Target="file:///C:\Users\Merias\Documents\RAN1\TSGR1_94-Sweden\Docs\R1-1808079.zip" TargetMode="External"/><Relationship Id="rId2491" Type="http://schemas.openxmlformats.org/officeDocument/2006/relationships/hyperlink" Target="file:///C:\Users\Merias\Documents\RAN1\TSGR1_94-Sweden\Docs\R1-1808303.zip" TargetMode="External"/><Relationship Id="rId256" Type="http://schemas.openxmlformats.org/officeDocument/2006/relationships/hyperlink" Target="file:///C:\Users\Merias\Documents\RAN1\TSGR1_94-Sweden\Docs\R1-1809618.zip" TargetMode="External"/><Relationship Id="rId463" Type="http://schemas.openxmlformats.org/officeDocument/2006/relationships/hyperlink" Target="file:///C:\Users\Merias\Documents\RAN1\TSGR1_94-Sweden\Docs\R1-1809609.zip" TargetMode="External"/><Relationship Id="rId670" Type="http://schemas.openxmlformats.org/officeDocument/2006/relationships/image" Target="media/image19.wmf"/><Relationship Id="rId1093" Type="http://schemas.openxmlformats.org/officeDocument/2006/relationships/image" Target="media/image260.wmf"/><Relationship Id="rId2144" Type="http://schemas.openxmlformats.org/officeDocument/2006/relationships/hyperlink" Target="file:///C:\Users\Merias\Documents\RAN1\TSGR1_94-Sweden\Docs\R1-1809099.zip" TargetMode="External"/><Relationship Id="rId2351" Type="http://schemas.openxmlformats.org/officeDocument/2006/relationships/hyperlink" Target="file:///C:\Users\Merias\Documents\RAN1\TSGR1_94-Sweden\Docs\R1-1808850.zip" TargetMode="External"/><Relationship Id="rId116" Type="http://schemas.openxmlformats.org/officeDocument/2006/relationships/hyperlink" Target="file:///C:\Users\Merias\Documents\RAN1\TSGR1_94-Sweden\Docs\R1-1809538.zip" TargetMode="External"/><Relationship Id="rId323" Type="http://schemas.openxmlformats.org/officeDocument/2006/relationships/hyperlink" Target="file:///C:\Users\Merias\Documents\RAN1\TSGR1_94-Sweden\Docs\R1-1808128.zip" TargetMode="External"/><Relationship Id="rId530" Type="http://schemas.openxmlformats.org/officeDocument/2006/relationships/hyperlink" Target="file:///C:\Users\Merias\Documents\RAN1\TSGR1_94-Sweden\Docs\R1-1808470.zip" TargetMode="External"/><Relationship Id="rId768" Type="http://schemas.openxmlformats.org/officeDocument/2006/relationships/image" Target="media/image42.wmf"/><Relationship Id="rId975" Type="http://schemas.openxmlformats.org/officeDocument/2006/relationships/image" Target="media/image174.wmf"/><Relationship Id="rId1160" Type="http://schemas.openxmlformats.org/officeDocument/2006/relationships/hyperlink" Target="file:///C:\Users\Merias\Documents\RAN1\TSGR1_94-Sweden\Docs\R1-1809199.zip" TargetMode="External"/><Relationship Id="rId1398" Type="http://schemas.openxmlformats.org/officeDocument/2006/relationships/hyperlink" Target="file:///C:\Users\Merias\Documents\RAN1\TSGR1_94-Sweden\Docs\R1-1809914.zip" TargetMode="External"/><Relationship Id="rId2004" Type="http://schemas.openxmlformats.org/officeDocument/2006/relationships/hyperlink" Target="file:///C:\Users\Merias\Documents\RAN1\TSGR1_94-Sweden\Docs\R1-1808246.zip" TargetMode="External"/><Relationship Id="rId2211" Type="http://schemas.openxmlformats.org/officeDocument/2006/relationships/hyperlink" Target="file:///C:\Users\Merias\Documents\RAN1\TSGR1_94-Sweden\Docs\R1-1808573.zip" TargetMode="External"/><Relationship Id="rId2449" Type="http://schemas.openxmlformats.org/officeDocument/2006/relationships/hyperlink" Target="file:///C:\Users\Merias\Documents\RAN1\TSGR1_94-Sweden\Docs\R1-1808014.zip" TargetMode="External"/><Relationship Id="rId628" Type="http://schemas.openxmlformats.org/officeDocument/2006/relationships/hyperlink" Target="file:///C:\Users\Merias\Documents\RAN1\TSGR1_94-Sweden\Docs\R1-1808921.zip" TargetMode="External"/><Relationship Id="rId835" Type="http://schemas.openxmlformats.org/officeDocument/2006/relationships/hyperlink" Target="file:///C:\Users\Merias\Documents\RAN1\TSGR1_94-Sweden\Docs\R1-1809052.zip" TargetMode="External"/><Relationship Id="rId1258" Type="http://schemas.openxmlformats.org/officeDocument/2006/relationships/image" Target="media/image326.wmf"/><Relationship Id="rId1465" Type="http://schemas.openxmlformats.org/officeDocument/2006/relationships/hyperlink" Target="file:///C:\Users\Merias\Documents\RAN1\TSGR1_94-Sweden\Docs\R1-1809282.zip" TargetMode="External"/><Relationship Id="rId1672" Type="http://schemas.openxmlformats.org/officeDocument/2006/relationships/hyperlink" Target="file:///C:\Users\Merias\Documents\RAN1\TSGR1_94-Sweden\Docs\R1-1808766.zip" TargetMode="External"/><Relationship Id="rId2309" Type="http://schemas.openxmlformats.org/officeDocument/2006/relationships/hyperlink" Target="file:///C:\Users\Merias\Documents\RAN1\TSGR1_94-Sweden\Docs\R1-1808421.zip" TargetMode="External"/><Relationship Id="rId1020" Type="http://schemas.openxmlformats.org/officeDocument/2006/relationships/image" Target="media/image192.wmf"/><Relationship Id="rId1118" Type="http://schemas.openxmlformats.org/officeDocument/2006/relationships/image" Target="media/image280.wmf"/><Relationship Id="rId1325" Type="http://schemas.openxmlformats.org/officeDocument/2006/relationships/image" Target="media/image345.wmf"/><Relationship Id="rId1532" Type="http://schemas.openxmlformats.org/officeDocument/2006/relationships/hyperlink" Target="file:///C:\Users\Merias\Documents\RAN1\TSGR1_94-Sweden\Docs\R1-1808948.zip" TargetMode="External"/><Relationship Id="rId1977" Type="http://schemas.openxmlformats.org/officeDocument/2006/relationships/hyperlink" Target="file:///C:\Users\Merias\Documents\RAN1\TSGR1_94-Sweden\Docs\R1-1808298.zip" TargetMode="External"/><Relationship Id="rId902" Type="http://schemas.openxmlformats.org/officeDocument/2006/relationships/image" Target="media/image126.wmf"/><Relationship Id="rId1837" Type="http://schemas.openxmlformats.org/officeDocument/2006/relationships/hyperlink" Target="file:///C:\Users\Merias\Documents\RAN1\TSGR1_94-Sweden\Docs\R1-1809073.zip" TargetMode="External"/><Relationship Id="rId31" Type="http://schemas.openxmlformats.org/officeDocument/2006/relationships/hyperlink" Target="file:///C:\Users\Merias\Documents\RAN1\TSGR1_94-Sweden\Docs\R1-1808176.zip" TargetMode="External"/><Relationship Id="rId2099" Type="http://schemas.openxmlformats.org/officeDocument/2006/relationships/hyperlink" Target="file:///C:\Users\Merias\Documents\RAN1\TSGR1_94-Sweden\Docs\R1-1808704.zip" TargetMode="External"/><Relationship Id="rId180" Type="http://schemas.openxmlformats.org/officeDocument/2006/relationships/hyperlink" Target="http://www.3gpp.org/ftp/tsg_ran/TSG_RAN/TSGR_80/Docs/RP-181450.zip" TargetMode="External"/><Relationship Id="rId278" Type="http://schemas.openxmlformats.org/officeDocument/2006/relationships/oleObject" Target="embeddings/oleObject9.bin"/><Relationship Id="rId1904" Type="http://schemas.openxmlformats.org/officeDocument/2006/relationships/hyperlink" Target="file:///C:\Users\Merias\Documents\RAN1\TSGR1_94-Sweden\Docs\R1-1809799.zip" TargetMode="External"/><Relationship Id="rId485" Type="http://schemas.openxmlformats.org/officeDocument/2006/relationships/hyperlink" Target="file:///C:\Users\Merias\Documents\RAN1\TSGR1_94-Sweden\Docs\R1-1808348.zip" TargetMode="External"/><Relationship Id="rId692" Type="http://schemas.openxmlformats.org/officeDocument/2006/relationships/hyperlink" Target="file:///C:\Users\Merias\Documents\RAN1\TSGR1_94-Sweden\Docs\R1-1808172.zip" TargetMode="External"/><Relationship Id="rId2166" Type="http://schemas.openxmlformats.org/officeDocument/2006/relationships/hyperlink" Target="file:///C:\Users\Merias\Documents\RAN1\TSGR1_94-Sweden\Docs\R1-1808447.zip" TargetMode="External"/><Relationship Id="rId2373" Type="http://schemas.openxmlformats.org/officeDocument/2006/relationships/hyperlink" Target="file:///C:\Users\Merias\Documents\RAN1\TSGR1_94-Sweden\Docs\R1-1809168.zip" TargetMode="External"/><Relationship Id="rId138" Type="http://schemas.openxmlformats.org/officeDocument/2006/relationships/hyperlink" Target="file:///C:\Users\Merias\Documents\RAN1\TSGR1_94-Sweden\Docs\R1-1809546.zip" TargetMode="External"/><Relationship Id="rId345" Type="http://schemas.openxmlformats.org/officeDocument/2006/relationships/hyperlink" Target="file:///C:\Users\Merias\Documents\RAN1\TSGR1_94-Sweden\Docs\R1-1808459.zip" TargetMode="External"/><Relationship Id="rId552" Type="http://schemas.openxmlformats.org/officeDocument/2006/relationships/hyperlink" Target="file:///C:\Users\Merias\Documents\RAN1\TSGR1_94-Sweden\Docs\R1-1808659.zip" TargetMode="External"/><Relationship Id="rId997" Type="http://schemas.openxmlformats.org/officeDocument/2006/relationships/hyperlink" Target="file:///C:\Users\Merias\Documents\RAN1\TSGR1_94-Sweden\Docs\R1-1809225.zip" TargetMode="External"/><Relationship Id="rId1182" Type="http://schemas.openxmlformats.org/officeDocument/2006/relationships/image" Target="media/image291.wmf"/><Relationship Id="rId2026" Type="http://schemas.openxmlformats.org/officeDocument/2006/relationships/hyperlink" Target="file:///C:\Users\Merias\Documents\RAN1\TSGR1_94-Sweden\Docs\R1-1808526.zip" TargetMode="External"/><Relationship Id="rId2233" Type="http://schemas.openxmlformats.org/officeDocument/2006/relationships/hyperlink" Target="file:///C:\Users\Merias\Documents\RAN1\TSGR1_94-Sweden\Docs\R1-1809342.zip" TargetMode="External"/><Relationship Id="rId2440" Type="http://schemas.openxmlformats.org/officeDocument/2006/relationships/hyperlink" Target="file:///C:\Users\Merias\Documents\RAN1\TSGR1_94-Sweden\Docs\R1-1808005.zip" TargetMode="External"/><Relationship Id="rId205" Type="http://schemas.openxmlformats.org/officeDocument/2006/relationships/hyperlink" Target="file:///C:\Users\Merias\Documents\RAN1\TSGR1_94-Sweden\Docs\R1-1809364.zip" TargetMode="External"/><Relationship Id="rId412" Type="http://schemas.openxmlformats.org/officeDocument/2006/relationships/hyperlink" Target="file:///C:\Users\Merias\Documents\RAN1\TSGR1_94-Sweden\Docs\R1-1809127.zip" TargetMode="External"/><Relationship Id="rId857" Type="http://schemas.openxmlformats.org/officeDocument/2006/relationships/image" Target="media/image82.wmf"/><Relationship Id="rId1042" Type="http://schemas.openxmlformats.org/officeDocument/2006/relationships/image" Target="media/image213.wmf"/><Relationship Id="rId1487" Type="http://schemas.openxmlformats.org/officeDocument/2006/relationships/hyperlink" Target="file:///C:\Users\Merias\Documents\RAN1\TSGR1_94-Sweden\Docs\R1-1808327.zip" TargetMode="External"/><Relationship Id="rId1694" Type="http://schemas.openxmlformats.org/officeDocument/2006/relationships/hyperlink" Target="file:///C:\Users\Merias\Documents\RAN1\TSGR1_94-Sweden\Docs\R1-1808684.zip" TargetMode="External"/><Relationship Id="rId2300" Type="http://schemas.openxmlformats.org/officeDocument/2006/relationships/hyperlink" Target="file:///C:\Users\Merias\Documents\RAN1\TSGR1_94-Sweden\Docs\R1-1808365.zip" TargetMode="External"/><Relationship Id="rId717" Type="http://schemas.openxmlformats.org/officeDocument/2006/relationships/image" Target="media/image21.wmf"/><Relationship Id="rId924" Type="http://schemas.openxmlformats.org/officeDocument/2006/relationships/image" Target="media/image148.wmf"/><Relationship Id="rId1347" Type="http://schemas.openxmlformats.org/officeDocument/2006/relationships/hyperlink" Target="file:///C:\Users\Merias\Documents\RAN1\TSGR1_94-Sweden\Docs\R1-1809428.zip" TargetMode="External"/><Relationship Id="rId1554" Type="http://schemas.openxmlformats.org/officeDocument/2006/relationships/hyperlink" Target="file:///C:\Users\Merias\Documents\RAN1\TSGR1_94-Sweden\Docs\R1-1808153.zip" TargetMode="External"/><Relationship Id="rId1761" Type="http://schemas.openxmlformats.org/officeDocument/2006/relationships/hyperlink" Target="file:///C:\Users\Merias\Documents\RAN1\TSGR1_94-Sweden\Docs\R1-1808063.zip" TargetMode="External"/><Relationship Id="rId1999" Type="http://schemas.openxmlformats.org/officeDocument/2006/relationships/hyperlink" Target="file:///C:\Users\Merias\Documents\RAN1\TSGR1_94-Sweden\Docs\R1-1808725.zip" TargetMode="External"/><Relationship Id="rId53" Type="http://schemas.openxmlformats.org/officeDocument/2006/relationships/hyperlink" Target="file:///C:\Users\Merias\Documents\RAN1\TSGR1_94-Sweden\Docs\R1-1808963.zip" TargetMode="External"/><Relationship Id="rId1207" Type="http://schemas.openxmlformats.org/officeDocument/2006/relationships/oleObject" Target="embeddings/oleObject26.bin"/><Relationship Id="rId1414" Type="http://schemas.openxmlformats.org/officeDocument/2006/relationships/hyperlink" Target="file:///C:\Users\Merias\AppData\Roaming\Microsoft\Docs\R1-1809831.zip" TargetMode="External"/><Relationship Id="rId1621" Type="http://schemas.openxmlformats.org/officeDocument/2006/relationships/hyperlink" Target="file:///C:\Users\Merias\Documents\RAN1\TSGR1_94-Sweden\Docs\R1-1808983.zip" TargetMode="External"/><Relationship Id="rId1859" Type="http://schemas.openxmlformats.org/officeDocument/2006/relationships/hyperlink" Target="file:///C:\Users\Merias\Documents\RAN1\TSGR1_94-Sweden\Docs\R1-1808580.zip" TargetMode="External"/><Relationship Id="rId1719" Type="http://schemas.openxmlformats.org/officeDocument/2006/relationships/hyperlink" Target="file:///C:\Users\Merias\Documents\RAN1\TSGR1_94-Sweden\Docs\R1-1808819.zip" TargetMode="External"/><Relationship Id="rId1926" Type="http://schemas.openxmlformats.org/officeDocument/2006/relationships/hyperlink" Target="file:///C:\Users\Merias\Documents\RAN1\TSGR1_94-Sweden\Docs\R1-1809302.zip" TargetMode="External"/><Relationship Id="rId2090" Type="http://schemas.openxmlformats.org/officeDocument/2006/relationships/hyperlink" Target="file:///C:\Users\Merias\Documents\RAN1\TSGR1_94-Sweden\Docs\R1-1808785.zip" TargetMode="External"/><Relationship Id="rId2188" Type="http://schemas.openxmlformats.org/officeDocument/2006/relationships/hyperlink" Target="file:///C:\Users\Merias\Documents\RAN1\TSGR1_94-Sweden\Docs\R1-1808250.zip" TargetMode="External"/><Relationship Id="rId2395" Type="http://schemas.openxmlformats.org/officeDocument/2006/relationships/hyperlink" Target="file:///C:\Users\Merias\Documents\RAN1\TSGR1_94-Sweden\Docs\R1-1809273.zip" TargetMode="External"/><Relationship Id="rId367" Type="http://schemas.openxmlformats.org/officeDocument/2006/relationships/hyperlink" Target="file:///C:\Users\Merias\Documents\RAN1\TSGR1_94-Sweden\Docs\R1-1809632.zip" TargetMode="External"/><Relationship Id="rId574" Type="http://schemas.openxmlformats.org/officeDocument/2006/relationships/hyperlink" Target="file:///C:\Users\Merias\Documents\RAN1\TSGR1_94-Sweden\Docs\R1-1808737.zip" TargetMode="External"/><Relationship Id="rId2048" Type="http://schemas.openxmlformats.org/officeDocument/2006/relationships/hyperlink" Target="file:///C:\Users\Merias\Documents\RAN1\TSGR1_94-Sweden\Docs\R1-1808941.zip" TargetMode="External"/><Relationship Id="rId2255" Type="http://schemas.openxmlformats.org/officeDocument/2006/relationships/hyperlink" Target="file:///C:\Users\Merias\Documents\RAN1\TSGR1_94-Sweden\Docs\R1-1809937.zip" TargetMode="External"/><Relationship Id="rId227" Type="http://schemas.openxmlformats.org/officeDocument/2006/relationships/hyperlink" Target="file:///C:\Users\Merias\Documents\RAN1\TSGR1_94-Sweden\Docs\R1-1809387.zip" TargetMode="External"/><Relationship Id="rId781" Type="http://schemas.openxmlformats.org/officeDocument/2006/relationships/hyperlink" Target="file:///C:\Users\Merias\Documents\RAN1\TSGR1_94-Sweden\Docs\R1-1809813.zip" TargetMode="External"/><Relationship Id="rId879" Type="http://schemas.openxmlformats.org/officeDocument/2006/relationships/image" Target="media/image103.wmf"/><Relationship Id="rId2462" Type="http://schemas.openxmlformats.org/officeDocument/2006/relationships/hyperlink" Target="file:///C:\Users\Merias\Documents\RAN1\TSGR1_94-Sweden\Docs\R1-1805712.zip" TargetMode="External"/><Relationship Id="rId434" Type="http://schemas.openxmlformats.org/officeDocument/2006/relationships/hyperlink" Target="file:///C:\Users\Merias\Documents\RAN1\TSGR1_94-Sweden\Docs\R1-1809650.zip" TargetMode="External"/><Relationship Id="rId641" Type="http://schemas.openxmlformats.org/officeDocument/2006/relationships/hyperlink" Target="file:///C:\Users\Merias\Documents\RAN1\TSGR1_94-Sweden\Docs\R1-1808547.zip" TargetMode="External"/><Relationship Id="rId739" Type="http://schemas.openxmlformats.org/officeDocument/2006/relationships/hyperlink" Target="file:///C:\Users\Merias\Documents\RAN1\TSGR1_94-Sweden\Docs\R1-1808164.zip" TargetMode="External"/><Relationship Id="rId1064" Type="http://schemas.openxmlformats.org/officeDocument/2006/relationships/image" Target="media/image233.wmf"/><Relationship Id="rId1271" Type="http://schemas.openxmlformats.org/officeDocument/2006/relationships/hyperlink" Target="file:///C:\Users\Merias\Documents\RAN1\TSGR1_94-Sweden\Docs\R1-1808103.zip" TargetMode="External"/><Relationship Id="rId1369" Type="http://schemas.openxmlformats.org/officeDocument/2006/relationships/hyperlink" Target="file:///C:\Users\Merias\Documents\RAN1\TSGR1_94-Sweden\Docs\R1-1809408.zip" TargetMode="External"/><Relationship Id="rId1576" Type="http://schemas.openxmlformats.org/officeDocument/2006/relationships/hyperlink" Target="file:///C:\Users\Merias\Documents\RAN1\TSGR1_94-Sweden\Docs\R1-1809379.zip" TargetMode="External"/><Relationship Id="rId2115" Type="http://schemas.openxmlformats.org/officeDocument/2006/relationships/image" Target="media/image369.wmf"/><Relationship Id="rId2322" Type="http://schemas.openxmlformats.org/officeDocument/2006/relationships/hyperlink" Target="file:///C:\Users\Merias\Documents\RAN1\TSGR1_94-Sweden\Docs\R1-1808448.zip" TargetMode="External"/><Relationship Id="rId501" Type="http://schemas.openxmlformats.org/officeDocument/2006/relationships/hyperlink" Target="file:///C:\Users\Merias\Documents\RAN1\TSGR1_94-Sweden\Docs\R1-1808432.zip" TargetMode="External"/><Relationship Id="rId946" Type="http://schemas.openxmlformats.org/officeDocument/2006/relationships/image" Target="media/image167.wmf"/><Relationship Id="rId1131" Type="http://schemas.openxmlformats.org/officeDocument/2006/relationships/hyperlink" Target="file:///C:\Users\Merias\Documents\RAN1\TSGR1_94-Sweden\Docs\R1-1808670.zip" TargetMode="External"/><Relationship Id="rId1229" Type="http://schemas.openxmlformats.org/officeDocument/2006/relationships/hyperlink" Target="file:///C:\Users\Merias\Documents\RAN1\TSGR1_94-Sweden\Docs\R1-1809108.zip" TargetMode="External"/><Relationship Id="rId1783" Type="http://schemas.openxmlformats.org/officeDocument/2006/relationships/hyperlink" Target="file:///C:\Users\Merias\Documents\RAN1\TSGR1_94-Sweden\Docs\R1-1809921.zip" TargetMode="External"/><Relationship Id="rId1990" Type="http://schemas.openxmlformats.org/officeDocument/2006/relationships/hyperlink" Target="file:///C:\Users\Merias\Documents\RAN1\TSGR1_94-Sweden\Docs\R1-1809450.zip" TargetMode="External"/><Relationship Id="rId75" Type="http://schemas.openxmlformats.org/officeDocument/2006/relationships/hyperlink" Target="file:///C:\Users\Merias\Documents\RAN1\TSGR1_94-Sweden\Docs\R1-1808017.zip" TargetMode="External"/><Relationship Id="rId806" Type="http://schemas.openxmlformats.org/officeDocument/2006/relationships/hyperlink" Target="file:///C:\Users\Merias\Documents\RAN1\TSGR1_94-Sweden\Docs\R1-1809740.zip" TargetMode="External"/><Relationship Id="rId1436" Type="http://schemas.openxmlformats.org/officeDocument/2006/relationships/image" Target="media/image354.wmf"/><Relationship Id="rId1643" Type="http://schemas.openxmlformats.org/officeDocument/2006/relationships/hyperlink" Target="file:///C:\Users\Merias\Documents\RAN1\TSGR1_94-Sweden\Docs\R1-1808271.zip" TargetMode="External"/><Relationship Id="rId1850" Type="http://schemas.openxmlformats.org/officeDocument/2006/relationships/hyperlink" Target="file:///C:\Users\Merias\Documents\RAN1\TSGR1_94-Sweden\Docs\R1-1808087.zip" TargetMode="External"/><Relationship Id="rId1503" Type="http://schemas.openxmlformats.org/officeDocument/2006/relationships/hyperlink" Target="file:///C:\Users\Merias\AppData\Roaming\Microsoft\Docs\R1-1810004.zip" TargetMode="External"/><Relationship Id="rId1710" Type="http://schemas.openxmlformats.org/officeDocument/2006/relationships/hyperlink" Target="file:///C:\Users\Merias\Documents\RAN1\TSGR1_94-Sweden\Docs\R1-1808293.zip" TargetMode="External"/><Relationship Id="rId1948" Type="http://schemas.openxmlformats.org/officeDocument/2006/relationships/hyperlink" Target="file:///C:\Users\Merias\Documents\RAN1\TSGR1_94-Sweden\Docs\R1-1809448.zip" TargetMode="External"/><Relationship Id="rId291" Type="http://schemas.openxmlformats.org/officeDocument/2006/relationships/hyperlink" Target="file:///C:\Users\Merias\Documents\RAN1\TSGR1_94-Sweden\Docs\R1-1809529.zip" TargetMode="External"/><Relationship Id="rId1808" Type="http://schemas.openxmlformats.org/officeDocument/2006/relationships/hyperlink" Target="file:///C:\Users\Merias\Documents\RAN1\TSGR1_94-Sweden\Docs\R1-1808257.zip" TargetMode="External"/><Relationship Id="rId151" Type="http://schemas.openxmlformats.org/officeDocument/2006/relationships/hyperlink" Target="file:///C:\Users\Merias\Documents\RAN1\TSGR1_94-Sweden\Docs\R1-1809551.zip" TargetMode="External"/><Relationship Id="rId389" Type="http://schemas.openxmlformats.org/officeDocument/2006/relationships/hyperlink" Target="file:///C:\Users\Merias\Documents\RAN1\TSGR1_94-Sweden\Docs\R1-1809649.zip" TargetMode="External"/><Relationship Id="rId596" Type="http://schemas.openxmlformats.org/officeDocument/2006/relationships/hyperlink" Target="file:///C:\Users\Merias\Documents\RAN1\TSGR1_94-Sweden\Docs\R1-1808476.zip" TargetMode="External"/><Relationship Id="rId2277" Type="http://schemas.openxmlformats.org/officeDocument/2006/relationships/hyperlink" Target="file:///C:\Users\Merias\Documents\RAN1\TSGR1_94-Sweden\Docs\R1-1808073.zip" TargetMode="External"/><Relationship Id="rId2484" Type="http://schemas.openxmlformats.org/officeDocument/2006/relationships/hyperlink" Target="file:///C:\Users\Merias\Documents\RAN1\TSGR1_94-Sweden\Docs\R1-1808175.zip" TargetMode="External"/><Relationship Id="rId249" Type="http://schemas.openxmlformats.org/officeDocument/2006/relationships/hyperlink" Target="http://www.3gpp.org/ftp/tsg_ran/TSG_RAN/TSGR_80/Docs/RP-181450.zip" TargetMode="External"/><Relationship Id="rId456" Type="http://schemas.openxmlformats.org/officeDocument/2006/relationships/hyperlink" Target="file:///C:\Users\Merias\Documents\RAN1\TSGR1_94-Sweden\Docs\R1-1809019.zip" TargetMode="External"/><Relationship Id="rId663" Type="http://schemas.openxmlformats.org/officeDocument/2006/relationships/hyperlink" Target="http://www.3gpp.org/ftp/tsg_ran/TSG_RAN/TSGR_78/Docs/RP-172834.zip" TargetMode="External"/><Relationship Id="rId870" Type="http://schemas.openxmlformats.org/officeDocument/2006/relationships/image" Target="media/image95.wmf"/><Relationship Id="rId1086" Type="http://schemas.openxmlformats.org/officeDocument/2006/relationships/image" Target="media/image253.wmf"/><Relationship Id="rId1293" Type="http://schemas.openxmlformats.org/officeDocument/2006/relationships/hyperlink" Target="file:///C:\Users\Merias\Documents\RAN1\TSGR1_94-Sweden\Docs\R1-1809702.zip" TargetMode="External"/><Relationship Id="rId2137" Type="http://schemas.openxmlformats.org/officeDocument/2006/relationships/hyperlink" Target="file:///C:\Users\Merias\Documents\RAN1\TSGR1_94-Sweden\Docs\R1-1808815.zip" TargetMode="External"/><Relationship Id="rId2344" Type="http://schemas.openxmlformats.org/officeDocument/2006/relationships/hyperlink" Target="file:///C:\Users\Merias\Documents\RAN1\TSGR1_94-Sweden\Docs\R1-1808792.zip" TargetMode="External"/><Relationship Id="rId109" Type="http://schemas.openxmlformats.org/officeDocument/2006/relationships/hyperlink" Target="file:///C:\Users\Merias\Documents\RAN1\TSGR1_94-Sweden\Docs\R1-1808994.zip" TargetMode="External"/><Relationship Id="rId316" Type="http://schemas.openxmlformats.org/officeDocument/2006/relationships/hyperlink" Target="file:///C:\Users\Merias\Documents\RAN1\TSGR1_94-Sweden\Docs\R1-1809686.zip" TargetMode="External"/><Relationship Id="rId523" Type="http://schemas.openxmlformats.org/officeDocument/2006/relationships/hyperlink" Target="file:///C:\Users\Merias\Documents\RAN1\TSGR1_94-Sweden\Docs\R1-1809026.zip" TargetMode="External"/><Relationship Id="rId968" Type="http://schemas.openxmlformats.org/officeDocument/2006/relationships/hyperlink" Target="file:///C:\Users\Merias\Documents\RAN1\TSGR1_94-Sweden\Docs\R1-1809137.zip" TargetMode="External"/><Relationship Id="rId1153" Type="http://schemas.openxmlformats.org/officeDocument/2006/relationships/hyperlink" Target="file:///C:\Users\Merias\Documents\RAN1\TSGR1_94-Sweden\Docs\R1-1808265.zip" TargetMode="External"/><Relationship Id="rId1598" Type="http://schemas.openxmlformats.org/officeDocument/2006/relationships/hyperlink" Target="file:///C:\Users\Merias\Documents\RAN1\TSGR1_94-Sweden\Docs\R1-1808978.zip" TargetMode="External"/><Relationship Id="rId2204" Type="http://schemas.openxmlformats.org/officeDocument/2006/relationships/hyperlink" Target="file:///C:\Users\Merias\Documents\RAN1\TSGR1_94-Sweden\Docs\R1-1809464.zip" TargetMode="External"/><Relationship Id="rId97" Type="http://schemas.openxmlformats.org/officeDocument/2006/relationships/hyperlink" Target="file:///C:\Users\Merias\Documents\RAN1\TSGR1_94-Sweden\Docs\R1-1810001.zip" TargetMode="External"/><Relationship Id="rId730" Type="http://schemas.openxmlformats.org/officeDocument/2006/relationships/image" Target="media/image28.wmf"/><Relationship Id="rId828" Type="http://schemas.openxmlformats.org/officeDocument/2006/relationships/hyperlink" Target="file:///C:\Users\Merias\Documents\RAN1\TSGR1_94-Sweden\Docs\R1-1808311.zip" TargetMode="External"/><Relationship Id="rId1013" Type="http://schemas.openxmlformats.org/officeDocument/2006/relationships/image" Target="media/image185.wmf"/><Relationship Id="rId1360" Type="http://schemas.openxmlformats.org/officeDocument/2006/relationships/hyperlink" Target="file:///C:\Users\Merias\Documents\RAN1\TSGR1_94-Sweden\Docs\R1-1808493.zip" TargetMode="External"/><Relationship Id="rId1458" Type="http://schemas.openxmlformats.org/officeDocument/2006/relationships/hyperlink" Target="file:///C:\Users\Merias\Documents\RAN1\TSGR1_94-Sweden\Docs\R1-1808384.zip" TargetMode="External"/><Relationship Id="rId1665" Type="http://schemas.openxmlformats.org/officeDocument/2006/relationships/hyperlink" Target="file:///C:\Users\Merias\Documents\RAN1\TSGR1_94-Sweden\Docs\R1-1808272.zip" TargetMode="External"/><Relationship Id="rId1872" Type="http://schemas.openxmlformats.org/officeDocument/2006/relationships/hyperlink" Target="file:///C:\Users\Merias\Documents\RAN1\TSGR1_94-Sweden\Docs\R1-1808905.zip" TargetMode="External"/><Relationship Id="rId2411" Type="http://schemas.openxmlformats.org/officeDocument/2006/relationships/hyperlink" Target="file:///C:\Users\Merias\Documents\RAN1\TSGR1_94-Sweden\Docs\R1-1808720.zip" TargetMode="External"/><Relationship Id="rId2509" Type="http://schemas.openxmlformats.org/officeDocument/2006/relationships/hyperlink" Target="file:///C:\Users\Merias\Documents\RAN1\TSGR1_94-Sweden\Docs\R1-1809947.zip" TargetMode="External"/><Relationship Id="rId1220" Type="http://schemas.openxmlformats.org/officeDocument/2006/relationships/hyperlink" Target="file:///C:\Users\Merias\Documents\RAN1\TSGR1_94-Sweden\Docs\R1-1808378.zip" TargetMode="External"/><Relationship Id="rId1318" Type="http://schemas.openxmlformats.org/officeDocument/2006/relationships/image" Target="media/image338.wmf"/><Relationship Id="rId1525" Type="http://schemas.openxmlformats.org/officeDocument/2006/relationships/hyperlink" Target="file:///C:\Users\Merias\Documents\RAN1\TSGR1_94-Sweden\Docs\R1-1808331.zip" TargetMode="External"/><Relationship Id="rId1732" Type="http://schemas.openxmlformats.org/officeDocument/2006/relationships/hyperlink" Target="../Docs/R1-1809821.zip" TargetMode="External"/><Relationship Id="rId24" Type="http://schemas.openxmlformats.org/officeDocument/2006/relationships/hyperlink" Target="file:///C:\Users\Merias\Documents\RAN1\TSGR1_94-Sweden\Docs\R1-1808024.zip" TargetMode="External"/><Relationship Id="rId2299" Type="http://schemas.openxmlformats.org/officeDocument/2006/relationships/hyperlink" Target="file:///C:\Users\Merias\Documents\RAN1\TSGR1_94-Sweden\Docs\R1-1808364.zip" TargetMode="External"/><Relationship Id="rId173" Type="http://schemas.openxmlformats.org/officeDocument/2006/relationships/hyperlink" Target="file:///C:\Users\Merias\Documents\RAN1\TSGR1_94-Sweden\Docs\R1-1809633.zip" TargetMode="External"/><Relationship Id="rId380" Type="http://schemas.openxmlformats.org/officeDocument/2006/relationships/hyperlink" Target="file:///C:\Users\Merias\Documents\RAN1\TSGR1_94-Sweden\Docs\R1-1809629.zip" TargetMode="External"/><Relationship Id="rId2061" Type="http://schemas.openxmlformats.org/officeDocument/2006/relationships/hyperlink" Target="file:///C:\Users\Merias\Documents\RAN1\TSGR1_94-Sweden\Docs\R1-1809807.zip" TargetMode="External"/><Relationship Id="rId240" Type="http://schemas.openxmlformats.org/officeDocument/2006/relationships/hyperlink" Target="http://www.3gpp.org/ftp/tsg_ran/TSG_RAN/TSGR_80/Docs/RP-181450.zip" TargetMode="External"/><Relationship Id="rId478" Type="http://schemas.openxmlformats.org/officeDocument/2006/relationships/hyperlink" Target="file:///C:\Users\Merias\Documents\RAN1\TSGR1_94-Sweden\Docs\R1-1808655.zip" TargetMode="External"/><Relationship Id="rId685" Type="http://schemas.openxmlformats.org/officeDocument/2006/relationships/hyperlink" Target="file:///C:\Users\Merias\Documents\RAN1\TSGR1_94-Sweden\Docs\R1-1809782.zip" TargetMode="External"/><Relationship Id="rId892" Type="http://schemas.openxmlformats.org/officeDocument/2006/relationships/image" Target="media/image116.wmf"/><Relationship Id="rId2159" Type="http://schemas.openxmlformats.org/officeDocument/2006/relationships/hyperlink" Target="file:///C:\Users\Merias\Documents\RAN1\TSGR1_94-Sweden\Docs\R1-1808148.zip" TargetMode="External"/><Relationship Id="rId2366" Type="http://schemas.openxmlformats.org/officeDocument/2006/relationships/hyperlink" Target="file:///C:\Users\Merias\Documents\RAN1\TSGR1_94-Sweden\Docs\R1-1808934.zip" TargetMode="External"/><Relationship Id="rId100" Type="http://schemas.openxmlformats.org/officeDocument/2006/relationships/hyperlink" Target="file:///C:\Users\Merias\Documents\RAN1\TSGR1_94-Sweden\Docs\R1-1808114.zip" TargetMode="External"/><Relationship Id="rId338" Type="http://schemas.openxmlformats.org/officeDocument/2006/relationships/hyperlink" Target="file:///C:\Users\Merias\Documents\RAN1\TSGR1_94-Sweden\Docs\R1-1809568.zip" TargetMode="External"/><Relationship Id="rId545" Type="http://schemas.openxmlformats.org/officeDocument/2006/relationships/hyperlink" Target="file:///C:\Users\Merias\Documents\RAN1\TSGR1_94-Sweden\Docs\R1-1808041.zip" TargetMode="External"/><Relationship Id="rId752" Type="http://schemas.openxmlformats.org/officeDocument/2006/relationships/hyperlink" Target="file:///C:\Users\Merias\Documents\RAN1\TSGR1_94-Sweden\Docs\R1-1808965.zip" TargetMode="External"/><Relationship Id="rId1175" Type="http://schemas.openxmlformats.org/officeDocument/2006/relationships/hyperlink" Target="file:///C:\Users\Merias\Documents\RAN1\TSGR1_94-Sweden\Docs\R1-1809774.zip" TargetMode="External"/><Relationship Id="rId1382" Type="http://schemas.openxmlformats.org/officeDocument/2006/relationships/hyperlink" Target="file:///C:\Users\Merias\Documents\RAN1\TSGR1_94-Sweden\Docs\R1-1808382.zip" TargetMode="External"/><Relationship Id="rId2019" Type="http://schemas.openxmlformats.org/officeDocument/2006/relationships/hyperlink" Target="file:///C:\Users\Merias\Documents\RAN1\TSGR1_94-Sweden\Docs\R1-1809309.zip" TargetMode="External"/><Relationship Id="rId2226" Type="http://schemas.openxmlformats.org/officeDocument/2006/relationships/hyperlink" Target="file:///C:\Users\Merias\Documents\RAN1\TSGR1_94-Sweden\Docs\R1-1809251.zip" TargetMode="External"/><Relationship Id="rId2433" Type="http://schemas.openxmlformats.org/officeDocument/2006/relationships/hyperlink" Target="file:///C:\Users\Merias\Documents\RAN1\TSGR1_94-Sweden\Docs\R1-1808279.zip" TargetMode="External"/><Relationship Id="rId405" Type="http://schemas.openxmlformats.org/officeDocument/2006/relationships/hyperlink" Target="file:///C:\Users\Merias\Documents\RAN1\TSGR1_94-Sweden\Docs\R1-1809359.zip" TargetMode="External"/><Relationship Id="rId612" Type="http://schemas.openxmlformats.org/officeDocument/2006/relationships/hyperlink" Target="file:///C:\Users\Merias\Documents\RAN1\TSGR1_94-Sweden\Docs\R1-1808443.zip" TargetMode="External"/><Relationship Id="rId1035" Type="http://schemas.openxmlformats.org/officeDocument/2006/relationships/image" Target="media/image206.wmf"/><Relationship Id="rId1242" Type="http://schemas.openxmlformats.org/officeDocument/2006/relationships/image" Target="media/image318.wmf"/><Relationship Id="rId1687" Type="http://schemas.openxmlformats.org/officeDocument/2006/relationships/hyperlink" Target="file:///C:\Users\Merias\Documents\RAN1\TSGR1_94-Sweden\Docs\R1-1808292.zip" TargetMode="External"/><Relationship Id="rId1894" Type="http://schemas.openxmlformats.org/officeDocument/2006/relationships/hyperlink" Target="file:///C:\Users\Merias\Documents\RAN1\TSGR1_94-Sweden\Docs\R1-1809066.zip" TargetMode="External"/><Relationship Id="rId2500" Type="http://schemas.openxmlformats.org/officeDocument/2006/relationships/hyperlink" Target="file:///C:\Users\Merias\Documents\RAN1\TSGR1_94-Sweden\Docs\R1-1808997.zip" TargetMode="External"/><Relationship Id="rId917" Type="http://schemas.openxmlformats.org/officeDocument/2006/relationships/image" Target="media/image141.wmf"/><Relationship Id="rId1102" Type="http://schemas.openxmlformats.org/officeDocument/2006/relationships/image" Target="media/image269.wmf"/><Relationship Id="rId1547" Type="http://schemas.openxmlformats.org/officeDocument/2006/relationships/hyperlink" Target="file:///C:\Users\Merias\Documents\RAN1\TSGR1_94-Sweden\Docs\R1-1808678.zip" TargetMode="External"/><Relationship Id="rId1754" Type="http://schemas.openxmlformats.org/officeDocument/2006/relationships/hyperlink" Target="file:///C:\Users\Merias\Documents\RAN1\TSGR1_94-Sweden\Docs\R1-1809326.zip" TargetMode="External"/><Relationship Id="rId1961" Type="http://schemas.openxmlformats.org/officeDocument/2006/relationships/hyperlink" Target="file:///C:\Users\Merias\Documents\RAN1\TSGR1_94-Sweden\Docs\R1-1808402.zip" TargetMode="External"/><Relationship Id="rId46" Type="http://schemas.openxmlformats.org/officeDocument/2006/relationships/hyperlink" Target="file:///C:\Users\Merias\Documents\RAN1\TSGR1_94-Sweden\Docs\R1-1808566.zip" TargetMode="External"/><Relationship Id="rId1407" Type="http://schemas.openxmlformats.org/officeDocument/2006/relationships/hyperlink" Target="file:///C:\Users\Merias\Documents\RAN1\TSGR1_94-Sweden\Docs\R1-1809102.zip" TargetMode="External"/><Relationship Id="rId1614" Type="http://schemas.openxmlformats.org/officeDocument/2006/relationships/hyperlink" Target="file:///C:\Users\Merias\Documents\RAN1\TSGR1_94-Sweden\Docs\R1-1808391.zip" TargetMode="External"/><Relationship Id="rId1821" Type="http://schemas.openxmlformats.org/officeDocument/2006/relationships/hyperlink" Target="file:///C:\Users\Merias\Documents\RAN1\TSGR1_94-Sweden\Docs\R1-1809857.zip" TargetMode="External"/><Relationship Id="rId195" Type="http://schemas.openxmlformats.org/officeDocument/2006/relationships/oleObject" Target="embeddings/oleObject1.bin"/><Relationship Id="rId1919" Type="http://schemas.openxmlformats.org/officeDocument/2006/relationships/hyperlink" Target="file:///C:\Users\Merias\Documents\RAN1\TSGR1_94-Sweden\Docs\R1-1808813.zip" TargetMode="External"/><Relationship Id="rId2083" Type="http://schemas.openxmlformats.org/officeDocument/2006/relationships/hyperlink" Target="file:///C:\Users\Merias\Documents\RAN1\TSGR1_94-Sweden\Docs\R1-1809162.zip" TargetMode="External"/><Relationship Id="rId2290" Type="http://schemas.openxmlformats.org/officeDocument/2006/relationships/hyperlink" Target="file:///C:\Users\Merias\Documents\RAN1\TSGR1_94-Sweden\Docs\R1-1809511.zip" TargetMode="External"/><Relationship Id="rId2388" Type="http://schemas.openxmlformats.org/officeDocument/2006/relationships/hyperlink" Target="file:///C:\Users\Merias\Documents\RAN1\TSGR1_94-Sweden\Docs\R1-1809266.zip" TargetMode="External"/><Relationship Id="rId262" Type="http://schemas.openxmlformats.org/officeDocument/2006/relationships/hyperlink" Target="file:///C:\Users\Merias\Documents\RAN1\TSGR1_94-Sweden\Docs\R1-1809645.zip" TargetMode="External"/><Relationship Id="rId567" Type="http://schemas.openxmlformats.org/officeDocument/2006/relationships/hyperlink" Target="file:///C:\Users\Merias\Documents\RAN1\TSGR1_94-Sweden\Docs\R1-1809532.zip" TargetMode="External"/><Relationship Id="rId1197" Type="http://schemas.openxmlformats.org/officeDocument/2006/relationships/image" Target="media/image306.wmf"/><Relationship Id="rId2150" Type="http://schemas.openxmlformats.org/officeDocument/2006/relationships/hyperlink" Target="file:///C:\Users\Merias\Documents\RAN1\TSGR1_94-Sweden\Docs\R1-1809289.zip" TargetMode="External"/><Relationship Id="rId2248" Type="http://schemas.openxmlformats.org/officeDocument/2006/relationships/hyperlink" Target="file:///C:\Users\Merias\Documents\RAN1\TSGR1_94-Sweden\Docs\R1-1809939.zip" TargetMode="External"/><Relationship Id="rId122" Type="http://schemas.openxmlformats.org/officeDocument/2006/relationships/hyperlink" Target="file:///C:\Users\Merias\Documents\RAN1\TSGR1_94-Sweden\Docs\R1-1809635.zip" TargetMode="External"/><Relationship Id="rId774" Type="http://schemas.openxmlformats.org/officeDocument/2006/relationships/image" Target="media/image48.wmf"/><Relationship Id="rId981" Type="http://schemas.openxmlformats.org/officeDocument/2006/relationships/hyperlink" Target="file:///C:\Users\Merias\Documents\RAN1\TSGR1_94-Sweden\Docs\R1-1808196.zip" TargetMode="External"/><Relationship Id="rId1057" Type="http://schemas.openxmlformats.org/officeDocument/2006/relationships/image" Target="media/image227.wmf"/><Relationship Id="rId2010" Type="http://schemas.openxmlformats.org/officeDocument/2006/relationships/hyperlink" Target="file:///C:\Users\Merias\Documents\RAN1\TSGR1_94-Sweden\Docs\R1-1808525.zip" TargetMode="External"/><Relationship Id="rId2455" Type="http://schemas.openxmlformats.org/officeDocument/2006/relationships/hyperlink" Target="file:///C:\Users\Merias\Documents\RAN1\TSGR1_94-Sweden\Docs\R1-1807896.zip" TargetMode="External"/><Relationship Id="rId427" Type="http://schemas.openxmlformats.org/officeDocument/2006/relationships/hyperlink" Target="file:///C:\Users\Merias\Documents\RAN1\TSGR1_94-Sweden\Docs\R1-1809648.zip" TargetMode="External"/><Relationship Id="rId634" Type="http://schemas.openxmlformats.org/officeDocument/2006/relationships/hyperlink" Target="file:///C:\Users\Merias\Documents\RAN1\TSGR1_94-Sweden\Docs\R1-1808136.zip" TargetMode="External"/><Relationship Id="rId841" Type="http://schemas.openxmlformats.org/officeDocument/2006/relationships/image" Target="media/image67.wmf"/><Relationship Id="rId1264" Type="http://schemas.openxmlformats.org/officeDocument/2006/relationships/image" Target="media/image331.wmf"/><Relationship Id="rId1471" Type="http://schemas.openxmlformats.org/officeDocument/2006/relationships/hyperlink" Target="file:///C:\Users\Merias\Documents\RAN1\TSGR1_94-Sweden\Docs\R1-1809836.zip" TargetMode="External"/><Relationship Id="rId1569" Type="http://schemas.openxmlformats.org/officeDocument/2006/relationships/hyperlink" Target="file:///C:\Users\Merias\Documents\RAN1\TSGR1_94-Sweden\Docs\R1-1809058.zip" TargetMode="External"/><Relationship Id="rId2108" Type="http://schemas.openxmlformats.org/officeDocument/2006/relationships/hyperlink" Target="http://www.3gpp.org/ftp/tsg_ran/TSG_RAN/TSGR_80/Docs/RP-181477.zip" TargetMode="External"/><Relationship Id="rId2315" Type="http://schemas.openxmlformats.org/officeDocument/2006/relationships/hyperlink" Target="file:///C:\Users\Merias\Documents\RAN1\TSGR1_94-Sweden\Docs\R1-1809718.zip" TargetMode="External"/><Relationship Id="rId701" Type="http://schemas.openxmlformats.org/officeDocument/2006/relationships/hyperlink" Target="file:///C:\Users\Merias\Documents\RAN1\TSGR1_94-Sweden\Docs\R1-1808370.zip" TargetMode="External"/><Relationship Id="rId939" Type="http://schemas.openxmlformats.org/officeDocument/2006/relationships/image" Target="media/image163.wmf"/><Relationship Id="rId1124" Type="http://schemas.openxmlformats.org/officeDocument/2006/relationships/hyperlink" Target="file:///C:\Users\Merias\Documents\RAN1\TSGR1_94-Sweden\Docs\R1-1809889.zip" TargetMode="External"/><Relationship Id="rId1331" Type="http://schemas.openxmlformats.org/officeDocument/2006/relationships/hyperlink" Target="file:///C:\Users\Merias\Documents\RAN1\TSGR1_94-Sweden\Docs\R1-1808380.zip" TargetMode="External"/><Relationship Id="rId1776" Type="http://schemas.openxmlformats.org/officeDocument/2006/relationships/hyperlink" Target="file:///C:\Users\Merias\Documents\RAN1\TSGR1_94-Sweden\Docs\R1-1809091.zip" TargetMode="External"/><Relationship Id="rId1983" Type="http://schemas.openxmlformats.org/officeDocument/2006/relationships/hyperlink" Target="file:///C:\Users\Merias\Documents\RAN1\TSGR1_94-Sweden\Docs\R1-1808940.zip" TargetMode="External"/><Relationship Id="rId68" Type="http://schemas.openxmlformats.org/officeDocument/2006/relationships/hyperlink" Target="file:///C:\Users\Merias\Documents\RAN1\TSGR1_94-Sweden\Docs\R1-1808651.zip" TargetMode="External"/><Relationship Id="rId1429" Type="http://schemas.openxmlformats.org/officeDocument/2006/relationships/image" Target="media/image347.wmf"/><Relationship Id="rId1636" Type="http://schemas.openxmlformats.org/officeDocument/2006/relationships/hyperlink" Target="file:///C:\Users\Merias\Documents\RAN1\TSGR1_94-Sweden\Docs\R1-1809085.zip" TargetMode="External"/><Relationship Id="rId1843" Type="http://schemas.openxmlformats.org/officeDocument/2006/relationships/hyperlink" Target="file:///C:\Users\Merias\Documents\RAN1\TSGR1_94-Sweden\Docs\R1-1808090.zip" TargetMode="External"/><Relationship Id="rId1703" Type="http://schemas.openxmlformats.org/officeDocument/2006/relationships/hyperlink" Target="file:///C:\Users\Merias\Documents\RAN1\TSGR1_94-Sweden\Docs\R1-1809478.zip" TargetMode="External"/><Relationship Id="rId1910" Type="http://schemas.openxmlformats.org/officeDocument/2006/relationships/hyperlink" Target="file:///C:\Users\Merias\Documents\RAN1\TSGR1_94-Sweden\Docs\R1-1808280.zip" TargetMode="External"/><Relationship Id="rId284" Type="http://schemas.openxmlformats.org/officeDocument/2006/relationships/hyperlink" Target="file:///C:\Users\Merias\Documents\RAN1\TSGR1_94-Sweden\Docs\R1-1808126.zip" TargetMode="External"/><Relationship Id="rId491" Type="http://schemas.openxmlformats.org/officeDocument/2006/relationships/hyperlink" Target="file:///C:\Users\Merias\Documents\RAN1\TSGR1_94-Sweden\Docs\R1-1808731.zip" TargetMode="External"/><Relationship Id="rId2172" Type="http://schemas.openxmlformats.org/officeDocument/2006/relationships/hyperlink" Target="file:///C:\Users\Merias\Documents\RAN1\TSGR1_94-Sweden\Docs\R1-1808845.zip" TargetMode="External"/><Relationship Id="rId144" Type="http://schemas.openxmlformats.org/officeDocument/2006/relationships/hyperlink" Target="file:///C:\Users\Merias\Documents\RAN1\TSGR1_94-Sweden\Docs\R1-1808653.zip" TargetMode="External"/><Relationship Id="rId589" Type="http://schemas.openxmlformats.org/officeDocument/2006/relationships/hyperlink" Target="file:///C:\Users\Merias\Documents\RAN1\TSGR1_94-Sweden\Docs\R1-1809032.zip" TargetMode="External"/><Relationship Id="rId796" Type="http://schemas.openxmlformats.org/officeDocument/2006/relationships/hyperlink" Target="file:///C:\Users\Merias\Documents\RAN1\TSGR1_94-Sweden\Docs\R1-1809258.zip" TargetMode="External"/><Relationship Id="rId2477" Type="http://schemas.openxmlformats.org/officeDocument/2006/relationships/hyperlink" Target="file:///C:\Users\Merias\Documents\RAN1\TSGR1_94-Sweden\Docs\R1-1808170.zip" TargetMode="External"/><Relationship Id="rId351" Type="http://schemas.openxmlformats.org/officeDocument/2006/relationships/hyperlink" Target="file:///C:\Users\Merias\Documents\RAN1\TSGR1_94-Sweden\Docs\R1-1808133.zip" TargetMode="External"/><Relationship Id="rId449" Type="http://schemas.openxmlformats.org/officeDocument/2006/relationships/hyperlink" Target="file:///C:\Users\Merias\Documents\RAN1\TSGR1_94-Sweden\Docs\R1-1809021.zip" TargetMode="External"/><Relationship Id="rId656" Type="http://schemas.openxmlformats.org/officeDocument/2006/relationships/hyperlink" Target="file:///C:\Users\Merias\Documents\RAN1\TSGR1_94-Sweden\Docs\R1-1808957.zip" TargetMode="External"/><Relationship Id="rId863" Type="http://schemas.openxmlformats.org/officeDocument/2006/relationships/image" Target="media/image88.wmf"/><Relationship Id="rId1079" Type="http://schemas.openxmlformats.org/officeDocument/2006/relationships/hyperlink" Target="file:///C:\Users\Merias\Documents\RAN1\TSGR1_94-Sweden\Docs\R1-1809519.zip" TargetMode="External"/><Relationship Id="rId1286" Type="http://schemas.openxmlformats.org/officeDocument/2006/relationships/hyperlink" Target="file:///C:\Users\Merias\Documents\RAN1\TSGR1_94-Sweden\Docs\R1-1808966.zip" TargetMode="External"/><Relationship Id="rId1493" Type="http://schemas.openxmlformats.org/officeDocument/2006/relationships/hyperlink" Target="file:///C:\Users\Merias\Documents\RAN1\TSGR1_94-Sweden\Docs\R1-1808974.zip" TargetMode="External"/><Relationship Id="rId2032" Type="http://schemas.openxmlformats.org/officeDocument/2006/relationships/hyperlink" Target="file:///C:\Users\Merias\Documents\RAN1\TSGR1_94-Sweden\Docs\R1-1809452.zip" TargetMode="External"/><Relationship Id="rId2337" Type="http://schemas.openxmlformats.org/officeDocument/2006/relationships/hyperlink" Target="file:///C:\Users\Merias\Documents\RAN1\TSGR1_94-Sweden\Docs\R1-1808713.zip" TargetMode="External"/><Relationship Id="rId211" Type="http://schemas.openxmlformats.org/officeDocument/2006/relationships/hyperlink" Target="file:///C:\Users\Merias\Documents\RAN1\TSGR1_94-Sweden\Docs\R1-1809384.zip" TargetMode="External"/><Relationship Id="rId309" Type="http://schemas.openxmlformats.org/officeDocument/2006/relationships/hyperlink" Target="file:///C:\Users\Merias\Documents\RAN1\TSGR1_94-Sweden\Docs\R1-1808561.zip" TargetMode="External"/><Relationship Id="rId516" Type="http://schemas.openxmlformats.org/officeDocument/2006/relationships/hyperlink" Target="file:///C:\Users\Merias\Documents\RAN1\TSGR1_94-Sweden\Docs\R1-1808038.zip" TargetMode="External"/><Relationship Id="rId1146" Type="http://schemas.openxmlformats.org/officeDocument/2006/relationships/hyperlink" Target="file:///C:\Users\Merias\Documents\RAN1\TSGR1_94-Sweden\Docs\R1-1809882.zip" TargetMode="External"/><Relationship Id="rId1798" Type="http://schemas.openxmlformats.org/officeDocument/2006/relationships/hyperlink" Target="file:///C:\Users\Merias\Documents\RAN1\TSGR1_94-Sweden\Docs\R1-1809382.zip" TargetMode="External"/><Relationship Id="rId723" Type="http://schemas.openxmlformats.org/officeDocument/2006/relationships/hyperlink" Target="file:///C:\Users\Merias\Documents\RAN1\TSGR1_94-Sweden\Docs\R1-1809919.zip" TargetMode="External"/><Relationship Id="rId930" Type="http://schemas.openxmlformats.org/officeDocument/2006/relationships/image" Target="media/image154.wmf"/><Relationship Id="rId1006" Type="http://schemas.openxmlformats.org/officeDocument/2006/relationships/image" Target="media/image178.wmf"/><Relationship Id="rId1353" Type="http://schemas.openxmlformats.org/officeDocument/2006/relationships/hyperlink" Target="file:///C:\Users\Merias\Documents\RAN1\TSGR1_94-Sweden\Docs\R1-1809811.zip" TargetMode="External"/><Relationship Id="rId1560" Type="http://schemas.openxmlformats.org/officeDocument/2006/relationships/hyperlink" Target="file:///C:\Users\Merias\Documents\RAN1\TSGR1_94-Sweden\Docs\R1-1808332.zip" TargetMode="External"/><Relationship Id="rId1658" Type="http://schemas.openxmlformats.org/officeDocument/2006/relationships/hyperlink" Target="file:///C:\Users\Merias\Documents\RAN1\TSGR1_94-Sweden\Docs\R1-1809220.zip" TargetMode="External"/><Relationship Id="rId1865" Type="http://schemas.openxmlformats.org/officeDocument/2006/relationships/hyperlink" Target="file:///C:\Users\Merias\Documents\RAN1\TSGR1_94-Sweden\Docs\R1-1809233.zip" TargetMode="External"/><Relationship Id="rId2404" Type="http://schemas.openxmlformats.org/officeDocument/2006/relationships/hyperlink" Target="file:///C:\Users\Merias\Documents\RAN1\TSGR1_94-Sweden\Docs\R1-1809401.zip" TargetMode="External"/><Relationship Id="rId1213" Type="http://schemas.openxmlformats.org/officeDocument/2006/relationships/hyperlink" Target="file:///C:\Users\Merias\Documents\RAN1\TSGR1_94-Sweden\Docs\R1-1809812.zip" TargetMode="External"/><Relationship Id="rId1420" Type="http://schemas.openxmlformats.org/officeDocument/2006/relationships/hyperlink" Target="file:///C:\Users\Merias\Documents\RAN1\TSGR1_94-Sweden\Docs\R1-1809992.zip" TargetMode="External"/><Relationship Id="rId1518" Type="http://schemas.openxmlformats.org/officeDocument/2006/relationships/hyperlink" Target="file:///C:\Users\Merias\Documents\RAN1\TSGR1_94-Sweden\Docs\R1-1809434.zip" TargetMode="External"/><Relationship Id="rId1725" Type="http://schemas.openxmlformats.org/officeDocument/2006/relationships/hyperlink" Target="file:///C:\Users\Merias\Documents\RAN1\TSGR1_94-Sweden\Docs\R1-1809204.zip" TargetMode="External"/><Relationship Id="rId1932" Type="http://schemas.openxmlformats.org/officeDocument/2006/relationships/hyperlink" Target="file:///C:\Users\Merias\Documents\RAN1\TSGR1_94-Sweden\Docs\R1-1808094.zip" TargetMode="External"/><Relationship Id="rId17" Type="http://schemas.openxmlformats.org/officeDocument/2006/relationships/hyperlink" Target="https://www.etsi.org/news-events/events/1319-etsi-osa-workshop?accordian=0" TargetMode="External"/><Relationship Id="rId2194" Type="http://schemas.openxmlformats.org/officeDocument/2006/relationships/hyperlink" Target="file:///C:\Users\Merias\Documents\RAN1\TSGR1_94-Sweden\Docs\R1-1808570.zip" TargetMode="External"/><Relationship Id="rId166" Type="http://schemas.openxmlformats.org/officeDocument/2006/relationships/hyperlink" Target="file:///C:\Users\Merias\Documents\RAN1\TSGR1_94-Sweden\Docs\R1-1809560.zip" TargetMode="External"/><Relationship Id="rId373" Type="http://schemas.openxmlformats.org/officeDocument/2006/relationships/hyperlink" Target="file:///C:\Users\Merias\Documents\RAN1\TSGR1_94-Sweden\Docs\R1-1809632.zip" TargetMode="External"/><Relationship Id="rId580" Type="http://schemas.openxmlformats.org/officeDocument/2006/relationships/hyperlink" Target="file:///C:\Users\Merias\Documents\RAN1\TSGR1_94-Sweden\Docs\R1-1808044.zip" TargetMode="External"/><Relationship Id="rId2054" Type="http://schemas.openxmlformats.org/officeDocument/2006/relationships/hyperlink" Target="file:///C:\Users\Merias\Documents\RAN1\TSGR1_94-Sweden\Docs\R1-1808609.zip" TargetMode="External"/><Relationship Id="rId2261" Type="http://schemas.openxmlformats.org/officeDocument/2006/relationships/hyperlink" Target="file:///C:\Users\Merias\Documents\RAN1\TSGR1_94-Sweden\Docs\R1-1807758.zip" TargetMode="External"/><Relationship Id="rId2499" Type="http://schemas.openxmlformats.org/officeDocument/2006/relationships/hyperlink" Target="file:///C:\Users\Merias\Documents\RAN1\TSGR1_94-Sweden\Docs\R1-1810001.zip" TargetMode="External"/><Relationship Id="rId1" Type="http://schemas.microsoft.com/office/2006/relationships/vbaProject" Target="vbaProject.bin"/><Relationship Id="rId233" Type="http://schemas.openxmlformats.org/officeDocument/2006/relationships/hyperlink" Target="file:///C:\Users\Merias\Documents\RAN1\TSGR1_94-Sweden\Docs\R1-1809363.zip" TargetMode="External"/><Relationship Id="rId440" Type="http://schemas.openxmlformats.org/officeDocument/2006/relationships/hyperlink" Target="file:///C:\Users\Merias\Documents\RAN1\TSGR1_94-Sweden\Docs\R1-1809651.zip" TargetMode="External"/><Relationship Id="rId678" Type="http://schemas.openxmlformats.org/officeDocument/2006/relationships/hyperlink" Target="file:///C:\Users\Merias\Documents\RAN1\TSGR1_94-Sweden\Docs\R1-1809880.zip" TargetMode="External"/><Relationship Id="rId885" Type="http://schemas.openxmlformats.org/officeDocument/2006/relationships/image" Target="media/image109.wmf"/><Relationship Id="rId1070" Type="http://schemas.openxmlformats.org/officeDocument/2006/relationships/image" Target="media/image239.wmf"/><Relationship Id="rId2121" Type="http://schemas.openxmlformats.org/officeDocument/2006/relationships/hyperlink" Target="file:///C:\Users\Merias\Documents\RAN1\TSGR1_94-Sweden\Docs\R1-1808147.zip" TargetMode="External"/><Relationship Id="rId2359" Type="http://schemas.openxmlformats.org/officeDocument/2006/relationships/hyperlink" Target="file:///C:\Users\Merias\Documents\RAN1\TSGR1_94-Sweden\Docs\R1-1808865.zip" TargetMode="External"/><Relationship Id="rId300" Type="http://schemas.openxmlformats.org/officeDocument/2006/relationships/oleObject" Target="embeddings/oleObject11.bin"/><Relationship Id="rId538" Type="http://schemas.openxmlformats.org/officeDocument/2006/relationships/hyperlink" Target="file:///C:\Users\Merias\Documents\RAN1\TSGR1_94-Sweden\Docs\R1-1808436.zip" TargetMode="External"/><Relationship Id="rId745" Type="http://schemas.openxmlformats.org/officeDocument/2006/relationships/hyperlink" Target="file:///C:\Users\Merias\Documents\RAN1\TSGR1_94-Sweden\Docs\R1-1808542.zip" TargetMode="External"/><Relationship Id="rId952" Type="http://schemas.openxmlformats.org/officeDocument/2006/relationships/image" Target="media/image173.wmf"/><Relationship Id="rId1168" Type="http://schemas.openxmlformats.org/officeDocument/2006/relationships/oleObject" Target="embeddings/oleObject19.bin"/><Relationship Id="rId1375" Type="http://schemas.openxmlformats.org/officeDocument/2006/relationships/hyperlink" Target="file:///C:\Users\Merias\Documents\RAN1\TSGR1_94-Sweden\R1-1809846.zip" TargetMode="External"/><Relationship Id="rId1582" Type="http://schemas.openxmlformats.org/officeDocument/2006/relationships/hyperlink" Target="file:///C:\Users\Merias\Documents\RAN1\TSGR1_94-Sweden\Docs\R1-1809789.zip" TargetMode="External"/><Relationship Id="rId2219" Type="http://schemas.openxmlformats.org/officeDocument/2006/relationships/hyperlink" Target="file:///C:\Users\Merias\Documents\RAN1\TSGR1_94-Sweden\Docs\R1-1808846.zip" TargetMode="External"/><Relationship Id="rId2426" Type="http://schemas.openxmlformats.org/officeDocument/2006/relationships/hyperlink" Target="file:///C:\Users\Merias\Documents\RAN1\TSGR1_94-Sweden\Docs\R1-1809214.zip" TargetMode="External"/><Relationship Id="rId81" Type="http://schemas.openxmlformats.org/officeDocument/2006/relationships/hyperlink" Target="file:///C:\Users\Merias\Documents\RAN1\TSGR1_94-Sweden\Docs\R1-1808009.zip" TargetMode="External"/><Relationship Id="rId605" Type="http://schemas.openxmlformats.org/officeDocument/2006/relationships/hyperlink" Target="file:///C:\Users\Merias\Documents\RAN1\TSGR1_94-Sweden\Docs\R1-1808477.zip" TargetMode="External"/><Relationship Id="rId812" Type="http://schemas.openxmlformats.org/officeDocument/2006/relationships/image" Target="media/image56.wmf"/><Relationship Id="rId1028" Type="http://schemas.openxmlformats.org/officeDocument/2006/relationships/image" Target="media/image199.wmf"/><Relationship Id="rId1235" Type="http://schemas.openxmlformats.org/officeDocument/2006/relationships/image" Target="media/image311.wmf"/><Relationship Id="rId1442" Type="http://schemas.openxmlformats.org/officeDocument/2006/relationships/image" Target="media/image359.wmf"/><Relationship Id="rId1887" Type="http://schemas.openxmlformats.org/officeDocument/2006/relationships/hyperlink" Target="file:///C:\Users\Merias\Documents\RAN1\TSGR1_94-Sweden\Docs\R1-1808602.zip" TargetMode="External"/><Relationship Id="rId1302" Type="http://schemas.openxmlformats.org/officeDocument/2006/relationships/hyperlink" Target="file:///C:\Users\Merias\Documents\RAN1\TSGR1_94-Sweden\Docs\R1-1809928.zip" TargetMode="External"/><Relationship Id="rId1747" Type="http://schemas.openxmlformats.org/officeDocument/2006/relationships/hyperlink" Target="file:///C:\Users\Merias\Documents\RAN1\TSGR1_94-Sweden\Docs\R1-1809090.zip" TargetMode="External"/><Relationship Id="rId1954" Type="http://schemas.openxmlformats.org/officeDocument/2006/relationships/hyperlink" Target="file:///C:\Users\Merias\Documents\RAN1\TSGR1_94-Sweden\Docs\R1-1809867.zip" TargetMode="External"/><Relationship Id="rId39" Type="http://schemas.openxmlformats.org/officeDocument/2006/relationships/hyperlink" Target="file:///C:\Users\Merias\Documents\RAN1\TSGR1_94-Sweden\Docs\R1-1809255.zip" TargetMode="External"/><Relationship Id="rId1607" Type="http://schemas.openxmlformats.org/officeDocument/2006/relationships/hyperlink" Target="file:///C:\Users\Merias\Documents\RAN1\TSGR1_94-Sweden\Docs\R1-1808055.zip" TargetMode="External"/><Relationship Id="rId1814" Type="http://schemas.openxmlformats.org/officeDocument/2006/relationships/hyperlink" Target="http://www.3gpp.org/ftp/tsg_ran/TSG_RAN/TSGR_78/Docs/RP-172290.zip" TargetMode="External"/><Relationship Id="rId188" Type="http://schemas.openxmlformats.org/officeDocument/2006/relationships/hyperlink" Target="file:///C:\Users\Merias\Documents\RAN1\TSGR1_94-Sweden\Docs\R1-1809293.zip" TargetMode="External"/><Relationship Id="rId395" Type="http://schemas.openxmlformats.org/officeDocument/2006/relationships/hyperlink" Target="file:///C:\Users\Merias\Documents\RAN1\TSGR1_94-Sweden\Docs\R1-1809357.zip" TargetMode="External"/><Relationship Id="rId2076" Type="http://schemas.openxmlformats.org/officeDocument/2006/relationships/image" Target="media/image368.png"/><Relationship Id="rId2283" Type="http://schemas.openxmlformats.org/officeDocument/2006/relationships/hyperlink" Target="file:///C:\Users\Merias\Documents\RAN1\TSGR1_94-Sweden\Docs\R1-1808078.zip" TargetMode="External"/><Relationship Id="rId2490" Type="http://schemas.openxmlformats.org/officeDocument/2006/relationships/hyperlink" Target="file:///C:\Users\Merias\Documents\RAN1\TSGR1_94-Sweden\Docs\R1-1808181.zip" TargetMode="External"/><Relationship Id="rId255" Type="http://schemas.openxmlformats.org/officeDocument/2006/relationships/hyperlink" Target="file:///C:\Users\Merias\Documents\RAN1\TSGR1_94-Sweden\Docs\R1-1809591.zip" TargetMode="External"/><Relationship Id="rId462" Type="http://schemas.openxmlformats.org/officeDocument/2006/relationships/hyperlink" Target="file:///C:\Users\Merias\Documents\RAN1\TSGR1_94-Sweden\Docs\R1-1809604.zip" TargetMode="External"/><Relationship Id="rId1092" Type="http://schemas.openxmlformats.org/officeDocument/2006/relationships/image" Target="media/image259.wmf"/><Relationship Id="rId1397" Type="http://schemas.openxmlformats.org/officeDocument/2006/relationships/hyperlink" Target="http://www.3gpp.org/ftp/tsg_ran/TSG_RAN/TSGR_80/Docs/RP-181473.zip" TargetMode="External"/><Relationship Id="rId2143" Type="http://schemas.openxmlformats.org/officeDocument/2006/relationships/hyperlink" Target="file:///C:\Users\Merias\Documents\RAN1\TSGR1_94-Sweden\Docs\R1-1809055.zip" TargetMode="External"/><Relationship Id="rId2350" Type="http://schemas.openxmlformats.org/officeDocument/2006/relationships/hyperlink" Target="file:///C:\Users\Merias\Documents\RAN1\TSGR1_94-Sweden\Docs\R1-1808849.zip" TargetMode="External"/><Relationship Id="rId115" Type="http://schemas.openxmlformats.org/officeDocument/2006/relationships/hyperlink" Target="file:///C:\Users\Merias\Documents\RAN1\TSGR1_94-Sweden\Docs\R1-1809537.zip" TargetMode="External"/><Relationship Id="rId322" Type="http://schemas.openxmlformats.org/officeDocument/2006/relationships/hyperlink" Target="file:///C:\Users\Merias\Documents\RAN1\TSGR1_94-Sweden\Docs\R1-1809603.zip" TargetMode="External"/><Relationship Id="rId767" Type="http://schemas.openxmlformats.org/officeDocument/2006/relationships/image" Target="media/image41.wmf"/><Relationship Id="rId974" Type="http://schemas.openxmlformats.org/officeDocument/2006/relationships/hyperlink" Target="file:///C:\Users\Merias\Documents\RAN1\TSGR1_94-Sweden\Docs\R1-1809887.zip" TargetMode="External"/><Relationship Id="rId2003" Type="http://schemas.openxmlformats.org/officeDocument/2006/relationships/hyperlink" Target="file:///C:\Users\Merias\Documents\RAN1\TSGR1_94-Sweden\Docs\R1-1808095.zip" TargetMode="External"/><Relationship Id="rId2210" Type="http://schemas.openxmlformats.org/officeDocument/2006/relationships/hyperlink" Target="file:///C:\Users\Merias\Documents\RAN1\TSGR1_94-Sweden\Docs\R1-1808572.zip" TargetMode="External"/><Relationship Id="rId2448" Type="http://schemas.openxmlformats.org/officeDocument/2006/relationships/hyperlink" Target="file:///C:\Users\Merias\Documents\RAN1\TSGR1_94-Sweden\Docs\R1-1808013.zip" TargetMode="External"/><Relationship Id="rId627" Type="http://schemas.openxmlformats.org/officeDocument/2006/relationships/hyperlink" Target="file:///C:\Users\Merias\Documents\RAN1\TSGR1_94-Sweden\Docs\R1-1809036.zip" TargetMode="External"/><Relationship Id="rId834" Type="http://schemas.openxmlformats.org/officeDocument/2006/relationships/hyperlink" Target="file:///C:\Users\Merias\Documents\RAN1\TSGR1_94-Sweden\Docs\R1-1808880.zip" TargetMode="External"/><Relationship Id="rId1257" Type="http://schemas.openxmlformats.org/officeDocument/2006/relationships/image" Target="media/image325.wmf"/><Relationship Id="rId1464" Type="http://schemas.openxmlformats.org/officeDocument/2006/relationships/hyperlink" Target="file:///C:\Users\Merias\Documents\RAN1\TSGR1_94-Sweden\Docs\R1-1809145.zip" TargetMode="External"/><Relationship Id="rId1671" Type="http://schemas.openxmlformats.org/officeDocument/2006/relationships/hyperlink" Target="file:///C:\Users\Merias\Documents\RAN1\TSGR1_94-Sweden\Docs\R1-1808683.zip" TargetMode="External"/><Relationship Id="rId2308" Type="http://schemas.openxmlformats.org/officeDocument/2006/relationships/hyperlink" Target="file:///C:\Users\Merias\Documents\RAN1\TSGR1_94-Sweden\Docs\R1-1808420.zip" TargetMode="External"/><Relationship Id="rId901" Type="http://schemas.openxmlformats.org/officeDocument/2006/relationships/image" Target="media/image125.wmf"/><Relationship Id="rId1117" Type="http://schemas.openxmlformats.org/officeDocument/2006/relationships/image" Target="media/image279.wmf"/><Relationship Id="rId1324" Type="http://schemas.openxmlformats.org/officeDocument/2006/relationships/image" Target="media/image344.wmf"/><Relationship Id="rId1531" Type="http://schemas.openxmlformats.org/officeDocument/2006/relationships/hyperlink" Target="file:///C:\Users\Merias\Documents\RAN1\TSGR1_94-Sweden\Docs\R1-1808834.zip" TargetMode="External"/><Relationship Id="rId1769" Type="http://schemas.openxmlformats.org/officeDocument/2006/relationships/hyperlink" Target="file:///C:\Users\Merias\Documents\RAN1\TSGR1_94-Sweden\Docs\R1-1808545.zip" TargetMode="External"/><Relationship Id="rId1976" Type="http://schemas.openxmlformats.org/officeDocument/2006/relationships/hyperlink" Target="file:///C:\Users\Merias\Documents\RAN1\TSGR1_94-Sweden\Docs\R1-1809383.zip" TargetMode="External"/><Relationship Id="rId30" Type="http://schemas.openxmlformats.org/officeDocument/2006/relationships/hyperlink" Target="file:///C:\Users\Merias\Documents\RAN1\TSGR1_94-Sweden\Docs\R1-1808003.zip" TargetMode="External"/><Relationship Id="rId1629" Type="http://schemas.openxmlformats.org/officeDocument/2006/relationships/hyperlink" Target="file:///C:\Users\Merias\Documents\RAN1\TSGR1_94-Sweden\Docs\R1-1809795.zip" TargetMode="External"/><Relationship Id="rId1836" Type="http://schemas.openxmlformats.org/officeDocument/2006/relationships/hyperlink" Target="file:///C:\Users\Merias\Documents\RAN1\TSGR1_94-Sweden\Docs\R1-1809250.zip" TargetMode="External"/><Relationship Id="rId1903" Type="http://schemas.openxmlformats.org/officeDocument/2006/relationships/hyperlink" Target="file:///C:\Users\Merias\Documents\RAN1\TSGR1_94-Sweden\Docs\R1-1809175.zip" TargetMode="External"/><Relationship Id="rId2098" Type="http://schemas.openxmlformats.org/officeDocument/2006/relationships/hyperlink" Target="file:///C:\Users\Merias\Documents\RAN1\TSGR1_94-Sweden\Docs\R1-1808530.zip" TargetMode="External"/><Relationship Id="rId277" Type="http://schemas.openxmlformats.org/officeDocument/2006/relationships/oleObject" Target="embeddings/oleObject8.bin"/><Relationship Id="rId484" Type="http://schemas.openxmlformats.org/officeDocument/2006/relationships/hyperlink" Target="file:///C:\Users\Merias\Documents\RAN1\TSGR1_94-Sweden\Docs\R1-1808118.zip" TargetMode="External"/><Relationship Id="rId2165" Type="http://schemas.openxmlformats.org/officeDocument/2006/relationships/hyperlink" Target="file:///C:\Users\Merias\Documents\RAN1\TSGR1_94-Sweden\Docs\R1-1808411.zip" TargetMode="External"/><Relationship Id="rId137" Type="http://schemas.openxmlformats.org/officeDocument/2006/relationships/hyperlink" Target="file:///C:\Users\Merias\Documents\RAN1\TSGR1_94-Sweden\Docs\R1-1809545.zip" TargetMode="External"/><Relationship Id="rId344" Type="http://schemas.openxmlformats.org/officeDocument/2006/relationships/hyperlink" Target="file:///C:\Users\Merias\Documents\RAN1\TSGR1_94-Sweden\Docs\R1-1808132.zip" TargetMode="External"/><Relationship Id="rId691" Type="http://schemas.openxmlformats.org/officeDocument/2006/relationships/hyperlink" Target="file:///C:\Users\Merias\Documents\RAN1\TSGR1_94-Sweden\Docs\R1-1809925.zip" TargetMode="External"/><Relationship Id="rId789" Type="http://schemas.openxmlformats.org/officeDocument/2006/relationships/hyperlink" Target="file:///C:\Users\Merias\Documents\RAN1\TSGR1_94-Sweden\Docs\R1-1808372.zip" TargetMode="External"/><Relationship Id="rId996" Type="http://schemas.openxmlformats.org/officeDocument/2006/relationships/hyperlink" Target="file:///C:\Users\Merias\Documents\RAN1\TSGR1_94-Sweden\Docs\R1-1809197.zip" TargetMode="External"/><Relationship Id="rId2025" Type="http://schemas.openxmlformats.org/officeDocument/2006/relationships/hyperlink" Target="file:///C:\Users\Merias\Documents\RAN1\TSGR1_94-Sweden\Docs\R1-1808405.zip" TargetMode="External"/><Relationship Id="rId2372" Type="http://schemas.openxmlformats.org/officeDocument/2006/relationships/hyperlink" Target="file:///C:\Users\Merias\Documents\RAN1\TSGR1_94-Sweden\Docs\R1-1809167.zip" TargetMode="External"/><Relationship Id="rId551" Type="http://schemas.openxmlformats.org/officeDocument/2006/relationships/hyperlink" Target="file:///C:\Users\Merias\Documents\RAN1\TSGR1_94-Sweden\Docs\R1-1808638.zip" TargetMode="External"/><Relationship Id="rId649" Type="http://schemas.openxmlformats.org/officeDocument/2006/relationships/hyperlink" Target="file:///C:\Users\Merias\Documents\RAN1\TSGR1_94-Sweden\Docs\R1-1808137.zip" TargetMode="External"/><Relationship Id="rId856" Type="http://schemas.openxmlformats.org/officeDocument/2006/relationships/image" Target="media/image81.wmf"/><Relationship Id="rId1181" Type="http://schemas.openxmlformats.org/officeDocument/2006/relationships/image" Target="media/image290.wmf"/><Relationship Id="rId1279" Type="http://schemas.openxmlformats.org/officeDocument/2006/relationships/hyperlink" Target="file:///C:\Users\Merias\Documents\RAN1\TSGR1_94-Sweden\Docs\R1-1808491.zip" TargetMode="External"/><Relationship Id="rId1486" Type="http://schemas.openxmlformats.org/officeDocument/2006/relationships/hyperlink" Target="file:///C:\Users\Merias\Documents\RAN1\TSGR1_94-Sweden\Docs\R1-1808259.zip" TargetMode="External"/><Relationship Id="rId2232" Type="http://schemas.openxmlformats.org/officeDocument/2006/relationships/hyperlink" Target="file:///C:\Users\Merias\Documents\RAN1\TSGR1_94-Sweden\Docs\R1-1809341.zip" TargetMode="External"/><Relationship Id="rId204" Type="http://schemas.openxmlformats.org/officeDocument/2006/relationships/hyperlink" Target="file:///C:\Users\Merias\Documents\RAN1\TSGR1_94-Sweden\Docs\R1-1809579.zip" TargetMode="External"/><Relationship Id="rId411" Type="http://schemas.openxmlformats.org/officeDocument/2006/relationships/hyperlink" Target="file:///C:\Users\Merias\Documents\RAN1\TSGR1_94-Sweden\Docs\R1-1809017.zip" TargetMode="External"/><Relationship Id="rId509" Type="http://schemas.openxmlformats.org/officeDocument/2006/relationships/hyperlink" Target="file:///C:\Users\Merias\Documents\RAN1\TSGR1_94-Sweden\Docs\R1-1808122.zip" TargetMode="External"/><Relationship Id="rId1041" Type="http://schemas.openxmlformats.org/officeDocument/2006/relationships/image" Target="media/image212.wmf"/><Relationship Id="rId1139" Type="http://schemas.openxmlformats.org/officeDocument/2006/relationships/hyperlink" Target="file:///C:\Users\Merias\Documents\RAN1\TSGR1_94-Sweden\Docs\R1-1809198.zip" TargetMode="External"/><Relationship Id="rId1346" Type="http://schemas.openxmlformats.org/officeDocument/2006/relationships/hyperlink" Target="file:///C:\Users\Merias\Documents\RAN1\TSGR1_94-Sweden\Docs\R1-1809407.zip" TargetMode="External"/><Relationship Id="rId1693" Type="http://schemas.openxmlformats.org/officeDocument/2006/relationships/hyperlink" Target="file:///C:\Users\Merias\Documents\RAN1\TSGR1_94-Sweden\Docs\R1-1808619.zip" TargetMode="External"/><Relationship Id="rId1998" Type="http://schemas.openxmlformats.org/officeDocument/2006/relationships/hyperlink" Target="file:///C:\Users\Merias\Documents\RAN1\TSGR1_94-Sweden\Docs\R1-1808698.zip" TargetMode="External"/><Relationship Id="rId716" Type="http://schemas.openxmlformats.org/officeDocument/2006/relationships/image" Target="media/image20.wmf"/><Relationship Id="rId923" Type="http://schemas.openxmlformats.org/officeDocument/2006/relationships/image" Target="media/image147.wmf"/><Relationship Id="rId1553" Type="http://schemas.openxmlformats.org/officeDocument/2006/relationships/hyperlink" Target="file:///C:\Users\Merias\Documents\RAN1\TSGR1_94-Sweden\Docs\R1-1809435.zip" TargetMode="External"/><Relationship Id="rId1760" Type="http://schemas.openxmlformats.org/officeDocument/2006/relationships/hyperlink" Target="file:///C:\Users\Merias\Documents\RAN1\TSGR1_94-Sweden\Docs\R1-1809826.zip" TargetMode="External"/><Relationship Id="rId1858" Type="http://schemas.openxmlformats.org/officeDocument/2006/relationships/hyperlink" Target="file:///C:\Users\Merias\Documents\RAN1\TSGR1_94-Sweden\Docs\R1-1808552.zip" TargetMode="External"/><Relationship Id="rId52" Type="http://schemas.openxmlformats.org/officeDocument/2006/relationships/hyperlink" Target="file:///C:\Users\Merias\Documents\RAN1\TSGR1_94-Sweden\Docs\R1-1808175.zip" TargetMode="External"/><Relationship Id="rId1206" Type="http://schemas.openxmlformats.org/officeDocument/2006/relationships/oleObject" Target="embeddings/oleObject25.bin"/><Relationship Id="rId1413" Type="http://schemas.openxmlformats.org/officeDocument/2006/relationships/hyperlink" Target="file:///C:\Users\Merias\Documents\RAN1\TSGR1_94-Sweden\Docs\R1-1809431.zip" TargetMode="External"/><Relationship Id="rId1620" Type="http://schemas.openxmlformats.org/officeDocument/2006/relationships/hyperlink" Target="file:///C:\Users\Merias\Documents\RAN1\TSGR1_94-Sweden\Docs\R1-1808982.zip" TargetMode="External"/><Relationship Id="rId1718" Type="http://schemas.openxmlformats.org/officeDocument/2006/relationships/hyperlink" Target="file:///C:\Users\Merias\Documents\RAN1\TSGR1_94-Sweden\Docs\R1-1808768.zip" TargetMode="External"/><Relationship Id="rId1925" Type="http://schemas.openxmlformats.org/officeDocument/2006/relationships/hyperlink" Target="file:///C:\Users\Merias\Documents\RAN1\TSGR1_94-Sweden\Docs\R1-1809157.zip" TargetMode="External"/><Relationship Id="rId299" Type="http://schemas.openxmlformats.org/officeDocument/2006/relationships/image" Target="media/image10.wmf"/><Relationship Id="rId2187" Type="http://schemas.openxmlformats.org/officeDocument/2006/relationships/hyperlink" Target="file:///C:\Users\Merias\Documents\RAN1\TSGR1_94-Sweden\Docs\R1-1808213.zip" TargetMode="External"/><Relationship Id="rId2394" Type="http://schemas.openxmlformats.org/officeDocument/2006/relationships/hyperlink" Target="file:///C:\Users\Merias\Documents\RAN1\TSGR1_94-Sweden\Docs\R1-1809272.zip" TargetMode="External"/><Relationship Id="rId159" Type="http://schemas.openxmlformats.org/officeDocument/2006/relationships/hyperlink" Target="file:///C:\Users\Merias\Documents\RAN1\TSGR1_94-Sweden\Docs\R1-1808998.zip" TargetMode="External"/><Relationship Id="rId366" Type="http://schemas.openxmlformats.org/officeDocument/2006/relationships/hyperlink" Target="file:///C:\Users\Merias\Documents\RAN1\TSGR1_94-Sweden\Docs\R1-1809015.zip" TargetMode="External"/><Relationship Id="rId573" Type="http://schemas.openxmlformats.org/officeDocument/2006/relationships/hyperlink" Target="file:///C:\Users\Merias\Documents\RAN1\TSGR1_94-Sweden\Docs\R1-1808660.zip" TargetMode="External"/><Relationship Id="rId780" Type="http://schemas.openxmlformats.org/officeDocument/2006/relationships/hyperlink" Target="file:///C:\Users\Merias\Documents\RAN1\TSGR1_94-Sweden\Docs\R1-1809960.zip" TargetMode="External"/><Relationship Id="rId2047" Type="http://schemas.openxmlformats.org/officeDocument/2006/relationships/hyperlink" Target="file:///C:\Users\Merias\Documents\RAN1\TSGR1_94-Sweden\Docs\R1-1809453.zip" TargetMode="External"/><Relationship Id="rId2254" Type="http://schemas.openxmlformats.org/officeDocument/2006/relationships/hyperlink" Target="file:///C:\Users\Merias\Documents\RAN1\TSGR1_94-Sweden\Docs\R1-1809937.zip" TargetMode="External"/><Relationship Id="rId2461" Type="http://schemas.openxmlformats.org/officeDocument/2006/relationships/hyperlink" Target="file:///C:\Users\Merias\Documents\RAN1\TSGR1_94-Sweden\Docs\R1-1808025.zip" TargetMode="External"/><Relationship Id="rId226" Type="http://schemas.openxmlformats.org/officeDocument/2006/relationships/hyperlink" Target="file:///C:\Users\Merias\Documents\RAN1\TSGR1_94-Sweden\Docs\R1-1809387.zip" TargetMode="External"/><Relationship Id="rId433" Type="http://schemas.openxmlformats.org/officeDocument/2006/relationships/hyperlink" Target="file:///C:\Users\Merias\Documents\RAN1\TSGR1_94-Sweden\Docs\R1-1809602.zip" TargetMode="External"/><Relationship Id="rId878" Type="http://schemas.openxmlformats.org/officeDocument/2006/relationships/hyperlink" Target="file:///C:\Users\Merias\Documents\RAN1\TSGR1_94-Sweden\Docs\R1-1809828.zip" TargetMode="External"/><Relationship Id="rId1063" Type="http://schemas.openxmlformats.org/officeDocument/2006/relationships/image" Target="media/image232.wmf"/><Relationship Id="rId1270" Type="http://schemas.openxmlformats.org/officeDocument/2006/relationships/hyperlink" Target="file:///C:\Users\Merias\Documents\RAN1\TSGR1_94-Sweden\Docs\R1-1809707.zip" TargetMode="External"/><Relationship Id="rId2114" Type="http://schemas.openxmlformats.org/officeDocument/2006/relationships/hyperlink" Target="file:///C:\Users\Merias\Documents\RAN1\TSGR1_94-Sweden\Docs\R1-1808787.zip" TargetMode="External"/><Relationship Id="rId640" Type="http://schemas.openxmlformats.org/officeDocument/2006/relationships/hyperlink" Target="file:///C:\Users\Merias\Documents\RAN1\TSGR1_94-Sweden\Docs\R1-1808480.zip" TargetMode="External"/><Relationship Id="rId738" Type="http://schemas.openxmlformats.org/officeDocument/2006/relationships/hyperlink" Target="file:///C:\Users\Merias\Documents\RAN1\TSGR1_94-Sweden\Docs\R1-1809903.zip" TargetMode="External"/><Relationship Id="rId945" Type="http://schemas.openxmlformats.org/officeDocument/2006/relationships/image" Target="media/image166.wmf"/><Relationship Id="rId1368" Type="http://schemas.openxmlformats.org/officeDocument/2006/relationships/hyperlink" Target="file:///C:\Users\Merias\Documents\RAN1\TSGR1_94-Sweden\Docs\R1-1809323.zip" TargetMode="External"/><Relationship Id="rId1575" Type="http://schemas.openxmlformats.org/officeDocument/2006/relationships/hyperlink" Target="file:///C:\Users\Merias\Documents\RAN1\TSGR1_94-Sweden\Docs\R1-1809316.zip" TargetMode="External"/><Relationship Id="rId1782" Type="http://schemas.openxmlformats.org/officeDocument/2006/relationships/hyperlink" Target="file:///C:\Users\Merias\Documents\RAN1\TSGR1_94-Sweden\Docs\R1-1809750.zip" TargetMode="External"/><Relationship Id="rId2321" Type="http://schemas.openxmlformats.org/officeDocument/2006/relationships/hyperlink" Target="file:///C:\Users\Merias\Documents\RAN1\TSGR1_94-Sweden\Docs\R1-1808429.zip" TargetMode="External"/><Relationship Id="rId2419" Type="http://schemas.openxmlformats.org/officeDocument/2006/relationships/hyperlink" Target="file:///C:\Users\Merias\Documents\RAN1\TSGR1_94-Sweden\Docs\R1-1809120.zip" TargetMode="External"/><Relationship Id="rId74" Type="http://schemas.openxmlformats.org/officeDocument/2006/relationships/hyperlink" Target="file:///C:\Users\Merias\Documents\RAN1\TSGR1_94-Sweden\Docs\R1-1809124.zip" TargetMode="External"/><Relationship Id="rId500" Type="http://schemas.openxmlformats.org/officeDocument/2006/relationships/hyperlink" Target="file:///C:\Users\Merias\Documents\RAN1\TSGR1_94-Sweden\Docs\R1-1808355.zip" TargetMode="External"/><Relationship Id="rId805" Type="http://schemas.openxmlformats.org/officeDocument/2006/relationships/hyperlink" Target="file:///C:\Users\Merias\Documents\RAN1\TSGR1_94-Sweden\Docs\R1-1809744.zip" TargetMode="External"/><Relationship Id="rId1130" Type="http://schemas.openxmlformats.org/officeDocument/2006/relationships/hyperlink" Target="file:///C:\Users\Merias\Documents\RAN1\TSGR1_94-Sweden\Docs\R1-1808488.zip" TargetMode="External"/><Relationship Id="rId1228" Type="http://schemas.openxmlformats.org/officeDocument/2006/relationships/hyperlink" Target="file:///C:\Users\Merias\Documents\RAN1\TSGR1_94-Sweden\Docs\R1-1808952.zip" TargetMode="External"/><Relationship Id="rId1435" Type="http://schemas.openxmlformats.org/officeDocument/2006/relationships/image" Target="media/image353.wmf"/><Relationship Id="rId1642" Type="http://schemas.openxmlformats.org/officeDocument/2006/relationships/hyperlink" Target="file:///C:\Users\Merias\Documents\RAN1\TSGR1_94-Sweden\Docs\R1-1808234.zip" TargetMode="External"/><Relationship Id="rId1947" Type="http://schemas.openxmlformats.org/officeDocument/2006/relationships/hyperlink" Target="file:///C:\Users\Merias\Documents\RAN1\TSGR1_94-Sweden\Docs\R1-1809303.zip" TargetMode="External"/><Relationship Id="rId1502" Type="http://schemas.openxmlformats.org/officeDocument/2006/relationships/hyperlink" Target="file:///C:\Users\Merias\AppData\Roaming\Microsoft\Docs\R1-1809999.zip" TargetMode="External"/><Relationship Id="rId1807" Type="http://schemas.openxmlformats.org/officeDocument/2006/relationships/hyperlink" Target="file:///C:\Users\Merias\Documents\RAN1\TSGR1_94-Sweden\Docs\R1-1808066.zip" TargetMode="External"/><Relationship Id="rId290" Type="http://schemas.openxmlformats.org/officeDocument/2006/relationships/hyperlink" Target="file:///C:\Users\Merias\Documents\RAN1\TSGR1_94-Sweden\Docs\R1-1809104.zip" TargetMode="External"/><Relationship Id="rId388" Type="http://schemas.openxmlformats.org/officeDocument/2006/relationships/hyperlink" Target="file:///C:\Users\Merias\Documents\RAN1\TSGR1_94-Sweden\Docs\R1-1808462.zip" TargetMode="External"/><Relationship Id="rId2069" Type="http://schemas.openxmlformats.org/officeDocument/2006/relationships/hyperlink" Target="file:///C:\Users\Merias\Documents\RAN1\TSGR1_94-Sweden\Docs\R1-1809375.zip" TargetMode="External"/><Relationship Id="rId150" Type="http://schemas.openxmlformats.org/officeDocument/2006/relationships/hyperlink" Target="file:///C:\Users\Merias\Documents\RAN1\TSGR1_94-Sweden\Docs\R1-1809550.zip" TargetMode="External"/><Relationship Id="rId595" Type="http://schemas.openxmlformats.org/officeDocument/2006/relationships/hyperlink" Target="file:///C:\Users\Merias\Documents\RAN1\TSGR1_94-Sweden\Docs\R1-1808441.zip" TargetMode="External"/><Relationship Id="rId2276" Type="http://schemas.openxmlformats.org/officeDocument/2006/relationships/hyperlink" Target="file:///C:\Users\Merias\Documents\RAN1\TSGR1_94-Sweden\Docs\R1-1809508.zip" TargetMode="External"/><Relationship Id="rId2483" Type="http://schemas.openxmlformats.org/officeDocument/2006/relationships/hyperlink" Target="file:///C:\Users\Merias\Documents\RAN1\TSGR1_94-Sweden\Docs\R1-1807893.zip" TargetMode="External"/><Relationship Id="rId248" Type="http://schemas.openxmlformats.org/officeDocument/2006/relationships/hyperlink" Target="file:///C:\Users\Merias\Documents\RAN1\TSGR1_94-Sweden\Docs\R1-1809292.zip" TargetMode="External"/><Relationship Id="rId455" Type="http://schemas.openxmlformats.org/officeDocument/2006/relationships/hyperlink" Target="file:///C:\Users\Merias\Documents\RAN1\TSGR1_94-Sweden\Docs\R1-1809588.zip" TargetMode="External"/><Relationship Id="rId662" Type="http://schemas.openxmlformats.org/officeDocument/2006/relationships/hyperlink" Target="file:///C:\Users\Merias\Documents\RAN1\TSGR1_94-Sweden\Docs\R1-1809229.zip" TargetMode="External"/><Relationship Id="rId1085" Type="http://schemas.openxmlformats.org/officeDocument/2006/relationships/image" Target="media/image252.wmf"/><Relationship Id="rId1292" Type="http://schemas.openxmlformats.org/officeDocument/2006/relationships/hyperlink" Target="file:///C:\Users\Merias\Documents\RAN1\TSGR1_94-Sweden\Docs\R1-1809427.zip" TargetMode="External"/><Relationship Id="rId2136" Type="http://schemas.openxmlformats.org/officeDocument/2006/relationships/hyperlink" Target="file:///C:\Users\Merias\Documents\RAN1\TSGR1_94-Sweden\Docs\R1-1808810.zip" TargetMode="External"/><Relationship Id="rId2343" Type="http://schemas.openxmlformats.org/officeDocument/2006/relationships/hyperlink" Target="file:///C:\Users\Merias\Documents\RAN1\TSGR1_94-Sweden\Docs\R1-1808791.zip" TargetMode="External"/><Relationship Id="rId108" Type="http://schemas.openxmlformats.org/officeDocument/2006/relationships/hyperlink" Target="file:///C:\Users\Merias\Documents\RAN1\TSGR1_94-Sweden\Docs\R1-1808994.zip" TargetMode="External"/><Relationship Id="rId315" Type="http://schemas.openxmlformats.org/officeDocument/2006/relationships/hyperlink" Target="file:///C:\Users\Merias\Documents\RAN1\TSGR1_94-Sweden\Docs\R1-1809685.zip" TargetMode="External"/><Relationship Id="rId522" Type="http://schemas.openxmlformats.org/officeDocument/2006/relationships/hyperlink" Target="file:///C:\Users\Merias\Documents\RAN1\TSGR1_94-Sweden\Docs\R1-1808733.zip" TargetMode="External"/><Relationship Id="rId967" Type="http://schemas.openxmlformats.org/officeDocument/2006/relationships/hyperlink" Target="file:///C:\Users\Merias\Documents\RAN1\TSGR1_94-Sweden\Docs\R1-1809053.zip" TargetMode="External"/><Relationship Id="rId1152" Type="http://schemas.openxmlformats.org/officeDocument/2006/relationships/hyperlink" Target="file:///C:\Users\Merias\Documents\RAN1\TSGR1_94-Sweden\Docs\R1-1808223.zip" TargetMode="External"/><Relationship Id="rId1597" Type="http://schemas.openxmlformats.org/officeDocument/2006/relationships/hyperlink" Target="file:///C:\Users\Merias\Documents\RAN1\TSGR1_94-Sweden\Docs\R1-1808971.zip" TargetMode="External"/><Relationship Id="rId2203" Type="http://schemas.openxmlformats.org/officeDocument/2006/relationships/hyperlink" Target="file:///C:\Users\Merias\Documents\RAN1\TSGR1_94-Sweden\Docs\R1-1809459.zip" TargetMode="External"/><Relationship Id="rId2410" Type="http://schemas.openxmlformats.org/officeDocument/2006/relationships/hyperlink" Target="file:///C:\Users\Merias\Documents\RAN1\TSGR1_94-Sweden\Docs\R1-1808719.zip" TargetMode="External"/><Relationship Id="rId96" Type="http://schemas.openxmlformats.org/officeDocument/2006/relationships/hyperlink" Target="file:///C:\Users\Merias\Documents\RAN1\TSGR1_94-Sweden\Docs\R1-1809948.zip" TargetMode="External"/><Relationship Id="rId827" Type="http://schemas.openxmlformats.org/officeDocument/2006/relationships/hyperlink" Target="file:///C:\Users\Merias\Documents\RAN1\TSGR1_94-Sweden\Docs\R1-1808219.zip" TargetMode="External"/><Relationship Id="rId1012" Type="http://schemas.openxmlformats.org/officeDocument/2006/relationships/image" Target="media/image184.wmf"/><Relationship Id="rId1457" Type="http://schemas.openxmlformats.org/officeDocument/2006/relationships/hyperlink" Target="file:///C:\Users\Merias\Documents\RAN1\TSGR1_94-Sweden\Docs\R1-1808228.zip" TargetMode="External"/><Relationship Id="rId1664" Type="http://schemas.openxmlformats.org/officeDocument/2006/relationships/hyperlink" Target="file:///C:\Users\Merias\Documents\RAN1\TSGR1_94-Sweden\Docs\R1-1808235.zip" TargetMode="External"/><Relationship Id="rId1871" Type="http://schemas.openxmlformats.org/officeDocument/2006/relationships/hyperlink" Target="file:///C:\Users\Merias\Documents\RAN1\TSGR1_94-Sweden\Docs\R1-1808092.zip" TargetMode="External"/><Relationship Id="rId2508" Type="http://schemas.openxmlformats.org/officeDocument/2006/relationships/hyperlink" Target="file:///C:\Users\Merias\Documents\RAN1\TSGR1_94-Sweden\Docs\R1-1809934.zip" TargetMode="External"/><Relationship Id="rId1317" Type="http://schemas.openxmlformats.org/officeDocument/2006/relationships/image" Target="media/image337.wmf"/><Relationship Id="rId1524" Type="http://schemas.openxmlformats.org/officeDocument/2006/relationships/hyperlink" Target="file:///C:\Users\Merias\Documents\RAN1\TSGR1_94-Sweden\Docs\R1-1808230.zip" TargetMode="External"/><Relationship Id="rId1731" Type="http://schemas.openxmlformats.org/officeDocument/2006/relationships/hyperlink" Target="file:///C:\Users\Merias\Documents\RAN1\TSGR1_94-Sweden\Docs\R1-1809479.zip" TargetMode="External"/><Relationship Id="rId1969" Type="http://schemas.openxmlformats.org/officeDocument/2006/relationships/hyperlink" Target="file:///C:\Users\Merias\Documents\RAN1\TSGR1_94-Sweden\Docs\R1-1808906.zip" TargetMode="External"/><Relationship Id="rId23" Type="http://schemas.openxmlformats.org/officeDocument/2006/relationships/hyperlink" Target="file:///C:\Users\Merias\Documents\RAN1\TSGR1_94-Sweden\Docs\R1-1808011.zip" TargetMode="External"/><Relationship Id="rId1829" Type="http://schemas.openxmlformats.org/officeDocument/2006/relationships/hyperlink" Target="file:///C:\Users\Merias\Documents\RAN1\TSGR1_94-Sweden\Docs\R1-1808836.zip" TargetMode="External"/><Relationship Id="rId2298" Type="http://schemas.openxmlformats.org/officeDocument/2006/relationships/hyperlink" Target="file:///C:\Users\Merias\Documents\RAN1\TSGR1_94-Sweden\Docs\R1-1808189.zip" TargetMode="External"/><Relationship Id="rId172" Type="http://schemas.openxmlformats.org/officeDocument/2006/relationships/hyperlink" Target="file:///C:\Users\Merias\Documents\RAN1\TSGR1_94-Sweden\Docs\R1-1809244.zip" TargetMode="External"/><Relationship Id="rId477" Type="http://schemas.openxmlformats.org/officeDocument/2006/relationships/hyperlink" Target="file:///C:\Users\Merias\Documents\RAN1\TSGR1_94-Sweden\Docs\R1-1808631.zip" TargetMode="External"/><Relationship Id="rId684" Type="http://schemas.openxmlformats.org/officeDocument/2006/relationships/hyperlink" Target="file:///C:\Users\Merias\Documents\RAN1\TSGR1_94-Sweden\Docs\R1-1809714.zip" TargetMode="External"/><Relationship Id="rId2060" Type="http://schemas.openxmlformats.org/officeDocument/2006/relationships/hyperlink" Target="file:///C:\Users\Merias\Documents\RAN1\TSGR1_94-Sweden\Docs\R1-1808601.zip" TargetMode="External"/><Relationship Id="rId2158" Type="http://schemas.openxmlformats.org/officeDocument/2006/relationships/hyperlink" Target="file:///C:\Users\Merias\Documents\RAN1\TSGR1_94-Sweden\Docs\R1-1808099.zip" TargetMode="External"/><Relationship Id="rId2365" Type="http://schemas.openxmlformats.org/officeDocument/2006/relationships/hyperlink" Target="file:///C:\Users\Merias\Documents\RAN1\TSGR1_94-Sweden\Docs\R1-1808933.zip" TargetMode="External"/><Relationship Id="rId337" Type="http://schemas.openxmlformats.org/officeDocument/2006/relationships/hyperlink" Target="file:///C:\Users\Merias\Documents\RAN1\TSGR1_94-Sweden\Docs\R1-1809568.zip" TargetMode="External"/><Relationship Id="rId891" Type="http://schemas.openxmlformats.org/officeDocument/2006/relationships/image" Target="media/image115.wmf"/><Relationship Id="rId989" Type="http://schemas.openxmlformats.org/officeDocument/2006/relationships/hyperlink" Target="file:///C:\Users\Merias\Documents\RAN1\TSGR1_94-Sweden\Docs\R1-1808750.zip" TargetMode="External"/><Relationship Id="rId2018" Type="http://schemas.openxmlformats.org/officeDocument/2006/relationships/hyperlink" Target="file:///C:\Users\Merias\Documents\RAN1\TSGR1_94-Sweden\Docs\R1-1809160.zip" TargetMode="External"/><Relationship Id="rId544" Type="http://schemas.openxmlformats.org/officeDocument/2006/relationships/hyperlink" Target="file:///C:\Users\Merias\Documents\RAN1\TSGR1_94-Sweden\Docs\R1-1809530.zip" TargetMode="External"/><Relationship Id="rId751" Type="http://schemas.openxmlformats.org/officeDocument/2006/relationships/hyperlink" Target="file:///C:\Users\Merias\Documents\RAN1\TSGR1_94-Sweden\Docs\R1-1808923.zip" TargetMode="External"/><Relationship Id="rId849" Type="http://schemas.openxmlformats.org/officeDocument/2006/relationships/image" Target="media/image74.wmf"/><Relationship Id="rId1174" Type="http://schemas.openxmlformats.org/officeDocument/2006/relationships/hyperlink" Target="file:///C:\Users\Merias\Documents\RAN1\TSGR1_94-Sweden\Docs\R1-1809761.zip" TargetMode="External"/><Relationship Id="rId1381" Type="http://schemas.openxmlformats.org/officeDocument/2006/relationships/hyperlink" Target="file:///C:\Users\Merias\Documents\RAN1\TSGR1_94-Sweden\Docs\R1-1808315.zip" TargetMode="External"/><Relationship Id="rId1479" Type="http://schemas.openxmlformats.org/officeDocument/2006/relationships/hyperlink" Target="file:///C:\Users\Merias\Documents\RAN1\TSGR1_94-Sweden\Docs\R1-1809146.zip" TargetMode="External"/><Relationship Id="rId1686" Type="http://schemas.openxmlformats.org/officeDocument/2006/relationships/hyperlink" Target="file:///C:\Users\Merias\Documents\RAN1\TSGR1_94-Sweden\Docs\R1-1808273.zip" TargetMode="External"/><Relationship Id="rId2225" Type="http://schemas.openxmlformats.org/officeDocument/2006/relationships/hyperlink" Target="file:///C:\Users\Merias\Documents\RAN1\TSGR1_94-Sweden\Docs\R1-1809041.zip" TargetMode="External"/><Relationship Id="rId2432" Type="http://schemas.openxmlformats.org/officeDocument/2006/relationships/hyperlink" Target="file:///C:\Users\Merias\Documents\RAN1\TSGR1_94-Sweden\Docs\R1-1808278.zip" TargetMode="External"/><Relationship Id="rId404" Type="http://schemas.openxmlformats.org/officeDocument/2006/relationships/hyperlink" Target="file:///C:\Users\Merias\Documents\RAN1\TSGR1_94-Sweden\Docs\R1-1809358.zip" TargetMode="External"/><Relationship Id="rId611" Type="http://schemas.openxmlformats.org/officeDocument/2006/relationships/hyperlink" Target="file:///C:\Users\Merias\Documents\RAN1\TSGR1_94-Sweden\Docs\R1-1808110.zip" TargetMode="External"/><Relationship Id="rId1034" Type="http://schemas.openxmlformats.org/officeDocument/2006/relationships/image" Target="media/image205.wmf"/><Relationship Id="rId1241" Type="http://schemas.openxmlformats.org/officeDocument/2006/relationships/image" Target="media/image317.wmf"/><Relationship Id="rId1339" Type="http://schemas.openxmlformats.org/officeDocument/2006/relationships/hyperlink" Target="file:///C:\Users\Merias\Documents\RAN1\TSGR1_94-Sweden\Docs\R1-1809051.zip" TargetMode="External"/><Relationship Id="rId1893" Type="http://schemas.openxmlformats.org/officeDocument/2006/relationships/hyperlink" Target="file:///C:\Users\Merias\Documents\RAN1\TSGR1_94-Sweden\Docs\R1-1809044.zip" TargetMode="External"/><Relationship Id="rId709" Type="http://schemas.openxmlformats.org/officeDocument/2006/relationships/hyperlink" Target="file:///C:\Users\Merias\Documents\RAN1\TSGR1_94-Sweden\Docs\R1-1809134.zip" TargetMode="External"/><Relationship Id="rId916" Type="http://schemas.openxmlformats.org/officeDocument/2006/relationships/image" Target="media/image140.wmf"/><Relationship Id="rId1101" Type="http://schemas.openxmlformats.org/officeDocument/2006/relationships/image" Target="media/image268.wmf"/><Relationship Id="rId1546" Type="http://schemas.openxmlformats.org/officeDocument/2006/relationships/hyperlink" Target="file:///C:\Users\Merias\Documents\RAN1\TSGR1_94-Sweden\Docs\R1-1808500.zip" TargetMode="External"/><Relationship Id="rId1753" Type="http://schemas.openxmlformats.org/officeDocument/2006/relationships/hyperlink" Target="file:///C:\Users\Merias\Documents\RAN1\TSGR1_94-Sweden\Docs\R1-1809315.zip" TargetMode="External"/><Relationship Id="rId1960" Type="http://schemas.openxmlformats.org/officeDocument/2006/relationships/hyperlink" Target="file:///C:\Users\Merias\Documents\RAN1\TSGR1_94-Sweden\Docs\R1-1808341.zip" TargetMode="External"/><Relationship Id="rId45" Type="http://schemas.openxmlformats.org/officeDocument/2006/relationships/hyperlink" Target="file:///C:\Users\Merias\Documents\RAN1\TSGR1_94-Sweden\Docs\R1-1808454.zip" TargetMode="External"/><Relationship Id="rId1406" Type="http://schemas.openxmlformats.org/officeDocument/2006/relationships/hyperlink" Target="file:///C:\Users\Merias\Documents\RAN1\TSGR1_94-Sweden\Docs\R1-1809075.zip" TargetMode="External"/><Relationship Id="rId1613" Type="http://schemas.openxmlformats.org/officeDocument/2006/relationships/hyperlink" Target="file:///C:\Users\Merias\Documents\RAN1\TSGR1_94-Sweden\Docs\R1-1808390.zip" TargetMode="External"/><Relationship Id="rId1820" Type="http://schemas.openxmlformats.org/officeDocument/2006/relationships/hyperlink" Target="file:///C:\Users\Merias\Documents\RAN1\TSGR1_94-Sweden\Docs\R1-1809442.zip" TargetMode="External"/><Relationship Id="rId194" Type="http://schemas.openxmlformats.org/officeDocument/2006/relationships/image" Target="media/image3.wmf"/><Relationship Id="rId1918" Type="http://schemas.openxmlformats.org/officeDocument/2006/relationships/hyperlink" Target="file:///C:\Users\Merias\Documents\RAN1\TSGR1_94-Sweden\Docs\R1-1808776.zip" TargetMode="External"/><Relationship Id="rId2082" Type="http://schemas.openxmlformats.org/officeDocument/2006/relationships/hyperlink" Target="file:///C:\Users\Merias\Documents\RAN1\TSGR1_94-Sweden\Docs\R1-1808529.zip" TargetMode="External"/><Relationship Id="rId261" Type="http://schemas.openxmlformats.org/officeDocument/2006/relationships/hyperlink" Target="file:///C:\Users\Merias\Documents\RAN1\TSGR1_94-Sweden\Docs\R1-1809565.zip" TargetMode="External"/><Relationship Id="rId499" Type="http://schemas.openxmlformats.org/officeDocument/2006/relationships/hyperlink" Target="file:///C:\Users\Merias\Documents\RAN1\TSGR1_94-Sweden\Docs\R1-1808349.zip" TargetMode="External"/><Relationship Id="rId2387" Type="http://schemas.openxmlformats.org/officeDocument/2006/relationships/hyperlink" Target="file:///C:\Users\Merias\Documents\RAN1\TSGR1_94-Sweden\Docs\R1-1809265.zip" TargetMode="External"/><Relationship Id="rId359" Type="http://schemas.openxmlformats.org/officeDocument/2006/relationships/hyperlink" Target="file:///C:\Users\Merias\Documents\RAN1\TSGR1_94-Sweden\Docs\R1-1809675.zip" TargetMode="External"/><Relationship Id="rId566" Type="http://schemas.openxmlformats.org/officeDocument/2006/relationships/hyperlink" Target="file:///C:\Users\Merias\Documents\RAN1\TSGR1_94-Sweden\Docs\R1-1809673.zip" TargetMode="External"/><Relationship Id="rId773" Type="http://schemas.openxmlformats.org/officeDocument/2006/relationships/image" Target="media/image47.wmf"/><Relationship Id="rId1196" Type="http://schemas.openxmlformats.org/officeDocument/2006/relationships/image" Target="media/image305.wmf"/><Relationship Id="rId2247" Type="http://schemas.openxmlformats.org/officeDocument/2006/relationships/hyperlink" Target="file:///C:\Users\Merias\Documents\RAN1\TSGR1_94-Sweden\Docs\R1-1809940.zip" TargetMode="External"/><Relationship Id="rId2454" Type="http://schemas.openxmlformats.org/officeDocument/2006/relationships/hyperlink" Target="file:///C:\Users\Merias\Documents\RAN1\TSGR1_94-Sweden\Docs\R1-1808020.zip" TargetMode="External"/><Relationship Id="rId121" Type="http://schemas.openxmlformats.org/officeDocument/2006/relationships/hyperlink" Target="file:///C:\Users\Merias\Documents\RAN1\TSGR1_94-Sweden\Docs\R1-1808996.zip" TargetMode="External"/><Relationship Id="rId219" Type="http://schemas.openxmlformats.org/officeDocument/2006/relationships/hyperlink" Target="file:///C:\Users\Merias\Documents\RAN1\TSGR1_94-Sweden\Docs\R1-1809581.zip" TargetMode="External"/><Relationship Id="rId426" Type="http://schemas.openxmlformats.org/officeDocument/2006/relationships/hyperlink" Target="file:///C:\Users\Merias\Documents\RAN1\TSGR1_94-Sweden\Docs\R1-1809626.zip" TargetMode="External"/><Relationship Id="rId633" Type="http://schemas.openxmlformats.org/officeDocument/2006/relationships/hyperlink" Target="file:///C:\Users\Merias\Documents\RAN1\TSGR1_94-Sweden\Docs\R1-1809659.zip" TargetMode="External"/><Relationship Id="rId980" Type="http://schemas.openxmlformats.org/officeDocument/2006/relationships/hyperlink" Target="file:///C:\Users\Merias\Documents\RAN1\TSGR1_94-Sweden\Docs\R1-1808145.zip" TargetMode="External"/><Relationship Id="rId1056" Type="http://schemas.openxmlformats.org/officeDocument/2006/relationships/image" Target="media/image226.wmf"/><Relationship Id="rId1263" Type="http://schemas.openxmlformats.org/officeDocument/2006/relationships/image" Target="media/image330.wmf"/><Relationship Id="rId2107" Type="http://schemas.openxmlformats.org/officeDocument/2006/relationships/hyperlink" Target="file:///C:\Users\Merias\Documents\RAN1\TSGR1_94-Sweden\Docs\R1-1808843.zip" TargetMode="External"/><Relationship Id="rId2314" Type="http://schemas.openxmlformats.org/officeDocument/2006/relationships/hyperlink" Target="file:///C:\Users\Merias\Documents\RAN1\TSGR1_94-Sweden\Docs\R1-1808425.zip" TargetMode="External"/><Relationship Id="rId840" Type="http://schemas.openxmlformats.org/officeDocument/2006/relationships/hyperlink" Target="file:///C:\Users\Merias\Documents\RAN1\TSGR1_94-Sweden\Docs\R1-1809771.zip" TargetMode="External"/><Relationship Id="rId938" Type="http://schemas.openxmlformats.org/officeDocument/2006/relationships/image" Target="media/image162.wmf"/><Relationship Id="rId1470" Type="http://schemas.openxmlformats.org/officeDocument/2006/relationships/hyperlink" Target="file:///C:\Users\Merias\Documents\RAN1\TSGR1_94-Sweden\Docs\R1-1809784.zip" TargetMode="External"/><Relationship Id="rId1568" Type="http://schemas.openxmlformats.org/officeDocument/2006/relationships/hyperlink" Target="file:///C:\Users\Merias\Documents\RAN1\TSGR1_94-Sweden\Docs\R1-1808977.zip" TargetMode="External"/><Relationship Id="rId1775" Type="http://schemas.openxmlformats.org/officeDocument/2006/relationships/hyperlink" Target="file:///C:\Users\Merias\Documents\RAN1\TSGR1_94-Sweden\Docs\R1-1809065.zip" TargetMode="External"/><Relationship Id="rId67" Type="http://schemas.openxmlformats.org/officeDocument/2006/relationships/hyperlink" Target="file:///C:\Users\Merias\Documents\RAN1\TSGR1_94-Sweden\Docs\R1-1808174.zip" TargetMode="External"/><Relationship Id="rId700" Type="http://schemas.openxmlformats.org/officeDocument/2006/relationships/hyperlink" Target="file:///C:\Users\Merias\Documents\RAN1\TSGR1_94-Sweden\Docs\R1-1808268.zip" TargetMode="External"/><Relationship Id="rId1123" Type="http://schemas.openxmlformats.org/officeDocument/2006/relationships/hyperlink" Target="file:///C:\Users\Merias\Documents\RAN1\TSGR1_94-Sweden\Docs\R1-1809931.zip" TargetMode="External"/><Relationship Id="rId1330" Type="http://schemas.openxmlformats.org/officeDocument/2006/relationships/hyperlink" Target="file:///C:\Users\Merias\Documents\RAN1\TSGR1_94-Sweden\Docs\R1-1808261.zip" TargetMode="External"/><Relationship Id="rId1428" Type="http://schemas.openxmlformats.org/officeDocument/2006/relationships/hyperlink" Target="file:///C:\Users\Merias\Documents\RAN1\TSGR1_94-Sweden\Docs\R1-1809915.zip" TargetMode="External"/><Relationship Id="rId1635" Type="http://schemas.openxmlformats.org/officeDocument/2006/relationships/hyperlink" Target="file:///C:\Users\Merias\Documents\RAN1\TSGR1_94-Sweden\Docs\R1-1808926.zip" TargetMode="External"/><Relationship Id="rId1982" Type="http://schemas.openxmlformats.org/officeDocument/2006/relationships/hyperlink" Target="file:///C:\Users\Merias\Documents\RAN1\TSGR1_94-Sweden\Docs\R1-1808938.zip" TargetMode="External"/><Relationship Id="rId1842" Type="http://schemas.openxmlformats.org/officeDocument/2006/relationships/hyperlink" Target="file:///C:\Users\Merias\Documents\RAN1\TSGR1_94-Sweden\Inbox\R1-1809978.zip" TargetMode="External"/><Relationship Id="rId1702" Type="http://schemas.openxmlformats.org/officeDocument/2006/relationships/hyperlink" Target="file:///C:\Users\Merias\Documents\RAN1\TSGR1_94-Sweden\Docs\R1-1809324.zip" TargetMode="External"/><Relationship Id="rId283" Type="http://schemas.openxmlformats.org/officeDocument/2006/relationships/hyperlink" Target="file:///C:\Users\Merias\Documents\RAN1\TSGR1_94-Sweden\Docs\R1-1809520.zip" TargetMode="External"/><Relationship Id="rId490" Type="http://schemas.openxmlformats.org/officeDocument/2006/relationships/hyperlink" Target="file:///C:\Users\Merias\Documents\RAN1\TSGR1_94-Sweden\Docs\R1-1808656.zip" TargetMode="External"/><Relationship Id="rId2171" Type="http://schemas.openxmlformats.org/officeDocument/2006/relationships/hyperlink" Target="file:///C:\Users\Merias\Documents\RAN1\TSGR1_94-Sweden\Docs\R1-1808797.zip" TargetMode="External"/><Relationship Id="rId143" Type="http://schemas.openxmlformats.org/officeDocument/2006/relationships/hyperlink" Target="file:///C:\Users\Merias\Documents\RAN1\TSGR1_94-Sweden\Docs\R1-1809637.zip" TargetMode="External"/><Relationship Id="rId350" Type="http://schemas.openxmlformats.org/officeDocument/2006/relationships/oleObject" Target="embeddings/oleObject13.bin"/><Relationship Id="rId588" Type="http://schemas.openxmlformats.org/officeDocument/2006/relationships/hyperlink" Target="file:///C:\Users\Merias\Documents\RAN1\TSGR1_94-Sweden\Docs\R1-1808960.zip" TargetMode="External"/><Relationship Id="rId795" Type="http://schemas.openxmlformats.org/officeDocument/2006/relationships/hyperlink" Target="file:///C:\Users\Merias\Documents\RAN1\TSGR1_94-Sweden\Docs\R1-1809136.zip" TargetMode="External"/><Relationship Id="rId2031" Type="http://schemas.openxmlformats.org/officeDocument/2006/relationships/hyperlink" Target="file:///C:\Users\Merias\Documents\RAN1\TSGR1_94-Sweden\Docs\R1-1809310.zip" TargetMode="External"/><Relationship Id="rId2269" Type="http://schemas.openxmlformats.org/officeDocument/2006/relationships/hyperlink" Target="file:///C:\Users\Merias\Documents\RAN1\TSGR1_94-Sweden\Docs\R1-1808413.zip" TargetMode="External"/><Relationship Id="rId2476" Type="http://schemas.openxmlformats.org/officeDocument/2006/relationships/hyperlink" Target="file:///C:\Users\Merias\Documents\RAN1\TSGR1_94-Sweden\Docs\R1-1808169.zip" TargetMode="External"/><Relationship Id="rId9" Type="http://schemas.openxmlformats.org/officeDocument/2006/relationships/endnotes" Target="endnotes.xml"/><Relationship Id="rId210" Type="http://schemas.openxmlformats.org/officeDocument/2006/relationships/hyperlink" Target="file:///C:\Users\Merias\Documents\RAN1\TSGR1_94-Sweden\Docs\R1-1809578.zip" TargetMode="External"/><Relationship Id="rId448" Type="http://schemas.openxmlformats.org/officeDocument/2006/relationships/hyperlink" Target="file:///C:\Users\Merias\Documents\RAN1\TSGR1_94-Sweden\Docs\R1-1808654.zip" TargetMode="External"/><Relationship Id="rId655" Type="http://schemas.openxmlformats.org/officeDocument/2006/relationships/hyperlink" Target="file:///C:\Users\Merias\Documents\RAN1\TSGR1_94-Sweden\Docs\R1-1808743.zip" TargetMode="External"/><Relationship Id="rId862" Type="http://schemas.openxmlformats.org/officeDocument/2006/relationships/image" Target="media/image87.wmf"/><Relationship Id="rId1078" Type="http://schemas.openxmlformats.org/officeDocument/2006/relationships/image" Target="media/image246.wmf"/><Relationship Id="rId1285" Type="http://schemas.openxmlformats.org/officeDocument/2006/relationships/hyperlink" Target="file:///C:\Users\Merias\Documents\RAN1\TSGR1_94-Sweden\Docs\R1-1808893.zip" TargetMode="External"/><Relationship Id="rId1492" Type="http://schemas.openxmlformats.org/officeDocument/2006/relationships/hyperlink" Target="file:///C:\Users\Merias\Documents\RAN1\TSGR1_94-Sweden\Docs\R1-1808759.zip" TargetMode="External"/><Relationship Id="rId2129" Type="http://schemas.openxmlformats.org/officeDocument/2006/relationships/hyperlink" Target="file:///C:\Users\Merias\Documents\RAN1\TSGR1_94-Sweden\Docs\R1-1808308.zip" TargetMode="External"/><Relationship Id="rId2336" Type="http://schemas.openxmlformats.org/officeDocument/2006/relationships/hyperlink" Target="file:///C:\Users\Merias\Documents\RAN1\TSGR1_94-Sweden\Docs\R1-1808712.zip" TargetMode="External"/><Relationship Id="rId308" Type="http://schemas.openxmlformats.org/officeDocument/2006/relationships/hyperlink" Target="file:///C:\Users\Merias\Documents\RAN1\TSGR1_94-Sweden\Docs\R1-1808124.zip" TargetMode="External"/><Relationship Id="rId515" Type="http://schemas.openxmlformats.org/officeDocument/2006/relationships/hyperlink" Target="file:///C:\Users\Merias\Documents\RAN1\TSGR1_94-Sweden\Docs\R1-1809527.zip" TargetMode="External"/><Relationship Id="rId722" Type="http://schemas.openxmlformats.org/officeDocument/2006/relationships/oleObject" Target="embeddings/oleObject15.bin"/><Relationship Id="rId1145" Type="http://schemas.openxmlformats.org/officeDocument/2006/relationships/hyperlink" Target="file:///C:\Users\Merias\Documents\RAN1\TSGR1_94-Sweden\Docs\R1-1809890.zip" TargetMode="External"/><Relationship Id="rId1352" Type="http://schemas.openxmlformats.org/officeDocument/2006/relationships/hyperlink" Target="file:///C:\Users\Merias\Documents\RAN1\TSGR1_94-Sweden\Docs\R1-1809810.zip" TargetMode="External"/><Relationship Id="rId1797" Type="http://schemas.openxmlformats.org/officeDocument/2006/relationships/hyperlink" Target="file:///C:\Users\Merias\Documents\RAN1\TSGR1_94-Sweden\Docs\R1-1809207.zip" TargetMode="External"/><Relationship Id="rId2403" Type="http://schemas.openxmlformats.org/officeDocument/2006/relationships/hyperlink" Target="file:///C:\Users\Merias\Documents\RAN1\TSGR1_94-Sweden\Docs\R1-1809495.zip" TargetMode="External"/><Relationship Id="rId89" Type="http://schemas.openxmlformats.org/officeDocument/2006/relationships/hyperlink" Target="file:///C:\Users\Merias\Documents\RAN1\TSGR1_94-Sweden\Docs\R1-1808177.zip" TargetMode="External"/><Relationship Id="rId1005" Type="http://schemas.openxmlformats.org/officeDocument/2006/relationships/hyperlink" Target="file:///C:\Users\Merias\Documents\RAN1\TSGR1_94-Sweden\Docs\R1-1809749.zip" TargetMode="External"/><Relationship Id="rId1212" Type="http://schemas.openxmlformats.org/officeDocument/2006/relationships/hyperlink" Target="file:///C:\Users\Merias\Documents\RAN1\TSGR1_94-Sweden\Docs\R1-1809797.zip" TargetMode="External"/><Relationship Id="rId1657" Type="http://schemas.openxmlformats.org/officeDocument/2006/relationships/hyperlink" Target="file:///C:\Users\Merias\Documents\RAN1\TSGR1_94-Sweden\Docs\R1-1809201.zip" TargetMode="External"/><Relationship Id="rId1864" Type="http://schemas.openxmlformats.org/officeDocument/2006/relationships/hyperlink" Target="file:///C:\Users\Merias\Documents\RAN1\TSGR1_94-Sweden\Docs\R1-1808904.zip" TargetMode="External"/><Relationship Id="rId1517" Type="http://schemas.openxmlformats.org/officeDocument/2006/relationships/hyperlink" Target="file:///C:\Users\Merias\Documents\RAN1\TSGR1_94-Sweden\Docs\R1-1809148.zip" TargetMode="External"/><Relationship Id="rId1724" Type="http://schemas.openxmlformats.org/officeDocument/2006/relationships/hyperlink" Target="file:///C:\Users\Merias\Documents\RAN1\TSGR1_94-Sweden\Docs\R1-1809154.z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rias\AppData\Roaming\Microsoft\Templates\3gpp_70.dot" TargetMode="External"/></Relationships>
</file>

<file path=word/_rels/vbaProject.bin.rels><?xml version="1.0" encoding="UTF-8" standalone="yes"?>
<Relationships xmlns="http://schemas.openxmlformats.org/package/2006/relationships"><Relationship Id="rId1" Type="http://schemas.microsoft.com/office/2006/relationships/wordVbaData" Target="vbaData.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74D3E-D968-46A4-8CB1-3FA624527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3gpp_70.dot</Template>
  <TotalTime>110</TotalTime>
  <Pages>1</Pages>
  <Words>127931</Words>
  <Characters>729207</Characters>
  <Application>Microsoft Office Word</Application>
  <DocSecurity>0</DocSecurity>
  <Lines>6076</Lines>
  <Paragraphs>1710</Paragraphs>
  <ScaleCrop>false</ScaleCrop>
  <HeadingPairs>
    <vt:vector size="2" baseType="variant">
      <vt:variant>
        <vt:lpstr>Title</vt:lpstr>
      </vt:variant>
      <vt:variant>
        <vt:i4>1</vt:i4>
      </vt:variant>
    </vt:vector>
  </HeadingPairs>
  <TitlesOfParts>
    <vt:vector size="1" baseType="lpstr">
      <vt:lpstr>RAN1#90bis</vt:lpstr>
    </vt:vector>
  </TitlesOfParts>
  <Company>ETSI</Company>
  <LinksUpToDate>false</LinksUpToDate>
  <CharactersWithSpaces>855428</CharactersWithSpaces>
  <SharedDoc>false</SharedDoc>
  <HLinks>
    <vt:vector size="8130" baseType="variant">
      <vt:variant>
        <vt:i4>4653059</vt:i4>
      </vt:variant>
      <vt:variant>
        <vt:i4>4446</vt:i4>
      </vt:variant>
      <vt:variant>
        <vt:i4>0</vt:i4>
      </vt:variant>
      <vt:variant>
        <vt:i4>5</vt:i4>
      </vt:variant>
      <vt:variant>
        <vt:lpwstr>../Docs/R1-136008.zip</vt:lpwstr>
      </vt:variant>
      <vt:variant>
        <vt:lpwstr/>
      </vt:variant>
      <vt:variant>
        <vt:i4>4587530</vt:i4>
      </vt:variant>
      <vt:variant>
        <vt:i4>4443</vt:i4>
      </vt:variant>
      <vt:variant>
        <vt:i4>0</vt:i4>
      </vt:variant>
      <vt:variant>
        <vt:i4>5</vt:i4>
      </vt:variant>
      <vt:variant>
        <vt:lpwstr>../Docs/R1-136011.zip</vt:lpwstr>
      </vt:variant>
      <vt:variant>
        <vt:lpwstr/>
      </vt:variant>
      <vt:variant>
        <vt:i4>4259843</vt:i4>
      </vt:variant>
      <vt:variant>
        <vt:i4>4440</vt:i4>
      </vt:variant>
      <vt:variant>
        <vt:i4>0</vt:i4>
      </vt:variant>
      <vt:variant>
        <vt:i4>5</vt:i4>
      </vt:variant>
      <vt:variant>
        <vt:lpwstr>../Docs/R1-135951.zip</vt:lpwstr>
      </vt:variant>
      <vt:variant>
        <vt:lpwstr/>
      </vt:variant>
      <vt:variant>
        <vt:i4>4456461</vt:i4>
      </vt:variant>
      <vt:variant>
        <vt:i4>4437</vt:i4>
      </vt:variant>
      <vt:variant>
        <vt:i4>0</vt:i4>
      </vt:variant>
      <vt:variant>
        <vt:i4>5</vt:i4>
      </vt:variant>
      <vt:variant>
        <vt:lpwstr>../Docs/R1-136036.zip</vt:lpwstr>
      </vt:variant>
      <vt:variant>
        <vt:lpwstr/>
      </vt:variant>
      <vt:variant>
        <vt:i4>4521994</vt:i4>
      </vt:variant>
      <vt:variant>
        <vt:i4>4434</vt:i4>
      </vt:variant>
      <vt:variant>
        <vt:i4>0</vt:i4>
      </vt:variant>
      <vt:variant>
        <vt:i4>5</vt:i4>
      </vt:variant>
      <vt:variant>
        <vt:lpwstr>../Docs/R1-136021.zip</vt:lpwstr>
      </vt:variant>
      <vt:variant>
        <vt:lpwstr/>
      </vt:variant>
      <vt:variant>
        <vt:i4>4325388</vt:i4>
      </vt:variant>
      <vt:variant>
        <vt:i4>4431</vt:i4>
      </vt:variant>
      <vt:variant>
        <vt:i4>0</vt:i4>
      </vt:variant>
      <vt:variant>
        <vt:i4>5</vt:i4>
      </vt:variant>
      <vt:variant>
        <vt:lpwstr>../Docs/R1-136057.zip</vt:lpwstr>
      </vt:variant>
      <vt:variant>
        <vt:lpwstr/>
      </vt:variant>
      <vt:variant>
        <vt:i4>4325388</vt:i4>
      </vt:variant>
      <vt:variant>
        <vt:i4>4428</vt:i4>
      </vt:variant>
      <vt:variant>
        <vt:i4>0</vt:i4>
      </vt:variant>
      <vt:variant>
        <vt:i4>5</vt:i4>
      </vt:variant>
      <vt:variant>
        <vt:lpwstr>../Docs/R1-136057.zip</vt:lpwstr>
      </vt:variant>
      <vt:variant>
        <vt:lpwstr/>
      </vt:variant>
      <vt:variant>
        <vt:i4>4194305</vt:i4>
      </vt:variant>
      <vt:variant>
        <vt:i4>4425</vt:i4>
      </vt:variant>
      <vt:variant>
        <vt:i4>0</vt:i4>
      </vt:variant>
      <vt:variant>
        <vt:i4>5</vt:i4>
      </vt:variant>
      <vt:variant>
        <vt:lpwstr>../Docs/R1-135943.zip</vt:lpwstr>
      </vt:variant>
      <vt:variant>
        <vt:lpwstr/>
      </vt:variant>
      <vt:variant>
        <vt:i4>4653069</vt:i4>
      </vt:variant>
      <vt:variant>
        <vt:i4>4422</vt:i4>
      </vt:variant>
      <vt:variant>
        <vt:i4>0</vt:i4>
      </vt:variant>
      <vt:variant>
        <vt:i4>5</vt:i4>
      </vt:variant>
      <vt:variant>
        <vt:lpwstr>../Docs/R1-136006.zip</vt:lpwstr>
      </vt:variant>
      <vt:variant>
        <vt:lpwstr/>
      </vt:variant>
      <vt:variant>
        <vt:i4>4521998</vt:i4>
      </vt:variant>
      <vt:variant>
        <vt:i4>4419</vt:i4>
      </vt:variant>
      <vt:variant>
        <vt:i4>0</vt:i4>
      </vt:variant>
      <vt:variant>
        <vt:i4>5</vt:i4>
      </vt:variant>
      <vt:variant>
        <vt:lpwstr>../Docs/R1-136025.zip</vt:lpwstr>
      </vt:variant>
      <vt:variant>
        <vt:lpwstr/>
      </vt:variant>
      <vt:variant>
        <vt:i4>5177352</vt:i4>
      </vt:variant>
      <vt:variant>
        <vt:i4>4416</vt:i4>
      </vt:variant>
      <vt:variant>
        <vt:i4>0</vt:i4>
      </vt:variant>
      <vt:variant>
        <vt:i4>5</vt:i4>
      </vt:variant>
      <vt:variant>
        <vt:lpwstr>../Docs/R1-136083.zip</vt:lpwstr>
      </vt:variant>
      <vt:variant>
        <vt:lpwstr/>
      </vt:variant>
      <vt:variant>
        <vt:i4>5177353</vt:i4>
      </vt:variant>
      <vt:variant>
        <vt:i4>4413</vt:i4>
      </vt:variant>
      <vt:variant>
        <vt:i4>0</vt:i4>
      </vt:variant>
      <vt:variant>
        <vt:i4>5</vt:i4>
      </vt:variant>
      <vt:variant>
        <vt:lpwstr>../Docs/R1-136082.zip</vt:lpwstr>
      </vt:variant>
      <vt:variant>
        <vt:lpwstr/>
      </vt:variant>
      <vt:variant>
        <vt:i4>5177353</vt:i4>
      </vt:variant>
      <vt:variant>
        <vt:i4>4410</vt:i4>
      </vt:variant>
      <vt:variant>
        <vt:i4>0</vt:i4>
      </vt:variant>
      <vt:variant>
        <vt:i4>5</vt:i4>
      </vt:variant>
      <vt:variant>
        <vt:lpwstr>../Docs/R1-136082.zip</vt:lpwstr>
      </vt:variant>
      <vt:variant>
        <vt:lpwstr/>
      </vt:variant>
      <vt:variant>
        <vt:i4>5177355</vt:i4>
      </vt:variant>
      <vt:variant>
        <vt:i4>4407</vt:i4>
      </vt:variant>
      <vt:variant>
        <vt:i4>0</vt:i4>
      </vt:variant>
      <vt:variant>
        <vt:i4>5</vt:i4>
      </vt:variant>
      <vt:variant>
        <vt:lpwstr>../Docs/R1-136080.zip</vt:lpwstr>
      </vt:variant>
      <vt:variant>
        <vt:lpwstr/>
      </vt:variant>
      <vt:variant>
        <vt:i4>5046282</vt:i4>
      </vt:variant>
      <vt:variant>
        <vt:i4>4404</vt:i4>
      </vt:variant>
      <vt:variant>
        <vt:i4>0</vt:i4>
      </vt:variant>
      <vt:variant>
        <vt:i4>5</vt:i4>
      </vt:variant>
      <vt:variant>
        <vt:lpwstr>../Docs/R1-135998.zip</vt:lpwstr>
      </vt:variant>
      <vt:variant>
        <vt:lpwstr/>
      </vt:variant>
      <vt:variant>
        <vt:i4>4521986</vt:i4>
      </vt:variant>
      <vt:variant>
        <vt:i4>4401</vt:i4>
      </vt:variant>
      <vt:variant>
        <vt:i4>0</vt:i4>
      </vt:variant>
      <vt:variant>
        <vt:i4>5</vt:i4>
      </vt:variant>
      <vt:variant>
        <vt:lpwstr>../Docs/R1-135910.zip</vt:lpwstr>
      </vt:variant>
      <vt:variant>
        <vt:lpwstr/>
      </vt:variant>
      <vt:variant>
        <vt:i4>4390925</vt:i4>
      </vt:variant>
      <vt:variant>
        <vt:i4>4398</vt:i4>
      </vt:variant>
      <vt:variant>
        <vt:i4>0</vt:i4>
      </vt:variant>
      <vt:variant>
        <vt:i4>5</vt:i4>
      </vt:variant>
      <vt:variant>
        <vt:lpwstr>../Docs/R1-136046.zip</vt:lpwstr>
      </vt:variant>
      <vt:variant>
        <vt:lpwstr/>
      </vt:variant>
      <vt:variant>
        <vt:i4>4390925</vt:i4>
      </vt:variant>
      <vt:variant>
        <vt:i4>4395</vt:i4>
      </vt:variant>
      <vt:variant>
        <vt:i4>0</vt:i4>
      </vt:variant>
      <vt:variant>
        <vt:i4>5</vt:i4>
      </vt:variant>
      <vt:variant>
        <vt:lpwstr>../Docs/R1-136046.zip</vt:lpwstr>
      </vt:variant>
      <vt:variant>
        <vt:lpwstr/>
      </vt:variant>
      <vt:variant>
        <vt:i4>4390927</vt:i4>
      </vt:variant>
      <vt:variant>
        <vt:i4>4392</vt:i4>
      </vt:variant>
      <vt:variant>
        <vt:i4>0</vt:i4>
      </vt:variant>
      <vt:variant>
        <vt:i4>5</vt:i4>
      </vt:variant>
      <vt:variant>
        <vt:lpwstr>../Docs/R1-136044.zip</vt:lpwstr>
      </vt:variant>
      <vt:variant>
        <vt:lpwstr/>
      </vt:variant>
      <vt:variant>
        <vt:i4>4390921</vt:i4>
      </vt:variant>
      <vt:variant>
        <vt:i4>4389</vt:i4>
      </vt:variant>
      <vt:variant>
        <vt:i4>0</vt:i4>
      </vt:variant>
      <vt:variant>
        <vt:i4>5</vt:i4>
      </vt:variant>
      <vt:variant>
        <vt:lpwstr>../Docs/R1-136042.zip</vt:lpwstr>
      </vt:variant>
      <vt:variant>
        <vt:lpwstr/>
      </vt:variant>
      <vt:variant>
        <vt:i4>4390920</vt:i4>
      </vt:variant>
      <vt:variant>
        <vt:i4>4386</vt:i4>
      </vt:variant>
      <vt:variant>
        <vt:i4>0</vt:i4>
      </vt:variant>
      <vt:variant>
        <vt:i4>5</vt:i4>
      </vt:variant>
      <vt:variant>
        <vt:lpwstr>../Docs/R1-136043.zip</vt:lpwstr>
      </vt:variant>
      <vt:variant>
        <vt:lpwstr/>
      </vt:variant>
      <vt:variant>
        <vt:i4>4587527</vt:i4>
      </vt:variant>
      <vt:variant>
        <vt:i4>4383</vt:i4>
      </vt:variant>
      <vt:variant>
        <vt:i4>0</vt:i4>
      </vt:variant>
      <vt:variant>
        <vt:i4>5</vt:i4>
      </vt:variant>
      <vt:variant>
        <vt:lpwstr>../Docs/R1-135925.zip</vt:lpwstr>
      </vt:variant>
      <vt:variant>
        <vt:lpwstr/>
      </vt:variant>
      <vt:variant>
        <vt:i4>4587524</vt:i4>
      </vt:variant>
      <vt:variant>
        <vt:i4>4380</vt:i4>
      </vt:variant>
      <vt:variant>
        <vt:i4>0</vt:i4>
      </vt:variant>
      <vt:variant>
        <vt:i4>5</vt:i4>
      </vt:variant>
      <vt:variant>
        <vt:lpwstr>../Docs/R1-135926.zip</vt:lpwstr>
      </vt:variant>
      <vt:variant>
        <vt:lpwstr/>
      </vt:variant>
      <vt:variant>
        <vt:i4>5046274</vt:i4>
      </vt:variant>
      <vt:variant>
        <vt:i4>4377</vt:i4>
      </vt:variant>
      <vt:variant>
        <vt:i4>0</vt:i4>
      </vt:variant>
      <vt:variant>
        <vt:i4>5</vt:i4>
      </vt:variant>
      <vt:variant>
        <vt:lpwstr>../Docs/R1-135990.zip</vt:lpwstr>
      </vt:variant>
      <vt:variant>
        <vt:lpwstr/>
      </vt:variant>
      <vt:variant>
        <vt:i4>5046277</vt:i4>
      </vt:variant>
      <vt:variant>
        <vt:i4>4374</vt:i4>
      </vt:variant>
      <vt:variant>
        <vt:i4>0</vt:i4>
      </vt:variant>
      <vt:variant>
        <vt:i4>5</vt:i4>
      </vt:variant>
      <vt:variant>
        <vt:lpwstr>../Docs/R1-135997.zip</vt:lpwstr>
      </vt:variant>
      <vt:variant>
        <vt:lpwstr/>
      </vt:variant>
      <vt:variant>
        <vt:i4>4980746</vt:i4>
      </vt:variant>
      <vt:variant>
        <vt:i4>4371</vt:i4>
      </vt:variant>
      <vt:variant>
        <vt:i4>0</vt:i4>
      </vt:variant>
      <vt:variant>
        <vt:i4>5</vt:i4>
      </vt:variant>
      <vt:variant>
        <vt:lpwstr>../Docs/R1-135786.zip</vt:lpwstr>
      </vt:variant>
      <vt:variant>
        <vt:lpwstr/>
      </vt:variant>
      <vt:variant>
        <vt:i4>4980745</vt:i4>
      </vt:variant>
      <vt:variant>
        <vt:i4>4368</vt:i4>
      </vt:variant>
      <vt:variant>
        <vt:i4>0</vt:i4>
      </vt:variant>
      <vt:variant>
        <vt:i4>5</vt:i4>
      </vt:variant>
      <vt:variant>
        <vt:lpwstr>../Docs/R1-135785.zip</vt:lpwstr>
      </vt:variant>
      <vt:variant>
        <vt:lpwstr/>
      </vt:variant>
      <vt:variant>
        <vt:i4>4980747</vt:i4>
      </vt:variant>
      <vt:variant>
        <vt:i4>4365</vt:i4>
      </vt:variant>
      <vt:variant>
        <vt:i4>0</vt:i4>
      </vt:variant>
      <vt:variant>
        <vt:i4>5</vt:i4>
      </vt:variant>
      <vt:variant>
        <vt:lpwstr>../Docs/R1-135989.zip</vt:lpwstr>
      </vt:variant>
      <vt:variant>
        <vt:lpwstr/>
      </vt:variant>
      <vt:variant>
        <vt:i4>5046276</vt:i4>
      </vt:variant>
      <vt:variant>
        <vt:i4>4362</vt:i4>
      </vt:variant>
      <vt:variant>
        <vt:i4>0</vt:i4>
      </vt:variant>
      <vt:variant>
        <vt:i4>5</vt:i4>
      </vt:variant>
      <vt:variant>
        <vt:lpwstr>../Docs/R1-135996.zip</vt:lpwstr>
      </vt:variant>
      <vt:variant>
        <vt:lpwstr/>
      </vt:variant>
      <vt:variant>
        <vt:i4>5046285</vt:i4>
      </vt:variant>
      <vt:variant>
        <vt:i4>4359</vt:i4>
      </vt:variant>
      <vt:variant>
        <vt:i4>0</vt:i4>
      </vt:variant>
      <vt:variant>
        <vt:i4>5</vt:i4>
      </vt:variant>
      <vt:variant>
        <vt:lpwstr>../Docs/R1-135690.zip</vt:lpwstr>
      </vt:variant>
      <vt:variant>
        <vt:lpwstr/>
      </vt:variant>
      <vt:variant>
        <vt:i4>4194314</vt:i4>
      </vt:variant>
      <vt:variant>
        <vt:i4>4356</vt:i4>
      </vt:variant>
      <vt:variant>
        <vt:i4>0</vt:i4>
      </vt:variant>
      <vt:variant>
        <vt:i4>5</vt:i4>
      </vt:variant>
      <vt:variant>
        <vt:lpwstr>../Docs/R1-135849.zip</vt:lpwstr>
      </vt:variant>
      <vt:variant>
        <vt:lpwstr/>
      </vt:variant>
      <vt:variant>
        <vt:i4>4325390</vt:i4>
      </vt:variant>
      <vt:variant>
        <vt:i4>4353</vt:i4>
      </vt:variant>
      <vt:variant>
        <vt:i4>0</vt:i4>
      </vt:variant>
      <vt:variant>
        <vt:i4>5</vt:i4>
      </vt:variant>
      <vt:variant>
        <vt:lpwstr>../Docs/R1-136055.zip</vt:lpwstr>
      </vt:variant>
      <vt:variant>
        <vt:lpwstr/>
      </vt:variant>
      <vt:variant>
        <vt:i4>4259854</vt:i4>
      </vt:variant>
      <vt:variant>
        <vt:i4>4350</vt:i4>
      </vt:variant>
      <vt:variant>
        <vt:i4>0</vt:i4>
      </vt:variant>
      <vt:variant>
        <vt:i4>5</vt:i4>
      </vt:variant>
      <vt:variant>
        <vt:lpwstr>../Docs/R1-136065.zip</vt:lpwstr>
      </vt:variant>
      <vt:variant>
        <vt:lpwstr/>
      </vt:variant>
      <vt:variant>
        <vt:i4>4325383</vt:i4>
      </vt:variant>
      <vt:variant>
        <vt:i4>4347</vt:i4>
      </vt:variant>
      <vt:variant>
        <vt:i4>0</vt:i4>
      </vt:variant>
      <vt:variant>
        <vt:i4>5</vt:i4>
      </vt:variant>
      <vt:variant>
        <vt:lpwstr>../Docs/R1-135864.zip</vt:lpwstr>
      </vt:variant>
      <vt:variant>
        <vt:lpwstr/>
      </vt:variant>
      <vt:variant>
        <vt:i4>4980740</vt:i4>
      </vt:variant>
      <vt:variant>
        <vt:i4>4344</vt:i4>
      </vt:variant>
      <vt:variant>
        <vt:i4>0</vt:i4>
      </vt:variant>
      <vt:variant>
        <vt:i4>5</vt:i4>
      </vt:variant>
      <vt:variant>
        <vt:lpwstr>../Docs/R1-135986.zip</vt:lpwstr>
      </vt:variant>
      <vt:variant>
        <vt:lpwstr/>
      </vt:variant>
      <vt:variant>
        <vt:i4>4390926</vt:i4>
      </vt:variant>
      <vt:variant>
        <vt:i4>4341</vt:i4>
      </vt:variant>
      <vt:variant>
        <vt:i4>0</vt:i4>
      </vt:variant>
      <vt:variant>
        <vt:i4>5</vt:i4>
      </vt:variant>
      <vt:variant>
        <vt:lpwstr>../Docs/R1-136045.zip</vt:lpwstr>
      </vt:variant>
      <vt:variant>
        <vt:lpwstr/>
      </vt:variant>
      <vt:variant>
        <vt:i4>4456463</vt:i4>
      </vt:variant>
      <vt:variant>
        <vt:i4>4338</vt:i4>
      </vt:variant>
      <vt:variant>
        <vt:i4>0</vt:i4>
      </vt:variant>
      <vt:variant>
        <vt:i4>5</vt:i4>
      </vt:variant>
      <vt:variant>
        <vt:lpwstr>../Docs/R1-136034.zip</vt:lpwstr>
      </vt:variant>
      <vt:variant>
        <vt:lpwstr/>
      </vt:variant>
      <vt:variant>
        <vt:i4>4653071</vt:i4>
      </vt:variant>
      <vt:variant>
        <vt:i4>4335</vt:i4>
      </vt:variant>
      <vt:variant>
        <vt:i4>0</vt:i4>
      </vt:variant>
      <vt:variant>
        <vt:i4>5</vt:i4>
      </vt:variant>
      <vt:variant>
        <vt:lpwstr>../Docs/R1-136004.zip</vt:lpwstr>
      </vt:variant>
      <vt:variant>
        <vt:lpwstr/>
      </vt:variant>
      <vt:variant>
        <vt:i4>4653057</vt:i4>
      </vt:variant>
      <vt:variant>
        <vt:i4>4332</vt:i4>
      </vt:variant>
      <vt:variant>
        <vt:i4>0</vt:i4>
      </vt:variant>
      <vt:variant>
        <vt:i4>5</vt:i4>
      </vt:variant>
      <vt:variant>
        <vt:lpwstr>../Docs/R1-135832.zip</vt:lpwstr>
      </vt:variant>
      <vt:variant>
        <vt:lpwstr/>
      </vt:variant>
      <vt:variant>
        <vt:i4>4456450</vt:i4>
      </vt:variant>
      <vt:variant>
        <vt:i4>4329</vt:i4>
      </vt:variant>
      <vt:variant>
        <vt:i4>0</vt:i4>
      </vt:variant>
      <vt:variant>
        <vt:i4>5</vt:i4>
      </vt:variant>
      <vt:variant>
        <vt:lpwstr>../Docs/R1-135009.zip</vt:lpwstr>
      </vt:variant>
      <vt:variant>
        <vt:lpwstr/>
      </vt:variant>
      <vt:variant>
        <vt:i4>4325386</vt:i4>
      </vt:variant>
      <vt:variant>
        <vt:i4>4326</vt:i4>
      </vt:variant>
      <vt:variant>
        <vt:i4>0</vt:i4>
      </vt:variant>
      <vt:variant>
        <vt:i4>5</vt:i4>
      </vt:variant>
      <vt:variant>
        <vt:lpwstr>../Docs/R1-132819.zip</vt:lpwstr>
      </vt:variant>
      <vt:variant>
        <vt:lpwstr/>
      </vt:variant>
      <vt:variant>
        <vt:i4>4456451</vt:i4>
      </vt:variant>
      <vt:variant>
        <vt:i4>4323</vt:i4>
      </vt:variant>
      <vt:variant>
        <vt:i4>0</vt:i4>
      </vt:variant>
      <vt:variant>
        <vt:i4>5</vt:i4>
      </vt:variant>
      <vt:variant>
        <vt:lpwstr>../Docs/R1-135008.zip</vt:lpwstr>
      </vt:variant>
      <vt:variant>
        <vt:lpwstr/>
      </vt:variant>
      <vt:variant>
        <vt:i4>4456460</vt:i4>
      </vt:variant>
      <vt:variant>
        <vt:i4>4320</vt:i4>
      </vt:variant>
      <vt:variant>
        <vt:i4>0</vt:i4>
      </vt:variant>
      <vt:variant>
        <vt:i4>5</vt:i4>
      </vt:variant>
      <vt:variant>
        <vt:lpwstr>../Docs/R1-135007.zip</vt:lpwstr>
      </vt:variant>
      <vt:variant>
        <vt:lpwstr/>
      </vt:variant>
      <vt:variant>
        <vt:i4>4456461</vt:i4>
      </vt:variant>
      <vt:variant>
        <vt:i4>4317</vt:i4>
      </vt:variant>
      <vt:variant>
        <vt:i4>0</vt:i4>
      </vt:variant>
      <vt:variant>
        <vt:i4>5</vt:i4>
      </vt:variant>
      <vt:variant>
        <vt:lpwstr>../Docs/R1-135006.zip</vt:lpwstr>
      </vt:variant>
      <vt:variant>
        <vt:lpwstr/>
      </vt:variant>
      <vt:variant>
        <vt:i4>4456462</vt:i4>
      </vt:variant>
      <vt:variant>
        <vt:i4>4314</vt:i4>
      </vt:variant>
      <vt:variant>
        <vt:i4>0</vt:i4>
      </vt:variant>
      <vt:variant>
        <vt:i4>5</vt:i4>
      </vt:variant>
      <vt:variant>
        <vt:lpwstr>../Docs/R1-135005.zip</vt:lpwstr>
      </vt:variant>
      <vt:variant>
        <vt:lpwstr/>
      </vt:variant>
      <vt:variant>
        <vt:i4>4456463</vt:i4>
      </vt:variant>
      <vt:variant>
        <vt:i4>4311</vt:i4>
      </vt:variant>
      <vt:variant>
        <vt:i4>0</vt:i4>
      </vt:variant>
      <vt:variant>
        <vt:i4>5</vt:i4>
      </vt:variant>
      <vt:variant>
        <vt:lpwstr>../Docs/R1-135004.zip</vt:lpwstr>
      </vt:variant>
      <vt:variant>
        <vt:lpwstr/>
      </vt:variant>
      <vt:variant>
        <vt:i4>4456456</vt:i4>
      </vt:variant>
      <vt:variant>
        <vt:i4>4308</vt:i4>
      </vt:variant>
      <vt:variant>
        <vt:i4>0</vt:i4>
      </vt:variant>
      <vt:variant>
        <vt:i4>5</vt:i4>
      </vt:variant>
      <vt:variant>
        <vt:lpwstr>../Docs/R1-135003.zip</vt:lpwstr>
      </vt:variant>
      <vt:variant>
        <vt:lpwstr/>
      </vt:variant>
      <vt:variant>
        <vt:i4>4456457</vt:i4>
      </vt:variant>
      <vt:variant>
        <vt:i4>4305</vt:i4>
      </vt:variant>
      <vt:variant>
        <vt:i4>0</vt:i4>
      </vt:variant>
      <vt:variant>
        <vt:i4>5</vt:i4>
      </vt:variant>
      <vt:variant>
        <vt:lpwstr>../Docs/R1-135002.zip</vt:lpwstr>
      </vt:variant>
      <vt:variant>
        <vt:lpwstr/>
      </vt:variant>
      <vt:variant>
        <vt:i4>4259852</vt:i4>
      </vt:variant>
      <vt:variant>
        <vt:i4>4302</vt:i4>
      </vt:variant>
      <vt:variant>
        <vt:i4>0</vt:i4>
      </vt:variant>
      <vt:variant>
        <vt:i4>5</vt:i4>
      </vt:variant>
      <vt:variant>
        <vt:lpwstr>../Docs/R1-136067.zip</vt:lpwstr>
      </vt:variant>
      <vt:variant>
        <vt:lpwstr/>
      </vt:variant>
      <vt:variant>
        <vt:i4>4325383</vt:i4>
      </vt:variant>
      <vt:variant>
        <vt:i4>4299</vt:i4>
      </vt:variant>
      <vt:variant>
        <vt:i4>0</vt:i4>
      </vt:variant>
      <vt:variant>
        <vt:i4>5</vt:i4>
      </vt:variant>
      <vt:variant>
        <vt:lpwstr>../Docs/R1-135864.zip</vt:lpwstr>
      </vt:variant>
      <vt:variant>
        <vt:lpwstr/>
      </vt:variant>
      <vt:variant>
        <vt:i4>4980740</vt:i4>
      </vt:variant>
      <vt:variant>
        <vt:i4>4296</vt:i4>
      </vt:variant>
      <vt:variant>
        <vt:i4>0</vt:i4>
      </vt:variant>
      <vt:variant>
        <vt:i4>5</vt:i4>
      </vt:variant>
      <vt:variant>
        <vt:lpwstr>../Docs/R1-135986.zip</vt:lpwstr>
      </vt:variant>
      <vt:variant>
        <vt:lpwstr/>
      </vt:variant>
      <vt:variant>
        <vt:i4>4390926</vt:i4>
      </vt:variant>
      <vt:variant>
        <vt:i4>4293</vt:i4>
      </vt:variant>
      <vt:variant>
        <vt:i4>0</vt:i4>
      </vt:variant>
      <vt:variant>
        <vt:i4>5</vt:i4>
      </vt:variant>
      <vt:variant>
        <vt:lpwstr>../Docs/R1-136045.zip</vt:lpwstr>
      </vt:variant>
      <vt:variant>
        <vt:lpwstr/>
      </vt:variant>
      <vt:variant>
        <vt:i4>4521999</vt:i4>
      </vt:variant>
      <vt:variant>
        <vt:i4>4290</vt:i4>
      </vt:variant>
      <vt:variant>
        <vt:i4>0</vt:i4>
      </vt:variant>
      <vt:variant>
        <vt:i4>5</vt:i4>
      </vt:variant>
      <vt:variant>
        <vt:lpwstr>../Docs/R1-136024.zip</vt:lpwstr>
      </vt:variant>
      <vt:variant>
        <vt:lpwstr/>
      </vt:variant>
      <vt:variant>
        <vt:i4>4521994</vt:i4>
      </vt:variant>
      <vt:variant>
        <vt:i4>4287</vt:i4>
      </vt:variant>
      <vt:variant>
        <vt:i4>0</vt:i4>
      </vt:variant>
      <vt:variant>
        <vt:i4>5</vt:i4>
      </vt:variant>
      <vt:variant>
        <vt:lpwstr>../Docs/R1-135918.zip</vt:lpwstr>
      </vt:variant>
      <vt:variant>
        <vt:lpwstr/>
      </vt:variant>
      <vt:variant>
        <vt:i4>4521995</vt:i4>
      </vt:variant>
      <vt:variant>
        <vt:i4>4284</vt:i4>
      </vt:variant>
      <vt:variant>
        <vt:i4>0</vt:i4>
      </vt:variant>
      <vt:variant>
        <vt:i4>5</vt:i4>
      </vt:variant>
      <vt:variant>
        <vt:lpwstr>../Docs/R1-135919.zip</vt:lpwstr>
      </vt:variant>
      <vt:variant>
        <vt:lpwstr/>
      </vt:variant>
      <vt:variant>
        <vt:i4>4259854</vt:i4>
      </vt:variant>
      <vt:variant>
        <vt:i4>4281</vt:i4>
      </vt:variant>
      <vt:variant>
        <vt:i4>0</vt:i4>
      </vt:variant>
      <vt:variant>
        <vt:i4>5</vt:i4>
      </vt:variant>
      <vt:variant>
        <vt:lpwstr>../Docs/R1-136065.zip</vt:lpwstr>
      </vt:variant>
      <vt:variant>
        <vt:lpwstr/>
      </vt:variant>
      <vt:variant>
        <vt:i4>4653057</vt:i4>
      </vt:variant>
      <vt:variant>
        <vt:i4>4278</vt:i4>
      </vt:variant>
      <vt:variant>
        <vt:i4>0</vt:i4>
      </vt:variant>
      <vt:variant>
        <vt:i4>5</vt:i4>
      </vt:variant>
      <vt:variant>
        <vt:lpwstr>../Docs/R1-135832.zip</vt:lpwstr>
      </vt:variant>
      <vt:variant>
        <vt:lpwstr/>
      </vt:variant>
      <vt:variant>
        <vt:i4>4194313</vt:i4>
      </vt:variant>
      <vt:variant>
        <vt:i4>4275</vt:i4>
      </vt:variant>
      <vt:variant>
        <vt:i4>0</vt:i4>
      </vt:variant>
      <vt:variant>
        <vt:i4>5</vt:i4>
      </vt:variant>
      <vt:variant>
        <vt:lpwstr>../Docs/R1-136072.zip</vt:lpwstr>
      </vt:variant>
      <vt:variant>
        <vt:lpwstr/>
      </vt:variant>
      <vt:variant>
        <vt:i4>4980741</vt:i4>
      </vt:variant>
      <vt:variant>
        <vt:i4>4272</vt:i4>
      </vt:variant>
      <vt:variant>
        <vt:i4>0</vt:i4>
      </vt:variant>
      <vt:variant>
        <vt:i4>5</vt:i4>
      </vt:variant>
      <vt:variant>
        <vt:lpwstr>../Docs/R1-135987.zip</vt:lpwstr>
      </vt:variant>
      <vt:variant>
        <vt:lpwstr/>
      </vt:variant>
      <vt:variant>
        <vt:i4>4653069</vt:i4>
      </vt:variant>
      <vt:variant>
        <vt:i4>4269</vt:i4>
      </vt:variant>
      <vt:variant>
        <vt:i4>0</vt:i4>
      </vt:variant>
      <vt:variant>
        <vt:i4>5</vt:i4>
      </vt:variant>
      <vt:variant>
        <vt:lpwstr>../Docs/R1-134127.zip</vt:lpwstr>
      </vt:variant>
      <vt:variant>
        <vt:lpwstr/>
      </vt:variant>
      <vt:variant>
        <vt:i4>4587533</vt:i4>
      </vt:variant>
      <vt:variant>
        <vt:i4>4266</vt:i4>
      </vt:variant>
      <vt:variant>
        <vt:i4>0</vt:i4>
      </vt:variant>
      <vt:variant>
        <vt:i4>5</vt:i4>
      </vt:variant>
      <vt:variant>
        <vt:lpwstr>../Docs/R1-135127.zip</vt:lpwstr>
      </vt:variant>
      <vt:variant>
        <vt:lpwstr/>
      </vt:variant>
      <vt:variant>
        <vt:i4>4587532</vt:i4>
      </vt:variant>
      <vt:variant>
        <vt:i4>4263</vt:i4>
      </vt:variant>
      <vt:variant>
        <vt:i4>0</vt:i4>
      </vt:variant>
      <vt:variant>
        <vt:i4>5</vt:i4>
      </vt:variant>
      <vt:variant>
        <vt:lpwstr>../Docs/R1-135126.zip</vt:lpwstr>
      </vt:variant>
      <vt:variant>
        <vt:lpwstr/>
      </vt:variant>
      <vt:variant>
        <vt:i4>4325383</vt:i4>
      </vt:variant>
      <vt:variant>
        <vt:i4>4260</vt:i4>
      </vt:variant>
      <vt:variant>
        <vt:i4>0</vt:i4>
      </vt:variant>
      <vt:variant>
        <vt:i4>5</vt:i4>
      </vt:variant>
      <vt:variant>
        <vt:lpwstr>../Docs/R1-135569.zip</vt:lpwstr>
      </vt:variant>
      <vt:variant>
        <vt:lpwstr/>
      </vt:variant>
      <vt:variant>
        <vt:i4>4653067</vt:i4>
      </vt:variant>
      <vt:variant>
        <vt:i4>4257</vt:i4>
      </vt:variant>
      <vt:variant>
        <vt:i4>0</vt:i4>
      </vt:variant>
      <vt:variant>
        <vt:i4>5</vt:i4>
      </vt:variant>
      <vt:variant>
        <vt:lpwstr>../Docs/R1-135838.zip</vt:lpwstr>
      </vt:variant>
      <vt:variant>
        <vt:lpwstr/>
      </vt:variant>
      <vt:variant>
        <vt:i4>4390926</vt:i4>
      </vt:variant>
      <vt:variant>
        <vt:i4>4254</vt:i4>
      </vt:variant>
      <vt:variant>
        <vt:i4>0</vt:i4>
      </vt:variant>
      <vt:variant>
        <vt:i4>5</vt:i4>
      </vt:variant>
      <vt:variant>
        <vt:lpwstr>../Docs/R1-135772.zip</vt:lpwstr>
      </vt:variant>
      <vt:variant>
        <vt:lpwstr/>
      </vt:variant>
      <vt:variant>
        <vt:i4>4325382</vt:i4>
      </vt:variant>
      <vt:variant>
        <vt:i4>4251</vt:i4>
      </vt:variant>
      <vt:variant>
        <vt:i4>0</vt:i4>
      </vt:variant>
      <vt:variant>
        <vt:i4>5</vt:i4>
      </vt:variant>
      <vt:variant>
        <vt:lpwstr>../Docs/R1-135568.zip</vt:lpwstr>
      </vt:variant>
      <vt:variant>
        <vt:lpwstr/>
      </vt:variant>
      <vt:variant>
        <vt:i4>5046284</vt:i4>
      </vt:variant>
      <vt:variant>
        <vt:i4>4248</vt:i4>
      </vt:variant>
      <vt:variant>
        <vt:i4>0</vt:i4>
      </vt:variant>
      <vt:variant>
        <vt:i4>5</vt:i4>
      </vt:variant>
      <vt:variant>
        <vt:lpwstr>../Docs/R1-135493.zip</vt:lpwstr>
      </vt:variant>
      <vt:variant>
        <vt:lpwstr/>
      </vt:variant>
      <vt:variant>
        <vt:i4>5046280</vt:i4>
      </vt:variant>
      <vt:variant>
        <vt:i4>4245</vt:i4>
      </vt:variant>
      <vt:variant>
        <vt:i4>0</vt:i4>
      </vt:variant>
      <vt:variant>
        <vt:i4>5</vt:i4>
      </vt:variant>
      <vt:variant>
        <vt:lpwstr>../Docs/R1-134380.zip</vt:lpwstr>
      </vt:variant>
      <vt:variant>
        <vt:lpwstr/>
      </vt:variant>
      <vt:variant>
        <vt:i4>4456462</vt:i4>
      </vt:variant>
      <vt:variant>
        <vt:i4>4242</vt:i4>
      </vt:variant>
      <vt:variant>
        <vt:i4>0</vt:i4>
      </vt:variant>
      <vt:variant>
        <vt:i4>5</vt:i4>
      </vt:variant>
      <vt:variant>
        <vt:lpwstr>../Docs/R1-135401.zip</vt:lpwstr>
      </vt:variant>
      <vt:variant>
        <vt:lpwstr/>
      </vt:variant>
      <vt:variant>
        <vt:i4>4980744</vt:i4>
      </vt:variant>
      <vt:variant>
        <vt:i4>4239</vt:i4>
      </vt:variant>
      <vt:variant>
        <vt:i4>0</vt:i4>
      </vt:variant>
      <vt:variant>
        <vt:i4>5</vt:i4>
      </vt:variant>
      <vt:variant>
        <vt:lpwstr>../Docs/R1-135380.zip</vt:lpwstr>
      </vt:variant>
      <vt:variant>
        <vt:lpwstr/>
      </vt:variant>
      <vt:variant>
        <vt:i4>4980745</vt:i4>
      </vt:variant>
      <vt:variant>
        <vt:i4>4236</vt:i4>
      </vt:variant>
      <vt:variant>
        <vt:i4>0</vt:i4>
      </vt:variant>
      <vt:variant>
        <vt:i4>5</vt:i4>
      </vt:variant>
      <vt:variant>
        <vt:lpwstr>../Docs/R1-135280.zip</vt:lpwstr>
      </vt:variant>
      <vt:variant>
        <vt:lpwstr/>
      </vt:variant>
      <vt:variant>
        <vt:i4>4653057</vt:i4>
      </vt:variant>
      <vt:variant>
        <vt:i4>4233</vt:i4>
      </vt:variant>
      <vt:variant>
        <vt:i4>0</vt:i4>
      </vt:variant>
      <vt:variant>
        <vt:i4>5</vt:i4>
      </vt:variant>
      <vt:variant>
        <vt:lpwstr>../Docs/R1-135238.zip</vt:lpwstr>
      </vt:variant>
      <vt:variant>
        <vt:lpwstr/>
      </vt:variant>
      <vt:variant>
        <vt:i4>4980744</vt:i4>
      </vt:variant>
      <vt:variant>
        <vt:i4>4230</vt:i4>
      </vt:variant>
      <vt:variant>
        <vt:i4>0</vt:i4>
      </vt:variant>
      <vt:variant>
        <vt:i4>5</vt:i4>
      </vt:variant>
      <vt:variant>
        <vt:lpwstr>../Docs/R1-135182.zip</vt:lpwstr>
      </vt:variant>
      <vt:variant>
        <vt:lpwstr/>
      </vt:variant>
      <vt:variant>
        <vt:i4>4521996</vt:i4>
      </vt:variant>
      <vt:variant>
        <vt:i4>4227</vt:i4>
      </vt:variant>
      <vt:variant>
        <vt:i4>0</vt:i4>
      </vt:variant>
      <vt:variant>
        <vt:i4>5</vt:i4>
      </vt:variant>
      <vt:variant>
        <vt:lpwstr>../Docs/R1-135017.zip</vt:lpwstr>
      </vt:variant>
      <vt:variant>
        <vt:lpwstr/>
      </vt:variant>
      <vt:variant>
        <vt:i4>4390914</vt:i4>
      </vt:variant>
      <vt:variant>
        <vt:i4>4224</vt:i4>
      </vt:variant>
      <vt:variant>
        <vt:i4>0</vt:i4>
      </vt:variant>
      <vt:variant>
        <vt:i4>5</vt:i4>
      </vt:variant>
      <vt:variant>
        <vt:lpwstr>../Docs/R1-136049.zip</vt:lpwstr>
      </vt:variant>
      <vt:variant>
        <vt:lpwstr/>
      </vt:variant>
      <vt:variant>
        <vt:i4>4325376</vt:i4>
      </vt:variant>
      <vt:variant>
        <vt:i4>4221</vt:i4>
      </vt:variant>
      <vt:variant>
        <vt:i4>0</vt:i4>
      </vt:variant>
      <vt:variant>
        <vt:i4>5</vt:i4>
      </vt:variant>
      <vt:variant>
        <vt:lpwstr>../Docs/R1-135962.zip</vt:lpwstr>
      </vt:variant>
      <vt:variant>
        <vt:lpwstr/>
      </vt:variant>
      <vt:variant>
        <vt:i4>4653064</vt:i4>
      </vt:variant>
      <vt:variant>
        <vt:i4>4215</vt:i4>
      </vt:variant>
      <vt:variant>
        <vt:i4>0</vt:i4>
      </vt:variant>
      <vt:variant>
        <vt:i4>5</vt:i4>
      </vt:variant>
      <vt:variant>
        <vt:lpwstr>../Docs/R1-135437.zip</vt:lpwstr>
      </vt:variant>
      <vt:variant>
        <vt:lpwstr/>
      </vt:variant>
      <vt:variant>
        <vt:i4>4980743</vt:i4>
      </vt:variant>
      <vt:variant>
        <vt:i4>4212</vt:i4>
      </vt:variant>
      <vt:variant>
        <vt:i4>0</vt:i4>
      </vt:variant>
      <vt:variant>
        <vt:i4>5</vt:i4>
      </vt:variant>
      <vt:variant>
        <vt:lpwstr>../Docs/R1-135884.zip</vt:lpwstr>
      </vt:variant>
      <vt:variant>
        <vt:lpwstr/>
      </vt:variant>
      <vt:variant>
        <vt:i4>4259853</vt:i4>
      </vt:variant>
      <vt:variant>
        <vt:i4>4209</vt:i4>
      </vt:variant>
      <vt:variant>
        <vt:i4>0</vt:i4>
      </vt:variant>
      <vt:variant>
        <vt:i4>5</vt:i4>
      </vt:variant>
      <vt:variant>
        <vt:lpwstr>../Docs/R1-135553.zip</vt:lpwstr>
      </vt:variant>
      <vt:variant>
        <vt:lpwstr/>
      </vt:variant>
      <vt:variant>
        <vt:i4>4194313</vt:i4>
      </vt:variant>
      <vt:variant>
        <vt:i4>4206</vt:i4>
      </vt:variant>
      <vt:variant>
        <vt:i4>0</vt:i4>
      </vt:variant>
      <vt:variant>
        <vt:i4>5</vt:i4>
      </vt:variant>
      <vt:variant>
        <vt:lpwstr>../Docs/R1-135547.zip</vt:lpwstr>
      </vt:variant>
      <vt:variant>
        <vt:lpwstr/>
      </vt:variant>
      <vt:variant>
        <vt:i4>4653067</vt:i4>
      </vt:variant>
      <vt:variant>
        <vt:i4>4203</vt:i4>
      </vt:variant>
      <vt:variant>
        <vt:i4>0</vt:i4>
      </vt:variant>
      <vt:variant>
        <vt:i4>5</vt:i4>
      </vt:variant>
      <vt:variant>
        <vt:lpwstr>../Docs/R1-135333.zip</vt:lpwstr>
      </vt:variant>
      <vt:variant>
        <vt:lpwstr/>
      </vt:variant>
      <vt:variant>
        <vt:i4>4587535</vt:i4>
      </vt:variant>
      <vt:variant>
        <vt:i4>4200</vt:i4>
      </vt:variant>
      <vt:variant>
        <vt:i4>0</vt:i4>
      </vt:variant>
      <vt:variant>
        <vt:i4>5</vt:i4>
      </vt:variant>
      <vt:variant>
        <vt:lpwstr>../Docs/R1-135125.zip</vt:lpwstr>
      </vt:variant>
      <vt:variant>
        <vt:lpwstr/>
      </vt:variant>
      <vt:variant>
        <vt:i4>4653071</vt:i4>
      </vt:variant>
      <vt:variant>
        <vt:i4>4197</vt:i4>
      </vt:variant>
      <vt:variant>
        <vt:i4>0</vt:i4>
      </vt:variant>
      <vt:variant>
        <vt:i4>5</vt:i4>
      </vt:variant>
      <vt:variant>
        <vt:lpwstr>../Docs/R1-135236.zip</vt:lpwstr>
      </vt:variant>
      <vt:variant>
        <vt:lpwstr/>
      </vt:variant>
      <vt:variant>
        <vt:i4>5046277</vt:i4>
      </vt:variant>
      <vt:variant>
        <vt:i4>4194</vt:i4>
      </vt:variant>
      <vt:variant>
        <vt:i4>0</vt:i4>
      </vt:variant>
      <vt:variant>
        <vt:i4>5</vt:i4>
      </vt:variant>
      <vt:variant>
        <vt:lpwstr>../Docs/R1-135896.zip</vt:lpwstr>
      </vt:variant>
      <vt:variant>
        <vt:lpwstr/>
      </vt:variant>
      <vt:variant>
        <vt:i4>4325385</vt:i4>
      </vt:variant>
      <vt:variant>
        <vt:i4>4191</vt:i4>
      </vt:variant>
      <vt:variant>
        <vt:i4>0</vt:i4>
      </vt:variant>
      <vt:variant>
        <vt:i4>5</vt:i4>
      </vt:variant>
      <vt:variant>
        <vt:lpwstr>../Docs/R1-135567.zip</vt:lpwstr>
      </vt:variant>
      <vt:variant>
        <vt:lpwstr/>
      </vt:variant>
      <vt:variant>
        <vt:i4>4653060</vt:i4>
      </vt:variant>
      <vt:variant>
        <vt:i4>4188</vt:i4>
      </vt:variant>
      <vt:variant>
        <vt:i4>0</vt:i4>
      </vt:variant>
      <vt:variant>
        <vt:i4>5</vt:i4>
      </vt:variant>
      <vt:variant>
        <vt:lpwstr>../Docs/R1-135837.zip</vt:lpwstr>
      </vt:variant>
      <vt:variant>
        <vt:lpwstr/>
      </vt:variant>
      <vt:variant>
        <vt:i4>4653069</vt:i4>
      </vt:variant>
      <vt:variant>
        <vt:i4>4185</vt:i4>
      </vt:variant>
      <vt:variant>
        <vt:i4>0</vt:i4>
      </vt:variant>
      <vt:variant>
        <vt:i4>5</vt:i4>
      </vt:variant>
      <vt:variant>
        <vt:lpwstr>../Docs/R1-135533.zip</vt:lpwstr>
      </vt:variant>
      <vt:variant>
        <vt:lpwstr/>
      </vt:variant>
      <vt:variant>
        <vt:i4>4390912</vt:i4>
      </vt:variant>
      <vt:variant>
        <vt:i4>4182</vt:i4>
      </vt:variant>
      <vt:variant>
        <vt:i4>0</vt:i4>
      </vt:variant>
      <vt:variant>
        <vt:i4>5</vt:i4>
      </vt:variant>
      <vt:variant>
        <vt:lpwstr>../Docs/R1-135378.zip</vt:lpwstr>
      </vt:variant>
      <vt:variant>
        <vt:lpwstr/>
      </vt:variant>
      <vt:variant>
        <vt:i4>4653070</vt:i4>
      </vt:variant>
      <vt:variant>
        <vt:i4>4179</vt:i4>
      </vt:variant>
      <vt:variant>
        <vt:i4>0</vt:i4>
      </vt:variant>
      <vt:variant>
        <vt:i4>5</vt:i4>
      </vt:variant>
      <vt:variant>
        <vt:lpwstr>../Docs/R1-135237.zip</vt:lpwstr>
      </vt:variant>
      <vt:variant>
        <vt:lpwstr/>
      </vt:variant>
      <vt:variant>
        <vt:i4>4587534</vt:i4>
      </vt:variant>
      <vt:variant>
        <vt:i4>4176</vt:i4>
      </vt:variant>
      <vt:variant>
        <vt:i4>0</vt:i4>
      </vt:variant>
      <vt:variant>
        <vt:i4>5</vt:i4>
      </vt:variant>
      <vt:variant>
        <vt:lpwstr>../Docs/R1-135124.zip</vt:lpwstr>
      </vt:variant>
      <vt:variant>
        <vt:lpwstr/>
      </vt:variant>
      <vt:variant>
        <vt:i4>4325387</vt:i4>
      </vt:variant>
      <vt:variant>
        <vt:i4>4173</vt:i4>
      </vt:variant>
      <vt:variant>
        <vt:i4>0</vt:i4>
      </vt:variant>
      <vt:variant>
        <vt:i4>5</vt:i4>
      </vt:variant>
      <vt:variant>
        <vt:lpwstr>../Docs/R1-136050.zip</vt:lpwstr>
      </vt:variant>
      <vt:variant>
        <vt:lpwstr/>
      </vt:variant>
      <vt:variant>
        <vt:i4>4325386</vt:i4>
      </vt:variant>
      <vt:variant>
        <vt:i4>4170</vt:i4>
      </vt:variant>
      <vt:variant>
        <vt:i4>0</vt:i4>
      </vt:variant>
      <vt:variant>
        <vt:i4>5</vt:i4>
      </vt:variant>
      <vt:variant>
        <vt:lpwstr>../Docs/R1-135968.zip</vt:lpwstr>
      </vt:variant>
      <vt:variant>
        <vt:lpwstr/>
      </vt:variant>
      <vt:variant>
        <vt:i4>4653065</vt:i4>
      </vt:variant>
      <vt:variant>
        <vt:i4>4167</vt:i4>
      </vt:variant>
      <vt:variant>
        <vt:i4>0</vt:i4>
      </vt:variant>
      <vt:variant>
        <vt:i4>5</vt:i4>
      </vt:variant>
      <vt:variant>
        <vt:lpwstr>../Docs/R1-135436.zip</vt:lpwstr>
      </vt:variant>
      <vt:variant>
        <vt:lpwstr/>
      </vt:variant>
      <vt:variant>
        <vt:i4>4980736</vt:i4>
      </vt:variant>
      <vt:variant>
        <vt:i4>4164</vt:i4>
      </vt:variant>
      <vt:variant>
        <vt:i4>0</vt:i4>
      </vt:variant>
      <vt:variant>
        <vt:i4>5</vt:i4>
      </vt:variant>
      <vt:variant>
        <vt:lpwstr>../Docs/R1-135883.zip</vt:lpwstr>
      </vt:variant>
      <vt:variant>
        <vt:lpwstr/>
      </vt:variant>
      <vt:variant>
        <vt:i4>4390913</vt:i4>
      </vt:variant>
      <vt:variant>
        <vt:i4>4161</vt:i4>
      </vt:variant>
      <vt:variant>
        <vt:i4>0</vt:i4>
      </vt:variant>
      <vt:variant>
        <vt:i4>5</vt:i4>
      </vt:variant>
      <vt:variant>
        <vt:lpwstr>../Docs/R1-135379.zip</vt:lpwstr>
      </vt:variant>
      <vt:variant>
        <vt:lpwstr/>
      </vt:variant>
      <vt:variant>
        <vt:i4>4980738</vt:i4>
      </vt:variant>
      <vt:variant>
        <vt:i4>4158</vt:i4>
      </vt:variant>
      <vt:variant>
        <vt:i4>0</vt:i4>
      </vt:variant>
      <vt:variant>
        <vt:i4>5</vt:i4>
      </vt:variant>
      <vt:variant>
        <vt:lpwstr>../Docs/R1-135881.zip</vt:lpwstr>
      </vt:variant>
      <vt:variant>
        <vt:lpwstr/>
      </vt:variant>
      <vt:variant>
        <vt:i4>4653068</vt:i4>
      </vt:variant>
      <vt:variant>
        <vt:i4>4155</vt:i4>
      </vt:variant>
      <vt:variant>
        <vt:i4>0</vt:i4>
      </vt:variant>
      <vt:variant>
        <vt:i4>5</vt:i4>
      </vt:variant>
      <vt:variant>
        <vt:lpwstr>../Docs/R1-135235.zip</vt:lpwstr>
      </vt:variant>
      <vt:variant>
        <vt:lpwstr/>
      </vt:variant>
      <vt:variant>
        <vt:i4>4456455</vt:i4>
      </vt:variant>
      <vt:variant>
        <vt:i4>4152</vt:i4>
      </vt:variant>
      <vt:variant>
        <vt:i4>0</vt:i4>
      </vt:variant>
      <vt:variant>
        <vt:i4>5</vt:i4>
      </vt:variant>
      <vt:variant>
        <vt:lpwstr>../Docs/R1-135905.zip</vt:lpwstr>
      </vt:variant>
      <vt:variant>
        <vt:lpwstr/>
      </vt:variant>
      <vt:variant>
        <vt:i4>4653069</vt:i4>
      </vt:variant>
      <vt:variant>
        <vt:i4>4149</vt:i4>
      </vt:variant>
      <vt:variant>
        <vt:i4>0</vt:i4>
      </vt:variant>
      <vt:variant>
        <vt:i4>5</vt:i4>
      </vt:variant>
      <vt:variant>
        <vt:lpwstr>../Docs/R1-135234.zip</vt:lpwstr>
      </vt:variant>
      <vt:variant>
        <vt:lpwstr/>
      </vt:variant>
      <vt:variant>
        <vt:i4>4456451</vt:i4>
      </vt:variant>
      <vt:variant>
        <vt:i4>4146</vt:i4>
      </vt:variant>
      <vt:variant>
        <vt:i4>0</vt:i4>
      </vt:variant>
      <vt:variant>
        <vt:i4>5</vt:i4>
      </vt:variant>
      <vt:variant>
        <vt:lpwstr>../Docs/R1-135901.zip</vt:lpwstr>
      </vt:variant>
      <vt:variant>
        <vt:lpwstr/>
      </vt:variant>
      <vt:variant>
        <vt:i4>4653066</vt:i4>
      </vt:variant>
      <vt:variant>
        <vt:i4>4143</vt:i4>
      </vt:variant>
      <vt:variant>
        <vt:i4>0</vt:i4>
      </vt:variant>
      <vt:variant>
        <vt:i4>5</vt:i4>
      </vt:variant>
      <vt:variant>
        <vt:lpwstr>../Docs/R1-135435.zip</vt:lpwstr>
      </vt:variant>
      <vt:variant>
        <vt:lpwstr/>
      </vt:variant>
      <vt:variant>
        <vt:i4>4980737</vt:i4>
      </vt:variant>
      <vt:variant>
        <vt:i4>4140</vt:i4>
      </vt:variant>
      <vt:variant>
        <vt:i4>0</vt:i4>
      </vt:variant>
      <vt:variant>
        <vt:i4>5</vt:i4>
      </vt:variant>
      <vt:variant>
        <vt:lpwstr>../Docs/R1-135882.zip</vt:lpwstr>
      </vt:variant>
      <vt:variant>
        <vt:lpwstr/>
      </vt:variant>
      <vt:variant>
        <vt:i4>4325384</vt:i4>
      </vt:variant>
      <vt:variant>
        <vt:i4>4137</vt:i4>
      </vt:variant>
      <vt:variant>
        <vt:i4>0</vt:i4>
      </vt:variant>
      <vt:variant>
        <vt:i4>5</vt:i4>
      </vt:variant>
      <vt:variant>
        <vt:lpwstr>../Docs/R1-135566.zip</vt:lpwstr>
      </vt:variant>
      <vt:variant>
        <vt:lpwstr/>
      </vt:variant>
      <vt:variant>
        <vt:i4>4194310</vt:i4>
      </vt:variant>
      <vt:variant>
        <vt:i4>4134</vt:i4>
      </vt:variant>
      <vt:variant>
        <vt:i4>0</vt:i4>
      </vt:variant>
      <vt:variant>
        <vt:i4>5</vt:i4>
      </vt:variant>
      <vt:variant>
        <vt:lpwstr>../Docs/R1-135548.zip</vt:lpwstr>
      </vt:variant>
      <vt:variant>
        <vt:lpwstr/>
      </vt:variant>
      <vt:variant>
        <vt:i4>4194312</vt:i4>
      </vt:variant>
      <vt:variant>
        <vt:i4>4131</vt:i4>
      </vt:variant>
      <vt:variant>
        <vt:i4>0</vt:i4>
      </vt:variant>
      <vt:variant>
        <vt:i4>5</vt:i4>
      </vt:variant>
      <vt:variant>
        <vt:lpwstr>../Docs/R1-135546.zip</vt:lpwstr>
      </vt:variant>
      <vt:variant>
        <vt:lpwstr/>
      </vt:variant>
      <vt:variant>
        <vt:i4>4653065</vt:i4>
      </vt:variant>
      <vt:variant>
        <vt:i4>4128</vt:i4>
      </vt:variant>
      <vt:variant>
        <vt:i4>0</vt:i4>
      </vt:variant>
      <vt:variant>
        <vt:i4>5</vt:i4>
      </vt:variant>
      <vt:variant>
        <vt:lpwstr>../Docs/R1-135331.zip</vt:lpwstr>
      </vt:variant>
      <vt:variant>
        <vt:lpwstr/>
      </vt:variant>
      <vt:variant>
        <vt:i4>4653064</vt:i4>
      </vt:variant>
      <vt:variant>
        <vt:i4>4125</vt:i4>
      </vt:variant>
      <vt:variant>
        <vt:i4>0</vt:i4>
      </vt:variant>
      <vt:variant>
        <vt:i4>5</vt:i4>
      </vt:variant>
      <vt:variant>
        <vt:lpwstr>../Docs/R1-135330.zip</vt:lpwstr>
      </vt:variant>
      <vt:variant>
        <vt:lpwstr/>
      </vt:variant>
      <vt:variant>
        <vt:i4>4653066</vt:i4>
      </vt:variant>
      <vt:variant>
        <vt:i4>4122</vt:i4>
      </vt:variant>
      <vt:variant>
        <vt:i4>0</vt:i4>
      </vt:variant>
      <vt:variant>
        <vt:i4>5</vt:i4>
      </vt:variant>
      <vt:variant>
        <vt:lpwstr>../Docs/R1-135233.zip</vt:lpwstr>
      </vt:variant>
      <vt:variant>
        <vt:lpwstr/>
      </vt:variant>
      <vt:variant>
        <vt:i4>4653067</vt:i4>
      </vt:variant>
      <vt:variant>
        <vt:i4>4119</vt:i4>
      </vt:variant>
      <vt:variant>
        <vt:i4>0</vt:i4>
      </vt:variant>
      <vt:variant>
        <vt:i4>5</vt:i4>
      </vt:variant>
      <vt:variant>
        <vt:lpwstr>../Docs/R1-135232.zip</vt:lpwstr>
      </vt:variant>
      <vt:variant>
        <vt:lpwstr/>
      </vt:variant>
      <vt:variant>
        <vt:i4>4194314</vt:i4>
      </vt:variant>
      <vt:variant>
        <vt:i4>4116</vt:i4>
      </vt:variant>
      <vt:variant>
        <vt:i4>0</vt:i4>
      </vt:variant>
      <vt:variant>
        <vt:i4>5</vt:i4>
      </vt:variant>
      <vt:variant>
        <vt:lpwstr>../Docs/R1-136071.zip</vt:lpwstr>
      </vt:variant>
      <vt:variant>
        <vt:lpwstr/>
      </vt:variant>
      <vt:variant>
        <vt:i4>4390914</vt:i4>
      </vt:variant>
      <vt:variant>
        <vt:i4>4113</vt:i4>
      </vt:variant>
      <vt:variant>
        <vt:i4>0</vt:i4>
      </vt:variant>
      <vt:variant>
        <vt:i4>5</vt:i4>
      </vt:variant>
      <vt:variant>
        <vt:lpwstr>../Docs/R1-135970.zip</vt:lpwstr>
      </vt:variant>
      <vt:variant>
        <vt:lpwstr/>
      </vt:variant>
      <vt:variant>
        <vt:i4>4390912</vt:i4>
      </vt:variant>
      <vt:variant>
        <vt:i4>4110</vt:i4>
      </vt:variant>
      <vt:variant>
        <vt:i4>0</vt:i4>
      </vt:variant>
      <vt:variant>
        <vt:i4>5</vt:i4>
      </vt:variant>
      <vt:variant>
        <vt:lpwstr>../Docs/R1-135972.zip</vt:lpwstr>
      </vt:variant>
      <vt:variant>
        <vt:lpwstr/>
      </vt:variant>
      <vt:variant>
        <vt:i4>4653065</vt:i4>
      </vt:variant>
      <vt:variant>
        <vt:i4>4107</vt:i4>
      </vt:variant>
      <vt:variant>
        <vt:i4>0</vt:i4>
      </vt:variant>
      <vt:variant>
        <vt:i4>5</vt:i4>
      </vt:variant>
      <vt:variant>
        <vt:lpwstr>../Docs/R1-135331.zip</vt:lpwstr>
      </vt:variant>
      <vt:variant>
        <vt:lpwstr/>
      </vt:variant>
      <vt:variant>
        <vt:i4>4390913</vt:i4>
      </vt:variant>
      <vt:variant>
        <vt:i4>4104</vt:i4>
      </vt:variant>
      <vt:variant>
        <vt:i4>0</vt:i4>
      </vt:variant>
      <vt:variant>
        <vt:i4>5</vt:i4>
      </vt:variant>
      <vt:variant>
        <vt:lpwstr>../Docs/R1-135973.zip</vt:lpwstr>
      </vt:variant>
      <vt:variant>
        <vt:lpwstr/>
      </vt:variant>
      <vt:variant>
        <vt:i4>4390912</vt:i4>
      </vt:variant>
      <vt:variant>
        <vt:i4>4101</vt:i4>
      </vt:variant>
      <vt:variant>
        <vt:i4>0</vt:i4>
      </vt:variant>
      <vt:variant>
        <vt:i4>5</vt:i4>
      </vt:variant>
      <vt:variant>
        <vt:lpwstr>../Docs/R1-135972.zip</vt:lpwstr>
      </vt:variant>
      <vt:variant>
        <vt:lpwstr/>
      </vt:variant>
      <vt:variant>
        <vt:i4>4390914</vt:i4>
      </vt:variant>
      <vt:variant>
        <vt:i4>4098</vt:i4>
      </vt:variant>
      <vt:variant>
        <vt:i4>0</vt:i4>
      </vt:variant>
      <vt:variant>
        <vt:i4>5</vt:i4>
      </vt:variant>
      <vt:variant>
        <vt:lpwstr>../Docs/R1-135970.zip</vt:lpwstr>
      </vt:variant>
      <vt:variant>
        <vt:lpwstr/>
      </vt:variant>
      <vt:variant>
        <vt:i4>4587529</vt:i4>
      </vt:variant>
      <vt:variant>
        <vt:i4>4095</vt:i4>
      </vt:variant>
      <vt:variant>
        <vt:i4>0</vt:i4>
      </vt:variant>
      <vt:variant>
        <vt:i4>5</vt:i4>
      </vt:variant>
      <vt:variant>
        <vt:lpwstr>../Docs/R1-134634.zip</vt:lpwstr>
      </vt:variant>
      <vt:variant>
        <vt:lpwstr/>
      </vt:variant>
      <vt:variant>
        <vt:i4>4390925</vt:i4>
      </vt:variant>
      <vt:variant>
        <vt:i4>4092</vt:i4>
      </vt:variant>
      <vt:variant>
        <vt:i4>0</vt:i4>
      </vt:variant>
      <vt:variant>
        <vt:i4>5</vt:i4>
      </vt:variant>
      <vt:variant>
        <vt:lpwstr>../Docs/R1-135771.zip</vt:lpwstr>
      </vt:variant>
      <vt:variant>
        <vt:lpwstr/>
      </vt:variant>
      <vt:variant>
        <vt:i4>4456454</vt:i4>
      </vt:variant>
      <vt:variant>
        <vt:i4>4089</vt:i4>
      </vt:variant>
      <vt:variant>
        <vt:i4>0</vt:i4>
      </vt:variant>
      <vt:variant>
        <vt:i4>5</vt:i4>
      </vt:variant>
      <vt:variant>
        <vt:lpwstr>../Docs/R1-135904.zip</vt:lpwstr>
      </vt:variant>
      <vt:variant>
        <vt:lpwstr/>
      </vt:variant>
      <vt:variant>
        <vt:i4>4325387</vt:i4>
      </vt:variant>
      <vt:variant>
        <vt:i4>4086</vt:i4>
      </vt:variant>
      <vt:variant>
        <vt:i4>0</vt:i4>
      </vt:variant>
      <vt:variant>
        <vt:i4>5</vt:i4>
      </vt:variant>
      <vt:variant>
        <vt:lpwstr>../Docs/R1-135565.zip</vt:lpwstr>
      </vt:variant>
      <vt:variant>
        <vt:lpwstr/>
      </vt:variant>
      <vt:variant>
        <vt:i4>4653066</vt:i4>
      </vt:variant>
      <vt:variant>
        <vt:i4>4083</vt:i4>
      </vt:variant>
      <vt:variant>
        <vt:i4>0</vt:i4>
      </vt:variant>
      <vt:variant>
        <vt:i4>5</vt:i4>
      </vt:variant>
      <vt:variant>
        <vt:lpwstr>../Docs/R1-135534.zip</vt:lpwstr>
      </vt:variant>
      <vt:variant>
        <vt:lpwstr/>
      </vt:variant>
      <vt:variant>
        <vt:i4>4587529</vt:i4>
      </vt:variant>
      <vt:variant>
        <vt:i4>4080</vt:i4>
      </vt:variant>
      <vt:variant>
        <vt:i4>0</vt:i4>
      </vt:variant>
      <vt:variant>
        <vt:i4>5</vt:i4>
      </vt:variant>
      <vt:variant>
        <vt:lpwstr>../Docs/R1-134634.zip</vt:lpwstr>
      </vt:variant>
      <vt:variant>
        <vt:lpwstr/>
      </vt:variant>
      <vt:variant>
        <vt:i4>4587529</vt:i4>
      </vt:variant>
      <vt:variant>
        <vt:i4>4077</vt:i4>
      </vt:variant>
      <vt:variant>
        <vt:i4>0</vt:i4>
      </vt:variant>
      <vt:variant>
        <vt:i4>5</vt:i4>
      </vt:variant>
      <vt:variant>
        <vt:lpwstr>../Docs/R1-134634.zip</vt:lpwstr>
      </vt:variant>
      <vt:variant>
        <vt:lpwstr/>
      </vt:variant>
      <vt:variant>
        <vt:i4>4587529</vt:i4>
      </vt:variant>
      <vt:variant>
        <vt:i4>4074</vt:i4>
      </vt:variant>
      <vt:variant>
        <vt:i4>0</vt:i4>
      </vt:variant>
      <vt:variant>
        <vt:i4>5</vt:i4>
      </vt:variant>
      <vt:variant>
        <vt:lpwstr>../Docs/R1-134634.zip</vt:lpwstr>
      </vt:variant>
      <vt:variant>
        <vt:lpwstr/>
      </vt:variant>
      <vt:variant>
        <vt:i4>4587529</vt:i4>
      </vt:variant>
      <vt:variant>
        <vt:i4>4071</vt:i4>
      </vt:variant>
      <vt:variant>
        <vt:i4>0</vt:i4>
      </vt:variant>
      <vt:variant>
        <vt:i4>5</vt:i4>
      </vt:variant>
      <vt:variant>
        <vt:lpwstr>../Docs/R1-135123.zip</vt:lpwstr>
      </vt:variant>
      <vt:variant>
        <vt:lpwstr/>
      </vt:variant>
      <vt:variant>
        <vt:i4>2162690</vt:i4>
      </vt:variant>
      <vt:variant>
        <vt:i4>4068</vt:i4>
      </vt:variant>
      <vt:variant>
        <vt:i4>0</vt:i4>
      </vt:variant>
      <vt:variant>
        <vt:i4>5</vt:i4>
      </vt:variant>
      <vt:variant>
        <vt:lpwstr>http://www.3gpp.org/ftp/tsg_ran/TSG_RAN/TSGR_59/Docs/RP-130404.zip</vt:lpwstr>
      </vt:variant>
      <vt:variant>
        <vt:lpwstr/>
      </vt:variant>
      <vt:variant>
        <vt:i4>4390920</vt:i4>
      </vt:variant>
      <vt:variant>
        <vt:i4>4065</vt:i4>
      </vt:variant>
      <vt:variant>
        <vt:i4>0</vt:i4>
      </vt:variant>
      <vt:variant>
        <vt:i4>5</vt:i4>
      </vt:variant>
      <vt:variant>
        <vt:lpwstr>../Docs/R1-135271.zip</vt:lpwstr>
      </vt:variant>
      <vt:variant>
        <vt:lpwstr/>
      </vt:variant>
      <vt:variant>
        <vt:i4>4653059</vt:i4>
      </vt:variant>
      <vt:variant>
        <vt:i4>4062</vt:i4>
      </vt:variant>
      <vt:variant>
        <vt:i4>0</vt:i4>
      </vt:variant>
      <vt:variant>
        <vt:i4>5</vt:i4>
      </vt:variant>
      <vt:variant>
        <vt:lpwstr>../Docs/R1-136008.zip</vt:lpwstr>
      </vt:variant>
      <vt:variant>
        <vt:lpwstr/>
      </vt:variant>
      <vt:variant>
        <vt:i4>4194315</vt:i4>
      </vt:variant>
      <vt:variant>
        <vt:i4>4059</vt:i4>
      </vt:variant>
      <vt:variant>
        <vt:i4>0</vt:i4>
      </vt:variant>
      <vt:variant>
        <vt:i4>5</vt:i4>
      </vt:variant>
      <vt:variant>
        <vt:lpwstr>../Docs/R1-135242.zip</vt:lpwstr>
      </vt:variant>
      <vt:variant>
        <vt:lpwstr/>
      </vt:variant>
      <vt:variant>
        <vt:i4>4521997</vt:i4>
      </vt:variant>
      <vt:variant>
        <vt:i4>4056</vt:i4>
      </vt:variant>
      <vt:variant>
        <vt:i4>0</vt:i4>
      </vt:variant>
      <vt:variant>
        <vt:i4>5</vt:i4>
      </vt:variant>
      <vt:variant>
        <vt:lpwstr>../Docs/R1-135412.zip</vt:lpwstr>
      </vt:variant>
      <vt:variant>
        <vt:lpwstr/>
      </vt:variant>
      <vt:variant>
        <vt:i4>5046286</vt:i4>
      </vt:variant>
      <vt:variant>
        <vt:i4>4053</vt:i4>
      </vt:variant>
      <vt:variant>
        <vt:i4>0</vt:i4>
      </vt:variant>
      <vt:variant>
        <vt:i4>5</vt:i4>
      </vt:variant>
      <vt:variant>
        <vt:lpwstr>../Docs/R1-135491.zip</vt:lpwstr>
      </vt:variant>
      <vt:variant>
        <vt:lpwstr/>
      </vt:variant>
      <vt:variant>
        <vt:i4>5046281</vt:i4>
      </vt:variant>
      <vt:variant>
        <vt:i4>4050</vt:i4>
      </vt:variant>
      <vt:variant>
        <vt:i4>0</vt:i4>
      </vt:variant>
      <vt:variant>
        <vt:i4>5</vt:i4>
      </vt:variant>
      <vt:variant>
        <vt:lpwstr>../Docs/R1-135597.zip</vt:lpwstr>
      </vt:variant>
      <vt:variant>
        <vt:lpwstr/>
      </vt:variant>
      <vt:variant>
        <vt:i4>4587530</vt:i4>
      </vt:variant>
      <vt:variant>
        <vt:i4>4047</vt:i4>
      </vt:variant>
      <vt:variant>
        <vt:i4>0</vt:i4>
      </vt:variant>
      <vt:variant>
        <vt:i4>5</vt:i4>
      </vt:variant>
      <vt:variant>
        <vt:lpwstr>../Docs/R1-135524.zip</vt:lpwstr>
      </vt:variant>
      <vt:variant>
        <vt:lpwstr/>
      </vt:variant>
      <vt:variant>
        <vt:i4>4390927</vt:i4>
      </vt:variant>
      <vt:variant>
        <vt:i4>4044</vt:i4>
      </vt:variant>
      <vt:variant>
        <vt:i4>0</vt:i4>
      </vt:variant>
      <vt:variant>
        <vt:i4>5</vt:i4>
      </vt:variant>
      <vt:variant>
        <vt:lpwstr>../Docs/R1-135377.zip</vt:lpwstr>
      </vt:variant>
      <vt:variant>
        <vt:lpwstr/>
      </vt:variant>
      <vt:variant>
        <vt:i4>4194319</vt:i4>
      </vt:variant>
      <vt:variant>
        <vt:i4>4041</vt:i4>
      </vt:variant>
      <vt:variant>
        <vt:i4>0</vt:i4>
      </vt:variant>
      <vt:variant>
        <vt:i4>5</vt:i4>
      </vt:variant>
      <vt:variant>
        <vt:lpwstr>../Docs/R1-135145.zip</vt:lpwstr>
      </vt:variant>
      <vt:variant>
        <vt:lpwstr/>
      </vt:variant>
      <vt:variant>
        <vt:i4>5046285</vt:i4>
      </vt:variant>
      <vt:variant>
        <vt:i4>4038</vt:i4>
      </vt:variant>
      <vt:variant>
        <vt:i4>0</vt:i4>
      </vt:variant>
      <vt:variant>
        <vt:i4>5</vt:i4>
      </vt:variant>
      <vt:variant>
        <vt:lpwstr>../Docs/R1-135096.zip</vt:lpwstr>
      </vt:variant>
      <vt:variant>
        <vt:lpwstr/>
      </vt:variant>
      <vt:variant>
        <vt:i4>4456459</vt:i4>
      </vt:variant>
      <vt:variant>
        <vt:i4>4035</vt:i4>
      </vt:variant>
      <vt:variant>
        <vt:i4>0</vt:i4>
      </vt:variant>
      <vt:variant>
        <vt:i4>5</vt:i4>
      </vt:variant>
      <vt:variant>
        <vt:lpwstr>../Docs/R1-135404.zip</vt:lpwstr>
      </vt:variant>
      <vt:variant>
        <vt:lpwstr/>
      </vt:variant>
      <vt:variant>
        <vt:i4>4587528</vt:i4>
      </vt:variant>
      <vt:variant>
        <vt:i4>4032</vt:i4>
      </vt:variant>
      <vt:variant>
        <vt:i4>0</vt:i4>
      </vt:variant>
      <vt:variant>
        <vt:i4>5</vt:i4>
      </vt:variant>
      <vt:variant>
        <vt:lpwstr>../Docs/R1-135122.zip</vt:lpwstr>
      </vt:variant>
      <vt:variant>
        <vt:lpwstr/>
      </vt:variant>
      <vt:variant>
        <vt:i4>4259852</vt:i4>
      </vt:variant>
      <vt:variant>
        <vt:i4>4029</vt:i4>
      </vt:variant>
      <vt:variant>
        <vt:i4>0</vt:i4>
      </vt:variant>
      <vt:variant>
        <vt:i4>5</vt:i4>
      </vt:variant>
      <vt:variant>
        <vt:lpwstr>../Docs/R1-135552.zip</vt:lpwstr>
      </vt:variant>
      <vt:variant>
        <vt:lpwstr/>
      </vt:variant>
      <vt:variant>
        <vt:i4>5046285</vt:i4>
      </vt:variant>
      <vt:variant>
        <vt:i4>4026</vt:i4>
      </vt:variant>
      <vt:variant>
        <vt:i4>0</vt:i4>
      </vt:variant>
      <vt:variant>
        <vt:i4>5</vt:i4>
      </vt:variant>
      <vt:variant>
        <vt:lpwstr>../Docs/R1-135492.zip</vt:lpwstr>
      </vt:variant>
      <vt:variant>
        <vt:lpwstr/>
      </vt:variant>
      <vt:variant>
        <vt:i4>4390924</vt:i4>
      </vt:variant>
      <vt:variant>
        <vt:i4>4023</vt:i4>
      </vt:variant>
      <vt:variant>
        <vt:i4>0</vt:i4>
      </vt:variant>
      <vt:variant>
        <vt:i4>5</vt:i4>
      </vt:variant>
      <vt:variant>
        <vt:lpwstr>../Docs/R1-135770.zip</vt:lpwstr>
      </vt:variant>
      <vt:variant>
        <vt:lpwstr/>
      </vt:variant>
      <vt:variant>
        <vt:i4>4653064</vt:i4>
      </vt:variant>
      <vt:variant>
        <vt:i4>4020</vt:i4>
      </vt:variant>
      <vt:variant>
        <vt:i4>0</vt:i4>
      </vt:variant>
      <vt:variant>
        <vt:i4>5</vt:i4>
      </vt:variant>
      <vt:variant>
        <vt:lpwstr>../Docs/R1-135231.zip</vt:lpwstr>
      </vt:variant>
      <vt:variant>
        <vt:lpwstr/>
      </vt:variant>
      <vt:variant>
        <vt:i4>4194306</vt:i4>
      </vt:variant>
      <vt:variant>
        <vt:i4>4017</vt:i4>
      </vt:variant>
      <vt:variant>
        <vt:i4>0</vt:i4>
      </vt:variant>
      <vt:variant>
        <vt:i4>5</vt:i4>
      </vt:variant>
      <vt:variant>
        <vt:lpwstr>../Docs/R1-135049.zip</vt:lpwstr>
      </vt:variant>
      <vt:variant>
        <vt:lpwstr/>
      </vt:variant>
      <vt:variant>
        <vt:i4>4980747</vt:i4>
      </vt:variant>
      <vt:variant>
        <vt:i4>4014</vt:i4>
      </vt:variant>
      <vt:variant>
        <vt:i4>0</vt:i4>
      </vt:variant>
      <vt:variant>
        <vt:i4>5</vt:i4>
      </vt:variant>
      <vt:variant>
        <vt:lpwstr>../Docs/R1-135181.zip</vt:lpwstr>
      </vt:variant>
      <vt:variant>
        <vt:lpwstr/>
      </vt:variant>
      <vt:variant>
        <vt:i4>4194315</vt:i4>
      </vt:variant>
      <vt:variant>
        <vt:i4>4011</vt:i4>
      </vt:variant>
      <vt:variant>
        <vt:i4>0</vt:i4>
      </vt:variant>
      <vt:variant>
        <vt:i4>5</vt:i4>
      </vt:variant>
      <vt:variant>
        <vt:lpwstr>../Docs/R1-135545.zip</vt:lpwstr>
      </vt:variant>
      <vt:variant>
        <vt:lpwstr/>
      </vt:variant>
      <vt:variant>
        <vt:i4>4259848</vt:i4>
      </vt:variant>
      <vt:variant>
        <vt:i4>4008</vt:i4>
      </vt:variant>
      <vt:variant>
        <vt:i4>0</vt:i4>
      </vt:variant>
      <vt:variant>
        <vt:i4>5</vt:i4>
      </vt:variant>
      <vt:variant>
        <vt:lpwstr>../Docs/R1-135251.zip</vt:lpwstr>
      </vt:variant>
      <vt:variant>
        <vt:lpwstr/>
      </vt:variant>
      <vt:variant>
        <vt:i4>4194307</vt:i4>
      </vt:variant>
      <vt:variant>
        <vt:i4>4005</vt:i4>
      </vt:variant>
      <vt:variant>
        <vt:i4>0</vt:i4>
      </vt:variant>
      <vt:variant>
        <vt:i4>5</vt:i4>
      </vt:variant>
      <vt:variant>
        <vt:lpwstr>../Docs/R1-136078.zip</vt:lpwstr>
      </vt:variant>
      <vt:variant>
        <vt:lpwstr/>
      </vt:variant>
      <vt:variant>
        <vt:i4>4194316</vt:i4>
      </vt:variant>
      <vt:variant>
        <vt:i4>4002</vt:i4>
      </vt:variant>
      <vt:variant>
        <vt:i4>0</vt:i4>
      </vt:variant>
      <vt:variant>
        <vt:i4>5</vt:i4>
      </vt:variant>
      <vt:variant>
        <vt:lpwstr>../Docs/R1-136077.zip</vt:lpwstr>
      </vt:variant>
      <vt:variant>
        <vt:lpwstr/>
      </vt:variant>
      <vt:variant>
        <vt:i4>4587521</vt:i4>
      </vt:variant>
      <vt:variant>
        <vt:i4>3999</vt:i4>
      </vt:variant>
      <vt:variant>
        <vt:i4>0</vt:i4>
      </vt:variant>
      <vt:variant>
        <vt:i4>5</vt:i4>
      </vt:variant>
      <vt:variant>
        <vt:lpwstr>../Docs/R1-135923.zip</vt:lpwstr>
      </vt:variant>
      <vt:variant>
        <vt:lpwstr/>
      </vt:variant>
      <vt:variant>
        <vt:i4>4587526</vt:i4>
      </vt:variant>
      <vt:variant>
        <vt:i4>3996</vt:i4>
      </vt:variant>
      <vt:variant>
        <vt:i4>0</vt:i4>
      </vt:variant>
      <vt:variant>
        <vt:i4>5</vt:i4>
      </vt:variant>
      <vt:variant>
        <vt:lpwstr>../Docs/R1-135924.zip</vt:lpwstr>
      </vt:variant>
      <vt:variant>
        <vt:lpwstr/>
      </vt:variant>
      <vt:variant>
        <vt:i4>4587526</vt:i4>
      </vt:variant>
      <vt:variant>
        <vt:i4>3993</vt:i4>
      </vt:variant>
      <vt:variant>
        <vt:i4>0</vt:i4>
      </vt:variant>
      <vt:variant>
        <vt:i4>5</vt:i4>
      </vt:variant>
      <vt:variant>
        <vt:lpwstr>../Docs/R1-135924.zip</vt:lpwstr>
      </vt:variant>
      <vt:variant>
        <vt:lpwstr/>
      </vt:variant>
      <vt:variant>
        <vt:i4>4587521</vt:i4>
      </vt:variant>
      <vt:variant>
        <vt:i4>3990</vt:i4>
      </vt:variant>
      <vt:variant>
        <vt:i4>0</vt:i4>
      </vt:variant>
      <vt:variant>
        <vt:i4>5</vt:i4>
      </vt:variant>
      <vt:variant>
        <vt:lpwstr>../Docs/R1-135923.zip</vt:lpwstr>
      </vt:variant>
      <vt:variant>
        <vt:lpwstr/>
      </vt:variant>
      <vt:variant>
        <vt:i4>4587520</vt:i4>
      </vt:variant>
      <vt:variant>
        <vt:i4>3987</vt:i4>
      </vt:variant>
      <vt:variant>
        <vt:i4>0</vt:i4>
      </vt:variant>
      <vt:variant>
        <vt:i4>5</vt:i4>
      </vt:variant>
      <vt:variant>
        <vt:lpwstr>../Docs/R1-135922.zip</vt:lpwstr>
      </vt:variant>
      <vt:variant>
        <vt:lpwstr/>
      </vt:variant>
      <vt:variant>
        <vt:i4>4587523</vt:i4>
      </vt:variant>
      <vt:variant>
        <vt:i4>3984</vt:i4>
      </vt:variant>
      <vt:variant>
        <vt:i4>0</vt:i4>
      </vt:variant>
      <vt:variant>
        <vt:i4>5</vt:i4>
      </vt:variant>
      <vt:variant>
        <vt:lpwstr>../Docs/R1-135921.zip</vt:lpwstr>
      </vt:variant>
      <vt:variant>
        <vt:lpwstr/>
      </vt:variant>
      <vt:variant>
        <vt:i4>4587523</vt:i4>
      </vt:variant>
      <vt:variant>
        <vt:i4>3981</vt:i4>
      </vt:variant>
      <vt:variant>
        <vt:i4>0</vt:i4>
      </vt:variant>
      <vt:variant>
        <vt:i4>5</vt:i4>
      </vt:variant>
      <vt:variant>
        <vt:lpwstr>../Docs/R1-135921.zip</vt:lpwstr>
      </vt:variant>
      <vt:variant>
        <vt:lpwstr/>
      </vt:variant>
      <vt:variant>
        <vt:i4>4587531</vt:i4>
      </vt:variant>
      <vt:variant>
        <vt:i4>3978</vt:i4>
      </vt:variant>
      <vt:variant>
        <vt:i4>0</vt:i4>
      </vt:variant>
      <vt:variant>
        <vt:i4>5</vt:i4>
      </vt:variant>
      <vt:variant>
        <vt:lpwstr>../Docs/R1-136010.zip</vt:lpwstr>
      </vt:variant>
      <vt:variant>
        <vt:lpwstr/>
      </vt:variant>
      <vt:variant>
        <vt:i4>4653068</vt:i4>
      </vt:variant>
      <vt:variant>
        <vt:i4>3975</vt:i4>
      </vt:variant>
      <vt:variant>
        <vt:i4>0</vt:i4>
      </vt:variant>
      <vt:variant>
        <vt:i4>5</vt:i4>
      </vt:variant>
      <vt:variant>
        <vt:lpwstr>../Docs/R1-136007.zip</vt:lpwstr>
      </vt:variant>
      <vt:variant>
        <vt:lpwstr/>
      </vt:variant>
      <vt:variant>
        <vt:i4>4259842</vt:i4>
      </vt:variant>
      <vt:variant>
        <vt:i4>3972</vt:i4>
      </vt:variant>
      <vt:variant>
        <vt:i4>0</vt:i4>
      </vt:variant>
      <vt:variant>
        <vt:i4>5</vt:i4>
      </vt:variant>
      <vt:variant>
        <vt:lpwstr>../Docs/R1-135950.zip</vt:lpwstr>
      </vt:variant>
      <vt:variant>
        <vt:lpwstr/>
      </vt:variant>
      <vt:variant>
        <vt:i4>4259841</vt:i4>
      </vt:variant>
      <vt:variant>
        <vt:i4>3969</vt:i4>
      </vt:variant>
      <vt:variant>
        <vt:i4>0</vt:i4>
      </vt:variant>
      <vt:variant>
        <vt:i4>5</vt:i4>
      </vt:variant>
      <vt:variant>
        <vt:lpwstr>../Docs/R1-135953.zip</vt:lpwstr>
      </vt:variant>
      <vt:variant>
        <vt:lpwstr/>
      </vt:variant>
      <vt:variant>
        <vt:i4>4587534</vt:i4>
      </vt:variant>
      <vt:variant>
        <vt:i4>3966</vt:i4>
      </vt:variant>
      <vt:variant>
        <vt:i4>0</vt:i4>
      </vt:variant>
      <vt:variant>
        <vt:i4>5</vt:i4>
      </vt:variant>
      <vt:variant>
        <vt:lpwstr>../Docs/R1-135227.zip</vt:lpwstr>
      </vt:variant>
      <vt:variant>
        <vt:lpwstr/>
      </vt:variant>
      <vt:variant>
        <vt:i4>4653058</vt:i4>
      </vt:variant>
      <vt:variant>
        <vt:i4>3963</vt:i4>
      </vt:variant>
      <vt:variant>
        <vt:i4>0</vt:i4>
      </vt:variant>
      <vt:variant>
        <vt:i4>5</vt:i4>
      </vt:variant>
      <vt:variant>
        <vt:lpwstr>../Docs/R1-135831.zip</vt:lpwstr>
      </vt:variant>
      <vt:variant>
        <vt:lpwstr/>
      </vt:variant>
      <vt:variant>
        <vt:i4>4587534</vt:i4>
      </vt:variant>
      <vt:variant>
        <vt:i4>3960</vt:i4>
      </vt:variant>
      <vt:variant>
        <vt:i4>0</vt:i4>
      </vt:variant>
      <vt:variant>
        <vt:i4>5</vt:i4>
      </vt:variant>
      <vt:variant>
        <vt:lpwstr>../Docs/R1-135227.zip</vt:lpwstr>
      </vt:variant>
      <vt:variant>
        <vt:lpwstr/>
      </vt:variant>
      <vt:variant>
        <vt:i4>4456451</vt:i4>
      </vt:variant>
      <vt:variant>
        <vt:i4>3957</vt:i4>
      </vt:variant>
      <vt:variant>
        <vt:i4>0</vt:i4>
      </vt:variant>
      <vt:variant>
        <vt:i4>5</vt:i4>
      </vt:variant>
      <vt:variant>
        <vt:lpwstr>../Docs/R1-135800.zip</vt:lpwstr>
      </vt:variant>
      <vt:variant>
        <vt:lpwstr/>
      </vt:variant>
      <vt:variant>
        <vt:i4>4980746</vt:i4>
      </vt:variant>
      <vt:variant>
        <vt:i4>3954</vt:i4>
      </vt:variant>
      <vt:variant>
        <vt:i4>0</vt:i4>
      </vt:variant>
      <vt:variant>
        <vt:i4>5</vt:i4>
      </vt:variant>
      <vt:variant>
        <vt:lpwstr>../Docs/R1-135180.zip</vt:lpwstr>
      </vt:variant>
      <vt:variant>
        <vt:lpwstr/>
      </vt:variant>
      <vt:variant>
        <vt:i4>4653056</vt:i4>
      </vt:variant>
      <vt:variant>
        <vt:i4>3951</vt:i4>
      </vt:variant>
      <vt:variant>
        <vt:i4>0</vt:i4>
      </vt:variant>
      <vt:variant>
        <vt:i4>5</vt:i4>
      </vt:variant>
      <vt:variant>
        <vt:lpwstr>../Docs/R1-135239.zip</vt:lpwstr>
      </vt:variant>
      <vt:variant>
        <vt:lpwstr/>
      </vt:variant>
      <vt:variant>
        <vt:i4>4587521</vt:i4>
      </vt:variant>
      <vt:variant>
        <vt:i4>3948</vt:i4>
      </vt:variant>
      <vt:variant>
        <vt:i4>0</vt:i4>
      </vt:variant>
      <vt:variant>
        <vt:i4>5</vt:i4>
      </vt:variant>
      <vt:variant>
        <vt:lpwstr>../Docs/R1-135329.zip</vt:lpwstr>
      </vt:variant>
      <vt:variant>
        <vt:lpwstr/>
      </vt:variant>
      <vt:variant>
        <vt:i4>4390925</vt:i4>
      </vt:variant>
      <vt:variant>
        <vt:i4>3945</vt:i4>
      </vt:variant>
      <vt:variant>
        <vt:i4>0</vt:i4>
      </vt:variant>
      <vt:variant>
        <vt:i4>5</vt:i4>
      </vt:variant>
      <vt:variant>
        <vt:lpwstr>../Docs/R1-135375.zip</vt:lpwstr>
      </vt:variant>
      <vt:variant>
        <vt:lpwstr/>
      </vt:variant>
      <vt:variant>
        <vt:i4>4194307</vt:i4>
      </vt:variant>
      <vt:variant>
        <vt:i4>3942</vt:i4>
      </vt:variant>
      <vt:variant>
        <vt:i4>0</vt:i4>
      </vt:variant>
      <vt:variant>
        <vt:i4>5</vt:i4>
      </vt:variant>
      <vt:variant>
        <vt:lpwstr>../Docs/R1-135048.zip</vt:lpwstr>
      </vt:variant>
      <vt:variant>
        <vt:lpwstr/>
      </vt:variant>
      <vt:variant>
        <vt:i4>4194306</vt:i4>
      </vt:variant>
      <vt:variant>
        <vt:i4>3939</vt:i4>
      </vt:variant>
      <vt:variant>
        <vt:i4>0</vt:i4>
      </vt:variant>
      <vt:variant>
        <vt:i4>5</vt:i4>
      </vt:variant>
      <vt:variant>
        <vt:lpwstr>../Docs/R1-135940.zip</vt:lpwstr>
      </vt:variant>
      <vt:variant>
        <vt:lpwstr/>
      </vt:variant>
      <vt:variant>
        <vt:i4>5046287</vt:i4>
      </vt:variant>
      <vt:variant>
        <vt:i4>3936</vt:i4>
      </vt:variant>
      <vt:variant>
        <vt:i4>0</vt:i4>
      </vt:variant>
      <vt:variant>
        <vt:i4>5</vt:i4>
      </vt:variant>
      <vt:variant>
        <vt:lpwstr>../Docs/R1-135490.zip</vt:lpwstr>
      </vt:variant>
      <vt:variant>
        <vt:lpwstr/>
      </vt:variant>
      <vt:variant>
        <vt:i4>4325381</vt:i4>
      </vt:variant>
      <vt:variant>
        <vt:i4>3933</vt:i4>
      </vt:variant>
      <vt:variant>
        <vt:i4>0</vt:i4>
      </vt:variant>
      <vt:variant>
        <vt:i4>5</vt:i4>
      </vt:variant>
      <vt:variant>
        <vt:lpwstr>../Docs/R1-135769.zip</vt:lpwstr>
      </vt:variant>
      <vt:variant>
        <vt:lpwstr/>
      </vt:variant>
      <vt:variant>
        <vt:i4>4390926</vt:i4>
      </vt:variant>
      <vt:variant>
        <vt:i4>3930</vt:i4>
      </vt:variant>
      <vt:variant>
        <vt:i4>0</vt:i4>
      </vt:variant>
      <vt:variant>
        <vt:i4>5</vt:i4>
      </vt:variant>
      <vt:variant>
        <vt:lpwstr>../Docs/R1-135376.zip</vt:lpwstr>
      </vt:variant>
      <vt:variant>
        <vt:lpwstr/>
      </vt:variant>
      <vt:variant>
        <vt:i4>4390915</vt:i4>
      </vt:variant>
      <vt:variant>
        <vt:i4>3927</vt:i4>
      </vt:variant>
      <vt:variant>
        <vt:i4>0</vt:i4>
      </vt:variant>
      <vt:variant>
        <vt:i4>5</vt:i4>
      </vt:variant>
      <vt:variant>
        <vt:lpwstr>../Docs/R1-135179.zip</vt:lpwstr>
      </vt:variant>
      <vt:variant>
        <vt:lpwstr/>
      </vt:variant>
      <vt:variant>
        <vt:i4>5046275</vt:i4>
      </vt:variant>
      <vt:variant>
        <vt:i4>3924</vt:i4>
      </vt:variant>
      <vt:variant>
        <vt:i4>0</vt:i4>
      </vt:variant>
      <vt:variant>
        <vt:i4>5</vt:i4>
      </vt:variant>
      <vt:variant>
        <vt:lpwstr>../Docs/R1-135890.zip</vt:lpwstr>
      </vt:variant>
      <vt:variant>
        <vt:lpwstr/>
      </vt:variant>
      <vt:variant>
        <vt:i4>4194313</vt:i4>
      </vt:variant>
      <vt:variant>
        <vt:i4>3921</vt:i4>
      </vt:variant>
      <vt:variant>
        <vt:i4>0</vt:i4>
      </vt:variant>
      <vt:variant>
        <vt:i4>5</vt:i4>
      </vt:variant>
      <vt:variant>
        <vt:lpwstr>../Docs/R1-135240.zip</vt:lpwstr>
      </vt:variant>
      <vt:variant>
        <vt:lpwstr/>
      </vt:variant>
      <vt:variant>
        <vt:i4>4194312</vt:i4>
      </vt:variant>
      <vt:variant>
        <vt:i4>3918</vt:i4>
      </vt:variant>
      <vt:variant>
        <vt:i4>0</vt:i4>
      </vt:variant>
      <vt:variant>
        <vt:i4>5</vt:i4>
      </vt:variant>
      <vt:variant>
        <vt:lpwstr>../Docs/R1-135241.zip</vt:lpwstr>
      </vt:variant>
      <vt:variant>
        <vt:lpwstr/>
      </vt:variant>
      <vt:variant>
        <vt:i4>4653065</vt:i4>
      </vt:variant>
      <vt:variant>
        <vt:i4>3915</vt:i4>
      </vt:variant>
      <vt:variant>
        <vt:i4>0</vt:i4>
      </vt:variant>
      <vt:variant>
        <vt:i4>5</vt:i4>
      </vt:variant>
      <vt:variant>
        <vt:lpwstr>../Docs/R1-135230.zip</vt:lpwstr>
      </vt:variant>
      <vt:variant>
        <vt:lpwstr/>
      </vt:variant>
      <vt:variant>
        <vt:i4>4587520</vt:i4>
      </vt:variant>
      <vt:variant>
        <vt:i4>3912</vt:i4>
      </vt:variant>
      <vt:variant>
        <vt:i4>0</vt:i4>
      </vt:variant>
      <vt:variant>
        <vt:i4>5</vt:i4>
      </vt:variant>
      <vt:variant>
        <vt:lpwstr>../Docs/R1-135229.zip</vt:lpwstr>
      </vt:variant>
      <vt:variant>
        <vt:lpwstr/>
      </vt:variant>
      <vt:variant>
        <vt:i4>4587525</vt:i4>
      </vt:variant>
      <vt:variant>
        <vt:i4>3909</vt:i4>
      </vt:variant>
      <vt:variant>
        <vt:i4>0</vt:i4>
      </vt:variant>
      <vt:variant>
        <vt:i4>5</vt:i4>
      </vt:variant>
      <vt:variant>
        <vt:lpwstr>../Docs/R1-135826.zip</vt:lpwstr>
      </vt:variant>
      <vt:variant>
        <vt:lpwstr/>
      </vt:variant>
      <vt:variant>
        <vt:i4>4587521</vt:i4>
      </vt:variant>
      <vt:variant>
        <vt:i4>3906</vt:i4>
      </vt:variant>
      <vt:variant>
        <vt:i4>0</vt:i4>
      </vt:variant>
      <vt:variant>
        <vt:i4>5</vt:i4>
      </vt:variant>
      <vt:variant>
        <vt:lpwstr>../Docs/R1-135228.zip</vt:lpwstr>
      </vt:variant>
      <vt:variant>
        <vt:lpwstr/>
      </vt:variant>
      <vt:variant>
        <vt:i4>4587526</vt:i4>
      </vt:variant>
      <vt:variant>
        <vt:i4>3903</vt:i4>
      </vt:variant>
      <vt:variant>
        <vt:i4>0</vt:i4>
      </vt:variant>
      <vt:variant>
        <vt:i4>5</vt:i4>
      </vt:variant>
      <vt:variant>
        <vt:lpwstr>../Docs/R1-135825.zip</vt:lpwstr>
      </vt:variant>
      <vt:variant>
        <vt:lpwstr/>
      </vt:variant>
      <vt:variant>
        <vt:i4>5046280</vt:i4>
      </vt:variant>
      <vt:variant>
        <vt:i4>3900</vt:i4>
      </vt:variant>
      <vt:variant>
        <vt:i4>0</vt:i4>
      </vt:variant>
      <vt:variant>
        <vt:i4>5</vt:i4>
      </vt:variant>
      <vt:variant>
        <vt:lpwstr>../Docs/R1-135596.zip</vt:lpwstr>
      </vt:variant>
      <vt:variant>
        <vt:lpwstr/>
      </vt:variant>
      <vt:variant>
        <vt:i4>5046283</vt:i4>
      </vt:variant>
      <vt:variant>
        <vt:i4>3897</vt:i4>
      </vt:variant>
      <vt:variant>
        <vt:i4>0</vt:i4>
      </vt:variant>
      <vt:variant>
        <vt:i4>5</vt:i4>
      </vt:variant>
      <vt:variant>
        <vt:lpwstr>../Docs/R1-135595.zip</vt:lpwstr>
      </vt:variant>
      <vt:variant>
        <vt:lpwstr/>
      </vt:variant>
      <vt:variant>
        <vt:i4>4587533</vt:i4>
      </vt:variant>
      <vt:variant>
        <vt:i4>3894</vt:i4>
      </vt:variant>
      <vt:variant>
        <vt:i4>0</vt:i4>
      </vt:variant>
      <vt:variant>
        <vt:i4>5</vt:i4>
      </vt:variant>
      <vt:variant>
        <vt:lpwstr>../Docs/R1-135523.zip</vt:lpwstr>
      </vt:variant>
      <vt:variant>
        <vt:lpwstr/>
      </vt:variant>
      <vt:variant>
        <vt:i4>4980740</vt:i4>
      </vt:variant>
      <vt:variant>
        <vt:i4>3891</vt:i4>
      </vt:variant>
      <vt:variant>
        <vt:i4>0</vt:i4>
      </vt:variant>
      <vt:variant>
        <vt:i4>5</vt:i4>
      </vt:variant>
      <vt:variant>
        <vt:lpwstr>../Docs/R1-135887.zip</vt:lpwstr>
      </vt:variant>
      <vt:variant>
        <vt:lpwstr/>
      </vt:variant>
      <vt:variant>
        <vt:i4>4587522</vt:i4>
      </vt:variant>
      <vt:variant>
        <vt:i4>3888</vt:i4>
      </vt:variant>
      <vt:variant>
        <vt:i4>0</vt:i4>
      </vt:variant>
      <vt:variant>
        <vt:i4>5</vt:i4>
      </vt:variant>
      <vt:variant>
        <vt:lpwstr>../Docs/R1-135920.zip</vt:lpwstr>
      </vt:variant>
      <vt:variant>
        <vt:lpwstr/>
      </vt:variant>
      <vt:variant>
        <vt:i4>4456453</vt:i4>
      </vt:variant>
      <vt:variant>
        <vt:i4>3885</vt:i4>
      </vt:variant>
      <vt:variant>
        <vt:i4>0</vt:i4>
      </vt:variant>
      <vt:variant>
        <vt:i4>5</vt:i4>
      </vt:variant>
      <vt:variant>
        <vt:lpwstr>../Docs/R1-135907.zip</vt:lpwstr>
      </vt:variant>
      <vt:variant>
        <vt:lpwstr/>
      </vt:variant>
      <vt:variant>
        <vt:i4>4521985</vt:i4>
      </vt:variant>
      <vt:variant>
        <vt:i4>3882</vt:i4>
      </vt:variant>
      <vt:variant>
        <vt:i4>0</vt:i4>
      </vt:variant>
      <vt:variant>
        <vt:i4>5</vt:i4>
      </vt:variant>
      <vt:variant>
        <vt:lpwstr>../Docs/R1-135913.zip</vt:lpwstr>
      </vt:variant>
      <vt:variant>
        <vt:lpwstr/>
      </vt:variant>
      <vt:variant>
        <vt:i4>4521985</vt:i4>
      </vt:variant>
      <vt:variant>
        <vt:i4>3879</vt:i4>
      </vt:variant>
      <vt:variant>
        <vt:i4>0</vt:i4>
      </vt:variant>
      <vt:variant>
        <vt:i4>5</vt:i4>
      </vt:variant>
      <vt:variant>
        <vt:lpwstr>../Docs/R1-135913.zip</vt:lpwstr>
      </vt:variant>
      <vt:variant>
        <vt:lpwstr/>
      </vt:variant>
      <vt:variant>
        <vt:i4>4456453</vt:i4>
      </vt:variant>
      <vt:variant>
        <vt:i4>3876</vt:i4>
      </vt:variant>
      <vt:variant>
        <vt:i4>0</vt:i4>
      </vt:variant>
      <vt:variant>
        <vt:i4>5</vt:i4>
      </vt:variant>
      <vt:variant>
        <vt:lpwstr>../Docs/R1-135907.zip</vt:lpwstr>
      </vt:variant>
      <vt:variant>
        <vt:lpwstr/>
      </vt:variant>
      <vt:variant>
        <vt:i4>4456456</vt:i4>
      </vt:variant>
      <vt:variant>
        <vt:i4>3873</vt:i4>
      </vt:variant>
      <vt:variant>
        <vt:i4>0</vt:i4>
      </vt:variant>
      <vt:variant>
        <vt:i4>5</vt:i4>
      </vt:variant>
      <vt:variant>
        <vt:lpwstr>../Docs/R1-136033.zip</vt:lpwstr>
      </vt:variant>
      <vt:variant>
        <vt:lpwstr/>
      </vt:variant>
      <vt:variant>
        <vt:i4>2949135</vt:i4>
      </vt:variant>
      <vt:variant>
        <vt:i4>3870</vt:i4>
      </vt:variant>
      <vt:variant>
        <vt:i4>0</vt:i4>
      </vt:variant>
      <vt:variant>
        <vt:i4>5</vt:i4>
      </vt:variant>
      <vt:variant>
        <vt:lpwstr>http://www.3gpp.org/ftp/tsg_ran/TSG_RAN/TSGR_60/Docs/RP-130847.zip</vt:lpwstr>
      </vt:variant>
      <vt:variant>
        <vt:lpwstr/>
      </vt:variant>
      <vt:variant>
        <vt:i4>4980742</vt:i4>
      </vt:variant>
      <vt:variant>
        <vt:i4>3867</vt:i4>
      </vt:variant>
      <vt:variant>
        <vt:i4>0</vt:i4>
      </vt:variant>
      <vt:variant>
        <vt:i4>5</vt:i4>
      </vt:variant>
      <vt:variant>
        <vt:lpwstr>../Docs/R1-135489.zip</vt:lpwstr>
      </vt:variant>
      <vt:variant>
        <vt:lpwstr/>
      </vt:variant>
      <vt:variant>
        <vt:i4>4521994</vt:i4>
      </vt:variant>
      <vt:variant>
        <vt:i4>3864</vt:i4>
      </vt:variant>
      <vt:variant>
        <vt:i4>0</vt:i4>
      </vt:variant>
      <vt:variant>
        <vt:i4>5</vt:i4>
      </vt:variant>
      <vt:variant>
        <vt:lpwstr>../Docs/R1-135415.zip</vt:lpwstr>
      </vt:variant>
      <vt:variant>
        <vt:lpwstr/>
      </vt:variant>
      <vt:variant>
        <vt:i4>4521986</vt:i4>
      </vt:variant>
      <vt:variant>
        <vt:i4>3861</vt:i4>
      </vt:variant>
      <vt:variant>
        <vt:i4>0</vt:i4>
      </vt:variant>
      <vt:variant>
        <vt:i4>5</vt:i4>
      </vt:variant>
      <vt:variant>
        <vt:lpwstr>../Docs/R1-135910.zip</vt:lpwstr>
      </vt:variant>
      <vt:variant>
        <vt:lpwstr/>
      </vt:variant>
      <vt:variant>
        <vt:i4>4456459</vt:i4>
      </vt:variant>
      <vt:variant>
        <vt:i4>3858</vt:i4>
      </vt:variant>
      <vt:variant>
        <vt:i4>0</vt:i4>
      </vt:variant>
      <vt:variant>
        <vt:i4>5</vt:i4>
      </vt:variant>
      <vt:variant>
        <vt:lpwstr>../Docs/R1-135909.zip</vt:lpwstr>
      </vt:variant>
      <vt:variant>
        <vt:lpwstr/>
      </vt:variant>
      <vt:variant>
        <vt:i4>4587520</vt:i4>
      </vt:variant>
      <vt:variant>
        <vt:i4>3855</vt:i4>
      </vt:variant>
      <vt:variant>
        <vt:i4>0</vt:i4>
      </vt:variant>
      <vt:variant>
        <vt:i4>5</vt:i4>
      </vt:variant>
      <vt:variant>
        <vt:lpwstr>../Docs/R1-135328.zip</vt:lpwstr>
      </vt:variant>
      <vt:variant>
        <vt:lpwstr/>
      </vt:variant>
      <vt:variant>
        <vt:i4>5046276</vt:i4>
      </vt:variant>
      <vt:variant>
        <vt:i4>3852</vt:i4>
      </vt:variant>
      <vt:variant>
        <vt:i4>0</vt:i4>
      </vt:variant>
      <vt:variant>
        <vt:i4>5</vt:i4>
      </vt:variant>
      <vt:variant>
        <vt:lpwstr>../Docs/R1-135897.zip</vt:lpwstr>
      </vt:variant>
      <vt:variant>
        <vt:lpwstr/>
      </vt:variant>
      <vt:variant>
        <vt:i4>4587535</vt:i4>
      </vt:variant>
      <vt:variant>
        <vt:i4>3849</vt:i4>
      </vt:variant>
      <vt:variant>
        <vt:i4>0</vt:i4>
      </vt:variant>
      <vt:variant>
        <vt:i4>5</vt:i4>
      </vt:variant>
      <vt:variant>
        <vt:lpwstr>../Docs/R1-135327.zip</vt:lpwstr>
      </vt:variant>
      <vt:variant>
        <vt:lpwstr/>
      </vt:variant>
      <vt:variant>
        <vt:i4>4456458</vt:i4>
      </vt:variant>
      <vt:variant>
        <vt:i4>3846</vt:i4>
      </vt:variant>
      <vt:variant>
        <vt:i4>0</vt:i4>
      </vt:variant>
      <vt:variant>
        <vt:i4>5</vt:i4>
      </vt:variant>
      <vt:variant>
        <vt:lpwstr>../Docs/R1-135908.zip</vt:lpwstr>
      </vt:variant>
      <vt:variant>
        <vt:lpwstr/>
      </vt:variant>
      <vt:variant>
        <vt:i4>4980739</vt:i4>
      </vt:variant>
      <vt:variant>
        <vt:i4>3843</vt:i4>
      </vt:variant>
      <vt:variant>
        <vt:i4>0</vt:i4>
      </vt:variant>
      <vt:variant>
        <vt:i4>5</vt:i4>
      </vt:variant>
      <vt:variant>
        <vt:lpwstr>../Docs/R1-135981.zip</vt:lpwstr>
      </vt:variant>
      <vt:variant>
        <vt:lpwstr/>
      </vt:variant>
      <vt:variant>
        <vt:i4>4456458</vt:i4>
      </vt:variant>
      <vt:variant>
        <vt:i4>3840</vt:i4>
      </vt:variant>
      <vt:variant>
        <vt:i4>0</vt:i4>
      </vt:variant>
      <vt:variant>
        <vt:i4>5</vt:i4>
      </vt:variant>
      <vt:variant>
        <vt:lpwstr>../Docs/R1-135908.zip</vt:lpwstr>
      </vt:variant>
      <vt:variant>
        <vt:lpwstr/>
      </vt:variant>
      <vt:variant>
        <vt:i4>4456458</vt:i4>
      </vt:variant>
      <vt:variant>
        <vt:i4>3837</vt:i4>
      </vt:variant>
      <vt:variant>
        <vt:i4>0</vt:i4>
      </vt:variant>
      <vt:variant>
        <vt:i4>5</vt:i4>
      </vt:variant>
      <vt:variant>
        <vt:lpwstr>../Docs/R1-135908.zip</vt:lpwstr>
      </vt:variant>
      <vt:variant>
        <vt:lpwstr/>
      </vt:variant>
      <vt:variant>
        <vt:i4>4587523</vt:i4>
      </vt:variant>
      <vt:variant>
        <vt:i4>3834</vt:i4>
      </vt:variant>
      <vt:variant>
        <vt:i4>0</vt:i4>
      </vt:variant>
      <vt:variant>
        <vt:i4>5</vt:i4>
      </vt:variant>
      <vt:variant>
        <vt:lpwstr>../Docs/R1-134931.zip</vt:lpwstr>
      </vt:variant>
      <vt:variant>
        <vt:lpwstr/>
      </vt:variant>
      <vt:variant>
        <vt:i4>4653061</vt:i4>
      </vt:variant>
      <vt:variant>
        <vt:i4>3831</vt:i4>
      </vt:variant>
      <vt:variant>
        <vt:i4>0</vt:i4>
      </vt:variant>
      <vt:variant>
        <vt:i4>5</vt:i4>
      </vt:variant>
      <vt:variant>
        <vt:lpwstr>../Docs/R1-135836.zip</vt:lpwstr>
      </vt:variant>
      <vt:variant>
        <vt:lpwstr/>
      </vt:variant>
      <vt:variant>
        <vt:i4>4390925</vt:i4>
      </vt:variant>
      <vt:variant>
        <vt:i4>3828</vt:i4>
      </vt:variant>
      <vt:variant>
        <vt:i4>0</vt:i4>
      </vt:variant>
      <vt:variant>
        <vt:i4>5</vt:i4>
      </vt:variant>
      <vt:variant>
        <vt:lpwstr>../Docs/R1-135670.zip</vt:lpwstr>
      </vt:variant>
      <vt:variant>
        <vt:lpwstr/>
      </vt:variant>
      <vt:variant>
        <vt:i4>4521988</vt:i4>
      </vt:variant>
      <vt:variant>
        <vt:i4>3825</vt:i4>
      </vt:variant>
      <vt:variant>
        <vt:i4>0</vt:i4>
      </vt:variant>
      <vt:variant>
        <vt:i4>5</vt:i4>
      </vt:variant>
      <vt:variant>
        <vt:lpwstr>../Docs/R1-135817.zip</vt:lpwstr>
      </vt:variant>
      <vt:variant>
        <vt:lpwstr/>
      </vt:variant>
      <vt:variant>
        <vt:i4>4521993</vt:i4>
      </vt:variant>
      <vt:variant>
        <vt:i4>3822</vt:i4>
      </vt:variant>
      <vt:variant>
        <vt:i4>0</vt:i4>
      </vt:variant>
      <vt:variant>
        <vt:i4>5</vt:i4>
      </vt:variant>
      <vt:variant>
        <vt:lpwstr>../Docs/R1-135614.zip</vt:lpwstr>
      </vt:variant>
      <vt:variant>
        <vt:lpwstr/>
      </vt:variant>
      <vt:variant>
        <vt:i4>4194314</vt:i4>
      </vt:variant>
      <vt:variant>
        <vt:i4>3819</vt:i4>
      </vt:variant>
      <vt:variant>
        <vt:i4>0</vt:i4>
      </vt:variant>
      <vt:variant>
        <vt:i4>5</vt:i4>
      </vt:variant>
      <vt:variant>
        <vt:lpwstr>../Docs/R1-135544.zip</vt:lpwstr>
      </vt:variant>
      <vt:variant>
        <vt:lpwstr/>
      </vt:variant>
      <vt:variant>
        <vt:i4>4980743</vt:i4>
      </vt:variant>
      <vt:variant>
        <vt:i4>3816</vt:i4>
      </vt:variant>
      <vt:variant>
        <vt:i4>0</vt:i4>
      </vt:variant>
      <vt:variant>
        <vt:i4>5</vt:i4>
      </vt:variant>
      <vt:variant>
        <vt:lpwstr>../Docs/R1-135488.zip</vt:lpwstr>
      </vt:variant>
      <vt:variant>
        <vt:lpwstr/>
      </vt:variant>
      <vt:variant>
        <vt:i4>4980744</vt:i4>
      </vt:variant>
      <vt:variant>
        <vt:i4>3813</vt:i4>
      </vt:variant>
      <vt:variant>
        <vt:i4>0</vt:i4>
      </vt:variant>
      <vt:variant>
        <vt:i4>5</vt:i4>
      </vt:variant>
      <vt:variant>
        <vt:lpwstr>../Docs/R1-135487.zip</vt:lpwstr>
      </vt:variant>
      <vt:variant>
        <vt:lpwstr/>
      </vt:variant>
      <vt:variant>
        <vt:i4>4194318</vt:i4>
      </vt:variant>
      <vt:variant>
        <vt:i4>3810</vt:i4>
      </vt:variant>
      <vt:variant>
        <vt:i4>0</vt:i4>
      </vt:variant>
      <vt:variant>
        <vt:i4>5</vt:i4>
      </vt:variant>
      <vt:variant>
        <vt:lpwstr>../Docs/R1-135144.zip</vt:lpwstr>
      </vt:variant>
      <vt:variant>
        <vt:lpwstr/>
      </vt:variant>
      <vt:variant>
        <vt:i4>5046283</vt:i4>
      </vt:variant>
      <vt:variant>
        <vt:i4>3807</vt:i4>
      </vt:variant>
      <vt:variant>
        <vt:i4>0</vt:i4>
      </vt:variant>
      <vt:variant>
        <vt:i4>5</vt:i4>
      </vt:variant>
      <vt:variant>
        <vt:lpwstr>../Docs/R1-135090.zip</vt:lpwstr>
      </vt:variant>
      <vt:variant>
        <vt:lpwstr/>
      </vt:variant>
      <vt:variant>
        <vt:i4>4653061</vt:i4>
      </vt:variant>
      <vt:variant>
        <vt:i4>3804</vt:i4>
      </vt:variant>
      <vt:variant>
        <vt:i4>0</vt:i4>
      </vt:variant>
      <vt:variant>
        <vt:i4>5</vt:i4>
      </vt:variant>
      <vt:variant>
        <vt:lpwstr>../Docs/R1-135937.zip</vt:lpwstr>
      </vt:variant>
      <vt:variant>
        <vt:lpwstr/>
      </vt:variant>
      <vt:variant>
        <vt:i4>4194316</vt:i4>
      </vt:variant>
      <vt:variant>
        <vt:i4>3801</vt:i4>
      </vt:variant>
      <vt:variant>
        <vt:i4>0</vt:i4>
      </vt:variant>
      <vt:variant>
        <vt:i4>5</vt:i4>
      </vt:variant>
      <vt:variant>
        <vt:lpwstr>../Docs/R1-135047.zip</vt:lpwstr>
      </vt:variant>
      <vt:variant>
        <vt:lpwstr/>
      </vt:variant>
      <vt:variant>
        <vt:i4>4587531</vt:i4>
      </vt:variant>
      <vt:variant>
        <vt:i4>3798</vt:i4>
      </vt:variant>
      <vt:variant>
        <vt:i4>0</vt:i4>
      </vt:variant>
      <vt:variant>
        <vt:i4>5</vt:i4>
      </vt:variant>
      <vt:variant>
        <vt:lpwstr>../Docs/R1-135121.zip</vt:lpwstr>
      </vt:variant>
      <vt:variant>
        <vt:lpwstr/>
      </vt:variant>
      <vt:variant>
        <vt:i4>4259847</vt:i4>
      </vt:variant>
      <vt:variant>
        <vt:i4>3795</vt:i4>
      </vt:variant>
      <vt:variant>
        <vt:i4>0</vt:i4>
      </vt:variant>
      <vt:variant>
        <vt:i4>5</vt:i4>
      </vt:variant>
      <vt:variant>
        <vt:lpwstr>../Docs/R1-135955.zip</vt:lpwstr>
      </vt:variant>
      <vt:variant>
        <vt:lpwstr/>
      </vt:variant>
      <vt:variant>
        <vt:i4>4587535</vt:i4>
      </vt:variant>
      <vt:variant>
        <vt:i4>3792</vt:i4>
      </vt:variant>
      <vt:variant>
        <vt:i4>0</vt:i4>
      </vt:variant>
      <vt:variant>
        <vt:i4>5</vt:i4>
      </vt:variant>
      <vt:variant>
        <vt:lpwstr>../Docs/R1-135226.zip</vt:lpwstr>
      </vt:variant>
      <vt:variant>
        <vt:lpwstr/>
      </vt:variant>
      <vt:variant>
        <vt:i4>4587534</vt:i4>
      </vt:variant>
      <vt:variant>
        <vt:i4>3789</vt:i4>
      </vt:variant>
      <vt:variant>
        <vt:i4>0</vt:i4>
      </vt:variant>
      <vt:variant>
        <vt:i4>5</vt:i4>
      </vt:variant>
      <vt:variant>
        <vt:lpwstr>../Docs/R1-135326.zip</vt:lpwstr>
      </vt:variant>
      <vt:variant>
        <vt:lpwstr/>
      </vt:variant>
      <vt:variant>
        <vt:i4>4390914</vt:i4>
      </vt:variant>
      <vt:variant>
        <vt:i4>3786</vt:i4>
      </vt:variant>
      <vt:variant>
        <vt:i4>0</vt:i4>
      </vt:variant>
      <vt:variant>
        <vt:i4>5</vt:i4>
      </vt:variant>
      <vt:variant>
        <vt:lpwstr>../Docs/R1-135178.zip</vt:lpwstr>
      </vt:variant>
      <vt:variant>
        <vt:lpwstr/>
      </vt:variant>
      <vt:variant>
        <vt:i4>4587532</vt:i4>
      </vt:variant>
      <vt:variant>
        <vt:i4>3783</vt:i4>
      </vt:variant>
      <vt:variant>
        <vt:i4>0</vt:i4>
      </vt:variant>
      <vt:variant>
        <vt:i4>5</vt:i4>
      </vt:variant>
      <vt:variant>
        <vt:lpwstr>../Docs/R1-135225.zip</vt:lpwstr>
      </vt:variant>
      <vt:variant>
        <vt:lpwstr/>
      </vt:variant>
      <vt:variant>
        <vt:i4>4653066</vt:i4>
      </vt:variant>
      <vt:variant>
        <vt:i4>3780</vt:i4>
      </vt:variant>
      <vt:variant>
        <vt:i4>0</vt:i4>
      </vt:variant>
      <vt:variant>
        <vt:i4>5</vt:i4>
      </vt:variant>
      <vt:variant>
        <vt:lpwstr>../Docs/R1-135938.zip</vt:lpwstr>
      </vt:variant>
      <vt:variant>
        <vt:lpwstr/>
      </vt:variant>
      <vt:variant>
        <vt:i4>4521992</vt:i4>
      </vt:variant>
      <vt:variant>
        <vt:i4>3777</vt:i4>
      </vt:variant>
      <vt:variant>
        <vt:i4>0</vt:i4>
      </vt:variant>
      <vt:variant>
        <vt:i4>5</vt:i4>
      </vt:variant>
      <vt:variant>
        <vt:lpwstr>../Docs/R1-135417.zip</vt:lpwstr>
      </vt:variant>
      <vt:variant>
        <vt:lpwstr/>
      </vt:variant>
      <vt:variant>
        <vt:i4>4390916</vt:i4>
      </vt:variant>
      <vt:variant>
        <vt:i4>3774</vt:i4>
      </vt:variant>
      <vt:variant>
        <vt:i4>0</vt:i4>
      </vt:variant>
      <vt:variant>
        <vt:i4>5</vt:i4>
      </vt:variant>
      <vt:variant>
        <vt:lpwstr>../Docs/R1-135877.zip</vt:lpwstr>
      </vt:variant>
      <vt:variant>
        <vt:lpwstr/>
      </vt:variant>
      <vt:variant>
        <vt:i4>4587530</vt:i4>
      </vt:variant>
      <vt:variant>
        <vt:i4>3771</vt:i4>
      </vt:variant>
      <vt:variant>
        <vt:i4>0</vt:i4>
      </vt:variant>
      <vt:variant>
        <vt:i4>5</vt:i4>
      </vt:variant>
      <vt:variant>
        <vt:lpwstr>../Docs/R1-135120.zip</vt:lpwstr>
      </vt:variant>
      <vt:variant>
        <vt:lpwstr/>
      </vt:variant>
      <vt:variant>
        <vt:i4>4587531</vt:i4>
      </vt:variant>
      <vt:variant>
        <vt:i4>3768</vt:i4>
      </vt:variant>
      <vt:variant>
        <vt:i4>0</vt:i4>
      </vt:variant>
      <vt:variant>
        <vt:i4>5</vt:i4>
      </vt:variant>
      <vt:variant>
        <vt:lpwstr>../Docs/R1-135828.zip</vt:lpwstr>
      </vt:variant>
      <vt:variant>
        <vt:lpwstr/>
      </vt:variant>
      <vt:variant>
        <vt:i4>4521994</vt:i4>
      </vt:variant>
      <vt:variant>
        <vt:i4>3765</vt:i4>
      </vt:variant>
      <vt:variant>
        <vt:i4>0</vt:i4>
      </vt:variant>
      <vt:variant>
        <vt:i4>5</vt:i4>
      </vt:variant>
      <vt:variant>
        <vt:lpwstr>../Docs/R1-135617.zip</vt:lpwstr>
      </vt:variant>
      <vt:variant>
        <vt:lpwstr/>
      </vt:variant>
      <vt:variant>
        <vt:i4>5046282</vt:i4>
      </vt:variant>
      <vt:variant>
        <vt:i4>3762</vt:i4>
      </vt:variant>
      <vt:variant>
        <vt:i4>0</vt:i4>
      </vt:variant>
      <vt:variant>
        <vt:i4>5</vt:i4>
      </vt:variant>
      <vt:variant>
        <vt:lpwstr>../Docs/R1-135594.zip</vt:lpwstr>
      </vt:variant>
      <vt:variant>
        <vt:lpwstr/>
      </vt:variant>
      <vt:variant>
        <vt:i4>4653070</vt:i4>
      </vt:variant>
      <vt:variant>
        <vt:i4>3759</vt:i4>
      </vt:variant>
      <vt:variant>
        <vt:i4>0</vt:i4>
      </vt:variant>
      <vt:variant>
        <vt:i4>5</vt:i4>
      </vt:variant>
      <vt:variant>
        <vt:lpwstr>../Docs/R1-135530.zip</vt:lpwstr>
      </vt:variant>
      <vt:variant>
        <vt:lpwstr/>
      </vt:variant>
      <vt:variant>
        <vt:i4>4587532</vt:i4>
      </vt:variant>
      <vt:variant>
        <vt:i4>3756</vt:i4>
      </vt:variant>
      <vt:variant>
        <vt:i4>0</vt:i4>
      </vt:variant>
      <vt:variant>
        <vt:i4>5</vt:i4>
      </vt:variant>
      <vt:variant>
        <vt:lpwstr>../Docs/R1-135522.zip</vt:lpwstr>
      </vt:variant>
      <vt:variant>
        <vt:lpwstr/>
      </vt:variant>
      <vt:variant>
        <vt:i4>4456459</vt:i4>
      </vt:variant>
      <vt:variant>
        <vt:i4>3753</vt:i4>
      </vt:variant>
      <vt:variant>
        <vt:i4>0</vt:i4>
      </vt:variant>
      <vt:variant>
        <vt:i4>5</vt:i4>
      </vt:variant>
      <vt:variant>
        <vt:lpwstr>../Docs/R1-135505.zip</vt:lpwstr>
      </vt:variant>
      <vt:variant>
        <vt:lpwstr/>
      </vt:variant>
      <vt:variant>
        <vt:i4>5046279</vt:i4>
      </vt:variant>
      <vt:variant>
        <vt:i4>3750</vt:i4>
      </vt:variant>
      <vt:variant>
        <vt:i4>0</vt:i4>
      </vt:variant>
      <vt:variant>
        <vt:i4>5</vt:i4>
      </vt:variant>
      <vt:variant>
        <vt:lpwstr>../Docs/R1-135498.zip</vt:lpwstr>
      </vt:variant>
      <vt:variant>
        <vt:lpwstr/>
      </vt:variant>
      <vt:variant>
        <vt:i4>4980745</vt:i4>
      </vt:variant>
      <vt:variant>
        <vt:i4>3747</vt:i4>
      </vt:variant>
      <vt:variant>
        <vt:i4>0</vt:i4>
      </vt:variant>
      <vt:variant>
        <vt:i4>5</vt:i4>
      </vt:variant>
      <vt:variant>
        <vt:lpwstr>../Docs/R1-135486.zip</vt:lpwstr>
      </vt:variant>
      <vt:variant>
        <vt:lpwstr/>
      </vt:variant>
      <vt:variant>
        <vt:i4>4980746</vt:i4>
      </vt:variant>
      <vt:variant>
        <vt:i4>3744</vt:i4>
      </vt:variant>
      <vt:variant>
        <vt:i4>0</vt:i4>
      </vt:variant>
      <vt:variant>
        <vt:i4>5</vt:i4>
      </vt:variant>
      <vt:variant>
        <vt:lpwstr>../Docs/R1-135485.zip</vt:lpwstr>
      </vt:variant>
      <vt:variant>
        <vt:lpwstr/>
      </vt:variant>
      <vt:variant>
        <vt:i4>4259854</vt:i4>
      </vt:variant>
      <vt:variant>
        <vt:i4>3741</vt:i4>
      </vt:variant>
      <vt:variant>
        <vt:i4>0</vt:i4>
      </vt:variant>
      <vt:variant>
        <vt:i4>5</vt:i4>
      </vt:variant>
      <vt:variant>
        <vt:lpwstr>../Docs/R1-135451.zip</vt:lpwstr>
      </vt:variant>
      <vt:variant>
        <vt:lpwstr/>
      </vt:variant>
      <vt:variant>
        <vt:i4>4390923</vt:i4>
      </vt:variant>
      <vt:variant>
        <vt:i4>3738</vt:i4>
      </vt:variant>
      <vt:variant>
        <vt:i4>0</vt:i4>
      </vt:variant>
      <vt:variant>
        <vt:i4>5</vt:i4>
      </vt:variant>
      <vt:variant>
        <vt:lpwstr>../Docs/R1-135373.zip</vt:lpwstr>
      </vt:variant>
      <vt:variant>
        <vt:lpwstr/>
      </vt:variant>
      <vt:variant>
        <vt:i4>4390922</vt:i4>
      </vt:variant>
      <vt:variant>
        <vt:i4>3735</vt:i4>
      </vt:variant>
      <vt:variant>
        <vt:i4>0</vt:i4>
      </vt:variant>
      <vt:variant>
        <vt:i4>5</vt:i4>
      </vt:variant>
      <vt:variant>
        <vt:lpwstr>../Docs/R1-135372.zip</vt:lpwstr>
      </vt:variant>
      <vt:variant>
        <vt:lpwstr/>
      </vt:variant>
      <vt:variant>
        <vt:i4>4587533</vt:i4>
      </vt:variant>
      <vt:variant>
        <vt:i4>3732</vt:i4>
      </vt:variant>
      <vt:variant>
        <vt:i4>0</vt:i4>
      </vt:variant>
      <vt:variant>
        <vt:i4>5</vt:i4>
      </vt:variant>
      <vt:variant>
        <vt:lpwstr>../Docs/R1-135325.zip</vt:lpwstr>
      </vt:variant>
      <vt:variant>
        <vt:lpwstr/>
      </vt:variant>
      <vt:variant>
        <vt:i4>4390912</vt:i4>
      </vt:variant>
      <vt:variant>
        <vt:i4>3729</vt:i4>
      </vt:variant>
      <vt:variant>
        <vt:i4>0</vt:i4>
      </vt:variant>
      <vt:variant>
        <vt:i4>5</vt:i4>
      </vt:variant>
      <vt:variant>
        <vt:lpwstr>../Docs/R1-135279.zip</vt:lpwstr>
      </vt:variant>
      <vt:variant>
        <vt:lpwstr/>
      </vt:variant>
      <vt:variant>
        <vt:i4>4325376</vt:i4>
      </vt:variant>
      <vt:variant>
        <vt:i4>3726</vt:i4>
      </vt:variant>
      <vt:variant>
        <vt:i4>0</vt:i4>
      </vt:variant>
      <vt:variant>
        <vt:i4>5</vt:i4>
      </vt:variant>
      <vt:variant>
        <vt:lpwstr>../Docs/R1-135269.zip</vt:lpwstr>
      </vt:variant>
      <vt:variant>
        <vt:lpwstr/>
      </vt:variant>
      <vt:variant>
        <vt:i4>4587533</vt:i4>
      </vt:variant>
      <vt:variant>
        <vt:i4>3723</vt:i4>
      </vt:variant>
      <vt:variant>
        <vt:i4>0</vt:i4>
      </vt:variant>
      <vt:variant>
        <vt:i4>5</vt:i4>
      </vt:variant>
      <vt:variant>
        <vt:lpwstr>../Docs/R1-135224.zip</vt:lpwstr>
      </vt:variant>
      <vt:variant>
        <vt:lpwstr/>
      </vt:variant>
      <vt:variant>
        <vt:i4>4521987</vt:i4>
      </vt:variant>
      <vt:variant>
        <vt:i4>3720</vt:i4>
      </vt:variant>
      <vt:variant>
        <vt:i4>0</vt:i4>
      </vt:variant>
      <vt:variant>
        <vt:i4>5</vt:i4>
      </vt:variant>
      <vt:variant>
        <vt:lpwstr>../Docs/R1-135119.zip</vt:lpwstr>
      </vt:variant>
      <vt:variant>
        <vt:lpwstr/>
      </vt:variant>
      <vt:variant>
        <vt:i4>4980738</vt:i4>
      </vt:variant>
      <vt:variant>
        <vt:i4>3717</vt:i4>
      </vt:variant>
      <vt:variant>
        <vt:i4>0</vt:i4>
      </vt:variant>
      <vt:variant>
        <vt:i4>5</vt:i4>
      </vt:variant>
      <vt:variant>
        <vt:lpwstr>../Docs/R1-135089.zip</vt:lpwstr>
      </vt:variant>
      <vt:variant>
        <vt:lpwstr/>
      </vt:variant>
      <vt:variant>
        <vt:i4>4194317</vt:i4>
      </vt:variant>
      <vt:variant>
        <vt:i4>3714</vt:i4>
      </vt:variant>
      <vt:variant>
        <vt:i4>0</vt:i4>
      </vt:variant>
      <vt:variant>
        <vt:i4>5</vt:i4>
      </vt:variant>
      <vt:variant>
        <vt:lpwstr>../Docs/R1-135046.zip</vt:lpwstr>
      </vt:variant>
      <vt:variant>
        <vt:lpwstr/>
      </vt:variant>
      <vt:variant>
        <vt:i4>4194318</vt:i4>
      </vt:variant>
      <vt:variant>
        <vt:i4>3711</vt:i4>
      </vt:variant>
      <vt:variant>
        <vt:i4>0</vt:i4>
      </vt:variant>
      <vt:variant>
        <vt:i4>5</vt:i4>
      </vt:variant>
      <vt:variant>
        <vt:lpwstr>../Docs/R1-135045.zip</vt:lpwstr>
      </vt:variant>
      <vt:variant>
        <vt:lpwstr/>
      </vt:variant>
      <vt:variant>
        <vt:i4>4521986</vt:i4>
      </vt:variant>
      <vt:variant>
        <vt:i4>3708</vt:i4>
      </vt:variant>
      <vt:variant>
        <vt:i4>0</vt:i4>
      </vt:variant>
      <vt:variant>
        <vt:i4>5</vt:i4>
      </vt:variant>
      <vt:variant>
        <vt:lpwstr>../Docs/R1-135118.zip</vt:lpwstr>
      </vt:variant>
      <vt:variant>
        <vt:lpwstr/>
      </vt:variant>
      <vt:variant>
        <vt:i4>4587524</vt:i4>
      </vt:variant>
      <vt:variant>
        <vt:i4>3705</vt:i4>
      </vt:variant>
      <vt:variant>
        <vt:i4>0</vt:i4>
      </vt:variant>
      <vt:variant>
        <vt:i4>5</vt:i4>
      </vt:variant>
      <vt:variant>
        <vt:lpwstr>../Docs/R1-135827.zip</vt:lpwstr>
      </vt:variant>
      <vt:variant>
        <vt:lpwstr/>
      </vt:variant>
      <vt:variant>
        <vt:i4>4521987</vt:i4>
      </vt:variant>
      <vt:variant>
        <vt:i4>3702</vt:i4>
      </vt:variant>
      <vt:variant>
        <vt:i4>0</vt:i4>
      </vt:variant>
      <vt:variant>
        <vt:i4>5</vt:i4>
      </vt:variant>
      <vt:variant>
        <vt:lpwstr>../Docs/R1-135810.zip</vt:lpwstr>
      </vt:variant>
      <vt:variant>
        <vt:lpwstr/>
      </vt:variant>
      <vt:variant>
        <vt:i4>4325384</vt:i4>
      </vt:variant>
      <vt:variant>
        <vt:i4>3699</vt:i4>
      </vt:variant>
      <vt:variant>
        <vt:i4>0</vt:i4>
      </vt:variant>
      <vt:variant>
        <vt:i4>5</vt:i4>
      </vt:variant>
      <vt:variant>
        <vt:lpwstr>../Docs/R1-135764.zip</vt:lpwstr>
      </vt:variant>
      <vt:variant>
        <vt:lpwstr/>
      </vt:variant>
      <vt:variant>
        <vt:i4>4390924</vt:i4>
      </vt:variant>
      <vt:variant>
        <vt:i4>3696</vt:i4>
      </vt:variant>
      <vt:variant>
        <vt:i4>0</vt:i4>
      </vt:variant>
      <vt:variant>
        <vt:i4>5</vt:i4>
      </vt:variant>
      <vt:variant>
        <vt:lpwstr>../Docs/R1-135671.zip</vt:lpwstr>
      </vt:variant>
      <vt:variant>
        <vt:lpwstr/>
      </vt:variant>
      <vt:variant>
        <vt:i4>5046285</vt:i4>
      </vt:variant>
      <vt:variant>
        <vt:i4>3693</vt:i4>
      </vt:variant>
      <vt:variant>
        <vt:i4>0</vt:i4>
      </vt:variant>
      <vt:variant>
        <vt:i4>5</vt:i4>
      </vt:variant>
      <vt:variant>
        <vt:lpwstr>../Docs/R1-135593.zip</vt:lpwstr>
      </vt:variant>
      <vt:variant>
        <vt:lpwstr/>
      </vt:variant>
      <vt:variant>
        <vt:i4>4587527</vt:i4>
      </vt:variant>
      <vt:variant>
        <vt:i4>3690</vt:i4>
      </vt:variant>
      <vt:variant>
        <vt:i4>0</vt:i4>
      </vt:variant>
      <vt:variant>
        <vt:i4>5</vt:i4>
      </vt:variant>
      <vt:variant>
        <vt:lpwstr>../Docs/R1-135529.zip</vt:lpwstr>
      </vt:variant>
      <vt:variant>
        <vt:lpwstr/>
      </vt:variant>
      <vt:variant>
        <vt:i4>4587535</vt:i4>
      </vt:variant>
      <vt:variant>
        <vt:i4>3687</vt:i4>
      </vt:variant>
      <vt:variant>
        <vt:i4>0</vt:i4>
      </vt:variant>
      <vt:variant>
        <vt:i4>5</vt:i4>
      </vt:variant>
      <vt:variant>
        <vt:lpwstr>../Docs/R1-135521.zip</vt:lpwstr>
      </vt:variant>
      <vt:variant>
        <vt:lpwstr/>
      </vt:variant>
      <vt:variant>
        <vt:i4>5046280</vt:i4>
      </vt:variant>
      <vt:variant>
        <vt:i4>3684</vt:i4>
      </vt:variant>
      <vt:variant>
        <vt:i4>0</vt:i4>
      </vt:variant>
      <vt:variant>
        <vt:i4>5</vt:i4>
      </vt:variant>
      <vt:variant>
        <vt:lpwstr>../Docs/R1-135497.zip</vt:lpwstr>
      </vt:variant>
      <vt:variant>
        <vt:lpwstr/>
      </vt:variant>
      <vt:variant>
        <vt:i4>5046281</vt:i4>
      </vt:variant>
      <vt:variant>
        <vt:i4>3681</vt:i4>
      </vt:variant>
      <vt:variant>
        <vt:i4>0</vt:i4>
      </vt:variant>
      <vt:variant>
        <vt:i4>5</vt:i4>
      </vt:variant>
      <vt:variant>
        <vt:lpwstr>../Docs/R1-135496.zip</vt:lpwstr>
      </vt:variant>
      <vt:variant>
        <vt:lpwstr/>
      </vt:variant>
      <vt:variant>
        <vt:i4>4980747</vt:i4>
      </vt:variant>
      <vt:variant>
        <vt:i4>3678</vt:i4>
      </vt:variant>
      <vt:variant>
        <vt:i4>0</vt:i4>
      </vt:variant>
      <vt:variant>
        <vt:i4>5</vt:i4>
      </vt:variant>
      <vt:variant>
        <vt:lpwstr>../Docs/R1-135484.zip</vt:lpwstr>
      </vt:variant>
      <vt:variant>
        <vt:lpwstr/>
      </vt:variant>
      <vt:variant>
        <vt:i4>4521993</vt:i4>
      </vt:variant>
      <vt:variant>
        <vt:i4>3675</vt:i4>
      </vt:variant>
      <vt:variant>
        <vt:i4>0</vt:i4>
      </vt:variant>
      <vt:variant>
        <vt:i4>5</vt:i4>
      </vt:variant>
      <vt:variant>
        <vt:lpwstr>../Docs/R1-135416.zip</vt:lpwstr>
      </vt:variant>
      <vt:variant>
        <vt:lpwstr/>
      </vt:variant>
      <vt:variant>
        <vt:i4>4390921</vt:i4>
      </vt:variant>
      <vt:variant>
        <vt:i4>3672</vt:i4>
      </vt:variant>
      <vt:variant>
        <vt:i4>0</vt:i4>
      </vt:variant>
      <vt:variant>
        <vt:i4>5</vt:i4>
      </vt:variant>
      <vt:variant>
        <vt:lpwstr>../Docs/R1-135371.zip</vt:lpwstr>
      </vt:variant>
      <vt:variant>
        <vt:lpwstr/>
      </vt:variant>
      <vt:variant>
        <vt:i4>4587532</vt:i4>
      </vt:variant>
      <vt:variant>
        <vt:i4>3669</vt:i4>
      </vt:variant>
      <vt:variant>
        <vt:i4>0</vt:i4>
      </vt:variant>
      <vt:variant>
        <vt:i4>5</vt:i4>
      </vt:variant>
      <vt:variant>
        <vt:lpwstr>../Docs/R1-135324.zip</vt:lpwstr>
      </vt:variant>
      <vt:variant>
        <vt:lpwstr/>
      </vt:variant>
      <vt:variant>
        <vt:i4>4390925</vt:i4>
      </vt:variant>
      <vt:variant>
        <vt:i4>3666</vt:i4>
      </vt:variant>
      <vt:variant>
        <vt:i4>0</vt:i4>
      </vt:variant>
      <vt:variant>
        <vt:i4>5</vt:i4>
      </vt:variant>
      <vt:variant>
        <vt:lpwstr>../Docs/R1-135177.zip</vt:lpwstr>
      </vt:variant>
      <vt:variant>
        <vt:lpwstr/>
      </vt:variant>
      <vt:variant>
        <vt:i4>4521997</vt:i4>
      </vt:variant>
      <vt:variant>
        <vt:i4>3663</vt:i4>
      </vt:variant>
      <vt:variant>
        <vt:i4>0</vt:i4>
      </vt:variant>
      <vt:variant>
        <vt:i4>5</vt:i4>
      </vt:variant>
      <vt:variant>
        <vt:lpwstr>../Docs/R1-135117.zip</vt:lpwstr>
      </vt:variant>
      <vt:variant>
        <vt:lpwstr/>
      </vt:variant>
      <vt:variant>
        <vt:i4>4980739</vt:i4>
      </vt:variant>
      <vt:variant>
        <vt:i4>3660</vt:i4>
      </vt:variant>
      <vt:variant>
        <vt:i4>0</vt:i4>
      </vt:variant>
      <vt:variant>
        <vt:i4>5</vt:i4>
      </vt:variant>
      <vt:variant>
        <vt:lpwstr>../Docs/R1-135088.zip</vt:lpwstr>
      </vt:variant>
      <vt:variant>
        <vt:lpwstr/>
      </vt:variant>
      <vt:variant>
        <vt:i4>4194319</vt:i4>
      </vt:variant>
      <vt:variant>
        <vt:i4>3657</vt:i4>
      </vt:variant>
      <vt:variant>
        <vt:i4>0</vt:i4>
      </vt:variant>
      <vt:variant>
        <vt:i4>5</vt:i4>
      </vt:variant>
      <vt:variant>
        <vt:lpwstr>../Docs/R1-135044.zip</vt:lpwstr>
      </vt:variant>
      <vt:variant>
        <vt:lpwstr/>
      </vt:variant>
      <vt:variant>
        <vt:i4>4390922</vt:i4>
      </vt:variant>
      <vt:variant>
        <vt:i4>3654</vt:i4>
      </vt:variant>
      <vt:variant>
        <vt:i4>0</vt:i4>
      </vt:variant>
      <vt:variant>
        <vt:i4>5</vt:i4>
      </vt:variant>
      <vt:variant>
        <vt:lpwstr>../Docs/R1-135978.zip</vt:lpwstr>
      </vt:variant>
      <vt:variant>
        <vt:lpwstr/>
      </vt:variant>
      <vt:variant>
        <vt:i4>4390917</vt:i4>
      </vt:variant>
      <vt:variant>
        <vt:i4>3651</vt:i4>
      </vt:variant>
      <vt:variant>
        <vt:i4>0</vt:i4>
      </vt:variant>
      <vt:variant>
        <vt:i4>5</vt:i4>
      </vt:variant>
      <vt:variant>
        <vt:lpwstr>../Docs/R1-135977.zip</vt:lpwstr>
      </vt:variant>
      <vt:variant>
        <vt:lpwstr/>
      </vt:variant>
      <vt:variant>
        <vt:i4>4587531</vt:i4>
      </vt:variant>
      <vt:variant>
        <vt:i4>3648</vt:i4>
      </vt:variant>
      <vt:variant>
        <vt:i4>0</vt:i4>
      </vt:variant>
      <vt:variant>
        <vt:i4>5</vt:i4>
      </vt:variant>
      <vt:variant>
        <vt:lpwstr>../Docs/R1-135323.zip</vt:lpwstr>
      </vt:variant>
      <vt:variant>
        <vt:lpwstr/>
      </vt:variant>
      <vt:variant>
        <vt:i4>4456458</vt:i4>
      </vt:variant>
      <vt:variant>
        <vt:i4>3645</vt:i4>
      </vt:variant>
      <vt:variant>
        <vt:i4>0</vt:i4>
      </vt:variant>
      <vt:variant>
        <vt:i4>5</vt:i4>
      </vt:variant>
      <vt:variant>
        <vt:lpwstr>../Docs/R1-135504.zip</vt:lpwstr>
      </vt:variant>
      <vt:variant>
        <vt:lpwstr/>
      </vt:variant>
      <vt:variant>
        <vt:i4>4194313</vt:i4>
      </vt:variant>
      <vt:variant>
        <vt:i4>3642</vt:i4>
      </vt:variant>
      <vt:variant>
        <vt:i4>0</vt:i4>
      </vt:variant>
      <vt:variant>
        <vt:i4>5</vt:i4>
      </vt:variant>
      <vt:variant>
        <vt:lpwstr>../Docs/R1-135143.zip</vt:lpwstr>
      </vt:variant>
      <vt:variant>
        <vt:lpwstr/>
      </vt:variant>
      <vt:variant>
        <vt:i4>4587530</vt:i4>
      </vt:variant>
      <vt:variant>
        <vt:i4>3639</vt:i4>
      </vt:variant>
      <vt:variant>
        <vt:i4>0</vt:i4>
      </vt:variant>
      <vt:variant>
        <vt:i4>5</vt:i4>
      </vt:variant>
      <vt:variant>
        <vt:lpwstr>../Docs/R1-135223.zip</vt:lpwstr>
      </vt:variant>
      <vt:variant>
        <vt:lpwstr/>
      </vt:variant>
      <vt:variant>
        <vt:i4>4653058</vt:i4>
      </vt:variant>
      <vt:variant>
        <vt:i4>3636</vt:i4>
      </vt:variant>
      <vt:variant>
        <vt:i4>0</vt:i4>
      </vt:variant>
      <vt:variant>
        <vt:i4>5</vt:i4>
      </vt:variant>
      <vt:variant>
        <vt:lpwstr>../Docs/R1-135930.zip</vt:lpwstr>
      </vt:variant>
      <vt:variant>
        <vt:lpwstr/>
      </vt:variant>
      <vt:variant>
        <vt:i4>4521991</vt:i4>
      </vt:variant>
      <vt:variant>
        <vt:i4>3633</vt:i4>
      </vt:variant>
      <vt:variant>
        <vt:i4>0</vt:i4>
      </vt:variant>
      <vt:variant>
        <vt:i4>5</vt:i4>
      </vt:variant>
      <vt:variant>
        <vt:lpwstr>../Docs/R1-135418.zip</vt:lpwstr>
      </vt:variant>
      <vt:variant>
        <vt:lpwstr/>
      </vt:variant>
      <vt:variant>
        <vt:i4>4390923</vt:i4>
      </vt:variant>
      <vt:variant>
        <vt:i4>3630</vt:i4>
      </vt:variant>
      <vt:variant>
        <vt:i4>0</vt:i4>
      </vt:variant>
      <vt:variant>
        <vt:i4>5</vt:i4>
      </vt:variant>
      <vt:variant>
        <vt:lpwstr>../Docs/R1-135878.zip</vt:lpwstr>
      </vt:variant>
      <vt:variant>
        <vt:lpwstr/>
      </vt:variant>
      <vt:variant>
        <vt:i4>4456452</vt:i4>
      </vt:variant>
      <vt:variant>
        <vt:i4>3627</vt:i4>
      </vt:variant>
      <vt:variant>
        <vt:i4>0</vt:i4>
      </vt:variant>
      <vt:variant>
        <vt:i4>5</vt:i4>
      </vt:variant>
      <vt:variant>
        <vt:lpwstr>../Docs/R1-135807.zip</vt:lpwstr>
      </vt:variant>
      <vt:variant>
        <vt:lpwstr/>
      </vt:variant>
      <vt:variant>
        <vt:i4>5046284</vt:i4>
      </vt:variant>
      <vt:variant>
        <vt:i4>3624</vt:i4>
      </vt:variant>
      <vt:variant>
        <vt:i4>0</vt:i4>
      </vt:variant>
      <vt:variant>
        <vt:i4>5</vt:i4>
      </vt:variant>
      <vt:variant>
        <vt:lpwstr>../Docs/R1-135592.zip</vt:lpwstr>
      </vt:variant>
      <vt:variant>
        <vt:lpwstr/>
      </vt:variant>
      <vt:variant>
        <vt:i4>4194317</vt:i4>
      </vt:variant>
      <vt:variant>
        <vt:i4>3621</vt:i4>
      </vt:variant>
      <vt:variant>
        <vt:i4>0</vt:i4>
      </vt:variant>
      <vt:variant>
        <vt:i4>5</vt:i4>
      </vt:variant>
      <vt:variant>
        <vt:lpwstr>../Docs/R1-135543.zip</vt:lpwstr>
      </vt:variant>
      <vt:variant>
        <vt:lpwstr/>
      </vt:variant>
      <vt:variant>
        <vt:i4>4980749</vt:i4>
      </vt:variant>
      <vt:variant>
        <vt:i4>3618</vt:i4>
      </vt:variant>
      <vt:variant>
        <vt:i4>0</vt:i4>
      </vt:variant>
      <vt:variant>
        <vt:i4>5</vt:i4>
      </vt:variant>
      <vt:variant>
        <vt:lpwstr>../Docs/R1-135482.zip</vt:lpwstr>
      </vt:variant>
      <vt:variant>
        <vt:lpwstr/>
      </vt:variant>
      <vt:variant>
        <vt:i4>4390920</vt:i4>
      </vt:variant>
      <vt:variant>
        <vt:i4>3615</vt:i4>
      </vt:variant>
      <vt:variant>
        <vt:i4>0</vt:i4>
      </vt:variant>
      <vt:variant>
        <vt:i4>5</vt:i4>
      </vt:variant>
      <vt:variant>
        <vt:lpwstr>../Docs/R1-135370.zip</vt:lpwstr>
      </vt:variant>
      <vt:variant>
        <vt:lpwstr/>
      </vt:variant>
      <vt:variant>
        <vt:i4>4587528</vt:i4>
      </vt:variant>
      <vt:variant>
        <vt:i4>3612</vt:i4>
      </vt:variant>
      <vt:variant>
        <vt:i4>0</vt:i4>
      </vt:variant>
      <vt:variant>
        <vt:i4>5</vt:i4>
      </vt:variant>
      <vt:variant>
        <vt:lpwstr>../Docs/R1-135221.zip</vt:lpwstr>
      </vt:variant>
      <vt:variant>
        <vt:lpwstr/>
      </vt:variant>
      <vt:variant>
        <vt:i4>4194312</vt:i4>
      </vt:variant>
      <vt:variant>
        <vt:i4>3609</vt:i4>
      </vt:variant>
      <vt:variant>
        <vt:i4>0</vt:i4>
      </vt:variant>
      <vt:variant>
        <vt:i4>5</vt:i4>
      </vt:variant>
      <vt:variant>
        <vt:lpwstr>../Docs/R1-135142.zip</vt:lpwstr>
      </vt:variant>
      <vt:variant>
        <vt:lpwstr/>
      </vt:variant>
      <vt:variant>
        <vt:i4>4521999</vt:i4>
      </vt:variant>
      <vt:variant>
        <vt:i4>3606</vt:i4>
      </vt:variant>
      <vt:variant>
        <vt:i4>0</vt:i4>
      </vt:variant>
      <vt:variant>
        <vt:i4>5</vt:i4>
      </vt:variant>
      <vt:variant>
        <vt:lpwstr>../Docs/R1-135115.zip</vt:lpwstr>
      </vt:variant>
      <vt:variant>
        <vt:lpwstr/>
      </vt:variant>
      <vt:variant>
        <vt:i4>4653067</vt:i4>
      </vt:variant>
      <vt:variant>
        <vt:i4>3603</vt:i4>
      </vt:variant>
      <vt:variant>
        <vt:i4>0</vt:i4>
      </vt:variant>
      <vt:variant>
        <vt:i4>5</vt:i4>
      </vt:variant>
      <vt:variant>
        <vt:lpwstr>../Docs/R1-135939.zip</vt:lpwstr>
      </vt:variant>
      <vt:variant>
        <vt:lpwstr/>
      </vt:variant>
      <vt:variant>
        <vt:i4>5046280</vt:i4>
      </vt:variant>
      <vt:variant>
        <vt:i4>3600</vt:i4>
      </vt:variant>
      <vt:variant>
        <vt:i4>0</vt:i4>
      </vt:variant>
      <vt:variant>
        <vt:i4>5</vt:i4>
      </vt:variant>
      <vt:variant>
        <vt:lpwstr>../Docs/R1-135093.zip</vt:lpwstr>
      </vt:variant>
      <vt:variant>
        <vt:lpwstr/>
      </vt:variant>
      <vt:variant>
        <vt:i4>4653063</vt:i4>
      </vt:variant>
      <vt:variant>
        <vt:i4>3597</vt:i4>
      </vt:variant>
      <vt:variant>
        <vt:i4>0</vt:i4>
      </vt:variant>
      <vt:variant>
        <vt:i4>5</vt:i4>
      </vt:variant>
      <vt:variant>
        <vt:lpwstr>../Docs/R1-135935.zip</vt:lpwstr>
      </vt:variant>
      <vt:variant>
        <vt:lpwstr/>
      </vt:variant>
      <vt:variant>
        <vt:i4>4653059</vt:i4>
      </vt:variant>
      <vt:variant>
        <vt:i4>3594</vt:i4>
      </vt:variant>
      <vt:variant>
        <vt:i4>0</vt:i4>
      </vt:variant>
      <vt:variant>
        <vt:i4>5</vt:i4>
      </vt:variant>
      <vt:variant>
        <vt:lpwstr>../Docs/R1-135931.zip</vt:lpwstr>
      </vt:variant>
      <vt:variant>
        <vt:lpwstr/>
      </vt:variant>
      <vt:variant>
        <vt:i4>4980741</vt:i4>
      </vt:variant>
      <vt:variant>
        <vt:i4>3591</vt:i4>
      </vt:variant>
      <vt:variant>
        <vt:i4>0</vt:i4>
      </vt:variant>
      <vt:variant>
        <vt:i4>5</vt:i4>
      </vt:variant>
      <vt:variant>
        <vt:lpwstr>../Docs/R1-135886.zip</vt:lpwstr>
      </vt:variant>
      <vt:variant>
        <vt:lpwstr/>
      </vt:variant>
      <vt:variant>
        <vt:i4>4587530</vt:i4>
      </vt:variant>
      <vt:variant>
        <vt:i4>3588</vt:i4>
      </vt:variant>
      <vt:variant>
        <vt:i4>0</vt:i4>
      </vt:variant>
      <vt:variant>
        <vt:i4>5</vt:i4>
      </vt:variant>
      <vt:variant>
        <vt:lpwstr>../Docs/R1-135322.zip</vt:lpwstr>
      </vt:variant>
      <vt:variant>
        <vt:lpwstr/>
      </vt:variant>
      <vt:variant>
        <vt:i4>4456458</vt:i4>
      </vt:variant>
      <vt:variant>
        <vt:i4>3585</vt:i4>
      </vt:variant>
      <vt:variant>
        <vt:i4>0</vt:i4>
      </vt:variant>
      <vt:variant>
        <vt:i4>5</vt:i4>
      </vt:variant>
      <vt:variant>
        <vt:lpwstr>../Docs/R1-135809.zip</vt:lpwstr>
      </vt:variant>
      <vt:variant>
        <vt:lpwstr/>
      </vt:variant>
      <vt:variant>
        <vt:i4>4653060</vt:i4>
      </vt:variant>
      <vt:variant>
        <vt:i4>3582</vt:i4>
      </vt:variant>
      <vt:variant>
        <vt:i4>0</vt:i4>
      </vt:variant>
      <vt:variant>
        <vt:i4>5</vt:i4>
      </vt:variant>
      <vt:variant>
        <vt:lpwstr>../Docs/R1-135936.zip</vt:lpwstr>
      </vt:variant>
      <vt:variant>
        <vt:lpwstr/>
      </vt:variant>
      <vt:variant>
        <vt:i4>4456454</vt:i4>
      </vt:variant>
      <vt:variant>
        <vt:i4>3579</vt:i4>
      </vt:variant>
      <vt:variant>
        <vt:i4>0</vt:i4>
      </vt:variant>
      <vt:variant>
        <vt:i4>5</vt:i4>
      </vt:variant>
      <vt:variant>
        <vt:lpwstr>../Docs/R1-134815.zip</vt:lpwstr>
      </vt:variant>
      <vt:variant>
        <vt:lpwstr/>
      </vt:variant>
      <vt:variant>
        <vt:i4>4456463</vt:i4>
      </vt:variant>
      <vt:variant>
        <vt:i4>3576</vt:i4>
      </vt:variant>
      <vt:variant>
        <vt:i4>0</vt:i4>
      </vt:variant>
      <vt:variant>
        <vt:i4>5</vt:i4>
      </vt:variant>
      <vt:variant>
        <vt:lpwstr>../Docs/R1-135400.zip</vt:lpwstr>
      </vt:variant>
      <vt:variant>
        <vt:lpwstr/>
      </vt:variant>
      <vt:variant>
        <vt:i4>4456459</vt:i4>
      </vt:variant>
      <vt:variant>
        <vt:i4>3573</vt:i4>
      </vt:variant>
      <vt:variant>
        <vt:i4>0</vt:i4>
      </vt:variant>
      <vt:variant>
        <vt:i4>5</vt:i4>
      </vt:variant>
      <vt:variant>
        <vt:lpwstr>../Docs/R1-135808.zip</vt:lpwstr>
      </vt:variant>
      <vt:variant>
        <vt:lpwstr/>
      </vt:variant>
      <vt:variant>
        <vt:i4>4980748</vt:i4>
      </vt:variant>
      <vt:variant>
        <vt:i4>3570</vt:i4>
      </vt:variant>
      <vt:variant>
        <vt:i4>0</vt:i4>
      </vt:variant>
      <vt:variant>
        <vt:i4>5</vt:i4>
      </vt:variant>
      <vt:variant>
        <vt:lpwstr>../Docs/R1-135483.zip</vt:lpwstr>
      </vt:variant>
      <vt:variant>
        <vt:lpwstr/>
      </vt:variant>
      <vt:variant>
        <vt:i4>4980750</vt:i4>
      </vt:variant>
      <vt:variant>
        <vt:i4>3567</vt:i4>
      </vt:variant>
      <vt:variant>
        <vt:i4>0</vt:i4>
      </vt:variant>
      <vt:variant>
        <vt:i4>5</vt:i4>
      </vt:variant>
      <vt:variant>
        <vt:lpwstr>../Docs/R1-135481.zip</vt:lpwstr>
      </vt:variant>
      <vt:variant>
        <vt:lpwstr/>
      </vt:variant>
      <vt:variant>
        <vt:i4>4587528</vt:i4>
      </vt:variant>
      <vt:variant>
        <vt:i4>3564</vt:i4>
      </vt:variant>
      <vt:variant>
        <vt:i4>0</vt:i4>
      </vt:variant>
      <vt:variant>
        <vt:i4>5</vt:i4>
      </vt:variant>
      <vt:variant>
        <vt:lpwstr>../Docs/R1-135320.zip</vt:lpwstr>
      </vt:variant>
      <vt:variant>
        <vt:lpwstr/>
      </vt:variant>
      <vt:variant>
        <vt:i4>4587531</vt:i4>
      </vt:variant>
      <vt:variant>
        <vt:i4>3561</vt:i4>
      </vt:variant>
      <vt:variant>
        <vt:i4>0</vt:i4>
      </vt:variant>
      <vt:variant>
        <vt:i4>5</vt:i4>
      </vt:variant>
      <vt:variant>
        <vt:lpwstr>../Docs/R1-135222.zip</vt:lpwstr>
      </vt:variant>
      <vt:variant>
        <vt:lpwstr/>
      </vt:variant>
      <vt:variant>
        <vt:i4>5046287</vt:i4>
      </vt:variant>
      <vt:variant>
        <vt:i4>3558</vt:i4>
      </vt:variant>
      <vt:variant>
        <vt:i4>0</vt:i4>
      </vt:variant>
      <vt:variant>
        <vt:i4>5</vt:i4>
      </vt:variant>
      <vt:variant>
        <vt:lpwstr>../Docs/R1-135094.zip</vt:lpwstr>
      </vt:variant>
      <vt:variant>
        <vt:lpwstr/>
      </vt:variant>
      <vt:variant>
        <vt:i4>4390921</vt:i4>
      </vt:variant>
      <vt:variant>
        <vt:i4>3555</vt:i4>
      </vt:variant>
      <vt:variant>
        <vt:i4>0</vt:i4>
      </vt:variant>
      <vt:variant>
        <vt:i4>5</vt:i4>
      </vt:variant>
      <vt:variant>
        <vt:lpwstr>../Docs/R1-134567.zip</vt:lpwstr>
      </vt:variant>
      <vt:variant>
        <vt:lpwstr/>
      </vt:variant>
      <vt:variant>
        <vt:i4>4456458</vt:i4>
      </vt:variant>
      <vt:variant>
        <vt:i4>3552</vt:i4>
      </vt:variant>
      <vt:variant>
        <vt:i4>0</vt:i4>
      </vt:variant>
      <vt:variant>
        <vt:i4>5</vt:i4>
      </vt:variant>
      <vt:variant>
        <vt:lpwstr>../Docs/R1-135607.zip</vt:lpwstr>
      </vt:variant>
      <vt:variant>
        <vt:lpwstr/>
      </vt:variant>
      <vt:variant>
        <vt:i4>4194313</vt:i4>
      </vt:variant>
      <vt:variant>
        <vt:i4>3549</vt:i4>
      </vt:variant>
      <vt:variant>
        <vt:i4>0</vt:i4>
      </vt:variant>
      <vt:variant>
        <vt:i4>5</vt:i4>
      </vt:variant>
      <vt:variant>
        <vt:lpwstr>../Docs/R1-135042.zip</vt:lpwstr>
      </vt:variant>
      <vt:variant>
        <vt:lpwstr/>
      </vt:variant>
      <vt:variant>
        <vt:i4>4521996</vt:i4>
      </vt:variant>
      <vt:variant>
        <vt:i4>3546</vt:i4>
      </vt:variant>
      <vt:variant>
        <vt:i4>0</vt:i4>
      </vt:variant>
      <vt:variant>
        <vt:i4>5</vt:i4>
      </vt:variant>
      <vt:variant>
        <vt:lpwstr>../Docs/R1-135116.zip</vt:lpwstr>
      </vt:variant>
      <vt:variant>
        <vt:lpwstr/>
      </vt:variant>
      <vt:variant>
        <vt:i4>4653062</vt:i4>
      </vt:variant>
      <vt:variant>
        <vt:i4>3543</vt:i4>
      </vt:variant>
      <vt:variant>
        <vt:i4>0</vt:i4>
      </vt:variant>
      <vt:variant>
        <vt:i4>5</vt:i4>
      </vt:variant>
      <vt:variant>
        <vt:lpwstr>../Docs/R1-135934.zip</vt:lpwstr>
      </vt:variant>
      <vt:variant>
        <vt:lpwstr/>
      </vt:variant>
      <vt:variant>
        <vt:i4>4456453</vt:i4>
      </vt:variant>
      <vt:variant>
        <vt:i4>3540</vt:i4>
      </vt:variant>
      <vt:variant>
        <vt:i4>0</vt:i4>
      </vt:variant>
      <vt:variant>
        <vt:i4>5</vt:i4>
      </vt:variant>
      <vt:variant>
        <vt:lpwstr>../Docs/R1-135806.zip</vt:lpwstr>
      </vt:variant>
      <vt:variant>
        <vt:lpwstr/>
      </vt:variant>
      <vt:variant>
        <vt:i4>4456454</vt:i4>
      </vt:variant>
      <vt:variant>
        <vt:i4>3537</vt:i4>
      </vt:variant>
      <vt:variant>
        <vt:i4>0</vt:i4>
      </vt:variant>
      <vt:variant>
        <vt:i4>5</vt:i4>
      </vt:variant>
      <vt:variant>
        <vt:lpwstr>../Docs/R1-135805.zip</vt:lpwstr>
      </vt:variant>
      <vt:variant>
        <vt:lpwstr/>
      </vt:variant>
      <vt:variant>
        <vt:i4>4521998</vt:i4>
      </vt:variant>
      <vt:variant>
        <vt:i4>3534</vt:i4>
      </vt:variant>
      <vt:variant>
        <vt:i4>0</vt:i4>
      </vt:variant>
      <vt:variant>
        <vt:i4>5</vt:i4>
      </vt:variant>
      <vt:variant>
        <vt:lpwstr>../Docs/R1-135613.zip</vt:lpwstr>
      </vt:variant>
      <vt:variant>
        <vt:lpwstr/>
      </vt:variant>
      <vt:variant>
        <vt:i4>4456459</vt:i4>
      </vt:variant>
      <vt:variant>
        <vt:i4>3531</vt:i4>
      </vt:variant>
      <vt:variant>
        <vt:i4>0</vt:i4>
      </vt:variant>
      <vt:variant>
        <vt:i4>5</vt:i4>
      </vt:variant>
      <vt:variant>
        <vt:lpwstr>../Docs/R1-135606.zip</vt:lpwstr>
      </vt:variant>
      <vt:variant>
        <vt:lpwstr/>
      </vt:variant>
      <vt:variant>
        <vt:i4>5046282</vt:i4>
      </vt:variant>
      <vt:variant>
        <vt:i4>3528</vt:i4>
      </vt:variant>
      <vt:variant>
        <vt:i4>0</vt:i4>
      </vt:variant>
      <vt:variant>
        <vt:i4>5</vt:i4>
      </vt:variant>
      <vt:variant>
        <vt:lpwstr>../Docs/R1-135495.zip</vt:lpwstr>
      </vt:variant>
      <vt:variant>
        <vt:lpwstr/>
      </vt:variant>
      <vt:variant>
        <vt:i4>5046283</vt:i4>
      </vt:variant>
      <vt:variant>
        <vt:i4>3525</vt:i4>
      </vt:variant>
      <vt:variant>
        <vt:i4>0</vt:i4>
      </vt:variant>
      <vt:variant>
        <vt:i4>5</vt:i4>
      </vt:variant>
      <vt:variant>
        <vt:lpwstr>../Docs/R1-135494.zip</vt:lpwstr>
      </vt:variant>
      <vt:variant>
        <vt:lpwstr/>
      </vt:variant>
      <vt:variant>
        <vt:i4>4980751</vt:i4>
      </vt:variant>
      <vt:variant>
        <vt:i4>3522</vt:i4>
      </vt:variant>
      <vt:variant>
        <vt:i4>0</vt:i4>
      </vt:variant>
      <vt:variant>
        <vt:i4>5</vt:i4>
      </vt:variant>
      <vt:variant>
        <vt:lpwstr>../Docs/R1-135480.zip</vt:lpwstr>
      </vt:variant>
      <vt:variant>
        <vt:lpwstr/>
      </vt:variant>
      <vt:variant>
        <vt:i4>5046273</vt:i4>
      </vt:variant>
      <vt:variant>
        <vt:i4>3519</vt:i4>
      </vt:variant>
      <vt:variant>
        <vt:i4>0</vt:i4>
      </vt:variant>
      <vt:variant>
        <vt:i4>5</vt:i4>
      </vt:variant>
      <vt:variant>
        <vt:lpwstr>../Docs/R1-135399.zip</vt:lpwstr>
      </vt:variant>
      <vt:variant>
        <vt:lpwstr/>
      </vt:variant>
      <vt:variant>
        <vt:i4>4980750</vt:i4>
      </vt:variant>
      <vt:variant>
        <vt:i4>3516</vt:i4>
      </vt:variant>
      <vt:variant>
        <vt:i4>0</vt:i4>
      </vt:variant>
      <vt:variant>
        <vt:i4>5</vt:i4>
      </vt:variant>
      <vt:variant>
        <vt:lpwstr>../Docs/R1-135386.zip</vt:lpwstr>
      </vt:variant>
      <vt:variant>
        <vt:lpwstr/>
      </vt:variant>
      <vt:variant>
        <vt:i4>4980749</vt:i4>
      </vt:variant>
      <vt:variant>
        <vt:i4>3513</vt:i4>
      </vt:variant>
      <vt:variant>
        <vt:i4>0</vt:i4>
      </vt:variant>
      <vt:variant>
        <vt:i4>5</vt:i4>
      </vt:variant>
      <vt:variant>
        <vt:lpwstr>../Docs/R1-135385.zip</vt:lpwstr>
      </vt:variant>
      <vt:variant>
        <vt:lpwstr/>
      </vt:variant>
      <vt:variant>
        <vt:i4>4325377</vt:i4>
      </vt:variant>
      <vt:variant>
        <vt:i4>3510</vt:i4>
      </vt:variant>
      <vt:variant>
        <vt:i4>0</vt:i4>
      </vt:variant>
      <vt:variant>
        <vt:i4>5</vt:i4>
      </vt:variant>
      <vt:variant>
        <vt:lpwstr>../Docs/R1-135369.zip</vt:lpwstr>
      </vt:variant>
      <vt:variant>
        <vt:lpwstr/>
      </vt:variant>
      <vt:variant>
        <vt:i4>4587529</vt:i4>
      </vt:variant>
      <vt:variant>
        <vt:i4>3507</vt:i4>
      </vt:variant>
      <vt:variant>
        <vt:i4>0</vt:i4>
      </vt:variant>
      <vt:variant>
        <vt:i4>5</vt:i4>
      </vt:variant>
      <vt:variant>
        <vt:lpwstr>../Docs/R1-135321.zip</vt:lpwstr>
      </vt:variant>
      <vt:variant>
        <vt:lpwstr/>
      </vt:variant>
      <vt:variant>
        <vt:i4>4521985</vt:i4>
      </vt:variant>
      <vt:variant>
        <vt:i4>3504</vt:i4>
      </vt:variant>
      <vt:variant>
        <vt:i4>0</vt:i4>
      </vt:variant>
      <vt:variant>
        <vt:i4>5</vt:i4>
      </vt:variant>
      <vt:variant>
        <vt:lpwstr>../Docs/R1-135319.zip</vt:lpwstr>
      </vt:variant>
      <vt:variant>
        <vt:lpwstr/>
      </vt:variant>
      <vt:variant>
        <vt:i4>4521984</vt:i4>
      </vt:variant>
      <vt:variant>
        <vt:i4>3501</vt:i4>
      </vt:variant>
      <vt:variant>
        <vt:i4>0</vt:i4>
      </vt:variant>
      <vt:variant>
        <vt:i4>5</vt:i4>
      </vt:variant>
      <vt:variant>
        <vt:lpwstr>../Docs/R1-135318.zip</vt:lpwstr>
      </vt:variant>
      <vt:variant>
        <vt:lpwstr/>
      </vt:variant>
      <vt:variant>
        <vt:i4>4390913</vt:i4>
      </vt:variant>
      <vt:variant>
        <vt:i4>3498</vt:i4>
      </vt:variant>
      <vt:variant>
        <vt:i4>0</vt:i4>
      </vt:variant>
      <vt:variant>
        <vt:i4>5</vt:i4>
      </vt:variant>
      <vt:variant>
        <vt:lpwstr>../Docs/R1-135278.zip</vt:lpwstr>
      </vt:variant>
      <vt:variant>
        <vt:lpwstr/>
      </vt:variant>
      <vt:variant>
        <vt:i4>4390921</vt:i4>
      </vt:variant>
      <vt:variant>
        <vt:i4>3495</vt:i4>
      </vt:variant>
      <vt:variant>
        <vt:i4>0</vt:i4>
      </vt:variant>
      <vt:variant>
        <vt:i4>5</vt:i4>
      </vt:variant>
      <vt:variant>
        <vt:lpwstr>../Docs/R1-135270.zip</vt:lpwstr>
      </vt:variant>
      <vt:variant>
        <vt:lpwstr/>
      </vt:variant>
      <vt:variant>
        <vt:i4>4587529</vt:i4>
      </vt:variant>
      <vt:variant>
        <vt:i4>3492</vt:i4>
      </vt:variant>
      <vt:variant>
        <vt:i4>0</vt:i4>
      </vt:variant>
      <vt:variant>
        <vt:i4>5</vt:i4>
      </vt:variant>
      <vt:variant>
        <vt:lpwstr>../Docs/R1-135220.zip</vt:lpwstr>
      </vt:variant>
      <vt:variant>
        <vt:lpwstr/>
      </vt:variant>
      <vt:variant>
        <vt:i4>4390924</vt:i4>
      </vt:variant>
      <vt:variant>
        <vt:i4>3489</vt:i4>
      </vt:variant>
      <vt:variant>
        <vt:i4>0</vt:i4>
      </vt:variant>
      <vt:variant>
        <vt:i4>5</vt:i4>
      </vt:variant>
      <vt:variant>
        <vt:lpwstr>../Docs/R1-135176.zip</vt:lpwstr>
      </vt:variant>
      <vt:variant>
        <vt:lpwstr/>
      </vt:variant>
      <vt:variant>
        <vt:i4>4194315</vt:i4>
      </vt:variant>
      <vt:variant>
        <vt:i4>3486</vt:i4>
      </vt:variant>
      <vt:variant>
        <vt:i4>0</vt:i4>
      </vt:variant>
      <vt:variant>
        <vt:i4>5</vt:i4>
      </vt:variant>
      <vt:variant>
        <vt:lpwstr>../Docs/R1-135141.zip</vt:lpwstr>
      </vt:variant>
      <vt:variant>
        <vt:lpwstr/>
      </vt:variant>
      <vt:variant>
        <vt:i4>5046281</vt:i4>
      </vt:variant>
      <vt:variant>
        <vt:i4>3483</vt:i4>
      </vt:variant>
      <vt:variant>
        <vt:i4>0</vt:i4>
      </vt:variant>
      <vt:variant>
        <vt:i4>5</vt:i4>
      </vt:variant>
      <vt:variant>
        <vt:lpwstr>../Docs/R1-135092.zip</vt:lpwstr>
      </vt:variant>
      <vt:variant>
        <vt:lpwstr/>
      </vt:variant>
      <vt:variant>
        <vt:i4>4390919</vt:i4>
      </vt:variant>
      <vt:variant>
        <vt:i4>3480</vt:i4>
      </vt:variant>
      <vt:variant>
        <vt:i4>0</vt:i4>
      </vt:variant>
      <vt:variant>
        <vt:i4>5</vt:i4>
      </vt:variant>
      <vt:variant>
        <vt:lpwstr>../Docs/R1-135975.zip</vt:lpwstr>
      </vt:variant>
      <vt:variant>
        <vt:lpwstr/>
      </vt:variant>
      <vt:variant>
        <vt:i4>4653056</vt:i4>
      </vt:variant>
      <vt:variant>
        <vt:i4>3477</vt:i4>
      </vt:variant>
      <vt:variant>
        <vt:i4>0</vt:i4>
      </vt:variant>
      <vt:variant>
        <vt:i4>5</vt:i4>
      </vt:variant>
      <vt:variant>
        <vt:lpwstr>../Docs/R1-135932.zip</vt:lpwstr>
      </vt:variant>
      <vt:variant>
        <vt:lpwstr/>
      </vt:variant>
      <vt:variant>
        <vt:i4>4587531</vt:i4>
      </vt:variant>
      <vt:variant>
        <vt:i4>3474</vt:i4>
      </vt:variant>
      <vt:variant>
        <vt:i4>0</vt:i4>
      </vt:variant>
      <vt:variant>
        <vt:i4>5</vt:i4>
      </vt:variant>
      <vt:variant>
        <vt:lpwstr>../Docs/R1-135929.zip</vt:lpwstr>
      </vt:variant>
      <vt:variant>
        <vt:lpwstr/>
      </vt:variant>
      <vt:variant>
        <vt:i4>4390927</vt:i4>
      </vt:variant>
      <vt:variant>
        <vt:i4>3471</vt:i4>
      </vt:variant>
      <vt:variant>
        <vt:i4>0</vt:i4>
      </vt:variant>
      <vt:variant>
        <vt:i4>5</vt:i4>
      </vt:variant>
      <vt:variant>
        <vt:lpwstr>../Docs/R1-135175.zip</vt:lpwstr>
      </vt:variant>
      <vt:variant>
        <vt:lpwstr/>
      </vt:variant>
      <vt:variant>
        <vt:i4>4456455</vt:i4>
      </vt:variant>
      <vt:variant>
        <vt:i4>3468</vt:i4>
      </vt:variant>
      <vt:variant>
        <vt:i4>0</vt:i4>
      </vt:variant>
      <vt:variant>
        <vt:i4>5</vt:i4>
      </vt:variant>
      <vt:variant>
        <vt:lpwstr>../Docs/R1-135804.zip</vt:lpwstr>
      </vt:variant>
      <vt:variant>
        <vt:lpwstr/>
      </vt:variant>
      <vt:variant>
        <vt:i4>4456449</vt:i4>
      </vt:variant>
      <vt:variant>
        <vt:i4>3465</vt:i4>
      </vt:variant>
      <vt:variant>
        <vt:i4>0</vt:i4>
      </vt:variant>
      <vt:variant>
        <vt:i4>5</vt:i4>
      </vt:variant>
      <vt:variant>
        <vt:lpwstr>../Docs/R1-135903.zip</vt:lpwstr>
      </vt:variant>
      <vt:variant>
        <vt:lpwstr/>
      </vt:variant>
      <vt:variant>
        <vt:i4>4390926</vt:i4>
      </vt:variant>
      <vt:variant>
        <vt:i4>3462</vt:i4>
      </vt:variant>
      <vt:variant>
        <vt:i4>0</vt:i4>
      </vt:variant>
      <vt:variant>
        <vt:i4>5</vt:i4>
      </vt:variant>
      <vt:variant>
        <vt:lpwstr>../Docs/R1-135277.zip</vt:lpwstr>
      </vt:variant>
      <vt:variant>
        <vt:lpwstr/>
      </vt:variant>
      <vt:variant>
        <vt:i4>4390918</vt:i4>
      </vt:variant>
      <vt:variant>
        <vt:i4>3459</vt:i4>
      </vt:variant>
      <vt:variant>
        <vt:i4>0</vt:i4>
      </vt:variant>
      <vt:variant>
        <vt:i4>5</vt:i4>
      </vt:variant>
      <vt:variant>
        <vt:lpwstr>../Docs/R1-135479.zip</vt:lpwstr>
      </vt:variant>
      <vt:variant>
        <vt:lpwstr/>
      </vt:variant>
      <vt:variant>
        <vt:i4>4653068</vt:i4>
      </vt:variant>
      <vt:variant>
        <vt:i4>3456</vt:i4>
      </vt:variant>
      <vt:variant>
        <vt:i4>0</vt:i4>
      </vt:variant>
      <vt:variant>
        <vt:i4>5</vt:i4>
      </vt:variant>
      <vt:variant>
        <vt:lpwstr>../Docs/R1-135532.zip</vt:lpwstr>
      </vt:variant>
      <vt:variant>
        <vt:lpwstr/>
      </vt:variant>
      <vt:variant>
        <vt:i4>4259850</vt:i4>
      </vt:variant>
      <vt:variant>
        <vt:i4>3453</vt:i4>
      </vt:variant>
      <vt:variant>
        <vt:i4>0</vt:i4>
      </vt:variant>
      <vt:variant>
        <vt:i4>5</vt:i4>
      </vt:variant>
      <vt:variant>
        <vt:lpwstr>../Docs/R1-135554.zip</vt:lpwstr>
      </vt:variant>
      <vt:variant>
        <vt:lpwstr/>
      </vt:variant>
      <vt:variant>
        <vt:i4>4194316</vt:i4>
      </vt:variant>
      <vt:variant>
        <vt:i4>3450</vt:i4>
      </vt:variant>
      <vt:variant>
        <vt:i4>0</vt:i4>
      </vt:variant>
      <vt:variant>
        <vt:i4>5</vt:i4>
      </vt:variant>
      <vt:variant>
        <vt:lpwstr>../Docs/R1-135542.zip</vt:lpwstr>
      </vt:variant>
      <vt:variant>
        <vt:lpwstr/>
      </vt:variant>
      <vt:variant>
        <vt:i4>4521999</vt:i4>
      </vt:variant>
      <vt:variant>
        <vt:i4>3447</vt:i4>
      </vt:variant>
      <vt:variant>
        <vt:i4>0</vt:i4>
      </vt:variant>
      <vt:variant>
        <vt:i4>5</vt:i4>
      </vt:variant>
      <vt:variant>
        <vt:lpwstr>../Docs/R1-135317.zip</vt:lpwstr>
      </vt:variant>
      <vt:variant>
        <vt:lpwstr/>
      </vt:variant>
      <vt:variant>
        <vt:i4>4194314</vt:i4>
      </vt:variant>
      <vt:variant>
        <vt:i4>3444</vt:i4>
      </vt:variant>
      <vt:variant>
        <vt:i4>0</vt:i4>
      </vt:variant>
      <vt:variant>
        <vt:i4>5</vt:i4>
      </vt:variant>
      <vt:variant>
        <vt:lpwstr>../Docs/R1-135140.zip</vt:lpwstr>
      </vt:variant>
      <vt:variant>
        <vt:lpwstr/>
      </vt:variant>
      <vt:variant>
        <vt:i4>4325376</vt:i4>
      </vt:variant>
      <vt:variant>
        <vt:i4>3441</vt:i4>
      </vt:variant>
      <vt:variant>
        <vt:i4>0</vt:i4>
      </vt:variant>
      <vt:variant>
        <vt:i4>5</vt:i4>
      </vt:variant>
      <vt:variant>
        <vt:lpwstr>../Docs/R1-135368.zip</vt:lpwstr>
      </vt:variant>
      <vt:variant>
        <vt:lpwstr/>
      </vt:variant>
      <vt:variant>
        <vt:i4>4194314</vt:i4>
      </vt:variant>
      <vt:variant>
        <vt:i4>3438</vt:i4>
      </vt:variant>
      <vt:variant>
        <vt:i4>0</vt:i4>
      </vt:variant>
      <vt:variant>
        <vt:i4>5</vt:i4>
      </vt:variant>
      <vt:variant>
        <vt:lpwstr>../Docs/R1-135041.zip</vt:lpwstr>
      </vt:variant>
      <vt:variant>
        <vt:lpwstr/>
      </vt:variant>
      <vt:variant>
        <vt:i4>4521993</vt:i4>
      </vt:variant>
      <vt:variant>
        <vt:i4>3435</vt:i4>
      </vt:variant>
      <vt:variant>
        <vt:i4>0</vt:i4>
      </vt:variant>
      <vt:variant>
        <vt:i4>5</vt:i4>
      </vt:variant>
      <vt:variant>
        <vt:lpwstr>../Docs/R1-135113.zip</vt:lpwstr>
      </vt:variant>
      <vt:variant>
        <vt:lpwstr/>
      </vt:variant>
      <vt:variant>
        <vt:i4>5046282</vt:i4>
      </vt:variant>
      <vt:variant>
        <vt:i4>3432</vt:i4>
      </vt:variant>
      <vt:variant>
        <vt:i4>0</vt:i4>
      </vt:variant>
      <vt:variant>
        <vt:i4>5</vt:i4>
      </vt:variant>
      <vt:variant>
        <vt:lpwstr>../Docs/R1-135091.zip</vt:lpwstr>
      </vt:variant>
      <vt:variant>
        <vt:lpwstr/>
      </vt:variant>
      <vt:variant>
        <vt:i4>4456448</vt:i4>
      </vt:variant>
      <vt:variant>
        <vt:i4>3429</vt:i4>
      </vt:variant>
      <vt:variant>
        <vt:i4>0</vt:i4>
      </vt:variant>
      <vt:variant>
        <vt:i4>5</vt:i4>
      </vt:variant>
      <vt:variant>
        <vt:lpwstr>../Docs/R1-135803.zip</vt:lpwstr>
      </vt:variant>
      <vt:variant>
        <vt:lpwstr/>
      </vt:variant>
      <vt:variant>
        <vt:i4>4521998</vt:i4>
      </vt:variant>
      <vt:variant>
        <vt:i4>3426</vt:i4>
      </vt:variant>
      <vt:variant>
        <vt:i4>0</vt:i4>
      </vt:variant>
      <vt:variant>
        <vt:i4>5</vt:i4>
      </vt:variant>
      <vt:variant>
        <vt:lpwstr>../Docs/R1-135316.zip</vt:lpwstr>
      </vt:variant>
      <vt:variant>
        <vt:lpwstr/>
      </vt:variant>
      <vt:variant>
        <vt:i4>4325377</vt:i4>
      </vt:variant>
      <vt:variant>
        <vt:i4>3423</vt:i4>
      </vt:variant>
      <vt:variant>
        <vt:i4>0</vt:i4>
      </vt:variant>
      <vt:variant>
        <vt:i4>5</vt:i4>
      </vt:variant>
      <vt:variant>
        <vt:lpwstr>../Docs/R1-135268.zip</vt:lpwstr>
      </vt:variant>
      <vt:variant>
        <vt:lpwstr/>
      </vt:variant>
      <vt:variant>
        <vt:i4>5046287</vt:i4>
      </vt:variant>
      <vt:variant>
        <vt:i4>3420</vt:i4>
      </vt:variant>
      <vt:variant>
        <vt:i4>0</vt:i4>
      </vt:variant>
      <vt:variant>
        <vt:i4>5</vt:i4>
      </vt:variant>
      <vt:variant>
        <vt:lpwstr>../Docs/R1-135591.zip</vt:lpwstr>
      </vt:variant>
      <vt:variant>
        <vt:lpwstr/>
      </vt:variant>
      <vt:variant>
        <vt:i4>4521984</vt:i4>
      </vt:variant>
      <vt:variant>
        <vt:i4>3417</vt:i4>
      </vt:variant>
      <vt:variant>
        <vt:i4>0</vt:i4>
      </vt:variant>
      <vt:variant>
        <vt:i4>5</vt:i4>
      </vt:variant>
      <vt:variant>
        <vt:lpwstr>../Docs/R1-135219.zip</vt:lpwstr>
      </vt:variant>
      <vt:variant>
        <vt:lpwstr/>
      </vt:variant>
      <vt:variant>
        <vt:i4>4456461</vt:i4>
      </vt:variant>
      <vt:variant>
        <vt:i4>3414</vt:i4>
      </vt:variant>
      <vt:variant>
        <vt:i4>0</vt:i4>
      </vt:variant>
      <vt:variant>
        <vt:i4>5</vt:i4>
      </vt:variant>
      <vt:variant>
        <vt:lpwstr>../Docs/R1-135402.zip</vt:lpwstr>
      </vt:variant>
      <vt:variant>
        <vt:lpwstr/>
      </vt:variant>
      <vt:variant>
        <vt:i4>5046272</vt:i4>
      </vt:variant>
      <vt:variant>
        <vt:i4>3411</vt:i4>
      </vt:variant>
      <vt:variant>
        <vt:i4>0</vt:i4>
      </vt:variant>
      <vt:variant>
        <vt:i4>5</vt:i4>
      </vt:variant>
      <vt:variant>
        <vt:lpwstr>../Docs/R1-135398.zip</vt:lpwstr>
      </vt:variant>
      <vt:variant>
        <vt:lpwstr/>
      </vt:variant>
      <vt:variant>
        <vt:i4>4521998</vt:i4>
      </vt:variant>
      <vt:variant>
        <vt:i4>3408</vt:i4>
      </vt:variant>
      <vt:variant>
        <vt:i4>0</vt:i4>
      </vt:variant>
      <vt:variant>
        <vt:i4>5</vt:i4>
      </vt:variant>
      <vt:variant>
        <vt:lpwstr>../Docs/R1-135114.zip</vt:lpwstr>
      </vt:variant>
      <vt:variant>
        <vt:lpwstr/>
      </vt:variant>
      <vt:variant>
        <vt:i4>4456457</vt:i4>
      </vt:variant>
      <vt:variant>
        <vt:i4>3405</vt:i4>
      </vt:variant>
      <vt:variant>
        <vt:i4>0</vt:i4>
      </vt:variant>
      <vt:variant>
        <vt:i4>5</vt:i4>
      </vt:variant>
      <vt:variant>
        <vt:lpwstr>../Docs/R1-136032.zip</vt:lpwstr>
      </vt:variant>
      <vt:variant>
        <vt:lpwstr/>
      </vt:variant>
      <vt:variant>
        <vt:i4>2686977</vt:i4>
      </vt:variant>
      <vt:variant>
        <vt:i4>3402</vt:i4>
      </vt:variant>
      <vt:variant>
        <vt:i4>0</vt:i4>
      </vt:variant>
      <vt:variant>
        <vt:i4>5</vt:i4>
      </vt:variant>
      <vt:variant>
        <vt:lpwstr>http://www.3gpp.org/ftp/tsg_ran/TSG_RAN/TSGR_58/Docs/RP-122009.zip</vt:lpwstr>
      </vt:variant>
      <vt:variant>
        <vt:lpwstr/>
      </vt:variant>
      <vt:variant>
        <vt:i4>4521985</vt:i4>
      </vt:variant>
      <vt:variant>
        <vt:i4>3399</vt:i4>
      </vt:variant>
      <vt:variant>
        <vt:i4>0</vt:i4>
      </vt:variant>
      <vt:variant>
        <vt:i4>5</vt:i4>
      </vt:variant>
      <vt:variant>
        <vt:lpwstr>../Docs/R1-135218.zip</vt:lpwstr>
      </vt:variant>
      <vt:variant>
        <vt:lpwstr/>
      </vt:variant>
      <vt:variant>
        <vt:i4>4587534</vt:i4>
      </vt:variant>
      <vt:variant>
        <vt:i4>3396</vt:i4>
      </vt:variant>
      <vt:variant>
        <vt:i4>0</vt:i4>
      </vt:variant>
      <vt:variant>
        <vt:i4>5</vt:i4>
      </vt:variant>
      <vt:variant>
        <vt:lpwstr>../Docs/R1-136015.zip</vt:lpwstr>
      </vt:variant>
      <vt:variant>
        <vt:lpwstr/>
      </vt:variant>
      <vt:variant>
        <vt:i4>4587534</vt:i4>
      </vt:variant>
      <vt:variant>
        <vt:i4>3393</vt:i4>
      </vt:variant>
      <vt:variant>
        <vt:i4>0</vt:i4>
      </vt:variant>
      <vt:variant>
        <vt:i4>5</vt:i4>
      </vt:variant>
      <vt:variant>
        <vt:lpwstr>../Docs/R1-136015.zip</vt:lpwstr>
      </vt:variant>
      <vt:variant>
        <vt:lpwstr/>
      </vt:variant>
      <vt:variant>
        <vt:i4>4325380</vt:i4>
      </vt:variant>
      <vt:variant>
        <vt:i4>3390</vt:i4>
      </vt:variant>
      <vt:variant>
        <vt:i4>0</vt:i4>
      </vt:variant>
      <vt:variant>
        <vt:i4>5</vt:i4>
      </vt:variant>
      <vt:variant>
        <vt:lpwstr>../Docs/R1-135768.zip</vt:lpwstr>
      </vt:variant>
      <vt:variant>
        <vt:lpwstr/>
      </vt:variant>
      <vt:variant>
        <vt:i4>4456458</vt:i4>
      </vt:variant>
      <vt:variant>
        <vt:i4>3387</vt:i4>
      </vt:variant>
      <vt:variant>
        <vt:i4>0</vt:i4>
      </vt:variant>
      <vt:variant>
        <vt:i4>5</vt:i4>
      </vt:variant>
      <vt:variant>
        <vt:lpwstr>../Docs/R1-135706.zip</vt:lpwstr>
      </vt:variant>
      <vt:variant>
        <vt:lpwstr/>
      </vt:variant>
      <vt:variant>
        <vt:i4>4653066</vt:i4>
      </vt:variant>
      <vt:variant>
        <vt:i4>3384</vt:i4>
      </vt:variant>
      <vt:variant>
        <vt:i4>0</vt:i4>
      </vt:variant>
      <vt:variant>
        <vt:i4>5</vt:i4>
      </vt:variant>
      <vt:variant>
        <vt:lpwstr>../Docs/R1-135637.zip</vt:lpwstr>
      </vt:variant>
      <vt:variant>
        <vt:lpwstr/>
      </vt:variant>
      <vt:variant>
        <vt:i4>4194319</vt:i4>
      </vt:variant>
      <vt:variant>
        <vt:i4>3381</vt:i4>
      </vt:variant>
      <vt:variant>
        <vt:i4>0</vt:i4>
      </vt:variant>
      <vt:variant>
        <vt:i4>5</vt:i4>
      </vt:variant>
      <vt:variant>
        <vt:lpwstr>../Docs/R1-135541.zip</vt:lpwstr>
      </vt:variant>
      <vt:variant>
        <vt:lpwstr/>
      </vt:variant>
      <vt:variant>
        <vt:i4>4587529</vt:i4>
      </vt:variant>
      <vt:variant>
        <vt:i4>3378</vt:i4>
      </vt:variant>
      <vt:variant>
        <vt:i4>0</vt:i4>
      </vt:variant>
      <vt:variant>
        <vt:i4>5</vt:i4>
      </vt:variant>
      <vt:variant>
        <vt:lpwstr>../Docs/R1-135527.zip</vt:lpwstr>
      </vt:variant>
      <vt:variant>
        <vt:lpwstr/>
      </vt:variant>
      <vt:variant>
        <vt:i4>4390919</vt:i4>
      </vt:variant>
      <vt:variant>
        <vt:i4>3375</vt:i4>
      </vt:variant>
      <vt:variant>
        <vt:i4>0</vt:i4>
      </vt:variant>
      <vt:variant>
        <vt:i4>5</vt:i4>
      </vt:variant>
      <vt:variant>
        <vt:lpwstr>../Docs/R1-135478.zip</vt:lpwstr>
      </vt:variant>
      <vt:variant>
        <vt:lpwstr/>
      </vt:variant>
      <vt:variant>
        <vt:i4>4194310</vt:i4>
      </vt:variant>
      <vt:variant>
        <vt:i4>3372</vt:i4>
      </vt:variant>
      <vt:variant>
        <vt:i4>0</vt:i4>
      </vt:variant>
      <vt:variant>
        <vt:i4>5</vt:i4>
      </vt:variant>
      <vt:variant>
        <vt:lpwstr>../Docs/R1-135449.zip</vt:lpwstr>
      </vt:variant>
      <vt:variant>
        <vt:lpwstr/>
      </vt:variant>
      <vt:variant>
        <vt:i4>4456456</vt:i4>
      </vt:variant>
      <vt:variant>
        <vt:i4>3369</vt:i4>
      </vt:variant>
      <vt:variant>
        <vt:i4>0</vt:i4>
      </vt:variant>
      <vt:variant>
        <vt:i4>5</vt:i4>
      </vt:variant>
      <vt:variant>
        <vt:lpwstr>../Docs/R1-135407.zip</vt:lpwstr>
      </vt:variant>
      <vt:variant>
        <vt:lpwstr/>
      </vt:variant>
      <vt:variant>
        <vt:i4>4980748</vt:i4>
      </vt:variant>
      <vt:variant>
        <vt:i4>3366</vt:i4>
      </vt:variant>
      <vt:variant>
        <vt:i4>0</vt:i4>
      </vt:variant>
      <vt:variant>
        <vt:i4>5</vt:i4>
      </vt:variant>
      <vt:variant>
        <vt:lpwstr>../Docs/R1-135384.zip</vt:lpwstr>
      </vt:variant>
      <vt:variant>
        <vt:lpwstr/>
      </vt:variant>
      <vt:variant>
        <vt:i4>4194306</vt:i4>
      </vt:variant>
      <vt:variant>
        <vt:i4>3363</vt:i4>
      </vt:variant>
      <vt:variant>
        <vt:i4>0</vt:i4>
      </vt:variant>
      <vt:variant>
        <vt:i4>5</vt:i4>
      </vt:variant>
      <vt:variant>
        <vt:lpwstr>../Docs/R1-135841.zip</vt:lpwstr>
      </vt:variant>
      <vt:variant>
        <vt:lpwstr/>
      </vt:variant>
      <vt:variant>
        <vt:i4>4521997</vt:i4>
      </vt:variant>
      <vt:variant>
        <vt:i4>3360</vt:i4>
      </vt:variant>
      <vt:variant>
        <vt:i4>0</vt:i4>
      </vt:variant>
      <vt:variant>
        <vt:i4>5</vt:i4>
      </vt:variant>
      <vt:variant>
        <vt:lpwstr>../Docs/R1-135315.zip</vt:lpwstr>
      </vt:variant>
      <vt:variant>
        <vt:lpwstr/>
      </vt:variant>
      <vt:variant>
        <vt:i4>4521998</vt:i4>
      </vt:variant>
      <vt:variant>
        <vt:i4>3357</vt:i4>
      </vt:variant>
      <vt:variant>
        <vt:i4>0</vt:i4>
      </vt:variant>
      <vt:variant>
        <vt:i4>5</vt:i4>
      </vt:variant>
      <vt:variant>
        <vt:lpwstr>../Docs/R1-135217.zip</vt:lpwstr>
      </vt:variant>
      <vt:variant>
        <vt:lpwstr/>
      </vt:variant>
      <vt:variant>
        <vt:i4>4390926</vt:i4>
      </vt:variant>
      <vt:variant>
        <vt:i4>3354</vt:i4>
      </vt:variant>
      <vt:variant>
        <vt:i4>0</vt:i4>
      </vt:variant>
      <vt:variant>
        <vt:i4>5</vt:i4>
      </vt:variant>
      <vt:variant>
        <vt:lpwstr>../Docs/R1-135174.zip</vt:lpwstr>
      </vt:variant>
      <vt:variant>
        <vt:lpwstr/>
      </vt:variant>
      <vt:variant>
        <vt:i4>4521985</vt:i4>
      </vt:variant>
      <vt:variant>
        <vt:i4>3351</vt:i4>
      </vt:variant>
      <vt:variant>
        <vt:i4>0</vt:i4>
      </vt:variant>
      <vt:variant>
        <vt:i4>5</vt:i4>
      </vt:variant>
      <vt:variant>
        <vt:lpwstr>../Docs/R1-135812.zip</vt:lpwstr>
      </vt:variant>
      <vt:variant>
        <vt:lpwstr/>
      </vt:variant>
      <vt:variant>
        <vt:i4>4653067</vt:i4>
      </vt:variant>
      <vt:variant>
        <vt:i4>3348</vt:i4>
      </vt:variant>
      <vt:variant>
        <vt:i4>0</vt:i4>
      </vt:variant>
      <vt:variant>
        <vt:i4>5</vt:i4>
      </vt:variant>
      <vt:variant>
        <vt:lpwstr>../Docs/R1-135636.zip</vt:lpwstr>
      </vt:variant>
      <vt:variant>
        <vt:lpwstr/>
      </vt:variant>
      <vt:variant>
        <vt:i4>4456457</vt:i4>
      </vt:variant>
      <vt:variant>
        <vt:i4>3345</vt:i4>
      </vt:variant>
      <vt:variant>
        <vt:i4>0</vt:i4>
      </vt:variant>
      <vt:variant>
        <vt:i4>5</vt:i4>
      </vt:variant>
      <vt:variant>
        <vt:lpwstr>../Docs/R1-135604.zip</vt:lpwstr>
      </vt:variant>
      <vt:variant>
        <vt:lpwstr/>
      </vt:variant>
      <vt:variant>
        <vt:i4>4194311</vt:i4>
      </vt:variant>
      <vt:variant>
        <vt:i4>3342</vt:i4>
      </vt:variant>
      <vt:variant>
        <vt:i4>0</vt:i4>
      </vt:variant>
      <vt:variant>
        <vt:i4>5</vt:i4>
      </vt:variant>
      <vt:variant>
        <vt:lpwstr>../Docs/R1-135549.zip</vt:lpwstr>
      </vt:variant>
      <vt:variant>
        <vt:lpwstr/>
      </vt:variant>
      <vt:variant>
        <vt:i4>4587528</vt:i4>
      </vt:variant>
      <vt:variant>
        <vt:i4>3339</vt:i4>
      </vt:variant>
      <vt:variant>
        <vt:i4>0</vt:i4>
      </vt:variant>
      <vt:variant>
        <vt:i4>5</vt:i4>
      </vt:variant>
      <vt:variant>
        <vt:lpwstr>../Docs/R1-135526.zip</vt:lpwstr>
      </vt:variant>
      <vt:variant>
        <vt:lpwstr/>
      </vt:variant>
      <vt:variant>
        <vt:i4>4587534</vt:i4>
      </vt:variant>
      <vt:variant>
        <vt:i4>3336</vt:i4>
      </vt:variant>
      <vt:variant>
        <vt:i4>0</vt:i4>
      </vt:variant>
      <vt:variant>
        <vt:i4>5</vt:i4>
      </vt:variant>
      <vt:variant>
        <vt:lpwstr>../Docs/R1-135520.zip</vt:lpwstr>
      </vt:variant>
      <vt:variant>
        <vt:lpwstr/>
      </vt:variant>
      <vt:variant>
        <vt:i4>4325388</vt:i4>
      </vt:variant>
      <vt:variant>
        <vt:i4>3333</vt:i4>
      </vt:variant>
      <vt:variant>
        <vt:i4>0</vt:i4>
      </vt:variant>
      <vt:variant>
        <vt:i4>5</vt:i4>
      </vt:variant>
      <vt:variant>
        <vt:lpwstr>../Docs/R1-135265.zip</vt:lpwstr>
      </vt:variant>
      <vt:variant>
        <vt:lpwstr/>
      </vt:variant>
      <vt:variant>
        <vt:i4>4390921</vt:i4>
      </vt:variant>
      <vt:variant>
        <vt:i4>3330</vt:i4>
      </vt:variant>
      <vt:variant>
        <vt:i4>0</vt:i4>
      </vt:variant>
      <vt:variant>
        <vt:i4>5</vt:i4>
      </vt:variant>
      <vt:variant>
        <vt:lpwstr>../Docs/R1-135173.zip</vt:lpwstr>
      </vt:variant>
      <vt:variant>
        <vt:lpwstr/>
      </vt:variant>
      <vt:variant>
        <vt:i4>4980748</vt:i4>
      </vt:variant>
      <vt:variant>
        <vt:i4>3327</vt:i4>
      </vt:variant>
      <vt:variant>
        <vt:i4>0</vt:i4>
      </vt:variant>
      <vt:variant>
        <vt:i4>5</vt:i4>
      </vt:variant>
      <vt:variant>
        <vt:lpwstr>../Docs/R1-135087.zip</vt:lpwstr>
      </vt:variant>
      <vt:variant>
        <vt:lpwstr/>
      </vt:variant>
      <vt:variant>
        <vt:i4>4521986</vt:i4>
      </vt:variant>
      <vt:variant>
        <vt:i4>3324</vt:i4>
      </vt:variant>
      <vt:variant>
        <vt:i4>0</vt:i4>
      </vt:variant>
      <vt:variant>
        <vt:i4>5</vt:i4>
      </vt:variant>
      <vt:variant>
        <vt:lpwstr>../Docs/R1-135811.zip</vt:lpwstr>
      </vt:variant>
      <vt:variant>
        <vt:lpwstr/>
      </vt:variant>
      <vt:variant>
        <vt:i4>4325387</vt:i4>
      </vt:variant>
      <vt:variant>
        <vt:i4>3321</vt:i4>
      </vt:variant>
      <vt:variant>
        <vt:i4>0</vt:i4>
      </vt:variant>
      <vt:variant>
        <vt:i4>5</vt:i4>
      </vt:variant>
      <vt:variant>
        <vt:lpwstr>../Docs/R1-135767.zip</vt:lpwstr>
      </vt:variant>
      <vt:variant>
        <vt:lpwstr/>
      </vt:variant>
      <vt:variant>
        <vt:i4>4390917</vt:i4>
      </vt:variant>
      <vt:variant>
        <vt:i4>3318</vt:i4>
      </vt:variant>
      <vt:variant>
        <vt:i4>0</vt:i4>
      </vt:variant>
      <vt:variant>
        <vt:i4>5</vt:i4>
      </vt:variant>
      <vt:variant>
        <vt:lpwstr>../Docs/R1-135678.zip</vt:lpwstr>
      </vt:variant>
      <vt:variant>
        <vt:lpwstr/>
      </vt:variant>
      <vt:variant>
        <vt:i4>4521991</vt:i4>
      </vt:variant>
      <vt:variant>
        <vt:i4>3315</vt:i4>
      </vt:variant>
      <vt:variant>
        <vt:i4>0</vt:i4>
      </vt:variant>
      <vt:variant>
        <vt:i4>5</vt:i4>
      </vt:variant>
      <vt:variant>
        <vt:lpwstr>../Docs/R1-135519.zip</vt:lpwstr>
      </vt:variant>
      <vt:variant>
        <vt:lpwstr/>
      </vt:variant>
      <vt:variant>
        <vt:i4>4390920</vt:i4>
      </vt:variant>
      <vt:variant>
        <vt:i4>3312</vt:i4>
      </vt:variant>
      <vt:variant>
        <vt:i4>0</vt:i4>
      </vt:variant>
      <vt:variant>
        <vt:i4>5</vt:i4>
      </vt:variant>
      <vt:variant>
        <vt:lpwstr>../Docs/R1-135477.zip</vt:lpwstr>
      </vt:variant>
      <vt:variant>
        <vt:lpwstr/>
      </vt:variant>
      <vt:variant>
        <vt:i4>4456455</vt:i4>
      </vt:variant>
      <vt:variant>
        <vt:i4>3309</vt:i4>
      </vt:variant>
      <vt:variant>
        <vt:i4>0</vt:i4>
      </vt:variant>
      <vt:variant>
        <vt:i4>5</vt:i4>
      </vt:variant>
      <vt:variant>
        <vt:lpwstr>../Docs/R1-135408.zip</vt:lpwstr>
      </vt:variant>
      <vt:variant>
        <vt:lpwstr/>
      </vt:variant>
      <vt:variant>
        <vt:i4>4521996</vt:i4>
      </vt:variant>
      <vt:variant>
        <vt:i4>3306</vt:i4>
      </vt:variant>
      <vt:variant>
        <vt:i4>0</vt:i4>
      </vt:variant>
      <vt:variant>
        <vt:i4>5</vt:i4>
      </vt:variant>
      <vt:variant>
        <vt:lpwstr>../Docs/R1-135314.zip</vt:lpwstr>
      </vt:variant>
      <vt:variant>
        <vt:lpwstr/>
      </vt:variant>
      <vt:variant>
        <vt:i4>4521999</vt:i4>
      </vt:variant>
      <vt:variant>
        <vt:i4>3303</vt:i4>
      </vt:variant>
      <vt:variant>
        <vt:i4>0</vt:i4>
      </vt:variant>
      <vt:variant>
        <vt:i4>5</vt:i4>
      </vt:variant>
      <vt:variant>
        <vt:lpwstr>../Docs/R1-135216.zip</vt:lpwstr>
      </vt:variant>
      <vt:variant>
        <vt:lpwstr/>
      </vt:variant>
      <vt:variant>
        <vt:i4>4653059</vt:i4>
      </vt:variant>
      <vt:variant>
        <vt:i4>3300</vt:i4>
      </vt:variant>
      <vt:variant>
        <vt:i4>0</vt:i4>
      </vt:variant>
      <vt:variant>
        <vt:i4>5</vt:i4>
      </vt:variant>
      <vt:variant>
        <vt:lpwstr>../Docs/R1-135139.zip</vt:lpwstr>
      </vt:variant>
      <vt:variant>
        <vt:lpwstr/>
      </vt:variant>
      <vt:variant>
        <vt:i4>4521992</vt:i4>
      </vt:variant>
      <vt:variant>
        <vt:i4>3297</vt:i4>
      </vt:variant>
      <vt:variant>
        <vt:i4>0</vt:i4>
      </vt:variant>
      <vt:variant>
        <vt:i4>5</vt:i4>
      </vt:variant>
      <vt:variant>
        <vt:lpwstr>../Docs/R1-135112.zip</vt:lpwstr>
      </vt:variant>
      <vt:variant>
        <vt:lpwstr/>
      </vt:variant>
      <vt:variant>
        <vt:i4>4980749</vt:i4>
      </vt:variant>
      <vt:variant>
        <vt:i4>3294</vt:i4>
      </vt:variant>
      <vt:variant>
        <vt:i4>0</vt:i4>
      </vt:variant>
      <vt:variant>
        <vt:i4>5</vt:i4>
      </vt:variant>
      <vt:variant>
        <vt:lpwstr>../Docs/R1-135086.zip</vt:lpwstr>
      </vt:variant>
      <vt:variant>
        <vt:lpwstr/>
      </vt:variant>
      <vt:variant>
        <vt:i4>4194315</vt:i4>
      </vt:variant>
      <vt:variant>
        <vt:i4>3291</vt:i4>
      </vt:variant>
      <vt:variant>
        <vt:i4>0</vt:i4>
      </vt:variant>
      <vt:variant>
        <vt:i4>5</vt:i4>
      </vt:variant>
      <vt:variant>
        <vt:lpwstr>../Docs/R1-135040.zip</vt:lpwstr>
      </vt:variant>
      <vt:variant>
        <vt:lpwstr/>
      </vt:variant>
      <vt:variant>
        <vt:i4>5046286</vt:i4>
      </vt:variant>
      <vt:variant>
        <vt:i4>3288</vt:i4>
      </vt:variant>
      <vt:variant>
        <vt:i4>0</vt:i4>
      </vt:variant>
      <vt:variant>
        <vt:i4>5</vt:i4>
      </vt:variant>
      <vt:variant>
        <vt:lpwstr>../Docs/R1-135590.zip</vt:lpwstr>
      </vt:variant>
      <vt:variant>
        <vt:lpwstr/>
      </vt:variant>
      <vt:variant>
        <vt:i4>4194315</vt:i4>
      </vt:variant>
      <vt:variant>
        <vt:i4>3285</vt:i4>
      </vt:variant>
      <vt:variant>
        <vt:i4>0</vt:i4>
      </vt:variant>
      <vt:variant>
        <vt:i4>5</vt:i4>
      </vt:variant>
      <vt:variant>
        <vt:lpwstr>../Docs/R1-135949.zip</vt:lpwstr>
      </vt:variant>
      <vt:variant>
        <vt:lpwstr/>
      </vt:variant>
      <vt:variant>
        <vt:i4>4653067</vt:i4>
      </vt:variant>
      <vt:variant>
        <vt:i4>3282</vt:i4>
      </vt:variant>
      <vt:variant>
        <vt:i4>0</vt:i4>
      </vt:variant>
      <vt:variant>
        <vt:i4>5</vt:i4>
      </vt:variant>
      <vt:variant>
        <vt:lpwstr>../Docs/R1-136000.zip</vt:lpwstr>
      </vt:variant>
      <vt:variant>
        <vt:lpwstr/>
      </vt:variant>
      <vt:variant>
        <vt:i4>4259840</vt:i4>
      </vt:variant>
      <vt:variant>
        <vt:i4>3279</vt:i4>
      </vt:variant>
      <vt:variant>
        <vt:i4>0</vt:i4>
      </vt:variant>
      <vt:variant>
        <vt:i4>5</vt:i4>
      </vt:variant>
      <vt:variant>
        <vt:lpwstr>../Docs/R1-135952.zip</vt:lpwstr>
      </vt:variant>
      <vt:variant>
        <vt:lpwstr/>
      </vt:variant>
      <vt:variant>
        <vt:i4>4653067</vt:i4>
      </vt:variant>
      <vt:variant>
        <vt:i4>3276</vt:i4>
      </vt:variant>
      <vt:variant>
        <vt:i4>0</vt:i4>
      </vt:variant>
      <vt:variant>
        <vt:i4>5</vt:i4>
      </vt:variant>
      <vt:variant>
        <vt:lpwstr>../Docs/R1-136000.zip</vt:lpwstr>
      </vt:variant>
      <vt:variant>
        <vt:lpwstr/>
      </vt:variant>
      <vt:variant>
        <vt:i4>4259840</vt:i4>
      </vt:variant>
      <vt:variant>
        <vt:i4>3273</vt:i4>
      </vt:variant>
      <vt:variant>
        <vt:i4>0</vt:i4>
      </vt:variant>
      <vt:variant>
        <vt:i4>5</vt:i4>
      </vt:variant>
      <vt:variant>
        <vt:lpwstr>../Docs/R1-135952.zip</vt:lpwstr>
      </vt:variant>
      <vt:variant>
        <vt:lpwstr/>
      </vt:variant>
      <vt:variant>
        <vt:i4>4325386</vt:i4>
      </vt:variant>
      <vt:variant>
        <vt:i4>3270</vt:i4>
      </vt:variant>
      <vt:variant>
        <vt:i4>0</vt:i4>
      </vt:variant>
      <vt:variant>
        <vt:i4>5</vt:i4>
      </vt:variant>
      <vt:variant>
        <vt:lpwstr>../Docs/R1-135766.zip</vt:lpwstr>
      </vt:variant>
      <vt:variant>
        <vt:lpwstr/>
      </vt:variant>
      <vt:variant>
        <vt:i4>4456462</vt:i4>
      </vt:variant>
      <vt:variant>
        <vt:i4>3267</vt:i4>
      </vt:variant>
      <vt:variant>
        <vt:i4>0</vt:i4>
      </vt:variant>
      <vt:variant>
        <vt:i4>5</vt:i4>
      </vt:variant>
      <vt:variant>
        <vt:lpwstr>../Docs/R1-135603.zip</vt:lpwstr>
      </vt:variant>
      <vt:variant>
        <vt:lpwstr/>
      </vt:variant>
      <vt:variant>
        <vt:i4>4194311</vt:i4>
      </vt:variant>
      <vt:variant>
        <vt:i4>3264</vt:i4>
      </vt:variant>
      <vt:variant>
        <vt:i4>0</vt:i4>
      </vt:variant>
      <vt:variant>
        <vt:i4>5</vt:i4>
      </vt:variant>
      <vt:variant>
        <vt:lpwstr>../Docs/R1-135549.zip</vt:lpwstr>
      </vt:variant>
      <vt:variant>
        <vt:lpwstr/>
      </vt:variant>
      <vt:variant>
        <vt:i4>4521995</vt:i4>
      </vt:variant>
      <vt:variant>
        <vt:i4>3261</vt:i4>
      </vt:variant>
      <vt:variant>
        <vt:i4>0</vt:i4>
      </vt:variant>
      <vt:variant>
        <vt:i4>5</vt:i4>
      </vt:variant>
      <vt:variant>
        <vt:lpwstr>../Docs/R1-135313.zip</vt:lpwstr>
      </vt:variant>
      <vt:variant>
        <vt:lpwstr/>
      </vt:variant>
      <vt:variant>
        <vt:i4>4390920</vt:i4>
      </vt:variant>
      <vt:variant>
        <vt:i4>3258</vt:i4>
      </vt:variant>
      <vt:variant>
        <vt:i4>0</vt:i4>
      </vt:variant>
      <vt:variant>
        <vt:i4>5</vt:i4>
      </vt:variant>
      <vt:variant>
        <vt:lpwstr>../Docs/R1-135172.zip</vt:lpwstr>
      </vt:variant>
      <vt:variant>
        <vt:lpwstr/>
      </vt:variant>
      <vt:variant>
        <vt:i4>4980750</vt:i4>
      </vt:variant>
      <vt:variant>
        <vt:i4>3255</vt:i4>
      </vt:variant>
      <vt:variant>
        <vt:i4>0</vt:i4>
      </vt:variant>
      <vt:variant>
        <vt:i4>5</vt:i4>
      </vt:variant>
      <vt:variant>
        <vt:lpwstr>../Docs/R1-135085.zip</vt:lpwstr>
      </vt:variant>
      <vt:variant>
        <vt:lpwstr/>
      </vt:variant>
      <vt:variant>
        <vt:i4>4587523</vt:i4>
      </vt:variant>
      <vt:variant>
        <vt:i4>3252</vt:i4>
      </vt:variant>
      <vt:variant>
        <vt:i4>0</vt:i4>
      </vt:variant>
      <vt:variant>
        <vt:i4>5</vt:i4>
      </vt:variant>
      <vt:variant>
        <vt:lpwstr>../Docs/R1-136018.zip</vt:lpwstr>
      </vt:variant>
      <vt:variant>
        <vt:lpwstr/>
      </vt:variant>
      <vt:variant>
        <vt:i4>4980743</vt:i4>
      </vt:variant>
      <vt:variant>
        <vt:i4>3249</vt:i4>
      </vt:variant>
      <vt:variant>
        <vt:i4>0</vt:i4>
      </vt:variant>
      <vt:variant>
        <vt:i4>5</vt:i4>
      </vt:variant>
      <vt:variant>
        <vt:lpwstr>../Docs/R1-135589.zip</vt:lpwstr>
      </vt:variant>
      <vt:variant>
        <vt:lpwstr/>
      </vt:variant>
      <vt:variant>
        <vt:i4>4259854</vt:i4>
      </vt:variant>
      <vt:variant>
        <vt:i4>3246</vt:i4>
      </vt:variant>
      <vt:variant>
        <vt:i4>0</vt:i4>
      </vt:variant>
      <vt:variant>
        <vt:i4>5</vt:i4>
      </vt:variant>
      <vt:variant>
        <vt:lpwstr>../Docs/R1-135550.zip</vt:lpwstr>
      </vt:variant>
      <vt:variant>
        <vt:lpwstr/>
      </vt:variant>
      <vt:variant>
        <vt:i4>4390921</vt:i4>
      </vt:variant>
      <vt:variant>
        <vt:i4>3243</vt:i4>
      </vt:variant>
      <vt:variant>
        <vt:i4>0</vt:i4>
      </vt:variant>
      <vt:variant>
        <vt:i4>5</vt:i4>
      </vt:variant>
      <vt:variant>
        <vt:lpwstr>../Docs/R1-135476.zip</vt:lpwstr>
      </vt:variant>
      <vt:variant>
        <vt:lpwstr/>
      </vt:variant>
      <vt:variant>
        <vt:i4>4456454</vt:i4>
      </vt:variant>
      <vt:variant>
        <vt:i4>3240</vt:i4>
      </vt:variant>
      <vt:variant>
        <vt:i4>0</vt:i4>
      </vt:variant>
      <vt:variant>
        <vt:i4>5</vt:i4>
      </vt:variant>
      <vt:variant>
        <vt:lpwstr>../Docs/R1-135409.zip</vt:lpwstr>
      </vt:variant>
      <vt:variant>
        <vt:lpwstr/>
      </vt:variant>
      <vt:variant>
        <vt:i4>4980749</vt:i4>
      </vt:variant>
      <vt:variant>
        <vt:i4>3237</vt:i4>
      </vt:variant>
      <vt:variant>
        <vt:i4>0</vt:i4>
      </vt:variant>
      <vt:variant>
        <vt:i4>5</vt:i4>
      </vt:variant>
      <vt:variant>
        <vt:lpwstr>../Docs/R1-135284.zip</vt:lpwstr>
      </vt:variant>
      <vt:variant>
        <vt:lpwstr/>
      </vt:variant>
      <vt:variant>
        <vt:i4>4521996</vt:i4>
      </vt:variant>
      <vt:variant>
        <vt:i4>3234</vt:i4>
      </vt:variant>
      <vt:variant>
        <vt:i4>0</vt:i4>
      </vt:variant>
      <vt:variant>
        <vt:i4>5</vt:i4>
      </vt:variant>
      <vt:variant>
        <vt:lpwstr>../Docs/R1-135215.zip</vt:lpwstr>
      </vt:variant>
      <vt:variant>
        <vt:lpwstr/>
      </vt:variant>
      <vt:variant>
        <vt:i4>4521995</vt:i4>
      </vt:variant>
      <vt:variant>
        <vt:i4>3231</vt:i4>
      </vt:variant>
      <vt:variant>
        <vt:i4>0</vt:i4>
      </vt:variant>
      <vt:variant>
        <vt:i4>5</vt:i4>
      </vt:variant>
      <vt:variant>
        <vt:lpwstr>../Docs/R1-135111.zip</vt:lpwstr>
      </vt:variant>
      <vt:variant>
        <vt:lpwstr/>
      </vt:variant>
      <vt:variant>
        <vt:i4>4980750</vt:i4>
      </vt:variant>
      <vt:variant>
        <vt:i4>3228</vt:i4>
      </vt:variant>
      <vt:variant>
        <vt:i4>0</vt:i4>
      </vt:variant>
      <vt:variant>
        <vt:i4>5</vt:i4>
      </vt:variant>
      <vt:variant>
        <vt:lpwstr>../Docs/R1-135085.zip</vt:lpwstr>
      </vt:variant>
      <vt:variant>
        <vt:lpwstr/>
      </vt:variant>
      <vt:variant>
        <vt:i4>4653058</vt:i4>
      </vt:variant>
      <vt:variant>
        <vt:i4>3225</vt:i4>
      </vt:variant>
      <vt:variant>
        <vt:i4>0</vt:i4>
      </vt:variant>
      <vt:variant>
        <vt:i4>5</vt:i4>
      </vt:variant>
      <vt:variant>
        <vt:lpwstr>../Docs/R1-135039.zip</vt:lpwstr>
      </vt:variant>
      <vt:variant>
        <vt:lpwstr/>
      </vt:variant>
      <vt:variant>
        <vt:i4>4456450</vt:i4>
      </vt:variant>
      <vt:variant>
        <vt:i4>3222</vt:i4>
      </vt:variant>
      <vt:variant>
        <vt:i4>0</vt:i4>
      </vt:variant>
      <vt:variant>
        <vt:i4>5</vt:i4>
      </vt:variant>
      <vt:variant>
        <vt:lpwstr>../Docs/R1-135900.zip</vt:lpwstr>
      </vt:variant>
      <vt:variant>
        <vt:lpwstr/>
      </vt:variant>
      <vt:variant>
        <vt:i4>5046283</vt:i4>
      </vt:variant>
      <vt:variant>
        <vt:i4>3219</vt:i4>
      </vt:variant>
      <vt:variant>
        <vt:i4>0</vt:i4>
      </vt:variant>
      <vt:variant>
        <vt:i4>5</vt:i4>
      </vt:variant>
      <vt:variant>
        <vt:lpwstr>../Docs/R1-135999.zip</vt:lpwstr>
      </vt:variant>
      <vt:variant>
        <vt:lpwstr/>
      </vt:variant>
      <vt:variant>
        <vt:i4>4194318</vt:i4>
      </vt:variant>
      <vt:variant>
        <vt:i4>3216</vt:i4>
      </vt:variant>
      <vt:variant>
        <vt:i4>0</vt:i4>
      </vt:variant>
      <vt:variant>
        <vt:i4>5</vt:i4>
      </vt:variant>
      <vt:variant>
        <vt:lpwstr>../Docs/R1-135540.zip</vt:lpwstr>
      </vt:variant>
      <vt:variant>
        <vt:lpwstr/>
      </vt:variant>
      <vt:variant>
        <vt:i4>4390922</vt:i4>
      </vt:variant>
      <vt:variant>
        <vt:i4>3213</vt:i4>
      </vt:variant>
      <vt:variant>
        <vt:i4>0</vt:i4>
      </vt:variant>
      <vt:variant>
        <vt:i4>5</vt:i4>
      </vt:variant>
      <vt:variant>
        <vt:lpwstr>../Docs/R1-135475.zip</vt:lpwstr>
      </vt:variant>
      <vt:variant>
        <vt:lpwstr/>
      </vt:variant>
      <vt:variant>
        <vt:i4>4521993</vt:i4>
      </vt:variant>
      <vt:variant>
        <vt:i4>3210</vt:i4>
      </vt:variant>
      <vt:variant>
        <vt:i4>0</vt:i4>
      </vt:variant>
      <vt:variant>
        <vt:i4>5</vt:i4>
      </vt:variant>
      <vt:variant>
        <vt:lpwstr>../Docs/R1-135311.zip</vt:lpwstr>
      </vt:variant>
      <vt:variant>
        <vt:lpwstr/>
      </vt:variant>
      <vt:variant>
        <vt:i4>4521997</vt:i4>
      </vt:variant>
      <vt:variant>
        <vt:i4>3207</vt:i4>
      </vt:variant>
      <vt:variant>
        <vt:i4>0</vt:i4>
      </vt:variant>
      <vt:variant>
        <vt:i4>5</vt:i4>
      </vt:variant>
      <vt:variant>
        <vt:lpwstr>../Docs/R1-135214.zip</vt:lpwstr>
      </vt:variant>
      <vt:variant>
        <vt:lpwstr/>
      </vt:variant>
      <vt:variant>
        <vt:i4>4521997</vt:i4>
      </vt:variant>
      <vt:variant>
        <vt:i4>3204</vt:i4>
      </vt:variant>
      <vt:variant>
        <vt:i4>0</vt:i4>
      </vt:variant>
      <vt:variant>
        <vt:i4>5</vt:i4>
      </vt:variant>
      <vt:variant>
        <vt:lpwstr>../Docs/R1-136026.zip</vt:lpwstr>
      </vt:variant>
      <vt:variant>
        <vt:lpwstr/>
      </vt:variant>
      <vt:variant>
        <vt:i4>4521997</vt:i4>
      </vt:variant>
      <vt:variant>
        <vt:i4>3201</vt:i4>
      </vt:variant>
      <vt:variant>
        <vt:i4>0</vt:i4>
      </vt:variant>
      <vt:variant>
        <vt:i4>5</vt:i4>
      </vt:variant>
      <vt:variant>
        <vt:lpwstr>../Docs/R1-136026.zip</vt:lpwstr>
      </vt:variant>
      <vt:variant>
        <vt:lpwstr/>
      </vt:variant>
      <vt:variant>
        <vt:i4>4521997</vt:i4>
      </vt:variant>
      <vt:variant>
        <vt:i4>3198</vt:i4>
      </vt:variant>
      <vt:variant>
        <vt:i4>0</vt:i4>
      </vt:variant>
      <vt:variant>
        <vt:i4>5</vt:i4>
      </vt:variant>
      <vt:variant>
        <vt:lpwstr>../Docs/R1-136026.zip</vt:lpwstr>
      </vt:variant>
      <vt:variant>
        <vt:lpwstr/>
      </vt:variant>
      <vt:variant>
        <vt:i4>4587530</vt:i4>
      </vt:variant>
      <vt:variant>
        <vt:i4>3192</vt:i4>
      </vt:variant>
      <vt:variant>
        <vt:i4>0</vt:i4>
      </vt:variant>
      <vt:variant>
        <vt:i4>5</vt:i4>
      </vt:variant>
      <vt:variant>
        <vt:lpwstr>../Docs/R1-136011.zip</vt:lpwstr>
      </vt:variant>
      <vt:variant>
        <vt:lpwstr/>
      </vt:variant>
      <vt:variant>
        <vt:i4>4587530</vt:i4>
      </vt:variant>
      <vt:variant>
        <vt:i4>3189</vt:i4>
      </vt:variant>
      <vt:variant>
        <vt:i4>0</vt:i4>
      </vt:variant>
      <vt:variant>
        <vt:i4>5</vt:i4>
      </vt:variant>
      <vt:variant>
        <vt:lpwstr>../Docs/R1-136011.zip</vt:lpwstr>
      </vt:variant>
      <vt:variant>
        <vt:lpwstr/>
      </vt:variant>
      <vt:variant>
        <vt:i4>4259843</vt:i4>
      </vt:variant>
      <vt:variant>
        <vt:i4>3186</vt:i4>
      </vt:variant>
      <vt:variant>
        <vt:i4>0</vt:i4>
      </vt:variant>
      <vt:variant>
        <vt:i4>5</vt:i4>
      </vt:variant>
      <vt:variant>
        <vt:lpwstr>../Docs/R1-135951.zip</vt:lpwstr>
      </vt:variant>
      <vt:variant>
        <vt:lpwstr/>
      </vt:variant>
      <vt:variant>
        <vt:i4>4194309</vt:i4>
      </vt:variant>
      <vt:variant>
        <vt:i4>3177</vt:i4>
      </vt:variant>
      <vt:variant>
        <vt:i4>0</vt:i4>
      </vt:variant>
      <vt:variant>
        <vt:i4>5</vt:i4>
      </vt:variant>
      <vt:variant>
        <vt:lpwstr>../Docs/R1-135947.zip</vt:lpwstr>
      </vt:variant>
      <vt:variant>
        <vt:lpwstr/>
      </vt:variant>
      <vt:variant>
        <vt:i4>4194309</vt:i4>
      </vt:variant>
      <vt:variant>
        <vt:i4>3174</vt:i4>
      </vt:variant>
      <vt:variant>
        <vt:i4>0</vt:i4>
      </vt:variant>
      <vt:variant>
        <vt:i4>5</vt:i4>
      </vt:variant>
      <vt:variant>
        <vt:lpwstr>../Docs/R1-135947.zip</vt:lpwstr>
      </vt:variant>
      <vt:variant>
        <vt:lpwstr/>
      </vt:variant>
      <vt:variant>
        <vt:i4>4325385</vt:i4>
      </vt:variant>
      <vt:variant>
        <vt:i4>3171</vt:i4>
      </vt:variant>
      <vt:variant>
        <vt:i4>0</vt:i4>
      </vt:variant>
      <vt:variant>
        <vt:i4>5</vt:i4>
      </vt:variant>
      <vt:variant>
        <vt:lpwstr>../Docs/R1-135765.zip</vt:lpwstr>
      </vt:variant>
      <vt:variant>
        <vt:lpwstr/>
      </vt:variant>
      <vt:variant>
        <vt:i4>4653064</vt:i4>
      </vt:variant>
      <vt:variant>
        <vt:i4>3168</vt:i4>
      </vt:variant>
      <vt:variant>
        <vt:i4>0</vt:i4>
      </vt:variant>
      <vt:variant>
        <vt:i4>5</vt:i4>
      </vt:variant>
      <vt:variant>
        <vt:lpwstr>../Docs/R1-135635.zip</vt:lpwstr>
      </vt:variant>
      <vt:variant>
        <vt:lpwstr/>
      </vt:variant>
      <vt:variant>
        <vt:i4>4456448</vt:i4>
      </vt:variant>
      <vt:variant>
        <vt:i4>3165</vt:i4>
      </vt:variant>
      <vt:variant>
        <vt:i4>0</vt:i4>
      </vt:variant>
      <vt:variant>
        <vt:i4>5</vt:i4>
      </vt:variant>
      <vt:variant>
        <vt:lpwstr>../Docs/R1-135902.zip</vt:lpwstr>
      </vt:variant>
      <vt:variant>
        <vt:lpwstr/>
      </vt:variant>
      <vt:variant>
        <vt:i4>4980742</vt:i4>
      </vt:variant>
      <vt:variant>
        <vt:i4>3162</vt:i4>
      </vt:variant>
      <vt:variant>
        <vt:i4>0</vt:i4>
      </vt:variant>
      <vt:variant>
        <vt:i4>5</vt:i4>
      </vt:variant>
      <vt:variant>
        <vt:lpwstr>../Docs/R1-135588.zip</vt:lpwstr>
      </vt:variant>
      <vt:variant>
        <vt:lpwstr/>
      </vt:variant>
      <vt:variant>
        <vt:i4>4194314</vt:i4>
      </vt:variant>
      <vt:variant>
        <vt:i4>3159</vt:i4>
      </vt:variant>
      <vt:variant>
        <vt:i4>0</vt:i4>
      </vt:variant>
      <vt:variant>
        <vt:i4>5</vt:i4>
      </vt:variant>
      <vt:variant>
        <vt:lpwstr>../Docs/R1-135948.zip</vt:lpwstr>
      </vt:variant>
      <vt:variant>
        <vt:lpwstr/>
      </vt:variant>
      <vt:variant>
        <vt:i4>4653071</vt:i4>
      </vt:variant>
      <vt:variant>
        <vt:i4>3156</vt:i4>
      </vt:variant>
      <vt:variant>
        <vt:i4>0</vt:i4>
      </vt:variant>
      <vt:variant>
        <vt:i4>5</vt:i4>
      </vt:variant>
      <vt:variant>
        <vt:lpwstr>../Docs/R1-135531.zip</vt:lpwstr>
      </vt:variant>
      <vt:variant>
        <vt:lpwstr/>
      </vt:variant>
      <vt:variant>
        <vt:i4>4194307</vt:i4>
      </vt:variant>
      <vt:variant>
        <vt:i4>3153</vt:i4>
      </vt:variant>
      <vt:variant>
        <vt:i4>0</vt:i4>
      </vt:variant>
      <vt:variant>
        <vt:i4>5</vt:i4>
      </vt:variant>
      <vt:variant>
        <vt:lpwstr>../Docs/R1-135840.zip</vt:lpwstr>
      </vt:variant>
      <vt:variant>
        <vt:lpwstr/>
      </vt:variant>
      <vt:variant>
        <vt:i4>4587526</vt:i4>
      </vt:variant>
      <vt:variant>
        <vt:i4>3150</vt:i4>
      </vt:variant>
      <vt:variant>
        <vt:i4>0</vt:i4>
      </vt:variant>
      <vt:variant>
        <vt:i4>5</vt:i4>
      </vt:variant>
      <vt:variant>
        <vt:lpwstr>../Docs/R1-135528.zip</vt:lpwstr>
      </vt:variant>
      <vt:variant>
        <vt:lpwstr/>
      </vt:variant>
      <vt:variant>
        <vt:i4>4521990</vt:i4>
      </vt:variant>
      <vt:variant>
        <vt:i4>3147</vt:i4>
      </vt:variant>
      <vt:variant>
        <vt:i4>0</vt:i4>
      </vt:variant>
      <vt:variant>
        <vt:i4>5</vt:i4>
      </vt:variant>
      <vt:variant>
        <vt:lpwstr>../Docs/R1-135518.zip</vt:lpwstr>
      </vt:variant>
      <vt:variant>
        <vt:lpwstr/>
      </vt:variant>
      <vt:variant>
        <vt:i4>4587522</vt:i4>
      </vt:variant>
      <vt:variant>
        <vt:i4>3144</vt:i4>
      </vt:variant>
      <vt:variant>
        <vt:i4>0</vt:i4>
      </vt:variant>
      <vt:variant>
        <vt:i4>5</vt:i4>
      </vt:variant>
      <vt:variant>
        <vt:lpwstr>../Docs/R1-135821.zip</vt:lpwstr>
      </vt:variant>
      <vt:variant>
        <vt:lpwstr/>
      </vt:variant>
      <vt:variant>
        <vt:i4>4521992</vt:i4>
      </vt:variant>
      <vt:variant>
        <vt:i4>3141</vt:i4>
      </vt:variant>
      <vt:variant>
        <vt:i4>0</vt:i4>
      </vt:variant>
      <vt:variant>
        <vt:i4>5</vt:i4>
      </vt:variant>
      <vt:variant>
        <vt:lpwstr>../Docs/R1-135310.zip</vt:lpwstr>
      </vt:variant>
      <vt:variant>
        <vt:lpwstr/>
      </vt:variant>
      <vt:variant>
        <vt:i4>5046278</vt:i4>
      </vt:variant>
      <vt:variant>
        <vt:i4>3138</vt:i4>
      </vt:variant>
      <vt:variant>
        <vt:i4>0</vt:i4>
      </vt:variant>
      <vt:variant>
        <vt:i4>5</vt:i4>
      </vt:variant>
      <vt:variant>
        <vt:lpwstr>../Docs/R1-135895.zip</vt:lpwstr>
      </vt:variant>
      <vt:variant>
        <vt:lpwstr/>
      </vt:variant>
      <vt:variant>
        <vt:i4>4521994</vt:i4>
      </vt:variant>
      <vt:variant>
        <vt:i4>3135</vt:i4>
      </vt:variant>
      <vt:variant>
        <vt:i4>0</vt:i4>
      </vt:variant>
      <vt:variant>
        <vt:i4>5</vt:i4>
      </vt:variant>
      <vt:variant>
        <vt:lpwstr>../Docs/R1-135213.zip</vt:lpwstr>
      </vt:variant>
      <vt:variant>
        <vt:lpwstr/>
      </vt:variant>
      <vt:variant>
        <vt:i4>4456450</vt:i4>
      </vt:variant>
      <vt:variant>
        <vt:i4>3132</vt:i4>
      </vt:variant>
      <vt:variant>
        <vt:i4>0</vt:i4>
      </vt:variant>
      <vt:variant>
        <vt:i4>5</vt:i4>
      </vt:variant>
      <vt:variant>
        <vt:lpwstr>../Docs/R1-135900.zip</vt:lpwstr>
      </vt:variant>
      <vt:variant>
        <vt:lpwstr/>
      </vt:variant>
      <vt:variant>
        <vt:i4>4390923</vt:i4>
      </vt:variant>
      <vt:variant>
        <vt:i4>3129</vt:i4>
      </vt:variant>
      <vt:variant>
        <vt:i4>0</vt:i4>
      </vt:variant>
      <vt:variant>
        <vt:i4>5</vt:i4>
      </vt:variant>
      <vt:variant>
        <vt:lpwstr>../Docs/R1-135171.zip</vt:lpwstr>
      </vt:variant>
      <vt:variant>
        <vt:lpwstr/>
      </vt:variant>
      <vt:variant>
        <vt:i4>4587523</vt:i4>
      </vt:variant>
      <vt:variant>
        <vt:i4>3126</vt:i4>
      </vt:variant>
      <vt:variant>
        <vt:i4>0</vt:i4>
      </vt:variant>
      <vt:variant>
        <vt:i4>5</vt:i4>
      </vt:variant>
      <vt:variant>
        <vt:lpwstr>../Docs/R1-135820.zip</vt:lpwstr>
      </vt:variant>
      <vt:variant>
        <vt:lpwstr/>
      </vt:variant>
      <vt:variant>
        <vt:i4>4390922</vt:i4>
      </vt:variant>
      <vt:variant>
        <vt:i4>3123</vt:i4>
      </vt:variant>
      <vt:variant>
        <vt:i4>0</vt:i4>
      </vt:variant>
      <vt:variant>
        <vt:i4>5</vt:i4>
      </vt:variant>
      <vt:variant>
        <vt:lpwstr>../Docs/R1-135170.zip</vt:lpwstr>
      </vt:variant>
      <vt:variant>
        <vt:lpwstr/>
      </vt:variant>
      <vt:variant>
        <vt:i4>4521994</vt:i4>
      </vt:variant>
      <vt:variant>
        <vt:i4>3120</vt:i4>
      </vt:variant>
      <vt:variant>
        <vt:i4>0</vt:i4>
      </vt:variant>
      <vt:variant>
        <vt:i4>5</vt:i4>
      </vt:variant>
      <vt:variant>
        <vt:lpwstr>../Docs/R1-135819.zip</vt:lpwstr>
      </vt:variant>
      <vt:variant>
        <vt:lpwstr/>
      </vt:variant>
      <vt:variant>
        <vt:i4>4456453</vt:i4>
      </vt:variant>
      <vt:variant>
        <vt:i4>3117</vt:i4>
      </vt:variant>
      <vt:variant>
        <vt:i4>0</vt:i4>
      </vt:variant>
      <vt:variant>
        <vt:i4>5</vt:i4>
      </vt:variant>
      <vt:variant>
        <vt:lpwstr>../Docs/R1-135709.zip</vt:lpwstr>
      </vt:variant>
      <vt:variant>
        <vt:lpwstr/>
      </vt:variant>
      <vt:variant>
        <vt:i4>4456461</vt:i4>
      </vt:variant>
      <vt:variant>
        <vt:i4>3114</vt:i4>
      </vt:variant>
      <vt:variant>
        <vt:i4>0</vt:i4>
      </vt:variant>
      <vt:variant>
        <vt:i4>5</vt:i4>
      </vt:variant>
      <vt:variant>
        <vt:lpwstr>../Docs/R1-136036.zip</vt:lpwstr>
      </vt:variant>
      <vt:variant>
        <vt:lpwstr/>
      </vt:variant>
      <vt:variant>
        <vt:i4>4521994</vt:i4>
      </vt:variant>
      <vt:variant>
        <vt:i4>3111</vt:i4>
      </vt:variant>
      <vt:variant>
        <vt:i4>0</vt:i4>
      </vt:variant>
      <vt:variant>
        <vt:i4>5</vt:i4>
      </vt:variant>
      <vt:variant>
        <vt:lpwstr>../Docs/R1-136021.zip</vt:lpwstr>
      </vt:variant>
      <vt:variant>
        <vt:lpwstr/>
      </vt:variant>
      <vt:variant>
        <vt:i4>4456461</vt:i4>
      </vt:variant>
      <vt:variant>
        <vt:i4>3108</vt:i4>
      </vt:variant>
      <vt:variant>
        <vt:i4>0</vt:i4>
      </vt:variant>
      <vt:variant>
        <vt:i4>5</vt:i4>
      </vt:variant>
      <vt:variant>
        <vt:lpwstr>../Docs/R1-136036.zip</vt:lpwstr>
      </vt:variant>
      <vt:variant>
        <vt:lpwstr/>
      </vt:variant>
      <vt:variant>
        <vt:i4>4980745</vt:i4>
      </vt:variant>
      <vt:variant>
        <vt:i4>3105</vt:i4>
      </vt:variant>
      <vt:variant>
        <vt:i4>0</vt:i4>
      </vt:variant>
      <vt:variant>
        <vt:i4>5</vt:i4>
      </vt:variant>
      <vt:variant>
        <vt:lpwstr>../Docs/R1-135587.zip</vt:lpwstr>
      </vt:variant>
      <vt:variant>
        <vt:lpwstr/>
      </vt:variant>
      <vt:variant>
        <vt:i4>4521994</vt:i4>
      </vt:variant>
      <vt:variant>
        <vt:i4>3102</vt:i4>
      </vt:variant>
      <vt:variant>
        <vt:i4>0</vt:i4>
      </vt:variant>
      <vt:variant>
        <vt:i4>5</vt:i4>
      </vt:variant>
      <vt:variant>
        <vt:lpwstr>../Docs/R1-136021.zip</vt:lpwstr>
      </vt:variant>
      <vt:variant>
        <vt:lpwstr/>
      </vt:variant>
      <vt:variant>
        <vt:i4>4456452</vt:i4>
      </vt:variant>
      <vt:variant>
        <vt:i4>3099</vt:i4>
      </vt:variant>
      <vt:variant>
        <vt:i4>0</vt:i4>
      </vt:variant>
      <vt:variant>
        <vt:i4>5</vt:i4>
      </vt:variant>
      <vt:variant>
        <vt:lpwstr>../Docs/R1-135708.zip</vt:lpwstr>
      </vt:variant>
      <vt:variant>
        <vt:lpwstr/>
      </vt:variant>
      <vt:variant>
        <vt:i4>4456459</vt:i4>
      </vt:variant>
      <vt:variant>
        <vt:i4>3096</vt:i4>
      </vt:variant>
      <vt:variant>
        <vt:i4>0</vt:i4>
      </vt:variant>
      <vt:variant>
        <vt:i4>5</vt:i4>
      </vt:variant>
      <vt:variant>
        <vt:lpwstr>../Docs/R1-135707.zip</vt:lpwstr>
      </vt:variant>
      <vt:variant>
        <vt:lpwstr/>
      </vt:variant>
      <vt:variant>
        <vt:i4>4521994</vt:i4>
      </vt:variant>
      <vt:variant>
        <vt:i4>3093</vt:i4>
      </vt:variant>
      <vt:variant>
        <vt:i4>0</vt:i4>
      </vt:variant>
      <vt:variant>
        <vt:i4>5</vt:i4>
      </vt:variant>
      <vt:variant>
        <vt:lpwstr>../Docs/R1-135312.zip</vt:lpwstr>
      </vt:variant>
      <vt:variant>
        <vt:lpwstr/>
      </vt:variant>
      <vt:variant>
        <vt:i4>4980745</vt:i4>
      </vt:variant>
      <vt:variant>
        <vt:i4>3090</vt:i4>
      </vt:variant>
      <vt:variant>
        <vt:i4>0</vt:i4>
      </vt:variant>
      <vt:variant>
        <vt:i4>5</vt:i4>
      </vt:variant>
      <vt:variant>
        <vt:lpwstr>../Docs/R1-135587.zip</vt:lpwstr>
      </vt:variant>
      <vt:variant>
        <vt:lpwstr/>
      </vt:variant>
      <vt:variant>
        <vt:i4>4456458</vt:i4>
      </vt:variant>
      <vt:variant>
        <vt:i4>3087</vt:i4>
      </vt:variant>
      <vt:variant>
        <vt:i4>0</vt:i4>
      </vt:variant>
      <vt:variant>
        <vt:i4>5</vt:i4>
      </vt:variant>
      <vt:variant>
        <vt:lpwstr>../Docs/R1-136031.zip</vt:lpwstr>
      </vt:variant>
      <vt:variant>
        <vt:lpwstr/>
      </vt:variant>
      <vt:variant>
        <vt:i4>2359298</vt:i4>
      </vt:variant>
      <vt:variant>
        <vt:i4>3084</vt:i4>
      </vt:variant>
      <vt:variant>
        <vt:i4>0</vt:i4>
      </vt:variant>
      <vt:variant>
        <vt:i4>5</vt:i4>
      </vt:variant>
      <vt:variant>
        <vt:lpwstr>http://www.3gpp.org/ftp/tsg_ran/TSG_RAN/TSGR_58/Docs/RP-122034.zip</vt:lpwstr>
      </vt:variant>
      <vt:variant>
        <vt:lpwstr/>
      </vt:variant>
      <vt:variant>
        <vt:i4>4521996</vt:i4>
      </vt:variant>
      <vt:variant>
        <vt:i4>3081</vt:i4>
      </vt:variant>
      <vt:variant>
        <vt:i4>0</vt:i4>
      </vt:variant>
      <vt:variant>
        <vt:i4>5</vt:i4>
      </vt:variant>
      <vt:variant>
        <vt:lpwstr>../Docs/R1-136027.zip</vt:lpwstr>
      </vt:variant>
      <vt:variant>
        <vt:lpwstr/>
      </vt:variant>
      <vt:variant>
        <vt:i4>4653070</vt:i4>
      </vt:variant>
      <vt:variant>
        <vt:i4>3078</vt:i4>
      </vt:variant>
      <vt:variant>
        <vt:i4>0</vt:i4>
      </vt:variant>
      <vt:variant>
        <vt:i4>5</vt:i4>
      </vt:variant>
      <vt:variant>
        <vt:lpwstr>../Docs/R1-136005.zip</vt:lpwstr>
      </vt:variant>
      <vt:variant>
        <vt:lpwstr/>
      </vt:variant>
      <vt:variant>
        <vt:i4>4521995</vt:i4>
      </vt:variant>
      <vt:variant>
        <vt:i4>3075</vt:i4>
      </vt:variant>
      <vt:variant>
        <vt:i4>0</vt:i4>
      </vt:variant>
      <vt:variant>
        <vt:i4>5</vt:i4>
      </vt:variant>
      <vt:variant>
        <vt:lpwstr>../Docs/R1-136020.zip</vt:lpwstr>
      </vt:variant>
      <vt:variant>
        <vt:lpwstr/>
      </vt:variant>
      <vt:variant>
        <vt:i4>4587528</vt:i4>
      </vt:variant>
      <vt:variant>
        <vt:i4>3072</vt:i4>
      </vt:variant>
      <vt:variant>
        <vt:i4>0</vt:i4>
      </vt:variant>
      <vt:variant>
        <vt:i4>5</vt:i4>
      </vt:variant>
      <vt:variant>
        <vt:lpwstr>../Docs/R1-136013.zip</vt:lpwstr>
      </vt:variant>
      <vt:variant>
        <vt:lpwstr/>
      </vt:variant>
      <vt:variant>
        <vt:i4>4587529</vt:i4>
      </vt:variant>
      <vt:variant>
        <vt:i4>3069</vt:i4>
      </vt:variant>
      <vt:variant>
        <vt:i4>0</vt:i4>
      </vt:variant>
      <vt:variant>
        <vt:i4>5</vt:i4>
      </vt:variant>
      <vt:variant>
        <vt:lpwstr>../Docs/R1-136012.zip</vt:lpwstr>
      </vt:variant>
      <vt:variant>
        <vt:lpwstr/>
      </vt:variant>
      <vt:variant>
        <vt:i4>4653065</vt:i4>
      </vt:variant>
      <vt:variant>
        <vt:i4>3066</vt:i4>
      </vt:variant>
      <vt:variant>
        <vt:i4>0</vt:i4>
      </vt:variant>
      <vt:variant>
        <vt:i4>5</vt:i4>
      </vt:variant>
      <vt:variant>
        <vt:lpwstr>../Docs/R1-136002.zip</vt:lpwstr>
      </vt:variant>
      <vt:variant>
        <vt:lpwstr/>
      </vt:variant>
      <vt:variant>
        <vt:i4>4325389</vt:i4>
      </vt:variant>
      <vt:variant>
        <vt:i4>3063</vt:i4>
      </vt:variant>
      <vt:variant>
        <vt:i4>0</vt:i4>
      </vt:variant>
      <vt:variant>
        <vt:i4>5</vt:i4>
      </vt:variant>
      <vt:variant>
        <vt:lpwstr>../Docs/R1-135264.zip</vt:lpwstr>
      </vt:variant>
      <vt:variant>
        <vt:lpwstr/>
      </vt:variant>
      <vt:variant>
        <vt:i4>4325386</vt:i4>
      </vt:variant>
      <vt:variant>
        <vt:i4>3060</vt:i4>
      </vt:variant>
      <vt:variant>
        <vt:i4>0</vt:i4>
      </vt:variant>
      <vt:variant>
        <vt:i4>5</vt:i4>
      </vt:variant>
      <vt:variant>
        <vt:lpwstr>../Docs/R1-135263.zip</vt:lpwstr>
      </vt:variant>
      <vt:variant>
        <vt:lpwstr/>
      </vt:variant>
      <vt:variant>
        <vt:i4>4325379</vt:i4>
      </vt:variant>
      <vt:variant>
        <vt:i4>3057</vt:i4>
      </vt:variant>
      <vt:variant>
        <vt:i4>0</vt:i4>
      </vt:variant>
      <vt:variant>
        <vt:i4>5</vt:i4>
      </vt:variant>
      <vt:variant>
        <vt:lpwstr>../Docs/R1-135169.zip</vt:lpwstr>
      </vt:variant>
      <vt:variant>
        <vt:lpwstr/>
      </vt:variant>
      <vt:variant>
        <vt:i4>4587532</vt:i4>
      </vt:variant>
      <vt:variant>
        <vt:i4>3054</vt:i4>
      </vt:variant>
      <vt:variant>
        <vt:i4>0</vt:i4>
      </vt:variant>
      <vt:variant>
        <vt:i4>5</vt:i4>
      </vt:variant>
      <vt:variant>
        <vt:lpwstr>../Docs/R1-134136.zip</vt:lpwstr>
      </vt:variant>
      <vt:variant>
        <vt:lpwstr/>
      </vt:variant>
      <vt:variant>
        <vt:i4>4521994</vt:i4>
      </vt:variant>
      <vt:variant>
        <vt:i4>3051</vt:i4>
      </vt:variant>
      <vt:variant>
        <vt:i4>0</vt:i4>
      </vt:variant>
      <vt:variant>
        <vt:i4>5</vt:i4>
      </vt:variant>
      <vt:variant>
        <vt:lpwstr>../Docs/R1-135110.zip</vt:lpwstr>
      </vt:variant>
      <vt:variant>
        <vt:lpwstr/>
      </vt:variant>
      <vt:variant>
        <vt:i4>4325391</vt:i4>
      </vt:variant>
      <vt:variant>
        <vt:i4>3048</vt:i4>
      </vt:variant>
      <vt:variant>
        <vt:i4>0</vt:i4>
      </vt:variant>
      <vt:variant>
        <vt:i4>5</vt:i4>
      </vt:variant>
      <vt:variant>
        <vt:lpwstr>../Docs/R1-136054.zip</vt:lpwstr>
      </vt:variant>
      <vt:variant>
        <vt:lpwstr/>
      </vt:variant>
      <vt:variant>
        <vt:i4>4456462</vt:i4>
      </vt:variant>
      <vt:variant>
        <vt:i4>3045</vt:i4>
      </vt:variant>
      <vt:variant>
        <vt:i4>0</vt:i4>
      </vt:variant>
      <vt:variant>
        <vt:i4>5</vt:i4>
      </vt:variant>
      <vt:variant>
        <vt:lpwstr>../Docs/R1-136035.zip</vt:lpwstr>
      </vt:variant>
      <vt:variant>
        <vt:lpwstr/>
      </vt:variant>
      <vt:variant>
        <vt:i4>4456457</vt:i4>
      </vt:variant>
      <vt:variant>
        <vt:i4>3042</vt:i4>
      </vt:variant>
      <vt:variant>
        <vt:i4>0</vt:i4>
      </vt:variant>
      <vt:variant>
        <vt:i4>5</vt:i4>
      </vt:variant>
      <vt:variant>
        <vt:lpwstr>../Docs/R1-135406.zip</vt:lpwstr>
      </vt:variant>
      <vt:variant>
        <vt:lpwstr/>
      </vt:variant>
      <vt:variant>
        <vt:i4>4456449</vt:i4>
      </vt:variant>
      <vt:variant>
        <vt:i4>3039</vt:i4>
      </vt:variant>
      <vt:variant>
        <vt:i4>0</vt:i4>
      </vt:variant>
      <vt:variant>
        <vt:i4>5</vt:i4>
      </vt:variant>
      <vt:variant>
        <vt:lpwstr>../Docs/R1-135309.zip</vt:lpwstr>
      </vt:variant>
      <vt:variant>
        <vt:lpwstr/>
      </vt:variant>
      <vt:variant>
        <vt:i4>4653059</vt:i4>
      </vt:variant>
      <vt:variant>
        <vt:i4>3036</vt:i4>
      </vt:variant>
      <vt:variant>
        <vt:i4>0</vt:i4>
      </vt:variant>
      <vt:variant>
        <vt:i4>5</vt:i4>
      </vt:variant>
      <vt:variant>
        <vt:lpwstr>../Docs/R1-135038.zip</vt:lpwstr>
      </vt:variant>
      <vt:variant>
        <vt:lpwstr/>
      </vt:variant>
      <vt:variant>
        <vt:i4>4325387</vt:i4>
      </vt:variant>
      <vt:variant>
        <vt:i4>3033</vt:i4>
      </vt:variant>
      <vt:variant>
        <vt:i4>0</vt:i4>
      </vt:variant>
      <vt:variant>
        <vt:i4>5</vt:i4>
      </vt:variant>
      <vt:variant>
        <vt:lpwstr>../Docs/R1-135666.zip</vt:lpwstr>
      </vt:variant>
      <vt:variant>
        <vt:lpwstr/>
      </vt:variant>
      <vt:variant>
        <vt:i4>4390918</vt:i4>
      </vt:variant>
      <vt:variant>
        <vt:i4>3030</vt:i4>
      </vt:variant>
      <vt:variant>
        <vt:i4>0</vt:i4>
      </vt:variant>
      <vt:variant>
        <vt:i4>5</vt:i4>
      </vt:variant>
      <vt:variant>
        <vt:lpwstr>../Docs/R1-135875.zip</vt:lpwstr>
      </vt:variant>
      <vt:variant>
        <vt:lpwstr/>
      </vt:variant>
      <vt:variant>
        <vt:i4>4325384</vt:i4>
      </vt:variant>
      <vt:variant>
        <vt:i4>3027</vt:i4>
      </vt:variant>
      <vt:variant>
        <vt:i4>0</vt:i4>
      </vt:variant>
      <vt:variant>
        <vt:i4>5</vt:i4>
      </vt:variant>
      <vt:variant>
        <vt:lpwstr>../Docs/R1-135665.zip</vt:lpwstr>
      </vt:variant>
      <vt:variant>
        <vt:lpwstr/>
      </vt:variant>
      <vt:variant>
        <vt:i4>4390919</vt:i4>
      </vt:variant>
      <vt:variant>
        <vt:i4>3024</vt:i4>
      </vt:variant>
      <vt:variant>
        <vt:i4>0</vt:i4>
      </vt:variant>
      <vt:variant>
        <vt:i4>5</vt:i4>
      </vt:variant>
      <vt:variant>
        <vt:lpwstr>../Docs/R1-135874.zip</vt:lpwstr>
      </vt:variant>
      <vt:variant>
        <vt:lpwstr/>
      </vt:variant>
      <vt:variant>
        <vt:i4>4390916</vt:i4>
      </vt:variant>
      <vt:variant>
        <vt:i4>3021</vt:i4>
      </vt:variant>
      <vt:variant>
        <vt:i4>0</vt:i4>
      </vt:variant>
      <vt:variant>
        <vt:i4>5</vt:i4>
      </vt:variant>
      <vt:variant>
        <vt:lpwstr>../Docs/R1-135679.zip</vt:lpwstr>
      </vt:variant>
      <vt:variant>
        <vt:lpwstr/>
      </vt:variant>
      <vt:variant>
        <vt:i4>4587530</vt:i4>
      </vt:variant>
      <vt:variant>
        <vt:i4>3018</vt:i4>
      </vt:variant>
      <vt:variant>
        <vt:i4>0</vt:i4>
      </vt:variant>
      <vt:variant>
        <vt:i4>5</vt:i4>
      </vt:variant>
      <vt:variant>
        <vt:lpwstr>../Docs/R1-135829.zip</vt:lpwstr>
      </vt:variant>
      <vt:variant>
        <vt:lpwstr/>
      </vt:variant>
      <vt:variant>
        <vt:i4>4259855</vt:i4>
      </vt:variant>
      <vt:variant>
        <vt:i4>3015</vt:i4>
      </vt:variant>
      <vt:variant>
        <vt:i4>0</vt:i4>
      </vt:variant>
      <vt:variant>
        <vt:i4>5</vt:i4>
      </vt:variant>
      <vt:variant>
        <vt:lpwstr>../Docs/R1-135551.zip</vt:lpwstr>
      </vt:variant>
      <vt:variant>
        <vt:lpwstr/>
      </vt:variant>
      <vt:variant>
        <vt:i4>4390923</vt:i4>
      </vt:variant>
      <vt:variant>
        <vt:i4>3012</vt:i4>
      </vt:variant>
      <vt:variant>
        <vt:i4>0</vt:i4>
      </vt:variant>
      <vt:variant>
        <vt:i4>5</vt:i4>
      </vt:variant>
      <vt:variant>
        <vt:lpwstr>../Docs/R1-135474.zip</vt:lpwstr>
      </vt:variant>
      <vt:variant>
        <vt:lpwstr/>
      </vt:variant>
      <vt:variant>
        <vt:i4>4259852</vt:i4>
      </vt:variant>
      <vt:variant>
        <vt:i4>3009</vt:i4>
      </vt:variant>
      <vt:variant>
        <vt:i4>0</vt:i4>
      </vt:variant>
      <vt:variant>
        <vt:i4>5</vt:i4>
      </vt:variant>
      <vt:variant>
        <vt:lpwstr>../Docs/R1-135354.zip</vt:lpwstr>
      </vt:variant>
      <vt:variant>
        <vt:lpwstr/>
      </vt:variant>
      <vt:variant>
        <vt:i4>4521995</vt:i4>
      </vt:variant>
      <vt:variant>
        <vt:i4>3006</vt:i4>
      </vt:variant>
      <vt:variant>
        <vt:i4>0</vt:i4>
      </vt:variant>
      <vt:variant>
        <vt:i4>5</vt:i4>
      </vt:variant>
      <vt:variant>
        <vt:lpwstr>../Docs/R1-135212.zip</vt:lpwstr>
      </vt:variant>
      <vt:variant>
        <vt:lpwstr/>
      </vt:variant>
      <vt:variant>
        <vt:i4>4325378</vt:i4>
      </vt:variant>
      <vt:variant>
        <vt:i4>3003</vt:i4>
      </vt:variant>
      <vt:variant>
        <vt:i4>0</vt:i4>
      </vt:variant>
      <vt:variant>
        <vt:i4>5</vt:i4>
      </vt:variant>
      <vt:variant>
        <vt:lpwstr>../Docs/R1-135168.zip</vt:lpwstr>
      </vt:variant>
      <vt:variant>
        <vt:lpwstr/>
      </vt:variant>
      <vt:variant>
        <vt:i4>4980751</vt:i4>
      </vt:variant>
      <vt:variant>
        <vt:i4>3000</vt:i4>
      </vt:variant>
      <vt:variant>
        <vt:i4>0</vt:i4>
      </vt:variant>
      <vt:variant>
        <vt:i4>5</vt:i4>
      </vt:variant>
      <vt:variant>
        <vt:lpwstr>../Docs/R1-135084.zip</vt:lpwstr>
      </vt:variant>
      <vt:variant>
        <vt:lpwstr/>
      </vt:variant>
      <vt:variant>
        <vt:i4>4325384</vt:i4>
      </vt:variant>
      <vt:variant>
        <vt:i4>2997</vt:i4>
      </vt:variant>
      <vt:variant>
        <vt:i4>0</vt:i4>
      </vt:variant>
      <vt:variant>
        <vt:i4>5</vt:i4>
      </vt:variant>
      <vt:variant>
        <vt:lpwstr>../Docs/R1-136053.zip</vt:lpwstr>
      </vt:variant>
      <vt:variant>
        <vt:lpwstr/>
      </vt:variant>
      <vt:variant>
        <vt:i4>4259844</vt:i4>
      </vt:variant>
      <vt:variant>
        <vt:i4>2994</vt:i4>
      </vt:variant>
      <vt:variant>
        <vt:i4>0</vt:i4>
      </vt:variant>
      <vt:variant>
        <vt:i4>5</vt:i4>
      </vt:variant>
      <vt:variant>
        <vt:lpwstr>../Docs/R1-135956.zip</vt:lpwstr>
      </vt:variant>
      <vt:variant>
        <vt:lpwstr/>
      </vt:variant>
      <vt:variant>
        <vt:i4>4521996</vt:i4>
      </vt:variant>
      <vt:variant>
        <vt:i4>2991</vt:i4>
      </vt:variant>
      <vt:variant>
        <vt:i4>0</vt:i4>
      </vt:variant>
      <vt:variant>
        <vt:i4>5</vt:i4>
      </vt:variant>
      <vt:variant>
        <vt:lpwstr>../Docs/R1-136027.zip</vt:lpwstr>
      </vt:variant>
      <vt:variant>
        <vt:lpwstr/>
      </vt:variant>
      <vt:variant>
        <vt:i4>4259844</vt:i4>
      </vt:variant>
      <vt:variant>
        <vt:i4>2988</vt:i4>
      </vt:variant>
      <vt:variant>
        <vt:i4>0</vt:i4>
      </vt:variant>
      <vt:variant>
        <vt:i4>5</vt:i4>
      </vt:variant>
      <vt:variant>
        <vt:lpwstr>../Docs/R1-135956.zip</vt:lpwstr>
      </vt:variant>
      <vt:variant>
        <vt:lpwstr/>
      </vt:variant>
      <vt:variant>
        <vt:i4>4390916</vt:i4>
      </vt:variant>
      <vt:variant>
        <vt:i4>2985</vt:i4>
      </vt:variant>
      <vt:variant>
        <vt:i4>0</vt:i4>
      </vt:variant>
      <vt:variant>
        <vt:i4>5</vt:i4>
      </vt:variant>
      <vt:variant>
        <vt:lpwstr>../Docs/R1-134966.zip</vt:lpwstr>
      </vt:variant>
      <vt:variant>
        <vt:lpwstr/>
      </vt:variant>
      <vt:variant>
        <vt:i4>4653070</vt:i4>
      </vt:variant>
      <vt:variant>
        <vt:i4>2982</vt:i4>
      </vt:variant>
      <vt:variant>
        <vt:i4>0</vt:i4>
      </vt:variant>
      <vt:variant>
        <vt:i4>5</vt:i4>
      </vt:variant>
      <vt:variant>
        <vt:lpwstr>../Docs/R1-135633.zip</vt:lpwstr>
      </vt:variant>
      <vt:variant>
        <vt:lpwstr/>
      </vt:variant>
      <vt:variant>
        <vt:i4>4980744</vt:i4>
      </vt:variant>
      <vt:variant>
        <vt:i4>2979</vt:i4>
      </vt:variant>
      <vt:variant>
        <vt:i4>0</vt:i4>
      </vt:variant>
      <vt:variant>
        <vt:i4>5</vt:i4>
      </vt:variant>
      <vt:variant>
        <vt:lpwstr>../Docs/R1-135586.zip</vt:lpwstr>
      </vt:variant>
      <vt:variant>
        <vt:lpwstr/>
      </vt:variant>
      <vt:variant>
        <vt:i4>4653059</vt:i4>
      </vt:variant>
      <vt:variant>
        <vt:i4>2976</vt:i4>
      </vt:variant>
      <vt:variant>
        <vt:i4>0</vt:i4>
      </vt:variant>
      <vt:variant>
        <vt:i4>5</vt:i4>
      </vt:variant>
      <vt:variant>
        <vt:lpwstr>../Docs/R1-135038.zip</vt:lpwstr>
      </vt:variant>
      <vt:variant>
        <vt:lpwstr/>
      </vt:variant>
      <vt:variant>
        <vt:i4>4653068</vt:i4>
      </vt:variant>
      <vt:variant>
        <vt:i4>2973</vt:i4>
      </vt:variant>
      <vt:variant>
        <vt:i4>0</vt:i4>
      </vt:variant>
      <vt:variant>
        <vt:i4>5</vt:i4>
      </vt:variant>
      <vt:variant>
        <vt:lpwstr>../Docs/R1-135037.zip</vt:lpwstr>
      </vt:variant>
      <vt:variant>
        <vt:lpwstr/>
      </vt:variant>
      <vt:variant>
        <vt:i4>4653068</vt:i4>
      </vt:variant>
      <vt:variant>
        <vt:i4>2970</vt:i4>
      </vt:variant>
      <vt:variant>
        <vt:i4>0</vt:i4>
      </vt:variant>
      <vt:variant>
        <vt:i4>5</vt:i4>
      </vt:variant>
      <vt:variant>
        <vt:lpwstr>../Docs/R1-135433.zip</vt:lpwstr>
      </vt:variant>
      <vt:variant>
        <vt:lpwstr/>
      </vt:variant>
      <vt:variant>
        <vt:i4>4653063</vt:i4>
      </vt:variant>
      <vt:variant>
        <vt:i4>2967</vt:i4>
      </vt:variant>
      <vt:variant>
        <vt:i4>0</vt:i4>
      </vt:variant>
      <vt:variant>
        <vt:i4>5</vt:i4>
      </vt:variant>
      <vt:variant>
        <vt:lpwstr>../Docs/R1-135834.zip</vt:lpwstr>
      </vt:variant>
      <vt:variant>
        <vt:lpwstr/>
      </vt:variant>
      <vt:variant>
        <vt:i4>4653069</vt:i4>
      </vt:variant>
      <vt:variant>
        <vt:i4>2964</vt:i4>
      </vt:variant>
      <vt:variant>
        <vt:i4>0</vt:i4>
      </vt:variant>
      <vt:variant>
        <vt:i4>5</vt:i4>
      </vt:variant>
      <vt:variant>
        <vt:lpwstr>../Docs/R1-135137.zip</vt:lpwstr>
      </vt:variant>
      <vt:variant>
        <vt:lpwstr/>
      </vt:variant>
      <vt:variant>
        <vt:i4>4587527</vt:i4>
      </vt:variant>
      <vt:variant>
        <vt:i4>2961</vt:i4>
      </vt:variant>
      <vt:variant>
        <vt:i4>0</vt:i4>
      </vt:variant>
      <vt:variant>
        <vt:i4>5</vt:i4>
      </vt:variant>
      <vt:variant>
        <vt:lpwstr>../Docs/R1-135824.zip</vt:lpwstr>
      </vt:variant>
      <vt:variant>
        <vt:lpwstr/>
      </vt:variant>
      <vt:variant>
        <vt:i4>4390922</vt:i4>
      </vt:variant>
      <vt:variant>
        <vt:i4>2958</vt:i4>
      </vt:variant>
      <vt:variant>
        <vt:i4>0</vt:i4>
      </vt:variant>
      <vt:variant>
        <vt:i4>5</vt:i4>
      </vt:variant>
      <vt:variant>
        <vt:lpwstr>../Docs/R1-135677.zip</vt:lpwstr>
      </vt:variant>
      <vt:variant>
        <vt:lpwstr/>
      </vt:variant>
      <vt:variant>
        <vt:i4>4390923</vt:i4>
      </vt:variant>
      <vt:variant>
        <vt:i4>2955</vt:i4>
      </vt:variant>
      <vt:variant>
        <vt:i4>0</vt:i4>
      </vt:variant>
      <vt:variant>
        <vt:i4>5</vt:i4>
      </vt:variant>
      <vt:variant>
        <vt:lpwstr>../Docs/R1-135676.zip</vt:lpwstr>
      </vt:variant>
      <vt:variant>
        <vt:lpwstr/>
      </vt:variant>
      <vt:variant>
        <vt:i4>4390926</vt:i4>
      </vt:variant>
      <vt:variant>
        <vt:i4>2952</vt:i4>
      </vt:variant>
      <vt:variant>
        <vt:i4>0</vt:i4>
      </vt:variant>
      <vt:variant>
        <vt:i4>5</vt:i4>
      </vt:variant>
      <vt:variant>
        <vt:lpwstr>../Docs/R1-135673.zip</vt:lpwstr>
      </vt:variant>
      <vt:variant>
        <vt:lpwstr/>
      </vt:variant>
      <vt:variant>
        <vt:i4>4325385</vt:i4>
      </vt:variant>
      <vt:variant>
        <vt:i4>2949</vt:i4>
      </vt:variant>
      <vt:variant>
        <vt:i4>0</vt:i4>
      </vt:variant>
      <vt:variant>
        <vt:i4>5</vt:i4>
      </vt:variant>
      <vt:variant>
        <vt:lpwstr>../Docs/R1-135664.zip</vt:lpwstr>
      </vt:variant>
      <vt:variant>
        <vt:lpwstr/>
      </vt:variant>
      <vt:variant>
        <vt:i4>4325390</vt:i4>
      </vt:variant>
      <vt:variant>
        <vt:i4>2946</vt:i4>
      </vt:variant>
      <vt:variant>
        <vt:i4>0</vt:i4>
      </vt:variant>
      <vt:variant>
        <vt:i4>5</vt:i4>
      </vt:variant>
      <vt:variant>
        <vt:lpwstr>../Docs/R1-135663.zip</vt:lpwstr>
      </vt:variant>
      <vt:variant>
        <vt:lpwstr/>
      </vt:variant>
      <vt:variant>
        <vt:i4>4325391</vt:i4>
      </vt:variant>
      <vt:variant>
        <vt:i4>2943</vt:i4>
      </vt:variant>
      <vt:variant>
        <vt:i4>0</vt:i4>
      </vt:variant>
      <vt:variant>
        <vt:i4>5</vt:i4>
      </vt:variant>
      <vt:variant>
        <vt:lpwstr>../Docs/R1-135662.zip</vt:lpwstr>
      </vt:variant>
      <vt:variant>
        <vt:lpwstr/>
      </vt:variant>
      <vt:variant>
        <vt:i4>4325388</vt:i4>
      </vt:variant>
      <vt:variant>
        <vt:i4>2940</vt:i4>
      </vt:variant>
      <vt:variant>
        <vt:i4>0</vt:i4>
      </vt:variant>
      <vt:variant>
        <vt:i4>5</vt:i4>
      </vt:variant>
      <vt:variant>
        <vt:lpwstr>../Docs/R1-135661.zip</vt:lpwstr>
      </vt:variant>
      <vt:variant>
        <vt:lpwstr/>
      </vt:variant>
      <vt:variant>
        <vt:i4>4325389</vt:i4>
      </vt:variant>
      <vt:variant>
        <vt:i4>2937</vt:i4>
      </vt:variant>
      <vt:variant>
        <vt:i4>0</vt:i4>
      </vt:variant>
      <vt:variant>
        <vt:i4>5</vt:i4>
      </vt:variant>
      <vt:variant>
        <vt:lpwstr>../Docs/R1-135660.zip</vt:lpwstr>
      </vt:variant>
      <vt:variant>
        <vt:lpwstr/>
      </vt:variant>
      <vt:variant>
        <vt:i4>4259845</vt:i4>
      </vt:variant>
      <vt:variant>
        <vt:i4>2934</vt:i4>
      </vt:variant>
      <vt:variant>
        <vt:i4>0</vt:i4>
      </vt:variant>
      <vt:variant>
        <vt:i4>5</vt:i4>
      </vt:variant>
      <vt:variant>
        <vt:lpwstr>../Docs/R1-135658.zip</vt:lpwstr>
      </vt:variant>
      <vt:variant>
        <vt:lpwstr/>
      </vt:variant>
      <vt:variant>
        <vt:i4>4653065</vt:i4>
      </vt:variant>
      <vt:variant>
        <vt:i4>2931</vt:i4>
      </vt:variant>
      <vt:variant>
        <vt:i4>0</vt:i4>
      </vt:variant>
      <vt:variant>
        <vt:i4>5</vt:i4>
      </vt:variant>
      <vt:variant>
        <vt:lpwstr>../Docs/R1-135634.zip</vt:lpwstr>
      </vt:variant>
      <vt:variant>
        <vt:lpwstr/>
      </vt:variant>
      <vt:variant>
        <vt:i4>4456453</vt:i4>
      </vt:variant>
      <vt:variant>
        <vt:i4>2928</vt:i4>
      </vt:variant>
      <vt:variant>
        <vt:i4>0</vt:i4>
      </vt:variant>
      <vt:variant>
        <vt:i4>5</vt:i4>
      </vt:variant>
      <vt:variant>
        <vt:lpwstr>../Docs/R1-135608.zip</vt:lpwstr>
      </vt:variant>
      <vt:variant>
        <vt:lpwstr/>
      </vt:variant>
      <vt:variant>
        <vt:i4>4980747</vt:i4>
      </vt:variant>
      <vt:variant>
        <vt:i4>2925</vt:i4>
      </vt:variant>
      <vt:variant>
        <vt:i4>0</vt:i4>
      </vt:variant>
      <vt:variant>
        <vt:i4>5</vt:i4>
      </vt:variant>
      <vt:variant>
        <vt:lpwstr>../Docs/R1-135585.zip</vt:lpwstr>
      </vt:variant>
      <vt:variant>
        <vt:lpwstr/>
      </vt:variant>
      <vt:variant>
        <vt:i4>4653063</vt:i4>
      </vt:variant>
      <vt:variant>
        <vt:i4>2922</vt:i4>
      </vt:variant>
      <vt:variant>
        <vt:i4>0</vt:i4>
      </vt:variant>
      <vt:variant>
        <vt:i4>5</vt:i4>
      </vt:variant>
      <vt:variant>
        <vt:lpwstr>../Docs/R1-135539.zip</vt:lpwstr>
      </vt:variant>
      <vt:variant>
        <vt:lpwstr/>
      </vt:variant>
      <vt:variant>
        <vt:i4>4521995</vt:i4>
      </vt:variant>
      <vt:variant>
        <vt:i4>2919</vt:i4>
      </vt:variant>
      <vt:variant>
        <vt:i4>0</vt:i4>
      </vt:variant>
      <vt:variant>
        <vt:i4>5</vt:i4>
      </vt:variant>
      <vt:variant>
        <vt:lpwstr>../Docs/R1-135515.zip</vt:lpwstr>
      </vt:variant>
      <vt:variant>
        <vt:lpwstr/>
      </vt:variant>
      <vt:variant>
        <vt:i4>4390924</vt:i4>
      </vt:variant>
      <vt:variant>
        <vt:i4>2916</vt:i4>
      </vt:variant>
      <vt:variant>
        <vt:i4>0</vt:i4>
      </vt:variant>
      <vt:variant>
        <vt:i4>5</vt:i4>
      </vt:variant>
      <vt:variant>
        <vt:lpwstr>../Docs/R1-135473.zip</vt:lpwstr>
      </vt:variant>
      <vt:variant>
        <vt:lpwstr/>
      </vt:variant>
      <vt:variant>
        <vt:i4>4194311</vt:i4>
      </vt:variant>
      <vt:variant>
        <vt:i4>2913</vt:i4>
      </vt:variant>
      <vt:variant>
        <vt:i4>0</vt:i4>
      </vt:variant>
      <vt:variant>
        <vt:i4>5</vt:i4>
      </vt:variant>
      <vt:variant>
        <vt:lpwstr>../Docs/R1-135448.zip</vt:lpwstr>
      </vt:variant>
      <vt:variant>
        <vt:lpwstr/>
      </vt:variant>
      <vt:variant>
        <vt:i4>4653067</vt:i4>
      </vt:variant>
      <vt:variant>
        <vt:i4>2910</vt:i4>
      </vt:variant>
      <vt:variant>
        <vt:i4>0</vt:i4>
      </vt:variant>
      <vt:variant>
        <vt:i4>5</vt:i4>
      </vt:variant>
      <vt:variant>
        <vt:lpwstr>../Docs/R1-135434.zip</vt:lpwstr>
      </vt:variant>
      <vt:variant>
        <vt:lpwstr/>
      </vt:variant>
      <vt:variant>
        <vt:i4>4456458</vt:i4>
      </vt:variant>
      <vt:variant>
        <vt:i4>2907</vt:i4>
      </vt:variant>
      <vt:variant>
        <vt:i4>0</vt:i4>
      </vt:variant>
      <vt:variant>
        <vt:i4>5</vt:i4>
      </vt:variant>
      <vt:variant>
        <vt:lpwstr>../Docs/R1-135405.zip</vt:lpwstr>
      </vt:variant>
      <vt:variant>
        <vt:lpwstr/>
      </vt:variant>
      <vt:variant>
        <vt:i4>4325388</vt:i4>
      </vt:variant>
      <vt:variant>
        <vt:i4>2904</vt:i4>
      </vt:variant>
      <vt:variant>
        <vt:i4>0</vt:i4>
      </vt:variant>
      <vt:variant>
        <vt:i4>5</vt:i4>
      </vt:variant>
      <vt:variant>
        <vt:lpwstr>../Docs/R1-134374.zip</vt:lpwstr>
      </vt:variant>
      <vt:variant>
        <vt:lpwstr/>
      </vt:variant>
      <vt:variant>
        <vt:i4>5046287</vt:i4>
      </vt:variant>
      <vt:variant>
        <vt:i4>2901</vt:i4>
      </vt:variant>
      <vt:variant>
        <vt:i4>0</vt:i4>
      </vt:variant>
      <vt:variant>
        <vt:i4>5</vt:i4>
      </vt:variant>
      <vt:variant>
        <vt:lpwstr>../Docs/R1-135397.zip</vt:lpwstr>
      </vt:variant>
      <vt:variant>
        <vt:lpwstr/>
      </vt:variant>
      <vt:variant>
        <vt:i4>5046286</vt:i4>
      </vt:variant>
      <vt:variant>
        <vt:i4>2898</vt:i4>
      </vt:variant>
      <vt:variant>
        <vt:i4>0</vt:i4>
      </vt:variant>
      <vt:variant>
        <vt:i4>5</vt:i4>
      </vt:variant>
      <vt:variant>
        <vt:lpwstr>../Docs/R1-135396.zip</vt:lpwstr>
      </vt:variant>
      <vt:variant>
        <vt:lpwstr/>
      </vt:variant>
      <vt:variant>
        <vt:i4>4259851</vt:i4>
      </vt:variant>
      <vt:variant>
        <vt:i4>2895</vt:i4>
      </vt:variant>
      <vt:variant>
        <vt:i4>0</vt:i4>
      </vt:variant>
      <vt:variant>
        <vt:i4>5</vt:i4>
      </vt:variant>
      <vt:variant>
        <vt:lpwstr>../Docs/R1-135353.zip</vt:lpwstr>
      </vt:variant>
      <vt:variant>
        <vt:lpwstr/>
      </vt:variant>
      <vt:variant>
        <vt:i4>4259850</vt:i4>
      </vt:variant>
      <vt:variant>
        <vt:i4>2892</vt:i4>
      </vt:variant>
      <vt:variant>
        <vt:i4>0</vt:i4>
      </vt:variant>
      <vt:variant>
        <vt:i4>5</vt:i4>
      </vt:variant>
      <vt:variant>
        <vt:lpwstr>../Docs/R1-135352.zip</vt:lpwstr>
      </vt:variant>
      <vt:variant>
        <vt:lpwstr/>
      </vt:variant>
      <vt:variant>
        <vt:i4>4259849</vt:i4>
      </vt:variant>
      <vt:variant>
        <vt:i4>2889</vt:i4>
      </vt:variant>
      <vt:variant>
        <vt:i4>0</vt:i4>
      </vt:variant>
      <vt:variant>
        <vt:i4>5</vt:i4>
      </vt:variant>
      <vt:variant>
        <vt:lpwstr>../Docs/R1-135351.zip</vt:lpwstr>
      </vt:variant>
      <vt:variant>
        <vt:lpwstr/>
      </vt:variant>
      <vt:variant>
        <vt:i4>4259848</vt:i4>
      </vt:variant>
      <vt:variant>
        <vt:i4>2886</vt:i4>
      </vt:variant>
      <vt:variant>
        <vt:i4>0</vt:i4>
      </vt:variant>
      <vt:variant>
        <vt:i4>5</vt:i4>
      </vt:variant>
      <vt:variant>
        <vt:lpwstr>../Docs/R1-135350.zip</vt:lpwstr>
      </vt:variant>
      <vt:variant>
        <vt:lpwstr/>
      </vt:variant>
      <vt:variant>
        <vt:i4>4456448</vt:i4>
      </vt:variant>
      <vt:variant>
        <vt:i4>2883</vt:i4>
      </vt:variant>
      <vt:variant>
        <vt:i4>0</vt:i4>
      </vt:variant>
      <vt:variant>
        <vt:i4>5</vt:i4>
      </vt:variant>
      <vt:variant>
        <vt:lpwstr>../Docs/R1-135308.zip</vt:lpwstr>
      </vt:variant>
      <vt:variant>
        <vt:lpwstr/>
      </vt:variant>
      <vt:variant>
        <vt:i4>4456463</vt:i4>
      </vt:variant>
      <vt:variant>
        <vt:i4>2880</vt:i4>
      </vt:variant>
      <vt:variant>
        <vt:i4>0</vt:i4>
      </vt:variant>
      <vt:variant>
        <vt:i4>5</vt:i4>
      </vt:variant>
      <vt:variant>
        <vt:lpwstr>../Docs/R1-135307.zip</vt:lpwstr>
      </vt:variant>
      <vt:variant>
        <vt:lpwstr/>
      </vt:variant>
      <vt:variant>
        <vt:i4>4390927</vt:i4>
      </vt:variant>
      <vt:variant>
        <vt:i4>2877</vt:i4>
      </vt:variant>
      <vt:variant>
        <vt:i4>0</vt:i4>
      </vt:variant>
      <vt:variant>
        <vt:i4>5</vt:i4>
      </vt:variant>
      <vt:variant>
        <vt:lpwstr>../Docs/R1-135276.zip</vt:lpwstr>
      </vt:variant>
      <vt:variant>
        <vt:lpwstr/>
      </vt:variant>
      <vt:variant>
        <vt:i4>4325387</vt:i4>
      </vt:variant>
      <vt:variant>
        <vt:i4>2874</vt:i4>
      </vt:variant>
      <vt:variant>
        <vt:i4>0</vt:i4>
      </vt:variant>
      <vt:variant>
        <vt:i4>5</vt:i4>
      </vt:variant>
      <vt:variant>
        <vt:lpwstr>../Docs/R1-135262.zip</vt:lpwstr>
      </vt:variant>
      <vt:variant>
        <vt:lpwstr/>
      </vt:variant>
      <vt:variant>
        <vt:i4>4259849</vt:i4>
      </vt:variant>
      <vt:variant>
        <vt:i4>2871</vt:i4>
      </vt:variant>
      <vt:variant>
        <vt:i4>0</vt:i4>
      </vt:variant>
      <vt:variant>
        <vt:i4>5</vt:i4>
      </vt:variant>
      <vt:variant>
        <vt:lpwstr>../Docs/R1-135250.zip</vt:lpwstr>
      </vt:variant>
      <vt:variant>
        <vt:lpwstr/>
      </vt:variant>
      <vt:variant>
        <vt:i4>4521992</vt:i4>
      </vt:variant>
      <vt:variant>
        <vt:i4>2868</vt:i4>
      </vt:variant>
      <vt:variant>
        <vt:i4>0</vt:i4>
      </vt:variant>
      <vt:variant>
        <vt:i4>5</vt:i4>
      </vt:variant>
      <vt:variant>
        <vt:lpwstr>../Docs/R1-135211.zip</vt:lpwstr>
      </vt:variant>
      <vt:variant>
        <vt:lpwstr/>
      </vt:variant>
      <vt:variant>
        <vt:i4>4521993</vt:i4>
      </vt:variant>
      <vt:variant>
        <vt:i4>2865</vt:i4>
      </vt:variant>
      <vt:variant>
        <vt:i4>0</vt:i4>
      </vt:variant>
      <vt:variant>
        <vt:i4>5</vt:i4>
      </vt:variant>
      <vt:variant>
        <vt:lpwstr>../Docs/R1-135210.zip</vt:lpwstr>
      </vt:variant>
      <vt:variant>
        <vt:lpwstr/>
      </vt:variant>
      <vt:variant>
        <vt:i4>4456448</vt:i4>
      </vt:variant>
      <vt:variant>
        <vt:i4>2862</vt:i4>
      </vt:variant>
      <vt:variant>
        <vt:i4>0</vt:i4>
      </vt:variant>
      <vt:variant>
        <vt:i4>5</vt:i4>
      </vt:variant>
      <vt:variant>
        <vt:lpwstr>../Docs/R1-135209.zip</vt:lpwstr>
      </vt:variant>
      <vt:variant>
        <vt:lpwstr/>
      </vt:variant>
      <vt:variant>
        <vt:i4>4653058</vt:i4>
      </vt:variant>
      <vt:variant>
        <vt:i4>2859</vt:i4>
      </vt:variant>
      <vt:variant>
        <vt:i4>0</vt:i4>
      </vt:variant>
      <vt:variant>
        <vt:i4>5</vt:i4>
      </vt:variant>
      <vt:variant>
        <vt:lpwstr>../Docs/R1-135138.zip</vt:lpwstr>
      </vt:variant>
      <vt:variant>
        <vt:lpwstr/>
      </vt:variant>
      <vt:variant>
        <vt:i4>4456451</vt:i4>
      </vt:variant>
      <vt:variant>
        <vt:i4>2856</vt:i4>
      </vt:variant>
      <vt:variant>
        <vt:i4>0</vt:i4>
      </vt:variant>
      <vt:variant>
        <vt:i4>5</vt:i4>
      </vt:variant>
      <vt:variant>
        <vt:lpwstr>../Docs/R1-135109.zip</vt:lpwstr>
      </vt:variant>
      <vt:variant>
        <vt:lpwstr/>
      </vt:variant>
      <vt:variant>
        <vt:i4>4980744</vt:i4>
      </vt:variant>
      <vt:variant>
        <vt:i4>2853</vt:i4>
      </vt:variant>
      <vt:variant>
        <vt:i4>0</vt:i4>
      </vt:variant>
      <vt:variant>
        <vt:i4>5</vt:i4>
      </vt:variant>
      <vt:variant>
        <vt:lpwstr>../Docs/R1-135083.zip</vt:lpwstr>
      </vt:variant>
      <vt:variant>
        <vt:lpwstr/>
      </vt:variant>
      <vt:variant>
        <vt:i4>4980745</vt:i4>
      </vt:variant>
      <vt:variant>
        <vt:i4>2850</vt:i4>
      </vt:variant>
      <vt:variant>
        <vt:i4>0</vt:i4>
      </vt:variant>
      <vt:variant>
        <vt:i4>5</vt:i4>
      </vt:variant>
      <vt:variant>
        <vt:lpwstr>../Docs/R1-135082.zip</vt:lpwstr>
      </vt:variant>
      <vt:variant>
        <vt:lpwstr/>
      </vt:variant>
      <vt:variant>
        <vt:i4>4980747</vt:i4>
      </vt:variant>
      <vt:variant>
        <vt:i4>2847</vt:i4>
      </vt:variant>
      <vt:variant>
        <vt:i4>0</vt:i4>
      </vt:variant>
      <vt:variant>
        <vt:i4>5</vt:i4>
      </vt:variant>
      <vt:variant>
        <vt:lpwstr>../Docs/R1-135080.zip</vt:lpwstr>
      </vt:variant>
      <vt:variant>
        <vt:lpwstr/>
      </vt:variant>
      <vt:variant>
        <vt:i4>4653069</vt:i4>
      </vt:variant>
      <vt:variant>
        <vt:i4>2844</vt:i4>
      </vt:variant>
      <vt:variant>
        <vt:i4>0</vt:i4>
      </vt:variant>
      <vt:variant>
        <vt:i4>5</vt:i4>
      </vt:variant>
      <vt:variant>
        <vt:lpwstr>../Docs/R1-135036.zip</vt:lpwstr>
      </vt:variant>
      <vt:variant>
        <vt:lpwstr/>
      </vt:variant>
      <vt:variant>
        <vt:i4>4653070</vt:i4>
      </vt:variant>
      <vt:variant>
        <vt:i4>2841</vt:i4>
      </vt:variant>
      <vt:variant>
        <vt:i4>0</vt:i4>
      </vt:variant>
      <vt:variant>
        <vt:i4>5</vt:i4>
      </vt:variant>
      <vt:variant>
        <vt:lpwstr>../Docs/R1-135035.zip</vt:lpwstr>
      </vt:variant>
      <vt:variant>
        <vt:lpwstr/>
      </vt:variant>
      <vt:variant>
        <vt:i4>4653071</vt:i4>
      </vt:variant>
      <vt:variant>
        <vt:i4>2838</vt:i4>
      </vt:variant>
      <vt:variant>
        <vt:i4>0</vt:i4>
      </vt:variant>
      <vt:variant>
        <vt:i4>5</vt:i4>
      </vt:variant>
      <vt:variant>
        <vt:lpwstr>../Docs/R1-135034.zip</vt:lpwstr>
      </vt:variant>
      <vt:variant>
        <vt:lpwstr/>
      </vt:variant>
      <vt:variant>
        <vt:i4>4325378</vt:i4>
      </vt:variant>
      <vt:variant>
        <vt:i4>2835</vt:i4>
      </vt:variant>
      <vt:variant>
        <vt:i4>0</vt:i4>
      </vt:variant>
      <vt:variant>
        <vt:i4>5</vt:i4>
      </vt:variant>
      <vt:variant>
        <vt:lpwstr>../Docs/R1-136059.zip</vt:lpwstr>
      </vt:variant>
      <vt:variant>
        <vt:lpwstr/>
      </vt:variant>
      <vt:variant>
        <vt:i4>4653070</vt:i4>
      </vt:variant>
      <vt:variant>
        <vt:i4>2832</vt:i4>
      </vt:variant>
      <vt:variant>
        <vt:i4>0</vt:i4>
      </vt:variant>
      <vt:variant>
        <vt:i4>5</vt:i4>
      </vt:variant>
      <vt:variant>
        <vt:lpwstr>../Docs/R1-136005.zip</vt:lpwstr>
      </vt:variant>
      <vt:variant>
        <vt:lpwstr/>
      </vt:variant>
      <vt:variant>
        <vt:i4>4325389</vt:i4>
      </vt:variant>
      <vt:variant>
        <vt:i4>2829</vt:i4>
      </vt:variant>
      <vt:variant>
        <vt:i4>0</vt:i4>
      </vt:variant>
      <vt:variant>
        <vt:i4>5</vt:i4>
      </vt:variant>
      <vt:variant>
        <vt:lpwstr>../Docs/R1-136056.zip</vt:lpwstr>
      </vt:variant>
      <vt:variant>
        <vt:lpwstr/>
      </vt:variant>
      <vt:variant>
        <vt:i4>4325389</vt:i4>
      </vt:variant>
      <vt:variant>
        <vt:i4>2826</vt:i4>
      </vt:variant>
      <vt:variant>
        <vt:i4>0</vt:i4>
      </vt:variant>
      <vt:variant>
        <vt:i4>5</vt:i4>
      </vt:variant>
      <vt:variant>
        <vt:lpwstr>../Docs/R1-136056.zip</vt:lpwstr>
      </vt:variant>
      <vt:variant>
        <vt:lpwstr/>
      </vt:variant>
      <vt:variant>
        <vt:i4>4653070</vt:i4>
      </vt:variant>
      <vt:variant>
        <vt:i4>2823</vt:i4>
      </vt:variant>
      <vt:variant>
        <vt:i4>0</vt:i4>
      </vt:variant>
      <vt:variant>
        <vt:i4>5</vt:i4>
      </vt:variant>
      <vt:variant>
        <vt:lpwstr>../Docs/R1-136005.zip</vt:lpwstr>
      </vt:variant>
      <vt:variant>
        <vt:lpwstr/>
      </vt:variant>
      <vt:variant>
        <vt:i4>4653070</vt:i4>
      </vt:variant>
      <vt:variant>
        <vt:i4>2820</vt:i4>
      </vt:variant>
      <vt:variant>
        <vt:i4>0</vt:i4>
      </vt:variant>
      <vt:variant>
        <vt:i4>5</vt:i4>
      </vt:variant>
      <vt:variant>
        <vt:lpwstr>../Docs/R1-136005.zip</vt:lpwstr>
      </vt:variant>
      <vt:variant>
        <vt:lpwstr/>
      </vt:variant>
      <vt:variant>
        <vt:i4>4521992</vt:i4>
      </vt:variant>
      <vt:variant>
        <vt:i4>2817</vt:i4>
      </vt:variant>
      <vt:variant>
        <vt:i4>0</vt:i4>
      </vt:variant>
      <vt:variant>
        <vt:i4>5</vt:i4>
      </vt:variant>
      <vt:variant>
        <vt:lpwstr>../Docs/R1-135516.zip</vt:lpwstr>
      </vt:variant>
      <vt:variant>
        <vt:lpwstr/>
      </vt:variant>
      <vt:variant>
        <vt:i4>4259845</vt:i4>
      </vt:variant>
      <vt:variant>
        <vt:i4>2814</vt:i4>
      </vt:variant>
      <vt:variant>
        <vt:i4>0</vt:i4>
      </vt:variant>
      <vt:variant>
        <vt:i4>5</vt:i4>
      </vt:variant>
      <vt:variant>
        <vt:lpwstr>../Docs/R1-135957.zip</vt:lpwstr>
      </vt:variant>
      <vt:variant>
        <vt:lpwstr/>
      </vt:variant>
      <vt:variant>
        <vt:i4>4521992</vt:i4>
      </vt:variant>
      <vt:variant>
        <vt:i4>2811</vt:i4>
      </vt:variant>
      <vt:variant>
        <vt:i4>0</vt:i4>
      </vt:variant>
      <vt:variant>
        <vt:i4>5</vt:i4>
      </vt:variant>
      <vt:variant>
        <vt:lpwstr>../Docs/R1-135516.zip</vt:lpwstr>
      </vt:variant>
      <vt:variant>
        <vt:lpwstr/>
      </vt:variant>
      <vt:variant>
        <vt:i4>4521992</vt:i4>
      </vt:variant>
      <vt:variant>
        <vt:i4>2808</vt:i4>
      </vt:variant>
      <vt:variant>
        <vt:i4>0</vt:i4>
      </vt:variant>
      <vt:variant>
        <vt:i4>5</vt:i4>
      </vt:variant>
      <vt:variant>
        <vt:lpwstr>../Docs/R1-135516.zip</vt:lpwstr>
      </vt:variant>
      <vt:variant>
        <vt:lpwstr/>
      </vt:variant>
      <vt:variant>
        <vt:i4>4653069</vt:i4>
      </vt:variant>
      <vt:variant>
        <vt:i4>2805</vt:i4>
      </vt:variant>
      <vt:variant>
        <vt:i4>0</vt:i4>
      </vt:variant>
      <vt:variant>
        <vt:i4>5</vt:i4>
      </vt:variant>
      <vt:variant>
        <vt:lpwstr>../Docs/R1-135432.zip</vt:lpwstr>
      </vt:variant>
      <vt:variant>
        <vt:lpwstr/>
      </vt:variant>
      <vt:variant>
        <vt:i4>4653056</vt:i4>
      </vt:variant>
      <vt:variant>
        <vt:i4>2802</vt:i4>
      </vt:variant>
      <vt:variant>
        <vt:i4>0</vt:i4>
      </vt:variant>
      <vt:variant>
        <vt:i4>5</vt:i4>
      </vt:variant>
      <vt:variant>
        <vt:lpwstr>../Docs/R1-135833.zip</vt:lpwstr>
      </vt:variant>
      <vt:variant>
        <vt:lpwstr/>
      </vt:variant>
      <vt:variant>
        <vt:i4>4980745</vt:i4>
      </vt:variant>
      <vt:variant>
        <vt:i4>2799</vt:i4>
      </vt:variant>
      <vt:variant>
        <vt:i4>0</vt:i4>
      </vt:variant>
      <vt:variant>
        <vt:i4>5</vt:i4>
      </vt:variant>
      <vt:variant>
        <vt:lpwstr>../Docs/R1-135381.zip</vt:lpwstr>
      </vt:variant>
      <vt:variant>
        <vt:lpwstr/>
      </vt:variant>
      <vt:variant>
        <vt:i4>4325388</vt:i4>
      </vt:variant>
      <vt:variant>
        <vt:i4>2796</vt:i4>
      </vt:variant>
      <vt:variant>
        <vt:i4>0</vt:i4>
      </vt:variant>
      <vt:variant>
        <vt:i4>5</vt:i4>
      </vt:variant>
      <vt:variant>
        <vt:lpwstr>../Docs/R1-135166.zip</vt:lpwstr>
      </vt:variant>
      <vt:variant>
        <vt:lpwstr/>
      </vt:variant>
      <vt:variant>
        <vt:i4>5046273</vt:i4>
      </vt:variant>
      <vt:variant>
        <vt:i4>2793</vt:i4>
      </vt:variant>
      <vt:variant>
        <vt:i4>0</vt:i4>
      </vt:variant>
      <vt:variant>
        <vt:i4>5</vt:i4>
      </vt:variant>
      <vt:variant>
        <vt:lpwstr>../Docs/R1-135892.zip</vt:lpwstr>
      </vt:variant>
      <vt:variant>
        <vt:lpwstr/>
      </vt:variant>
      <vt:variant>
        <vt:i4>4325385</vt:i4>
      </vt:variant>
      <vt:variant>
        <vt:i4>2790</vt:i4>
      </vt:variant>
      <vt:variant>
        <vt:i4>0</vt:i4>
      </vt:variant>
      <vt:variant>
        <vt:i4>5</vt:i4>
      </vt:variant>
      <vt:variant>
        <vt:lpwstr>../Docs/R1-136052.zip</vt:lpwstr>
      </vt:variant>
      <vt:variant>
        <vt:lpwstr/>
      </vt:variant>
      <vt:variant>
        <vt:i4>4980746</vt:i4>
      </vt:variant>
      <vt:variant>
        <vt:i4>2787</vt:i4>
      </vt:variant>
      <vt:variant>
        <vt:i4>0</vt:i4>
      </vt:variant>
      <vt:variant>
        <vt:i4>5</vt:i4>
      </vt:variant>
      <vt:variant>
        <vt:lpwstr>../Docs/R1-135081.zip</vt:lpwstr>
      </vt:variant>
      <vt:variant>
        <vt:lpwstr/>
      </vt:variant>
      <vt:variant>
        <vt:i4>4259851</vt:i4>
      </vt:variant>
      <vt:variant>
        <vt:i4>2784</vt:i4>
      </vt:variant>
      <vt:variant>
        <vt:i4>0</vt:i4>
      </vt:variant>
      <vt:variant>
        <vt:i4>5</vt:i4>
      </vt:variant>
      <vt:variant>
        <vt:lpwstr>../Docs/R1-135959.zip</vt:lpwstr>
      </vt:variant>
      <vt:variant>
        <vt:lpwstr/>
      </vt:variant>
      <vt:variant>
        <vt:i4>4521995</vt:i4>
      </vt:variant>
      <vt:variant>
        <vt:i4>2781</vt:i4>
      </vt:variant>
      <vt:variant>
        <vt:i4>0</vt:i4>
      </vt:variant>
      <vt:variant>
        <vt:i4>5</vt:i4>
      </vt:variant>
      <vt:variant>
        <vt:lpwstr>../Docs/R1-136020.zip</vt:lpwstr>
      </vt:variant>
      <vt:variant>
        <vt:lpwstr/>
      </vt:variant>
      <vt:variant>
        <vt:i4>4259851</vt:i4>
      </vt:variant>
      <vt:variant>
        <vt:i4>2778</vt:i4>
      </vt:variant>
      <vt:variant>
        <vt:i4>0</vt:i4>
      </vt:variant>
      <vt:variant>
        <vt:i4>5</vt:i4>
      </vt:variant>
      <vt:variant>
        <vt:lpwstr>../Docs/R1-135959.zip</vt:lpwstr>
      </vt:variant>
      <vt:variant>
        <vt:lpwstr/>
      </vt:variant>
      <vt:variant>
        <vt:i4>5046272</vt:i4>
      </vt:variant>
      <vt:variant>
        <vt:i4>2775</vt:i4>
      </vt:variant>
      <vt:variant>
        <vt:i4>0</vt:i4>
      </vt:variant>
      <vt:variant>
        <vt:i4>5</vt:i4>
      </vt:variant>
      <vt:variant>
        <vt:lpwstr>../Docs/R1-135893.zip</vt:lpwstr>
      </vt:variant>
      <vt:variant>
        <vt:lpwstr/>
      </vt:variant>
      <vt:variant>
        <vt:i4>4259851</vt:i4>
      </vt:variant>
      <vt:variant>
        <vt:i4>2772</vt:i4>
      </vt:variant>
      <vt:variant>
        <vt:i4>0</vt:i4>
      </vt:variant>
      <vt:variant>
        <vt:i4>5</vt:i4>
      </vt:variant>
      <vt:variant>
        <vt:lpwstr>../Docs/R1-135959.zip</vt:lpwstr>
      </vt:variant>
      <vt:variant>
        <vt:lpwstr/>
      </vt:variant>
      <vt:variant>
        <vt:i4>5046272</vt:i4>
      </vt:variant>
      <vt:variant>
        <vt:i4>2769</vt:i4>
      </vt:variant>
      <vt:variant>
        <vt:i4>0</vt:i4>
      </vt:variant>
      <vt:variant>
        <vt:i4>5</vt:i4>
      </vt:variant>
      <vt:variant>
        <vt:lpwstr>../Docs/R1-135893.zip</vt:lpwstr>
      </vt:variant>
      <vt:variant>
        <vt:lpwstr/>
      </vt:variant>
      <vt:variant>
        <vt:i4>5046272</vt:i4>
      </vt:variant>
      <vt:variant>
        <vt:i4>2766</vt:i4>
      </vt:variant>
      <vt:variant>
        <vt:i4>0</vt:i4>
      </vt:variant>
      <vt:variant>
        <vt:i4>5</vt:i4>
      </vt:variant>
      <vt:variant>
        <vt:lpwstr>../Docs/R1-135893.zip</vt:lpwstr>
      </vt:variant>
      <vt:variant>
        <vt:lpwstr/>
      </vt:variant>
      <vt:variant>
        <vt:i4>4259844</vt:i4>
      </vt:variant>
      <vt:variant>
        <vt:i4>2763</vt:i4>
      </vt:variant>
      <vt:variant>
        <vt:i4>0</vt:i4>
      </vt:variant>
      <vt:variant>
        <vt:i4>5</vt:i4>
      </vt:variant>
      <vt:variant>
        <vt:lpwstr>../Docs/R1-135659.zip</vt:lpwstr>
      </vt:variant>
      <vt:variant>
        <vt:lpwstr/>
      </vt:variant>
      <vt:variant>
        <vt:i4>4390917</vt:i4>
      </vt:variant>
      <vt:variant>
        <vt:i4>2760</vt:i4>
      </vt:variant>
      <vt:variant>
        <vt:i4>0</vt:i4>
      </vt:variant>
      <vt:variant>
        <vt:i4>5</vt:i4>
      </vt:variant>
      <vt:variant>
        <vt:lpwstr>../Docs/R1-135876.zip</vt:lpwstr>
      </vt:variant>
      <vt:variant>
        <vt:lpwstr/>
      </vt:variant>
      <vt:variant>
        <vt:i4>4521994</vt:i4>
      </vt:variant>
      <vt:variant>
        <vt:i4>2757</vt:i4>
      </vt:variant>
      <vt:variant>
        <vt:i4>0</vt:i4>
      </vt:variant>
      <vt:variant>
        <vt:i4>5</vt:i4>
      </vt:variant>
      <vt:variant>
        <vt:lpwstr>../Docs/R1-135514.zip</vt:lpwstr>
      </vt:variant>
      <vt:variant>
        <vt:lpwstr/>
      </vt:variant>
      <vt:variant>
        <vt:i4>4653070</vt:i4>
      </vt:variant>
      <vt:variant>
        <vt:i4>2754</vt:i4>
      </vt:variant>
      <vt:variant>
        <vt:i4>0</vt:i4>
      </vt:variant>
      <vt:variant>
        <vt:i4>5</vt:i4>
      </vt:variant>
      <vt:variant>
        <vt:lpwstr>../Docs/R1-135431.zip</vt:lpwstr>
      </vt:variant>
      <vt:variant>
        <vt:lpwstr/>
      </vt:variant>
      <vt:variant>
        <vt:i4>4194305</vt:i4>
      </vt:variant>
      <vt:variant>
        <vt:i4>2751</vt:i4>
      </vt:variant>
      <vt:variant>
        <vt:i4>0</vt:i4>
      </vt:variant>
      <vt:variant>
        <vt:i4>5</vt:i4>
      </vt:variant>
      <vt:variant>
        <vt:lpwstr>../Docs/R1-135349.zip</vt:lpwstr>
      </vt:variant>
      <vt:variant>
        <vt:lpwstr/>
      </vt:variant>
      <vt:variant>
        <vt:i4>4980746</vt:i4>
      </vt:variant>
      <vt:variant>
        <vt:i4>2748</vt:i4>
      </vt:variant>
      <vt:variant>
        <vt:i4>0</vt:i4>
      </vt:variant>
      <vt:variant>
        <vt:i4>5</vt:i4>
      </vt:variant>
      <vt:variant>
        <vt:lpwstr>../Docs/R1-135081.zip</vt:lpwstr>
      </vt:variant>
      <vt:variant>
        <vt:lpwstr/>
      </vt:variant>
      <vt:variant>
        <vt:i4>4521999</vt:i4>
      </vt:variant>
      <vt:variant>
        <vt:i4>2745</vt:i4>
      </vt:variant>
      <vt:variant>
        <vt:i4>0</vt:i4>
      </vt:variant>
      <vt:variant>
        <vt:i4>5</vt:i4>
      </vt:variant>
      <vt:variant>
        <vt:lpwstr>../Docs/R1-135612.zip</vt:lpwstr>
      </vt:variant>
      <vt:variant>
        <vt:lpwstr/>
      </vt:variant>
      <vt:variant>
        <vt:i4>4980739</vt:i4>
      </vt:variant>
      <vt:variant>
        <vt:i4>2742</vt:i4>
      </vt:variant>
      <vt:variant>
        <vt:i4>0</vt:i4>
      </vt:variant>
      <vt:variant>
        <vt:i4>5</vt:i4>
      </vt:variant>
      <vt:variant>
        <vt:lpwstr>../Docs/R1-135880.zip</vt:lpwstr>
      </vt:variant>
      <vt:variant>
        <vt:lpwstr/>
      </vt:variant>
      <vt:variant>
        <vt:i4>4259851</vt:i4>
      </vt:variant>
      <vt:variant>
        <vt:i4>2739</vt:i4>
      </vt:variant>
      <vt:variant>
        <vt:i4>0</vt:i4>
      </vt:variant>
      <vt:variant>
        <vt:i4>5</vt:i4>
      </vt:variant>
      <vt:variant>
        <vt:lpwstr>../Docs/R1-135656.zip</vt:lpwstr>
      </vt:variant>
      <vt:variant>
        <vt:lpwstr/>
      </vt:variant>
      <vt:variant>
        <vt:i4>4390922</vt:i4>
      </vt:variant>
      <vt:variant>
        <vt:i4>2736</vt:i4>
      </vt:variant>
      <vt:variant>
        <vt:i4>0</vt:i4>
      </vt:variant>
      <vt:variant>
        <vt:i4>5</vt:i4>
      </vt:variant>
      <vt:variant>
        <vt:lpwstr>../Docs/R1-135879.zip</vt:lpwstr>
      </vt:variant>
      <vt:variant>
        <vt:lpwstr/>
      </vt:variant>
      <vt:variant>
        <vt:i4>4456460</vt:i4>
      </vt:variant>
      <vt:variant>
        <vt:i4>2733</vt:i4>
      </vt:variant>
      <vt:variant>
        <vt:i4>0</vt:i4>
      </vt:variant>
      <vt:variant>
        <vt:i4>5</vt:i4>
      </vt:variant>
      <vt:variant>
        <vt:lpwstr>../Docs/R1-135403.zip</vt:lpwstr>
      </vt:variant>
      <vt:variant>
        <vt:lpwstr/>
      </vt:variant>
      <vt:variant>
        <vt:i4>4390912</vt:i4>
      </vt:variant>
      <vt:variant>
        <vt:i4>2730</vt:i4>
      </vt:variant>
      <vt:variant>
        <vt:i4>0</vt:i4>
      </vt:variant>
      <vt:variant>
        <vt:i4>5</vt:i4>
      </vt:variant>
      <vt:variant>
        <vt:lpwstr>../Docs/R1-135873.zip</vt:lpwstr>
      </vt:variant>
      <vt:variant>
        <vt:lpwstr/>
      </vt:variant>
      <vt:variant>
        <vt:i4>4259848</vt:i4>
      </vt:variant>
      <vt:variant>
        <vt:i4>2727</vt:i4>
      </vt:variant>
      <vt:variant>
        <vt:i4>0</vt:i4>
      </vt:variant>
      <vt:variant>
        <vt:i4>5</vt:i4>
      </vt:variant>
      <vt:variant>
        <vt:lpwstr>../Docs/R1-135655.zip</vt:lpwstr>
      </vt:variant>
      <vt:variant>
        <vt:lpwstr/>
      </vt:variant>
      <vt:variant>
        <vt:i4>4521997</vt:i4>
      </vt:variant>
      <vt:variant>
        <vt:i4>2724</vt:i4>
      </vt:variant>
      <vt:variant>
        <vt:i4>0</vt:i4>
      </vt:variant>
      <vt:variant>
        <vt:i4>5</vt:i4>
      </vt:variant>
      <vt:variant>
        <vt:lpwstr>../Docs/R1-135610.zip</vt:lpwstr>
      </vt:variant>
      <vt:variant>
        <vt:lpwstr/>
      </vt:variant>
      <vt:variant>
        <vt:i4>4980746</vt:i4>
      </vt:variant>
      <vt:variant>
        <vt:i4>2721</vt:i4>
      </vt:variant>
      <vt:variant>
        <vt:i4>0</vt:i4>
      </vt:variant>
      <vt:variant>
        <vt:i4>5</vt:i4>
      </vt:variant>
      <vt:variant>
        <vt:lpwstr>../Docs/R1-135584.zip</vt:lpwstr>
      </vt:variant>
      <vt:variant>
        <vt:lpwstr/>
      </vt:variant>
      <vt:variant>
        <vt:i4>4390925</vt:i4>
      </vt:variant>
      <vt:variant>
        <vt:i4>2718</vt:i4>
      </vt:variant>
      <vt:variant>
        <vt:i4>0</vt:i4>
      </vt:variant>
      <vt:variant>
        <vt:i4>5</vt:i4>
      </vt:variant>
      <vt:variant>
        <vt:lpwstr>../Docs/R1-135472.zip</vt:lpwstr>
      </vt:variant>
      <vt:variant>
        <vt:lpwstr/>
      </vt:variant>
      <vt:variant>
        <vt:i4>4390926</vt:i4>
      </vt:variant>
      <vt:variant>
        <vt:i4>2715</vt:i4>
      </vt:variant>
      <vt:variant>
        <vt:i4>0</vt:i4>
      </vt:variant>
      <vt:variant>
        <vt:i4>5</vt:i4>
      </vt:variant>
      <vt:variant>
        <vt:lpwstr>../Docs/R1-135471.zip</vt:lpwstr>
      </vt:variant>
      <vt:variant>
        <vt:lpwstr/>
      </vt:variant>
      <vt:variant>
        <vt:i4>4194304</vt:i4>
      </vt:variant>
      <vt:variant>
        <vt:i4>2712</vt:i4>
      </vt:variant>
      <vt:variant>
        <vt:i4>0</vt:i4>
      </vt:variant>
      <vt:variant>
        <vt:i4>5</vt:i4>
      </vt:variant>
      <vt:variant>
        <vt:lpwstr>../Docs/R1-135348.zip</vt:lpwstr>
      </vt:variant>
      <vt:variant>
        <vt:lpwstr/>
      </vt:variant>
      <vt:variant>
        <vt:i4>4456462</vt:i4>
      </vt:variant>
      <vt:variant>
        <vt:i4>2709</vt:i4>
      </vt:variant>
      <vt:variant>
        <vt:i4>0</vt:i4>
      </vt:variant>
      <vt:variant>
        <vt:i4>5</vt:i4>
      </vt:variant>
      <vt:variant>
        <vt:lpwstr>../Docs/R1-135306.zip</vt:lpwstr>
      </vt:variant>
      <vt:variant>
        <vt:lpwstr/>
      </vt:variant>
      <vt:variant>
        <vt:i4>4194304</vt:i4>
      </vt:variant>
      <vt:variant>
        <vt:i4>2706</vt:i4>
      </vt:variant>
      <vt:variant>
        <vt:i4>0</vt:i4>
      </vt:variant>
      <vt:variant>
        <vt:i4>5</vt:i4>
      </vt:variant>
      <vt:variant>
        <vt:lpwstr>../Docs/R1-135249.zip</vt:lpwstr>
      </vt:variant>
      <vt:variant>
        <vt:lpwstr/>
      </vt:variant>
      <vt:variant>
        <vt:i4>4325391</vt:i4>
      </vt:variant>
      <vt:variant>
        <vt:i4>2703</vt:i4>
      </vt:variant>
      <vt:variant>
        <vt:i4>0</vt:i4>
      </vt:variant>
      <vt:variant>
        <vt:i4>5</vt:i4>
      </vt:variant>
      <vt:variant>
        <vt:lpwstr>../Docs/R1-135165.zip</vt:lpwstr>
      </vt:variant>
      <vt:variant>
        <vt:lpwstr/>
      </vt:variant>
      <vt:variant>
        <vt:i4>4390914</vt:i4>
      </vt:variant>
      <vt:variant>
        <vt:i4>2700</vt:i4>
      </vt:variant>
      <vt:variant>
        <vt:i4>0</vt:i4>
      </vt:variant>
      <vt:variant>
        <vt:i4>5</vt:i4>
      </vt:variant>
      <vt:variant>
        <vt:lpwstr>../Docs/R1-135079.zip</vt:lpwstr>
      </vt:variant>
      <vt:variant>
        <vt:lpwstr/>
      </vt:variant>
      <vt:variant>
        <vt:i4>4653064</vt:i4>
      </vt:variant>
      <vt:variant>
        <vt:i4>2697</vt:i4>
      </vt:variant>
      <vt:variant>
        <vt:i4>0</vt:i4>
      </vt:variant>
      <vt:variant>
        <vt:i4>5</vt:i4>
      </vt:variant>
      <vt:variant>
        <vt:lpwstr>../Docs/R1-135033.zip</vt:lpwstr>
      </vt:variant>
      <vt:variant>
        <vt:lpwstr/>
      </vt:variant>
      <vt:variant>
        <vt:i4>4194306</vt:i4>
      </vt:variant>
      <vt:variant>
        <vt:i4>2694</vt:i4>
      </vt:variant>
      <vt:variant>
        <vt:i4>0</vt:i4>
      </vt:variant>
      <vt:variant>
        <vt:i4>5</vt:i4>
      </vt:variant>
      <vt:variant>
        <vt:lpwstr>../Docs/R1-136079.zip</vt:lpwstr>
      </vt:variant>
      <vt:variant>
        <vt:lpwstr/>
      </vt:variant>
      <vt:variant>
        <vt:i4>4325379</vt:i4>
      </vt:variant>
      <vt:variant>
        <vt:i4>2691</vt:i4>
      </vt:variant>
      <vt:variant>
        <vt:i4>0</vt:i4>
      </vt:variant>
      <vt:variant>
        <vt:i4>5</vt:i4>
      </vt:variant>
      <vt:variant>
        <vt:lpwstr>../Docs/R1-136058.zip</vt:lpwstr>
      </vt:variant>
      <vt:variant>
        <vt:lpwstr/>
      </vt:variant>
      <vt:variant>
        <vt:i4>4325379</vt:i4>
      </vt:variant>
      <vt:variant>
        <vt:i4>2688</vt:i4>
      </vt:variant>
      <vt:variant>
        <vt:i4>0</vt:i4>
      </vt:variant>
      <vt:variant>
        <vt:i4>5</vt:i4>
      </vt:variant>
      <vt:variant>
        <vt:lpwstr>../Docs/R1-136058.zip</vt:lpwstr>
      </vt:variant>
      <vt:variant>
        <vt:lpwstr/>
      </vt:variant>
      <vt:variant>
        <vt:i4>4587529</vt:i4>
      </vt:variant>
      <vt:variant>
        <vt:i4>2685</vt:i4>
      </vt:variant>
      <vt:variant>
        <vt:i4>0</vt:i4>
      </vt:variant>
      <vt:variant>
        <vt:i4>5</vt:i4>
      </vt:variant>
      <vt:variant>
        <vt:lpwstr>../Docs/R1-136012.zip</vt:lpwstr>
      </vt:variant>
      <vt:variant>
        <vt:lpwstr/>
      </vt:variant>
      <vt:variant>
        <vt:i4>4456460</vt:i4>
      </vt:variant>
      <vt:variant>
        <vt:i4>2682</vt:i4>
      </vt:variant>
      <vt:variant>
        <vt:i4>0</vt:i4>
      </vt:variant>
      <vt:variant>
        <vt:i4>5</vt:i4>
      </vt:variant>
      <vt:variant>
        <vt:lpwstr>../Docs/R1-136037.zip</vt:lpwstr>
      </vt:variant>
      <vt:variant>
        <vt:lpwstr/>
      </vt:variant>
      <vt:variant>
        <vt:i4>4259855</vt:i4>
      </vt:variant>
      <vt:variant>
        <vt:i4>2679</vt:i4>
      </vt:variant>
      <vt:variant>
        <vt:i4>0</vt:i4>
      </vt:variant>
      <vt:variant>
        <vt:i4>5</vt:i4>
      </vt:variant>
      <vt:variant>
        <vt:lpwstr>../Docs/R1-135450.zip</vt:lpwstr>
      </vt:variant>
      <vt:variant>
        <vt:lpwstr/>
      </vt:variant>
      <vt:variant>
        <vt:i4>4194306</vt:i4>
      </vt:variant>
      <vt:variant>
        <vt:i4>2676</vt:i4>
      </vt:variant>
      <vt:variant>
        <vt:i4>0</vt:i4>
      </vt:variant>
      <vt:variant>
        <vt:i4>5</vt:i4>
      </vt:variant>
      <vt:variant>
        <vt:lpwstr>../Docs/R1-132138.zip</vt:lpwstr>
      </vt:variant>
      <vt:variant>
        <vt:lpwstr/>
      </vt:variant>
      <vt:variant>
        <vt:i4>5046285</vt:i4>
      </vt:variant>
      <vt:variant>
        <vt:i4>2673</vt:i4>
      </vt:variant>
      <vt:variant>
        <vt:i4>0</vt:i4>
      </vt:variant>
      <vt:variant>
        <vt:i4>5</vt:i4>
      </vt:variant>
      <vt:variant>
        <vt:lpwstr>../Docs/R1-135395.zip</vt:lpwstr>
      </vt:variant>
      <vt:variant>
        <vt:lpwstr/>
      </vt:variant>
      <vt:variant>
        <vt:i4>4456449</vt:i4>
      </vt:variant>
      <vt:variant>
        <vt:i4>2670</vt:i4>
      </vt:variant>
      <vt:variant>
        <vt:i4>0</vt:i4>
      </vt:variant>
      <vt:variant>
        <vt:i4>5</vt:i4>
      </vt:variant>
      <vt:variant>
        <vt:lpwstr>../Docs/R1-135208.zip</vt:lpwstr>
      </vt:variant>
      <vt:variant>
        <vt:lpwstr/>
      </vt:variant>
      <vt:variant>
        <vt:i4>4325386</vt:i4>
      </vt:variant>
      <vt:variant>
        <vt:i4>2667</vt:i4>
      </vt:variant>
      <vt:variant>
        <vt:i4>0</vt:i4>
      </vt:variant>
      <vt:variant>
        <vt:i4>5</vt:i4>
      </vt:variant>
      <vt:variant>
        <vt:lpwstr>../Docs/R1-136051.zip</vt:lpwstr>
      </vt:variant>
      <vt:variant>
        <vt:lpwstr/>
      </vt:variant>
      <vt:variant>
        <vt:i4>4587528</vt:i4>
      </vt:variant>
      <vt:variant>
        <vt:i4>2664</vt:i4>
      </vt:variant>
      <vt:variant>
        <vt:i4>0</vt:i4>
      </vt:variant>
      <vt:variant>
        <vt:i4>5</vt:i4>
      </vt:variant>
      <vt:variant>
        <vt:lpwstr>../Docs/R1-136013.zip</vt:lpwstr>
      </vt:variant>
      <vt:variant>
        <vt:lpwstr/>
      </vt:variant>
      <vt:variant>
        <vt:i4>4456451</vt:i4>
      </vt:variant>
      <vt:variant>
        <vt:i4>2661</vt:i4>
      </vt:variant>
      <vt:variant>
        <vt:i4>0</vt:i4>
      </vt:variant>
      <vt:variant>
        <vt:i4>5</vt:i4>
      </vt:variant>
      <vt:variant>
        <vt:lpwstr>../Docs/R1-136038.zip</vt:lpwstr>
      </vt:variant>
      <vt:variant>
        <vt:lpwstr/>
      </vt:variant>
      <vt:variant>
        <vt:i4>4259850</vt:i4>
      </vt:variant>
      <vt:variant>
        <vt:i4>2658</vt:i4>
      </vt:variant>
      <vt:variant>
        <vt:i4>0</vt:i4>
      </vt:variant>
      <vt:variant>
        <vt:i4>5</vt:i4>
      </vt:variant>
      <vt:variant>
        <vt:lpwstr>../Docs/R1-135958.zip</vt:lpwstr>
      </vt:variant>
      <vt:variant>
        <vt:lpwstr/>
      </vt:variant>
      <vt:variant>
        <vt:i4>4653065</vt:i4>
      </vt:variant>
      <vt:variant>
        <vt:i4>2655</vt:i4>
      </vt:variant>
      <vt:variant>
        <vt:i4>0</vt:i4>
      </vt:variant>
      <vt:variant>
        <vt:i4>5</vt:i4>
      </vt:variant>
      <vt:variant>
        <vt:lpwstr>../Docs/R1-135032.zip</vt:lpwstr>
      </vt:variant>
      <vt:variant>
        <vt:lpwstr/>
      </vt:variant>
      <vt:variant>
        <vt:i4>4259850</vt:i4>
      </vt:variant>
      <vt:variant>
        <vt:i4>2652</vt:i4>
      </vt:variant>
      <vt:variant>
        <vt:i4>0</vt:i4>
      </vt:variant>
      <vt:variant>
        <vt:i4>5</vt:i4>
      </vt:variant>
      <vt:variant>
        <vt:lpwstr>../Docs/R1-135657.zip</vt:lpwstr>
      </vt:variant>
      <vt:variant>
        <vt:lpwstr/>
      </vt:variant>
      <vt:variant>
        <vt:i4>4980749</vt:i4>
      </vt:variant>
      <vt:variant>
        <vt:i4>2649</vt:i4>
      </vt:variant>
      <vt:variant>
        <vt:i4>0</vt:i4>
      </vt:variant>
      <vt:variant>
        <vt:i4>5</vt:i4>
      </vt:variant>
      <vt:variant>
        <vt:lpwstr>../Docs/R1-135583.zip</vt:lpwstr>
      </vt:variant>
      <vt:variant>
        <vt:lpwstr/>
      </vt:variant>
      <vt:variant>
        <vt:i4>4390915</vt:i4>
      </vt:variant>
      <vt:variant>
        <vt:i4>2646</vt:i4>
      </vt:variant>
      <vt:variant>
        <vt:i4>0</vt:i4>
      </vt:variant>
      <vt:variant>
        <vt:i4>5</vt:i4>
      </vt:variant>
      <vt:variant>
        <vt:lpwstr>../Docs/R1-135078.zip</vt:lpwstr>
      </vt:variant>
      <vt:variant>
        <vt:lpwstr/>
      </vt:variant>
      <vt:variant>
        <vt:i4>2228236</vt:i4>
      </vt:variant>
      <vt:variant>
        <vt:i4>2643</vt:i4>
      </vt:variant>
      <vt:variant>
        <vt:i4>0</vt:i4>
      </vt:variant>
      <vt:variant>
        <vt:i4>5</vt:i4>
      </vt:variant>
      <vt:variant>
        <vt:lpwstr>http://www.3gpp.org/ftp/tsg_ran/TSG_RAN/TSGR_61/Docs/RP-131373.zip</vt:lpwstr>
      </vt:variant>
      <vt:variant>
        <vt:lpwstr/>
      </vt:variant>
      <vt:variant>
        <vt:i4>2228226</vt:i4>
      </vt:variant>
      <vt:variant>
        <vt:i4>2640</vt:i4>
      </vt:variant>
      <vt:variant>
        <vt:i4>0</vt:i4>
      </vt:variant>
      <vt:variant>
        <vt:i4>5</vt:i4>
      </vt:variant>
      <vt:variant>
        <vt:lpwstr>http://www.3gpp.org/ftp/tsg_ran/TSG_RAN/TSGR_58/Docs/RP-122032.zip</vt:lpwstr>
      </vt:variant>
      <vt:variant>
        <vt:lpwstr/>
      </vt:variant>
      <vt:variant>
        <vt:i4>4456450</vt:i4>
      </vt:variant>
      <vt:variant>
        <vt:i4>2637</vt:i4>
      </vt:variant>
      <vt:variant>
        <vt:i4>0</vt:i4>
      </vt:variant>
      <vt:variant>
        <vt:i4>5</vt:i4>
      </vt:variant>
      <vt:variant>
        <vt:lpwstr>../Docs/R1-135801.zip</vt:lpwstr>
      </vt:variant>
      <vt:variant>
        <vt:lpwstr/>
      </vt:variant>
      <vt:variant>
        <vt:i4>4980748</vt:i4>
      </vt:variant>
      <vt:variant>
        <vt:i4>2634</vt:i4>
      </vt:variant>
      <vt:variant>
        <vt:i4>0</vt:i4>
      </vt:variant>
      <vt:variant>
        <vt:i4>5</vt:i4>
      </vt:variant>
      <vt:variant>
        <vt:lpwstr>../Docs/R1-135582.zip</vt:lpwstr>
      </vt:variant>
      <vt:variant>
        <vt:lpwstr/>
      </vt:variant>
      <vt:variant>
        <vt:i4>4390927</vt:i4>
      </vt:variant>
      <vt:variant>
        <vt:i4>2631</vt:i4>
      </vt:variant>
      <vt:variant>
        <vt:i4>0</vt:i4>
      </vt:variant>
      <vt:variant>
        <vt:i4>5</vt:i4>
      </vt:variant>
      <vt:variant>
        <vt:lpwstr>../Docs/R1-135470.zip</vt:lpwstr>
      </vt:variant>
      <vt:variant>
        <vt:lpwstr/>
      </vt:variant>
      <vt:variant>
        <vt:i4>4390924</vt:i4>
      </vt:variant>
      <vt:variant>
        <vt:i4>2628</vt:i4>
      </vt:variant>
      <vt:variant>
        <vt:i4>0</vt:i4>
      </vt:variant>
      <vt:variant>
        <vt:i4>5</vt:i4>
      </vt:variant>
      <vt:variant>
        <vt:lpwstr>../Docs/R1-135077.zip</vt:lpwstr>
      </vt:variant>
      <vt:variant>
        <vt:lpwstr/>
      </vt:variant>
      <vt:variant>
        <vt:i4>4653066</vt:i4>
      </vt:variant>
      <vt:variant>
        <vt:i4>2625</vt:i4>
      </vt:variant>
      <vt:variant>
        <vt:i4>0</vt:i4>
      </vt:variant>
      <vt:variant>
        <vt:i4>5</vt:i4>
      </vt:variant>
      <vt:variant>
        <vt:lpwstr>../Docs/R1-135031.zip</vt:lpwstr>
      </vt:variant>
      <vt:variant>
        <vt:lpwstr/>
      </vt:variant>
      <vt:variant>
        <vt:i4>4653067</vt:i4>
      </vt:variant>
      <vt:variant>
        <vt:i4>2622</vt:i4>
      </vt:variant>
      <vt:variant>
        <vt:i4>0</vt:i4>
      </vt:variant>
      <vt:variant>
        <vt:i4>5</vt:i4>
      </vt:variant>
      <vt:variant>
        <vt:lpwstr>../Docs/R1-135030.zip</vt:lpwstr>
      </vt:variant>
      <vt:variant>
        <vt:lpwstr/>
      </vt:variant>
      <vt:variant>
        <vt:i4>4521995</vt:i4>
      </vt:variant>
      <vt:variant>
        <vt:i4>2619</vt:i4>
      </vt:variant>
      <vt:variant>
        <vt:i4>0</vt:i4>
      </vt:variant>
      <vt:variant>
        <vt:i4>5</vt:i4>
      </vt:variant>
      <vt:variant>
        <vt:lpwstr>../Docs/R1-135919.zip</vt:lpwstr>
      </vt:variant>
      <vt:variant>
        <vt:lpwstr/>
      </vt:variant>
      <vt:variant>
        <vt:i4>4521995</vt:i4>
      </vt:variant>
      <vt:variant>
        <vt:i4>2616</vt:i4>
      </vt:variant>
      <vt:variant>
        <vt:i4>0</vt:i4>
      </vt:variant>
      <vt:variant>
        <vt:i4>5</vt:i4>
      </vt:variant>
      <vt:variant>
        <vt:lpwstr>../Docs/R1-135919.zip</vt:lpwstr>
      </vt:variant>
      <vt:variant>
        <vt:lpwstr/>
      </vt:variant>
      <vt:variant>
        <vt:i4>4521984</vt:i4>
      </vt:variant>
      <vt:variant>
        <vt:i4>2613</vt:i4>
      </vt:variant>
      <vt:variant>
        <vt:i4>0</vt:i4>
      </vt:variant>
      <vt:variant>
        <vt:i4>5</vt:i4>
      </vt:variant>
      <vt:variant>
        <vt:lpwstr>../Docs/R1-135912.zip</vt:lpwstr>
      </vt:variant>
      <vt:variant>
        <vt:lpwstr/>
      </vt:variant>
      <vt:variant>
        <vt:i4>4521994</vt:i4>
      </vt:variant>
      <vt:variant>
        <vt:i4>2610</vt:i4>
      </vt:variant>
      <vt:variant>
        <vt:i4>0</vt:i4>
      </vt:variant>
      <vt:variant>
        <vt:i4>5</vt:i4>
      </vt:variant>
      <vt:variant>
        <vt:lpwstr>../Docs/R1-135918.zip</vt:lpwstr>
      </vt:variant>
      <vt:variant>
        <vt:lpwstr/>
      </vt:variant>
      <vt:variant>
        <vt:i4>4521987</vt:i4>
      </vt:variant>
      <vt:variant>
        <vt:i4>2607</vt:i4>
      </vt:variant>
      <vt:variant>
        <vt:i4>0</vt:i4>
      </vt:variant>
      <vt:variant>
        <vt:i4>5</vt:i4>
      </vt:variant>
      <vt:variant>
        <vt:lpwstr>../Docs/R1-135911.zip</vt:lpwstr>
      </vt:variant>
      <vt:variant>
        <vt:lpwstr/>
      </vt:variant>
      <vt:variant>
        <vt:i4>4521984</vt:i4>
      </vt:variant>
      <vt:variant>
        <vt:i4>2604</vt:i4>
      </vt:variant>
      <vt:variant>
        <vt:i4>0</vt:i4>
      </vt:variant>
      <vt:variant>
        <vt:i4>5</vt:i4>
      </vt:variant>
      <vt:variant>
        <vt:lpwstr>../Docs/R1-135912.zip</vt:lpwstr>
      </vt:variant>
      <vt:variant>
        <vt:lpwstr/>
      </vt:variant>
      <vt:variant>
        <vt:i4>4521987</vt:i4>
      </vt:variant>
      <vt:variant>
        <vt:i4>2601</vt:i4>
      </vt:variant>
      <vt:variant>
        <vt:i4>0</vt:i4>
      </vt:variant>
      <vt:variant>
        <vt:i4>5</vt:i4>
      </vt:variant>
      <vt:variant>
        <vt:lpwstr>../Docs/R1-135911.zip</vt:lpwstr>
      </vt:variant>
      <vt:variant>
        <vt:lpwstr/>
      </vt:variant>
      <vt:variant>
        <vt:i4>4390922</vt:i4>
      </vt:variant>
      <vt:variant>
        <vt:i4>2598</vt:i4>
      </vt:variant>
      <vt:variant>
        <vt:i4>0</vt:i4>
      </vt:variant>
      <vt:variant>
        <vt:i4>5</vt:i4>
      </vt:variant>
      <vt:variant>
        <vt:lpwstr>../Docs/R1-135273.zip</vt:lpwstr>
      </vt:variant>
      <vt:variant>
        <vt:lpwstr/>
      </vt:variant>
      <vt:variant>
        <vt:i4>4456461</vt:i4>
      </vt:variant>
      <vt:variant>
        <vt:i4>2595</vt:i4>
      </vt:variant>
      <vt:variant>
        <vt:i4>0</vt:i4>
      </vt:variant>
      <vt:variant>
        <vt:i4>5</vt:i4>
      </vt:variant>
      <vt:variant>
        <vt:lpwstr>../Docs/R1-135305.zip</vt:lpwstr>
      </vt:variant>
      <vt:variant>
        <vt:lpwstr/>
      </vt:variant>
      <vt:variant>
        <vt:i4>4456460</vt:i4>
      </vt:variant>
      <vt:variant>
        <vt:i4>2592</vt:i4>
      </vt:variant>
      <vt:variant>
        <vt:i4>0</vt:i4>
      </vt:variant>
      <vt:variant>
        <vt:i4>5</vt:i4>
      </vt:variant>
      <vt:variant>
        <vt:lpwstr>../Docs/R1-135304.zip</vt:lpwstr>
      </vt:variant>
      <vt:variant>
        <vt:lpwstr/>
      </vt:variant>
      <vt:variant>
        <vt:i4>4325390</vt:i4>
      </vt:variant>
      <vt:variant>
        <vt:i4>2589</vt:i4>
      </vt:variant>
      <vt:variant>
        <vt:i4>0</vt:i4>
      </vt:variant>
      <vt:variant>
        <vt:i4>5</vt:i4>
      </vt:variant>
      <vt:variant>
        <vt:lpwstr>../Docs/R1-135164.zip</vt:lpwstr>
      </vt:variant>
      <vt:variant>
        <vt:lpwstr/>
      </vt:variant>
      <vt:variant>
        <vt:i4>4653066</vt:i4>
      </vt:variant>
      <vt:variant>
        <vt:i4>2586</vt:i4>
      </vt:variant>
      <vt:variant>
        <vt:i4>0</vt:i4>
      </vt:variant>
      <vt:variant>
        <vt:i4>5</vt:i4>
      </vt:variant>
      <vt:variant>
        <vt:lpwstr>../Docs/R1-135839.zip</vt:lpwstr>
      </vt:variant>
      <vt:variant>
        <vt:lpwstr/>
      </vt:variant>
      <vt:variant>
        <vt:i4>4325381</vt:i4>
      </vt:variant>
      <vt:variant>
        <vt:i4>2583</vt:i4>
      </vt:variant>
      <vt:variant>
        <vt:i4>0</vt:i4>
      </vt:variant>
      <vt:variant>
        <vt:i4>5</vt:i4>
      </vt:variant>
      <vt:variant>
        <vt:lpwstr>../Docs/R1-135668.zip</vt:lpwstr>
      </vt:variant>
      <vt:variant>
        <vt:lpwstr/>
      </vt:variant>
      <vt:variant>
        <vt:i4>4325386</vt:i4>
      </vt:variant>
      <vt:variant>
        <vt:i4>2580</vt:i4>
      </vt:variant>
      <vt:variant>
        <vt:i4>0</vt:i4>
      </vt:variant>
      <vt:variant>
        <vt:i4>5</vt:i4>
      </vt:variant>
      <vt:variant>
        <vt:lpwstr>../Docs/R1-135667.zip</vt:lpwstr>
      </vt:variant>
      <vt:variant>
        <vt:lpwstr/>
      </vt:variant>
      <vt:variant>
        <vt:i4>4456462</vt:i4>
      </vt:variant>
      <vt:variant>
        <vt:i4>2577</vt:i4>
      </vt:variant>
      <vt:variant>
        <vt:i4>0</vt:i4>
      </vt:variant>
      <vt:variant>
        <vt:i4>5</vt:i4>
      </vt:variant>
      <vt:variant>
        <vt:lpwstr>../Docs/R1-135207.zip</vt:lpwstr>
      </vt:variant>
      <vt:variant>
        <vt:lpwstr/>
      </vt:variant>
      <vt:variant>
        <vt:i4>4456459</vt:i4>
      </vt:variant>
      <vt:variant>
        <vt:i4>2574</vt:i4>
      </vt:variant>
      <vt:variant>
        <vt:i4>0</vt:i4>
      </vt:variant>
      <vt:variant>
        <vt:i4>5</vt:i4>
      </vt:variant>
      <vt:variant>
        <vt:lpwstr>../Docs/R1-136030.zip</vt:lpwstr>
      </vt:variant>
      <vt:variant>
        <vt:lpwstr/>
      </vt:variant>
      <vt:variant>
        <vt:i4>2621453</vt:i4>
      </vt:variant>
      <vt:variant>
        <vt:i4>2571</vt:i4>
      </vt:variant>
      <vt:variant>
        <vt:i4>0</vt:i4>
      </vt:variant>
      <vt:variant>
        <vt:i4>5</vt:i4>
      </vt:variant>
      <vt:variant>
        <vt:lpwstr>http://www.3gpp.org/ftp/tsg_ran/TSG_RAN/TSGR_61/Docs/RP-131369.zip</vt:lpwstr>
      </vt:variant>
      <vt:variant>
        <vt:lpwstr/>
      </vt:variant>
      <vt:variant>
        <vt:i4>4325390</vt:i4>
      </vt:variant>
      <vt:variant>
        <vt:i4>2568</vt:i4>
      </vt:variant>
      <vt:variant>
        <vt:i4>0</vt:i4>
      </vt:variant>
      <vt:variant>
        <vt:i4>5</vt:i4>
      </vt:variant>
      <vt:variant>
        <vt:lpwstr>../Docs/R1-136055.zip</vt:lpwstr>
      </vt:variant>
      <vt:variant>
        <vt:lpwstr/>
      </vt:variant>
      <vt:variant>
        <vt:i4>4521993</vt:i4>
      </vt:variant>
      <vt:variant>
        <vt:i4>2565</vt:i4>
      </vt:variant>
      <vt:variant>
        <vt:i4>0</vt:i4>
      </vt:variant>
      <vt:variant>
        <vt:i4>5</vt:i4>
      </vt:variant>
      <vt:variant>
        <vt:lpwstr>../Docs/R1-136022.zip</vt:lpwstr>
      </vt:variant>
      <vt:variant>
        <vt:lpwstr/>
      </vt:variant>
      <vt:variant>
        <vt:i4>4980737</vt:i4>
      </vt:variant>
      <vt:variant>
        <vt:i4>2562</vt:i4>
      </vt:variant>
      <vt:variant>
        <vt:i4>0</vt:i4>
      </vt:variant>
      <vt:variant>
        <vt:i4>5</vt:i4>
      </vt:variant>
      <vt:variant>
        <vt:lpwstr>../Docs/R1-135983.zip</vt:lpwstr>
      </vt:variant>
      <vt:variant>
        <vt:lpwstr/>
      </vt:variant>
      <vt:variant>
        <vt:i4>4980751</vt:i4>
      </vt:variant>
      <vt:variant>
        <vt:i4>2559</vt:i4>
      </vt:variant>
      <vt:variant>
        <vt:i4>0</vt:i4>
      </vt:variant>
      <vt:variant>
        <vt:i4>5</vt:i4>
      </vt:variant>
      <vt:variant>
        <vt:lpwstr>../Docs/R1-135581.zip</vt:lpwstr>
      </vt:variant>
      <vt:variant>
        <vt:lpwstr/>
      </vt:variant>
      <vt:variant>
        <vt:i4>4325382</vt:i4>
      </vt:variant>
      <vt:variant>
        <vt:i4>2556</vt:i4>
      </vt:variant>
      <vt:variant>
        <vt:i4>0</vt:i4>
      </vt:variant>
      <vt:variant>
        <vt:i4>5</vt:i4>
      </vt:variant>
      <vt:variant>
        <vt:lpwstr>../Docs/R1-135469.zip</vt:lpwstr>
      </vt:variant>
      <vt:variant>
        <vt:lpwstr/>
      </vt:variant>
      <vt:variant>
        <vt:i4>4194318</vt:i4>
      </vt:variant>
      <vt:variant>
        <vt:i4>2553</vt:i4>
      </vt:variant>
      <vt:variant>
        <vt:i4>0</vt:i4>
      </vt:variant>
      <vt:variant>
        <vt:i4>5</vt:i4>
      </vt:variant>
      <vt:variant>
        <vt:lpwstr>../Docs/R1-135346.zip</vt:lpwstr>
      </vt:variant>
      <vt:variant>
        <vt:lpwstr/>
      </vt:variant>
      <vt:variant>
        <vt:i4>4980746</vt:i4>
      </vt:variant>
      <vt:variant>
        <vt:i4>2550</vt:i4>
      </vt:variant>
      <vt:variant>
        <vt:i4>0</vt:i4>
      </vt:variant>
      <vt:variant>
        <vt:i4>5</vt:i4>
      </vt:variant>
      <vt:variant>
        <vt:lpwstr>../Docs/R1-135283.zip</vt:lpwstr>
      </vt:variant>
      <vt:variant>
        <vt:lpwstr/>
      </vt:variant>
      <vt:variant>
        <vt:i4>4325385</vt:i4>
      </vt:variant>
      <vt:variant>
        <vt:i4>2547</vt:i4>
      </vt:variant>
      <vt:variant>
        <vt:i4>0</vt:i4>
      </vt:variant>
      <vt:variant>
        <vt:i4>5</vt:i4>
      </vt:variant>
      <vt:variant>
        <vt:lpwstr>../Docs/R1-135163.zip</vt:lpwstr>
      </vt:variant>
      <vt:variant>
        <vt:lpwstr/>
      </vt:variant>
      <vt:variant>
        <vt:i4>4587522</vt:i4>
      </vt:variant>
      <vt:variant>
        <vt:i4>2544</vt:i4>
      </vt:variant>
      <vt:variant>
        <vt:i4>0</vt:i4>
      </vt:variant>
      <vt:variant>
        <vt:i4>5</vt:i4>
      </vt:variant>
      <vt:variant>
        <vt:lpwstr>../Docs/R1-135029.zip</vt:lpwstr>
      </vt:variant>
      <vt:variant>
        <vt:lpwstr/>
      </vt:variant>
      <vt:variant>
        <vt:i4>4980738</vt:i4>
      </vt:variant>
      <vt:variant>
        <vt:i4>2541</vt:i4>
      </vt:variant>
      <vt:variant>
        <vt:i4>0</vt:i4>
      </vt:variant>
      <vt:variant>
        <vt:i4>5</vt:i4>
      </vt:variant>
      <vt:variant>
        <vt:lpwstr>../Docs/R1-135980.zip</vt:lpwstr>
      </vt:variant>
      <vt:variant>
        <vt:lpwstr/>
      </vt:variant>
      <vt:variant>
        <vt:i4>4390916</vt:i4>
      </vt:variant>
      <vt:variant>
        <vt:i4>2538</vt:i4>
      </vt:variant>
      <vt:variant>
        <vt:i4>0</vt:i4>
      </vt:variant>
      <vt:variant>
        <vt:i4>5</vt:i4>
      </vt:variant>
      <vt:variant>
        <vt:lpwstr>../Docs/R1-135976.zip</vt:lpwstr>
      </vt:variant>
      <vt:variant>
        <vt:lpwstr/>
      </vt:variant>
      <vt:variant>
        <vt:i4>4390927</vt:i4>
      </vt:variant>
      <vt:variant>
        <vt:i4>2535</vt:i4>
      </vt:variant>
      <vt:variant>
        <vt:i4>0</vt:i4>
      </vt:variant>
      <vt:variant>
        <vt:i4>5</vt:i4>
      </vt:variant>
      <vt:variant>
        <vt:lpwstr>../Docs/R1-135672.zip</vt:lpwstr>
      </vt:variant>
      <vt:variant>
        <vt:lpwstr/>
      </vt:variant>
      <vt:variant>
        <vt:i4>4259849</vt:i4>
      </vt:variant>
      <vt:variant>
        <vt:i4>2532</vt:i4>
      </vt:variant>
      <vt:variant>
        <vt:i4>0</vt:i4>
      </vt:variant>
      <vt:variant>
        <vt:i4>5</vt:i4>
      </vt:variant>
      <vt:variant>
        <vt:lpwstr>../Docs/R1-135654.zip</vt:lpwstr>
      </vt:variant>
      <vt:variant>
        <vt:lpwstr/>
      </vt:variant>
      <vt:variant>
        <vt:i4>4653071</vt:i4>
      </vt:variant>
      <vt:variant>
        <vt:i4>2529</vt:i4>
      </vt:variant>
      <vt:variant>
        <vt:i4>0</vt:i4>
      </vt:variant>
      <vt:variant>
        <vt:i4>5</vt:i4>
      </vt:variant>
      <vt:variant>
        <vt:lpwstr>../Docs/R1-135632.zip</vt:lpwstr>
      </vt:variant>
      <vt:variant>
        <vt:lpwstr/>
      </vt:variant>
      <vt:variant>
        <vt:i4>4980750</vt:i4>
      </vt:variant>
      <vt:variant>
        <vt:i4>2526</vt:i4>
      </vt:variant>
      <vt:variant>
        <vt:i4>0</vt:i4>
      </vt:variant>
      <vt:variant>
        <vt:i4>5</vt:i4>
      </vt:variant>
      <vt:variant>
        <vt:lpwstr>../Docs/R1-135580.zip</vt:lpwstr>
      </vt:variant>
      <vt:variant>
        <vt:lpwstr/>
      </vt:variant>
      <vt:variant>
        <vt:i4>4456461</vt:i4>
      </vt:variant>
      <vt:variant>
        <vt:i4>2523</vt:i4>
      </vt:variant>
      <vt:variant>
        <vt:i4>0</vt:i4>
      </vt:variant>
      <vt:variant>
        <vt:i4>5</vt:i4>
      </vt:variant>
      <vt:variant>
        <vt:lpwstr>../Docs/R1-135503.zip</vt:lpwstr>
      </vt:variant>
      <vt:variant>
        <vt:lpwstr/>
      </vt:variant>
      <vt:variant>
        <vt:i4>4325383</vt:i4>
      </vt:variant>
      <vt:variant>
        <vt:i4>2520</vt:i4>
      </vt:variant>
      <vt:variant>
        <vt:i4>0</vt:i4>
      </vt:variant>
      <vt:variant>
        <vt:i4>5</vt:i4>
      </vt:variant>
      <vt:variant>
        <vt:lpwstr>../Docs/R1-135468.zip</vt:lpwstr>
      </vt:variant>
      <vt:variant>
        <vt:lpwstr/>
      </vt:variant>
      <vt:variant>
        <vt:i4>4456459</vt:i4>
      </vt:variant>
      <vt:variant>
        <vt:i4>2517</vt:i4>
      </vt:variant>
      <vt:variant>
        <vt:i4>0</vt:i4>
      </vt:variant>
      <vt:variant>
        <vt:i4>5</vt:i4>
      </vt:variant>
      <vt:variant>
        <vt:lpwstr>../Docs/R1-135303.zip</vt:lpwstr>
      </vt:variant>
      <vt:variant>
        <vt:lpwstr/>
      </vt:variant>
      <vt:variant>
        <vt:i4>4325384</vt:i4>
      </vt:variant>
      <vt:variant>
        <vt:i4>2514</vt:i4>
      </vt:variant>
      <vt:variant>
        <vt:i4>0</vt:i4>
      </vt:variant>
      <vt:variant>
        <vt:i4>5</vt:i4>
      </vt:variant>
      <vt:variant>
        <vt:lpwstr>../Docs/R1-135261.zip</vt:lpwstr>
      </vt:variant>
      <vt:variant>
        <vt:lpwstr/>
      </vt:variant>
      <vt:variant>
        <vt:i4>4325385</vt:i4>
      </vt:variant>
      <vt:variant>
        <vt:i4>2511</vt:i4>
      </vt:variant>
      <vt:variant>
        <vt:i4>0</vt:i4>
      </vt:variant>
      <vt:variant>
        <vt:i4>5</vt:i4>
      </vt:variant>
      <vt:variant>
        <vt:lpwstr>../Docs/R1-135260.zip</vt:lpwstr>
      </vt:variant>
      <vt:variant>
        <vt:lpwstr/>
      </vt:variant>
      <vt:variant>
        <vt:i4>4456463</vt:i4>
      </vt:variant>
      <vt:variant>
        <vt:i4>2508</vt:i4>
      </vt:variant>
      <vt:variant>
        <vt:i4>0</vt:i4>
      </vt:variant>
      <vt:variant>
        <vt:i4>5</vt:i4>
      </vt:variant>
      <vt:variant>
        <vt:lpwstr>../Docs/R1-135206.zip</vt:lpwstr>
      </vt:variant>
      <vt:variant>
        <vt:lpwstr/>
      </vt:variant>
      <vt:variant>
        <vt:i4>4325384</vt:i4>
      </vt:variant>
      <vt:variant>
        <vt:i4>2505</vt:i4>
      </vt:variant>
      <vt:variant>
        <vt:i4>0</vt:i4>
      </vt:variant>
      <vt:variant>
        <vt:i4>5</vt:i4>
      </vt:variant>
      <vt:variant>
        <vt:lpwstr>../Docs/R1-135162.zip</vt:lpwstr>
      </vt:variant>
      <vt:variant>
        <vt:lpwstr/>
      </vt:variant>
      <vt:variant>
        <vt:i4>4456450</vt:i4>
      </vt:variant>
      <vt:variant>
        <vt:i4>2502</vt:i4>
      </vt:variant>
      <vt:variant>
        <vt:i4>0</vt:i4>
      </vt:variant>
      <vt:variant>
        <vt:i4>5</vt:i4>
      </vt:variant>
      <vt:variant>
        <vt:lpwstr>../Docs/R1-135108.zip</vt:lpwstr>
      </vt:variant>
      <vt:variant>
        <vt:lpwstr/>
      </vt:variant>
      <vt:variant>
        <vt:i4>4390925</vt:i4>
      </vt:variant>
      <vt:variant>
        <vt:i4>2499</vt:i4>
      </vt:variant>
      <vt:variant>
        <vt:i4>0</vt:i4>
      </vt:variant>
      <vt:variant>
        <vt:i4>5</vt:i4>
      </vt:variant>
      <vt:variant>
        <vt:lpwstr>../Docs/R1-135076.zip</vt:lpwstr>
      </vt:variant>
      <vt:variant>
        <vt:lpwstr/>
      </vt:variant>
      <vt:variant>
        <vt:i4>4587523</vt:i4>
      </vt:variant>
      <vt:variant>
        <vt:i4>2496</vt:i4>
      </vt:variant>
      <vt:variant>
        <vt:i4>0</vt:i4>
      </vt:variant>
      <vt:variant>
        <vt:i4>5</vt:i4>
      </vt:variant>
      <vt:variant>
        <vt:lpwstr>../Docs/R1-135028.zip</vt:lpwstr>
      </vt:variant>
      <vt:variant>
        <vt:lpwstr/>
      </vt:variant>
      <vt:variant>
        <vt:i4>4259854</vt:i4>
      </vt:variant>
      <vt:variant>
        <vt:i4>2493</vt:i4>
      </vt:variant>
      <vt:variant>
        <vt:i4>0</vt:i4>
      </vt:variant>
      <vt:variant>
        <vt:i4>5</vt:i4>
      </vt:variant>
      <vt:variant>
        <vt:lpwstr>../Docs/R1-135653.zip</vt:lpwstr>
      </vt:variant>
      <vt:variant>
        <vt:lpwstr/>
      </vt:variant>
      <vt:variant>
        <vt:i4>4390927</vt:i4>
      </vt:variant>
      <vt:variant>
        <vt:i4>2490</vt:i4>
      </vt:variant>
      <vt:variant>
        <vt:i4>0</vt:i4>
      </vt:variant>
      <vt:variant>
        <vt:i4>5</vt:i4>
      </vt:variant>
      <vt:variant>
        <vt:lpwstr>../Docs/R1-134561.zip</vt:lpwstr>
      </vt:variant>
      <vt:variant>
        <vt:lpwstr/>
      </vt:variant>
      <vt:variant>
        <vt:i4>4456463</vt:i4>
      </vt:variant>
      <vt:variant>
        <vt:i4>2487</vt:i4>
      </vt:variant>
      <vt:variant>
        <vt:i4>0</vt:i4>
      </vt:variant>
      <vt:variant>
        <vt:i4>5</vt:i4>
      </vt:variant>
      <vt:variant>
        <vt:lpwstr>../Docs/R1-135602.zip</vt:lpwstr>
      </vt:variant>
      <vt:variant>
        <vt:lpwstr/>
      </vt:variant>
      <vt:variant>
        <vt:i4>4390919</vt:i4>
      </vt:variant>
      <vt:variant>
        <vt:i4>2484</vt:i4>
      </vt:variant>
      <vt:variant>
        <vt:i4>0</vt:i4>
      </vt:variant>
      <vt:variant>
        <vt:i4>5</vt:i4>
      </vt:variant>
      <vt:variant>
        <vt:lpwstr>../Docs/R1-135579.zip</vt:lpwstr>
      </vt:variant>
      <vt:variant>
        <vt:lpwstr/>
      </vt:variant>
      <vt:variant>
        <vt:i4>4325384</vt:i4>
      </vt:variant>
      <vt:variant>
        <vt:i4>2481</vt:i4>
      </vt:variant>
      <vt:variant>
        <vt:i4>0</vt:i4>
      </vt:variant>
      <vt:variant>
        <vt:i4>5</vt:i4>
      </vt:variant>
      <vt:variant>
        <vt:lpwstr>../Docs/R1-135467.zip</vt:lpwstr>
      </vt:variant>
      <vt:variant>
        <vt:lpwstr/>
      </vt:variant>
      <vt:variant>
        <vt:i4>4194319</vt:i4>
      </vt:variant>
      <vt:variant>
        <vt:i4>2478</vt:i4>
      </vt:variant>
      <vt:variant>
        <vt:i4>0</vt:i4>
      </vt:variant>
      <vt:variant>
        <vt:i4>5</vt:i4>
      </vt:variant>
      <vt:variant>
        <vt:lpwstr>../Docs/R1-135347.zip</vt:lpwstr>
      </vt:variant>
      <vt:variant>
        <vt:lpwstr/>
      </vt:variant>
      <vt:variant>
        <vt:i4>4456458</vt:i4>
      </vt:variant>
      <vt:variant>
        <vt:i4>2475</vt:i4>
      </vt:variant>
      <vt:variant>
        <vt:i4>0</vt:i4>
      </vt:variant>
      <vt:variant>
        <vt:i4>5</vt:i4>
      </vt:variant>
      <vt:variant>
        <vt:lpwstr>../Docs/R1-135302.zip</vt:lpwstr>
      </vt:variant>
      <vt:variant>
        <vt:lpwstr/>
      </vt:variant>
      <vt:variant>
        <vt:i4>4980747</vt:i4>
      </vt:variant>
      <vt:variant>
        <vt:i4>2472</vt:i4>
      </vt:variant>
      <vt:variant>
        <vt:i4>0</vt:i4>
      </vt:variant>
      <vt:variant>
        <vt:i4>5</vt:i4>
      </vt:variant>
      <vt:variant>
        <vt:lpwstr>../Docs/R1-135282.zip</vt:lpwstr>
      </vt:variant>
      <vt:variant>
        <vt:lpwstr/>
      </vt:variant>
      <vt:variant>
        <vt:i4>4456460</vt:i4>
      </vt:variant>
      <vt:variant>
        <vt:i4>2469</vt:i4>
      </vt:variant>
      <vt:variant>
        <vt:i4>0</vt:i4>
      </vt:variant>
      <vt:variant>
        <vt:i4>5</vt:i4>
      </vt:variant>
      <vt:variant>
        <vt:lpwstr>../Docs/R1-135205.zip</vt:lpwstr>
      </vt:variant>
      <vt:variant>
        <vt:lpwstr/>
      </vt:variant>
      <vt:variant>
        <vt:i4>4325387</vt:i4>
      </vt:variant>
      <vt:variant>
        <vt:i4>2466</vt:i4>
      </vt:variant>
      <vt:variant>
        <vt:i4>0</vt:i4>
      </vt:variant>
      <vt:variant>
        <vt:i4>5</vt:i4>
      </vt:variant>
      <vt:variant>
        <vt:lpwstr>../Docs/R1-135161.zip</vt:lpwstr>
      </vt:variant>
      <vt:variant>
        <vt:lpwstr/>
      </vt:variant>
      <vt:variant>
        <vt:i4>4653068</vt:i4>
      </vt:variant>
      <vt:variant>
        <vt:i4>2463</vt:i4>
      </vt:variant>
      <vt:variant>
        <vt:i4>0</vt:i4>
      </vt:variant>
      <vt:variant>
        <vt:i4>5</vt:i4>
      </vt:variant>
      <vt:variant>
        <vt:lpwstr>../Docs/R1-135136.zip</vt:lpwstr>
      </vt:variant>
      <vt:variant>
        <vt:lpwstr/>
      </vt:variant>
      <vt:variant>
        <vt:i4>4456461</vt:i4>
      </vt:variant>
      <vt:variant>
        <vt:i4>2460</vt:i4>
      </vt:variant>
      <vt:variant>
        <vt:i4>0</vt:i4>
      </vt:variant>
      <vt:variant>
        <vt:i4>5</vt:i4>
      </vt:variant>
      <vt:variant>
        <vt:lpwstr>../Docs/R1-135107.zip</vt:lpwstr>
      </vt:variant>
      <vt:variant>
        <vt:lpwstr/>
      </vt:variant>
      <vt:variant>
        <vt:i4>4587532</vt:i4>
      </vt:variant>
      <vt:variant>
        <vt:i4>2457</vt:i4>
      </vt:variant>
      <vt:variant>
        <vt:i4>0</vt:i4>
      </vt:variant>
      <vt:variant>
        <vt:i4>5</vt:i4>
      </vt:variant>
      <vt:variant>
        <vt:lpwstr>../Docs/R1-135027.zip</vt:lpwstr>
      </vt:variant>
      <vt:variant>
        <vt:lpwstr/>
      </vt:variant>
      <vt:variant>
        <vt:i4>4980744</vt:i4>
      </vt:variant>
      <vt:variant>
        <vt:i4>2454</vt:i4>
      </vt:variant>
      <vt:variant>
        <vt:i4>0</vt:i4>
      </vt:variant>
      <vt:variant>
        <vt:i4>5</vt:i4>
      </vt:variant>
      <vt:variant>
        <vt:lpwstr>../Docs/R1-135281.zip</vt:lpwstr>
      </vt:variant>
      <vt:variant>
        <vt:lpwstr/>
      </vt:variant>
      <vt:variant>
        <vt:i4>4521986</vt:i4>
      </vt:variant>
      <vt:variant>
        <vt:i4>2451</vt:i4>
      </vt:variant>
      <vt:variant>
        <vt:i4>0</vt:i4>
      </vt:variant>
      <vt:variant>
        <vt:i4>5</vt:i4>
      </vt:variant>
      <vt:variant>
        <vt:lpwstr>../Docs/R1-136029.zip</vt:lpwstr>
      </vt:variant>
      <vt:variant>
        <vt:lpwstr/>
      </vt:variant>
      <vt:variant>
        <vt:i4>2686984</vt:i4>
      </vt:variant>
      <vt:variant>
        <vt:i4>2448</vt:i4>
      </vt:variant>
      <vt:variant>
        <vt:i4>0</vt:i4>
      </vt:variant>
      <vt:variant>
        <vt:i4>5</vt:i4>
      </vt:variant>
      <vt:variant>
        <vt:lpwstr>http://www.3gpp.org/ftp/tsg_ran/TSG_RAN/TSGR_60/Docs/RP-130833.zip</vt:lpwstr>
      </vt:variant>
      <vt:variant>
        <vt:lpwstr/>
      </vt:variant>
      <vt:variant>
        <vt:i4>4653058</vt:i4>
      </vt:variant>
      <vt:variant>
        <vt:i4>2445</vt:i4>
      </vt:variant>
      <vt:variant>
        <vt:i4>0</vt:i4>
      </vt:variant>
      <vt:variant>
        <vt:i4>5</vt:i4>
      </vt:variant>
      <vt:variant>
        <vt:lpwstr>../Docs/R1-136009.zip</vt:lpwstr>
      </vt:variant>
      <vt:variant>
        <vt:lpwstr/>
      </vt:variant>
      <vt:variant>
        <vt:i4>4653064</vt:i4>
      </vt:variant>
      <vt:variant>
        <vt:i4>2439</vt:i4>
      </vt:variant>
      <vt:variant>
        <vt:i4>0</vt:i4>
      </vt:variant>
      <vt:variant>
        <vt:i4>5</vt:i4>
      </vt:variant>
      <vt:variant>
        <vt:lpwstr>../Docs/R1-136003.zip</vt:lpwstr>
      </vt:variant>
      <vt:variant>
        <vt:lpwstr/>
      </vt:variant>
      <vt:variant>
        <vt:i4>4259840</vt:i4>
      </vt:variant>
      <vt:variant>
        <vt:i4>2436</vt:i4>
      </vt:variant>
      <vt:variant>
        <vt:i4>0</vt:i4>
      </vt:variant>
      <vt:variant>
        <vt:i4>5</vt:i4>
      </vt:variant>
      <vt:variant>
        <vt:lpwstr>../Docs/R1-135259.zip</vt:lpwstr>
      </vt:variant>
      <vt:variant>
        <vt:lpwstr/>
      </vt:variant>
      <vt:variant>
        <vt:i4>4653062</vt:i4>
      </vt:variant>
      <vt:variant>
        <vt:i4>2433</vt:i4>
      </vt:variant>
      <vt:variant>
        <vt:i4>0</vt:i4>
      </vt:variant>
      <vt:variant>
        <vt:i4>5</vt:i4>
      </vt:variant>
      <vt:variant>
        <vt:lpwstr>../Docs/R1-135835.zip</vt:lpwstr>
      </vt:variant>
      <vt:variant>
        <vt:lpwstr/>
      </vt:variant>
      <vt:variant>
        <vt:i4>4194314</vt:i4>
      </vt:variant>
      <vt:variant>
        <vt:i4>2430</vt:i4>
      </vt:variant>
      <vt:variant>
        <vt:i4>0</vt:i4>
      </vt:variant>
      <vt:variant>
        <vt:i4>5</vt:i4>
      </vt:variant>
      <vt:variant>
        <vt:lpwstr>../Docs/R1-135243.zip</vt:lpwstr>
      </vt:variant>
      <vt:variant>
        <vt:lpwstr/>
      </vt:variant>
      <vt:variant>
        <vt:i4>4521984</vt:i4>
      </vt:variant>
      <vt:variant>
        <vt:i4>2427</vt:i4>
      </vt:variant>
      <vt:variant>
        <vt:i4>0</vt:i4>
      </vt:variant>
      <vt:variant>
        <vt:i4>5</vt:i4>
      </vt:variant>
      <vt:variant>
        <vt:lpwstr>../Docs/R1-135813.zip</vt:lpwstr>
      </vt:variant>
      <vt:variant>
        <vt:lpwstr/>
      </vt:variant>
      <vt:variant>
        <vt:i4>4390920</vt:i4>
      </vt:variant>
      <vt:variant>
        <vt:i4>2424</vt:i4>
      </vt:variant>
      <vt:variant>
        <vt:i4>0</vt:i4>
      </vt:variant>
      <vt:variant>
        <vt:i4>5</vt:i4>
      </vt:variant>
      <vt:variant>
        <vt:lpwstr>../Docs/R1-135774.zip</vt:lpwstr>
      </vt:variant>
      <vt:variant>
        <vt:lpwstr/>
      </vt:variant>
      <vt:variant>
        <vt:i4>4259855</vt:i4>
      </vt:variant>
      <vt:variant>
        <vt:i4>2421</vt:i4>
      </vt:variant>
      <vt:variant>
        <vt:i4>0</vt:i4>
      </vt:variant>
      <vt:variant>
        <vt:i4>5</vt:i4>
      </vt:variant>
      <vt:variant>
        <vt:lpwstr>../Docs/R1-135652.zip</vt:lpwstr>
      </vt:variant>
      <vt:variant>
        <vt:lpwstr/>
      </vt:variant>
      <vt:variant>
        <vt:i4>4259852</vt:i4>
      </vt:variant>
      <vt:variant>
        <vt:i4>2418</vt:i4>
      </vt:variant>
      <vt:variant>
        <vt:i4>0</vt:i4>
      </vt:variant>
      <vt:variant>
        <vt:i4>5</vt:i4>
      </vt:variant>
      <vt:variant>
        <vt:lpwstr>../Docs/R1-135651.zip</vt:lpwstr>
      </vt:variant>
      <vt:variant>
        <vt:lpwstr/>
      </vt:variant>
      <vt:variant>
        <vt:i4>4259853</vt:i4>
      </vt:variant>
      <vt:variant>
        <vt:i4>2415</vt:i4>
      </vt:variant>
      <vt:variant>
        <vt:i4>0</vt:i4>
      </vt:variant>
      <vt:variant>
        <vt:i4>5</vt:i4>
      </vt:variant>
      <vt:variant>
        <vt:lpwstr>../Docs/R1-135650.zip</vt:lpwstr>
      </vt:variant>
      <vt:variant>
        <vt:lpwstr/>
      </vt:variant>
      <vt:variant>
        <vt:i4>4194308</vt:i4>
      </vt:variant>
      <vt:variant>
        <vt:i4>2412</vt:i4>
      </vt:variant>
      <vt:variant>
        <vt:i4>0</vt:i4>
      </vt:variant>
      <vt:variant>
        <vt:i4>5</vt:i4>
      </vt:variant>
      <vt:variant>
        <vt:lpwstr>../Docs/R1-135649.zip</vt:lpwstr>
      </vt:variant>
      <vt:variant>
        <vt:lpwstr/>
      </vt:variant>
      <vt:variant>
        <vt:i4>4653069</vt:i4>
      </vt:variant>
      <vt:variant>
        <vt:i4>2409</vt:i4>
      </vt:variant>
      <vt:variant>
        <vt:i4>0</vt:i4>
      </vt:variant>
      <vt:variant>
        <vt:i4>5</vt:i4>
      </vt:variant>
      <vt:variant>
        <vt:lpwstr>../Docs/R1-135630.zip</vt:lpwstr>
      </vt:variant>
      <vt:variant>
        <vt:lpwstr/>
      </vt:variant>
      <vt:variant>
        <vt:i4>4587524</vt:i4>
      </vt:variant>
      <vt:variant>
        <vt:i4>2406</vt:i4>
      </vt:variant>
      <vt:variant>
        <vt:i4>0</vt:i4>
      </vt:variant>
      <vt:variant>
        <vt:i4>5</vt:i4>
      </vt:variant>
      <vt:variant>
        <vt:lpwstr>../Docs/R1-135629.zip</vt:lpwstr>
      </vt:variant>
      <vt:variant>
        <vt:lpwstr/>
      </vt:variant>
      <vt:variant>
        <vt:i4>4587525</vt:i4>
      </vt:variant>
      <vt:variant>
        <vt:i4>2403</vt:i4>
      </vt:variant>
      <vt:variant>
        <vt:i4>0</vt:i4>
      </vt:variant>
      <vt:variant>
        <vt:i4>5</vt:i4>
      </vt:variant>
      <vt:variant>
        <vt:lpwstr>../Docs/R1-135628.zip</vt:lpwstr>
      </vt:variant>
      <vt:variant>
        <vt:lpwstr/>
      </vt:variant>
      <vt:variant>
        <vt:i4>4521992</vt:i4>
      </vt:variant>
      <vt:variant>
        <vt:i4>2400</vt:i4>
      </vt:variant>
      <vt:variant>
        <vt:i4>0</vt:i4>
      </vt:variant>
      <vt:variant>
        <vt:i4>5</vt:i4>
      </vt:variant>
      <vt:variant>
        <vt:lpwstr>../Docs/R1-135615.zip</vt:lpwstr>
      </vt:variant>
      <vt:variant>
        <vt:lpwstr/>
      </vt:variant>
      <vt:variant>
        <vt:i4>4390918</vt:i4>
      </vt:variant>
      <vt:variant>
        <vt:i4>2397</vt:i4>
      </vt:variant>
      <vt:variant>
        <vt:i4>0</vt:i4>
      </vt:variant>
      <vt:variant>
        <vt:i4>5</vt:i4>
      </vt:variant>
      <vt:variant>
        <vt:lpwstr>../Docs/R1-135578.zip</vt:lpwstr>
      </vt:variant>
      <vt:variant>
        <vt:lpwstr/>
      </vt:variant>
      <vt:variant>
        <vt:i4>4259848</vt:i4>
      </vt:variant>
      <vt:variant>
        <vt:i4>2394</vt:i4>
      </vt:variant>
      <vt:variant>
        <vt:i4>0</vt:i4>
      </vt:variant>
      <vt:variant>
        <vt:i4>5</vt:i4>
      </vt:variant>
      <vt:variant>
        <vt:lpwstr>../Docs/R1-135556.zip</vt:lpwstr>
      </vt:variant>
      <vt:variant>
        <vt:lpwstr/>
      </vt:variant>
      <vt:variant>
        <vt:i4>4521996</vt:i4>
      </vt:variant>
      <vt:variant>
        <vt:i4>2391</vt:i4>
      </vt:variant>
      <vt:variant>
        <vt:i4>0</vt:i4>
      </vt:variant>
      <vt:variant>
        <vt:i4>5</vt:i4>
      </vt:variant>
      <vt:variant>
        <vt:lpwstr>../Docs/R1-135512.zip</vt:lpwstr>
      </vt:variant>
      <vt:variant>
        <vt:lpwstr/>
      </vt:variant>
      <vt:variant>
        <vt:i4>4325385</vt:i4>
      </vt:variant>
      <vt:variant>
        <vt:i4>2388</vt:i4>
      </vt:variant>
      <vt:variant>
        <vt:i4>0</vt:i4>
      </vt:variant>
      <vt:variant>
        <vt:i4>5</vt:i4>
      </vt:variant>
      <vt:variant>
        <vt:lpwstr>../Docs/R1-135466.zip</vt:lpwstr>
      </vt:variant>
      <vt:variant>
        <vt:lpwstr/>
      </vt:variant>
      <vt:variant>
        <vt:i4>4325386</vt:i4>
      </vt:variant>
      <vt:variant>
        <vt:i4>2385</vt:i4>
      </vt:variant>
      <vt:variant>
        <vt:i4>0</vt:i4>
      </vt:variant>
      <vt:variant>
        <vt:i4>5</vt:i4>
      </vt:variant>
      <vt:variant>
        <vt:lpwstr>../Docs/R1-135465.zip</vt:lpwstr>
      </vt:variant>
      <vt:variant>
        <vt:lpwstr/>
      </vt:variant>
      <vt:variant>
        <vt:i4>4325387</vt:i4>
      </vt:variant>
      <vt:variant>
        <vt:i4>2382</vt:i4>
      </vt:variant>
      <vt:variant>
        <vt:i4>0</vt:i4>
      </vt:variant>
      <vt:variant>
        <vt:i4>5</vt:i4>
      </vt:variant>
      <vt:variant>
        <vt:lpwstr>../Docs/R1-135464.zip</vt:lpwstr>
      </vt:variant>
      <vt:variant>
        <vt:lpwstr/>
      </vt:variant>
      <vt:variant>
        <vt:i4>4325388</vt:i4>
      </vt:variant>
      <vt:variant>
        <vt:i4>2379</vt:i4>
      </vt:variant>
      <vt:variant>
        <vt:i4>0</vt:i4>
      </vt:variant>
      <vt:variant>
        <vt:i4>5</vt:i4>
      </vt:variant>
      <vt:variant>
        <vt:lpwstr>../Docs/R1-135463.zip</vt:lpwstr>
      </vt:variant>
      <vt:variant>
        <vt:lpwstr/>
      </vt:variant>
      <vt:variant>
        <vt:i4>4194312</vt:i4>
      </vt:variant>
      <vt:variant>
        <vt:i4>2376</vt:i4>
      </vt:variant>
      <vt:variant>
        <vt:i4>0</vt:i4>
      </vt:variant>
      <vt:variant>
        <vt:i4>5</vt:i4>
      </vt:variant>
      <vt:variant>
        <vt:lpwstr>../Docs/R1-135447.zip</vt:lpwstr>
      </vt:variant>
      <vt:variant>
        <vt:lpwstr/>
      </vt:variant>
      <vt:variant>
        <vt:i4>4194316</vt:i4>
      </vt:variant>
      <vt:variant>
        <vt:i4>2373</vt:i4>
      </vt:variant>
      <vt:variant>
        <vt:i4>0</vt:i4>
      </vt:variant>
      <vt:variant>
        <vt:i4>5</vt:i4>
      </vt:variant>
      <vt:variant>
        <vt:lpwstr>../Docs/R1-135443.zip</vt:lpwstr>
      </vt:variant>
      <vt:variant>
        <vt:lpwstr/>
      </vt:variant>
      <vt:variant>
        <vt:i4>4194317</vt:i4>
      </vt:variant>
      <vt:variant>
        <vt:i4>2370</vt:i4>
      </vt:variant>
      <vt:variant>
        <vt:i4>0</vt:i4>
      </vt:variant>
      <vt:variant>
        <vt:i4>5</vt:i4>
      </vt:variant>
      <vt:variant>
        <vt:lpwstr>../Docs/R1-135442.zip</vt:lpwstr>
      </vt:variant>
      <vt:variant>
        <vt:lpwstr/>
      </vt:variant>
      <vt:variant>
        <vt:i4>4653071</vt:i4>
      </vt:variant>
      <vt:variant>
        <vt:i4>2367</vt:i4>
      </vt:variant>
      <vt:variant>
        <vt:i4>0</vt:i4>
      </vt:variant>
      <vt:variant>
        <vt:i4>5</vt:i4>
      </vt:variant>
      <vt:variant>
        <vt:lpwstr>../Docs/R1-135430.zip</vt:lpwstr>
      </vt:variant>
      <vt:variant>
        <vt:lpwstr/>
      </vt:variant>
      <vt:variant>
        <vt:i4>4587526</vt:i4>
      </vt:variant>
      <vt:variant>
        <vt:i4>2364</vt:i4>
      </vt:variant>
      <vt:variant>
        <vt:i4>0</vt:i4>
      </vt:variant>
      <vt:variant>
        <vt:i4>5</vt:i4>
      </vt:variant>
      <vt:variant>
        <vt:lpwstr>../Docs/R1-135429.zip</vt:lpwstr>
      </vt:variant>
      <vt:variant>
        <vt:lpwstr/>
      </vt:variant>
      <vt:variant>
        <vt:i4>4980747</vt:i4>
      </vt:variant>
      <vt:variant>
        <vt:i4>2361</vt:i4>
      </vt:variant>
      <vt:variant>
        <vt:i4>0</vt:i4>
      </vt:variant>
      <vt:variant>
        <vt:i4>5</vt:i4>
      </vt:variant>
      <vt:variant>
        <vt:lpwstr>../Docs/R1-135383.zip</vt:lpwstr>
      </vt:variant>
      <vt:variant>
        <vt:lpwstr/>
      </vt:variant>
      <vt:variant>
        <vt:i4>4194317</vt:i4>
      </vt:variant>
      <vt:variant>
        <vt:i4>2358</vt:i4>
      </vt:variant>
      <vt:variant>
        <vt:i4>0</vt:i4>
      </vt:variant>
      <vt:variant>
        <vt:i4>5</vt:i4>
      </vt:variant>
      <vt:variant>
        <vt:lpwstr>../Docs/R1-135345.zip</vt:lpwstr>
      </vt:variant>
      <vt:variant>
        <vt:lpwstr/>
      </vt:variant>
      <vt:variant>
        <vt:i4>4194316</vt:i4>
      </vt:variant>
      <vt:variant>
        <vt:i4>2355</vt:i4>
      </vt:variant>
      <vt:variant>
        <vt:i4>0</vt:i4>
      </vt:variant>
      <vt:variant>
        <vt:i4>5</vt:i4>
      </vt:variant>
      <vt:variant>
        <vt:lpwstr>../Docs/R1-135344.zip</vt:lpwstr>
      </vt:variant>
      <vt:variant>
        <vt:lpwstr/>
      </vt:variant>
      <vt:variant>
        <vt:i4>4194315</vt:i4>
      </vt:variant>
      <vt:variant>
        <vt:i4>2352</vt:i4>
      </vt:variant>
      <vt:variant>
        <vt:i4>0</vt:i4>
      </vt:variant>
      <vt:variant>
        <vt:i4>5</vt:i4>
      </vt:variant>
      <vt:variant>
        <vt:lpwstr>../Docs/R1-135343.zip</vt:lpwstr>
      </vt:variant>
      <vt:variant>
        <vt:lpwstr/>
      </vt:variant>
      <vt:variant>
        <vt:i4>4456457</vt:i4>
      </vt:variant>
      <vt:variant>
        <vt:i4>2349</vt:i4>
      </vt:variant>
      <vt:variant>
        <vt:i4>0</vt:i4>
      </vt:variant>
      <vt:variant>
        <vt:i4>5</vt:i4>
      </vt:variant>
      <vt:variant>
        <vt:lpwstr>../Docs/R1-135301.zip</vt:lpwstr>
      </vt:variant>
      <vt:variant>
        <vt:lpwstr/>
      </vt:variant>
      <vt:variant>
        <vt:i4>4390925</vt:i4>
      </vt:variant>
      <vt:variant>
        <vt:i4>2346</vt:i4>
      </vt:variant>
      <vt:variant>
        <vt:i4>0</vt:i4>
      </vt:variant>
      <vt:variant>
        <vt:i4>5</vt:i4>
      </vt:variant>
      <vt:variant>
        <vt:lpwstr>../Docs/R1-135274.zip</vt:lpwstr>
      </vt:variant>
      <vt:variant>
        <vt:lpwstr/>
      </vt:variant>
      <vt:variant>
        <vt:i4>4259841</vt:i4>
      </vt:variant>
      <vt:variant>
        <vt:i4>2343</vt:i4>
      </vt:variant>
      <vt:variant>
        <vt:i4>0</vt:i4>
      </vt:variant>
      <vt:variant>
        <vt:i4>5</vt:i4>
      </vt:variant>
      <vt:variant>
        <vt:lpwstr>../Docs/R1-135258.zip</vt:lpwstr>
      </vt:variant>
      <vt:variant>
        <vt:lpwstr/>
      </vt:variant>
      <vt:variant>
        <vt:i4>4456461</vt:i4>
      </vt:variant>
      <vt:variant>
        <vt:i4>2340</vt:i4>
      </vt:variant>
      <vt:variant>
        <vt:i4>0</vt:i4>
      </vt:variant>
      <vt:variant>
        <vt:i4>5</vt:i4>
      </vt:variant>
      <vt:variant>
        <vt:lpwstr>../Docs/R1-135204.zip</vt:lpwstr>
      </vt:variant>
      <vt:variant>
        <vt:lpwstr/>
      </vt:variant>
      <vt:variant>
        <vt:i4>4456458</vt:i4>
      </vt:variant>
      <vt:variant>
        <vt:i4>2337</vt:i4>
      </vt:variant>
      <vt:variant>
        <vt:i4>0</vt:i4>
      </vt:variant>
      <vt:variant>
        <vt:i4>5</vt:i4>
      </vt:variant>
      <vt:variant>
        <vt:lpwstr>../Docs/R1-135203.zip</vt:lpwstr>
      </vt:variant>
      <vt:variant>
        <vt:lpwstr/>
      </vt:variant>
      <vt:variant>
        <vt:i4>4456459</vt:i4>
      </vt:variant>
      <vt:variant>
        <vt:i4>2334</vt:i4>
      </vt:variant>
      <vt:variant>
        <vt:i4>0</vt:i4>
      </vt:variant>
      <vt:variant>
        <vt:i4>5</vt:i4>
      </vt:variant>
      <vt:variant>
        <vt:lpwstr>../Docs/R1-135202.zip</vt:lpwstr>
      </vt:variant>
      <vt:variant>
        <vt:lpwstr/>
      </vt:variant>
      <vt:variant>
        <vt:i4>4456456</vt:i4>
      </vt:variant>
      <vt:variant>
        <vt:i4>2331</vt:i4>
      </vt:variant>
      <vt:variant>
        <vt:i4>0</vt:i4>
      </vt:variant>
      <vt:variant>
        <vt:i4>5</vt:i4>
      </vt:variant>
      <vt:variant>
        <vt:lpwstr>../Docs/R1-135201.zip</vt:lpwstr>
      </vt:variant>
      <vt:variant>
        <vt:lpwstr/>
      </vt:variant>
      <vt:variant>
        <vt:i4>4325386</vt:i4>
      </vt:variant>
      <vt:variant>
        <vt:i4>2328</vt:i4>
      </vt:variant>
      <vt:variant>
        <vt:i4>0</vt:i4>
      </vt:variant>
      <vt:variant>
        <vt:i4>5</vt:i4>
      </vt:variant>
      <vt:variant>
        <vt:lpwstr>../Docs/R1-135160.zip</vt:lpwstr>
      </vt:variant>
      <vt:variant>
        <vt:lpwstr/>
      </vt:variant>
      <vt:variant>
        <vt:i4>4456460</vt:i4>
      </vt:variant>
      <vt:variant>
        <vt:i4>2325</vt:i4>
      </vt:variant>
      <vt:variant>
        <vt:i4>0</vt:i4>
      </vt:variant>
      <vt:variant>
        <vt:i4>5</vt:i4>
      </vt:variant>
      <vt:variant>
        <vt:lpwstr>../Docs/R1-135106.zip</vt:lpwstr>
      </vt:variant>
      <vt:variant>
        <vt:lpwstr/>
      </vt:variant>
      <vt:variant>
        <vt:i4>4390926</vt:i4>
      </vt:variant>
      <vt:variant>
        <vt:i4>2322</vt:i4>
      </vt:variant>
      <vt:variant>
        <vt:i4>0</vt:i4>
      </vt:variant>
      <vt:variant>
        <vt:i4>5</vt:i4>
      </vt:variant>
      <vt:variant>
        <vt:lpwstr>../Docs/R1-135075.zip</vt:lpwstr>
      </vt:variant>
      <vt:variant>
        <vt:lpwstr/>
      </vt:variant>
      <vt:variant>
        <vt:i4>4390927</vt:i4>
      </vt:variant>
      <vt:variant>
        <vt:i4>2319</vt:i4>
      </vt:variant>
      <vt:variant>
        <vt:i4>0</vt:i4>
      </vt:variant>
      <vt:variant>
        <vt:i4>5</vt:i4>
      </vt:variant>
      <vt:variant>
        <vt:lpwstr>../Docs/R1-135074.zip</vt:lpwstr>
      </vt:variant>
      <vt:variant>
        <vt:lpwstr/>
      </vt:variant>
      <vt:variant>
        <vt:i4>4390920</vt:i4>
      </vt:variant>
      <vt:variant>
        <vt:i4>2316</vt:i4>
      </vt:variant>
      <vt:variant>
        <vt:i4>0</vt:i4>
      </vt:variant>
      <vt:variant>
        <vt:i4>5</vt:i4>
      </vt:variant>
      <vt:variant>
        <vt:lpwstr>../Docs/R1-135073.zip</vt:lpwstr>
      </vt:variant>
      <vt:variant>
        <vt:lpwstr/>
      </vt:variant>
      <vt:variant>
        <vt:i4>4390921</vt:i4>
      </vt:variant>
      <vt:variant>
        <vt:i4>2313</vt:i4>
      </vt:variant>
      <vt:variant>
        <vt:i4>0</vt:i4>
      </vt:variant>
      <vt:variant>
        <vt:i4>5</vt:i4>
      </vt:variant>
      <vt:variant>
        <vt:lpwstr>../Docs/R1-135072.zip</vt:lpwstr>
      </vt:variant>
      <vt:variant>
        <vt:lpwstr/>
      </vt:variant>
      <vt:variant>
        <vt:i4>4390922</vt:i4>
      </vt:variant>
      <vt:variant>
        <vt:i4>2310</vt:i4>
      </vt:variant>
      <vt:variant>
        <vt:i4>0</vt:i4>
      </vt:variant>
      <vt:variant>
        <vt:i4>5</vt:i4>
      </vt:variant>
      <vt:variant>
        <vt:lpwstr>../Docs/R1-135071.zip</vt:lpwstr>
      </vt:variant>
      <vt:variant>
        <vt:lpwstr/>
      </vt:variant>
      <vt:variant>
        <vt:i4>4390923</vt:i4>
      </vt:variant>
      <vt:variant>
        <vt:i4>2307</vt:i4>
      </vt:variant>
      <vt:variant>
        <vt:i4>0</vt:i4>
      </vt:variant>
      <vt:variant>
        <vt:i4>5</vt:i4>
      </vt:variant>
      <vt:variant>
        <vt:lpwstr>../Docs/R1-135070.zip</vt:lpwstr>
      </vt:variant>
      <vt:variant>
        <vt:lpwstr/>
      </vt:variant>
      <vt:variant>
        <vt:i4>4587533</vt:i4>
      </vt:variant>
      <vt:variant>
        <vt:i4>2304</vt:i4>
      </vt:variant>
      <vt:variant>
        <vt:i4>0</vt:i4>
      </vt:variant>
      <vt:variant>
        <vt:i4>5</vt:i4>
      </vt:variant>
      <vt:variant>
        <vt:lpwstr>../Docs/R1-135026.zip</vt:lpwstr>
      </vt:variant>
      <vt:variant>
        <vt:lpwstr/>
      </vt:variant>
      <vt:variant>
        <vt:i4>4587534</vt:i4>
      </vt:variant>
      <vt:variant>
        <vt:i4>2301</vt:i4>
      </vt:variant>
      <vt:variant>
        <vt:i4>0</vt:i4>
      </vt:variant>
      <vt:variant>
        <vt:i4>5</vt:i4>
      </vt:variant>
      <vt:variant>
        <vt:lpwstr>../Docs/R1-135025.zip</vt:lpwstr>
      </vt:variant>
      <vt:variant>
        <vt:lpwstr/>
      </vt:variant>
      <vt:variant>
        <vt:i4>4587535</vt:i4>
      </vt:variant>
      <vt:variant>
        <vt:i4>2298</vt:i4>
      </vt:variant>
      <vt:variant>
        <vt:i4>0</vt:i4>
      </vt:variant>
      <vt:variant>
        <vt:i4>5</vt:i4>
      </vt:variant>
      <vt:variant>
        <vt:lpwstr>../Docs/R1-135024.zip</vt:lpwstr>
      </vt:variant>
      <vt:variant>
        <vt:lpwstr/>
      </vt:variant>
      <vt:variant>
        <vt:i4>4587528</vt:i4>
      </vt:variant>
      <vt:variant>
        <vt:i4>2295</vt:i4>
      </vt:variant>
      <vt:variant>
        <vt:i4>0</vt:i4>
      </vt:variant>
      <vt:variant>
        <vt:i4>5</vt:i4>
      </vt:variant>
      <vt:variant>
        <vt:lpwstr>../Docs/R1-135023.zip</vt:lpwstr>
      </vt:variant>
      <vt:variant>
        <vt:lpwstr/>
      </vt:variant>
      <vt:variant>
        <vt:i4>4521999</vt:i4>
      </vt:variant>
      <vt:variant>
        <vt:i4>2292</vt:i4>
      </vt:variant>
      <vt:variant>
        <vt:i4>0</vt:i4>
      </vt:variant>
      <vt:variant>
        <vt:i4>5</vt:i4>
      </vt:variant>
      <vt:variant>
        <vt:lpwstr>../Docs/R1-136024.zip</vt:lpwstr>
      </vt:variant>
      <vt:variant>
        <vt:lpwstr/>
      </vt:variant>
      <vt:variant>
        <vt:i4>4587535</vt:i4>
      </vt:variant>
      <vt:variant>
        <vt:i4>2289</vt:i4>
      </vt:variant>
      <vt:variant>
        <vt:i4>0</vt:i4>
      </vt:variant>
      <vt:variant>
        <vt:i4>5</vt:i4>
      </vt:variant>
      <vt:variant>
        <vt:lpwstr>../Docs/R1-136014.zip</vt:lpwstr>
      </vt:variant>
      <vt:variant>
        <vt:lpwstr/>
      </vt:variant>
      <vt:variant>
        <vt:i4>4456452</vt:i4>
      </vt:variant>
      <vt:variant>
        <vt:i4>2286</vt:i4>
      </vt:variant>
      <vt:variant>
        <vt:i4>0</vt:i4>
      </vt:variant>
      <vt:variant>
        <vt:i4>5</vt:i4>
      </vt:variant>
      <vt:variant>
        <vt:lpwstr>../Docs/R1-135906.zip</vt:lpwstr>
      </vt:variant>
      <vt:variant>
        <vt:lpwstr/>
      </vt:variant>
      <vt:variant>
        <vt:i4>4194307</vt:i4>
      </vt:variant>
      <vt:variant>
        <vt:i4>2283</vt:i4>
      </vt:variant>
      <vt:variant>
        <vt:i4>0</vt:i4>
      </vt:variant>
      <vt:variant>
        <vt:i4>5</vt:i4>
      </vt:variant>
      <vt:variant>
        <vt:lpwstr>../Docs/R1-135941.zip</vt:lpwstr>
      </vt:variant>
      <vt:variant>
        <vt:lpwstr/>
      </vt:variant>
      <vt:variant>
        <vt:i4>4456452</vt:i4>
      </vt:variant>
      <vt:variant>
        <vt:i4>2280</vt:i4>
      </vt:variant>
      <vt:variant>
        <vt:i4>0</vt:i4>
      </vt:variant>
      <vt:variant>
        <vt:i4>5</vt:i4>
      </vt:variant>
      <vt:variant>
        <vt:lpwstr>../Docs/R1-135906.zip</vt:lpwstr>
      </vt:variant>
      <vt:variant>
        <vt:lpwstr/>
      </vt:variant>
      <vt:variant>
        <vt:i4>4653057</vt:i4>
      </vt:variant>
      <vt:variant>
        <vt:i4>2277</vt:i4>
      </vt:variant>
      <vt:variant>
        <vt:i4>0</vt:i4>
      </vt:variant>
      <vt:variant>
        <vt:i4>5</vt:i4>
      </vt:variant>
      <vt:variant>
        <vt:lpwstr>../Docs/R1-135933.zip</vt:lpwstr>
      </vt:variant>
      <vt:variant>
        <vt:lpwstr/>
      </vt:variant>
      <vt:variant>
        <vt:i4>5046282</vt:i4>
      </vt:variant>
      <vt:variant>
        <vt:i4>2274</vt:i4>
      </vt:variant>
      <vt:variant>
        <vt:i4>0</vt:i4>
      </vt:variant>
      <vt:variant>
        <vt:i4>5</vt:i4>
      </vt:variant>
      <vt:variant>
        <vt:lpwstr>../Docs/R1-135899.zip</vt:lpwstr>
      </vt:variant>
      <vt:variant>
        <vt:lpwstr/>
      </vt:variant>
      <vt:variant>
        <vt:i4>4587532</vt:i4>
      </vt:variant>
      <vt:variant>
        <vt:i4>2271</vt:i4>
      </vt:variant>
      <vt:variant>
        <vt:i4>0</vt:i4>
      </vt:variant>
      <vt:variant>
        <vt:i4>5</vt:i4>
      </vt:variant>
      <vt:variant>
        <vt:lpwstr>../Docs/R1-136017.zip</vt:lpwstr>
      </vt:variant>
      <vt:variant>
        <vt:lpwstr/>
      </vt:variant>
      <vt:variant>
        <vt:i4>4587533</vt:i4>
      </vt:variant>
      <vt:variant>
        <vt:i4>2268</vt:i4>
      </vt:variant>
      <vt:variant>
        <vt:i4>0</vt:i4>
      </vt:variant>
      <vt:variant>
        <vt:i4>5</vt:i4>
      </vt:variant>
      <vt:variant>
        <vt:lpwstr>../Docs/R1-136016.zip</vt:lpwstr>
      </vt:variant>
      <vt:variant>
        <vt:lpwstr/>
      </vt:variant>
      <vt:variant>
        <vt:i4>4653058</vt:i4>
      </vt:variant>
      <vt:variant>
        <vt:i4>2265</vt:i4>
      </vt:variant>
      <vt:variant>
        <vt:i4>0</vt:i4>
      </vt:variant>
      <vt:variant>
        <vt:i4>5</vt:i4>
      </vt:variant>
      <vt:variant>
        <vt:lpwstr>../Docs/R1-136009.zip</vt:lpwstr>
      </vt:variant>
      <vt:variant>
        <vt:lpwstr/>
      </vt:variant>
      <vt:variant>
        <vt:i4>5046283</vt:i4>
      </vt:variant>
      <vt:variant>
        <vt:i4>2262</vt:i4>
      </vt:variant>
      <vt:variant>
        <vt:i4>0</vt:i4>
      </vt:variant>
      <vt:variant>
        <vt:i4>5</vt:i4>
      </vt:variant>
      <vt:variant>
        <vt:lpwstr>../Docs/R1-135898.zip</vt:lpwstr>
      </vt:variant>
      <vt:variant>
        <vt:lpwstr/>
      </vt:variant>
      <vt:variant>
        <vt:i4>4194305</vt:i4>
      </vt:variant>
      <vt:variant>
        <vt:i4>2259</vt:i4>
      </vt:variant>
      <vt:variant>
        <vt:i4>0</vt:i4>
      </vt:variant>
      <vt:variant>
        <vt:i4>5</vt:i4>
      </vt:variant>
      <vt:variant>
        <vt:lpwstr>../Docs/R1-135248.zip</vt:lpwstr>
      </vt:variant>
      <vt:variant>
        <vt:lpwstr/>
      </vt:variant>
      <vt:variant>
        <vt:i4>4521997</vt:i4>
      </vt:variant>
      <vt:variant>
        <vt:i4>2256</vt:i4>
      </vt:variant>
      <vt:variant>
        <vt:i4>0</vt:i4>
      </vt:variant>
      <vt:variant>
        <vt:i4>5</vt:i4>
      </vt:variant>
      <vt:variant>
        <vt:lpwstr>../Docs/R1-135513.zip</vt:lpwstr>
      </vt:variant>
      <vt:variant>
        <vt:lpwstr/>
      </vt:variant>
      <vt:variant>
        <vt:i4>4390921</vt:i4>
      </vt:variant>
      <vt:variant>
        <vt:i4>2253</vt:i4>
      </vt:variant>
      <vt:variant>
        <vt:i4>0</vt:i4>
      </vt:variant>
      <vt:variant>
        <vt:i4>5</vt:i4>
      </vt:variant>
      <vt:variant>
        <vt:lpwstr>../Docs/R1-135577.zip</vt:lpwstr>
      </vt:variant>
      <vt:variant>
        <vt:lpwstr/>
      </vt:variant>
      <vt:variant>
        <vt:i4>4259853</vt:i4>
      </vt:variant>
      <vt:variant>
        <vt:i4>2250</vt:i4>
      </vt:variant>
      <vt:variant>
        <vt:i4>0</vt:i4>
      </vt:variant>
      <vt:variant>
        <vt:i4>5</vt:i4>
      </vt:variant>
      <vt:variant>
        <vt:lpwstr>../Docs/R1-135355.zip</vt:lpwstr>
      </vt:variant>
      <vt:variant>
        <vt:lpwstr/>
      </vt:variant>
      <vt:variant>
        <vt:i4>4390924</vt:i4>
      </vt:variant>
      <vt:variant>
        <vt:i4>2247</vt:i4>
      </vt:variant>
      <vt:variant>
        <vt:i4>0</vt:i4>
      </vt:variant>
      <vt:variant>
        <vt:i4>5</vt:i4>
      </vt:variant>
      <vt:variant>
        <vt:lpwstr>../Docs/R1-135275.zip</vt:lpwstr>
      </vt:variant>
      <vt:variant>
        <vt:lpwstr/>
      </vt:variant>
      <vt:variant>
        <vt:i4>2621442</vt:i4>
      </vt:variant>
      <vt:variant>
        <vt:i4>2244</vt:i4>
      </vt:variant>
      <vt:variant>
        <vt:i4>0</vt:i4>
      </vt:variant>
      <vt:variant>
        <vt:i4>5</vt:i4>
      </vt:variant>
      <vt:variant>
        <vt:lpwstr>http://www.3gpp.org/ftp/tsg_ran/TSG_RAN/TSGR_61/Docs/RP-131399.zip</vt:lpwstr>
      </vt:variant>
      <vt:variant>
        <vt:lpwstr/>
      </vt:variant>
      <vt:variant>
        <vt:i4>4194313</vt:i4>
      </vt:variant>
      <vt:variant>
        <vt:i4>2241</vt:i4>
      </vt:variant>
      <vt:variant>
        <vt:i4>0</vt:i4>
      </vt:variant>
      <vt:variant>
        <vt:i4>5</vt:i4>
      </vt:variant>
      <vt:variant>
        <vt:lpwstr>../Docs/R1-135446.zip</vt:lpwstr>
      </vt:variant>
      <vt:variant>
        <vt:lpwstr/>
      </vt:variant>
      <vt:variant>
        <vt:i4>4456456</vt:i4>
      </vt:variant>
      <vt:variant>
        <vt:i4>2238</vt:i4>
      </vt:variant>
      <vt:variant>
        <vt:i4>0</vt:i4>
      </vt:variant>
      <vt:variant>
        <vt:i4>5</vt:i4>
      </vt:variant>
      <vt:variant>
        <vt:lpwstr>../Docs/R1-135300.zip</vt:lpwstr>
      </vt:variant>
      <vt:variant>
        <vt:lpwstr/>
      </vt:variant>
      <vt:variant>
        <vt:i4>5046272</vt:i4>
      </vt:variant>
      <vt:variant>
        <vt:i4>2235</vt:i4>
      </vt:variant>
      <vt:variant>
        <vt:i4>0</vt:i4>
      </vt:variant>
      <vt:variant>
        <vt:i4>5</vt:i4>
      </vt:variant>
      <vt:variant>
        <vt:lpwstr>../Docs/R1-135299.zip</vt:lpwstr>
      </vt:variant>
      <vt:variant>
        <vt:lpwstr/>
      </vt:variant>
      <vt:variant>
        <vt:i4>4456457</vt:i4>
      </vt:variant>
      <vt:variant>
        <vt:i4>2232</vt:i4>
      </vt:variant>
      <vt:variant>
        <vt:i4>0</vt:i4>
      </vt:variant>
      <vt:variant>
        <vt:i4>5</vt:i4>
      </vt:variant>
      <vt:variant>
        <vt:lpwstr>../Docs/R1-135200.zip</vt:lpwstr>
      </vt:variant>
      <vt:variant>
        <vt:lpwstr/>
      </vt:variant>
      <vt:variant>
        <vt:i4>4259843</vt:i4>
      </vt:variant>
      <vt:variant>
        <vt:i4>2229</vt:i4>
      </vt:variant>
      <vt:variant>
        <vt:i4>0</vt:i4>
      </vt:variant>
      <vt:variant>
        <vt:i4>5</vt:i4>
      </vt:variant>
      <vt:variant>
        <vt:lpwstr>../Docs/R1-135159.zip</vt:lpwstr>
      </vt:variant>
      <vt:variant>
        <vt:lpwstr/>
      </vt:variant>
      <vt:variant>
        <vt:i4>4653071</vt:i4>
      </vt:variant>
      <vt:variant>
        <vt:i4>2226</vt:i4>
      </vt:variant>
      <vt:variant>
        <vt:i4>0</vt:i4>
      </vt:variant>
      <vt:variant>
        <vt:i4>5</vt:i4>
      </vt:variant>
      <vt:variant>
        <vt:lpwstr>../Docs/R1-135135.zip</vt:lpwstr>
      </vt:variant>
      <vt:variant>
        <vt:lpwstr/>
      </vt:variant>
      <vt:variant>
        <vt:i4>4653070</vt:i4>
      </vt:variant>
      <vt:variant>
        <vt:i4>2223</vt:i4>
      </vt:variant>
      <vt:variant>
        <vt:i4>0</vt:i4>
      </vt:variant>
      <vt:variant>
        <vt:i4>5</vt:i4>
      </vt:variant>
      <vt:variant>
        <vt:lpwstr>../Docs/R1-135134.zip</vt:lpwstr>
      </vt:variant>
      <vt:variant>
        <vt:lpwstr/>
      </vt:variant>
      <vt:variant>
        <vt:i4>4325378</vt:i4>
      </vt:variant>
      <vt:variant>
        <vt:i4>2220</vt:i4>
      </vt:variant>
      <vt:variant>
        <vt:i4>0</vt:i4>
      </vt:variant>
      <vt:variant>
        <vt:i4>5</vt:i4>
      </vt:variant>
      <vt:variant>
        <vt:lpwstr>../Docs/R1-135069.zip</vt:lpwstr>
      </vt:variant>
      <vt:variant>
        <vt:lpwstr/>
      </vt:variant>
      <vt:variant>
        <vt:i4>4259842</vt:i4>
      </vt:variant>
      <vt:variant>
        <vt:i4>2217</vt:i4>
      </vt:variant>
      <vt:variant>
        <vt:i4>0</vt:i4>
      </vt:variant>
      <vt:variant>
        <vt:i4>5</vt:i4>
      </vt:variant>
      <vt:variant>
        <vt:lpwstr>../Docs/R1-135158.zip</vt:lpwstr>
      </vt:variant>
      <vt:variant>
        <vt:lpwstr/>
      </vt:variant>
      <vt:variant>
        <vt:i4>4653066</vt:i4>
      </vt:variant>
      <vt:variant>
        <vt:i4>2214</vt:i4>
      </vt:variant>
      <vt:variant>
        <vt:i4>0</vt:i4>
      </vt:variant>
      <vt:variant>
        <vt:i4>5</vt:i4>
      </vt:variant>
      <vt:variant>
        <vt:lpwstr>../Docs/R1-136001.zip</vt:lpwstr>
      </vt:variant>
      <vt:variant>
        <vt:lpwstr/>
      </vt:variant>
      <vt:variant>
        <vt:i4>4194311</vt:i4>
      </vt:variant>
      <vt:variant>
        <vt:i4>2211</vt:i4>
      </vt:variant>
      <vt:variant>
        <vt:i4>0</vt:i4>
      </vt:variant>
      <vt:variant>
        <vt:i4>5</vt:i4>
      </vt:variant>
      <vt:variant>
        <vt:lpwstr>../Docs/R1-135945.zip</vt:lpwstr>
      </vt:variant>
      <vt:variant>
        <vt:lpwstr/>
      </vt:variant>
      <vt:variant>
        <vt:i4>4390920</vt:i4>
      </vt:variant>
      <vt:variant>
        <vt:i4>2208</vt:i4>
      </vt:variant>
      <vt:variant>
        <vt:i4>0</vt:i4>
      </vt:variant>
      <vt:variant>
        <vt:i4>5</vt:i4>
      </vt:variant>
      <vt:variant>
        <vt:lpwstr>../Docs/R1-135675.zip</vt:lpwstr>
      </vt:variant>
      <vt:variant>
        <vt:lpwstr/>
      </vt:variant>
      <vt:variant>
        <vt:i4>4194309</vt:i4>
      </vt:variant>
      <vt:variant>
        <vt:i4>2205</vt:i4>
      </vt:variant>
      <vt:variant>
        <vt:i4>0</vt:i4>
      </vt:variant>
      <vt:variant>
        <vt:i4>5</vt:i4>
      </vt:variant>
      <vt:variant>
        <vt:lpwstr>../Docs/R1-135648.zip</vt:lpwstr>
      </vt:variant>
      <vt:variant>
        <vt:lpwstr/>
      </vt:variant>
      <vt:variant>
        <vt:i4>4456452</vt:i4>
      </vt:variant>
      <vt:variant>
        <vt:i4>2202</vt:i4>
      </vt:variant>
      <vt:variant>
        <vt:i4>0</vt:i4>
      </vt:variant>
      <vt:variant>
        <vt:i4>5</vt:i4>
      </vt:variant>
      <vt:variant>
        <vt:lpwstr>../Docs/R1-135609.zip</vt:lpwstr>
      </vt:variant>
      <vt:variant>
        <vt:lpwstr/>
      </vt:variant>
      <vt:variant>
        <vt:i4>4456454</vt:i4>
      </vt:variant>
      <vt:variant>
        <vt:i4>2199</vt:i4>
      </vt:variant>
      <vt:variant>
        <vt:i4>0</vt:i4>
      </vt:variant>
      <vt:variant>
        <vt:i4>5</vt:i4>
      </vt:variant>
      <vt:variant>
        <vt:lpwstr>../Docs/R1-134518.zip</vt:lpwstr>
      </vt:variant>
      <vt:variant>
        <vt:lpwstr/>
      </vt:variant>
      <vt:variant>
        <vt:i4>4390920</vt:i4>
      </vt:variant>
      <vt:variant>
        <vt:i4>2196</vt:i4>
      </vt:variant>
      <vt:variant>
        <vt:i4>0</vt:i4>
      </vt:variant>
      <vt:variant>
        <vt:i4>5</vt:i4>
      </vt:variant>
      <vt:variant>
        <vt:lpwstr>../Docs/R1-135576.zip</vt:lpwstr>
      </vt:variant>
      <vt:variant>
        <vt:lpwstr/>
      </vt:variant>
      <vt:variant>
        <vt:i4>4521999</vt:i4>
      </vt:variant>
      <vt:variant>
        <vt:i4>2193</vt:i4>
      </vt:variant>
      <vt:variant>
        <vt:i4>0</vt:i4>
      </vt:variant>
      <vt:variant>
        <vt:i4>5</vt:i4>
      </vt:variant>
      <vt:variant>
        <vt:lpwstr>../Docs/R1-135511.zip</vt:lpwstr>
      </vt:variant>
      <vt:variant>
        <vt:lpwstr/>
      </vt:variant>
      <vt:variant>
        <vt:i4>4325389</vt:i4>
      </vt:variant>
      <vt:variant>
        <vt:i4>2190</vt:i4>
      </vt:variant>
      <vt:variant>
        <vt:i4>0</vt:i4>
      </vt:variant>
      <vt:variant>
        <vt:i4>5</vt:i4>
      </vt:variant>
      <vt:variant>
        <vt:lpwstr>../Docs/R1-135462.zip</vt:lpwstr>
      </vt:variant>
      <vt:variant>
        <vt:lpwstr/>
      </vt:variant>
      <vt:variant>
        <vt:i4>4259852</vt:i4>
      </vt:variant>
      <vt:variant>
        <vt:i4>2187</vt:i4>
      </vt:variant>
      <vt:variant>
        <vt:i4>0</vt:i4>
      </vt:variant>
      <vt:variant>
        <vt:i4>5</vt:i4>
      </vt:variant>
      <vt:variant>
        <vt:lpwstr>../Docs/R1-134443.zip</vt:lpwstr>
      </vt:variant>
      <vt:variant>
        <vt:lpwstr/>
      </vt:variant>
      <vt:variant>
        <vt:i4>4587527</vt:i4>
      </vt:variant>
      <vt:variant>
        <vt:i4>2184</vt:i4>
      </vt:variant>
      <vt:variant>
        <vt:i4>0</vt:i4>
      </vt:variant>
      <vt:variant>
        <vt:i4>5</vt:i4>
      </vt:variant>
      <vt:variant>
        <vt:lpwstr>../Docs/R1-135428.zip</vt:lpwstr>
      </vt:variant>
      <vt:variant>
        <vt:lpwstr/>
      </vt:variant>
      <vt:variant>
        <vt:i4>4587528</vt:i4>
      </vt:variant>
      <vt:variant>
        <vt:i4>2181</vt:i4>
      </vt:variant>
      <vt:variant>
        <vt:i4>0</vt:i4>
      </vt:variant>
      <vt:variant>
        <vt:i4>5</vt:i4>
      </vt:variant>
      <vt:variant>
        <vt:lpwstr>../Docs/R1-135427.zip</vt:lpwstr>
      </vt:variant>
      <vt:variant>
        <vt:lpwstr/>
      </vt:variant>
      <vt:variant>
        <vt:i4>4325386</vt:i4>
      </vt:variant>
      <vt:variant>
        <vt:i4>2178</vt:i4>
      </vt:variant>
      <vt:variant>
        <vt:i4>0</vt:i4>
      </vt:variant>
      <vt:variant>
        <vt:i4>5</vt:i4>
      </vt:variant>
      <vt:variant>
        <vt:lpwstr>../Docs/R1-135362.zip</vt:lpwstr>
      </vt:variant>
      <vt:variant>
        <vt:lpwstr/>
      </vt:variant>
      <vt:variant>
        <vt:i4>5046273</vt:i4>
      </vt:variant>
      <vt:variant>
        <vt:i4>2175</vt:i4>
      </vt:variant>
      <vt:variant>
        <vt:i4>0</vt:i4>
      </vt:variant>
      <vt:variant>
        <vt:i4>5</vt:i4>
      </vt:variant>
      <vt:variant>
        <vt:lpwstr>../Docs/R1-135298.zip</vt:lpwstr>
      </vt:variant>
      <vt:variant>
        <vt:lpwstr/>
      </vt:variant>
      <vt:variant>
        <vt:i4>4325390</vt:i4>
      </vt:variant>
      <vt:variant>
        <vt:i4>2172</vt:i4>
      </vt:variant>
      <vt:variant>
        <vt:i4>0</vt:i4>
      </vt:variant>
      <vt:variant>
        <vt:i4>5</vt:i4>
      </vt:variant>
      <vt:variant>
        <vt:lpwstr>../Docs/R1-135267.zip</vt:lpwstr>
      </vt:variant>
      <vt:variant>
        <vt:lpwstr/>
      </vt:variant>
      <vt:variant>
        <vt:i4>5046285</vt:i4>
      </vt:variant>
      <vt:variant>
        <vt:i4>2169</vt:i4>
      </vt:variant>
      <vt:variant>
        <vt:i4>0</vt:i4>
      </vt:variant>
      <vt:variant>
        <vt:i4>5</vt:i4>
      </vt:variant>
      <vt:variant>
        <vt:lpwstr>../Docs/R1-135197.zip</vt:lpwstr>
      </vt:variant>
      <vt:variant>
        <vt:lpwstr/>
      </vt:variant>
      <vt:variant>
        <vt:i4>4325379</vt:i4>
      </vt:variant>
      <vt:variant>
        <vt:i4>2166</vt:i4>
      </vt:variant>
      <vt:variant>
        <vt:i4>0</vt:i4>
      </vt:variant>
      <vt:variant>
        <vt:i4>5</vt:i4>
      </vt:variant>
      <vt:variant>
        <vt:lpwstr>../Docs/R1-135068.zip</vt:lpwstr>
      </vt:variant>
      <vt:variant>
        <vt:lpwstr/>
      </vt:variant>
      <vt:variant>
        <vt:i4>4587529</vt:i4>
      </vt:variant>
      <vt:variant>
        <vt:i4>2163</vt:i4>
      </vt:variant>
      <vt:variant>
        <vt:i4>0</vt:i4>
      </vt:variant>
      <vt:variant>
        <vt:i4>5</vt:i4>
      </vt:variant>
      <vt:variant>
        <vt:lpwstr>../Docs/R1-135022.zip</vt:lpwstr>
      </vt:variant>
      <vt:variant>
        <vt:lpwstr/>
      </vt:variant>
      <vt:variant>
        <vt:i4>4194308</vt:i4>
      </vt:variant>
      <vt:variant>
        <vt:i4>2160</vt:i4>
      </vt:variant>
      <vt:variant>
        <vt:i4>0</vt:i4>
      </vt:variant>
      <vt:variant>
        <vt:i4>5</vt:i4>
      </vt:variant>
      <vt:variant>
        <vt:lpwstr>../Docs/R1-135946.zip</vt:lpwstr>
      </vt:variant>
      <vt:variant>
        <vt:lpwstr/>
      </vt:variant>
      <vt:variant>
        <vt:i4>4390921</vt:i4>
      </vt:variant>
      <vt:variant>
        <vt:i4>2157</vt:i4>
      </vt:variant>
      <vt:variant>
        <vt:i4>0</vt:i4>
      </vt:variant>
      <vt:variant>
        <vt:i4>5</vt:i4>
      </vt:variant>
      <vt:variant>
        <vt:lpwstr>../Docs/R1-135674.zip</vt:lpwstr>
      </vt:variant>
      <vt:variant>
        <vt:lpwstr/>
      </vt:variant>
      <vt:variant>
        <vt:i4>4194314</vt:i4>
      </vt:variant>
      <vt:variant>
        <vt:i4>2154</vt:i4>
      </vt:variant>
      <vt:variant>
        <vt:i4>0</vt:i4>
      </vt:variant>
      <vt:variant>
        <vt:i4>5</vt:i4>
      </vt:variant>
      <vt:variant>
        <vt:lpwstr>../Docs/R1-135647.zip</vt:lpwstr>
      </vt:variant>
      <vt:variant>
        <vt:lpwstr/>
      </vt:variant>
      <vt:variant>
        <vt:i4>4194315</vt:i4>
      </vt:variant>
      <vt:variant>
        <vt:i4>2151</vt:i4>
      </vt:variant>
      <vt:variant>
        <vt:i4>0</vt:i4>
      </vt:variant>
      <vt:variant>
        <vt:i4>5</vt:i4>
      </vt:variant>
      <vt:variant>
        <vt:lpwstr>../Docs/R1-135646.zip</vt:lpwstr>
      </vt:variant>
      <vt:variant>
        <vt:lpwstr/>
      </vt:variant>
      <vt:variant>
        <vt:i4>4653070</vt:i4>
      </vt:variant>
      <vt:variant>
        <vt:i4>2148</vt:i4>
      </vt:variant>
      <vt:variant>
        <vt:i4>0</vt:i4>
      </vt:variant>
      <vt:variant>
        <vt:i4>5</vt:i4>
      </vt:variant>
      <vt:variant>
        <vt:lpwstr>../Docs/R1-134520.zip</vt:lpwstr>
      </vt:variant>
      <vt:variant>
        <vt:lpwstr/>
      </vt:variant>
      <vt:variant>
        <vt:i4>4390923</vt:i4>
      </vt:variant>
      <vt:variant>
        <vt:i4>2145</vt:i4>
      </vt:variant>
      <vt:variant>
        <vt:i4>0</vt:i4>
      </vt:variant>
      <vt:variant>
        <vt:i4>5</vt:i4>
      </vt:variant>
      <vt:variant>
        <vt:lpwstr>../Docs/R1-135575.zip</vt:lpwstr>
      </vt:variant>
      <vt:variant>
        <vt:lpwstr/>
      </vt:variant>
      <vt:variant>
        <vt:i4>4456455</vt:i4>
      </vt:variant>
      <vt:variant>
        <vt:i4>2142</vt:i4>
      </vt:variant>
      <vt:variant>
        <vt:i4>0</vt:i4>
      </vt:variant>
      <vt:variant>
        <vt:i4>5</vt:i4>
      </vt:variant>
      <vt:variant>
        <vt:lpwstr>../Docs/R1-134519.zip</vt:lpwstr>
      </vt:variant>
      <vt:variant>
        <vt:lpwstr/>
      </vt:variant>
      <vt:variant>
        <vt:i4>4390922</vt:i4>
      </vt:variant>
      <vt:variant>
        <vt:i4>2139</vt:i4>
      </vt:variant>
      <vt:variant>
        <vt:i4>0</vt:i4>
      </vt:variant>
      <vt:variant>
        <vt:i4>5</vt:i4>
      </vt:variant>
      <vt:variant>
        <vt:lpwstr>../Docs/R1-135574.zip</vt:lpwstr>
      </vt:variant>
      <vt:variant>
        <vt:lpwstr/>
      </vt:variant>
      <vt:variant>
        <vt:i4>4521998</vt:i4>
      </vt:variant>
      <vt:variant>
        <vt:i4>2136</vt:i4>
      </vt:variant>
      <vt:variant>
        <vt:i4>0</vt:i4>
      </vt:variant>
      <vt:variant>
        <vt:i4>5</vt:i4>
      </vt:variant>
      <vt:variant>
        <vt:lpwstr>../Docs/R1-135510.zip</vt:lpwstr>
      </vt:variant>
      <vt:variant>
        <vt:lpwstr/>
      </vt:variant>
      <vt:variant>
        <vt:i4>4325390</vt:i4>
      </vt:variant>
      <vt:variant>
        <vt:i4>2133</vt:i4>
      </vt:variant>
      <vt:variant>
        <vt:i4>0</vt:i4>
      </vt:variant>
      <vt:variant>
        <vt:i4>5</vt:i4>
      </vt:variant>
      <vt:variant>
        <vt:lpwstr>../Docs/R1-135461.zip</vt:lpwstr>
      </vt:variant>
      <vt:variant>
        <vt:lpwstr/>
      </vt:variant>
      <vt:variant>
        <vt:i4>4259850</vt:i4>
      </vt:variant>
      <vt:variant>
        <vt:i4>2130</vt:i4>
      </vt:variant>
      <vt:variant>
        <vt:i4>0</vt:i4>
      </vt:variant>
      <vt:variant>
        <vt:i4>5</vt:i4>
      </vt:variant>
      <vt:variant>
        <vt:lpwstr>../Docs/R1-134445.zip</vt:lpwstr>
      </vt:variant>
      <vt:variant>
        <vt:lpwstr/>
      </vt:variant>
      <vt:variant>
        <vt:i4>4587529</vt:i4>
      </vt:variant>
      <vt:variant>
        <vt:i4>2127</vt:i4>
      </vt:variant>
      <vt:variant>
        <vt:i4>0</vt:i4>
      </vt:variant>
      <vt:variant>
        <vt:i4>5</vt:i4>
      </vt:variant>
      <vt:variant>
        <vt:lpwstr>../Docs/R1-135426.zip</vt:lpwstr>
      </vt:variant>
      <vt:variant>
        <vt:lpwstr/>
      </vt:variant>
      <vt:variant>
        <vt:i4>4587530</vt:i4>
      </vt:variant>
      <vt:variant>
        <vt:i4>2124</vt:i4>
      </vt:variant>
      <vt:variant>
        <vt:i4>0</vt:i4>
      </vt:variant>
      <vt:variant>
        <vt:i4>5</vt:i4>
      </vt:variant>
      <vt:variant>
        <vt:lpwstr>../Docs/R1-135425.zip</vt:lpwstr>
      </vt:variant>
      <vt:variant>
        <vt:lpwstr/>
      </vt:variant>
      <vt:variant>
        <vt:i4>5046284</vt:i4>
      </vt:variant>
      <vt:variant>
        <vt:i4>2121</vt:i4>
      </vt:variant>
      <vt:variant>
        <vt:i4>0</vt:i4>
      </vt:variant>
      <vt:variant>
        <vt:i4>5</vt:i4>
      </vt:variant>
      <vt:variant>
        <vt:lpwstr>../Docs/R1-135394.zip</vt:lpwstr>
      </vt:variant>
      <vt:variant>
        <vt:lpwstr/>
      </vt:variant>
      <vt:variant>
        <vt:i4>4325385</vt:i4>
      </vt:variant>
      <vt:variant>
        <vt:i4>2118</vt:i4>
      </vt:variant>
      <vt:variant>
        <vt:i4>0</vt:i4>
      </vt:variant>
      <vt:variant>
        <vt:i4>5</vt:i4>
      </vt:variant>
      <vt:variant>
        <vt:lpwstr>../Docs/R1-135361.zip</vt:lpwstr>
      </vt:variant>
      <vt:variant>
        <vt:lpwstr/>
      </vt:variant>
      <vt:variant>
        <vt:i4>4325384</vt:i4>
      </vt:variant>
      <vt:variant>
        <vt:i4>2115</vt:i4>
      </vt:variant>
      <vt:variant>
        <vt:i4>0</vt:i4>
      </vt:variant>
      <vt:variant>
        <vt:i4>5</vt:i4>
      </vt:variant>
      <vt:variant>
        <vt:lpwstr>../Docs/R1-135360.zip</vt:lpwstr>
      </vt:variant>
      <vt:variant>
        <vt:lpwstr/>
      </vt:variant>
      <vt:variant>
        <vt:i4>5046286</vt:i4>
      </vt:variant>
      <vt:variant>
        <vt:i4>2112</vt:i4>
      </vt:variant>
      <vt:variant>
        <vt:i4>0</vt:i4>
      </vt:variant>
      <vt:variant>
        <vt:i4>5</vt:i4>
      </vt:variant>
      <vt:variant>
        <vt:lpwstr>../Docs/R1-135297.zip</vt:lpwstr>
      </vt:variant>
      <vt:variant>
        <vt:lpwstr/>
      </vt:variant>
      <vt:variant>
        <vt:i4>5046275</vt:i4>
      </vt:variant>
      <vt:variant>
        <vt:i4>2109</vt:i4>
      </vt:variant>
      <vt:variant>
        <vt:i4>0</vt:i4>
      </vt:variant>
      <vt:variant>
        <vt:i4>5</vt:i4>
      </vt:variant>
      <vt:variant>
        <vt:lpwstr>../Docs/R1-135199.zip</vt:lpwstr>
      </vt:variant>
      <vt:variant>
        <vt:lpwstr/>
      </vt:variant>
      <vt:variant>
        <vt:i4>5046274</vt:i4>
      </vt:variant>
      <vt:variant>
        <vt:i4>2106</vt:i4>
      </vt:variant>
      <vt:variant>
        <vt:i4>0</vt:i4>
      </vt:variant>
      <vt:variant>
        <vt:i4>5</vt:i4>
      </vt:variant>
      <vt:variant>
        <vt:lpwstr>../Docs/R1-135198.zip</vt:lpwstr>
      </vt:variant>
      <vt:variant>
        <vt:lpwstr/>
      </vt:variant>
      <vt:variant>
        <vt:i4>4259853</vt:i4>
      </vt:variant>
      <vt:variant>
        <vt:i4>2103</vt:i4>
      </vt:variant>
      <vt:variant>
        <vt:i4>0</vt:i4>
      </vt:variant>
      <vt:variant>
        <vt:i4>5</vt:i4>
      </vt:variant>
      <vt:variant>
        <vt:lpwstr>../Docs/R1-135157.zip</vt:lpwstr>
      </vt:variant>
      <vt:variant>
        <vt:lpwstr/>
      </vt:variant>
      <vt:variant>
        <vt:i4>4259852</vt:i4>
      </vt:variant>
      <vt:variant>
        <vt:i4>2100</vt:i4>
      </vt:variant>
      <vt:variant>
        <vt:i4>0</vt:i4>
      </vt:variant>
      <vt:variant>
        <vt:i4>5</vt:i4>
      </vt:variant>
      <vt:variant>
        <vt:lpwstr>../Docs/R1-135156.zip</vt:lpwstr>
      </vt:variant>
      <vt:variant>
        <vt:lpwstr/>
      </vt:variant>
      <vt:variant>
        <vt:i4>4653064</vt:i4>
      </vt:variant>
      <vt:variant>
        <vt:i4>2097</vt:i4>
      </vt:variant>
      <vt:variant>
        <vt:i4>0</vt:i4>
      </vt:variant>
      <vt:variant>
        <vt:i4>5</vt:i4>
      </vt:variant>
      <vt:variant>
        <vt:lpwstr>../Docs/R1-135132.zip</vt:lpwstr>
      </vt:variant>
      <vt:variant>
        <vt:lpwstr/>
      </vt:variant>
      <vt:variant>
        <vt:i4>4456463</vt:i4>
      </vt:variant>
      <vt:variant>
        <vt:i4>2094</vt:i4>
      </vt:variant>
      <vt:variant>
        <vt:i4>0</vt:i4>
      </vt:variant>
      <vt:variant>
        <vt:i4>5</vt:i4>
      </vt:variant>
      <vt:variant>
        <vt:lpwstr>../Docs/R1-135105.zip</vt:lpwstr>
      </vt:variant>
      <vt:variant>
        <vt:lpwstr/>
      </vt:variant>
      <vt:variant>
        <vt:i4>4325388</vt:i4>
      </vt:variant>
      <vt:variant>
        <vt:i4>2091</vt:i4>
      </vt:variant>
      <vt:variant>
        <vt:i4>0</vt:i4>
      </vt:variant>
      <vt:variant>
        <vt:i4>5</vt:i4>
      </vt:variant>
      <vt:variant>
        <vt:lpwstr>../Docs/R1-135067.zip</vt:lpwstr>
      </vt:variant>
      <vt:variant>
        <vt:lpwstr/>
      </vt:variant>
      <vt:variant>
        <vt:i4>4325389</vt:i4>
      </vt:variant>
      <vt:variant>
        <vt:i4>2088</vt:i4>
      </vt:variant>
      <vt:variant>
        <vt:i4>0</vt:i4>
      </vt:variant>
      <vt:variant>
        <vt:i4>5</vt:i4>
      </vt:variant>
      <vt:variant>
        <vt:lpwstr>../Docs/R1-135066.zip</vt:lpwstr>
      </vt:variant>
      <vt:variant>
        <vt:lpwstr/>
      </vt:variant>
      <vt:variant>
        <vt:i4>4587530</vt:i4>
      </vt:variant>
      <vt:variant>
        <vt:i4>2085</vt:i4>
      </vt:variant>
      <vt:variant>
        <vt:i4>0</vt:i4>
      </vt:variant>
      <vt:variant>
        <vt:i4>5</vt:i4>
      </vt:variant>
      <vt:variant>
        <vt:lpwstr>../Docs/R1-135021.zip</vt:lpwstr>
      </vt:variant>
      <vt:variant>
        <vt:lpwstr/>
      </vt:variant>
      <vt:variant>
        <vt:i4>4653066</vt:i4>
      </vt:variant>
      <vt:variant>
        <vt:i4>2082</vt:i4>
      </vt:variant>
      <vt:variant>
        <vt:i4>0</vt:i4>
      </vt:variant>
      <vt:variant>
        <vt:i4>5</vt:i4>
      </vt:variant>
      <vt:variant>
        <vt:lpwstr>../Docs/R1-135130.zip</vt:lpwstr>
      </vt:variant>
      <vt:variant>
        <vt:lpwstr/>
      </vt:variant>
      <vt:variant>
        <vt:i4>4587521</vt:i4>
      </vt:variant>
      <vt:variant>
        <vt:i4>2079</vt:i4>
      </vt:variant>
      <vt:variant>
        <vt:i4>0</vt:i4>
      </vt:variant>
      <vt:variant>
        <vt:i4>5</vt:i4>
      </vt:variant>
      <vt:variant>
        <vt:lpwstr>../Docs/R1-135822.zip</vt:lpwstr>
      </vt:variant>
      <vt:variant>
        <vt:lpwstr/>
      </vt:variant>
      <vt:variant>
        <vt:i4>4194312</vt:i4>
      </vt:variant>
      <vt:variant>
        <vt:i4>2076</vt:i4>
      </vt:variant>
      <vt:variant>
        <vt:i4>0</vt:i4>
      </vt:variant>
      <vt:variant>
        <vt:i4>5</vt:i4>
      </vt:variant>
      <vt:variant>
        <vt:lpwstr>../Docs/R1-135645.zip</vt:lpwstr>
      </vt:variant>
      <vt:variant>
        <vt:lpwstr/>
      </vt:variant>
      <vt:variant>
        <vt:i4>4390925</vt:i4>
      </vt:variant>
      <vt:variant>
        <vt:i4>2073</vt:i4>
      </vt:variant>
      <vt:variant>
        <vt:i4>0</vt:i4>
      </vt:variant>
      <vt:variant>
        <vt:i4>5</vt:i4>
      </vt:variant>
      <vt:variant>
        <vt:lpwstr>../Docs/R1-135573.zip</vt:lpwstr>
      </vt:variant>
      <vt:variant>
        <vt:lpwstr/>
      </vt:variant>
      <vt:variant>
        <vt:i4>4456455</vt:i4>
      </vt:variant>
      <vt:variant>
        <vt:i4>2070</vt:i4>
      </vt:variant>
      <vt:variant>
        <vt:i4>0</vt:i4>
      </vt:variant>
      <vt:variant>
        <vt:i4>5</vt:i4>
      </vt:variant>
      <vt:variant>
        <vt:lpwstr>../Docs/R1-135509.zip</vt:lpwstr>
      </vt:variant>
      <vt:variant>
        <vt:lpwstr/>
      </vt:variant>
      <vt:variant>
        <vt:i4>4325391</vt:i4>
      </vt:variant>
      <vt:variant>
        <vt:i4>2067</vt:i4>
      </vt:variant>
      <vt:variant>
        <vt:i4>0</vt:i4>
      </vt:variant>
      <vt:variant>
        <vt:i4>5</vt:i4>
      </vt:variant>
      <vt:variant>
        <vt:lpwstr>../Docs/R1-135460.zip</vt:lpwstr>
      </vt:variant>
      <vt:variant>
        <vt:lpwstr/>
      </vt:variant>
      <vt:variant>
        <vt:i4>4587531</vt:i4>
      </vt:variant>
      <vt:variant>
        <vt:i4>2064</vt:i4>
      </vt:variant>
      <vt:variant>
        <vt:i4>0</vt:i4>
      </vt:variant>
      <vt:variant>
        <vt:i4>5</vt:i4>
      </vt:variant>
      <vt:variant>
        <vt:lpwstr>../Docs/R1-135424.zip</vt:lpwstr>
      </vt:variant>
      <vt:variant>
        <vt:lpwstr/>
      </vt:variant>
      <vt:variant>
        <vt:i4>4980746</vt:i4>
      </vt:variant>
      <vt:variant>
        <vt:i4>2061</vt:i4>
      </vt:variant>
      <vt:variant>
        <vt:i4>0</vt:i4>
      </vt:variant>
      <vt:variant>
        <vt:i4>5</vt:i4>
      </vt:variant>
      <vt:variant>
        <vt:lpwstr>../Docs/R1-135382.zip</vt:lpwstr>
      </vt:variant>
      <vt:variant>
        <vt:lpwstr/>
      </vt:variant>
      <vt:variant>
        <vt:i4>4259841</vt:i4>
      </vt:variant>
      <vt:variant>
        <vt:i4>2058</vt:i4>
      </vt:variant>
      <vt:variant>
        <vt:i4>0</vt:i4>
      </vt:variant>
      <vt:variant>
        <vt:i4>5</vt:i4>
      </vt:variant>
      <vt:variant>
        <vt:lpwstr>../Docs/R1-135359.zip</vt:lpwstr>
      </vt:variant>
      <vt:variant>
        <vt:lpwstr/>
      </vt:variant>
      <vt:variant>
        <vt:i4>4194314</vt:i4>
      </vt:variant>
      <vt:variant>
        <vt:i4>2055</vt:i4>
      </vt:variant>
      <vt:variant>
        <vt:i4>0</vt:i4>
      </vt:variant>
      <vt:variant>
        <vt:i4>5</vt:i4>
      </vt:variant>
      <vt:variant>
        <vt:lpwstr>../Docs/R1-135342.zip</vt:lpwstr>
      </vt:variant>
      <vt:variant>
        <vt:lpwstr/>
      </vt:variant>
      <vt:variant>
        <vt:i4>5046287</vt:i4>
      </vt:variant>
      <vt:variant>
        <vt:i4>2052</vt:i4>
      </vt:variant>
      <vt:variant>
        <vt:i4>0</vt:i4>
      </vt:variant>
      <vt:variant>
        <vt:i4>5</vt:i4>
      </vt:variant>
      <vt:variant>
        <vt:lpwstr>../Docs/R1-135296.zip</vt:lpwstr>
      </vt:variant>
      <vt:variant>
        <vt:lpwstr/>
      </vt:variant>
      <vt:variant>
        <vt:i4>5046284</vt:i4>
      </vt:variant>
      <vt:variant>
        <vt:i4>2049</vt:i4>
      </vt:variant>
      <vt:variant>
        <vt:i4>0</vt:i4>
      </vt:variant>
      <vt:variant>
        <vt:i4>5</vt:i4>
      </vt:variant>
      <vt:variant>
        <vt:lpwstr>../Docs/R1-135196.zip</vt:lpwstr>
      </vt:variant>
      <vt:variant>
        <vt:lpwstr/>
      </vt:variant>
      <vt:variant>
        <vt:i4>4259855</vt:i4>
      </vt:variant>
      <vt:variant>
        <vt:i4>2046</vt:i4>
      </vt:variant>
      <vt:variant>
        <vt:i4>0</vt:i4>
      </vt:variant>
      <vt:variant>
        <vt:i4>5</vt:i4>
      </vt:variant>
      <vt:variant>
        <vt:lpwstr>../Docs/R1-135155.zip</vt:lpwstr>
      </vt:variant>
      <vt:variant>
        <vt:lpwstr/>
      </vt:variant>
      <vt:variant>
        <vt:i4>4653067</vt:i4>
      </vt:variant>
      <vt:variant>
        <vt:i4>2043</vt:i4>
      </vt:variant>
      <vt:variant>
        <vt:i4>0</vt:i4>
      </vt:variant>
      <vt:variant>
        <vt:i4>5</vt:i4>
      </vt:variant>
      <vt:variant>
        <vt:lpwstr>../Docs/R1-135131.zip</vt:lpwstr>
      </vt:variant>
      <vt:variant>
        <vt:lpwstr/>
      </vt:variant>
      <vt:variant>
        <vt:i4>4325390</vt:i4>
      </vt:variant>
      <vt:variant>
        <vt:i4>2040</vt:i4>
      </vt:variant>
      <vt:variant>
        <vt:i4>0</vt:i4>
      </vt:variant>
      <vt:variant>
        <vt:i4>5</vt:i4>
      </vt:variant>
      <vt:variant>
        <vt:lpwstr>../Docs/R1-135065.zip</vt:lpwstr>
      </vt:variant>
      <vt:variant>
        <vt:lpwstr/>
      </vt:variant>
      <vt:variant>
        <vt:i4>4587531</vt:i4>
      </vt:variant>
      <vt:variant>
        <vt:i4>2037</vt:i4>
      </vt:variant>
      <vt:variant>
        <vt:i4>0</vt:i4>
      </vt:variant>
      <vt:variant>
        <vt:i4>5</vt:i4>
      </vt:variant>
      <vt:variant>
        <vt:lpwstr>../Docs/R1-135020.zip</vt:lpwstr>
      </vt:variant>
      <vt:variant>
        <vt:lpwstr/>
      </vt:variant>
      <vt:variant>
        <vt:i4>4259851</vt:i4>
      </vt:variant>
      <vt:variant>
        <vt:i4>2034</vt:i4>
      </vt:variant>
      <vt:variant>
        <vt:i4>0</vt:i4>
      </vt:variant>
      <vt:variant>
        <vt:i4>5</vt:i4>
      </vt:variant>
      <vt:variant>
        <vt:lpwstr>../Docs/R1-136060.zip</vt:lpwstr>
      </vt:variant>
      <vt:variant>
        <vt:lpwstr/>
      </vt:variant>
      <vt:variant>
        <vt:i4>4325388</vt:i4>
      </vt:variant>
      <vt:variant>
        <vt:i4>2031</vt:i4>
      </vt:variant>
      <vt:variant>
        <vt:i4>0</vt:i4>
      </vt:variant>
      <vt:variant>
        <vt:i4>5</vt:i4>
      </vt:variant>
      <vt:variant>
        <vt:lpwstr>../Docs/R1-136057.zip</vt:lpwstr>
      </vt:variant>
      <vt:variant>
        <vt:lpwstr/>
      </vt:variant>
      <vt:variant>
        <vt:i4>4325388</vt:i4>
      </vt:variant>
      <vt:variant>
        <vt:i4>2028</vt:i4>
      </vt:variant>
      <vt:variant>
        <vt:i4>0</vt:i4>
      </vt:variant>
      <vt:variant>
        <vt:i4>5</vt:i4>
      </vt:variant>
      <vt:variant>
        <vt:lpwstr>../Docs/R1-136057.zip</vt:lpwstr>
      </vt:variant>
      <vt:variant>
        <vt:lpwstr/>
      </vt:variant>
      <vt:variant>
        <vt:i4>4194310</vt:i4>
      </vt:variant>
      <vt:variant>
        <vt:i4>2025</vt:i4>
      </vt:variant>
      <vt:variant>
        <vt:i4>0</vt:i4>
      </vt:variant>
      <vt:variant>
        <vt:i4>5</vt:i4>
      </vt:variant>
      <vt:variant>
        <vt:lpwstr>../Docs/R1-135944.zip</vt:lpwstr>
      </vt:variant>
      <vt:variant>
        <vt:lpwstr/>
      </vt:variant>
      <vt:variant>
        <vt:i4>4456462</vt:i4>
      </vt:variant>
      <vt:variant>
        <vt:i4>2022</vt:i4>
      </vt:variant>
      <vt:variant>
        <vt:i4>0</vt:i4>
      </vt:variant>
      <vt:variant>
        <vt:i4>5</vt:i4>
      </vt:variant>
      <vt:variant>
        <vt:lpwstr>../Docs/R1-135104.zip</vt:lpwstr>
      </vt:variant>
      <vt:variant>
        <vt:lpwstr/>
      </vt:variant>
      <vt:variant>
        <vt:i4>4194310</vt:i4>
      </vt:variant>
      <vt:variant>
        <vt:i4>2019</vt:i4>
      </vt:variant>
      <vt:variant>
        <vt:i4>0</vt:i4>
      </vt:variant>
      <vt:variant>
        <vt:i4>5</vt:i4>
      </vt:variant>
      <vt:variant>
        <vt:lpwstr>../Docs/R1-135944.zip</vt:lpwstr>
      </vt:variant>
      <vt:variant>
        <vt:lpwstr/>
      </vt:variant>
      <vt:variant>
        <vt:i4>4653065</vt:i4>
      </vt:variant>
      <vt:variant>
        <vt:i4>2016</vt:i4>
      </vt:variant>
      <vt:variant>
        <vt:i4>0</vt:i4>
      </vt:variant>
      <vt:variant>
        <vt:i4>5</vt:i4>
      </vt:variant>
      <vt:variant>
        <vt:lpwstr>../Docs/R1-135133.zip</vt:lpwstr>
      </vt:variant>
      <vt:variant>
        <vt:lpwstr/>
      </vt:variant>
      <vt:variant>
        <vt:i4>4587520</vt:i4>
      </vt:variant>
      <vt:variant>
        <vt:i4>2013</vt:i4>
      </vt:variant>
      <vt:variant>
        <vt:i4>0</vt:i4>
      </vt:variant>
      <vt:variant>
        <vt:i4>5</vt:i4>
      </vt:variant>
      <vt:variant>
        <vt:lpwstr>../Docs/R1-135823.zip</vt:lpwstr>
      </vt:variant>
      <vt:variant>
        <vt:lpwstr/>
      </vt:variant>
      <vt:variant>
        <vt:i4>4194313</vt:i4>
      </vt:variant>
      <vt:variant>
        <vt:i4>2010</vt:i4>
      </vt:variant>
      <vt:variant>
        <vt:i4>0</vt:i4>
      </vt:variant>
      <vt:variant>
        <vt:i4>5</vt:i4>
      </vt:variant>
      <vt:variant>
        <vt:lpwstr>../Docs/R1-135644.zip</vt:lpwstr>
      </vt:variant>
      <vt:variant>
        <vt:lpwstr/>
      </vt:variant>
      <vt:variant>
        <vt:i4>4194311</vt:i4>
      </vt:variant>
      <vt:variant>
        <vt:i4>2007</vt:i4>
      </vt:variant>
      <vt:variant>
        <vt:i4>0</vt:i4>
      </vt:variant>
      <vt:variant>
        <vt:i4>5</vt:i4>
      </vt:variant>
      <vt:variant>
        <vt:lpwstr>../Docs/R1-134559.zip</vt:lpwstr>
      </vt:variant>
      <vt:variant>
        <vt:lpwstr/>
      </vt:variant>
      <vt:variant>
        <vt:i4>4456460</vt:i4>
      </vt:variant>
      <vt:variant>
        <vt:i4>2004</vt:i4>
      </vt:variant>
      <vt:variant>
        <vt:i4>0</vt:i4>
      </vt:variant>
      <vt:variant>
        <vt:i4>5</vt:i4>
      </vt:variant>
      <vt:variant>
        <vt:lpwstr>../Docs/R1-135601.zip</vt:lpwstr>
      </vt:variant>
      <vt:variant>
        <vt:lpwstr/>
      </vt:variant>
      <vt:variant>
        <vt:i4>4390924</vt:i4>
      </vt:variant>
      <vt:variant>
        <vt:i4>2001</vt:i4>
      </vt:variant>
      <vt:variant>
        <vt:i4>0</vt:i4>
      </vt:variant>
      <vt:variant>
        <vt:i4>5</vt:i4>
      </vt:variant>
      <vt:variant>
        <vt:lpwstr>../Docs/R1-135572.zip</vt:lpwstr>
      </vt:variant>
      <vt:variant>
        <vt:lpwstr/>
      </vt:variant>
      <vt:variant>
        <vt:i4>4390927</vt:i4>
      </vt:variant>
      <vt:variant>
        <vt:i4>1998</vt:i4>
      </vt:variant>
      <vt:variant>
        <vt:i4>0</vt:i4>
      </vt:variant>
      <vt:variant>
        <vt:i4>5</vt:i4>
      </vt:variant>
      <vt:variant>
        <vt:lpwstr>../Docs/R1-135571.zip</vt:lpwstr>
      </vt:variant>
      <vt:variant>
        <vt:lpwstr/>
      </vt:variant>
      <vt:variant>
        <vt:i4>4456460</vt:i4>
      </vt:variant>
      <vt:variant>
        <vt:i4>1995</vt:i4>
      </vt:variant>
      <vt:variant>
        <vt:i4>0</vt:i4>
      </vt:variant>
      <vt:variant>
        <vt:i4>5</vt:i4>
      </vt:variant>
      <vt:variant>
        <vt:lpwstr>../Docs/R1-135502.zip</vt:lpwstr>
      </vt:variant>
      <vt:variant>
        <vt:lpwstr/>
      </vt:variant>
      <vt:variant>
        <vt:i4>4259846</vt:i4>
      </vt:variant>
      <vt:variant>
        <vt:i4>1992</vt:i4>
      </vt:variant>
      <vt:variant>
        <vt:i4>0</vt:i4>
      </vt:variant>
      <vt:variant>
        <vt:i4>5</vt:i4>
      </vt:variant>
      <vt:variant>
        <vt:lpwstr>../Docs/R1-135459.zip</vt:lpwstr>
      </vt:variant>
      <vt:variant>
        <vt:lpwstr/>
      </vt:variant>
      <vt:variant>
        <vt:i4>4259847</vt:i4>
      </vt:variant>
      <vt:variant>
        <vt:i4>1989</vt:i4>
      </vt:variant>
      <vt:variant>
        <vt:i4>0</vt:i4>
      </vt:variant>
      <vt:variant>
        <vt:i4>5</vt:i4>
      </vt:variant>
      <vt:variant>
        <vt:lpwstr>../Docs/R1-135458.zip</vt:lpwstr>
      </vt:variant>
      <vt:variant>
        <vt:lpwstr/>
      </vt:variant>
      <vt:variant>
        <vt:i4>4521995</vt:i4>
      </vt:variant>
      <vt:variant>
        <vt:i4>1986</vt:i4>
      </vt:variant>
      <vt:variant>
        <vt:i4>0</vt:i4>
      </vt:variant>
      <vt:variant>
        <vt:i4>5</vt:i4>
      </vt:variant>
      <vt:variant>
        <vt:lpwstr>../Docs/R1-135414.zip</vt:lpwstr>
      </vt:variant>
      <vt:variant>
        <vt:lpwstr/>
      </vt:variant>
      <vt:variant>
        <vt:i4>4325387</vt:i4>
      </vt:variant>
      <vt:variant>
        <vt:i4>1983</vt:i4>
      </vt:variant>
      <vt:variant>
        <vt:i4>0</vt:i4>
      </vt:variant>
      <vt:variant>
        <vt:i4>5</vt:i4>
      </vt:variant>
      <vt:variant>
        <vt:lpwstr>../Docs/R1-134373.zip</vt:lpwstr>
      </vt:variant>
      <vt:variant>
        <vt:lpwstr/>
      </vt:variant>
      <vt:variant>
        <vt:i4>5046283</vt:i4>
      </vt:variant>
      <vt:variant>
        <vt:i4>1980</vt:i4>
      </vt:variant>
      <vt:variant>
        <vt:i4>0</vt:i4>
      </vt:variant>
      <vt:variant>
        <vt:i4>5</vt:i4>
      </vt:variant>
      <vt:variant>
        <vt:lpwstr>../Docs/R1-135393.zip</vt:lpwstr>
      </vt:variant>
      <vt:variant>
        <vt:lpwstr/>
      </vt:variant>
      <vt:variant>
        <vt:i4>4325387</vt:i4>
      </vt:variant>
      <vt:variant>
        <vt:i4>1977</vt:i4>
      </vt:variant>
      <vt:variant>
        <vt:i4>0</vt:i4>
      </vt:variant>
      <vt:variant>
        <vt:i4>5</vt:i4>
      </vt:variant>
      <vt:variant>
        <vt:lpwstr>../Docs/R1-135363.zip</vt:lpwstr>
      </vt:variant>
      <vt:variant>
        <vt:lpwstr/>
      </vt:variant>
      <vt:variant>
        <vt:i4>4259840</vt:i4>
      </vt:variant>
      <vt:variant>
        <vt:i4>1974</vt:i4>
      </vt:variant>
      <vt:variant>
        <vt:i4>0</vt:i4>
      </vt:variant>
      <vt:variant>
        <vt:i4>5</vt:i4>
      </vt:variant>
      <vt:variant>
        <vt:lpwstr>../Docs/R1-135358.zip</vt:lpwstr>
      </vt:variant>
      <vt:variant>
        <vt:lpwstr/>
      </vt:variant>
      <vt:variant>
        <vt:i4>4259855</vt:i4>
      </vt:variant>
      <vt:variant>
        <vt:i4>1971</vt:i4>
      </vt:variant>
      <vt:variant>
        <vt:i4>0</vt:i4>
      </vt:variant>
      <vt:variant>
        <vt:i4>5</vt:i4>
      </vt:variant>
      <vt:variant>
        <vt:lpwstr>../Docs/R1-135357.zip</vt:lpwstr>
      </vt:variant>
      <vt:variant>
        <vt:lpwstr/>
      </vt:variant>
      <vt:variant>
        <vt:i4>5046284</vt:i4>
      </vt:variant>
      <vt:variant>
        <vt:i4>1968</vt:i4>
      </vt:variant>
      <vt:variant>
        <vt:i4>0</vt:i4>
      </vt:variant>
      <vt:variant>
        <vt:i4>5</vt:i4>
      </vt:variant>
      <vt:variant>
        <vt:lpwstr>../Docs/R1-135295.zip</vt:lpwstr>
      </vt:variant>
      <vt:variant>
        <vt:lpwstr/>
      </vt:variant>
      <vt:variant>
        <vt:i4>4259850</vt:i4>
      </vt:variant>
      <vt:variant>
        <vt:i4>1965</vt:i4>
      </vt:variant>
      <vt:variant>
        <vt:i4>0</vt:i4>
      </vt:variant>
      <vt:variant>
        <vt:i4>5</vt:i4>
      </vt:variant>
      <vt:variant>
        <vt:lpwstr>../Docs/R1-135253.zip</vt:lpwstr>
      </vt:variant>
      <vt:variant>
        <vt:lpwstr/>
      </vt:variant>
      <vt:variant>
        <vt:i4>4259851</vt:i4>
      </vt:variant>
      <vt:variant>
        <vt:i4>1962</vt:i4>
      </vt:variant>
      <vt:variant>
        <vt:i4>0</vt:i4>
      </vt:variant>
      <vt:variant>
        <vt:i4>5</vt:i4>
      </vt:variant>
      <vt:variant>
        <vt:lpwstr>../Docs/R1-135252.zip</vt:lpwstr>
      </vt:variant>
      <vt:variant>
        <vt:lpwstr/>
      </vt:variant>
      <vt:variant>
        <vt:i4>5046287</vt:i4>
      </vt:variant>
      <vt:variant>
        <vt:i4>1959</vt:i4>
      </vt:variant>
      <vt:variant>
        <vt:i4>0</vt:i4>
      </vt:variant>
      <vt:variant>
        <vt:i4>5</vt:i4>
      </vt:variant>
      <vt:variant>
        <vt:lpwstr>../Docs/R1-135195.zip</vt:lpwstr>
      </vt:variant>
      <vt:variant>
        <vt:lpwstr/>
      </vt:variant>
      <vt:variant>
        <vt:i4>4259854</vt:i4>
      </vt:variant>
      <vt:variant>
        <vt:i4>1956</vt:i4>
      </vt:variant>
      <vt:variant>
        <vt:i4>0</vt:i4>
      </vt:variant>
      <vt:variant>
        <vt:i4>5</vt:i4>
      </vt:variant>
      <vt:variant>
        <vt:lpwstr>../Docs/R1-135154.zip</vt:lpwstr>
      </vt:variant>
      <vt:variant>
        <vt:lpwstr/>
      </vt:variant>
      <vt:variant>
        <vt:i4>4587523</vt:i4>
      </vt:variant>
      <vt:variant>
        <vt:i4>1953</vt:i4>
      </vt:variant>
      <vt:variant>
        <vt:i4>0</vt:i4>
      </vt:variant>
      <vt:variant>
        <vt:i4>5</vt:i4>
      </vt:variant>
      <vt:variant>
        <vt:lpwstr>../Docs/R1-135129.zip</vt:lpwstr>
      </vt:variant>
      <vt:variant>
        <vt:lpwstr/>
      </vt:variant>
      <vt:variant>
        <vt:i4>4325391</vt:i4>
      </vt:variant>
      <vt:variant>
        <vt:i4>1950</vt:i4>
      </vt:variant>
      <vt:variant>
        <vt:i4>0</vt:i4>
      </vt:variant>
      <vt:variant>
        <vt:i4>5</vt:i4>
      </vt:variant>
      <vt:variant>
        <vt:lpwstr>../Docs/R1-135064.zip</vt:lpwstr>
      </vt:variant>
      <vt:variant>
        <vt:lpwstr/>
      </vt:variant>
      <vt:variant>
        <vt:i4>4325384</vt:i4>
      </vt:variant>
      <vt:variant>
        <vt:i4>1947</vt:i4>
      </vt:variant>
      <vt:variant>
        <vt:i4>0</vt:i4>
      </vt:variant>
      <vt:variant>
        <vt:i4>5</vt:i4>
      </vt:variant>
      <vt:variant>
        <vt:lpwstr>../Docs/R1-135063.zip</vt:lpwstr>
      </vt:variant>
      <vt:variant>
        <vt:lpwstr/>
      </vt:variant>
      <vt:variant>
        <vt:i4>4456457</vt:i4>
      </vt:variant>
      <vt:variant>
        <vt:i4>1944</vt:i4>
      </vt:variant>
      <vt:variant>
        <vt:i4>0</vt:i4>
      </vt:variant>
      <vt:variant>
        <vt:i4>5</vt:i4>
      </vt:variant>
      <vt:variant>
        <vt:lpwstr>../Docs/R1-135103.zip</vt:lpwstr>
      </vt:variant>
      <vt:variant>
        <vt:lpwstr/>
      </vt:variant>
      <vt:variant>
        <vt:i4>4521986</vt:i4>
      </vt:variant>
      <vt:variant>
        <vt:i4>1941</vt:i4>
      </vt:variant>
      <vt:variant>
        <vt:i4>0</vt:i4>
      </vt:variant>
      <vt:variant>
        <vt:i4>5</vt:i4>
      </vt:variant>
      <vt:variant>
        <vt:lpwstr>../Docs/R1-135019.zip</vt:lpwstr>
      </vt:variant>
      <vt:variant>
        <vt:lpwstr/>
      </vt:variant>
      <vt:variant>
        <vt:i4>4194305</vt:i4>
      </vt:variant>
      <vt:variant>
        <vt:i4>1938</vt:i4>
      </vt:variant>
      <vt:variant>
        <vt:i4>0</vt:i4>
      </vt:variant>
      <vt:variant>
        <vt:i4>5</vt:i4>
      </vt:variant>
      <vt:variant>
        <vt:lpwstr>../Docs/R1-135943.zip</vt:lpwstr>
      </vt:variant>
      <vt:variant>
        <vt:lpwstr/>
      </vt:variant>
      <vt:variant>
        <vt:i4>4587532</vt:i4>
      </vt:variant>
      <vt:variant>
        <vt:i4>1935</vt:i4>
      </vt:variant>
      <vt:variant>
        <vt:i4>0</vt:i4>
      </vt:variant>
      <vt:variant>
        <vt:i4>5</vt:i4>
      </vt:variant>
      <vt:variant>
        <vt:lpwstr>../Docs/R1-135423.zip</vt:lpwstr>
      </vt:variant>
      <vt:variant>
        <vt:lpwstr/>
      </vt:variant>
      <vt:variant>
        <vt:i4>4587533</vt:i4>
      </vt:variant>
      <vt:variant>
        <vt:i4>1932</vt:i4>
      </vt:variant>
      <vt:variant>
        <vt:i4>0</vt:i4>
      </vt:variant>
      <vt:variant>
        <vt:i4>5</vt:i4>
      </vt:variant>
      <vt:variant>
        <vt:lpwstr>../Docs/R1-135422.zip</vt:lpwstr>
      </vt:variant>
      <vt:variant>
        <vt:lpwstr/>
      </vt:variant>
      <vt:variant>
        <vt:i4>4653069</vt:i4>
      </vt:variant>
      <vt:variant>
        <vt:i4>1929</vt:i4>
      </vt:variant>
      <vt:variant>
        <vt:i4>0</vt:i4>
      </vt:variant>
      <vt:variant>
        <vt:i4>5</vt:i4>
      </vt:variant>
      <vt:variant>
        <vt:lpwstr>../Docs/R1-136006.zip</vt:lpwstr>
      </vt:variant>
      <vt:variant>
        <vt:lpwstr/>
      </vt:variant>
      <vt:variant>
        <vt:i4>5046282</vt:i4>
      </vt:variant>
      <vt:variant>
        <vt:i4>1926</vt:i4>
      </vt:variant>
      <vt:variant>
        <vt:i4>0</vt:i4>
      </vt:variant>
      <vt:variant>
        <vt:i4>5</vt:i4>
      </vt:variant>
      <vt:variant>
        <vt:lpwstr>../Docs/R1-135392.zip</vt:lpwstr>
      </vt:variant>
      <vt:variant>
        <vt:lpwstr/>
      </vt:variant>
      <vt:variant>
        <vt:i4>4325391</vt:i4>
      </vt:variant>
      <vt:variant>
        <vt:i4>1923</vt:i4>
      </vt:variant>
      <vt:variant>
        <vt:i4>0</vt:i4>
      </vt:variant>
      <vt:variant>
        <vt:i4>5</vt:i4>
      </vt:variant>
      <vt:variant>
        <vt:lpwstr>../Docs/R1-135763.zip</vt:lpwstr>
      </vt:variant>
      <vt:variant>
        <vt:lpwstr/>
      </vt:variant>
      <vt:variant>
        <vt:i4>4194318</vt:i4>
      </vt:variant>
      <vt:variant>
        <vt:i4>1920</vt:i4>
      </vt:variant>
      <vt:variant>
        <vt:i4>0</vt:i4>
      </vt:variant>
      <vt:variant>
        <vt:i4>5</vt:i4>
      </vt:variant>
      <vt:variant>
        <vt:lpwstr>../Docs/R1-135643.zip</vt:lpwstr>
      </vt:variant>
      <vt:variant>
        <vt:lpwstr/>
      </vt:variant>
      <vt:variant>
        <vt:i4>4194310</vt:i4>
      </vt:variant>
      <vt:variant>
        <vt:i4>1917</vt:i4>
      </vt:variant>
      <vt:variant>
        <vt:i4>0</vt:i4>
      </vt:variant>
      <vt:variant>
        <vt:i4>5</vt:i4>
      </vt:variant>
      <vt:variant>
        <vt:lpwstr>../Docs/R1-134558.zip</vt:lpwstr>
      </vt:variant>
      <vt:variant>
        <vt:lpwstr/>
      </vt:variant>
      <vt:variant>
        <vt:i4>4456461</vt:i4>
      </vt:variant>
      <vt:variant>
        <vt:i4>1914</vt:i4>
      </vt:variant>
      <vt:variant>
        <vt:i4>0</vt:i4>
      </vt:variant>
      <vt:variant>
        <vt:i4>5</vt:i4>
      </vt:variant>
      <vt:variant>
        <vt:lpwstr>../Docs/R1-135600.zip</vt:lpwstr>
      </vt:variant>
      <vt:variant>
        <vt:lpwstr/>
      </vt:variant>
      <vt:variant>
        <vt:i4>4390926</vt:i4>
      </vt:variant>
      <vt:variant>
        <vt:i4>1911</vt:i4>
      </vt:variant>
      <vt:variant>
        <vt:i4>0</vt:i4>
      </vt:variant>
      <vt:variant>
        <vt:i4>5</vt:i4>
      </vt:variant>
      <vt:variant>
        <vt:lpwstr>../Docs/R1-135570.zip</vt:lpwstr>
      </vt:variant>
      <vt:variant>
        <vt:lpwstr/>
      </vt:variant>
      <vt:variant>
        <vt:i4>4259848</vt:i4>
      </vt:variant>
      <vt:variant>
        <vt:i4>1908</vt:i4>
      </vt:variant>
      <vt:variant>
        <vt:i4>0</vt:i4>
      </vt:variant>
      <vt:variant>
        <vt:i4>5</vt:i4>
      </vt:variant>
      <vt:variant>
        <vt:lpwstr>../Docs/R1-135457.zip</vt:lpwstr>
      </vt:variant>
      <vt:variant>
        <vt:lpwstr/>
      </vt:variant>
      <vt:variant>
        <vt:i4>4259854</vt:i4>
      </vt:variant>
      <vt:variant>
        <vt:i4>1905</vt:i4>
      </vt:variant>
      <vt:variant>
        <vt:i4>0</vt:i4>
      </vt:variant>
      <vt:variant>
        <vt:i4>5</vt:i4>
      </vt:variant>
      <vt:variant>
        <vt:lpwstr>../Docs/R1-135356.zip</vt:lpwstr>
      </vt:variant>
      <vt:variant>
        <vt:lpwstr/>
      </vt:variant>
      <vt:variant>
        <vt:i4>4194313</vt:i4>
      </vt:variant>
      <vt:variant>
        <vt:i4>1902</vt:i4>
      </vt:variant>
      <vt:variant>
        <vt:i4>0</vt:i4>
      </vt:variant>
      <vt:variant>
        <vt:i4>5</vt:i4>
      </vt:variant>
      <vt:variant>
        <vt:lpwstr>../Docs/R1-135341.zip</vt:lpwstr>
      </vt:variant>
      <vt:variant>
        <vt:lpwstr/>
      </vt:variant>
      <vt:variant>
        <vt:i4>4325391</vt:i4>
      </vt:variant>
      <vt:variant>
        <vt:i4>1899</vt:i4>
      </vt:variant>
      <vt:variant>
        <vt:i4>0</vt:i4>
      </vt:variant>
      <vt:variant>
        <vt:i4>5</vt:i4>
      </vt:variant>
      <vt:variant>
        <vt:lpwstr>../Docs/R1-135266.zip</vt:lpwstr>
      </vt:variant>
      <vt:variant>
        <vt:lpwstr/>
      </vt:variant>
      <vt:variant>
        <vt:i4>4259853</vt:i4>
      </vt:variant>
      <vt:variant>
        <vt:i4>1896</vt:i4>
      </vt:variant>
      <vt:variant>
        <vt:i4>0</vt:i4>
      </vt:variant>
      <vt:variant>
        <vt:i4>5</vt:i4>
      </vt:variant>
      <vt:variant>
        <vt:lpwstr>../Docs/R1-135254.zip</vt:lpwstr>
      </vt:variant>
      <vt:variant>
        <vt:lpwstr/>
      </vt:variant>
      <vt:variant>
        <vt:i4>5046286</vt:i4>
      </vt:variant>
      <vt:variant>
        <vt:i4>1893</vt:i4>
      </vt:variant>
      <vt:variant>
        <vt:i4>0</vt:i4>
      </vt:variant>
      <vt:variant>
        <vt:i4>5</vt:i4>
      </vt:variant>
      <vt:variant>
        <vt:lpwstr>../Docs/R1-135194.zip</vt:lpwstr>
      </vt:variant>
      <vt:variant>
        <vt:lpwstr/>
      </vt:variant>
      <vt:variant>
        <vt:i4>4259849</vt:i4>
      </vt:variant>
      <vt:variant>
        <vt:i4>1890</vt:i4>
      </vt:variant>
      <vt:variant>
        <vt:i4>0</vt:i4>
      </vt:variant>
      <vt:variant>
        <vt:i4>5</vt:i4>
      </vt:variant>
      <vt:variant>
        <vt:lpwstr>../Docs/R1-135153.zip</vt:lpwstr>
      </vt:variant>
      <vt:variant>
        <vt:lpwstr/>
      </vt:variant>
      <vt:variant>
        <vt:i4>4259848</vt:i4>
      </vt:variant>
      <vt:variant>
        <vt:i4>1887</vt:i4>
      </vt:variant>
      <vt:variant>
        <vt:i4>0</vt:i4>
      </vt:variant>
      <vt:variant>
        <vt:i4>5</vt:i4>
      </vt:variant>
      <vt:variant>
        <vt:lpwstr>../Docs/R1-135152.zip</vt:lpwstr>
      </vt:variant>
      <vt:variant>
        <vt:lpwstr/>
      </vt:variant>
      <vt:variant>
        <vt:i4>4456456</vt:i4>
      </vt:variant>
      <vt:variant>
        <vt:i4>1884</vt:i4>
      </vt:variant>
      <vt:variant>
        <vt:i4>0</vt:i4>
      </vt:variant>
      <vt:variant>
        <vt:i4>5</vt:i4>
      </vt:variant>
      <vt:variant>
        <vt:lpwstr>../Docs/R1-135102.zip</vt:lpwstr>
      </vt:variant>
      <vt:variant>
        <vt:lpwstr/>
      </vt:variant>
      <vt:variant>
        <vt:i4>4325385</vt:i4>
      </vt:variant>
      <vt:variant>
        <vt:i4>1881</vt:i4>
      </vt:variant>
      <vt:variant>
        <vt:i4>0</vt:i4>
      </vt:variant>
      <vt:variant>
        <vt:i4>5</vt:i4>
      </vt:variant>
      <vt:variant>
        <vt:lpwstr>../Docs/R1-135062.zip</vt:lpwstr>
      </vt:variant>
      <vt:variant>
        <vt:lpwstr/>
      </vt:variant>
      <vt:variant>
        <vt:i4>4521987</vt:i4>
      </vt:variant>
      <vt:variant>
        <vt:i4>1878</vt:i4>
      </vt:variant>
      <vt:variant>
        <vt:i4>0</vt:i4>
      </vt:variant>
      <vt:variant>
        <vt:i4>5</vt:i4>
      </vt:variant>
      <vt:variant>
        <vt:lpwstr>../Docs/R1-135018.zip</vt:lpwstr>
      </vt:variant>
      <vt:variant>
        <vt:lpwstr/>
      </vt:variant>
      <vt:variant>
        <vt:i4>4456449</vt:i4>
      </vt:variant>
      <vt:variant>
        <vt:i4>1875</vt:i4>
      </vt:variant>
      <vt:variant>
        <vt:i4>0</vt:i4>
      </vt:variant>
      <vt:variant>
        <vt:i4>5</vt:i4>
      </vt:variant>
      <vt:variant>
        <vt:lpwstr>../Docs/R1-135802.zip</vt:lpwstr>
      </vt:variant>
      <vt:variant>
        <vt:lpwstr/>
      </vt:variant>
      <vt:variant>
        <vt:i4>4456449</vt:i4>
      </vt:variant>
      <vt:variant>
        <vt:i4>1872</vt:i4>
      </vt:variant>
      <vt:variant>
        <vt:i4>0</vt:i4>
      </vt:variant>
      <vt:variant>
        <vt:i4>5</vt:i4>
      </vt:variant>
      <vt:variant>
        <vt:lpwstr>../Docs/R1-135802.zip</vt:lpwstr>
      </vt:variant>
      <vt:variant>
        <vt:lpwstr/>
      </vt:variant>
      <vt:variant>
        <vt:i4>2228239</vt:i4>
      </vt:variant>
      <vt:variant>
        <vt:i4>1869</vt:i4>
      </vt:variant>
      <vt:variant>
        <vt:i4>0</vt:i4>
      </vt:variant>
      <vt:variant>
        <vt:i4>5</vt:i4>
      </vt:variant>
      <vt:variant>
        <vt:lpwstr>http://www.3gpp.org/ftp/tsg_ran/TSG_RAN/TSGR_60/Docs/RP-130848.zip</vt:lpwstr>
      </vt:variant>
      <vt:variant>
        <vt:lpwstr/>
      </vt:variant>
      <vt:variant>
        <vt:i4>4259849</vt:i4>
      </vt:variant>
      <vt:variant>
        <vt:i4>1866</vt:i4>
      </vt:variant>
      <vt:variant>
        <vt:i4>0</vt:i4>
      </vt:variant>
      <vt:variant>
        <vt:i4>5</vt:i4>
      </vt:variant>
      <vt:variant>
        <vt:lpwstr>../Docs/R1-135456.zip</vt:lpwstr>
      </vt:variant>
      <vt:variant>
        <vt:lpwstr/>
      </vt:variant>
      <vt:variant>
        <vt:i4>4521996</vt:i4>
      </vt:variant>
      <vt:variant>
        <vt:i4>1863</vt:i4>
      </vt:variant>
      <vt:variant>
        <vt:i4>0</vt:i4>
      </vt:variant>
      <vt:variant>
        <vt:i4>5</vt:i4>
      </vt:variant>
      <vt:variant>
        <vt:lpwstr>../Docs/R1-135413.zip</vt:lpwstr>
      </vt:variant>
      <vt:variant>
        <vt:lpwstr/>
      </vt:variant>
      <vt:variant>
        <vt:i4>5046285</vt:i4>
      </vt:variant>
      <vt:variant>
        <vt:i4>1860</vt:i4>
      </vt:variant>
      <vt:variant>
        <vt:i4>0</vt:i4>
      </vt:variant>
      <vt:variant>
        <vt:i4>5</vt:i4>
      </vt:variant>
      <vt:variant>
        <vt:lpwstr>../Docs/R1-135294.zip</vt:lpwstr>
      </vt:variant>
      <vt:variant>
        <vt:lpwstr/>
      </vt:variant>
      <vt:variant>
        <vt:i4>5046282</vt:i4>
      </vt:variant>
      <vt:variant>
        <vt:i4>1857</vt:i4>
      </vt:variant>
      <vt:variant>
        <vt:i4>0</vt:i4>
      </vt:variant>
      <vt:variant>
        <vt:i4>5</vt:i4>
      </vt:variant>
      <vt:variant>
        <vt:lpwstr>../Docs/R1-135293.zip</vt:lpwstr>
      </vt:variant>
      <vt:variant>
        <vt:lpwstr/>
      </vt:variant>
      <vt:variant>
        <vt:i4>4325386</vt:i4>
      </vt:variant>
      <vt:variant>
        <vt:i4>1854</vt:i4>
      </vt:variant>
      <vt:variant>
        <vt:i4>0</vt:i4>
      </vt:variant>
      <vt:variant>
        <vt:i4>5</vt:i4>
      </vt:variant>
      <vt:variant>
        <vt:lpwstr>../Docs/R1-135061.zip</vt:lpwstr>
      </vt:variant>
      <vt:variant>
        <vt:lpwstr/>
      </vt:variant>
      <vt:variant>
        <vt:i4>4194319</vt:i4>
      </vt:variant>
      <vt:variant>
        <vt:i4>1851</vt:i4>
      </vt:variant>
      <vt:variant>
        <vt:i4>0</vt:i4>
      </vt:variant>
      <vt:variant>
        <vt:i4>5</vt:i4>
      </vt:variant>
      <vt:variant>
        <vt:lpwstr>../Docs/R1-135642.zip</vt:lpwstr>
      </vt:variant>
      <vt:variant>
        <vt:lpwstr/>
      </vt:variant>
      <vt:variant>
        <vt:i4>4325386</vt:i4>
      </vt:variant>
      <vt:variant>
        <vt:i4>1848</vt:i4>
      </vt:variant>
      <vt:variant>
        <vt:i4>0</vt:i4>
      </vt:variant>
      <vt:variant>
        <vt:i4>5</vt:i4>
      </vt:variant>
      <vt:variant>
        <vt:lpwstr>../Docs/R1-135564.zip</vt:lpwstr>
      </vt:variant>
      <vt:variant>
        <vt:lpwstr/>
      </vt:variant>
      <vt:variant>
        <vt:i4>4653065</vt:i4>
      </vt:variant>
      <vt:variant>
        <vt:i4>1845</vt:i4>
      </vt:variant>
      <vt:variant>
        <vt:i4>0</vt:i4>
      </vt:variant>
      <vt:variant>
        <vt:i4>5</vt:i4>
      </vt:variant>
      <vt:variant>
        <vt:lpwstr>../Docs/R1-135537.zip</vt:lpwstr>
      </vt:variant>
      <vt:variant>
        <vt:lpwstr/>
      </vt:variant>
      <vt:variant>
        <vt:i4>4194312</vt:i4>
      </vt:variant>
      <vt:variant>
        <vt:i4>1842</vt:i4>
      </vt:variant>
      <vt:variant>
        <vt:i4>0</vt:i4>
      </vt:variant>
      <vt:variant>
        <vt:i4>5</vt:i4>
      </vt:variant>
      <vt:variant>
        <vt:lpwstr>../Docs/R1-135340.zip</vt:lpwstr>
      </vt:variant>
      <vt:variant>
        <vt:lpwstr/>
      </vt:variant>
      <vt:variant>
        <vt:i4>5046281</vt:i4>
      </vt:variant>
      <vt:variant>
        <vt:i4>1839</vt:i4>
      </vt:variant>
      <vt:variant>
        <vt:i4>0</vt:i4>
      </vt:variant>
      <vt:variant>
        <vt:i4>5</vt:i4>
      </vt:variant>
      <vt:variant>
        <vt:lpwstr>../Docs/R1-135193.zip</vt:lpwstr>
      </vt:variant>
      <vt:variant>
        <vt:lpwstr/>
      </vt:variant>
      <vt:variant>
        <vt:i4>5046280</vt:i4>
      </vt:variant>
      <vt:variant>
        <vt:i4>1836</vt:i4>
      </vt:variant>
      <vt:variant>
        <vt:i4>0</vt:i4>
      </vt:variant>
      <vt:variant>
        <vt:i4>5</vt:i4>
      </vt:variant>
      <vt:variant>
        <vt:lpwstr>../Docs/R1-135192.zip</vt:lpwstr>
      </vt:variant>
      <vt:variant>
        <vt:lpwstr/>
      </vt:variant>
      <vt:variant>
        <vt:i4>4325387</vt:i4>
      </vt:variant>
      <vt:variant>
        <vt:i4>1833</vt:i4>
      </vt:variant>
      <vt:variant>
        <vt:i4>0</vt:i4>
      </vt:variant>
      <vt:variant>
        <vt:i4>5</vt:i4>
      </vt:variant>
      <vt:variant>
        <vt:lpwstr>../Docs/R1-135060.zip</vt:lpwstr>
      </vt:variant>
      <vt:variant>
        <vt:lpwstr/>
      </vt:variant>
      <vt:variant>
        <vt:i4>4325381</vt:i4>
      </vt:variant>
      <vt:variant>
        <vt:i4>1830</vt:i4>
      </vt:variant>
      <vt:variant>
        <vt:i4>0</vt:i4>
      </vt:variant>
      <vt:variant>
        <vt:i4>5</vt:i4>
      </vt:variant>
      <vt:variant>
        <vt:lpwstr>../Docs/R1-135967.zip</vt:lpwstr>
      </vt:variant>
      <vt:variant>
        <vt:lpwstr/>
      </vt:variant>
      <vt:variant>
        <vt:i4>4194319</vt:i4>
      </vt:variant>
      <vt:variant>
        <vt:i4>1827</vt:i4>
      </vt:variant>
      <vt:variant>
        <vt:i4>0</vt:i4>
      </vt:variant>
      <vt:variant>
        <vt:i4>5</vt:i4>
      </vt:variant>
      <vt:variant>
        <vt:lpwstr>../Docs/R1-135642.zip</vt:lpwstr>
      </vt:variant>
      <vt:variant>
        <vt:lpwstr/>
      </vt:variant>
      <vt:variant>
        <vt:i4>4194316</vt:i4>
      </vt:variant>
      <vt:variant>
        <vt:i4>1824</vt:i4>
      </vt:variant>
      <vt:variant>
        <vt:i4>0</vt:i4>
      </vt:variant>
      <vt:variant>
        <vt:i4>5</vt:i4>
      </vt:variant>
      <vt:variant>
        <vt:lpwstr>../Docs/R1-135641.zip</vt:lpwstr>
      </vt:variant>
      <vt:variant>
        <vt:lpwstr/>
      </vt:variant>
      <vt:variant>
        <vt:i4>4259850</vt:i4>
      </vt:variant>
      <vt:variant>
        <vt:i4>1821</vt:i4>
      </vt:variant>
      <vt:variant>
        <vt:i4>0</vt:i4>
      </vt:variant>
      <vt:variant>
        <vt:i4>5</vt:i4>
      </vt:variant>
      <vt:variant>
        <vt:lpwstr>../Docs/R1-135455.zip</vt:lpwstr>
      </vt:variant>
      <vt:variant>
        <vt:lpwstr/>
      </vt:variant>
      <vt:variant>
        <vt:i4>4325390</vt:i4>
      </vt:variant>
      <vt:variant>
        <vt:i4>1818</vt:i4>
      </vt:variant>
      <vt:variant>
        <vt:i4>0</vt:i4>
      </vt:variant>
      <vt:variant>
        <vt:i4>5</vt:i4>
      </vt:variant>
      <vt:variant>
        <vt:lpwstr>../Docs/R1-135366.zip</vt:lpwstr>
      </vt:variant>
      <vt:variant>
        <vt:lpwstr/>
      </vt:variant>
      <vt:variant>
        <vt:i4>5046282</vt:i4>
      </vt:variant>
      <vt:variant>
        <vt:i4>1815</vt:i4>
      </vt:variant>
      <vt:variant>
        <vt:i4>0</vt:i4>
      </vt:variant>
      <vt:variant>
        <vt:i4>5</vt:i4>
      </vt:variant>
      <vt:variant>
        <vt:lpwstr>../Docs/R1-135190.zip</vt:lpwstr>
      </vt:variant>
      <vt:variant>
        <vt:lpwstr/>
      </vt:variant>
      <vt:variant>
        <vt:i4>4521997</vt:i4>
      </vt:variant>
      <vt:variant>
        <vt:i4>1812</vt:i4>
      </vt:variant>
      <vt:variant>
        <vt:i4>0</vt:i4>
      </vt:variant>
      <vt:variant>
        <vt:i4>5</vt:i4>
      </vt:variant>
      <vt:variant>
        <vt:lpwstr>../Docs/R1-135016.zip</vt:lpwstr>
      </vt:variant>
      <vt:variant>
        <vt:lpwstr/>
      </vt:variant>
      <vt:variant>
        <vt:i4>4521999</vt:i4>
      </vt:variant>
      <vt:variant>
        <vt:i4>1809</vt:i4>
      </vt:variant>
      <vt:variant>
        <vt:i4>0</vt:i4>
      </vt:variant>
      <vt:variant>
        <vt:i4>5</vt:i4>
      </vt:variant>
      <vt:variant>
        <vt:lpwstr>../Docs/R1-135014.zip</vt:lpwstr>
      </vt:variant>
      <vt:variant>
        <vt:lpwstr/>
      </vt:variant>
      <vt:variant>
        <vt:i4>4194316</vt:i4>
      </vt:variant>
      <vt:variant>
        <vt:i4>1806</vt:i4>
      </vt:variant>
      <vt:variant>
        <vt:i4>0</vt:i4>
      </vt:variant>
      <vt:variant>
        <vt:i4>5</vt:i4>
      </vt:variant>
      <vt:variant>
        <vt:lpwstr>../Docs/R1-135641.zip</vt:lpwstr>
      </vt:variant>
      <vt:variant>
        <vt:lpwstr/>
      </vt:variant>
      <vt:variant>
        <vt:i4>5046279</vt:i4>
      </vt:variant>
      <vt:variant>
        <vt:i4>1803</vt:i4>
      </vt:variant>
      <vt:variant>
        <vt:i4>0</vt:i4>
      </vt:variant>
      <vt:variant>
        <vt:i4>5</vt:i4>
      </vt:variant>
      <vt:variant>
        <vt:lpwstr>../Docs/R1-135599.zip</vt:lpwstr>
      </vt:variant>
      <vt:variant>
        <vt:lpwstr/>
      </vt:variant>
      <vt:variant>
        <vt:i4>4325388</vt:i4>
      </vt:variant>
      <vt:variant>
        <vt:i4>1800</vt:i4>
      </vt:variant>
      <vt:variant>
        <vt:i4>0</vt:i4>
      </vt:variant>
      <vt:variant>
        <vt:i4>5</vt:i4>
      </vt:variant>
      <vt:variant>
        <vt:lpwstr>../Docs/R1-135562.zip</vt:lpwstr>
      </vt:variant>
      <vt:variant>
        <vt:lpwstr/>
      </vt:variant>
      <vt:variant>
        <vt:i4>4653064</vt:i4>
      </vt:variant>
      <vt:variant>
        <vt:i4>1797</vt:i4>
      </vt:variant>
      <vt:variant>
        <vt:i4>0</vt:i4>
      </vt:variant>
      <vt:variant>
        <vt:i4>5</vt:i4>
      </vt:variant>
      <vt:variant>
        <vt:lpwstr>../Docs/R1-135536.zip</vt:lpwstr>
      </vt:variant>
      <vt:variant>
        <vt:lpwstr/>
      </vt:variant>
      <vt:variant>
        <vt:i4>4456454</vt:i4>
      </vt:variant>
      <vt:variant>
        <vt:i4>1794</vt:i4>
      </vt:variant>
      <vt:variant>
        <vt:i4>0</vt:i4>
      </vt:variant>
      <vt:variant>
        <vt:i4>5</vt:i4>
      </vt:variant>
      <vt:variant>
        <vt:lpwstr>../Docs/R1-135508.zip</vt:lpwstr>
      </vt:variant>
      <vt:variant>
        <vt:lpwstr/>
      </vt:variant>
      <vt:variant>
        <vt:i4>4259850</vt:i4>
      </vt:variant>
      <vt:variant>
        <vt:i4>1791</vt:i4>
      </vt:variant>
      <vt:variant>
        <vt:i4>0</vt:i4>
      </vt:variant>
      <vt:variant>
        <vt:i4>5</vt:i4>
      </vt:variant>
      <vt:variant>
        <vt:lpwstr>../Docs/R1-135455.zip</vt:lpwstr>
      </vt:variant>
      <vt:variant>
        <vt:lpwstr/>
      </vt:variant>
      <vt:variant>
        <vt:i4>4194314</vt:i4>
      </vt:variant>
      <vt:variant>
        <vt:i4>1788</vt:i4>
      </vt:variant>
      <vt:variant>
        <vt:i4>0</vt:i4>
      </vt:variant>
      <vt:variant>
        <vt:i4>5</vt:i4>
      </vt:variant>
      <vt:variant>
        <vt:lpwstr>../Docs/R1-135445.zip</vt:lpwstr>
      </vt:variant>
      <vt:variant>
        <vt:lpwstr/>
      </vt:variant>
      <vt:variant>
        <vt:i4>4587534</vt:i4>
      </vt:variant>
      <vt:variant>
        <vt:i4>1785</vt:i4>
      </vt:variant>
      <vt:variant>
        <vt:i4>0</vt:i4>
      </vt:variant>
      <vt:variant>
        <vt:i4>5</vt:i4>
      </vt:variant>
      <vt:variant>
        <vt:lpwstr>../Docs/R1-135421.zip</vt:lpwstr>
      </vt:variant>
      <vt:variant>
        <vt:lpwstr/>
      </vt:variant>
      <vt:variant>
        <vt:i4>4521998</vt:i4>
      </vt:variant>
      <vt:variant>
        <vt:i4>1782</vt:i4>
      </vt:variant>
      <vt:variant>
        <vt:i4>0</vt:i4>
      </vt:variant>
      <vt:variant>
        <vt:i4>5</vt:i4>
      </vt:variant>
      <vt:variant>
        <vt:lpwstr>../Docs/R1-135411.zip</vt:lpwstr>
      </vt:variant>
      <vt:variant>
        <vt:lpwstr/>
      </vt:variant>
      <vt:variant>
        <vt:i4>4325390</vt:i4>
      </vt:variant>
      <vt:variant>
        <vt:i4>1779</vt:i4>
      </vt:variant>
      <vt:variant>
        <vt:i4>0</vt:i4>
      </vt:variant>
      <vt:variant>
        <vt:i4>5</vt:i4>
      </vt:variant>
      <vt:variant>
        <vt:lpwstr>../Docs/R1-135366.zip</vt:lpwstr>
      </vt:variant>
      <vt:variant>
        <vt:lpwstr/>
      </vt:variant>
      <vt:variant>
        <vt:i4>4653057</vt:i4>
      </vt:variant>
      <vt:variant>
        <vt:i4>1776</vt:i4>
      </vt:variant>
      <vt:variant>
        <vt:i4>0</vt:i4>
      </vt:variant>
      <vt:variant>
        <vt:i4>5</vt:i4>
      </vt:variant>
      <vt:variant>
        <vt:lpwstr>../Docs/R1-135339.zip</vt:lpwstr>
      </vt:variant>
      <vt:variant>
        <vt:lpwstr/>
      </vt:variant>
      <vt:variant>
        <vt:i4>5046280</vt:i4>
      </vt:variant>
      <vt:variant>
        <vt:i4>1773</vt:i4>
      </vt:variant>
      <vt:variant>
        <vt:i4>0</vt:i4>
      </vt:variant>
      <vt:variant>
        <vt:i4>5</vt:i4>
      </vt:variant>
      <vt:variant>
        <vt:lpwstr>../Docs/R1-135291.zip</vt:lpwstr>
      </vt:variant>
      <vt:variant>
        <vt:lpwstr/>
      </vt:variant>
      <vt:variant>
        <vt:i4>4259855</vt:i4>
      </vt:variant>
      <vt:variant>
        <vt:i4>1770</vt:i4>
      </vt:variant>
      <vt:variant>
        <vt:i4>0</vt:i4>
      </vt:variant>
      <vt:variant>
        <vt:i4>5</vt:i4>
      </vt:variant>
      <vt:variant>
        <vt:lpwstr>../Docs/R1-135256.zip</vt:lpwstr>
      </vt:variant>
      <vt:variant>
        <vt:lpwstr/>
      </vt:variant>
      <vt:variant>
        <vt:i4>5046283</vt:i4>
      </vt:variant>
      <vt:variant>
        <vt:i4>1767</vt:i4>
      </vt:variant>
      <vt:variant>
        <vt:i4>0</vt:i4>
      </vt:variant>
      <vt:variant>
        <vt:i4>5</vt:i4>
      </vt:variant>
      <vt:variant>
        <vt:lpwstr>../Docs/R1-135191.zip</vt:lpwstr>
      </vt:variant>
      <vt:variant>
        <vt:lpwstr/>
      </vt:variant>
      <vt:variant>
        <vt:i4>4259842</vt:i4>
      </vt:variant>
      <vt:variant>
        <vt:i4>1764</vt:i4>
      </vt:variant>
      <vt:variant>
        <vt:i4>0</vt:i4>
      </vt:variant>
      <vt:variant>
        <vt:i4>5</vt:i4>
      </vt:variant>
      <vt:variant>
        <vt:lpwstr>../Docs/R1-135059.zip</vt:lpwstr>
      </vt:variant>
      <vt:variant>
        <vt:lpwstr/>
      </vt:variant>
      <vt:variant>
        <vt:i4>4521998</vt:i4>
      </vt:variant>
      <vt:variant>
        <vt:i4>1761</vt:i4>
      </vt:variant>
      <vt:variant>
        <vt:i4>0</vt:i4>
      </vt:variant>
      <vt:variant>
        <vt:i4>5</vt:i4>
      </vt:variant>
      <vt:variant>
        <vt:lpwstr>../Docs/R1-135015.zip</vt:lpwstr>
      </vt:variant>
      <vt:variant>
        <vt:lpwstr/>
      </vt:variant>
      <vt:variant>
        <vt:i4>5046279</vt:i4>
      </vt:variant>
      <vt:variant>
        <vt:i4>1758</vt:i4>
      </vt:variant>
      <vt:variant>
        <vt:i4>0</vt:i4>
      </vt:variant>
      <vt:variant>
        <vt:i4>5</vt:i4>
      </vt:variant>
      <vt:variant>
        <vt:lpwstr>../Docs/R1-135599.zip</vt:lpwstr>
      </vt:variant>
      <vt:variant>
        <vt:lpwstr/>
      </vt:variant>
      <vt:variant>
        <vt:i4>4325388</vt:i4>
      </vt:variant>
      <vt:variant>
        <vt:i4>1755</vt:i4>
      </vt:variant>
      <vt:variant>
        <vt:i4>0</vt:i4>
      </vt:variant>
      <vt:variant>
        <vt:i4>5</vt:i4>
      </vt:variant>
      <vt:variant>
        <vt:lpwstr>../Docs/R1-135562.zip</vt:lpwstr>
      </vt:variant>
      <vt:variant>
        <vt:lpwstr/>
      </vt:variant>
      <vt:variant>
        <vt:i4>4456454</vt:i4>
      </vt:variant>
      <vt:variant>
        <vt:i4>1752</vt:i4>
      </vt:variant>
      <vt:variant>
        <vt:i4>0</vt:i4>
      </vt:variant>
      <vt:variant>
        <vt:i4>5</vt:i4>
      </vt:variant>
      <vt:variant>
        <vt:lpwstr>../Docs/R1-135508.zip</vt:lpwstr>
      </vt:variant>
      <vt:variant>
        <vt:lpwstr/>
      </vt:variant>
      <vt:variant>
        <vt:i4>5046283</vt:i4>
      </vt:variant>
      <vt:variant>
        <vt:i4>1749</vt:i4>
      </vt:variant>
      <vt:variant>
        <vt:i4>0</vt:i4>
      </vt:variant>
      <vt:variant>
        <vt:i4>5</vt:i4>
      </vt:variant>
      <vt:variant>
        <vt:lpwstr>../Docs/R1-135292.zip</vt:lpwstr>
      </vt:variant>
      <vt:variant>
        <vt:lpwstr/>
      </vt:variant>
      <vt:variant>
        <vt:i4>5046283</vt:i4>
      </vt:variant>
      <vt:variant>
        <vt:i4>1746</vt:i4>
      </vt:variant>
      <vt:variant>
        <vt:i4>0</vt:i4>
      </vt:variant>
      <vt:variant>
        <vt:i4>5</vt:i4>
      </vt:variant>
      <vt:variant>
        <vt:lpwstr>../Docs/R1-135191.zip</vt:lpwstr>
      </vt:variant>
      <vt:variant>
        <vt:lpwstr/>
      </vt:variant>
      <vt:variant>
        <vt:i4>4980739</vt:i4>
      </vt:variant>
      <vt:variant>
        <vt:i4>1743</vt:i4>
      </vt:variant>
      <vt:variant>
        <vt:i4>0</vt:i4>
      </vt:variant>
      <vt:variant>
        <vt:i4>5</vt:i4>
      </vt:variant>
      <vt:variant>
        <vt:lpwstr>../Docs/R1-135189.zip</vt:lpwstr>
      </vt:variant>
      <vt:variant>
        <vt:lpwstr/>
      </vt:variant>
      <vt:variant>
        <vt:i4>4259843</vt:i4>
      </vt:variant>
      <vt:variant>
        <vt:i4>1740</vt:i4>
      </vt:variant>
      <vt:variant>
        <vt:i4>0</vt:i4>
      </vt:variant>
      <vt:variant>
        <vt:i4>5</vt:i4>
      </vt:variant>
      <vt:variant>
        <vt:lpwstr>../Docs/R1-135058.zip</vt:lpwstr>
      </vt:variant>
      <vt:variant>
        <vt:lpwstr/>
      </vt:variant>
      <vt:variant>
        <vt:i4>4194318</vt:i4>
      </vt:variant>
      <vt:variant>
        <vt:i4>1737</vt:i4>
      </vt:variant>
      <vt:variant>
        <vt:i4>0</vt:i4>
      </vt:variant>
      <vt:variant>
        <vt:i4>5</vt:i4>
      </vt:variant>
      <vt:variant>
        <vt:lpwstr>../Docs/R1-135247.zip</vt:lpwstr>
      </vt:variant>
      <vt:variant>
        <vt:lpwstr/>
      </vt:variant>
      <vt:variant>
        <vt:i4>4194319</vt:i4>
      </vt:variant>
      <vt:variant>
        <vt:i4>1734</vt:i4>
      </vt:variant>
      <vt:variant>
        <vt:i4>0</vt:i4>
      </vt:variant>
      <vt:variant>
        <vt:i4>5</vt:i4>
      </vt:variant>
      <vt:variant>
        <vt:lpwstr>../Docs/R1-135642.zip</vt:lpwstr>
      </vt:variant>
      <vt:variant>
        <vt:lpwstr/>
      </vt:variant>
      <vt:variant>
        <vt:i4>4325389</vt:i4>
      </vt:variant>
      <vt:variant>
        <vt:i4>1731</vt:i4>
      </vt:variant>
      <vt:variant>
        <vt:i4>0</vt:i4>
      </vt:variant>
      <vt:variant>
        <vt:i4>5</vt:i4>
      </vt:variant>
      <vt:variant>
        <vt:lpwstr>../Docs/R1-135563.zip</vt:lpwstr>
      </vt:variant>
      <vt:variant>
        <vt:lpwstr/>
      </vt:variant>
      <vt:variant>
        <vt:i4>4456454</vt:i4>
      </vt:variant>
      <vt:variant>
        <vt:i4>1728</vt:i4>
      </vt:variant>
      <vt:variant>
        <vt:i4>0</vt:i4>
      </vt:variant>
      <vt:variant>
        <vt:i4>5</vt:i4>
      </vt:variant>
      <vt:variant>
        <vt:lpwstr>../Docs/R1-135508.zip</vt:lpwstr>
      </vt:variant>
      <vt:variant>
        <vt:lpwstr/>
      </vt:variant>
      <vt:variant>
        <vt:i4>4456463</vt:i4>
      </vt:variant>
      <vt:variant>
        <vt:i4>1725</vt:i4>
      </vt:variant>
      <vt:variant>
        <vt:i4>0</vt:i4>
      </vt:variant>
      <vt:variant>
        <vt:i4>5</vt:i4>
      </vt:variant>
      <vt:variant>
        <vt:lpwstr>../Docs/R1-135501.zip</vt:lpwstr>
      </vt:variant>
      <vt:variant>
        <vt:lpwstr/>
      </vt:variant>
      <vt:variant>
        <vt:i4>4259850</vt:i4>
      </vt:variant>
      <vt:variant>
        <vt:i4>1722</vt:i4>
      </vt:variant>
      <vt:variant>
        <vt:i4>0</vt:i4>
      </vt:variant>
      <vt:variant>
        <vt:i4>5</vt:i4>
      </vt:variant>
      <vt:variant>
        <vt:lpwstr>../Docs/R1-135455.zip</vt:lpwstr>
      </vt:variant>
      <vt:variant>
        <vt:lpwstr/>
      </vt:variant>
      <vt:variant>
        <vt:i4>5046281</vt:i4>
      </vt:variant>
      <vt:variant>
        <vt:i4>1719</vt:i4>
      </vt:variant>
      <vt:variant>
        <vt:i4>0</vt:i4>
      </vt:variant>
      <vt:variant>
        <vt:i4>5</vt:i4>
      </vt:variant>
      <vt:variant>
        <vt:lpwstr>../Docs/R1-135391.zip</vt:lpwstr>
      </vt:variant>
      <vt:variant>
        <vt:lpwstr/>
      </vt:variant>
      <vt:variant>
        <vt:i4>4259854</vt:i4>
      </vt:variant>
      <vt:variant>
        <vt:i4>1716</vt:i4>
      </vt:variant>
      <vt:variant>
        <vt:i4>0</vt:i4>
      </vt:variant>
      <vt:variant>
        <vt:i4>5</vt:i4>
      </vt:variant>
      <vt:variant>
        <vt:lpwstr>../Docs/R1-135257.zip</vt:lpwstr>
      </vt:variant>
      <vt:variant>
        <vt:lpwstr/>
      </vt:variant>
      <vt:variant>
        <vt:i4>5046282</vt:i4>
      </vt:variant>
      <vt:variant>
        <vt:i4>1713</vt:i4>
      </vt:variant>
      <vt:variant>
        <vt:i4>0</vt:i4>
      </vt:variant>
      <vt:variant>
        <vt:i4>5</vt:i4>
      </vt:variant>
      <vt:variant>
        <vt:lpwstr>../Docs/R1-135190.zip</vt:lpwstr>
      </vt:variant>
      <vt:variant>
        <vt:lpwstr/>
      </vt:variant>
      <vt:variant>
        <vt:i4>4259843</vt:i4>
      </vt:variant>
      <vt:variant>
        <vt:i4>1710</vt:i4>
      </vt:variant>
      <vt:variant>
        <vt:i4>0</vt:i4>
      </vt:variant>
      <vt:variant>
        <vt:i4>5</vt:i4>
      </vt:variant>
      <vt:variant>
        <vt:lpwstr>../Docs/R1-135058.zip</vt:lpwstr>
      </vt:variant>
      <vt:variant>
        <vt:lpwstr/>
      </vt:variant>
      <vt:variant>
        <vt:i4>4521999</vt:i4>
      </vt:variant>
      <vt:variant>
        <vt:i4>1707</vt:i4>
      </vt:variant>
      <vt:variant>
        <vt:i4>0</vt:i4>
      </vt:variant>
      <vt:variant>
        <vt:i4>5</vt:i4>
      </vt:variant>
      <vt:variant>
        <vt:lpwstr>../Docs/R1-135014.zip</vt:lpwstr>
      </vt:variant>
      <vt:variant>
        <vt:lpwstr/>
      </vt:variant>
      <vt:variant>
        <vt:i4>4587525</vt:i4>
      </vt:variant>
      <vt:variant>
        <vt:i4>1704</vt:i4>
      </vt:variant>
      <vt:variant>
        <vt:i4>0</vt:i4>
      </vt:variant>
      <vt:variant>
        <vt:i4>5</vt:i4>
      </vt:variant>
      <vt:variant>
        <vt:lpwstr>../Docs/R1-135729.zip</vt:lpwstr>
      </vt:variant>
      <vt:variant>
        <vt:lpwstr/>
      </vt:variant>
      <vt:variant>
        <vt:i4>4325379</vt:i4>
      </vt:variant>
      <vt:variant>
        <vt:i4>1701</vt:i4>
      </vt:variant>
      <vt:variant>
        <vt:i4>0</vt:i4>
      </vt:variant>
      <vt:variant>
        <vt:i4>5</vt:i4>
      </vt:variant>
      <vt:variant>
        <vt:lpwstr>../Docs/R1-135961.zip</vt:lpwstr>
      </vt:variant>
      <vt:variant>
        <vt:lpwstr/>
      </vt:variant>
      <vt:variant>
        <vt:i4>4587524</vt:i4>
      </vt:variant>
      <vt:variant>
        <vt:i4>1698</vt:i4>
      </vt:variant>
      <vt:variant>
        <vt:i4>0</vt:i4>
      </vt:variant>
      <vt:variant>
        <vt:i4>5</vt:i4>
      </vt:variant>
      <vt:variant>
        <vt:lpwstr>../Docs/R1-135728.zip</vt:lpwstr>
      </vt:variant>
      <vt:variant>
        <vt:lpwstr/>
      </vt:variant>
      <vt:variant>
        <vt:i4>4587531</vt:i4>
      </vt:variant>
      <vt:variant>
        <vt:i4>1695</vt:i4>
      </vt:variant>
      <vt:variant>
        <vt:i4>0</vt:i4>
      </vt:variant>
      <vt:variant>
        <vt:i4>5</vt:i4>
      </vt:variant>
      <vt:variant>
        <vt:lpwstr>../Docs/R1-135727.zip</vt:lpwstr>
      </vt:variant>
      <vt:variant>
        <vt:lpwstr/>
      </vt:variant>
      <vt:variant>
        <vt:i4>4194317</vt:i4>
      </vt:variant>
      <vt:variant>
        <vt:i4>1692</vt:i4>
      </vt:variant>
      <vt:variant>
        <vt:i4>0</vt:i4>
      </vt:variant>
      <vt:variant>
        <vt:i4>5</vt:i4>
      </vt:variant>
      <vt:variant>
        <vt:lpwstr>../Docs/R1-135640.zip</vt:lpwstr>
      </vt:variant>
      <vt:variant>
        <vt:lpwstr/>
      </vt:variant>
      <vt:variant>
        <vt:i4>4325391</vt:i4>
      </vt:variant>
      <vt:variant>
        <vt:i4>1689</vt:i4>
      </vt:variant>
      <vt:variant>
        <vt:i4>0</vt:i4>
      </vt:variant>
      <vt:variant>
        <vt:i4>5</vt:i4>
      </vt:variant>
      <vt:variant>
        <vt:lpwstr>../Docs/R1-135561.zip</vt:lpwstr>
      </vt:variant>
      <vt:variant>
        <vt:lpwstr/>
      </vt:variant>
      <vt:variant>
        <vt:i4>4456457</vt:i4>
      </vt:variant>
      <vt:variant>
        <vt:i4>1686</vt:i4>
      </vt:variant>
      <vt:variant>
        <vt:i4>0</vt:i4>
      </vt:variant>
      <vt:variant>
        <vt:i4>5</vt:i4>
      </vt:variant>
      <vt:variant>
        <vt:lpwstr>../Docs/R1-135507.zip</vt:lpwstr>
      </vt:variant>
      <vt:variant>
        <vt:lpwstr/>
      </vt:variant>
      <vt:variant>
        <vt:i4>4259851</vt:i4>
      </vt:variant>
      <vt:variant>
        <vt:i4>1683</vt:i4>
      </vt:variant>
      <vt:variant>
        <vt:i4>0</vt:i4>
      </vt:variant>
      <vt:variant>
        <vt:i4>5</vt:i4>
      </vt:variant>
      <vt:variant>
        <vt:lpwstr>../Docs/R1-135454.zip</vt:lpwstr>
      </vt:variant>
      <vt:variant>
        <vt:lpwstr/>
      </vt:variant>
      <vt:variant>
        <vt:i4>4587535</vt:i4>
      </vt:variant>
      <vt:variant>
        <vt:i4>1680</vt:i4>
      </vt:variant>
      <vt:variant>
        <vt:i4>0</vt:i4>
      </vt:variant>
      <vt:variant>
        <vt:i4>5</vt:i4>
      </vt:variant>
      <vt:variant>
        <vt:lpwstr>../Docs/R1-135420.zip</vt:lpwstr>
      </vt:variant>
      <vt:variant>
        <vt:lpwstr/>
      </vt:variant>
      <vt:variant>
        <vt:i4>5046280</vt:i4>
      </vt:variant>
      <vt:variant>
        <vt:i4>1677</vt:i4>
      </vt:variant>
      <vt:variant>
        <vt:i4>0</vt:i4>
      </vt:variant>
      <vt:variant>
        <vt:i4>5</vt:i4>
      </vt:variant>
      <vt:variant>
        <vt:lpwstr>../Docs/R1-135390.zip</vt:lpwstr>
      </vt:variant>
      <vt:variant>
        <vt:lpwstr/>
      </vt:variant>
      <vt:variant>
        <vt:i4>4325384</vt:i4>
      </vt:variant>
      <vt:variant>
        <vt:i4>1674</vt:i4>
      </vt:variant>
      <vt:variant>
        <vt:i4>0</vt:i4>
      </vt:variant>
      <vt:variant>
        <vt:i4>5</vt:i4>
      </vt:variant>
      <vt:variant>
        <vt:lpwstr>../Docs/R1-134370.zip</vt:lpwstr>
      </vt:variant>
      <vt:variant>
        <vt:lpwstr/>
      </vt:variant>
      <vt:variant>
        <vt:i4>4980737</vt:i4>
      </vt:variant>
      <vt:variant>
        <vt:i4>1671</vt:i4>
      </vt:variant>
      <vt:variant>
        <vt:i4>0</vt:i4>
      </vt:variant>
      <vt:variant>
        <vt:i4>5</vt:i4>
      </vt:variant>
      <vt:variant>
        <vt:lpwstr>../Docs/R1-135389.zip</vt:lpwstr>
      </vt:variant>
      <vt:variant>
        <vt:lpwstr/>
      </vt:variant>
      <vt:variant>
        <vt:i4>4325389</vt:i4>
      </vt:variant>
      <vt:variant>
        <vt:i4>1668</vt:i4>
      </vt:variant>
      <vt:variant>
        <vt:i4>0</vt:i4>
      </vt:variant>
      <vt:variant>
        <vt:i4>5</vt:i4>
      </vt:variant>
      <vt:variant>
        <vt:lpwstr>../Docs/R1-135365.zip</vt:lpwstr>
      </vt:variant>
      <vt:variant>
        <vt:lpwstr/>
      </vt:variant>
      <vt:variant>
        <vt:i4>5046281</vt:i4>
      </vt:variant>
      <vt:variant>
        <vt:i4>1665</vt:i4>
      </vt:variant>
      <vt:variant>
        <vt:i4>0</vt:i4>
      </vt:variant>
      <vt:variant>
        <vt:i4>5</vt:i4>
      </vt:variant>
      <vt:variant>
        <vt:lpwstr>../Docs/R1-135290.zip</vt:lpwstr>
      </vt:variant>
      <vt:variant>
        <vt:lpwstr/>
      </vt:variant>
      <vt:variant>
        <vt:i4>4259852</vt:i4>
      </vt:variant>
      <vt:variant>
        <vt:i4>1662</vt:i4>
      </vt:variant>
      <vt:variant>
        <vt:i4>0</vt:i4>
      </vt:variant>
      <vt:variant>
        <vt:i4>5</vt:i4>
      </vt:variant>
      <vt:variant>
        <vt:lpwstr>../Docs/R1-135255.zip</vt:lpwstr>
      </vt:variant>
      <vt:variant>
        <vt:lpwstr/>
      </vt:variant>
      <vt:variant>
        <vt:i4>4194319</vt:i4>
      </vt:variant>
      <vt:variant>
        <vt:i4>1659</vt:i4>
      </vt:variant>
      <vt:variant>
        <vt:i4>0</vt:i4>
      </vt:variant>
      <vt:variant>
        <vt:i4>5</vt:i4>
      </vt:variant>
      <vt:variant>
        <vt:lpwstr>../Docs/R1-135246.zip</vt:lpwstr>
      </vt:variant>
      <vt:variant>
        <vt:lpwstr/>
      </vt:variant>
      <vt:variant>
        <vt:i4>4587522</vt:i4>
      </vt:variant>
      <vt:variant>
        <vt:i4>1656</vt:i4>
      </vt:variant>
      <vt:variant>
        <vt:i4>0</vt:i4>
      </vt:variant>
      <vt:variant>
        <vt:i4>5</vt:i4>
      </vt:variant>
      <vt:variant>
        <vt:lpwstr>../Docs/R1-135128.zip</vt:lpwstr>
      </vt:variant>
      <vt:variant>
        <vt:lpwstr/>
      </vt:variant>
      <vt:variant>
        <vt:i4>4456459</vt:i4>
      </vt:variant>
      <vt:variant>
        <vt:i4>1653</vt:i4>
      </vt:variant>
      <vt:variant>
        <vt:i4>0</vt:i4>
      </vt:variant>
      <vt:variant>
        <vt:i4>5</vt:i4>
      </vt:variant>
      <vt:variant>
        <vt:lpwstr>../Docs/R1-135101.zip</vt:lpwstr>
      </vt:variant>
      <vt:variant>
        <vt:lpwstr/>
      </vt:variant>
      <vt:variant>
        <vt:i4>4259852</vt:i4>
      </vt:variant>
      <vt:variant>
        <vt:i4>1650</vt:i4>
      </vt:variant>
      <vt:variant>
        <vt:i4>0</vt:i4>
      </vt:variant>
      <vt:variant>
        <vt:i4>5</vt:i4>
      </vt:variant>
      <vt:variant>
        <vt:lpwstr>../Docs/R1-135057.zip</vt:lpwstr>
      </vt:variant>
      <vt:variant>
        <vt:lpwstr/>
      </vt:variant>
      <vt:variant>
        <vt:i4>4521998</vt:i4>
      </vt:variant>
      <vt:variant>
        <vt:i4>1647</vt:i4>
      </vt:variant>
      <vt:variant>
        <vt:i4>0</vt:i4>
      </vt:variant>
      <vt:variant>
        <vt:i4>5</vt:i4>
      </vt:variant>
      <vt:variant>
        <vt:lpwstr>../Docs/R1-136025.zip</vt:lpwstr>
      </vt:variant>
      <vt:variant>
        <vt:lpwstr/>
      </vt:variant>
      <vt:variant>
        <vt:i4>4521998</vt:i4>
      </vt:variant>
      <vt:variant>
        <vt:i4>1644</vt:i4>
      </vt:variant>
      <vt:variant>
        <vt:i4>0</vt:i4>
      </vt:variant>
      <vt:variant>
        <vt:i4>5</vt:i4>
      </vt:variant>
      <vt:variant>
        <vt:lpwstr>../Docs/R1-136025.zip</vt:lpwstr>
      </vt:variant>
      <vt:variant>
        <vt:lpwstr/>
      </vt:variant>
      <vt:variant>
        <vt:i4>4521998</vt:i4>
      </vt:variant>
      <vt:variant>
        <vt:i4>1641</vt:i4>
      </vt:variant>
      <vt:variant>
        <vt:i4>0</vt:i4>
      </vt:variant>
      <vt:variant>
        <vt:i4>5</vt:i4>
      </vt:variant>
      <vt:variant>
        <vt:lpwstr>../Docs/R1-136025.zip</vt:lpwstr>
      </vt:variant>
      <vt:variant>
        <vt:lpwstr/>
      </vt:variant>
      <vt:variant>
        <vt:i4>4325377</vt:i4>
      </vt:variant>
      <vt:variant>
        <vt:i4>1638</vt:i4>
      </vt:variant>
      <vt:variant>
        <vt:i4>0</vt:i4>
      </vt:variant>
      <vt:variant>
        <vt:i4>5</vt:i4>
      </vt:variant>
      <vt:variant>
        <vt:lpwstr>../Docs/R1-135963.zip</vt:lpwstr>
      </vt:variant>
      <vt:variant>
        <vt:lpwstr/>
      </vt:variant>
      <vt:variant>
        <vt:i4>4325382</vt:i4>
      </vt:variant>
      <vt:variant>
        <vt:i4>1635</vt:i4>
      </vt:variant>
      <vt:variant>
        <vt:i4>0</vt:i4>
      </vt:variant>
      <vt:variant>
        <vt:i4>5</vt:i4>
      </vt:variant>
      <vt:variant>
        <vt:lpwstr>../Docs/R1-135964.zip</vt:lpwstr>
      </vt:variant>
      <vt:variant>
        <vt:lpwstr/>
      </vt:variant>
      <vt:variant>
        <vt:i4>4325383</vt:i4>
      </vt:variant>
      <vt:variant>
        <vt:i4>1632</vt:i4>
      </vt:variant>
      <vt:variant>
        <vt:i4>0</vt:i4>
      </vt:variant>
      <vt:variant>
        <vt:i4>5</vt:i4>
      </vt:variant>
      <vt:variant>
        <vt:lpwstr>../Docs/R1-135965.zip</vt:lpwstr>
      </vt:variant>
      <vt:variant>
        <vt:lpwstr/>
      </vt:variant>
      <vt:variant>
        <vt:i4>4980738</vt:i4>
      </vt:variant>
      <vt:variant>
        <vt:i4>1629</vt:i4>
      </vt:variant>
      <vt:variant>
        <vt:i4>0</vt:i4>
      </vt:variant>
      <vt:variant>
        <vt:i4>5</vt:i4>
      </vt:variant>
      <vt:variant>
        <vt:lpwstr>../Docs/R1-135188.zip</vt:lpwstr>
      </vt:variant>
      <vt:variant>
        <vt:lpwstr/>
      </vt:variant>
      <vt:variant>
        <vt:i4>4259851</vt:i4>
      </vt:variant>
      <vt:variant>
        <vt:i4>1626</vt:i4>
      </vt:variant>
      <vt:variant>
        <vt:i4>0</vt:i4>
      </vt:variant>
      <vt:variant>
        <vt:i4>5</vt:i4>
      </vt:variant>
      <vt:variant>
        <vt:lpwstr>../Docs/R1-135151.zip</vt:lpwstr>
      </vt:variant>
      <vt:variant>
        <vt:lpwstr/>
      </vt:variant>
      <vt:variant>
        <vt:i4>4521992</vt:i4>
      </vt:variant>
      <vt:variant>
        <vt:i4>1623</vt:i4>
      </vt:variant>
      <vt:variant>
        <vt:i4>0</vt:i4>
      </vt:variant>
      <vt:variant>
        <vt:i4>5</vt:i4>
      </vt:variant>
      <vt:variant>
        <vt:lpwstr>../Docs/R1-135013.zip</vt:lpwstr>
      </vt:variant>
      <vt:variant>
        <vt:lpwstr/>
      </vt:variant>
      <vt:variant>
        <vt:i4>4325378</vt:i4>
      </vt:variant>
      <vt:variant>
        <vt:i4>1620</vt:i4>
      </vt:variant>
      <vt:variant>
        <vt:i4>0</vt:i4>
      </vt:variant>
      <vt:variant>
        <vt:i4>5</vt:i4>
      </vt:variant>
      <vt:variant>
        <vt:lpwstr>../Docs/R1-135960.zip</vt:lpwstr>
      </vt:variant>
      <vt:variant>
        <vt:lpwstr/>
      </vt:variant>
      <vt:variant>
        <vt:i4>4325390</vt:i4>
      </vt:variant>
      <vt:variant>
        <vt:i4>1617</vt:i4>
      </vt:variant>
      <vt:variant>
        <vt:i4>0</vt:i4>
      </vt:variant>
      <vt:variant>
        <vt:i4>5</vt:i4>
      </vt:variant>
      <vt:variant>
        <vt:lpwstr>../Docs/R1-135560.zip</vt:lpwstr>
      </vt:variant>
      <vt:variant>
        <vt:lpwstr/>
      </vt:variant>
      <vt:variant>
        <vt:i4>4456456</vt:i4>
      </vt:variant>
      <vt:variant>
        <vt:i4>1614</vt:i4>
      </vt:variant>
      <vt:variant>
        <vt:i4>0</vt:i4>
      </vt:variant>
      <vt:variant>
        <vt:i4>5</vt:i4>
      </vt:variant>
      <vt:variant>
        <vt:lpwstr>../Docs/R1-135506.zip</vt:lpwstr>
      </vt:variant>
      <vt:variant>
        <vt:lpwstr/>
      </vt:variant>
      <vt:variant>
        <vt:i4>4980736</vt:i4>
      </vt:variant>
      <vt:variant>
        <vt:i4>1611</vt:i4>
      </vt:variant>
      <vt:variant>
        <vt:i4>0</vt:i4>
      </vt:variant>
      <vt:variant>
        <vt:i4>5</vt:i4>
      </vt:variant>
      <vt:variant>
        <vt:lpwstr>../Docs/R1-135289.zip</vt:lpwstr>
      </vt:variant>
      <vt:variant>
        <vt:lpwstr/>
      </vt:variant>
      <vt:variant>
        <vt:i4>4980749</vt:i4>
      </vt:variant>
      <vt:variant>
        <vt:i4>1608</vt:i4>
      </vt:variant>
      <vt:variant>
        <vt:i4>0</vt:i4>
      </vt:variant>
      <vt:variant>
        <vt:i4>5</vt:i4>
      </vt:variant>
      <vt:variant>
        <vt:lpwstr>../Docs/R1-135187.zip</vt:lpwstr>
      </vt:variant>
      <vt:variant>
        <vt:lpwstr/>
      </vt:variant>
      <vt:variant>
        <vt:i4>4456458</vt:i4>
      </vt:variant>
      <vt:variant>
        <vt:i4>1605</vt:i4>
      </vt:variant>
      <vt:variant>
        <vt:i4>0</vt:i4>
      </vt:variant>
      <vt:variant>
        <vt:i4>5</vt:i4>
      </vt:variant>
      <vt:variant>
        <vt:lpwstr>../Docs/R1-135100.zip</vt:lpwstr>
      </vt:variant>
      <vt:variant>
        <vt:lpwstr/>
      </vt:variant>
      <vt:variant>
        <vt:i4>4259853</vt:i4>
      </vt:variant>
      <vt:variant>
        <vt:i4>1602</vt:i4>
      </vt:variant>
      <vt:variant>
        <vt:i4>0</vt:i4>
      </vt:variant>
      <vt:variant>
        <vt:i4>5</vt:i4>
      </vt:variant>
      <vt:variant>
        <vt:lpwstr>../Docs/R1-135056.zip</vt:lpwstr>
      </vt:variant>
      <vt:variant>
        <vt:lpwstr/>
      </vt:variant>
      <vt:variant>
        <vt:i4>4653060</vt:i4>
      </vt:variant>
      <vt:variant>
        <vt:i4>1599</vt:i4>
      </vt:variant>
      <vt:variant>
        <vt:i4>0</vt:i4>
      </vt:variant>
      <vt:variant>
        <vt:i4>5</vt:i4>
      </vt:variant>
      <vt:variant>
        <vt:lpwstr>../Docs/R1-135639.zip</vt:lpwstr>
      </vt:variant>
      <vt:variant>
        <vt:lpwstr/>
      </vt:variant>
      <vt:variant>
        <vt:i4>4653067</vt:i4>
      </vt:variant>
      <vt:variant>
        <vt:i4>1596</vt:i4>
      </vt:variant>
      <vt:variant>
        <vt:i4>0</vt:i4>
      </vt:variant>
      <vt:variant>
        <vt:i4>5</vt:i4>
      </vt:variant>
      <vt:variant>
        <vt:lpwstr>../Docs/R1-135535.zip</vt:lpwstr>
      </vt:variant>
      <vt:variant>
        <vt:lpwstr/>
      </vt:variant>
      <vt:variant>
        <vt:i4>4456462</vt:i4>
      </vt:variant>
      <vt:variant>
        <vt:i4>1593</vt:i4>
      </vt:variant>
      <vt:variant>
        <vt:i4>0</vt:i4>
      </vt:variant>
      <vt:variant>
        <vt:i4>5</vt:i4>
      </vt:variant>
      <vt:variant>
        <vt:lpwstr>../Docs/R1-135500.zip</vt:lpwstr>
      </vt:variant>
      <vt:variant>
        <vt:lpwstr/>
      </vt:variant>
      <vt:variant>
        <vt:i4>4259852</vt:i4>
      </vt:variant>
      <vt:variant>
        <vt:i4>1590</vt:i4>
      </vt:variant>
      <vt:variant>
        <vt:i4>0</vt:i4>
      </vt:variant>
      <vt:variant>
        <vt:i4>5</vt:i4>
      </vt:variant>
      <vt:variant>
        <vt:lpwstr>../Docs/R1-135453.zip</vt:lpwstr>
      </vt:variant>
      <vt:variant>
        <vt:lpwstr/>
      </vt:variant>
      <vt:variant>
        <vt:i4>4194315</vt:i4>
      </vt:variant>
      <vt:variant>
        <vt:i4>1587</vt:i4>
      </vt:variant>
      <vt:variant>
        <vt:i4>0</vt:i4>
      </vt:variant>
      <vt:variant>
        <vt:i4>5</vt:i4>
      </vt:variant>
      <vt:variant>
        <vt:lpwstr>../Docs/R1-135444.zip</vt:lpwstr>
      </vt:variant>
      <vt:variant>
        <vt:lpwstr/>
      </vt:variant>
      <vt:variant>
        <vt:i4>4980736</vt:i4>
      </vt:variant>
      <vt:variant>
        <vt:i4>1584</vt:i4>
      </vt:variant>
      <vt:variant>
        <vt:i4>0</vt:i4>
      </vt:variant>
      <vt:variant>
        <vt:i4>5</vt:i4>
      </vt:variant>
      <vt:variant>
        <vt:lpwstr>../Docs/R1-135388.zip</vt:lpwstr>
      </vt:variant>
      <vt:variant>
        <vt:lpwstr/>
      </vt:variant>
      <vt:variant>
        <vt:i4>4325391</vt:i4>
      </vt:variant>
      <vt:variant>
        <vt:i4>1581</vt:i4>
      </vt:variant>
      <vt:variant>
        <vt:i4>0</vt:i4>
      </vt:variant>
      <vt:variant>
        <vt:i4>5</vt:i4>
      </vt:variant>
      <vt:variant>
        <vt:lpwstr>../Docs/R1-135367.zip</vt:lpwstr>
      </vt:variant>
      <vt:variant>
        <vt:lpwstr/>
      </vt:variant>
      <vt:variant>
        <vt:i4>4653056</vt:i4>
      </vt:variant>
      <vt:variant>
        <vt:i4>1578</vt:i4>
      </vt:variant>
      <vt:variant>
        <vt:i4>0</vt:i4>
      </vt:variant>
      <vt:variant>
        <vt:i4>5</vt:i4>
      </vt:variant>
      <vt:variant>
        <vt:lpwstr>../Docs/R1-135338.zip</vt:lpwstr>
      </vt:variant>
      <vt:variant>
        <vt:lpwstr/>
      </vt:variant>
      <vt:variant>
        <vt:i4>4653071</vt:i4>
      </vt:variant>
      <vt:variant>
        <vt:i4>1575</vt:i4>
      </vt:variant>
      <vt:variant>
        <vt:i4>0</vt:i4>
      </vt:variant>
      <vt:variant>
        <vt:i4>5</vt:i4>
      </vt:variant>
      <vt:variant>
        <vt:lpwstr>../Docs/R1-135337.zip</vt:lpwstr>
      </vt:variant>
      <vt:variant>
        <vt:lpwstr/>
      </vt:variant>
      <vt:variant>
        <vt:i4>4980737</vt:i4>
      </vt:variant>
      <vt:variant>
        <vt:i4>1572</vt:i4>
      </vt:variant>
      <vt:variant>
        <vt:i4>0</vt:i4>
      </vt:variant>
      <vt:variant>
        <vt:i4>5</vt:i4>
      </vt:variant>
      <vt:variant>
        <vt:lpwstr>../Docs/R1-135288.zip</vt:lpwstr>
      </vt:variant>
      <vt:variant>
        <vt:lpwstr/>
      </vt:variant>
      <vt:variant>
        <vt:i4>4194316</vt:i4>
      </vt:variant>
      <vt:variant>
        <vt:i4>1569</vt:i4>
      </vt:variant>
      <vt:variant>
        <vt:i4>0</vt:i4>
      </vt:variant>
      <vt:variant>
        <vt:i4>5</vt:i4>
      </vt:variant>
      <vt:variant>
        <vt:lpwstr>../Docs/R1-135245.zip</vt:lpwstr>
      </vt:variant>
      <vt:variant>
        <vt:lpwstr/>
      </vt:variant>
      <vt:variant>
        <vt:i4>4980748</vt:i4>
      </vt:variant>
      <vt:variant>
        <vt:i4>1566</vt:i4>
      </vt:variant>
      <vt:variant>
        <vt:i4>0</vt:i4>
      </vt:variant>
      <vt:variant>
        <vt:i4>5</vt:i4>
      </vt:variant>
      <vt:variant>
        <vt:lpwstr>../Docs/R1-135186.zip</vt:lpwstr>
      </vt:variant>
      <vt:variant>
        <vt:lpwstr/>
      </vt:variant>
      <vt:variant>
        <vt:i4>4259850</vt:i4>
      </vt:variant>
      <vt:variant>
        <vt:i4>1563</vt:i4>
      </vt:variant>
      <vt:variant>
        <vt:i4>0</vt:i4>
      </vt:variant>
      <vt:variant>
        <vt:i4>5</vt:i4>
      </vt:variant>
      <vt:variant>
        <vt:lpwstr>../Docs/R1-135150.zip</vt:lpwstr>
      </vt:variant>
      <vt:variant>
        <vt:lpwstr/>
      </vt:variant>
      <vt:variant>
        <vt:i4>5046274</vt:i4>
      </vt:variant>
      <vt:variant>
        <vt:i4>1560</vt:i4>
      </vt:variant>
      <vt:variant>
        <vt:i4>0</vt:i4>
      </vt:variant>
      <vt:variant>
        <vt:i4>5</vt:i4>
      </vt:variant>
      <vt:variant>
        <vt:lpwstr>../Docs/R1-135099.zip</vt:lpwstr>
      </vt:variant>
      <vt:variant>
        <vt:lpwstr/>
      </vt:variant>
      <vt:variant>
        <vt:i4>4259854</vt:i4>
      </vt:variant>
      <vt:variant>
        <vt:i4>1557</vt:i4>
      </vt:variant>
      <vt:variant>
        <vt:i4>0</vt:i4>
      </vt:variant>
      <vt:variant>
        <vt:i4>5</vt:i4>
      </vt:variant>
      <vt:variant>
        <vt:lpwstr>../Docs/R1-135055.zip</vt:lpwstr>
      </vt:variant>
      <vt:variant>
        <vt:lpwstr/>
      </vt:variant>
      <vt:variant>
        <vt:i4>4521993</vt:i4>
      </vt:variant>
      <vt:variant>
        <vt:i4>1554</vt:i4>
      </vt:variant>
      <vt:variant>
        <vt:i4>0</vt:i4>
      </vt:variant>
      <vt:variant>
        <vt:i4>5</vt:i4>
      </vt:variant>
      <vt:variant>
        <vt:lpwstr>../Docs/R1-135012.zip</vt:lpwstr>
      </vt:variant>
      <vt:variant>
        <vt:lpwstr/>
      </vt:variant>
      <vt:variant>
        <vt:i4>4259846</vt:i4>
      </vt:variant>
      <vt:variant>
        <vt:i4>1551</vt:i4>
      </vt:variant>
      <vt:variant>
        <vt:i4>0</vt:i4>
      </vt:variant>
      <vt:variant>
        <vt:i4>5</vt:i4>
      </vt:variant>
      <vt:variant>
        <vt:lpwstr>../Docs/R1-135954.zip</vt:lpwstr>
      </vt:variant>
      <vt:variant>
        <vt:lpwstr/>
      </vt:variant>
      <vt:variant>
        <vt:i4>4259855</vt:i4>
      </vt:variant>
      <vt:variant>
        <vt:i4>1548</vt:i4>
      </vt:variant>
      <vt:variant>
        <vt:i4>0</vt:i4>
      </vt:variant>
      <vt:variant>
        <vt:i4>5</vt:i4>
      </vt:variant>
      <vt:variant>
        <vt:lpwstr>../Docs/R1-135054.zip</vt:lpwstr>
      </vt:variant>
      <vt:variant>
        <vt:lpwstr/>
      </vt:variant>
      <vt:variant>
        <vt:i4>4194304</vt:i4>
      </vt:variant>
      <vt:variant>
        <vt:i4>1545</vt:i4>
      </vt:variant>
      <vt:variant>
        <vt:i4>0</vt:i4>
      </vt:variant>
      <vt:variant>
        <vt:i4>5</vt:i4>
      </vt:variant>
      <vt:variant>
        <vt:lpwstr>../Docs/R1-135942.zip</vt:lpwstr>
      </vt:variant>
      <vt:variant>
        <vt:lpwstr/>
      </vt:variant>
      <vt:variant>
        <vt:i4>4325380</vt:i4>
      </vt:variant>
      <vt:variant>
        <vt:i4>1542</vt:i4>
      </vt:variant>
      <vt:variant>
        <vt:i4>0</vt:i4>
      </vt:variant>
      <vt:variant>
        <vt:i4>5</vt:i4>
      </vt:variant>
      <vt:variant>
        <vt:lpwstr>../Docs/R1-135966.zip</vt:lpwstr>
      </vt:variant>
      <vt:variant>
        <vt:lpwstr/>
      </vt:variant>
      <vt:variant>
        <vt:i4>4259846</vt:i4>
      </vt:variant>
      <vt:variant>
        <vt:i4>1539</vt:i4>
      </vt:variant>
      <vt:variant>
        <vt:i4>0</vt:i4>
      </vt:variant>
      <vt:variant>
        <vt:i4>5</vt:i4>
      </vt:variant>
      <vt:variant>
        <vt:lpwstr>../Docs/R1-135558.zip</vt:lpwstr>
      </vt:variant>
      <vt:variant>
        <vt:lpwstr/>
      </vt:variant>
      <vt:variant>
        <vt:i4>5046278</vt:i4>
      </vt:variant>
      <vt:variant>
        <vt:i4>1536</vt:i4>
      </vt:variant>
      <vt:variant>
        <vt:i4>0</vt:i4>
      </vt:variant>
      <vt:variant>
        <vt:i4>5</vt:i4>
      </vt:variant>
      <vt:variant>
        <vt:lpwstr>../Docs/R1-135499.zip</vt:lpwstr>
      </vt:variant>
      <vt:variant>
        <vt:lpwstr/>
      </vt:variant>
      <vt:variant>
        <vt:i4>4980751</vt:i4>
      </vt:variant>
      <vt:variant>
        <vt:i4>1533</vt:i4>
      </vt:variant>
      <vt:variant>
        <vt:i4>0</vt:i4>
      </vt:variant>
      <vt:variant>
        <vt:i4>5</vt:i4>
      </vt:variant>
      <vt:variant>
        <vt:lpwstr>../Docs/R1-135286.zip</vt:lpwstr>
      </vt:variant>
      <vt:variant>
        <vt:lpwstr/>
      </vt:variant>
      <vt:variant>
        <vt:i4>4194317</vt:i4>
      </vt:variant>
      <vt:variant>
        <vt:i4>1530</vt:i4>
      </vt:variant>
      <vt:variant>
        <vt:i4>0</vt:i4>
      </vt:variant>
      <vt:variant>
        <vt:i4>5</vt:i4>
      </vt:variant>
      <vt:variant>
        <vt:lpwstr>../Docs/R1-135244.zip</vt:lpwstr>
      </vt:variant>
      <vt:variant>
        <vt:lpwstr/>
      </vt:variant>
      <vt:variant>
        <vt:i4>4259849</vt:i4>
      </vt:variant>
      <vt:variant>
        <vt:i4>1527</vt:i4>
      </vt:variant>
      <vt:variant>
        <vt:i4>0</vt:i4>
      </vt:variant>
      <vt:variant>
        <vt:i4>5</vt:i4>
      </vt:variant>
      <vt:variant>
        <vt:lpwstr>../Docs/R1-135052.zip</vt:lpwstr>
      </vt:variant>
      <vt:variant>
        <vt:lpwstr/>
      </vt:variant>
      <vt:variant>
        <vt:i4>4521989</vt:i4>
      </vt:variant>
      <vt:variant>
        <vt:i4>1524</vt:i4>
      </vt:variant>
      <vt:variant>
        <vt:i4>0</vt:i4>
      </vt:variant>
      <vt:variant>
        <vt:i4>5</vt:i4>
      </vt:variant>
      <vt:variant>
        <vt:lpwstr>../Docs/R1-135816.zip</vt:lpwstr>
      </vt:variant>
      <vt:variant>
        <vt:lpwstr/>
      </vt:variant>
      <vt:variant>
        <vt:i4>4653061</vt:i4>
      </vt:variant>
      <vt:variant>
        <vt:i4>1521</vt:i4>
      </vt:variant>
      <vt:variant>
        <vt:i4>0</vt:i4>
      </vt:variant>
      <vt:variant>
        <vt:i4>5</vt:i4>
      </vt:variant>
      <vt:variant>
        <vt:lpwstr>../Docs/R1-135638.zip</vt:lpwstr>
      </vt:variant>
      <vt:variant>
        <vt:lpwstr/>
      </vt:variant>
      <vt:variant>
        <vt:i4>4521995</vt:i4>
      </vt:variant>
      <vt:variant>
        <vt:i4>1518</vt:i4>
      </vt:variant>
      <vt:variant>
        <vt:i4>0</vt:i4>
      </vt:variant>
      <vt:variant>
        <vt:i4>5</vt:i4>
      </vt:variant>
      <vt:variant>
        <vt:lpwstr>../Docs/R1-135616.zip</vt:lpwstr>
      </vt:variant>
      <vt:variant>
        <vt:lpwstr/>
      </vt:variant>
      <vt:variant>
        <vt:i4>5046278</vt:i4>
      </vt:variant>
      <vt:variant>
        <vt:i4>1515</vt:i4>
      </vt:variant>
      <vt:variant>
        <vt:i4>0</vt:i4>
      </vt:variant>
      <vt:variant>
        <vt:i4>5</vt:i4>
      </vt:variant>
      <vt:variant>
        <vt:lpwstr>../Docs/R1-135598.zip</vt:lpwstr>
      </vt:variant>
      <vt:variant>
        <vt:lpwstr/>
      </vt:variant>
      <vt:variant>
        <vt:i4>4259847</vt:i4>
      </vt:variant>
      <vt:variant>
        <vt:i4>1512</vt:i4>
      </vt:variant>
      <vt:variant>
        <vt:i4>0</vt:i4>
      </vt:variant>
      <vt:variant>
        <vt:i4>5</vt:i4>
      </vt:variant>
      <vt:variant>
        <vt:lpwstr>../Docs/R1-135559.zip</vt:lpwstr>
      </vt:variant>
      <vt:variant>
        <vt:lpwstr/>
      </vt:variant>
      <vt:variant>
        <vt:i4>5046278</vt:i4>
      </vt:variant>
      <vt:variant>
        <vt:i4>1509</vt:i4>
      </vt:variant>
      <vt:variant>
        <vt:i4>0</vt:i4>
      </vt:variant>
      <vt:variant>
        <vt:i4>5</vt:i4>
      </vt:variant>
      <vt:variant>
        <vt:lpwstr>../Docs/R1-135499.zip</vt:lpwstr>
      </vt:variant>
      <vt:variant>
        <vt:lpwstr/>
      </vt:variant>
      <vt:variant>
        <vt:i4>4259853</vt:i4>
      </vt:variant>
      <vt:variant>
        <vt:i4>1506</vt:i4>
      </vt:variant>
      <vt:variant>
        <vt:i4>0</vt:i4>
      </vt:variant>
      <vt:variant>
        <vt:i4>5</vt:i4>
      </vt:variant>
      <vt:variant>
        <vt:lpwstr>../Docs/R1-135452.zip</vt:lpwstr>
      </vt:variant>
      <vt:variant>
        <vt:lpwstr/>
      </vt:variant>
      <vt:variant>
        <vt:i4>4521990</vt:i4>
      </vt:variant>
      <vt:variant>
        <vt:i4>1503</vt:i4>
      </vt:variant>
      <vt:variant>
        <vt:i4>0</vt:i4>
      </vt:variant>
      <vt:variant>
        <vt:i4>5</vt:i4>
      </vt:variant>
      <vt:variant>
        <vt:lpwstr>../Docs/R1-135419.zip</vt:lpwstr>
      </vt:variant>
      <vt:variant>
        <vt:lpwstr/>
      </vt:variant>
      <vt:variant>
        <vt:i4>4980751</vt:i4>
      </vt:variant>
      <vt:variant>
        <vt:i4>1500</vt:i4>
      </vt:variant>
      <vt:variant>
        <vt:i4>0</vt:i4>
      </vt:variant>
      <vt:variant>
        <vt:i4>5</vt:i4>
      </vt:variant>
      <vt:variant>
        <vt:lpwstr>../Docs/R1-135387.zip</vt:lpwstr>
      </vt:variant>
      <vt:variant>
        <vt:lpwstr/>
      </vt:variant>
      <vt:variant>
        <vt:i4>4325388</vt:i4>
      </vt:variant>
      <vt:variant>
        <vt:i4>1497</vt:i4>
      </vt:variant>
      <vt:variant>
        <vt:i4>0</vt:i4>
      </vt:variant>
      <vt:variant>
        <vt:i4>5</vt:i4>
      </vt:variant>
      <vt:variant>
        <vt:lpwstr>../Docs/R1-135364.zip</vt:lpwstr>
      </vt:variant>
      <vt:variant>
        <vt:lpwstr/>
      </vt:variant>
      <vt:variant>
        <vt:i4>4653070</vt:i4>
      </vt:variant>
      <vt:variant>
        <vt:i4>1494</vt:i4>
      </vt:variant>
      <vt:variant>
        <vt:i4>0</vt:i4>
      </vt:variant>
      <vt:variant>
        <vt:i4>5</vt:i4>
      </vt:variant>
      <vt:variant>
        <vt:lpwstr>../Docs/R1-135336.zip</vt:lpwstr>
      </vt:variant>
      <vt:variant>
        <vt:lpwstr/>
      </vt:variant>
      <vt:variant>
        <vt:i4>4194317</vt:i4>
      </vt:variant>
      <vt:variant>
        <vt:i4>1491</vt:i4>
      </vt:variant>
      <vt:variant>
        <vt:i4>0</vt:i4>
      </vt:variant>
      <vt:variant>
        <vt:i4>5</vt:i4>
      </vt:variant>
      <vt:variant>
        <vt:lpwstr>../Docs/R1-135244.zip</vt:lpwstr>
      </vt:variant>
      <vt:variant>
        <vt:lpwstr/>
      </vt:variant>
      <vt:variant>
        <vt:i4>4194307</vt:i4>
      </vt:variant>
      <vt:variant>
        <vt:i4>1488</vt:i4>
      </vt:variant>
      <vt:variant>
        <vt:i4>0</vt:i4>
      </vt:variant>
      <vt:variant>
        <vt:i4>5</vt:i4>
      </vt:variant>
      <vt:variant>
        <vt:lpwstr>../Docs/R1-135149.zip</vt:lpwstr>
      </vt:variant>
      <vt:variant>
        <vt:lpwstr/>
      </vt:variant>
      <vt:variant>
        <vt:i4>4521991</vt:i4>
      </vt:variant>
      <vt:variant>
        <vt:i4>1485</vt:i4>
      </vt:variant>
      <vt:variant>
        <vt:i4>0</vt:i4>
      </vt:variant>
      <vt:variant>
        <vt:i4>5</vt:i4>
      </vt:variant>
      <vt:variant>
        <vt:lpwstr>../Docs/R1-135814.zip</vt:lpwstr>
      </vt:variant>
      <vt:variant>
        <vt:lpwstr/>
      </vt:variant>
      <vt:variant>
        <vt:i4>5046275</vt:i4>
      </vt:variant>
      <vt:variant>
        <vt:i4>1482</vt:i4>
      </vt:variant>
      <vt:variant>
        <vt:i4>0</vt:i4>
      </vt:variant>
      <vt:variant>
        <vt:i4>5</vt:i4>
      </vt:variant>
      <vt:variant>
        <vt:lpwstr>../Docs/R1-135098.zip</vt:lpwstr>
      </vt:variant>
      <vt:variant>
        <vt:lpwstr/>
      </vt:variant>
      <vt:variant>
        <vt:i4>4521994</vt:i4>
      </vt:variant>
      <vt:variant>
        <vt:i4>1479</vt:i4>
      </vt:variant>
      <vt:variant>
        <vt:i4>0</vt:i4>
      </vt:variant>
      <vt:variant>
        <vt:i4>5</vt:i4>
      </vt:variant>
      <vt:variant>
        <vt:lpwstr>../Docs/R1-135011.zip</vt:lpwstr>
      </vt:variant>
      <vt:variant>
        <vt:lpwstr/>
      </vt:variant>
      <vt:variant>
        <vt:i4>4980750</vt:i4>
      </vt:variant>
      <vt:variant>
        <vt:i4>1476</vt:i4>
      </vt:variant>
      <vt:variant>
        <vt:i4>0</vt:i4>
      </vt:variant>
      <vt:variant>
        <vt:i4>5</vt:i4>
      </vt:variant>
      <vt:variant>
        <vt:lpwstr>../Docs/R1-135287.zip</vt:lpwstr>
      </vt:variant>
      <vt:variant>
        <vt:lpwstr/>
      </vt:variant>
      <vt:variant>
        <vt:i4>4980751</vt:i4>
      </vt:variant>
      <vt:variant>
        <vt:i4>1473</vt:i4>
      </vt:variant>
      <vt:variant>
        <vt:i4>0</vt:i4>
      </vt:variant>
      <vt:variant>
        <vt:i4>5</vt:i4>
      </vt:variant>
      <vt:variant>
        <vt:lpwstr>../Docs/R1-135185.zip</vt:lpwstr>
      </vt:variant>
      <vt:variant>
        <vt:lpwstr/>
      </vt:variant>
      <vt:variant>
        <vt:i4>4259849</vt:i4>
      </vt:variant>
      <vt:variant>
        <vt:i4>1470</vt:i4>
      </vt:variant>
      <vt:variant>
        <vt:i4>0</vt:i4>
      </vt:variant>
      <vt:variant>
        <vt:i4>5</vt:i4>
      </vt:variant>
      <vt:variant>
        <vt:lpwstr>../Docs/R1-135052.zip</vt:lpwstr>
      </vt:variant>
      <vt:variant>
        <vt:lpwstr/>
      </vt:variant>
      <vt:variant>
        <vt:i4>4521989</vt:i4>
      </vt:variant>
      <vt:variant>
        <vt:i4>1467</vt:i4>
      </vt:variant>
      <vt:variant>
        <vt:i4>0</vt:i4>
      </vt:variant>
      <vt:variant>
        <vt:i4>5</vt:i4>
      </vt:variant>
      <vt:variant>
        <vt:lpwstr>../Docs/R1-135816.zip</vt:lpwstr>
      </vt:variant>
      <vt:variant>
        <vt:lpwstr/>
      </vt:variant>
      <vt:variant>
        <vt:i4>4259848</vt:i4>
      </vt:variant>
      <vt:variant>
        <vt:i4>1464</vt:i4>
      </vt:variant>
      <vt:variant>
        <vt:i4>0</vt:i4>
      </vt:variant>
      <vt:variant>
        <vt:i4>5</vt:i4>
      </vt:variant>
      <vt:variant>
        <vt:lpwstr>../Docs/R1-135053.zip</vt:lpwstr>
      </vt:variant>
      <vt:variant>
        <vt:lpwstr/>
      </vt:variant>
      <vt:variant>
        <vt:i4>4653061</vt:i4>
      </vt:variant>
      <vt:variant>
        <vt:i4>1461</vt:i4>
      </vt:variant>
      <vt:variant>
        <vt:i4>0</vt:i4>
      </vt:variant>
      <vt:variant>
        <vt:i4>5</vt:i4>
      </vt:variant>
      <vt:variant>
        <vt:lpwstr>../Docs/R1-135638.zip</vt:lpwstr>
      </vt:variant>
      <vt:variant>
        <vt:lpwstr/>
      </vt:variant>
      <vt:variant>
        <vt:i4>5046278</vt:i4>
      </vt:variant>
      <vt:variant>
        <vt:i4>1458</vt:i4>
      </vt:variant>
      <vt:variant>
        <vt:i4>0</vt:i4>
      </vt:variant>
      <vt:variant>
        <vt:i4>5</vt:i4>
      </vt:variant>
      <vt:variant>
        <vt:lpwstr>../Docs/R1-135598.zip</vt:lpwstr>
      </vt:variant>
      <vt:variant>
        <vt:lpwstr/>
      </vt:variant>
      <vt:variant>
        <vt:i4>5046278</vt:i4>
      </vt:variant>
      <vt:variant>
        <vt:i4>1455</vt:i4>
      </vt:variant>
      <vt:variant>
        <vt:i4>0</vt:i4>
      </vt:variant>
      <vt:variant>
        <vt:i4>5</vt:i4>
      </vt:variant>
      <vt:variant>
        <vt:lpwstr>../Docs/R1-135499.zip</vt:lpwstr>
      </vt:variant>
      <vt:variant>
        <vt:lpwstr/>
      </vt:variant>
      <vt:variant>
        <vt:i4>4521999</vt:i4>
      </vt:variant>
      <vt:variant>
        <vt:i4>1452</vt:i4>
      </vt:variant>
      <vt:variant>
        <vt:i4>0</vt:i4>
      </vt:variant>
      <vt:variant>
        <vt:i4>5</vt:i4>
      </vt:variant>
      <vt:variant>
        <vt:lpwstr>../Docs/R1-135410.zip</vt:lpwstr>
      </vt:variant>
      <vt:variant>
        <vt:lpwstr/>
      </vt:variant>
      <vt:variant>
        <vt:i4>4653069</vt:i4>
      </vt:variant>
      <vt:variant>
        <vt:i4>1449</vt:i4>
      </vt:variant>
      <vt:variant>
        <vt:i4>0</vt:i4>
      </vt:variant>
      <vt:variant>
        <vt:i4>5</vt:i4>
      </vt:variant>
      <vt:variant>
        <vt:lpwstr>../Docs/R1-135335.zip</vt:lpwstr>
      </vt:variant>
      <vt:variant>
        <vt:lpwstr/>
      </vt:variant>
      <vt:variant>
        <vt:i4>4653068</vt:i4>
      </vt:variant>
      <vt:variant>
        <vt:i4>1446</vt:i4>
      </vt:variant>
      <vt:variant>
        <vt:i4>0</vt:i4>
      </vt:variant>
      <vt:variant>
        <vt:i4>5</vt:i4>
      </vt:variant>
      <vt:variant>
        <vt:lpwstr>../Docs/R1-135334.zip</vt:lpwstr>
      </vt:variant>
      <vt:variant>
        <vt:lpwstr/>
      </vt:variant>
      <vt:variant>
        <vt:i4>4980751</vt:i4>
      </vt:variant>
      <vt:variant>
        <vt:i4>1443</vt:i4>
      </vt:variant>
      <vt:variant>
        <vt:i4>0</vt:i4>
      </vt:variant>
      <vt:variant>
        <vt:i4>5</vt:i4>
      </vt:variant>
      <vt:variant>
        <vt:lpwstr>../Docs/R1-135286.zip</vt:lpwstr>
      </vt:variant>
      <vt:variant>
        <vt:lpwstr/>
      </vt:variant>
      <vt:variant>
        <vt:i4>4194307</vt:i4>
      </vt:variant>
      <vt:variant>
        <vt:i4>1440</vt:i4>
      </vt:variant>
      <vt:variant>
        <vt:i4>0</vt:i4>
      </vt:variant>
      <vt:variant>
        <vt:i4>5</vt:i4>
      </vt:variant>
      <vt:variant>
        <vt:lpwstr>../Docs/R1-135149.zip</vt:lpwstr>
      </vt:variant>
      <vt:variant>
        <vt:lpwstr/>
      </vt:variant>
      <vt:variant>
        <vt:i4>4521991</vt:i4>
      </vt:variant>
      <vt:variant>
        <vt:i4>1437</vt:i4>
      </vt:variant>
      <vt:variant>
        <vt:i4>0</vt:i4>
      </vt:variant>
      <vt:variant>
        <vt:i4>5</vt:i4>
      </vt:variant>
      <vt:variant>
        <vt:lpwstr>../Docs/R1-135814.zip</vt:lpwstr>
      </vt:variant>
      <vt:variant>
        <vt:lpwstr/>
      </vt:variant>
      <vt:variant>
        <vt:i4>5046275</vt:i4>
      </vt:variant>
      <vt:variant>
        <vt:i4>1434</vt:i4>
      </vt:variant>
      <vt:variant>
        <vt:i4>0</vt:i4>
      </vt:variant>
      <vt:variant>
        <vt:i4>5</vt:i4>
      </vt:variant>
      <vt:variant>
        <vt:lpwstr>../Docs/R1-135098.zip</vt:lpwstr>
      </vt:variant>
      <vt:variant>
        <vt:lpwstr/>
      </vt:variant>
      <vt:variant>
        <vt:i4>4259849</vt:i4>
      </vt:variant>
      <vt:variant>
        <vt:i4>1431</vt:i4>
      </vt:variant>
      <vt:variant>
        <vt:i4>0</vt:i4>
      </vt:variant>
      <vt:variant>
        <vt:i4>5</vt:i4>
      </vt:variant>
      <vt:variant>
        <vt:lpwstr>../Docs/R1-135052.zip</vt:lpwstr>
      </vt:variant>
      <vt:variant>
        <vt:lpwstr/>
      </vt:variant>
      <vt:variant>
        <vt:i4>4521989</vt:i4>
      </vt:variant>
      <vt:variant>
        <vt:i4>1428</vt:i4>
      </vt:variant>
      <vt:variant>
        <vt:i4>0</vt:i4>
      </vt:variant>
      <vt:variant>
        <vt:i4>5</vt:i4>
      </vt:variant>
      <vt:variant>
        <vt:lpwstr>../Docs/R1-135816.zip</vt:lpwstr>
      </vt:variant>
      <vt:variant>
        <vt:lpwstr/>
      </vt:variant>
      <vt:variant>
        <vt:i4>4259846</vt:i4>
      </vt:variant>
      <vt:variant>
        <vt:i4>1425</vt:i4>
      </vt:variant>
      <vt:variant>
        <vt:i4>0</vt:i4>
      </vt:variant>
      <vt:variant>
        <vt:i4>5</vt:i4>
      </vt:variant>
      <vt:variant>
        <vt:lpwstr>../Docs/R1-135558.zip</vt:lpwstr>
      </vt:variant>
      <vt:variant>
        <vt:lpwstr/>
      </vt:variant>
      <vt:variant>
        <vt:i4>4259853</vt:i4>
      </vt:variant>
      <vt:variant>
        <vt:i4>1422</vt:i4>
      </vt:variant>
      <vt:variant>
        <vt:i4>0</vt:i4>
      </vt:variant>
      <vt:variant>
        <vt:i4>5</vt:i4>
      </vt:variant>
      <vt:variant>
        <vt:lpwstr>../Docs/R1-135452.zip</vt:lpwstr>
      </vt:variant>
      <vt:variant>
        <vt:lpwstr/>
      </vt:variant>
      <vt:variant>
        <vt:i4>4521995</vt:i4>
      </vt:variant>
      <vt:variant>
        <vt:i4>1419</vt:i4>
      </vt:variant>
      <vt:variant>
        <vt:i4>0</vt:i4>
      </vt:variant>
      <vt:variant>
        <vt:i4>5</vt:i4>
      </vt:variant>
      <vt:variant>
        <vt:lpwstr>../Docs/R1-135010.zip</vt:lpwstr>
      </vt:variant>
      <vt:variant>
        <vt:lpwstr/>
      </vt:variant>
      <vt:variant>
        <vt:i4>4325378</vt:i4>
      </vt:variant>
      <vt:variant>
        <vt:i4>1416</vt:i4>
      </vt:variant>
      <vt:variant>
        <vt:i4>0</vt:i4>
      </vt:variant>
      <vt:variant>
        <vt:i4>5</vt:i4>
      </vt:variant>
      <vt:variant>
        <vt:lpwstr>../Docs/R1-135960.zip</vt:lpwstr>
      </vt:variant>
      <vt:variant>
        <vt:lpwstr/>
      </vt:variant>
      <vt:variant>
        <vt:i4>4521987</vt:i4>
      </vt:variant>
      <vt:variant>
        <vt:i4>1413</vt:i4>
      </vt:variant>
      <vt:variant>
        <vt:i4>0</vt:i4>
      </vt:variant>
      <vt:variant>
        <vt:i4>5</vt:i4>
      </vt:variant>
      <vt:variant>
        <vt:lpwstr>../Docs/R1-136028.zip</vt:lpwstr>
      </vt:variant>
      <vt:variant>
        <vt:lpwstr/>
      </vt:variant>
      <vt:variant>
        <vt:i4>2424837</vt:i4>
      </vt:variant>
      <vt:variant>
        <vt:i4>1410</vt:i4>
      </vt:variant>
      <vt:variant>
        <vt:i4>0</vt:i4>
      </vt:variant>
      <vt:variant>
        <vt:i4>5</vt:i4>
      </vt:variant>
      <vt:variant>
        <vt:lpwstr>http://www.3gpp.org/ftp/tsg_ran/TSG_RAN/TSGR_58/Docs/RP-121772.zip</vt:lpwstr>
      </vt:variant>
      <vt:variant>
        <vt:lpwstr/>
      </vt:variant>
      <vt:variant>
        <vt:i4>4980748</vt:i4>
      </vt:variant>
      <vt:variant>
        <vt:i4>1407</vt:i4>
      </vt:variant>
      <vt:variant>
        <vt:i4>0</vt:i4>
      </vt:variant>
      <vt:variant>
        <vt:i4>5</vt:i4>
      </vt:variant>
      <vt:variant>
        <vt:lpwstr>../Docs/R1-135285.zip</vt:lpwstr>
      </vt:variant>
      <vt:variant>
        <vt:lpwstr/>
      </vt:variant>
      <vt:variant>
        <vt:i4>5046278</vt:i4>
      </vt:variant>
      <vt:variant>
        <vt:i4>1404</vt:i4>
      </vt:variant>
      <vt:variant>
        <vt:i4>0</vt:i4>
      </vt:variant>
      <vt:variant>
        <vt:i4>5</vt:i4>
      </vt:variant>
      <vt:variant>
        <vt:lpwstr>../Docs/R1-134984.zip</vt:lpwstr>
      </vt:variant>
      <vt:variant>
        <vt:lpwstr/>
      </vt:variant>
      <vt:variant>
        <vt:i4>4390927</vt:i4>
      </vt:variant>
      <vt:variant>
        <vt:i4>1401</vt:i4>
      </vt:variant>
      <vt:variant>
        <vt:i4>0</vt:i4>
      </vt:variant>
      <vt:variant>
        <vt:i4>5</vt:i4>
      </vt:variant>
      <vt:variant>
        <vt:lpwstr>../Docs/R1-135773.zip</vt:lpwstr>
      </vt:variant>
      <vt:variant>
        <vt:lpwstr/>
      </vt:variant>
      <vt:variant>
        <vt:i4>4980748</vt:i4>
      </vt:variant>
      <vt:variant>
        <vt:i4>1398</vt:i4>
      </vt:variant>
      <vt:variant>
        <vt:i4>0</vt:i4>
      </vt:variant>
      <vt:variant>
        <vt:i4>5</vt:i4>
      </vt:variant>
      <vt:variant>
        <vt:lpwstr>../Docs/R1-135285.zip</vt:lpwstr>
      </vt:variant>
      <vt:variant>
        <vt:lpwstr/>
      </vt:variant>
      <vt:variant>
        <vt:i4>4980750</vt:i4>
      </vt:variant>
      <vt:variant>
        <vt:i4>1395</vt:i4>
      </vt:variant>
      <vt:variant>
        <vt:i4>0</vt:i4>
      </vt:variant>
      <vt:variant>
        <vt:i4>5</vt:i4>
      </vt:variant>
      <vt:variant>
        <vt:lpwstr>../Docs/R1-135184.zip</vt:lpwstr>
      </vt:variant>
      <vt:variant>
        <vt:lpwstr/>
      </vt:variant>
      <vt:variant>
        <vt:i4>5046279</vt:i4>
      </vt:variant>
      <vt:variant>
        <vt:i4>1392</vt:i4>
      </vt:variant>
      <vt:variant>
        <vt:i4>0</vt:i4>
      </vt:variant>
      <vt:variant>
        <vt:i4>5</vt:i4>
      </vt:variant>
      <vt:variant>
        <vt:lpwstr>../Docs/R1-135894.zip</vt:lpwstr>
      </vt:variant>
      <vt:variant>
        <vt:lpwstr/>
      </vt:variant>
      <vt:variant>
        <vt:i4>4980750</vt:i4>
      </vt:variant>
      <vt:variant>
        <vt:i4>1359</vt:i4>
      </vt:variant>
      <vt:variant>
        <vt:i4>0</vt:i4>
      </vt:variant>
      <vt:variant>
        <vt:i4>5</vt:i4>
      </vt:variant>
      <vt:variant>
        <vt:lpwstr>../Docs/R1-135184.zip</vt:lpwstr>
      </vt:variant>
      <vt:variant>
        <vt:lpwstr/>
      </vt:variant>
      <vt:variant>
        <vt:i4>4194312</vt:i4>
      </vt:variant>
      <vt:variant>
        <vt:i4>1356</vt:i4>
      </vt:variant>
      <vt:variant>
        <vt:i4>0</vt:i4>
      </vt:variant>
      <vt:variant>
        <vt:i4>5</vt:i4>
      </vt:variant>
      <vt:variant>
        <vt:lpwstr>../Docs/R1-136073.zip</vt:lpwstr>
      </vt:variant>
      <vt:variant>
        <vt:lpwstr/>
      </vt:variant>
      <vt:variant>
        <vt:i4>4980746</vt:i4>
      </vt:variant>
      <vt:variant>
        <vt:i4>1353</vt:i4>
      </vt:variant>
      <vt:variant>
        <vt:i4>0</vt:i4>
      </vt:variant>
      <vt:variant>
        <vt:i4>5</vt:i4>
      </vt:variant>
      <vt:variant>
        <vt:lpwstr>../Docs/R1-135889.zip</vt:lpwstr>
      </vt:variant>
      <vt:variant>
        <vt:lpwstr/>
      </vt:variant>
      <vt:variant>
        <vt:i4>4194306</vt:i4>
      </vt:variant>
      <vt:variant>
        <vt:i4>1350</vt:i4>
      </vt:variant>
      <vt:variant>
        <vt:i4>0</vt:i4>
      </vt:variant>
      <vt:variant>
        <vt:i4>5</vt:i4>
      </vt:variant>
      <vt:variant>
        <vt:lpwstr>../Docs/R1-135148.zip</vt:lpwstr>
      </vt:variant>
      <vt:variant>
        <vt:lpwstr/>
      </vt:variant>
      <vt:variant>
        <vt:i4>4980747</vt:i4>
      </vt:variant>
      <vt:variant>
        <vt:i4>1347</vt:i4>
      </vt:variant>
      <vt:variant>
        <vt:i4>0</vt:i4>
      </vt:variant>
      <vt:variant>
        <vt:i4>5</vt:i4>
      </vt:variant>
      <vt:variant>
        <vt:lpwstr>../Docs/R1-135888.zip</vt:lpwstr>
      </vt:variant>
      <vt:variant>
        <vt:lpwstr/>
      </vt:variant>
      <vt:variant>
        <vt:i4>4194317</vt:i4>
      </vt:variant>
      <vt:variant>
        <vt:i4>1344</vt:i4>
      </vt:variant>
      <vt:variant>
        <vt:i4>0</vt:i4>
      </vt:variant>
      <vt:variant>
        <vt:i4>5</vt:i4>
      </vt:variant>
      <vt:variant>
        <vt:lpwstr>../Docs/R1-135147.zip</vt:lpwstr>
      </vt:variant>
      <vt:variant>
        <vt:lpwstr/>
      </vt:variant>
      <vt:variant>
        <vt:i4>5046284</vt:i4>
      </vt:variant>
      <vt:variant>
        <vt:i4>1341</vt:i4>
      </vt:variant>
      <vt:variant>
        <vt:i4>0</vt:i4>
      </vt:variant>
      <vt:variant>
        <vt:i4>5</vt:i4>
      </vt:variant>
      <vt:variant>
        <vt:lpwstr>../Docs/R1-135097.zip</vt:lpwstr>
      </vt:variant>
      <vt:variant>
        <vt:lpwstr/>
      </vt:variant>
      <vt:variant>
        <vt:i4>4980745</vt:i4>
      </vt:variant>
      <vt:variant>
        <vt:i4>1338</vt:i4>
      </vt:variant>
      <vt:variant>
        <vt:i4>0</vt:i4>
      </vt:variant>
      <vt:variant>
        <vt:i4>5</vt:i4>
      </vt:variant>
      <vt:variant>
        <vt:lpwstr>../Docs/R1-135183.zip</vt:lpwstr>
      </vt:variant>
      <vt:variant>
        <vt:lpwstr/>
      </vt:variant>
      <vt:variant>
        <vt:i4>4194319</vt:i4>
      </vt:variant>
      <vt:variant>
        <vt:i4>1335</vt:i4>
      </vt:variant>
      <vt:variant>
        <vt:i4>0</vt:i4>
      </vt:variant>
      <vt:variant>
        <vt:i4>5</vt:i4>
      </vt:variant>
      <vt:variant>
        <vt:lpwstr>../Docs/R1-136074.zip</vt:lpwstr>
      </vt:variant>
      <vt:variant>
        <vt:lpwstr/>
      </vt:variant>
      <vt:variant>
        <vt:i4>4194317</vt:i4>
      </vt:variant>
      <vt:variant>
        <vt:i4>1332</vt:i4>
      </vt:variant>
      <vt:variant>
        <vt:i4>0</vt:i4>
      </vt:variant>
      <vt:variant>
        <vt:i4>5</vt:i4>
      </vt:variant>
      <vt:variant>
        <vt:lpwstr>../Docs/R1-136076.zip</vt:lpwstr>
      </vt:variant>
      <vt:variant>
        <vt:lpwstr/>
      </vt:variant>
      <vt:variant>
        <vt:i4>4521996</vt:i4>
      </vt:variant>
      <vt:variant>
        <vt:i4>1329</vt:i4>
      </vt:variant>
      <vt:variant>
        <vt:i4>0</vt:i4>
      </vt:variant>
      <vt:variant>
        <vt:i4>5</vt:i4>
      </vt:variant>
      <vt:variant>
        <vt:lpwstr>../Docs/R1-135611.zip</vt:lpwstr>
      </vt:variant>
      <vt:variant>
        <vt:lpwstr/>
      </vt:variant>
      <vt:variant>
        <vt:i4>4194318</vt:i4>
      </vt:variant>
      <vt:variant>
        <vt:i4>1326</vt:i4>
      </vt:variant>
      <vt:variant>
        <vt:i4>0</vt:i4>
      </vt:variant>
      <vt:variant>
        <vt:i4>5</vt:i4>
      </vt:variant>
      <vt:variant>
        <vt:lpwstr>../Docs/R1-136075.zip</vt:lpwstr>
      </vt:variant>
      <vt:variant>
        <vt:lpwstr/>
      </vt:variant>
      <vt:variant>
        <vt:i4>4194319</vt:i4>
      </vt:variant>
      <vt:variant>
        <vt:i4>1323</vt:i4>
      </vt:variant>
      <vt:variant>
        <vt:i4>0</vt:i4>
      </vt:variant>
      <vt:variant>
        <vt:i4>5</vt:i4>
      </vt:variant>
      <vt:variant>
        <vt:lpwstr>../Docs/R1-136074.zip</vt:lpwstr>
      </vt:variant>
      <vt:variant>
        <vt:lpwstr/>
      </vt:variant>
      <vt:variant>
        <vt:i4>4521996</vt:i4>
      </vt:variant>
      <vt:variant>
        <vt:i4>1320</vt:i4>
      </vt:variant>
      <vt:variant>
        <vt:i4>0</vt:i4>
      </vt:variant>
      <vt:variant>
        <vt:i4>5</vt:i4>
      </vt:variant>
      <vt:variant>
        <vt:lpwstr>../Docs/R1-135611.zip</vt:lpwstr>
      </vt:variant>
      <vt:variant>
        <vt:lpwstr/>
      </vt:variant>
      <vt:variant>
        <vt:i4>4521996</vt:i4>
      </vt:variant>
      <vt:variant>
        <vt:i4>1317</vt:i4>
      </vt:variant>
      <vt:variant>
        <vt:i4>0</vt:i4>
      </vt:variant>
      <vt:variant>
        <vt:i4>5</vt:i4>
      </vt:variant>
      <vt:variant>
        <vt:lpwstr>../Docs/R1-135611.zip</vt:lpwstr>
      </vt:variant>
      <vt:variant>
        <vt:lpwstr/>
      </vt:variant>
      <vt:variant>
        <vt:i4>4390923</vt:i4>
      </vt:variant>
      <vt:variant>
        <vt:i4>1314</vt:i4>
      </vt:variant>
      <vt:variant>
        <vt:i4>0</vt:i4>
      </vt:variant>
      <vt:variant>
        <vt:i4>5</vt:i4>
      </vt:variant>
      <vt:variant>
        <vt:lpwstr>../Docs/R1-135272.zip</vt:lpwstr>
      </vt:variant>
      <vt:variant>
        <vt:lpwstr/>
      </vt:variant>
      <vt:variant>
        <vt:i4>4521995</vt:i4>
      </vt:variant>
      <vt:variant>
        <vt:i4>1311</vt:i4>
      </vt:variant>
      <vt:variant>
        <vt:i4>0</vt:i4>
      </vt:variant>
      <vt:variant>
        <vt:i4>5</vt:i4>
      </vt:variant>
      <vt:variant>
        <vt:lpwstr>../Docs/R1-135818.zip</vt:lpwstr>
      </vt:variant>
      <vt:variant>
        <vt:lpwstr/>
      </vt:variant>
      <vt:variant>
        <vt:i4>4521996</vt:i4>
      </vt:variant>
      <vt:variant>
        <vt:i4>1308</vt:i4>
      </vt:variant>
      <vt:variant>
        <vt:i4>0</vt:i4>
      </vt:variant>
      <vt:variant>
        <vt:i4>5</vt:i4>
      </vt:variant>
      <vt:variant>
        <vt:lpwstr>../Docs/R1-135611.zip</vt:lpwstr>
      </vt:variant>
      <vt:variant>
        <vt:lpwstr/>
      </vt:variant>
      <vt:variant>
        <vt:i4>4325383</vt:i4>
      </vt:variant>
      <vt:variant>
        <vt:i4>1305</vt:i4>
      </vt:variant>
      <vt:variant>
        <vt:i4>0</vt:i4>
      </vt:variant>
      <vt:variant>
        <vt:i4>5</vt:i4>
      </vt:variant>
      <vt:variant>
        <vt:lpwstr>../Docs/R1-135864.zip</vt:lpwstr>
      </vt:variant>
      <vt:variant>
        <vt:lpwstr/>
      </vt:variant>
      <vt:variant>
        <vt:i4>4325390</vt:i4>
      </vt:variant>
      <vt:variant>
        <vt:i4>1302</vt:i4>
      </vt:variant>
      <vt:variant>
        <vt:i4>0</vt:i4>
      </vt:variant>
      <vt:variant>
        <vt:i4>5</vt:i4>
      </vt:variant>
      <vt:variant>
        <vt:lpwstr>../Docs/R1-135762.zip</vt:lpwstr>
      </vt:variant>
      <vt:variant>
        <vt:lpwstr/>
      </vt:variant>
      <vt:variant>
        <vt:i4>4587528</vt:i4>
      </vt:variant>
      <vt:variant>
        <vt:i4>1299</vt:i4>
      </vt:variant>
      <vt:variant>
        <vt:i4>0</vt:i4>
      </vt:variant>
      <vt:variant>
        <vt:i4>5</vt:i4>
      </vt:variant>
      <vt:variant>
        <vt:lpwstr>../Docs/R1-135724.zip</vt:lpwstr>
      </vt:variant>
      <vt:variant>
        <vt:lpwstr/>
      </vt:variant>
      <vt:variant>
        <vt:i4>4259843</vt:i4>
      </vt:variant>
      <vt:variant>
        <vt:i4>1296</vt:i4>
      </vt:variant>
      <vt:variant>
        <vt:i4>0</vt:i4>
      </vt:variant>
      <vt:variant>
        <vt:i4>5</vt:i4>
      </vt:variant>
      <vt:variant>
        <vt:lpwstr>../Docs/R1-135850.zip</vt:lpwstr>
      </vt:variant>
      <vt:variant>
        <vt:lpwstr/>
      </vt:variant>
      <vt:variant>
        <vt:i4>4259850</vt:i4>
      </vt:variant>
      <vt:variant>
        <vt:i4>1293</vt:i4>
      </vt:variant>
      <vt:variant>
        <vt:i4>0</vt:i4>
      </vt:variant>
      <vt:variant>
        <vt:i4>5</vt:i4>
      </vt:variant>
      <vt:variant>
        <vt:lpwstr>../Docs/R1-135051.zip</vt:lpwstr>
      </vt:variant>
      <vt:variant>
        <vt:lpwstr/>
      </vt:variant>
      <vt:variant>
        <vt:i4>4259851</vt:i4>
      </vt:variant>
      <vt:variant>
        <vt:i4>1290</vt:i4>
      </vt:variant>
      <vt:variant>
        <vt:i4>0</vt:i4>
      </vt:variant>
      <vt:variant>
        <vt:i4>5</vt:i4>
      </vt:variant>
      <vt:variant>
        <vt:lpwstr>../Docs/R1-135050.zip</vt:lpwstr>
      </vt:variant>
      <vt:variant>
        <vt:lpwstr/>
      </vt:variant>
      <vt:variant>
        <vt:i4>6946838</vt:i4>
      </vt:variant>
      <vt:variant>
        <vt:i4>1287</vt:i4>
      </vt:variant>
      <vt:variant>
        <vt:i4>0</vt:i4>
      </vt:variant>
      <vt:variant>
        <vt:i4>5</vt:i4>
      </vt:variant>
      <vt:variant>
        <vt:lpwstr>http://ftp.3gpp.org/tsg_ran/TSG_RAN/TSGR_61/Docs/RP-131386.zip</vt:lpwstr>
      </vt:variant>
      <vt:variant>
        <vt:lpwstr/>
      </vt:variant>
      <vt:variant>
        <vt:i4>4259844</vt:i4>
      </vt:variant>
      <vt:variant>
        <vt:i4>1284</vt:i4>
      </vt:variant>
      <vt:variant>
        <vt:i4>0</vt:i4>
      </vt:variant>
      <vt:variant>
        <vt:i4>5</vt:i4>
      </vt:variant>
      <vt:variant>
        <vt:lpwstr>../Docs/R1-135857.zip</vt:lpwstr>
      </vt:variant>
      <vt:variant>
        <vt:lpwstr/>
      </vt:variant>
      <vt:variant>
        <vt:i4>4325376</vt:i4>
      </vt:variant>
      <vt:variant>
        <vt:i4>1281</vt:i4>
      </vt:variant>
      <vt:variant>
        <vt:i4>0</vt:i4>
      </vt:variant>
      <vt:variant>
        <vt:i4>5</vt:i4>
      </vt:variant>
      <vt:variant>
        <vt:lpwstr>../Docs/R1-135863.zip</vt:lpwstr>
      </vt:variant>
      <vt:variant>
        <vt:lpwstr/>
      </vt:variant>
      <vt:variant>
        <vt:i4>4456457</vt:i4>
      </vt:variant>
      <vt:variant>
        <vt:i4>1278</vt:i4>
      </vt:variant>
      <vt:variant>
        <vt:i4>0</vt:i4>
      </vt:variant>
      <vt:variant>
        <vt:i4>5</vt:i4>
      </vt:variant>
      <vt:variant>
        <vt:lpwstr>../Docs/R1-135705.zip</vt:lpwstr>
      </vt:variant>
      <vt:variant>
        <vt:lpwstr/>
      </vt:variant>
      <vt:variant>
        <vt:i4>4456456</vt:i4>
      </vt:variant>
      <vt:variant>
        <vt:i4>1275</vt:i4>
      </vt:variant>
      <vt:variant>
        <vt:i4>0</vt:i4>
      </vt:variant>
      <vt:variant>
        <vt:i4>5</vt:i4>
      </vt:variant>
      <vt:variant>
        <vt:lpwstr>../Docs/R1-135704.zip</vt:lpwstr>
      </vt:variant>
      <vt:variant>
        <vt:lpwstr/>
      </vt:variant>
      <vt:variant>
        <vt:i4>4325382</vt:i4>
      </vt:variant>
      <vt:variant>
        <vt:i4>1272</vt:i4>
      </vt:variant>
      <vt:variant>
        <vt:i4>0</vt:i4>
      </vt:variant>
      <vt:variant>
        <vt:i4>5</vt:i4>
      </vt:variant>
      <vt:variant>
        <vt:lpwstr>../Docs/R1-135865.zip</vt:lpwstr>
      </vt:variant>
      <vt:variant>
        <vt:lpwstr/>
      </vt:variant>
      <vt:variant>
        <vt:i4>4456456</vt:i4>
      </vt:variant>
      <vt:variant>
        <vt:i4>1269</vt:i4>
      </vt:variant>
      <vt:variant>
        <vt:i4>0</vt:i4>
      </vt:variant>
      <vt:variant>
        <vt:i4>5</vt:i4>
      </vt:variant>
      <vt:variant>
        <vt:lpwstr>../Docs/R1-135704.zip</vt:lpwstr>
      </vt:variant>
      <vt:variant>
        <vt:lpwstr/>
      </vt:variant>
      <vt:variant>
        <vt:i4>4456463</vt:i4>
      </vt:variant>
      <vt:variant>
        <vt:i4>1266</vt:i4>
      </vt:variant>
      <vt:variant>
        <vt:i4>0</vt:i4>
      </vt:variant>
      <vt:variant>
        <vt:i4>5</vt:i4>
      </vt:variant>
      <vt:variant>
        <vt:lpwstr>../Docs/R1-135703.zip</vt:lpwstr>
      </vt:variant>
      <vt:variant>
        <vt:lpwstr/>
      </vt:variant>
      <vt:variant>
        <vt:i4>4456462</vt:i4>
      </vt:variant>
      <vt:variant>
        <vt:i4>1263</vt:i4>
      </vt:variant>
      <vt:variant>
        <vt:i4>0</vt:i4>
      </vt:variant>
      <vt:variant>
        <vt:i4>5</vt:i4>
      </vt:variant>
      <vt:variant>
        <vt:lpwstr>../Docs/R1-135702.zip</vt:lpwstr>
      </vt:variant>
      <vt:variant>
        <vt:lpwstr/>
      </vt:variant>
      <vt:variant>
        <vt:i4>4325377</vt:i4>
      </vt:variant>
      <vt:variant>
        <vt:i4>1260</vt:i4>
      </vt:variant>
      <vt:variant>
        <vt:i4>0</vt:i4>
      </vt:variant>
      <vt:variant>
        <vt:i4>5</vt:i4>
      </vt:variant>
      <vt:variant>
        <vt:lpwstr>../Docs/R1-135862.zip</vt:lpwstr>
      </vt:variant>
      <vt:variant>
        <vt:lpwstr/>
      </vt:variant>
      <vt:variant>
        <vt:i4>4456462</vt:i4>
      </vt:variant>
      <vt:variant>
        <vt:i4>1257</vt:i4>
      </vt:variant>
      <vt:variant>
        <vt:i4>0</vt:i4>
      </vt:variant>
      <vt:variant>
        <vt:i4>5</vt:i4>
      </vt:variant>
      <vt:variant>
        <vt:lpwstr>../Docs/R1-135702.zip</vt:lpwstr>
      </vt:variant>
      <vt:variant>
        <vt:lpwstr/>
      </vt:variant>
      <vt:variant>
        <vt:i4>4456461</vt:i4>
      </vt:variant>
      <vt:variant>
        <vt:i4>1254</vt:i4>
      </vt:variant>
      <vt:variant>
        <vt:i4>0</vt:i4>
      </vt:variant>
      <vt:variant>
        <vt:i4>5</vt:i4>
      </vt:variant>
      <vt:variant>
        <vt:lpwstr>../Docs/R1-135701.zip</vt:lpwstr>
      </vt:variant>
      <vt:variant>
        <vt:lpwstr/>
      </vt:variant>
      <vt:variant>
        <vt:i4>4587528</vt:i4>
      </vt:variant>
      <vt:variant>
        <vt:i4>1251</vt:i4>
      </vt:variant>
      <vt:variant>
        <vt:i4>0</vt:i4>
      </vt:variant>
      <vt:variant>
        <vt:i4>5</vt:i4>
      </vt:variant>
      <vt:variant>
        <vt:lpwstr>../Docs/R1-135625.zip</vt:lpwstr>
      </vt:variant>
      <vt:variant>
        <vt:lpwstr/>
      </vt:variant>
      <vt:variant>
        <vt:i4>4587529</vt:i4>
      </vt:variant>
      <vt:variant>
        <vt:i4>1248</vt:i4>
      </vt:variant>
      <vt:variant>
        <vt:i4>0</vt:i4>
      </vt:variant>
      <vt:variant>
        <vt:i4>5</vt:i4>
      </vt:variant>
      <vt:variant>
        <vt:lpwstr>../Docs/R1-135624.zip</vt:lpwstr>
      </vt:variant>
      <vt:variant>
        <vt:lpwstr/>
      </vt:variant>
      <vt:variant>
        <vt:i4>4456460</vt:i4>
      </vt:variant>
      <vt:variant>
        <vt:i4>1245</vt:i4>
      </vt:variant>
      <vt:variant>
        <vt:i4>0</vt:i4>
      </vt:variant>
      <vt:variant>
        <vt:i4>5</vt:i4>
      </vt:variant>
      <vt:variant>
        <vt:lpwstr>../Docs/R1-135700.zip</vt:lpwstr>
      </vt:variant>
      <vt:variant>
        <vt:lpwstr/>
      </vt:variant>
      <vt:variant>
        <vt:i4>4587535</vt:i4>
      </vt:variant>
      <vt:variant>
        <vt:i4>1242</vt:i4>
      </vt:variant>
      <vt:variant>
        <vt:i4>0</vt:i4>
      </vt:variant>
      <vt:variant>
        <vt:i4>5</vt:i4>
      </vt:variant>
      <vt:variant>
        <vt:lpwstr>../Docs/R1-135723.zip</vt:lpwstr>
      </vt:variant>
      <vt:variant>
        <vt:lpwstr/>
      </vt:variant>
      <vt:variant>
        <vt:i4>4325378</vt:i4>
      </vt:variant>
      <vt:variant>
        <vt:i4>1239</vt:i4>
      </vt:variant>
      <vt:variant>
        <vt:i4>0</vt:i4>
      </vt:variant>
      <vt:variant>
        <vt:i4>5</vt:i4>
      </vt:variant>
      <vt:variant>
        <vt:lpwstr>../Docs/R1-135861.zip</vt:lpwstr>
      </vt:variant>
      <vt:variant>
        <vt:lpwstr/>
      </vt:variant>
      <vt:variant>
        <vt:i4>4521995</vt:i4>
      </vt:variant>
      <vt:variant>
        <vt:i4>1236</vt:i4>
      </vt:variant>
      <vt:variant>
        <vt:i4>0</vt:i4>
      </vt:variant>
      <vt:variant>
        <vt:i4>5</vt:i4>
      </vt:variant>
      <vt:variant>
        <vt:lpwstr>../Docs/R1-135717.zip</vt:lpwstr>
      </vt:variant>
      <vt:variant>
        <vt:lpwstr/>
      </vt:variant>
      <vt:variant>
        <vt:i4>4587532</vt:i4>
      </vt:variant>
      <vt:variant>
        <vt:i4>1233</vt:i4>
      </vt:variant>
      <vt:variant>
        <vt:i4>0</vt:i4>
      </vt:variant>
      <vt:variant>
        <vt:i4>5</vt:i4>
      </vt:variant>
      <vt:variant>
        <vt:lpwstr>../Docs/R1-135720.zip</vt:lpwstr>
      </vt:variant>
      <vt:variant>
        <vt:lpwstr/>
      </vt:variant>
      <vt:variant>
        <vt:i4>4980742</vt:i4>
      </vt:variant>
      <vt:variant>
        <vt:i4>1230</vt:i4>
      </vt:variant>
      <vt:variant>
        <vt:i4>0</vt:i4>
      </vt:variant>
      <vt:variant>
        <vt:i4>5</vt:i4>
      </vt:variant>
      <vt:variant>
        <vt:lpwstr>../Docs/R1-135984.zip</vt:lpwstr>
      </vt:variant>
      <vt:variant>
        <vt:lpwstr/>
      </vt:variant>
      <vt:variant>
        <vt:i4>4521989</vt:i4>
      </vt:variant>
      <vt:variant>
        <vt:i4>1227</vt:i4>
      </vt:variant>
      <vt:variant>
        <vt:i4>0</vt:i4>
      </vt:variant>
      <vt:variant>
        <vt:i4>5</vt:i4>
      </vt:variant>
      <vt:variant>
        <vt:lpwstr>../Docs/R1-135719.zip</vt:lpwstr>
      </vt:variant>
      <vt:variant>
        <vt:lpwstr/>
      </vt:variant>
      <vt:variant>
        <vt:i4>5046277</vt:i4>
      </vt:variant>
      <vt:variant>
        <vt:i4>1224</vt:i4>
      </vt:variant>
      <vt:variant>
        <vt:i4>0</vt:i4>
      </vt:variant>
      <vt:variant>
        <vt:i4>5</vt:i4>
      </vt:variant>
      <vt:variant>
        <vt:lpwstr>../Docs/R1-135799.zip</vt:lpwstr>
      </vt:variant>
      <vt:variant>
        <vt:lpwstr/>
      </vt:variant>
      <vt:variant>
        <vt:i4>4259850</vt:i4>
      </vt:variant>
      <vt:variant>
        <vt:i4>1221</vt:i4>
      </vt:variant>
      <vt:variant>
        <vt:i4>0</vt:i4>
      </vt:variant>
      <vt:variant>
        <vt:i4>5</vt:i4>
      </vt:variant>
      <vt:variant>
        <vt:lpwstr>../Docs/R1-135859.zip</vt:lpwstr>
      </vt:variant>
      <vt:variant>
        <vt:lpwstr/>
      </vt:variant>
      <vt:variant>
        <vt:i4>4587534</vt:i4>
      </vt:variant>
      <vt:variant>
        <vt:i4>1218</vt:i4>
      </vt:variant>
      <vt:variant>
        <vt:i4>0</vt:i4>
      </vt:variant>
      <vt:variant>
        <vt:i4>5</vt:i4>
      </vt:variant>
      <vt:variant>
        <vt:lpwstr>../Docs/R1-135722.zip</vt:lpwstr>
      </vt:variant>
      <vt:variant>
        <vt:lpwstr/>
      </vt:variant>
      <vt:variant>
        <vt:i4>4259851</vt:i4>
      </vt:variant>
      <vt:variant>
        <vt:i4>1215</vt:i4>
      </vt:variant>
      <vt:variant>
        <vt:i4>0</vt:i4>
      </vt:variant>
      <vt:variant>
        <vt:i4>5</vt:i4>
      </vt:variant>
      <vt:variant>
        <vt:lpwstr>../Docs/R1-135858.zip</vt:lpwstr>
      </vt:variant>
      <vt:variant>
        <vt:lpwstr/>
      </vt:variant>
      <vt:variant>
        <vt:i4>4587533</vt:i4>
      </vt:variant>
      <vt:variant>
        <vt:i4>1212</vt:i4>
      </vt:variant>
      <vt:variant>
        <vt:i4>0</vt:i4>
      </vt:variant>
      <vt:variant>
        <vt:i4>5</vt:i4>
      </vt:variant>
      <vt:variant>
        <vt:lpwstr>../Docs/R1-135721.zip</vt:lpwstr>
      </vt:variant>
      <vt:variant>
        <vt:lpwstr/>
      </vt:variant>
      <vt:variant>
        <vt:i4>4521988</vt:i4>
      </vt:variant>
      <vt:variant>
        <vt:i4>1209</vt:i4>
      </vt:variant>
      <vt:variant>
        <vt:i4>0</vt:i4>
      </vt:variant>
      <vt:variant>
        <vt:i4>5</vt:i4>
      </vt:variant>
      <vt:variant>
        <vt:lpwstr>../Docs/R1-135718.zip</vt:lpwstr>
      </vt:variant>
      <vt:variant>
        <vt:lpwstr/>
      </vt:variant>
      <vt:variant>
        <vt:i4>5046276</vt:i4>
      </vt:variant>
      <vt:variant>
        <vt:i4>1206</vt:i4>
      </vt:variant>
      <vt:variant>
        <vt:i4>0</vt:i4>
      </vt:variant>
      <vt:variant>
        <vt:i4>5</vt:i4>
      </vt:variant>
      <vt:variant>
        <vt:lpwstr>../Docs/R1-135699.zip</vt:lpwstr>
      </vt:variant>
      <vt:variant>
        <vt:lpwstr/>
      </vt:variant>
      <vt:variant>
        <vt:i4>4259842</vt:i4>
      </vt:variant>
      <vt:variant>
        <vt:i4>1203</vt:i4>
      </vt:variant>
      <vt:variant>
        <vt:i4>0</vt:i4>
      </vt:variant>
      <vt:variant>
        <vt:i4>5</vt:i4>
      </vt:variant>
      <vt:variant>
        <vt:lpwstr>../Docs/R1-135851.zip</vt:lpwstr>
      </vt:variant>
      <vt:variant>
        <vt:lpwstr/>
      </vt:variant>
      <vt:variant>
        <vt:i4>4587534</vt:i4>
      </vt:variant>
      <vt:variant>
        <vt:i4>1200</vt:i4>
      </vt:variant>
      <vt:variant>
        <vt:i4>0</vt:i4>
      </vt:variant>
      <vt:variant>
        <vt:i4>5</vt:i4>
      </vt:variant>
      <vt:variant>
        <vt:lpwstr>../Docs/R1-135623.zip</vt:lpwstr>
      </vt:variant>
      <vt:variant>
        <vt:lpwstr/>
      </vt:variant>
      <vt:variant>
        <vt:i4>4259846</vt:i4>
      </vt:variant>
      <vt:variant>
        <vt:i4>1197</vt:i4>
      </vt:variant>
      <vt:variant>
        <vt:i4>0</vt:i4>
      </vt:variant>
      <vt:variant>
        <vt:i4>5</vt:i4>
      </vt:variant>
      <vt:variant>
        <vt:lpwstr>../Docs/R1-135855.zip</vt:lpwstr>
      </vt:variant>
      <vt:variant>
        <vt:lpwstr/>
      </vt:variant>
      <vt:variant>
        <vt:i4>4325388</vt:i4>
      </vt:variant>
      <vt:variant>
        <vt:i4>1194</vt:i4>
      </vt:variant>
      <vt:variant>
        <vt:i4>0</vt:i4>
      </vt:variant>
      <vt:variant>
        <vt:i4>5</vt:i4>
      </vt:variant>
      <vt:variant>
        <vt:lpwstr>../Docs/R1-135760.zip</vt:lpwstr>
      </vt:variant>
      <vt:variant>
        <vt:lpwstr/>
      </vt:variant>
      <vt:variant>
        <vt:i4>5046282</vt:i4>
      </vt:variant>
      <vt:variant>
        <vt:i4>1191</vt:i4>
      </vt:variant>
      <vt:variant>
        <vt:i4>0</vt:i4>
      </vt:variant>
      <vt:variant>
        <vt:i4>5</vt:i4>
      </vt:variant>
      <vt:variant>
        <vt:lpwstr>../Docs/R1-135697.zip</vt:lpwstr>
      </vt:variant>
      <vt:variant>
        <vt:lpwstr/>
      </vt:variant>
      <vt:variant>
        <vt:i4>4259847</vt:i4>
      </vt:variant>
      <vt:variant>
        <vt:i4>1188</vt:i4>
      </vt:variant>
      <vt:variant>
        <vt:i4>0</vt:i4>
      </vt:variant>
      <vt:variant>
        <vt:i4>5</vt:i4>
      </vt:variant>
      <vt:variant>
        <vt:lpwstr>../Docs/R1-135854.zip</vt:lpwstr>
      </vt:variant>
      <vt:variant>
        <vt:lpwstr/>
      </vt:variant>
      <vt:variant>
        <vt:i4>4259845</vt:i4>
      </vt:variant>
      <vt:variant>
        <vt:i4>1185</vt:i4>
      </vt:variant>
      <vt:variant>
        <vt:i4>0</vt:i4>
      </vt:variant>
      <vt:variant>
        <vt:i4>5</vt:i4>
      </vt:variant>
      <vt:variant>
        <vt:lpwstr>../Docs/R1-135759.zip</vt:lpwstr>
      </vt:variant>
      <vt:variant>
        <vt:lpwstr/>
      </vt:variant>
      <vt:variant>
        <vt:i4>4259844</vt:i4>
      </vt:variant>
      <vt:variant>
        <vt:i4>1182</vt:i4>
      </vt:variant>
      <vt:variant>
        <vt:i4>0</vt:i4>
      </vt:variant>
      <vt:variant>
        <vt:i4>5</vt:i4>
      </vt:variant>
      <vt:variant>
        <vt:lpwstr>../Docs/R1-135758.zip</vt:lpwstr>
      </vt:variant>
      <vt:variant>
        <vt:lpwstr/>
      </vt:variant>
      <vt:variant>
        <vt:i4>4980743</vt:i4>
      </vt:variant>
      <vt:variant>
        <vt:i4>1179</vt:i4>
      </vt:variant>
      <vt:variant>
        <vt:i4>0</vt:i4>
      </vt:variant>
      <vt:variant>
        <vt:i4>5</vt:i4>
      </vt:variant>
      <vt:variant>
        <vt:lpwstr>../Docs/R1-135985.zip</vt:lpwstr>
      </vt:variant>
      <vt:variant>
        <vt:lpwstr/>
      </vt:variant>
      <vt:variant>
        <vt:i4>4325389</vt:i4>
      </vt:variant>
      <vt:variant>
        <vt:i4>1176</vt:i4>
      </vt:variant>
      <vt:variant>
        <vt:i4>0</vt:i4>
      </vt:variant>
      <vt:variant>
        <vt:i4>5</vt:i4>
      </vt:variant>
      <vt:variant>
        <vt:lpwstr>../Docs/R1-135761.zip</vt:lpwstr>
      </vt:variant>
      <vt:variant>
        <vt:lpwstr/>
      </vt:variant>
      <vt:variant>
        <vt:i4>5046281</vt:i4>
      </vt:variant>
      <vt:variant>
        <vt:i4>1173</vt:i4>
      </vt:variant>
      <vt:variant>
        <vt:i4>0</vt:i4>
      </vt:variant>
      <vt:variant>
        <vt:i4>5</vt:i4>
      </vt:variant>
      <vt:variant>
        <vt:lpwstr>../Docs/R1-135694.zip</vt:lpwstr>
      </vt:variant>
      <vt:variant>
        <vt:lpwstr/>
      </vt:variant>
      <vt:variant>
        <vt:i4>4259840</vt:i4>
      </vt:variant>
      <vt:variant>
        <vt:i4>1170</vt:i4>
      </vt:variant>
      <vt:variant>
        <vt:i4>0</vt:i4>
      </vt:variant>
      <vt:variant>
        <vt:i4>5</vt:i4>
      </vt:variant>
      <vt:variant>
        <vt:lpwstr>../Docs/R1-135853.zip</vt:lpwstr>
      </vt:variant>
      <vt:variant>
        <vt:lpwstr/>
      </vt:variant>
      <vt:variant>
        <vt:i4>5046277</vt:i4>
      </vt:variant>
      <vt:variant>
        <vt:i4>1167</vt:i4>
      </vt:variant>
      <vt:variant>
        <vt:i4>0</vt:i4>
      </vt:variant>
      <vt:variant>
        <vt:i4>5</vt:i4>
      </vt:variant>
      <vt:variant>
        <vt:lpwstr>../Docs/R1-135698.zip</vt:lpwstr>
      </vt:variant>
      <vt:variant>
        <vt:lpwstr/>
      </vt:variant>
      <vt:variant>
        <vt:i4>5046277</vt:i4>
      </vt:variant>
      <vt:variant>
        <vt:i4>1164</vt:i4>
      </vt:variant>
      <vt:variant>
        <vt:i4>0</vt:i4>
      </vt:variant>
      <vt:variant>
        <vt:i4>5</vt:i4>
      </vt:variant>
      <vt:variant>
        <vt:lpwstr>../Docs/R1-135698.zip</vt:lpwstr>
      </vt:variant>
      <vt:variant>
        <vt:lpwstr/>
      </vt:variant>
      <vt:variant>
        <vt:i4>4259841</vt:i4>
      </vt:variant>
      <vt:variant>
        <vt:i4>1161</vt:i4>
      </vt:variant>
      <vt:variant>
        <vt:i4>0</vt:i4>
      </vt:variant>
      <vt:variant>
        <vt:i4>5</vt:i4>
      </vt:variant>
      <vt:variant>
        <vt:lpwstr>../Docs/R1-135852.zip</vt:lpwstr>
      </vt:variant>
      <vt:variant>
        <vt:lpwstr/>
      </vt:variant>
      <vt:variant>
        <vt:i4>4259850</vt:i4>
      </vt:variant>
      <vt:variant>
        <vt:i4>1158</vt:i4>
      </vt:variant>
      <vt:variant>
        <vt:i4>0</vt:i4>
      </vt:variant>
      <vt:variant>
        <vt:i4>5</vt:i4>
      </vt:variant>
      <vt:variant>
        <vt:lpwstr>../Docs/R1-135756.zip</vt:lpwstr>
      </vt:variant>
      <vt:variant>
        <vt:lpwstr/>
      </vt:variant>
      <vt:variant>
        <vt:i4>5046283</vt:i4>
      </vt:variant>
      <vt:variant>
        <vt:i4>1155</vt:i4>
      </vt:variant>
      <vt:variant>
        <vt:i4>0</vt:i4>
      </vt:variant>
      <vt:variant>
        <vt:i4>5</vt:i4>
      </vt:variant>
      <vt:variant>
        <vt:lpwstr>../Docs/R1-135696.zip</vt:lpwstr>
      </vt:variant>
      <vt:variant>
        <vt:lpwstr/>
      </vt:variant>
      <vt:variant>
        <vt:i4>4259849</vt:i4>
      </vt:variant>
      <vt:variant>
        <vt:i4>1152</vt:i4>
      </vt:variant>
      <vt:variant>
        <vt:i4>0</vt:i4>
      </vt:variant>
      <vt:variant>
        <vt:i4>5</vt:i4>
      </vt:variant>
      <vt:variant>
        <vt:lpwstr>../Docs/R1-135755.zip</vt:lpwstr>
      </vt:variant>
      <vt:variant>
        <vt:lpwstr/>
      </vt:variant>
      <vt:variant>
        <vt:i4>5046280</vt:i4>
      </vt:variant>
      <vt:variant>
        <vt:i4>1149</vt:i4>
      </vt:variant>
      <vt:variant>
        <vt:i4>0</vt:i4>
      </vt:variant>
      <vt:variant>
        <vt:i4>5</vt:i4>
      </vt:variant>
      <vt:variant>
        <vt:lpwstr>../Docs/R1-135695.zip</vt:lpwstr>
      </vt:variant>
      <vt:variant>
        <vt:lpwstr/>
      </vt:variant>
      <vt:variant>
        <vt:i4>4259845</vt:i4>
      </vt:variant>
      <vt:variant>
        <vt:i4>1146</vt:i4>
      </vt:variant>
      <vt:variant>
        <vt:i4>0</vt:i4>
      </vt:variant>
      <vt:variant>
        <vt:i4>5</vt:i4>
      </vt:variant>
      <vt:variant>
        <vt:lpwstr>../Docs/R1-135856.zip</vt:lpwstr>
      </vt:variant>
      <vt:variant>
        <vt:lpwstr/>
      </vt:variant>
      <vt:variant>
        <vt:i4>4259844</vt:i4>
      </vt:variant>
      <vt:variant>
        <vt:i4>1143</vt:i4>
      </vt:variant>
      <vt:variant>
        <vt:i4>0</vt:i4>
      </vt:variant>
      <vt:variant>
        <vt:i4>5</vt:i4>
      </vt:variant>
      <vt:variant>
        <vt:lpwstr>../Docs/R1-133738.zip</vt:lpwstr>
      </vt:variant>
      <vt:variant>
        <vt:lpwstr/>
      </vt:variant>
      <vt:variant>
        <vt:i4>4259851</vt:i4>
      </vt:variant>
      <vt:variant>
        <vt:i4>1140</vt:i4>
      </vt:variant>
      <vt:variant>
        <vt:i4>0</vt:i4>
      </vt:variant>
      <vt:variant>
        <vt:i4>5</vt:i4>
      </vt:variant>
      <vt:variant>
        <vt:lpwstr>../Docs/R1-135757.zip</vt:lpwstr>
      </vt:variant>
      <vt:variant>
        <vt:lpwstr/>
      </vt:variant>
      <vt:variant>
        <vt:i4>4980741</vt:i4>
      </vt:variant>
      <vt:variant>
        <vt:i4>1137</vt:i4>
      </vt:variant>
      <vt:variant>
        <vt:i4>0</vt:i4>
      </vt:variant>
      <vt:variant>
        <vt:i4>5</vt:i4>
      </vt:variant>
      <vt:variant>
        <vt:lpwstr>../Docs/R1-135987.zip</vt:lpwstr>
      </vt:variant>
      <vt:variant>
        <vt:lpwstr/>
      </vt:variant>
      <vt:variant>
        <vt:i4>6226016</vt:i4>
      </vt:variant>
      <vt:variant>
        <vt:i4>1134</vt:i4>
      </vt:variant>
      <vt:variant>
        <vt:i4>0</vt:i4>
      </vt:variant>
      <vt:variant>
        <vt:i4>5</vt:i4>
      </vt:variant>
      <vt:variant>
        <vt:lpwstr>http://www.3gpp.org/ftp/tsg_ran/WG2_RL2/TSGR2_81/Docs/R2-130758.zip</vt:lpwstr>
      </vt:variant>
      <vt:variant>
        <vt:lpwstr/>
      </vt:variant>
      <vt:variant>
        <vt:i4>2424838</vt:i4>
      </vt:variant>
      <vt:variant>
        <vt:i4>1131</vt:i4>
      </vt:variant>
      <vt:variant>
        <vt:i4>0</vt:i4>
      </vt:variant>
      <vt:variant>
        <vt:i4>5</vt:i4>
      </vt:variant>
      <vt:variant>
        <vt:lpwstr>http://www.3gpp.org/ftp/tsg_ran/TSG_RAN/TSGR_59/Docs/RP-130347.zip</vt:lpwstr>
      </vt:variant>
      <vt:variant>
        <vt:lpwstr/>
      </vt:variant>
      <vt:variant>
        <vt:i4>4390921</vt:i4>
      </vt:variant>
      <vt:variant>
        <vt:i4>1128</vt:i4>
      </vt:variant>
      <vt:variant>
        <vt:i4>0</vt:i4>
      </vt:variant>
      <vt:variant>
        <vt:i4>5</vt:i4>
      </vt:variant>
      <vt:variant>
        <vt:lpwstr>../Docs/R1-136042.zip</vt:lpwstr>
      </vt:variant>
      <vt:variant>
        <vt:lpwstr/>
      </vt:variant>
      <vt:variant>
        <vt:i4>4587525</vt:i4>
      </vt:variant>
      <vt:variant>
        <vt:i4>1125</vt:i4>
      </vt:variant>
      <vt:variant>
        <vt:i4>0</vt:i4>
      </vt:variant>
      <vt:variant>
        <vt:i4>5</vt:i4>
      </vt:variant>
      <vt:variant>
        <vt:lpwstr>../Docs/R1-135927.zip</vt:lpwstr>
      </vt:variant>
      <vt:variant>
        <vt:lpwstr/>
      </vt:variant>
      <vt:variant>
        <vt:i4>4390921</vt:i4>
      </vt:variant>
      <vt:variant>
        <vt:i4>1122</vt:i4>
      </vt:variant>
      <vt:variant>
        <vt:i4>0</vt:i4>
      </vt:variant>
      <vt:variant>
        <vt:i4>5</vt:i4>
      </vt:variant>
      <vt:variant>
        <vt:lpwstr>../Docs/R1-136042.zip</vt:lpwstr>
      </vt:variant>
      <vt:variant>
        <vt:lpwstr/>
      </vt:variant>
      <vt:variant>
        <vt:i4>4587525</vt:i4>
      </vt:variant>
      <vt:variant>
        <vt:i4>1119</vt:i4>
      </vt:variant>
      <vt:variant>
        <vt:i4>0</vt:i4>
      </vt:variant>
      <vt:variant>
        <vt:i4>5</vt:i4>
      </vt:variant>
      <vt:variant>
        <vt:lpwstr>../Docs/R1-135927.zip</vt:lpwstr>
      </vt:variant>
      <vt:variant>
        <vt:lpwstr/>
      </vt:variant>
      <vt:variant>
        <vt:i4>5046276</vt:i4>
      </vt:variant>
      <vt:variant>
        <vt:i4>1116</vt:i4>
      </vt:variant>
      <vt:variant>
        <vt:i4>0</vt:i4>
      </vt:variant>
      <vt:variant>
        <vt:i4>5</vt:i4>
      </vt:variant>
      <vt:variant>
        <vt:lpwstr>../Docs/R1-135798.zip</vt:lpwstr>
      </vt:variant>
      <vt:variant>
        <vt:lpwstr/>
      </vt:variant>
      <vt:variant>
        <vt:i4>4259848</vt:i4>
      </vt:variant>
      <vt:variant>
        <vt:i4>1113</vt:i4>
      </vt:variant>
      <vt:variant>
        <vt:i4>0</vt:i4>
      </vt:variant>
      <vt:variant>
        <vt:i4>5</vt:i4>
      </vt:variant>
      <vt:variant>
        <vt:lpwstr>../Docs/R1-135754.zip</vt:lpwstr>
      </vt:variant>
      <vt:variant>
        <vt:lpwstr/>
      </vt:variant>
      <vt:variant>
        <vt:i4>4521990</vt:i4>
      </vt:variant>
      <vt:variant>
        <vt:i4>1110</vt:i4>
      </vt:variant>
      <vt:variant>
        <vt:i4>0</vt:i4>
      </vt:variant>
      <vt:variant>
        <vt:i4>5</vt:i4>
      </vt:variant>
      <vt:variant>
        <vt:lpwstr>../Docs/R1-135815.zip</vt:lpwstr>
      </vt:variant>
      <vt:variant>
        <vt:lpwstr/>
      </vt:variant>
      <vt:variant>
        <vt:i4>4587530</vt:i4>
      </vt:variant>
      <vt:variant>
        <vt:i4>1107</vt:i4>
      </vt:variant>
      <vt:variant>
        <vt:i4>0</vt:i4>
      </vt:variant>
      <vt:variant>
        <vt:i4>5</vt:i4>
      </vt:variant>
      <vt:variant>
        <vt:lpwstr>../Docs/R1-135627.zip</vt:lpwstr>
      </vt:variant>
      <vt:variant>
        <vt:lpwstr/>
      </vt:variant>
      <vt:variant>
        <vt:i4>4390922</vt:i4>
      </vt:variant>
      <vt:variant>
        <vt:i4>1104</vt:i4>
      </vt:variant>
      <vt:variant>
        <vt:i4>0</vt:i4>
      </vt:variant>
      <vt:variant>
        <vt:i4>5</vt:i4>
      </vt:variant>
      <vt:variant>
        <vt:lpwstr>../Docs/R1-136041.zip</vt:lpwstr>
      </vt:variant>
      <vt:variant>
        <vt:lpwstr/>
      </vt:variant>
      <vt:variant>
        <vt:i4>4390922</vt:i4>
      </vt:variant>
      <vt:variant>
        <vt:i4>1101</vt:i4>
      </vt:variant>
      <vt:variant>
        <vt:i4>0</vt:i4>
      </vt:variant>
      <vt:variant>
        <vt:i4>5</vt:i4>
      </vt:variant>
      <vt:variant>
        <vt:lpwstr>../Docs/R1-136041.zip</vt:lpwstr>
      </vt:variant>
      <vt:variant>
        <vt:lpwstr/>
      </vt:variant>
      <vt:variant>
        <vt:i4>4325387</vt:i4>
      </vt:variant>
      <vt:variant>
        <vt:i4>1098</vt:i4>
      </vt:variant>
      <vt:variant>
        <vt:i4>0</vt:i4>
      </vt:variant>
      <vt:variant>
        <vt:i4>5</vt:i4>
      </vt:variant>
      <vt:variant>
        <vt:lpwstr>../Docs/R1-135969.zip</vt:lpwstr>
      </vt:variant>
      <vt:variant>
        <vt:lpwstr/>
      </vt:variant>
      <vt:variant>
        <vt:i4>4521988</vt:i4>
      </vt:variant>
      <vt:variant>
        <vt:i4>1095</vt:i4>
      </vt:variant>
      <vt:variant>
        <vt:i4>0</vt:i4>
      </vt:variant>
      <vt:variant>
        <vt:i4>5</vt:i4>
      </vt:variant>
      <vt:variant>
        <vt:lpwstr>../Docs/R1-135916.zip</vt:lpwstr>
      </vt:variant>
      <vt:variant>
        <vt:lpwstr/>
      </vt:variant>
      <vt:variant>
        <vt:i4>4521988</vt:i4>
      </vt:variant>
      <vt:variant>
        <vt:i4>1092</vt:i4>
      </vt:variant>
      <vt:variant>
        <vt:i4>0</vt:i4>
      </vt:variant>
      <vt:variant>
        <vt:i4>5</vt:i4>
      </vt:variant>
      <vt:variant>
        <vt:lpwstr>../Docs/R1-135916.zip</vt:lpwstr>
      </vt:variant>
      <vt:variant>
        <vt:lpwstr/>
      </vt:variant>
      <vt:variant>
        <vt:i4>4587531</vt:i4>
      </vt:variant>
      <vt:variant>
        <vt:i4>1089</vt:i4>
      </vt:variant>
      <vt:variant>
        <vt:i4>0</vt:i4>
      </vt:variant>
      <vt:variant>
        <vt:i4>5</vt:i4>
      </vt:variant>
      <vt:variant>
        <vt:lpwstr>../Docs/R1-135626.zip</vt:lpwstr>
      </vt:variant>
      <vt:variant>
        <vt:lpwstr/>
      </vt:variant>
      <vt:variant>
        <vt:i4>4325387</vt:i4>
      </vt:variant>
      <vt:variant>
        <vt:i4>1086</vt:i4>
      </vt:variant>
      <vt:variant>
        <vt:i4>0</vt:i4>
      </vt:variant>
      <vt:variant>
        <vt:i4>5</vt:i4>
      </vt:variant>
      <vt:variant>
        <vt:lpwstr>../Docs/R1-135969.zip</vt:lpwstr>
      </vt:variant>
      <vt:variant>
        <vt:lpwstr/>
      </vt:variant>
      <vt:variant>
        <vt:i4>4325387</vt:i4>
      </vt:variant>
      <vt:variant>
        <vt:i4>1083</vt:i4>
      </vt:variant>
      <vt:variant>
        <vt:i4>0</vt:i4>
      </vt:variant>
      <vt:variant>
        <vt:i4>5</vt:i4>
      </vt:variant>
      <vt:variant>
        <vt:lpwstr>../Docs/R1-135969.zip</vt:lpwstr>
      </vt:variant>
      <vt:variant>
        <vt:lpwstr/>
      </vt:variant>
      <vt:variant>
        <vt:i4>4587531</vt:i4>
      </vt:variant>
      <vt:variant>
        <vt:i4>1080</vt:i4>
      </vt:variant>
      <vt:variant>
        <vt:i4>0</vt:i4>
      </vt:variant>
      <vt:variant>
        <vt:i4>5</vt:i4>
      </vt:variant>
      <vt:variant>
        <vt:lpwstr>../Docs/R1-135626.zip</vt:lpwstr>
      </vt:variant>
      <vt:variant>
        <vt:lpwstr/>
      </vt:variant>
      <vt:variant>
        <vt:i4>4259854</vt:i4>
      </vt:variant>
      <vt:variant>
        <vt:i4>1077</vt:i4>
      </vt:variant>
      <vt:variant>
        <vt:i4>0</vt:i4>
      </vt:variant>
      <vt:variant>
        <vt:i4>5</vt:i4>
      </vt:variant>
      <vt:variant>
        <vt:lpwstr>../Docs/R1-135752.zip</vt:lpwstr>
      </vt:variant>
      <vt:variant>
        <vt:lpwstr/>
      </vt:variant>
      <vt:variant>
        <vt:i4>4259852</vt:i4>
      </vt:variant>
      <vt:variant>
        <vt:i4>1074</vt:i4>
      </vt:variant>
      <vt:variant>
        <vt:i4>0</vt:i4>
      </vt:variant>
      <vt:variant>
        <vt:i4>5</vt:i4>
      </vt:variant>
      <vt:variant>
        <vt:lpwstr>../Docs/R1-135750.zip</vt:lpwstr>
      </vt:variant>
      <vt:variant>
        <vt:lpwstr/>
      </vt:variant>
      <vt:variant>
        <vt:i4>4194309</vt:i4>
      </vt:variant>
      <vt:variant>
        <vt:i4>1071</vt:i4>
      </vt:variant>
      <vt:variant>
        <vt:i4>0</vt:i4>
      </vt:variant>
      <vt:variant>
        <vt:i4>5</vt:i4>
      </vt:variant>
      <vt:variant>
        <vt:lpwstr>../Docs/R1-135749.zip</vt:lpwstr>
      </vt:variant>
      <vt:variant>
        <vt:lpwstr/>
      </vt:variant>
      <vt:variant>
        <vt:i4>4194308</vt:i4>
      </vt:variant>
      <vt:variant>
        <vt:i4>1068</vt:i4>
      </vt:variant>
      <vt:variant>
        <vt:i4>0</vt:i4>
      </vt:variant>
      <vt:variant>
        <vt:i4>5</vt:i4>
      </vt:variant>
      <vt:variant>
        <vt:lpwstr>../Docs/R1-135748.zip</vt:lpwstr>
      </vt:variant>
      <vt:variant>
        <vt:lpwstr/>
      </vt:variant>
      <vt:variant>
        <vt:i4>4194315</vt:i4>
      </vt:variant>
      <vt:variant>
        <vt:i4>1065</vt:i4>
      </vt:variant>
      <vt:variant>
        <vt:i4>0</vt:i4>
      </vt:variant>
      <vt:variant>
        <vt:i4>5</vt:i4>
      </vt:variant>
      <vt:variant>
        <vt:lpwstr>../Docs/R1-135747.zip</vt:lpwstr>
      </vt:variant>
      <vt:variant>
        <vt:lpwstr/>
      </vt:variant>
      <vt:variant>
        <vt:i4>4194314</vt:i4>
      </vt:variant>
      <vt:variant>
        <vt:i4>1062</vt:i4>
      </vt:variant>
      <vt:variant>
        <vt:i4>0</vt:i4>
      </vt:variant>
      <vt:variant>
        <vt:i4>5</vt:i4>
      </vt:variant>
      <vt:variant>
        <vt:lpwstr>../Docs/R1-135746.zip</vt:lpwstr>
      </vt:variant>
      <vt:variant>
        <vt:lpwstr/>
      </vt:variant>
      <vt:variant>
        <vt:i4>4587530</vt:i4>
      </vt:variant>
      <vt:variant>
        <vt:i4>1059</vt:i4>
      </vt:variant>
      <vt:variant>
        <vt:i4>0</vt:i4>
      </vt:variant>
      <vt:variant>
        <vt:i4>5</vt:i4>
      </vt:variant>
      <vt:variant>
        <vt:lpwstr>../Docs/R1-135726.zip</vt:lpwstr>
      </vt:variant>
      <vt:variant>
        <vt:lpwstr/>
      </vt:variant>
      <vt:variant>
        <vt:i4>4587529</vt:i4>
      </vt:variant>
      <vt:variant>
        <vt:i4>1056</vt:i4>
      </vt:variant>
      <vt:variant>
        <vt:i4>0</vt:i4>
      </vt:variant>
      <vt:variant>
        <vt:i4>5</vt:i4>
      </vt:variant>
      <vt:variant>
        <vt:lpwstr>../Docs/R1-135725.zip</vt:lpwstr>
      </vt:variant>
      <vt:variant>
        <vt:lpwstr/>
      </vt:variant>
      <vt:variant>
        <vt:i4>5046283</vt:i4>
      </vt:variant>
      <vt:variant>
        <vt:i4>1053</vt:i4>
      </vt:variant>
      <vt:variant>
        <vt:i4>0</vt:i4>
      </vt:variant>
      <vt:variant>
        <vt:i4>5</vt:i4>
      </vt:variant>
      <vt:variant>
        <vt:lpwstr>../Docs/R1-135797.zip</vt:lpwstr>
      </vt:variant>
      <vt:variant>
        <vt:lpwstr/>
      </vt:variant>
      <vt:variant>
        <vt:i4>4390923</vt:i4>
      </vt:variant>
      <vt:variant>
        <vt:i4>1050</vt:i4>
      </vt:variant>
      <vt:variant>
        <vt:i4>0</vt:i4>
      </vt:variant>
      <vt:variant>
        <vt:i4>5</vt:i4>
      </vt:variant>
      <vt:variant>
        <vt:lpwstr>../Docs/R1-136040.zip</vt:lpwstr>
      </vt:variant>
      <vt:variant>
        <vt:lpwstr/>
      </vt:variant>
      <vt:variant>
        <vt:i4>4390923</vt:i4>
      </vt:variant>
      <vt:variant>
        <vt:i4>1047</vt:i4>
      </vt:variant>
      <vt:variant>
        <vt:i4>0</vt:i4>
      </vt:variant>
      <vt:variant>
        <vt:i4>5</vt:i4>
      </vt:variant>
      <vt:variant>
        <vt:lpwstr>../Docs/R1-136040.zip</vt:lpwstr>
      </vt:variant>
      <vt:variant>
        <vt:lpwstr/>
      </vt:variant>
      <vt:variant>
        <vt:i4>4521994</vt:i4>
      </vt:variant>
      <vt:variant>
        <vt:i4>1044</vt:i4>
      </vt:variant>
      <vt:variant>
        <vt:i4>0</vt:i4>
      </vt:variant>
      <vt:variant>
        <vt:i4>5</vt:i4>
      </vt:variant>
      <vt:variant>
        <vt:lpwstr>../Docs/R1-135716.zip</vt:lpwstr>
      </vt:variant>
      <vt:variant>
        <vt:lpwstr/>
      </vt:variant>
      <vt:variant>
        <vt:i4>4456450</vt:i4>
      </vt:variant>
      <vt:variant>
        <vt:i4>1041</vt:i4>
      </vt:variant>
      <vt:variant>
        <vt:i4>0</vt:i4>
      </vt:variant>
      <vt:variant>
        <vt:i4>5</vt:i4>
      </vt:variant>
      <vt:variant>
        <vt:lpwstr>../Docs/R1-136039.zip</vt:lpwstr>
      </vt:variant>
      <vt:variant>
        <vt:lpwstr/>
      </vt:variant>
      <vt:variant>
        <vt:i4>4456450</vt:i4>
      </vt:variant>
      <vt:variant>
        <vt:i4>1038</vt:i4>
      </vt:variant>
      <vt:variant>
        <vt:i4>0</vt:i4>
      </vt:variant>
      <vt:variant>
        <vt:i4>5</vt:i4>
      </vt:variant>
      <vt:variant>
        <vt:lpwstr>../Docs/R1-136039.zip</vt:lpwstr>
      </vt:variant>
      <vt:variant>
        <vt:lpwstr/>
      </vt:variant>
      <vt:variant>
        <vt:i4>4521993</vt:i4>
      </vt:variant>
      <vt:variant>
        <vt:i4>1035</vt:i4>
      </vt:variant>
      <vt:variant>
        <vt:i4>0</vt:i4>
      </vt:variant>
      <vt:variant>
        <vt:i4>5</vt:i4>
      </vt:variant>
      <vt:variant>
        <vt:lpwstr>../Docs/R1-135715.zip</vt:lpwstr>
      </vt:variant>
      <vt:variant>
        <vt:lpwstr/>
      </vt:variant>
      <vt:variant>
        <vt:i4>5046282</vt:i4>
      </vt:variant>
      <vt:variant>
        <vt:i4>1032</vt:i4>
      </vt:variant>
      <vt:variant>
        <vt:i4>0</vt:i4>
      </vt:variant>
      <vt:variant>
        <vt:i4>5</vt:i4>
      </vt:variant>
      <vt:variant>
        <vt:lpwstr>../Docs/R1-135796.zip</vt:lpwstr>
      </vt:variant>
      <vt:variant>
        <vt:lpwstr/>
      </vt:variant>
      <vt:variant>
        <vt:i4>5046281</vt:i4>
      </vt:variant>
      <vt:variant>
        <vt:i4>1029</vt:i4>
      </vt:variant>
      <vt:variant>
        <vt:i4>0</vt:i4>
      </vt:variant>
      <vt:variant>
        <vt:i4>5</vt:i4>
      </vt:variant>
      <vt:variant>
        <vt:lpwstr>../Docs/R1-135795.zip</vt:lpwstr>
      </vt:variant>
      <vt:variant>
        <vt:lpwstr/>
      </vt:variant>
      <vt:variant>
        <vt:i4>4259855</vt:i4>
      </vt:variant>
      <vt:variant>
        <vt:i4>1026</vt:i4>
      </vt:variant>
      <vt:variant>
        <vt:i4>0</vt:i4>
      </vt:variant>
      <vt:variant>
        <vt:i4>5</vt:i4>
      </vt:variant>
      <vt:variant>
        <vt:lpwstr>../Docs/R1-135753.zip</vt:lpwstr>
      </vt:variant>
      <vt:variant>
        <vt:lpwstr/>
      </vt:variant>
      <vt:variant>
        <vt:i4>4521992</vt:i4>
      </vt:variant>
      <vt:variant>
        <vt:i4>1023</vt:i4>
      </vt:variant>
      <vt:variant>
        <vt:i4>0</vt:i4>
      </vt:variant>
      <vt:variant>
        <vt:i4>5</vt:i4>
      </vt:variant>
      <vt:variant>
        <vt:lpwstr>../Docs/R1-135714.zip</vt:lpwstr>
      </vt:variant>
      <vt:variant>
        <vt:lpwstr/>
      </vt:variant>
      <vt:variant>
        <vt:i4>5046286</vt:i4>
      </vt:variant>
      <vt:variant>
        <vt:i4>1020</vt:i4>
      </vt:variant>
      <vt:variant>
        <vt:i4>0</vt:i4>
      </vt:variant>
      <vt:variant>
        <vt:i4>5</vt:i4>
      </vt:variant>
      <vt:variant>
        <vt:lpwstr>../Docs/R1-135693.zip</vt:lpwstr>
      </vt:variant>
      <vt:variant>
        <vt:lpwstr/>
      </vt:variant>
      <vt:variant>
        <vt:i4>4259853</vt:i4>
      </vt:variant>
      <vt:variant>
        <vt:i4>1017</vt:i4>
      </vt:variant>
      <vt:variant>
        <vt:i4>0</vt:i4>
      </vt:variant>
      <vt:variant>
        <vt:i4>5</vt:i4>
      </vt:variant>
      <vt:variant>
        <vt:lpwstr>../Docs/R1-135751.zip</vt:lpwstr>
      </vt:variant>
      <vt:variant>
        <vt:lpwstr/>
      </vt:variant>
      <vt:variant>
        <vt:i4>5046287</vt:i4>
      </vt:variant>
      <vt:variant>
        <vt:i4>1014</vt:i4>
      </vt:variant>
      <vt:variant>
        <vt:i4>0</vt:i4>
      </vt:variant>
      <vt:variant>
        <vt:i4>5</vt:i4>
      </vt:variant>
      <vt:variant>
        <vt:lpwstr>../Docs/R1-135692.zip</vt:lpwstr>
      </vt:variant>
      <vt:variant>
        <vt:lpwstr/>
      </vt:variant>
      <vt:variant>
        <vt:i4>5046286</vt:i4>
      </vt:variant>
      <vt:variant>
        <vt:i4>1011</vt:i4>
      </vt:variant>
      <vt:variant>
        <vt:i4>0</vt:i4>
      </vt:variant>
      <vt:variant>
        <vt:i4>5</vt:i4>
      </vt:variant>
      <vt:variant>
        <vt:lpwstr>../Docs/R1-135792.zip</vt:lpwstr>
      </vt:variant>
      <vt:variant>
        <vt:lpwstr/>
      </vt:variant>
      <vt:variant>
        <vt:i4>4587527</vt:i4>
      </vt:variant>
      <vt:variant>
        <vt:i4>1008</vt:i4>
      </vt:variant>
      <vt:variant>
        <vt:i4>0</vt:i4>
      </vt:variant>
      <vt:variant>
        <vt:i4>5</vt:i4>
      </vt:variant>
      <vt:variant>
        <vt:lpwstr>../Docs/R1-135925.zip</vt:lpwstr>
      </vt:variant>
      <vt:variant>
        <vt:lpwstr/>
      </vt:variant>
      <vt:variant>
        <vt:i4>4587524</vt:i4>
      </vt:variant>
      <vt:variant>
        <vt:i4>1005</vt:i4>
      </vt:variant>
      <vt:variant>
        <vt:i4>0</vt:i4>
      </vt:variant>
      <vt:variant>
        <vt:i4>5</vt:i4>
      </vt:variant>
      <vt:variant>
        <vt:lpwstr>../Docs/R1-135926.zip</vt:lpwstr>
      </vt:variant>
      <vt:variant>
        <vt:lpwstr/>
      </vt:variant>
      <vt:variant>
        <vt:i4>4587524</vt:i4>
      </vt:variant>
      <vt:variant>
        <vt:i4>1002</vt:i4>
      </vt:variant>
      <vt:variant>
        <vt:i4>0</vt:i4>
      </vt:variant>
      <vt:variant>
        <vt:i4>5</vt:i4>
      </vt:variant>
      <vt:variant>
        <vt:lpwstr>../Docs/R1-135926.zip</vt:lpwstr>
      </vt:variant>
      <vt:variant>
        <vt:lpwstr/>
      </vt:variant>
      <vt:variant>
        <vt:i4>4587524</vt:i4>
      </vt:variant>
      <vt:variant>
        <vt:i4>999</vt:i4>
      </vt:variant>
      <vt:variant>
        <vt:i4>0</vt:i4>
      </vt:variant>
      <vt:variant>
        <vt:i4>5</vt:i4>
      </vt:variant>
      <vt:variant>
        <vt:lpwstr>../Docs/R1-135926.zip</vt:lpwstr>
      </vt:variant>
      <vt:variant>
        <vt:lpwstr/>
      </vt:variant>
      <vt:variant>
        <vt:i4>4587527</vt:i4>
      </vt:variant>
      <vt:variant>
        <vt:i4>996</vt:i4>
      </vt:variant>
      <vt:variant>
        <vt:i4>0</vt:i4>
      </vt:variant>
      <vt:variant>
        <vt:i4>5</vt:i4>
      </vt:variant>
      <vt:variant>
        <vt:lpwstr>../Docs/R1-135925.zip</vt:lpwstr>
      </vt:variant>
      <vt:variant>
        <vt:lpwstr/>
      </vt:variant>
      <vt:variant>
        <vt:i4>5046285</vt:i4>
      </vt:variant>
      <vt:variant>
        <vt:i4>993</vt:i4>
      </vt:variant>
      <vt:variant>
        <vt:i4>0</vt:i4>
      </vt:variant>
      <vt:variant>
        <vt:i4>5</vt:i4>
      </vt:variant>
      <vt:variant>
        <vt:lpwstr>../Docs/R1-135791.zip</vt:lpwstr>
      </vt:variant>
      <vt:variant>
        <vt:lpwstr/>
      </vt:variant>
      <vt:variant>
        <vt:i4>5046284</vt:i4>
      </vt:variant>
      <vt:variant>
        <vt:i4>990</vt:i4>
      </vt:variant>
      <vt:variant>
        <vt:i4>0</vt:i4>
      </vt:variant>
      <vt:variant>
        <vt:i4>5</vt:i4>
      </vt:variant>
      <vt:variant>
        <vt:lpwstr>../Docs/R1-135790.zip</vt:lpwstr>
      </vt:variant>
      <vt:variant>
        <vt:lpwstr/>
      </vt:variant>
      <vt:variant>
        <vt:i4>4521989</vt:i4>
      </vt:variant>
      <vt:variant>
        <vt:i4>987</vt:i4>
      </vt:variant>
      <vt:variant>
        <vt:i4>0</vt:i4>
      </vt:variant>
      <vt:variant>
        <vt:i4>5</vt:i4>
      </vt:variant>
      <vt:variant>
        <vt:lpwstr>../Docs/R1-135917.zip</vt:lpwstr>
      </vt:variant>
      <vt:variant>
        <vt:lpwstr/>
      </vt:variant>
      <vt:variant>
        <vt:i4>5046284</vt:i4>
      </vt:variant>
      <vt:variant>
        <vt:i4>984</vt:i4>
      </vt:variant>
      <vt:variant>
        <vt:i4>0</vt:i4>
      </vt:variant>
      <vt:variant>
        <vt:i4>5</vt:i4>
      </vt:variant>
      <vt:variant>
        <vt:lpwstr>../Docs/R1-135790.zip</vt:lpwstr>
      </vt:variant>
      <vt:variant>
        <vt:lpwstr/>
      </vt:variant>
      <vt:variant>
        <vt:i4>4521990</vt:i4>
      </vt:variant>
      <vt:variant>
        <vt:i4>981</vt:i4>
      </vt:variant>
      <vt:variant>
        <vt:i4>0</vt:i4>
      </vt:variant>
      <vt:variant>
        <vt:i4>5</vt:i4>
      </vt:variant>
      <vt:variant>
        <vt:lpwstr>../Docs/R1-135914.zip</vt:lpwstr>
      </vt:variant>
      <vt:variant>
        <vt:lpwstr/>
      </vt:variant>
      <vt:variant>
        <vt:i4>4980741</vt:i4>
      </vt:variant>
      <vt:variant>
        <vt:i4>978</vt:i4>
      </vt:variant>
      <vt:variant>
        <vt:i4>0</vt:i4>
      </vt:variant>
      <vt:variant>
        <vt:i4>5</vt:i4>
      </vt:variant>
      <vt:variant>
        <vt:lpwstr>../Docs/R1-135789.zip</vt:lpwstr>
      </vt:variant>
      <vt:variant>
        <vt:lpwstr/>
      </vt:variant>
      <vt:variant>
        <vt:i4>4194313</vt:i4>
      </vt:variant>
      <vt:variant>
        <vt:i4>975</vt:i4>
      </vt:variant>
      <vt:variant>
        <vt:i4>0</vt:i4>
      </vt:variant>
      <vt:variant>
        <vt:i4>5</vt:i4>
      </vt:variant>
      <vt:variant>
        <vt:lpwstr>../Docs/R1-135745.zip</vt:lpwstr>
      </vt:variant>
      <vt:variant>
        <vt:lpwstr/>
      </vt:variant>
      <vt:variant>
        <vt:i4>4194312</vt:i4>
      </vt:variant>
      <vt:variant>
        <vt:i4>972</vt:i4>
      </vt:variant>
      <vt:variant>
        <vt:i4>0</vt:i4>
      </vt:variant>
      <vt:variant>
        <vt:i4>5</vt:i4>
      </vt:variant>
      <vt:variant>
        <vt:lpwstr>../Docs/R1-135744.zip</vt:lpwstr>
      </vt:variant>
      <vt:variant>
        <vt:lpwstr/>
      </vt:variant>
      <vt:variant>
        <vt:i4>5046284</vt:i4>
      </vt:variant>
      <vt:variant>
        <vt:i4>969</vt:i4>
      </vt:variant>
      <vt:variant>
        <vt:i4>0</vt:i4>
      </vt:variant>
      <vt:variant>
        <vt:i4>5</vt:i4>
      </vt:variant>
      <vt:variant>
        <vt:lpwstr>../Docs/R1-135691.zip</vt:lpwstr>
      </vt:variant>
      <vt:variant>
        <vt:lpwstr/>
      </vt:variant>
      <vt:variant>
        <vt:i4>4194316</vt:i4>
      </vt:variant>
      <vt:variant>
        <vt:i4>966</vt:i4>
      </vt:variant>
      <vt:variant>
        <vt:i4>0</vt:i4>
      </vt:variant>
      <vt:variant>
        <vt:i4>5</vt:i4>
      </vt:variant>
      <vt:variant>
        <vt:lpwstr>../Docs/R1-135740.zip</vt:lpwstr>
      </vt:variant>
      <vt:variant>
        <vt:lpwstr/>
      </vt:variant>
      <vt:variant>
        <vt:i4>4653061</vt:i4>
      </vt:variant>
      <vt:variant>
        <vt:i4>963</vt:i4>
      </vt:variant>
      <vt:variant>
        <vt:i4>0</vt:i4>
      </vt:variant>
      <vt:variant>
        <vt:i4>5</vt:i4>
      </vt:variant>
      <vt:variant>
        <vt:lpwstr>../Docs/R1-135739.zip</vt:lpwstr>
      </vt:variant>
      <vt:variant>
        <vt:lpwstr/>
      </vt:variant>
      <vt:variant>
        <vt:i4>4980740</vt:i4>
      </vt:variant>
      <vt:variant>
        <vt:i4>960</vt:i4>
      </vt:variant>
      <vt:variant>
        <vt:i4>0</vt:i4>
      </vt:variant>
      <vt:variant>
        <vt:i4>5</vt:i4>
      </vt:variant>
      <vt:variant>
        <vt:lpwstr>../Docs/R1-135788.zip</vt:lpwstr>
      </vt:variant>
      <vt:variant>
        <vt:lpwstr/>
      </vt:variant>
      <vt:variant>
        <vt:i4>4194319</vt:i4>
      </vt:variant>
      <vt:variant>
        <vt:i4>957</vt:i4>
      </vt:variant>
      <vt:variant>
        <vt:i4>0</vt:i4>
      </vt:variant>
      <vt:variant>
        <vt:i4>5</vt:i4>
      </vt:variant>
      <vt:variant>
        <vt:lpwstr>../Docs/R1-135743.zip</vt:lpwstr>
      </vt:variant>
      <vt:variant>
        <vt:lpwstr/>
      </vt:variant>
      <vt:variant>
        <vt:i4>4194318</vt:i4>
      </vt:variant>
      <vt:variant>
        <vt:i4>954</vt:i4>
      </vt:variant>
      <vt:variant>
        <vt:i4>0</vt:i4>
      </vt:variant>
      <vt:variant>
        <vt:i4>5</vt:i4>
      </vt:variant>
      <vt:variant>
        <vt:lpwstr>../Docs/R1-135742.zip</vt:lpwstr>
      </vt:variant>
      <vt:variant>
        <vt:lpwstr/>
      </vt:variant>
      <vt:variant>
        <vt:i4>4194317</vt:i4>
      </vt:variant>
      <vt:variant>
        <vt:i4>951</vt:i4>
      </vt:variant>
      <vt:variant>
        <vt:i4>0</vt:i4>
      </vt:variant>
      <vt:variant>
        <vt:i4>5</vt:i4>
      </vt:variant>
      <vt:variant>
        <vt:lpwstr>../Docs/R1-135741.zip</vt:lpwstr>
      </vt:variant>
      <vt:variant>
        <vt:lpwstr/>
      </vt:variant>
      <vt:variant>
        <vt:i4>2555919</vt:i4>
      </vt:variant>
      <vt:variant>
        <vt:i4>948</vt:i4>
      </vt:variant>
      <vt:variant>
        <vt:i4>0</vt:i4>
      </vt:variant>
      <vt:variant>
        <vt:i4>5</vt:i4>
      </vt:variant>
      <vt:variant>
        <vt:lpwstr>http://www.3gpp.org/ftp/tsg_ran/TSG_RAN/TSGR_61/Docs/RP-131346.zip</vt:lpwstr>
      </vt:variant>
      <vt:variant>
        <vt:lpwstr/>
      </vt:variant>
      <vt:variant>
        <vt:i4>2228224</vt:i4>
      </vt:variant>
      <vt:variant>
        <vt:i4>945</vt:i4>
      </vt:variant>
      <vt:variant>
        <vt:i4>0</vt:i4>
      </vt:variant>
      <vt:variant>
        <vt:i4>5</vt:i4>
      </vt:variant>
      <vt:variant>
        <vt:lpwstr>http://www.3gpp.org/ftp/tsg_ran/TSG_RAN/TSGR_59/Docs/RP-130221.zip</vt:lpwstr>
      </vt:variant>
      <vt:variant>
        <vt:lpwstr/>
      </vt:variant>
      <vt:variant>
        <vt:i4>5046274</vt:i4>
      </vt:variant>
      <vt:variant>
        <vt:i4>942</vt:i4>
      </vt:variant>
      <vt:variant>
        <vt:i4>0</vt:i4>
      </vt:variant>
      <vt:variant>
        <vt:i4>5</vt:i4>
      </vt:variant>
      <vt:variant>
        <vt:lpwstr>../Docs/R1-135990.zip</vt:lpwstr>
      </vt:variant>
      <vt:variant>
        <vt:lpwstr/>
      </vt:variant>
      <vt:variant>
        <vt:i4>5046274</vt:i4>
      </vt:variant>
      <vt:variant>
        <vt:i4>939</vt:i4>
      </vt:variant>
      <vt:variant>
        <vt:i4>0</vt:i4>
      </vt:variant>
      <vt:variant>
        <vt:i4>5</vt:i4>
      </vt:variant>
      <vt:variant>
        <vt:lpwstr>../Docs/R1-135990.zip</vt:lpwstr>
      </vt:variant>
      <vt:variant>
        <vt:lpwstr/>
      </vt:variant>
      <vt:variant>
        <vt:i4>4980747</vt:i4>
      </vt:variant>
      <vt:variant>
        <vt:i4>936</vt:i4>
      </vt:variant>
      <vt:variant>
        <vt:i4>0</vt:i4>
      </vt:variant>
      <vt:variant>
        <vt:i4>5</vt:i4>
      </vt:variant>
      <vt:variant>
        <vt:lpwstr>../Docs/R1-135787.zip</vt:lpwstr>
      </vt:variant>
      <vt:variant>
        <vt:lpwstr/>
      </vt:variant>
      <vt:variant>
        <vt:i4>5046285</vt:i4>
      </vt:variant>
      <vt:variant>
        <vt:i4>933</vt:i4>
      </vt:variant>
      <vt:variant>
        <vt:i4>0</vt:i4>
      </vt:variant>
      <vt:variant>
        <vt:i4>5</vt:i4>
      </vt:variant>
      <vt:variant>
        <vt:lpwstr>../Docs/R1-135690.zip</vt:lpwstr>
      </vt:variant>
      <vt:variant>
        <vt:lpwstr/>
      </vt:variant>
      <vt:variant>
        <vt:i4>4980741</vt:i4>
      </vt:variant>
      <vt:variant>
        <vt:i4>930</vt:i4>
      </vt:variant>
      <vt:variant>
        <vt:i4>0</vt:i4>
      </vt:variant>
      <vt:variant>
        <vt:i4>5</vt:i4>
      </vt:variant>
      <vt:variant>
        <vt:lpwstr>../Docs/R1-135688.zip</vt:lpwstr>
      </vt:variant>
      <vt:variant>
        <vt:lpwstr/>
      </vt:variant>
      <vt:variant>
        <vt:i4>4980746</vt:i4>
      </vt:variant>
      <vt:variant>
        <vt:i4>927</vt:i4>
      </vt:variant>
      <vt:variant>
        <vt:i4>0</vt:i4>
      </vt:variant>
      <vt:variant>
        <vt:i4>5</vt:i4>
      </vt:variant>
      <vt:variant>
        <vt:lpwstr>../Docs/R1-135786.zip</vt:lpwstr>
      </vt:variant>
      <vt:variant>
        <vt:lpwstr/>
      </vt:variant>
      <vt:variant>
        <vt:i4>4980745</vt:i4>
      </vt:variant>
      <vt:variant>
        <vt:i4>924</vt:i4>
      </vt:variant>
      <vt:variant>
        <vt:i4>0</vt:i4>
      </vt:variant>
      <vt:variant>
        <vt:i4>5</vt:i4>
      </vt:variant>
      <vt:variant>
        <vt:lpwstr>../Docs/R1-135785.zip</vt:lpwstr>
      </vt:variant>
      <vt:variant>
        <vt:lpwstr/>
      </vt:variant>
      <vt:variant>
        <vt:i4>4980746</vt:i4>
      </vt:variant>
      <vt:variant>
        <vt:i4>921</vt:i4>
      </vt:variant>
      <vt:variant>
        <vt:i4>0</vt:i4>
      </vt:variant>
      <vt:variant>
        <vt:i4>5</vt:i4>
      </vt:variant>
      <vt:variant>
        <vt:lpwstr>../Docs/R1-135786.zip</vt:lpwstr>
      </vt:variant>
      <vt:variant>
        <vt:lpwstr/>
      </vt:variant>
      <vt:variant>
        <vt:i4>4980745</vt:i4>
      </vt:variant>
      <vt:variant>
        <vt:i4>918</vt:i4>
      </vt:variant>
      <vt:variant>
        <vt:i4>0</vt:i4>
      </vt:variant>
      <vt:variant>
        <vt:i4>5</vt:i4>
      </vt:variant>
      <vt:variant>
        <vt:lpwstr>../Docs/R1-135785.zip</vt:lpwstr>
      </vt:variant>
      <vt:variant>
        <vt:lpwstr/>
      </vt:variant>
      <vt:variant>
        <vt:i4>4653060</vt:i4>
      </vt:variant>
      <vt:variant>
        <vt:i4>915</vt:i4>
      </vt:variant>
      <vt:variant>
        <vt:i4>0</vt:i4>
      </vt:variant>
      <vt:variant>
        <vt:i4>5</vt:i4>
      </vt:variant>
      <vt:variant>
        <vt:lpwstr>../Docs/R1-135738.zip</vt:lpwstr>
      </vt:variant>
      <vt:variant>
        <vt:lpwstr/>
      </vt:variant>
      <vt:variant>
        <vt:i4>4653067</vt:i4>
      </vt:variant>
      <vt:variant>
        <vt:i4>912</vt:i4>
      </vt:variant>
      <vt:variant>
        <vt:i4>0</vt:i4>
      </vt:variant>
      <vt:variant>
        <vt:i4>5</vt:i4>
      </vt:variant>
      <vt:variant>
        <vt:lpwstr>../Docs/R1-135737.zip</vt:lpwstr>
      </vt:variant>
      <vt:variant>
        <vt:lpwstr/>
      </vt:variant>
      <vt:variant>
        <vt:i4>4653066</vt:i4>
      </vt:variant>
      <vt:variant>
        <vt:i4>909</vt:i4>
      </vt:variant>
      <vt:variant>
        <vt:i4>0</vt:i4>
      </vt:variant>
      <vt:variant>
        <vt:i4>5</vt:i4>
      </vt:variant>
      <vt:variant>
        <vt:lpwstr>../Docs/R1-135736.zip</vt:lpwstr>
      </vt:variant>
      <vt:variant>
        <vt:lpwstr/>
      </vt:variant>
      <vt:variant>
        <vt:i4>4653065</vt:i4>
      </vt:variant>
      <vt:variant>
        <vt:i4>906</vt:i4>
      </vt:variant>
      <vt:variant>
        <vt:i4>0</vt:i4>
      </vt:variant>
      <vt:variant>
        <vt:i4>5</vt:i4>
      </vt:variant>
      <vt:variant>
        <vt:lpwstr>../Docs/R1-135735.zip</vt:lpwstr>
      </vt:variant>
      <vt:variant>
        <vt:lpwstr/>
      </vt:variant>
      <vt:variant>
        <vt:i4>4653064</vt:i4>
      </vt:variant>
      <vt:variant>
        <vt:i4>903</vt:i4>
      </vt:variant>
      <vt:variant>
        <vt:i4>0</vt:i4>
      </vt:variant>
      <vt:variant>
        <vt:i4>5</vt:i4>
      </vt:variant>
      <vt:variant>
        <vt:lpwstr>../Docs/R1-135734.zip</vt:lpwstr>
      </vt:variant>
      <vt:variant>
        <vt:lpwstr/>
      </vt:variant>
      <vt:variant>
        <vt:i4>4653071</vt:i4>
      </vt:variant>
      <vt:variant>
        <vt:i4>900</vt:i4>
      </vt:variant>
      <vt:variant>
        <vt:i4>0</vt:i4>
      </vt:variant>
      <vt:variant>
        <vt:i4>5</vt:i4>
      </vt:variant>
      <vt:variant>
        <vt:lpwstr>../Docs/R1-135733.zip</vt:lpwstr>
      </vt:variant>
      <vt:variant>
        <vt:lpwstr/>
      </vt:variant>
      <vt:variant>
        <vt:i4>4653070</vt:i4>
      </vt:variant>
      <vt:variant>
        <vt:i4>897</vt:i4>
      </vt:variant>
      <vt:variant>
        <vt:i4>0</vt:i4>
      </vt:variant>
      <vt:variant>
        <vt:i4>5</vt:i4>
      </vt:variant>
      <vt:variant>
        <vt:lpwstr>../Docs/R1-135732.zip</vt:lpwstr>
      </vt:variant>
      <vt:variant>
        <vt:lpwstr/>
      </vt:variant>
      <vt:variant>
        <vt:i4>4653069</vt:i4>
      </vt:variant>
      <vt:variant>
        <vt:i4>894</vt:i4>
      </vt:variant>
      <vt:variant>
        <vt:i4>0</vt:i4>
      </vt:variant>
      <vt:variant>
        <vt:i4>5</vt:i4>
      </vt:variant>
      <vt:variant>
        <vt:lpwstr>../Docs/R1-135731.zip</vt:lpwstr>
      </vt:variant>
      <vt:variant>
        <vt:lpwstr/>
      </vt:variant>
      <vt:variant>
        <vt:i4>4521999</vt:i4>
      </vt:variant>
      <vt:variant>
        <vt:i4>891</vt:i4>
      </vt:variant>
      <vt:variant>
        <vt:i4>0</vt:i4>
      </vt:variant>
      <vt:variant>
        <vt:i4>5</vt:i4>
      </vt:variant>
      <vt:variant>
        <vt:lpwstr>../Docs/R1-135713.zip</vt:lpwstr>
      </vt:variant>
      <vt:variant>
        <vt:lpwstr/>
      </vt:variant>
      <vt:variant>
        <vt:i4>4980746</vt:i4>
      </vt:variant>
      <vt:variant>
        <vt:i4>888</vt:i4>
      </vt:variant>
      <vt:variant>
        <vt:i4>0</vt:i4>
      </vt:variant>
      <vt:variant>
        <vt:i4>5</vt:i4>
      </vt:variant>
      <vt:variant>
        <vt:lpwstr>../Docs/R1-135687.zip</vt:lpwstr>
      </vt:variant>
      <vt:variant>
        <vt:lpwstr/>
      </vt:variant>
      <vt:variant>
        <vt:i4>4980747</vt:i4>
      </vt:variant>
      <vt:variant>
        <vt:i4>885</vt:i4>
      </vt:variant>
      <vt:variant>
        <vt:i4>0</vt:i4>
      </vt:variant>
      <vt:variant>
        <vt:i4>5</vt:i4>
      </vt:variant>
      <vt:variant>
        <vt:lpwstr>../Docs/R1-135686.zip</vt:lpwstr>
      </vt:variant>
      <vt:variant>
        <vt:lpwstr/>
      </vt:variant>
      <vt:variant>
        <vt:i4>4980744</vt:i4>
      </vt:variant>
      <vt:variant>
        <vt:i4>882</vt:i4>
      </vt:variant>
      <vt:variant>
        <vt:i4>0</vt:i4>
      </vt:variant>
      <vt:variant>
        <vt:i4>5</vt:i4>
      </vt:variant>
      <vt:variant>
        <vt:lpwstr>../Docs/R1-135784.zip</vt:lpwstr>
      </vt:variant>
      <vt:variant>
        <vt:lpwstr/>
      </vt:variant>
      <vt:variant>
        <vt:i4>4390915</vt:i4>
      </vt:variant>
      <vt:variant>
        <vt:i4>879</vt:i4>
      </vt:variant>
      <vt:variant>
        <vt:i4>0</vt:i4>
      </vt:variant>
      <vt:variant>
        <vt:i4>5</vt:i4>
      </vt:variant>
      <vt:variant>
        <vt:lpwstr>../Docs/R1-135870.zip</vt:lpwstr>
      </vt:variant>
      <vt:variant>
        <vt:lpwstr/>
      </vt:variant>
      <vt:variant>
        <vt:i4>4980746</vt:i4>
      </vt:variant>
      <vt:variant>
        <vt:i4>876</vt:i4>
      </vt:variant>
      <vt:variant>
        <vt:i4>0</vt:i4>
      </vt:variant>
      <vt:variant>
        <vt:i4>5</vt:i4>
      </vt:variant>
      <vt:variant>
        <vt:lpwstr>../Docs/R1-135988.zip</vt:lpwstr>
      </vt:variant>
      <vt:variant>
        <vt:lpwstr/>
      </vt:variant>
      <vt:variant>
        <vt:i4>4390915</vt:i4>
      </vt:variant>
      <vt:variant>
        <vt:i4>873</vt:i4>
      </vt:variant>
      <vt:variant>
        <vt:i4>0</vt:i4>
      </vt:variant>
      <vt:variant>
        <vt:i4>5</vt:i4>
      </vt:variant>
      <vt:variant>
        <vt:lpwstr>../Docs/R1-135870.zip</vt:lpwstr>
      </vt:variant>
      <vt:variant>
        <vt:lpwstr/>
      </vt:variant>
      <vt:variant>
        <vt:i4>4653068</vt:i4>
      </vt:variant>
      <vt:variant>
        <vt:i4>870</vt:i4>
      </vt:variant>
      <vt:variant>
        <vt:i4>0</vt:i4>
      </vt:variant>
      <vt:variant>
        <vt:i4>5</vt:i4>
      </vt:variant>
      <vt:variant>
        <vt:lpwstr>../Docs/R1-135730.zip</vt:lpwstr>
      </vt:variant>
      <vt:variant>
        <vt:lpwstr/>
      </vt:variant>
      <vt:variant>
        <vt:i4>4980745</vt:i4>
      </vt:variant>
      <vt:variant>
        <vt:i4>867</vt:i4>
      </vt:variant>
      <vt:variant>
        <vt:i4>0</vt:i4>
      </vt:variant>
      <vt:variant>
        <vt:i4>5</vt:i4>
      </vt:variant>
      <vt:variant>
        <vt:lpwstr>../Docs/R1-135684.zip</vt:lpwstr>
      </vt:variant>
      <vt:variant>
        <vt:lpwstr/>
      </vt:variant>
      <vt:variant>
        <vt:i4>4325386</vt:i4>
      </vt:variant>
      <vt:variant>
        <vt:i4>864</vt:i4>
      </vt:variant>
      <vt:variant>
        <vt:i4>0</vt:i4>
      </vt:variant>
      <vt:variant>
        <vt:i4>5</vt:i4>
      </vt:variant>
      <vt:variant>
        <vt:lpwstr>../Docs/R1-135869.zip</vt:lpwstr>
      </vt:variant>
      <vt:variant>
        <vt:lpwstr/>
      </vt:variant>
      <vt:variant>
        <vt:i4>4325386</vt:i4>
      </vt:variant>
      <vt:variant>
        <vt:i4>861</vt:i4>
      </vt:variant>
      <vt:variant>
        <vt:i4>0</vt:i4>
      </vt:variant>
      <vt:variant>
        <vt:i4>5</vt:i4>
      </vt:variant>
      <vt:variant>
        <vt:lpwstr>../Docs/R1-135869.zip</vt:lpwstr>
      </vt:variant>
      <vt:variant>
        <vt:lpwstr/>
      </vt:variant>
      <vt:variant>
        <vt:i4>4980745</vt:i4>
      </vt:variant>
      <vt:variant>
        <vt:i4>858</vt:i4>
      </vt:variant>
      <vt:variant>
        <vt:i4>0</vt:i4>
      </vt:variant>
      <vt:variant>
        <vt:i4>5</vt:i4>
      </vt:variant>
      <vt:variant>
        <vt:lpwstr>../Docs/R1-135684.zip</vt:lpwstr>
      </vt:variant>
      <vt:variant>
        <vt:lpwstr/>
      </vt:variant>
      <vt:variant>
        <vt:i4>4980751</vt:i4>
      </vt:variant>
      <vt:variant>
        <vt:i4>855</vt:i4>
      </vt:variant>
      <vt:variant>
        <vt:i4>0</vt:i4>
      </vt:variant>
      <vt:variant>
        <vt:i4>5</vt:i4>
      </vt:variant>
      <vt:variant>
        <vt:lpwstr>../Docs/R1-135783.zip</vt:lpwstr>
      </vt:variant>
      <vt:variant>
        <vt:lpwstr/>
      </vt:variant>
      <vt:variant>
        <vt:i4>4980750</vt:i4>
      </vt:variant>
      <vt:variant>
        <vt:i4>852</vt:i4>
      </vt:variant>
      <vt:variant>
        <vt:i4>0</vt:i4>
      </vt:variant>
      <vt:variant>
        <vt:i4>5</vt:i4>
      </vt:variant>
      <vt:variant>
        <vt:lpwstr>../Docs/R1-135782.zip</vt:lpwstr>
      </vt:variant>
      <vt:variant>
        <vt:lpwstr/>
      </vt:variant>
      <vt:variant>
        <vt:i4>4980751</vt:i4>
      </vt:variant>
      <vt:variant>
        <vt:i4>849</vt:i4>
      </vt:variant>
      <vt:variant>
        <vt:i4>0</vt:i4>
      </vt:variant>
      <vt:variant>
        <vt:i4>5</vt:i4>
      </vt:variant>
      <vt:variant>
        <vt:lpwstr>../Docs/R1-135783.zip</vt:lpwstr>
      </vt:variant>
      <vt:variant>
        <vt:lpwstr/>
      </vt:variant>
      <vt:variant>
        <vt:i4>4980750</vt:i4>
      </vt:variant>
      <vt:variant>
        <vt:i4>846</vt:i4>
      </vt:variant>
      <vt:variant>
        <vt:i4>0</vt:i4>
      </vt:variant>
      <vt:variant>
        <vt:i4>5</vt:i4>
      </vt:variant>
      <vt:variant>
        <vt:lpwstr>../Docs/R1-135782.zip</vt:lpwstr>
      </vt:variant>
      <vt:variant>
        <vt:lpwstr/>
      </vt:variant>
      <vt:variant>
        <vt:i4>4980744</vt:i4>
      </vt:variant>
      <vt:variant>
        <vt:i4>843</vt:i4>
      </vt:variant>
      <vt:variant>
        <vt:i4>0</vt:i4>
      </vt:variant>
      <vt:variant>
        <vt:i4>5</vt:i4>
      </vt:variant>
      <vt:variant>
        <vt:lpwstr>../Docs/R1-135685.zip</vt:lpwstr>
      </vt:variant>
      <vt:variant>
        <vt:lpwstr/>
      </vt:variant>
      <vt:variant>
        <vt:i4>4325387</vt:i4>
      </vt:variant>
      <vt:variant>
        <vt:i4>840</vt:i4>
      </vt:variant>
      <vt:variant>
        <vt:i4>0</vt:i4>
      </vt:variant>
      <vt:variant>
        <vt:i4>5</vt:i4>
      </vt:variant>
      <vt:variant>
        <vt:lpwstr>../Docs/R1-135868.zip</vt:lpwstr>
      </vt:variant>
      <vt:variant>
        <vt:lpwstr/>
      </vt:variant>
      <vt:variant>
        <vt:i4>4194316</vt:i4>
      </vt:variant>
      <vt:variant>
        <vt:i4>837</vt:i4>
      </vt:variant>
      <vt:variant>
        <vt:i4>0</vt:i4>
      </vt:variant>
      <vt:variant>
        <vt:i4>5</vt:i4>
      </vt:variant>
      <vt:variant>
        <vt:lpwstr>../Docs/R1-135146.zip</vt:lpwstr>
      </vt:variant>
      <vt:variant>
        <vt:lpwstr/>
      </vt:variant>
      <vt:variant>
        <vt:i4>4325387</vt:i4>
      </vt:variant>
      <vt:variant>
        <vt:i4>834</vt:i4>
      </vt:variant>
      <vt:variant>
        <vt:i4>0</vt:i4>
      </vt:variant>
      <vt:variant>
        <vt:i4>5</vt:i4>
      </vt:variant>
      <vt:variant>
        <vt:lpwstr>../Docs/R1-135868.zip</vt:lpwstr>
      </vt:variant>
      <vt:variant>
        <vt:lpwstr/>
      </vt:variant>
      <vt:variant>
        <vt:i4>4194316</vt:i4>
      </vt:variant>
      <vt:variant>
        <vt:i4>831</vt:i4>
      </vt:variant>
      <vt:variant>
        <vt:i4>0</vt:i4>
      </vt:variant>
      <vt:variant>
        <vt:i4>5</vt:i4>
      </vt:variant>
      <vt:variant>
        <vt:lpwstr>../Docs/R1-135146.zip</vt:lpwstr>
      </vt:variant>
      <vt:variant>
        <vt:lpwstr/>
      </vt:variant>
      <vt:variant>
        <vt:i4>4259849</vt:i4>
      </vt:variant>
      <vt:variant>
        <vt:i4>828</vt:i4>
      </vt:variant>
      <vt:variant>
        <vt:i4>0</vt:i4>
      </vt:variant>
      <vt:variant>
        <vt:i4>5</vt:i4>
      </vt:variant>
      <vt:variant>
        <vt:lpwstr>../Docs/R1-135557.zip</vt:lpwstr>
      </vt:variant>
      <vt:variant>
        <vt:lpwstr/>
      </vt:variant>
      <vt:variant>
        <vt:i4>4980747</vt:i4>
      </vt:variant>
      <vt:variant>
        <vt:i4>825</vt:i4>
      </vt:variant>
      <vt:variant>
        <vt:i4>0</vt:i4>
      </vt:variant>
      <vt:variant>
        <vt:i4>5</vt:i4>
      </vt:variant>
      <vt:variant>
        <vt:lpwstr>../Docs/R1-135989.zip</vt:lpwstr>
      </vt:variant>
      <vt:variant>
        <vt:lpwstr/>
      </vt:variant>
      <vt:variant>
        <vt:i4>4980750</vt:i4>
      </vt:variant>
      <vt:variant>
        <vt:i4>822</vt:i4>
      </vt:variant>
      <vt:variant>
        <vt:i4>0</vt:i4>
      </vt:variant>
      <vt:variant>
        <vt:i4>5</vt:i4>
      </vt:variant>
      <vt:variant>
        <vt:lpwstr>../Docs/R1-135683.zip</vt:lpwstr>
      </vt:variant>
      <vt:variant>
        <vt:lpwstr/>
      </vt:variant>
      <vt:variant>
        <vt:i4>4980751</vt:i4>
      </vt:variant>
      <vt:variant>
        <vt:i4>819</vt:i4>
      </vt:variant>
      <vt:variant>
        <vt:i4>0</vt:i4>
      </vt:variant>
      <vt:variant>
        <vt:i4>5</vt:i4>
      </vt:variant>
      <vt:variant>
        <vt:lpwstr>../Docs/R1-135682.zip</vt:lpwstr>
      </vt:variant>
      <vt:variant>
        <vt:lpwstr/>
      </vt:variant>
      <vt:variant>
        <vt:i4>4980748</vt:i4>
      </vt:variant>
      <vt:variant>
        <vt:i4>816</vt:i4>
      </vt:variant>
      <vt:variant>
        <vt:i4>0</vt:i4>
      </vt:variant>
      <vt:variant>
        <vt:i4>5</vt:i4>
      </vt:variant>
      <vt:variant>
        <vt:lpwstr>../Docs/R1-135681.zip</vt:lpwstr>
      </vt:variant>
      <vt:variant>
        <vt:lpwstr/>
      </vt:variant>
      <vt:variant>
        <vt:i4>4521998</vt:i4>
      </vt:variant>
      <vt:variant>
        <vt:i4>813</vt:i4>
      </vt:variant>
      <vt:variant>
        <vt:i4>0</vt:i4>
      </vt:variant>
      <vt:variant>
        <vt:i4>5</vt:i4>
      </vt:variant>
      <vt:variant>
        <vt:lpwstr>../Docs/R1-135712.zip</vt:lpwstr>
      </vt:variant>
      <vt:variant>
        <vt:lpwstr/>
      </vt:variant>
      <vt:variant>
        <vt:i4>4521997</vt:i4>
      </vt:variant>
      <vt:variant>
        <vt:i4>810</vt:i4>
      </vt:variant>
      <vt:variant>
        <vt:i4>0</vt:i4>
      </vt:variant>
      <vt:variant>
        <vt:i4>5</vt:i4>
      </vt:variant>
      <vt:variant>
        <vt:lpwstr>../Docs/R1-135711.zip</vt:lpwstr>
      </vt:variant>
      <vt:variant>
        <vt:lpwstr/>
      </vt:variant>
      <vt:variant>
        <vt:i4>4587532</vt:i4>
      </vt:variant>
      <vt:variant>
        <vt:i4>807</vt:i4>
      </vt:variant>
      <vt:variant>
        <vt:i4>0</vt:i4>
      </vt:variant>
      <vt:variant>
        <vt:i4>5</vt:i4>
      </vt:variant>
      <vt:variant>
        <vt:lpwstr>../Docs/R1-135621.zip</vt:lpwstr>
      </vt:variant>
      <vt:variant>
        <vt:lpwstr/>
      </vt:variant>
      <vt:variant>
        <vt:i4>4521998</vt:i4>
      </vt:variant>
      <vt:variant>
        <vt:i4>804</vt:i4>
      </vt:variant>
      <vt:variant>
        <vt:i4>0</vt:i4>
      </vt:variant>
      <vt:variant>
        <vt:i4>5</vt:i4>
      </vt:variant>
      <vt:variant>
        <vt:lpwstr>../Docs/R1-135712.zip</vt:lpwstr>
      </vt:variant>
      <vt:variant>
        <vt:lpwstr/>
      </vt:variant>
      <vt:variant>
        <vt:i4>4325381</vt:i4>
      </vt:variant>
      <vt:variant>
        <vt:i4>801</vt:i4>
      </vt:variant>
      <vt:variant>
        <vt:i4>0</vt:i4>
      </vt:variant>
      <vt:variant>
        <vt:i4>5</vt:i4>
      </vt:variant>
      <vt:variant>
        <vt:lpwstr>../Docs/R1-135866.zip</vt:lpwstr>
      </vt:variant>
      <vt:variant>
        <vt:lpwstr/>
      </vt:variant>
      <vt:variant>
        <vt:i4>4325380</vt:i4>
      </vt:variant>
      <vt:variant>
        <vt:i4>798</vt:i4>
      </vt:variant>
      <vt:variant>
        <vt:i4>0</vt:i4>
      </vt:variant>
      <vt:variant>
        <vt:i4>5</vt:i4>
      </vt:variant>
      <vt:variant>
        <vt:lpwstr>../Docs/R1-135867.zip</vt:lpwstr>
      </vt:variant>
      <vt:variant>
        <vt:lpwstr/>
      </vt:variant>
      <vt:variant>
        <vt:i4>4980750</vt:i4>
      </vt:variant>
      <vt:variant>
        <vt:i4>795</vt:i4>
      </vt:variant>
      <vt:variant>
        <vt:i4>0</vt:i4>
      </vt:variant>
      <vt:variant>
        <vt:i4>5</vt:i4>
      </vt:variant>
      <vt:variant>
        <vt:lpwstr>../Docs/R1-135683.zip</vt:lpwstr>
      </vt:variant>
      <vt:variant>
        <vt:lpwstr/>
      </vt:variant>
      <vt:variant>
        <vt:i4>4980751</vt:i4>
      </vt:variant>
      <vt:variant>
        <vt:i4>792</vt:i4>
      </vt:variant>
      <vt:variant>
        <vt:i4>0</vt:i4>
      </vt:variant>
      <vt:variant>
        <vt:i4>5</vt:i4>
      </vt:variant>
      <vt:variant>
        <vt:lpwstr>../Docs/R1-135682.zip</vt:lpwstr>
      </vt:variant>
      <vt:variant>
        <vt:lpwstr/>
      </vt:variant>
      <vt:variant>
        <vt:i4>4980748</vt:i4>
      </vt:variant>
      <vt:variant>
        <vt:i4>789</vt:i4>
      </vt:variant>
      <vt:variant>
        <vt:i4>0</vt:i4>
      </vt:variant>
      <vt:variant>
        <vt:i4>5</vt:i4>
      </vt:variant>
      <vt:variant>
        <vt:lpwstr>../Docs/R1-135681.zip</vt:lpwstr>
      </vt:variant>
      <vt:variant>
        <vt:lpwstr/>
      </vt:variant>
      <vt:variant>
        <vt:i4>4587535</vt:i4>
      </vt:variant>
      <vt:variant>
        <vt:i4>786</vt:i4>
      </vt:variant>
      <vt:variant>
        <vt:i4>0</vt:i4>
      </vt:variant>
      <vt:variant>
        <vt:i4>5</vt:i4>
      </vt:variant>
      <vt:variant>
        <vt:lpwstr>../Docs/R1-135622.zip</vt:lpwstr>
      </vt:variant>
      <vt:variant>
        <vt:lpwstr/>
      </vt:variant>
      <vt:variant>
        <vt:i4>2490383</vt:i4>
      </vt:variant>
      <vt:variant>
        <vt:i4>783</vt:i4>
      </vt:variant>
      <vt:variant>
        <vt:i4>0</vt:i4>
      </vt:variant>
      <vt:variant>
        <vt:i4>5</vt:i4>
      </vt:variant>
      <vt:variant>
        <vt:lpwstr>http://www.3gpp.org/ftp/tsg_ran/TSG_RAN/TSGR_61/Docs/RP-131347.zip</vt:lpwstr>
      </vt:variant>
      <vt:variant>
        <vt:lpwstr/>
      </vt:variant>
      <vt:variant>
        <vt:i4>2228238</vt:i4>
      </vt:variant>
      <vt:variant>
        <vt:i4>780</vt:i4>
      </vt:variant>
      <vt:variant>
        <vt:i4>0</vt:i4>
      </vt:variant>
      <vt:variant>
        <vt:i4>5</vt:i4>
      </vt:variant>
      <vt:variant>
        <vt:lpwstr>http://www.3gpp.org/ftp/tsg_ran/TSG_RAN/TSGR_57/Docs/RP-121436.zip</vt:lpwstr>
      </vt:variant>
      <vt:variant>
        <vt:lpwstr/>
      </vt:variant>
      <vt:variant>
        <vt:i4>4194318</vt:i4>
      </vt:variant>
      <vt:variant>
        <vt:i4>777</vt:i4>
      </vt:variant>
      <vt:variant>
        <vt:i4>0</vt:i4>
      </vt:variant>
      <vt:variant>
        <vt:i4>5</vt:i4>
      </vt:variant>
      <vt:variant>
        <vt:lpwstr>../Docs/R1-135441.zip</vt:lpwstr>
      </vt:variant>
      <vt:variant>
        <vt:lpwstr/>
      </vt:variant>
      <vt:variant>
        <vt:i4>4521988</vt:i4>
      </vt:variant>
      <vt:variant>
        <vt:i4>774</vt:i4>
      </vt:variant>
      <vt:variant>
        <vt:i4>0</vt:i4>
      </vt:variant>
      <vt:variant>
        <vt:i4>5</vt:i4>
      </vt:variant>
      <vt:variant>
        <vt:lpwstr>../Docs/R1-135619.zip</vt:lpwstr>
      </vt:variant>
      <vt:variant>
        <vt:lpwstr/>
      </vt:variant>
      <vt:variant>
        <vt:i4>4390917</vt:i4>
      </vt:variant>
      <vt:variant>
        <vt:i4>771</vt:i4>
      </vt:variant>
      <vt:variant>
        <vt:i4>0</vt:i4>
      </vt:variant>
      <vt:variant>
        <vt:i4>5</vt:i4>
      </vt:variant>
      <vt:variant>
        <vt:lpwstr>../Docs/R1-135779.zip</vt:lpwstr>
      </vt:variant>
      <vt:variant>
        <vt:lpwstr/>
      </vt:variant>
      <vt:variant>
        <vt:i4>4980749</vt:i4>
      </vt:variant>
      <vt:variant>
        <vt:i4>768</vt:i4>
      </vt:variant>
      <vt:variant>
        <vt:i4>0</vt:i4>
      </vt:variant>
      <vt:variant>
        <vt:i4>5</vt:i4>
      </vt:variant>
      <vt:variant>
        <vt:lpwstr>../Docs/R1-135680.zip</vt:lpwstr>
      </vt:variant>
      <vt:variant>
        <vt:lpwstr/>
      </vt:variant>
      <vt:variant>
        <vt:i4>4390916</vt:i4>
      </vt:variant>
      <vt:variant>
        <vt:i4>765</vt:i4>
      </vt:variant>
      <vt:variant>
        <vt:i4>0</vt:i4>
      </vt:variant>
      <vt:variant>
        <vt:i4>5</vt:i4>
      </vt:variant>
      <vt:variant>
        <vt:lpwstr>../Docs/R1-135778.zip</vt:lpwstr>
      </vt:variant>
      <vt:variant>
        <vt:lpwstr/>
      </vt:variant>
      <vt:variant>
        <vt:i4>4390923</vt:i4>
      </vt:variant>
      <vt:variant>
        <vt:i4>762</vt:i4>
      </vt:variant>
      <vt:variant>
        <vt:i4>0</vt:i4>
      </vt:variant>
      <vt:variant>
        <vt:i4>5</vt:i4>
      </vt:variant>
      <vt:variant>
        <vt:lpwstr>../Docs/R1-135777.zip</vt:lpwstr>
      </vt:variant>
      <vt:variant>
        <vt:lpwstr/>
      </vt:variant>
      <vt:variant>
        <vt:i4>4653062</vt:i4>
      </vt:variant>
      <vt:variant>
        <vt:i4>759</vt:i4>
      </vt:variant>
      <vt:variant>
        <vt:i4>0</vt:i4>
      </vt:variant>
      <vt:variant>
        <vt:i4>5</vt:i4>
      </vt:variant>
      <vt:variant>
        <vt:lpwstr>../Docs/R1-135439.zip</vt:lpwstr>
      </vt:variant>
      <vt:variant>
        <vt:lpwstr/>
      </vt:variant>
      <vt:variant>
        <vt:i4>4390922</vt:i4>
      </vt:variant>
      <vt:variant>
        <vt:i4>756</vt:i4>
      </vt:variant>
      <vt:variant>
        <vt:i4>0</vt:i4>
      </vt:variant>
      <vt:variant>
        <vt:i4>5</vt:i4>
      </vt:variant>
      <vt:variant>
        <vt:lpwstr>../Docs/R1-135776.zip</vt:lpwstr>
      </vt:variant>
      <vt:variant>
        <vt:lpwstr/>
      </vt:variant>
      <vt:variant>
        <vt:i4>4194319</vt:i4>
      </vt:variant>
      <vt:variant>
        <vt:i4>753</vt:i4>
      </vt:variant>
      <vt:variant>
        <vt:i4>0</vt:i4>
      </vt:variant>
      <vt:variant>
        <vt:i4>5</vt:i4>
      </vt:variant>
      <vt:variant>
        <vt:lpwstr>../Docs/R1-135440.zip</vt:lpwstr>
      </vt:variant>
      <vt:variant>
        <vt:lpwstr/>
      </vt:variant>
      <vt:variant>
        <vt:i4>4653063</vt:i4>
      </vt:variant>
      <vt:variant>
        <vt:i4>750</vt:i4>
      </vt:variant>
      <vt:variant>
        <vt:i4>0</vt:i4>
      </vt:variant>
      <vt:variant>
        <vt:i4>5</vt:i4>
      </vt:variant>
      <vt:variant>
        <vt:lpwstr>../Docs/R1-135438.zip</vt:lpwstr>
      </vt:variant>
      <vt:variant>
        <vt:lpwstr/>
      </vt:variant>
      <vt:variant>
        <vt:i4>4390921</vt:i4>
      </vt:variant>
      <vt:variant>
        <vt:i4>747</vt:i4>
      </vt:variant>
      <vt:variant>
        <vt:i4>0</vt:i4>
      </vt:variant>
      <vt:variant>
        <vt:i4>5</vt:i4>
      </vt:variant>
      <vt:variant>
        <vt:lpwstr>../Docs/R1-135775.zip</vt:lpwstr>
      </vt:variant>
      <vt:variant>
        <vt:lpwstr/>
      </vt:variant>
      <vt:variant>
        <vt:i4>2490382</vt:i4>
      </vt:variant>
      <vt:variant>
        <vt:i4>744</vt:i4>
      </vt:variant>
      <vt:variant>
        <vt:i4>0</vt:i4>
      </vt:variant>
      <vt:variant>
        <vt:i4>5</vt:i4>
      </vt:variant>
      <vt:variant>
        <vt:lpwstr>http://www.3gpp.org/ftp/tsg_ran/TSG_RAN/TSGR_61/Docs/RP-131357.zip</vt:lpwstr>
      </vt:variant>
      <vt:variant>
        <vt:lpwstr/>
      </vt:variant>
      <vt:variant>
        <vt:i4>4980740</vt:i4>
      </vt:variant>
      <vt:variant>
        <vt:i4>741</vt:i4>
      </vt:variant>
      <vt:variant>
        <vt:i4>0</vt:i4>
      </vt:variant>
      <vt:variant>
        <vt:i4>5</vt:i4>
      </vt:variant>
      <vt:variant>
        <vt:lpwstr>../Docs/R1-135986.zip</vt:lpwstr>
      </vt:variant>
      <vt:variant>
        <vt:lpwstr/>
      </vt:variant>
      <vt:variant>
        <vt:i4>4980740</vt:i4>
      </vt:variant>
      <vt:variant>
        <vt:i4>738</vt:i4>
      </vt:variant>
      <vt:variant>
        <vt:i4>0</vt:i4>
      </vt:variant>
      <vt:variant>
        <vt:i4>5</vt:i4>
      </vt:variant>
      <vt:variant>
        <vt:lpwstr>../Docs/R1-135986.zip</vt:lpwstr>
      </vt:variant>
      <vt:variant>
        <vt:lpwstr/>
      </vt:variant>
      <vt:variant>
        <vt:i4>4521989</vt:i4>
      </vt:variant>
      <vt:variant>
        <vt:i4>735</vt:i4>
      </vt:variant>
      <vt:variant>
        <vt:i4>0</vt:i4>
      </vt:variant>
      <vt:variant>
        <vt:i4>5</vt:i4>
      </vt:variant>
      <vt:variant>
        <vt:lpwstr>../Docs/R1-135618.zip</vt:lpwstr>
      </vt:variant>
      <vt:variant>
        <vt:lpwstr/>
      </vt:variant>
      <vt:variant>
        <vt:i4>5046275</vt:i4>
      </vt:variant>
      <vt:variant>
        <vt:i4>732</vt:i4>
      </vt:variant>
      <vt:variant>
        <vt:i4>0</vt:i4>
      </vt:variant>
      <vt:variant>
        <vt:i4>5</vt:i4>
      </vt:variant>
      <vt:variant>
        <vt:lpwstr>../Docs/R1-135991.zip</vt:lpwstr>
      </vt:variant>
      <vt:variant>
        <vt:lpwstr/>
      </vt:variant>
      <vt:variant>
        <vt:i4>4653071</vt:i4>
      </vt:variant>
      <vt:variant>
        <vt:i4>729</vt:i4>
      </vt:variant>
      <vt:variant>
        <vt:i4>0</vt:i4>
      </vt:variant>
      <vt:variant>
        <vt:i4>5</vt:i4>
      </vt:variant>
      <vt:variant>
        <vt:lpwstr>../Docs/R1-136004.zip</vt:lpwstr>
      </vt:variant>
      <vt:variant>
        <vt:lpwstr/>
      </vt:variant>
      <vt:variant>
        <vt:i4>4194313</vt:i4>
      </vt:variant>
      <vt:variant>
        <vt:i4>726</vt:i4>
      </vt:variant>
      <vt:variant>
        <vt:i4>0</vt:i4>
      </vt:variant>
      <vt:variant>
        <vt:i4>5</vt:i4>
      </vt:variant>
      <vt:variant>
        <vt:lpwstr>../Docs/R1-136072.zip</vt:lpwstr>
      </vt:variant>
      <vt:variant>
        <vt:lpwstr/>
      </vt:variant>
      <vt:variant>
        <vt:i4>4390913</vt:i4>
      </vt:variant>
      <vt:variant>
        <vt:i4>723</vt:i4>
      </vt:variant>
      <vt:variant>
        <vt:i4>0</vt:i4>
      </vt:variant>
      <vt:variant>
        <vt:i4>5</vt:i4>
      </vt:variant>
      <vt:variant>
        <vt:lpwstr>../Docs/R1-135872.zip</vt:lpwstr>
      </vt:variant>
      <vt:variant>
        <vt:lpwstr/>
      </vt:variant>
      <vt:variant>
        <vt:i4>4390918</vt:i4>
      </vt:variant>
      <vt:variant>
        <vt:i4>720</vt:i4>
      </vt:variant>
      <vt:variant>
        <vt:i4>0</vt:i4>
      </vt:variant>
      <vt:variant>
        <vt:i4>5</vt:i4>
      </vt:variant>
      <vt:variant>
        <vt:lpwstr>../Docs/R1-135974.zip</vt:lpwstr>
      </vt:variant>
      <vt:variant>
        <vt:lpwstr/>
      </vt:variant>
      <vt:variant>
        <vt:i4>4390913</vt:i4>
      </vt:variant>
      <vt:variant>
        <vt:i4>717</vt:i4>
      </vt:variant>
      <vt:variant>
        <vt:i4>0</vt:i4>
      </vt:variant>
      <vt:variant>
        <vt:i4>5</vt:i4>
      </vt:variant>
      <vt:variant>
        <vt:lpwstr>../Docs/R1-135872.zip</vt:lpwstr>
      </vt:variant>
      <vt:variant>
        <vt:lpwstr/>
      </vt:variant>
      <vt:variant>
        <vt:i4>4653057</vt:i4>
      </vt:variant>
      <vt:variant>
        <vt:i4>714</vt:i4>
      </vt:variant>
      <vt:variant>
        <vt:i4>0</vt:i4>
      </vt:variant>
      <vt:variant>
        <vt:i4>5</vt:i4>
      </vt:variant>
      <vt:variant>
        <vt:lpwstr>../Docs/R1-135832.zip</vt:lpwstr>
      </vt:variant>
      <vt:variant>
        <vt:lpwstr/>
      </vt:variant>
      <vt:variant>
        <vt:i4>4456463</vt:i4>
      </vt:variant>
      <vt:variant>
        <vt:i4>711</vt:i4>
      </vt:variant>
      <vt:variant>
        <vt:i4>0</vt:i4>
      </vt:variant>
      <vt:variant>
        <vt:i4>5</vt:i4>
      </vt:variant>
      <vt:variant>
        <vt:lpwstr>../Docs/R1-136034.zip</vt:lpwstr>
      </vt:variant>
      <vt:variant>
        <vt:lpwstr/>
      </vt:variant>
      <vt:variant>
        <vt:i4>4456450</vt:i4>
      </vt:variant>
      <vt:variant>
        <vt:i4>708</vt:i4>
      </vt:variant>
      <vt:variant>
        <vt:i4>0</vt:i4>
      </vt:variant>
      <vt:variant>
        <vt:i4>5</vt:i4>
      </vt:variant>
      <vt:variant>
        <vt:lpwstr>../Docs/R1-135009.zip</vt:lpwstr>
      </vt:variant>
      <vt:variant>
        <vt:lpwstr/>
      </vt:variant>
      <vt:variant>
        <vt:i4>4325386</vt:i4>
      </vt:variant>
      <vt:variant>
        <vt:i4>705</vt:i4>
      </vt:variant>
      <vt:variant>
        <vt:i4>0</vt:i4>
      </vt:variant>
      <vt:variant>
        <vt:i4>5</vt:i4>
      </vt:variant>
      <vt:variant>
        <vt:lpwstr>../Docs/R1-132819.zip</vt:lpwstr>
      </vt:variant>
      <vt:variant>
        <vt:lpwstr/>
      </vt:variant>
      <vt:variant>
        <vt:i4>4456451</vt:i4>
      </vt:variant>
      <vt:variant>
        <vt:i4>702</vt:i4>
      </vt:variant>
      <vt:variant>
        <vt:i4>0</vt:i4>
      </vt:variant>
      <vt:variant>
        <vt:i4>5</vt:i4>
      </vt:variant>
      <vt:variant>
        <vt:lpwstr>../Docs/R1-135008.zip</vt:lpwstr>
      </vt:variant>
      <vt:variant>
        <vt:lpwstr/>
      </vt:variant>
      <vt:variant>
        <vt:i4>4456460</vt:i4>
      </vt:variant>
      <vt:variant>
        <vt:i4>699</vt:i4>
      </vt:variant>
      <vt:variant>
        <vt:i4>0</vt:i4>
      </vt:variant>
      <vt:variant>
        <vt:i4>5</vt:i4>
      </vt:variant>
      <vt:variant>
        <vt:lpwstr>../Docs/R1-135007.zip</vt:lpwstr>
      </vt:variant>
      <vt:variant>
        <vt:lpwstr/>
      </vt:variant>
      <vt:variant>
        <vt:i4>4456462</vt:i4>
      </vt:variant>
      <vt:variant>
        <vt:i4>696</vt:i4>
      </vt:variant>
      <vt:variant>
        <vt:i4>0</vt:i4>
      </vt:variant>
      <vt:variant>
        <vt:i4>5</vt:i4>
      </vt:variant>
      <vt:variant>
        <vt:lpwstr>../Docs/R1-135005.zip</vt:lpwstr>
      </vt:variant>
      <vt:variant>
        <vt:lpwstr/>
      </vt:variant>
      <vt:variant>
        <vt:i4>4456461</vt:i4>
      </vt:variant>
      <vt:variant>
        <vt:i4>693</vt:i4>
      </vt:variant>
      <vt:variant>
        <vt:i4>0</vt:i4>
      </vt:variant>
      <vt:variant>
        <vt:i4>5</vt:i4>
      </vt:variant>
      <vt:variant>
        <vt:lpwstr>../Docs/R1-135006.zip</vt:lpwstr>
      </vt:variant>
      <vt:variant>
        <vt:lpwstr/>
      </vt:variant>
      <vt:variant>
        <vt:i4>4456456</vt:i4>
      </vt:variant>
      <vt:variant>
        <vt:i4>690</vt:i4>
      </vt:variant>
      <vt:variant>
        <vt:i4>0</vt:i4>
      </vt:variant>
      <vt:variant>
        <vt:i4>5</vt:i4>
      </vt:variant>
      <vt:variant>
        <vt:lpwstr>../Docs/R1-135003.zip</vt:lpwstr>
      </vt:variant>
      <vt:variant>
        <vt:lpwstr/>
      </vt:variant>
      <vt:variant>
        <vt:i4>4456463</vt:i4>
      </vt:variant>
      <vt:variant>
        <vt:i4>687</vt:i4>
      </vt:variant>
      <vt:variant>
        <vt:i4>0</vt:i4>
      </vt:variant>
      <vt:variant>
        <vt:i4>5</vt:i4>
      </vt:variant>
      <vt:variant>
        <vt:lpwstr>../Docs/R1-135004.zip</vt:lpwstr>
      </vt:variant>
      <vt:variant>
        <vt:lpwstr/>
      </vt:variant>
      <vt:variant>
        <vt:i4>4456457</vt:i4>
      </vt:variant>
      <vt:variant>
        <vt:i4>684</vt:i4>
      </vt:variant>
      <vt:variant>
        <vt:i4>0</vt:i4>
      </vt:variant>
      <vt:variant>
        <vt:i4>5</vt:i4>
      </vt:variant>
      <vt:variant>
        <vt:lpwstr>../Docs/R1-135002.zip</vt:lpwstr>
      </vt:variant>
      <vt:variant>
        <vt:lpwstr/>
      </vt:variant>
      <vt:variant>
        <vt:i4>4456458</vt:i4>
      </vt:variant>
      <vt:variant>
        <vt:i4>681</vt:i4>
      </vt:variant>
      <vt:variant>
        <vt:i4>0</vt:i4>
      </vt:variant>
      <vt:variant>
        <vt:i4>5</vt:i4>
      </vt:variant>
      <vt:variant>
        <vt:lpwstr>../Docs/R1-135001.zip</vt:lpwstr>
      </vt:variant>
      <vt:variant>
        <vt:lpwstr/>
      </vt:variant>
      <vt:variant>
        <vt:i4>4456459</vt:i4>
      </vt:variant>
      <vt:variant>
        <vt:i4>678</vt:i4>
      </vt:variant>
      <vt:variant>
        <vt:i4>0</vt:i4>
      </vt:variant>
      <vt:variant>
        <vt:i4>5</vt:i4>
      </vt:variant>
      <vt:variant>
        <vt:lpwstr>../Docs/R1-135000.zip</vt:lpwstr>
      </vt:variant>
      <vt:variant>
        <vt:lpwstr/>
      </vt:variant>
      <vt:variant>
        <vt:i4>7209064</vt:i4>
      </vt:variant>
      <vt:variant>
        <vt:i4>675</vt:i4>
      </vt:variant>
      <vt:variant>
        <vt:i4>0</vt:i4>
      </vt:variant>
      <vt:variant>
        <vt:i4>5</vt:i4>
      </vt:variant>
      <vt:variant>
        <vt:lpwstr>http://webapp.etsi.org/Ipr/</vt:lpwstr>
      </vt:variant>
      <vt:variant>
        <vt:lpwstr/>
      </vt:variant>
      <vt:variant>
        <vt:i4>2031664</vt:i4>
      </vt:variant>
      <vt:variant>
        <vt:i4>668</vt:i4>
      </vt:variant>
      <vt:variant>
        <vt:i4>0</vt:i4>
      </vt:variant>
      <vt:variant>
        <vt:i4>5</vt:i4>
      </vt:variant>
      <vt:variant>
        <vt:lpwstr/>
      </vt:variant>
      <vt:variant>
        <vt:lpwstr>_Toc372721392</vt:lpwstr>
      </vt:variant>
      <vt:variant>
        <vt:i4>2031664</vt:i4>
      </vt:variant>
      <vt:variant>
        <vt:i4>662</vt:i4>
      </vt:variant>
      <vt:variant>
        <vt:i4>0</vt:i4>
      </vt:variant>
      <vt:variant>
        <vt:i4>5</vt:i4>
      </vt:variant>
      <vt:variant>
        <vt:lpwstr/>
      </vt:variant>
      <vt:variant>
        <vt:lpwstr>_Toc372721391</vt:lpwstr>
      </vt:variant>
      <vt:variant>
        <vt:i4>2031664</vt:i4>
      </vt:variant>
      <vt:variant>
        <vt:i4>656</vt:i4>
      </vt:variant>
      <vt:variant>
        <vt:i4>0</vt:i4>
      </vt:variant>
      <vt:variant>
        <vt:i4>5</vt:i4>
      </vt:variant>
      <vt:variant>
        <vt:lpwstr/>
      </vt:variant>
      <vt:variant>
        <vt:lpwstr>_Toc372721390</vt:lpwstr>
      </vt:variant>
      <vt:variant>
        <vt:i4>1966128</vt:i4>
      </vt:variant>
      <vt:variant>
        <vt:i4>650</vt:i4>
      </vt:variant>
      <vt:variant>
        <vt:i4>0</vt:i4>
      </vt:variant>
      <vt:variant>
        <vt:i4>5</vt:i4>
      </vt:variant>
      <vt:variant>
        <vt:lpwstr/>
      </vt:variant>
      <vt:variant>
        <vt:lpwstr>_Toc372721389</vt:lpwstr>
      </vt:variant>
      <vt:variant>
        <vt:i4>1966128</vt:i4>
      </vt:variant>
      <vt:variant>
        <vt:i4>644</vt:i4>
      </vt:variant>
      <vt:variant>
        <vt:i4>0</vt:i4>
      </vt:variant>
      <vt:variant>
        <vt:i4>5</vt:i4>
      </vt:variant>
      <vt:variant>
        <vt:lpwstr/>
      </vt:variant>
      <vt:variant>
        <vt:lpwstr>_Toc372721388</vt:lpwstr>
      </vt:variant>
      <vt:variant>
        <vt:i4>1966128</vt:i4>
      </vt:variant>
      <vt:variant>
        <vt:i4>638</vt:i4>
      </vt:variant>
      <vt:variant>
        <vt:i4>0</vt:i4>
      </vt:variant>
      <vt:variant>
        <vt:i4>5</vt:i4>
      </vt:variant>
      <vt:variant>
        <vt:lpwstr/>
      </vt:variant>
      <vt:variant>
        <vt:lpwstr>_Toc372721387</vt:lpwstr>
      </vt:variant>
      <vt:variant>
        <vt:i4>1966128</vt:i4>
      </vt:variant>
      <vt:variant>
        <vt:i4>632</vt:i4>
      </vt:variant>
      <vt:variant>
        <vt:i4>0</vt:i4>
      </vt:variant>
      <vt:variant>
        <vt:i4>5</vt:i4>
      </vt:variant>
      <vt:variant>
        <vt:lpwstr/>
      </vt:variant>
      <vt:variant>
        <vt:lpwstr>_Toc372721386</vt:lpwstr>
      </vt:variant>
      <vt:variant>
        <vt:i4>1966128</vt:i4>
      </vt:variant>
      <vt:variant>
        <vt:i4>626</vt:i4>
      </vt:variant>
      <vt:variant>
        <vt:i4>0</vt:i4>
      </vt:variant>
      <vt:variant>
        <vt:i4>5</vt:i4>
      </vt:variant>
      <vt:variant>
        <vt:lpwstr/>
      </vt:variant>
      <vt:variant>
        <vt:lpwstr>_Toc372721385</vt:lpwstr>
      </vt:variant>
      <vt:variant>
        <vt:i4>1966128</vt:i4>
      </vt:variant>
      <vt:variant>
        <vt:i4>620</vt:i4>
      </vt:variant>
      <vt:variant>
        <vt:i4>0</vt:i4>
      </vt:variant>
      <vt:variant>
        <vt:i4>5</vt:i4>
      </vt:variant>
      <vt:variant>
        <vt:lpwstr/>
      </vt:variant>
      <vt:variant>
        <vt:lpwstr>_Toc372721384</vt:lpwstr>
      </vt:variant>
      <vt:variant>
        <vt:i4>1966128</vt:i4>
      </vt:variant>
      <vt:variant>
        <vt:i4>614</vt:i4>
      </vt:variant>
      <vt:variant>
        <vt:i4>0</vt:i4>
      </vt:variant>
      <vt:variant>
        <vt:i4>5</vt:i4>
      </vt:variant>
      <vt:variant>
        <vt:lpwstr/>
      </vt:variant>
      <vt:variant>
        <vt:lpwstr>_Toc372721383</vt:lpwstr>
      </vt:variant>
      <vt:variant>
        <vt:i4>1966128</vt:i4>
      </vt:variant>
      <vt:variant>
        <vt:i4>608</vt:i4>
      </vt:variant>
      <vt:variant>
        <vt:i4>0</vt:i4>
      </vt:variant>
      <vt:variant>
        <vt:i4>5</vt:i4>
      </vt:variant>
      <vt:variant>
        <vt:lpwstr/>
      </vt:variant>
      <vt:variant>
        <vt:lpwstr>_Toc372721382</vt:lpwstr>
      </vt:variant>
      <vt:variant>
        <vt:i4>1966128</vt:i4>
      </vt:variant>
      <vt:variant>
        <vt:i4>602</vt:i4>
      </vt:variant>
      <vt:variant>
        <vt:i4>0</vt:i4>
      </vt:variant>
      <vt:variant>
        <vt:i4>5</vt:i4>
      </vt:variant>
      <vt:variant>
        <vt:lpwstr/>
      </vt:variant>
      <vt:variant>
        <vt:lpwstr>_Toc372721381</vt:lpwstr>
      </vt:variant>
      <vt:variant>
        <vt:i4>1966128</vt:i4>
      </vt:variant>
      <vt:variant>
        <vt:i4>596</vt:i4>
      </vt:variant>
      <vt:variant>
        <vt:i4>0</vt:i4>
      </vt:variant>
      <vt:variant>
        <vt:i4>5</vt:i4>
      </vt:variant>
      <vt:variant>
        <vt:lpwstr/>
      </vt:variant>
      <vt:variant>
        <vt:lpwstr>_Toc372721380</vt:lpwstr>
      </vt:variant>
      <vt:variant>
        <vt:i4>1114160</vt:i4>
      </vt:variant>
      <vt:variant>
        <vt:i4>590</vt:i4>
      </vt:variant>
      <vt:variant>
        <vt:i4>0</vt:i4>
      </vt:variant>
      <vt:variant>
        <vt:i4>5</vt:i4>
      </vt:variant>
      <vt:variant>
        <vt:lpwstr/>
      </vt:variant>
      <vt:variant>
        <vt:lpwstr>_Toc372721379</vt:lpwstr>
      </vt:variant>
      <vt:variant>
        <vt:i4>1114160</vt:i4>
      </vt:variant>
      <vt:variant>
        <vt:i4>584</vt:i4>
      </vt:variant>
      <vt:variant>
        <vt:i4>0</vt:i4>
      </vt:variant>
      <vt:variant>
        <vt:i4>5</vt:i4>
      </vt:variant>
      <vt:variant>
        <vt:lpwstr/>
      </vt:variant>
      <vt:variant>
        <vt:lpwstr>_Toc372721378</vt:lpwstr>
      </vt:variant>
      <vt:variant>
        <vt:i4>1114160</vt:i4>
      </vt:variant>
      <vt:variant>
        <vt:i4>578</vt:i4>
      </vt:variant>
      <vt:variant>
        <vt:i4>0</vt:i4>
      </vt:variant>
      <vt:variant>
        <vt:i4>5</vt:i4>
      </vt:variant>
      <vt:variant>
        <vt:lpwstr/>
      </vt:variant>
      <vt:variant>
        <vt:lpwstr>_Toc372721377</vt:lpwstr>
      </vt:variant>
      <vt:variant>
        <vt:i4>1114160</vt:i4>
      </vt:variant>
      <vt:variant>
        <vt:i4>572</vt:i4>
      </vt:variant>
      <vt:variant>
        <vt:i4>0</vt:i4>
      </vt:variant>
      <vt:variant>
        <vt:i4>5</vt:i4>
      </vt:variant>
      <vt:variant>
        <vt:lpwstr/>
      </vt:variant>
      <vt:variant>
        <vt:lpwstr>_Toc372721376</vt:lpwstr>
      </vt:variant>
      <vt:variant>
        <vt:i4>1114160</vt:i4>
      </vt:variant>
      <vt:variant>
        <vt:i4>566</vt:i4>
      </vt:variant>
      <vt:variant>
        <vt:i4>0</vt:i4>
      </vt:variant>
      <vt:variant>
        <vt:i4>5</vt:i4>
      </vt:variant>
      <vt:variant>
        <vt:lpwstr/>
      </vt:variant>
      <vt:variant>
        <vt:lpwstr>_Toc372721375</vt:lpwstr>
      </vt:variant>
      <vt:variant>
        <vt:i4>1114160</vt:i4>
      </vt:variant>
      <vt:variant>
        <vt:i4>560</vt:i4>
      </vt:variant>
      <vt:variant>
        <vt:i4>0</vt:i4>
      </vt:variant>
      <vt:variant>
        <vt:i4>5</vt:i4>
      </vt:variant>
      <vt:variant>
        <vt:lpwstr/>
      </vt:variant>
      <vt:variant>
        <vt:lpwstr>_Toc372721374</vt:lpwstr>
      </vt:variant>
      <vt:variant>
        <vt:i4>1114160</vt:i4>
      </vt:variant>
      <vt:variant>
        <vt:i4>554</vt:i4>
      </vt:variant>
      <vt:variant>
        <vt:i4>0</vt:i4>
      </vt:variant>
      <vt:variant>
        <vt:i4>5</vt:i4>
      </vt:variant>
      <vt:variant>
        <vt:lpwstr/>
      </vt:variant>
      <vt:variant>
        <vt:lpwstr>_Toc372721373</vt:lpwstr>
      </vt:variant>
      <vt:variant>
        <vt:i4>1114160</vt:i4>
      </vt:variant>
      <vt:variant>
        <vt:i4>548</vt:i4>
      </vt:variant>
      <vt:variant>
        <vt:i4>0</vt:i4>
      </vt:variant>
      <vt:variant>
        <vt:i4>5</vt:i4>
      </vt:variant>
      <vt:variant>
        <vt:lpwstr/>
      </vt:variant>
      <vt:variant>
        <vt:lpwstr>_Toc372721372</vt:lpwstr>
      </vt:variant>
      <vt:variant>
        <vt:i4>1114160</vt:i4>
      </vt:variant>
      <vt:variant>
        <vt:i4>542</vt:i4>
      </vt:variant>
      <vt:variant>
        <vt:i4>0</vt:i4>
      </vt:variant>
      <vt:variant>
        <vt:i4>5</vt:i4>
      </vt:variant>
      <vt:variant>
        <vt:lpwstr/>
      </vt:variant>
      <vt:variant>
        <vt:lpwstr>_Toc372721371</vt:lpwstr>
      </vt:variant>
      <vt:variant>
        <vt:i4>1114160</vt:i4>
      </vt:variant>
      <vt:variant>
        <vt:i4>536</vt:i4>
      </vt:variant>
      <vt:variant>
        <vt:i4>0</vt:i4>
      </vt:variant>
      <vt:variant>
        <vt:i4>5</vt:i4>
      </vt:variant>
      <vt:variant>
        <vt:lpwstr/>
      </vt:variant>
      <vt:variant>
        <vt:lpwstr>_Toc372721370</vt:lpwstr>
      </vt:variant>
      <vt:variant>
        <vt:i4>1048624</vt:i4>
      </vt:variant>
      <vt:variant>
        <vt:i4>530</vt:i4>
      </vt:variant>
      <vt:variant>
        <vt:i4>0</vt:i4>
      </vt:variant>
      <vt:variant>
        <vt:i4>5</vt:i4>
      </vt:variant>
      <vt:variant>
        <vt:lpwstr/>
      </vt:variant>
      <vt:variant>
        <vt:lpwstr>_Toc372721369</vt:lpwstr>
      </vt:variant>
      <vt:variant>
        <vt:i4>1048624</vt:i4>
      </vt:variant>
      <vt:variant>
        <vt:i4>524</vt:i4>
      </vt:variant>
      <vt:variant>
        <vt:i4>0</vt:i4>
      </vt:variant>
      <vt:variant>
        <vt:i4>5</vt:i4>
      </vt:variant>
      <vt:variant>
        <vt:lpwstr/>
      </vt:variant>
      <vt:variant>
        <vt:lpwstr>_Toc372721368</vt:lpwstr>
      </vt:variant>
      <vt:variant>
        <vt:i4>1048624</vt:i4>
      </vt:variant>
      <vt:variant>
        <vt:i4>518</vt:i4>
      </vt:variant>
      <vt:variant>
        <vt:i4>0</vt:i4>
      </vt:variant>
      <vt:variant>
        <vt:i4>5</vt:i4>
      </vt:variant>
      <vt:variant>
        <vt:lpwstr/>
      </vt:variant>
      <vt:variant>
        <vt:lpwstr>_Toc372721367</vt:lpwstr>
      </vt:variant>
      <vt:variant>
        <vt:i4>1048624</vt:i4>
      </vt:variant>
      <vt:variant>
        <vt:i4>512</vt:i4>
      </vt:variant>
      <vt:variant>
        <vt:i4>0</vt:i4>
      </vt:variant>
      <vt:variant>
        <vt:i4>5</vt:i4>
      </vt:variant>
      <vt:variant>
        <vt:lpwstr/>
      </vt:variant>
      <vt:variant>
        <vt:lpwstr>_Toc372721366</vt:lpwstr>
      </vt:variant>
      <vt:variant>
        <vt:i4>1048624</vt:i4>
      </vt:variant>
      <vt:variant>
        <vt:i4>506</vt:i4>
      </vt:variant>
      <vt:variant>
        <vt:i4>0</vt:i4>
      </vt:variant>
      <vt:variant>
        <vt:i4>5</vt:i4>
      </vt:variant>
      <vt:variant>
        <vt:lpwstr/>
      </vt:variant>
      <vt:variant>
        <vt:lpwstr>_Toc372721365</vt:lpwstr>
      </vt:variant>
      <vt:variant>
        <vt:i4>1048624</vt:i4>
      </vt:variant>
      <vt:variant>
        <vt:i4>500</vt:i4>
      </vt:variant>
      <vt:variant>
        <vt:i4>0</vt:i4>
      </vt:variant>
      <vt:variant>
        <vt:i4>5</vt:i4>
      </vt:variant>
      <vt:variant>
        <vt:lpwstr/>
      </vt:variant>
      <vt:variant>
        <vt:lpwstr>_Toc372721364</vt:lpwstr>
      </vt:variant>
      <vt:variant>
        <vt:i4>1048624</vt:i4>
      </vt:variant>
      <vt:variant>
        <vt:i4>494</vt:i4>
      </vt:variant>
      <vt:variant>
        <vt:i4>0</vt:i4>
      </vt:variant>
      <vt:variant>
        <vt:i4>5</vt:i4>
      </vt:variant>
      <vt:variant>
        <vt:lpwstr/>
      </vt:variant>
      <vt:variant>
        <vt:lpwstr>_Toc372721363</vt:lpwstr>
      </vt:variant>
      <vt:variant>
        <vt:i4>1048624</vt:i4>
      </vt:variant>
      <vt:variant>
        <vt:i4>488</vt:i4>
      </vt:variant>
      <vt:variant>
        <vt:i4>0</vt:i4>
      </vt:variant>
      <vt:variant>
        <vt:i4>5</vt:i4>
      </vt:variant>
      <vt:variant>
        <vt:lpwstr/>
      </vt:variant>
      <vt:variant>
        <vt:lpwstr>_Toc372721362</vt:lpwstr>
      </vt:variant>
      <vt:variant>
        <vt:i4>1048624</vt:i4>
      </vt:variant>
      <vt:variant>
        <vt:i4>482</vt:i4>
      </vt:variant>
      <vt:variant>
        <vt:i4>0</vt:i4>
      </vt:variant>
      <vt:variant>
        <vt:i4>5</vt:i4>
      </vt:variant>
      <vt:variant>
        <vt:lpwstr/>
      </vt:variant>
      <vt:variant>
        <vt:lpwstr>_Toc372721361</vt:lpwstr>
      </vt:variant>
      <vt:variant>
        <vt:i4>1048624</vt:i4>
      </vt:variant>
      <vt:variant>
        <vt:i4>476</vt:i4>
      </vt:variant>
      <vt:variant>
        <vt:i4>0</vt:i4>
      </vt:variant>
      <vt:variant>
        <vt:i4>5</vt:i4>
      </vt:variant>
      <vt:variant>
        <vt:lpwstr/>
      </vt:variant>
      <vt:variant>
        <vt:lpwstr>_Toc372721360</vt:lpwstr>
      </vt:variant>
      <vt:variant>
        <vt:i4>1245232</vt:i4>
      </vt:variant>
      <vt:variant>
        <vt:i4>470</vt:i4>
      </vt:variant>
      <vt:variant>
        <vt:i4>0</vt:i4>
      </vt:variant>
      <vt:variant>
        <vt:i4>5</vt:i4>
      </vt:variant>
      <vt:variant>
        <vt:lpwstr/>
      </vt:variant>
      <vt:variant>
        <vt:lpwstr>_Toc372721359</vt:lpwstr>
      </vt:variant>
      <vt:variant>
        <vt:i4>1245232</vt:i4>
      </vt:variant>
      <vt:variant>
        <vt:i4>464</vt:i4>
      </vt:variant>
      <vt:variant>
        <vt:i4>0</vt:i4>
      </vt:variant>
      <vt:variant>
        <vt:i4>5</vt:i4>
      </vt:variant>
      <vt:variant>
        <vt:lpwstr/>
      </vt:variant>
      <vt:variant>
        <vt:lpwstr>_Toc372721358</vt:lpwstr>
      </vt:variant>
      <vt:variant>
        <vt:i4>1245232</vt:i4>
      </vt:variant>
      <vt:variant>
        <vt:i4>458</vt:i4>
      </vt:variant>
      <vt:variant>
        <vt:i4>0</vt:i4>
      </vt:variant>
      <vt:variant>
        <vt:i4>5</vt:i4>
      </vt:variant>
      <vt:variant>
        <vt:lpwstr/>
      </vt:variant>
      <vt:variant>
        <vt:lpwstr>_Toc372721357</vt:lpwstr>
      </vt:variant>
      <vt:variant>
        <vt:i4>1245232</vt:i4>
      </vt:variant>
      <vt:variant>
        <vt:i4>452</vt:i4>
      </vt:variant>
      <vt:variant>
        <vt:i4>0</vt:i4>
      </vt:variant>
      <vt:variant>
        <vt:i4>5</vt:i4>
      </vt:variant>
      <vt:variant>
        <vt:lpwstr/>
      </vt:variant>
      <vt:variant>
        <vt:lpwstr>_Toc372721356</vt:lpwstr>
      </vt:variant>
      <vt:variant>
        <vt:i4>1245232</vt:i4>
      </vt:variant>
      <vt:variant>
        <vt:i4>446</vt:i4>
      </vt:variant>
      <vt:variant>
        <vt:i4>0</vt:i4>
      </vt:variant>
      <vt:variant>
        <vt:i4>5</vt:i4>
      </vt:variant>
      <vt:variant>
        <vt:lpwstr/>
      </vt:variant>
      <vt:variant>
        <vt:lpwstr>_Toc372721355</vt:lpwstr>
      </vt:variant>
      <vt:variant>
        <vt:i4>1245232</vt:i4>
      </vt:variant>
      <vt:variant>
        <vt:i4>440</vt:i4>
      </vt:variant>
      <vt:variant>
        <vt:i4>0</vt:i4>
      </vt:variant>
      <vt:variant>
        <vt:i4>5</vt:i4>
      </vt:variant>
      <vt:variant>
        <vt:lpwstr/>
      </vt:variant>
      <vt:variant>
        <vt:lpwstr>_Toc372721354</vt:lpwstr>
      </vt:variant>
      <vt:variant>
        <vt:i4>1245232</vt:i4>
      </vt:variant>
      <vt:variant>
        <vt:i4>434</vt:i4>
      </vt:variant>
      <vt:variant>
        <vt:i4>0</vt:i4>
      </vt:variant>
      <vt:variant>
        <vt:i4>5</vt:i4>
      </vt:variant>
      <vt:variant>
        <vt:lpwstr/>
      </vt:variant>
      <vt:variant>
        <vt:lpwstr>_Toc372721353</vt:lpwstr>
      </vt:variant>
      <vt:variant>
        <vt:i4>1245232</vt:i4>
      </vt:variant>
      <vt:variant>
        <vt:i4>428</vt:i4>
      </vt:variant>
      <vt:variant>
        <vt:i4>0</vt:i4>
      </vt:variant>
      <vt:variant>
        <vt:i4>5</vt:i4>
      </vt:variant>
      <vt:variant>
        <vt:lpwstr/>
      </vt:variant>
      <vt:variant>
        <vt:lpwstr>_Toc372721352</vt:lpwstr>
      </vt:variant>
      <vt:variant>
        <vt:i4>1245232</vt:i4>
      </vt:variant>
      <vt:variant>
        <vt:i4>422</vt:i4>
      </vt:variant>
      <vt:variant>
        <vt:i4>0</vt:i4>
      </vt:variant>
      <vt:variant>
        <vt:i4>5</vt:i4>
      </vt:variant>
      <vt:variant>
        <vt:lpwstr/>
      </vt:variant>
      <vt:variant>
        <vt:lpwstr>_Toc372721351</vt:lpwstr>
      </vt:variant>
      <vt:variant>
        <vt:i4>1245232</vt:i4>
      </vt:variant>
      <vt:variant>
        <vt:i4>416</vt:i4>
      </vt:variant>
      <vt:variant>
        <vt:i4>0</vt:i4>
      </vt:variant>
      <vt:variant>
        <vt:i4>5</vt:i4>
      </vt:variant>
      <vt:variant>
        <vt:lpwstr/>
      </vt:variant>
      <vt:variant>
        <vt:lpwstr>_Toc372721350</vt:lpwstr>
      </vt:variant>
      <vt:variant>
        <vt:i4>1179696</vt:i4>
      </vt:variant>
      <vt:variant>
        <vt:i4>410</vt:i4>
      </vt:variant>
      <vt:variant>
        <vt:i4>0</vt:i4>
      </vt:variant>
      <vt:variant>
        <vt:i4>5</vt:i4>
      </vt:variant>
      <vt:variant>
        <vt:lpwstr/>
      </vt:variant>
      <vt:variant>
        <vt:lpwstr>_Toc372721349</vt:lpwstr>
      </vt:variant>
      <vt:variant>
        <vt:i4>1179696</vt:i4>
      </vt:variant>
      <vt:variant>
        <vt:i4>404</vt:i4>
      </vt:variant>
      <vt:variant>
        <vt:i4>0</vt:i4>
      </vt:variant>
      <vt:variant>
        <vt:i4>5</vt:i4>
      </vt:variant>
      <vt:variant>
        <vt:lpwstr/>
      </vt:variant>
      <vt:variant>
        <vt:lpwstr>_Toc372721348</vt:lpwstr>
      </vt:variant>
      <vt:variant>
        <vt:i4>1179696</vt:i4>
      </vt:variant>
      <vt:variant>
        <vt:i4>398</vt:i4>
      </vt:variant>
      <vt:variant>
        <vt:i4>0</vt:i4>
      </vt:variant>
      <vt:variant>
        <vt:i4>5</vt:i4>
      </vt:variant>
      <vt:variant>
        <vt:lpwstr/>
      </vt:variant>
      <vt:variant>
        <vt:lpwstr>_Toc372721347</vt:lpwstr>
      </vt:variant>
      <vt:variant>
        <vt:i4>1179696</vt:i4>
      </vt:variant>
      <vt:variant>
        <vt:i4>392</vt:i4>
      </vt:variant>
      <vt:variant>
        <vt:i4>0</vt:i4>
      </vt:variant>
      <vt:variant>
        <vt:i4>5</vt:i4>
      </vt:variant>
      <vt:variant>
        <vt:lpwstr/>
      </vt:variant>
      <vt:variant>
        <vt:lpwstr>_Toc372721346</vt:lpwstr>
      </vt:variant>
      <vt:variant>
        <vt:i4>1179696</vt:i4>
      </vt:variant>
      <vt:variant>
        <vt:i4>386</vt:i4>
      </vt:variant>
      <vt:variant>
        <vt:i4>0</vt:i4>
      </vt:variant>
      <vt:variant>
        <vt:i4>5</vt:i4>
      </vt:variant>
      <vt:variant>
        <vt:lpwstr/>
      </vt:variant>
      <vt:variant>
        <vt:lpwstr>_Toc372721345</vt:lpwstr>
      </vt:variant>
      <vt:variant>
        <vt:i4>1179696</vt:i4>
      </vt:variant>
      <vt:variant>
        <vt:i4>380</vt:i4>
      </vt:variant>
      <vt:variant>
        <vt:i4>0</vt:i4>
      </vt:variant>
      <vt:variant>
        <vt:i4>5</vt:i4>
      </vt:variant>
      <vt:variant>
        <vt:lpwstr/>
      </vt:variant>
      <vt:variant>
        <vt:lpwstr>_Toc372721344</vt:lpwstr>
      </vt:variant>
      <vt:variant>
        <vt:i4>1179696</vt:i4>
      </vt:variant>
      <vt:variant>
        <vt:i4>374</vt:i4>
      </vt:variant>
      <vt:variant>
        <vt:i4>0</vt:i4>
      </vt:variant>
      <vt:variant>
        <vt:i4>5</vt:i4>
      </vt:variant>
      <vt:variant>
        <vt:lpwstr/>
      </vt:variant>
      <vt:variant>
        <vt:lpwstr>_Toc372721343</vt:lpwstr>
      </vt:variant>
      <vt:variant>
        <vt:i4>1179696</vt:i4>
      </vt:variant>
      <vt:variant>
        <vt:i4>368</vt:i4>
      </vt:variant>
      <vt:variant>
        <vt:i4>0</vt:i4>
      </vt:variant>
      <vt:variant>
        <vt:i4>5</vt:i4>
      </vt:variant>
      <vt:variant>
        <vt:lpwstr/>
      </vt:variant>
      <vt:variant>
        <vt:lpwstr>_Toc372721342</vt:lpwstr>
      </vt:variant>
      <vt:variant>
        <vt:i4>1179696</vt:i4>
      </vt:variant>
      <vt:variant>
        <vt:i4>362</vt:i4>
      </vt:variant>
      <vt:variant>
        <vt:i4>0</vt:i4>
      </vt:variant>
      <vt:variant>
        <vt:i4>5</vt:i4>
      </vt:variant>
      <vt:variant>
        <vt:lpwstr/>
      </vt:variant>
      <vt:variant>
        <vt:lpwstr>_Toc372721341</vt:lpwstr>
      </vt:variant>
      <vt:variant>
        <vt:i4>1179696</vt:i4>
      </vt:variant>
      <vt:variant>
        <vt:i4>356</vt:i4>
      </vt:variant>
      <vt:variant>
        <vt:i4>0</vt:i4>
      </vt:variant>
      <vt:variant>
        <vt:i4>5</vt:i4>
      </vt:variant>
      <vt:variant>
        <vt:lpwstr/>
      </vt:variant>
      <vt:variant>
        <vt:lpwstr>_Toc372721340</vt:lpwstr>
      </vt:variant>
      <vt:variant>
        <vt:i4>1376304</vt:i4>
      </vt:variant>
      <vt:variant>
        <vt:i4>350</vt:i4>
      </vt:variant>
      <vt:variant>
        <vt:i4>0</vt:i4>
      </vt:variant>
      <vt:variant>
        <vt:i4>5</vt:i4>
      </vt:variant>
      <vt:variant>
        <vt:lpwstr/>
      </vt:variant>
      <vt:variant>
        <vt:lpwstr>_Toc372721339</vt:lpwstr>
      </vt:variant>
      <vt:variant>
        <vt:i4>1376304</vt:i4>
      </vt:variant>
      <vt:variant>
        <vt:i4>344</vt:i4>
      </vt:variant>
      <vt:variant>
        <vt:i4>0</vt:i4>
      </vt:variant>
      <vt:variant>
        <vt:i4>5</vt:i4>
      </vt:variant>
      <vt:variant>
        <vt:lpwstr/>
      </vt:variant>
      <vt:variant>
        <vt:lpwstr>_Toc372721338</vt:lpwstr>
      </vt:variant>
      <vt:variant>
        <vt:i4>1376304</vt:i4>
      </vt:variant>
      <vt:variant>
        <vt:i4>338</vt:i4>
      </vt:variant>
      <vt:variant>
        <vt:i4>0</vt:i4>
      </vt:variant>
      <vt:variant>
        <vt:i4>5</vt:i4>
      </vt:variant>
      <vt:variant>
        <vt:lpwstr/>
      </vt:variant>
      <vt:variant>
        <vt:lpwstr>_Toc372721337</vt:lpwstr>
      </vt:variant>
      <vt:variant>
        <vt:i4>1376304</vt:i4>
      </vt:variant>
      <vt:variant>
        <vt:i4>332</vt:i4>
      </vt:variant>
      <vt:variant>
        <vt:i4>0</vt:i4>
      </vt:variant>
      <vt:variant>
        <vt:i4>5</vt:i4>
      </vt:variant>
      <vt:variant>
        <vt:lpwstr/>
      </vt:variant>
      <vt:variant>
        <vt:lpwstr>_Toc372721336</vt:lpwstr>
      </vt:variant>
      <vt:variant>
        <vt:i4>1376304</vt:i4>
      </vt:variant>
      <vt:variant>
        <vt:i4>326</vt:i4>
      </vt:variant>
      <vt:variant>
        <vt:i4>0</vt:i4>
      </vt:variant>
      <vt:variant>
        <vt:i4>5</vt:i4>
      </vt:variant>
      <vt:variant>
        <vt:lpwstr/>
      </vt:variant>
      <vt:variant>
        <vt:lpwstr>_Toc372721335</vt:lpwstr>
      </vt:variant>
      <vt:variant>
        <vt:i4>1376304</vt:i4>
      </vt:variant>
      <vt:variant>
        <vt:i4>320</vt:i4>
      </vt:variant>
      <vt:variant>
        <vt:i4>0</vt:i4>
      </vt:variant>
      <vt:variant>
        <vt:i4>5</vt:i4>
      </vt:variant>
      <vt:variant>
        <vt:lpwstr/>
      </vt:variant>
      <vt:variant>
        <vt:lpwstr>_Toc372721334</vt:lpwstr>
      </vt:variant>
      <vt:variant>
        <vt:i4>1376304</vt:i4>
      </vt:variant>
      <vt:variant>
        <vt:i4>314</vt:i4>
      </vt:variant>
      <vt:variant>
        <vt:i4>0</vt:i4>
      </vt:variant>
      <vt:variant>
        <vt:i4>5</vt:i4>
      </vt:variant>
      <vt:variant>
        <vt:lpwstr/>
      </vt:variant>
      <vt:variant>
        <vt:lpwstr>_Toc372721333</vt:lpwstr>
      </vt:variant>
      <vt:variant>
        <vt:i4>1376304</vt:i4>
      </vt:variant>
      <vt:variant>
        <vt:i4>308</vt:i4>
      </vt:variant>
      <vt:variant>
        <vt:i4>0</vt:i4>
      </vt:variant>
      <vt:variant>
        <vt:i4>5</vt:i4>
      </vt:variant>
      <vt:variant>
        <vt:lpwstr/>
      </vt:variant>
      <vt:variant>
        <vt:lpwstr>_Toc372721332</vt:lpwstr>
      </vt:variant>
      <vt:variant>
        <vt:i4>1376304</vt:i4>
      </vt:variant>
      <vt:variant>
        <vt:i4>302</vt:i4>
      </vt:variant>
      <vt:variant>
        <vt:i4>0</vt:i4>
      </vt:variant>
      <vt:variant>
        <vt:i4>5</vt:i4>
      </vt:variant>
      <vt:variant>
        <vt:lpwstr/>
      </vt:variant>
      <vt:variant>
        <vt:lpwstr>_Toc372721331</vt:lpwstr>
      </vt:variant>
      <vt:variant>
        <vt:i4>1376304</vt:i4>
      </vt:variant>
      <vt:variant>
        <vt:i4>296</vt:i4>
      </vt:variant>
      <vt:variant>
        <vt:i4>0</vt:i4>
      </vt:variant>
      <vt:variant>
        <vt:i4>5</vt:i4>
      </vt:variant>
      <vt:variant>
        <vt:lpwstr/>
      </vt:variant>
      <vt:variant>
        <vt:lpwstr>_Toc372721330</vt:lpwstr>
      </vt:variant>
      <vt:variant>
        <vt:i4>1310768</vt:i4>
      </vt:variant>
      <vt:variant>
        <vt:i4>290</vt:i4>
      </vt:variant>
      <vt:variant>
        <vt:i4>0</vt:i4>
      </vt:variant>
      <vt:variant>
        <vt:i4>5</vt:i4>
      </vt:variant>
      <vt:variant>
        <vt:lpwstr/>
      </vt:variant>
      <vt:variant>
        <vt:lpwstr>_Toc372721329</vt:lpwstr>
      </vt:variant>
      <vt:variant>
        <vt:i4>1310768</vt:i4>
      </vt:variant>
      <vt:variant>
        <vt:i4>284</vt:i4>
      </vt:variant>
      <vt:variant>
        <vt:i4>0</vt:i4>
      </vt:variant>
      <vt:variant>
        <vt:i4>5</vt:i4>
      </vt:variant>
      <vt:variant>
        <vt:lpwstr/>
      </vt:variant>
      <vt:variant>
        <vt:lpwstr>_Toc372721328</vt:lpwstr>
      </vt:variant>
      <vt:variant>
        <vt:i4>1310768</vt:i4>
      </vt:variant>
      <vt:variant>
        <vt:i4>278</vt:i4>
      </vt:variant>
      <vt:variant>
        <vt:i4>0</vt:i4>
      </vt:variant>
      <vt:variant>
        <vt:i4>5</vt:i4>
      </vt:variant>
      <vt:variant>
        <vt:lpwstr/>
      </vt:variant>
      <vt:variant>
        <vt:lpwstr>_Toc372721327</vt:lpwstr>
      </vt:variant>
      <vt:variant>
        <vt:i4>1310768</vt:i4>
      </vt:variant>
      <vt:variant>
        <vt:i4>272</vt:i4>
      </vt:variant>
      <vt:variant>
        <vt:i4>0</vt:i4>
      </vt:variant>
      <vt:variant>
        <vt:i4>5</vt:i4>
      </vt:variant>
      <vt:variant>
        <vt:lpwstr/>
      </vt:variant>
      <vt:variant>
        <vt:lpwstr>_Toc372721326</vt:lpwstr>
      </vt:variant>
      <vt:variant>
        <vt:i4>1310768</vt:i4>
      </vt:variant>
      <vt:variant>
        <vt:i4>266</vt:i4>
      </vt:variant>
      <vt:variant>
        <vt:i4>0</vt:i4>
      </vt:variant>
      <vt:variant>
        <vt:i4>5</vt:i4>
      </vt:variant>
      <vt:variant>
        <vt:lpwstr/>
      </vt:variant>
      <vt:variant>
        <vt:lpwstr>_Toc372721325</vt:lpwstr>
      </vt:variant>
      <vt:variant>
        <vt:i4>1310768</vt:i4>
      </vt:variant>
      <vt:variant>
        <vt:i4>260</vt:i4>
      </vt:variant>
      <vt:variant>
        <vt:i4>0</vt:i4>
      </vt:variant>
      <vt:variant>
        <vt:i4>5</vt:i4>
      </vt:variant>
      <vt:variant>
        <vt:lpwstr/>
      </vt:variant>
      <vt:variant>
        <vt:lpwstr>_Toc372721324</vt:lpwstr>
      </vt:variant>
      <vt:variant>
        <vt:i4>1310768</vt:i4>
      </vt:variant>
      <vt:variant>
        <vt:i4>254</vt:i4>
      </vt:variant>
      <vt:variant>
        <vt:i4>0</vt:i4>
      </vt:variant>
      <vt:variant>
        <vt:i4>5</vt:i4>
      </vt:variant>
      <vt:variant>
        <vt:lpwstr/>
      </vt:variant>
      <vt:variant>
        <vt:lpwstr>_Toc372721323</vt:lpwstr>
      </vt:variant>
      <vt:variant>
        <vt:i4>1310768</vt:i4>
      </vt:variant>
      <vt:variant>
        <vt:i4>248</vt:i4>
      </vt:variant>
      <vt:variant>
        <vt:i4>0</vt:i4>
      </vt:variant>
      <vt:variant>
        <vt:i4>5</vt:i4>
      </vt:variant>
      <vt:variant>
        <vt:lpwstr/>
      </vt:variant>
      <vt:variant>
        <vt:lpwstr>_Toc372721322</vt:lpwstr>
      </vt:variant>
      <vt:variant>
        <vt:i4>1310768</vt:i4>
      </vt:variant>
      <vt:variant>
        <vt:i4>242</vt:i4>
      </vt:variant>
      <vt:variant>
        <vt:i4>0</vt:i4>
      </vt:variant>
      <vt:variant>
        <vt:i4>5</vt:i4>
      </vt:variant>
      <vt:variant>
        <vt:lpwstr/>
      </vt:variant>
      <vt:variant>
        <vt:lpwstr>_Toc372721321</vt:lpwstr>
      </vt:variant>
      <vt:variant>
        <vt:i4>1310768</vt:i4>
      </vt:variant>
      <vt:variant>
        <vt:i4>236</vt:i4>
      </vt:variant>
      <vt:variant>
        <vt:i4>0</vt:i4>
      </vt:variant>
      <vt:variant>
        <vt:i4>5</vt:i4>
      </vt:variant>
      <vt:variant>
        <vt:lpwstr/>
      </vt:variant>
      <vt:variant>
        <vt:lpwstr>_Toc372721320</vt:lpwstr>
      </vt:variant>
      <vt:variant>
        <vt:i4>1507376</vt:i4>
      </vt:variant>
      <vt:variant>
        <vt:i4>230</vt:i4>
      </vt:variant>
      <vt:variant>
        <vt:i4>0</vt:i4>
      </vt:variant>
      <vt:variant>
        <vt:i4>5</vt:i4>
      </vt:variant>
      <vt:variant>
        <vt:lpwstr/>
      </vt:variant>
      <vt:variant>
        <vt:lpwstr>_Toc372721319</vt:lpwstr>
      </vt:variant>
      <vt:variant>
        <vt:i4>1507376</vt:i4>
      </vt:variant>
      <vt:variant>
        <vt:i4>224</vt:i4>
      </vt:variant>
      <vt:variant>
        <vt:i4>0</vt:i4>
      </vt:variant>
      <vt:variant>
        <vt:i4>5</vt:i4>
      </vt:variant>
      <vt:variant>
        <vt:lpwstr/>
      </vt:variant>
      <vt:variant>
        <vt:lpwstr>_Toc372721318</vt:lpwstr>
      </vt:variant>
      <vt:variant>
        <vt:i4>1507376</vt:i4>
      </vt:variant>
      <vt:variant>
        <vt:i4>218</vt:i4>
      </vt:variant>
      <vt:variant>
        <vt:i4>0</vt:i4>
      </vt:variant>
      <vt:variant>
        <vt:i4>5</vt:i4>
      </vt:variant>
      <vt:variant>
        <vt:lpwstr/>
      </vt:variant>
      <vt:variant>
        <vt:lpwstr>_Toc372721317</vt:lpwstr>
      </vt:variant>
      <vt:variant>
        <vt:i4>1507376</vt:i4>
      </vt:variant>
      <vt:variant>
        <vt:i4>212</vt:i4>
      </vt:variant>
      <vt:variant>
        <vt:i4>0</vt:i4>
      </vt:variant>
      <vt:variant>
        <vt:i4>5</vt:i4>
      </vt:variant>
      <vt:variant>
        <vt:lpwstr/>
      </vt:variant>
      <vt:variant>
        <vt:lpwstr>_Toc372721316</vt:lpwstr>
      </vt:variant>
      <vt:variant>
        <vt:i4>1507376</vt:i4>
      </vt:variant>
      <vt:variant>
        <vt:i4>206</vt:i4>
      </vt:variant>
      <vt:variant>
        <vt:i4>0</vt:i4>
      </vt:variant>
      <vt:variant>
        <vt:i4>5</vt:i4>
      </vt:variant>
      <vt:variant>
        <vt:lpwstr/>
      </vt:variant>
      <vt:variant>
        <vt:lpwstr>_Toc372721315</vt:lpwstr>
      </vt:variant>
      <vt:variant>
        <vt:i4>1507376</vt:i4>
      </vt:variant>
      <vt:variant>
        <vt:i4>200</vt:i4>
      </vt:variant>
      <vt:variant>
        <vt:i4>0</vt:i4>
      </vt:variant>
      <vt:variant>
        <vt:i4>5</vt:i4>
      </vt:variant>
      <vt:variant>
        <vt:lpwstr/>
      </vt:variant>
      <vt:variant>
        <vt:lpwstr>_Toc372721314</vt:lpwstr>
      </vt:variant>
      <vt:variant>
        <vt:i4>1507376</vt:i4>
      </vt:variant>
      <vt:variant>
        <vt:i4>194</vt:i4>
      </vt:variant>
      <vt:variant>
        <vt:i4>0</vt:i4>
      </vt:variant>
      <vt:variant>
        <vt:i4>5</vt:i4>
      </vt:variant>
      <vt:variant>
        <vt:lpwstr/>
      </vt:variant>
      <vt:variant>
        <vt:lpwstr>_Toc372721313</vt:lpwstr>
      </vt:variant>
      <vt:variant>
        <vt:i4>1507376</vt:i4>
      </vt:variant>
      <vt:variant>
        <vt:i4>188</vt:i4>
      </vt:variant>
      <vt:variant>
        <vt:i4>0</vt:i4>
      </vt:variant>
      <vt:variant>
        <vt:i4>5</vt:i4>
      </vt:variant>
      <vt:variant>
        <vt:lpwstr/>
      </vt:variant>
      <vt:variant>
        <vt:lpwstr>_Toc372721312</vt:lpwstr>
      </vt:variant>
      <vt:variant>
        <vt:i4>1507376</vt:i4>
      </vt:variant>
      <vt:variant>
        <vt:i4>182</vt:i4>
      </vt:variant>
      <vt:variant>
        <vt:i4>0</vt:i4>
      </vt:variant>
      <vt:variant>
        <vt:i4>5</vt:i4>
      </vt:variant>
      <vt:variant>
        <vt:lpwstr/>
      </vt:variant>
      <vt:variant>
        <vt:lpwstr>_Toc372721311</vt:lpwstr>
      </vt:variant>
      <vt:variant>
        <vt:i4>1507376</vt:i4>
      </vt:variant>
      <vt:variant>
        <vt:i4>176</vt:i4>
      </vt:variant>
      <vt:variant>
        <vt:i4>0</vt:i4>
      </vt:variant>
      <vt:variant>
        <vt:i4>5</vt:i4>
      </vt:variant>
      <vt:variant>
        <vt:lpwstr/>
      </vt:variant>
      <vt:variant>
        <vt:lpwstr>_Toc372721310</vt:lpwstr>
      </vt:variant>
      <vt:variant>
        <vt:i4>1441840</vt:i4>
      </vt:variant>
      <vt:variant>
        <vt:i4>170</vt:i4>
      </vt:variant>
      <vt:variant>
        <vt:i4>0</vt:i4>
      </vt:variant>
      <vt:variant>
        <vt:i4>5</vt:i4>
      </vt:variant>
      <vt:variant>
        <vt:lpwstr/>
      </vt:variant>
      <vt:variant>
        <vt:lpwstr>_Toc372721309</vt:lpwstr>
      </vt:variant>
      <vt:variant>
        <vt:i4>1441840</vt:i4>
      </vt:variant>
      <vt:variant>
        <vt:i4>164</vt:i4>
      </vt:variant>
      <vt:variant>
        <vt:i4>0</vt:i4>
      </vt:variant>
      <vt:variant>
        <vt:i4>5</vt:i4>
      </vt:variant>
      <vt:variant>
        <vt:lpwstr/>
      </vt:variant>
      <vt:variant>
        <vt:lpwstr>_Toc372721308</vt:lpwstr>
      </vt:variant>
      <vt:variant>
        <vt:i4>1441840</vt:i4>
      </vt:variant>
      <vt:variant>
        <vt:i4>158</vt:i4>
      </vt:variant>
      <vt:variant>
        <vt:i4>0</vt:i4>
      </vt:variant>
      <vt:variant>
        <vt:i4>5</vt:i4>
      </vt:variant>
      <vt:variant>
        <vt:lpwstr/>
      </vt:variant>
      <vt:variant>
        <vt:lpwstr>_Toc372721307</vt:lpwstr>
      </vt:variant>
      <vt:variant>
        <vt:i4>1441840</vt:i4>
      </vt:variant>
      <vt:variant>
        <vt:i4>152</vt:i4>
      </vt:variant>
      <vt:variant>
        <vt:i4>0</vt:i4>
      </vt:variant>
      <vt:variant>
        <vt:i4>5</vt:i4>
      </vt:variant>
      <vt:variant>
        <vt:lpwstr/>
      </vt:variant>
      <vt:variant>
        <vt:lpwstr>_Toc372721306</vt:lpwstr>
      </vt:variant>
      <vt:variant>
        <vt:i4>1441840</vt:i4>
      </vt:variant>
      <vt:variant>
        <vt:i4>146</vt:i4>
      </vt:variant>
      <vt:variant>
        <vt:i4>0</vt:i4>
      </vt:variant>
      <vt:variant>
        <vt:i4>5</vt:i4>
      </vt:variant>
      <vt:variant>
        <vt:lpwstr/>
      </vt:variant>
      <vt:variant>
        <vt:lpwstr>_Toc372721305</vt:lpwstr>
      </vt:variant>
      <vt:variant>
        <vt:i4>1441840</vt:i4>
      </vt:variant>
      <vt:variant>
        <vt:i4>140</vt:i4>
      </vt:variant>
      <vt:variant>
        <vt:i4>0</vt:i4>
      </vt:variant>
      <vt:variant>
        <vt:i4>5</vt:i4>
      </vt:variant>
      <vt:variant>
        <vt:lpwstr/>
      </vt:variant>
      <vt:variant>
        <vt:lpwstr>_Toc372721304</vt:lpwstr>
      </vt:variant>
      <vt:variant>
        <vt:i4>1441840</vt:i4>
      </vt:variant>
      <vt:variant>
        <vt:i4>134</vt:i4>
      </vt:variant>
      <vt:variant>
        <vt:i4>0</vt:i4>
      </vt:variant>
      <vt:variant>
        <vt:i4>5</vt:i4>
      </vt:variant>
      <vt:variant>
        <vt:lpwstr/>
      </vt:variant>
      <vt:variant>
        <vt:lpwstr>_Toc372721303</vt:lpwstr>
      </vt:variant>
      <vt:variant>
        <vt:i4>1441840</vt:i4>
      </vt:variant>
      <vt:variant>
        <vt:i4>128</vt:i4>
      </vt:variant>
      <vt:variant>
        <vt:i4>0</vt:i4>
      </vt:variant>
      <vt:variant>
        <vt:i4>5</vt:i4>
      </vt:variant>
      <vt:variant>
        <vt:lpwstr/>
      </vt:variant>
      <vt:variant>
        <vt:lpwstr>_Toc372721302</vt:lpwstr>
      </vt:variant>
      <vt:variant>
        <vt:i4>1441840</vt:i4>
      </vt:variant>
      <vt:variant>
        <vt:i4>122</vt:i4>
      </vt:variant>
      <vt:variant>
        <vt:i4>0</vt:i4>
      </vt:variant>
      <vt:variant>
        <vt:i4>5</vt:i4>
      </vt:variant>
      <vt:variant>
        <vt:lpwstr/>
      </vt:variant>
      <vt:variant>
        <vt:lpwstr>_Toc372721301</vt:lpwstr>
      </vt:variant>
      <vt:variant>
        <vt:i4>1441840</vt:i4>
      </vt:variant>
      <vt:variant>
        <vt:i4>116</vt:i4>
      </vt:variant>
      <vt:variant>
        <vt:i4>0</vt:i4>
      </vt:variant>
      <vt:variant>
        <vt:i4>5</vt:i4>
      </vt:variant>
      <vt:variant>
        <vt:lpwstr/>
      </vt:variant>
      <vt:variant>
        <vt:lpwstr>_Toc372721300</vt:lpwstr>
      </vt:variant>
      <vt:variant>
        <vt:i4>2031665</vt:i4>
      </vt:variant>
      <vt:variant>
        <vt:i4>110</vt:i4>
      </vt:variant>
      <vt:variant>
        <vt:i4>0</vt:i4>
      </vt:variant>
      <vt:variant>
        <vt:i4>5</vt:i4>
      </vt:variant>
      <vt:variant>
        <vt:lpwstr/>
      </vt:variant>
      <vt:variant>
        <vt:lpwstr>_Toc372721299</vt:lpwstr>
      </vt:variant>
      <vt:variant>
        <vt:i4>2031665</vt:i4>
      </vt:variant>
      <vt:variant>
        <vt:i4>104</vt:i4>
      </vt:variant>
      <vt:variant>
        <vt:i4>0</vt:i4>
      </vt:variant>
      <vt:variant>
        <vt:i4>5</vt:i4>
      </vt:variant>
      <vt:variant>
        <vt:lpwstr/>
      </vt:variant>
      <vt:variant>
        <vt:lpwstr>_Toc372721298</vt:lpwstr>
      </vt:variant>
      <vt:variant>
        <vt:i4>2031665</vt:i4>
      </vt:variant>
      <vt:variant>
        <vt:i4>98</vt:i4>
      </vt:variant>
      <vt:variant>
        <vt:i4>0</vt:i4>
      </vt:variant>
      <vt:variant>
        <vt:i4>5</vt:i4>
      </vt:variant>
      <vt:variant>
        <vt:lpwstr/>
      </vt:variant>
      <vt:variant>
        <vt:lpwstr>_Toc372721297</vt:lpwstr>
      </vt:variant>
      <vt:variant>
        <vt:i4>2031665</vt:i4>
      </vt:variant>
      <vt:variant>
        <vt:i4>92</vt:i4>
      </vt:variant>
      <vt:variant>
        <vt:i4>0</vt:i4>
      </vt:variant>
      <vt:variant>
        <vt:i4>5</vt:i4>
      </vt:variant>
      <vt:variant>
        <vt:lpwstr/>
      </vt:variant>
      <vt:variant>
        <vt:lpwstr>_Toc372721296</vt:lpwstr>
      </vt:variant>
      <vt:variant>
        <vt:i4>2031665</vt:i4>
      </vt:variant>
      <vt:variant>
        <vt:i4>86</vt:i4>
      </vt:variant>
      <vt:variant>
        <vt:i4>0</vt:i4>
      </vt:variant>
      <vt:variant>
        <vt:i4>5</vt:i4>
      </vt:variant>
      <vt:variant>
        <vt:lpwstr/>
      </vt:variant>
      <vt:variant>
        <vt:lpwstr>_Toc372721295</vt:lpwstr>
      </vt:variant>
      <vt:variant>
        <vt:i4>2031665</vt:i4>
      </vt:variant>
      <vt:variant>
        <vt:i4>80</vt:i4>
      </vt:variant>
      <vt:variant>
        <vt:i4>0</vt:i4>
      </vt:variant>
      <vt:variant>
        <vt:i4>5</vt:i4>
      </vt:variant>
      <vt:variant>
        <vt:lpwstr/>
      </vt:variant>
      <vt:variant>
        <vt:lpwstr>_Toc372721294</vt:lpwstr>
      </vt:variant>
      <vt:variant>
        <vt:i4>2031665</vt:i4>
      </vt:variant>
      <vt:variant>
        <vt:i4>74</vt:i4>
      </vt:variant>
      <vt:variant>
        <vt:i4>0</vt:i4>
      </vt:variant>
      <vt:variant>
        <vt:i4>5</vt:i4>
      </vt:variant>
      <vt:variant>
        <vt:lpwstr/>
      </vt:variant>
      <vt:variant>
        <vt:lpwstr>_Toc372721293</vt:lpwstr>
      </vt:variant>
      <vt:variant>
        <vt:i4>2031665</vt:i4>
      </vt:variant>
      <vt:variant>
        <vt:i4>68</vt:i4>
      </vt:variant>
      <vt:variant>
        <vt:i4>0</vt:i4>
      </vt:variant>
      <vt:variant>
        <vt:i4>5</vt:i4>
      </vt:variant>
      <vt:variant>
        <vt:lpwstr/>
      </vt:variant>
      <vt:variant>
        <vt:lpwstr>_Toc372721292</vt:lpwstr>
      </vt:variant>
      <vt:variant>
        <vt:i4>2031665</vt:i4>
      </vt:variant>
      <vt:variant>
        <vt:i4>62</vt:i4>
      </vt:variant>
      <vt:variant>
        <vt:i4>0</vt:i4>
      </vt:variant>
      <vt:variant>
        <vt:i4>5</vt:i4>
      </vt:variant>
      <vt:variant>
        <vt:lpwstr/>
      </vt:variant>
      <vt:variant>
        <vt:lpwstr>_Toc372721291</vt:lpwstr>
      </vt:variant>
      <vt:variant>
        <vt:i4>2031665</vt:i4>
      </vt:variant>
      <vt:variant>
        <vt:i4>56</vt:i4>
      </vt:variant>
      <vt:variant>
        <vt:i4>0</vt:i4>
      </vt:variant>
      <vt:variant>
        <vt:i4>5</vt:i4>
      </vt:variant>
      <vt:variant>
        <vt:lpwstr/>
      </vt:variant>
      <vt:variant>
        <vt:lpwstr>_Toc372721290</vt:lpwstr>
      </vt:variant>
      <vt:variant>
        <vt:i4>1966129</vt:i4>
      </vt:variant>
      <vt:variant>
        <vt:i4>50</vt:i4>
      </vt:variant>
      <vt:variant>
        <vt:i4>0</vt:i4>
      </vt:variant>
      <vt:variant>
        <vt:i4>5</vt:i4>
      </vt:variant>
      <vt:variant>
        <vt:lpwstr/>
      </vt:variant>
      <vt:variant>
        <vt:lpwstr>_Toc372721289</vt:lpwstr>
      </vt:variant>
      <vt:variant>
        <vt:i4>1966129</vt:i4>
      </vt:variant>
      <vt:variant>
        <vt:i4>44</vt:i4>
      </vt:variant>
      <vt:variant>
        <vt:i4>0</vt:i4>
      </vt:variant>
      <vt:variant>
        <vt:i4>5</vt:i4>
      </vt:variant>
      <vt:variant>
        <vt:lpwstr/>
      </vt:variant>
      <vt:variant>
        <vt:lpwstr>_Toc372721288</vt:lpwstr>
      </vt:variant>
      <vt:variant>
        <vt:i4>1966129</vt:i4>
      </vt:variant>
      <vt:variant>
        <vt:i4>38</vt:i4>
      </vt:variant>
      <vt:variant>
        <vt:i4>0</vt:i4>
      </vt:variant>
      <vt:variant>
        <vt:i4>5</vt:i4>
      </vt:variant>
      <vt:variant>
        <vt:lpwstr/>
      </vt:variant>
      <vt:variant>
        <vt:lpwstr>_Toc372721287</vt:lpwstr>
      </vt:variant>
      <vt:variant>
        <vt:i4>1966129</vt:i4>
      </vt:variant>
      <vt:variant>
        <vt:i4>32</vt:i4>
      </vt:variant>
      <vt:variant>
        <vt:i4>0</vt:i4>
      </vt:variant>
      <vt:variant>
        <vt:i4>5</vt:i4>
      </vt:variant>
      <vt:variant>
        <vt:lpwstr/>
      </vt:variant>
      <vt:variant>
        <vt:lpwstr>_Toc372721286</vt:lpwstr>
      </vt:variant>
      <vt:variant>
        <vt:i4>1966129</vt:i4>
      </vt:variant>
      <vt:variant>
        <vt:i4>26</vt:i4>
      </vt:variant>
      <vt:variant>
        <vt:i4>0</vt:i4>
      </vt:variant>
      <vt:variant>
        <vt:i4>5</vt:i4>
      </vt:variant>
      <vt:variant>
        <vt:lpwstr/>
      </vt:variant>
      <vt:variant>
        <vt:lpwstr>_Toc372721285</vt:lpwstr>
      </vt:variant>
      <vt:variant>
        <vt:i4>1966129</vt:i4>
      </vt:variant>
      <vt:variant>
        <vt:i4>20</vt:i4>
      </vt:variant>
      <vt:variant>
        <vt:i4>0</vt:i4>
      </vt:variant>
      <vt:variant>
        <vt:i4>5</vt:i4>
      </vt:variant>
      <vt:variant>
        <vt:lpwstr/>
      </vt:variant>
      <vt:variant>
        <vt:lpwstr>_Toc372721284</vt:lpwstr>
      </vt:variant>
      <vt:variant>
        <vt:i4>1966129</vt:i4>
      </vt:variant>
      <vt:variant>
        <vt:i4>14</vt:i4>
      </vt:variant>
      <vt:variant>
        <vt:i4>0</vt:i4>
      </vt:variant>
      <vt:variant>
        <vt:i4>5</vt:i4>
      </vt:variant>
      <vt:variant>
        <vt:lpwstr/>
      </vt:variant>
      <vt:variant>
        <vt:lpwstr>_Toc372721283</vt:lpwstr>
      </vt:variant>
      <vt:variant>
        <vt:i4>1966129</vt:i4>
      </vt:variant>
      <vt:variant>
        <vt:i4>8</vt:i4>
      </vt:variant>
      <vt:variant>
        <vt:i4>0</vt:i4>
      </vt:variant>
      <vt:variant>
        <vt:i4>5</vt:i4>
      </vt:variant>
      <vt:variant>
        <vt:lpwstr/>
      </vt:variant>
      <vt:variant>
        <vt:lpwstr>_Toc372721282</vt:lpwstr>
      </vt:variant>
      <vt:variant>
        <vt:i4>1966129</vt:i4>
      </vt:variant>
      <vt:variant>
        <vt:i4>2</vt:i4>
      </vt:variant>
      <vt:variant>
        <vt:i4>0</vt:i4>
      </vt:variant>
      <vt:variant>
        <vt:i4>5</vt:i4>
      </vt:variant>
      <vt:variant>
        <vt:lpwstr/>
      </vt:variant>
      <vt:variant>
        <vt:lpwstr>_Toc372721281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RAN1#90bis</dc:title>
  <dc:subject>Minutes report</dc:subject>
  <dc:creator>Patrick.Merias@etsi.org</dc:creator>
  <cp:keywords/>
  <dc:description/>
  <cp:lastModifiedBy>MCC:</cp:lastModifiedBy>
  <cp:revision>6</cp:revision>
  <cp:lastPrinted>2013-03-13T09:59:00Z</cp:lastPrinted>
  <dcterms:created xsi:type="dcterms:W3CDTF">2018-10-04T19:34:00Z</dcterms:created>
  <dcterms:modified xsi:type="dcterms:W3CDTF">2018-10-04T21:25:00Z</dcterms:modified>
</cp:coreProperties>
</file>